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512570" w14:textId="5E1325E7" w:rsidR="00D077E9" w:rsidRDefault="007A292C" w:rsidP="00D70D02">
      <w:r>
        <w:rPr>
          <w:noProof/>
          <w:lang w:bidi="da-DK"/>
        </w:rPr>
        <w:drawing>
          <wp:anchor distT="0" distB="0" distL="114300" distR="114300" simplePos="0" relativeHeight="251658240" behindDoc="1" locked="0" layoutInCell="1" allowOverlap="1" wp14:anchorId="13D6F35E" wp14:editId="4E6EE6BE">
            <wp:simplePos x="0" y="0"/>
            <wp:positionH relativeFrom="page">
              <wp:posOffset>4445</wp:posOffset>
            </wp:positionH>
            <wp:positionV relativeFrom="page">
              <wp:posOffset>-1449070</wp:posOffset>
            </wp:positionV>
            <wp:extent cx="10687685" cy="9260840"/>
            <wp:effectExtent l="0" t="0" r="0" b="0"/>
            <wp:wrapNone/>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7-11. jpg"/>
                    <pic:cNvPicPr/>
                  </pic:nvPicPr>
                  <pic:blipFill>
                    <a:blip r:embed="rId11">
                      <a:extLst>
                        <a:ext uri="{28A0092B-C50C-407E-A947-70E740481C1C}">
                          <a14:useLocalDpi xmlns:a14="http://schemas.microsoft.com/office/drawing/2010/main" val="0"/>
                        </a:ext>
                      </a:extLst>
                    </a:blip>
                    <a:stretch>
                      <a:fillRect/>
                    </a:stretch>
                  </pic:blipFill>
                  <pic:spPr>
                    <a:xfrm>
                      <a:off x="0" y="0"/>
                      <a:ext cx="10687685" cy="9260840"/>
                    </a:xfrm>
                    <a:prstGeom prst="rect">
                      <a:avLst/>
                    </a:prstGeom>
                  </pic:spPr>
                </pic:pic>
              </a:graphicData>
            </a:graphic>
            <wp14:sizeRelH relativeFrom="margin">
              <wp14:pctWidth>0</wp14:pctWidth>
            </wp14:sizeRelH>
            <wp14:sizeRelV relativeFrom="margin">
              <wp14:pctHeight>0</wp14:pctHeight>
            </wp14:sizeRelV>
          </wp:anchor>
        </w:drawing>
      </w:r>
      <w:r w:rsidR="00914A56">
        <w:rPr>
          <w:noProof/>
        </w:rPr>
        <w:drawing>
          <wp:anchor distT="0" distB="0" distL="114300" distR="114300" simplePos="0" relativeHeight="251658243" behindDoc="0" locked="0" layoutInCell="1" allowOverlap="1" wp14:anchorId="4B1F23C9" wp14:editId="5A904902">
            <wp:simplePos x="0" y="0"/>
            <wp:positionH relativeFrom="column">
              <wp:posOffset>-105925</wp:posOffset>
            </wp:positionH>
            <wp:positionV relativeFrom="paragraph">
              <wp:posOffset>72</wp:posOffset>
            </wp:positionV>
            <wp:extent cx="2027555" cy="604520"/>
            <wp:effectExtent l="0" t="0" r="0" b="5080"/>
            <wp:wrapSquare wrapText="bothSides"/>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eoDanmark-logo-po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27555" cy="604520"/>
                    </a:xfrm>
                    <a:prstGeom prst="rect">
                      <a:avLst/>
                    </a:prstGeom>
                  </pic:spPr>
                </pic:pic>
              </a:graphicData>
            </a:graphic>
          </wp:anchor>
        </w:drawing>
      </w:r>
      <w:r w:rsidR="00C26CB4">
        <w:rPr>
          <w:noProof/>
          <w:lang w:bidi="da-DK"/>
        </w:rPr>
        <mc:AlternateContent>
          <mc:Choice Requires="wps">
            <w:drawing>
              <wp:anchor distT="0" distB="0" distL="114300" distR="114300" simplePos="0" relativeHeight="251658241" behindDoc="1" locked="0" layoutInCell="1" allowOverlap="1" wp14:anchorId="2287650E" wp14:editId="6ED9575B">
                <wp:simplePos x="0" y="0"/>
                <wp:positionH relativeFrom="page">
                  <wp:align>left</wp:align>
                </wp:positionH>
                <wp:positionV relativeFrom="page">
                  <wp:align>top</wp:align>
                </wp:positionV>
                <wp:extent cx="5391509" cy="7548113"/>
                <wp:effectExtent l="0" t="0" r="0" b="0"/>
                <wp:wrapNone/>
                <wp:docPr id="3" name="Rektangel 3" descr="hvidt rektangel til tekst på forside"/>
                <wp:cNvGraphicFramePr/>
                <a:graphic xmlns:a="http://schemas.openxmlformats.org/drawingml/2006/main">
                  <a:graphicData uri="http://schemas.microsoft.com/office/word/2010/wordprocessingShape">
                    <wps:wsp>
                      <wps:cNvSpPr/>
                      <wps:spPr>
                        <a:xfrm>
                          <a:off x="0" y="0"/>
                          <a:ext cx="5391509" cy="754811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74A0C9" id="Rektangel 3" o:spid="_x0000_s1026" alt="hvidt rektangel til tekst på forside" style="position:absolute;margin-left:0;margin-top:0;width:424.55pt;height:594.35pt;z-index:-251658239;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" fillcolor="white [3212]" stroked="f" strokeweight="2pt">
                <w10:wrap anchorx="page" anchory="page"/>
              </v:rect>
            </w:pict>
          </mc:Fallback>
        </mc:AlternateContent>
      </w:r>
      <w:bookmarkStart w:id="0" w:name="_Hlk67512722"/>
      <w:bookmarkEnd w:id="0"/>
    </w:p>
    <w:p w14:paraId="7D9D14BA" w14:textId="47C30961" w:rsidR="00D077E9" w:rsidRDefault="00384B1F">
      <w:pPr>
        <w:spacing w:after="200"/>
      </w:pPr>
      <w:r>
        <w:rPr>
          <w:noProof/>
          <w:lang w:bidi="da-DK"/>
        </w:rPr>
        <mc:AlternateContent>
          <mc:Choice Requires="wps">
            <w:drawing>
              <wp:anchor distT="0" distB="0" distL="114300" distR="114300" simplePos="0" relativeHeight="251658244" behindDoc="0" locked="0" layoutInCell="1" allowOverlap="1" wp14:anchorId="054B59AE" wp14:editId="403CA6B9">
                <wp:simplePos x="0" y="0"/>
                <wp:positionH relativeFrom="column">
                  <wp:posOffset>-26035</wp:posOffset>
                </wp:positionH>
                <wp:positionV relativeFrom="paragraph">
                  <wp:posOffset>3072130</wp:posOffset>
                </wp:positionV>
                <wp:extent cx="1390650" cy="0"/>
                <wp:effectExtent l="0" t="19050" r="19050" b="19050"/>
                <wp:wrapSquare wrapText="bothSides"/>
                <wp:docPr id="5" name="Lige forbindelse 5" descr="tekstopdeler"/>
                <wp:cNvGraphicFramePr/>
                <a:graphic xmlns:a="http://schemas.openxmlformats.org/drawingml/2006/main">
                  <a:graphicData uri="http://schemas.microsoft.com/office/word/2010/wordprocessingShape">
                    <wps:wsp>
                      <wps:cNvCnPr/>
                      <wps:spPr>
                        <a:xfrm>
                          <a:off x="0" y="0"/>
                          <a:ext cx="1390650" cy="0"/>
                        </a:xfrm>
                        <a:prstGeom prst="line">
                          <a:avLst/>
                        </a:prstGeom>
                        <a:ln w="38100">
                          <a:solidFill>
                            <a:schemeClr val="accent5">
                              <a:lumMod val="9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E7A43C" id="Lige forbindelse 5" o:spid="_x0000_s1026" alt="tekstopdeler" style="position:absolute;z-index:251658244;visibility:visible;mso-wrap-style:square;mso-wrap-distance-left:9pt;mso-wrap-distance-top:0;mso-wrap-distance-right:9pt;mso-wrap-distance-bottom:0;mso-position-horizontal:absolute;mso-position-horizontal-relative:text;mso-position-vertical:absolute;mso-position-vertical-relative:text" from="-2.05pt,241.9pt" to="107.45pt,24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" strokecolor="#a6c9b5 [2888]" strokeweight="3pt">
                <w10:wrap type="square"/>
              </v:line>
            </w:pict>
          </mc:Fallback>
        </mc:AlternateContent>
      </w:r>
      <w:r>
        <w:rPr>
          <w:noProof/>
          <w:lang w:bidi="da-DK"/>
        </w:rPr>
        <mc:AlternateContent>
          <mc:Choice Requires="wps">
            <w:drawing>
              <wp:anchor distT="0" distB="0" distL="114300" distR="114300" simplePos="0" relativeHeight="251658242" behindDoc="0" locked="0" layoutInCell="1" allowOverlap="1" wp14:anchorId="3156B679" wp14:editId="1B443261">
                <wp:simplePos x="0" y="0"/>
                <wp:positionH relativeFrom="margin">
                  <wp:posOffset>-146685</wp:posOffset>
                </wp:positionH>
                <wp:positionV relativeFrom="paragraph">
                  <wp:posOffset>1024255</wp:posOffset>
                </wp:positionV>
                <wp:extent cx="4273550" cy="3956050"/>
                <wp:effectExtent l="0" t="0" r="0" b="6350"/>
                <wp:wrapSquare wrapText="bothSides"/>
                <wp:docPr id="8" name="Tekstfelt 8"/>
                <wp:cNvGraphicFramePr/>
                <a:graphic xmlns:a="http://schemas.openxmlformats.org/drawingml/2006/main">
                  <a:graphicData uri="http://schemas.microsoft.com/office/word/2010/wordprocessingShape">
                    <wps:wsp>
                      <wps:cNvSpPr txBox="1"/>
                      <wps:spPr>
                        <a:xfrm>
                          <a:off x="0" y="0"/>
                          <a:ext cx="4273550" cy="3956050"/>
                        </a:xfrm>
                        <a:prstGeom prst="rect">
                          <a:avLst/>
                        </a:prstGeom>
                        <a:noFill/>
                        <a:ln w="6350">
                          <a:noFill/>
                        </a:ln>
                      </wps:spPr>
                      <wps:txbx>
                        <w:txbxContent>
                          <w:p w14:paraId="1071B05B" w14:textId="77777777" w:rsidR="00DD3ABB" w:rsidRPr="007F689D" w:rsidRDefault="00DD3ABB" w:rsidP="00DD3ABB">
                            <w:pPr>
                              <w:pStyle w:val="Titel"/>
                              <w:rPr>
                                <w:b/>
                                <w:bCs w:val="0"/>
                                <w:color w:val="767171" w:themeColor="background2" w:themeShade="80"/>
                                <w:szCs w:val="72"/>
                              </w:rPr>
                            </w:pPr>
                            <w:r w:rsidRPr="007F689D">
                              <w:rPr>
                                <w:bCs w:val="0"/>
                                <w:color w:val="767171" w:themeColor="background2" w:themeShade="80"/>
                                <w:szCs w:val="72"/>
                                <w:lang w:bidi="da-DK"/>
                              </w:rPr>
                              <w:t xml:space="preserve">Geografiske </w:t>
                            </w:r>
                            <w:r>
                              <w:rPr>
                                <w:bCs w:val="0"/>
                                <w:color w:val="767171" w:themeColor="background2" w:themeShade="80"/>
                                <w:szCs w:val="72"/>
                                <w:lang w:bidi="da-DK"/>
                              </w:rPr>
                              <w:t>f</w:t>
                            </w:r>
                            <w:r w:rsidRPr="007F689D">
                              <w:rPr>
                                <w:bCs w:val="0"/>
                                <w:color w:val="767171" w:themeColor="background2" w:themeShade="80"/>
                                <w:szCs w:val="72"/>
                                <w:lang w:bidi="da-DK"/>
                              </w:rPr>
                              <w:t>agdata (</w:t>
                            </w:r>
                            <w:proofErr w:type="spellStart"/>
                            <w:r w:rsidRPr="007F689D">
                              <w:rPr>
                                <w:bCs w:val="0"/>
                                <w:color w:val="767171" w:themeColor="background2" w:themeShade="80"/>
                                <w:szCs w:val="72"/>
                                <w:lang w:bidi="da-DK"/>
                              </w:rPr>
                              <w:t>GeoFA</w:t>
                            </w:r>
                            <w:proofErr w:type="spellEnd"/>
                            <w:r w:rsidRPr="007F689D">
                              <w:rPr>
                                <w:bCs w:val="0"/>
                                <w:color w:val="767171" w:themeColor="background2" w:themeShade="80"/>
                                <w:szCs w:val="72"/>
                                <w:lang w:bidi="da-DK"/>
                              </w:rPr>
                              <w:t>)</w:t>
                            </w:r>
                          </w:p>
                          <w:p w14:paraId="74874F86" w14:textId="23B48803" w:rsidR="00DD3ABB" w:rsidRDefault="007806A4" w:rsidP="00DD3ABB">
                            <w:pPr>
                              <w:pStyle w:val="Titel"/>
                              <w:spacing w:after="0"/>
                              <w:rPr>
                                <w:color w:val="767171" w:themeColor="background2" w:themeShade="80"/>
                                <w:sz w:val="56"/>
                                <w:szCs w:val="56"/>
                                <w:lang w:bidi="da-DK"/>
                              </w:rPr>
                            </w:pPr>
                            <w:r>
                              <w:rPr>
                                <w:color w:val="767171" w:themeColor="background2" w:themeShade="80"/>
                                <w:sz w:val="56"/>
                                <w:szCs w:val="56"/>
                                <w:lang w:bidi="da-DK"/>
                              </w:rPr>
                              <w:t>S</w:t>
                            </w:r>
                            <w:r w:rsidR="00DD3ABB">
                              <w:rPr>
                                <w:color w:val="767171" w:themeColor="background2" w:themeShade="80"/>
                                <w:sz w:val="56"/>
                                <w:szCs w:val="56"/>
                                <w:lang w:bidi="da-DK"/>
                              </w:rPr>
                              <w:t>pecifikation</w:t>
                            </w:r>
                            <w:r w:rsidR="007A292C">
                              <w:rPr>
                                <w:color w:val="767171" w:themeColor="background2" w:themeShade="80"/>
                                <w:sz w:val="56"/>
                                <w:szCs w:val="56"/>
                                <w:lang w:bidi="da-DK"/>
                              </w:rPr>
                              <w:t xml:space="preserve"> </w:t>
                            </w:r>
                            <w:r w:rsidR="008F773B">
                              <w:rPr>
                                <w:color w:val="767171" w:themeColor="background2" w:themeShade="80"/>
                                <w:sz w:val="56"/>
                                <w:szCs w:val="56"/>
                                <w:lang w:bidi="da-DK"/>
                              </w:rPr>
                              <w:t xml:space="preserve">version </w:t>
                            </w:r>
                            <w:r w:rsidR="007A292C">
                              <w:rPr>
                                <w:color w:val="767171" w:themeColor="background2" w:themeShade="80"/>
                                <w:sz w:val="56"/>
                                <w:szCs w:val="56"/>
                                <w:lang w:bidi="da-DK"/>
                              </w:rPr>
                              <w:t>1.</w:t>
                            </w:r>
                            <w:ins w:id="1" w:author="Christian Fischer" w:date="2023-01-10T13:19:00Z">
                              <w:r w:rsidR="009509CC">
                                <w:rPr>
                                  <w:color w:val="767171" w:themeColor="background2" w:themeShade="80"/>
                                  <w:sz w:val="56"/>
                                  <w:szCs w:val="56"/>
                                  <w:lang w:bidi="da-DK"/>
                                </w:rPr>
                                <w:t>5</w:t>
                              </w:r>
                            </w:ins>
                            <w:ins w:id="2" w:author="Line Hvingel" w:date="2022-12-20T13:42:00Z">
                              <w:del w:id="3" w:author="Christian Fischer" w:date="2023-01-10T13:19:00Z">
                                <w:r w:rsidR="009D5407" w:rsidDel="009509CC">
                                  <w:rPr>
                                    <w:color w:val="767171" w:themeColor="background2" w:themeShade="80"/>
                                    <w:sz w:val="56"/>
                                    <w:szCs w:val="56"/>
                                    <w:lang w:bidi="da-DK"/>
                                  </w:rPr>
                                  <w:delText>4</w:delText>
                                </w:r>
                              </w:del>
                            </w:ins>
                            <w:del w:id="4" w:author="Line Hvingel" w:date="2022-12-20T13:42:00Z">
                              <w:r w:rsidR="00C920AA" w:rsidDel="009D5407">
                                <w:rPr>
                                  <w:color w:val="767171" w:themeColor="background2" w:themeShade="80"/>
                                  <w:sz w:val="56"/>
                                  <w:szCs w:val="56"/>
                                  <w:lang w:bidi="da-DK"/>
                                </w:rPr>
                                <w:delText>3</w:delText>
                              </w:r>
                            </w:del>
                          </w:p>
                          <w:p w14:paraId="7ADD1C8C" w14:textId="484D8FF8" w:rsidR="00384B1F" w:rsidRDefault="00384B1F" w:rsidP="00DD3ABB">
                            <w:pPr>
                              <w:pStyle w:val="Titel"/>
                              <w:spacing w:after="0"/>
                              <w:rPr>
                                <w:color w:val="767171" w:themeColor="background2" w:themeShade="80"/>
                                <w:sz w:val="56"/>
                                <w:szCs w:val="56"/>
                                <w:lang w:bidi="da-DK"/>
                              </w:rPr>
                            </w:pPr>
                          </w:p>
                          <w:p w14:paraId="6298F3DC" w14:textId="582D92C4" w:rsidR="00384B1F" w:rsidRDefault="00384B1F" w:rsidP="00DD3ABB">
                            <w:pPr>
                              <w:pStyle w:val="Titel"/>
                              <w:spacing w:after="0"/>
                              <w:rPr>
                                <w:color w:val="767171" w:themeColor="background2" w:themeShade="80"/>
                                <w:sz w:val="56"/>
                                <w:szCs w:val="56"/>
                                <w:lang w:bidi="da-DK"/>
                              </w:rPr>
                            </w:pPr>
                          </w:p>
                          <w:p w14:paraId="3DBB1981" w14:textId="77777777" w:rsidR="00384B1F" w:rsidRDefault="00384B1F" w:rsidP="00DD3ABB">
                            <w:pPr>
                              <w:pStyle w:val="Titel"/>
                              <w:spacing w:after="0"/>
                              <w:rPr>
                                <w:color w:val="767171" w:themeColor="background2" w:themeShade="80"/>
                                <w:sz w:val="56"/>
                                <w:szCs w:val="56"/>
                                <w:lang w:bidi="da-DK"/>
                              </w:rPr>
                            </w:pPr>
                          </w:p>
                          <w:p w14:paraId="3DC530E9" w14:textId="0431BBD1" w:rsidR="00384B1F" w:rsidRDefault="008E3034" w:rsidP="00384B1F">
                            <w:pPr>
                              <w:rPr>
                                <w:rStyle w:val="UndertitelTegn"/>
                                <w:b/>
                                <w:color w:val="767171" w:themeColor="background2" w:themeShade="80"/>
                                <w:lang w:bidi="da-DK"/>
                              </w:rPr>
                            </w:pPr>
                            <w:ins w:id="5" w:author="Christian Fischer" w:date="2023-01-10T13:20:00Z">
                              <w:r>
                                <w:rPr>
                                  <w:rStyle w:val="UndertitelTegn"/>
                                  <w:b/>
                                  <w:color w:val="767171" w:themeColor="background2" w:themeShade="80"/>
                                  <w:lang w:bidi="da-DK"/>
                                </w:rPr>
                                <w:t>10</w:t>
                              </w:r>
                            </w:ins>
                            <w:ins w:id="6" w:author="Sofie Kofoed Led" w:date="2022-12-21T13:30:00Z">
                              <w:del w:id="7" w:author="Christian Fischer" w:date="2023-01-10T13:20:00Z">
                                <w:r w:rsidR="00A239CF" w:rsidDel="008E3034">
                                  <w:rPr>
                                    <w:rStyle w:val="UndertitelTegn"/>
                                    <w:b/>
                                    <w:color w:val="767171" w:themeColor="background2" w:themeShade="80"/>
                                    <w:lang w:bidi="da-DK"/>
                                  </w:rPr>
                                  <w:delText>22</w:delText>
                                </w:r>
                              </w:del>
                            </w:ins>
                            <w:del w:id="8" w:author="Sofie Kofoed Led" w:date="2022-12-21T13:30:00Z">
                              <w:r w:rsidR="00C920AA" w:rsidDel="00A239CF">
                                <w:rPr>
                                  <w:rStyle w:val="UndertitelTegn"/>
                                  <w:b/>
                                  <w:color w:val="767171" w:themeColor="background2" w:themeShade="80"/>
                                  <w:lang w:bidi="da-DK"/>
                                </w:rPr>
                                <w:delText>22</w:delText>
                              </w:r>
                            </w:del>
                            <w:r w:rsidR="00D05B24">
                              <w:rPr>
                                <w:rStyle w:val="UndertitelTegn"/>
                                <w:b/>
                                <w:color w:val="767171" w:themeColor="background2" w:themeShade="80"/>
                                <w:lang w:bidi="da-DK"/>
                              </w:rPr>
                              <w:t xml:space="preserve">. </w:t>
                            </w:r>
                            <w:ins w:id="9" w:author="Sofie Kofoed Led" w:date="2022-12-21T13:30:00Z">
                              <w:del w:id="10" w:author="Christian Fischer" w:date="2023-01-10T13:20:00Z">
                                <w:r w:rsidR="00A239CF" w:rsidDel="008E3034">
                                  <w:rPr>
                                    <w:rStyle w:val="UndertitelTegn"/>
                                    <w:b/>
                                    <w:color w:val="767171" w:themeColor="background2" w:themeShade="80"/>
                                    <w:lang w:bidi="da-DK"/>
                                  </w:rPr>
                                  <w:delText>December</w:delText>
                                </w:r>
                              </w:del>
                            </w:ins>
                            <w:ins w:id="11" w:author="Christian Fischer" w:date="2023-01-10T13:20:00Z">
                              <w:r>
                                <w:rPr>
                                  <w:rStyle w:val="UndertitelTegn"/>
                                  <w:b/>
                                  <w:color w:val="767171" w:themeColor="background2" w:themeShade="80"/>
                                  <w:lang w:bidi="da-DK"/>
                                </w:rPr>
                                <w:t>januar</w:t>
                              </w:r>
                            </w:ins>
                            <w:del w:id="12" w:author="Sofie Kofoed Led" w:date="2022-12-21T13:30:00Z">
                              <w:r w:rsidR="00C920AA" w:rsidDel="00A239CF">
                                <w:rPr>
                                  <w:rStyle w:val="UndertitelTegn"/>
                                  <w:b/>
                                  <w:color w:val="767171" w:themeColor="background2" w:themeShade="80"/>
                                  <w:lang w:bidi="da-DK"/>
                                </w:rPr>
                                <w:delText>september</w:delText>
                              </w:r>
                            </w:del>
                            <w:r w:rsidR="00C920AA">
                              <w:rPr>
                                <w:rStyle w:val="UndertitelTegn"/>
                                <w:b/>
                                <w:color w:val="767171" w:themeColor="background2" w:themeShade="80"/>
                                <w:lang w:bidi="da-DK"/>
                              </w:rPr>
                              <w:t xml:space="preserve"> </w:t>
                            </w:r>
                            <w:r w:rsidR="00D05B24">
                              <w:rPr>
                                <w:rStyle w:val="UndertitelTegn"/>
                                <w:b/>
                                <w:color w:val="767171" w:themeColor="background2" w:themeShade="80"/>
                                <w:lang w:bidi="da-DK"/>
                              </w:rPr>
                              <w:t>202</w:t>
                            </w:r>
                            <w:ins w:id="13" w:author="Christian Fischer" w:date="2023-01-10T13:20:00Z">
                              <w:r>
                                <w:rPr>
                                  <w:rStyle w:val="UndertitelTegn"/>
                                  <w:b/>
                                  <w:color w:val="767171" w:themeColor="background2" w:themeShade="80"/>
                                  <w:lang w:bidi="da-DK"/>
                                </w:rPr>
                                <w:t>3</w:t>
                              </w:r>
                            </w:ins>
                            <w:del w:id="14" w:author="Christian Fischer" w:date="2023-01-10T13:20:00Z">
                              <w:r w:rsidR="00C920AA" w:rsidDel="008E3034">
                                <w:rPr>
                                  <w:rStyle w:val="UndertitelTegn"/>
                                  <w:b/>
                                  <w:color w:val="767171" w:themeColor="background2" w:themeShade="80"/>
                                  <w:lang w:bidi="da-DK"/>
                                </w:rPr>
                                <w:delText>2</w:delText>
                              </w:r>
                            </w:del>
                          </w:p>
                          <w:p w14:paraId="31D1CB45" w14:textId="035A6444" w:rsidR="00384B1F" w:rsidRDefault="00384B1F" w:rsidP="00384B1F">
                            <w:r w:rsidRPr="00384B1F">
                              <w:rPr>
                                <w:rStyle w:val="UndertitelTegn"/>
                                <w:b/>
                                <w:noProof/>
                                <w:color w:val="767171" w:themeColor="background2" w:themeShade="80"/>
                                <w:lang w:bidi="da-DK"/>
                              </w:rPr>
                              <w:drawing>
                                <wp:inline distT="0" distB="0" distL="0" distR="0" wp14:anchorId="55F2FEA0" wp14:editId="59E7F57B">
                                  <wp:extent cx="1403350" cy="45719"/>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82682" cy="5481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56B679" id="_x0000_t202" coordsize="21600,21600" o:spt="202" path="m,l,21600r21600,l21600,xe">
                <v:stroke joinstyle="miter"/>
                <v:path gradientshapeok="t" o:connecttype="rect"/>
              </v:shapetype>
              <v:shape id="Tekstfelt 8" o:spid="_x0000_s1026" type="#_x0000_t202" style="position:absolute;margin-left:-11.55pt;margin-top:80.65pt;width:336.5pt;height:311.5pt;z-index:25165824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" filled="f" stroked="f" strokeweight=".5pt">
                <v:textbox>
                  <w:txbxContent>
                    <w:p w14:paraId="1071B05B" w14:textId="77777777" w:rsidR="00DD3ABB" w:rsidRPr="007F689D" w:rsidRDefault="00DD3ABB" w:rsidP="00DD3ABB">
                      <w:pPr>
                        <w:pStyle w:val="Titel"/>
                        <w:rPr>
                          <w:b/>
                          <w:bCs w:val="0"/>
                          <w:color w:val="767171" w:themeColor="background2" w:themeShade="80"/>
                          <w:szCs w:val="72"/>
                        </w:rPr>
                      </w:pPr>
                      <w:r w:rsidRPr="007F689D">
                        <w:rPr>
                          <w:bCs w:val="0"/>
                          <w:color w:val="767171" w:themeColor="background2" w:themeShade="80"/>
                          <w:szCs w:val="72"/>
                          <w:lang w:bidi="da-DK"/>
                        </w:rPr>
                        <w:t xml:space="preserve">Geografiske </w:t>
                      </w:r>
                      <w:r>
                        <w:rPr>
                          <w:bCs w:val="0"/>
                          <w:color w:val="767171" w:themeColor="background2" w:themeShade="80"/>
                          <w:szCs w:val="72"/>
                          <w:lang w:bidi="da-DK"/>
                        </w:rPr>
                        <w:t>f</w:t>
                      </w:r>
                      <w:r w:rsidRPr="007F689D">
                        <w:rPr>
                          <w:bCs w:val="0"/>
                          <w:color w:val="767171" w:themeColor="background2" w:themeShade="80"/>
                          <w:szCs w:val="72"/>
                          <w:lang w:bidi="da-DK"/>
                        </w:rPr>
                        <w:t>agdata (</w:t>
                      </w:r>
                      <w:proofErr w:type="spellStart"/>
                      <w:r w:rsidRPr="007F689D">
                        <w:rPr>
                          <w:bCs w:val="0"/>
                          <w:color w:val="767171" w:themeColor="background2" w:themeShade="80"/>
                          <w:szCs w:val="72"/>
                          <w:lang w:bidi="da-DK"/>
                        </w:rPr>
                        <w:t>GeoFA</w:t>
                      </w:r>
                      <w:proofErr w:type="spellEnd"/>
                      <w:r w:rsidRPr="007F689D">
                        <w:rPr>
                          <w:bCs w:val="0"/>
                          <w:color w:val="767171" w:themeColor="background2" w:themeShade="80"/>
                          <w:szCs w:val="72"/>
                          <w:lang w:bidi="da-DK"/>
                        </w:rPr>
                        <w:t>)</w:t>
                      </w:r>
                    </w:p>
                    <w:p w14:paraId="74874F86" w14:textId="23B48803" w:rsidR="00DD3ABB" w:rsidRDefault="007806A4" w:rsidP="00DD3ABB">
                      <w:pPr>
                        <w:pStyle w:val="Titel"/>
                        <w:spacing w:after="0"/>
                        <w:rPr>
                          <w:color w:val="767171" w:themeColor="background2" w:themeShade="80"/>
                          <w:sz w:val="56"/>
                          <w:szCs w:val="56"/>
                          <w:lang w:bidi="da-DK"/>
                        </w:rPr>
                      </w:pPr>
                      <w:r>
                        <w:rPr>
                          <w:color w:val="767171" w:themeColor="background2" w:themeShade="80"/>
                          <w:sz w:val="56"/>
                          <w:szCs w:val="56"/>
                          <w:lang w:bidi="da-DK"/>
                        </w:rPr>
                        <w:t>S</w:t>
                      </w:r>
                      <w:r w:rsidR="00DD3ABB">
                        <w:rPr>
                          <w:color w:val="767171" w:themeColor="background2" w:themeShade="80"/>
                          <w:sz w:val="56"/>
                          <w:szCs w:val="56"/>
                          <w:lang w:bidi="da-DK"/>
                        </w:rPr>
                        <w:t>pecifikation</w:t>
                      </w:r>
                      <w:r w:rsidR="007A292C">
                        <w:rPr>
                          <w:color w:val="767171" w:themeColor="background2" w:themeShade="80"/>
                          <w:sz w:val="56"/>
                          <w:szCs w:val="56"/>
                          <w:lang w:bidi="da-DK"/>
                        </w:rPr>
                        <w:t xml:space="preserve"> </w:t>
                      </w:r>
                      <w:r w:rsidR="008F773B">
                        <w:rPr>
                          <w:color w:val="767171" w:themeColor="background2" w:themeShade="80"/>
                          <w:sz w:val="56"/>
                          <w:szCs w:val="56"/>
                          <w:lang w:bidi="da-DK"/>
                        </w:rPr>
                        <w:t xml:space="preserve">version </w:t>
                      </w:r>
                      <w:r w:rsidR="007A292C">
                        <w:rPr>
                          <w:color w:val="767171" w:themeColor="background2" w:themeShade="80"/>
                          <w:sz w:val="56"/>
                          <w:szCs w:val="56"/>
                          <w:lang w:bidi="da-DK"/>
                        </w:rPr>
                        <w:t>1.</w:t>
                      </w:r>
                      <w:ins w:id="15" w:author="Christian Fischer" w:date="2023-01-10T13:19:00Z">
                        <w:r w:rsidR="009509CC">
                          <w:rPr>
                            <w:color w:val="767171" w:themeColor="background2" w:themeShade="80"/>
                            <w:sz w:val="56"/>
                            <w:szCs w:val="56"/>
                            <w:lang w:bidi="da-DK"/>
                          </w:rPr>
                          <w:t>5</w:t>
                        </w:r>
                      </w:ins>
                      <w:ins w:id="16" w:author="Line Hvingel" w:date="2022-12-20T13:42:00Z">
                        <w:del w:id="17" w:author="Christian Fischer" w:date="2023-01-10T13:19:00Z">
                          <w:r w:rsidR="009D5407" w:rsidDel="009509CC">
                            <w:rPr>
                              <w:color w:val="767171" w:themeColor="background2" w:themeShade="80"/>
                              <w:sz w:val="56"/>
                              <w:szCs w:val="56"/>
                              <w:lang w:bidi="da-DK"/>
                            </w:rPr>
                            <w:delText>4</w:delText>
                          </w:r>
                        </w:del>
                      </w:ins>
                      <w:del w:id="18" w:author="Line Hvingel" w:date="2022-12-20T13:42:00Z">
                        <w:r w:rsidR="00C920AA" w:rsidDel="009D5407">
                          <w:rPr>
                            <w:color w:val="767171" w:themeColor="background2" w:themeShade="80"/>
                            <w:sz w:val="56"/>
                            <w:szCs w:val="56"/>
                            <w:lang w:bidi="da-DK"/>
                          </w:rPr>
                          <w:delText>3</w:delText>
                        </w:r>
                      </w:del>
                    </w:p>
                    <w:p w14:paraId="7ADD1C8C" w14:textId="484D8FF8" w:rsidR="00384B1F" w:rsidRDefault="00384B1F" w:rsidP="00DD3ABB">
                      <w:pPr>
                        <w:pStyle w:val="Titel"/>
                        <w:spacing w:after="0"/>
                        <w:rPr>
                          <w:color w:val="767171" w:themeColor="background2" w:themeShade="80"/>
                          <w:sz w:val="56"/>
                          <w:szCs w:val="56"/>
                          <w:lang w:bidi="da-DK"/>
                        </w:rPr>
                      </w:pPr>
                    </w:p>
                    <w:p w14:paraId="6298F3DC" w14:textId="582D92C4" w:rsidR="00384B1F" w:rsidRDefault="00384B1F" w:rsidP="00DD3ABB">
                      <w:pPr>
                        <w:pStyle w:val="Titel"/>
                        <w:spacing w:after="0"/>
                        <w:rPr>
                          <w:color w:val="767171" w:themeColor="background2" w:themeShade="80"/>
                          <w:sz w:val="56"/>
                          <w:szCs w:val="56"/>
                          <w:lang w:bidi="da-DK"/>
                        </w:rPr>
                      </w:pPr>
                    </w:p>
                    <w:p w14:paraId="3DBB1981" w14:textId="77777777" w:rsidR="00384B1F" w:rsidRDefault="00384B1F" w:rsidP="00DD3ABB">
                      <w:pPr>
                        <w:pStyle w:val="Titel"/>
                        <w:spacing w:after="0"/>
                        <w:rPr>
                          <w:color w:val="767171" w:themeColor="background2" w:themeShade="80"/>
                          <w:sz w:val="56"/>
                          <w:szCs w:val="56"/>
                          <w:lang w:bidi="da-DK"/>
                        </w:rPr>
                      </w:pPr>
                    </w:p>
                    <w:p w14:paraId="3DC530E9" w14:textId="0431BBD1" w:rsidR="00384B1F" w:rsidRDefault="008E3034" w:rsidP="00384B1F">
                      <w:pPr>
                        <w:rPr>
                          <w:rStyle w:val="UndertitelTegn"/>
                          <w:b/>
                          <w:color w:val="767171" w:themeColor="background2" w:themeShade="80"/>
                          <w:lang w:bidi="da-DK"/>
                        </w:rPr>
                      </w:pPr>
                      <w:ins w:id="19" w:author="Christian Fischer" w:date="2023-01-10T13:20:00Z">
                        <w:r>
                          <w:rPr>
                            <w:rStyle w:val="UndertitelTegn"/>
                            <w:b/>
                            <w:color w:val="767171" w:themeColor="background2" w:themeShade="80"/>
                            <w:lang w:bidi="da-DK"/>
                          </w:rPr>
                          <w:t>10</w:t>
                        </w:r>
                      </w:ins>
                      <w:ins w:id="20" w:author="Sofie Kofoed Led" w:date="2022-12-21T13:30:00Z">
                        <w:del w:id="21" w:author="Christian Fischer" w:date="2023-01-10T13:20:00Z">
                          <w:r w:rsidR="00A239CF" w:rsidDel="008E3034">
                            <w:rPr>
                              <w:rStyle w:val="UndertitelTegn"/>
                              <w:b/>
                              <w:color w:val="767171" w:themeColor="background2" w:themeShade="80"/>
                              <w:lang w:bidi="da-DK"/>
                            </w:rPr>
                            <w:delText>22</w:delText>
                          </w:r>
                        </w:del>
                      </w:ins>
                      <w:del w:id="22" w:author="Sofie Kofoed Led" w:date="2022-12-21T13:30:00Z">
                        <w:r w:rsidR="00C920AA" w:rsidDel="00A239CF">
                          <w:rPr>
                            <w:rStyle w:val="UndertitelTegn"/>
                            <w:b/>
                            <w:color w:val="767171" w:themeColor="background2" w:themeShade="80"/>
                            <w:lang w:bidi="da-DK"/>
                          </w:rPr>
                          <w:delText>22</w:delText>
                        </w:r>
                      </w:del>
                      <w:r w:rsidR="00D05B24">
                        <w:rPr>
                          <w:rStyle w:val="UndertitelTegn"/>
                          <w:b/>
                          <w:color w:val="767171" w:themeColor="background2" w:themeShade="80"/>
                          <w:lang w:bidi="da-DK"/>
                        </w:rPr>
                        <w:t xml:space="preserve">. </w:t>
                      </w:r>
                      <w:ins w:id="23" w:author="Sofie Kofoed Led" w:date="2022-12-21T13:30:00Z">
                        <w:del w:id="24" w:author="Christian Fischer" w:date="2023-01-10T13:20:00Z">
                          <w:r w:rsidR="00A239CF" w:rsidDel="008E3034">
                            <w:rPr>
                              <w:rStyle w:val="UndertitelTegn"/>
                              <w:b/>
                              <w:color w:val="767171" w:themeColor="background2" w:themeShade="80"/>
                              <w:lang w:bidi="da-DK"/>
                            </w:rPr>
                            <w:delText>December</w:delText>
                          </w:r>
                        </w:del>
                      </w:ins>
                      <w:ins w:id="25" w:author="Christian Fischer" w:date="2023-01-10T13:20:00Z">
                        <w:r>
                          <w:rPr>
                            <w:rStyle w:val="UndertitelTegn"/>
                            <w:b/>
                            <w:color w:val="767171" w:themeColor="background2" w:themeShade="80"/>
                            <w:lang w:bidi="da-DK"/>
                          </w:rPr>
                          <w:t>januar</w:t>
                        </w:r>
                      </w:ins>
                      <w:del w:id="26" w:author="Sofie Kofoed Led" w:date="2022-12-21T13:30:00Z">
                        <w:r w:rsidR="00C920AA" w:rsidDel="00A239CF">
                          <w:rPr>
                            <w:rStyle w:val="UndertitelTegn"/>
                            <w:b/>
                            <w:color w:val="767171" w:themeColor="background2" w:themeShade="80"/>
                            <w:lang w:bidi="da-DK"/>
                          </w:rPr>
                          <w:delText>september</w:delText>
                        </w:r>
                      </w:del>
                      <w:r w:rsidR="00C920AA">
                        <w:rPr>
                          <w:rStyle w:val="UndertitelTegn"/>
                          <w:b/>
                          <w:color w:val="767171" w:themeColor="background2" w:themeShade="80"/>
                          <w:lang w:bidi="da-DK"/>
                        </w:rPr>
                        <w:t xml:space="preserve"> </w:t>
                      </w:r>
                      <w:r w:rsidR="00D05B24">
                        <w:rPr>
                          <w:rStyle w:val="UndertitelTegn"/>
                          <w:b/>
                          <w:color w:val="767171" w:themeColor="background2" w:themeShade="80"/>
                          <w:lang w:bidi="da-DK"/>
                        </w:rPr>
                        <w:t>202</w:t>
                      </w:r>
                      <w:ins w:id="27" w:author="Christian Fischer" w:date="2023-01-10T13:20:00Z">
                        <w:r>
                          <w:rPr>
                            <w:rStyle w:val="UndertitelTegn"/>
                            <w:b/>
                            <w:color w:val="767171" w:themeColor="background2" w:themeShade="80"/>
                            <w:lang w:bidi="da-DK"/>
                          </w:rPr>
                          <w:t>3</w:t>
                        </w:r>
                      </w:ins>
                      <w:del w:id="28" w:author="Christian Fischer" w:date="2023-01-10T13:20:00Z">
                        <w:r w:rsidR="00C920AA" w:rsidDel="008E3034">
                          <w:rPr>
                            <w:rStyle w:val="UndertitelTegn"/>
                            <w:b/>
                            <w:color w:val="767171" w:themeColor="background2" w:themeShade="80"/>
                            <w:lang w:bidi="da-DK"/>
                          </w:rPr>
                          <w:delText>2</w:delText>
                        </w:r>
                      </w:del>
                    </w:p>
                    <w:p w14:paraId="31D1CB45" w14:textId="035A6444" w:rsidR="00384B1F" w:rsidRDefault="00384B1F" w:rsidP="00384B1F">
                      <w:r w:rsidRPr="00384B1F">
                        <w:rPr>
                          <w:rStyle w:val="UndertitelTegn"/>
                          <w:b/>
                          <w:noProof/>
                          <w:color w:val="767171" w:themeColor="background2" w:themeShade="80"/>
                          <w:lang w:bidi="da-DK"/>
                        </w:rPr>
                        <w:drawing>
                          <wp:inline distT="0" distB="0" distL="0" distR="0" wp14:anchorId="55F2FEA0" wp14:editId="59E7F57B">
                            <wp:extent cx="1403350" cy="45719"/>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82682" cy="54819"/>
                                    </a:xfrm>
                                    <a:prstGeom prst="rect">
                                      <a:avLst/>
                                    </a:prstGeom>
                                    <a:noFill/>
                                    <a:ln>
                                      <a:noFill/>
                                    </a:ln>
                                  </pic:spPr>
                                </pic:pic>
                              </a:graphicData>
                            </a:graphic>
                          </wp:inline>
                        </w:drawing>
                      </w:r>
                    </w:p>
                  </w:txbxContent>
                </v:textbox>
                <w10:wrap type="square" anchorx="margin"/>
              </v:shape>
            </w:pict>
          </mc:Fallback>
        </mc:AlternateContent>
      </w:r>
      <w:r w:rsidR="00D077E9">
        <w:rPr>
          <w:lang w:bidi="da-DK"/>
        </w:rPr>
        <w:br w:type="page"/>
      </w:r>
    </w:p>
    <w:p w14:paraId="0E312BDE" w14:textId="77777777" w:rsidR="00E735A1" w:rsidRDefault="00E735A1">
      <w:pPr>
        <w:spacing w:after="200"/>
        <w:rPr>
          <w:rFonts w:asciiTheme="majorHAnsi" w:eastAsiaTheme="majorEastAsia" w:hAnsiTheme="majorHAnsi" w:cstheme="majorBidi"/>
          <w:color w:val="061F57" w:themeColor="text2" w:themeShade="BF"/>
          <w:kern w:val="28"/>
          <w:sz w:val="52"/>
          <w:szCs w:val="32"/>
          <w:lang w:bidi="da-DK"/>
        </w:rPr>
      </w:pPr>
      <w:r>
        <w:rPr>
          <w:lang w:bidi="da-DK"/>
        </w:rPr>
        <w:lastRenderedPageBreak/>
        <w:br w:type="page"/>
      </w:r>
    </w:p>
    <w:sdt>
      <w:sdtPr>
        <w:rPr>
          <w:rFonts w:asciiTheme="minorHAnsi" w:eastAsiaTheme="minorEastAsia" w:hAnsiTheme="minorHAnsi" w:cstheme="minorBidi"/>
          <w:b w:val="0"/>
          <w:sz w:val="22"/>
          <w:szCs w:val="22"/>
          <w:lang w:eastAsia="en-US"/>
        </w:rPr>
        <w:id w:val="-1856258936"/>
        <w:docPartObj>
          <w:docPartGallery w:val="Table of Contents"/>
          <w:docPartUnique/>
        </w:docPartObj>
      </w:sdtPr>
      <w:sdtEndPr>
        <w:rPr>
          <w:bCs/>
        </w:rPr>
      </w:sdtEndPr>
      <w:sdtContent>
        <w:p w14:paraId="218B6EE4" w14:textId="2A7FE731" w:rsidR="00D35FAC" w:rsidRPr="003B0CC7" w:rsidRDefault="00D35FAC">
          <w:pPr>
            <w:pStyle w:val="Overskrift"/>
            <w:rPr>
              <w:b w:val="0"/>
              <w:bCs/>
              <w:sz w:val="52"/>
              <w:szCs w:val="52"/>
            </w:rPr>
          </w:pPr>
          <w:r w:rsidRPr="003B0CC7">
            <w:rPr>
              <w:b w:val="0"/>
              <w:bCs/>
              <w:sz w:val="52"/>
              <w:szCs w:val="52"/>
            </w:rPr>
            <w:t>Indhold</w:t>
          </w:r>
          <w:r w:rsidR="003B0CC7" w:rsidRPr="003B0CC7">
            <w:rPr>
              <w:b w:val="0"/>
              <w:bCs/>
              <w:sz w:val="52"/>
              <w:szCs w:val="52"/>
            </w:rPr>
            <w:t>sfortegnelse</w:t>
          </w:r>
        </w:p>
        <w:p w14:paraId="02548504" w14:textId="33E22054" w:rsidR="00C3028A" w:rsidRDefault="00D35FAC">
          <w:pPr>
            <w:pStyle w:val="Indholdsfortegnelse1"/>
            <w:tabs>
              <w:tab w:val="right" w:leader="dot" w:pos="13426"/>
            </w:tabs>
            <w:rPr>
              <w:ins w:id="29" w:author="Line Hvingel" w:date="2022-12-20T13:39:00Z"/>
              <w:noProof/>
              <w:color w:val="auto"/>
              <w:lang w:eastAsia="da-DK"/>
            </w:rPr>
          </w:pPr>
          <w:r>
            <w:fldChar w:fldCharType="begin"/>
          </w:r>
          <w:r>
            <w:instrText xml:space="preserve"> TOC \o "1-3" \h \z \u </w:instrText>
          </w:r>
          <w:r>
            <w:fldChar w:fldCharType="separate"/>
          </w:r>
          <w:ins w:id="30" w:author="Line Hvingel" w:date="2022-12-20T13:39:00Z">
            <w:r w:rsidR="00C3028A" w:rsidRPr="001A085E">
              <w:rPr>
                <w:rStyle w:val="Hyperlink"/>
                <w:noProof/>
              </w:rPr>
              <w:fldChar w:fldCharType="begin"/>
            </w:r>
            <w:r w:rsidR="00C3028A" w:rsidRPr="001A085E">
              <w:rPr>
                <w:rStyle w:val="Hyperlink"/>
                <w:noProof/>
              </w:rPr>
              <w:instrText xml:space="preserve"> </w:instrText>
            </w:r>
            <w:r w:rsidR="00C3028A">
              <w:rPr>
                <w:noProof/>
              </w:rPr>
              <w:instrText>HYPERLINK \l "_Toc122436027"</w:instrText>
            </w:r>
            <w:r w:rsidR="00C3028A" w:rsidRPr="001A085E">
              <w:rPr>
                <w:rStyle w:val="Hyperlink"/>
                <w:noProof/>
              </w:rPr>
              <w:instrText xml:space="preserve"> </w:instrText>
            </w:r>
            <w:r w:rsidR="00C3028A" w:rsidRPr="001A085E">
              <w:rPr>
                <w:rStyle w:val="Hyperlink"/>
                <w:noProof/>
              </w:rPr>
            </w:r>
            <w:r w:rsidR="00C3028A" w:rsidRPr="001A085E">
              <w:rPr>
                <w:rStyle w:val="Hyperlink"/>
                <w:noProof/>
              </w:rPr>
              <w:fldChar w:fldCharType="separate"/>
            </w:r>
            <w:r w:rsidR="00C3028A" w:rsidRPr="001A085E">
              <w:rPr>
                <w:rStyle w:val="Hyperlink"/>
                <w:bCs/>
                <w:noProof/>
              </w:rPr>
              <w:t>1. Indledning</w:t>
            </w:r>
            <w:r w:rsidR="00C3028A">
              <w:rPr>
                <w:noProof/>
                <w:webHidden/>
              </w:rPr>
              <w:tab/>
            </w:r>
            <w:r w:rsidR="00C3028A">
              <w:rPr>
                <w:noProof/>
                <w:webHidden/>
              </w:rPr>
              <w:fldChar w:fldCharType="begin"/>
            </w:r>
            <w:r w:rsidR="00C3028A">
              <w:rPr>
                <w:noProof/>
                <w:webHidden/>
              </w:rPr>
              <w:instrText xml:space="preserve"> PAGEREF _Toc122436027 \h </w:instrText>
            </w:r>
          </w:ins>
          <w:r w:rsidR="00C3028A">
            <w:rPr>
              <w:noProof/>
              <w:webHidden/>
            </w:rPr>
          </w:r>
          <w:r w:rsidR="00C3028A">
            <w:rPr>
              <w:noProof/>
              <w:webHidden/>
            </w:rPr>
            <w:fldChar w:fldCharType="separate"/>
          </w:r>
          <w:ins w:id="31" w:author="Line Hvingel" w:date="2022-12-20T13:39:00Z">
            <w:r w:rsidR="00C3028A">
              <w:rPr>
                <w:noProof/>
                <w:webHidden/>
              </w:rPr>
              <w:t>15</w:t>
            </w:r>
            <w:r w:rsidR="00C3028A">
              <w:rPr>
                <w:noProof/>
                <w:webHidden/>
              </w:rPr>
              <w:fldChar w:fldCharType="end"/>
            </w:r>
            <w:r w:rsidR="00C3028A" w:rsidRPr="001A085E">
              <w:rPr>
                <w:rStyle w:val="Hyperlink"/>
                <w:noProof/>
              </w:rPr>
              <w:fldChar w:fldCharType="end"/>
            </w:r>
          </w:ins>
        </w:p>
        <w:p w14:paraId="7F7FA711" w14:textId="030ECEEF" w:rsidR="00C3028A" w:rsidRDefault="00C3028A">
          <w:pPr>
            <w:pStyle w:val="Indholdsfortegnelse1"/>
            <w:tabs>
              <w:tab w:val="right" w:leader="dot" w:pos="13426"/>
            </w:tabs>
            <w:rPr>
              <w:ins w:id="32" w:author="Line Hvingel" w:date="2022-12-20T13:39:00Z"/>
              <w:noProof/>
              <w:color w:val="auto"/>
              <w:lang w:eastAsia="da-DK"/>
            </w:rPr>
          </w:pPr>
          <w:ins w:id="33"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"_Toc122436028"</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rPr>
              <w:t>2. Datamodellens opbygning</w:t>
            </w:r>
            <w:r>
              <w:rPr>
                <w:noProof/>
                <w:webHidden/>
              </w:rPr>
              <w:tab/>
            </w:r>
            <w:r>
              <w:rPr>
                <w:noProof/>
                <w:webHidden/>
              </w:rPr>
              <w:fldChar w:fldCharType="begin"/>
            </w:r>
            <w:r>
              <w:rPr>
                <w:noProof/>
                <w:webHidden/>
              </w:rPr>
              <w:instrText xml:space="preserve"> PAGEREF _Toc122436028 \h </w:instrText>
            </w:r>
          </w:ins>
          <w:r>
            <w:rPr>
              <w:noProof/>
              <w:webHidden/>
            </w:rPr>
          </w:r>
          <w:r>
            <w:rPr>
              <w:noProof/>
              <w:webHidden/>
            </w:rPr>
            <w:fldChar w:fldCharType="separate"/>
          </w:r>
          <w:ins w:id="34" w:author="Line Hvingel" w:date="2022-12-20T13:39:00Z">
            <w:r>
              <w:rPr>
                <w:noProof/>
                <w:webHidden/>
              </w:rPr>
              <w:t>16</w:t>
            </w:r>
            <w:r>
              <w:rPr>
                <w:noProof/>
                <w:webHidden/>
              </w:rPr>
              <w:fldChar w:fldCharType="end"/>
            </w:r>
            <w:r w:rsidRPr="001A085E">
              <w:rPr>
                <w:rStyle w:val="Hyperlink"/>
                <w:noProof/>
              </w:rPr>
              <w:fldChar w:fldCharType="end"/>
            </w:r>
          </w:ins>
        </w:p>
        <w:p w14:paraId="5F39355B" w14:textId="752E3716" w:rsidR="00C3028A" w:rsidRDefault="00C3028A">
          <w:pPr>
            <w:pStyle w:val="Indholdsfortegnelse2"/>
            <w:tabs>
              <w:tab w:val="right" w:leader="dot" w:pos="13426"/>
            </w:tabs>
            <w:rPr>
              <w:ins w:id="35" w:author="Line Hvingel" w:date="2022-12-20T13:39:00Z"/>
              <w:noProof/>
              <w:color w:val="auto"/>
              <w:lang w:eastAsia="da-DK"/>
            </w:rPr>
          </w:pPr>
          <w:ins w:id="36"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"_Toc122436029"</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rPr>
              <w:t>2.1 Historik</w:t>
            </w:r>
            <w:r>
              <w:rPr>
                <w:noProof/>
                <w:webHidden/>
              </w:rPr>
              <w:tab/>
            </w:r>
            <w:r>
              <w:rPr>
                <w:noProof/>
                <w:webHidden/>
              </w:rPr>
              <w:fldChar w:fldCharType="begin"/>
            </w:r>
            <w:r>
              <w:rPr>
                <w:noProof/>
                <w:webHidden/>
              </w:rPr>
              <w:instrText xml:space="preserve"> PAGEREF _Toc122436029 \h </w:instrText>
            </w:r>
          </w:ins>
          <w:r>
            <w:rPr>
              <w:noProof/>
              <w:webHidden/>
            </w:rPr>
          </w:r>
          <w:r>
            <w:rPr>
              <w:noProof/>
              <w:webHidden/>
            </w:rPr>
            <w:fldChar w:fldCharType="separate"/>
          </w:r>
          <w:ins w:id="37" w:author="Line Hvingel" w:date="2022-12-20T13:39:00Z">
            <w:r>
              <w:rPr>
                <w:noProof/>
                <w:webHidden/>
              </w:rPr>
              <w:t>17</w:t>
            </w:r>
            <w:r>
              <w:rPr>
                <w:noProof/>
                <w:webHidden/>
              </w:rPr>
              <w:fldChar w:fldCharType="end"/>
            </w:r>
            <w:r w:rsidRPr="001A085E">
              <w:rPr>
                <w:rStyle w:val="Hyperlink"/>
                <w:noProof/>
              </w:rPr>
              <w:fldChar w:fldCharType="end"/>
            </w:r>
          </w:ins>
        </w:p>
        <w:p w14:paraId="30C0D07B" w14:textId="0B221692" w:rsidR="00C3028A" w:rsidRDefault="00C3028A">
          <w:pPr>
            <w:pStyle w:val="Indholdsfortegnelse2"/>
            <w:tabs>
              <w:tab w:val="right" w:leader="dot" w:pos="13426"/>
            </w:tabs>
            <w:rPr>
              <w:ins w:id="38" w:author="Line Hvingel" w:date="2022-12-20T13:39:00Z"/>
              <w:noProof/>
              <w:color w:val="auto"/>
              <w:lang w:eastAsia="da-DK"/>
            </w:rPr>
          </w:pPr>
          <w:ins w:id="39"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"_Toc122436030"</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rPr>
              <w:t>2.2 Metadata</w:t>
            </w:r>
            <w:r>
              <w:rPr>
                <w:noProof/>
                <w:webHidden/>
              </w:rPr>
              <w:tab/>
            </w:r>
            <w:r>
              <w:rPr>
                <w:noProof/>
                <w:webHidden/>
              </w:rPr>
              <w:fldChar w:fldCharType="begin"/>
            </w:r>
            <w:r>
              <w:rPr>
                <w:noProof/>
                <w:webHidden/>
              </w:rPr>
              <w:instrText xml:space="preserve"> PAGEREF _Toc122436030 \h </w:instrText>
            </w:r>
          </w:ins>
          <w:r>
            <w:rPr>
              <w:noProof/>
              <w:webHidden/>
            </w:rPr>
          </w:r>
          <w:r>
            <w:rPr>
              <w:noProof/>
              <w:webHidden/>
            </w:rPr>
            <w:fldChar w:fldCharType="separate"/>
          </w:r>
          <w:ins w:id="40" w:author="Line Hvingel" w:date="2022-12-20T13:39:00Z">
            <w:r>
              <w:rPr>
                <w:noProof/>
                <w:webHidden/>
              </w:rPr>
              <w:t>17</w:t>
            </w:r>
            <w:r>
              <w:rPr>
                <w:noProof/>
                <w:webHidden/>
              </w:rPr>
              <w:fldChar w:fldCharType="end"/>
            </w:r>
            <w:r w:rsidRPr="001A085E">
              <w:rPr>
                <w:rStyle w:val="Hyperlink"/>
                <w:noProof/>
              </w:rPr>
              <w:fldChar w:fldCharType="end"/>
            </w:r>
          </w:ins>
        </w:p>
        <w:p w14:paraId="700AD227" w14:textId="0D62D39F" w:rsidR="00C3028A" w:rsidRDefault="00C3028A">
          <w:pPr>
            <w:pStyle w:val="Indholdsfortegnelse2"/>
            <w:tabs>
              <w:tab w:val="right" w:leader="dot" w:pos="13426"/>
            </w:tabs>
            <w:rPr>
              <w:ins w:id="41" w:author="Line Hvingel" w:date="2022-12-20T13:39:00Z"/>
              <w:noProof/>
              <w:color w:val="auto"/>
              <w:lang w:eastAsia="da-DK"/>
            </w:rPr>
          </w:pPr>
          <w:ins w:id="42"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"_Toc122436031"</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rPr>
              <w:t>2.3 Terminologi</w:t>
            </w:r>
            <w:r>
              <w:rPr>
                <w:noProof/>
                <w:webHidden/>
              </w:rPr>
              <w:tab/>
            </w:r>
            <w:r>
              <w:rPr>
                <w:noProof/>
                <w:webHidden/>
              </w:rPr>
              <w:fldChar w:fldCharType="begin"/>
            </w:r>
            <w:r>
              <w:rPr>
                <w:noProof/>
                <w:webHidden/>
              </w:rPr>
              <w:instrText xml:space="preserve"> PAGEREF _Toc122436031 \h </w:instrText>
            </w:r>
          </w:ins>
          <w:r>
            <w:rPr>
              <w:noProof/>
              <w:webHidden/>
            </w:rPr>
          </w:r>
          <w:r>
            <w:rPr>
              <w:noProof/>
              <w:webHidden/>
            </w:rPr>
            <w:fldChar w:fldCharType="separate"/>
          </w:r>
          <w:ins w:id="43" w:author="Line Hvingel" w:date="2022-12-20T13:39:00Z">
            <w:r>
              <w:rPr>
                <w:noProof/>
                <w:webHidden/>
              </w:rPr>
              <w:t>18</w:t>
            </w:r>
            <w:r>
              <w:rPr>
                <w:noProof/>
                <w:webHidden/>
              </w:rPr>
              <w:fldChar w:fldCharType="end"/>
            </w:r>
            <w:r w:rsidRPr="001A085E">
              <w:rPr>
                <w:rStyle w:val="Hyperlink"/>
                <w:noProof/>
              </w:rPr>
              <w:fldChar w:fldCharType="end"/>
            </w:r>
          </w:ins>
        </w:p>
        <w:p w14:paraId="6A2D0958" w14:textId="74AEEF7D" w:rsidR="00C3028A" w:rsidRDefault="00C3028A">
          <w:pPr>
            <w:pStyle w:val="Indholdsfortegnelse2"/>
            <w:tabs>
              <w:tab w:val="right" w:leader="dot" w:pos="13426"/>
            </w:tabs>
            <w:rPr>
              <w:ins w:id="44" w:author="Line Hvingel" w:date="2022-12-20T13:39:00Z"/>
              <w:noProof/>
              <w:color w:val="auto"/>
              <w:lang w:eastAsia="da-DK"/>
            </w:rPr>
          </w:pPr>
          <w:ins w:id="45"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"_Toc122436032"</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rPr>
              <w:t>2.4 Kodelister/opslagstabeller</w:t>
            </w:r>
            <w:r>
              <w:rPr>
                <w:noProof/>
                <w:webHidden/>
              </w:rPr>
              <w:tab/>
            </w:r>
            <w:r>
              <w:rPr>
                <w:noProof/>
                <w:webHidden/>
              </w:rPr>
              <w:fldChar w:fldCharType="begin"/>
            </w:r>
            <w:r>
              <w:rPr>
                <w:noProof/>
                <w:webHidden/>
              </w:rPr>
              <w:instrText xml:space="preserve"> PAGEREF _Toc122436032 \h </w:instrText>
            </w:r>
          </w:ins>
          <w:r>
            <w:rPr>
              <w:noProof/>
              <w:webHidden/>
            </w:rPr>
          </w:r>
          <w:r>
            <w:rPr>
              <w:noProof/>
              <w:webHidden/>
            </w:rPr>
            <w:fldChar w:fldCharType="separate"/>
          </w:r>
          <w:ins w:id="46" w:author="Line Hvingel" w:date="2022-12-20T13:39:00Z">
            <w:r>
              <w:rPr>
                <w:noProof/>
                <w:webHidden/>
              </w:rPr>
              <w:t>18</w:t>
            </w:r>
            <w:r>
              <w:rPr>
                <w:noProof/>
                <w:webHidden/>
              </w:rPr>
              <w:fldChar w:fldCharType="end"/>
            </w:r>
            <w:r w:rsidRPr="001A085E">
              <w:rPr>
                <w:rStyle w:val="Hyperlink"/>
                <w:noProof/>
              </w:rPr>
              <w:fldChar w:fldCharType="end"/>
            </w:r>
          </w:ins>
        </w:p>
        <w:p w14:paraId="5CCC5374" w14:textId="05E2E1CC" w:rsidR="00C3028A" w:rsidRDefault="00C3028A">
          <w:pPr>
            <w:pStyle w:val="Indholdsfortegnelse3"/>
            <w:tabs>
              <w:tab w:val="right" w:leader="dot" w:pos="13426"/>
            </w:tabs>
            <w:rPr>
              <w:ins w:id="47" w:author="Line Hvingel" w:date="2022-12-20T13:39:00Z"/>
              <w:noProof/>
              <w:color w:val="auto"/>
              <w:lang w:eastAsia="da-DK"/>
            </w:rPr>
          </w:pPr>
          <w:ins w:id="48"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"_Toc122436033"</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rPr>
              <w:t>2.4.1 Mulige værdisæt</w:t>
            </w:r>
            <w:r>
              <w:rPr>
                <w:noProof/>
                <w:webHidden/>
              </w:rPr>
              <w:tab/>
            </w:r>
            <w:r>
              <w:rPr>
                <w:noProof/>
                <w:webHidden/>
              </w:rPr>
              <w:fldChar w:fldCharType="begin"/>
            </w:r>
            <w:r>
              <w:rPr>
                <w:noProof/>
                <w:webHidden/>
              </w:rPr>
              <w:instrText xml:space="preserve"> PAGEREF _Toc122436033 \h </w:instrText>
            </w:r>
          </w:ins>
          <w:r>
            <w:rPr>
              <w:noProof/>
              <w:webHidden/>
            </w:rPr>
          </w:r>
          <w:r>
            <w:rPr>
              <w:noProof/>
              <w:webHidden/>
            </w:rPr>
            <w:fldChar w:fldCharType="separate"/>
          </w:r>
          <w:ins w:id="49" w:author="Line Hvingel" w:date="2022-12-20T13:39:00Z">
            <w:r>
              <w:rPr>
                <w:noProof/>
                <w:webHidden/>
              </w:rPr>
              <w:t>19</w:t>
            </w:r>
            <w:r>
              <w:rPr>
                <w:noProof/>
                <w:webHidden/>
              </w:rPr>
              <w:fldChar w:fldCharType="end"/>
            </w:r>
            <w:r w:rsidRPr="001A085E">
              <w:rPr>
                <w:rStyle w:val="Hyperlink"/>
                <w:noProof/>
              </w:rPr>
              <w:fldChar w:fldCharType="end"/>
            </w:r>
          </w:ins>
        </w:p>
        <w:p w14:paraId="25AA64DB" w14:textId="0BCE5B6D" w:rsidR="00C3028A" w:rsidRDefault="00C3028A">
          <w:pPr>
            <w:pStyle w:val="Indholdsfortegnelse3"/>
            <w:tabs>
              <w:tab w:val="right" w:leader="dot" w:pos="13426"/>
            </w:tabs>
            <w:rPr>
              <w:ins w:id="50" w:author="Line Hvingel" w:date="2022-12-20T13:39:00Z"/>
              <w:noProof/>
              <w:color w:val="auto"/>
              <w:lang w:eastAsia="da-DK"/>
            </w:rPr>
          </w:pPr>
          <w:ins w:id="51"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"_Toc122436034"</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rPr>
              <w:t>2.4.2 Aktive værdisæt</w:t>
            </w:r>
            <w:r>
              <w:rPr>
                <w:noProof/>
                <w:webHidden/>
              </w:rPr>
              <w:tab/>
            </w:r>
            <w:r>
              <w:rPr>
                <w:noProof/>
                <w:webHidden/>
              </w:rPr>
              <w:fldChar w:fldCharType="begin"/>
            </w:r>
            <w:r>
              <w:rPr>
                <w:noProof/>
                <w:webHidden/>
              </w:rPr>
              <w:instrText xml:space="preserve"> PAGEREF _Toc122436034 \h </w:instrText>
            </w:r>
          </w:ins>
          <w:r>
            <w:rPr>
              <w:noProof/>
              <w:webHidden/>
            </w:rPr>
          </w:r>
          <w:r>
            <w:rPr>
              <w:noProof/>
              <w:webHidden/>
            </w:rPr>
            <w:fldChar w:fldCharType="separate"/>
          </w:r>
          <w:ins w:id="52" w:author="Line Hvingel" w:date="2022-12-20T13:39:00Z">
            <w:r>
              <w:rPr>
                <w:noProof/>
                <w:webHidden/>
              </w:rPr>
              <w:t>19</w:t>
            </w:r>
            <w:r>
              <w:rPr>
                <w:noProof/>
                <w:webHidden/>
              </w:rPr>
              <w:fldChar w:fldCharType="end"/>
            </w:r>
            <w:r w:rsidRPr="001A085E">
              <w:rPr>
                <w:rStyle w:val="Hyperlink"/>
                <w:noProof/>
              </w:rPr>
              <w:fldChar w:fldCharType="end"/>
            </w:r>
          </w:ins>
        </w:p>
        <w:p w14:paraId="14EBE5A0" w14:textId="3FF00962" w:rsidR="00C3028A" w:rsidRDefault="00C3028A">
          <w:pPr>
            <w:pStyle w:val="Indholdsfortegnelse2"/>
            <w:tabs>
              <w:tab w:val="right" w:leader="dot" w:pos="13426"/>
            </w:tabs>
            <w:rPr>
              <w:ins w:id="53" w:author="Line Hvingel" w:date="2022-12-20T13:39:00Z"/>
              <w:noProof/>
              <w:color w:val="auto"/>
              <w:lang w:eastAsia="da-DK"/>
            </w:rPr>
          </w:pPr>
          <w:ins w:id="54"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"_Toc122436035"</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rPr>
              <w:t>2.5 Validering af data og indhold</w:t>
            </w:r>
            <w:r>
              <w:rPr>
                <w:noProof/>
                <w:webHidden/>
              </w:rPr>
              <w:tab/>
            </w:r>
            <w:r>
              <w:rPr>
                <w:noProof/>
                <w:webHidden/>
              </w:rPr>
              <w:fldChar w:fldCharType="begin"/>
            </w:r>
            <w:r>
              <w:rPr>
                <w:noProof/>
                <w:webHidden/>
              </w:rPr>
              <w:instrText xml:space="preserve"> PAGEREF _Toc122436035 \h </w:instrText>
            </w:r>
          </w:ins>
          <w:r>
            <w:rPr>
              <w:noProof/>
              <w:webHidden/>
            </w:rPr>
          </w:r>
          <w:r>
            <w:rPr>
              <w:noProof/>
              <w:webHidden/>
            </w:rPr>
            <w:fldChar w:fldCharType="separate"/>
          </w:r>
          <w:ins w:id="55" w:author="Line Hvingel" w:date="2022-12-20T13:39:00Z">
            <w:r>
              <w:rPr>
                <w:noProof/>
                <w:webHidden/>
              </w:rPr>
              <w:t>19</w:t>
            </w:r>
            <w:r>
              <w:rPr>
                <w:noProof/>
                <w:webHidden/>
              </w:rPr>
              <w:fldChar w:fldCharType="end"/>
            </w:r>
            <w:r w:rsidRPr="001A085E">
              <w:rPr>
                <w:rStyle w:val="Hyperlink"/>
                <w:noProof/>
              </w:rPr>
              <w:fldChar w:fldCharType="end"/>
            </w:r>
          </w:ins>
        </w:p>
        <w:p w14:paraId="38D4EA37" w14:textId="15C5A55C" w:rsidR="00C3028A" w:rsidRDefault="00C3028A">
          <w:pPr>
            <w:pStyle w:val="Indholdsfortegnelse3"/>
            <w:tabs>
              <w:tab w:val="right" w:leader="dot" w:pos="13426"/>
            </w:tabs>
            <w:rPr>
              <w:ins w:id="56" w:author="Line Hvingel" w:date="2022-12-20T13:39:00Z"/>
              <w:noProof/>
              <w:color w:val="auto"/>
              <w:lang w:eastAsia="da-DK"/>
            </w:rPr>
          </w:pPr>
          <w:ins w:id="57"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"_Toc122436036"</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rPr>
              <w:t>2.5.1 Topologi</w:t>
            </w:r>
            <w:r>
              <w:rPr>
                <w:noProof/>
                <w:webHidden/>
              </w:rPr>
              <w:tab/>
            </w:r>
            <w:r>
              <w:rPr>
                <w:noProof/>
                <w:webHidden/>
              </w:rPr>
              <w:fldChar w:fldCharType="begin"/>
            </w:r>
            <w:r>
              <w:rPr>
                <w:noProof/>
                <w:webHidden/>
              </w:rPr>
              <w:instrText xml:space="preserve"> PAGEREF _Toc122436036 \h </w:instrText>
            </w:r>
          </w:ins>
          <w:r>
            <w:rPr>
              <w:noProof/>
              <w:webHidden/>
            </w:rPr>
          </w:r>
          <w:r>
            <w:rPr>
              <w:noProof/>
              <w:webHidden/>
            </w:rPr>
            <w:fldChar w:fldCharType="separate"/>
          </w:r>
          <w:ins w:id="58" w:author="Line Hvingel" w:date="2022-12-20T13:39:00Z">
            <w:r>
              <w:rPr>
                <w:noProof/>
                <w:webHidden/>
              </w:rPr>
              <w:t>19</w:t>
            </w:r>
            <w:r>
              <w:rPr>
                <w:noProof/>
                <w:webHidden/>
              </w:rPr>
              <w:fldChar w:fldCharType="end"/>
            </w:r>
            <w:r w:rsidRPr="001A085E">
              <w:rPr>
                <w:rStyle w:val="Hyperlink"/>
                <w:noProof/>
              </w:rPr>
              <w:fldChar w:fldCharType="end"/>
            </w:r>
          </w:ins>
        </w:p>
        <w:p w14:paraId="5B2A1792" w14:textId="58999942" w:rsidR="00C3028A" w:rsidRDefault="00C3028A">
          <w:pPr>
            <w:pStyle w:val="Indholdsfortegnelse3"/>
            <w:tabs>
              <w:tab w:val="right" w:leader="dot" w:pos="13426"/>
            </w:tabs>
            <w:rPr>
              <w:ins w:id="59" w:author="Line Hvingel" w:date="2022-12-20T13:39:00Z"/>
              <w:noProof/>
              <w:color w:val="auto"/>
              <w:lang w:eastAsia="da-DK"/>
            </w:rPr>
          </w:pPr>
          <w:ins w:id="60"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"_Toc122436037"</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rPr>
              <w:t>2.5.2 Obligatoriske/frivillige/systemgenererede felter</w:t>
            </w:r>
            <w:r>
              <w:rPr>
                <w:noProof/>
                <w:webHidden/>
              </w:rPr>
              <w:tab/>
            </w:r>
            <w:r>
              <w:rPr>
                <w:noProof/>
                <w:webHidden/>
              </w:rPr>
              <w:fldChar w:fldCharType="begin"/>
            </w:r>
            <w:r>
              <w:rPr>
                <w:noProof/>
                <w:webHidden/>
              </w:rPr>
              <w:instrText xml:space="preserve"> PAGEREF _Toc122436037 \h </w:instrText>
            </w:r>
          </w:ins>
          <w:r>
            <w:rPr>
              <w:noProof/>
              <w:webHidden/>
            </w:rPr>
          </w:r>
          <w:r>
            <w:rPr>
              <w:noProof/>
              <w:webHidden/>
            </w:rPr>
            <w:fldChar w:fldCharType="separate"/>
          </w:r>
          <w:ins w:id="61" w:author="Line Hvingel" w:date="2022-12-20T13:39:00Z">
            <w:r>
              <w:rPr>
                <w:noProof/>
                <w:webHidden/>
              </w:rPr>
              <w:t>20</w:t>
            </w:r>
            <w:r>
              <w:rPr>
                <w:noProof/>
                <w:webHidden/>
              </w:rPr>
              <w:fldChar w:fldCharType="end"/>
            </w:r>
            <w:r w:rsidRPr="001A085E">
              <w:rPr>
                <w:rStyle w:val="Hyperlink"/>
                <w:noProof/>
              </w:rPr>
              <w:fldChar w:fldCharType="end"/>
            </w:r>
          </w:ins>
        </w:p>
        <w:p w14:paraId="78D722D6" w14:textId="5770743E" w:rsidR="00C3028A" w:rsidRDefault="00C3028A">
          <w:pPr>
            <w:pStyle w:val="Indholdsfortegnelse3"/>
            <w:tabs>
              <w:tab w:val="right" w:leader="dot" w:pos="13426"/>
            </w:tabs>
            <w:rPr>
              <w:ins w:id="62" w:author="Line Hvingel" w:date="2022-12-20T13:39:00Z"/>
              <w:noProof/>
              <w:color w:val="auto"/>
              <w:lang w:eastAsia="da-DK"/>
            </w:rPr>
          </w:pPr>
          <w:ins w:id="63"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"_Toc122436038"</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rPr>
              <w:t>2.5.3 Tilladt geometri</w:t>
            </w:r>
            <w:r>
              <w:rPr>
                <w:noProof/>
                <w:webHidden/>
              </w:rPr>
              <w:tab/>
            </w:r>
            <w:r>
              <w:rPr>
                <w:noProof/>
                <w:webHidden/>
              </w:rPr>
              <w:fldChar w:fldCharType="begin"/>
            </w:r>
            <w:r>
              <w:rPr>
                <w:noProof/>
                <w:webHidden/>
              </w:rPr>
              <w:instrText xml:space="preserve"> PAGEREF _Toc122436038 \h </w:instrText>
            </w:r>
          </w:ins>
          <w:r>
            <w:rPr>
              <w:noProof/>
              <w:webHidden/>
            </w:rPr>
          </w:r>
          <w:r>
            <w:rPr>
              <w:noProof/>
              <w:webHidden/>
            </w:rPr>
            <w:fldChar w:fldCharType="separate"/>
          </w:r>
          <w:ins w:id="64" w:author="Line Hvingel" w:date="2022-12-20T13:39:00Z">
            <w:r>
              <w:rPr>
                <w:noProof/>
                <w:webHidden/>
              </w:rPr>
              <w:t>20</w:t>
            </w:r>
            <w:r>
              <w:rPr>
                <w:noProof/>
                <w:webHidden/>
              </w:rPr>
              <w:fldChar w:fldCharType="end"/>
            </w:r>
            <w:r w:rsidRPr="001A085E">
              <w:rPr>
                <w:rStyle w:val="Hyperlink"/>
                <w:noProof/>
              </w:rPr>
              <w:fldChar w:fldCharType="end"/>
            </w:r>
          </w:ins>
        </w:p>
        <w:p w14:paraId="70607409" w14:textId="4BD7D777" w:rsidR="00C3028A" w:rsidRDefault="00C3028A">
          <w:pPr>
            <w:pStyle w:val="Indholdsfortegnelse3"/>
            <w:tabs>
              <w:tab w:val="right" w:leader="dot" w:pos="13426"/>
            </w:tabs>
            <w:rPr>
              <w:ins w:id="65" w:author="Line Hvingel" w:date="2022-12-20T13:39:00Z"/>
              <w:noProof/>
              <w:color w:val="auto"/>
              <w:lang w:eastAsia="da-DK"/>
            </w:rPr>
          </w:pPr>
          <w:ins w:id="66"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"_Toc122436039"</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rPr>
              <w:t>2.5.4 Grænseafstemning</w:t>
            </w:r>
            <w:r>
              <w:rPr>
                <w:noProof/>
                <w:webHidden/>
              </w:rPr>
              <w:tab/>
            </w:r>
            <w:r>
              <w:rPr>
                <w:noProof/>
                <w:webHidden/>
              </w:rPr>
              <w:fldChar w:fldCharType="begin"/>
            </w:r>
            <w:r>
              <w:rPr>
                <w:noProof/>
                <w:webHidden/>
              </w:rPr>
              <w:instrText xml:space="preserve"> PAGEREF _Toc122436039 \h </w:instrText>
            </w:r>
          </w:ins>
          <w:r>
            <w:rPr>
              <w:noProof/>
              <w:webHidden/>
            </w:rPr>
          </w:r>
          <w:r>
            <w:rPr>
              <w:noProof/>
              <w:webHidden/>
            </w:rPr>
            <w:fldChar w:fldCharType="separate"/>
          </w:r>
          <w:ins w:id="67" w:author="Line Hvingel" w:date="2022-12-20T13:39:00Z">
            <w:r>
              <w:rPr>
                <w:noProof/>
                <w:webHidden/>
              </w:rPr>
              <w:t>20</w:t>
            </w:r>
            <w:r>
              <w:rPr>
                <w:noProof/>
                <w:webHidden/>
              </w:rPr>
              <w:fldChar w:fldCharType="end"/>
            </w:r>
            <w:r w:rsidRPr="001A085E">
              <w:rPr>
                <w:rStyle w:val="Hyperlink"/>
                <w:noProof/>
              </w:rPr>
              <w:fldChar w:fldCharType="end"/>
            </w:r>
          </w:ins>
        </w:p>
        <w:p w14:paraId="3F5066B2" w14:textId="563E5C45" w:rsidR="00C3028A" w:rsidRDefault="00C3028A">
          <w:pPr>
            <w:pStyle w:val="Indholdsfortegnelse1"/>
            <w:tabs>
              <w:tab w:val="right" w:leader="dot" w:pos="13426"/>
            </w:tabs>
            <w:rPr>
              <w:ins w:id="68" w:author="Line Hvingel" w:date="2022-12-20T13:39:00Z"/>
              <w:noProof/>
              <w:color w:val="auto"/>
              <w:lang w:eastAsia="da-DK"/>
            </w:rPr>
          </w:pPr>
          <w:ins w:id="69"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"_Toc122436040"</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rPr>
              <w:t>3. Generel datamodel (DATAKATALOG)</w:t>
            </w:r>
            <w:r>
              <w:rPr>
                <w:noProof/>
                <w:webHidden/>
              </w:rPr>
              <w:tab/>
            </w:r>
            <w:r>
              <w:rPr>
                <w:noProof/>
                <w:webHidden/>
              </w:rPr>
              <w:fldChar w:fldCharType="begin"/>
            </w:r>
            <w:r>
              <w:rPr>
                <w:noProof/>
                <w:webHidden/>
              </w:rPr>
              <w:instrText xml:space="preserve"> PAGEREF _Toc122436040 \h </w:instrText>
            </w:r>
          </w:ins>
          <w:r>
            <w:rPr>
              <w:noProof/>
              <w:webHidden/>
            </w:rPr>
          </w:r>
          <w:r>
            <w:rPr>
              <w:noProof/>
              <w:webHidden/>
            </w:rPr>
            <w:fldChar w:fldCharType="separate"/>
          </w:r>
          <w:ins w:id="70" w:author="Line Hvingel" w:date="2022-12-20T13:39:00Z">
            <w:r>
              <w:rPr>
                <w:noProof/>
                <w:webHidden/>
              </w:rPr>
              <w:t>21</w:t>
            </w:r>
            <w:r>
              <w:rPr>
                <w:noProof/>
                <w:webHidden/>
              </w:rPr>
              <w:fldChar w:fldCharType="end"/>
            </w:r>
            <w:r w:rsidRPr="001A085E">
              <w:rPr>
                <w:rStyle w:val="Hyperlink"/>
                <w:noProof/>
              </w:rPr>
              <w:fldChar w:fldCharType="end"/>
            </w:r>
          </w:ins>
        </w:p>
        <w:p w14:paraId="0A808406" w14:textId="1437C711" w:rsidR="00C3028A" w:rsidRDefault="00C3028A">
          <w:pPr>
            <w:pStyle w:val="Indholdsfortegnelse2"/>
            <w:tabs>
              <w:tab w:val="right" w:leader="dot" w:pos="13426"/>
            </w:tabs>
            <w:rPr>
              <w:ins w:id="71" w:author="Line Hvingel" w:date="2022-12-20T13:39:00Z"/>
              <w:noProof/>
              <w:color w:val="auto"/>
              <w:lang w:eastAsia="da-DK"/>
            </w:rPr>
          </w:pPr>
          <w:ins w:id="72"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"_Toc122436041"</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rPr>
              <w:t>3.1 Felter i generel datamodel</w:t>
            </w:r>
            <w:r>
              <w:rPr>
                <w:noProof/>
                <w:webHidden/>
              </w:rPr>
              <w:tab/>
            </w:r>
            <w:r>
              <w:rPr>
                <w:noProof/>
                <w:webHidden/>
              </w:rPr>
              <w:fldChar w:fldCharType="begin"/>
            </w:r>
            <w:r>
              <w:rPr>
                <w:noProof/>
                <w:webHidden/>
              </w:rPr>
              <w:instrText xml:space="preserve"> PAGEREF _Toc122436041 \h </w:instrText>
            </w:r>
          </w:ins>
          <w:r>
            <w:rPr>
              <w:noProof/>
              <w:webHidden/>
            </w:rPr>
          </w:r>
          <w:r>
            <w:rPr>
              <w:noProof/>
              <w:webHidden/>
            </w:rPr>
            <w:fldChar w:fldCharType="separate"/>
          </w:r>
          <w:ins w:id="73" w:author="Line Hvingel" w:date="2022-12-20T13:39:00Z">
            <w:r>
              <w:rPr>
                <w:noProof/>
                <w:webHidden/>
              </w:rPr>
              <w:t>21</w:t>
            </w:r>
            <w:r>
              <w:rPr>
                <w:noProof/>
                <w:webHidden/>
              </w:rPr>
              <w:fldChar w:fldCharType="end"/>
            </w:r>
            <w:r w:rsidRPr="001A085E">
              <w:rPr>
                <w:rStyle w:val="Hyperlink"/>
                <w:noProof/>
              </w:rPr>
              <w:fldChar w:fldCharType="end"/>
            </w:r>
          </w:ins>
        </w:p>
        <w:p w14:paraId="7F5586FC" w14:textId="65FEFAD3" w:rsidR="00C3028A" w:rsidRDefault="00C3028A">
          <w:pPr>
            <w:pStyle w:val="Indholdsfortegnelse2"/>
            <w:tabs>
              <w:tab w:val="right" w:leader="dot" w:pos="13426"/>
            </w:tabs>
            <w:rPr>
              <w:ins w:id="74" w:author="Line Hvingel" w:date="2022-12-20T13:39:00Z"/>
              <w:noProof/>
              <w:color w:val="auto"/>
              <w:lang w:eastAsia="da-DK"/>
            </w:rPr>
          </w:pPr>
          <w:ins w:id="75"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"_Toc122436042"</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rPr>
              <w:t>3.2 Forklaring til felter</w:t>
            </w:r>
            <w:r>
              <w:rPr>
                <w:noProof/>
                <w:webHidden/>
              </w:rPr>
              <w:tab/>
            </w:r>
            <w:r>
              <w:rPr>
                <w:noProof/>
                <w:webHidden/>
              </w:rPr>
              <w:fldChar w:fldCharType="begin"/>
            </w:r>
            <w:r>
              <w:rPr>
                <w:noProof/>
                <w:webHidden/>
              </w:rPr>
              <w:instrText xml:space="preserve"> PAGEREF _Toc122436042 \h </w:instrText>
            </w:r>
          </w:ins>
          <w:r>
            <w:rPr>
              <w:noProof/>
              <w:webHidden/>
            </w:rPr>
          </w:r>
          <w:r>
            <w:rPr>
              <w:noProof/>
              <w:webHidden/>
            </w:rPr>
            <w:fldChar w:fldCharType="separate"/>
          </w:r>
          <w:ins w:id="76" w:author="Line Hvingel" w:date="2022-12-20T13:39:00Z">
            <w:r>
              <w:rPr>
                <w:noProof/>
                <w:webHidden/>
              </w:rPr>
              <w:t>22</w:t>
            </w:r>
            <w:r>
              <w:rPr>
                <w:noProof/>
                <w:webHidden/>
              </w:rPr>
              <w:fldChar w:fldCharType="end"/>
            </w:r>
            <w:r w:rsidRPr="001A085E">
              <w:rPr>
                <w:rStyle w:val="Hyperlink"/>
                <w:noProof/>
              </w:rPr>
              <w:fldChar w:fldCharType="end"/>
            </w:r>
          </w:ins>
        </w:p>
        <w:p w14:paraId="0F286337" w14:textId="67BDA5AC" w:rsidR="00C3028A" w:rsidRDefault="00C3028A">
          <w:pPr>
            <w:pStyle w:val="Indholdsfortegnelse2"/>
            <w:tabs>
              <w:tab w:val="right" w:leader="dot" w:pos="13426"/>
            </w:tabs>
            <w:rPr>
              <w:ins w:id="77" w:author="Line Hvingel" w:date="2022-12-20T13:39:00Z"/>
              <w:noProof/>
              <w:color w:val="auto"/>
              <w:lang w:eastAsia="da-DK"/>
            </w:rPr>
          </w:pPr>
          <w:ins w:id="78"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"_Toc122436043"</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rPr>
              <w:t>3.3 Kodelister (generel datamodel)</w:t>
            </w:r>
            <w:r>
              <w:rPr>
                <w:noProof/>
                <w:webHidden/>
              </w:rPr>
              <w:tab/>
            </w:r>
            <w:r>
              <w:rPr>
                <w:noProof/>
                <w:webHidden/>
              </w:rPr>
              <w:fldChar w:fldCharType="begin"/>
            </w:r>
            <w:r>
              <w:rPr>
                <w:noProof/>
                <w:webHidden/>
              </w:rPr>
              <w:instrText xml:space="preserve"> PAGEREF _Toc122436043 \h </w:instrText>
            </w:r>
          </w:ins>
          <w:r>
            <w:rPr>
              <w:noProof/>
              <w:webHidden/>
            </w:rPr>
          </w:r>
          <w:r>
            <w:rPr>
              <w:noProof/>
              <w:webHidden/>
            </w:rPr>
            <w:fldChar w:fldCharType="separate"/>
          </w:r>
          <w:ins w:id="79" w:author="Line Hvingel" w:date="2022-12-20T13:39:00Z">
            <w:r>
              <w:rPr>
                <w:noProof/>
                <w:webHidden/>
              </w:rPr>
              <w:t>23</w:t>
            </w:r>
            <w:r>
              <w:rPr>
                <w:noProof/>
                <w:webHidden/>
              </w:rPr>
              <w:fldChar w:fldCharType="end"/>
            </w:r>
            <w:r w:rsidRPr="001A085E">
              <w:rPr>
                <w:rStyle w:val="Hyperlink"/>
                <w:noProof/>
              </w:rPr>
              <w:fldChar w:fldCharType="end"/>
            </w:r>
          </w:ins>
        </w:p>
        <w:p w14:paraId="1B72FD97" w14:textId="39F78AC0" w:rsidR="00C3028A" w:rsidRDefault="00C3028A">
          <w:pPr>
            <w:pStyle w:val="Indholdsfortegnelse3"/>
            <w:tabs>
              <w:tab w:val="right" w:leader="dot" w:pos="13426"/>
            </w:tabs>
            <w:rPr>
              <w:ins w:id="80" w:author="Line Hvingel" w:date="2022-12-20T13:39:00Z"/>
              <w:noProof/>
              <w:color w:val="auto"/>
              <w:lang w:eastAsia="da-DK"/>
            </w:rPr>
          </w:pPr>
          <w:ins w:id="81"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"_Toc122436044"</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rPr>
              <w:t>3.3.1 Temaoversigt</w:t>
            </w:r>
            <w:r>
              <w:rPr>
                <w:noProof/>
                <w:webHidden/>
              </w:rPr>
              <w:tab/>
            </w:r>
            <w:r>
              <w:rPr>
                <w:noProof/>
                <w:webHidden/>
              </w:rPr>
              <w:fldChar w:fldCharType="begin"/>
            </w:r>
            <w:r>
              <w:rPr>
                <w:noProof/>
                <w:webHidden/>
              </w:rPr>
              <w:instrText xml:space="preserve"> PAGEREF _Toc122436044 \h </w:instrText>
            </w:r>
          </w:ins>
          <w:r>
            <w:rPr>
              <w:noProof/>
              <w:webHidden/>
            </w:rPr>
          </w:r>
          <w:r>
            <w:rPr>
              <w:noProof/>
              <w:webHidden/>
            </w:rPr>
            <w:fldChar w:fldCharType="separate"/>
          </w:r>
          <w:ins w:id="82" w:author="Line Hvingel" w:date="2022-12-20T13:39:00Z">
            <w:r>
              <w:rPr>
                <w:noProof/>
                <w:webHidden/>
              </w:rPr>
              <w:t>23</w:t>
            </w:r>
            <w:r>
              <w:rPr>
                <w:noProof/>
                <w:webHidden/>
              </w:rPr>
              <w:fldChar w:fldCharType="end"/>
            </w:r>
            <w:r w:rsidRPr="001A085E">
              <w:rPr>
                <w:rStyle w:val="Hyperlink"/>
                <w:noProof/>
              </w:rPr>
              <w:fldChar w:fldCharType="end"/>
            </w:r>
          </w:ins>
        </w:p>
        <w:p w14:paraId="25773DB5" w14:textId="6B8EDEE7" w:rsidR="00C3028A" w:rsidRDefault="00C3028A">
          <w:pPr>
            <w:pStyle w:val="Indholdsfortegnelse3"/>
            <w:tabs>
              <w:tab w:val="right" w:leader="dot" w:pos="13426"/>
            </w:tabs>
            <w:rPr>
              <w:ins w:id="83" w:author="Line Hvingel" w:date="2022-12-20T13:39:00Z"/>
              <w:noProof/>
              <w:color w:val="auto"/>
              <w:lang w:eastAsia="da-DK"/>
            </w:rPr>
          </w:pPr>
          <w:ins w:id="84"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"_Toc122436045"</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bCs/>
                <w:noProof/>
              </w:rPr>
              <w:t>3.3.2 Oprindelse (d_basis_oprindelse)</w:t>
            </w:r>
            <w:r>
              <w:rPr>
                <w:noProof/>
                <w:webHidden/>
              </w:rPr>
              <w:tab/>
            </w:r>
            <w:r>
              <w:rPr>
                <w:noProof/>
                <w:webHidden/>
              </w:rPr>
              <w:fldChar w:fldCharType="begin"/>
            </w:r>
            <w:r>
              <w:rPr>
                <w:noProof/>
                <w:webHidden/>
              </w:rPr>
              <w:instrText xml:space="preserve"> PAGEREF _Toc122436045 \h </w:instrText>
            </w:r>
          </w:ins>
          <w:r>
            <w:rPr>
              <w:noProof/>
              <w:webHidden/>
            </w:rPr>
          </w:r>
          <w:r>
            <w:rPr>
              <w:noProof/>
              <w:webHidden/>
            </w:rPr>
            <w:fldChar w:fldCharType="separate"/>
          </w:r>
          <w:ins w:id="85" w:author="Line Hvingel" w:date="2022-12-20T13:39:00Z">
            <w:r>
              <w:rPr>
                <w:noProof/>
                <w:webHidden/>
              </w:rPr>
              <w:t>27</w:t>
            </w:r>
            <w:r>
              <w:rPr>
                <w:noProof/>
                <w:webHidden/>
              </w:rPr>
              <w:fldChar w:fldCharType="end"/>
            </w:r>
            <w:r w:rsidRPr="001A085E">
              <w:rPr>
                <w:rStyle w:val="Hyperlink"/>
                <w:noProof/>
              </w:rPr>
              <w:fldChar w:fldCharType="end"/>
            </w:r>
          </w:ins>
        </w:p>
        <w:p w14:paraId="6A8716E7" w14:textId="4EB38D25" w:rsidR="00C3028A" w:rsidRDefault="00C3028A">
          <w:pPr>
            <w:pStyle w:val="Indholdsfortegnelse3"/>
            <w:tabs>
              <w:tab w:val="right" w:leader="dot" w:pos="13426"/>
            </w:tabs>
            <w:rPr>
              <w:ins w:id="86" w:author="Line Hvingel" w:date="2022-12-20T13:39:00Z"/>
              <w:noProof/>
              <w:color w:val="auto"/>
              <w:lang w:eastAsia="da-DK"/>
            </w:rPr>
          </w:pPr>
          <w:ins w:id="87"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"_Toc122436046"</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bCs/>
                <w:noProof/>
              </w:rPr>
              <w:t>3.3.3 Status (d_basis_status)</w:t>
            </w:r>
            <w:r>
              <w:rPr>
                <w:noProof/>
                <w:webHidden/>
              </w:rPr>
              <w:tab/>
            </w:r>
            <w:r>
              <w:rPr>
                <w:noProof/>
                <w:webHidden/>
              </w:rPr>
              <w:fldChar w:fldCharType="begin"/>
            </w:r>
            <w:r>
              <w:rPr>
                <w:noProof/>
                <w:webHidden/>
              </w:rPr>
              <w:instrText xml:space="preserve"> PAGEREF _Toc122436046 \h </w:instrText>
            </w:r>
          </w:ins>
          <w:r>
            <w:rPr>
              <w:noProof/>
              <w:webHidden/>
            </w:rPr>
          </w:r>
          <w:r>
            <w:rPr>
              <w:noProof/>
              <w:webHidden/>
            </w:rPr>
            <w:fldChar w:fldCharType="separate"/>
          </w:r>
          <w:ins w:id="88" w:author="Line Hvingel" w:date="2022-12-20T13:39:00Z">
            <w:r>
              <w:rPr>
                <w:noProof/>
                <w:webHidden/>
              </w:rPr>
              <w:t>27</w:t>
            </w:r>
            <w:r>
              <w:rPr>
                <w:noProof/>
                <w:webHidden/>
              </w:rPr>
              <w:fldChar w:fldCharType="end"/>
            </w:r>
            <w:r w:rsidRPr="001A085E">
              <w:rPr>
                <w:rStyle w:val="Hyperlink"/>
                <w:noProof/>
              </w:rPr>
              <w:fldChar w:fldCharType="end"/>
            </w:r>
          </w:ins>
        </w:p>
        <w:p w14:paraId="5B868710" w14:textId="441E8F6F" w:rsidR="00C3028A" w:rsidRDefault="00C3028A">
          <w:pPr>
            <w:pStyle w:val="Indholdsfortegnelse3"/>
            <w:tabs>
              <w:tab w:val="right" w:leader="dot" w:pos="13426"/>
            </w:tabs>
            <w:rPr>
              <w:ins w:id="89" w:author="Line Hvingel" w:date="2022-12-20T13:39:00Z"/>
              <w:noProof/>
              <w:color w:val="auto"/>
              <w:lang w:eastAsia="da-DK"/>
            </w:rPr>
          </w:pPr>
          <w:ins w:id="90" w:author="Line Hvingel" w:date="2022-12-20T13:39:00Z">
            <w:r w:rsidRPr="001A085E">
              <w:rPr>
                <w:rStyle w:val="Hyperlink"/>
                <w:noProof/>
              </w:rPr>
              <w:lastRenderedPageBreak/>
              <w:fldChar w:fldCharType="begin"/>
            </w:r>
            <w:r w:rsidRPr="001A085E">
              <w:rPr>
                <w:rStyle w:val="Hyperlink"/>
                <w:noProof/>
              </w:rPr>
              <w:instrText xml:space="preserve"> </w:instrText>
            </w:r>
            <w:r>
              <w:rPr>
                <w:noProof/>
              </w:rPr>
              <w:instrText>HYPERLINK \l "_Toc122436047"</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rPr>
              <w:t>3.3.4 Ansvarlig myndighed (d_basis_ansvarlig_myndighed)</w:t>
            </w:r>
            <w:r>
              <w:rPr>
                <w:noProof/>
                <w:webHidden/>
              </w:rPr>
              <w:tab/>
            </w:r>
            <w:r>
              <w:rPr>
                <w:noProof/>
                <w:webHidden/>
              </w:rPr>
              <w:fldChar w:fldCharType="begin"/>
            </w:r>
            <w:r>
              <w:rPr>
                <w:noProof/>
                <w:webHidden/>
              </w:rPr>
              <w:instrText xml:space="preserve"> PAGEREF _Toc122436047 \h </w:instrText>
            </w:r>
          </w:ins>
          <w:r>
            <w:rPr>
              <w:noProof/>
              <w:webHidden/>
            </w:rPr>
          </w:r>
          <w:r>
            <w:rPr>
              <w:noProof/>
              <w:webHidden/>
            </w:rPr>
            <w:fldChar w:fldCharType="separate"/>
          </w:r>
          <w:ins w:id="91" w:author="Line Hvingel" w:date="2022-12-20T13:39:00Z">
            <w:r>
              <w:rPr>
                <w:noProof/>
                <w:webHidden/>
              </w:rPr>
              <w:t>28</w:t>
            </w:r>
            <w:r>
              <w:rPr>
                <w:noProof/>
                <w:webHidden/>
              </w:rPr>
              <w:fldChar w:fldCharType="end"/>
            </w:r>
            <w:r w:rsidRPr="001A085E">
              <w:rPr>
                <w:rStyle w:val="Hyperlink"/>
                <w:noProof/>
              </w:rPr>
              <w:fldChar w:fldCharType="end"/>
            </w:r>
          </w:ins>
        </w:p>
        <w:p w14:paraId="52F86746" w14:textId="738FA9B3" w:rsidR="00C3028A" w:rsidRDefault="00C3028A">
          <w:pPr>
            <w:pStyle w:val="Indholdsfortegnelse3"/>
            <w:tabs>
              <w:tab w:val="right" w:leader="dot" w:pos="13426"/>
            </w:tabs>
            <w:rPr>
              <w:ins w:id="92" w:author="Line Hvingel" w:date="2022-12-20T13:39:00Z"/>
              <w:noProof/>
              <w:color w:val="auto"/>
              <w:lang w:eastAsia="da-DK"/>
            </w:rPr>
          </w:pPr>
          <w:ins w:id="93"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"_Toc122436048"</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bCs/>
                <w:noProof/>
              </w:rPr>
              <w:t>3.3.5 Offentlig (d_basis_offentlig)</w:t>
            </w:r>
            <w:r>
              <w:rPr>
                <w:noProof/>
                <w:webHidden/>
              </w:rPr>
              <w:tab/>
            </w:r>
            <w:r>
              <w:rPr>
                <w:noProof/>
                <w:webHidden/>
              </w:rPr>
              <w:fldChar w:fldCharType="begin"/>
            </w:r>
            <w:r>
              <w:rPr>
                <w:noProof/>
                <w:webHidden/>
              </w:rPr>
              <w:instrText xml:space="preserve"> PAGEREF _Toc122436048 \h </w:instrText>
            </w:r>
          </w:ins>
          <w:r>
            <w:rPr>
              <w:noProof/>
              <w:webHidden/>
            </w:rPr>
          </w:r>
          <w:r>
            <w:rPr>
              <w:noProof/>
              <w:webHidden/>
            </w:rPr>
            <w:fldChar w:fldCharType="separate"/>
          </w:r>
          <w:ins w:id="94" w:author="Line Hvingel" w:date="2022-12-20T13:39:00Z">
            <w:r>
              <w:rPr>
                <w:noProof/>
                <w:webHidden/>
              </w:rPr>
              <w:t>29</w:t>
            </w:r>
            <w:r>
              <w:rPr>
                <w:noProof/>
                <w:webHidden/>
              </w:rPr>
              <w:fldChar w:fldCharType="end"/>
            </w:r>
            <w:r w:rsidRPr="001A085E">
              <w:rPr>
                <w:rStyle w:val="Hyperlink"/>
                <w:noProof/>
              </w:rPr>
              <w:fldChar w:fldCharType="end"/>
            </w:r>
          </w:ins>
        </w:p>
        <w:p w14:paraId="1E9EC8F1" w14:textId="04E1901D" w:rsidR="00C3028A" w:rsidRDefault="00C3028A">
          <w:pPr>
            <w:pStyle w:val="Indholdsfortegnelse1"/>
            <w:tabs>
              <w:tab w:val="right" w:leader="dot" w:pos="13426"/>
            </w:tabs>
            <w:rPr>
              <w:ins w:id="95" w:author="Line Hvingel" w:date="2022-12-20T13:39:00Z"/>
              <w:noProof/>
              <w:color w:val="auto"/>
              <w:lang w:eastAsia="da-DK"/>
            </w:rPr>
          </w:pPr>
          <w:ins w:id="96"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"_Toc122436049"</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rPr>
              <w:t>4. Standardiserede felter i temaspecifikke datamodeller (fælles-fælles)</w:t>
            </w:r>
            <w:r>
              <w:rPr>
                <w:noProof/>
                <w:webHidden/>
              </w:rPr>
              <w:tab/>
            </w:r>
            <w:r>
              <w:rPr>
                <w:noProof/>
                <w:webHidden/>
              </w:rPr>
              <w:fldChar w:fldCharType="begin"/>
            </w:r>
            <w:r>
              <w:rPr>
                <w:noProof/>
                <w:webHidden/>
              </w:rPr>
              <w:instrText xml:space="preserve"> PAGEREF _Toc122436049 \h </w:instrText>
            </w:r>
          </w:ins>
          <w:r>
            <w:rPr>
              <w:noProof/>
              <w:webHidden/>
            </w:rPr>
          </w:r>
          <w:r>
            <w:rPr>
              <w:noProof/>
              <w:webHidden/>
            </w:rPr>
            <w:fldChar w:fldCharType="separate"/>
          </w:r>
          <w:ins w:id="97" w:author="Line Hvingel" w:date="2022-12-20T13:39:00Z">
            <w:r>
              <w:rPr>
                <w:noProof/>
                <w:webHidden/>
              </w:rPr>
              <w:t>30</w:t>
            </w:r>
            <w:r>
              <w:rPr>
                <w:noProof/>
                <w:webHidden/>
              </w:rPr>
              <w:fldChar w:fldCharType="end"/>
            </w:r>
            <w:r w:rsidRPr="001A085E">
              <w:rPr>
                <w:rStyle w:val="Hyperlink"/>
                <w:noProof/>
              </w:rPr>
              <w:fldChar w:fldCharType="end"/>
            </w:r>
          </w:ins>
        </w:p>
        <w:p w14:paraId="4C8F773A" w14:textId="2E9CB19C" w:rsidR="00C3028A" w:rsidRDefault="00C3028A">
          <w:pPr>
            <w:pStyle w:val="Indholdsfortegnelse2"/>
            <w:tabs>
              <w:tab w:val="right" w:leader="dot" w:pos="13426"/>
            </w:tabs>
            <w:rPr>
              <w:ins w:id="98" w:author="Line Hvingel" w:date="2022-12-20T13:39:00Z"/>
              <w:noProof/>
              <w:color w:val="auto"/>
              <w:lang w:eastAsia="da-DK"/>
            </w:rPr>
          </w:pPr>
          <w:ins w:id="99"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"_Toc122436050"</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rPr>
              <w:t>4.1 Standardiserede felter til de temaspecifikke datamodeller</w:t>
            </w:r>
            <w:r>
              <w:rPr>
                <w:noProof/>
                <w:webHidden/>
              </w:rPr>
              <w:tab/>
            </w:r>
            <w:r>
              <w:rPr>
                <w:noProof/>
                <w:webHidden/>
              </w:rPr>
              <w:fldChar w:fldCharType="begin"/>
            </w:r>
            <w:r>
              <w:rPr>
                <w:noProof/>
                <w:webHidden/>
              </w:rPr>
              <w:instrText xml:space="preserve"> PAGEREF _Toc122436050 \h </w:instrText>
            </w:r>
          </w:ins>
          <w:r>
            <w:rPr>
              <w:noProof/>
              <w:webHidden/>
            </w:rPr>
          </w:r>
          <w:r>
            <w:rPr>
              <w:noProof/>
              <w:webHidden/>
            </w:rPr>
            <w:fldChar w:fldCharType="separate"/>
          </w:r>
          <w:ins w:id="100" w:author="Line Hvingel" w:date="2022-12-20T13:39:00Z">
            <w:r>
              <w:rPr>
                <w:noProof/>
                <w:webHidden/>
              </w:rPr>
              <w:t>30</w:t>
            </w:r>
            <w:r>
              <w:rPr>
                <w:noProof/>
                <w:webHidden/>
              </w:rPr>
              <w:fldChar w:fldCharType="end"/>
            </w:r>
            <w:r w:rsidRPr="001A085E">
              <w:rPr>
                <w:rStyle w:val="Hyperlink"/>
                <w:noProof/>
              </w:rPr>
              <w:fldChar w:fldCharType="end"/>
            </w:r>
          </w:ins>
        </w:p>
        <w:p w14:paraId="36DDD652" w14:textId="06B8B21D" w:rsidR="00C3028A" w:rsidRDefault="00C3028A">
          <w:pPr>
            <w:pStyle w:val="Indholdsfortegnelse2"/>
            <w:tabs>
              <w:tab w:val="right" w:leader="dot" w:pos="13426"/>
            </w:tabs>
            <w:rPr>
              <w:ins w:id="101" w:author="Line Hvingel" w:date="2022-12-20T13:39:00Z"/>
              <w:noProof/>
              <w:color w:val="auto"/>
              <w:lang w:eastAsia="da-DK"/>
            </w:rPr>
          </w:pPr>
          <w:ins w:id="102"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"_Toc122436051"</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rPr>
              <w:t>4.2 Forklaring til felter</w:t>
            </w:r>
            <w:r>
              <w:rPr>
                <w:noProof/>
                <w:webHidden/>
              </w:rPr>
              <w:tab/>
            </w:r>
            <w:r>
              <w:rPr>
                <w:noProof/>
                <w:webHidden/>
              </w:rPr>
              <w:fldChar w:fldCharType="begin"/>
            </w:r>
            <w:r>
              <w:rPr>
                <w:noProof/>
                <w:webHidden/>
              </w:rPr>
              <w:instrText xml:space="preserve"> PAGEREF _Toc122436051 \h </w:instrText>
            </w:r>
          </w:ins>
          <w:r>
            <w:rPr>
              <w:noProof/>
              <w:webHidden/>
            </w:rPr>
          </w:r>
          <w:r>
            <w:rPr>
              <w:noProof/>
              <w:webHidden/>
            </w:rPr>
            <w:fldChar w:fldCharType="separate"/>
          </w:r>
          <w:ins w:id="103" w:author="Line Hvingel" w:date="2022-12-20T13:39:00Z">
            <w:r>
              <w:rPr>
                <w:noProof/>
                <w:webHidden/>
              </w:rPr>
              <w:t>33</w:t>
            </w:r>
            <w:r>
              <w:rPr>
                <w:noProof/>
                <w:webHidden/>
              </w:rPr>
              <w:fldChar w:fldCharType="end"/>
            </w:r>
            <w:r w:rsidRPr="001A085E">
              <w:rPr>
                <w:rStyle w:val="Hyperlink"/>
                <w:noProof/>
              </w:rPr>
              <w:fldChar w:fldCharType="end"/>
            </w:r>
          </w:ins>
        </w:p>
        <w:p w14:paraId="7773D0FE" w14:textId="7B803839" w:rsidR="00C3028A" w:rsidRDefault="00C3028A">
          <w:pPr>
            <w:pStyle w:val="Indholdsfortegnelse2"/>
            <w:tabs>
              <w:tab w:val="right" w:leader="dot" w:pos="13426"/>
            </w:tabs>
            <w:rPr>
              <w:ins w:id="104" w:author="Line Hvingel" w:date="2022-12-20T13:39:00Z"/>
              <w:noProof/>
              <w:color w:val="auto"/>
              <w:lang w:eastAsia="da-DK"/>
            </w:rPr>
          </w:pPr>
          <w:ins w:id="105"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"_Toc122436052"</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rPr>
              <w:t>4.3 Kodelister (Standardiserede felter i datasæt specifikke datamodeller)</w:t>
            </w:r>
            <w:r>
              <w:rPr>
                <w:noProof/>
                <w:webHidden/>
              </w:rPr>
              <w:tab/>
            </w:r>
            <w:r>
              <w:rPr>
                <w:noProof/>
                <w:webHidden/>
              </w:rPr>
              <w:fldChar w:fldCharType="begin"/>
            </w:r>
            <w:r>
              <w:rPr>
                <w:noProof/>
                <w:webHidden/>
              </w:rPr>
              <w:instrText xml:space="preserve"> PAGEREF _Toc122436052 \h </w:instrText>
            </w:r>
          </w:ins>
          <w:r>
            <w:rPr>
              <w:noProof/>
              <w:webHidden/>
            </w:rPr>
          </w:r>
          <w:r>
            <w:rPr>
              <w:noProof/>
              <w:webHidden/>
            </w:rPr>
            <w:fldChar w:fldCharType="separate"/>
          </w:r>
          <w:ins w:id="106" w:author="Line Hvingel" w:date="2022-12-20T13:39:00Z">
            <w:r>
              <w:rPr>
                <w:noProof/>
                <w:webHidden/>
              </w:rPr>
              <w:t>36</w:t>
            </w:r>
            <w:r>
              <w:rPr>
                <w:noProof/>
                <w:webHidden/>
              </w:rPr>
              <w:fldChar w:fldCharType="end"/>
            </w:r>
            <w:r w:rsidRPr="001A085E">
              <w:rPr>
                <w:rStyle w:val="Hyperlink"/>
                <w:noProof/>
              </w:rPr>
              <w:fldChar w:fldCharType="end"/>
            </w:r>
          </w:ins>
        </w:p>
        <w:p w14:paraId="31258BDF" w14:textId="58FC3321" w:rsidR="00C3028A" w:rsidRDefault="00C3028A">
          <w:pPr>
            <w:pStyle w:val="Indholdsfortegnelse3"/>
            <w:tabs>
              <w:tab w:val="right" w:leader="dot" w:pos="13426"/>
            </w:tabs>
            <w:rPr>
              <w:ins w:id="107" w:author="Line Hvingel" w:date="2022-12-20T13:39:00Z"/>
              <w:noProof/>
              <w:color w:val="auto"/>
              <w:lang w:eastAsia="da-DK"/>
            </w:rPr>
          </w:pPr>
          <w:ins w:id="108"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"_Toc122436053"</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rPr>
              <w:t>4.3.1 Ja_Nej (d_basis_ja_nej)</w:t>
            </w:r>
            <w:r>
              <w:rPr>
                <w:noProof/>
                <w:webHidden/>
              </w:rPr>
              <w:tab/>
            </w:r>
            <w:r>
              <w:rPr>
                <w:noProof/>
                <w:webHidden/>
              </w:rPr>
              <w:fldChar w:fldCharType="begin"/>
            </w:r>
            <w:r>
              <w:rPr>
                <w:noProof/>
                <w:webHidden/>
              </w:rPr>
              <w:instrText xml:space="preserve"> PAGEREF _Toc122436053 \h </w:instrText>
            </w:r>
          </w:ins>
          <w:r>
            <w:rPr>
              <w:noProof/>
              <w:webHidden/>
            </w:rPr>
          </w:r>
          <w:r>
            <w:rPr>
              <w:noProof/>
              <w:webHidden/>
            </w:rPr>
            <w:fldChar w:fldCharType="separate"/>
          </w:r>
          <w:ins w:id="109" w:author="Line Hvingel" w:date="2022-12-20T13:39:00Z">
            <w:r>
              <w:rPr>
                <w:noProof/>
                <w:webHidden/>
              </w:rPr>
              <w:t>36</w:t>
            </w:r>
            <w:r>
              <w:rPr>
                <w:noProof/>
                <w:webHidden/>
              </w:rPr>
              <w:fldChar w:fldCharType="end"/>
            </w:r>
            <w:r w:rsidRPr="001A085E">
              <w:rPr>
                <w:rStyle w:val="Hyperlink"/>
                <w:noProof/>
              </w:rPr>
              <w:fldChar w:fldCharType="end"/>
            </w:r>
          </w:ins>
        </w:p>
        <w:p w14:paraId="0873BD8F" w14:textId="68006364" w:rsidR="00C3028A" w:rsidRDefault="00C3028A">
          <w:pPr>
            <w:pStyle w:val="Indholdsfortegnelse3"/>
            <w:tabs>
              <w:tab w:val="right" w:leader="dot" w:pos="13426"/>
            </w:tabs>
            <w:rPr>
              <w:ins w:id="110" w:author="Line Hvingel" w:date="2022-12-20T13:39:00Z"/>
              <w:noProof/>
              <w:color w:val="auto"/>
              <w:lang w:eastAsia="da-DK"/>
            </w:rPr>
          </w:pPr>
          <w:ins w:id="111"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"_Toc122436054"</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rPr>
              <w:t>4.3.2 Ejerstatus (d_basis_ejerstatus)</w:t>
            </w:r>
            <w:r>
              <w:rPr>
                <w:noProof/>
                <w:webHidden/>
              </w:rPr>
              <w:tab/>
            </w:r>
            <w:r>
              <w:rPr>
                <w:noProof/>
                <w:webHidden/>
              </w:rPr>
              <w:fldChar w:fldCharType="begin"/>
            </w:r>
            <w:r>
              <w:rPr>
                <w:noProof/>
                <w:webHidden/>
              </w:rPr>
              <w:instrText xml:space="preserve"> PAGEREF _Toc122436054 \h </w:instrText>
            </w:r>
          </w:ins>
          <w:r>
            <w:rPr>
              <w:noProof/>
              <w:webHidden/>
            </w:rPr>
          </w:r>
          <w:r>
            <w:rPr>
              <w:noProof/>
              <w:webHidden/>
            </w:rPr>
            <w:fldChar w:fldCharType="separate"/>
          </w:r>
          <w:ins w:id="112" w:author="Line Hvingel" w:date="2022-12-20T13:39:00Z">
            <w:r>
              <w:rPr>
                <w:noProof/>
                <w:webHidden/>
              </w:rPr>
              <w:t>36</w:t>
            </w:r>
            <w:r>
              <w:rPr>
                <w:noProof/>
                <w:webHidden/>
              </w:rPr>
              <w:fldChar w:fldCharType="end"/>
            </w:r>
            <w:r w:rsidRPr="001A085E">
              <w:rPr>
                <w:rStyle w:val="Hyperlink"/>
                <w:noProof/>
              </w:rPr>
              <w:fldChar w:fldCharType="end"/>
            </w:r>
          </w:ins>
        </w:p>
        <w:p w14:paraId="5B3BDEBB" w14:textId="0A1AA40B" w:rsidR="00C3028A" w:rsidRDefault="00C3028A">
          <w:pPr>
            <w:pStyle w:val="Indholdsfortegnelse3"/>
            <w:tabs>
              <w:tab w:val="right" w:leader="dot" w:pos="13426"/>
            </w:tabs>
            <w:rPr>
              <w:ins w:id="113" w:author="Line Hvingel" w:date="2022-12-20T13:39:00Z"/>
              <w:noProof/>
              <w:color w:val="auto"/>
              <w:lang w:eastAsia="da-DK"/>
            </w:rPr>
          </w:pPr>
          <w:ins w:id="114"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"_Toc122436055"</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rPr>
              <w:t>4.3.3 Tilstand (d_basis_tilstand)</w:t>
            </w:r>
            <w:r>
              <w:rPr>
                <w:noProof/>
                <w:webHidden/>
              </w:rPr>
              <w:tab/>
            </w:r>
            <w:r>
              <w:rPr>
                <w:noProof/>
                <w:webHidden/>
              </w:rPr>
              <w:fldChar w:fldCharType="begin"/>
            </w:r>
            <w:r>
              <w:rPr>
                <w:noProof/>
                <w:webHidden/>
              </w:rPr>
              <w:instrText xml:space="preserve"> PAGEREF _Toc122436055 \h </w:instrText>
            </w:r>
          </w:ins>
          <w:r>
            <w:rPr>
              <w:noProof/>
              <w:webHidden/>
            </w:rPr>
          </w:r>
          <w:r>
            <w:rPr>
              <w:noProof/>
              <w:webHidden/>
            </w:rPr>
            <w:fldChar w:fldCharType="separate"/>
          </w:r>
          <w:ins w:id="115" w:author="Line Hvingel" w:date="2022-12-20T13:39:00Z">
            <w:r>
              <w:rPr>
                <w:noProof/>
                <w:webHidden/>
              </w:rPr>
              <w:t>36</w:t>
            </w:r>
            <w:r>
              <w:rPr>
                <w:noProof/>
                <w:webHidden/>
              </w:rPr>
              <w:fldChar w:fldCharType="end"/>
            </w:r>
            <w:r w:rsidRPr="001A085E">
              <w:rPr>
                <w:rStyle w:val="Hyperlink"/>
                <w:noProof/>
              </w:rPr>
              <w:fldChar w:fldCharType="end"/>
            </w:r>
          </w:ins>
        </w:p>
        <w:p w14:paraId="22DC8639" w14:textId="21440E18" w:rsidR="00C3028A" w:rsidRDefault="00C3028A">
          <w:pPr>
            <w:pStyle w:val="Indholdsfortegnelse3"/>
            <w:tabs>
              <w:tab w:val="right" w:leader="dot" w:pos="13426"/>
            </w:tabs>
            <w:rPr>
              <w:ins w:id="116" w:author="Line Hvingel" w:date="2022-12-20T13:39:00Z"/>
              <w:noProof/>
              <w:color w:val="auto"/>
              <w:lang w:eastAsia="da-DK"/>
            </w:rPr>
          </w:pPr>
          <w:ins w:id="117"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"_Toc122436056"</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rPr>
              <w:t>4.3.4 Vejkode/-navn (d_vejnavn)</w:t>
            </w:r>
            <w:r>
              <w:rPr>
                <w:noProof/>
                <w:webHidden/>
              </w:rPr>
              <w:tab/>
            </w:r>
            <w:r>
              <w:rPr>
                <w:noProof/>
                <w:webHidden/>
              </w:rPr>
              <w:fldChar w:fldCharType="begin"/>
            </w:r>
            <w:r>
              <w:rPr>
                <w:noProof/>
                <w:webHidden/>
              </w:rPr>
              <w:instrText xml:space="preserve"> PAGEREF _Toc122436056 \h </w:instrText>
            </w:r>
          </w:ins>
          <w:r>
            <w:rPr>
              <w:noProof/>
              <w:webHidden/>
            </w:rPr>
          </w:r>
          <w:r>
            <w:rPr>
              <w:noProof/>
              <w:webHidden/>
            </w:rPr>
            <w:fldChar w:fldCharType="separate"/>
          </w:r>
          <w:ins w:id="118" w:author="Line Hvingel" w:date="2022-12-20T13:39:00Z">
            <w:r>
              <w:rPr>
                <w:noProof/>
                <w:webHidden/>
              </w:rPr>
              <w:t>37</w:t>
            </w:r>
            <w:r>
              <w:rPr>
                <w:noProof/>
                <w:webHidden/>
              </w:rPr>
              <w:fldChar w:fldCharType="end"/>
            </w:r>
            <w:r w:rsidRPr="001A085E">
              <w:rPr>
                <w:rStyle w:val="Hyperlink"/>
                <w:noProof/>
              </w:rPr>
              <w:fldChar w:fldCharType="end"/>
            </w:r>
          </w:ins>
        </w:p>
        <w:p w14:paraId="01160DD4" w14:textId="254FFA38" w:rsidR="00C3028A" w:rsidRDefault="00C3028A">
          <w:pPr>
            <w:pStyle w:val="Indholdsfortegnelse3"/>
            <w:tabs>
              <w:tab w:val="right" w:leader="dot" w:pos="13426"/>
            </w:tabs>
            <w:rPr>
              <w:ins w:id="119" w:author="Line Hvingel" w:date="2022-12-20T13:39:00Z"/>
              <w:noProof/>
              <w:color w:val="auto"/>
              <w:lang w:eastAsia="da-DK"/>
            </w:rPr>
          </w:pPr>
          <w:ins w:id="120"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"_Toc122436057"</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rPr>
              <w:t>4.3.6 Sag_Status (d_basis_sag_status)</w:t>
            </w:r>
            <w:r>
              <w:rPr>
                <w:noProof/>
                <w:webHidden/>
              </w:rPr>
              <w:tab/>
            </w:r>
            <w:r>
              <w:rPr>
                <w:noProof/>
                <w:webHidden/>
              </w:rPr>
              <w:fldChar w:fldCharType="begin"/>
            </w:r>
            <w:r>
              <w:rPr>
                <w:noProof/>
                <w:webHidden/>
              </w:rPr>
              <w:instrText xml:space="preserve"> PAGEREF _Toc122436057 \h </w:instrText>
            </w:r>
          </w:ins>
          <w:r>
            <w:rPr>
              <w:noProof/>
              <w:webHidden/>
            </w:rPr>
          </w:r>
          <w:r>
            <w:rPr>
              <w:noProof/>
              <w:webHidden/>
            </w:rPr>
            <w:fldChar w:fldCharType="separate"/>
          </w:r>
          <w:ins w:id="121" w:author="Line Hvingel" w:date="2022-12-20T13:39:00Z">
            <w:r>
              <w:rPr>
                <w:noProof/>
                <w:webHidden/>
              </w:rPr>
              <w:t>37</w:t>
            </w:r>
            <w:r>
              <w:rPr>
                <w:noProof/>
                <w:webHidden/>
              </w:rPr>
              <w:fldChar w:fldCharType="end"/>
            </w:r>
            <w:r w:rsidRPr="001A085E">
              <w:rPr>
                <w:rStyle w:val="Hyperlink"/>
                <w:noProof/>
              </w:rPr>
              <w:fldChar w:fldCharType="end"/>
            </w:r>
          </w:ins>
        </w:p>
        <w:p w14:paraId="461D3EAE" w14:textId="33BE95B7" w:rsidR="00C3028A" w:rsidRDefault="00C3028A">
          <w:pPr>
            <w:pStyle w:val="Indholdsfortegnelse3"/>
            <w:tabs>
              <w:tab w:val="right" w:leader="dot" w:pos="13426"/>
            </w:tabs>
            <w:rPr>
              <w:ins w:id="122" w:author="Line Hvingel" w:date="2022-12-20T13:39:00Z"/>
              <w:noProof/>
              <w:color w:val="auto"/>
              <w:lang w:eastAsia="da-DK"/>
            </w:rPr>
          </w:pPr>
          <w:ins w:id="123"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"_Toc122436058"</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rPr>
              <w:t>4.3.7 DVFI_Bedømmelse (d_basis_dvfi_bedoemmelse)</w:t>
            </w:r>
            <w:r>
              <w:rPr>
                <w:noProof/>
                <w:webHidden/>
              </w:rPr>
              <w:tab/>
            </w:r>
            <w:r>
              <w:rPr>
                <w:noProof/>
                <w:webHidden/>
              </w:rPr>
              <w:fldChar w:fldCharType="begin"/>
            </w:r>
            <w:r>
              <w:rPr>
                <w:noProof/>
                <w:webHidden/>
              </w:rPr>
              <w:instrText xml:space="preserve"> PAGEREF _Toc122436058 \h </w:instrText>
            </w:r>
          </w:ins>
          <w:r>
            <w:rPr>
              <w:noProof/>
              <w:webHidden/>
            </w:rPr>
          </w:r>
          <w:r>
            <w:rPr>
              <w:noProof/>
              <w:webHidden/>
            </w:rPr>
            <w:fldChar w:fldCharType="separate"/>
          </w:r>
          <w:ins w:id="124" w:author="Line Hvingel" w:date="2022-12-20T13:39:00Z">
            <w:r>
              <w:rPr>
                <w:noProof/>
                <w:webHidden/>
              </w:rPr>
              <w:t>37</w:t>
            </w:r>
            <w:r>
              <w:rPr>
                <w:noProof/>
                <w:webHidden/>
              </w:rPr>
              <w:fldChar w:fldCharType="end"/>
            </w:r>
            <w:r w:rsidRPr="001A085E">
              <w:rPr>
                <w:rStyle w:val="Hyperlink"/>
                <w:noProof/>
              </w:rPr>
              <w:fldChar w:fldCharType="end"/>
            </w:r>
          </w:ins>
        </w:p>
        <w:p w14:paraId="6AFA69AF" w14:textId="0293EF4C" w:rsidR="00C3028A" w:rsidRDefault="00C3028A">
          <w:pPr>
            <w:pStyle w:val="Indholdsfortegnelse3"/>
            <w:tabs>
              <w:tab w:val="right" w:leader="dot" w:pos="13426"/>
            </w:tabs>
            <w:rPr>
              <w:ins w:id="125" w:author="Line Hvingel" w:date="2022-12-20T13:39:00Z"/>
              <w:noProof/>
              <w:color w:val="auto"/>
              <w:lang w:eastAsia="da-DK"/>
            </w:rPr>
          </w:pPr>
          <w:ins w:id="126"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"_Toc122436059"</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rPr>
              <w:t>4.3.8 Trussel_vand (d_basis_trussel_vand)</w:t>
            </w:r>
            <w:r>
              <w:rPr>
                <w:noProof/>
                <w:webHidden/>
              </w:rPr>
              <w:tab/>
            </w:r>
            <w:r>
              <w:rPr>
                <w:noProof/>
                <w:webHidden/>
              </w:rPr>
              <w:fldChar w:fldCharType="begin"/>
            </w:r>
            <w:r>
              <w:rPr>
                <w:noProof/>
                <w:webHidden/>
              </w:rPr>
              <w:instrText xml:space="preserve"> PAGEREF _Toc122436059 \h </w:instrText>
            </w:r>
          </w:ins>
          <w:r>
            <w:rPr>
              <w:noProof/>
              <w:webHidden/>
            </w:rPr>
          </w:r>
          <w:r>
            <w:rPr>
              <w:noProof/>
              <w:webHidden/>
            </w:rPr>
            <w:fldChar w:fldCharType="separate"/>
          </w:r>
          <w:ins w:id="127" w:author="Line Hvingel" w:date="2022-12-20T13:39:00Z">
            <w:r>
              <w:rPr>
                <w:noProof/>
                <w:webHidden/>
              </w:rPr>
              <w:t>38</w:t>
            </w:r>
            <w:r>
              <w:rPr>
                <w:noProof/>
                <w:webHidden/>
              </w:rPr>
              <w:fldChar w:fldCharType="end"/>
            </w:r>
            <w:r w:rsidRPr="001A085E">
              <w:rPr>
                <w:rStyle w:val="Hyperlink"/>
                <w:noProof/>
              </w:rPr>
              <w:fldChar w:fldCharType="end"/>
            </w:r>
          </w:ins>
        </w:p>
        <w:p w14:paraId="23B54707" w14:textId="0C1EAA71" w:rsidR="00C3028A" w:rsidRDefault="00C3028A">
          <w:pPr>
            <w:pStyle w:val="Indholdsfortegnelse3"/>
            <w:tabs>
              <w:tab w:val="right" w:leader="dot" w:pos="13426"/>
            </w:tabs>
            <w:rPr>
              <w:ins w:id="128" w:author="Line Hvingel" w:date="2022-12-20T13:39:00Z"/>
              <w:noProof/>
              <w:color w:val="auto"/>
              <w:lang w:eastAsia="da-DK"/>
            </w:rPr>
          </w:pPr>
          <w:ins w:id="129"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"_Toc122436060"</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rPr>
              <w:t>4.3.9 Planstatus (d_basis_ planstatus)</w:t>
            </w:r>
            <w:r>
              <w:rPr>
                <w:noProof/>
                <w:webHidden/>
              </w:rPr>
              <w:tab/>
            </w:r>
            <w:r>
              <w:rPr>
                <w:noProof/>
                <w:webHidden/>
              </w:rPr>
              <w:fldChar w:fldCharType="begin"/>
            </w:r>
            <w:r>
              <w:rPr>
                <w:noProof/>
                <w:webHidden/>
              </w:rPr>
              <w:instrText xml:space="preserve"> PAGEREF _Toc122436060 \h </w:instrText>
            </w:r>
          </w:ins>
          <w:r>
            <w:rPr>
              <w:noProof/>
              <w:webHidden/>
            </w:rPr>
          </w:r>
          <w:r>
            <w:rPr>
              <w:noProof/>
              <w:webHidden/>
            </w:rPr>
            <w:fldChar w:fldCharType="separate"/>
          </w:r>
          <w:ins w:id="130" w:author="Line Hvingel" w:date="2022-12-20T13:39:00Z">
            <w:r>
              <w:rPr>
                <w:noProof/>
                <w:webHidden/>
              </w:rPr>
              <w:t>38</w:t>
            </w:r>
            <w:r>
              <w:rPr>
                <w:noProof/>
                <w:webHidden/>
              </w:rPr>
              <w:fldChar w:fldCharType="end"/>
            </w:r>
            <w:r w:rsidRPr="001A085E">
              <w:rPr>
                <w:rStyle w:val="Hyperlink"/>
                <w:noProof/>
              </w:rPr>
              <w:fldChar w:fldCharType="end"/>
            </w:r>
          </w:ins>
        </w:p>
        <w:p w14:paraId="7C72931C" w14:textId="557B7992" w:rsidR="00C3028A" w:rsidRDefault="00C3028A">
          <w:pPr>
            <w:pStyle w:val="Indholdsfortegnelse3"/>
            <w:tabs>
              <w:tab w:val="right" w:leader="dot" w:pos="13426"/>
            </w:tabs>
            <w:rPr>
              <w:ins w:id="131" w:author="Line Hvingel" w:date="2022-12-20T13:39:00Z"/>
              <w:noProof/>
              <w:color w:val="auto"/>
              <w:lang w:eastAsia="da-DK"/>
            </w:rPr>
          </w:pPr>
          <w:ins w:id="132"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"_Toc122436061"</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rPr>
              <w:t>4.3.10 Hastighed (d_basis_ hastighed)</w:t>
            </w:r>
            <w:r>
              <w:rPr>
                <w:noProof/>
                <w:webHidden/>
              </w:rPr>
              <w:tab/>
            </w:r>
            <w:r>
              <w:rPr>
                <w:noProof/>
                <w:webHidden/>
              </w:rPr>
              <w:fldChar w:fldCharType="begin"/>
            </w:r>
            <w:r>
              <w:rPr>
                <w:noProof/>
                <w:webHidden/>
              </w:rPr>
              <w:instrText xml:space="preserve"> PAGEREF _Toc122436061 \h </w:instrText>
            </w:r>
          </w:ins>
          <w:r>
            <w:rPr>
              <w:noProof/>
              <w:webHidden/>
            </w:rPr>
          </w:r>
          <w:r>
            <w:rPr>
              <w:noProof/>
              <w:webHidden/>
            </w:rPr>
            <w:fldChar w:fldCharType="separate"/>
          </w:r>
          <w:ins w:id="133" w:author="Line Hvingel" w:date="2022-12-20T13:39:00Z">
            <w:r>
              <w:rPr>
                <w:noProof/>
                <w:webHidden/>
              </w:rPr>
              <w:t>38</w:t>
            </w:r>
            <w:r>
              <w:rPr>
                <w:noProof/>
                <w:webHidden/>
              </w:rPr>
              <w:fldChar w:fldCharType="end"/>
            </w:r>
            <w:r w:rsidRPr="001A085E">
              <w:rPr>
                <w:rStyle w:val="Hyperlink"/>
                <w:noProof/>
              </w:rPr>
              <w:fldChar w:fldCharType="end"/>
            </w:r>
          </w:ins>
        </w:p>
        <w:p w14:paraId="52828285" w14:textId="028FCF0C" w:rsidR="00C3028A" w:rsidRDefault="00C3028A">
          <w:pPr>
            <w:pStyle w:val="Indholdsfortegnelse3"/>
            <w:tabs>
              <w:tab w:val="right" w:leader="dot" w:pos="13426"/>
            </w:tabs>
            <w:rPr>
              <w:ins w:id="134" w:author="Line Hvingel" w:date="2022-12-20T13:39:00Z"/>
              <w:noProof/>
              <w:color w:val="auto"/>
              <w:lang w:eastAsia="da-DK"/>
            </w:rPr>
          </w:pPr>
          <w:ins w:id="135"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"_Toc122436062"</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rPr>
              <w:t>4.3.11 Afstemningsområde_nr/navn (d_basis_afstemningsomraade)</w:t>
            </w:r>
            <w:r>
              <w:rPr>
                <w:noProof/>
                <w:webHidden/>
              </w:rPr>
              <w:tab/>
            </w:r>
            <w:r>
              <w:rPr>
                <w:noProof/>
                <w:webHidden/>
              </w:rPr>
              <w:fldChar w:fldCharType="begin"/>
            </w:r>
            <w:r>
              <w:rPr>
                <w:noProof/>
                <w:webHidden/>
              </w:rPr>
              <w:instrText xml:space="preserve"> PAGEREF _Toc122436062 \h </w:instrText>
            </w:r>
          </w:ins>
          <w:r>
            <w:rPr>
              <w:noProof/>
              <w:webHidden/>
            </w:rPr>
          </w:r>
          <w:r>
            <w:rPr>
              <w:noProof/>
              <w:webHidden/>
            </w:rPr>
            <w:fldChar w:fldCharType="separate"/>
          </w:r>
          <w:ins w:id="136" w:author="Line Hvingel" w:date="2022-12-20T13:39:00Z">
            <w:r>
              <w:rPr>
                <w:noProof/>
                <w:webHidden/>
              </w:rPr>
              <w:t>39</w:t>
            </w:r>
            <w:r>
              <w:rPr>
                <w:noProof/>
                <w:webHidden/>
              </w:rPr>
              <w:fldChar w:fldCharType="end"/>
            </w:r>
            <w:r w:rsidRPr="001A085E">
              <w:rPr>
                <w:rStyle w:val="Hyperlink"/>
                <w:noProof/>
              </w:rPr>
              <w:fldChar w:fldCharType="end"/>
            </w:r>
          </w:ins>
        </w:p>
        <w:p w14:paraId="73D61123" w14:textId="475AC6D0" w:rsidR="00C3028A" w:rsidRDefault="00C3028A">
          <w:pPr>
            <w:pStyle w:val="Indholdsfortegnelse3"/>
            <w:tabs>
              <w:tab w:val="right" w:leader="dot" w:pos="13426"/>
            </w:tabs>
            <w:rPr>
              <w:ins w:id="137" w:author="Line Hvingel" w:date="2022-12-20T13:39:00Z"/>
              <w:noProof/>
              <w:color w:val="auto"/>
              <w:lang w:eastAsia="da-DK"/>
            </w:rPr>
          </w:pPr>
          <w:ins w:id="138"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"_Toc122436063"</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rPr>
              <w:t>4.3.14 Postnr (d_basis_ postnr)</w:t>
            </w:r>
            <w:r>
              <w:rPr>
                <w:noProof/>
                <w:webHidden/>
              </w:rPr>
              <w:tab/>
            </w:r>
            <w:r>
              <w:rPr>
                <w:noProof/>
                <w:webHidden/>
              </w:rPr>
              <w:fldChar w:fldCharType="begin"/>
            </w:r>
            <w:r>
              <w:rPr>
                <w:noProof/>
                <w:webHidden/>
              </w:rPr>
              <w:instrText xml:space="preserve"> PAGEREF _Toc122436063 \h </w:instrText>
            </w:r>
          </w:ins>
          <w:r>
            <w:rPr>
              <w:noProof/>
              <w:webHidden/>
            </w:rPr>
          </w:r>
          <w:r>
            <w:rPr>
              <w:noProof/>
              <w:webHidden/>
            </w:rPr>
            <w:fldChar w:fldCharType="separate"/>
          </w:r>
          <w:ins w:id="139" w:author="Line Hvingel" w:date="2022-12-20T13:39:00Z">
            <w:r>
              <w:rPr>
                <w:noProof/>
                <w:webHidden/>
              </w:rPr>
              <w:t>39</w:t>
            </w:r>
            <w:r>
              <w:rPr>
                <w:noProof/>
                <w:webHidden/>
              </w:rPr>
              <w:fldChar w:fldCharType="end"/>
            </w:r>
            <w:r w:rsidRPr="001A085E">
              <w:rPr>
                <w:rStyle w:val="Hyperlink"/>
                <w:noProof/>
              </w:rPr>
              <w:fldChar w:fldCharType="end"/>
            </w:r>
          </w:ins>
        </w:p>
        <w:p w14:paraId="765C7056" w14:textId="40B943BE" w:rsidR="00C3028A" w:rsidRDefault="00C3028A">
          <w:pPr>
            <w:pStyle w:val="Indholdsfortegnelse3"/>
            <w:tabs>
              <w:tab w:val="right" w:leader="dot" w:pos="13426"/>
            </w:tabs>
            <w:rPr>
              <w:ins w:id="140" w:author="Line Hvingel" w:date="2022-12-20T13:39:00Z"/>
              <w:noProof/>
              <w:color w:val="auto"/>
              <w:lang w:eastAsia="da-DK"/>
            </w:rPr>
          </w:pPr>
          <w:ins w:id="141"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"_Toc122436064"</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rPr>
              <w:t>4.3.15 Funktionsstatus (d_basis_funktionsstatus)</w:t>
            </w:r>
            <w:r>
              <w:rPr>
                <w:noProof/>
                <w:webHidden/>
              </w:rPr>
              <w:tab/>
            </w:r>
            <w:r>
              <w:rPr>
                <w:noProof/>
                <w:webHidden/>
              </w:rPr>
              <w:fldChar w:fldCharType="begin"/>
            </w:r>
            <w:r>
              <w:rPr>
                <w:noProof/>
                <w:webHidden/>
              </w:rPr>
              <w:instrText xml:space="preserve"> PAGEREF _Toc122436064 \h </w:instrText>
            </w:r>
          </w:ins>
          <w:r>
            <w:rPr>
              <w:noProof/>
              <w:webHidden/>
            </w:rPr>
          </w:r>
          <w:r>
            <w:rPr>
              <w:noProof/>
              <w:webHidden/>
            </w:rPr>
            <w:fldChar w:fldCharType="separate"/>
          </w:r>
          <w:ins w:id="142" w:author="Line Hvingel" w:date="2022-12-20T13:39:00Z">
            <w:r>
              <w:rPr>
                <w:noProof/>
                <w:webHidden/>
              </w:rPr>
              <w:t>39</w:t>
            </w:r>
            <w:r>
              <w:rPr>
                <w:noProof/>
                <w:webHidden/>
              </w:rPr>
              <w:fldChar w:fldCharType="end"/>
            </w:r>
            <w:r w:rsidRPr="001A085E">
              <w:rPr>
                <w:rStyle w:val="Hyperlink"/>
                <w:noProof/>
              </w:rPr>
              <w:fldChar w:fldCharType="end"/>
            </w:r>
          </w:ins>
        </w:p>
        <w:p w14:paraId="534E8090" w14:textId="4D954A62" w:rsidR="00C3028A" w:rsidRDefault="00C3028A">
          <w:pPr>
            <w:pStyle w:val="Indholdsfortegnelse3"/>
            <w:tabs>
              <w:tab w:val="right" w:leader="dot" w:pos="13426"/>
            </w:tabs>
            <w:rPr>
              <w:ins w:id="143" w:author="Line Hvingel" w:date="2022-12-20T13:39:00Z"/>
              <w:noProof/>
              <w:color w:val="auto"/>
              <w:lang w:eastAsia="da-DK"/>
            </w:rPr>
          </w:pPr>
          <w:ins w:id="144"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"_Toc122436065"</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rPr>
              <w:t>4.3.16 Magasin (d_basis_magasin)</w:t>
            </w:r>
            <w:r>
              <w:rPr>
                <w:noProof/>
                <w:webHidden/>
              </w:rPr>
              <w:tab/>
            </w:r>
            <w:r>
              <w:rPr>
                <w:noProof/>
                <w:webHidden/>
              </w:rPr>
              <w:fldChar w:fldCharType="begin"/>
            </w:r>
            <w:r>
              <w:rPr>
                <w:noProof/>
                <w:webHidden/>
              </w:rPr>
              <w:instrText xml:space="preserve"> PAGEREF _Toc122436065 \h </w:instrText>
            </w:r>
          </w:ins>
          <w:r>
            <w:rPr>
              <w:noProof/>
              <w:webHidden/>
            </w:rPr>
          </w:r>
          <w:r>
            <w:rPr>
              <w:noProof/>
              <w:webHidden/>
            </w:rPr>
            <w:fldChar w:fldCharType="separate"/>
          </w:r>
          <w:ins w:id="145" w:author="Line Hvingel" w:date="2022-12-20T13:39:00Z">
            <w:r>
              <w:rPr>
                <w:noProof/>
                <w:webHidden/>
              </w:rPr>
              <w:t>40</w:t>
            </w:r>
            <w:r>
              <w:rPr>
                <w:noProof/>
                <w:webHidden/>
              </w:rPr>
              <w:fldChar w:fldCharType="end"/>
            </w:r>
            <w:r w:rsidRPr="001A085E">
              <w:rPr>
                <w:rStyle w:val="Hyperlink"/>
                <w:noProof/>
              </w:rPr>
              <w:fldChar w:fldCharType="end"/>
            </w:r>
          </w:ins>
        </w:p>
        <w:p w14:paraId="05A6EEC1" w14:textId="7008AAF5" w:rsidR="00C3028A" w:rsidRDefault="00C3028A">
          <w:pPr>
            <w:pStyle w:val="Indholdsfortegnelse3"/>
            <w:tabs>
              <w:tab w:val="right" w:leader="dot" w:pos="13426"/>
            </w:tabs>
            <w:rPr>
              <w:ins w:id="146" w:author="Line Hvingel" w:date="2022-12-20T13:39:00Z"/>
              <w:noProof/>
              <w:color w:val="auto"/>
              <w:lang w:eastAsia="da-DK"/>
            </w:rPr>
          </w:pPr>
          <w:ins w:id="147"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"_Toc122436066"</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rPr>
              <w:t>4.3.17 Fors_omr_type (d_basis_fors_omr_type)</w:t>
            </w:r>
            <w:r>
              <w:rPr>
                <w:noProof/>
                <w:webHidden/>
              </w:rPr>
              <w:tab/>
            </w:r>
            <w:r>
              <w:rPr>
                <w:noProof/>
                <w:webHidden/>
              </w:rPr>
              <w:fldChar w:fldCharType="begin"/>
            </w:r>
            <w:r>
              <w:rPr>
                <w:noProof/>
                <w:webHidden/>
              </w:rPr>
              <w:instrText xml:space="preserve"> PAGEREF _Toc122436066 \h </w:instrText>
            </w:r>
          </w:ins>
          <w:r>
            <w:rPr>
              <w:noProof/>
              <w:webHidden/>
            </w:rPr>
          </w:r>
          <w:r>
            <w:rPr>
              <w:noProof/>
              <w:webHidden/>
            </w:rPr>
            <w:fldChar w:fldCharType="separate"/>
          </w:r>
          <w:ins w:id="148" w:author="Line Hvingel" w:date="2022-12-20T13:39:00Z">
            <w:r>
              <w:rPr>
                <w:noProof/>
                <w:webHidden/>
              </w:rPr>
              <w:t>40</w:t>
            </w:r>
            <w:r>
              <w:rPr>
                <w:noProof/>
                <w:webHidden/>
              </w:rPr>
              <w:fldChar w:fldCharType="end"/>
            </w:r>
            <w:r w:rsidRPr="001A085E">
              <w:rPr>
                <w:rStyle w:val="Hyperlink"/>
                <w:noProof/>
              </w:rPr>
              <w:fldChar w:fldCharType="end"/>
            </w:r>
          </w:ins>
        </w:p>
        <w:p w14:paraId="70221ECD" w14:textId="2964917D" w:rsidR="00C3028A" w:rsidRDefault="00C3028A">
          <w:pPr>
            <w:pStyle w:val="Indholdsfortegnelse3"/>
            <w:tabs>
              <w:tab w:val="right" w:leader="dot" w:pos="13426"/>
            </w:tabs>
            <w:rPr>
              <w:ins w:id="149" w:author="Line Hvingel" w:date="2022-12-20T13:39:00Z"/>
              <w:noProof/>
              <w:color w:val="auto"/>
              <w:lang w:eastAsia="da-DK"/>
            </w:rPr>
          </w:pPr>
          <w:ins w:id="150"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"_Toc122436067"</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rPr>
              <w:t>4.3.18 Område (d_basis_omraade)</w:t>
            </w:r>
            <w:r>
              <w:rPr>
                <w:noProof/>
                <w:webHidden/>
              </w:rPr>
              <w:tab/>
            </w:r>
            <w:r>
              <w:rPr>
                <w:noProof/>
                <w:webHidden/>
              </w:rPr>
              <w:fldChar w:fldCharType="begin"/>
            </w:r>
            <w:r>
              <w:rPr>
                <w:noProof/>
                <w:webHidden/>
              </w:rPr>
              <w:instrText xml:space="preserve"> PAGEREF _Toc122436067 \h </w:instrText>
            </w:r>
          </w:ins>
          <w:r>
            <w:rPr>
              <w:noProof/>
              <w:webHidden/>
            </w:rPr>
          </w:r>
          <w:r>
            <w:rPr>
              <w:noProof/>
              <w:webHidden/>
            </w:rPr>
            <w:fldChar w:fldCharType="separate"/>
          </w:r>
          <w:ins w:id="151" w:author="Line Hvingel" w:date="2022-12-20T13:39:00Z">
            <w:r>
              <w:rPr>
                <w:noProof/>
                <w:webHidden/>
              </w:rPr>
              <w:t>40</w:t>
            </w:r>
            <w:r>
              <w:rPr>
                <w:noProof/>
                <w:webHidden/>
              </w:rPr>
              <w:fldChar w:fldCharType="end"/>
            </w:r>
            <w:r w:rsidRPr="001A085E">
              <w:rPr>
                <w:rStyle w:val="Hyperlink"/>
                <w:noProof/>
              </w:rPr>
              <w:fldChar w:fldCharType="end"/>
            </w:r>
          </w:ins>
        </w:p>
        <w:p w14:paraId="6804A39E" w14:textId="2E4084B0" w:rsidR="00C3028A" w:rsidRDefault="00C3028A">
          <w:pPr>
            <w:pStyle w:val="Indholdsfortegnelse3"/>
            <w:tabs>
              <w:tab w:val="right" w:leader="dot" w:pos="13426"/>
            </w:tabs>
            <w:rPr>
              <w:ins w:id="152" w:author="Line Hvingel" w:date="2022-12-20T13:39:00Z"/>
              <w:noProof/>
              <w:color w:val="auto"/>
              <w:lang w:eastAsia="da-DK"/>
            </w:rPr>
          </w:pPr>
          <w:ins w:id="153"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"_Toc122436068"</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rPr>
              <w:t>4.3.19 Vandv_nr (d_basis_vandv_nr)</w:t>
            </w:r>
            <w:r>
              <w:rPr>
                <w:noProof/>
                <w:webHidden/>
              </w:rPr>
              <w:tab/>
            </w:r>
            <w:r>
              <w:rPr>
                <w:noProof/>
                <w:webHidden/>
              </w:rPr>
              <w:fldChar w:fldCharType="begin"/>
            </w:r>
            <w:r>
              <w:rPr>
                <w:noProof/>
                <w:webHidden/>
              </w:rPr>
              <w:instrText xml:space="preserve"> PAGEREF _Toc122436068 \h </w:instrText>
            </w:r>
          </w:ins>
          <w:r>
            <w:rPr>
              <w:noProof/>
              <w:webHidden/>
            </w:rPr>
          </w:r>
          <w:r>
            <w:rPr>
              <w:noProof/>
              <w:webHidden/>
            </w:rPr>
            <w:fldChar w:fldCharType="separate"/>
          </w:r>
          <w:ins w:id="154" w:author="Line Hvingel" w:date="2022-12-20T13:39:00Z">
            <w:r>
              <w:rPr>
                <w:noProof/>
                <w:webHidden/>
              </w:rPr>
              <w:t>40</w:t>
            </w:r>
            <w:r>
              <w:rPr>
                <w:noProof/>
                <w:webHidden/>
              </w:rPr>
              <w:fldChar w:fldCharType="end"/>
            </w:r>
            <w:r w:rsidRPr="001A085E">
              <w:rPr>
                <w:rStyle w:val="Hyperlink"/>
                <w:noProof/>
              </w:rPr>
              <w:fldChar w:fldCharType="end"/>
            </w:r>
          </w:ins>
        </w:p>
        <w:p w14:paraId="1505DC10" w14:textId="5D8CDF07" w:rsidR="00C3028A" w:rsidRDefault="00C3028A">
          <w:pPr>
            <w:pStyle w:val="Indholdsfortegnelse3"/>
            <w:tabs>
              <w:tab w:val="right" w:leader="dot" w:pos="13426"/>
            </w:tabs>
            <w:rPr>
              <w:ins w:id="155" w:author="Line Hvingel" w:date="2022-12-20T13:39:00Z"/>
              <w:noProof/>
              <w:color w:val="auto"/>
              <w:lang w:eastAsia="da-DK"/>
            </w:rPr>
          </w:pPr>
          <w:ins w:id="156" w:author="Line Hvingel" w:date="2022-12-20T13:39:00Z">
            <w:r w:rsidRPr="001A085E">
              <w:rPr>
                <w:rStyle w:val="Hyperlink"/>
                <w:noProof/>
              </w:rPr>
              <w:lastRenderedPageBreak/>
              <w:fldChar w:fldCharType="begin"/>
            </w:r>
            <w:r w:rsidRPr="001A085E">
              <w:rPr>
                <w:rStyle w:val="Hyperlink"/>
                <w:noProof/>
              </w:rPr>
              <w:instrText xml:space="preserve"> </w:instrText>
            </w:r>
            <w:r>
              <w:rPr>
                <w:noProof/>
              </w:rPr>
              <w:instrText>HYPERLINK \l "_Toc122436069"</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rPr>
              <w:t>4.3.20 Driftniv  (d_basis_driftniv)</w:t>
            </w:r>
            <w:r>
              <w:rPr>
                <w:noProof/>
                <w:webHidden/>
              </w:rPr>
              <w:tab/>
            </w:r>
            <w:r>
              <w:rPr>
                <w:noProof/>
                <w:webHidden/>
              </w:rPr>
              <w:fldChar w:fldCharType="begin"/>
            </w:r>
            <w:r>
              <w:rPr>
                <w:noProof/>
                <w:webHidden/>
              </w:rPr>
              <w:instrText xml:space="preserve"> PAGEREF _Toc122436069 \h </w:instrText>
            </w:r>
          </w:ins>
          <w:r>
            <w:rPr>
              <w:noProof/>
              <w:webHidden/>
            </w:rPr>
          </w:r>
          <w:r>
            <w:rPr>
              <w:noProof/>
              <w:webHidden/>
            </w:rPr>
            <w:fldChar w:fldCharType="separate"/>
          </w:r>
          <w:ins w:id="157" w:author="Line Hvingel" w:date="2022-12-20T13:39:00Z">
            <w:r>
              <w:rPr>
                <w:noProof/>
                <w:webHidden/>
              </w:rPr>
              <w:t>40</w:t>
            </w:r>
            <w:r>
              <w:rPr>
                <w:noProof/>
                <w:webHidden/>
              </w:rPr>
              <w:fldChar w:fldCharType="end"/>
            </w:r>
            <w:r w:rsidRPr="001A085E">
              <w:rPr>
                <w:rStyle w:val="Hyperlink"/>
                <w:noProof/>
              </w:rPr>
              <w:fldChar w:fldCharType="end"/>
            </w:r>
          </w:ins>
        </w:p>
        <w:p w14:paraId="1CD8085D" w14:textId="392BB3F8" w:rsidR="00C3028A" w:rsidRDefault="00C3028A">
          <w:pPr>
            <w:pStyle w:val="Indholdsfortegnelse3"/>
            <w:tabs>
              <w:tab w:val="right" w:leader="dot" w:pos="13426"/>
            </w:tabs>
            <w:rPr>
              <w:ins w:id="158" w:author="Line Hvingel" w:date="2022-12-20T13:39:00Z"/>
              <w:noProof/>
              <w:color w:val="auto"/>
              <w:lang w:eastAsia="da-DK"/>
            </w:rPr>
          </w:pPr>
          <w:ins w:id="159"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"_Toc122436070"</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rPr>
              <w:t>4.3.21 Ukrudtsbek (d_basis_ukrudtsbek)</w:t>
            </w:r>
            <w:r>
              <w:rPr>
                <w:noProof/>
                <w:webHidden/>
              </w:rPr>
              <w:tab/>
            </w:r>
            <w:r>
              <w:rPr>
                <w:noProof/>
                <w:webHidden/>
              </w:rPr>
              <w:fldChar w:fldCharType="begin"/>
            </w:r>
            <w:r>
              <w:rPr>
                <w:noProof/>
                <w:webHidden/>
              </w:rPr>
              <w:instrText xml:space="preserve"> PAGEREF _Toc122436070 \h </w:instrText>
            </w:r>
          </w:ins>
          <w:r>
            <w:rPr>
              <w:noProof/>
              <w:webHidden/>
            </w:rPr>
          </w:r>
          <w:r>
            <w:rPr>
              <w:noProof/>
              <w:webHidden/>
            </w:rPr>
            <w:fldChar w:fldCharType="separate"/>
          </w:r>
          <w:ins w:id="160" w:author="Line Hvingel" w:date="2022-12-20T13:39:00Z">
            <w:r>
              <w:rPr>
                <w:noProof/>
                <w:webHidden/>
              </w:rPr>
              <w:t>41</w:t>
            </w:r>
            <w:r>
              <w:rPr>
                <w:noProof/>
                <w:webHidden/>
              </w:rPr>
              <w:fldChar w:fldCharType="end"/>
            </w:r>
            <w:r w:rsidRPr="001A085E">
              <w:rPr>
                <w:rStyle w:val="Hyperlink"/>
                <w:noProof/>
              </w:rPr>
              <w:fldChar w:fldCharType="end"/>
            </w:r>
          </w:ins>
        </w:p>
        <w:p w14:paraId="26C59441" w14:textId="399EF327" w:rsidR="00C3028A" w:rsidRDefault="00C3028A">
          <w:pPr>
            <w:pStyle w:val="Indholdsfortegnelse3"/>
            <w:tabs>
              <w:tab w:val="right" w:leader="dot" w:pos="13426"/>
            </w:tabs>
            <w:rPr>
              <w:ins w:id="161" w:author="Line Hvingel" w:date="2022-12-20T13:39:00Z"/>
              <w:noProof/>
              <w:color w:val="auto"/>
              <w:lang w:eastAsia="da-DK"/>
            </w:rPr>
          </w:pPr>
          <w:ins w:id="162"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"_Toc122436071"</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rPr>
              <w:t>4.3.22 Antal</w:t>
            </w:r>
            <w:r w:rsidRPr="001A085E">
              <w:rPr>
                <w:rStyle w:val="Hyperlink"/>
                <w:rFonts w:ascii="Trebuchet MS" w:hAnsi="Trebuchet MS" w:cs="Times New Roman"/>
                <w:bCs/>
                <w:noProof/>
                <w:lang w:eastAsia="da-DK"/>
              </w:rPr>
              <w:t xml:space="preserve"> </w:t>
            </w:r>
            <w:r w:rsidRPr="001A085E">
              <w:rPr>
                <w:rStyle w:val="Hyperlink"/>
                <w:noProof/>
              </w:rPr>
              <w:t>(d_basis_antal)</w:t>
            </w:r>
            <w:r>
              <w:rPr>
                <w:noProof/>
                <w:webHidden/>
              </w:rPr>
              <w:tab/>
            </w:r>
            <w:r>
              <w:rPr>
                <w:noProof/>
                <w:webHidden/>
              </w:rPr>
              <w:fldChar w:fldCharType="begin"/>
            </w:r>
            <w:r>
              <w:rPr>
                <w:noProof/>
                <w:webHidden/>
              </w:rPr>
              <w:instrText xml:space="preserve"> PAGEREF _Toc122436071 \h </w:instrText>
            </w:r>
          </w:ins>
          <w:r>
            <w:rPr>
              <w:noProof/>
              <w:webHidden/>
            </w:rPr>
          </w:r>
          <w:r>
            <w:rPr>
              <w:noProof/>
              <w:webHidden/>
            </w:rPr>
            <w:fldChar w:fldCharType="separate"/>
          </w:r>
          <w:ins w:id="163" w:author="Line Hvingel" w:date="2022-12-20T13:39:00Z">
            <w:r>
              <w:rPr>
                <w:noProof/>
                <w:webHidden/>
              </w:rPr>
              <w:t>41</w:t>
            </w:r>
            <w:r>
              <w:rPr>
                <w:noProof/>
                <w:webHidden/>
              </w:rPr>
              <w:fldChar w:fldCharType="end"/>
            </w:r>
            <w:r w:rsidRPr="001A085E">
              <w:rPr>
                <w:rStyle w:val="Hyperlink"/>
                <w:noProof/>
              </w:rPr>
              <w:fldChar w:fldCharType="end"/>
            </w:r>
          </w:ins>
        </w:p>
        <w:p w14:paraId="04D54B7F" w14:textId="1F44F0B0" w:rsidR="00C3028A" w:rsidRDefault="00C3028A">
          <w:pPr>
            <w:pStyle w:val="Indholdsfortegnelse3"/>
            <w:tabs>
              <w:tab w:val="right" w:leader="dot" w:pos="13426"/>
            </w:tabs>
            <w:rPr>
              <w:ins w:id="164" w:author="Line Hvingel" w:date="2022-12-20T13:39:00Z"/>
              <w:noProof/>
              <w:color w:val="auto"/>
              <w:lang w:eastAsia="da-DK"/>
            </w:rPr>
          </w:pPr>
          <w:ins w:id="165"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"_Toc122436072"</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rPr>
              <w:t>4.3.23 Trin</w:t>
            </w:r>
            <w:r w:rsidRPr="001A085E">
              <w:rPr>
                <w:rStyle w:val="Hyperlink"/>
                <w:rFonts w:ascii="Trebuchet MS" w:hAnsi="Trebuchet MS" w:cs="Times New Roman"/>
                <w:b/>
                <w:bCs/>
                <w:noProof/>
                <w:lang w:eastAsia="da-DK"/>
              </w:rPr>
              <w:t xml:space="preserve"> </w:t>
            </w:r>
            <w:r w:rsidRPr="001A085E">
              <w:rPr>
                <w:rStyle w:val="Hyperlink"/>
                <w:noProof/>
              </w:rPr>
              <w:t>(d_basis_trin)</w:t>
            </w:r>
            <w:r>
              <w:rPr>
                <w:noProof/>
                <w:webHidden/>
              </w:rPr>
              <w:tab/>
            </w:r>
            <w:r>
              <w:rPr>
                <w:noProof/>
                <w:webHidden/>
              </w:rPr>
              <w:fldChar w:fldCharType="begin"/>
            </w:r>
            <w:r>
              <w:rPr>
                <w:noProof/>
                <w:webHidden/>
              </w:rPr>
              <w:instrText xml:space="preserve"> PAGEREF _Toc122436072 \h </w:instrText>
            </w:r>
          </w:ins>
          <w:r>
            <w:rPr>
              <w:noProof/>
              <w:webHidden/>
            </w:rPr>
          </w:r>
          <w:r>
            <w:rPr>
              <w:noProof/>
              <w:webHidden/>
            </w:rPr>
            <w:fldChar w:fldCharType="separate"/>
          </w:r>
          <w:ins w:id="166" w:author="Line Hvingel" w:date="2022-12-20T13:39:00Z">
            <w:r>
              <w:rPr>
                <w:noProof/>
                <w:webHidden/>
              </w:rPr>
              <w:t>41</w:t>
            </w:r>
            <w:r>
              <w:rPr>
                <w:noProof/>
                <w:webHidden/>
              </w:rPr>
              <w:fldChar w:fldCharType="end"/>
            </w:r>
            <w:r w:rsidRPr="001A085E">
              <w:rPr>
                <w:rStyle w:val="Hyperlink"/>
                <w:noProof/>
              </w:rPr>
              <w:fldChar w:fldCharType="end"/>
            </w:r>
          </w:ins>
        </w:p>
        <w:p w14:paraId="05BDFE5D" w14:textId="21E28B72" w:rsidR="00C3028A" w:rsidRDefault="00C3028A">
          <w:pPr>
            <w:pStyle w:val="Indholdsfortegnelse3"/>
            <w:tabs>
              <w:tab w:val="right" w:leader="dot" w:pos="13426"/>
            </w:tabs>
            <w:rPr>
              <w:ins w:id="167" w:author="Line Hvingel" w:date="2022-12-20T13:39:00Z"/>
              <w:noProof/>
              <w:color w:val="auto"/>
              <w:lang w:eastAsia="da-DK"/>
            </w:rPr>
          </w:pPr>
          <w:ins w:id="168"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"_Toc122436073"</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rPr>
              <w:t>4.3.24 Belægning</w:t>
            </w:r>
            <w:r w:rsidRPr="001A085E">
              <w:rPr>
                <w:rStyle w:val="Hyperlink"/>
                <w:rFonts w:ascii="Trebuchet MS" w:hAnsi="Trebuchet MS" w:cs="Times New Roman"/>
                <w:bCs/>
                <w:noProof/>
                <w:lang w:eastAsia="da-DK"/>
              </w:rPr>
              <w:t xml:space="preserve"> </w:t>
            </w:r>
            <w:r w:rsidRPr="001A085E">
              <w:rPr>
                <w:rStyle w:val="Hyperlink"/>
                <w:noProof/>
              </w:rPr>
              <w:t>(d_basis_belaegning)</w:t>
            </w:r>
            <w:r>
              <w:rPr>
                <w:noProof/>
                <w:webHidden/>
              </w:rPr>
              <w:tab/>
            </w:r>
            <w:r>
              <w:rPr>
                <w:noProof/>
                <w:webHidden/>
              </w:rPr>
              <w:fldChar w:fldCharType="begin"/>
            </w:r>
            <w:r>
              <w:rPr>
                <w:noProof/>
                <w:webHidden/>
              </w:rPr>
              <w:instrText xml:space="preserve"> PAGEREF _Toc122436073 \h </w:instrText>
            </w:r>
          </w:ins>
          <w:r>
            <w:rPr>
              <w:noProof/>
              <w:webHidden/>
            </w:rPr>
          </w:r>
          <w:r>
            <w:rPr>
              <w:noProof/>
              <w:webHidden/>
            </w:rPr>
            <w:fldChar w:fldCharType="separate"/>
          </w:r>
          <w:ins w:id="169" w:author="Line Hvingel" w:date="2022-12-20T13:39:00Z">
            <w:r>
              <w:rPr>
                <w:noProof/>
                <w:webHidden/>
              </w:rPr>
              <w:t>42</w:t>
            </w:r>
            <w:r>
              <w:rPr>
                <w:noProof/>
                <w:webHidden/>
              </w:rPr>
              <w:fldChar w:fldCharType="end"/>
            </w:r>
            <w:r w:rsidRPr="001A085E">
              <w:rPr>
                <w:rStyle w:val="Hyperlink"/>
                <w:noProof/>
              </w:rPr>
              <w:fldChar w:fldCharType="end"/>
            </w:r>
          </w:ins>
        </w:p>
        <w:p w14:paraId="64D3E43D" w14:textId="1F43C0D9" w:rsidR="00C3028A" w:rsidRDefault="00C3028A">
          <w:pPr>
            <w:pStyle w:val="Indholdsfortegnelse3"/>
            <w:tabs>
              <w:tab w:val="right" w:leader="dot" w:pos="13426"/>
            </w:tabs>
            <w:rPr>
              <w:ins w:id="170" w:author="Line Hvingel" w:date="2022-12-20T13:39:00Z"/>
              <w:noProof/>
              <w:color w:val="auto"/>
              <w:lang w:eastAsia="da-DK"/>
            </w:rPr>
          </w:pPr>
          <w:ins w:id="171"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"_Toc122436074"</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rPr>
              <w:t>4.3.25 Handicapegnet</w:t>
            </w:r>
            <w:r w:rsidRPr="001A085E">
              <w:rPr>
                <w:rStyle w:val="Hyperlink"/>
                <w:rFonts w:ascii="Trebuchet MS" w:hAnsi="Trebuchet MS" w:cs="Times New Roman"/>
                <w:bCs/>
                <w:noProof/>
                <w:lang w:eastAsia="da-DK"/>
              </w:rPr>
              <w:t xml:space="preserve"> </w:t>
            </w:r>
            <w:r w:rsidRPr="001A085E">
              <w:rPr>
                <w:rStyle w:val="Hyperlink"/>
                <w:noProof/>
              </w:rPr>
              <w:t>(d_basis_handicapegnet)</w:t>
            </w:r>
            <w:r>
              <w:rPr>
                <w:noProof/>
                <w:webHidden/>
              </w:rPr>
              <w:tab/>
            </w:r>
            <w:r>
              <w:rPr>
                <w:noProof/>
                <w:webHidden/>
              </w:rPr>
              <w:fldChar w:fldCharType="begin"/>
            </w:r>
            <w:r>
              <w:rPr>
                <w:noProof/>
                <w:webHidden/>
              </w:rPr>
              <w:instrText xml:space="preserve"> PAGEREF _Toc122436074 \h </w:instrText>
            </w:r>
          </w:ins>
          <w:r>
            <w:rPr>
              <w:noProof/>
              <w:webHidden/>
            </w:rPr>
          </w:r>
          <w:r>
            <w:rPr>
              <w:noProof/>
              <w:webHidden/>
            </w:rPr>
            <w:fldChar w:fldCharType="separate"/>
          </w:r>
          <w:ins w:id="172" w:author="Line Hvingel" w:date="2022-12-20T13:39:00Z">
            <w:r>
              <w:rPr>
                <w:noProof/>
                <w:webHidden/>
              </w:rPr>
              <w:t>42</w:t>
            </w:r>
            <w:r>
              <w:rPr>
                <w:noProof/>
                <w:webHidden/>
              </w:rPr>
              <w:fldChar w:fldCharType="end"/>
            </w:r>
            <w:r w:rsidRPr="001A085E">
              <w:rPr>
                <w:rStyle w:val="Hyperlink"/>
                <w:noProof/>
              </w:rPr>
              <w:fldChar w:fldCharType="end"/>
            </w:r>
          </w:ins>
        </w:p>
        <w:p w14:paraId="2FE7E9AE" w14:textId="4A50AA9F" w:rsidR="00C3028A" w:rsidRDefault="00C3028A">
          <w:pPr>
            <w:pStyle w:val="Indholdsfortegnelse3"/>
            <w:tabs>
              <w:tab w:val="right" w:leader="dot" w:pos="13426"/>
            </w:tabs>
            <w:rPr>
              <w:ins w:id="173" w:author="Line Hvingel" w:date="2022-12-20T13:39:00Z"/>
              <w:noProof/>
              <w:color w:val="auto"/>
              <w:lang w:eastAsia="da-DK"/>
            </w:rPr>
          </w:pPr>
          <w:ins w:id="174"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"_Toc122436075"</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rPr>
              <w:t>4.3.26 Invasiv art</w:t>
            </w:r>
            <w:r w:rsidRPr="001A085E">
              <w:rPr>
                <w:rStyle w:val="Hyperlink"/>
                <w:rFonts w:ascii="Trebuchet MS" w:hAnsi="Trebuchet MS" w:cs="Times New Roman"/>
                <w:bCs/>
                <w:noProof/>
                <w:lang w:eastAsia="da-DK"/>
              </w:rPr>
              <w:t xml:space="preserve"> </w:t>
            </w:r>
            <w:r w:rsidRPr="001A085E">
              <w:rPr>
                <w:rStyle w:val="Hyperlink"/>
                <w:noProof/>
              </w:rPr>
              <w:t>(d_basis_invasivart)</w:t>
            </w:r>
            <w:r>
              <w:rPr>
                <w:noProof/>
                <w:webHidden/>
              </w:rPr>
              <w:tab/>
            </w:r>
            <w:r>
              <w:rPr>
                <w:noProof/>
                <w:webHidden/>
              </w:rPr>
              <w:fldChar w:fldCharType="begin"/>
            </w:r>
            <w:r>
              <w:rPr>
                <w:noProof/>
                <w:webHidden/>
              </w:rPr>
              <w:instrText xml:space="preserve"> PAGEREF _Toc122436075 \h </w:instrText>
            </w:r>
          </w:ins>
          <w:r>
            <w:rPr>
              <w:noProof/>
              <w:webHidden/>
            </w:rPr>
          </w:r>
          <w:r>
            <w:rPr>
              <w:noProof/>
              <w:webHidden/>
            </w:rPr>
            <w:fldChar w:fldCharType="separate"/>
          </w:r>
          <w:ins w:id="175" w:author="Line Hvingel" w:date="2022-12-20T13:39:00Z">
            <w:r>
              <w:rPr>
                <w:noProof/>
                <w:webHidden/>
              </w:rPr>
              <w:t>42</w:t>
            </w:r>
            <w:r>
              <w:rPr>
                <w:noProof/>
                <w:webHidden/>
              </w:rPr>
              <w:fldChar w:fldCharType="end"/>
            </w:r>
            <w:r w:rsidRPr="001A085E">
              <w:rPr>
                <w:rStyle w:val="Hyperlink"/>
                <w:noProof/>
              </w:rPr>
              <w:fldChar w:fldCharType="end"/>
            </w:r>
          </w:ins>
        </w:p>
        <w:p w14:paraId="6EFC72CD" w14:textId="715F652A" w:rsidR="00C3028A" w:rsidRDefault="00C3028A">
          <w:pPr>
            <w:pStyle w:val="Indholdsfortegnelse3"/>
            <w:tabs>
              <w:tab w:val="right" w:leader="dot" w:pos="13426"/>
            </w:tabs>
            <w:rPr>
              <w:ins w:id="176" w:author="Line Hvingel" w:date="2022-12-20T13:39:00Z"/>
              <w:noProof/>
              <w:color w:val="auto"/>
              <w:lang w:eastAsia="da-DK"/>
            </w:rPr>
          </w:pPr>
          <w:ins w:id="177"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"_Toc122436076"</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rPr>
              <w:t>4.3.27 Kotesystem</w:t>
            </w:r>
            <w:r w:rsidRPr="001A085E">
              <w:rPr>
                <w:rStyle w:val="Hyperlink"/>
                <w:rFonts w:ascii="Trebuchet MS" w:hAnsi="Trebuchet MS" w:cs="Times New Roman"/>
                <w:bCs/>
                <w:noProof/>
                <w:lang w:eastAsia="da-DK"/>
              </w:rPr>
              <w:t xml:space="preserve"> </w:t>
            </w:r>
            <w:r w:rsidRPr="001A085E">
              <w:rPr>
                <w:rStyle w:val="Hyperlink"/>
                <w:noProof/>
              </w:rPr>
              <w:t>(d_basis_kotesystem)</w:t>
            </w:r>
            <w:r>
              <w:rPr>
                <w:noProof/>
                <w:webHidden/>
              </w:rPr>
              <w:tab/>
            </w:r>
            <w:r>
              <w:rPr>
                <w:noProof/>
                <w:webHidden/>
              </w:rPr>
              <w:fldChar w:fldCharType="begin"/>
            </w:r>
            <w:r>
              <w:rPr>
                <w:noProof/>
                <w:webHidden/>
              </w:rPr>
              <w:instrText xml:space="preserve"> PAGEREF _Toc122436076 \h </w:instrText>
            </w:r>
          </w:ins>
          <w:r>
            <w:rPr>
              <w:noProof/>
              <w:webHidden/>
            </w:rPr>
          </w:r>
          <w:r>
            <w:rPr>
              <w:noProof/>
              <w:webHidden/>
            </w:rPr>
            <w:fldChar w:fldCharType="separate"/>
          </w:r>
          <w:ins w:id="178" w:author="Line Hvingel" w:date="2022-12-20T13:39:00Z">
            <w:r>
              <w:rPr>
                <w:noProof/>
                <w:webHidden/>
              </w:rPr>
              <w:t>44</w:t>
            </w:r>
            <w:r>
              <w:rPr>
                <w:noProof/>
                <w:webHidden/>
              </w:rPr>
              <w:fldChar w:fldCharType="end"/>
            </w:r>
            <w:r w:rsidRPr="001A085E">
              <w:rPr>
                <w:rStyle w:val="Hyperlink"/>
                <w:noProof/>
              </w:rPr>
              <w:fldChar w:fldCharType="end"/>
            </w:r>
          </w:ins>
        </w:p>
        <w:p w14:paraId="65CD2452" w14:textId="178B2DC8" w:rsidR="00C3028A" w:rsidRDefault="00C3028A">
          <w:pPr>
            <w:pStyle w:val="Indholdsfortegnelse3"/>
            <w:tabs>
              <w:tab w:val="right" w:leader="dot" w:pos="13426"/>
            </w:tabs>
            <w:rPr>
              <w:ins w:id="179" w:author="Line Hvingel" w:date="2022-12-20T13:39:00Z"/>
              <w:noProof/>
              <w:color w:val="auto"/>
              <w:lang w:eastAsia="da-DK"/>
            </w:rPr>
          </w:pPr>
          <w:ins w:id="180"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"_Toc122436077"</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rPr>
              <w:t>4.3.28 Ansvarvedligeholder</w:t>
            </w:r>
            <w:r w:rsidRPr="001A085E">
              <w:rPr>
                <w:rStyle w:val="Hyperlink"/>
                <w:b/>
                <w:bCs/>
                <w:noProof/>
              </w:rPr>
              <w:t xml:space="preserve"> </w:t>
            </w:r>
            <w:r w:rsidRPr="001A085E">
              <w:rPr>
                <w:rStyle w:val="Hyperlink"/>
                <w:noProof/>
              </w:rPr>
              <w:t>(d_basis_ ansvar_v)</w:t>
            </w:r>
            <w:r>
              <w:rPr>
                <w:noProof/>
                <w:webHidden/>
              </w:rPr>
              <w:tab/>
            </w:r>
            <w:r>
              <w:rPr>
                <w:noProof/>
                <w:webHidden/>
              </w:rPr>
              <w:fldChar w:fldCharType="begin"/>
            </w:r>
            <w:r>
              <w:rPr>
                <w:noProof/>
                <w:webHidden/>
              </w:rPr>
              <w:instrText xml:space="preserve"> PAGEREF _Toc122436077 \h </w:instrText>
            </w:r>
          </w:ins>
          <w:r>
            <w:rPr>
              <w:noProof/>
              <w:webHidden/>
            </w:rPr>
          </w:r>
          <w:r>
            <w:rPr>
              <w:noProof/>
              <w:webHidden/>
            </w:rPr>
            <w:fldChar w:fldCharType="separate"/>
          </w:r>
          <w:ins w:id="181" w:author="Line Hvingel" w:date="2022-12-20T13:39:00Z">
            <w:r>
              <w:rPr>
                <w:noProof/>
                <w:webHidden/>
              </w:rPr>
              <w:t>44</w:t>
            </w:r>
            <w:r>
              <w:rPr>
                <w:noProof/>
                <w:webHidden/>
              </w:rPr>
              <w:fldChar w:fldCharType="end"/>
            </w:r>
            <w:r w:rsidRPr="001A085E">
              <w:rPr>
                <w:rStyle w:val="Hyperlink"/>
                <w:noProof/>
              </w:rPr>
              <w:fldChar w:fldCharType="end"/>
            </w:r>
          </w:ins>
        </w:p>
        <w:p w14:paraId="09F755C1" w14:textId="730625B9" w:rsidR="00C3028A" w:rsidRDefault="00C3028A">
          <w:pPr>
            <w:pStyle w:val="Indholdsfortegnelse2"/>
            <w:tabs>
              <w:tab w:val="right" w:leader="dot" w:pos="13426"/>
            </w:tabs>
            <w:rPr>
              <w:ins w:id="182" w:author="Line Hvingel" w:date="2022-12-20T13:39:00Z"/>
              <w:noProof/>
              <w:color w:val="auto"/>
              <w:lang w:eastAsia="da-DK"/>
            </w:rPr>
          </w:pPr>
          <w:ins w:id="183"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"_Toc122436078"</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rPr>
              <w:t>4.4 Metadata</w:t>
            </w:r>
            <w:r>
              <w:rPr>
                <w:noProof/>
                <w:webHidden/>
              </w:rPr>
              <w:tab/>
            </w:r>
            <w:r>
              <w:rPr>
                <w:noProof/>
                <w:webHidden/>
              </w:rPr>
              <w:fldChar w:fldCharType="begin"/>
            </w:r>
            <w:r>
              <w:rPr>
                <w:noProof/>
                <w:webHidden/>
              </w:rPr>
              <w:instrText xml:space="preserve"> PAGEREF _Toc122436078 \h </w:instrText>
            </w:r>
          </w:ins>
          <w:r>
            <w:rPr>
              <w:noProof/>
              <w:webHidden/>
            </w:rPr>
          </w:r>
          <w:r>
            <w:rPr>
              <w:noProof/>
              <w:webHidden/>
            </w:rPr>
            <w:fldChar w:fldCharType="separate"/>
          </w:r>
          <w:ins w:id="184" w:author="Line Hvingel" w:date="2022-12-20T13:39:00Z">
            <w:r>
              <w:rPr>
                <w:noProof/>
                <w:webHidden/>
              </w:rPr>
              <w:t>44</w:t>
            </w:r>
            <w:r>
              <w:rPr>
                <w:noProof/>
                <w:webHidden/>
              </w:rPr>
              <w:fldChar w:fldCharType="end"/>
            </w:r>
            <w:r w:rsidRPr="001A085E">
              <w:rPr>
                <w:rStyle w:val="Hyperlink"/>
                <w:noProof/>
              </w:rPr>
              <w:fldChar w:fldCharType="end"/>
            </w:r>
          </w:ins>
        </w:p>
        <w:p w14:paraId="70A1792B" w14:textId="7DF4C23C" w:rsidR="00C3028A" w:rsidRDefault="00C3028A">
          <w:pPr>
            <w:pStyle w:val="Indholdsfortegnelse1"/>
            <w:tabs>
              <w:tab w:val="right" w:leader="dot" w:pos="13426"/>
            </w:tabs>
            <w:rPr>
              <w:ins w:id="185" w:author="Line Hvingel" w:date="2022-12-20T13:39:00Z"/>
              <w:noProof/>
              <w:color w:val="auto"/>
              <w:lang w:eastAsia="da-DK"/>
            </w:rPr>
          </w:pPr>
          <w:ins w:id="186"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"_Toc122436079"</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rPr>
              <w:t>5. Temaspecifik datamodel</w:t>
            </w:r>
            <w:r>
              <w:rPr>
                <w:noProof/>
                <w:webHidden/>
              </w:rPr>
              <w:tab/>
            </w:r>
            <w:r>
              <w:rPr>
                <w:noProof/>
                <w:webHidden/>
              </w:rPr>
              <w:fldChar w:fldCharType="begin"/>
            </w:r>
            <w:r>
              <w:rPr>
                <w:noProof/>
                <w:webHidden/>
              </w:rPr>
              <w:instrText xml:space="preserve"> PAGEREF _Toc122436079 \h </w:instrText>
            </w:r>
          </w:ins>
          <w:r>
            <w:rPr>
              <w:noProof/>
              <w:webHidden/>
            </w:rPr>
          </w:r>
          <w:r>
            <w:rPr>
              <w:noProof/>
              <w:webHidden/>
            </w:rPr>
            <w:fldChar w:fldCharType="separate"/>
          </w:r>
          <w:ins w:id="187" w:author="Line Hvingel" w:date="2022-12-20T13:39:00Z">
            <w:r>
              <w:rPr>
                <w:noProof/>
                <w:webHidden/>
              </w:rPr>
              <w:t>47</w:t>
            </w:r>
            <w:r>
              <w:rPr>
                <w:noProof/>
                <w:webHidden/>
              </w:rPr>
              <w:fldChar w:fldCharType="end"/>
            </w:r>
            <w:r w:rsidRPr="001A085E">
              <w:rPr>
                <w:rStyle w:val="Hyperlink"/>
                <w:noProof/>
              </w:rPr>
              <w:fldChar w:fldCharType="end"/>
            </w:r>
          </w:ins>
        </w:p>
        <w:p w14:paraId="7DB25F54" w14:textId="5EEFE3ED" w:rsidR="00C3028A" w:rsidRDefault="00C3028A">
          <w:pPr>
            <w:pStyle w:val="Indholdsfortegnelse1"/>
            <w:tabs>
              <w:tab w:val="right" w:leader="dot" w:pos="13426"/>
            </w:tabs>
            <w:rPr>
              <w:ins w:id="188" w:author="Line Hvingel" w:date="2022-12-20T13:39:00Z"/>
              <w:noProof/>
              <w:color w:val="auto"/>
              <w:lang w:eastAsia="da-DK"/>
            </w:rPr>
          </w:pPr>
          <w:ins w:id="189"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"_Toc122436080"</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rPr>
              <w:t>5.1 Overfladevand</w:t>
            </w:r>
            <w:r>
              <w:rPr>
                <w:noProof/>
                <w:webHidden/>
              </w:rPr>
              <w:tab/>
            </w:r>
            <w:r>
              <w:rPr>
                <w:noProof/>
                <w:webHidden/>
              </w:rPr>
              <w:fldChar w:fldCharType="begin"/>
            </w:r>
            <w:r>
              <w:rPr>
                <w:noProof/>
                <w:webHidden/>
              </w:rPr>
              <w:instrText xml:space="preserve"> PAGEREF _Toc122436080 \h </w:instrText>
            </w:r>
          </w:ins>
          <w:r>
            <w:rPr>
              <w:noProof/>
              <w:webHidden/>
            </w:rPr>
          </w:r>
          <w:r>
            <w:rPr>
              <w:noProof/>
              <w:webHidden/>
            </w:rPr>
            <w:fldChar w:fldCharType="separate"/>
          </w:r>
          <w:ins w:id="190" w:author="Line Hvingel" w:date="2022-12-20T13:39:00Z">
            <w:r>
              <w:rPr>
                <w:noProof/>
                <w:webHidden/>
              </w:rPr>
              <w:t>47</w:t>
            </w:r>
            <w:r>
              <w:rPr>
                <w:noProof/>
                <w:webHidden/>
              </w:rPr>
              <w:fldChar w:fldCharType="end"/>
            </w:r>
            <w:r w:rsidRPr="001A085E">
              <w:rPr>
                <w:rStyle w:val="Hyperlink"/>
                <w:noProof/>
              </w:rPr>
              <w:fldChar w:fldCharType="end"/>
            </w:r>
          </w:ins>
        </w:p>
        <w:p w14:paraId="3F000B55" w14:textId="3513149B" w:rsidR="00C3028A" w:rsidRDefault="00C3028A">
          <w:pPr>
            <w:pStyle w:val="Indholdsfortegnelse2"/>
            <w:tabs>
              <w:tab w:val="right" w:leader="dot" w:pos="13426"/>
            </w:tabs>
            <w:rPr>
              <w:ins w:id="191" w:author="Line Hvingel" w:date="2022-12-20T13:39:00Z"/>
              <w:noProof/>
              <w:color w:val="auto"/>
              <w:lang w:eastAsia="da-DK"/>
            </w:rPr>
          </w:pPr>
          <w:ins w:id="192"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"_Toc122436081"</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rPr>
              <w:t>5.1.1 Vandløb (5000)</w:t>
            </w:r>
            <w:r>
              <w:rPr>
                <w:noProof/>
                <w:webHidden/>
              </w:rPr>
              <w:tab/>
            </w:r>
            <w:r>
              <w:rPr>
                <w:noProof/>
                <w:webHidden/>
              </w:rPr>
              <w:fldChar w:fldCharType="begin"/>
            </w:r>
            <w:r>
              <w:rPr>
                <w:noProof/>
                <w:webHidden/>
              </w:rPr>
              <w:instrText xml:space="preserve"> PAGEREF _Toc122436081 \h </w:instrText>
            </w:r>
          </w:ins>
          <w:r>
            <w:rPr>
              <w:noProof/>
              <w:webHidden/>
            </w:rPr>
          </w:r>
          <w:r>
            <w:rPr>
              <w:noProof/>
              <w:webHidden/>
            </w:rPr>
            <w:fldChar w:fldCharType="separate"/>
          </w:r>
          <w:ins w:id="193" w:author="Line Hvingel" w:date="2022-12-20T13:39:00Z">
            <w:r>
              <w:rPr>
                <w:noProof/>
                <w:webHidden/>
              </w:rPr>
              <w:t>47</w:t>
            </w:r>
            <w:r>
              <w:rPr>
                <w:noProof/>
                <w:webHidden/>
              </w:rPr>
              <w:fldChar w:fldCharType="end"/>
            </w:r>
            <w:r w:rsidRPr="001A085E">
              <w:rPr>
                <w:rStyle w:val="Hyperlink"/>
                <w:noProof/>
              </w:rPr>
              <w:fldChar w:fldCharType="end"/>
            </w:r>
          </w:ins>
        </w:p>
        <w:p w14:paraId="7FBF926B" w14:textId="3C536369" w:rsidR="00C3028A" w:rsidRDefault="00C3028A">
          <w:pPr>
            <w:pStyle w:val="Indholdsfortegnelse2"/>
            <w:tabs>
              <w:tab w:val="right" w:leader="dot" w:pos="13426"/>
            </w:tabs>
            <w:rPr>
              <w:ins w:id="194" w:author="Line Hvingel" w:date="2022-12-20T13:39:00Z"/>
              <w:noProof/>
              <w:color w:val="auto"/>
              <w:lang w:eastAsia="da-DK"/>
            </w:rPr>
          </w:pPr>
          <w:ins w:id="195"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"_Toc122436082"</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kern w:val="32"/>
              </w:rPr>
              <w:t>5.1.2 Målestation (5001)</w:t>
            </w:r>
            <w:r>
              <w:rPr>
                <w:noProof/>
                <w:webHidden/>
              </w:rPr>
              <w:tab/>
            </w:r>
            <w:r>
              <w:rPr>
                <w:noProof/>
                <w:webHidden/>
              </w:rPr>
              <w:fldChar w:fldCharType="begin"/>
            </w:r>
            <w:r>
              <w:rPr>
                <w:noProof/>
                <w:webHidden/>
              </w:rPr>
              <w:instrText xml:space="preserve"> PAGEREF _Toc122436082 \h </w:instrText>
            </w:r>
          </w:ins>
          <w:r>
            <w:rPr>
              <w:noProof/>
              <w:webHidden/>
            </w:rPr>
          </w:r>
          <w:r>
            <w:rPr>
              <w:noProof/>
              <w:webHidden/>
            </w:rPr>
            <w:fldChar w:fldCharType="separate"/>
          </w:r>
          <w:ins w:id="196" w:author="Line Hvingel" w:date="2022-12-20T13:39:00Z">
            <w:r>
              <w:rPr>
                <w:noProof/>
                <w:webHidden/>
              </w:rPr>
              <w:t>52</w:t>
            </w:r>
            <w:r>
              <w:rPr>
                <w:noProof/>
                <w:webHidden/>
              </w:rPr>
              <w:fldChar w:fldCharType="end"/>
            </w:r>
            <w:r w:rsidRPr="001A085E">
              <w:rPr>
                <w:rStyle w:val="Hyperlink"/>
                <w:noProof/>
              </w:rPr>
              <w:fldChar w:fldCharType="end"/>
            </w:r>
          </w:ins>
        </w:p>
        <w:p w14:paraId="73610B34" w14:textId="333F6E52" w:rsidR="00C3028A" w:rsidRDefault="00C3028A">
          <w:pPr>
            <w:pStyle w:val="Indholdsfortegnelse2"/>
            <w:tabs>
              <w:tab w:val="right" w:leader="dot" w:pos="13426"/>
            </w:tabs>
            <w:rPr>
              <w:ins w:id="197" w:author="Line Hvingel" w:date="2022-12-20T13:39:00Z"/>
              <w:noProof/>
              <w:color w:val="auto"/>
              <w:lang w:eastAsia="da-DK"/>
            </w:rPr>
          </w:pPr>
          <w:ins w:id="198"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"_Toc122436083"</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kern w:val="32"/>
              </w:rPr>
              <w:t>5.1.3 Faunaspærring (5002)</w:t>
            </w:r>
            <w:r>
              <w:rPr>
                <w:noProof/>
                <w:webHidden/>
              </w:rPr>
              <w:tab/>
            </w:r>
            <w:r>
              <w:rPr>
                <w:noProof/>
                <w:webHidden/>
              </w:rPr>
              <w:fldChar w:fldCharType="begin"/>
            </w:r>
            <w:r>
              <w:rPr>
                <w:noProof/>
                <w:webHidden/>
              </w:rPr>
              <w:instrText xml:space="preserve"> PAGEREF _Toc122436083 \h </w:instrText>
            </w:r>
          </w:ins>
          <w:r>
            <w:rPr>
              <w:noProof/>
              <w:webHidden/>
            </w:rPr>
          </w:r>
          <w:r>
            <w:rPr>
              <w:noProof/>
              <w:webHidden/>
            </w:rPr>
            <w:fldChar w:fldCharType="separate"/>
          </w:r>
          <w:ins w:id="199" w:author="Line Hvingel" w:date="2022-12-20T13:39:00Z">
            <w:r>
              <w:rPr>
                <w:noProof/>
                <w:webHidden/>
              </w:rPr>
              <w:t>54</w:t>
            </w:r>
            <w:r>
              <w:rPr>
                <w:noProof/>
                <w:webHidden/>
              </w:rPr>
              <w:fldChar w:fldCharType="end"/>
            </w:r>
            <w:r w:rsidRPr="001A085E">
              <w:rPr>
                <w:rStyle w:val="Hyperlink"/>
                <w:noProof/>
              </w:rPr>
              <w:fldChar w:fldCharType="end"/>
            </w:r>
          </w:ins>
        </w:p>
        <w:p w14:paraId="6CF7BF4D" w14:textId="5F7D90B7" w:rsidR="00C3028A" w:rsidRDefault="00C3028A">
          <w:pPr>
            <w:pStyle w:val="Indholdsfortegnelse2"/>
            <w:tabs>
              <w:tab w:val="right" w:leader="dot" w:pos="13426"/>
            </w:tabs>
            <w:rPr>
              <w:ins w:id="200" w:author="Line Hvingel" w:date="2022-12-20T13:39:00Z"/>
              <w:noProof/>
              <w:color w:val="auto"/>
              <w:lang w:eastAsia="da-DK"/>
            </w:rPr>
          </w:pPr>
          <w:ins w:id="201"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"_Toc122436084"</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kern w:val="32"/>
              </w:rPr>
              <w:t>5.1.4 Drænledning (5003)</w:t>
            </w:r>
            <w:r>
              <w:rPr>
                <w:noProof/>
                <w:webHidden/>
              </w:rPr>
              <w:tab/>
            </w:r>
            <w:r>
              <w:rPr>
                <w:noProof/>
                <w:webHidden/>
              </w:rPr>
              <w:fldChar w:fldCharType="begin"/>
            </w:r>
            <w:r>
              <w:rPr>
                <w:noProof/>
                <w:webHidden/>
              </w:rPr>
              <w:instrText xml:space="preserve"> PAGEREF _Toc122436084 \h </w:instrText>
            </w:r>
          </w:ins>
          <w:r>
            <w:rPr>
              <w:noProof/>
              <w:webHidden/>
            </w:rPr>
          </w:r>
          <w:r>
            <w:rPr>
              <w:noProof/>
              <w:webHidden/>
            </w:rPr>
            <w:fldChar w:fldCharType="separate"/>
          </w:r>
          <w:ins w:id="202" w:author="Line Hvingel" w:date="2022-12-20T13:39:00Z">
            <w:r>
              <w:rPr>
                <w:noProof/>
                <w:webHidden/>
              </w:rPr>
              <w:t>57</w:t>
            </w:r>
            <w:r>
              <w:rPr>
                <w:noProof/>
                <w:webHidden/>
              </w:rPr>
              <w:fldChar w:fldCharType="end"/>
            </w:r>
            <w:r w:rsidRPr="001A085E">
              <w:rPr>
                <w:rStyle w:val="Hyperlink"/>
                <w:noProof/>
              </w:rPr>
              <w:fldChar w:fldCharType="end"/>
            </w:r>
          </w:ins>
        </w:p>
        <w:p w14:paraId="7772DF16" w14:textId="39C71F8D" w:rsidR="00C3028A" w:rsidRDefault="00C3028A">
          <w:pPr>
            <w:pStyle w:val="Indholdsfortegnelse2"/>
            <w:tabs>
              <w:tab w:val="right" w:leader="dot" w:pos="13426"/>
            </w:tabs>
            <w:rPr>
              <w:ins w:id="203" w:author="Line Hvingel" w:date="2022-12-20T13:39:00Z"/>
              <w:noProof/>
              <w:color w:val="auto"/>
              <w:lang w:eastAsia="da-DK"/>
            </w:rPr>
          </w:pPr>
          <w:ins w:id="204"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"_Toc122436085"</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kern w:val="32"/>
              </w:rPr>
              <w:t>5.1.5 Drænområde (5004)</w:t>
            </w:r>
            <w:r>
              <w:rPr>
                <w:noProof/>
                <w:webHidden/>
              </w:rPr>
              <w:tab/>
            </w:r>
            <w:r>
              <w:rPr>
                <w:noProof/>
                <w:webHidden/>
              </w:rPr>
              <w:fldChar w:fldCharType="begin"/>
            </w:r>
            <w:r>
              <w:rPr>
                <w:noProof/>
                <w:webHidden/>
              </w:rPr>
              <w:instrText xml:space="preserve"> PAGEREF _Toc122436085 \h </w:instrText>
            </w:r>
          </w:ins>
          <w:r>
            <w:rPr>
              <w:noProof/>
              <w:webHidden/>
            </w:rPr>
          </w:r>
          <w:r>
            <w:rPr>
              <w:noProof/>
              <w:webHidden/>
            </w:rPr>
            <w:fldChar w:fldCharType="separate"/>
          </w:r>
          <w:ins w:id="205" w:author="Line Hvingel" w:date="2022-12-20T13:39:00Z">
            <w:r>
              <w:rPr>
                <w:noProof/>
                <w:webHidden/>
              </w:rPr>
              <w:t>59</w:t>
            </w:r>
            <w:r>
              <w:rPr>
                <w:noProof/>
                <w:webHidden/>
              </w:rPr>
              <w:fldChar w:fldCharType="end"/>
            </w:r>
            <w:r w:rsidRPr="001A085E">
              <w:rPr>
                <w:rStyle w:val="Hyperlink"/>
                <w:noProof/>
              </w:rPr>
              <w:fldChar w:fldCharType="end"/>
            </w:r>
          </w:ins>
        </w:p>
        <w:p w14:paraId="0CE54169" w14:textId="5A990320" w:rsidR="00C3028A" w:rsidRDefault="00C3028A">
          <w:pPr>
            <w:pStyle w:val="Indholdsfortegnelse2"/>
            <w:tabs>
              <w:tab w:val="right" w:leader="dot" w:pos="13426"/>
            </w:tabs>
            <w:rPr>
              <w:ins w:id="206" w:author="Line Hvingel" w:date="2022-12-20T13:39:00Z"/>
              <w:noProof/>
              <w:color w:val="auto"/>
              <w:lang w:eastAsia="da-DK"/>
            </w:rPr>
          </w:pPr>
          <w:ins w:id="207"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"_Toc122436086"</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kern w:val="32"/>
              </w:rPr>
              <w:t>5.1.6 Sø (5005)</w:t>
            </w:r>
            <w:r>
              <w:rPr>
                <w:noProof/>
                <w:webHidden/>
              </w:rPr>
              <w:tab/>
            </w:r>
            <w:r>
              <w:rPr>
                <w:noProof/>
                <w:webHidden/>
              </w:rPr>
              <w:fldChar w:fldCharType="begin"/>
            </w:r>
            <w:r>
              <w:rPr>
                <w:noProof/>
                <w:webHidden/>
              </w:rPr>
              <w:instrText xml:space="preserve"> PAGEREF _Toc122436086 \h </w:instrText>
            </w:r>
          </w:ins>
          <w:r>
            <w:rPr>
              <w:noProof/>
              <w:webHidden/>
            </w:rPr>
          </w:r>
          <w:r>
            <w:rPr>
              <w:noProof/>
              <w:webHidden/>
            </w:rPr>
            <w:fldChar w:fldCharType="separate"/>
          </w:r>
          <w:ins w:id="208" w:author="Line Hvingel" w:date="2022-12-20T13:39:00Z">
            <w:r>
              <w:rPr>
                <w:noProof/>
                <w:webHidden/>
              </w:rPr>
              <w:t>60</w:t>
            </w:r>
            <w:r>
              <w:rPr>
                <w:noProof/>
                <w:webHidden/>
              </w:rPr>
              <w:fldChar w:fldCharType="end"/>
            </w:r>
            <w:r w:rsidRPr="001A085E">
              <w:rPr>
                <w:rStyle w:val="Hyperlink"/>
                <w:noProof/>
              </w:rPr>
              <w:fldChar w:fldCharType="end"/>
            </w:r>
          </w:ins>
        </w:p>
        <w:p w14:paraId="520B1AB5" w14:textId="182D432E" w:rsidR="00C3028A" w:rsidRDefault="00C3028A">
          <w:pPr>
            <w:pStyle w:val="Indholdsfortegnelse2"/>
            <w:tabs>
              <w:tab w:val="right" w:leader="dot" w:pos="13426"/>
            </w:tabs>
            <w:rPr>
              <w:ins w:id="209" w:author="Line Hvingel" w:date="2022-12-20T13:39:00Z"/>
              <w:noProof/>
              <w:color w:val="auto"/>
              <w:lang w:eastAsia="da-DK"/>
            </w:rPr>
          </w:pPr>
          <w:ins w:id="210"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"_Toc122436087"</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kern w:val="32"/>
              </w:rPr>
              <w:t>5.1.7 Dybdekurve (5006)</w:t>
            </w:r>
            <w:r>
              <w:rPr>
                <w:noProof/>
                <w:webHidden/>
              </w:rPr>
              <w:tab/>
            </w:r>
            <w:r>
              <w:rPr>
                <w:noProof/>
                <w:webHidden/>
              </w:rPr>
              <w:fldChar w:fldCharType="begin"/>
            </w:r>
            <w:r>
              <w:rPr>
                <w:noProof/>
                <w:webHidden/>
              </w:rPr>
              <w:instrText xml:space="preserve"> PAGEREF _Toc122436087 \h </w:instrText>
            </w:r>
          </w:ins>
          <w:r>
            <w:rPr>
              <w:noProof/>
              <w:webHidden/>
            </w:rPr>
          </w:r>
          <w:r>
            <w:rPr>
              <w:noProof/>
              <w:webHidden/>
            </w:rPr>
            <w:fldChar w:fldCharType="separate"/>
          </w:r>
          <w:ins w:id="211" w:author="Line Hvingel" w:date="2022-12-20T13:39:00Z">
            <w:r>
              <w:rPr>
                <w:noProof/>
                <w:webHidden/>
              </w:rPr>
              <w:t>63</w:t>
            </w:r>
            <w:r>
              <w:rPr>
                <w:noProof/>
                <w:webHidden/>
              </w:rPr>
              <w:fldChar w:fldCharType="end"/>
            </w:r>
            <w:r w:rsidRPr="001A085E">
              <w:rPr>
                <w:rStyle w:val="Hyperlink"/>
                <w:noProof/>
              </w:rPr>
              <w:fldChar w:fldCharType="end"/>
            </w:r>
          </w:ins>
        </w:p>
        <w:p w14:paraId="0F0C6920" w14:textId="760B9B99" w:rsidR="00C3028A" w:rsidRDefault="00C3028A">
          <w:pPr>
            <w:pStyle w:val="Indholdsfortegnelse2"/>
            <w:tabs>
              <w:tab w:val="right" w:leader="dot" w:pos="13426"/>
            </w:tabs>
            <w:rPr>
              <w:ins w:id="212" w:author="Line Hvingel" w:date="2022-12-20T13:39:00Z"/>
              <w:noProof/>
              <w:color w:val="auto"/>
              <w:lang w:eastAsia="da-DK"/>
            </w:rPr>
          </w:pPr>
          <w:ins w:id="213"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"_Toc122436088"</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kern w:val="32"/>
              </w:rPr>
              <w:t>5.1.8 Vandløbsoplande (5007)</w:t>
            </w:r>
            <w:r>
              <w:rPr>
                <w:noProof/>
                <w:webHidden/>
              </w:rPr>
              <w:tab/>
            </w:r>
            <w:r>
              <w:rPr>
                <w:noProof/>
                <w:webHidden/>
              </w:rPr>
              <w:fldChar w:fldCharType="begin"/>
            </w:r>
            <w:r>
              <w:rPr>
                <w:noProof/>
                <w:webHidden/>
              </w:rPr>
              <w:instrText xml:space="preserve"> PAGEREF _Toc122436088 \h </w:instrText>
            </w:r>
          </w:ins>
          <w:r>
            <w:rPr>
              <w:noProof/>
              <w:webHidden/>
            </w:rPr>
          </w:r>
          <w:r>
            <w:rPr>
              <w:noProof/>
              <w:webHidden/>
            </w:rPr>
            <w:fldChar w:fldCharType="separate"/>
          </w:r>
          <w:ins w:id="214" w:author="Line Hvingel" w:date="2022-12-20T13:39:00Z">
            <w:r>
              <w:rPr>
                <w:noProof/>
                <w:webHidden/>
              </w:rPr>
              <w:t>64</w:t>
            </w:r>
            <w:r>
              <w:rPr>
                <w:noProof/>
                <w:webHidden/>
              </w:rPr>
              <w:fldChar w:fldCharType="end"/>
            </w:r>
            <w:r w:rsidRPr="001A085E">
              <w:rPr>
                <w:rStyle w:val="Hyperlink"/>
                <w:noProof/>
              </w:rPr>
              <w:fldChar w:fldCharType="end"/>
            </w:r>
          </w:ins>
        </w:p>
        <w:p w14:paraId="6A299C28" w14:textId="0BF57E68" w:rsidR="00C3028A" w:rsidRDefault="00C3028A">
          <w:pPr>
            <w:pStyle w:val="Indholdsfortegnelse2"/>
            <w:tabs>
              <w:tab w:val="right" w:leader="dot" w:pos="13426"/>
            </w:tabs>
            <w:rPr>
              <w:ins w:id="215" w:author="Line Hvingel" w:date="2022-12-20T13:39:00Z"/>
              <w:noProof/>
              <w:color w:val="auto"/>
              <w:lang w:eastAsia="da-DK"/>
            </w:rPr>
          </w:pPr>
          <w:ins w:id="216"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"_Toc122436089"</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kern w:val="32"/>
              </w:rPr>
              <w:t>5.1.9 Søoplande (5008)</w:t>
            </w:r>
            <w:r>
              <w:rPr>
                <w:noProof/>
                <w:webHidden/>
              </w:rPr>
              <w:tab/>
            </w:r>
            <w:r>
              <w:rPr>
                <w:noProof/>
                <w:webHidden/>
              </w:rPr>
              <w:fldChar w:fldCharType="begin"/>
            </w:r>
            <w:r>
              <w:rPr>
                <w:noProof/>
                <w:webHidden/>
              </w:rPr>
              <w:instrText xml:space="preserve"> PAGEREF _Toc122436089 \h </w:instrText>
            </w:r>
          </w:ins>
          <w:r>
            <w:rPr>
              <w:noProof/>
              <w:webHidden/>
            </w:rPr>
          </w:r>
          <w:r>
            <w:rPr>
              <w:noProof/>
              <w:webHidden/>
            </w:rPr>
            <w:fldChar w:fldCharType="separate"/>
          </w:r>
          <w:ins w:id="217" w:author="Line Hvingel" w:date="2022-12-20T13:39:00Z">
            <w:r>
              <w:rPr>
                <w:noProof/>
                <w:webHidden/>
              </w:rPr>
              <w:t>66</w:t>
            </w:r>
            <w:r>
              <w:rPr>
                <w:noProof/>
                <w:webHidden/>
              </w:rPr>
              <w:fldChar w:fldCharType="end"/>
            </w:r>
            <w:r w:rsidRPr="001A085E">
              <w:rPr>
                <w:rStyle w:val="Hyperlink"/>
                <w:noProof/>
              </w:rPr>
              <w:fldChar w:fldCharType="end"/>
            </w:r>
          </w:ins>
        </w:p>
        <w:p w14:paraId="595898D3" w14:textId="68AFC43C" w:rsidR="00C3028A" w:rsidRDefault="00C3028A">
          <w:pPr>
            <w:pStyle w:val="Indholdsfortegnelse2"/>
            <w:tabs>
              <w:tab w:val="right" w:leader="dot" w:pos="13426"/>
            </w:tabs>
            <w:rPr>
              <w:ins w:id="218" w:author="Line Hvingel" w:date="2022-12-20T13:39:00Z"/>
              <w:noProof/>
              <w:color w:val="auto"/>
              <w:lang w:eastAsia="da-DK"/>
            </w:rPr>
          </w:pPr>
          <w:ins w:id="219"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"_Toc122436090"</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kern w:val="32"/>
              </w:rPr>
              <w:t>5.1.10 Pumpelag (5009)</w:t>
            </w:r>
            <w:r>
              <w:rPr>
                <w:noProof/>
                <w:webHidden/>
              </w:rPr>
              <w:tab/>
            </w:r>
            <w:r>
              <w:rPr>
                <w:noProof/>
                <w:webHidden/>
              </w:rPr>
              <w:fldChar w:fldCharType="begin"/>
            </w:r>
            <w:r>
              <w:rPr>
                <w:noProof/>
                <w:webHidden/>
              </w:rPr>
              <w:instrText xml:space="preserve"> PAGEREF _Toc122436090 \h </w:instrText>
            </w:r>
          </w:ins>
          <w:r>
            <w:rPr>
              <w:noProof/>
              <w:webHidden/>
            </w:rPr>
          </w:r>
          <w:r>
            <w:rPr>
              <w:noProof/>
              <w:webHidden/>
            </w:rPr>
            <w:fldChar w:fldCharType="separate"/>
          </w:r>
          <w:ins w:id="220" w:author="Line Hvingel" w:date="2022-12-20T13:39:00Z">
            <w:r>
              <w:rPr>
                <w:noProof/>
                <w:webHidden/>
              </w:rPr>
              <w:t>68</w:t>
            </w:r>
            <w:r>
              <w:rPr>
                <w:noProof/>
                <w:webHidden/>
              </w:rPr>
              <w:fldChar w:fldCharType="end"/>
            </w:r>
            <w:r w:rsidRPr="001A085E">
              <w:rPr>
                <w:rStyle w:val="Hyperlink"/>
                <w:noProof/>
              </w:rPr>
              <w:fldChar w:fldCharType="end"/>
            </w:r>
          </w:ins>
        </w:p>
        <w:p w14:paraId="36EBBEE1" w14:textId="1E60E266" w:rsidR="00C3028A" w:rsidRDefault="00C3028A">
          <w:pPr>
            <w:pStyle w:val="Indholdsfortegnelse2"/>
            <w:tabs>
              <w:tab w:val="right" w:leader="dot" w:pos="13426"/>
            </w:tabs>
            <w:rPr>
              <w:ins w:id="221" w:author="Line Hvingel" w:date="2022-12-20T13:39:00Z"/>
              <w:noProof/>
              <w:color w:val="auto"/>
              <w:lang w:eastAsia="da-DK"/>
            </w:rPr>
          </w:pPr>
          <w:ins w:id="222" w:author="Line Hvingel" w:date="2022-12-20T13:39:00Z">
            <w:r w:rsidRPr="001A085E">
              <w:rPr>
                <w:rStyle w:val="Hyperlink"/>
                <w:noProof/>
              </w:rPr>
              <w:lastRenderedPageBreak/>
              <w:fldChar w:fldCharType="begin"/>
            </w:r>
            <w:r w:rsidRPr="001A085E">
              <w:rPr>
                <w:rStyle w:val="Hyperlink"/>
                <w:noProof/>
              </w:rPr>
              <w:instrText xml:space="preserve"> </w:instrText>
            </w:r>
            <w:r>
              <w:rPr>
                <w:noProof/>
              </w:rPr>
              <w:instrText>HYPERLINK \l "_Toc122436091"</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kern w:val="32"/>
              </w:rPr>
              <w:t>5.1.11 Vandløbselement (5010)</w:t>
            </w:r>
            <w:r>
              <w:rPr>
                <w:noProof/>
                <w:webHidden/>
              </w:rPr>
              <w:tab/>
            </w:r>
            <w:r>
              <w:rPr>
                <w:noProof/>
                <w:webHidden/>
              </w:rPr>
              <w:fldChar w:fldCharType="begin"/>
            </w:r>
            <w:r>
              <w:rPr>
                <w:noProof/>
                <w:webHidden/>
              </w:rPr>
              <w:instrText xml:space="preserve"> PAGEREF _Toc122436091 \h </w:instrText>
            </w:r>
          </w:ins>
          <w:r>
            <w:rPr>
              <w:noProof/>
              <w:webHidden/>
            </w:rPr>
          </w:r>
          <w:r>
            <w:rPr>
              <w:noProof/>
              <w:webHidden/>
            </w:rPr>
            <w:fldChar w:fldCharType="separate"/>
          </w:r>
          <w:ins w:id="223" w:author="Line Hvingel" w:date="2022-12-20T13:39:00Z">
            <w:r>
              <w:rPr>
                <w:noProof/>
                <w:webHidden/>
              </w:rPr>
              <w:t>69</w:t>
            </w:r>
            <w:r>
              <w:rPr>
                <w:noProof/>
                <w:webHidden/>
              </w:rPr>
              <w:fldChar w:fldCharType="end"/>
            </w:r>
            <w:r w:rsidRPr="001A085E">
              <w:rPr>
                <w:rStyle w:val="Hyperlink"/>
                <w:noProof/>
              </w:rPr>
              <w:fldChar w:fldCharType="end"/>
            </w:r>
          </w:ins>
        </w:p>
        <w:p w14:paraId="0D068A9E" w14:textId="34982ECF" w:rsidR="00C3028A" w:rsidRDefault="00C3028A">
          <w:pPr>
            <w:pStyle w:val="Indholdsfortegnelse1"/>
            <w:tabs>
              <w:tab w:val="right" w:leader="dot" w:pos="13426"/>
            </w:tabs>
            <w:rPr>
              <w:ins w:id="224" w:author="Line Hvingel" w:date="2022-12-20T13:39:00Z"/>
              <w:noProof/>
              <w:color w:val="auto"/>
              <w:lang w:eastAsia="da-DK"/>
            </w:rPr>
          </w:pPr>
          <w:ins w:id="225"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"_Toc122436092"</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rPr>
              <w:t>5.2 Natur</w:t>
            </w:r>
            <w:r>
              <w:rPr>
                <w:noProof/>
                <w:webHidden/>
              </w:rPr>
              <w:tab/>
            </w:r>
            <w:r>
              <w:rPr>
                <w:noProof/>
                <w:webHidden/>
              </w:rPr>
              <w:fldChar w:fldCharType="begin"/>
            </w:r>
            <w:r>
              <w:rPr>
                <w:noProof/>
                <w:webHidden/>
              </w:rPr>
              <w:instrText xml:space="preserve"> PAGEREF _Toc122436092 \h </w:instrText>
            </w:r>
          </w:ins>
          <w:r>
            <w:rPr>
              <w:noProof/>
              <w:webHidden/>
            </w:rPr>
          </w:r>
          <w:r>
            <w:rPr>
              <w:noProof/>
              <w:webHidden/>
            </w:rPr>
            <w:fldChar w:fldCharType="separate"/>
          </w:r>
          <w:ins w:id="226" w:author="Line Hvingel" w:date="2022-12-20T13:39:00Z">
            <w:r>
              <w:rPr>
                <w:noProof/>
                <w:webHidden/>
              </w:rPr>
              <w:t>72</w:t>
            </w:r>
            <w:r>
              <w:rPr>
                <w:noProof/>
                <w:webHidden/>
              </w:rPr>
              <w:fldChar w:fldCharType="end"/>
            </w:r>
            <w:r w:rsidRPr="001A085E">
              <w:rPr>
                <w:rStyle w:val="Hyperlink"/>
                <w:noProof/>
              </w:rPr>
              <w:fldChar w:fldCharType="end"/>
            </w:r>
          </w:ins>
        </w:p>
        <w:p w14:paraId="4F0090CF" w14:textId="09DEA4A3" w:rsidR="00C3028A" w:rsidRDefault="00C3028A">
          <w:pPr>
            <w:pStyle w:val="Indholdsfortegnelse2"/>
            <w:tabs>
              <w:tab w:val="right" w:leader="dot" w:pos="13426"/>
            </w:tabs>
            <w:rPr>
              <w:ins w:id="227" w:author="Line Hvingel" w:date="2022-12-20T13:39:00Z"/>
              <w:noProof/>
              <w:color w:val="auto"/>
              <w:lang w:eastAsia="da-DK"/>
            </w:rPr>
          </w:pPr>
          <w:ins w:id="228"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"_Toc122436093"</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kern w:val="32"/>
              </w:rPr>
              <w:t>5.2.5 Arter Invasive Flade (5104)</w:t>
            </w:r>
            <w:r>
              <w:rPr>
                <w:noProof/>
                <w:webHidden/>
              </w:rPr>
              <w:tab/>
            </w:r>
            <w:r>
              <w:rPr>
                <w:noProof/>
                <w:webHidden/>
              </w:rPr>
              <w:fldChar w:fldCharType="begin"/>
            </w:r>
            <w:r>
              <w:rPr>
                <w:noProof/>
                <w:webHidden/>
              </w:rPr>
              <w:instrText xml:space="preserve"> PAGEREF _Toc122436093 \h </w:instrText>
            </w:r>
          </w:ins>
          <w:r>
            <w:rPr>
              <w:noProof/>
              <w:webHidden/>
            </w:rPr>
          </w:r>
          <w:r>
            <w:rPr>
              <w:noProof/>
              <w:webHidden/>
            </w:rPr>
            <w:fldChar w:fldCharType="separate"/>
          </w:r>
          <w:ins w:id="229" w:author="Line Hvingel" w:date="2022-12-20T13:39:00Z">
            <w:r>
              <w:rPr>
                <w:noProof/>
                <w:webHidden/>
              </w:rPr>
              <w:t>72</w:t>
            </w:r>
            <w:r>
              <w:rPr>
                <w:noProof/>
                <w:webHidden/>
              </w:rPr>
              <w:fldChar w:fldCharType="end"/>
            </w:r>
            <w:r w:rsidRPr="001A085E">
              <w:rPr>
                <w:rStyle w:val="Hyperlink"/>
                <w:noProof/>
              </w:rPr>
              <w:fldChar w:fldCharType="end"/>
            </w:r>
          </w:ins>
        </w:p>
        <w:p w14:paraId="63C044FE" w14:textId="2FA60A7B" w:rsidR="00C3028A" w:rsidRDefault="00C3028A">
          <w:pPr>
            <w:pStyle w:val="Indholdsfortegnelse2"/>
            <w:tabs>
              <w:tab w:val="right" w:leader="dot" w:pos="13426"/>
            </w:tabs>
            <w:rPr>
              <w:ins w:id="230" w:author="Line Hvingel" w:date="2022-12-20T13:39:00Z"/>
              <w:noProof/>
              <w:color w:val="auto"/>
              <w:lang w:eastAsia="da-DK"/>
            </w:rPr>
          </w:pPr>
          <w:ins w:id="231"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"_Toc122436094"</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rPr>
              <w:t>5.2.6 Rigkær - Fattigkær (5105)</w:t>
            </w:r>
            <w:r>
              <w:rPr>
                <w:noProof/>
                <w:webHidden/>
              </w:rPr>
              <w:tab/>
            </w:r>
            <w:r>
              <w:rPr>
                <w:noProof/>
                <w:webHidden/>
              </w:rPr>
              <w:fldChar w:fldCharType="begin"/>
            </w:r>
            <w:r>
              <w:rPr>
                <w:noProof/>
                <w:webHidden/>
              </w:rPr>
              <w:instrText xml:space="preserve"> PAGEREF _Toc122436094 \h </w:instrText>
            </w:r>
          </w:ins>
          <w:r>
            <w:rPr>
              <w:noProof/>
              <w:webHidden/>
            </w:rPr>
          </w:r>
          <w:r>
            <w:rPr>
              <w:noProof/>
              <w:webHidden/>
            </w:rPr>
            <w:fldChar w:fldCharType="separate"/>
          </w:r>
          <w:ins w:id="232" w:author="Line Hvingel" w:date="2022-12-20T13:39:00Z">
            <w:r>
              <w:rPr>
                <w:noProof/>
                <w:webHidden/>
              </w:rPr>
              <w:t>73</w:t>
            </w:r>
            <w:r>
              <w:rPr>
                <w:noProof/>
                <w:webHidden/>
              </w:rPr>
              <w:fldChar w:fldCharType="end"/>
            </w:r>
            <w:r w:rsidRPr="001A085E">
              <w:rPr>
                <w:rStyle w:val="Hyperlink"/>
                <w:noProof/>
              </w:rPr>
              <w:fldChar w:fldCharType="end"/>
            </w:r>
          </w:ins>
        </w:p>
        <w:p w14:paraId="62239E69" w14:textId="5BA4E940" w:rsidR="00C3028A" w:rsidRDefault="00C3028A">
          <w:pPr>
            <w:pStyle w:val="Indholdsfortegnelse2"/>
            <w:tabs>
              <w:tab w:val="right" w:leader="dot" w:pos="13426"/>
            </w:tabs>
            <w:rPr>
              <w:ins w:id="233" w:author="Line Hvingel" w:date="2022-12-20T13:39:00Z"/>
              <w:noProof/>
              <w:color w:val="auto"/>
              <w:lang w:eastAsia="da-DK"/>
            </w:rPr>
          </w:pPr>
          <w:ins w:id="234"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"_Toc122436095"</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kern w:val="32"/>
              </w:rPr>
              <w:t>5.2.7 Naturpleje (5106)</w:t>
            </w:r>
            <w:r>
              <w:rPr>
                <w:noProof/>
                <w:webHidden/>
              </w:rPr>
              <w:tab/>
            </w:r>
            <w:r>
              <w:rPr>
                <w:noProof/>
                <w:webHidden/>
              </w:rPr>
              <w:fldChar w:fldCharType="begin"/>
            </w:r>
            <w:r>
              <w:rPr>
                <w:noProof/>
                <w:webHidden/>
              </w:rPr>
              <w:instrText xml:space="preserve"> PAGEREF _Toc122436095 \h </w:instrText>
            </w:r>
          </w:ins>
          <w:r>
            <w:rPr>
              <w:noProof/>
              <w:webHidden/>
            </w:rPr>
          </w:r>
          <w:r>
            <w:rPr>
              <w:noProof/>
              <w:webHidden/>
            </w:rPr>
            <w:fldChar w:fldCharType="separate"/>
          </w:r>
          <w:ins w:id="235" w:author="Line Hvingel" w:date="2022-12-20T13:39:00Z">
            <w:r>
              <w:rPr>
                <w:noProof/>
                <w:webHidden/>
              </w:rPr>
              <w:t>75</w:t>
            </w:r>
            <w:r>
              <w:rPr>
                <w:noProof/>
                <w:webHidden/>
              </w:rPr>
              <w:fldChar w:fldCharType="end"/>
            </w:r>
            <w:r w:rsidRPr="001A085E">
              <w:rPr>
                <w:rStyle w:val="Hyperlink"/>
                <w:noProof/>
              </w:rPr>
              <w:fldChar w:fldCharType="end"/>
            </w:r>
          </w:ins>
        </w:p>
        <w:p w14:paraId="0B810FB1" w14:textId="1A67A5AE" w:rsidR="00C3028A" w:rsidRDefault="00C3028A">
          <w:pPr>
            <w:pStyle w:val="Indholdsfortegnelse2"/>
            <w:tabs>
              <w:tab w:val="right" w:leader="dot" w:pos="13426"/>
            </w:tabs>
            <w:rPr>
              <w:ins w:id="236" w:author="Line Hvingel" w:date="2022-12-20T13:39:00Z"/>
              <w:noProof/>
              <w:color w:val="auto"/>
              <w:lang w:eastAsia="da-DK"/>
            </w:rPr>
          </w:pPr>
          <w:ins w:id="237"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"_Toc122436096"</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kern w:val="32"/>
              </w:rPr>
              <w:t>5.2.8 Arter Invasive Punkt (5107)</w:t>
            </w:r>
            <w:r>
              <w:rPr>
                <w:noProof/>
                <w:webHidden/>
              </w:rPr>
              <w:tab/>
            </w:r>
            <w:r>
              <w:rPr>
                <w:noProof/>
                <w:webHidden/>
              </w:rPr>
              <w:fldChar w:fldCharType="begin"/>
            </w:r>
            <w:r>
              <w:rPr>
                <w:noProof/>
                <w:webHidden/>
              </w:rPr>
              <w:instrText xml:space="preserve"> PAGEREF _Toc122436096 \h </w:instrText>
            </w:r>
          </w:ins>
          <w:r>
            <w:rPr>
              <w:noProof/>
              <w:webHidden/>
            </w:rPr>
          </w:r>
          <w:r>
            <w:rPr>
              <w:noProof/>
              <w:webHidden/>
            </w:rPr>
            <w:fldChar w:fldCharType="separate"/>
          </w:r>
          <w:ins w:id="238" w:author="Line Hvingel" w:date="2022-12-20T13:39:00Z">
            <w:r>
              <w:rPr>
                <w:noProof/>
                <w:webHidden/>
              </w:rPr>
              <w:t>78</w:t>
            </w:r>
            <w:r>
              <w:rPr>
                <w:noProof/>
                <w:webHidden/>
              </w:rPr>
              <w:fldChar w:fldCharType="end"/>
            </w:r>
            <w:r w:rsidRPr="001A085E">
              <w:rPr>
                <w:rStyle w:val="Hyperlink"/>
                <w:noProof/>
              </w:rPr>
              <w:fldChar w:fldCharType="end"/>
            </w:r>
          </w:ins>
        </w:p>
        <w:p w14:paraId="7143C234" w14:textId="22C8D890" w:rsidR="00C3028A" w:rsidRDefault="00C3028A">
          <w:pPr>
            <w:pStyle w:val="Indholdsfortegnelse2"/>
            <w:tabs>
              <w:tab w:val="right" w:leader="dot" w:pos="13426"/>
            </w:tabs>
            <w:rPr>
              <w:ins w:id="239" w:author="Line Hvingel" w:date="2022-12-20T13:39:00Z"/>
              <w:noProof/>
              <w:color w:val="auto"/>
              <w:lang w:eastAsia="da-DK"/>
            </w:rPr>
          </w:pPr>
          <w:ins w:id="240"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"_Toc122436097"</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kern w:val="32"/>
              </w:rPr>
              <w:t>5.2.9 Grønt partnerskab (5108)</w:t>
            </w:r>
            <w:r>
              <w:rPr>
                <w:noProof/>
                <w:webHidden/>
              </w:rPr>
              <w:tab/>
            </w:r>
            <w:r>
              <w:rPr>
                <w:noProof/>
                <w:webHidden/>
              </w:rPr>
              <w:fldChar w:fldCharType="begin"/>
            </w:r>
            <w:r>
              <w:rPr>
                <w:noProof/>
                <w:webHidden/>
              </w:rPr>
              <w:instrText xml:space="preserve"> PAGEREF _Toc122436097 \h </w:instrText>
            </w:r>
          </w:ins>
          <w:r>
            <w:rPr>
              <w:noProof/>
              <w:webHidden/>
            </w:rPr>
          </w:r>
          <w:r>
            <w:rPr>
              <w:noProof/>
              <w:webHidden/>
            </w:rPr>
            <w:fldChar w:fldCharType="separate"/>
          </w:r>
          <w:ins w:id="241" w:author="Line Hvingel" w:date="2022-12-20T13:39:00Z">
            <w:r>
              <w:rPr>
                <w:noProof/>
                <w:webHidden/>
              </w:rPr>
              <w:t>79</w:t>
            </w:r>
            <w:r>
              <w:rPr>
                <w:noProof/>
                <w:webHidden/>
              </w:rPr>
              <w:fldChar w:fldCharType="end"/>
            </w:r>
            <w:r w:rsidRPr="001A085E">
              <w:rPr>
                <w:rStyle w:val="Hyperlink"/>
                <w:noProof/>
              </w:rPr>
              <w:fldChar w:fldCharType="end"/>
            </w:r>
          </w:ins>
        </w:p>
        <w:p w14:paraId="4F7E3AFA" w14:textId="010CE14E" w:rsidR="00C3028A" w:rsidRDefault="00C3028A">
          <w:pPr>
            <w:pStyle w:val="Indholdsfortegnelse1"/>
            <w:tabs>
              <w:tab w:val="right" w:leader="dot" w:pos="13426"/>
            </w:tabs>
            <w:rPr>
              <w:ins w:id="242" w:author="Line Hvingel" w:date="2022-12-20T13:39:00Z"/>
              <w:noProof/>
              <w:color w:val="auto"/>
              <w:lang w:eastAsia="da-DK"/>
            </w:rPr>
          </w:pPr>
          <w:ins w:id="243"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"_Toc122436098"</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rPr>
              <w:t>5.3 Miljø</w:t>
            </w:r>
            <w:r>
              <w:rPr>
                <w:noProof/>
                <w:webHidden/>
              </w:rPr>
              <w:tab/>
            </w:r>
            <w:r>
              <w:rPr>
                <w:noProof/>
                <w:webHidden/>
              </w:rPr>
              <w:fldChar w:fldCharType="begin"/>
            </w:r>
            <w:r>
              <w:rPr>
                <w:noProof/>
                <w:webHidden/>
              </w:rPr>
              <w:instrText xml:space="preserve"> PAGEREF _Toc122436098 \h </w:instrText>
            </w:r>
          </w:ins>
          <w:r>
            <w:rPr>
              <w:noProof/>
              <w:webHidden/>
            </w:rPr>
          </w:r>
          <w:r>
            <w:rPr>
              <w:noProof/>
              <w:webHidden/>
            </w:rPr>
            <w:fldChar w:fldCharType="separate"/>
          </w:r>
          <w:ins w:id="244" w:author="Line Hvingel" w:date="2022-12-20T13:39:00Z">
            <w:r>
              <w:rPr>
                <w:noProof/>
                <w:webHidden/>
              </w:rPr>
              <w:t>82</w:t>
            </w:r>
            <w:r>
              <w:rPr>
                <w:noProof/>
                <w:webHidden/>
              </w:rPr>
              <w:fldChar w:fldCharType="end"/>
            </w:r>
            <w:r w:rsidRPr="001A085E">
              <w:rPr>
                <w:rStyle w:val="Hyperlink"/>
                <w:noProof/>
              </w:rPr>
              <w:fldChar w:fldCharType="end"/>
            </w:r>
          </w:ins>
        </w:p>
        <w:p w14:paraId="38A96CDA" w14:textId="4EF90212" w:rsidR="00C3028A" w:rsidRDefault="00C3028A">
          <w:pPr>
            <w:pStyle w:val="Indholdsfortegnelse2"/>
            <w:tabs>
              <w:tab w:val="right" w:leader="dot" w:pos="13426"/>
            </w:tabs>
            <w:rPr>
              <w:ins w:id="245" w:author="Line Hvingel" w:date="2022-12-20T13:39:00Z"/>
              <w:noProof/>
              <w:color w:val="auto"/>
              <w:lang w:eastAsia="da-DK"/>
            </w:rPr>
          </w:pPr>
          <w:ins w:id="246"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"_Toc122436099"</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kern w:val="32"/>
              </w:rPr>
              <w:t>5.3.1 Affaldprod_udbringning (5200)</w:t>
            </w:r>
            <w:r>
              <w:rPr>
                <w:noProof/>
                <w:webHidden/>
              </w:rPr>
              <w:tab/>
            </w:r>
            <w:r>
              <w:rPr>
                <w:noProof/>
                <w:webHidden/>
              </w:rPr>
              <w:fldChar w:fldCharType="begin"/>
            </w:r>
            <w:r>
              <w:rPr>
                <w:noProof/>
                <w:webHidden/>
              </w:rPr>
              <w:instrText xml:space="preserve"> PAGEREF _Toc122436099 \h </w:instrText>
            </w:r>
          </w:ins>
          <w:r>
            <w:rPr>
              <w:noProof/>
              <w:webHidden/>
            </w:rPr>
          </w:r>
          <w:r>
            <w:rPr>
              <w:noProof/>
              <w:webHidden/>
            </w:rPr>
            <w:fldChar w:fldCharType="separate"/>
          </w:r>
          <w:ins w:id="247" w:author="Line Hvingel" w:date="2022-12-20T13:39:00Z">
            <w:r>
              <w:rPr>
                <w:noProof/>
                <w:webHidden/>
              </w:rPr>
              <w:t>82</w:t>
            </w:r>
            <w:r>
              <w:rPr>
                <w:noProof/>
                <w:webHidden/>
              </w:rPr>
              <w:fldChar w:fldCharType="end"/>
            </w:r>
            <w:r w:rsidRPr="001A085E">
              <w:rPr>
                <w:rStyle w:val="Hyperlink"/>
                <w:noProof/>
              </w:rPr>
              <w:fldChar w:fldCharType="end"/>
            </w:r>
          </w:ins>
        </w:p>
        <w:p w14:paraId="56C1AD7A" w14:textId="6ECC398D" w:rsidR="00C3028A" w:rsidRDefault="00C3028A">
          <w:pPr>
            <w:pStyle w:val="Indholdsfortegnelse1"/>
            <w:tabs>
              <w:tab w:val="right" w:leader="dot" w:pos="13426"/>
            </w:tabs>
            <w:rPr>
              <w:ins w:id="248" w:author="Line Hvingel" w:date="2022-12-20T13:39:00Z"/>
              <w:noProof/>
              <w:color w:val="auto"/>
              <w:lang w:eastAsia="da-DK"/>
            </w:rPr>
          </w:pPr>
          <w:ins w:id="249"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"_Toc122436100"</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rPr>
              <w:t>5.4 Landbrug</w:t>
            </w:r>
            <w:r>
              <w:rPr>
                <w:noProof/>
                <w:webHidden/>
              </w:rPr>
              <w:tab/>
            </w:r>
            <w:r>
              <w:rPr>
                <w:noProof/>
                <w:webHidden/>
              </w:rPr>
              <w:fldChar w:fldCharType="begin"/>
            </w:r>
            <w:r>
              <w:rPr>
                <w:noProof/>
                <w:webHidden/>
              </w:rPr>
              <w:instrText xml:space="preserve"> PAGEREF _Toc122436100 \h </w:instrText>
            </w:r>
          </w:ins>
          <w:r>
            <w:rPr>
              <w:noProof/>
              <w:webHidden/>
            </w:rPr>
          </w:r>
          <w:r>
            <w:rPr>
              <w:noProof/>
              <w:webHidden/>
            </w:rPr>
            <w:fldChar w:fldCharType="separate"/>
          </w:r>
          <w:ins w:id="250" w:author="Line Hvingel" w:date="2022-12-20T13:39:00Z">
            <w:r>
              <w:rPr>
                <w:noProof/>
                <w:webHidden/>
              </w:rPr>
              <w:t>84</w:t>
            </w:r>
            <w:r>
              <w:rPr>
                <w:noProof/>
                <w:webHidden/>
              </w:rPr>
              <w:fldChar w:fldCharType="end"/>
            </w:r>
            <w:r w:rsidRPr="001A085E">
              <w:rPr>
                <w:rStyle w:val="Hyperlink"/>
                <w:noProof/>
              </w:rPr>
              <w:fldChar w:fldCharType="end"/>
            </w:r>
          </w:ins>
        </w:p>
        <w:p w14:paraId="5F2909B2" w14:textId="07F1B1C5" w:rsidR="00C3028A" w:rsidRDefault="00C3028A">
          <w:pPr>
            <w:pStyle w:val="Indholdsfortegnelse2"/>
            <w:tabs>
              <w:tab w:val="right" w:leader="dot" w:pos="13426"/>
            </w:tabs>
            <w:rPr>
              <w:ins w:id="251" w:author="Line Hvingel" w:date="2022-12-20T13:39:00Z"/>
              <w:noProof/>
              <w:color w:val="auto"/>
              <w:lang w:eastAsia="da-DK"/>
            </w:rPr>
          </w:pPr>
          <w:ins w:id="252"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"_Toc122436101"</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kern w:val="32"/>
              </w:rPr>
              <w:t>5.4.1 Genopdyrkningsret (5300)</w:t>
            </w:r>
            <w:r>
              <w:rPr>
                <w:noProof/>
                <w:webHidden/>
              </w:rPr>
              <w:tab/>
            </w:r>
            <w:r>
              <w:rPr>
                <w:noProof/>
                <w:webHidden/>
              </w:rPr>
              <w:fldChar w:fldCharType="begin"/>
            </w:r>
            <w:r>
              <w:rPr>
                <w:noProof/>
                <w:webHidden/>
              </w:rPr>
              <w:instrText xml:space="preserve"> PAGEREF _Toc122436101 \h </w:instrText>
            </w:r>
          </w:ins>
          <w:r>
            <w:rPr>
              <w:noProof/>
              <w:webHidden/>
            </w:rPr>
          </w:r>
          <w:r>
            <w:rPr>
              <w:noProof/>
              <w:webHidden/>
            </w:rPr>
            <w:fldChar w:fldCharType="separate"/>
          </w:r>
          <w:ins w:id="253" w:author="Line Hvingel" w:date="2022-12-20T13:39:00Z">
            <w:r>
              <w:rPr>
                <w:noProof/>
                <w:webHidden/>
              </w:rPr>
              <w:t>84</w:t>
            </w:r>
            <w:r>
              <w:rPr>
                <w:noProof/>
                <w:webHidden/>
              </w:rPr>
              <w:fldChar w:fldCharType="end"/>
            </w:r>
            <w:r w:rsidRPr="001A085E">
              <w:rPr>
                <w:rStyle w:val="Hyperlink"/>
                <w:noProof/>
              </w:rPr>
              <w:fldChar w:fldCharType="end"/>
            </w:r>
          </w:ins>
        </w:p>
        <w:p w14:paraId="4465CC7A" w14:textId="638A0B0A" w:rsidR="00C3028A" w:rsidRDefault="00C3028A">
          <w:pPr>
            <w:pStyle w:val="Indholdsfortegnelse1"/>
            <w:tabs>
              <w:tab w:val="right" w:leader="dot" w:pos="13426"/>
            </w:tabs>
            <w:rPr>
              <w:ins w:id="254" w:author="Line Hvingel" w:date="2022-12-20T13:39:00Z"/>
              <w:noProof/>
              <w:color w:val="auto"/>
              <w:lang w:eastAsia="da-DK"/>
            </w:rPr>
          </w:pPr>
          <w:ins w:id="255"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"_Toc122436102"</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rPr>
              <w:t>5.5 Affald og genbrug</w:t>
            </w:r>
            <w:r>
              <w:rPr>
                <w:noProof/>
                <w:webHidden/>
              </w:rPr>
              <w:tab/>
            </w:r>
            <w:r>
              <w:rPr>
                <w:noProof/>
                <w:webHidden/>
              </w:rPr>
              <w:fldChar w:fldCharType="begin"/>
            </w:r>
            <w:r>
              <w:rPr>
                <w:noProof/>
                <w:webHidden/>
              </w:rPr>
              <w:instrText xml:space="preserve"> PAGEREF _Toc122436102 \h </w:instrText>
            </w:r>
          </w:ins>
          <w:r>
            <w:rPr>
              <w:noProof/>
              <w:webHidden/>
            </w:rPr>
          </w:r>
          <w:r>
            <w:rPr>
              <w:noProof/>
              <w:webHidden/>
            </w:rPr>
            <w:fldChar w:fldCharType="separate"/>
          </w:r>
          <w:ins w:id="256" w:author="Line Hvingel" w:date="2022-12-20T13:39:00Z">
            <w:r>
              <w:rPr>
                <w:noProof/>
                <w:webHidden/>
              </w:rPr>
              <w:t>86</w:t>
            </w:r>
            <w:r>
              <w:rPr>
                <w:noProof/>
                <w:webHidden/>
              </w:rPr>
              <w:fldChar w:fldCharType="end"/>
            </w:r>
            <w:r w:rsidRPr="001A085E">
              <w:rPr>
                <w:rStyle w:val="Hyperlink"/>
                <w:noProof/>
              </w:rPr>
              <w:fldChar w:fldCharType="end"/>
            </w:r>
          </w:ins>
        </w:p>
        <w:p w14:paraId="106243DB" w14:textId="18BBB41B" w:rsidR="00C3028A" w:rsidRDefault="00C3028A">
          <w:pPr>
            <w:pStyle w:val="Indholdsfortegnelse2"/>
            <w:tabs>
              <w:tab w:val="right" w:leader="dot" w:pos="13426"/>
            </w:tabs>
            <w:rPr>
              <w:ins w:id="257" w:author="Line Hvingel" w:date="2022-12-20T13:39:00Z"/>
              <w:noProof/>
              <w:color w:val="auto"/>
              <w:lang w:eastAsia="da-DK"/>
            </w:rPr>
          </w:pPr>
          <w:ins w:id="258"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"_Toc122436103"</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kern w:val="32"/>
              </w:rPr>
              <w:t>5.5.1 Affaldsområde (5400)</w:t>
            </w:r>
            <w:r>
              <w:rPr>
                <w:noProof/>
                <w:webHidden/>
              </w:rPr>
              <w:tab/>
            </w:r>
            <w:r>
              <w:rPr>
                <w:noProof/>
                <w:webHidden/>
              </w:rPr>
              <w:fldChar w:fldCharType="begin"/>
            </w:r>
            <w:r>
              <w:rPr>
                <w:noProof/>
                <w:webHidden/>
              </w:rPr>
              <w:instrText xml:space="preserve"> PAGEREF _Toc122436103 \h </w:instrText>
            </w:r>
          </w:ins>
          <w:r>
            <w:rPr>
              <w:noProof/>
              <w:webHidden/>
            </w:rPr>
          </w:r>
          <w:r>
            <w:rPr>
              <w:noProof/>
              <w:webHidden/>
            </w:rPr>
            <w:fldChar w:fldCharType="separate"/>
          </w:r>
          <w:ins w:id="259" w:author="Line Hvingel" w:date="2022-12-20T13:39:00Z">
            <w:r>
              <w:rPr>
                <w:noProof/>
                <w:webHidden/>
              </w:rPr>
              <w:t>86</w:t>
            </w:r>
            <w:r>
              <w:rPr>
                <w:noProof/>
                <w:webHidden/>
              </w:rPr>
              <w:fldChar w:fldCharType="end"/>
            </w:r>
            <w:r w:rsidRPr="001A085E">
              <w:rPr>
                <w:rStyle w:val="Hyperlink"/>
                <w:noProof/>
              </w:rPr>
              <w:fldChar w:fldCharType="end"/>
            </w:r>
          </w:ins>
        </w:p>
        <w:p w14:paraId="24D1F2BD" w14:textId="7998A206" w:rsidR="00C3028A" w:rsidRDefault="00C3028A">
          <w:pPr>
            <w:pStyle w:val="Indholdsfortegnelse2"/>
            <w:tabs>
              <w:tab w:val="right" w:leader="dot" w:pos="13426"/>
            </w:tabs>
            <w:rPr>
              <w:ins w:id="260" w:author="Line Hvingel" w:date="2022-12-20T13:39:00Z"/>
              <w:noProof/>
              <w:color w:val="auto"/>
              <w:lang w:eastAsia="da-DK"/>
            </w:rPr>
          </w:pPr>
          <w:ins w:id="261"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"_Toc122436104"</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kern w:val="32"/>
              </w:rPr>
              <w:t>5.5.2 Genbrugsplads (5401)</w:t>
            </w:r>
            <w:r>
              <w:rPr>
                <w:noProof/>
                <w:webHidden/>
              </w:rPr>
              <w:tab/>
            </w:r>
            <w:r>
              <w:rPr>
                <w:noProof/>
                <w:webHidden/>
              </w:rPr>
              <w:fldChar w:fldCharType="begin"/>
            </w:r>
            <w:r>
              <w:rPr>
                <w:noProof/>
                <w:webHidden/>
              </w:rPr>
              <w:instrText xml:space="preserve"> PAGEREF _Toc122436104 \h </w:instrText>
            </w:r>
          </w:ins>
          <w:r>
            <w:rPr>
              <w:noProof/>
              <w:webHidden/>
            </w:rPr>
          </w:r>
          <w:r>
            <w:rPr>
              <w:noProof/>
              <w:webHidden/>
            </w:rPr>
            <w:fldChar w:fldCharType="separate"/>
          </w:r>
          <w:ins w:id="262" w:author="Line Hvingel" w:date="2022-12-20T13:39:00Z">
            <w:r>
              <w:rPr>
                <w:noProof/>
                <w:webHidden/>
              </w:rPr>
              <w:t>87</w:t>
            </w:r>
            <w:r>
              <w:rPr>
                <w:noProof/>
                <w:webHidden/>
              </w:rPr>
              <w:fldChar w:fldCharType="end"/>
            </w:r>
            <w:r w:rsidRPr="001A085E">
              <w:rPr>
                <w:rStyle w:val="Hyperlink"/>
                <w:noProof/>
              </w:rPr>
              <w:fldChar w:fldCharType="end"/>
            </w:r>
          </w:ins>
        </w:p>
        <w:p w14:paraId="255A0FC2" w14:textId="607A7E02" w:rsidR="00C3028A" w:rsidRDefault="00C3028A">
          <w:pPr>
            <w:pStyle w:val="Indholdsfortegnelse2"/>
            <w:tabs>
              <w:tab w:val="right" w:leader="dot" w:pos="13426"/>
            </w:tabs>
            <w:rPr>
              <w:ins w:id="263" w:author="Line Hvingel" w:date="2022-12-20T13:39:00Z"/>
              <w:noProof/>
              <w:color w:val="auto"/>
              <w:lang w:eastAsia="da-DK"/>
            </w:rPr>
          </w:pPr>
          <w:ins w:id="264"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"_Toc122436105"</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kern w:val="32"/>
              </w:rPr>
              <w:t>5.5.3 Container (5402)</w:t>
            </w:r>
            <w:r>
              <w:rPr>
                <w:noProof/>
                <w:webHidden/>
              </w:rPr>
              <w:tab/>
            </w:r>
            <w:r>
              <w:rPr>
                <w:noProof/>
                <w:webHidden/>
              </w:rPr>
              <w:fldChar w:fldCharType="begin"/>
            </w:r>
            <w:r>
              <w:rPr>
                <w:noProof/>
                <w:webHidden/>
              </w:rPr>
              <w:instrText xml:space="preserve"> PAGEREF _Toc122436105 \h </w:instrText>
            </w:r>
          </w:ins>
          <w:r>
            <w:rPr>
              <w:noProof/>
              <w:webHidden/>
            </w:rPr>
          </w:r>
          <w:r>
            <w:rPr>
              <w:noProof/>
              <w:webHidden/>
            </w:rPr>
            <w:fldChar w:fldCharType="separate"/>
          </w:r>
          <w:ins w:id="265" w:author="Line Hvingel" w:date="2022-12-20T13:39:00Z">
            <w:r>
              <w:rPr>
                <w:noProof/>
                <w:webHidden/>
              </w:rPr>
              <w:t>89</w:t>
            </w:r>
            <w:r>
              <w:rPr>
                <w:noProof/>
                <w:webHidden/>
              </w:rPr>
              <w:fldChar w:fldCharType="end"/>
            </w:r>
            <w:r w:rsidRPr="001A085E">
              <w:rPr>
                <w:rStyle w:val="Hyperlink"/>
                <w:noProof/>
              </w:rPr>
              <w:fldChar w:fldCharType="end"/>
            </w:r>
          </w:ins>
        </w:p>
        <w:p w14:paraId="0B1B49D1" w14:textId="01013204" w:rsidR="00C3028A" w:rsidRDefault="00C3028A">
          <w:pPr>
            <w:pStyle w:val="Indholdsfortegnelse1"/>
            <w:tabs>
              <w:tab w:val="right" w:leader="dot" w:pos="13426"/>
            </w:tabs>
            <w:rPr>
              <w:ins w:id="266" w:author="Line Hvingel" w:date="2022-12-20T13:39:00Z"/>
              <w:noProof/>
              <w:color w:val="auto"/>
              <w:lang w:eastAsia="da-DK"/>
            </w:rPr>
          </w:pPr>
          <w:ins w:id="267"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"_Toc122436106"</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rPr>
              <w:t>5.6 Forsyning</w:t>
            </w:r>
            <w:r>
              <w:rPr>
                <w:noProof/>
                <w:webHidden/>
              </w:rPr>
              <w:tab/>
            </w:r>
            <w:r>
              <w:rPr>
                <w:noProof/>
                <w:webHidden/>
              </w:rPr>
              <w:fldChar w:fldCharType="begin"/>
            </w:r>
            <w:r>
              <w:rPr>
                <w:noProof/>
                <w:webHidden/>
              </w:rPr>
              <w:instrText xml:space="preserve"> PAGEREF _Toc122436106 \h </w:instrText>
            </w:r>
          </w:ins>
          <w:r>
            <w:rPr>
              <w:noProof/>
              <w:webHidden/>
            </w:rPr>
          </w:r>
          <w:r>
            <w:rPr>
              <w:noProof/>
              <w:webHidden/>
            </w:rPr>
            <w:fldChar w:fldCharType="separate"/>
          </w:r>
          <w:ins w:id="268" w:author="Line Hvingel" w:date="2022-12-20T13:39:00Z">
            <w:r>
              <w:rPr>
                <w:noProof/>
                <w:webHidden/>
              </w:rPr>
              <w:t>92</w:t>
            </w:r>
            <w:r>
              <w:rPr>
                <w:noProof/>
                <w:webHidden/>
              </w:rPr>
              <w:fldChar w:fldCharType="end"/>
            </w:r>
            <w:r w:rsidRPr="001A085E">
              <w:rPr>
                <w:rStyle w:val="Hyperlink"/>
                <w:noProof/>
              </w:rPr>
              <w:fldChar w:fldCharType="end"/>
            </w:r>
          </w:ins>
        </w:p>
        <w:p w14:paraId="30EB7D37" w14:textId="112A2C56" w:rsidR="00C3028A" w:rsidRDefault="00C3028A">
          <w:pPr>
            <w:pStyle w:val="Indholdsfortegnelse2"/>
            <w:tabs>
              <w:tab w:val="right" w:leader="dot" w:pos="13426"/>
            </w:tabs>
            <w:rPr>
              <w:ins w:id="269" w:author="Line Hvingel" w:date="2022-12-20T13:39:00Z"/>
              <w:noProof/>
              <w:color w:val="auto"/>
              <w:lang w:eastAsia="da-DK"/>
            </w:rPr>
          </w:pPr>
          <w:ins w:id="270"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"_Toc122436107"</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kern w:val="32"/>
              </w:rPr>
              <w:t>5.6.1 Elforsyningsområde (5500)</w:t>
            </w:r>
            <w:r>
              <w:rPr>
                <w:noProof/>
                <w:webHidden/>
              </w:rPr>
              <w:tab/>
            </w:r>
            <w:r>
              <w:rPr>
                <w:noProof/>
                <w:webHidden/>
              </w:rPr>
              <w:fldChar w:fldCharType="begin"/>
            </w:r>
            <w:r>
              <w:rPr>
                <w:noProof/>
                <w:webHidden/>
              </w:rPr>
              <w:instrText xml:space="preserve"> PAGEREF _Toc122436107 \h </w:instrText>
            </w:r>
          </w:ins>
          <w:r>
            <w:rPr>
              <w:noProof/>
              <w:webHidden/>
            </w:rPr>
          </w:r>
          <w:r>
            <w:rPr>
              <w:noProof/>
              <w:webHidden/>
            </w:rPr>
            <w:fldChar w:fldCharType="separate"/>
          </w:r>
          <w:ins w:id="271" w:author="Line Hvingel" w:date="2022-12-20T13:39:00Z">
            <w:r>
              <w:rPr>
                <w:noProof/>
                <w:webHidden/>
              </w:rPr>
              <w:t>92</w:t>
            </w:r>
            <w:r>
              <w:rPr>
                <w:noProof/>
                <w:webHidden/>
              </w:rPr>
              <w:fldChar w:fldCharType="end"/>
            </w:r>
            <w:r w:rsidRPr="001A085E">
              <w:rPr>
                <w:rStyle w:val="Hyperlink"/>
                <w:noProof/>
              </w:rPr>
              <w:fldChar w:fldCharType="end"/>
            </w:r>
          </w:ins>
        </w:p>
        <w:p w14:paraId="552F79DA" w14:textId="544BFF40" w:rsidR="00C3028A" w:rsidRDefault="00C3028A">
          <w:pPr>
            <w:pStyle w:val="Indholdsfortegnelse2"/>
            <w:tabs>
              <w:tab w:val="right" w:leader="dot" w:pos="13426"/>
            </w:tabs>
            <w:rPr>
              <w:ins w:id="272" w:author="Line Hvingel" w:date="2022-12-20T13:39:00Z"/>
              <w:noProof/>
              <w:color w:val="auto"/>
              <w:lang w:eastAsia="da-DK"/>
            </w:rPr>
          </w:pPr>
          <w:ins w:id="273"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"_Toc122436108"</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kern w:val="32"/>
              </w:rPr>
              <w:t>5.6.7 Spildevandsplanpunkter (5506)</w:t>
            </w:r>
            <w:r>
              <w:rPr>
                <w:noProof/>
                <w:webHidden/>
              </w:rPr>
              <w:tab/>
            </w:r>
            <w:r>
              <w:rPr>
                <w:noProof/>
                <w:webHidden/>
              </w:rPr>
              <w:fldChar w:fldCharType="begin"/>
            </w:r>
            <w:r>
              <w:rPr>
                <w:noProof/>
                <w:webHidden/>
              </w:rPr>
              <w:instrText xml:space="preserve"> PAGEREF _Toc122436108 \h </w:instrText>
            </w:r>
          </w:ins>
          <w:r>
            <w:rPr>
              <w:noProof/>
              <w:webHidden/>
            </w:rPr>
          </w:r>
          <w:r>
            <w:rPr>
              <w:noProof/>
              <w:webHidden/>
            </w:rPr>
            <w:fldChar w:fldCharType="separate"/>
          </w:r>
          <w:ins w:id="274" w:author="Line Hvingel" w:date="2022-12-20T13:39:00Z">
            <w:r>
              <w:rPr>
                <w:noProof/>
                <w:webHidden/>
              </w:rPr>
              <w:t>93</w:t>
            </w:r>
            <w:r>
              <w:rPr>
                <w:noProof/>
                <w:webHidden/>
              </w:rPr>
              <w:fldChar w:fldCharType="end"/>
            </w:r>
            <w:r w:rsidRPr="001A085E">
              <w:rPr>
                <w:rStyle w:val="Hyperlink"/>
                <w:noProof/>
              </w:rPr>
              <w:fldChar w:fldCharType="end"/>
            </w:r>
          </w:ins>
        </w:p>
        <w:p w14:paraId="196275FE" w14:textId="775F19C4" w:rsidR="00C3028A" w:rsidRDefault="00C3028A">
          <w:pPr>
            <w:pStyle w:val="Indholdsfortegnelse2"/>
            <w:tabs>
              <w:tab w:val="right" w:leader="dot" w:pos="13426"/>
            </w:tabs>
            <w:rPr>
              <w:ins w:id="275" w:author="Line Hvingel" w:date="2022-12-20T13:39:00Z"/>
              <w:noProof/>
              <w:color w:val="auto"/>
              <w:lang w:eastAsia="da-DK"/>
            </w:rPr>
          </w:pPr>
          <w:ins w:id="276"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"_Toc122436109"</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kern w:val="32"/>
              </w:rPr>
              <w:t>5.6.8 Fiberkabel (5507)</w:t>
            </w:r>
            <w:r>
              <w:rPr>
                <w:noProof/>
                <w:webHidden/>
              </w:rPr>
              <w:tab/>
            </w:r>
            <w:r>
              <w:rPr>
                <w:noProof/>
                <w:webHidden/>
              </w:rPr>
              <w:fldChar w:fldCharType="begin"/>
            </w:r>
            <w:r>
              <w:rPr>
                <w:noProof/>
                <w:webHidden/>
              </w:rPr>
              <w:instrText xml:space="preserve"> PAGEREF _Toc122436109 \h </w:instrText>
            </w:r>
          </w:ins>
          <w:r>
            <w:rPr>
              <w:noProof/>
              <w:webHidden/>
            </w:rPr>
          </w:r>
          <w:r>
            <w:rPr>
              <w:noProof/>
              <w:webHidden/>
            </w:rPr>
            <w:fldChar w:fldCharType="separate"/>
          </w:r>
          <w:ins w:id="277" w:author="Line Hvingel" w:date="2022-12-20T13:39:00Z">
            <w:r>
              <w:rPr>
                <w:noProof/>
                <w:webHidden/>
              </w:rPr>
              <w:t>94</w:t>
            </w:r>
            <w:r>
              <w:rPr>
                <w:noProof/>
                <w:webHidden/>
              </w:rPr>
              <w:fldChar w:fldCharType="end"/>
            </w:r>
            <w:r w:rsidRPr="001A085E">
              <w:rPr>
                <w:rStyle w:val="Hyperlink"/>
                <w:noProof/>
              </w:rPr>
              <w:fldChar w:fldCharType="end"/>
            </w:r>
          </w:ins>
        </w:p>
        <w:p w14:paraId="715543EC" w14:textId="06FCA377" w:rsidR="00C3028A" w:rsidRDefault="00C3028A">
          <w:pPr>
            <w:pStyle w:val="Indholdsfortegnelse2"/>
            <w:tabs>
              <w:tab w:val="right" w:leader="dot" w:pos="13426"/>
            </w:tabs>
            <w:rPr>
              <w:ins w:id="278" w:author="Line Hvingel" w:date="2022-12-20T13:39:00Z"/>
              <w:noProof/>
              <w:color w:val="auto"/>
              <w:lang w:eastAsia="da-DK"/>
            </w:rPr>
          </w:pPr>
          <w:ins w:id="279"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"_Toc122436110"</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kern w:val="32"/>
              </w:rPr>
              <w:t>5.6.9 Husstandsmøller (5508)</w:t>
            </w:r>
            <w:r>
              <w:rPr>
                <w:noProof/>
                <w:webHidden/>
              </w:rPr>
              <w:tab/>
            </w:r>
            <w:r>
              <w:rPr>
                <w:noProof/>
                <w:webHidden/>
              </w:rPr>
              <w:fldChar w:fldCharType="begin"/>
            </w:r>
            <w:r>
              <w:rPr>
                <w:noProof/>
                <w:webHidden/>
              </w:rPr>
              <w:instrText xml:space="preserve"> PAGEREF _Toc122436110 \h </w:instrText>
            </w:r>
          </w:ins>
          <w:r>
            <w:rPr>
              <w:noProof/>
              <w:webHidden/>
            </w:rPr>
          </w:r>
          <w:r>
            <w:rPr>
              <w:noProof/>
              <w:webHidden/>
            </w:rPr>
            <w:fldChar w:fldCharType="separate"/>
          </w:r>
          <w:ins w:id="280" w:author="Line Hvingel" w:date="2022-12-20T13:39:00Z">
            <w:r>
              <w:rPr>
                <w:noProof/>
                <w:webHidden/>
              </w:rPr>
              <w:t>95</w:t>
            </w:r>
            <w:r>
              <w:rPr>
                <w:noProof/>
                <w:webHidden/>
              </w:rPr>
              <w:fldChar w:fldCharType="end"/>
            </w:r>
            <w:r w:rsidRPr="001A085E">
              <w:rPr>
                <w:rStyle w:val="Hyperlink"/>
                <w:noProof/>
              </w:rPr>
              <w:fldChar w:fldCharType="end"/>
            </w:r>
          </w:ins>
        </w:p>
        <w:p w14:paraId="6F1BACD8" w14:textId="4E1CEA02" w:rsidR="00C3028A" w:rsidRDefault="00C3028A">
          <w:pPr>
            <w:pStyle w:val="Indholdsfortegnelse1"/>
            <w:tabs>
              <w:tab w:val="right" w:leader="dot" w:pos="13426"/>
            </w:tabs>
            <w:rPr>
              <w:ins w:id="281" w:author="Line Hvingel" w:date="2022-12-20T13:39:00Z"/>
              <w:noProof/>
              <w:color w:val="auto"/>
              <w:lang w:eastAsia="da-DK"/>
            </w:rPr>
          </w:pPr>
          <w:ins w:id="282"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"_Toc122436111"</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rPr>
              <w:t>5.7 Vej og trafik</w:t>
            </w:r>
            <w:r>
              <w:rPr>
                <w:noProof/>
                <w:webHidden/>
              </w:rPr>
              <w:tab/>
            </w:r>
            <w:r>
              <w:rPr>
                <w:noProof/>
                <w:webHidden/>
              </w:rPr>
              <w:fldChar w:fldCharType="begin"/>
            </w:r>
            <w:r>
              <w:rPr>
                <w:noProof/>
                <w:webHidden/>
              </w:rPr>
              <w:instrText xml:space="preserve"> PAGEREF _Toc122436111 \h </w:instrText>
            </w:r>
          </w:ins>
          <w:r>
            <w:rPr>
              <w:noProof/>
              <w:webHidden/>
            </w:rPr>
          </w:r>
          <w:r>
            <w:rPr>
              <w:noProof/>
              <w:webHidden/>
            </w:rPr>
            <w:fldChar w:fldCharType="separate"/>
          </w:r>
          <w:ins w:id="283" w:author="Line Hvingel" w:date="2022-12-20T13:39:00Z">
            <w:r>
              <w:rPr>
                <w:noProof/>
                <w:webHidden/>
              </w:rPr>
              <w:t>98</w:t>
            </w:r>
            <w:r>
              <w:rPr>
                <w:noProof/>
                <w:webHidden/>
              </w:rPr>
              <w:fldChar w:fldCharType="end"/>
            </w:r>
            <w:r w:rsidRPr="001A085E">
              <w:rPr>
                <w:rStyle w:val="Hyperlink"/>
                <w:noProof/>
              </w:rPr>
              <w:fldChar w:fldCharType="end"/>
            </w:r>
          </w:ins>
        </w:p>
        <w:p w14:paraId="13C2BAE8" w14:textId="3D61A827" w:rsidR="00C3028A" w:rsidRDefault="00C3028A">
          <w:pPr>
            <w:pStyle w:val="Indholdsfortegnelse2"/>
            <w:tabs>
              <w:tab w:val="right" w:leader="dot" w:pos="13426"/>
            </w:tabs>
            <w:rPr>
              <w:ins w:id="284" w:author="Line Hvingel" w:date="2022-12-20T13:39:00Z"/>
              <w:noProof/>
              <w:color w:val="auto"/>
              <w:lang w:eastAsia="da-DK"/>
            </w:rPr>
          </w:pPr>
          <w:ins w:id="285"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"_Toc122436112"</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kern w:val="32"/>
              </w:rPr>
              <w:t>5.7.1 Vintervedligeholdelse (5600)</w:t>
            </w:r>
            <w:r>
              <w:rPr>
                <w:noProof/>
                <w:webHidden/>
              </w:rPr>
              <w:tab/>
            </w:r>
            <w:r>
              <w:rPr>
                <w:noProof/>
                <w:webHidden/>
              </w:rPr>
              <w:fldChar w:fldCharType="begin"/>
            </w:r>
            <w:r>
              <w:rPr>
                <w:noProof/>
                <w:webHidden/>
              </w:rPr>
              <w:instrText xml:space="preserve"> PAGEREF _Toc122436112 \h </w:instrText>
            </w:r>
          </w:ins>
          <w:r>
            <w:rPr>
              <w:noProof/>
              <w:webHidden/>
            </w:rPr>
          </w:r>
          <w:r>
            <w:rPr>
              <w:noProof/>
              <w:webHidden/>
            </w:rPr>
            <w:fldChar w:fldCharType="separate"/>
          </w:r>
          <w:ins w:id="286" w:author="Line Hvingel" w:date="2022-12-20T13:39:00Z">
            <w:r>
              <w:rPr>
                <w:noProof/>
                <w:webHidden/>
              </w:rPr>
              <w:t>98</w:t>
            </w:r>
            <w:r>
              <w:rPr>
                <w:noProof/>
                <w:webHidden/>
              </w:rPr>
              <w:fldChar w:fldCharType="end"/>
            </w:r>
            <w:r w:rsidRPr="001A085E">
              <w:rPr>
                <w:rStyle w:val="Hyperlink"/>
                <w:noProof/>
              </w:rPr>
              <w:fldChar w:fldCharType="end"/>
            </w:r>
          </w:ins>
        </w:p>
        <w:p w14:paraId="30890111" w14:textId="1D9676B6" w:rsidR="00C3028A" w:rsidRDefault="00C3028A">
          <w:pPr>
            <w:pStyle w:val="Indholdsfortegnelse2"/>
            <w:tabs>
              <w:tab w:val="right" w:leader="dot" w:pos="13426"/>
            </w:tabs>
            <w:rPr>
              <w:ins w:id="287" w:author="Line Hvingel" w:date="2022-12-20T13:39:00Z"/>
              <w:noProof/>
              <w:color w:val="auto"/>
              <w:lang w:eastAsia="da-DK"/>
            </w:rPr>
          </w:pPr>
          <w:ins w:id="288" w:author="Line Hvingel" w:date="2022-12-20T13:39:00Z">
            <w:r w:rsidRPr="001A085E">
              <w:rPr>
                <w:rStyle w:val="Hyperlink"/>
                <w:noProof/>
              </w:rPr>
              <w:lastRenderedPageBreak/>
              <w:fldChar w:fldCharType="begin"/>
            </w:r>
            <w:r w:rsidRPr="001A085E">
              <w:rPr>
                <w:rStyle w:val="Hyperlink"/>
                <w:noProof/>
              </w:rPr>
              <w:instrText xml:space="preserve"> </w:instrText>
            </w:r>
            <w:r>
              <w:rPr>
                <w:noProof/>
              </w:rPr>
              <w:instrText>HYPERLINK \l "_Toc122436113"</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kern w:val="32"/>
              </w:rPr>
              <w:t>5.7.2 Hastighedsdæmpning (5601)</w:t>
            </w:r>
            <w:r>
              <w:rPr>
                <w:noProof/>
                <w:webHidden/>
              </w:rPr>
              <w:tab/>
            </w:r>
            <w:r>
              <w:rPr>
                <w:noProof/>
                <w:webHidden/>
              </w:rPr>
              <w:fldChar w:fldCharType="begin"/>
            </w:r>
            <w:r>
              <w:rPr>
                <w:noProof/>
                <w:webHidden/>
              </w:rPr>
              <w:instrText xml:space="preserve"> PAGEREF _Toc122436113 \h </w:instrText>
            </w:r>
          </w:ins>
          <w:r>
            <w:rPr>
              <w:noProof/>
              <w:webHidden/>
            </w:rPr>
          </w:r>
          <w:r>
            <w:rPr>
              <w:noProof/>
              <w:webHidden/>
            </w:rPr>
            <w:fldChar w:fldCharType="separate"/>
          </w:r>
          <w:ins w:id="289" w:author="Line Hvingel" w:date="2022-12-20T13:39:00Z">
            <w:r>
              <w:rPr>
                <w:noProof/>
                <w:webHidden/>
              </w:rPr>
              <w:t>99</w:t>
            </w:r>
            <w:r>
              <w:rPr>
                <w:noProof/>
                <w:webHidden/>
              </w:rPr>
              <w:fldChar w:fldCharType="end"/>
            </w:r>
            <w:r w:rsidRPr="001A085E">
              <w:rPr>
                <w:rStyle w:val="Hyperlink"/>
                <w:noProof/>
              </w:rPr>
              <w:fldChar w:fldCharType="end"/>
            </w:r>
          </w:ins>
        </w:p>
        <w:p w14:paraId="12FAB827" w14:textId="5ABEBFCD" w:rsidR="00C3028A" w:rsidRDefault="00C3028A">
          <w:pPr>
            <w:pStyle w:val="Indholdsfortegnelse2"/>
            <w:tabs>
              <w:tab w:val="right" w:leader="dot" w:pos="13426"/>
            </w:tabs>
            <w:rPr>
              <w:ins w:id="290" w:author="Line Hvingel" w:date="2022-12-20T13:39:00Z"/>
              <w:noProof/>
              <w:color w:val="auto"/>
              <w:lang w:eastAsia="da-DK"/>
            </w:rPr>
          </w:pPr>
          <w:ins w:id="291"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"_Toc122436114"</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kern w:val="32"/>
              </w:rPr>
              <w:t>5.7.3 P-zoner (5602)</w:t>
            </w:r>
            <w:r>
              <w:rPr>
                <w:noProof/>
                <w:webHidden/>
              </w:rPr>
              <w:tab/>
            </w:r>
            <w:r>
              <w:rPr>
                <w:noProof/>
                <w:webHidden/>
              </w:rPr>
              <w:fldChar w:fldCharType="begin"/>
            </w:r>
            <w:r>
              <w:rPr>
                <w:noProof/>
                <w:webHidden/>
              </w:rPr>
              <w:instrText xml:space="preserve"> PAGEREF _Toc122436114 \h </w:instrText>
            </w:r>
          </w:ins>
          <w:r>
            <w:rPr>
              <w:noProof/>
              <w:webHidden/>
            </w:rPr>
          </w:r>
          <w:r>
            <w:rPr>
              <w:noProof/>
              <w:webHidden/>
            </w:rPr>
            <w:fldChar w:fldCharType="separate"/>
          </w:r>
          <w:ins w:id="292" w:author="Line Hvingel" w:date="2022-12-20T13:39:00Z">
            <w:r>
              <w:rPr>
                <w:noProof/>
                <w:webHidden/>
              </w:rPr>
              <w:t>102</w:t>
            </w:r>
            <w:r>
              <w:rPr>
                <w:noProof/>
                <w:webHidden/>
              </w:rPr>
              <w:fldChar w:fldCharType="end"/>
            </w:r>
            <w:r w:rsidRPr="001A085E">
              <w:rPr>
                <w:rStyle w:val="Hyperlink"/>
                <w:noProof/>
              </w:rPr>
              <w:fldChar w:fldCharType="end"/>
            </w:r>
          </w:ins>
        </w:p>
        <w:p w14:paraId="377774E1" w14:textId="35022B35" w:rsidR="00C3028A" w:rsidRDefault="00C3028A">
          <w:pPr>
            <w:pStyle w:val="Indholdsfortegnelse2"/>
            <w:tabs>
              <w:tab w:val="right" w:leader="dot" w:pos="13426"/>
            </w:tabs>
            <w:rPr>
              <w:ins w:id="293" w:author="Line Hvingel" w:date="2022-12-20T13:39:00Z"/>
              <w:noProof/>
              <w:color w:val="auto"/>
              <w:lang w:eastAsia="da-DK"/>
            </w:rPr>
          </w:pPr>
          <w:ins w:id="294"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"_Toc122436115"</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kern w:val="32"/>
              </w:rPr>
              <w:t>5.7.4 Hastighedszone (5603)</w:t>
            </w:r>
            <w:r>
              <w:rPr>
                <w:noProof/>
                <w:webHidden/>
              </w:rPr>
              <w:tab/>
            </w:r>
            <w:r>
              <w:rPr>
                <w:noProof/>
                <w:webHidden/>
              </w:rPr>
              <w:fldChar w:fldCharType="begin"/>
            </w:r>
            <w:r>
              <w:rPr>
                <w:noProof/>
                <w:webHidden/>
              </w:rPr>
              <w:instrText xml:space="preserve"> PAGEREF _Toc122436115 \h </w:instrText>
            </w:r>
          </w:ins>
          <w:r>
            <w:rPr>
              <w:noProof/>
              <w:webHidden/>
            </w:rPr>
          </w:r>
          <w:r>
            <w:rPr>
              <w:noProof/>
              <w:webHidden/>
            </w:rPr>
            <w:fldChar w:fldCharType="separate"/>
          </w:r>
          <w:ins w:id="295" w:author="Line Hvingel" w:date="2022-12-20T13:39:00Z">
            <w:r>
              <w:rPr>
                <w:noProof/>
                <w:webHidden/>
              </w:rPr>
              <w:t>104</w:t>
            </w:r>
            <w:r>
              <w:rPr>
                <w:noProof/>
                <w:webHidden/>
              </w:rPr>
              <w:fldChar w:fldCharType="end"/>
            </w:r>
            <w:r w:rsidRPr="001A085E">
              <w:rPr>
                <w:rStyle w:val="Hyperlink"/>
                <w:noProof/>
              </w:rPr>
              <w:fldChar w:fldCharType="end"/>
            </w:r>
          </w:ins>
        </w:p>
        <w:p w14:paraId="7CCBA4DD" w14:textId="1994192B" w:rsidR="00C3028A" w:rsidRDefault="00C3028A">
          <w:pPr>
            <w:pStyle w:val="Indholdsfortegnelse2"/>
            <w:tabs>
              <w:tab w:val="right" w:leader="dot" w:pos="13426"/>
            </w:tabs>
            <w:rPr>
              <w:ins w:id="296" w:author="Line Hvingel" w:date="2022-12-20T13:39:00Z"/>
              <w:noProof/>
              <w:color w:val="auto"/>
              <w:lang w:eastAsia="da-DK"/>
            </w:rPr>
          </w:pPr>
          <w:ins w:id="297"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"_Toc122436116"</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kern w:val="32"/>
              </w:rPr>
              <w:t>5.7.5 Kørselsregulering (5604)</w:t>
            </w:r>
            <w:r>
              <w:rPr>
                <w:noProof/>
                <w:webHidden/>
              </w:rPr>
              <w:tab/>
            </w:r>
            <w:r>
              <w:rPr>
                <w:noProof/>
                <w:webHidden/>
              </w:rPr>
              <w:fldChar w:fldCharType="begin"/>
            </w:r>
            <w:r>
              <w:rPr>
                <w:noProof/>
                <w:webHidden/>
              </w:rPr>
              <w:instrText xml:space="preserve"> PAGEREF _Toc122436116 \h </w:instrText>
            </w:r>
          </w:ins>
          <w:r>
            <w:rPr>
              <w:noProof/>
              <w:webHidden/>
            </w:rPr>
          </w:r>
          <w:r>
            <w:rPr>
              <w:noProof/>
              <w:webHidden/>
            </w:rPr>
            <w:fldChar w:fldCharType="separate"/>
          </w:r>
          <w:ins w:id="298" w:author="Line Hvingel" w:date="2022-12-20T13:39:00Z">
            <w:r>
              <w:rPr>
                <w:noProof/>
                <w:webHidden/>
              </w:rPr>
              <w:t>105</w:t>
            </w:r>
            <w:r>
              <w:rPr>
                <w:noProof/>
                <w:webHidden/>
              </w:rPr>
              <w:fldChar w:fldCharType="end"/>
            </w:r>
            <w:r w:rsidRPr="001A085E">
              <w:rPr>
                <w:rStyle w:val="Hyperlink"/>
                <w:noProof/>
              </w:rPr>
              <w:fldChar w:fldCharType="end"/>
            </w:r>
          </w:ins>
        </w:p>
        <w:p w14:paraId="2B80BD47" w14:textId="44B72E11" w:rsidR="00C3028A" w:rsidRDefault="00C3028A">
          <w:pPr>
            <w:pStyle w:val="Indholdsfortegnelse2"/>
            <w:tabs>
              <w:tab w:val="right" w:leader="dot" w:pos="13426"/>
            </w:tabs>
            <w:rPr>
              <w:ins w:id="299" w:author="Line Hvingel" w:date="2022-12-20T13:39:00Z"/>
              <w:noProof/>
              <w:color w:val="auto"/>
              <w:lang w:eastAsia="da-DK"/>
            </w:rPr>
          </w:pPr>
          <w:ins w:id="300"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"_Toc122436117"</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kern w:val="32"/>
              </w:rPr>
              <w:t>5.7.6 Trafik_byggelinje (5605)</w:t>
            </w:r>
            <w:r>
              <w:rPr>
                <w:noProof/>
                <w:webHidden/>
              </w:rPr>
              <w:tab/>
            </w:r>
            <w:r>
              <w:rPr>
                <w:noProof/>
                <w:webHidden/>
              </w:rPr>
              <w:fldChar w:fldCharType="begin"/>
            </w:r>
            <w:r>
              <w:rPr>
                <w:noProof/>
                <w:webHidden/>
              </w:rPr>
              <w:instrText xml:space="preserve"> PAGEREF _Toc122436117 \h </w:instrText>
            </w:r>
          </w:ins>
          <w:r>
            <w:rPr>
              <w:noProof/>
              <w:webHidden/>
            </w:rPr>
          </w:r>
          <w:r>
            <w:rPr>
              <w:noProof/>
              <w:webHidden/>
            </w:rPr>
            <w:fldChar w:fldCharType="separate"/>
          </w:r>
          <w:ins w:id="301" w:author="Line Hvingel" w:date="2022-12-20T13:39:00Z">
            <w:r>
              <w:rPr>
                <w:noProof/>
                <w:webHidden/>
              </w:rPr>
              <w:t>107</w:t>
            </w:r>
            <w:r>
              <w:rPr>
                <w:noProof/>
                <w:webHidden/>
              </w:rPr>
              <w:fldChar w:fldCharType="end"/>
            </w:r>
            <w:r w:rsidRPr="001A085E">
              <w:rPr>
                <w:rStyle w:val="Hyperlink"/>
                <w:noProof/>
              </w:rPr>
              <w:fldChar w:fldCharType="end"/>
            </w:r>
          </w:ins>
        </w:p>
        <w:p w14:paraId="04EA248A" w14:textId="361833A8" w:rsidR="00C3028A" w:rsidRDefault="00C3028A">
          <w:pPr>
            <w:pStyle w:val="Indholdsfortegnelse2"/>
            <w:tabs>
              <w:tab w:val="right" w:leader="dot" w:pos="13426"/>
            </w:tabs>
            <w:rPr>
              <w:ins w:id="302" w:author="Line Hvingel" w:date="2022-12-20T13:39:00Z"/>
              <w:noProof/>
              <w:color w:val="auto"/>
              <w:lang w:eastAsia="da-DK"/>
            </w:rPr>
          </w:pPr>
          <w:ins w:id="303"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"_Toc122436118"</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kern w:val="32"/>
              </w:rPr>
              <w:t>5.7.7 Vejinventar (5606)</w:t>
            </w:r>
            <w:r>
              <w:rPr>
                <w:noProof/>
                <w:webHidden/>
              </w:rPr>
              <w:tab/>
            </w:r>
            <w:r>
              <w:rPr>
                <w:noProof/>
                <w:webHidden/>
              </w:rPr>
              <w:fldChar w:fldCharType="begin"/>
            </w:r>
            <w:r>
              <w:rPr>
                <w:noProof/>
                <w:webHidden/>
              </w:rPr>
              <w:instrText xml:space="preserve"> PAGEREF _Toc122436118 \h </w:instrText>
            </w:r>
          </w:ins>
          <w:r>
            <w:rPr>
              <w:noProof/>
              <w:webHidden/>
            </w:rPr>
          </w:r>
          <w:r>
            <w:rPr>
              <w:noProof/>
              <w:webHidden/>
            </w:rPr>
            <w:fldChar w:fldCharType="separate"/>
          </w:r>
          <w:ins w:id="304" w:author="Line Hvingel" w:date="2022-12-20T13:39:00Z">
            <w:r>
              <w:rPr>
                <w:noProof/>
                <w:webHidden/>
              </w:rPr>
              <w:t>109</w:t>
            </w:r>
            <w:r>
              <w:rPr>
                <w:noProof/>
                <w:webHidden/>
              </w:rPr>
              <w:fldChar w:fldCharType="end"/>
            </w:r>
            <w:r w:rsidRPr="001A085E">
              <w:rPr>
                <w:rStyle w:val="Hyperlink"/>
                <w:noProof/>
              </w:rPr>
              <w:fldChar w:fldCharType="end"/>
            </w:r>
          </w:ins>
        </w:p>
        <w:p w14:paraId="25886A25" w14:textId="18C91F21" w:rsidR="00C3028A" w:rsidRDefault="00C3028A">
          <w:pPr>
            <w:pStyle w:val="Indholdsfortegnelse2"/>
            <w:tabs>
              <w:tab w:val="right" w:leader="dot" w:pos="13426"/>
            </w:tabs>
            <w:rPr>
              <w:ins w:id="305" w:author="Line Hvingel" w:date="2022-12-20T13:39:00Z"/>
              <w:noProof/>
              <w:color w:val="auto"/>
              <w:lang w:eastAsia="da-DK"/>
            </w:rPr>
          </w:pPr>
          <w:ins w:id="306"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"_Toc122436119"</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rPr>
              <w:t>5.7.8 Ladefacilitet (5607)</w:t>
            </w:r>
            <w:r>
              <w:rPr>
                <w:noProof/>
                <w:webHidden/>
              </w:rPr>
              <w:tab/>
            </w:r>
            <w:r>
              <w:rPr>
                <w:noProof/>
                <w:webHidden/>
              </w:rPr>
              <w:fldChar w:fldCharType="begin"/>
            </w:r>
            <w:r>
              <w:rPr>
                <w:noProof/>
                <w:webHidden/>
              </w:rPr>
              <w:instrText xml:space="preserve"> PAGEREF _Toc122436119 \h </w:instrText>
            </w:r>
          </w:ins>
          <w:r>
            <w:rPr>
              <w:noProof/>
              <w:webHidden/>
            </w:rPr>
          </w:r>
          <w:r>
            <w:rPr>
              <w:noProof/>
              <w:webHidden/>
            </w:rPr>
            <w:fldChar w:fldCharType="separate"/>
          </w:r>
          <w:ins w:id="307" w:author="Line Hvingel" w:date="2022-12-20T13:39:00Z">
            <w:r>
              <w:rPr>
                <w:noProof/>
                <w:webHidden/>
              </w:rPr>
              <w:t>110</w:t>
            </w:r>
            <w:r>
              <w:rPr>
                <w:noProof/>
                <w:webHidden/>
              </w:rPr>
              <w:fldChar w:fldCharType="end"/>
            </w:r>
            <w:r w:rsidRPr="001A085E">
              <w:rPr>
                <w:rStyle w:val="Hyperlink"/>
                <w:noProof/>
              </w:rPr>
              <w:fldChar w:fldCharType="end"/>
            </w:r>
          </w:ins>
        </w:p>
        <w:p w14:paraId="7D5CE721" w14:textId="7D1FFC97" w:rsidR="00C3028A" w:rsidRDefault="00C3028A">
          <w:pPr>
            <w:pStyle w:val="Indholdsfortegnelse1"/>
            <w:tabs>
              <w:tab w:val="right" w:leader="dot" w:pos="13426"/>
            </w:tabs>
            <w:rPr>
              <w:ins w:id="308" w:author="Line Hvingel" w:date="2022-12-20T13:39:00Z"/>
              <w:noProof/>
              <w:color w:val="auto"/>
              <w:lang w:eastAsia="da-DK"/>
            </w:rPr>
          </w:pPr>
          <w:ins w:id="309"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"_Toc122436120"</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rPr>
              <w:t>5.8 Administration</w:t>
            </w:r>
            <w:r>
              <w:rPr>
                <w:noProof/>
                <w:webHidden/>
              </w:rPr>
              <w:tab/>
            </w:r>
            <w:r>
              <w:rPr>
                <w:noProof/>
                <w:webHidden/>
              </w:rPr>
              <w:fldChar w:fldCharType="begin"/>
            </w:r>
            <w:r>
              <w:rPr>
                <w:noProof/>
                <w:webHidden/>
              </w:rPr>
              <w:instrText xml:space="preserve"> PAGEREF _Toc122436120 \h </w:instrText>
            </w:r>
          </w:ins>
          <w:r>
            <w:rPr>
              <w:noProof/>
              <w:webHidden/>
            </w:rPr>
          </w:r>
          <w:r>
            <w:rPr>
              <w:noProof/>
              <w:webHidden/>
            </w:rPr>
            <w:fldChar w:fldCharType="separate"/>
          </w:r>
          <w:ins w:id="310" w:author="Line Hvingel" w:date="2022-12-20T13:39:00Z">
            <w:r>
              <w:rPr>
                <w:noProof/>
                <w:webHidden/>
              </w:rPr>
              <w:t>116</w:t>
            </w:r>
            <w:r>
              <w:rPr>
                <w:noProof/>
                <w:webHidden/>
              </w:rPr>
              <w:fldChar w:fldCharType="end"/>
            </w:r>
            <w:r w:rsidRPr="001A085E">
              <w:rPr>
                <w:rStyle w:val="Hyperlink"/>
                <w:noProof/>
              </w:rPr>
              <w:fldChar w:fldCharType="end"/>
            </w:r>
          </w:ins>
        </w:p>
        <w:p w14:paraId="701BC716" w14:textId="12DAFFCD" w:rsidR="00C3028A" w:rsidRDefault="00C3028A">
          <w:pPr>
            <w:pStyle w:val="Indholdsfortegnelse2"/>
            <w:tabs>
              <w:tab w:val="right" w:leader="dot" w:pos="13426"/>
            </w:tabs>
            <w:rPr>
              <w:ins w:id="311" w:author="Line Hvingel" w:date="2022-12-20T13:39:00Z"/>
              <w:noProof/>
              <w:color w:val="auto"/>
              <w:lang w:eastAsia="da-DK"/>
            </w:rPr>
          </w:pPr>
          <w:ins w:id="312"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"_Toc122436121"</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rPr>
              <w:t>5.8.1 Grundejerforeninger/Vejlav (5700)</w:t>
            </w:r>
            <w:r>
              <w:rPr>
                <w:noProof/>
                <w:webHidden/>
              </w:rPr>
              <w:tab/>
            </w:r>
            <w:r>
              <w:rPr>
                <w:noProof/>
                <w:webHidden/>
              </w:rPr>
              <w:fldChar w:fldCharType="begin"/>
            </w:r>
            <w:r>
              <w:rPr>
                <w:noProof/>
                <w:webHidden/>
              </w:rPr>
              <w:instrText xml:space="preserve"> PAGEREF _Toc122436121 \h </w:instrText>
            </w:r>
          </w:ins>
          <w:r>
            <w:rPr>
              <w:noProof/>
              <w:webHidden/>
            </w:rPr>
          </w:r>
          <w:r>
            <w:rPr>
              <w:noProof/>
              <w:webHidden/>
            </w:rPr>
            <w:fldChar w:fldCharType="separate"/>
          </w:r>
          <w:ins w:id="313" w:author="Line Hvingel" w:date="2022-12-20T13:39:00Z">
            <w:r>
              <w:rPr>
                <w:noProof/>
                <w:webHidden/>
              </w:rPr>
              <w:t>116</w:t>
            </w:r>
            <w:r>
              <w:rPr>
                <w:noProof/>
                <w:webHidden/>
              </w:rPr>
              <w:fldChar w:fldCharType="end"/>
            </w:r>
            <w:r w:rsidRPr="001A085E">
              <w:rPr>
                <w:rStyle w:val="Hyperlink"/>
                <w:noProof/>
              </w:rPr>
              <w:fldChar w:fldCharType="end"/>
            </w:r>
          </w:ins>
        </w:p>
        <w:p w14:paraId="74B1789F" w14:textId="79F5DF70" w:rsidR="00C3028A" w:rsidRDefault="00C3028A">
          <w:pPr>
            <w:pStyle w:val="Indholdsfortegnelse2"/>
            <w:tabs>
              <w:tab w:val="right" w:leader="dot" w:pos="13426"/>
            </w:tabs>
            <w:rPr>
              <w:ins w:id="314" w:author="Line Hvingel" w:date="2022-12-20T13:39:00Z"/>
              <w:noProof/>
              <w:color w:val="auto"/>
              <w:lang w:eastAsia="da-DK"/>
            </w:rPr>
          </w:pPr>
          <w:ins w:id="315"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"_Toc122436122"</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rPr>
              <w:t>5.8.2 Lokalrådsområde (5701)</w:t>
            </w:r>
            <w:r>
              <w:rPr>
                <w:noProof/>
                <w:webHidden/>
              </w:rPr>
              <w:tab/>
            </w:r>
            <w:r>
              <w:rPr>
                <w:noProof/>
                <w:webHidden/>
              </w:rPr>
              <w:fldChar w:fldCharType="begin"/>
            </w:r>
            <w:r>
              <w:rPr>
                <w:noProof/>
                <w:webHidden/>
              </w:rPr>
              <w:instrText xml:space="preserve"> PAGEREF _Toc122436122 \h </w:instrText>
            </w:r>
          </w:ins>
          <w:r>
            <w:rPr>
              <w:noProof/>
              <w:webHidden/>
            </w:rPr>
          </w:r>
          <w:r>
            <w:rPr>
              <w:noProof/>
              <w:webHidden/>
            </w:rPr>
            <w:fldChar w:fldCharType="separate"/>
          </w:r>
          <w:ins w:id="316" w:author="Line Hvingel" w:date="2022-12-20T13:39:00Z">
            <w:r>
              <w:rPr>
                <w:noProof/>
                <w:webHidden/>
              </w:rPr>
              <w:t>118</w:t>
            </w:r>
            <w:r>
              <w:rPr>
                <w:noProof/>
                <w:webHidden/>
              </w:rPr>
              <w:fldChar w:fldCharType="end"/>
            </w:r>
            <w:r w:rsidRPr="001A085E">
              <w:rPr>
                <w:rStyle w:val="Hyperlink"/>
                <w:noProof/>
              </w:rPr>
              <w:fldChar w:fldCharType="end"/>
            </w:r>
          </w:ins>
        </w:p>
        <w:p w14:paraId="576D5FAD" w14:textId="12EC1709" w:rsidR="00C3028A" w:rsidRDefault="00C3028A">
          <w:pPr>
            <w:pStyle w:val="Indholdsfortegnelse2"/>
            <w:tabs>
              <w:tab w:val="right" w:leader="dot" w:pos="13426"/>
            </w:tabs>
            <w:rPr>
              <w:ins w:id="317" w:author="Line Hvingel" w:date="2022-12-20T13:39:00Z"/>
              <w:noProof/>
              <w:color w:val="auto"/>
              <w:lang w:eastAsia="da-DK"/>
            </w:rPr>
          </w:pPr>
          <w:ins w:id="318"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"_Toc122436123"</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rPr>
              <w:t>5.8.3 Skorstensfejerdistrikt (5702)</w:t>
            </w:r>
            <w:r>
              <w:rPr>
                <w:noProof/>
                <w:webHidden/>
              </w:rPr>
              <w:tab/>
            </w:r>
            <w:r>
              <w:rPr>
                <w:noProof/>
                <w:webHidden/>
              </w:rPr>
              <w:fldChar w:fldCharType="begin"/>
            </w:r>
            <w:r>
              <w:rPr>
                <w:noProof/>
                <w:webHidden/>
              </w:rPr>
              <w:instrText xml:space="preserve"> PAGEREF _Toc122436123 \h </w:instrText>
            </w:r>
          </w:ins>
          <w:r>
            <w:rPr>
              <w:noProof/>
              <w:webHidden/>
            </w:rPr>
          </w:r>
          <w:r>
            <w:rPr>
              <w:noProof/>
              <w:webHidden/>
            </w:rPr>
            <w:fldChar w:fldCharType="separate"/>
          </w:r>
          <w:ins w:id="319" w:author="Line Hvingel" w:date="2022-12-20T13:39:00Z">
            <w:r>
              <w:rPr>
                <w:noProof/>
                <w:webHidden/>
              </w:rPr>
              <w:t>119</w:t>
            </w:r>
            <w:r>
              <w:rPr>
                <w:noProof/>
                <w:webHidden/>
              </w:rPr>
              <w:fldChar w:fldCharType="end"/>
            </w:r>
            <w:r w:rsidRPr="001A085E">
              <w:rPr>
                <w:rStyle w:val="Hyperlink"/>
                <w:noProof/>
              </w:rPr>
              <w:fldChar w:fldCharType="end"/>
            </w:r>
          </w:ins>
        </w:p>
        <w:p w14:paraId="19FC49B0" w14:textId="6027CEE9" w:rsidR="00C3028A" w:rsidRDefault="00C3028A">
          <w:pPr>
            <w:pStyle w:val="Indholdsfortegnelse2"/>
            <w:tabs>
              <w:tab w:val="right" w:leader="dot" w:pos="13426"/>
            </w:tabs>
            <w:rPr>
              <w:ins w:id="320" w:author="Line Hvingel" w:date="2022-12-20T13:39:00Z"/>
              <w:noProof/>
              <w:color w:val="auto"/>
              <w:lang w:eastAsia="da-DK"/>
            </w:rPr>
          </w:pPr>
          <w:ins w:id="321"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"_Toc122436124"</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rPr>
              <w:t>5.8.4 Afstemningssted (5703)</w:t>
            </w:r>
            <w:r>
              <w:rPr>
                <w:noProof/>
                <w:webHidden/>
              </w:rPr>
              <w:tab/>
            </w:r>
            <w:r>
              <w:rPr>
                <w:noProof/>
                <w:webHidden/>
              </w:rPr>
              <w:fldChar w:fldCharType="begin"/>
            </w:r>
            <w:r>
              <w:rPr>
                <w:noProof/>
                <w:webHidden/>
              </w:rPr>
              <w:instrText xml:space="preserve"> PAGEREF _Toc122436124 \h </w:instrText>
            </w:r>
          </w:ins>
          <w:r>
            <w:rPr>
              <w:noProof/>
              <w:webHidden/>
            </w:rPr>
          </w:r>
          <w:r>
            <w:rPr>
              <w:noProof/>
              <w:webHidden/>
            </w:rPr>
            <w:fldChar w:fldCharType="separate"/>
          </w:r>
          <w:ins w:id="322" w:author="Line Hvingel" w:date="2022-12-20T13:39:00Z">
            <w:r>
              <w:rPr>
                <w:noProof/>
                <w:webHidden/>
              </w:rPr>
              <w:t>120</w:t>
            </w:r>
            <w:r>
              <w:rPr>
                <w:noProof/>
                <w:webHidden/>
              </w:rPr>
              <w:fldChar w:fldCharType="end"/>
            </w:r>
            <w:r w:rsidRPr="001A085E">
              <w:rPr>
                <w:rStyle w:val="Hyperlink"/>
                <w:noProof/>
              </w:rPr>
              <w:fldChar w:fldCharType="end"/>
            </w:r>
          </w:ins>
        </w:p>
        <w:p w14:paraId="7EA3B69B" w14:textId="1FF9A7E1" w:rsidR="00C3028A" w:rsidRDefault="00C3028A">
          <w:pPr>
            <w:pStyle w:val="Indholdsfortegnelse2"/>
            <w:tabs>
              <w:tab w:val="right" w:leader="dot" w:pos="13426"/>
            </w:tabs>
            <w:rPr>
              <w:ins w:id="323" w:author="Line Hvingel" w:date="2022-12-20T13:39:00Z"/>
              <w:noProof/>
              <w:color w:val="auto"/>
              <w:lang w:eastAsia="da-DK"/>
            </w:rPr>
          </w:pPr>
          <w:ins w:id="324"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"_Toc122436125"</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rPr>
              <w:t>5.8.5 Afstemningsområde (5704) *</w:t>
            </w:r>
            <w:r>
              <w:rPr>
                <w:noProof/>
                <w:webHidden/>
              </w:rPr>
              <w:tab/>
            </w:r>
            <w:r>
              <w:rPr>
                <w:noProof/>
                <w:webHidden/>
              </w:rPr>
              <w:fldChar w:fldCharType="begin"/>
            </w:r>
            <w:r>
              <w:rPr>
                <w:noProof/>
                <w:webHidden/>
              </w:rPr>
              <w:instrText xml:space="preserve"> PAGEREF _Toc122436125 \h </w:instrText>
            </w:r>
          </w:ins>
          <w:r>
            <w:rPr>
              <w:noProof/>
              <w:webHidden/>
            </w:rPr>
          </w:r>
          <w:r>
            <w:rPr>
              <w:noProof/>
              <w:webHidden/>
            </w:rPr>
            <w:fldChar w:fldCharType="separate"/>
          </w:r>
          <w:ins w:id="325" w:author="Line Hvingel" w:date="2022-12-20T13:39:00Z">
            <w:r>
              <w:rPr>
                <w:noProof/>
                <w:webHidden/>
              </w:rPr>
              <w:t>122</w:t>
            </w:r>
            <w:r>
              <w:rPr>
                <w:noProof/>
                <w:webHidden/>
              </w:rPr>
              <w:fldChar w:fldCharType="end"/>
            </w:r>
            <w:r w:rsidRPr="001A085E">
              <w:rPr>
                <w:rStyle w:val="Hyperlink"/>
                <w:noProof/>
              </w:rPr>
              <w:fldChar w:fldCharType="end"/>
            </w:r>
          </w:ins>
        </w:p>
        <w:p w14:paraId="69A1580F" w14:textId="648DC8AD" w:rsidR="00C3028A" w:rsidRDefault="00C3028A">
          <w:pPr>
            <w:pStyle w:val="Indholdsfortegnelse2"/>
            <w:tabs>
              <w:tab w:val="right" w:leader="dot" w:pos="13426"/>
            </w:tabs>
            <w:rPr>
              <w:ins w:id="326" w:author="Line Hvingel" w:date="2022-12-20T13:39:00Z"/>
              <w:noProof/>
              <w:color w:val="auto"/>
              <w:lang w:eastAsia="da-DK"/>
            </w:rPr>
          </w:pPr>
          <w:ins w:id="327"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"_Toc122436126"</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rPr>
              <w:t>5.8.6 Forpagtningsareal (5705)</w:t>
            </w:r>
            <w:r>
              <w:rPr>
                <w:noProof/>
                <w:webHidden/>
              </w:rPr>
              <w:tab/>
            </w:r>
            <w:r>
              <w:rPr>
                <w:noProof/>
                <w:webHidden/>
              </w:rPr>
              <w:fldChar w:fldCharType="begin"/>
            </w:r>
            <w:r>
              <w:rPr>
                <w:noProof/>
                <w:webHidden/>
              </w:rPr>
              <w:instrText xml:space="preserve"> PAGEREF _Toc122436126 \h </w:instrText>
            </w:r>
          </w:ins>
          <w:r>
            <w:rPr>
              <w:noProof/>
              <w:webHidden/>
            </w:rPr>
          </w:r>
          <w:r>
            <w:rPr>
              <w:noProof/>
              <w:webHidden/>
            </w:rPr>
            <w:fldChar w:fldCharType="separate"/>
          </w:r>
          <w:ins w:id="328" w:author="Line Hvingel" w:date="2022-12-20T13:39:00Z">
            <w:r>
              <w:rPr>
                <w:noProof/>
                <w:webHidden/>
              </w:rPr>
              <w:t>123</w:t>
            </w:r>
            <w:r>
              <w:rPr>
                <w:noProof/>
                <w:webHidden/>
              </w:rPr>
              <w:fldChar w:fldCharType="end"/>
            </w:r>
            <w:r w:rsidRPr="001A085E">
              <w:rPr>
                <w:rStyle w:val="Hyperlink"/>
                <w:noProof/>
              </w:rPr>
              <w:fldChar w:fldCharType="end"/>
            </w:r>
          </w:ins>
        </w:p>
        <w:p w14:paraId="6DBC2C1C" w14:textId="58B86DBD" w:rsidR="00C3028A" w:rsidRDefault="00C3028A">
          <w:pPr>
            <w:pStyle w:val="Indholdsfortegnelse2"/>
            <w:tabs>
              <w:tab w:val="right" w:leader="dot" w:pos="13426"/>
            </w:tabs>
            <w:rPr>
              <w:ins w:id="329" w:author="Line Hvingel" w:date="2022-12-20T13:39:00Z"/>
              <w:noProof/>
              <w:color w:val="auto"/>
              <w:lang w:eastAsia="da-DK"/>
            </w:rPr>
          </w:pPr>
          <w:ins w:id="330"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"_Toc122436127"</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rPr>
              <w:t>5.8.7 Havneareal (5706)</w:t>
            </w:r>
            <w:r>
              <w:rPr>
                <w:noProof/>
                <w:webHidden/>
              </w:rPr>
              <w:tab/>
            </w:r>
            <w:r>
              <w:rPr>
                <w:noProof/>
                <w:webHidden/>
              </w:rPr>
              <w:fldChar w:fldCharType="begin"/>
            </w:r>
            <w:r>
              <w:rPr>
                <w:noProof/>
                <w:webHidden/>
              </w:rPr>
              <w:instrText xml:space="preserve"> PAGEREF _Toc122436127 \h </w:instrText>
            </w:r>
          </w:ins>
          <w:r>
            <w:rPr>
              <w:noProof/>
              <w:webHidden/>
            </w:rPr>
          </w:r>
          <w:r>
            <w:rPr>
              <w:noProof/>
              <w:webHidden/>
            </w:rPr>
            <w:fldChar w:fldCharType="separate"/>
          </w:r>
          <w:ins w:id="331" w:author="Line Hvingel" w:date="2022-12-20T13:39:00Z">
            <w:r>
              <w:rPr>
                <w:noProof/>
                <w:webHidden/>
              </w:rPr>
              <w:t>125</w:t>
            </w:r>
            <w:r>
              <w:rPr>
                <w:noProof/>
                <w:webHidden/>
              </w:rPr>
              <w:fldChar w:fldCharType="end"/>
            </w:r>
            <w:r w:rsidRPr="001A085E">
              <w:rPr>
                <w:rStyle w:val="Hyperlink"/>
                <w:noProof/>
              </w:rPr>
              <w:fldChar w:fldCharType="end"/>
            </w:r>
          </w:ins>
        </w:p>
        <w:p w14:paraId="66F52741" w14:textId="53B07168" w:rsidR="00C3028A" w:rsidRDefault="00C3028A">
          <w:pPr>
            <w:pStyle w:val="Indholdsfortegnelse2"/>
            <w:tabs>
              <w:tab w:val="right" w:leader="dot" w:pos="13426"/>
            </w:tabs>
            <w:rPr>
              <w:ins w:id="332" w:author="Line Hvingel" w:date="2022-12-20T13:39:00Z"/>
              <w:noProof/>
              <w:color w:val="auto"/>
              <w:lang w:eastAsia="da-DK"/>
            </w:rPr>
          </w:pPr>
          <w:ins w:id="333"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"_Toc122436128"</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rPr>
              <w:t>5.8.8 Grundsalg (5707)</w:t>
            </w:r>
            <w:r>
              <w:rPr>
                <w:noProof/>
                <w:webHidden/>
              </w:rPr>
              <w:tab/>
            </w:r>
            <w:r>
              <w:rPr>
                <w:noProof/>
                <w:webHidden/>
              </w:rPr>
              <w:fldChar w:fldCharType="begin"/>
            </w:r>
            <w:r>
              <w:rPr>
                <w:noProof/>
                <w:webHidden/>
              </w:rPr>
              <w:instrText xml:space="preserve"> PAGEREF _Toc122436128 \h </w:instrText>
            </w:r>
          </w:ins>
          <w:r>
            <w:rPr>
              <w:noProof/>
              <w:webHidden/>
            </w:rPr>
          </w:r>
          <w:r>
            <w:rPr>
              <w:noProof/>
              <w:webHidden/>
            </w:rPr>
            <w:fldChar w:fldCharType="separate"/>
          </w:r>
          <w:ins w:id="334" w:author="Line Hvingel" w:date="2022-12-20T13:39:00Z">
            <w:r>
              <w:rPr>
                <w:noProof/>
                <w:webHidden/>
              </w:rPr>
              <w:t>126</w:t>
            </w:r>
            <w:r>
              <w:rPr>
                <w:noProof/>
                <w:webHidden/>
              </w:rPr>
              <w:fldChar w:fldCharType="end"/>
            </w:r>
            <w:r w:rsidRPr="001A085E">
              <w:rPr>
                <w:rStyle w:val="Hyperlink"/>
                <w:noProof/>
              </w:rPr>
              <w:fldChar w:fldCharType="end"/>
            </w:r>
          </w:ins>
        </w:p>
        <w:p w14:paraId="65EFD6D5" w14:textId="41FB29EF" w:rsidR="00C3028A" w:rsidRDefault="00C3028A">
          <w:pPr>
            <w:pStyle w:val="Indholdsfortegnelse2"/>
            <w:tabs>
              <w:tab w:val="right" w:leader="dot" w:pos="13426"/>
            </w:tabs>
            <w:rPr>
              <w:ins w:id="335" w:author="Line Hvingel" w:date="2022-12-20T13:39:00Z"/>
              <w:noProof/>
              <w:color w:val="auto"/>
              <w:lang w:eastAsia="da-DK"/>
            </w:rPr>
          </w:pPr>
          <w:ins w:id="336"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"_Toc122436129"</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rPr>
              <w:t>5.8.11 Børne- og skoledistrikter (5710)</w:t>
            </w:r>
            <w:r>
              <w:rPr>
                <w:noProof/>
                <w:webHidden/>
              </w:rPr>
              <w:tab/>
            </w:r>
            <w:r>
              <w:rPr>
                <w:noProof/>
                <w:webHidden/>
              </w:rPr>
              <w:fldChar w:fldCharType="begin"/>
            </w:r>
            <w:r>
              <w:rPr>
                <w:noProof/>
                <w:webHidden/>
              </w:rPr>
              <w:instrText xml:space="preserve"> PAGEREF _Toc122436129 \h </w:instrText>
            </w:r>
          </w:ins>
          <w:r>
            <w:rPr>
              <w:noProof/>
              <w:webHidden/>
            </w:rPr>
          </w:r>
          <w:r>
            <w:rPr>
              <w:noProof/>
              <w:webHidden/>
            </w:rPr>
            <w:fldChar w:fldCharType="separate"/>
          </w:r>
          <w:ins w:id="337" w:author="Line Hvingel" w:date="2022-12-20T13:39:00Z">
            <w:r>
              <w:rPr>
                <w:noProof/>
                <w:webHidden/>
              </w:rPr>
              <w:t>129</w:t>
            </w:r>
            <w:r>
              <w:rPr>
                <w:noProof/>
                <w:webHidden/>
              </w:rPr>
              <w:fldChar w:fldCharType="end"/>
            </w:r>
            <w:r w:rsidRPr="001A085E">
              <w:rPr>
                <w:rStyle w:val="Hyperlink"/>
                <w:noProof/>
              </w:rPr>
              <w:fldChar w:fldCharType="end"/>
            </w:r>
          </w:ins>
        </w:p>
        <w:p w14:paraId="3D118AA3" w14:textId="54054EC3" w:rsidR="00C3028A" w:rsidRDefault="00C3028A">
          <w:pPr>
            <w:pStyle w:val="Indholdsfortegnelse2"/>
            <w:tabs>
              <w:tab w:val="right" w:leader="dot" w:pos="13426"/>
            </w:tabs>
            <w:rPr>
              <w:ins w:id="338" w:author="Line Hvingel" w:date="2022-12-20T13:39:00Z"/>
              <w:noProof/>
              <w:color w:val="auto"/>
              <w:lang w:eastAsia="da-DK"/>
            </w:rPr>
          </w:pPr>
          <w:ins w:id="339"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"_Toc122436130"</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rPr>
              <w:t>5.8.12 Andre distrikter (5711)</w:t>
            </w:r>
            <w:r>
              <w:rPr>
                <w:noProof/>
                <w:webHidden/>
              </w:rPr>
              <w:tab/>
            </w:r>
            <w:r>
              <w:rPr>
                <w:noProof/>
                <w:webHidden/>
              </w:rPr>
              <w:fldChar w:fldCharType="begin"/>
            </w:r>
            <w:r>
              <w:rPr>
                <w:noProof/>
                <w:webHidden/>
              </w:rPr>
              <w:instrText xml:space="preserve"> PAGEREF _Toc122436130 \h </w:instrText>
            </w:r>
          </w:ins>
          <w:r>
            <w:rPr>
              <w:noProof/>
              <w:webHidden/>
            </w:rPr>
          </w:r>
          <w:r>
            <w:rPr>
              <w:noProof/>
              <w:webHidden/>
            </w:rPr>
            <w:fldChar w:fldCharType="separate"/>
          </w:r>
          <w:ins w:id="340" w:author="Line Hvingel" w:date="2022-12-20T13:39:00Z">
            <w:r>
              <w:rPr>
                <w:noProof/>
                <w:webHidden/>
              </w:rPr>
              <w:t>131</w:t>
            </w:r>
            <w:r>
              <w:rPr>
                <w:noProof/>
                <w:webHidden/>
              </w:rPr>
              <w:fldChar w:fldCharType="end"/>
            </w:r>
            <w:r w:rsidRPr="001A085E">
              <w:rPr>
                <w:rStyle w:val="Hyperlink"/>
                <w:noProof/>
              </w:rPr>
              <w:fldChar w:fldCharType="end"/>
            </w:r>
          </w:ins>
        </w:p>
        <w:p w14:paraId="65006036" w14:textId="44DE89EE" w:rsidR="00C3028A" w:rsidRDefault="00C3028A">
          <w:pPr>
            <w:pStyle w:val="Indholdsfortegnelse2"/>
            <w:tabs>
              <w:tab w:val="right" w:leader="dot" w:pos="13426"/>
            </w:tabs>
            <w:rPr>
              <w:ins w:id="341" w:author="Line Hvingel" w:date="2022-12-20T13:39:00Z"/>
              <w:noProof/>
              <w:color w:val="auto"/>
              <w:lang w:eastAsia="da-DK"/>
            </w:rPr>
          </w:pPr>
          <w:ins w:id="342"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"_Toc122436131"</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rPr>
              <w:t>5.8.13 Pleje- og ældredistrikter (5712)</w:t>
            </w:r>
            <w:r>
              <w:rPr>
                <w:noProof/>
                <w:webHidden/>
              </w:rPr>
              <w:tab/>
            </w:r>
            <w:r>
              <w:rPr>
                <w:noProof/>
                <w:webHidden/>
              </w:rPr>
              <w:fldChar w:fldCharType="begin"/>
            </w:r>
            <w:r>
              <w:rPr>
                <w:noProof/>
                <w:webHidden/>
              </w:rPr>
              <w:instrText xml:space="preserve"> PAGEREF _Toc122436131 \h </w:instrText>
            </w:r>
          </w:ins>
          <w:r>
            <w:rPr>
              <w:noProof/>
              <w:webHidden/>
            </w:rPr>
          </w:r>
          <w:r>
            <w:rPr>
              <w:noProof/>
              <w:webHidden/>
            </w:rPr>
            <w:fldChar w:fldCharType="separate"/>
          </w:r>
          <w:ins w:id="343" w:author="Line Hvingel" w:date="2022-12-20T13:39:00Z">
            <w:r>
              <w:rPr>
                <w:noProof/>
                <w:webHidden/>
              </w:rPr>
              <w:t>133</w:t>
            </w:r>
            <w:r>
              <w:rPr>
                <w:noProof/>
                <w:webHidden/>
              </w:rPr>
              <w:fldChar w:fldCharType="end"/>
            </w:r>
            <w:r w:rsidRPr="001A085E">
              <w:rPr>
                <w:rStyle w:val="Hyperlink"/>
                <w:noProof/>
              </w:rPr>
              <w:fldChar w:fldCharType="end"/>
            </w:r>
          </w:ins>
        </w:p>
        <w:p w14:paraId="5A77DF04" w14:textId="69471D53" w:rsidR="00C3028A" w:rsidRDefault="00C3028A">
          <w:pPr>
            <w:pStyle w:val="Indholdsfortegnelse2"/>
            <w:tabs>
              <w:tab w:val="right" w:leader="dot" w:pos="13426"/>
            </w:tabs>
            <w:rPr>
              <w:ins w:id="344" w:author="Line Hvingel" w:date="2022-12-20T13:39:00Z"/>
              <w:noProof/>
              <w:color w:val="auto"/>
              <w:lang w:eastAsia="da-DK"/>
            </w:rPr>
          </w:pPr>
          <w:ins w:id="345"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"_Toc122436132"</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rPr>
              <w:t>5.8.14 Prognose- og statistik distrikter (5713)</w:t>
            </w:r>
            <w:r>
              <w:rPr>
                <w:noProof/>
                <w:webHidden/>
              </w:rPr>
              <w:tab/>
            </w:r>
            <w:r>
              <w:rPr>
                <w:noProof/>
                <w:webHidden/>
              </w:rPr>
              <w:fldChar w:fldCharType="begin"/>
            </w:r>
            <w:r>
              <w:rPr>
                <w:noProof/>
                <w:webHidden/>
              </w:rPr>
              <w:instrText xml:space="preserve"> PAGEREF _Toc122436132 \h </w:instrText>
            </w:r>
          </w:ins>
          <w:r>
            <w:rPr>
              <w:noProof/>
              <w:webHidden/>
            </w:rPr>
          </w:r>
          <w:r>
            <w:rPr>
              <w:noProof/>
              <w:webHidden/>
            </w:rPr>
            <w:fldChar w:fldCharType="separate"/>
          </w:r>
          <w:ins w:id="346" w:author="Line Hvingel" w:date="2022-12-20T13:39:00Z">
            <w:r>
              <w:rPr>
                <w:noProof/>
                <w:webHidden/>
              </w:rPr>
              <w:t>135</w:t>
            </w:r>
            <w:r>
              <w:rPr>
                <w:noProof/>
                <w:webHidden/>
              </w:rPr>
              <w:fldChar w:fldCharType="end"/>
            </w:r>
            <w:r w:rsidRPr="001A085E">
              <w:rPr>
                <w:rStyle w:val="Hyperlink"/>
                <w:noProof/>
              </w:rPr>
              <w:fldChar w:fldCharType="end"/>
            </w:r>
          </w:ins>
        </w:p>
        <w:p w14:paraId="43B38FC5" w14:textId="7AF5C95B" w:rsidR="00C3028A" w:rsidRDefault="00C3028A">
          <w:pPr>
            <w:pStyle w:val="Indholdsfortegnelse2"/>
            <w:tabs>
              <w:tab w:val="right" w:leader="dot" w:pos="13426"/>
            </w:tabs>
            <w:rPr>
              <w:ins w:id="347" w:author="Line Hvingel" w:date="2022-12-20T13:39:00Z"/>
              <w:noProof/>
              <w:color w:val="auto"/>
              <w:lang w:eastAsia="da-DK"/>
            </w:rPr>
          </w:pPr>
          <w:ins w:id="348"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"_Toc122436133"</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rPr>
              <w:t>5.8.15 Lærings- og uddannelsesinstitution (5714)*</w:t>
            </w:r>
            <w:r>
              <w:rPr>
                <w:noProof/>
                <w:webHidden/>
              </w:rPr>
              <w:tab/>
            </w:r>
            <w:r>
              <w:rPr>
                <w:noProof/>
                <w:webHidden/>
              </w:rPr>
              <w:fldChar w:fldCharType="begin"/>
            </w:r>
            <w:r>
              <w:rPr>
                <w:noProof/>
                <w:webHidden/>
              </w:rPr>
              <w:instrText xml:space="preserve"> PAGEREF _Toc122436133 \h </w:instrText>
            </w:r>
          </w:ins>
          <w:r>
            <w:rPr>
              <w:noProof/>
              <w:webHidden/>
            </w:rPr>
          </w:r>
          <w:r>
            <w:rPr>
              <w:noProof/>
              <w:webHidden/>
            </w:rPr>
            <w:fldChar w:fldCharType="separate"/>
          </w:r>
          <w:ins w:id="349" w:author="Line Hvingel" w:date="2022-12-20T13:39:00Z">
            <w:r>
              <w:rPr>
                <w:noProof/>
                <w:webHidden/>
              </w:rPr>
              <w:t>137</w:t>
            </w:r>
            <w:r>
              <w:rPr>
                <w:noProof/>
                <w:webHidden/>
              </w:rPr>
              <w:fldChar w:fldCharType="end"/>
            </w:r>
            <w:r w:rsidRPr="001A085E">
              <w:rPr>
                <w:rStyle w:val="Hyperlink"/>
                <w:noProof/>
              </w:rPr>
              <w:fldChar w:fldCharType="end"/>
            </w:r>
          </w:ins>
        </w:p>
        <w:p w14:paraId="5A9F40F2" w14:textId="636994B4" w:rsidR="00C3028A" w:rsidRDefault="00C3028A">
          <w:pPr>
            <w:pStyle w:val="Indholdsfortegnelse2"/>
            <w:tabs>
              <w:tab w:val="right" w:leader="dot" w:pos="13426"/>
            </w:tabs>
            <w:rPr>
              <w:ins w:id="350" w:author="Line Hvingel" w:date="2022-12-20T13:39:00Z"/>
              <w:noProof/>
              <w:color w:val="auto"/>
              <w:lang w:eastAsia="da-DK"/>
            </w:rPr>
          </w:pPr>
          <w:ins w:id="351"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"_Toc122436134"</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rPr>
              <w:t>5.8.16 Botilbud (5715)</w:t>
            </w:r>
            <w:r>
              <w:rPr>
                <w:noProof/>
                <w:webHidden/>
              </w:rPr>
              <w:tab/>
            </w:r>
            <w:r>
              <w:rPr>
                <w:noProof/>
                <w:webHidden/>
              </w:rPr>
              <w:fldChar w:fldCharType="begin"/>
            </w:r>
            <w:r>
              <w:rPr>
                <w:noProof/>
                <w:webHidden/>
              </w:rPr>
              <w:instrText xml:space="preserve"> PAGEREF _Toc122436134 \h </w:instrText>
            </w:r>
          </w:ins>
          <w:r>
            <w:rPr>
              <w:noProof/>
              <w:webHidden/>
            </w:rPr>
          </w:r>
          <w:r>
            <w:rPr>
              <w:noProof/>
              <w:webHidden/>
            </w:rPr>
            <w:fldChar w:fldCharType="separate"/>
          </w:r>
          <w:ins w:id="352" w:author="Line Hvingel" w:date="2022-12-20T13:39:00Z">
            <w:r>
              <w:rPr>
                <w:noProof/>
                <w:webHidden/>
              </w:rPr>
              <w:t>141</w:t>
            </w:r>
            <w:r>
              <w:rPr>
                <w:noProof/>
                <w:webHidden/>
              </w:rPr>
              <w:fldChar w:fldCharType="end"/>
            </w:r>
            <w:r w:rsidRPr="001A085E">
              <w:rPr>
                <w:rStyle w:val="Hyperlink"/>
                <w:noProof/>
              </w:rPr>
              <w:fldChar w:fldCharType="end"/>
            </w:r>
          </w:ins>
        </w:p>
        <w:p w14:paraId="2A8B6F96" w14:textId="5BF0984A" w:rsidR="00C3028A" w:rsidRDefault="00C3028A">
          <w:pPr>
            <w:pStyle w:val="Indholdsfortegnelse2"/>
            <w:tabs>
              <w:tab w:val="right" w:leader="dot" w:pos="13426"/>
            </w:tabs>
            <w:rPr>
              <w:ins w:id="353" w:author="Line Hvingel" w:date="2022-12-20T13:39:00Z"/>
              <w:noProof/>
              <w:color w:val="auto"/>
              <w:lang w:eastAsia="da-DK"/>
            </w:rPr>
          </w:pPr>
          <w:ins w:id="354" w:author="Line Hvingel" w:date="2022-12-20T13:39:00Z">
            <w:r w:rsidRPr="001A085E">
              <w:rPr>
                <w:rStyle w:val="Hyperlink"/>
                <w:noProof/>
              </w:rPr>
              <w:lastRenderedPageBreak/>
              <w:fldChar w:fldCharType="begin"/>
            </w:r>
            <w:r w:rsidRPr="001A085E">
              <w:rPr>
                <w:rStyle w:val="Hyperlink"/>
                <w:noProof/>
              </w:rPr>
              <w:instrText xml:space="preserve"> </w:instrText>
            </w:r>
            <w:r>
              <w:rPr>
                <w:noProof/>
              </w:rPr>
              <w:instrText>HYPERLINK \l "_Toc122436135"</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rPr>
              <w:t>5.8.17 Servicetilbud (5716)</w:t>
            </w:r>
            <w:r>
              <w:rPr>
                <w:noProof/>
                <w:webHidden/>
              </w:rPr>
              <w:tab/>
            </w:r>
            <w:r>
              <w:rPr>
                <w:noProof/>
                <w:webHidden/>
              </w:rPr>
              <w:fldChar w:fldCharType="begin"/>
            </w:r>
            <w:r>
              <w:rPr>
                <w:noProof/>
                <w:webHidden/>
              </w:rPr>
              <w:instrText xml:space="preserve"> PAGEREF _Toc122436135 \h </w:instrText>
            </w:r>
          </w:ins>
          <w:r>
            <w:rPr>
              <w:noProof/>
              <w:webHidden/>
            </w:rPr>
          </w:r>
          <w:r>
            <w:rPr>
              <w:noProof/>
              <w:webHidden/>
            </w:rPr>
            <w:fldChar w:fldCharType="separate"/>
          </w:r>
          <w:ins w:id="355" w:author="Line Hvingel" w:date="2022-12-20T13:39:00Z">
            <w:r>
              <w:rPr>
                <w:noProof/>
                <w:webHidden/>
              </w:rPr>
              <w:t>144</w:t>
            </w:r>
            <w:r>
              <w:rPr>
                <w:noProof/>
                <w:webHidden/>
              </w:rPr>
              <w:fldChar w:fldCharType="end"/>
            </w:r>
            <w:r w:rsidRPr="001A085E">
              <w:rPr>
                <w:rStyle w:val="Hyperlink"/>
                <w:noProof/>
              </w:rPr>
              <w:fldChar w:fldCharType="end"/>
            </w:r>
          </w:ins>
        </w:p>
        <w:p w14:paraId="4244A801" w14:textId="3A893F2D" w:rsidR="00C3028A" w:rsidRDefault="00C3028A">
          <w:pPr>
            <w:pStyle w:val="Indholdsfortegnelse1"/>
            <w:tabs>
              <w:tab w:val="right" w:leader="dot" w:pos="13426"/>
            </w:tabs>
            <w:rPr>
              <w:ins w:id="356" w:author="Line Hvingel" w:date="2022-12-20T13:39:00Z"/>
              <w:noProof/>
              <w:color w:val="auto"/>
              <w:lang w:eastAsia="da-DK"/>
            </w:rPr>
          </w:pPr>
          <w:ins w:id="357"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"_Toc122436136"</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rPr>
              <w:t>5.9 Sport, fritid og friluftsliv</w:t>
            </w:r>
            <w:r>
              <w:rPr>
                <w:noProof/>
                <w:webHidden/>
              </w:rPr>
              <w:tab/>
            </w:r>
            <w:r>
              <w:rPr>
                <w:noProof/>
                <w:webHidden/>
              </w:rPr>
              <w:fldChar w:fldCharType="begin"/>
            </w:r>
            <w:r>
              <w:rPr>
                <w:noProof/>
                <w:webHidden/>
              </w:rPr>
              <w:instrText xml:space="preserve"> PAGEREF _Toc122436136 \h </w:instrText>
            </w:r>
          </w:ins>
          <w:r>
            <w:rPr>
              <w:noProof/>
              <w:webHidden/>
            </w:rPr>
          </w:r>
          <w:r>
            <w:rPr>
              <w:noProof/>
              <w:webHidden/>
            </w:rPr>
            <w:fldChar w:fldCharType="separate"/>
          </w:r>
          <w:ins w:id="358" w:author="Line Hvingel" w:date="2022-12-20T13:39:00Z">
            <w:r>
              <w:rPr>
                <w:noProof/>
                <w:webHidden/>
              </w:rPr>
              <w:t>148</w:t>
            </w:r>
            <w:r>
              <w:rPr>
                <w:noProof/>
                <w:webHidden/>
              </w:rPr>
              <w:fldChar w:fldCharType="end"/>
            </w:r>
            <w:r w:rsidRPr="001A085E">
              <w:rPr>
                <w:rStyle w:val="Hyperlink"/>
                <w:noProof/>
              </w:rPr>
              <w:fldChar w:fldCharType="end"/>
            </w:r>
          </w:ins>
        </w:p>
        <w:p w14:paraId="5EEE1863" w14:textId="4418F7CE" w:rsidR="00C3028A" w:rsidRDefault="00C3028A">
          <w:pPr>
            <w:pStyle w:val="Indholdsfortegnelse2"/>
            <w:tabs>
              <w:tab w:val="right" w:leader="dot" w:pos="13426"/>
            </w:tabs>
            <w:rPr>
              <w:ins w:id="359" w:author="Line Hvingel" w:date="2022-12-20T13:39:00Z"/>
              <w:noProof/>
              <w:color w:val="auto"/>
              <w:lang w:eastAsia="da-DK"/>
            </w:rPr>
          </w:pPr>
          <w:ins w:id="360"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"_Toc122436137"</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rPr>
              <w:t>5.9.1 Facilitet_punkt (5800)</w:t>
            </w:r>
            <w:r>
              <w:rPr>
                <w:noProof/>
                <w:webHidden/>
              </w:rPr>
              <w:tab/>
            </w:r>
            <w:r>
              <w:rPr>
                <w:noProof/>
                <w:webHidden/>
              </w:rPr>
              <w:fldChar w:fldCharType="begin"/>
            </w:r>
            <w:r>
              <w:rPr>
                <w:noProof/>
                <w:webHidden/>
              </w:rPr>
              <w:instrText xml:space="preserve"> PAGEREF _Toc122436137 \h </w:instrText>
            </w:r>
          </w:ins>
          <w:r>
            <w:rPr>
              <w:noProof/>
              <w:webHidden/>
            </w:rPr>
          </w:r>
          <w:r>
            <w:rPr>
              <w:noProof/>
              <w:webHidden/>
            </w:rPr>
            <w:fldChar w:fldCharType="separate"/>
          </w:r>
          <w:ins w:id="361" w:author="Line Hvingel" w:date="2022-12-20T13:39:00Z">
            <w:r>
              <w:rPr>
                <w:noProof/>
                <w:webHidden/>
              </w:rPr>
              <w:t>148</w:t>
            </w:r>
            <w:r>
              <w:rPr>
                <w:noProof/>
                <w:webHidden/>
              </w:rPr>
              <w:fldChar w:fldCharType="end"/>
            </w:r>
            <w:r w:rsidRPr="001A085E">
              <w:rPr>
                <w:rStyle w:val="Hyperlink"/>
                <w:noProof/>
              </w:rPr>
              <w:fldChar w:fldCharType="end"/>
            </w:r>
          </w:ins>
        </w:p>
        <w:p w14:paraId="6F2A68A0" w14:textId="3B21D7D2" w:rsidR="00C3028A" w:rsidRDefault="00C3028A">
          <w:pPr>
            <w:pStyle w:val="Indholdsfortegnelse2"/>
            <w:tabs>
              <w:tab w:val="right" w:leader="dot" w:pos="13426"/>
            </w:tabs>
            <w:rPr>
              <w:ins w:id="362" w:author="Line Hvingel" w:date="2022-12-20T13:39:00Z"/>
              <w:noProof/>
              <w:color w:val="auto"/>
              <w:lang w:eastAsia="da-DK"/>
            </w:rPr>
          </w:pPr>
          <w:ins w:id="363"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"_Toc122436138"</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kern w:val="32"/>
              </w:rPr>
              <w:t>5.9.2 Facilitet_flade (5801)</w:t>
            </w:r>
            <w:r>
              <w:rPr>
                <w:noProof/>
                <w:webHidden/>
              </w:rPr>
              <w:tab/>
            </w:r>
            <w:r>
              <w:rPr>
                <w:noProof/>
                <w:webHidden/>
              </w:rPr>
              <w:fldChar w:fldCharType="begin"/>
            </w:r>
            <w:r>
              <w:rPr>
                <w:noProof/>
                <w:webHidden/>
              </w:rPr>
              <w:instrText xml:space="preserve"> PAGEREF _Toc122436138 \h </w:instrText>
            </w:r>
          </w:ins>
          <w:r>
            <w:rPr>
              <w:noProof/>
              <w:webHidden/>
            </w:rPr>
          </w:r>
          <w:r>
            <w:rPr>
              <w:noProof/>
              <w:webHidden/>
            </w:rPr>
            <w:fldChar w:fldCharType="separate"/>
          </w:r>
          <w:ins w:id="364" w:author="Line Hvingel" w:date="2022-12-20T13:39:00Z">
            <w:r>
              <w:rPr>
                <w:noProof/>
                <w:webHidden/>
              </w:rPr>
              <w:t>158</w:t>
            </w:r>
            <w:r>
              <w:rPr>
                <w:noProof/>
                <w:webHidden/>
              </w:rPr>
              <w:fldChar w:fldCharType="end"/>
            </w:r>
            <w:r w:rsidRPr="001A085E">
              <w:rPr>
                <w:rStyle w:val="Hyperlink"/>
                <w:noProof/>
              </w:rPr>
              <w:fldChar w:fldCharType="end"/>
            </w:r>
          </w:ins>
        </w:p>
        <w:p w14:paraId="48FCBA16" w14:textId="121BF5C4" w:rsidR="00C3028A" w:rsidRDefault="00C3028A">
          <w:pPr>
            <w:pStyle w:val="Indholdsfortegnelse2"/>
            <w:tabs>
              <w:tab w:val="right" w:leader="dot" w:pos="13426"/>
            </w:tabs>
            <w:rPr>
              <w:ins w:id="365" w:author="Line Hvingel" w:date="2022-12-20T13:39:00Z"/>
              <w:noProof/>
              <w:color w:val="auto"/>
              <w:lang w:eastAsia="da-DK"/>
            </w:rPr>
          </w:pPr>
          <w:ins w:id="366"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"_Toc122436139"</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kern w:val="32"/>
              </w:rPr>
              <w:t>5.9.3 Facilitet_linje (5802)</w:t>
            </w:r>
            <w:r>
              <w:rPr>
                <w:noProof/>
                <w:webHidden/>
              </w:rPr>
              <w:tab/>
            </w:r>
            <w:r>
              <w:rPr>
                <w:noProof/>
                <w:webHidden/>
              </w:rPr>
              <w:fldChar w:fldCharType="begin"/>
            </w:r>
            <w:r>
              <w:rPr>
                <w:noProof/>
                <w:webHidden/>
              </w:rPr>
              <w:instrText xml:space="preserve"> PAGEREF _Toc122436139 \h </w:instrText>
            </w:r>
          </w:ins>
          <w:r>
            <w:rPr>
              <w:noProof/>
              <w:webHidden/>
            </w:rPr>
          </w:r>
          <w:r>
            <w:rPr>
              <w:noProof/>
              <w:webHidden/>
            </w:rPr>
            <w:fldChar w:fldCharType="separate"/>
          </w:r>
          <w:ins w:id="367" w:author="Line Hvingel" w:date="2022-12-20T13:39:00Z">
            <w:r>
              <w:rPr>
                <w:noProof/>
                <w:webHidden/>
              </w:rPr>
              <w:t>161</w:t>
            </w:r>
            <w:r>
              <w:rPr>
                <w:noProof/>
                <w:webHidden/>
              </w:rPr>
              <w:fldChar w:fldCharType="end"/>
            </w:r>
            <w:r w:rsidRPr="001A085E">
              <w:rPr>
                <w:rStyle w:val="Hyperlink"/>
                <w:noProof/>
              </w:rPr>
              <w:fldChar w:fldCharType="end"/>
            </w:r>
          </w:ins>
        </w:p>
        <w:p w14:paraId="227BB07E" w14:textId="7881A00E" w:rsidR="00C3028A" w:rsidRDefault="00C3028A">
          <w:pPr>
            <w:pStyle w:val="Indholdsfortegnelse1"/>
            <w:tabs>
              <w:tab w:val="right" w:leader="dot" w:pos="13426"/>
            </w:tabs>
            <w:rPr>
              <w:ins w:id="368" w:author="Line Hvingel" w:date="2022-12-20T13:39:00Z"/>
              <w:noProof/>
              <w:color w:val="auto"/>
              <w:lang w:eastAsia="da-DK"/>
            </w:rPr>
          </w:pPr>
          <w:ins w:id="369"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"_Toc122436140"</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rPr>
              <w:t>5.10 Jord og råstof</w:t>
            </w:r>
            <w:r>
              <w:rPr>
                <w:noProof/>
                <w:webHidden/>
              </w:rPr>
              <w:tab/>
            </w:r>
            <w:r>
              <w:rPr>
                <w:noProof/>
                <w:webHidden/>
              </w:rPr>
              <w:fldChar w:fldCharType="begin"/>
            </w:r>
            <w:r>
              <w:rPr>
                <w:noProof/>
                <w:webHidden/>
              </w:rPr>
              <w:instrText xml:space="preserve"> PAGEREF _Toc122436140 \h </w:instrText>
            </w:r>
          </w:ins>
          <w:r>
            <w:rPr>
              <w:noProof/>
              <w:webHidden/>
            </w:rPr>
          </w:r>
          <w:r>
            <w:rPr>
              <w:noProof/>
              <w:webHidden/>
            </w:rPr>
            <w:fldChar w:fldCharType="separate"/>
          </w:r>
          <w:ins w:id="370" w:author="Line Hvingel" w:date="2022-12-20T13:39:00Z">
            <w:r>
              <w:rPr>
                <w:noProof/>
                <w:webHidden/>
              </w:rPr>
              <w:t>170</w:t>
            </w:r>
            <w:r>
              <w:rPr>
                <w:noProof/>
                <w:webHidden/>
              </w:rPr>
              <w:fldChar w:fldCharType="end"/>
            </w:r>
            <w:r w:rsidRPr="001A085E">
              <w:rPr>
                <w:rStyle w:val="Hyperlink"/>
                <w:noProof/>
              </w:rPr>
              <w:fldChar w:fldCharType="end"/>
            </w:r>
          </w:ins>
        </w:p>
        <w:p w14:paraId="7E2E84B9" w14:textId="404420DB" w:rsidR="00C3028A" w:rsidRDefault="00C3028A">
          <w:pPr>
            <w:pStyle w:val="Indholdsfortegnelse2"/>
            <w:tabs>
              <w:tab w:val="right" w:leader="dot" w:pos="13426"/>
            </w:tabs>
            <w:rPr>
              <w:ins w:id="371" w:author="Line Hvingel" w:date="2022-12-20T13:39:00Z"/>
              <w:noProof/>
              <w:color w:val="auto"/>
              <w:lang w:eastAsia="da-DK"/>
            </w:rPr>
          </w:pPr>
          <w:ins w:id="372"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"_Toc122436141"</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kern w:val="32"/>
              </w:rPr>
              <w:t>5.10.1 Jordflytning (5900)</w:t>
            </w:r>
            <w:r>
              <w:rPr>
                <w:noProof/>
                <w:webHidden/>
              </w:rPr>
              <w:tab/>
            </w:r>
            <w:r>
              <w:rPr>
                <w:noProof/>
                <w:webHidden/>
              </w:rPr>
              <w:fldChar w:fldCharType="begin"/>
            </w:r>
            <w:r>
              <w:rPr>
                <w:noProof/>
                <w:webHidden/>
              </w:rPr>
              <w:instrText xml:space="preserve"> PAGEREF _Toc122436141 \h </w:instrText>
            </w:r>
          </w:ins>
          <w:r>
            <w:rPr>
              <w:noProof/>
              <w:webHidden/>
            </w:rPr>
          </w:r>
          <w:r>
            <w:rPr>
              <w:noProof/>
              <w:webHidden/>
            </w:rPr>
            <w:fldChar w:fldCharType="separate"/>
          </w:r>
          <w:ins w:id="373" w:author="Line Hvingel" w:date="2022-12-20T13:39:00Z">
            <w:r>
              <w:rPr>
                <w:noProof/>
                <w:webHidden/>
              </w:rPr>
              <w:t>170</w:t>
            </w:r>
            <w:r>
              <w:rPr>
                <w:noProof/>
                <w:webHidden/>
              </w:rPr>
              <w:fldChar w:fldCharType="end"/>
            </w:r>
            <w:r w:rsidRPr="001A085E">
              <w:rPr>
                <w:rStyle w:val="Hyperlink"/>
                <w:noProof/>
              </w:rPr>
              <w:fldChar w:fldCharType="end"/>
            </w:r>
          </w:ins>
        </w:p>
        <w:p w14:paraId="59A69AD3" w14:textId="53AB91F7" w:rsidR="00C3028A" w:rsidRDefault="00C3028A">
          <w:pPr>
            <w:pStyle w:val="Indholdsfortegnelse2"/>
            <w:tabs>
              <w:tab w:val="right" w:leader="dot" w:pos="13426"/>
            </w:tabs>
            <w:rPr>
              <w:ins w:id="374" w:author="Line Hvingel" w:date="2022-12-20T13:39:00Z"/>
              <w:noProof/>
              <w:color w:val="auto"/>
              <w:lang w:eastAsia="da-DK"/>
            </w:rPr>
          </w:pPr>
          <w:ins w:id="375"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"_Toc122436142"</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kern w:val="32"/>
              </w:rPr>
              <w:t>5.10.3 Jordvarmeanlæg (5902)</w:t>
            </w:r>
            <w:r>
              <w:rPr>
                <w:noProof/>
                <w:webHidden/>
              </w:rPr>
              <w:tab/>
            </w:r>
            <w:r>
              <w:rPr>
                <w:noProof/>
                <w:webHidden/>
              </w:rPr>
              <w:fldChar w:fldCharType="begin"/>
            </w:r>
            <w:r>
              <w:rPr>
                <w:noProof/>
                <w:webHidden/>
              </w:rPr>
              <w:instrText xml:space="preserve"> PAGEREF _Toc122436142 \h </w:instrText>
            </w:r>
          </w:ins>
          <w:r>
            <w:rPr>
              <w:noProof/>
              <w:webHidden/>
            </w:rPr>
          </w:r>
          <w:r>
            <w:rPr>
              <w:noProof/>
              <w:webHidden/>
            </w:rPr>
            <w:fldChar w:fldCharType="separate"/>
          </w:r>
          <w:ins w:id="376" w:author="Line Hvingel" w:date="2022-12-20T13:39:00Z">
            <w:r>
              <w:rPr>
                <w:noProof/>
                <w:webHidden/>
              </w:rPr>
              <w:t>171</w:t>
            </w:r>
            <w:r>
              <w:rPr>
                <w:noProof/>
                <w:webHidden/>
              </w:rPr>
              <w:fldChar w:fldCharType="end"/>
            </w:r>
            <w:r w:rsidRPr="001A085E">
              <w:rPr>
                <w:rStyle w:val="Hyperlink"/>
                <w:noProof/>
              </w:rPr>
              <w:fldChar w:fldCharType="end"/>
            </w:r>
          </w:ins>
        </w:p>
        <w:p w14:paraId="678E86F6" w14:textId="69CB172D" w:rsidR="00C3028A" w:rsidRDefault="00C3028A">
          <w:pPr>
            <w:pStyle w:val="Indholdsfortegnelse1"/>
            <w:tabs>
              <w:tab w:val="right" w:leader="dot" w:pos="13426"/>
            </w:tabs>
            <w:rPr>
              <w:ins w:id="377" w:author="Line Hvingel" w:date="2022-12-20T13:39:00Z"/>
              <w:noProof/>
              <w:color w:val="auto"/>
              <w:lang w:eastAsia="da-DK"/>
            </w:rPr>
          </w:pPr>
          <w:ins w:id="378"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"_Toc122436143"</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rPr>
              <w:t>5.11 Grundvand</w:t>
            </w:r>
            <w:r>
              <w:rPr>
                <w:noProof/>
                <w:webHidden/>
              </w:rPr>
              <w:tab/>
            </w:r>
            <w:r>
              <w:rPr>
                <w:noProof/>
                <w:webHidden/>
              </w:rPr>
              <w:fldChar w:fldCharType="begin"/>
            </w:r>
            <w:r>
              <w:rPr>
                <w:noProof/>
                <w:webHidden/>
              </w:rPr>
              <w:instrText xml:space="preserve"> PAGEREF _Toc122436143 \h </w:instrText>
            </w:r>
          </w:ins>
          <w:r>
            <w:rPr>
              <w:noProof/>
              <w:webHidden/>
            </w:rPr>
          </w:r>
          <w:r>
            <w:rPr>
              <w:noProof/>
              <w:webHidden/>
            </w:rPr>
            <w:fldChar w:fldCharType="separate"/>
          </w:r>
          <w:ins w:id="379" w:author="Line Hvingel" w:date="2022-12-20T13:39:00Z">
            <w:r>
              <w:rPr>
                <w:noProof/>
                <w:webHidden/>
              </w:rPr>
              <w:t>174</w:t>
            </w:r>
            <w:r>
              <w:rPr>
                <w:noProof/>
                <w:webHidden/>
              </w:rPr>
              <w:fldChar w:fldCharType="end"/>
            </w:r>
            <w:r w:rsidRPr="001A085E">
              <w:rPr>
                <w:rStyle w:val="Hyperlink"/>
                <w:noProof/>
              </w:rPr>
              <w:fldChar w:fldCharType="end"/>
            </w:r>
          </w:ins>
        </w:p>
        <w:p w14:paraId="61DC844D" w14:textId="36305DFA" w:rsidR="00C3028A" w:rsidRDefault="00C3028A">
          <w:pPr>
            <w:pStyle w:val="Indholdsfortegnelse2"/>
            <w:tabs>
              <w:tab w:val="right" w:leader="dot" w:pos="13426"/>
            </w:tabs>
            <w:rPr>
              <w:ins w:id="380" w:author="Line Hvingel" w:date="2022-12-20T13:39:00Z"/>
              <w:noProof/>
              <w:color w:val="auto"/>
              <w:lang w:eastAsia="da-DK"/>
            </w:rPr>
          </w:pPr>
          <w:ins w:id="381"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"_Toc122436144"</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kern w:val="32"/>
              </w:rPr>
              <w:t>5.11.1 Potentialekort (6000)</w:t>
            </w:r>
            <w:r>
              <w:rPr>
                <w:noProof/>
                <w:webHidden/>
              </w:rPr>
              <w:tab/>
            </w:r>
            <w:r>
              <w:rPr>
                <w:noProof/>
                <w:webHidden/>
              </w:rPr>
              <w:fldChar w:fldCharType="begin"/>
            </w:r>
            <w:r>
              <w:rPr>
                <w:noProof/>
                <w:webHidden/>
              </w:rPr>
              <w:instrText xml:space="preserve"> PAGEREF _Toc122436144 \h </w:instrText>
            </w:r>
          </w:ins>
          <w:r>
            <w:rPr>
              <w:noProof/>
              <w:webHidden/>
            </w:rPr>
          </w:r>
          <w:r>
            <w:rPr>
              <w:noProof/>
              <w:webHidden/>
            </w:rPr>
            <w:fldChar w:fldCharType="separate"/>
          </w:r>
          <w:ins w:id="382" w:author="Line Hvingel" w:date="2022-12-20T13:39:00Z">
            <w:r>
              <w:rPr>
                <w:noProof/>
                <w:webHidden/>
              </w:rPr>
              <w:t>174</w:t>
            </w:r>
            <w:r>
              <w:rPr>
                <w:noProof/>
                <w:webHidden/>
              </w:rPr>
              <w:fldChar w:fldCharType="end"/>
            </w:r>
            <w:r w:rsidRPr="001A085E">
              <w:rPr>
                <w:rStyle w:val="Hyperlink"/>
                <w:noProof/>
              </w:rPr>
              <w:fldChar w:fldCharType="end"/>
            </w:r>
          </w:ins>
        </w:p>
        <w:p w14:paraId="63CC5E41" w14:textId="2EE64D55" w:rsidR="00C3028A" w:rsidRDefault="00C3028A">
          <w:pPr>
            <w:pStyle w:val="Indholdsfortegnelse2"/>
            <w:tabs>
              <w:tab w:val="right" w:leader="dot" w:pos="13426"/>
            </w:tabs>
            <w:rPr>
              <w:ins w:id="383" w:author="Line Hvingel" w:date="2022-12-20T13:39:00Z"/>
              <w:noProof/>
              <w:color w:val="auto"/>
              <w:lang w:eastAsia="da-DK"/>
            </w:rPr>
          </w:pPr>
          <w:ins w:id="384"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"_Toc122436145"</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kern w:val="32"/>
              </w:rPr>
              <w:t>5.11.2 Potentialekort målepunkter (6001)</w:t>
            </w:r>
            <w:r>
              <w:rPr>
                <w:noProof/>
                <w:webHidden/>
              </w:rPr>
              <w:tab/>
            </w:r>
            <w:r>
              <w:rPr>
                <w:noProof/>
                <w:webHidden/>
              </w:rPr>
              <w:fldChar w:fldCharType="begin"/>
            </w:r>
            <w:r>
              <w:rPr>
                <w:noProof/>
                <w:webHidden/>
              </w:rPr>
              <w:instrText xml:space="preserve"> PAGEREF _Toc122436145 \h </w:instrText>
            </w:r>
          </w:ins>
          <w:r>
            <w:rPr>
              <w:noProof/>
              <w:webHidden/>
            </w:rPr>
          </w:r>
          <w:r>
            <w:rPr>
              <w:noProof/>
              <w:webHidden/>
            </w:rPr>
            <w:fldChar w:fldCharType="separate"/>
          </w:r>
          <w:ins w:id="385" w:author="Line Hvingel" w:date="2022-12-20T13:39:00Z">
            <w:r>
              <w:rPr>
                <w:noProof/>
                <w:webHidden/>
              </w:rPr>
              <w:t>176</w:t>
            </w:r>
            <w:r>
              <w:rPr>
                <w:noProof/>
                <w:webHidden/>
              </w:rPr>
              <w:fldChar w:fldCharType="end"/>
            </w:r>
            <w:r w:rsidRPr="001A085E">
              <w:rPr>
                <w:rStyle w:val="Hyperlink"/>
                <w:noProof/>
              </w:rPr>
              <w:fldChar w:fldCharType="end"/>
            </w:r>
          </w:ins>
        </w:p>
        <w:p w14:paraId="3248CD1D" w14:textId="556C012B" w:rsidR="00C3028A" w:rsidRDefault="00C3028A">
          <w:pPr>
            <w:pStyle w:val="Indholdsfortegnelse2"/>
            <w:tabs>
              <w:tab w:val="right" w:leader="dot" w:pos="13426"/>
            </w:tabs>
            <w:rPr>
              <w:ins w:id="386" w:author="Line Hvingel" w:date="2022-12-20T13:39:00Z"/>
              <w:noProof/>
              <w:color w:val="auto"/>
              <w:lang w:eastAsia="da-DK"/>
            </w:rPr>
          </w:pPr>
          <w:ins w:id="387"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"_Toc122436146"</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kern w:val="32"/>
              </w:rPr>
              <w:t>5.11.3 Indvindingsopland (6002)</w:t>
            </w:r>
            <w:r>
              <w:rPr>
                <w:noProof/>
                <w:webHidden/>
              </w:rPr>
              <w:tab/>
            </w:r>
            <w:r>
              <w:rPr>
                <w:noProof/>
                <w:webHidden/>
              </w:rPr>
              <w:fldChar w:fldCharType="begin"/>
            </w:r>
            <w:r>
              <w:rPr>
                <w:noProof/>
                <w:webHidden/>
              </w:rPr>
              <w:instrText xml:space="preserve"> PAGEREF _Toc122436146 \h </w:instrText>
            </w:r>
          </w:ins>
          <w:r>
            <w:rPr>
              <w:noProof/>
              <w:webHidden/>
            </w:rPr>
          </w:r>
          <w:r>
            <w:rPr>
              <w:noProof/>
              <w:webHidden/>
            </w:rPr>
            <w:fldChar w:fldCharType="separate"/>
          </w:r>
          <w:ins w:id="388" w:author="Line Hvingel" w:date="2022-12-20T13:39:00Z">
            <w:r>
              <w:rPr>
                <w:noProof/>
                <w:webHidden/>
              </w:rPr>
              <w:t>177</w:t>
            </w:r>
            <w:r>
              <w:rPr>
                <w:noProof/>
                <w:webHidden/>
              </w:rPr>
              <w:fldChar w:fldCharType="end"/>
            </w:r>
            <w:r w:rsidRPr="001A085E">
              <w:rPr>
                <w:rStyle w:val="Hyperlink"/>
                <w:noProof/>
              </w:rPr>
              <w:fldChar w:fldCharType="end"/>
            </w:r>
          </w:ins>
        </w:p>
        <w:p w14:paraId="2DF1A1C9" w14:textId="2A0B29C9" w:rsidR="00C3028A" w:rsidRDefault="00C3028A">
          <w:pPr>
            <w:pStyle w:val="Indholdsfortegnelse2"/>
            <w:tabs>
              <w:tab w:val="right" w:leader="dot" w:pos="13426"/>
            </w:tabs>
            <w:rPr>
              <w:ins w:id="389" w:author="Line Hvingel" w:date="2022-12-20T13:39:00Z"/>
              <w:noProof/>
              <w:color w:val="auto"/>
              <w:lang w:eastAsia="da-DK"/>
            </w:rPr>
          </w:pPr>
          <w:ins w:id="390"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"_Toc122436147"</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kern w:val="32"/>
              </w:rPr>
              <w:t>5.11.4 Beskyttelseszone (6003)</w:t>
            </w:r>
            <w:r>
              <w:rPr>
                <w:noProof/>
                <w:webHidden/>
              </w:rPr>
              <w:tab/>
            </w:r>
            <w:r>
              <w:rPr>
                <w:noProof/>
                <w:webHidden/>
              </w:rPr>
              <w:fldChar w:fldCharType="begin"/>
            </w:r>
            <w:r>
              <w:rPr>
                <w:noProof/>
                <w:webHidden/>
              </w:rPr>
              <w:instrText xml:space="preserve"> PAGEREF _Toc122436147 \h </w:instrText>
            </w:r>
          </w:ins>
          <w:r>
            <w:rPr>
              <w:noProof/>
              <w:webHidden/>
            </w:rPr>
          </w:r>
          <w:r>
            <w:rPr>
              <w:noProof/>
              <w:webHidden/>
            </w:rPr>
            <w:fldChar w:fldCharType="separate"/>
          </w:r>
          <w:ins w:id="391" w:author="Line Hvingel" w:date="2022-12-20T13:39:00Z">
            <w:r>
              <w:rPr>
                <w:noProof/>
                <w:webHidden/>
              </w:rPr>
              <w:t>179</w:t>
            </w:r>
            <w:r>
              <w:rPr>
                <w:noProof/>
                <w:webHidden/>
              </w:rPr>
              <w:fldChar w:fldCharType="end"/>
            </w:r>
            <w:r w:rsidRPr="001A085E">
              <w:rPr>
                <w:rStyle w:val="Hyperlink"/>
                <w:noProof/>
              </w:rPr>
              <w:fldChar w:fldCharType="end"/>
            </w:r>
          </w:ins>
        </w:p>
        <w:p w14:paraId="29D8641A" w14:textId="7381AE42" w:rsidR="00C3028A" w:rsidRDefault="00C3028A">
          <w:pPr>
            <w:pStyle w:val="Indholdsfortegnelse2"/>
            <w:tabs>
              <w:tab w:val="right" w:leader="dot" w:pos="13426"/>
            </w:tabs>
            <w:rPr>
              <w:ins w:id="392" w:author="Line Hvingel" w:date="2022-12-20T13:39:00Z"/>
              <w:noProof/>
              <w:color w:val="auto"/>
              <w:lang w:eastAsia="da-DK"/>
            </w:rPr>
          </w:pPr>
          <w:ins w:id="393"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"_Toc122436148"</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kern w:val="32"/>
              </w:rPr>
              <w:t>5.11.5 Vandværksforsyningsområder (6004)</w:t>
            </w:r>
            <w:r>
              <w:rPr>
                <w:noProof/>
                <w:webHidden/>
              </w:rPr>
              <w:tab/>
            </w:r>
            <w:r>
              <w:rPr>
                <w:noProof/>
                <w:webHidden/>
              </w:rPr>
              <w:fldChar w:fldCharType="begin"/>
            </w:r>
            <w:r>
              <w:rPr>
                <w:noProof/>
                <w:webHidden/>
              </w:rPr>
              <w:instrText xml:space="preserve"> PAGEREF _Toc122436148 \h </w:instrText>
            </w:r>
          </w:ins>
          <w:r>
            <w:rPr>
              <w:noProof/>
              <w:webHidden/>
            </w:rPr>
          </w:r>
          <w:r>
            <w:rPr>
              <w:noProof/>
              <w:webHidden/>
            </w:rPr>
            <w:fldChar w:fldCharType="separate"/>
          </w:r>
          <w:ins w:id="394" w:author="Line Hvingel" w:date="2022-12-20T13:39:00Z">
            <w:r>
              <w:rPr>
                <w:noProof/>
                <w:webHidden/>
              </w:rPr>
              <w:t>181</w:t>
            </w:r>
            <w:r>
              <w:rPr>
                <w:noProof/>
                <w:webHidden/>
              </w:rPr>
              <w:fldChar w:fldCharType="end"/>
            </w:r>
            <w:r w:rsidRPr="001A085E">
              <w:rPr>
                <w:rStyle w:val="Hyperlink"/>
                <w:noProof/>
              </w:rPr>
              <w:fldChar w:fldCharType="end"/>
            </w:r>
          </w:ins>
        </w:p>
        <w:p w14:paraId="6D85093E" w14:textId="1C464D62" w:rsidR="00C3028A" w:rsidRDefault="00C3028A">
          <w:pPr>
            <w:pStyle w:val="Indholdsfortegnelse2"/>
            <w:tabs>
              <w:tab w:val="right" w:leader="dot" w:pos="13426"/>
            </w:tabs>
            <w:rPr>
              <w:ins w:id="395" w:author="Line Hvingel" w:date="2022-12-20T13:39:00Z"/>
              <w:noProof/>
              <w:color w:val="auto"/>
              <w:lang w:eastAsia="da-DK"/>
            </w:rPr>
          </w:pPr>
          <w:ins w:id="396"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"_Toc122436149"</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kern w:val="32"/>
              </w:rPr>
              <w:t>5.11.7 Grundvandsdannende Opland (6006)</w:t>
            </w:r>
            <w:r>
              <w:rPr>
                <w:noProof/>
                <w:webHidden/>
              </w:rPr>
              <w:tab/>
            </w:r>
            <w:r>
              <w:rPr>
                <w:noProof/>
                <w:webHidden/>
              </w:rPr>
              <w:fldChar w:fldCharType="begin"/>
            </w:r>
            <w:r>
              <w:rPr>
                <w:noProof/>
                <w:webHidden/>
              </w:rPr>
              <w:instrText xml:space="preserve"> PAGEREF _Toc122436149 \h </w:instrText>
            </w:r>
          </w:ins>
          <w:r>
            <w:rPr>
              <w:noProof/>
              <w:webHidden/>
            </w:rPr>
          </w:r>
          <w:r>
            <w:rPr>
              <w:noProof/>
              <w:webHidden/>
            </w:rPr>
            <w:fldChar w:fldCharType="separate"/>
          </w:r>
          <w:ins w:id="397" w:author="Line Hvingel" w:date="2022-12-20T13:39:00Z">
            <w:r>
              <w:rPr>
                <w:noProof/>
                <w:webHidden/>
              </w:rPr>
              <w:t>182</w:t>
            </w:r>
            <w:r>
              <w:rPr>
                <w:noProof/>
                <w:webHidden/>
              </w:rPr>
              <w:fldChar w:fldCharType="end"/>
            </w:r>
            <w:r w:rsidRPr="001A085E">
              <w:rPr>
                <w:rStyle w:val="Hyperlink"/>
                <w:noProof/>
              </w:rPr>
              <w:fldChar w:fldCharType="end"/>
            </w:r>
          </w:ins>
        </w:p>
        <w:p w14:paraId="23C07A86" w14:textId="3B634F6D" w:rsidR="00C3028A" w:rsidRDefault="00C3028A">
          <w:pPr>
            <w:pStyle w:val="Indholdsfortegnelse2"/>
            <w:tabs>
              <w:tab w:val="right" w:leader="dot" w:pos="13426"/>
            </w:tabs>
            <w:rPr>
              <w:ins w:id="398" w:author="Line Hvingel" w:date="2022-12-20T13:39:00Z"/>
              <w:noProof/>
              <w:color w:val="auto"/>
              <w:lang w:eastAsia="da-DK"/>
            </w:rPr>
          </w:pPr>
          <w:ins w:id="399"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"_Toc122436150"</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kern w:val="32"/>
              </w:rPr>
              <w:t>5.11.8 Indsatsområde (6007)</w:t>
            </w:r>
            <w:r>
              <w:rPr>
                <w:noProof/>
                <w:webHidden/>
              </w:rPr>
              <w:tab/>
            </w:r>
            <w:r>
              <w:rPr>
                <w:noProof/>
                <w:webHidden/>
              </w:rPr>
              <w:fldChar w:fldCharType="begin"/>
            </w:r>
            <w:r>
              <w:rPr>
                <w:noProof/>
                <w:webHidden/>
              </w:rPr>
              <w:instrText xml:space="preserve"> PAGEREF _Toc122436150 \h </w:instrText>
            </w:r>
          </w:ins>
          <w:r>
            <w:rPr>
              <w:noProof/>
              <w:webHidden/>
            </w:rPr>
          </w:r>
          <w:r>
            <w:rPr>
              <w:noProof/>
              <w:webHidden/>
            </w:rPr>
            <w:fldChar w:fldCharType="separate"/>
          </w:r>
          <w:ins w:id="400" w:author="Line Hvingel" w:date="2022-12-20T13:39:00Z">
            <w:r>
              <w:rPr>
                <w:noProof/>
                <w:webHidden/>
              </w:rPr>
              <w:t>184</w:t>
            </w:r>
            <w:r>
              <w:rPr>
                <w:noProof/>
                <w:webHidden/>
              </w:rPr>
              <w:fldChar w:fldCharType="end"/>
            </w:r>
            <w:r w:rsidRPr="001A085E">
              <w:rPr>
                <w:rStyle w:val="Hyperlink"/>
                <w:noProof/>
              </w:rPr>
              <w:fldChar w:fldCharType="end"/>
            </w:r>
          </w:ins>
        </w:p>
        <w:p w14:paraId="2A2928D8" w14:textId="3020C6A2" w:rsidR="00C3028A" w:rsidRDefault="00C3028A">
          <w:pPr>
            <w:pStyle w:val="Indholdsfortegnelse2"/>
            <w:tabs>
              <w:tab w:val="right" w:leader="dot" w:pos="13426"/>
            </w:tabs>
            <w:rPr>
              <w:ins w:id="401" w:author="Line Hvingel" w:date="2022-12-20T13:39:00Z"/>
              <w:noProof/>
              <w:color w:val="auto"/>
              <w:lang w:eastAsia="da-DK"/>
            </w:rPr>
          </w:pPr>
          <w:ins w:id="402"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"_Toc122436151"</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kern w:val="32"/>
              </w:rPr>
              <w:t>5.11.9 Maksimal Boredybde (6008)</w:t>
            </w:r>
            <w:r>
              <w:rPr>
                <w:noProof/>
                <w:webHidden/>
              </w:rPr>
              <w:tab/>
            </w:r>
            <w:r>
              <w:rPr>
                <w:noProof/>
                <w:webHidden/>
              </w:rPr>
              <w:fldChar w:fldCharType="begin"/>
            </w:r>
            <w:r>
              <w:rPr>
                <w:noProof/>
                <w:webHidden/>
              </w:rPr>
              <w:instrText xml:space="preserve"> PAGEREF _Toc122436151 \h </w:instrText>
            </w:r>
          </w:ins>
          <w:r>
            <w:rPr>
              <w:noProof/>
              <w:webHidden/>
            </w:rPr>
          </w:r>
          <w:r>
            <w:rPr>
              <w:noProof/>
              <w:webHidden/>
            </w:rPr>
            <w:fldChar w:fldCharType="separate"/>
          </w:r>
          <w:ins w:id="403" w:author="Line Hvingel" w:date="2022-12-20T13:39:00Z">
            <w:r>
              <w:rPr>
                <w:noProof/>
                <w:webHidden/>
              </w:rPr>
              <w:t>185</w:t>
            </w:r>
            <w:r>
              <w:rPr>
                <w:noProof/>
                <w:webHidden/>
              </w:rPr>
              <w:fldChar w:fldCharType="end"/>
            </w:r>
            <w:r w:rsidRPr="001A085E">
              <w:rPr>
                <w:rStyle w:val="Hyperlink"/>
                <w:noProof/>
              </w:rPr>
              <w:fldChar w:fldCharType="end"/>
            </w:r>
          </w:ins>
        </w:p>
        <w:p w14:paraId="0810A8DC" w14:textId="4E8E67FC" w:rsidR="00C3028A" w:rsidRDefault="00C3028A">
          <w:pPr>
            <w:pStyle w:val="Indholdsfortegnelse2"/>
            <w:tabs>
              <w:tab w:val="right" w:leader="dot" w:pos="13426"/>
            </w:tabs>
            <w:rPr>
              <w:ins w:id="404" w:author="Line Hvingel" w:date="2022-12-20T13:39:00Z"/>
              <w:noProof/>
              <w:color w:val="auto"/>
              <w:lang w:eastAsia="da-DK"/>
            </w:rPr>
          </w:pPr>
          <w:ins w:id="405"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"_Toc122436152"</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rPr>
              <w:t xml:space="preserve">5.11.10 </w:t>
            </w:r>
            <w:r w:rsidRPr="001A085E">
              <w:rPr>
                <w:rStyle w:val="Hyperlink"/>
                <w:noProof/>
                <w:kern w:val="32"/>
              </w:rPr>
              <w:t>Indvinding af overfladevand (6009)</w:t>
            </w:r>
            <w:r>
              <w:rPr>
                <w:noProof/>
                <w:webHidden/>
              </w:rPr>
              <w:tab/>
            </w:r>
            <w:r>
              <w:rPr>
                <w:noProof/>
                <w:webHidden/>
              </w:rPr>
              <w:fldChar w:fldCharType="begin"/>
            </w:r>
            <w:r>
              <w:rPr>
                <w:noProof/>
                <w:webHidden/>
              </w:rPr>
              <w:instrText xml:space="preserve"> PAGEREF _Toc122436152 \h </w:instrText>
            </w:r>
          </w:ins>
          <w:r>
            <w:rPr>
              <w:noProof/>
              <w:webHidden/>
            </w:rPr>
          </w:r>
          <w:r>
            <w:rPr>
              <w:noProof/>
              <w:webHidden/>
            </w:rPr>
            <w:fldChar w:fldCharType="separate"/>
          </w:r>
          <w:ins w:id="406" w:author="Line Hvingel" w:date="2022-12-20T13:39:00Z">
            <w:r>
              <w:rPr>
                <w:noProof/>
                <w:webHidden/>
              </w:rPr>
              <w:t>186</w:t>
            </w:r>
            <w:r>
              <w:rPr>
                <w:noProof/>
                <w:webHidden/>
              </w:rPr>
              <w:fldChar w:fldCharType="end"/>
            </w:r>
            <w:r w:rsidRPr="001A085E">
              <w:rPr>
                <w:rStyle w:val="Hyperlink"/>
                <w:noProof/>
              </w:rPr>
              <w:fldChar w:fldCharType="end"/>
            </w:r>
          </w:ins>
        </w:p>
        <w:p w14:paraId="022AB0DB" w14:textId="18E2E09A" w:rsidR="00C3028A" w:rsidRDefault="00C3028A">
          <w:pPr>
            <w:pStyle w:val="Indholdsfortegnelse1"/>
            <w:tabs>
              <w:tab w:val="right" w:leader="dot" w:pos="13426"/>
            </w:tabs>
            <w:rPr>
              <w:ins w:id="407" w:author="Line Hvingel" w:date="2022-12-20T13:39:00Z"/>
              <w:noProof/>
              <w:color w:val="auto"/>
              <w:lang w:eastAsia="da-DK"/>
            </w:rPr>
          </w:pPr>
          <w:ins w:id="408"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"_Toc122436153"</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rPr>
              <w:t>5.12 Beredskab</w:t>
            </w:r>
            <w:r>
              <w:rPr>
                <w:noProof/>
                <w:webHidden/>
              </w:rPr>
              <w:tab/>
            </w:r>
            <w:r>
              <w:rPr>
                <w:noProof/>
                <w:webHidden/>
              </w:rPr>
              <w:fldChar w:fldCharType="begin"/>
            </w:r>
            <w:r>
              <w:rPr>
                <w:noProof/>
                <w:webHidden/>
              </w:rPr>
              <w:instrText xml:space="preserve"> PAGEREF _Toc122436153 \h </w:instrText>
            </w:r>
          </w:ins>
          <w:r>
            <w:rPr>
              <w:noProof/>
              <w:webHidden/>
            </w:rPr>
          </w:r>
          <w:r>
            <w:rPr>
              <w:noProof/>
              <w:webHidden/>
            </w:rPr>
            <w:fldChar w:fldCharType="separate"/>
          </w:r>
          <w:ins w:id="409" w:author="Line Hvingel" w:date="2022-12-20T13:39:00Z">
            <w:r>
              <w:rPr>
                <w:noProof/>
                <w:webHidden/>
              </w:rPr>
              <w:t>188</w:t>
            </w:r>
            <w:r>
              <w:rPr>
                <w:noProof/>
                <w:webHidden/>
              </w:rPr>
              <w:fldChar w:fldCharType="end"/>
            </w:r>
            <w:r w:rsidRPr="001A085E">
              <w:rPr>
                <w:rStyle w:val="Hyperlink"/>
                <w:noProof/>
              </w:rPr>
              <w:fldChar w:fldCharType="end"/>
            </w:r>
          </w:ins>
        </w:p>
        <w:p w14:paraId="3ACF6620" w14:textId="092A501F" w:rsidR="00C3028A" w:rsidRDefault="00C3028A">
          <w:pPr>
            <w:pStyle w:val="Indholdsfortegnelse2"/>
            <w:tabs>
              <w:tab w:val="right" w:leader="dot" w:pos="13426"/>
            </w:tabs>
            <w:rPr>
              <w:ins w:id="410" w:author="Line Hvingel" w:date="2022-12-20T13:39:00Z"/>
              <w:noProof/>
              <w:color w:val="auto"/>
              <w:lang w:eastAsia="da-DK"/>
            </w:rPr>
          </w:pPr>
          <w:ins w:id="411"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"_Toc122436154"</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kern w:val="32"/>
              </w:rPr>
              <w:t>5.12.1 Brandhane (6100)</w:t>
            </w:r>
            <w:r>
              <w:rPr>
                <w:noProof/>
                <w:webHidden/>
              </w:rPr>
              <w:tab/>
            </w:r>
            <w:r>
              <w:rPr>
                <w:noProof/>
                <w:webHidden/>
              </w:rPr>
              <w:fldChar w:fldCharType="begin"/>
            </w:r>
            <w:r>
              <w:rPr>
                <w:noProof/>
                <w:webHidden/>
              </w:rPr>
              <w:instrText xml:space="preserve"> PAGEREF _Toc122436154 \h </w:instrText>
            </w:r>
          </w:ins>
          <w:r>
            <w:rPr>
              <w:noProof/>
              <w:webHidden/>
            </w:rPr>
          </w:r>
          <w:r>
            <w:rPr>
              <w:noProof/>
              <w:webHidden/>
            </w:rPr>
            <w:fldChar w:fldCharType="separate"/>
          </w:r>
          <w:ins w:id="412" w:author="Line Hvingel" w:date="2022-12-20T13:39:00Z">
            <w:r>
              <w:rPr>
                <w:noProof/>
                <w:webHidden/>
              </w:rPr>
              <w:t>188</w:t>
            </w:r>
            <w:r>
              <w:rPr>
                <w:noProof/>
                <w:webHidden/>
              </w:rPr>
              <w:fldChar w:fldCharType="end"/>
            </w:r>
            <w:r w:rsidRPr="001A085E">
              <w:rPr>
                <w:rStyle w:val="Hyperlink"/>
                <w:noProof/>
              </w:rPr>
              <w:fldChar w:fldCharType="end"/>
            </w:r>
          </w:ins>
        </w:p>
        <w:p w14:paraId="418DA5AE" w14:textId="77B08601" w:rsidR="00C3028A" w:rsidRDefault="00C3028A">
          <w:pPr>
            <w:pStyle w:val="Indholdsfortegnelse2"/>
            <w:tabs>
              <w:tab w:val="right" w:leader="dot" w:pos="13426"/>
            </w:tabs>
            <w:rPr>
              <w:ins w:id="413" w:author="Line Hvingel" w:date="2022-12-20T13:39:00Z"/>
              <w:noProof/>
              <w:color w:val="auto"/>
              <w:lang w:eastAsia="da-DK"/>
            </w:rPr>
          </w:pPr>
          <w:ins w:id="414"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"_Toc122436155"</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kern w:val="32"/>
              </w:rPr>
              <w:t>5.12.2 Beskyttelsesrum (6101) *</w:t>
            </w:r>
            <w:r>
              <w:rPr>
                <w:noProof/>
                <w:webHidden/>
              </w:rPr>
              <w:tab/>
            </w:r>
            <w:r>
              <w:rPr>
                <w:noProof/>
                <w:webHidden/>
              </w:rPr>
              <w:fldChar w:fldCharType="begin"/>
            </w:r>
            <w:r>
              <w:rPr>
                <w:noProof/>
                <w:webHidden/>
              </w:rPr>
              <w:instrText xml:space="preserve"> PAGEREF _Toc122436155 \h </w:instrText>
            </w:r>
          </w:ins>
          <w:r>
            <w:rPr>
              <w:noProof/>
              <w:webHidden/>
            </w:rPr>
          </w:r>
          <w:r>
            <w:rPr>
              <w:noProof/>
              <w:webHidden/>
            </w:rPr>
            <w:fldChar w:fldCharType="separate"/>
          </w:r>
          <w:ins w:id="415" w:author="Line Hvingel" w:date="2022-12-20T13:39:00Z">
            <w:r>
              <w:rPr>
                <w:noProof/>
                <w:webHidden/>
              </w:rPr>
              <w:t>190</w:t>
            </w:r>
            <w:r>
              <w:rPr>
                <w:noProof/>
                <w:webHidden/>
              </w:rPr>
              <w:fldChar w:fldCharType="end"/>
            </w:r>
            <w:r w:rsidRPr="001A085E">
              <w:rPr>
                <w:rStyle w:val="Hyperlink"/>
                <w:noProof/>
              </w:rPr>
              <w:fldChar w:fldCharType="end"/>
            </w:r>
          </w:ins>
        </w:p>
        <w:p w14:paraId="7219DCB3" w14:textId="0FCB2180" w:rsidR="00C3028A" w:rsidRDefault="00C3028A">
          <w:pPr>
            <w:pStyle w:val="Indholdsfortegnelse2"/>
            <w:tabs>
              <w:tab w:val="right" w:leader="dot" w:pos="13426"/>
            </w:tabs>
            <w:rPr>
              <w:ins w:id="416" w:author="Line Hvingel" w:date="2022-12-20T13:39:00Z"/>
              <w:noProof/>
              <w:color w:val="auto"/>
              <w:lang w:eastAsia="da-DK"/>
            </w:rPr>
          </w:pPr>
          <w:ins w:id="417"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"_Toc122436156"</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kern w:val="32"/>
              </w:rPr>
              <w:t>5.12.3 Redningsvej (6102) *</w:t>
            </w:r>
            <w:r>
              <w:rPr>
                <w:noProof/>
                <w:webHidden/>
              </w:rPr>
              <w:tab/>
            </w:r>
            <w:r>
              <w:rPr>
                <w:noProof/>
                <w:webHidden/>
              </w:rPr>
              <w:fldChar w:fldCharType="begin"/>
            </w:r>
            <w:r>
              <w:rPr>
                <w:noProof/>
                <w:webHidden/>
              </w:rPr>
              <w:instrText xml:space="preserve"> PAGEREF _Toc122436156 \h </w:instrText>
            </w:r>
          </w:ins>
          <w:r>
            <w:rPr>
              <w:noProof/>
              <w:webHidden/>
            </w:rPr>
          </w:r>
          <w:r>
            <w:rPr>
              <w:noProof/>
              <w:webHidden/>
            </w:rPr>
            <w:fldChar w:fldCharType="separate"/>
          </w:r>
          <w:ins w:id="418" w:author="Line Hvingel" w:date="2022-12-20T13:39:00Z">
            <w:r>
              <w:rPr>
                <w:noProof/>
                <w:webHidden/>
              </w:rPr>
              <w:t>192</w:t>
            </w:r>
            <w:r>
              <w:rPr>
                <w:noProof/>
                <w:webHidden/>
              </w:rPr>
              <w:fldChar w:fldCharType="end"/>
            </w:r>
            <w:r w:rsidRPr="001A085E">
              <w:rPr>
                <w:rStyle w:val="Hyperlink"/>
                <w:noProof/>
              </w:rPr>
              <w:fldChar w:fldCharType="end"/>
            </w:r>
          </w:ins>
        </w:p>
        <w:p w14:paraId="6534ACB8" w14:textId="397BEBF4" w:rsidR="00C3028A" w:rsidRDefault="00C3028A">
          <w:pPr>
            <w:pStyle w:val="Indholdsfortegnelse2"/>
            <w:tabs>
              <w:tab w:val="right" w:leader="dot" w:pos="13426"/>
            </w:tabs>
            <w:rPr>
              <w:ins w:id="419" w:author="Line Hvingel" w:date="2022-12-20T13:39:00Z"/>
              <w:noProof/>
              <w:color w:val="auto"/>
              <w:lang w:eastAsia="da-DK"/>
            </w:rPr>
          </w:pPr>
          <w:ins w:id="420" w:author="Line Hvingel" w:date="2022-12-20T13:39:00Z">
            <w:r w:rsidRPr="001A085E">
              <w:rPr>
                <w:rStyle w:val="Hyperlink"/>
                <w:noProof/>
              </w:rPr>
              <w:lastRenderedPageBreak/>
              <w:fldChar w:fldCharType="begin"/>
            </w:r>
            <w:r w:rsidRPr="001A085E">
              <w:rPr>
                <w:rStyle w:val="Hyperlink"/>
                <w:noProof/>
              </w:rPr>
              <w:instrText xml:space="preserve"> </w:instrText>
            </w:r>
            <w:r>
              <w:rPr>
                <w:noProof/>
              </w:rPr>
              <w:instrText>HYPERLINK \l "_Toc122436157"</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kern w:val="32"/>
              </w:rPr>
              <w:t>5.12.4 Slukningsområde (6103)</w:t>
            </w:r>
            <w:r>
              <w:rPr>
                <w:noProof/>
                <w:webHidden/>
              </w:rPr>
              <w:tab/>
            </w:r>
            <w:r>
              <w:rPr>
                <w:noProof/>
                <w:webHidden/>
              </w:rPr>
              <w:fldChar w:fldCharType="begin"/>
            </w:r>
            <w:r>
              <w:rPr>
                <w:noProof/>
                <w:webHidden/>
              </w:rPr>
              <w:instrText xml:space="preserve"> PAGEREF _Toc122436157 \h </w:instrText>
            </w:r>
          </w:ins>
          <w:r>
            <w:rPr>
              <w:noProof/>
              <w:webHidden/>
            </w:rPr>
          </w:r>
          <w:r>
            <w:rPr>
              <w:noProof/>
              <w:webHidden/>
            </w:rPr>
            <w:fldChar w:fldCharType="separate"/>
          </w:r>
          <w:ins w:id="421" w:author="Line Hvingel" w:date="2022-12-20T13:39:00Z">
            <w:r>
              <w:rPr>
                <w:noProof/>
                <w:webHidden/>
              </w:rPr>
              <w:t>194</w:t>
            </w:r>
            <w:r>
              <w:rPr>
                <w:noProof/>
                <w:webHidden/>
              </w:rPr>
              <w:fldChar w:fldCharType="end"/>
            </w:r>
            <w:r w:rsidRPr="001A085E">
              <w:rPr>
                <w:rStyle w:val="Hyperlink"/>
                <w:noProof/>
              </w:rPr>
              <w:fldChar w:fldCharType="end"/>
            </w:r>
          </w:ins>
        </w:p>
        <w:p w14:paraId="30D30C0D" w14:textId="0447280C" w:rsidR="00C3028A" w:rsidRDefault="00C3028A">
          <w:pPr>
            <w:pStyle w:val="Indholdsfortegnelse2"/>
            <w:tabs>
              <w:tab w:val="right" w:leader="dot" w:pos="13426"/>
            </w:tabs>
            <w:rPr>
              <w:ins w:id="422" w:author="Line Hvingel" w:date="2022-12-20T13:39:00Z"/>
              <w:noProof/>
              <w:color w:val="auto"/>
              <w:lang w:eastAsia="da-DK"/>
            </w:rPr>
          </w:pPr>
          <w:ins w:id="423"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"_Toc122436158"</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kern w:val="32"/>
              </w:rPr>
              <w:t>5.12.5 Risiko virksomhed (6104) *</w:t>
            </w:r>
            <w:r>
              <w:rPr>
                <w:noProof/>
                <w:webHidden/>
              </w:rPr>
              <w:tab/>
            </w:r>
            <w:r>
              <w:rPr>
                <w:noProof/>
                <w:webHidden/>
              </w:rPr>
              <w:fldChar w:fldCharType="begin"/>
            </w:r>
            <w:r>
              <w:rPr>
                <w:noProof/>
                <w:webHidden/>
              </w:rPr>
              <w:instrText xml:space="preserve"> PAGEREF _Toc122436158 \h </w:instrText>
            </w:r>
          </w:ins>
          <w:r>
            <w:rPr>
              <w:noProof/>
              <w:webHidden/>
            </w:rPr>
          </w:r>
          <w:r>
            <w:rPr>
              <w:noProof/>
              <w:webHidden/>
            </w:rPr>
            <w:fldChar w:fldCharType="separate"/>
          </w:r>
          <w:ins w:id="424" w:author="Line Hvingel" w:date="2022-12-20T13:39:00Z">
            <w:r>
              <w:rPr>
                <w:noProof/>
                <w:webHidden/>
              </w:rPr>
              <w:t>195</w:t>
            </w:r>
            <w:r>
              <w:rPr>
                <w:noProof/>
                <w:webHidden/>
              </w:rPr>
              <w:fldChar w:fldCharType="end"/>
            </w:r>
            <w:r w:rsidRPr="001A085E">
              <w:rPr>
                <w:rStyle w:val="Hyperlink"/>
                <w:noProof/>
              </w:rPr>
              <w:fldChar w:fldCharType="end"/>
            </w:r>
          </w:ins>
        </w:p>
        <w:p w14:paraId="2B821635" w14:textId="4E58CF26" w:rsidR="00C3028A" w:rsidRDefault="00C3028A">
          <w:pPr>
            <w:pStyle w:val="Indholdsfortegnelse2"/>
            <w:tabs>
              <w:tab w:val="right" w:leader="dot" w:pos="13426"/>
            </w:tabs>
            <w:rPr>
              <w:ins w:id="425" w:author="Line Hvingel" w:date="2022-12-20T13:39:00Z"/>
              <w:noProof/>
              <w:color w:val="auto"/>
              <w:lang w:eastAsia="da-DK"/>
            </w:rPr>
          </w:pPr>
          <w:ins w:id="426"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"_Toc122436159"</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kern w:val="32"/>
              </w:rPr>
              <w:t>5.12.6 Særligt bygningsområde (6105)</w:t>
            </w:r>
            <w:r>
              <w:rPr>
                <w:noProof/>
                <w:webHidden/>
              </w:rPr>
              <w:tab/>
            </w:r>
            <w:r>
              <w:rPr>
                <w:noProof/>
                <w:webHidden/>
              </w:rPr>
              <w:fldChar w:fldCharType="begin"/>
            </w:r>
            <w:r>
              <w:rPr>
                <w:noProof/>
                <w:webHidden/>
              </w:rPr>
              <w:instrText xml:space="preserve"> PAGEREF _Toc122436159 \h </w:instrText>
            </w:r>
          </w:ins>
          <w:r>
            <w:rPr>
              <w:noProof/>
              <w:webHidden/>
            </w:rPr>
          </w:r>
          <w:r>
            <w:rPr>
              <w:noProof/>
              <w:webHidden/>
            </w:rPr>
            <w:fldChar w:fldCharType="separate"/>
          </w:r>
          <w:ins w:id="427" w:author="Line Hvingel" w:date="2022-12-20T13:39:00Z">
            <w:r>
              <w:rPr>
                <w:noProof/>
                <w:webHidden/>
              </w:rPr>
              <w:t>197</w:t>
            </w:r>
            <w:r>
              <w:rPr>
                <w:noProof/>
                <w:webHidden/>
              </w:rPr>
              <w:fldChar w:fldCharType="end"/>
            </w:r>
            <w:r w:rsidRPr="001A085E">
              <w:rPr>
                <w:rStyle w:val="Hyperlink"/>
                <w:noProof/>
              </w:rPr>
              <w:fldChar w:fldCharType="end"/>
            </w:r>
          </w:ins>
        </w:p>
        <w:p w14:paraId="389AADAC" w14:textId="0A392E06" w:rsidR="00C3028A" w:rsidRDefault="00C3028A">
          <w:pPr>
            <w:pStyle w:val="Indholdsfortegnelse2"/>
            <w:tabs>
              <w:tab w:val="right" w:leader="dot" w:pos="13426"/>
            </w:tabs>
            <w:rPr>
              <w:ins w:id="428" w:author="Line Hvingel" w:date="2022-12-20T13:39:00Z"/>
              <w:noProof/>
              <w:color w:val="auto"/>
              <w:lang w:eastAsia="da-DK"/>
            </w:rPr>
          </w:pPr>
          <w:ins w:id="429"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"_Toc122436160"</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kern w:val="32"/>
              </w:rPr>
              <w:t>5.12.8 Forholdsordre (6107) *</w:t>
            </w:r>
            <w:r>
              <w:rPr>
                <w:noProof/>
                <w:webHidden/>
              </w:rPr>
              <w:tab/>
            </w:r>
            <w:r>
              <w:rPr>
                <w:noProof/>
                <w:webHidden/>
              </w:rPr>
              <w:fldChar w:fldCharType="begin"/>
            </w:r>
            <w:r>
              <w:rPr>
                <w:noProof/>
                <w:webHidden/>
              </w:rPr>
              <w:instrText xml:space="preserve"> PAGEREF _Toc122436160 \h </w:instrText>
            </w:r>
          </w:ins>
          <w:r>
            <w:rPr>
              <w:noProof/>
              <w:webHidden/>
            </w:rPr>
          </w:r>
          <w:r>
            <w:rPr>
              <w:noProof/>
              <w:webHidden/>
            </w:rPr>
            <w:fldChar w:fldCharType="separate"/>
          </w:r>
          <w:ins w:id="430" w:author="Line Hvingel" w:date="2022-12-20T13:39:00Z">
            <w:r>
              <w:rPr>
                <w:noProof/>
                <w:webHidden/>
              </w:rPr>
              <w:t>199</w:t>
            </w:r>
            <w:r>
              <w:rPr>
                <w:noProof/>
                <w:webHidden/>
              </w:rPr>
              <w:fldChar w:fldCharType="end"/>
            </w:r>
            <w:r w:rsidRPr="001A085E">
              <w:rPr>
                <w:rStyle w:val="Hyperlink"/>
                <w:noProof/>
              </w:rPr>
              <w:fldChar w:fldCharType="end"/>
            </w:r>
          </w:ins>
        </w:p>
        <w:p w14:paraId="21055EBA" w14:textId="2FCA81BF" w:rsidR="00C3028A" w:rsidRDefault="00C3028A">
          <w:pPr>
            <w:pStyle w:val="Indholdsfortegnelse2"/>
            <w:tabs>
              <w:tab w:val="right" w:leader="dot" w:pos="13426"/>
            </w:tabs>
            <w:rPr>
              <w:ins w:id="431" w:author="Line Hvingel" w:date="2022-12-20T13:39:00Z"/>
              <w:noProof/>
              <w:color w:val="auto"/>
              <w:lang w:eastAsia="da-DK"/>
            </w:rPr>
          </w:pPr>
          <w:ins w:id="432"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"_Toc122436161"</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kern w:val="32"/>
              </w:rPr>
              <w:t>5.12.9 Mødeplan (6108) *</w:t>
            </w:r>
            <w:r>
              <w:rPr>
                <w:noProof/>
                <w:webHidden/>
              </w:rPr>
              <w:tab/>
            </w:r>
            <w:r>
              <w:rPr>
                <w:noProof/>
                <w:webHidden/>
              </w:rPr>
              <w:fldChar w:fldCharType="begin"/>
            </w:r>
            <w:r>
              <w:rPr>
                <w:noProof/>
                <w:webHidden/>
              </w:rPr>
              <w:instrText xml:space="preserve"> PAGEREF _Toc122436161 \h </w:instrText>
            </w:r>
          </w:ins>
          <w:r>
            <w:rPr>
              <w:noProof/>
              <w:webHidden/>
            </w:rPr>
          </w:r>
          <w:r>
            <w:rPr>
              <w:noProof/>
              <w:webHidden/>
            </w:rPr>
            <w:fldChar w:fldCharType="separate"/>
          </w:r>
          <w:ins w:id="433" w:author="Line Hvingel" w:date="2022-12-20T13:39:00Z">
            <w:r>
              <w:rPr>
                <w:noProof/>
                <w:webHidden/>
              </w:rPr>
              <w:t>201</w:t>
            </w:r>
            <w:r>
              <w:rPr>
                <w:noProof/>
                <w:webHidden/>
              </w:rPr>
              <w:fldChar w:fldCharType="end"/>
            </w:r>
            <w:r w:rsidRPr="001A085E">
              <w:rPr>
                <w:rStyle w:val="Hyperlink"/>
                <w:noProof/>
              </w:rPr>
              <w:fldChar w:fldCharType="end"/>
            </w:r>
          </w:ins>
        </w:p>
        <w:p w14:paraId="660FC4BC" w14:textId="30A310CC" w:rsidR="00C3028A" w:rsidRDefault="00C3028A">
          <w:pPr>
            <w:pStyle w:val="Indholdsfortegnelse2"/>
            <w:tabs>
              <w:tab w:val="right" w:leader="dot" w:pos="13426"/>
            </w:tabs>
            <w:rPr>
              <w:ins w:id="434" w:author="Line Hvingel" w:date="2022-12-20T13:39:00Z"/>
              <w:noProof/>
              <w:color w:val="auto"/>
              <w:lang w:eastAsia="da-DK"/>
            </w:rPr>
          </w:pPr>
          <w:ins w:id="435"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"_Toc122436162"</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kern w:val="32"/>
              </w:rPr>
              <w:t>5.12.11 Nøgleboks til beredskab (6110) *</w:t>
            </w:r>
            <w:r>
              <w:rPr>
                <w:noProof/>
                <w:webHidden/>
              </w:rPr>
              <w:tab/>
            </w:r>
            <w:r>
              <w:rPr>
                <w:noProof/>
                <w:webHidden/>
              </w:rPr>
              <w:fldChar w:fldCharType="begin"/>
            </w:r>
            <w:r>
              <w:rPr>
                <w:noProof/>
                <w:webHidden/>
              </w:rPr>
              <w:instrText xml:space="preserve"> PAGEREF _Toc122436162 \h </w:instrText>
            </w:r>
          </w:ins>
          <w:r>
            <w:rPr>
              <w:noProof/>
              <w:webHidden/>
            </w:rPr>
          </w:r>
          <w:r>
            <w:rPr>
              <w:noProof/>
              <w:webHidden/>
            </w:rPr>
            <w:fldChar w:fldCharType="separate"/>
          </w:r>
          <w:ins w:id="436" w:author="Line Hvingel" w:date="2022-12-20T13:39:00Z">
            <w:r>
              <w:rPr>
                <w:noProof/>
                <w:webHidden/>
              </w:rPr>
              <w:t>202</w:t>
            </w:r>
            <w:r>
              <w:rPr>
                <w:noProof/>
                <w:webHidden/>
              </w:rPr>
              <w:fldChar w:fldCharType="end"/>
            </w:r>
            <w:r w:rsidRPr="001A085E">
              <w:rPr>
                <w:rStyle w:val="Hyperlink"/>
                <w:noProof/>
              </w:rPr>
              <w:fldChar w:fldCharType="end"/>
            </w:r>
          </w:ins>
        </w:p>
        <w:p w14:paraId="05FB3EDC" w14:textId="7E926DB1" w:rsidR="00C3028A" w:rsidRDefault="00C3028A">
          <w:pPr>
            <w:pStyle w:val="Indholdsfortegnelse2"/>
            <w:tabs>
              <w:tab w:val="right" w:leader="dot" w:pos="13426"/>
            </w:tabs>
            <w:rPr>
              <w:ins w:id="437" w:author="Line Hvingel" w:date="2022-12-20T13:39:00Z"/>
              <w:noProof/>
              <w:color w:val="auto"/>
              <w:lang w:eastAsia="da-DK"/>
            </w:rPr>
          </w:pPr>
          <w:ins w:id="438"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"_Toc122436163"</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kern w:val="32"/>
              </w:rPr>
              <w:t>5.12.12 Fyrværkeri tilladelse (6111) *</w:t>
            </w:r>
            <w:r>
              <w:rPr>
                <w:noProof/>
                <w:webHidden/>
              </w:rPr>
              <w:tab/>
            </w:r>
            <w:r>
              <w:rPr>
                <w:noProof/>
                <w:webHidden/>
              </w:rPr>
              <w:fldChar w:fldCharType="begin"/>
            </w:r>
            <w:r>
              <w:rPr>
                <w:noProof/>
                <w:webHidden/>
              </w:rPr>
              <w:instrText xml:space="preserve"> PAGEREF _Toc122436163 \h </w:instrText>
            </w:r>
          </w:ins>
          <w:r>
            <w:rPr>
              <w:noProof/>
              <w:webHidden/>
            </w:rPr>
          </w:r>
          <w:r>
            <w:rPr>
              <w:noProof/>
              <w:webHidden/>
            </w:rPr>
            <w:fldChar w:fldCharType="separate"/>
          </w:r>
          <w:ins w:id="439" w:author="Line Hvingel" w:date="2022-12-20T13:39:00Z">
            <w:r>
              <w:rPr>
                <w:noProof/>
                <w:webHidden/>
              </w:rPr>
              <w:t>204</w:t>
            </w:r>
            <w:r>
              <w:rPr>
                <w:noProof/>
                <w:webHidden/>
              </w:rPr>
              <w:fldChar w:fldCharType="end"/>
            </w:r>
            <w:r w:rsidRPr="001A085E">
              <w:rPr>
                <w:rStyle w:val="Hyperlink"/>
                <w:noProof/>
              </w:rPr>
              <w:fldChar w:fldCharType="end"/>
            </w:r>
          </w:ins>
        </w:p>
        <w:p w14:paraId="12A73A3E" w14:textId="71177B49" w:rsidR="00C3028A" w:rsidRDefault="00C3028A">
          <w:pPr>
            <w:pStyle w:val="Indholdsfortegnelse2"/>
            <w:tabs>
              <w:tab w:val="right" w:leader="dot" w:pos="13426"/>
            </w:tabs>
            <w:rPr>
              <w:ins w:id="440" w:author="Line Hvingel" w:date="2022-12-20T13:39:00Z"/>
              <w:noProof/>
              <w:color w:val="auto"/>
              <w:lang w:eastAsia="da-DK"/>
            </w:rPr>
          </w:pPr>
          <w:ins w:id="441"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"_Toc122436164"</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kern w:val="32"/>
              </w:rPr>
              <w:t>5.12.13 Midlertidige depot ved forurening m.v. (6112)</w:t>
            </w:r>
            <w:r>
              <w:rPr>
                <w:noProof/>
                <w:webHidden/>
              </w:rPr>
              <w:tab/>
            </w:r>
            <w:r>
              <w:rPr>
                <w:noProof/>
                <w:webHidden/>
              </w:rPr>
              <w:fldChar w:fldCharType="begin"/>
            </w:r>
            <w:r>
              <w:rPr>
                <w:noProof/>
                <w:webHidden/>
              </w:rPr>
              <w:instrText xml:space="preserve"> PAGEREF _Toc122436164 \h </w:instrText>
            </w:r>
          </w:ins>
          <w:r>
            <w:rPr>
              <w:noProof/>
              <w:webHidden/>
            </w:rPr>
          </w:r>
          <w:r>
            <w:rPr>
              <w:noProof/>
              <w:webHidden/>
            </w:rPr>
            <w:fldChar w:fldCharType="separate"/>
          </w:r>
          <w:ins w:id="442" w:author="Line Hvingel" w:date="2022-12-20T13:39:00Z">
            <w:r>
              <w:rPr>
                <w:noProof/>
                <w:webHidden/>
              </w:rPr>
              <w:t>205</w:t>
            </w:r>
            <w:r>
              <w:rPr>
                <w:noProof/>
                <w:webHidden/>
              </w:rPr>
              <w:fldChar w:fldCharType="end"/>
            </w:r>
            <w:r w:rsidRPr="001A085E">
              <w:rPr>
                <w:rStyle w:val="Hyperlink"/>
                <w:noProof/>
              </w:rPr>
              <w:fldChar w:fldCharType="end"/>
            </w:r>
          </w:ins>
        </w:p>
        <w:p w14:paraId="34721878" w14:textId="38837AEE" w:rsidR="00C3028A" w:rsidRDefault="00C3028A">
          <w:pPr>
            <w:pStyle w:val="Indholdsfortegnelse2"/>
            <w:tabs>
              <w:tab w:val="right" w:leader="dot" w:pos="13426"/>
            </w:tabs>
            <w:rPr>
              <w:ins w:id="443" w:author="Line Hvingel" w:date="2022-12-20T13:39:00Z"/>
              <w:noProof/>
              <w:color w:val="auto"/>
              <w:lang w:eastAsia="da-DK"/>
            </w:rPr>
          </w:pPr>
          <w:ins w:id="444"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"_Toc122436165"</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kern w:val="32"/>
              </w:rPr>
              <w:t>5.12.14 Beskyttet natur ved beredskabsindsats (6113)</w:t>
            </w:r>
            <w:r>
              <w:rPr>
                <w:noProof/>
                <w:webHidden/>
              </w:rPr>
              <w:tab/>
            </w:r>
            <w:r>
              <w:rPr>
                <w:noProof/>
                <w:webHidden/>
              </w:rPr>
              <w:fldChar w:fldCharType="begin"/>
            </w:r>
            <w:r>
              <w:rPr>
                <w:noProof/>
                <w:webHidden/>
              </w:rPr>
              <w:instrText xml:space="preserve"> PAGEREF _Toc122436165 \h </w:instrText>
            </w:r>
          </w:ins>
          <w:r>
            <w:rPr>
              <w:noProof/>
              <w:webHidden/>
            </w:rPr>
          </w:r>
          <w:r>
            <w:rPr>
              <w:noProof/>
              <w:webHidden/>
            </w:rPr>
            <w:fldChar w:fldCharType="separate"/>
          </w:r>
          <w:ins w:id="445" w:author="Line Hvingel" w:date="2022-12-20T13:39:00Z">
            <w:r>
              <w:rPr>
                <w:noProof/>
                <w:webHidden/>
              </w:rPr>
              <w:t>207</w:t>
            </w:r>
            <w:r>
              <w:rPr>
                <w:noProof/>
                <w:webHidden/>
              </w:rPr>
              <w:fldChar w:fldCharType="end"/>
            </w:r>
            <w:r w:rsidRPr="001A085E">
              <w:rPr>
                <w:rStyle w:val="Hyperlink"/>
                <w:noProof/>
              </w:rPr>
              <w:fldChar w:fldCharType="end"/>
            </w:r>
          </w:ins>
        </w:p>
        <w:p w14:paraId="18217310" w14:textId="5AB48B96" w:rsidR="00C3028A" w:rsidRDefault="00C3028A">
          <w:pPr>
            <w:pStyle w:val="Indholdsfortegnelse2"/>
            <w:tabs>
              <w:tab w:val="right" w:leader="dot" w:pos="13426"/>
            </w:tabs>
            <w:rPr>
              <w:ins w:id="446" w:author="Line Hvingel" w:date="2022-12-20T13:39:00Z"/>
              <w:noProof/>
              <w:color w:val="auto"/>
              <w:lang w:eastAsia="da-DK"/>
            </w:rPr>
          </w:pPr>
          <w:ins w:id="447"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"_Toc122436166"</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kern w:val="32"/>
              </w:rPr>
              <w:t>5.12.16 Afbrændingsområde (6115) Tema forventes nedlagt.</w:t>
            </w:r>
            <w:r>
              <w:rPr>
                <w:noProof/>
                <w:webHidden/>
              </w:rPr>
              <w:tab/>
            </w:r>
            <w:r>
              <w:rPr>
                <w:noProof/>
                <w:webHidden/>
              </w:rPr>
              <w:fldChar w:fldCharType="begin"/>
            </w:r>
            <w:r>
              <w:rPr>
                <w:noProof/>
                <w:webHidden/>
              </w:rPr>
              <w:instrText xml:space="preserve"> PAGEREF _Toc122436166 \h </w:instrText>
            </w:r>
          </w:ins>
          <w:r>
            <w:rPr>
              <w:noProof/>
              <w:webHidden/>
            </w:rPr>
          </w:r>
          <w:r>
            <w:rPr>
              <w:noProof/>
              <w:webHidden/>
            </w:rPr>
            <w:fldChar w:fldCharType="separate"/>
          </w:r>
          <w:ins w:id="448" w:author="Line Hvingel" w:date="2022-12-20T13:39:00Z">
            <w:r>
              <w:rPr>
                <w:noProof/>
                <w:webHidden/>
              </w:rPr>
              <w:t>208</w:t>
            </w:r>
            <w:r>
              <w:rPr>
                <w:noProof/>
                <w:webHidden/>
              </w:rPr>
              <w:fldChar w:fldCharType="end"/>
            </w:r>
            <w:r w:rsidRPr="001A085E">
              <w:rPr>
                <w:rStyle w:val="Hyperlink"/>
                <w:noProof/>
              </w:rPr>
              <w:fldChar w:fldCharType="end"/>
            </w:r>
          </w:ins>
        </w:p>
        <w:p w14:paraId="5647DA85" w14:textId="4AADB238" w:rsidR="00C3028A" w:rsidRDefault="00C3028A">
          <w:pPr>
            <w:pStyle w:val="Indholdsfortegnelse2"/>
            <w:tabs>
              <w:tab w:val="right" w:leader="dot" w:pos="13426"/>
            </w:tabs>
            <w:rPr>
              <w:ins w:id="449" w:author="Line Hvingel" w:date="2022-12-20T13:39:00Z"/>
              <w:noProof/>
              <w:color w:val="auto"/>
              <w:lang w:eastAsia="da-DK"/>
            </w:rPr>
          </w:pPr>
          <w:ins w:id="450"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"_Toc122436167"</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kern w:val="32"/>
              </w:rPr>
              <w:t>5.12.17 Olieberedskabsplan (6116)</w:t>
            </w:r>
            <w:r>
              <w:rPr>
                <w:noProof/>
                <w:webHidden/>
              </w:rPr>
              <w:tab/>
            </w:r>
            <w:r>
              <w:rPr>
                <w:noProof/>
                <w:webHidden/>
              </w:rPr>
              <w:fldChar w:fldCharType="begin"/>
            </w:r>
            <w:r>
              <w:rPr>
                <w:noProof/>
                <w:webHidden/>
              </w:rPr>
              <w:instrText xml:space="preserve"> PAGEREF _Toc122436167 \h </w:instrText>
            </w:r>
          </w:ins>
          <w:r>
            <w:rPr>
              <w:noProof/>
              <w:webHidden/>
            </w:rPr>
          </w:r>
          <w:r>
            <w:rPr>
              <w:noProof/>
              <w:webHidden/>
            </w:rPr>
            <w:fldChar w:fldCharType="separate"/>
          </w:r>
          <w:ins w:id="451" w:author="Line Hvingel" w:date="2022-12-20T13:39:00Z">
            <w:r>
              <w:rPr>
                <w:noProof/>
                <w:webHidden/>
              </w:rPr>
              <w:t>209</w:t>
            </w:r>
            <w:r>
              <w:rPr>
                <w:noProof/>
                <w:webHidden/>
              </w:rPr>
              <w:fldChar w:fldCharType="end"/>
            </w:r>
            <w:r w:rsidRPr="001A085E">
              <w:rPr>
                <w:rStyle w:val="Hyperlink"/>
                <w:noProof/>
              </w:rPr>
              <w:fldChar w:fldCharType="end"/>
            </w:r>
          </w:ins>
        </w:p>
        <w:p w14:paraId="1D96F284" w14:textId="5A5E209E" w:rsidR="00C3028A" w:rsidRDefault="00C3028A">
          <w:pPr>
            <w:pStyle w:val="Indholdsfortegnelse2"/>
            <w:tabs>
              <w:tab w:val="right" w:leader="dot" w:pos="13426"/>
            </w:tabs>
            <w:rPr>
              <w:ins w:id="452" w:author="Line Hvingel" w:date="2022-12-20T13:39:00Z"/>
              <w:noProof/>
              <w:color w:val="auto"/>
              <w:lang w:eastAsia="da-DK"/>
            </w:rPr>
          </w:pPr>
          <w:ins w:id="453"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"_Toc122436168"</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kern w:val="32"/>
              </w:rPr>
              <w:t>5.12.18 Indsatspunkt (6117)</w:t>
            </w:r>
            <w:r>
              <w:rPr>
                <w:noProof/>
                <w:webHidden/>
              </w:rPr>
              <w:tab/>
            </w:r>
            <w:r>
              <w:rPr>
                <w:noProof/>
                <w:webHidden/>
              </w:rPr>
              <w:fldChar w:fldCharType="begin"/>
            </w:r>
            <w:r>
              <w:rPr>
                <w:noProof/>
                <w:webHidden/>
              </w:rPr>
              <w:instrText xml:space="preserve"> PAGEREF _Toc122436168 \h </w:instrText>
            </w:r>
          </w:ins>
          <w:r>
            <w:rPr>
              <w:noProof/>
              <w:webHidden/>
            </w:rPr>
          </w:r>
          <w:r>
            <w:rPr>
              <w:noProof/>
              <w:webHidden/>
            </w:rPr>
            <w:fldChar w:fldCharType="separate"/>
          </w:r>
          <w:ins w:id="454" w:author="Line Hvingel" w:date="2022-12-20T13:39:00Z">
            <w:r>
              <w:rPr>
                <w:noProof/>
                <w:webHidden/>
              </w:rPr>
              <w:t>212</w:t>
            </w:r>
            <w:r>
              <w:rPr>
                <w:noProof/>
                <w:webHidden/>
              </w:rPr>
              <w:fldChar w:fldCharType="end"/>
            </w:r>
            <w:r w:rsidRPr="001A085E">
              <w:rPr>
                <w:rStyle w:val="Hyperlink"/>
                <w:noProof/>
              </w:rPr>
              <w:fldChar w:fldCharType="end"/>
            </w:r>
          </w:ins>
        </w:p>
        <w:p w14:paraId="42E26F65" w14:textId="49658545" w:rsidR="00C3028A" w:rsidRDefault="00C3028A">
          <w:pPr>
            <w:pStyle w:val="Indholdsfortegnelse2"/>
            <w:tabs>
              <w:tab w:val="right" w:leader="dot" w:pos="13426"/>
            </w:tabs>
            <w:rPr>
              <w:ins w:id="455" w:author="Line Hvingel" w:date="2022-12-20T13:39:00Z"/>
              <w:noProof/>
              <w:color w:val="auto"/>
              <w:lang w:eastAsia="da-DK"/>
            </w:rPr>
          </w:pPr>
          <w:ins w:id="456"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"_Toc122436169"</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kern w:val="32"/>
              </w:rPr>
              <w:t>5.12.19 Brand- og redningsareal (6118)</w:t>
            </w:r>
            <w:r>
              <w:rPr>
                <w:noProof/>
                <w:webHidden/>
              </w:rPr>
              <w:tab/>
            </w:r>
            <w:r>
              <w:rPr>
                <w:noProof/>
                <w:webHidden/>
              </w:rPr>
              <w:fldChar w:fldCharType="begin"/>
            </w:r>
            <w:r>
              <w:rPr>
                <w:noProof/>
                <w:webHidden/>
              </w:rPr>
              <w:instrText xml:space="preserve"> PAGEREF _Toc122436169 \h </w:instrText>
            </w:r>
          </w:ins>
          <w:r>
            <w:rPr>
              <w:noProof/>
              <w:webHidden/>
            </w:rPr>
          </w:r>
          <w:r>
            <w:rPr>
              <w:noProof/>
              <w:webHidden/>
            </w:rPr>
            <w:fldChar w:fldCharType="separate"/>
          </w:r>
          <w:ins w:id="457" w:author="Line Hvingel" w:date="2022-12-20T13:39:00Z">
            <w:r>
              <w:rPr>
                <w:noProof/>
                <w:webHidden/>
              </w:rPr>
              <w:t>214</w:t>
            </w:r>
            <w:r>
              <w:rPr>
                <w:noProof/>
                <w:webHidden/>
              </w:rPr>
              <w:fldChar w:fldCharType="end"/>
            </w:r>
            <w:r w:rsidRPr="001A085E">
              <w:rPr>
                <w:rStyle w:val="Hyperlink"/>
                <w:noProof/>
              </w:rPr>
              <w:fldChar w:fldCharType="end"/>
            </w:r>
          </w:ins>
        </w:p>
        <w:p w14:paraId="03D84D70" w14:textId="1E42D583" w:rsidR="00C3028A" w:rsidRDefault="00C3028A">
          <w:pPr>
            <w:pStyle w:val="Indholdsfortegnelse2"/>
            <w:tabs>
              <w:tab w:val="right" w:leader="dot" w:pos="13426"/>
            </w:tabs>
            <w:rPr>
              <w:ins w:id="458" w:author="Line Hvingel" w:date="2022-12-20T13:39:00Z"/>
              <w:noProof/>
              <w:color w:val="auto"/>
              <w:lang w:eastAsia="da-DK"/>
            </w:rPr>
          </w:pPr>
          <w:ins w:id="459"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"_Toc122436170"</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kern w:val="32"/>
              </w:rPr>
              <w:t>5.12.20 Evakueringscenter (6119)</w:t>
            </w:r>
            <w:r>
              <w:rPr>
                <w:noProof/>
                <w:webHidden/>
              </w:rPr>
              <w:tab/>
            </w:r>
            <w:r>
              <w:rPr>
                <w:noProof/>
                <w:webHidden/>
              </w:rPr>
              <w:fldChar w:fldCharType="begin"/>
            </w:r>
            <w:r>
              <w:rPr>
                <w:noProof/>
                <w:webHidden/>
              </w:rPr>
              <w:instrText xml:space="preserve"> PAGEREF _Toc122436170 \h </w:instrText>
            </w:r>
          </w:ins>
          <w:r>
            <w:rPr>
              <w:noProof/>
              <w:webHidden/>
            </w:rPr>
          </w:r>
          <w:r>
            <w:rPr>
              <w:noProof/>
              <w:webHidden/>
            </w:rPr>
            <w:fldChar w:fldCharType="separate"/>
          </w:r>
          <w:ins w:id="460" w:author="Line Hvingel" w:date="2022-12-20T13:39:00Z">
            <w:r>
              <w:rPr>
                <w:noProof/>
                <w:webHidden/>
              </w:rPr>
              <w:t>216</w:t>
            </w:r>
            <w:r>
              <w:rPr>
                <w:noProof/>
                <w:webHidden/>
              </w:rPr>
              <w:fldChar w:fldCharType="end"/>
            </w:r>
            <w:r w:rsidRPr="001A085E">
              <w:rPr>
                <w:rStyle w:val="Hyperlink"/>
                <w:noProof/>
              </w:rPr>
              <w:fldChar w:fldCharType="end"/>
            </w:r>
          </w:ins>
        </w:p>
        <w:p w14:paraId="1C1F69B4" w14:textId="6902BE98" w:rsidR="00C3028A" w:rsidRDefault="00C3028A">
          <w:pPr>
            <w:pStyle w:val="Indholdsfortegnelse2"/>
            <w:tabs>
              <w:tab w:val="right" w:leader="dot" w:pos="13426"/>
            </w:tabs>
            <w:rPr>
              <w:ins w:id="461" w:author="Line Hvingel" w:date="2022-12-20T13:39:00Z"/>
              <w:noProof/>
              <w:color w:val="auto"/>
              <w:lang w:eastAsia="da-DK"/>
            </w:rPr>
          </w:pPr>
          <w:ins w:id="462"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"_Toc122436171"</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kern w:val="32"/>
              </w:rPr>
              <w:t>5.12.21 Midlertidig overnatning (6120)</w:t>
            </w:r>
            <w:r>
              <w:rPr>
                <w:noProof/>
                <w:webHidden/>
              </w:rPr>
              <w:tab/>
            </w:r>
            <w:r>
              <w:rPr>
                <w:noProof/>
                <w:webHidden/>
              </w:rPr>
              <w:fldChar w:fldCharType="begin"/>
            </w:r>
            <w:r>
              <w:rPr>
                <w:noProof/>
                <w:webHidden/>
              </w:rPr>
              <w:instrText xml:space="preserve"> PAGEREF _Toc122436171 \h </w:instrText>
            </w:r>
          </w:ins>
          <w:r>
            <w:rPr>
              <w:noProof/>
              <w:webHidden/>
            </w:rPr>
          </w:r>
          <w:r>
            <w:rPr>
              <w:noProof/>
              <w:webHidden/>
            </w:rPr>
            <w:fldChar w:fldCharType="separate"/>
          </w:r>
          <w:ins w:id="463" w:author="Line Hvingel" w:date="2022-12-20T13:39:00Z">
            <w:r>
              <w:rPr>
                <w:noProof/>
                <w:webHidden/>
              </w:rPr>
              <w:t>217</w:t>
            </w:r>
            <w:r>
              <w:rPr>
                <w:noProof/>
                <w:webHidden/>
              </w:rPr>
              <w:fldChar w:fldCharType="end"/>
            </w:r>
            <w:r w:rsidRPr="001A085E">
              <w:rPr>
                <w:rStyle w:val="Hyperlink"/>
                <w:noProof/>
              </w:rPr>
              <w:fldChar w:fldCharType="end"/>
            </w:r>
          </w:ins>
        </w:p>
        <w:p w14:paraId="7C26D1B7" w14:textId="76CB3043" w:rsidR="00C3028A" w:rsidRDefault="00C3028A">
          <w:pPr>
            <w:pStyle w:val="Indholdsfortegnelse2"/>
            <w:tabs>
              <w:tab w:val="right" w:leader="dot" w:pos="13426"/>
            </w:tabs>
            <w:rPr>
              <w:ins w:id="464" w:author="Line Hvingel" w:date="2022-12-20T13:39:00Z"/>
              <w:noProof/>
              <w:color w:val="auto"/>
              <w:lang w:eastAsia="da-DK"/>
            </w:rPr>
          </w:pPr>
          <w:ins w:id="465"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"_Toc122436172"</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kern w:val="32"/>
              </w:rPr>
              <w:t>5.12.22 Større udendørs arrangementer (6121)</w:t>
            </w:r>
            <w:r>
              <w:rPr>
                <w:noProof/>
                <w:webHidden/>
              </w:rPr>
              <w:tab/>
            </w:r>
            <w:r>
              <w:rPr>
                <w:noProof/>
                <w:webHidden/>
              </w:rPr>
              <w:fldChar w:fldCharType="begin"/>
            </w:r>
            <w:r>
              <w:rPr>
                <w:noProof/>
                <w:webHidden/>
              </w:rPr>
              <w:instrText xml:space="preserve"> PAGEREF _Toc122436172 \h </w:instrText>
            </w:r>
          </w:ins>
          <w:r>
            <w:rPr>
              <w:noProof/>
              <w:webHidden/>
            </w:rPr>
          </w:r>
          <w:r>
            <w:rPr>
              <w:noProof/>
              <w:webHidden/>
            </w:rPr>
            <w:fldChar w:fldCharType="separate"/>
          </w:r>
          <w:ins w:id="466" w:author="Line Hvingel" w:date="2022-12-20T13:39:00Z">
            <w:r>
              <w:rPr>
                <w:noProof/>
                <w:webHidden/>
              </w:rPr>
              <w:t>219</w:t>
            </w:r>
            <w:r>
              <w:rPr>
                <w:noProof/>
                <w:webHidden/>
              </w:rPr>
              <w:fldChar w:fldCharType="end"/>
            </w:r>
            <w:r w:rsidRPr="001A085E">
              <w:rPr>
                <w:rStyle w:val="Hyperlink"/>
                <w:noProof/>
              </w:rPr>
              <w:fldChar w:fldCharType="end"/>
            </w:r>
          </w:ins>
        </w:p>
        <w:p w14:paraId="78484393" w14:textId="1172AABF" w:rsidR="00C3028A" w:rsidRDefault="00C3028A">
          <w:pPr>
            <w:pStyle w:val="Indholdsfortegnelse1"/>
            <w:tabs>
              <w:tab w:val="right" w:leader="dot" w:pos="13426"/>
            </w:tabs>
            <w:rPr>
              <w:ins w:id="467" w:author="Line Hvingel" w:date="2022-12-20T13:39:00Z"/>
              <w:noProof/>
              <w:color w:val="auto"/>
              <w:lang w:eastAsia="da-DK"/>
            </w:rPr>
          </w:pPr>
          <w:ins w:id="468"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"_Toc122436173"</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rPr>
              <w:t>5.13 Planlægning</w:t>
            </w:r>
            <w:r>
              <w:rPr>
                <w:noProof/>
                <w:webHidden/>
              </w:rPr>
              <w:tab/>
            </w:r>
            <w:r>
              <w:rPr>
                <w:noProof/>
                <w:webHidden/>
              </w:rPr>
              <w:fldChar w:fldCharType="begin"/>
            </w:r>
            <w:r>
              <w:rPr>
                <w:noProof/>
                <w:webHidden/>
              </w:rPr>
              <w:instrText xml:space="preserve"> PAGEREF _Toc122436173 \h </w:instrText>
            </w:r>
          </w:ins>
          <w:r>
            <w:rPr>
              <w:noProof/>
              <w:webHidden/>
            </w:rPr>
          </w:r>
          <w:r>
            <w:rPr>
              <w:noProof/>
              <w:webHidden/>
            </w:rPr>
            <w:fldChar w:fldCharType="separate"/>
          </w:r>
          <w:ins w:id="469" w:author="Line Hvingel" w:date="2022-12-20T13:39:00Z">
            <w:r>
              <w:rPr>
                <w:noProof/>
                <w:webHidden/>
              </w:rPr>
              <w:t>222</w:t>
            </w:r>
            <w:r>
              <w:rPr>
                <w:noProof/>
                <w:webHidden/>
              </w:rPr>
              <w:fldChar w:fldCharType="end"/>
            </w:r>
            <w:r w:rsidRPr="001A085E">
              <w:rPr>
                <w:rStyle w:val="Hyperlink"/>
                <w:noProof/>
              </w:rPr>
              <w:fldChar w:fldCharType="end"/>
            </w:r>
          </w:ins>
        </w:p>
        <w:p w14:paraId="07556667" w14:textId="45A77A08" w:rsidR="00C3028A" w:rsidRDefault="00C3028A">
          <w:pPr>
            <w:pStyle w:val="Indholdsfortegnelse2"/>
            <w:tabs>
              <w:tab w:val="right" w:leader="dot" w:pos="13426"/>
            </w:tabs>
            <w:rPr>
              <w:ins w:id="470" w:author="Line Hvingel" w:date="2022-12-20T13:39:00Z"/>
              <w:noProof/>
              <w:color w:val="auto"/>
              <w:lang w:eastAsia="da-DK"/>
            </w:rPr>
          </w:pPr>
          <w:ins w:id="471"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"_Toc122436174"</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kern w:val="32"/>
              </w:rPr>
              <w:t>5.13.1 Naturgeografi (6200)</w:t>
            </w:r>
            <w:r>
              <w:rPr>
                <w:noProof/>
                <w:webHidden/>
              </w:rPr>
              <w:tab/>
            </w:r>
            <w:r>
              <w:rPr>
                <w:noProof/>
                <w:webHidden/>
              </w:rPr>
              <w:fldChar w:fldCharType="begin"/>
            </w:r>
            <w:r>
              <w:rPr>
                <w:noProof/>
                <w:webHidden/>
              </w:rPr>
              <w:instrText xml:space="preserve"> PAGEREF _Toc122436174 \h </w:instrText>
            </w:r>
          </w:ins>
          <w:r>
            <w:rPr>
              <w:noProof/>
              <w:webHidden/>
            </w:rPr>
          </w:r>
          <w:r>
            <w:rPr>
              <w:noProof/>
              <w:webHidden/>
            </w:rPr>
            <w:fldChar w:fldCharType="separate"/>
          </w:r>
          <w:ins w:id="472" w:author="Line Hvingel" w:date="2022-12-20T13:39:00Z">
            <w:r>
              <w:rPr>
                <w:noProof/>
                <w:webHidden/>
              </w:rPr>
              <w:t>222</w:t>
            </w:r>
            <w:r>
              <w:rPr>
                <w:noProof/>
                <w:webHidden/>
              </w:rPr>
              <w:fldChar w:fldCharType="end"/>
            </w:r>
            <w:r w:rsidRPr="001A085E">
              <w:rPr>
                <w:rStyle w:val="Hyperlink"/>
                <w:noProof/>
              </w:rPr>
              <w:fldChar w:fldCharType="end"/>
            </w:r>
          </w:ins>
        </w:p>
        <w:p w14:paraId="7246249A" w14:textId="169169B3" w:rsidR="00C3028A" w:rsidRDefault="00C3028A">
          <w:pPr>
            <w:pStyle w:val="Indholdsfortegnelse2"/>
            <w:tabs>
              <w:tab w:val="right" w:leader="dot" w:pos="13426"/>
            </w:tabs>
            <w:rPr>
              <w:ins w:id="473" w:author="Line Hvingel" w:date="2022-12-20T13:39:00Z"/>
              <w:noProof/>
              <w:color w:val="auto"/>
              <w:lang w:eastAsia="da-DK"/>
            </w:rPr>
          </w:pPr>
          <w:ins w:id="474"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"_Toc122436175"</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kern w:val="32"/>
              </w:rPr>
              <w:t>5.13.2 Kulturgeografi (6201)</w:t>
            </w:r>
            <w:r>
              <w:rPr>
                <w:noProof/>
                <w:webHidden/>
              </w:rPr>
              <w:tab/>
            </w:r>
            <w:r>
              <w:rPr>
                <w:noProof/>
                <w:webHidden/>
              </w:rPr>
              <w:fldChar w:fldCharType="begin"/>
            </w:r>
            <w:r>
              <w:rPr>
                <w:noProof/>
                <w:webHidden/>
              </w:rPr>
              <w:instrText xml:space="preserve"> PAGEREF _Toc122436175 \h </w:instrText>
            </w:r>
          </w:ins>
          <w:r>
            <w:rPr>
              <w:noProof/>
              <w:webHidden/>
            </w:rPr>
          </w:r>
          <w:r>
            <w:rPr>
              <w:noProof/>
              <w:webHidden/>
            </w:rPr>
            <w:fldChar w:fldCharType="separate"/>
          </w:r>
          <w:ins w:id="475" w:author="Line Hvingel" w:date="2022-12-20T13:39:00Z">
            <w:r>
              <w:rPr>
                <w:noProof/>
                <w:webHidden/>
              </w:rPr>
              <w:t>226</w:t>
            </w:r>
            <w:r>
              <w:rPr>
                <w:noProof/>
                <w:webHidden/>
              </w:rPr>
              <w:fldChar w:fldCharType="end"/>
            </w:r>
            <w:r w:rsidRPr="001A085E">
              <w:rPr>
                <w:rStyle w:val="Hyperlink"/>
                <w:noProof/>
              </w:rPr>
              <w:fldChar w:fldCharType="end"/>
            </w:r>
          </w:ins>
        </w:p>
        <w:p w14:paraId="07F72814" w14:textId="50610E22" w:rsidR="00C3028A" w:rsidRDefault="00C3028A">
          <w:pPr>
            <w:pStyle w:val="Indholdsfortegnelse2"/>
            <w:tabs>
              <w:tab w:val="right" w:leader="dot" w:pos="13426"/>
            </w:tabs>
            <w:rPr>
              <w:ins w:id="476" w:author="Line Hvingel" w:date="2022-12-20T13:39:00Z"/>
              <w:noProof/>
              <w:color w:val="auto"/>
              <w:lang w:eastAsia="da-DK"/>
            </w:rPr>
          </w:pPr>
          <w:ins w:id="477"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"_Toc122436176"</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kern w:val="32"/>
              </w:rPr>
              <w:t>5.13.3 Landskabkarakterområder (6202)</w:t>
            </w:r>
            <w:r>
              <w:rPr>
                <w:noProof/>
                <w:webHidden/>
              </w:rPr>
              <w:tab/>
            </w:r>
            <w:r>
              <w:rPr>
                <w:noProof/>
                <w:webHidden/>
              </w:rPr>
              <w:fldChar w:fldCharType="begin"/>
            </w:r>
            <w:r>
              <w:rPr>
                <w:noProof/>
                <w:webHidden/>
              </w:rPr>
              <w:instrText xml:space="preserve"> PAGEREF _Toc122436176 \h </w:instrText>
            </w:r>
          </w:ins>
          <w:r>
            <w:rPr>
              <w:noProof/>
              <w:webHidden/>
            </w:rPr>
          </w:r>
          <w:r>
            <w:rPr>
              <w:noProof/>
              <w:webHidden/>
            </w:rPr>
            <w:fldChar w:fldCharType="separate"/>
          </w:r>
          <w:ins w:id="478" w:author="Line Hvingel" w:date="2022-12-20T13:39:00Z">
            <w:r>
              <w:rPr>
                <w:noProof/>
                <w:webHidden/>
              </w:rPr>
              <w:t>228</w:t>
            </w:r>
            <w:r>
              <w:rPr>
                <w:noProof/>
                <w:webHidden/>
              </w:rPr>
              <w:fldChar w:fldCharType="end"/>
            </w:r>
            <w:r w:rsidRPr="001A085E">
              <w:rPr>
                <w:rStyle w:val="Hyperlink"/>
                <w:noProof/>
              </w:rPr>
              <w:fldChar w:fldCharType="end"/>
            </w:r>
          </w:ins>
        </w:p>
        <w:p w14:paraId="2FC92BC2" w14:textId="30539A07" w:rsidR="00C3028A" w:rsidRDefault="00C3028A">
          <w:pPr>
            <w:pStyle w:val="Indholdsfortegnelse2"/>
            <w:tabs>
              <w:tab w:val="right" w:leader="dot" w:pos="13426"/>
            </w:tabs>
            <w:rPr>
              <w:ins w:id="479" w:author="Line Hvingel" w:date="2022-12-20T13:39:00Z"/>
              <w:noProof/>
              <w:color w:val="auto"/>
              <w:lang w:eastAsia="da-DK"/>
            </w:rPr>
          </w:pPr>
          <w:ins w:id="480"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"_Toc122436177"</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kern w:val="32"/>
              </w:rPr>
              <w:t>5.13.4 Landskabskaraktervurderinger (6203)</w:t>
            </w:r>
            <w:r>
              <w:rPr>
                <w:noProof/>
                <w:webHidden/>
              </w:rPr>
              <w:tab/>
            </w:r>
            <w:r>
              <w:rPr>
                <w:noProof/>
                <w:webHidden/>
              </w:rPr>
              <w:fldChar w:fldCharType="begin"/>
            </w:r>
            <w:r>
              <w:rPr>
                <w:noProof/>
                <w:webHidden/>
              </w:rPr>
              <w:instrText xml:space="preserve"> PAGEREF _Toc122436177 \h </w:instrText>
            </w:r>
          </w:ins>
          <w:r>
            <w:rPr>
              <w:noProof/>
              <w:webHidden/>
            </w:rPr>
          </w:r>
          <w:r>
            <w:rPr>
              <w:noProof/>
              <w:webHidden/>
            </w:rPr>
            <w:fldChar w:fldCharType="separate"/>
          </w:r>
          <w:ins w:id="481" w:author="Line Hvingel" w:date="2022-12-20T13:39:00Z">
            <w:r>
              <w:rPr>
                <w:noProof/>
                <w:webHidden/>
              </w:rPr>
              <w:t>232</w:t>
            </w:r>
            <w:r>
              <w:rPr>
                <w:noProof/>
                <w:webHidden/>
              </w:rPr>
              <w:fldChar w:fldCharType="end"/>
            </w:r>
            <w:r w:rsidRPr="001A085E">
              <w:rPr>
                <w:rStyle w:val="Hyperlink"/>
                <w:noProof/>
              </w:rPr>
              <w:fldChar w:fldCharType="end"/>
            </w:r>
          </w:ins>
        </w:p>
        <w:p w14:paraId="53A0768F" w14:textId="5FEAF9C8" w:rsidR="00C3028A" w:rsidRDefault="00C3028A">
          <w:pPr>
            <w:pStyle w:val="Indholdsfortegnelse1"/>
            <w:tabs>
              <w:tab w:val="right" w:leader="dot" w:pos="13426"/>
            </w:tabs>
            <w:rPr>
              <w:ins w:id="482" w:author="Line Hvingel" w:date="2022-12-20T13:39:00Z"/>
              <w:noProof/>
              <w:color w:val="auto"/>
              <w:lang w:eastAsia="da-DK"/>
            </w:rPr>
          </w:pPr>
          <w:ins w:id="483"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"_Toc122436178"</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rPr>
              <w:t>5.19 Park og Grønne Områder</w:t>
            </w:r>
            <w:r>
              <w:rPr>
                <w:noProof/>
                <w:webHidden/>
              </w:rPr>
              <w:tab/>
            </w:r>
            <w:r>
              <w:rPr>
                <w:noProof/>
                <w:webHidden/>
              </w:rPr>
              <w:fldChar w:fldCharType="begin"/>
            </w:r>
            <w:r>
              <w:rPr>
                <w:noProof/>
                <w:webHidden/>
              </w:rPr>
              <w:instrText xml:space="preserve"> PAGEREF _Toc122436178 \h </w:instrText>
            </w:r>
          </w:ins>
          <w:r>
            <w:rPr>
              <w:noProof/>
              <w:webHidden/>
            </w:rPr>
          </w:r>
          <w:r>
            <w:rPr>
              <w:noProof/>
              <w:webHidden/>
            </w:rPr>
            <w:fldChar w:fldCharType="separate"/>
          </w:r>
          <w:ins w:id="484" w:author="Line Hvingel" w:date="2022-12-20T13:39:00Z">
            <w:r>
              <w:rPr>
                <w:noProof/>
                <w:webHidden/>
              </w:rPr>
              <w:t>235</w:t>
            </w:r>
            <w:r>
              <w:rPr>
                <w:noProof/>
                <w:webHidden/>
              </w:rPr>
              <w:fldChar w:fldCharType="end"/>
            </w:r>
            <w:r w:rsidRPr="001A085E">
              <w:rPr>
                <w:rStyle w:val="Hyperlink"/>
                <w:noProof/>
              </w:rPr>
              <w:fldChar w:fldCharType="end"/>
            </w:r>
          </w:ins>
        </w:p>
        <w:p w14:paraId="4DF137EC" w14:textId="3DD5962B" w:rsidR="00C3028A" w:rsidRDefault="00C3028A">
          <w:pPr>
            <w:pStyle w:val="Indholdsfortegnelse2"/>
            <w:tabs>
              <w:tab w:val="right" w:leader="dot" w:pos="13426"/>
            </w:tabs>
            <w:rPr>
              <w:ins w:id="485" w:author="Line Hvingel" w:date="2022-12-20T13:39:00Z"/>
              <w:noProof/>
              <w:color w:val="auto"/>
              <w:lang w:eastAsia="da-DK"/>
            </w:rPr>
          </w:pPr>
          <w:ins w:id="486" w:author="Line Hvingel" w:date="2022-12-20T13:39:00Z">
            <w:r w:rsidRPr="001A085E">
              <w:rPr>
                <w:rStyle w:val="Hyperlink"/>
                <w:noProof/>
              </w:rPr>
              <w:lastRenderedPageBreak/>
              <w:fldChar w:fldCharType="begin"/>
            </w:r>
            <w:r w:rsidRPr="001A085E">
              <w:rPr>
                <w:rStyle w:val="Hyperlink"/>
                <w:noProof/>
              </w:rPr>
              <w:instrText xml:space="preserve"> </w:instrText>
            </w:r>
            <w:r>
              <w:rPr>
                <w:noProof/>
              </w:rPr>
              <w:instrText>HYPERLINK \l "_Toc122436179"</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kern w:val="32"/>
              </w:rPr>
              <w:t>5.19.1 Park og grønne områder flade (6800)</w:t>
            </w:r>
            <w:r>
              <w:rPr>
                <w:noProof/>
                <w:webHidden/>
              </w:rPr>
              <w:tab/>
            </w:r>
            <w:r>
              <w:rPr>
                <w:noProof/>
                <w:webHidden/>
              </w:rPr>
              <w:fldChar w:fldCharType="begin"/>
            </w:r>
            <w:r>
              <w:rPr>
                <w:noProof/>
                <w:webHidden/>
              </w:rPr>
              <w:instrText xml:space="preserve"> PAGEREF _Toc122436179 \h </w:instrText>
            </w:r>
          </w:ins>
          <w:r>
            <w:rPr>
              <w:noProof/>
              <w:webHidden/>
            </w:rPr>
          </w:r>
          <w:r>
            <w:rPr>
              <w:noProof/>
              <w:webHidden/>
            </w:rPr>
            <w:fldChar w:fldCharType="separate"/>
          </w:r>
          <w:ins w:id="487" w:author="Line Hvingel" w:date="2022-12-20T13:39:00Z">
            <w:r>
              <w:rPr>
                <w:noProof/>
                <w:webHidden/>
              </w:rPr>
              <w:t>235</w:t>
            </w:r>
            <w:r>
              <w:rPr>
                <w:noProof/>
                <w:webHidden/>
              </w:rPr>
              <w:fldChar w:fldCharType="end"/>
            </w:r>
            <w:r w:rsidRPr="001A085E">
              <w:rPr>
                <w:rStyle w:val="Hyperlink"/>
                <w:noProof/>
              </w:rPr>
              <w:fldChar w:fldCharType="end"/>
            </w:r>
          </w:ins>
        </w:p>
        <w:p w14:paraId="39FB28C2" w14:textId="24D2A412" w:rsidR="00C3028A" w:rsidRDefault="00C3028A">
          <w:pPr>
            <w:pStyle w:val="Indholdsfortegnelse2"/>
            <w:tabs>
              <w:tab w:val="right" w:leader="dot" w:pos="13426"/>
            </w:tabs>
            <w:rPr>
              <w:ins w:id="488" w:author="Line Hvingel" w:date="2022-12-20T13:39:00Z"/>
              <w:noProof/>
              <w:color w:val="auto"/>
              <w:lang w:eastAsia="da-DK"/>
            </w:rPr>
          </w:pPr>
          <w:ins w:id="489"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"_Toc122436180"</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kern w:val="32"/>
              </w:rPr>
              <w:t>5.19.2 Park og grønne områder linje (6801)</w:t>
            </w:r>
            <w:r>
              <w:rPr>
                <w:noProof/>
                <w:webHidden/>
              </w:rPr>
              <w:tab/>
            </w:r>
            <w:r>
              <w:rPr>
                <w:noProof/>
                <w:webHidden/>
              </w:rPr>
              <w:fldChar w:fldCharType="begin"/>
            </w:r>
            <w:r>
              <w:rPr>
                <w:noProof/>
                <w:webHidden/>
              </w:rPr>
              <w:instrText xml:space="preserve"> PAGEREF _Toc122436180 \h </w:instrText>
            </w:r>
          </w:ins>
          <w:r>
            <w:rPr>
              <w:noProof/>
              <w:webHidden/>
            </w:rPr>
          </w:r>
          <w:r>
            <w:rPr>
              <w:noProof/>
              <w:webHidden/>
            </w:rPr>
            <w:fldChar w:fldCharType="separate"/>
          </w:r>
          <w:ins w:id="490" w:author="Line Hvingel" w:date="2022-12-20T13:39:00Z">
            <w:r>
              <w:rPr>
                <w:noProof/>
                <w:webHidden/>
              </w:rPr>
              <w:t>242</w:t>
            </w:r>
            <w:r>
              <w:rPr>
                <w:noProof/>
                <w:webHidden/>
              </w:rPr>
              <w:fldChar w:fldCharType="end"/>
            </w:r>
            <w:r w:rsidRPr="001A085E">
              <w:rPr>
                <w:rStyle w:val="Hyperlink"/>
                <w:noProof/>
              </w:rPr>
              <w:fldChar w:fldCharType="end"/>
            </w:r>
          </w:ins>
        </w:p>
        <w:p w14:paraId="73577403" w14:textId="769AC5F8" w:rsidR="00C3028A" w:rsidRDefault="00C3028A">
          <w:pPr>
            <w:pStyle w:val="Indholdsfortegnelse2"/>
            <w:tabs>
              <w:tab w:val="right" w:leader="dot" w:pos="13426"/>
            </w:tabs>
            <w:rPr>
              <w:ins w:id="491" w:author="Line Hvingel" w:date="2022-12-20T13:39:00Z"/>
              <w:noProof/>
              <w:color w:val="auto"/>
              <w:lang w:eastAsia="da-DK"/>
            </w:rPr>
          </w:pPr>
          <w:ins w:id="492"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"_Toc122436181"</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kern w:val="32"/>
              </w:rPr>
              <w:t>5.19.3 Park og grønne områder punkt (6802)</w:t>
            </w:r>
            <w:r>
              <w:rPr>
                <w:noProof/>
                <w:webHidden/>
              </w:rPr>
              <w:tab/>
            </w:r>
            <w:r>
              <w:rPr>
                <w:noProof/>
                <w:webHidden/>
              </w:rPr>
              <w:fldChar w:fldCharType="begin"/>
            </w:r>
            <w:r>
              <w:rPr>
                <w:noProof/>
                <w:webHidden/>
              </w:rPr>
              <w:instrText xml:space="preserve"> PAGEREF _Toc122436181 \h </w:instrText>
            </w:r>
          </w:ins>
          <w:r>
            <w:rPr>
              <w:noProof/>
              <w:webHidden/>
            </w:rPr>
          </w:r>
          <w:r>
            <w:rPr>
              <w:noProof/>
              <w:webHidden/>
            </w:rPr>
            <w:fldChar w:fldCharType="separate"/>
          </w:r>
          <w:ins w:id="493" w:author="Line Hvingel" w:date="2022-12-20T13:39:00Z">
            <w:r>
              <w:rPr>
                <w:noProof/>
                <w:webHidden/>
              </w:rPr>
              <w:t>246</w:t>
            </w:r>
            <w:r>
              <w:rPr>
                <w:noProof/>
                <w:webHidden/>
              </w:rPr>
              <w:fldChar w:fldCharType="end"/>
            </w:r>
            <w:r w:rsidRPr="001A085E">
              <w:rPr>
                <w:rStyle w:val="Hyperlink"/>
                <w:noProof/>
              </w:rPr>
              <w:fldChar w:fldCharType="end"/>
            </w:r>
          </w:ins>
        </w:p>
        <w:p w14:paraId="7D0A999D" w14:textId="7E8449DF" w:rsidR="00C3028A" w:rsidRDefault="00C3028A">
          <w:pPr>
            <w:pStyle w:val="Indholdsfortegnelse1"/>
            <w:tabs>
              <w:tab w:val="right" w:leader="dot" w:pos="13426"/>
            </w:tabs>
            <w:rPr>
              <w:ins w:id="494" w:author="Line Hvingel" w:date="2022-12-20T13:39:00Z"/>
              <w:noProof/>
              <w:color w:val="auto"/>
              <w:lang w:eastAsia="da-DK"/>
            </w:rPr>
          </w:pPr>
          <w:ins w:id="495"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"_Toc122436182"</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rPr>
              <w:t>5.79 Billedunderstøttelse</w:t>
            </w:r>
            <w:r>
              <w:rPr>
                <w:noProof/>
                <w:webHidden/>
              </w:rPr>
              <w:tab/>
            </w:r>
            <w:r>
              <w:rPr>
                <w:noProof/>
                <w:webHidden/>
              </w:rPr>
              <w:fldChar w:fldCharType="begin"/>
            </w:r>
            <w:r>
              <w:rPr>
                <w:noProof/>
                <w:webHidden/>
              </w:rPr>
              <w:instrText xml:space="preserve"> PAGEREF _Toc122436182 \h </w:instrText>
            </w:r>
          </w:ins>
          <w:r>
            <w:rPr>
              <w:noProof/>
              <w:webHidden/>
            </w:rPr>
          </w:r>
          <w:r>
            <w:rPr>
              <w:noProof/>
              <w:webHidden/>
            </w:rPr>
            <w:fldChar w:fldCharType="separate"/>
          </w:r>
          <w:ins w:id="496" w:author="Line Hvingel" w:date="2022-12-20T13:39:00Z">
            <w:r>
              <w:rPr>
                <w:noProof/>
                <w:webHidden/>
              </w:rPr>
              <w:t>253</w:t>
            </w:r>
            <w:r>
              <w:rPr>
                <w:noProof/>
                <w:webHidden/>
              </w:rPr>
              <w:fldChar w:fldCharType="end"/>
            </w:r>
            <w:r w:rsidRPr="001A085E">
              <w:rPr>
                <w:rStyle w:val="Hyperlink"/>
                <w:noProof/>
              </w:rPr>
              <w:fldChar w:fldCharType="end"/>
            </w:r>
          </w:ins>
        </w:p>
        <w:p w14:paraId="1AB40610" w14:textId="7CF7F87A" w:rsidR="00C3028A" w:rsidRDefault="00C3028A">
          <w:pPr>
            <w:pStyle w:val="Indholdsfortegnelse2"/>
            <w:tabs>
              <w:tab w:val="right" w:leader="dot" w:pos="13426"/>
            </w:tabs>
            <w:rPr>
              <w:ins w:id="497" w:author="Line Hvingel" w:date="2022-12-20T13:39:00Z"/>
              <w:noProof/>
              <w:color w:val="auto"/>
              <w:lang w:eastAsia="da-DK"/>
            </w:rPr>
          </w:pPr>
          <w:ins w:id="498"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"_Toc122436183"</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rPr>
              <w:t>5.79.1 Fotoforbindelse (7900)</w:t>
            </w:r>
            <w:r>
              <w:rPr>
                <w:noProof/>
                <w:webHidden/>
              </w:rPr>
              <w:tab/>
            </w:r>
            <w:r>
              <w:rPr>
                <w:noProof/>
                <w:webHidden/>
              </w:rPr>
              <w:fldChar w:fldCharType="begin"/>
            </w:r>
            <w:r>
              <w:rPr>
                <w:noProof/>
                <w:webHidden/>
              </w:rPr>
              <w:instrText xml:space="preserve"> PAGEREF _Toc122436183 \h </w:instrText>
            </w:r>
          </w:ins>
          <w:r>
            <w:rPr>
              <w:noProof/>
              <w:webHidden/>
            </w:rPr>
          </w:r>
          <w:r>
            <w:rPr>
              <w:noProof/>
              <w:webHidden/>
            </w:rPr>
            <w:fldChar w:fldCharType="separate"/>
          </w:r>
          <w:ins w:id="499" w:author="Line Hvingel" w:date="2022-12-20T13:39:00Z">
            <w:r>
              <w:rPr>
                <w:noProof/>
                <w:webHidden/>
              </w:rPr>
              <w:t>254</w:t>
            </w:r>
            <w:r>
              <w:rPr>
                <w:noProof/>
                <w:webHidden/>
              </w:rPr>
              <w:fldChar w:fldCharType="end"/>
            </w:r>
            <w:r w:rsidRPr="001A085E">
              <w:rPr>
                <w:rStyle w:val="Hyperlink"/>
                <w:noProof/>
              </w:rPr>
              <w:fldChar w:fldCharType="end"/>
            </w:r>
          </w:ins>
        </w:p>
        <w:p w14:paraId="07594831" w14:textId="3BFBF05A" w:rsidR="00C3028A" w:rsidRDefault="00C3028A">
          <w:pPr>
            <w:pStyle w:val="Indholdsfortegnelse2"/>
            <w:tabs>
              <w:tab w:val="right" w:leader="dot" w:pos="13426"/>
            </w:tabs>
            <w:rPr>
              <w:ins w:id="500" w:author="Line Hvingel" w:date="2022-12-20T13:39:00Z"/>
              <w:noProof/>
              <w:color w:val="auto"/>
              <w:lang w:eastAsia="da-DK"/>
            </w:rPr>
          </w:pPr>
          <w:ins w:id="501" w:author="Line Hvingel" w:date="2022-12-20T13:39:00Z">
            <w:r w:rsidRPr="001A085E">
              <w:rPr>
                <w:rStyle w:val="Hyperlink"/>
                <w:noProof/>
              </w:rPr>
              <w:fldChar w:fldCharType="begin"/>
            </w:r>
            <w:r w:rsidRPr="001A085E">
              <w:rPr>
                <w:rStyle w:val="Hyperlink"/>
                <w:noProof/>
              </w:rPr>
              <w:instrText xml:space="preserve"> </w:instrText>
            </w:r>
            <w:r>
              <w:rPr>
                <w:noProof/>
              </w:rPr>
              <w:instrText>HYPERLINK \l "_Toc122436184"</w:instrText>
            </w:r>
            <w:r w:rsidRPr="001A085E">
              <w:rPr>
                <w:rStyle w:val="Hyperlink"/>
                <w:noProof/>
              </w:rPr>
              <w:instrText xml:space="preserve"> </w:instrText>
            </w:r>
            <w:r w:rsidRPr="001A085E">
              <w:rPr>
                <w:rStyle w:val="Hyperlink"/>
                <w:noProof/>
              </w:rPr>
            </w:r>
            <w:r w:rsidRPr="001A085E">
              <w:rPr>
                <w:rStyle w:val="Hyperlink"/>
                <w:noProof/>
              </w:rPr>
              <w:fldChar w:fldCharType="separate"/>
            </w:r>
            <w:r w:rsidRPr="001A085E">
              <w:rPr>
                <w:rStyle w:val="Hyperlink"/>
                <w:noProof/>
              </w:rPr>
              <w:t>5.79.2 Foto (7901)</w:t>
            </w:r>
            <w:r>
              <w:rPr>
                <w:noProof/>
                <w:webHidden/>
              </w:rPr>
              <w:tab/>
            </w:r>
            <w:r>
              <w:rPr>
                <w:noProof/>
                <w:webHidden/>
              </w:rPr>
              <w:fldChar w:fldCharType="begin"/>
            </w:r>
            <w:r>
              <w:rPr>
                <w:noProof/>
                <w:webHidden/>
              </w:rPr>
              <w:instrText xml:space="preserve"> PAGEREF _Toc122436184 \h </w:instrText>
            </w:r>
          </w:ins>
          <w:r>
            <w:rPr>
              <w:noProof/>
              <w:webHidden/>
            </w:rPr>
          </w:r>
          <w:r>
            <w:rPr>
              <w:noProof/>
              <w:webHidden/>
            </w:rPr>
            <w:fldChar w:fldCharType="separate"/>
          </w:r>
          <w:ins w:id="502" w:author="Line Hvingel" w:date="2022-12-20T13:39:00Z">
            <w:r>
              <w:rPr>
                <w:noProof/>
                <w:webHidden/>
              </w:rPr>
              <w:t>254</w:t>
            </w:r>
            <w:r>
              <w:rPr>
                <w:noProof/>
                <w:webHidden/>
              </w:rPr>
              <w:fldChar w:fldCharType="end"/>
            </w:r>
            <w:r w:rsidRPr="001A085E">
              <w:rPr>
                <w:rStyle w:val="Hyperlink"/>
                <w:noProof/>
              </w:rPr>
              <w:fldChar w:fldCharType="end"/>
            </w:r>
          </w:ins>
        </w:p>
        <w:p w14:paraId="4EE49D39" w14:textId="07333202" w:rsidR="00D438A6" w:rsidDel="003F492A" w:rsidRDefault="00D438A6">
          <w:pPr>
            <w:pStyle w:val="Indholdsfortegnelse1"/>
            <w:tabs>
              <w:tab w:val="right" w:leader="dot" w:pos="13426"/>
            </w:tabs>
            <w:rPr>
              <w:del w:id="503" w:author="Line Hvingel" w:date="2022-12-20T13:37:00Z"/>
              <w:noProof/>
              <w:color w:val="auto"/>
              <w:lang w:eastAsia="da-DK"/>
            </w:rPr>
          </w:pPr>
          <w:del w:id="504" w:author="Line Hvingel" w:date="2022-12-20T13:37:00Z">
            <w:r w:rsidRPr="003F492A" w:rsidDel="003F492A">
              <w:rPr>
                <w:rPrChange w:id="505" w:author="Line Hvingel" w:date="2022-12-20T13:37:00Z">
                  <w:rPr>
                    <w:rStyle w:val="Hyperlink"/>
                    <w:bCs/>
                    <w:noProof/>
                  </w:rPr>
                </w:rPrChange>
              </w:rPr>
              <w:delText>1. Indledning</w:delText>
            </w:r>
            <w:r w:rsidDel="003F492A">
              <w:rPr>
                <w:noProof/>
                <w:webHidden/>
              </w:rPr>
              <w:tab/>
            </w:r>
            <w:r w:rsidR="004B4B0B" w:rsidDel="003F492A">
              <w:rPr>
                <w:noProof/>
                <w:webHidden/>
              </w:rPr>
              <w:delText>15</w:delText>
            </w:r>
          </w:del>
        </w:p>
        <w:p w14:paraId="33706BE6" w14:textId="2744F5AB" w:rsidR="00D438A6" w:rsidDel="003F492A" w:rsidRDefault="00D438A6">
          <w:pPr>
            <w:pStyle w:val="Indholdsfortegnelse1"/>
            <w:tabs>
              <w:tab w:val="right" w:leader="dot" w:pos="13426"/>
            </w:tabs>
            <w:rPr>
              <w:del w:id="506" w:author="Line Hvingel" w:date="2022-12-20T13:37:00Z"/>
              <w:noProof/>
              <w:color w:val="auto"/>
              <w:lang w:eastAsia="da-DK"/>
            </w:rPr>
          </w:pPr>
          <w:del w:id="507" w:author="Line Hvingel" w:date="2022-12-20T13:37:00Z">
            <w:r w:rsidRPr="003F492A" w:rsidDel="003F492A">
              <w:rPr>
                <w:rPrChange w:id="508" w:author="Line Hvingel" w:date="2022-12-20T13:37:00Z">
                  <w:rPr>
                    <w:rStyle w:val="Hyperlink"/>
                    <w:noProof/>
                  </w:rPr>
                </w:rPrChange>
              </w:rPr>
              <w:delText>2. Datamodellens opbygning</w:delText>
            </w:r>
            <w:r w:rsidDel="003F492A">
              <w:rPr>
                <w:noProof/>
                <w:webHidden/>
              </w:rPr>
              <w:tab/>
            </w:r>
            <w:r w:rsidR="004B4B0B" w:rsidDel="003F492A">
              <w:rPr>
                <w:noProof/>
                <w:webHidden/>
              </w:rPr>
              <w:delText>16</w:delText>
            </w:r>
          </w:del>
        </w:p>
        <w:p w14:paraId="7AE82860" w14:textId="0194CD53" w:rsidR="00D438A6" w:rsidDel="003F492A" w:rsidRDefault="00D438A6">
          <w:pPr>
            <w:pStyle w:val="Indholdsfortegnelse2"/>
            <w:tabs>
              <w:tab w:val="right" w:leader="dot" w:pos="13426"/>
            </w:tabs>
            <w:rPr>
              <w:del w:id="509" w:author="Line Hvingel" w:date="2022-12-20T13:37:00Z"/>
              <w:noProof/>
              <w:color w:val="auto"/>
              <w:lang w:eastAsia="da-DK"/>
            </w:rPr>
          </w:pPr>
          <w:del w:id="510" w:author="Line Hvingel" w:date="2022-12-20T13:37:00Z">
            <w:r w:rsidRPr="003F492A" w:rsidDel="003F492A">
              <w:rPr>
                <w:rPrChange w:id="511" w:author="Line Hvingel" w:date="2022-12-20T13:37:00Z">
                  <w:rPr>
                    <w:rStyle w:val="Hyperlink"/>
                    <w:noProof/>
                  </w:rPr>
                </w:rPrChange>
              </w:rPr>
              <w:delText>2.1 Historik</w:delText>
            </w:r>
            <w:r w:rsidDel="003F492A">
              <w:rPr>
                <w:noProof/>
                <w:webHidden/>
              </w:rPr>
              <w:tab/>
            </w:r>
            <w:r w:rsidR="004B4B0B" w:rsidDel="003F492A">
              <w:rPr>
                <w:noProof/>
                <w:webHidden/>
              </w:rPr>
              <w:delText>17</w:delText>
            </w:r>
          </w:del>
        </w:p>
        <w:p w14:paraId="3761D234" w14:textId="285AF4B7" w:rsidR="00D438A6" w:rsidDel="003F492A" w:rsidRDefault="00D438A6">
          <w:pPr>
            <w:pStyle w:val="Indholdsfortegnelse2"/>
            <w:tabs>
              <w:tab w:val="right" w:leader="dot" w:pos="13426"/>
            </w:tabs>
            <w:rPr>
              <w:del w:id="512" w:author="Line Hvingel" w:date="2022-12-20T13:37:00Z"/>
              <w:noProof/>
              <w:color w:val="auto"/>
              <w:lang w:eastAsia="da-DK"/>
            </w:rPr>
          </w:pPr>
          <w:del w:id="513" w:author="Line Hvingel" w:date="2022-12-20T13:37:00Z">
            <w:r w:rsidRPr="003F492A" w:rsidDel="003F492A">
              <w:rPr>
                <w:rPrChange w:id="514" w:author="Line Hvingel" w:date="2022-12-20T13:37:00Z">
                  <w:rPr>
                    <w:rStyle w:val="Hyperlink"/>
                    <w:noProof/>
                  </w:rPr>
                </w:rPrChange>
              </w:rPr>
              <w:delText>2.2 Metadata</w:delText>
            </w:r>
            <w:r w:rsidDel="003F492A">
              <w:rPr>
                <w:noProof/>
                <w:webHidden/>
              </w:rPr>
              <w:tab/>
            </w:r>
            <w:r w:rsidR="004B4B0B" w:rsidDel="003F492A">
              <w:rPr>
                <w:noProof/>
                <w:webHidden/>
              </w:rPr>
              <w:delText>17</w:delText>
            </w:r>
          </w:del>
        </w:p>
        <w:p w14:paraId="3EC9DAF3" w14:textId="0E730AAC" w:rsidR="00D438A6" w:rsidDel="003F492A" w:rsidRDefault="00D438A6">
          <w:pPr>
            <w:pStyle w:val="Indholdsfortegnelse2"/>
            <w:tabs>
              <w:tab w:val="right" w:leader="dot" w:pos="13426"/>
            </w:tabs>
            <w:rPr>
              <w:del w:id="515" w:author="Line Hvingel" w:date="2022-12-20T13:37:00Z"/>
              <w:noProof/>
              <w:color w:val="auto"/>
              <w:lang w:eastAsia="da-DK"/>
            </w:rPr>
          </w:pPr>
          <w:del w:id="516" w:author="Line Hvingel" w:date="2022-12-20T13:37:00Z">
            <w:r w:rsidRPr="003F492A" w:rsidDel="003F492A">
              <w:rPr>
                <w:rPrChange w:id="517" w:author="Line Hvingel" w:date="2022-12-20T13:37:00Z">
                  <w:rPr>
                    <w:rStyle w:val="Hyperlink"/>
                    <w:noProof/>
                  </w:rPr>
                </w:rPrChange>
              </w:rPr>
              <w:delText>2.3 Terminologi</w:delText>
            </w:r>
            <w:r w:rsidDel="003F492A">
              <w:rPr>
                <w:noProof/>
                <w:webHidden/>
              </w:rPr>
              <w:tab/>
            </w:r>
            <w:r w:rsidR="004B4B0B" w:rsidDel="003F492A">
              <w:rPr>
                <w:noProof/>
                <w:webHidden/>
              </w:rPr>
              <w:delText>18</w:delText>
            </w:r>
          </w:del>
        </w:p>
        <w:p w14:paraId="60E16FBF" w14:textId="4C1B1167" w:rsidR="00D438A6" w:rsidDel="003F492A" w:rsidRDefault="00D438A6">
          <w:pPr>
            <w:pStyle w:val="Indholdsfortegnelse2"/>
            <w:tabs>
              <w:tab w:val="right" w:leader="dot" w:pos="13426"/>
            </w:tabs>
            <w:rPr>
              <w:del w:id="518" w:author="Line Hvingel" w:date="2022-12-20T13:37:00Z"/>
              <w:noProof/>
              <w:color w:val="auto"/>
              <w:lang w:eastAsia="da-DK"/>
            </w:rPr>
          </w:pPr>
          <w:del w:id="519" w:author="Line Hvingel" w:date="2022-12-20T13:37:00Z">
            <w:r w:rsidRPr="003F492A" w:rsidDel="003F492A">
              <w:rPr>
                <w:rPrChange w:id="520" w:author="Line Hvingel" w:date="2022-12-20T13:37:00Z">
                  <w:rPr>
                    <w:rStyle w:val="Hyperlink"/>
                    <w:noProof/>
                  </w:rPr>
                </w:rPrChange>
              </w:rPr>
              <w:delText>2.4 Kodelister/opslagstabeller</w:delText>
            </w:r>
            <w:r w:rsidDel="003F492A">
              <w:rPr>
                <w:noProof/>
                <w:webHidden/>
              </w:rPr>
              <w:tab/>
            </w:r>
            <w:r w:rsidR="004B4B0B" w:rsidDel="003F492A">
              <w:rPr>
                <w:noProof/>
                <w:webHidden/>
              </w:rPr>
              <w:delText>18</w:delText>
            </w:r>
          </w:del>
        </w:p>
        <w:p w14:paraId="4388D990" w14:textId="5012D5D3" w:rsidR="00D438A6" w:rsidDel="003F492A" w:rsidRDefault="00D438A6">
          <w:pPr>
            <w:pStyle w:val="Indholdsfortegnelse3"/>
            <w:tabs>
              <w:tab w:val="right" w:leader="dot" w:pos="13426"/>
            </w:tabs>
            <w:rPr>
              <w:del w:id="521" w:author="Line Hvingel" w:date="2022-12-20T13:37:00Z"/>
              <w:noProof/>
              <w:color w:val="auto"/>
              <w:lang w:eastAsia="da-DK"/>
            </w:rPr>
          </w:pPr>
          <w:del w:id="522" w:author="Line Hvingel" w:date="2022-12-20T13:37:00Z">
            <w:r w:rsidRPr="003F492A" w:rsidDel="003F492A">
              <w:rPr>
                <w:rPrChange w:id="523" w:author="Line Hvingel" w:date="2022-12-20T13:37:00Z">
                  <w:rPr>
                    <w:rStyle w:val="Hyperlink"/>
                    <w:noProof/>
                  </w:rPr>
                </w:rPrChange>
              </w:rPr>
              <w:delText>2.4.1 Mulige værdisæt</w:delText>
            </w:r>
            <w:r w:rsidDel="003F492A">
              <w:rPr>
                <w:noProof/>
                <w:webHidden/>
              </w:rPr>
              <w:tab/>
            </w:r>
            <w:r w:rsidR="004B4B0B" w:rsidDel="003F492A">
              <w:rPr>
                <w:noProof/>
                <w:webHidden/>
              </w:rPr>
              <w:delText>19</w:delText>
            </w:r>
          </w:del>
        </w:p>
        <w:p w14:paraId="740F47B8" w14:textId="1EDEE203" w:rsidR="00D438A6" w:rsidDel="003F492A" w:rsidRDefault="00D438A6">
          <w:pPr>
            <w:pStyle w:val="Indholdsfortegnelse3"/>
            <w:tabs>
              <w:tab w:val="right" w:leader="dot" w:pos="13426"/>
            </w:tabs>
            <w:rPr>
              <w:del w:id="524" w:author="Line Hvingel" w:date="2022-12-20T13:37:00Z"/>
              <w:noProof/>
              <w:color w:val="auto"/>
              <w:lang w:eastAsia="da-DK"/>
            </w:rPr>
          </w:pPr>
          <w:del w:id="525" w:author="Line Hvingel" w:date="2022-12-20T13:37:00Z">
            <w:r w:rsidRPr="003F492A" w:rsidDel="003F492A">
              <w:rPr>
                <w:rPrChange w:id="526" w:author="Line Hvingel" w:date="2022-12-20T13:37:00Z">
                  <w:rPr>
                    <w:rStyle w:val="Hyperlink"/>
                    <w:noProof/>
                  </w:rPr>
                </w:rPrChange>
              </w:rPr>
              <w:delText>2.4.2 Aktive værdisæt</w:delText>
            </w:r>
            <w:r w:rsidDel="003F492A">
              <w:rPr>
                <w:noProof/>
                <w:webHidden/>
              </w:rPr>
              <w:tab/>
            </w:r>
            <w:r w:rsidR="004B4B0B" w:rsidDel="003F492A">
              <w:rPr>
                <w:noProof/>
                <w:webHidden/>
              </w:rPr>
              <w:delText>19</w:delText>
            </w:r>
          </w:del>
        </w:p>
        <w:p w14:paraId="093F58F4" w14:textId="77177D1C" w:rsidR="00D438A6" w:rsidDel="003F492A" w:rsidRDefault="00D438A6">
          <w:pPr>
            <w:pStyle w:val="Indholdsfortegnelse2"/>
            <w:tabs>
              <w:tab w:val="right" w:leader="dot" w:pos="13426"/>
            </w:tabs>
            <w:rPr>
              <w:del w:id="527" w:author="Line Hvingel" w:date="2022-12-20T13:37:00Z"/>
              <w:noProof/>
              <w:color w:val="auto"/>
              <w:lang w:eastAsia="da-DK"/>
            </w:rPr>
          </w:pPr>
          <w:del w:id="528" w:author="Line Hvingel" w:date="2022-12-20T13:37:00Z">
            <w:r w:rsidRPr="003F492A" w:rsidDel="003F492A">
              <w:rPr>
                <w:rPrChange w:id="529" w:author="Line Hvingel" w:date="2022-12-20T13:37:00Z">
                  <w:rPr>
                    <w:rStyle w:val="Hyperlink"/>
                    <w:noProof/>
                  </w:rPr>
                </w:rPrChange>
              </w:rPr>
              <w:delText>2.5 Validering af data og indhold</w:delText>
            </w:r>
            <w:r w:rsidDel="003F492A">
              <w:rPr>
                <w:noProof/>
                <w:webHidden/>
              </w:rPr>
              <w:tab/>
            </w:r>
            <w:r w:rsidR="004B4B0B" w:rsidDel="003F492A">
              <w:rPr>
                <w:noProof/>
                <w:webHidden/>
              </w:rPr>
              <w:delText>19</w:delText>
            </w:r>
          </w:del>
        </w:p>
        <w:p w14:paraId="5E444CE6" w14:textId="10F950E2" w:rsidR="00D438A6" w:rsidDel="003F492A" w:rsidRDefault="00D438A6">
          <w:pPr>
            <w:pStyle w:val="Indholdsfortegnelse3"/>
            <w:tabs>
              <w:tab w:val="right" w:leader="dot" w:pos="13426"/>
            </w:tabs>
            <w:rPr>
              <w:del w:id="530" w:author="Line Hvingel" w:date="2022-12-20T13:37:00Z"/>
              <w:noProof/>
              <w:color w:val="auto"/>
              <w:lang w:eastAsia="da-DK"/>
            </w:rPr>
          </w:pPr>
          <w:del w:id="531" w:author="Line Hvingel" w:date="2022-12-20T13:37:00Z">
            <w:r w:rsidRPr="003F492A" w:rsidDel="003F492A">
              <w:rPr>
                <w:rPrChange w:id="532" w:author="Line Hvingel" w:date="2022-12-20T13:37:00Z">
                  <w:rPr>
                    <w:rStyle w:val="Hyperlink"/>
                    <w:noProof/>
                  </w:rPr>
                </w:rPrChange>
              </w:rPr>
              <w:delText>2.5.1 Topologi</w:delText>
            </w:r>
            <w:r w:rsidDel="003F492A">
              <w:rPr>
                <w:noProof/>
                <w:webHidden/>
              </w:rPr>
              <w:tab/>
            </w:r>
            <w:r w:rsidR="004B4B0B" w:rsidDel="003F492A">
              <w:rPr>
                <w:noProof/>
                <w:webHidden/>
              </w:rPr>
              <w:delText>19</w:delText>
            </w:r>
          </w:del>
        </w:p>
        <w:p w14:paraId="7D46FF99" w14:textId="192661B3" w:rsidR="00D438A6" w:rsidDel="003F492A" w:rsidRDefault="00D438A6">
          <w:pPr>
            <w:pStyle w:val="Indholdsfortegnelse3"/>
            <w:tabs>
              <w:tab w:val="right" w:leader="dot" w:pos="13426"/>
            </w:tabs>
            <w:rPr>
              <w:del w:id="533" w:author="Line Hvingel" w:date="2022-12-20T13:37:00Z"/>
              <w:noProof/>
              <w:color w:val="auto"/>
              <w:lang w:eastAsia="da-DK"/>
            </w:rPr>
          </w:pPr>
          <w:del w:id="534" w:author="Line Hvingel" w:date="2022-12-20T13:37:00Z">
            <w:r w:rsidRPr="003F492A" w:rsidDel="003F492A">
              <w:rPr>
                <w:rPrChange w:id="535" w:author="Line Hvingel" w:date="2022-12-20T13:37:00Z">
                  <w:rPr>
                    <w:rStyle w:val="Hyperlink"/>
                    <w:noProof/>
                  </w:rPr>
                </w:rPrChange>
              </w:rPr>
              <w:delText>2.5.2 Obligatoriske/frivillige/systemgenererede felter</w:delText>
            </w:r>
            <w:r w:rsidDel="003F492A">
              <w:rPr>
                <w:noProof/>
                <w:webHidden/>
              </w:rPr>
              <w:tab/>
            </w:r>
            <w:r w:rsidR="004B4B0B" w:rsidDel="003F492A">
              <w:rPr>
                <w:noProof/>
                <w:webHidden/>
              </w:rPr>
              <w:delText>20</w:delText>
            </w:r>
          </w:del>
        </w:p>
        <w:p w14:paraId="27C88DF0" w14:textId="2DA8EF96" w:rsidR="00D438A6" w:rsidDel="003F492A" w:rsidRDefault="00D438A6">
          <w:pPr>
            <w:pStyle w:val="Indholdsfortegnelse3"/>
            <w:tabs>
              <w:tab w:val="right" w:leader="dot" w:pos="13426"/>
            </w:tabs>
            <w:rPr>
              <w:del w:id="536" w:author="Line Hvingel" w:date="2022-12-20T13:37:00Z"/>
              <w:noProof/>
              <w:color w:val="auto"/>
              <w:lang w:eastAsia="da-DK"/>
            </w:rPr>
          </w:pPr>
          <w:del w:id="537" w:author="Line Hvingel" w:date="2022-12-20T13:37:00Z">
            <w:r w:rsidRPr="003F492A" w:rsidDel="003F492A">
              <w:rPr>
                <w:rPrChange w:id="538" w:author="Line Hvingel" w:date="2022-12-20T13:37:00Z">
                  <w:rPr>
                    <w:rStyle w:val="Hyperlink"/>
                    <w:noProof/>
                  </w:rPr>
                </w:rPrChange>
              </w:rPr>
              <w:delText>2.5.3 Tilladt geometri</w:delText>
            </w:r>
            <w:r w:rsidDel="003F492A">
              <w:rPr>
                <w:noProof/>
                <w:webHidden/>
              </w:rPr>
              <w:tab/>
            </w:r>
            <w:r w:rsidR="004B4B0B" w:rsidDel="003F492A">
              <w:rPr>
                <w:noProof/>
                <w:webHidden/>
              </w:rPr>
              <w:delText>20</w:delText>
            </w:r>
          </w:del>
        </w:p>
        <w:p w14:paraId="53FA05AE" w14:textId="2AF00CC9" w:rsidR="00D438A6" w:rsidDel="003F492A" w:rsidRDefault="00D438A6">
          <w:pPr>
            <w:pStyle w:val="Indholdsfortegnelse3"/>
            <w:tabs>
              <w:tab w:val="right" w:leader="dot" w:pos="13426"/>
            </w:tabs>
            <w:rPr>
              <w:del w:id="539" w:author="Line Hvingel" w:date="2022-12-20T13:37:00Z"/>
              <w:noProof/>
              <w:color w:val="auto"/>
              <w:lang w:eastAsia="da-DK"/>
            </w:rPr>
          </w:pPr>
          <w:del w:id="540" w:author="Line Hvingel" w:date="2022-12-20T13:37:00Z">
            <w:r w:rsidRPr="003F492A" w:rsidDel="003F492A">
              <w:rPr>
                <w:rPrChange w:id="541" w:author="Line Hvingel" w:date="2022-12-20T13:37:00Z">
                  <w:rPr>
                    <w:rStyle w:val="Hyperlink"/>
                    <w:noProof/>
                  </w:rPr>
                </w:rPrChange>
              </w:rPr>
              <w:delText>2.5.4 Grænseafstemning</w:delText>
            </w:r>
            <w:r w:rsidDel="003F492A">
              <w:rPr>
                <w:noProof/>
                <w:webHidden/>
              </w:rPr>
              <w:tab/>
            </w:r>
            <w:r w:rsidR="004B4B0B" w:rsidDel="003F492A">
              <w:rPr>
                <w:noProof/>
                <w:webHidden/>
              </w:rPr>
              <w:delText>20</w:delText>
            </w:r>
          </w:del>
        </w:p>
        <w:p w14:paraId="39B8C7B7" w14:textId="3DFFDEA6" w:rsidR="00D438A6" w:rsidDel="003F492A" w:rsidRDefault="00D438A6">
          <w:pPr>
            <w:pStyle w:val="Indholdsfortegnelse1"/>
            <w:tabs>
              <w:tab w:val="right" w:leader="dot" w:pos="13426"/>
            </w:tabs>
            <w:rPr>
              <w:del w:id="542" w:author="Line Hvingel" w:date="2022-12-20T13:37:00Z"/>
              <w:noProof/>
              <w:color w:val="auto"/>
              <w:lang w:eastAsia="da-DK"/>
            </w:rPr>
          </w:pPr>
          <w:del w:id="543" w:author="Line Hvingel" w:date="2022-12-20T13:37:00Z">
            <w:r w:rsidRPr="003F492A" w:rsidDel="003F492A">
              <w:rPr>
                <w:rPrChange w:id="544" w:author="Line Hvingel" w:date="2022-12-20T13:37:00Z">
                  <w:rPr>
                    <w:rStyle w:val="Hyperlink"/>
                    <w:noProof/>
                  </w:rPr>
                </w:rPrChange>
              </w:rPr>
              <w:delText>3. Generel datamodel (DATAKATALOG)</w:delText>
            </w:r>
            <w:r w:rsidDel="003F492A">
              <w:rPr>
                <w:noProof/>
                <w:webHidden/>
              </w:rPr>
              <w:tab/>
            </w:r>
            <w:r w:rsidR="004B4B0B" w:rsidDel="003F492A">
              <w:rPr>
                <w:noProof/>
                <w:webHidden/>
              </w:rPr>
              <w:delText>21</w:delText>
            </w:r>
          </w:del>
        </w:p>
        <w:p w14:paraId="00D299B7" w14:textId="718E637C" w:rsidR="00D438A6" w:rsidDel="003F492A" w:rsidRDefault="00D438A6">
          <w:pPr>
            <w:pStyle w:val="Indholdsfortegnelse2"/>
            <w:tabs>
              <w:tab w:val="right" w:leader="dot" w:pos="13426"/>
            </w:tabs>
            <w:rPr>
              <w:del w:id="545" w:author="Line Hvingel" w:date="2022-12-20T13:37:00Z"/>
              <w:noProof/>
              <w:color w:val="auto"/>
              <w:lang w:eastAsia="da-DK"/>
            </w:rPr>
          </w:pPr>
          <w:del w:id="546" w:author="Line Hvingel" w:date="2022-12-20T13:37:00Z">
            <w:r w:rsidRPr="003F492A" w:rsidDel="003F492A">
              <w:rPr>
                <w:rPrChange w:id="547" w:author="Line Hvingel" w:date="2022-12-20T13:37:00Z">
                  <w:rPr>
                    <w:rStyle w:val="Hyperlink"/>
                    <w:noProof/>
                  </w:rPr>
                </w:rPrChange>
              </w:rPr>
              <w:delText>3.1 Felter i generel datamodel</w:delText>
            </w:r>
            <w:r w:rsidDel="003F492A">
              <w:rPr>
                <w:noProof/>
                <w:webHidden/>
              </w:rPr>
              <w:tab/>
            </w:r>
            <w:r w:rsidR="004B4B0B" w:rsidDel="003F492A">
              <w:rPr>
                <w:noProof/>
                <w:webHidden/>
              </w:rPr>
              <w:delText>21</w:delText>
            </w:r>
          </w:del>
        </w:p>
        <w:p w14:paraId="2A5FB9FA" w14:textId="24BEDB4B" w:rsidR="00D438A6" w:rsidDel="003F492A" w:rsidRDefault="00D438A6">
          <w:pPr>
            <w:pStyle w:val="Indholdsfortegnelse2"/>
            <w:tabs>
              <w:tab w:val="right" w:leader="dot" w:pos="13426"/>
            </w:tabs>
            <w:rPr>
              <w:del w:id="548" w:author="Line Hvingel" w:date="2022-12-20T13:37:00Z"/>
              <w:noProof/>
              <w:color w:val="auto"/>
              <w:lang w:eastAsia="da-DK"/>
            </w:rPr>
          </w:pPr>
          <w:del w:id="549" w:author="Line Hvingel" w:date="2022-12-20T13:37:00Z">
            <w:r w:rsidRPr="003F492A" w:rsidDel="003F492A">
              <w:rPr>
                <w:rPrChange w:id="550" w:author="Line Hvingel" w:date="2022-12-20T13:37:00Z">
                  <w:rPr>
                    <w:rStyle w:val="Hyperlink"/>
                    <w:noProof/>
                  </w:rPr>
                </w:rPrChange>
              </w:rPr>
              <w:delText>3.2 Forklaring til felter</w:delText>
            </w:r>
            <w:r w:rsidDel="003F492A">
              <w:rPr>
                <w:noProof/>
                <w:webHidden/>
              </w:rPr>
              <w:tab/>
            </w:r>
            <w:r w:rsidR="004B4B0B" w:rsidDel="003F492A">
              <w:rPr>
                <w:noProof/>
                <w:webHidden/>
              </w:rPr>
              <w:delText>22</w:delText>
            </w:r>
          </w:del>
        </w:p>
        <w:p w14:paraId="356E8403" w14:textId="7902D67D" w:rsidR="00D438A6" w:rsidDel="003F492A" w:rsidRDefault="00D438A6">
          <w:pPr>
            <w:pStyle w:val="Indholdsfortegnelse2"/>
            <w:tabs>
              <w:tab w:val="right" w:leader="dot" w:pos="13426"/>
            </w:tabs>
            <w:rPr>
              <w:del w:id="551" w:author="Line Hvingel" w:date="2022-12-20T13:37:00Z"/>
              <w:noProof/>
              <w:color w:val="auto"/>
              <w:lang w:eastAsia="da-DK"/>
            </w:rPr>
          </w:pPr>
          <w:del w:id="552" w:author="Line Hvingel" w:date="2022-12-20T13:37:00Z">
            <w:r w:rsidRPr="003F492A" w:rsidDel="003F492A">
              <w:rPr>
                <w:rPrChange w:id="553" w:author="Line Hvingel" w:date="2022-12-20T13:37:00Z">
                  <w:rPr>
                    <w:rStyle w:val="Hyperlink"/>
                    <w:noProof/>
                  </w:rPr>
                </w:rPrChange>
              </w:rPr>
              <w:delText>3.3 Kodelister (generel datamodel)</w:delText>
            </w:r>
            <w:r w:rsidDel="003F492A">
              <w:rPr>
                <w:noProof/>
                <w:webHidden/>
              </w:rPr>
              <w:tab/>
            </w:r>
            <w:r w:rsidR="004B4B0B" w:rsidDel="003F492A">
              <w:rPr>
                <w:noProof/>
                <w:webHidden/>
              </w:rPr>
              <w:delText>23</w:delText>
            </w:r>
          </w:del>
        </w:p>
        <w:p w14:paraId="6BCB4469" w14:textId="375CCF03" w:rsidR="00D438A6" w:rsidDel="003F492A" w:rsidRDefault="00D438A6">
          <w:pPr>
            <w:pStyle w:val="Indholdsfortegnelse3"/>
            <w:tabs>
              <w:tab w:val="right" w:leader="dot" w:pos="13426"/>
            </w:tabs>
            <w:rPr>
              <w:del w:id="554" w:author="Line Hvingel" w:date="2022-12-20T13:37:00Z"/>
              <w:noProof/>
              <w:color w:val="auto"/>
              <w:lang w:eastAsia="da-DK"/>
            </w:rPr>
          </w:pPr>
          <w:del w:id="555" w:author="Line Hvingel" w:date="2022-12-20T13:37:00Z">
            <w:r w:rsidRPr="003F492A" w:rsidDel="003F492A">
              <w:rPr>
                <w:rPrChange w:id="556" w:author="Line Hvingel" w:date="2022-12-20T13:37:00Z">
                  <w:rPr>
                    <w:rStyle w:val="Hyperlink"/>
                    <w:noProof/>
                  </w:rPr>
                </w:rPrChange>
              </w:rPr>
              <w:delText>3.3.1 Temaoversigt</w:delText>
            </w:r>
            <w:r w:rsidDel="003F492A">
              <w:rPr>
                <w:noProof/>
                <w:webHidden/>
              </w:rPr>
              <w:tab/>
            </w:r>
            <w:r w:rsidR="004B4B0B" w:rsidDel="003F492A">
              <w:rPr>
                <w:noProof/>
                <w:webHidden/>
              </w:rPr>
              <w:delText>23</w:delText>
            </w:r>
          </w:del>
        </w:p>
        <w:p w14:paraId="700C6614" w14:textId="6BC5BF5A" w:rsidR="00D438A6" w:rsidDel="003F492A" w:rsidRDefault="00D438A6">
          <w:pPr>
            <w:pStyle w:val="Indholdsfortegnelse3"/>
            <w:tabs>
              <w:tab w:val="right" w:leader="dot" w:pos="13426"/>
            </w:tabs>
            <w:rPr>
              <w:del w:id="557" w:author="Line Hvingel" w:date="2022-12-20T13:37:00Z"/>
              <w:noProof/>
              <w:color w:val="auto"/>
              <w:lang w:eastAsia="da-DK"/>
            </w:rPr>
          </w:pPr>
          <w:del w:id="558" w:author="Line Hvingel" w:date="2022-12-20T13:37:00Z">
            <w:r w:rsidRPr="003F492A" w:rsidDel="003F492A">
              <w:rPr>
                <w:rPrChange w:id="559" w:author="Line Hvingel" w:date="2022-12-20T13:37:00Z">
                  <w:rPr>
                    <w:rStyle w:val="Hyperlink"/>
                    <w:bCs/>
                    <w:noProof/>
                  </w:rPr>
                </w:rPrChange>
              </w:rPr>
              <w:delText>3.3.2 Oprindelse (d_basis_oprindelse)</w:delText>
            </w:r>
            <w:r w:rsidDel="003F492A">
              <w:rPr>
                <w:noProof/>
                <w:webHidden/>
              </w:rPr>
              <w:tab/>
            </w:r>
            <w:r w:rsidR="004B4B0B" w:rsidDel="003F492A">
              <w:rPr>
                <w:noProof/>
                <w:webHidden/>
              </w:rPr>
              <w:delText>27</w:delText>
            </w:r>
          </w:del>
        </w:p>
        <w:p w14:paraId="26B509E0" w14:textId="09D2332F" w:rsidR="00D438A6" w:rsidDel="003F492A" w:rsidRDefault="00D438A6">
          <w:pPr>
            <w:pStyle w:val="Indholdsfortegnelse3"/>
            <w:tabs>
              <w:tab w:val="right" w:leader="dot" w:pos="13426"/>
            </w:tabs>
            <w:rPr>
              <w:del w:id="560" w:author="Line Hvingel" w:date="2022-12-20T13:37:00Z"/>
              <w:noProof/>
              <w:color w:val="auto"/>
              <w:lang w:eastAsia="da-DK"/>
            </w:rPr>
          </w:pPr>
          <w:del w:id="561" w:author="Line Hvingel" w:date="2022-12-20T13:37:00Z">
            <w:r w:rsidRPr="003F492A" w:rsidDel="003F492A">
              <w:rPr>
                <w:rPrChange w:id="562" w:author="Line Hvingel" w:date="2022-12-20T13:37:00Z">
                  <w:rPr>
                    <w:rStyle w:val="Hyperlink"/>
                    <w:bCs/>
                    <w:noProof/>
                  </w:rPr>
                </w:rPrChange>
              </w:rPr>
              <w:delText>3.3.3 Status (d_basis_status)</w:delText>
            </w:r>
            <w:r w:rsidDel="003F492A">
              <w:rPr>
                <w:noProof/>
                <w:webHidden/>
              </w:rPr>
              <w:tab/>
            </w:r>
            <w:r w:rsidR="004B4B0B" w:rsidDel="003F492A">
              <w:rPr>
                <w:noProof/>
                <w:webHidden/>
              </w:rPr>
              <w:delText>27</w:delText>
            </w:r>
          </w:del>
        </w:p>
        <w:p w14:paraId="0A488C8D" w14:textId="0B8EDE9D" w:rsidR="00D438A6" w:rsidDel="003F492A" w:rsidRDefault="00D438A6">
          <w:pPr>
            <w:pStyle w:val="Indholdsfortegnelse3"/>
            <w:tabs>
              <w:tab w:val="right" w:leader="dot" w:pos="13426"/>
            </w:tabs>
            <w:rPr>
              <w:del w:id="563" w:author="Line Hvingel" w:date="2022-12-20T13:37:00Z"/>
              <w:noProof/>
              <w:color w:val="auto"/>
              <w:lang w:eastAsia="da-DK"/>
            </w:rPr>
          </w:pPr>
          <w:del w:id="564" w:author="Line Hvingel" w:date="2022-12-20T13:37:00Z">
            <w:r w:rsidRPr="003F492A" w:rsidDel="003F492A">
              <w:rPr>
                <w:rPrChange w:id="565" w:author="Line Hvingel" w:date="2022-12-20T13:37:00Z">
                  <w:rPr>
                    <w:rStyle w:val="Hyperlink"/>
                    <w:noProof/>
                  </w:rPr>
                </w:rPrChange>
              </w:rPr>
              <w:delText>3.3.4 Ansvarlig myndighed (d_basis_ansvarlig_myndighed)</w:delText>
            </w:r>
            <w:r w:rsidDel="003F492A">
              <w:rPr>
                <w:noProof/>
                <w:webHidden/>
              </w:rPr>
              <w:tab/>
            </w:r>
            <w:r w:rsidR="004B4B0B" w:rsidDel="003F492A">
              <w:rPr>
                <w:noProof/>
                <w:webHidden/>
              </w:rPr>
              <w:delText>28</w:delText>
            </w:r>
          </w:del>
        </w:p>
        <w:p w14:paraId="1C44BD37" w14:textId="536E201B" w:rsidR="00D438A6" w:rsidDel="003F492A" w:rsidRDefault="00D438A6">
          <w:pPr>
            <w:pStyle w:val="Indholdsfortegnelse3"/>
            <w:tabs>
              <w:tab w:val="right" w:leader="dot" w:pos="13426"/>
            </w:tabs>
            <w:rPr>
              <w:del w:id="566" w:author="Line Hvingel" w:date="2022-12-20T13:37:00Z"/>
              <w:noProof/>
              <w:color w:val="auto"/>
              <w:lang w:eastAsia="da-DK"/>
            </w:rPr>
          </w:pPr>
          <w:del w:id="567" w:author="Line Hvingel" w:date="2022-12-20T13:37:00Z">
            <w:r w:rsidRPr="003F492A" w:rsidDel="003F492A">
              <w:rPr>
                <w:rPrChange w:id="568" w:author="Line Hvingel" w:date="2022-12-20T13:37:00Z">
                  <w:rPr>
                    <w:rStyle w:val="Hyperlink"/>
                    <w:bCs/>
                    <w:noProof/>
                  </w:rPr>
                </w:rPrChange>
              </w:rPr>
              <w:delText>3.3.5 Offentlig (d_basis_offentlig)</w:delText>
            </w:r>
            <w:r w:rsidDel="003F492A">
              <w:rPr>
                <w:noProof/>
                <w:webHidden/>
              </w:rPr>
              <w:tab/>
            </w:r>
            <w:r w:rsidR="004B4B0B" w:rsidDel="003F492A">
              <w:rPr>
                <w:noProof/>
                <w:webHidden/>
              </w:rPr>
              <w:delText>29</w:delText>
            </w:r>
          </w:del>
        </w:p>
        <w:p w14:paraId="141B9F1B" w14:textId="23797296" w:rsidR="00D438A6" w:rsidDel="003F492A" w:rsidRDefault="00D438A6">
          <w:pPr>
            <w:pStyle w:val="Indholdsfortegnelse1"/>
            <w:tabs>
              <w:tab w:val="right" w:leader="dot" w:pos="13426"/>
            </w:tabs>
            <w:rPr>
              <w:del w:id="569" w:author="Line Hvingel" w:date="2022-12-20T13:37:00Z"/>
              <w:noProof/>
              <w:color w:val="auto"/>
              <w:lang w:eastAsia="da-DK"/>
            </w:rPr>
          </w:pPr>
          <w:del w:id="570" w:author="Line Hvingel" w:date="2022-12-20T13:37:00Z">
            <w:r w:rsidRPr="003F492A" w:rsidDel="003F492A">
              <w:rPr>
                <w:rPrChange w:id="571" w:author="Line Hvingel" w:date="2022-12-20T13:37:00Z">
                  <w:rPr>
                    <w:rStyle w:val="Hyperlink"/>
                    <w:noProof/>
                  </w:rPr>
                </w:rPrChange>
              </w:rPr>
              <w:delText>4. Standardiserede felter i temaspecifikke datamodeller (fælles-fælles)</w:delText>
            </w:r>
            <w:r w:rsidDel="003F492A">
              <w:rPr>
                <w:noProof/>
                <w:webHidden/>
              </w:rPr>
              <w:tab/>
            </w:r>
            <w:r w:rsidR="004B4B0B" w:rsidDel="003F492A">
              <w:rPr>
                <w:noProof/>
                <w:webHidden/>
              </w:rPr>
              <w:delText>30</w:delText>
            </w:r>
          </w:del>
        </w:p>
        <w:p w14:paraId="02B38429" w14:textId="7C0DA731" w:rsidR="00D438A6" w:rsidDel="003F492A" w:rsidRDefault="00D438A6">
          <w:pPr>
            <w:pStyle w:val="Indholdsfortegnelse2"/>
            <w:tabs>
              <w:tab w:val="right" w:leader="dot" w:pos="13426"/>
            </w:tabs>
            <w:rPr>
              <w:del w:id="572" w:author="Line Hvingel" w:date="2022-12-20T13:37:00Z"/>
              <w:noProof/>
              <w:color w:val="auto"/>
              <w:lang w:eastAsia="da-DK"/>
            </w:rPr>
          </w:pPr>
          <w:del w:id="573" w:author="Line Hvingel" w:date="2022-12-20T13:37:00Z">
            <w:r w:rsidRPr="003F492A" w:rsidDel="003F492A">
              <w:rPr>
                <w:rPrChange w:id="574" w:author="Line Hvingel" w:date="2022-12-20T13:37:00Z">
                  <w:rPr>
                    <w:rStyle w:val="Hyperlink"/>
                    <w:noProof/>
                  </w:rPr>
                </w:rPrChange>
              </w:rPr>
              <w:delText>4.1 Standardiserede felter til de temaspecifikke datamodeller</w:delText>
            </w:r>
            <w:r w:rsidDel="003F492A">
              <w:rPr>
                <w:noProof/>
                <w:webHidden/>
              </w:rPr>
              <w:tab/>
            </w:r>
            <w:r w:rsidR="004B4B0B" w:rsidDel="003F492A">
              <w:rPr>
                <w:noProof/>
                <w:webHidden/>
              </w:rPr>
              <w:delText>30</w:delText>
            </w:r>
          </w:del>
        </w:p>
        <w:p w14:paraId="3BE1D8F5" w14:textId="10AD17CE" w:rsidR="00D438A6" w:rsidDel="003F492A" w:rsidRDefault="00D438A6">
          <w:pPr>
            <w:pStyle w:val="Indholdsfortegnelse2"/>
            <w:tabs>
              <w:tab w:val="right" w:leader="dot" w:pos="13426"/>
            </w:tabs>
            <w:rPr>
              <w:del w:id="575" w:author="Line Hvingel" w:date="2022-12-20T13:37:00Z"/>
              <w:noProof/>
              <w:color w:val="auto"/>
              <w:lang w:eastAsia="da-DK"/>
            </w:rPr>
          </w:pPr>
          <w:del w:id="576" w:author="Line Hvingel" w:date="2022-12-20T13:37:00Z">
            <w:r w:rsidRPr="003F492A" w:rsidDel="003F492A">
              <w:rPr>
                <w:rPrChange w:id="577" w:author="Line Hvingel" w:date="2022-12-20T13:37:00Z">
                  <w:rPr>
                    <w:rStyle w:val="Hyperlink"/>
                    <w:noProof/>
                  </w:rPr>
                </w:rPrChange>
              </w:rPr>
              <w:delText>4.2 Forklaring til felter</w:delText>
            </w:r>
            <w:r w:rsidDel="003F492A">
              <w:rPr>
                <w:noProof/>
                <w:webHidden/>
              </w:rPr>
              <w:tab/>
            </w:r>
            <w:r w:rsidR="004B4B0B" w:rsidDel="003F492A">
              <w:rPr>
                <w:noProof/>
                <w:webHidden/>
              </w:rPr>
              <w:delText>33</w:delText>
            </w:r>
          </w:del>
        </w:p>
        <w:p w14:paraId="624D1475" w14:textId="1431B9D9" w:rsidR="00D438A6" w:rsidDel="003F492A" w:rsidRDefault="00D438A6">
          <w:pPr>
            <w:pStyle w:val="Indholdsfortegnelse2"/>
            <w:tabs>
              <w:tab w:val="right" w:leader="dot" w:pos="13426"/>
            </w:tabs>
            <w:rPr>
              <w:del w:id="578" w:author="Line Hvingel" w:date="2022-12-20T13:37:00Z"/>
              <w:noProof/>
              <w:color w:val="auto"/>
              <w:lang w:eastAsia="da-DK"/>
            </w:rPr>
          </w:pPr>
          <w:del w:id="579" w:author="Line Hvingel" w:date="2022-12-20T13:37:00Z">
            <w:r w:rsidRPr="003F492A" w:rsidDel="003F492A">
              <w:rPr>
                <w:rPrChange w:id="580" w:author="Line Hvingel" w:date="2022-12-20T13:37:00Z">
                  <w:rPr>
                    <w:rStyle w:val="Hyperlink"/>
                    <w:noProof/>
                  </w:rPr>
                </w:rPrChange>
              </w:rPr>
              <w:delText>4.3 Kodelister (Standardiserede felter i datasæt specifikke datamodeller)</w:delText>
            </w:r>
            <w:r w:rsidDel="003F492A">
              <w:rPr>
                <w:noProof/>
                <w:webHidden/>
              </w:rPr>
              <w:tab/>
            </w:r>
            <w:r w:rsidR="004B4B0B" w:rsidDel="003F492A">
              <w:rPr>
                <w:noProof/>
                <w:webHidden/>
              </w:rPr>
              <w:delText>36</w:delText>
            </w:r>
          </w:del>
        </w:p>
        <w:p w14:paraId="4216BB19" w14:textId="4E856FC8" w:rsidR="00D438A6" w:rsidDel="003F492A" w:rsidRDefault="00D438A6">
          <w:pPr>
            <w:pStyle w:val="Indholdsfortegnelse3"/>
            <w:tabs>
              <w:tab w:val="right" w:leader="dot" w:pos="13426"/>
            </w:tabs>
            <w:rPr>
              <w:del w:id="581" w:author="Line Hvingel" w:date="2022-12-20T13:37:00Z"/>
              <w:noProof/>
              <w:color w:val="auto"/>
              <w:lang w:eastAsia="da-DK"/>
            </w:rPr>
          </w:pPr>
          <w:del w:id="582" w:author="Line Hvingel" w:date="2022-12-20T13:37:00Z">
            <w:r w:rsidRPr="003F492A" w:rsidDel="003F492A">
              <w:rPr>
                <w:rPrChange w:id="583" w:author="Line Hvingel" w:date="2022-12-20T13:37:00Z">
                  <w:rPr>
                    <w:rStyle w:val="Hyperlink"/>
                    <w:noProof/>
                  </w:rPr>
                </w:rPrChange>
              </w:rPr>
              <w:delText>4.3.1 Ja_Nej (d_basis_ja_nej)</w:delText>
            </w:r>
            <w:r w:rsidDel="003F492A">
              <w:rPr>
                <w:noProof/>
                <w:webHidden/>
              </w:rPr>
              <w:tab/>
            </w:r>
            <w:r w:rsidR="004B4B0B" w:rsidDel="003F492A">
              <w:rPr>
                <w:noProof/>
                <w:webHidden/>
              </w:rPr>
              <w:delText>36</w:delText>
            </w:r>
          </w:del>
        </w:p>
        <w:p w14:paraId="7D148BD0" w14:textId="6DCB1B77" w:rsidR="00D438A6" w:rsidDel="003F492A" w:rsidRDefault="00D438A6">
          <w:pPr>
            <w:pStyle w:val="Indholdsfortegnelse3"/>
            <w:tabs>
              <w:tab w:val="right" w:leader="dot" w:pos="13426"/>
            </w:tabs>
            <w:rPr>
              <w:del w:id="584" w:author="Line Hvingel" w:date="2022-12-20T13:37:00Z"/>
              <w:noProof/>
              <w:color w:val="auto"/>
              <w:lang w:eastAsia="da-DK"/>
            </w:rPr>
          </w:pPr>
          <w:del w:id="585" w:author="Line Hvingel" w:date="2022-12-20T13:37:00Z">
            <w:r w:rsidRPr="003F492A" w:rsidDel="003F492A">
              <w:rPr>
                <w:rPrChange w:id="586" w:author="Line Hvingel" w:date="2022-12-20T13:37:00Z">
                  <w:rPr>
                    <w:rStyle w:val="Hyperlink"/>
                    <w:noProof/>
                  </w:rPr>
                </w:rPrChange>
              </w:rPr>
              <w:delText>4.3.2 Ejerstatus (d_basis_ejerstatus)</w:delText>
            </w:r>
            <w:r w:rsidDel="003F492A">
              <w:rPr>
                <w:noProof/>
                <w:webHidden/>
              </w:rPr>
              <w:tab/>
            </w:r>
            <w:r w:rsidR="004B4B0B" w:rsidDel="003F492A">
              <w:rPr>
                <w:noProof/>
                <w:webHidden/>
              </w:rPr>
              <w:delText>36</w:delText>
            </w:r>
          </w:del>
        </w:p>
        <w:p w14:paraId="1844B3AF" w14:textId="2839CBCA" w:rsidR="00D438A6" w:rsidDel="003F492A" w:rsidRDefault="00D438A6">
          <w:pPr>
            <w:pStyle w:val="Indholdsfortegnelse3"/>
            <w:tabs>
              <w:tab w:val="right" w:leader="dot" w:pos="13426"/>
            </w:tabs>
            <w:rPr>
              <w:del w:id="587" w:author="Line Hvingel" w:date="2022-12-20T13:37:00Z"/>
              <w:noProof/>
              <w:color w:val="auto"/>
              <w:lang w:eastAsia="da-DK"/>
            </w:rPr>
          </w:pPr>
          <w:del w:id="588" w:author="Line Hvingel" w:date="2022-12-20T13:37:00Z">
            <w:r w:rsidRPr="003F492A" w:rsidDel="003F492A">
              <w:rPr>
                <w:rPrChange w:id="589" w:author="Line Hvingel" w:date="2022-12-20T13:37:00Z">
                  <w:rPr>
                    <w:rStyle w:val="Hyperlink"/>
                    <w:noProof/>
                  </w:rPr>
                </w:rPrChange>
              </w:rPr>
              <w:delText>4.3.3 Tilstand (d_basis_tilstand)</w:delText>
            </w:r>
            <w:r w:rsidDel="003F492A">
              <w:rPr>
                <w:noProof/>
                <w:webHidden/>
              </w:rPr>
              <w:tab/>
            </w:r>
            <w:r w:rsidR="004B4B0B" w:rsidDel="003F492A">
              <w:rPr>
                <w:noProof/>
                <w:webHidden/>
              </w:rPr>
              <w:delText>36</w:delText>
            </w:r>
          </w:del>
        </w:p>
        <w:p w14:paraId="1EAE03A3" w14:textId="55ADE8CA" w:rsidR="00D438A6" w:rsidDel="003F492A" w:rsidRDefault="00D438A6">
          <w:pPr>
            <w:pStyle w:val="Indholdsfortegnelse3"/>
            <w:tabs>
              <w:tab w:val="right" w:leader="dot" w:pos="13426"/>
            </w:tabs>
            <w:rPr>
              <w:del w:id="590" w:author="Line Hvingel" w:date="2022-12-20T13:37:00Z"/>
              <w:noProof/>
              <w:color w:val="auto"/>
              <w:lang w:eastAsia="da-DK"/>
            </w:rPr>
          </w:pPr>
          <w:del w:id="591" w:author="Line Hvingel" w:date="2022-12-20T13:37:00Z">
            <w:r w:rsidRPr="003F492A" w:rsidDel="003F492A">
              <w:rPr>
                <w:rPrChange w:id="592" w:author="Line Hvingel" w:date="2022-12-20T13:37:00Z">
                  <w:rPr>
                    <w:rStyle w:val="Hyperlink"/>
                    <w:noProof/>
                  </w:rPr>
                </w:rPrChange>
              </w:rPr>
              <w:delText>4.3.4 Vejkode/-navn (d_vejnavn)</w:delText>
            </w:r>
            <w:r w:rsidDel="003F492A">
              <w:rPr>
                <w:noProof/>
                <w:webHidden/>
              </w:rPr>
              <w:tab/>
            </w:r>
            <w:r w:rsidR="004B4B0B" w:rsidDel="003F492A">
              <w:rPr>
                <w:noProof/>
                <w:webHidden/>
              </w:rPr>
              <w:delText>37</w:delText>
            </w:r>
          </w:del>
        </w:p>
        <w:p w14:paraId="14CE4D7F" w14:textId="53BC9C70" w:rsidR="00D438A6" w:rsidDel="003F492A" w:rsidRDefault="00D438A6">
          <w:pPr>
            <w:pStyle w:val="Indholdsfortegnelse3"/>
            <w:tabs>
              <w:tab w:val="right" w:leader="dot" w:pos="13426"/>
            </w:tabs>
            <w:rPr>
              <w:del w:id="593" w:author="Line Hvingel" w:date="2022-12-20T13:37:00Z"/>
              <w:noProof/>
              <w:color w:val="auto"/>
              <w:lang w:eastAsia="da-DK"/>
            </w:rPr>
          </w:pPr>
          <w:del w:id="594" w:author="Line Hvingel" w:date="2022-12-20T13:37:00Z">
            <w:r w:rsidRPr="003F492A" w:rsidDel="003F492A">
              <w:rPr>
                <w:rPrChange w:id="595" w:author="Line Hvingel" w:date="2022-12-20T13:37:00Z">
                  <w:rPr>
                    <w:rStyle w:val="Hyperlink"/>
                    <w:noProof/>
                  </w:rPr>
                </w:rPrChange>
              </w:rPr>
              <w:delText>4.3.6 Sag_Status (d_basis_sag_status)</w:delText>
            </w:r>
            <w:r w:rsidDel="003F492A">
              <w:rPr>
                <w:noProof/>
                <w:webHidden/>
              </w:rPr>
              <w:tab/>
            </w:r>
            <w:r w:rsidR="004B4B0B" w:rsidDel="003F492A">
              <w:rPr>
                <w:noProof/>
                <w:webHidden/>
              </w:rPr>
              <w:delText>37</w:delText>
            </w:r>
          </w:del>
        </w:p>
        <w:p w14:paraId="497FCD57" w14:textId="342DA3EF" w:rsidR="00D438A6" w:rsidDel="003F492A" w:rsidRDefault="00D438A6">
          <w:pPr>
            <w:pStyle w:val="Indholdsfortegnelse3"/>
            <w:tabs>
              <w:tab w:val="right" w:leader="dot" w:pos="13426"/>
            </w:tabs>
            <w:rPr>
              <w:del w:id="596" w:author="Line Hvingel" w:date="2022-12-20T13:37:00Z"/>
              <w:noProof/>
              <w:color w:val="auto"/>
              <w:lang w:eastAsia="da-DK"/>
            </w:rPr>
          </w:pPr>
          <w:del w:id="597" w:author="Line Hvingel" w:date="2022-12-20T13:37:00Z">
            <w:r w:rsidRPr="003F492A" w:rsidDel="003F492A">
              <w:rPr>
                <w:rPrChange w:id="598" w:author="Line Hvingel" w:date="2022-12-20T13:37:00Z">
                  <w:rPr>
                    <w:rStyle w:val="Hyperlink"/>
                    <w:noProof/>
                  </w:rPr>
                </w:rPrChange>
              </w:rPr>
              <w:delText>4.3.7 DVFI_Bedømmelse (d_basis_dvfi_bedoemmelse)</w:delText>
            </w:r>
            <w:r w:rsidDel="003F492A">
              <w:rPr>
                <w:noProof/>
                <w:webHidden/>
              </w:rPr>
              <w:tab/>
            </w:r>
            <w:r w:rsidR="004B4B0B" w:rsidDel="003F492A">
              <w:rPr>
                <w:noProof/>
                <w:webHidden/>
              </w:rPr>
              <w:delText>37</w:delText>
            </w:r>
          </w:del>
        </w:p>
        <w:p w14:paraId="46F55208" w14:textId="139838E0" w:rsidR="00D438A6" w:rsidDel="003F492A" w:rsidRDefault="00D438A6">
          <w:pPr>
            <w:pStyle w:val="Indholdsfortegnelse3"/>
            <w:tabs>
              <w:tab w:val="right" w:leader="dot" w:pos="13426"/>
            </w:tabs>
            <w:rPr>
              <w:del w:id="599" w:author="Line Hvingel" w:date="2022-12-20T13:37:00Z"/>
              <w:noProof/>
              <w:color w:val="auto"/>
              <w:lang w:eastAsia="da-DK"/>
            </w:rPr>
          </w:pPr>
          <w:del w:id="600" w:author="Line Hvingel" w:date="2022-12-20T13:37:00Z">
            <w:r w:rsidRPr="003F492A" w:rsidDel="003F492A">
              <w:rPr>
                <w:rPrChange w:id="601" w:author="Line Hvingel" w:date="2022-12-20T13:37:00Z">
                  <w:rPr>
                    <w:rStyle w:val="Hyperlink"/>
                    <w:noProof/>
                  </w:rPr>
                </w:rPrChange>
              </w:rPr>
              <w:delText>4.3.8 Trussel_vand (d_basis_trussel_vand)</w:delText>
            </w:r>
            <w:r w:rsidDel="003F492A">
              <w:rPr>
                <w:noProof/>
                <w:webHidden/>
              </w:rPr>
              <w:tab/>
            </w:r>
            <w:r w:rsidR="004B4B0B" w:rsidDel="003F492A">
              <w:rPr>
                <w:noProof/>
                <w:webHidden/>
              </w:rPr>
              <w:delText>38</w:delText>
            </w:r>
          </w:del>
        </w:p>
        <w:p w14:paraId="4C58C510" w14:textId="44DA2015" w:rsidR="00D438A6" w:rsidDel="003F492A" w:rsidRDefault="00D438A6">
          <w:pPr>
            <w:pStyle w:val="Indholdsfortegnelse3"/>
            <w:tabs>
              <w:tab w:val="right" w:leader="dot" w:pos="13426"/>
            </w:tabs>
            <w:rPr>
              <w:del w:id="602" w:author="Line Hvingel" w:date="2022-12-20T13:37:00Z"/>
              <w:noProof/>
              <w:color w:val="auto"/>
              <w:lang w:eastAsia="da-DK"/>
            </w:rPr>
          </w:pPr>
          <w:del w:id="603" w:author="Line Hvingel" w:date="2022-12-20T13:37:00Z">
            <w:r w:rsidRPr="003F492A" w:rsidDel="003F492A">
              <w:rPr>
                <w:rPrChange w:id="604" w:author="Line Hvingel" w:date="2022-12-20T13:37:00Z">
                  <w:rPr>
                    <w:rStyle w:val="Hyperlink"/>
                    <w:noProof/>
                  </w:rPr>
                </w:rPrChange>
              </w:rPr>
              <w:delText>4.3.9 Planstatus (d_basis_ planstatus)</w:delText>
            </w:r>
            <w:r w:rsidDel="003F492A">
              <w:rPr>
                <w:noProof/>
                <w:webHidden/>
              </w:rPr>
              <w:tab/>
            </w:r>
            <w:r w:rsidR="004B4B0B" w:rsidDel="003F492A">
              <w:rPr>
                <w:noProof/>
                <w:webHidden/>
              </w:rPr>
              <w:delText>38</w:delText>
            </w:r>
          </w:del>
        </w:p>
        <w:p w14:paraId="048CCD95" w14:textId="08EAB0CC" w:rsidR="00D438A6" w:rsidDel="003F492A" w:rsidRDefault="00D438A6">
          <w:pPr>
            <w:pStyle w:val="Indholdsfortegnelse3"/>
            <w:tabs>
              <w:tab w:val="right" w:leader="dot" w:pos="13426"/>
            </w:tabs>
            <w:rPr>
              <w:del w:id="605" w:author="Line Hvingel" w:date="2022-12-20T13:37:00Z"/>
              <w:noProof/>
              <w:color w:val="auto"/>
              <w:lang w:eastAsia="da-DK"/>
            </w:rPr>
          </w:pPr>
          <w:del w:id="606" w:author="Line Hvingel" w:date="2022-12-20T13:37:00Z">
            <w:r w:rsidRPr="003F492A" w:rsidDel="003F492A">
              <w:rPr>
                <w:rPrChange w:id="607" w:author="Line Hvingel" w:date="2022-12-20T13:37:00Z">
                  <w:rPr>
                    <w:rStyle w:val="Hyperlink"/>
                    <w:noProof/>
                  </w:rPr>
                </w:rPrChange>
              </w:rPr>
              <w:delText>4.3.10 Hastighed (d_basis_ hastighed)</w:delText>
            </w:r>
            <w:r w:rsidDel="003F492A">
              <w:rPr>
                <w:noProof/>
                <w:webHidden/>
              </w:rPr>
              <w:tab/>
            </w:r>
            <w:r w:rsidR="004B4B0B" w:rsidDel="003F492A">
              <w:rPr>
                <w:noProof/>
                <w:webHidden/>
              </w:rPr>
              <w:delText>38</w:delText>
            </w:r>
          </w:del>
        </w:p>
        <w:p w14:paraId="28B78DA5" w14:textId="3DBC4DB8" w:rsidR="00D438A6" w:rsidDel="003F492A" w:rsidRDefault="00D438A6">
          <w:pPr>
            <w:pStyle w:val="Indholdsfortegnelse3"/>
            <w:tabs>
              <w:tab w:val="right" w:leader="dot" w:pos="13426"/>
            </w:tabs>
            <w:rPr>
              <w:del w:id="608" w:author="Line Hvingel" w:date="2022-12-20T13:37:00Z"/>
              <w:noProof/>
              <w:color w:val="auto"/>
              <w:lang w:eastAsia="da-DK"/>
            </w:rPr>
          </w:pPr>
          <w:del w:id="609" w:author="Line Hvingel" w:date="2022-12-20T13:37:00Z">
            <w:r w:rsidRPr="003F492A" w:rsidDel="003F492A">
              <w:rPr>
                <w:rPrChange w:id="610" w:author="Line Hvingel" w:date="2022-12-20T13:37:00Z">
                  <w:rPr>
                    <w:rStyle w:val="Hyperlink"/>
                    <w:noProof/>
                  </w:rPr>
                </w:rPrChange>
              </w:rPr>
              <w:delText>4.3.11 Afstemningsområde_nr/navn (d_basis_afstemningsomraade)</w:delText>
            </w:r>
            <w:r w:rsidDel="003F492A">
              <w:rPr>
                <w:noProof/>
                <w:webHidden/>
              </w:rPr>
              <w:tab/>
            </w:r>
            <w:r w:rsidR="004B4B0B" w:rsidDel="003F492A">
              <w:rPr>
                <w:noProof/>
                <w:webHidden/>
              </w:rPr>
              <w:delText>39</w:delText>
            </w:r>
          </w:del>
        </w:p>
        <w:p w14:paraId="24C1B57B" w14:textId="72A999F9" w:rsidR="00D438A6" w:rsidDel="003F492A" w:rsidRDefault="00D438A6">
          <w:pPr>
            <w:pStyle w:val="Indholdsfortegnelse3"/>
            <w:tabs>
              <w:tab w:val="right" w:leader="dot" w:pos="13426"/>
            </w:tabs>
            <w:rPr>
              <w:del w:id="611" w:author="Line Hvingel" w:date="2022-12-20T13:37:00Z"/>
              <w:noProof/>
              <w:color w:val="auto"/>
              <w:lang w:eastAsia="da-DK"/>
            </w:rPr>
          </w:pPr>
          <w:del w:id="612" w:author="Line Hvingel" w:date="2022-12-20T13:37:00Z">
            <w:r w:rsidRPr="003F492A" w:rsidDel="003F492A">
              <w:rPr>
                <w:rPrChange w:id="613" w:author="Line Hvingel" w:date="2022-12-20T13:37:00Z">
                  <w:rPr>
                    <w:rStyle w:val="Hyperlink"/>
                    <w:noProof/>
                  </w:rPr>
                </w:rPrChange>
              </w:rPr>
              <w:delText>4.3.14 Postnr (d_basis_ postnr)</w:delText>
            </w:r>
            <w:r w:rsidDel="003F492A">
              <w:rPr>
                <w:noProof/>
                <w:webHidden/>
              </w:rPr>
              <w:tab/>
            </w:r>
            <w:r w:rsidR="004B4B0B" w:rsidDel="003F492A">
              <w:rPr>
                <w:noProof/>
                <w:webHidden/>
              </w:rPr>
              <w:delText>39</w:delText>
            </w:r>
          </w:del>
        </w:p>
        <w:p w14:paraId="365BEE8D" w14:textId="4AE1B399" w:rsidR="00D438A6" w:rsidDel="003F492A" w:rsidRDefault="00D438A6">
          <w:pPr>
            <w:pStyle w:val="Indholdsfortegnelse3"/>
            <w:tabs>
              <w:tab w:val="right" w:leader="dot" w:pos="13426"/>
            </w:tabs>
            <w:rPr>
              <w:del w:id="614" w:author="Line Hvingel" w:date="2022-12-20T13:37:00Z"/>
              <w:noProof/>
              <w:color w:val="auto"/>
              <w:lang w:eastAsia="da-DK"/>
            </w:rPr>
          </w:pPr>
          <w:del w:id="615" w:author="Line Hvingel" w:date="2022-12-20T13:37:00Z">
            <w:r w:rsidRPr="003F492A" w:rsidDel="003F492A">
              <w:rPr>
                <w:rPrChange w:id="616" w:author="Line Hvingel" w:date="2022-12-20T13:37:00Z">
                  <w:rPr>
                    <w:rStyle w:val="Hyperlink"/>
                    <w:noProof/>
                  </w:rPr>
                </w:rPrChange>
              </w:rPr>
              <w:delText>4.3.15 Funktionsstatus (d_basis_funktionsstatus)</w:delText>
            </w:r>
            <w:r w:rsidDel="003F492A">
              <w:rPr>
                <w:noProof/>
                <w:webHidden/>
              </w:rPr>
              <w:tab/>
            </w:r>
            <w:r w:rsidR="004B4B0B" w:rsidDel="003F492A">
              <w:rPr>
                <w:noProof/>
                <w:webHidden/>
              </w:rPr>
              <w:delText>39</w:delText>
            </w:r>
          </w:del>
        </w:p>
        <w:p w14:paraId="7FDB59E8" w14:textId="72E5F788" w:rsidR="00D438A6" w:rsidDel="003F492A" w:rsidRDefault="00D438A6">
          <w:pPr>
            <w:pStyle w:val="Indholdsfortegnelse3"/>
            <w:tabs>
              <w:tab w:val="right" w:leader="dot" w:pos="13426"/>
            </w:tabs>
            <w:rPr>
              <w:del w:id="617" w:author="Line Hvingel" w:date="2022-12-20T13:37:00Z"/>
              <w:noProof/>
              <w:color w:val="auto"/>
              <w:lang w:eastAsia="da-DK"/>
            </w:rPr>
          </w:pPr>
          <w:del w:id="618" w:author="Line Hvingel" w:date="2022-12-20T13:37:00Z">
            <w:r w:rsidRPr="003F492A" w:rsidDel="003F492A">
              <w:rPr>
                <w:rPrChange w:id="619" w:author="Line Hvingel" w:date="2022-12-20T13:37:00Z">
                  <w:rPr>
                    <w:rStyle w:val="Hyperlink"/>
                    <w:noProof/>
                  </w:rPr>
                </w:rPrChange>
              </w:rPr>
              <w:delText>4.3.16 Magasin (d_basis_magasin)</w:delText>
            </w:r>
            <w:r w:rsidDel="003F492A">
              <w:rPr>
                <w:noProof/>
                <w:webHidden/>
              </w:rPr>
              <w:tab/>
            </w:r>
            <w:r w:rsidR="004B4B0B" w:rsidDel="003F492A">
              <w:rPr>
                <w:noProof/>
                <w:webHidden/>
              </w:rPr>
              <w:delText>40</w:delText>
            </w:r>
          </w:del>
        </w:p>
        <w:p w14:paraId="1D150C73" w14:textId="7A462261" w:rsidR="00D438A6" w:rsidDel="003F492A" w:rsidRDefault="00D438A6">
          <w:pPr>
            <w:pStyle w:val="Indholdsfortegnelse3"/>
            <w:tabs>
              <w:tab w:val="right" w:leader="dot" w:pos="13426"/>
            </w:tabs>
            <w:rPr>
              <w:del w:id="620" w:author="Line Hvingel" w:date="2022-12-20T13:37:00Z"/>
              <w:noProof/>
              <w:color w:val="auto"/>
              <w:lang w:eastAsia="da-DK"/>
            </w:rPr>
          </w:pPr>
          <w:del w:id="621" w:author="Line Hvingel" w:date="2022-12-20T13:37:00Z">
            <w:r w:rsidRPr="003F492A" w:rsidDel="003F492A">
              <w:rPr>
                <w:rPrChange w:id="622" w:author="Line Hvingel" w:date="2022-12-20T13:37:00Z">
                  <w:rPr>
                    <w:rStyle w:val="Hyperlink"/>
                    <w:noProof/>
                  </w:rPr>
                </w:rPrChange>
              </w:rPr>
              <w:delText>4.3.17 Fors_omr_type (d_basis_fors_omr_type)</w:delText>
            </w:r>
            <w:r w:rsidDel="003F492A">
              <w:rPr>
                <w:noProof/>
                <w:webHidden/>
              </w:rPr>
              <w:tab/>
            </w:r>
            <w:r w:rsidR="004B4B0B" w:rsidDel="003F492A">
              <w:rPr>
                <w:noProof/>
                <w:webHidden/>
              </w:rPr>
              <w:delText>40</w:delText>
            </w:r>
          </w:del>
        </w:p>
        <w:p w14:paraId="4B8B524C" w14:textId="7289CEB6" w:rsidR="00D438A6" w:rsidDel="003F492A" w:rsidRDefault="00D438A6">
          <w:pPr>
            <w:pStyle w:val="Indholdsfortegnelse3"/>
            <w:tabs>
              <w:tab w:val="right" w:leader="dot" w:pos="13426"/>
            </w:tabs>
            <w:rPr>
              <w:del w:id="623" w:author="Line Hvingel" w:date="2022-12-20T13:37:00Z"/>
              <w:noProof/>
              <w:color w:val="auto"/>
              <w:lang w:eastAsia="da-DK"/>
            </w:rPr>
          </w:pPr>
          <w:del w:id="624" w:author="Line Hvingel" w:date="2022-12-20T13:37:00Z">
            <w:r w:rsidRPr="003F492A" w:rsidDel="003F492A">
              <w:rPr>
                <w:rPrChange w:id="625" w:author="Line Hvingel" w:date="2022-12-20T13:37:00Z">
                  <w:rPr>
                    <w:rStyle w:val="Hyperlink"/>
                    <w:noProof/>
                  </w:rPr>
                </w:rPrChange>
              </w:rPr>
              <w:delText>4.3.18 Område (d_basis_omraade)</w:delText>
            </w:r>
            <w:r w:rsidDel="003F492A">
              <w:rPr>
                <w:noProof/>
                <w:webHidden/>
              </w:rPr>
              <w:tab/>
            </w:r>
            <w:r w:rsidR="004B4B0B" w:rsidDel="003F492A">
              <w:rPr>
                <w:noProof/>
                <w:webHidden/>
              </w:rPr>
              <w:delText>40</w:delText>
            </w:r>
          </w:del>
        </w:p>
        <w:p w14:paraId="3AE10221" w14:textId="19961847" w:rsidR="00D438A6" w:rsidDel="003F492A" w:rsidRDefault="00D438A6">
          <w:pPr>
            <w:pStyle w:val="Indholdsfortegnelse3"/>
            <w:tabs>
              <w:tab w:val="right" w:leader="dot" w:pos="13426"/>
            </w:tabs>
            <w:rPr>
              <w:del w:id="626" w:author="Line Hvingel" w:date="2022-12-20T13:37:00Z"/>
              <w:noProof/>
              <w:color w:val="auto"/>
              <w:lang w:eastAsia="da-DK"/>
            </w:rPr>
          </w:pPr>
          <w:del w:id="627" w:author="Line Hvingel" w:date="2022-12-20T13:37:00Z">
            <w:r w:rsidRPr="003F492A" w:rsidDel="003F492A">
              <w:rPr>
                <w:rPrChange w:id="628" w:author="Line Hvingel" w:date="2022-12-20T13:37:00Z">
                  <w:rPr>
                    <w:rStyle w:val="Hyperlink"/>
                    <w:noProof/>
                  </w:rPr>
                </w:rPrChange>
              </w:rPr>
              <w:delText>4.3.19 Vandv_nr (d_basis_vandv_nr)</w:delText>
            </w:r>
            <w:r w:rsidDel="003F492A">
              <w:rPr>
                <w:noProof/>
                <w:webHidden/>
              </w:rPr>
              <w:tab/>
            </w:r>
            <w:r w:rsidR="004B4B0B" w:rsidDel="003F492A">
              <w:rPr>
                <w:noProof/>
                <w:webHidden/>
              </w:rPr>
              <w:delText>40</w:delText>
            </w:r>
          </w:del>
        </w:p>
        <w:p w14:paraId="651B81A1" w14:textId="584ABDFE" w:rsidR="00D438A6" w:rsidDel="003F492A" w:rsidRDefault="00D438A6">
          <w:pPr>
            <w:pStyle w:val="Indholdsfortegnelse3"/>
            <w:tabs>
              <w:tab w:val="right" w:leader="dot" w:pos="13426"/>
            </w:tabs>
            <w:rPr>
              <w:del w:id="629" w:author="Line Hvingel" w:date="2022-12-20T13:37:00Z"/>
              <w:noProof/>
              <w:color w:val="auto"/>
              <w:lang w:eastAsia="da-DK"/>
            </w:rPr>
          </w:pPr>
          <w:del w:id="630" w:author="Line Hvingel" w:date="2022-12-20T13:37:00Z">
            <w:r w:rsidRPr="003F492A" w:rsidDel="003F492A">
              <w:rPr>
                <w:rPrChange w:id="631" w:author="Line Hvingel" w:date="2022-12-20T13:37:00Z">
                  <w:rPr>
                    <w:rStyle w:val="Hyperlink"/>
                    <w:noProof/>
                  </w:rPr>
                </w:rPrChange>
              </w:rPr>
              <w:delText>4.3.20 Driftniv  (d_basis_driftniv)</w:delText>
            </w:r>
            <w:r w:rsidDel="003F492A">
              <w:rPr>
                <w:noProof/>
                <w:webHidden/>
              </w:rPr>
              <w:tab/>
            </w:r>
            <w:r w:rsidR="004B4B0B" w:rsidDel="003F492A">
              <w:rPr>
                <w:noProof/>
                <w:webHidden/>
              </w:rPr>
              <w:delText>40</w:delText>
            </w:r>
          </w:del>
        </w:p>
        <w:p w14:paraId="6B48EEED" w14:textId="430F49D4" w:rsidR="00D438A6" w:rsidDel="003F492A" w:rsidRDefault="00D438A6">
          <w:pPr>
            <w:pStyle w:val="Indholdsfortegnelse3"/>
            <w:tabs>
              <w:tab w:val="right" w:leader="dot" w:pos="13426"/>
            </w:tabs>
            <w:rPr>
              <w:del w:id="632" w:author="Line Hvingel" w:date="2022-12-20T13:37:00Z"/>
              <w:noProof/>
              <w:color w:val="auto"/>
              <w:lang w:eastAsia="da-DK"/>
            </w:rPr>
          </w:pPr>
          <w:del w:id="633" w:author="Line Hvingel" w:date="2022-12-20T13:37:00Z">
            <w:r w:rsidRPr="003F492A" w:rsidDel="003F492A">
              <w:rPr>
                <w:rPrChange w:id="634" w:author="Line Hvingel" w:date="2022-12-20T13:37:00Z">
                  <w:rPr>
                    <w:rStyle w:val="Hyperlink"/>
                    <w:noProof/>
                  </w:rPr>
                </w:rPrChange>
              </w:rPr>
              <w:delText>4.3.21 Ukrudtsbek (d_basis_ukrudtsbek)</w:delText>
            </w:r>
            <w:r w:rsidDel="003F492A">
              <w:rPr>
                <w:noProof/>
                <w:webHidden/>
              </w:rPr>
              <w:tab/>
            </w:r>
            <w:r w:rsidR="004B4B0B" w:rsidDel="003F492A">
              <w:rPr>
                <w:noProof/>
                <w:webHidden/>
              </w:rPr>
              <w:delText>41</w:delText>
            </w:r>
          </w:del>
        </w:p>
        <w:p w14:paraId="6802FA73" w14:textId="42AB4394" w:rsidR="00D438A6" w:rsidDel="003F492A" w:rsidRDefault="00D438A6">
          <w:pPr>
            <w:pStyle w:val="Indholdsfortegnelse3"/>
            <w:tabs>
              <w:tab w:val="right" w:leader="dot" w:pos="13426"/>
            </w:tabs>
            <w:rPr>
              <w:del w:id="635" w:author="Line Hvingel" w:date="2022-12-20T13:37:00Z"/>
              <w:noProof/>
              <w:color w:val="auto"/>
              <w:lang w:eastAsia="da-DK"/>
            </w:rPr>
          </w:pPr>
          <w:del w:id="636" w:author="Line Hvingel" w:date="2022-12-20T13:37:00Z">
            <w:r w:rsidRPr="003F492A" w:rsidDel="003F492A">
              <w:rPr>
                <w:rPrChange w:id="637" w:author="Line Hvingel" w:date="2022-12-20T13:37:00Z">
                  <w:rPr>
                    <w:rStyle w:val="Hyperlink"/>
                    <w:noProof/>
                  </w:rPr>
                </w:rPrChange>
              </w:rPr>
              <w:delText>4.3.22 Antal</w:delText>
            </w:r>
            <w:r w:rsidRPr="003F492A" w:rsidDel="003F492A">
              <w:rPr>
                <w:rPrChange w:id="638" w:author="Line Hvingel" w:date="2022-12-20T13:37:00Z">
                  <w:rPr>
                    <w:rStyle w:val="Hyperlink"/>
                    <w:rFonts w:ascii="Trebuchet MS" w:hAnsi="Trebuchet MS" w:cs="Times New Roman"/>
                    <w:bCs/>
                    <w:noProof/>
                    <w:lang w:eastAsia="da-DK"/>
                  </w:rPr>
                </w:rPrChange>
              </w:rPr>
              <w:delText xml:space="preserve"> </w:delText>
            </w:r>
            <w:r w:rsidRPr="003F492A" w:rsidDel="003F492A">
              <w:rPr>
                <w:rPrChange w:id="639" w:author="Line Hvingel" w:date="2022-12-20T13:37:00Z">
                  <w:rPr>
                    <w:rStyle w:val="Hyperlink"/>
                    <w:noProof/>
                  </w:rPr>
                </w:rPrChange>
              </w:rPr>
              <w:delText>(d_basis_antal)</w:delText>
            </w:r>
            <w:r w:rsidDel="003F492A">
              <w:rPr>
                <w:noProof/>
                <w:webHidden/>
              </w:rPr>
              <w:tab/>
            </w:r>
            <w:r w:rsidR="004B4B0B" w:rsidDel="003F492A">
              <w:rPr>
                <w:noProof/>
                <w:webHidden/>
              </w:rPr>
              <w:delText>41</w:delText>
            </w:r>
          </w:del>
        </w:p>
        <w:p w14:paraId="554EED76" w14:textId="3FE6182A" w:rsidR="00D438A6" w:rsidDel="003F492A" w:rsidRDefault="00D438A6">
          <w:pPr>
            <w:pStyle w:val="Indholdsfortegnelse3"/>
            <w:tabs>
              <w:tab w:val="right" w:leader="dot" w:pos="13426"/>
            </w:tabs>
            <w:rPr>
              <w:del w:id="640" w:author="Line Hvingel" w:date="2022-12-20T13:37:00Z"/>
              <w:noProof/>
              <w:color w:val="auto"/>
              <w:lang w:eastAsia="da-DK"/>
            </w:rPr>
          </w:pPr>
          <w:del w:id="641" w:author="Line Hvingel" w:date="2022-12-20T13:37:00Z">
            <w:r w:rsidRPr="003F492A" w:rsidDel="003F492A">
              <w:rPr>
                <w:rPrChange w:id="642" w:author="Line Hvingel" w:date="2022-12-20T13:37:00Z">
                  <w:rPr>
                    <w:rStyle w:val="Hyperlink"/>
                    <w:noProof/>
                  </w:rPr>
                </w:rPrChange>
              </w:rPr>
              <w:delText>4.3.23 Trin</w:delText>
            </w:r>
            <w:r w:rsidRPr="003F492A" w:rsidDel="003F492A">
              <w:rPr>
                <w:rPrChange w:id="643" w:author="Line Hvingel" w:date="2022-12-20T13:37:00Z">
                  <w:rPr>
                    <w:rStyle w:val="Hyperlink"/>
                    <w:rFonts w:ascii="Trebuchet MS" w:hAnsi="Trebuchet MS" w:cs="Times New Roman"/>
                    <w:b/>
                    <w:bCs/>
                    <w:noProof/>
                    <w:lang w:eastAsia="da-DK"/>
                  </w:rPr>
                </w:rPrChange>
              </w:rPr>
              <w:delText xml:space="preserve"> </w:delText>
            </w:r>
            <w:r w:rsidRPr="003F492A" w:rsidDel="003F492A">
              <w:rPr>
                <w:rPrChange w:id="644" w:author="Line Hvingel" w:date="2022-12-20T13:37:00Z">
                  <w:rPr>
                    <w:rStyle w:val="Hyperlink"/>
                    <w:noProof/>
                  </w:rPr>
                </w:rPrChange>
              </w:rPr>
              <w:delText>(d_basis_trin)</w:delText>
            </w:r>
            <w:r w:rsidDel="003F492A">
              <w:rPr>
                <w:noProof/>
                <w:webHidden/>
              </w:rPr>
              <w:tab/>
            </w:r>
            <w:r w:rsidR="004B4B0B" w:rsidDel="003F492A">
              <w:rPr>
                <w:noProof/>
                <w:webHidden/>
              </w:rPr>
              <w:delText>41</w:delText>
            </w:r>
          </w:del>
        </w:p>
        <w:p w14:paraId="4FF89FFB" w14:textId="69C7432C" w:rsidR="00D438A6" w:rsidDel="003F492A" w:rsidRDefault="00D438A6">
          <w:pPr>
            <w:pStyle w:val="Indholdsfortegnelse3"/>
            <w:tabs>
              <w:tab w:val="right" w:leader="dot" w:pos="13426"/>
            </w:tabs>
            <w:rPr>
              <w:del w:id="645" w:author="Line Hvingel" w:date="2022-12-20T13:37:00Z"/>
              <w:noProof/>
              <w:color w:val="auto"/>
              <w:lang w:eastAsia="da-DK"/>
            </w:rPr>
          </w:pPr>
          <w:del w:id="646" w:author="Line Hvingel" w:date="2022-12-20T13:37:00Z">
            <w:r w:rsidRPr="003F492A" w:rsidDel="003F492A">
              <w:rPr>
                <w:rPrChange w:id="647" w:author="Line Hvingel" w:date="2022-12-20T13:37:00Z">
                  <w:rPr>
                    <w:rStyle w:val="Hyperlink"/>
                    <w:noProof/>
                  </w:rPr>
                </w:rPrChange>
              </w:rPr>
              <w:delText>4.3.24 Belægning</w:delText>
            </w:r>
            <w:r w:rsidRPr="003F492A" w:rsidDel="003F492A">
              <w:rPr>
                <w:rPrChange w:id="648" w:author="Line Hvingel" w:date="2022-12-20T13:37:00Z">
                  <w:rPr>
                    <w:rStyle w:val="Hyperlink"/>
                    <w:rFonts w:ascii="Trebuchet MS" w:hAnsi="Trebuchet MS" w:cs="Times New Roman"/>
                    <w:bCs/>
                    <w:noProof/>
                    <w:lang w:eastAsia="da-DK"/>
                  </w:rPr>
                </w:rPrChange>
              </w:rPr>
              <w:delText xml:space="preserve"> </w:delText>
            </w:r>
            <w:r w:rsidRPr="003F492A" w:rsidDel="003F492A">
              <w:rPr>
                <w:rPrChange w:id="649" w:author="Line Hvingel" w:date="2022-12-20T13:37:00Z">
                  <w:rPr>
                    <w:rStyle w:val="Hyperlink"/>
                    <w:noProof/>
                  </w:rPr>
                </w:rPrChange>
              </w:rPr>
              <w:delText>(d_basis_belaegning)</w:delText>
            </w:r>
            <w:r w:rsidDel="003F492A">
              <w:rPr>
                <w:noProof/>
                <w:webHidden/>
              </w:rPr>
              <w:tab/>
            </w:r>
            <w:r w:rsidR="004B4B0B" w:rsidDel="003F492A">
              <w:rPr>
                <w:noProof/>
                <w:webHidden/>
              </w:rPr>
              <w:delText>42</w:delText>
            </w:r>
          </w:del>
        </w:p>
        <w:p w14:paraId="101E5167" w14:textId="50697928" w:rsidR="00D438A6" w:rsidDel="003F492A" w:rsidRDefault="00D438A6">
          <w:pPr>
            <w:pStyle w:val="Indholdsfortegnelse3"/>
            <w:tabs>
              <w:tab w:val="right" w:leader="dot" w:pos="13426"/>
            </w:tabs>
            <w:rPr>
              <w:del w:id="650" w:author="Line Hvingel" w:date="2022-12-20T13:37:00Z"/>
              <w:noProof/>
              <w:color w:val="auto"/>
              <w:lang w:eastAsia="da-DK"/>
            </w:rPr>
          </w:pPr>
          <w:del w:id="651" w:author="Line Hvingel" w:date="2022-12-20T13:37:00Z">
            <w:r w:rsidRPr="003F492A" w:rsidDel="003F492A">
              <w:rPr>
                <w:rPrChange w:id="652" w:author="Line Hvingel" w:date="2022-12-20T13:37:00Z">
                  <w:rPr>
                    <w:rStyle w:val="Hyperlink"/>
                    <w:noProof/>
                  </w:rPr>
                </w:rPrChange>
              </w:rPr>
              <w:delText>4.3.25 Handicapegnet</w:delText>
            </w:r>
            <w:r w:rsidRPr="003F492A" w:rsidDel="003F492A">
              <w:rPr>
                <w:rPrChange w:id="653" w:author="Line Hvingel" w:date="2022-12-20T13:37:00Z">
                  <w:rPr>
                    <w:rStyle w:val="Hyperlink"/>
                    <w:rFonts w:ascii="Trebuchet MS" w:hAnsi="Trebuchet MS" w:cs="Times New Roman"/>
                    <w:bCs/>
                    <w:noProof/>
                    <w:lang w:eastAsia="da-DK"/>
                  </w:rPr>
                </w:rPrChange>
              </w:rPr>
              <w:delText xml:space="preserve"> </w:delText>
            </w:r>
            <w:r w:rsidRPr="003F492A" w:rsidDel="003F492A">
              <w:rPr>
                <w:rPrChange w:id="654" w:author="Line Hvingel" w:date="2022-12-20T13:37:00Z">
                  <w:rPr>
                    <w:rStyle w:val="Hyperlink"/>
                    <w:noProof/>
                  </w:rPr>
                </w:rPrChange>
              </w:rPr>
              <w:delText>(d_basis_handicapegnet)</w:delText>
            </w:r>
            <w:r w:rsidDel="003F492A">
              <w:rPr>
                <w:noProof/>
                <w:webHidden/>
              </w:rPr>
              <w:tab/>
            </w:r>
            <w:r w:rsidR="004B4B0B" w:rsidDel="003F492A">
              <w:rPr>
                <w:noProof/>
                <w:webHidden/>
              </w:rPr>
              <w:delText>42</w:delText>
            </w:r>
          </w:del>
        </w:p>
        <w:p w14:paraId="7625A180" w14:textId="63D94261" w:rsidR="00D438A6" w:rsidDel="003F492A" w:rsidRDefault="00D438A6">
          <w:pPr>
            <w:pStyle w:val="Indholdsfortegnelse3"/>
            <w:tabs>
              <w:tab w:val="right" w:leader="dot" w:pos="13426"/>
            </w:tabs>
            <w:rPr>
              <w:del w:id="655" w:author="Line Hvingel" w:date="2022-12-20T13:37:00Z"/>
              <w:noProof/>
              <w:color w:val="auto"/>
              <w:lang w:eastAsia="da-DK"/>
            </w:rPr>
          </w:pPr>
          <w:del w:id="656" w:author="Line Hvingel" w:date="2022-12-20T13:37:00Z">
            <w:r w:rsidRPr="003F492A" w:rsidDel="003F492A">
              <w:rPr>
                <w:rPrChange w:id="657" w:author="Line Hvingel" w:date="2022-12-20T13:37:00Z">
                  <w:rPr>
                    <w:rStyle w:val="Hyperlink"/>
                    <w:noProof/>
                  </w:rPr>
                </w:rPrChange>
              </w:rPr>
              <w:delText>4.3.26 Invasiv art</w:delText>
            </w:r>
            <w:r w:rsidRPr="003F492A" w:rsidDel="003F492A">
              <w:rPr>
                <w:rPrChange w:id="658" w:author="Line Hvingel" w:date="2022-12-20T13:37:00Z">
                  <w:rPr>
                    <w:rStyle w:val="Hyperlink"/>
                    <w:rFonts w:ascii="Trebuchet MS" w:hAnsi="Trebuchet MS" w:cs="Times New Roman"/>
                    <w:bCs/>
                    <w:noProof/>
                    <w:lang w:eastAsia="da-DK"/>
                  </w:rPr>
                </w:rPrChange>
              </w:rPr>
              <w:delText xml:space="preserve"> </w:delText>
            </w:r>
            <w:r w:rsidRPr="003F492A" w:rsidDel="003F492A">
              <w:rPr>
                <w:rPrChange w:id="659" w:author="Line Hvingel" w:date="2022-12-20T13:37:00Z">
                  <w:rPr>
                    <w:rStyle w:val="Hyperlink"/>
                    <w:noProof/>
                  </w:rPr>
                </w:rPrChange>
              </w:rPr>
              <w:delText>(d_basis_invasivart)</w:delText>
            </w:r>
            <w:r w:rsidDel="003F492A">
              <w:rPr>
                <w:noProof/>
                <w:webHidden/>
              </w:rPr>
              <w:tab/>
            </w:r>
            <w:r w:rsidR="004B4B0B" w:rsidDel="003F492A">
              <w:rPr>
                <w:noProof/>
                <w:webHidden/>
              </w:rPr>
              <w:delText>42</w:delText>
            </w:r>
          </w:del>
        </w:p>
        <w:p w14:paraId="1CB19779" w14:textId="5D92C8A7" w:rsidR="00D438A6" w:rsidDel="003F492A" w:rsidRDefault="00D438A6">
          <w:pPr>
            <w:pStyle w:val="Indholdsfortegnelse3"/>
            <w:tabs>
              <w:tab w:val="right" w:leader="dot" w:pos="13426"/>
            </w:tabs>
            <w:rPr>
              <w:del w:id="660" w:author="Line Hvingel" w:date="2022-12-20T13:37:00Z"/>
              <w:noProof/>
              <w:color w:val="auto"/>
              <w:lang w:eastAsia="da-DK"/>
            </w:rPr>
          </w:pPr>
          <w:del w:id="661" w:author="Line Hvingel" w:date="2022-12-20T13:37:00Z">
            <w:r w:rsidRPr="003F492A" w:rsidDel="003F492A">
              <w:rPr>
                <w:rPrChange w:id="662" w:author="Line Hvingel" w:date="2022-12-20T13:37:00Z">
                  <w:rPr>
                    <w:rStyle w:val="Hyperlink"/>
                    <w:noProof/>
                  </w:rPr>
                </w:rPrChange>
              </w:rPr>
              <w:delText>4.3.27 Kotesystem</w:delText>
            </w:r>
            <w:r w:rsidRPr="003F492A" w:rsidDel="003F492A">
              <w:rPr>
                <w:rPrChange w:id="663" w:author="Line Hvingel" w:date="2022-12-20T13:37:00Z">
                  <w:rPr>
                    <w:rStyle w:val="Hyperlink"/>
                    <w:rFonts w:ascii="Trebuchet MS" w:hAnsi="Trebuchet MS" w:cs="Times New Roman"/>
                    <w:bCs/>
                    <w:noProof/>
                    <w:lang w:eastAsia="da-DK"/>
                  </w:rPr>
                </w:rPrChange>
              </w:rPr>
              <w:delText xml:space="preserve"> </w:delText>
            </w:r>
            <w:r w:rsidRPr="003F492A" w:rsidDel="003F492A">
              <w:rPr>
                <w:rPrChange w:id="664" w:author="Line Hvingel" w:date="2022-12-20T13:37:00Z">
                  <w:rPr>
                    <w:rStyle w:val="Hyperlink"/>
                    <w:noProof/>
                  </w:rPr>
                </w:rPrChange>
              </w:rPr>
              <w:delText>(d_basis_kotesystem)</w:delText>
            </w:r>
            <w:r w:rsidDel="003F492A">
              <w:rPr>
                <w:noProof/>
                <w:webHidden/>
              </w:rPr>
              <w:tab/>
            </w:r>
            <w:r w:rsidR="004B4B0B" w:rsidDel="003F492A">
              <w:rPr>
                <w:noProof/>
                <w:webHidden/>
              </w:rPr>
              <w:delText>44</w:delText>
            </w:r>
          </w:del>
        </w:p>
        <w:p w14:paraId="640CCD0E" w14:textId="2503AE2A" w:rsidR="00D438A6" w:rsidDel="003F492A" w:rsidRDefault="00D438A6">
          <w:pPr>
            <w:pStyle w:val="Indholdsfortegnelse3"/>
            <w:tabs>
              <w:tab w:val="right" w:leader="dot" w:pos="13426"/>
            </w:tabs>
            <w:rPr>
              <w:del w:id="665" w:author="Line Hvingel" w:date="2022-12-20T13:37:00Z"/>
              <w:noProof/>
              <w:color w:val="auto"/>
              <w:lang w:eastAsia="da-DK"/>
            </w:rPr>
          </w:pPr>
          <w:del w:id="666" w:author="Line Hvingel" w:date="2022-12-20T13:37:00Z">
            <w:r w:rsidRPr="003F492A" w:rsidDel="003F492A">
              <w:rPr>
                <w:rPrChange w:id="667" w:author="Line Hvingel" w:date="2022-12-20T13:37:00Z">
                  <w:rPr>
                    <w:rStyle w:val="Hyperlink"/>
                    <w:noProof/>
                  </w:rPr>
                </w:rPrChange>
              </w:rPr>
              <w:delText>4.3.28 Ansvarvedligeholder</w:delText>
            </w:r>
            <w:r w:rsidRPr="003F492A" w:rsidDel="003F492A">
              <w:rPr>
                <w:rPrChange w:id="668" w:author="Line Hvingel" w:date="2022-12-20T13:37:00Z">
                  <w:rPr>
                    <w:rStyle w:val="Hyperlink"/>
                    <w:b/>
                    <w:bCs/>
                    <w:noProof/>
                  </w:rPr>
                </w:rPrChange>
              </w:rPr>
              <w:delText xml:space="preserve"> </w:delText>
            </w:r>
            <w:r w:rsidRPr="003F492A" w:rsidDel="003F492A">
              <w:rPr>
                <w:rPrChange w:id="669" w:author="Line Hvingel" w:date="2022-12-20T13:37:00Z">
                  <w:rPr>
                    <w:rStyle w:val="Hyperlink"/>
                    <w:noProof/>
                  </w:rPr>
                </w:rPrChange>
              </w:rPr>
              <w:delText>(d_basis_ ansvar_v)</w:delText>
            </w:r>
            <w:r w:rsidDel="003F492A">
              <w:rPr>
                <w:noProof/>
                <w:webHidden/>
              </w:rPr>
              <w:tab/>
            </w:r>
            <w:r w:rsidR="004B4B0B" w:rsidDel="003F492A">
              <w:rPr>
                <w:noProof/>
                <w:webHidden/>
              </w:rPr>
              <w:delText>44</w:delText>
            </w:r>
          </w:del>
        </w:p>
        <w:p w14:paraId="5A237298" w14:textId="4B028BB6" w:rsidR="00D438A6" w:rsidDel="003F492A" w:rsidRDefault="00D438A6">
          <w:pPr>
            <w:pStyle w:val="Indholdsfortegnelse2"/>
            <w:tabs>
              <w:tab w:val="right" w:leader="dot" w:pos="13426"/>
            </w:tabs>
            <w:rPr>
              <w:del w:id="670" w:author="Line Hvingel" w:date="2022-12-20T13:37:00Z"/>
              <w:noProof/>
              <w:color w:val="auto"/>
              <w:lang w:eastAsia="da-DK"/>
            </w:rPr>
          </w:pPr>
          <w:del w:id="671" w:author="Line Hvingel" w:date="2022-12-20T13:37:00Z">
            <w:r w:rsidRPr="003F492A" w:rsidDel="003F492A">
              <w:rPr>
                <w:rPrChange w:id="672" w:author="Line Hvingel" w:date="2022-12-20T13:37:00Z">
                  <w:rPr>
                    <w:rStyle w:val="Hyperlink"/>
                    <w:noProof/>
                  </w:rPr>
                </w:rPrChange>
              </w:rPr>
              <w:delText>4.4 Metadata</w:delText>
            </w:r>
            <w:r w:rsidDel="003F492A">
              <w:rPr>
                <w:noProof/>
                <w:webHidden/>
              </w:rPr>
              <w:tab/>
            </w:r>
            <w:r w:rsidR="004B4B0B" w:rsidDel="003F492A">
              <w:rPr>
                <w:noProof/>
                <w:webHidden/>
              </w:rPr>
              <w:delText>44</w:delText>
            </w:r>
          </w:del>
        </w:p>
        <w:p w14:paraId="1CF00943" w14:textId="0765CEBA" w:rsidR="00D438A6" w:rsidDel="003F492A" w:rsidRDefault="00D438A6">
          <w:pPr>
            <w:pStyle w:val="Indholdsfortegnelse1"/>
            <w:tabs>
              <w:tab w:val="right" w:leader="dot" w:pos="13426"/>
            </w:tabs>
            <w:rPr>
              <w:del w:id="673" w:author="Line Hvingel" w:date="2022-12-20T13:37:00Z"/>
              <w:noProof/>
              <w:color w:val="auto"/>
              <w:lang w:eastAsia="da-DK"/>
            </w:rPr>
          </w:pPr>
          <w:del w:id="674" w:author="Line Hvingel" w:date="2022-12-20T13:37:00Z">
            <w:r w:rsidRPr="003F492A" w:rsidDel="003F492A">
              <w:rPr>
                <w:rPrChange w:id="675" w:author="Line Hvingel" w:date="2022-12-20T13:37:00Z">
                  <w:rPr>
                    <w:rStyle w:val="Hyperlink"/>
                    <w:noProof/>
                  </w:rPr>
                </w:rPrChange>
              </w:rPr>
              <w:delText>5. Temaspecifik datamodel</w:delText>
            </w:r>
            <w:r w:rsidDel="003F492A">
              <w:rPr>
                <w:noProof/>
                <w:webHidden/>
              </w:rPr>
              <w:tab/>
            </w:r>
            <w:r w:rsidR="004B4B0B" w:rsidDel="003F492A">
              <w:rPr>
                <w:noProof/>
                <w:webHidden/>
              </w:rPr>
              <w:delText>47</w:delText>
            </w:r>
          </w:del>
        </w:p>
        <w:p w14:paraId="3FA0133A" w14:textId="19223743" w:rsidR="00D438A6" w:rsidDel="003F492A" w:rsidRDefault="00D438A6">
          <w:pPr>
            <w:pStyle w:val="Indholdsfortegnelse1"/>
            <w:tabs>
              <w:tab w:val="right" w:leader="dot" w:pos="13426"/>
            </w:tabs>
            <w:rPr>
              <w:del w:id="676" w:author="Line Hvingel" w:date="2022-12-20T13:37:00Z"/>
              <w:noProof/>
              <w:color w:val="auto"/>
              <w:lang w:eastAsia="da-DK"/>
            </w:rPr>
          </w:pPr>
          <w:del w:id="677" w:author="Line Hvingel" w:date="2022-12-20T13:37:00Z">
            <w:r w:rsidRPr="003F492A" w:rsidDel="003F492A">
              <w:rPr>
                <w:rPrChange w:id="678" w:author="Line Hvingel" w:date="2022-12-20T13:37:00Z">
                  <w:rPr>
                    <w:rStyle w:val="Hyperlink"/>
                    <w:noProof/>
                  </w:rPr>
                </w:rPrChange>
              </w:rPr>
              <w:delText>5.1 Overfladevand</w:delText>
            </w:r>
            <w:r w:rsidDel="003F492A">
              <w:rPr>
                <w:noProof/>
                <w:webHidden/>
              </w:rPr>
              <w:tab/>
            </w:r>
            <w:r w:rsidR="004B4B0B" w:rsidDel="003F492A">
              <w:rPr>
                <w:noProof/>
                <w:webHidden/>
              </w:rPr>
              <w:delText>47</w:delText>
            </w:r>
          </w:del>
        </w:p>
        <w:p w14:paraId="7B0E6146" w14:textId="4BFEF5FF" w:rsidR="00D438A6" w:rsidDel="003F492A" w:rsidRDefault="00D438A6">
          <w:pPr>
            <w:pStyle w:val="Indholdsfortegnelse2"/>
            <w:tabs>
              <w:tab w:val="right" w:leader="dot" w:pos="13426"/>
            </w:tabs>
            <w:rPr>
              <w:del w:id="679" w:author="Line Hvingel" w:date="2022-12-20T13:37:00Z"/>
              <w:noProof/>
              <w:color w:val="auto"/>
              <w:lang w:eastAsia="da-DK"/>
            </w:rPr>
          </w:pPr>
          <w:del w:id="680" w:author="Line Hvingel" w:date="2022-12-20T13:37:00Z">
            <w:r w:rsidRPr="003F492A" w:rsidDel="003F492A">
              <w:rPr>
                <w:rPrChange w:id="681" w:author="Line Hvingel" w:date="2022-12-20T13:37:00Z">
                  <w:rPr>
                    <w:rStyle w:val="Hyperlink"/>
                    <w:noProof/>
                  </w:rPr>
                </w:rPrChange>
              </w:rPr>
              <w:delText>5.1.1 Vandløb (5000)</w:delText>
            </w:r>
            <w:r w:rsidDel="003F492A">
              <w:rPr>
                <w:noProof/>
                <w:webHidden/>
              </w:rPr>
              <w:tab/>
            </w:r>
            <w:r w:rsidR="004B4B0B" w:rsidDel="003F492A">
              <w:rPr>
                <w:noProof/>
                <w:webHidden/>
              </w:rPr>
              <w:delText>47</w:delText>
            </w:r>
          </w:del>
        </w:p>
        <w:p w14:paraId="71B6A606" w14:textId="678D6A3D" w:rsidR="00D438A6" w:rsidDel="003F492A" w:rsidRDefault="00D438A6">
          <w:pPr>
            <w:pStyle w:val="Indholdsfortegnelse2"/>
            <w:tabs>
              <w:tab w:val="right" w:leader="dot" w:pos="13426"/>
            </w:tabs>
            <w:rPr>
              <w:del w:id="682" w:author="Line Hvingel" w:date="2022-12-20T13:37:00Z"/>
              <w:noProof/>
              <w:color w:val="auto"/>
              <w:lang w:eastAsia="da-DK"/>
            </w:rPr>
          </w:pPr>
          <w:del w:id="683" w:author="Line Hvingel" w:date="2022-12-20T13:37:00Z">
            <w:r w:rsidRPr="003F492A" w:rsidDel="003F492A">
              <w:rPr>
                <w:rPrChange w:id="684" w:author="Line Hvingel" w:date="2022-12-20T13:37:00Z">
                  <w:rPr>
                    <w:rStyle w:val="Hyperlink"/>
                    <w:noProof/>
                    <w:kern w:val="32"/>
                  </w:rPr>
                </w:rPrChange>
              </w:rPr>
              <w:delText>5.1.2 Målestation (5001)</w:delText>
            </w:r>
            <w:r w:rsidDel="003F492A">
              <w:rPr>
                <w:noProof/>
                <w:webHidden/>
              </w:rPr>
              <w:tab/>
            </w:r>
            <w:r w:rsidR="004B4B0B" w:rsidDel="003F492A">
              <w:rPr>
                <w:noProof/>
                <w:webHidden/>
              </w:rPr>
              <w:delText>52</w:delText>
            </w:r>
          </w:del>
        </w:p>
        <w:p w14:paraId="070C2E18" w14:textId="30B17C9B" w:rsidR="00D438A6" w:rsidDel="003F492A" w:rsidRDefault="00D438A6">
          <w:pPr>
            <w:pStyle w:val="Indholdsfortegnelse2"/>
            <w:tabs>
              <w:tab w:val="right" w:leader="dot" w:pos="13426"/>
            </w:tabs>
            <w:rPr>
              <w:del w:id="685" w:author="Line Hvingel" w:date="2022-12-20T13:37:00Z"/>
              <w:noProof/>
              <w:color w:val="auto"/>
              <w:lang w:eastAsia="da-DK"/>
            </w:rPr>
          </w:pPr>
          <w:del w:id="686" w:author="Line Hvingel" w:date="2022-12-20T13:37:00Z">
            <w:r w:rsidRPr="003F492A" w:rsidDel="003F492A">
              <w:rPr>
                <w:rPrChange w:id="687" w:author="Line Hvingel" w:date="2022-12-20T13:37:00Z">
                  <w:rPr>
                    <w:rStyle w:val="Hyperlink"/>
                    <w:noProof/>
                    <w:kern w:val="32"/>
                  </w:rPr>
                </w:rPrChange>
              </w:rPr>
              <w:delText>5.1.3 Faunaspærring (5002)</w:delText>
            </w:r>
            <w:r w:rsidDel="003F492A">
              <w:rPr>
                <w:noProof/>
                <w:webHidden/>
              </w:rPr>
              <w:tab/>
            </w:r>
            <w:r w:rsidR="004B4B0B" w:rsidDel="003F492A">
              <w:rPr>
                <w:noProof/>
                <w:webHidden/>
              </w:rPr>
              <w:delText>54</w:delText>
            </w:r>
          </w:del>
        </w:p>
        <w:p w14:paraId="7950F035" w14:textId="1B85ACA0" w:rsidR="00D438A6" w:rsidDel="003F492A" w:rsidRDefault="00D438A6">
          <w:pPr>
            <w:pStyle w:val="Indholdsfortegnelse2"/>
            <w:tabs>
              <w:tab w:val="right" w:leader="dot" w:pos="13426"/>
            </w:tabs>
            <w:rPr>
              <w:del w:id="688" w:author="Line Hvingel" w:date="2022-12-20T13:37:00Z"/>
              <w:noProof/>
              <w:color w:val="auto"/>
              <w:lang w:eastAsia="da-DK"/>
            </w:rPr>
          </w:pPr>
          <w:del w:id="689" w:author="Line Hvingel" w:date="2022-12-20T13:37:00Z">
            <w:r w:rsidRPr="003F492A" w:rsidDel="003F492A">
              <w:rPr>
                <w:rPrChange w:id="690" w:author="Line Hvingel" w:date="2022-12-20T13:37:00Z">
                  <w:rPr>
                    <w:rStyle w:val="Hyperlink"/>
                    <w:noProof/>
                    <w:kern w:val="32"/>
                  </w:rPr>
                </w:rPrChange>
              </w:rPr>
              <w:delText>5.1.4 Drænledning (5003)</w:delText>
            </w:r>
            <w:r w:rsidDel="003F492A">
              <w:rPr>
                <w:noProof/>
                <w:webHidden/>
              </w:rPr>
              <w:tab/>
            </w:r>
            <w:r w:rsidR="004B4B0B" w:rsidDel="003F492A">
              <w:rPr>
                <w:noProof/>
                <w:webHidden/>
              </w:rPr>
              <w:delText>57</w:delText>
            </w:r>
          </w:del>
        </w:p>
        <w:p w14:paraId="311C28E0" w14:textId="241F6904" w:rsidR="00D438A6" w:rsidDel="003F492A" w:rsidRDefault="00D438A6">
          <w:pPr>
            <w:pStyle w:val="Indholdsfortegnelse2"/>
            <w:tabs>
              <w:tab w:val="right" w:leader="dot" w:pos="13426"/>
            </w:tabs>
            <w:rPr>
              <w:del w:id="691" w:author="Line Hvingel" w:date="2022-12-20T13:37:00Z"/>
              <w:noProof/>
              <w:color w:val="auto"/>
              <w:lang w:eastAsia="da-DK"/>
            </w:rPr>
          </w:pPr>
          <w:del w:id="692" w:author="Line Hvingel" w:date="2022-12-20T13:37:00Z">
            <w:r w:rsidRPr="003F492A" w:rsidDel="003F492A">
              <w:rPr>
                <w:rPrChange w:id="693" w:author="Line Hvingel" w:date="2022-12-20T13:37:00Z">
                  <w:rPr>
                    <w:rStyle w:val="Hyperlink"/>
                    <w:noProof/>
                    <w:kern w:val="32"/>
                  </w:rPr>
                </w:rPrChange>
              </w:rPr>
              <w:delText>5.1.5 Drænområde (5004)</w:delText>
            </w:r>
            <w:r w:rsidDel="003F492A">
              <w:rPr>
                <w:noProof/>
                <w:webHidden/>
              </w:rPr>
              <w:tab/>
            </w:r>
            <w:r w:rsidR="004B4B0B" w:rsidDel="003F492A">
              <w:rPr>
                <w:noProof/>
                <w:webHidden/>
              </w:rPr>
              <w:delText>59</w:delText>
            </w:r>
          </w:del>
        </w:p>
        <w:p w14:paraId="2058EA86" w14:textId="4932D24F" w:rsidR="00D438A6" w:rsidDel="003F492A" w:rsidRDefault="00D438A6">
          <w:pPr>
            <w:pStyle w:val="Indholdsfortegnelse2"/>
            <w:tabs>
              <w:tab w:val="right" w:leader="dot" w:pos="13426"/>
            </w:tabs>
            <w:rPr>
              <w:del w:id="694" w:author="Line Hvingel" w:date="2022-12-20T13:37:00Z"/>
              <w:noProof/>
              <w:color w:val="auto"/>
              <w:lang w:eastAsia="da-DK"/>
            </w:rPr>
          </w:pPr>
          <w:del w:id="695" w:author="Line Hvingel" w:date="2022-12-20T13:37:00Z">
            <w:r w:rsidRPr="003F492A" w:rsidDel="003F492A">
              <w:rPr>
                <w:rPrChange w:id="696" w:author="Line Hvingel" w:date="2022-12-20T13:37:00Z">
                  <w:rPr>
                    <w:rStyle w:val="Hyperlink"/>
                    <w:noProof/>
                    <w:kern w:val="32"/>
                  </w:rPr>
                </w:rPrChange>
              </w:rPr>
              <w:delText>5.1.6 Sø (5005)</w:delText>
            </w:r>
            <w:r w:rsidDel="003F492A">
              <w:rPr>
                <w:noProof/>
                <w:webHidden/>
              </w:rPr>
              <w:tab/>
            </w:r>
            <w:r w:rsidR="004B4B0B" w:rsidDel="003F492A">
              <w:rPr>
                <w:noProof/>
                <w:webHidden/>
              </w:rPr>
              <w:delText>60</w:delText>
            </w:r>
          </w:del>
        </w:p>
        <w:p w14:paraId="0E29E5A8" w14:textId="54CDCB34" w:rsidR="00D438A6" w:rsidDel="003F492A" w:rsidRDefault="00D438A6">
          <w:pPr>
            <w:pStyle w:val="Indholdsfortegnelse2"/>
            <w:tabs>
              <w:tab w:val="right" w:leader="dot" w:pos="13426"/>
            </w:tabs>
            <w:rPr>
              <w:del w:id="697" w:author="Line Hvingel" w:date="2022-12-20T13:37:00Z"/>
              <w:noProof/>
              <w:color w:val="auto"/>
              <w:lang w:eastAsia="da-DK"/>
            </w:rPr>
          </w:pPr>
          <w:del w:id="698" w:author="Line Hvingel" w:date="2022-12-20T13:37:00Z">
            <w:r w:rsidRPr="003F492A" w:rsidDel="003F492A">
              <w:rPr>
                <w:rPrChange w:id="699" w:author="Line Hvingel" w:date="2022-12-20T13:37:00Z">
                  <w:rPr>
                    <w:rStyle w:val="Hyperlink"/>
                    <w:noProof/>
                    <w:kern w:val="32"/>
                  </w:rPr>
                </w:rPrChange>
              </w:rPr>
              <w:delText>5.1.7 Dybdekurve (5006)</w:delText>
            </w:r>
            <w:r w:rsidDel="003F492A">
              <w:rPr>
                <w:noProof/>
                <w:webHidden/>
              </w:rPr>
              <w:tab/>
            </w:r>
            <w:r w:rsidR="004B4B0B" w:rsidDel="003F492A">
              <w:rPr>
                <w:noProof/>
                <w:webHidden/>
              </w:rPr>
              <w:delText>63</w:delText>
            </w:r>
          </w:del>
        </w:p>
        <w:p w14:paraId="785C22BD" w14:textId="46603760" w:rsidR="00D438A6" w:rsidDel="003F492A" w:rsidRDefault="00D438A6">
          <w:pPr>
            <w:pStyle w:val="Indholdsfortegnelse2"/>
            <w:tabs>
              <w:tab w:val="right" w:leader="dot" w:pos="13426"/>
            </w:tabs>
            <w:rPr>
              <w:del w:id="700" w:author="Line Hvingel" w:date="2022-12-20T13:37:00Z"/>
              <w:noProof/>
              <w:color w:val="auto"/>
              <w:lang w:eastAsia="da-DK"/>
            </w:rPr>
          </w:pPr>
          <w:del w:id="701" w:author="Line Hvingel" w:date="2022-12-20T13:37:00Z">
            <w:r w:rsidRPr="003F492A" w:rsidDel="003F492A">
              <w:rPr>
                <w:rPrChange w:id="702" w:author="Line Hvingel" w:date="2022-12-20T13:37:00Z">
                  <w:rPr>
                    <w:rStyle w:val="Hyperlink"/>
                    <w:noProof/>
                    <w:kern w:val="32"/>
                  </w:rPr>
                </w:rPrChange>
              </w:rPr>
              <w:delText>5.1.8 Vandløbsoplande (5007)</w:delText>
            </w:r>
            <w:r w:rsidDel="003F492A">
              <w:rPr>
                <w:noProof/>
                <w:webHidden/>
              </w:rPr>
              <w:tab/>
            </w:r>
            <w:r w:rsidR="004B4B0B" w:rsidDel="003F492A">
              <w:rPr>
                <w:noProof/>
                <w:webHidden/>
              </w:rPr>
              <w:delText>64</w:delText>
            </w:r>
          </w:del>
        </w:p>
        <w:p w14:paraId="01AD9C28" w14:textId="74D5F9D1" w:rsidR="00D438A6" w:rsidDel="003F492A" w:rsidRDefault="00D438A6">
          <w:pPr>
            <w:pStyle w:val="Indholdsfortegnelse2"/>
            <w:tabs>
              <w:tab w:val="right" w:leader="dot" w:pos="13426"/>
            </w:tabs>
            <w:rPr>
              <w:del w:id="703" w:author="Line Hvingel" w:date="2022-12-20T13:37:00Z"/>
              <w:noProof/>
              <w:color w:val="auto"/>
              <w:lang w:eastAsia="da-DK"/>
            </w:rPr>
          </w:pPr>
          <w:del w:id="704" w:author="Line Hvingel" w:date="2022-12-20T13:37:00Z">
            <w:r w:rsidRPr="003F492A" w:rsidDel="003F492A">
              <w:rPr>
                <w:rPrChange w:id="705" w:author="Line Hvingel" w:date="2022-12-20T13:37:00Z">
                  <w:rPr>
                    <w:rStyle w:val="Hyperlink"/>
                    <w:noProof/>
                    <w:kern w:val="32"/>
                  </w:rPr>
                </w:rPrChange>
              </w:rPr>
              <w:delText>5.1.9 Søoplande (5008)</w:delText>
            </w:r>
            <w:r w:rsidDel="003F492A">
              <w:rPr>
                <w:noProof/>
                <w:webHidden/>
              </w:rPr>
              <w:tab/>
            </w:r>
            <w:r w:rsidR="004B4B0B" w:rsidDel="003F492A">
              <w:rPr>
                <w:noProof/>
                <w:webHidden/>
              </w:rPr>
              <w:delText>66</w:delText>
            </w:r>
          </w:del>
        </w:p>
        <w:p w14:paraId="7C4C68CB" w14:textId="3B11B852" w:rsidR="00D438A6" w:rsidDel="003F492A" w:rsidRDefault="00D438A6">
          <w:pPr>
            <w:pStyle w:val="Indholdsfortegnelse2"/>
            <w:tabs>
              <w:tab w:val="right" w:leader="dot" w:pos="13426"/>
            </w:tabs>
            <w:rPr>
              <w:del w:id="706" w:author="Line Hvingel" w:date="2022-12-20T13:37:00Z"/>
              <w:noProof/>
              <w:color w:val="auto"/>
              <w:lang w:eastAsia="da-DK"/>
            </w:rPr>
          </w:pPr>
          <w:del w:id="707" w:author="Line Hvingel" w:date="2022-12-20T13:37:00Z">
            <w:r w:rsidRPr="003F492A" w:rsidDel="003F492A">
              <w:rPr>
                <w:rPrChange w:id="708" w:author="Line Hvingel" w:date="2022-12-20T13:37:00Z">
                  <w:rPr>
                    <w:rStyle w:val="Hyperlink"/>
                    <w:noProof/>
                    <w:kern w:val="32"/>
                  </w:rPr>
                </w:rPrChange>
              </w:rPr>
              <w:delText>5.1.10 Pumpelag (5009)</w:delText>
            </w:r>
            <w:r w:rsidDel="003F492A">
              <w:rPr>
                <w:noProof/>
                <w:webHidden/>
              </w:rPr>
              <w:tab/>
            </w:r>
            <w:r w:rsidR="004B4B0B" w:rsidDel="003F492A">
              <w:rPr>
                <w:noProof/>
                <w:webHidden/>
              </w:rPr>
              <w:delText>68</w:delText>
            </w:r>
          </w:del>
        </w:p>
        <w:p w14:paraId="1A5D31C8" w14:textId="553D8DA5" w:rsidR="00D438A6" w:rsidDel="003F492A" w:rsidRDefault="00D438A6">
          <w:pPr>
            <w:pStyle w:val="Indholdsfortegnelse2"/>
            <w:tabs>
              <w:tab w:val="right" w:leader="dot" w:pos="13426"/>
            </w:tabs>
            <w:rPr>
              <w:del w:id="709" w:author="Line Hvingel" w:date="2022-12-20T13:37:00Z"/>
              <w:noProof/>
              <w:color w:val="auto"/>
              <w:lang w:eastAsia="da-DK"/>
            </w:rPr>
          </w:pPr>
          <w:del w:id="710" w:author="Line Hvingel" w:date="2022-12-20T13:37:00Z">
            <w:r w:rsidRPr="003F492A" w:rsidDel="003F492A">
              <w:rPr>
                <w:rPrChange w:id="711" w:author="Line Hvingel" w:date="2022-12-20T13:37:00Z">
                  <w:rPr>
                    <w:rStyle w:val="Hyperlink"/>
                    <w:noProof/>
                    <w:kern w:val="32"/>
                  </w:rPr>
                </w:rPrChange>
              </w:rPr>
              <w:delText>5.1.11 Vandløbselement (5010)</w:delText>
            </w:r>
            <w:r w:rsidDel="003F492A">
              <w:rPr>
                <w:noProof/>
                <w:webHidden/>
              </w:rPr>
              <w:tab/>
            </w:r>
            <w:r w:rsidR="004B4B0B" w:rsidDel="003F492A">
              <w:rPr>
                <w:noProof/>
                <w:webHidden/>
              </w:rPr>
              <w:delText>69</w:delText>
            </w:r>
          </w:del>
        </w:p>
        <w:p w14:paraId="044B7DC8" w14:textId="031658EE" w:rsidR="00D438A6" w:rsidDel="003F492A" w:rsidRDefault="00D438A6">
          <w:pPr>
            <w:pStyle w:val="Indholdsfortegnelse1"/>
            <w:tabs>
              <w:tab w:val="right" w:leader="dot" w:pos="13426"/>
            </w:tabs>
            <w:rPr>
              <w:del w:id="712" w:author="Line Hvingel" w:date="2022-12-20T13:37:00Z"/>
              <w:noProof/>
              <w:color w:val="auto"/>
              <w:lang w:eastAsia="da-DK"/>
            </w:rPr>
          </w:pPr>
          <w:del w:id="713" w:author="Line Hvingel" w:date="2022-12-20T13:37:00Z">
            <w:r w:rsidRPr="003F492A" w:rsidDel="003F492A">
              <w:rPr>
                <w:rPrChange w:id="714" w:author="Line Hvingel" w:date="2022-12-20T13:37:00Z">
                  <w:rPr>
                    <w:rStyle w:val="Hyperlink"/>
                    <w:noProof/>
                  </w:rPr>
                </w:rPrChange>
              </w:rPr>
              <w:delText>5.2 Natur</w:delText>
            </w:r>
            <w:r w:rsidDel="003F492A">
              <w:rPr>
                <w:noProof/>
                <w:webHidden/>
              </w:rPr>
              <w:tab/>
            </w:r>
            <w:r w:rsidR="004B4B0B" w:rsidDel="003F492A">
              <w:rPr>
                <w:noProof/>
                <w:webHidden/>
              </w:rPr>
              <w:delText>72</w:delText>
            </w:r>
          </w:del>
        </w:p>
        <w:p w14:paraId="5F251701" w14:textId="0AB03E3B" w:rsidR="00D438A6" w:rsidDel="003F492A" w:rsidRDefault="00D438A6">
          <w:pPr>
            <w:pStyle w:val="Indholdsfortegnelse2"/>
            <w:tabs>
              <w:tab w:val="right" w:leader="dot" w:pos="13426"/>
            </w:tabs>
            <w:rPr>
              <w:del w:id="715" w:author="Line Hvingel" w:date="2022-12-20T13:37:00Z"/>
              <w:noProof/>
              <w:color w:val="auto"/>
              <w:lang w:eastAsia="da-DK"/>
            </w:rPr>
          </w:pPr>
          <w:del w:id="716" w:author="Line Hvingel" w:date="2022-12-20T13:37:00Z">
            <w:r w:rsidRPr="003F492A" w:rsidDel="003F492A">
              <w:rPr>
                <w:rPrChange w:id="717" w:author="Line Hvingel" w:date="2022-12-20T13:37:00Z">
                  <w:rPr>
                    <w:rStyle w:val="Hyperlink"/>
                    <w:noProof/>
                    <w:kern w:val="32"/>
                  </w:rPr>
                </w:rPrChange>
              </w:rPr>
              <w:delText>5.2.5 Arter Invasive Flade (5104)</w:delText>
            </w:r>
            <w:r w:rsidDel="003F492A">
              <w:rPr>
                <w:noProof/>
                <w:webHidden/>
              </w:rPr>
              <w:tab/>
            </w:r>
            <w:r w:rsidR="004B4B0B" w:rsidDel="003F492A">
              <w:rPr>
                <w:noProof/>
                <w:webHidden/>
              </w:rPr>
              <w:delText>72</w:delText>
            </w:r>
          </w:del>
        </w:p>
        <w:p w14:paraId="2CF067CB" w14:textId="3AC02855" w:rsidR="00D438A6" w:rsidDel="003F492A" w:rsidRDefault="00D438A6">
          <w:pPr>
            <w:pStyle w:val="Indholdsfortegnelse2"/>
            <w:tabs>
              <w:tab w:val="right" w:leader="dot" w:pos="13426"/>
            </w:tabs>
            <w:rPr>
              <w:del w:id="718" w:author="Line Hvingel" w:date="2022-12-20T13:37:00Z"/>
              <w:noProof/>
              <w:color w:val="auto"/>
              <w:lang w:eastAsia="da-DK"/>
            </w:rPr>
          </w:pPr>
          <w:del w:id="719" w:author="Line Hvingel" w:date="2022-12-20T13:37:00Z">
            <w:r w:rsidRPr="003F492A" w:rsidDel="003F492A">
              <w:rPr>
                <w:rPrChange w:id="720" w:author="Line Hvingel" w:date="2022-12-20T13:37:00Z">
                  <w:rPr>
                    <w:rStyle w:val="Hyperlink"/>
                    <w:noProof/>
                  </w:rPr>
                </w:rPrChange>
              </w:rPr>
              <w:delText>5.2.6 Rigkær - Fattigkær (5105)</w:delText>
            </w:r>
            <w:r w:rsidDel="003F492A">
              <w:rPr>
                <w:noProof/>
                <w:webHidden/>
              </w:rPr>
              <w:tab/>
            </w:r>
            <w:r w:rsidR="004B4B0B" w:rsidDel="003F492A">
              <w:rPr>
                <w:noProof/>
                <w:webHidden/>
              </w:rPr>
              <w:delText>73</w:delText>
            </w:r>
          </w:del>
        </w:p>
        <w:p w14:paraId="1DCA95D7" w14:textId="4E0BE315" w:rsidR="00D438A6" w:rsidDel="003F492A" w:rsidRDefault="00D438A6">
          <w:pPr>
            <w:pStyle w:val="Indholdsfortegnelse2"/>
            <w:tabs>
              <w:tab w:val="right" w:leader="dot" w:pos="13426"/>
            </w:tabs>
            <w:rPr>
              <w:del w:id="721" w:author="Line Hvingel" w:date="2022-12-20T13:37:00Z"/>
              <w:noProof/>
              <w:color w:val="auto"/>
              <w:lang w:eastAsia="da-DK"/>
            </w:rPr>
          </w:pPr>
          <w:del w:id="722" w:author="Line Hvingel" w:date="2022-12-20T13:37:00Z">
            <w:r w:rsidRPr="003F492A" w:rsidDel="003F492A">
              <w:rPr>
                <w:rPrChange w:id="723" w:author="Line Hvingel" w:date="2022-12-20T13:37:00Z">
                  <w:rPr>
                    <w:rStyle w:val="Hyperlink"/>
                    <w:noProof/>
                    <w:kern w:val="32"/>
                  </w:rPr>
                </w:rPrChange>
              </w:rPr>
              <w:delText>5.2.7 Naturpleje (5106)</w:delText>
            </w:r>
            <w:r w:rsidDel="003F492A">
              <w:rPr>
                <w:noProof/>
                <w:webHidden/>
              </w:rPr>
              <w:tab/>
            </w:r>
            <w:r w:rsidR="004B4B0B" w:rsidDel="003F492A">
              <w:rPr>
                <w:noProof/>
                <w:webHidden/>
              </w:rPr>
              <w:delText>75</w:delText>
            </w:r>
          </w:del>
        </w:p>
        <w:p w14:paraId="7FE30A54" w14:textId="346103CC" w:rsidR="00D438A6" w:rsidDel="003F492A" w:rsidRDefault="00D438A6">
          <w:pPr>
            <w:pStyle w:val="Indholdsfortegnelse2"/>
            <w:tabs>
              <w:tab w:val="right" w:leader="dot" w:pos="13426"/>
            </w:tabs>
            <w:rPr>
              <w:del w:id="724" w:author="Line Hvingel" w:date="2022-12-20T13:37:00Z"/>
              <w:noProof/>
              <w:color w:val="auto"/>
              <w:lang w:eastAsia="da-DK"/>
            </w:rPr>
          </w:pPr>
          <w:del w:id="725" w:author="Line Hvingel" w:date="2022-12-20T13:37:00Z">
            <w:r w:rsidRPr="003F492A" w:rsidDel="003F492A">
              <w:rPr>
                <w:rPrChange w:id="726" w:author="Line Hvingel" w:date="2022-12-20T13:37:00Z">
                  <w:rPr>
                    <w:rStyle w:val="Hyperlink"/>
                    <w:noProof/>
                    <w:kern w:val="32"/>
                  </w:rPr>
                </w:rPrChange>
              </w:rPr>
              <w:delText>5.2.8 Arter Invasive Punkt (5107)</w:delText>
            </w:r>
            <w:r w:rsidDel="003F492A">
              <w:rPr>
                <w:noProof/>
                <w:webHidden/>
              </w:rPr>
              <w:tab/>
            </w:r>
            <w:r w:rsidR="004B4B0B" w:rsidDel="003F492A">
              <w:rPr>
                <w:noProof/>
                <w:webHidden/>
              </w:rPr>
              <w:delText>78</w:delText>
            </w:r>
          </w:del>
        </w:p>
        <w:p w14:paraId="441045AE" w14:textId="40464025" w:rsidR="00D438A6" w:rsidDel="003F492A" w:rsidRDefault="00D438A6">
          <w:pPr>
            <w:pStyle w:val="Indholdsfortegnelse2"/>
            <w:tabs>
              <w:tab w:val="right" w:leader="dot" w:pos="13426"/>
            </w:tabs>
            <w:rPr>
              <w:del w:id="727" w:author="Line Hvingel" w:date="2022-12-20T13:37:00Z"/>
              <w:noProof/>
              <w:color w:val="auto"/>
              <w:lang w:eastAsia="da-DK"/>
            </w:rPr>
          </w:pPr>
          <w:del w:id="728" w:author="Line Hvingel" w:date="2022-12-20T13:37:00Z">
            <w:r w:rsidRPr="003F492A" w:rsidDel="003F492A">
              <w:rPr>
                <w:rPrChange w:id="729" w:author="Line Hvingel" w:date="2022-12-20T13:37:00Z">
                  <w:rPr>
                    <w:rStyle w:val="Hyperlink"/>
                    <w:noProof/>
                    <w:kern w:val="32"/>
                  </w:rPr>
                </w:rPrChange>
              </w:rPr>
              <w:delText>5.2.9 Grønt partnerskab (5108)</w:delText>
            </w:r>
            <w:r w:rsidDel="003F492A">
              <w:rPr>
                <w:noProof/>
                <w:webHidden/>
              </w:rPr>
              <w:tab/>
            </w:r>
            <w:r w:rsidR="004B4B0B" w:rsidDel="003F492A">
              <w:rPr>
                <w:noProof/>
                <w:webHidden/>
              </w:rPr>
              <w:delText>79</w:delText>
            </w:r>
          </w:del>
        </w:p>
        <w:p w14:paraId="3F4E0625" w14:textId="5309691F" w:rsidR="00D438A6" w:rsidDel="003F492A" w:rsidRDefault="00D438A6">
          <w:pPr>
            <w:pStyle w:val="Indholdsfortegnelse1"/>
            <w:tabs>
              <w:tab w:val="right" w:leader="dot" w:pos="13426"/>
            </w:tabs>
            <w:rPr>
              <w:del w:id="730" w:author="Line Hvingel" w:date="2022-12-20T13:37:00Z"/>
              <w:noProof/>
              <w:color w:val="auto"/>
              <w:lang w:eastAsia="da-DK"/>
            </w:rPr>
          </w:pPr>
          <w:del w:id="731" w:author="Line Hvingel" w:date="2022-12-20T13:37:00Z">
            <w:r w:rsidRPr="003F492A" w:rsidDel="003F492A">
              <w:rPr>
                <w:rPrChange w:id="732" w:author="Line Hvingel" w:date="2022-12-20T13:37:00Z">
                  <w:rPr>
                    <w:rStyle w:val="Hyperlink"/>
                    <w:noProof/>
                  </w:rPr>
                </w:rPrChange>
              </w:rPr>
              <w:delText>5.3 Miljø</w:delText>
            </w:r>
            <w:r w:rsidDel="003F492A">
              <w:rPr>
                <w:noProof/>
                <w:webHidden/>
              </w:rPr>
              <w:tab/>
            </w:r>
            <w:r w:rsidR="004B4B0B" w:rsidDel="003F492A">
              <w:rPr>
                <w:noProof/>
                <w:webHidden/>
              </w:rPr>
              <w:delText>82</w:delText>
            </w:r>
          </w:del>
        </w:p>
        <w:p w14:paraId="2F4E7C6E" w14:textId="1D77F391" w:rsidR="00D438A6" w:rsidDel="003F492A" w:rsidRDefault="00D438A6">
          <w:pPr>
            <w:pStyle w:val="Indholdsfortegnelse2"/>
            <w:tabs>
              <w:tab w:val="right" w:leader="dot" w:pos="13426"/>
            </w:tabs>
            <w:rPr>
              <w:del w:id="733" w:author="Line Hvingel" w:date="2022-12-20T13:37:00Z"/>
              <w:noProof/>
              <w:color w:val="auto"/>
              <w:lang w:eastAsia="da-DK"/>
            </w:rPr>
          </w:pPr>
          <w:del w:id="734" w:author="Line Hvingel" w:date="2022-12-20T13:37:00Z">
            <w:r w:rsidRPr="003F492A" w:rsidDel="003F492A">
              <w:rPr>
                <w:rPrChange w:id="735" w:author="Line Hvingel" w:date="2022-12-20T13:37:00Z">
                  <w:rPr>
                    <w:rStyle w:val="Hyperlink"/>
                    <w:noProof/>
                    <w:kern w:val="32"/>
                  </w:rPr>
                </w:rPrChange>
              </w:rPr>
              <w:delText>5.3.1 Affaldprod_udbringning (5200)</w:delText>
            </w:r>
            <w:r w:rsidDel="003F492A">
              <w:rPr>
                <w:noProof/>
                <w:webHidden/>
              </w:rPr>
              <w:tab/>
            </w:r>
            <w:r w:rsidR="004B4B0B" w:rsidDel="003F492A">
              <w:rPr>
                <w:noProof/>
                <w:webHidden/>
              </w:rPr>
              <w:delText>82</w:delText>
            </w:r>
          </w:del>
        </w:p>
        <w:p w14:paraId="71084A45" w14:textId="048E8E57" w:rsidR="00D438A6" w:rsidDel="003F492A" w:rsidRDefault="00D438A6">
          <w:pPr>
            <w:pStyle w:val="Indholdsfortegnelse1"/>
            <w:tabs>
              <w:tab w:val="right" w:leader="dot" w:pos="13426"/>
            </w:tabs>
            <w:rPr>
              <w:del w:id="736" w:author="Line Hvingel" w:date="2022-12-20T13:37:00Z"/>
              <w:noProof/>
              <w:color w:val="auto"/>
              <w:lang w:eastAsia="da-DK"/>
            </w:rPr>
          </w:pPr>
          <w:del w:id="737" w:author="Line Hvingel" w:date="2022-12-20T13:37:00Z">
            <w:r w:rsidRPr="003F492A" w:rsidDel="003F492A">
              <w:rPr>
                <w:rPrChange w:id="738" w:author="Line Hvingel" w:date="2022-12-20T13:37:00Z">
                  <w:rPr>
                    <w:rStyle w:val="Hyperlink"/>
                    <w:noProof/>
                  </w:rPr>
                </w:rPrChange>
              </w:rPr>
              <w:delText>5.4 Landbrug</w:delText>
            </w:r>
            <w:r w:rsidDel="003F492A">
              <w:rPr>
                <w:noProof/>
                <w:webHidden/>
              </w:rPr>
              <w:tab/>
            </w:r>
            <w:r w:rsidR="004B4B0B" w:rsidDel="003F492A">
              <w:rPr>
                <w:noProof/>
                <w:webHidden/>
              </w:rPr>
              <w:delText>84</w:delText>
            </w:r>
          </w:del>
        </w:p>
        <w:p w14:paraId="66162FC0" w14:textId="22356278" w:rsidR="00D438A6" w:rsidDel="003F492A" w:rsidRDefault="00D438A6">
          <w:pPr>
            <w:pStyle w:val="Indholdsfortegnelse2"/>
            <w:tabs>
              <w:tab w:val="right" w:leader="dot" w:pos="13426"/>
            </w:tabs>
            <w:rPr>
              <w:del w:id="739" w:author="Line Hvingel" w:date="2022-12-20T13:37:00Z"/>
              <w:noProof/>
              <w:color w:val="auto"/>
              <w:lang w:eastAsia="da-DK"/>
            </w:rPr>
          </w:pPr>
          <w:del w:id="740" w:author="Line Hvingel" w:date="2022-12-20T13:37:00Z">
            <w:r w:rsidRPr="003F492A" w:rsidDel="003F492A">
              <w:rPr>
                <w:rPrChange w:id="741" w:author="Line Hvingel" w:date="2022-12-20T13:37:00Z">
                  <w:rPr>
                    <w:rStyle w:val="Hyperlink"/>
                    <w:noProof/>
                    <w:kern w:val="32"/>
                  </w:rPr>
                </w:rPrChange>
              </w:rPr>
              <w:delText>5.4.1 Genopdyrkningsret (5300)</w:delText>
            </w:r>
            <w:r w:rsidDel="003F492A">
              <w:rPr>
                <w:noProof/>
                <w:webHidden/>
              </w:rPr>
              <w:tab/>
            </w:r>
            <w:r w:rsidR="004B4B0B" w:rsidDel="003F492A">
              <w:rPr>
                <w:noProof/>
                <w:webHidden/>
              </w:rPr>
              <w:delText>84</w:delText>
            </w:r>
          </w:del>
        </w:p>
        <w:p w14:paraId="7C32CE29" w14:textId="645D3230" w:rsidR="00D438A6" w:rsidDel="003F492A" w:rsidRDefault="00D438A6">
          <w:pPr>
            <w:pStyle w:val="Indholdsfortegnelse1"/>
            <w:tabs>
              <w:tab w:val="right" w:leader="dot" w:pos="13426"/>
            </w:tabs>
            <w:rPr>
              <w:del w:id="742" w:author="Line Hvingel" w:date="2022-12-20T13:37:00Z"/>
              <w:noProof/>
              <w:color w:val="auto"/>
              <w:lang w:eastAsia="da-DK"/>
            </w:rPr>
          </w:pPr>
          <w:del w:id="743" w:author="Line Hvingel" w:date="2022-12-20T13:37:00Z">
            <w:r w:rsidRPr="003F492A" w:rsidDel="003F492A">
              <w:rPr>
                <w:rPrChange w:id="744" w:author="Line Hvingel" w:date="2022-12-20T13:37:00Z">
                  <w:rPr>
                    <w:rStyle w:val="Hyperlink"/>
                    <w:noProof/>
                  </w:rPr>
                </w:rPrChange>
              </w:rPr>
              <w:delText>5.5 Affald og genbrug</w:delText>
            </w:r>
            <w:r w:rsidDel="003F492A">
              <w:rPr>
                <w:noProof/>
                <w:webHidden/>
              </w:rPr>
              <w:tab/>
            </w:r>
            <w:r w:rsidR="004B4B0B" w:rsidDel="003F492A">
              <w:rPr>
                <w:noProof/>
                <w:webHidden/>
              </w:rPr>
              <w:delText>86</w:delText>
            </w:r>
          </w:del>
        </w:p>
        <w:p w14:paraId="441BECEF" w14:textId="6E621069" w:rsidR="00D438A6" w:rsidDel="003F492A" w:rsidRDefault="00D438A6">
          <w:pPr>
            <w:pStyle w:val="Indholdsfortegnelse2"/>
            <w:tabs>
              <w:tab w:val="right" w:leader="dot" w:pos="13426"/>
            </w:tabs>
            <w:rPr>
              <w:del w:id="745" w:author="Line Hvingel" w:date="2022-12-20T13:37:00Z"/>
              <w:noProof/>
              <w:color w:val="auto"/>
              <w:lang w:eastAsia="da-DK"/>
            </w:rPr>
          </w:pPr>
          <w:del w:id="746" w:author="Line Hvingel" w:date="2022-12-20T13:37:00Z">
            <w:r w:rsidRPr="003F492A" w:rsidDel="003F492A">
              <w:rPr>
                <w:rPrChange w:id="747" w:author="Line Hvingel" w:date="2022-12-20T13:37:00Z">
                  <w:rPr>
                    <w:rStyle w:val="Hyperlink"/>
                    <w:noProof/>
                    <w:kern w:val="32"/>
                  </w:rPr>
                </w:rPrChange>
              </w:rPr>
              <w:delText>5.5.1 Affaldsområde (5400)</w:delText>
            </w:r>
            <w:r w:rsidDel="003F492A">
              <w:rPr>
                <w:noProof/>
                <w:webHidden/>
              </w:rPr>
              <w:tab/>
            </w:r>
            <w:r w:rsidR="004B4B0B" w:rsidDel="003F492A">
              <w:rPr>
                <w:noProof/>
                <w:webHidden/>
              </w:rPr>
              <w:delText>86</w:delText>
            </w:r>
          </w:del>
        </w:p>
        <w:p w14:paraId="7E5D7858" w14:textId="011B03AE" w:rsidR="00D438A6" w:rsidDel="003F492A" w:rsidRDefault="00D438A6">
          <w:pPr>
            <w:pStyle w:val="Indholdsfortegnelse2"/>
            <w:tabs>
              <w:tab w:val="right" w:leader="dot" w:pos="13426"/>
            </w:tabs>
            <w:rPr>
              <w:del w:id="748" w:author="Line Hvingel" w:date="2022-12-20T13:37:00Z"/>
              <w:noProof/>
              <w:color w:val="auto"/>
              <w:lang w:eastAsia="da-DK"/>
            </w:rPr>
          </w:pPr>
          <w:del w:id="749" w:author="Line Hvingel" w:date="2022-12-20T13:37:00Z">
            <w:r w:rsidRPr="003F492A" w:rsidDel="003F492A">
              <w:rPr>
                <w:rPrChange w:id="750" w:author="Line Hvingel" w:date="2022-12-20T13:37:00Z">
                  <w:rPr>
                    <w:rStyle w:val="Hyperlink"/>
                    <w:noProof/>
                    <w:kern w:val="32"/>
                  </w:rPr>
                </w:rPrChange>
              </w:rPr>
              <w:delText>5.5.2 Genbrugsplads (5401)</w:delText>
            </w:r>
            <w:r w:rsidDel="003F492A">
              <w:rPr>
                <w:noProof/>
                <w:webHidden/>
              </w:rPr>
              <w:tab/>
            </w:r>
            <w:r w:rsidR="004B4B0B" w:rsidDel="003F492A">
              <w:rPr>
                <w:noProof/>
                <w:webHidden/>
              </w:rPr>
              <w:delText>87</w:delText>
            </w:r>
          </w:del>
        </w:p>
        <w:p w14:paraId="62DEBAE8" w14:textId="76230BF1" w:rsidR="00D438A6" w:rsidDel="003F492A" w:rsidRDefault="00D438A6">
          <w:pPr>
            <w:pStyle w:val="Indholdsfortegnelse2"/>
            <w:tabs>
              <w:tab w:val="right" w:leader="dot" w:pos="13426"/>
            </w:tabs>
            <w:rPr>
              <w:del w:id="751" w:author="Line Hvingel" w:date="2022-12-20T13:37:00Z"/>
              <w:noProof/>
              <w:color w:val="auto"/>
              <w:lang w:eastAsia="da-DK"/>
            </w:rPr>
          </w:pPr>
          <w:del w:id="752" w:author="Line Hvingel" w:date="2022-12-20T13:37:00Z">
            <w:r w:rsidRPr="003F492A" w:rsidDel="003F492A">
              <w:rPr>
                <w:rPrChange w:id="753" w:author="Line Hvingel" w:date="2022-12-20T13:37:00Z">
                  <w:rPr>
                    <w:rStyle w:val="Hyperlink"/>
                    <w:noProof/>
                    <w:kern w:val="32"/>
                  </w:rPr>
                </w:rPrChange>
              </w:rPr>
              <w:delText>5.5.3 Container (5402)</w:delText>
            </w:r>
            <w:r w:rsidDel="003F492A">
              <w:rPr>
                <w:noProof/>
                <w:webHidden/>
              </w:rPr>
              <w:tab/>
            </w:r>
            <w:r w:rsidR="004B4B0B" w:rsidDel="003F492A">
              <w:rPr>
                <w:noProof/>
                <w:webHidden/>
              </w:rPr>
              <w:delText>89</w:delText>
            </w:r>
          </w:del>
        </w:p>
        <w:p w14:paraId="15B548B3" w14:textId="577E03DC" w:rsidR="00D438A6" w:rsidDel="003F492A" w:rsidRDefault="00D438A6">
          <w:pPr>
            <w:pStyle w:val="Indholdsfortegnelse1"/>
            <w:tabs>
              <w:tab w:val="right" w:leader="dot" w:pos="13426"/>
            </w:tabs>
            <w:rPr>
              <w:del w:id="754" w:author="Line Hvingel" w:date="2022-12-20T13:37:00Z"/>
              <w:noProof/>
              <w:color w:val="auto"/>
              <w:lang w:eastAsia="da-DK"/>
            </w:rPr>
          </w:pPr>
          <w:del w:id="755" w:author="Line Hvingel" w:date="2022-12-20T13:37:00Z">
            <w:r w:rsidRPr="003F492A" w:rsidDel="003F492A">
              <w:rPr>
                <w:rPrChange w:id="756" w:author="Line Hvingel" w:date="2022-12-20T13:37:00Z">
                  <w:rPr>
                    <w:rStyle w:val="Hyperlink"/>
                    <w:noProof/>
                  </w:rPr>
                </w:rPrChange>
              </w:rPr>
              <w:delText>5.6 Forsyning</w:delText>
            </w:r>
            <w:r w:rsidDel="003F492A">
              <w:rPr>
                <w:noProof/>
                <w:webHidden/>
              </w:rPr>
              <w:tab/>
            </w:r>
            <w:r w:rsidR="004B4B0B" w:rsidDel="003F492A">
              <w:rPr>
                <w:noProof/>
                <w:webHidden/>
              </w:rPr>
              <w:delText>92</w:delText>
            </w:r>
          </w:del>
        </w:p>
        <w:p w14:paraId="66B2BC83" w14:textId="4275B976" w:rsidR="00D438A6" w:rsidDel="003F492A" w:rsidRDefault="00D438A6">
          <w:pPr>
            <w:pStyle w:val="Indholdsfortegnelse2"/>
            <w:tabs>
              <w:tab w:val="right" w:leader="dot" w:pos="13426"/>
            </w:tabs>
            <w:rPr>
              <w:del w:id="757" w:author="Line Hvingel" w:date="2022-12-20T13:37:00Z"/>
              <w:noProof/>
              <w:color w:val="auto"/>
              <w:lang w:eastAsia="da-DK"/>
            </w:rPr>
          </w:pPr>
          <w:del w:id="758" w:author="Line Hvingel" w:date="2022-12-20T13:37:00Z">
            <w:r w:rsidRPr="003F492A" w:rsidDel="003F492A">
              <w:rPr>
                <w:rPrChange w:id="759" w:author="Line Hvingel" w:date="2022-12-20T13:37:00Z">
                  <w:rPr>
                    <w:rStyle w:val="Hyperlink"/>
                    <w:noProof/>
                    <w:kern w:val="32"/>
                  </w:rPr>
                </w:rPrChange>
              </w:rPr>
              <w:delText>5.6.1 Elforsyningsområde (5500)</w:delText>
            </w:r>
            <w:r w:rsidDel="003F492A">
              <w:rPr>
                <w:noProof/>
                <w:webHidden/>
              </w:rPr>
              <w:tab/>
            </w:r>
            <w:r w:rsidR="004B4B0B" w:rsidDel="003F492A">
              <w:rPr>
                <w:noProof/>
                <w:webHidden/>
              </w:rPr>
              <w:delText>92</w:delText>
            </w:r>
          </w:del>
        </w:p>
        <w:p w14:paraId="71F6E459" w14:textId="76708A01" w:rsidR="00D438A6" w:rsidDel="003F492A" w:rsidRDefault="00D438A6">
          <w:pPr>
            <w:pStyle w:val="Indholdsfortegnelse2"/>
            <w:tabs>
              <w:tab w:val="right" w:leader="dot" w:pos="13426"/>
            </w:tabs>
            <w:rPr>
              <w:del w:id="760" w:author="Line Hvingel" w:date="2022-12-20T13:37:00Z"/>
              <w:noProof/>
              <w:color w:val="auto"/>
              <w:lang w:eastAsia="da-DK"/>
            </w:rPr>
          </w:pPr>
          <w:del w:id="761" w:author="Line Hvingel" w:date="2022-12-20T13:37:00Z">
            <w:r w:rsidRPr="003F492A" w:rsidDel="003F492A">
              <w:rPr>
                <w:rPrChange w:id="762" w:author="Line Hvingel" w:date="2022-12-20T13:37:00Z">
                  <w:rPr>
                    <w:rStyle w:val="Hyperlink"/>
                    <w:noProof/>
                    <w:kern w:val="32"/>
                  </w:rPr>
                </w:rPrChange>
              </w:rPr>
              <w:delText>5.6.7 Spildevandsplanpunkter (5506)</w:delText>
            </w:r>
            <w:r w:rsidDel="003F492A">
              <w:rPr>
                <w:noProof/>
                <w:webHidden/>
              </w:rPr>
              <w:tab/>
            </w:r>
            <w:r w:rsidR="004B4B0B" w:rsidDel="003F492A">
              <w:rPr>
                <w:noProof/>
                <w:webHidden/>
              </w:rPr>
              <w:delText>93</w:delText>
            </w:r>
          </w:del>
        </w:p>
        <w:p w14:paraId="27A326B7" w14:textId="2987C602" w:rsidR="00D438A6" w:rsidDel="003F492A" w:rsidRDefault="00D438A6">
          <w:pPr>
            <w:pStyle w:val="Indholdsfortegnelse2"/>
            <w:tabs>
              <w:tab w:val="right" w:leader="dot" w:pos="13426"/>
            </w:tabs>
            <w:rPr>
              <w:del w:id="763" w:author="Line Hvingel" w:date="2022-12-20T13:37:00Z"/>
              <w:noProof/>
              <w:color w:val="auto"/>
              <w:lang w:eastAsia="da-DK"/>
            </w:rPr>
          </w:pPr>
          <w:del w:id="764" w:author="Line Hvingel" w:date="2022-12-20T13:37:00Z">
            <w:r w:rsidRPr="003F492A" w:rsidDel="003F492A">
              <w:rPr>
                <w:rPrChange w:id="765" w:author="Line Hvingel" w:date="2022-12-20T13:37:00Z">
                  <w:rPr>
                    <w:rStyle w:val="Hyperlink"/>
                    <w:noProof/>
                    <w:kern w:val="32"/>
                  </w:rPr>
                </w:rPrChange>
              </w:rPr>
              <w:delText>5.6.8 Fiberkabel (5507)</w:delText>
            </w:r>
            <w:r w:rsidDel="003F492A">
              <w:rPr>
                <w:noProof/>
                <w:webHidden/>
              </w:rPr>
              <w:tab/>
            </w:r>
            <w:r w:rsidR="004B4B0B" w:rsidDel="003F492A">
              <w:rPr>
                <w:noProof/>
                <w:webHidden/>
              </w:rPr>
              <w:delText>94</w:delText>
            </w:r>
          </w:del>
        </w:p>
        <w:p w14:paraId="3911020A" w14:textId="56CD60BA" w:rsidR="00D438A6" w:rsidDel="003F492A" w:rsidRDefault="00D438A6">
          <w:pPr>
            <w:pStyle w:val="Indholdsfortegnelse2"/>
            <w:tabs>
              <w:tab w:val="right" w:leader="dot" w:pos="13426"/>
            </w:tabs>
            <w:rPr>
              <w:del w:id="766" w:author="Line Hvingel" w:date="2022-12-20T13:37:00Z"/>
              <w:noProof/>
              <w:color w:val="auto"/>
              <w:lang w:eastAsia="da-DK"/>
            </w:rPr>
          </w:pPr>
          <w:del w:id="767" w:author="Line Hvingel" w:date="2022-12-20T13:37:00Z">
            <w:r w:rsidRPr="003F492A" w:rsidDel="003F492A">
              <w:rPr>
                <w:rPrChange w:id="768" w:author="Line Hvingel" w:date="2022-12-20T13:37:00Z">
                  <w:rPr>
                    <w:rStyle w:val="Hyperlink"/>
                    <w:noProof/>
                    <w:kern w:val="32"/>
                  </w:rPr>
                </w:rPrChange>
              </w:rPr>
              <w:delText>5.6.9 Husstandsmøller (5508)</w:delText>
            </w:r>
            <w:r w:rsidDel="003F492A">
              <w:rPr>
                <w:noProof/>
                <w:webHidden/>
              </w:rPr>
              <w:tab/>
            </w:r>
            <w:r w:rsidR="004B4B0B" w:rsidDel="003F492A">
              <w:rPr>
                <w:noProof/>
                <w:webHidden/>
              </w:rPr>
              <w:delText>95</w:delText>
            </w:r>
          </w:del>
        </w:p>
        <w:p w14:paraId="5C87FF04" w14:textId="08C7F04F" w:rsidR="00D438A6" w:rsidDel="003F492A" w:rsidRDefault="00D438A6">
          <w:pPr>
            <w:pStyle w:val="Indholdsfortegnelse1"/>
            <w:tabs>
              <w:tab w:val="right" w:leader="dot" w:pos="13426"/>
            </w:tabs>
            <w:rPr>
              <w:del w:id="769" w:author="Line Hvingel" w:date="2022-12-20T13:37:00Z"/>
              <w:noProof/>
              <w:color w:val="auto"/>
              <w:lang w:eastAsia="da-DK"/>
            </w:rPr>
          </w:pPr>
          <w:del w:id="770" w:author="Line Hvingel" w:date="2022-12-20T13:37:00Z">
            <w:r w:rsidRPr="003F492A" w:rsidDel="003F492A">
              <w:rPr>
                <w:rPrChange w:id="771" w:author="Line Hvingel" w:date="2022-12-20T13:37:00Z">
                  <w:rPr>
                    <w:rStyle w:val="Hyperlink"/>
                    <w:noProof/>
                  </w:rPr>
                </w:rPrChange>
              </w:rPr>
              <w:delText>5.7 Vej og trafik</w:delText>
            </w:r>
            <w:r w:rsidDel="003F492A">
              <w:rPr>
                <w:noProof/>
                <w:webHidden/>
              </w:rPr>
              <w:tab/>
            </w:r>
            <w:r w:rsidR="004B4B0B" w:rsidDel="003F492A">
              <w:rPr>
                <w:noProof/>
                <w:webHidden/>
              </w:rPr>
              <w:delText>98</w:delText>
            </w:r>
          </w:del>
        </w:p>
        <w:p w14:paraId="684F1DEF" w14:textId="11DC8726" w:rsidR="00D438A6" w:rsidDel="003F492A" w:rsidRDefault="00D438A6">
          <w:pPr>
            <w:pStyle w:val="Indholdsfortegnelse2"/>
            <w:tabs>
              <w:tab w:val="right" w:leader="dot" w:pos="13426"/>
            </w:tabs>
            <w:rPr>
              <w:del w:id="772" w:author="Line Hvingel" w:date="2022-12-20T13:37:00Z"/>
              <w:noProof/>
              <w:color w:val="auto"/>
              <w:lang w:eastAsia="da-DK"/>
            </w:rPr>
          </w:pPr>
          <w:del w:id="773" w:author="Line Hvingel" w:date="2022-12-20T13:37:00Z">
            <w:r w:rsidRPr="003F492A" w:rsidDel="003F492A">
              <w:rPr>
                <w:rPrChange w:id="774" w:author="Line Hvingel" w:date="2022-12-20T13:37:00Z">
                  <w:rPr>
                    <w:rStyle w:val="Hyperlink"/>
                    <w:noProof/>
                    <w:kern w:val="32"/>
                  </w:rPr>
                </w:rPrChange>
              </w:rPr>
              <w:delText>5.7.1 Vintervedligeholdelse (5600)</w:delText>
            </w:r>
            <w:r w:rsidDel="003F492A">
              <w:rPr>
                <w:noProof/>
                <w:webHidden/>
              </w:rPr>
              <w:tab/>
            </w:r>
            <w:r w:rsidR="004B4B0B" w:rsidDel="003F492A">
              <w:rPr>
                <w:noProof/>
                <w:webHidden/>
              </w:rPr>
              <w:delText>98</w:delText>
            </w:r>
          </w:del>
        </w:p>
        <w:p w14:paraId="3E3C3FBA" w14:textId="1422B647" w:rsidR="00D438A6" w:rsidDel="003F492A" w:rsidRDefault="00D438A6">
          <w:pPr>
            <w:pStyle w:val="Indholdsfortegnelse2"/>
            <w:tabs>
              <w:tab w:val="right" w:leader="dot" w:pos="13426"/>
            </w:tabs>
            <w:rPr>
              <w:del w:id="775" w:author="Line Hvingel" w:date="2022-12-20T13:37:00Z"/>
              <w:noProof/>
              <w:color w:val="auto"/>
              <w:lang w:eastAsia="da-DK"/>
            </w:rPr>
          </w:pPr>
          <w:del w:id="776" w:author="Line Hvingel" w:date="2022-12-20T13:37:00Z">
            <w:r w:rsidRPr="003F492A" w:rsidDel="003F492A">
              <w:rPr>
                <w:rPrChange w:id="777" w:author="Line Hvingel" w:date="2022-12-20T13:37:00Z">
                  <w:rPr>
                    <w:rStyle w:val="Hyperlink"/>
                    <w:noProof/>
                    <w:kern w:val="32"/>
                  </w:rPr>
                </w:rPrChange>
              </w:rPr>
              <w:delText>5.7.2 Hastighedsdæmpning (5601)</w:delText>
            </w:r>
            <w:r w:rsidDel="003F492A">
              <w:rPr>
                <w:noProof/>
                <w:webHidden/>
              </w:rPr>
              <w:tab/>
            </w:r>
            <w:r w:rsidR="004B4B0B" w:rsidDel="003F492A">
              <w:rPr>
                <w:noProof/>
                <w:webHidden/>
              </w:rPr>
              <w:delText>99</w:delText>
            </w:r>
          </w:del>
        </w:p>
        <w:p w14:paraId="28659D9C" w14:textId="2D14DFB8" w:rsidR="00D438A6" w:rsidDel="003F492A" w:rsidRDefault="00D438A6">
          <w:pPr>
            <w:pStyle w:val="Indholdsfortegnelse2"/>
            <w:tabs>
              <w:tab w:val="right" w:leader="dot" w:pos="13426"/>
            </w:tabs>
            <w:rPr>
              <w:del w:id="778" w:author="Line Hvingel" w:date="2022-12-20T13:37:00Z"/>
              <w:noProof/>
              <w:color w:val="auto"/>
              <w:lang w:eastAsia="da-DK"/>
            </w:rPr>
          </w:pPr>
          <w:del w:id="779" w:author="Line Hvingel" w:date="2022-12-20T13:37:00Z">
            <w:r w:rsidRPr="003F492A" w:rsidDel="003F492A">
              <w:rPr>
                <w:rPrChange w:id="780" w:author="Line Hvingel" w:date="2022-12-20T13:37:00Z">
                  <w:rPr>
                    <w:rStyle w:val="Hyperlink"/>
                    <w:noProof/>
                    <w:kern w:val="32"/>
                  </w:rPr>
                </w:rPrChange>
              </w:rPr>
              <w:delText>5.7.3 P-zoner (5602)</w:delText>
            </w:r>
            <w:r w:rsidDel="003F492A">
              <w:rPr>
                <w:noProof/>
                <w:webHidden/>
              </w:rPr>
              <w:tab/>
            </w:r>
            <w:r w:rsidR="004B4B0B" w:rsidDel="003F492A">
              <w:rPr>
                <w:noProof/>
                <w:webHidden/>
              </w:rPr>
              <w:delText>102</w:delText>
            </w:r>
          </w:del>
        </w:p>
        <w:p w14:paraId="5D5C37BF" w14:textId="6635AC9F" w:rsidR="00D438A6" w:rsidDel="003F492A" w:rsidRDefault="00D438A6">
          <w:pPr>
            <w:pStyle w:val="Indholdsfortegnelse2"/>
            <w:tabs>
              <w:tab w:val="right" w:leader="dot" w:pos="13426"/>
            </w:tabs>
            <w:rPr>
              <w:del w:id="781" w:author="Line Hvingel" w:date="2022-12-20T13:37:00Z"/>
              <w:noProof/>
              <w:color w:val="auto"/>
              <w:lang w:eastAsia="da-DK"/>
            </w:rPr>
          </w:pPr>
          <w:del w:id="782" w:author="Line Hvingel" w:date="2022-12-20T13:37:00Z">
            <w:r w:rsidRPr="003F492A" w:rsidDel="003F492A">
              <w:rPr>
                <w:rPrChange w:id="783" w:author="Line Hvingel" w:date="2022-12-20T13:37:00Z">
                  <w:rPr>
                    <w:rStyle w:val="Hyperlink"/>
                    <w:noProof/>
                    <w:kern w:val="32"/>
                  </w:rPr>
                </w:rPrChange>
              </w:rPr>
              <w:delText>5.7.4 Hastighedszone (5603)</w:delText>
            </w:r>
            <w:r w:rsidDel="003F492A">
              <w:rPr>
                <w:noProof/>
                <w:webHidden/>
              </w:rPr>
              <w:tab/>
            </w:r>
            <w:r w:rsidR="004B4B0B" w:rsidDel="003F492A">
              <w:rPr>
                <w:noProof/>
                <w:webHidden/>
              </w:rPr>
              <w:delText>104</w:delText>
            </w:r>
          </w:del>
        </w:p>
        <w:p w14:paraId="35D37E91" w14:textId="0A7E8344" w:rsidR="00D438A6" w:rsidDel="003F492A" w:rsidRDefault="00D438A6">
          <w:pPr>
            <w:pStyle w:val="Indholdsfortegnelse2"/>
            <w:tabs>
              <w:tab w:val="right" w:leader="dot" w:pos="13426"/>
            </w:tabs>
            <w:rPr>
              <w:del w:id="784" w:author="Line Hvingel" w:date="2022-12-20T13:37:00Z"/>
              <w:noProof/>
              <w:color w:val="auto"/>
              <w:lang w:eastAsia="da-DK"/>
            </w:rPr>
          </w:pPr>
          <w:del w:id="785" w:author="Line Hvingel" w:date="2022-12-20T13:37:00Z">
            <w:r w:rsidRPr="003F492A" w:rsidDel="003F492A">
              <w:rPr>
                <w:rPrChange w:id="786" w:author="Line Hvingel" w:date="2022-12-20T13:37:00Z">
                  <w:rPr>
                    <w:rStyle w:val="Hyperlink"/>
                    <w:noProof/>
                    <w:kern w:val="32"/>
                  </w:rPr>
                </w:rPrChange>
              </w:rPr>
              <w:delText>5.7.5 Kørselsregulering (5604)</w:delText>
            </w:r>
            <w:r w:rsidDel="003F492A">
              <w:rPr>
                <w:noProof/>
                <w:webHidden/>
              </w:rPr>
              <w:tab/>
            </w:r>
            <w:r w:rsidR="004B4B0B" w:rsidDel="003F492A">
              <w:rPr>
                <w:noProof/>
                <w:webHidden/>
              </w:rPr>
              <w:delText>105</w:delText>
            </w:r>
          </w:del>
        </w:p>
        <w:p w14:paraId="0DAB54E6" w14:textId="3F886EB0" w:rsidR="00D438A6" w:rsidDel="003F492A" w:rsidRDefault="00D438A6">
          <w:pPr>
            <w:pStyle w:val="Indholdsfortegnelse2"/>
            <w:tabs>
              <w:tab w:val="right" w:leader="dot" w:pos="13426"/>
            </w:tabs>
            <w:rPr>
              <w:del w:id="787" w:author="Line Hvingel" w:date="2022-12-20T13:37:00Z"/>
              <w:noProof/>
              <w:color w:val="auto"/>
              <w:lang w:eastAsia="da-DK"/>
            </w:rPr>
          </w:pPr>
          <w:del w:id="788" w:author="Line Hvingel" w:date="2022-12-20T13:37:00Z">
            <w:r w:rsidRPr="003F492A" w:rsidDel="003F492A">
              <w:rPr>
                <w:rPrChange w:id="789" w:author="Line Hvingel" w:date="2022-12-20T13:37:00Z">
                  <w:rPr>
                    <w:rStyle w:val="Hyperlink"/>
                    <w:noProof/>
                    <w:kern w:val="32"/>
                  </w:rPr>
                </w:rPrChange>
              </w:rPr>
              <w:delText>5.7.6 Trafik_byggelinje (5605)</w:delText>
            </w:r>
            <w:r w:rsidDel="003F492A">
              <w:rPr>
                <w:noProof/>
                <w:webHidden/>
              </w:rPr>
              <w:tab/>
            </w:r>
            <w:r w:rsidR="004B4B0B" w:rsidDel="003F492A">
              <w:rPr>
                <w:noProof/>
                <w:webHidden/>
              </w:rPr>
              <w:delText>107</w:delText>
            </w:r>
          </w:del>
        </w:p>
        <w:p w14:paraId="00E4B554" w14:textId="6A97E8EC" w:rsidR="00D438A6" w:rsidDel="003F492A" w:rsidRDefault="00D438A6">
          <w:pPr>
            <w:pStyle w:val="Indholdsfortegnelse2"/>
            <w:tabs>
              <w:tab w:val="right" w:leader="dot" w:pos="13426"/>
            </w:tabs>
            <w:rPr>
              <w:del w:id="790" w:author="Line Hvingel" w:date="2022-12-20T13:37:00Z"/>
              <w:noProof/>
              <w:color w:val="auto"/>
              <w:lang w:eastAsia="da-DK"/>
            </w:rPr>
          </w:pPr>
          <w:del w:id="791" w:author="Line Hvingel" w:date="2022-12-20T13:37:00Z">
            <w:r w:rsidRPr="003F492A" w:rsidDel="003F492A">
              <w:rPr>
                <w:rPrChange w:id="792" w:author="Line Hvingel" w:date="2022-12-20T13:37:00Z">
                  <w:rPr>
                    <w:rStyle w:val="Hyperlink"/>
                    <w:noProof/>
                    <w:kern w:val="32"/>
                  </w:rPr>
                </w:rPrChange>
              </w:rPr>
              <w:delText>5.7.7 Vejinventar (5606)</w:delText>
            </w:r>
            <w:r w:rsidDel="003F492A">
              <w:rPr>
                <w:noProof/>
                <w:webHidden/>
              </w:rPr>
              <w:tab/>
            </w:r>
            <w:r w:rsidR="004B4B0B" w:rsidDel="003F492A">
              <w:rPr>
                <w:noProof/>
                <w:webHidden/>
              </w:rPr>
              <w:delText>109</w:delText>
            </w:r>
          </w:del>
        </w:p>
        <w:p w14:paraId="610D0CB7" w14:textId="114811BA" w:rsidR="00D438A6" w:rsidDel="003F492A" w:rsidRDefault="00D438A6">
          <w:pPr>
            <w:pStyle w:val="Indholdsfortegnelse1"/>
            <w:tabs>
              <w:tab w:val="right" w:leader="dot" w:pos="13426"/>
            </w:tabs>
            <w:rPr>
              <w:del w:id="793" w:author="Line Hvingel" w:date="2022-12-20T13:37:00Z"/>
              <w:noProof/>
              <w:color w:val="auto"/>
              <w:lang w:eastAsia="da-DK"/>
            </w:rPr>
          </w:pPr>
          <w:del w:id="794" w:author="Line Hvingel" w:date="2022-12-20T13:37:00Z">
            <w:r w:rsidRPr="003F492A" w:rsidDel="003F492A">
              <w:rPr>
                <w:rPrChange w:id="795" w:author="Line Hvingel" w:date="2022-12-20T13:37:00Z">
                  <w:rPr>
                    <w:rStyle w:val="Hyperlink"/>
                    <w:noProof/>
                  </w:rPr>
                </w:rPrChange>
              </w:rPr>
              <w:delText>5.8 Administration</w:delText>
            </w:r>
            <w:r w:rsidDel="003F492A">
              <w:rPr>
                <w:noProof/>
                <w:webHidden/>
              </w:rPr>
              <w:tab/>
            </w:r>
            <w:r w:rsidR="004B4B0B" w:rsidDel="003F492A">
              <w:rPr>
                <w:noProof/>
                <w:webHidden/>
              </w:rPr>
              <w:delText>111</w:delText>
            </w:r>
          </w:del>
        </w:p>
        <w:p w14:paraId="4CADA0F9" w14:textId="0EBD5D31" w:rsidR="00D438A6" w:rsidDel="003F492A" w:rsidRDefault="00D438A6">
          <w:pPr>
            <w:pStyle w:val="Indholdsfortegnelse2"/>
            <w:tabs>
              <w:tab w:val="right" w:leader="dot" w:pos="13426"/>
            </w:tabs>
            <w:rPr>
              <w:del w:id="796" w:author="Line Hvingel" w:date="2022-12-20T13:37:00Z"/>
              <w:noProof/>
              <w:color w:val="auto"/>
              <w:lang w:eastAsia="da-DK"/>
            </w:rPr>
          </w:pPr>
          <w:del w:id="797" w:author="Line Hvingel" w:date="2022-12-20T13:37:00Z">
            <w:r w:rsidRPr="003F492A" w:rsidDel="003F492A">
              <w:rPr>
                <w:rPrChange w:id="798" w:author="Line Hvingel" w:date="2022-12-20T13:37:00Z">
                  <w:rPr>
                    <w:rStyle w:val="Hyperlink"/>
                    <w:noProof/>
                  </w:rPr>
                </w:rPrChange>
              </w:rPr>
              <w:delText>5.8.1 Grundejerforeninger/Vejlav (5700)</w:delText>
            </w:r>
            <w:r w:rsidDel="003F492A">
              <w:rPr>
                <w:noProof/>
                <w:webHidden/>
              </w:rPr>
              <w:tab/>
            </w:r>
            <w:r w:rsidR="004B4B0B" w:rsidDel="003F492A">
              <w:rPr>
                <w:noProof/>
                <w:webHidden/>
              </w:rPr>
              <w:delText>111</w:delText>
            </w:r>
          </w:del>
        </w:p>
        <w:p w14:paraId="3C054341" w14:textId="736F6C94" w:rsidR="00D438A6" w:rsidDel="003F492A" w:rsidRDefault="00D438A6">
          <w:pPr>
            <w:pStyle w:val="Indholdsfortegnelse2"/>
            <w:tabs>
              <w:tab w:val="right" w:leader="dot" w:pos="13426"/>
            </w:tabs>
            <w:rPr>
              <w:del w:id="799" w:author="Line Hvingel" w:date="2022-12-20T13:37:00Z"/>
              <w:noProof/>
              <w:color w:val="auto"/>
              <w:lang w:eastAsia="da-DK"/>
            </w:rPr>
          </w:pPr>
          <w:del w:id="800" w:author="Line Hvingel" w:date="2022-12-20T13:37:00Z">
            <w:r w:rsidRPr="003F492A" w:rsidDel="003F492A">
              <w:rPr>
                <w:rPrChange w:id="801" w:author="Line Hvingel" w:date="2022-12-20T13:37:00Z">
                  <w:rPr>
                    <w:rStyle w:val="Hyperlink"/>
                    <w:noProof/>
                  </w:rPr>
                </w:rPrChange>
              </w:rPr>
              <w:delText>5.8.2 Lokalrådsområde (5701)</w:delText>
            </w:r>
            <w:r w:rsidDel="003F492A">
              <w:rPr>
                <w:noProof/>
                <w:webHidden/>
              </w:rPr>
              <w:tab/>
            </w:r>
            <w:r w:rsidR="004B4B0B" w:rsidDel="003F492A">
              <w:rPr>
                <w:noProof/>
                <w:webHidden/>
              </w:rPr>
              <w:delText>113</w:delText>
            </w:r>
          </w:del>
        </w:p>
        <w:p w14:paraId="30F1E370" w14:textId="24D8AE11" w:rsidR="00D438A6" w:rsidDel="003F492A" w:rsidRDefault="00D438A6">
          <w:pPr>
            <w:pStyle w:val="Indholdsfortegnelse2"/>
            <w:tabs>
              <w:tab w:val="right" w:leader="dot" w:pos="13426"/>
            </w:tabs>
            <w:rPr>
              <w:del w:id="802" w:author="Line Hvingel" w:date="2022-12-20T13:37:00Z"/>
              <w:noProof/>
              <w:color w:val="auto"/>
              <w:lang w:eastAsia="da-DK"/>
            </w:rPr>
          </w:pPr>
          <w:del w:id="803" w:author="Line Hvingel" w:date="2022-12-20T13:37:00Z">
            <w:r w:rsidRPr="003F492A" w:rsidDel="003F492A">
              <w:rPr>
                <w:rPrChange w:id="804" w:author="Line Hvingel" w:date="2022-12-20T13:37:00Z">
                  <w:rPr>
                    <w:rStyle w:val="Hyperlink"/>
                    <w:noProof/>
                  </w:rPr>
                </w:rPrChange>
              </w:rPr>
              <w:delText>5.8.3 Skorstensfejerdistrikt (5702)</w:delText>
            </w:r>
            <w:r w:rsidDel="003F492A">
              <w:rPr>
                <w:noProof/>
                <w:webHidden/>
              </w:rPr>
              <w:tab/>
            </w:r>
            <w:r w:rsidR="004B4B0B" w:rsidDel="003F492A">
              <w:rPr>
                <w:noProof/>
                <w:webHidden/>
              </w:rPr>
              <w:delText>114</w:delText>
            </w:r>
          </w:del>
        </w:p>
        <w:p w14:paraId="4AAF1CD3" w14:textId="5936D394" w:rsidR="00D438A6" w:rsidDel="003F492A" w:rsidRDefault="00D438A6">
          <w:pPr>
            <w:pStyle w:val="Indholdsfortegnelse2"/>
            <w:tabs>
              <w:tab w:val="right" w:leader="dot" w:pos="13426"/>
            </w:tabs>
            <w:rPr>
              <w:del w:id="805" w:author="Line Hvingel" w:date="2022-12-20T13:37:00Z"/>
              <w:noProof/>
              <w:color w:val="auto"/>
              <w:lang w:eastAsia="da-DK"/>
            </w:rPr>
          </w:pPr>
          <w:del w:id="806" w:author="Line Hvingel" w:date="2022-12-20T13:37:00Z">
            <w:r w:rsidRPr="003F492A" w:rsidDel="003F492A">
              <w:rPr>
                <w:rPrChange w:id="807" w:author="Line Hvingel" w:date="2022-12-20T13:37:00Z">
                  <w:rPr>
                    <w:rStyle w:val="Hyperlink"/>
                    <w:noProof/>
                  </w:rPr>
                </w:rPrChange>
              </w:rPr>
              <w:delText>5.8.4 Afstemningssted (5703)</w:delText>
            </w:r>
            <w:r w:rsidDel="003F492A">
              <w:rPr>
                <w:noProof/>
                <w:webHidden/>
              </w:rPr>
              <w:tab/>
            </w:r>
            <w:r w:rsidR="004B4B0B" w:rsidDel="003F492A">
              <w:rPr>
                <w:noProof/>
                <w:webHidden/>
              </w:rPr>
              <w:delText>115</w:delText>
            </w:r>
          </w:del>
        </w:p>
        <w:p w14:paraId="3AF19C06" w14:textId="5B12E18A" w:rsidR="00D438A6" w:rsidDel="003F492A" w:rsidRDefault="00D438A6">
          <w:pPr>
            <w:pStyle w:val="Indholdsfortegnelse2"/>
            <w:tabs>
              <w:tab w:val="right" w:leader="dot" w:pos="13426"/>
            </w:tabs>
            <w:rPr>
              <w:del w:id="808" w:author="Line Hvingel" w:date="2022-12-20T13:37:00Z"/>
              <w:noProof/>
              <w:color w:val="auto"/>
              <w:lang w:eastAsia="da-DK"/>
            </w:rPr>
          </w:pPr>
          <w:del w:id="809" w:author="Line Hvingel" w:date="2022-12-20T13:37:00Z">
            <w:r w:rsidRPr="003F492A" w:rsidDel="003F492A">
              <w:rPr>
                <w:rPrChange w:id="810" w:author="Line Hvingel" w:date="2022-12-20T13:37:00Z">
                  <w:rPr>
                    <w:rStyle w:val="Hyperlink"/>
                    <w:noProof/>
                  </w:rPr>
                </w:rPrChange>
              </w:rPr>
              <w:delText>5.8.5 Afstemningsområde (5704) *</w:delText>
            </w:r>
            <w:r w:rsidDel="003F492A">
              <w:rPr>
                <w:noProof/>
                <w:webHidden/>
              </w:rPr>
              <w:tab/>
            </w:r>
            <w:r w:rsidR="004B4B0B" w:rsidDel="003F492A">
              <w:rPr>
                <w:noProof/>
                <w:webHidden/>
              </w:rPr>
              <w:delText>117</w:delText>
            </w:r>
          </w:del>
        </w:p>
        <w:p w14:paraId="61FB760F" w14:textId="548C9211" w:rsidR="00D438A6" w:rsidDel="003F492A" w:rsidRDefault="00D438A6">
          <w:pPr>
            <w:pStyle w:val="Indholdsfortegnelse2"/>
            <w:tabs>
              <w:tab w:val="right" w:leader="dot" w:pos="13426"/>
            </w:tabs>
            <w:rPr>
              <w:del w:id="811" w:author="Line Hvingel" w:date="2022-12-20T13:37:00Z"/>
              <w:noProof/>
              <w:color w:val="auto"/>
              <w:lang w:eastAsia="da-DK"/>
            </w:rPr>
          </w:pPr>
          <w:del w:id="812" w:author="Line Hvingel" w:date="2022-12-20T13:37:00Z">
            <w:r w:rsidRPr="003F492A" w:rsidDel="003F492A">
              <w:rPr>
                <w:rPrChange w:id="813" w:author="Line Hvingel" w:date="2022-12-20T13:37:00Z">
                  <w:rPr>
                    <w:rStyle w:val="Hyperlink"/>
                    <w:noProof/>
                  </w:rPr>
                </w:rPrChange>
              </w:rPr>
              <w:delText>5.8.6 Forpagtningsareal (5705)</w:delText>
            </w:r>
            <w:r w:rsidDel="003F492A">
              <w:rPr>
                <w:noProof/>
                <w:webHidden/>
              </w:rPr>
              <w:tab/>
            </w:r>
            <w:r w:rsidR="004B4B0B" w:rsidDel="003F492A">
              <w:rPr>
                <w:noProof/>
                <w:webHidden/>
              </w:rPr>
              <w:delText>118</w:delText>
            </w:r>
          </w:del>
        </w:p>
        <w:p w14:paraId="06ECFC2A" w14:textId="4185605B" w:rsidR="00D438A6" w:rsidDel="003F492A" w:rsidRDefault="00D438A6">
          <w:pPr>
            <w:pStyle w:val="Indholdsfortegnelse2"/>
            <w:tabs>
              <w:tab w:val="right" w:leader="dot" w:pos="13426"/>
            </w:tabs>
            <w:rPr>
              <w:del w:id="814" w:author="Line Hvingel" w:date="2022-12-20T13:37:00Z"/>
              <w:noProof/>
              <w:color w:val="auto"/>
              <w:lang w:eastAsia="da-DK"/>
            </w:rPr>
          </w:pPr>
          <w:del w:id="815" w:author="Line Hvingel" w:date="2022-12-20T13:37:00Z">
            <w:r w:rsidRPr="003F492A" w:rsidDel="003F492A">
              <w:rPr>
                <w:rPrChange w:id="816" w:author="Line Hvingel" w:date="2022-12-20T13:37:00Z">
                  <w:rPr>
                    <w:rStyle w:val="Hyperlink"/>
                    <w:noProof/>
                  </w:rPr>
                </w:rPrChange>
              </w:rPr>
              <w:delText>5.8.7 Havneareal (5706)</w:delText>
            </w:r>
            <w:r w:rsidDel="003F492A">
              <w:rPr>
                <w:noProof/>
                <w:webHidden/>
              </w:rPr>
              <w:tab/>
            </w:r>
            <w:r w:rsidR="004B4B0B" w:rsidDel="003F492A">
              <w:rPr>
                <w:noProof/>
                <w:webHidden/>
              </w:rPr>
              <w:delText>120</w:delText>
            </w:r>
          </w:del>
        </w:p>
        <w:p w14:paraId="4C927B26" w14:textId="633ED0E0" w:rsidR="00D438A6" w:rsidDel="003F492A" w:rsidRDefault="00D438A6">
          <w:pPr>
            <w:pStyle w:val="Indholdsfortegnelse2"/>
            <w:tabs>
              <w:tab w:val="right" w:leader="dot" w:pos="13426"/>
            </w:tabs>
            <w:rPr>
              <w:del w:id="817" w:author="Line Hvingel" w:date="2022-12-20T13:37:00Z"/>
              <w:noProof/>
              <w:color w:val="auto"/>
              <w:lang w:eastAsia="da-DK"/>
            </w:rPr>
          </w:pPr>
          <w:del w:id="818" w:author="Line Hvingel" w:date="2022-12-20T13:37:00Z">
            <w:r w:rsidRPr="003F492A" w:rsidDel="003F492A">
              <w:rPr>
                <w:rPrChange w:id="819" w:author="Line Hvingel" w:date="2022-12-20T13:37:00Z">
                  <w:rPr>
                    <w:rStyle w:val="Hyperlink"/>
                    <w:noProof/>
                  </w:rPr>
                </w:rPrChange>
              </w:rPr>
              <w:delText>5.8.8 Grundsalg (5707)</w:delText>
            </w:r>
            <w:r w:rsidDel="003F492A">
              <w:rPr>
                <w:noProof/>
                <w:webHidden/>
              </w:rPr>
              <w:tab/>
            </w:r>
            <w:r w:rsidR="004B4B0B" w:rsidDel="003F492A">
              <w:rPr>
                <w:noProof/>
                <w:webHidden/>
              </w:rPr>
              <w:delText>121</w:delText>
            </w:r>
          </w:del>
        </w:p>
        <w:p w14:paraId="2A8B3ADF" w14:textId="39240E5E" w:rsidR="00D438A6" w:rsidDel="003F492A" w:rsidRDefault="00D438A6">
          <w:pPr>
            <w:pStyle w:val="Indholdsfortegnelse2"/>
            <w:tabs>
              <w:tab w:val="right" w:leader="dot" w:pos="13426"/>
            </w:tabs>
            <w:rPr>
              <w:del w:id="820" w:author="Line Hvingel" w:date="2022-12-20T13:37:00Z"/>
              <w:noProof/>
              <w:color w:val="auto"/>
              <w:lang w:eastAsia="da-DK"/>
            </w:rPr>
          </w:pPr>
          <w:del w:id="821" w:author="Line Hvingel" w:date="2022-12-20T13:37:00Z">
            <w:r w:rsidRPr="003F492A" w:rsidDel="003F492A">
              <w:rPr>
                <w:rPrChange w:id="822" w:author="Line Hvingel" w:date="2022-12-20T13:37:00Z">
                  <w:rPr>
                    <w:rStyle w:val="Hyperlink"/>
                    <w:noProof/>
                  </w:rPr>
                </w:rPrChange>
              </w:rPr>
              <w:delText>5.8.11 Børne- og skoledistrikter (5710)</w:delText>
            </w:r>
            <w:r w:rsidDel="003F492A">
              <w:rPr>
                <w:noProof/>
                <w:webHidden/>
              </w:rPr>
              <w:tab/>
            </w:r>
            <w:r w:rsidR="004B4B0B" w:rsidDel="003F492A">
              <w:rPr>
                <w:noProof/>
                <w:webHidden/>
              </w:rPr>
              <w:delText>124</w:delText>
            </w:r>
          </w:del>
        </w:p>
        <w:p w14:paraId="3A5E3D3A" w14:textId="38BBED5D" w:rsidR="00D438A6" w:rsidDel="003F492A" w:rsidRDefault="00D438A6">
          <w:pPr>
            <w:pStyle w:val="Indholdsfortegnelse2"/>
            <w:tabs>
              <w:tab w:val="right" w:leader="dot" w:pos="13426"/>
            </w:tabs>
            <w:rPr>
              <w:del w:id="823" w:author="Line Hvingel" w:date="2022-12-20T13:37:00Z"/>
              <w:noProof/>
              <w:color w:val="auto"/>
              <w:lang w:eastAsia="da-DK"/>
            </w:rPr>
          </w:pPr>
          <w:del w:id="824" w:author="Line Hvingel" w:date="2022-12-20T13:37:00Z">
            <w:r w:rsidRPr="003F492A" w:rsidDel="003F492A">
              <w:rPr>
                <w:rPrChange w:id="825" w:author="Line Hvingel" w:date="2022-12-20T13:37:00Z">
                  <w:rPr>
                    <w:rStyle w:val="Hyperlink"/>
                    <w:noProof/>
                  </w:rPr>
                </w:rPrChange>
              </w:rPr>
              <w:delText>5.8.12 Andre distrikter (5711)</w:delText>
            </w:r>
            <w:r w:rsidDel="003F492A">
              <w:rPr>
                <w:noProof/>
                <w:webHidden/>
              </w:rPr>
              <w:tab/>
            </w:r>
            <w:r w:rsidR="004B4B0B" w:rsidDel="003F492A">
              <w:rPr>
                <w:noProof/>
                <w:webHidden/>
              </w:rPr>
              <w:delText>126</w:delText>
            </w:r>
          </w:del>
        </w:p>
        <w:p w14:paraId="4C5FA719" w14:textId="40959FAA" w:rsidR="00D438A6" w:rsidDel="003F492A" w:rsidRDefault="00D438A6">
          <w:pPr>
            <w:pStyle w:val="Indholdsfortegnelse2"/>
            <w:tabs>
              <w:tab w:val="right" w:leader="dot" w:pos="13426"/>
            </w:tabs>
            <w:rPr>
              <w:del w:id="826" w:author="Line Hvingel" w:date="2022-12-20T13:37:00Z"/>
              <w:noProof/>
              <w:color w:val="auto"/>
              <w:lang w:eastAsia="da-DK"/>
            </w:rPr>
          </w:pPr>
          <w:del w:id="827" w:author="Line Hvingel" w:date="2022-12-20T13:37:00Z">
            <w:r w:rsidRPr="003F492A" w:rsidDel="003F492A">
              <w:rPr>
                <w:rPrChange w:id="828" w:author="Line Hvingel" w:date="2022-12-20T13:37:00Z">
                  <w:rPr>
                    <w:rStyle w:val="Hyperlink"/>
                    <w:noProof/>
                  </w:rPr>
                </w:rPrChange>
              </w:rPr>
              <w:delText>5.8.13 Pleje- og ældredistrikter (5712)</w:delText>
            </w:r>
            <w:r w:rsidDel="003F492A">
              <w:rPr>
                <w:noProof/>
                <w:webHidden/>
              </w:rPr>
              <w:tab/>
            </w:r>
            <w:r w:rsidR="004B4B0B" w:rsidDel="003F492A">
              <w:rPr>
                <w:noProof/>
                <w:webHidden/>
              </w:rPr>
              <w:delText>128</w:delText>
            </w:r>
          </w:del>
        </w:p>
        <w:p w14:paraId="0C9A396F" w14:textId="4F6B8FF1" w:rsidR="00D438A6" w:rsidDel="003F492A" w:rsidRDefault="00D438A6">
          <w:pPr>
            <w:pStyle w:val="Indholdsfortegnelse2"/>
            <w:tabs>
              <w:tab w:val="right" w:leader="dot" w:pos="13426"/>
            </w:tabs>
            <w:rPr>
              <w:del w:id="829" w:author="Line Hvingel" w:date="2022-12-20T13:37:00Z"/>
              <w:noProof/>
              <w:color w:val="auto"/>
              <w:lang w:eastAsia="da-DK"/>
            </w:rPr>
          </w:pPr>
          <w:del w:id="830" w:author="Line Hvingel" w:date="2022-12-20T13:37:00Z">
            <w:r w:rsidRPr="003F492A" w:rsidDel="003F492A">
              <w:rPr>
                <w:rPrChange w:id="831" w:author="Line Hvingel" w:date="2022-12-20T13:37:00Z">
                  <w:rPr>
                    <w:rStyle w:val="Hyperlink"/>
                    <w:noProof/>
                  </w:rPr>
                </w:rPrChange>
              </w:rPr>
              <w:delText>5.8.14 Prognose- og statistik distrikter (5713)</w:delText>
            </w:r>
            <w:r w:rsidDel="003F492A">
              <w:rPr>
                <w:noProof/>
                <w:webHidden/>
              </w:rPr>
              <w:tab/>
            </w:r>
            <w:r w:rsidR="004B4B0B" w:rsidDel="003F492A">
              <w:rPr>
                <w:noProof/>
                <w:webHidden/>
              </w:rPr>
              <w:delText>130</w:delText>
            </w:r>
          </w:del>
        </w:p>
        <w:p w14:paraId="139A1884" w14:textId="2F923489" w:rsidR="00D438A6" w:rsidDel="003F492A" w:rsidRDefault="00D438A6">
          <w:pPr>
            <w:pStyle w:val="Indholdsfortegnelse2"/>
            <w:tabs>
              <w:tab w:val="right" w:leader="dot" w:pos="13426"/>
            </w:tabs>
            <w:rPr>
              <w:del w:id="832" w:author="Line Hvingel" w:date="2022-12-20T13:37:00Z"/>
              <w:noProof/>
              <w:color w:val="auto"/>
              <w:lang w:eastAsia="da-DK"/>
            </w:rPr>
          </w:pPr>
          <w:del w:id="833" w:author="Line Hvingel" w:date="2022-12-20T13:37:00Z">
            <w:r w:rsidRPr="003F492A" w:rsidDel="003F492A">
              <w:rPr>
                <w:rPrChange w:id="834" w:author="Line Hvingel" w:date="2022-12-20T13:37:00Z">
                  <w:rPr>
                    <w:rStyle w:val="Hyperlink"/>
                    <w:noProof/>
                  </w:rPr>
                </w:rPrChange>
              </w:rPr>
              <w:delText>5.8.15 Lærings- og uddannelsesinstitution (5714)*</w:delText>
            </w:r>
            <w:r w:rsidDel="003F492A">
              <w:rPr>
                <w:noProof/>
                <w:webHidden/>
              </w:rPr>
              <w:tab/>
            </w:r>
            <w:r w:rsidR="004B4B0B" w:rsidDel="003F492A">
              <w:rPr>
                <w:noProof/>
                <w:webHidden/>
              </w:rPr>
              <w:delText>132</w:delText>
            </w:r>
          </w:del>
        </w:p>
        <w:p w14:paraId="19AB347B" w14:textId="673E1BA9" w:rsidR="00D438A6" w:rsidDel="003F492A" w:rsidRDefault="00D438A6">
          <w:pPr>
            <w:pStyle w:val="Indholdsfortegnelse2"/>
            <w:tabs>
              <w:tab w:val="right" w:leader="dot" w:pos="13426"/>
            </w:tabs>
            <w:rPr>
              <w:del w:id="835" w:author="Line Hvingel" w:date="2022-12-20T13:37:00Z"/>
              <w:noProof/>
              <w:color w:val="auto"/>
              <w:lang w:eastAsia="da-DK"/>
            </w:rPr>
          </w:pPr>
          <w:del w:id="836" w:author="Line Hvingel" w:date="2022-12-20T13:37:00Z">
            <w:r w:rsidRPr="003F492A" w:rsidDel="003F492A">
              <w:rPr>
                <w:rPrChange w:id="837" w:author="Line Hvingel" w:date="2022-12-20T13:37:00Z">
                  <w:rPr>
                    <w:rStyle w:val="Hyperlink"/>
                    <w:noProof/>
                  </w:rPr>
                </w:rPrChange>
              </w:rPr>
              <w:delText>5.8.16 Botilbud (5715)</w:delText>
            </w:r>
            <w:r w:rsidDel="003F492A">
              <w:rPr>
                <w:noProof/>
                <w:webHidden/>
              </w:rPr>
              <w:tab/>
            </w:r>
            <w:r w:rsidR="004B4B0B" w:rsidDel="003F492A">
              <w:rPr>
                <w:noProof/>
                <w:webHidden/>
              </w:rPr>
              <w:delText>136</w:delText>
            </w:r>
          </w:del>
        </w:p>
        <w:p w14:paraId="580912D2" w14:textId="6777241E" w:rsidR="00D438A6" w:rsidDel="003F492A" w:rsidRDefault="00D438A6">
          <w:pPr>
            <w:pStyle w:val="Indholdsfortegnelse2"/>
            <w:tabs>
              <w:tab w:val="right" w:leader="dot" w:pos="13426"/>
            </w:tabs>
            <w:rPr>
              <w:del w:id="838" w:author="Line Hvingel" w:date="2022-12-20T13:37:00Z"/>
              <w:noProof/>
              <w:color w:val="auto"/>
              <w:lang w:eastAsia="da-DK"/>
            </w:rPr>
          </w:pPr>
          <w:del w:id="839" w:author="Line Hvingel" w:date="2022-12-20T13:37:00Z">
            <w:r w:rsidRPr="003F492A" w:rsidDel="003F492A">
              <w:rPr>
                <w:rPrChange w:id="840" w:author="Line Hvingel" w:date="2022-12-20T13:37:00Z">
                  <w:rPr>
                    <w:rStyle w:val="Hyperlink"/>
                    <w:noProof/>
                  </w:rPr>
                </w:rPrChange>
              </w:rPr>
              <w:delText>5.8.17 Servicetilbud (5716)</w:delText>
            </w:r>
            <w:r w:rsidDel="003F492A">
              <w:rPr>
                <w:noProof/>
                <w:webHidden/>
              </w:rPr>
              <w:tab/>
            </w:r>
            <w:r w:rsidR="004B4B0B" w:rsidDel="003F492A">
              <w:rPr>
                <w:noProof/>
                <w:webHidden/>
              </w:rPr>
              <w:delText>139</w:delText>
            </w:r>
          </w:del>
        </w:p>
        <w:p w14:paraId="6F23EEB5" w14:textId="4ADD3467" w:rsidR="00D438A6" w:rsidDel="003F492A" w:rsidRDefault="00D438A6">
          <w:pPr>
            <w:pStyle w:val="Indholdsfortegnelse1"/>
            <w:tabs>
              <w:tab w:val="right" w:leader="dot" w:pos="13426"/>
            </w:tabs>
            <w:rPr>
              <w:del w:id="841" w:author="Line Hvingel" w:date="2022-12-20T13:37:00Z"/>
              <w:noProof/>
              <w:color w:val="auto"/>
              <w:lang w:eastAsia="da-DK"/>
            </w:rPr>
          </w:pPr>
          <w:del w:id="842" w:author="Line Hvingel" w:date="2022-12-20T13:37:00Z">
            <w:r w:rsidRPr="003F492A" w:rsidDel="003F492A">
              <w:rPr>
                <w:rPrChange w:id="843" w:author="Line Hvingel" w:date="2022-12-20T13:37:00Z">
                  <w:rPr>
                    <w:rStyle w:val="Hyperlink"/>
                    <w:noProof/>
                  </w:rPr>
                </w:rPrChange>
              </w:rPr>
              <w:delText>5.9 Sport, fritid og friluftsliv</w:delText>
            </w:r>
            <w:r w:rsidDel="003F492A">
              <w:rPr>
                <w:noProof/>
                <w:webHidden/>
              </w:rPr>
              <w:tab/>
            </w:r>
            <w:r w:rsidR="004B4B0B" w:rsidDel="003F492A">
              <w:rPr>
                <w:noProof/>
                <w:webHidden/>
              </w:rPr>
              <w:delText>143</w:delText>
            </w:r>
          </w:del>
        </w:p>
        <w:p w14:paraId="50898F96" w14:textId="06F2C6F8" w:rsidR="00D438A6" w:rsidDel="003F492A" w:rsidRDefault="00D438A6">
          <w:pPr>
            <w:pStyle w:val="Indholdsfortegnelse2"/>
            <w:tabs>
              <w:tab w:val="right" w:leader="dot" w:pos="13426"/>
            </w:tabs>
            <w:rPr>
              <w:del w:id="844" w:author="Line Hvingel" w:date="2022-12-20T13:37:00Z"/>
              <w:noProof/>
              <w:color w:val="auto"/>
              <w:lang w:eastAsia="da-DK"/>
            </w:rPr>
          </w:pPr>
          <w:del w:id="845" w:author="Line Hvingel" w:date="2022-12-20T13:37:00Z">
            <w:r w:rsidRPr="003F492A" w:rsidDel="003F492A">
              <w:rPr>
                <w:rPrChange w:id="846" w:author="Line Hvingel" w:date="2022-12-20T13:37:00Z">
                  <w:rPr>
                    <w:rStyle w:val="Hyperlink"/>
                    <w:noProof/>
                  </w:rPr>
                </w:rPrChange>
              </w:rPr>
              <w:delText>5.9.1 Facilitet_punkt (5800)</w:delText>
            </w:r>
            <w:r w:rsidDel="003F492A">
              <w:rPr>
                <w:noProof/>
                <w:webHidden/>
              </w:rPr>
              <w:tab/>
            </w:r>
            <w:r w:rsidR="004B4B0B" w:rsidDel="003F492A">
              <w:rPr>
                <w:noProof/>
                <w:webHidden/>
              </w:rPr>
              <w:delText>143</w:delText>
            </w:r>
          </w:del>
        </w:p>
        <w:p w14:paraId="485654D1" w14:textId="4A4B8C9E" w:rsidR="00D438A6" w:rsidDel="003F492A" w:rsidRDefault="00D438A6">
          <w:pPr>
            <w:pStyle w:val="Indholdsfortegnelse2"/>
            <w:tabs>
              <w:tab w:val="right" w:leader="dot" w:pos="13426"/>
            </w:tabs>
            <w:rPr>
              <w:del w:id="847" w:author="Line Hvingel" w:date="2022-12-20T13:37:00Z"/>
              <w:noProof/>
              <w:color w:val="auto"/>
              <w:lang w:eastAsia="da-DK"/>
            </w:rPr>
          </w:pPr>
          <w:del w:id="848" w:author="Line Hvingel" w:date="2022-12-20T13:37:00Z">
            <w:r w:rsidRPr="003F492A" w:rsidDel="003F492A">
              <w:rPr>
                <w:rPrChange w:id="849" w:author="Line Hvingel" w:date="2022-12-20T13:37:00Z">
                  <w:rPr>
                    <w:rStyle w:val="Hyperlink"/>
                    <w:noProof/>
                    <w:kern w:val="32"/>
                  </w:rPr>
                </w:rPrChange>
              </w:rPr>
              <w:delText>5.9.2 Facilitet_flade (5801)</w:delText>
            </w:r>
            <w:r w:rsidDel="003F492A">
              <w:rPr>
                <w:noProof/>
                <w:webHidden/>
              </w:rPr>
              <w:tab/>
            </w:r>
            <w:r w:rsidR="004B4B0B" w:rsidDel="003F492A">
              <w:rPr>
                <w:noProof/>
                <w:webHidden/>
              </w:rPr>
              <w:delText>153</w:delText>
            </w:r>
          </w:del>
        </w:p>
        <w:p w14:paraId="3300C246" w14:textId="3499E73C" w:rsidR="00D438A6" w:rsidDel="003F492A" w:rsidRDefault="00D438A6">
          <w:pPr>
            <w:pStyle w:val="Indholdsfortegnelse2"/>
            <w:tabs>
              <w:tab w:val="right" w:leader="dot" w:pos="13426"/>
            </w:tabs>
            <w:rPr>
              <w:del w:id="850" w:author="Line Hvingel" w:date="2022-12-20T13:37:00Z"/>
              <w:noProof/>
              <w:color w:val="auto"/>
              <w:lang w:eastAsia="da-DK"/>
            </w:rPr>
          </w:pPr>
          <w:del w:id="851" w:author="Line Hvingel" w:date="2022-12-20T13:37:00Z">
            <w:r w:rsidRPr="003F492A" w:rsidDel="003F492A">
              <w:rPr>
                <w:rPrChange w:id="852" w:author="Line Hvingel" w:date="2022-12-20T13:37:00Z">
                  <w:rPr>
                    <w:rStyle w:val="Hyperlink"/>
                    <w:noProof/>
                    <w:kern w:val="32"/>
                  </w:rPr>
                </w:rPrChange>
              </w:rPr>
              <w:delText>5.9.3 Facilitet_linje (5802)</w:delText>
            </w:r>
            <w:r w:rsidDel="003F492A">
              <w:rPr>
                <w:noProof/>
                <w:webHidden/>
              </w:rPr>
              <w:tab/>
            </w:r>
            <w:r w:rsidR="004B4B0B" w:rsidDel="003F492A">
              <w:rPr>
                <w:noProof/>
                <w:webHidden/>
              </w:rPr>
              <w:delText>156</w:delText>
            </w:r>
          </w:del>
        </w:p>
        <w:p w14:paraId="3F29C3EF" w14:textId="372B9E42" w:rsidR="00D438A6" w:rsidDel="003F492A" w:rsidRDefault="00D438A6">
          <w:pPr>
            <w:pStyle w:val="Indholdsfortegnelse1"/>
            <w:tabs>
              <w:tab w:val="right" w:leader="dot" w:pos="13426"/>
            </w:tabs>
            <w:rPr>
              <w:del w:id="853" w:author="Line Hvingel" w:date="2022-12-20T13:37:00Z"/>
              <w:noProof/>
              <w:color w:val="auto"/>
              <w:lang w:eastAsia="da-DK"/>
            </w:rPr>
          </w:pPr>
          <w:del w:id="854" w:author="Line Hvingel" w:date="2022-12-20T13:37:00Z">
            <w:r w:rsidRPr="003F492A" w:rsidDel="003F492A">
              <w:rPr>
                <w:rPrChange w:id="855" w:author="Line Hvingel" w:date="2022-12-20T13:37:00Z">
                  <w:rPr>
                    <w:rStyle w:val="Hyperlink"/>
                    <w:noProof/>
                  </w:rPr>
                </w:rPrChange>
              </w:rPr>
              <w:delText>5.10 Jord og råstof</w:delText>
            </w:r>
            <w:r w:rsidDel="003F492A">
              <w:rPr>
                <w:noProof/>
                <w:webHidden/>
              </w:rPr>
              <w:tab/>
            </w:r>
            <w:r w:rsidR="004B4B0B" w:rsidDel="003F492A">
              <w:rPr>
                <w:noProof/>
                <w:webHidden/>
              </w:rPr>
              <w:delText>165</w:delText>
            </w:r>
          </w:del>
        </w:p>
        <w:p w14:paraId="404E6CC2" w14:textId="3876A81A" w:rsidR="00D438A6" w:rsidDel="003F492A" w:rsidRDefault="00D438A6">
          <w:pPr>
            <w:pStyle w:val="Indholdsfortegnelse2"/>
            <w:tabs>
              <w:tab w:val="right" w:leader="dot" w:pos="13426"/>
            </w:tabs>
            <w:rPr>
              <w:del w:id="856" w:author="Line Hvingel" w:date="2022-12-20T13:37:00Z"/>
              <w:noProof/>
              <w:color w:val="auto"/>
              <w:lang w:eastAsia="da-DK"/>
            </w:rPr>
          </w:pPr>
          <w:del w:id="857" w:author="Line Hvingel" w:date="2022-12-20T13:37:00Z">
            <w:r w:rsidRPr="003F492A" w:rsidDel="003F492A">
              <w:rPr>
                <w:rPrChange w:id="858" w:author="Line Hvingel" w:date="2022-12-20T13:37:00Z">
                  <w:rPr>
                    <w:rStyle w:val="Hyperlink"/>
                    <w:noProof/>
                    <w:kern w:val="32"/>
                  </w:rPr>
                </w:rPrChange>
              </w:rPr>
              <w:delText>5.10.1 Jordflytning (5900)</w:delText>
            </w:r>
            <w:r w:rsidDel="003F492A">
              <w:rPr>
                <w:noProof/>
                <w:webHidden/>
              </w:rPr>
              <w:tab/>
            </w:r>
            <w:r w:rsidR="004B4B0B" w:rsidDel="003F492A">
              <w:rPr>
                <w:noProof/>
                <w:webHidden/>
              </w:rPr>
              <w:delText>165</w:delText>
            </w:r>
          </w:del>
        </w:p>
        <w:p w14:paraId="1BAF2C84" w14:textId="098710E3" w:rsidR="00D438A6" w:rsidDel="003F492A" w:rsidRDefault="00D438A6">
          <w:pPr>
            <w:pStyle w:val="Indholdsfortegnelse2"/>
            <w:tabs>
              <w:tab w:val="right" w:leader="dot" w:pos="13426"/>
            </w:tabs>
            <w:rPr>
              <w:del w:id="859" w:author="Line Hvingel" w:date="2022-12-20T13:37:00Z"/>
              <w:noProof/>
              <w:color w:val="auto"/>
              <w:lang w:eastAsia="da-DK"/>
            </w:rPr>
          </w:pPr>
          <w:del w:id="860" w:author="Line Hvingel" w:date="2022-12-20T13:37:00Z">
            <w:r w:rsidRPr="003F492A" w:rsidDel="003F492A">
              <w:rPr>
                <w:rPrChange w:id="861" w:author="Line Hvingel" w:date="2022-12-20T13:37:00Z">
                  <w:rPr>
                    <w:rStyle w:val="Hyperlink"/>
                    <w:noProof/>
                    <w:kern w:val="32"/>
                  </w:rPr>
                </w:rPrChange>
              </w:rPr>
              <w:delText>5.10.3 Jordvarmeanlæg (5902)</w:delText>
            </w:r>
            <w:r w:rsidDel="003F492A">
              <w:rPr>
                <w:noProof/>
                <w:webHidden/>
              </w:rPr>
              <w:tab/>
            </w:r>
            <w:r w:rsidR="004B4B0B" w:rsidDel="003F492A">
              <w:rPr>
                <w:noProof/>
                <w:webHidden/>
              </w:rPr>
              <w:delText>166</w:delText>
            </w:r>
          </w:del>
        </w:p>
        <w:p w14:paraId="2A4B75DB" w14:textId="0F138D6E" w:rsidR="00D438A6" w:rsidDel="003F492A" w:rsidRDefault="00D438A6">
          <w:pPr>
            <w:pStyle w:val="Indholdsfortegnelse1"/>
            <w:tabs>
              <w:tab w:val="right" w:leader="dot" w:pos="13426"/>
            </w:tabs>
            <w:rPr>
              <w:del w:id="862" w:author="Line Hvingel" w:date="2022-12-20T13:37:00Z"/>
              <w:noProof/>
              <w:color w:val="auto"/>
              <w:lang w:eastAsia="da-DK"/>
            </w:rPr>
          </w:pPr>
          <w:del w:id="863" w:author="Line Hvingel" w:date="2022-12-20T13:37:00Z">
            <w:r w:rsidRPr="003F492A" w:rsidDel="003F492A">
              <w:rPr>
                <w:rPrChange w:id="864" w:author="Line Hvingel" w:date="2022-12-20T13:37:00Z">
                  <w:rPr>
                    <w:rStyle w:val="Hyperlink"/>
                    <w:noProof/>
                  </w:rPr>
                </w:rPrChange>
              </w:rPr>
              <w:delText>5.11 Grundvand</w:delText>
            </w:r>
            <w:r w:rsidDel="003F492A">
              <w:rPr>
                <w:noProof/>
                <w:webHidden/>
              </w:rPr>
              <w:tab/>
            </w:r>
            <w:r w:rsidR="004B4B0B" w:rsidDel="003F492A">
              <w:rPr>
                <w:noProof/>
                <w:webHidden/>
              </w:rPr>
              <w:delText>169</w:delText>
            </w:r>
          </w:del>
        </w:p>
        <w:p w14:paraId="2BF52B5A" w14:textId="509BEB51" w:rsidR="00D438A6" w:rsidDel="003F492A" w:rsidRDefault="00D438A6">
          <w:pPr>
            <w:pStyle w:val="Indholdsfortegnelse2"/>
            <w:tabs>
              <w:tab w:val="right" w:leader="dot" w:pos="13426"/>
            </w:tabs>
            <w:rPr>
              <w:del w:id="865" w:author="Line Hvingel" w:date="2022-12-20T13:37:00Z"/>
              <w:noProof/>
              <w:color w:val="auto"/>
              <w:lang w:eastAsia="da-DK"/>
            </w:rPr>
          </w:pPr>
          <w:del w:id="866" w:author="Line Hvingel" w:date="2022-12-20T13:37:00Z">
            <w:r w:rsidRPr="003F492A" w:rsidDel="003F492A">
              <w:rPr>
                <w:rPrChange w:id="867" w:author="Line Hvingel" w:date="2022-12-20T13:37:00Z">
                  <w:rPr>
                    <w:rStyle w:val="Hyperlink"/>
                    <w:noProof/>
                    <w:kern w:val="32"/>
                  </w:rPr>
                </w:rPrChange>
              </w:rPr>
              <w:delText>5.11.1 Potentialekort (6000)</w:delText>
            </w:r>
            <w:r w:rsidDel="003F492A">
              <w:rPr>
                <w:noProof/>
                <w:webHidden/>
              </w:rPr>
              <w:tab/>
            </w:r>
            <w:r w:rsidR="004B4B0B" w:rsidDel="003F492A">
              <w:rPr>
                <w:noProof/>
                <w:webHidden/>
              </w:rPr>
              <w:delText>169</w:delText>
            </w:r>
          </w:del>
        </w:p>
        <w:p w14:paraId="778CD889" w14:textId="0D55D5A0" w:rsidR="00D438A6" w:rsidDel="003F492A" w:rsidRDefault="00D438A6">
          <w:pPr>
            <w:pStyle w:val="Indholdsfortegnelse2"/>
            <w:tabs>
              <w:tab w:val="right" w:leader="dot" w:pos="13426"/>
            </w:tabs>
            <w:rPr>
              <w:del w:id="868" w:author="Line Hvingel" w:date="2022-12-20T13:37:00Z"/>
              <w:noProof/>
              <w:color w:val="auto"/>
              <w:lang w:eastAsia="da-DK"/>
            </w:rPr>
          </w:pPr>
          <w:del w:id="869" w:author="Line Hvingel" w:date="2022-12-20T13:37:00Z">
            <w:r w:rsidRPr="003F492A" w:rsidDel="003F492A">
              <w:rPr>
                <w:rPrChange w:id="870" w:author="Line Hvingel" w:date="2022-12-20T13:37:00Z">
                  <w:rPr>
                    <w:rStyle w:val="Hyperlink"/>
                    <w:noProof/>
                    <w:kern w:val="32"/>
                  </w:rPr>
                </w:rPrChange>
              </w:rPr>
              <w:delText>5.11.2 Potentialekort målepunkter (6001)</w:delText>
            </w:r>
            <w:r w:rsidDel="003F492A">
              <w:rPr>
                <w:noProof/>
                <w:webHidden/>
              </w:rPr>
              <w:tab/>
            </w:r>
            <w:r w:rsidR="004B4B0B" w:rsidDel="003F492A">
              <w:rPr>
                <w:noProof/>
                <w:webHidden/>
              </w:rPr>
              <w:delText>171</w:delText>
            </w:r>
          </w:del>
        </w:p>
        <w:p w14:paraId="715BEC7D" w14:textId="3AD5EBC5" w:rsidR="00D438A6" w:rsidDel="003F492A" w:rsidRDefault="00D438A6">
          <w:pPr>
            <w:pStyle w:val="Indholdsfortegnelse2"/>
            <w:tabs>
              <w:tab w:val="right" w:leader="dot" w:pos="13426"/>
            </w:tabs>
            <w:rPr>
              <w:del w:id="871" w:author="Line Hvingel" w:date="2022-12-20T13:37:00Z"/>
              <w:noProof/>
              <w:color w:val="auto"/>
              <w:lang w:eastAsia="da-DK"/>
            </w:rPr>
          </w:pPr>
          <w:del w:id="872" w:author="Line Hvingel" w:date="2022-12-20T13:37:00Z">
            <w:r w:rsidRPr="003F492A" w:rsidDel="003F492A">
              <w:rPr>
                <w:rPrChange w:id="873" w:author="Line Hvingel" w:date="2022-12-20T13:37:00Z">
                  <w:rPr>
                    <w:rStyle w:val="Hyperlink"/>
                    <w:noProof/>
                    <w:kern w:val="32"/>
                  </w:rPr>
                </w:rPrChange>
              </w:rPr>
              <w:delText>5.11.3 Indvindingsopland (6002)</w:delText>
            </w:r>
            <w:r w:rsidDel="003F492A">
              <w:rPr>
                <w:noProof/>
                <w:webHidden/>
              </w:rPr>
              <w:tab/>
            </w:r>
            <w:r w:rsidR="004B4B0B" w:rsidDel="003F492A">
              <w:rPr>
                <w:noProof/>
                <w:webHidden/>
              </w:rPr>
              <w:delText>172</w:delText>
            </w:r>
          </w:del>
        </w:p>
        <w:p w14:paraId="6E8C66D3" w14:textId="2D4A7FD0" w:rsidR="00D438A6" w:rsidDel="003F492A" w:rsidRDefault="00D438A6">
          <w:pPr>
            <w:pStyle w:val="Indholdsfortegnelse2"/>
            <w:tabs>
              <w:tab w:val="right" w:leader="dot" w:pos="13426"/>
            </w:tabs>
            <w:rPr>
              <w:del w:id="874" w:author="Line Hvingel" w:date="2022-12-20T13:37:00Z"/>
              <w:noProof/>
              <w:color w:val="auto"/>
              <w:lang w:eastAsia="da-DK"/>
            </w:rPr>
          </w:pPr>
          <w:del w:id="875" w:author="Line Hvingel" w:date="2022-12-20T13:37:00Z">
            <w:r w:rsidRPr="003F492A" w:rsidDel="003F492A">
              <w:rPr>
                <w:rPrChange w:id="876" w:author="Line Hvingel" w:date="2022-12-20T13:37:00Z">
                  <w:rPr>
                    <w:rStyle w:val="Hyperlink"/>
                    <w:noProof/>
                    <w:kern w:val="32"/>
                  </w:rPr>
                </w:rPrChange>
              </w:rPr>
              <w:delText>5.11.4 Beskyttelseszone (6003)</w:delText>
            </w:r>
            <w:r w:rsidDel="003F492A">
              <w:rPr>
                <w:noProof/>
                <w:webHidden/>
              </w:rPr>
              <w:tab/>
            </w:r>
            <w:r w:rsidR="004B4B0B" w:rsidDel="003F492A">
              <w:rPr>
                <w:noProof/>
                <w:webHidden/>
              </w:rPr>
              <w:delText>174</w:delText>
            </w:r>
          </w:del>
        </w:p>
        <w:p w14:paraId="1B51B0C1" w14:textId="154E26F9" w:rsidR="00D438A6" w:rsidDel="003F492A" w:rsidRDefault="00D438A6">
          <w:pPr>
            <w:pStyle w:val="Indholdsfortegnelse2"/>
            <w:tabs>
              <w:tab w:val="right" w:leader="dot" w:pos="13426"/>
            </w:tabs>
            <w:rPr>
              <w:del w:id="877" w:author="Line Hvingel" w:date="2022-12-20T13:37:00Z"/>
              <w:noProof/>
              <w:color w:val="auto"/>
              <w:lang w:eastAsia="da-DK"/>
            </w:rPr>
          </w:pPr>
          <w:del w:id="878" w:author="Line Hvingel" w:date="2022-12-20T13:37:00Z">
            <w:r w:rsidRPr="003F492A" w:rsidDel="003F492A">
              <w:rPr>
                <w:rPrChange w:id="879" w:author="Line Hvingel" w:date="2022-12-20T13:37:00Z">
                  <w:rPr>
                    <w:rStyle w:val="Hyperlink"/>
                    <w:noProof/>
                    <w:kern w:val="32"/>
                  </w:rPr>
                </w:rPrChange>
              </w:rPr>
              <w:delText>5.11.5 Vandværksforsyningsområder (6004)</w:delText>
            </w:r>
            <w:r w:rsidDel="003F492A">
              <w:rPr>
                <w:noProof/>
                <w:webHidden/>
              </w:rPr>
              <w:tab/>
            </w:r>
            <w:r w:rsidR="004B4B0B" w:rsidDel="003F492A">
              <w:rPr>
                <w:noProof/>
                <w:webHidden/>
              </w:rPr>
              <w:delText>176</w:delText>
            </w:r>
          </w:del>
        </w:p>
        <w:p w14:paraId="27F69895" w14:textId="21C388A9" w:rsidR="00D438A6" w:rsidDel="003F492A" w:rsidRDefault="00D438A6">
          <w:pPr>
            <w:pStyle w:val="Indholdsfortegnelse2"/>
            <w:tabs>
              <w:tab w:val="right" w:leader="dot" w:pos="13426"/>
            </w:tabs>
            <w:rPr>
              <w:del w:id="880" w:author="Line Hvingel" w:date="2022-12-20T13:37:00Z"/>
              <w:noProof/>
              <w:color w:val="auto"/>
              <w:lang w:eastAsia="da-DK"/>
            </w:rPr>
          </w:pPr>
          <w:del w:id="881" w:author="Line Hvingel" w:date="2022-12-20T13:37:00Z">
            <w:r w:rsidRPr="003F492A" w:rsidDel="003F492A">
              <w:rPr>
                <w:rPrChange w:id="882" w:author="Line Hvingel" w:date="2022-12-20T13:37:00Z">
                  <w:rPr>
                    <w:rStyle w:val="Hyperlink"/>
                    <w:noProof/>
                    <w:kern w:val="32"/>
                  </w:rPr>
                </w:rPrChange>
              </w:rPr>
              <w:delText>5.11.7 Grundvandsdannende Opland (6006)</w:delText>
            </w:r>
            <w:r w:rsidDel="003F492A">
              <w:rPr>
                <w:noProof/>
                <w:webHidden/>
              </w:rPr>
              <w:tab/>
            </w:r>
            <w:r w:rsidR="004B4B0B" w:rsidDel="003F492A">
              <w:rPr>
                <w:noProof/>
                <w:webHidden/>
              </w:rPr>
              <w:delText>177</w:delText>
            </w:r>
          </w:del>
        </w:p>
        <w:p w14:paraId="3A485602" w14:textId="13BBA7D9" w:rsidR="00D438A6" w:rsidDel="003F492A" w:rsidRDefault="00D438A6">
          <w:pPr>
            <w:pStyle w:val="Indholdsfortegnelse2"/>
            <w:tabs>
              <w:tab w:val="right" w:leader="dot" w:pos="13426"/>
            </w:tabs>
            <w:rPr>
              <w:del w:id="883" w:author="Line Hvingel" w:date="2022-12-20T13:37:00Z"/>
              <w:noProof/>
              <w:color w:val="auto"/>
              <w:lang w:eastAsia="da-DK"/>
            </w:rPr>
          </w:pPr>
          <w:del w:id="884" w:author="Line Hvingel" w:date="2022-12-20T13:37:00Z">
            <w:r w:rsidRPr="003F492A" w:rsidDel="003F492A">
              <w:rPr>
                <w:rPrChange w:id="885" w:author="Line Hvingel" w:date="2022-12-20T13:37:00Z">
                  <w:rPr>
                    <w:rStyle w:val="Hyperlink"/>
                    <w:noProof/>
                    <w:kern w:val="32"/>
                  </w:rPr>
                </w:rPrChange>
              </w:rPr>
              <w:delText>5.11.8 Indsatsområde (6007)</w:delText>
            </w:r>
            <w:r w:rsidDel="003F492A">
              <w:rPr>
                <w:noProof/>
                <w:webHidden/>
              </w:rPr>
              <w:tab/>
            </w:r>
            <w:r w:rsidR="004B4B0B" w:rsidDel="003F492A">
              <w:rPr>
                <w:noProof/>
                <w:webHidden/>
              </w:rPr>
              <w:delText>179</w:delText>
            </w:r>
          </w:del>
        </w:p>
        <w:p w14:paraId="04186851" w14:textId="2D7063B9" w:rsidR="00D438A6" w:rsidDel="003F492A" w:rsidRDefault="00D438A6">
          <w:pPr>
            <w:pStyle w:val="Indholdsfortegnelse2"/>
            <w:tabs>
              <w:tab w:val="right" w:leader="dot" w:pos="13426"/>
            </w:tabs>
            <w:rPr>
              <w:del w:id="886" w:author="Line Hvingel" w:date="2022-12-20T13:37:00Z"/>
              <w:noProof/>
              <w:color w:val="auto"/>
              <w:lang w:eastAsia="da-DK"/>
            </w:rPr>
          </w:pPr>
          <w:del w:id="887" w:author="Line Hvingel" w:date="2022-12-20T13:37:00Z">
            <w:r w:rsidRPr="003F492A" w:rsidDel="003F492A">
              <w:rPr>
                <w:rPrChange w:id="888" w:author="Line Hvingel" w:date="2022-12-20T13:37:00Z">
                  <w:rPr>
                    <w:rStyle w:val="Hyperlink"/>
                    <w:noProof/>
                    <w:kern w:val="32"/>
                  </w:rPr>
                </w:rPrChange>
              </w:rPr>
              <w:delText>5.11.9 Maksimal Boredybde (6008)</w:delText>
            </w:r>
            <w:r w:rsidDel="003F492A">
              <w:rPr>
                <w:noProof/>
                <w:webHidden/>
              </w:rPr>
              <w:tab/>
            </w:r>
            <w:r w:rsidR="004B4B0B" w:rsidDel="003F492A">
              <w:rPr>
                <w:noProof/>
                <w:webHidden/>
              </w:rPr>
              <w:delText>180</w:delText>
            </w:r>
          </w:del>
        </w:p>
        <w:p w14:paraId="376699E2" w14:textId="68EF6424" w:rsidR="00D438A6" w:rsidDel="003F492A" w:rsidRDefault="00D438A6">
          <w:pPr>
            <w:pStyle w:val="Indholdsfortegnelse2"/>
            <w:tabs>
              <w:tab w:val="right" w:leader="dot" w:pos="13426"/>
            </w:tabs>
            <w:rPr>
              <w:del w:id="889" w:author="Line Hvingel" w:date="2022-12-20T13:37:00Z"/>
              <w:noProof/>
              <w:color w:val="auto"/>
              <w:lang w:eastAsia="da-DK"/>
            </w:rPr>
          </w:pPr>
          <w:del w:id="890" w:author="Line Hvingel" w:date="2022-12-20T13:37:00Z">
            <w:r w:rsidRPr="003F492A" w:rsidDel="003F492A">
              <w:rPr>
                <w:rPrChange w:id="891" w:author="Line Hvingel" w:date="2022-12-20T13:37:00Z">
                  <w:rPr>
                    <w:rStyle w:val="Hyperlink"/>
                    <w:noProof/>
                  </w:rPr>
                </w:rPrChange>
              </w:rPr>
              <w:delText xml:space="preserve">5.11.10 </w:delText>
            </w:r>
            <w:r w:rsidRPr="003F492A" w:rsidDel="003F492A">
              <w:rPr>
                <w:rPrChange w:id="892" w:author="Line Hvingel" w:date="2022-12-20T13:37:00Z">
                  <w:rPr>
                    <w:rStyle w:val="Hyperlink"/>
                    <w:noProof/>
                    <w:kern w:val="32"/>
                  </w:rPr>
                </w:rPrChange>
              </w:rPr>
              <w:delText>Indvinding af overfladevand (6009)</w:delText>
            </w:r>
            <w:r w:rsidDel="003F492A">
              <w:rPr>
                <w:noProof/>
                <w:webHidden/>
              </w:rPr>
              <w:tab/>
            </w:r>
            <w:r w:rsidR="004B4B0B" w:rsidDel="003F492A">
              <w:rPr>
                <w:noProof/>
                <w:webHidden/>
              </w:rPr>
              <w:delText>181</w:delText>
            </w:r>
          </w:del>
        </w:p>
        <w:p w14:paraId="762A3E40" w14:textId="6F1C2C3D" w:rsidR="00D438A6" w:rsidDel="003F492A" w:rsidRDefault="00D438A6">
          <w:pPr>
            <w:pStyle w:val="Indholdsfortegnelse1"/>
            <w:tabs>
              <w:tab w:val="right" w:leader="dot" w:pos="13426"/>
            </w:tabs>
            <w:rPr>
              <w:del w:id="893" w:author="Line Hvingel" w:date="2022-12-20T13:37:00Z"/>
              <w:noProof/>
              <w:color w:val="auto"/>
              <w:lang w:eastAsia="da-DK"/>
            </w:rPr>
          </w:pPr>
          <w:del w:id="894" w:author="Line Hvingel" w:date="2022-12-20T13:37:00Z">
            <w:r w:rsidRPr="003F492A" w:rsidDel="003F492A">
              <w:rPr>
                <w:rPrChange w:id="895" w:author="Line Hvingel" w:date="2022-12-20T13:37:00Z">
                  <w:rPr>
                    <w:rStyle w:val="Hyperlink"/>
                    <w:noProof/>
                  </w:rPr>
                </w:rPrChange>
              </w:rPr>
              <w:delText>5.12 Beredskab</w:delText>
            </w:r>
            <w:r w:rsidDel="003F492A">
              <w:rPr>
                <w:noProof/>
                <w:webHidden/>
              </w:rPr>
              <w:tab/>
            </w:r>
            <w:r w:rsidR="004B4B0B" w:rsidDel="003F492A">
              <w:rPr>
                <w:noProof/>
                <w:webHidden/>
              </w:rPr>
              <w:delText>183</w:delText>
            </w:r>
          </w:del>
        </w:p>
        <w:p w14:paraId="4DA32492" w14:textId="5FDE0268" w:rsidR="00D438A6" w:rsidDel="003F492A" w:rsidRDefault="00D438A6">
          <w:pPr>
            <w:pStyle w:val="Indholdsfortegnelse2"/>
            <w:tabs>
              <w:tab w:val="right" w:leader="dot" w:pos="13426"/>
            </w:tabs>
            <w:rPr>
              <w:del w:id="896" w:author="Line Hvingel" w:date="2022-12-20T13:37:00Z"/>
              <w:noProof/>
              <w:color w:val="auto"/>
              <w:lang w:eastAsia="da-DK"/>
            </w:rPr>
          </w:pPr>
          <w:del w:id="897" w:author="Line Hvingel" w:date="2022-12-20T13:37:00Z">
            <w:r w:rsidRPr="003F492A" w:rsidDel="003F492A">
              <w:rPr>
                <w:rPrChange w:id="898" w:author="Line Hvingel" w:date="2022-12-20T13:37:00Z">
                  <w:rPr>
                    <w:rStyle w:val="Hyperlink"/>
                    <w:noProof/>
                    <w:kern w:val="32"/>
                  </w:rPr>
                </w:rPrChange>
              </w:rPr>
              <w:delText>5.12.1 Brandhane (6100)</w:delText>
            </w:r>
            <w:r w:rsidDel="003F492A">
              <w:rPr>
                <w:noProof/>
                <w:webHidden/>
              </w:rPr>
              <w:tab/>
            </w:r>
            <w:r w:rsidR="004B4B0B" w:rsidDel="003F492A">
              <w:rPr>
                <w:noProof/>
                <w:webHidden/>
              </w:rPr>
              <w:delText>183</w:delText>
            </w:r>
          </w:del>
        </w:p>
        <w:p w14:paraId="06BED0AE" w14:textId="3CF1A62B" w:rsidR="00D438A6" w:rsidDel="003F492A" w:rsidRDefault="00D438A6">
          <w:pPr>
            <w:pStyle w:val="Indholdsfortegnelse2"/>
            <w:tabs>
              <w:tab w:val="right" w:leader="dot" w:pos="13426"/>
            </w:tabs>
            <w:rPr>
              <w:del w:id="899" w:author="Line Hvingel" w:date="2022-12-20T13:37:00Z"/>
              <w:noProof/>
              <w:color w:val="auto"/>
              <w:lang w:eastAsia="da-DK"/>
            </w:rPr>
          </w:pPr>
          <w:del w:id="900" w:author="Line Hvingel" w:date="2022-12-20T13:37:00Z">
            <w:r w:rsidRPr="003F492A" w:rsidDel="003F492A">
              <w:rPr>
                <w:rPrChange w:id="901" w:author="Line Hvingel" w:date="2022-12-20T13:37:00Z">
                  <w:rPr>
                    <w:rStyle w:val="Hyperlink"/>
                    <w:noProof/>
                    <w:kern w:val="32"/>
                  </w:rPr>
                </w:rPrChange>
              </w:rPr>
              <w:delText>5.12.2 Beskyttelsesrum (6101) *</w:delText>
            </w:r>
            <w:r w:rsidDel="003F492A">
              <w:rPr>
                <w:noProof/>
                <w:webHidden/>
              </w:rPr>
              <w:tab/>
            </w:r>
            <w:r w:rsidR="004B4B0B" w:rsidDel="003F492A">
              <w:rPr>
                <w:noProof/>
                <w:webHidden/>
              </w:rPr>
              <w:delText>185</w:delText>
            </w:r>
          </w:del>
        </w:p>
        <w:p w14:paraId="61585C4E" w14:textId="58A3262C" w:rsidR="00D438A6" w:rsidDel="003F492A" w:rsidRDefault="00D438A6">
          <w:pPr>
            <w:pStyle w:val="Indholdsfortegnelse2"/>
            <w:tabs>
              <w:tab w:val="right" w:leader="dot" w:pos="13426"/>
            </w:tabs>
            <w:rPr>
              <w:del w:id="902" w:author="Line Hvingel" w:date="2022-12-20T13:37:00Z"/>
              <w:noProof/>
              <w:color w:val="auto"/>
              <w:lang w:eastAsia="da-DK"/>
            </w:rPr>
          </w:pPr>
          <w:del w:id="903" w:author="Line Hvingel" w:date="2022-12-20T13:37:00Z">
            <w:r w:rsidRPr="003F492A" w:rsidDel="003F492A">
              <w:rPr>
                <w:rPrChange w:id="904" w:author="Line Hvingel" w:date="2022-12-20T13:37:00Z">
                  <w:rPr>
                    <w:rStyle w:val="Hyperlink"/>
                    <w:noProof/>
                    <w:kern w:val="32"/>
                  </w:rPr>
                </w:rPrChange>
              </w:rPr>
              <w:delText>5.12.3 Redningsvej (6102) *</w:delText>
            </w:r>
            <w:r w:rsidDel="003F492A">
              <w:rPr>
                <w:noProof/>
                <w:webHidden/>
              </w:rPr>
              <w:tab/>
            </w:r>
            <w:r w:rsidR="004B4B0B" w:rsidDel="003F492A">
              <w:rPr>
                <w:noProof/>
                <w:webHidden/>
              </w:rPr>
              <w:delText>187</w:delText>
            </w:r>
          </w:del>
        </w:p>
        <w:p w14:paraId="15DA05EA" w14:textId="5615D631" w:rsidR="00D438A6" w:rsidDel="003F492A" w:rsidRDefault="00D438A6">
          <w:pPr>
            <w:pStyle w:val="Indholdsfortegnelse2"/>
            <w:tabs>
              <w:tab w:val="right" w:leader="dot" w:pos="13426"/>
            </w:tabs>
            <w:rPr>
              <w:del w:id="905" w:author="Line Hvingel" w:date="2022-12-20T13:37:00Z"/>
              <w:noProof/>
              <w:color w:val="auto"/>
              <w:lang w:eastAsia="da-DK"/>
            </w:rPr>
          </w:pPr>
          <w:del w:id="906" w:author="Line Hvingel" w:date="2022-12-20T13:37:00Z">
            <w:r w:rsidRPr="003F492A" w:rsidDel="003F492A">
              <w:rPr>
                <w:rPrChange w:id="907" w:author="Line Hvingel" w:date="2022-12-20T13:37:00Z">
                  <w:rPr>
                    <w:rStyle w:val="Hyperlink"/>
                    <w:noProof/>
                    <w:kern w:val="32"/>
                  </w:rPr>
                </w:rPrChange>
              </w:rPr>
              <w:delText>5.12.4 Slukningsområde (6103)</w:delText>
            </w:r>
            <w:r w:rsidDel="003F492A">
              <w:rPr>
                <w:noProof/>
                <w:webHidden/>
              </w:rPr>
              <w:tab/>
            </w:r>
            <w:r w:rsidR="004B4B0B" w:rsidDel="003F492A">
              <w:rPr>
                <w:noProof/>
                <w:webHidden/>
              </w:rPr>
              <w:delText>189</w:delText>
            </w:r>
          </w:del>
        </w:p>
        <w:p w14:paraId="682192DC" w14:textId="5DE06520" w:rsidR="00D438A6" w:rsidDel="003F492A" w:rsidRDefault="00D438A6">
          <w:pPr>
            <w:pStyle w:val="Indholdsfortegnelse2"/>
            <w:tabs>
              <w:tab w:val="right" w:leader="dot" w:pos="13426"/>
            </w:tabs>
            <w:rPr>
              <w:del w:id="908" w:author="Line Hvingel" w:date="2022-12-20T13:37:00Z"/>
              <w:noProof/>
              <w:color w:val="auto"/>
              <w:lang w:eastAsia="da-DK"/>
            </w:rPr>
          </w:pPr>
          <w:del w:id="909" w:author="Line Hvingel" w:date="2022-12-20T13:37:00Z">
            <w:r w:rsidRPr="003F492A" w:rsidDel="003F492A">
              <w:rPr>
                <w:rPrChange w:id="910" w:author="Line Hvingel" w:date="2022-12-20T13:37:00Z">
                  <w:rPr>
                    <w:rStyle w:val="Hyperlink"/>
                    <w:noProof/>
                    <w:kern w:val="32"/>
                  </w:rPr>
                </w:rPrChange>
              </w:rPr>
              <w:delText>5.12.5 Risiko virksomhed (6104) *</w:delText>
            </w:r>
            <w:r w:rsidDel="003F492A">
              <w:rPr>
                <w:noProof/>
                <w:webHidden/>
              </w:rPr>
              <w:tab/>
            </w:r>
            <w:r w:rsidR="004B4B0B" w:rsidDel="003F492A">
              <w:rPr>
                <w:noProof/>
                <w:webHidden/>
              </w:rPr>
              <w:delText>190</w:delText>
            </w:r>
          </w:del>
        </w:p>
        <w:p w14:paraId="6B0BEC3E" w14:textId="54E312FF" w:rsidR="00D438A6" w:rsidDel="003F492A" w:rsidRDefault="00D438A6">
          <w:pPr>
            <w:pStyle w:val="Indholdsfortegnelse2"/>
            <w:tabs>
              <w:tab w:val="right" w:leader="dot" w:pos="13426"/>
            </w:tabs>
            <w:rPr>
              <w:del w:id="911" w:author="Line Hvingel" w:date="2022-12-20T13:37:00Z"/>
              <w:noProof/>
              <w:color w:val="auto"/>
              <w:lang w:eastAsia="da-DK"/>
            </w:rPr>
          </w:pPr>
          <w:del w:id="912" w:author="Line Hvingel" w:date="2022-12-20T13:37:00Z">
            <w:r w:rsidRPr="003F492A" w:rsidDel="003F492A">
              <w:rPr>
                <w:rPrChange w:id="913" w:author="Line Hvingel" w:date="2022-12-20T13:37:00Z">
                  <w:rPr>
                    <w:rStyle w:val="Hyperlink"/>
                    <w:noProof/>
                    <w:kern w:val="32"/>
                  </w:rPr>
                </w:rPrChange>
              </w:rPr>
              <w:delText>5.12.6 Særligt bygningsområde (6105)</w:delText>
            </w:r>
            <w:r w:rsidDel="003F492A">
              <w:rPr>
                <w:noProof/>
                <w:webHidden/>
              </w:rPr>
              <w:tab/>
            </w:r>
            <w:r w:rsidR="004B4B0B" w:rsidDel="003F492A">
              <w:rPr>
                <w:noProof/>
                <w:webHidden/>
              </w:rPr>
              <w:delText>192</w:delText>
            </w:r>
          </w:del>
        </w:p>
        <w:p w14:paraId="4372FD0F" w14:textId="7E0A2516" w:rsidR="00D438A6" w:rsidDel="003F492A" w:rsidRDefault="00D438A6">
          <w:pPr>
            <w:pStyle w:val="Indholdsfortegnelse2"/>
            <w:tabs>
              <w:tab w:val="right" w:leader="dot" w:pos="13426"/>
            </w:tabs>
            <w:rPr>
              <w:del w:id="914" w:author="Line Hvingel" w:date="2022-12-20T13:37:00Z"/>
              <w:noProof/>
              <w:color w:val="auto"/>
              <w:lang w:eastAsia="da-DK"/>
            </w:rPr>
          </w:pPr>
          <w:del w:id="915" w:author="Line Hvingel" w:date="2022-12-20T13:37:00Z">
            <w:r w:rsidRPr="003F492A" w:rsidDel="003F492A">
              <w:rPr>
                <w:rPrChange w:id="916" w:author="Line Hvingel" w:date="2022-12-20T13:37:00Z">
                  <w:rPr>
                    <w:rStyle w:val="Hyperlink"/>
                    <w:noProof/>
                    <w:kern w:val="32"/>
                  </w:rPr>
                </w:rPrChange>
              </w:rPr>
              <w:delText>5.12.8 Forholdsordre (6107) *</w:delText>
            </w:r>
            <w:r w:rsidDel="003F492A">
              <w:rPr>
                <w:noProof/>
                <w:webHidden/>
              </w:rPr>
              <w:tab/>
            </w:r>
            <w:r w:rsidR="004B4B0B" w:rsidDel="003F492A">
              <w:rPr>
                <w:noProof/>
                <w:webHidden/>
              </w:rPr>
              <w:delText>194</w:delText>
            </w:r>
          </w:del>
        </w:p>
        <w:p w14:paraId="2D631014" w14:textId="28597046" w:rsidR="00D438A6" w:rsidDel="003F492A" w:rsidRDefault="00D438A6">
          <w:pPr>
            <w:pStyle w:val="Indholdsfortegnelse2"/>
            <w:tabs>
              <w:tab w:val="right" w:leader="dot" w:pos="13426"/>
            </w:tabs>
            <w:rPr>
              <w:del w:id="917" w:author="Line Hvingel" w:date="2022-12-20T13:37:00Z"/>
              <w:noProof/>
              <w:color w:val="auto"/>
              <w:lang w:eastAsia="da-DK"/>
            </w:rPr>
          </w:pPr>
          <w:del w:id="918" w:author="Line Hvingel" w:date="2022-12-20T13:37:00Z">
            <w:r w:rsidRPr="003F492A" w:rsidDel="003F492A">
              <w:rPr>
                <w:rPrChange w:id="919" w:author="Line Hvingel" w:date="2022-12-20T13:37:00Z">
                  <w:rPr>
                    <w:rStyle w:val="Hyperlink"/>
                    <w:noProof/>
                    <w:kern w:val="32"/>
                  </w:rPr>
                </w:rPrChange>
              </w:rPr>
              <w:delText>5.12.9 Mødeplan (6108) *</w:delText>
            </w:r>
            <w:r w:rsidDel="003F492A">
              <w:rPr>
                <w:noProof/>
                <w:webHidden/>
              </w:rPr>
              <w:tab/>
            </w:r>
            <w:r w:rsidR="004B4B0B" w:rsidDel="003F492A">
              <w:rPr>
                <w:noProof/>
                <w:webHidden/>
              </w:rPr>
              <w:delText>196</w:delText>
            </w:r>
          </w:del>
        </w:p>
        <w:p w14:paraId="4C6C8AC2" w14:textId="7B5897CA" w:rsidR="00D438A6" w:rsidDel="003F492A" w:rsidRDefault="00D438A6">
          <w:pPr>
            <w:pStyle w:val="Indholdsfortegnelse2"/>
            <w:tabs>
              <w:tab w:val="right" w:leader="dot" w:pos="13426"/>
            </w:tabs>
            <w:rPr>
              <w:del w:id="920" w:author="Line Hvingel" w:date="2022-12-20T13:37:00Z"/>
              <w:noProof/>
              <w:color w:val="auto"/>
              <w:lang w:eastAsia="da-DK"/>
            </w:rPr>
          </w:pPr>
          <w:del w:id="921" w:author="Line Hvingel" w:date="2022-12-20T13:37:00Z">
            <w:r w:rsidRPr="003F492A" w:rsidDel="003F492A">
              <w:rPr>
                <w:rPrChange w:id="922" w:author="Line Hvingel" w:date="2022-12-20T13:37:00Z">
                  <w:rPr>
                    <w:rStyle w:val="Hyperlink"/>
                    <w:noProof/>
                    <w:kern w:val="32"/>
                  </w:rPr>
                </w:rPrChange>
              </w:rPr>
              <w:delText>5.12.11 Nøgleboks til beredskab (6110) *</w:delText>
            </w:r>
            <w:r w:rsidDel="003F492A">
              <w:rPr>
                <w:noProof/>
                <w:webHidden/>
              </w:rPr>
              <w:tab/>
            </w:r>
            <w:r w:rsidR="004B4B0B" w:rsidDel="003F492A">
              <w:rPr>
                <w:noProof/>
                <w:webHidden/>
              </w:rPr>
              <w:delText>197</w:delText>
            </w:r>
          </w:del>
        </w:p>
        <w:p w14:paraId="7B1416DB" w14:textId="781582CE" w:rsidR="00D438A6" w:rsidDel="003F492A" w:rsidRDefault="00D438A6">
          <w:pPr>
            <w:pStyle w:val="Indholdsfortegnelse2"/>
            <w:tabs>
              <w:tab w:val="right" w:leader="dot" w:pos="13426"/>
            </w:tabs>
            <w:rPr>
              <w:del w:id="923" w:author="Line Hvingel" w:date="2022-12-20T13:37:00Z"/>
              <w:noProof/>
              <w:color w:val="auto"/>
              <w:lang w:eastAsia="da-DK"/>
            </w:rPr>
          </w:pPr>
          <w:del w:id="924" w:author="Line Hvingel" w:date="2022-12-20T13:37:00Z">
            <w:r w:rsidRPr="003F492A" w:rsidDel="003F492A">
              <w:rPr>
                <w:rPrChange w:id="925" w:author="Line Hvingel" w:date="2022-12-20T13:37:00Z">
                  <w:rPr>
                    <w:rStyle w:val="Hyperlink"/>
                    <w:noProof/>
                    <w:kern w:val="32"/>
                  </w:rPr>
                </w:rPrChange>
              </w:rPr>
              <w:delText>5.12.12 Fyrværkeri tilladelse (6111) *</w:delText>
            </w:r>
            <w:r w:rsidDel="003F492A">
              <w:rPr>
                <w:noProof/>
                <w:webHidden/>
              </w:rPr>
              <w:tab/>
            </w:r>
            <w:r w:rsidR="004B4B0B" w:rsidDel="003F492A">
              <w:rPr>
                <w:noProof/>
                <w:webHidden/>
              </w:rPr>
              <w:delText>199</w:delText>
            </w:r>
          </w:del>
        </w:p>
        <w:p w14:paraId="4CBDBC5B" w14:textId="10476A0E" w:rsidR="00D438A6" w:rsidDel="003F492A" w:rsidRDefault="00D438A6">
          <w:pPr>
            <w:pStyle w:val="Indholdsfortegnelse2"/>
            <w:tabs>
              <w:tab w:val="right" w:leader="dot" w:pos="13426"/>
            </w:tabs>
            <w:rPr>
              <w:del w:id="926" w:author="Line Hvingel" w:date="2022-12-20T13:37:00Z"/>
              <w:noProof/>
              <w:color w:val="auto"/>
              <w:lang w:eastAsia="da-DK"/>
            </w:rPr>
          </w:pPr>
          <w:del w:id="927" w:author="Line Hvingel" w:date="2022-12-20T13:37:00Z">
            <w:r w:rsidRPr="003F492A" w:rsidDel="003F492A">
              <w:rPr>
                <w:rPrChange w:id="928" w:author="Line Hvingel" w:date="2022-12-20T13:37:00Z">
                  <w:rPr>
                    <w:rStyle w:val="Hyperlink"/>
                    <w:noProof/>
                    <w:kern w:val="32"/>
                  </w:rPr>
                </w:rPrChange>
              </w:rPr>
              <w:delText>5.12.13 Midlertidige depot ved forurening m.v. (6112)</w:delText>
            </w:r>
            <w:r w:rsidDel="003F492A">
              <w:rPr>
                <w:noProof/>
                <w:webHidden/>
              </w:rPr>
              <w:tab/>
            </w:r>
            <w:r w:rsidR="004B4B0B" w:rsidDel="003F492A">
              <w:rPr>
                <w:noProof/>
                <w:webHidden/>
              </w:rPr>
              <w:delText>200</w:delText>
            </w:r>
          </w:del>
        </w:p>
        <w:p w14:paraId="25EFBF02" w14:textId="05BF5ED3" w:rsidR="00D438A6" w:rsidDel="003F492A" w:rsidRDefault="00D438A6">
          <w:pPr>
            <w:pStyle w:val="Indholdsfortegnelse2"/>
            <w:tabs>
              <w:tab w:val="right" w:leader="dot" w:pos="13426"/>
            </w:tabs>
            <w:rPr>
              <w:del w:id="929" w:author="Line Hvingel" w:date="2022-12-20T13:37:00Z"/>
              <w:noProof/>
              <w:color w:val="auto"/>
              <w:lang w:eastAsia="da-DK"/>
            </w:rPr>
          </w:pPr>
          <w:del w:id="930" w:author="Line Hvingel" w:date="2022-12-20T13:37:00Z">
            <w:r w:rsidRPr="003F492A" w:rsidDel="003F492A">
              <w:rPr>
                <w:rPrChange w:id="931" w:author="Line Hvingel" w:date="2022-12-20T13:37:00Z">
                  <w:rPr>
                    <w:rStyle w:val="Hyperlink"/>
                    <w:noProof/>
                    <w:kern w:val="32"/>
                  </w:rPr>
                </w:rPrChange>
              </w:rPr>
              <w:delText>5.12.14 Beskyttet natur ved beredskabsindsats (6113)</w:delText>
            </w:r>
            <w:r w:rsidDel="003F492A">
              <w:rPr>
                <w:noProof/>
                <w:webHidden/>
              </w:rPr>
              <w:tab/>
            </w:r>
            <w:r w:rsidR="004B4B0B" w:rsidDel="003F492A">
              <w:rPr>
                <w:noProof/>
                <w:webHidden/>
              </w:rPr>
              <w:delText>202</w:delText>
            </w:r>
          </w:del>
        </w:p>
        <w:p w14:paraId="797F824B" w14:textId="4F9D0B94" w:rsidR="00D438A6" w:rsidDel="003F492A" w:rsidRDefault="00D438A6">
          <w:pPr>
            <w:pStyle w:val="Indholdsfortegnelse2"/>
            <w:tabs>
              <w:tab w:val="right" w:leader="dot" w:pos="13426"/>
            </w:tabs>
            <w:rPr>
              <w:del w:id="932" w:author="Line Hvingel" w:date="2022-12-20T13:37:00Z"/>
              <w:noProof/>
              <w:color w:val="auto"/>
              <w:lang w:eastAsia="da-DK"/>
            </w:rPr>
          </w:pPr>
          <w:del w:id="933" w:author="Line Hvingel" w:date="2022-12-20T13:37:00Z">
            <w:r w:rsidRPr="003F492A" w:rsidDel="003F492A">
              <w:rPr>
                <w:rPrChange w:id="934" w:author="Line Hvingel" w:date="2022-12-20T13:37:00Z">
                  <w:rPr>
                    <w:rStyle w:val="Hyperlink"/>
                    <w:noProof/>
                    <w:kern w:val="32"/>
                  </w:rPr>
                </w:rPrChange>
              </w:rPr>
              <w:delText>5.12.16 Afbrændingsområde (6115) Tema forventes nedlagt.</w:delText>
            </w:r>
            <w:r w:rsidDel="003F492A">
              <w:rPr>
                <w:noProof/>
                <w:webHidden/>
              </w:rPr>
              <w:tab/>
            </w:r>
            <w:r w:rsidR="004B4B0B" w:rsidDel="003F492A">
              <w:rPr>
                <w:noProof/>
                <w:webHidden/>
              </w:rPr>
              <w:delText>203</w:delText>
            </w:r>
          </w:del>
        </w:p>
        <w:p w14:paraId="2BB67DE5" w14:textId="354166EA" w:rsidR="00D438A6" w:rsidDel="003F492A" w:rsidRDefault="00D438A6">
          <w:pPr>
            <w:pStyle w:val="Indholdsfortegnelse2"/>
            <w:tabs>
              <w:tab w:val="right" w:leader="dot" w:pos="13426"/>
            </w:tabs>
            <w:rPr>
              <w:del w:id="935" w:author="Line Hvingel" w:date="2022-12-20T13:37:00Z"/>
              <w:noProof/>
              <w:color w:val="auto"/>
              <w:lang w:eastAsia="da-DK"/>
            </w:rPr>
          </w:pPr>
          <w:del w:id="936" w:author="Line Hvingel" w:date="2022-12-20T13:37:00Z">
            <w:r w:rsidRPr="003F492A" w:rsidDel="003F492A">
              <w:rPr>
                <w:rPrChange w:id="937" w:author="Line Hvingel" w:date="2022-12-20T13:37:00Z">
                  <w:rPr>
                    <w:rStyle w:val="Hyperlink"/>
                    <w:noProof/>
                    <w:kern w:val="32"/>
                  </w:rPr>
                </w:rPrChange>
              </w:rPr>
              <w:delText>5.12.17 Olieberedskabsplan (6116)</w:delText>
            </w:r>
            <w:r w:rsidDel="003F492A">
              <w:rPr>
                <w:noProof/>
                <w:webHidden/>
              </w:rPr>
              <w:tab/>
            </w:r>
            <w:r w:rsidR="004B4B0B" w:rsidDel="003F492A">
              <w:rPr>
                <w:noProof/>
                <w:webHidden/>
              </w:rPr>
              <w:delText>204</w:delText>
            </w:r>
          </w:del>
        </w:p>
        <w:p w14:paraId="13087D68" w14:textId="0A14F8A7" w:rsidR="00D438A6" w:rsidDel="003F492A" w:rsidRDefault="00D438A6">
          <w:pPr>
            <w:pStyle w:val="Indholdsfortegnelse2"/>
            <w:tabs>
              <w:tab w:val="right" w:leader="dot" w:pos="13426"/>
            </w:tabs>
            <w:rPr>
              <w:del w:id="938" w:author="Line Hvingel" w:date="2022-12-20T13:37:00Z"/>
              <w:noProof/>
              <w:color w:val="auto"/>
              <w:lang w:eastAsia="da-DK"/>
            </w:rPr>
          </w:pPr>
          <w:del w:id="939" w:author="Line Hvingel" w:date="2022-12-20T13:37:00Z">
            <w:r w:rsidRPr="003F492A" w:rsidDel="003F492A">
              <w:rPr>
                <w:rPrChange w:id="940" w:author="Line Hvingel" w:date="2022-12-20T13:37:00Z">
                  <w:rPr>
                    <w:rStyle w:val="Hyperlink"/>
                    <w:noProof/>
                    <w:kern w:val="32"/>
                  </w:rPr>
                </w:rPrChange>
              </w:rPr>
              <w:delText>5.12.18 Indsatspunkt (6117)</w:delText>
            </w:r>
            <w:r w:rsidDel="003F492A">
              <w:rPr>
                <w:noProof/>
                <w:webHidden/>
              </w:rPr>
              <w:tab/>
            </w:r>
            <w:r w:rsidR="004B4B0B" w:rsidDel="003F492A">
              <w:rPr>
                <w:noProof/>
                <w:webHidden/>
              </w:rPr>
              <w:delText>207</w:delText>
            </w:r>
          </w:del>
        </w:p>
        <w:p w14:paraId="47BFAFA2" w14:textId="5A726302" w:rsidR="00D438A6" w:rsidDel="003F492A" w:rsidRDefault="00D438A6">
          <w:pPr>
            <w:pStyle w:val="Indholdsfortegnelse2"/>
            <w:tabs>
              <w:tab w:val="right" w:leader="dot" w:pos="13426"/>
            </w:tabs>
            <w:rPr>
              <w:del w:id="941" w:author="Line Hvingel" w:date="2022-12-20T13:37:00Z"/>
              <w:noProof/>
              <w:color w:val="auto"/>
              <w:lang w:eastAsia="da-DK"/>
            </w:rPr>
          </w:pPr>
          <w:del w:id="942" w:author="Line Hvingel" w:date="2022-12-20T13:37:00Z">
            <w:r w:rsidRPr="003F492A" w:rsidDel="003F492A">
              <w:rPr>
                <w:rPrChange w:id="943" w:author="Line Hvingel" w:date="2022-12-20T13:37:00Z">
                  <w:rPr>
                    <w:rStyle w:val="Hyperlink"/>
                    <w:noProof/>
                    <w:kern w:val="32"/>
                  </w:rPr>
                </w:rPrChange>
              </w:rPr>
              <w:delText>5.12.19 Brand- og redningsareal (6118)</w:delText>
            </w:r>
            <w:r w:rsidDel="003F492A">
              <w:rPr>
                <w:noProof/>
                <w:webHidden/>
              </w:rPr>
              <w:tab/>
            </w:r>
            <w:r w:rsidR="004B4B0B" w:rsidDel="003F492A">
              <w:rPr>
                <w:noProof/>
                <w:webHidden/>
              </w:rPr>
              <w:delText>209</w:delText>
            </w:r>
          </w:del>
        </w:p>
        <w:p w14:paraId="1FC1C42D" w14:textId="71283B61" w:rsidR="00D438A6" w:rsidDel="003F492A" w:rsidRDefault="00D438A6">
          <w:pPr>
            <w:pStyle w:val="Indholdsfortegnelse2"/>
            <w:tabs>
              <w:tab w:val="right" w:leader="dot" w:pos="13426"/>
            </w:tabs>
            <w:rPr>
              <w:del w:id="944" w:author="Line Hvingel" w:date="2022-12-20T13:37:00Z"/>
              <w:noProof/>
              <w:color w:val="auto"/>
              <w:lang w:eastAsia="da-DK"/>
            </w:rPr>
          </w:pPr>
          <w:del w:id="945" w:author="Line Hvingel" w:date="2022-12-20T13:37:00Z">
            <w:r w:rsidRPr="003F492A" w:rsidDel="003F492A">
              <w:rPr>
                <w:rPrChange w:id="946" w:author="Line Hvingel" w:date="2022-12-20T13:37:00Z">
                  <w:rPr>
                    <w:rStyle w:val="Hyperlink"/>
                    <w:noProof/>
                    <w:kern w:val="32"/>
                  </w:rPr>
                </w:rPrChange>
              </w:rPr>
              <w:delText>5.12.20 Evakueringscenter (6119)</w:delText>
            </w:r>
            <w:r w:rsidDel="003F492A">
              <w:rPr>
                <w:noProof/>
                <w:webHidden/>
              </w:rPr>
              <w:tab/>
            </w:r>
            <w:r w:rsidR="004B4B0B" w:rsidDel="003F492A">
              <w:rPr>
                <w:noProof/>
                <w:webHidden/>
              </w:rPr>
              <w:delText>211</w:delText>
            </w:r>
          </w:del>
        </w:p>
        <w:p w14:paraId="678FC285" w14:textId="5BE1EAF1" w:rsidR="00D438A6" w:rsidDel="003F492A" w:rsidRDefault="00D438A6">
          <w:pPr>
            <w:pStyle w:val="Indholdsfortegnelse2"/>
            <w:tabs>
              <w:tab w:val="right" w:leader="dot" w:pos="13426"/>
            </w:tabs>
            <w:rPr>
              <w:del w:id="947" w:author="Line Hvingel" w:date="2022-12-20T13:37:00Z"/>
              <w:noProof/>
              <w:color w:val="auto"/>
              <w:lang w:eastAsia="da-DK"/>
            </w:rPr>
          </w:pPr>
          <w:del w:id="948" w:author="Line Hvingel" w:date="2022-12-20T13:37:00Z">
            <w:r w:rsidRPr="003F492A" w:rsidDel="003F492A">
              <w:rPr>
                <w:rPrChange w:id="949" w:author="Line Hvingel" w:date="2022-12-20T13:37:00Z">
                  <w:rPr>
                    <w:rStyle w:val="Hyperlink"/>
                    <w:noProof/>
                    <w:kern w:val="32"/>
                  </w:rPr>
                </w:rPrChange>
              </w:rPr>
              <w:delText>5.12.21 Midlertidig overnatning (6120)</w:delText>
            </w:r>
            <w:r w:rsidDel="003F492A">
              <w:rPr>
                <w:noProof/>
                <w:webHidden/>
              </w:rPr>
              <w:tab/>
            </w:r>
            <w:r w:rsidR="004B4B0B" w:rsidDel="003F492A">
              <w:rPr>
                <w:noProof/>
                <w:webHidden/>
              </w:rPr>
              <w:delText>212</w:delText>
            </w:r>
          </w:del>
        </w:p>
        <w:p w14:paraId="11264FCC" w14:textId="5FDE217B" w:rsidR="00D438A6" w:rsidDel="003F492A" w:rsidRDefault="00D438A6">
          <w:pPr>
            <w:pStyle w:val="Indholdsfortegnelse2"/>
            <w:tabs>
              <w:tab w:val="right" w:leader="dot" w:pos="13426"/>
            </w:tabs>
            <w:rPr>
              <w:del w:id="950" w:author="Line Hvingel" w:date="2022-12-20T13:37:00Z"/>
              <w:noProof/>
              <w:color w:val="auto"/>
              <w:lang w:eastAsia="da-DK"/>
            </w:rPr>
          </w:pPr>
          <w:del w:id="951" w:author="Line Hvingel" w:date="2022-12-20T13:37:00Z">
            <w:r w:rsidRPr="003F492A" w:rsidDel="003F492A">
              <w:rPr>
                <w:rPrChange w:id="952" w:author="Line Hvingel" w:date="2022-12-20T13:37:00Z">
                  <w:rPr>
                    <w:rStyle w:val="Hyperlink"/>
                    <w:noProof/>
                    <w:kern w:val="32"/>
                  </w:rPr>
                </w:rPrChange>
              </w:rPr>
              <w:delText>5.12.22 Større udendørs arrangementer (6121)</w:delText>
            </w:r>
            <w:r w:rsidDel="003F492A">
              <w:rPr>
                <w:noProof/>
                <w:webHidden/>
              </w:rPr>
              <w:tab/>
            </w:r>
            <w:r w:rsidR="004B4B0B" w:rsidDel="003F492A">
              <w:rPr>
                <w:noProof/>
                <w:webHidden/>
              </w:rPr>
              <w:delText>214</w:delText>
            </w:r>
          </w:del>
        </w:p>
        <w:p w14:paraId="05CFF2AB" w14:textId="7FA6FE60" w:rsidR="00D438A6" w:rsidDel="003F492A" w:rsidRDefault="00D438A6">
          <w:pPr>
            <w:pStyle w:val="Indholdsfortegnelse2"/>
            <w:tabs>
              <w:tab w:val="right" w:leader="dot" w:pos="13426"/>
            </w:tabs>
            <w:rPr>
              <w:del w:id="953" w:author="Line Hvingel" w:date="2022-12-20T13:37:00Z"/>
              <w:noProof/>
              <w:color w:val="auto"/>
              <w:lang w:eastAsia="da-DK"/>
            </w:rPr>
          </w:pPr>
          <w:del w:id="954" w:author="Line Hvingel" w:date="2022-12-20T13:37:00Z">
            <w:r w:rsidRPr="003F492A" w:rsidDel="003F492A">
              <w:rPr>
                <w:rPrChange w:id="955" w:author="Line Hvingel" w:date="2022-12-20T13:37:00Z">
                  <w:rPr>
                    <w:rStyle w:val="Hyperlink"/>
                    <w:noProof/>
                    <w:kern w:val="32"/>
                  </w:rPr>
                </w:rPrChange>
              </w:rPr>
              <w:delText>5.13.1 Naturgeografi (6200)</w:delText>
            </w:r>
            <w:r w:rsidDel="003F492A">
              <w:rPr>
                <w:noProof/>
                <w:webHidden/>
              </w:rPr>
              <w:tab/>
            </w:r>
            <w:r w:rsidR="004B4B0B" w:rsidDel="003F492A">
              <w:rPr>
                <w:noProof/>
                <w:webHidden/>
              </w:rPr>
              <w:delText>217</w:delText>
            </w:r>
          </w:del>
        </w:p>
        <w:p w14:paraId="159D4E62" w14:textId="1275D890" w:rsidR="00D438A6" w:rsidDel="003F492A" w:rsidRDefault="00D438A6">
          <w:pPr>
            <w:pStyle w:val="Indholdsfortegnelse2"/>
            <w:tabs>
              <w:tab w:val="right" w:leader="dot" w:pos="13426"/>
            </w:tabs>
            <w:rPr>
              <w:del w:id="956" w:author="Line Hvingel" w:date="2022-12-20T13:37:00Z"/>
              <w:noProof/>
              <w:color w:val="auto"/>
              <w:lang w:eastAsia="da-DK"/>
            </w:rPr>
          </w:pPr>
          <w:del w:id="957" w:author="Line Hvingel" w:date="2022-12-20T13:37:00Z">
            <w:r w:rsidRPr="003F492A" w:rsidDel="003F492A">
              <w:rPr>
                <w:rPrChange w:id="958" w:author="Line Hvingel" w:date="2022-12-20T13:37:00Z">
                  <w:rPr>
                    <w:rStyle w:val="Hyperlink"/>
                    <w:noProof/>
                    <w:kern w:val="32"/>
                  </w:rPr>
                </w:rPrChange>
              </w:rPr>
              <w:delText>5.13.2 Kulturgeografi (6201)</w:delText>
            </w:r>
            <w:r w:rsidDel="003F492A">
              <w:rPr>
                <w:noProof/>
                <w:webHidden/>
              </w:rPr>
              <w:tab/>
            </w:r>
            <w:r w:rsidR="004B4B0B" w:rsidDel="003F492A">
              <w:rPr>
                <w:noProof/>
                <w:webHidden/>
              </w:rPr>
              <w:delText>221</w:delText>
            </w:r>
          </w:del>
        </w:p>
        <w:p w14:paraId="4ED4CB49" w14:textId="695D4E6E" w:rsidR="00D438A6" w:rsidDel="003F492A" w:rsidRDefault="00D438A6">
          <w:pPr>
            <w:pStyle w:val="Indholdsfortegnelse2"/>
            <w:tabs>
              <w:tab w:val="right" w:leader="dot" w:pos="13426"/>
            </w:tabs>
            <w:rPr>
              <w:del w:id="959" w:author="Line Hvingel" w:date="2022-12-20T13:37:00Z"/>
              <w:noProof/>
              <w:color w:val="auto"/>
              <w:lang w:eastAsia="da-DK"/>
            </w:rPr>
          </w:pPr>
          <w:del w:id="960" w:author="Line Hvingel" w:date="2022-12-20T13:37:00Z">
            <w:r w:rsidRPr="003F492A" w:rsidDel="003F492A">
              <w:rPr>
                <w:rPrChange w:id="961" w:author="Line Hvingel" w:date="2022-12-20T13:37:00Z">
                  <w:rPr>
                    <w:rStyle w:val="Hyperlink"/>
                    <w:noProof/>
                    <w:kern w:val="32"/>
                  </w:rPr>
                </w:rPrChange>
              </w:rPr>
              <w:delText>5.13.3 Landskabkarakterområder (6202)</w:delText>
            </w:r>
            <w:r w:rsidDel="003F492A">
              <w:rPr>
                <w:noProof/>
                <w:webHidden/>
              </w:rPr>
              <w:tab/>
            </w:r>
            <w:r w:rsidR="004B4B0B" w:rsidDel="003F492A">
              <w:rPr>
                <w:noProof/>
                <w:webHidden/>
              </w:rPr>
              <w:delText>223</w:delText>
            </w:r>
          </w:del>
        </w:p>
        <w:p w14:paraId="54878683" w14:textId="1E8F1778" w:rsidR="00D438A6" w:rsidDel="003F492A" w:rsidRDefault="00D438A6">
          <w:pPr>
            <w:pStyle w:val="Indholdsfortegnelse2"/>
            <w:tabs>
              <w:tab w:val="right" w:leader="dot" w:pos="13426"/>
            </w:tabs>
            <w:rPr>
              <w:del w:id="962" w:author="Line Hvingel" w:date="2022-12-20T13:37:00Z"/>
              <w:noProof/>
              <w:color w:val="auto"/>
              <w:lang w:eastAsia="da-DK"/>
            </w:rPr>
          </w:pPr>
          <w:del w:id="963" w:author="Line Hvingel" w:date="2022-12-20T13:37:00Z">
            <w:r w:rsidRPr="003F492A" w:rsidDel="003F492A">
              <w:rPr>
                <w:rPrChange w:id="964" w:author="Line Hvingel" w:date="2022-12-20T13:37:00Z">
                  <w:rPr>
                    <w:rStyle w:val="Hyperlink"/>
                    <w:noProof/>
                    <w:kern w:val="32"/>
                  </w:rPr>
                </w:rPrChange>
              </w:rPr>
              <w:delText>5.13.4 Landskabskaraktervurderinger (6203)</w:delText>
            </w:r>
            <w:r w:rsidDel="003F492A">
              <w:rPr>
                <w:noProof/>
                <w:webHidden/>
              </w:rPr>
              <w:tab/>
            </w:r>
            <w:r w:rsidR="004B4B0B" w:rsidDel="003F492A">
              <w:rPr>
                <w:noProof/>
                <w:webHidden/>
              </w:rPr>
              <w:delText>227</w:delText>
            </w:r>
          </w:del>
        </w:p>
        <w:p w14:paraId="6E402501" w14:textId="0F71A955" w:rsidR="00D438A6" w:rsidDel="003F492A" w:rsidRDefault="00D438A6">
          <w:pPr>
            <w:pStyle w:val="Indholdsfortegnelse1"/>
            <w:tabs>
              <w:tab w:val="right" w:leader="dot" w:pos="13426"/>
            </w:tabs>
            <w:rPr>
              <w:del w:id="965" w:author="Line Hvingel" w:date="2022-12-20T13:37:00Z"/>
              <w:noProof/>
              <w:color w:val="auto"/>
              <w:lang w:eastAsia="da-DK"/>
            </w:rPr>
          </w:pPr>
          <w:del w:id="966" w:author="Line Hvingel" w:date="2022-12-20T13:37:00Z">
            <w:r w:rsidRPr="003F492A" w:rsidDel="003F492A">
              <w:rPr>
                <w:rPrChange w:id="967" w:author="Line Hvingel" w:date="2022-12-20T13:37:00Z">
                  <w:rPr>
                    <w:rStyle w:val="Hyperlink"/>
                    <w:noProof/>
                  </w:rPr>
                </w:rPrChange>
              </w:rPr>
              <w:delText>5.19 Park og Grønne Områder</w:delText>
            </w:r>
            <w:r w:rsidDel="003F492A">
              <w:rPr>
                <w:noProof/>
                <w:webHidden/>
              </w:rPr>
              <w:tab/>
            </w:r>
            <w:r w:rsidR="004B4B0B" w:rsidDel="003F492A">
              <w:rPr>
                <w:noProof/>
                <w:webHidden/>
              </w:rPr>
              <w:delText>230</w:delText>
            </w:r>
          </w:del>
        </w:p>
        <w:p w14:paraId="2DD89A44" w14:textId="149D856E" w:rsidR="00D438A6" w:rsidDel="003F492A" w:rsidRDefault="00D438A6">
          <w:pPr>
            <w:pStyle w:val="Indholdsfortegnelse2"/>
            <w:tabs>
              <w:tab w:val="right" w:leader="dot" w:pos="13426"/>
            </w:tabs>
            <w:rPr>
              <w:del w:id="968" w:author="Line Hvingel" w:date="2022-12-20T13:37:00Z"/>
              <w:noProof/>
              <w:color w:val="auto"/>
              <w:lang w:eastAsia="da-DK"/>
            </w:rPr>
          </w:pPr>
          <w:del w:id="969" w:author="Line Hvingel" w:date="2022-12-20T13:37:00Z">
            <w:r w:rsidRPr="003F492A" w:rsidDel="003F492A">
              <w:rPr>
                <w:rPrChange w:id="970" w:author="Line Hvingel" w:date="2022-12-20T13:37:00Z">
                  <w:rPr>
                    <w:rStyle w:val="Hyperlink"/>
                    <w:noProof/>
                    <w:kern w:val="32"/>
                  </w:rPr>
                </w:rPrChange>
              </w:rPr>
              <w:delText>5.19.1 Park og grønne områder flade (6800)</w:delText>
            </w:r>
            <w:r w:rsidDel="003F492A">
              <w:rPr>
                <w:noProof/>
                <w:webHidden/>
              </w:rPr>
              <w:tab/>
            </w:r>
            <w:r w:rsidR="004B4B0B" w:rsidDel="003F492A">
              <w:rPr>
                <w:noProof/>
                <w:webHidden/>
              </w:rPr>
              <w:delText>230</w:delText>
            </w:r>
          </w:del>
        </w:p>
        <w:p w14:paraId="69A2E2C4" w14:textId="512D6094" w:rsidR="00D438A6" w:rsidDel="003F492A" w:rsidRDefault="00D438A6">
          <w:pPr>
            <w:pStyle w:val="Indholdsfortegnelse2"/>
            <w:tabs>
              <w:tab w:val="right" w:leader="dot" w:pos="13426"/>
            </w:tabs>
            <w:rPr>
              <w:del w:id="971" w:author="Line Hvingel" w:date="2022-12-20T13:37:00Z"/>
              <w:noProof/>
              <w:color w:val="auto"/>
              <w:lang w:eastAsia="da-DK"/>
            </w:rPr>
          </w:pPr>
          <w:del w:id="972" w:author="Line Hvingel" w:date="2022-12-20T13:37:00Z">
            <w:r w:rsidRPr="003F492A" w:rsidDel="003F492A">
              <w:rPr>
                <w:rPrChange w:id="973" w:author="Line Hvingel" w:date="2022-12-20T13:37:00Z">
                  <w:rPr>
                    <w:rStyle w:val="Hyperlink"/>
                    <w:noProof/>
                    <w:kern w:val="32"/>
                  </w:rPr>
                </w:rPrChange>
              </w:rPr>
              <w:delText>5.19.2 Park og grønne områder linje (6801)</w:delText>
            </w:r>
            <w:r w:rsidDel="003F492A">
              <w:rPr>
                <w:noProof/>
                <w:webHidden/>
              </w:rPr>
              <w:tab/>
            </w:r>
            <w:r w:rsidR="004B4B0B" w:rsidDel="003F492A">
              <w:rPr>
                <w:noProof/>
                <w:webHidden/>
              </w:rPr>
              <w:delText>237</w:delText>
            </w:r>
          </w:del>
        </w:p>
        <w:p w14:paraId="28E25EA8" w14:textId="3B21B2D7" w:rsidR="00D438A6" w:rsidDel="003F492A" w:rsidRDefault="00D438A6">
          <w:pPr>
            <w:pStyle w:val="Indholdsfortegnelse2"/>
            <w:tabs>
              <w:tab w:val="right" w:leader="dot" w:pos="13426"/>
            </w:tabs>
            <w:rPr>
              <w:del w:id="974" w:author="Line Hvingel" w:date="2022-12-20T13:37:00Z"/>
              <w:noProof/>
              <w:color w:val="auto"/>
              <w:lang w:eastAsia="da-DK"/>
            </w:rPr>
          </w:pPr>
          <w:del w:id="975" w:author="Line Hvingel" w:date="2022-12-20T13:37:00Z">
            <w:r w:rsidRPr="003F492A" w:rsidDel="003F492A">
              <w:rPr>
                <w:rPrChange w:id="976" w:author="Line Hvingel" w:date="2022-12-20T13:37:00Z">
                  <w:rPr>
                    <w:rStyle w:val="Hyperlink"/>
                    <w:noProof/>
                    <w:kern w:val="32"/>
                  </w:rPr>
                </w:rPrChange>
              </w:rPr>
              <w:delText>5.19.3 Park og grønne områder punkt (6802)</w:delText>
            </w:r>
            <w:r w:rsidDel="003F492A">
              <w:rPr>
                <w:noProof/>
                <w:webHidden/>
              </w:rPr>
              <w:tab/>
            </w:r>
            <w:r w:rsidR="004B4B0B" w:rsidDel="003F492A">
              <w:rPr>
                <w:noProof/>
                <w:webHidden/>
              </w:rPr>
              <w:delText>241</w:delText>
            </w:r>
          </w:del>
        </w:p>
        <w:p w14:paraId="0F562AA0" w14:textId="67C081E9" w:rsidR="00D438A6" w:rsidDel="003F492A" w:rsidRDefault="00D438A6">
          <w:pPr>
            <w:pStyle w:val="Indholdsfortegnelse1"/>
            <w:tabs>
              <w:tab w:val="right" w:leader="dot" w:pos="13426"/>
            </w:tabs>
            <w:rPr>
              <w:del w:id="977" w:author="Line Hvingel" w:date="2022-12-20T13:37:00Z"/>
              <w:noProof/>
              <w:color w:val="auto"/>
              <w:lang w:eastAsia="da-DK"/>
            </w:rPr>
          </w:pPr>
          <w:del w:id="978" w:author="Line Hvingel" w:date="2022-12-20T13:37:00Z">
            <w:r w:rsidRPr="003F492A" w:rsidDel="003F492A">
              <w:rPr>
                <w:rPrChange w:id="979" w:author="Line Hvingel" w:date="2022-12-20T13:37:00Z">
                  <w:rPr>
                    <w:rStyle w:val="Hyperlink"/>
                    <w:noProof/>
                  </w:rPr>
                </w:rPrChange>
              </w:rPr>
              <w:delText>5.79 Billedunderstøttelse</w:delText>
            </w:r>
            <w:r w:rsidDel="003F492A">
              <w:rPr>
                <w:noProof/>
                <w:webHidden/>
              </w:rPr>
              <w:tab/>
            </w:r>
            <w:r w:rsidR="004B4B0B" w:rsidDel="003F492A">
              <w:rPr>
                <w:noProof/>
                <w:webHidden/>
              </w:rPr>
              <w:delText>248</w:delText>
            </w:r>
          </w:del>
        </w:p>
        <w:p w14:paraId="77ADFC8F" w14:textId="2F91178B" w:rsidR="00D438A6" w:rsidDel="003F492A" w:rsidRDefault="00D438A6">
          <w:pPr>
            <w:pStyle w:val="Indholdsfortegnelse2"/>
            <w:tabs>
              <w:tab w:val="right" w:leader="dot" w:pos="13426"/>
            </w:tabs>
            <w:rPr>
              <w:del w:id="980" w:author="Line Hvingel" w:date="2022-12-20T13:37:00Z"/>
              <w:noProof/>
              <w:color w:val="auto"/>
              <w:lang w:eastAsia="da-DK"/>
            </w:rPr>
          </w:pPr>
          <w:del w:id="981" w:author="Line Hvingel" w:date="2022-12-20T13:37:00Z">
            <w:r w:rsidRPr="003F492A" w:rsidDel="003F492A">
              <w:rPr>
                <w:rPrChange w:id="982" w:author="Line Hvingel" w:date="2022-12-20T13:37:00Z">
                  <w:rPr>
                    <w:rStyle w:val="Hyperlink"/>
                    <w:noProof/>
                  </w:rPr>
                </w:rPrChange>
              </w:rPr>
              <w:delText>5.79.1 Fotoforbindelse (7900)</w:delText>
            </w:r>
            <w:r w:rsidDel="003F492A">
              <w:rPr>
                <w:noProof/>
                <w:webHidden/>
              </w:rPr>
              <w:tab/>
            </w:r>
            <w:r w:rsidR="004B4B0B" w:rsidDel="003F492A">
              <w:rPr>
                <w:noProof/>
                <w:webHidden/>
              </w:rPr>
              <w:delText>249</w:delText>
            </w:r>
          </w:del>
        </w:p>
        <w:p w14:paraId="68BF023E" w14:textId="3D40942C" w:rsidR="00D438A6" w:rsidDel="003F492A" w:rsidRDefault="00D438A6">
          <w:pPr>
            <w:pStyle w:val="Indholdsfortegnelse2"/>
            <w:tabs>
              <w:tab w:val="right" w:leader="dot" w:pos="13426"/>
            </w:tabs>
            <w:rPr>
              <w:del w:id="983" w:author="Line Hvingel" w:date="2022-12-20T13:37:00Z"/>
              <w:noProof/>
              <w:color w:val="auto"/>
              <w:lang w:eastAsia="da-DK"/>
            </w:rPr>
          </w:pPr>
          <w:del w:id="984" w:author="Line Hvingel" w:date="2022-12-20T13:37:00Z">
            <w:r w:rsidRPr="003F492A" w:rsidDel="003F492A">
              <w:rPr>
                <w:rPrChange w:id="985" w:author="Line Hvingel" w:date="2022-12-20T13:37:00Z">
                  <w:rPr>
                    <w:rStyle w:val="Hyperlink"/>
                    <w:noProof/>
                  </w:rPr>
                </w:rPrChange>
              </w:rPr>
              <w:delText>5.79.2 Foto (7901)</w:delText>
            </w:r>
            <w:r w:rsidDel="003F492A">
              <w:rPr>
                <w:noProof/>
                <w:webHidden/>
              </w:rPr>
              <w:tab/>
            </w:r>
            <w:r w:rsidR="004B4B0B" w:rsidDel="003F492A">
              <w:rPr>
                <w:noProof/>
                <w:webHidden/>
              </w:rPr>
              <w:delText>249</w:delText>
            </w:r>
          </w:del>
        </w:p>
        <w:p w14:paraId="7C9E88E5" w14:textId="02C5EDF4" w:rsidR="007B4438" w:rsidRDefault="00D35FAC" w:rsidP="007B4438">
          <w:r>
            <w:rPr>
              <w:b/>
              <w:bCs/>
            </w:rPr>
            <w:fldChar w:fldCharType="end"/>
          </w:r>
        </w:p>
      </w:sdtContent>
    </w:sdt>
    <w:p w14:paraId="56445D65" w14:textId="77777777" w:rsidR="00B4056A" w:rsidRDefault="00B4056A">
      <w:pPr>
        <w:rPr>
          <w:b/>
        </w:rPr>
      </w:pPr>
      <w:r>
        <w:br w:type="page"/>
      </w:r>
    </w:p>
    <w:p w14:paraId="17BFDE42" w14:textId="77777777" w:rsidR="004110FF" w:rsidRDefault="004110FF">
      <w:pPr>
        <w:spacing w:after="200"/>
      </w:pPr>
      <w:r>
        <w:lastRenderedPageBreak/>
        <w:br w:type="page"/>
      </w:r>
    </w:p>
    <w:p w14:paraId="70CFAE0E" w14:textId="32C34DD6" w:rsidR="009A6D63" w:rsidRPr="00936194" w:rsidRDefault="009A6D63" w:rsidP="009A6D63">
      <w:pPr>
        <w:rPr>
          <w:ins w:id="986" w:author="Christian Fischer" w:date="2023-01-10T13:21:00Z"/>
          <w:rFonts w:ascii="Trebuchet MS" w:hAnsi="Trebuchet MS"/>
          <w:sz w:val="19"/>
          <w:szCs w:val="19"/>
        </w:rPr>
      </w:pPr>
      <w:proofErr w:type="spellStart"/>
      <w:ins w:id="987" w:author="Christian Fischer" w:date="2023-01-10T13:21:00Z">
        <w:r w:rsidRPr="00701C14">
          <w:rPr>
            <w:rFonts w:ascii="Trebuchet MS" w:hAnsi="Trebuchet MS"/>
            <w:sz w:val="19"/>
            <w:szCs w:val="19"/>
          </w:rPr>
          <w:lastRenderedPageBreak/>
          <w:t>GeoFA</w:t>
        </w:r>
        <w:proofErr w:type="spellEnd"/>
        <w:r w:rsidRPr="00701C14">
          <w:rPr>
            <w:rFonts w:ascii="Trebuchet MS" w:hAnsi="Trebuchet MS"/>
            <w:sz w:val="19"/>
            <w:szCs w:val="19"/>
          </w:rPr>
          <w:t xml:space="preserve"> versio</w:t>
        </w:r>
        <w:r w:rsidRPr="00936194">
          <w:rPr>
            <w:rFonts w:ascii="Trebuchet MS" w:hAnsi="Trebuchet MS"/>
            <w:sz w:val="19"/>
            <w:szCs w:val="19"/>
          </w:rPr>
          <w:t>n 1.</w:t>
        </w:r>
        <w:r>
          <w:rPr>
            <w:rFonts w:ascii="Trebuchet MS" w:hAnsi="Trebuchet MS"/>
            <w:sz w:val="19"/>
            <w:szCs w:val="19"/>
          </w:rPr>
          <w:t>5</w:t>
        </w:r>
        <w:r w:rsidRPr="00936194">
          <w:rPr>
            <w:rFonts w:ascii="Trebuchet MS" w:hAnsi="Trebuchet MS"/>
            <w:sz w:val="19"/>
            <w:szCs w:val="19"/>
          </w:rPr>
          <w:t xml:space="preserve"> – </w:t>
        </w:r>
        <w:r>
          <w:rPr>
            <w:rFonts w:ascii="Trebuchet MS" w:hAnsi="Trebuchet MS"/>
            <w:sz w:val="19"/>
            <w:szCs w:val="19"/>
          </w:rPr>
          <w:t>januar</w:t>
        </w:r>
        <w:r w:rsidRPr="00936194">
          <w:rPr>
            <w:rFonts w:ascii="Trebuchet MS" w:hAnsi="Trebuchet MS"/>
            <w:sz w:val="19"/>
            <w:szCs w:val="19"/>
          </w:rPr>
          <w:t xml:space="preserve"> 202</w:t>
        </w:r>
        <w:r>
          <w:rPr>
            <w:rFonts w:ascii="Trebuchet MS" w:hAnsi="Trebuchet MS"/>
            <w:sz w:val="19"/>
            <w:szCs w:val="19"/>
          </w:rPr>
          <w:t>3</w:t>
        </w:r>
        <w:r w:rsidRPr="00936194">
          <w:rPr>
            <w:rFonts w:ascii="Trebuchet MS" w:hAnsi="Trebuchet MS"/>
            <w:sz w:val="19"/>
            <w:szCs w:val="19"/>
          </w:rPr>
          <w:t>:</w:t>
        </w:r>
      </w:ins>
    </w:p>
    <w:p w14:paraId="6A553E34" w14:textId="0EB52D20" w:rsidR="009A6D63" w:rsidRDefault="009A6D63" w:rsidP="009A6D63">
      <w:pPr>
        <w:rPr>
          <w:ins w:id="988" w:author="Christian Fischer" w:date="2023-01-10T13:22:00Z"/>
          <w:rFonts w:ascii="Trebuchet MS" w:hAnsi="Trebuchet MS"/>
          <w:sz w:val="19"/>
          <w:szCs w:val="19"/>
        </w:rPr>
      </w:pPr>
      <w:ins w:id="989" w:author="Christian Fischer" w:date="2023-01-10T13:22:00Z">
        <w:r w:rsidRPr="009A6D63">
          <w:rPr>
            <w:rFonts w:ascii="Trebuchet MS" w:hAnsi="Trebuchet MS"/>
            <w:sz w:val="19"/>
            <w:szCs w:val="19"/>
          </w:rPr>
          <w:t>t_5607_ladepunkter</w:t>
        </w:r>
        <w:r>
          <w:rPr>
            <w:rFonts w:ascii="Trebuchet MS" w:hAnsi="Trebuchet MS"/>
            <w:sz w:val="19"/>
            <w:szCs w:val="19"/>
          </w:rPr>
          <w:t xml:space="preserve"> </w:t>
        </w:r>
      </w:ins>
      <w:ins w:id="990" w:author="Christian Fischer" w:date="2023-01-10T13:21:00Z">
        <w:r>
          <w:rPr>
            <w:rFonts w:ascii="Trebuchet MS" w:hAnsi="Trebuchet MS"/>
            <w:sz w:val="19"/>
            <w:szCs w:val="19"/>
          </w:rPr>
          <w:t xml:space="preserve">omdøbt til </w:t>
        </w:r>
      </w:ins>
      <w:ins w:id="991" w:author="Christian Fischer" w:date="2023-01-10T13:22:00Z">
        <w:r w:rsidRPr="009A6D63">
          <w:rPr>
            <w:rFonts w:ascii="Trebuchet MS" w:hAnsi="Trebuchet MS"/>
            <w:sz w:val="19"/>
            <w:szCs w:val="19"/>
          </w:rPr>
          <w:t>t_5607_ladefacilitet</w:t>
        </w:r>
      </w:ins>
    </w:p>
    <w:p w14:paraId="5790EE47" w14:textId="7A3A5083" w:rsidR="009A6D63" w:rsidRDefault="009A6D63" w:rsidP="009A6D63">
      <w:pPr>
        <w:rPr>
          <w:ins w:id="992" w:author="Christian Fischer" w:date="2023-01-10T13:23:00Z"/>
          <w:rFonts w:ascii="Trebuchet MS" w:hAnsi="Trebuchet MS"/>
          <w:sz w:val="19"/>
          <w:szCs w:val="19"/>
        </w:rPr>
      </w:pPr>
      <w:ins w:id="993" w:author="Christian Fischer" w:date="2023-01-10T13:22:00Z">
        <w:r w:rsidRPr="009A6D63">
          <w:rPr>
            <w:rFonts w:ascii="Trebuchet MS" w:hAnsi="Trebuchet MS"/>
            <w:sz w:val="19"/>
            <w:szCs w:val="19"/>
          </w:rPr>
          <w:t>t_5608_plan_ladefaciliteter</w:t>
        </w:r>
      </w:ins>
      <w:ins w:id="994" w:author="Christian Fischer" w:date="2023-01-10T13:23:00Z">
        <w:r>
          <w:rPr>
            <w:rFonts w:ascii="Trebuchet MS" w:hAnsi="Trebuchet MS"/>
            <w:sz w:val="19"/>
            <w:szCs w:val="19"/>
          </w:rPr>
          <w:t xml:space="preserve"> udgået</w:t>
        </w:r>
      </w:ins>
    </w:p>
    <w:p w14:paraId="2A2FAE59" w14:textId="5DF74BE4" w:rsidR="009A6D63" w:rsidRDefault="009A6D63" w:rsidP="009A6D63">
      <w:pPr>
        <w:rPr>
          <w:ins w:id="995" w:author="Christian Fischer" w:date="2023-01-10T13:24:00Z"/>
          <w:rFonts w:ascii="Trebuchet MS" w:hAnsi="Trebuchet MS"/>
          <w:sz w:val="19"/>
          <w:szCs w:val="19"/>
        </w:rPr>
      </w:pPr>
      <w:ins w:id="996" w:author="Christian Fischer" w:date="2023-01-10T13:23:00Z">
        <w:r>
          <w:rPr>
            <w:rFonts w:ascii="Trebuchet MS" w:hAnsi="Trebuchet MS"/>
            <w:sz w:val="19"/>
            <w:szCs w:val="19"/>
          </w:rPr>
          <w:t xml:space="preserve">Nye felter på </w:t>
        </w:r>
        <w:r w:rsidRPr="009A6D63">
          <w:rPr>
            <w:rFonts w:ascii="Trebuchet MS" w:hAnsi="Trebuchet MS"/>
            <w:sz w:val="19"/>
            <w:szCs w:val="19"/>
          </w:rPr>
          <w:t>t_5607_ladefacilitet</w:t>
        </w:r>
        <w:r>
          <w:rPr>
            <w:rFonts w:ascii="Trebuchet MS" w:hAnsi="Trebuchet MS"/>
            <w:sz w:val="19"/>
            <w:szCs w:val="19"/>
          </w:rPr>
          <w:t xml:space="preserve">: planstatus, </w:t>
        </w:r>
        <w:proofErr w:type="spellStart"/>
        <w:r>
          <w:rPr>
            <w:rFonts w:ascii="Trebuchet MS" w:hAnsi="Trebuchet MS"/>
            <w:sz w:val="19"/>
            <w:szCs w:val="19"/>
          </w:rPr>
          <w:t>foto_link</w:t>
        </w:r>
        <w:proofErr w:type="spellEnd"/>
        <w:r>
          <w:rPr>
            <w:rFonts w:ascii="Trebuchet MS" w:hAnsi="Trebuchet MS"/>
            <w:sz w:val="19"/>
            <w:szCs w:val="19"/>
          </w:rPr>
          <w:t>, foto_link1, foto_link2,</w:t>
        </w:r>
        <w:r w:rsidRPr="009A6D63">
          <w:rPr>
            <w:rFonts w:ascii="Trebuchet MS" w:hAnsi="Trebuchet MS"/>
            <w:sz w:val="19"/>
            <w:szCs w:val="19"/>
          </w:rPr>
          <w:t xml:space="preserve"> </w:t>
        </w:r>
        <w:r>
          <w:rPr>
            <w:rFonts w:ascii="Trebuchet MS" w:hAnsi="Trebuchet MS"/>
            <w:sz w:val="19"/>
            <w:szCs w:val="19"/>
          </w:rPr>
          <w:t>foto_link3</w:t>
        </w:r>
      </w:ins>
    </w:p>
    <w:p w14:paraId="732748C2" w14:textId="22498C4E" w:rsidR="009A6D63" w:rsidRDefault="009A6D63" w:rsidP="009A6D63">
      <w:pPr>
        <w:rPr>
          <w:ins w:id="997" w:author="Christian Fischer" w:date="2023-01-10T13:24:00Z"/>
          <w:rFonts w:ascii="Trebuchet MS" w:hAnsi="Trebuchet MS"/>
          <w:sz w:val="19"/>
          <w:szCs w:val="19"/>
        </w:rPr>
      </w:pPr>
      <w:ins w:id="998" w:author="Christian Fischer" w:date="2023-01-10T13:24:00Z">
        <w:r>
          <w:rPr>
            <w:rFonts w:ascii="Trebuchet MS" w:hAnsi="Trebuchet MS"/>
            <w:sz w:val="19"/>
            <w:szCs w:val="19"/>
          </w:rPr>
          <w:t xml:space="preserve">Postnummertabellen </w:t>
        </w:r>
        <w:proofErr w:type="spellStart"/>
        <w:r>
          <w:rPr>
            <w:rFonts w:ascii="Trebuchet MS" w:hAnsi="Trebuchet MS"/>
            <w:sz w:val="19"/>
            <w:szCs w:val="19"/>
          </w:rPr>
          <w:t>d_basis_postnr</w:t>
        </w:r>
        <w:proofErr w:type="spellEnd"/>
        <w:r>
          <w:rPr>
            <w:rFonts w:ascii="Trebuchet MS" w:hAnsi="Trebuchet MS"/>
            <w:sz w:val="19"/>
            <w:szCs w:val="19"/>
          </w:rPr>
          <w:t xml:space="preserve"> ajourført</w:t>
        </w:r>
      </w:ins>
    </w:p>
    <w:p w14:paraId="7A98479A" w14:textId="7FDF349E" w:rsidR="009A6D63" w:rsidRDefault="009A6D63" w:rsidP="009A6D63">
      <w:pPr>
        <w:rPr>
          <w:ins w:id="999" w:author="Christian Fischer" w:date="2023-01-10T13:21:00Z"/>
          <w:rFonts w:ascii="Trebuchet MS" w:hAnsi="Trebuchet MS"/>
          <w:sz w:val="19"/>
          <w:szCs w:val="19"/>
        </w:rPr>
      </w:pPr>
      <w:ins w:id="1000" w:author="Christian Fischer" w:date="2023-01-10T13:24:00Z">
        <w:r>
          <w:rPr>
            <w:rFonts w:ascii="Trebuchet MS" w:hAnsi="Trebuchet MS"/>
            <w:sz w:val="19"/>
            <w:szCs w:val="19"/>
          </w:rPr>
          <w:t>Kodelister opdateret</w:t>
        </w:r>
      </w:ins>
      <w:ins w:id="1001" w:author="Christian Fischer" w:date="2023-01-10T13:25:00Z">
        <w:r>
          <w:rPr>
            <w:rFonts w:ascii="Trebuchet MS" w:hAnsi="Trebuchet MS"/>
            <w:sz w:val="19"/>
            <w:szCs w:val="19"/>
          </w:rPr>
          <w:t xml:space="preserve"> mht. anvendelse af bindestreger/tankestreger, forkortelser og øvrige fejl</w:t>
        </w:r>
      </w:ins>
    </w:p>
    <w:p w14:paraId="047A96EC" w14:textId="77777777" w:rsidR="009A6D63" w:rsidRDefault="009A6D63" w:rsidP="00B84F75">
      <w:pPr>
        <w:rPr>
          <w:ins w:id="1002" w:author="Christian Fischer" w:date="2023-01-10T13:21:00Z"/>
          <w:rFonts w:ascii="Trebuchet MS" w:hAnsi="Trebuchet MS"/>
          <w:sz w:val="19"/>
          <w:szCs w:val="19"/>
        </w:rPr>
      </w:pPr>
    </w:p>
    <w:p w14:paraId="117734F1" w14:textId="4F8A375C" w:rsidR="00701C14" w:rsidRPr="00701C14" w:rsidRDefault="00701C14" w:rsidP="00B84F75">
      <w:pPr>
        <w:rPr>
          <w:ins w:id="1003" w:author="Line Hvingel" w:date="2022-12-20T13:01:00Z"/>
          <w:rFonts w:ascii="Trebuchet MS" w:hAnsi="Trebuchet MS"/>
          <w:sz w:val="19"/>
          <w:szCs w:val="19"/>
          <w:rPrChange w:id="1004" w:author="Line Hvingel" w:date="2022-12-20T13:01:00Z">
            <w:rPr>
              <w:ins w:id="1005" w:author="Line Hvingel" w:date="2022-12-20T13:01:00Z"/>
              <w:rFonts w:ascii="Trebuchet MS" w:hAnsi="Trebuchet MS"/>
              <w:sz w:val="19"/>
              <w:szCs w:val="19"/>
              <w:lang w:val="en-US"/>
            </w:rPr>
          </w:rPrChange>
        </w:rPr>
      </w:pPr>
      <w:proofErr w:type="spellStart"/>
      <w:ins w:id="1006" w:author="Line Hvingel" w:date="2022-12-20T13:01:00Z">
        <w:r w:rsidRPr="00701C14">
          <w:rPr>
            <w:rFonts w:ascii="Trebuchet MS" w:hAnsi="Trebuchet MS"/>
            <w:sz w:val="19"/>
            <w:szCs w:val="19"/>
          </w:rPr>
          <w:t>GeoFA</w:t>
        </w:r>
        <w:proofErr w:type="spellEnd"/>
        <w:r w:rsidRPr="00701C14">
          <w:rPr>
            <w:rFonts w:ascii="Trebuchet MS" w:hAnsi="Trebuchet MS"/>
            <w:sz w:val="19"/>
            <w:szCs w:val="19"/>
          </w:rPr>
          <w:t xml:space="preserve"> versio</w:t>
        </w:r>
        <w:r w:rsidRPr="00701C14">
          <w:rPr>
            <w:rFonts w:ascii="Trebuchet MS" w:hAnsi="Trebuchet MS"/>
            <w:sz w:val="19"/>
            <w:szCs w:val="19"/>
            <w:rPrChange w:id="1007" w:author="Line Hvingel" w:date="2022-12-20T13:01:00Z">
              <w:rPr>
                <w:rFonts w:ascii="Trebuchet MS" w:hAnsi="Trebuchet MS"/>
                <w:sz w:val="19"/>
                <w:szCs w:val="19"/>
                <w:lang w:val="en-US"/>
              </w:rPr>
            </w:rPrChange>
          </w:rPr>
          <w:t>n 1.4 – december 2022:</w:t>
        </w:r>
      </w:ins>
    </w:p>
    <w:p w14:paraId="6E7C8481" w14:textId="34CDACAD" w:rsidR="00701C14" w:rsidRDefault="00701C14" w:rsidP="00B84F75">
      <w:pPr>
        <w:rPr>
          <w:ins w:id="1008" w:author="Line Hvingel" w:date="2022-12-20T13:02:00Z"/>
          <w:rFonts w:ascii="Trebuchet MS" w:hAnsi="Trebuchet MS"/>
          <w:sz w:val="19"/>
          <w:szCs w:val="19"/>
        </w:rPr>
      </w:pPr>
      <w:ins w:id="1009" w:author="Line Hvingel" w:date="2022-12-20T13:01:00Z">
        <w:r w:rsidRPr="00701C14">
          <w:rPr>
            <w:rFonts w:ascii="Trebuchet MS" w:hAnsi="Trebuchet MS"/>
            <w:sz w:val="19"/>
            <w:szCs w:val="19"/>
            <w:rPrChange w:id="1010" w:author="Line Hvingel" w:date="2022-12-20T13:01:00Z">
              <w:rPr>
                <w:rFonts w:ascii="Trebuchet MS" w:hAnsi="Trebuchet MS"/>
                <w:sz w:val="19"/>
                <w:szCs w:val="19"/>
                <w:lang w:val="en-US"/>
              </w:rPr>
            </w:rPrChange>
          </w:rPr>
          <w:t>Tilføjelse a</w:t>
        </w:r>
        <w:r>
          <w:rPr>
            <w:rFonts w:ascii="Trebuchet MS" w:hAnsi="Trebuchet MS"/>
            <w:sz w:val="19"/>
            <w:szCs w:val="19"/>
          </w:rPr>
          <w:t xml:space="preserve">f </w:t>
        </w:r>
        <w:proofErr w:type="spellStart"/>
        <w:r w:rsidR="00255BBE">
          <w:rPr>
            <w:rFonts w:ascii="Trebuchet MS" w:hAnsi="Trebuchet MS"/>
            <w:sz w:val="19"/>
            <w:szCs w:val="19"/>
          </w:rPr>
          <w:t>Ladestander</w:t>
        </w:r>
        <w:proofErr w:type="spellEnd"/>
        <w:r w:rsidR="00255BBE">
          <w:rPr>
            <w:rFonts w:ascii="Trebuchet MS" w:hAnsi="Trebuchet MS"/>
            <w:sz w:val="19"/>
            <w:szCs w:val="19"/>
          </w:rPr>
          <w:t xml:space="preserve"> under 5.7 </w:t>
        </w:r>
      </w:ins>
      <w:ins w:id="1011" w:author="Line Hvingel" w:date="2022-12-20T13:02:00Z">
        <w:r w:rsidR="00255BBE">
          <w:rPr>
            <w:rFonts w:ascii="Trebuchet MS" w:hAnsi="Trebuchet MS"/>
            <w:sz w:val="19"/>
            <w:szCs w:val="19"/>
          </w:rPr>
          <w:t>Vej og trafik</w:t>
        </w:r>
      </w:ins>
    </w:p>
    <w:p w14:paraId="596CDEE1" w14:textId="71D782BB" w:rsidR="00255BBE" w:rsidRDefault="00864EEA" w:rsidP="00864EEA">
      <w:pPr>
        <w:rPr>
          <w:ins w:id="1012" w:author="Line Hvingel" w:date="2022-12-20T13:03:00Z"/>
          <w:rFonts w:ascii="Trebuchet MS" w:hAnsi="Trebuchet MS"/>
          <w:sz w:val="19"/>
          <w:szCs w:val="19"/>
        </w:rPr>
      </w:pPr>
      <w:ins w:id="1013" w:author="Line Hvingel" w:date="2022-12-20T13:02:00Z">
        <w:r w:rsidRPr="00864EEA">
          <w:rPr>
            <w:rFonts w:ascii="Trebuchet MS" w:hAnsi="Trebuchet MS"/>
            <w:sz w:val="19"/>
            <w:szCs w:val="19"/>
          </w:rPr>
          <w:t xml:space="preserve">Nye kodeliste-værdier i </w:t>
        </w:r>
        <w:proofErr w:type="spellStart"/>
        <w:r w:rsidRPr="00864EEA">
          <w:rPr>
            <w:rFonts w:ascii="Trebuchet MS" w:hAnsi="Trebuchet MS"/>
            <w:sz w:val="19"/>
            <w:szCs w:val="19"/>
          </w:rPr>
          <w:t>Facilitet_pkt</w:t>
        </w:r>
        <w:proofErr w:type="spellEnd"/>
        <w:r w:rsidRPr="00864EEA">
          <w:rPr>
            <w:rFonts w:ascii="Trebuchet MS" w:hAnsi="Trebuchet MS"/>
            <w:sz w:val="19"/>
            <w:szCs w:val="19"/>
          </w:rPr>
          <w:t xml:space="preserve"> (5800) og </w:t>
        </w:r>
        <w:proofErr w:type="spellStart"/>
        <w:r w:rsidRPr="00864EEA">
          <w:rPr>
            <w:rFonts w:ascii="Trebuchet MS" w:hAnsi="Trebuchet MS"/>
            <w:sz w:val="19"/>
            <w:szCs w:val="19"/>
          </w:rPr>
          <w:t>Facilitet_flade</w:t>
        </w:r>
        <w:proofErr w:type="spellEnd"/>
        <w:r w:rsidRPr="00864EEA">
          <w:rPr>
            <w:rFonts w:ascii="Trebuchet MS" w:hAnsi="Trebuchet MS"/>
            <w:sz w:val="19"/>
            <w:szCs w:val="19"/>
          </w:rPr>
          <w:t xml:space="preserve"> (5801):</w:t>
        </w:r>
        <w:r>
          <w:rPr>
            <w:rFonts w:ascii="Trebuchet MS" w:hAnsi="Trebuchet MS"/>
            <w:sz w:val="19"/>
            <w:szCs w:val="19"/>
          </w:rPr>
          <w:t xml:space="preserve"> </w:t>
        </w:r>
        <w:r w:rsidRPr="00864EEA">
          <w:rPr>
            <w:rFonts w:ascii="Trebuchet MS" w:hAnsi="Trebuchet MS"/>
            <w:sz w:val="19"/>
            <w:szCs w:val="19"/>
          </w:rPr>
          <w:t>overbæringssted</w:t>
        </w:r>
        <w:r>
          <w:rPr>
            <w:rFonts w:ascii="Trebuchet MS" w:hAnsi="Trebuchet MS"/>
            <w:sz w:val="19"/>
            <w:szCs w:val="19"/>
          </w:rPr>
          <w:t xml:space="preserve">, </w:t>
        </w:r>
        <w:r w:rsidRPr="00864EEA">
          <w:rPr>
            <w:rFonts w:ascii="Trebuchet MS" w:hAnsi="Trebuchet MS"/>
            <w:sz w:val="19"/>
            <w:szCs w:val="19"/>
          </w:rPr>
          <w:t>fiskeplatform</w:t>
        </w:r>
        <w:r>
          <w:rPr>
            <w:rFonts w:ascii="Trebuchet MS" w:hAnsi="Trebuchet MS"/>
            <w:sz w:val="19"/>
            <w:szCs w:val="19"/>
          </w:rPr>
          <w:t xml:space="preserve">, </w:t>
        </w:r>
        <w:r w:rsidRPr="00864EEA">
          <w:rPr>
            <w:rFonts w:ascii="Trebuchet MS" w:hAnsi="Trebuchet MS"/>
            <w:sz w:val="19"/>
            <w:szCs w:val="19"/>
          </w:rPr>
          <w:t>fodhviler</w:t>
        </w:r>
        <w:r>
          <w:rPr>
            <w:rFonts w:ascii="Trebuchet MS" w:hAnsi="Trebuchet MS"/>
            <w:sz w:val="19"/>
            <w:szCs w:val="19"/>
          </w:rPr>
          <w:t xml:space="preserve">, </w:t>
        </w:r>
        <w:r w:rsidRPr="00864EEA">
          <w:rPr>
            <w:rFonts w:ascii="Trebuchet MS" w:hAnsi="Trebuchet MS"/>
            <w:sz w:val="19"/>
            <w:szCs w:val="19"/>
          </w:rPr>
          <w:t>bænk</w:t>
        </w:r>
      </w:ins>
    </w:p>
    <w:p w14:paraId="417D62AD" w14:textId="47A2920D" w:rsidR="00F939AB" w:rsidRPr="00F939AB" w:rsidRDefault="00F939AB" w:rsidP="00F939AB">
      <w:pPr>
        <w:rPr>
          <w:ins w:id="1014" w:author="Line Hvingel" w:date="2022-12-20T13:03:00Z"/>
          <w:rFonts w:ascii="Trebuchet MS" w:hAnsi="Trebuchet MS"/>
          <w:sz w:val="19"/>
          <w:szCs w:val="19"/>
        </w:rPr>
      </w:pPr>
      <w:ins w:id="1015" w:author="Line Hvingel" w:date="2022-12-20T13:03:00Z">
        <w:r>
          <w:rPr>
            <w:rFonts w:ascii="Trebuchet MS" w:hAnsi="Trebuchet MS"/>
            <w:sz w:val="19"/>
            <w:szCs w:val="19"/>
          </w:rPr>
          <w:t xml:space="preserve">Nye felter: </w:t>
        </w:r>
        <w:proofErr w:type="spellStart"/>
        <w:r w:rsidRPr="00F939AB">
          <w:rPr>
            <w:rFonts w:ascii="Trebuchet MS" w:hAnsi="Trebuchet MS"/>
            <w:sz w:val="19"/>
            <w:szCs w:val="19"/>
          </w:rPr>
          <w:t>navn_uk</w:t>
        </w:r>
        <w:proofErr w:type="spellEnd"/>
        <w:r>
          <w:rPr>
            <w:rFonts w:ascii="Trebuchet MS" w:hAnsi="Trebuchet MS"/>
            <w:sz w:val="19"/>
            <w:szCs w:val="19"/>
          </w:rPr>
          <w:t xml:space="preserve"> og </w:t>
        </w:r>
        <w:proofErr w:type="spellStart"/>
        <w:r w:rsidRPr="00F939AB">
          <w:rPr>
            <w:rFonts w:ascii="Trebuchet MS" w:hAnsi="Trebuchet MS"/>
            <w:sz w:val="19"/>
            <w:szCs w:val="19"/>
          </w:rPr>
          <w:t>navn_d</w:t>
        </w:r>
        <w:proofErr w:type="spellEnd"/>
        <w:r>
          <w:rPr>
            <w:rFonts w:ascii="Trebuchet MS" w:hAnsi="Trebuchet MS"/>
            <w:sz w:val="19"/>
            <w:szCs w:val="19"/>
          </w:rPr>
          <w:t xml:space="preserve"> i </w:t>
        </w:r>
        <w:proofErr w:type="spellStart"/>
        <w:r w:rsidRPr="00F939AB">
          <w:rPr>
            <w:rFonts w:ascii="Trebuchet MS" w:hAnsi="Trebuchet MS"/>
            <w:sz w:val="19"/>
            <w:szCs w:val="19"/>
          </w:rPr>
          <w:t>Facilitet_pkt</w:t>
        </w:r>
        <w:proofErr w:type="spellEnd"/>
        <w:r w:rsidRPr="00F939AB">
          <w:rPr>
            <w:rFonts w:ascii="Trebuchet MS" w:hAnsi="Trebuchet MS"/>
            <w:sz w:val="19"/>
            <w:szCs w:val="19"/>
          </w:rPr>
          <w:t xml:space="preserve"> (5800)</w:t>
        </w:r>
      </w:ins>
      <w:ins w:id="1016" w:author="Line Hvingel" w:date="2022-12-20T13:04:00Z">
        <w:r w:rsidR="00AF0823">
          <w:rPr>
            <w:rFonts w:ascii="Trebuchet MS" w:hAnsi="Trebuchet MS"/>
            <w:sz w:val="19"/>
            <w:szCs w:val="19"/>
          </w:rPr>
          <w:t xml:space="preserve">, </w:t>
        </w:r>
      </w:ins>
      <w:proofErr w:type="spellStart"/>
      <w:ins w:id="1017" w:author="Line Hvingel" w:date="2022-12-20T13:03:00Z">
        <w:r w:rsidRPr="00F939AB">
          <w:rPr>
            <w:rFonts w:ascii="Trebuchet MS" w:hAnsi="Trebuchet MS"/>
            <w:sz w:val="19"/>
            <w:szCs w:val="19"/>
          </w:rPr>
          <w:t>Facilitet_flade</w:t>
        </w:r>
        <w:proofErr w:type="spellEnd"/>
        <w:r w:rsidRPr="00F939AB">
          <w:rPr>
            <w:rFonts w:ascii="Trebuchet MS" w:hAnsi="Trebuchet MS"/>
            <w:sz w:val="19"/>
            <w:szCs w:val="19"/>
          </w:rPr>
          <w:t xml:space="preserve"> (5801)</w:t>
        </w:r>
      </w:ins>
      <w:ins w:id="1018" w:author="Line Hvingel" w:date="2022-12-20T13:04:00Z">
        <w:r w:rsidR="00AF0823">
          <w:rPr>
            <w:rFonts w:ascii="Trebuchet MS" w:hAnsi="Trebuchet MS"/>
            <w:sz w:val="19"/>
            <w:szCs w:val="19"/>
          </w:rPr>
          <w:t xml:space="preserve">, </w:t>
        </w:r>
      </w:ins>
      <w:proofErr w:type="spellStart"/>
      <w:ins w:id="1019" w:author="Line Hvingel" w:date="2022-12-20T13:03:00Z">
        <w:r w:rsidRPr="00F939AB">
          <w:rPr>
            <w:rFonts w:ascii="Trebuchet MS" w:hAnsi="Trebuchet MS"/>
            <w:sz w:val="19"/>
            <w:szCs w:val="19"/>
          </w:rPr>
          <w:t>Facilitet_linje</w:t>
        </w:r>
        <w:proofErr w:type="spellEnd"/>
        <w:r w:rsidRPr="00F939AB">
          <w:rPr>
            <w:rFonts w:ascii="Trebuchet MS" w:hAnsi="Trebuchet MS"/>
            <w:sz w:val="19"/>
            <w:szCs w:val="19"/>
          </w:rPr>
          <w:t xml:space="preserve"> (5802)</w:t>
        </w:r>
      </w:ins>
    </w:p>
    <w:p w14:paraId="3EA36107" w14:textId="77777777" w:rsidR="00701C14" w:rsidRPr="00255BBE" w:rsidRDefault="00701C14" w:rsidP="00B84F75">
      <w:pPr>
        <w:rPr>
          <w:ins w:id="1020" w:author="Line Hvingel" w:date="2022-12-20T13:01:00Z"/>
          <w:rFonts w:ascii="Trebuchet MS" w:hAnsi="Trebuchet MS"/>
          <w:sz w:val="19"/>
          <w:szCs w:val="19"/>
        </w:rPr>
      </w:pPr>
    </w:p>
    <w:p w14:paraId="7450BC13" w14:textId="2536B3FB" w:rsidR="00B84F75" w:rsidRPr="003F492A" w:rsidRDefault="00B84F75" w:rsidP="00B84F75">
      <w:pPr>
        <w:rPr>
          <w:rFonts w:ascii="Trebuchet MS" w:hAnsi="Trebuchet MS"/>
          <w:sz w:val="19"/>
          <w:szCs w:val="19"/>
        </w:rPr>
      </w:pPr>
      <w:proofErr w:type="spellStart"/>
      <w:r w:rsidRPr="00C3028A">
        <w:rPr>
          <w:rFonts w:ascii="Trebuchet MS" w:hAnsi="Trebuchet MS"/>
          <w:sz w:val="19"/>
          <w:szCs w:val="19"/>
        </w:rPr>
        <w:t>GeoFA</w:t>
      </w:r>
      <w:proofErr w:type="spellEnd"/>
      <w:r w:rsidRPr="00C3028A">
        <w:rPr>
          <w:rFonts w:ascii="Trebuchet MS" w:hAnsi="Trebuchet MS"/>
          <w:sz w:val="19"/>
          <w:szCs w:val="19"/>
        </w:rPr>
        <w:t xml:space="preserve"> version 1.3 – september 2022:</w:t>
      </w:r>
    </w:p>
    <w:p w14:paraId="584C221B" w14:textId="286097FC" w:rsidR="00B84F75" w:rsidRDefault="00B84F75" w:rsidP="00B84F75">
      <w:pPr>
        <w:rPr>
          <w:rFonts w:ascii="Trebuchet MS" w:hAnsi="Trebuchet MS"/>
          <w:sz w:val="19"/>
          <w:szCs w:val="19"/>
        </w:rPr>
      </w:pPr>
      <w:r>
        <w:rPr>
          <w:rFonts w:ascii="Trebuchet MS" w:hAnsi="Trebuchet MS"/>
          <w:sz w:val="19"/>
          <w:szCs w:val="19"/>
        </w:rPr>
        <w:t>Oprettelse af Parkeringsplads som facilitetstype.</w:t>
      </w:r>
    </w:p>
    <w:p w14:paraId="2A29EE3B" w14:textId="77777777" w:rsidR="009410B1" w:rsidRDefault="009410B1" w:rsidP="009410B1">
      <w:pPr>
        <w:rPr>
          <w:rFonts w:ascii="Trebuchet MS" w:hAnsi="Trebuchet MS"/>
          <w:sz w:val="19"/>
          <w:szCs w:val="19"/>
        </w:rPr>
      </w:pPr>
    </w:p>
    <w:p w14:paraId="4DED130D" w14:textId="3F701B06" w:rsidR="009410B1" w:rsidRPr="00D65E26" w:rsidRDefault="009410B1" w:rsidP="009410B1">
      <w:pPr>
        <w:rPr>
          <w:rFonts w:ascii="Trebuchet MS" w:hAnsi="Trebuchet MS"/>
          <w:sz w:val="19"/>
          <w:szCs w:val="19"/>
        </w:rPr>
      </w:pPr>
      <w:proofErr w:type="spellStart"/>
      <w:r w:rsidRPr="00D65E26">
        <w:rPr>
          <w:rFonts w:ascii="Trebuchet MS" w:hAnsi="Trebuchet MS"/>
          <w:sz w:val="19"/>
          <w:szCs w:val="19"/>
        </w:rPr>
        <w:t>GeoFA</w:t>
      </w:r>
      <w:proofErr w:type="spellEnd"/>
      <w:r w:rsidRPr="00D65E26">
        <w:rPr>
          <w:rFonts w:ascii="Trebuchet MS" w:hAnsi="Trebuchet MS"/>
          <w:sz w:val="19"/>
          <w:szCs w:val="19"/>
        </w:rPr>
        <w:t xml:space="preserve"> version 1.</w:t>
      </w:r>
      <w:r>
        <w:rPr>
          <w:rFonts w:ascii="Trebuchet MS" w:hAnsi="Trebuchet MS"/>
          <w:sz w:val="19"/>
          <w:szCs w:val="19"/>
        </w:rPr>
        <w:t>2 – juli 2021:</w:t>
      </w:r>
    </w:p>
    <w:p w14:paraId="1B00AED8" w14:textId="2C5D8ACE" w:rsidR="009410B1" w:rsidRDefault="009410B1" w:rsidP="009410B1">
      <w:pPr>
        <w:rPr>
          <w:rFonts w:ascii="Trebuchet MS" w:hAnsi="Trebuchet MS"/>
          <w:sz w:val="19"/>
          <w:szCs w:val="19"/>
        </w:rPr>
      </w:pPr>
      <w:r>
        <w:rPr>
          <w:rFonts w:ascii="Trebuchet MS" w:hAnsi="Trebuchet MS"/>
          <w:sz w:val="19"/>
          <w:szCs w:val="19"/>
        </w:rPr>
        <w:t xml:space="preserve">Kvalitetsmarkering på facilitetstemarene (5800, 5801 og 5802). </w:t>
      </w:r>
      <w:r w:rsidR="00B84F75">
        <w:rPr>
          <w:rFonts w:ascii="Trebuchet MS" w:hAnsi="Trebuchet MS"/>
          <w:sz w:val="19"/>
          <w:szCs w:val="19"/>
        </w:rPr>
        <w:t>Opslagstabel d_5800_kvalitet tilføjet</w:t>
      </w:r>
    </w:p>
    <w:p w14:paraId="185B70FF" w14:textId="77777777" w:rsidR="009410B1" w:rsidRPr="00D65E26" w:rsidRDefault="009410B1" w:rsidP="009410B1">
      <w:pPr>
        <w:rPr>
          <w:rFonts w:ascii="Trebuchet MS" w:hAnsi="Trebuchet MS"/>
          <w:sz w:val="19"/>
          <w:szCs w:val="19"/>
        </w:rPr>
      </w:pPr>
    </w:p>
    <w:p w14:paraId="2BC4479D" w14:textId="139F9AC7" w:rsidR="009410B1" w:rsidRPr="00D65E26" w:rsidRDefault="009410B1" w:rsidP="009410B1">
      <w:pPr>
        <w:rPr>
          <w:rFonts w:ascii="Trebuchet MS" w:hAnsi="Trebuchet MS"/>
          <w:sz w:val="19"/>
          <w:szCs w:val="19"/>
        </w:rPr>
      </w:pPr>
      <w:proofErr w:type="spellStart"/>
      <w:r w:rsidRPr="00D65E26">
        <w:rPr>
          <w:rFonts w:ascii="Trebuchet MS" w:hAnsi="Trebuchet MS"/>
          <w:sz w:val="19"/>
          <w:szCs w:val="19"/>
        </w:rPr>
        <w:t>GeoFA</w:t>
      </w:r>
      <w:proofErr w:type="spellEnd"/>
      <w:r w:rsidRPr="00D65E26">
        <w:rPr>
          <w:rFonts w:ascii="Trebuchet MS" w:hAnsi="Trebuchet MS"/>
          <w:sz w:val="19"/>
          <w:szCs w:val="19"/>
        </w:rPr>
        <w:t xml:space="preserve"> version 1.</w:t>
      </w:r>
      <w:r>
        <w:rPr>
          <w:rFonts w:ascii="Trebuchet MS" w:hAnsi="Trebuchet MS"/>
          <w:sz w:val="19"/>
          <w:szCs w:val="19"/>
        </w:rPr>
        <w:t>1 – juli 2021:</w:t>
      </w:r>
    </w:p>
    <w:p w14:paraId="23FC2D13" w14:textId="068ADFC2" w:rsidR="009410B1" w:rsidRPr="00D65E26" w:rsidRDefault="009410B1" w:rsidP="009410B1">
      <w:pPr>
        <w:rPr>
          <w:rFonts w:ascii="Trebuchet MS" w:hAnsi="Trebuchet MS"/>
          <w:sz w:val="19"/>
          <w:szCs w:val="19"/>
        </w:rPr>
      </w:pPr>
      <w:r>
        <w:rPr>
          <w:rFonts w:ascii="Trebuchet MS" w:hAnsi="Trebuchet MS"/>
          <w:sz w:val="19"/>
          <w:szCs w:val="19"/>
        </w:rPr>
        <w:t>Ændringer til facilitetstyper</w:t>
      </w:r>
    </w:p>
    <w:p w14:paraId="0F8C9C41" w14:textId="77777777" w:rsidR="009410B1" w:rsidRDefault="009410B1" w:rsidP="005A065F">
      <w:pPr>
        <w:rPr>
          <w:rFonts w:ascii="Trebuchet MS" w:hAnsi="Trebuchet MS"/>
          <w:sz w:val="19"/>
          <w:szCs w:val="19"/>
        </w:rPr>
      </w:pPr>
    </w:p>
    <w:p w14:paraId="5E2C4AAC" w14:textId="7E2293CA" w:rsidR="005A065F" w:rsidRPr="00D65E26" w:rsidRDefault="005A065F" w:rsidP="005A065F">
      <w:pPr>
        <w:rPr>
          <w:rFonts w:ascii="Trebuchet MS" w:hAnsi="Trebuchet MS"/>
          <w:sz w:val="19"/>
          <w:szCs w:val="19"/>
        </w:rPr>
      </w:pPr>
      <w:proofErr w:type="spellStart"/>
      <w:r w:rsidRPr="00D65E26">
        <w:rPr>
          <w:rFonts w:ascii="Trebuchet MS" w:hAnsi="Trebuchet MS"/>
          <w:sz w:val="19"/>
          <w:szCs w:val="19"/>
        </w:rPr>
        <w:t>GeoFA</w:t>
      </w:r>
      <w:proofErr w:type="spellEnd"/>
      <w:r w:rsidRPr="00D65E26">
        <w:rPr>
          <w:rFonts w:ascii="Trebuchet MS" w:hAnsi="Trebuchet MS"/>
          <w:sz w:val="19"/>
          <w:szCs w:val="19"/>
        </w:rPr>
        <w:t xml:space="preserve"> version 1.0</w:t>
      </w:r>
      <w:r>
        <w:rPr>
          <w:rFonts w:ascii="Trebuchet MS" w:hAnsi="Trebuchet MS"/>
          <w:sz w:val="19"/>
          <w:szCs w:val="19"/>
        </w:rPr>
        <w:t xml:space="preserve"> – marts 2021:</w:t>
      </w:r>
    </w:p>
    <w:p w14:paraId="6439A397" w14:textId="77777777" w:rsidR="005A065F" w:rsidRPr="00D65E26" w:rsidRDefault="005A065F" w:rsidP="005A065F">
      <w:pPr>
        <w:rPr>
          <w:rFonts w:ascii="Trebuchet MS" w:hAnsi="Trebuchet MS"/>
          <w:sz w:val="19"/>
          <w:szCs w:val="19"/>
        </w:rPr>
      </w:pPr>
      <w:r w:rsidRPr="00D65E26">
        <w:rPr>
          <w:rFonts w:ascii="Trebuchet MS" w:hAnsi="Trebuchet MS"/>
          <w:sz w:val="19"/>
          <w:szCs w:val="19"/>
        </w:rPr>
        <w:t xml:space="preserve">I </w:t>
      </w:r>
      <w:proofErr w:type="spellStart"/>
      <w:r>
        <w:rPr>
          <w:rFonts w:ascii="Trebuchet MS" w:hAnsi="Trebuchet MS"/>
          <w:sz w:val="19"/>
          <w:szCs w:val="19"/>
        </w:rPr>
        <w:t>GeoFA</w:t>
      </w:r>
      <w:proofErr w:type="spellEnd"/>
      <w:r>
        <w:rPr>
          <w:rFonts w:ascii="Trebuchet MS" w:hAnsi="Trebuchet MS"/>
          <w:sz w:val="19"/>
          <w:szCs w:val="19"/>
        </w:rPr>
        <w:t xml:space="preserve"> </w:t>
      </w:r>
      <w:r w:rsidRPr="00D65E26">
        <w:rPr>
          <w:rFonts w:ascii="Trebuchet MS" w:hAnsi="Trebuchet MS"/>
          <w:sz w:val="19"/>
          <w:szCs w:val="19"/>
        </w:rPr>
        <w:t xml:space="preserve">version </w:t>
      </w:r>
      <w:r>
        <w:rPr>
          <w:rFonts w:ascii="Trebuchet MS" w:hAnsi="Trebuchet MS"/>
          <w:sz w:val="19"/>
          <w:szCs w:val="19"/>
        </w:rPr>
        <w:t>1</w:t>
      </w:r>
      <w:r w:rsidRPr="00D65E26">
        <w:rPr>
          <w:rFonts w:ascii="Trebuchet MS" w:hAnsi="Trebuchet MS"/>
          <w:sz w:val="19"/>
          <w:szCs w:val="19"/>
        </w:rPr>
        <w:t xml:space="preserve">.0 er der foretaget fejlrettelser, fjernet afsnit for udgående temaer, mv. Der er tilføjet en række standardiserede </w:t>
      </w:r>
      <w:proofErr w:type="spellStart"/>
      <w:r w:rsidRPr="00D65E26">
        <w:rPr>
          <w:rFonts w:ascii="Trebuchet MS" w:hAnsi="Trebuchet MS"/>
          <w:sz w:val="19"/>
          <w:szCs w:val="19"/>
        </w:rPr>
        <w:t>adr_id</w:t>
      </w:r>
      <w:proofErr w:type="spellEnd"/>
      <w:r w:rsidRPr="00D65E26">
        <w:rPr>
          <w:rFonts w:ascii="Trebuchet MS" w:hAnsi="Trebuchet MS"/>
          <w:sz w:val="19"/>
          <w:szCs w:val="19"/>
        </w:rPr>
        <w:t xml:space="preserve">, link-, </w:t>
      </w:r>
      <w:proofErr w:type="spellStart"/>
      <w:r w:rsidRPr="00D65E26">
        <w:rPr>
          <w:rFonts w:ascii="Trebuchet MS" w:hAnsi="Trebuchet MS"/>
          <w:sz w:val="19"/>
          <w:szCs w:val="19"/>
        </w:rPr>
        <w:t>foto_link</w:t>
      </w:r>
      <w:proofErr w:type="spellEnd"/>
      <w:r w:rsidRPr="00D65E26">
        <w:rPr>
          <w:rFonts w:ascii="Trebuchet MS" w:hAnsi="Trebuchet MS"/>
          <w:sz w:val="19"/>
          <w:szCs w:val="19"/>
        </w:rPr>
        <w:t xml:space="preserve">- og </w:t>
      </w:r>
      <w:proofErr w:type="spellStart"/>
      <w:r w:rsidRPr="00D65E26">
        <w:rPr>
          <w:rFonts w:ascii="Trebuchet MS" w:hAnsi="Trebuchet MS"/>
          <w:sz w:val="19"/>
          <w:szCs w:val="19"/>
        </w:rPr>
        <w:t>film_link</w:t>
      </w:r>
      <w:proofErr w:type="spellEnd"/>
      <w:r w:rsidRPr="00D65E26">
        <w:rPr>
          <w:rFonts w:ascii="Trebuchet MS" w:hAnsi="Trebuchet MS"/>
          <w:sz w:val="19"/>
          <w:szCs w:val="19"/>
        </w:rPr>
        <w:t xml:space="preserve">-felter i de temaspecifikke datamodeller. Feltet </w:t>
      </w:r>
      <w:proofErr w:type="spellStart"/>
      <w:r w:rsidRPr="00D65E26">
        <w:rPr>
          <w:rFonts w:ascii="Trebuchet MS" w:hAnsi="Trebuchet MS"/>
          <w:sz w:val="19"/>
          <w:szCs w:val="19"/>
        </w:rPr>
        <w:t>adr_id</w:t>
      </w:r>
      <w:proofErr w:type="spellEnd"/>
      <w:r w:rsidRPr="00D65E26">
        <w:rPr>
          <w:rFonts w:ascii="Trebuchet MS" w:hAnsi="Trebuchet MS"/>
          <w:sz w:val="19"/>
          <w:szCs w:val="19"/>
        </w:rPr>
        <w:t xml:space="preserve"> er tilknyttet temaer, som har feltet </w:t>
      </w:r>
      <w:proofErr w:type="spellStart"/>
      <w:r w:rsidRPr="00D65E26">
        <w:rPr>
          <w:rFonts w:ascii="Trebuchet MS" w:hAnsi="Trebuchet MS"/>
          <w:sz w:val="19"/>
          <w:szCs w:val="19"/>
        </w:rPr>
        <w:t>husnr</w:t>
      </w:r>
      <w:proofErr w:type="spellEnd"/>
      <w:r w:rsidRPr="00D65E26">
        <w:rPr>
          <w:rFonts w:ascii="Trebuchet MS" w:hAnsi="Trebuchet MS"/>
          <w:sz w:val="19"/>
          <w:szCs w:val="19"/>
        </w:rPr>
        <w:t>. Der er lavet en del ændringer af 5800, 5801 og 5802. Der er tilføjet myndigheder i kodelisten ”Ansvarlig myndighed”. Der er tilføjet 2 nye temaer: foto og fotoforbindelse.</w:t>
      </w:r>
    </w:p>
    <w:p w14:paraId="1245C268" w14:textId="77777777" w:rsidR="005A065F" w:rsidRPr="00D65E26" w:rsidRDefault="005A065F" w:rsidP="005A065F">
      <w:pPr>
        <w:rPr>
          <w:rFonts w:ascii="Trebuchet MS" w:hAnsi="Trebuchet MS"/>
          <w:sz w:val="19"/>
          <w:szCs w:val="19"/>
        </w:rPr>
      </w:pPr>
    </w:p>
    <w:p w14:paraId="3B2054F2" w14:textId="77777777" w:rsidR="005A065F" w:rsidRPr="00D65E26" w:rsidRDefault="005A065F" w:rsidP="005A065F">
      <w:pPr>
        <w:rPr>
          <w:rFonts w:ascii="Trebuchet MS" w:hAnsi="Trebuchet MS"/>
          <w:sz w:val="19"/>
          <w:szCs w:val="19"/>
        </w:rPr>
      </w:pPr>
      <w:proofErr w:type="gramStart"/>
      <w:r>
        <w:rPr>
          <w:rFonts w:ascii="Trebuchet MS" w:hAnsi="Trebuchet MS" w:cs="Trebuchet MS"/>
          <w:sz w:val="19"/>
          <w:szCs w:val="19"/>
        </w:rPr>
        <w:t>FKG v</w:t>
      </w:r>
      <w:r w:rsidRPr="00D65E26">
        <w:rPr>
          <w:rFonts w:ascii="Trebuchet MS" w:hAnsi="Trebuchet MS"/>
          <w:sz w:val="19"/>
          <w:szCs w:val="19"/>
        </w:rPr>
        <w:t>ersion</w:t>
      </w:r>
      <w:proofErr w:type="gramEnd"/>
      <w:r w:rsidRPr="00D65E26">
        <w:rPr>
          <w:rFonts w:ascii="Trebuchet MS" w:hAnsi="Trebuchet MS"/>
          <w:sz w:val="19"/>
          <w:szCs w:val="19"/>
        </w:rPr>
        <w:t xml:space="preserve"> 2.6 – februar 2016:</w:t>
      </w:r>
    </w:p>
    <w:p w14:paraId="62679204" w14:textId="77777777" w:rsidR="005A065F" w:rsidRPr="00D65E26" w:rsidRDefault="005A065F" w:rsidP="005A065F">
      <w:pPr>
        <w:rPr>
          <w:rFonts w:ascii="Trebuchet MS" w:hAnsi="Trebuchet MS"/>
          <w:sz w:val="19"/>
          <w:szCs w:val="19"/>
        </w:rPr>
      </w:pPr>
      <w:r w:rsidRPr="00D65E26">
        <w:rPr>
          <w:rFonts w:ascii="Trebuchet MS" w:hAnsi="Trebuchet MS"/>
          <w:sz w:val="19"/>
          <w:szCs w:val="19"/>
        </w:rPr>
        <w:t>I version 2.6 er der foretaget fejlrettelser, afklaring, tilføjelser, nedlæggelser m.v. Der er ført ændringslog, som også kan findes samme sted som datamodellen. Der er ikke oprettet nye temaer men 2 temaer udgår; 5.10.5 Nyttiggørelse af jord (5904) samt 4.3.13 (</w:t>
      </w:r>
      <w:proofErr w:type="spellStart"/>
      <w:r w:rsidRPr="00D65E26">
        <w:rPr>
          <w:rFonts w:ascii="Trebuchet MS" w:hAnsi="Trebuchet MS"/>
          <w:sz w:val="19"/>
          <w:szCs w:val="19"/>
        </w:rPr>
        <w:t>d_basis_kloak</w:t>
      </w:r>
      <w:proofErr w:type="spellEnd"/>
      <w:r w:rsidRPr="00D65E26">
        <w:rPr>
          <w:rFonts w:ascii="Trebuchet MS" w:hAnsi="Trebuchet MS"/>
          <w:sz w:val="19"/>
          <w:szCs w:val="19"/>
        </w:rPr>
        <w:t xml:space="preserve">). Der er oprettet to nye felter i den Generelle datamodel (3.1); </w:t>
      </w:r>
      <w:proofErr w:type="spellStart"/>
      <w:r w:rsidRPr="00D65E26">
        <w:rPr>
          <w:rFonts w:ascii="Trebuchet MS" w:hAnsi="Trebuchet MS"/>
          <w:sz w:val="19"/>
          <w:szCs w:val="19"/>
        </w:rPr>
        <w:t>noegle</w:t>
      </w:r>
      <w:proofErr w:type="spellEnd"/>
      <w:r w:rsidRPr="00D65E26">
        <w:rPr>
          <w:rFonts w:ascii="Trebuchet MS" w:hAnsi="Trebuchet MS"/>
          <w:sz w:val="19"/>
          <w:szCs w:val="19"/>
        </w:rPr>
        <w:t xml:space="preserve"> og note. Begge er frivillige felter uden stram vejledning til generel anvendelse. Datamodellen er nu ajourført med gældende KLE-koder, så det er muligt at parre tema med KLE</w:t>
      </w:r>
      <w:r>
        <w:rPr>
          <w:rFonts w:ascii="Trebuchet MS" w:hAnsi="Trebuchet MS"/>
          <w:sz w:val="19"/>
          <w:szCs w:val="19"/>
        </w:rPr>
        <w:t>-</w:t>
      </w:r>
      <w:r w:rsidRPr="00D65E26">
        <w:rPr>
          <w:rFonts w:ascii="Trebuchet MS" w:hAnsi="Trebuchet MS"/>
          <w:sz w:val="19"/>
          <w:szCs w:val="19"/>
        </w:rPr>
        <w:t xml:space="preserve">nummer. </w:t>
      </w:r>
    </w:p>
    <w:p w14:paraId="3A5995F2" w14:textId="77777777" w:rsidR="005A065F" w:rsidRPr="00D65E26" w:rsidRDefault="005A065F" w:rsidP="005A065F">
      <w:pPr>
        <w:rPr>
          <w:rFonts w:ascii="Trebuchet MS" w:hAnsi="Trebuchet MS"/>
          <w:sz w:val="19"/>
          <w:szCs w:val="19"/>
        </w:rPr>
      </w:pPr>
      <w:r w:rsidRPr="00D65E26">
        <w:rPr>
          <w:rFonts w:ascii="Trebuchet MS" w:hAnsi="Trebuchet MS"/>
          <w:sz w:val="19"/>
          <w:szCs w:val="19"/>
        </w:rPr>
        <w:t xml:space="preserve">Alle både godkendte og afviste forslag er noteret i ændringslog, sammen med argument for beslutning. </w:t>
      </w:r>
    </w:p>
    <w:p w14:paraId="19DA2D5F" w14:textId="77777777" w:rsidR="005A065F" w:rsidRPr="00D65E26" w:rsidRDefault="005A065F" w:rsidP="005A065F">
      <w:pPr>
        <w:rPr>
          <w:rFonts w:ascii="Trebuchet MS" w:hAnsi="Trebuchet MS"/>
          <w:sz w:val="19"/>
          <w:szCs w:val="19"/>
        </w:rPr>
      </w:pPr>
      <w:r w:rsidRPr="00D65E26">
        <w:rPr>
          <w:rFonts w:ascii="Trebuchet MS" w:hAnsi="Trebuchet MS"/>
          <w:sz w:val="19"/>
          <w:szCs w:val="19"/>
        </w:rPr>
        <w:t>Version 2.6.0.1 august 2017 og maj/juni 2019:</w:t>
      </w:r>
    </w:p>
    <w:p w14:paraId="620B61C9" w14:textId="77777777" w:rsidR="005A065F" w:rsidRPr="00D65E26" w:rsidRDefault="005A065F" w:rsidP="005A065F">
      <w:pPr>
        <w:rPr>
          <w:rFonts w:ascii="Trebuchet MS" w:hAnsi="Trebuchet MS"/>
          <w:sz w:val="19"/>
          <w:szCs w:val="19"/>
        </w:rPr>
      </w:pPr>
      <w:r w:rsidRPr="00D65E26">
        <w:rPr>
          <w:rFonts w:ascii="Trebuchet MS" w:hAnsi="Trebuchet MS"/>
          <w:sz w:val="19"/>
          <w:szCs w:val="19"/>
        </w:rPr>
        <w:t>Tilføjet feltnavn10 med max ti karaktere</w:t>
      </w:r>
      <w:r>
        <w:rPr>
          <w:rFonts w:ascii="Trebuchet MS" w:hAnsi="Trebuchet MS"/>
          <w:sz w:val="19"/>
          <w:szCs w:val="19"/>
        </w:rPr>
        <w:t>r</w:t>
      </w:r>
      <w:r w:rsidRPr="00D65E26">
        <w:rPr>
          <w:rFonts w:ascii="Trebuchet MS" w:hAnsi="Trebuchet MS"/>
          <w:sz w:val="19"/>
          <w:szCs w:val="19"/>
        </w:rPr>
        <w:t xml:space="preserve">. Det er alene til konvertering via </w:t>
      </w:r>
      <w:proofErr w:type="spellStart"/>
      <w:r w:rsidRPr="00D65E26">
        <w:rPr>
          <w:rFonts w:ascii="Trebuchet MS" w:hAnsi="Trebuchet MS"/>
          <w:sz w:val="19"/>
          <w:szCs w:val="19"/>
        </w:rPr>
        <w:t>shape</w:t>
      </w:r>
      <w:proofErr w:type="spellEnd"/>
      <w:r>
        <w:rPr>
          <w:rFonts w:ascii="Trebuchet MS" w:hAnsi="Trebuchet MS"/>
          <w:sz w:val="19"/>
          <w:szCs w:val="19"/>
        </w:rPr>
        <w:t>-</w:t>
      </w:r>
      <w:r w:rsidRPr="00D65E26">
        <w:rPr>
          <w:rFonts w:ascii="Trebuchet MS" w:hAnsi="Trebuchet MS"/>
          <w:sz w:val="19"/>
          <w:szCs w:val="19"/>
        </w:rPr>
        <w:t>formatet. Større ændringer i friluftstemaerne 5800, 5801 og 5802 med baggrund i et samlet ændringsønske fra de nordjyske kommuner.</w:t>
      </w:r>
    </w:p>
    <w:p w14:paraId="69B358C6" w14:textId="77777777" w:rsidR="005A065F" w:rsidRPr="00D65E26" w:rsidRDefault="005A065F" w:rsidP="005A065F">
      <w:pPr>
        <w:rPr>
          <w:rFonts w:ascii="Trebuchet MS" w:hAnsi="Trebuchet MS"/>
          <w:sz w:val="19"/>
          <w:szCs w:val="19"/>
        </w:rPr>
      </w:pPr>
      <w:r w:rsidRPr="00D65E26">
        <w:rPr>
          <w:rFonts w:ascii="Trebuchet MS" w:hAnsi="Trebuchet MS"/>
          <w:sz w:val="19"/>
          <w:szCs w:val="19"/>
        </w:rPr>
        <w:lastRenderedPageBreak/>
        <w:t>En del ændringer i 5800, 5801 og 5802 efter møder 9.5. 2019,17.6. 2019 og 8.7.2019. Sidste møde efter en kort høring.</w:t>
      </w:r>
    </w:p>
    <w:p w14:paraId="20618E55" w14:textId="77777777" w:rsidR="005A065F" w:rsidRPr="00D65E26" w:rsidRDefault="005A065F" w:rsidP="005A065F">
      <w:pPr>
        <w:rPr>
          <w:rFonts w:ascii="Trebuchet MS" w:hAnsi="Trebuchet MS"/>
          <w:sz w:val="19"/>
          <w:szCs w:val="19"/>
        </w:rPr>
      </w:pPr>
    </w:p>
    <w:p w14:paraId="51316728" w14:textId="77777777" w:rsidR="005A065F" w:rsidRPr="0091663D" w:rsidRDefault="005A065F" w:rsidP="005A065F">
      <w:pPr>
        <w:rPr>
          <w:rFonts w:ascii="Trebuchet MS" w:hAnsi="Trebuchet MS"/>
          <w:sz w:val="19"/>
          <w:szCs w:val="19"/>
        </w:rPr>
      </w:pPr>
      <w:proofErr w:type="gramStart"/>
      <w:r>
        <w:rPr>
          <w:rFonts w:ascii="Trebuchet MS" w:hAnsi="Trebuchet MS" w:cs="Trebuchet MS"/>
          <w:sz w:val="19"/>
          <w:szCs w:val="19"/>
        </w:rPr>
        <w:t>FKG v</w:t>
      </w:r>
      <w:r w:rsidRPr="0091663D">
        <w:rPr>
          <w:rFonts w:ascii="Trebuchet MS" w:hAnsi="Trebuchet MS"/>
          <w:sz w:val="19"/>
          <w:szCs w:val="19"/>
        </w:rPr>
        <w:t>ersion</w:t>
      </w:r>
      <w:proofErr w:type="gramEnd"/>
      <w:r w:rsidRPr="0091663D">
        <w:rPr>
          <w:rFonts w:ascii="Trebuchet MS" w:hAnsi="Trebuchet MS"/>
          <w:sz w:val="19"/>
          <w:szCs w:val="19"/>
        </w:rPr>
        <w:t xml:space="preserve"> 2.5 – januar 2015:</w:t>
      </w:r>
    </w:p>
    <w:p w14:paraId="6F4F507B" w14:textId="77777777" w:rsidR="005A065F" w:rsidRPr="0091663D" w:rsidRDefault="005A065F" w:rsidP="005A065F">
      <w:pPr>
        <w:rPr>
          <w:rFonts w:ascii="Trebuchet MS" w:hAnsi="Trebuchet MS"/>
          <w:sz w:val="19"/>
          <w:szCs w:val="19"/>
        </w:rPr>
      </w:pPr>
      <w:r w:rsidRPr="0091663D">
        <w:rPr>
          <w:rFonts w:ascii="Trebuchet MS" w:hAnsi="Trebuchet MS"/>
          <w:sz w:val="19"/>
          <w:szCs w:val="19"/>
        </w:rPr>
        <w:t xml:space="preserve">Fejlrettelser, mangler m.v. Der er ført ændringslog, som også kan findes samme sted som datamodellen.  Alle både godkendte og afviste forslag er noteret i ændringslog, sammen med argument for beslutning. Der er i alt oprettet </w:t>
      </w:r>
      <w:r w:rsidRPr="0091663D">
        <w:rPr>
          <w:rFonts w:ascii="Trebuchet MS" w:hAnsi="Trebuchet MS"/>
          <w:color w:val="4F81BD"/>
          <w:sz w:val="19"/>
          <w:szCs w:val="19"/>
        </w:rPr>
        <w:t>4</w:t>
      </w:r>
      <w:r w:rsidRPr="0091663D">
        <w:rPr>
          <w:rFonts w:ascii="Trebuchet MS" w:hAnsi="Trebuchet MS"/>
          <w:sz w:val="19"/>
          <w:szCs w:val="19"/>
        </w:rPr>
        <w:t xml:space="preserve"> nye temaer og</w:t>
      </w:r>
      <w:r w:rsidRPr="0091663D">
        <w:rPr>
          <w:rFonts w:ascii="Trebuchet MS" w:hAnsi="Trebuchet MS"/>
          <w:color w:val="4F81BD"/>
          <w:sz w:val="19"/>
          <w:szCs w:val="19"/>
        </w:rPr>
        <w:t xml:space="preserve"> </w:t>
      </w:r>
      <w:r w:rsidRPr="0091663D">
        <w:rPr>
          <w:rFonts w:ascii="Trebuchet MS" w:hAnsi="Trebuchet MS"/>
          <w:sz w:val="19"/>
          <w:szCs w:val="19"/>
        </w:rPr>
        <w:t>2 er nedlagte i denne version.  Da der ikke ser ud til i nærmeste fremtid at blive lavet en national artsliste for Danmark, ser FKG gruppen sig nødsaget til at oprette en liste over arter, der i det mindste forekommer på den nationale liste over invasive arter. Denne artsliste er indføjet som tabel 4.3.26 Invasiv art (</w:t>
      </w:r>
      <w:proofErr w:type="spellStart"/>
      <w:r w:rsidRPr="0091663D">
        <w:rPr>
          <w:rFonts w:ascii="Trebuchet MS" w:hAnsi="Trebuchet MS"/>
          <w:sz w:val="19"/>
          <w:szCs w:val="19"/>
        </w:rPr>
        <w:t>d_basis_invasivart</w:t>
      </w:r>
      <w:proofErr w:type="spellEnd"/>
      <w:r w:rsidRPr="0091663D">
        <w:rPr>
          <w:rFonts w:ascii="Trebuchet MS" w:hAnsi="Trebuchet MS"/>
          <w:sz w:val="19"/>
          <w:szCs w:val="19"/>
        </w:rPr>
        <w:t xml:space="preserve">) og er baseret på Naturstyrelsens invasive artsliste. </w:t>
      </w:r>
    </w:p>
    <w:p w14:paraId="50CF6E8D" w14:textId="77777777" w:rsidR="005A065F" w:rsidRPr="0091663D" w:rsidRDefault="005A065F" w:rsidP="005A065F">
      <w:pPr>
        <w:rPr>
          <w:rFonts w:ascii="Trebuchet MS" w:hAnsi="Trebuchet MS"/>
          <w:color w:val="4F81BD"/>
          <w:sz w:val="19"/>
          <w:szCs w:val="19"/>
        </w:rPr>
      </w:pPr>
      <w:r w:rsidRPr="0091663D">
        <w:rPr>
          <w:rFonts w:ascii="Trebuchet MS" w:hAnsi="Trebuchet MS"/>
          <w:sz w:val="19"/>
          <w:szCs w:val="19"/>
        </w:rPr>
        <w:t>Der har i denne version, været fokus på temagrupperne ”5.9 sport, fritid og friluftsliv” samt ”5.12 Beredskab”. Der arbejdes videre med kortlægning af temaer ift. KLE</w:t>
      </w:r>
      <w:r>
        <w:rPr>
          <w:rFonts w:ascii="Trebuchet MS" w:hAnsi="Trebuchet MS"/>
          <w:sz w:val="19"/>
          <w:szCs w:val="19"/>
        </w:rPr>
        <w:t>-</w:t>
      </w:r>
      <w:r w:rsidRPr="0091663D">
        <w:rPr>
          <w:rFonts w:ascii="Trebuchet MS" w:hAnsi="Trebuchet MS"/>
          <w:sz w:val="19"/>
          <w:szCs w:val="19"/>
        </w:rPr>
        <w:t xml:space="preserve">numre. Der </w:t>
      </w:r>
      <w:proofErr w:type="gramStart"/>
      <w:r w:rsidRPr="0091663D">
        <w:rPr>
          <w:rFonts w:ascii="Trebuchet MS" w:hAnsi="Trebuchet MS"/>
          <w:sz w:val="19"/>
          <w:szCs w:val="19"/>
        </w:rPr>
        <w:t>pågår</w:t>
      </w:r>
      <w:proofErr w:type="gramEnd"/>
      <w:r w:rsidRPr="0091663D">
        <w:rPr>
          <w:rFonts w:ascii="Trebuchet MS" w:hAnsi="Trebuchet MS"/>
          <w:sz w:val="19"/>
          <w:szCs w:val="19"/>
        </w:rPr>
        <w:t xml:space="preserve"> i øjeblikket et større nationalt arbejde ift. at få sammenlagt de mange forskellige vandløbstemaer. For at støtte og følge dette arbejde, vil FKG datamodelgruppen nedsætte en arbejdsgruppe, der kan implementere en fælles datamodel for vandløbsområdet, </w:t>
      </w:r>
      <w:proofErr w:type="gramStart"/>
      <w:r w:rsidRPr="0091663D">
        <w:rPr>
          <w:rFonts w:ascii="Trebuchet MS" w:hAnsi="Trebuchet MS"/>
          <w:sz w:val="19"/>
          <w:szCs w:val="19"/>
        </w:rPr>
        <w:t>såfremt</w:t>
      </w:r>
      <w:proofErr w:type="gramEnd"/>
      <w:r w:rsidRPr="0091663D">
        <w:rPr>
          <w:rFonts w:ascii="Trebuchet MS" w:hAnsi="Trebuchet MS"/>
          <w:sz w:val="19"/>
          <w:szCs w:val="19"/>
        </w:rPr>
        <w:t xml:space="preserve"> der ikke præsenteres en national løsning. Selve FKG-projektet udløb med udgangen af december 2014 og der er ikke vedtaget et nyt FKG</w:t>
      </w:r>
      <w:r>
        <w:rPr>
          <w:rFonts w:ascii="Trebuchet MS" w:hAnsi="Trebuchet MS"/>
          <w:sz w:val="19"/>
          <w:szCs w:val="19"/>
        </w:rPr>
        <w:t>-</w:t>
      </w:r>
      <w:r w:rsidRPr="0091663D">
        <w:rPr>
          <w:rFonts w:ascii="Trebuchet MS" w:hAnsi="Trebuchet MS"/>
          <w:sz w:val="19"/>
          <w:szCs w:val="19"/>
        </w:rPr>
        <w:t xml:space="preserve">projekt til afløsning. Det medfører at hele </w:t>
      </w:r>
      <w:proofErr w:type="gramStart"/>
      <w:r w:rsidRPr="0091663D">
        <w:rPr>
          <w:rFonts w:ascii="Trebuchet MS" w:hAnsi="Trebuchet MS"/>
          <w:sz w:val="19"/>
          <w:szCs w:val="19"/>
        </w:rPr>
        <w:t>FKG området</w:t>
      </w:r>
      <w:proofErr w:type="gramEnd"/>
      <w:r w:rsidRPr="0091663D">
        <w:rPr>
          <w:rFonts w:ascii="Trebuchet MS" w:hAnsi="Trebuchet MS"/>
          <w:sz w:val="19"/>
          <w:szCs w:val="19"/>
        </w:rPr>
        <w:t xml:space="preserve"> er uden budget i 2015 og at alt arbejde derfor alene beror sig på frivillige kræfter. I dette lys, vurderer datamodelgruppen, at det er hensigtsmæssigt kun at udgive én yderligere version af datamodellen i 2015. Denne er planlagt til udgivelse i efteråret.</w:t>
      </w:r>
      <w:r w:rsidRPr="0091663D" w:rsidDel="00F13D99">
        <w:rPr>
          <w:rFonts w:ascii="Trebuchet MS" w:hAnsi="Trebuchet MS"/>
          <w:sz w:val="19"/>
          <w:szCs w:val="19"/>
        </w:rPr>
        <w:t xml:space="preserve"> </w:t>
      </w:r>
    </w:p>
    <w:p w14:paraId="40D0F868" w14:textId="77777777" w:rsidR="005A065F" w:rsidRPr="0091663D" w:rsidRDefault="005A065F" w:rsidP="005A065F">
      <w:pPr>
        <w:rPr>
          <w:rFonts w:ascii="Trebuchet MS" w:hAnsi="Trebuchet MS"/>
          <w:color w:val="4F81BD"/>
          <w:sz w:val="19"/>
          <w:szCs w:val="19"/>
        </w:rPr>
      </w:pPr>
    </w:p>
    <w:p w14:paraId="1FFE5768" w14:textId="77777777" w:rsidR="006C6883" w:rsidRPr="0091663D" w:rsidRDefault="006C6883" w:rsidP="006C6883">
      <w:pPr>
        <w:rPr>
          <w:rFonts w:ascii="Trebuchet MS" w:hAnsi="Trebuchet MS"/>
          <w:sz w:val="19"/>
          <w:szCs w:val="19"/>
        </w:rPr>
      </w:pPr>
      <w:proofErr w:type="gramStart"/>
      <w:r>
        <w:rPr>
          <w:rFonts w:ascii="Trebuchet MS" w:hAnsi="Trebuchet MS" w:cs="Trebuchet MS"/>
          <w:sz w:val="19"/>
          <w:szCs w:val="19"/>
        </w:rPr>
        <w:t>FKG v</w:t>
      </w:r>
      <w:r w:rsidRPr="0091663D">
        <w:rPr>
          <w:rFonts w:ascii="Trebuchet MS" w:hAnsi="Trebuchet MS"/>
          <w:sz w:val="19"/>
          <w:szCs w:val="19"/>
        </w:rPr>
        <w:t>ersion</w:t>
      </w:r>
      <w:proofErr w:type="gramEnd"/>
      <w:r w:rsidRPr="0091663D">
        <w:rPr>
          <w:rFonts w:ascii="Trebuchet MS" w:hAnsi="Trebuchet MS"/>
          <w:sz w:val="19"/>
          <w:szCs w:val="19"/>
        </w:rPr>
        <w:t xml:space="preserve"> 2.4.0 – maj 2014:</w:t>
      </w:r>
    </w:p>
    <w:p w14:paraId="7B6BEF45" w14:textId="77777777" w:rsidR="006C6883" w:rsidRPr="0091663D" w:rsidRDefault="006C6883" w:rsidP="006C6883">
      <w:pPr>
        <w:rPr>
          <w:rFonts w:ascii="Trebuchet MS" w:hAnsi="Trebuchet MS"/>
          <w:sz w:val="19"/>
          <w:szCs w:val="19"/>
        </w:rPr>
      </w:pPr>
      <w:r w:rsidRPr="0091663D">
        <w:rPr>
          <w:rFonts w:ascii="Trebuchet MS" w:hAnsi="Trebuchet MS"/>
          <w:sz w:val="19"/>
          <w:szCs w:val="19"/>
        </w:rPr>
        <w:t>Fejlrettelser, mangler m.v. Der er ført ændringslog, som også kan findes samme sted som datamodellen. Der er i alt oprettet 8 nye temaer og 4 temaer er slettede. FKG-datamodelgruppen har afvist en række foreslåede ændringer, da FKG-datamodelgruppen vurderer at temaerne enten er eller snart vil blive dele af nationale løsninger eller dele af fagsystemer eller ændringerne ikke er vurderet væsentlige eller i overens</w:t>
      </w:r>
      <w:r>
        <w:rPr>
          <w:rFonts w:ascii="Trebuchet MS" w:hAnsi="Trebuchet MS"/>
          <w:sz w:val="19"/>
          <w:szCs w:val="19"/>
        </w:rPr>
        <w:t>s</w:t>
      </w:r>
      <w:r w:rsidRPr="0091663D">
        <w:rPr>
          <w:rFonts w:ascii="Trebuchet MS" w:hAnsi="Trebuchet MS"/>
          <w:sz w:val="19"/>
          <w:szCs w:val="19"/>
        </w:rPr>
        <w:t xml:space="preserve">temmelse med ønsket om ensretning og gennemsigtighed.  Alle både godkendte og afviste forslag er noteret i ændringslog, sammen med argument for beslutning. </w:t>
      </w:r>
    </w:p>
    <w:p w14:paraId="76C716A2" w14:textId="77777777" w:rsidR="006C6883" w:rsidRPr="0091663D" w:rsidRDefault="006C6883" w:rsidP="006C6883">
      <w:pPr>
        <w:rPr>
          <w:rFonts w:ascii="Trebuchet MS" w:hAnsi="Trebuchet MS"/>
          <w:sz w:val="19"/>
          <w:szCs w:val="19"/>
        </w:rPr>
      </w:pPr>
      <w:r w:rsidRPr="0091663D">
        <w:rPr>
          <w:rFonts w:ascii="Trebuchet MS" w:hAnsi="Trebuchet MS"/>
          <w:sz w:val="19"/>
          <w:szCs w:val="19"/>
        </w:rPr>
        <w:t xml:space="preserve">Overordnet set, er der oprettet mulighed for at temaer udvides med felter omkring offentliggørelse, </w:t>
      </w:r>
      <w:proofErr w:type="gramStart"/>
      <w:r w:rsidRPr="0091663D">
        <w:rPr>
          <w:rFonts w:ascii="Trebuchet MS" w:hAnsi="Trebuchet MS"/>
          <w:sz w:val="19"/>
          <w:szCs w:val="19"/>
        </w:rPr>
        <w:t>således at</w:t>
      </w:r>
      <w:proofErr w:type="gramEnd"/>
      <w:r w:rsidRPr="0091663D">
        <w:rPr>
          <w:rFonts w:ascii="Trebuchet MS" w:hAnsi="Trebuchet MS"/>
          <w:sz w:val="19"/>
          <w:szCs w:val="19"/>
        </w:rPr>
        <w:t xml:space="preserve"> man på datamodelniveau, kan styre hvorvidt et objekt er offentligt tilgængeligt, eller blot synligt for myndigheder. Der er oprettet generel opslagstabel for klassetrin. Metadata på tabelniveau udvidet, så de kan indeholde information om tilknytning til KLE-</w:t>
      </w:r>
      <w:proofErr w:type="gramStart"/>
      <w:r w:rsidRPr="0091663D">
        <w:rPr>
          <w:rFonts w:ascii="Trebuchet MS" w:hAnsi="Trebuchet MS"/>
          <w:sz w:val="19"/>
          <w:szCs w:val="19"/>
        </w:rPr>
        <w:t>nummer systemet</w:t>
      </w:r>
      <w:proofErr w:type="gramEnd"/>
      <w:r w:rsidRPr="0091663D">
        <w:rPr>
          <w:rFonts w:ascii="Trebuchet MS" w:hAnsi="Trebuchet MS"/>
          <w:sz w:val="19"/>
          <w:szCs w:val="19"/>
        </w:rPr>
        <w:t>.</w:t>
      </w:r>
    </w:p>
    <w:p w14:paraId="4EBC4CB2" w14:textId="77777777" w:rsidR="006C6883" w:rsidRPr="0091663D" w:rsidRDefault="006C6883" w:rsidP="006C6883">
      <w:pPr>
        <w:rPr>
          <w:rFonts w:ascii="Trebuchet MS" w:hAnsi="Trebuchet MS"/>
          <w:sz w:val="19"/>
          <w:szCs w:val="19"/>
        </w:rPr>
      </w:pPr>
      <w:r w:rsidRPr="0091663D">
        <w:rPr>
          <w:rFonts w:ascii="Trebuchet MS" w:hAnsi="Trebuchet MS"/>
          <w:sz w:val="19"/>
          <w:szCs w:val="19"/>
        </w:rPr>
        <w:t xml:space="preserve">Temaerne ”5.8.9 </w:t>
      </w:r>
      <w:proofErr w:type="spellStart"/>
      <w:r w:rsidRPr="0091663D">
        <w:rPr>
          <w:rFonts w:ascii="Trebuchet MS" w:hAnsi="Trebuchet MS"/>
          <w:sz w:val="19"/>
          <w:szCs w:val="19"/>
        </w:rPr>
        <w:t>Kommunal_service</w:t>
      </w:r>
      <w:proofErr w:type="spellEnd"/>
      <w:r w:rsidRPr="0091663D">
        <w:rPr>
          <w:rFonts w:ascii="Trebuchet MS" w:hAnsi="Trebuchet MS"/>
          <w:sz w:val="19"/>
          <w:szCs w:val="19"/>
        </w:rPr>
        <w:t xml:space="preserve"> (5708)” og ”5.8.10 Distrikter (5709)” er nu underopdelt i henholdsvis 3 og 4 tabeller.</w:t>
      </w:r>
    </w:p>
    <w:p w14:paraId="28D72EA5" w14:textId="77777777" w:rsidR="006C6883" w:rsidRPr="0091663D" w:rsidRDefault="006C6883" w:rsidP="006C6883">
      <w:pPr>
        <w:rPr>
          <w:rFonts w:ascii="Trebuchet MS" w:hAnsi="Trebuchet MS"/>
          <w:sz w:val="19"/>
          <w:szCs w:val="19"/>
        </w:rPr>
      </w:pPr>
      <w:r w:rsidRPr="0091663D">
        <w:rPr>
          <w:rFonts w:ascii="Trebuchet MS" w:hAnsi="Trebuchet MS"/>
          <w:sz w:val="19"/>
          <w:szCs w:val="19"/>
        </w:rPr>
        <w:t xml:space="preserve"> </w:t>
      </w:r>
    </w:p>
    <w:p w14:paraId="5DCDA38D" w14:textId="77777777" w:rsidR="006C6883" w:rsidRDefault="006C6883" w:rsidP="006C6883">
      <w:pPr>
        <w:rPr>
          <w:rFonts w:ascii="Trebuchet MS" w:hAnsi="Trebuchet MS"/>
          <w:sz w:val="19"/>
          <w:szCs w:val="19"/>
        </w:rPr>
      </w:pPr>
      <w:proofErr w:type="gramStart"/>
      <w:r>
        <w:rPr>
          <w:rFonts w:ascii="Trebuchet MS" w:hAnsi="Trebuchet MS" w:cs="Trebuchet MS"/>
          <w:sz w:val="19"/>
          <w:szCs w:val="19"/>
        </w:rPr>
        <w:t>FKG v</w:t>
      </w:r>
      <w:r w:rsidRPr="0091663D">
        <w:rPr>
          <w:rFonts w:ascii="Trebuchet MS" w:hAnsi="Trebuchet MS"/>
          <w:sz w:val="19"/>
          <w:szCs w:val="19"/>
        </w:rPr>
        <w:t>ersion</w:t>
      </w:r>
      <w:proofErr w:type="gramEnd"/>
      <w:r w:rsidRPr="0091663D">
        <w:rPr>
          <w:rFonts w:ascii="Trebuchet MS" w:hAnsi="Trebuchet MS"/>
          <w:sz w:val="19"/>
          <w:szCs w:val="19"/>
        </w:rPr>
        <w:t xml:space="preserve"> 2.3.1 – juli 2013:</w:t>
      </w:r>
      <w:r w:rsidRPr="0091663D">
        <w:rPr>
          <w:rFonts w:ascii="Trebuchet MS" w:hAnsi="Trebuchet MS"/>
          <w:sz w:val="19"/>
          <w:szCs w:val="19"/>
        </w:rPr>
        <w:br/>
        <w:t>Fejlrettelse af 5.6.9 Husstandsmøller (5508). Temaet var tilsyneladende endt forkert under affald men hører mere rigtigt under temagruppen Forsyning: desuden er der tilføjet metadata og kodeliste. Vi har valgt hurtigt at implementere denne lille ændring, inden der implementeres alt for mange rettelser.</w:t>
      </w:r>
    </w:p>
    <w:p w14:paraId="35083FB3" w14:textId="77777777" w:rsidR="006C6883" w:rsidRPr="0091663D" w:rsidRDefault="006C6883" w:rsidP="006C6883">
      <w:pPr>
        <w:rPr>
          <w:rFonts w:ascii="Trebuchet MS" w:hAnsi="Trebuchet MS"/>
          <w:sz w:val="19"/>
          <w:szCs w:val="19"/>
        </w:rPr>
      </w:pPr>
      <w:r w:rsidRPr="0091663D">
        <w:rPr>
          <w:rFonts w:ascii="Trebuchet MS" w:hAnsi="Trebuchet MS"/>
          <w:sz w:val="19"/>
          <w:szCs w:val="19"/>
        </w:rPr>
        <w:t xml:space="preserve"> </w:t>
      </w:r>
    </w:p>
    <w:p w14:paraId="38E12980" w14:textId="77777777" w:rsidR="006C6883" w:rsidRPr="0091663D" w:rsidRDefault="006C6883" w:rsidP="006C6883">
      <w:pPr>
        <w:rPr>
          <w:rFonts w:ascii="Trebuchet MS" w:hAnsi="Trebuchet MS"/>
          <w:sz w:val="19"/>
          <w:szCs w:val="19"/>
        </w:rPr>
      </w:pPr>
      <w:proofErr w:type="gramStart"/>
      <w:r>
        <w:rPr>
          <w:rFonts w:ascii="Trebuchet MS" w:hAnsi="Trebuchet MS" w:cs="Trebuchet MS"/>
          <w:sz w:val="19"/>
          <w:szCs w:val="19"/>
        </w:rPr>
        <w:t>FKG v</w:t>
      </w:r>
      <w:r w:rsidRPr="0091663D">
        <w:rPr>
          <w:rFonts w:ascii="Trebuchet MS" w:hAnsi="Trebuchet MS"/>
          <w:sz w:val="19"/>
          <w:szCs w:val="19"/>
        </w:rPr>
        <w:t>ersion</w:t>
      </w:r>
      <w:proofErr w:type="gramEnd"/>
      <w:r w:rsidRPr="0091663D">
        <w:rPr>
          <w:rFonts w:ascii="Trebuchet MS" w:hAnsi="Trebuchet MS"/>
          <w:sz w:val="19"/>
          <w:szCs w:val="19"/>
        </w:rPr>
        <w:t xml:space="preserve"> 2.3.0 – juni 2013: Endelig udgivelse af tilrettet høringsversion 2.2.1</w:t>
      </w:r>
    </w:p>
    <w:p w14:paraId="1489A358" w14:textId="77777777" w:rsidR="006C6883" w:rsidRDefault="006C6883" w:rsidP="006C6883">
      <w:pPr>
        <w:rPr>
          <w:rFonts w:ascii="Trebuchet MS" w:hAnsi="Trebuchet MS" w:cs="Trebuchet MS"/>
          <w:sz w:val="19"/>
          <w:szCs w:val="19"/>
        </w:rPr>
      </w:pPr>
    </w:p>
    <w:p w14:paraId="137FC282" w14:textId="285308E9" w:rsidR="006C6883" w:rsidRPr="0091663D" w:rsidRDefault="006C6883" w:rsidP="006C6883">
      <w:pPr>
        <w:rPr>
          <w:rFonts w:ascii="Trebuchet MS" w:hAnsi="Trebuchet MS"/>
          <w:sz w:val="19"/>
          <w:szCs w:val="19"/>
        </w:rPr>
      </w:pPr>
      <w:proofErr w:type="gramStart"/>
      <w:r>
        <w:rPr>
          <w:rFonts w:ascii="Trebuchet MS" w:hAnsi="Trebuchet MS" w:cs="Trebuchet MS"/>
          <w:sz w:val="19"/>
          <w:szCs w:val="19"/>
        </w:rPr>
        <w:t>FKG v</w:t>
      </w:r>
      <w:r w:rsidRPr="0091663D">
        <w:rPr>
          <w:rFonts w:ascii="Trebuchet MS" w:hAnsi="Trebuchet MS"/>
          <w:sz w:val="19"/>
          <w:szCs w:val="19"/>
        </w:rPr>
        <w:t>ersion</w:t>
      </w:r>
      <w:proofErr w:type="gramEnd"/>
      <w:r w:rsidRPr="0091663D">
        <w:rPr>
          <w:rFonts w:ascii="Trebuchet MS" w:hAnsi="Trebuchet MS"/>
          <w:sz w:val="19"/>
          <w:szCs w:val="19"/>
        </w:rPr>
        <w:t xml:space="preserve"> 2.2.1 – maj 2013:</w:t>
      </w:r>
    </w:p>
    <w:p w14:paraId="2755AC60" w14:textId="77777777" w:rsidR="006C6883" w:rsidRPr="0091663D" w:rsidRDefault="006C6883" w:rsidP="006C6883">
      <w:pPr>
        <w:rPr>
          <w:rFonts w:ascii="Trebuchet MS" w:hAnsi="Trebuchet MS"/>
          <w:sz w:val="19"/>
          <w:szCs w:val="19"/>
        </w:rPr>
      </w:pPr>
      <w:r w:rsidRPr="0091663D">
        <w:rPr>
          <w:rFonts w:ascii="Trebuchet MS" w:hAnsi="Trebuchet MS"/>
          <w:sz w:val="19"/>
          <w:szCs w:val="19"/>
        </w:rPr>
        <w:t xml:space="preserve">Fejlrettelser, mangler m.v. Ændringslog ført. Af hovedpunkter kan nævnes at ”Park og Grønne områder” er indarbejdet som Temagruppe, alle generelle artslister er udgået, og der er oprette ekstra kolonne i alle opslagstabeller. Generelle artslister erstattes af </w:t>
      </w:r>
      <w:proofErr w:type="spellStart"/>
      <w:r w:rsidRPr="0091663D">
        <w:rPr>
          <w:rFonts w:ascii="Trebuchet MS" w:hAnsi="Trebuchet MS"/>
          <w:sz w:val="19"/>
          <w:szCs w:val="19"/>
        </w:rPr>
        <w:t>DANBIFs</w:t>
      </w:r>
      <w:proofErr w:type="spellEnd"/>
      <w:r w:rsidRPr="0091663D">
        <w:rPr>
          <w:rFonts w:ascii="Trebuchet MS" w:hAnsi="Trebuchet MS"/>
          <w:sz w:val="19"/>
          <w:szCs w:val="19"/>
        </w:rPr>
        <w:t xml:space="preserve"> liste og artsliste fra naturdatabasen. Den ekstra kolonne på alle opslagstabeller giver ekstra funktionalitet til ops</w:t>
      </w:r>
      <w:r>
        <w:rPr>
          <w:rFonts w:ascii="Trebuchet MS" w:hAnsi="Trebuchet MS"/>
          <w:sz w:val="19"/>
          <w:szCs w:val="19"/>
        </w:rPr>
        <w:t>l</w:t>
      </w:r>
      <w:r w:rsidRPr="0091663D">
        <w:rPr>
          <w:rFonts w:ascii="Trebuchet MS" w:hAnsi="Trebuchet MS"/>
          <w:sz w:val="19"/>
          <w:szCs w:val="19"/>
        </w:rPr>
        <w:t>ag</w:t>
      </w:r>
      <w:r>
        <w:rPr>
          <w:rFonts w:ascii="Trebuchet MS" w:hAnsi="Trebuchet MS"/>
          <w:sz w:val="19"/>
          <w:szCs w:val="19"/>
        </w:rPr>
        <w:t>s</w:t>
      </w:r>
      <w:r w:rsidRPr="0091663D">
        <w:rPr>
          <w:rFonts w:ascii="Trebuchet MS" w:hAnsi="Trebuchet MS"/>
          <w:sz w:val="19"/>
          <w:szCs w:val="19"/>
        </w:rPr>
        <w:t xml:space="preserve">tabeller, således opslagsværdier kan sættes til ”historiske” så gamle tabeller </w:t>
      </w:r>
      <w:r w:rsidRPr="0091663D">
        <w:rPr>
          <w:rFonts w:ascii="Trebuchet MS" w:hAnsi="Trebuchet MS"/>
          <w:sz w:val="19"/>
          <w:szCs w:val="19"/>
        </w:rPr>
        <w:lastRenderedPageBreak/>
        <w:t>stadig kan henføre koder til udgåede kategorier. Der er i alt oprettet 11 nye temaer og 5 temaer er slettede. VV-Gruppen har afvist en række foreslåede ændringer, da VV-Gruppen vurderer at temaerne enten er eller snart vil blive dele af nationale løsninger eller dele af fagsystemer. For ikke at fordyre eller besværliggøre konverteringen til en ændret datamodel der hurtigt ikke er aktuel mere.</w:t>
      </w:r>
    </w:p>
    <w:p w14:paraId="1CC2ACBA" w14:textId="77777777" w:rsidR="006C6883" w:rsidRPr="0091663D" w:rsidRDefault="006C6883" w:rsidP="006C6883">
      <w:pPr>
        <w:rPr>
          <w:rFonts w:ascii="Trebuchet MS" w:hAnsi="Trebuchet MS"/>
          <w:sz w:val="19"/>
          <w:szCs w:val="19"/>
        </w:rPr>
      </w:pPr>
    </w:p>
    <w:p w14:paraId="18AA2337" w14:textId="77777777" w:rsidR="006C6883" w:rsidRPr="0091663D" w:rsidRDefault="006C6883" w:rsidP="006C6883">
      <w:pPr>
        <w:rPr>
          <w:rFonts w:ascii="Trebuchet MS" w:hAnsi="Trebuchet MS"/>
          <w:sz w:val="19"/>
          <w:szCs w:val="19"/>
        </w:rPr>
      </w:pPr>
      <w:proofErr w:type="gramStart"/>
      <w:r>
        <w:rPr>
          <w:rFonts w:ascii="Trebuchet MS" w:hAnsi="Trebuchet MS" w:cs="Trebuchet MS"/>
          <w:sz w:val="19"/>
          <w:szCs w:val="19"/>
        </w:rPr>
        <w:t>FKG v</w:t>
      </w:r>
      <w:r w:rsidRPr="0091663D">
        <w:rPr>
          <w:rFonts w:ascii="Trebuchet MS" w:hAnsi="Trebuchet MS"/>
          <w:sz w:val="19"/>
          <w:szCs w:val="19"/>
        </w:rPr>
        <w:t>ersion</w:t>
      </w:r>
      <w:proofErr w:type="gramEnd"/>
      <w:r w:rsidRPr="0091663D">
        <w:rPr>
          <w:rFonts w:ascii="Trebuchet MS" w:hAnsi="Trebuchet MS"/>
          <w:sz w:val="19"/>
          <w:szCs w:val="19"/>
        </w:rPr>
        <w:t xml:space="preserve"> 2.2 – september 2012:</w:t>
      </w:r>
    </w:p>
    <w:p w14:paraId="5215B02C" w14:textId="77777777" w:rsidR="006C6883" w:rsidRPr="0091663D" w:rsidRDefault="006C6883" w:rsidP="006C6883">
      <w:pPr>
        <w:rPr>
          <w:rFonts w:ascii="Trebuchet MS" w:hAnsi="Trebuchet MS"/>
          <w:sz w:val="19"/>
          <w:szCs w:val="19"/>
        </w:rPr>
      </w:pPr>
      <w:r w:rsidRPr="0091663D">
        <w:rPr>
          <w:rFonts w:ascii="Trebuchet MS" w:hAnsi="Trebuchet MS"/>
          <w:sz w:val="19"/>
          <w:szCs w:val="19"/>
        </w:rPr>
        <w:t xml:space="preserve">Fejlrettelser, konsekvensrettelser, mindre rettelser i opslagstabeller m.v. </w:t>
      </w:r>
      <w:r w:rsidRPr="0091663D">
        <w:rPr>
          <w:rFonts w:ascii="Trebuchet MS" w:hAnsi="Trebuchet MS"/>
          <w:sz w:val="19"/>
          <w:szCs w:val="19"/>
        </w:rPr>
        <w:br/>
        <w:t xml:space="preserve">Punkter fra nyhedsbrev 7: </w:t>
      </w:r>
    </w:p>
    <w:p w14:paraId="251474DB" w14:textId="77777777" w:rsidR="006C6883" w:rsidRPr="00FC191C" w:rsidRDefault="006C6883" w:rsidP="006C6883">
      <w:pPr>
        <w:pStyle w:val="Listeafsnit"/>
        <w:numPr>
          <w:ilvl w:val="0"/>
          <w:numId w:val="11"/>
        </w:numPr>
        <w:spacing w:after="0" w:line="276" w:lineRule="auto"/>
        <w:ind w:left="714" w:hanging="357"/>
        <w:contextualSpacing w:val="0"/>
        <w:rPr>
          <w:rFonts w:ascii="Trebuchet MS" w:eastAsiaTheme="minorEastAsia" w:hAnsi="Trebuchet MS"/>
          <w:b w:val="0"/>
          <w:color w:val="767171"/>
          <w:sz w:val="19"/>
          <w:szCs w:val="19"/>
        </w:rPr>
      </w:pPr>
      <w:r w:rsidRPr="00FC191C">
        <w:rPr>
          <w:rFonts w:ascii="Trebuchet MS" w:eastAsiaTheme="minorEastAsia" w:hAnsi="Trebuchet MS"/>
          <w:b w:val="0"/>
          <w:color w:val="767171"/>
          <w:sz w:val="19"/>
          <w:szCs w:val="19"/>
        </w:rPr>
        <w:t xml:space="preserve">Flere opslagstabeller vil blive flyttet til kap. 4, da nogle af tabellerne er blevet fælles opslagstabeller for flere temaer. </w:t>
      </w:r>
    </w:p>
    <w:p w14:paraId="1CD3CC7A" w14:textId="77777777" w:rsidR="006C6883" w:rsidRPr="0091663D" w:rsidRDefault="006C6883" w:rsidP="006C6883">
      <w:pPr>
        <w:numPr>
          <w:ilvl w:val="0"/>
          <w:numId w:val="11"/>
        </w:numPr>
        <w:spacing w:before="100" w:beforeAutospacing="1" w:after="100" w:afterAutospacing="1" w:line="240" w:lineRule="auto"/>
        <w:rPr>
          <w:rFonts w:ascii="Trebuchet MS" w:hAnsi="Trebuchet MS"/>
          <w:sz w:val="19"/>
          <w:szCs w:val="19"/>
        </w:rPr>
      </w:pPr>
      <w:r w:rsidRPr="0091663D">
        <w:rPr>
          <w:rFonts w:ascii="Trebuchet MS" w:hAnsi="Trebuchet MS"/>
          <w:sz w:val="19"/>
          <w:szCs w:val="19"/>
        </w:rPr>
        <w:t xml:space="preserve">Præciseringen af hvilken én type geometri hvert tema kan være. Der implementeres kun en geometritype for hvert tema. </w:t>
      </w:r>
    </w:p>
    <w:p w14:paraId="045832C6" w14:textId="77777777" w:rsidR="006C6883" w:rsidRPr="0091663D" w:rsidRDefault="006C6883" w:rsidP="006C6883">
      <w:pPr>
        <w:numPr>
          <w:ilvl w:val="0"/>
          <w:numId w:val="11"/>
        </w:numPr>
        <w:spacing w:before="100" w:beforeAutospacing="1" w:after="100" w:afterAutospacing="1" w:line="240" w:lineRule="auto"/>
        <w:rPr>
          <w:rFonts w:ascii="Trebuchet MS" w:hAnsi="Trebuchet MS"/>
          <w:sz w:val="19"/>
          <w:szCs w:val="19"/>
        </w:rPr>
      </w:pPr>
      <w:r w:rsidRPr="0091663D">
        <w:rPr>
          <w:rFonts w:ascii="Trebuchet MS" w:hAnsi="Trebuchet MS"/>
          <w:sz w:val="19"/>
          <w:szCs w:val="19"/>
        </w:rPr>
        <w:t xml:space="preserve">Skiftet fra lokale opslagstabeller til landsdækkende med vedligeholdelsesret/-pligt inden for eget område - </w:t>
      </w:r>
      <w:proofErr w:type="spellStart"/>
      <w:r w:rsidRPr="0091663D">
        <w:rPr>
          <w:rFonts w:ascii="Trebuchet MS" w:hAnsi="Trebuchet MS"/>
          <w:sz w:val="19"/>
          <w:szCs w:val="19"/>
        </w:rPr>
        <w:t>kommunenr</w:t>
      </w:r>
      <w:proofErr w:type="spellEnd"/>
      <w:r w:rsidRPr="0091663D">
        <w:rPr>
          <w:rFonts w:ascii="Trebuchet MS" w:hAnsi="Trebuchet MS"/>
          <w:sz w:val="19"/>
          <w:szCs w:val="19"/>
        </w:rPr>
        <w:t>/</w:t>
      </w:r>
      <w:proofErr w:type="spellStart"/>
      <w:r w:rsidRPr="0091663D">
        <w:rPr>
          <w:rFonts w:ascii="Trebuchet MS" w:hAnsi="Trebuchet MS"/>
          <w:sz w:val="19"/>
          <w:szCs w:val="19"/>
        </w:rPr>
        <w:t>cvrnr</w:t>
      </w:r>
      <w:proofErr w:type="spellEnd"/>
      <w:r w:rsidRPr="0091663D">
        <w:rPr>
          <w:rFonts w:ascii="Trebuchet MS" w:hAnsi="Trebuchet MS"/>
          <w:sz w:val="19"/>
          <w:szCs w:val="19"/>
        </w:rPr>
        <w:t xml:space="preserve"> flytter ind i opslagstabellerne som en kolonne. </w:t>
      </w:r>
    </w:p>
    <w:p w14:paraId="46A09039" w14:textId="77777777" w:rsidR="006C6883" w:rsidRPr="0091663D" w:rsidRDefault="006C6883" w:rsidP="006C6883">
      <w:pPr>
        <w:numPr>
          <w:ilvl w:val="0"/>
          <w:numId w:val="11"/>
        </w:numPr>
        <w:spacing w:before="100" w:beforeAutospacing="1" w:after="100" w:afterAutospacing="1" w:line="240" w:lineRule="auto"/>
        <w:rPr>
          <w:rFonts w:ascii="Trebuchet MS" w:hAnsi="Trebuchet MS"/>
          <w:sz w:val="19"/>
          <w:szCs w:val="19"/>
        </w:rPr>
      </w:pPr>
      <w:r w:rsidRPr="0091663D">
        <w:rPr>
          <w:rFonts w:ascii="Trebuchet MS" w:hAnsi="Trebuchet MS"/>
          <w:sz w:val="19"/>
          <w:szCs w:val="19"/>
        </w:rPr>
        <w:t xml:space="preserve">Stillingtagen til alle kendte indberetninger – herunder input fra de leverandører, der skal udfærdige den fysiske datamodel. </w:t>
      </w:r>
    </w:p>
    <w:p w14:paraId="4587526D" w14:textId="77777777" w:rsidR="006C6883" w:rsidRPr="0091663D" w:rsidRDefault="006C6883" w:rsidP="006C6883">
      <w:pPr>
        <w:rPr>
          <w:rFonts w:ascii="Trebuchet MS" w:hAnsi="Trebuchet MS" w:cs="Trebuchet MS"/>
          <w:sz w:val="19"/>
          <w:szCs w:val="19"/>
        </w:rPr>
      </w:pPr>
      <w:proofErr w:type="gramStart"/>
      <w:r>
        <w:rPr>
          <w:rFonts w:ascii="Trebuchet MS" w:hAnsi="Trebuchet MS" w:cs="Trebuchet MS"/>
          <w:sz w:val="19"/>
          <w:szCs w:val="19"/>
        </w:rPr>
        <w:t>FKG v</w:t>
      </w:r>
      <w:r w:rsidRPr="0091663D">
        <w:rPr>
          <w:rFonts w:ascii="Trebuchet MS" w:hAnsi="Trebuchet MS" w:cs="Trebuchet MS"/>
          <w:sz w:val="19"/>
          <w:szCs w:val="19"/>
        </w:rPr>
        <w:t>ersion</w:t>
      </w:r>
      <w:proofErr w:type="gramEnd"/>
      <w:r w:rsidRPr="0091663D">
        <w:rPr>
          <w:rFonts w:ascii="Trebuchet MS" w:hAnsi="Trebuchet MS" w:cs="Trebuchet MS"/>
          <w:sz w:val="19"/>
          <w:szCs w:val="19"/>
        </w:rPr>
        <w:t xml:space="preserve"> 2.1.2 - juni 2012:</w:t>
      </w:r>
    </w:p>
    <w:p w14:paraId="73720BCB" w14:textId="77777777" w:rsidR="006C6883" w:rsidRDefault="006C6883" w:rsidP="006C6883">
      <w:pPr>
        <w:rPr>
          <w:rFonts w:ascii="Trebuchet MS" w:hAnsi="Trebuchet MS" w:cs="Trebuchet MS"/>
          <w:sz w:val="19"/>
          <w:szCs w:val="19"/>
        </w:rPr>
      </w:pPr>
      <w:r w:rsidRPr="0091663D">
        <w:rPr>
          <w:rFonts w:ascii="Trebuchet MS" w:hAnsi="Trebuchet MS" w:cs="Trebuchet MS"/>
          <w:sz w:val="19"/>
          <w:szCs w:val="19"/>
        </w:rPr>
        <w:t>Fejlrettelser, mangler m.v. fundet ved efterfølgende arbejde samt ikke mindst ved forberedelserne til 1. implementering. Ændringslog ført.</w:t>
      </w:r>
    </w:p>
    <w:p w14:paraId="509EE155" w14:textId="77777777" w:rsidR="006C6883" w:rsidRDefault="006C6883" w:rsidP="00CB4BEB">
      <w:pPr>
        <w:rPr>
          <w:rFonts w:ascii="Trebuchet MS" w:hAnsi="Trebuchet MS" w:cs="Trebuchet MS"/>
          <w:sz w:val="19"/>
          <w:szCs w:val="19"/>
        </w:rPr>
      </w:pPr>
    </w:p>
    <w:p w14:paraId="22D0C406" w14:textId="7B60EE32" w:rsidR="00CB4BEB" w:rsidRPr="0091663D" w:rsidRDefault="00A66AAD" w:rsidP="00CB4BEB">
      <w:pPr>
        <w:rPr>
          <w:rFonts w:ascii="Trebuchet MS" w:hAnsi="Trebuchet MS" w:cs="Trebuchet MS"/>
          <w:sz w:val="19"/>
          <w:szCs w:val="19"/>
        </w:rPr>
      </w:pPr>
      <w:proofErr w:type="gramStart"/>
      <w:r>
        <w:rPr>
          <w:rFonts w:ascii="Trebuchet MS" w:hAnsi="Trebuchet MS" w:cs="Trebuchet MS"/>
          <w:sz w:val="19"/>
          <w:szCs w:val="19"/>
        </w:rPr>
        <w:t>FKG v</w:t>
      </w:r>
      <w:r w:rsidR="00CB4BEB" w:rsidRPr="0091663D">
        <w:rPr>
          <w:rFonts w:ascii="Trebuchet MS" w:hAnsi="Trebuchet MS" w:cs="Trebuchet MS"/>
          <w:sz w:val="19"/>
          <w:szCs w:val="19"/>
        </w:rPr>
        <w:t>ersion</w:t>
      </w:r>
      <w:proofErr w:type="gramEnd"/>
      <w:r w:rsidR="00CB4BEB" w:rsidRPr="0091663D">
        <w:rPr>
          <w:rFonts w:ascii="Trebuchet MS" w:hAnsi="Trebuchet MS" w:cs="Trebuchet MS"/>
          <w:sz w:val="19"/>
          <w:szCs w:val="19"/>
        </w:rPr>
        <w:t xml:space="preserve"> 2.1.1- december 2011: </w:t>
      </w:r>
    </w:p>
    <w:p w14:paraId="3DFCE914" w14:textId="77777777" w:rsidR="00CB4BEB" w:rsidRPr="0091663D" w:rsidRDefault="00CB4BEB" w:rsidP="00CB4BEB">
      <w:pPr>
        <w:rPr>
          <w:rFonts w:ascii="Trebuchet MS" w:hAnsi="Trebuchet MS" w:cs="Trebuchet MS"/>
          <w:sz w:val="19"/>
          <w:szCs w:val="19"/>
        </w:rPr>
      </w:pPr>
      <w:r w:rsidRPr="0091663D">
        <w:rPr>
          <w:rFonts w:ascii="Trebuchet MS" w:hAnsi="Trebuchet MS" w:cs="Trebuchet MS"/>
          <w:sz w:val="19"/>
          <w:szCs w:val="19"/>
        </w:rPr>
        <w:t>Mindre fejlrettelser og mangler fundet ved første opbygning af en light fysisk database (</w:t>
      </w:r>
      <w:proofErr w:type="spellStart"/>
      <w:r w:rsidRPr="0091663D">
        <w:rPr>
          <w:rFonts w:ascii="Trebuchet MS" w:hAnsi="Trebuchet MS" w:cs="Trebuchet MS"/>
          <w:sz w:val="19"/>
          <w:szCs w:val="19"/>
        </w:rPr>
        <w:t>ArcGIS</w:t>
      </w:r>
      <w:proofErr w:type="spellEnd"/>
      <w:r w:rsidRPr="0091663D">
        <w:rPr>
          <w:rFonts w:ascii="Trebuchet MS" w:hAnsi="Trebuchet MS" w:cs="Trebuchet MS"/>
          <w:sz w:val="19"/>
          <w:szCs w:val="19"/>
        </w:rPr>
        <w:t xml:space="preserve"> geodatabase ved Claus Moestrup)</w:t>
      </w:r>
    </w:p>
    <w:p w14:paraId="74FC0565" w14:textId="77777777" w:rsidR="00CB4BEB" w:rsidRPr="0091663D" w:rsidRDefault="00CB4BEB" w:rsidP="00CB4BEB">
      <w:pPr>
        <w:rPr>
          <w:rFonts w:ascii="Trebuchet MS" w:hAnsi="Trebuchet MS"/>
          <w:sz w:val="19"/>
          <w:szCs w:val="19"/>
        </w:rPr>
      </w:pPr>
    </w:p>
    <w:p w14:paraId="10CC7064" w14:textId="77777777" w:rsidR="00CB4BEB" w:rsidRPr="00A96873" w:rsidRDefault="00CB4BEB" w:rsidP="00A96873">
      <w:pPr>
        <w:pStyle w:val="Overskrift1"/>
        <w:rPr>
          <w:bCs/>
        </w:rPr>
      </w:pPr>
      <w:r w:rsidRPr="00D65E26">
        <w:rPr>
          <w:rFonts w:ascii="Trebuchet MS" w:hAnsi="Trebuchet MS"/>
          <w:sz w:val="19"/>
          <w:szCs w:val="19"/>
        </w:rPr>
        <w:br w:type="page"/>
      </w:r>
      <w:bookmarkStart w:id="1021" w:name="_Toc292866418"/>
      <w:bookmarkStart w:id="1022" w:name="_Toc335392096"/>
      <w:bookmarkStart w:id="1023" w:name="_Toc342560288"/>
      <w:bookmarkStart w:id="1024" w:name="_Toc343077121"/>
      <w:bookmarkStart w:id="1025" w:name="_Toc63351363"/>
      <w:bookmarkStart w:id="1026" w:name="_Toc122436027"/>
      <w:r w:rsidRPr="00A96873">
        <w:rPr>
          <w:bCs/>
        </w:rPr>
        <w:lastRenderedPageBreak/>
        <w:t>1. Indledning</w:t>
      </w:r>
      <w:bookmarkEnd w:id="1021"/>
      <w:bookmarkEnd w:id="1022"/>
      <w:bookmarkEnd w:id="1023"/>
      <w:bookmarkEnd w:id="1024"/>
      <w:bookmarkEnd w:id="1025"/>
      <w:bookmarkEnd w:id="1026"/>
    </w:p>
    <w:p w14:paraId="0E005F22" w14:textId="61490902" w:rsidR="00CB4BEB" w:rsidRPr="00833371" w:rsidRDefault="00CB4BEB" w:rsidP="00CB4BEB">
      <w:pPr>
        <w:rPr>
          <w:rFonts w:ascii="Trebuchet MS" w:hAnsi="Trebuchet MS" w:cs="Trebuchet MS"/>
          <w:sz w:val="19"/>
          <w:szCs w:val="19"/>
        </w:rPr>
      </w:pPr>
      <w:r w:rsidRPr="00833371">
        <w:rPr>
          <w:rFonts w:ascii="Trebuchet MS" w:hAnsi="Trebuchet MS" w:cs="Trebuchet MS"/>
          <w:sz w:val="19"/>
          <w:szCs w:val="19"/>
        </w:rPr>
        <w:t>FKG datamodellen er et af produkterne fra det fælles kommunale projekt om geodata: ”Omkostningseffektivt Geografisk Forvaltningsgrundlag”. I forbindelse med OGF</w:t>
      </w:r>
      <w:r w:rsidR="00A66AAD">
        <w:rPr>
          <w:rFonts w:ascii="Trebuchet MS" w:hAnsi="Trebuchet MS" w:cs="Trebuchet MS"/>
          <w:sz w:val="19"/>
          <w:szCs w:val="19"/>
        </w:rPr>
        <w:t>-</w:t>
      </w:r>
      <w:r w:rsidRPr="00833371">
        <w:rPr>
          <w:rFonts w:ascii="Trebuchet MS" w:hAnsi="Trebuchet MS" w:cs="Trebuchet MS"/>
          <w:sz w:val="19"/>
          <w:szCs w:val="19"/>
        </w:rPr>
        <w:t xml:space="preserve">projektet udarbejdede 37 kommuner det første udkast til en fælles logisk datamodel for kommunale geodata. Resultatet af dette arbejde </w:t>
      </w:r>
      <w:r w:rsidR="009919C5">
        <w:rPr>
          <w:rFonts w:ascii="Trebuchet MS" w:hAnsi="Trebuchet MS" w:cs="Trebuchet MS"/>
          <w:sz w:val="19"/>
          <w:szCs w:val="19"/>
        </w:rPr>
        <w:t xml:space="preserve">blev den første version af en fælles </w:t>
      </w:r>
      <w:r w:rsidRPr="00833371">
        <w:rPr>
          <w:rFonts w:ascii="Trebuchet MS" w:hAnsi="Trebuchet MS" w:cs="Trebuchet MS"/>
          <w:sz w:val="19"/>
          <w:szCs w:val="19"/>
        </w:rPr>
        <w:t>datamodel.</w:t>
      </w:r>
    </w:p>
    <w:p w14:paraId="3F4E54AC" w14:textId="77777777" w:rsidR="00CB4BEB" w:rsidRPr="00833371" w:rsidRDefault="00CB4BEB" w:rsidP="00CB4BEB">
      <w:pPr>
        <w:rPr>
          <w:rFonts w:ascii="Trebuchet MS" w:hAnsi="Trebuchet MS" w:cs="Trebuchet MS"/>
          <w:sz w:val="19"/>
          <w:szCs w:val="19"/>
        </w:rPr>
      </w:pPr>
    </w:p>
    <w:p w14:paraId="3B13229A" w14:textId="073163BC" w:rsidR="00DB3DE1" w:rsidRDefault="00CB4BEB" w:rsidP="00DB3DE1">
      <w:pPr>
        <w:rPr>
          <w:rFonts w:ascii="Trebuchet MS" w:hAnsi="Trebuchet MS" w:cs="Trebuchet MS"/>
          <w:sz w:val="19"/>
          <w:szCs w:val="19"/>
        </w:rPr>
      </w:pPr>
      <w:r w:rsidRPr="00833371">
        <w:rPr>
          <w:rFonts w:ascii="Trebuchet MS" w:hAnsi="Trebuchet MS" w:cs="Trebuchet MS"/>
          <w:sz w:val="19"/>
          <w:szCs w:val="19"/>
        </w:rPr>
        <w:t>I regi af FKG</w:t>
      </w:r>
      <w:r w:rsidR="009919C5">
        <w:rPr>
          <w:rFonts w:ascii="Trebuchet MS" w:hAnsi="Trebuchet MS" w:cs="Trebuchet MS"/>
          <w:sz w:val="19"/>
          <w:szCs w:val="19"/>
        </w:rPr>
        <w:t>-</w:t>
      </w:r>
      <w:r w:rsidRPr="00833371">
        <w:rPr>
          <w:rFonts w:ascii="Trebuchet MS" w:hAnsi="Trebuchet MS" w:cs="Trebuchet MS"/>
          <w:sz w:val="19"/>
          <w:szCs w:val="19"/>
        </w:rPr>
        <w:t>projekt</w:t>
      </w:r>
      <w:r w:rsidR="009919C5">
        <w:rPr>
          <w:rFonts w:ascii="Trebuchet MS" w:hAnsi="Trebuchet MS" w:cs="Trebuchet MS"/>
          <w:sz w:val="19"/>
          <w:szCs w:val="19"/>
        </w:rPr>
        <w:t>et</w:t>
      </w:r>
      <w:r w:rsidRPr="00833371">
        <w:rPr>
          <w:rFonts w:ascii="Trebuchet MS" w:hAnsi="Trebuchet MS" w:cs="Trebuchet MS"/>
          <w:sz w:val="19"/>
          <w:szCs w:val="19"/>
        </w:rPr>
        <w:t xml:space="preserve"> om udarbejdelse af en fælleskommunal kravspecifikation for et webbaseret </w:t>
      </w:r>
      <w:proofErr w:type="spellStart"/>
      <w:r w:rsidRPr="00833371">
        <w:rPr>
          <w:rFonts w:ascii="Trebuchet MS" w:hAnsi="Trebuchet MS" w:cs="Trebuchet MS"/>
          <w:sz w:val="19"/>
          <w:szCs w:val="19"/>
        </w:rPr>
        <w:t>geodatasystem</w:t>
      </w:r>
      <w:proofErr w:type="spellEnd"/>
      <w:r w:rsidRPr="00833371">
        <w:rPr>
          <w:rFonts w:ascii="Trebuchet MS" w:hAnsi="Trebuchet MS" w:cs="Trebuchet MS"/>
          <w:sz w:val="19"/>
          <w:szCs w:val="19"/>
        </w:rPr>
        <w:t xml:space="preserve">, </w:t>
      </w:r>
      <w:r w:rsidR="001F6776">
        <w:rPr>
          <w:rFonts w:ascii="Trebuchet MS" w:hAnsi="Trebuchet MS" w:cs="Trebuchet MS"/>
          <w:sz w:val="19"/>
          <w:szCs w:val="19"/>
        </w:rPr>
        <w:t xml:space="preserve">blev </w:t>
      </w:r>
      <w:r w:rsidRPr="00833371">
        <w:rPr>
          <w:rFonts w:ascii="Trebuchet MS" w:hAnsi="Trebuchet MS" w:cs="Trebuchet MS"/>
          <w:sz w:val="19"/>
          <w:szCs w:val="19"/>
        </w:rPr>
        <w:t xml:space="preserve">der nedsat yderligere en projektgruppe, </w:t>
      </w:r>
      <w:r w:rsidR="001F6776">
        <w:rPr>
          <w:rFonts w:ascii="Trebuchet MS" w:hAnsi="Trebuchet MS" w:cs="Trebuchet MS"/>
          <w:sz w:val="19"/>
          <w:szCs w:val="19"/>
        </w:rPr>
        <w:t xml:space="preserve">som havde </w:t>
      </w:r>
      <w:r w:rsidRPr="00833371">
        <w:rPr>
          <w:rFonts w:ascii="Trebuchet MS" w:hAnsi="Trebuchet MS" w:cs="Trebuchet MS"/>
          <w:sz w:val="19"/>
          <w:szCs w:val="19"/>
        </w:rPr>
        <w:t>til formål at forædle og færdiggøre den datamodel</w:t>
      </w:r>
      <w:r w:rsidR="00DB3DE1">
        <w:rPr>
          <w:rFonts w:ascii="Trebuchet MS" w:hAnsi="Trebuchet MS" w:cs="Trebuchet MS"/>
          <w:sz w:val="19"/>
          <w:szCs w:val="19"/>
        </w:rPr>
        <w:t>len</w:t>
      </w:r>
      <w:r w:rsidRPr="00833371">
        <w:rPr>
          <w:rFonts w:ascii="Trebuchet MS" w:hAnsi="Trebuchet MS" w:cs="Trebuchet MS"/>
          <w:sz w:val="19"/>
          <w:szCs w:val="19"/>
        </w:rPr>
        <w:t xml:space="preserve">. </w:t>
      </w:r>
    </w:p>
    <w:p w14:paraId="776C0A36" w14:textId="77777777" w:rsidR="00CB4BEB" w:rsidRPr="00833371" w:rsidRDefault="00CB4BEB" w:rsidP="00CB4BEB">
      <w:pPr>
        <w:rPr>
          <w:rFonts w:ascii="Trebuchet MS" w:hAnsi="Trebuchet MS" w:cs="Trebuchet MS"/>
          <w:sz w:val="19"/>
          <w:szCs w:val="19"/>
        </w:rPr>
      </w:pPr>
    </w:p>
    <w:p w14:paraId="7F0287CA" w14:textId="6834D20F" w:rsidR="00D4744F" w:rsidRDefault="00CB4BEB" w:rsidP="00CB4BEB">
      <w:pPr>
        <w:rPr>
          <w:rFonts w:ascii="Trebuchet MS" w:hAnsi="Trebuchet MS" w:cs="Trebuchet MS"/>
          <w:sz w:val="19"/>
          <w:szCs w:val="19"/>
        </w:rPr>
      </w:pPr>
      <w:r w:rsidRPr="00833371">
        <w:rPr>
          <w:rFonts w:ascii="Trebuchet MS" w:hAnsi="Trebuchet MS" w:cs="Trebuchet MS"/>
          <w:sz w:val="19"/>
          <w:szCs w:val="19"/>
        </w:rPr>
        <w:t xml:space="preserve">Resultatet af projektgruppens arbejde </w:t>
      </w:r>
      <w:r w:rsidR="00E61B1D">
        <w:rPr>
          <w:rFonts w:ascii="Trebuchet MS" w:hAnsi="Trebuchet MS" w:cs="Trebuchet MS"/>
          <w:sz w:val="19"/>
          <w:szCs w:val="19"/>
        </w:rPr>
        <w:t xml:space="preserve">blev </w:t>
      </w:r>
      <w:r w:rsidRPr="00833371">
        <w:rPr>
          <w:rFonts w:ascii="Trebuchet MS" w:hAnsi="Trebuchet MS" w:cs="Trebuchet MS"/>
          <w:sz w:val="19"/>
          <w:szCs w:val="19"/>
        </w:rPr>
        <w:t>”FKG datamodellen - Version 2”</w:t>
      </w:r>
      <w:r w:rsidR="00E61B1D">
        <w:rPr>
          <w:rFonts w:ascii="Trebuchet MS" w:hAnsi="Trebuchet MS" w:cs="Trebuchet MS"/>
          <w:sz w:val="19"/>
          <w:szCs w:val="19"/>
        </w:rPr>
        <w:t>.</w:t>
      </w:r>
      <w:r w:rsidR="00937AF5">
        <w:rPr>
          <w:rFonts w:ascii="Trebuchet MS" w:hAnsi="Trebuchet MS" w:cs="Trebuchet MS"/>
          <w:sz w:val="19"/>
          <w:szCs w:val="19"/>
        </w:rPr>
        <w:t xml:space="preserve"> </w:t>
      </w:r>
      <w:r w:rsidRPr="00833371">
        <w:rPr>
          <w:rFonts w:ascii="Trebuchet MS" w:hAnsi="Trebuchet MS" w:cs="Trebuchet MS"/>
          <w:sz w:val="19"/>
          <w:szCs w:val="19"/>
        </w:rPr>
        <w:t>Efterfølgende er datamodellen blevet vedligeholdt af FKG-datamodelgruppen</w:t>
      </w:r>
      <w:r w:rsidR="00D4744F">
        <w:rPr>
          <w:rFonts w:ascii="Trebuchet MS" w:hAnsi="Trebuchet MS" w:cs="Trebuchet MS"/>
          <w:sz w:val="19"/>
          <w:szCs w:val="19"/>
        </w:rPr>
        <w:t>.</w:t>
      </w:r>
    </w:p>
    <w:p w14:paraId="2C0EFC95" w14:textId="77777777" w:rsidR="00937AF5" w:rsidRDefault="00937AF5" w:rsidP="00CB4BEB">
      <w:pPr>
        <w:rPr>
          <w:rFonts w:ascii="Trebuchet MS" w:hAnsi="Trebuchet MS" w:cs="Trebuchet MS"/>
          <w:sz w:val="19"/>
          <w:szCs w:val="19"/>
        </w:rPr>
      </w:pPr>
    </w:p>
    <w:p w14:paraId="58B130B5" w14:textId="753A20D0" w:rsidR="00937AF5" w:rsidRDefault="00937AF5" w:rsidP="00CB4BEB">
      <w:pPr>
        <w:rPr>
          <w:rFonts w:ascii="Trebuchet MS" w:hAnsi="Trebuchet MS" w:cs="Trebuchet MS"/>
          <w:sz w:val="19"/>
          <w:szCs w:val="19"/>
        </w:rPr>
      </w:pPr>
      <w:r>
        <w:rPr>
          <w:rFonts w:ascii="Trebuchet MS" w:hAnsi="Trebuchet MS" w:cs="Trebuchet MS"/>
          <w:sz w:val="19"/>
          <w:szCs w:val="19"/>
        </w:rPr>
        <w:t xml:space="preserve">I </w:t>
      </w:r>
      <w:r w:rsidR="008441C9">
        <w:rPr>
          <w:rFonts w:ascii="Trebuchet MS" w:hAnsi="Trebuchet MS" w:cs="Trebuchet MS"/>
          <w:sz w:val="19"/>
          <w:szCs w:val="19"/>
        </w:rPr>
        <w:t xml:space="preserve">2021 blev FKG projektet flyttet ind under </w:t>
      </w:r>
      <w:proofErr w:type="spellStart"/>
      <w:r w:rsidR="008441C9">
        <w:rPr>
          <w:rFonts w:ascii="Trebuchet MS" w:hAnsi="Trebuchet MS" w:cs="Trebuchet MS"/>
          <w:sz w:val="19"/>
          <w:szCs w:val="19"/>
        </w:rPr>
        <w:t>GeoDanmark</w:t>
      </w:r>
      <w:proofErr w:type="spellEnd"/>
      <w:r w:rsidR="008441C9">
        <w:rPr>
          <w:rFonts w:ascii="Trebuchet MS" w:hAnsi="Trebuchet MS" w:cs="Trebuchet MS"/>
          <w:sz w:val="19"/>
          <w:szCs w:val="19"/>
        </w:rPr>
        <w:t xml:space="preserve"> og fik i stedet navnet </w:t>
      </w:r>
      <w:r w:rsidR="00D173B4">
        <w:rPr>
          <w:rFonts w:ascii="Trebuchet MS" w:hAnsi="Trebuchet MS" w:cs="Trebuchet MS"/>
          <w:sz w:val="19"/>
          <w:szCs w:val="19"/>
        </w:rPr>
        <w:t xml:space="preserve">Geografiske fagdata i </w:t>
      </w:r>
      <w:proofErr w:type="spellStart"/>
      <w:r w:rsidR="00D173B4">
        <w:rPr>
          <w:rFonts w:ascii="Trebuchet MS" w:hAnsi="Trebuchet MS" w:cs="Trebuchet MS"/>
          <w:sz w:val="19"/>
          <w:szCs w:val="19"/>
        </w:rPr>
        <w:t>GeoDanmark</w:t>
      </w:r>
      <w:proofErr w:type="spellEnd"/>
      <w:r w:rsidR="00D173B4">
        <w:rPr>
          <w:rFonts w:ascii="Trebuchet MS" w:hAnsi="Trebuchet MS" w:cs="Trebuchet MS"/>
          <w:sz w:val="19"/>
          <w:szCs w:val="19"/>
        </w:rPr>
        <w:t xml:space="preserve"> (</w:t>
      </w:r>
      <w:proofErr w:type="spellStart"/>
      <w:r w:rsidR="00D173B4">
        <w:rPr>
          <w:rFonts w:ascii="Trebuchet MS" w:hAnsi="Trebuchet MS" w:cs="Trebuchet MS"/>
          <w:sz w:val="19"/>
          <w:szCs w:val="19"/>
        </w:rPr>
        <w:t>GeoFA</w:t>
      </w:r>
      <w:proofErr w:type="spellEnd"/>
      <w:r w:rsidR="00D173B4">
        <w:rPr>
          <w:rFonts w:ascii="Trebuchet MS" w:hAnsi="Trebuchet MS" w:cs="Trebuchet MS"/>
          <w:sz w:val="19"/>
          <w:szCs w:val="19"/>
        </w:rPr>
        <w:t>).</w:t>
      </w:r>
    </w:p>
    <w:p w14:paraId="716D55B5" w14:textId="55FCA776" w:rsidR="00CB4BEB" w:rsidRPr="00833371" w:rsidRDefault="00CB4BEB" w:rsidP="00CB4BEB">
      <w:pPr>
        <w:rPr>
          <w:rFonts w:ascii="Trebuchet MS" w:hAnsi="Trebuchet MS" w:cs="Trebuchet MS"/>
          <w:sz w:val="19"/>
          <w:szCs w:val="19"/>
        </w:rPr>
      </w:pPr>
      <w:r w:rsidRPr="00833371">
        <w:rPr>
          <w:rFonts w:ascii="Trebuchet MS" w:hAnsi="Trebuchet MS" w:cs="Trebuchet MS"/>
          <w:sz w:val="19"/>
          <w:szCs w:val="19"/>
        </w:rPr>
        <w:t xml:space="preserve">   </w:t>
      </w:r>
    </w:p>
    <w:p w14:paraId="0A7E00A9" w14:textId="29A05F98" w:rsidR="00CB4BEB" w:rsidRPr="00833371" w:rsidRDefault="00CB4BEB" w:rsidP="00CB4BEB">
      <w:pPr>
        <w:rPr>
          <w:rFonts w:ascii="Trebuchet MS" w:hAnsi="Trebuchet MS" w:cs="Trebuchet MS"/>
          <w:sz w:val="19"/>
          <w:szCs w:val="19"/>
        </w:rPr>
      </w:pPr>
      <w:r w:rsidRPr="00833371">
        <w:rPr>
          <w:rFonts w:ascii="Trebuchet MS" w:hAnsi="Trebuchet MS" w:cs="Trebuchet MS"/>
          <w:sz w:val="19"/>
          <w:szCs w:val="19"/>
        </w:rPr>
        <w:t>Formålet med udarbejdelse</w:t>
      </w:r>
      <w:r w:rsidR="009C0999">
        <w:rPr>
          <w:rFonts w:ascii="Trebuchet MS" w:hAnsi="Trebuchet MS" w:cs="Trebuchet MS"/>
          <w:sz w:val="19"/>
          <w:szCs w:val="19"/>
        </w:rPr>
        <w:t>n</w:t>
      </w:r>
      <w:r w:rsidRPr="00833371">
        <w:rPr>
          <w:rFonts w:ascii="Trebuchet MS" w:hAnsi="Trebuchet MS" w:cs="Trebuchet MS"/>
          <w:sz w:val="19"/>
          <w:szCs w:val="19"/>
        </w:rPr>
        <w:t xml:space="preserve"> af den logiske datamodel er at få fastlagt fælles og entydige identifikationer af relevante kernebegreber på kommunernes </w:t>
      </w:r>
      <w:proofErr w:type="spellStart"/>
      <w:r w:rsidRPr="00833371">
        <w:rPr>
          <w:rFonts w:ascii="Trebuchet MS" w:hAnsi="Trebuchet MS" w:cs="Trebuchet MS"/>
          <w:sz w:val="19"/>
          <w:szCs w:val="19"/>
        </w:rPr>
        <w:t>geodataområde</w:t>
      </w:r>
      <w:proofErr w:type="spellEnd"/>
      <w:r w:rsidRPr="00833371">
        <w:rPr>
          <w:rFonts w:ascii="Trebuchet MS" w:hAnsi="Trebuchet MS" w:cs="Trebuchet MS"/>
          <w:sz w:val="19"/>
          <w:szCs w:val="19"/>
        </w:rPr>
        <w:t>. Principperne for hvilke data, der er omfattet af FKG datamodellen er følgende:</w:t>
      </w:r>
    </w:p>
    <w:p w14:paraId="1EEC0945" w14:textId="77777777" w:rsidR="00CB4BEB" w:rsidRPr="00833371" w:rsidRDefault="00CB4BEB" w:rsidP="00CB4BEB">
      <w:pPr>
        <w:rPr>
          <w:rFonts w:ascii="Trebuchet MS" w:hAnsi="Trebuchet MS" w:cs="Trebuchet MS"/>
          <w:sz w:val="19"/>
          <w:szCs w:val="19"/>
        </w:rPr>
      </w:pPr>
    </w:p>
    <w:p w14:paraId="602C668B" w14:textId="77777777" w:rsidR="00CB4BEB" w:rsidRPr="00833371" w:rsidRDefault="00CB4BEB" w:rsidP="00CB4BEB">
      <w:pPr>
        <w:numPr>
          <w:ilvl w:val="0"/>
          <w:numId w:val="5"/>
        </w:numPr>
        <w:spacing w:line="240" w:lineRule="auto"/>
        <w:rPr>
          <w:rFonts w:ascii="Trebuchet MS" w:hAnsi="Trebuchet MS" w:cs="Trebuchet MS"/>
          <w:sz w:val="19"/>
          <w:szCs w:val="19"/>
        </w:rPr>
      </w:pPr>
      <w:r w:rsidRPr="00833371">
        <w:rPr>
          <w:rFonts w:ascii="Trebuchet MS" w:hAnsi="Trebuchet MS" w:cs="Trebuchet MS"/>
          <w:sz w:val="19"/>
          <w:szCs w:val="19"/>
        </w:rPr>
        <w:t>Data der skabes af kommunen.</w:t>
      </w:r>
    </w:p>
    <w:p w14:paraId="2266D178" w14:textId="77777777" w:rsidR="00CB4BEB" w:rsidRPr="00833371" w:rsidRDefault="00CB4BEB" w:rsidP="00CB4BEB">
      <w:pPr>
        <w:numPr>
          <w:ilvl w:val="0"/>
          <w:numId w:val="5"/>
        </w:numPr>
        <w:spacing w:line="240" w:lineRule="auto"/>
        <w:rPr>
          <w:rFonts w:ascii="Trebuchet MS" w:hAnsi="Trebuchet MS" w:cs="Trebuchet MS"/>
          <w:sz w:val="19"/>
          <w:szCs w:val="19"/>
        </w:rPr>
      </w:pPr>
      <w:r w:rsidRPr="00833371">
        <w:rPr>
          <w:rFonts w:ascii="Trebuchet MS" w:hAnsi="Trebuchet MS" w:cs="Trebuchet MS"/>
          <w:sz w:val="19"/>
          <w:szCs w:val="19"/>
        </w:rPr>
        <w:t>Data der understøtter arbejdsgange i kommunen.</w:t>
      </w:r>
    </w:p>
    <w:p w14:paraId="5D7E9C71" w14:textId="77777777" w:rsidR="00CB4BEB" w:rsidRPr="00833371" w:rsidRDefault="00CB4BEB" w:rsidP="00CB4BEB">
      <w:pPr>
        <w:numPr>
          <w:ilvl w:val="0"/>
          <w:numId w:val="5"/>
        </w:numPr>
        <w:spacing w:line="240" w:lineRule="auto"/>
        <w:rPr>
          <w:rFonts w:ascii="Trebuchet MS" w:hAnsi="Trebuchet MS" w:cs="Trebuchet MS"/>
          <w:sz w:val="19"/>
          <w:szCs w:val="19"/>
        </w:rPr>
      </w:pPr>
      <w:r w:rsidRPr="00833371">
        <w:rPr>
          <w:rFonts w:ascii="Trebuchet MS" w:hAnsi="Trebuchet MS" w:cs="Trebuchet MS"/>
          <w:sz w:val="19"/>
          <w:szCs w:val="19"/>
        </w:rPr>
        <w:t>Data der kan bruges af mere end 20 % af kommunerne.</w:t>
      </w:r>
    </w:p>
    <w:p w14:paraId="5D448F90" w14:textId="77777777" w:rsidR="00CB4BEB" w:rsidRPr="00833371" w:rsidRDefault="00CB4BEB" w:rsidP="00CB4BEB">
      <w:pPr>
        <w:numPr>
          <w:ilvl w:val="0"/>
          <w:numId w:val="5"/>
        </w:numPr>
        <w:spacing w:line="240" w:lineRule="auto"/>
        <w:rPr>
          <w:rFonts w:ascii="Trebuchet MS" w:hAnsi="Trebuchet MS" w:cs="Trebuchet MS"/>
          <w:sz w:val="19"/>
          <w:szCs w:val="19"/>
        </w:rPr>
      </w:pPr>
      <w:r w:rsidRPr="00833371">
        <w:rPr>
          <w:rFonts w:ascii="Trebuchet MS" w:hAnsi="Trebuchet MS" w:cs="Trebuchet MS"/>
          <w:sz w:val="19"/>
          <w:szCs w:val="19"/>
        </w:rPr>
        <w:t>Er ikke en del af anden fællesoffentlig datamodel.</w:t>
      </w:r>
    </w:p>
    <w:p w14:paraId="2A447276" w14:textId="77777777" w:rsidR="00CB4BEB" w:rsidRPr="00833371" w:rsidRDefault="00CB4BEB" w:rsidP="00CB4BEB">
      <w:pPr>
        <w:numPr>
          <w:ilvl w:val="0"/>
          <w:numId w:val="5"/>
        </w:numPr>
        <w:spacing w:line="240" w:lineRule="auto"/>
        <w:rPr>
          <w:rFonts w:ascii="Trebuchet MS" w:hAnsi="Trebuchet MS" w:cs="Trebuchet MS"/>
          <w:sz w:val="19"/>
          <w:szCs w:val="19"/>
        </w:rPr>
      </w:pPr>
      <w:r w:rsidRPr="00833371">
        <w:rPr>
          <w:rFonts w:ascii="Trebuchet MS" w:hAnsi="Trebuchet MS" w:cs="Trebuchet MS"/>
          <w:sz w:val="19"/>
          <w:szCs w:val="19"/>
        </w:rPr>
        <w:t>Er ikke et resultat af en analyse af andre data.</w:t>
      </w:r>
    </w:p>
    <w:p w14:paraId="1EE7E8F8" w14:textId="77777777" w:rsidR="00CB4BEB" w:rsidRPr="00833371" w:rsidRDefault="00CB4BEB" w:rsidP="00CB4BEB">
      <w:pPr>
        <w:numPr>
          <w:ilvl w:val="0"/>
          <w:numId w:val="5"/>
        </w:numPr>
        <w:spacing w:line="240" w:lineRule="auto"/>
        <w:rPr>
          <w:rFonts w:ascii="Trebuchet MS" w:hAnsi="Trebuchet MS" w:cs="Trebuchet MS"/>
          <w:sz w:val="19"/>
          <w:szCs w:val="19"/>
        </w:rPr>
      </w:pPr>
      <w:r w:rsidRPr="00833371">
        <w:rPr>
          <w:rFonts w:ascii="Trebuchet MS" w:hAnsi="Trebuchet MS" w:cs="Trebuchet MS"/>
          <w:sz w:val="19"/>
          <w:szCs w:val="19"/>
        </w:rPr>
        <w:t>Er ikke enkeltsags data. Altså ikke data, der kun er relevant for én bestemt sag, og efterfølgende ikke bruges igen.</w:t>
      </w:r>
    </w:p>
    <w:p w14:paraId="41E12C3D" w14:textId="77777777" w:rsidR="00CB4BEB" w:rsidRPr="00833371" w:rsidRDefault="00CB4BEB" w:rsidP="00CB4BEB">
      <w:pPr>
        <w:rPr>
          <w:rFonts w:ascii="Trebuchet MS" w:hAnsi="Trebuchet MS" w:cs="Trebuchet MS"/>
          <w:sz w:val="19"/>
          <w:szCs w:val="19"/>
        </w:rPr>
      </w:pPr>
    </w:p>
    <w:p w14:paraId="766AF833" w14:textId="01A8EE97" w:rsidR="00CB4BEB" w:rsidRPr="00833371" w:rsidRDefault="00AB5D1B" w:rsidP="00CB4BEB">
      <w:pPr>
        <w:rPr>
          <w:rFonts w:ascii="Trebuchet MS" w:hAnsi="Trebuchet MS" w:cs="Trebuchet MS"/>
          <w:sz w:val="19"/>
          <w:szCs w:val="19"/>
        </w:rPr>
      </w:pPr>
      <w:proofErr w:type="spellStart"/>
      <w:r>
        <w:rPr>
          <w:rFonts w:ascii="Trebuchet MS" w:hAnsi="Trebuchet MS" w:cs="Trebuchet MS"/>
          <w:sz w:val="19"/>
          <w:szCs w:val="19"/>
        </w:rPr>
        <w:t>GeoFA</w:t>
      </w:r>
      <w:proofErr w:type="spellEnd"/>
      <w:r>
        <w:rPr>
          <w:rFonts w:ascii="Trebuchet MS" w:hAnsi="Trebuchet MS" w:cs="Trebuchet MS"/>
          <w:sz w:val="19"/>
          <w:szCs w:val="19"/>
        </w:rPr>
        <w:t xml:space="preserve"> </w:t>
      </w:r>
      <w:r w:rsidR="00CB4BEB" w:rsidRPr="00833371">
        <w:rPr>
          <w:rFonts w:ascii="Trebuchet MS" w:hAnsi="Trebuchet MS" w:cs="Trebuchet MS"/>
          <w:sz w:val="19"/>
          <w:szCs w:val="19"/>
        </w:rPr>
        <w:t xml:space="preserve">datamodellen består af </w:t>
      </w:r>
      <w:r w:rsidR="003C548C">
        <w:rPr>
          <w:rFonts w:ascii="Trebuchet MS" w:hAnsi="Trebuchet MS" w:cs="Trebuchet MS"/>
          <w:sz w:val="19"/>
          <w:szCs w:val="19"/>
        </w:rPr>
        <w:t xml:space="preserve">en række </w:t>
      </w:r>
      <w:r w:rsidR="00CB4BEB" w:rsidRPr="00833371">
        <w:rPr>
          <w:rFonts w:ascii="Trebuchet MS" w:hAnsi="Trebuchet MS" w:cs="Trebuchet MS"/>
          <w:sz w:val="19"/>
          <w:szCs w:val="19"/>
        </w:rPr>
        <w:t xml:space="preserve">temaer, der er samlet i </w:t>
      </w:r>
      <w:r w:rsidR="003C548C">
        <w:rPr>
          <w:rFonts w:ascii="Trebuchet MS" w:hAnsi="Trebuchet MS" w:cs="Trebuchet MS"/>
          <w:sz w:val="19"/>
          <w:szCs w:val="19"/>
        </w:rPr>
        <w:t xml:space="preserve">nogle </w:t>
      </w:r>
      <w:r w:rsidR="00CB4BEB" w:rsidRPr="00833371">
        <w:rPr>
          <w:rFonts w:ascii="Trebuchet MS" w:hAnsi="Trebuchet MS" w:cs="Trebuchet MS"/>
          <w:sz w:val="19"/>
          <w:szCs w:val="19"/>
        </w:rPr>
        <w:t xml:space="preserve">overordnede temagrupper. </w:t>
      </w:r>
    </w:p>
    <w:p w14:paraId="00C0A6C8" w14:textId="77777777" w:rsidR="00CB4BEB" w:rsidRPr="00833371" w:rsidRDefault="00CB4BEB" w:rsidP="00CB4BEB">
      <w:pPr>
        <w:rPr>
          <w:rFonts w:ascii="Trebuchet MS" w:hAnsi="Trebuchet MS" w:cs="Trebuchet MS"/>
          <w:sz w:val="19"/>
          <w:szCs w:val="19"/>
        </w:rPr>
      </w:pPr>
    </w:p>
    <w:p w14:paraId="79CAE9A5" w14:textId="4695821C" w:rsidR="00CB4BEB" w:rsidRPr="00833371" w:rsidRDefault="00CB4BEB" w:rsidP="00CB4BEB">
      <w:pPr>
        <w:rPr>
          <w:rFonts w:ascii="Trebuchet MS" w:hAnsi="Trebuchet MS" w:cs="Trebuchet MS"/>
          <w:sz w:val="19"/>
          <w:szCs w:val="19"/>
        </w:rPr>
      </w:pPr>
      <w:r w:rsidRPr="00833371">
        <w:rPr>
          <w:rFonts w:ascii="Trebuchet MS" w:hAnsi="Trebuchet MS" w:cs="Trebuchet MS"/>
          <w:sz w:val="19"/>
          <w:szCs w:val="19"/>
        </w:rPr>
        <w:t>I forbindelse med datamodelarbejdet har projektgruppe</w:t>
      </w:r>
      <w:r w:rsidR="003C548C">
        <w:rPr>
          <w:rFonts w:ascii="Trebuchet MS" w:hAnsi="Trebuchet MS" w:cs="Trebuchet MS"/>
          <w:sz w:val="19"/>
          <w:szCs w:val="19"/>
        </w:rPr>
        <w:t>rne</w:t>
      </w:r>
      <w:r w:rsidRPr="00833371">
        <w:rPr>
          <w:rFonts w:ascii="Trebuchet MS" w:hAnsi="Trebuchet MS" w:cs="Trebuchet MS"/>
          <w:sz w:val="19"/>
          <w:szCs w:val="19"/>
        </w:rPr>
        <w:t xml:space="preserve"> haft en række overvejelser, hvad angår opbygning, struktur og koncept. Disse overvejelser er beskrevet i kapitel 2 – Datamodellens opbygning.</w:t>
      </w:r>
    </w:p>
    <w:p w14:paraId="78725879" w14:textId="77777777" w:rsidR="00CB4BEB" w:rsidRPr="00833371" w:rsidRDefault="00CB4BEB" w:rsidP="00CB4BEB">
      <w:pPr>
        <w:pStyle w:val="Overskrift1"/>
      </w:pPr>
      <w:r w:rsidRPr="00833371">
        <w:rPr>
          <w:rFonts w:cs="Trebuchet MS"/>
          <w:szCs w:val="20"/>
        </w:rPr>
        <w:br w:type="page"/>
      </w:r>
      <w:bookmarkStart w:id="1027" w:name="_Toc63351364"/>
      <w:bookmarkStart w:id="1028" w:name="_Toc122436028"/>
      <w:r w:rsidRPr="00833371">
        <w:lastRenderedPageBreak/>
        <w:t>2. Datamodellens opbygning</w:t>
      </w:r>
      <w:bookmarkEnd w:id="1027"/>
      <w:bookmarkEnd w:id="1028"/>
    </w:p>
    <w:p w14:paraId="55B91729" w14:textId="52E4E65D" w:rsidR="00CB4BEB" w:rsidRPr="00AB514B" w:rsidRDefault="00CB4BEB" w:rsidP="00CB4BEB">
      <w:pPr>
        <w:rPr>
          <w:rFonts w:ascii="Trebuchet MS" w:hAnsi="Trebuchet MS" w:cs="Trebuchet MS"/>
          <w:sz w:val="19"/>
          <w:szCs w:val="19"/>
        </w:rPr>
      </w:pPr>
      <w:r w:rsidRPr="00AB514B">
        <w:rPr>
          <w:rFonts w:ascii="Trebuchet MS" w:hAnsi="Trebuchet MS" w:cs="Trebuchet MS"/>
          <w:sz w:val="19"/>
          <w:szCs w:val="19"/>
        </w:rPr>
        <w:t xml:space="preserve">Datamodelarbejdet er så vidt muligt koordineret med henholdsvis: Datamodellen for Danmarks Arealinformation (DAI), Datamodellen for </w:t>
      </w:r>
      <w:r w:rsidR="008B271B" w:rsidRPr="00AB514B">
        <w:rPr>
          <w:rFonts w:ascii="Trebuchet MS" w:hAnsi="Trebuchet MS" w:cs="Trebuchet MS"/>
          <w:sz w:val="19"/>
          <w:szCs w:val="19"/>
        </w:rPr>
        <w:t xml:space="preserve">Plandata.dk </w:t>
      </w:r>
      <w:r w:rsidRPr="00AB514B">
        <w:rPr>
          <w:rFonts w:ascii="Trebuchet MS" w:hAnsi="Trebuchet MS" w:cs="Trebuchet MS"/>
          <w:sz w:val="19"/>
          <w:szCs w:val="19"/>
        </w:rPr>
        <w:t xml:space="preserve">og i mindre omfang med Datamodellen for </w:t>
      </w:r>
      <w:proofErr w:type="spellStart"/>
      <w:r w:rsidRPr="00AB514B">
        <w:rPr>
          <w:rFonts w:ascii="Trebuchet MS" w:hAnsi="Trebuchet MS" w:cs="Trebuchet MS"/>
          <w:sz w:val="19"/>
          <w:szCs w:val="19"/>
        </w:rPr>
        <w:t>GeoDanmark</w:t>
      </w:r>
      <w:proofErr w:type="spellEnd"/>
      <w:r w:rsidRPr="00AB514B">
        <w:rPr>
          <w:rFonts w:ascii="Trebuchet MS" w:hAnsi="Trebuchet MS" w:cs="Trebuchet MS"/>
          <w:sz w:val="19"/>
          <w:szCs w:val="19"/>
        </w:rPr>
        <w:t xml:space="preserve">. </w:t>
      </w:r>
      <w:proofErr w:type="spellStart"/>
      <w:r w:rsidRPr="00AB514B">
        <w:rPr>
          <w:rFonts w:ascii="Trebuchet MS" w:hAnsi="Trebuchet MS" w:cs="Trebuchet MS"/>
          <w:sz w:val="19"/>
          <w:szCs w:val="19"/>
        </w:rPr>
        <w:t>GeoDanmark</w:t>
      </w:r>
      <w:proofErr w:type="spellEnd"/>
      <w:r w:rsidRPr="00AB514B">
        <w:rPr>
          <w:rFonts w:ascii="Trebuchet MS" w:hAnsi="Trebuchet MS" w:cs="Trebuchet MS"/>
          <w:sz w:val="19"/>
          <w:szCs w:val="19"/>
        </w:rPr>
        <w:t xml:space="preserve"> datamodellen er sin grundopbygning en mere generisk model med fælles geometri- og attributtabeller for alle objekttyper.</w:t>
      </w:r>
    </w:p>
    <w:p w14:paraId="38BA6DD1" w14:textId="77777777" w:rsidR="00CB4BEB" w:rsidRPr="00AB514B" w:rsidRDefault="00CB4BEB" w:rsidP="00CB4BEB">
      <w:pPr>
        <w:autoSpaceDE w:val="0"/>
        <w:autoSpaceDN w:val="0"/>
        <w:adjustRightInd w:val="0"/>
        <w:rPr>
          <w:rFonts w:ascii="Trebuchet MS" w:hAnsi="Trebuchet MS" w:cs="Trebuchet MS"/>
          <w:sz w:val="19"/>
          <w:szCs w:val="19"/>
        </w:rPr>
      </w:pPr>
    </w:p>
    <w:p w14:paraId="6313B04F" w14:textId="77777777" w:rsidR="00CB4BEB" w:rsidRPr="00AB514B" w:rsidRDefault="00CB4BEB" w:rsidP="00CB4BEB">
      <w:pPr>
        <w:autoSpaceDE w:val="0"/>
        <w:autoSpaceDN w:val="0"/>
        <w:adjustRightInd w:val="0"/>
        <w:rPr>
          <w:rFonts w:ascii="Trebuchet MS" w:hAnsi="Trebuchet MS" w:cs="Trebuchet MS"/>
          <w:sz w:val="19"/>
          <w:szCs w:val="19"/>
        </w:rPr>
      </w:pPr>
      <w:r w:rsidRPr="00AB514B">
        <w:rPr>
          <w:rFonts w:ascii="Trebuchet MS" w:hAnsi="Trebuchet MS" w:cs="Trebuchet MS"/>
          <w:sz w:val="19"/>
          <w:szCs w:val="19"/>
        </w:rPr>
        <w:t xml:space="preserve">Datamodellen består konceptmæssig af følgende dele: </w:t>
      </w:r>
    </w:p>
    <w:p w14:paraId="055FA82F" w14:textId="77777777" w:rsidR="00CB4BEB" w:rsidRPr="00AB514B" w:rsidRDefault="00CB4BEB" w:rsidP="00CB4BEB">
      <w:pPr>
        <w:autoSpaceDE w:val="0"/>
        <w:autoSpaceDN w:val="0"/>
        <w:adjustRightInd w:val="0"/>
        <w:rPr>
          <w:rFonts w:ascii="Trebuchet MS" w:hAnsi="Trebuchet MS" w:cs="Trebuchet MS"/>
          <w:sz w:val="19"/>
          <w:szCs w:val="19"/>
        </w:rPr>
      </w:pPr>
    </w:p>
    <w:p w14:paraId="41C3D29D" w14:textId="77777777" w:rsidR="00CB4BEB" w:rsidRPr="00AB514B" w:rsidRDefault="00CB4BEB" w:rsidP="00CB4BEB">
      <w:pPr>
        <w:numPr>
          <w:ilvl w:val="0"/>
          <w:numId w:val="6"/>
        </w:numPr>
        <w:autoSpaceDE w:val="0"/>
        <w:autoSpaceDN w:val="0"/>
        <w:adjustRightInd w:val="0"/>
        <w:spacing w:line="240" w:lineRule="auto"/>
        <w:rPr>
          <w:rFonts w:ascii="Trebuchet MS" w:hAnsi="Trebuchet MS" w:cs="Trebuchet MS"/>
          <w:sz w:val="19"/>
          <w:szCs w:val="19"/>
        </w:rPr>
      </w:pPr>
      <w:r w:rsidRPr="00AB514B">
        <w:rPr>
          <w:rFonts w:ascii="Trebuchet MS" w:hAnsi="Trebuchet MS" w:cs="Trebuchet MS"/>
          <w:sz w:val="19"/>
          <w:szCs w:val="19"/>
        </w:rPr>
        <w:t>En generel datamodel (datakatalog)</w:t>
      </w:r>
    </w:p>
    <w:p w14:paraId="1073AC14" w14:textId="77777777" w:rsidR="00CB4BEB" w:rsidRPr="00AB514B" w:rsidRDefault="00CB4BEB" w:rsidP="00CB4BEB">
      <w:pPr>
        <w:numPr>
          <w:ilvl w:val="0"/>
          <w:numId w:val="6"/>
        </w:numPr>
        <w:autoSpaceDE w:val="0"/>
        <w:autoSpaceDN w:val="0"/>
        <w:adjustRightInd w:val="0"/>
        <w:spacing w:line="240" w:lineRule="auto"/>
        <w:rPr>
          <w:rFonts w:ascii="Trebuchet MS" w:hAnsi="Trebuchet MS" w:cs="Trebuchet MS"/>
          <w:sz w:val="19"/>
          <w:szCs w:val="19"/>
        </w:rPr>
      </w:pPr>
      <w:r w:rsidRPr="00AB514B">
        <w:rPr>
          <w:rFonts w:ascii="Trebuchet MS" w:hAnsi="Trebuchet MS" w:cs="Trebuchet MS"/>
          <w:sz w:val="19"/>
          <w:szCs w:val="19"/>
        </w:rPr>
        <w:t>Standardiserede felter i de temaspecifikke datamodeller</w:t>
      </w:r>
    </w:p>
    <w:p w14:paraId="409D22FA" w14:textId="77777777" w:rsidR="00CB4BEB" w:rsidRPr="00AB514B" w:rsidRDefault="00CB4BEB" w:rsidP="00CB4BEB">
      <w:pPr>
        <w:numPr>
          <w:ilvl w:val="0"/>
          <w:numId w:val="6"/>
        </w:numPr>
        <w:autoSpaceDE w:val="0"/>
        <w:autoSpaceDN w:val="0"/>
        <w:adjustRightInd w:val="0"/>
        <w:spacing w:line="240" w:lineRule="auto"/>
        <w:rPr>
          <w:rFonts w:ascii="Trebuchet MS" w:hAnsi="Trebuchet MS" w:cs="Trebuchet MS"/>
          <w:sz w:val="19"/>
          <w:szCs w:val="19"/>
        </w:rPr>
      </w:pPr>
      <w:r w:rsidRPr="00AB514B">
        <w:rPr>
          <w:rFonts w:ascii="Trebuchet MS" w:hAnsi="Trebuchet MS" w:cs="Trebuchet MS"/>
          <w:sz w:val="19"/>
          <w:szCs w:val="19"/>
        </w:rPr>
        <w:t>Temaspecifikke datamodeller</w:t>
      </w:r>
    </w:p>
    <w:p w14:paraId="6753B4FF" w14:textId="77777777" w:rsidR="00CB4BEB" w:rsidRPr="00AB514B" w:rsidRDefault="00CB4BEB" w:rsidP="00CB4BEB">
      <w:pPr>
        <w:numPr>
          <w:ilvl w:val="0"/>
          <w:numId w:val="6"/>
        </w:numPr>
        <w:autoSpaceDE w:val="0"/>
        <w:autoSpaceDN w:val="0"/>
        <w:adjustRightInd w:val="0"/>
        <w:spacing w:line="240" w:lineRule="auto"/>
        <w:rPr>
          <w:rFonts w:ascii="Trebuchet MS" w:hAnsi="Trebuchet MS" w:cs="Trebuchet MS"/>
          <w:sz w:val="19"/>
          <w:szCs w:val="19"/>
        </w:rPr>
      </w:pPr>
      <w:r w:rsidRPr="00AB514B">
        <w:rPr>
          <w:rFonts w:ascii="Trebuchet MS" w:hAnsi="Trebuchet MS" w:cs="Trebuchet MS"/>
          <w:sz w:val="19"/>
          <w:szCs w:val="19"/>
        </w:rPr>
        <w:t>Eventuelle individuelle felter</w:t>
      </w:r>
    </w:p>
    <w:p w14:paraId="11539539" w14:textId="77777777" w:rsidR="00CB4BEB" w:rsidRPr="00AB514B" w:rsidRDefault="00CB4BEB" w:rsidP="00CB4BEB">
      <w:pPr>
        <w:autoSpaceDE w:val="0"/>
        <w:autoSpaceDN w:val="0"/>
        <w:adjustRightInd w:val="0"/>
        <w:rPr>
          <w:rFonts w:ascii="Trebuchet MS" w:hAnsi="Trebuchet MS" w:cs="Trebuchet MS"/>
          <w:sz w:val="19"/>
          <w:szCs w:val="19"/>
        </w:rPr>
      </w:pPr>
    </w:p>
    <w:p w14:paraId="4E90657A" w14:textId="77777777" w:rsidR="00CB4BEB" w:rsidRPr="00AB514B" w:rsidRDefault="00CB4BEB" w:rsidP="00CB4BEB">
      <w:pPr>
        <w:autoSpaceDE w:val="0"/>
        <w:autoSpaceDN w:val="0"/>
        <w:adjustRightInd w:val="0"/>
        <w:rPr>
          <w:rFonts w:ascii="Trebuchet MS" w:hAnsi="Trebuchet MS" w:cs="Trebuchet MS"/>
          <w:sz w:val="19"/>
          <w:szCs w:val="19"/>
        </w:rPr>
      </w:pPr>
      <w:r w:rsidRPr="00AB514B">
        <w:rPr>
          <w:rFonts w:ascii="Trebuchet MS" w:hAnsi="Trebuchet MS" w:cs="Trebuchet MS"/>
          <w:sz w:val="19"/>
          <w:szCs w:val="19"/>
        </w:rPr>
        <w:t xml:space="preserve">Den generelle datamodel indeholder en række felter, som er fælles og obligatorisk for alle temaer. Disse felter består både af nogle systemgenererede værdier og nogle felter som kræver brugerinddatering. Standardiserede felter i temaspecifikke datamodeller er standardiserede felter, der efter behov kan benyttes i de temaspecifikke datamodeller, hvis det vurderes at være relevant ved specifikation af et tema. Temaspecifikke felter er unikke for de enkelte temaer. </w:t>
      </w:r>
    </w:p>
    <w:p w14:paraId="1491D4E3" w14:textId="77777777" w:rsidR="00CB4BEB" w:rsidRPr="00AB514B" w:rsidRDefault="00CB4BEB" w:rsidP="00CB4BEB">
      <w:pPr>
        <w:autoSpaceDE w:val="0"/>
        <w:autoSpaceDN w:val="0"/>
        <w:adjustRightInd w:val="0"/>
        <w:rPr>
          <w:rFonts w:ascii="Trebuchet MS" w:hAnsi="Trebuchet MS" w:cs="Trebuchet MS"/>
          <w:sz w:val="19"/>
          <w:szCs w:val="19"/>
        </w:rPr>
      </w:pPr>
    </w:p>
    <w:p w14:paraId="39A0BA98" w14:textId="31A3A3A4" w:rsidR="00CB4BEB" w:rsidRPr="00AB514B" w:rsidRDefault="00CB4BEB" w:rsidP="00CB4BEB">
      <w:pPr>
        <w:autoSpaceDE w:val="0"/>
        <w:autoSpaceDN w:val="0"/>
        <w:adjustRightInd w:val="0"/>
        <w:rPr>
          <w:rFonts w:ascii="Trebuchet MS" w:hAnsi="Trebuchet MS" w:cs="Trebuchet MS"/>
          <w:sz w:val="19"/>
          <w:szCs w:val="19"/>
        </w:rPr>
      </w:pPr>
      <w:r w:rsidRPr="00AB514B">
        <w:rPr>
          <w:rFonts w:ascii="Trebuchet MS" w:hAnsi="Trebuchet MS" w:cs="Trebuchet MS"/>
          <w:sz w:val="19"/>
          <w:szCs w:val="19"/>
        </w:rPr>
        <w:t xml:space="preserve">Der er ikke lavet datamodelarbejde for eventuelle individuelle felter og specifikke oplysninger vedrørende de enkelte temaer, som kun er relevante for en enkelt kommune. De individuelle felter kan dog godt håndteres, idet alle datamodellens temaer er identificeret ved en temakode, der har en værdi mellem 5000 til 7999.  Kodeintervallet er valgt, så koderne ikke falder sammen med temakoder i DAI og </w:t>
      </w:r>
      <w:r w:rsidR="00A62493" w:rsidRPr="00AB514B">
        <w:rPr>
          <w:rFonts w:ascii="Trebuchet MS" w:hAnsi="Trebuchet MS" w:cs="Trebuchet MS"/>
          <w:sz w:val="19"/>
          <w:szCs w:val="19"/>
        </w:rPr>
        <w:t>Plandata.</w:t>
      </w:r>
      <w:r w:rsidRPr="00AB514B">
        <w:rPr>
          <w:rFonts w:ascii="Trebuchet MS" w:hAnsi="Trebuchet MS" w:cs="Trebuchet MS"/>
          <w:sz w:val="19"/>
          <w:szCs w:val="19"/>
        </w:rPr>
        <w:t xml:space="preserve">dk. Grundlæggende består </w:t>
      </w:r>
      <w:proofErr w:type="spellStart"/>
      <w:r w:rsidR="00383CB7" w:rsidRPr="00AB514B">
        <w:rPr>
          <w:rFonts w:ascii="Trebuchet MS" w:hAnsi="Trebuchet MS" w:cs="Trebuchet MS"/>
          <w:sz w:val="19"/>
          <w:szCs w:val="19"/>
        </w:rPr>
        <w:t>GeoFA</w:t>
      </w:r>
      <w:proofErr w:type="spellEnd"/>
      <w:r w:rsidR="00383CB7" w:rsidRPr="00AB514B">
        <w:rPr>
          <w:rFonts w:ascii="Trebuchet MS" w:hAnsi="Trebuchet MS" w:cs="Trebuchet MS"/>
          <w:sz w:val="19"/>
          <w:szCs w:val="19"/>
        </w:rPr>
        <w:t xml:space="preserve"> </w:t>
      </w:r>
      <w:r w:rsidRPr="00AB514B">
        <w:rPr>
          <w:rFonts w:ascii="Trebuchet MS" w:hAnsi="Trebuchet MS" w:cs="Trebuchet MS"/>
          <w:sz w:val="19"/>
          <w:szCs w:val="19"/>
        </w:rPr>
        <w:t xml:space="preserve">datamodellen således af en generel del, en temaspecifik/fælles del og evt. af en individuel del. </w:t>
      </w:r>
    </w:p>
    <w:p w14:paraId="6623208C" w14:textId="77777777" w:rsidR="00CB4BEB" w:rsidRPr="00AB514B" w:rsidRDefault="00CB4BEB" w:rsidP="00CB4BEB">
      <w:pPr>
        <w:autoSpaceDE w:val="0"/>
        <w:autoSpaceDN w:val="0"/>
        <w:adjustRightInd w:val="0"/>
        <w:rPr>
          <w:rFonts w:ascii="Trebuchet MS" w:hAnsi="Trebuchet MS" w:cs="Trebuchet MS"/>
          <w:sz w:val="19"/>
          <w:szCs w:val="19"/>
        </w:rPr>
      </w:pPr>
    </w:p>
    <w:p w14:paraId="6CA49810" w14:textId="6D682468" w:rsidR="00CB4BEB" w:rsidRPr="00AB514B" w:rsidRDefault="00383CB7" w:rsidP="00CB4BEB">
      <w:pPr>
        <w:autoSpaceDE w:val="0"/>
        <w:autoSpaceDN w:val="0"/>
        <w:adjustRightInd w:val="0"/>
        <w:rPr>
          <w:rFonts w:ascii="Trebuchet MS" w:hAnsi="Trebuchet MS" w:cs="Trebuchet MS"/>
          <w:sz w:val="19"/>
          <w:szCs w:val="19"/>
        </w:rPr>
      </w:pPr>
      <w:proofErr w:type="spellStart"/>
      <w:r w:rsidRPr="00AB514B">
        <w:rPr>
          <w:rFonts w:ascii="Trebuchet MS" w:hAnsi="Trebuchet MS" w:cs="Trebuchet MS"/>
          <w:sz w:val="19"/>
          <w:szCs w:val="19"/>
        </w:rPr>
        <w:t>GeoFA</w:t>
      </w:r>
      <w:proofErr w:type="spellEnd"/>
      <w:r w:rsidR="00CB4BEB" w:rsidRPr="00AB514B">
        <w:rPr>
          <w:rFonts w:ascii="Trebuchet MS" w:hAnsi="Trebuchet MS" w:cs="Trebuchet MS"/>
          <w:sz w:val="19"/>
          <w:szCs w:val="19"/>
        </w:rPr>
        <w:t xml:space="preserve"> datamodellen er som nævnt i indledningen en logisk datamodel. Der er altså ikke taget stilling til, hvordan den fysiske datamodel skal opbygges i en database. Det er dog vigtigt ved opbygning af den fysiske datamodel, at data kan konverteres mellem forskellige databasesystemer uden tab af information. Dette forudsætter, at man holder sig til de aftalte feltdefinitioner og ANSI SQL</w:t>
      </w:r>
      <w:r w:rsidR="00A62493" w:rsidRPr="00AB514B">
        <w:rPr>
          <w:rFonts w:ascii="Trebuchet MS" w:hAnsi="Trebuchet MS" w:cs="Trebuchet MS"/>
          <w:sz w:val="19"/>
          <w:szCs w:val="19"/>
        </w:rPr>
        <w:t>-</w:t>
      </w:r>
      <w:r w:rsidR="00CB4BEB" w:rsidRPr="00AB514B">
        <w:rPr>
          <w:rFonts w:ascii="Trebuchet MS" w:hAnsi="Trebuchet MS" w:cs="Trebuchet MS"/>
          <w:sz w:val="19"/>
          <w:szCs w:val="19"/>
        </w:rPr>
        <w:t xml:space="preserve">standarder for tabelnavngivning og datatyper. </w:t>
      </w:r>
    </w:p>
    <w:p w14:paraId="016A8BA9" w14:textId="77777777" w:rsidR="00CB4BEB" w:rsidRPr="00AB514B" w:rsidRDefault="00CB4BEB" w:rsidP="00CB4BEB">
      <w:pPr>
        <w:autoSpaceDE w:val="0"/>
        <w:autoSpaceDN w:val="0"/>
        <w:adjustRightInd w:val="0"/>
        <w:rPr>
          <w:rFonts w:ascii="Trebuchet MS" w:hAnsi="Trebuchet MS" w:cs="Trebuchet MS"/>
          <w:sz w:val="19"/>
          <w:szCs w:val="19"/>
        </w:rPr>
      </w:pPr>
    </w:p>
    <w:p w14:paraId="6F7C90F5" w14:textId="2D153B91" w:rsidR="00CB4BEB" w:rsidRPr="00AB514B" w:rsidRDefault="00CB4BEB" w:rsidP="008B271B">
      <w:pPr>
        <w:autoSpaceDE w:val="0"/>
        <w:autoSpaceDN w:val="0"/>
        <w:adjustRightInd w:val="0"/>
        <w:rPr>
          <w:rFonts w:ascii="Trebuchet MS" w:hAnsi="Trebuchet MS" w:cs="Trebuchet MS"/>
          <w:sz w:val="19"/>
          <w:szCs w:val="19"/>
        </w:rPr>
      </w:pPr>
      <w:r w:rsidRPr="00AB514B">
        <w:rPr>
          <w:rFonts w:ascii="Trebuchet MS" w:hAnsi="Trebuchet MS" w:cs="Trebuchet MS"/>
          <w:sz w:val="19"/>
          <w:szCs w:val="19"/>
        </w:rPr>
        <w:t xml:space="preserve">Tabelnavne og feltnavne i databasen skal opfylde ANSI-SQL standarden (se eks: </w:t>
      </w:r>
      <w:r w:rsidR="008B271B" w:rsidRPr="00AB514B">
        <w:rPr>
          <w:rFonts w:ascii="Trebuchet MS" w:hAnsi="Trebuchet MS" w:cs="Trebuchet MS"/>
          <w:sz w:val="19"/>
          <w:szCs w:val="19"/>
        </w:rPr>
        <w:t>http://www.contrib.andrew.cmu.edu/~shadow/sql/sql1992.txt</w:t>
      </w:r>
      <w:r w:rsidRPr="00AB514B">
        <w:rPr>
          <w:rFonts w:ascii="Trebuchet MS" w:hAnsi="Trebuchet MS" w:cs="Trebuchet MS"/>
          <w:sz w:val="19"/>
          <w:szCs w:val="19"/>
        </w:rPr>
        <w:t>)</w:t>
      </w:r>
      <w:r w:rsidR="008B271B" w:rsidRPr="00AB514B">
        <w:rPr>
          <w:rFonts w:ascii="Trebuchet MS" w:hAnsi="Trebuchet MS" w:cs="Trebuchet MS"/>
          <w:sz w:val="19"/>
          <w:szCs w:val="19"/>
        </w:rPr>
        <w:t xml:space="preserve"> </w:t>
      </w:r>
      <w:r w:rsidRPr="00AB514B">
        <w:rPr>
          <w:rFonts w:ascii="Trebuchet MS" w:hAnsi="Trebuchet MS" w:cs="Trebuchet MS"/>
          <w:sz w:val="19"/>
          <w:szCs w:val="19"/>
        </w:rPr>
        <w:t xml:space="preserve">for brug af tegn. Det sikrer, at databasen kan implementeres på alle almindelige databaseplatforme, og at data kan flyttes til en anden database og de almindeligste filbaserede desktop GIS-værktøjer. </w:t>
      </w:r>
    </w:p>
    <w:p w14:paraId="2BA76B07" w14:textId="77777777" w:rsidR="00A62493" w:rsidRPr="00912465" w:rsidRDefault="00A62493" w:rsidP="00CB4BEB">
      <w:pPr>
        <w:rPr>
          <w:rFonts w:ascii="Trebuchet MS" w:hAnsi="Trebuchet MS" w:cs="Trebuchet MS"/>
          <w:color w:val="000000"/>
          <w:szCs w:val="20"/>
        </w:rPr>
      </w:pPr>
    </w:p>
    <w:p w14:paraId="18D1FA8C" w14:textId="77777777" w:rsidR="00CB4BEB" w:rsidRPr="00912465" w:rsidRDefault="00CB4BEB" w:rsidP="00CB4BEB">
      <w:pPr>
        <w:pStyle w:val="Overskrift2"/>
      </w:pPr>
      <w:bookmarkStart w:id="1029" w:name="_Toc292866421"/>
      <w:bookmarkStart w:id="1030" w:name="_Toc63351365"/>
      <w:bookmarkStart w:id="1031" w:name="_Toc122436029"/>
      <w:r>
        <w:lastRenderedPageBreak/>
        <w:t xml:space="preserve">2.1 </w:t>
      </w:r>
      <w:r w:rsidRPr="00912465">
        <w:t>Historik</w:t>
      </w:r>
      <w:bookmarkEnd w:id="1029"/>
      <w:bookmarkEnd w:id="1030"/>
      <w:bookmarkEnd w:id="1031"/>
    </w:p>
    <w:p w14:paraId="4A858F52" w14:textId="77777777" w:rsidR="00CB4BEB" w:rsidRPr="00AB514B" w:rsidRDefault="00CB4BEB" w:rsidP="00CB4BEB">
      <w:pPr>
        <w:autoSpaceDE w:val="0"/>
        <w:autoSpaceDN w:val="0"/>
        <w:adjustRightInd w:val="0"/>
        <w:rPr>
          <w:rFonts w:ascii="Trebuchet MS" w:hAnsi="Trebuchet MS"/>
          <w:sz w:val="19"/>
          <w:szCs w:val="19"/>
        </w:rPr>
      </w:pPr>
      <w:r w:rsidRPr="00AB514B">
        <w:rPr>
          <w:rFonts w:ascii="Trebuchet MS" w:hAnsi="Trebuchet MS"/>
          <w:sz w:val="19"/>
          <w:szCs w:val="19"/>
        </w:rPr>
        <w:t xml:space="preserve">Det er et krav, at datamodellen kan håndtere historik for alle geografiske objekter i en database og at et objekt aldrig bliver fysisk slettet fra databasen. Ved enhver ændring af et objekts geometri og/eller felter, skal der ske en registrering i databasen, så det er muligt at vise, hvordan et objekt med dets felter så ud på et givent tidspunkt. </w:t>
      </w:r>
    </w:p>
    <w:p w14:paraId="00D81B0E" w14:textId="77777777" w:rsidR="00CB4BEB" w:rsidRPr="00AB514B" w:rsidRDefault="00CB4BEB" w:rsidP="00CB4BEB">
      <w:pPr>
        <w:autoSpaceDE w:val="0"/>
        <w:autoSpaceDN w:val="0"/>
        <w:adjustRightInd w:val="0"/>
        <w:rPr>
          <w:rFonts w:ascii="Trebuchet MS" w:hAnsi="Trebuchet MS"/>
          <w:sz w:val="19"/>
          <w:szCs w:val="19"/>
        </w:rPr>
      </w:pPr>
    </w:p>
    <w:p w14:paraId="7D928887" w14:textId="77777777" w:rsidR="00CB4BEB" w:rsidRPr="00AB514B" w:rsidRDefault="00CB4BEB" w:rsidP="00CB4BEB">
      <w:pPr>
        <w:rPr>
          <w:rFonts w:ascii="Trebuchet MS" w:hAnsi="Trebuchet MS"/>
          <w:sz w:val="19"/>
          <w:szCs w:val="19"/>
        </w:rPr>
      </w:pPr>
      <w:r w:rsidRPr="00AB514B">
        <w:rPr>
          <w:rFonts w:ascii="Trebuchet MS" w:hAnsi="Trebuchet MS"/>
          <w:sz w:val="19"/>
          <w:szCs w:val="19"/>
        </w:rPr>
        <w:t>Redigering/sletning af objekter håndteres via flere felter. Et objekt bevarer samme identitet (”</w:t>
      </w:r>
      <w:proofErr w:type="spellStart"/>
      <w:r w:rsidRPr="00AB514B">
        <w:rPr>
          <w:rFonts w:ascii="Trebuchet MS" w:hAnsi="Trebuchet MS"/>
          <w:sz w:val="19"/>
          <w:szCs w:val="19"/>
        </w:rPr>
        <w:t>Objekt_id</w:t>
      </w:r>
      <w:proofErr w:type="spellEnd"/>
      <w:r w:rsidRPr="00AB514B">
        <w:rPr>
          <w:rFonts w:ascii="Trebuchet MS" w:hAnsi="Trebuchet MS"/>
          <w:sz w:val="19"/>
          <w:szCs w:val="19"/>
        </w:rPr>
        <w:t>”) gennem hele dets levetid, fra det bliver født, til det evt. på et tidspunkt bliver gjort historisk (”</w:t>
      </w:r>
      <w:proofErr w:type="spellStart"/>
      <w:r w:rsidRPr="00AB514B">
        <w:rPr>
          <w:rFonts w:ascii="Trebuchet MS" w:hAnsi="Trebuchet MS"/>
          <w:sz w:val="19"/>
          <w:szCs w:val="19"/>
        </w:rPr>
        <w:t>Systid_til</w:t>
      </w:r>
      <w:proofErr w:type="spellEnd"/>
      <w:r w:rsidRPr="00AB514B">
        <w:rPr>
          <w:rFonts w:ascii="Trebuchet MS" w:hAnsi="Trebuchet MS"/>
          <w:sz w:val="19"/>
          <w:szCs w:val="19"/>
        </w:rPr>
        <w:t>” = d.d.). Ændringer af geometri eller felter til et objekt medfører, at der kommer en ny version af objektet (”</w:t>
      </w:r>
      <w:proofErr w:type="spellStart"/>
      <w:r w:rsidRPr="00AB514B">
        <w:rPr>
          <w:rFonts w:ascii="Trebuchet MS" w:hAnsi="Trebuchet MS"/>
          <w:sz w:val="19"/>
          <w:szCs w:val="19"/>
        </w:rPr>
        <w:t>Objekt_id</w:t>
      </w:r>
      <w:proofErr w:type="spellEnd"/>
      <w:r w:rsidRPr="00AB514B">
        <w:rPr>
          <w:rFonts w:ascii="Trebuchet MS" w:hAnsi="Trebuchet MS"/>
          <w:sz w:val="19"/>
          <w:szCs w:val="19"/>
        </w:rPr>
        <w:t>” = ”</w:t>
      </w:r>
      <w:proofErr w:type="spellStart"/>
      <w:r w:rsidRPr="00AB514B">
        <w:rPr>
          <w:rFonts w:ascii="Trebuchet MS" w:hAnsi="Trebuchet MS"/>
          <w:sz w:val="19"/>
          <w:szCs w:val="19"/>
        </w:rPr>
        <w:t>Objekt_id</w:t>
      </w:r>
      <w:proofErr w:type="spellEnd"/>
      <w:r w:rsidRPr="00AB514B">
        <w:rPr>
          <w:rFonts w:ascii="Trebuchet MS" w:hAnsi="Trebuchet MS"/>
          <w:sz w:val="19"/>
          <w:szCs w:val="19"/>
        </w:rPr>
        <w:t>”, ”</w:t>
      </w:r>
      <w:proofErr w:type="spellStart"/>
      <w:r w:rsidRPr="00AB514B">
        <w:rPr>
          <w:rFonts w:ascii="Trebuchet MS" w:hAnsi="Trebuchet MS"/>
          <w:sz w:val="19"/>
          <w:szCs w:val="19"/>
        </w:rPr>
        <w:t>Systid_fra</w:t>
      </w:r>
      <w:proofErr w:type="spellEnd"/>
      <w:r w:rsidRPr="00AB514B">
        <w:rPr>
          <w:rFonts w:ascii="Trebuchet MS" w:hAnsi="Trebuchet MS"/>
          <w:sz w:val="19"/>
          <w:szCs w:val="19"/>
        </w:rPr>
        <w:t>” = d.d. og ”</w:t>
      </w:r>
      <w:proofErr w:type="spellStart"/>
      <w:r w:rsidRPr="00AB514B">
        <w:rPr>
          <w:rFonts w:ascii="Trebuchet MS" w:hAnsi="Trebuchet MS"/>
          <w:sz w:val="19"/>
          <w:szCs w:val="19"/>
        </w:rPr>
        <w:t>Systid_til</w:t>
      </w:r>
      <w:proofErr w:type="spellEnd"/>
      <w:r w:rsidRPr="00AB514B">
        <w:rPr>
          <w:rFonts w:ascii="Trebuchet MS" w:hAnsi="Trebuchet MS"/>
          <w:sz w:val="19"/>
          <w:szCs w:val="19"/>
        </w:rPr>
        <w:t>” = NULL). I forbindelse med tildeling af værdien ”NULL” gøres der opmærksom på, at der er forskel på, hvordan de forskellige databaser håndterer NULL/ikke udfyldt/ingen værdi.</w:t>
      </w:r>
    </w:p>
    <w:p w14:paraId="798C95D5" w14:textId="77777777" w:rsidR="00CB4BEB" w:rsidRPr="00AB514B" w:rsidRDefault="00CB4BEB" w:rsidP="00CB4BEB">
      <w:pPr>
        <w:rPr>
          <w:rFonts w:ascii="Trebuchet MS" w:hAnsi="Trebuchet MS"/>
          <w:sz w:val="19"/>
          <w:szCs w:val="19"/>
        </w:rPr>
      </w:pPr>
    </w:p>
    <w:p w14:paraId="215CFC40" w14:textId="77777777" w:rsidR="00CB4BEB" w:rsidRPr="00AB514B" w:rsidRDefault="00CB4BEB" w:rsidP="00CB4BEB">
      <w:pPr>
        <w:rPr>
          <w:rFonts w:ascii="Trebuchet MS" w:hAnsi="Trebuchet MS"/>
          <w:sz w:val="19"/>
          <w:szCs w:val="19"/>
        </w:rPr>
      </w:pPr>
      <w:r w:rsidRPr="00AB514B">
        <w:rPr>
          <w:rFonts w:ascii="Trebuchet MS" w:hAnsi="Trebuchet MS"/>
          <w:sz w:val="19"/>
          <w:szCs w:val="19"/>
        </w:rPr>
        <w:t>Tidspunkter (”</w:t>
      </w:r>
      <w:proofErr w:type="spellStart"/>
      <w:r w:rsidRPr="00AB514B">
        <w:rPr>
          <w:rFonts w:ascii="Trebuchet MS" w:hAnsi="Trebuchet MS"/>
          <w:sz w:val="19"/>
          <w:szCs w:val="19"/>
        </w:rPr>
        <w:t>Systid_fra</w:t>
      </w:r>
      <w:proofErr w:type="spellEnd"/>
      <w:r w:rsidRPr="00AB514B">
        <w:rPr>
          <w:rFonts w:ascii="Trebuchet MS" w:hAnsi="Trebuchet MS"/>
          <w:sz w:val="19"/>
          <w:szCs w:val="19"/>
        </w:rPr>
        <w:t>”, ”</w:t>
      </w:r>
      <w:proofErr w:type="spellStart"/>
      <w:r w:rsidRPr="00AB514B">
        <w:rPr>
          <w:rFonts w:ascii="Trebuchet MS" w:hAnsi="Trebuchet MS"/>
          <w:sz w:val="19"/>
          <w:szCs w:val="19"/>
        </w:rPr>
        <w:t>Systid_til</w:t>
      </w:r>
      <w:proofErr w:type="spellEnd"/>
      <w:r w:rsidRPr="00AB514B">
        <w:rPr>
          <w:rFonts w:ascii="Trebuchet MS" w:hAnsi="Trebuchet MS"/>
          <w:sz w:val="19"/>
          <w:szCs w:val="19"/>
        </w:rPr>
        <w:t>”) for hver versions eksistensperiode registreres sådan, at der er en tidsmæssig ubrudt periode fra et objekts fødsel til det evt. bliver gjort historisk. Det er således muligt at følge et objekts eksistens med forskellige ændringer gennem hele dets levetid.</w:t>
      </w:r>
    </w:p>
    <w:p w14:paraId="0745DE13" w14:textId="77777777" w:rsidR="00CB4BEB" w:rsidRPr="00AB514B" w:rsidRDefault="00CB4BEB" w:rsidP="00CB4BEB">
      <w:pPr>
        <w:pStyle w:val="NormalWeb"/>
        <w:rPr>
          <w:rFonts w:ascii="Trebuchet MS" w:eastAsiaTheme="minorEastAsia" w:hAnsi="Trebuchet MS" w:cstheme="minorBidi"/>
          <w:b w:val="0"/>
          <w:color w:val="767171"/>
          <w:sz w:val="19"/>
          <w:szCs w:val="19"/>
        </w:rPr>
      </w:pPr>
      <w:r w:rsidRPr="00AB514B">
        <w:rPr>
          <w:rFonts w:ascii="Trebuchet MS" w:eastAsiaTheme="minorEastAsia" w:hAnsi="Trebuchet MS" w:cstheme="minorBidi"/>
          <w:b w:val="0"/>
          <w:color w:val="767171"/>
          <w:sz w:val="19"/>
          <w:szCs w:val="19"/>
        </w:rPr>
        <w:t xml:space="preserve">Objekters fysiske eksistens kan yderligere kvalificeres ved hjælp af feltet ”status” (Kladde, Forslag, mm.). </w:t>
      </w:r>
    </w:p>
    <w:p w14:paraId="1E652292" w14:textId="1D7A9C9B" w:rsidR="00CB4BEB" w:rsidRPr="00AB514B" w:rsidRDefault="00CB4BEB" w:rsidP="00CB4BEB">
      <w:pPr>
        <w:pStyle w:val="NormalWeb"/>
        <w:rPr>
          <w:rFonts w:ascii="Trebuchet MS" w:eastAsiaTheme="minorEastAsia" w:hAnsi="Trebuchet MS" w:cstheme="minorBidi"/>
          <w:b w:val="0"/>
          <w:color w:val="767171"/>
          <w:sz w:val="19"/>
          <w:szCs w:val="19"/>
        </w:rPr>
      </w:pPr>
      <w:r w:rsidRPr="00AB514B">
        <w:rPr>
          <w:rFonts w:ascii="Trebuchet MS" w:eastAsiaTheme="minorEastAsia" w:hAnsi="Trebuchet MS" w:cstheme="minorBidi"/>
          <w:b w:val="0"/>
          <w:color w:val="767171"/>
          <w:sz w:val="19"/>
          <w:szCs w:val="19"/>
        </w:rPr>
        <w:t>Felterne ”</w:t>
      </w:r>
      <w:proofErr w:type="spellStart"/>
      <w:r w:rsidRPr="00AB514B">
        <w:rPr>
          <w:rFonts w:ascii="Trebuchet MS" w:eastAsiaTheme="minorEastAsia" w:hAnsi="Trebuchet MS" w:cstheme="minorBidi"/>
          <w:b w:val="0"/>
          <w:color w:val="767171"/>
          <w:sz w:val="19"/>
          <w:szCs w:val="19"/>
        </w:rPr>
        <w:t>Systid_fra</w:t>
      </w:r>
      <w:proofErr w:type="spellEnd"/>
      <w:r w:rsidRPr="00AB514B">
        <w:rPr>
          <w:rFonts w:ascii="Trebuchet MS" w:eastAsiaTheme="minorEastAsia" w:hAnsi="Trebuchet MS" w:cstheme="minorBidi"/>
          <w:b w:val="0"/>
          <w:color w:val="767171"/>
          <w:sz w:val="19"/>
          <w:szCs w:val="19"/>
        </w:rPr>
        <w:t>”, ”</w:t>
      </w:r>
      <w:proofErr w:type="spellStart"/>
      <w:r w:rsidRPr="00AB514B">
        <w:rPr>
          <w:rFonts w:ascii="Trebuchet MS" w:eastAsiaTheme="minorEastAsia" w:hAnsi="Trebuchet MS" w:cstheme="minorBidi"/>
          <w:b w:val="0"/>
          <w:color w:val="767171"/>
          <w:sz w:val="19"/>
          <w:szCs w:val="19"/>
        </w:rPr>
        <w:t>Systid_til</w:t>
      </w:r>
      <w:proofErr w:type="spellEnd"/>
      <w:r w:rsidRPr="00AB514B">
        <w:rPr>
          <w:rFonts w:ascii="Trebuchet MS" w:eastAsiaTheme="minorEastAsia" w:hAnsi="Trebuchet MS" w:cstheme="minorBidi"/>
          <w:b w:val="0"/>
          <w:color w:val="767171"/>
          <w:sz w:val="19"/>
          <w:szCs w:val="19"/>
        </w:rPr>
        <w:t>” og ”Oprettet” er systemgenererede værdier, som omfatter både dato og klokkeslæt (tidsstempel). ”</w:t>
      </w:r>
      <w:proofErr w:type="spellStart"/>
      <w:r w:rsidRPr="00AB514B">
        <w:rPr>
          <w:rFonts w:ascii="Trebuchet MS" w:eastAsiaTheme="minorEastAsia" w:hAnsi="Trebuchet MS" w:cstheme="minorBidi"/>
          <w:b w:val="0"/>
          <w:color w:val="767171"/>
          <w:sz w:val="19"/>
          <w:szCs w:val="19"/>
        </w:rPr>
        <w:t>Gyldig_fra</w:t>
      </w:r>
      <w:proofErr w:type="spellEnd"/>
      <w:r w:rsidRPr="00AB514B">
        <w:rPr>
          <w:rFonts w:ascii="Trebuchet MS" w:eastAsiaTheme="minorEastAsia" w:hAnsi="Trebuchet MS" w:cstheme="minorBidi"/>
          <w:b w:val="0"/>
          <w:color w:val="767171"/>
          <w:sz w:val="19"/>
          <w:szCs w:val="19"/>
        </w:rPr>
        <w:t>” og ”</w:t>
      </w:r>
      <w:proofErr w:type="spellStart"/>
      <w:r w:rsidRPr="00AB514B">
        <w:rPr>
          <w:rFonts w:ascii="Trebuchet MS" w:eastAsiaTheme="minorEastAsia" w:hAnsi="Trebuchet MS" w:cstheme="minorBidi"/>
          <w:b w:val="0"/>
          <w:color w:val="767171"/>
          <w:sz w:val="19"/>
          <w:szCs w:val="19"/>
        </w:rPr>
        <w:t>Gyldig_til</w:t>
      </w:r>
      <w:proofErr w:type="spellEnd"/>
      <w:r w:rsidRPr="00AB514B">
        <w:rPr>
          <w:rFonts w:ascii="Trebuchet MS" w:eastAsiaTheme="minorEastAsia" w:hAnsi="Trebuchet MS" w:cstheme="minorBidi"/>
          <w:b w:val="0"/>
          <w:color w:val="767171"/>
          <w:sz w:val="19"/>
          <w:szCs w:val="19"/>
        </w:rPr>
        <w:t>” er en dato uden klokkeslæt (DATE datatypen). Gyldighedsperioden er begge datoer inklusive</w:t>
      </w:r>
      <w:r w:rsidR="008B271B" w:rsidRPr="00AB514B">
        <w:rPr>
          <w:rFonts w:ascii="Trebuchet MS" w:eastAsiaTheme="minorEastAsia" w:hAnsi="Trebuchet MS" w:cstheme="minorBidi"/>
          <w:b w:val="0"/>
          <w:color w:val="767171"/>
          <w:sz w:val="19"/>
          <w:szCs w:val="19"/>
        </w:rPr>
        <w:t>.</w:t>
      </w:r>
    </w:p>
    <w:p w14:paraId="28EC0033" w14:textId="77777777" w:rsidR="00CB4BEB" w:rsidRPr="00833371" w:rsidRDefault="00CB4BEB" w:rsidP="00CB4BEB">
      <w:pPr>
        <w:pStyle w:val="Overskrift2"/>
        <w:rPr>
          <w:highlight w:val="yellow"/>
        </w:rPr>
      </w:pPr>
      <w:bookmarkStart w:id="1032" w:name="_Toc63351366"/>
      <w:bookmarkStart w:id="1033" w:name="_Toc122436030"/>
      <w:r w:rsidRPr="00833371">
        <w:t>2.2 Metadata</w:t>
      </w:r>
      <w:bookmarkEnd w:id="1032"/>
      <w:bookmarkEnd w:id="1033"/>
      <w:r w:rsidRPr="00833371">
        <w:rPr>
          <w:highlight w:val="yellow"/>
        </w:rPr>
        <w:t xml:space="preserve"> </w:t>
      </w:r>
    </w:p>
    <w:p w14:paraId="00D0711C" w14:textId="5C1ACF15" w:rsidR="00CB4BEB" w:rsidRPr="00AB514B" w:rsidRDefault="00DF4BA7" w:rsidP="00CB4BEB">
      <w:pPr>
        <w:rPr>
          <w:rFonts w:ascii="Trebuchet MS" w:hAnsi="Trebuchet MS"/>
          <w:sz w:val="19"/>
          <w:szCs w:val="19"/>
        </w:rPr>
      </w:pPr>
      <w:proofErr w:type="spellStart"/>
      <w:r w:rsidRPr="00AB514B">
        <w:rPr>
          <w:rFonts w:ascii="Trebuchet MS" w:hAnsi="Trebuchet MS"/>
          <w:sz w:val="19"/>
          <w:szCs w:val="19"/>
        </w:rPr>
        <w:t>GeoFA</w:t>
      </w:r>
      <w:proofErr w:type="spellEnd"/>
      <w:r w:rsidRPr="00AB514B">
        <w:rPr>
          <w:rFonts w:ascii="Trebuchet MS" w:hAnsi="Trebuchet MS"/>
          <w:sz w:val="19"/>
          <w:szCs w:val="19"/>
        </w:rPr>
        <w:t>-</w:t>
      </w:r>
      <w:r w:rsidR="00CB4BEB" w:rsidRPr="00AB514B">
        <w:rPr>
          <w:rFonts w:ascii="Trebuchet MS" w:hAnsi="Trebuchet MS"/>
          <w:sz w:val="19"/>
          <w:szCs w:val="19"/>
        </w:rPr>
        <w:t xml:space="preserve">datamodellen er teknisk set klar til at håndtere metadata på både tema- og objektniveau. En del af de generelle felter kan betragtes som blanding af metadata på tema- og objektniveau. Datamodellen indeholder desuden, for hver af de temaspecifikke datamodeller, et tilhørende standardiseret metadataskema. Disse metadata kan opfattes som metadata på temaniveau, men vil i mange tilfælde være forskelligt fra kommune til kommune - eks. Ajourføringsdato, </w:t>
      </w:r>
      <w:proofErr w:type="spellStart"/>
      <w:r w:rsidR="00CB4BEB" w:rsidRPr="00AB514B">
        <w:rPr>
          <w:rFonts w:ascii="Trebuchet MS" w:hAnsi="Trebuchet MS"/>
          <w:sz w:val="19"/>
          <w:szCs w:val="19"/>
        </w:rPr>
        <w:t>BrugerID</w:t>
      </w:r>
      <w:proofErr w:type="spellEnd"/>
      <w:r w:rsidR="008B271B" w:rsidRPr="00AB514B">
        <w:rPr>
          <w:rFonts w:ascii="Trebuchet MS" w:hAnsi="Trebuchet MS"/>
          <w:sz w:val="19"/>
          <w:szCs w:val="19"/>
        </w:rPr>
        <w:t>,</w:t>
      </w:r>
      <w:r w:rsidR="00CB4BEB" w:rsidRPr="00AB514B">
        <w:rPr>
          <w:rFonts w:ascii="Trebuchet MS" w:hAnsi="Trebuchet MS"/>
          <w:sz w:val="19"/>
          <w:szCs w:val="19"/>
        </w:rPr>
        <w:t xml:space="preserve"> mm. Datamodellen for disse temametadata er standardiseret og indeholder en ens datamodel for alle temaer. </w:t>
      </w:r>
    </w:p>
    <w:p w14:paraId="578FE4B6" w14:textId="77777777" w:rsidR="00CB4BEB" w:rsidRPr="00AB514B" w:rsidRDefault="00CB4BEB" w:rsidP="00CB4BEB">
      <w:pPr>
        <w:rPr>
          <w:rFonts w:ascii="Trebuchet MS" w:hAnsi="Trebuchet MS"/>
          <w:sz w:val="19"/>
          <w:szCs w:val="19"/>
        </w:rPr>
      </w:pPr>
    </w:p>
    <w:p w14:paraId="4645F408" w14:textId="148EA1B5" w:rsidR="00CB4BEB" w:rsidRPr="00AB514B" w:rsidRDefault="00CB4BEB" w:rsidP="00CB4BEB">
      <w:pPr>
        <w:rPr>
          <w:rFonts w:ascii="Trebuchet MS" w:hAnsi="Trebuchet MS"/>
          <w:sz w:val="19"/>
          <w:szCs w:val="19"/>
        </w:rPr>
      </w:pPr>
      <w:r w:rsidRPr="00AB514B">
        <w:rPr>
          <w:rFonts w:ascii="Trebuchet MS" w:hAnsi="Trebuchet MS"/>
          <w:sz w:val="19"/>
          <w:szCs w:val="19"/>
        </w:rPr>
        <w:t>I forhold til at fastl</w:t>
      </w:r>
      <w:r w:rsidR="008B271B" w:rsidRPr="00AB514B">
        <w:rPr>
          <w:rFonts w:ascii="Trebuchet MS" w:hAnsi="Trebuchet MS"/>
          <w:sz w:val="19"/>
          <w:szCs w:val="19"/>
        </w:rPr>
        <w:t>æ</w:t>
      </w:r>
      <w:r w:rsidRPr="00AB514B">
        <w:rPr>
          <w:rFonts w:ascii="Trebuchet MS" w:hAnsi="Trebuchet MS"/>
          <w:sz w:val="19"/>
          <w:szCs w:val="19"/>
        </w:rPr>
        <w:t xml:space="preserve">gge datamodellen for metadata, har projektgruppen inddraget INSPIRE profilen for metadata og den danske implementering af denne. Det er dog ikke alle felter fra INSPIRE profilen vi har valgt at arbejde videre med, grundet dels omkostningsbesparende hensyn og faglig relevans. </w:t>
      </w:r>
    </w:p>
    <w:p w14:paraId="04AFBB04" w14:textId="77777777" w:rsidR="00CB4BEB" w:rsidRPr="00AB514B" w:rsidRDefault="00CB4BEB" w:rsidP="00CB4BEB">
      <w:pPr>
        <w:rPr>
          <w:rFonts w:ascii="Trebuchet MS" w:hAnsi="Trebuchet MS"/>
          <w:sz w:val="19"/>
          <w:szCs w:val="19"/>
        </w:rPr>
      </w:pPr>
    </w:p>
    <w:p w14:paraId="64A62F57" w14:textId="30BC460D" w:rsidR="00CB4BEB" w:rsidRPr="00AB514B" w:rsidRDefault="00CB4BEB" w:rsidP="00CB4BEB">
      <w:pPr>
        <w:rPr>
          <w:sz w:val="19"/>
          <w:szCs w:val="19"/>
        </w:rPr>
      </w:pPr>
      <w:r w:rsidRPr="00AB514B">
        <w:rPr>
          <w:rFonts w:ascii="Trebuchet MS" w:hAnsi="Trebuchet MS"/>
          <w:sz w:val="19"/>
          <w:szCs w:val="19"/>
        </w:rPr>
        <w:t xml:space="preserve">Datamodellen for metadata er også klar i forhold til </w:t>
      </w:r>
      <w:proofErr w:type="spellStart"/>
      <w:r w:rsidR="00176B31" w:rsidRPr="00AB514B">
        <w:rPr>
          <w:rFonts w:ascii="Trebuchet MS" w:hAnsi="Trebuchet MS"/>
          <w:sz w:val="19"/>
          <w:szCs w:val="19"/>
        </w:rPr>
        <w:t>GeoFA</w:t>
      </w:r>
      <w:proofErr w:type="spellEnd"/>
      <w:r w:rsidR="008B271B" w:rsidRPr="00AB514B">
        <w:rPr>
          <w:rFonts w:ascii="Trebuchet MS" w:hAnsi="Trebuchet MS"/>
          <w:sz w:val="19"/>
          <w:szCs w:val="19"/>
        </w:rPr>
        <w:t>-</w:t>
      </w:r>
      <w:r w:rsidRPr="00AB514B">
        <w:rPr>
          <w:rFonts w:ascii="Trebuchet MS" w:hAnsi="Trebuchet MS"/>
          <w:sz w:val="19"/>
          <w:szCs w:val="19"/>
        </w:rPr>
        <w:t>database</w:t>
      </w:r>
      <w:r w:rsidR="00176B31" w:rsidRPr="00AB514B">
        <w:rPr>
          <w:rFonts w:ascii="Trebuchet MS" w:hAnsi="Trebuchet MS"/>
          <w:sz w:val="19"/>
          <w:szCs w:val="19"/>
        </w:rPr>
        <w:t>n</w:t>
      </w:r>
      <w:r w:rsidRPr="00AB514B">
        <w:rPr>
          <w:rFonts w:ascii="Trebuchet MS" w:hAnsi="Trebuchet MS"/>
          <w:sz w:val="19"/>
          <w:szCs w:val="19"/>
        </w:rPr>
        <w:t>. I datamodellen for metadata indgår således både en temakode for det tema som de pågældende metadata vedrører og en CVR</w:t>
      </w:r>
      <w:r w:rsidR="00176B31" w:rsidRPr="00AB514B">
        <w:rPr>
          <w:rFonts w:ascii="Trebuchet MS" w:hAnsi="Trebuchet MS"/>
          <w:sz w:val="19"/>
          <w:szCs w:val="19"/>
        </w:rPr>
        <w:t>-</w:t>
      </w:r>
      <w:r w:rsidRPr="00AB514B">
        <w:rPr>
          <w:rFonts w:ascii="Trebuchet MS" w:hAnsi="Trebuchet MS"/>
          <w:sz w:val="19"/>
          <w:szCs w:val="19"/>
        </w:rPr>
        <w:t>kode. Via en kombination af disse 2 koder, er det muligt at have individuelle metadata på kommuneniveau.</w:t>
      </w:r>
      <w:r w:rsidRPr="00AB514B">
        <w:rPr>
          <w:sz w:val="19"/>
          <w:szCs w:val="19"/>
        </w:rPr>
        <w:t xml:space="preserve">  </w:t>
      </w:r>
    </w:p>
    <w:p w14:paraId="0BC70A2D" w14:textId="77777777" w:rsidR="008B271B" w:rsidRPr="00833371" w:rsidRDefault="008B271B" w:rsidP="00CB4BEB"/>
    <w:p w14:paraId="567300DC" w14:textId="77777777" w:rsidR="00CB4BEB" w:rsidRPr="00833371" w:rsidRDefault="00CB4BEB" w:rsidP="00CB4BEB">
      <w:pPr>
        <w:pStyle w:val="Overskrift2"/>
      </w:pPr>
      <w:bookmarkStart w:id="1034" w:name="_Toc63351367"/>
      <w:bookmarkStart w:id="1035" w:name="_Toc122436031"/>
      <w:r w:rsidRPr="00833371">
        <w:lastRenderedPageBreak/>
        <w:t>2.3 Terminologi</w:t>
      </w:r>
      <w:bookmarkEnd w:id="1034"/>
      <w:bookmarkEnd w:id="1035"/>
    </w:p>
    <w:p w14:paraId="14F4D31D" w14:textId="1CF592E3" w:rsidR="00CB4BEB" w:rsidRPr="00AB514B" w:rsidRDefault="00CB4BEB" w:rsidP="00CB4BEB">
      <w:pPr>
        <w:rPr>
          <w:rFonts w:ascii="Trebuchet MS" w:hAnsi="Trebuchet MS" w:cs="Trebuchet MS"/>
          <w:sz w:val="19"/>
          <w:szCs w:val="19"/>
        </w:rPr>
      </w:pPr>
      <w:r w:rsidRPr="00AB514B">
        <w:rPr>
          <w:rFonts w:ascii="Trebuchet MS" w:hAnsi="Trebuchet MS" w:cs="Trebuchet MS"/>
          <w:sz w:val="19"/>
          <w:szCs w:val="19"/>
        </w:rPr>
        <w:t>Der anvendes i dag flere begreber og terminologi i forhold til beskrivelse af GIS data. Data bliver kaldt alt fra ”temaer”, ”visuelle lag”, ”datasæt”, ”</w:t>
      </w:r>
      <w:proofErr w:type="spellStart"/>
      <w:r w:rsidRPr="00AB514B">
        <w:rPr>
          <w:rFonts w:ascii="Trebuchet MS" w:hAnsi="Trebuchet MS" w:cs="Trebuchet MS"/>
          <w:sz w:val="19"/>
          <w:szCs w:val="19"/>
        </w:rPr>
        <w:t>Featureclasses</w:t>
      </w:r>
      <w:proofErr w:type="spellEnd"/>
      <w:r w:rsidRPr="00AB514B">
        <w:rPr>
          <w:rFonts w:ascii="Trebuchet MS" w:hAnsi="Trebuchet MS" w:cs="Trebuchet MS"/>
          <w:sz w:val="19"/>
          <w:szCs w:val="19"/>
        </w:rPr>
        <w:t>” m.m. I det tidligere OGF</w:t>
      </w:r>
      <w:r w:rsidR="00176B31" w:rsidRPr="00AB514B">
        <w:rPr>
          <w:rFonts w:ascii="Trebuchet MS" w:hAnsi="Trebuchet MS" w:cs="Trebuchet MS"/>
          <w:sz w:val="19"/>
          <w:szCs w:val="19"/>
        </w:rPr>
        <w:t>-</w:t>
      </w:r>
      <w:r w:rsidRPr="00AB514B">
        <w:rPr>
          <w:rFonts w:ascii="Trebuchet MS" w:hAnsi="Trebuchet MS" w:cs="Trebuchet MS"/>
          <w:sz w:val="19"/>
          <w:szCs w:val="19"/>
        </w:rPr>
        <w:t>projekt og i forbindelse med ”udbudsprojektet” er der anvendt engelske udtryk, for så vidt muligt, at bruge samme udtryk, som bruges internationalt og blandt andet anvendes i INSPIRE direktivet.</w:t>
      </w:r>
    </w:p>
    <w:p w14:paraId="0F53B530" w14:textId="77777777" w:rsidR="00CB4BEB" w:rsidRPr="00AB514B" w:rsidRDefault="00CB4BEB" w:rsidP="00CB4BEB">
      <w:pPr>
        <w:rPr>
          <w:rFonts w:ascii="Trebuchet MS" w:hAnsi="Trebuchet MS" w:cs="Trebuchet MS"/>
          <w:sz w:val="19"/>
          <w:szCs w:val="19"/>
        </w:rPr>
      </w:pPr>
    </w:p>
    <w:p w14:paraId="195AA804" w14:textId="586E3C98" w:rsidR="00CB4BEB" w:rsidRPr="00AB514B" w:rsidRDefault="00CB4BEB" w:rsidP="00CB4BEB">
      <w:pPr>
        <w:rPr>
          <w:rFonts w:ascii="Trebuchet MS" w:hAnsi="Trebuchet MS" w:cs="Trebuchet MS"/>
          <w:sz w:val="19"/>
          <w:szCs w:val="19"/>
        </w:rPr>
      </w:pPr>
      <w:r w:rsidRPr="00AB514B">
        <w:rPr>
          <w:rFonts w:ascii="Trebuchet MS" w:hAnsi="Trebuchet MS" w:cs="Trebuchet MS"/>
          <w:sz w:val="19"/>
          <w:szCs w:val="19"/>
        </w:rPr>
        <w:t xml:space="preserve">I forhold til nærværende datamodelarbejdet anvendes ikke engelske udtryk, primært af tværoffentlige hensyn. Både </w:t>
      </w:r>
      <w:r w:rsidR="00C174D5" w:rsidRPr="00AB514B">
        <w:rPr>
          <w:rFonts w:ascii="Trebuchet MS" w:hAnsi="Trebuchet MS" w:cs="Trebuchet MS"/>
          <w:sz w:val="19"/>
          <w:szCs w:val="19"/>
        </w:rPr>
        <w:t>Plandata.dk</w:t>
      </w:r>
      <w:r w:rsidRPr="00AB514B">
        <w:rPr>
          <w:rFonts w:ascii="Trebuchet MS" w:hAnsi="Trebuchet MS" w:cs="Trebuchet MS"/>
          <w:sz w:val="19"/>
          <w:szCs w:val="19"/>
        </w:rPr>
        <w:t xml:space="preserve"> og DAI anvender således ikke engelske udtryk til at beskrive temaer/lag/datasæt, men derimod anvendes begrebet ”tema” om et lag. Brugen af udtrykket ”tema” om et lag øger også den forståelsesmæssige opfattelse, set fra brugerens perspektiv og desuden er det projektgruppens opfattelse, at brugen af danske udtryk vil medvirke til at sikre større udbredelse.  </w:t>
      </w:r>
    </w:p>
    <w:p w14:paraId="45EC500F" w14:textId="77777777" w:rsidR="00CB4BEB" w:rsidRPr="00AB514B" w:rsidRDefault="00CB4BEB" w:rsidP="00CB4BEB">
      <w:pPr>
        <w:rPr>
          <w:rFonts w:ascii="Trebuchet MS" w:hAnsi="Trebuchet MS" w:cs="Trebuchet MS"/>
          <w:sz w:val="19"/>
          <w:szCs w:val="19"/>
        </w:rPr>
      </w:pPr>
    </w:p>
    <w:p w14:paraId="15C8288B" w14:textId="77777777" w:rsidR="00CB4BEB" w:rsidRPr="00AB514B" w:rsidRDefault="00CB4BEB" w:rsidP="00CB4BEB">
      <w:pPr>
        <w:rPr>
          <w:rFonts w:ascii="Trebuchet MS" w:hAnsi="Trebuchet MS" w:cs="Trebuchet MS"/>
          <w:sz w:val="19"/>
          <w:szCs w:val="19"/>
        </w:rPr>
      </w:pPr>
      <w:r w:rsidRPr="00AB514B">
        <w:rPr>
          <w:rFonts w:ascii="Trebuchet MS" w:hAnsi="Trebuchet MS" w:cs="Trebuchet MS"/>
          <w:sz w:val="19"/>
          <w:szCs w:val="19"/>
        </w:rPr>
        <w:t>I FKG datamodellen anvendes derfor følgende fælles terminologi;</w:t>
      </w:r>
    </w:p>
    <w:p w14:paraId="3AC80ED9" w14:textId="77777777" w:rsidR="00CB4BEB" w:rsidRPr="00AB514B" w:rsidRDefault="00CB4BEB" w:rsidP="00CB4BEB">
      <w:pPr>
        <w:rPr>
          <w:rFonts w:ascii="Trebuchet MS" w:hAnsi="Trebuchet MS" w:cs="Trebuchet MS"/>
          <w:sz w:val="19"/>
          <w:szCs w:val="19"/>
        </w:rPr>
      </w:pPr>
    </w:p>
    <w:p w14:paraId="27EE7712" w14:textId="3BDA8200" w:rsidR="00CB4BEB" w:rsidRPr="00AB514B" w:rsidRDefault="00CB4BEB" w:rsidP="00CB4BEB">
      <w:pPr>
        <w:numPr>
          <w:ilvl w:val="0"/>
          <w:numId w:val="8"/>
        </w:numPr>
        <w:spacing w:line="240" w:lineRule="auto"/>
        <w:rPr>
          <w:rFonts w:ascii="Trebuchet MS" w:hAnsi="Trebuchet MS" w:cs="Trebuchet MS"/>
          <w:sz w:val="19"/>
          <w:szCs w:val="19"/>
        </w:rPr>
      </w:pPr>
      <w:r w:rsidRPr="00AB514B">
        <w:rPr>
          <w:rFonts w:ascii="Trebuchet MS" w:hAnsi="Trebuchet MS" w:cs="Trebuchet MS"/>
          <w:b/>
          <w:sz w:val="19"/>
          <w:szCs w:val="19"/>
        </w:rPr>
        <w:t xml:space="preserve">Temagruppe </w:t>
      </w:r>
      <w:r w:rsidRPr="00AB514B">
        <w:rPr>
          <w:rFonts w:ascii="Trebuchet MS" w:hAnsi="Trebuchet MS" w:cs="Trebuchet MS"/>
          <w:sz w:val="19"/>
          <w:szCs w:val="19"/>
        </w:rPr>
        <w:t xml:space="preserve">er en gruppering af data. I </w:t>
      </w:r>
      <w:proofErr w:type="spellStart"/>
      <w:r w:rsidR="00C174D5" w:rsidRPr="00AB514B">
        <w:rPr>
          <w:rFonts w:ascii="Trebuchet MS" w:hAnsi="Trebuchet MS" w:cs="Trebuchet MS"/>
          <w:sz w:val="19"/>
          <w:szCs w:val="19"/>
        </w:rPr>
        <w:t>GeoFA</w:t>
      </w:r>
      <w:proofErr w:type="spellEnd"/>
      <w:r w:rsidRPr="00AB514B">
        <w:rPr>
          <w:rFonts w:ascii="Trebuchet MS" w:hAnsi="Trebuchet MS" w:cs="Trebuchet MS"/>
          <w:sz w:val="19"/>
          <w:szCs w:val="19"/>
        </w:rPr>
        <w:t xml:space="preserve"> er det valgt at gruppere efter datas logiske fagområde.</w:t>
      </w:r>
    </w:p>
    <w:p w14:paraId="6D52606B" w14:textId="18177D2C" w:rsidR="00CB4BEB" w:rsidRPr="00AB514B" w:rsidRDefault="00CB4BEB" w:rsidP="00CB4BEB">
      <w:pPr>
        <w:numPr>
          <w:ilvl w:val="0"/>
          <w:numId w:val="8"/>
        </w:numPr>
        <w:spacing w:line="240" w:lineRule="auto"/>
        <w:rPr>
          <w:rFonts w:ascii="Trebuchet MS" w:hAnsi="Trebuchet MS" w:cs="Trebuchet MS"/>
          <w:sz w:val="19"/>
          <w:szCs w:val="19"/>
        </w:rPr>
      </w:pPr>
      <w:r w:rsidRPr="00AB514B">
        <w:rPr>
          <w:rFonts w:ascii="Trebuchet MS" w:hAnsi="Trebuchet MS" w:cs="Trebuchet MS"/>
          <w:b/>
          <w:sz w:val="19"/>
          <w:szCs w:val="19"/>
        </w:rPr>
        <w:t xml:space="preserve">Tema </w:t>
      </w:r>
      <w:r w:rsidRPr="00AB514B">
        <w:rPr>
          <w:rFonts w:ascii="Trebuchet MS" w:hAnsi="Trebuchet MS" w:cs="Trebuchet MS"/>
          <w:sz w:val="19"/>
          <w:szCs w:val="19"/>
        </w:rPr>
        <w:t>er det samme som de enkelte GIS tabeller i databasen også kaldt lag, datasæt m.m.</w:t>
      </w:r>
    </w:p>
    <w:p w14:paraId="0A8DC602" w14:textId="52112F25" w:rsidR="00CB4BEB" w:rsidRPr="00AB514B" w:rsidRDefault="00CB4BEB" w:rsidP="00CB4BEB">
      <w:pPr>
        <w:numPr>
          <w:ilvl w:val="0"/>
          <w:numId w:val="8"/>
        </w:numPr>
        <w:spacing w:line="240" w:lineRule="auto"/>
        <w:rPr>
          <w:rFonts w:ascii="Trebuchet MS" w:hAnsi="Trebuchet MS" w:cs="Trebuchet MS"/>
          <w:sz w:val="19"/>
          <w:szCs w:val="19"/>
        </w:rPr>
      </w:pPr>
      <w:r w:rsidRPr="00AB514B">
        <w:rPr>
          <w:rFonts w:ascii="Trebuchet MS" w:hAnsi="Trebuchet MS" w:cs="Trebuchet MS"/>
          <w:b/>
          <w:sz w:val="19"/>
          <w:szCs w:val="19"/>
        </w:rPr>
        <w:t xml:space="preserve">Felter </w:t>
      </w:r>
      <w:r w:rsidRPr="00AB514B">
        <w:rPr>
          <w:rFonts w:ascii="Trebuchet MS" w:hAnsi="Trebuchet MS" w:cs="Trebuchet MS"/>
          <w:sz w:val="19"/>
          <w:szCs w:val="19"/>
        </w:rPr>
        <w:t>er det samme som rækker/attributter/egenskabsdata i temaerne</w:t>
      </w:r>
      <w:r w:rsidR="00C174D5" w:rsidRPr="00AB514B">
        <w:rPr>
          <w:rFonts w:ascii="Trebuchet MS" w:hAnsi="Trebuchet MS" w:cs="Trebuchet MS"/>
          <w:sz w:val="19"/>
          <w:szCs w:val="19"/>
        </w:rPr>
        <w:t>.</w:t>
      </w:r>
    </w:p>
    <w:p w14:paraId="0D939850" w14:textId="784A707C" w:rsidR="00CB4BEB" w:rsidRPr="00AB514B" w:rsidRDefault="00CB4BEB" w:rsidP="00CB4BEB">
      <w:pPr>
        <w:numPr>
          <w:ilvl w:val="0"/>
          <w:numId w:val="8"/>
        </w:numPr>
        <w:spacing w:line="240" w:lineRule="auto"/>
        <w:rPr>
          <w:rFonts w:ascii="Trebuchet MS" w:hAnsi="Trebuchet MS" w:cs="Trebuchet MS"/>
          <w:sz w:val="19"/>
          <w:szCs w:val="19"/>
        </w:rPr>
      </w:pPr>
      <w:r w:rsidRPr="00AB514B">
        <w:rPr>
          <w:rFonts w:ascii="Trebuchet MS" w:hAnsi="Trebuchet MS" w:cs="Trebuchet MS"/>
          <w:b/>
          <w:sz w:val="19"/>
          <w:szCs w:val="19"/>
        </w:rPr>
        <w:t xml:space="preserve">Objekt </w:t>
      </w:r>
      <w:r w:rsidRPr="00AB514B">
        <w:rPr>
          <w:rFonts w:ascii="Trebuchet MS" w:hAnsi="Trebuchet MS" w:cs="Trebuchet MS"/>
          <w:sz w:val="19"/>
          <w:szCs w:val="19"/>
        </w:rPr>
        <w:t>er det geografiske element (geometrien) der er registreret i databasen</w:t>
      </w:r>
      <w:r w:rsidR="00C174D5" w:rsidRPr="00AB514B">
        <w:rPr>
          <w:rFonts w:ascii="Trebuchet MS" w:hAnsi="Trebuchet MS" w:cs="Trebuchet MS"/>
          <w:sz w:val="19"/>
          <w:szCs w:val="19"/>
        </w:rPr>
        <w:t>.</w:t>
      </w:r>
    </w:p>
    <w:p w14:paraId="7246EF94" w14:textId="77777777" w:rsidR="00CB4BEB" w:rsidRPr="00AB514B" w:rsidRDefault="00CB4BEB" w:rsidP="00CB4BEB">
      <w:pPr>
        <w:rPr>
          <w:rFonts w:ascii="Trebuchet MS" w:hAnsi="Trebuchet MS" w:cs="Trebuchet MS"/>
          <w:sz w:val="19"/>
          <w:szCs w:val="19"/>
        </w:rPr>
      </w:pPr>
    </w:p>
    <w:p w14:paraId="2661FBA6" w14:textId="0FB2015A" w:rsidR="00CB4BEB" w:rsidRPr="00AB514B" w:rsidRDefault="00CB4BEB" w:rsidP="00CB4BEB">
      <w:pPr>
        <w:rPr>
          <w:rFonts w:ascii="Trebuchet MS" w:hAnsi="Trebuchet MS" w:cs="Trebuchet MS"/>
          <w:sz w:val="19"/>
          <w:szCs w:val="19"/>
        </w:rPr>
      </w:pPr>
      <w:r w:rsidRPr="00AB514B">
        <w:rPr>
          <w:rFonts w:ascii="Trebuchet MS" w:hAnsi="Trebuchet MS" w:cs="Trebuchet MS"/>
          <w:sz w:val="19"/>
          <w:szCs w:val="19"/>
        </w:rPr>
        <w:t xml:space="preserve">Rent forståelsesmæssigt kan der således drages analogi mellem følgende: </w:t>
      </w:r>
      <w:proofErr w:type="spellStart"/>
      <w:r w:rsidRPr="00AB514B">
        <w:rPr>
          <w:rFonts w:ascii="Trebuchet MS" w:hAnsi="Trebuchet MS" w:cs="Trebuchet MS"/>
          <w:sz w:val="19"/>
          <w:szCs w:val="19"/>
        </w:rPr>
        <w:t>Featuregroup</w:t>
      </w:r>
      <w:proofErr w:type="spellEnd"/>
      <w:r w:rsidRPr="00AB514B">
        <w:rPr>
          <w:rFonts w:ascii="Trebuchet MS" w:hAnsi="Trebuchet MS" w:cs="Trebuchet MS"/>
          <w:sz w:val="19"/>
          <w:szCs w:val="19"/>
        </w:rPr>
        <w:t xml:space="preserve"> = Temagruppe, Featureclass = Tema og Felter = Attributter.</w:t>
      </w:r>
    </w:p>
    <w:p w14:paraId="3AEA939E" w14:textId="77777777" w:rsidR="000D5D5D" w:rsidRDefault="000D5D5D" w:rsidP="00CB4BEB">
      <w:pPr>
        <w:rPr>
          <w:rFonts w:ascii="Trebuchet MS" w:hAnsi="Trebuchet MS" w:cs="Trebuchet MS"/>
          <w:szCs w:val="20"/>
        </w:rPr>
      </w:pPr>
    </w:p>
    <w:p w14:paraId="17FFE4F3" w14:textId="77777777" w:rsidR="00CB4BEB" w:rsidRPr="00833371" w:rsidRDefault="00CB4BEB" w:rsidP="00CB4BEB">
      <w:pPr>
        <w:pStyle w:val="Overskrift2"/>
      </w:pPr>
      <w:bookmarkStart w:id="1036" w:name="_Toc63351368"/>
      <w:bookmarkStart w:id="1037" w:name="_Toc122436032"/>
      <w:r w:rsidRPr="00833371">
        <w:t>2.4 Kodelister/opslagstabeller</w:t>
      </w:r>
      <w:bookmarkEnd w:id="1036"/>
      <w:bookmarkEnd w:id="1037"/>
    </w:p>
    <w:p w14:paraId="4EFF095B" w14:textId="77777777" w:rsidR="00CB4BEB" w:rsidRPr="00AB514B" w:rsidRDefault="00CB4BEB" w:rsidP="00CB4BEB">
      <w:pPr>
        <w:autoSpaceDE w:val="0"/>
        <w:autoSpaceDN w:val="0"/>
        <w:adjustRightInd w:val="0"/>
        <w:rPr>
          <w:rFonts w:ascii="Trebuchet MS" w:hAnsi="Trebuchet MS" w:cs="Trebuchet MS"/>
          <w:sz w:val="19"/>
          <w:szCs w:val="19"/>
        </w:rPr>
      </w:pPr>
      <w:r w:rsidRPr="00AB514B">
        <w:rPr>
          <w:rFonts w:ascii="Trebuchet MS" w:hAnsi="Trebuchet MS" w:cs="Trebuchet MS"/>
          <w:sz w:val="19"/>
          <w:szCs w:val="19"/>
        </w:rPr>
        <w:t xml:space="preserve">Datamodellen gør brug af opslagstabeller, også kaldet valglister, kodetabeller eller ”domains”. Brugen af kodetabeller skal være med til at sikre, at krav til at feltværdier overholdes, og data dermed kan sammenlignes kommunerne imellem. Desuden giver brugen af kodelister også en bedre brugeroplevelse, når felter kan udfyldes ved hjælp af kodelister. </w:t>
      </w:r>
    </w:p>
    <w:p w14:paraId="2916C20D" w14:textId="77777777" w:rsidR="00CB4BEB" w:rsidRPr="00AB514B" w:rsidRDefault="00CB4BEB" w:rsidP="00CB4BEB">
      <w:pPr>
        <w:autoSpaceDE w:val="0"/>
        <w:autoSpaceDN w:val="0"/>
        <w:adjustRightInd w:val="0"/>
        <w:rPr>
          <w:rFonts w:ascii="Trebuchet MS" w:hAnsi="Trebuchet MS" w:cs="Trebuchet MS"/>
          <w:sz w:val="19"/>
          <w:szCs w:val="19"/>
        </w:rPr>
      </w:pPr>
    </w:p>
    <w:p w14:paraId="691F25F7" w14:textId="77777777" w:rsidR="00CB4BEB" w:rsidRPr="00AB514B" w:rsidRDefault="00CB4BEB" w:rsidP="00CB4BEB">
      <w:pPr>
        <w:autoSpaceDE w:val="0"/>
        <w:autoSpaceDN w:val="0"/>
        <w:adjustRightInd w:val="0"/>
        <w:rPr>
          <w:rFonts w:ascii="Trebuchet MS" w:hAnsi="Trebuchet MS" w:cs="Trebuchet MS"/>
          <w:sz w:val="19"/>
          <w:szCs w:val="19"/>
        </w:rPr>
      </w:pPr>
      <w:r w:rsidRPr="00AB514B">
        <w:rPr>
          <w:rFonts w:ascii="Trebuchet MS" w:hAnsi="Trebuchet MS" w:cs="Trebuchet MS"/>
          <w:sz w:val="19"/>
          <w:szCs w:val="19"/>
        </w:rPr>
        <w:t xml:space="preserve">En opslagstabel består af en kodeværdi og en tilhørende kodetekst. </w:t>
      </w:r>
      <w:r w:rsidRPr="00AB514B">
        <w:rPr>
          <w:rFonts w:ascii="Trebuchet MS" w:hAnsi="Trebuchet MS"/>
          <w:sz w:val="19"/>
          <w:szCs w:val="19"/>
        </w:rPr>
        <w:t xml:space="preserve">Generelt for opslagstabellerne gælder, at kun talværdien gemmes i databasen. </w:t>
      </w:r>
      <w:r w:rsidRPr="00AB514B">
        <w:rPr>
          <w:rFonts w:ascii="Trebuchet MS" w:hAnsi="Trebuchet MS" w:cs="Trebuchet MS"/>
          <w:sz w:val="19"/>
          <w:szCs w:val="19"/>
        </w:rPr>
        <w:t xml:space="preserve">For de felter, der gør brug af opslagstabeller, skal tekstværdien vises i stedet for kodeværdien. Opslagstabellerne skal være fysiske tabeller i databasen. </w:t>
      </w:r>
    </w:p>
    <w:p w14:paraId="6B006C3D" w14:textId="77777777" w:rsidR="00CB4BEB" w:rsidRPr="00AB514B" w:rsidRDefault="00CB4BEB" w:rsidP="00CB4BEB">
      <w:pPr>
        <w:autoSpaceDE w:val="0"/>
        <w:autoSpaceDN w:val="0"/>
        <w:adjustRightInd w:val="0"/>
        <w:rPr>
          <w:rFonts w:ascii="Trebuchet MS" w:hAnsi="Trebuchet MS" w:cs="Trebuchet MS"/>
          <w:sz w:val="19"/>
          <w:szCs w:val="19"/>
        </w:rPr>
      </w:pPr>
    </w:p>
    <w:p w14:paraId="0A455580" w14:textId="77777777" w:rsidR="00CB4BEB" w:rsidRPr="00AB514B" w:rsidRDefault="00CB4BEB" w:rsidP="00CB4BEB">
      <w:pPr>
        <w:autoSpaceDE w:val="0"/>
        <w:autoSpaceDN w:val="0"/>
        <w:adjustRightInd w:val="0"/>
        <w:rPr>
          <w:rFonts w:ascii="Trebuchet MS" w:hAnsi="Trebuchet MS"/>
          <w:sz w:val="19"/>
          <w:szCs w:val="19"/>
        </w:rPr>
      </w:pPr>
      <w:r w:rsidRPr="00AB514B">
        <w:rPr>
          <w:rFonts w:ascii="Trebuchet MS" w:hAnsi="Trebuchet MS"/>
          <w:sz w:val="19"/>
          <w:szCs w:val="19"/>
        </w:rPr>
        <w:t>Opslagstabellerne/kodelisterne er navngivet med en unik temakode + feltnavn. Tekstværdien er beskrevet i datamodellen, og markeret med en blå farve.</w:t>
      </w:r>
    </w:p>
    <w:p w14:paraId="20EDD45C" w14:textId="0E076570" w:rsidR="00CB4BEB" w:rsidRPr="00AB514B" w:rsidRDefault="00CB4BEB" w:rsidP="00CB4BEB">
      <w:pPr>
        <w:autoSpaceDE w:val="0"/>
        <w:autoSpaceDN w:val="0"/>
        <w:adjustRightInd w:val="0"/>
        <w:rPr>
          <w:rFonts w:ascii="Trebuchet MS" w:hAnsi="Trebuchet MS"/>
          <w:sz w:val="19"/>
          <w:szCs w:val="19"/>
        </w:rPr>
      </w:pPr>
      <w:r w:rsidRPr="00AB514B">
        <w:rPr>
          <w:rFonts w:ascii="Trebuchet MS" w:hAnsi="Trebuchet MS"/>
          <w:sz w:val="19"/>
          <w:szCs w:val="19"/>
        </w:rPr>
        <w:t>For at holde styr på historiske værdier (opslagsværdier der ikke længere er gyldige valgmuligheder) er der blevet tilføjet en kolonne med en talværdi (0 eller 1), som angiver om det er en historisk opslagsværdi eller en gyldig.</w:t>
      </w:r>
    </w:p>
    <w:p w14:paraId="4CCB42E4" w14:textId="77777777" w:rsidR="00DA7815" w:rsidRPr="00833371" w:rsidRDefault="00DA7815" w:rsidP="00CB4BEB">
      <w:pPr>
        <w:autoSpaceDE w:val="0"/>
        <w:autoSpaceDN w:val="0"/>
        <w:adjustRightInd w:val="0"/>
        <w:rPr>
          <w:rFonts w:ascii="Trebuchet MS" w:hAnsi="Trebuchet MS"/>
          <w:szCs w:val="20"/>
        </w:rPr>
      </w:pPr>
    </w:p>
    <w:p w14:paraId="5EF8A47D" w14:textId="77777777" w:rsidR="00CB4BEB" w:rsidRPr="00833371" w:rsidRDefault="00CB4BEB" w:rsidP="00CB4BEB">
      <w:pPr>
        <w:pStyle w:val="Overskrift3"/>
        <w:rPr>
          <w:b/>
          <w:bCs/>
          <w:sz w:val="20"/>
          <w:szCs w:val="20"/>
          <w:lang w:val="nb-NO"/>
        </w:rPr>
      </w:pPr>
      <w:bookmarkStart w:id="1038" w:name="_Toc343077128"/>
      <w:bookmarkStart w:id="1039" w:name="_Toc63351369"/>
      <w:bookmarkStart w:id="1040" w:name="_Toc122436033"/>
      <w:r w:rsidRPr="00833371">
        <w:lastRenderedPageBreak/>
        <w:t>2.4.1 Mulige værdisæt</w:t>
      </w:r>
      <w:bookmarkEnd w:id="1038"/>
      <w:bookmarkEnd w:id="1039"/>
      <w:bookmarkEnd w:id="1040"/>
    </w:p>
    <w:p w14:paraId="03CB2BCD" w14:textId="77777777" w:rsidR="00CB4BEB" w:rsidRPr="00AB514B" w:rsidRDefault="00CB4BEB" w:rsidP="00CB4BEB">
      <w:pPr>
        <w:ind w:left="360"/>
        <w:rPr>
          <w:rFonts w:ascii="Trebuchet MS" w:hAnsi="Trebuchet MS" w:cs="Arial"/>
          <w:sz w:val="19"/>
          <w:szCs w:val="19"/>
          <w:lang w:val="nb-NO"/>
        </w:rPr>
      </w:pPr>
      <w:r w:rsidRPr="00AB514B">
        <w:rPr>
          <w:rFonts w:ascii="Trebuchet MS" w:hAnsi="Trebuchet MS" w:cs="Arial"/>
          <w:sz w:val="19"/>
          <w:szCs w:val="19"/>
          <w:lang w:val="nb-NO"/>
        </w:rPr>
        <w:t>Felter, der har et begrænset muligt værdisæt (interval, liste …) skal valideres af databasen ved indtastning. Der kan også være validering af data mellem felterne, såsom at ”Systid_til” skal være senere end ”Systid_fra”.</w:t>
      </w:r>
    </w:p>
    <w:p w14:paraId="245C0987" w14:textId="77777777" w:rsidR="00CB4BEB" w:rsidRPr="00AB514B" w:rsidRDefault="00CB4BEB" w:rsidP="00CB4BEB">
      <w:pPr>
        <w:ind w:left="360"/>
        <w:rPr>
          <w:rFonts w:ascii="Trebuchet MS" w:hAnsi="Trebuchet MS" w:cs="Arial"/>
          <w:sz w:val="19"/>
          <w:szCs w:val="19"/>
          <w:lang w:val="nb-NO"/>
        </w:rPr>
      </w:pPr>
    </w:p>
    <w:p w14:paraId="79E64067" w14:textId="77777777" w:rsidR="00CB4BEB" w:rsidRPr="00AB514B" w:rsidRDefault="00CB4BEB" w:rsidP="00CB4BEB">
      <w:pPr>
        <w:ind w:left="360"/>
        <w:rPr>
          <w:rFonts w:ascii="Trebuchet MS" w:hAnsi="Trebuchet MS" w:cs="Arial"/>
          <w:sz w:val="19"/>
          <w:szCs w:val="19"/>
          <w:lang w:val="nb-NO"/>
        </w:rPr>
      </w:pPr>
      <w:r w:rsidRPr="00AB514B">
        <w:rPr>
          <w:rFonts w:ascii="Trebuchet MS" w:hAnsi="Trebuchet MS" w:cs="Arial"/>
          <w:sz w:val="19"/>
          <w:szCs w:val="19"/>
          <w:lang w:val="nb-NO"/>
        </w:rPr>
        <w:t>For en del felter gælder, at feltværdien er én ud af en liste af gyldige værdier. Listen over gyldige værdier implementeres i databasen som en (opslags)tabel med en talkode for hver enkelt værdi, tilknyttet selve værdien, som kan være en tekst, et interval eller andet. Det er altid talkoden, der lagres i de enkelte temaer. Den egentlige feltværdi er den, der udstilles, og kan skaffes via opslagstabellen.</w:t>
      </w:r>
    </w:p>
    <w:p w14:paraId="1141B0BF" w14:textId="77777777" w:rsidR="00CB4BEB" w:rsidRPr="00AB514B" w:rsidRDefault="00CB4BEB" w:rsidP="00CB4BEB">
      <w:pPr>
        <w:ind w:left="360"/>
        <w:rPr>
          <w:rFonts w:ascii="Trebuchet MS" w:hAnsi="Trebuchet MS" w:cs="Arial"/>
          <w:sz w:val="19"/>
          <w:szCs w:val="19"/>
          <w:lang w:val="nb-NO"/>
        </w:rPr>
      </w:pPr>
    </w:p>
    <w:p w14:paraId="202656A5" w14:textId="2CD2106D" w:rsidR="00CB4BEB" w:rsidRPr="00AB514B" w:rsidRDefault="00CB4BEB" w:rsidP="00CB4BEB">
      <w:pPr>
        <w:ind w:left="360"/>
        <w:rPr>
          <w:rFonts w:ascii="Trebuchet MS" w:hAnsi="Trebuchet MS" w:cs="Arial"/>
          <w:sz w:val="19"/>
          <w:szCs w:val="19"/>
          <w:lang w:val="nb-NO"/>
        </w:rPr>
      </w:pPr>
      <w:r w:rsidRPr="00AB514B">
        <w:rPr>
          <w:rFonts w:ascii="Trebuchet MS" w:hAnsi="Trebuchet MS" w:cs="Arial"/>
          <w:sz w:val="19"/>
          <w:szCs w:val="19"/>
          <w:lang w:val="nb-NO"/>
        </w:rPr>
        <w:t>Talværdier lagres i databasen i en datatype, der er beregnet dertil (integer, numeric, float …), sådan at feltet ikke kan indeholde bogstaver eller specialtegn. I nogle tilfælde vil der være angivet en øvre og/eller nedre grænse for værdien af et talfelt, som tjekkes af databasen. Datatypedefinitionerne fremgår af datamodellens forskellige skemaer.</w:t>
      </w:r>
    </w:p>
    <w:p w14:paraId="11CCF925" w14:textId="77777777" w:rsidR="00DA7815" w:rsidRPr="00CD6383" w:rsidRDefault="00DA7815" w:rsidP="00CB4BEB">
      <w:pPr>
        <w:ind w:left="360"/>
        <w:rPr>
          <w:rFonts w:ascii="Trebuchet MS" w:hAnsi="Trebuchet MS" w:cs="Arial"/>
          <w:color w:val="4F81BD"/>
          <w:szCs w:val="20"/>
          <w:lang w:val="nb-NO"/>
        </w:rPr>
      </w:pPr>
    </w:p>
    <w:p w14:paraId="79D6C7D0" w14:textId="77777777" w:rsidR="00CB4BEB" w:rsidRPr="00DA7815" w:rsidRDefault="00CB4BEB" w:rsidP="00CB4BEB">
      <w:pPr>
        <w:pStyle w:val="Overskrift3"/>
      </w:pPr>
      <w:bookmarkStart w:id="1041" w:name="_Toc63351370"/>
      <w:bookmarkStart w:id="1042" w:name="_Toc122436034"/>
      <w:r w:rsidRPr="00DA7815">
        <w:t>2.4.2 Aktive værdisæt</w:t>
      </w:r>
      <w:bookmarkEnd w:id="1041"/>
      <w:bookmarkEnd w:id="1042"/>
    </w:p>
    <w:p w14:paraId="3FBC6887" w14:textId="4103087F" w:rsidR="00CB4BEB" w:rsidRPr="00AB514B" w:rsidRDefault="00CB4BEB" w:rsidP="00CB4BEB">
      <w:pPr>
        <w:ind w:left="360"/>
        <w:rPr>
          <w:rFonts w:ascii="Trebuchet MS" w:hAnsi="Trebuchet MS" w:cs="Arial"/>
          <w:sz w:val="19"/>
          <w:szCs w:val="19"/>
          <w:lang w:val="nb-NO"/>
        </w:rPr>
      </w:pPr>
      <w:r w:rsidRPr="00AB514B">
        <w:rPr>
          <w:rFonts w:ascii="Trebuchet MS" w:hAnsi="Trebuchet MS" w:cs="Arial"/>
          <w:sz w:val="19"/>
          <w:szCs w:val="19"/>
          <w:lang w:val="nb-NO"/>
        </w:rPr>
        <w:t>Over tid har det vist sig nødvendigt at ændre mulige værdier i opslagstabeller med nye eller mere aktuelle. Når datamodellen først er taget i brug kan man ikke fjerne en værdi fra en opslagstabel uden at relationerne bliver brudt. Til at håndere denne situation er der indført en kolonne til at angive om en værdi er aktiv eller ej. Meningen med dette er, at når den ikke længere er aktiv kan</w:t>
      </w:r>
      <w:r w:rsidRPr="00AB514B">
        <w:rPr>
          <w:rFonts w:ascii="Trebuchet MS" w:hAnsi="Trebuchet MS"/>
          <w:color w:val="4F81BD"/>
          <w:sz w:val="19"/>
          <w:szCs w:val="19"/>
          <w:lang w:val="nb-NO"/>
        </w:rPr>
        <w:t xml:space="preserve"> </w:t>
      </w:r>
      <w:r w:rsidRPr="00AB514B">
        <w:rPr>
          <w:rFonts w:ascii="Trebuchet MS" w:hAnsi="Trebuchet MS" w:cs="Arial"/>
          <w:sz w:val="19"/>
          <w:szCs w:val="19"/>
          <w:lang w:val="nb-NO"/>
        </w:rPr>
        <w:t xml:space="preserve">den ikke benyttes fremdadrettet. Når en ny model er implementeret skal man efterfølgende selv gå ind og opdatere eksisterende data, så de bliver i overensstemmelse med de nye </w:t>
      </w:r>
      <w:r w:rsidRPr="00AB514B">
        <w:rPr>
          <w:rFonts w:ascii="Trebuchet MS" w:hAnsi="Trebuchet MS" w:cs="Arial"/>
          <w:sz w:val="19"/>
          <w:szCs w:val="19"/>
          <w:u w:val="single"/>
          <w:lang w:val="nb-NO"/>
        </w:rPr>
        <w:t>aktive</w:t>
      </w:r>
      <w:r w:rsidRPr="00AB514B">
        <w:rPr>
          <w:rFonts w:ascii="Trebuchet MS" w:hAnsi="Trebuchet MS" w:cs="Arial"/>
          <w:sz w:val="19"/>
          <w:szCs w:val="19"/>
          <w:lang w:val="nb-NO"/>
        </w:rPr>
        <w:t xml:space="preserve"> værdier. I databasen kan feltet aktiv antage værdien 0 eller 1, true eller false afhængig af databasetype.</w:t>
      </w:r>
    </w:p>
    <w:p w14:paraId="160BCCA5" w14:textId="77777777" w:rsidR="00DA7815" w:rsidRPr="00CD6383" w:rsidRDefault="00DA7815" w:rsidP="00CB4BEB">
      <w:pPr>
        <w:ind w:left="360"/>
        <w:rPr>
          <w:rFonts w:ascii="Trebuchet MS" w:hAnsi="Trebuchet MS"/>
          <w:color w:val="4F81BD"/>
          <w:lang w:val="nb-NO"/>
        </w:rPr>
      </w:pPr>
    </w:p>
    <w:p w14:paraId="3A02E786" w14:textId="77777777" w:rsidR="00CB4BEB" w:rsidRPr="00833371" w:rsidRDefault="00CB4BEB" w:rsidP="00CB4BEB">
      <w:pPr>
        <w:pStyle w:val="Overskrift2"/>
      </w:pPr>
      <w:bookmarkStart w:id="1043" w:name="_Toc63351371"/>
      <w:bookmarkStart w:id="1044" w:name="_Toc122436035"/>
      <w:r w:rsidRPr="00833371">
        <w:t>2.5 Validering af data og indhold</w:t>
      </w:r>
      <w:bookmarkEnd w:id="1043"/>
      <w:bookmarkEnd w:id="1044"/>
    </w:p>
    <w:p w14:paraId="1C78C969" w14:textId="1D98BCE9" w:rsidR="00CB4BEB" w:rsidRPr="00AB514B" w:rsidRDefault="00CB4BEB" w:rsidP="00CB4BEB">
      <w:pPr>
        <w:rPr>
          <w:rFonts w:ascii="Trebuchet MS" w:hAnsi="Trebuchet MS" w:cs="Trebuchet MS"/>
          <w:color w:val="000000"/>
          <w:sz w:val="19"/>
          <w:szCs w:val="19"/>
        </w:rPr>
      </w:pPr>
      <w:r w:rsidRPr="00AB514B">
        <w:rPr>
          <w:rFonts w:ascii="Trebuchet MS" w:hAnsi="Trebuchet MS" w:cs="Trebuchet MS"/>
          <w:sz w:val="19"/>
          <w:szCs w:val="19"/>
          <w:lang w:val="nb-NO"/>
        </w:rPr>
        <w:t xml:space="preserve">Datamodellen indeholder IKKE nogen indbygget intelligens/systematik til automatisk tjek af topologi, tilladt geometri, muligt værdisæt mm. </w:t>
      </w:r>
      <w:r w:rsidRPr="00AB514B">
        <w:rPr>
          <w:rFonts w:ascii="Trebuchet MS" w:hAnsi="Trebuchet MS" w:cs="Trebuchet MS"/>
          <w:sz w:val="19"/>
          <w:szCs w:val="19"/>
        </w:rPr>
        <w:t>Selvom det ikke er tilfældet, er det dog væsentligt, at validering af data er specificeret ensartet, og at valideringen bliver udført på databaseniveau og IKKE udelukkende af forskellige værktøjer, der tilgår databasen</w:t>
      </w:r>
      <w:r w:rsidRPr="00AB514B">
        <w:rPr>
          <w:rFonts w:ascii="Trebuchet MS" w:hAnsi="Trebuchet MS" w:cs="Trebuchet MS"/>
          <w:color w:val="000000"/>
          <w:sz w:val="19"/>
          <w:szCs w:val="19"/>
        </w:rPr>
        <w:t xml:space="preserve">. </w:t>
      </w:r>
    </w:p>
    <w:p w14:paraId="079406D2" w14:textId="77777777" w:rsidR="00DA7815" w:rsidRDefault="00DA7815" w:rsidP="00CB4BEB">
      <w:pPr>
        <w:rPr>
          <w:rFonts w:ascii="Trebuchet MS" w:hAnsi="Trebuchet MS" w:cs="Trebuchet MS"/>
          <w:color w:val="000000"/>
          <w:szCs w:val="20"/>
        </w:rPr>
      </w:pPr>
    </w:p>
    <w:p w14:paraId="60D390CB" w14:textId="77777777" w:rsidR="00CB4BEB" w:rsidRPr="00833371" w:rsidRDefault="00CB4BEB" w:rsidP="00CB4BEB">
      <w:pPr>
        <w:pStyle w:val="Overskrift3"/>
      </w:pPr>
      <w:bookmarkStart w:id="1045" w:name="_Toc63351372"/>
      <w:bookmarkStart w:id="1046" w:name="_Toc122436036"/>
      <w:r w:rsidRPr="00833371">
        <w:t>2.5.1 Topologi</w:t>
      </w:r>
      <w:bookmarkEnd w:id="1045"/>
      <w:bookmarkEnd w:id="1046"/>
    </w:p>
    <w:p w14:paraId="2F6698CF" w14:textId="77777777" w:rsidR="00CB4BEB" w:rsidRPr="00AB514B" w:rsidRDefault="00CB4BEB" w:rsidP="00CB4BEB">
      <w:pPr>
        <w:rPr>
          <w:rFonts w:ascii="Trebuchet MS" w:hAnsi="Trebuchet MS" w:cs="Trebuchet MS"/>
          <w:sz w:val="19"/>
          <w:szCs w:val="19"/>
        </w:rPr>
      </w:pPr>
      <w:r w:rsidRPr="00AB514B">
        <w:rPr>
          <w:rFonts w:ascii="Trebuchet MS" w:hAnsi="Trebuchet MS" w:cs="Trebuchet MS"/>
          <w:sz w:val="19"/>
          <w:szCs w:val="19"/>
        </w:rPr>
        <w:t>Topologi tjekkes alene visuelt i brugerfladen. Det gælder eks. topologiske forhold såsom:</w:t>
      </w:r>
    </w:p>
    <w:p w14:paraId="0E01079B" w14:textId="77777777" w:rsidR="00CB4BEB" w:rsidRPr="00AB514B" w:rsidRDefault="00CB4BEB" w:rsidP="00CB4BEB">
      <w:pPr>
        <w:ind w:left="360"/>
        <w:rPr>
          <w:rFonts w:ascii="Trebuchet MS" w:hAnsi="Trebuchet MS" w:cs="Trebuchet MS"/>
          <w:sz w:val="19"/>
          <w:szCs w:val="19"/>
        </w:rPr>
      </w:pPr>
    </w:p>
    <w:p w14:paraId="588D86F2" w14:textId="77777777" w:rsidR="00CB4BEB" w:rsidRPr="00AB514B" w:rsidRDefault="00CB4BEB" w:rsidP="00CB4BEB">
      <w:pPr>
        <w:numPr>
          <w:ilvl w:val="0"/>
          <w:numId w:val="7"/>
        </w:numPr>
        <w:spacing w:line="240" w:lineRule="auto"/>
        <w:rPr>
          <w:rFonts w:ascii="Trebuchet MS" w:hAnsi="Trebuchet MS" w:cs="Trebuchet MS"/>
          <w:sz w:val="19"/>
          <w:szCs w:val="19"/>
        </w:rPr>
      </w:pPr>
      <w:r w:rsidRPr="00AB514B">
        <w:rPr>
          <w:rFonts w:ascii="Trebuchet MS" w:hAnsi="Trebuchet MS" w:cs="Trebuchet MS"/>
          <w:sz w:val="19"/>
          <w:szCs w:val="19"/>
        </w:rPr>
        <w:t>Sammenhæng i netværk</w:t>
      </w:r>
    </w:p>
    <w:p w14:paraId="487ED040" w14:textId="77777777" w:rsidR="00CB4BEB" w:rsidRPr="00AB514B" w:rsidRDefault="00CB4BEB" w:rsidP="00CB4BEB">
      <w:pPr>
        <w:numPr>
          <w:ilvl w:val="0"/>
          <w:numId w:val="7"/>
        </w:numPr>
        <w:spacing w:line="240" w:lineRule="auto"/>
        <w:rPr>
          <w:rFonts w:ascii="Trebuchet MS" w:hAnsi="Trebuchet MS" w:cs="Trebuchet MS"/>
          <w:sz w:val="19"/>
          <w:szCs w:val="19"/>
        </w:rPr>
      </w:pPr>
      <w:r w:rsidRPr="00AB514B">
        <w:rPr>
          <w:rFonts w:ascii="Trebuchet MS" w:hAnsi="Trebuchet MS" w:cs="Trebuchet MS"/>
          <w:sz w:val="19"/>
          <w:szCs w:val="19"/>
        </w:rPr>
        <w:t>Umulige sammenfald af punkttemaer, linjetemaer og fladetemaer.</w:t>
      </w:r>
    </w:p>
    <w:p w14:paraId="4407F507" w14:textId="54D66767" w:rsidR="00CB4BEB" w:rsidRPr="00AB514B" w:rsidRDefault="00CB4BEB" w:rsidP="00CB4BEB">
      <w:pPr>
        <w:numPr>
          <w:ilvl w:val="0"/>
          <w:numId w:val="7"/>
        </w:numPr>
        <w:spacing w:line="240" w:lineRule="auto"/>
        <w:rPr>
          <w:rFonts w:ascii="Trebuchet MS" w:hAnsi="Trebuchet MS" w:cs="Trebuchet MS"/>
          <w:sz w:val="19"/>
          <w:szCs w:val="19"/>
        </w:rPr>
      </w:pPr>
      <w:r w:rsidRPr="00AB514B">
        <w:rPr>
          <w:rFonts w:ascii="Trebuchet MS" w:hAnsi="Trebuchet MS" w:cs="Trebuchet MS"/>
          <w:sz w:val="19"/>
          <w:szCs w:val="19"/>
        </w:rPr>
        <w:t xml:space="preserve">Snap-relationer </w:t>
      </w:r>
    </w:p>
    <w:p w14:paraId="4049AE57" w14:textId="77777777" w:rsidR="00DA7815" w:rsidRPr="00833371" w:rsidRDefault="00DA7815" w:rsidP="00DA7815">
      <w:pPr>
        <w:spacing w:line="240" w:lineRule="auto"/>
        <w:rPr>
          <w:rFonts w:ascii="Trebuchet MS" w:hAnsi="Trebuchet MS" w:cs="Trebuchet MS"/>
          <w:szCs w:val="20"/>
        </w:rPr>
      </w:pPr>
    </w:p>
    <w:p w14:paraId="004FD5DA" w14:textId="77777777" w:rsidR="00CB4BEB" w:rsidRPr="00833371" w:rsidRDefault="00CB4BEB" w:rsidP="00CB4BEB">
      <w:pPr>
        <w:pStyle w:val="Overskrift3"/>
      </w:pPr>
      <w:bookmarkStart w:id="1047" w:name="_Toc63351373"/>
      <w:bookmarkStart w:id="1048" w:name="_Toc122436037"/>
      <w:r w:rsidRPr="00833371">
        <w:lastRenderedPageBreak/>
        <w:t>2.5.2 Obligatoriske/frivillige/systemgenererede felter</w:t>
      </w:r>
      <w:bookmarkEnd w:id="1047"/>
      <w:bookmarkEnd w:id="1048"/>
    </w:p>
    <w:p w14:paraId="11CBCA8A" w14:textId="11F1C117" w:rsidR="00CB4BEB" w:rsidRPr="00AB514B" w:rsidRDefault="00CB4BEB" w:rsidP="00CB4BEB">
      <w:pPr>
        <w:rPr>
          <w:rFonts w:ascii="Trebuchet MS" w:hAnsi="Trebuchet MS" w:cs="Trebuchet MS"/>
          <w:sz w:val="19"/>
          <w:szCs w:val="19"/>
        </w:rPr>
      </w:pPr>
      <w:r w:rsidRPr="00AB514B">
        <w:rPr>
          <w:rFonts w:ascii="Trebuchet MS" w:hAnsi="Trebuchet MS" w:cs="Trebuchet MS"/>
          <w:sz w:val="19"/>
          <w:szCs w:val="19"/>
        </w:rPr>
        <w:t xml:space="preserve">I oversigterne over felterne til de enkelte temaer, er der for hver felt angivet om </w:t>
      </w:r>
      <w:r w:rsidR="00AE4C63" w:rsidRPr="00AB514B">
        <w:rPr>
          <w:rFonts w:ascii="Trebuchet MS" w:hAnsi="Trebuchet MS" w:cs="Trebuchet MS"/>
          <w:sz w:val="19"/>
          <w:szCs w:val="19"/>
        </w:rPr>
        <w:t xml:space="preserve">feltet </w:t>
      </w:r>
      <w:r w:rsidRPr="00AB514B">
        <w:rPr>
          <w:rFonts w:ascii="Trebuchet MS" w:hAnsi="Trebuchet MS" w:cs="Trebuchet MS"/>
          <w:sz w:val="19"/>
          <w:szCs w:val="19"/>
        </w:rPr>
        <w:t>er obligatorisk (O), valgfri</w:t>
      </w:r>
      <w:r w:rsidR="00AE4C63" w:rsidRPr="00AB514B">
        <w:rPr>
          <w:rFonts w:ascii="Trebuchet MS" w:hAnsi="Trebuchet MS" w:cs="Trebuchet MS"/>
          <w:sz w:val="19"/>
          <w:szCs w:val="19"/>
        </w:rPr>
        <w:t>t</w:t>
      </w:r>
      <w:r w:rsidRPr="00AB514B">
        <w:rPr>
          <w:rFonts w:ascii="Trebuchet MS" w:hAnsi="Trebuchet MS" w:cs="Trebuchet MS"/>
          <w:sz w:val="19"/>
          <w:szCs w:val="19"/>
        </w:rPr>
        <w:t xml:space="preserve"> (F) eller systemudfyldt (S). </w:t>
      </w:r>
    </w:p>
    <w:p w14:paraId="5225C868" w14:textId="77777777" w:rsidR="00CB4BEB" w:rsidRPr="00AB514B" w:rsidRDefault="00CB4BEB" w:rsidP="00CB4BEB">
      <w:pPr>
        <w:rPr>
          <w:rFonts w:ascii="Trebuchet MS" w:hAnsi="Trebuchet MS" w:cs="Trebuchet MS"/>
          <w:sz w:val="19"/>
          <w:szCs w:val="19"/>
        </w:rPr>
      </w:pPr>
    </w:p>
    <w:p w14:paraId="0E860F70" w14:textId="77777777" w:rsidR="00CB4BEB" w:rsidRPr="00AB514B" w:rsidRDefault="00CB4BEB" w:rsidP="00CB4BEB">
      <w:pPr>
        <w:autoSpaceDE w:val="0"/>
        <w:autoSpaceDN w:val="0"/>
        <w:adjustRightInd w:val="0"/>
        <w:rPr>
          <w:rFonts w:ascii="Trebuchet MS" w:hAnsi="Trebuchet MS" w:cs="Trebuchet MS"/>
          <w:b/>
          <w:sz w:val="19"/>
          <w:szCs w:val="19"/>
        </w:rPr>
      </w:pPr>
      <w:r w:rsidRPr="00AB514B">
        <w:rPr>
          <w:rFonts w:ascii="Trebuchet MS" w:hAnsi="Trebuchet MS" w:cs="Trebuchet MS"/>
          <w:sz w:val="19"/>
          <w:szCs w:val="19"/>
        </w:rPr>
        <w:t>Hvis feltet er obligatorisk eller systemudfyldt tjekkes det af databasen at feltet er udfyldt. Valgfrie f</w:t>
      </w:r>
      <w:r w:rsidRPr="00AB514B">
        <w:rPr>
          <w:rFonts w:ascii="Trebuchet MS" w:hAnsi="Trebuchet MS"/>
          <w:sz w:val="19"/>
          <w:szCs w:val="19"/>
        </w:rPr>
        <w:t>elter (F) skal være oprettet, men behøver ikke at være udfyldt.</w:t>
      </w:r>
    </w:p>
    <w:p w14:paraId="480AF695" w14:textId="77777777" w:rsidR="00CB4BEB" w:rsidRPr="00AB514B" w:rsidRDefault="00CB4BEB" w:rsidP="00CB4BEB">
      <w:pPr>
        <w:rPr>
          <w:rFonts w:ascii="Trebuchet MS" w:hAnsi="Trebuchet MS" w:cs="Trebuchet MS"/>
          <w:sz w:val="19"/>
          <w:szCs w:val="19"/>
        </w:rPr>
      </w:pPr>
    </w:p>
    <w:p w14:paraId="67A28320" w14:textId="02895126" w:rsidR="00CB4BEB" w:rsidRDefault="00CB4BEB" w:rsidP="00CB4BEB">
      <w:pPr>
        <w:autoSpaceDE w:val="0"/>
        <w:autoSpaceDN w:val="0"/>
        <w:adjustRightInd w:val="0"/>
        <w:rPr>
          <w:rFonts w:ascii="Trebuchet MS" w:hAnsi="Trebuchet MS"/>
          <w:szCs w:val="20"/>
        </w:rPr>
      </w:pPr>
      <w:r w:rsidRPr="00AB514B">
        <w:rPr>
          <w:rFonts w:ascii="Trebuchet MS" w:hAnsi="Trebuchet MS"/>
          <w:sz w:val="19"/>
          <w:szCs w:val="19"/>
        </w:rPr>
        <w:t>Felterne ”</w:t>
      </w:r>
      <w:proofErr w:type="spellStart"/>
      <w:r w:rsidRPr="00AB514B">
        <w:rPr>
          <w:rFonts w:ascii="Trebuchet MS" w:hAnsi="Trebuchet MS"/>
          <w:sz w:val="19"/>
          <w:szCs w:val="19"/>
        </w:rPr>
        <w:t>objekt_id</w:t>
      </w:r>
      <w:proofErr w:type="spellEnd"/>
      <w:r w:rsidRPr="00AB514B">
        <w:rPr>
          <w:rFonts w:ascii="Trebuchet MS" w:hAnsi="Trebuchet MS"/>
          <w:sz w:val="19"/>
          <w:szCs w:val="19"/>
        </w:rPr>
        <w:t>”, ”</w:t>
      </w:r>
      <w:proofErr w:type="spellStart"/>
      <w:r w:rsidRPr="00AB514B">
        <w:rPr>
          <w:rFonts w:ascii="Trebuchet MS" w:hAnsi="Trebuchet MS"/>
          <w:sz w:val="19"/>
          <w:szCs w:val="19"/>
        </w:rPr>
        <w:t>versions_id</w:t>
      </w:r>
      <w:proofErr w:type="spellEnd"/>
      <w:r w:rsidRPr="00AB514B">
        <w:rPr>
          <w:rFonts w:ascii="Trebuchet MS" w:hAnsi="Trebuchet MS"/>
          <w:sz w:val="19"/>
          <w:szCs w:val="19"/>
        </w:rPr>
        <w:t>”, ”</w:t>
      </w:r>
      <w:proofErr w:type="spellStart"/>
      <w:r w:rsidRPr="00AB514B">
        <w:rPr>
          <w:rFonts w:ascii="Trebuchet MS" w:hAnsi="Trebuchet MS"/>
          <w:sz w:val="19"/>
          <w:szCs w:val="19"/>
        </w:rPr>
        <w:t>systid_fra</w:t>
      </w:r>
      <w:proofErr w:type="spellEnd"/>
      <w:r w:rsidRPr="00AB514B">
        <w:rPr>
          <w:rFonts w:ascii="Trebuchet MS" w:hAnsi="Trebuchet MS"/>
          <w:sz w:val="19"/>
          <w:szCs w:val="19"/>
        </w:rPr>
        <w:t>”, ”</w:t>
      </w:r>
      <w:proofErr w:type="spellStart"/>
      <w:r w:rsidRPr="00AB514B">
        <w:rPr>
          <w:rFonts w:ascii="Trebuchet MS" w:hAnsi="Trebuchet MS"/>
          <w:sz w:val="19"/>
          <w:szCs w:val="19"/>
        </w:rPr>
        <w:t>systid_til</w:t>
      </w:r>
      <w:proofErr w:type="spellEnd"/>
      <w:r w:rsidRPr="00AB514B">
        <w:rPr>
          <w:rFonts w:ascii="Trebuchet MS" w:hAnsi="Trebuchet MS"/>
          <w:sz w:val="19"/>
          <w:szCs w:val="19"/>
        </w:rPr>
        <w:t>”, ”oprettet” og ”</w:t>
      </w:r>
      <w:proofErr w:type="spellStart"/>
      <w:r w:rsidRPr="00AB514B">
        <w:rPr>
          <w:rFonts w:ascii="Trebuchet MS" w:hAnsi="Trebuchet MS"/>
          <w:sz w:val="19"/>
          <w:szCs w:val="19"/>
        </w:rPr>
        <w:t>bruger_id</w:t>
      </w:r>
      <w:proofErr w:type="spellEnd"/>
      <w:r w:rsidRPr="00AB514B">
        <w:rPr>
          <w:rFonts w:ascii="Trebuchet MS" w:hAnsi="Trebuchet MS"/>
          <w:sz w:val="19"/>
          <w:szCs w:val="19"/>
        </w:rPr>
        <w:t>” er alle systemgenererede. ”</w:t>
      </w:r>
      <w:proofErr w:type="spellStart"/>
      <w:r w:rsidRPr="00AB514B">
        <w:rPr>
          <w:rFonts w:ascii="Trebuchet MS" w:hAnsi="Trebuchet MS"/>
          <w:sz w:val="19"/>
          <w:szCs w:val="19"/>
        </w:rPr>
        <w:t>Objekt_id</w:t>
      </w:r>
      <w:proofErr w:type="spellEnd"/>
      <w:r w:rsidRPr="00AB514B">
        <w:rPr>
          <w:rFonts w:ascii="Trebuchet MS" w:hAnsi="Trebuchet MS"/>
          <w:sz w:val="19"/>
          <w:szCs w:val="19"/>
        </w:rPr>
        <w:t>” og ”</w:t>
      </w:r>
      <w:proofErr w:type="spellStart"/>
      <w:r w:rsidRPr="00AB514B">
        <w:rPr>
          <w:rFonts w:ascii="Trebuchet MS" w:hAnsi="Trebuchet MS"/>
          <w:sz w:val="19"/>
          <w:szCs w:val="19"/>
        </w:rPr>
        <w:t>versions_id</w:t>
      </w:r>
      <w:proofErr w:type="spellEnd"/>
      <w:r w:rsidRPr="00AB514B">
        <w:rPr>
          <w:rFonts w:ascii="Trebuchet MS" w:hAnsi="Trebuchet MS"/>
          <w:sz w:val="19"/>
          <w:szCs w:val="19"/>
        </w:rPr>
        <w:t>” er af typen UUID. Dette er for at sikre, at eksterne systemer også kan generere de unikke værdier.</w:t>
      </w:r>
      <w:r w:rsidRPr="00833371">
        <w:rPr>
          <w:rFonts w:ascii="Trebuchet MS" w:hAnsi="Trebuchet MS"/>
          <w:szCs w:val="20"/>
        </w:rPr>
        <w:t xml:space="preserve"> </w:t>
      </w:r>
    </w:p>
    <w:p w14:paraId="68FABE59" w14:textId="77777777" w:rsidR="00AE4C63" w:rsidRPr="00833371" w:rsidRDefault="00AE4C63" w:rsidP="00CB4BEB">
      <w:pPr>
        <w:autoSpaceDE w:val="0"/>
        <w:autoSpaceDN w:val="0"/>
        <w:adjustRightInd w:val="0"/>
        <w:rPr>
          <w:rFonts w:ascii="Trebuchet MS" w:hAnsi="Trebuchet MS"/>
          <w:szCs w:val="20"/>
        </w:rPr>
      </w:pPr>
    </w:p>
    <w:p w14:paraId="608D4A06" w14:textId="77777777" w:rsidR="00CB4BEB" w:rsidRPr="00833371" w:rsidRDefault="00CB4BEB" w:rsidP="00CB4BEB">
      <w:pPr>
        <w:pStyle w:val="Overskrift3"/>
      </w:pPr>
      <w:bookmarkStart w:id="1049" w:name="_Toc63351374"/>
      <w:bookmarkStart w:id="1050" w:name="_Toc122436038"/>
      <w:r w:rsidRPr="00833371">
        <w:t>2.5.3 Tilladt geometri</w:t>
      </w:r>
      <w:bookmarkEnd w:id="1049"/>
      <w:bookmarkEnd w:id="1050"/>
    </w:p>
    <w:p w14:paraId="275DBB7F" w14:textId="58D44302" w:rsidR="00CB4BEB" w:rsidRPr="00AB514B" w:rsidRDefault="00CB4BEB" w:rsidP="00CB4BEB">
      <w:pPr>
        <w:rPr>
          <w:rFonts w:ascii="Trebuchet MS" w:hAnsi="Trebuchet MS" w:cs="Trebuchet MS"/>
          <w:sz w:val="19"/>
          <w:szCs w:val="19"/>
          <w:lang w:val="nb-NO"/>
        </w:rPr>
      </w:pPr>
      <w:r w:rsidRPr="00AB514B">
        <w:rPr>
          <w:rFonts w:ascii="Trebuchet MS" w:hAnsi="Trebuchet MS" w:cs="Trebuchet MS"/>
          <w:sz w:val="19"/>
          <w:szCs w:val="19"/>
        </w:rPr>
        <w:t xml:space="preserve">Geometri for objekter skal opfylde ”OGC Simple Feature </w:t>
      </w:r>
      <w:proofErr w:type="spellStart"/>
      <w:r w:rsidRPr="00AB514B">
        <w:rPr>
          <w:rFonts w:ascii="Trebuchet MS" w:hAnsi="Trebuchet MS" w:cs="Trebuchet MS"/>
          <w:sz w:val="19"/>
          <w:szCs w:val="19"/>
        </w:rPr>
        <w:t>Specification</w:t>
      </w:r>
      <w:proofErr w:type="spellEnd"/>
      <w:r w:rsidRPr="00AB514B">
        <w:rPr>
          <w:rFonts w:ascii="Trebuchet MS" w:hAnsi="Trebuchet MS" w:cs="Trebuchet MS"/>
          <w:sz w:val="19"/>
          <w:szCs w:val="19"/>
        </w:rPr>
        <w:t>” standarderne for multipunkt</w:t>
      </w:r>
      <w:r w:rsidR="006B7FEB" w:rsidRPr="00AB514B">
        <w:rPr>
          <w:rFonts w:ascii="Trebuchet MS" w:hAnsi="Trebuchet MS" w:cs="Trebuchet MS"/>
          <w:sz w:val="19"/>
          <w:szCs w:val="19"/>
        </w:rPr>
        <w:t xml:space="preserve">, </w:t>
      </w:r>
      <w:r w:rsidRPr="00AB514B">
        <w:rPr>
          <w:rFonts w:ascii="Trebuchet MS" w:hAnsi="Trebuchet MS" w:cs="Trebuchet MS"/>
          <w:sz w:val="19"/>
          <w:szCs w:val="19"/>
        </w:rPr>
        <w:t>multilinje og multipolygon. Standarderne skal opfyldes på databaseniveau</w:t>
      </w:r>
      <w:r w:rsidR="006B7FEB" w:rsidRPr="00AB514B">
        <w:rPr>
          <w:rFonts w:ascii="Trebuchet MS" w:hAnsi="Trebuchet MS" w:cs="Trebuchet MS"/>
          <w:sz w:val="19"/>
          <w:szCs w:val="19"/>
        </w:rPr>
        <w:t xml:space="preserve"> </w:t>
      </w:r>
      <w:r w:rsidRPr="00AB514B">
        <w:rPr>
          <w:rFonts w:ascii="Trebuchet MS" w:hAnsi="Trebuchet MS" w:cs="Trebuchet MS"/>
          <w:sz w:val="19"/>
          <w:szCs w:val="19"/>
          <w:lang w:val="nb-NO"/>
        </w:rPr>
        <w:t>(</w:t>
      </w:r>
      <w:proofErr w:type="gramStart"/>
      <w:r w:rsidR="006B7FEB" w:rsidRPr="00AB514B">
        <w:rPr>
          <w:rFonts w:ascii="Trebuchet MS" w:hAnsi="Trebuchet MS" w:cs="Trebuchet MS"/>
          <w:sz w:val="19"/>
          <w:szCs w:val="19"/>
          <w:lang w:val="nb-NO"/>
        </w:rPr>
        <w:t>e</w:t>
      </w:r>
      <w:r w:rsidRPr="00AB514B">
        <w:rPr>
          <w:rFonts w:ascii="Trebuchet MS" w:hAnsi="Trebuchet MS" w:cs="Trebuchet MS"/>
          <w:sz w:val="19"/>
          <w:szCs w:val="19"/>
          <w:lang w:val="nb-NO"/>
        </w:rPr>
        <w:t>ksempelvis</w:t>
      </w:r>
      <w:proofErr w:type="gramEnd"/>
      <w:r w:rsidRPr="00AB514B">
        <w:rPr>
          <w:rFonts w:ascii="Trebuchet MS" w:hAnsi="Trebuchet MS" w:cs="Trebuchet MS"/>
          <w:sz w:val="19"/>
          <w:szCs w:val="19"/>
          <w:lang w:val="nb-NO"/>
        </w:rPr>
        <w:t xml:space="preserve"> må en linje ikke krydse sig selv)</w:t>
      </w:r>
      <w:r w:rsidR="006B7FEB" w:rsidRPr="00AB514B">
        <w:rPr>
          <w:rFonts w:ascii="Trebuchet MS" w:hAnsi="Trebuchet MS" w:cs="Trebuchet MS"/>
          <w:sz w:val="19"/>
          <w:szCs w:val="19"/>
          <w:lang w:val="nb-NO"/>
        </w:rPr>
        <w:t>.</w:t>
      </w:r>
      <w:r w:rsidRPr="00AB514B">
        <w:rPr>
          <w:rFonts w:ascii="Trebuchet MS" w:hAnsi="Trebuchet MS" w:cs="Trebuchet MS"/>
          <w:sz w:val="19"/>
          <w:szCs w:val="19"/>
          <w:lang w:val="nb-NO"/>
        </w:rPr>
        <w:t xml:space="preserve"> </w:t>
      </w:r>
    </w:p>
    <w:p w14:paraId="51EEBF84" w14:textId="77777777" w:rsidR="00CB4BEB" w:rsidRPr="00AB514B" w:rsidRDefault="00CB4BEB" w:rsidP="00CB4BEB">
      <w:pPr>
        <w:rPr>
          <w:rFonts w:ascii="Trebuchet MS" w:hAnsi="Trebuchet MS" w:cs="Trebuchet MS"/>
          <w:sz w:val="19"/>
          <w:szCs w:val="19"/>
          <w:lang w:val="nb-NO"/>
        </w:rPr>
      </w:pPr>
    </w:p>
    <w:p w14:paraId="4F3616A0" w14:textId="3A9D6D2B" w:rsidR="00CB4BEB" w:rsidRPr="00AB514B" w:rsidRDefault="00CB4BEB" w:rsidP="00CB4BEB">
      <w:pPr>
        <w:rPr>
          <w:rFonts w:ascii="Trebuchet MS" w:hAnsi="Trebuchet MS" w:cs="Trebuchet MS"/>
          <w:sz w:val="19"/>
          <w:szCs w:val="19"/>
          <w:lang w:val="nb-NO"/>
        </w:rPr>
      </w:pPr>
      <w:r w:rsidRPr="00AB514B">
        <w:rPr>
          <w:rFonts w:ascii="Trebuchet MS" w:hAnsi="Trebuchet MS" w:cs="Trebuchet MS"/>
          <w:sz w:val="19"/>
          <w:szCs w:val="19"/>
          <w:lang w:val="nb-NO"/>
        </w:rPr>
        <w:t>Objekter uden geometri tillades ikke, hvor feltet ”Geometri” ikke må være nul (NULL). For alle temaerne gælder</w:t>
      </w:r>
      <w:r w:rsidR="009D02B8" w:rsidRPr="00AB514B">
        <w:rPr>
          <w:rFonts w:ascii="Trebuchet MS" w:hAnsi="Trebuchet MS" w:cs="Trebuchet MS"/>
          <w:sz w:val="19"/>
          <w:szCs w:val="19"/>
          <w:lang w:val="nb-NO"/>
        </w:rPr>
        <w:t>,</w:t>
      </w:r>
      <w:r w:rsidRPr="00AB514B">
        <w:rPr>
          <w:rFonts w:ascii="Trebuchet MS" w:hAnsi="Trebuchet MS" w:cs="Trebuchet MS"/>
          <w:sz w:val="19"/>
          <w:szCs w:val="19"/>
          <w:lang w:val="nb-NO"/>
        </w:rPr>
        <w:t xml:space="preserve"> at geometrierne er i 2D og indeholder således kun x- og y-koordinater i databasen. En evt. z-koordinat til hele geometrien angives i en dertil oprettet felt.</w:t>
      </w:r>
    </w:p>
    <w:p w14:paraId="568154C2" w14:textId="77777777" w:rsidR="009D02B8" w:rsidRPr="00833371" w:rsidRDefault="009D02B8" w:rsidP="00CB4BEB">
      <w:pPr>
        <w:rPr>
          <w:rFonts w:ascii="Trebuchet MS" w:hAnsi="Trebuchet MS" w:cs="Trebuchet MS"/>
          <w:szCs w:val="20"/>
          <w:lang w:val="nb-NO"/>
        </w:rPr>
      </w:pPr>
    </w:p>
    <w:p w14:paraId="690ED2A3" w14:textId="77777777" w:rsidR="00CB4BEB" w:rsidRPr="00833371" w:rsidRDefault="00CB4BEB" w:rsidP="00CB4BEB">
      <w:pPr>
        <w:pStyle w:val="Overskrift3"/>
      </w:pPr>
      <w:bookmarkStart w:id="1051" w:name="_Toc292866423"/>
      <w:bookmarkStart w:id="1052" w:name="_Toc63351375"/>
      <w:bookmarkStart w:id="1053" w:name="_Toc122436039"/>
      <w:r w:rsidRPr="00833371">
        <w:t xml:space="preserve">2.5.4 </w:t>
      </w:r>
      <w:bookmarkStart w:id="1054" w:name="_Toc292866424"/>
      <w:bookmarkEnd w:id="1051"/>
      <w:r w:rsidRPr="00833371">
        <w:t>Grænseafstemning</w:t>
      </w:r>
      <w:bookmarkEnd w:id="1052"/>
      <w:bookmarkEnd w:id="1053"/>
      <w:bookmarkEnd w:id="1054"/>
    </w:p>
    <w:p w14:paraId="78B3A13C" w14:textId="77777777" w:rsidR="00CB4BEB" w:rsidRPr="004F1776" w:rsidRDefault="00CB4BEB" w:rsidP="004F1776">
      <w:pPr>
        <w:rPr>
          <w:rFonts w:ascii="Trebuchet MS" w:hAnsi="Trebuchet MS" w:cs="Trebuchet MS"/>
          <w:sz w:val="19"/>
          <w:szCs w:val="19"/>
          <w:lang w:val="nb-NO"/>
        </w:rPr>
      </w:pPr>
      <w:r w:rsidRPr="004F1776">
        <w:rPr>
          <w:rFonts w:ascii="Trebuchet MS" w:hAnsi="Trebuchet MS" w:cs="Trebuchet MS"/>
          <w:sz w:val="19"/>
          <w:szCs w:val="19"/>
          <w:lang w:val="nb-NO"/>
        </w:rPr>
        <w:t>I denne version af datamodellen specificeres ingen regler for tjek og afstemning af data på tværs af og tæt ved kommunegrænsen. Det anbefales dog, at der mundtligt og visuelt samordnes ved kommunegrænsen, hvor muligt.</w:t>
      </w:r>
    </w:p>
    <w:p w14:paraId="1E3D7BD3" w14:textId="77777777" w:rsidR="00CB4BEB" w:rsidRPr="004F1776" w:rsidRDefault="00CB4BEB" w:rsidP="004F1776">
      <w:pPr>
        <w:rPr>
          <w:sz w:val="20"/>
          <w:szCs w:val="20"/>
        </w:rPr>
      </w:pPr>
      <w:r w:rsidRPr="004F1776">
        <w:rPr>
          <w:sz w:val="20"/>
          <w:szCs w:val="20"/>
        </w:rPr>
        <w:br w:type="page"/>
      </w:r>
    </w:p>
    <w:p w14:paraId="37C41F66" w14:textId="77777777" w:rsidR="00CB4BEB" w:rsidRPr="00833371" w:rsidRDefault="00CB4BEB" w:rsidP="00CB4BEB">
      <w:pPr>
        <w:pStyle w:val="Overskrift1"/>
        <w:rPr>
          <w:sz w:val="28"/>
          <w:szCs w:val="28"/>
        </w:rPr>
      </w:pPr>
      <w:bookmarkStart w:id="1055" w:name="_Toc292448041"/>
      <w:bookmarkStart w:id="1056" w:name="_Toc292448210"/>
      <w:bookmarkStart w:id="1057" w:name="_Toc292692139"/>
      <w:bookmarkStart w:id="1058" w:name="_Toc292713266"/>
      <w:bookmarkStart w:id="1059" w:name="_Toc292865152"/>
      <w:bookmarkStart w:id="1060" w:name="_Toc63351376"/>
      <w:bookmarkStart w:id="1061" w:name="_Toc122436040"/>
      <w:r>
        <w:lastRenderedPageBreak/>
        <w:t>3</w:t>
      </w:r>
      <w:r w:rsidRPr="00A32757">
        <w:t xml:space="preserve">. Generel </w:t>
      </w:r>
      <w:r w:rsidRPr="00833371">
        <w:t>datamodel (DATAKATALOG)</w:t>
      </w:r>
      <w:bookmarkEnd w:id="1055"/>
      <w:bookmarkEnd w:id="1056"/>
      <w:bookmarkEnd w:id="1057"/>
      <w:bookmarkEnd w:id="1058"/>
      <w:bookmarkEnd w:id="1059"/>
      <w:bookmarkEnd w:id="1060"/>
      <w:bookmarkEnd w:id="1061"/>
    </w:p>
    <w:p w14:paraId="79F56C69" w14:textId="38B456E5" w:rsidR="00CB4BEB" w:rsidRPr="004F1776" w:rsidRDefault="00CB4BEB" w:rsidP="00CB4BEB">
      <w:pPr>
        <w:autoSpaceDE w:val="0"/>
        <w:autoSpaceDN w:val="0"/>
        <w:adjustRightInd w:val="0"/>
        <w:rPr>
          <w:rFonts w:ascii="Trebuchet MS" w:hAnsi="Trebuchet MS" w:cs="Trebuchet MS"/>
          <w:sz w:val="19"/>
          <w:szCs w:val="19"/>
        </w:rPr>
      </w:pPr>
      <w:r w:rsidRPr="004F1776">
        <w:rPr>
          <w:rFonts w:ascii="Trebuchet MS" w:hAnsi="Trebuchet MS" w:cs="Trebuchet MS"/>
          <w:sz w:val="19"/>
          <w:szCs w:val="19"/>
        </w:rPr>
        <w:t xml:space="preserve">Den generelle del af datamodellen udgør den del, der er fælles for alle datasæt. I tekniske termer er det mere korrekt at kalde det et datakatalog, som beskriver de felter, der indgår i datamodellen. </w:t>
      </w:r>
    </w:p>
    <w:p w14:paraId="7976710B" w14:textId="77777777" w:rsidR="00005691" w:rsidRPr="00A32757" w:rsidRDefault="00005691" w:rsidP="00CB4BEB">
      <w:pPr>
        <w:autoSpaceDE w:val="0"/>
        <w:autoSpaceDN w:val="0"/>
        <w:adjustRightInd w:val="0"/>
        <w:rPr>
          <w:rFonts w:ascii="Trebuchet MS" w:hAnsi="Trebuchet MS" w:cs="Trebuchet MS"/>
          <w:sz w:val="18"/>
          <w:szCs w:val="18"/>
        </w:rPr>
      </w:pPr>
    </w:p>
    <w:p w14:paraId="574CE89C" w14:textId="2564E924" w:rsidR="00CB4BEB" w:rsidRPr="00A32757" w:rsidRDefault="00CB4BEB" w:rsidP="00CB4BEB">
      <w:pPr>
        <w:pStyle w:val="Overskrift2"/>
      </w:pPr>
      <w:bookmarkStart w:id="1062" w:name="_Toc292448042"/>
      <w:bookmarkStart w:id="1063" w:name="_Toc292448211"/>
      <w:bookmarkStart w:id="1064" w:name="_Toc292692140"/>
      <w:bookmarkStart w:id="1065" w:name="_Toc292713267"/>
      <w:bookmarkStart w:id="1066" w:name="_Toc292865153"/>
      <w:bookmarkStart w:id="1067" w:name="_Toc63351377"/>
      <w:bookmarkStart w:id="1068" w:name="_Toc122436041"/>
      <w:r>
        <w:t>3</w:t>
      </w:r>
      <w:r w:rsidRPr="00A32757">
        <w:t>.1 Felter i generel datamodel</w:t>
      </w:r>
      <w:bookmarkEnd w:id="1062"/>
      <w:bookmarkEnd w:id="1063"/>
      <w:bookmarkEnd w:id="1064"/>
      <w:bookmarkEnd w:id="1065"/>
      <w:bookmarkEnd w:id="1066"/>
      <w:bookmarkEnd w:id="1067"/>
      <w:bookmarkEnd w:id="1068"/>
      <w:r>
        <w:t xml:space="preserve"> </w:t>
      </w:r>
    </w:p>
    <w:tbl>
      <w:tblPr>
        <w:tblW w:w="136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3"/>
        <w:gridCol w:w="429"/>
        <w:gridCol w:w="852"/>
        <w:gridCol w:w="1970"/>
        <w:gridCol w:w="1447"/>
        <w:gridCol w:w="2788"/>
        <w:gridCol w:w="1329"/>
        <w:gridCol w:w="3454"/>
      </w:tblGrid>
      <w:tr w:rsidR="00CB4BEB" w:rsidRPr="0051728E" w14:paraId="57DFE35D" w14:textId="77777777" w:rsidTr="003C0924">
        <w:tc>
          <w:tcPr>
            <w:tcW w:w="1384" w:type="dxa"/>
            <w:tcBorders>
              <w:bottom w:val="single" w:sz="4" w:space="0" w:color="auto"/>
            </w:tcBorders>
            <w:shd w:val="clear" w:color="auto" w:fill="D9D9D9"/>
            <w:vAlign w:val="center"/>
          </w:tcPr>
          <w:p w14:paraId="3C849B3D" w14:textId="77777777" w:rsidR="00CB4BEB" w:rsidRPr="0051728E" w:rsidRDefault="00CB4BEB" w:rsidP="003C0924">
            <w:pPr>
              <w:rPr>
                <w:rFonts w:ascii="Trebuchet MS" w:hAnsi="Trebuchet MS" w:cs="Trebuchet MS"/>
                <w:b/>
                <w:bCs/>
                <w:sz w:val="18"/>
                <w:szCs w:val="18"/>
              </w:rPr>
            </w:pPr>
            <w:r w:rsidRPr="0051728E">
              <w:rPr>
                <w:rFonts w:ascii="Trebuchet MS" w:hAnsi="Trebuchet MS" w:cs="Trebuchet MS"/>
                <w:b/>
                <w:bCs/>
                <w:sz w:val="18"/>
                <w:szCs w:val="18"/>
              </w:rPr>
              <w:t>Feltnavn</w:t>
            </w:r>
          </w:p>
        </w:tc>
        <w:tc>
          <w:tcPr>
            <w:tcW w:w="1164" w:type="dxa"/>
            <w:gridSpan w:val="2"/>
            <w:tcBorders>
              <w:bottom w:val="single" w:sz="4" w:space="0" w:color="auto"/>
            </w:tcBorders>
            <w:shd w:val="clear" w:color="auto" w:fill="D9D9D9"/>
          </w:tcPr>
          <w:p w14:paraId="46444296"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Feltnavn10</w:t>
            </w:r>
          </w:p>
        </w:tc>
        <w:tc>
          <w:tcPr>
            <w:tcW w:w="1991" w:type="dxa"/>
            <w:tcBorders>
              <w:bottom w:val="single" w:sz="4" w:space="0" w:color="auto"/>
            </w:tcBorders>
            <w:shd w:val="clear" w:color="auto" w:fill="D9D9D9"/>
            <w:vAlign w:val="center"/>
          </w:tcPr>
          <w:p w14:paraId="43BB3CA6"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Formål</w:t>
            </w:r>
          </w:p>
        </w:tc>
        <w:tc>
          <w:tcPr>
            <w:tcW w:w="1458" w:type="dxa"/>
            <w:tcBorders>
              <w:bottom w:val="single" w:sz="4" w:space="0" w:color="auto"/>
            </w:tcBorders>
            <w:shd w:val="clear" w:color="auto" w:fill="D9D9D9"/>
            <w:vAlign w:val="center"/>
          </w:tcPr>
          <w:p w14:paraId="0112831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Datatype</w:t>
            </w:r>
          </w:p>
        </w:tc>
        <w:tc>
          <w:tcPr>
            <w:tcW w:w="2815" w:type="dxa"/>
            <w:tcBorders>
              <w:bottom w:val="single" w:sz="4" w:space="0" w:color="auto"/>
            </w:tcBorders>
            <w:shd w:val="clear" w:color="auto" w:fill="D9D9D9"/>
            <w:vAlign w:val="center"/>
          </w:tcPr>
          <w:p w14:paraId="3E3B306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Værdiområde</w:t>
            </w:r>
          </w:p>
        </w:tc>
        <w:tc>
          <w:tcPr>
            <w:tcW w:w="1333" w:type="dxa"/>
            <w:tcBorders>
              <w:bottom w:val="single" w:sz="4" w:space="0" w:color="auto"/>
            </w:tcBorders>
            <w:shd w:val="clear" w:color="auto" w:fill="D9D9D9"/>
            <w:vAlign w:val="center"/>
          </w:tcPr>
          <w:p w14:paraId="7FBD3B68" w14:textId="77777777" w:rsidR="00CB4BEB" w:rsidRPr="0051728E" w:rsidRDefault="00CB4BEB" w:rsidP="003C0924">
            <w:pPr>
              <w:autoSpaceDE w:val="0"/>
              <w:autoSpaceDN w:val="0"/>
              <w:adjustRightInd w:val="0"/>
              <w:rPr>
                <w:rFonts w:ascii="Trebuchet MS" w:hAnsi="Trebuchet MS" w:cs="Trebuchet MS"/>
                <w:b/>
                <w:bCs/>
                <w:sz w:val="18"/>
                <w:szCs w:val="18"/>
              </w:rPr>
            </w:pPr>
            <w:r w:rsidRPr="0051728E">
              <w:rPr>
                <w:rFonts w:ascii="Trebuchet MS" w:hAnsi="Trebuchet MS" w:cs="Trebuchet MS"/>
                <w:b/>
                <w:bCs/>
                <w:sz w:val="18"/>
                <w:szCs w:val="18"/>
              </w:rPr>
              <w:t>Obligatorisk /</w:t>
            </w:r>
          </w:p>
          <w:p w14:paraId="199CF57A"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frit</w:t>
            </w:r>
          </w:p>
        </w:tc>
        <w:tc>
          <w:tcPr>
            <w:tcW w:w="3507" w:type="dxa"/>
            <w:shd w:val="clear" w:color="auto" w:fill="D9D9D9"/>
            <w:vAlign w:val="center"/>
          </w:tcPr>
          <w:p w14:paraId="358203FD"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Eksempel</w:t>
            </w:r>
          </w:p>
        </w:tc>
      </w:tr>
      <w:tr w:rsidR="00CB4BEB" w:rsidRPr="0051728E" w14:paraId="50E091ED" w14:textId="77777777" w:rsidTr="003C0924">
        <w:trPr>
          <w:trHeight w:hRule="exact" w:val="255"/>
        </w:trPr>
        <w:tc>
          <w:tcPr>
            <w:tcW w:w="1384" w:type="dxa"/>
            <w:tcBorders>
              <w:top w:val="single" w:sz="4" w:space="0" w:color="auto"/>
              <w:left w:val="single" w:sz="4" w:space="0" w:color="auto"/>
              <w:bottom w:val="single" w:sz="4" w:space="0" w:color="auto"/>
              <w:right w:val="single" w:sz="4" w:space="0" w:color="auto"/>
            </w:tcBorders>
            <w:vAlign w:val="bottom"/>
          </w:tcPr>
          <w:p w14:paraId="43225A8D" w14:textId="5860A2DC" w:rsidR="00CB4BEB" w:rsidRPr="0051728E" w:rsidRDefault="006600CA" w:rsidP="003C0924">
            <w:pPr>
              <w:rPr>
                <w:rFonts w:ascii="Trebuchet MS" w:hAnsi="Trebuchet MS" w:cs="Trebuchet MS"/>
                <w:sz w:val="18"/>
                <w:szCs w:val="18"/>
              </w:rPr>
            </w:pPr>
            <w:r>
              <w:rPr>
                <w:rFonts w:ascii="Trebuchet MS" w:hAnsi="Trebuchet MS" w:cs="Trebuchet MS"/>
                <w:sz w:val="18"/>
                <w:szCs w:val="18"/>
              </w:rPr>
              <w:t>t</w:t>
            </w:r>
            <w:r w:rsidR="00CB4BEB">
              <w:rPr>
                <w:rFonts w:ascii="Trebuchet MS" w:hAnsi="Trebuchet MS" w:cs="Trebuchet MS"/>
                <w:sz w:val="18"/>
                <w:szCs w:val="18"/>
              </w:rPr>
              <w:t>ema</w:t>
            </w:r>
            <w:r w:rsidR="00CB4BEB" w:rsidRPr="0051728E">
              <w:rPr>
                <w:rFonts w:ascii="Trebuchet MS" w:hAnsi="Trebuchet MS" w:cs="Trebuchet MS"/>
                <w:sz w:val="18"/>
                <w:szCs w:val="18"/>
              </w:rPr>
              <w:t>kode</w:t>
            </w:r>
          </w:p>
        </w:tc>
        <w:tc>
          <w:tcPr>
            <w:tcW w:w="1164" w:type="dxa"/>
            <w:gridSpan w:val="2"/>
            <w:tcBorders>
              <w:top w:val="single" w:sz="4" w:space="0" w:color="auto"/>
              <w:left w:val="single" w:sz="4" w:space="0" w:color="auto"/>
              <w:bottom w:val="single" w:sz="4" w:space="0" w:color="auto"/>
              <w:right w:val="single" w:sz="4" w:space="0" w:color="auto"/>
            </w:tcBorders>
            <w:vAlign w:val="bottom"/>
          </w:tcPr>
          <w:p w14:paraId="17F89F0E"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w:t>
            </w:r>
            <w:r w:rsidRPr="0051728E">
              <w:rPr>
                <w:rFonts w:ascii="Trebuchet MS" w:hAnsi="Trebuchet MS" w:cs="Trebuchet MS"/>
                <w:sz w:val="18"/>
                <w:szCs w:val="18"/>
              </w:rPr>
              <w:t>kode</w:t>
            </w:r>
          </w:p>
        </w:tc>
        <w:tc>
          <w:tcPr>
            <w:tcW w:w="1991" w:type="dxa"/>
            <w:tcBorders>
              <w:top w:val="single" w:sz="4" w:space="0" w:color="auto"/>
              <w:left w:val="single" w:sz="4" w:space="0" w:color="auto"/>
              <w:bottom w:val="single" w:sz="4" w:space="0" w:color="auto"/>
              <w:right w:val="single" w:sz="4" w:space="0" w:color="auto"/>
            </w:tcBorders>
            <w:vAlign w:val="bottom"/>
          </w:tcPr>
          <w:p w14:paraId="37FA88A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Kode for temanavn</w:t>
            </w:r>
          </w:p>
        </w:tc>
        <w:tc>
          <w:tcPr>
            <w:tcW w:w="1458" w:type="dxa"/>
            <w:tcBorders>
              <w:top w:val="single" w:sz="4" w:space="0" w:color="auto"/>
              <w:left w:val="single" w:sz="4" w:space="0" w:color="auto"/>
              <w:bottom w:val="single" w:sz="4" w:space="0" w:color="auto"/>
              <w:right w:val="single" w:sz="4" w:space="0" w:color="auto"/>
            </w:tcBorders>
            <w:vAlign w:val="bottom"/>
          </w:tcPr>
          <w:p w14:paraId="2159E4E2"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2815" w:type="dxa"/>
            <w:tcBorders>
              <w:top w:val="single" w:sz="4" w:space="0" w:color="auto"/>
              <w:left w:val="single" w:sz="4" w:space="0" w:color="auto"/>
              <w:bottom w:val="single" w:sz="4" w:space="0" w:color="auto"/>
              <w:right w:val="single" w:sz="4" w:space="0" w:color="auto"/>
            </w:tcBorders>
            <w:vAlign w:val="bottom"/>
          </w:tcPr>
          <w:p w14:paraId="10AE8700" w14:textId="77777777" w:rsidR="00CB4BEB" w:rsidRPr="00776E43" w:rsidRDefault="00CB4BEB" w:rsidP="003C0924">
            <w:pPr>
              <w:rPr>
                <w:rFonts w:ascii="Trebuchet MS" w:hAnsi="Trebuchet MS" w:cs="Trebuchet MS"/>
                <w:color w:val="808080"/>
                <w:sz w:val="18"/>
                <w:szCs w:val="18"/>
              </w:rPr>
            </w:pPr>
            <w:r w:rsidRPr="00EA6C92">
              <w:rPr>
                <w:rFonts w:ascii="Trebuchet MS" w:hAnsi="Trebuchet MS" w:cs="Trebuchet MS"/>
                <w:sz w:val="18"/>
                <w:szCs w:val="18"/>
              </w:rPr>
              <w:t>5000-7999</w:t>
            </w:r>
          </w:p>
        </w:tc>
        <w:tc>
          <w:tcPr>
            <w:tcW w:w="1333" w:type="dxa"/>
            <w:tcBorders>
              <w:top w:val="single" w:sz="4" w:space="0" w:color="auto"/>
              <w:left w:val="single" w:sz="4" w:space="0" w:color="auto"/>
              <w:bottom w:val="single" w:sz="4" w:space="0" w:color="auto"/>
              <w:right w:val="single" w:sz="4" w:space="0" w:color="auto"/>
            </w:tcBorders>
            <w:vAlign w:val="bottom"/>
          </w:tcPr>
          <w:p w14:paraId="127DB6C3" w14:textId="77777777" w:rsidR="00CB4BEB" w:rsidRPr="00C15CC3" w:rsidRDefault="00CB4BEB" w:rsidP="003C0924">
            <w:pPr>
              <w:jc w:val="center"/>
              <w:rPr>
                <w:rFonts w:ascii="Trebuchet MS" w:hAnsi="Trebuchet MS" w:cs="Trebuchet MS"/>
                <w:sz w:val="18"/>
                <w:szCs w:val="18"/>
              </w:rPr>
            </w:pPr>
            <w:r w:rsidRPr="00C15CC3">
              <w:rPr>
                <w:rFonts w:ascii="Trebuchet MS" w:hAnsi="Trebuchet MS" w:cs="Trebuchet MS"/>
                <w:sz w:val="18"/>
                <w:szCs w:val="18"/>
              </w:rPr>
              <w:t>O</w:t>
            </w:r>
          </w:p>
        </w:tc>
        <w:tc>
          <w:tcPr>
            <w:tcW w:w="3507" w:type="dxa"/>
            <w:tcBorders>
              <w:left w:val="single" w:sz="4" w:space="0" w:color="auto"/>
              <w:bottom w:val="single" w:sz="4" w:space="0" w:color="auto"/>
            </w:tcBorders>
            <w:vAlign w:val="bottom"/>
          </w:tcPr>
          <w:p w14:paraId="7BD90D4F" w14:textId="77777777" w:rsidR="00CB4BEB" w:rsidRPr="00C15CC3" w:rsidRDefault="00CB4BEB" w:rsidP="003C0924">
            <w:pPr>
              <w:rPr>
                <w:rFonts w:ascii="Trebuchet MS" w:hAnsi="Trebuchet MS" w:cs="Trebuchet MS"/>
                <w:sz w:val="18"/>
                <w:szCs w:val="18"/>
              </w:rPr>
            </w:pPr>
            <w:r w:rsidRPr="00C15CC3">
              <w:rPr>
                <w:rFonts w:ascii="Trebuchet MS" w:hAnsi="Trebuchet MS" w:cs="Trebuchet MS"/>
                <w:sz w:val="18"/>
                <w:szCs w:val="18"/>
              </w:rPr>
              <w:t>6400</w:t>
            </w:r>
          </w:p>
        </w:tc>
      </w:tr>
      <w:tr w:rsidR="00CB4BEB" w:rsidRPr="0051728E" w14:paraId="6CEAC316" w14:textId="77777777" w:rsidTr="003C0924">
        <w:trPr>
          <w:trHeight w:hRule="exact" w:val="255"/>
        </w:trPr>
        <w:tc>
          <w:tcPr>
            <w:tcW w:w="1384" w:type="dxa"/>
            <w:tcBorders>
              <w:top w:val="single" w:sz="4" w:space="0" w:color="auto"/>
              <w:left w:val="single" w:sz="4" w:space="0" w:color="auto"/>
              <w:bottom w:val="single" w:sz="4" w:space="0" w:color="auto"/>
              <w:right w:val="single" w:sz="4" w:space="0" w:color="auto"/>
            </w:tcBorders>
            <w:shd w:val="clear" w:color="auto" w:fill="99CCFF"/>
            <w:vAlign w:val="bottom"/>
          </w:tcPr>
          <w:p w14:paraId="524AFF3F" w14:textId="6502BED5" w:rsidR="00CB4BEB" w:rsidRPr="004707DF" w:rsidRDefault="006600CA" w:rsidP="003C0924">
            <w:pPr>
              <w:rPr>
                <w:rFonts w:ascii="Trebuchet MS" w:hAnsi="Trebuchet MS" w:cs="Trebuchet MS"/>
                <w:sz w:val="18"/>
                <w:szCs w:val="18"/>
              </w:rPr>
            </w:pPr>
            <w:r>
              <w:rPr>
                <w:rFonts w:ascii="Trebuchet MS" w:hAnsi="Trebuchet MS" w:cs="Trebuchet MS"/>
                <w:sz w:val="18"/>
                <w:szCs w:val="18"/>
              </w:rPr>
              <w:t>t</w:t>
            </w:r>
            <w:r w:rsidR="00CB4BEB">
              <w:rPr>
                <w:rFonts w:ascii="Trebuchet MS" w:hAnsi="Trebuchet MS" w:cs="Trebuchet MS"/>
                <w:sz w:val="18"/>
                <w:szCs w:val="18"/>
              </w:rPr>
              <w:t>ema</w:t>
            </w:r>
            <w:r w:rsidR="00CB4BEB" w:rsidRPr="004707DF">
              <w:rPr>
                <w:rFonts w:ascii="Trebuchet MS" w:hAnsi="Trebuchet MS" w:cs="Trebuchet MS"/>
                <w:sz w:val="18"/>
                <w:szCs w:val="18"/>
              </w:rPr>
              <w:t>navn</w:t>
            </w:r>
          </w:p>
        </w:tc>
        <w:tc>
          <w:tcPr>
            <w:tcW w:w="1164"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222EFF09" w14:textId="77777777" w:rsidR="00CB4BEB" w:rsidRPr="004707DF" w:rsidRDefault="00CB4BEB" w:rsidP="003C0924">
            <w:pPr>
              <w:rPr>
                <w:rFonts w:ascii="Trebuchet MS" w:hAnsi="Trebuchet MS" w:cs="Trebuchet MS"/>
                <w:sz w:val="18"/>
                <w:szCs w:val="18"/>
              </w:rPr>
            </w:pPr>
            <w:r>
              <w:rPr>
                <w:rFonts w:ascii="Trebuchet MS" w:hAnsi="Trebuchet MS" w:cs="Trebuchet MS"/>
                <w:sz w:val="18"/>
                <w:szCs w:val="18"/>
              </w:rPr>
              <w:t>tema</w:t>
            </w:r>
            <w:r w:rsidRPr="004707DF">
              <w:rPr>
                <w:rFonts w:ascii="Trebuchet MS" w:hAnsi="Trebuchet MS" w:cs="Trebuchet MS"/>
                <w:sz w:val="18"/>
                <w:szCs w:val="18"/>
              </w:rPr>
              <w:t>navn</w:t>
            </w:r>
          </w:p>
        </w:tc>
        <w:tc>
          <w:tcPr>
            <w:tcW w:w="1991" w:type="dxa"/>
            <w:tcBorders>
              <w:top w:val="single" w:sz="4" w:space="0" w:color="auto"/>
              <w:left w:val="single" w:sz="4" w:space="0" w:color="auto"/>
              <w:bottom w:val="single" w:sz="4" w:space="0" w:color="auto"/>
              <w:right w:val="single" w:sz="4" w:space="0" w:color="auto"/>
            </w:tcBorders>
            <w:shd w:val="clear" w:color="auto" w:fill="99CCFF"/>
            <w:vAlign w:val="bottom"/>
          </w:tcPr>
          <w:p w14:paraId="7FFACC5D" w14:textId="77777777" w:rsidR="00CB4BEB" w:rsidRPr="004707DF" w:rsidRDefault="00CB4BEB" w:rsidP="003C0924">
            <w:pPr>
              <w:rPr>
                <w:rFonts w:ascii="Trebuchet MS" w:hAnsi="Trebuchet MS" w:cs="Trebuchet MS"/>
                <w:sz w:val="18"/>
                <w:szCs w:val="18"/>
              </w:rPr>
            </w:pPr>
            <w:r w:rsidRPr="004707DF">
              <w:rPr>
                <w:rFonts w:ascii="Trebuchet MS" w:hAnsi="Trebuchet MS" w:cs="Trebuchet MS"/>
                <w:sz w:val="18"/>
                <w:szCs w:val="18"/>
              </w:rPr>
              <w:t>Temanavn</w:t>
            </w:r>
          </w:p>
        </w:tc>
        <w:tc>
          <w:tcPr>
            <w:tcW w:w="1458" w:type="dxa"/>
            <w:tcBorders>
              <w:top w:val="single" w:sz="4" w:space="0" w:color="auto"/>
              <w:left w:val="single" w:sz="4" w:space="0" w:color="auto"/>
              <w:bottom w:val="single" w:sz="4" w:space="0" w:color="auto"/>
              <w:right w:val="single" w:sz="4" w:space="0" w:color="auto"/>
            </w:tcBorders>
            <w:shd w:val="clear" w:color="auto" w:fill="99CCFF"/>
            <w:vAlign w:val="bottom"/>
          </w:tcPr>
          <w:p w14:paraId="537F12A8" w14:textId="77777777" w:rsidR="00CB4BEB" w:rsidRPr="004707DF" w:rsidRDefault="00CB4BEB" w:rsidP="003C0924">
            <w:pPr>
              <w:rPr>
                <w:rFonts w:ascii="Trebuchet MS" w:hAnsi="Trebuchet MS" w:cs="Trebuchet MS"/>
                <w:sz w:val="18"/>
                <w:szCs w:val="18"/>
              </w:rPr>
            </w:pPr>
            <w:r w:rsidRPr="004707DF">
              <w:rPr>
                <w:rFonts w:ascii="Trebuchet MS" w:hAnsi="Trebuchet MS" w:cs="Trebuchet MS"/>
                <w:sz w:val="18"/>
                <w:szCs w:val="18"/>
              </w:rPr>
              <w:t>Tekststreng</w:t>
            </w:r>
          </w:p>
        </w:tc>
        <w:tc>
          <w:tcPr>
            <w:tcW w:w="2815" w:type="dxa"/>
            <w:tcBorders>
              <w:top w:val="single" w:sz="4" w:space="0" w:color="auto"/>
              <w:left w:val="single" w:sz="4" w:space="0" w:color="auto"/>
              <w:bottom w:val="single" w:sz="4" w:space="0" w:color="auto"/>
              <w:right w:val="single" w:sz="4" w:space="0" w:color="auto"/>
            </w:tcBorders>
            <w:shd w:val="clear" w:color="auto" w:fill="99CCFF"/>
            <w:vAlign w:val="bottom"/>
          </w:tcPr>
          <w:p w14:paraId="4CFB8F12" w14:textId="77777777" w:rsidR="00CB4BEB" w:rsidRPr="004707DF" w:rsidRDefault="00CB4BEB" w:rsidP="003C0924">
            <w:pPr>
              <w:rPr>
                <w:rFonts w:ascii="Trebuchet MS" w:hAnsi="Trebuchet MS" w:cs="Trebuchet MS"/>
                <w:sz w:val="18"/>
                <w:szCs w:val="18"/>
              </w:rPr>
            </w:pPr>
            <w:r w:rsidRPr="004707DF">
              <w:rPr>
                <w:rFonts w:ascii="Trebuchet MS" w:hAnsi="Trebuchet MS" w:cs="Trebuchet MS"/>
                <w:sz w:val="18"/>
                <w:szCs w:val="18"/>
              </w:rPr>
              <w:t>0-128 tegn</w:t>
            </w:r>
          </w:p>
        </w:tc>
        <w:tc>
          <w:tcPr>
            <w:tcW w:w="1333" w:type="dxa"/>
            <w:tcBorders>
              <w:top w:val="single" w:sz="4" w:space="0" w:color="auto"/>
              <w:left w:val="single" w:sz="4" w:space="0" w:color="auto"/>
              <w:bottom w:val="single" w:sz="4" w:space="0" w:color="auto"/>
              <w:right w:val="single" w:sz="4" w:space="0" w:color="auto"/>
            </w:tcBorders>
            <w:shd w:val="clear" w:color="auto" w:fill="99CCFF"/>
            <w:vAlign w:val="bottom"/>
          </w:tcPr>
          <w:p w14:paraId="69AC8FC9" w14:textId="77777777" w:rsidR="00CB4BEB" w:rsidRPr="004707DF" w:rsidRDefault="00CB4BEB" w:rsidP="003C0924">
            <w:pPr>
              <w:jc w:val="center"/>
              <w:rPr>
                <w:rFonts w:ascii="Trebuchet MS" w:hAnsi="Trebuchet MS" w:cs="Trebuchet MS"/>
                <w:sz w:val="18"/>
                <w:szCs w:val="18"/>
              </w:rPr>
            </w:pPr>
            <w:r w:rsidRPr="004707DF">
              <w:rPr>
                <w:rFonts w:ascii="Trebuchet MS" w:hAnsi="Trebuchet MS" w:cs="Trebuchet MS"/>
                <w:sz w:val="18"/>
                <w:szCs w:val="18"/>
              </w:rPr>
              <w:t>S</w:t>
            </w:r>
          </w:p>
        </w:tc>
        <w:tc>
          <w:tcPr>
            <w:tcW w:w="3507" w:type="dxa"/>
            <w:tcBorders>
              <w:left w:val="single" w:sz="4" w:space="0" w:color="auto"/>
            </w:tcBorders>
            <w:shd w:val="clear" w:color="auto" w:fill="99CCFF"/>
            <w:vAlign w:val="bottom"/>
          </w:tcPr>
          <w:p w14:paraId="1C150197" w14:textId="77777777" w:rsidR="00CB4BEB" w:rsidRPr="004707DF" w:rsidRDefault="00CB4BEB" w:rsidP="003C0924">
            <w:pPr>
              <w:rPr>
                <w:rFonts w:ascii="Trebuchet MS" w:hAnsi="Trebuchet MS" w:cs="Trebuchet MS"/>
                <w:sz w:val="18"/>
                <w:szCs w:val="18"/>
              </w:rPr>
            </w:pPr>
            <w:r w:rsidRPr="004707DF">
              <w:rPr>
                <w:rFonts w:ascii="Trebuchet MS" w:hAnsi="Trebuchet MS" w:cs="Trebuchet MS"/>
                <w:sz w:val="18"/>
                <w:szCs w:val="18"/>
              </w:rPr>
              <w:t>Brandhane</w:t>
            </w:r>
          </w:p>
        </w:tc>
      </w:tr>
      <w:tr w:rsidR="00CB4BEB" w:rsidRPr="00D76891" w14:paraId="3EF45CC7" w14:textId="77777777" w:rsidTr="003C0924">
        <w:trPr>
          <w:trHeight w:hRule="exact" w:val="765"/>
        </w:trPr>
        <w:tc>
          <w:tcPr>
            <w:tcW w:w="1384" w:type="dxa"/>
            <w:tcBorders>
              <w:top w:val="single" w:sz="4" w:space="0" w:color="auto"/>
              <w:left w:val="single" w:sz="4" w:space="0" w:color="auto"/>
              <w:bottom w:val="single" w:sz="4" w:space="0" w:color="auto"/>
              <w:right w:val="single" w:sz="4" w:space="0" w:color="auto"/>
            </w:tcBorders>
            <w:shd w:val="clear" w:color="auto" w:fill="FFFFFF"/>
            <w:vAlign w:val="center"/>
          </w:tcPr>
          <w:p w14:paraId="054B1CE8" w14:textId="77777777" w:rsidR="00CB4BEB" w:rsidRPr="00776E43" w:rsidRDefault="00CB4BEB" w:rsidP="003C0924">
            <w:pPr>
              <w:rPr>
                <w:rFonts w:ascii="Trebuchet MS" w:hAnsi="Trebuchet MS" w:cs="Trebuchet MS"/>
                <w:color w:val="FF0000"/>
                <w:sz w:val="18"/>
                <w:szCs w:val="18"/>
              </w:rPr>
            </w:pPr>
            <w:proofErr w:type="spellStart"/>
            <w:r>
              <w:rPr>
                <w:rFonts w:ascii="Trebuchet MS" w:hAnsi="Trebuchet MS" w:cs="Trebuchet MS"/>
                <w:color w:val="FF0000"/>
                <w:sz w:val="18"/>
                <w:szCs w:val="18"/>
              </w:rPr>
              <w:t>o</w:t>
            </w:r>
            <w:r w:rsidRPr="00776E43">
              <w:rPr>
                <w:rFonts w:ascii="Trebuchet MS" w:hAnsi="Trebuchet MS" w:cs="Trebuchet MS"/>
                <w:color w:val="FF0000"/>
                <w:sz w:val="18"/>
                <w:szCs w:val="18"/>
              </w:rPr>
              <w:t>bjekt_id</w:t>
            </w:r>
            <w:proofErr w:type="spellEnd"/>
          </w:p>
        </w:tc>
        <w:tc>
          <w:tcPr>
            <w:tcW w:w="1164"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2DA091C7" w14:textId="77777777" w:rsidR="00CB4BEB" w:rsidRPr="00776E43" w:rsidRDefault="00CB4BEB" w:rsidP="003C0924">
            <w:pPr>
              <w:rPr>
                <w:rFonts w:ascii="Trebuchet MS" w:hAnsi="Trebuchet MS" w:cs="Trebuchet MS"/>
                <w:color w:val="FF0000"/>
                <w:sz w:val="18"/>
                <w:szCs w:val="18"/>
              </w:rPr>
            </w:pPr>
            <w:proofErr w:type="spellStart"/>
            <w:r>
              <w:rPr>
                <w:rFonts w:ascii="Trebuchet MS" w:hAnsi="Trebuchet MS" w:cs="Trebuchet MS"/>
                <w:color w:val="FF0000"/>
                <w:sz w:val="18"/>
                <w:szCs w:val="18"/>
              </w:rPr>
              <w:t>o</w:t>
            </w:r>
            <w:r w:rsidRPr="00776E43">
              <w:rPr>
                <w:rFonts w:ascii="Trebuchet MS" w:hAnsi="Trebuchet MS" w:cs="Trebuchet MS"/>
                <w:color w:val="FF0000"/>
                <w:sz w:val="18"/>
                <w:szCs w:val="18"/>
              </w:rPr>
              <w:t>bjekt_id</w:t>
            </w:r>
            <w:proofErr w:type="spellEnd"/>
          </w:p>
        </w:tc>
        <w:tc>
          <w:tcPr>
            <w:tcW w:w="1991" w:type="dxa"/>
            <w:tcBorders>
              <w:top w:val="single" w:sz="4" w:space="0" w:color="auto"/>
              <w:left w:val="single" w:sz="4" w:space="0" w:color="auto"/>
              <w:bottom w:val="single" w:sz="4" w:space="0" w:color="auto"/>
              <w:right w:val="single" w:sz="4" w:space="0" w:color="auto"/>
            </w:tcBorders>
            <w:shd w:val="clear" w:color="auto" w:fill="FFFFFF"/>
            <w:vAlign w:val="center"/>
          </w:tcPr>
          <w:p w14:paraId="04053A31" w14:textId="77777777" w:rsidR="00CB4BEB" w:rsidRDefault="00CB4BEB" w:rsidP="003C0924">
            <w:pPr>
              <w:rPr>
                <w:rFonts w:ascii="Trebuchet MS" w:hAnsi="Trebuchet MS" w:cs="Trebuchet MS"/>
                <w:color w:val="FF0000"/>
                <w:sz w:val="18"/>
                <w:szCs w:val="18"/>
              </w:rPr>
            </w:pPr>
            <w:r w:rsidRPr="00776E43">
              <w:rPr>
                <w:rFonts w:ascii="Trebuchet MS" w:hAnsi="Trebuchet MS" w:cs="Trebuchet MS"/>
                <w:color w:val="FF0000"/>
                <w:sz w:val="18"/>
                <w:szCs w:val="18"/>
              </w:rPr>
              <w:t>Entydig databasenøgle</w:t>
            </w:r>
            <w:r>
              <w:rPr>
                <w:rFonts w:ascii="Trebuchet MS" w:hAnsi="Trebuchet MS" w:cs="Trebuchet MS"/>
                <w:color w:val="FF0000"/>
                <w:sz w:val="18"/>
                <w:szCs w:val="18"/>
              </w:rPr>
              <w:t xml:space="preserve"> </w:t>
            </w:r>
          </w:p>
          <w:p w14:paraId="5796146F" w14:textId="77777777" w:rsidR="00CB4BEB" w:rsidRPr="00776E43" w:rsidRDefault="00CB4BEB" w:rsidP="003C0924">
            <w:pPr>
              <w:rPr>
                <w:rFonts w:ascii="Trebuchet MS" w:hAnsi="Trebuchet MS" w:cs="Trebuchet MS"/>
                <w:color w:val="FF0000"/>
                <w:sz w:val="18"/>
                <w:szCs w:val="18"/>
              </w:rPr>
            </w:pPr>
            <w:r w:rsidRPr="00776E43">
              <w:rPr>
                <w:rFonts w:ascii="Trebuchet MS" w:hAnsi="Trebuchet MS" w:cs="Trebuchet MS"/>
                <w:color w:val="FF0000"/>
                <w:sz w:val="18"/>
                <w:szCs w:val="18"/>
              </w:rPr>
              <w:t>over tid</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center"/>
          </w:tcPr>
          <w:p w14:paraId="339ACDBA" w14:textId="77777777" w:rsidR="00CB4BEB" w:rsidRPr="00776E43" w:rsidRDefault="00CB4BEB" w:rsidP="003C0924">
            <w:pPr>
              <w:rPr>
                <w:rFonts w:ascii="Trebuchet MS" w:hAnsi="Trebuchet MS" w:cs="Trebuchet MS"/>
                <w:color w:val="FF0000"/>
                <w:sz w:val="18"/>
                <w:szCs w:val="18"/>
              </w:rPr>
            </w:pPr>
            <w:r>
              <w:rPr>
                <w:rFonts w:ascii="Trebuchet MS" w:hAnsi="Trebuchet MS" w:cs="Trebuchet MS"/>
                <w:color w:val="FF0000"/>
                <w:sz w:val="18"/>
                <w:szCs w:val="18"/>
              </w:rPr>
              <w:t>UUID (</w:t>
            </w:r>
            <w:r w:rsidRPr="00776E43">
              <w:rPr>
                <w:rFonts w:ascii="Trebuchet MS" w:hAnsi="Trebuchet MS" w:cs="Trebuchet MS"/>
                <w:color w:val="FF0000"/>
                <w:sz w:val="18"/>
                <w:szCs w:val="18"/>
              </w:rPr>
              <w:t>128 bit</w:t>
            </w:r>
            <w:r>
              <w:rPr>
                <w:rFonts w:ascii="Trebuchet MS" w:hAnsi="Trebuchet MS" w:cs="Trebuchet MS"/>
                <w:color w:val="FF0000"/>
                <w:sz w:val="18"/>
                <w:szCs w:val="18"/>
              </w:rPr>
              <w:t>)</w:t>
            </w:r>
          </w:p>
        </w:tc>
        <w:tc>
          <w:tcPr>
            <w:tcW w:w="2815" w:type="dxa"/>
            <w:tcBorders>
              <w:top w:val="single" w:sz="4" w:space="0" w:color="auto"/>
              <w:left w:val="single" w:sz="4" w:space="0" w:color="auto"/>
              <w:bottom w:val="single" w:sz="4" w:space="0" w:color="auto"/>
              <w:right w:val="single" w:sz="4" w:space="0" w:color="auto"/>
            </w:tcBorders>
            <w:shd w:val="clear" w:color="auto" w:fill="FFFFFF"/>
            <w:vAlign w:val="center"/>
          </w:tcPr>
          <w:p w14:paraId="54D32585" w14:textId="77777777" w:rsidR="00CB4BEB" w:rsidRPr="0093184F" w:rsidRDefault="00CB4BEB" w:rsidP="003C0924">
            <w:pPr>
              <w:rPr>
                <w:rFonts w:ascii="Trebuchet MS" w:hAnsi="Trebuchet MS" w:cs="Trebuchet MS"/>
                <w:color w:val="FF0000"/>
                <w:sz w:val="18"/>
                <w:szCs w:val="18"/>
              </w:rPr>
            </w:pPr>
            <w:r w:rsidRPr="0093184F">
              <w:rPr>
                <w:rFonts w:ascii="Trebuchet MS" w:hAnsi="Trebuchet MS" w:cs="Trebuchet MS"/>
                <w:color w:val="FF0000"/>
                <w:sz w:val="18"/>
                <w:szCs w:val="18"/>
              </w:rPr>
              <w:t>16 bytes</w:t>
            </w:r>
          </w:p>
        </w:tc>
        <w:tc>
          <w:tcPr>
            <w:tcW w:w="1333" w:type="dxa"/>
            <w:tcBorders>
              <w:top w:val="single" w:sz="4" w:space="0" w:color="auto"/>
              <w:left w:val="single" w:sz="4" w:space="0" w:color="auto"/>
              <w:bottom w:val="single" w:sz="4" w:space="0" w:color="auto"/>
              <w:right w:val="single" w:sz="4" w:space="0" w:color="auto"/>
            </w:tcBorders>
            <w:shd w:val="clear" w:color="auto" w:fill="FFFFFF"/>
            <w:vAlign w:val="center"/>
          </w:tcPr>
          <w:p w14:paraId="43534E0F" w14:textId="77777777" w:rsidR="00CB4BEB" w:rsidRPr="0093184F" w:rsidRDefault="00CB4BEB" w:rsidP="003C0924">
            <w:pPr>
              <w:jc w:val="center"/>
              <w:rPr>
                <w:rFonts w:ascii="Trebuchet MS" w:hAnsi="Trebuchet MS" w:cs="Trebuchet MS"/>
                <w:color w:val="FF0000"/>
                <w:sz w:val="18"/>
                <w:szCs w:val="18"/>
              </w:rPr>
            </w:pPr>
            <w:r w:rsidRPr="0093184F">
              <w:rPr>
                <w:rFonts w:ascii="Trebuchet MS" w:hAnsi="Trebuchet MS" w:cs="Trebuchet MS"/>
                <w:color w:val="FF0000"/>
                <w:sz w:val="18"/>
                <w:szCs w:val="18"/>
              </w:rPr>
              <w:t>S</w:t>
            </w:r>
          </w:p>
        </w:tc>
        <w:tc>
          <w:tcPr>
            <w:tcW w:w="3507" w:type="dxa"/>
            <w:tcBorders>
              <w:left w:val="single" w:sz="4" w:space="0" w:color="auto"/>
            </w:tcBorders>
            <w:shd w:val="clear" w:color="auto" w:fill="FFFFFF"/>
            <w:vAlign w:val="center"/>
          </w:tcPr>
          <w:p w14:paraId="6DE6811E" w14:textId="77777777" w:rsidR="00CB4BEB" w:rsidRPr="00833371" w:rsidRDefault="00CB4BEB" w:rsidP="003C0924">
            <w:pPr>
              <w:rPr>
                <w:rFonts w:ascii="Trebuchet MS" w:hAnsi="Trebuchet MS" w:cs="Trebuchet MS"/>
                <w:color w:val="FF0000"/>
                <w:sz w:val="18"/>
                <w:szCs w:val="18"/>
                <w:lang w:val="en-US"/>
              </w:rPr>
            </w:pPr>
            <w:r w:rsidRPr="00833371">
              <w:rPr>
                <w:rFonts w:ascii="Trebuchet MS" w:hAnsi="Trebuchet MS" w:cs="Trebuchet MS"/>
                <w:color w:val="FF0000"/>
                <w:sz w:val="18"/>
                <w:szCs w:val="18"/>
                <w:lang w:val="en-US"/>
              </w:rPr>
              <w:t>E6AB20EA-67E4-4C11-A051-B50A084788A3</w:t>
            </w:r>
          </w:p>
        </w:tc>
      </w:tr>
      <w:tr w:rsidR="00CB4BEB" w:rsidRPr="00D76891" w14:paraId="39BCB4F5" w14:textId="77777777" w:rsidTr="003C0924">
        <w:trPr>
          <w:trHeight w:hRule="exact" w:val="454"/>
        </w:trPr>
        <w:tc>
          <w:tcPr>
            <w:tcW w:w="1384" w:type="dxa"/>
            <w:tcBorders>
              <w:top w:val="single" w:sz="4" w:space="0" w:color="auto"/>
              <w:left w:val="single" w:sz="4" w:space="0" w:color="auto"/>
              <w:bottom w:val="single" w:sz="4" w:space="0" w:color="auto"/>
              <w:right w:val="single" w:sz="4" w:space="0" w:color="auto"/>
            </w:tcBorders>
            <w:shd w:val="clear" w:color="auto" w:fill="FFFFFF"/>
            <w:vAlign w:val="center"/>
          </w:tcPr>
          <w:p w14:paraId="3F9801F4" w14:textId="77777777" w:rsidR="00CB4BEB" w:rsidRPr="00776E43" w:rsidRDefault="00CB4BEB" w:rsidP="003C0924">
            <w:pPr>
              <w:rPr>
                <w:rFonts w:ascii="Trebuchet MS" w:hAnsi="Trebuchet MS" w:cs="Trebuchet MS"/>
                <w:color w:val="FF0000"/>
                <w:sz w:val="18"/>
                <w:szCs w:val="18"/>
              </w:rPr>
            </w:pPr>
            <w:proofErr w:type="spellStart"/>
            <w:r>
              <w:rPr>
                <w:rFonts w:ascii="Trebuchet MS" w:hAnsi="Trebuchet MS" w:cs="Trebuchet MS"/>
                <w:color w:val="FF0000"/>
                <w:sz w:val="18"/>
                <w:szCs w:val="18"/>
              </w:rPr>
              <w:t>versions_id</w:t>
            </w:r>
            <w:proofErr w:type="spellEnd"/>
          </w:p>
        </w:tc>
        <w:tc>
          <w:tcPr>
            <w:tcW w:w="1164"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458FC84E" w14:textId="77777777" w:rsidR="00CB4BEB" w:rsidRPr="00776E43" w:rsidRDefault="00CB4BEB" w:rsidP="003C0924">
            <w:pPr>
              <w:rPr>
                <w:rFonts w:ascii="Trebuchet MS" w:hAnsi="Trebuchet MS" w:cs="Trebuchet MS"/>
                <w:color w:val="FF0000"/>
                <w:sz w:val="18"/>
                <w:szCs w:val="18"/>
              </w:rPr>
            </w:pPr>
            <w:proofErr w:type="spellStart"/>
            <w:r>
              <w:rPr>
                <w:rFonts w:ascii="Trebuchet MS" w:hAnsi="Trebuchet MS" w:cs="Trebuchet MS"/>
                <w:color w:val="FF0000"/>
                <w:sz w:val="18"/>
                <w:szCs w:val="18"/>
              </w:rPr>
              <w:t>version_id</w:t>
            </w:r>
            <w:proofErr w:type="spellEnd"/>
          </w:p>
        </w:tc>
        <w:tc>
          <w:tcPr>
            <w:tcW w:w="1991" w:type="dxa"/>
            <w:tcBorders>
              <w:top w:val="single" w:sz="4" w:space="0" w:color="auto"/>
              <w:left w:val="single" w:sz="4" w:space="0" w:color="auto"/>
              <w:bottom w:val="single" w:sz="4" w:space="0" w:color="auto"/>
              <w:right w:val="single" w:sz="4" w:space="0" w:color="auto"/>
            </w:tcBorders>
            <w:shd w:val="clear" w:color="auto" w:fill="FFFFFF"/>
            <w:vAlign w:val="bottom"/>
          </w:tcPr>
          <w:p w14:paraId="380429EF" w14:textId="77777777" w:rsidR="00CB4BEB" w:rsidRPr="00776E43" w:rsidRDefault="00CB4BEB" w:rsidP="003C0924">
            <w:pPr>
              <w:rPr>
                <w:rFonts w:ascii="Trebuchet MS" w:hAnsi="Trebuchet MS" w:cs="Trebuchet MS"/>
                <w:color w:val="FF0000"/>
                <w:sz w:val="18"/>
                <w:szCs w:val="18"/>
              </w:rPr>
            </w:pPr>
            <w:r w:rsidRPr="00776E43">
              <w:rPr>
                <w:rFonts w:ascii="Trebuchet MS" w:hAnsi="Trebuchet MS" w:cs="Trebuchet MS"/>
                <w:color w:val="FF0000"/>
                <w:sz w:val="18"/>
                <w:szCs w:val="18"/>
              </w:rPr>
              <w:t xml:space="preserve">Unik </w:t>
            </w:r>
            <w:r>
              <w:rPr>
                <w:rFonts w:ascii="Trebuchet MS" w:hAnsi="Trebuchet MS" w:cs="Trebuchet MS"/>
                <w:color w:val="FF0000"/>
                <w:sz w:val="18"/>
                <w:szCs w:val="18"/>
              </w:rPr>
              <w:t xml:space="preserve">versions–id </w:t>
            </w:r>
            <w:r w:rsidRPr="00776E43">
              <w:rPr>
                <w:rFonts w:ascii="Trebuchet MS" w:hAnsi="Trebuchet MS" w:cs="Trebuchet MS"/>
                <w:color w:val="FF0000"/>
                <w:sz w:val="18"/>
                <w:szCs w:val="18"/>
              </w:rPr>
              <w:t>databasenøgle</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center"/>
          </w:tcPr>
          <w:p w14:paraId="12C98840" w14:textId="77777777" w:rsidR="00CB4BEB" w:rsidRPr="00776E43" w:rsidRDefault="00CB4BEB" w:rsidP="003C0924">
            <w:pPr>
              <w:rPr>
                <w:rFonts w:ascii="Trebuchet MS" w:hAnsi="Trebuchet MS" w:cs="Trebuchet MS"/>
                <w:color w:val="FF0000"/>
                <w:sz w:val="18"/>
                <w:szCs w:val="18"/>
              </w:rPr>
            </w:pPr>
            <w:r>
              <w:rPr>
                <w:rFonts w:ascii="Trebuchet MS" w:hAnsi="Trebuchet MS" w:cs="Trebuchet MS"/>
                <w:color w:val="FF0000"/>
                <w:sz w:val="18"/>
                <w:szCs w:val="18"/>
              </w:rPr>
              <w:t>UUID (128 bit)</w:t>
            </w:r>
          </w:p>
        </w:tc>
        <w:tc>
          <w:tcPr>
            <w:tcW w:w="2815" w:type="dxa"/>
            <w:tcBorders>
              <w:top w:val="single" w:sz="4" w:space="0" w:color="auto"/>
              <w:left w:val="single" w:sz="4" w:space="0" w:color="auto"/>
              <w:bottom w:val="single" w:sz="4" w:space="0" w:color="auto"/>
              <w:right w:val="single" w:sz="4" w:space="0" w:color="auto"/>
            </w:tcBorders>
            <w:shd w:val="clear" w:color="auto" w:fill="FFFFFF"/>
            <w:vAlign w:val="center"/>
          </w:tcPr>
          <w:p w14:paraId="587CAB3B" w14:textId="77777777" w:rsidR="00CB4BEB" w:rsidRPr="0093184F" w:rsidRDefault="00CB4BEB" w:rsidP="003C0924">
            <w:pPr>
              <w:rPr>
                <w:rFonts w:ascii="Trebuchet MS" w:hAnsi="Trebuchet MS" w:cs="Trebuchet MS"/>
                <w:color w:val="FF0000"/>
                <w:sz w:val="18"/>
                <w:szCs w:val="18"/>
              </w:rPr>
            </w:pPr>
            <w:r w:rsidRPr="0093184F">
              <w:rPr>
                <w:rFonts w:ascii="Trebuchet MS" w:hAnsi="Trebuchet MS" w:cs="Trebuchet MS"/>
                <w:color w:val="FF0000"/>
                <w:sz w:val="18"/>
                <w:szCs w:val="18"/>
              </w:rPr>
              <w:t>16 bytes</w:t>
            </w:r>
          </w:p>
        </w:tc>
        <w:tc>
          <w:tcPr>
            <w:tcW w:w="1333" w:type="dxa"/>
            <w:tcBorders>
              <w:top w:val="single" w:sz="4" w:space="0" w:color="auto"/>
              <w:left w:val="single" w:sz="4" w:space="0" w:color="auto"/>
              <w:bottom w:val="single" w:sz="4" w:space="0" w:color="auto"/>
              <w:right w:val="single" w:sz="4" w:space="0" w:color="auto"/>
            </w:tcBorders>
            <w:shd w:val="clear" w:color="auto" w:fill="FFFFFF"/>
            <w:vAlign w:val="bottom"/>
          </w:tcPr>
          <w:p w14:paraId="41C1E82D" w14:textId="77777777" w:rsidR="00CB4BEB" w:rsidRPr="0093184F" w:rsidRDefault="00CB4BEB" w:rsidP="003C0924">
            <w:pPr>
              <w:jc w:val="center"/>
              <w:rPr>
                <w:rFonts w:ascii="Trebuchet MS" w:hAnsi="Trebuchet MS" w:cs="Trebuchet MS"/>
                <w:color w:val="FF0000"/>
                <w:sz w:val="18"/>
                <w:szCs w:val="18"/>
              </w:rPr>
            </w:pPr>
            <w:r w:rsidRPr="0093184F">
              <w:rPr>
                <w:rFonts w:ascii="Trebuchet MS" w:hAnsi="Trebuchet MS" w:cs="Trebuchet MS"/>
                <w:color w:val="FF0000"/>
                <w:sz w:val="18"/>
                <w:szCs w:val="18"/>
              </w:rPr>
              <w:t>S</w:t>
            </w:r>
          </w:p>
        </w:tc>
        <w:tc>
          <w:tcPr>
            <w:tcW w:w="3507" w:type="dxa"/>
            <w:tcBorders>
              <w:left w:val="single" w:sz="4" w:space="0" w:color="auto"/>
              <w:bottom w:val="single" w:sz="4" w:space="0" w:color="auto"/>
            </w:tcBorders>
            <w:shd w:val="clear" w:color="auto" w:fill="FFFFFF"/>
            <w:vAlign w:val="center"/>
          </w:tcPr>
          <w:p w14:paraId="46F4D5D9" w14:textId="77777777" w:rsidR="00CB4BEB" w:rsidRPr="00833371" w:rsidRDefault="00CB4BEB" w:rsidP="003C0924">
            <w:pPr>
              <w:rPr>
                <w:rFonts w:ascii="Trebuchet MS" w:hAnsi="Trebuchet MS" w:cs="Trebuchet MS"/>
                <w:color w:val="FF0000"/>
                <w:sz w:val="18"/>
                <w:szCs w:val="18"/>
                <w:lang w:val="en-US"/>
              </w:rPr>
            </w:pPr>
            <w:r w:rsidRPr="00833371">
              <w:rPr>
                <w:rFonts w:ascii="Trebuchet MS" w:hAnsi="Trebuchet MS" w:cs="Trebuchet MS"/>
                <w:color w:val="FF0000"/>
                <w:sz w:val="18"/>
                <w:szCs w:val="18"/>
                <w:lang w:val="en-US"/>
              </w:rPr>
              <w:t>E6AB20EA-67E4-4C11-A051-B50A084788A3</w:t>
            </w:r>
          </w:p>
        </w:tc>
      </w:tr>
      <w:tr w:rsidR="00CB4BEB" w:rsidRPr="00776E43" w14:paraId="24458DC6" w14:textId="77777777" w:rsidTr="003C0924">
        <w:trPr>
          <w:trHeight w:hRule="exact" w:val="454"/>
        </w:trPr>
        <w:tc>
          <w:tcPr>
            <w:tcW w:w="1384" w:type="dxa"/>
            <w:tcBorders>
              <w:top w:val="single" w:sz="4" w:space="0" w:color="auto"/>
              <w:left w:val="single" w:sz="4" w:space="0" w:color="auto"/>
              <w:bottom w:val="single" w:sz="4" w:space="0" w:color="auto"/>
              <w:right w:val="single" w:sz="4" w:space="0" w:color="auto"/>
            </w:tcBorders>
            <w:shd w:val="clear" w:color="auto" w:fill="FFFFFF"/>
            <w:vAlign w:val="center"/>
          </w:tcPr>
          <w:p w14:paraId="1776EDA7" w14:textId="77777777" w:rsidR="00CB4BEB" w:rsidRPr="00776E43" w:rsidRDefault="00CB4BEB" w:rsidP="003C0924">
            <w:pPr>
              <w:rPr>
                <w:rFonts w:ascii="Trebuchet MS" w:hAnsi="Trebuchet MS" w:cs="Trebuchet MS"/>
                <w:color w:val="FF0000"/>
                <w:sz w:val="18"/>
                <w:szCs w:val="18"/>
              </w:rPr>
            </w:pPr>
            <w:proofErr w:type="spellStart"/>
            <w:r>
              <w:rPr>
                <w:rFonts w:ascii="Trebuchet MS" w:hAnsi="Trebuchet MS" w:cs="Trebuchet MS"/>
                <w:color w:val="FF0000"/>
                <w:sz w:val="18"/>
                <w:szCs w:val="18"/>
              </w:rPr>
              <w:t>s</w:t>
            </w:r>
            <w:r w:rsidRPr="00776E43">
              <w:rPr>
                <w:rFonts w:ascii="Trebuchet MS" w:hAnsi="Trebuchet MS" w:cs="Trebuchet MS"/>
                <w:color w:val="FF0000"/>
                <w:sz w:val="18"/>
                <w:szCs w:val="18"/>
              </w:rPr>
              <w:t>ystid_fra</w:t>
            </w:r>
            <w:proofErr w:type="spellEnd"/>
          </w:p>
        </w:tc>
        <w:tc>
          <w:tcPr>
            <w:tcW w:w="1164"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4887E08E" w14:textId="77777777" w:rsidR="00CB4BEB" w:rsidRPr="00776E43" w:rsidRDefault="00CB4BEB" w:rsidP="003C0924">
            <w:pPr>
              <w:rPr>
                <w:rFonts w:ascii="Trebuchet MS" w:hAnsi="Trebuchet MS" w:cs="Trebuchet MS"/>
                <w:color w:val="FF0000"/>
                <w:sz w:val="18"/>
                <w:szCs w:val="18"/>
              </w:rPr>
            </w:pPr>
            <w:proofErr w:type="spellStart"/>
            <w:r>
              <w:rPr>
                <w:rFonts w:ascii="Trebuchet MS" w:hAnsi="Trebuchet MS" w:cs="Trebuchet MS"/>
                <w:color w:val="FF0000"/>
                <w:sz w:val="18"/>
                <w:szCs w:val="18"/>
              </w:rPr>
              <w:t>s</w:t>
            </w:r>
            <w:r w:rsidRPr="00776E43">
              <w:rPr>
                <w:rFonts w:ascii="Trebuchet MS" w:hAnsi="Trebuchet MS" w:cs="Trebuchet MS"/>
                <w:color w:val="FF0000"/>
                <w:sz w:val="18"/>
                <w:szCs w:val="18"/>
              </w:rPr>
              <w:t>ystid_fra</w:t>
            </w:r>
            <w:proofErr w:type="spellEnd"/>
          </w:p>
        </w:tc>
        <w:tc>
          <w:tcPr>
            <w:tcW w:w="1991" w:type="dxa"/>
            <w:tcBorders>
              <w:top w:val="single" w:sz="4" w:space="0" w:color="auto"/>
              <w:left w:val="single" w:sz="4" w:space="0" w:color="auto"/>
              <w:bottom w:val="single" w:sz="4" w:space="0" w:color="auto"/>
              <w:right w:val="single" w:sz="4" w:space="0" w:color="auto"/>
            </w:tcBorders>
            <w:shd w:val="clear" w:color="auto" w:fill="FFFFFF"/>
            <w:vAlign w:val="center"/>
          </w:tcPr>
          <w:p w14:paraId="1FBE8CF7" w14:textId="77777777" w:rsidR="00CB4BEB" w:rsidRPr="00776E43" w:rsidRDefault="00CB4BEB" w:rsidP="003C0924">
            <w:pPr>
              <w:rPr>
                <w:rFonts w:ascii="Trebuchet MS" w:hAnsi="Trebuchet MS" w:cs="Trebuchet MS"/>
                <w:color w:val="FF0000"/>
                <w:sz w:val="18"/>
                <w:szCs w:val="18"/>
              </w:rPr>
            </w:pPr>
            <w:r w:rsidRPr="00776E43">
              <w:rPr>
                <w:rFonts w:ascii="Trebuchet MS" w:hAnsi="Trebuchet MS" w:cs="Trebuchet MS"/>
                <w:color w:val="FF0000"/>
                <w:sz w:val="18"/>
                <w:szCs w:val="18"/>
              </w:rPr>
              <w:t>Start systemtid</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center"/>
          </w:tcPr>
          <w:p w14:paraId="6C32B05A" w14:textId="4104518E" w:rsidR="00CB4BEB" w:rsidRPr="00776E43" w:rsidRDefault="00CC730A" w:rsidP="003C0924">
            <w:pPr>
              <w:rPr>
                <w:rFonts w:ascii="Trebuchet MS" w:hAnsi="Trebuchet MS" w:cs="Trebuchet MS"/>
                <w:color w:val="FF0000"/>
                <w:sz w:val="18"/>
                <w:szCs w:val="18"/>
              </w:rPr>
            </w:pPr>
            <w:r>
              <w:rPr>
                <w:rFonts w:ascii="Trebuchet MS" w:hAnsi="Trebuchet MS" w:cs="Trebuchet MS"/>
                <w:color w:val="FF0000"/>
                <w:sz w:val="18"/>
                <w:szCs w:val="18"/>
              </w:rPr>
              <w:t>ISO date</w:t>
            </w:r>
            <w:r w:rsidR="00CB4BEB" w:rsidRPr="00776E43">
              <w:rPr>
                <w:rFonts w:ascii="Trebuchet MS" w:hAnsi="Trebuchet MS" w:cs="Trebuchet MS"/>
                <w:color w:val="FF0000"/>
                <w:sz w:val="18"/>
                <w:szCs w:val="18"/>
              </w:rPr>
              <w:t>/tid</w:t>
            </w:r>
          </w:p>
        </w:tc>
        <w:tc>
          <w:tcPr>
            <w:tcW w:w="2815" w:type="dxa"/>
            <w:tcBorders>
              <w:top w:val="single" w:sz="4" w:space="0" w:color="auto"/>
              <w:left w:val="single" w:sz="4" w:space="0" w:color="auto"/>
              <w:bottom w:val="single" w:sz="4" w:space="0" w:color="auto"/>
              <w:right w:val="single" w:sz="4" w:space="0" w:color="auto"/>
            </w:tcBorders>
            <w:shd w:val="clear" w:color="auto" w:fill="FFFFFF"/>
            <w:vAlign w:val="center"/>
          </w:tcPr>
          <w:p w14:paraId="6FA4579E" w14:textId="77777777" w:rsidR="00CB4BEB" w:rsidRPr="0093184F" w:rsidRDefault="00CB4BEB" w:rsidP="003C0924">
            <w:pPr>
              <w:autoSpaceDE w:val="0"/>
              <w:autoSpaceDN w:val="0"/>
              <w:adjustRightInd w:val="0"/>
              <w:rPr>
                <w:rFonts w:ascii="Trebuchet MS" w:hAnsi="Trebuchet MS" w:cs="Trebuchet MS"/>
                <w:color w:val="FF0000"/>
                <w:sz w:val="18"/>
                <w:szCs w:val="18"/>
              </w:rPr>
            </w:pPr>
            <w:r w:rsidRPr="0093184F">
              <w:rPr>
                <w:rFonts w:ascii="Trebuchet MS" w:hAnsi="Trebuchet MS" w:cs="Trebuchet MS"/>
                <w:color w:val="FF0000"/>
                <w:sz w:val="18"/>
                <w:szCs w:val="18"/>
              </w:rPr>
              <w:t>2006-12-31T23:59:00.000+01:00 –</w:t>
            </w:r>
          </w:p>
          <w:p w14:paraId="0EC22A09" w14:textId="77777777" w:rsidR="00CB4BEB" w:rsidRPr="0093184F" w:rsidRDefault="00CB4BEB" w:rsidP="003C0924">
            <w:pPr>
              <w:rPr>
                <w:rFonts w:ascii="Trebuchet MS" w:hAnsi="Trebuchet MS" w:cs="Trebuchet MS"/>
                <w:color w:val="FF0000"/>
                <w:sz w:val="18"/>
                <w:szCs w:val="18"/>
              </w:rPr>
            </w:pPr>
            <w:r w:rsidRPr="0093184F">
              <w:rPr>
                <w:rFonts w:ascii="Trebuchet MS" w:hAnsi="Trebuchet MS" w:cs="Trebuchet MS"/>
                <w:color w:val="FF0000"/>
                <w:sz w:val="18"/>
                <w:szCs w:val="18"/>
              </w:rPr>
              <w:t>2999-12-31T23:59:00.000+01:00</w:t>
            </w:r>
          </w:p>
        </w:tc>
        <w:tc>
          <w:tcPr>
            <w:tcW w:w="1333" w:type="dxa"/>
            <w:tcBorders>
              <w:top w:val="single" w:sz="4" w:space="0" w:color="auto"/>
              <w:left w:val="single" w:sz="4" w:space="0" w:color="auto"/>
              <w:bottom w:val="single" w:sz="4" w:space="0" w:color="auto"/>
              <w:right w:val="single" w:sz="4" w:space="0" w:color="auto"/>
            </w:tcBorders>
            <w:shd w:val="clear" w:color="auto" w:fill="FFFFFF"/>
            <w:vAlign w:val="bottom"/>
          </w:tcPr>
          <w:p w14:paraId="49D34275" w14:textId="77777777" w:rsidR="00CB4BEB" w:rsidRPr="0093184F" w:rsidRDefault="00CB4BEB" w:rsidP="003C0924">
            <w:pPr>
              <w:jc w:val="center"/>
              <w:rPr>
                <w:rFonts w:ascii="Trebuchet MS" w:hAnsi="Trebuchet MS" w:cs="Trebuchet MS"/>
                <w:color w:val="FF0000"/>
                <w:sz w:val="18"/>
                <w:szCs w:val="18"/>
              </w:rPr>
            </w:pPr>
            <w:r w:rsidRPr="0093184F">
              <w:rPr>
                <w:rFonts w:ascii="Trebuchet MS" w:hAnsi="Trebuchet MS" w:cs="Trebuchet MS"/>
                <w:color w:val="FF0000"/>
                <w:sz w:val="18"/>
                <w:szCs w:val="18"/>
              </w:rPr>
              <w:t>S</w:t>
            </w:r>
          </w:p>
        </w:tc>
        <w:tc>
          <w:tcPr>
            <w:tcW w:w="3507" w:type="dxa"/>
            <w:tcBorders>
              <w:left w:val="single" w:sz="4" w:space="0" w:color="auto"/>
            </w:tcBorders>
            <w:shd w:val="clear" w:color="auto" w:fill="FFFFFF"/>
            <w:vAlign w:val="center"/>
          </w:tcPr>
          <w:p w14:paraId="48A95C45" w14:textId="77777777" w:rsidR="00CB4BEB" w:rsidRPr="0093184F" w:rsidRDefault="00CB4BEB" w:rsidP="003C0924">
            <w:pPr>
              <w:rPr>
                <w:rFonts w:ascii="Trebuchet MS" w:hAnsi="Trebuchet MS" w:cs="Trebuchet MS"/>
                <w:color w:val="FF0000"/>
                <w:sz w:val="18"/>
                <w:szCs w:val="18"/>
              </w:rPr>
            </w:pPr>
            <w:r w:rsidRPr="0093184F">
              <w:rPr>
                <w:rFonts w:ascii="Trebuchet MS" w:hAnsi="Trebuchet MS" w:cs="Trebuchet MS"/>
                <w:color w:val="FF0000"/>
                <w:sz w:val="18"/>
                <w:szCs w:val="18"/>
              </w:rPr>
              <w:t>2006-12-31T23:59:00.000+01:00</w:t>
            </w:r>
          </w:p>
        </w:tc>
      </w:tr>
      <w:tr w:rsidR="00CB4BEB" w:rsidRPr="00776E43" w14:paraId="7014C3D0" w14:textId="77777777" w:rsidTr="003C0924">
        <w:trPr>
          <w:trHeight w:hRule="exact" w:val="454"/>
        </w:trPr>
        <w:tc>
          <w:tcPr>
            <w:tcW w:w="1384" w:type="dxa"/>
            <w:tcBorders>
              <w:top w:val="single" w:sz="4" w:space="0" w:color="auto"/>
              <w:left w:val="single" w:sz="4" w:space="0" w:color="auto"/>
              <w:bottom w:val="single" w:sz="4" w:space="0" w:color="auto"/>
              <w:right w:val="single" w:sz="4" w:space="0" w:color="auto"/>
            </w:tcBorders>
            <w:shd w:val="clear" w:color="auto" w:fill="FFFFFF"/>
            <w:vAlign w:val="center"/>
          </w:tcPr>
          <w:p w14:paraId="1B5C9C14" w14:textId="77777777" w:rsidR="00CB4BEB" w:rsidRPr="00776E43" w:rsidRDefault="00CB4BEB" w:rsidP="003C0924">
            <w:pPr>
              <w:rPr>
                <w:rFonts w:ascii="Trebuchet MS" w:hAnsi="Trebuchet MS" w:cs="Trebuchet MS"/>
                <w:color w:val="FF0000"/>
                <w:sz w:val="18"/>
                <w:szCs w:val="18"/>
              </w:rPr>
            </w:pPr>
            <w:proofErr w:type="spellStart"/>
            <w:r>
              <w:rPr>
                <w:rFonts w:ascii="Trebuchet MS" w:hAnsi="Trebuchet MS" w:cs="Trebuchet MS"/>
                <w:color w:val="FF0000"/>
                <w:sz w:val="18"/>
                <w:szCs w:val="18"/>
              </w:rPr>
              <w:t>s</w:t>
            </w:r>
            <w:r w:rsidRPr="00776E43">
              <w:rPr>
                <w:rFonts w:ascii="Trebuchet MS" w:hAnsi="Trebuchet MS" w:cs="Trebuchet MS"/>
                <w:color w:val="FF0000"/>
                <w:sz w:val="18"/>
                <w:szCs w:val="18"/>
              </w:rPr>
              <w:t>ystid_til</w:t>
            </w:r>
            <w:proofErr w:type="spellEnd"/>
          </w:p>
        </w:tc>
        <w:tc>
          <w:tcPr>
            <w:tcW w:w="1164"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4ADC791E" w14:textId="77777777" w:rsidR="00CB4BEB" w:rsidRPr="00776E43" w:rsidRDefault="00CB4BEB" w:rsidP="003C0924">
            <w:pPr>
              <w:rPr>
                <w:rFonts w:ascii="Trebuchet MS" w:hAnsi="Trebuchet MS" w:cs="Trebuchet MS"/>
                <w:color w:val="FF0000"/>
                <w:sz w:val="18"/>
                <w:szCs w:val="18"/>
              </w:rPr>
            </w:pPr>
            <w:proofErr w:type="spellStart"/>
            <w:r>
              <w:rPr>
                <w:rFonts w:ascii="Trebuchet MS" w:hAnsi="Trebuchet MS" w:cs="Trebuchet MS"/>
                <w:color w:val="FF0000"/>
                <w:sz w:val="18"/>
                <w:szCs w:val="18"/>
              </w:rPr>
              <w:t>s</w:t>
            </w:r>
            <w:r w:rsidRPr="00776E43">
              <w:rPr>
                <w:rFonts w:ascii="Trebuchet MS" w:hAnsi="Trebuchet MS" w:cs="Trebuchet MS"/>
                <w:color w:val="FF0000"/>
                <w:sz w:val="18"/>
                <w:szCs w:val="18"/>
              </w:rPr>
              <w:t>ystid_til</w:t>
            </w:r>
            <w:proofErr w:type="spellEnd"/>
          </w:p>
        </w:tc>
        <w:tc>
          <w:tcPr>
            <w:tcW w:w="1991" w:type="dxa"/>
            <w:tcBorders>
              <w:top w:val="single" w:sz="4" w:space="0" w:color="auto"/>
              <w:left w:val="single" w:sz="4" w:space="0" w:color="auto"/>
              <w:bottom w:val="single" w:sz="4" w:space="0" w:color="auto"/>
              <w:right w:val="single" w:sz="4" w:space="0" w:color="auto"/>
            </w:tcBorders>
            <w:shd w:val="clear" w:color="auto" w:fill="FFFFFF"/>
            <w:vAlign w:val="center"/>
          </w:tcPr>
          <w:p w14:paraId="071F432D" w14:textId="77777777" w:rsidR="00CB4BEB" w:rsidRPr="00776E43" w:rsidRDefault="00CB4BEB" w:rsidP="003C0924">
            <w:pPr>
              <w:rPr>
                <w:rFonts w:ascii="Trebuchet MS" w:hAnsi="Trebuchet MS" w:cs="Trebuchet MS"/>
                <w:color w:val="FF0000"/>
                <w:sz w:val="18"/>
                <w:szCs w:val="18"/>
              </w:rPr>
            </w:pPr>
            <w:r w:rsidRPr="00776E43">
              <w:rPr>
                <w:rFonts w:ascii="Trebuchet MS" w:hAnsi="Trebuchet MS" w:cs="Trebuchet MS"/>
                <w:color w:val="FF0000"/>
                <w:sz w:val="18"/>
                <w:szCs w:val="18"/>
              </w:rPr>
              <w:t>Slut systemtid</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center"/>
          </w:tcPr>
          <w:p w14:paraId="5560CF91" w14:textId="31776A55" w:rsidR="00CB4BEB" w:rsidRPr="00776E43" w:rsidRDefault="00CC730A" w:rsidP="003C0924">
            <w:pPr>
              <w:rPr>
                <w:rFonts w:ascii="Trebuchet MS" w:hAnsi="Trebuchet MS" w:cs="Trebuchet MS"/>
                <w:color w:val="FF0000"/>
                <w:sz w:val="18"/>
                <w:szCs w:val="18"/>
              </w:rPr>
            </w:pPr>
            <w:r>
              <w:rPr>
                <w:rFonts w:ascii="Trebuchet MS" w:hAnsi="Trebuchet MS" w:cs="Trebuchet MS"/>
                <w:color w:val="FF0000"/>
                <w:sz w:val="18"/>
                <w:szCs w:val="18"/>
              </w:rPr>
              <w:t>ISO date</w:t>
            </w:r>
            <w:r w:rsidR="00CB4BEB" w:rsidRPr="00776E43">
              <w:rPr>
                <w:rFonts w:ascii="Trebuchet MS" w:hAnsi="Trebuchet MS" w:cs="Trebuchet MS"/>
                <w:color w:val="FF0000"/>
                <w:sz w:val="18"/>
                <w:szCs w:val="18"/>
              </w:rPr>
              <w:t>/tid</w:t>
            </w:r>
          </w:p>
        </w:tc>
        <w:tc>
          <w:tcPr>
            <w:tcW w:w="2815" w:type="dxa"/>
            <w:tcBorders>
              <w:top w:val="single" w:sz="4" w:space="0" w:color="auto"/>
              <w:left w:val="single" w:sz="4" w:space="0" w:color="auto"/>
              <w:bottom w:val="single" w:sz="4" w:space="0" w:color="auto"/>
              <w:right w:val="single" w:sz="4" w:space="0" w:color="auto"/>
            </w:tcBorders>
            <w:shd w:val="clear" w:color="auto" w:fill="FFFFFF"/>
            <w:vAlign w:val="center"/>
          </w:tcPr>
          <w:p w14:paraId="7E07CCAE" w14:textId="77777777" w:rsidR="00CB4BEB" w:rsidRPr="0093184F" w:rsidRDefault="00CB4BEB" w:rsidP="003C0924">
            <w:pPr>
              <w:autoSpaceDE w:val="0"/>
              <w:autoSpaceDN w:val="0"/>
              <w:adjustRightInd w:val="0"/>
              <w:rPr>
                <w:rFonts w:ascii="Trebuchet MS" w:hAnsi="Trebuchet MS" w:cs="Trebuchet MS"/>
                <w:color w:val="FF0000"/>
                <w:sz w:val="18"/>
                <w:szCs w:val="18"/>
              </w:rPr>
            </w:pPr>
            <w:r w:rsidRPr="0093184F">
              <w:rPr>
                <w:rFonts w:ascii="Trebuchet MS" w:hAnsi="Trebuchet MS" w:cs="Trebuchet MS"/>
                <w:color w:val="FF0000"/>
                <w:sz w:val="18"/>
                <w:szCs w:val="18"/>
              </w:rPr>
              <w:t>2006-12-31T23:59:00.000+01:00 –</w:t>
            </w:r>
          </w:p>
          <w:p w14:paraId="0C443BB4" w14:textId="77777777" w:rsidR="00CB4BEB" w:rsidRPr="0093184F" w:rsidRDefault="00CB4BEB" w:rsidP="003C0924">
            <w:pPr>
              <w:rPr>
                <w:rFonts w:ascii="Trebuchet MS" w:hAnsi="Trebuchet MS" w:cs="Trebuchet MS"/>
                <w:color w:val="FF0000"/>
                <w:sz w:val="18"/>
                <w:szCs w:val="18"/>
              </w:rPr>
            </w:pPr>
            <w:r w:rsidRPr="0093184F">
              <w:rPr>
                <w:rFonts w:ascii="Trebuchet MS" w:hAnsi="Trebuchet MS" w:cs="Trebuchet MS"/>
                <w:color w:val="FF0000"/>
                <w:sz w:val="18"/>
                <w:szCs w:val="18"/>
              </w:rPr>
              <w:t>2999-12-31T23:59:00.000+01:00</w:t>
            </w:r>
          </w:p>
        </w:tc>
        <w:tc>
          <w:tcPr>
            <w:tcW w:w="1333" w:type="dxa"/>
            <w:tcBorders>
              <w:top w:val="single" w:sz="4" w:space="0" w:color="auto"/>
              <w:left w:val="single" w:sz="4" w:space="0" w:color="auto"/>
              <w:bottom w:val="single" w:sz="4" w:space="0" w:color="auto"/>
              <w:right w:val="single" w:sz="4" w:space="0" w:color="auto"/>
            </w:tcBorders>
            <w:shd w:val="clear" w:color="auto" w:fill="FFFFFF"/>
            <w:vAlign w:val="bottom"/>
          </w:tcPr>
          <w:p w14:paraId="30B3320C" w14:textId="77777777" w:rsidR="00CB4BEB" w:rsidRPr="0093184F" w:rsidRDefault="00CB4BEB" w:rsidP="003C0924">
            <w:pPr>
              <w:jc w:val="center"/>
              <w:rPr>
                <w:rFonts w:ascii="Trebuchet MS" w:hAnsi="Trebuchet MS" w:cs="Trebuchet MS"/>
                <w:color w:val="FF0000"/>
                <w:sz w:val="18"/>
                <w:szCs w:val="18"/>
              </w:rPr>
            </w:pPr>
            <w:r w:rsidRPr="0093184F">
              <w:rPr>
                <w:rFonts w:ascii="Trebuchet MS" w:hAnsi="Trebuchet MS" w:cs="Trebuchet MS"/>
                <w:color w:val="FF0000"/>
                <w:sz w:val="18"/>
                <w:szCs w:val="18"/>
              </w:rPr>
              <w:t>S</w:t>
            </w:r>
          </w:p>
        </w:tc>
        <w:tc>
          <w:tcPr>
            <w:tcW w:w="3507" w:type="dxa"/>
            <w:tcBorders>
              <w:left w:val="single" w:sz="4" w:space="0" w:color="auto"/>
            </w:tcBorders>
            <w:shd w:val="clear" w:color="auto" w:fill="FFFFFF"/>
            <w:vAlign w:val="center"/>
          </w:tcPr>
          <w:p w14:paraId="6593BF0A" w14:textId="77777777" w:rsidR="00CB4BEB" w:rsidRPr="0093184F" w:rsidRDefault="00CB4BEB" w:rsidP="003C0924">
            <w:pPr>
              <w:rPr>
                <w:rFonts w:ascii="Trebuchet MS" w:hAnsi="Trebuchet MS" w:cs="Trebuchet MS"/>
                <w:color w:val="FF0000"/>
                <w:sz w:val="18"/>
                <w:szCs w:val="18"/>
              </w:rPr>
            </w:pPr>
            <w:r w:rsidRPr="0093184F">
              <w:rPr>
                <w:rFonts w:ascii="Trebuchet MS" w:hAnsi="Trebuchet MS" w:cs="Trebuchet MS"/>
                <w:color w:val="FF0000"/>
                <w:sz w:val="18"/>
                <w:szCs w:val="18"/>
              </w:rPr>
              <w:t>2006-12-31T23:59:00.000+01:00</w:t>
            </w:r>
          </w:p>
        </w:tc>
      </w:tr>
      <w:tr w:rsidR="00CB4BEB" w:rsidRPr="00776E43" w14:paraId="48A88629" w14:textId="77777777" w:rsidTr="003C0924">
        <w:trPr>
          <w:trHeight w:hRule="exact" w:val="454"/>
        </w:trPr>
        <w:tc>
          <w:tcPr>
            <w:tcW w:w="1384" w:type="dxa"/>
            <w:tcBorders>
              <w:top w:val="single" w:sz="4" w:space="0" w:color="auto"/>
              <w:left w:val="single" w:sz="4" w:space="0" w:color="auto"/>
              <w:bottom w:val="single" w:sz="4" w:space="0" w:color="auto"/>
              <w:right w:val="single" w:sz="4" w:space="0" w:color="auto"/>
            </w:tcBorders>
            <w:shd w:val="clear" w:color="auto" w:fill="FFFFFF"/>
            <w:vAlign w:val="center"/>
          </w:tcPr>
          <w:p w14:paraId="67A8F2F4" w14:textId="77777777" w:rsidR="00CB4BEB" w:rsidRPr="00776E43" w:rsidRDefault="00CB4BEB" w:rsidP="003C0924">
            <w:pPr>
              <w:rPr>
                <w:rFonts w:ascii="Trebuchet MS" w:hAnsi="Trebuchet MS" w:cs="Trebuchet MS"/>
                <w:color w:val="FF0000"/>
                <w:sz w:val="18"/>
                <w:szCs w:val="18"/>
              </w:rPr>
            </w:pPr>
            <w:r>
              <w:rPr>
                <w:rFonts w:ascii="Trebuchet MS" w:hAnsi="Trebuchet MS" w:cs="Trebuchet MS"/>
                <w:color w:val="FF0000"/>
                <w:sz w:val="18"/>
                <w:szCs w:val="18"/>
              </w:rPr>
              <w:t>O</w:t>
            </w:r>
            <w:r w:rsidRPr="00776E43">
              <w:rPr>
                <w:rFonts w:ascii="Trebuchet MS" w:hAnsi="Trebuchet MS" w:cs="Trebuchet MS"/>
                <w:color w:val="FF0000"/>
                <w:sz w:val="18"/>
                <w:szCs w:val="18"/>
              </w:rPr>
              <w:t>prettet</w:t>
            </w:r>
          </w:p>
        </w:tc>
        <w:tc>
          <w:tcPr>
            <w:tcW w:w="1164"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577D6629" w14:textId="77777777" w:rsidR="00CB4BEB" w:rsidRPr="00776E43" w:rsidRDefault="00CB4BEB" w:rsidP="003C0924">
            <w:pPr>
              <w:rPr>
                <w:rFonts w:ascii="Trebuchet MS" w:hAnsi="Trebuchet MS" w:cs="Trebuchet MS"/>
                <w:color w:val="FF0000"/>
                <w:sz w:val="18"/>
                <w:szCs w:val="18"/>
              </w:rPr>
            </w:pPr>
            <w:r>
              <w:rPr>
                <w:rFonts w:ascii="Trebuchet MS" w:hAnsi="Trebuchet MS" w:cs="Trebuchet MS"/>
                <w:color w:val="FF0000"/>
                <w:sz w:val="18"/>
                <w:szCs w:val="18"/>
              </w:rPr>
              <w:t>o</w:t>
            </w:r>
            <w:r w:rsidRPr="00776E43">
              <w:rPr>
                <w:rFonts w:ascii="Trebuchet MS" w:hAnsi="Trebuchet MS" w:cs="Trebuchet MS"/>
                <w:color w:val="FF0000"/>
                <w:sz w:val="18"/>
                <w:szCs w:val="18"/>
              </w:rPr>
              <w:t>prettet</w:t>
            </w:r>
          </w:p>
        </w:tc>
        <w:tc>
          <w:tcPr>
            <w:tcW w:w="1991" w:type="dxa"/>
            <w:tcBorders>
              <w:top w:val="single" w:sz="4" w:space="0" w:color="auto"/>
              <w:left w:val="single" w:sz="4" w:space="0" w:color="auto"/>
              <w:bottom w:val="single" w:sz="4" w:space="0" w:color="auto"/>
              <w:right w:val="single" w:sz="4" w:space="0" w:color="auto"/>
            </w:tcBorders>
            <w:shd w:val="clear" w:color="auto" w:fill="FFFFFF"/>
            <w:vAlign w:val="bottom"/>
          </w:tcPr>
          <w:p w14:paraId="00C525D7" w14:textId="77777777" w:rsidR="00CB4BEB" w:rsidRPr="00776E43" w:rsidRDefault="00CB4BEB" w:rsidP="003C0924">
            <w:pPr>
              <w:rPr>
                <w:rFonts w:ascii="Trebuchet MS" w:hAnsi="Trebuchet MS" w:cs="Trebuchet MS"/>
                <w:color w:val="FF0000"/>
                <w:sz w:val="18"/>
                <w:szCs w:val="18"/>
              </w:rPr>
            </w:pPr>
            <w:r w:rsidRPr="00776E43">
              <w:rPr>
                <w:rFonts w:ascii="Trebuchet MS" w:hAnsi="Trebuchet MS" w:cs="Trebuchet MS"/>
                <w:color w:val="FF0000"/>
                <w:sz w:val="18"/>
                <w:szCs w:val="18"/>
              </w:rPr>
              <w:t>Systemtid for objektets oprettelse</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center"/>
          </w:tcPr>
          <w:p w14:paraId="26494EA5" w14:textId="54CD8740" w:rsidR="00CB4BEB" w:rsidRPr="00776E43" w:rsidRDefault="00CC730A" w:rsidP="003C0924">
            <w:pPr>
              <w:rPr>
                <w:rFonts w:ascii="Trebuchet MS" w:hAnsi="Trebuchet MS" w:cs="Trebuchet MS"/>
                <w:color w:val="FF0000"/>
                <w:sz w:val="18"/>
                <w:szCs w:val="18"/>
              </w:rPr>
            </w:pPr>
            <w:r>
              <w:rPr>
                <w:rFonts w:ascii="Trebuchet MS" w:hAnsi="Trebuchet MS" w:cs="Trebuchet MS"/>
                <w:color w:val="FF0000"/>
                <w:sz w:val="18"/>
                <w:szCs w:val="18"/>
              </w:rPr>
              <w:t>ISO date</w:t>
            </w:r>
            <w:r w:rsidR="00CB4BEB" w:rsidRPr="00776E43">
              <w:rPr>
                <w:rFonts w:ascii="Trebuchet MS" w:hAnsi="Trebuchet MS" w:cs="Trebuchet MS"/>
                <w:color w:val="FF0000"/>
                <w:sz w:val="18"/>
                <w:szCs w:val="18"/>
              </w:rPr>
              <w:t>/tid</w:t>
            </w:r>
          </w:p>
        </w:tc>
        <w:tc>
          <w:tcPr>
            <w:tcW w:w="2815" w:type="dxa"/>
            <w:tcBorders>
              <w:top w:val="single" w:sz="4" w:space="0" w:color="auto"/>
              <w:left w:val="single" w:sz="4" w:space="0" w:color="auto"/>
              <w:bottom w:val="single" w:sz="4" w:space="0" w:color="auto"/>
              <w:right w:val="single" w:sz="4" w:space="0" w:color="auto"/>
            </w:tcBorders>
            <w:shd w:val="clear" w:color="auto" w:fill="FFFFFF"/>
            <w:vAlign w:val="center"/>
          </w:tcPr>
          <w:p w14:paraId="655AE9DB" w14:textId="77777777" w:rsidR="00CB4BEB" w:rsidRPr="0093184F" w:rsidRDefault="00CB4BEB" w:rsidP="003C0924">
            <w:pPr>
              <w:autoSpaceDE w:val="0"/>
              <w:autoSpaceDN w:val="0"/>
              <w:adjustRightInd w:val="0"/>
              <w:rPr>
                <w:rFonts w:ascii="Trebuchet MS" w:hAnsi="Trebuchet MS" w:cs="Trebuchet MS"/>
                <w:color w:val="FF0000"/>
                <w:sz w:val="18"/>
                <w:szCs w:val="18"/>
              </w:rPr>
            </w:pPr>
            <w:r w:rsidRPr="0093184F">
              <w:rPr>
                <w:rFonts w:ascii="Trebuchet MS" w:hAnsi="Trebuchet MS" w:cs="Trebuchet MS"/>
                <w:color w:val="FF0000"/>
                <w:sz w:val="18"/>
                <w:szCs w:val="18"/>
              </w:rPr>
              <w:t>2006-12-31T23:59:00.000+01:00 –</w:t>
            </w:r>
          </w:p>
          <w:p w14:paraId="6BCA5AB3" w14:textId="77777777" w:rsidR="00CB4BEB" w:rsidRPr="0093184F" w:rsidRDefault="00CB4BEB" w:rsidP="003C0924">
            <w:pPr>
              <w:rPr>
                <w:rFonts w:ascii="Trebuchet MS" w:hAnsi="Trebuchet MS" w:cs="Trebuchet MS"/>
                <w:color w:val="FF0000"/>
                <w:sz w:val="18"/>
                <w:szCs w:val="18"/>
              </w:rPr>
            </w:pPr>
            <w:r w:rsidRPr="0093184F">
              <w:rPr>
                <w:rFonts w:ascii="Trebuchet MS" w:hAnsi="Trebuchet MS" w:cs="Trebuchet MS"/>
                <w:color w:val="FF0000"/>
                <w:sz w:val="18"/>
                <w:szCs w:val="18"/>
              </w:rPr>
              <w:t>2999-12-31T23:59:00.000+01:00</w:t>
            </w:r>
          </w:p>
        </w:tc>
        <w:tc>
          <w:tcPr>
            <w:tcW w:w="1333" w:type="dxa"/>
            <w:tcBorders>
              <w:top w:val="single" w:sz="4" w:space="0" w:color="auto"/>
              <w:left w:val="single" w:sz="4" w:space="0" w:color="auto"/>
              <w:bottom w:val="single" w:sz="4" w:space="0" w:color="auto"/>
              <w:right w:val="single" w:sz="4" w:space="0" w:color="auto"/>
            </w:tcBorders>
            <w:shd w:val="clear" w:color="auto" w:fill="FFFFFF"/>
            <w:vAlign w:val="bottom"/>
          </w:tcPr>
          <w:p w14:paraId="4D0668FB" w14:textId="77777777" w:rsidR="00CB4BEB" w:rsidRPr="0093184F" w:rsidRDefault="00CB4BEB" w:rsidP="003C0924">
            <w:pPr>
              <w:jc w:val="center"/>
              <w:rPr>
                <w:rFonts w:ascii="Trebuchet MS" w:hAnsi="Trebuchet MS" w:cs="Trebuchet MS"/>
                <w:color w:val="FF0000"/>
                <w:sz w:val="18"/>
                <w:szCs w:val="18"/>
              </w:rPr>
            </w:pPr>
            <w:r w:rsidRPr="0093184F">
              <w:rPr>
                <w:rFonts w:ascii="Trebuchet MS" w:hAnsi="Trebuchet MS" w:cs="Trebuchet MS"/>
                <w:color w:val="FF0000"/>
                <w:sz w:val="18"/>
                <w:szCs w:val="18"/>
              </w:rPr>
              <w:t>S</w:t>
            </w:r>
          </w:p>
        </w:tc>
        <w:tc>
          <w:tcPr>
            <w:tcW w:w="3507" w:type="dxa"/>
            <w:tcBorders>
              <w:left w:val="single" w:sz="4" w:space="0" w:color="auto"/>
              <w:bottom w:val="single" w:sz="4" w:space="0" w:color="auto"/>
            </w:tcBorders>
            <w:shd w:val="clear" w:color="auto" w:fill="FFFFFF"/>
            <w:vAlign w:val="center"/>
          </w:tcPr>
          <w:p w14:paraId="09F64B04" w14:textId="77777777" w:rsidR="00CB4BEB" w:rsidRPr="0093184F" w:rsidRDefault="00CB4BEB" w:rsidP="003C0924">
            <w:pPr>
              <w:rPr>
                <w:rFonts w:ascii="Trebuchet MS" w:hAnsi="Trebuchet MS" w:cs="Trebuchet MS"/>
                <w:color w:val="FF0000"/>
                <w:sz w:val="18"/>
                <w:szCs w:val="18"/>
              </w:rPr>
            </w:pPr>
            <w:r w:rsidRPr="0093184F">
              <w:rPr>
                <w:rFonts w:ascii="Trebuchet MS" w:hAnsi="Trebuchet MS" w:cs="Trebuchet MS"/>
                <w:color w:val="FF0000"/>
                <w:sz w:val="18"/>
                <w:szCs w:val="18"/>
              </w:rPr>
              <w:t>2006-12-31T23:59:00.000+01:00</w:t>
            </w:r>
          </w:p>
        </w:tc>
      </w:tr>
      <w:tr w:rsidR="00CB4BEB" w:rsidRPr="0051728E" w14:paraId="00811715" w14:textId="77777777" w:rsidTr="003C0924">
        <w:trPr>
          <w:trHeight w:hRule="exact" w:val="454"/>
        </w:trPr>
        <w:tc>
          <w:tcPr>
            <w:tcW w:w="1384" w:type="dxa"/>
            <w:tcBorders>
              <w:top w:val="single" w:sz="4" w:space="0" w:color="auto"/>
              <w:left w:val="single" w:sz="4" w:space="0" w:color="auto"/>
              <w:bottom w:val="single" w:sz="4" w:space="0" w:color="auto"/>
              <w:right w:val="single" w:sz="4" w:space="0" w:color="auto"/>
            </w:tcBorders>
            <w:vAlign w:val="center"/>
          </w:tcPr>
          <w:p w14:paraId="042FA518" w14:textId="77777777" w:rsidR="00CB4BEB" w:rsidRPr="00852E38" w:rsidRDefault="00CB4BEB" w:rsidP="003C0924">
            <w:pPr>
              <w:rPr>
                <w:rFonts w:ascii="Trebuchet MS" w:hAnsi="Trebuchet MS" w:cs="Trebuchet MS"/>
                <w:color w:val="FF0000"/>
                <w:sz w:val="18"/>
                <w:szCs w:val="18"/>
              </w:rPr>
            </w:pPr>
            <w:proofErr w:type="spellStart"/>
            <w:r>
              <w:rPr>
                <w:rFonts w:ascii="Trebuchet MS" w:hAnsi="Trebuchet MS" w:cs="Trebuchet MS"/>
                <w:color w:val="FF0000"/>
                <w:sz w:val="18"/>
                <w:szCs w:val="18"/>
              </w:rPr>
              <w:t>cvr</w:t>
            </w:r>
            <w:r w:rsidRPr="00852E38">
              <w:rPr>
                <w:rFonts w:ascii="Trebuchet MS" w:hAnsi="Trebuchet MS" w:cs="Trebuchet MS"/>
                <w:color w:val="FF0000"/>
                <w:sz w:val="18"/>
                <w:szCs w:val="18"/>
              </w:rPr>
              <w:t>_kode</w:t>
            </w:r>
            <w:proofErr w:type="spellEnd"/>
          </w:p>
        </w:tc>
        <w:tc>
          <w:tcPr>
            <w:tcW w:w="1164" w:type="dxa"/>
            <w:gridSpan w:val="2"/>
            <w:tcBorders>
              <w:top w:val="single" w:sz="4" w:space="0" w:color="auto"/>
              <w:left w:val="single" w:sz="4" w:space="0" w:color="auto"/>
              <w:bottom w:val="single" w:sz="4" w:space="0" w:color="auto"/>
              <w:right w:val="single" w:sz="4" w:space="0" w:color="auto"/>
            </w:tcBorders>
            <w:vAlign w:val="center"/>
          </w:tcPr>
          <w:p w14:paraId="32DD4729" w14:textId="77777777" w:rsidR="00CB4BEB" w:rsidRPr="00852E38" w:rsidRDefault="00CB4BEB" w:rsidP="003C0924">
            <w:pPr>
              <w:rPr>
                <w:rFonts w:ascii="Trebuchet MS" w:hAnsi="Trebuchet MS" w:cs="Trebuchet MS"/>
                <w:color w:val="FF0000"/>
                <w:sz w:val="18"/>
                <w:szCs w:val="18"/>
              </w:rPr>
            </w:pPr>
            <w:proofErr w:type="spellStart"/>
            <w:r>
              <w:rPr>
                <w:rFonts w:ascii="Trebuchet MS" w:hAnsi="Trebuchet MS" w:cs="Trebuchet MS"/>
                <w:color w:val="FF0000"/>
                <w:sz w:val="18"/>
                <w:szCs w:val="18"/>
              </w:rPr>
              <w:t>cvr</w:t>
            </w:r>
            <w:r w:rsidRPr="00852E38">
              <w:rPr>
                <w:rFonts w:ascii="Trebuchet MS" w:hAnsi="Trebuchet MS" w:cs="Trebuchet MS"/>
                <w:color w:val="FF0000"/>
                <w:sz w:val="18"/>
                <w:szCs w:val="18"/>
              </w:rPr>
              <w:t>_kode</w:t>
            </w:r>
            <w:proofErr w:type="spellEnd"/>
          </w:p>
        </w:tc>
        <w:tc>
          <w:tcPr>
            <w:tcW w:w="1991" w:type="dxa"/>
            <w:tcBorders>
              <w:top w:val="single" w:sz="4" w:space="0" w:color="auto"/>
              <w:left w:val="single" w:sz="4" w:space="0" w:color="auto"/>
              <w:bottom w:val="single" w:sz="4" w:space="0" w:color="auto"/>
              <w:right w:val="single" w:sz="4" w:space="0" w:color="auto"/>
            </w:tcBorders>
            <w:vAlign w:val="bottom"/>
          </w:tcPr>
          <w:p w14:paraId="6DFFC7A2" w14:textId="77777777" w:rsidR="00CB4BEB" w:rsidRPr="00852E38" w:rsidRDefault="00CB4BEB" w:rsidP="003C0924">
            <w:pPr>
              <w:rPr>
                <w:rFonts w:ascii="Trebuchet MS" w:hAnsi="Trebuchet MS" w:cs="Trebuchet MS"/>
                <w:color w:val="FF0000"/>
                <w:sz w:val="18"/>
                <w:szCs w:val="18"/>
              </w:rPr>
            </w:pPr>
            <w:r w:rsidRPr="00852E38">
              <w:rPr>
                <w:rFonts w:ascii="Trebuchet MS" w:hAnsi="Trebuchet MS" w:cs="Trebuchet MS"/>
                <w:color w:val="FF0000"/>
                <w:sz w:val="18"/>
                <w:szCs w:val="18"/>
              </w:rPr>
              <w:t>CVR-kode på ansvarlig myndighed</w:t>
            </w:r>
          </w:p>
        </w:tc>
        <w:tc>
          <w:tcPr>
            <w:tcW w:w="1458" w:type="dxa"/>
            <w:tcBorders>
              <w:top w:val="single" w:sz="4" w:space="0" w:color="auto"/>
              <w:left w:val="single" w:sz="4" w:space="0" w:color="auto"/>
              <w:bottom w:val="single" w:sz="4" w:space="0" w:color="auto"/>
              <w:right w:val="single" w:sz="4" w:space="0" w:color="auto"/>
            </w:tcBorders>
            <w:vAlign w:val="center"/>
          </w:tcPr>
          <w:p w14:paraId="089A8698" w14:textId="77777777" w:rsidR="00CB4BEB" w:rsidRPr="00852E38" w:rsidRDefault="00CB4BEB" w:rsidP="003C0924">
            <w:pPr>
              <w:rPr>
                <w:rFonts w:ascii="Trebuchet MS" w:hAnsi="Trebuchet MS" w:cs="Trebuchet MS"/>
                <w:color w:val="FF0000"/>
                <w:sz w:val="18"/>
                <w:szCs w:val="18"/>
              </w:rPr>
            </w:pPr>
            <w:r w:rsidRPr="00852E38">
              <w:rPr>
                <w:rFonts w:ascii="Trebuchet MS" w:hAnsi="Trebuchet MS" w:cs="Trebuchet MS"/>
                <w:color w:val="FF0000"/>
                <w:sz w:val="18"/>
                <w:szCs w:val="18"/>
              </w:rPr>
              <w:t>Heltal</w:t>
            </w:r>
          </w:p>
        </w:tc>
        <w:tc>
          <w:tcPr>
            <w:tcW w:w="2815" w:type="dxa"/>
            <w:tcBorders>
              <w:top w:val="single" w:sz="4" w:space="0" w:color="auto"/>
              <w:left w:val="single" w:sz="4" w:space="0" w:color="auto"/>
              <w:bottom w:val="single" w:sz="4" w:space="0" w:color="auto"/>
              <w:right w:val="single" w:sz="4" w:space="0" w:color="auto"/>
            </w:tcBorders>
            <w:vAlign w:val="center"/>
          </w:tcPr>
          <w:p w14:paraId="2B2A28B2" w14:textId="77777777" w:rsidR="00CB4BEB" w:rsidRPr="00CE2C0F" w:rsidRDefault="00CB4BEB" w:rsidP="003C0924">
            <w:pPr>
              <w:rPr>
                <w:rFonts w:ascii="Trebuchet MS" w:hAnsi="Trebuchet MS" w:cs="Trebuchet MS"/>
                <w:color w:val="FF0000"/>
                <w:sz w:val="17"/>
                <w:szCs w:val="17"/>
              </w:rPr>
            </w:pPr>
            <w:r w:rsidRPr="00CE2C0F">
              <w:rPr>
                <w:rFonts w:ascii="Trebuchet MS" w:hAnsi="Trebuchet MS" w:cs="Trebuchet MS"/>
                <w:color w:val="FF0000"/>
                <w:sz w:val="17"/>
                <w:szCs w:val="17"/>
              </w:rPr>
              <w:t>10000000-99999999</w:t>
            </w:r>
          </w:p>
        </w:tc>
        <w:tc>
          <w:tcPr>
            <w:tcW w:w="1333" w:type="dxa"/>
            <w:tcBorders>
              <w:top w:val="single" w:sz="4" w:space="0" w:color="auto"/>
              <w:left w:val="single" w:sz="4" w:space="0" w:color="auto"/>
              <w:bottom w:val="single" w:sz="4" w:space="0" w:color="auto"/>
              <w:right w:val="single" w:sz="4" w:space="0" w:color="auto"/>
            </w:tcBorders>
            <w:vAlign w:val="center"/>
          </w:tcPr>
          <w:p w14:paraId="0B680657" w14:textId="77777777" w:rsidR="00CB4BEB" w:rsidRPr="00852E38" w:rsidRDefault="00CB4BEB" w:rsidP="003C0924">
            <w:pPr>
              <w:jc w:val="center"/>
              <w:rPr>
                <w:rFonts w:ascii="Trebuchet MS" w:hAnsi="Trebuchet MS" w:cs="Trebuchet MS"/>
                <w:color w:val="FF0000"/>
                <w:sz w:val="18"/>
                <w:szCs w:val="18"/>
              </w:rPr>
            </w:pPr>
            <w:r w:rsidRPr="000E084E">
              <w:rPr>
                <w:rFonts w:ascii="Trebuchet MS" w:hAnsi="Trebuchet MS" w:cs="Trebuchet MS"/>
                <w:color w:val="FF0000"/>
                <w:sz w:val="18"/>
                <w:szCs w:val="18"/>
              </w:rPr>
              <w:t>S</w:t>
            </w:r>
            <w:r w:rsidRPr="00852E38">
              <w:rPr>
                <w:rFonts w:ascii="Trebuchet MS" w:hAnsi="Trebuchet MS" w:cs="Trebuchet MS"/>
                <w:color w:val="FF0000"/>
                <w:sz w:val="18"/>
                <w:szCs w:val="18"/>
              </w:rPr>
              <w:t>/(O)</w:t>
            </w:r>
          </w:p>
        </w:tc>
        <w:tc>
          <w:tcPr>
            <w:tcW w:w="3507" w:type="dxa"/>
            <w:tcBorders>
              <w:top w:val="single" w:sz="4" w:space="0" w:color="auto"/>
              <w:left w:val="single" w:sz="4" w:space="0" w:color="auto"/>
              <w:bottom w:val="single" w:sz="4" w:space="0" w:color="auto"/>
              <w:right w:val="single" w:sz="4" w:space="0" w:color="auto"/>
            </w:tcBorders>
            <w:vAlign w:val="center"/>
          </w:tcPr>
          <w:p w14:paraId="30C7EAA2" w14:textId="77777777" w:rsidR="00CB4BEB" w:rsidRPr="00CE2C0F" w:rsidRDefault="00CB4BEB" w:rsidP="003C0924">
            <w:pPr>
              <w:rPr>
                <w:rFonts w:ascii="Trebuchet MS" w:hAnsi="Trebuchet MS" w:cs="Trebuchet MS"/>
                <w:color w:val="FF0000"/>
                <w:sz w:val="17"/>
                <w:szCs w:val="17"/>
              </w:rPr>
            </w:pPr>
            <w:r w:rsidRPr="00CE2C0F">
              <w:rPr>
                <w:rFonts w:ascii="Trebuchet MS" w:hAnsi="Trebuchet MS" w:cs="Trebuchet MS"/>
                <w:color w:val="FF0000"/>
                <w:sz w:val="17"/>
                <w:szCs w:val="17"/>
              </w:rPr>
              <w:t>29189641</w:t>
            </w:r>
          </w:p>
        </w:tc>
      </w:tr>
      <w:tr w:rsidR="00CB4BEB" w:rsidRPr="0051728E" w14:paraId="00550AAC" w14:textId="77777777" w:rsidTr="003C0924">
        <w:trPr>
          <w:trHeight w:hRule="exact" w:val="454"/>
        </w:trPr>
        <w:tc>
          <w:tcPr>
            <w:tcW w:w="1384" w:type="dxa"/>
            <w:tcBorders>
              <w:top w:val="single" w:sz="4" w:space="0" w:color="auto"/>
              <w:left w:val="single" w:sz="4" w:space="0" w:color="auto"/>
              <w:bottom w:val="single" w:sz="4" w:space="0" w:color="auto"/>
              <w:right w:val="single" w:sz="4" w:space="0" w:color="auto"/>
            </w:tcBorders>
            <w:shd w:val="clear" w:color="auto" w:fill="99CCFF"/>
            <w:vAlign w:val="center"/>
          </w:tcPr>
          <w:p w14:paraId="735F2604" w14:textId="77777777" w:rsidR="00CB4BEB" w:rsidRPr="00852E38" w:rsidRDefault="00CB4BEB" w:rsidP="003C0924">
            <w:pPr>
              <w:rPr>
                <w:rFonts w:ascii="Trebuchet MS" w:hAnsi="Trebuchet MS" w:cs="Trebuchet MS"/>
                <w:sz w:val="18"/>
                <w:szCs w:val="18"/>
              </w:rPr>
            </w:pPr>
            <w:proofErr w:type="spellStart"/>
            <w:r>
              <w:rPr>
                <w:rFonts w:ascii="Trebuchet MS" w:hAnsi="Trebuchet MS" w:cs="Trebuchet MS"/>
                <w:sz w:val="18"/>
                <w:szCs w:val="18"/>
              </w:rPr>
              <w:t>cvr</w:t>
            </w:r>
            <w:r w:rsidRPr="00852E38">
              <w:rPr>
                <w:rFonts w:ascii="Trebuchet MS" w:hAnsi="Trebuchet MS" w:cs="Trebuchet MS"/>
                <w:sz w:val="18"/>
                <w:szCs w:val="18"/>
              </w:rPr>
              <w:t>_navn</w:t>
            </w:r>
            <w:proofErr w:type="spellEnd"/>
          </w:p>
        </w:tc>
        <w:tc>
          <w:tcPr>
            <w:tcW w:w="1164" w:type="dxa"/>
            <w:gridSpan w:val="2"/>
            <w:tcBorders>
              <w:top w:val="single" w:sz="4" w:space="0" w:color="auto"/>
              <w:left w:val="single" w:sz="4" w:space="0" w:color="auto"/>
              <w:bottom w:val="single" w:sz="4" w:space="0" w:color="auto"/>
              <w:right w:val="single" w:sz="4" w:space="0" w:color="auto"/>
            </w:tcBorders>
            <w:shd w:val="clear" w:color="auto" w:fill="99CCFF"/>
            <w:vAlign w:val="center"/>
          </w:tcPr>
          <w:p w14:paraId="244259CC" w14:textId="77777777" w:rsidR="00CB4BEB" w:rsidRPr="00852E38" w:rsidRDefault="00CB4BEB" w:rsidP="003C0924">
            <w:pPr>
              <w:rPr>
                <w:rFonts w:ascii="Trebuchet MS" w:hAnsi="Trebuchet MS" w:cs="Trebuchet MS"/>
                <w:sz w:val="18"/>
                <w:szCs w:val="18"/>
              </w:rPr>
            </w:pPr>
            <w:proofErr w:type="spellStart"/>
            <w:r>
              <w:rPr>
                <w:rFonts w:ascii="Trebuchet MS" w:hAnsi="Trebuchet MS" w:cs="Trebuchet MS"/>
                <w:sz w:val="18"/>
                <w:szCs w:val="18"/>
              </w:rPr>
              <w:t>cvr</w:t>
            </w:r>
            <w:r w:rsidRPr="00852E38">
              <w:rPr>
                <w:rFonts w:ascii="Trebuchet MS" w:hAnsi="Trebuchet MS" w:cs="Trebuchet MS"/>
                <w:sz w:val="18"/>
                <w:szCs w:val="18"/>
              </w:rPr>
              <w:t>_navn</w:t>
            </w:r>
            <w:proofErr w:type="spellEnd"/>
          </w:p>
        </w:tc>
        <w:tc>
          <w:tcPr>
            <w:tcW w:w="1991" w:type="dxa"/>
            <w:tcBorders>
              <w:top w:val="single" w:sz="4" w:space="0" w:color="auto"/>
              <w:left w:val="single" w:sz="4" w:space="0" w:color="auto"/>
              <w:bottom w:val="single" w:sz="4" w:space="0" w:color="auto"/>
              <w:right w:val="single" w:sz="4" w:space="0" w:color="auto"/>
            </w:tcBorders>
            <w:shd w:val="clear" w:color="auto" w:fill="99CCFF"/>
            <w:vAlign w:val="bottom"/>
          </w:tcPr>
          <w:p w14:paraId="207BAD2B" w14:textId="77777777" w:rsidR="00CB4BEB" w:rsidRPr="00852E38" w:rsidRDefault="00CB4BEB" w:rsidP="003C0924">
            <w:pPr>
              <w:rPr>
                <w:rFonts w:ascii="Trebuchet MS" w:hAnsi="Trebuchet MS" w:cs="Trebuchet MS"/>
                <w:sz w:val="18"/>
                <w:szCs w:val="18"/>
              </w:rPr>
            </w:pPr>
            <w:r w:rsidRPr="00852E38">
              <w:rPr>
                <w:rFonts w:ascii="Trebuchet MS" w:hAnsi="Trebuchet MS" w:cs="Trebuchet MS"/>
                <w:sz w:val="18"/>
                <w:szCs w:val="18"/>
              </w:rPr>
              <w:t>CVR-navn på ansvarlig myndighed</w:t>
            </w:r>
          </w:p>
        </w:tc>
        <w:tc>
          <w:tcPr>
            <w:tcW w:w="1458" w:type="dxa"/>
            <w:tcBorders>
              <w:top w:val="single" w:sz="4" w:space="0" w:color="auto"/>
              <w:left w:val="single" w:sz="4" w:space="0" w:color="auto"/>
              <w:bottom w:val="single" w:sz="4" w:space="0" w:color="auto"/>
              <w:right w:val="single" w:sz="4" w:space="0" w:color="auto"/>
            </w:tcBorders>
            <w:shd w:val="clear" w:color="auto" w:fill="99CCFF"/>
            <w:vAlign w:val="center"/>
          </w:tcPr>
          <w:p w14:paraId="43AF1E17" w14:textId="77777777" w:rsidR="00CB4BEB" w:rsidRPr="00852E38" w:rsidRDefault="00CB4BEB" w:rsidP="003C0924">
            <w:pPr>
              <w:rPr>
                <w:rFonts w:ascii="Trebuchet MS" w:hAnsi="Trebuchet MS" w:cs="Trebuchet MS"/>
                <w:sz w:val="18"/>
                <w:szCs w:val="18"/>
              </w:rPr>
            </w:pPr>
            <w:r w:rsidRPr="00852E38">
              <w:rPr>
                <w:rFonts w:ascii="Trebuchet MS" w:hAnsi="Trebuchet MS" w:cs="Trebuchet MS"/>
                <w:sz w:val="18"/>
                <w:szCs w:val="18"/>
              </w:rPr>
              <w:t>Tekststreng</w:t>
            </w:r>
          </w:p>
        </w:tc>
        <w:tc>
          <w:tcPr>
            <w:tcW w:w="2815" w:type="dxa"/>
            <w:tcBorders>
              <w:top w:val="single" w:sz="4" w:space="0" w:color="auto"/>
              <w:left w:val="single" w:sz="4" w:space="0" w:color="auto"/>
              <w:bottom w:val="single" w:sz="4" w:space="0" w:color="auto"/>
              <w:right w:val="single" w:sz="4" w:space="0" w:color="auto"/>
            </w:tcBorders>
            <w:shd w:val="clear" w:color="auto" w:fill="99CCFF"/>
            <w:vAlign w:val="center"/>
          </w:tcPr>
          <w:p w14:paraId="30223F88" w14:textId="77777777" w:rsidR="00CB4BEB" w:rsidRPr="00852E38" w:rsidRDefault="00CB4BEB" w:rsidP="003C0924">
            <w:pPr>
              <w:rPr>
                <w:rFonts w:ascii="Trebuchet MS" w:hAnsi="Trebuchet MS" w:cs="Trebuchet MS"/>
                <w:sz w:val="18"/>
                <w:szCs w:val="18"/>
              </w:rPr>
            </w:pPr>
            <w:r w:rsidRPr="00852E38">
              <w:rPr>
                <w:rFonts w:ascii="Trebuchet MS" w:hAnsi="Trebuchet MS" w:cs="Trebuchet MS"/>
                <w:sz w:val="18"/>
                <w:szCs w:val="18"/>
              </w:rPr>
              <w:t>0-128 tegn</w:t>
            </w:r>
          </w:p>
        </w:tc>
        <w:tc>
          <w:tcPr>
            <w:tcW w:w="1333" w:type="dxa"/>
            <w:tcBorders>
              <w:top w:val="single" w:sz="4" w:space="0" w:color="auto"/>
              <w:left w:val="single" w:sz="4" w:space="0" w:color="auto"/>
              <w:bottom w:val="single" w:sz="4" w:space="0" w:color="auto"/>
              <w:right w:val="single" w:sz="4" w:space="0" w:color="auto"/>
            </w:tcBorders>
            <w:shd w:val="clear" w:color="auto" w:fill="99CCFF"/>
            <w:vAlign w:val="bottom"/>
          </w:tcPr>
          <w:p w14:paraId="2CEC22D1" w14:textId="77777777" w:rsidR="00CB4BEB" w:rsidRPr="00852E38" w:rsidRDefault="00CB4BEB" w:rsidP="003C0924">
            <w:pPr>
              <w:jc w:val="center"/>
              <w:rPr>
                <w:rFonts w:ascii="Trebuchet MS" w:hAnsi="Trebuchet MS" w:cs="Trebuchet MS"/>
                <w:sz w:val="18"/>
                <w:szCs w:val="18"/>
              </w:rPr>
            </w:pPr>
            <w:r w:rsidRPr="00852E38">
              <w:rPr>
                <w:rFonts w:ascii="Trebuchet MS" w:hAnsi="Trebuchet MS" w:cs="Trebuchet MS"/>
                <w:sz w:val="18"/>
                <w:szCs w:val="18"/>
              </w:rPr>
              <w:t>S</w:t>
            </w:r>
          </w:p>
        </w:tc>
        <w:tc>
          <w:tcPr>
            <w:tcW w:w="3507" w:type="dxa"/>
            <w:tcBorders>
              <w:top w:val="single" w:sz="4" w:space="0" w:color="auto"/>
              <w:left w:val="single" w:sz="4" w:space="0" w:color="auto"/>
              <w:bottom w:val="single" w:sz="4" w:space="0" w:color="auto"/>
              <w:right w:val="single" w:sz="4" w:space="0" w:color="auto"/>
            </w:tcBorders>
            <w:shd w:val="clear" w:color="auto" w:fill="99CCFF"/>
            <w:vAlign w:val="center"/>
          </w:tcPr>
          <w:p w14:paraId="7A0080AB" w14:textId="77777777" w:rsidR="00CB4BEB" w:rsidRPr="00852E38" w:rsidRDefault="00CB4BEB" w:rsidP="003C0924">
            <w:pPr>
              <w:rPr>
                <w:rFonts w:ascii="Trebuchet MS" w:hAnsi="Trebuchet MS" w:cs="Trebuchet MS"/>
                <w:sz w:val="18"/>
                <w:szCs w:val="18"/>
              </w:rPr>
            </w:pPr>
            <w:r w:rsidRPr="00852E38">
              <w:rPr>
                <w:rFonts w:ascii="Trebuchet MS" w:hAnsi="Trebuchet MS" w:cs="Trebuchet MS"/>
                <w:sz w:val="18"/>
                <w:szCs w:val="18"/>
              </w:rPr>
              <w:t>Silkeborg Kommune</w:t>
            </w:r>
          </w:p>
        </w:tc>
      </w:tr>
      <w:tr w:rsidR="00CB4BEB" w:rsidRPr="0051728E" w14:paraId="22A73CF0" w14:textId="77777777" w:rsidTr="003C0924">
        <w:trPr>
          <w:trHeight w:hRule="exact" w:val="255"/>
        </w:trPr>
        <w:tc>
          <w:tcPr>
            <w:tcW w:w="1384" w:type="dxa"/>
            <w:tcBorders>
              <w:top w:val="single" w:sz="4" w:space="0" w:color="auto"/>
              <w:left w:val="single" w:sz="4" w:space="0" w:color="auto"/>
              <w:bottom w:val="single" w:sz="4" w:space="0" w:color="auto"/>
              <w:right w:val="single" w:sz="4" w:space="0" w:color="auto"/>
            </w:tcBorders>
            <w:shd w:val="clear" w:color="auto" w:fill="99CCFF"/>
            <w:vAlign w:val="center"/>
          </w:tcPr>
          <w:p w14:paraId="59872759"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kommunekode</w:t>
            </w:r>
          </w:p>
        </w:tc>
        <w:tc>
          <w:tcPr>
            <w:tcW w:w="1164" w:type="dxa"/>
            <w:gridSpan w:val="2"/>
            <w:tcBorders>
              <w:top w:val="single" w:sz="4" w:space="0" w:color="auto"/>
              <w:left w:val="single" w:sz="4" w:space="0" w:color="auto"/>
              <w:bottom w:val="single" w:sz="4" w:space="0" w:color="auto"/>
              <w:right w:val="single" w:sz="4" w:space="0" w:color="auto"/>
            </w:tcBorders>
            <w:shd w:val="clear" w:color="auto" w:fill="99CCFF"/>
            <w:vAlign w:val="center"/>
          </w:tcPr>
          <w:p w14:paraId="30FD6A62" w14:textId="77777777" w:rsidR="00CB4BEB" w:rsidRPr="00564F1F" w:rsidRDefault="00CB4BEB" w:rsidP="003C0924">
            <w:pPr>
              <w:rPr>
                <w:rFonts w:ascii="Trebuchet MS" w:hAnsi="Trebuchet MS" w:cs="Trebuchet MS"/>
                <w:sz w:val="18"/>
                <w:szCs w:val="18"/>
              </w:rPr>
            </w:pPr>
            <w:proofErr w:type="spellStart"/>
            <w:r>
              <w:rPr>
                <w:rFonts w:ascii="Trebuchet MS" w:hAnsi="Trebuchet MS" w:cs="Trebuchet MS"/>
                <w:sz w:val="18"/>
                <w:szCs w:val="18"/>
              </w:rPr>
              <w:t>kommu_</w:t>
            </w:r>
            <w:r w:rsidRPr="00564F1F">
              <w:rPr>
                <w:rFonts w:ascii="Trebuchet MS" w:hAnsi="Trebuchet MS" w:cs="Trebuchet MS"/>
                <w:sz w:val="18"/>
                <w:szCs w:val="18"/>
              </w:rPr>
              <w:t>kode</w:t>
            </w:r>
            <w:proofErr w:type="spellEnd"/>
          </w:p>
        </w:tc>
        <w:tc>
          <w:tcPr>
            <w:tcW w:w="1991" w:type="dxa"/>
            <w:tcBorders>
              <w:top w:val="single" w:sz="4" w:space="0" w:color="auto"/>
              <w:left w:val="single" w:sz="4" w:space="0" w:color="auto"/>
              <w:bottom w:val="single" w:sz="4" w:space="0" w:color="auto"/>
              <w:right w:val="single" w:sz="4" w:space="0" w:color="auto"/>
            </w:tcBorders>
            <w:shd w:val="clear" w:color="auto" w:fill="99CCFF"/>
            <w:vAlign w:val="center"/>
          </w:tcPr>
          <w:p w14:paraId="04E70CCB"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 xml:space="preserve">3-cifret </w:t>
            </w:r>
            <w:proofErr w:type="spellStart"/>
            <w:r w:rsidRPr="00564F1F">
              <w:rPr>
                <w:rFonts w:ascii="Trebuchet MS" w:hAnsi="Trebuchet MS" w:cs="Trebuchet MS"/>
                <w:sz w:val="18"/>
                <w:szCs w:val="18"/>
              </w:rPr>
              <w:t>kommunenr</w:t>
            </w:r>
            <w:proofErr w:type="spellEnd"/>
            <w:r w:rsidRPr="00564F1F">
              <w:rPr>
                <w:rFonts w:ascii="Trebuchet MS" w:hAnsi="Trebuchet MS" w:cs="Trebuchet MS"/>
                <w:sz w:val="18"/>
                <w:szCs w:val="18"/>
              </w:rPr>
              <w:t>.</w:t>
            </w:r>
          </w:p>
        </w:tc>
        <w:tc>
          <w:tcPr>
            <w:tcW w:w="1458" w:type="dxa"/>
            <w:tcBorders>
              <w:top w:val="single" w:sz="4" w:space="0" w:color="auto"/>
              <w:left w:val="single" w:sz="4" w:space="0" w:color="auto"/>
              <w:bottom w:val="single" w:sz="4" w:space="0" w:color="auto"/>
              <w:right w:val="single" w:sz="4" w:space="0" w:color="auto"/>
            </w:tcBorders>
            <w:shd w:val="clear" w:color="auto" w:fill="99CCFF"/>
            <w:vAlign w:val="center"/>
          </w:tcPr>
          <w:p w14:paraId="2EE27D65"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Heltal</w:t>
            </w:r>
          </w:p>
        </w:tc>
        <w:tc>
          <w:tcPr>
            <w:tcW w:w="2815" w:type="dxa"/>
            <w:tcBorders>
              <w:top w:val="single" w:sz="4" w:space="0" w:color="auto"/>
              <w:left w:val="single" w:sz="4" w:space="0" w:color="auto"/>
              <w:bottom w:val="single" w:sz="4" w:space="0" w:color="auto"/>
              <w:right w:val="single" w:sz="4" w:space="0" w:color="auto"/>
            </w:tcBorders>
            <w:shd w:val="clear" w:color="auto" w:fill="99CCFF"/>
            <w:vAlign w:val="center"/>
          </w:tcPr>
          <w:p w14:paraId="41F167A1"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100-999</w:t>
            </w:r>
          </w:p>
        </w:tc>
        <w:tc>
          <w:tcPr>
            <w:tcW w:w="1333" w:type="dxa"/>
            <w:tcBorders>
              <w:top w:val="single" w:sz="4" w:space="0" w:color="auto"/>
              <w:left w:val="single" w:sz="4" w:space="0" w:color="auto"/>
              <w:bottom w:val="single" w:sz="4" w:space="0" w:color="auto"/>
              <w:right w:val="single" w:sz="4" w:space="0" w:color="auto"/>
            </w:tcBorders>
            <w:shd w:val="clear" w:color="auto" w:fill="99CCFF"/>
            <w:vAlign w:val="center"/>
          </w:tcPr>
          <w:p w14:paraId="65216074" w14:textId="77777777" w:rsidR="00CB4BEB" w:rsidRPr="00564F1F" w:rsidRDefault="00CB4BEB" w:rsidP="003C0924">
            <w:pPr>
              <w:jc w:val="center"/>
              <w:rPr>
                <w:rFonts w:ascii="Trebuchet MS" w:hAnsi="Trebuchet MS" w:cs="Trebuchet MS"/>
                <w:sz w:val="18"/>
                <w:szCs w:val="18"/>
              </w:rPr>
            </w:pPr>
            <w:r w:rsidRPr="00564F1F">
              <w:rPr>
                <w:rFonts w:ascii="Trebuchet MS" w:hAnsi="Trebuchet MS" w:cs="Trebuchet MS"/>
                <w:sz w:val="18"/>
                <w:szCs w:val="18"/>
              </w:rPr>
              <w:t>S</w:t>
            </w:r>
          </w:p>
        </w:tc>
        <w:tc>
          <w:tcPr>
            <w:tcW w:w="3507" w:type="dxa"/>
            <w:tcBorders>
              <w:top w:val="single" w:sz="4" w:space="0" w:color="auto"/>
              <w:left w:val="single" w:sz="4" w:space="0" w:color="auto"/>
              <w:bottom w:val="single" w:sz="4" w:space="0" w:color="auto"/>
              <w:right w:val="single" w:sz="4" w:space="0" w:color="auto"/>
            </w:tcBorders>
            <w:shd w:val="clear" w:color="auto" w:fill="99CCFF"/>
            <w:vAlign w:val="center"/>
          </w:tcPr>
          <w:p w14:paraId="4C7E4198"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740</w:t>
            </w:r>
          </w:p>
        </w:tc>
      </w:tr>
      <w:tr w:rsidR="00CB4BEB" w:rsidRPr="0051728E" w14:paraId="4FCD4755" w14:textId="77777777" w:rsidTr="003C0924">
        <w:trPr>
          <w:trHeight w:hRule="exact" w:val="454"/>
        </w:trPr>
        <w:tc>
          <w:tcPr>
            <w:tcW w:w="1384" w:type="dxa"/>
            <w:tcBorders>
              <w:top w:val="single" w:sz="4" w:space="0" w:color="auto"/>
              <w:left w:val="single" w:sz="4" w:space="0" w:color="auto"/>
              <w:bottom w:val="single" w:sz="4" w:space="0" w:color="auto"/>
              <w:right w:val="single" w:sz="4" w:space="0" w:color="auto"/>
            </w:tcBorders>
            <w:vAlign w:val="center"/>
          </w:tcPr>
          <w:p w14:paraId="04D97911" w14:textId="77777777" w:rsidR="00CB4BEB" w:rsidRPr="00852E38" w:rsidRDefault="00CB4BEB" w:rsidP="003C0924">
            <w:pPr>
              <w:rPr>
                <w:rFonts w:ascii="Trebuchet MS" w:hAnsi="Trebuchet MS" w:cs="Trebuchet MS"/>
                <w:color w:val="FF0000"/>
                <w:sz w:val="18"/>
                <w:szCs w:val="18"/>
              </w:rPr>
            </w:pPr>
            <w:proofErr w:type="spellStart"/>
            <w:r>
              <w:rPr>
                <w:rFonts w:ascii="Trebuchet MS" w:hAnsi="Trebuchet MS" w:cs="Trebuchet MS"/>
                <w:color w:val="FF0000"/>
                <w:sz w:val="18"/>
                <w:szCs w:val="18"/>
              </w:rPr>
              <w:t>bruger_id</w:t>
            </w:r>
            <w:proofErr w:type="spellEnd"/>
          </w:p>
        </w:tc>
        <w:tc>
          <w:tcPr>
            <w:tcW w:w="1164" w:type="dxa"/>
            <w:gridSpan w:val="2"/>
            <w:tcBorders>
              <w:top w:val="single" w:sz="4" w:space="0" w:color="auto"/>
              <w:left w:val="single" w:sz="4" w:space="0" w:color="auto"/>
              <w:bottom w:val="single" w:sz="4" w:space="0" w:color="auto"/>
              <w:right w:val="single" w:sz="4" w:space="0" w:color="auto"/>
            </w:tcBorders>
            <w:vAlign w:val="center"/>
          </w:tcPr>
          <w:p w14:paraId="2606254B" w14:textId="77777777" w:rsidR="00CB4BEB" w:rsidRPr="00852E38" w:rsidRDefault="00CB4BEB" w:rsidP="003C0924">
            <w:pPr>
              <w:rPr>
                <w:rFonts w:ascii="Trebuchet MS" w:hAnsi="Trebuchet MS" w:cs="Trebuchet MS"/>
                <w:color w:val="FF0000"/>
                <w:sz w:val="18"/>
                <w:szCs w:val="18"/>
              </w:rPr>
            </w:pPr>
            <w:proofErr w:type="spellStart"/>
            <w:r>
              <w:rPr>
                <w:rFonts w:ascii="Trebuchet MS" w:hAnsi="Trebuchet MS" w:cs="Trebuchet MS"/>
                <w:color w:val="FF0000"/>
                <w:sz w:val="18"/>
                <w:szCs w:val="18"/>
              </w:rPr>
              <w:t>bruger_id</w:t>
            </w:r>
            <w:proofErr w:type="spellEnd"/>
          </w:p>
        </w:tc>
        <w:tc>
          <w:tcPr>
            <w:tcW w:w="1991" w:type="dxa"/>
            <w:tcBorders>
              <w:top w:val="single" w:sz="4" w:space="0" w:color="auto"/>
              <w:left w:val="single" w:sz="4" w:space="0" w:color="auto"/>
              <w:bottom w:val="single" w:sz="4" w:space="0" w:color="auto"/>
              <w:right w:val="single" w:sz="4" w:space="0" w:color="auto"/>
            </w:tcBorders>
            <w:vAlign w:val="bottom"/>
          </w:tcPr>
          <w:p w14:paraId="54D176DA" w14:textId="77777777" w:rsidR="00CB4BEB" w:rsidRPr="00852E38" w:rsidRDefault="00CB4BEB" w:rsidP="003C0924">
            <w:pPr>
              <w:rPr>
                <w:rFonts w:ascii="Trebuchet MS" w:hAnsi="Trebuchet MS" w:cs="Trebuchet MS"/>
                <w:color w:val="FF0000"/>
                <w:sz w:val="18"/>
                <w:szCs w:val="18"/>
              </w:rPr>
            </w:pPr>
            <w:r w:rsidRPr="00852E38">
              <w:rPr>
                <w:rFonts w:ascii="Trebuchet MS" w:hAnsi="Trebuchet MS" w:cs="Trebuchet MS"/>
                <w:color w:val="FF0000"/>
                <w:sz w:val="18"/>
                <w:szCs w:val="18"/>
              </w:rPr>
              <w:t>Brugernavn ved opdatering</w:t>
            </w:r>
          </w:p>
        </w:tc>
        <w:tc>
          <w:tcPr>
            <w:tcW w:w="1458" w:type="dxa"/>
            <w:tcBorders>
              <w:top w:val="single" w:sz="4" w:space="0" w:color="auto"/>
              <w:left w:val="single" w:sz="4" w:space="0" w:color="auto"/>
              <w:bottom w:val="single" w:sz="4" w:space="0" w:color="auto"/>
              <w:right w:val="single" w:sz="4" w:space="0" w:color="auto"/>
            </w:tcBorders>
            <w:vAlign w:val="center"/>
          </w:tcPr>
          <w:p w14:paraId="02C9636A" w14:textId="77777777" w:rsidR="00CB4BEB" w:rsidRPr="00852E38" w:rsidRDefault="00CB4BEB" w:rsidP="003C0924">
            <w:pPr>
              <w:rPr>
                <w:rFonts w:ascii="Trebuchet MS" w:hAnsi="Trebuchet MS" w:cs="Trebuchet MS"/>
                <w:color w:val="FF0000"/>
                <w:sz w:val="18"/>
                <w:szCs w:val="18"/>
              </w:rPr>
            </w:pPr>
            <w:r w:rsidRPr="00852E38">
              <w:rPr>
                <w:rFonts w:ascii="Trebuchet MS" w:hAnsi="Trebuchet MS" w:cs="Trebuchet MS"/>
                <w:color w:val="FF0000"/>
                <w:sz w:val="18"/>
                <w:szCs w:val="18"/>
              </w:rPr>
              <w:t>Tekststreng</w:t>
            </w:r>
          </w:p>
        </w:tc>
        <w:tc>
          <w:tcPr>
            <w:tcW w:w="2815" w:type="dxa"/>
            <w:tcBorders>
              <w:top w:val="single" w:sz="4" w:space="0" w:color="auto"/>
              <w:left w:val="single" w:sz="4" w:space="0" w:color="auto"/>
              <w:bottom w:val="single" w:sz="4" w:space="0" w:color="auto"/>
              <w:right w:val="single" w:sz="4" w:space="0" w:color="auto"/>
            </w:tcBorders>
            <w:vAlign w:val="center"/>
          </w:tcPr>
          <w:p w14:paraId="02F7814C" w14:textId="77777777" w:rsidR="00CB4BEB" w:rsidRPr="00852E38" w:rsidRDefault="00CB4BEB" w:rsidP="003C0924">
            <w:pPr>
              <w:rPr>
                <w:rFonts w:ascii="Trebuchet MS" w:hAnsi="Trebuchet MS" w:cs="Trebuchet MS"/>
                <w:color w:val="FF0000"/>
                <w:sz w:val="18"/>
                <w:szCs w:val="18"/>
              </w:rPr>
            </w:pPr>
            <w:r w:rsidRPr="00852E38">
              <w:rPr>
                <w:rFonts w:ascii="Trebuchet MS" w:hAnsi="Trebuchet MS" w:cs="Trebuchet MS"/>
                <w:color w:val="FF0000"/>
                <w:sz w:val="18"/>
                <w:szCs w:val="18"/>
              </w:rPr>
              <w:t>0-128 tegn</w:t>
            </w:r>
          </w:p>
        </w:tc>
        <w:tc>
          <w:tcPr>
            <w:tcW w:w="1333" w:type="dxa"/>
            <w:tcBorders>
              <w:top w:val="single" w:sz="4" w:space="0" w:color="auto"/>
              <w:left w:val="single" w:sz="4" w:space="0" w:color="auto"/>
              <w:bottom w:val="single" w:sz="4" w:space="0" w:color="auto"/>
              <w:right w:val="single" w:sz="4" w:space="0" w:color="auto"/>
            </w:tcBorders>
            <w:vAlign w:val="center"/>
          </w:tcPr>
          <w:p w14:paraId="6C280565" w14:textId="77777777" w:rsidR="00CB4BEB" w:rsidRPr="00852E38" w:rsidRDefault="00CB4BEB" w:rsidP="003C0924">
            <w:pPr>
              <w:jc w:val="center"/>
              <w:rPr>
                <w:rFonts w:ascii="Trebuchet MS" w:hAnsi="Trebuchet MS" w:cs="Trebuchet MS"/>
                <w:color w:val="FF0000"/>
                <w:sz w:val="18"/>
                <w:szCs w:val="18"/>
              </w:rPr>
            </w:pPr>
            <w:r w:rsidRPr="000E084E">
              <w:rPr>
                <w:rFonts w:ascii="Trebuchet MS" w:hAnsi="Trebuchet MS" w:cs="Trebuchet MS"/>
                <w:color w:val="FF0000"/>
                <w:sz w:val="18"/>
                <w:szCs w:val="18"/>
              </w:rPr>
              <w:t>S</w:t>
            </w:r>
            <w:r w:rsidRPr="00852E38">
              <w:rPr>
                <w:rFonts w:ascii="Trebuchet MS" w:hAnsi="Trebuchet MS" w:cs="Trebuchet MS"/>
                <w:color w:val="FF0000"/>
                <w:sz w:val="18"/>
                <w:szCs w:val="18"/>
              </w:rPr>
              <w:t>/(O)</w:t>
            </w:r>
          </w:p>
        </w:tc>
        <w:tc>
          <w:tcPr>
            <w:tcW w:w="3507" w:type="dxa"/>
            <w:tcBorders>
              <w:top w:val="single" w:sz="4" w:space="0" w:color="auto"/>
              <w:left w:val="single" w:sz="4" w:space="0" w:color="auto"/>
              <w:bottom w:val="single" w:sz="4" w:space="0" w:color="auto"/>
              <w:right w:val="single" w:sz="4" w:space="0" w:color="auto"/>
            </w:tcBorders>
            <w:vAlign w:val="center"/>
          </w:tcPr>
          <w:p w14:paraId="5663DAC9" w14:textId="77777777" w:rsidR="00CB4BEB" w:rsidRPr="00852E38" w:rsidRDefault="00CB4BEB" w:rsidP="003C0924">
            <w:pPr>
              <w:rPr>
                <w:rFonts w:ascii="Trebuchet MS" w:hAnsi="Trebuchet MS" w:cs="Trebuchet MS"/>
                <w:color w:val="FF0000"/>
                <w:sz w:val="18"/>
                <w:szCs w:val="18"/>
              </w:rPr>
            </w:pPr>
            <w:r w:rsidRPr="00852E38">
              <w:rPr>
                <w:rFonts w:ascii="Trebuchet MS" w:hAnsi="Trebuchet MS" w:cs="Trebuchet MS"/>
                <w:color w:val="FF0000"/>
                <w:sz w:val="18"/>
                <w:szCs w:val="18"/>
              </w:rPr>
              <w:t>Silkeborg1234</w:t>
            </w:r>
          </w:p>
        </w:tc>
      </w:tr>
      <w:tr w:rsidR="00CB4BEB" w:rsidRPr="0051728E" w14:paraId="6E9D73F5" w14:textId="77777777" w:rsidTr="003C0924">
        <w:trPr>
          <w:trHeight w:hRule="exact" w:val="454"/>
        </w:trPr>
        <w:tc>
          <w:tcPr>
            <w:tcW w:w="1384" w:type="dxa"/>
            <w:tcBorders>
              <w:top w:val="single" w:sz="4" w:space="0" w:color="auto"/>
              <w:left w:val="single" w:sz="4" w:space="0" w:color="auto"/>
              <w:bottom w:val="single" w:sz="4" w:space="0" w:color="auto"/>
              <w:right w:val="single" w:sz="4" w:space="0" w:color="auto"/>
            </w:tcBorders>
            <w:vAlign w:val="center"/>
          </w:tcPr>
          <w:p w14:paraId="11365A74" w14:textId="3A1D5153" w:rsidR="00CB4BEB" w:rsidRPr="0051728E" w:rsidRDefault="006600CA" w:rsidP="003C0924">
            <w:pPr>
              <w:rPr>
                <w:rFonts w:ascii="Trebuchet MS" w:hAnsi="Trebuchet MS" w:cs="Trebuchet MS"/>
                <w:sz w:val="18"/>
                <w:szCs w:val="18"/>
              </w:rPr>
            </w:pPr>
            <w:proofErr w:type="spellStart"/>
            <w:r>
              <w:rPr>
                <w:rFonts w:ascii="Trebuchet MS" w:hAnsi="Trebuchet MS" w:cs="Trebuchet MS"/>
                <w:sz w:val="18"/>
                <w:szCs w:val="18"/>
              </w:rPr>
              <w:t>o</w:t>
            </w:r>
            <w:r w:rsidR="00CB4BEB" w:rsidRPr="0051728E">
              <w:rPr>
                <w:rFonts w:ascii="Trebuchet MS" w:hAnsi="Trebuchet MS" w:cs="Trebuchet MS"/>
                <w:sz w:val="18"/>
                <w:szCs w:val="18"/>
              </w:rPr>
              <w:t>prindkode</w:t>
            </w:r>
            <w:proofErr w:type="spellEnd"/>
          </w:p>
        </w:tc>
        <w:tc>
          <w:tcPr>
            <w:tcW w:w="1164" w:type="dxa"/>
            <w:gridSpan w:val="2"/>
            <w:tcBorders>
              <w:top w:val="single" w:sz="4" w:space="0" w:color="auto"/>
              <w:left w:val="single" w:sz="4" w:space="0" w:color="auto"/>
              <w:bottom w:val="single" w:sz="4" w:space="0" w:color="auto"/>
              <w:right w:val="single" w:sz="4" w:space="0" w:color="auto"/>
            </w:tcBorders>
            <w:vAlign w:val="center"/>
          </w:tcPr>
          <w:p w14:paraId="6D38CE0F"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o</w:t>
            </w:r>
            <w:r w:rsidRPr="0051728E">
              <w:rPr>
                <w:rFonts w:ascii="Trebuchet MS" w:hAnsi="Trebuchet MS" w:cs="Trebuchet MS"/>
                <w:sz w:val="18"/>
                <w:szCs w:val="18"/>
              </w:rPr>
              <w:t>prindkode</w:t>
            </w:r>
            <w:proofErr w:type="spellEnd"/>
          </w:p>
        </w:tc>
        <w:tc>
          <w:tcPr>
            <w:tcW w:w="1991" w:type="dxa"/>
            <w:tcBorders>
              <w:top w:val="single" w:sz="4" w:space="0" w:color="auto"/>
              <w:left w:val="single" w:sz="4" w:space="0" w:color="auto"/>
              <w:bottom w:val="single" w:sz="4" w:space="0" w:color="auto"/>
              <w:right w:val="single" w:sz="4" w:space="0" w:color="auto"/>
            </w:tcBorders>
            <w:vAlign w:val="bottom"/>
          </w:tcPr>
          <w:p w14:paraId="3745FEF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Kode for oprindelse for objekt</w:t>
            </w:r>
          </w:p>
        </w:tc>
        <w:tc>
          <w:tcPr>
            <w:tcW w:w="1458" w:type="dxa"/>
            <w:tcBorders>
              <w:top w:val="single" w:sz="4" w:space="0" w:color="auto"/>
              <w:left w:val="single" w:sz="4" w:space="0" w:color="auto"/>
              <w:bottom w:val="single" w:sz="4" w:space="0" w:color="auto"/>
              <w:right w:val="single" w:sz="4" w:space="0" w:color="auto"/>
            </w:tcBorders>
            <w:vAlign w:val="center"/>
          </w:tcPr>
          <w:p w14:paraId="1352808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2815" w:type="dxa"/>
            <w:tcBorders>
              <w:top w:val="single" w:sz="4" w:space="0" w:color="auto"/>
              <w:left w:val="single" w:sz="4" w:space="0" w:color="auto"/>
              <w:bottom w:val="single" w:sz="4" w:space="0" w:color="auto"/>
              <w:right w:val="single" w:sz="4" w:space="0" w:color="auto"/>
            </w:tcBorders>
            <w:vAlign w:val="center"/>
          </w:tcPr>
          <w:p w14:paraId="5F19831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0-11</w:t>
            </w:r>
          </w:p>
        </w:tc>
        <w:tc>
          <w:tcPr>
            <w:tcW w:w="1333" w:type="dxa"/>
            <w:tcBorders>
              <w:top w:val="single" w:sz="4" w:space="0" w:color="auto"/>
              <w:left w:val="single" w:sz="4" w:space="0" w:color="auto"/>
              <w:bottom w:val="single" w:sz="4" w:space="0" w:color="auto"/>
              <w:right w:val="single" w:sz="4" w:space="0" w:color="auto"/>
            </w:tcBorders>
            <w:vAlign w:val="center"/>
          </w:tcPr>
          <w:p w14:paraId="70C8326C"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O</w:t>
            </w:r>
          </w:p>
        </w:tc>
        <w:tc>
          <w:tcPr>
            <w:tcW w:w="3507" w:type="dxa"/>
            <w:tcBorders>
              <w:top w:val="single" w:sz="4" w:space="0" w:color="auto"/>
              <w:left w:val="single" w:sz="4" w:space="0" w:color="auto"/>
              <w:bottom w:val="single" w:sz="4" w:space="0" w:color="auto"/>
              <w:right w:val="single" w:sz="4" w:space="0" w:color="auto"/>
            </w:tcBorders>
            <w:vAlign w:val="center"/>
          </w:tcPr>
          <w:p w14:paraId="4B43443B" w14:textId="77777777" w:rsidR="00CB4BEB" w:rsidRPr="0042332E" w:rsidRDefault="00CB4BEB" w:rsidP="003C0924">
            <w:pPr>
              <w:rPr>
                <w:rFonts w:ascii="Trebuchet MS" w:hAnsi="Trebuchet MS" w:cs="Trebuchet MS"/>
                <w:sz w:val="18"/>
                <w:szCs w:val="18"/>
              </w:rPr>
            </w:pPr>
            <w:r w:rsidRPr="0042332E">
              <w:rPr>
                <w:rFonts w:ascii="Trebuchet MS" w:hAnsi="Trebuchet MS" w:cs="Trebuchet MS"/>
                <w:sz w:val="18"/>
                <w:szCs w:val="18"/>
              </w:rPr>
              <w:t>1</w:t>
            </w:r>
          </w:p>
        </w:tc>
      </w:tr>
      <w:tr w:rsidR="00CB4BEB" w:rsidRPr="00852E38" w14:paraId="191CD601" w14:textId="77777777" w:rsidTr="003C0924">
        <w:trPr>
          <w:trHeight w:hRule="exact" w:val="255"/>
        </w:trPr>
        <w:tc>
          <w:tcPr>
            <w:tcW w:w="1384" w:type="dxa"/>
            <w:tcBorders>
              <w:top w:val="single" w:sz="4" w:space="0" w:color="auto"/>
              <w:left w:val="single" w:sz="4" w:space="0" w:color="auto"/>
              <w:bottom w:val="single" w:sz="4" w:space="0" w:color="auto"/>
              <w:right w:val="single" w:sz="4" w:space="0" w:color="auto"/>
            </w:tcBorders>
            <w:shd w:val="clear" w:color="auto" w:fill="99CCFF"/>
            <w:vAlign w:val="center"/>
          </w:tcPr>
          <w:p w14:paraId="297666C1" w14:textId="77777777" w:rsidR="00CB4BEB" w:rsidRPr="00852E38" w:rsidRDefault="00CB4BEB" w:rsidP="003C0924">
            <w:pPr>
              <w:rPr>
                <w:rFonts w:ascii="Trebuchet MS" w:hAnsi="Trebuchet MS" w:cs="Trebuchet MS"/>
                <w:sz w:val="18"/>
                <w:szCs w:val="18"/>
              </w:rPr>
            </w:pPr>
            <w:r>
              <w:rPr>
                <w:rFonts w:ascii="Trebuchet MS" w:hAnsi="Trebuchet MS" w:cs="Trebuchet MS"/>
                <w:sz w:val="18"/>
                <w:szCs w:val="18"/>
              </w:rPr>
              <w:t>o</w:t>
            </w:r>
            <w:r w:rsidRPr="00852E38">
              <w:rPr>
                <w:rFonts w:ascii="Trebuchet MS" w:hAnsi="Trebuchet MS" w:cs="Trebuchet MS"/>
                <w:sz w:val="18"/>
                <w:szCs w:val="18"/>
              </w:rPr>
              <w:t>prindelse</w:t>
            </w:r>
          </w:p>
        </w:tc>
        <w:tc>
          <w:tcPr>
            <w:tcW w:w="1164" w:type="dxa"/>
            <w:gridSpan w:val="2"/>
            <w:tcBorders>
              <w:top w:val="single" w:sz="4" w:space="0" w:color="auto"/>
              <w:left w:val="single" w:sz="4" w:space="0" w:color="auto"/>
              <w:bottom w:val="single" w:sz="4" w:space="0" w:color="auto"/>
              <w:right w:val="single" w:sz="4" w:space="0" w:color="auto"/>
            </w:tcBorders>
            <w:shd w:val="clear" w:color="auto" w:fill="99CCFF"/>
            <w:vAlign w:val="center"/>
          </w:tcPr>
          <w:p w14:paraId="3E50D18E" w14:textId="77777777" w:rsidR="00CB4BEB" w:rsidRPr="00253B37" w:rsidRDefault="00CB4BEB" w:rsidP="003C0924">
            <w:pPr>
              <w:rPr>
                <w:rFonts w:ascii="Trebuchet MS" w:hAnsi="Trebuchet MS" w:cs="Trebuchet MS"/>
                <w:sz w:val="17"/>
                <w:szCs w:val="17"/>
              </w:rPr>
            </w:pPr>
            <w:r>
              <w:rPr>
                <w:rFonts w:ascii="Trebuchet MS" w:hAnsi="Trebuchet MS" w:cs="Trebuchet MS"/>
                <w:sz w:val="18"/>
                <w:szCs w:val="18"/>
              </w:rPr>
              <w:t>o</w:t>
            </w:r>
            <w:r w:rsidRPr="00852E38">
              <w:rPr>
                <w:rFonts w:ascii="Trebuchet MS" w:hAnsi="Trebuchet MS" w:cs="Trebuchet MS"/>
                <w:sz w:val="18"/>
                <w:szCs w:val="18"/>
              </w:rPr>
              <w:t>prindelse</w:t>
            </w:r>
          </w:p>
        </w:tc>
        <w:tc>
          <w:tcPr>
            <w:tcW w:w="1991" w:type="dxa"/>
            <w:tcBorders>
              <w:top w:val="single" w:sz="4" w:space="0" w:color="auto"/>
              <w:left w:val="single" w:sz="4" w:space="0" w:color="auto"/>
              <w:bottom w:val="single" w:sz="4" w:space="0" w:color="auto"/>
              <w:right w:val="single" w:sz="4" w:space="0" w:color="auto"/>
            </w:tcBorders>
            <w:shd w:val="clear" w:color="auto" w:fill="99CCFF"/>
            <w:vAlign w:val="center"/>
          </w:tcPr>
          <w:p w14:paraId="3D840D74" w14:textId="77777777" w:rsidR="00CB4BEB" w:rsidRPr="00253B37" w:rsidRDefault="00CB4BEB" w:rsidP="003C0924">
            <w:pPr>
              <w:rPr>
                <w:rFonts w:ascii="Trebuchet MS" w:hAnsi="Trebuchet MS" w:cs="Trebuchet MS"/>
                <w:sz w:val="17"/>
                <w:szCs w:val="17"/>
              </w:rPr>
            </w:pPr>
            <w:r w:rsidRPr="00253B37">
              <w:rPr>
                <w:rFonts w:ascii="Trebuchet MS" w:hAnsi="Trebuchet MS" w:cs="Trebuchet MS"/>
                <w:sz w:val="17"/>
                <w:szCs w:val="17"/>
              </w:rPr>
              <w:t>Oprindelse for objekt</w:t>
            </w:r>
          </w:p>
        </w:tc>
        <w:tc>
          <w:tcPr>
            <w:tcW w:w="1458" w:type="dxa"/>
            <w:tcBorders>
              <w:top w:val="single" w:sz="4" w:space="0" w:color="auto"/>
              <w:left w:val="single" w:sz="4" w:space="0" w:color="auto"/>
              <w:bottom w:val="single" w:sz="4" w:space="0" w:color="auto"/>
              <w:right w:val="single" w:sz="4" w:space="0" w:color="auto"/>
            </w:tcBorders>
            <w:shd w:val="clear" w:color="auto" w:fill="99CCFF"/>
            <w:vAlign w:val="center"/>
          </w:tcPr>
          <w:p w14:paraId="0E04DEF4" w14:textId="77777777" w:rsidR="00CB4BEB" w:rsidRPr="00852E38" w:rsidRDefault="00CB4BEB" w:rsidP="003C0924">
            <w:pPr>
              <w:rPr>
                <w:rFonts w:ascii="Trebuchet MS" w:hAnsi="Trebuchet MS" w:cs="Trebuchet MS"/>
                <w:sz w:val="18"/>
                <w:szCs w:val="18"/>
              </w:rPr>
            </w:pPr>
            <w:r w:rsidRPr="00852E38">
              <w:rPr>
                <w:rFonts w:ascii="Trebuchet MS" w:hAnsi="Trebuchet MS" w:cs="Trebuchet MS"/>
                <w:sz w:val="18"/>
                <w:szCs w:val="18"/>
              </w:rPr>
              <w:t>Tekststreng</w:t>
            </w:r>
          </w:p>
        </w:tc>
        <w:tc>
          <w:tcPr>
            <w:tcW w:w="2815" w:type="dxa"/>
            <w:tcBorders>
              <w:top w:val="single" w:sz="4" w:space="0" w:color="auto"/>
              <w:left w:val="single" w:sz="4" w:space="0" w:color="auto"/>
              <w:bottom w:val="single" w:sz="4" w:space="0" w:color="auto"/>
              <w:right w:val="single" w:sz="4" w:space="0" w:color="auto"/>
            </w:tcBorders>
            <w:shd w:val="clear" w:color="auto" w:fill="99CCFF"/>
            <w:vAlign w:val="center"/>
          </w:tcPr>
          <w:p w14:paraId="6BE9F8E0"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0-35</w:t>
            </w:r>
          </w:p>
        </w:tc>
        <w:tc>
          <w:tcPr>
            <w:tcW w:w="1333" w:type="dxa"/>
            <w:tcBorders>
              <w:top w:val="single" w:sz="4" w:space="0" w:color="auto"/>
              <w:left w:val="single" w:sz="4" w:space="0" w:color="auto"/>
              <w:bottom w:val="single" w:sz="4" w:space="0" w:color="auto"/>
              <w:right w:val="single" w:sz="4" w:space="0" w:color="auto"/>
            </w:tcBorders>
            <w:shd w:val="clear" w:color="auto" w:fill="99CCFF"/>
            <w:vAlign w:val="bottom"/>
          </w:tcPr>
          <w:p w14:paraId="09FD9919" w14:textId="77777777" w:rsidR="00CB4BEB" w:rsidRPr="00852E38" w:rsidRDefault="00CB4BEB" w:rsidP="003C0924">
            <w:pPr>
              <w:jc w:val="center"/>
              <w:rPr>
                <w:rFonts w:ascii="Trebuchet MS" w:hAnsi="Trebuchet MS" w:cs="Trebuchet MS"/>
                <w:sz w:val="18"/>
                <w:szCs w:val="18"/>
              </w:rPr>
            </w:pPr>
            <w:r w:rsidRPr="00852E38">
              <w:rPr>
                <w:rFonts w:ascii="Trebuchet MS" w:hAnsi="Trebuchet MS" w:cs="Trebuchet MS"/>
                <w:sz w:val="18"/>
                <w:szCs w:val="18"/>
              </w:rPr>
              <w:t>S</w:t>
            </w:r>
          </w:p>
        </w:tc>
        <w:tc>
          <w:tcPr>
            <w:tcW w:w="3507" w:type="dxa"/>
            <w:tcBorders>
              <w:top w:val="single" w:sz="4" w:space="0" w:color="auto"/>
              <w:left w:val="single" w:sz="4" w:space="0" w:color="auto"/>
              <w:bottom w:val="single" w:sz="4" w:space="0" w:color="auto"/>
              <w:right w:val="single" w:sz="4" w:space="0" w:color="auto"/>
            </w:tcBorders>
            <w:shd w:val="clear" w:color="auto" w:fill="99CCFF"/>
            <w:vAlign w:val="center"/>
          </w:tcPr>
          <w:p w14:paraId="60E700F6" w14:textId="77777777" w:rsidR="00CB4BEB" w:rsidRPr="00852E38" w:rsidRDefault="00CB4BEB" w:rsidP="003C0924">
            <w:pPr>
              <w:rPr>
                <w:rFonts w:ascii="Trebuchet MS" w:hAnsi="Trebuchet MS" w:cs="Trebuchet MS"/>
                <w:sz w:val="18"/>
                <w:szCs w:val="18"/>
              </w:rPr>
            </w:pPr>
            <w:proofErr w:type="spellStart"/>
            <w:r w:rsidRPr="00852E38">
              <w:rPr>
                <w:rFonts w:ascii="Trebuchet MS" w:hAnsi="Trebuchet MS" w:cs="Trebuchet MS"/>
                <w:sz w:val="18"/>
                <w:szCs w:val="18"/>
              </w:rPr>
              <w:t>Ortofoto</w:t>
            </w:r>
            <w:proofErr w:type="spellEnd"/>
          </w:p>
        </w:tc>
      </w:tr>
      <w:tr w:rsidR="00CB4BEB" w:rsidRPr="0051728E" w14:paraId="4D1D5C00" w14:textId="77777777" w:rsidTr="003C0924">
        <w:trPr>
          <w:trHeight w:hRule="exact" w:val="454"/>
        </w:trPr>
        <w:tc>
          <w:tcPr>
            <w:tcW w:w="1384" w:type="dxa"/>
            <w:tcBorders>
              <w:top w:val="single" w:sz="4" w:space="0" w:color="auto"/>
              <w:left w:val="single" w:sz="4" w:space="0" w:color="auto"/>
              <w:bottom w:val="single" w:sz="4" w:space="0" w:color="auto"/>
              <w:right w:val="single" w:sz="4" w:space="0" w:color="auto"/>
            </w:tcBorders>
            <w:vAlign w:val="center"/>
          </w:tcPr>
          <w:p w14:paraId="024AA8C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s</w:t>
            </w:r>
            <w:r w:rsidRPr="0051728E">
              <w:rPr>
                <w:rFonts w:ascii="Trebuchet MS" w:hAnsi="Trebuchet MS" w:cs="Trebuchet MS"/>
                <w:sz w:val="18"/>
                <w:szCs w:val="18"/>
              </w:rPr>
              <w:t>tatuskode</w:t>
            </w:r>
          </w:p>
        </w:tc>
        <w:tc>
          <w:tcPr>
            <w:tcW w:w="1164" w:type="dxa"/>
            <w:gridSpan w:val="2"/>
            <w:tcBorders>
              <w:top w:val="single" w:sz="4" w:space="0" w:color="auto"/>
              <w:left w:val="single" w:sz="4" w:space="0" w:color="auto"/>
              <w:bottom w:val="single" w:sz="4" w:space="0" w:color="auto"/>
              <w:right w:val="single" w:sz="4" w:space="0" w:color="auto"/>
            </w:tcBorders>
            <w:vAlign w:val="center"/>
          </w:tcPr>
          <w:p w14:paraId="0539878E"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s</w:t>
            </w:r>
            <w:r w:rsidRPr="0051728E">
              <w:rPr>
                <w:rFonts w:ascii="Trebuchet MS" w:hAnsi="Trebuchet MS" w:cs="Trebuchet MS"/>
                <w:sz w:val="18"/>
                <w:szCs w:val="18"/>
              </w:rPr>
              <w:t>tatuskode</w:t>
            </w:r>
          </w:p>
        </w:tc>
        <w:tc>
          <w:tcPr>
            <w:tcW w:w="1991" w:type="dxa"/>
            <w:tcBorders>
              <w:top w:val="single" w:sz="4" w:space="0" w:color="auto"/>
              <w:left w:val="single" w:sz="4" w:space="0" w:color="auto"/>
              <w:bottom w:val="single" w:sz="4" w:space="0" w:color="auto"/>
              <w:right w:val="single" w:sz="4" w:space="0" w:color="auto"/>
            </w:tcBorders>
            <w:vAlign w:val="bottom"/>
          </w:tcPr>
          <w:p w14:paraId="0B11FAF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Kode for gældende status</w:t>
            </w:r>
          </w:p>
        </w:tc>
        <w:tc>
          <w:tcPr>
            <w:tcW w:w="1458" w:type="dxa"/>
            <w:tcBorders>
              <w:top w:val="single" w:sz="4" w:space="0" w:color="auto"/>
              <w:left w:val="single" w:sz="4" w:space="0" w:color="auto"/>
              <w:bottom w:val="single" w:sz="4" w:space="0" w:color="auto"/>
              <w:right w:val="single" w:sz="4" w:space="0" w:color="auto"/>
            </w:tcBorders>
            <w:vAlign w:val="center"/>
          </w:tcPr>
          <w:p w14:paraId="4BD60F9E"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2815" w:type="dxa"/>
            <w:tcBorders>
              <w:top w:val="single" w:sz="4" w:space="0" w:color="auto"/>
              <w:left w:val="single" w:sz="4" w:space="0" w:color="auto"/>
              <w:bottom w:val="single" w:sz="4" w:space="0" w:color="auto"/>
              <w:right w:val="single" w:sz="4" w:space="0" w:color="auto"/>
            </w:tcBorders>
            <w:vAlign w:val="center"/>
          </w:tcPr>
          <w:p w14:paraId="6E2203E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0-4</w:t>
            </w:r>
          </w:p>
        </w:tc>
        <w:tc>
          <w:tcPr>
            <w:tcW w:w="1333" w:type="dxa"/>
            <w:tcBorders>
              <w:top w:val="single" w:sz="4" w:space="0" w:color="auto"/>
              <w:left w:val="single" w:sz="4" w:space="0" w:color="auto"/>
              <w:bottom w:val="single" w:sz="4" w:space="0" w:color="auto"/>
              <w:right w:val="single" w:sz="4" w:space="0" w:color="auto"/>
            </w:tcBorders>
            <w:vAlign w:val="center"/>
          </w:tcPr>
          <w:p w14:paraId="29FDAB1D"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0</w:t>
            </w:r>
          </w:p>
        </w:tc>
        <w:tc>
          <w:tcPr>
            <w:tcW w:w="3507" w:type="dxa"/>
            <w:tcBorders>
              <w:top w:val="single" w:sz="4" w:space="0" w:color="auto"/>
              <w:left w:val="single" w:sz="4" w:space="0" w:color="auto"/>
              <w:bottom w:val="single" w:sz="4" w:space="0" w:color="auto"/>
              <w:right w:val="single" w:sz="4" w:space="0" w:color="auto"/>
            </w:tcBorders>
            <w:vAlign w:val="center"/>
          </w:tcPr>
          <w:p w14:paraId="039A2F83" w14:textId="77777777" w:rsidR="00CB4BEB" w:rsidRPr="0042332E" w:rsidRDefault="00CB4BEB" w:rsidP="003C0924">
            <w:pPr>
              <w:rPr>
                <w:rFonts w:ascii="Trebuchet MS" w:hAnsi="Trebuchet MS" w:cs="Trebuchet MS"/>
                <w:sz w:val="18"/>
                <w:szCs w:val="18"/>
              </w:rPr>
            </w:pPr>
            <w:r w:rsidRPr="0042332E">
              <w:rPr>
                <w:rFonts w:ascii="Trebuchet MS" w:hAnsi="Trebuchet MS" w:cs="Trebuchet MS"/>
                <w:sz w:val="18"/>
                <w:szCs w:val="18"/>
              </w:rPr>
              <w:t>3</w:t>
            </w:r>
          </w:p>
        </w:tc>
      </w:tr>
      <w:tr w:rsidR="00CB4BEB" w:rsidRPr="0051728E" w14:paraId="27D409AB" w14:textId="77777777" w:rsidTr="003C0924">
        <w:trPr>
          <w:trHeight w:hRule="exact" w:val="255"/>
        </w:trPr>
        <w:tc>
          <w:tcPr>
            <w:tcW w:w="1384" w:type="dxa"/>
            <w:tcBorders>
              <w:top w:val="single" w:sz="4" w:space="0" w:color="auto"/>
              <w:left w:val="single" w:sz="4" w:space="0" w:color="auto"/>
              <w:bottom w:val="single" w:sz="4" w:space="0" w:color="auto"/>
              <w:right w:val="single" w:sz="4" w:space="0" w:color="auto"/>
            </w:tcBorders>
            <w:shd w:val="clear" w:color="auto" w:fill="99CCFF"/>
            <w:vAlign w:val="bottom"/>
          </w:tcPr>
          <w:p w14:paraId="7A5F5AAA" w14:textId="77777777" w:rsidR="00CB4BEB" w:rsidRPr="00852E38" w:rsidRDefault="00CB4BEB" w:rsidP="003C0924">
            <w:pPr>
              <w:rPr>
                <w:rFonts w:ascii="Trebuchet MS" w:hAnsi="Trebuchet MS" w:cs="Trebuchet MS"/>
                <w:sz w:val="18"/>
                <w:szCs w:val="18"/>
              </w:rPr>
            </w:pPr>
            <w:r>
              <w:rPr>
                <w:rFonts w:ascii="Trebuchet MS" w:hAnsi="Trebuchet MS" w:cs="Trebuchet MS"/>
                <w:sz w:val="18"/>
                <w:szCs w:val="18"/>
              </w:rPr>
              <w:t>s</w:t>
            </w:r>
            <w:r w:rsidRPr="00852E38">
              <w:rPr>
                <w:rFonts w:ascii="Trebuchet MS" w:hAnsi="Trebuchet MS" w:cs="Trebuchet MS"/>
                <w:sz w:val="18"/>
                <w:szCs w:val="18"/>
              </w:rPr>
              <w:t>tatus</w:t>
            </w:r>
          </w:p>
        </w:tc>
        <w:tc>
          <w:tcPr>
            <w:tcW w:w="1164"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372636D3" w14:textId="77777777" w:rsidR="00CB4BEB" w:rsidRPr="00852E38" w:rsidRDefault="00CB4BEB" w:rsidP="003C0924">
            <w:pPr>
              <w:rPr>
                <w:rFonts w:ascii="Trebuchet MS" w:hAnsi="Trebuchet MS" w:cs="Trebuchet MS"/>
                <w:sz w:val="18"/>
                <w:szCs w:val="18"/>
              </w:rPr>
            </w:pPr>
            <w:r>
              <w:rPr>
                <w:rFonts w:ascii="Trebuchet MS" w:hAnsi="Trebuchet MS" w:cs="Trebuchet MS"/>
                <w:sz w:val="18"/>
                <w:szCs w:val="18"/>
              </w:rPr>
              <w:t>s</w:t>
            </w:r>
            <w:r w:rsidRPr="00852E38">
              <w:rPr>
                <w:rFonts w:ascii="Trebuchet MS" w:hAnsi="Trebuchet MS" w:cs="Trebuchet MS"/>
                <w:sz w:val="18"/>
                <w:szCs w:val="18"/>
              </w:rPr>
              <w:t>tatus</w:t>
            </w:r>
          </w:p>
        </w:tc>
        <w:tc>
          <w:tcPr>
            <w:tcW w:w="1991" w:type="dxa"/>
            <w:tcBorders>
              <w:top w:val="single" w:sz="4" w:space="0" w:color="auto"/>
              <w:left w:val="single" w:sz="4" w:space="0" w:color="auto"/>
              <w:bottom w:val="single" w:sz="4" w:space="0" w:color="auto"/>
              <w:right w:val="single" w:sz="4" w:space="0" w:color="auto"/>
            </w:tcBorders>
            <w:shd w:val="clear" w:color="auto" w:fill="99CCFF"/>
            <w:vAlign w:val="bottom"/>
          </w:tcPr>
          <w:p w14:paraId="50121B49" w14:textId="77777777" w:rsidR="00CB4BEB" w:rsidRPr="00852E38" w:rsidRDefault="00CB4BEB" w:rsidP="003C0924">
            <w:pPr>
              <w:rPr>
                <w:rFonts w:ascii="Trebuchet MS" w:hAnsi="Trebuchet MS" w:cs="Trebuchet MS"/>
                <w:sz w:val="18"/>
                <w:szCs w:val="18"/>
              </w:rPr>
            </w:pPr>
            <w:r w:rsidRPr="00852E38">
              <w:rPr>
                <w:rFonts w:ascii="Trebuchet MS" w:hAnsi="Trebuchet MS" w:cs="Trebuchet MS"/>
                <w:sz w:val="18"/>
                <w:szCs w:val="18"/>
              </w:rPr>
              <w:t>Gældende status</w:t>
            </w:r>
          </w:p>
        </w:tc>
        <w:tc>
          <w:tcPr>
            <w:tcW w:w="1458" w:type="dxa"/>
            <w:tcBorders>
              <w:top w:val="single" w:sz="4" w:space="0" w:color="auto"/>
              <w:left w:val="single" w:sz="4" w:space="0" w:color="auto"/>
              <w:bottom w:val="single" w:sz="4" w:space="0" w:color="auto"/>
              <w:right w:val="single" w:sz="4" w:space="0" w:color="auto"/>
            </w:tcBorders>
            <w:shd w:val="clear" w:color="auto" w:fill="99CCFF"/>
            <w:vAlign w:val="bottom"/>
          </w:tcPr>
          <w:p w14:paraId="61ADA92B" w14:textId="77777777" w:rsidR="00CB4BEB" w:rsidRPr="00852E38" w:rsidRDefault="00CB4BEB" w:rsidP="003C0924">
            <w:pPr>
              <w:rPr>
                <w:rFonts w:ascii="Trebuchet MS" w:hAnsi="Trebuchet MS" w:cs="Trebuchet MS"/>
                <w:sz w:val="18"/>
                <w:szCs w:val="18"/>
              </w:rPr>
            </w:pPr>
            <w:r w:rsidRPr="00852E38">
              <w:rPr>
                <w:rFonts w:ascii="Trebuchet MS" w:hAnsi="Trebuchet MS" w:cs="Trebuchet MS"/>
                <w:sz w:val="18"/>
                <w:szCs w:val="18"/>
              </w:rPr>
              <w:t>Tekststreng</w:t>
            </w:r>
          </w:p>
        </w:tc>
        <w:tc>
          <w:tcPr>
            <w:tcW w:w="2815" w:type="dxa"/>
            <w:tcBorders>
              <w:top w:val="single" w:sz="4" w:space="0" w:color="auto"/>
              <w:left w:val="single" w:sz="4" w:space="0" w:color="auto"/>
              <w:bottom w:val="single" w:sz="4" w:space="0" w:color="auto"/>
              <w:right w:val="single" w:sz="4" w:space="0" w:color="auto"/>
            </w:tcBorders>
            <w:shd w:val="clear" w:color="auto" w:fill="99CCFF"/>
            <w:vAlign w:val="bottom"/>
          </w:tcPr>
          <w:p w14:paraId="5E3FB4CE" w14:textId="77777777" w:rsidR="00CB4BEB" w:rsidRPr="00852E38" w:rsidRDefault="00CB4BEB" w:rsidP="003C0924">
            <w:pPr>
              <w:rPr>
                <w:rFonts w:ascii="Trebuchet MS" w:hAnsi="Trebuchet MS" w:cs="Trebuchet MS"/>
                <w:sz w:val="18"/>
                <w:szCs w:val="18"/>
              </w:rPr>
            </w:pPr>
            <w:r w:rsidRPr="00852E38">
              <w:rPr>
                <w:rFonts w:ascii="Trebuchet MS" w:hAnsi="Trebuchet MS" w:cs="Trebuchet MS"/>
                <w:sz w:val="18"/>
                <w:szCs w:val="18"/>
              </w:rPr>
              <w:t>0-30</w:t>
            </w:r>
          </w:p>
        </w:tc>
        <w:tc>
          <w:tcPr>
            <w:tcW w:w="1333" w:type="dxa"/>
            <w:tcBorders>
              <w:top w:val="single" w:sz="4" w:space="0" w:color="auto"/>
              <w:left w:val="single" w:sz="4" w:space="0" w:color="auto"/>
              <w:bottom w:val="single" w:sz="4" w:space="0" w:color="auto"/>
              <w:right w:val="single" w:sz="4" w:space="0" w:color="auto"/>
            </w:tcBorders>
            <w:shd w:val="clear" w:color="auto" w:fill="99CCFF"/>
            <w:vAlign w:val="center"/>
          </w:tcPr>
          <w:p w14:paraId="4D08290A" w14:textId="77777777" w:rsidR="00CB4BEB" w:rsidRPr="00852E38" w:rsidRDefault="00CB4BEB" w:rsidP="003C0924">
            <w:pPr>
              <w:jc w:val="center"/>
              <w:rPr>
                <w:rFonts w:ascii="Trebuchet MS" w:hAnsi="Trebuchet MS" w:cs="Trebuchet MS"/>
                <w:sz w:val="18"/>
                <w:szCs w:val="18"/>
              </w:rPr>
            </w:pPr>
            <w:r w:rsidRPr="00852E38">
              <w:rPr>
                <w:rFonts w:ascii="Trebuchet MS" w:hAnsi="Trebuchet MS" w:cs="Trebuchet MS"/>
                <w:sz w:val="18"/>
                <w:szCs w:val="18"/>
              </w:rPr>
              <w:t>S</w:t>
            </w:r>
          </w:p>
        </w:tc>
        <w:tc>
          <w:tcPr>
            <w:tcW w:w="3507" w:type="dxa"/>
            <w:tcBorders>
              <w:top w:val="single" w:sz="4" w:space="0" w:color="auto"/>
              <w:left w:val="single" w:sz="4" w:space="0" w:color="auto"/>
              <w:bottom w:val="single" w:sz="4" w:space="0" w:color="auto"/>
              <w:right w:val="single" w:sz="4" w:space="0" w:color="auto"/>
            </w:tcBorders>
            <w:shd w:val="clear" w:color="auto" w:fill="99CCFF"/>
            <w:vAlign w:val="bottom"/>
          </w:tcPr>
          <w:p w14:paraId="4D1B352E" w14:textId="77777777" w:rsidR="00CB4BEB" w:rsidRPr="00852E38" w:rsidRDefault="00CB4BEB" w:rsidP="003C0924">
            <w:pPr>
              <w:rPr>
                <w:rFonts w:ascii="Trebuchet MS" w:hAnsi="Trebuchet MS" w:cs="Trebuchet MS"/>
                <w:sz w:val="18"/>
                <w:szCs w:val="18"/>
              </w:rPr>
            </w:pPr>
            <w:r w:rsidRPr="00852E38">
              <w:rPr>
                <w:rFonts w:ascii="Trebuchet MS" w:hAnsi="Trebuchet MS" w:cs="Trebuchet MS"/>
                <w:sz w:val="18"/>
                <w:szCs w:val="18"/>
              </w:rPr>
              <w:t>Gældende / Vedtaget</w:t>
            </w:r>
          </w:p>
        </w:tc>
      </w:tr>
      <w:tr w:rsidR="00CB4BEB" w:rsidRPr="0051728E" w14:paraId="1DFFA2CF" w14:textId="77777777" w:rsidTr="003C0924">
        <w:trPr>
          <w:trHeight w:hRule="exact" w:val="454"/>
        </w:trPr>
        <w:tc>
          <w:tcPr>
            <w:tcW w:w="1384" w:type="dxa"/>
            <w:tcBorders>
              <w:top w:val="single" w:sz="4" w:space="0" w:color="auto"/>
              <w:left w:val="single" w:sz="4" w:space="0" w:color="auto"/>
              <w:bottom w:val="single" w:sz="4" w:space="0" w:color="auto"/>
              <w:right w:val="single" w:sz="4" w:space="0" w:color="auto"/>
            </w:tcBorders>
            <w:shd w:val="clear" w:color="auto" w:fill="auto"/>
            <w:vAlign w:val="center"/>
          </w:tcPr>
          <w:p w14:paraId="0C83A470" w14:textId="77777777" w:rsidR="00CB4BEB" w:rsidRPr="0081400D" w:rsidRDefault="00CB4BEB" w:rsidP="003C0924">
            <w:pPr>
              <w:rPr>
                <w:rFonts w:ascii="Trebuchet MS" w:hAnsi="Trebuchet MS" w:cs="Trebuchet MS"/>
                <w:sz w:val="18"/>
                <w:szCs w:val="18"/>
              </w:rPr>
            </w:pPr>
            <w:proofErr w:type="spellStart"/>
            <w:r w:rsidRPr="0081400D">
              <w:rPr>
                <w:rFonts w:ascii="Trebuchet MS" w:hAnsi="Trebuchet MS" w:cs="Trebuchet MS"/>
                <w:sz w:val="18"/>
                <w:szCs w:val="18"/>
              </w:rPr>
              <w:lastRenderedPageBreak/>
              <w:t>off_kode</w:t>
            </w:r>
            <w:proofErr w:type="spellEnd"/>
          </w:p>
        </w:tc>
        <w:tc>
          <w:tcPr>
            <w:tcW w:w="1164" w:type="dxa"/>
            <w:gridSpan w:val="2"/>
            <w:tcBorders>
              <w:top w:val="single" w:sz="4" w:space="0" w:color="auto"/>
              <w:left w:val="single" w:sz="4" w:space="0" w:color="auto"/>
              <w:bottom w:val="single" w:sz="4" w:space="0" w:color="auto"/>
              <w:right w:val="single" w:sz="4" w:space="0" w:color="auto"/>
            </w:tcBorders>
            <w:vAlign w:val="center"/>
          </w:tcPr>
          <w:p w14:paraId="314822D2" w14:textId="77777777" w:rsidR="00CB4BEB" w:rsidRPr="0081400D" w:rsidRDefault="00CB4BEB" w:rsidP="003C0924">
            <w:pPr>
              <w:rPr>
                <w:rFonts w:ascii="Trebuchet MS" w:hAnsi="Trebuchet MS" w:cs="Trebuchet MS"/>
                <w:sz w:val="18"/>
                <w:szCs w:val="18"/>
              </w:rPr>
            </w:pPr>
            <w:proofErr w:type="spellStart"/>
            <w:r w:rsidRPr="0081400D">
              <w:rPr>
                <w:rFonts w:ascii="Trebuchet MS" w:hAnsi="Trebuchet MS" w:cs="Trebuchet MS"/>
                <w:sz w:val="18"/>
                <w:szCs w:val="18"/>
              </w:rPr>
              <w:t>off_kode</w:t>
            </w:r>
            <w:proofErr w:type="spellEnd"/>
          </w:p>
        </w:tc>
        <w:tc>
          <w:tcPr>
            <w:tcW w:w="1991" w:type="dxa"/>
            <w:tcBorders>
              <w:top w:val="single" w:sz="4" w:space="0" w:color="auto"/>
              <w:left w:val="single" w:sz="4" w:space="0" w:color="auto"/>
              <w:bottom w:val="single" w:sz="4" w:space="0" w:color="auto"/>
              <w:right w:val="single" w:sz="4" w:space="0" w:color="auto"/>
            </w:tcBorders>
            <w:shd w:val="clear" w:color="auto" w:fill="auto"/>
            <w:vAlign w:val="center"/>
          </w:tcPr>
          <w:p w14:paraId="376CACBA" w14:textId="77777777" w:rsidR="00CB4BEB" w:rsidRPr="0081400D" w:rsidRDefault="00CB4BEB" w:rsidP="003C0924">
            <w:pPr>
              <w:rPr>
                <w:rFonts w:ascii="Trebuchet MS" w:hAnsi="Trebuchet MS" w:cs="Trebuchet MS"/>
                <w:sz w:val="18"/>
                <w:szCs w:val="18"/>
              </w:rPr>
            </w:pPr>
            <w:r w:rsidRPr="0081400D">
              <w:rPr>
                <w:rFonts w:ascii="Trebuchet MS" w:hAnsi="Trebuchet MS" w:cs="Trebuchet MS"/>
                <w:sz w:val="18"/>
                <w:szCs w:val="18"/>
              </w:rPr>
              <w:t>Kode for Tilgængelighed</w:t>
            </w:r>
          </w:p>
        </w:tc>
        <w:tc>
          <w:tcPr>
            <w:tcW w:w="1458" w:type="dxa"/>
            <w:tcBorders>
              <w:top w:val="single" w:sz="4" w:space="0" w:color="auto"/>
              <w:left w:val="single" w:sz="4" w:space="0" w:color="auto"/>
              <w:bottom w:val="single" w:sz="4" w:space="0" w:color="auto"/>
              <w:right w:val="single" w:sz="4" w:space="0" w:color="auto"/>
            </w:tcBorders>
            <w:shd w:val="clear" w:color="auto" w:fill="auto"/>
            <w:vAlign w:val="center"/>
          </w:tcPr>
          <w:p w14:paraId="5F2B3EA0" w14:textId="77777777" w:rsidR="00CB4BEB" w:rsidRPr="0081400D" w:rsidRDefault="00CB4BEB" w:rsidP="003C0924">
            <w:pPr>
              <w:rPr>
                <w:rFonts w:ascii="Trebuchet MS" w:hAnsi="Trebuchet MS" w:cs="Trebuchet MS"/>
                <w:sz w:val="18"/>
                <w:szCs w:val="18"/>
              </w:rPr>
            </w:pPr>
            <w:r w:rsidRPr="0081400D">
              <w:rPr>
                <w:rFonts w:ascii="Trebuchet MS" w:hAnsi="Trebuchet MS" w:cs="Trebuchet MS"/>
                <w:sz w:val="18"/>
                <w:szCs w:val="18"/>
              </w:rPr>
              <w:t>Heltal</w:t>
            </w:r>
          </w:p>
        </w:tc>
        <w:tc>
          <w:tcPr>
            <w:tcW w:w="2815" w:type="dxa"/>
            <w:tcBorders>
              <w:top w:val="single" w:sz="4" w:space="0" w:color="auto"/>
              <w:left w:val="single" w:sz="4" w:space="0" w:color="auto"/>
              <w:bottom w:val="single" w:sz="4" w:space="0" w:color="auto"/>
              <w:right w:val="single" w:sz="4" w:space="0" w:color="auto"/>
            </w:tcBorders>
            <w:shd w:val="clear" w:color="auto" w:fill="auto"/>
            <w:vAlign w:val="center"/>
          </w:tcPr>
          <w:p w14:paraId="190E5EE9" w14:textId="77777777" w:rsidR="00CB4BEB" w:rsidRPr="0081400D" w:rsidRDefault="00CB4BEB" w:rsidP="003C0924">
            <w:pPr>
              <w:rPr>
                <w:rFonts w:ascii="Trebuchet MS" w:hAnsi="Trebuchet MS" w:cs="Trebuchet MS"/>
                <w:sz w:val="18"/>
                <w:szCs w:val="18"/>
              </w:rPr>
            </w:pPr>
            <w:r w:rsidRPr="0081400D">
              <w:rPr>
                <w:rFonts w:ascii="Trebuchet MS" w:hAnsi="Trebuchet MS" w:cs="Trebuchet MS"/>
                <w:sz w:val="18"/>
                <w:szCs w:val="18"/>
              </w:rPr>
              <w:t>1-3 (</w:t>
            </w:r>
            <w:r w:rsidRPr="00833371">
              <w:rPr>
                <w:rFonts w:ascii="Trebuchet MS" w:hAnsi="Trebuchet MS" w:cs="Trebuchet MS"/>
                <w:sz w:val="18"/>
                <w:szCs w:val="18"/>
              </w:rPr>
              <w:t>default = 1)</w:t>
            </w:r>
          </w:p>
        </w:tc>
        <w:tc>
          <w:tcPr>
            <w:tcW w:w="1333" w:type="dxa"/>
            <w:tcBorders>
              <w:top w:val="single" w:sz="4" w:space="0" w:color="auto"/>
              <w:left w:val="single" w:sz="4" w:space="0" w:color="auto"/>
              <w:bottom w:val="single" w:sz="4" w:space="0" w:color="auto"/>
              <w:right w:val="single" w:sz="4" w:space="0" w:color="auto"/>
            </w:tcBorders>
            <w:shd w:val="clear" w:color="auto" w:fill="auto"/>
            <w:vAlign w:val="center"/>
          </w:tcPr>
          <w:p w14:paraId="575BE1DE" w14:textId="77777777" w:rsidR="00CB4BEB" w:rsidRPr="0081400D" w:rsidRDefault="00CB4BEB" w:rsidP="003C0924">
            <w:pPr>
              <w:jc w:val="center"/>
              <w:rPr>
                <w:rFonts w:ascii="Trebuchet MS" w:hAnsi="Trebuchet MS" w:cs="Trebuchet MS"/>
                <w:sz w:val="18"/>
                <w:szCs w:val="18"/>
              </w:rPr>
            </w:pPr>
            <w:r w:rsidRPr="0081400D">
              <w:rPr>
                <w:rFonts w:ascii="Trebuchet MS" w:hAnsi="Trebuchet MS" w:cs="Trebuchet MS"/>
                <w:sz w:val="18"/>
                <w:szCs w:val="18"/>
              </w:rPr>
              <w:t>O</w:t>
            </w:r>
          </w:p>
        </w:tc>
        <w:tc>
          <w:tcPr>
            <w:tcW w:w="3507" w:type="dxa"/>
            <w:tcBorders>
              <w:top w:val="single" w:sz="4" w:space="0" w:color="auto"/>
              <w:left w:val="single" w:sz="4" w:space="0" w:color="auto"/>
              <w:bottom w:val="single" w:sz="4" w:space="0" w:color="auto"/>
              <w:right w:val="single" w:sz="4" w:space="0" w:color="auto"/>
            </w:tcBorders>
            <w:shd w:val="clear" w:color="auto" w:fill="auto"/>
            <w:vAlign w:val="center"/>
          </w:tcPr>
          <w:p w14:paraId="7AF4D797" w14:textId="77777777" w:rsidR="00CB4BEB" w:rsidRPr="0081400D" w:rsidRDefault="00CB4BEB" w:rsidP="003C0924">
            <w:pPr>
              <w:rPr>
                <w:rFonts w:ascii="Trebuchet MS" w:hAnsi="Trebuchet MS" w:cs="Trebuchet MS"/>
                <w:sz w:val="18"/>
                <w:szCs w:val="18"/>
              </w:rPr>
            </w:pPr>
            <w:r w:rsidRPr="0081400D">
              <w:rPr>
                <w:rFonts w:ascii="Trebuchet MS" w:hAnsi="Trebuchet MS" w:cs="Trebuchet MS"/>
                <w:sz w:val="18"/>
                <w:szCs w:val="18"/>
              </w:rPr>
              <w:t>1</w:t>
            </w:r>
          </w:p>
        </w:tc>
      </w:tr>
      <w:tr w:rsidR="00CB4BEB" w:rsidRPr="0051728E" w14:paraId="5FFDB00D" w14:textId="77777777" w:rsidTr="003C0924">
        <w:trPr>
          <w:trHeight w:hRule="exact" w:val="255"/>
        </w:trPr>
        <w:tc>
          <w:tcPr>
            <w:tcW w:w="1384" w:type="dxa"/>
            <w:tcBorders>
              <w:top w:val="single" w:sz="4" w:space="0" w:color="auto"/>
              <w:left w:val="single" w:sz="4" w:space="0" w:color="auto"/>
              <w:bottom w:val="single" w:sz="4" w:space="0" w:color="auto"/>
              <w:right w:val="single" w:sz="4" w:space="0" w:color="auto"/>
            </w:tcBorders>
            <w:shd w:val="clear" w:color="auto" w:fill="99CCFF"/>
            <w:vAlign w:val="center"/>
          </w:tcPr>
          <w:p w14:paraId="7315A8DA" w14:textId="77777777" w:rsidR="00CB4BEB" w:rsidRPr="0081400D" w:rsidRDefault="00CB4BEB" w:rsidP="003C0924">
            <w:pPr>
              <w:rPr>
                <w:rFonts w:ascii="Trebuchet MS" w:hAnsi="Trebuchet MS" w:cs="Trebuchet MS"/>
                <w:sz w:val="18"/>
                <w:szCs w:val="18"/>
              </w:rPr>
            </w:pPr>
            <w:r w:rsidRPr="0081400D">
              <w:rPr>
                <w:rFonts w:ascii="Trebuchet MS" w:hAnsi="Trebuchet MS" w:cs="Trebuchet MS"/>
                <w:sz w:val="18"/>
                <w:szCs w:val="18"/>
              </w:rPr>
              <w:t>offentlig</w:t>
            </w:r>
          </w:p>
        </w:tc>
        <w:tc>
          <w:tcPr>
            <w:tcW w:w="1164" w:type="dxa"/>
            <w:gridSpan w:val="2"/>
            <w:tcBorders>
              <w:top w:val="single" w:sz="4" w:space="0" w:color="auto"/>
              <w:left w:val="single" w:sz="4" w:space="0" w:color="auto"/>
              <w:bottom w:val="single" w:sz="4" w:space="0" w:color="auto"/>
              <w:right w:val="single" w:sz="4" w:space="0" w:color="auto"/>
            </w:tcBorders>
            <w:shd w:val="clear" w:color="auto" w:fill="99CCFF"/>
            <w:vAlign w:val="center"/>
          </w:tcPr>
          <w:p w14:paraId="20FBA23E" w14:textId="77777777" w:rsidR="00CB4BEB" w:rsidRPr="0081400D" w:rsidRDefault="00CB4BEB" w:rsidP="003C0924">
            <w:pPr>
              <w:rPr>
                <w:rFonts w:ascii="Trebuchet MS" w:hAnsi="Trebuchet MS" w:cs="Trebuchet MS"/>
                <w:sz w:val="18"/>
                <w:szCs w:val="18"/>
              </w:rPr>
            </w:pPr>
            <w:r w:rsidRPr="0081400D">
              <w:rPr>
                <w:rFonts w:ascii="Trebuchet MS" w:hAnsi="Trebuchet MS" w:cs="Trebuchet MS"/>
                <w:sz w:val="18"/>
                <w:szCs w:val="18"/>
              </w:rPr>
              <w:t>offentlig</w:t>
            </w:r>
          </w:p>
        </w:tc>
        <w:tc>
          <w:tcPr>
            <w:tcW w:w="1991" w:type="dxa"/>
            <w:tcBorders>
              <w:top w:val="single" w:sz="4" w:space="0" w:color="auto"/>
              <w:left w:val="single" w:sz="4" w:space="0" w:color="auto"/>
              <w:bottom w:val="single" w:sz="4" w:space="0" w:color="auto"/>
              <w:right w:val="single" w:sz="4" w:space="0" w:color="auto"/>
            </w:tcBorders>
            <w:shd w:val="clear" w:color="auto" w:fill="99CCFF"/>
            <w:vAlign w:val="center"/>
          </w:tcPr>
          <w:p w14:paraId="708BDF7D" w14:textId="77777777" w:rsidR="00CB4BEB" w:rsidRPr="0081400D" w:rsidRDefault="00CB4BEB" w:rsidP="003C0924">
            <w:pPr>
              <w:rPr>
                <w:rFonts w:ascii="Trebuchet MS" w:hAnsi="Trebuchet MS" w:cs="Trebuchet MS"/>
                <w:sz w:val="18"/>
                <w:szCs w:val="18"/>
              </w:rPr>
            </w:pPr>
            <w:r w:rsidRPr="0081400D">
              <w:rPr>
                <w:rFonts w:ascii="Trebuchet MS" w:hAnsi="Trebuchet MS" w:cs="Trebuchet MS"/>
                <w:sz w:val="18"/>
                <w:szCs w:val="18"/>
              </w:rPr>
              <w:t>Tilgængelighed</w:t>
            </w:r>
          </w:p>
        </w:tc>
        <w:tc>
          <w:tcPr>
            <w:tcW w:w="1458" w:type="dxa"/>
            <w:tcBorders>
              <w:top w:val="single" w:sz="4" w:space="0" w:color="auto"/>
              <w:left w:val="single" w:sz="4" w:space="0" w:color="auto"/>
              <w:bottom w:val="single" w:sz="4" w:space="0" w:color="auto"/>
              <w:right w:val="single" w:sz="4" w:space="0" w:color="auto"/>
            </w:tcBorders>
            <w:shd w:val="clear" w:color="auto" w:fill="99CCFF"/>
            <w:vAlign w:val="center"/>
          </w:tcPr>
          <w:p w14:paraId="4109BCBD" w14:textId="77777777" w:rsidR="00CB4BEB" w:rsidRPr="0081400D" w:rsidRDefault="00CB4BEB" w:rsidP="003C0924">
            <w:pPr>
              <w:rPr>
                <w:rFonts w:ascii="Trebuchet MS" w:hAnsi="Trebuchet MS" w:cs="Trebuchet MS"/>
                <w:sz w:val="18"/>
                <w:szCs w:val="18"/>
              </w:rPr>
            </w:pPr>
            <w:r w:rsidRPr="0081400D">
              <w:rPr>
                <w:rFonts w:ascii="Trebuchet MS" w:hAnsi="Trebuchet MS" w:cs="Trebuchet MS"/>
                <w:sz w:val="18"/>
                <w:szCs w:val="18"/>
              </w:rPr>
              <w:t>Tekststreng</w:t>
            </w:r>
          </w:p>
        </w:tc>
        <w:tc>
          <w:tcPr>
            <w:tcW w:w="2815" w:type="dxa"/>
            <w:tcBorders>
              <w:top w:val="single" w:sz="4" w:space="0" w:color="auto"/>
              <w:left w:val="single" w:sz="4" w:space="0" w:color="auto"/>
              <w:bottom w:val="single" w:sz="4" w:space="0" w:color="auto"/>
              <w:right w:val="single" w:sz="4" w:space="0" w:color="auto"/>
            </w:tcBorders>
            <w:shd w:val="clear" w:color="auto" w:fill="99CCFF"/>
            <w:vAlign w:val="center"/>
          </w:tcPr>
          <w:p w14:paraId="2D9A8217" w14:textId="77777777" w:rsidR="00CB4BEB" w:rsidRPr="0081400D" w:rsidRDefault="00CB4BEB" w:rsidP="003C0924">
            <w:pPr>
              <w:rPr>
                <w:rFonts w:ascii="Trebuchet MS" w:hAnsi="Trebuchet MS" w:cs="Trebuchet MS"/>
                <w:sz w:val="18"/>
                <w:szCs w:val="18"/>
              </w:rPr>
            </w:pPr>
            <w:r w:rsidRPr="0081400D">
              <w:rPr>
                <w:rFonts w:ascii="Trebuchet MS" w:hAnsi="Trebuchet MS" w:cs="Trebuchet MS"/>
                <w:sz w:val="18"/>
                <w:szCs w:val="18"/>
              </w:rPr>
              <w:t>0-60</w:t>
            </w:r>
          </w:p>
        </w:tc>
        <w:tc>
          <w:tcPr>
            <w:tcW w:w="1333" w:type="dxa"/>
            <w:tcBorders>
              <w:top w:val="single" w:sz="4" w:space="0" w:color="auto"/>
              <w:left w:val="single" w:sz="4" w:space="0" w:color="auto"/>
              <w:bottom w:val="single" w:sz="4" w:space="0" w:color="auto"/>
              <w:right w:val="single" w:sz="4" w:space="0" w:color="auto"/>
            </w:tcBorders>
            <w:shd w:val="clear" w:color="auto" w:fill="99CCFF"/>
            <w:vAlign w:val="center"/>
          </w:tcPr>
          <w:p w14:paraId="1B7D879F" w14:textId="77777777" w:rsidR="00CB4BEB" w:rsidRPr="0081400D" w:rsidRDefault="00CB4BEB" w:rsidP="003C0924">
            <w:pPr>
              <w:jc w:val="center"/>
              <w:rPr>
                <w:rFonts w:ascii="Trebuchet MS" w:hAnsi="Trebuchet MS" w:cs="Trebuchet MS"/>
                <w:sz w:val="18"/>
                <w:szCs w:val="18"/>
              </w:rPr>
            </w:pPr>
            <w:r w:rsidRPr="00833371">
              <w:rPr>
                <w:rFonts w:ascii="Trebuchet MS" w:hAnsi="Trebuchet MS" w:cs="Trebuchet MS"/>
                <w:sz w:val="18"/>
                <w:szCs w:val="18"/>
              </w:rPr>
              <w:t>S</w:t>
            </w:r>
          </w:p>
        </w:tc>
        <w:tc>
          <w:tcPr>
            <w:tcW w:w="3507" w:type="dxa"/>
            <w:tcBorders>
              <w:top w:val="single" w:sz="4" w:space="0" w:color="auto"/>
              <w:left w:val="single" w:sz="4" w:space="0" w:color="auto"/>
              <w:bottom w:val="single" w:sz="4" w:space="0" w:color="auto"/>
              <w:right w:val="single" w:sz="4" w:space="0" w:color="auto"/>
            </w:tcBorders>
            <w:shd w:val="clear" w:color="auto" w:fill="99CCFF"/>
            <w:vAlign w:val="center"/>
          </w:tcPr>
          <w:p w14:paraId="39C89B61" w14:textId="77777777" w:rsidR="00CB4BEB" w:rsidRPr="0081400D" w:rsidRDefault="00CB4BEB" w:rsidP="003C0924">
            <w:pPr>
              <w:rPr>
                <w:rFonts w:ascii="Trebuchet MS" w:hAnsi="Trebuchet MS" w:cs="Trebuchet MS"/>
                <w:sz w:val="18"/>
                <w:szCs w:val="18"/>
              </w:rPr>
            </w:pPr>
            <w:r w:rsidRPr="0081400D">
              <w:rPr>
                <w:rFonts w:ascii="Trebuchet MS" w:hAnsi="Trebuchet MS" w:cs="Trebuchet MS"/>
                <w:sz w:val="18"/>
                <w:szCs w:val="18"/>
              </w:rPr>
              <w:t>Synlig for alle</w:t>
            </w:r>
          </w:p>
        </w:tc>
      </w:tr>
      <w:tr w:rsidR="00CB4BEB" w:rsidRPr="004D6109" w14:paraId="1E006677" w14:textId="77777777" w:rsidTr="003C0924">
        <w:trPr>
          <w:trHeight w:hRule="exact" w:val="765"/>
        </w:trPr>
        <w:tc>
          <w:tcPr>
            <w:tcW w:w="1384" w:type="dxa"/>
            <w:tcBorders>
              <w:top w:val="single" w:sz="4" w:space="0" w:color="auto"/>
              <w:left w:val="single" w:sz="4" w:space="0" w:color="auto"/>
              <w:bottom w:val="single" w:sz="4" w:space="0" w:color="auto"/>
              <w:right w:val="single" w:sz="4" w:space="0" w:color="auto"/>
            </w:tcBorders>
          </w:tcPr>
          <w:p w14:paraId="2257DE6E" w14:textId="77777777" w:rsidR="00CB4BEB" w:rsidRPr="006600CA" w:rsidRDefault="00CB4BEB" w:rsidP="003C0924">
            <w:pPr>
              <w:rPr>
                <w:rFonts w:ascii="Trebuchet MS" w:hAnsi="Trebuchet MS" w:cs="Trebuchet MS"/>
                <w:color w:val="808080"/>
                <w:sz w:val="18"/>
                <w:szCs w:val="18"/>
              </w:rPr>
            </w:pPr>
            <w:proofErr w:type="spellStart"/>
            <w:r w:rsidRPr="006600CA">
              <w:rPr>
                <w:rFonts w:ascii="Trebuchet MS" w:hAnsi="Trebuchet MS" w:cs="Trebuchet MS"/>
                <w:color w:val="808080"/>
                <w:sz w:val="18"/>
                <w:szCs w:val="18"/>
              </w:rPr>
              <w:t>noegle</w:t>
            </w:r>
            <w:proofErr w:type="spellEnd"/>
          </w:p>
        </w:tc>
        <w:tc>
          <w:tcPr>
            <w:tcW w:w="1164" w:type="dxa"/>
            <w:gridSpan w:val="2"/>
            <w:tcBorders>
              <w:top w:val="single" w:sz="4" w:space="0" w:color="auto"/>
              <w:left w:val="single" w:sz="4" w:space="0" w:color="auto"/>
              <w:bottom w:val="single" w:sz="4" w:space="0" w:color="auto"/>
              <w:right w:val="single" w:sz="4" w:space="0" w:color="auto"/>
            </w:tcBorders>
          </w:tcPr>
          <w:p w14:paraId="1FFCF788" w14:textId="77777777" w:rsidR="00CB4BEB" w:rsidRPr="006600CA" w:rsidRDefault="00CB4BEB" w:rsidP="003C0924">
            <w:pPr>
              <w:rPr>
                <w:rFonts w:ascii="Trebuchet MS" w:hAnsi="Trebuchet MS" w:cs="Trebuchet MS"/>
                <w:color w:val="808080"/>
                <w:sz w:val="18"/>
                <w:szCs w:val="18"/>
              </w:rPr>
            </w:pPr>
            <w:proofErr w:type="spellStart"/>
            <w:r w:rsidRPr="006600CA">
              <w:rPr>
                <w:rFonts w:ascii="Trebuchet MS" w:hAnsi="Trebuchet MS" w:cs="Trebuchet MS"/>
                <w:color w:val="808080"/>
                <w:sz w:val="18"/>
                <w:szCs w:val="18"/>
              </w:rPr>
              <w:t>noegle</w:t>
            </w:r>
            <w:proofErr w:type="spellEnd"/>
          </w:p>
        </w:tc>
        <w:tc>
          <w:tcPr>
            <w:tcW w:w="1991" w:type="dxa"/>
            <w:tcBorders>
              <w:top w:val="single" w:sz="4" w:space="0" w:color="auto"/>
              <w:left w:val="single" w:sz="4" w:space="0" w:color="auto"/>
              <w:bottom w:val="single" w:sz="4" w:space="0" w:color="auto"/>
              <w:right w:val="single" w:sz="4" w:space="0" w:color="auto"/>
            </w:tcBorders>
          </w:tcPr>
          <w:p w14:paraId="46B0E084" w14:textId="77777777" w:rsidR="00CB4BEB" w:rsidRPr="006600CA" w:rsidRDefault="00CB4BEB" w:rsidP="003C0924">
            <w:pPr>
              <w:rPr>
                <w:rFonts w:ascii="Trebuchet MS" w:hAnsi="Trebuchet MS" w:cs="Trebuchet MS"/>
                <w:color w:val="808080"/>
                <w:sz w:val="18"/>
                <w:szCs w:val="18"/>
              </w:rPr>
            </w:pPr>
            <w:r w:rsidRPr="006600CA">
              <w:rPr>
                <w:rFonts w:ascii="Trebuchet MS" w:hAnsi="Trebuchet MS" w:cs="Trebuchet MS"/>
                <w:color w:val="808080"/>
                <w:sz w:val="18"/>
                <w:szCs w:val="18"/>
              </w:rPr>
              <w:t>Fremmed nøgle til objektet i en anden databasetabel.</w:t>
            </w:r>
          </w:p>
        </w:tc>
        <w:tc>
          <w:tcPr>
            <w:tcW w:w="1458" w:type="dxa"/>
            <w:tcBorders>
              <w:top w:val="single" w:sz="4" w:space="0" w:color="auto"/>
              <w:left w:val="single" w:sz="4" w:space="0" w:color="auto"/>
              <w:bottom w:val="single" w:sz="4" w:space="0" w:color="auto"/>
              <w:right w:val="single" w:sz="4" w:space="0" w:color="auto"/>
            </w:tcBorders>
          </w:tcPr>
          <w:p w14:paraId="0AA20611" w14:textId="77777777" w:rsidR="00CB4BEB" w:rsidRPr="006600CA" w:rsidRDefault="00CB4BEB" w:rsidP="003C0924">
            <w:pPr>
              <w:autoSpaceDE w:val="0"/>
              <w:autoSpaceDN w:val="0"/>
              <w:adjustRightInd w:val="0"/>
              <w:rPr>
                <w:rFonts w:ascii="Trebuchet MS" w:hAnsi="Trebuchet MS" w:cs="Trebuchet MS"/>
                <w:color w:val="808080"/>
                <w:sz w:val="18"/>
                <w:szCs w:val="18"/>
              </w:rPr>
            </w:pPr>
            <w:r w:rsidRPr="006600CA">
              <w:rPr>
                <w:rFonts w:ascii="Trebuchet MS" w:hAnsi="Trebuchet MS" w:cs="Trebuchet MS"/>
                <w:color w:val="808080"/>
                <w:sz w:val="18"/>
                <w:szCs w:val="18"/>
              </w:rPr>
              <w:t>Tekststreng</w:t>
            </w:r>
          </w:p>
        </w:tc>
        <w:tc>
          <w:tcPr>
            <w:tcW w:w="2815" w:type="dxa"/>
            <w:tcBorders>
              <w:top w:val="single" w:sz="4" w:space="0" w:color="auto"/>
              <w:left w:val="single" w:sz="4" w:space="0" w:color="auto"/>
              <w:bottom w:val="single" w:sz="4" w:space="0" w:color="auto"/>
              <w:right w:val="single" w:sz="4" w:space="0" w:color="auto"/>
            </w:tcBorders>
          </w:tcPr>
          <w:p w14:paraId="04CF730D" w14:textId="77777777" w:rsidR="00CB4BEB" w:rsidRPr="006600CA" w:rsidRDefault="00CB4BEB" w:rsidP="003C0924">
            <w:pPr>
              <w:autoSpaceDE w:val="0"/>
              <w:autoSpaceDN w:val="0"/>
              <w:adjustRightInd w:val="0"/>
              <w:rPr>
                <w:rFonts w:ascii="Trebuchet MS" w:hAnsi="Trebuchet MS" w:cs="Trebuchet MS"/>
                <w:color w:val="808080"/>
                <w:sz w:val="18"/>
                <w:szCs w:val="18"/>
              </w:rPr>
            </w:pPr>
            <w:r w:rsidRPr="006600CA">
              <w:rPr>
                <w:rFonts w:ascii="Trebuchet MS" w:hAnsi="Trebuchet MS" w:cs="Trebuchet MS"/>
                <w:color w:val="808080"/>
                <w:sz w:val="18"/>
                <w:szCs w:val="18"/>
              </w:rPr>
              <w:t>0-128 tegn</w:t>
            </w:r>
          </w:p>
        </w:tc>
        <w:tc>
          <w:tcPr>
            <w:tcW w:w="1333" w:type="dxa"/>
            <w:tcBorders>
              <w:top w:val="single" w:sz="4" w:space="0" w:color="auto"/>
              <w:left w:val="single" w:sz="4" w:space="0" w:color="auto"/>
              <w:bottom w:val="single" w:sz="4" w:space="0" w:color="auto"/>
              <w:right w:val="single" w:sz="4" w:space="0" w:color="auto"/>
            </w:tcBorders>
          </w:tcPr>
          <w:p w14:paraId="257D6808" w14:textId="77777777" w:rsidR="00CB4BEB" w:rsidRPr="006600CA" w:rsidRDefault="00CB4BEB" w:rsidP="003C0924">
            <w:pPr>
              <w:jc w:val="center"/>
              <w:rPr>
                <w:rFonts w:ascii="Trebuchet MS" w:hAnsi="Trebuchet MS" w:cs="Trebuchet MS"/>
                <w:color w:val="808080"/>
                <w:sz w:val="18"/>
                <w:szCs w:val="18"/>
              </w:rPr>
            </w:pPr>
            <w:r w:rsidRPr="006600CA">
              <w:rPr>
                <w:rFonts w:ascii="Trebuchet MS" w:hAnsi="Trebuchet MS" w:cs="Trebuchet MS"/>
                <w:color w:val="808080"/>
                <w:sz w:val="18"/>
                <w:szCs w:val="18"/>
              </w:rPr>
              <w:t>F</w:t>
            </w:r>
          </w:p>
        </w:tc>
        <w:tc>
          <w:tcPr>
            <w:tcW w:w="3507" w:type="dxa"/>
            <w:tcBorders>
              <w:top w:val="single" w:sz="4" w:space="0" w:color="auto"/>
              <w:left w:val="single" w:sz="4" w:space="0" w:color="auto"/>
              <w:bottom w:val="single" w:sz="4" w:space="0" w:color="auto"/>
              <w:right w:val="single" w:sz="4" w:space="0" w:color="auto"/>
            </w:tcBorders>
          </w:tcPr>
          <w:p w14:paraId="570CB81F" w14:textId="77777777" w:rsidR="00CB4BEB" w:rsidRPr="006600CA" w:rsidRDefault="00CB4BEB" w:rsidP="003C0924">
            <w:pPr>
              <w:autoSpaceDE w:val="0"/>
              <w:autoSpaceDN w:val="0"/>
              <w:adjustRightInd w:val="0"/>
              <w:rPr>
                <w:rFonts w:ascii="Trebuchet MS" w:hAnsi="Trebuchet MS" w:cs="Trebuchet MS"/>
                <w:color w:val="808080"/>
                <w:sz w:val="18"/>
                <w:szCs w:val="18"/>
              </w:rPr>
            </w:pPr>
            <w:r w:rsidRPr="006600CA">
              <w:rPr>
                <w:rFonts w:ascii="Trebuchet MS" w:hAnsi="Trebuchet MS" w:cs="Trebuchet MS"/>
                <w:color w:val="808080"/>
                <w:sz w:val="18"/>
                <w:szCs w:val="18"/>
              </w:rPr>
              <w:t>12853468A</w:t>
            </w:r>
          </w:p>
        </w:tc>
      </w:tr>
      <w:tr w:rsidR="00CB4BEB" w:rsidRPr="004D6109" w14:paraId="0CCE57B4" w14:textId="77777777" w:rsidTr="003C0924">
        <w:trPr>
          <w:trHeight w:hRule="exact" w:val="255"/>
        </w:trPr>
        <w:tc>
          <w:tcPr>
            <w:tcW w:w="1384" w:type="dxa"/>
            <w:tcBorders>
              <w:top w:val="single" w:sz="4" w:space="0" w:color="auto"/>
              <w:left w:val="single" w:sz="4" w:space="0" w:color="auto"/>
              <w:bottom w:val="single" w:sz="4" w:space="0" w:color="auto"/>
              <w:right w:val="single" w:sz="4" w:space="0" w:color="auto"/>
            </w:tcBorders>
          </w:tcPr>
          <w:p w14:paraId="1067979C" w14:textId="77777777" w:rsidR="00CB4BEB" w:rsidRPr="006600CA" w:rsidRDefault="00CB4BEB" w:rsidP="003C0924">
            <w:pPr>
              <w:rPr>
                <w:rFonts w:ascii="Trebuchet MS" w:hAnsi="Trebuchet MS" w:cs="Trebuchet MS"/>
                <w:color w:val="808080"/>
                <w:sz w:val="18"/>
                <w:szCs w:val="18"/>
              </w:rPr>
            </w:pPr>
            <w:r w:rsidRPr="006600CA">
              <w:rPr>
                <w:rFonts w:ascii="Trebuchet MS" w:hAnsi="Trebuchet MS" w:cs="Trebuchet MS"/>
                <w:color w:val="808080"/>
                <w:sz w:val="18"/>
                <w:szCs w:val="18"/>
              </w:rPr>
              <w:t>note</w:t>
            </w:r>
          </w:p>
        </w:tc>
        <w:tc>
          <w:tcPr>
            <w:tcW w:w="1164" w:type="dxa"/>
            <w:gridSpan w:val="2"/>
            <w:tcBorders>
              <w:top w:val="single" w:sz="4" w:space="0" w:color="auto"/>
              <w:left w:val="single" w:sz="4" w:space="0" w:color="auto"/>
              <w:bottom w:val="single" w:sz="4" w:space="0" w:color="auto"/>
              <w:right w:val="single" w:sz="4" w:space="0" w:color="auto"/>
            </w:tcBorders>
          </w:tcPr>
          <w:p w14:paraId="712FEDDF" w14:textId="77777777" w:rsidR="00CB4BEB" w:rsidRPr="006600CA" w:rsidRDefault="00CB4BEB" w:rsidP="003C0924">
            <w:pPr>
              <w:rPr>
                <w:rFonts w:ascii="Trebuchet MS" w:hAnsi="Trebuchet MS" w:cs="Trebuchet MS"/>
                <w:color w:val="808080"/>
                <w:sz w:val="18"/>
                <w:szCs w:val="18"/>
              </w:rPr>
            </w:pPr>
            <w:r w:rsidRPr="006600CA">
              <w:rPr>
                <w:rFonts w:ascii="Trebuchet MS" w:hAnsi="Trebuchet MS" w:cs="Trebuchet MS"/>
                <w:color w:val="808080"/>
                <w:sz w:val="18"/>
                <w:szCs w:val="18"/>
              </w:rPr>
              <w:t>note</w:t>
            </w:r>
          </w:p>
        </w:tc>
        <w:tc>
          <w:tcPr>
            <w:tcW w:w="1991" w:type="dxa"/>
            <w:tcBorders>
              <w:top w:val="single" w:sz="4" w:space="0" w:color="auto"/>
              <w:left w:val="single" w:sz="4" w:space="0" w:color="auto"/>
              <w:bottom w:val="single" w:sz="4" w:space="0" w:color="auto"/>
              <w:right w:val="single" w:sz="4" w:space="0" w:color="auto"/>
            </w:tcBorders>
          </w:tcPr>
          <w:p w14:paraId="56C578AD" w14:textId="77777777" w:rsidR="00CB4BEB" w:rsidRPr="006600CA" w:rsidRDefault="00CB4BEB" w:rsidP="003C0924">
            <w:pPr>
              <w:rPr>
                <w:rFonts w:ascii="Trebuchet MS" w:hAnsi="Trebuchet MS" w:cs="Trebuchet MS"/>
                <w:color w:val="808080"/>
                <w:sz w:val="18"/>
                <w:szCs w:val="18"/>
              </w:rPr>
            </w:pPr>
            <w:r w:rsidRPr="006600CA">
              <w:rPr>
                <w:rFonts w:ascii="Trebuchet MS" w:hAnsi="Trebuchet MS" w:cs="Trebuchet MS"/>
                <w:color w:val="808080"/>
                <w:sz w:val="18"/>
                <w:szCs w:val="18"/>
              </w:rPr>
              <w:t>Bemærkning</w:t>
            </w:r>
          </w:p>
        </w:tc>
        <w:tc>
          <w:tcPr>
            <w:tcW w:w="1458" w:type="dxa"/>
            <w:tcBorders>
              <w:top w:val="single" w:sz="4" w:space="0" w:color="auto"/>
              <w:left w:val="single" w:sz="4" w:space="0" w:color="auto"/>
              <w:bottom w:val="single" w:sz="4" w:space="0" w:color="auto"/>
              <w:right w:val="single" w:sz="4" w:space="0" w:color="auto"/>
            </w:tcBorders>
          </w:tcPr>
          <w:p w14:paraId="70B357A4" w14:textId="77777777" w:rsidR="00CB4BEB" w:rsidRPr="006600CA" w:rsidRDefault="00CB4BEB" w:rsidP="003C0924">
            <w:pPr>
              <w:autoSpaceDE w:val="0"/>
              <w:autoSpaceDN w:val="0"/>
              <w:adjustRightInd w:val="0"/>
              <w:rPr>
                <w:rFonts w:ascii="Trebuchet MS" w:hAnsi="Trebuchet MS" w:cs="Trebuchet MS"/>
                <w:color w:val="808080"/>
                <w:sz w:val="18"/>
                <w:szCs w:val="18"/>
              </w:rPr>
            </w:pPr>
            <w:r w:rsidRPr="006600CA">
              <w:rPr>
                <w:rFonts w:ascii="Trebuchet MS" w:hAnsi="Trebuchet MS" w:cs="Trebuchet MS"/>
                <w:color w:val="808080"/>
                <w:sz w:val="18"/>
                <w:szCs w:val="18"/>
              </w:rPr>
              <w:t>Tekststreng</w:t>
            </w:r>
          </w:p>
        </w:tc>
        <w:tc>
          <w:tcPr>
            <w:tcW w:w="2815" w:type="dxa"/>
            <w:tcBorders>
              <w:top w:val="single" w:sz="4" w:space="0" w:color="auto"/>
              <w:left w:val="single" w:sz="4" w:space="0" w:color="auto"/>
              <w:bottom w:val="single" w:sz="4" w:space="0" w:color="auto"/>
              <w:right w:val="single" w:sz="4" w:space="0" w:color="auto"/>
            </w:tcBorders>
          </w:tcPr>
          <w:p w14:paraId="2B3623C4" w14:textId="77777777" w:rsidR="00CB4BEB" w:rsidRPr="006600CA" w:rsidRDefault="00CB4BEB" w:rsidP="003C0924">
            <w:pPr>
              <w:autoSpaceDE w:val="0"/>
              <w:autoSpaceDN w:val="0"/>
              <w:adjustRightInd w:val="0"/>
              <w:rPr>
                <w:rFonts w:ascii="Trebuchet MS" w:hAnsi="Trebuchet MS" w:cs="Trebuchet MS"/>
                <w:color w:val="808080"/>
                <w:sz w:val="18"/>
                <w:szCs w:val="18"/>
              </w:rPr>
            </w:pPr>
            <w:r w:rsidRPr="006600CA">
              <w:rPr>
                <w:rFonts w:ascii="Trebuchet MS" w:hAnsi="Trebuchet MS" w:cs="Trebuchet MS"/>
                <w:color w:val="808080"/>
                <w:sz w:val="18"/>
                <w:szCs w:val="18"/>
              </w:rPr>
              <w:t>0-254 tegn</w:t>
            </w:r>
          </w:p>
        </w:tc>
        <w:tc>
          <w:tcPr>
            <w:tcW w:w="1333" w:type="dxa"/>
            <w:tcBorders>
              <w:top w:val="single" w:sz="4" w:space="0" w:color="auto"/>
              <w:left w:val="single" w:sz="4" w:space="0" w:color="auto"/>
              <w:bottom w:val="single" w:sz="4" w:space="0" w:color="auto"/>
              <w:right w:val="single" w:sz="4" w:space="0" w:color="auto"/>
            </w:tcBorders>
          </w:tcPr>
          <w:p w14:paraId="5706F357" w14:textId="77777777" w:rsidR="00CB4BEB" w:rsidRPr="006600CA" w:rsidRDefault="00CB4BEB" w:rsidP="003C0924">
            <w:pPr>
              <w:jc w:val="center"/>
              <w:rPr>
                <w:rFonts w:ascii="Trebuchet MS" w:hAnsi="Trebuchet MS" w:cs="Trebuchet MS"/>
                <w:color w:val="808080"/>
                <w:sz w:val="18"/>
                <w:szCs w:val="18"/>
              </w:rPr>
            </w:pPr>
            <w:r w:rsidRPr="006600CA">
              <w:rPr>
                <w:rFonts w:ascii="Trebuchet MS" w:hAnsi="Trebuchet MS" w:cs="Trebuchet MS"/>
                <w:color w:val="808080"/>
                <w:sz w:val="18"/>
                <w:szCs w:val="18"/>
              </w:rPr>
              <w:t>F</w:t>
            </w:r>
          </w:p>
        </w:tc>
        <w:tc>
          <w:tcPr>
            <w:tcW w:w="3507" w:type="dxa"/>
            <w:tcBorders>
              <w:top w:val="single" w:sz="4" w:space="0" w:color="auto"/>
              <w:left w:val="single" w:sz="4" w:space="0" w:color="auto"/>
              <w:bottom w:val="single" w:sz="4" w:space="0" w:color="auto"/>
              <w:right w:val="single" w:sz="4" w:space="0" w:color="auto"/>
            </w:tcBorders>
          </w:tcPr>
          <w:p w14:paraId="40B221FA" w14:textId="77777777" w:rsidR="00CB4BEB" w:rsidRPr="006600CA" w:rsidRDefault="00CB4BEB" w:rsidP="003C0924">
            <w:pPr>
              <w:autoSpaceDE w:val="0"/>
              <w:autoSpaceDN w:val="0"/>
              <w:adjustRightInd w:val="0"/>
              <w:rPr>
                <w:rFonts w:ascii="Trebuchet MS" w:hAnsi="Trebuchet MS" w:cs="Trebuchet MS"/>
                <w:color w:val="808080"/>
                <w:sz w:val="18"/>
                <w:szCs w:val="18"/>
              </w:rPr>
            </w:pPr>
            <w:r w:rsidRPr="006600CA">
              <w:rPr>
                <w:rFonts w:ascii="Trebuchet MS" w:hAnsi="Trebuchet MS" w:cs="Trebuchet MS"/>
                <w:color w:val="808080"/>
                <w:sz w:val="18"/>
                <w:szCs w:val="18"/>
              </w:rPr>
              <w:t>Smukfest plads nr. 2</w:t>
            </w:r>
          </w:p>
        </w:tc>
      </w:tr>
      <w:tr w:rsidR="00CB4BEB" w:rsidRPr="00776E43" w14:paraId="22F13879" w14:textId="77777777" w:rsidTr="003C0924">
        <w:trPr>
          <w:trHeight w:hRule="exact" w:val="765"/>
        </w:trPr>
        <w:tc>
          <w:tcPr>
            <w:tcW w:w="1384" w:type="dxa"/>
            <w:tcBorders>
              <w:top w:val="single" w:sz="4" w:space="0" w:color="auto"/>
              <w:left w:val="single" w:sz="4" w:space="0" w:color="auto"/>
              <w:bottom w:val="single" w:sz="4" w:space="0" w:color="auto"/>
              <w:right w:val="single" w:sz="4" w:space="0" w:color="auto"/>
            </w:tcBorders>
            <w:vAlign w:val="center"/>
          </w:tcPr>
          <w:p w14:paraId="63074CBC" w14:textId="77777777" w:rsidR="00CB4BEB" w:rsidRPr="00776E43" w:rsidRDefault="00CB4BEB" w:rsidP="003C0924">
            <w:pPr>
              <w:rPr>
                <w:rFonts w:ascii="Trebuchet MS" w:hAnsi="Trebuchet MS" w:cs="Trebuchet MS"/>
                <w:color w:val="808080"/>
                <w:sz w:val="18"/>
                <w:szCs w:val="18"/>
              </w:rPr>
            </w:pPr>
            <w:r>
              <w:rPr>
                <w:rFonts w:ascii="Trebuchet MS" w:hAnsi="Trebuchet MS" w:cs="Trebuchet MS"/>
                <w:color w:val="808080"/>
                <w:sz w:val="18"/>
                <w:szCs w:val="18"/>
              </w:rPr>
              <w:t>g</w:t>
            </w:r>
            <w:r w:rsidRPr="00776E43">
              <w:rPr>
                <w:rFonts w:ascii="Trebuchet MS" w:hAnsi="Trebuchet MS" w:cs="Trebuchet MS"/>
                <w:color w:val="808080"/>
                <w:sz w:val="18"/>
                <w:szCs w:val="18"/>
              </w:rPr>
              <w:t>eometri</w:t>
            </w:r>
          </w:p>
        </w:tc>
        <w:tc>
          <w:tcPr>
            <w:tcW w:w="1164" w:type="dxa"/>
            <w:gridSpan w:val="2"/>
            <w:tcBorders>
              <w:top w:val="single" w:sz="4" w:space="0" w:color="auto"/>
              <w:left w:val="single" w:sz="4" w:space="0" w:color="auto"/>
              <w:bottom w:val="single" w:sz="4" w:space="0" w:color="auto"/>
              <w:right w:val="single" w:sz="4" w:space="0" w:color="auto"/>
            </w:tcBorders>
            <w:vAlign w:val="center"/>
          </w:tcPr>
          <w:p w14:paraId="2A17B8EA" w14:textId="77777777" w:rsidR="00CB4BEB" w:rsidRPr="00776E43" w:rsidRDefault="00CB4BEB" w:rsidP="003C0924">
            <w:pPr>
              <w:rPr>
                <w:rFonts w:ascii="Trebuchet MS" w:hAnsi="Trebuchet MS" w:cs="Trebuchet MS"/>
                <w:color w:val="808080"/>
                <w:sz w:val="18"/>
                <w:szCs w:val="18"/>
              </w:rPr>
            </w:pPr>
            <w:r>
              <w:rPr>
                <w:rFonts w:ascii="Trebuchet MS" w:hAnsi="Trebuchet MS" w:cs="Trebuchet MS"/>
                <w:color w:val="808080"/>
                <w:sz w:val="18"/>
                <w:szCs w:val="18"/>
              </w:rPr>
              <w:t>g</w:t>
            </w:r>
            <w:r w:rsidRPr="00776E43">
              <w:rPr>
                <w:rFonts w:ascii="Trebuchet MS" w:hAnsi="Trebuchet MS" w:cs="Trebuchet MS"/>
                <w:color w:val="808080"/>
                <w:sz w:val="18"/>
                <w:szCs w:val="18"/>
              </w:rPr>
              <w:t>eometri</w:t>
            </w:r>
          </w:p>
        </w:tc>
        <w:tc>
          <w:tcPr>
            <w:tcW w:w="1991" w:type="dxa"/>
            <w:tcBorders>
              <w:top w:val="single" w:sz="4" w:space="0" w:color="auto"/>
              <w:left w:val="single" w:sz="4" w:space="0" w:color="auto"/>
              <w:bottom w:val="single" w:sz="4" w:space="0" w:color="auto"/>
              <w:right w:val="single" w:sz="4" w:space="0" w:color="auto"/>
            </w:tcBorders>
            <w:vAlign w:val="center"/>
          </w:tcPr>
          <w:p w14:paraId="6B1DC312" w14:textId="77777777" w:rsidR="00CB4BEB" w:rsidRPr="00776E43" w:rsidRDefault="00CB4BEB" w:rsidP="003C0924">
            <w:pPr>
              <w:rPr>
                <w:rFonts w:ascii="Trebuchet MS" w:hAnsi="Trebuchet MS" w:cs="Trebuchet MS"/>
                <w:color w:val="808080"/>
                <w:sz w:val="18"/>
                <w:szCs w:val="18"/>
              </w:rPr>
            </w:pPr>
            <w:r w:rsidRPr="00776E43">
              <w:rPr>
                <w:rFonts w:ascii="Trebuchet MS" w:hAnsi="Trebuchet MS" w:cs="Trebuchet MS"/>
                <w:color w:val="808080"/>
                <w:sz w:val="18"/>
                <w:szCs w:val="18"/>
              </w:rPr>
              <w:t>Geometrisk beskrivelse af objekt</w:t>
            </w:r>
          </w:p>
        </w:tc>
        <w:tc>
          <w:tcPr>
            <w:tcW w:w="1458" w:type="dxa"/>
            <w:tcBorders>
              <w:top w:val="single" w:sz="4" w:space="0" w:color="auto"/>
              <w:left w:val="single" w:sz="4" w:space="0" w:color="auto"/>
              <w:bottom w:val="single" w:sz="4" w:space="0" w:color="auto"/>
              <w:right w:val="single" w:sz="4" w:space="0" w:color="auto"/>
            </w:tcBorders>
            <w:vAlign w:val="center"/>
          </w:tcPr>
          <w:p w14:paraId="6FD1701D" w14:textId="77777777" w:rsidR="00CB4BEB" w:rsidRPr="00776E43" w:rsidRDefault="00CB4BEB" w:rsidP="003C0924">
            <w:pPr>
              <w:autoSpaceDE w:val="0"/>
              <w:autoSpaceDN w:val="0"/>
              <w:adjustRightInd w:val="0"/>
              <w:rPr>
                <w:rFonts w:ascii="Trebuchet MS" w:hAnsi="Trebuchet MS" w:cs="Trebuchet MS"/>
                <w:color w:val="808080"/>
                <w:sz w:val="18"/>
                <w:szCs w:val="18"/>
              </w:rPr>
            </w:pPr>
            <w:r w:rsidRPr="00776E43">
              <w:rPr>
                <w:rFonts w:ascii="Trebuchet MS" w:hAnsi="Trebuchet MS" w:cs="Trebuchet MS"/>
                <w:color w:val="808080"/>
                <w:sz w:val="18"/>
                <w:szCs w:val="18"/>
              </w:rPr>
              <w:t>Punkt, linje,</w:t>
            </w:r>
          </w:p>
          <w:p w14:paraId="50C6FC00" w14:textId="77777777" w:rsidR="00CB4BEB" w:rsidRPr="00776E43" w:rsidRDefault="00CB4BEB" w:rsidP="003C0924">
            <w:pPr>
              <w:rPr>
                <w:rFonts w:ascii="Trebuchet MS" w:hAnsi="Trebuchet MS" w:cs="Trebuchet MS"/>
                <w:color w:val="808080"/>
                <w:sz w:val="18"/>
                <w:szCs w:val="18"/>
              </w:rPr>
            </w:pPr>
            <w:r w:rsidRPr="00776E43">
              <w:rPr>
                <w:rFonts w:ascii="Trebuchet MS" w:hAnsi="Trebuchet MS" w:cs="Trebuchet MS"/>
                <w:color w:val="808080"/>
                <w:sz w:val="18"/>
                <w:szCs w:val="18"/>
              </w:rPr>
              <w:t>Flade</w:t>
            </w:r>
          </w:p>
        </w:tc>
        <w:tc>
          <w:tcPr>
            <w:tcW w:w="2815" w:type="dxa"/>
            <w:tcBorders>
              <w:top w:val="single" w:sz="4" w:space="0" w:color="auto"/>
              <w:left w:val="single" w:sz="4" w:space="0" w:color="auto"/>
              <w:bottom w:val="single" w:sz="4" w:space="0" w:color="auto"/>
              <w:right w:val="single" w:sz="4" w:space="0" w:color="auto"/>
            </w:tcBorders>
            <w:vAlign w:val="center"/>
          </w:tcPr>
          <w:p w14:paraId="7CBE6264" w14:textId="77777777" w:rsidR="00CB4BEB" w:rsidRPr="006600CA" w:rsidRDefault="00CB4BEB" w:rsidP="003C0924">
            <w:pPr>
              <w:autoSpaceDE w:val="0"/>
              <w:autoSpaceDN w:val="0"/>
              <w:adjustRightInd w:val="0"/>
              <w:rPr>
                <w:rFonts w:ascii="Trebuchet MS" w:hAnsi="Trebuchet MS" w:cs="Trebuchet MS"/>
                <w:color w:val="808080"/>
                <w:sz w:val="18"/>
                <w:szCs w:val="18"/>
              </w:rPr>
            </w:pPr>
            <w:r w:rsidRPr="006600CA">
              <w:rPr>
                <w:rFonts w:ascii="Trebuchet MS" w:hAnsi="Trebuchet MS" w:cs="Trebuchet MS"/>
                <w:color w:val="808080"/>
                <w:sz w:val="18"/>
                <w:szCs w:val="18"/>
              </w:rPr>
              <w:t>X: -370.000,000-1.777.483,999</w:t>
            </w:r>
          </w:p>
          <w:p w14:paraId="2ED180BA" w14:textId="77777777" w:rsidR="00CB4BEB" w:rsidRPr="006600CA" w:rsidRDefault="00CB4BEB" w:rsidP="003C0924">
            <w:pPr>
              <w:rPr>
                <w:rFonts w:ascii="Trebuchet MS" w:hAnsi="Trebuchet MS" w:cs="Trebuchet MS"/>
                <w:color w:val="808080"/>
                <w:sz w:val="18"/>
                <w:szCs w:val="18"/>
              </w:rPr>
            </w:pPr>
            <w:r w:rsidRPr="006600CA">
              <w:rPr>
                <w:rFonts w:ascii="Trebuchet MS" w:hAnsi="Trebuchet MS" w:cs="Trebuchet MS"/>
                <w:color w:val="808080"/>
                <w:sz w:val="18"/>
                <w:szCs w:val="18"/>
              </w:rPr>
              <w:t>Y: 5.200.000,000-7.347.483,999</w:t>
            </w:r>
          </w:p>
          <w:p w14:paraId="364436B6" w14:textId="77777777" w:rsidR="00CB4BEB" w:rsidRPr="00776E43" w:rsidRDefault="00CB4BEB" w:rsidP="003C0924">
            <w:pPr>
              <w:rPr>
                <w:rFonts w:ascii="Trebuchet MS" w:hAnsi="Trebuchet MS" w:cs="Trebuchet MS"/>
                <w:color w:val="808080"/>
                <w:sz w:val="18"/>
                <w:szCs w:val="18"/>
              </w:rPr>
            </w:pPr>
          </w:p>
        </w:tc>
        <w:tc>
          <w:tcPr>
            <w:tcW w:w="1333" w:type="dxa"/>
            <w:tcBorders>
              <w:top w:val="single" w:sz="4" w:space="0" w:color="auto"/>
              <w:left w:val="single" w:sz="4" w:space="0" w:color="auto"/>
              <w:bottom w:val="single" w:sz="4" w:space="0" w:color="auto"/>
              <w:right w:val="single" w:sz="4" w:space="0" w:color="auto"/>
            </w:tcBorders>
            <w:vAlign w:val="center"/>
          </w:tcPr>
          <w:p w14:paraId="71F3C778" w14:textId="77777777" w:rsidR="00CB4BEB" w:rsidRPr="00776E43" w:rsidRDefault="00CB4BEB" w:rsidP="003C0924">
            <w:pPr>
              <w:jc w:val="center"/>
              <w:rPr>
                <w:rFonts w:ascii="Trebuchet MS" w:hAnsi="Trebuchet MS" w:cs="Trebuchet MS"/>
                <w:color w:val="808080"/>
                <w:sz w:val="18"/>
                <w:szCs w:val="18"/>
              </w:rPr>
            </w:pPr>
            <w:r w:rsidRPr="00776E43">
              <w:rPr>
                <w:rFonts w:ascii="Trebuchet MS" w:hAnsi="Trebuchet MS" w:cs="Trebuchet MS"/>
                <w:color w:val="808080"/>
                <w:sz w:val="18"/>
                <w:szCs w:val="18"/>
              </w:rPr>
              <w:t>0</w:t>
            </w:r>
          </w:p>
        </w:tc>
        <w:tc>
          <w:tcPr>
            <w:tcW w:w="3507" w:type="dxa"/>
            <w:tcBorders>
              <w:top w:val="single" w:sz="4" w:space="0" w:color="auto"/>
              <w:left w:val="single" w:sz="4" w:space="0" w:color="auto"/>
              <w:bottom w:val="single" w:sz="4" w:space="0" w:color="auto"/>
              <w:right w:val="single" w:sz="4" w:space="0" w:color="auto"/>
            </w:tcBorders>
            <w:vAlign w:val="center"/>
          </w:tcPr>
          <w:p w14:paraId="30384141" w14:textId="77777777" w:rsidR="00CB4BEB" w:rsidRPr="00776E43" w:rsidRDefault="00CB4BEB" w:rsidP="003C0924">
            <w:pPr>
              <w:autoSpaceDE w:val="0"/>
              <w:autoSpaceDN w:val="0"/>
              <w:adjustRightInd w:val="0"/>
              <w:rPr>
                <w:rFonts w:ascii="Trebuchet MS" w:hAnsi="Trebuchet MS" w:cs="Trebuchet MS"/>
                <w:color w:val="808080"/>
                <w:sz w:val="18"/>
                <w:szCs w:val="18"/>
              </w:rPr>
            </w:pPr>
            <w:r w:rsidRPr="00776E43">
              <w:rPr>
                <w:rFonts w:ascii="Trebuchet MS" w:hAnsi="Trebuchet MS" w:cs="Trebuchet MS"/>
                <w:color w:val="808080"/>
                <w:sz w:val="18"/>
                <w:szCs w:val="18"/>
              </w:rPr>
              <w:t>For et punkt:</w:t>
            </w:r>
          </w:p>
          <w:p w14:paraId="792C1B6C" w14:textId="77777777" w:rsidR="00CB4BEB" w:rsidRPr="00776E43" w:rsidRDefault="00CB4BEB" w:rsidP="003C0924">
            <w:pPr>
              <w:autoSpaceDE w:val="0"/>
              <w:autoSpaceDN w:val="0"/>
              <w:adjustRightInd w:val="0"/>
              <w:rPr>
                <w:rFonts w:ascii="Trebuchet MS" w:hAnsi="Trebuchet MS" w:cs="Trebuchet MS"/>
                <w:color w:val="808080"/>
                <w:sz w:val="18"/>
                <w:szCs w:val="18"/>
              </w:rPr>
            </w:pPr>
            <w:r w:rsidRPr="00776E43">
              <w:rPr>
                <w:rFonts w:ascii="Trebuchet MS" w:hAnsi="Trebuchet MS" w:cs="Trebuchet MS"/>
                <w:color w:val="808080"/>
                <w:sz w:val="18"/>
                <w:szCs w:val="18"/>
              </w:rPr>
              <w:t>543.210,999</w:t>
            </w:r>
          </w:p>
          <w:p w14:paraId="2C250302" w14:textId="77777777" w:rsidR="00CB4BEB" w:rsidRPr="00776E43" w:rsidRDefault="00CB4BEB" w:rsidP="003C0924">
            <w:pPr>
              <w:rPr>
                <w:rFonts w:ascii="Trebuchet MS" w:hAnsi="Trebuchet MS" w:cs="Trebuchet MS"/>
                <w:color w:val="808080"/>
                <w:sz w:val="18"/>
                <w:szCs w:val="18"/>
              </w:rPr>
            </w:pPr>
            <w:r w:rsidRPr="00776E43">
              <w:rPr>
                <w:rFonts w:ascii="Trebuchet MS" w:hAnsi="Trebuchet MS" w:cs="Trebuchet MS"/>
                <w:color w:val="808080"/>
                <w:sz w:val="18"/>
                <w:szCs w:val="18"/>
              </w:rPr>
              <w:t>6.123.456,111</w:t>
            </w:r>
          </w:p>
        </w:tc>
      </w:tr>
      <w:tr w:rsidR="00CB4BEB" w:rsidRPr="0051728E" w14:paraId="273A69A5" w14:textId="77777777" w:rsidTr="003C0924">
        <w:trPr>
          <w:trHeight w:hRule="exact" w:val="255"/>
        </w:trPr>
        <w:tc>
          <w:tcPr>
            <w:tcW w:w="1774" w:type="dxa"/>
            <w:gridSpan w:val="2"/>
            <w:tcBorders>
              <w:top w:val="single" w:sz="4" w:space="0" w:color="auto"/>
              <w:left w:val="nil"/>
              <w:bottom w:val="nil"/>
              <w:right w:val="nil"/>
            </w:tcBorders>
            <w:shd w:val="clear" w:color="auto" w:fill="99CCFF"/>
          </w:tcPr>
          <w:p w14:paraId="1B103E25" w14:textId="77777777" w:rsidR="00CB4BEB" w:rsidRDefault="00CB4BEB" w:rsidP="003C0924">
            <w:pPr>
              <w:rPr>
                <w:rFonts w:ascii="Trebuchet MS" w:hAnsi="Trebuchet MS" w:cs="Trebuchet MS"/>
                <w:i/>
                <w:iCs/>
                <w:sz w:val="18"/>
                <w:szCs w:val="18"/>
              </w:rPr>
            </w:pPr>
          </w:p>
        </w:tc>
        <w:tc>
          <w:tcPr>
            <w:tcW w:w="11878" w:type="dxa"/>
            <w:gridSpan w:val="6"/>
            <w:tcBorders>
              <w:top w:val="single" w:sz="4" w:space="0" w:color="auto"/>
              <w:left w:val="nil"/>
              <w:bottom w:val="nil"/>
              <w:right w:val="nil"/>
            </w:tcBorders>
            <w:shd w:val="clear" w:color="auto" w:fill="99CCFF"/>
            <w:vAlign w:val="center"/>
          </w:tcPr>
          <w:p w14:paraId="592CD028" w14:textId="77777777" w:rsidR="00CB4BEB" w:rsidRPr="0051728E"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generelle temaspecifikke opslagstabeller, der indeholder oversættelser af koder i andre felter.</w:t>
            </w:r>
          </w:p>
        </w:tc>
      </w:tr>
      <w:tr w:rsidR="00CB4BEB" w:rsidRPr="0051728E" w14:paraId="6E39D0E6" w14:textId="77777777" w:rsidTr="003C0924">
        <w:trPr>
          <w:trHeight w:hRule="exact" w:val="255"/>
        </w:trPr>
        <w:tc>
          <w:tcPr>
            <w:tcW w:w="1774" w:type="dxa"/>
            <w:gridSpan w:val="2"/>
            <w:tcBorders>
              <w:top w:val="nil"/>
              <w:left w:val="nil"/>
              <w:bottom w:val="nil"/>
              <w:right w:val="nil"/>
            </w:tcBorders>
          </w:tcPr>
          <w:p w14:paraId="06F3B3FD" w14:textId="77777777" w:rsidR="00CB4BEB" w:rsidRDefault="00CB4BEB" w:rsidP="003C0924">
            <w:pPr>
              <w:rPr>
                <w:rFonts w:ascii="Trebuchet MS" w:hAnsi="Trebuchet MS" w:cs="Trebuchet MS"/>
                <w:i/>
                <w:iCs/>
                <w:sz w:val="18"/>
                <w:szCs w:val="18"/>
              </w:rPr>
            </w:pPr>
          </w:p>
        </w:tc>
        <w:tc>
          <w:tcPr>
            <w:tcW w:w="11878" w:type="dxa"/>
            <w:gridSpan w:val="6"/>
            <w:tcBorders>
              <w:top w:val="nil"/>
              <w:left w:val="nil"/>
              <w:bottom w:val="nil"/>
              <w:right w:val="nil"/>
            </w:tcBorders>
            <w:shd w:val="clear" w:color="auto" w:fill="auto"/>
            <w:vAlign w:val="center"/>
          </w:tcPr>
          <w:p w14:paraId="4E4CAA9B" w14:textId="653E6BA8" w:rsidR="00CB4BEB" w:rsidRPr="0051728E" w:rsidRDefault="00CB4BEB" w:rsidP="003C0924">
            <w:pPr>
              <w:rPr>
                <w:rFonts w:ascii="Trebuchet MS" w:hAnsi="Trebuchet MS" w:cs="Trebuchet MS"/>
                <w:i/>
                <w:iCs/>
                <w:sz w:val="18"/>
                <w:szCs w:val="18"/>
              </w:rPr>
            </w:pPr>
            <w:r>
              <w:rPr>
                <w:rFonts w:ascii="Trebuchet MS" w:hAnsi="Trebuchet MS" w:cs="Trebuchet MS"/>
                <w:i/>
                <w:iCs/>
                <w:sz w:val="18"/>
                <w:szCs w:val="18"/>
              </w:rPr>
              <w:t>Felter</w:t>
            </w:r>
            <w:r w:rsidR="006600CA">
              <w:rPr>
                <w:rFonts w:ascii="Trebuchet MS" w:hAnsi="Trebuchet MS" w:cs="Trebuchet MS"/>
                <w:i/>
                <w:iCs/>
                <w:sz w:val="18"/>
                <w:szCs w:val="18"/>
              </w:rPr>
              <w:t>,</w:t>
            </w:r>
            <w:r w:rsidRPr="00776E43">
              <w:rPr>
                <w:rFonts w:ascii="Trebuchet MS" w:hAnsi="Trebuchet MS" w:cs="Trebuchet MS"/>
                <w:i/>
                <w:iCs/>
                <w:sz w:val="18"/>
                <w:szCs w:val="18"/>
              </w:rPr>
              <w:t xml:space="preserve"> som automatisk generes af </w:t>
            </w:r>
            <w:r w:rsidRPr="0051728E">
              <w:rPr>
                <w:rFonts w:ascii="Trebuchet MS" w:hAnsi="Trebuchet MS" w:cs="Trebuchet MS"/>
                <w:i/>
                <w:iCs/>
                <w:sz w:val="18"/>
                <w:szCs w:val="18"/>
              </w:rPr>
              <w:t>system</w:t>
            </w:r>
            <w:r>
              <w:rPr>
                <w:rFonts w:ascii="Trebuchet MS" w:hAnsi="Trebuchet MS" w:cs="Trebuchet MS"/>
                <w:i/>
                <w:iCs/>
                <w:sz w:val="18"/>
                <w:szCs w:val="18"/>
              </w:rPr>
              <w:t>et</w:t>
            </w:r>
            <w:r w:rsidR="006600CA">
              <w:rPr>
                <w:rFonts w:ascii="Trebuchet MS" w:hAnsi="Trebuchet MS" w:cs="Trebuchet MS"/>
                <w:i/>
                <w:iCs/>
                <w:sz w:val="18"/>
                <w:szCs w:val="18"/>
              </w:rPr>
              <w:t>,</w:t>
            </w:r>
            <w:r w:rsidRPr="00776E43">
              <w:rPr>
                <w:rFonts w:ascii="Trebuchet MS" w:hAnsi="Trebuchet MS" w:cs="Trebuchet MS"/>
                <w:i/>
                <w:iCs/>
                <w:sz w:val="18"/>
                <w:szCs w:val="18"/>
              </w:rPr>
              <w:t xml:space="preserve"> er markeret med </w:t>
            </w:r>
            <w:r w:rsidRPr="00776E43">
              <w:rPr>
                <w:rFonts w:ascii="Trebuchet MS" w:hAnsi="Trebuchet MS" w:cs="Trebuchet MS"/>
                <w:i/>
                <w:iCs/>
                <w:color w:val="FF0000"/>
                <w:sz w:val="18"/>
                <w:szCs w:val="18"/>
              </w:rPr>
              <w:t>rød skrift.</w:t>
            </w:r>
          </w:p>
        </w:tc>
      </w:tr>
    </w:tbl>
    <w:p w14:paraId="3B100A88" w14:textId="77777777" w:rsidR="00CB4BEB" w:rsidRPr="00A32757" w:rsidRDefault="00CB4BEB" w:rsidP="00CB4BEB">
      <w:pPr>
        <w:pStyle w:val="Overskrift2"/>
      </w:pPr>
      <w:bookmarkStart w:id="1069" w:name="_Toc292448043"/>
      <w:bookmarkStart w:id="1070" w:name="_Toc292448212"/>
      <w:bookmarkStart w:id="1071" w:name="_Toc292692141"/>
      <w:bookmarkStart w:id="1072" w:name="_Toc292713268"/>
      <w:bookmarkStart w:id="1073" w:name="_Toc292865154"/>
      <w:bookmarkStart w:id="1074" w:name="_Toc63351378"/>
      <w:bookmarkStart w:id="1075" w:name="_Toc122436042"/>
      <w:r>
        <w:t>3</w:t>
      </w:r>
      <w:r w:rsidRPr="00A32757">
        <w:t>.2 Forklaring til felter</w:t>
      </w:r>
      <w:bookmarkEnd w:id="1069"/>
      <w:bookmarkEnd w:id="1070"/>
      <w:bookmarkEnd w:id="1071"/>
      <w:bookmarkEnd w:id="1072"/>
      <w:bookmarkEnd w:id="1073"/>
      <w:bookmarkEnd w:id="1074"/>
      <w:bookmarkEnd w:id="1075"/>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31"/>
        <w:gridCol w:w="11985"/>
      </w:tblGrid>
      <w:tr w:rsidR="00CB4BEB" w:rsidRPr="002762DC" w14:paraId="7A7A8A0A" w14:textId="77777777" w:rsidTr="002762DC">
        <w:trPr>
          <w:trHeight w:hRule="exact" w:val="255"/>
        </w:trPr>
        <w:tc>
          <w:tcPr>
            <w:tcW w:w="1731" w:type="dxa"/>
            <w:tcBorders>
              <w:bottom w:val="single" w:sz="4" w:space="0" w:color="auto"/>
            </w:tcBorders>
            <w:shd w:val="clear" w:color="auto" w:fill="D9D9D9"/>
          </w:tcPr>
          <w:p w14:paraId="7170CA5C" w14:textId="77777777" w:rsidR="00CB4BEB" w:rsidRPr="002762DC" w:rsidRDefault="00CB4BEB" w:rsidP="003C0924">
            <w:pPr>
              <w:rPr>
                <w:rFonts w:ascii="Trebuchet MS" w:hAnsi="Trebuchet MS" w:cs="Trebuchet MS"/>
                <w:b/>
                <w:bCs/>
                <w:sz w:val="18"/>
                <w:szCs w:val="18"/>
              </w:rPr>
            </w:pPr>
            <w:r w:rsidRPr="002762DC">
              <w:rPr>
                <w:rFonts w:ascii="Trebuchet MS" w:hAnsi="Trebuchet MS" w:cs="Trebuchet MS"/>
                <w:b/>
                <w:bCs/>
                <w:sz w:val="18"/>
                <w:szCs w:val="18"/>
              </w:rPr>
              <w:t>Feltnavn</w:t>
            </w:r>
          </w:p>
        </w:tc>
        <w:tc>
          <w:tcPr>
            <w:tcW w:w="11985" w:type="dxa"/>
            <w:tcBorders>
              <w:bottom w:val="single" w:sz="4" w:space="0" w:color="auto"/>
            </w:tcBorders>
            <w:shd w:val="clear" w:color="auto" w:fill="D9D9D9"/>
          </w:tcPr>
          <w:p w14:paraId="0F102C27" w14:textId="77777777" w:rsidR="00CB4BEB" w:rsidRPr="002762DC" w:rsidRDefault="00CB4BEB" w:rsidP="003C0924">
            <w:pPr>
              <w:rPr>
                <w:rFonts w:ascii="Trebuchet MS" w:hAnsi="Trebuchet MS" w:cs="Trebuchet MS"/>
                <w:b/>
                <w:bCs/>
                <w:sz w:val="18"/>
                <w:szCs w:val="18"/>
              </w:rPr>
            </w:pPr>
            <w:r w:rsidRPr="002762DC">
              <w:rPr>
                <w:rFonts w:ascii="Trebuchet MS" w:hAnsi="Trebuchet MS" w:cs="Trebuchet MS"/>
                <w:b/>
                <w:bCs/>
                <w:sz w:val="18"/>
                <w:szCs w:val="18"/>
              </w:rPr>
              <w:t>Forklaring</w:t>
            </w:r>
          </w:p>
        </w:tc>
      </w:tr>
      <w:tr w:rsidR="00CB4BEB" w:rsidRPr="002762DC" w14:paraId="6719900D" w14:textId="77777777" w:rsidTr="002762DC">
        <w:trPr>
          <w:trHeight w:hRule="exact" w:val="639"/>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4A0E9279" w14:textId="77777777" w:rsidR="00CB4BEB" w:rsidRPr="002762DC" w:rsidRDefault="00CB4BEB" w:rsidP="003C0924">
            <w:pPr>
              <w:rPr>
                <w:rFonts w:ascii="Trebuchet MS" w:hAnsi="Trebuchet MS" w:cs="Trebuchet MS"/>
                <w:bCs/>
                <w:sz w:val="18"/>
                <w:szCs w:val="18"/>
              </w:rPr>
            </w:pPr>
            <w:r w:rsidRPr="002762DC">
              <w:rPr>
                <w:rFonts w:ascii="Trebuchet MS" w:hAnsi="Trebuchet MS" w:cs="Trebuchet MS"/>
                <w:sz w:val="18"/>
                <w:szCs w:val="18"/>
              </w:rPr>
              <w:t>Temakode</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2C161B14" w14:textId="77777777" w:rsidR="00CB4BEB" w:rsidRPr="002762DC" w:rsidRDefault="00CB4BEB" w:rsidP="003C0924">
            <w:pPr>
              <w:autoSpaceDE w:val="0"/>
              <w:autoSpaceDN w:val="0"/>
              <w:adjustRightInd w:val="0"/>
              <w:rPr>
                <w:rFonts w:ascii="Trebuchet MS" w:hAnsi="Trebuchet MS" w:cs="Trebuchet MS"/>
                <w:sz w:val="18"/>
                <w:szCs w:val="18"/>
              </w:rPr>
            </w:pPr>
            <w:r w:rsidRPr="002762DC">
              <w:rPr>
                <w:rFonts w:ascii="Trebuchet MS" w:hAnsi="Trebuchet MS" w:cs="Trebuchet MS"/>
                <w:sz w:val="18"/>
                <w:szCs w:val="18"/>
              </w:rPr>
              <w:t>Feltet benyttes til at identificere datasættet via en kode. Temakoden er unik, og kan bruges bl.a. som identifikator i metadatabasen.</w:t>
            </w:r>
          </w:p>
        </w:tc>
      </w:tr>
      <w:tr w:rsidR="00CB4BEB" w:rsidRPr="002762DC" w14:paraId="14930B0B" w14:textId="77777777" w:rsidTr="002762DC">
        <w:trPr>
          <w:trHeight w:hRule="exact" w:val="255"/>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5AB82EFE"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Temanavn</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66EFB22B"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Feltet benyttes til at oversætte/vise koden til tekst.</w:t>
            </w:r>
          </w:p>
        </w:tc>
      </w:tr>
      <w:tr w:rsidR="00CB4BEB" w:rsidRPr="002762DC" w14:paraId="1AEC714E" w14:textId="77777777" w:rsidTr="002762DC">
        <w:trPr>
          <w:trHeight w:hRule="exact" w:val="510"/>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681B5C4B" w14:textId="77777777" w:rsidR="00CB4BEB" w:rsidRPr="002762DC" w:rsidRDefault="00CB4BEB" w:rsidP="003C0924">
            <w:pPr>
              <w:rPr>
                <w:rFonts w:ascii="Trebuchet MS" w:hAnsi="Trebuchet MS" w:cs="Trebuchet MS"/>
                <w:sz w:val="18"/>
                <w:szCs w:val="18"/>
              </w:rPr>
            </w:pPr>
            <w:proofErr w:type="spellStart"/>
            <w:r w:rsidRPr="002762DC">
              <w:rPr>
                <w:rFonts w:ascii="Trebuchet MS" w:hAnsi="Trebuchet MS" w:cs="Trebuchet MS"/>
                <w:sz w:val="18"/>
                <w:szCs w:val="18"/>
              </w:rPr>
              <w:t>Objekt_id</w:t>
            </w:r>
            <w:proofErr w:type="spellEnd"/>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7CB08508"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 xml:space="preserve">Entydigt ID for et objekt i et tema. Hvis objekter er opdaterede, har de historiske objekter samme </w:t>
            </w:r>
            <w:proofErr w:type="spellStart"/>
            <w:r w:rsidRPr="002762DC">
              <w:rPr>
                <w:rFonts w:ascii="Trebuchet MS" w:hAnsi="Trebuchet MS" w:cs="Trebuchet MS"/>
                <w:sz w:val="18"/>
                <w:szCs w:val="18"/>
              </w:rPr>
              <w:t>Objekt_id</w:t>
            </w:r>
            <w:proofErr w:type="spellEnd"/>
            <w:r w:rsidRPr="002762DC">
              <w:rPr>
                <w:rFonts w:ascii="Trebuchet MS" w:hAnsi="Trebuchet MS" w:cs="Trebuchet MS"/>
                <w:sz w:val="18"/>
                <w:szCs w:val="18"/>
              </w:rPr>
              <w:t xml:space="preserve"> som det gældende, men forskellige </w:t>
            </w:r>
            <w:proofErr w:type="spellStart"/>
            <w:r w:rsidRPr="002762DC">
              <w:rPr>
                <w:rFonts w:ascii="Trebuchet MS" w:hAnsi="Trebuchet MS" w:cs="Trebuchet MS"/>
                <w:sz w:val="18"/>
                <w:szCs w:val="18"/>
              </w:rPr>
              <w:t>Versions_id’er</w:t>
            </w:r>
            <w:proofErr w:type="spellEnd"/>
            <w:r w:rsidRPr="002762DC">
              <w:rPr>
                <w:rFonts w:ascii="Trebuchet MS" w:hAnsi="Trebuchet MS" w:cs="Trebuchet MS"/>
                <w:sz w:val="18"/>
                <w:szCs w:val="18"/>
              </w:rPr>
              <w:t xml:space="preserve">. </w:t>
            </w:r>
            <w:proofErr w:type="spellStart"/>
            <w:r w:rsidRPr="002762DC">
              <w:rPr>
                <w:rFonts w:ascii="Trebuchet MS" w:hAnsi="Trebuchet MS" w:cs="Trebuchet MS"/>
                <w:sz w:val="18"/>
                <w:szCs w:val="18"/>
              </w:rPr>
              <w:t>Objekt_id’en</w:t>
            </w:r>
            <w:proofErr w:type="spellEnd"/>
            <w:r w:rsidRPr="002762DC">
              <w:rPr>
                <w:rFonts w:ascii="Trebuchet MS" w:hAnsi="Trebuchet MS" w:cs="Trebuchet MS"/>
                <w:sz w:val="18"/>
                <w:szCs w:val="18"/>
              </w:rPr>
              <w:t xml:space="preserve"> anvendes som generel reference til et objekt i et tema.</w:t>
            </w:r>
          </w:p>
        </w:tc>
      </w:tr>
      <w:tr w:rsidR="00CB4BEB" w:rsidRPr="002762DC" w14:paraId="766603AD" w14:textId="77777777" w:rsidTr="002762DC">
        <w:trPr>
          <w:trHeight w:hRule="exact" w:val="510"/>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7BC3784D" w14:textId="77777777" w:rsidR="00CB4BEB" w:rsidRPr="002762DC" w:rsidRDefault="00CB4BEB" w:rsidP="003C0924">
            <w:pPr>
              <w:rPr>
                <w:rFonts w:ascii="Trebuchet MS" w:hAnsi="Trebuchet MS" w:cs="Trebuchet MS"/>
                <w:sz w:val="18"/>
                <w:szCs w:val="18"/>
              </w:rPr>
            </w:pPr>
            <w:proofErr w:type="spellStart"/>
            <w:r w:rsidRPr="002762DC">
              <w:rPr>
                <w:rFonts w:ascii="Trebuchet MS" w:hAnsi="Trebuchet MS" w:cs="Trebuchet MS"/>
                <w:sz w:val="18"/>
                <w:szCs w:val="18"/>
              </w:rPr>
              <w:t>Versions_id</w:t>
            </w:r>
            <w:proofErr w:type="spellEnd"/>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14EB204E" w14:textId="77777777" w:rsidR="00CB4BEB" w:rsidRPr="002762DC" w:rsidRDefault="00CB4BEB" w:rsidP="003C0924">
            <w:pPr>
              <w:autoSpaceDE w:val="0"/>
              <w:autoSpaceDN w:val="0"/>
              <w:adjustRightInd w:val="0"/>
              <w:rPr>
                <w:rFonts w:ascii="Trebuchet MS" w:hAnsi="Trebuchet MS" w:cs="Trebuchet MS"/>
                <w:sz w:val="18"/>
                <w:szCs w:val="18"/>
              </w:rPr>
            </w:pPr>
            <w:r w:rsidRPr="002762DC">
              <w:rPr>
                <w:rFonts w:ascii="Trebuchet MS" w:hAnsi="Trebuchet MS" w:cs="Trebuchet MS"/>
                <w:sz w:val="18"/>
                <w:szCs w:val="18"/>
              </w:rPr>
              <w:t>Instansobjekt ID. Unikt objekt ID på tværs af datasæt og over tid.</w:t>
            </w:r>
          </w:p>
          <w:p w14:paraId="1B430D68"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 xml:space="preserve">Mens et objekt bevarer samme </w:t>
            </w:r>
            <w:proofErr w:type="spellStart"/>
            <w:r w:rsidRPr="002762DC">
              <w:rPr>
                <w:rFonts w:ascii="Trebuchet MS" w:hAnsi="Trebuchet MS" w:cs="Trebuchet MS"/>
                <w:sz w:val="18"/>
                <w:szCs w:val="18"/>
              </w:rPr>
              <w:t>Objekt_id</w:t>
            </w:r>
            <w:proofErr w:type="spellEnd"/>
            <w:r w:rsidRPr="002762DC">
              <w:rPr>
                <w:rFonts w:ascii="Trebuchet MS" w:hAnsi="Trebuchet MS" w:cs="Trebuchet MS"/>
                <w:sz w:val="18"/>
                <w:szCs w:val="18"/>
              </w:rPr>
              <w:t xml:space="preserve"> fra fødsel til død, vil </w:t>
            </w:r>
            <w:proofErr w:type="spellStart"/>
            <w:r w:rsidRPr="002762DC">
              <w:rPr>
                <w:rFonts w:ascii="Trebuchet MS" w:hAnsi="Trebuchet MS" w:cs="Trebuchet MS"/>
                <w:sz w:val="18"/>
                <w:szCs w:val="18"/>
              </w:rPr>
              <w:t>Versions_id</w:t>
            </w:r>
            <w:proofErr w:type="spellEnd"/>
            <w:r w:rsidRPr="002762DC">
              <w:rPr>
                <w:rFonts w:ascii="Trebuchet MS" w:hAnsi="Trebuchet MS" w:cs="Trebuchet MS"/>
                <w:sz w:val="18"/>
                <w:szCs w:val="18"/>
              </w:rPr>
              <w:t xml:space="preserve"> ændres ved enhver opdatering af objektet. </w:t>
            </w:r>
          </w:p>
        </w:tc>
      </w:tr>
      <w:tr w:rsidR="00CB4BEB" w:rsidRPr="002762DC" w14:paraId="0B01AA9E" w14:textId="77777777" w:rsidTr="002762DC">
        <w:trPr>
          <w:trHeight w:hRule="exact" w:val="709"/>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42A80D31" w14:textId="77777777" w:rsidR="00CB4BEB" w:rsidRPr="002762DC" w:rsidRDefault="00CB4BEB" w:rsidP="003C0924">
            <w:pPr>
              <w:rPr>
                <w:rFonts w:ascii="Trebuchet MS" w:hAnsi="Trebuchet MS" w:cs="Trebuchet MS"/>
                <w:sz w:val="18"/>
                <w:szCs w:val="18"/>
              </w:rPr>
            </w:pPr>
            <w:proofErr w:type="spellStart"/>
            <w:r w:rsidRPr="002762DC">
              <w:rPr>
                <w:rFonts w:ascii="Trebuchet MS" w:hAnsi="Trebuchet MS" w:cs="Trebuchet MS"/>
                <w:sz w:val="18"/>
                <w:szCs w:val="18"/>
              </w:rPr>
              <w:t>Systid_fra</w:t>
            </w:r>
            <w:proofErr w:type="spellEnd"/>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440EE8B1" w14:textId="77777777" w:rsidR="00CB4BEB" w:rsidRPr="002762DC" w:rsidRDefault="00CB4BEB" w:rsidP="003C0924">
            <w:pPr>
              <w:autoSpaceDE w:val="0"/>
              <w:autoSpaceDN w:val="0"/>
              <w:adjustRightInd w:val="0"/>
              <w:rPr>
                <w:rFonts w:ascii="Trebuchet MS" w:hAnsi="Trebuchet MS" w:cs="Trebuchet MS"/>
                <w:sz w:val="18"/>
                <w:szCs w:val="18"/>
              </w:rPr>
            </w:pPr>
            <w:r w:rsidRPr="002762DC">
              <w:rPr>
                <w:rFonts w:ascii="Trebuchet MS" w:hAnsi="Trebuchet MS" w:cs="Trebuchet MS"/>
                <w:sz w:val="18"/>
                <w:szCs w:val="18"/>
              </w:rPr>
              <w:t>Dato og tidspunkt for start af objektets systemmæssige gyldighed. Sættes af systemet ved oprettelse af nye objekter eller ved ændringer, hvor der samtidig oprettes et historisk objekt. Dato og tidspunkt genereres af systemet ved indlægning i databasen. Feltet beskriver systemgyldighed, og må ikke forveksles med forvaltningsmæssig gyldighed.</w:t>
            </w:r>
          </w:p>
        </w:tc>
      </w:tr>
      <w:tr w:rsidR="00CB4BEB" w:rsidRPr="002762DC" w14:paraId="0B13FB00" w14:textId="77777777" w:rsidTr="002762DC">
        <w:trPr>
          <w:trHeight w:hRule="exact" w:val="964"/>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59FB1A7B" w14:textId="77777777" w:rsidR="00CB4BEB" w:rsidRPr="002762DC" w:rsidRDefault="00CB4BEB" w:rsidP="003C0924">
            <w:pPr>
              <w:rPr>
                <w:rFonts w:ascii="Trebuchet MS" w:hAnsi="Trebuchet MS" w:cs="Trebuchet MS"/>
                <w:sz w:val="18"/>
                <w:szCs w:val="18"/>
              </w:rPr>
            </w:pPr>
            <w:proofErr w:type="spellStart"/>
            <w:r w:rsidRPr="002762DC">
              <w:rPr>
                <w:rFonts w:ascii="Trebuchet MS" w:hAnsi="Trebuchet MS" w:cs="Trebuchet MS"/>
                <w:sz w:val="18"/>
                <w:szCs w:val="18"/>
              </w:rPr>
              <w:t>Systid_til</w:t>
            </w:r>
            <w:proofErr w:type="spellEnd"/>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1133CB89" w14:textId="77777777" w:rsidR="00CB4BEB" w:rsidRPr="002762DC" w:rsidRDefault="00CB4BEB" w:rsidP="003C0924">
            <w:pPr>
              <w:autoSpaceDE w:val="0"/>
              <w:autoSpaceDN w:val="0"/>
              <w:adjustRightInd w:val="0"/>
              <w:rPr>
                <w:rFonts w:ascii="Trebuchet MS" w:hAnsi="Trebuchet MS" w:cs="Trebuchet MS"/>
                <w:sz w:val="18"/>
                <w:szCs w:val="18"/>
              </w:rPr>
            </w:pPr>
            <w:r w:rsidRPr="002762DC">
              <w:rPr>
                <w:rFonts w:ascii="Trebuchet MS" w:hAnsi="Trebuchet MS" w:cs="Trebuchet MS"/>
                <w:sz w:val="18"/>
                <w:szCs w:val="18"/>
              </w:rPr>
              <w:t xml:space="preserve">Dato og tidspunkt for slut af objektets systemmæssige gyldighed. Sættes af systemet ved sletning af objekter, eller ved ændringer, hvor der oprettes et historisk objekt. Dato og tidspunkt generes af systemet ved sletning eller ændring i databasen.  Et gældende objekt har altid </w:t>
            </w:r>
            <w:proofErr w:type="spellStart"/>
            <w:r w:rsidRPr="002762DC">
              <w:rPr>
                <w:rFonts w:ascii="Trebuchet MS" w:hAnsi="Trebuchet MS" w:cs="Trebuchet MS"/>
                <w:sz w:val="18"/>
                <w:szCs w:val="18"/>
              </w:rPr>
              <w:t>Systid_til</w:t>
            </w:r>
            <w:proofErr w:type="spellEnd"/>
            <w:r w:rsidRPr="002762DC">
              <w:rPr>
                <w:rFonts w:ascii="Trebuchet MS" w:hAnsi="Trebuchet MS" w:cs="Trebuchet MS"/>
                <w:sz w:val="18"/>
                <w:szCs w:val="18"/>
              </w:rPr>
              <w:t xml:space="preserve"> = NULL. Feltet beskriver systemgyldighed og må ikke forveksles med forvaltningsmæssig gyldighed.</w:t>
            </w:r>
          </w:p>
        </w:tc>
      </w:tr>
      <w:tr w:rsidR="00CB4BEB" w:rsidRPr="002762DC" w14:paraId="7FFA78DB" w14:textId="77777777" w:rsidTr="002762DC">
        <w:trPr>
          <w:trHeight w:hRule="exact" w:val="709"/>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1890D345"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Oprettet</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0705AE40" w14:textId="77777777" w:rsidR="00CB4BEB" w:rsidRPr="002762DC" w:rsidRDefault="00CB4BEB" w:rsidP="003C0924">
            <w:pPr>
              <w:autoSpaceDE w:val="0"/>
              <w:autoSpaceDN w:val="0"/>
              <w:adjustRightInd w:val="0"/>
              <w:rPr>
                <w:rFonts w:ascii="Trebuchet MS" w:hAnsi="Trebuchet MS" w:cs="Trebuchet MS"/>
                <w:sz w:val="18"/>
                <w:szCs w:val="18"/>
              </w:rPr>
            </w:pPr>
            <w:r w:rsidRPr="002762DC">
              <w:rPr>
                <w:rFonts w:ascii="Trebuchet MS" w:hAnsi="Trebuchet MS" w:cs="Trebuchet MS"/>
                <w:sz w:val="18"/>
                <w:szCs w:val="18"/>
              </w:rPr>
              <w:t xml:space="preserve">Dato og tidspunkt for objektets systemmæssige oprettelse svarer til første </w:t>
            </w:r>
            <w:proofErr w:type="spellStart"/>
            <w:r w:rsidRPr="002762DC">
              <w:rPr>
                <w:rFonts w:ascii="Trebuchet MS" w:hAnsi="Trebuchet MS" w:cs="Trebuchet MS"/>
                <w:sz w:val="18"/>
                <w:szCs w:val="18"/>
              </w:rPr>
              <w:t>Systid_fra</w:t>
            </w:r>
            <w:proofErr w:type="spellEnd"/>
            <w:r w:rsidRPr="002762DC">
              <w:rPr>
                <w:rFonts w:ascii="Trebuchet MS" w:hAnsi="Trebuchet MS" w:cs="Trebuchet MS"/>
                <w:sz w:val="18"/>
                <w:szCs w:val="18"/>
              </w:rPr>
              <w:t xml:space="preserve"> registreret på et </w:t>
            </w:r>
            <w:proofErr w:type="spellStart"/>
            <w:r w:rsidRPr="002762DC">
              <w:rPr>
                <w:rFonts w:ascii="Trebuchet MS" w:hAnsi="Trebuchet MS" w:cs="Trebuchet MS"/>
                <w:sz w:val="18"/>
                <w:szCs w:val="18"/>
              </w:rPr>
              <w:t>Objekt_id</w:t>
            </w:r>
            <w:proofErr w:type="spellEnd"/>
            <w:r w:rsidRPr="002762DC">
              <w:rPr>
                <w:rFonts w:ascii="Trebuchet MS" w:hAnsi="Trebuchet MS" w:cs="Trebuchet MS"/>
                <w:sz w:val="18"/>
                <w:szCs w:val="18"/>
              </w:rPr>
              <w:t>, hvorved oprettelsestidspunktet altid fremgår, uanset hvor mange ændringer et objekt har gennemgået. Dato og tidspunkt genereres af systemet ved indlægning i databasen.</w:t>
            </w:r>
          </w:p>
        </w:tc>
      </w:tr>
      <w:tr w:rsidR="00CB4BEB" w:rsidRPr="002762DC" w14:paraId="01A709D1" w14:textId="77777777" w:rsidTr="002762DC">
        <w:trPr>
          <w:trHeight w:hRule="exact" w:val="510"/>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46FB5ED2" w14:textId="77777777" w:rsidR="00CB4BEB" w:rsidRPr="002762DC" w:rsidRDefault="00CB4BEB" w:rsidP="003C0924">
            <w:pPr>
              <w:rPr>
                <w:rFonts w:ascii="Trebuchet MS" w:hAnsi="Trebuchet MS" w:cs="Trebuchet MS"/>
                <w:sz w:val="18"/>
                <w:szCs w:val="18"/>
              </w:rPr>
            </w:pPr>
            <w:proofErr w:type="spellStart"/>
            <w:r w:rsidRPr="002762DC">
              <w:rPr>
                <w:rFonts w:ascii="Trebuchet MS" w:hAnsi="Trebuchet MS" w:cs="Trebuchet MS"/>
                <w:sz w:val="18"/>
                <w:szCs w:val="18"/>
              </w:rPr>
              <w:t>CVR_kode</w:t>
            </w:r>
            <w:proofErr w:type="spellEnd"/>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34718278" w14:textId="77777777" w:rsidR="00CB4BEB" w:rsidRPr="002762DC" w:rsidRDefault="00CB4BEB" w:rsidP="003C0924">
            <w:pPr>
              <w:autoSpaceDE w:val="0"/>
              <w:autoSpaceDN w:val="0"/>
              <w:adjustRightInd w:val="0"/>
              <w:rPr>
                <w:rFonts w:ascii="Trebuchet MS" w:hAnsi="Trebuchet MS" w:cs="Trebuchet MS"/>
                <w:sz w:val="18"/>
                <w:szCs w:val="18"/>
              </w:rPr>
            </w:pPr>
            <w:r w:rsidRPr="002762DC">
              <w:rPr>
                <w:rFonts w:ascii="Trebuchet MS" w:hAnsi="Trebuchet MS" w:cs="Trebuchet MS"/>
                <w:sz w:val="18"/>
                <w:szCs w:val="18"/>
              </w:rPr>
              <w:t xml:space="preserve">Feltet benyttes til at angive CVR-koden for objektets ansvarlige myndighed. Systemet bør kunne se hvilken kommune brugeren kommer fra via </w:t>
            </w:r>
            <w:proofErr w:type="spellStart"/>
            <w:r w:rsidRPr="002762DC">
              <w:rPr>
                <w:rFonts w:ascii="Trebuchet MS" w:hAnsi="Trebuchet MS" w:cs="Trebuchet MS"/>
                <w:sz w:val="18"/>
                <w:szCs w:val="18"/>
              </w:rPr>
              <w:t>login’et</w:t>
            </w:r>
            <w:proofErr w:type="spellEnd"/>
            <w:r w:rsidRPr="002762DC">
              <w:rPr>
                <w:rFonts w:ascii="Trebuchet MS" w:hAnsi="Trebuchet MS" w:cs="Trebuchet MS"/>
                <w:sz w:val="18"/>
                <w:szCs w:val="18"/>
              </w:rPr>
              <w:t xml:space="preserve"> og selv udfylde feltet.</w:t>
            </w:r>
          </w:p>
        </w:tc>
      </w:tr>
      <w:tr w:rsidR="00CB4BEB" w:rsidRPr="002762DC" w14:paraId="57A0CD0F" w14:textId="77777777" w:rsidTr="002762DC">
        <w:trPr>
          <w:trHeight w:hRule="exact" w:val="255"/>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003050B3" w14:textId="77777777" w:rsidR="00CB4BEB" w:rsidRPr="002762DC" w:rsidRDefault="00CB4BEB" w:rsidP="003C0924">
            <w:pPr>
              <w:rPr>
                <w:rFonts w:ascii="Trebuchet MS" w:hAnsi="Trebuchet MS" w:cs="Trebuchet MS"/>
                <w:sz w:val="18"/>
                <w:szCs w:val="18"/>
              </w:rPr>
            </w:pPr>
            <w:proofErr w:type="spellStart"/>
            <w:r w:rsidRPr="002762DC">
              <w:rPr>
                <w:rFonts w:ascii="Trebuchet MS" w:hAnsi="Trebuchet MS" w:cs="Trebuchet MS"/>
                <w:sz w:val="18"/>
                <w:szCs w:val="18"/>
              </w:rPr>
              <w:t>CVR_navn</w:t>
            </w:r>
            <w:proofErr w:type="spellEnd"/>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5894983A" w14:textId="77777777" w:rsidR="00CB4BEB" w:rsidRPr="002762DC" w:rsidRDefault="00CB4BEB" w:rsidP="003C0924">
            <w:pPr>
              <w:rPr>
                <w:rFonts w:ascii="Trebuchet MS" w:hAnsi="Trebuchet MS"/>
                <w:sz w:val="18"/>
                <w:szCs w:val="18"/>
              </w:rPr>
            </w:pPr>
            <w:r w:rsidRPr="002762DC">
              <w:rPr>
                <w:rFonts w:ascii="Trebuchet MS" w:hAnsi="Trebuchet MS" w:cs="Trebuchet MS"/>
                <w:sz w:val="18"/>
                <w:szCs w:val="18"/>
              </w:rPr>
              <w:t>Feltet benyttes til at oversætte/vise koden til tekst.</w:t>
            </w:r>
          </w:p>
        </w:tc>
      </w:tr>
      <w:tr w:rsidR="00CB4BEB" w:rsidRPr="002762DC" w14:paraId="0CAC75FC" w14:textId="77777777" w:rsidTr="002762DC">
        <w:trPr>
          <w:trHeight w:hRule="exact" w:val="255"/>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4EE7A0AD"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lastRenderedPageBreak/>
              <w:t>Kommunekode</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270BD9BA"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 xml:space="preserve">3-cifret kommunekode udfyldes via </w:t>
            </w:r>
            <w:proofErr w:type="spellStart"/>
            <w:r w:rsidRPr="002762DC">
              <w:rPr>
                <w:rFonts w:ascii="Trebuchet MS" w:hAnsi="Trebuchet MS" w:cs="Trebuchet MS"/>
                <w:sz w:val="18"/>
                <w:szCs w:val="18"/>
              </w:rPr>
              <w:t>cvr_kode</w:t>
            </w:r>
            <w:proofErr w:type="spellEnd"/>
            <w:r w:rsidRPr="002762DC">
              <w:rPr>
                <w:rFonts w:ascii="Trebuchet MS" w:hAnsi="Trebuchet MS" w:cs="Trebuchet MS"/>
                <w:sz w:val="18"/>
                <w:szCs w:val="18"/>
              </w:rPr>
              <w:t>.</w:t>
            </w:r>
          </w:p>
        </w:tc>
      </w:tr>
      <w:tr w:rsidR="00CB4BEB" w:rsidRPr="002762DC" w14:paraId="7E2AE98C" w14:textId="77777777" w:rsidTr="002762DC">
        <w:trPr>
          <w:trHeight w:hRule="exact" w:val="709"/>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4F370DFA" w14:textId="77777777" w:rsidR="00CB4BEB" w:rsidRPr="002762DC" w:rsidRDefault="00CB4BEB" w:rsidP="003C0924">
            <w:pPr>
              <w:rPr>
                <w:rFonts w:ascii="Trebuchet MS" w:hAnsi="Trebuchet MS" w:cs="Trebuchet MS"/>
                <w:sz w:val="18"/>
                <w:szCs w:val="18"/>
              </w:rPr>
            </w:pPr>
            <w:proofErr w:type="spellStart"/>
            <w:r w:rsidRPr="002762DC">
              <w:rPr>
                <w:rFonts w:ascii="Trebuchet MS" w:hAnsi="Trebuchet MS" w:cs="Trebuchet MS"/>
                <w:sz w:val="18"/>
                <w:szCs w:val="18"/>
              </w:rPr>
              <w:t>Bruger_ID</w:t>
            </w:r>
            <w:proofErr w:type="spellEnd"/>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0E2009F6" w14:textId="77777777" w:rsidR="00CB4BEB" w:rsidRPr="002762DC" w:rsidRDefault="00CB4BEB" w:rsidP="003C0924">
            <w:pPr>
              <w:autoSpaceDE w:val="0"/>
              <w:autoSpaceDN w:val="0"/>
              <w:adjustRightInd w:val="0"/>
              <w:rPr>
                <w:rFonts w:ascii="Trebuchet MS" w:hAnsi="Trebuchet MS" w:cs="Trebuchet MS"/>
                <w:sz w:val="18"/>
                <w:szCs w:val="18"/>
              </w:rPr>
            </w:pPr>
            <w:r w:rsidRPr="002762DC">
              <w:rPr>
                <w:rFonts w:ascii="Trebuchet MS" w:hAnsi="Trebuchet MS" w:cs="Trebuchet MS"/>
                <w:sz w:val="18"/>
                <w:szCs w:val="18"/>
              </w:rPr>
              <w:t>Brugeridentifikation fra det fælles offentlige brugerstyringssystem. Registreres automatisk ved oprettelse eller opdatering af objekter. Der er tale om brugeridentifikation af den medarbejder, der via det fælles offentlige brugerstyringssystem har fået tildelt rettigheder til at redigere i data.</w:t>
            </w:r>
          </w:p>
        </w:tc>
      </w:tr>
      <w:tr w:rsidR="00CB4BEB" w:rsidRPr="002762DC" w14:paraId="08856E05" w14:textId="77777777" w:rsidTr="002762DC">
        <w:trPr>
          <w:trHeight w:hRule="exact" w:val="255"/>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4F4E8F21" w14:textId="77777777" w:rsidR="00CB4BEB" w:rsidRPr="002762DC" w:rsidRDefault="00CB4BEB" w:rsidP="003C0924">
            <w:pPr>
              <w:rPr>
                <w:rFonts w:ascii="Trebuchet MS" w:hAnsi="Trebuchet MS" w:cs="Trebuchet MS"/>
                <w:sz w:val="18"/>
                <w:szCs w:val="18"/>
              </w:rPr>
            </w:pPr>
            <w:proofErr w:type="spellStart"/>
            <w:r w:rsidRPr="002762DC">
              <w:rPr>
                <w:rFonts w:ascii="Trebuchet MS" w:hAnsi="Trebuchet MS" w:cs="Trebuchet MS"/>
                <w:sz w:val="18"/>
                <w:szCs w:val="18"/>
              </w:rPr>
              <w:t>Oprindkode</w:t>
            </w:r>
            <w:proofErr w:type="spellEnd"/>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13D5B4CA" w14:textId="77777777" w:rsidR="00CB4BEB" w:rsidRPr="002762DC" w:rsidRDefault="00CB4BEB" w:rsidP="003C0924">
            <w:pPr>
              <w:autoSpaceDE w:val="0"/>
              <w:autoSpaceDN w:val="0"/>
              <w:adjustRightInd w:val="0"/>
              <w:rPr>
                <w:rFonts w:ascii="Trebuchet MS" w:hAnsi="Trebuchet MS" w:cs="Trebuchet MS"/>
                <w:sz w:val="18"/>
                <w:szCs w:val="18"/>
              </w:rPr>
            </w:pPr>
            <w:r w:rsidRPr="002762DC">
              <w:rPr>
                <w:rFonts w:ascii="Trebuchet MS" w:hAnsi="Trebuchet MS" w:cs="Trebuchet MS"/>
                <w:sz w:val="18"/>
                <w:szCs w:val="18"/>
              </w:rPr>
              <w:t>Feltet benyttes til at angive en oprindelse via en kode.</w:t>
            </w:r>
          </w:p>
        </w:tc>
      </w:tr>
      <w:tr w:rsidR="00CB4BEB" w:rsidRPr="002762DC" w14:paraId="7DEBAA54" w14:textId="77777777" w:rsidTr="002762DC">
        <w:trPr>
          <w:trHeight w:hRule="exact" w:val="255"/>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01DA77FB"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Oprindelse</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35399A92" w14:textId="77777777" w:rsidR="00CB4BEB" w:rsidRPr="002762DC" w:rsidRDefault="00CB4BEB" w:rsidP="003C0924">
            <w:pPr>
              <w:rPr>
                <w:rFonts w:ascii="Trebuchet MS" w:hAnsi="Trebuchet MS"/>
                <w:sz w:val="18"/>
                <w:szCs w:val="18"/>
              </w:rPr>
            </w:pPr>
            <w:r w:rsidRPr="002762DC">
              <w:rPr>
                <w:rFonts w:ascii="Trebuchet MS" w:hAnsi="Trebuchet MS" w:cs="Trebuchet MS"/>
                <w:sz w:val="18"/>
                <w:szCs w:val="18"/>
              </w:rPr>
              <w:t>Feltet benyttes til at oversætte/vise koden til tekst.</w:t>
            </w:r>
          </w:p>
        </w:tc>
      </w:tr>
      <w:tr w:rsidR="00CB4BEB" w:rsidRPr="002762DC" w14:paraId="429B9968" w14:textId="77777777" w:rsidTr="002762DC">
        <w:trPr>
          <w:trHeight w:hRule="exact" w:val="255"/>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54F260CF"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Statuskode</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7178CE9F" w14:textId="77777777" w:rsidR="00CB4BEB" w:rsidRPr="002762DC" w:rsidRDefault="00CB4BEB" w:rsidP="003C0924">
            <w:pPr>
              <w:autoSpaceDE w:val="0"/>
              <w:autoSpaceDN w:val="0"/>
              <w:adjustRightInd w:val="0"/>
              <w:rPr>
                <w:rFonts w:ascii="Trebuchet MS" w:hAnsi="Trebuchet MS" w:cs="Trebuchet MS"/>
                <w:sz w:val="18"/>
                <w:szCs w:val="18"/>
              </w:rPr>
            </w:pPr>
            <w:r w:rsidRPr="002762DC">
              <w:rPr>
                <w:rFonts w:ascii="Trebuchet MS" w:hAnsi="Trebuchet MS" w:cs="Trebuchet MS"/>
                <w:sz w:val="18"/>
                <w:szCs w:val="18"/>
              </w:rPr>
              <w:t>Feltet benyttes til at angive en status via en kode.</w:t>
            </w:r>
          </w:p>
        </w:tc>
      </w:tr>
      <w:tr w:rsidR="00CB4BEB" w:rsidRPr="002762DC" w14:paraId="6E411C64" w14:textId="77777777" w:rsidTr="002762DC">
        <w:trPr>
          <w:trHeight w:hRule="exact" w:val="255"/>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6658F722"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Status</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7E0DB0B5" w14:textId="77777777" w:rsidR="00CB4BEB" w:rsidRPr="002762DC" w:rsidRDefault="00CB4BEB" w:rsidP="003C0924">
            <w:pPr>
              <w:rPr>
                <w:rFonts w:ascii="Trebuchet MS" w:hAnsi="Trebuchet MS"/>
                <w:sz w:val="18"/>
                <w:szCs w:val="18"/>
              </w:rPr>
            </w:pPr>
            <w:r w:rsidRPr="002762DC">
              <w:rPr>
                <w:rFonts w:ascii="Trebuchet MS" w:hAnsi="Trebuchet MS" w:cs="Trebuchet MS"/>
                <w:sz w:val="18"/>
                <w:szCs w:val="18"/>
              </w:rPr>
              <w:t>Feltet benyttes til at oversætte/vise koden til tekst.</w:t>
            </w:r>
          </w:p>
        </w:tc>
      </w:tr>
      <w:tr w:rsidR="00CB4BEB" w:rsidRPr="002762DC" w14:paraId="069E3ECF" w14:textId="77777777" w:rsidTr="002762DC">
        <w:trPr>
          <w:trHeight w:hRule="exact" w:val="255"/>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52EB2648" w14:textId="77777777" w:rsidR="00CB4BEB" w:rsidRPr="002762DC" w:rsidRDefault="00CB4BEB" w:rsidP="003C0924">
            <w:pPr>
              <w:rPr>
                <w:rFonts w:ascii="Trebuchet MS" w:hAnsi="Trebuchet MS" w:cs="Trebuchet MS"/>
                <w:sz w:val="18"/>
                <w:szCs w:val="18"/>
              </w:rPr>
            </w:pPr>
            <w:proofErr w:type="spellStart"/>
            <w:r w:rsidRPr="002762DC">
              <w:rPr>
                <w:rFonts w:ascii="Trebuchet MS" w:hAnsi="Trebuchet MS" w:cs="Trebuchet MS"/>
                <w:sz w:val="18"/>
                <w:szCs w:val="18"/>
              </w:rPr>
              <w:t>Off_kode</w:t>
            </w:r>
            <w:proofErr w:type="spellEnd"/>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22287F09"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Feltet benyttes til at angive niveauet for tilgængelighed til objektet via en kode.</w:t>
            </w:r>
          </w:p>
        </w:tc>
      </w:tr>
      <w:tr w:rsidR="00CB4BEB" w:rsidRPr="002762DC" w14:paraId="71E95B3C" w14:textId="77777777" w:rsidTr="002762DC">
        <w:trPr>
          <w:trHeight w:hRule="exact" w:val="255"/>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7FDC4A0F"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Offentlig</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411230DD"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Feltet benyttes til at angive niveauet for tilgængelighed til objektet.</w:t>
            </w:r>
          </w:p>
        </w:tc>
      </w:tr>
      <w:tr w:rsidR="00CB4BEB" w:rsidRPr="002762DC" w14:paraId="04352118" w14:textId="77777777" w:rsidTr="002762DC">
        <w:trPr>
          <w:trHeight w:hRule="exact" w:val="255"/>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205DFB8B" w14:textId="77777777" w:rsidR="00CB4BEB" w:rsidRPr="002762DC" w:rsidRDefault="00CB4BEB" w:rsidP="003C0924">
            <w:pPr>
              <w:rPr>
                <w:rFonts w:ascii="Trebuchet MS" w:hAnsi="Trebuchet MS" w:cs="Trebuchet MS"/>
                <w:sz w:val="18"/>
                <w:szCs w:val="18"/>
              </w:rPr>
            </w:pPr>
            <w:proofErr w:type="spellStart"/>
            <w:r w:rsidRPr="002762DC">
              <w:rPr>
                <w:rFonts w:ascii="Trebuchet MS" w:hAnsi="Trebuchet MS" w:cs="Trebuchet MS"/>
                <w:sz w:val="18"/>
                <w:szCs w:val="18"/>
              </w:rPr>
              <w:t>Noegle</w:t>
            </w:r>
            <w:proofErr w:type="spellEnd"/>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5087C8F4" w14:textId="77777777" w:rsidR="00CB4BEB" w:rsidRPr="002762DC" w:rsidRDefault="00CB4BEB" w:rsidP="002762DC">
            <w:pPr>
              <w:rPr>
                <w:rFonts w:ascii="Trebuchet MS" w:hAnsi="Trebuchet MS" w:cs="Trebuchet MS"/>
                <w:sz w:val="18"/>
                <w:szCs w:val="18"/>
              </w:rPr>
            </w:pPr>
            <w:r w:rsidRPr="002762DC">
              <w:rPr>
                <w:rFonts w:ascii="Trebuchet MS" w:hAnsi="Trebuchet MS" w:cs="Trebuchet MS"/>
                <w:sz w:val="18"/>
                <w:szCs w:val="18"/>
              </w:rPr>
              <w:t>Fremmed nøgle til objektet i en anden databasetabel.</w:t>
            </w:r>
          </w:p>
        </w:tc>
      </w:tr>
      <w:tr w:rsidR="00CB4BEB" w:rsidRPr="002762DC" w14:paraId="6428C78A" w14:textId="77777777" w:rsidTr="002762DC">
        <w:trPr>
          <w:trHeight w:hRule="exact" w:val="255"/>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05435124"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Note</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028C8722" w14:textId="77777777" w:rsidR="00CB4BEB" w:rsidRPr="002762DC" w:rsidRDefault="00CB4BEB" w:rsidP="002762DC">
            <w:pPr>
              <w:rPr>
                <w:rFonts w:ascii="Trebuchet MS" w:hAnsi="Trebuchet MS" w:cs="Trebuchet MS"/>
                <w:sz w:val="18"/>
                <w:szCs w:val="18"/>
              </w:rPr>
            </w:pPr>
            <w:r w:rsidRPr="002762DC">
              <w:rPr>
                <w:rFonts w:ascii="Trebuchet MS" w:hAnsi="Trebuchet MS" w:cs="Trebuchet MS"/>
                <w:sz w:val="18"/>
                <w:szCs w:val="18"/>
              </w:rPr>
              <w:t>Frit bemærkningsfelt.</w:t>
            </w:r>
          </w:p>
        </w:tc>
      </w:tr>
      <w:tr w:rsidR="00CB4BEB" w:rsidRPr="002762DC" w14:paraId="300D649B" w14:textId="77777777" w:rsidTr="00D343AA">
        <w:trPr>
          <w:trHeight w:hRule="exact" w:val="1064"/>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0B7BEF13"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Geometri</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2C8F72A3" w14:textId="77777777" w:rsidR="00CB4BEB" w:rsidRPr="002762DC" w:rsidRDefault="00CB4BEB" w:rsidP="002762DC">
            <w:pPr>
              <w:rPr>
                <w:rFonts w:ascii="Trebuchet MS" w:hAnsi="Trebuchet MS" w:cs="Trebuchet MS"/>
                <w:sz w:val="18"/>
                <w:szCs w:val="18"/>
              </w:rPr>
            </w:pPr>
            <w:r w:rsidRPr="002762DC">
              <w:rPr>
                <w:rFonts w:ascii="Trebuchet MS" w:hAnsi="Trebuchet MS" w:cs="Trebuchet MS"/>
                <w:sz w:val="18"/>
                <w:szCs w:val="18"/>
              </w:rPr>
              <w:t>Geometrisk registrering af objekt – styres af database.</w:t>
            </w:r>
          </w:p>
          <w:p w14:paraId="162D9CAD" w14:textId="77777777" w:rsidR="00CB4BEB" w:rsidRPr="002762DC" w:rsidRDefault="00CB4BEB" w:rsidP="002762DC">
            <w:pPr>
              <w:rPr>
                <w:rFonts w:ascii="Trebuchet MS" w:hAnsi="Trebuchet MS" w:cs="Trebuchet MS"/>
                <w:sz w:val="18"/>
                <w:szCs w:val="18"/>
              </w:rPr>
            </w:pPr>
            <w:r w:rsidRPr="002762DC">
              <w:rPr>
                <w:rFonts w:ascii="Trebuchet MS" w:hAnsi="Trebuchet MS" w:cs="Trebuchet MS"/>
                <w:sz w:val="18"/>
                <w:szCs w:val="18"/>
              </w:rPr>
              <w:t>Koordinatpræcision defineret til 0,001 (millimeter).</w:t>
            </w:r>
          </w:p>
          <w:p w14:paraId="24986070" w14:textId="77777777" w:rsidR="00D343AA" w:rsidRDefault="00CB4BEB" w:rsidP="002762DC">
            <w:pPr>
              <w:rPr>
                <w:rFonts w:ascii="Trebuchet MS" w:hAnsi="Trebuchet MS" w:cs="Trebuchet MS"/>
                <w:sz w:val="18"/>
                <w:szCs w:val="18"/>
              </w:rPr>
            </w:pPr>
            <w:r w:rsidRPr="002762DC">
              <w:rPr>
                <w:rFonts w:ascii="Trebuchet MS" w:hAnsi="Trebuchet MS" w:cs="Trebuchet MS"/>
                <w:sz w:val="18"/>
                <w:szCs w:val="18"/>
              </w:rPr>
              <w:t>Et tema kan kun indeholde en geometritype (flade/linje/punkt).</w:t>
            </w:r>
            <w:r w:rsidR="00D343AA">
              <w:rPr>
                <w:rFonts w:ascii="Trebuchet MS" w:hAnsi="Trebuchet MS" w:cs="Trebuchet MS"/>
                <w:sz w:val="18"/>
                <w:szCs w:val="18"/>
              </w:rPr>
              <w:t xml:space="preserve"> </w:t>
            </w:r>
          </w:p>
          <w:p w14:paraId="6EE05AEF" w14:textId="7C069BEA" w:rsidR="00CB4BEB" w:rsidRPr="002762DC" w:rsidRDefault="00D343AA" w:rsidP="002762DC">
            <w:pPr>
              <w:rPr>
                <w:rFonts w:ascii="Trebuchet MS" w:hAnsi="Trebuchet MS" w:cs="Trebuchet MS"/>
                <w:sz w:val="18"/>
                <w:szCs w:val="18"/>
              </w:rPr>
            </w:pPr>
            <w:r>
              <w:rPr>
                <w:rFonts w:ascii="Trebuchet MS" w:hAnsi="Trebuchet MS" w:cs="Trebuchet MS"/>
                <w:sz w:val="18"/>
                <w:szCs w:val="18"/>
              </w:rPr>
              <w:t>Der er mulighed for multigeometrier.</w:t>
            </w:r>
          </w:p>
        </w:tc>
      </w:tr>
    </w:tbl>
    <w:p w14:paraId="66636D18" w14:textId="77777777" w:rsidR="002762DC" w:rsidRPr="002762DC" w:rsidRDefault="002762DC" w:rsidP="002762DC">
      <w:pPr>
        <w:rPr>
          <w:rFonts w:ascii="Trebuchet MS" w:hAnsi="Trebuchet MS" w:cs="Trebuchet MS"/>
          <w:sz w:val="18"/>
          <w:szCs w:val="18"/>
        </w:rPr>
      </w:pPr>
      <w:bookmarkStart w:id="1076" w:name="_Toc292448044"/>
      <w:bookmarkStart w:id="1077" w:name="_Toc292448213"/>
      <w:bookmarkStart w:id="1078" w:name="_Toc292692142"/>
      <w:bookmarkStart w:id="1079" w:name="_Toc292713269"/>
      <w:bookmarkStart w:id="1080" w:name="_Toc292865155"/>
      <w:bookmarkStart w:id="1081" w:name="_Toc63351379"/>
    </w:p>
    <w:p w14:paraId="0CD969CD" w14:textId="71C324B0" w:rsidR="00CB4BEB" w:rsidRPr="00A32757" w:rsidRDefault="00CB4BEB" w:rsidP="00CB4BEB">
      <w:pPr>
        <w:pStyle w:val="Overskrift2"/>
      </w:pPr>
      <w:bookmarkStart w:id="1082" w:name="_Toc122436043"/>
      <w:r>
        <w:t>3</w:t>
      </w:r>
      <w:r w:rsidRPr="00A32757">
        <w:t>.3 Kodelister (generel datamodel)</w:t>
      </w:r>
      <w:bookmarkEnd w:id="1076"/>
      <w:bookmarkEnd w:id="1077"/>
      <w:bookmarkEnd w:id="1078"/>
      <w:bookmarkEnd w:id="1079"/>
      <w:bookmarkEnd w:id="1080"/>
      <w:bookmarkEnd w:id="1081"/>
      <w:bookmarkEnd w:id="1082"/>
    </w:p>
    <w:p w14:paraId="0BBC88A3" w14:textId="2AC79723" w:rsidR="00CB4BEB" w:rsidRPr="00C04E72" w:rsidRDefault="00CB4BEB" w:rsidP="00CB4BEB">
      <w:pPr>
        <w:rPr>
          <w:rFonts w:ascii="Trebuchet MS" w:hAnsi="Trebuchet MS" w:cs="Trebuchet MS"/>
          <w:sz w:val="19"/>
          <w:szCs w:val="19"/>
        </w:rPr>
      </w:pPr>
      <w:r w:rsidRPr="00C04E72">
        <w:rPr>
          <w:rFonts w:ascii="Trebuchet MS" w:hAnsi="Trebuchet MS" w:cs="Trebuchet MS"/>
          <w:sz w:val="19"/>
          <w:szCs w:val="19"/>
        </w:rPr>
        <w:t>Kodelisterne fungerer som oversættelser mellem anvendte kodeværdier og de matchende forklarende tekster.</w:t>
      </w:r>
    </w:p>
    <w:p w14:paraId="45FDD79B" w14:textId="77777777" w:rsidR="002762DC" w:rsidRPr="00A32757" w:rsidRDefault="002762DC" w:rsidP="00CB4BEB">
      <w:pPr>
        <w:rPr>
          <w:rFonts w:ascii="Trebuchet MS" w:hAnsi="Trebuchet MS" w:cs="Trebuchet MS"/>
          <w:sz w:val="18"/>
          <w:szCs w:val="18"/>
        </w:rPr>
      </w:pPr>
    </w:p>
    <w:p w14:paraId="5AD27A4E" w14:textId="77777777" w:rsidR="00CB4BEB" w:rsidRPr="00A32757" w:rsidRDefault="00CB4BEB" w:rsidP="00CB4BEB">
      <w:pPr>
        <w:pStyle w:val="Overskrift3"/>
      </w:pPr>
      <w:bookmarkStart w:id="1083" w:name="_Toc63351380"/>
      <w:bookmarkStart w:id="1084" w:name="_Toc122436044"/>
      <w:bookmarkStart w:id="1085" w:name="_Toc292448045"/>
      <w:bookmarkStart w:id="1086" w:name="_Toc292448214"/>
      <w:bookmarkStart w:id="1087" w:name="_Toc292692143"/>
      <w:bookmarkStart w:id="1088" w:name="_Toc292713270"/>
      <w:bookmarkStart w:id="1089" w:name="_Toc292865156"/>
      <w:r>
        <w:t>3</w:t>
      </w:r>
      <w:r w:rsidRPr="00A32757">
        <w:t>.3.1 Tema</w:t>
      </w:r>
      <w:r>
        <w:t>oversigt</w:t>
      </w:r>
      <w:bookmarkEnd w:id="1083"/>
      <w:bookmarkEnd w:id="1084"/>
      <w:r w:rsidRPr="00A32757">
        <w:t xml:space="preserve"> </w:t>
      </w:r>
      <w:bookmarkEnd w:id="1085"/>
      <w:bookmarkEnd w:id="1086"/>
      <w:bookmarkEnd w:id="1087"/>
      <w:bookmarkEnd w:id="1088"/>
      <w:bookmarkEnd w:id="1089"/>
    </w:p>
    <w:p w14:paraId="57AAD8CD" w14:textId="77777777" w:rsidR="00CB4BEB" w:rsidRPr="00C04E72" w:rsidRDefault="00CB4BEB" w:rsidP="00CB4BEB">
      <w:pPr>
        <w:autoSpaceDE w:val="0"/>
        <w:autoSpaceDN w:val="0"/>
        <w:adjustRightInd w:val="0"/>
        <w:rPr>
          <w:rFonts w:ascii="Trebuchet MS" w:hAnsi="Trebuchet MS" w:cs="Trebuchet MS"/>
          <w:sz w:val="19"/>
          <w:szCs w:val="19"/>
        </w:rPr>
      </w:pPr>
      <w:r w:rsidRPr="00C04E72">
        <w:rPr>
          <w:rFonts w:ascii="Trebuchet MS" w:hAnsi="Trebuchet MS" w:cs="Trebuchet MS"/>
          <w:sz w:val="19"/>
          <w:szCs w:val="19"/>
        </w:rPr>
        <w:t xml:space="preserve">Værdier i </w:t>
      </w:r>
      <w:proofErr w:type="spellStart"/>
      <w:r w:rsidRPr="00C04E72">
        <w:rPr>
          <w:rFonts w:ascii="Trebuchet MS" w:hAnsi="Trebuchet MS" w:cs="Trebuchet MS"/>
          <w:sz w:val="19"/>
          <w:szCs w:val="19"/>
        </w:rPr>
        <w:t>Tema_kode</w:t>
      </w:r>
      <w:proofErr w:type="spellEnd"/>
      <w:r w:rsidRPr="00C04E72">
        <w:rPr>
          <w:rFonts w:ascii="Trebuchet MS" w:hAnsi="Trebuchet MS" w:cs="Trebuchet MS"/>
          <w:sz w:val="19"/>
          <w:szCs w:val="19"/>
        </w:rPr>
        <w:t xml:space="preserve"> fra 5000 til 7999 er forbeholdt Fælles Kommunale Geodata.</w:t>
      </w:r>
    </w:p>
    <w:p w14:paraId="504C21D7" w14:textId="77777777" w:rsidR="00CB4BEB" w:rsidRPr="00C04E72" w:rsidRDefault="00CB4BEB" w:rsidP="00CB4BEB">
      <w:pPr>
        <w:autoSpaceDE w:val="0"/>
        <w:autoSpaceDN w:val="0"/>
        <w:adjustRightInd w:val="0"/>
        <w:rPr>
          <w:rFonts w:ascii="Trebuchet MS" w:hAnsi="Trebuchet MS" w:cs="Trebuchet MS"/>
          <w:sz w:val="19"/>
          <w:szCs w:val="19"/>
        </w:rPr>
      </w:pPr>
      <w:r w:rsidRPr="00C04E72">
        <w:rPr>
          <w:rFonts w:ascii="Trebuchet MS" w:hAnsi="Trebuchet MS" w:cs="Trebuchet MS"/>
          <w:sz w:val="19"/>
          <w:szCs w:val="19"/>
        </w:rPr>
        <w:t>Temakodeoversigt:</w:t>
      </w:r>
    </w:p>
    <w:p w14:paraId="13BB0821" w14:textId="77777777" w:rsidR="00CB4BEB" w:rsidRDefault="00CB4BEB" w:rsidP="00CB4BEB">
      <w:pPr>
        <w:autoSpaceDE w:val="0"/>
        <w:autoSpaceDN w:val="0"/>
        <w:adjustRightInd w:val="0"/>
        <w:rPr>
          <w:rFonts w:ascii="Trebuchet MS" w:hAnsi="Trebuchet MS" w:cs="Trebuchet MS"/>
          <w:color w:val="FF0000"/>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27"/>
        <w:gridCol w:w="4394"/>
      </w:tblGrid>
      <w:tr w:rsidR="00CB4BEB" w:rsidRPr="0051728E" w14:paraId="59D713E0" w14:textId="77777777" w:rsidTr="003C0924">
        <w:trPr>
          <w:trHeight w:val="227"/>
        </w:trPr>
        <w:tc>
          <w:tcPr>
            <w:tcW w:w="3227" w:type="dxa"/>
            <w:shd w:val="clear" w:color="auto" w:fill="CCCCCC"/>
            <w:vAlign w:val="center"/>
          </w:tcPr>
          <w:p w14:paraId="0933975C" w14:textId="77777777" w:rsidR="00CB4BEB" w:rsidRPr="007D6407" w:rsidRDefault="00CB4BEB" w:rsidP="003C0924">
            <w:pPr>
              <w:rPr>
                <w:rFonts w:ascii="Trebuchet MS" w:hAnsi="Trebuchet MS" w:cs="Trebuchet MS"/>
                <w:b/>
                <w:bCs/>
                <w:sz w:val="18"/>
                <w:szCs w:val="18"/>
              </w:rPr>
            </w:pPr>
            <w:r w:rsidRPr="007D6407">
              <w:rPr>
                <w:rFonts w:ascii="Trebuchet MS" w:hAnsi="Trebuchet MS" w:cs="Trebuchet MS"/>
                <w:b/>
                <w:bCs/>
                <w:sz w:val="18"/>
                <w:szCs w:val="18"/>
              </w:rPr>
              <w:t>Værdiområde</w:t>
            </w:r>
          </w:p>
        </w:tc>
        <w:tc>
          <w:tcPr>
            <w:tcW w:w="4394" w:type="dxa"/>
            <w:shd w:val="clear" w:color="auto" w:fill="CCCCCC"/>
            <w:vAlign w:val="center"/>
          </w:tcPr>
          <w:p w14:paraId="1B424ED5" w14:textId="77777777" w:rsidR="00CB4BEB" w:rsidRPr="007D6407" w:rsidRDefault="00CB4BEB" w:rsidP="003C0924">
            <w:pPr>
              <w:rPr>
                <w:rFonts w:ascii="Trebuchet MS" w:hAnsi="Trebuchet MS" w:cs="Trebuchet MS"/>
                <w:b/>
                <w:bCs/>
                <w:sz w:val="18"/>
                <w:szCs w:val="18"/>
              </w:rPr>
            </w:pPr>
            <w:r w:rsidRPr="007D6407">
              <w:rPr>
                <w:rFonts w:ascii="Trebuchet MS" w:hAnsi="Trebuchet MS" w:cs="Trebuchet MS"/>
                <w:b/>
                <w:bCs/>
                <w:sz w:val="18"/>
                <w:szCs w:val="18"/>
              </w:rPr>
              <w:t>Tema-gruppe</w:t>
            </w:r>
          </w:p>
        </w:tc>
      </w:tr>
      <w:tr w:rsidR="00CB4BEB" w:rsidRPr="0051728E" w14:paraId="7095CFD2" w14:textId="77777777" w:rsidTr="003C0924">
        <w:trPr>
          <w:trHeight w:val="227"/>
        </w:trPr>
        <w:tc>
          <w:tcPr>
            <w:tcW w:w="3227" w:type="dxa"/>
            <w:vAlign w:val="bottom"/>
          </w:tcPr>
          <w:p w14:paraId="2B2251B1" w14:textId="77777777" w:rsidR="00CB4BEB" w:rsidRPr="007D6407" w:rsidRDefault="00CB4BEB" w:rsidP="003C0924">
            <w:pPr>
              <w:rPr>
                <w:rFonts w:ascii="Trebuchet MS" w:hAnsi="Trebuchet MS" w:cs="Trebuchet MS"/>
                <w:sz w:val="18"/>
                <w:szCs w:val="18"/>
              </w:rPr>
            </w:pPr>
            <w:r w:rsidRPr="007D6407">
              <w:rPr>
                <w:rFonts w:ascii="Trebuchet MS" w:hAnsi="Trebuchet MS" w:cs="Trebuchet MS"/>
                <w:sz w:val="18"/>
                <w:szCs w:val="18"/>
              </w:rPr>
              <w:t>5000-5099</w:t>
            </w:r>
          </w:p>
        </w:tc>
        <w:tc>
          <w:tcPr>
            <w:tcW w:w="4394" w:type="dxa"/>
            <w:vAlign w:val="bottom"/>
          </w:tcPr>
          <w:p w14:paraId="5EA4BA8E"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Overfladevand</w:t>
            </w:r>
          </w:p>
        </w:tc>
      </w:tr>
      <w:tr w:rsidR="00CB4BEB" w:rsidRPr="0051728E" w14:paraId="5E1B8172" w14:textId="77777777" w:rsidTr="003C0924">
        <w:trPr>
          <w:trHeight w:val="227"/>
        </w:trPr>
        <w:tc>
          <w:tcPr>
            <w:tcW w:w="3227" w:type="dxa"/>
            <w:shd w:val="clear" w:color="auto" w:fill="D9D9D9"/>
            <w:vAlign w:val="bottom"/>
          </w:tcPr>
          <w:p w14:paraId="3E529D41"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5100-5199</w:t>
            </w:r>
          </w:p>
        </w:tc>
        <w:tc>
          <w:tcPr>
            <w:tcW w:w="4394" w:type="dxa"/>
            <w:shd w:val="clear" w:color="auto" w:fill="D9D9D9"/>
            <w:vAlign w:val="bottom"/>
          </w:tcPr>
          <w:p w14:paraId="0267AB19"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Natur</w:t>
            </w:r>
          </w:p>
        </w:tc>
      </w:tr>
      <w:tr w:rsidR="00CB4BEB" w:rsidRPr="0051728E" w14:paraId="21A6E819" w14:textId="77777777" w:rsidTr="003C0924">
        <w:trPr>
          <w:trHeight w:val="227"/>
        </w:trPr>
        <w:tc>
          <w:tcPr>
            <w:tcW w:w="3227" w:type="dxa"/>
            <w:vAlign w:val="bottom"/>
          </w:tcPr>
          <w:p w14:paraId="6041E86D"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5200-5299</w:t>
            </w:r>
          </w:p>
        </w:tc>
        <w:tc>
          <w:tcPr>
            <w:tcW w:w="4394" w:type="dxa"/>
            <w:vAlign w:val="bottom"/>
          </w:tcPr>
          <w:p w14:paraId="5B7E91A9"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Miljø</w:t>
            </w:r>
          </w:p>
        </w:tc>
      </w:tr>
      <w:tr w:rsidR="00CB4BEB" w:rsidRPr="0051728E" w14:paraId="6A885448" w14:textId="77777777" w:rsidTr="003C0924">
        <w:trPr>
          <w:trHeight w:val="227"/>
        </w:trPr>
        <w:tc>
          <w:tcPr>
            <w:tcW w:w="3227" w:type="dxa"/>
            <w:shd w:val="clear" w:color="auto" w:fill="D9D9D9"/>
            <w:vAlign w:val="bottom"/>
          </w:tcPr>
          <w:p w14:paraId="1B22C98C"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5300-5399</w:t>
            </w:r>
          </w:p>
        </w:tc>
        <w:tc>
          <w:tcPr>
            <w:tcW w:w="4394" w:type="dxa"/>
            <w:shd w:val="clear" w:color="auto" w:fill="D9D9D9"/>
            <w:vAlign w:val="bottom"/>
          </w:tcPr>
          <w:p w14:paraId="209AB7C2"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Landbrug</w:t>
            </w:r>
          </w:p>
        </w:tc>
      </w:tr>
      <w:tr w:rsidR="00CB4BEB" w:rsidRPr="0051728E" w14:paraId="2999F4AE" w14:textId="77777777" w:rsidTr="003C0924">
        <w:trPr>
          <w:trHeight w:val="227"/>
        </w:trPr>
        <w:tc>
          <w:tcPr>
            <w:tcW w:w="3227" w:type="dxa"/>
            <w:vAlign w:val="bottom"/>
          </w:tcPr>
          <w:p w14:paraId="0B1640F3"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5400-5499</w:t>
            </w:r>
          </w:p>
        </w:tc>
        <w:tc>
          <w:tcPr>
            <w:tcW w:w="4394" w:type="dxa"/>
            <w:vAlign w:val="bottom"/>
          </w:tcPr>
          <w:p w14:paraId="6FC6683E"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Affald og genbrug</w:t>
            </w:r>
          </w:p>
        </w:tc>
      </w:tr>
      <w:tr w:rsidR="00CB4BEB" w:rsidRPr="0051728E" w14:paraId="5E221BB4" w14:textId="77777777" w:rsidTr="003C0924">
        <w:trPr>
          <w:trHeight w:val="227"/>
        </w:trPr>
        <w:tc>
          <w:tcPr>
            <w:tcW w:w="3227" w:type="dxa"/>
            <w:shd w:val="clear" w:color="auto" w:fill="D9D9D9"/>
            <w:vAlign w:val="bottom"/>
          </w:tcPr>
          <w:p w14:paraId="124C8F41"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5500-5599</w:t>
            </w:r>
          </w:p>
        </w:tc>
        <w:tc>
          <w:tcPr>
            <w:tcW w:w="4394" w:type="dxa"/>
            <w:shd w:val="clear" w:color="auto" w:fill="D9D9D9"/>
            <w:vAlign w:val="bottom"/>
          </w:tcPr>
          <w:p w14:paraId="1E207480"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Forsyning</w:t>
            </w:r>
          </w:p>
        </w:tc>
      </w:tr>
      <w:tr w:rsidR="00CB4BEB" w:rsidRPr="0051728E" w14:paraId="2303844A" w14:textId="77777777" w:rsidTr="003C0924">
        <w:trPr>
          <w:trHeight w:val="227"/>
        </w:trPr>
        <w:tc>
          <w:tcPr>
            <w:tcW w:w="3227" w:type="dxa"/>
            <w:vAlign w:val="bottom"/>
          </w:tcPr>
          <w:p w14:paraId="5D8DB3FC"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5600-5699</w:t>
            </w:r>
          </w:p>
        </w:tc>
        <w:tc>
          <w:tcPr>
            <w:tcW w:w="4394" w:type="dxa"/>
            <w:vAlign w:val="bottom"/>
          </w:tcPr>
          <w:p w14:paraId="203EC475"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Vej og trafik</w:t>
            </w:r>
          </w:p>
        </w:tc>
      </w:tr>
      <w:tr w:rsidR="00CB4BEB" w:rsidRPr="0051728E" w14:paraId="42646A74" w14:textId="77777777" w:rsidTr="003C0924">
        <w:trPr>
          <w:trHeight w:val="227"/>
        </w:trPr>
        <w:tc>
          <w:tcPr>
            <w:tcW w:w="3227" w:type="dxa"/>
            <w:tcBorders>
              <w:bottom w:val="single" w:sz="4" w:space="0" w:color="auto"/>
            </w:tcBorders>
            <w:shd w:val="clear" w:color="auto" w:fill="D9D9D9"/>
            <w:vAlign w:val="bottom"/>
          </w:tcPr>
          <w:p w14:paraId="58F6BECF"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5700-5799</w:t>
            </w:r>
          </w:p>
        </w:tc>
        <w:tc>
          <w:tcPr>
            <w:tcW w:w="4394" w:type="dxa"/>
            <w:tcBorders>
              <w:bottom w:val="single" w:sz="4" w:space="0" w:color="auto"/>
            </w:tcBorders>
            <w:shd w:val="clear" w:color="auto" w:fill="D9D9D9"/>
            <w:vAlign w:val="bottom"/>
          </w:tcPr>
          <w:p w14:paraId="0D02E052"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Administration</w:t>
            </w:r>
          </w:p>
        </w:tc>
      </w:tr>
      <w:tr w:rsidR="00CB4BEB" w:rsidRPr="0051728E" w14:paraId="5E83519D" w14:textId="77777777" w:rsidTr="003C0924">
        <w:trPr>
          <w:trHeight w:val="227"/>
        </w:trPr>
        <w:tc>
          <w:tcPr>
            <w:tcW w:w="3227" w:type="dxa"/>
            <w:tcBorders>
              <w:bottom w:val="single" w:sz="4" w:space="0" w:color="auto"/>
            </w:tcBorders>
            <w:shd w:val="clear" w:color="auto" w:fill="auto"/>
            <w:vAlign w:val="bottom"/>
          </w:tcPr>
          <w:p w14:paraId="2154B49E"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lastRenderedPageBreak/>
              <w:t>5800-5899</w:t>
            </w:r>
          </w:p>
        </w:tc>
        <w:tc>
          <w:tcPr>
            <w:tcW w:w="4394" w:type="dxa"/>
            <w:tcBorders>
              <w:bottom w:val="single" w:sz="4" w:space="0" w:color="auto"/>
            </w:tcBorders>
            <w:shd w:val="clear" w:color="auto" w:fill="auto"/>
            <w:vAlign w:val="bottom"/>
          </w:tcPr>
          <w:p w14:paraId="49A1C805"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Sport, fritid og friluftsliv</w:t>
            </w:r>
          </w:p>
        </w:tc>
      </w:tr>
      <w:tr w:rsidR="00CB4BEB" w:rsidRPr="0051728E" w14:paraId="75FF7F38" w14:textId="77777777" w:rsidTr="003C0924">
        <w:trPr>
          <w:trHeight w:val="227"/>
        </w:trPr>
        <w:tc>
          <w:tcPr>
            <w:tcW w:w="3227" w:type="dxa"/>
            <w:shd w:val="clear" w:color="auto" w:fill="D9D9D9"/>
            <w:vAlign w:val="bottom"/>
          </w:tcPr>
          <w:p w14:paraId="6EDEE027"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5900-5999</w:t>
            </w:r>
          </w:p>
        </w:tc>
        <w:tc>
          <w:tcPr>
            <w:tcW w:w="4394" w:type="dxa"/>
            <w:shd w:val="clear" w:color="auto" w:fill="D9D9D9"/>
            <w:vAlign w:val="bottom"/>
          </w:tcPr>
          <w:p w14:paraId="774A3C7D"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Jord og råstof</w:t>
            </w:r>
          </w:p>
        </w:tc>
      </w:tr>
      <w:tr w:rsidR="00CB4BEB" w:rsidRPr="0051728E" w14:paraId="656ABCB7" w14:textId="77777777" w:rsidTr="003C0924">
        <w:trPr>
          <w:trHeight w:val="227"/>
        </w:trPr>
        <w:tc>
          <w:tcPr>
            <w:tcW w:w="3227" w:type="dxa"/>
            <w:tcBorders>
              <w:bottom w:val="single" w:sz="4" w:space="0" w:color="auto"/>
            </w:tcBorders>
            <w:shd w:val="clear" w:color="auto" w:fill="auto"/>
            <w:vAlign w:val="bottom"/>
          </w:tcPr>
          <w:p w14:paraId="65C07244" w14:textId="77777777" w:rsidR="00CB4BEB" w:rsidRPr="007D6407" w:rsidRDefault="00CB4BEB" w:rsidP="003C0924">
            <w:pPr>
              <w:rPr>
                <w:rFonts w:ascii="Trebuchet MS" w:hAnsi="Trebuchet MS" w:cs="Trebuchet MS"/>
                <w:sz w:val="18"/>
                <w:szCs w:val="18"/>
              </w:rPr>
            </w:pPr>
            <w:r w:rsidRPr="007D6407">
              <w:rPr>
                <w:rFonts w:ascii="Trebuchet MS" w:hAnsi="Trebuchet MS" w:cs="Trebuchet MS"/>
                <w:sz w:val="18"/>
                <w:szCs w:val="18"/>
              </w:rPr>
              <w:t>6000-6099</w:t>
            </w:r>
          </w:p>
        </w:tc>
        <w:tc>
          <w:tcPr>
            <w:tcW w:w="4394" w:type="dxa"/>
            <w:tcBorders>
              <w:bottom w:val="single" w:sz="4" w:space="0" w:color="auto"/>
            </w:tcBorders>
            <w:shd w:val="clear" w:color="auto" w:fill="auto"/>
            <w:vAlign w:val="bottom"/>
          </w:tcPr>
          <w:p w14:paraId="22EC7C56"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Grundvand</w:t>
            </w:r>
          </w:p>
        </w:tc>
      </w:tr>
      <w:tr w:rsidR="00CB4BEB" w:rsidRPr="0051728E" w14:paraId="567ADF8E" w14:textId="77777777" w:rsidTr="003C0924">
        <w:trPr>
          <w:trHeight w:val="227"/>
        </w:trPr>
        <w:tc>
          <w:tcPr>
            <w:tcW w:w="3227" w:type="dxa"/>
            <w:shd w:val="clear" w:color="auto" w:fill="D9D9D9"/>
            <w:vAlign w:val="bottom"/>
          </w:tcPr>
          <w:p w14:paraId="4AD6B1A4"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6100-6199</w:t>
            </w:r>
          </w:p>
        </w:tc>
        <w:tc>
          <w:tcPr>
            <w:tcW w:w="4394" w:type="dxa"/>
            <w:shd w:val="clear" w:color="auto" w:fill="D9D9D9"/>
            <w:vAlign w:val="bottom"/>
          </w:tcPr>
          <w:p w14:paraId="2969AF68"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Beredskab</w:t>
            </w:r>
          </w:p>
        </w:tc>
      </w:tr>
      <w:tr w:rsidR="00CB4BEB" w:rsidRPr="0051728E" w14:paraId="362AE1D0" w14:textId="77777777" w:rsidTr="003C0924">
        <w:trPr>
          <w:trHeight w:val="227"/>
        </w:trPr>
        <w:tc>
          <w:tcPr>
            <w:tcW w:w="3227" w:type="dxa"/>
            <w:tcBorders>
              <w:bottom w:val="single" w:sz="4" w:space="0" w:color="auto"/>
            </w:tcBorders>
            <w:shd w:val="clear" w:color="auto" w:fill="auto"/>
            <w:vAlign w:val="bottom"/>
          </w:tcPr>
          <w:p w14:paraId="42DF1BF5"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6200-6299</w:t>
            </w:r>
          </w:p>
        </w:tc>
        <w:tc>
          <w:tcPr>
            <w:tcW w:w="4394" w:type="dxa"/>
            <w:tcBorders>
              <w:bottom w:val="single" w:sz="4" w:space="0" w:color="auto"/>
            </w:tcBorders>
            <w:shd w:val="clear" w:color="auto" w:fill="auto"/>
            <w:vAlign w:val="bottom"/>
          </w:tcPr>
          <w:p w14:paraId="044069E3"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Planlægning</w:t>
            </w:r>
          </w:p>
        </w:tc>
      </w:tr>
      <w:tr w:rsidR="00CB4BEB" w:rsidRPr="0051728E" w14:paraId="1EA3317D" w14:textId="77777777" w:rsidTr="003C0924">
        <w:trPr>
          <w:trHeight w:val="227"/>
        </w:trPr>
        <w:tc>
          <w:tcPr>
            <w:tcW w:w="3227" w:type="dxa"/>
            <w:shd w:val="clear" w:color="auto" w:fill="D9D9D9"/>
            <w:vAlign w:val="bottom"/>
          </w:tcPr>
          <w:p w14:paraId="2625B2D1"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6300-6399</w:t>
            </w:r>
          </w:p>
        </w:tc>
        <w:tc>
          <w:tcPr>
            <w:tcW w:w="4394" w:type="dxa"/>
            <w:shd w:val="clear" w:color="auto" w:fill="D9D9D9"/>
            <w:vAlign w:val="bottom"/>
          </w:tcPr>
          <w:p w14:paraId="0F49D5FE"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Social og sundhed</w:t>
            </w:r>
          </w:p>
        </w:tc>
      </w:tr>
      <w:tr w:rsidR="00CB4BEB" w:rsidRPr="0051728E" w14:paraId="5F0035E5" w14:textId="77777777" w:rsidTr="003C0924">
        <w:trPr>
          <w:trHeight w:val="227"/>
        </w:trPr>
        <w:tc>
          <w:tcPr>
            <w:tcW w:w="3227" w:type="dxa"/>
            <w:tcBorders>
              <w:bottom w:val="single" w:sz="4" w:space="0" w:color="auto"/>
            </w:tcBorders>
            <w:shd w:val="clear" w:color="auto" w:fill="auto"/>
            <w:vAlign w:val="bottom"/>
          </w:tcPr>
          <w:p w14:paraId="75AE556F"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6400-6499</w:t>
            </w:r>
          </w:p>
        </w:tc>
        <w:tc>
          <w:tcPr>
            <w:tcW w:w="4394" w:type="dxa"/>
            <w:tcBorders>
              <w:bottom w:val="single" w:sz="4" w:space="0" w:color="auto"/>
            </w:tcBorders>
            <w:shd w:val="clear" w:color="auto" w:fill="auto"/>
            <w:vAlign w:val="bottom"/>
          </w:tcPr>
          <w:p w14:paraId="3C10790A"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Børn og unge</w:t>
            </w:r>
          </w:p>
        </w:tc>
      </w:tr>
      <w:tr w:rsidR="00CB4BEB" w:rsidRPr="0051728E" w14:paraId="0E718976" w14:textId="77777777" w:rsidTr="003C0924">
        <w:trPr>
          <w:trHeight w:val="227"/>
        </w:trPr>
        <w:tc>
          <w:tcPr>
            <w:tcW w:w="3227" w:type="dxa"/>
            <w:shd w:val="clear" w:color="auto" w:fill="D9D9D9"/>
            <w:vAlign w:val="bottom"/>
          </w:tcPr>
          <w:p w14:paraId="2620740D" w14:textId="77777777" w:rsidR="00CB4BEB" w:rsidRPr="00A918B3" w:rsidRDefault="00CB4BEB" w:rsidP="003C0924">
            <w:pPr>
              <w:autoSpaceDE w:val="0"/>
              <w:autoSpaceDN w:val="0"/>
              <w:adjustRightInd w:val="0"/>
              <w:rPr>
                <w:rFonts w:ascii="Trebuchet MS" w:hAnsi="Trebuchet MS" w:cs="Trebuchet MS"/>
                <w:color w:val="7030A0"/>
                <w:sz w:val="18"/>
                <w:szCs w:val="18"/>
                <w:highlight w:val="yellow"/>
              </w:rPr>
            </w:pPr>
            <w:r w:rsidRPr="004D056C">
              <w:rPr>
                <w:rFonts w:ascii="Trebuchet MS" w:hAnsi="Trebuchet MS" w:cs="Trebuchet MS"/>
                <w:sz w:val="18"/>
                <w:szCs w:val="18"/>
              </w:rPr>
              <w:t>6500-6599</w:t>
            </w:r>
          </w:p>
        </w:tc>
        <w:tc>
          <w:tcPr>
            <w:tcW w:w="4394" w:type="dxa"/>
            <w:shd w:val="clear" w:color="auto" w:fill="D9D9D9"/>
            <w:vAlign w:val="bottom"/>
          </w:tcPr>
          <w:p w14:paraId="4610D2BD" w14:textId="77777777" w:rsidR="00CB4BEB" w:rsidRPr="004D056C" w:rsidRDefault="00CB4BEB" w:rsidP="003C0924">
            <w:pPr>
              <w:autoSpaceDE w:val="0"/>
              <w:autoSpaceDN w:val="0"/>
              <w:adjustRightInd w:val="0"/>
              <w:rPr>
                <w:rFonts w:ascii="Trebuchet MS" w:hAnsi="Trebuchet MS" w:cs="Trebuchet MS"/>
                <w:sz w:val="18"/>
                <w:szCs w:val="18"/>
                <w:highlight w:val="yellow"/>
              </w:rPr>
            </w:pPr>
            <w:r w:rsidRPr="004D056C">
              <w:rPr>
                <w:rFonts w:ascii="Trebuchet MS" w:hAnsi="Trebuchet MS" w:cs="Trebuchet MS"/>
                <w:sz w:val="18"/>
                <w:szCs w:val="18"/>
              </w:rPr>
              <w:t>Overvågning</w:t>
            </w:r>
          </w:p>
        </w:tc>
      </w:tr>
      <w:tr w:rsidR="00CB4BEB" w:rsidRPr="0051728E" w14:paraId="30E3CF67" w14:textId="77777777" w:rsidTr="003C0924">
        <w:trPr>
          <w:trHeight w:val="227"/>
        </w:trPr>
        <w:tc>
          <w:tcPr>
            <w:tcW w:w="3227" w:type="dxa"/>
            <w:shd w:val="clear" w:color="auto" w:fill="auto"/>
            <w:vAlign w:val="bottom"/>
          </w:tcPr>
          <w:p w14:paraId="34B31D74" w14:textId="77777777" w:rsidR="00CB4BEB" w:rsidRPr="004D056C" w:rsidRDefault="00CB4BEB" w:rsidP="003C0924">
            <w:pPr>
              <w:autoSpaceDE w:val="0"/>
              <w:autoSpaceDN w:val="0"/>
              <w:adjustRightInd w:val="0"/>
              <w:rPr>
                <w:rFonts w:ascii="Trebuchet MS" w:hAnsi="Trebuchet MS" w:cs="Trebuchet MS"/>
                <w:sz w:val="18"/>
                <w:szCs w:val="18"/>
              </w:rPr>
            </w:pPr>
            <w:r w:rsidRPr="004D056C">
              <w:rPr>
                <w:rFonts w:ascii="Trebuchet MS" w:hAnsi="Trebuchet MS" w:cs="Trebuchet MS"/>
                <w:sz w:val="18"/>
                <w:szCs w:val="18"/>
              </w:rPr>
              <w:t>6600-6699</w:t>
            </w:r>
          </w:p>
        </w:tc>
        <w:tc>
          <w:tcPr>
            <w:tcW w:w="4394" w:type="dxa"/>
            <w:shd w:val="clear" w:color="auto" w:fill="auto"/>
            <w:vAlign w:val="bottom"/>
          </w:tcPr>
          <w:p w14:paraId="567DBDB6" w14:textId="77777777" w:rsidR="00CB4BEB" w:rsidRPr="004D056C" w:rsidRDefault="00CB4BEB" w:rsidP="003C0924">
            <w:pPr>
              <w:autoSpaceDE w:val="0"/>
              <w:autoSpaceDN w:val="0"/>
              <w:adjustRightInd w:val="0"/>
              <w:rPr>
                <w:rFonts w:ascii="Trebuchet MS" w:hAnsi="Trebuchet MS" w:cs="Trebuchet MS"/>
                <w:sz w:val="18"/>
                <w:szCs w:val="18"/>
              </w:rPr>
            </w:pPr>
            <w:r w:rsidRPr="004D056C">
              <w:rPr>
                <w:rFonts w:ascii="Trebuchet MS" w:hAnsi="Trebuchet MS" w:cs="Trebuchet MS"/>
                <w:sz w:val="18"/>
                <w:szCs w:val="18"/>
              </w:rPr>
              <w:t>Teknik</w:t>
            </w:r>
          </w:p>
        </w:tc>
      </w:tr>
      <w:tr w:rsidR="00CB4BEB" w:rsidRPr="004D056C" w14:paraId="793181D2" w14:textId="77777777" w:rsidTr="003C0924">
        <w:trPr>
          <w:trHeight w:val="227"/>
        </w:trPr>
        <w:tc>
          <w:tcPr>
            <w:tcW w:w="3227" w:type="dxa"/>
            <w:shd w:val="clear" w:color="auto" w:fill="D9D9D9"/>
            <w:vAlign w:val="bottom"/>
          </w:tcPr>
          <w:p w14:paraId="2E98658E" w14:textId="77777777" w:rsidR="00CB4BEB" w:rsidRPr="004D056C" w:rsidRDefault="00CB4BEB" w:rsidP="003C0924">
            <w:pPr>
              <w:autoSpaceDE w:val="0"/>
              <w:autoSpaceDN w:val="0"/>
              <w:adjustRightInd w:val="0"/>
              <w:rPr>
                <w:rFonts w:ascii="Trebuchet MS" w:hAnsi="Trebuchet MS" w:cs="Trebuchet MS"/>
                <w:sz w:val="18"/>
                <w:szCs w:val="18"/>
              </w:rPr>
            </w:pPr>
            <w:r w:rsidRPr="004D056C">
              <w:rPr>
                <w:rFonts w:ascii="Trebuchet MS" w:hAnsi="Trebuchet MS" w:cs="Trebuchet MS"/>
                <w:sz w:val="18"/>
                <w:szCs w:val="18"/>
              </w:rPr>
              <w:t>6700-6799</w:t>
            </w:r>
          </w:p>
        </w:tc>
        <w:tc>
          <w:tcPr>
            <w:tcW w:w="4394" w:type="dxa"/>
            <w:shd w:val="clear" w:color="auto" w:fill="D9D9D9"/>
            <w:vAlign w:val="bottom"/>
          </w:tcPr>
          <w:p w14:paraId="277CC8D6" w14:textId="77777777" w:rsidR="00CB4BEB" w:rsidRPr="004D056C" w:rsidRDefault="00CB4BEB" w:rsidP="003C0924">
            <w:pPr>
              <w:autoSpaceDE w:val="0"/>
              <w:autoSpaceDN w:val="0"/>
              <w:adjustRightInd w:val="0"/>
              <w:rPr>
                <w:rFonts w:ascii="Trebuchet MS" w:hAnsi="Trebuchet MS" w:cs="Trebuchet MS"/>
                <w:sz w:val="18"/>
                <w:szCs w:val="18"/>
              </w:rPr>
            </w:pPr>
            <w:r w:rsidRPr="004D056C">
              <w:rPr>
                <w:rFonts w:ascii="Trebuchet MS" w:hAnsi="Trebuchet MS" w:cs="Trebuchet MS"/>
                <w:sz w:val="18"/>
                <w:szCs w:val="18"/>
              </w:rPr>
              <w:t>Naturbeskyttelse</w:t>
            </w:r>
          </w:p>
        </w:tc>
      </w:tr>
      <w:tr w:rsidR="00CB4BEB" w:rsidRPr="003A52C1" w14:paraId="019D2568" w14:textId="77777777" w:rsidTr="003C0924">
        <w:trPr>
          <w:trHeight w:val="227"/>
        </w:trPr>
        <w:tc>
          <w:tcPr>
            <w:tcW w:w="3227" w:type="dxa"/>
            <w:tcBorders>
              <w:bottom w:val="single" w:sz="4" w:space="0" w:color="auto"/>
            </w:tcBorders>
            <w:shd w:val="clear" w:color="auto" w:fill="auto"/>
            <w:vAlign w:val="bottom"/>
          </w:tcPr>
          <w:p w14:paraId="7B4E4B73" w14:textId="77777777" w:rsidR="00CB4BEB" w:rsidRPr="003A52C1" w:rsidRDefault="00CB4BEB" w:rsidP="003C0924">
            <w:pPr>
              <w:autoSpaceDE w:val="0"/>
              <w:autoSpaceDN w:val="0"/>
              <w:adjustRightInd w:val="0"/>
              <w:rPr>
                <w:rFonts w:ascii="Trebuchet MS" w:hAnsi="Trebuchet MS" w:cs="Trebuchet MS"/>
                <w:sz w:val="18"/>
                <w:szCs w:val="18"/>
              </w:rPr>
            </w:pPr>
            <w:r w:rsidRPr="003A52C1">
              <w:rPr>
                <w:rFonts w:ascii="Trebuchet MS" w:hAnsi="Trebuchet MS" w:cs="Trebuchet MS"/>
                <w:sz w:val="18"/>
                <w:szCs w:val="18"/>
              </w:rPr>
              <w:t>6800-6899</w:t>
            </w:r>
          </w:p>
        </w:tc>
        <w:tc>
          <w:tcPr>
            <w:tcW w:w="4394" w:type="dxa"/>
            <w:tcBorders>
              <w:bottom w:val="single" w:sz="4" w:space="0" w:color="auto"/>
            </w:tcBorders>
            <w:shd w:val="clear" w:color="auto" w:fill="auto"/>
            <w:vAlign w:val="bottom"/>
          </w:tcPr>
          <w:p w14:paraId="05B165DB" w14:textId="77777777" w:rsidR="00CB4BEB" w:rsidRPr="003A52C1" w:rsidRDefault="00CB4BEB" w:rsidP="003C0924">
            <w:pPr>
              <w:autoSpaceDE w:val="0"/>
              <w:autoSpaceDN w:val="0"/>
              <w:adjustRightInd w:val="0"/>
              <w:rPr>
                <w:rFonts w:ascii="Trebuchet MS" w:hAnsi="Trebuchet MS" w:cs="Trebuchet MS"/>
                <w:sz w:val="18"/>
                <w:szCs w:val="18"/>
              </w:rPr>
            </w:pPr>
            <w:r w:rsidRPr="003A52C1">
              <w:rPr>
                <w:rFonts w:ascii="Trebuchet MS" w:hAnsi="Trebuchet MS" w:cs="Trebuchet MS"/>
                <w:sz w:val="18"/>
                <w:szCs w:val="18"/>
              </w:rPr>
              <w:t>Park og Grønne områder</w:t>
            </w:r>
          </w:p>
        </w:tc>
      </w:tr>
      <w:tr w:rsidR="00CB4BEB" w:rsidRPr="004D056C" w14:paraId="49B3D042" w14:textId="77777777" w:rsidTr="003C0924">
        <w:trPr>
          <w:trHeight w:val="227"/>
        </w:trPr>
        <w:tc>
          <w:tcPr>
            <w:tcW w:w="3227" w:type="dxa"/>
            <w:shd w:val="clear" w:color="auto" w:fill="auto"/>
            <w:vAlign w:val="bottom"/>
          </w:tcPr>
          <w:p w14:paraId="04B0A5A8" w14:textId="77777777" w:rsidR="00CB4BEB" w:rsidRPr="00506B6D" w:rsidRDefault="00CB4BEB" w:rsidP="003C0924">
            <w:pPr>
              <w:autoSpaceDE w:val="0"/>
              <w:autoSpaceDN w:val="0"/>
              <w:adjustRightInd w:val="0"/>
              <w:rPr>
                <w:rFonts w:ascii="Trebuchet MS" w:hAnsi="Trebuchet MS" w:cs="Trebuchet MS"/>
                <w:sz w:val="18"/>
                <w:szCs w:val="18"/>
              </w:rPr>
            </w:pPr>
            <w:r w:rsidRPr="004D056C">
              <w:rPr>
                <w:rFonts w:ascii="Trebuchet MS" w:hAnsi="Trebuchet MS" w:cs="Trebuchet MS"/>
                <w:sz w:val="18"/>
                <w:szCs w:val="18"/>
              </w:rPr>
              <w:t>6</w:t>
            </w:r>
            <w:r>
              <w:rPr>
                <w:rFonts w:ascii="Trebuchet MS" w:hAnsi="Trebuchet MS" w:cs="Trebuchet MS"/>
                <w:sz w:val="18"/>
                <w:szCs w:val="18"/>
              </w:rPr>
              <w:t>9</w:t>
            </w:r>
            <w:r w:rsidRPr="004D056C">
              <w:rPr>
                <w:rFonts w:ascii="Trebuchet MS" w:hAnsi="Trebuchet MS" w:cs="Trebuchet MS"/>
                <w:sz w:val="18"/>
                <w:szCs w:val="18"/>
              </w:rPr>
              <w:t>00-7</w:t>
            </w:r>
            <w:r>
              <w:rPr>
                <w:rFonts w:ascii="Trebuchet MS" w:hAnsi="Trebuchet MS" w:cs="Trebuchet MS"/>
                <w:sz w:val="18"/>
                <w:szCs w:val="18"/>
              </w:rPr>
              <w:t>8</w:t>
            </w:r>
            <w:r w:rsidRPr="004D056C">
              <w:rPr>
                <w:rFonts w:ascii="Trebuchet MS" w:hAnsi="Trebuchet MS" w:cs="Trebuchet MS"/>
                <w:sz w:val="18"/>
                <w:szCs w:val="18"/>
              </w:rPr>
              <w:t>99</w:t>
            </w:r>
          </w:p>
        </w:tc>
        <w:tc>
          <w:tcPr>
            <w:tcW w:w="4394" w:type="dxa"/>
            <w:shd w:val="clear" w:color="auto" w:fill="auto"/>
            <w:vAlign w:val="bottom"/>
          </w:tcPr>
          <w:p w14:paraId="07CFCB38" w14:textId="77777777" w:rsidR="00CB4BEB" w:rsidRPr="00506B6D" w:rsidRDefault="00CB4BEB" w:rsidP="003C0924">
            <w:pPr>
              <w:autoSpaceDE w:val="0"/>
              <w:autoSpaceDN w:val="0"/>
              <w:adjustRightInd w:val="0"/>
              <w:rPr>
                <w:rFonts w:ascii="Trebuchet MS" w:hAnsi="Trebuchet MS" w:cs="Trebuchet MS"/>
                <w:sz w:val="18"/>
                <w:szCs w:val="18"/>
              </w:rPr>
            </w:pPr>
            <w:r w:rsidRPr="004D056C">
              <w:rPr>
                <w:rFonts w:ascii="Trebuchet MS" w:hAnsi="Trebuchet MS" w:cs="Trebuchet MS"/>
                <w:sz w:val="18"/>
                <w:szCs w:val="18"/>
              </w:rPr>
              <w:t>Reserveret til fremtidig Tema-gruppe</w:t>
            </w:r>
          </w:p>
        </w:tc>
      </w:tr>
      <w:tr w:rsidR="00CB4BEB" w:rsidRPr="004D056C" w14:paraId="6BB56D88" w14:textId="77777777" w:rsidTr="003C0924">
        <w:trPr>
          <w:trHeight w:val="227"/>
        </w:trPr>
        <w:tc>
          <w:tcPr>
            <w:tcW w:w="3227" w:type="dxa"/>
            <w:shd w:val="clear" w:color="auto" w:fill="auto"/>
            <w:vAlign w:val="bottom"/>
          </w:tcPr>
          <w:p w14:paraId="1249554B" w14:textId="77777777" w:rsidR="00CB4BEB" w:rsidRPr="004D056C"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7900-7999</w:t>
            </w:r>
          </w:p>
        </w:tc>
        <w:tc>
          <w:tcPr>
            <w:tcW w:w="4394" w:type="dxa"/>
            <w:shd w:val="clear" w:color="auto" w:fill="auto"/>
            <w:vAlign w:val="bottom"/>
          </w:tcPr>
          <w:p w14:paraId="2259D7B8" w14:textId="77777777" w:rsidR="00CB4BEB" w:rsidRPr="004D056C"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Fotos</w:t>
            </w:r>
          </w:p>
        </w:tc>
      </w:tr>
    </w:tbl>
    <w:p w14:paraId="2A37E362" w14:textId="77777777" w:rsidR="00CB4BEB" w:rsidRDefault="00CB4BEB" w:rsidP="00CB4BEB">
      <w:pPr>
        <w:rPr>
          <w:rFonts w:ascii="Trebuchet MS" w:hAnsi="Trebuchet MS" w:cs="Trebuchet MS"/>
          <w:color w:val="FF0000"/>
          <w:sz w:val="18"/>
          <w:szCs w:val="18"/>
        </w:rPr>
      </w:pPr>
    </w:p>
    <w:tbl>
      <w:tblPr>
        <w:tblpPr w:leftFromText="1276" w:rightFromText="1276" w:topFromText="1134" w:bottomFromText="1134" w:vertAnchor="page" w:horzAnchor="margin" w:tblpXSpec="center" w:tblpY="826"/>
        <w:tblW w:w="6264" w:type="pct"/>
        <w:tblCellMar>
          <w:left w:w="70" w:type="dxa"/>
          <w:right w:w="70" w:type="dxa"/>
        </w:tblCellMar>
        <w:tblLook w:val="04A0" w:firstRow="1" w:lastRow="0" w:firstColumn="1" w:lastColumn="0" w:noHBand="0" w:noVBand="1"/>
      </w:tblPr>
      <w:tblGrid>
        <w:gridCol w:w="146"/>
        <w:gridCol w:w="847"/>
        <w:gridCol w:w="1990"/>
        <w:gridCol w:w="875"/>
        <w:gridCol w:w="137"/>
        <w:gridCol w:w="323"/>
        <w:gridCol w:w="1073"/>
        <w:gridCol w:w="160"/>
        <w:gridCol w:w="1010"/>
        <w:gridCol w:w="2396"/>
        <w:gridCol w:w="1330"/>
        <w:gridCol w:w="84"/>
        <w:gridCol w:w="1526"/>
        <w:gridCol w:w="233"/>
        <w:gridCol w:w="847"/>
        <w:gridCol w:w="2130"/>
        <w:gridCol w:w="482"/>
        <w:gridCol w:w="1348"/>
        <w:gridCol w:w="70"/>
      </w:tblGrid>
      <w:tr w:rsidR="00CB4BEB" w:rsidRPr="004C7398" w14:paraId="0C09FA03" w14:textId="77777777" w:rsidTr="003C0924">
        <w:tc>
          <w:tcPr>
            <w:tcW w:w="147" w:type="dxa"/>
            <w:shd w:val="clear" w:color="auto" w:fill="auto"/>
          </w:tcPr>
          <w:p w14:paraId="3D1AEC83" w14:textId="77777777" w:rsidR="00CB4BEB" w:rsidRPr="004C7398" w:rsidRDefault="00CB4BEB" w:rsidP="003C0924">
            <w:pPr>
              <w:rPr>
                <w:rFonts w:ascii="Trebuchet MS" w:hAnsi="Trebuchet MS"/>
                <w:b/>
                <w:bCs/>
                <w:color w:val="000000"/>
                <w:sz w:val="13"/>
                <w:szCs w:val="13"/>
              </w:rPr>
            </w:pPr>
          </w:p>
        </w:tc>
        <w:tc>
          <w:tcPr>
            <w:tcW w:w="3849" w:type="dxa"/>
            <w:gridSpan w:val="4"/>
            <w:tcBorders>
              <w:bottom w:val="single" w:sz="4" w:space="0" w:color="auto"/>
            </w:tcBorders>
            <w:shd w:val="clear" w:color="auto" w:fill="auto"/>
            <w:noWrap/>
            <w:vAlign w:val="bottom"/>
          </w:tcPr>
          <w:p w14:paraId="4CF0231F" w14:textId="77777777" w:rsidR="00CB4BEB" w:rsidRPr="004C7398" w:rsidRDefault="00CB4BEB" w:rsidP="003C0924">
            <w:pPr>
              <w:rPr>
                <w:rFonts w:ascii="Trebuchet MS" w:hAnsi="Trebuchet MS"/>
                <w:b/>
                <w:bCs/>
                <w:color w:val="000000"/>
                <w:sz w:val="13"/>
                <w:szCs w:val="13"/>
              </w:rPr>
            </w:pPr>
          </w:p>
        </w:tc>
        <w:tc>
          <w:tcPr>
            <w:tcW w:w="323" w:type="dxa"/>
            <w:tcBorders>
              <w:bottom w:val="single" w:sz="4" w:space="0" w:color="auto"/>
            </w:tcBorders>
            <w:shd w:val="clear" w:color="auto" w:fill="auto"/>
            <w:noWrap/>
            <w:vAlign w:val="bottom"/>
          </w:tcPr>
          <w:p w14:paraId="33804BAE" w14:textId="77777777" w:rsidR="00CB4BEB" w:rsidRPr="004C7398" w:rsidRDefault="00CB4BEB" w:rsidP="003C0924">
            <w:pPr>
              <w:jc w:val="center"/>
              <w:rPr>
                <w:rFonts w:ascii="Trebuchet MS" w:hAnsi="Trebuchet MS"/>
                <w:color w:val="000000"/>
                <w:sz w:val="13"/>
                <w:szCs w:val="13"/>
              </w:rPr>
            </w:pPr>
          </w:p>
        </w:tc>
        <w:tc>
          <w:tcPr>
            <w:tcW w:w="1073" w:type="dxa"/>
            <w:tcBorders>
              <w:bottom w:val="single" w:sz="4" w:space="0" w:color="auto"/>
            </w:tcBorders>
            <w:shd w:val="clear" w:color="auto" w:fill="auto"/>
            <w:noWrap/>
            <w:vAlign w:val="bottom"/>
          </w:tcPr>
          <w:p w14:paraId="5BE42FDF" w14:textId="77777777" w:rsidR="00CB4BEB" w:rsidRPr="004C7398" w:rsidRDefault="00CB4BEB" w:rsidP="003C0924">
            <w:pPr>
              <w:rPr>
                <w:rFonts w:ascii="Trebuchet MS" w:hAnsi="Trebuchet MS"/>
                <w:color w:val="000000"/>
                <w:sz w:val="13"/>
                <w:szCs w:val="13"/>
              </w:rPr>
            </w:pPr>
          </w:p>
        </w:tc>
        <w:tc>
          <w:tcPr>
            <w:tcW w:w="160" w:type="dxa"/>
            <w:shd w:val="clear" w:color="auto" w:fill="auto"/>
            <w:noWrap/>
            <w:vAlign w:val="bottom"/>
          </w:tcPr>
          <w:p w14:paraId="5C0D59CC" w14:textId="77777777" w:rsidR="00CB4BEB" w:rsidRPr="004C7398" w:rsidRDefault="00CB4BEB" w:rsidP="003C0924">
            <w:pPr>
              <w:rPr>
                <w:rFonts w:ascii="Calibri" w:hAnsi="Calibri"/>
                <w:color w:val="000000"/>
              </w:rPr>
            </w:pPr>
          </w:p>
        </w:tc>
        <w:tc>
          <w:tcPr>
            <w:tcW w:w="3406" w:type="dxa"/>
            <w:gridSpan w:val="2"/>
            <w:tcBorders>
              <w:bottom w:val="single" w:sz="4" w:space="0" w:color="auto"/>
            </w:tcBorders>
            <w:shd w:val="clear" w:color="auto" w:fill="auto"/>
            <w:noWrap/>
            <w:vAlign w:val="bottom"/>
          </w:tcPr>
          <w:p w14:paraId="073AD482" w14:textId="77777777" w:rsidR="00CB4BEB" w:rsidRPr="004C7398" w:rsidRDefault="00CB4BEB" w:rsidP="003C0924">
            <w:pPr>
              <w:rPr>
                <w:rFonts w:ascii="Trebuchet MS" w:hAnsi="Trebuchet MS"/>
                <w:b/>
                <w:bCs/>
                <w:color w:val="000000"/>
                <w:sz w:val="13"/>
                <w:szCs w:val="13"/>
              </w:rPr>
            </w:pPr>
          </w:p>
        </w:tc>
        <w:tc>
          <w:tcPr>
            <w:tcW w:w="1414" w:type="dxa"/>
            <w:gridSpan w:val="2"/>
            <w:tcBorders>
              <w:bottom w:val="single" w:sz="4" w:space="0" w:color="auto"/>
            </w:tcBorders>
            <w:shd w:val="clear" w:color="auto" w:fill="auto"/>
            <w:noWrap/>
            <w:vAlign w:val="bottom"/>
          </w:tcPr>
          <w:p w14:paraId="76F73A31" w14:textId="77777777" w:rsidR="00CB4BEB" w:rsidRPr="004C7398" w:rsidRDefault="00CB4BEB" w:rsidP="003C0924">
            <w:pPr>
              <w:jc w:val="center"/>
              <w:rPr>
                <w:rFonts w:ascii="Trebuchet MS" w:hAnsi="Trebuchet MS"/>
                <w:color w:val="000000"/>
                <w:sz w:val="13"/>
                <w:szCs w:val="13"/>
              </w:rPr>
            </w:pPr>
          </w:p>
        </w:tc>
        <w:tc>
          <w:tcPr>
            <w:tcW w:w="1526" w:type="dxa"/>
            <w:tcBorders>
              <w:bottom w:val="single" w:sz="4" w:space="0" w:color="auto"/>
            </w:tcBorders>
            <w:shd w:val="clear" w:color="auto" w:fill="auto"/>
            <w:noWrap/>
            <w:vAlign w:val="bottom"/>
          </w:tcPr>
          <w:p w14:paraId="05806822" w14:textId="77777777" w:rsidR="00CB4BEB" w:rsidRPr="004C7398" w:rsidRDefault="00CB4BEB" w:rsidP="003C0924">
            <w:pPr>
              <w:rPr>
                <w:rFonts w:ascii="Trebuchet MS" w:hAnsi="Trebuchet MS"/>
                <w:color w:val="000000"/>
                <w:sz w:val="13"/>
                <w:szCs w:val="13"/>
              </w:rPr>
            </w:pPr>
          </w:p>
        </w:tc>
        <w:tc>
          <w:tcPr>
            <w:tcW w:w="233" w:type="dxa"/>
            <w:shd w:val="clear" w:color="auto" w:fill="auto"/>
            <w:noWrap/>
            <w:vAlign w:val="bottom"/>
          </w:tcPr>
          <w:p w14:paraId="2A279D6B" w14:textId="77777777" w:rsidR="00CB4BEB" w:rsidRPr="004C7398" w:rsidRDefault="00CB4BEB" w:rsidP="003C0924">
            <w:pPr>
              <w:rPr>
                <w:rFonts w:ascii="Calibri" w:hAnsi="Calibri"/>
                <w:color w:val="000000"/>
              </w:rPr>
            </w:pPr>
          </w:p>
        </w:tc>
        <w:tc>
          <w:tcPr>
            <w:tcW w:w="2977" w:type="dxa"/>
            <w:gridSpan w:val="2"/>
            <w:tcBorders>
              <w:bottom w:val="single" w:sz="4" w:space="0" w:color="auto"/>
            </w:tcBorders>
            <w:shd w:val="clear" w:color="auto" w:fill="auto"/>
            <w:noWrap/>
            <w:vAlign w:val="bottom"/>
          </w:tcPr>
          <w:p w14:paraId="4CCEED22" w14:textId="77777777" w:rsidR="00CB4BEB" w:rsidRPr="004C7398" w:rsidRDefault="00CB4BEB" w:rsidP="003C0924">
            <w:pPr>
              <w:rPr>
                <w:rFonts w:ascii="Trebuchet MS" w:hAnsi="Trebuchet MS"/>
                <w:b/>
                <w:bCs/>
                <w:color w:val="000000"/>
                <w:sz w:val="13"/>
                <w:szCs w:val="13"/>
              </w:rPr>
            </w:pPr>
          </w:p>
        </w:tc>
        <w:tc>
          <w:tcPr>
            <w:tcW w:w="482" w:type="dxa"/>
            <w:tcBorders>
              <w:bottom w:val="single" w:sz="4" w:space="0" w:color="auto"/>
            </w:tcBorders>
            <w:shd w:val="clear" w:color="auto" w:fill="auto"/>
            <w:noWrap/>
            <w:vAlign w:val="bottom"/>
          </w:tcPr>
          <w:p w14:paraId="396C1455" w14:textId="77777777" w:rsidR="00CB4BEB" w:rsidRPr="004C7398" w:rsidRDefault="00CB4BEB" w:rsidP="003C0924">
            <w:pPr>
              <w:jc w:val="center"/>
              <w:rPr>
                <w:rFonts w:ascii="Trebuchet MS" w:hAnsi="Trebuchet MS"/>
                <w:color w:val="000000"/>
                <w:sz w:val="13"/>
                <w:szCs w:val="13"/>
              </w:rPr>
            </w:pPr>
          </w:p>
        </w:tc>
        <w:tc>
          <w:tcPr>
            <w:tcW w:w="1418" w:type="dxa"/>
            <w:gridSpan w:val="2"/>
            <w:tcBorders>
              <w:bottom w:val="single" w:sz="4" w:space="0" w:color="auto"/>
            </w:tcBorders>
            <w:shd w:val="clear" w:color="auto" w:fill="auto"/>
            <w:noWrap/>
            <w:vAlign w:val="bottom"/>
          </w:tcPr>
          <w:p w14:paraId="0254D8B3" w14:textId="77777777" w:rsidR="00CB4BEB" w:rsidRPr="004C7398" w:rsidRDefault="00CB4BEB" w:rsidP="003C0924">
            <w:pPr>
              <w:rPr>
                <w:rFonts w:ascii="Trebuchet MS" w:hAnsi="Trebuchet MS"/>
                <w:color w:val="000000"/>
                <w:sz w:val="13"/>
                <w:szCs w:val="13"/>
              </w:rPr>
            </w:pPr>
          </w:p>
        </w:tc>
      </w:tr>
      <w:tr w:rsidR="00CB4BEB" w:rsidRPr="004C7398" w14:paraId="33BDA725" w14:textId="77777777" w:rsidTr="003C0924">
        <w:tc>
          <w:tcPr>
            <w:tcW w:w="148" w:type="dxa"/>
            <w:tcBorders>
              <w:right w:val="single" w:sz="4" w:space="0" w:color="auto"/>
            </w:tcBorders>
            <w:shd w:val="clear" w:color="auto" w:fill="auto"/>
          </w:tcPr>
          <w:p w14:paraId="75C8F44B" w14:textId="77777777" w:rsidR="00CB4BEB" w:rsidRPr="004C7398" w:rsidRDefault="00CB4BEB" w:rsidP="003C0924">
            <w:pPr>
              <w:rPr>
                <w:rFonts w:ascii="Trebuchet MS" w:hAnsi="Trebuchet MS"/>
                <w:b/>
                <w:bCs/>
                <w:color w:val="000000"/>
                <w:sz w:val="13"/>
                <w:szCs w:val="13"/>
              </w:rPr>
            </w:pPr>
          </w:p>
        </w:tc>
        <w:tc>
          <w:tcPr>
            <w:tcW w:w="3849" w:type="dxa"/>
            <w:gridSpan w:val="4"/>
            <w:tcBorders>
              <w:top w:val="single" w:sz="4" w:space="0" w:color="auto"/>
              <w:left w:val="single" w:sz="4" w:space="0" w:color="auto"/>
              <w:bottom w:val="single" w:sz="4" w:space="0" w:color="auto"/>
              <w:right w:val="nil"/>
            </w:tcBorders>
            <w:shd w:val="clear" w:color="000000" w:fill="D9D9D9"/>
            <w:noWrap/>
            <w:vAlign w:val="bottom"/>
            <w:hideMark/>
          </w:tcPr>
          <w:p w14:paraId="3950E2B7" w14:textId="77777777" w:rsidR="00CB4BEB" w:rsidRPr="00DB6189" w:rsidRDefault="00CB4BEB" w:rsidP="003C0924">
            <w:pPr>
              <w:rPr>
                <w:rFonts w:ascii="Trebuchet MS" w:hAnsi="Trebuchet MS"/>
                <w:b/>
                <w:bCs/>
                <w:color w:val="000000"/>
                <w:sz w:val="13"/>
                <w:szCs w:val="13"/>
              </w:rPr>
            </w:pPr>
            <w:r w:rsidRPr="00DB6189">
              <w:rPr>
                <w:rFonts w:ascii="Trebuchet MS" w:hAnsi="Trebuchet MS"/>
                <w:b/>
                <w:bCs/>
                <w:color w:val="000000"/>
                <w:sz w:val="16"/>
                <w:szCs w:val="13"/>
              </w:rPr>
              <w:t>5.1 Overfladevand</w:t>
            </w:r>
          </w:p>
        </w:tc>
        <w:tc>
          <w:tcPr>
            <w:tcW w:w="323" w:type="dxa"/>
            <w:tcBorders>
              <w:top w:val="single" w:sz="4" w:space="0" w:color="auto"/>
              <w:left w:val="nil"/>
              <w:bottom w:val="single" w:sz="4" w:space="0" w:color="auto"/>
              <w:right w:val="nil"/>
            </w:tcBorders>
            <w:shd w:val="clear" w:color="000000" w:fill="D9D9D9"/>
            <w:noWrap/>
            <w:vAlign w:val="bottom"/>
            <w:hideMark/>
          </w:tcPr>
          <w:p w14:paraId="6F164C63"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 </w:t>
            </w:r>
          </w:p>
        </w:tc>
        <w:tc>
          <w:tcPr>
            <w:tcW w:w="1073" w:type="dxa"/>
            <w:tcBorders>
              <w:top w:val="single" w:sz="4" w:space="0" w:color="auto"/>
              <w:left w:val="nil"/>
              <w:bottom w:val="single" w:sz="4" w:space="0" w:color="auto"/>
              <w:right w:val="single" w:sz="4" w:space="0" w:color="auto"/>
            </w:tcBorders>
            <w:shd w:val="clear" w:color="000000" w:fill="D9D9D9"/>
            <w:noWrap/>
            <w:vAlign w:val="bottom"/>
            <w:hideMark/>
          </w:tcPr>
          <w:p w14:paraId="457D5DDD"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overfladevand</w:t>
            </w:r>
          </w:p>
        </w:tc>
        <w:tc>
          <w:tcPr>
            <w:tcW w:w="160" w:type="dxa"/>
            <w:tcBorders>
              <w:left w:val="nil"/>
              <w:bottom w:val="nil"/>
              <w:right w:val="nil"/>
            </w:tcBorders>
            <w:shd w:val="clear" w:color="auto" w:fill="auto"/>
            <w:noWrap/>
            <w:vAlign w:val="bottom"/>
            <w:hideMark/>
          </w:tcPr>
          <w:p w14:paraId="7586B056" w14:textId="77777777" w:rsidR="00CB4BEB" w:rsidRPr="004C7398" w:rsidRDefault="00CB4BEB" w:rsidP="003C0924">
            <w:pPr>
              <w:rPr>
                <w:rFonts w:ascii="Calibri" w:hAnsi="Calibri"/>
                <w:color w:val="000000"/>
              </w:rPr>
            </w:pPr>
          </w:p>
        </w:tc>
        <w:tc>
          <w:tcPr>
            <w:tcW w:w="3406" w:type="dxa"/>
            <w:gridSpan w:val="2"/>
            <w:tcBorders>
              <w:top w:val="single" w:sz="4" w:space="0" w:color="auto"/>
              <w:left w:val="single" w:sz="4" w:space="0" w:color="auto"/>
              <w:bottom w:val="single" w:sz="4" w:space="0" w:color="auto"/>
              <w:right w:val="nil"/>
            </w:tcBorders>
            <w:shd w:val="clear" w:color="000000" w:fill="D9D9D9"/>
            <w:noWrap/>
            <w:vAlign w:val="bottom"/>
            <w:hideMark/>
          </w:tcPr>
          <w:p w14:paraId="4B27D744" w14:textId="77777777" w:rsidR="00CB4BEB" w:rsidRPr="004C7398" w:rsidRDefault="00CB4BEB" w:rsidP="003C0924">
            <w:pPr>
              <w:rPr>
                <w:rFonts w:ascii="Trebuchet MS" w:hAnsi="Trebuchet MS"/>
                <w:b/>
                <w:bCs/>
                <w:color w:val="000000"/>
                <w:sz w:val="13"/>
                <w:szCs w:val="13"/>
              </w:rPr>
            </w:pPr>
            <w:r w:rsidRPr="00DB6189">
              <w:rPr>
                <w:rFonts w:ascii="Trebuchet MS" w:hAnsi="Trebuchet MS"/>
                <w:b/>
                <w:bCs/>
                <w:color w:val="000000"/>
                <w:sz w:val="16"/>
                <w:szCs w:val="13"/>
              </w:rPr>
              <w:t>5.7 Vej og trafik</w:t>
            </w:r>
          </w:p>
        </w:tc>
        <w:tc>
          <w:tcPr>
            <w:tcW w:w="1414" w:type="dxa"/>
            <w:gridSpan w:val="2"/>
            <w:tcBorders>
              <w:top w:val="single" w:sz="4" w:space="0" w:color="auto"/>
              <w:left w:val="nil"/>
              <w:bottom w:val="single" w:sz="4" w:space="0" w:color="auto"/>
              <w:right w:val="nil"/>
            </w:tcBorders>
            <w:shd w:val="clear" w:color="000000" w:fill="D9D9D9"/>
            <w:noWrap/>
            <w:vAlign w:val="bottom"/>
            <w:hideMark/>
          </w:tcPr>
          <w:p w14:paraId="527A27A4"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 </w:t>
            </w:r>
          </w:p>
        </w:tc>
        <w:tc>
          <w:tcPr>
            <w:tcW w:w="1526" w:type="dxa"/>
            <w:tcBorders>
              <w:top w:val="single" w:sz="4" w:space="0" w:color="auto"/>
              <w:left w:val="nil"/>
              <w:bottom w:val="single" w:sz="4" w:space="0" w:color="auto"/>
              <w:right w:val="single" w:sz="4" w:space="0" w:color="auto"/>
            </w:tcBorders>
            <w:shd w:val="clear" w:color="000000" w:fill="D9D9D9"/>
            <w:noWrap/>
            <w:vAlign w:val="bottom"/>
            <w:hideMark/>
          </w:tcPr>
          <w:p w14:paraId="334F938C" w14:textId="77777777" w:rsidR="00CB4BEB" w:rsidRPr="004C7398" w:rsidRDefault="00CB4BEB" w:rsidP="003C0924">
            <w:pPr>
              <w:rPr>
                <w:rFonts w:ascii="Trebuchet MS" w:hAnsi="Trebuchet MS"/>
                <w:color w:val="000000"/>
                <w:sz w:val="13"/>
                <w:szCs w:val="13"/>
              </w:rPr>
            </w:pPr>
            <w:proofErr w:type="spellStart"/>
            <w:r w:rsidRPr="004C7398">
              <w:rPr>
                <w:rFonts w:ascii="Trebuchet MS" w:hAnsi="Trebuchet MS"/>
                <w:color w:val="000000"/>
                <w:sz w:val="13"/>
                <w:szCs w:val="13"/>
              </w:rPr>
              <w:t>vej_og_trafik</w:t>
            </w:r>
            <w:proofErr w:type="spellEnd"/>
          </w:p>
        </w:tc>
        <w:tc>
          <w:tcPr>
            <w:tcW w:w="233" w:type="dxa"/>
            <w:tcBorders>
              <w:left w:val="nil"/>
              <w:bottom w:val="nil"/>
              <w:right w:val="single" w:sz="4" w:space="0" w:color="auto"/>
            </w:tcBorders>
            <w:shd w:val="clear" w:color="auto" w:fill="auto"/>
            <w:noWrap/>
            <w:vAlign w:val="bottom"/>
            <w:hideMark/>
          </w:tcPr>
          <w:p w14:paraId="0EDC3AF4" w14:textId="77777777" w:rsidR="00CB4BEB" w:rsidRPr="004C7398" w:rsidRDefault="00CB4BEB" w:rsidP="003C0924">
            <w:pPr>
              <w:rPr>
                <w:rFonts w:ascii="Calibri" w:hAnsi="Calibri"/>
                <w:color w:val="000000"/>
              </w:rPr>
            </w:pPr>
          </w:p>
        </w:tc>
        <w:tc>
          <w:tcPr>
            <w:tcW w:w="2977" w:type="dxa"/>
            <w:gridSpan w:val="2"/>
            <w:tcBorders>
              <w:top w:val="single" w:sz="4" w:space="0" w:color="auto"/>
              <w:left w:val="single" w:sz="4" w:space="0" w:color="auto"/>
              <w:bottom w:val="single" w:sz="4" w:space="0" w:color="auto"/>
            </w:tcBorders>
            <w:shd w:val="clear" w:color="000000" w:fill="D9D9D9"/>
            <w:noWrap/>
            <w:vAlign w:val="bottom"/>
            <w:hideMark/>
          </w:tcPr>
          <w:p w14:paraId="31CE54FE" w14:textId="77777777" w:rsidR="00CB4BEB" w:rsidRPr="004C7398" w:rsidRDefault="00CB4BEB" w:rsidP="003C0924">
            <w:pPr>
              <w:rPr>
                <w:rFonts w:ascii="Trebuchet MS" w:hAnsi="Trebuchet MS"/>
                <w:b/>
                <w:bCs/>
                <w:color w:val="000000"/>
                <w:sz w:val="13"/>
                <w:szCs w:val="13"/>
              </w:rPr>
            </w:pPr>
            <w:r w:rsidRPr="00DB6189">
              <w:rPr>
                <w:rFonts w:ascii="Trebuchet MS" w:hAnsi="Trebuchet MS"/>
                <w:b/>
                <w:bCs/>
                <w:color w:val="000000"/>
                <w:sz w:val="16"/>
                <w:szCs w:val="13"/>
              </w:rPr>
              <w:t>5.11 Grundvand</w:t>
            </w:r>
          </w:p>
        </w:tc>
        <w:tc>
          <w:tcPr>
            <w:tcW w:w="482" w:type="dxa"/>
            <w:tcBorders>
              <w:top w:val="single" w:sz="4" w:space="0" w:color="auto"/>
              <w:bottom w:val="single" w:sz="4" w:space="0" w:color="auto"/>
            </w:tcBorders>
            <w:shd w:val="clear" w:color="000000" w:fill="D9D9D9"/>
            <w:noWrap/>
            <w:vAlign w:val="bottom"/>
            <w:hideMark/>
          </w:tcPr>
          <w:p w14:paraId="539F7082"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 </w:t>
            </w:r>
          </w:p>
        </w:tc>
        <w:tc>
          <w:tcPr>
            <w:tcW w:w="1418" w:type="dxa"/>
            <w:gridSpan w:val="2"/>
            <w:tcBorders>
              <w:top w:val="single" w:sz="4" w:space="0" w:color="auto"/>
              <w:bottom w:val="single" w:sz="4" w:space="0" w:color="auto"/>
              <w:right w:val="single" w:sz="4" w:space="0" w:color="auto"/>
            </w:tcBorders>
            <w:shd w:val="clear" w:color="000000" w:fill="D9D9D9"/>
            <w:noWrap/>
            <w:vAlign w:val="bottom"/>
            <w:hideMark/>
          </w:tcPr>
          <w:p w14:paraId="26AC1C12"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grundvand</w:t>
            </w:r>
          </w:p>
        </w:tc>
      </w:tr>
      <w:tr w:rsidR="00CB4BEB" w:rsidRPr="004C7398" w14:paraId="2F22FD49" w14:textId="77777777" w:rsidTr="003C0924">
        <w:tc>
          <w:tcPr>
            <w:tcW w:w="148" w:type="dxa"/>
            <w:tcBorders>
              <w:top w:val="nil"/>
              <w:right w:val="single" w:sz="4" w:space="0" w:color="auto"/>
            </w:tcBorders>
            <w:shd w:val="clear" w:color="auto" w:fill="auto"/>
          </w:tcPr>
          <w:p w14:paraId="0DC210A9" w14:textId="77777777" w:rsidR="00CB4BEB" w:rsidRPr="004C7398" w:rsidRDefault="00CB4BEB" w:rsidP="003C0924">
            <w:pPr>
              <w:rPr>
                <w:rFonts w:ascii="Trebuchet MS" w:hAnsi="Trebuchet MS"/>
                <w:b/>
                <w:bCs/>
                <w:color w:val="000000"/>
                <w:sz w:val="13"/>
                <w:szCs w:val="13"/>
              </w:rPr>
            </w:pPr>
          </w:p>
        </w:tc>
        <w:tc>
          <w:tcPr>
            <w:tcW w:w="847"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6905CB2E" w14:textId="77777777" w:rsidR="00CB4BEB" w:rsidRPr="004C7398" w:rsidRDefault="00CB4BEB" w:rsidP="003C0924">
            <w:pPr>
              <w:rPr>
                <w:rFonts w:ascii="Trebuchet MS" w:hAnsi="Trebuchet MS"/>
                <w:b/>
                <w:bCs/>
                <w:color w:val="000000"/>
                <w:sz w:val="13"/>
                <w:szCs w:val="13"/>
              </w:rPr>
            </w:pPr>
            <w:proofErr w:type="spellStart"/>
            <w:r w:rsidRPr="004C7398">
              <w:rPr>
                <w:rFonts w:ascii="Trebuchet MS" w:hAnsi="Trebuchet MS"/>
                <w:b/>
                <w:bCs/>
                <w:color w:val="000000"/>
                <w:sz w:val="13"/>
                <w:szCs w:val="13"/>
              </w:rPr>
              <w:t>Tema_kode</w:t>
            </w:r>
            <w:proofErr w:type="spellEnd"/>
          </w:p>
        </w:tc>
        <w:tc>
          <w:tcPr>
            <w:tcW w:w="1990" w:type="dxa"/>
            <w:tcBorders>
              <w:top w:val="single" w:sz="4" w:space="0" w:color="auto"/>
              <w:left w:val="nil"/>
              <w:bottom w:val="single" w:sz="4" w:space="0" w:color="auto"/>
              <w:right w:val="single" w:sz="4" w:space="0" w:color="auto"/>
            </w:tcBorders>
            <w:shd w:val="clear" w:color="000000" w:fill="D9D9D9"/>
            <w:noWrap/>
            <w:vAlign w:val="bottom"/>
            <w:hideMark/>
          </w:tcPr>
          <w:p w14:paraId="1E508EDC" w14:textId="77777777" w:rsidR="00CB4BEB" w:rsidRPr="004C7398" w:rsidRDefault="00CB4BEB" w:rsidP="003C0924">
            <w:pPr>
              <w:rPr>
                <w:rFonts w:ascii="Trebuchet MS" w:hAnsi="Trebuchet MS"/>
                <w:b/>
                <w:bCs/>
                <w:color w:val="000000"/>
                <w:sz w:val="13"/>
                <w:szCs w:val="13"/>
              </w:rPr>
            </w:pPr>
            <w:proofErr w:type="spellStart"/>
            <w:r w:rsidRPr="004C7398">
              <w:rPr>
                <w:rFonts w:ascii="Trebuchet MS" w:hAnsi="Trebuchet MS"/>
                <w:b/>
                <w:bCs/>
                <w:color w:val="000000"/>
                <w:sz w:val="13"/>
                <w:szCs w:val="13"/>
              </w:rPr>
              <w:t>Tema_navn</w:t>
            </w:r>
            <w:proofErr w:type="spellEnd"/>
          </w:p>
        </w:tc>
        <w:tc>
          <w:tcPr>
            <w:tcW w:w="875" w:type="dxa"/>
            <w:tcBorders>
              <w:top w:val="single" w:sz="4" w:space="0" w:color="auto"/>
              <w:left w:val="nil"/>
              <w:bottom w:val="single" w:sz="4" w:space="0" w:color="auto"/>
              <w:right w:val="single" w:sz="4" w:space="0" w:color="auto"/>
            </w:tcBorders>
            <w:shd w:val="clear" w:color="000000" w:fill="D9D9D9"/>
            <w:noWrap/>
            <w:vAlign w:val="bottom"/>
            <w:hideMark/>
          </w:tcPr>
          <w:p w14:paraId="13855E06" w14:textId="77777777" w:rsidR="00CB4BEB" w:rsidRPr="004C7398" w:rsidRDefault="00CB4BEB" w:rsidP="003C0924">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533" w:type="dxa"/>
            <w:gridSpan w:val="3"/>
            <w:tcBorders>
              <w:top w:val="single" w:sz="4" w:space="0" w:color="auto"/>
              <w:left w:val="nil"/>
              <w:bottom w:val="single" w:sz="4" w:space="0" w:color="auto"/>
              <w:right w:val="single" w:sz="4" w:space="0" w:color="auto"/>
            </w:tcBorders>
            <w:shd w:val="clear" w:color="000000" w:fill="D9D9D9"/>
            <w:noWrap/>
            <w:vAlign w:val="bottom"/>
            <w:hideMark/>
          </w:tcPr>
          <w:p w14:paraId="7E74C652"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Udvekslingsnavn</w:t>
            </w:r>
          </w:p>
        </w:tc>
        <w:tc>
          <w:tcPr>
            <w:tcW w:w="160" w:type="dxa"/>
            <w:tcBorders>
              <w:top w:val="nil"/>
              <w:left w:val="nil"/>
              <w:bottom w:val="nil"/>
              <w:right w:val="nil"/>
            </w:tcBorders>
            <w:shd w:val="clear" w:color="auto" w:fill="auto"/>
            <w:noWrap/>
            <w:vAlign w:val="bottom"/>
            <w:hideMark/>
          </w:tcPr>
          <w:p w14:paraId="60E93631" w14:textId="77777777" w:rsidR="00CB4BEB" w:rsidRPr="004C7398" w:rsidRDefault="00CB4BEB" w:rsidP="003C0924">
            <w:pPr>
              <w:rPr>
                <w:rFonts w:ascii="Calibri" w:hAnsi="Calibri"/>
                <w:color w:val="000000"/>
              </w:rPr>
            </w:pPr>
          </w:p>
        </w:tc>
        <w:tc>
          <w:tcPr>
            <w:tcW w:w="101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6DD0E01F" w14:textId="77777777" w:rsidR="00CB4BEB" w:rsidRPr="004C7398" w:rsidRDefault="00CB4BEB" w:rsidP="003C0924">
            <w:pPr>
              <w:rPr>
                <w:rFonts w:ascii="Trebuchet MS" w:hAnsi="Trebuchet MS"/>
                <w:b/>
                <w:bCs/>
                <w:color w:val="000000"/>
                <w:sz w:val="13"/>
                <w:szCs w:val="13"/>
              </w:rPr>
            </w:pPr>
            <w:proofErr w:type="spellStart"/>
            <w:r w:rsidRPr="004C7398">
              <w:rPr>
                <w:rFonts w:ascii="Trebuchet MS" w:hAnsi="Trebuchet MS"/>
                <w:b/>
                <w:bCs/>
                <w:color w:val="000000"/>
                <w:sz w:val="13"/>
                <w:szCs w:val="13"/>
              </w:rPr>
              <w:t>Tema_kode</w:t>
            </w:r>
            <w:proofErr w:type="spellEnd"/>
          </w:p>
        </w:tc>
        <w:tc>
          <w:tcPr>
            <w:tcW w:w="2396" w:type="dxa"/>
            <w:tcBorders>
              <w:top w:val="single" w:sz="4" w:space="0" w:color="auto"/>
              <w:left w:val="nil"/>
              <w:bottom w:val="single" w:sz="4" w:space="0" w:color="auto"/>
              <w:right w:val="single" w:sz="4" w:space="0" w:color="auto"/>
            </w:tcBorders>
            <w:shd w:val="clear" w:color="000000" w:fill="D9D9D9"/>
            <w:noWrap/>
            <w:vAlign w:val="bottom"/>
            <w:hideMark/>
          </w:tcPr>
          <w:p w14:paraId="0132FBCD" w14:textId="77777777" w:rsidR="00CB4BEB" w:rsidRPr="004C7398" w:rsidRDefault="00CB4BEB" w:rsidP="003C0924">
            <w:pPr>
              <w:rPr>
                <w:rFonts w:ascii="Trebuchet MS" w:hAnsi="Trebuchet MS"/>
                <w:b/>
                <w:bCs/>
                <w:color w:val="000000"/>
                <w:sz w:val="13"/>
                <w:szCs w:val="13"/>
              </w:rPr>
            </w:pPr>
            <w:proofErr w:type="spellStart"/>
            <w:r w:rsidRPr="004C7398">
              <w:rPr>
                <w:rFonts w:ascii="Trebuchet MS" w:hAnsi="Trebuchet MS"/>
                <w:b/>
                <w:bCs/>
                <w:color w:val="000000"/>
                <w:sz w:val="13"/>
                <w:szCs w:val="13"/>
              </w:rPr>
              <w:t>Tema_navn</w:t>
            </w:r>
            <w:proofErr w:type="spellEnd"/>
          </w:p>
        </w:tc>
        <w:tc>
          <w:tcPr>
            <w:tcW w:w="1330" w:type="dxa"/>
            <w:tcBorders>
              <w:top w:val="single" w:sz="4" w:space="0" w:color="auto"/>
              <w:left w:val="nil"/>
              <w:bottom w:val="single" w:sz="4" w:space="0" w:color="auto"/>
              <w:right w:val="single" w:sz="4" w:space="0" w:color="auto"/>
            </w:tcBorders>
            <w:shd w:val="clear" w:color="000000" w:fill="D9D9D9"/>
            <w:noWrap/>
            <w:vAlign w:val="bottom"/>
            <w:hideMark/>
          </w:tcPr>
          <w:p w14:paraId="1BF2A8BD" w14:textId="77777777" w:rsidR="00CB4BEB" w:rsidRPr="004C7398" w:rsidRDefault="00CB4BEB" w:rsidP="003C0924">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610" w:type="dxa"/>
            <w:gridSpan w:val="2"/>
            <w:tcBorders>
              <w:top w:val="single" w:sz="4" w:space="0" w:color="auto"/>
              <w:left w:val="nil"/>
              <w:bottom w:val="single" w:sz="4" w:space="0" w:color="auto"/>
              <w:right w:val="single" w:sz="4" w:space="0" w:color="auto"/>
            </w:tcBorders>
            <w:shd w:val="clear" w:color="000000" w:fill="D9D9D9"/>
            <w:noWrap/>
            <w:vAlign w:val="bottom"/>
            <w:hideMark/>
          </w:tcPr>
          <w:p w14:paraId="47401627"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Udvekslingsnavn</w:t>
            </w:r>
          </w:p>
        </w:tc>
        <w:tc>
          <w:tcPr>
            <w:tcW w:w="233" w:type="dxa"/>
            <w:tcBorders>
              <w:top w:val="nil"/>
              <w:left w:val="nil"/>
              <w:bottom w:val="nil"/>
              <w:right w:val="nil"/>
            </w:tcBorders>
            <w:shd w:val="clear" w:color="auto" w:fill="auto"/>
            <w:noWrap/>
            <w:vAlign w:val="bottom"/>
            <w:hideMark/>
          </w:tcPr>
          <w:p w14:paraId="009EC40E" w14:textId="77777777" w:rsidR="00CB4BEB" w:rsidRPr="004C7398" w:rsidRDefault="00CB4BEB" w:rsidP="003C0924">
            <w:pPr>
              <w:rPr>
                <w:rFonts w:ascii="Calibri" w:hAnsi="Calibri"/>
                <w:color w:val="000000"/>
              </w:rPr>
            </w:pPr>
          </w:p>
        </w:tc>
        <w:tc>
          <w:tcPr>
            <w:tcW w:w="847"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65D3FBD7" w14:textId="77777777" w:rsidR="00CB4BEB" w:rsidRPr="004C7398" w:rsidRDefault="00CB4BEB" w:rsidP="003C0924">
            <w:pPr>
              <w:rPr>
                <w:rFonts w:ascii="Trebuchet MS" w:hAnsi="Trebuchet MS"/>
                <w:b/>
                <w:bCs/>
                <w:color w:val="000000"/>
                <w:sz w:val="13"/>
                <w:szCs w:val="13"/>
              </w:rPr>
            </w:pPr>
            <w:proofErr w:type="spellStart"/>
            <w:r w:rsidRPr="004C7398">
              <w:rPr>
                <w:rFonts w:ascii="Trebuchet MS" w:hAnsi="Trebuchet MS"/>
                <w:b/>
                <w:bCs/>
                <w:color w:val="000000"/>
                <w:sz w:val="13"/>
                <w:szCs w:val="13"/>
              </w:rPr>
              <w:t>Tema_kode</w:t>
            </w:r>
            <w:proofErr w:type="spellEnd"/>
          </w:p>
        </w:tc>
        <w:tc>
          <w:tcPr>
            <w:tcW w:w="2130" w:type="dxa"/>
            <w:tcBorders>
              <w:top w:val="single" w:sz="4" w:space="0" w:color="auto"/>
              <w:left w:val="nil"/>
              <w:bottom w:val="single" w:sz="4" w:space="0" w:color="auto"/>
              <w:right w:val="single" w:sz="4" w:space="0" w:color="auto"/>
            </w:tcBorders>
            <w:shd w:val="clear" w:color="000000" w:fill="D9D9D9"/>
            <w:noWrap/>
            <w:vAlign w:val="bottom"/>
            <w:hideMark/>
          </w:tcPr>
          <w:p w14:paraId="10714E23" w14:textId="77777777" w:rsidR="00CB4BEB" w:rsidRPr="004C7398" w:rsidRDefault="00CB4BEB" w:rsidP="003C0924">
            <w:pPr>
              <w:rPr>
                <w:rFonts w:ascii="Trebuchet MS" w:hAnsi="Trebuchet MS"/>
                <w:b/>
                <w:bCs/>
                <w:color w:val="000000"/>
                <w:sz w:val="13"/>
                <w:szCs w:val="13"/>
              </w:rPr>
            </w:pPr>
            <w:proofErr w:type="spellStart"/>
            <w:r w:rsidRPr="004C7398">
              <w:rPr>
                <w:rFonts w:ascii="Trebuchet MS" w:hAnsi="Trebuchet MS"/>
                <w:b/>
                <w:bCs/>
                <w:color w:val="000000"/>
                <w:sz w:val="13"/>
                <w:szCs w:val="13"/>
              </w:rPr>
              <w:t>Tema_navn</w:t>
            </w:r>
            <w:proofErr w:type="spellEnd"/>
          </w:p>
        </w:tc>
        <w:tc>
          <w:tcPr>
            <w:tcW w:w="482" w:type="dxa"/>
            <w:tcBorders>
              <w:top w:val="single" w:sz="4" w:space="0" w:color="auto"/>
              <w:left w:val="nil"/>
              <w:bottom w:val="single" w:sz="4" w:space="0" w:color="auto"/>
              <w:right w:val="single" w:sz="4" w:space="0" w:color="auto"/>
            </w:tcBorders>
            <w:shd w:val="clear" w:color="000000" w:fill="D9D9D9"/>
            <w:noWrap/>
            <w:vAlign w:val="bottom"/>
            <w:hideMark/>
          </w:tcPr>
          <w:p w14:paraId="65CF4A49" w14:textId="77777777" w:rsidR="00CB4BEB" w:rsidRPr="004C7398" w:rsidRDefault="00CB4BEB" w:rsidP="003C0924">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418" w:type="dxa"/>
            <w:gridSpan w:val="2"/>
            <w:tcBorders>
              <w:top w:val="single" w:sz="4" w:space="0" w:color="auto"/>
              <w:left w:val="nil"/>
              <w:bottom w:val="single" w:sz="4" w:space="0" w:color="auto"/>
              <w:right w:val="single" w:sz="4" w:space="0" w:color="auto"/>
            </w:tcBorders>
            <w:shd w:val="clear" w:color="000000" w:fill="D9D9D9"/>
            <w:noWrap/>
            <w:vAlign w:val="bottom"/>
            <w:hideMark/>
          </w:tcPr>
          <w:p w14:paraId="5C61CDDA"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Udvekslingsnavn</w:t>
            </w:r>
          </w:p>
        </w:tc>
      </w:tr>
      <w:tr w:rsidR="00CB4BEB" w:rsidRPr="004C7398" w14:paraId="43C4D089" w14:textId="77777777" w:rsidTr="003C0924">
        <w:tc>
          <w:tcPr>
            <w:tcW w:w="148" w:type="dxa"/>
            <w:tcBorders>
              <w:top w:val="nil"/>
              <w:right w:val="single" w:sz="4" w:space="0" w:color="auto"/>
            </w:tcBorders>
            <w:shd w:val="clear" w:color="auto" w:fill="auto"/>
          </w:tcPr>
          <w:p w14:paraId="6C5BB23B"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14D18409"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5000</w:t>
            </w:r>
          </w:p>
        </w:tc>
        <w:tc>
          <w:tcPr>
            <w:tcW w:w="1990" w:type="dxa"/>
            <w:tcBorders>
              <w:top w:val="nil"/>
              <w:left w:val="nil"/>
              <w:bottom w:val="single" w:sz="4" w:space="0" w:color="auto"/>
              <w:right w:val="single" w:sz="4" w:space="0" w:color="auto"/>
            </w:tcBorders>
            <w:shd w:val="clear" w:color="auto" w:fill="auto"/>
            <w:noWrap/>
            <w:vAlign w:val="bottom"/>
            <w:hideMark/>
          </w:tcPr>
          <w:p w14:paraId="44C317D3"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Vandløb</w:t>
            </w:r>
          </w:p>
        </w:tc>
        <w:tc>
          <w:tcPr>
            <w:tcW w:w="875" w:type="dxa"/>
            <w:tcBorders>
              <w:top w:val="nil"/>
              <w:left w:val="nil"/>
              <w:bottom w:val="single" w:sz="4" w:space="0" w:color="auto"/>
              <w:right w:val="single" w:sz="4" w:space="0" w:color="auto"/>
            </w:tcBorders>
            <w:shd w:val="clear" w:color="auto" w:fill="auto"/>
            <w:noWrap/>
            <w:vAlign w:val="bottom"/>
            <w:hideMark/>
          </w:tcPr>
          <w:p w14:paraId="0B75C93B"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L</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40B58C2A"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t_5000_vandl</w:t>
            </w:r>
          </w:p>
        </w:tc>
        <w:tc>
          <w:tcPr>
            <w:tcW w:w="160" w:type="dxa"/>
            <w:tcBorders>
              <w:top w:val="nil"/>
              <w:left w:val="nil"/>
              <w:bottom w:val="nil"/>
              <w:right w:val="nil"/>
            </w:tcBorders>
            <w:shd w:val="clear" w:color="auto" w:fill="auto"/>
            <w:noWrap/>
            <w:vAlign w:val="bottom"/>
            <w:hideMark/>
          </w:tcPr>
          <w:p w14:paraId="0FCEF5C9"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11B7E149"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5600</w:t>
            </w:r>
          </w:p>
        </w:tc>
        <w:tc>
          <w:tcPr>
            <w:tcW w:w="2396" w:type="dxa"/>
            <w:tcBorders>
              <w:top w:val="nil"/>
              <w:left w:val="nil"/>
              <w:bottom w:val="single" w:sz="4" w:space="0" w:color="auto"/>
              <w:right w:val="single" w:sz="4" w:space="0" w:color="auto"/>
            </w:tcBorders>
            <w:shd w:val="clear" w:color="auto" w:fill="auto"/>
            <w:noWrap/>
            <w:vAlign w:val="bottom"/>
            <w:hideMark/>
          </w:tcPr>
          <w:p w14:paraId="564A6903"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Vintervedligeholdelse</w:t>
            </w:r>
          </w:p>
        </w:tc>
        <w:tc>
          <w:tcPr>
            <w:tcW w:w="1330" w:type="dxa"/>
            <w:tcBorders>
              <w:top w:val="nil"/>
              <w:left w:val="nil"/>
              <w:bottom w:val="single" w:sz="4" w:space="0" w:color="auto"/>
              <w:right w:val="single" w:sz="4" w:space="0" w:color="auto"/>
            </w:tcBorders>
            <w:shd w:val="clear" w:color="auto" w:fill="auto"/>
            <w:noWrap/>
            <w:vAlign w:val="bottom"/>
            <w:hideMark/>
          </w:tcPr>
          <w:p w14:paraId="7FAB7A78"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L</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70863A63"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t_5600_vintervedl</w:t>
            </w:r>
          </w:p>
        </w:tc>
        <w:tc>
          <w:tcPr>
            <w:tcW w:w="233" w:type="dxa"/>
            <w:tcBorders>
              <w:top w:val="nil"/>
              <w:left w:val="nil"/>
              <w:bottom w:val="nil"/>
              <w:right w:val="nil"/>
            </w:tcBorders>
            <w:shd w:val="clear" w:color="auto" w:fill="auto"/>
            <w:noWrap/>
            <w:vAlign w:val="bottom"/>
            <w:hideMark/>
          </w:tcPr>
          <w:p w14:paraId="687ADE46"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4CAE1C70"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6000</w:t>
            </w:r>
          </w:p>
        </w:tc>
        <w:tc>
          <w:tcPr>
            <w:tcW w:w="2130" w:type="dxa"/>
            <w:tcBorders>
              <w:top w:val="nil"/>
              <w:left w:val="nil"/>
              <w:bottom w:val="single" w:sz="4" w:space="0" w:color="auto"/>
              <w:right w:val="single" w:sz="4" w:space="0" w:color="auto"/>
            </w:tcBorders>
            <w:shd w:val="clear" w:color="auto" w:fill="auto"/>
            <w:noWrap/>
            <w:vAlign w:val="bottom"/>
            <w:hideMark/>
          </w:tcPr>
          <w:p w14:paraId="4E85DBF0"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Potentialekort</w:t>
            </w:r>
          </w:p>
        </w:tc>
        <w:tc>
          <w:tcPr>
            <w:tcW w:w="482" w:type="dxa"/>
            <w:tcBorders>
              <w:top w:val="nil"/>
              <w:left w:val="nil"/>
              <w:bottom w:val="single" w:sz="4" w:space="0" w:color="auto"/>
              <w:right w:val="single" w:sz="4" w:space="0" w:color="auto"/>
            </w:tcBorders>
            <w:shd w:val="clear" w:color="auto" w:fill="auto"/>
            <w:noWrap/>
            <w:vAlign w:val="bottom"/>
            <w:hideMark/>
          </w:tcPr>
          <w:p w14:paraId="00536B92"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L</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1B526A4D"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t_6000_pot</w:t>
            </w:r>
          </w:p>
        </w:tc>
      </w:tr>
      <w:tr w:rsidR="00CB4BEB" w:rsidRPr="004C7398" w14:paraId="5A9BF787" w14:textId="77777777" w:rsidTr="003C0924">
        <w:tc>
          <w:tcPr>
            <w:tcW w:w="148" w:type="dxa"/>
            <w:tcBorders>
              <w:top w:val="nil"/>
              <w:right w:val="single" w:sz="4" w:space="0" w:color="auto"/>
            </w:tcBorders>
            <w:shd w:val="clear" w:color="auto" w:fill="auto"/>
          </w:tcPr>
          <w:p w14:paraId="7080E159"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1B51FB69"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5001</w:t>
            </w:r>
          </w:p>
        </w:tc>
        <w:tc>
          <w:tcPr>
            <w:tcW w:w="1990" w:type="dxa"/>
            <w:tcBorders>
              <w:top w:val="nil"/>
              <w:left w:val="nil"/>
              <w:bottom w:val="single" w:sz="4" w:space="0" w:color="auto"/>
              <w:right w:val="single" w:sz="4" w:space="0" w:color="auto"/>
            </w:tcBorders>
            <w:shd w:val="clear" w:color="auto" w:fill="auto"/>
            <w:noWrap/>
            <w:vAlign w:val="bottom"/>
            <w:hideMark/>
          </w:tcPr>
          <w:p w14:paraId="3326AA29"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Målestation</w:t>
            </w:r>
          </w:p>
        </w:tc>
        <w:tc>
          <w:tcPr>
            <w:tcW w:w="875" w:type="dxa"/>
            <w:tcBorders>
              <w:top w:val="nil"/>
              <w:left w:val="nil"/>
              <w:bottom w:val="single" w:sz="4" w:space="0" w:color="auto"/>
              <w:right w:val="single" w:sz="4" w:space="0" w:color="auto"/>
            </w:tcBorders>
            <w:shd w:val="clear" w:color="auto" w:fill="auto"/>
            <w:noWrap/>
            <w:vAlign w:val="bottom"/>
            <w:hideMark/>
          </w:tcPr>
          <w:p w14:paraId="6D5AB784"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4C3F2DE0"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t_5001_maalest</w:t>
            </w:r>
          </w:p>
        </w:tc>
        <w:tc>
          <w:tcPr>
            <w:tcW w:w="160" w:type="dxa"/>
            <w:tcBorders>
              <w:top w:val="nil"/>
              <w:left w:val="nil"/>
              <w:bottom w:val="nil"/>
              <w:right w:val="nil"/>
            </w:tcBorders>
            <w:shd w:val="clear" w:color="auto" w:fill="auto"/>
            <w:noWrap/>
            <w:vAlign w:val="bottom"/>
            <w:hideMark/>
          </w:tcPr>
          <w:p w14:paraId="2ECFCC02"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74D23633"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5601</w:t>
            </w:r>
          </w:p>
        </w:tc>
        <w:tc>
          <w:tcPr>
            <w:tcW w:w="2396" w:type="dxa"/>
            <w:tcBorders>
              <w:top w:val="nil"/>
              <w:left w:val="nil"/>
              <w:bottom w:val="single" w:sz="4" w:space="0" w:color="auto"/>
              <w:right w:val="single" w:sz="4" w:space="0" w:color="auto"/>
            </w:tcBorders>
            <w:shd w:val="clear" w:color="auto" w:fill="auto"/>
            <w:noWrap/>
            <w:vAlign w:val="bottom"/>
            <w:hideMark/>
          </w:tcPr>
          <w:p w14:paraId="3F763BB0"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Hastighedsdæmpning</w:t>
            </w:r>
          </w:p>
        </w:tc>
        <w:tc>
          <w:tcPr>
            <w:tcW w:w="1330" w:type="dxa"/>
            <w:tcBorders>
              <w:top w:val="nil"/>
              <w:left w:val="nil"/>
              <w:bottom w:val="single" w:sz="4" w:space="0" w:color="auto"/>
              <w:right w:val="single" w:sz="4" w:space="0" w:color="auto"/>
            </w:tcBorders>
            <w:shd w:val="clear" w:color="auto" w:fill="auto"/>
            <w:noWrap/>
            <w:vAlign w:val="bottom"/>
            <w:hideMark/>
          </w:tcPr>
          <w:p w14:paraId="35DC9DD7"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6B9FFED8"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t_5601_hasti_daemp</w:t>
            </w:r>
          </w:p>
        </w:tc>
        <w:tc>
          <w:tcPr>
            <w:tcW w:w="233" w:type="dxa"/>
            <w:tcBorders>
              <w:top w:val="nil"/>
              <w:left w:val="nil"/>
              <w:bottom w:val="nil"/>
              <w:right w:val="nil"/>
            </w:tcBorders>
            <w:shd w:val="clear" w:color="auto" w:fill="auto"/>
            <w:noWrap/>
            <w:vAlign w:val="bottom"/>
            <w:hideMark/>
          </w:tcPr>
          <w:p w14:paraId="74009815"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55D741F5"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6001</w:t>
            </w:r>
          </w:p>
        </w:tc>
        <w:tc>
          <w:tcPr>
            <w:tcW w:w="2130" w:type="dxa"/>
            <w:tcBorders>
              <w:top w:val="nil"/>
              <w:left w:val="nil"/>
              <w:bottom w:val="single" w:sz="4" w:space="0" w:color="auto"/>
              <w:right w:val="single" w:sz="4" w:space="0" w:color="auto"/>
            </w:tcBorders>
            <w:shd w:val="clear" w:color="auto" w:fill="auto"/>
            <w:noWrap/>
            <w:vAlign w:val="bottom"/>
            <w:hideMark/>
          </w:tcPr>
          <w:p w14:paraId="3E0A363C"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Potentialekort målepunkter</w:t>
            </w:r>
          </w:p>
        </w:tc>
        <w:tc>
          <w:tcPr>
            <w:tcW w:w="482" w:type="dxa"/>
            <w:tcBorders>
              <w:top w:val="nil"/>
              <w:left w:val="nil"/>
              <w:bottom w:val="single" w:sz="4" w:space="0" w:color="auto"/>
              <w:right w:val="single" w:sz="4" w:space="0" w:color="auto"/>
            </w:tcBorders>
            <w:shd w:val="clear" w:color="auto" w:fill="auto"/>
            <w:noWrap/>
            <w:vAlign w:val="bottom"/>
            <w:hideMark/>
          </w:tcPr>
          <w:p w14:paraId="28CF7AA8"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3AA15739"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t_6001_pot_m</w:t>
            </w:r>
          </w:p>
        </w:tc>
      </w:tr>
      <w:tr w:rsidR="00CB4BEB" w:rsidRPr="004C7398" w14:paraId="22FD53FA" w14:textId="77777777" w:rsidTr="003C0924">
        <w:tc>
          <w:tcPr>
            <w:tcW w:w="148" w:type="dxa"/>
            <w:tcBorders>
              <w:top w:val="nil"/>
              <w:right w:val="single" w:sz="4" w:space="0" w:color="auto"/>
            </w:tcBorders>
            <w:shd w:val="clear" w:color="auto" w:fill="auto"/>
          </w:tcPr>
          <w:p w14:paraId="2C73DD5F"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4004B7E"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5002</w:t>
            </w:r>
          </w:p>
        </w:tc>
        <w:tc>
          <w:tcPr>
            <w:tcW w:w="1990" w:type="dxa"/>
            <w:tcBorders>
              <w:top w:val="nil"/>
              <w:left w:val="nil"/>
              <w:bottom w:val="single" w:sz="4" w:space="0" w:color="auto"/>
              <w:right w:val="single" w:sz="4" w:space="0" w:color="auto"/>
            </w:tcBorders>
            <w:shd w:val="clear" w:color="auto" w:fill="auto"/>
            <w:noWrap/>
            <w:vAlign w:val="bottom"/>
            <w:hideMark/>
          </w:tcPr>
          <w:p w14:paraId="4A5D13A3" w14:textId="77777777" w:rsidR="00CB4BEB" w:rsidRPr="004C7398" w:rsidRDefault="00CB4BEB" w:rsidP="003C0924">
            <w:pPr>
              <w:rPr>
                <w:rFonts w:ascii="Trebuchet MS" w:hAnsi="Trebuchet MS"/>
                <w:color w:val="000000"/>
                <w:sz w:val="13"/>
                <w:szCs w:val="13"/>
              </w:rPr>
            </w:pPr>
            <w:proofErr w:type="spellStart"/>
            <w:r w:rsidRPr="004C7398">
              <w:rPr>
                <w:rFonts w:ascii="Trebuchet MS" w:hAnsi="Trebuchet MS"/>
                <w:color w:val="000000"/>
                <w:sz w:val="13"/>
                <w:szCs w:val="13"/>
              </w:rPr>
              <w:t>Faunaspæring</w:t>
            </w:r>
            <w:proofErr w:type="spellEnd"/>
          </w:p>
        </w:tc>
        <w:tc>
          <w:tcPr>
            <w:tcW w:w="875" w:type="dxa"/>
            <w:tcBorders>
              <w:top w:val="nil"/>
              <w:left w:val="nil"/>
              <w:bottom w:val="single" w:sz="4" w:space="0" w:color="auto"/>
              <w:right w:val="single" w:sz="4" w:space="0" w:color="auto"/>
            </w:tcBorders>
            <w:shd w:val="clear" w:color="auto" w:fill="auto"/>
            <w:noWrap/>
            <w:vAlign w:val="bottom"/>
            <w:hideMark/>
          </w:tcPr>
          <w:p w14:paraId="6FC73F96"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49DF427F"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t_5002_faunasp</w:t>
            </w:r>
          </w:p>
        </w:tc>
        <w:tc>
          <w:tcPr>
            <w:tcW w:w="160" w:type="dxa"/>
            <w:tcBorders>
              <w:top w:val="nil"/>
              <w:left w:val="nil"/>
              <w:bottom w:val="nil"/>
              <w:right w:val="nil"/>
            </w:tcBorders>
            <w:shd w:val="clear" w:color="auto" w:fill="auto"/>
            <w:noWrap/>
            <w:vAlign w:val="bottom"/>
            <w:hideMark/>
          </w:tcPr>
          <w:p w14:paraId="1506D649"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42576152"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5602</w:t>
            </w:r>
          </w:p>
        </w:tc>
        <w:tc>
          <w:tcPr>
            <w:tcW w:w="2396" w:type="dxa"/>
            <w:tcBorders>
              <w:top w:val="nil"/>
              <w:left w:val="nil"/>
              <w:bottom w:val="single" w:sz="4" w:space="0" w:color="auto"/>
              <w:right w:val="single" w:sz="4" w:space="0" w:color="auto"/>
            </w:tcBorders>
            <w:shd w:val="clear" w:color="auto" w:fill="auto"/>
            <w:noWrap/>
            <w:vAlign w:val="bottom"/>
            <w:hideMark/>
          </w:tcPr>
          <w:p w14:paraId="2D3D6679"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P-zoner</w:t>
            </w:r>
          </w:p>
        </w:tc>
        <w:tc>
          <w:tcPr>
            <w:tcW w:w="1330" w:type="dxa"/>
            <w:tcBorders>
              <w:top w:val="nil"/>
              <w:left w:val="nil"/>
              <w:bottom w:val="single" w:sz="4" w:space="0" w:color="auto"/>
              <w:right w:val="single" w:sz="4" w:space="0" w:color="auto"/>
            </w:tcBorders>
            <w:shd w:val="clear" w:color="auto" w:fill="auto"/>
            <w:noWrap/>
            <w:vAlign w:val="bottom"/>
            <w:hideMark/>
          </w:tcPr>
          <w:p w14:paraId="27910813"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01EF8BC3"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t_5602_p_zoner</w:t>
            </w:r>
          </w:p>
        </w:tc>
        <w:tc>
          <w:tcPr>
            <w:tcW w:w="233" w:type="dxa"/>
            <w:tcBorders>
              <w:top w:val="nil"/>
              <w:left w:val="nil"/>
              <w:bottom w:val="nil"/>
              <w:right w:val="nil"/>
            </w:tcBorders>
            <w:shd w:val="clear" w:color="auto" w:fill="auto"/>
            <w:noWrap/>
            <w:vAlign w:val="bottom"/>
            <w:hideMark/>
          </w:tcPr>
          <w:p w14:paraId="5DD1568F"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42F297E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6002</w:t>
            </w:r>
          </w:p>
        </w:tc>
        <w:tc>
          <w:tcPr>
            <w:tcW w:w="2130" w:type="dxa"/>
            <w:tcBorders>
              <w:top w:val="nil"/>
              <w:left w:val="nil"/>
              <w:bottom w:val="single" w:sz="4" w:space="0" w:color="auto"/>
              <w:right w:val="single" w:sz="4" w:space="0" w:color="auto"/>
            </w:tcBorders>
            <w:shd w:val="clear" w:color="auto" w:fill="auto"/>
            <w:noWrap/>
            <w:vAlign w:val="bottom"/>
            <w:hideMark/>
          </w:tcPr>
          <w:p w14:paraId="6FBB1FC2"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Indvindingsopland</w:t>
            </w:r>
          </w:p>
        </w:tc>
        <w:tc>
          <w:tcPr>
            <w:tcW w:w="482" w:type="dxa"/>
            <w:tcBorders>
              <w:top w:val="nil"/>
              <w:left w:val="nil"/>
              <w:bottom w:val="single" w:sz="4" w:space="0" w:color="auto"/>
              <w:right w:val="single" w:sz="4" w:space="0" w:color="auto"/>
            </w:tcBorders>
            <w:shd w:val="clear" w:color="auto" w:fill="auto"/>
            <w:noWrap/>
            <w:vAlign w:val="bottom"/>
            <w:hideMark/>
          </w:tcPr>
          <w:p w14:paraId="78BE4C4F"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37827633"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t_6002_indv</w:t>
            </w:r>
          </w:p>
        </w:tc>
      </w:tr>
      <w:tr w:rsidR="00CB4BEB" w:rsidRPr="004C7398" w14:paraId="31BB0122" w14:textId="77777777" w:rsidTr="003C0924">
        <w:tc>
          <w:tcPr>
            <w:tcW w:w="148" w:type="dxa"/>
            <w:tcBorders>
              <w:top w:val="nil"/>
              <w:right w:val="single" w:sz="4" w:space="0" w:color="auto"/>
            </w:tcBorders>
            <w:shd w:val="clear" w:color="auto" w:fill="auto"/>
          </w:tcPr>
          <w:p w14:paraId="6B8B624D"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5D4724E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5003</w:t>
            </w:r>
          </w:p>
        </w:tc>
        <w:tc>
          <w:tcPr>
            <w:tcW w:w="1990" w:type="dxa"/>
            <w:tcBorders>
              <w:top w:val="nil"/>
              <w:left w:val="nil"/>
              <w:bottom w:val="single" w:sz="4" w:space="0" w:color="auto"/>
              <w:right w:val="single" w:sz="4" w:space="0" w:color="auto"/>
            </w:tcBorders>
            <w:shd w:val="clear" w:color="auto" w:fill="auto"/>
            <w:noWrap/>
            <w:vAlign w:val="bottom"/>
            <w:hideMark/>
          </w:tcPr>
          <w:p w14:paraId="0D6062CE"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Drænledning</w:t>
            </w:r>
          </w:p>
        </w:tc>
        <w:tc>
          <w:tcPr>
            <w:tcW w:w="875" w:type="dxa"/>
            <w:tcBorders>
              <w:top w:val="nil"/>
              <w:left w:val="nil"/>
              <w:bottom w:val="single" w:sz="4" w:space="0" w:color="auto"/>
              <w:right w:val="single" w:sz="4" w:space="0" w:color="auto"/>
            </w:tcBorders>
            <w:shd w:val="clear" w:color="auto" w:fill="auto"/>
            <w:noWrap/>
            <w:vAlign w:val="bottom"/>
            <w:hideMark/>
          </w:tcPr>
          <w:p w14:paraId="45BB2FF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L</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392CA466"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t_5003_draenledn</w:t>
            </w:r>
          </w:p>
        </w:tc>
        <w:tc>
          <w:tcPr>
            <w:tcW w:w="160" w:type="dxa"/>
            <w:tcBorders>
              <w:top w:val="nil"/>
              <w:left w:val="nil"/>
              <w:bottom w:val="nil"/>
              <w:right w:val="nil"/>
            </w:tcBorders>
            <w:shd w:val="clear" w:color="auto" w:fill="auto"/>
            <w:noWrap/>
            <w:vAlign w:val="bottom"/>
            <w:hideMark/>
          </w:tcPr>
          <w:p w14:paraId="00ABAC55"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54FEF319"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5603</w:t>
            </w:r>
          </w:p>
        </w:tc>
        <w:tc>
          <w:tcPr>
            <w:tcW w:w="2396" w:type="dxa"/>
            <w:tcBorders>
              <w:top w:val="nil"/>
              <w:left w:val="nil"/>
              <w:bottom w:val="single" w:sz="4" w:space="0" w:color="auto"/>
              <w:right w:val="single" w:sz="4" w:space="0" w:color="auto"/>
            </w:tcBorders>
            <w:shd w:val="clear" w:color="auto" w:fill="auto"/>
            <w:noWrap/>
            <w:vAlign w:val="bottom"/>
            <w:hideMark/>
          </w:tcPr>
          <w:p w14:paraId="53C0E51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Hastighedszone</w:t>
            </w:r>
          </w:p>
        </w:tc>
        <w:tc>
          <w:tcPr>
            <w:tcW w:w="1330" w:type="dxa"/>
            <w:tcBorders>
              <w:top w:val="nil"/>
              <w:left w:val="nil"/>
              <w:bottom w:val="single" w:sz="4" w:space="0" w:color="auto"/>
              <w:right w:val="single" w:sz="4" w:space="0" w:color="auto"/>
            </w:tcBorders>
            <w:shd w:val="clear" w:color="auto" w:fill="auto"/>
            <w:noWrap/>
            <w:vAlign w:val="bottom"/>
            <w:hideMark/>
          </w:tcPr>
          <w:p w14:paraId="2A2194F3"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655BEFD6"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t_5603_hasti_zone</w:t>
            </w:r>
          </w:p>
        </w:tc>
        <w:tc>
          <w:tcPr>
            <w:tcW w:w="233" w:type="dxa"/>
            <w:tcBorders>
              <w:top w:val="nil"/>
              <w:left w:val="nil"/>
              <w:bottom w:val="nil"/>
              <w:right w:val="nil"/>
            </w:tcBorders>
            <w:shd w:val="clear" w:color="auto" w:fill="auto"/>
            <w:noWrap/>
            <w:vAlign w:val="bottom"/>
            <w:hideMark/>
          </w:tcPr>
          <w:p w14:paraId="130CE27A"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0590DDA"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6003</w:t>
            </w:r>
          </w:p>
        </w:tc>
        <w:tc>
          <w:tcPr>
            <w:tcW w:w="2130" w:type="dxa"/>
            <w:tcBorders>
              <w:top w:val="nil"/>
              <w:left w:val="nil"/>
              <w:bottom w:val="single" w:sz="4" w:space="0" w:color="auto"/>
              <w:right w:val="single" w:sz="4" w:space="0" w:color="auto"/>
            </w:tcBorders>
            <w:shd w:val="clear" w:color="auto" w:fill="auto"/>
            <w:noWrap/>
            <w:vAlign w:val="bottom"/>
            <w:hideMark/>
          </w:tcPr>
          <w:p w14:paraId="2375527E"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Beskyttelseszone</w:t>
            </w:r>
          </w:p>
        </w:tc>
        <w:tc>
          <w:tcPr>
            <w:tcW w:w="482" w:type="dxa"/>
            <w:tcBorders>
              <w:top w:val="nil"/>
              <w:left w:val="nil"/>
              <w:bottom w:val="single" w:sz="4" w:space="0" w:color="auto"/>
              <w:right w:val="single" w:sz="4" w:space="0" w:color="auto"/>
            </w:tcBorders>
            <w:shd w:val="clear" w:color="auto" w:fill="auto"/>
            <w:noWrap/>
            <w:vAlign w:val="bottom"/>
            <w:hideMark/>
          </w:tcPr>
          <w:p w14:paraId="66EA6DA2"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4A7CD31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t_6003_besk_zone</w:t>
            </w:r>
          </w:p>
        </w:tc>
      </w:tr>
      <w:tr w:rsidR="00CB4BEB" w:rsidRPr="004C7398" w14:paraId="3A615064" w14:textId="77777777" w:rsidTr="003C0924">
        <w:tc>
          <w:tcPr>
            <w:tcW w:w="148" w:type="dxa"/>
            <w:tcBorders>
              <w:top w:val="nil"/>
              <w:right w:val="single" w:sz="4" w:space="0" w:color="auto"/>
            </w:tcBorders>
            <w:shd w:val="clear" w:color="auto" w:fill="auto"/>
          </w:tcPr>
          <w:p w14:paraId="6E273EC7"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2A058CB"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5004</w:t>
            </w:r>
          </w:p>
        </w:tc>
        <w:tc>
          <w:tcPr>
            <w:tcW w:w="1990" w:type="dxa"/>
            <w:tcBorders>
              <w:top w:val="nil"/>
              <w:left w:val="nil"/>
              <w:bottom w:val="single" w:sz="4" w:space="0" w:color="auto"/>
              <w:right w:val="single" w:sz="4" w:space="0" w:color="auto"/>
            </w:tcBorders>
            <w:shd w:val="clear" w:color="auto" w:fill="auto"/>
            <w:noWrap/>
            <w:vAlign w:val="bottom"/>
            <w:hideMark/>
          </w:tcPr>
          <w:p w14:paraId="0C7B515F"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Drænområde</w:t>
            </w:r>
          </w:p>
        </w:tc>
        <w:tc>
          <w:tcPr>
            <w:tcW w:w="875" w:type="dxa"/>
            <w:tcBorders>
              <w:top w:val="nil"/>
              <w:left w:val="nil"/>
              <w:bottom w:val="single" w:sz="4" w:space="0" w:color="auto"/>
              <w:right w:val="single" w:sz="4" w:space="0" w:color="auto"/>
            </w:tcBorders>
            <w:shd w:val="clear" w:color="auto" w:fill="auto"/>
            <w:noWrap/>
            <w:vAlign w:val="bottom"/>
            <w:hideMark/>
          </w:tcPr>
          <w:p w14:paraId="71ED5318"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3899B8A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t_5004_draenomr</w:t>
            </w:r>
          </w:p>
        </w:tc>
        <w:tc>
          <w:tcPr>
            <w:tcW w:w="160" w:type="dxa"/>
            <w:tcBorders>
              <w:top w:val="nil"/>
              <w:left w:val="nil"/>
              <w:bottom w:val="nil"/>
              <w:right w:val="nil"/>
            </w:tcBorders>
            <w:shd w:val="clear" w:color="auto" w:fill="auto"/>
            <w:noWrap/>
            <w:vAlign w:val="bottom"/>
            <w:hideMark/>
          </w:tcPr>
          <w:p w14:paraId="7C4DBF19"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4DA91984"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5604</w:t>
            </w:r>
          </w:p>
        </w:tc>
        <w:tc>
          <w:tcPr>
            <w:tcW w:w="2396" w:type="dxa"/>
            <w:tcBorders>
              <w:top w:val="nil"/>
              <w:left w:val="nil"/>
              <w:bottom w:val="single" w:sz="4" w:space="0" w:color="auto"/>
              <w:right w:val="single" w:sz="4" w:space="0" w:color="auto"/>
            </w:tcBorders>
            <w:shd w:val="clear" w:color="auto" w:fill="auto"/>
            <w:noWrap/>
            <w:vAlign w:val="bottom"/>
            <w:hideMark/>
          </w:tcPr>
          <w:p w14:paraId="6B44CB78"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Kørselsregulering</w:t>
            </w:r>
          </w:p>
        </w:tc>
        <w:tc>
          <w:tcPr>
            <w:tcW w:w="1330" w:type="dxa"/>
            <w:tcBorders>
              <w:top w:val="nil"/>
              <w:left w:val="nil"/>
              <w:bottom w:val="single" w:sz="4" w:space="0" w:color="auto"/>
              <w:right w:val="single" w:sz="4" w:space="0" w:color="auto"/>
            </w:tcBorders>
            <w:shd w:val="clear" w:color="auto" w:fill="auto"/>
            <w:noWrap/>
            <w:vAlign w:val="bottom"/>
            <w:hideMark/>
          </w:tcPr>
          <w:p w14:paraId="493EB7B9"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L</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061B1B3D"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t_5604_koer_begr</w:t>
            </w:r>
          </w:p>
        </w:tc>
        <w:tc>
          <w:tcPr>
            <w:tcW w:w="233" w:type="dxa"/>
            <w:tcBorders>
              <w:top w:val="nil"/>
              <w:left w:val="nil"/>
              <w:bottom w:val="nil"/>
              <w:right w:val="nil"/>
            </w:tcBorders>
            <w:shd w:val="clear" w:color="auto" w:fill="auto"/>
            <w:noWrap/>
            <w:vAlign w:val="bottom"/>
            <w:hideMark/>
          </w:tcPr>
          <w:p w14:paraId="58F09D45"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21CE3D0E"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6004</w:t>
            </w:r>
          </w:p>
        </w:tc>
        <w:tc>
          <w:tcPr>
            <w:tcW w:w="2130" w:type="dxa"/>
            <w:tcBorders>
              <w:top w:val="nil"/>
              <w:left w:val="nil"/>
              <w:bottom w:val="single" w:sz="4" w:space="0" w:color="auto"/>
              <w:right w:val="single" w:sz="4" w:space="0" w:color="auto"/>
            </w:tcBorders>
            <w:shd w:val="clear" w:color="auto" w:fill="auto"/>
            <w:noWrap/>
            <w:vAlign w:val="bottom"/>
            <w:hideMark/>
          </w:tcPr>
          <w:p w14:paraId="00090587" w14:textId="77777777" w:rsidR="00CB4BEB" w:rsidRPr="004C7398" w:rsidRDefault="00CB4BEB" w:rsidP="003C0924">
            <w:pPr>
              <w:rPr>
                <w:rFonts w:ascii="Trebuchet MS" w:hAnsi="Trebuchet MS"/>
                <w:color w:val="000000"/>
                <w:sz w:val="13"/>
                <w:szCs w:val="13"/>
              </w:rPr>
            </w:pPr>
            <w:proofErr w:type="spellStart"/>
            <w:r w:rsidRPr="004C7398">
              <w:rPr>
                <w:rFonts w:ascii="Trebuchet MS" w:hAnsi="Trebuchet MS"/>
                <w:color w:val="000000"/>
                <w:sz w:val="13"/>
                <w:szCs w:val="13"/>
              </w:rPr>
              <w:t>Vandværksforsyningsomr</w:t>
            </w:r>
            <w:proofErr w:type="spellEnd"/>
          </w:p>
        </w:tc>
        <w:tc>
          <w:tcPr>
            <w:tcW w:w="482" w:type="dxa"/>
            <w:tcBorders>
              <w:top w:val="nil"/>
              <w:left w:val="nil"/>
              <w:bottom w:val="single" w:sz="4" w:space="0" w:color="auto"/>
              <w:right w:val="single" w:sz="4" w:space="0" w:color="auto"/>
            </w:tcBorders>
            <w:shd w:val="clear" w:color="auto" w:fill="auto"/>
            <w:noWrap/>
            <w:vAlign w:val="bottom"/>
            <w:hideMark/>
          </w:tcPr>
          <w:p w14:paraId="7525AB6F"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412EC5A6"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t_6004_vandv_fs</w:t>
            </w:r>
          </w:p>
        </w:tc>
      </w:tr>
      <w:tr w:rsidR="00CB4BEB" w:rsidRPr="004C7398" w14:paraId="65801EA3" w14:textId="77777777" w:rsidTr="003C0924">
        <w:tc>
          <w:tcPr>
            <w:tcW w:w="148" w:type="dxa"/>
            <w:tcBorders>
              <w:top w:val="nil"/>
              <w:right w:val="single" w:sz="4" w:space="0" w:color="auto"/>
            </w:tcBorders>
            <w:shd w:val="clear" w:color="auto" w:fill="auto"/>
          </w:tcPr>
          <w:p w14:paraId="4255D310"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18ED245"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5005</w:t>
            </w:r>
          </w:p>
        </w:tc>
        <w:tc>
          <w:tcPr>
            <w:tcW w:w="1990" w:type="dxa"/>
            <w:tcBorders>
              <w:top w:val="nil"/>
              <w:left w:val="nil"/>
              <w:bottom w:val="single" w:sz="4" w:space="0" w:color="auto"/>
              <w:right w:val="single" w:sz="4" w:space="0" w:color="auto"/>
            </w:tcBorders>
            <w:shd w:val="clear" w:color="auto" w:fill="auto"/>
            <w:noWrap/>
            <w:vAlign w:val="bottom"/>
            <w:hideMark/>
          </w:tcPr>
          <w:p w14:paraId="0F258985"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Sø</w:t>
            </w:r>
          </w:p>
        </w:tc>
        <w:tc>
          <w:tcPr>
            <w:tcW w:w="875" w:type="dxa"/>
            <w:tcBorders>
              <w:top w:val="nil"/>
              <w:left w:val="nil"/>
              <w:bottom w:val="single" w:sz="4" w:space="0" w:color="auto"/>
              <w:right w:val="single" w:sz="4" w:space="0" w:color="auto"/>
            </w:tcBorders>
            <w:shd w:val="clear" w:color="auto" w:fill="auto"/>
            <w:noWrap/>
            <w:vAlign w:val="bottom"/>
            <w:hideMark/>
          </w:tcPr>
          <w:p w14:paraId="2E196EE3"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20BFBD74"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t_5005_soe</w:t>
            </w:r>
          </w:p>
        </w:tc>
        <w:tc>
          <w:tcPr>
            <w:tcW w:w="160" w:type="dxa"/>
            <w:tcBorders>
              <w:top w:val="nil"/>
              <w:left w:val="nil"/>
              <w:bottom w:val="nil"/>
              <w:right w:val="nil"/>
            </w:tcBorders>
            <w:shd w:val="clear" w:color="auto" w:fill="auto"/>
            <w:noWrap/>
            <w:vAlign w:val="bottom"/>
            <w:hideMark/>
          </w:tcPr>
          <w:p w14:paraId="76D3CD73"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367DAB77"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5605</w:t>
            </w:r>
          </w:p>
        </w:tc>
        <w:tc>
          <w:tcPr>
            <w:tcW w:w="2396" w:type="dxa"/>
            <w:tcBorders>
              <w:top w:val="nil"/>
              <w:left w:val="nil"/>
              <w:bottom w:val="single" w:sz="4" w:space="0" w:color="auto"/>
              <w:right w:val="single" w:sz="4" w:space="0" w:color="auto"/>
            </w:tcBorders>
            <w:shd w:val="clear" w:color="auto" w:fill="auto"/>
            <w:noWrap/>
            <w:vAlign w:val="bottom"/>
            <w:hideMark/>
          </w:tcPr>
          <w:p w14:paraId="0E27C348"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Vejbyggelinje</w:t>
            </w:r>
          </w:p>
        </w:tc>
        <w:tc>
          <w:tcPr>
            <w:tcW w:w="1330" w:type="dxa"/>
            <w:tcBorders>
              <w:top w:val="nil"/>
              <w:left w:val="nil"/>
              <w:bottom w:val="single" w:sz="4" w:space="0" w:color="auto"/>
              <w:right w:val="single" w:sz="4" w:space="0" w:color="auto"/>
            </w:tcBorders>
            <w:shd w:val="clear" w:color="auto" w:fill="auto"/>
            <w:noWrap/>
            <w:vAlign w:val="bottom"/>
            <w:hideMark/>
          </w:tcPr>
          <w:p w14:paraId="267B6CD6"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680B12C0"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t_5605_vejbyggel</w:t>
            </w:r>
          </w:p>
        </w:tc>
        <w:tc>
          <w:tcPr>
            <w:tcW w:w="233" w:type="dxa"/>
            <w:tcBorders>
              <w:top w:val="nil"/>
              <w:left w:val="nil"/>
              <w:bottom w:val="nil"/>
              <w:right w:val="nil"/>
            </w:tcBorders>
            <w:shd w:val="clear" w:color="auto" w:fill="auto"/>
            <w:noWrap/>
            <w:vAlign w:val="bottom"/>
            <w:hideMark/>
          </w:tcPr>
          <w:p w14:paraId="0BDB34C2"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nil"/>
            </w:tcBorders>
            <w:shd w:val="clear" w:color="auto" w:fill="auto"/>
            <w:noWrap/>
            <w:vAlign w:val="bottom"/>
            <w:hideMark/>
          </w:tcPr>
          <w:p w14:paraId="7383A441" w14:textId="77777777" w:rsidR="00CB4BEB" w:rsidRPr="00DB6189" w:rsidRDefault="00CB4BEB" w:rsidP="003C0924">
            <w:pPr>
              <w:jc w:val="center"/>
              <w:rPr>
                <w:rFonts w:ascii="Trebuchet MS" w:hAnsi="Trebuchet MS"/>
                <w:i/>
                <w:color w:val="A6A6A6"/>
                <w:sz w:val="13"/>
                <w:szCs w:val="13"/>
              </w:rPr>
            </w:pPr>
            <w:r w:rsidRPr="00DB6189">
              <w:rPr>
                <w:rFonts w:ascii="Trebuchet MS" w:hAnsi="Trebuchet MS"/>
                <w:i/>
                <w:color w:val="A6A6A6"/>
                <w:sz w:val="13"/>
                <w:szCs w:val="13"/>
              </w:rPr>
              <w:t>6005</w:t>
            </w:r>
          </w:p>
        </w:tc>
        <w:tc>
          <w:tcPr>
            <w:tcW w:w="2130" w:type="dxa"/>
            <w:tcBorders>
              <w:top w:val="nil"/>
              <w:left w:val="single" w:sz="4" w:space="0" w:color="auto"/>
              <w:bottom w:val="single" w:sz="4" w:space="0" w:color="auto"/>
              <w:right w:val="nil"/>
            </w:tcBorders>
            <w:shd w:val="clear" w:color="auto" w:fill="auto"/>
            <w:noWrap/>
            <w:vAlign w:val="bottom"/>
            <w:hideMark/>
          </w:tcPr>
          <w:p w14:paraId="1C415125" w14:textId="77777777" w:rsidR="00CB4BEB" w:rsidRPr="0081400D" w:rsidRDefault="00CB4BEB" w:rsidP="003C0924">
            <w:pPr>
              <w:rPr>
                <w:rFonts w:ascii="Trebuchet MS" w:hAnsi="Trebuchet MS"/>
                <w:i/>
                <w:color w:val="A6A6A6"/>
                <w:sz w:val="13"/>
                <w:szCs w:val="13"/>
              </w:rPr>
            </w:pPr>
            <w:r w:rsidRPr="0081400D">
              <w:rPr>
                <w:rFonts w:ascii="Trebuchet MS" w:hAnsi="Trebuchet MS"/>
                <w:i/>
                <w:color w:val="A6A6A6"/>
                <w:sz w:val="13"/>
                <w:szCs w:val="13"/>
              </w:rPr>
              <w:t>Ledningsnet vandværk - udgået</w:t>
            </w:r>
          </w:p>
        </w:tc>
        <w:tc>
          <w:tcPr>
            <w:tcW w:w="482" w:type="dxa"/>
            <w:tcBorders>
              <w:top w:val="nil"/>
              <w:left w:val="nil"/>
              <w:bottom w:val="single" w:sz="4" w:space="0" w:color="auto"/>
              <w:right w:val="single" w:sz="4" w:space="0" w:color="auto"/>
            </w:tcBorders>
            <w:shd w:val="clear" w:color="auto" w:fill="auto"/>
            <w:noWrap/>
            <w:vAlign w:val="bottom"/>
            <w:hideMark/>
          </w:tcPr>
          <w:p w14:paraId="10D2B1EA" w14:textId="77777777" w:rsidR="00CB4BEB" w:rsidRPr="0081400D" w:rsidRDefault="00CB4BEB" w:rsidP="003C0924">
            <w:pPr>
              <w:jc w:val="center"/>
              <w:rPr>
                <w:rFonts w:ascii="Trebuchet MS" w:hAnsi="Trebuchet MS"/>
                <w:i/>
                <w:color w:val="A6A6A6"/>
                <w:sz w:val="13"/>
                <w:szCs w:val="13"/>
              </w:rPr>
            </w:pPr>
            <w:r w:rsidRPr="0081400D">
              <w:rPr>
                <w:rFonts w:ascii="Trebuchet MS" w:hAnsi="Trebuchet MS"/>
                <w:i/>
                <w:color w:val="A6A6A6"/>
                <w:sz w:val="13"/>
                <w:szCs w:val="13"/>
              </w:rPr>
              <w:t>(2.3) </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7E001DB2" w14:textId="77777777" w:rsidR="00CB4BEB" w:rsidRPr="00DB6189" w:rsidRDefault="00CB4BEB" w:rsidP="003C0924">
            <w:pPr>
              <w:rPr>
                <w:rFonts w:ascii="Trebuchet MS" w:hAnsi="Trebuchet MS"/>
                <w:i/>
                <w:color w:val="A6A6A6"/>
                <w:sz w:val="13"/>
                <w:szCs w:val="13"/>
              </w:rPr>
            </w:pPr>
            <w:r w:rsidRPr="00DB6189">
              <w:rPr>
                <w:rFonts w:ascii="Trebuchet MS" w:hAnsi="Trebuchet MS"/>
                <w:i/>
                <w:color w:val="A6A6A6"/>
                <w:sz w:val="13"/>
                <w:szCs w:val="13"/>
              </w:rPr>
              <w:t>t_6005_ledn_vand</w:t>
            </w:r>
          </w:p>
        </w:tc>
      </w:tr>
      <w:tr w:rsidR="00CB4BEB" w:rsidRPr="004C7398" w14:paraId="6F02B5C1" w14:textId="77777777" w:rsidTr="003C0924">
        <w:tc>
          <w:tcPr>
            <w:tcW w:w="148" w:type="dxa"/>
            <w:tcBorders>
              <w:top w:val="nil"/>
              <w:right w:val="single" w:sz="4" w:space="0" w:color="auto"/>
            </w:tcBorders>
            <w:shd w:val="clear" w:color="auto" w:fill="auto"/>
          </w:tcPr>
          <w:p w14:paraId="7F243F7C"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2CA463F2"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5006</w:t>
            </w:r>
          </w:p>
        </w:tc>
        <w:tc>
          <w:tcPr>
            <w:tcW w:w="1990" w:type="dxa"/>
            <w:tcBorders>
              <w:top w:val="nil"/>
              <w:left w:val="nil"/>
              <w:bottom w:val="single" w:sz="4" w:space="0" w:color="auto"/>
              <w:right w:val="single" w:sz="4" w:space="0" w:color="auto"/>
            </w:tcBorders>
            <w:shd w:val="clear" w:color="auto" w:fill="auto"/>
            <w:noWrap/>
            <w:vAlign w:val="bottom"/>
            <w:hideMark/>
          </w:tcPr>
          <w:p w14:paraId="399B03F8"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Dybdekurver</w:t>
            </w:r>
          </w:p>
        </w:tc>
        <w:tc>
          <w:tcPr>
            <w:tcW w:w="875" w:type="dxa"/>
            <w:tcBorders>
              <w:top w:val="nil"/>
              <w:left w:val="nil"/>
              <w:bottom w:val="single" w:sz="4" w:space="0" w:color="auto"/>
              <w:right w:val="single" w:sz="4" w:space="0" w:color="auto"/>
            </w:tcBorders>
            <w:shd w:val="clear" w:color="auto" w:fill="auto"/>
            <w:noWrap/>
            <w:vAlign w:val="bottom"/>
            <w:hideMark/>
          </w:tcPr>
          <w:p w14:paraId="0AF41EC2"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524CADE6"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t_5006_dybdekurv</w:t>
            </w:r>
          </w:p>
        </w:tc>
        <w:tc>
          <w:tcPr>
            <w:tcW w:w="160" w:type="dxa"/>
            <w:tcBorders>
              <w:top w:val="nil"/>
              <w:left w:val="nil"/>
              <w:bottom w:val="nil"/>
              <w:right w:val="nil"/>
            </w:tcBorders>
            <w:shd w:val="clear" w:color="auto" w:fill="auto"/>
            <w:noWrap/>
            <w:vAlign w:val="bottom"/>
            <w:hideMark/>
          </w:tcPr>
          <w:p w14:paraId="62B83DF3"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512D749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5606</w:t>
            </w:r>
          </w:p>
        </w:tc>
        <w:tc>
          <w:tcPr>
            <w:tcW w:w="2396" w:type="dxa"/>
            <w:tcBorders>
              <w:top w:val="nil"/>
              <w:left w:val="nil"/>
              <w:bottom w:val="single" w:sz="4" w:space="0" w:color="auto"/>
              <w:right w:val="single" w:sz="4" w:space="0" w:color="auto"/>
            </w:tcBorders>
            <w:shd w:val="clear" w:color="auto" w:fill="auto"/>
            <w:noWrap/>
            <w:vAlign w:val="bottom"/>
            <w:hideMark/>
          </w:tcPr>
          <w:p w14:paraId="57DF5CA3"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Vejinventar</w:t>
            </w:r>
          </w:p>
        </w:tc>
        <w:tc>
          <w:tcPr>
            <w:tcW w:w="1330" w:type="dxa"/>
            <w:tcBorders>
              <w:top w:val="nil"/>
              <w:left w:val="nil"/>
              <w:bottom w:val="single" w:sz="4" w:space="0" w:color="auto"/>
              <w:right w:val="single" w:sz="4" w:space="0" w:color="auto"/>
            </w:tcBorders>
            <w:shd w:val="clear" w:color="auto" w:fill="auto"/>
            <w:noWrap/>
            <w:vAlign w:val="bottom"/>
            <w:hideMark/>
          </w:tcPr>
          <w:p w14:paraId="2EF1BC7F"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0AD9217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t_5606_vejinv</w:t>
            </w:r>
          </w:p>
        </w:tc>
        <w:tc>
          <w:tcPr>
            <w:tcW w:w="233" w:type="dxa"/>
            <w:tcBorders>
              <w:top w:val="nil"/>
              <w:left w:val="nil"/>
              <w:bottom w:val="nil"/>
              <w:right w:val="nil"/>
            </w:tcBorders>
            <w:shd w:val="clear" w:color="auto" w:fill="auto"/>
            <w:noWrap/>
            <w:vAlign w:val="bottom"/>
            <w:hideMark/>
          </w:tcPr>
          <w:p w14:paraId="46E59717"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0E2246B"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6006</w:t>
            </w:r>
          </w:p>
        </w:tc>
        <w:tc>
          <w:tcPr>
            <w:tcW w:w="2130" w:type="dxa"/>
            <w:tcBorders>
              <w:top w:val="nil"/>
              <w:left w:val="nil"/>
              <w:bottom w:val="single" w:sz="4" w:space="0" w:color="auto"/>
              <w:right w:val="single" w:sz="4" w:space="0" w:color="auto"/>
            </w:tcBorders>
            <w:shd w:val="clear" w:color="auto" w:fill="auto"/>
            <w:noWrap/>
            <w:vAlign w:val="bottom"/>
            <w:hideMark/>
          </w:tcPr>
          <w:p w14:paraId="2E9C1F9F"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Grundvandsdannende </w:t>
            </w:r>
            <w:proofErr w:type="spellStart"/>
            <w:r w:rsidRPr="004C7398">
              <w:rPr>
                <w:rFonts w:ascii="Trebuchet MS" w:hAnsi="Trebuchet MS"/>
                <w:color w:val="000000"/>
                <w:sz w:val="13"/>
                <w:szCs w:val="13"/>
              </w:rPr>
              <w:t>Opl</w:t>
            </w:r>
            <w:proofErr w:type="spellEnd"/>
            <w:r w:rsidRPr="004C7398">
              <w:rPr>
                <w:rFonts w:ascii="Trebuchet MS" w:hAnsi="Trebuchet MS"/>
                <w:color w:val="000000"/>
                <w:sz w:val="13"/>
                <w:szCs w:val="13"/>
              </w:rPr>
              <w:t>…</w:t>
            </w:r>
          </w:p>
        </w:tc>
        <w:tc>
          <w:tcPr>
            <w:tcW w:w="482" w:type="dxa"/>
            <w:tcBorders>
              <w:top w:val="nil"/>
              <w:left w:val="nil"/>
              <w:bottom w:val="single" w:sz="4" w:space="0" w:color="auto"/>
              <w:right w:val="single" w:sz="4" w:space="0" w:color="auto"/>
            </w:tcBorders>
            <w:shd w:val="clear" w:color="auto" w:fill="auto"/>
            <w:noWrap/>
            <w:vAlign w:val="bottom"/>
            <w:hideMark/>
          </w:tcPr>
          <w:p w14:paraId="3675EF41"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656857F1"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t_6006_grundv_opl</w:t>
            </w:r>
          </w:p>
        </w:tc>
      </w:tr>
      <w:tr w:rsidR="00CB4BEB" w:rsidRPr="004C7398" w14:paraId="7E9140F7" w14:textId="77777777" w:rsidTr="003C0924">
        <w:tc>
          <w:tcPr>
            <w:tcW w:w="148" w:type="dxa"/>
            <w:tcBorders>
              <w:top w:val="nil"/>
              <w:right w:val="single" w:sz="4" w:space="0" w:color="auto"/>
            </w:tcBorders>
            <w:shd w:val="clear" w:color="auto" w:fill="auto"/>
          </w:tcPr>
          <w:p w14:paraId="56039AF5"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635C8DEE"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5007</w:t>
            </w:r>
          </w:p>
        </w:tc>
        <w:tc>
          <w:tcPr>
            <w:tcW w:w="1990" w:type="dxa"/>
            <w:tcBorders>
              <w:top w:val="nil"/>
              <w:left w:val="nil"/>
              <w:bottom w:val="single" w:sz="4" w:space="0" w:color="auto"/>
              <w:right w:val="single" w:sz="4" w:space="0" w:color="auto"/>
            </w:tcBorders>
            <w:shd w:val="clear" w:color="auto" w:fill="auto"/>
            <w:noWrap/>
            <w:vAlign w:val="bottom"/>
            <w:hideMark/>
          </w:tcPr>
          <w:p w14:paraId="70BDD6FF" w14:textId="77777777" w:rsidR="00CB4BEB" w:rsidRPr="004C7398" w:rsidRDefault="00CB4BEB" w:rsidP="003C0924">
            <w:pPr>
              <w:rPr>
                <w:rFonts w:ascii="Trebuchet MS" w:hAnsi="Trebuchet MS"/>
                <w:color w:val="000000"/>
                <w:sz w:val="13"/>
                <w:szCs w:val="13"/>
              </w:rPr>
            </w:pPr>
            <w:proofErr w:type="spellStart"/>
            <w:r w:rsidRPr="004C7398">
              <w:rPr>
                <w:rFonts w:ascii="Trebuchet MS" w:hAnsi="Trebuchet MS"/>
                <w:color w:val="000000"/>
                <w:sz w:val="13"/>
                <w:szCs w:val="13"/>
              </w:rPr>
              <w:t>Vandløbsoplande</w:t>
            </w:r>
            <w:proofErr w:type="spellEnd"/>
          </w:p>
        </w:tc>
        <w:tc>
          <w:tcPr>
            <w:tcW w:w="875" w:type="dxa"/>
            <w:tcBorders>
              <w:top w:val="nil"/>
              <w:left w:val="nil"/>
              <w:bottom w:val="single" w:sz="4" w:space="0" w:color="auto"/>
              <w:right w:val="single" w:sz="4" w:space="0" w:color="auto"/>
            </w:tcBorders>
            <w:shd w:val="clear" w:color="auto" w:fill="auto"/>
            <w:noWrap/>
            <w:vAlign w:val="bottom"/>
            <w:hideMark/>
          </w:tcPr>
          <w:p w14:paraId="3DEDF849"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6D5AE7E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t_5007_vandl_opl</w:t>
            </w:r>
          </w:p>
        </w:tc>
        <w:tc>
          <w:tcPr>
            <w:tcW w:w="160" w:type="dxa"/>
            <w:tcBorders>
              <w:top w:val="nil"/>
              <w:left w:val="nil"/>
              <w:bottom w:val="nil"/>
              <w:right w:val="nil"/>
            </w:tcBorders>
            <w:shd w:val="clear" w:color="auto" w:fill="auto"/>
            <w:noWrap/>
            <w:vAlign w:val="bottom"/>
            <w:hideMark/>
          </w:tcPr>
          <w:p w14:paraId="537F6B86" w14:textId="77777777" w:rsidR="00CB4BEB" w:rsidRPr="004C7398" w:rsidRDefault="00CB4BEB" w:rsidP="003C0924">
            <w:pPr>
              <w:rPr>
                <w:rFonts w:ascii="Calibri" w:hAnsi="Calibri"/>
                <w:color w:val="000000"/>
              </w:rPr>
            </w:pPr>
          </w:p>
        </w:tc>
        <w:tc>
          <w:tcPr>
            <w:tcW w:w="3406" w:type="dxa"/>
            <w:gridSpan w:val="2"/>
            <w:tcBorders>
              <w:top w:val="single" w:sz="4" w:space="0" w:color="auto"/>
              <w:left w:val="single" w:sz="4" w:space="0" w:color="auto"/>
              <w:bottom w:val="single" w:sz="4" w:space="0" w:color="auto"/>
              <w:right w:val="nil"/>
            </w:tcBorders>
            <w:shd w:val="clear" w:color="000000" w:fill="D9D9D9"/>
            <w:noWrap/>
            <w:vAlign w:val="bottom"/>
            <w:hideMark/>
          </w:tcPr>
          <w:p w14:paraId="5A4CCF04" w14:textId="77777777" w:rsidR="00CB4BEB" w:rsidRPr="004C7398" w:rsidRDefault="00CB4BEB" w:rsidP="003C0924">
            <w:pPr>
              <w:rPr>
                <w:rFonts w:ascii="Trebuchet MS" w:hAnsi="Trebuchet MS"/>
                <w:b/>
                <w:bCs/>
                <w:color w:val="000000"/>
                <w:sz w:val="13"/>
                <w:szCs w:val="13"/>
              </w:rPr>
            </w:pPr>
            <w:r w:rsidRPr="00DB6189">
              <w:rPr>
                <w:rFonts w:ascii="Trebuchet MS" w:hAnsi="Trebuchet MS"/>
                <w:b/>
                <w:bCs/>
                <w:color w:val="000000"/>
                <w:sz w:val="16"/>
                <w:szCs w:val="13"/>
              </w:rPr>
              <w:t>5.8 Administration</w:t>
            </w:r>
          </w:p>
        </w:tc>
        <w:tc>
          <w:tcPr>
            <w:tcW w:w="1330" w:type="dxa"/>
            <w:tcBorders>
              <w:top w:val="nil"/>
              <w:left w:val="nil"/>
              <w:bottom w:val="single" w:sz="4" w:space="0" w:color="auto"/>
              <w:right w:val="nil"/>
            </w:tcBorders>
            <w:shd w:val="clear" w:color="000000" w:fill="D9D9D9"/>
            <w:noWrap/>
            <w:vAlign w:val="bottom"/>
            <w:hideMark/>
          </w:tcPr>
          <w:p w14:paraId="4FAEB667"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 </w:t>
            </w:r>
          </w:p>
        </w:tc>
        <w:tc>
          <w:tcPr>
            <w:tcW w:w="1610" w:type="dxa"/>
            <w:gridSpan w:val="2"/>
            <w:tcBorders>
              <w:top w:val="nil"/>
              <w:left w:val="nil"/>
              <w:bottom w:val="single" w:sz="4" w:space="0" w:color="auto"/>
              <w:right w:val="single" w:sz="4" w:space="0" w:color="auto"/>
            </w:tcBorders>
            <w:shd w:val="clear" w:color="000000" w:fill="D9D9D9"/>
            <w:noWrap/>
            <w:vAlign w:val="bottom"/>
            <w:hideMark/>
          </w:tcPr>
          <w:p w14:paraId="7C98611C"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administration</w:t>
            </w:r>
          </w:p>
        </w:tc>
        <w:tc>
          <w:tcPr>
            <w:tcW w:w="233" w:type="dxa"/>
            <w:tcBorders>
              <w:top w:val="nil"/>
              <w:left w:val="nil"/>
              <w:bottom w:val="nil"/>
              <w:right w:val="nil"/>
            </w:tcBorders>
            <w:shd w:val="clear" w:color="auto" w:fill="auto"/>
            <w:noWrap/>
            <w:vAlign w:val="bottom"/>
            <w:hideMark/>
          </w:tcPr>
          <w:p w14:paraId="7CD26B40"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2F696EA9"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6007</w:t>
            </w:r>
          </w:p>
        </w:tc>
        <w:tc>
          <w:tcPr>
            <w:tcW w:w="2130" w:type="dxa"/>
            <w:tcBorders>
              <w:top w:val="nil"/>
              <w:left w:val="nil"/>
              <w:bottom w:val="single" w:sz="4" w:space="0" w:color="auto"/>
              <w:right w:val="single" w:sz="4" w:space="0" w:color="auto"/>
            </w:tcBorders>
            <w:shd w:val="clear" w:color="auto" w:fill="auto"/>
            <w:noWrap/>
            <w:vAlign w:val="bottom"/>
            <w:hideMark/>
          </w:tcPr>
          <w:p w14:paraId="7AC71F56"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Indsatsområde</w:t>
            </w:r>
          </w:p>
        </w:tc>
        <w:tc>
          <w:tcPr>
            <w:tcW w:w="482" w:type="dxa"/>
            <w:tcBorders>
              <w:top w:val="nil"/>
              <w:left w:val="nil"/>
              <w:bottom w:val="single" w:sz="4" w:space="0" w:color="auto"/>
              <w:right w:val="single" w:sz="4" w:space="0" w:color="auto"/>
            </w:tcBorders>
            <w:shd w:val="clear" w:color="auto" w:fill="auto"/>
            <w:noWrap/>
            <w:vAlign w:val="bottom"/>
            <w:hideMark/>
          </w:tcPr>
          <w:p w14:paraId="440A0D32"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50A900D1"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t_6007_inds_omr</w:t>
            </w:r>
          </w:p>
        </w:tc>
      </w:tr>
      <w:tr w:rsidR="00CB4BEB" w:rsidRPr="004C7398" w14:paraId="318B6B54" w14:textId="77777777" w:rsidTr="003C0924">
        <w:tc>
          <w:tcPr>
            <w:tcW w:w="148" w:type="dxa"/>
            <w:tcBorders>
              <w:top w:val="nil"/>
              <w:right w:val="single" w:sz="4" w:space="0" w:color="auto"/>
            </w:tcBorders>
            <w:shd w:val="clear" w:color="auto" w:fill="auto"/>
          </w:tcPr>
          <w:p w14:paraId="25764B47"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4632ACE6"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5008</w:t>
            </w:r>
          </w:p>
        </w:tc>
        <w:tc>
          <w:tcPr>
            <w:tcW w:w="1990" w:type="dxa"/>
            <w:tcBorders>
              <w:top w:val="nil"/>
              <w:left w:val="nil"/>
              <w:bottom w:val="single" w:sz="4" w:space="0" w:color="auto"/>
              <w:right w:val="single" w:sz="4" w:space="0" w:color="auto"/>
            </w:tcBorders>
            <w:shd w:val="clear" w:color="auto" w:fill="auto"/>
            <w:noWrap/>
            <w:vAlign w:val="bottom"/>
            <w:hideMark/>
          </w:tcPr>
          <w:p w14:paraId="211FBFAF" w14:textId="77777777" w:rsidR="00CB4BEB" w:rsidRPr="004C7398" w:rsidRDefault="00CB4BEB" w:rsidP="003C0924">
            <w:pPr>
              <w:rPr>
                <w:rFonts w:ascii="Trebuchet MS" w:hAnsi="Trebuchet MS"/>
                <w:color w:val="000000"/>
                <w:sz w:val="13"/>
                <w:szCs w:val="13"/>
              </w:rPr>
            </w:pPr>
            <w:proofErr w:type="spellStart"/>
            <w:r w:rsidRPr="004C7398">
              <w:rPr>
                <w:rFonts w:ascii="Trebuchet MS" w:hAnsi="Trebuchet MS"/>
                <w:color w:val="000000"/>
                <w:sz w:val="13"/>
                <w:szCs w:val="13"/>
              </w:rPr>
              <w:t>Søoplande</w:t>
            </w:r>
            <w:proofErr w:type="spellEnd"/>
          </w:p>
        </w:tc>
        <w:tc>
          <w:tcPr>
            <w:tcW w:w="875" w:type="dxa"/>
            <w:tcBorders>
              <w:top w:val="nil"/>
              <w:left w:val="nil"/>
              <w:bottom w:val="single" w:sz="4" w:space="0" w:color="auto"/>
              <w:right w:val="single" w:sz="4" w:space="0" w:color="auto"/>
            </w:tcBorders>
            <w:shd w:val="clear" w:color="auto" w:fill="auto"/>
            <w:noWrap/>
            <w:vAlign w:val="bottom"/>
            <w:hideMark/>
          </w:tcPr>
          <w:p w14:paraId="5A096507"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3575B02F"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t_5008_soe_opl</w:t>
            </w:r>
          </w:p>
        </w:tc>
        <w:tc>
          <w:tcPr>
            <w:tcW w:w="160" w:type="dxa"/>
            <w:tcBorders>
              <w:top w:val="nil"/>
              <w:left w:val="nil"/>
              <w:bottom w:val="nil"/>
              <w:right w:val="nil"/>
            </w:tcBorders>
            <w:shd w:val="clear" w:color="auto" w:fill="auto"/>
            <w:noWrap/>
            <w:vAlign w:val="bottom"/>
            <w:hideMark/>
          </w:tcPr>
          <w:p w14:paraId="7EF4D177"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000000" w:fill="D9D9D9"/>
            <w:noWrap/>
            <w:vAlign w:val="bottom"/>
            <w:hideMark/>
          </w:tcPr>
          <w:p w14:paraId="1114ACA2" w14:textId="77777777" w:rsidR="00CB4BEB" w:rsidRPr="004C7398" w:rsidRDefault="00CB4BEB" w:rsidP="003C0924">
            <w:pPr>
              <w:rPr>
                <w:rFonts w:ascii="Trebuchet MS" w:hAnsi="Trebuchet MS"/>
                <w:b/>
                <w:bCs/>
                <w:color w:val="000000"/>
                <w:sz w:val="13"/>
                <w:szCs w:val="13"/>
              </w:rPr>
            </w:pPr>
            <w:proofErr w:type="spellStart"/>
            <w:r w:rsidRPr="004C7398">
              <w:rPr>
                <w:rFonts w:ascii="Trebuchet MS" w:hAnsi="Trebuchet MS"/>
                <w:b/>
                <w:bCs/>
                <w:color w:val="000000"/>
                <w:sz w:val="13"/>
                <w:szCs w:val="13"/>
              </w:rPr>
              <w:t>Tema_kode</w:t>
            </w:r>
            <w:proofErr w:type="spellEnd"/>
          </w:p>
        </w:tc>
        <w:tc>
          <w:tcPr>
            <w:tcW w:w="2396" w:type="dxa"/>
            <w:tcBorders>
              <w:top w:val="nil"/>
              <w:left w:val="nil"/>
              <w:bottom w:val="single" w:sz="4" w:space="0" w:color="auto"/>
              <w:right w:val="single" w:sz="4" w:space="0" w:color="auto"/>
            </w:tcBorders>
            <w:shd w:val="clear" w:color="000000" w:fill="D9D9D9"/>
            <w:noWrap/>
            <w:vAlign w:val="bottom"/>
            <w:hideMark/>
          </w:tcPr>
          <w:p w14:paraId="612F73A1" w14:textId="77777777" w:rsidR="00CB4BEB" w:rsidRPr="004C7398" w:rsidRDefault="00CB4BEB" w:rsidP="003C0924">
            <w:pPr>
              <w:rPr>
                <w:rFonts w:ascii="Trebuchet MS" w:hAnsi="Trebuchet MS"/>
                <w:b/>
                <w:bCs/>
                <w:color w:val="000000"/>
                <w:sz w:val="13"/>
                <w:szCs w:val="13"/>
              </w:rPr>
            </w:pPr>
            <w:proofErr w:type="spellStart"/>
            <w:r w:rsidRPr="004C7398">
              <w:rPr>
                <w:rFonts w:ascii="Trebuchet MS" w:hAnsi="Trebuchet MS"/>
                <w:b/>
                <w:bCs/>
                <w:color w:val="000000"/>
                <w:sz w:val="13"/>
                <w:szCs w:val="13"/>
              </w:rPr>
              <w:t>Tema_navn</w:t>
            </w:r>
            <w:proofErr w:type="spellEnd"/>
          </w:p>
        </w:tc>
        <w:tc>
          <w:tcPr>
            <w:tcW w:w="1330" w:type="dxa"/>
            <w:tcBorders>
              <w:top w:val="nil"/>
              <w:left w:val="nil"/>
              <w:bottom w:val="single" w:sz="4" w:space="0" w:color="auto"/>
              <w:right w:val="single" w:sz="4" w:space="0" w:color="auto"/>
            </w:tcBorders>
            <w:shd w:val="clear" w:color="000000" w:fill="D9D9D9"/>
            <w:noWrap/>
            <w:vAlign w:val="bottom"/>
            <w:hideMark/>
          </w:tcPr>
          <w:p w14:paraId="7473CAD7" w14:textId="77777777" w:rsidR="00CB4BEB" w:rsidRPr="004C7398" w:rsidRDefault="00CB4BEB" w:rsidP="003C0924">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610" w:type="dxa"/>
            <w:gridSpan w:val="2"/>
            <w:tcBorders>
              <w:top w:val="nil"/>
              <w:left w:val="nil"/>
              <w:bottom w:val="single" w:sz="4" w:space="0" w:color="auto"/>
              <w:right w:val="single" w:sz="4" w:space="0" w:color="auto"/>
            </w:tcBorders>
            <w:shd w:val="clear" w:color="000000" w:fill="D9D9D9"/>
            <w:noWrap/>
            <w:vAlign w:val="bottom"/>
            <w:hideMark/>
          </w:tcPr>
          <w:p w14:paraId="193994C4"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Udvekslingsnavn</w:t>
            </w:r>
          </w:p>
        </w:tc>
        <w:tc>
          <w:tcPr>
            <w:tcW w:w="233" w:type="dxa"/>
            <w:tcBorders>
              <w:top w:val="nil"/>
              <w:left w:val="nil"/>
              <w:bottom w:val="nil"/>
              <w:right w:val="nil"/>
            </w:tcBorders>
            <w:shd w:val="clear" w:color="auto" w:fill="auto"/>
            <w:noWrap/>
            <w:vAlign w:val="bottom"/>
            <w:hideMark/>
          </w:tcPr>
          <w:p w14:paraId="510CE404"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6944BD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6008</w:t>
            </w:r>
          </w:p>
        </w:tc>
        <w:tc>
          <w:tcPr>
            <w:tcW w:w="2130" w:type="dxa"/>
            <w:tcBorders>
              <w:top w:val="nil"/>
              <w:left w:val="nil"/>
              <w:bottom w:val="single" w:sz="4" w:space="0" w:color="auto"/>
              <w:right w:val="single" w:sz="4" w:space="0" w:color="auto"/>
            </w:tcBorders>
            <w:shd w:val="clear" w:color="auto" w:fill="auto"/>
            <w:noWrap/>
            <w:vAlign w:val="bottom"/>
            <w:hideMark/>
          </w:tcPr>
          <w:p w14:paraId="322F3208"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Maksimal Boredybde</w:t>
            </w:r>
          </w:p>
        </w:tc>
        <w:tc>
          <w:tcPr>
            <w:tcW w:w="482" w:type="dxa"/>
            <w:tcBorders>
              <w:top w:val="nil"/>
              <w:left w:val="nil"/>
              <w:bottom w:val="single" w:sz="4" w:space="0" w:color="auto"/>
              <w:right w:val="single" w:sz="4" w:space="0" w:color="auto"/>
            </w:tcBorders>
            <w:shd w:val="clear" w:color="auto" w:fill="auto"/>
            <w:noWrap/>
            <w:vAlign w:val="bottom"/>
            <w:hideMark/>
          </w:tcPr>
          <w:p w14:paraId="579F212A"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0EC8344F"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t_6008_maks_bor</w:t>
            </w:r>
          </w:p>
        </w:tc>
      </w:tr>
      <w:tr w:rsidR="00CB4BEB" w:rsidRPr="004C7398" w14:paraId="373D6C4C" w14:textId="77777777" w:rsidTr="003C0924">
        <w:tc>
          <w:tcPr>
            <w:tcW w:w="148" w:type="dxa"/>
            <w:tcBorders>
              <w:top w:val="nil"/>
              <w:right w:val="single" w:sz="4" w:space="0" w:color="auto"/>
            </w:tcBorders>
            <w:shd w:val="clear" w:color="auto" w:fill="auto"/>
          </w:tcPr>
          <w:p w14:paraId="4CA14AEF"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62C48F5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5009</w:t>
            </w:r>
          </w:p>
        </w:tc>
        <w:tc>
          <w:tcPr>
            <w:tcW w:w="1990" w:type="dxa"/>
            <w:tcBorders>
              <w:top w:val="nil"/>
              <w:left w:val="nil"/>
              <w:bottom w:val="single" w:sz="4" w:space="0" w:color="auto"/>
              <w:right w:val="single" w:sz="4" w:space="0" w:color="auto"/>
            </w:tcBorders>
            <w:shd w:val="clear" w:color="auto" w:fill="auto"/>
            <w:noWrap/>
            <w:vAlign w:val="bottom"/>
            <w:hideMark/>
          </w:tcPr>
          <w:p w14:paraId="29BCA2C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Pumpelag</w:t>
            </w:r>
          </w:p>
        </w:tc>
        <w:tc>
          <w:tcPr>
            <w:tcW w:w="875" w:type="dxa"/>
            <w:tcBorders>
              <w:top w:val="nil"/>
              <w:left w:val="nil"/>
              <w:bottom w:val="single" w:sz="4" w:space="0" w:color="auto"/>
              <w:right w:val="single" w:sz="4" w:space="0" w:color="auto"/>
            </w:tcBorders>
            <w:shd w:val="clear" w:color="auto" w:fill="auto"/>
            <w:noWrap/>
            <w:vAlign w:val="bottom"/>
            <w:hideMark/>
          </w:tcPr>
          <w:p w14:paraId="44BD646A"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30C21239"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t_5009_</w:t>
            </w:r>
            <w:r w:rsidRPr="00E80E14">
              <w:rPr>
                <w:rFonts w:ascii="Trebuchet MS" w:hAnsi="Trebuchet MS"/>
                <w:color w:val="4F81BD"/>
                <w:sz w:val="13"/>
                <w:szCs w:val="13"/>
              </w:rPr>
              <w:t>p</w:t>
            </w:r>
            <w:r w:rsidRPr="004C7398">
              <w:rPr>
                <w:rFonts w:ascii="Trebuchet MS" w:hAnsi="Trebuchet MS"/>
                <w:color w:val="000000"/>
                <w:sz w:val="13"/>
                <w:szCs w:val="13"/>
              </w:rPr>
              <w:t>umpelag</w:t>
            </w:r>
          </w:p>
        </w:tc>
        <w:tc>
          <w:tcPr>
            <w:tcW w:w="160" w:type="dxa"/>
            <w:tcBorders>
              <w:top w:val="nil"/>
              <w:left w:val="nil"/>
              <w:bottom w:val="nil"/>
              <w:right w:val="nil"/>
            </w:tcBorders>
            <w:shd w:val="clear" w:color="auto" w:fill="auto"/>
            <w:noWrap/>
            <w:vAlign w:val="bottom"/>
            <w:hideMark/>
          </w:tcPr>
          <w:p w14:paraId="2041D4C6"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188C6F06"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5700</w:t>
            </w:r>
          </w:p>
        </w:tc>
        <w:tc>
          <w:tcPr>
            <w:tcW w:w="2396" w:type="dxa"/>
            <w:tcBorders>
              <w:top w:val="nil"/>
              <w:left w:val="nil"/>
              <w:bottom w:val="single" w:sz="4" w:space="0" w:color="auto"/>
              <w:right w:val="single" w:sz="4" w:space="0" w:color="auto"/>
            </w:tcBorders>
            <w:shd w:val="clear" w:color="auto" w:fill="auto"/>
            <w:noWrap/>
            <w:vAlign w:val="bottom"/>
            <w:hideMark/>
          </w:tcPr>
          <w:p w14:paraId="5E8BEA68"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Grundejerforeninger/ </w:t>
            </w:r>
            <w:proofErr w:type="spellStart"/>
            <w:r w:rsidRPr="004C7398">
              <w:rPr>
                <w:rFonts w:ascii="Trebuchet MS" w:hAnsi="Trebuchet MS"/>
                <w:color w:val="000000"/>
                <w:sz w:val="13"/>
                <w:szCs w:val="13"/>
              </w:rPr>
              <w:t>Vejlav</w:t>
            </w:r>
            <w:proofErr w:type="spellEnd"/>
          </w:p>
        </w:tc>
        <w:tc>
          <w:tcPr>
            <w:tcW w:w="1330" w:type="dxa"/>
            <w:tcBorders>
              <w:top w:val="nil"/>
              <w:left w:val="nil"/>
              <w:bottom w:val="single" w:sz="4" w:space="0" w:color="auto"/>
              <w:right w:val="single" w:sz="4" w:space="0" w:color="auto"/>
            </w:tcBorders>
            <w:shd w:val="clear" w:color="auto" w:fill="auto"/>
            <w:noWrap/>
            <w:vAlign w:val="bottom"/>
            <w:hideMark/>
          </w:tcPr>
          <w:p w14:paraId="38AC7E95"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4C80FC0F"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t_5700_grundej</w:t>
            </w:r>
          </w:p>
        </w:tc>
        <w:tc>
          <w:tcPr>
            <w:tcW w:w="233" w:type="dxa"/>
            <w:tcBorders>
              <w:top w:val="nil"/>
              <w:left w:val="nil"/>
              <w:bottom w:val="nil"/>
              <w:right w:val="nil"/>
            </w:tcBorders>
            <w:shd w:val="clear" w:color="auto" w:fill="auto"/>
            <w:noWrap/>
            <w:vAlign w:val="bottom"/>
            <w:hideMark/>
          </w:tcPr>
          <w:p w14:paraId="0B52B4CD"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EEEDEC8"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6009</w:t>
            </w:r>
          </w:p>
        </w:tc>
        <w:tc>
          <w:tcPr>
            <w:tcW w:w="2130" w:type="dxa"/>
            <w:tcBorders>
              <w:top w:val="nil"/>
              <w:left w:val="nil"/>
              <w:bottom w:val="single" w:sz="4" w:space="0" w:color="auto"/>
              <w:right w:val="single" w:sz="4" w:space="0" w:color="auto"/>
            </w:tcBorders>
            <w:shd w:val="clear" w:color="auto" w:fill="auto"/>
            <w:noWrap/>
            <w:vAlign w:val="bottom"/>
            <w:hideMark/>
          </w:tcPr>
          <w:p w14:paraId="2CE59558"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Indvinding af overfladevand</w:t>
            </w:r>
          </w:p>
        </w:tc>
        <w:tc>
          <w:tcPr>
            <w:tcW w:w="482" w:type="dxa"/>
            <w:tcBorders>
              <w:top w:val="nil"/>
              <w:left w:val="nil"/>
              <w:bottom w:val="single" w:sz="4" w:space="0" w:color="auto"/>
              <w:right w:val="single" w:sz="4" w:space="0" w:color="auto"/>
            </w:tcBorders>
            <w:shd w:val="clear" w:color="auto" w:fill="auto"/>
            <w:noWrap/>
            <w:vAlign w:val="bottom"/>
            <w:hideMark/>
          </w:tcPr>
          <w:p w14:paraId="7E9F2004"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399C2B7F"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t_6009_indv_ovflv</w:t>
            </w:r>
          </w:p>
        </w:tc>
      </w:tr>
      <w:tr w:rsidR="00CB4BEB" w:rsidRPr="004C7398" w14:paraId="4DEFAF56" w14:textId="77777777" w:rsidTr="003C0924">
        <w:tc>
          <w:tcPr>
            <w:tcW w:w="148" w:type="dxa"/>
            <w:tcBorders>
              <w:top w:val="nil"/>
              <w:right w:val="single" w:sz="4" w:space="0" w:color="auto"/>
            </w:tcBorders>
            <w:shd w:val="clear" w:color="auto" w:fill="auto"/>
          </w:tcPr>
          <w:p w14:paraId="4A706C30"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55F33957"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5010</w:t>
            </w:r>
          </w:p>
        </w:tc>
        <w:tc>
          <w:tcPr>
            <w:tcW w:w="1990" w:type="dxa"/>
            <w:tcBorders>
              <w:top w:val="nil"/>
              <w:left w:val="nil"/>
              <w:bottom w:val="single" w:sz="4" w:space="0" w:color="auto"/>
              <w:right w:val="single" w:sz="4" w:space="0" w:color="auto"/>
            </w:tcBorders>
            <w:shd w:val="clear" w:color="auto" w:fill="auto"/>
            <w:noWrap/>
            <w:vAlign w:val="bottom"/>
            <w:hideMark/>
          </w:tcPr>
          <w:p w14:paraId="6EEB9884"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Vandløbselement</w:t>
            </w:r>
          </w:p>
        </w:tc>
        <w:tc>
          <w:tcPr>
            <w:tcW w:w="875" w:type="dxa"/>
            <w:tcBorders>
              <w:top w:val="nil"/>
              <w:left w:val="nil"/>
              <w:bottom w:val="single" w:sz="4" w:space="0" w:color="auto"/>
              <w:right w:val="single" w:sz="4" w:space="0" w:color="auto"/>
            </w:tcBorders>
            <w:shd w:val="clear" w:color="auto" w:fill="auto"/>
            <w:noWrap/>
            <w:vAlign w:val="bottom"/>
            <w:hideMark/>
          </w:tcPr>
          <w:p w14:paraId="5F46FEF4"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41AFD259"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t_5010_vandl_elm</w:t>
            </w:r>
          </w:p>
        </w:tc>
        <w:tc>
          <w:tcPr>
            <w:tcW w:w="160" w:type="dxa"/>
            <w:tcBorders>
              <w:top w:val="nil"/>
              <w:left w:val="nil"/>
              <w:bottom w:val="nil"/>
              <w:right w:val="nil"/>
            </w:tcBorders>
            <w:shd w:val="clear" w:color="auto" w:fill="auto"/>
            <w:noWrap/>
            <w:vAlign w:val="bottom"/>
            <w:hideMark/>
          </w:tcPr>
          <w:p w14:paraId="112575E7"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6528E307"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5701</w:t>
            </w:r>
          </w:p>
        </w:tc>
        <w:tc>
          <w:tcPr>
            <w:tcW w:w="2396" w:type="dxa"/>
            <w:tcBorders>
              <w:top w:val="nil"/>
              <w:left w:val="nil"/>
              <w:bottom w:val="single" w:sz="4" w:space="0" w:color="auto"/>
              <w:right w:val="single" w:sz="4" w:space="0" w:color="auto"/>
            </w:tcBorders>
            <w:shd w:val="clear" w:color="auto" w:fill="auto"/>
            <w:noWrap/>
            <w:vAlign w:val="bottom"/>
            <w:hideMark/>
          </w:tcPr>
          <w:p w14:paraId="6C9A61A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Lokalrådsområde</w:t>
            </w:r>
          </w:p>
        </w:tc>
        <w:tc>
          <w:tcPr>
            <w:tcW w:w="1330" w:type="dxa"/>
            <w:tcBorders>
              <w:top w:val="nil"/>
              <w:left w:val="nil"/>
              <w:bottom w:val="single" w:sz="4" w:space="0" w:color="auto"/>
              <w:right w:val="single" w:sz="4" w:space="0" w:color="auto"/>
            </w:tcBorders>
            <w:shd w:val="clear" w:color="auto" w:fill="auto"/>
            <w:noWrap/>
            <w:vAlign w:val="bottom"/>
            <w:hideMark/>
          </w:tcPr>
          <w:p w14:paraId="79A122E6"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35C4CCAA"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t_5701_lok_omr</w:t>
            </w:r>
          </w:p>
        </w:tc>
        <w:tc>
          <w:tcPr>
            <w:tcW w:w="233" w:type="dxa"/>
            <w:tcBorders>
              <w:top w:val="nil"/>
              <w:left w:val="nil"/>
              <w:bottom w:val="nil"/>
              <w:right w:val="nil"/>
            </w:tcBorders>
            <w:shd w:val="clear" w:color="auto" w:fill="auto"/>
            <w:noWrap/>
            <w:vAlign w:val="bottom"/>
            <w:hideMark/>
          </w:tcPr>
          <w:p w14:paraId="59EC5A04" w14:textId="77777777" w:rsidR="00CB4BEB" w:rsidRPr="004C7398" w:rsidRDefault="00CB4BEB" w:rsidP="003C0924">
            <w:pPr>
              <w:rPr>
                <w:rFonts w:ascii="Calibri" w:hAnsi="Calibri"/>
                <w:color w:val="000000"/>
              </w:rPr>
            </w:pPr>
          </w:p>
        </w:tc>
        <w:tc>
          <w:tcPr>
            <w:tcW w:w="2977" w:type="dxa"/>
            <w:gridSpan w:val="2"/>
            <w:tcBorders>
              <w:top w:val="single" w:sz="4" w:space="0" w:color="auto"/>
              <w:left w:val="single" w:sz="4" w:space="0" w:color="auto"/>
              <w:bottom w:val="single" w:sz="4" w:space="0" w:color="auto"/>
              <w:right w:val="nil"/>
            </w:tcBorders>
            <w:shd w:val="clear" w:color="000000" w:fill="D9D9D9"/>
            <w:noWrap/>
            <w:vAlign w:val="bottom"/>
            <w:hideMark/>
          </w:tcPr>
          <w:p w14:paraId="5B463780" w14:textId="77777777" w:rsidR="00CB4BEB" w:rsidRPr="004C7398" w:rsidRDefault="00CB4BEB" w:rsidP="003C0924">
            <w:pPr>
              <w:rPr>
                <w:rFonts w:ascii="Trebuchet MS" w:hAnsi="Trebuchet MS"/>
                <w:b/>
                <w:bCs/>
                <w:color w:val="000000"/>
                <w:sz w:val="13"/>
                <w:szCs w:val="13"/>
              </w:rPr>
            </w:pPr>
            <w:r w:rsidRPr="00DB6189">
              <w:rPr>
                <w:rFonts w:ascii="Trebuchet MS" w:hAnsi="Trebuchet MS"/>
                <w:b/>
                <w:bCs/>
                <w:color w:val="000000"/>
                <w:sz w:val="16"/>
                <w:szCs w:val="13"/>
              </w:rPr>
              <w:t>5.12 Beredskab</w:t>
            </w:r>
          </w:p>
        </w:tc>
        <w:tc>
          <w:tcPr>
            <w:tcW w:w="482" w:type="dxa"/>
            <w:tcBorders>
              <w:top w:val="nil"/>
              <w:left w:val="nil"/>
              <w:bottom w:val="single" w:sz="4" w:space="0" w:color="auto"/>
              <w:right w:val="single" w:sz="4" w:space="0" w:color="auto"/>
            </w:tcBorders>
            <w:shd w:val="clear" w:color="000000" w:fill="D9D9D9"/>
            <w:noWrap/>
            <w:vAlign w:val="bottom"/>
            <w:hideMark/>
          </w:tcPr>
          <w:p w14:paraId="2FCC007E"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 </w:t>
            </w:r>
          </w:p>
        </w:tc>
        <w:tc>
          <w:tcPr>
            <w:tcW w:w="1418" w:type="dxa"/>
            <w:gridSpan w:val="2"/>
            <w:tcBorders>
              <w:top w:val="nil"/>
              <w:left w:val="nil"/>
              <w:bottom w:val="single" w:sz="4" w:space="0" w:color="auto"/>
              <w:right w:val="single" w:sz="4" w:space="0" w:color="auto"/>
            </w:tcBorders>
            <w:shd w:val="clear" w:color="000000" w:fill="D9D9D9"/>
            <w:noWrap/>
            <w:vAlign w:val="bottom"/>
            <w:hideMark/>
          </w:tcPr>
          <w:p w14:paraId="403BB731"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beredskab</w:t>
            </w:r>
          </w:p>
        </w:tc>
      </w:tr>
      <w:tr w:rsidR="00CB4BEB" w:rsidRPr="004C7398" w14:paraId="1F72FD6A" w14:textId="77777777" w:rsidTr="003C0924">
        <w:tc>
          <w:tcPr>
            <w:tcW w:w="148" w:type="dxa"/>
            <w:tcBorders>
              <w:right w:val="single" w:sz="4" w:space="0" w:color="auto"/>
            </w:tcBorders>
            <w:shd w:val="clear" w:color="auto" w:fill="auto"/>
          </w:tcPr>
          <w:p w14:paraId="7F265C97" w14:textId="77777777" w:rsidR="00CB4BEB" w:rsidRPr="004C7398" w:rsidRDefault="00CB4BEB" w:rsidP="003C0924">
            <w:pPr>
              <w:rPr>
                <w:rFonts w:ascii="Trebuchet MS" w:hAnsi="Trebuchet MS"/>
                <w:b/>
                <w:bCs/>
                <w:color w:val="000000"/>
                <w:sz w:val="13"/>
                <w:szCs w:val="13"/>
              </w:rPr>
            </w:pPr>
          </w:p>
        </w:tc>
        <w:tc>
          <w:tcPr>
            <w:tcW w:w="2837" w:type="dxa"/>
            <w:gridSpan w:val="2"/>
            <w:tcBorders>
              <w:top w:val="single" w:sz="4" w:space="0" w:color="auto"/>
              <w:left w:val="single" w:sz="4" w:space="0" w:color="auto"/>
              <w:bottom w:val="single" w:sz="4" w:space="0" w:color="auto"/>
              <w:right w:val="nil"/>
            </w:tcBorders>
            <w:shd w:val="clear" w:color="000000" w:fill="D9D9D9"/>
            <w:noWrap/>
            <w:vAlign w:val="bottom"/>
            <w:hideMark/>
          </w:tcPr>
          <w:p w14:paraId="7DBB11B3" w14:textId="77777777" w:rsidR="00CB4BEB" w:rsidRPr="004C7398" w:rsidRDefault="00CB4BEB" w:rsidP="003C0924">
            <w:pPr>
              <w:rPr>
                <w:rFonts w:ascii="Trebuchet MS" w:hAnsi="Trebuchet MS"/>
                <w:b/>
                <w:bCs/>
                <w:color w:val="000000"/>
                <w:sz w:val="13"/>
                <w:szCs w:val="13"/>
              </w:rPr>
            </w:pPr>
            <w:r w:rsidRPr="00DB6189">
              <w:rPr>
                <w:rFonts w:ascii="Trebuchet MS" w:hAnsi="Trebuchet MS"/>
                <w:b/>
                <w:bCs/>
                <w:color w:val="000000"/>
                <w:sz w:val="16"/>
                <w:szCs w:val="13"/>
              </w:rPr>
              <w:t>5.2 Natur</w:t>
            </w:r>
          </w:p>
        </w:tc>
        <w:tc>
          <w:tcPr>
            <w:tcW w:w="875" w:type="dxa"/>
            <w:tcBorders>
              <w:top w:val="nil"/>
              <w:left w:val="nil"/>
              <w:bottom w:val="single" w:sz="4" w:space="0" w:color="auto"/>
              <w:right w:val="nil"/>
            </w:tcBorders>
            <w:shd w:val="clear" w:color="000000" w:fill="D9D9D9"/>
            <w:noWrap/>
            <w:vAlign w:val="bottom"/>
            <w:hideMark/>
          </w:tcPr>
          <w:p w14:paraId="0CA3022E"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 </w:t>
            </w:r>
          </w:p>
        </w:tc>
        <w:tc>
          <w:tcPr>
            <w:tcW w:w="1533" w:type="dxa"/>
            <w:gridSpan w:val="3"/>
            <w:tcBorders>
              <w:top w:val="nil"/>
              <w:left w:val="nil"/>
              <w:bottom w:val="single" w:sz="4" w:space="0" w:color="auto"/>
              <w:right w:val="single" w:sz="4" w:space="0" w:color="auto"/>
            </w:tcBorders>
            <w:shd w:val="clear" w:color="000000" w:fill="D9D9D9"/>
            <w:noWrap/>
            <w:vAlign w:val="bottom"/>
            <w:hideMark/>
          </w:tcPr>
          <w:p w14:paraId="649765D1"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Natur</w:t>
            </w:r>
          </w:p>
        </w:tc>
        <w:tc>
          <w:tcPr>
            <w:tcW w:w="160" w:type="dxa"/>
            <w:tcBorders>
              <w:top w:val="nil"/>
              <w:left w:val="nil"/>
              <w:bottom w:val="nil"/>
              <w:right w:val="nil"/>
            </w:tcBorders>
            <w:shd w:val="clear" w:color="auto" w:fill="auto"/>
            <w:noWrap/>
            <w:vAlign w:val="bottom"/>
            <w:hideMark/>
          </w:tcPr>
          <w:p w14:paraId="1F29EB3A"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2631E3EB"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5702</w:t>
            </w:r>
          </w:p>
        </w:tc>
        <w:tc>
          <w:tcPr>
            <w:tcW w:w="2396" w:type="dxa"/>
            <w:tcBorders>
              <w:top w:val="nil"/>
              <w:left w:val="nil"/>
              <w:bottom w:val="single" w:sz="4" w:space="0" w:color="auto"/>
              <w:right w:val="single" w:sz="4" w:space="0" w:color="auto"/>
            </w:tcBorders>
            <w:shd w:val="clear" w:color="auto" w:fill="auto"/>
            <w:noWrap/>
            <w:vAlign w:val="bottom"/>
            <w:hideMark/>
          </w:tcPr>
          <w:p w14:paraId="63016BA9"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Skorstensfejerdistrikt</w:t>
            </w:r>
          </w:p>
        </w:tc>
        <w:tc>
          <w:tcPr>
            <w:tcW w:w="1330" w:type="dxa"/>
            <w:tcBorders>
              <w:top w:val="nil"/>
              <w:left w:val="nil"/>
              <w:bottom w:val="single" w:sz="4" w:space="0" w:color="auto"/>
              <w:right w:val="single" w:sz="4" w:space="0" w:color="auto"/>
            </w:tcBorders>
            <w:shd w:val="clear" w:color="auto" w:fill="auto"/>
            <w:noWrap/>
            <w:vAlign w:val="bottom"/>
            <w:hideMark/>
          </w:tcPr>
          <w:p w14:paraId="488C2290"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4316C4EE"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t_5702_skorst_fej</w:t>
            </w:r>
          </w:p>
        </w:tc>
        <w:tc>
          <w:tcPr>
            <w:tcW w:w="233" w:type="dxa"/>
            <w:tcBorders>
              <w:top w:val="nil"/>
              <w:left w:val="nil"/>
              <w:bottom w:val="nil"/>
              <w:right w:val="nil"/>
            </w:tcBorders>
            <w:shd w:val="clear" w:color="auto" w:fill="auto"/>
            <w:noWrap/>
            <w:vAlign w:val="bottom"/>
            <w:hideMark/>
          </w:tcPr>
          <w:p w14:paraId="5B8DB766"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000000" w:fill="D9D9D9"/>
            <w:noWrap/>
            <w:vAlign w:val="bottom"/>
            <w:hideMark/>
          </w:tcPr>
          <w:p w14:paraId="66C1B532" w14:textId="77777777" w:rsidR="00CB4BEB" w:rsidRPr="004C7398" w:rsidRDefault="00CB4BEB" w:rsidP="003C0924">
            <w:pPr>
              <w:rPr>
                <w:rFonts w:ascii="Trebuchet MS" w:hAnsi="Trebuchet MS"/>
                <w:b/>
                <w:bCs/>
                <w:color w:val="000000"/>
                <w:sz w:val="13"/>
                <w:szCs w:val="13"/>
              </w:rPr>
            </w:pPr>
            <w:proofErr w:type="spellStart"/>
            <w:r w:rsidRPr="004C7398">
              <w:rPr>
                <w:rFonts w:ascii="Trebuchet MS" w:hAnsi="Trebuchet MS"/>
                <w:b/>
                <w:bCs/>
                <w:color w:val="000000"/>
                <w:sz w:val="13"/>
                <w:szCs w:val="13"/>
              </w:rPr>
              <w:t>Tema_kode</w:t>
            </w:r>
            <w:proofErr w:type="spellEnd"/>
          </w:p>
        </w:tc>
        <w:tc>
          <w:tcPr>
            <w:tcW w:w="2130" w:type="dxa"/>
            <w:tcBorders>
              <w:top w:val="nil"/>
              <w:left w:val="nil"/>
              <w:bottom w:val="single" w:sz="4" w:space="0" w:color="auto"/>
              <w:right w:val="single" w:sz="4" w:space="0" w:color="auto"/>
            </w:tcBorders>
            <w:shd w:val="clear" w:color="000000" w:fill="D9D9D9"/>
            <w:noWrap/>
            <w:vAlign w:val="bottom"/>
            <w:hideMark/>
          </w:tcPr>
          <w:p w14:paraId="305123A5" w14:textId="77777777" w:rsidR="00CB4BEB" w:rsidRPr="004C7398" w:rsidRDefault="00CB4BEB" w:rsidP="003C0924">
            <w:pPr>
              <w:rPr>
                <w:rFonts w:ascii="Trebuchet MS" w:hAnsi="Trebuchet MS"/>
                <w:b/>
                <w:bCs/>
                <w:color w:val="000000"/>
                <w:sz w:val="13"/>
                <w:szCs w:val="13"/>
              </w:rPr>
            </w:pPr>
            <w:proofErr w:type="spellStart"/>
            <w:r w:rsidRPr="004C7398">
              <w:rPr>
                <w:rFonts w:ascii="Trebuchet MS" w:hAnsi="Trebuchet MS"/>
                <w:b/>
                <w:bCs/>
                <w:color w:val="000000"/>
                <w:sz w:val="13"/>
                <w:szCs w:val="13"/>
              </w:rPr>
              <w:t>Tema_navn</w:t>
            </w:r>
            <w:proofErr w:type="spellEnd"/>
          </w:p>
        </w:tc>
        <w:tc>
          <w:tcPr>
            <w:tcW w:w="482" w:type="dxa"/>
            <w:tcBorders>
              <w:top w:val="nil"/>
              <w:left w:val="nil"/>
              <w:bottom w:val="single" w:sz="4" w:space="0" w:color="auto"/>
              <w:right w:val="single" w:sz="4" w:space="0" w:color="auto"/>
            </w:tcBorders>
            <w:shd w:val="clear" w:color="000000" w:fill="D9D9D9"/>
            <w:noWrap/>
            <w:vAlign w:val="bottom"/>
            <w:hideMark/>
          </w:tcPr>
          <w:p w14:paraId="33D13AAC" w14:textId="77777777" w:rsidR="00CB4BEB" w:rsidRPr="004C7398" w:rsidRDefault="00CB4BEB" w:rsidP="003C0924">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418" w:type="dxa"/>
            <w:gridSpan w:val="2"/>
            <w:tcBorders>
              <w:top w:val="nil"/>
              <w:left w:val="nil"/>
              <w:bottom w:val="single" w:sz="4" w:space="0" w:color="auto"/>
              <w:right w:val="single" w:sz="4" w:space="0" w:color="auto"/>
            </w:tcBorders>
            <w:shd w:val="clear" w:color="000000" w:fill="D9D9D9"/>
            <w:noWrap/>
            <w:vAlign w:val="bottom"/>
            <w:hideMark/>
          </w:tcPr>
          <w:p w14:paraId="7CC4A821"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Udvekslingsnavn</w:t>
            </w:r>
          </w:p>
        </w:tc>
      </w:tr>
      <w:tr w:rsidR="00CB4BEB" w:rsidRPr="004C7398" w14:paraId="61BF1753" w14:textId="77777777" w:rsidTr="003C0924">
        <w:tc>
          <w:tcPr>
            <w:tcW w:w="148" w:type="dxa"/>
            <w:tcBorders>
              <w:top w:val="nil"/>
              <w:right w:val="single" w:sz="4" w:space="0" w:color="auto"/>
            </w:tcBorders>
            <w:shd w:val="clear" w:color="auto" w:fill="auto"/>
          </w:tcPr>
          <w:p w14:paraId="19709610" w14:textId="77777777" w:rsidR="00CB4BEB" w:rsidRPr="004C7398" w:rsidRDefault="00CB4BEB" w:rsidP="003C0924">
            <w:pPr>
              <w:rPr>
                <w:rFonts w:ascii="Trebuchet MS" w:hAnsi="Trebuchet MS"/>
                <w:b/>
                <w:bCs/>
                <w:color w:val="000000"/>
                <w:sz w:val="13"/>
                <w:szCs w:val="13"/>
              </w:rPr>
            </w:pPr>
          </w:p>
        </w:tc>
        <w:tc>
          <w:tcPr>
            <w:tcW w:w="847" w:type="dxa"/>
            <w:tcBorders>
              <w:top w:val="nil"/>
              <w:left w:val="single" w:sz="4" w:space="0" w:color="auto"/>
              <w:bottom w:val="single" w:sz="4" w:space="0" w:color="auto"/>
              <w:right w:val="single" w:sz="4" w:space="0" w:color="auto"/>
            </w:tcBorders>
            <w:shd w:val="clear" w:color="000000" w:fill="D9D9D9"/>
            <w:noWrap/>
            <w:vAlign w:val="bottom"/>
            <w:hideMark/>
          </w:tcPr>
          <w:p w14:paraId="0F39B364" w14:textId="77777777" w:rsidR="00CB4BEB" w:rsidRPr="004C7398" w:rsidRDefault="00CB4BEB" w:rsidP="003C0924">
            <w:pPr>
              <w:rPr>
                <w:rFonts w:ascii="Trebuchet MS" w:hAnsi="Trebuchet MS"/>
                <w:b/>
                <w:bCs/>
                <w:color w:val="000000"/>
                <w:sz w:val="13"/>
                <w:szCs w:val="13"/>
              </w:rPr>
            </w:pPr>
            <w:proofErr w:type="spellStart"/>
            <w:r w:rsidRPr="004C7398">
              <w:rPr>
                <w:rFonts w:ascii="Trebuchet MS" w:hAnsi="Trebuchet MS"/>
                <w:b/>
                <w:bCs/>
                <w:color w:val="000000"/>
                <w:sz w:val="13"/>
                <w:szCs w:val="13"/>
              </w:rPr>
              <w:t>Tema_kode</w:t>
            </w:r>
            <w:proofErr w:type="spellEnd"/>
          </w:p>
        </w:tc>
        <w:tc>
          <w:tcPr>
            <w:tcW w:w="1990" w:type="dxa"/>
            <w:tcBorders>
              <w:top w:val="nil"/>
              <w:left w:val="nil"/>
              <w:bottom w:val="single" w:sz="4" w:space="0" w:color="auto"/>
              <w:right w:val="single" w:sz="4" w:space="0" w:color="auto"/>
            </w:tcBorders>
            <w:shd w:val="clear" w:color="000000" w:fill="D9D9D9"/>
            <w:noWrap/>
            <w:vAlign w:val="bottom"/>
            <w:hideMark/>
          </w:tcPr>
          <w:p w14:paraId="33A3B30F" w14:textId="77777777" w:rsidR="00CB4BEB" w:rsidRPr="004C7398" w:rsidRDefault="00CB4BEB" w:rsidP="003C0924">
            <w:pPr>
              <w:rPr>
                <w:rFonts w:ascii="Trebuchet MS" w:hAnsi="Trebuchet MS"/>
                <w:b/>
                <w:bCs/>
                <w:color w:val="000000"/>
                <w:sz w:val="13"/>
                <w:szCs w:val="13"/>
              </w:rPr>
            </w:pPr>
            <w:proofErr w:type="spellStart"/>
            <w:r w:rsidRPr="004C7398">
              <w:rPr>
                <w:rFonts w:ascii="Trebuchet MS" w:hAnsi="Trebuchet MS"/>
                <w:b/>
                <w:bCs/>
                <w:color w:val="000000"/>
                <w:sz w:val="13"/>
                <w:szCs w:val="13"/>
              </w:rPr>
              <w:t>Tema_navn</w:t>
            </w:r>
            <w:proofErr w:type="spellEnd"/>
          </w:p>
        </w:tc>
        <w:tc>
          <w:tcPr>
            <w:tcW w:w="875" w:type="dxa"/>
            <w:tcBorders>
              <w:top w:val="nil"/>
              <w:left w:val="nil"/>
              <w:bottom w:val="single" w:sz="4" w:space="0" w:color="auto"/>
              <w:right w:val="single" w:sz="4" w:space="0" w:color="auto"/>
            </w:tcBorders>
            <w:shd w:val="clear" w:color="000000" w:fill="D9D9D9"/>
            <w:noWrap/>
            <w:vAlign w:val="bottom"/>
            <w:hideMark/>
          </w:tcPr>
          <w:p w14:paraId="2A1914FA" w14:textId="77777777" w:rsidR="00CB4BEB" w:rsidRPr="004C7398" w:rsidRDefault="00CB4BEB" w:rsidP="003C0924">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533" w:type="dxa"/>
            <w:gridSpan w:val="3"/>
            <w:tcBorders>
              <w:top w:val="nil"/>
              <w:left w:val="nil"/>
              <w:bottom w:val="single" w:sz="4" w:space="0" w:color="auto"/>
              <w:right w:val="single" w:sz="4" w:space="0" w:color="auto"/>
            </w:tcBorders>
            <w:shd w:val="clear" w:color="000000" w:fill="D9D9D9"/>
            <w:noWrap/>
            <w:vAlign w:val="bottom"/>
            <w:hideMark/>
          </w:tcPr>
          <w:p w14:paraId="1F467C16"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Udvekslingsnavn</w:t>
            </w:r>
          </w:p>
        </w:tc>
        <w:tc>
          <w:tcPr>
            <w:tcW w:w="160" w:type="dxa"/>
            <w:tcBorders>
              <w:top w:val="nil"/>
              <w:left w:val="nil"/>
              <w:bottom w:val="nil"/>
              <w:right w:val="nil"/>
            </w:tcBorders>
            <w:shd w:val="clear" w:color="auto" w:fill="auto"/>
            <w:noWrap/>
            <w:vAlign w:val="bottom"/>
            <w:hideMark/>
          </w:tcPr>
          <w:p w14:paraId="6E13137C"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6CDF5E6D"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5703</w:t>
            </w:r>
          </w:p>
        </w:tc>
        <w:tc>
          <w:tcPr>
            <w:tcW w:w="2396" w:type="dxa"/>
            <w:tcBorders>
              <w:top w:val="nil"/>
              <w:left w:val="nil"/>
              <w:bottom w:val="single" w:sz="4" w:space="0" w:color="auto"/>
              <w:right w:val="single" w:sz="4" w:space="0" w:color="auto"/>
            </w:tcBorders>
            <w:shd w:val="clear" w:color="auto" w:fill="auto"/>
            <w:noWrap/>
            <w:vAlign w:val="bottom"/>
            <w:hideMark/>
          </w:tcPr>
          <w:p w14:paraId="50366878"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Afstemningssted</w:t>
            </w:r>
          </w:p>
        </w:tc>
        <w:tc>
          <w:tcPr>
            <w:tcW w:w="1330" w:type="dxa"/>
            <w:tcBorders>
              <w:top w:val="nil"/>
              <w:left w:val="nil"/>
              <w:bottom w:val="single" w:sz="4" w:space="0" w:color="auto"/>
              <w:right w:val="single" w:sz="4" w:space="0" w:color="auto"/>
            </w:tcBorders>
            <w:shd w:val="clear" w:color="auto" w:fill="auto"/>
            <w:noWrap/>
            <w:vAlign w:val="bottom"/>
            <w:hideMark/>
          </w:tcPr>
          <w:p w14:paraId="52529A96"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460141E9"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t_5703_afstem_sted</w:t>
            </w:r>
          </w:p>
        </w:tc>
        <w:tc>
          <w:tcPr>
            <w:tcW w:w="233" w:type="dxa"/>
            <w:tcBorders>
              <w:top w:val="nil"/>
              <w:left w:val="nil"/>
              <w:bottom w:val="nil"/>
              <w:right w:val="nil"/>
            </w:tcBorders>
            <w:shd w:val="clear" w:color="auto" w:fill="auto"/>
            <w:noWrap/>
            <w:vAlign w:val="bottom"/>
            <w:hideMark/>
          </w:tcPr>
          <w:p w14:paraId="394A642F"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5F21F0F"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6100</w:t>
            </w:r>
          </w:p>
        </w:tc>
        <w:tc>
          <w:tcPr>
            <w:tcW w:w="2130" w:type="dxa"/>
            <w:tcBorders>
              <w:top w:val="nil"/>
              <w:left w:val="nil"/>
              <w:bottom w:val="single" w:sz="4" w:space="0" w:color="auto"/>
              <w:right w:val="single" w:sz="4" w:space="0" w:color="auto"/>
            </w:tcBorders>
            <w:shd w:val="clear" w:color="auto" w:fill="auto"/>
            <w:noWrap/>
            <w:vAlign w:val="bottom"/>
            <w:hideMark/>
          </w:tcPr>
          <w:p w14:paraId="649E874C"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Brandhane </w:t>
            </w:r>
          </w:p>
        </w:tc>
        <w:tc>
          <w:tcPr>
            <w:tcW w:w="482" w:type="dxa"/>
            <w:tcBorders>
              <w:top w:val="nil"/>
              <w:left w:val="nil"/>
              <w:bottom w:val="single" w:sz="4" w:space="0" w:color="auto"/>
              <w:right w:val="single" w:sz="4" w:space="0" w:color="auto"/>
            </w:tcBorders>
            <w:shd w:val="clear" w:color="auto" w:fill="auto"/>
            <w:noWrap/>
            <w:vAlign w:val="bottom"/>
            <w:hideMark/>
          </w:tcPr>
          <w:p w14:paraId="30B94A66"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4F67F216"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t_6100_brandhane </w:t>
            </w:r>
          </w:p>
        </w:tc>
      </w:tr>
      <w:tr w:rsidR="00CB4BEB" w:rsidRPr="004C7398" w14:paraId="32862B88" w14:textId="77777777" w:rsidTr="003C0924">
        <w:tc>
          <w:tcPr>
            <w:tcW w:w="148" w:type="dxa"/>
            <w:tcBorders>
              <w:top w:val="nil"/>
              <w:right w:val="single" w:sz="4" w:space="0" w:color="auto"/>
            </w:tcBorders>
            <w:shd w:val="clear" w:color="auto" w:fill="auto"/>
          </w:tcPr>
          <w:p w14:paraId="7AEEA31D" w14:textId="77777777" w:rsidR="00CB4BEB" w:rsidRPr="004C7398" w:rsidRDefault="00CB4BEB" w:rsidP="003C0924">
            <w:pPr>
              <w:jc w:val="center"/>
              <w:rPr>
                <w:rFonts w:ascii="Trebuchet MS" w:hAnsi="Trebuchet MS"/>
                <w:color w:val="A6A6A6"/>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2FF4992E" w14:textId="77777777" w:rsidR="00CB4BEB" w:rsidRPr="00DB6189" w:rsidRDefault="00CB4BEB" w:rsidP="003C0924">
            <w:pPr>
              <w:jc w:val="center"/>
              <w:rPr>
                <w:rFonts w:ascii="Trebuchet MS" w:hAnsi="Trebuchet MS"/>
                <w:i/>
                <w:color w:val="A6A6A6"/>
                <w:sz w:val="13"/>
                <w:szCs w:val="13"/>
              </w:rPr>
            </w:pPr>
            <w:r w:rsidRPr="00DB6189">
              <w:rPr>
                <w:rFonts w:ascii="Trebuchet MS" w:hAnsi="Trebuchet MS"/>
                <w:i/>
                <w:color w:val="A6A6A6"/>
                <w:sz w:val="13"/>
                <w:szCs w:val="13"/>
              </w:rPr>
              <w:t>5100</w:t>
            </w:r>
          </w:p>
        </w:tc>
        <w:tc>
          <w:tcPr>
            <w:tcW w:w="1990" w:type="dxa"/>
            <w:tcBorders>
              <w:top w:val="nil"/>
              <w:left w:val="nil"/>
              <w:bottom w:val="single" w:sz="4" w:space="0" w:color="auto"/>
              <w:right w:val="single" w:sz="4" w:space="0" w:color="auto"/>
            </w:tcBorders>
            <w:shd w:val="clear" w:color="auto" w:fill="auto"/>
            <w:noWrap/>
            <w:vAlign w:val="bottom"/>
            <w:hideMark/>
          </w:tcPr>
          <w:p w14:paraId="55A5471C" w14:textId="77777777" w:rsidR="00CB4BEB" w:rsidRPr="00DB6189" w:rsidRDefault="00CB4BEB" w:rsidP="003C0924">
            <w:pPr>
              <w:rPr>
                <w:rFonts w:ascii="Trebuchet MS" w:hAnsi="Trebuchet MS"/>
                <w:i/>
                <w:color w:val="A6A6A6"/>
                <w:sz w:val="13"/>
                <w:szCs w:val="13"/>
              </w:rPr>
            </w:pPr>
            <w:r w:rsidRPr="00DB6189">
              <w:rPr>
                <w:rFonts w:ascii="Trebuchet MS" w:hAnsi="Trebuchet MS"/>
                <w:i/>
                <w:color w:val="A6A6A6"/>
                <w:sz w:val="13"/>
                <w:szCs w:val="13"/>
              </w:rPr>
              <w:t>Arter Fi</w:t>
            </w:r>
            <w:r w:rsidRPr="0081400D">
              <w:rPr>
                <w:rFonts w:ascii="Trebuchet MS" w:hAnsi="Trebuchet MS"/>
                <w:i/>
                <w:color w:val="A6A6A6"/>
                <w:sz w:val="13"/>
                <w:szCs w:val="13"/>
              </w:rPr>
              <w:t>sk</w:t>
            </w:r>
            <w:r w:rsidRPr="00DB6189">
              <w:rPr>
                <w:rFonts w:ascii="Trebuchet MS" w:hAnsi="Trebuchet MS"/>
                <w:i/>
                <w:color w:val="A6A6A6"/>
                <w:sz w:val="13"/>
                <w:szCs w:val="13"/>
              </w:rPr>
              <w:t xml:space="preserve"> </w:t>
            </w:r>
            <w:r>
              <w:rPr>
                <w:rFonts w:ascii="Trebuchet MS" w:hAnsi="Trebuchet MS"/>
                <w:i/>
                <w:color w:val="A6A6A6"/>
                <w:sz w:val="13"/>
                <w:szCs w:val="13"/>
              </w:rPr>
              <w:t>–</w:t>
            </w:r>
            <w:r w:rsidRPr="00DB6189">
              <w:rPr>
                <w:rFonts w:ascii="Trebuchet MS" w:hAnsi="Trebuchet MS"/>
                <w:i/>
                <w:color w:val="A6A6A6"/>
                <w:sz w:val="13"/>
                <w:szCs w:val="13"/>
              </w:rPr>
              <w:t xml:space="preserve"> </w:t>
            </w:r>
            <w:r w:rsidRPr="0081400D">
              <w:rPr>
                <w:rFonts w:ascii="Trebuchet MS" w:hAnsi="Trebuchet MS"/>
                <w:i/>
                <w:color w:val="A6A6A6"/>
                <w:sz w:val="13"/>
                <w:szCs w:val="13"/>
              </w:rPr>
              <w:t>udgået (2.3)</w:t>
            </w:r>
          </w:p>
        </w:tc>
        <w:tc>
          <w:tcPr>
            <w:tcW w:w="875" w:type="dxa"/>
            <w:tcBorders>
              <w:top w:val="nil"/>
              <w:left w:val="nil"/>
              <w:bottom w:val="single" w:sz="4" w:space="0" w:color="auto"/>
              <w:right w:val="single" w:sz="4" w:space="0" w:color="auto"/>
            </w:tcBorders>
            <w:shd w:val="clear" w:color="auto" w:fill="auto"/>
            <w:noWrap/>
            <w:vAlign w:val="bottom"/>
            <w:hideMark/>
          </w:tcPr>
          <w:p w14:paraId="40A5EF5D" w14:textId="77777777" w:rsidR="00CB4BEB" w:rsidRPr="00DB6189" w:rsidRDefault="00CB4BEB" w:rsidP="003C0924">
            <w:pPr>
              <w:jc w:val="center"/>
              <w:rPr>
                <w:rFonts w:ascii="Trebuchet MS" w:hAnsi="Trebuchet MS"/>
                <w:i/>
                <w:color w:val="A6A6A6"/>
                <w:sz w:val="13"/>
                <w:szCs w:val="13"/>
              </w:rPr>
            </w:pPr>
            <w:r w:rsidRPr="00DB6189">
              <w:rPr>
                <w:rFonts w:ascii="Trebuchet MS" w:hAnsi="Trebuchet MS"/>
                <w:i/>
                <w:color w:val="A6A6A6"/>
                <w:sz w:val="13"/>
                <w:szCs w:val="13"/>
              </w:rPr>
              <w:t>P</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38DC95BB" w14:textId="77777777" w:rsidR="00CB4BEB" w:rsidRPr="00DB6189" w:rsidRDefault="00CB4BEB" w:rsidP="003C0924">
            <w:pPr>
              <w:rPr>
                <w:rFonts w:ascii="Trebuchet MS" w:hAnsi="Trebuchet MS"/>
                <w:i/>
                <w:color w:val="A6A6A6"/>
                <w:sz w:val="13"/>
                <w:szCs w:val="13"/>
              </w:rPr>
            </w:pPr>
            <w:r w:rsidRPr="00DB6189">
              <w:rPr>
                <w:rFonts w:ascii="Trebuchet MS" w:hAnsi="Trebuchet MS"/>
                <w:i/>
                <w:color w:val="A6A6A6"/>
                <w:sz w:val="13"/>
                <w:szCs w:val="13"/>
              </w:rPr>
              <w:t>t_5100_art_fisk</w:t>
            </w:r>
          </w:p>
        </w:tc>
        <w:tc>
          <w:tcPr>
            <w:tcW w:w="160" w:type="dxa"/>
            <w:tcBorders>
              <w:top w:val="nil"/>
              <w:left w:val="nil"/>
              <w:bottom w:val="nil"/>
              <w:right w:val="nil"/>
            </w:tcBorders>
            <w:shd w:val="clear" w:color="auto" w:fill="auto"/>
            <w:noWrap/>
            <w:vAlign w:val="bottom"/>
            <w:hideMark/>
          </w:tcPr>
          <w:p w14:paraId="016903B3"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34BF988F"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5704</w:t>
            </w:r>
          </w:p>
        </w:tc>
        <w:tc>
          <w:tcPr>
            <w:tcW w:w="2396" w:type="dxa"/>
            <w:tcBorders>
              <w:top w:val="nil"/>
              <w:left w:val="nil"/>
              <w:bottom w:val="single" w:sz="4" w:space="0" w:color="auto"/>
              <w:right w:val="single" w:sz="4" w:space="0" w:color="auto"/>
            </w:tcBorders>
            <w:shd w:val="clear" w:color="auto" w:fill="auto"/>
            <w:noWrap/>
            <w:vAlign w:val="bottom"/>
            <w:hideMark/>
          </w:tcPr>
          <w:p w14:paraId="354C7813"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Afstemningsområde</w:t>
            </w:r>
          </w:p>
        </w:tc>
        <w:tc>
          <w:tcPr>
            <w:tcW w:w="1330" w:type="dxa"/>
            <w:tcBorders>
              <w:top w:val="nil"/>
              <w:left w:val="nil"/>
              <w:bottom w:val="single" w:sz="4" w:space="0" w:color="auto"/>
              <w:right w:val="single" w:sz="4" w:space="0" w:color="auto"/>
            </w:tcBorders>
            <w:shd w:val="clear" w:color="auto" w:fill="auto"/>
            <w:noWrap/>
            <w:vAlign w:val="bottom"/>
            <w:hideMark/>
          </w:tcPr>
          <w:p w14:paraId="51A732E0"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1657A5E3"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t_5704_afstem_omr</w:t>
            </w:r>
          </w:p>
        </w:tc>
        <w:tc>
          <w:tcPr>
            <w:tcW w:w="233" w:type="dxa"/>
            <w:tcBorders>
              <w:top w:val="nil"/>
              <w:left w:val="nil"/>
              <w:bottom w:val="nil"/>
              <w:right w:val="nil"/>
            </w:tcBorders>
            <w:shd w:val="clear" w:color="auto" w:fill="auto"/>
            <w:noWrap/>
            <w:vAlign w:val="bottom"/>
            <w:hideMark/>
          </w:tcPr>
          <w:p w14:paraId="3B83C3D7"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48FCE8CB"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6101</w:t>
            </w:r>
          </w:p>
        </w:tc>
        <w:tc>
          <w:tcPr>
            <w:tcW w:w="2130" w:type="dxa"/>
            <w:tcBorders>
              <w:top w:val="nil"/>
              <w:left w:val="nil"/>
              <w:bottom w:val="single" w:sz="4" w:space="0" w:color="auto"/>
              <w:right w:val="single" w:sz="4" w:space="0" w:color="auto"/>
            </w:tcBorders>
            <w:shd w:val="clear" w:color="auto" w:fill="auto"/>
            <w:noWrap/>
            <w:vAlign w:val="bottom"/>
            <w:hideMark/>
          </w:tcPr>
          <w:p w14:paraId="297B9DD9"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Beskyttelsesrum </w:t>
            </w:r>
          </w:p>
        </w:tc>
        <w:tc>
          <w:tcPr>
            <w:tcW w:w="482" w:type="dxa"/>
            <w:tcBorders>
              <w:top w:val="nil"/>
              <w:left w:val="nil"/>
              <w:bottom w:val="single" w:sz="4" w:space="0" w:color="auto"/>
              <w:right w:val="single" w:sz="4" w:space="0" w:color="auto"/>
            </w:tcBorders>
            <w:shd w:val="clear" w:color="auto" w:fill="auto"/>
            <w:noWrap/>
            <w:vAlign w:val="bottom"/>
            <w:hideMark/>
          </w:tcPr>
          <w:p w14:paraId="0663491B"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29F837EC"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t_6101_beskyt_rum </w:t>
            </w:r>
          </w:p>
        </w:tc>
      </w:tr>
      <w:tr w:rsidR="00CB4BEB" w:rsidRPr="004C7398" w14:paraId="25DE1E22" w14:textId="77777777" w:rsidTr="003C0924">
        <w:tc>
          <w:tcPr>
            <w:tcW w:w="148" w:type="dxa"/>
            <w:tcBorders>
              <w:top w:val="nil"/>
              <w:right w:val="single" w:sz="4" w:space="0" w:color="auto"/>
            </w:tcBorders>
            <w:shd w:val="clear" w:color="auto" w:fill="auto"/>
          </w:tcPr>
          <w:p w14:paraId="6040CF3B" w14:textId="77777777" w:rsidR="00CB4BEB" w:rsidRPr="004C7398" w:rsidRDefault="00CB4BEB" w:rsidP="003C0924">
            <w:pPr>
              <w:jc w:val="center"/>
              <w:rPr>
                <w:rFonts w:ascii="Trebuchet MS" w:hAnsi="Trebuchet MS"/>
                <w:color w:val="A6A6A6"/>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315AE792" w14:textId="77777777" w:rsidR="00CB4BEB" w:rsidRPr="00DB6189" w:rsidRDefault="00CB4BEB" w:rsidP="003C0924">
            <w:pPr>
              <w:jc w:val="center"/>
              <w:rPr>
                <w:rFonts w:ascii="Trebuchet MS" w:hAnsi="Trebuchet MS"/>
                <w:i/>
                <w:color w:val="A6A6A6"/>
                <w:sz w:val="13"/>
                <w:szCs w:val="13"/>
              </w:rPr>
            </w:pPr>
            <w:r w:rsidRPr="00DB6189">
              <w:rPr>
                <w:rFonts w:ascii="Trebuchet MS" w:hAnsi="Trebuchet MS"/>
                <w:i/>
                <w:color w:val="A6A6A6"/>
                <w:sz w:val="13"/>
                <w:szCs w:val="13"/>
              </w:rPr>
              <w:t>5101</w:t>
            </w:r>
          </w:p>
        </w:tc>
        <w:tc>
          <w:tcPr>
            <w:tcW w:w="1990" w:type="dxa"/>
            <w:tcBorders>
              <w:top w:val="nil"/>
              <w:left w:val="nil"/>
              <w:bottom w:val="single" w:sz="4" w:space="0" w:color="auto"/>
              <w:right w:val="single" w:sz="4" w:space="0" w:color="auto"/>
            </w:tcBorders>
            <w:shd w:val="clear" w:color="auto" w:fill="auto"/>
            <w:noWrap/>
            <w:vAlign w:val="bottom"/>
            <w:hideMark/>
          </w:tcPr>
          <w:p w14:paraId="07729D6A" w14:textId="77777777" w:rsidR="00CB4BEB" w:rsidRPr="00DB6189" w:rsidRDefault="00CB4BEB" w:rsidP="003C0924">
            <w:pPr>
              <w:rPr>
                <w:rFonts w:ascii="Trebuchet MS" w:hAnsi="Trebuchet MS"/>
                <w:i/>
                <w:color w:val="A6A6A6"/>
                <w:sz w:val="13"/>
                <w:szCs w:val="13"/>
              </w:rPr>
            </w:pPr>
            <w:r w:rsidRPr="00DB6189">
              <w:rPr>
                <w:rFonts w:ascii="Trebuchet MS" w:hAnsi="Trebuchet MS"/>
                <w:i/>
                <w:color w:val="A6A6A6"/>
                <w:sz w:val="13"/>
                <w:szCs w:val="13"/>
              </w:rPr>
              <w:t xml:space="preserve">Arter Fugl- </w:t>
            </w:r>
            <w:r w:rsidRPr="0081400D">
              <w:rPr>
                <w:rFonts w:ascii="Trebuchet MS" w:hAnsi="Trebuchet MS"/>
                <w:i/>
                <w:color w:val="A6A6A6"/>
                <w:sz w:val="13"/>
                <w:szCs w:val="13"/>
              </w:rPr>
              <w:t>udgået (2.3)</w:t>
            </w:r>
          </w:p>
        </w:tc>
        <w:tc>
          <w:tcPr>
            <w:tcW w:w="875" w:type="dxa"/>
            <w:tcBorders>
              <w:top w:val="nil"/>
              <w:left w:val="nil"/>
              <w:bottom w:val="single" w:sz="4" w:space="0" w:color="auto"/>
              <w:right w:val="single" w:sz="4" w:space="0" w:color="auto"/>
            </w:tcBorders>
            <w:shd w:val="clear" w:color="auto" w:fill="auto"/>
            <w:noWrap/>
            <w:vAlign w:val="bottom"/>
            <w:hideMark/>
          </w:tcPr>
          <w:p w14:paraId="530DA906" w14:textId="77777777" w:rsidR="00CB4BEB" w:rsidRPr="00DB6189" w:rsidRDefault="00CB4BEB" w:rsidP="003C0924">
            <w:pPr>
              <w:jc w:val="center"/>
              <w:rPr>
                <w:rFonts w:ascii="Trebuchet MS" w:hAnsi="Trebuchet MS"/>
                <w:i/>
                <w:color w:val="A6A6A6"/>
                <w:sz w:val="13"/>
                <w:szCs w:val="13"/>
              </w:rPr>
            </w:pPr>
            <w:r w:rsidRPr="00DB6189">
              <w:rPr>
                <w:rFonts w:ascii="Trebuchet MS" w:hAnsi="Trebuchet MS"/>
                <w:i/>
                <w:color w:val="A6A6A6"/>
                <w:sz w:val="13"/>
                <w:szCs w:val="13"/>
              </w:rPr>
              <w:t>P</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4E1A29E3" w14:textId="77777777" w:rsidR="00CB4BEB" w:rsidRPr="00DB6189" w:rsidRDefault="00CB4BEB" w:rsidP="003C0924">
            <w:pPr>
              <w:rPr>
                <w:rFonts w:ascii="Trebuchet MS" w:hAnsi="Trebuchet MS"/>
                <w:i/>
                <w:color w:val="A6A6A6"/>
                <w:sz w:val="13"/>
                <w:szCs w:val="13"/>
              </w:rPr>
            </w:pPr>
            <w:r w:rsidRPr="00DB6189">
              <w:rPr>
                <w:rFonts w:ascii="Trebuchet MS" w:hAnsi="Trebuchet MS"/>
                <w:i/>
                <w:color w:val="A6A6A6"/>
                <w:sz w:val="13"/>
                <w:szCs w:val="13"/>
              </w:rPr>
              <w:t>t_5101_art_fugl</w:t>
            </w:r>
          </w:p>
        </w:tc>
        <w:tc>
          <w:tcPr>
            <w:tcW w:w="160" w:type="dxa"/>
            <w:tcBorders>
              <w:top w:val="nil"/>
              <w:left w:val="nil"/>
              <w:bottom w:val="nil"/>
              <w:right w:val="nil"/>
            </w:tcBorders>
            <w:shd w:val="clear" w:color="auto" w:fill="auto"/>
            <w:noWrap/>
            <w:vAlign w:val="bottom"/>
            <w:hideMark/>
          </w:tcPr>
          <w:p w14:paraId="5CC5DA15"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2D4C31B2"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5705</w:t>
            </w:r>
          </w:p>
        </w:tc>
        <w:tc>
          <w:tcPr>
            <w:tcW w:w="2396" w:type="dxa"/>
            <w:tcBorders>
              <w:top w:val="nil"/>
              <w:left w:val="nil"/>
              <w:bottom w:val="single" w:sz="4" w:space="0" w:color="auto"/>
              <w:right w:val="single" w:sz="4" w:space="0" w:color="auto"/>
            </w:tcBorders>
            <w:shd w:val="clear" w:color="auto" w:fill="auto"/>
            <w:noWrap/>
            <w:vAlign w:val="bottom"/>
            <w:hideMark/>
          </w:tcPr>
          <w:p w14:paraId="5F1B39E0"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Forpagtningsareal</w:t>
            </w:r>
          </w:p>
        </w:tc>
        <w:tc>
          <w:tcPr>
            <w:tcW w:w="1330" w:type="dxa"/>
            <w:tcBorders>
              <w:top w:val="nil"/>
              <w:left w:val="nil"/>
              <w:bottom w:val="single" w:sz="4" w:space="0" w:color="auto"/>
              <w:right w:val="single" w:sz="4" w:space="0" w:color="auto"/>
            </w:tcBorders>
            <w:shd w:val="clear" w:color="auto" w:fill="auto"/>
            <w:noWrap/>
            <w:vAlign w:val="bottom"/>
            <w:hideMark/>
          </w:tcPr>
          <w:p w14:paraId="328839C4"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2F1CE38E"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t_5705_forp_are</w:t>
            </w:r>
          </w:p>
        </w:tc>
        <w:tc>
          <w:tcPr>
            <w:tcW w:w="233" w:type="dxa"/>
            <w:tcBorders>
              <w:top w:val="nil"/>
              <w:left w:val="nil"/>
              <w:bottom w:val="nil"/>
              <w:right w:val="nil"/>
            </w:tcBorders>
            <w:shd w:val="clear" w:color="auto" w:fill="auto"/>
            <w:noWrap/>
            <w:vAlign w:val="bottom"/>
            <w:hideMark/>
          </w:tcPr>
          <w:p w14:paraId="02527FC7"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31FCA9D2"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6102</w:t>
            </w:r>
          </w:p>
        </w:tc>
        <w:tc>
          <w:tcPr>
            <w:tcW w:w="2130" w:type="dxa"/>
            <w:tcBorders>
              <w:top w:val="nil"/>
              <w:left w:val="nil"/>
              <w:bottom w:val="single" w:sz="4" w:space="0" w:color="auto"/>
              <w:right w:val="single" w:sz="4" w:space="0" w:color="auto"/>
            </w:tcBorders>
            <w:shd w:val="clear" w:color="auto" w:fill="auto"/>
            <w:noWrap/>
            <w:vAlign w:val="bottom"/>
            <w:hideMark/>
          </w:tcPr>
          <w:p w14:paraId="450B9D6E"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Redningsvej </w:t>
            </w:r>
          </w:p>
        </w:tc>
        <w:tc>
          <w:tcPr>
            <w:tcW w:w="482" w:type="dxa"/>
            <w:tcBorders>
              <w:top w:val="nil"/>
              <w:left w:val="nil"/>
              <w:bottom w:val="single" w:sz="4" w:space="0" w:color="auto"/>
              <w:right w:val="single" w:sz="4" w:space="0" w:color="auto"/>
            </w:tcBorders>
            <w:shd w:val="clear" w:color="auto" w:fill="auto"/>
            <w:noWrap/>
            <w:vAlign w:val="bottom"/>
            <w:hideMark/>
          </w:tcPr>
          <w:p w14:paraId="69A36205"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3BF44A96"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t_6102_redn_vej </w:t>
            </w:r>
          </w:p>
        </w:tc>
      </w:tr>
      <w:tr w:rsidR="00CB4BEB" w:rsidRPr="004C7398" w14:paraId="08FAC51C" w14:textId="77777777" w:rsidTr="003C0924">
        <w:tc>
          <w:tcPr>
            <w:tcW w:w="148" w:type="dxa"/>
            <w:tcBorders>
              <w:top w:val="nil"/>
              <w:right w:val="single" w:sz="4" w:space="0" w:color="auto"/>
            </w:tcBorders>
            <w:shd w:val="clear" w:color="auto" w:fill="auto"/>
          </w:tcPr>
          <w:p w14:paraId="5536B652" w14:textId="77777777" w:rsidR="00CB4BEB" w:rsidRPr="004C7398" w:rsidRDefault="00CB4BEB" w:rsidP="003C0924">
            <w:pPr>
              <w:jc w:val="center"/>
              <w:rPr>
                <w:rFonts w:ascii="Trebuchet MS" w:hAnsi="Trebuchet MS"/>
                <w:color w:val="A6A6A6"/>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2EFD5BEE" w14:textId="77777777" w:rsidR="00CB4BEB" w:rsidRPr="00DB6189" w:rsidRDefault="00CB4BEB" w:rsidP="003C0924">
            <w:pPr>
              <w:jc w:val="center"/>
              <w:rPr>
                <w:rFonts w:ascii="Trebuchet MS" w:hAnsi="Trebuchet MS"/>
                <w:i/>
                <w:color w:val="A6A6A6"/>
                <w:sz w:val="13"/>
                <w:szCs w:val="13"/>
              </w:rPr>
            </w:pPr>
            <w:r w:rsidRPr="00DB6189">
              <w:rPr>
                <w:rFonts w:ascii="Trebuchet MS" w:hAnsi="Trebuchet MS"/>
                <w:i/>
                <w:color w:val="A6A6A6"/>
                <w:sz w:val="13"/>
                <w:szCs w:val="13"/>
              </w:rPr>
              <w:t>5102</w:t>
            </w:r>
          </w:p>
        </w:tc>
        <w:tc>
          <w:tcPr>
            <w:tcW w:w="1990" w:type="dxa"/>
            <w:tcBorders>
              <w:top w:val="nil"/>
              <w:left w:val="nil"/>
              <w:bottom w:val="single" w:sz="4" w:space="0" w:color="auto"/>
              <w:right w:val="single" w:sz="4" w:space="0" w:color="auto"/>
            </w:tcBorders>
            <w:shd w:val="clear" w:color="auto" w:fill="auto"/>
            <w:noWrap/>
            <w:vAlign w:val="bottom"/>
            <w:hideMark/>
          </w:tcPr>
          <w:p w14:paraId="48BC81C4" w14:textId="77777777" w:rsidR="00CB4BEB" w:rsidRPr="00DB6189" w:rsidRDefault="00CB4BEB" w:rsidP="003C0924">
            <w:pPr>
              <w:rPr>
                <w:rFonts w:ascii="Trebuchet MS" w:hAnsi="Trebuchet MS"/>
                <w:i/>
                <w:color w:val="A6A6A6"/>
                <w:sz w:val="13"/>
                <w:szCs w:val="13"/>
              </w:rPr>
            </w:pPr>
            <w:r w:rsidRPr="00DB6189">
              <w:rPr>
                <w:rFonts w:ascii="Trebuchet MS" w:hAnsi="Trebuchet MS"/>
                <w:i/>
                <w:color w:val="A6A6A6"/>
                <w:sz w:val="13"/>
                <w:szCs w:val="13"/>
              </w:rPr>
              <w:t xml:space="preserve">Arter Padde- </w:t>
            </w:r>
            <w:r w:rsidRPr="0081400D">
              <w:rPr>
                <w:rFonts w:ascii="Trebuchet MS" w:hAnsi="Trebuchet MS"/>
                <w:i/>
                <w:color w:val="A6A6A6"/>
                <w:sz w:val="13"/>
                <w:szCs w:val="13"/>
              </w:rPr>
              <w:t>udgået (2.3)</w:t>
            </w:r>
          </w:p>
        </w:tc>
        <w:tc>
          <w:tcPr>
            <w:tcW w:w="875" w:type="dxa"/>
            <w:tcBorders>
              <w:top w:val="nil"/>
              <w:left w:val="nil"/>
              <w:bottom w:val="single" w:sz="4" w:space="0" w:color="auto"/>
              <w:right w:val="single" w:sz="4" w:space="0" w:color="auto"/>
            </w:tcBorders>
            <w:shd w:val="clear" w:color="auto" w:fill="auto"/>
            <w:noWrap/>
            <w:vAlign w:val="bottom"/>
            <w:hideMark/>
          </w:tcPr>
          <w:p w14:paraId="02CB20E9" w14:textId="77777777" w:rsidR="00CB4BEB" w:rsidRPr="00DB6189" w:rsidRDefault="00CB4BEB" w:rsidP="003C0924">
            <w:pPr>
              <w:jc w:val="center"/>
              <w:rPr>
                <w:rFonts w:ascii="Trebuchet MS" w:hAnsi="Trebuchet MS"/>
                <w:i/>
                <w:color w:val="A6A6A6"/>
                <w:sz w:val="13"/>
                <w:szCs w:val="13"/>
              </w:rPr>
            </w:pPr>
            <w:r w:rsidRPr="00DB6189">
              <w:rPr>
                <w:rFonts w:ascii="Trebuchet MS" w:hAnsi="Trebuchet MS"/>
                <w:i/>
                <w:color w:val="A6A6A6"/>
                <w:sz w:val="13"/>
                <w:szCs w:val="13"/>
              </w:rPr>
              <w:t>P</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45BA42EA" w14:textId="77777777" w:rsidR="00CB4BEB" w:rsidRPr="00DB6189" w:rsidRDefault="00CB4BEB" w:rsidP="003C0924">
            <w:pPr>
              <w:rPr>
                <w:rFonts w:ascii="Trebuchet MS" w:hAnsi="Trebuchet MS"/>
                <w:i/>
                <w:color w:val="A6A6A6"/>
                <w:sz w:val="13"/>
                <w:szCs w:val="13"/>
              </w:rPr>
            </w:pPr>
            <w:r w:rsidRPr="00DB6189">
              <w:rPr>
                <w:rFonts w:ascii="Trebuchet MS" w:hAnsi="Trebuchet MS"/>
                <w:i/>
                <w:color w:val="A6A6A6"/>
                <w:sz w:val="13"/>
                <w:szCs w:val="13"/>
              </w:rPr>
              <w:t>t_5102_art_padde</w:t>
            </w:r>
          </w:p>
        </w:tc>
        <w:tc>
          <w:tcPr>
            <w:tcW w:w="160" w:type="dxa"/>
            <w:tcBorders>
              <w:top w:val="nil"/>
              <w:left w:val="nil"/>
              <w:bottom w:val="nil"/>
              <w:right w:val="nil"/>
            </w:tcBorders>
            <w:shd w:val="clear" w:color="auto" w:fill="auto"/>
            <w:noWrap/>
            <w:vAlign w:val="bottom"/>
            <w:hideMark/>
          </w:tcPr>
          <w:p w14:paraId="15A5F4A9"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1AA7C639"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5706</w:t>
            </w:r>
          </w:p>
        </w:tc>
        <w:tc>
          <w:tcPr>
            <w:tcW w:w="2396" w:type="dxa"/>
            <w:tcBorders>
              <w:top w:val="nil"/>
              <w:left w:val="nil"/>
              <w:bottom w:val="single" w:sz="4" w:space="0" w:color="auto"/>
              <w:right w:val="single" w:sz="4" w:space="0" w:color="auto"/>
            </w:tcBorders>
            <w:shd w:val="clear" w:color="auto" w:fill="auto"/>
            <w:noWrap/>
            <w:vAlign w:val="bottom"/>
            <w:hideMark/>
          </w:tcPr>
          <w:p w14:paraId="316C2F7B"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Havneareal</w:t>
            </w:r>
          </w:p>
        </w:tc>
        <w:tc>
          <w:tcPr>
            <w:tcW w:w="1330" w:type="dxa"/>
            <w:tcBorders>
              <w:top w:val="nil"/>
              <w:left w:val="nil"/>
              <w:bottom w:val="single" w:sz="4" w:space="0" w:color="auto"/>
              <w:right w:val="single" w:sz="4" w:space="0" w:color="auto"/>
            </w:tcBorders>
            <w:shd w:val="clear" w:color="auto" w:fill="auto"/>
            <w:noWrap/>
            <w:vAlign w:val="bottom"/>
            <w:hideMark/>
          </w:tcPr>
          <w:p w14:paraId="1E66530F"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568D23F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t_5706_havn_are</w:t>
            </w:r>
          </w:p>
        </w:tc>
        <w:tc>
          <w:tcPr>
            <w:tcW w:w="233" w:type="dxa"/>
            <w:tcBorders>
              <w:top w:val="nil"/>
              <w:left w:val="nil"/>
              <w:bottom w:val="nil"/>
              <w:right w:val="nil"/>
            </w:tcBorders>
            <w:shd w:val="clear" w:color="auto" w:fill="auto"/>
            <w:noWrap/>
            <w:vAlign w:val="bottom"/>
            <w:hideMark/>
          </w:tcPr>
          <w:p w14:paraId="7FA99970"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28704E4E"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6103</w:t>
            </w:r>
          </w:p>
        </w:tc>
        <w:tc>
          <w:tcPr>
            <w:tcW w:w="2130" w:type="dxa"/>
            <w:tcBorders>
              <w:top w:val="nil"/>
              <w:left w:val="nil"/>
              <w:bottom w:val="single" w:sz="4" w:space="0" w:color="auto"/>
              <w:right w:val="single" w:sz="4" w:space="0" w:color="auto"/>
            </w:tcBorders>
            <w:shd w:val="clear" w:color="auto" w:fill="auto"/>
            <w:noWrap/>
            <w:vAlign w:val="bottom"/>
            <w:hideMark/>
          </w:tcPr>
          <w:p w14:paraId="7778E079"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Slukningsområde</w:t>
            </w:r>
          </w:p>
        </w:tc>
        <w:tc>
          <w:tcPr>
            <w:tcW w:w="482" w:type="dxa"/>
            <w:tcBorders>
              <w:top w:val="nil"/>
              <w:left w:val="nil"/>
              <w:bottom w:val="single" w:sz="4" w:space="0" w:color="auto"/>
              <w:right w:val="single" w:sz="4" w:space="0" w:color="auto"/>
            </w:tcBorders>
            <w:shd w:val="clear" w:color="auto" w:fill="auto"/>
            <w:noWrap/>
            <w:vAlign w:val="bottom"/>
            <w:hideMark/>
          </w:tcPr>
          <w:p w14:paraId="73486F80"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3CEA70EB"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t_6103_bered_omr </w:t>
            </w:r>
          </w:p>
        </w:tc>
      </w:tr>
      <w:tr w:rsidR="00CB4BEB" w:rsidRPr="004C7398" w14:paraId="4C4E2256" w14:textId="77777777" w:rsidTr="003C0924">
        <w:tc>
          <w:tcPr>
            <w:tcW w:w="148" w:type="dxa"/>
            <w:tcBorders>
              <w:top w:val="nil"/>
              <w:right w:val="single" w:sz="4" w:space="0" w:color="auto"/>
            </w:tcBorders>
            <w:shd w:val="clear" w:color="auto" w:fill="auto"/>
          </w:tcPr>
          <w:p w14:paraId="17687F91" w14:textId="77777777" w:rsidR="00CB4BEB" w:rsidRPr="004C7398" w:rsidRDefault="00CB4BEB" w:rsidP="003C0924">
            <w:pPr>
              <w:jc w:val="center"/>
              <w:rPr>
                <w:rFonts w:ascii="Trebuchet MS" w:hAnsi="Trebuchet MS"/>
                <w:color w:val="A6A6A6"/>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1EF2A097" w14:textId="77777777" w:rsidR="00CB4BEB" w:rsidRPr="00DB6189" w:rsidRDefault="00CB4BEB" w:rsidP="003C0924">
            <w:pPr>
              <w:jc w:val="center"/>
              <w:rPr>
                <w:rFonts w:ascii="Trebuchet MS" w:hAnsi="Trebuchet MS"/>
                <w:i/>
                <w:color w:val="A6A6A6"/>
                <w:sz w:val="13"/>
                <w:szCs w:val="13"/>
              </w:rPr>
            </w:pPr>
            <w:r w:rsidRPr="00DB6189">
              <w:rPr>
                <w:rFonts w:ascii="Trebuchet MS" w:hAnsi="Trebuchet MS"/>
                <w:i/>
                <w:color w:val="A6A6A6"/>
                <w:sz w:val="13"/>
                <w:szCs w:val="13"/>
              </w:rPr>
              <w:t>5103</w:t>
            </w:r>
          </w:p>
        </w:tc>
        <w:tc>
          <w:tcPr>
            <w:tcW w:w="2865" w:type="dxa"/>
            <w:gridSpan w:val="2"/>
            <w:tcBorders>
              <w:top w:val="nil"/>
              <w:left w:val="nil"/>
              <w:bottom w:val="single" w:sz="4" w:space="0" w:color="auto"/>
              <w:right w:val="single" w:sz="4" w:space="0" w:color="auto"/>
            </w:tcBorders>
            <w:shd w:val="clear" w:color="auto" w:fill="auto"/>
            <w:noWrap/>
            <w:vAlign w:val="bottom"/>
            <w:hideMark/>
          </w:tcPr>
          <w:p w14:paraId="5D077C32" w14:textId="77777777" w:rsidR="00CB4BEB" w:rsidRPr="00DB6189" w:rsidRDefault="00CB4BEB" w:rsidP="003C0924">
            <w:pPr>
              <w:rPr>
                <w:rFonts w:ascii="Trebuchet MS" w:hAnsi="Trebuchet MS"/>
                <w:i/>
                <w:color w:val="A6A6A6"/>
                <w:sz w:val="13"/>
                <w:szCs w:val="13"/>
              </w:rPr>
            </w:pPr>
            <w:r w:rsidRPr="00DB6189">
              <w:rPr>
                <w:rFonts w:ascii="Trebuchet MS" w:hAnsi="Trebuchet MS"/>
                <w:i/>
                <w:color w:val="A6A6A6"/>
                <w:sz w:val="13"/>
                <w:szCs w:val="13"/>
              </w:rPr>
              <w:t xml:space="preserve">Arter Pattedyr- </w:t>
            </w:r>
            <w:r w:rsidRPr="0081400D">
              <w:rPr>
                <w:rFonts w:ascii="Trebuchet MS" w:hAnsi="Trebuchet MS"/>
                <w:i/>
                <w:color w:val="A6A6A6"/>
                <w:sz w:val="13"/>
                <w:szCs w:val="13"/>
              </w:rPr>
              <w:t>udgået (2.3)</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033484FA" w14:textId="77777777" w:rsidR="00CB4BEB" w:rsidRPr="00DB6189" w:rsidRDefault="00CB4BEB" w:rsidP="003C0924">
            <w:pPr>
              <w:rPr>
                <w:rFonts w:ascii="Trebuchet MS" w:hAnsi="Trebuchet MS"/>
                <w:i/>
                <w:color w:val="A6A6A6"/>
                <w:sz w:val="13"/>
                <w:szCs w:val="13"/>
              </w:rPr>
            </w:pPr>
            <w:r w:rsidRPr="00DB6189">
              <w:rPr>
                <w:rFonts w:ascii="Trebuchet MS" w:hAnsi="Trebuchet MS"/>
                <w:i/>
                <w:color w:val="A6A6A6"/>
                <w:sz w:val="13"/>
                <w:szCs w:val="13"/>
              </w:rPr>
              <w:t>t_5103_art_pat</w:t>
            </w:r>
          </w:p>
        </w:tc>
        <w:tc>
          <w:tcPr>
            <w:tcW w:w="160" w:type="dxa"/>
            <w:tcBorders>
              <w:top w:val="nil"/>
              <w:left w:val="nil"/>
              <w:bottom w:val="nil"/>
              <w:right w:val="nil"/>
            </w:tcBorders>
            <w:shd w:val="clear" w:color="auto" w:fill="auto"/>
            <w:noWrap/>
            <w:vAlign w:val="bottom"/>
            <w:hideMark/>
          </w:tcPr>
          <w:p w14:paraId="10DE1323"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3290CE8E"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5707</w:t>
            </w:r>
          </w:p>
        </w:tc>
        <w:tc>
          <w:tcPr>
            <w:tcW w:w="2396" w:type="dxa"/>
            <w:tcBorders>
              <w:top w:val="nil"/>
              <w:left w:val="nil"/>
              <w:bottom w:val="single" w:sz="4" w:space="0" w:color="auto"/>
              <w:right w:val="single" w:sz="4" w:space="0" w:color="auto"/>
            </w:tcBorders>
            <w:shd w:val="clear" w:color="auto" w:fill="auto"/>
            <w:noWrap/>
            <w:vAlign w:val="bottom"/>
            <w:hideMark/>
          </w:tcPr>
          <w:p w14:paraId="7850E7D6"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Grundsalg</w:t>
            </w:r>
          </w:p>
        </w:tc>
        <w:tc>
          <w:tcPr>
            <w:tcW w:w="1330" w:type="dxa"/>
            <w:tcBorders>
              <w:top w:val="nil"/>
              <w:left w:val="nil"/>
              <w:bottom w:val="single" w:sz="4" w:space="0" w:color="auto"/>
              <w:right w:val="single" w:sz="4" w:space="0" w:color="auto"/>
            </w:tcBorders>
            <w:shd w:val="clear" w:color="auto" w:fill="auto"/>
            <w:noWrap/>
            <w:vAlign w:val="bottom"/>
            <w:hideMark/>
          </w:tcPr>
          <w:p w14:paraId="52DAFD2B"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362F4159"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t_5707_grunds</w:t>
            </w:r>
          </w:p>
        </w:tc>
        <w:tc>
          <w:tcPr>
            <w:tcW w:w="233" w:type="dxa"/>
            <w:tcBorders>
              <w:top w:val="nil"/>
              <w:left w:val="nil"/>
              <w:bottom w:val="nil"/>
              <w:right w:val="nil"/>
            </w:tcBorders>
            <w:shd w:val="clear" w:color="auto" w:fill="auto"/>
            <w:noWrap/>
            <w:vAlign w:val="bottom"/>
            <w:hideMark/>
          </w:tcPr>
          <w:p w14:paraId="4DEACE4B"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43F900B7"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6104</w:t>
            </w:r>
          </w:p>
        </w:tc>
        <w:tc>
          <w:tcPr>
            <w:tcW w:w="2130" w:type="dxa"/>
            <w:tcBorders>
              <w:top w:val="nil"/>
              <w:left w:val="nil"/>
              <w:bottom w:val="single" w:sz="4" w:space="0" w:color="auto"/>
              <w:right w:val="single" w:sz="4" w:space="0" w:color="auto"/>
            </w:tcBorders>
            <w:shd w:val="clear" w:color="auto" w:fill="auto"/>
            <w:noWrap/>
            <w:vAlign w:val="bottom"/>
            <w:hideMark/>
          </w:tcPr>
          <w:p w14:paraId="429D54C8"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Risiko virksomhed </w:t>
            </w:r>
          </w:p>
        </w:tc>
        <w:tc>
          <w:tcPr>
            <w:tcW w:w="482" w:type="dxa"/>
            <w:tcBorders>
              <w:top w:val="nil"/>
              <w:left w:val="nil"/>
              <w:bottom w:val="single" w:sz="4" w:space="0" w:color="auto"/>
              <w:right w:val="single" w:sz="4" w:space="0" w:color="auto"/>
            </w:tcBorders>
            <w:shd w:val="clear" w:color="auto" w:fill="auto"/>
            <w:noWrap/>
            <w:vAlign w:val="bottom"/>
            <w:hideMark/>
          </w:tcPr>
          <w:p w14:paraId="28CA5081"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747F222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t_6104_risiko_virk </w:t>
            </w:r>
          </w:p>
        </w:tc>
      </w:tr>
      <w:tr w:rsidR="00CB4BEB" w:rsidRPr="004C7398" w14:paraId="03C8FE13" w14:textId="77777777" w:rsidTr="003C0924">
        <w:tc>
          <w:tcPr>
            <w:tcW w:w="148" w:type="dxa"/>
            <w:tcBorders>
              <w:top w:val="nil"/>
              <w:right w:val="single" w:sz="4" w:space="0" w:color="auto"/>
            </w:tcBorders>
            <w:shd w:val="clear" w:color="auto" w:fill="auto"/>
          </w:tcPr>
          <w:p w14:paraId="6C8813EF"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3B7197B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5104</w:t>
            </w:r>
          </w:p>
        </w:tc>
        <w:tc>
          <w:tcPr>
            <w:tcW w:w="1990" w:type="dxa"/>
            <w:tcBorders>
              <w:top w:val="nil"/>
              <w:left w:val="nil"/>
              <w:bottom w:val="single" w:sz="4" w:space="0" w:color="auto"/>
              <w:right w:val="single" w:sz="4" w:space="0" w:color="auto"/>
            </w:tcBorders>
            <w:shd w:val="clear" w:color="auto" w:fill="auto"/>
            <w:noWrap/>
            <w:vAlign w:val="bottom"/>
            <w:hideMark/>
          </w:tcPr>
          <w:p w14:paraId="0FD6CDF5" w14:textId="77777777" w:rsidR="00CB4BEB" w:rsidRPr="00833371" w:rsidRDefault="00CB4BEB" w:rsidP="003C0924">
            <w:pPr>
              <w:rPr>
                <w:rFonts w:ascii="Trebuchet MS" w:hAnsi="Trebuchet MS"/>
                <w:sz w:val="13"/>
                <w:szCs w:val="13"/>
              </w:rPr>
            </w:pPr>
            <w:r w:rsidRPr="00833371">
              <w:rPr>
                <w:rFonts w:ascii="Trebuchet MS" w:hAnsi="Trebuchet MS"/>
                <w:sz w:val="13"/>
                <w:szCs w:val="13"/>
              </w:rPr>
              <w:t>Arter Invasive Flade</w:t>
            </w:r>
          </w:p>
        </w:tc>
        <w:tc>
          <w:tcPr>
            <w:tcW w:w="875" w:type="dxa"/>
            <w:tcBorders>
              <w:top w:val="nil"/>
              <w:left w:val="nil"/>
              <w:bottom w:val="single" w:sz="4" w:space="0" w:color="auto"/>
              <w:right w:val="single" w:sz="4" w:space="0" w:color="auto"/>
            </w:tcBorders>
            <w:shd w:val="clear" w:color="auto" w:fill="auto"/>
            <w:noWrap/>
            <w:vAlign w:val="bottom"/>
            <w:hideMark/>
          </w:tcPr>
          <w:p w14:paraId="3EA7EE7F"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4B754458"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t_5104_art_invas</w:t>
            </w:r>
            <w:r w:rsidRPr="00CD6383">
              <w:rPr>
                <w:rFonts w:ascii="Trebuchet MS" w:hAnsi="Trebuchet MS"/>
                <w:color w:val="4F81BD"/>
                <w:sz w:val="13"/>
                <w:szCs w:val="13"/>
              </w:rPr>
              <w:t>_fl</w:t>
            </w:r>
          </w:p>
        </w:tc>
        <w:tc>
          <w:tcPr>
            <w:tcW w:w="160" w:type="dxa"/>
            <w:tcBorders>
              <w:top w:val="nil"/>
              <w:left w:val="nil"/>
              <w:bottom w:val="nil"/>
              <w:right w:val="nil"/>
            </w:tcBorders>
            <w:shd w:val="clear" w:color="auto" w:fill="auto"/>
            <w:noWrap/>
            <w:vAlign w:val="bottom"/>
            <w:hideMark/>
          </w:tcPr>
          <w:p w14:paraId="6CCBC560"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nil"/>
            </w:tcBorders>
            <w:shd w:val="clear" w:color="auto" w:fill="auto"/>
            <w:noWrap/>
            <w:vAlign w:val="bottom"/>
            <w:hideMark/>
          </w:tcPr>
          <w:p w14:paraId="605FD2CF" w14:textId="77777777" w:rsidR="00CB4BEB" w:rsidRPr="0081400D" w:rsidRDefault="00CB4BEB" w:rsidP="003C0924">
            <w:pPr>
              <w:jc w:val="center"/>
              <w:rPr>
                <w:rFonts w:ascii="Trebuchet MS" w:hAnsi="Trebuchet MS"/>
                <w:i/>
                <w:color w:val="A6A6A6"/>
                <w:sz w:val="13"/>
                <w:szCs w:val="13"/>
              </w:rPr>
            </w:pPr>
            <w:r w:rsidRPr="0081400D">
              <w:rPr>
                <w:rFonts w:ascii="Trebuchet MS" w:hAnsi="Trebuchet MS"/>
                <w:i/>
                <w:color w:val="A6A6A6"/>
                <w:sz w:val="13"/>
                <w:szCs w:val="13"/>
              </w:rPr>
              <w:t>5708</w:t>
            </w:r>
          </w:p>
        </w:tc>
        <w:tc>
          <w:tcPr>
            <w:tcW w:w="2396" w:type="dxa"/>
            <w:tcBorders>
              <w:top w:val="nil"/>
              <w:left w:val="single" w:sz="4" w:space="0" w:color="auto"/>
              <w:bottom w:val="single" w:sz="4" w:space="0" w:color="auto"/>
              <w:right w:val="nil"/>
            </w:tcBorders>
            <w:shd w:val="clear" w:color="auto" w:fill="auto"/>
            <w:noWrap/>
            <w:vAlign w:val="bottom"/>
            <w:hideMark/>
          </w:tcPr>
          <w:p w14:paraId="57272E6F" w14:textId="0C5CC846" w:rsidR="00CB4BEB" w:rsidRPr="0081400D" w:rsidRDefault="00CB4BEB" w:rsidP="003C0924">
            <w:pPr>
              <w:rPr>
                <w:rFonts w:ascii="Trebuchet MS" w:hAnsi="Trebuchet MS"/>
                <w:i/>
                <w:color w:val="A6A6A6"/>
                <w:sz w:val="13"/>
                <w:szCs w:val="13"/>
              </w:rPr>
            </w:pPr>
            <w:proofErr w:type="spellStart"/>
            <w:r w:rsidRPr="0081400D">
              <w:rPr>
                <w:rFonts w:ascii="Trebuchet MS" w:hAnsi="Trebuchet MS"/>
                <w:i/>
                <w:color w:val="A6A6A6"/>
                <w:sz w:val="13"/>
                <w:szCs w:val="13"/>
              </w:rPr>
              <w:t>Kommunal_service</w:t>
            </w:r>
            <w:proofErr w:type="spellEnd"/>
            <w:r w:rsidRPr="0081400D">
              <w:rPr>
                <w:rFonts w:ascii="Trebuchet MS" w:hAnsi="Trebuchet MS"/>
                <w:i/>
                <w:color w:val="A6A6A6"/>
                <w:sz w:val="13"/>
                <w:szCs w:val="13"/>
              </w:rPr>
              <w:t xml:space="preserve"> – udgået</w:t>
            </w:r>
            <w:r w:rsidR="00F04A1E">
              <w:rPr>
                <w:rFonts w:ascii="Trebuchet MS" w:hAnsi="Trebuchet MS"/>
                <w:i/>
                <w:color w:val="A6A6A6"/>
                <w:sz w:val="13"/>
                <w:szCs w:val="13"/>
              </w:rPr>
              <w:t xml:space="preserve"> </w:t>
            </w:r>
            <w:r w:rsidRPr="0081400D">
              <w:rPr>
                <w:rFonts w:ascii="Trebuchet MS" w:hAnsi="Trebuchet MS"/>
                <w:i/>
                <w:color w:val="A6A6A6"/>
                <w:sz w:val="13"/>
                <w:szCs w:val="13"/>
              </w:rPr>
              <w:t>(2.4)</w:t>
            </w:r>
          </w:p>
        </w:tc>
        <w:tc>
          <w:tcPr>
            <w:tcW w:w="1330" w:type="dxa"/>
            <w:tcBorders>
              <w:top w:val="nil"/>
              <w:left w:val="nil"/>
              <w:bottom w:val="single" w:sz="4" w:space="0" w:color="auto"/>
              <w:right w:val="single" w:sz="4" w:space="0" w:color="auto"/>
            </w:tcBorders>
            <w:shd w:val="clear" w:color="auto" w:fill="auto"/>
            <w:noWrap/>
            <w:vAlign w:val="bottom"/>
            <w:hideMark/>
          </w:tcPr>
          <w:p w14:paraId="152D2CFF" w14:textId="77777777" w:rsidR="00CB4BEB" w:rsidRPr="0081400D" w:rsidRDefault="00CB4BEB" w:rsidP="003C0924">
            <w:pPr>
              <w:jc w:val="center"/>
              <w:rPr>
                <w:rFonts w:ascii="Trebuchet MS" w:hAnsi="Trebuchet MS"/>
                <w:i/>
                <w:color w:val="A6A6A6"/>
                <w:sz w:val="13"/>
                <w:szCs w:val="13"/>
              </w:rPr>
            </w:pPr>
            <w:r w:rsidRPr="0081400D">
              <w:rPr>
                <w:rFonts w:ascii="Trebuchet MS" w:hAnsi="Trebuchet MS"/>
                <w:i/>
                <w:color w:val="A6A6A6"/>
                <w:sz w:val="13"/>
                <w:szCs w:val="13"/>
              </w:rPr>
              <w:t>P</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0123EFDB" w14:textId="77777777" w:rsidR="00CB4BEB" w:rsidRPr="0081400D" w:rsidRDefault="00CB4BEB" w:rsidP="003C0924">
            <w:pPr>
              <w:rPr>
                <w:rFonts w:ascii="Trebuchet MS" w:hAnsi="Trebuchet MS"/>
                <w:i/>
                <w:color w:val="A6A6A6"/>
                <w:sz w:val="13"/>
                <w:szCs w:val="13"/>
              </w:rPr>
            </w:pPr>
            <w:r w:rsidRPr="0081400D">
              <w:rPr>
                <w:rFonts w:ascii="Trebuchet MS" w:hAnsi="Trebuchet MS"/>
                <w:i/>
                <w:color w:val="A6A6A6"/>
                <w:sz w:val="13"/>
                <w:szCs w:val="13"/>
              </w:rPr>
              <w:t>t_5708_kom_serv</w:t>
            </w:r>
          </w:p>
        </w:tc>
        <w:tc>
          <w:tcPr>
            <w:tcW w:w="233" w:type="dxa"/>
            <w:tcBorders>
              <w:top w:val="nil"/>
              <w:left w:val="nil"/>
              <w:bottom w:val="nil"/>
              <w:right w:val="nil"/>
            </w:tcBorders>
            <w:shd w:val="clear" w:color="auto" w:fill="auto"/>
            <w:noWrap/>
            <w:vAlign w:val="bottom"/>
            <w:hideMark/>
          </w:tcPr>
          <w:p w14:paraId="5AB56765"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C4C686D"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6105</w:t>
            </w:r>
          </w:p>
        </w:tc>
        <w:tc>
          <w:tcPr>
            <w:tcW w:w="2130" w:type="dxa"/>
            <w:tcBorders>
              <w:top w:val="nil"/>
              <w:left w:val="nil"/>
              <w:bottom w:val="single" w:sz="4" w:space="0" w:color="auto"/>
              <w:right w:val="single" w:sz="4" w:space="0" w:color="auto"/>
            </w:tcBorders>
            <w:shd w:val="clear" w:color="auto" w:fill="auto"/>
            <w:noWrap/>
            <w:vAlign w:val="bottom"/>
            <w:hideMark/>
          </w:tcPr>
          <w:p w14:paraId="1A4F27FE"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Særlig bygningsområde </w:t>
            </w:r>
          </w:p>
        </w:tc>
        <w:tc>
          <w:tcPr>
            <w:tcW w:w="482" w:type="dxa"/>
            <w:tcBorders>
              <w:top w:val="nil"/>
              <w:left w:val="nil"/>
              <w:bottom w:val="single" w:sz="4" w:space="0" w:color="auto"/>
              <w:right w:val="single" w:sz="4" w:space="0" w:color="auto"/>
            </w:tcBorders>
            <w:shd w:val="clear" w:color="auto" w:fill="auto"/>
            <w:noWrap/>
            <w:vAlign w:val="bottom"/>
            <w:hideMark/>
          </w:tcPr>
          <w:p w14:paraId="69BE01A1"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39516CD5"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t_6105_sbygn_omr </w:t>
            </w:r>
          </w:p>
        </w:tc>
      </w:tr>
      <w:tr w:rsidR="00CB4BEB" w:rsidRPr="004C7398" w14:paraId="76CB5487" w14:textId="77777777" w:rsidTr="003C0924">
        <w:tc>
          <w:tcPr>
            <w:tcW w:w="148" w:type="dxa"/>
            <w:tcBorders>
              <w:top w:val="nil"/>
              <w:right w:val="single" w:sz="4" w:space="0" w:color="auto"/>
            </w:tcBorders>
            <w:shd w:val="clear" w:color="auto" w:fill="auto"/>
          </w:tcPr>
          <w:p w14:paraId="50C7D872"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1DC77A70"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5105</w:t>
            </w:r>
          </w:p>
        </w:tc>
        <w:tc>
          <w:tcPr>
            <w:tcW w:w="1990" w:type="dxa"/>
            <w:tcBorders>
              <w:top w:val="nil"/>
              <w:left w:val="nil"/>
              <w:bottom w:val="single" w:sz="4" w:space="0" w:color="auto"/>
              <w:right w:val="single" w:sz="4" w:space="0" w:color="auto"/>
            </w:tcBorders>
            <w:shd w:val="clear" w:color="auto" w:fill="auto"/>
            <w:noWrap/>
            <w:vAlign w:val="bottom"/>
            <w:hideMark/>
          </w:tcPr>
          <w:p w14:paraId="08B0D92E" w14:textId="77777777" w:rsidR="00CB4BEB" w:rsidRPr="00833371" w:rsidRDefault="00CB4BEB" w:rsidP="003C0924">
            <w:pPr>
              <w:rPr>
                <w:rFonts w:ascii="Trebuchet MS" w:hAnsi="Trebuchet MS"/>
                <w:sz w:val="13"/>
                <w:szCs w:val="13"/>
              </w:rPr>
            </w:pPr>
            <w:proofErr w:type="spellStart"/>
            <w:r w:rsidRPr="00833371">
              <w:rPr>
                <w:rFonts w:ascii="Trebuchet MS" w:hAnsi="Trebuchet MS"/>
                <w:sz w:val="13"/>
                <w:szCs w:val="13"/>
              </w:rPr>
              <w:t>Rigkær</w:t>
            </w:r>
            <w:proofErr w:type="spellEnd"/>
            <w:r w:rsidRPr="00833371">
              <w:rPr>
                <w:rFonts w:ascii="Trebuchet MS" w:hAnsi="Trebuchet MS"/>
                <w:sz w:val="13"/>
                <w:szCs w:val="13"/>
              </w:rPr>
              <w:t xml:space="preserve"> – Fattigkær</w:t>
            </w:r>
          </w:p>
        </w:tc>
        <w:tc>
          <w:tcPr>
            <w:tcW w:w="875" w:type="dxa"/>
            <w:tcBorders>
              <w:top w:val="nil"/>
              <w:left w:val="nil"/>
              <w:bottom w:val="single" w:sz="4" w:space="0" w:color="auto"/>
              <w:right w:val="single" w:sz="4" w:space="0" w:color="auto"/>
            </w:tcBorders>
            <w:shd w:val="clear" w:color="auto" w:fill="auto"/>
            <w:noWrap/>
            <w:vAlign w:val="bottom"/>
            <w:hideMark/>
          </w:tcPr>
          <w:p w14:paraId="03887FE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26A03BC8"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t_5105_rig_fattig</w:t>
            </w:r>
          </w:p>
        </w:tc>
        <w:tc>
          <w:tcPr>
            <w:tcW w:w="160" w:type="dxa"/>
            <w:tcBorders>
              <w:top w:val="nil"/>
              <w:left w:val="nil"/>
              <w:bottom w:val="nil"/>
              <w:right w:val="nil"/>
            </w:tcBorders>
            <w:shd w:val="clear" w:color="auto" w:fill="auto"/>
            <w:noWrap/>
            <w:vAlign w:val="bottom"/>
            <w:hideMark/>
          </w:tcPr>
          <w:p w14:paraId="6C22203A"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nil"/>
            </w:tcBorders>
            <w:shd w:val="clear" w:color="auto" w:fill="auto"/>
            <w:noWrap/>
            <w:vAlign w:val="bottom"/>
            <w:hideMark/>
          </w:tcPr>
          <w:p w14:paraId="743B303A" w14:textId="77777777" w:rsidR="00CB4BEB" w:rsidRPr="0081400D" w:rsidRDefault="00CB4BEB" w:rsidP="003C0924">
            <w:pPr>
              <w:jc w:val="center"/>
              <w:rPr>
                <w:rFonts w:ascii="Trebuchet MS" w:hAnsi="Trebuchet MS"/>
                <w:i/>
                <w:color w:val="A6A6A6"/>
                <w:sz w:val="13"/>
                <w:szCs w:val="13"/>
              </w:rPr>
            </w:pPr>
            <w:r w:rsidRPr="0081400D">
              <w:rPr>
                <w:rFonts w:ascii="Trebuchet MS" w:hAnsi="Trebuchet MS"/>
                <w:i/>
                <w:color w:val="A6A6A6"/>
                <w:sz w:val="13"/>
                <w:szCs w:val="13"/>
              </w:rPr>
              <w:t>5709</w:t>
            </w:r>
          </w:p>
        </w:tc>
        <w:tc>
          <w:tcPr>
            <w:tcW w:w="2396" w:type="dxa"/>
            <w:tcBorders>
              <w:top w:val="nil"/>
              <w:left w:val="single" w:sz="4" w:space="0" w:color="auto"/>
              <w:bottom w:val="single" w:sz="4" w:space="0" w:color="auto"/>
              <w:right w:val="nil"/>
            </w:tcBorders>
            <w:shd w:val="clear" w:color="auto" w:fill="auto"/>
            <w:noWrap/>
            <w:vAlign w:val="bottom"/>
            <w:hideMark/>
          </w:tcPr>
          <w:p w14:paraId="1DB61549" w14:textId="28254A9F" w:rsidR="00CB4BEB" w:rsidRPr="0081400D" w:rsidRDefault="00CB4BEB" w:rsidP="003C0924">
            <w:pPr>
              <w:rPr>
                <w:rFonts w:ascii="Trebuchet MS" w:hAnsi="Trebuchet MS"/>
                <w:i/>
                <w:color w:val="A6A6A6"/>
                <w:sz w:val="13"/>
                <w:szCs w:val="13"/>
              </w:rPr>
            </w:pPr>
            <w:r w:rsidRPr="0081400D">
              <w:rPr>
                <w:rFonts w:ascii="Trebuchet MS" w:hAnsi="Trebuchet MS"/>
                <w:i/>
                <w:color w:val="A6A6A6"/>
                <w:sz w:val="13"/>
                <w:szCs w:val="13"/>
              </w:rPr>
              <w:t xml:space="preserve">Distrikter </w:t>
            </w:r>
            <w:r w:rsidR="00F04A1E">
              <w:rPr>
                <w:rFonts w:ascii="Trebuchet MS" w:hAnsi="Trebuchet MS"/>
                <w:i/>
                <w:color w:val="A6A6A6"/>
                <w:sz w:val="13"/>
                <w:szCs w:val="13"/>
              </w:rPr>
              <w:t>–</w:t>
            </w:r>
            <w:r w:rsidRPr="0081400D">
              <w:rPr>
                <w:rFonts w:ascii="Trebuchet MS" w:hAnsi="Trebuchet MS"/>
                <w:i/>
                <w:color w:val="A6A6A6"/>
                <w:sz w:val="13"/>
                <w:szCs w:val="13"/>
              </w:rPr>
              <w:t xml:space="preserve"> udgået</w:t>
            </w:r>
            <w:r w:rsidR="00F04A1E">
              <w:rPr>
                <w:rFonts w:ascii="Trebuchet MS" w:hAnsi="Trebuchet MS"/>
                <w:i/>
                <w:color w:val="A6A6A6"/>
                <w:sz w:val="13"/>
                <w:szCs w:val="13"/>
              </w:rPr>
              <w:t xml:space="preserve"> </w:t>
            </w:r>
            <w:r w:rsidRPr="0081400D">
              <w:rPr>
                <w:rFonts w:ascii="Trebuchet MS" w:hAnsi="Trebuchet MS"/>
                <w:i/>
                <w:color w:val="A6A6A6"/>
                <w:sz w:val="13"/>
                <w:szCs w:val="13"/>
              </w:rPr>
              <w:t>(2.4)</w:t>
            </w:r>
          </w:p>
        </w:tc>
        <w:tc>
          <w:tcPr>
            <w:tcW w:w="1330" w:type="dxa"/>
            <w:tcBorders>
              <w:top w:val="nil"/>
              <w:left w:val="nil"/>
              <w:bottom w:val="single" w:sz="4" w:space="0" w:color="auto"/>
              <w:right w:val="single" w:sz="4" w:space="0" w:color="auto"/>
            </w:tcBorders>
            <w:shd w:val="clear" w:color="auto" w:fill="auto"/>
            <w:noWrap/>
            <w:vAlign w:val="bottom"/>
            <w:hideMark/>
          </w:tcPr>
          <w:p w14:paraId="6D5B60DE" w14:textId="77777777" w:rsidR="00CB4BEB" w:rsidRPr="0081400D" w:rsidRDefault="00CB4BEB" w:rsidP="003C0924">
            <w:pPr>
              <w:jc w:val="center"/>
              <w:rPr>
                <w:rFonts w:ascii="Trebuchet MS" w:hAnsi="Trebuchet MS"/>
                <w:i/>
                <w:color w:val="A6A6A6"/>
                <w:sz w:val="13"/>
                <w:szCs w:val="13"/>
              </w:rPr>
            </w:pPr>
            <w:r w:rsidRPr="0081400D">
              <w:rPr>
                <w:rFonts w:ascii="Trebuchet MS" w:hAnsi="Trebuchet MS"/>
                <w:i/>
                <w:color w:val="A6A6A6"/>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65A00C33" w14:textId="77777777" w:rsidR="00CB4BEB" w:rsidRPr="0081400D" w:rsidRDefault="00CB4BEB" w:rsidP="003C0924">
            <w:pPr>
              <w:rPr>
                <w:rFonts w:ascii="Trebuchet MS" w:hAnsi="Trebuchet MS"/>
                <w:i/>
                <w:color w:val="A6A6A6"/>
                <w:sz w:val="13"/>
                <w:szCs w:val="13"/>
              </w:rPr>
            </w:pPr>
            <w:r w:rsidRPr="0081400D">
              <w:rPr>
                <w:rFonts w:ascii="Trebuchet MS" w:hAnsi="Trebuchet MS"/>
                <w:i/>
                <w:color w:val="A6A6A6"/>
                <w:sz w:val="13"/>
                <w:szCs w:val="13"/>
              </w:rPr>
              <w:t>t_5709_distr</w:t>
            </w:r>
          </w:p>
        </w:tc>
        <w:tc>
          <w:tcPr>
            <w:tcW w:w="233" w:type="dxa"/>
            <w:tcBorders>
              <w:top w:val="nil"/>
              <w:left w:val="nil"/>
              <w:bottom w:val="nil"/>
              <w:right w:val="nil"/>
            </w:tcBorders>
            <w:shd w:val="clear" w:color="auto" w:fill="auto"/>
            <w:noWrap/>
            <w:vAlign w:val="bottom"/>
            <w:hideMark/>
          </w:tcPr>
          <w:p w14:paraId="4800DB91"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63F417C0" w14:textId="77777777" w:rsidR="00CB4BEB" w:rsidRPr="0081400D" w:rsidRDefault="00CB4BEB" w:rsidP="003C0924">
            <w:pPr>
              <w:jc w:val="center"/>
              <w:rPr>
                <w:rFonts w:ascii="Trebuchet MS" w:hAnsi="Trebuchet MS"/>
                <w:i/>
                <w:color w:val="A6A6A6"/>
                <w:sz w:val="13"/>
                <w:szCs w:val="13"/>
              </w:rPr>
            </w:pPr>
            <w:r w:rsidRPr="0081400D">
              <w:rPr>
                <w:rFonts w:ascii="Trebuchet MS" w:hAnsi="Trebuchet MS"/>
                <w:i/>
                <w:color w:val="A6A6A6"/>
                <w:sz w:val="13"/>
                <w:szCs w:val="13"/>
              </w:rPr>
              <w:t>6106</w:t>
            </w:r>
          </w:p>
        </w:tc>
        <w:tc>
          <w:tcPr>
            <w:tcW w:w="2130" w:type="dxa"/>
            <w:tcBorders>
              <w:top w:val="nil"/>
              <w:left w:val="nil"/>
              <w:bottom w:val="single" w:sz="4" w:space="0" w:color="auto"/>
              <w:right w:val="single" w:sz="4" w:space="0" w:color="auto"/>
            </w:tcBorders>
            <w:shd w:val="clear" w:color="auto" w:fill="auto"/>
            <w:noWrap/>
            <w:vAlign w:val="bottom"/>
            <w:hideMark/>
          </w:tcPr>
          <w:p w14:paraId="264004EE" w14:textId="2CC16AB3" w:rsidR="00CB4BEB" w:rsidRPr="0081400D" w:rsidRDefault="00CB4BEB" w:rsidP="003C0924">
            <w:pPr>
              <w:rPr>
                <w:rFonts w:ascii="Trebuchet MS" w:hAnsi="Trebuchet MS"/>
                <w:i/>
                <w:color w:val="A6A6A6"/>
                <w:sz w:val="13"/>
                <w:szCs w:val="13"/>
              </w:rPr>
            </w:pPr>
            <w:proofErr w:type="spellStart"/>
            <w:r w:rsidRPr="0081400D">
              <w:rPr>
                <w:rFonts w:ascii="Trebuchet MS" w:hAnsi="Trebuchet MS"/>
                <w:i/>
                <w:color w:val="A6A6A6"/>
                <w:sz w:val="13"/>
                <w:szCs w:val="13"/>
              </w:rPr>
              <w:t>Særlig_bygning</w:t>
            </w:r>
            <w:proofErr w:type="spellEnd"/>
            <w:r w:rsidRPr="0081400D">
              <w:rPr>
                <w:rFonts w:ascii="Trebuchet MS" w:hAnsi="Trebuchet MS"/>
                <w:i/>
                <w:color w:val="A6A6A6"/>
                <w:sz w:val="13"/>
                <w:szCs w:val="13"/>
              </w:rPr>
              <w:t xml:space="preserve"> - udgået</w:t>
            </w:r>
            <w:r w:rsidR="00F04A1E">
              <w:rPr>
                <w:rFonts w:ascii="Trebuchet MS" w:hAnsi="Trebuchet MS"/>
                <w:i/>
                <w:color w:val="A6A6A6"/>
                <w:sz w:val="13"/>
                <w:szCs w:val="13"/>
              </w:rPr>
              <w:t xml:space="preserve"> </w:t>
            </w:r>
            <w:r w:rsidRPr="0081400D">
              <w:rPr>
                <w:rFonts w:ascii="Trebuchet MS" w:hAnsi="Trebuchet MS"/>
                <w:i/>
                <w:color w:val="A6A6A6"/>
                <w:sz w:val="13"/>
                <w:szCs w:val="13"/>
              </w:rPr>
              <w:t>(2.4)</w:t>
            </w:r>
          </w:p>
        </w:tc>
        <w:tc>
          <w:tcPr>
            <w:tcW w:w="482" w:type="dxa"/>
            <w:tcBorders>
              <w:top w:val="nil"/>
              <w:left w:val="nil"/>
              <w:bottom w:val="single" w:sz="4" w:space="0" w:color="auto"/>
              <w:right w:val="single" w:sz="4" w:space="0" w:color="auto"/>
            </w:tcBorders>
            <w:shd w:val="clear" w:color="auto" w:fill="auto"/>
            <w:noWrap/>
            <w:vAlign w:val="bottom"/>
            <w:hideMark/>
          </w:tcPr>
          <w:p w14:paraId="0109F2AF" w14:textId="77777777" w:rsidR="00CB4BEB" w:rsidRPr="0081400D" w:rsidRDefault="00CB4BEB" w:rsidP="003C0924">
            <w:pPr>
              <w:jc w:val="center"/>
              <w:rPr>
                <w:rFonts w:ascii="Trebuchet MS" w:hAnsi="Trebuchet MS"/>
                <w:i/>
                <w:color w:val="A6A6A6"/>
                <w:sz w:val="13"/>
                <w:szCs w:val="13"/>
              </w:rPr>
            </w:pPr>
            <w:r w:rsidRPr="0081400D">
              <w:rPr>
                <w:rFonts w:ascii="Trebuchet MS" w:hAnsi="Trebuchet MS"/>
                <w:i/>
                <w:color w:val="A6A6A6"/>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75AFDD57" w14:textId="77777777" w:rsidR="00CB4BEB" w:rsidRPr="0081400D" w:rsidRDefault="00CB4BEB" w:rsidP="003C0924">
            <w:pPr>
              <w:rPr>
                <w:rFonts w:ascii="Trebuchet MS" w:hAnsi="Trebuchet MS"/>
                <w:i/>
                <w:color w:val="A6A6A6"/>
                <w:sz w:val="13"/>
                <w:szCs w:val="13"/>
              </w:rPr>
            </w:pPr>
            <w:r w:rsidRPr="0081400D">
              <w:rPr>
                <w:rFonts w:ascii="Trebuchet MS" w:hAnsi="Trebuchet MS"/>
                <w:i/>
                <w:color w:val="A6A6A6"/>
                <w:sz w:val="13"/>
                <w:szCs w:val="13"/>
              </w:rPr>
              <w:t>t_6106_sbygn</w:t>
            </w:r>
          </w:p>
        </w:tc>
      </w:tr>
      <w:tr w:rsidR="00CB4BEB" w:rsidRPr="004C7398" w14:paraId="0DE6A092" w14:textId="77777777" w:rsidTr="003C0924">
        <w:tc>
          <w:tcPr>
            <w:tcW w:w="148" w:type="dxa"/>
            <w:tcBorders>
              <w:top w:val="nil"/>
              <w:right w:val="single" w:sz="4" w:space="0" w:color="auto"/>
            </w:tcBorders>
            <w:shd w:val="clear" w:color="auto" w:fill="auto"/>
          </w:tcPr>
          <w:p w14:paraId="7176C96F"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51A940B"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5106</w:t>
            </w:r>
          </w:p>
        </w:tc>
        <w:tc>
          <w:tcPr>
            <w:tcW w:w="1990" w:type="dxa"/>
            <w:tcBorders>
              <w:top w:val="nil"/>
              <w:left w:val="nil"/>
              <w:bottom w:val="single" w:sz="4" w:space="0" w:color="auto"/>
              <w:right w:val="single" w:sz="4" w:space="0" w:color="auto"/>
            </w:tcBorders>
            <w:shd w:val="clear" w:color="auto" w:fill="auto"/>
            <w:noWrap/>
            <w:vAlign w:val="bottom"/>
            <w:hideMark/>
          </w:tcPr>
          <w:p w14:paraId="17AE596B" w14:textId="77777777" w:rsidR="00CB4BEB" w:rsidRPr="00833371" w:rsidRDefault="00CB4BEB" w:rsidP="003C0924">
            <w:pPr>
              <w:rPr>
                <w:rFonts w:ascii="Trebuchet MS" w:hAnsi="Trebuchet MS"/>
                <w:sz w:val="13"/>
                <w:szCs w:val="13"/>
              </w:rPr>
            </w:pPr>
            <w:r w:rsidRPr="00833371">
              <w:rPr>
                <w:rFonts w:ascii="Trebuchet MS" w:hAnsi="Trebuchet MS"/>
                <w:sz w:val="13"/>
                <w:szCs w:val="13"/>
              </w:rPr>
              <w:t>Naturpleje</w:t>
            </w:r>
          </w:p>
        </w:tc>
        <w:tc>
          <w:tcPr>
            <w:tcW w:w="875" w:type="dxa"/>
            <w:tcBorders>
              <w:top w:val="nil"/>
              <w:left w:val="nil"/>
              <w:bottom w:val="single" w:sz="4" w:space="0" w:color="auto"/>
              <w:right w:val="single" w:sz="4" w:space="0" w:color="auto"/>
            </w:tcBorders>
            <w:shd w:val="clear" w:color="auto" w:fill="auto"/>
            <w:noWrap/>
            <w:vAlign w:val="bottom"/>
            <w:hideMark/>
          </w:tcPr>
          <w:p w14:paraId="16A9153F"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6FA0CE4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t_5106_nat_pl</w:t>
            </w:r>
          </w:p>
        </w:tc>
        <w:tc>
          <w:tcPr>
            <w:tcW w:w="160" w:type="dxa"/>
            <w:tcBorders>
              <w:top w:val="nil"/>
              <w:left w:val="nil"/>
              <w:bottom w:val="nil"/>
              <w:right w:val="nil"/>
            </w:tcBorders>
            <w:shd w:val="clear" w:color="auto" w:fill="auto"/>
            <w:noWrap/>
            <w:vAlign w:val="bottom"/>
            <w:hideMark/>
          </w:tcPr>
          <w:p w14:paraId="07166312"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00E364F6"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5710</w:t>
            </w:r>
          </w:p>
        </w:tc>
        <w:tc>
          <w:tcPr>
            <w:tcW w:w="2396" w:type="dxa"/>
            <w:tcBorders>
              <w:top w:val="nil"/>
              <w:left w:val="nil"/>
              <w:bottom w:val="single" w:sz="4" w:space="0" w:color="auto"/>
              <w:right w:val="single" w:sz="4" w:space="0" w:color="auto"/>
            </w:tcBorders>
            <w:shd w:val="clear" w:color="auto" w:fill="auto"/>
            <w:noWrap/>
            <w:vAlign w:val="bottom"/>
            <w:hideMark/>
          </w:tcPr>
          <w:p w14:paraId="2EA4E66B"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Børn</w:t>
            </w:r>
            <w:r>
              <w:rPr>
                <w:rFonts w:ascii="Trebuchet MS" w:hAnsi="Trebuchet MS"/>
                <w:sz w:val="13"/>
                <w:szCs w:val="13"/>
              </w:rPr>
              <w:t>e</w:t>
            </w:r>
            <w:r w:rsidRPr="0081400D">
              <w:rPr>
                <w:rFonts w:ascii="Trebuchet MS" w:hAnsi="Trebuchet MS"/>
                <w:sz w:val="13"/>
                <w:szCs w:val="13"/>
              </w:rPr>
              <w:t>- og skoledistrikter</w:t>
            </w:r>
          </w:p>
        </w:tc>
        <w:tc>
          <w:tcPr>
            <w:tcW w:w="1330" w:type="dxa"/>
            <w:tcBorders>
              <w:top w:val="nil"/>
              <w:left w:val="nil"/>
              <w:bottom w:val="single" w:sz="4" w:space="0" w:color="auto"/>
              <w:right w:val="single" w:sz="4" w:space="0" w:color="auto"/>
            </w:tcBorders>
            <w:shd w:val="clear" w:color="auto" w:fill="auto"/>
            <w:noWrap/>
            <w:vAlign w:val="bottom"/>
            <w:hideMark/>
          </w:tcPr>
          <w:p w14:paraId="0728616E"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332E6DAD"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t_5710_born_skole_dis</w:t>
            </w:r>
          </w:p>
        </w:tc>
        <w:tc>
          <w:tcPr>
            <w:tcW w:w="233" w:type="dxa"/>
            <w:tcBorders>
              <w:top w:val="nil"/>
              <w:left w:val="nil"/>
              <w:bottom w:val="nil"/>
              <w:right w:val="nil"/>
            </w:tcBorders>
            <w:shd w:val="clear" w:color="auto" w:fill="auto"/>
            <w:noWrap/>
            <w:vAlign w:val="bottom"/>
            <w:hideMark/>
          </w:tcPr>
          <w:p w14:paraId="1732443A"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E703401"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6107</w:t>
            </w:r>
          </w:p>
        </w:tc>
        <w:tc>
          <w:tcPr>
            <w:tcW w:w="2130" w:type="dxa"/>
            <w:tcBorders>
              <w:top w:val="nil"/>
              <w:left w:val="nil"/>
              <w:bottom w:val="single" w:sz="4" w:space="0" w:color="auto"/>
              <w:right w:val="single" w:sz="4" w:space="0" w:color="auto"/>
            </w:tcBorders>
            <w:shd w:val="clear" w:color="auto" w:fill="auto"/>
            <w:noWrap/>
            <w:vAlign w:val="bottom"/>
            <w:hideMark/>
          </w:tcPr>
          <w:p w14:paraId="31880522"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Forholdsordre </w:t>
            </w:r>
          </w:p>
        </w:tc>
        <w:tc>
          <w:tcPr>
            <w:tcW w:w="482" w:type="dxa"/>
            <w:tcBorders>
              <w:top w:val="nil"/>
              <w:left w:val="nil"/>
              <w:bottom w:val="single" w:sz="4" w:space="0" w:color="auto"/>
              <w:right w:val="single" w:sz="4" w:space="0" w:color="auto"/>
            </w:tcBorders>
            <w:shd w:val="clear" w:color="auto" w:fill="auto"/>
            <w:noWrap/>
            <w:vAlign w:val="bottom"/>
            <w:hideMark/>
          </w:tcPr>
          <w:p w14:paraId="4A39C7D6" w14:textId="77777777" w:rsidR="00CB4BEB" w:rsidRPr="004C7398" w:rsidRDefault="00CB4BEB" w:rsidP="003C0924">
            <w:pPr>
              <w:jc w:val="center"/>
              <w:rPr>
                <w:rFonts w:ascii="Trebuchet MS" w:hAnsi="Trebuchet MS"/>
                <w:color w:val="000000"/>
                <w:sz w:val="13"/>
                <w:szCs w:val="13"/>
              </w:rPr>
            </w:pPr>
            <w:r w:rsidRPr="00E80E14">
              <w:rPr>
                <w:rFonts w:ascii="Trebuchet MS" w:hAnsi="Trebuchet MS"/>
                <w:color w:val="4F81BD"/>
                <w:sz w:val="13"/>
                <w:szCs w:val="13"/>
              </w:rPr>
              <w:t>P</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25B43875"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t_6107_forholds </w:t>
            </w:r>
          </w:p>
        </w:tc>
      </w:tr>
      <w:tr w:rsidR="00CB4BEB" w:rsidRPr="004C7398" w14:paraId="3D237063" w14:textId="77777777" w:rsidTr="003C0924">
        <w:tc>
          <w:tcPr>
            <w:tcW w:w="148" w:type="dxa"/>
            <w:tcBorders>
              <w:top w:val="nil"/>
              <w:right w:val="single" w:sz="4" w:space="0" w:color="auto"/>
            </w:tcBorders>
            <w:shd w:val="clear" w:color="auto" w:fill="auto"/>
          </w:tcPr>
          <w:p w14:paraId="63AAC020"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28998995"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5107</w:t>
            </w:r>
          </w:p>
        </w:tc>
        <w:tc>
          <w:tcPr>
            <w:tcW w:w="1990" w:type="dxa"/>
            <w:tcBorders>
              <w:top w:val="nil"/>
              <w:left w:val="nil"/>
              <w:bottom w:val="single" w:sz="4" w:space="0" w:color="auto"/>
              <w:right w:val="single" w:sz="4" w:space="0" w:color="auto"/>
            </w:tcBorders>
            <w:shd w:val="clear" w:color="auto" w:fill="auto"/>
            <w:noWrap/>
            <w:vAlign w:val="bottom"/>
            <w:hideMark/>
          </w:tcPr>
          <w:p w14:paraId="253FD992" w14:textId="77777777" w:rsidR="00CB4BEB" w:rsidRPr="00833371" w:rsidRDefault="00CB4BEB" w:rsidP="003C0924">
            <w:pPr>
              <w:rPr>
                <w:rFonts w:ascii="Trebuchet MS" w:hAnsi="Trebuchet MS"/>
                <w:sz w:val="13"/>
                <w:szCs w:val="13"/>
              </w:rPr>
            </w:pPr>
            <w:r w:rsidRPr="00833371">
              <w:rPr>
                <w:rFonts w:ascii="Trebuchet MS" w:hAnsi="Trebuchet MS"/>
                <w:sz w:val="13"/>
                <w:szCs w:val="13"/>
              </w:rPr>
              <w:t>Arter Invasive Punkt</w:t>
            </w:r>
          </w:p>
        </w:tc>
        <w:tc>
          <w:tcPr>
            <w:tcW w:w="875" w:type="dxa"/>
            <w:tcBorders>
              <w:top w:val="nil"/>
              <w:left w:val="nil"/>
              <w:bottom w:val="single" w:sz="4" w:space="0" w:color="auto"/>
              <w:right w:val="single" w:sz="4" w:space="0" w:color="auto"/>
            </w:tcBorders>
            <w:shd w:val="clear" w:color="auto" w:fill="auto"/>
            <w:noWrap/>
            <w:vAlign w:val="bottom"/>
            <w:hideMark/>
          </w:tcPr>
          <w:p w14:paraId="1D8A719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633530A8"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t_5107_art_invas_p</w:t>
            </w:r>
          </w:p>
        </w:tc>
        <w:tc>
          <w:tcPr>
            <w:tcW w:w="160" w:type="dxa"/>
            <w:tcBorders>
              <w:top w:val="nil"/>
              <w:left w:val="nil"/>
              <w:bottom w:val="nil"/>
              <w:right w:val="nil"/>
            </w:tcBorders>
            <w:shd w:val="clear" w:color="auto" w:fill="auto"/>
            <w:noWrap/>
            <w:vAlign w:val="bottom"/>
            <w:hideMark/>
          </w:tcPr>
          <w:p w14:paraId="0A9885B6"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184E4114"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5711</w:t>
            </w:r>
          </w:p>
        </w:tc>
        <w:tc>
          <w:tcPr>
            <w:tcW w:w="2396" w:type="dxa"/>
            <w:tcBorders>
              <w:top w:val="nil"/>
              <w:left w:val="nil"/>
              <w:bottom w:val="single" w:sz="4" w:space="0" w:color="auto"/>
              <w:right w:val="single" w:sz="4" w:space="0" w:color="auto"/>
            </w:tcBorders>
            <w:shd w:val="clear" w:color="auto" w:fill="auto"/>
            <w:noWrap/>
            <w:vAlign w:val="bottom"/>
            <w:hideMark/>
          </w:tcPr>
          <w:p w14:paraId="0D236B52"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Andre distrikter</w:t>
            </w:r>
          </w:p>
        </w:tc>
        <w:tc>
          <w:tcPr>
            <w:tcW w:w="1330" w:type="dxa"/>
            <w:tcBorders>
              <w:top w:val="nil"/>
              <w:left w:val="nil"/>
              <w:bottom w:val="single" w:sz="4" w:space="0" w:color="auto"/>
              <w:right w:val="single" w:sz="4" w:space="0" w:color="auto"/>
            </w:tcBorders>
            <w:shd w:val="clear" w:color="auto" w:fill="auto"/>
            <w:noWrap/>
            <w:vAlign w:val="bottom"/>
            <w:hideMark/>
          </w:tcPr>
          <w:p w14:paraId="22D8CE1B"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7267A6D1"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t_5711_and_dis</w:t>
            </w:r>
          </w:p>
        </w:tc>
        <w:tc>
          <w:tcPr>
            <w:tcW w:w="233" w:type="dxa"/>
            <w:tcBorders>
              <w:top w:val="nil"/>
              <w:left w:val="nil"/>
              <w:bottom w:val="nil"/>
              <w:right w:val="nil"/>
            </w:tcBorders>
            <w:shd w:val="clear" w:color="auto" w:fill="auto"/>
            <w:noWrap/>
            <w:vAlign w:val="bottom"/>
            <w:hideMark/>
          </w:tcPr>
          <w:p w14:paraId="0D7784EF"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3D33729B"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6108</w:t>
            </w:r>
          </w:p>
        </w:tc>
        <w:tc>
          <w:tcPr>
            <w:tcW w:w="2130" w:type="dxa"/>
            <w:tcBorders>
              <w:top w:val="nil"/>
              <w:left w:val="nil"/>
              <w:bottom w:val="single" w:sz="4" w:space="0" w:color="auto"/>
              <w:right w:val="single" w:sz="4" w:space="0" w:color="auto"/>
            </w:tcBorders>
            <w:shd w:val="clear" w:color="auto" w:fill="auto"/>
            <w:noWrap/>
            <w:vAlign w:val="bottom"/>
            <w:hideMark/>
          </w:tcPr>
          <w:p w14:paraId="79C07D78"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Mødeplan</w:t>
            </w:r>
          </w:p>
        </w:tc>
        <w:tc>
          <w:tcPr>
            <w:tcW w:w="482" w:type="dxa"/>
            <w:tcBorders>
              <w:top w:val="nil"/>
              <w:left w:val="nil"/>
              <w:bottom w:val="single" w:sz="4" w:space="0" w:color="auto"/>
              <w:right w:val="single" w:sz="4" w:space="0" w:color="auto"/>
            </w:tcBorders>
            <w:shd w:val="clear" w:color="auto" w:fill="auto"/>
            <w:noWrap/>
            <w:vAlign w:val="bottom"/>
            <w:hideMark/>
          </w:tcPr>
          <w:p w14:paraId="689A6AA3"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06F9EDC6"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t_6108_moedepl</w:t>
            </w:r>
          </w:p>
        </w:tc>
      </w:tr>
      <w:tr w:rsidR="00CB4BEB" w:rsidRPr="004C7398" w14:paraId="447FC7A0" w14:textId="77777777" w:rsidTr="003C0924">
        <w:tc>
          <w:tcPr>
            <w:tcW w:w="148" w:type="dxa"/>
            <w:tcBorders>
              <w:top w:val="nil"/>
              <w:right w:val="single" w:sz="4" w:space="0" w:color="auto"/>
            </w:tcBorders>
            <w:shd w:val="clear" w:color="auto" w:fill="auto"/>
          </w:tcPr>
          <w:p w14:paraId="139B6D4B"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4CBC9C3B"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5108</w:t>
            </w:r>
          </w:p>
        </w:tc>
        <w:tc>
          <w:tcPr>
            <w:tcW w:w="1990" w:type="dxa"/>
            <w:tcBorders>
              <w:top w:val="nil"/>
              <w:left w:val="nil"/>
              <w:bottom w:val="single" w:sz="4" w:space="0" w:color="auto"/>
              <w:right w:val="single" w:sz="4" w:space="0" w:color="auto"/>
            </w:tcBorders>
            <w:shd w:val="clear" w:color="auto" w:fill="auto"/>
            <w:noWrap/>
            <w:vAlign w:val="bottom"/>
            <w:hideMark/>
          </w:tcPr>
          <w:p w14:paraId="7AC24FEF"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Grønt partnerskab</w:t>
            </w:r>
          </w:p>
        </w:tc>
        <w:tc>
          <w:tcPr>
            <w:tcW w:w="875" w:type="dxa"/>
            <w:tcBorders>
              <w:top w:val="nil"/>
              <w:left w:val="nil"/>
              <w:bottom w:val="single" w:sz="4" w:space="0" w:color="auto"/>
              <w:right w:val="single" w:sz="4" w:space="0" w:color="auto"/>
            </w:tcBorders>
            <w:shd w:val="clear" w:color="auto" w:fill="auto"/>
            <w:noWrap/>
            <w:vAlign w:val="bottom"/>
            <w:hideMark/>
          </w:tcPr>
          <w:p w14:paraId="0B816F20"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7F90D64B"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t_5108_groent_part</w:t>
            </w:r>
          </w:p>
        </w:tc>
        <w:tc>
          <w:tcPr>
            <w:tcW w:w="160" w:type="dxa"/>
            <w:tcBorders>
              <w:top w:val="nil"/>
              <w:left w:val="nil"/>
              <w:bottom w:val="nil"/>
              <w:right w:val="nil"/>
            </w:tcBorders>
            <w:shd w:val="clear" w:color="auto" w:fill="auto"/>
            <w:noWrap/>
            <w:vAlign w:val="bottom"/>
            <w:hideMark/>
          </w:tcPr>
          <w:p w14:paraId="7279F9DF"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4C73DF51"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5712</w:t>
            </w:r>
          </w:p>
        </w:tc>
        <w:tc>
          <w:tcPr>
            <w:tcW w:w="2396" w:type="dxa"/>
            <w:tcBorders>
              <w:top w:val="nil"/>
              <w:left w:val="nil"/>
              <w:bottom w:val="single" w:sz="4" w:space="0" w:color="auto"/>
              <w:right w:val="single" w:sz="4" w:space="0" w:color="auto"/>
            </w:tcBorders>
            <w:shd w:val="clear" w:color="auto" w:fill="auto"/>
            <w:noWrap/>
            <w:vAlign w:val="bottom"/>
            <w:hideMark/>
          </w:tcPr>
          <w:p w14:paraId="144AF148"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Pleje- og ældredistrikter</w:t>
            </w:r>
          </w:p>
        </w:tc>
        <w:tc>
          <w:tcPr>
            <w:tcW w:w="1330" w:type="dxa"/>
            <w:tcBorders>
              <w:top w:val="nil"/>
              <w:left w:val="nil"/>
              <w:bottom w:val="single" w:sz="4" w:space="0" w:color="auto"/>
              <w:right w:val="single" w:sz="4" w:space="0" w:color="auto"/>
            </w:tcBorders>
            <w:shd w:val="clear" w:color="auto" w:fill="auto"/>
            <w:noWrap/>
            <w:vAlign w:val="bottom"/>
            <w:hideMark/>
          </w:tcPr>
          <w:p w14:paraId="1A171C3E"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03A33C23"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t_5712_plej_aeldr_dis</w:t>
            </w:r>
          </w:p>
        </w:tc>
        <w:tc>
          <w:tcPr>
            <w:tcW w:w="233" w:type="dxa"/>
            <w:tcBorders>
              <w:top w:val="nil"/>
              <w:left w:val="nil"/>
              <w:bottom w:val="nil"/>
              <w:right w:val="nil"/>
            </w:tcBorders>
            <w:shd w:val="clear" w:color="auto" w:fill="auto"/>
            <w:noWrap/>
            <w:vAlign w:val="bottom"/>
            <w:hideMark/>
          </w:tcPr>
          <w:p w14:paraId="2846B460"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3B82A06A" w14:textId="77777777" w:rsidR="00CB4BEB" w:rsidRPr="0081400D" w:rsidRDefault="00CB4BEB" w:rsidP="003C0924">
            <w:pPr>
              <w:jc w:val="center"/>
              <w:rPr>
                <w:rFonts w:ascii="Trebuchet MS" w:hAnsi="Trebuchet MS"/>
                <w:i/>
                <w:color w:val="A6A6A6"/>
                <w:sz w:val="13"/>
                <w:szCs w:val="13"/>
              </w:rPr>
            </w:pPr>
            <w:r w:rsidRPr="0081400D">
              <w:rPr>
                <w:rFonts w:ascii="Trebuchet MS" w:hAnsi="Trebuchet MS"/>
                <w:i/>
                <w:color w:val="A6A6A6"/>
                <w:sz w:val="13"/>
                <w:szCs w:val="13"/>
              </w:rPr>
              <w:t>6109</w:t>
            </w:r>
          </w:p>
        </w:tc>
        <w:tc>
          <w:tcPr>
            <w:tcW w:w="2130" w:type="dxa"/>
            <w:tcBorders>
              <w:top w:val="nil"/>
              <w:left w:val="nil"/>
              <w:bottom w:val="single" w:sz="4" w:space="0" w:color="auto"/>
              <w:right w:val="single" w:sz="4" w:space="0" w:color="auto"/>
            </w:tcBorders>
            <w:shd w:val="clear" w:color="auto" w:fill="auto"/>
            <w:noWrap/>
            <w:vAlign w:val="bottom"/>
            <w:hideMark/>
          </w:tcPr>
          <w:p w14:paraId="1D50DEAC" w14:textId="147FF814" w:rsidR="00CB4BEB" w:rsidRPr="0081400D" w:rsidRDefault="00CB4BEB" w:rsidP="003C0924">
            <w:pPr>
              <w:rPr>
                <w:rFonts w:ascii="Trebuchet MS" w:hAnsi="Trebuchet MS"/>
                <w:i/>
                <w:color w:val="A6A6A6"/>
                <w:sz w:val="13"/>
                <w:szCs w:val="13"/>
              </w:rPr>
            </w:pPr>
            <w:r w:rsidRPr="0081400D">
              <w:rPr>
                <w:rFonts w:ascii="Trebuchet MS" w:hAnsi="Trebuchet MS"/>
                <w:i/>
                <w:color w:val="A6A6A6"/>
                <w:sz w:val="13"/>
                <w:szCs w:val="13"/>
              </w:rPr>
              <w:t xml:space="preserve">Sirene, alarm </w:t>
            </w:r>
            <w:r w:rsidR="00F04A1E">
              <w:rPr>
                <w:rFonts w:ascii="Trebuchet MS" w:hAnsi="Trebuchet MS"/>
                <w:i/>
                <w:color w:val="A6A6A6"/>
                <w:sz w:val="13"/>
                <w:szCs w:val="13"/>
              </w:rPr>
              <w:t>–</w:t>
            </w:r>
            <w:r w:rsidRPr="0081400D">
              <w:rPr>
                <w:rFonts w:ascii="Trebuchet MS" w:hAnsi="Trebuchet MS"/>
                <w:i/>
                <w:color w:val="A6A6A6"/>
                <w:sz w:val="13"/>
                <w:szCs w:val="13"/>
              </w:rPr>
              <w:t xml:space="preserve"> udgået</w:t>
            </w:r>
            <w:r w:rsidR="00F04A1E">
              <w:rPr>
                <w:rFonts w:ascii="Trebuchet MS" w:hAnsi="Trebuchet MS"/>
                <w:i/>
                <w:color w:val="A6A6A6"/>
                <w:sz w:val="13"/>
                <w:szCs w:val="13"/>
              </w:rPr>
              <w:t xml:space="preserve"> </w:t>
            </w:r>
            <w:r w:rsidRPr="0081400D">
              <w:rPr>
                <w:rFonts w:ascii="Trebuchet MS" w:hAnsi="Trebuchet MS"/>
                <w:i/>
                <w:color w:val="A6A6A6"/>
                <w:sz w:val="13"/>
                <w:szCs w:val="13"/>
              </w:rPr>
              <w:t>(2.4)</w:t>
            </w:r>
          </w:p>
        </w:tc>
        <w:tc>
          <w:tcPr>
            <w:tcW w:w="482" w:type="dxa"/>
            <w:tcBorders>
              <w:top w:val="nil"/>
              <w:left w:val="nil"/>
              <w:bottom w:val="single" w:sz="4" w:space="0" w:color="auto"/>
              <w:right w:val="single" w:sz="4" w:space="0" w:color="auto"/>
            </w:tcBorders>
            <w:shd w:val="clear" w:color="auto" w:fill="auto"/>
            <w:noWrap/>
            <w:vAlign w:val="bottom"/>
            <w:hideMark/>
          </w:tcPr>
          <w:p w14:paraId="427B2FFF" w14:textId="77777777" w:rsidR="00CB4BEB" w:rsidRPr="0081400D" w:rsidRDefault="00CB4BEB" w:rsidP="003C0924">
            <w:pPr>
              <w:jc w:val="center"/>
              <w:rPr>
                <w:rFonts w:ascii="Trebuchet MS" w:hAnsi="Trebuchet MS"/>
                <w:i/>
                <w:color w:val="A6A6A6"/>
                <w:sz w:val="13"/>
                <w:szCs w:val="13"/>
              </w:rPr>
            </w:pPr>
            <w:r w:rsidRPr="0081400D">
              <w:rPr>
                <w:rFonts w:ascii="Trebuchet MS" w:hAnsi="Trebuchet MS"/>
                <w:i/>
                <w:color w:val="A6A6A6"/>
                <w:sz w:val="13"/>
                <w:szCs w:val="13"/>
              </w:rPr>
              <w:t>P</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0AED165E" w14:textId="77777777" w:rsidR="00CB4BEB" w:rsidRPr="0081400D" w:rsidRDefault="00CB4BEB" w:rsidP="003C0924">
            <w:pPr>
              <w:rPr>
                <w:rFonts w:ascii="Trebuchet MS" w:hAnsi="Trebuchet MS"/>
                <w:i/>
                <w:color w:val="A6A6A6"/>
                <w:sz w:val="13"/>
                <w:szCs w:val="13"/>
              </w:rPr>
            </w:pPr>
            <w:r w:rsidRPr="0081400D">
              <w:rPr>
                <w:rFonts w:ascii="Trebuchet MS" w:hAnsi="Trebuchet MS"/>
                <w:i/>
                <w:color w:val="A6A6A6"/>
                <w:sz w:val="13"/>
                <w:szCs w:val="13"/>
              </w:rPr>
              <w:t xml:space="preserve">t_6109_sirene </w:t>
            </w:r>
          </w:p>
        </w:tc>
      </w:tr>
      <w:tr w:rsidR="00CB4BEB" w:rsidRPr="004C7398" w14:paraId="65B431B8" w14:textId="77777777" w:rsidTr="003C0924">
        <w:tc>
          <w:tcPr>
            <w:tcW w:w="148" w:type="dxa"/>
            <w:tcBorders>
              <w:top w:val="nil"/>
              <w:right w:val="single" w:sz="4" w:space="0" w:color="auto"/>
            </w:tcBorders>
            <w:shd w:val="clear" w:color="auto" w:fill="auto"/>
          </w:tcPr>
          <w:p w14:paraId="751A16CB" w14:textId="77777777" w:rsidR="00CB4BEB" w:rsidRPr="004C7398" w:rsidRDefault="00CB4BEB" w:rsidP="003C0924">
            <w:pPr>
              <w:rPr>
                <w:rFonts w:ascii="Trebuchet MS" w:hAnsi="Trebuchet MS"/>
                <w:b/>
                <w:bCs/>
                <w:color w:val="000000"/>
                <w:sz w:val="13"/>
                <w:szCs w:val="13"/>
              </w:rPr>
            </w:pPr>
          </w:p>
        </w:tc>
        <w:tc>
          <w:tcPr>
            <w:tcW w:w="847" w:type="dxa"/>
            <w:tcBorders>
              <w:top w:val="nil"/>
              <w:left w:val="single" w:sz="4" w:space="0" w:color="auto"/>
              <w:bottom w:val="single" w:sz="4" w:space="0" w:color="auto"/>
              <w:right w:val="nil"/>
            </w:tcBorders>
            <w:shd w:val="clear" w:color="000000" w:fill="D9D9D9"/>
            <w:noWrap/>
            <w:vAlign w:val="bottom"/>
            <w:hideMark/>
          </w:tcPr>
          <w:p w14:paraId="04E96981" w14:textId="77777777" w:rsidR="00CB4BEB" w:rsidRPr="004C7398" w:rsidRDefault="00CB4BEB" w:rsidP="003C0924">
            <w:pPr>
              <w:rPr>
                <w:rFonts w:ascii="Trebuchet MS" w:hAnsi="Trebuchet MS"/>
                <w:b/>
                <w:bCs/>
                <w:color w:val="000000"/>
                <w:sz w:val="13"/>
                <w:szCs w:val="13"/>
              </w:rPr>
            </w:pPr>
            <w:r w:rsidRPr="00DB6189">
              <w:rPr>
                <w:rFonts w:ascii="Trebuchet MS" w:hAnsi="Trebuchet MS"/>
                <w:b/>
                <w:bCs/>
                <w:color w:val="000000"/>
                <w:sz w:val="16"/>
                <w:szCs w:val="13"/>
              </w:rPr>
              <w:t>5.3 Miljø</w:t>
            </w:r>
          </w:p>
        </w:tc>
        <w:tc>
          <w:tcPr>
            <w:tcW w:w="1990" w:type="dxa"/>
            <w:tcBorders>
              <w:top w:val="nil"/>
              <w:left w:val="nil"/>
              <w:bottom w:val="single" w:sz="4" w:space="0" w:color="auto"/>
              <w:right w:val="nil"/>
            </w:tcBorders>
            <w:shd w:val="clear" w:color="000000" w:fill="D9D9D9"/>
            <w:noWrap/>
            <w:vAlign w:val="bottom"/>
            <w:hideMark/>
          </w:tcPr>
          <w:p w14:paraId="098121CE"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w:t>
            </w:r>
          </w:p>
        </w:tc>
        <w:tc>
          <w:tcPr>
            <w:tcW w:w="875" w:type="dxa"/>
            <w:tcBorders>
              <w:top w:val="nil"/>
              <w:left w:val="nil"/>
              <w:bottom w:val="single" w:sz="4" w:space="0" w:color="auto"/>
              <w:right w:val="nil"/>
            </w:tcBorders>
            <w:shd w:val="clear" w:color="000000" w:fill="D9D9D9"/>
            <w:noWrap/>
            <w:vAlign w:val="bottom"/>
            <w:hideMark/>
          </w:tcPr>
          <w:p w14:paraId="39FA8832"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 </w:t>
            </w:r>
          </w:p>
        </w:tc>
        <w:tc>
          <w:tcPr>
            <w:tcW w:w="1533" w:type="dxa"/>
            <w:gridSpan w:val="3"/>
            <w:tcBorders>
              <w:top w:val="nil"/>
              <w:left w:val="nil"/>
              <w:bottom w:val="single" w:sz="4" w:space="0" w:color="auto"/>
              <w:right w:val="single" w:sz="4" w:space="0" w:color="auto"/>
            </w:tcBorders>
            <w:shd w:val="clear" w:color="000000" w:fill="D9D9D9"/>
            <w:noWrap/>
            <w:vAlign w:val="bottom"/>
            <w:hideMark/>
          </w:tcPr>
          <w:p w14:paraId="5B47AE05" w14:textId="77777777" w:rsidR="00CB4BEB" w:rsidRPr="004C7398" w:rsidRDefault="00CB4BEB" w:rsidP="003C0924">
            <w:pPr>
              <w:rPr>
                <w:rFonts w:ascii="Trebuchet MS" w:hAnsi="Trebuchet MS"/>
                <w:color w:val="000000"/>
                <w:sz w:val="13"/>
                <w:szCs w:val="13"/>
              </w:rPr>
            </w:pPr>
            <w:proofErr w:type="spellStart"/>
            <w:r w:rsidRPr="004C7398">
              <w:rPr>
                <w:rFonts w:ascii="Trebuchet MS" w:hAnsi="Trebuchet MS"/>
                <w:color w:val="000000"/>
                <w:sz w:val="13"/>
                <w:szCs w:val="13"/>
              </w:rPr>
              <w:t>Miljoe</w:t>
            </w:r>
            <w:proofErr w:type="spellEnd"/>
          </w:p>
        </w:tc>
        <w:tc>
          <w:tcPr>
            <w:tcW w:w="160" w:type="dxa"/>
            <w:tcBorders>
              <w:top w:val="nil"/>
              <w:left w:val="nil"/>
              <w:bottom w:val="nil"/>
              <w:right w:val="nil"/>
            </w:tcBorders>
            <w:shd w:val="clear" w:color="auto" w:fill="auto"/>
            <w:noWrap/>
            <w:vAlign w:val="bottom"/>
            <w:hideMark/>
          </w:tcPr>
          <w:p w14:paraId="67EBD712"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5DA6C4E6"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5713</w:t>
            </w:r>
          </w:p>
        </w:tc>
        <w:tc>
          <w:tcPr>
            <w:tcW w:w="2396" w:type="dxa"/>
            <w:tcBorders>
              <w:top w:val="nil"/>
              <w:left w:val="nil"/>
              <w:bottom w:val="single" w:sz="4" w:space="0" w:color="auto"/>
              <w:right w:val="single" w:sz="4" w:space="0" w:color="auto"/>
            </w:tcBorders>
            <w:shd w:val="clear" w:color="auto" w:fill="auto"/>
            <w:noWrap/>
            <w:vAlign w:val="bottom"/>
            <w:hideMark/>
          </w:tcPr>
          <w:p w14:paraId="61DC92F4"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Prognose- og statistik distrikter</w:t>
            </w:r>
          </w:p>
        </w:tc>
        <w:tc>
          <w:tcPr>
            <w:tcW w:w="1330" w:type="dxa"/>
            <w:tcBorders>
              <w:top w:val="nil"/>
              <w:left w:val="nil"/>
              <w:bottom w:val="single" w:sz="4" w:space="0" w:color="auto"/>
              <w:right w:val="single" w:sz="4" w:space="0" w:color="auto"/>
            </w:tcBorders>
            <w:shd w:val="clear" w:color="auto" w:fill="auto"/>
            <w:noWrap/>
            <w:vAlign w:val="bottom"/>
            <w:hideMark/>
          </w:tcPr>
          <w:p w14:paraId="65FE8DF4"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7198B862"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t_5713_prog_stat_dis</w:t>
            </w:r>
          </w:p>
        </w:tc>
        <w:tc>
          <w:tcPr>
            <w:tcW w:w="233" w:type="dxa"/>
            <w:tcBorders>
              <w:top w:val="nil"/>
              <w:left w:val="nil"/>
              <w:bottom w:val="nil"/>
              <w:right w:val="nil"/>
            </w:tcBorders>
            <w:shd w:val="clear" w:color="auto" w:fill="auto"/>
            <w:noWrap/>
            <w:vAlign w:val="bottom"/>
            <w:hideMark/>
          </w:tcPr>
          <w:p w14:paraId="0AE67347"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45E11F05"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6110</w:t>
            </w:r>
          </w:p>
        </w:tc>
        <w:tc>
          <w:tcPr>
            <w:tcW w:w="2130" w:type="dxa"/>
            <w:tcBorders>
              <w:top w:val="nil"/>
              <w:left w:val="nil"/>
              <w:bottom w:val="single" w:sz="4" w:space="0" w:color="auto"/>
              <w:right w:val="single" w:sz="4" w:space="0" w:color="auto"/>
            </w:tcBorders>
            <w:shd w:val="clear" w:color="auto" w:fill="auto"/>
            <w:noWrap/>
            <w:vAlign w:val="bottom"/>
            <w:hideMark/>
          </w:tcPr>
          <w:p w14:paraId="686FCD71"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Nøgleboks til beredskab </w:t>
            </w:r>
          </w:p>
        </w:tc>
        <w:tc>
          <w:tcPr>
            <w:tcW w:w="482" w:type="dxa"/>
            <w:tcBorders>
              <w:top w:val="nil"/>
              <w:left w:val="nil"/>
              <w:bottom w:val="single" w:sz="4" w:space="0" w:color="auto"/>
              <w:right w:val="single" w:sz="4" w:space="0" w:color="auto"/>
            </w:tcBorders>
            <w:shd w:val="clear" w:color="auto" w:fill="auto"/>
            <w:noWrap/>
            <w:vAlign w:val="bottom"/>
            <w:hideMark/>
          </w:tcPr>
          <w:p w14:paraId="242964F5"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6312DCF9"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t_6110_noegle</w:t>
            </w:r>
          </w:p>
        </w:tc>
      </w:tr>
      <w:tr w:rsidR="00CB4BEB" w:rsidRPr="004C7398" w14:paraId="497E6A1F" w14:textId="77777777" w:rsidTr="003C0924">
        <w:tc>
          <w:tcPr>
            <w:tcW w:w="148" w:type="dxa"/>
            <w:tcBorders>
              <w:top w:val="nil"/>
              <w:right w:val="single" w:sz="4" w:space="0" w:color="auto"/>
            </w:tcBorders>
            <w:shd w:val="clear" w:color="auto" w:fill="auto"/>
          </w:tcPr>
          <w:p w14:paraId="4CE443F3" w14:textId="77777777" w:rsidR="00CB4BEB" w:rsidRPr="004C7398" w:rsidRDefault="00CB4BEB" w:rsidP="003C0924">
            <w:pPr>
              <w:rPr>
                <w:rFonts w:ascii="Trebuchet MS" w:hAnsi="Trebuchet MS"/>
                <w:b/>
                <w:bCs/>
                <w:color w:val="000000"/>
                <w:sz w:val="13"/>
                <w:szCs w:val="13"/>
              </w:rPr>
            </w:pPr>
          </w:p>
        </w:tc>
        <w:tc>
          <w:tcPr>
            <w:tcW w:w="847" w:type="dxa"/>
            <w:tcBorders>
              <w:top w:val="nil"/>
              <w:left w:val="single" w:sz="4" w:space="0" w:color="auto"/>
              <w:bottom w:val="single" w:sz="4" w:space="0" w:color="auto"/>
              <w:right w:val="single" w:sz="4" w:space="0" w:color="auto"/>
            </w:tcBorders>
            <w:shd w:val="clear" w:color="000000" w:fill="D9D9D9"/>
            <w:noWrap/>
            <w:vAlign w:val="bottom"/>
            <w:hideMark/>
          </w:tcPr>
          <w:p w14:paraId="6C0F8E87" w14:textId="77777777" w:rsidR="00CB4BEB" w:rsidRPr="004C7398" w:rsidRDefault="00CB4BEB" w:rsidP="003C0924">
            <w:pPr>
              <w:rPr>
                <w:rFonts w:ascii="Trebuchet MS" w:hAnsi="Trebuchet MS"/>
                <w:b/>
                <w:bCs/>
                <w:color w:val="000000"/>
                <w:sz w:val="13"/>
                <w:szCs w:val="13"/>
              </w:rPr>
            </w:pPr>
            <w:proofErr w:type="spellStart"/>
            <w:r w:rsidRPr="004C7398">
              <w:rPr>
                <w:rFonts w:ascii="Trebuchet MS" w:hAnsi="Trebuchet MS"/>
                <w:b/>
                <w:bCs/>
                <w:color w:val="000000"/>
                <w:sz w:val="13"/>
                <w:szCs w:val="13"/>
              </w:rPr>
              <w:t>Tema_kode</w:t>
            </w:r>
            <w:proofErr w:type="spellEnd"/>
          </w:p>
        </w:tc>
        <w:tc>
          <w:tcPr>
            <w:tcW w:w="1990" w:type="dxa"/>
            <w:tcBorders>
              <w:top w:val="nil"/>
              <w:left w:val="nil"/>
              <w:bottom w:val="single" w:sz="4" w:space="0" w:color="auto"/>
              <w:right w:val="single" w:sz="4" w:space="0" w:color="auto"/>
            </w:tcBorders>
            <w:shd w:val="clear" w:color="000000" w:fill="D9D9D9"/>
            <w:noWrap/>
            <w:vAlign w:val="bottom"/>
            <w:hideMark/>
          </w:tcPr>
          <w:p w14:paraId="2BDBB54C" w14:textId="77777777" w:rsidR="00CB4BEB" w:rsidRPr="004C7398" w:rsidRDefault="00CB4BEB" w:rsidP="003C0924">
            <w:pPr>
              <w:rPr>
                <w:rFonts w:ascii="Trebuchet MS" w:hAnsi="Trebuchet MS"/>
                <w:b/>
                <w:bCs/>
                <w:color w:val="000000"/>
                <w:sz w:val="13"/>
                <w:szCs w:val="13"/>
              </w:rPr>
            </w:pPr>
            <w:proofErr w:type="spellStart"/>
            <w:r w:rsidRPr="004C7398">
              <w:rPr>
                <w:rFonts w:ascii="Trebuchet MS" w:hAnsi="Trebuchet MS"/>
                <w:b/>
                <w:bCs/>
                <w:color w:val="000000"/>
                <w:sz w:val="13"/>
                <w:szCs w:val="13"/>
              </w:rPr>
              <w:t>Tema_navn</w:t>
            </w:r>
            <w:proofErr w:type="spellEnd"/>
          </w:p>
        </w:tc>
        <w:tc>
          <w:tcPr>
            <w:tcW w:w="875" w:type="dxa"/>
            <w:tcBorders>
              <w:top w:val="nil"/>
              <w:left w:val="nil"/>
              <w:bottom w:val="single" w:sz="4" w:space="0" w:color="auto"/>
              <w:right w:val="single" w:sz="4" w:space="0" w:color="auto"/>
            </w:tcBorders>
            <w:shd w:val="clear" w:color="000000" w:fill="D9D9D9"/>
            <w:noWrap/>
            <w:vAlign w:val="bottom"/>
            <w:hideMark/>
          </w:tcPr>
          <w:p w14:paraId="26C6FFF3" w14:textId="77777777" w:rsidR="00CB4BEB" w:rsidRPr="004C7398" w:rsidRDefault="00CB4BEB" w:rsidP="003C0924">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533" w:type="dxa"/>
            <w:gridSpan w:val="3"/>
            <w:tcBorders>
              <w:top w:val="nil"/>
              <w:left w:val="nil"/>
              <w:bottom w:val="single" w:sz="4" w:space="0" w:color="auto"/>
              <w:right w:val="single" w:sz="4" w:space="0" w:color="auto"/>
            </w:tcBorders>
            <w:shd w:val="clear" w:color="000000" w:fill="D9D9D9"/>
            <w:noWrap/>
            <w:vAlign w:val="bottom"/>
            <w:hideMark/>
          </w:tcPr>
          <w:p w14:paraId="3B55D0DD"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Udvekslingsnavn</w:t>
            </w:r>
          </w:p>
        </w:tc>
        <w:tc>
          <w:tcPr>
            <w:tcW w:w="160" w:type="dxa"/>
            <w:tcBorders>
              <w:top w:val="nil"/>
              <w:left w:val="nil"/>
              <w:bottom w:val="nil"/>
              <w:right w:val="nil"/>
            </w:tcBorders>
            <w:shd w:val="clear" w:color="auto" w:fill="auto"/>
            <w:noWrap/>
            <w:vAlign w:val="bottom"/>
            <w:hideMark/>
          </w:tcPr>
          <w:p w14:paraId="663A81FA"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6D994FE6"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5714</w:t>
            </w:r>
          </w:p>
        </w:tc>
        <w:tc>
          <w:tcPr>
            <w:tcW w:w="2396" w:type="dxa"/>
            <w:tcBorders>
              <w:top w:val="nil"/>
              <w:left w:val="nil"/>
              <w:bottom w:val="single" w:sz="4" w:space="0" w:color="auto"/>
              <w:right w:val="single" w:sz="4" w:space="0" w:color="auto"/>
            </w:tcBorders>
            <w:shd w:val="clear" w:color="auto" w:fill="auto"/>
            <w:noWrap/>
            <w:vAlign w:val="bottom"/>
            <w:hideMark/>
          </w:tcPr>
          <w:p w14:paraId="2D9B22F7"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Lærings- og uddannelsesinstitution</w:t>
            </w:r>
          </w:p>
        </w:tc>
        <w:tc>
          <w:tcPr>
            <w:tcW w:w="1330" w:type="dxa"/>
            <w:tcBorders>
              <w:top w:val="nil"/>
              <w:left w:val="nil"/>
              <w:bottom w:val="single" w:sz="4" w:space="0" w:color="auto"/>
              <w:right w:val="single" w:sz="4" w:space="0" w:color="auto"/>
            </w:tcBorders>
            <w:shd w:val="clear" w:color="auto" w:fill="auto"/>
            <w:noWrap/>
            <w:vAlign w:val="bottom"/>
            <w:hideMark/>
          </w:tcPr>
          <w:p w14:paraId="339933AD"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P</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17603470"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t_5714_</w:t>
            </w:r>
            <w:r>
              <w:rPr>
                <w:rFonts w:ascii="Trebuchet MS" w:hAnsi="Trebuchet MS"/>
                <w:sz w:val="13"/>
                <w:szCs w:val="13"/>
              </w:rPr>
              <w:t>laering_udd_inst</w:t>
            </w:r>
          </w:p>
        </w:tc>
        <w:tc>
          <w:tcPr>
            <w:tcW w:w="233" w:type="dxa"/>
            <w:tcBorders>
              <w:top w:val="nil"/>
              <w:left w:val="nil"/>
              <w:bottom w:val="nil"/>
              <w:right w:val="nil"/>
            </w:tcBorders>
            <w:shd w:val="clear" w:color="auto" w:fill="auto"/>
            <w:noWrap/>
            <w:vAlign w:val="bottom"/>
            <w:hideMark/>
          </w:tcPr>
          <w:p w14:paraId="60C87631"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056B16E9"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6111</w:t>
            </w:r>
          </w:p>
        </w:tc>
        <w:tc>
          <w:tcPr>
            <w:tcW w:w="2130" w:type="dxa"/>
            <w:tcBorders>
              <w:top w:val="nil"/>
              <w:left w:val="nil"/>
              <w:bottom w:val="single" w:sz="4" w:space="0" w:color="auto"/>
              <w:right w:val="single" w:sz="4" w:space="0" w:color="auto"/>
            </w:tcBorders>
            <w:shd w:val="clear" w:color="auto" w:fill="auto"/>
            <w:noWrap/>
            <w:vAlign w:val="bottom"/>
            <w:hideMark/>
          </w:tcPr>
          <w:p w14:paraId="785AABB4"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Fyrværkeri tilladelse </w:t>
            </w:r>
          </w:p>
        </w:tc>
        <w:tc>
          <w:tcPr>
            <w:tcW w:w="482" w:type="dxa"/>
            <w:tcBorders>
              <w:top w:val="nil"/>
              <w:left w:val="nil"/>
              <w:bottom w:val="single" w:sz="4" w:space="0" w:color="auto"/>
              <w:right w:val="single" w:sz="4" w:space="0" w:color="auto"/>
            </w:tcBorders>
            <w:shd w:val="clear" w:color="auto" w:fill="auto"/>
            <w:noWrap/>
            <w:vAlign w:val="bottom"/>
            <w:hideMark/>
          </w:tcPr>
          <w:p w14:paraId="497A0809"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69930D9F"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t_6111_fyrv_till</w:t>
            </w:r>
          </w:p>
        </w:tc>
      </w:tr>
      <w:tr w:rsidR="00CB4BEB" w:rsidRPr="004C7398" w14:paraId="1D244F08" w14:textId="77777777" w:rsidTr="003C0924">
        <w:tc>
          <w:tcPr>
            <w:tcW w:w="148" w:type="dxa"/>
            <w:tcBorders>
              <w:top w:val="nil"/>
              <w:right w:val="single" w:sz="4" w:space="0" w:color="auto"/>
            </w:tcBorders>
            <w:shd w:val="clear" w:color="auto" w:fill="auto"/>
          </w:tcPr>
          <w:p w14:paraId="11BA0D8B"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29A63EA7"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5200</w:t>
            </w:r>
          </w:p>
        </w:tc>
        <w:tc>
          <w:tcPr>
            <w:tcW w:w="1990" w:type="dxa"/>
            <w:tcBorders>
              <w:top w:val="nil"/>
              <w:left w:val="nil"/>
              <w:bottom w:val="single" w:sz="4" w:space="0" w:color="auto"/>
              <w:right w:val="single" w:sz="4" w:space="0" w:color="auto"/>
            </w:tcBorders>
            <w:shd w:val="clear" w:color="auto" w:fill="auto"/>
            <w:noWrap/>
            <w:vAlign w:val="bottom"/>
            <w:hideMark/>
          </w:tcPr>
          <w:p w14:paraId="69BE4623" w14:textId="77777777" w:rsidR="00CB4BEB" w:rsidRPr="004C7398" w:rsidRDefault="00CB4BEB" w:rsidP="003C0924">
            <w:pPr>
              <w:rPr>
                <w:rFonts w:ascii="Trebuchet MS" w:hAnsi="Trebuchet MS"/>
                <w:color w:val="000000"/>
                <w:sz w:val="13"/>
                <w:szCs w:val="13"/>
              </w:rPr>
            </w:pPr>
            <w:proofErr w:type="spellStart"/>
            <w:r w:rsidRPr="004C7398">
              <w:rPr>
                <w:rFonts w:ascii="Trebuchet MS" w:hAnsi="Trebuchet MS"/>
                <w:color w:val="000000"/>
                <w:sz w:val="13"/>
                <w:szCs w:val="13"/>
              </w:rPr>
              <w:t>Affaldprod_udbringning</w:t>
            </w:r>
            <w:proofErr w:type="spellEnd"/>
          </w:p>
        </w:tc>
        <w:tc>
          <w:tcPr>
            <w:tcW w:w="875" w:type="dxa"/>
            <w:tcBorders>
              <w:top w:val="nil"/>
              <w:left w:val="nil"/>
              <w:bottom w:val="single" w:sz="4" w:space="0" w:color="auto"/>
              <w:right w:val="single" w:sz="4" w:space="0" w:color="auto"/>
            </w:tcBorders>
            <w:shd w:val="clear" w:color="auto" w:fill="auto"/>
            <w:noWrap/>
            <w:vAlign w:val="bottom"/>
            <w:hideMark/>
          </w:tcPr>
          <w:p w14:paraId="439592C4"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5C2C522D"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t_5200_aff_prod_udbr</w:t>
            </w:r>
          </w:p>
        </w:tc>
        <w:tc>
          <w:tcPr>
            <w:tcW w:w="160" w:type="dxa"/>
            <w:tcBorders>
              <w:top w:val="nil"/>
              <w:left w:val="nil"/>
              <w:bottom w:val="nil"/>
              <w:right w:val="nil"/>
            </w:tcBorders>
            <w:shd w:val="clear" w:color="auto" w:fill="auto"/>
            <w:noWrap/>
            <w:vAlign w:val="bottom"/>
            <w:hideMark/>
          </w:tcPr>
          <w:p w14:paraId="2B59748C"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21D8DD6D"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5715</w:t>
            </w:r>
          </w:p>
        </w:tc>
        <w:tc>
          <w:tcPr>
            <w:tcW w:w="2396" w:type="dxa"/>
            <w:tcBorders>
              <w:top w:val="nil"/>
              <w:left w:val="nil"/>
              <w:bottom w:val="single" w:sz="4" w:space="0" w:color="auto"/>
              <w:right w:val="single" w:sz="4" w:space="0" w:color="auto"/>
            </w:tcBorders>
            <w:shd w:val="clear" w:color="auto" w:fill="auto"/>
            <w:noWrap/>
            <w:vAlign w:val="bottom"/>
            <w:hideMark/>
          </w:tcPr>
          <w:p w14:paraId="17B36BC7"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Botilbud</w:t>
            </w:r>
          </w:p>
        </w:tc>
        <w:tc>
          <w:tcPr>
            <w:tcW w:w="1330" w:type="dxa"/>
            <w:tcBorders>
              <w:top w:val="nil"/>
              <w:left w:val="nil"/>
              <w:bottom w:val="single" w:sz="4" w:space="0" w:color="auto"/>
              <w:right w:val="single" w:sz="4" w:space="0" w:color="auto"/>
            </w:tcBorders>
            <w:shd w:val="clear" w:color="auto" w:fill="auto"/>
            <w:noWrap/>
            <w:vAlign w:val="bottom"/>
            <w:hideMark/>
          </w:tcPr>
          <w:p w14:paraId="593A6837"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P</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30BCE54A"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t_5715_</w:t>
            </w:r>
            <w:r>
              <w:rPr>
                <w:rFonts w:ascii="Trebuchet MS" w:hAnsi="Trebuchet MS"/>
                <w:sz w:val="13"/>
                <w:szCs w:val="13"/>
              </w:rPr>
              <w:t>botilbud</w:t>
            </w:r>
          </w:p>
        </w:tc>
        <w:tc>
          <w:tcPr>
            <w:tcW w:w="233" w:type="dxa"/>
            <w:tcBorders>
              <w:top w:val="nil"/>
              <w:left w:val="nil"/>
              <w:bottom w:val="nil"/>
              <w:right w:val="nil"/>
            </w:tcBorders>
            <w:shd w:val="clear" w:color="auto" w:fill="auto"/>
            <w:noWrap/>
            <w:vAlign w:val="bottom"/>
            <w:hideMark/>
          </w:tcPr>
          <w:p w14:paraId="59B52385"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152084C7"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6112</w:t>
            </w:r>
          </w:p>
        </w:tc>
        <w:tc>
          <w:tcPr>
            <w:tcW w:w="2130" w:type="dxa"/>
            <w:tcBorders>
              <w:top w:val="nil"/>
              <w:left w:val="nil"/>
              <w:bottom w:val="single" w:sz="4" w:space="0" w:color="auto"/>
              <w:right w:val="single" w:sz="4" w:space="0" w:color="auto"/>
            </w:tcBorders>
            <w:shd w:val="clear" w:color="auto" w:fill="auto"/>
            <w:noWrap/>
            <w:vAlign w:val="bottom"/>
            <w:hideMark/>
          </w:tcPr>
          <w:p w14:paraId="1B928982"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Midlertidige depot ved… </w:t>
            </w:r>
          </w:p>
        </w:tc>
        <w:tc>
          <w:tcPr>
            <w:tcW w:w="482" w:type="dxa"/>
            <w:tcBorders>
              <w:top w:val="nil"/>
              <w:left w:val="nil"/>
              <w:bottom w:val="single" w:sz="4" w:space="0" w:color="auto"/>
              <w:right w:val="single" w:sz="4" w:space="0" w:color="auto"/>
            </w:tcBorders>
            <w:shd w:val="clear" w:color="auto" w:fill="auto"/>
            <w:noWrap/>
            <w:vAlign w:val="bottom"/>
            <w:hideMark/>
          </w:tcPr>
          <w:p w14:paraId="5FB1F114"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487A769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t_6112_midl_dep</w:t>
            </w:r>
          </w:p>
        </w:tc>
      </w:tr>
      <w:tr w:rsidR="00CB4BEB" w:rsidRPr="004C7398" w14:paraId="259E2B55" w14:textId="77777777" w:rsidTr="003C0924">
        <w:tc>
          <w:tcPr>
            <w:tcW w:w="148" w:type="dxa"/>
            <w:tcBorders>
              <w:right w:val="single" w:sz="4" w:space="0" w:color="auto"/>
            </w:tcBorders>
            <w:shd w:val="clear" w:color="auto" w:fill="auto"/>
          </w:tcPr>
          <w:p w14:paraId="14F8A706" w14:textId="77777777" w:rsidR="00CB4BEB" w:rsidRPr="004C7398" w:rsidRDefault="00CB4BEB" w:rsidP="003C0924">
            <w:pPr>
              <w:rPr>
                <w:rFonts w:ascii="Trebuchet MS" w:hAnsi="Trebuchet MS"/>
                <w:b/>
                <w:bCs/>
                <w:color w:val="000000"/>
                <w:sz w:val="13"/>
                <w:szCs w:val="13"/>
              </w:rPr>
            </w:pPr>
          </w:p>
        </w:tc>
        <w:tc>
          <w:tcPr>
            <w:tcW w:w="2837" w:type="dxa"/>
            <w:gridSpan w:val="2"/>
            <w:tcBorders>
              <w:top w:val="single" w:sz="4" w:space="0" w:color="auto"/>
              <w:left w:val="single" w:sz="4" w:space="0" w:color="auto"/>
              <w:bottom w:val="single" w:sz="4" w:space="0" w:color="auto"/>
              <w:right w:val="nil"/>
            </w:tcBorders>
            <w:shd w:val="clear" w:color="000000" w:fill="D9D9D9"/>
            <w:noWrap/>
            <w:vAlign w:val="bottom"/>
            <w:hideMark/>
          </w:tcPr>
          <w:p w14:paraId="222C3EBD" w14:textId="77777777" w:rsidR="00CB4BEB" w:rsidRPr="004C7398" w:rsidRDefault="00CB4BEB" w:rsidP="003C0924">
            <w:pPr>
              <w:rPr>
                <w:rFonts w:ascii="Trebuchet MS" w:hAnsi="Trebuchet MS"/>
                <w:b/>
                <w:bCs/>
                <w:color w:val="000000"/>
                <w:sz w:val="13"/>
                <w:szCs w:val="13"/>
              </w:rPr>
            </w:pPr>
            <w:r w:rsidRPr="00DB6189">
              <w:rPr>
                <w:rFonts w:ascii="Trebuchet MS" w:hAnsi="Trebuchet MS"/>
                <w:b/>
                <w:bCs/>
                <w:color w:val="000000"/>
                <w:sz w:val="16"/>
                <w:szCs w:val="13"/>
              </w:rPr>
              <w:t>5.4 Landbrug</w:t>
            </w:r>
          </w:p>
        </w:tc>
        <w:tc>
          <w:tcPr>
            <w:tcW w:w="875" w:type="dxa"/>
            <w:tcBorders>
              <w:top w:val="nil"/>
              <w:left w:val="nil"/>
              <w:bottom w:val="single" w:sz="4" w:space="0" w:color="auto"/>
              <w:right w:val="nil"/>
            </w:tcBorders>
            <w:shd w:val="clear" w:color="000000" w:fill="D9D9D9"/>
            <w:noWrap/>
            <w:vAlign w:val="bottom"/>
            <w:hideMark/>
          </w:tcPr>
          <w:p w14:paraId="166F9CE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 </w:t>
            </w:r>
          </w:p>
        </w:tc>
        <w:tc>
          <w:tcPr>
            <w:tcW w:w="1533" w:type="dxa"/>
            <w:gridSpan w:val="3"/>
            <w:tcBorders>
              <w:top w:val="nil"/>
              <w:left w:val="nil"/>
              <w:bottom w:val="single" w:sz="4" w:space="0" w:color="auto"/>
              <w:right w:val="single" w:sz="4" w:space="0" w:color="auto"/>
            </w:tcBorders>
            <w:shd w:val="clear" w:color="000000" w:fill="D9D9D9"/>
            <w:noWrap/>
            <w:vAlign w:val="bottom"/>
            <w:hideMark/>
          </w:tcPr>
          <w:p w14:paraId="52E3CF6B"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landbrug</w:t>
            </w:r>
          </w:p>
        </w:tc>
        <w:tc>
          <w:tcPr>
            <w:tcW w:w="160" w:type="dxa"/>
            <w:tcBorders>
              <w:top w:val="nil"/>
              <w:left w:val="nil"/>
              <w:bottom w:val="nil"/>
              <w:right w:val="nil"/>
            </w:tcBorders>
            <w:shd w:val="clear" w:color="auto" w:fill="auto"/>
            <w:noWrap/>
            <w:vAlign w:val="bottom"/>
            <w:hideMark/>
          </w:tcPr>
          <w:p w14:paraId="089912DE"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73757DB3"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5716</w:t>
            </w:r>
          </w:p>
        </w:tc>
        <w:tc>
          <w:tcPr>
            <w:tcW w:w="2396" w:type="dxa"/>
            <w:tcBorders>
              <w:top w:val="nil"/>
              <w:left w:val="nil"/>
              <w:bottom w:val="single" w:sz="4" w:space="0" w:color="auto"/>
              <w:right w:val="single" w:sz="4" w:space="0" w:color="auto"/>
            </w:tcBorders>
            <w:shd w:val="clear" w:color="auto" w:fill="auto"/>
            <w:noWrap/>
            <w:vAlign w:val="bottom"/>
            <w:hideMark/>
          </w:tcPr>
          <w:p w14:paraId="7D643EEC"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Servicetilbud</w:t>
            </w:r>
          </w:p>
        </w:tc>
        <w:tc>
          <w:tcPr>
            <w:tcW w:w="1330" w:type="dxa"/>
            <w:tcBorders>
              <w:top w:val="nil"/>
              <w:left w:val="nil"/>
              <w:bottom w:val="single" w:sz="4" w:space="0" w:color="auto"/>
              <w:right w:val="single" w:sz="4" w:space="0" w:color="auto"/>
            </w:tcBorders>
            <w:shd w:val="clear" w:color="auto" w:fill="auto"/>
            <w:noWrap/>
            <w:vAlign w:val="bottom"/>
            <w:hideMark/>
          </w:tcPr>
          <w:p w14:paraId="09CEF087"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P</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62EE2A35"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t_5716_</w:t>
            </w:r>
            <w:r>
              <w:rPr>
                <w:rFonts w:ascii="Trebuchet MS" w:hAnsi="Trebuchet MS"/>
                <w:sz w:val="13"/>
                <w:szCs w:val="13"/>
              </w:rPr>
              <w:t>servicetilbud</w:t>
            </w:r>
          </w:p>
        </w:tc>
        <w:tc>
          <w:tcPr>
            <w:tcW w:w="233" w:type="dxa"/>
            <w:tcBorders>
              <w:top w:val="nil"/>
              <w:left w:val="nil"/>
              <w:bottom w:val="nil"/>
              <w:right w:val="nil"/>
            </w:tcBorders>
            <w:shd w:val="clear" w:color="auto" w:fill="auto"/>
            <w:noWrap/>
            <w:vAlign w:val="bottom"/>
            <w:hideMark/>
          </w:tcPr>
          <w:p w14:paraId="65D611D0"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60763B3E"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6113</w:t>
            </w:r>
          </w:p>
        </w:tc>
        <w:tc>
          <w:tcPr>
            <w:tcW w:w="2130" w:type="dxa"/>
            <w:tcBorders>
              <w:top w:val="nil"/>
              <w:left w:val="nil"/>
              <w:bottom w:val="single" w:sz="4" w:space="0" w:color="auto"/>
              <w:right w:val="single" w:sz="4" w:space="0" w:color="auto"/>
            </w:tcBorders>
            <w:shd w:val="clear" w:color="auto" w:fill="auto"/>
            <w:noWrap/>
            <w:vAlign w:val="bottom"/>
            <w:hideMark/>
          </w:tcPr>
          <w:p w14:paraId="32CB9BD5"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Beskyttet natur ved…</w:t>
            </w:r>
          </w:p>
        </w:tc>
        <w:tc>
          <w:tcPr>
            <w:tcW w:w="482" w:type="dxa"/>
            <w:tcBorders>
              <w:top w:val="nil"/>
              <w:left w:val="nil"/>
              <w:bottom w:val="single" w:sz="4" w:space="0" w:color="auto"/>
              <w:right w:val="single" w:sz="4" w:space="0" w:color="auto"/>
            </w:tcBorders>
            <w:shd w:val="clear" w:color="auto" w:fill="auto"/>
            <w:noWrap/>
            <w:vAlign w:val="bottom"/>
            <w:hideMark/>
          </w:tcPr>
          <w:p w14:paraId="4825F9D8"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73EEA789"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t_6113_besk_nat_b</w:t>
            </w:r>
          </w:p>
        </w:tc>
      </w:tr>
      <w:tr w:rsidR="00CB4BEB" w:rsidRPr="004C7398" w14:paraId="3DBCA550" w14:textId="77777777" w:rsidTr="003C0924">
        <w:tc>
          <w:tcPr>
            <w:tcW w:w="148" w:type="dxa"/>
            <w:tcBorders>
              <w:top w:val="nil"/>
              <w:right w:val="single" w:sz="4" w:space="0" w:color="auto"/>
            </w:tcBorders>
            <w:shd w:val="clear" w:color="auto" w:fill="auto"/>
          </w:tcPr>
          <w:p w14:paraId="3FF11965" w14:textId="77777777" w:rsidR="00CB4BEB" w:rsidRPr="004C7398" w:rsidRDefault="00CB4BEB" w:rsidP="003C0924">
            <w:pPr>
              <w:rPr>
                <w:rFonts w:ascii="Trebuchet MS" w:hAnsi="Trebuchet MS"/>
                <w:b/>
                <w:bCs/>
                <w:color w:val="000000"/>
                <w:sz w:val="13"/>
                <w:szCs w:val="13"/>
              </w:rPr>
            </w:pPr>
          </w:p>
        </w:tc>
        <w:tc>
          <w:tcPr>
            <w:tcW w:w="847" w:type="dxa"/>
            <w:tcBorders>
              <w:top w:val="nil"/>
              <w:left w:val="single" w:sz="4" w:space="0" w:color="auto"/>
              <w:bottom w:val="single" w:sz="4" w:space="0" w:color="auto"/>
              <w:right w:val="single" w:sz="4" w:space="0" w:color="auto"/>
            </w:tcBorders>
            <w:shd w:val="clear" w:color="000000" w:fill="D9D9D9"/>
            <w:noWrap/>
            <w:vAlign w:val="bottom"/>
            <w:hideMark/>
          </w:tcPr>
          <w:p w14:paraId="1F681667" w14:textId="77777777" w:rsidR="00CB4BEB" w:rsidRPr="004C7398" w:rsidRDefault="00CB4BEB" w:rsidP="003C0924">
            <w:pPr>
              <w:rPr>
                <w:rFonts w:ascii="Trebuchet MS" w:hAnsi="Trebuchet MS"/>
                <w:b/>
                <w:bCs/>
                <w:color w:val="000000"/>
                <w:sz w:val="13"/>
                <w:szCs w:val="13"/>
              </w:rPr>
            </w:pPr>
            <w:proofErr w:type="spellStart"/>
            <w:r w:rsidRPr="004C7398">
              <w:rPr>
                <w:rFonts w:ascii="Trebuchet MS" w:hAnsi="Trebuchet MS"/>
                <w:b/>
                <w:bCs/>
                <w:color w:val="000000"/>
                <w:sz w:val="13"/>
                <w:szCs w:val="13"/>
              </w:rPr>
              <w:t>Tema_kode</w:t>
            </w:r>
            <w:proofErr w:type="spellEnd"/>
          </w:p>
        </w:tc>
        <w:tc>
          <w:tcPr>
            <w:tcW w:w="1990" w:type="dxa"/>
            <w:tcBorders>
              <w:top w:val="nil"/>
              <w:left w:val="nil"/>
              <w:bottom w:val="single" w:sz="4" w:space="0" w:color="auto"/>
              <w:right w:val="single" w:sz="4" w:space="0" w:color="auto"/>
            </w:tcBorders>
            <w:shd w:val="clear" w:color="000000" w:fill="D9D9D9"/>
            <w:noWrap/>
            <w:vAlign w:val="bottom"/>
            <w:hideMark/>
          </w:tcPr>
          <w:p w14:paraId="773037AB" w14:textId="77777777" w:rsidR="00CB4BEB" w:rsidRPr="004C7398" w:rsidRDefault="00CB4BEB" w:rsidP="003C0924">
            <w:pPr>
              <w:rPr>
                <w:rFonts w:ascii="Trebuchet MS" w:hAnsi="Trebuchet MS"/>
                <w:b/>
                <w:bCs/>
                <w:color w:val="000000"/>
                <w:sz w:val="13"/>
                <w:szCs w:val="13"/>
              </w:rPr>
            </w:pPr>
            <w:proofErr w:type="spellStart"/>
            <w:r w:rsidRPr="004C7398">
              <w:rPr>
                <w:rFonts w:ascii="Trebuchet MS" w:hAnsi="Trebuchet MS"/>
                <w:b/>
                <w:bCs/>
                <w:color w:val="000000"/>
                <w:sz w:val="13"/>
                <w:szCs w:val="13"/>
              </w:rPr>
              <w:t>Tema_navn</w:t>
            </w:r>
            <w:proofErr w:type="spellEnd"/>
          </w:p>
        </w:tc>
        <w:tc>
          <w:tcPr>
            <w:tcW w:w="875" w:type="dxa"/>
            <w:tcBorders>
              <w:top w:val="nil"/>
              <w:left w:val="nil"/>
              <w:bottom w:val="single" w:sz="4" w:space="0" w:color="auto"/>
              <w:right w:val="single" w:sz="4" w:space="0" w:color="auto"/>
            </w:tcBorders>
            <w:shd w:val="clear" w:color="000000" w:fill="D9D9D9"/>
            <w:noWrap/>
            <w:vAlign w:val="bottom"/>
            <w:hideMark/>
          </w:tcPr>
          <w:p w14:paraId="0FD49B8D" w14:textId="77777777" w:rsidR="00CB4BEB" w:rsidRPr="004C7398" w:rsidRDefault="00CB4BEB" w:rsidP="003C0924">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533" w:type="dxa"/>
            <w:gridSpan w:val="3"/>
            <w:tcBorders>
              <w:top w:val="nil"/>
              <w:left w:val="nil"/>
              <w:bottom w:val="single" w:sz="4" w:space="0" w:color="auto"/>
              <w:right w:val="single" w:sz="4" w:space="0" w:color="auto"/>
            </w:tcBorders>
            <w:shd w:val="clear" w:color="000000" w:fill="D9D9D9"/>
            <w:noWrap/>
            <w:vAlign w:val="bottom"/>
            <w:hideMark/>
          </w:tcPr>
          <w:p w14:paraId="6A603095"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Udvekslingsnavn</w:t>
            </w:r>
          </w:p>
        </w:tc>
        <w:tc>
          <w:tcPr>
            <w:tcW w:w="160" w:type="dxa"/>
            <w:tcBorders>
              <w:top w:val="nil"/>
              <w:left w:val="nil"/>
              <w:bottom w:val="nil"/>
              <w:right w:val="nil"/>
            </w:tcBorders>
            <w:shd w:val="clear" w:color="auto" w:fill="auto"/>
            <w:noWrap/>
            <w:vAlign w:val="bottom"/>
            <w:hideMark/>
          </w:tcPr>
          <w:p w14:paraId="0734C575" w14:textId="77777777" w:rsidR="00CB4BEB" w:rsidRPr="004C7398" w:rsidRDefault="00CB4BEB" w:rsidP="003C0924">
            <w:pPr>
              <w:rPr>
                <w:rFonts w:ascii="Calibri" w:hAnsi="Calibri"/>
                <w:color w:val="000000"/>
              </w:rPr>
            </w:pPr>
          </w:p>
        </w:tc>
        <w:tc>
          <w:tcPr>
            <w:tcW w:w="3406" w:type="dxa"/>
            <w:gridSpan w:val="2"/>
            <w:tcBorders>
              <w:top w:val="single" w:sz="4" w:space="0" w:color="auto"/>
              <w:left w:val="single" w:sz="4" w:space="0" w:color="auto"/>
              <w:bottom w:val="single" w:sz="4" w:space="0" w:color="auto"/>
              <w:right w:val="nil"/>
            </w:tcBorders>
            <w:shd w:val="clear" w:color="000000" w:fill="D9D9D9"/>
            <w:noWrap/>
            <w:vAlign w:val="bottom"/>
            <w:hideMark/>
          </w:tcPr>
          <w:p w14:paraId="0E87E09D" w14:textId="77777777" w:rsidR="00CB4BEB" w:rsidRPr="004C7398" w:rsidRDefault="00CB4BEB" w:rsidP="003C0924">
            <w:pPr>
              <w:rPr>
                <w:rFonts w:ascii="Trebuchet MS" w:hAnsi="Trebuchet MS"/>
                <w:b/>
                <w:bCs/>
                <w:color w:val="000000"/>
                <w:sz w:val="13"/>
                <w:szCs w:val="13"/>
              </w:rPr>
            </w:pPr>
            <w:r w:rsidRPr="00DB6189">
              <w:rPr>
                <w:rFonts w:ascii="Trebuchet MS" w:hAnsi="Trebuchet MS"/>
                <w:b/>
                <w:bCs/>
                <w:color w:val="000000"/>
                <w:sz w:val="16"/>
                <w:szCs w:val="13"/>
              </w:rPr>
              <w:t>5.9 Sport, fritid og friluftsliv</w:t>
            </w:r>
          </w:p>
        </w:tc>
        <w:tc>
          <w:tcPr>
            <w:tcW w:w="1330" w:type="dxa"/>
            <w:tcBorders>
              <w:top w:val="nil"/>
              <w:left w:val="nil"/>
              <w:bottom w:val="single" w:sz="4" w:space="0" w:color="auto"/>
              <w:right w:val="nil"/>
            </w:tcBorders>
            <w:shd w:val="clear" w:color="000000" w:fill="D9D9D9"/>
            <w:noWrap/>
            <w:vAlign w:val="bottom"/>
            <w:hideMark/>
          </w:tcPr>
          <w:p w14:paraId="0DC0A8FA"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 </w:t>
            </w:r>
          </w:p>
        </w:tc>
        <w:tc>
          <w:tcPr>
            <w:tcW w:w="1610" w:type="dxa"/>
            <w:gridSpan w:val="2"/>
            <w:tcBorders>
              <w:top w:val="nil"/>
              <w:left w:val="nil"/>
              <w:bottom w:val="single" w:sz="4" w:space="0" w:color="auto"/>
              <w:right w:val="single" w:sz="4" w:space="0" w:color="auto"/>
            </w:tcBorders>
            <w:shd w:val="clear" w:color="000000" w:fill="D9D9D9"/>
            <w:noWrap/>
            <w:vAlign w:val="bottom"/>
            <w:hideMark/>
          </w:tcPr>
          <w:p w14:paraId="331F2C4E"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             </w:t>
            </w:r>
            <w:proofErr w:type="spellStart"/>
            <w:r w:rsidRPr="004C7398">
              <w:rPr>
                <w:rFonts w:ascii="Trebuchet MS" w:hAnsi="Trebuchet MS"/>
                <w:color w:val="000000"/>
                <w:sz w:val="13"/>
                <w:szCs w:val="13"/>
              </w:rPr>
              <w:t>sport_fritid_og_friluftsliv</w:t>
            </w:r>
            <w:proofErr w:type="spellEnd"/>
          </w:p>
        </w:tc>
        <w:tc>
          <w:tcPr>
            <w:tcW w:w="233" w:type="dxa"/>
            <w:tcBorders>
              <w:top w:val="nil"/>
              <w:left w:val="nil"/>
              <w:bottom w:val="nil"/>
              <w:right w:val="nil"/>
            </w:tcBorders>
            <w:shd w:val="clear" w:color="auto" w:fill="auto"/>
            <w:noWrap/>
            <w:vAlign w:val="bottom"/>
            <w:hideMark/>
          </w:tcPr>
          <w:p w14:paraId="4DF369A0"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center"/>
            <w:hideMark/>
          </w:tcPr>
          <w:p w14:paraId="0E280F4C" w14:textId="77777777" w:rsidR="00CB4BEB" w:rsidRPr="00E169F1" w:rsidRDefault="00CB4BEB" w:rsidP="003C0924">
            <w:pPr>
              <w:jc w:val="center"/>
              <w:rPr>
                <w:rFonts w:ascii="Trebuchet MS" w:hAnsi="Trebuchet MS"/>
                <w:i/>
                <w:color w:val="A6A6A6"/>
                <w:sz w:val="13"/>
                <w:szCs w:val="13"/>
              </w:rPr>
            </w:pPr>
            <w:r w:rsidRPr="00E169F1">
              <w:rPr>
                <w:rFonts w:ascii="Trebuchet MS" w:hAnsi="Trebuchet MS"/>
                <w:i/>
                <w:color w:val="A6A6A6"/>
                <w:sz w:val="13"/>
                <w:szCs w:val="13"/>
              </w:rPr>
              <w:t>6114</w:t>
            </w:r>
          </w:p>
        </w:tc>
        <w:tc>
          <w:tcPr>
            <w:tcW w:w="2130" w:type="dxa"/>
            <w:tcBorders>
              <w:top w:val="nil"/>
              <w:left w:val="nil"/>
              <w:bottom w:val="single" w:sz="4" w:space="0" w:color="auto"/>
              <w:right w:val="single" w:sz="4" w:space="0" w:color="auto"/>
            </w:tcBorders>
            <w:shd w:val="clear" w:color="auto" w:fill="auto"/>
            <w:noWrap/>
            <w:vAlign w:val="bottom"/>
            <w:hideMark/>
          </w:tcPr>
          <w:p w14:paraId="31DF86DD" w14:textId="64D3FAB8" w:rsidR="00CB4BEB" w:rsidRPr="00E169F1" w:rsidRDefault="00CB4BEB" w:rsidP="003C0924">
            <w:pPr>
              <w:rPr>
                <w:rFonts w:ascii="Trebuchet MS" w:hAnsi="Trebuchet MS"/>
                <w:i/>
                <w:color w:val="A6A6A6"/>
                <w:sz w:val="13"/>
                <w:szCs w:val="13"/>
              </w:rPr>
            </w:pPr>
            <w:r w:rsidRPr="00E169F1">
              <w:rPr>
                <w:rFonts w:ascii="Trebuchet MS" w:hAnsi="Trebuchet MS"/>
                <w:i/>
                <w:color w:val="A6A6A6"/>
                <w:sz w:val="13"/>
                <w:szCs w:val="13"/>
              </w:rPr>
              <w:t>Midlertidig</w:t>
            </w:r>
            <w:r w:rsidR="00883FFD">
              <w:rPr>
                <w:rFonts w:ascii="Trebuchet MS" w:hAnsi="Trebuchet MS"/>
                <w:i/>
                <w:color w:val="A6A6A6"/>
                <w:sz w:val="13"/>
                <w:szCs w:val="13"/>
              </w:rPr>
              <w:t>t</w:t>
            </w:r>
            <w:r w:rsidRPr="00E169F1">
              <w:rPr>
                <w:rFonts w:ascii="Trebuchet MS" w:hAnsi="Trebuchet MS"/>
                <w:i/>
                <w:color w:val="A6A6A6"/>
                <w:sz w:val="13"/>
                <w:szCs w:val="13"/>
              </w:rPr>
              <w:t xml:space="preserve"> ophold </w:t>
            </w:r>
            <w:r w:rsidRPr="00833371">
              <w:rPr>
                <w:rFonts w:ascii="Trebuchet MS" w:hAnsi="Trebuchet MS"/>
                <w:i/>
                <w:color w:val="A6A6A6"/>
                <w:sz w:val="13"/>
                <w:szCs w:val="13"/>
              </w:rPr>
              <w:t>- udgået (2.4.1)</w:t>
            </w:r>
          </w:p>
        </w:tc>
        <w:tc>
          <w:tcPr>
            <w:tcW w:w="482" w:type="dxa"/>
            <w:tcBorders>
              <w:top w:val="nil"/>
              <w:left w:val="nil"/>
              <w:bottom w:val="single" w:sz="4" w:space="0" w:color="auto"/>
              <w:right w:val="single" w:sz="4" w:space="0" w:color="auto"/>
            </w:tcBorders>
            <w:shd w:val="clear" w:color="auto" w:fill="auto"/>
            <w:noWrap/>
            <w:vAlign w:val="center"/>
            <w:hideMark/>
          </w:tcPr>
          <w:p w14:paraId="6745A539" w14:textId="77777777" w:rsidR="00CB4BEB" w:rsidRPr="00E169F1" w:rsidRDefault="00CB4BEB" w:rsidP="003C0924">
            <w:pPr>
              <w:jc w:val="center"/>
              <w:rPr>
                <w:rFonts w:ascii="Trebuchet MS" w:hAnsi="Trebuchet MS"/>
                <w:i/>
                <w:color w:val="A6A6A6"/>
                <w:sz w:val="13"/>
                <w:szCs w:val="13"/>
              </w:rPr>
            </w:pPr>
            <w:r w:rsidRPr="00E169F1">
              <w:rPr>
                <w:rFonts w:ascii="Trebuchet MS" w:hAnsi="Trebuchet MS"/>
                <w:i/>
                <w:color w:val="A6A6A6"/>
                <w:sz w:val="13"/>
                <w:szCs w:val="13"/>
              </w:rPr>
              <w:t>P</w:t>
            </w:r>
          </w:p>
        </w:tc>
        <w:tc>
          <w:tcPr>
            <w:tcW w:w="1418" w:type="dxa"/>
            <w:gridSpan w:val="2"/>
            <w:tcBorders>
              <w:top w:val="nil"/>
              <w:left w:val="nil"/>
              <w:bottom w:val="single" w:sz="4" w:space="0" w:color="auto"/>
              <w:right w:val="single" w:sz="4" w:space="0" w:color="auto"/>
            </w:tcBorders>
            <w:shd w:val="clear" w:color="auto" w:fill="auto"/>
            <w:noWrap/>
            <w:vAlign w:val="center"/>
            <w:hideMark/>
          </w:tcPr>
          <w:p w14:paraId="75E06CD9" w14:textId="77777777" w:rsidR="00CB4BEB" w:rsidRPr="00E169F1" w:rsidRDefault="00CB4BEB" w:rsidP="003C0924">
            <w:pPr>
              <w:rPr>
                <w:rFonts w:ascii="Trebuchet MS" w:hAnsi="Trebuchet MS"/>
                <w:i/>
                <w:color w:val="A6A6A6"/>
                <w:sz w:val="13"/>
                <w:szCs w:val="13"/>
              </w:rPr>
            </w:pPr>
            <w:r w:rsidRPr="00E169F1">
              <w:rPr>
                <w:rFonts w:ascii="Trebuchet MS" w:hAnsi="Trebuchet MS"/>
                <w:i/>
                <w:color w:val="A6A6A6"/>
                <w:sz w:val="13"/>
                <w:szCs w:val="13"/>
              </w:rPr>
              <w:t>t_6114_midl_oph</w:t>
            </w:r>
          </w:p>
        </w:tc>
      </w:tr>
      <w:tr w:rsidR="00CB4BEB" w:rsidRPr="004C7398" w14:paraId="719EBC85" w14:textId="77777777" w:rsidTr="003C0924">
        <w:tc>
          <w:tcPr>
            <w:tcW w:w="148" w:type="dxa"/>
            <w:tcBorders>
              <w:top w:val="nil"/>
              <w:right w:val="single" w:sz="4" w:space="0" w:color="auto"/>
            </w:tcBorders>
            <w:shd w:val="clear" w:color="auto" w:fill="auto"/>
          </w:tcPr>
          <w:p w14:paraId="091EB7DF"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A809643"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5300</w:t>
            </w:r>
          </w:p>
        </w:tc>
        <w:tc>
          <w:tcPr>
            <w:tcW w:w="1990" w:type="dxa"/>
            <w:tcBorders>
              <w:top w:val="nil"/>
              <w:left w:val="nil"/>
              <w:bottom w:val="single" w:sz="4" w:space="0" w:color="auto"/>
              <w:right w:val="single" w:sz="4" w:space="0" w:color="auto"/>
            </w:tcBorders>
            <w:shd w:val="clear" w:color="auto" w:fill="auto"/>
            <w:noWrap/>
            <w:vAlign w:val="bottom"/>
            <w:hideMark/>
          </w:tcPr>
          <w:p w14:paraId="321187A5"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Genopdyrkningsret</w:t>
            </w:r>
          </w:p>
        </w:tc>
        <w:tc>
          <w:tcPr>
            <w:tcW w:w="875" w:type="dxa"/>
            <w:tcBorders>
              <w:top w:val="nil"/>
              <w:left w:val="nil"/>
              <w:bottom w:val="single" w:sz="4" w:space="0" w:color="auto"/>
              <w:right w:val="single" w:sz="4" w:space="0" w:color="auto"/>
            </w:tcBorders>
            <w:shd w:val="clear" w:color="auto" w:fill="auto"/>
            <w:noWrap/>
            <w:vAlign w:val="bottom"/>
            <w:hideMark/>
          </w:tcPr>
          <w:p w14:paraId="658D8FCB"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02D24A33"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t_5300_genopd_ret</w:t>
            </w:r>
          </w:p>
        </w:tc>
        <w:tc>
          <w:tcPr>
            <w:tcW w:w="160" w:type="dxa"/>
            <w:tcBorders>
              <w:top w:val="nil"/>
              <w:left w:val="nil"/>
              <w:bottom w:val="nil"/>
              <w:right w:val="nil"/>
            </w:tcBorders>
            <w:shd w:val="clear" w:color="auto" w:fill="auto"/>
            <w:noWrap/>
            <w:vAlign w:val="bottom"/>
            <w:hideMark/>
          </w:tcPr>
          <w:p w14:paraId="587525C5"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000000" w:fill="D9D9D9"/>
            <w:noWrap/>
            <w:vAlign w:val="bottom"/>
            <w:hideMark/>
          </w:tcPr>
          <w:p w14:paraId="2136ECF5" w14:textId="77777777" w:rsidR="00CB4BEB" w:rsidRPr="004C7398" w:rsidRDefault="00CB4BEB" w:rsidP="003C0924">
            <w:pPr>
              <w:rPr>
                <w:rFonts w:ascii="Trebuchet MS" w:hAnsi="Trebuchet MS"/>
                <w:b/>
                <w:bCs/>
                <w:color w:val="000000"/>
                <w:sz w:val="13"/>
                <w:szCs w:val="13"/>
              </w:rPr>
            </w:pPr>
            <w:proofErr w:type="spellStart"/>
            <w:r w:rsidRPr="004C7398">
              <w:rPr>
                <w:rFonts w:ascii="Trebuchet MS" w:hAnsi="Trebuchet MS"/>
                <w:b/>
                <w:bCs/>
                <w:color w:val="000000"/>
                <w:sz w:val="13"/>
                <w:szCs w:val="13"/>
              </w:rPr>
              <w:t>Tema_kode</w:t>
            </w:r>
            <w:proofErr w:type="spellEnd"/>
          </w:p>
        </w:tc>
        <w:tc>
          <w:tcPr>
            <w:tcW w:w="2396" w:type="dxa"/>
            <w:tcBorders>
              <w:top w:val="nil"/>
              <w:left w:val="nil"/>
              <w:bottom w:val="single" w:sz="4" w:space="0" w:color="auto"/>
              <w:right w:val="single" w:sz="4" w:space="0" w:color="auto"/>
            </w:tcBorders>
            <w:shd w:val="clear" w:color="000000" w:fill="D9D9D9"/>
            <w:noWrap/>
            <w:vAlign w:val="bottom"/>
            <w:hideMark/>
          </w:tcPr>
          <w:p w14:paraId="532D3D2F" w14:textId="77777777" w:rsidR="00CB4BEB" w:rsidRPr="004C7398" w:rsidRDefault="00CB4BEB" w:rsidP="003C0924">
            <w:pPr>
              <w:rPr>
                <w:rFonts w:ascii="Trebuchet MS" w:hAnsi="Trebuchet MS"/>
                <w:b/>
                <w:bCs/>
                <w:color w:val="000000"/>
                <w:sz w:val="13"/>
                <w:szCs w:val="13"/>
              </w:rPr>
            </w:pPr>
            <w:proofErr w:type="spellStart"/>
            <w:r w:rsidRPr="004C7398">
              <w:rPr>
                <w:rFonts w:ascii="Trebuchet MS" w:hAnsi="Trebuchet MS"/>
                <w:b/>
                <w:bCs/>
                <w:color w:val="000000"/>
                <w:sz w:val="13"/>
                <w:szCs w:val="13"/>
              </w:rPr>
              <w:t>Tema_navn</w:t>
            </w:r>
            <w:proofErr w:type="spellEnd"/>
          </w:p>
        </w:tc>
        <w:tc>
          <w:tcPr>
            <w:tcW w:w="1330" w:type="dxa"/>
            <w:tcBorders>
              <w:top w:val="nil"/>
              <w:left w:val="nil"/>
              <w:bottom w:val="single" w:sz="4" w:space="0" w:color="auto"/>
              <w:right w:val="single" w:sz="4" w:space="0" w:color="auto"/>
            </w:tcBorders>
            <w:shd w:val="clear" w:color="000000" w:fill="D9D9D9"/>
            <w:noWrap/>
            <w:vAlign w:val="bottom"/>
            <w:hideMark/>
          </w:tcPr>
          <w:p w14:paraId="0991072C" w14:textId="77777777" w:rsidR="00CB4BEB" w:rsidRPr="004C7398" w:rsidRDefault="00CB4BEB" w:rsidP="003C0924">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610" w:type="dxa"/>
            <w:gridSpan w:val="2"/>
            <w:tcBorders>
              <w:top w:val="nil"/>
              <w:left w:val="nil"/>
              <w:bottom w:val="single" w:sz="4" w:space="0" w:color="auto"/>
              <w:right w:val="single" w:sz="4" w:space="0" w:color="auto"/>
            </w:tcBorders>
            <w:shd w:val="clear" w:color="000000" w:fill="D9D9D9"/>
            <w:noWrap/>
            <w:vAlign w:val="bottom"/>
            <w:hideMark/>
          </w:tcPr>
          <w:p w14:paraId="1BCCE752"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Udvekslingsnavn</w:t>
            </w:r>
          </w:p>
        </w:tc>
        <w:tc>
          <w:tcPr>
            <w:tcW w:w="233" w:type="dxa"/>
            <w:tcBorders>
              <w:top w:val="nil"/>
              <w:left w:val="nil"/>
              <w:bottom w:val="nil"/>
              <w:right w:val="nil"/>
            </w:tcBorders>
            <w:shd w:val="clear" w:color="auto" w:fill="auto"/>
            <w:noWrap/>
            <w:vAlign w:val="bottom"/>
            <w:hideMark/>
          </w:tcPr>
          <w:p w14:paraId="1ED30171"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1FEB1EE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6115</w:t>
            </w:r>
          </w:p>
        </w:tc>
        <w:tc>
          <w:tcPr>
            <w:tcW w:w="2130" w:type="dxa"/>
            <w:tcBorders>
              <w:top w:val="nil"/>
              <w:left w:val="nil"/>
              <w:bottom w:val="single" w:sz="4" w:space="0" w:color="auto"/>
              <w:right w:val="single" w:sz="4" w:space="0" w:color="auto"/>
            </w:tcBorders>
            <w:shd w:val="clear" w:color="auto" w:fill="auto"/>
            <w:noWrap/>
            <w:vAlign w:val="bottom"/>
            <w:hideMark/>
          </w:tcPr>
          <w:p w14:paraId="1A0E1988"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Afbrændingsområder </w:t>
            </w:r>
          </w:p>
        </w:tc>
        <w:tc>
          <w:tcPr>
            <w:tcW w:w="482" w:type="dxa"/>
            <w:tcBorders>
              <w:top w:val="nil"/>
              <w:left w:val="nil"/>
              <w:bottom w:val="single" w:sz="4" w:space="0" w:color="auto"/>
              <w:right w:val="single" w:sz="4" w:space="0" w:color="auto"/>
            </w:tcBorders>
            <w:shd w:val="clear" w:color="auto" w:fill="auto"/>
            <w:noWrap/>
            <w:vAlign w:val="bottom"/>
            <w:hideMark/>
          </w:tcPr>
          <w:p w14:paraId="29F6290F"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6391F632"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t_6115_afbr_omr</w:t>
            </w:r>
          </w:p>
        </w:tc>
      </w:tr>
      <w:tr w:rsidR="00CB4BEB" w:rsidRPr="004C7398" w14:paraId="76A9D83C" w14:textId="77777777" w:rsidTr="003C0924">
        <w:tc>
          <w:tcPr>
            <w:tcW w:w="148" w:type="dxa"/>
            <w:tcBorders>
              <w:right w:val="single" w:sz="4" w:space="0" w:color="auto"/>
            </w:tcBorders>
            <w:shd w:val="clear" w:color="auto" w:fill="auto"/>
          </w:tcPr>
          <w:p w14:paraId="71B32AC8" w14:textId="77777777" w:rsidR="00CB4BEB" w:rsidRPr="004C7398" w:rsidRDefault="00CB4BEB" w:rsidP="003C0924">
            <w:pPr>
              <w:rPr>
                <w:rFonts w:ascii="Trebuchet MS" w:hAnsi="Trebuchet MS"/>
                <w:b/>
                <w:bCs/>
                <w:color w:val="000000"/>
                <w:sz w:val="13"/>
                <w:szCs w:val="13"/>
              </w:rPr>
            </w:pPr>
          </w:p>
        </w:tc>
        <w:tc>
          <w:tcPr>
            <w:tcW w:w="2837" w:type="dxa"/>
            <w:gridSpan w:val="2"/>
            <w:tcBorders>
              <w:top w:val="single" w:sz="4" w:space="0" w:color="auto"/>
              <w:left w:val="single" w:sz="4" w:space="0" w:color="auto"/>
              <w:bottom w:val="single" w:sz="4" w:space="0" w:color="auto"/>
              <w:right w:val="nil"/>
            </w:tcBorders>
            <w:shd w:val="clear" w:color="000000" w:fill="D9D9D9"/>
            <w:noWrap/>
            <w:vAlign w:val="bottom"/>
            <w:hideMark/>
          </w:tcPr>
          <w:p w14:paraId="017D2D3A" w14:textId="77777777" w:rsidR="00CB4BEB" w:rsidRPr="004C7398" w:rsidRDefault="00CB4BEB" w:rsidP="003C0924">
            <w:pPr>
              <w:rPr>
                <w:rFonts w:ascii="Trebuchet MS" w:hAnsi="Trebuchet MS"/>
                <w:b/>
                <w:bCs/>
                <w:color w:val="000000"/>
                <w:sz w:val="13"/>
                <w:szCs w:val="13"/>
              </w:rPr>
            </w:pPr>
            <w:r w:rsidRPr="00DB6189">
              <w:rPr>
                <w:rFonts w:ascii="Trebuchet MS" w:hAnsi="Trebuchet MS"/>
                <w:b/>
                <w:bCs/>
                <w:color w:val="000000"/>
                <w:sz w:val="16"/>
                <w:szCs w:val="13"/>
              </w:rPr>
              <w:t>5.5 Affald og genbrug</w:t>
            </w:r>
          </w:p>
        </w:tc>
        <w:tc>
          <w:tcPr>
            <w:tcW w:w="875" w:type="dxa"/>
            <w:tcBorders>
              <w:top w:val="nil"/>
              <w:left w:val="nil"/>
              <w:bottom w:val="single" w:sz="4" w:space="0" w:color="auto"/>
              <w:right w:val="nil"/>
            </w:tcBorders>
            <w:shd w:val="clear" w:color="000000" w:fill="D9D9D9"/>
            <w:noWrap/>
            <w:vAlign w:val="bottom"/>
            <w:hideMark/>
          </w:tcPr>
          <w:p w14:paraId="3A3CB335"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 </w:t>
            </w:r>
          </w:p>
        </w:tc>
        <w:tc>
          <w:tcPr>
            <w:tcW w:w="1533" w:type="dxa"/>
            <w:gridSpan w:val="3"/>
            <w:tcBorders>
              <w:top w:val="nil"/>
              <w:left w:val="nil"/>
              <w:bottom w:val="single" w:sz="4" w:space="0" w:color="auto"/>
              <w:right w:val="single" w:sz="4" w:space="0" w:color="auto"/>
            </w:tcBorders>
            <w:shd w:val="clear" w:color="000000" w:fill="D9D9D9"/>
            <w:noWrap/>
            <w:vAlign w:val="bottom"/>
            <w:hideMark/>
          </w:tcPr>
          <w:p w14:paraId="45B3C761" w14:textId="77777777" w:rsidR="00CB4BEB" w:rsidRPr="004C7398" w:rsidRDefault="00CB4BEB" w:rsidP="003C0924">
            <w:pPr>
              <w:rPr>
                <w:rFonts w:ascii="Trebuchet MS" w:hAnsi="Trebuchet MS"/>
                <w:color w:val="000000"/>
                <w:sz w:val="13"/>
                <w:szCs w:val="13"/>
              </w:rPr>
            </w:pPr>
            <w:proofErr w:type="spellStart"/>
            <w:r w:rsidRPr="004C7398">
              <w:rPr>
                <w:rFonts w:ascii="Trebuchet MS" w:hAnsi="Trebuchet MS"/>
                <w:color w:val="000000"/>
                <w:sz w:val="13"/>
                <w:szCs w:val="13"/>
              </w:rPr>
              <w:t>affald_og_genbrug</w:t>
            </w:r>
            <w:proofErr w:type="spellEnd"/>
          </w:p>
        </w:tc>
        <w:tc>
          <w:tcPr>
            <w:tcW w:w="160" w:type="dxa"/>
            <w:tcBorders>
              <w:top w:val="nil"/>
              <w:left w:val="nil"/>
              <w:bottom w:val="nil"/>
              <w:right w:val="nil"/>
            </w:tcBorders>
            <w:shd w:val="clear" w:color="auto" w:fill="auto"/>
            <w:noWrap/>
            <w:vAlign w:val="bottom"/>
            <w:hideMark/>
          </w:tcPr>
          <w:p w14:paraId="1CF4B25A"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726ADF90"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5800</w:t>
            </w:r>
          </w:p>
        </w:tc>
        <w:tc>
          <w:tcPr>
            <w:tcW w:w="2396" w:type="dxa"/>
            <w:tcBorders>
              <w:top w:val="nil"/>
              <w:left w:val="nil"/>
              <w:bottom w:val="single" w:sz="4" w:space="0" w:color="auto"/>
              <w:right w:val="single" w:sz="4" w:space="0" w:color="auto"/>
            </w:tcBorders>
            <w:shd w:val="clear" w:color="auto" w:fill="auto"/>
            <w:noWrap/>
            <w:vAlign w:val="bottom"/>
            <w:hideMark/>
          </w:tcPr>
          <w:p w14:paraId="090F9259" w14:textId="77777777" w:rsidR="00CB4BEB" w:rsidRPr="00833371" w:rsidRDefault="00CB4BEB" w:rsidP="003C0924">
            <w:pPr>
              <w:rPr>
                <w:rFonts w:ascii="Trebuchet MS" w:hAnsi="Trebuchet MS"/>
                <w:sz w:val="13"/>
                <w:szCs w:val="13"/>
              </w:rPr>
            </w:pPr>
            <w:proofErr w:type="spellStart"/>
            <w:r w:rsidRPr="00833371">
              <w:rPr>
                <w:rFonts w:ascii="Trebuchet MS" w:hAnsi="Trebuchet MS"/>
                <w:sz w:val="13"/>
                <w:szCs w:val="13"/>
              </w:rPr>
              <w:t>Facilitet_punkt</w:t>
            </w:r>
            <w:proofErr w:type="spellEnd"/>
          </w:p>
        </w:tc>
        <w:tc>
          <w:tcPr>
            <w:tcW w:w="1330" w:type="dxa"/>
            <w:tcBorders>
              <w:top w:val="nil"/>
              <w:left w:val="nil"/>
              <w:bottom w:val="single" w:sz="4" w:space="0" w:color="auto"/>
              <w:right w:val="single" w:sz="4" w:space="0" w:color="auto"/>
            </w:tcBorders>
            <w:shd w:val="clear" w:color="auto" w:fill="auto"/>
            <w:noWrap/>
            <w:vAlign w:val="bottom"/>
            <w:hideMark/>
          </w:tcPr>
          <w:p w14:paraId="356E1DB3"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5C762CCC"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t_5800_fac_pkt</w:t>
            </w:r>
          </w:p>
        </w:tc>
        <w:tc>
          <w:tcPr>
            <w:tcW w:w="233" w:type="dxa"/>
            <w:tcBorders>
              <w:top w:val="nil"/>
              <w:left w:val="nil"/>
              <w:bottom w:val="nil"/>
              <w:right w:val="nil"/>
            </w:tcBorders>
            <w:shd w:val="clear" w:color="auto" w:fill="auto"/>
            <w:noWrap/>
            <w:vAlign w:val="bottom"/>
            <w:hideMark/>
          </w:tcPr>
          <w:p w14:paraId="3CA186F8"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1BC3B169"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6116</w:t>
            </w:r>
          </w:p>
        </w:tc>
        <w:tc>
          <w:tcPr>
            <w:tcW w:w="2130" w:type="dxa"/>
            <w:tcBorders>
              <w:top w:val="nil"/>
              <w:left w:val="nil"/>
              <w:bottom w:val="single" w:sz="4" w:space="0" w:color="auto"/>
              <w:right w:val="single" w:sz="4" w:space="0" w:color="auto"/>
            </w:tcBorders>
            <w:shd w:val="clear" w:color="auto" w:fill="auto"/>
            <w:noWrap/>
            <w:vAlign w:val="bottom"/>
            <w:hideMark/>
          </w:tcPr>
          <w:p w14:paraId="3D79D06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 xml:space="preserve">Olieberedskabsplan </w:t>
            </w:r>
          </w:p>
        </w:tc>
        <w:tc>
          <w:tcPr>
            <w:tcW w:w="482" w:type="dxa"/>
            <w:tcBorders>
              <w:top w:val="nil"/>
              <w:left w:val="nil"/>
              <w:bottom w:val="single" w:sz="4" w:space="0" w:color="auto"/>
              <w:right w:val="single" w:sz="4" w:space="0" w:color="auto"/>
            </w:tcBorders>
            <w:shd w:val="clear" w:color="auto" w:fill="auto"/>
            <w:noWrap/>
            <w:vAlign w:val="bottom"/>
            <w:hideMark/>
          </w:tcPr>
          <w:p w14:paraId="053CCF4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08E93BDA"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t_6116_olie_ber_pl</w:t>
            </w:r>
          </w:p>
        </w:tc>
      </w:tr>
      <w:tr w:rsidR="00CB4BEB" w:rsidRPr="004C7398" w14:paraId="220505FB" w14:textId="77777777" w:rsidTr="003C0924">
        <w:tc>
          <w:tcPr>
            <w:tcW w:w="148" w:type="dxa"/>
            <w:tcBorders>
              <w:top w:val="nil"/>
              <w:right w:val="single" w:sz="4" w:space="0" w:color="auto"/>
            </w:tcBorders>
            <w:shd w:val="clear" w:color="auto" w:fill="auto"/>
          </w:tcPr>
          <w:p w14:paraId="6CD95EEB" w14:textId="77777777" w:rsidR="00CB4BEB" w:rsidRPr="004C7398" w:rsidRDefault="00CB4BEB" w:rsidP="003C0924">
            <w:pPr>
              <w:rPr>
                <w:rFonts w:ascii="Trebuchet MS" w:hAnsi="Trebuchet MS"/>
                <w:b/>
                <w:bCs/>
                <w:color w:val="000000"/>
                <w:sz w:val="13"/>
                <w:szCs w:val="13"/>
              </w:rPr>
            </w:pPr>
          </w:p>
        </w:tc>
        <w:tc>
          <w:tcPr>
            <w:tcW w:w="847" w:type="dxa"/>
            <w:tcBorders>
              <w:top w:val="nil"/>
              <w:left w:val="single" w:sz="4" w:space="0" w:color="auto"/>
              <w:bottom w:val="single" w:sz="4" w:space="0" w:color="auto"/>
              <w:right w:val="single" w:sz="4" w:space="0" w:color="auto"/>
            </w:tcBorders>
            <w:shd w:val="clear" w:color="000000" w:fill="D9D9D9"/>
            <w:noWrap/>
            <w:vAlign w:val="bottom"/>
            <w:hideMark/>
          </w:tcPr>
          <w:p w14:paraId="6A1B5794" w14:textId="77777777" w:rsidR="00CB4BEB" w:rsidRPr="004C7398" w:rsidRDefault="00CB4BEB" w:rsidP="003C0924">
            <w:pPr>
              <w:rPr>
                <w:rFonts w:ascii="Trebuchet MS" w:hAnsi="Trebuchet MS"/>
                <w:b/>
                <w:bCs/>
                <w:color w:val="000000"/>
                <w:sz w:val="13"/>
                <w:szCs w:val="13"/>
              </w:rPr>
            </w:pPr>
            <w:proofErr w:type="spellStart"/>
            <w:r w:rsidRPr="004C7398">
              <w:rPr>
                <w:rFonts w:ascii="Trebuchet MS" w:hAnsi="Trebuchet MS"/>
                <w:b/>
                <w:bCs/>
                <w:color w:val="000000"/>
                <w:sz w:val="13"/>
                <w:szCs w:val="13"/>
              </w:rPr>
              <w:t>Tema_kode</w:t>
            </w:r>
            <w:proofErr w:type="spellEnd"/>
          </w:p>
        </w:tc>
        <w:tc>
          <w:tcPr>
            <w:tcW w:w="1990" w:type="dxa"/>
            <w:tcBorders>
              <w:top w:val="nil"/>
              <w:left w:val="nil"/>
              <w:bottom w:val="single" w:sz="4" w:space="0" w:color="auto"/>
              <w:right w:val="single" w:sz="4" w:space="0" w:color="auto"/>
            </w:tcBorders>
            <w:shd w:val="clear" w:color="000000" w:fill="D9D9D9"/>
            <w:noWrap/>
            <w:vAlign w:val="bottom"/>
            <w:hideMark/>
          </w:tcPr>
          <w:p w14:paraId="35FBAC7F" w14:textId="77777777" w:rsidR="00CB4BEB" w:rsidRPr="004C7398" w:rsidRDefault="00CB4BEB" w:rsidP="003C0924">
            <w:pPr>
              <w:rPr>
                <w:rFonts w:ascii="Trebuchet MS" w:hAnsi="Trebuchet MS"/>
                <w:b/>
                <w:bCs/>
                <w:color w:val="000000"/>
                <w:sz w:val="13"/>
                <w:szCs w:val="13"/>
              </w:rPr>
            </w:pPr>
            <w:proofErr w:type="spellStart"/>
            <w:r w:rsidRPr="004C7398">
              <w:rPr>
                <w:rFonts w:ascii="Trebuchet MS" w:hAnsi="Trebuchet MS"/>
                <w:b/>
                <w:bCs/>
                <w:color w:val="000000"/>
                <w:sz w:val="13"/>
                <w:szCs w:val="13"/>
              </w:rPr>
              <w:t>Tema_navn</w:t>
            </w:r>
            <w:proofErr w:type="spellEnd"/>
          </w:p>
        </w:tc>
        <w:tc>
          <w:tcPr>
            <w:tcW w:w="875" w:type="dxa"/>
            <w:tcBorders>
              <w:top w:val="nil"/>
              <w:left w:val="nil"/>
              <w:bottom w:val="single" w:sz="4" w:space="0" w:color="auto"/>
              <w:right w:val="single" w:sz="4" w:space="0" w:color="auto"/>
            </w:tcBorders>
            <w:shd w:val="clear" w:color="000000" w:fill="D9D9D9"/>
            <w:noWrap/>
            <w:vAlign w:val="bottom"/>
            <w:hideMark/>
          </w:tcPr>
          <w:p w14:paraId="131554EA" w14:textId="77777777" w:rsidR="00CB4BEB" w:rsidRPr="004C7398" w:rsidRDefault="00CB4BEB" w:rsidP="003C0924">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533" w:type="dxa"/>
            <w:gridSpan w:val="3"/>
            <w:tcBorders>
              <w:top w:val="nil"/>
              <w:left w:val="nil"/>
              <w:bottom w:val="single" w:sz="4" w:space="0" w:color="auto"/>
              <w:right w:val="single" w:sz="4" w:space="0" w:color="auto"/>
            </w:tcBorders>
            <w:shd w:val="clear" w:color="000000" w:fill="D9D9D9"/>
            <w:noWrap/>
            <w:vAlign w:val="bottom"/>
            <w:hideMark/>
          </w:tcPr>
          <w:p w14:paraId="34674124"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Udvekslingsnavn</w:t>
            </w:r>
          </w:p>
        </w:tc>
        <w:tc>
          <w:tcPr>
            <w:tcW w:w="160" w:type="dxa"/>
            <w:tcBorders>
              <w:top w:val="nil"/>
              <w:left w:val="nil"/>
              <w:bottom w:val="nil"/>
              <w:right w:val="nil"/>
            </w:tcBorders>
            <w:shd w:val="clear" w:color="auto" w:fill="auto"/>
            <w:noWrap/>
            <w:vAlign w:val="bottom"/>
            <w:hideMark/>
          </w:tcPr>
          <w:p w14:paraId="783ADB64"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nil"/>
            </w:tcBorders>
            <w:shd w:val="clear" w:color="auto" w:fill="auto"/>
            <w:noWrap/>
            <w:vAlign w:val="bottom"/>
            <w:hideMark/>
          </w:tcPr>
          <w:p w14:paraId="04FF78F4" w14:textId="77777777" w:rsidR="00CB4BEB" w:rsidRPr="00F10775" w:rsidRDefault="00CB4BEB" w:rsidP="003C0924">
            <w:pPr>
              <w:jc w:val="center"/>
              <w:rPr>
                <w:rFonts w:ascii="Trebuchet MS" w:hAnsi="Trebuchet MS"/>
                <w:sz w:val="13"/>
                <w:szCs w:val="13"/>
              </w:rPr>
            </w:pPr>
            <w:r w:rsidRPr="00F10775">
              <w:rPr>
                <w:rFonts w:ascii="Trebuchet MS" w:hAnsi="Trebuchet MS"/>
                <w:sz w:val="13"/>
                <w:szCs w:val="13"/>
              </w:rPr>
              <w:t>5801</w:t>
            </w:r>
          </w:p>
        </w:tc>
        <w:tc>
          <w:tcPr>
            <w:tcW w:w="2396" w:type="dxa"/>
            <w:tcBorders>
              <w:top w:val="nil"/>
              <w:left w:val="single" w:sz="4" w:space="0" w:color="auto"/>
              <w:bottom w:val="single" w:sz="4" w:space="0" w:color="auto"/>
              <w:right w:val="nil"/>
            </w:tcBorders>
            <w:shd w:val="clear" w:color="auto" w:fill="auto"/>
            <w:noWrap/>
            <w:vAlign w:val="bottom"/>
            <w:hideMark/>
          </w:tcPr>
          <w:p w14:paraId="57CFD23A" w14:textId="77777777" w:rsidR="00CB4BEB" w:rsidRPr="00833371" w:rsidRDefault="00CB4BEB" w:rsidP="003C0924">
            <w:pPr>
              <w:rPr>
                <w:rFonts w:ascii="Trebuchet MS" w:hAnsi="Trebuchet MS"/>
                <w:sz w:val="13"/>
                <w:szCs w:val="13"/>
              </w:rPr>
            </w:pPr>
            <w:proofErr w:type="spellStart"/>
            <w:r w:rsidRPr="00833371">
              <w:rPr>
                <w:rFonts w:ascii="Trebuchet MS" w:hAnsi="Trebuchet MS"/>
                <w:sz w:val="13"/>
                <w:szCs w:val="13"/>
              </w:rPr>
              <w:t>Facilitet_flade</w:t>
            </w:r>
            <w:proofErr w:type="spellEnd"/>
          </w:p>
        </w:tc>
        <w:tc>
          <w:tcPr>
            <w:tcW w:w="1330" w:type="dxa"/>
            <w:tcBorders>
              <w:top w:val="nil"/>
              <w:left w:val="nil"/>
              <w:bottom w:val="single" w:sz="4" w:space="0" w:color="auto"/>
              <w:right w:val="single" w:sz="4" w:space="0" w:color="auto"/>
            </w:tcBorders>
            <w:shd w:val="clear" w:color="auto" w:fill="auto"/>
            <w:noWrap/>
            <w:vAlign w:val="bottom"/>
            <w:hideMark/>
          </w:tcPr>
          <w:p w14:paraId="5AC0CDA4" w14:textId="77777777" w:rsidR="00CB4BEB" w:rsidRPr="00F10775" w:rsidRDefault="00CB4BEB" w:rsidP="003C0924">
            <w:pPr>
              <w:jc w:val="center"/>
              <w:rPr>
                <w:rFonts w:ascii="Trebuchet MS" w:hAnsi="Trebuchet MS"/>
                <w:sz w:val="13"/>
                <w:szCs w:val="13"/>
              </w:rPr>
            </w:pPr>
            <w:r w:rsidRPr="00F10775">
              <w:rPr>
                <w:rFonts w:ascii="Trebuchet MS" w:hAnsi="Trebuchet MS"/>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319DECDD" w14:textId="77777777" w:rsidR="00CB4BEB" w:rsidRPr="00F10775" w:rsidRDefault="00CB4BEB" w:rsidP="003C0924">
            <w:pPr>
              <w:rPr>
                <w:rFonts w:ascii="Trebuchet MS" w:hAnsi="Trebuchet MS"/>
                <w:sz w:val="13"/>
                <w:szCs w:val="13"/>
              </w:rPr>
            </w:pPr>
            <w:r w:rsidRPr="00F10775">
              <w:rPr>
                <w:rFonts w:ascii="Trebuchet MS" w:hAnsi="Trebuchet MS"/>
                <w:sz w:val="13"/>
                <w:szCs w:val="13"/>
              </w:rPr>
              <w:t>t_5801_fac_fl</w:t>
            </w:r>
          </w:p>
        </w:tc>
        <w:tc>
          <w:tcPr>
            <w:tcW w:w="233" w:type="dxa"/>
            <w:tcBorders>
              <w:top w:val="nil"/>
              <w:left w:val="nil"/>
              <w:bottom w:val="nil"/>
              <w:right w:val="nil"/>
            </w:tcBorders>
            <w:shd w:val="clear" w:color="auto" w:fill="auto"/>
            <w:noWrap/>
            <w:vAlign w:val="bottom"/>
            <w:hideMark/>
          </w:tcPr>
          <w:p w14:paraId="12949D6D"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6A68087B"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6117</w:t>
            </w:r>
          </w:p>
        </w:tc>
        <w:tc>
          <w:tcPr>
            <w:tcW w:w="2130" w:type="dxa"/>
            <w:tcBorders>
              <w:top w:val="nil"/>
              <w:left w:val="nil"/>
              <w:bottom w:val="single" w:sz="4" w:space="0" w:color="auto"/>
              <w:right w:val="single" w:sz="4" w:space="0" w:color="auto"/>
            </w:tcBorders>
            <w:shd w:val="clear" w:color="auto" w:fill="auto"/>
            <w:noWrap/>
            <w:vAlign w:val="bottom"/>
            <w:hideMark/>
          </w:tcPr>
          <w:p w14:paraId="341A4521"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Indsatspunkt</w:t>
            </w:r>
          </w:p>
        </w:tc>
        <w:tc>
          <w:tcPr>
            <w:tcW w:w="482" w:type="dxa"/>
            <w:tcBorders>
              <w:top w:val="nil"/>
              <w:left w:val="nil"/>
              <w:bottom w:val="single" w:sz="4" w:space="0" w:color="auto"/>
              <w:right w:val="single" w:sz="4" w:space="0" w:color="auto"/>
            </w:tcBorders>
            <w:shd w:val="clear" w:color="auto" w:fill="auto"/>
            <w:noWrap/>
            <w:vAlign w:val="bottom"/>
            <w:hideMark/>
          </w:tcPr>
          <w:p w14:paraId="6EDAD2C9"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P</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5BD55404"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t_6117_inds_pkt</w:t>
            </w:r>
          </w:p>
        </w:tc>
      </w:tr>
      <w:tr w:rsidR="00CB4BEB" w:rsidRPr="004C7398" w14:paraId="62E8255A" w14:textId="77777777" w:rsidTr="003C0924">
        <w:tc>
          <w:tcPr>
            <w:tcW w:w="148" w:type="dxa"/>
            <w:tcBorders>
              <w:top w:val="nil"/>
              <w:right w:val="single" w:sz="4" w:space="0" w:color="auto"/>
            </w:tcBorders>
            <w:shd w:val="clear" w:color="auto" w:fill="auto"/>
          </w:tcPr>
          <w:p w14:paraId="35C33092"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1C2B2855"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5400</w:t>
            </w:r>
          </w:p>
        </w:tc>
        <w:tc>
          <w:tcPr>
            <w:tcW w:w="1990" w:type="dxa"/>
            <w:tcBorders>
              <w:top w:val="nil"/>
              <w:left w:val="nil"/>
              <w:bottom w:val="single" w:sz="4" w:space="0" w:color="auto"/>
              <w:right w:val="single" w:sz="4" w:space="0" w:color="auto"/>
            </w:tcBorders>
            <w:shd w:val="clear" w:color="auto" w:fill="auto"/>
            <w:noWrap/>
            <w:vAlign w:val="bottom"/>
            <w:hideMark/>
          </w:tcPr>
          <w:p w14:paraId="3EB70FCF" w14:textId="77777777" w:rsidR="00CB4BEB" w:rsidRPr="0043344B" w:rsidRDefault="00CB4BEB" w:rsidP="003C0924">
            <w:pPr>
              <w:rPr>
                <w:rFonts w:ascii="Trebuchet MS" w:hAnsi="Trebuchet MS"/>
                <w:sz w:val="13"/>
                <w:szCs w:val="13"/>
              </w:rPr>
            </w:pPr>
            <w:r w:rsidRPr="0043344B">
              <w:rPr>
                <w:rFonts w:ascii="Trebuchet MS" w:hAnsi="Trebuchet MS"/>
                <w:sz w:val="13"/>
                <w:szCs w:val="13"/>
              </w:rPr>
              <w:t>Affaldsområde</w:t>
            </w:r>
          </w:p>
        </w:tc>
        <w:tc>
          <w:tcPr>
            <w:tcW w:w="875" w:type="dxa"/>
            <w:tcBorders>
              <w:top w:val="nil"/>
              <w:left w:val="nil"/>
              <w:bottom w:val="single" w:sz="4" w:space="0" w:color="auto"/>
              <w:right w:val="single" w:sz="4" w:space="0" w:color="auto"/>
            </w:tcBorders>
            <w:shd w:val="clear" w:color="auto" w:fill="auto"/>
            <w:noWrap/>
            <w:vAlign w:val="bottom"/>
            <w:hideMark/>
          </w:tcPr>
          <w:p w14:paraId="0FE64441"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0FD5331B"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t_5400_affalds_dis</w:t>
            </w:r>
          </w:p>
        </w:tc>
        <w:tc>
          <w:tcPr>
            <w:tcW w:w="160" w:type="dxa"/>
            <w:tcBorders>
              <w:top w:val="nil"/>
              <w:left w:val="nil"/>
              <w:bottom w:val="nil"/>
              <w:right w:val="nil"/>
            </w:tcBorders>
            <w:shd w:val="clear" w:color="auto" w:fill="auto"/>
            <w:noWrap/>
            <w:vAlign w:val="bottom"/>
            <w:hideMark/>
          </w:tcPr>
          <w:p w14:paraId="01163CD9" w14:textId="77777777" w:rsidR="00CB4BEB" w:rsidRPr="004C7398" w:rsidRDefault="00CB4BEB" w:rsidP="003C0924">
            <w:pPr>
              <w:rPr>
                <w:rFonts w:ascii="Calibri" w:hAnsi="Calibri"/>
                <w:color w:val="000000"/>
              </w:rPr>
            </w:pPr>
          </w:p>
        </w:tc>
        <w:tc>
          <w:tcPr>
            <w:tcW w:w="1010" w:type="dxa"/>
            <w:tcBorders>
              <w:top w:val="nil"/>
              <w:left w:val="single" w:sz="4" w:space="0" w:color="auto"/>
              <w:right w:val="single" w:sz="4" w:space="0" w:color="auto"/>
            </w:tcBorders>
            <w:shd w:val="clear" w:color="auto" w:fill="auto"/>
            <w:noWrap/>
            <w:vAlign w:val="bottom"/>
            <w:hideMark/>
          </w:tcPr>
          <w:p w14:paraId="4D29007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5802</w:t>
            </w:r>
          </w:p>
        </w:tc>
        <w:tc>
          <w:tcPr>
            <w:tcW w:w="2396" w:type="dxa"/>
            <w:tcBorders>
              <w:top w:val="nil"/>
              <w:left w:val="nil"/>
              <w:right w:val="single" w:sz="4" w:space="0" w:color="auto"/>
            </w:tcBorders>
            <w:shd w:val="clear" w:color="auto" w:fill="auto"/>
            <w:noWrap/>
            <w:vAlign w:val="bottom"/>
            <w:hideMark/>
          </w:tcPr>
          <w:p w14:paraId="390482F8" w14:textId="77777777" w:rsidR="00CB4BEB" w:rsidRPr="004C7398" w:rsidRDefault="00CB4BEB" w:rsidP="003C0924">
            <w:pPr>
              <w:rPr>
                <w:rFonts w:ascii="Trebuchet MS" w:hAnsi="Trebuchet MS"/>
                <w:color w:val="000000"/>
                <w:sz w:val="13"/>
                <w:szCs w:val="13"/>
              </w:rPr>
            </w:pPr>
            <w:proofErr w:type="spellStart"/>
            <w:r w:rsidRPr="004C7398">
              <w:rPr>
                <w:rFonts w:ascii="Trebuchet MS" w:hAnsi="Trebuchet MS"/>
                <w:color w:val="000000"/>
                <w:sz w:val="13"/>
                <w:szCs w:val="13"/>
              </w:rPr>
              <w:t>Facilitet_linje</w:t>
            </w:r>
            <w:proofErr w:type="spellEnd"/>
          </w:p>
        </w:tc>
        <w:tc>
          <w:tcPr>
            <w:tcW w:w="1330" w:type="dxa"/>
            <w:tcBorders>
              <w:top w:val="nil"/>
              <w:left w:val="nil"/>
              <w:right w:val="single" w:sz="4" w:space="0" w:color="auto"/>
            </w:tcBorders>
            <w:shd w:val="clear" w:color="auto" w:fill="auto"/>
            <w:noWrap/>
            <w:vAlign w:val="bottom"/>
            <w:hideMark/>
          </w:tcPr>
          <w:p w14:paraId="7D2134F0"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L</w:t>
            </w:r>
          </w:p>
        </w:tc>
        <w:tc>
          <w:tcPr>
            <w:tcW w:w="1610" w:type="dxa"/>
            <w:gridSpan w:val="2"/>
            <w:tcBorders>
              <w:top w:val="nil"/>
              <w:left w:val="nil"/>
              <w:right w:val="single" w:sz="4" w:space="0" w:color="auto"/>
            </w:tcBorders>
            <w:shd w:val="clear" w:color="auto" w:fill="auto"/>
            <w:noWrap/>
            <w:vAlign w:val="bottom"/>
            <w:hideMark/>
          </w:tcPr>
          <w:p w14:paraId="7DF8DB03"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t_5802_fac_li</w:t>
            </w:r>
          </w:p>
        </w:tc>
        <w:tc>
          <w:tcPr>
            <w:tcW w:w="233" w:type="dxa"/>
            <w:tcBorders>
              <w:top w:val="nil"/>
              <w:left w:val="nil"/>
              <w:bottom w:val="nil"/>
              <w:right w:val="nil"/>
            </w:tcBorders>
            <w:shd w:val="clear" w:color="auto" w:fill="auto"/>
            <w:noWrap/>
            <w:vAlign w:val="bottom"/>
            <w:hideMark/>
          </w:tcPr>
          <w:p w14:paraId="4EF6FDCC"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47350C0"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6118</w:t>
            </w:r>
          </w:p>
        </w:tc>
        <w:tc>
          <w:tcPr>
            <w:tcW w:w="2130" w:type="dxa"/>
            <w:tcBorders>
              <w:top w:val="nil"/>
              <w:left w:val="nil"/>
              <w:bottom w:val="single" w:sz="4" w:space="0" w:color="auto"/>
              <w:right w:val="single" w:sz="4" w:space="0" w:color="auto"/>
            </w:tcBorders>
            <w:shd w:val="clear" w:color="auto" w:fill="auto"/>
            <w:noWrap/>
            <w:vAlign w:val="bottom"/>
            <w:hideMark/>
          </w:tcPr>
          <w:p w14:paraId="06EDC732"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Brand- og redningsareal</w:t>
            </w:r>
          </w:p>
        </w:tc>
        <w:tc>
          <w:tcPr>
            <w:tcW w:w="482" w:type="dxa"/>
            <w:tcBorders>
              <w:top w:val="nil"/>
              <w:left w:val="nil"/>
              <w:bottom w:val="single" w:sz="4" w:space="0" w:color="auto"/>
              <w:right w:val="single" w:sz="4" w:space="0" w:color="auto"/>
            </w:tcBorders>
            <w:shd w:val="clear" w:color="auto" w:fill="auto"/>
            <w:noWrap/>
            <w:vAlign w:val="bottom"/>
            <w:hideMark/>
          </w:tcPr>
          <w:p w14:paraId="6AFF7CF0" w14:textId="77777777" w:rsidR="00CB4BEB" w:rsidRPr="0081400D" w:rsidRDefault="00CB4BEB" w:rsidP="003C0924">
            <w:pPr>
              <w:jc w:val="center"/>
              <w:rPr>
                <w:rFonts w:ascii="Trebuchet MS" w:hAnsi="Trebuchet MS"/>
                <w:sz w:val="13"/>
                <w:szCs w:val="13"/>
              </w:rPr>
            </w:pPr>
            <w:r w:rsidRPr="0081400D">
              <w:rPr>
                <w:rFonts w:ascii="Trebuchet MS" w:hAnsi="Trebuchet MS"/>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6668F0BB" w14:textId="77777777" w:rsidR="00CB4BEB" w:rsidRPr="0081400D" w:rsidRDefault="00CB4BEB" w:rsidP="003C0924">
            <w:pPr>
              <w:rPr>
                <w:rFonts w:ascii="Trebuchet MS" w:hAnsi="Trebuchet MS"/>
                <w:sz w:val="13"/>
                <w:szCs w:val="13"/>
              </w:rPr>
            </w:pPr>
            <w:r w:rsidRPr="0081400D">
              <w:rPr>
                <w:rFonts w:ascii="Trebuchet MS" w:hAnsi="Trebuchet MS"/>
                <w:sz w:val="13"/>
                <w:szCs w:val="13"/>
              </w:rPr>
              <w:t>t_6118_bran_redn</w:t>
            </w:r>
          </w:p>
        </w:tc>
      </w:tr>
      <w:tr w:rsidR="00CB4BEB" w:rsidRPr="004C7398" w14:paraId="19FC35FB" w14:textId="77777777" w:rsidTr="003C0924">
        <w:trPr>
          <w:trHeight w:val="246"/>
        </w:trPr>
        <w:tc>
          <w:tcPr>
            <w:tcW w:w="148" w:type="dxa"/>
            <w:tcBorders>
              <w:top w:val="nil"/>
              <w:right w:val="single" w:sz="4" w:space="0" w:color="auto"/>
            </w:tcBorders>
            <w:shd w:val="clear" w:color="auto" w:fill="auto"/>
          </w:tcPr>
          <w:p w14:paraId="7EEDCB5A"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tcPr>
          <w:p w14:paraId="039F3DDA"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5401</w:t>
            </w:r>
          </w:p>
        </w:tc>
        <w:tc>
          <w:tcPr>
            <w:tcW w:w="1990" w:type="dxa"/>
            <w:tcBorders>
              <w:top w:val="nil"/>
              <w:left w:val="nil"/>
              <w:bottom w:val="single" w:sz="4" w:space="0" w:color="auto"/>
              <w:right w:val="single" w:sz="4" w:space="0" w:color="auto"/>
            </w:tcBorders>
            <w:shd w:val="clear" w:color="auto" w:fill="auto"/>
            <w:noWrap/>
            <w:vAlign w:val="bottom"/>
          </w:tcPr>
          <w:p w14:paraId="0F1474F1" w14:textId="77777777" w:rsidR="00CB4BEB" w:rsidRPr="0043344B" w:rsidRDefault="00CB4BEB" w:rsidP="003C0924">
            <w:pPr>
              <w:rPr>
                <w:rFonts w:ascii="Trebuchet MS" w:hAnsi="Trebuchet MS"/>
                <w:sz w:val="13"/>
                <w:szCs w:val="13"/>
              </w:rPr>
            </w:pPr>
            <w:r w:rsidRPr="0043344B">
              <w:rPr>
                <w:rFonts w:ascii="Trebuchet MS" w:hAnsi="Trebuchet MS"/>
                <w:sz w:val="13"/>
                <w:szCs w:val="13"/>
              </w:rPr>
              <w:t>Genbrugsplads</w:t>
            </w:r>
          </w:p>
        </w:tc>
        <w:tc>
          <w:tcPr>
            <w:tcW w:w="875" w:type="dxa"/>
            <w:tcBorders>
              <w:top w:val="nil"/>
              <w:left w:val="nil"/>
              <w:bottom w:val="single" w:sz="4" w:space="0" w:color="auto"/>
              <w:right w:val="single" w:sz="4" w:space="0" w:color="auto"/>
            </w:tcBorders>
            <w:shd w:val="clear" w:color="auto" w:fill="auto"/>
            <w:noWrap/>
            <w:vAlign w:val="bottom"/>
          </w:tcPr>
          <w:p w14:paraId="1ED7037D"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533" w:type="dxa"/>
            <w:gridSpan w:val="3"/>
            <w:tcBorders>
              <w:top w:val="nil"/>
              <w:left w:val="nil"/>
              <w:bottom w:val="single" w:sz="4" w:space="0" w:color="auto"/>
              <w:right w:val="single" w:sz="4" w:space="0" w:color="auto"/>
            </w:tcBorders>
            <w:shd w:val="clear" w:color="auto" w:fill="auto"/>
            <w:noWrap/>
            <w:vAlign w:val="bottom"/>
          </w:tcPr>
          <w:p w14:paraId="39ADA641"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t_5401_genbr_st</w:t>
            </w:r>
          </w:p>
        </w:tc>
        <w:tc>
          <w:tcPr>
            <w:tcW w:w="160" w:type="dxa"/>
            <w:tcBorders>
              <w:top w:val="nil"/>
              <w:left w:val="nil"/>
              <w:bottom w:val="nil"/>
              <w:right w:val="nil"/>
            </w:tcBorders>
            <w:shd w:val="clear" w:color="auto" w:fill="auto"/>
            <w:noWrap/>
            <w:vAlign w:val="bottom"/>
          </w:tcPr>
          <w:p w14:paraId="55CFEF44" w14:textId="77777777" w:rsidR="00CB4BEB" w:rsidRPr="004C7398" w:rsidRDefault="00CB4BEB" w:rsidP="003C0924">
            <w:pPr>
              <w:rPr>
                <w:rFonts w:ascii="Calibri" w:hAnsi="Calibri"/>
                <w:color w:val="000000"/>
              </w:rPr>
            </w:pPr>
          </w:p>
        </w:tc>
        <w:tc>
          <w:tcPr>
            <w:tcW w:w="4736" w:type="dxa"/>
            <w:gridSpan w:val="3"/>
            <w:tcBorders>
              <w:top w:val="nil"/>
              <w:left w:val="single" w:sz="4" w:space="0" w:color="auto"/>
              <w:bottom w:val="single" w:sz="4" w:space="0" w:color="auto"/>
              <w:right w:val="single" w:sz="4" w:space="0" w:color="auto"/>
            </w:tcBorders>
            <w:shd w:val="clear" w:color="auto" w:fill="D9D9D9"/>
            <w:noWrap/>
            <w:vAlign w:val="bottom"/>
          </w:tcPr>
          <w:p w14:paraId="251AF3DF" w14:textId="77777777" w:rsidR="00CB4BEB" w:rsidRPr="00902699" w:rsidRDefault="00CB4BEB" w:rsidP="003C0924">
            <w:pPr>
              <w:rPr>
                <w:rFonts w:ascii="Trebuchet MS" w:hAnsi="Trebuchet MS"/>
                <w:b/>
                <w:bCs/>
                <w:color w:val="000000"/>
                <w:sz w:val="16"/>
                <w:szCs w:val="13"/>
              </w:rPr>
            </w:pPr>
            <w:r w:rsidRPr="00DB6189">
              <w:rPr>
                <w:rFonts w:ascii="Trebuchet MS" w:hAnsi="Trebuchet MS"/>
                <w:b/>
                <w:bCs/>
                <w:color w:val="000000"/>
                <w:sz w:val="16"/>
                <w:szCs w:val="13"/>
              </w:rPr>
              <w:t>5.10 Jord og råstof</w:t>
            </w:r>
            <w:r w:rsidRPr="00902699">
              <w:rPr>
                <w:rFonts w:ascii="Trebuchet MS" w:hAnsi="Trebuchet MS"/>
                <w:b/>
                <w:bCs/>
                <w:color w:val="000000"/>
                <w:sz w:val="16"/>
                <w:szCs w:val="13"/>
              </w:rPr>
              <w:t xml:space="preserve"> </w:t>
            </w:r>
          </w:p>
        </w:tc>
        <w:tc>
          <w:tcPr>
            <w:tcW w:w="1610" w:type="dxa"/>
            <w:gridSpan w:val="2"/>
            <w:tcBorders>
              <w:top w:val="nil"/>
              <w:left w:val="nil"/>
              <w:bottom w:val="single" w:sz="4" w:space="0" w:color="auto"/>
              <w:right w:val="single" w:sz="4" w:space="0" w:color="auto"/>
            </w:tcBorders>
            <w:shd w:val="clear" w:color="auto" w:fill="D9D9D9"/>
            <w:noWrap/>
            <w:vAlign w:val="bottom"/>
          </w:tcPr>
          <w:p w14:paraId="160A88A2" w14:textId="77777777" w:rsidR="00CB4BEB" w:rsidRPr="00902699" w:rsidRDefault="00CB4BEB" w:rsidP="003C0924">
            <w:pPr>
              <w:rPr>
                <w:rFonts w:ascii="Trebuchet MS" w:hAnsi="Trebuchet MS"/>
                <w:b/>
                <w:bCs/>
                <w:color w:val="000000"/>
                <w:sz w:val="16"/>
                <w:szCs w:val="13"/>
              </w:rPr>
            </w:pPr>
            <w:proofErr w:type="spellStart"/>
            <w:r w:rsidRPr="004C7398">
              <w:rPr>
                <w:rFonts w:ascii="Trebuchet MS" w:hAnsi="Trebuchet MS"/>
                <w:color w:val="000000"/>
                <w:sz w:val="13"/>
                <w:szCs w:val="13"/>
              </w:rPr>
              <w:t>jord_og_raastof</w:t>
            </w:r>
            <w:proofErr w:type="spellEnd"/>
          </w:p>
        </w:tc>
        <w:tc>
          <w:tcPr>
            <w:tcW w:w="233" w:type="dxa"/>
            <w:tcBorders>
              <w:top w:val="nil"/>
              <w:left w:val="nil"/>
              <w:bottom w:val="nil"/>
              <w:right w:val="nil"/>
            </w:tcBorders>
            <w:shd w:val="clear" w:color="auto" w:fill="auto"/>
            <w:noWrap/>
            <w:vAlign w:val="bottom"/>
          </w:tcPr>
          <w:p w14:paraId="2D28616E"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tcPr>
          <w:p w14:paraId="012E83BE" w14:textId="77777777" w:rsidR="00CB4BEB" w:rsidRPr="00833371" w:rsidRDefault="00CB4BEB" w:rsidP="003C0924">
            <w:pPr>
              <w:jc w:val="center"/>
              <w:rPr>
                <w:rFonts w:ascii="Trebuchet MS" w:hAnsi="Trebuchet MS"/>
                <w:sz w:val="13"/>
                <w:szCs w:val="13"/>
              </w:rPr>
            </w:pPr>
            <w:r w:rsidRPr="00833371">
              <w:rPr>
                <w:rFonts w:ascii="Trebuchet MS" w:hAnsi="Trebuchet MS"/>
                <w:sz w:val="13"/>
                <w:szCs w:val="13"/>
              </w:rPr>
              <w:t>6119</w:t>
            </w:r>
          </w:p>
        </w:tc>
        <w:tc>
          <w:tcPr>
            <w:tcW w:w="2130" w:type="dxa"/>
            <w:tcBorders>
              <w:top w:val="nil"/>
              <w:left w:val="nil"/>
              <w:bottom w:val="single" w:sz="4" w:space="0" w:color="auto"/>
              <w:right w:val="single" w:sz="4" w:space="0" w:color="auto"/>
            </w:tcBorders>
            <w:shd w:val="clear" w:color="auto" w:fill="auto"/>
            <w:noWrap/>
            <w:vAlign w:val="bottom"/>
          </w:tcPr>
          <w:p w14:paraId="7080CE23" w14:textId="77777777" w:rsidR="00CB4BEB" w:rsidRPr="00833371" w:rsidRDefault="00CB4BEB" w:rsidP="003C0924">
            <w:pPr>
              <w:rPr>
                <w:rFonts w:ascii="Trebuchet MS" w:hAnsi="Trebuchet MS"/>
                <w:sz w:val="13"/>
                <w:szCs w:val="13"/>
              </w:rPr>
            </w:pPr>
            <w:proofErr w:type="spellStart"/>
            <w:r w:rsidRPr="00833371">
              <w:rPr>
                <w:rFonts w:ascii="Trebuchet MS" w:hAnsi="Trebuchet MS"/>
                <w:sz w:val="13"/>
                <w:szCs w:val="13"/>
              </w:rPr>
              <w:t>Evakueringscenter</w:t>
            </w:r>
            <w:proofErr w:type="spellEnd"/>
          </w:p>
        </w:tc>
        <w:tc>
          <w:tcPr>
            <w:tcW w:w="482" w:type="dxa"/>
            <w:tcBorders>
              <w:top w:val="nil"/>
              <w:left w:val="nil"/>
              <w:bottom w:val="single" w:sz="4" w:space="0" w:color="auto"/>
              <w:right w:val="single" w:sz="4" w:space="0" w:color="auto"/>
            </w:tcBorders>
            <w:shd w:val="clear" w:color="auto" w:fill="auto"/>
            <w:noWrap/>
            <w:vAlign w:val="bottom"/>
          </w:tcPr>
          <w:p w14:paraId="187104D0" w14:textId="77777777" w:rsidR="00CB4BEB" w:rsidRPr="00833371" w:rsidRDefault="00CB4BEB" w:rsidP="003C0924">
            <w:pPr>
              <w:jc w:val="center"/>
              <w:rPr>
                <w:rFonts w:ascii="Trebuchet MS" w:hAnsi="Trebuchet MS"/>
                <w:sz w:val="13"/>
                <w:szCs w:val="13"/>
              </w:rPr>
            </w:pPr>
            <w:r w:rsidRPr="00833371">
              <w:rPr>
                <w:rFonts w:ascii="Trebuchet MS" w:hAnsi="Trebuchet MS"/>
                <w:sz w:val="13"/>
                <w:szCs w:val="13"/>
              </w:rPr>
              <w:t>P</w:t>
            </w:r>
          </w:p>
        </w:tc>
        <w:tc>
          <w:tcPr>
            <w:tcW w:w="1418" w:type="dxa"/>
            <w:gridSpan w:val="2"/>
            <w:tcBorders>
              <w:top w:val="nil"/>
              <w:left w:val="nil"/>
              <w:bottom w:val="single" w:sz="4" w:space="0" w:color="auto"/>
              <w:right w:val="single" w:sz="4" w:space="0" w:color="auto"/>
            </w:tcBorders>
            <w:shd w:val="clear" w:color="auto" w:fill="auto"/>
            <w:noWrap/>
            <w:vAlign w:val="bottom"/>
          </w:tcPr>
          <w:p w14:paraId="42D25463" w14:textId="77777777" w:rsidR="00CB4BEB" w:rsidRPr="00833371" w:rsidRDefault="00CB4BEB" w:rsidP="003C0924">
            <w:pPr>
              <w:rPr>
                <w:rFonts w:ascii="Trebuchet MS" w:hAnsi="Trebuchet MS"/>
                <w:sz w:val="13"/>
                <w:szCs w:val="13"/>
              </w:rPr>
            </w:pPr>
            <w:r w:rsidRPr="00833371">
              <w:rPr>
                <w:rFonts w:ascii="Trebuchet MS" w:hAnsi="Trebuchet MS"/>
                <w:sz w:val="13"/>
                <w:szCs w:val="13"/>
              </w:rPr>
              <w:t>t_6119_evaku_centr</w:t>
            </w:r>
          </w:p>
        </w:tc>
      </w:tr>
      <w:tr w:rsidR="00CB4BEB" w:rsidRPr="004C7398" w14:paraId="596131E5" w14:textId="77777777" w:rsidTr="003C0924">
        <w:tc>
          <w:tcPr>
            <w:tcW w:w="147" w:type="dxa"/>
            <w:tcBorders>
              <w:top w:val="nil"/>
              <w:right w:val="single" w:sz="4" w:space="0" w:color="auto"/>
            </w:tcBorders>
            <w:shd w:val="clear" w:color="auto" w:fill="auto"/>
          </w:tcPr>
          <w:p w14:paraId="7BAF93C1"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tcPr>
          <w:p w14:paraId="19C44E73"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5402</w:t>
            </w:r>
          </w:p>
        </w:tc>
        <w:tc>
          <w:tcPr>
            <w:tcW w:w="1990" w:type="dxa"/>
            <w:tcBorders>
              <w:top w:val="nil"/>
              <w:left w:val="nil"/>
              <w:bottom w:val="single" w:sz="4" w:space="0" w:color="auto"/>
              <w:right w:val="single" w:sz="4" w:space="0" w:color="auto"/>
            </w:tcBorders>
            <w:shd w:val="clear" w:color="auto" w:fill="auto"/>
            <w:noWrap/>
            <w:vAlign w:val="bottom"/>
          </w:tcPr>
          <w:p w14:paraId="1B0244A8" w14:textId="77777777" w:rsidR="00CB4BEB" w:rsidRPr="0043344B" w:rsidRDefault="00CB4BEB" w:rsidP="003C0924">
            <w:pPr>
              <w:rPr>
                <w:rFonts w:ascii="Trebuchet MS" w:hAnsi="Trebuchet MS"/>
                <w:sz w:val="13"/>
                <w:szCs w:val="13"/>
              </w:rPr>
            </w:pPr>
            <w:r w:rsidRPr="0043344B">
              <w:rPr>
                <w:rFonts w:ascii="Trebuchet MS" w:hAnsi="Trebuchet MS"/>
                <w:sz w:val="13"/>
                <w:szCs w:val="13"/>
              </w:rPr>
              <w:t>Container</w:t>
            </w:r>
          </w:p>
        </w:tc>
        <w:tc>
          <w:tcPr>
            <w:tcW w:w="875" w:type="dxa"/>
            <w:tcBorders>
              <w:top w:val="nil"/>
              <w:left w:val="nil"/>
              <w:bottom w:val="single" w:sz="4" w:space="0" w:color="auto"/>
              <w:right w:val="single" w:sz="4" w:space="0" w:color="auto"/>
            </w:tcBorders>
            <w:shd w:val="clear" w:color="auto" w:fill="auto"/>
            <w:noWrap/>
            <w:vAlign w:val="bottom"/>
          </w:tcPr>
          <w:p w14:paraId="4110A152"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533" w:type="dxa"/>
            <w:gridSpan w:val="3"/>
            <w:tcBorders>
              <w:top w:val="nil"/>
              <w:left w:val="nil"/>
              <w:bottom w:val="single" w:sz="4" w:space="0" w:color="auto"/>
              <w:right w:val="single" w:sz="4" w:space="0" w:color="auto"/>
            </w:tcBorders>
            <w:shd w:val="clear" w:color="auto" w:fill="auto"/>
            <w:noWrap/>
            <w:vAlign w:val="bottom"/>
          </w:tcPr>
          <w:p w14:paraId="36099AC9"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t_5402_genbr_con</w:t>
            </w:r>
          </w:p>
        </w:tc>
        <w:tc>
          <w:tcPr>
            <w:tcW w:w="160" w:type="dxa"/>
            <w:tcBorders>
              <w:top w:val="nil"/>
              <w:left w:val="nil"/>
              <w:bottom w:val="nil"/>
              <w:right w:val="nil"/>
            </w:tcBorders>
            <w:shd w:val="clear" w:color="auto" w:fill="auto"/>
            <w:noWrap/>
            <w:vAlign w:val="bottom"/>
          </w:tcPr>
          <w:p w14:paraId="2983DC40"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D9D9D9"/>
            <w:noWrap/>
            <w:vAlign w:val="bottom"/>
          </w:tcPr>
          <w:p w14:paraId="42A544D0" w14:textId="77777777" w:rsidR="00CB4BEB" w:rsidRPr="00EB679D" w:rsidRDefault="00CB4BEB" w:rsidP="003C0924">
            <w:pPr>
              <w:rPr>
                <w:rFonts w:ascii="Trebuchet MS" w:hAnsi="Trebuchet MS"/>
                <w:b/>
                <w:bCs/>
                <w:color w:val="000000"/>
                <w:sz w:val="13"/>
                <w:szCs w:val="13"/>
              </w:rPr>
            </w:pPr>
            <w:proofErr w:type="spellStart"/>
            <w:r w:rsidRPr="00EB679D">
              <w:rPr>
                <w:rFonts w:ascii="Trebuchet MS" w:hAnsi="Trebuchet MS"/>
                <w:b/>
                <w:bCs/>
                <w:color w:val="000000"/>
                <w:sz w:val="13"/>
                <w:szCs w:val="13"/>
              </w:rPr>
              <w:t>Tema_kode</w:t>
            </w:r>
            <w:proofErr w:type="spellEnd"/>
          </w:p>
        </w:tc>
        <w:tc>
          <w:tcPr>
            <w:tcW w:w="2396" w:type="dxa"/>
            <w:tcBorders>
              <w:top w:val="nil"/>
              <w:left w:val="nil"/>
              <w:bottom w:val="single" w:sz="4" w:space="0" w:color="auto"/>
              <w:right w:val="single" w:sz="4" w:space="0" w:color="auto"/>
            </w:tcBorders>
            <w:shd w:val="clear" w:color="auto" w:fill="D9D9D9"/>
            <w:noWrap/>
            <w:vAlign w:val="bottom"/>
          </w:tcPr>
          <w:p w14:paraId="594DB6ED" w14:textId="77777777" w:rsidR="00CB4BEB" w:rsidRPr="00EB679D" w:rsidRDefault="00CB4BEB" w:rsidP="003C0924">
            <w:pPr>
              <w:rPr>
                <w:rFonts w:ascii="Trebuchet MS" w:hAnsi="Trebuchet MS"/>
                <w:b/>
                <w:bCs/>
                <w:color w:val="000000"/>
                <w:sz w:val="13"/>
                <w:szCs w:val="13"/>
              </w:rPr>
            </w:pPr>
            <w:proofErr w:type="spellStart"/>
            <w:r w:rsidRPr="00EB679D">
              <w:rPr>
                <w:rFonts w:ascii="Trebuchet MS" w:hAnsi="Trebuchet MS"/>
                <w:b/>
                <w:bCs/>
                <w:color w:val="000000"/>
                <w:sz w:val="13"/>
                <w:szCs w:val="13"/>
              </w:rPr>
              <w:t>Tema_navn</w:t>
            </w:r>
            <w:proofErr w:type="spellEnd"/>
          </w:p>
        </w:tc>
        <w:tc>
          <w:tcPr>
            <w:tcW w:w="1330" w:type="dxa"/>
            <w:tcBorders>
              <w:top w:val="nil"/>
              <w:left w:val="nil"/>
              <w:bottom w:val="single" w:sz="4" w:space="0" w:color="auto"/>
              <w:right w:val="single" w:sz="4" w:space="0" w:color="auto"/>
            </w:tcBorders>
            <w:shd w:val="clear" w:color="auto" w:fill="D9D9D9"/>
            <w:noWrap/>
            <w:vAlign w:val="center"/>
          </w:tcPr>
          <w:p w14:paraId="156F9A5C" w14:textId="77777777" w:rsidR="00CB4BEB" w:rsidRPr="00902699" w:rsidRDefault="00CB4BEB" w:rsidP="003C0924">
            <w:pPr>
              <w:jc w:val="center"/>
              <w:rPr>
                <w:rFonts w:ascii="Trebuchet MS" w:hAnsi="Trebuchet MS"/>
                <w:b/>
                <w:bCs/>
                <w:color w:val="000000"/>
                <w:sz w:val="16"/>
                <w:szCs w:val="13"/>
              </w:rPr>
            </w:pPr>
            <w:r w:rsidRPr="00EB679D">
              <w:rPr>
                <w:rFonts w:ascii="Trebuchet MS" w:hAnsi="Trebuchet MS"/>
                <w:b/>
                <w:bCs/>
                <w:color w:val="000000"/>
                <w:sz w:val="13"/>
                <w:szCs w:val="13"/>
              </w:rPr>
              <w:t>Geo</w:t>
            </w:r>
          </w:p>
        </w:tc>
        <w:tc>
          <w:tcPr>
            <w:tcW w:w="1610" w:type="dxa"/>
            <w:gridSpan w:val="2"/>
            <w:tcBorders>
              <w:top w:val="nil"/>
              <w:left w:val="nil"/>
              <w:bottom w:val="single" w:sz="4" w:space="0" w:color="auto"/>
              <w:right w:val="single" w:sz="4" w:space="0" w:color="auto"/>
            </w:tcBorders>
            <w:shd w:val="clear" w:color="auto" w:fill="D9D9D9"/>
            <w:noWrap/>
            <w:vAlign w:val="bottom"/>
          </w:tcPr>
          <w:p w14:paraId="7581835A" w14:textId="77777777" w:rsidR="00CB4BEB" w:rsidRPr="00902699" w:rsidRDefault="00CB4BEB" w:rsidP="003C0924">
            <w:pPr>
              <w:rPr>
                <w:rFonts w:ascii="Trebuchet MS" w:hAnsi="Trebuchet MS"/>
                <w:b/>
                <w:bCs/>
                <w:color w:val="000000"/>
                <w:sz w:val="16"/>
                <w:szCs w:val="13"/>
              </w:rPr>
            </w:pPr>
            <w:r w:rsidRPr="004C7398">
              <w:rPr>
                <w:rFonts w:ascii="Trebuchet MS" w:hAnsi="Trebuchet MS"/>
                <w:b/>
                <w:bCs/>
                <w:color w:val="000000"/>
                <w:sz w:val="13"/>
                <w:szCs w:val="13"/>
              </w:rPr>
              <w:t>Udvekslingsnavn</w:t>
            </w:r>
          </w:p>
        </w:tc>
        <w:tc>
          <w:tcPr>
            <w:tcW w:w="233" w:type="dxa"/>
            <w:tcBorders>
              <w:top w:val="nil"/>
              <w:left w:val="nil"/>
              <w:bottom w:val="nil"/>
              <w:right w:val="nil"/>
            </w:tcBorders>
            <w:shd w:val="clear" w:color="auto" w:fill="auto"/>
            <w:noWrap/>
            <w:vAlign w:val="bottom"/>
          </w:tcPr>
          <w:p w14:paraId="0498FBED"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tcPr>
          <w:p w14:paraId="7C0559AF" w14:textId="77777777" w:rsidR="00CB4BEB" w:rsidRPr="00833371" w:rsidRDefault="00CB4BEB" w:rsidP="003C0924">
            <w:pPr>
              <w:jc w:val="center"/>
              <w:rPr>
                <w:rFonts w:ascii="Trebuchet MS" w:hAnsi="Trebuchet MS"/>
                <w:sz w:val="13"/>
                <w:szCs w:val="13"/>
              </w:rPr>
            </w:pPr>
            <w:r w:rsidRPr="00833371">
              <w:rPr>
                <w:rFonts w:ascii="Trebuchet MS" w:hAnsi="Trebuchet MS"/>
                <w:sz w:val="13"/>
                <w:szCs w:val="13"/>
              </w:rPr>
              <w:t>6120</w:t>
            </w:r>
          </w:p>
        </w:tc>
        <w:tc>
          <w:tcPr>
            <w:tcW w:w="2130" w:type="dxa"/>
            <w:tcBorders>
              <w:top w:val="nil"/>
              <w:left w:val="nil"/>
              <w:bottom w:val="single" w:sz="4" w:space="0" w:color="auto"/>
              <w:right w:val="single" w:sz="4" w:space="0" w:color="auto"/>
            </w:tcBorders>
            <w:shd w:val="clear" w:color="auto" w:fill="auto"/>
            <w:noWrap/>
            <w:vAlign w:val="bottom"/>
          </w:tcPr>
          <w:p w14:paraId="744E7D51" w14:textId="77777777" w:rsidR="00CB4BEB" w:rsidRPr="00833371" w:rsidRDefault="00CB4BEB" w:rsidP="003C0924">
            <w:pPr>
              <w:rPr>
                <w:rFonts w:ascii="Trebuchet MS" w:hAnsi="Trebuchet MS"/>
                <w:sz w:val="13"/>
                <w:szCs w:val="13"/>
              </w:rPr>
            </w:pPr>
            <w:r w:rsidRPr="00833371">
              <w:rPr>
                <w:rFonts w:ascii="Trebuchet MS" w:hAnsi="Trebuchet MS"/>
                <w:sz w:val="13"/>
                <w:szCs w:val="13"/>
              </w:rPr>
              <w:t>Midlertidig overnatning</w:t>
            </w:r>
          </w:p>
        </w:tc>
        <w:tc>
          <w:tcPr>
            <w:tcW w:w="482" w:type="dxa"/>
            <w:tcBorders>
              <w:top w:val="nil"/>
              <w:left w:val="nil"/>
              <w:bottom w:val="single" w:sz="4" w:space="0" w:color="auto"/>
              <w:right w:val="single" w:sz="4" w:space="0" w:color="auto"/>
            </w:tcBorders>
            <w:shd w:val="clear" w:color="auto" w:fill="auto"/>
            <w:noWrap/>
            <w:vAlign w:val="bottom"/>
          </w:tcPr>
          <w:p w14:paraId="022A7840" w14:textId="77777777" w:rsidR="00CB4BEB" w:rsidRPr="00833371" w:rsidRDefault="00CB4BEB" w:rsidP="003C0924">
            <w:pPr>
              <w:jc w:val="center"/>
              <w:rPr>
                <w:rFonts w:ascii="Trebuchet MS" w:hAnsi="Trebuchet MS"/>
                <w:sz w:val="13"/>
                <w:szCs w:val="13"/>
              </w:rPr>
            </w:pPr>
            <w:r w:rsidRPr="00833371">
              <w:rPr>
                <w:rFonts w:ascii="Trebuchet MS" w:hAnsi="Trebuchet MS"/>
                <w:sz w:val="13"/>
                <w:szCs w:val="13"/>
              </w:rPr>
              <w:t>P</w:t>
            </w:r>
          </w:p>
        </w:tc>
        <w:tc>
          <w:tcPr>
            <w:tcW w:w="1418" w:type="dxa"/>
            <w:gridSpan w:val="2"/>
            <w:tcBorders>
              <w:top w:val="nil"/>
              <w:left w:val="nil"/>
              <w:bottom w:val="single" w:sz="4" w:space="0" w:color="auto"/>
              <w:right w:val="single" w:sz="4" w:space="0" w:color="auto"/>
            </w:tcBorders>
            <w:shd w:val="clear" w:color="auto" w:fill="auto"/>
            <w:noWrap/>
            <w:vAlign w:val="bottom"/>
          </w:tcPr>
          <w:p w14:paraId="3253F16A" w14:textId="77777777" w:rsidR="00CB4BEB" w:rsidRPr="00833371" w:rsidRDefault="00CB4BEB" w:rsidP="003C0924">
            <w:pPr>
              <w:rPr>
                <w:rFonts w:ascii="Trebuchet MS" w:hAnsi="Trebuchet MS"/>
                <w:sz w:val="13"/>
                <w:szCs w:val="13"/>
              </w:rPr>
            </w:pPr>
            <w:r w:rsidRPr="00833371">
              <w:rPr>
                <w:rFonts w:ascii="Trebuchet MS" w:hAnsi="Trebuchet MS"/>
                <w:sz w:val="13"/>
                <w:szCs w:val="13"/>
              </w:rPr>
              <w:t>t_6120_midl_overn</w:t>
            </w:r>
          </w:p>
        </w:tc>
      </w:tr>
      <w:tr w:rsidR="00CB4BEB" w:rsidRPr="004C7398" w14:paraId="423810DA" w14:textId="77777777" w:rsidTr="003C0924">
        <w:trPr>
          <w:trHeight w:val="126"/>
        </w:trPr>
        <w:tc>
          <w:tcPr>
            <w:tcW w:w="147" w:type="dxa"/>
            <w:tcBorders>
              <w:top w:val="nil"/>
              <w:right w:val="single" w:sz="4" w:space="0" w:color="auto"/>
            </w:tcBorders>
            <w:shd w:val="clear" w:color="auto" w:fill="auto"/>
          </w:tcPr>
          <w:p w14:paraId="00C40C7D"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tcPr>
          <w:p w14:paraId="7C1FD945" w14:textId="77777777" w:rsidR="00CB4BEB" w:rsidRPr="004C7398" w:rsidRDefault="00CB4BEB" w:rsidP="003C0924">
            <w:pPr>
              <w:jc w:val="center"/>
              <w:rPr>
                <w:rFonts w:ascii="Trebuchet MS" w:hAnsi="Trebuchet MS"/>
                <w:color w:val="000000"/>
                <w:sz w:val="13"/>
                <w:szCs w:val="13"/>
              </w:rPr>
            </w:pPr>
          </w:p>
        </w:tc>
        <w:tc>
          <w:tcPr>
            <w:tcW w:w="1990" w:type="dxa"/>
            <w:tcBorders>
              <w:top w:val="nil"/>
              <w:left w:val="nil"/>
              <w:bottom w:val="single" w:sz="4" w:space="0" w:color="auto"/>
              <w:right w:val="single" w:sz="4" w:space="0" w:color="auto"/>
            </w:tcBorders>
            <w:shd w:val="clear" w:color="auto" w:fill="auto"/>
            <w:noWrap/>
            <w:vAlign w:val="bottom"/>
          </w:tcPr>
          <w:p w14:paraId="6CDF1F4E" w14:textId="77777777" w:rsidR="00CB4BEB" w:rsidRPr="0043344B" w:rsidRDefault="00CB4BEB" w:rsidP="003C0924">
            <w:pPr>
              <w:rPr>
                <w:rFonts w:ascii="Trebuchet MS" w:hAnsi="Trebuchet MS"/>
                <w:sz w:val="13"/>
                <w:szCs w:val="13"/>
              </w:rPr>
            </w:pPr>
          </w:p>
        </w:tc>
        <w:tc>
          <w:tcPr>
            <w:tcW w:w="875" w:type="dxa"/>
            <w:tcBorders>
              <w:top w:val="nil"/>
              <w:left w:val="nil"/>
              <w:bottom w:val="single" w:sz="4" w:space="0" w:color="auto"/>
              <w:right w:val="single" w:sz="4" w:space="0" w:color="auto"/>
            </w:tcBorders>
            <w:shd w:val="clear" w:color="auto" w:fill="auto"/>
            <w:noWrap/>
            <w:vAlign w:val="bottom"/>
          </w:tcPr>
          <w:p w14:paraId="46C0E6A7" w14:textId="77777777" w:rsidR="00CB4BEB" w:rsidRPr="004C7398" w:rsidRDefault="00CB4BEB" w:rsidP="003C0924">
            <w:pPr>
              <w:jc w:val="center"/>
              <w:rPr>
                <w:rFonts w:ascii="Trebuchet MS" w:hAnsi="Trebuchet MS"/>
                <w:color w:val="000000"/>
                <w:sz w:val="13"/>
                <w:szCs w:val="13"/>
              </w:rPr>
            </w:pPr>
          </w:p>
        </w:tc>
        <w:tc>
          <w:tcPr>
            <w:tcW w:w="1533" w:type="dxa"/>
            <w:gridSpan w:val="3"/>
            <w:tcBorders>
              <w:top w:val="nil"/>
              <w:left w:val="nil"/>
              <w:bottom w:val="single" w:sz="4" w:space="0" w:color="auto"/>
              <w:right w:val="single" w:sz="4" w:space="0" w:color="auto"/>
            </w:tcBorders>
            <w:shd w:val="clear" w:color="auto" w:fill="auto"/>
            <w:noWrap/>
            <w:vAlign w:val="bottom"/>
          </w:tcPr>
          <w:p w14:paraId="715D5D1F" w14:textId="77777777" w:rsidR="00CB4BEB" w:rsidRPr="004C7398" w:rsidRDefault="00CB4BEB" w:rsidP="003C0924">
            <w:pPr>
              <w:rPr>
                <w:rFonts w:ascii="Trebuchet MS" w:hAnsi="Trebuchet MS"/>
                <w:color w:val="000000"/>
                <w:sz w:val="13"/>
                <w:szCs w:val="13"/>
              </w:rPr>
            </w:pPr>
          </w:p>
        </w:tc>
        <w:tc>
          <w:tcPr>
            <w:tcW w:w="160" w:type="dxa"/>
            <w:tcBorders>
              <w:top w:val="nil"/>
              <w:left w:val="nil"/>
              <w:bottom w:val="nil"/>
              <w:right w:val="nil"/>
            </w:tcBorders>
            <w:shd w:val="clear" w:color="auto" w:fill="auto"/>
            <w:noWrap/>
            <w:vAlign w:val="bottom"/>
          </w:tcPr>
          <w:p w14:paraId="25CA60E7"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tcPr>
          <w:p w14:paraId="5FF45475"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5900</w:t>
            </w:r>
          </w:p>
        </w:tc>
        <w:tc>
          <w:tcPr>
            <w:tcW w:w="2396" w:type="dxa"/>
            <w:tcBorders>
              <w:top w:val="nil"/>
              <w:left w:val="nil"/>
              <w:bottom w:val="single" w:sz="4" w:space="0" w:color="auto"/>
              <w:right w:val="single" w:sz="4" w:space="0" w:color="auto"/>
            </w:tcBorders>
            <w:shd w:val="clear" w:color="auto" w:fill="auto"/>
            <w:noWrap/>
            <w:vAlign w:val="bottom"/>
          </w:tcPr>
          <w:p w14:paraId="3B5904D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Jordflytning</w:t>
            </w:r>
          </w:p>
        </w:tc>
        <w:tc>
          <w:tcPr>
            <w:tcW w:w="1330" w:type="dxa"/>
            <w:tcBorders>
              <w:top w:val="nil"/>
              <w:left w:val="nil"/>
              <w:bottom w:val="single" w:sz="4" w:space="0" w:color="auto"/>
              <w:right w:val="single" w:sz="4" w:space="0" w:color="auto"/>
            </w:tcBorders>
            <w:shd w:val="clear" w:color="auto" w:fill="auto"/>
            <w:noWrap/>
            <w:vAlign w:val="bottom"/>
          </w:tcPr>
          <w:p w14:paraId="611B7B01"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tcPr>
          <w:p w14:paraId="764AB97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t_5900_jordfl</w:t>
            </w:r>
          </w:p>
        </w:tc>
        <w:tc>
          <w:tcPr>
            <w:tcW w:w="233" w:type="dxa"/>
            <w:tcBorders>
              <w:top w:val="nil"/>
              <w:left w:val="nil"/>
              <w:bottom w:val="nil"/>
              <w:right w:val="nil"/>
            </w:tcBorders>
            <w:shd w:val="clear" w:color="auto" w:fill="auto"/>
            <w:noWrap/>
            <w:vAlign w:val="bottom"/>
          </w:tcPr>
          <w:p w14:paraId="2BB9FDD9"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tcPr>
          <w:p w14:paraId="194C2BCD" w14:textId="77777777" w:rsidR="00CB4BEB" w:rsidRPr="00833371" w:rsidRDefault="00CB4BEB" w:rsidP="003C0924">
            <w:pPr>
              <w:jc w:val="center"/>
              <w:rPr>
                <w:rFonts w:ascii="Trebuchet MS" w:hAnsi="Trebuchet MS"/>
                <w:sz w:val="13"/>
                <w:szCs w:val="13"/>
              </w:rPr>
            </w:pPr>
            <w:r w:rsidRPr="00833371">
              <w:rPr>
                <w:rFonts w:ascii="Trebuchet MS" w:hAnsi="Trebuchet MS"/>
                <w:sz w:val="13"/>
                <w:szCs w:val="13"/>
              </w:rPr>
              <w:t>6121</w:t>
            </w:r>
          </w:p>
        </w:tc>
        <w:tc>
          <w:tcPr>
            <w:tcW w:w="2130" w:type="dxa"/>
            <w:tcBorders>
              <w:top w:val="nil"/>
              <w:left w:val="nil"/>
              <w:bottom w:val="single" w:sz="4" w:space="0" w:color="auto"/>
              <w:right w:val="single" w:sz="4" w:space="0" w:color="auto"/>
            </w:tcBorders>
            <w:shd w:val="clear" w:color="auto" w:fill="auto"/>
            <w:noWrap/>
            <w:vAlign w:val="bottom"/>
          </w:tcPr>
          <w:p w14:paraId="1A391345" w14:textId="77777777" w:rsidR="00CB4BEB" w:rsidRPr="00833371" w:rsidRDefault="00CB4BEB" w:rsidP="003C0924">
            <w:pPr>
              <w:rPr>
                <w:rFonts w:ascii="Trebuchet MS" w:hAnsi="Trebuchet MS"/>
                <w:sz w:val="13"/>
                <w:szCs w:val="13"/>
              </w:rPr>
            </w:pPr>
            <w:r w:rsidRPr="00833371">
              <w:rPr>
                <w:rFonts w:ascii="Trebuchet MS" w:hAnsi="Trebuchet MS"/>
                <w:sz w:val="13"/>
                <w:szCs w:val="13"/>
              </w:rPr>
              <w:t>Større udendørs arrangementer</w:t>
            </w:r>
          </w:p>
        </w:tc>
        <w:tc>
          <w:tcPr>
            <w:tcW w:w="482" w:type="dxa"/>
            <w:tcBorders>
              <w:top w:val="nil"/>
              <w:left w:val="nil"/>
              <w:bottom w:val="single" w:sz="4" w:space="0" w:color="auto"/>
              <w:right w:val="single" w:sz="4" w:space="0" w:color="auto"/>
            </w:tcBorders>
            <w:shd w:val="clear" w:color="auto" w:fill="auto"/>
            <w:noWrap/>
            <w:vAlign w:val="bottom"/>
          </w:tcPr>
          <w:p w14:paraId="1AA4EF99" w14:textId="77777777" w:rsidR="00CB4BEB" w:rsidRPr="00833371" w:rsidRDefault="00CB4BEB" w:rsidP="003C0924">
            <w:pPr>
              <w:jc w:val="center"/>
              <w:rPr>
                <w:rFonts w:ascii="Trebuchet MS" w:hAnsi="Trebuchet MS"/>
                <w:sz w:val="13"/>
                <w:szCs w:val="13"/>
              </w:rPr>
            </w:pPr>
            <w:r w:rsidRPr="00833371">
              <w:rPr>
                <w:rFonts w:ascii="Trebuchet MS" w:hAnsi="Trebuchet MS"/>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tcPr>
          <w:p w14:paraId="44887688" w14:textId="77777777" w:rsidR="00CB4BEB" w:rsidRPr="00833371" w:rsidRDefault="00CB4BEB" w:rsidP="003C0924">
            <w:pPr>
              <w:rPr>
                <w:rFonts w:ascii="Trebuchet MS" w:hAnsi="Trebuchet MS"/>
                <w:sz w:val="13"/>
                <w:szCs w:val="13"/>
              </w:rPr>
            </w:pPr>
            <w:r w:rsidRPr="00833371">
              <w:rPr>
                <w:rFonts w:ascii="Trebuchet MS" w:hAnsi="Trebuchet MS"/>
                <w:sz w:val="13"/>
                <w:szCs w:val="13"/>
              </w:rPr>
              <w:t>t_6121_stor_ud_arr</w:t>
            </w:r>
          </w:p>
        </w:tc>
      </w:tr>
      <w:tr w:rsidR="00CB4BEB" w:rsidRPr="004C7398" w14:paraId="258BED5B" w14:textId="77777777" w:rsidTr="003C0924">
        <w:trPr>
          <w:gridAfter w:val="1"/>
          <w:wAfter w:w="70" w:type="dxa"/>
        </w:trPr>
        <w:tc>
          <w:tcPr>
            <w:tcW w:w="147" w:type="dxa"/>
            <w:tcBorders>
              <w:top w:val="nil"/>
              <w:right w:val="single" w:sz="4" w:space="0" w:color="auto"/>
            </w:tcBorders>
            <w:shd w:val="clear" w:color="auto" w:fill="auto"/>
          </w:tcPr>
          <w:p w14:paraId="7BEB660A"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tcPr>
          <w:p w14:paraId="10B68E96" w14:textId="77777777" w:rsidR="00CB4BEB" w:rsidRPr="004C7398" w:rsidRDefault="00CB4BEB" w:rsidP="003C0924">
            <w:pPr>
              <w:jc w:val="center"/>
              <w:rPr>
                <w:rFonts w:ascii="Trebuchet MS" w:hAnsi="Trebuchet MS"/>
                <w:color w:val="000000"/>
                <w:sz w:val="13"/>
                <w:szCs w:val="13"/>
              </w:rPr>
            </w:pPr>
          </w:p>
        </w:tc>
        <w:tc>
          <w:tcPr>
            <w:tcW w:w="1990" w:type="dxa"/>
            <w:tcBorders>
              <w:top w:val="nil"/>
              <w:left w:val="nil"/>
              <w:bottom w:val="single" w:sz="4" w:space="0" w:color="auto"/>
              <w:right w:val="single" w:sz="4" w:space="0" w:color="auto"/>
            </w:tcBorders>
            <w:shd w:val="clear" w:color="auto" w:fill="auto"/>
            <w:noWrap/>
            <w:vAlign w:val="bottom"/>
          </w:tcPr>
          <w:p w14:paraId="4688DB32" w14:textId="77777777" w:rsidR="00CB4BEB" w:rsidRPr="0043344B" w:rsidRDefault="00CB4BEB" w:rsidP="003C0924">
            <w:pPr>
              <w:rPr>
                <w:rFonts w:ascii="Trebuchet MS" w:hAnsi="Trebuchet MS"/>
                <w:sz w:val="13"/>
                <w:szCs w:val="13"/>
              </w:rPr>
            </w:pPr>
          </w:p>
        </w:tc>
        <w:tc>
          <w:tcPr>
            <w:tcW w:w="875" w:type="dxa"/>
            <w:tcBorders>
              <w:top w:val="nil"/>
              <w:left w:val="nil"/>
              <w:bottom w:val="single" w:sz="4" w:space="0" w:color="auto"/>
              <w:right w:val="single" w:sz="4" w:space="0" w:color="auto"/>
            </w:tcBorders>
            <w:shd w:val="clear" w:color="auto" w:fill="auto"/>
            <w:noWrap/>
            <w:vAlign w:val="bottom"/>
          </w:tcPr>
          <w:p w14:paraId="0B4DEAAE" w14:textId="77777777" w:rsidR="00CB4BEB" w:rsidRPr="004C7398" w:rsidRDefault="00CB4BEB" w:rsidP="003C0924">
            <w:pPr>
              <w:jc w:val="center"/>
              <w:rPr>
                <w:rFonts w:ascii="Trebuchet MS" w:hAnsi="Trebuchet MS"/>
                <w:color w:val="000000"/>
                <w:sz w:val="13"/>
                <w:szCs w:val="13"/>
              </w:rPr>
            </w:pPr>
          </w:p>
        </w:tc>
        <w:tc>
          <w:tcPr>
            <w:tcW w:w="1533" w:type="dxa"/>
            <w:gridSpan w:val="3"/>
            <w:tcBorders>
              <w:top w:val="nil"/>
              <w:left w:val="nil"/>
              <w:bottom w:val="single" w:sz="4" w:space="0" w:color="auto"/>
              <w:right w:val="single" w:sz="4" w:space="0" w:color="auto"/>
            </w:tcBorders>
            <w:shd w:val="clear" w:color="auto" w:fill="auto"/>
            <w:noWrap/>
            <w:vAlign w:val="bottom"/>
          </w:tcPr>
          <w:p w14:paraId="4730BCB3" w14:textId="77777777" w:rsidR="00CB4BEB" w:rsidRPr="004C7398" w:rsidRDefault="00CB4BEB" w:rsidP="003C0924">
            <w:pPr>
              <w:rPr>
                <w:rFonts w:ascii="Trebuchet MS" w:hAnsi="Trebuchet MS"/>
                <w:color w:val="000000"/>
                <w:sz w:val="13"/>
                <w:szCs w:val="13"/>
              </w:rPr>
            </w:pPr>
          </w:p>
        </w:tc>
        <w:tc>
          <w:tcPr>
            <w:tcW w:w="160" w:type="dxa"/>
            <w:tcBorders>
              <w:top w:val="nil"/>
              <w:left w:val="nil"/>
              <w:bottom w:val="nil"/>
              <w:right w:val="nil"/>
            </w:tcBorders>
            <w:shd w:val="clear" w:color="auto" w:fill="auto"/>
            <w:noWrap/>
            <w:vAlign w:val="bottom"/>
            <w:hideMark/>
          </w:tcPr>
          <w:p w14:paraId="33C3EE4D" w14:textId="77777777" w:rsidR="00CB4BEB" w:rsidRPr="004C7398" w:rsidRDefault="00CB4BEB" w:rsidP="003C0924">
            <w:pPr>
              <w:rPr>
                <w:rFonts w:ascii="Calibri" w:hAnsi="Calibri"/>
                <w:color w:val="000000"/>
              </w:rPr>
            </w:pPr>
          </w:p>
        </w:tc>
        <w:tc>
          <w:tcPr>
            <w:tcW w:w="1010" w:type="dxa"/>
            <w:tcBorders>
              <w:top w:val="single" w:sz="4" w:space="0" w:color="auto"/>
              <w:left w:val="single" w:sz="4" w:space="0" w:color="auto"/>
              <w:bottom w:val="single" w:sz="4" w:space="0" w:color="auto"/>
              <w:right w:val="nil"/>
            </w:tcBorders>
            <w:shd w:val="clear" w:color="auto" w:fill="auto"/>
            <w:noWrap/>
            <w:vAlign w:val="center"/>
          </w:tcPr>
          <w:p w14:paraId="7E99E08D" w14:textId="77777777" w:rsidR="00CB4BEB" w:rsidRPr="003D11CF" w:rsidRDefault="00CB4BEB" w:rsidP="003C0924">
            <w:pPr>
              <w:jc w:val="center"/>
              <w:rPr>
                <w:rFonts w:ascii="Trebuchet MS" w:hAnsi="Trebuchet MS"/>
                <w:i/>
                <w:color w:val="A6A6A6"/>
                <w:sz w:val="13"/>
                <w:szCs w:val="13"/>
              </w:rPr>
            </w:pPr>
            <w:r w:rsidRPr="003D11CF">
              <w:rPr>
                <w:rFonts w:ascii="Trebuchet MS" w:hAnsi="Trebuchet MS"/>
                <w:i/>
                <w:color w:val="A6A6A6"/>
                <w:sz w:val="13"/>
                <w:szCs w:val="13"/>
              </w:rPr>
              <w:t>5901</w:t>
            </w:r>
          </w:p>
        </w:tc>
        <w:tc>
          <w:tcPr>
            <w:tcW w:w="2396" w:type="dxa"/>
            <w:tcBorders>
              <w:top w:val="single" w:sz="4" w:space="0" w:color="auto"/>
              <w:left w:val="single" w:sz="4" w:space="0" w:color="auto"/>
              <w:bottom w:val="single" w:sz="4" w:space="0" w:color="auto"/>
              <w:right w:val="nil"/>
            </w:tcBorders>
            <w:shd w:val="clear" w:color="auto" w:fill="auto"/>
            <w:vAlign w:val="bottom"/>
          </w:tcPr>
          <w:p w14:paraId="70488698" w14:textId="77777777" w:rsidR="00CB4BEB" w:rsidRPr="003D11CF" w:rsidRDefault="00CB4BEB" w:rsidP="003C0924">
            <w:pPr>
              <w:rPr>
                <w:rFonts w:ascii="Trebuchet MS" w:hAnsi="Trebuchet MS"/>
                <w:i/>
                <w:color w:val="A6A6A6"/>
                <w:sz w:val="13"/>
                <w:szCs w:val="13"/>
              </w:rPr>
            </w:pPr>
            <w:r w:rsidRPr="003D11CF">
              <w:rPr>
                <w:rFonts w:ascii="Trebuchet MS" w:hAnsi="Trebuchet MS"/>
                <w:i/>
                <w:color w:val="A6A6A6"/>
                <w:sz w:val="13"/>
                <w:szCs w:val="13"/>
              </w:rPr>
              <w:t>Råstofindvindingstilladelse</w:t>
            </w:r>
            <w:r>
              <w:rPr>
                <w:rFonts w:ascii="Trebuchet MS" w:hAnsi="Trebuchet MS"/>
                <w:i/>
                <w:color w:val="A6A6A6"/>
                <w:sz w:val="13"/>
                <w:szCs w:val="13"/>
              </w:rPr>
              <w:t xml:space="preserve"> </w:t>
            </w:r>
            <w:r w:rsidRPr="00833371">
              <w:rPr>
                <w:rFonts w:ascii="Trebuchet MS" w:hAnsi="Trebuchet MS"/>
                <w:i/>
                <w:color w:val="A6A6A6"/>
                <w:sz w:val="13"/>
                <w:szCs w:val="13"/>
              </w:rPr>
              <w:t xml:space="preserve">– </w:t>
            </w:r>
            <w:proofErr w:type="spellStart"/>
            <w:r w:rsidRPr="00833371">
              <w:rPr>
                <w:rFonts w:ascii="Trebuchet MS" w:hAnsi="Trebuchet MS"/>
                <w:i/>
                <w:color w:val="A6A6A6"/>
                <w:sz w:val="13"/>
                <w:szCs w:val="13"/>
              </w:rPr>
              <w:t>udg</w:t>
            </w:r>
            <w:proofErr w:type="spellEnd"/>
            <w:r w:rsidRPr="00833371">
              <w:rPr>
                <w:rFonts w:ascii="Trebuchet MS" w:hAnsi="Trebuchet MS"/>
                <w:i/>
                <w:color w:val="A6A6A6"/>
                <w:sz w:val="13"/>
                <w:szCs w:val="13"/>
              </w:rPr>
              <w:t xml:space="preserve"> (2.4.1)</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tcPr>
          <w:p w14:paraId="29605B59" w14:textId="77777777" w:rsidR="00CB4BEB" w:rsidRPr="004C7398" w:rsidRDefault="00CB4BEB" w:rsidP="003C0924">
            <w:pPr>
              <w:jc w:val="center"/>
              <w:rPr>
                <w:rFonts w:ascii="Trebuchet MS" w:hAnsi="Trebuchet MS"/>
                <w:color w:val="000000"/>
                <w:sz w:val="13"/>
                <w:szCs w:val="13"/>
              </w:rPr>
            </w:pPr>
            <w:r w:rsidRPr="003D11CF">
              <w:rPr>
                <w:rFonts w:ascii="Trebuchet MS" w:hAnsi="Trebuchet MS"/>
                <w:i/>
                <w:color w:val="A6A6A6"/>
                <w:sz w:val="13"/>
                <w:szCs w:val="13"/>
              </w:rPr>
              <w:t>F</w:t>
            </w:r>
          </w:p>
        </w:tc>
        <w:tc>
          <w:tcPr>
            <w:tcW w:w="16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709D2EFC" w14:textId="77777777" w:rsidR="00CB4BEB" w:rsidRPr="004C7398" w:rsidRDefault="00CB4BEB" w:rsidP="003C0924">
            <w:pPr>
              <w:rPr>
                <w:rFonts w:ascii="Trebuchet MS" w:hAnsi="Trebuchet MS"/>
                <w:color w:val="000000"/>
                <w:sz w:val="13"/>
                <w:szCs w:val="13"/>
              </w:rPr>
            </w:pPr>
            <w:r w:rsidRPr="003D11CF">
              <w:rPr>
                <w:rFonts w:ascii="Trebuchet MS" w:hAnsi="Trebuchet MS"/>
                <w:i/>
                <w:color w:val="A6A6A6"/>
                <w:sz w:val="13"/>
                <w:szCs w:val="13"/>
              </w:rPr>
              <w:t>t_5901_raastof_till</w:t>
            </w:r>
          </w:p>
        </w:tc>
        <w:tc>
          <w:tcPr>
            <w:tcW w:w="233" w:type="dxa"/>
            <w:tcBorders>
              <w:top w:val="nil"/>
              <w:left w:val="single" w:sz="4" w:space="0" w:color="auto"/>
              <w:bottom w:val="nil"/>
              <w:right w:val="single" w:sz="4" w:space="0" w:color="auto"/>
            </w:tcBorders>
            <w:shd w:val="clear" w:color="auto" w:fill="auto"/>
            <w:noWrap/>
            <w:vAlign w:val="bottom"/>
            <w:hideMark/>
          </w:tcPr>
          <w:p w14:paraId="59206897" w14:textId="77777777" w:rsidR="00CB4BEB" w:rsidRPr="004C7398" w:rsidRDefault="00CB4BEB" w:rsidP="003C0924">
            <w:pPr>
              <w:rPr>
                <w:rFonts w:ascii="Calibri" w:hAnsi="Calibri"/>
                <w:color w:val="000000"/>
              </w:rPr>
            </w:pPr>
          </w:p>
        </w:tc>
        <w:tc>
          <w:tcPr>
            <w:tcW w:w="2977" w:type="dxa"/>
            <w:gridSpan w:val="2"/>
            <w:tcBorders>
              <w:top w:val="single" w:sz="4" w:space="0" w:color="auto"/>
              <w:left w:val="single" w:sz="4" w:space="0" w:color="auto"/>
              <w:bottom w:val="single" w:sz="4" w:space="0" w:color="auto"/>
            </w:tcBorders>
            <w:shd w:val="clear" w:color="000000" w:fill="D9D9D9"/>
            <w:noWrap/>
            <w:vAlign w:val="bottom"/>
            <w:hideMark/>
          </w:tcPr>
          <w:p w14:paraId="4B594A30" w14:textId="77777777" w:rsidR="00CB4BEB" w:rsidRPr="004C7398" w:rsidRDefault="00CB4BEB" w:rsidP="003C0924">
            <w:pPr>
              <w:rPr>
                <w:rFonts w:ascii="Trebuchet MS" w:hAnsi="Trebuchet MS"/>
                <w:b/>
                <w:bCs/>
                <w:color w:val="000000"/>
                <w:sz w:val="13"/>
                <w:szCs w:val="13"/>
              </w:rPr>
            </w:pPr>
            <w:r w:rsidRPr="00DB6189">
              <w:rPr>
                <w:rFonts w:ascii="Trebuchet MS" w:hAnsi="Trebuchet MS"/>
                <w:b/>
                <w:bCs/>
                <w:color w:val="000000"/>
                <w:sz w:val="16"/>
                <w:szCs w:val="13"/>
              </w:rPr>
              <w:t>5.13 Planlægning</w:t>
            </w:r>
          </w:p>
        </w:tc>
        <w:tc>
          <w:tcPr>
            <w:tcW w:w="482" w:type="dxa"/>
            <w:tcBorders>
              <w:top w:val="single" w:sz="4" w:space="0" w:color="auto"/>
              <w:bottom w:val="single" w:sz="4" w:space="0" w:color="auto"/>
            </w:tcBorders>
            <w:shd w:val="clear" w:color="000000" w:fill="D9D9D9"/>
            <w:noWrap/>
            <w:vAlign w:val="bottom"/>
            <w:hideMark/>
          </w:tcPr>
          <w:p w14:paraId="3B7FEB67"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 </w:t>
            </w:r>
          </w:p>
        </w:tc>
        <w:tc>
          <w:tcPr>
            <w:tcW w:w="1348" w:type="dxa"/>
            <w:tcBorders>
              <w:top w:val="single" w:sz="4" w:space="0" w:color="auto"/>
              <w:bottom w:val="single" w:sz="4" w:space="0" w:color="auto"/>
              <w:right w:val="single" w:sz="4" w:space="0" w:color="auto"/>
            </w:tcBorders>
            <w:shd w:val="clear" w:color="000000" w:fill="D9D9D9"/>
            <w:noWrap/>
            <w:vAlign w:val="bottom"/>
            <w:hideMark/>
          </w:tcPr>
          <w:p w14:paraId="3576B1B3" w14:textId="77777777" w:rsidR="00CB4BEB" w:rsidRPr="004C7398" w:rsidRDefault="00CB4BEB" w:rsidP="003C0924">
            <w:pPr>
              <w:rPr>
                <w:rFonts w:ascii="Trebuchet MS" w:hAnsi="Trebuchet MS"/>
                <w:color w:val="000000"/>
                <w:sz w:val="13"/>
                <w:szCs w:val="13"/>
              </w:rPr>
            </w:pPr>
            <w:proofErr w:type="spellStart"/>
            <w:r w:rsidRPr="004C7398">
              <w:rPr>
                <w:rFonts w:ascii="Trebuchet MS" w:hAnsi="Trebuchet MS"/>
                <w:color w:val="000000"/>
                <w:sz w:val="13"/>
                <w:szCs w:val="13"/>
              </w:rPr>
              <w:t>planlaegning</w:t>
            </w:r>
            <w:proofErr w:type="spellEnd"/>
          </w:p>
        </w:tc>
      </w:tr>
      <w:tr w:rsidR="00CB4BEB" w:rsidRPr="004C7398" w14:paraId="6E9FF170" w14:textId="77777777" w:rsidTr="003C0924">
        <w:tc>
          <w:tcPr>
            <w:tcW w:w="147" w:type="dxa"/>
            <w:tcBorders>
              <w:top w:val="nil"/>
              <w:right w:val="single" w:sz="4" w:space="0" w:color="auto"/>
            </w:tcBorders>
            <w:shd w:val="clear" w:color="auto" w:fill="auto"/>
          </w:tcPr>
          <w:p w14:paraId="041D80EC"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tcPr>
          <w:p w14:paraId="7AE78E6F" w14:textId="77777777" w:rsidR="00CB4BEB" w:rsidRPr="004C7398" w:rsidRDefault="00CB4BEB" w:rsidP="003C0924">
            <w:pPr>
              <w:jc w:val="center"/>
              <w:rPr>
                <w:rFonts w:ascii="Trebuchet MS" w:hAnsi="Trebuchet MS"/>
                <w:color w:val="000000"/>
                <w:sz w:val="13"/>
                <w:szCs w:val="13"/>
              </w:rPr>
            </w:pPr>
          </w:p>
        </w:tc>
        <w:tc>
          <w:tcPr>
            <w:tcW w:w="1990" w:type="dxa"/>
            <w:tcBorders>
              <w:top w:val="nil"/>
              <w:left w:val="nil"/>
              <w:bottom w:val="single" w:sz="4" w:space="0" w:color="auto"/>
              <w:right w:val="single" w:sz="4" w:space="0" w:color="auto"/>
            </w:tcBorders>
            <w:shd w:val="clear" w:color="auto" w:fill="auto"/>
            <w:noWrap/>
            <w:vAlign w:val="bottom"/>
          </w:tcPr>
          <w:p w14:paraId="20503B14" w14:textId="77777777" w:rsidR="00CB4BEB" w:rsidRPr="0043344B" w:rsidRDefault="00CB4BEB" w:rsidP="003C0924">
            <w:pPr>
              <w:rPr>
                <w:rFonts w:ascii="Trebuchet MS" w:hAnsi="Trebuchet MS"/>
                <w:sz w:val="13"/>
                <w:szCs w:val="13"/>
              </w:rPr>
            </w:pPr>
          </w:p>
        </w:tc>
        <w:tc>
          <w:tcPr>
            <w:tcW w:w="875" w:type="dxa"/>
            <w:tcBorders>
              <w:top w:val="nil"/>
              <w:left w:val="nil"/>
              <w:bottom w:val="single" w:sz="4" w:space="0" w:color="auto"/>
              <w:right w:val="single" w:sz="4" w:space="0" w:color="auto"/>
            </w:tcBorders>
            <w:shd w:val="clear" w:color="auto" w:fill="auto"/>
            <w:noWrap/>
            <w:vAlign w:val="bottom"/>
          </w:tcPr>
          <w:p w14:paraId="40F72065" w14:textId="77777777" w:rsidR="00CB4BEB" w:rsidRPr="004C7398" w:rsidRDefault="00CB4BEB" w:rsidP="003C0924">
            <w:pPr>
              <w:jc w:val="center"/>
              <w:rPr>
                <w:rFonts w:ascii="Trebuchet MS" w:hAnsi="Trebuchet MS"/>
                <w:color w:val="000000"/>
                <w:sz w:val="13"/>
                <w:szCs w:val="13"/>
              </w:rPr>
            </w:pPr>
          </w:p>
        </w:tc>
        <w:tc>
          <w:tcPr>
            <w:tcW w:w="1533" w:type="dxa"/>
            <w:gridSpan w:val="3"/>
            <w:tcBorders>
              <w:top w:val="nil"/>
              <w:left w:val="nil"/>
              <w:bottom w:val="single" w:sz="4" w:space="0" w:color="auto"/>
              <w:right w:val="single" w:sz="4" w:space="0" w:color="auto"/>
            </w:tcBorders>
            <w:shd w:val="clear" w:color="auto" w:fill="auto"/>
            <w:noWrap/>
            <w:vAlign w:val="bottom"/>
          </w:tcPr>
          <w:p w14:paraId="63A28A05" w14:textId="77777777" w:rsidR="00CB4BEB" w:rsidRPr="004C7398" w:rsidRDefault="00CB4BEB" w:rsidP="003C0924">
            <w:pPr>
              <w:rPr>
                <w:rFonts w:ascii="Trebuchet MS" w:hAnsi="Trebuchet MS"/>
                <w:color w:val="000000"/>
                <w:sz w:val="13"/>
                <w:szCs w:val="13"/>
              </w:rPr>
            </w:pPr>
          </w:p>
        </w:tc>
        <w:tc>
          <w:tcPr>
            <w:tcW w:w="160" w:type="dxa"/>
            <w:tcBorders>
              <w:top w:val="nil"/>
              <w:left w:val="nil"/>
              <w:bottom w:val="nil"/>
              <w:right w:val="nil"/>
            </w:tcBorders>
            <w:shd w:val="clear" w:color="auto" w:fill="auto"/>
            <w:noWrap/>
            <w:vAlign w:val="bottom"/>
            <w:hideMark/>
          </w:tcPr>
          <w:p w14:paraId="6D95DF05"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tcPr>
          <w:p w14:paraId="2999B0AA" w14:textId="77777777" w:rsidR="00CB4BEB" w:rsidRPr="004C7398" w:rsidRDefault="00CB4BEB" w:rsidP="003C0924">
            <w:pPr>
              <w:jc w:val="center"/>
              <w:rPr>
                <w:rFonts w:ascii="Trebuchet MS" w:hAnsi="Trebuchet MS"/>
                <w:b/>
                <w:bCs/>
                <w:color w:val="000000"/>
                <w:sz w:val="13"/>
                <w:szCs w:val="13"/>
              </w:rPr>
            </w:pPr>
            <w:r w:rsidRPr="004C7398">
              <w:rPr>
                <w:rFonts w:ascii="Trebuchet MS" w:hAnsi="Trebuchet MS"/>
                <w:color w:val="000000"/>
                <w:sz w:val="13"/>
                <w:szCs w:val="13"/>
              </w:rPr>
              <w:t>5902</w:t>
            </w:r>
          </w:p>
        </w:tc>
        <w:tc>
          <w:tcPr>
            <w:tcW w:w="2396" w:type="dxa"/>
            <w:tcBorders>
              <w:top w:val="nil"/>
              <w:left w:val="nil"/>
              <w:bottom w:val="single" w:sz="4" w:space="0" w:color="auto"/>
              <w:right w:val="single" w:sz="4" w:space="0" w:color="auto"/>
            </w:tcBorders>
            <w:shd w:val="clear" w:color="auto" w:fill="auto"/>
            <w:noWrap/>
            <w:vAlign w:val="bottom"/>
          </w:tcPr>
          <w:p w14:paraId="081B2854" w14:textId="77777777" w:rsidR="00CB4BEB" w:rsidRPr="004C7398" w:rsidRDefault="00CB4BEB" w:rsidP="003C0924">
            <w:pPr>
              <w:rPr>
                <w:rFonts w:ascii="Trebuchet MS" w:hAnsi="Trebuchet MS"/>
                <w:b/>
                <w:bCs/>
                <w:color w:val="000000"/>
                <w:sz w:val="13"/>
                <w:szCs w:val="13"/>
              </w:rPr>
            </w:pPr>
            <w:r w:rsidRPr="004C7398">
              <w:rPr>
                <w:rFonts w:ascii="Trebuchet MS" w:hAnsi="Trebuchet MS"/>
                <w:color w:val="000000"/>
                <w:sz w:val="13"/>
                <w:szCs w:val="13"/>
              </w:rPr>
              <w:t>Jordvarmeanlæg</w:t>
            </w:r>
          </w:p>
        </w:tc>
        <w:tc>
          <w:tcPr>
            <w:tcW w:w="1330" w:type="dxa"/>
            <w:tcBorders>
              <w:top w:val="nil"/>
              <w:left w:val="nil"/>
              <w:bottom w:val="single" w:sz="4" w:space="0" w:color="auto"/>
              <w:right w:val="single" w:sz="4" w:space="0" w:color="auto"/>
            </w:tcBorders>
            <w:shd w:val="clear" w:color="auto" w:fill="auto"/>
            <w:noWrap/>
            <w:vAlign w:val="bottom"/>
          </w:tcPr>
          <w:p w14:paraId="14E6C555" w14:textId="77777777" w:rsidR="00CB4BEB" w:rsidRPr="004C7398" w:rsidRDefault="00CB4BEB" w:rsidP="003C0924">
            <w:pPr>
              <w:jc w:val="center"/>
              <w:rPr>
                <w:rFonts w:ascii="Trebuchet MS" w:hAnsi="Trebuchet MS"/>
                <w:b/>
                <w:bCs/>
                <w:color w:val="000000"/>
                <w:sz w:val="13"/>
                <w:szCs w:val="13"/>
              </w:rPr>
            </w:pPr>
            <w:r w:rsidRPr="004C7398">
              <w:rPr>
                <w:rFonts w:ascii="Trebuchet MS" w:hAnsi="Trebuchet MS"/>
                <w:color w:val="000000"/>
                <w:sz w:val="13"/>
                <w:szCs w:val="13"/>
              </w:rPr>
              <w:t>F</w:t>
            </w:r>
          </w:p>
        </w:tc>
        <w:tc>
          <w:tcPr>
            <w:tcW w:w="1610" w:type="dxa"/>
            <w:gridSpan w:val="2"/>
            <w:tcBorders>
              <w:top w:val="single" w:sz="4" w:space="0" w:color="auto"/>
              <w:left w:val="nil"/>
              <w:bottom w:val="single" w:sz="4" w:space="0" w:color="auto"/>
              <w:right w:val="single" w:sz="4" w:space="0" w:color="auto"/>
            </w:tcBorders>
            <w:shd w:val="clear" w:color="auto" w:fill="auto"/>
            <w:noWrap/>
            <w:vAlign w:val="bottom"/>
          </w:tcPr>
          <w:p w14:paraId="742D04CC" w14:textId="77777777" w:rsidR="00CB4BEB" w:rsidRPr="004C7398" w:rsidRDefault="00CB4BEB" w:rsidP="003C0924">
            <w:pPr>
              <w:rPr>
                <w:rFonts w:ascii="Trebuchet MS" w:hAnsi="Trebuchet MS"/>
                <w:b/>
                <w:bCs/>
                <w:color w:val="000000"/>
                <w:sz w:val="13"/>
                <w:szCs w:val="13"/>
              </w:rPr>
            </w:pPr>
            <w:r w:rsidRPr="004C7398">
              <w:rPr>
                <w:rFonts w:ascii="Trebuchet MS" w:hAnsi="Trebuchet MS"/>
                <w:color w:val="000000"/>
                <w:sz w:val="13"/>
                <w:szCs w:val="13"/>
              </w:rPr>
              <w:t>t_5902_jordv_anl</w:t>
            </w:r>
          </w:p>
        </w:tc>
        <w:tc>
          <w:tcPr>
            <w:tcW w:w="233" w:type="dxa"/>
            <w:tcBorders>
              <w:top w:val="nil"/>
              <w:left w:val="single" w:sz="4" w:space="0" w:color="auto"/>
              <w:bottom w:val="nil"/>
              <w:right w:val="single" w:sz="4" w:space="0" w:color="auto"/>
            </w:tcBorders>
            <w:shd w:val="clear" w:color="auto" w:fill="auto"/>
            <w:noWrap/>
            <w:vAlign w:val="bottom"/>
            <w:hideMark/>
          </w:tcPr>
          <w:p w14:paraId="7E1E0BC7" w14:textId="77777777" w:rsidR="00CB4BEB" w:rsidRPr="004C7398" w:rsidRDefault="00CB4BEB" w:rsidP="003C0924">
            <w:pPr>
              <w:rPr>
                <w:rFonts w:ascii="Calibri" w:hAnsi="Calibri"/>
                <w:color w:val="000000"/>
              </w:rPr>
            </w:pPr>
          </w:p>
        </w:tc>
        <w:tc>
          <w:tcPr>
            <w:tcW w:w="847"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61B6D34B" w14:textId="77777777" w:rsidR="00CB4BEB" w:rsidRPr="004C7398" w:rsidRDefault="00CB4BEB" w:rsidP="003C0924">
            <w:pPr>
              <w:rPr>
                <w:rFonts w:ascii="Trebuchet MS" w:hAnsi="Trebuchet MS"/>
                <w:b/>
                <w:bCs/>
                <w:color w:val="000000"/>
                <w:sz w:val="13"/>
                <w:szCs w:val="13"/>
              </w:rPr>
            </w:pPr>
            <w:proofErr w:type="spellStart"/>
            <w:r w:rsidRPr="004C7398">
              <w:rPr>
                <w:rFonts w:ascii="Trebuchet MS" w:hAnsi="Trebuchet MS"/>
                <w:b/>
                <w:bCs/>
                <w:color w:val="000000"/>
                <w:sz w:val="13"/>
                <w:szCs w:val="13"/>
              </w:rPr>
              <w:t>Tema_kode</w:t>
            </w:r>
            <w:proofErr w:type="spellEnd"/>
          </w:p>
        </w:tc>
        <w:tc>
          <w:tcPr>
            <w:tcW w:w="2130" w:type="dxa"/>
            <w:tcBorders>
              <w:top w:val="nil"/>
              <w:left w:val="nil"/>
              <w:bottom w:val="single" w:sz="4" w:space="0" w:color="auto"/>
              <w:right w:val="single" w:sz="4" w:space="0" w:color="auto"/>
            </w:tcBorders>
            <w:shd w:val="clear" w:color="000000" w:fill="D9D9D9"/>
            <w:noWrap/>
            <w:vAlign w:val="bottom"/>
            <w:hideMark/>
          </w:tcPr>
          <w:p w14:paraId="3DD4C3C8" w14:textId="77777777" w:rsidR="00CB4BEB" w:rsidRPr="004C7398" w:rsidRDefault="00CB4BEB" w:rsidP="003C0924">
            <w:pPr>
              <w:rPr>
                <w:rFonts w:ascii="Trebuchet MS" w:hAnsi="Trebuchet MS"/>
                <w:b/>
                <w:bCs/>
                <w:color w:val="000000"/>
                <w:sz w:val="13"/>
                <w:szCs w:val="13"/>
              </w:rPr>
            </w:pPr>
            <w:proofErr w:type="spellStart"/>
            <w:r w:rsidRPr="004C7398">
              <w:rPr>
                <w:rFonts w:ascii="Trebuchet MS" w:hAnsi="Trebuchet MS"/>
                <w:b/>
                <w:bCs/>
                <w:color w:val="000000"/>
                <w:sz w:val="13"/>
                <w:szCs w:val="13"/>
              </w:rPr>
              <w:t>Tema_navn</w:t>
            </w:r>
            <w:proofErr w:type="spellEnd"/>
          </w:p>
        </w:tc>
        <w:tc>
          <w:tcPr>
            <w:tcW w:w="482" w:type="dxa"/>
            <w:tcBorders>
              <w:top w:val="nil"/>
              <w:left w:val="nil"/>
              <w:bottom w:val="single" w:sz="4" w:space="0" w:color="auto"/>
              <w:right w:val="single" w:sz="4" w:space="0" w:color="auto"/>
            </w:tcBorders>
            <w:shd w:val="clear" w:color="000000" w:fill="D9D9D9"/>
            <w:noWrap/>
            <w:vAlign w:val="bottom"/>
            <w:hideMark/>
          </w:tcPr>
          <w:p w14:paraId="266799D6" w14:textId="77777777" w:rsidR="00CB4BEB" w:rsidRPr="004C7398" w:rsidRDefault="00CB4BEB" w:rsidP="003C0924">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418" w:type="dxa"/>
            <w:gridSpan w:val="2"/>
            <w:tcBorders>
              <w:top w:val="single" w:sz="4" w:space="0" w:color="auto"/>
              <w:left w:val="nil"/>
              <w:bottom w:val="single" w:sz="4" w:space="0" w:color="auto"/>
              <w:right w:val="single" w:sz="4" w:space="0" w:color="auto"/>
            </w:tcBorders>
            <w:shd w:val="clear" w:color="000000" w:fill="D9D9D9"/>
            <w:noWrap/>
            <w:vAlign w:val="bottom"/>
            <w:hideMark/>
          </w:tcPr>
          <w:p w14:paraId="6F8579D6"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Udvekslingsnavn</w:t>
            </w:r>
          </w:p>
        </w:tc>
      </w:tr>
      <w:tr w:rsidR="00CB4BEB" w:rsidRPr="004C7398" w14:paraId="7DCD7DC5" w14:textId="77777777" w:rsidTr="003C0924">
        <w:tc>
          <w:tcPr>
            <w:tcW w:w="147" w:type="dxa"/>
            <w:tcBorders>
              <w:right w:val="single" w:sz="4" w:space="0" w:color="auto"/>
            </w:tcBorders>
            <w:shd w:val="clear" w:color="auto" w:fill="auto"/>
          </w:tcPr>
          <w:p w14:paraId="08FE48B5" w14:textId="77777777" w:rsidR="00CB4BEB" w:rsidRPr="004C7398" w:rsidRDefault="00CB4BEB" w:rsidP="003C0924">
            <w:pPr>
              <w:rPr>
                <w:rFonts w:ascii="Trebuchet MS" w:hAnsi="Trebuchet MS"/>
                <w:b/>
                <w:bCs/>
                <w:color w:val="000000"/>
                <w:sz w:val="13"/>
                <w:szCs w:val="13"/>
              </w:rPr>
            </w:pPr>
          </w:p>
        </w:tc>
        <w:tc>
          <w:tcPr>
            <w:tcW w:w="2837" w:type="dxa"/>
            <w:gridSpan w:val="2"/>
            <w:tcBorders>
              <w:top w:val="single" w:sz="4" w:space="0" w:color="auto"/>
              <w:left w:val="single" w:sz="4" w:space="0" w:color="auto"/>
              <w:bottom w:val="single" w:sz="4" w:space="0" w:color="auto"/>
              <w:right w:val="nil"/>
            </w:tcBorders>
            <w:shd w:val="clear" w:color="000000" w:fill="D9D9D9"/>
            <w:noWrap/>
            <w:vAlign w:val="bottom"/>
            <w:hideMark/>
          </w:tcPr>
          <w:p w14:paraId="1E37F457" w14:textId="77777777" w:rsidR="00CB4BEB" w:rsidRPr="004C7398" w:rsidRDefault="00CB4BEB" w:rsidP="003C0924">
            <w:pPr>
              <w:rPr>
                <w:rFonts w:ascii="Trebuchet MS" w:hAnsi="Trebuchet MS"/>
                <w:b/>
                <w:bCs/>
                <w:color w:val="000000"/>
                <w:sz w:val="13"/>
                <w:szCs w:val="13"/>
              </w:rPr>
            </w:pPr>
            <w:r w:rsidRPr="00DB6189">
              <w:rPr>
                <w:rFonts w:ascii="Trebuchet MS" w:hAnsi="Trebuchet MS"/>
                <w:b/>
                <w:bCs/>
                <w:color w:val="000000"/>
                <w:sz w:val="16"/>
                <w:szCs w:val="13"/>
              </w:rPr>
              <w:t>5.6 Forsyning</w:t>
            </w:r>
          </w:p>
        </w:tc>
        <w:tc>
          <w:tcPr>
            <w:tcW w:w="875" w:type="dxa"/>
            <w:tcBorders>
              <w:top w:val="nil"/>
              <w:left w:val="nil"/>
              <w:bottom w:val="single" w:sz="4" w:space="0" w:color="auto"/>
              <w:right w:val="nil"/>
            </w:tcBorders>
            <w:shd w:val="clear" w:color="000000" w:fill="D9D9D9"/>
            <w:noWrap/>
            <w:vAlign w:val="bottom"/>
            <w:hideMark/>
          </w:tcPr>
          <w:p w14:paraId="63A56400"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 </w:t>
            </w:r>
          </w:p>
        </w:tc>
        <w:tc>
          <w:tcPr>
            <w:tcW w:w="1533" w:type="dxa"/>
            <w:gridSpan w:val="3"/>
            <w:tcBorders>
              <w:top w:val="nil"/>
              <w:left w:val="nil"/>
              <w:bottom w:val="single" w:sz="4" w:space="0" w:color="auto"/>
              <w:right w:val="single" w:sz="4" w:space="0" w:color="auto"/>
            </w:tcBorders>
            <w:shd w:val="clear" w:color="000000" w:fill="D9D9D9"/>
            <w:noWrap/>
            <w:vAlign w:val="bottom"/>
            <w:hideMark/>
          </w:tcPr>
          <w:p w14:paraId="5AFA4F41"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forsyning</w:t>
            </w:r>
          </w:p>
        </w:tc>
        <w:tc>
          <w:tcPr>
            <w:tcW w:w="160" w:type="dxa"/>
            <w:tcBorders>
              <w:top w:val="nil"/>
              <w:left w:val="nil"/>
              <w:bottom w:val="nil"/>
              <w:right w:val="nil"/>
            </w:tcBorders>
            <w:shd w:val="clear" w:color="auto" w:fill="auto"/>
            <w:noWrap/>
            <w:vAlign w:val="bottom"/>
            <w:hideMark/>
          </w:tcPr>
          <w:p w14:paraId="4FBF6919"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tcPr>
          <w:p w14:paraId="7D2FC0EA" w14:textId="77777777" w:rsidR="00CB4BEB" w:rsidRPr="004C7398" w:rsidRDefault="00CB4BEB" w:rsidP="003C0924">
            <w:pPr>
              <w:jc w:val="center"/>
              <w:rPr>
                <w:rFonts w:ascii="Trebuchet MS" w:hAnsi="Trebuchet MS"/>
                <w:color w:val="000000"/>
                <w:sz w:val="13"/>
                <w:szCs w:val="13"/>
              </w:rPr>
            </w:pPr>
            <w:r w:rsidRPr="00DB6189">
              <w:rPr>
                <w:rFonts w:ascii="Trebuchet MS" w:hAnsi="Trebuchet MS"/>
                <w:i/>
                <w:color w:val="A6A6A6"/>
                <w:sz w:val="13"/>
                <w:szCs w:val="13"/>
              </w:rPr>
              <w:t>5903</w:t>
            </w:r>
          </w:p>
        </w:tc>
        <w:tc>
          <w:tcPr>
            <w:tcW w:w="2396" w:type="dxa"/>
            <w:tcBorders>
              <w:top w:val="nil"/>
              <w:left w:val="nil"/>
              <w:bottom w:val="single" w:sz="4" w:space="0" w:color="auto"/>
              <w:right w:val="single" w:sz="4" w:space="0" w:color="auto"/>
            </w:tcBorders>
            <w:shd w:val="clear" w:color="auto" w:fill="auto"/>
            <w:noWrap/>
            <w:vAlign w:val="bottom"/>
          </w:tcPr>
          <w:p w14:paraId="2C08D33C" w14:textId="77777777" w:rsidR="00CB4BEB" w:rsidRPr="004C7398" w:rsidRDefault="00CB4BEB" w:rsidP="003C0924">
            <w:pPr>
              <w:rPr>
                <w:rFonts w:ascii="Trebuchet MS" w:hAnsi="Trebuchet MS"/>
                <w:color w:val="000000"/>
                <w:sz w:val="13"/>
                <w:szCs w:val="13"/>
              </w:rPr>
            </w:pPr>
            <w:r w:rsidRPr="00DB6189">
              <w:rPr>
                <w:rFonts w:ascii="Trebuchet MS" w:hAnsi="Trebuchet MS"/>
                <w:i/>
                <w:color w:val="A6A6A6"/>
                <w:sz w:val="13"/>
                <w:szCs w:val="13"/>
              </w:rPr>
              <w:t xml:space="preserve">Jordprøve </w:t>
            </w:r>
            <w:r w:rsidRPr="0081400D">
              <w:rPr>
                <w:rFonts w:ascii="Trebuchet MS" w:hAnsi="Trebuchet MS"/>
                <w:i/>
                <w:color w:val="A6A6A6"/>
                <w:sz w:val="13"/>
                <w:szCs w:val="13"/>
              </w:rPr>
              <w:t>- udgået (2.3)</w:t>
            </w:r>
          </w:p>
        </w:tc>
        <w:tc>
          <w:tcPr>
            <w:tcW w:w="1330" w:type="dxa"/>
            <w:tcBorders>
              <w:top w:val="nil"/>
              <w:left w:val="nil"/>
              <w:bottom w:val="single" w:sz="4" w:space="0" w:color="auto"/>
              <w:right w:val="single" w:sz="4" w:space="0" w:color="auto"/>
            </w:tcBorders>
            <w:shd w:val="clear" w:color="auto" w:fill="auto"/>
            <w:noWrap/>
            <w:vAlign w:val="bottom"/>
          </w:tcPr>
          <w:p w14:paraId="699C72F2" w14:textId="77777777" w:rsidR="00CB4BEB" w:rsidRPr="004C7398" w:rsidRDefault="00CB4BEB" w:rsidP="003C0924">
            <w:pPr>
              <w:jc w:val="center"/>
              <w:rPr>
                <w:rFonts w:ascii="Trebuchet MS" w:hAnsi="Trebuchet MS"/>
                <w:color w:val="000000"/>
                <w:sz w:val="13"/>
                <w:szCs w:val="13"/>
              </w:rPr>
            </w:pPr>
            <w:r w:rsidRPr="00DB6189">
              <w:rPr>
                <w:rFonts w:ascii="Trebuchet MS" w:hAnsi="Trebuchet MS"/>
                <w:i/>
                <w:color w:val="A6A6A6"/>
                <w:sz w:val="13"/>
                <w:szCs w:val="13"/>
              </w:rPr>
              <w:t>P</w:t>
            </w:r>
          </w:p>
        </w:tc>
        <w:tc>
          <w:tcPr>
            <w:tcW w:w="1610" w:type="dxa"/>
            <w:gridSpan w:val="2"/>
            <w:tcBorders>
              <w:top w:val="nil"/>
              <w:left w:val="nil"/>
              <w:bottom w:val="single" w:sz="4" w:space="0" w:color="auto"/>
              <w:right w:val="single" w:sz="4" w:space="0" w:color="auto"/>
            </w:tcBorders>
            <w:shd w:val="clear" w:color="auto" w:fill="auto"/>
            <w:noWrap/>
            <w:vAlign w:val="bottom"/>
          </w:tcPr>
          <w:p w14:paraId="31F29910" w14:textId="77777777" w:rsidR="00CB4BEB" w:rsidRPr="004C7398" w:rsidRDefault="00CB4BEB" w:rsidP="003C0924">
            <w:pPr>
              <w:rPr>
                <w:rFonts w:ascii="Trebuchet MS" w:hAnsi="Trebuchet MS"/>
                <w:color w:val="000000"/>
                <w:sz w:val="13"/>
                <w:szCs w:val="13"/>
              </w:rPr>
            </w:pPr>
            <w:r w:rsidRPr="00DB6189">
              <w:rPr>
                <w:rFonts w:ascii="Trebuchet MS" w:hAnsi="Trebuchet MS"/>
                <w:i/>
                <w:color w:val="A6A6A6"/>
                <w:sz w:val="13"/>
                <w:szCs w:val="13"/>
              </w:rPr>
              <w:t>t_5903_jordpr</w:t>
            </w:r>
          </w:p>
        </w:tc>
        <w:tc>
          <w:tcPr>
            <w:tcW w:w="233" w:type="dxa"/>
            <w:tcBorders>
              <w:top w:val="nil"/>
              <w:left w:val="nil"/>
              <w:bottom w:val="nil"/>
              <w:right w:val="nil"/>
            </w:tcBorders>
            <w:shd w:val="clear" w:color="auto" w:fill="auto"/>
            <w:noWrap/>
            <w:vAlign w:val="bottom"/>
            <w:hideMark/>
          </w:tcPr>
          <w:p w14:paraId="42E6CAE9"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2B032D27"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6200</w:t>
            </w:r>
          </w:p>
        </w:tc>
        <w:tc>
          <w:tcPr>
            <w:tcW w:w="2130" w:type="dxa"/>
            <w:tcBorders>
              <w:top w:val="nil"/>
              <w:left w:val="nil"/>
              <w:bottom w:val="single" w:sz="4" w:space="0" w:color="auto"/>
              <w:right w:val="single" w:sz="4" w:space="0" w:color="auto"/>
            </w:tcBorders>
            <w:shd w:val="clear" w:color="auto" w:fill="auto"/>
            <w:noWrap/>
            <w:vAlign w:val="bottom"/>
            <w:hideMark/>
          </w:tcPr>
          <w:p w14:paraId="33E80936"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Naturgeografi</w:t>
            </w:r>
          </w:p>
        </w:tc>
        <w:tc>
          <w:tcPr>
            <w:tcW w:w="482" w:type="dxa"/>
            <w:tcBorders>
              <w:top w:val="nil"/>
              <w:left w:val="nil"/>
              <w:bottom w:val="single" w:sz="4" w:space="0" w:color="auto"/>
              <w:right w:val="single" w:sz="4" w:space="0" w:color="auto"/>
            </w:tcBorders>
            <w:shd w:val="clear" w:color="auto" w:fill="auto"/>
            <w:noWrap/>
            <w:vAlign w:val="bottom"/>
            <w:hideMark/>
          </w:tcPr>
          <w:p w14:paraId="67B62080"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5109BE11"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t_6200_nat_geo</w:t>
            </w:r>
          </w:p>
        </w:tc>
      </w:tr>
      <w:tr w:rsidR="00CB4BEB" w:rsidRPr="004C7398" w14:paraId="2C19045D" w14:textId="77777777" w:rsidTr="003C0924">
        <w:tc>
          <w:tcPr>
            <w:tcW w:w="147" w:type="dxa"/>
            <w:tcBorders>
              <w:top w:val="nil"/>
              <w:right w:val="single" w:sz="4" w:space="0" w:color="auto"/>
            </w:tcBorders>
            <w:shd w:val="clear" w:color="auto" w:fill="auto"/>
          </w:tcPr>
          <w:p w14:paraId="4F5EE879" w14:textId="77777777" w:rsidR="00CB4BEB" w:rsidRPr="004C7398" w:rsidRDefault="00CB4BEB" w:rsidP="003C0924">
            <w:pPr>
              <w:rPr>
                <w:rFonts w:ascii="Trebuchet MS" w:hAnsi="Trebuchet MS"/>
                <w:b/>
                <w:bCs/>
                <w:color w:val="000000"/>
                <w:sz w:val="13"/>
                <w:szCs w:val="13"/>
              </w:rPr>
            </w:pPr>
          </w:p>
        </w:tc>
        <w:tc>
          <w:tcPr>
            <w:tcW w:w="847" w:type="dxa"/>
            <w:tcBorders>
              <w:top w:val="nil"/>
              <w:left w:val="single" w:sz="4" w:space="0" w:color="auto"/>
              <w:bottom w:val="single" w:sz="4" w:space="0" w:color="auto"/>
              <w:right w:val="single" w:sz="4" w:space="0" w:color="auto"/>
            </w:tcBorders>
            <w:shd w:val="clear" w:color="000000" w:fill="D9D9D9"/>
            <w:noWrap/>
            <w:vAlign w:val="bottom"/>
            <w:hideMark/>
          </w:tcPr>
          <w:p w14:paraId="0709582E" w14:textId="77777777" w:rsidR="00CB4BEB" w:rsidRPr="004C7398" w:rsidRDefault="00CB4BEB" w:rsidP="003C0924">
            <w:pPr>
              <w:rPr>
                <w:rFonts w:ascii="Trebuchet MS" w:hAnsi="Trebuchet MS"/>
                <w:b/>
                <w:bCs/>
                <w:color w:val="000000"/>
                <w:sz w:val="13"/>
                <w:szCs w:val="13"/>
              </w:rPr>
            </w:pPr>
            <w:proofErr w:type="spellStart"/>
            <w:r w:rsidRPr="004C7398">
              <w:rPr>
                <w:rFonts w:ascii="Trebuchet MS" w:hAnsi="Trebuchet MS"/>
                <w:b/>
                <w:bCs/>
                <w:color w:val="000000"/>
                <w:sz w:val="13"/>
                <w:szCs w:val="13"/>
              </w:rPr>
              <w:t>Tema_kode</w:t>
            </w:r>
            <w:proofErr w:type="spellEnd"/>
          </w:p>
        </w:tc>
        <w:tc>
          <w:tcPr>
            <w:tcW w:w="1990" w:type="dxa"/>
            <w:tcBorders>
              <w:top w:val="nil"/>
              <w:left w:val="nil"/>
              <w:bottom w:val="single" w:sz="4" w:space="0" w:color="auto"/>
              <w:right w:val="single" w:sz="4" w:space="0" w:color="auto"/>
            </w:tcBorders>
            <w:shd w:val="clear" w:color="000000" w:fill="D9D9D9"/>
            <w:noWrap/>
            <w:vAlign w:val="bottom"/>
            <w:hideMark/>
          </w:tcPr>
          <w:p w14:paraId="0C88979C" w14:textId="77777777" w:rsidR="00CB4BEB" w:rsidRPr="004C7398" w:rsidRDefault="00CB4BEB" w:rsidP="003C0924">
            <w:pPr>
              <w:rPr>
                <w:rFonts w:ascii="Trebuchet MS" w:hAnsi="Trebuchet MS"/>
                <w:b/>
                <w:bCs/>
                <w:color w:val="000000"/>
                <w:sz w:val="13"/>
                <w:szCs w:val="13"/>
              </w:rPr>
            </w:pPr>
            <w:proofErr w:type="spellStart"/>
            <w:r w:rsidRPr="004C7398">
              <w:rPr>
                <w:rFonts w:ascii="Trebuchet MS" w:hAnsi="Trebuchet MS"/>
                <w:b/>
                <w:bCs/>
                <w:color w:val="000000"/>
                <w:sz w:val="13"/>
                <w:szCs w:val="13"/>
              </w:rPr>
              <w:t>Tema_navn</w:t>
            </w:r>
            <w:proofErr w:type="spellEnd"/>
          </w:p>
        </w:tc>
        <w:tc>
          <w:tcPr>
            <w:tcW w:w="875" w:type="dxa"/>
            <w:tcBorders>
              <w:top w:val="nil"/>
              <w:left w:val="nil"/>
              <w:bottom w:val="single" w:sz="4" w:space="0" w:color="auto"/>
              <w:right w:val="single" w:sz="4" w:space="0" w:color="auto"/>
            </w:tcBorders>
            <w:shd w:val="clear" w:color="000000" w:fill="D9D9D9"/>
            <w:noWrap/>
            <w:vAlign w:val="bottom"/>
            <w:hideMark/>
          </w:tcPr>
          <w:p w14:paraId="6F2CE64E" w14:textId="77777777" w:rsidR="00CB4BEB" w:rsidRPr="004C7398" w:rsidRDefault="00CB4BEB" w:rsidP="003C0924">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533" w:type="dxa"/>
            <w:gridSpan w:val="3"/>
            <w:tcBorders>
              <w:top w:val="nil"/>
              <w:left w:val="nil"/>
              <w:bottom w:val="single" w:sz="4" w:space="0" w:color="auto"/>
              <w:right w:val="single" w:sz="4" w:space="0" w:color="auto"/>
            </w:tcBorders>
            <w:shd w:val="clear" w:color="000000" w:fill="D9D9D9"/>
            <w:noWrap/>
            <w:vAlign w:val="bottom"/>
            <w:hideMark/>
          </w:tcPr>
          <w:p w14:paraId="288C25BD"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Udvekslingsnavn</w:t>
            </w:r>
          </w:p>
        </w:tc>
        <w:tc>
          <w:tcPr>
            <w:tcW w:w="160" w:type="dxa"/>
            <w:tcBorders>
              <w:top w:val="nil"/>
              <w:left w:val="nil"/>
              <w:bottom w:val="nil"/>
              <w:right w:val="nil"/>
            </w:tcBorders>
            <w:shd w:val="clear" w:color="auto" w:fill="auto"/>
            <w:noWrap/>
            <w:vAlign w:val="bottom"/>
            <w:hideMark/>
          </w:tcPr>
          <w:p w14:paraId="2390909D"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tcPr>
          <w:p w14:paraId="7C089F6A" w14:textId="77777777" w:rsidR="00CB4BEB" w:rsidRPr="00C27B2D" w:rsidRDefault="00CB4BEB" w:rsidP="003C0924">
            <w:pPr>
              <w:jc w:val="center"/>
              <w:rPr>
                <w:rFonts w:ascii="Trebuchet MS" w:hAnsi="Trebuchet MS"/>
                <w:i/>
                <w:color w:val="A6A6A6"/>
                <w:sz w:val="13"/>
                <w:szCs w:val="13"/>
              </w:rPr>
            </w:pPr>
            <w:r w:rsidRPr="00C27B2D">
              <w:rPr>
                <w:rFonts w:ascii="Trebuchet MS" w:hAnsi="Trebuchet MS"/>
                <w:i/>
                <w:color w:val="A6A6A6"/>
                <w:sz w:val="13"/>
                <w:szCs w:val="13"/>
              </w:rPr>
              <w:t>5904</w:t>
            </w:r>
          </w:p>
        </w:tc>
        <w:tc>
          <w:tcPr>
            <w:tcW w:w="2396" w:type="dxa"/>
            <w:tcBorders>
              <w:top w:val="nil"/>
              <w:left w:val="nil"/>
              <w:bottom w:val="single" w:sz="4" w:space="0" w:color="auto"/>
              <w:right w:val="single" w:sz="4" w:space="0" w:color="auto"/>
            </w:tcBorders>
            <w:shd w:val="clear" w:color="auto" w:fill="auto"/>
            <w:noWrap/>
            <w:vAlign w:val="bottom"/>
          </w:tcPr>
          <w:p w14:paraId="71D8912D" w14:textId="77777777" w:rsidR="00CB4BEB" w:rsidRPr="00C27B2D" w:rsidRDefault="00CB4BEB" w:rsidP="003C0924">
            <w:pPr>
              <w:rPr>
                <w:rFonts w:ascii="Trebuchet MS" w:hAnsi="Trebuchet MS"/>
                <w:i/>
                <w:color w:val="A6A6A6"/>
                <w:sz w:val="13"/>
                <w:szCs w:val="13"/>
              </w:rPr>
            </w:pPr>
            <w:r w:rsidRPr="00C27B2D">
              <w:rPr>
                <w:rFonts w:ascii="Trebuchet MS" w:hAnsi="Trebuchet MS"/>
                <w:i/>
                <w:color w:val="A6A6A6"/>
                <w:sz w:val="13"/>
                <w:szCs w:val="13"/>
              </w:rPr>
              <w:t>Nyttiggørelse af jord – udg</w:t>
            </w:r>
            <w:r>
              <w:rPr>
                <w:rFonts w:ascii="Trebuchet MS" w:hAnsi="Trebuchet MS"/>
                <w:i/>
                <w:color w:val="A6A6A6"/>
                <w:sz w:val="13"/>
                <w:szCs w:val="13"/>
              </w:rPr>
              <w:t>ået</w:t>
            </w:r>
            <w:r w:rsidRPr="00C27B2D">
              <w:rPr>
                <w:rFonts w:ascii="Trebuchet MS" w:hAnsi="Trebuchet MS"/>
                <w:i/>
                <w:color w:val="A6A6A6"/>
                <w:sz w:val="13"/>
                <w:szCs w:val="13"/>
              </w:rPr>
              <w:t xml:space="preserve"> (2.</w:t>
            </w:r>
            <w:r>
              <w:rPr>
                <w:rFonts w:ascii="Trebuchet MS" w:hAnsi="Trebuchet MS"/>
                <w:i/>
                <w:color w:val="A6A6A6"/>
                <w:sz w:val="13"/>
                <w:szCs w:val="13"/>
              </w:rPr>
              <w:t>6</w:t>
            </w:r>
            <w:r w:rsidRPr="00C27B2D">
              <w:rPr>
                <w:rFonts w:ascii="Trebuchet MS" w:hAnsi="Trebuchet MS"/>
                <w:i/>
                <w:color w:val="A6A6A6"/>
                <w:sz w:val="13"/>
                <w:szCs w:val="13"/>
              </w:rPr>
              <w:t>)</w:t>
            </w:r>
          </w:p>
        </w:tc>
        <w:tc>
          <w:tcPr>
            <w:tcW w:w="1330" w:type="dxa"/>
            <w:tcBorders>
              <w:top w:val="nil"/>
              <w:left w:val="nil"/>
              <w:bottom w:val="single" w:sz="4" w:space="0" w:color="auto"/>
              <w:right w:val="single" w:sz="4" w:space="0" w:color="auto"/>
            </w:tcBorders>
            <w:shd w:val="clear" w:color="auto" w:fill="auto"/>
            <w:noWrap/>
            <w:vAlign w:val="bottom"/>
          </w:tcPr>
          <w:p w14:paraId="1C466C4D" w14:textId="77777777" w:rsidR="00CB4BEB" w:rsidRPr="00C27B2D" w:rsidRDefault="00CB4BEB" w:rsidP="003C0924">
            <w:pPr>
              <w:jc w:val="center"/>
              <w:rPr>
                <w:rFonts w:ascii="Trebuchet MS" w:hAnsi="Trebuchet MS"/>
                <w:i/>
                <w:color w:val="A6A6A6"/>
                <w:sz w:val="13"/>
                <w:szCs w:val="13"/>
              </w:rPr>
            </w:pPr>
          </w:p>
        </w:tc>
        <w:tc>
          <w:tcPr>
            <w:tcW w:w="1610" w:type="dxa"/>
            <w:gridSpan w:val="2"/>
            <w:tcBorders>
              <w:top w:val="nil"/>
              <w:left w:val="nil"/>
              <w:bottom w:val="single" w:sz="4" w:space="0" w:color="auto"/>
              <w:right w:val="single" w:sz="4" w:space="0" w:color="auto"/>
            </w:tcBorders>
            <w:shd w:val="clear" w:color="auto" w:fill="auto"/>
            <w:noWrap/>
            <w:vAlign w:val="bottom"/>
          </w:tcPr>
          <w:p w14:paraId="54B590AD" w14:textId="77777777" w:rsidR="00CB4BEB" w:rsidRPr="00C27B2D" w:rsidRDefault="00CB4BEB" w:rsidP="003C0924">
            <w:pPr>
              <w:rPr>
                <w:rFonts w:ascii="Trebuchet MS" w:hAnsi="Trebuchet MS"/>
                <w:i/>
                <w:color w:val="A6A6A6"/>
                <w:sz w:val="13"/>
                <w:szCs w:val="13"/>
              </w:rPr>
            </w:pPr>
            <w:r w:rsidRPr="00C27B2D">
              <w:rPr>
                <w:rFonts w:ascii="Trebuchet MS" w:hAnsi="Trebuchet MS"/>
                <w:i/>
                <w:color w:val="A6A6A6"/>
                <w:sz w:val="13"/>
                <w:szCs w:val="13"/>
              </w:rPr>
              <w:t>t_5904_nyttig_jord</w:t>
            </w:r>
          </w:p>
        </w:tc>
        <w:tc>
          <w:tcPr>
            <w:tcW w:w="233" w:type="dxa"/>
            <w:tcBorders>
              <w:top w:val="nil"/>
              <w:left w:val="nil"/>
              <w:bottom w:val="nil"/>
              <w:right w:val="nil"/>
            </w:tcBorders>
            <w:shd w:val="clear" w:color="auto" w:fill="auto"/>
            <w:noWrap/>
            <w:vAlign w:val="bottom"/>
            <w:hideMark/>
          </w:tcPr>
          <w:p w14:paraId="547C1A5B"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380C0946"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6201</w:t>
            </w:r>
          </w:p>
        </w:tc>
        <w:tc>
          <w:tcPr>
            <w:tcW w:w="2130" w:type="dxa"/>
            <w:tcBorders>
              <w:top w:val="nil"/>
              <w:left w:val="nil"/>
              <w:bottom w:val="single" w:sz="4" w:space="0" w:color="auto"/>
              <w:right w:val="single" w:sz="4" w:space="0" w:color="auto"/>
            </w:tcBorders>
            <w:shd w:val="clear" w:color="auto" w:fill="auto"/>
            <w:noWrap/>
            <w:vAlign w:val="bottom"/>
            <w:hideMark/>
          </w:tcPr>
          <w:p w14:paraId="40CC91B4"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Kulturgeografi</w:t>
            </w:r>
          </w:p>
        </w:tc>
        <w:tc>
          <w:tcPr>
            <w:tcW w:w="482" w:type="dxa"/>
            <w:tcBorders>
              <w:top w:val="nil"/>
              <w:left w:val="nil"/>
              <w:bottom w:val="single" w:sz="4" w:space="0" w:color="auto"/>
              <w:right w:val="single" w:sz="4" w:space="0" w:color="auto"/>
            </w:tcBorders>
            <w:shd w:val="clear" w:color="auto" w:fill="auto"/>
            <w:noWrap/>
            <w:vAlign w:val="bottom"/>
            <w:hideMark/>
          </w:tcPr>
          <w:p w14:paraId="02FE86FA"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798CDD7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t_6201_kult_geo</w:t>
            </w:r>
          </w:p>
        </w:tc>
      </w:tr>
      <w:tr w:rsidR="00CB4BEB" w:rsidRPr="004C7398" w14:paraId="0EA0FB8E" w14:textId="77777777" w:rsidTr="003C0924">
        <w:tc>
          <w:tcPr>
            <w:tcW w:w="147" w:type="dxa"/>
            <w:tcBorders>
              <w:top w:val="nil"/>
              <w:right w:val="single" w:sz="4" w:space="0" w:color="auto"/>
            </w:tcBorders>
            <w:shd w:val="clear" w:color="auto" w:fill="auto"/>
          </w:tcPr>
          <w:p w14:paraId="56C91E01"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C90EB5E"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5500</w:t>
            </w:r>
          </w:p>
        </w:tc>
        <w:tc>
          <w:tcPr>
            <w:tcW w:w="1990" w:type="dxa"/>
            <w:tcBorders>
              <w:top w:val="nil"/>
              <w:left w:val="nil"/>
              <w:bottom w:val="nil"/>
              <w:right w:val="single" w:sz="4" w:space="0" w:color="auto"/>
            </w:tcBorders>
            <w:shd w:val="clear" w:color="auto" w:fill="auto"/>
            <w:noWrap/>
            <w:vAlign w:val="bottom"/>
            <w:hideMark/>
          </w:tcPr>
          <w:p w14:paraId="5EA281A3"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Elforsyningsområde</w:t>
            </w:r>
          </w:p>
        </w:tc>
        <w:tc>
          <w:tcPr>
            <w:tcW w:w="875" w:type="dxa"/>
            <w:tcBorders>
              <w:top w:val="nil"/>
              <w:left w:val="nil"/>
              <w:bottom w:val="nil"/>
              <w:right w:val="single" w:sz="4" w:space="0" w:color="auto"/>
            </w:tcBorders>
            <w:shd w:val="clear" w:color="auto" w:fill="auto"/>
            <w:noWrap/>
            <w:vAlign w:val="bottom"/>
            <w:hideMark/>
          </w:tcPr>
          <w:p w14:paraId="1B543A3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094AD87B"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t_5500_elfors_omr</w:t>
            </w:r>
          </w:p>
        </w:tc>
        <w:tc>
          <w:tcPr>
            <w:tcW w:w="160" w:type="dxa"/>
            <w:tcBorders>
              <w:top w:val="nil"/>
              <w:left w:val="nil"/>
              <w:bottom w:val="nil"/>
              <w:right w:val="nil"/>
            </w:tcBorders>
            <w:shd w:val="clear" w:color="auto" w:fill="auto"/>
            <w:noWrap/>
            <w:vAlign w:val="bottom"/>
            <w:hideMark/>
          </w:tcPr>
          <w:p w14:paraId="175FA181"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tcPr>
          <w:p w14:paraId="4AC39BE4" w14:textId="77777777" w:rsidR="00CB4BEB" w:rsidRPr="004C7398" w:rsidRDefault="00CB4BEB" w:rsidP="003C0924">
            <w:pPr>
              <w:jc w:val="center"/>
              <w:rPr>
                <w:rFonts w:ascii="Trebuchet MS" w:hAnsi="Trebuchet MS"/>
                <w:color w:val="000000"/>
                <w:sz w:val="13"/>
                <w:szCs w:val="13"/>
              </w:rPr>
            </w:pPr>
          </w:p>
        </w:tc>
        <w:tc>
          <w:tcPr>
            <w:tcW w:w="2396" w:type="dxa"/>
            <w:tcBorders>
              <w:top w:val="nil"/>
              <w:left w:val="nil"/>
              <w:bottom w:val="single" w:sz="4" w:space="0" w:color="auto"/>
              <w:right w:val="single" w:sz="4" w:space="0" w:color="auto"/>
            </w:tcBorders>
            <w:shd w:val="clear" w:color="auto" w:fill="auto"/>
            <w:noWrap/>
            <w:vAlign w:val="bottom"/>
          </w:tcPr>
          <w:p w14:paraId="4D40655A" w14:textId="77777777" w:rsidR="00CB4BEB" w:rsidRPr="004C7398" w:rsidRDefault="00CB4BEB" w:rsidP="003C0924">
            <w:pPr>
              <w:rPr>
                <w:rFonts w:ascii="Trebuchet MS" w:hAnsi="Trebuchet MS"/>
                <w:color w:val="000000"/>
                <w:sz w:val="13"/>
                <w:szCs w:val="13"/>
              </w:rPr>
            </w:pPr>
          </w:p>
        </w:tc>
        <w:tc>
          <w:tcPr>
            <w:tcW w:w="1330" w:type="dxa"/>
            <w:tcBorders>
              <w:top w:val="nil"/>
              <w:left w:val="nil"/>
              <w:bottom w:val="single" w:sz="4" w:space="0" w:color="auto"/>
              <w:right w:val="single" w:sz="4" w:space="0" w:color="auto"/>
            </w:tcBorders>
            <w:shd w:val="clear" w:color="auto" w:fill="auto"/>
            <w:noWrap/>
            <w:vAlign w:val="bottom"/>
          </w:tcPr>
          <w:p w14:paraId="3A7CFA46" w14:textId="77777777" w:rsidR="00CB4BEB" w:rsidRPr="004C7398" w:rsidRDefault="00CB4BEB" w:rsidP="003C0924">
            <w:pPr>
              <w:jc w:val="center"/>
              <w:rPr>
                <w:rFonts w:ascii="Trebuchet MS" w:hAnsi="Trebuchet MS"/>
                <w:color w:val="000000"/>
                <w:sz w:val="13"/>
                <w:szCs w:val="13"/>
              </w:rPr>
            </w:pPr>
          </w:p>
        </w:tc>
        <w:tc>
          <w:tcPr>
            <w:tcW w:w="1610" w:type="dxa"/>
            <w:gridSpan w:val="2"/>
            <w:tcBorders>
              <w:top w:val="nil"/>
              <w:left w:val="nil"/>
              <w:bottom w:val="single" w:sz="4" w:space="0" w:color="auto"/>
              <w:right w:val="single" w:sz="4" w:space="0" w:color="auto"/>
            </w:tcBorders>
            <w:shd w:val="clear" w:color="auto" w:fill="auto"/>
            <w:noWrap/>
            <w:vAlign w:val="bottom"/>
          </w:tcPr>
          <w:p w14:paraId="679A1B54" w14:textId="77777777" w:rsidR="00CB4BEB" w:rsidRPr="004C7398" w:rsidRDefault="00CB4BEB" w:rsidP="003C0924">
            <w:pPr>
              <w:rPr>
                <w:rFonts w:ascii="Trebuchet MS" w:hAnsi="Trebuchet MS"/>
                <w:color w:val="000000"/>
                <w:sz w:val="13"/>
                <w:szCs w:val="13"/>
              </w:rPr>
            </w:pPr>
          </w:p>
        </w:tc>
        <w:tc>
          <w:tcPr>
            <w:tcW w:w="233" w:type="dxa"/>
            <w:tcBorders>
              <w:top w:val="nil"/>
              <w:left w:val="nil"/>
              <w:bottom w:val="nil"/>
              <w:right w:val="nil"/>
            </w:tcBorders>
            <w:shd w:val="clear" w:color="auto" w:fill="auto"/>
            <w:noWrap/>
            <w:vAlign w:val="bottom"/>
            <w:hideMark/>
          </w:tcPr>
          <w:p w14:paraId="1E1765CC"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02A8F564"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6202</w:t>
            </w:r>
          </w:p>
        </w:tc>
        <w:tc>
          <w:tcPr>
            <w:tcW w:w="2130" w:type="dxa"/>
            <w:tcBorders>
              <w:top w:val="nil"/>
              <w:left w:val="nil"/>
              <w:bottom w:val="single" w:sz="4" w:space="0" w:color="auto"/>
              <w:right w:val="single" w:sz="4" w:space="0" w:color="auto"/>
            </w:tcBorders>
            <w:shd w:val="clear" w:color="auto" w:fill="auto"/>
            <w:noWrap/>
            <w:vAlign w:val="bottom"/>
            <w:hideMark/>
          </w:tcPr>
          <w:p w14:paraId="26DAAC3C" w14:textId="77777777" w:rsidR="00CB4BEB" w:rsidRPr="004C7398" w:rsidRDefault="00CB4BEB" w:rsidP="003C0924">
            <w:pPr>
              <w:rPr>
                <w:rFonts w:ascii="Trebuchet MS" w:hAnsi="Trebuchet MS"/>
                <w:color w:val="000000"/>
                <w:sz w:val="13"/>
                <w:szCs w:val="13"/>
              </w:rPr>
            </w:pPr>
            <w:proofErr w:type="spellStart"/>
            <w:r w:rsidRPr="004C7398">
              <w:rPr>
                <w:rFonts w:ascii="Trebuchet MS" w:hAnsi="Trebuchet MS"/>
                <w:color w:val="000000"/>
                <w:sz w:val="13"/>
                <w:szCs w:val="13"/>
              </w:rPr>
              <w:t>Landskabkarakterområder</w:t>
            </w:r>
            <w:proofErr w:type="spellEnd"/>
          </w:p>
        </w:tc>
        <w:tc>
          <w:tcPr>
            <w:tcW w:w="482" w:type="dxa"/>
            <w:tcBorders>
              <w:top w:val="nil"/>
              <w:left w:val="nil"/>
              <w:bottom w:val="single" w:sz="4" w:space="0" w:color="auto"/>
              <w:right w:val="single" w:sz="4" w:space="0" w:color="auto"/>
            </w:tcBorders>
            <w:shd w:val="clear" w:color="auto" w:fill="auto"/>
            <w:noWrap/>
            <w:vAlign w:val="bottom"/>
            <w:hideMark/>
          </w:tcPr>
          <w:p w14:paraId="2E0E4867"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74FC5049"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t_6202_landk_omr</w:t>
            </w:r>
          </w:p>
        </w:tc>
      </w:tr>
      <w:tr w:rsidR="00CB4BEB" w:rsidRPr="004C7398" w14:paraId="248BDE8D" w14:textId="77777777" w:rsidTr="003C0924">
        <w:tc>
          <w:tcPr>
            <w:tcW w:w="147" w:type="dxa"/>
            <w:tcBorders>
              <w:top w:val="nil"/>
              <w:right w:val="single" w:sz="4" w:space="0" w:color="auto"/>
            </w:tcBorders>
            <w:shd w:val="clear" w:color="auto" w:fill="auto"/>
          </w:tcPr>
          <w:p w14:paraId="50DF33F4" w14:textId="77777777" w:rsidR="00CB4BEB" w:rsidRPr="004C7398" w:rsidRDefault="00CB4BEB" w:rsidP="003C0924">
            <w:pPr>
              <w:jc w:val="center"/>
              <w:rPr>
                <w:rFonts w:ascii="Trebuchet MS" w:hAnsi="Trebuchet MS"/>
                <w:color w:val="A6A6A6"/>
                <w:sz w:val="13"/>
                <w:szCs w:val="13"/>
              </w:rPr>
            </w:pPr>
          </w:p>
        </w:tc>
        <w:tc>
          <w:tcPr>
            <w:tcW w:w="847" w:type="dxa"/>
            <w:tcBorders>
              <w:top w:val="nil"/>
              <w:left w:val="single" w:sz="4" w:space="0" w:color="auto"/>
              <w:bottom w:val="single" w:sz="4" w:space="0" w:color="auto"/>
              <w:right w:val="nil"/>
            </w:tcBorders>
            <w:shd w:val="clear" w:color="auto" w:fill="auto"/>
            <w:noWrap/>
            <w:vAlign w:val="bottom"/>
            <w:hideMark/>
          </w:tcPr>
          <w:p w14:paraId="1DD8E86A" w14:textId="77777777" w:rsidR="00CB4BEB" w:rsidRPr="00DB6189" w:rsidRDefault="00CB4BEB" w:rsidP="003C0924">
            <w:pPr>
              <w:jc w:val="center"/>
              <w:rPr>
                <w:rFonts w:ascii="Trebuchet MS" w:hAnsi="Trebuchet MS"/>
                <w:i/>
                <w:color w:val="A6A6A6"/>
                <w:sz w:val="13"/>
                <w:szCs w:val="13"/>
              </w:rPr>
            </w:pPr>
            <w:r w:rsidRPr="00DB6189">
              <w:rPr>
                <w:rFonts w:ascii="Trebuchet MS" w:hAnsi="Trebuchet MS"/>
                <w:i/>
                <w:color w:val="A6A6A6"/>
                <w:sz w:val="13"/>
                <w:szCs w:val="13"/>
              </w:rPr>
              <w:t>5501</w:t>
            </w:r>
          </w:p>
        </w:tc>
        <w:tc>
          <w:tcPr>
            <w:tcW w:w="1990" w:type="dxa"/>
            <w:tcBorders>
              <w:top w:val="single" w:sz="4" w:space="0" w:color="auto"/>
              <w:left w:val="single" w:sz="4" w:space="0" w:color="auto"/>
              <w:bottom w:val="single" w:sz="4" w:space="0" w:color="auto"/>
              <w:right w:val="nil"/>
            </w:tcBorders>
            <w:shd w:val="clear" w:color="auto" w:fill="auto"/>
            <w:noWrap/>
            <w:vAlign w:val="bottom"/>
            <w:hideMark/>
          </w:tcPr>
          <w:p w14:paraId="2558FD01" w14:textId="250A86F5" w:rsidR="00CB4BEB" w:rsidRPr="0081400D" w:rsidRDefault="00CB4BEB" w:rsidP="003C0924">
            <w:pPr>
              <w:rPr>
                <w:rFonts w:ascii="Trebuchet MS" w:hAnsi="Trebuchet MS"/>
                <w:i/>
                <w:color w:val="A6A6A6"/>
                <w:sz w:val="13"/>
                <w:szCs w:val="13"/>
              </w:rPr>
            </w:pPr>
            <w:proofErr w:type="gramStart"/>
            <w:r w:rsidRPr="0081400D">
              <w:rPr>
                <w:rFonts w:ascii="Trebuchet MS" w:hAnsi="Trebuchet MS"/>
                <w:i/>
                <w:color w:val="A6A6A6"/>
                <w:sz w:val="13"/>
                <w:szCs w:val="13"/>
              </w:rPr>
              <w:t>Forsyningsområdeudgået(</w:t>
            </w:r>
            <w:proofErr w:type="gramEnd"/>
            <w:r w:rsidRPr="0081400D">
              <w:rPr>
                <w:rFonts w:ascii="Trebuchet MS" w:hAnsi="Trebuchet MS"/>
                <w:i/>
                <w:color w:val="A6A6A6"/>
                <w:sz w:val="13"/>
                <w:szCs w:val="13"/>
              </w:rPr>
              <w:t>2.1.2)</w:t>
            </w:r>
          </w:p>
        </w:tc>
        <w:tc>
          <w:tcPr>
            <w:tcW w:w="875" w:type="dxa"/>
            <w:tcBorders>
              <w:top w:val="single" w:sz="4" w:space="0" w:color="auto"/>
              <w:left w:val="nil"/>
              <w:bottom w:val="single" w:sz="4" w:space="0" w:color="auto"/>
              <w:right w:val="single" w:sz="4" w:space="0" w:color="auto"/>
            </w:tcBorders>
            <w:shd w:val="clear" w:color="auto" w:fill="auto"/>
            <w:noWrap/>
            <w:vAlign w:val="bottom"/>
            <w:hideMark/>
          </w:tcPr>
          <w:p w14:paraId="61EEE8AD" w14:textId="77777777" w:rsidR="00CB4BEB" w:rsidRPr="00DB6189" w:rsidRDefault="00CB4BEB" w:rsidP="003C0924">
            <w:pPr>
              <w:rPr>
                <w:rFonts w:ascii="Trebuchet MS" w:hAnsi="Trebuchet MS"/>
                <w:i/>
                <w:color w:val="A6A6A6"/>
                <w:sz w:val="13"/>
                <w:szCs w:val="13"/>
              </w:rPr>
            </w:pP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25612278" w14:textId="77777777" w:rsidR="00CB4BEB" w:rsidRPr="00DB6189" w:rsidRDefault="00CB4BEB" w:rsidP="003C0924">
            <w:pPr>
              <w:rPr>
                <w:rFonts w:ascii="Trebuchet MS" w:hAnsi="Trebuchet MS"/>
                <w:i/>
                <w:color w:val="A6A6A6"/>
                <w:sz w:val="13"/>
                <w:szCs w:val="13"/>
              </w:rPr>
            </w:pPr>
            <w:r w:rsidRPr="00DB6189">
              <w:rPr>
                <w:rFonts w:ascii="Trebuchet MS" w:hAnsi="Trebuchet MS"/>
                <w:i/>
                <w:color w:val="A6A6A6"/>
                <w:sz w:val="13"/>
                <w:szCs w:val="13"/>
              </w:rPr>
              <w:t>t_5501_fors_omr</w:t>
            </w:r>
          </w:p>
        </w:tc>
        <w:tc>
          <w:tcPr>
            <w:tcW w:w="160" w:type="dxa"/>
            <w:tcBorders>
              <w:top w:val="nil"/>
              <w:left w:val="nil"/>
              <w:bottom w:val="nil"/>
              <w:right w:val="nil"/>
            </w:tcBorders>
            <w:shd w:val="clear" w:color="auto" w:fill="auto"/>
            <w:noWrap/>
            <w:vAlign w:val="bottom"/>
            <w:hideMark/>
          </w:tcPr>
          <w:p w14:paraId="1A742578"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nil"/>
            </w:tcBorders>
            <w:shd w:val="clear" w:color="auto" w:fill="auto"/>
            <w:noWrap/>
            <w:vAlign w:val="bottom"/>
          </w:tcPr>
          <w:p w14:paraId="74CE3832" w14:textId="77777777" w:rsidR="00CB4BEB" w:rsidRPr="00DB6189" w:rsidRDefault="00CB4BEB" w:rsidP="003C0924">
            <w:pPr>
              <w:jc w:val="center"/>
              <w:rPr>
                <w:rFonts w:ascii="Trebuchet MS" w:hAnsi="Trebuchet MS"/>
                <w:i/>
                <w:color w:val="A6A6A6"/>
                <w:sz w:val="13"/>
                <w:szCs w:val="13"/>
              </w:rPr>
            </w:pPr>
          </w:p>
        </w:tc>
        <w:tc>
          <w:tcPr>
            <w:tcW w:w="2396" w:type="dxa"/>
            <w:tcBorders>
              <w:top w:val="nil"/>
              <w:left w:val="single" w:sz="4" w:space="0" w:color="auto"/>
              <w:bottom w:val="single" w:sz="4" w:space="0" w:color="auto"/>
              <w:right w:val="nil"/>
            </w:tcBorders>
            <w:shd w:val="clear" w:color="auto" w:fill="auto"/>
            <w:noWrap/>
            <w:vAlign w:val="bottom"/>
          </w:tcPr>
          <w:p w14:paraId="264EBA92" w14:textId="77777777" w:rsidR="00CB4BEB" w:rsidRPr="00DB6189" w:rsidRDefault="00CB4BEB" w:rsidP="003C0924">
            <w:pPr>
              <w:rPr>
                <w:rFonts w:ascii="Trebuchet MS" w:hAnsi="Trebuchet MS"/>
                <w:i/>
                <w:color w:val="A6A6A6"/>
                <w:sz w:val="13"/>
                <w:szCs w:val="13"/>
              </w:rPr>
            </w:pPr>
          </w:p>
        </w:tc>
        <w:tc>
          <w:tcPr>
            <w:tcW w:w="1330" w:type="dxa"/>
            <w:tcBorders>
              <w:top w:val="nil"/>
              <w:left w:val="nil"/>
              <w:bottom w:val="single" w:sz="4" w:space="0" w:color="auto"/>
              <w:right w:val="single" w:sz="4" w:space="0" w:color="auto"/>
            </w:tcBorders>
            <w:shd w:val="clear" w:color="auto" w:fill="auto"/>
            <w:noWrap/>
            <w:vAlign w:val="bottom"/>
          </w:tcPr>
          <w:p w14:paraId="355835CD" w14:textId="77777777" w:rsidR="00CB4BEB" w:rsidRPr="00DB6189" w:rsidRDefault="00CB4BEB" w:rsidP="003C0924">
            <w:pPr>
              <w:jc w:val="center"/>
              <w:rPr>
                <w:rFonts w:ascii="Trebuchet MS" w:hAnsi="Trebuchet MS"/>
                <w:i/>
                <w:color w:val="A6A6A6"/>
                <w:sz w:val="13"/>
                <w:szCs w:val="13"/>
              </w:rPr>
            </w:pPr>
          </w:p>
        </w:tc>
        <w:tc>
          <w:tcPr>
            <w:tcW w:w="1610" w:type="dxa"/>
            <w:gridSpan w:val="2"/>
            <w:tcBorders>
              <w:top w:val="nil"/>
              <w:left w:val="nil"/>
              <w:bottom w:val="single" w:sz="4" w:space="0" w:color="auto"/>
              <w:right w:val="single" w:sz="4" w:space="0" w:color="auto"/>
            </w:tcBorders>
            <w:shd w:val="clear" w:color="auto" w:fill="auto"/>
            <w:noWrap/>
            <w:vAlign w:val="bottom"/>
          </w:tcPr>
          <w:p w14:paraId="1414CD3F" w14:textId="77777777" w:rsidR="00CB4BEB" w:rsidRPr="00DB6189" w:rsidRDefault="00CB4BEB" w:rsidP="003C0924">
            <w:pPr>
              <w:rPr>
                <w:rFonts w:ascii="Trebuchet MS" w:hAnsi="Trebuchet MS"/>
                <w:i/>
                <w:color w:val="A6A6A6"/>
                <w:sz w:val="13"/>
                <w:szCs w:val="13"/>
              </w:rPr>
            </w:pPr>
          </w:p>
        </w:tc>
        <w:tc>
          <w:tcPr>
            <w:tcW w:w="233" w:type="dxa"/>
            <w:tcBorders>
              <w:top w:val="nil"/>
              <w:left w:val="nil"/>
              <w:bottom w:val="nil"/>
              <w:right w:val="nil"/>
            </w:tcBorders>
            <w:shd w:val="clear" w:color="auto" w:fill="auto"/>
            <w:noWrap/>
            <w:vAlign w:val="bottom"/>
            <w:hideMark/>
          </w:tcPr>
          <w:p w14:paraId="7D12A035"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4E99058B"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6203</w:t>
            </w:r>
          </w:p>
        </w:tc>
        <w:tc>
          <w:tcPr>
            <w:tcW w:w="2130" w:type="dxa"/>
            <w:tcBorders>
              <w:top w:val="nil"/>
              <w:left w:val="nil"/>
              <w:bottom w:val="single" w:sz="4" w:space="0" w:color="auto"/>
              <w:right w:val="single" w:sz="4" w:space="0" w:color="auto"/>
            </w:tcBorders>
            <w:shd w:val="clear" w:color="auto" w:fill="auto"/>
            <w:noWrap/>
            <w:vAlign w:val="bottom"/>
            <w:hideMark/>
          </w:tcPr>
          <w:p w14:paraId="5F767BBD"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Landskabskaraktervurdering</w:t>
            </w:r>
          </w:p>
        </w:tc>
        <w:tc>
          <w:tcPr>
            <w:tcW w:w="482" w:type="dxa"/>
            <w:tcBorders>
              <w:top w:val="nil"/>
              <w:left w:val="nil"/>
              <w:bottom w:val="single" w:sz="4" w:space="0" w:color="auto"/>
              <w:right w:val="single" w:sz="4" w:space="0" w:color="auto"/>
            </w:tcBorders>
            <w:shd w:val="clear" w:color="auto" w:fill="auto"/>
            <w:noWrap/>
            <w:vAlign w:val="bottom"/>
            <w:hideMark/>
          </w:tcPr>
          <w:p w14:paraId="5F75DE1F"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47D72AA5"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t_6203_landk_vur</w:t>
            </w:r>
          </w:p>
        </w:tc>
      </w:tr>
      <w:tr w:rsidR="00CB4BEB" w:rsidRPr="004C7398" w14:paraId="419D0AC2" w14:textId="77777777" w:rsidTr="003C0924">
        <w:tc>
          <w:tcPr>
            <w:tcW w:w="147" w:type="dxa"/>
            <w:tcBorders>
              <w:top w:val="nil"/>
              <w:right w:val="single" w:sz="4" w:space="0" w:color="auto"/>
            </w:tcBorders>
            <w:shd w:val="clear" w:color="auto" w:fill="auto"/>
          </w:tcPr>
          <w:p w14:paraId="24E57C33" w14:textId="77777777" w:rsidR="00CB4BEB" w:rsidRPr="004C7398" w:rsidRDefault="00CB4BEB" w:rsidP="003C0924">
            <w:pPr>
              <w:jc w:val="center"/>
              <w:rPr>
                <w:rFonts w:ascii="Trebuchet MS" w:hAnsi="Trebuchet MS"/>
                <w:color w:val="A6A6A6"/>
                <w:sz w:val="13"/>
                <w:szCs w:val="13"/>
              </w:rPr>
            </w:pPr>
          </w:p>
        </w:tc>
        <w:tc>
          <w:tcPr>
            <w:tcW w:w="847" w:type="dxa"/>
            <w:tcBorders>
              <w:top w:val="nil"/>
              <w:left w:val="single" w:sz="4" w:space="0" w:color="auto"/>
              <w:bottom w:val="single" w:sz="4" w:space="0" w:color="auto"/>
              <w:right w:val="nil"/>
            </w:tcBorders>
            <w:shd w:val="clear" w:color="auto" w:fill="auto"/>
            <w:noWrap/>
            <w:vAlign w:val="bottom"/>
            <w:hideMark/>
          </w:tcPr>
          <w:p w14:paraId="12DA741E" w14:textId="77777777" w:rsidR="00CB4BEB" w:rsidRPr="00DB6189" w:rsidRDefault="00CB4BEB" w:rsidP="003C0924">
            <w:pPr>
              <w:jc w:val="center"/>
              <w:rPr>
                <w:rFonts w:ascii="Trebuchet MS" w:hAnsi="Trebuchet MS"/>
                <w:i/>
                <w:color w:val="A6A6A6"/>
                <w:sz w:val="13"/>
                <w:szCs w:val="13"/>
              </w:rPr>
            </w:pPr>
            <w:r w:rsidRPr="00DB6189">
              <w:rPr>
                <w:rFonts w:ascii="Trebuchet MS" w:hAnsi="Trebuchet MS"/>
                <w:i/>
                <w:color w:val="A6A6A6"/>
                <w:sz w:val="13"/>
                <w:szCs w:val="13"/>
              </w:rPr>
              <w:t>5502</w:t>
            </w:r>
          </w:p>
        </w:tc>
        <w:tc>
          <w:tcPr>
            <w:tcW w:w="2865" w:type="dxa"/>
            <w:gridSpan w:val="2"/>
            <w:tcBorders>
              <w:top w:val="nil"/>
              <w:left w:val="single" w:sz="4" w:space="0" w:color="auto"/>
              <w:bottom w:val="single" w:sz="4" w:space="0" w:color="auto"/>
              <w:right w:val="single" w:sz="4" w:space="0" w:color="auto"/>
            </w:tcBorders>
            <w:shd w:val="clear" w:color="auto" w:fill="auto"/>
            <w:noWrap/>
            <w:vAlign w:val="bottom"/>
            <w:hideMark/>
          </w:tcPr>
          <w:p w14:paraId="61A5503A" w14:textId="39AC82A4" w:rsidR="00CB4BEB" w:rsidRPr="0081400D" w:rsidRDefault="00CB4BEB" w:rsidP="003C0924">
            <w:pPr>
              <w:rPr>
                <w:rFonts w:ascii="Trebuchet MS" w:hAnsi="Trebuchet MS"/>
                <w:i/>
                <w:color w:val="A6A6A6"/>
                <w:sz w:val="13"/>
                <w:szCs w:val="13"/>
              </w:rPr>
            </w:pPr>
            <w:proofErr w:type="spellStart"/>
            <w:r w:rsidRPr="0081400D">
              <w:rPr>
                <w:rFonts w:ascii="Trebuchet MS" w:hAnsi="Trebuchet MS"/>
                <w:i/>
                <w:color w:val="A6A6A6"/>
                <w:sz w:val="13"/>
                <w:szCs w:val="13"/>
              </w:rPr>
              <w:t>Tilslutningsforbudområde</w:t>
            </w:r>
            <w:proofErr w:type="spellEnd"/>
            <w:r w:rsidRPr="0081400D">
              <w:rPr>
                <w:rFonts w:ascii="Trebuchet MS" w:hAnsi="Trebuchet MS"/>
                <w:i/>
                <w:color w:val="A6A6A6"/>
                <w:sz w:val="13"/>
                <w:szCs w:val="13"/>
              </w:rPr>
              <w:t xml:space="preserve"> – udgået</w:t>
            </w:r>
            <w:r w:rsidR="00F04A1E">
              <w:rPr>
                <w:rFonts w:ascii="Trebuchet MS" w:hAnsi="Trebuchet MS"/>
                <w:i/>
                <w:color w:val="A6A6A6"/>
                <w:sz w:val="13"/>
                <w:szCs w:val="13"/>
              </w:rPr>
              <w:t xml:space="preserve"> </w:t>
            </w:r>
            <w:r w:rsidRPr="0081400D">
              <w:rPr>
                <w:rFonts w:ascii="Trebuchet MS" w:hAnsi="Trebuchet MS"/>
                <w:i/>
                <w:color w:val="A6A6A6"/>
                <w:sz w:val="13"/>
                <w:szCs w:val="13"/>
              </w:rPr>
              <w:t>(2.1.2)</w:t>
            </w:r>
          </w:p>
          <w:p w14:paraId="1E03BD27" w14:textId="77777777" w:rsidR="00CB4BEB" w:rsidRPr="0081400D" w:rsidRDefault="00CB4BEB" w:rsidP="003C0924">
            <w:pPr>
              <w:jc w:val="center"/>
              <w:rPr>
                <w:rFonts w:ascii="Trebuchet MS" w:hAnsi="Trebuchet MS"/>
                <w:i/>
                <w:color w:val="A6A6A6"/>
                <w:sz w:val="13"/>
                <w:szCs w:val="13"/>
              </w:rPr>
            </w:pPr>
            <w:r w:rsidRPr="0081400D">
              <w:rPr>
                <w:rFonts w:ascii="Trebuchet MS" w:hAnsi="Trebuchet MS"/>
                <w:i/>
                <w:color w:val="A6A6A6"/>
                <w:sz w:val="13"/>
                <w:szCs w:val="13"/>
              </w:rPr>
              <w:t> </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107C5338" w14:textId="77777777" w:rsidR="00CB4BEB" w:rsidRPr="00DB6189" w:rsidRDefault="00CB4BEB" w:rsidP="003C0924">
            <w:pPr>
              <w:rPr>
                <w:rFonts w:ascii="Trebuchet MS" w:hAnsi="Trebuchet MS"/>
                <w:i/>
                <w:color w:val="A6A6A6"/>
                <w:sz w:val="13"/>
                <w:szCs w:val="13"/>
              </w:rPr>
            </w:pPr>
            <w:r w:rsidRPr="00DB6189">
              <w:rPr>
                <w:rFonts w:ascii="Trebuchet MS" w:hAnsi="Trebuchet MS"/>
                <w:i/>
                <w:color w:val="A6A6A6"/>
                <w:sz w:val="13"/>
                <w:szCs w:val="13"/>
              </w:rPr>
              <w:t>t_5502_tilsl_forb_omr</w:t>
            </w:r>
          </w:p>
        </w:tc>
        <w:tc>
          <w:tcPr>
            <w:tcW w:w="160" w:type="dxa"/>
            <w:tcBorders>
              <w:top w:val="nil"/>
              <w:left w:val="nil"/>
              <w:bottom w:val="nil"/>
              <w:right w:val="nil"/>
            </w:tcBorders>
            <w:shd w:val="clear" w:color="auto" w:fill="auto"/>
            <w:noWrap/>
            <w:vAlign w:val="bottom"/>
            <w:hideMark/>
          </w:tcPr>
          <w:p w14:paraId="0C913ADA" w14:textId="77777777" w:rsidR="00CB4BEB" w:rsidRPr="004C7398" w:rsidRDefault="00CB4BEB" w:rsidP="003C0924">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tcPr>
          <w:p w14:paraId="3A8B76D1" w14:textId="77777777" w:rsidR="00CB4BEB" w:rsidRPr="004C7398" w:rsidRDefault="00CB4BEB" w:rsidP="003C0924">
            <w:pPr>
              <w:jc w:val="center"/>
              <w:rPr>
                <w:rFonts w:ascii="Trebuchet MS" w:hAnsi="Trebuchet MS"/>
                <w:color w:val="000000"/>
                <w:sz w:val="13"/>
                <w:szCs w:val="13"/>
              </w:rPr>
            </w:pPr>
          </w:p>
        </w:tc>
        <w:tc>
          <w:tcPr>
            <w:tcW w:w="2396" w:type="dxa"/>
            <w:tcBorders>
              <w:top w:val="nil"/>
              <w:left w:val="nil"/>
              <w:bottom w:val="single" w:sz="4" w:space="0" w:color="auto"/>
              <w:right w:val="single" w:sz="4" w:space="0" w:color="auto"/>
            </w:tcBorders>
            <w:shd w:val="clear" w:color="auto" w:fill="auto"/>
            <w:noWrap/>
            <w:vAlign w:val="bottom"/>
          </w:tcPr>
          <w:p w14:paraId="1359FD8E" w14:textId="77777777" w:rsidR="00CB4BEB" w:rsidRPr="004C7398" w:rsidRDefault="00CB4BEB" w:rsidP="003C0924">
            <w:pPr>
              <w:rPr>
                <w:rFonts w:ascii="Trebuchet MS" w:hAnsi="Trebuchet MS"/>
                <w:color w:val="000000"/>
                <w:sz w:val="13"/>
                <w:szCs w:val="13"/>
              </w:rPr>
            </w:pPr>
          </w:p>
        </w:tc>
        <w:tc>
          <w:tcPr>
            <w:tcW w:w="1330" w:type="dxa"/>
            <w:tcBorders>
              <w:top w:val="nil"/>
              <w:left w:val="nil"/>
              <w:bottom w:val="single" w:sz="4" w:space="0" w:color="auto"/>
              <w:right w:val="single" w:sz="4" w:space="0" w:color="auto"/>
            </w:tcBorders>
            <w:shd w:val="clear" w:color="auto" w:fill="auto"/>
            <w:noWrap/>
            <w:vAlign w:val="bottom"/>
          </w:tcPr>
          <w:p w14:paraId="7E60EAF4" w14:textId="77777777" w:rsidR="00CB4BEB" w:rsidRPr="004C7398" w:rsidRDefault="00CB4BEB" w:rsidP="003C0924">
            <w:pPr>
              <w:jc w:val="center"/>
              <w:rPr>
                <w:rFonts w:ascii="Trebuchet MS" w:hAnsi="Trebuchet MS"/>
                <w:color w:val="000000"/>
                <w:sz w:val="13"/>
                <w:szCs w:val="13"/>
              </w:rPr>
            </w:pPr>
          </w:p>
        </w:tc>
        <w:tc>
          <w:tcPr>
            <w:tcW w:w="1610" w:type="dxa"/>
            <w:gridSpan w:val="2"/>
            <w:tcBorders>
              <w:top w:val="nil"/>
              <w:left w:val="nil"/>
              <w:bottom w:val="single" w:sz="4" w:space="0" w:color="auto"/>
              <w:right w:val="single" w:sz="4" w:space="0" w:color="auto"/>
            </w:tcBorders>
            <w:shd w:val="clear" w:color="auto" w:fill="auto"/>
            <w:noWrap/>
            <w:vAlign w:val="bottom"/>
          </w:tcPr>
          <w:p w14:paraId="67227F96" w14:textId="77777777" w:rsidR="00CB4BEB" w:rsidRPr="004C7398" w:rsidRDefault="00CB4BEB" w:rsidP="003C0924">
            <w:pPr>
              <w:rPr>
                <w:rFonts w:ascii="Trebuchet MS" w:hAnsi="Trebuchet MS"/>
                <w:color w:val="000000"/>
                <w:sz w:val="13"/>
                <w:szCs w:val="13"/>
              </w:rPr>
            </w:pPr>
          </w:p>
        </w:tc>
        <w:tc>
          <w:tcPr>
            <w:tcW w:w="233" w:type="dxa"/>
            <w:tcBorders>
              <w:top w:val="nil"/>
              <w:left w:val="nil"/>
              <w:bottom w:val="nil"/>
              <w:right w:val="nil"/>
            </w:tcBorders>
            <w:shd w:val="clear" w:color="auto" w:fill="auto"/>
            <w:noWrap/>
            <w:vAlign w:val="bottom"/>
            <w:hideMark/>
          </w:tcPr>
          <w:p w14:paraId="31857B87" w14:textId="77777777" w:rsidR="00CB4BEB" w:rsidRPr="004C7398" w:rsidRDefault="00CB4BEB" w:rsidP="003C0924">
            <w:pPr>
              <w:rPr>
                <w:rFonts w:ascii="Calibri" w:hAnsi="Calibri"/>
                <w:color w:val="000000"/>
              </w:rPr>
            </w:pPr>
          </w:p>
        </w:tc>
        <w:tc>
          <w:tcPr>
            <w:tcW w:w="2977" w:type="dxa"/>
            <w:gridSpan w:val="2"/>
            <w:tcBorders>
              <w:top w:val="single" w:sz="4" w:space="0" w:color="auto"/>
              <w:left w:val="single" w:sz="4" w:space="0" w:color="auto"/>
              <w:bottom w:val="single" w:sz="4" w:space="0" w:color="auto"/>
              <w:right w:val="nil"/>
            </w:tcBorders>
            <w:shd w:val="clear" w:color="000000" w:fill="D9D9D9"/>
            <w:noWrap/>
            <w:vAlign w:val="bottom"/>
            <w:hideMark/>
          </w:tcPr>
          <w:p w14:paraId="68E0C24E" w14:textId="77777777" w:rsidR="00CB4BEB" w:rsidRPr="004C7398" w:rsidRDefault="00CB4BEB" w:rsidP="003C0924">
            <w:pPr>
              <w:rPr>
                <w:rFonts w:ascii="Trebuchet MS" w:hAnsi="Trebuchet MS"/>
                <w:b/>
                <w:bCs/>
                <w:color w:val="000000"/>
                <w:sz w:val="13"/>
                <w:szCs w:val="13"/>
              </w:rPr>
            </w:pPr>
            <w:r w:rsidRPr="00DB6189">
              <w:rPr>
                <w:rFonts w:ascii="Trebuchet MS" w:hAnsi="Trebuchet MS"/>
                <w:b/>
                <w:bCs/>
                <w:color w:val="000000"/>
                <w:sz w:val="16"/>
                <w:szCs w:val="13"/>
              </w:rPr>
              <w:t>5.19 Park og grønne områder</w:t>
            </w:r>
          </w:p>
        </w:tc>
        <w:tc>
          <w:tcPr>
            <w:tcW w:w="482" w:type="dxa"/>
            <w:tcBorders>
              <w:top w:val="nil"/>
              <w:left w:val="nil"/>
              <w:bottom w:val="single" w:sz="4" w:space="0" w:color="auto"/>
              <w:right w:val="nil"/>
            </w:tcBorders>
            <w:shd w:val="clear" w:color="000000" w:fill="D9D9D9"/>
            <w:noWrap/>
            <w:vAlign w:val="bottom"/>
            <w:hideMark/>
          </w:tcPr>
          <w:p w14:paraId="118B297E"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 </w:t>
            </w:r>
          </w:p>
        </w:tc>
        <w:tc>
          <w:tcPr>
            <w:tcW w:w="1418" w:type="dxa"/>
            <w:gridSpan w:val="2"/>
            <w:tcBorders>
              <w:top w:val="nil"/>
              <w:left w:val="nil"/>
              <w:bottom w:val="single" w:sz="4" w:space="0" w:color="auto"/>
              <w:right w:val="single" w:sz="4" w:space="0" w:color="auto"/>
            </w:tcBorders>
            <w:shd w:val="clear" w:color="000000" w:fill="D9D9D9"/>
            <w:noWrap/>
            <w:vAlign w:val="bottom"/>
            <w:hideMark/>
          </w:tcPr>
          <w:p w14:paraId="22C3839E"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park</w:t>
            </w:r>
          </w:p>
        </w:tc>
      </w:tr>
      <w:tr w:rsidR="00CB4BEB" w:rsidRPr="004C7398" w14:paraId="48E7A0EC" w14:textId="77777777" w:rsidTr="003C0924">
        <w:tc>
          <w:tcPr>
            <w:tcW w:w="147" w:type="dxa"/>
            <w:tcBorders>
              <w:top w:val="nil"/>
              <w:right w:val="single" w:sz="4" w:space="0" w:color="auto"/>
            </w:tcBorders>
            <w:shd w:val="clear" w:color="auto" w:fill="auto"/>
          </w:tcPr>
          <w:p w14:paraId="40B27D75" w14:textId="77777777" w:rsidR="00CB4BEB" w:rsidRPr="004C7398" w:rsidRDefault="00CB4BEB" w:rsidP="003C0924">
            <w:pPr>
              <w:jc w:val="center"/>
              <w:rPr>
                <w:rFonts w:ascii="Trebuchet MS" w:hAnsi="Trebuchet MS"/>
                <w:color w:val="A6A6A6"/>
                <w:sz w:val="13"/>
                <w:szCs w:val="13"/>
              </w:rPr>
            </w:pPr>
          </w:p>
        </w:tc>
        <w:tc>
          <w:tcPr>
            <w:tcW w:w="847" w:type="dxa"/>
            <w:tcBorders>
              <w:top w:val="nil"/>
              <w:left w:val="single" w:sz="4" w:space="0" w:color="auto"/>
              <w:bottom w:val="single" w:sz="4" w:space="0" w:color="auto"/>
              <w:right w:val="nil"/>
            </w:tcBorders>
            <w:shd w:val="clear" w:color="auto" w:fill="auto"/>
            <w:noWrap/>
            <w:vAlign w:val="bottom"/>
            <w:hideMark/>
          </w:tcPr>
          <w:p w14:paraId="1A83C833" w14:textId="77777777" w:rsidR="00CB4BEB" w:rsidRPr="00DB6189" w:rsidRDefault="00CB4BEB" w:rsidP="003C0924">
            <w:pPr>
              <w:jc w:val="center"/>
              <w:rPr>
                <w:rFonts w:ascii="Trebuchet MS" w:hAnsi="Trebuchet MS"/>
                <w:i/>
                <w:color w:val="A6A6A6"/>
                <w:sz w:val="13"/>
                <w:szCs w:val="13"/>
              </w:rPr>
            </w:pPr>
            <w:r w:rsidRPr="00DB6189">
              <w:rPr>
                <w:rFonts w:ascii="Trebuchet MS" w:hAnsi="Trebuchet MS"/>
                <w:i/>
                <w:color w:val="A6A6A6"/>
                <w:sz w:val="13"/>
                <w:szCs w:val="13"/>
              </w:rPr>
              <w:t>5503</w:t>
            </w:r>
          </w:p>
        </w:tc>
        <w:tc>
          <w:tcPr>
            <w:tcW w:w="2865" w:type="dxa"/>
            <w:gridSpan w:val="2"/>
            <w:tcBorders>
              <w:top w:val="nil"/>
              <w:left w:val="single" w:sz="4" w:space="0" w:color="auto"/>
              <w:bottom w:val="single" w:sz="4" w:space="0" w:color="auto"/>
              <w:right w:val="single" w:sz="4" w:space="0" w:color="auto"/>
            </w:tcBorders>
            <w:shd w:val="clear" w:color="auto" w:fill="auto"/>
            <w:noWrap/>
            <w:vAlign w:val="bottom"/>
            <w:hideMark/>
          </w:tcPr>
          <w:p w14:paraId="4CA40612" w14:textId="77777777" w:rsidR="00CB4BEB" w:rsidRPr="0081400D" w:rsidRDefault="00CB4BEB" w:rsidP="003C0924">
            <w:pPr>
              <w:rPr>
                <w:rFonts w:ascii="Trebuchet MS" w:hAnsi="Trebuchet MS"/>
                <w:i/>
                <w:color w:val="A6A6A6"/>
                <w:sz w:val="13"/>
                <w:szCs w:val="13"/>
              </w:rPr>
            </w:pPr>
            <w:proofErr w:type="spellStart"/>
            <w:r w:rsidRPr="0081400D">
              <w:rPr>
                <w:rFonts w:ascii="Trebuchet MS" w:hAnsi="Trebuchet MS"/>
                <w:i/>
                <w:color w:val="A6A6A6"/>
                <w:sz w:val="13"/>
                <w:szCs w:val="13"/>
              </w:rPr>
              <w:t>Forsyningsforbudområde</w:t>
            </w:r>
            <w:proofErr w:type="spellEnd"/>
            <w:r w:rsidRPr="0081400D">
              <w:rPr>
                <w:rFonts w:ascii="Trebuchet MS" w:hAnsi="Trebuchet MS"/>
                <w:i/>
                <w:color w:val="A6A6A6"/>
                <w:sz w:val="13"/>
                <w:szCs w:val="13"/>
              </w:rPr>
              <w:t xml:space="preserve"> - </w:t>
            </w:r>
            <w:proofErr w:type="gramStart"/>
            <w:r w:rsidRPr="0081400D">
              <w:rPr>
                <w:rFonts w:ascii="Trebuchet MS" w:hAnsi="Trebuchet MS"/>
                <w:i/>
                <w:color w:val="A6A6A6"/>
                <w:sz w:val="13"/>
                <w:szCs w:val="13"/>
              </w:rPr>
              <w:t>udgået(</w:t>
            </w:r>
            <w:proofErr w:type="gramEnd"/>
            <w:r w:rsidRPr="0081400D">
              <w:rPr>
                <w:rFonts w:ascii="Trebuchet MS" w:hAnsi="Trebuchet MS"/>
                <w:i/>
                <w:color w:val="A6A6A6"/>
                <w:sz w:val="13"/>
                <w:szCs w:val="13"/>
              </w:rPr>
              <w:t>2.1.2)</w:t>
            </w:r>
          </w:p>
          <w:p w14:paraId="4B89CD8F" w14:textId="77777777" w:rsidR="00CB4BEB" w:rsidRPr="0081400D" w:rsidRDefault="00CB4BEB" w:rsidP="003C0924">
            <w:pPr>
              <w:jc w:val="center"/>
              <w:rPr>
                <w:rFonts w:ascii="Trebuchet MS" w:hAnsi="Trebuchet MS"/>
                <w:i/>
                <w:color w:val="A6A6A6"/>
                <w:sz w:val="13"/>
                <w:szCs w:val="13"/>
              </w:rPr>
            </w:pPr>
            <w:r w:rsidRPr="0081400D">
              <w:rPr>
                <w:rFonts w:ascii="Trebuchet MS" w:hAnsi="Trebuchet MS"/>
                <w:i/>
                <w:color w:val="A6A6A6"/>
                <w:sz w:val="13"/>
                <w:szCs w:val="13"/>
              </w:rPr>
              <w:t> </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009FCBCF" w14:textId="77777777" w:rsidR="00CB4BEB" w:rsidRPr="00DB6189" w:rsidRDefault="00CB4BEB" w:rsidP="003C0924">
            <w:pPr>
              <w:rPr>
                <w:rFonts w:ascii="Trebuchet MS" w:hAnsi="Trebuchet MS"/>
                <w:i/>
                <w:color w:val="A6A6A6"/>
                <w:sz w:val="13"/>
                <w:szCs w:val="13"/>
              </w:rPr>
            </w:pPr>
            <w:r w:rsidRPr="00DB6189">
              <w:rPr>
                <w:rFonts w:ascii="Trebuchet MS" w:hAnsi="Trebuchet MS"/>
                <w:i/>
                <w:color w:val="A6A6A6"/>
                <w:sz w:val="13"/>
                <w:szCs w:val="13"/>
              </w:rPr>
              <w:t>t_5503_fors_forb_omr</w:t>
            </w:r>
          </w:p>
        </w:tc>
        <w:tc>
          <w:tcPr>
            <w:tcW w:w="160" w:type="dxa"/>
            <w:tcBorders>
              <w:top w:val="nil"/>
              <w:left w:val="nil"/>
              <w:bottom w:val="nil"/>
              <w:right w:val="nil"/>
            </w:tcBorders>
            <w:shd w:val="clear" w:color="auto" w:fill="auto"/>
            <w:noWrap/>
            <w:vAlign w:val="bottom"/>
            <w:hideMark/>
          </w:tcPr>
          <w:p w14:paraId="0D5A640C" w14:textId="77777777" w:rsidR="00CB4BEB" w:rsidRPr="004C7398" w:rsidRDefault="00CB4BEB" w:rsidP="003C0924">
            <w:pPr>
              <w:rPr>
                <w:rFonts w:ascii="Calibri" w:hAnsi="Calibri"/>
                <w:color w:val="000000"/>
              </w:rPr>
            </w:pPr>
          </w:p>
        </w:tc>
        <w:tc>
          <w:tcPr>
            <w:tcW w:w="1010" w:type="dxa"/>
            <w:tcBorders>
              <w:top w:val="nil"/>
              <w:left w:val="nil"/>
              <w:bottom w:val="nil"/>
              <w:right w:val="nil"/>
            </w:tcBorders>
            <w:shd w:val="clear" w:color="auto" w:fill="auto"/>
            <w:noWrap/>
            <w:vAlign w:val="bottom"/>
            <w:hideMark/>
          </w:tcPr>
          <w:p w14:paraId="5FBCDB67" w14:textId="77777777" w:rsidR="00CB4BEB" w:rsidRPr="004C7398" w:rsidRDefault="00CB4BEB" w:rsidP="003C0924">
            <w:pPr>
              <w:rPr>
                <w:rFonts w:ascii="Calibri" w:hAnsi="Calibri"/>
                <w:color w:val="000000"/>
              </w:rPr>
            </w:pPr>
          </w:p>
        </w:tc>
        <w:tc>
          <w:tcPr>
            <w:tcW w:w="2396" w:type="dxa"/>
            <w:tcBorders>
              <w:top w:val="nil"/>
              <w:left w:val="nil"/>
              <w:bottom w:val="nil"/>
              <w:right w:val="nil"/>
            </w:tcBorders>
            <w:shd w:val="clear" w:color="auto" w:fill="auto"/>
            <w:noWrap/>
            <w:vAlign w:val="bottom"/>
            <w:hideMark/>
          </w:tcPr>
          <w:p w14:paraId="6B39E8DA" w14:textId="77777777" w:rsidR="00CB4BEB" w:rsidRPr="004C7398" w:rsidRDefault="00CB4BEB" w:rsidP="003C0924">
            <w:pPr>
              <w:rPr>
                <w:rFonts w:ascii="Calibri" w:hAnsi="Calibri"/>
                <w:color w:val="000000"/>
              </w:rPr>
            </w:pPr>
          </w:p>
        </w:tc>
        <w:tc>
          <w:tcPr>
            <w:tcW w:w="1414" w:type="dxa"/>
            <w:gridSpan w:val="2"/>
            <w:tcBorders>
              <w:top w:val="nil"/>
              <w:left w:val="nil"/>
              <w:bottom w:val="nil"/>
              <w:right w:val="nil"/>
            </w:tcBorders>
            <w:shd w:val="clear" w:color="auto" w:fill="auto"/>
            <w:noWrap/>
            <w:vAlign w:val="bottom"/>
            <w:hideMark/>
          </w:tcPr>
          <w:p w14:paraId="27A6E10B" w14:textId="77777777" w:rsidR="00CB4BEB" w:rsidRPr="004C7398" w:rsidRDefault="00CB4BEB" w:rsidP="003C0924">
            <w:pPr>
              <w:jc w:val="center"/>
              <w:rPr>
                <w:rFonts w:ascii="Calibri" w:hAnsi="Calibri"/>
                <w:color w:val="000000"/>
              </w:rPr>
            </w:pPr>
          </w:p>
        </w:tc>
        <w:tc>
          <w:tcPr>
            <w:tcW w:w="1526" w:type="dxa"/>
            <w:tcBorders>
              <w:top w:val="nil"/>
              <w:left w:val="nil"/>
              <w:bottom w:val="nil"/>
              <w:right w:val="nil"/>
            </w:tcBorders>
            <w:shd w:val="clear" w:color="auto" w:fill="auto"/>
            <w:noWrap/>
            <w:vAlign w:val="bottom"/>
            <w:hideMark/>
          </w:tcPr>
          <w:p w14:paraId="48142190" w14:textId="77777777" w:rsidR="00CB4BEB" w:rsidRPr="004C7398" w:rsidRDefault="00CB4BEB" w:rsidP="003C0924">
            <w:pPr>
              <w:rPr>
                <w:rFonts w:ascii="Calibri" w:hAnsi="Calibri"/>
                <w:color w:val="000000"/>
              </w:rPr>
            </w:pPr>
          </w:p>
        </w:tc>
        <w:tc>
          <w:tcPr>
            <w:tcW w:w="233" w:type="dxa"/>
            <w:tcBorders>
              <w:top w:val="nil"/>
              <w:left w:val="nil"/>
              <w:bottom w:val="nil"/>
              <w:right w:val="nil"/>
            </w:tcBorders>
            <w:shd w:val="clear" w:color="auto" w:fill="auto"/>
            <w:noWrap/>
            <w:vAlign w:val="bottom"/>
            <w:hideMark/>
          </w:tcPr>
          <w:p w14:paraId="47585E7D"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000000" w:fill="D9D9D9"/>
            <w:noWrap/>
            <w:vAlign w:val="bottom"/>
            <w:hideMark/>
          </w:tcPr>
          <w:p w14:paraId="242DBEB3" w14:textId="77777777" w:rsidR="00CB4BEB" w:rsidRPr="004C7398" w:rsidRDefault="00CB4BEB" w:rsidP="003C0924">
            <w:pPr>
              <w:rPr>
                <w:rFonts w:ascii="Trebuchet MS" w:hAnsi="Trebuchet MS"/>
                <w:b/>
                <w:bCs/>
                <w:color w:val="000000"/>
                <w:sz w:val="13"/>
                <w:szCs w:val="13"/>
              </w:rPr>
            </w:pPr>
            <w:proofErr w:type="spellStart"/>
            <w:r w:rsidRPr="004C7398">
              <w:rPr>
                <w:rFonts w:ascii="Trebuchet MS" w:hAnsi="Trebuchet MS"/>
                <w:b/>
                <w:bCs/>
                <w:color w:val="000000"/>
                <w:sz w:val="13"/>
                <w:szCs w:val="13"/>
              </w:rPr>
              <w:t>Tema_kode</w:t>
            </w:r>
            <w:proofErr w:type="spellEnd"/>
          </w:p>
        </w:tc>
        <w:tc>
          <w:tcPr>
            <w:tcW w:w="2130" w:type="dxa"/>
            <w:tcBorders>
              <w:top w:val="nil"/>
              <w:left w:val="nil"/>
              <w:bottom w:val="single" w:sz="4" w:space="0" w:color="auto"/>
              <w:right w:val="single" w:sz="4" w:space="0" w:color="auto"/>
            </w:tcBorders>
            <w:shd w:val="clear" w:color="000000" w:fill="D9D9D9"/>
            <w:noWrap/>
            <w:vAlign w:val="bottom"/>
            <w:hideMark/>
          </w:tcPr>
          <w:p w14:paraId="09F991FA" w14:textId="77777777" w:rsidR="00CB4BEB" w:rsidRPr="004C7398" w:rsidRDefault="00CB4BEB" w:rsidP="003C0924">
            <w:pPr>
              <w:rPr>
                <w:rFonts w:ascii="Trebuchet MS" w:hAnsi="Trebuchet MS"/>
                <w:b/>
                <w:bCs/>
                <w:color w:val="000000"/>
                <w:sz w:val="13"/>
                <w:szCs w:val="13"/>
              </w:rPr>
            </w:pPr>
            <w:proofErr w:type="spellStart"/>
            <w:r w:rsidRPr="004C7398">
              <w:rPr>
                <w:rFonts w:ascii="Trebuchet MS" w:hAnsi="Trebuchet MS"/>
                <w:b/>
                <w:bCs/>
                <w:color w:val="000000"/>
                <w:sz w:val="13"/>
                <w:szCs w:val="13"/>
              </w:rPr>
              <w:t>Tema_navn</w:t>
            </w:r>
            <w:proofErr w:type="spellEnd"/>
          </w:p>
        </w:tc>
        <w:tc>
          <w:tcPr>
            <w:tcW w:w="482" w:type="dxa"/>
            <w:tcBorders>
              <w:top w:val="nil"/>
              <w:left w:val="nil"/>
              <w:bottom w:val="single" w:sz="4" w:space="0" w:color="auto"/>
              <w:right w:val="single" w:sz="4" w:space="0" w:color="auto"/>
            </w:tcBorders>
            <w:shd w:val="clear" w:color="000000" w:fill="D9D9D9"/>
            <w:noWrap/>
            <w:vAlign w:val="bottom"/>
            <w:hideMark/>
          </w:tcPr>
          <w:p w14:paraId="4661D918" w14:textId="77777777" w:rsidR="00CB4BEB" w:rsidRPr="004C7398" w:rsidRDefault="00CB4BEB" w:rsidP="003C0924">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418" w:type="dxa"/>
            <w:gridSpan w:val="2"/>
            <w:tcBorders>
              <w:top w:val="nil"/>
              <w:left w:val="nil"/>
              <w:bottom w:val="single" w:sz="4" w:space="0" w:color="auto"/>
              <w:right w:val="single" w:sz="4" w:space="0" w:color="auto"/>
            </w:tcBorders>
            <w:shd w:val="clear" w:color="000000" w:fill="D9D9D9"/>
            <w:noWrap/>
            <w:vAlign w:val="bottom"/>
            <w:hideMark/>
          </w:tcPr>
          <w:p w14:paraId="32D24D2E" w14:textId="77777777" w:rsidR="00CB4BEB" w:rsidRPr="004C7398" w:rsidRDefault="00CB4BEB" w:rsidP="003C0924">
            <w:pPr>
              <w:rPr>
                <w:rFonts w:ascii="Trebuchet MS" w:hAnsi="Trebuchet MS"/>
                <w:b/>
                <w:bCs/>
                <w:color w:val="000000"/>
                <w:sz w:val="13"/>
                <w:szCs w:val="13"/>
              </w:rPr>
            </w:pPr>
            <w:r w:rsidRPr="004C7398">
              <w:rPr>
                <w:rFonts w:ascii="Trebuchet MS" w:hAnsi="Trebuchet MS"/>
                <w:b/>
                <w:bCs/>
                <w:color w:val="000000"/>
                <w:sz w:val="13"/>
                <w:szCs w:val="13"/>
              </w:rPr>
              <w:t>Udvekslingsnavn</w:t>
            </w:r>
          </w:p>
        </w:tc>
      </w:tr>
      <w:tr w:rsidR="00CB4BEB" w:rsidRPr="004C7398" w14:paraId="76C8EBA1" w14:textId="77777777" w:rsidTr="003C0924">
        <w:tc>
          <w:tcPr>
            <w:tcW w:w="147" w:type="dxa"/>
            <w:tcBorders>
              <w:top w:val="nil"/>
              <w:right w:val="single" w:sz="4" w:space="0" w:color="auto"/>
            </w:tcBorders>
            <w:shd w:val="clear" w:color="auto" w:fill="auto"/>
          </w:tcPr>
          <w:p w14:paraId="791554F3" w14:textId="77777777" w:rsidR="00CB4BEB" w:rsidRPr="004C7398" w:rsidRDefault="00CB4BEB" w:rsidP="003C0924">
            <w:pPr>
              <w:jc w:val="center"/>
              <w:rPr>
                <w:rFonts w:ascii="Trebuchet MS" w:hAnsi="Trebuchet MS"/>
                <w:color w:val="A6A6A6"/>
                <w:sz w:val="13"/>
                <w:szCs w:val="13"/>
              </w:rPr>
            </w:pPr>
          </w:p>
        </w:tc>
        <w:tc>
          <w:tcPr>
            <w:tcW w:w="847" w:type="dxa"/>
            <w:tcBorders>
              <w:top w:val="nil"/>
              <w:left w:val="single" w:sz="4" w:space="0" w:color="auto"/>
              <w:bottom w:val="single" w:sz="4" w:space="0" w:color="auto"/>
              <w:right w:val="nil"/>
            </w:tcBorders>
            <w:shd w:val="clear" w:color="auto" w:fill="auto"/>
            <w:noWrap/>
            <w:vAlign w:val="bottom"/>
            <w:hideMark/>
          </w:tcPr>
          <w:p w14:paraId="4268D89A" w14:textId="77777777" w:rsidR="00CB4BEB" w:rsidRPr="00DB6189" w:rsidRDefault="00CB4BEB" w:rsidP="003C0924">
            <w:pPr>
              <w:jc w:val="center"/>
              <w:rPr>
                <w:rFonts w:ascii="Trebuchet MS" w:hAnsi="Trebuchet MS"/>
                <w:i/>
                <w:color w:val="A6A6A6"/>
                <w:sz w:val="13"/>
                <w:szCs w:val="13"/>
              </w:rPr>
            </w:pPr>
            <w:r w:rsidRPr="00DB6189">
              <w:rPr>
                <w:rFonts w:ascii="Trebuchet MS" w:hAnsi="Trebuchet MS"/>
                <w:i/>
                <w:color w:val="A6A6A6"/>
                <w:sz w:val="13"/>
                <w:szCs w:val="13"/>
              </w:rPr>
              <w:t>5504</w:t>
            </w:r>
          </w:p>
        </w:tc>
        <w:tc>
          <w:tcPr>
            <w:tcW w:w="1990" w:type="dxa"/>
            <w:tcBorders>
              <w:top w:val="nil"/>
              <w:left w:val="single" w:sz="4" w:space="0" w:color="auto"/>
              <w:bottom w:val="single" w:sz="4" w:space="0" w:color="auto"/>
              <w:right w:val="nil"/>
            </w:tcBorders>
            <w:shd w:val="clear" w:color="auto" w:fill="auto"/>
            <w:noWrap/>
            <w:vAlign w:val="bottom"/>
            <w:hideMark/>
          </w:tcPr>
          <w:p w14:paraId="4B4A5C31" w14:textId="77777777" w:rsidR="00CB4BEB" w:rsidRPr="0081400D" w:rsidRDefault="00CB4BEB" w:rsidP="003C0924">
            <w:pPr>
              <w:rPr>
                <w:rFonts w:ascii="Trebuchet MS" w:hAnsi="Trebuchet MS"/>
                <w:i/>
                <w:color w:val="A6A6A6"/>
                <w:sz w:val="13"/>
                <w:szCs w:val="13"/>
              </w:rPr>
            </w:pPr>
            <w:r w:rsidRPr="0081400D">
              <w:rPr>
                <w:rFonts w:ascii="Trebuchet MS" w:hAnsi="Trebuchet MS"/>
                <w:i/>
                <w:color w:val="A6A6A6"/>
                <w:sz w:val="13"/>
                <w:szCs w:val="13"/>
              </w:rPr>
              <w:t>Kloakopland -</w:t>
            </w:r>
            <w:proofErr w:type="gramStart"/>
            <w:r w:rsidRPr="0081400D">
              <w:rPr>
                <w:rFonts w:ascii="Trebuchet MS" w:hAnsi="Trebuchet MS"/>
                <w:i/>
                <w:color w:val="A6A6A6"/>
                <w:sz w:val="13"/>
                <w:szCs w:val="13"/>
              </w:rPr>
              <w:t>udgået(</w:t>
            </w:r>
            <w:proofErr w:type="gramEnd"/>
            <w:r w:rsidRPr="0081400D">
              <w:rPr>
                <w:rFonts w:ascii="Trebuchet MS" w:hAnsi="Trebuchet MS"/>
                <w:i/>
                <w:color w:val="A6A6A6"/>
                <w:sz w:val="13"/>
                <w:szCs w:val="13"/>
              </w:rPr>
              <w:t>2.1.2)</w:t>
            </w:r>
          </w:p>
        </w:tc>
        <w:tc>
          <w:tcPr>
            <w:tcW w:w="875" w:type="dxa"/>
            <w:tcBorders>
              <w:top w:val="nil"/>
              <w:left w:val="nil"/>
              <w:bottom w:val="single" w:sz="4" w:space="0" w:color="auto"/>
              <w:right w:val="single" w:sz="4" w:space="0" w:color="auto"/>
            </w:tcBorders>
            <w:shd w:val="clear" w:color="auto" w:fill="auto"/>
            <w:noWrap/>
            <w:vAlign w:val="bottom"/>
            <w:hideMark/>
          </w:tcPr>
          <w:p w14:paraId="7EBFB23E" w14:textId="77777777" w:rsidR="00CB4BEB" w:rsidRPr="00DB6189" w:rsidRDefault="00CB4BEB" w:rsidP="003C0924">
            <w:pPr>
              <w:jc w:val="center"/>
              <w:rPr>
                <w:rFonts w:ascii="Trebuchet MS" w:hAnsi="Trebuchet MS"/>
                <w:i/>
                <w:color w:val="A6A6A6"/>
                <w:sz w:val="13"/>
                <w:szCs w:val="13"/>
              </w:rPr>
            </w:pPr>
            <w:r w:rsidRPr="00DB6189">
              <w:rPr>
                <w:rFonts w:ascii="Trebuchet MS" w:hAnsi="Trebuchet MS"/>
                <w:i/>
                <w:color w:val="A6A6A6"/>
                <w:sz w:val="13"/>
                <w:szCs w:val="13"/>
              </w:rPr>
              <w:t> </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1B25EAB0" w14:textId="77777777" w:rsidR="00CB4BEB" w:rsidRPr="00DB6189" w:rsidRDefault="00CB4BEB" w:rsidP="003C0924">
            <w:pPr>
              <w:rPr>
                <w:rFonts w:ascii="Trebuchet MS" w:hAnsi="Trebuchet MS"/>
                <w:i/>
                <w:color w:val="A6A6A6"/>
                <w:sz w:val="13"/>
                <w:szCs w:val="13"/>
              </w:rPr>
            </w:pPr>
            <w:r w:rsidRPr="00DB6189">
              <w:rPr>
                <w:rFonts w:ascii="Trebuchet MS" w:hAnsi="Trebuchet MS"/>
                <w:i/>
                <w:color w:val="A6A6A6"/>
                <w:sz w:val="13"/>
                <w:szCs w:val="13"/>
              </w:rPr>
              <w:t>t_5504_kloakopl</w:t>
            </w:r>
          </w:p>
        </w:tc>
        <w:tc>
          <w:tcPr>
            <w:tcW w:w="160" w:type="dxa"/>
            <w:tcBorders>
              <w:top w:val="nil"/>
              <w:left w:val="nil"/>
              <w:bottom w:val="nil"/>
              <w:right w:val="nil"/>
            </w:tcBorders>
            <w:shd w:val="clear" w:color="auto" w:fill="auto"/>
            <w:noWrap/>
            <w:vAlign w:val="bottom"/>
            <w:hideMark/>
          </w:tcPr>
          <w:p w14:paraId="18A926A6" w14:textId="77777777" w:rsidR="00CB4BEB" w:rsidRPr="004C7398" w:rsidRDefault="00CB4BEB" w:rsidP="003C0924">
            <w:pPr>
              <w:rPr>
                <w:rFonts w:ascii="Calibri" w:hAnsi="Calibri"/>
                <w:color w:val="000000"/>
              </w:rPr>
            </w:pPr>
          </w:p>
        </w:tc>
        <w:tc>
          <w:tcPr>
            <w:tcW w:w="1010" w:type="dxa"/>
            <w:tcBorders>
              <w:top w:val="nil"/>
              <w:left w:val="nil"/>
              <w:bottom w:val="nil"/>
              <w:right w:val="nil"/>
            </w:tcBorders>
            <w:shd w:val="clear" w:color="auto" w:fill="auto"/>
            <w:noWrap/>
            <w:vAlign w:val="bottom"/>
            <w:hideMark/>
          </w:tcPr>
          <w:p w14:paraId="2C3C7770" w14:textId="77777777" w:rsidR="00CB4BEB" w:rsidRPr="004C7398" w:rsidRDefault="00CB4BEB" w:rsidP="003C0924">
            <w:pPr>
              <w:rPr>
                <w:rFonts w:ascii="Calibri" w:hAnsi="Calibri"/>
                <w:color w:val="000000"/>
              </w:rPr>
            </w:pPr>
          </w:p>
        </w:tc>
        <w:tc>
          <w:tcPr>
            <w:tcW w:w="2396" w:type="dxa"/>
            <w:tcBorders>
              <w:top w:val="nil"/>
              <w:left w:val="nil"/>
              <w:bottom w:val="nil"/>
              <w:right w:val="nil"/>
            </w:tcBorders>
            <w:shd w:val="clear" w:color="auto" w:fill="auto"/>
            <w:noWrap/>
            <w:vAlign w:val="bottom"/>
            <w:hideMark/>
          </w:tcPr>
          <w:p w14:paraId="26BEC1F4" w14:textId="77777777" w:rsidR="00CB4BEB" w:rsidRPr="004C7398" w:rsidRDefault="00CB4BEB" w:rsidP="003C0924">
            <w:pPr>
              <w:rPr>
                <w:rFonts w:ascii="Calibri" w:hAnsi="Calibri"/>
                <w:color w:val="000000"/>
              </w:rPr>
            </w:pPr>
          </w:p>
        </w:tc>
        <w:tc>
          <w:tcPr>
            <w:tcW w:w="1414" w:type="dxa"/>
            <w:gridSpan w:val="2"/>
            <w:tcBorders>
              <w:top w:val="nil"/>
              <w:left w:val="nil"/>
              <w:bottom w:val="nil"/>
              <w:right w:val="nil"/>
            </w:tcBorders>
            <w:shd w:val="clear" w:color="auto" w:fill="auto"/>
            <w:noWrap/>
            <w:vAlign w:val="bottom"/>
            <w:hideMark/>
          </w:tcPr>
          <w:p w14:paraId="7F23854E" w14:textId="77777777" w:rsidR="00CB4BEB" w:rsidRPr="004C7398" w:rsidRDefault="00CB4BEB" w:rsidP="003C0924">
            <w:pPr>
              <w:jc w:val="center"/>
              <w:rPr>
                <w:rFonts w:ascii="Calibri" w:hAnsi="Calibri"/>
                <w:color w:val="000000"/>
              </w:rPr>
            </w:pPr>
          </w:p>
        </w:tc>
        <w:tc>
          <w:tcPr>
            <w:tcW w:w="1526" w:type="dxa"/>
            <w:tcBorders>
              <w:top w:val="nil"/>
              <w:left w:val="nil"/>
              <w:bottom w:val="nil"/>
              <w:right w:val="nil"/>
            </w:tcBorders>
            <w:shd w:val="clear" w:color="auto" w:fill="auto"/>
            <w:noWrap/>
            <w:vAlign w:val="bottom"/>
            <w:hideMark/>
          </w:tcPr>
          <w:p w14:paraId="10BDEF1C" w14:textId="77777777" w:rsidR="00CB4BEB" w:rsidRPr="004C7398" w:rsidRDefault="00CB4BEB" w:rsidP="003C0924">
            <w:pPr>
              <w:rPr>
                <w:rFonts w:ascii="Calibri" w:hAnsi="Calibri"/>
                <w:color w:val="000000"/>
              </w:rPr>
            </w:pPr>
          </w:p>
        </w:tc>
        <w:tc>
          <w:tcPr>
            <w:tcW w:w="233" w:type="dxa"/>
            <w:tcBorders>
              <w:top w:val="nil"/>
              <w:left w:val="nil"/>
              <w:bottom w:val="nil"/>
              <w:right w:val="nil"/>
            </w:tcBorders>
            <w:shd w:val="clear" w:color="auto" w:fill="auto"/>
            <w:noWrap/>
            <w:vAlign w:val="bottom"/>
            <w:hideMark/>
          </w:tcPr>
          <w:p w14:paraId="618ABCB1"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2275C2FF"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6800</w:t>
            </w:r>
          </w:p>
        </w:tc>
        <w:tc>
          <w:tcPr>
            <w:tcW w:w="2130" w:type="dxa"/>
            <w:tcBorders>
              <w:top w:val="nil"/>
              <w:left w:val="nil"/>
              <w:bottom w:val="single" w:sz="4" w:space="0" w:color="auto"/>
              <w:right w:val="single" w:sz="4" w:space="0" w:color="auto"/>
            </w:tcBorders>
            <w:shd w:val="clear" w:color="auto" w:fill="auto"/>
            <w:noWrap/>
            <w:vAlign w:val="bottom"/>
            <w:hideMark/>
          </w:tcPr>
          <w:p w14:paraId="1AC66B4F"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Park og grønne områder flade</w:t>
            </w:r>
          </w:p>
        </w:tc>
        <w:tc>
          <w:tcPr>
            <w:tcW w:w="482" w:type="dxa"/>
            <w:tcBorders>
              <w:top w:val="nil"/>
              <w:left w:val="nil"/>
              <w:bottom w:val="single" w:sz="4" w:space="0" w:color="auto"/>
              <w:right w:val="single" w:sz="4" w:space="0" w:color="auto"/>
            </w:tcBorders>
            <w:shd w:val="clear" w:color="auto" w:fill="auto"/>
            <w:noWrap/>
            <w:vAlign w:val="bottom"/>
            <w:hideMark/>
          </w:tcPr>
          <w:p w14:paraId="490F71CB"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708D4625"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t_6800_parl_fl</w:t>
            </w:r>
          </w:p>
        </w:tc>
      </w:tr>
      <w:tr w:rsidR="00CB4BEB" w:rsidRPr="004C7398" w14:paraId="7C732E8B" w14:textId="77777777" w:rsidTr="003C0924">
        <w:tc>
          <w:tcPr>
            <w:tcW w:w="147" w:type="dxa"/>
            <w:tcBorders>
              <w:top w:val="nil"/>
              <w:right w:val="single" w:sz="4" w:space="0" w:color="auto"/>
            </w:tcBorders>
            <w:shd w:val="clear" w:color="auto" w:fill="auto"/>
          </w:tcPr>
          <w:p w14:paraId="150478CD" w14:textId="77777777" w:rsidR="00CB4BEB" w:rsidRPr="004C7398" w:rsidRDefault="00CB4BEB" w:rsidP="003C0924">
            <w:pPr>
              <w:jc w:val="center"/>
              <w:rPr>
                <w:rFonts w:ascii="Trebuchet MS" w:hAnsi="Trebuchet MS"/>
                <w:color w:val="A6A6A6"/>
                <w:sz w:val="13"/>
                <w:szCs w:val="13"/>
              </w:rPr>
            </w:pPr>
          </w:p>
        </w:tc>
        <w:tc>
          <w:tcPr>
            <w:tcW w:w="847" w:type="dxa"/>
            <w:tcBorders>
              <w:top w:val="nil"/>
              <w:left w:val="single" w:sz="4" w:space="0" w:color="auto"/>
              <w:bottom w:val="single" w:sz="4" w:space="0" w:color="auto"/>
              <w:right w:val="nil"/>
            </w:tcBorders>
            <w:shd w:val="clear" w:color="auto" w:fill="auto"/>
            <w:noWrap/>
            <w:vAlign w:val="bottom"/>
            <w:hideMark/>
          </w:tcPr>
          <w:p w14:paraId="679B06F2" w14:textId="77777777" w:rsidR="00CB4BEB" w:rsidRPr="00DB6189" w:rsidRDefault="00CB4BEB" w:rsidP="003C0924">
            <w:pPr>
              <w:jc w:val="center"/>
              <w:rPr>
                <w:rFonts w:ascii="Trebuchet MS" w:hAnsi="Trebuchet MS"/>
                <w:i/>
                <w:color w:val="A6A6A6"/>
                <w:sz w:val="13"/>
                <w:szCs w:val="13"/>
              </w:rPr>
            </w:pPr>
            <w:r w:rsidRPr="00DB6189">
              <w:rPr>
                <w:rFonts w:ascii="Trebuchet MS" w:hAnsi="Trebuchet MS"/>
                <w:i/>
                <w:color w:val="A6A6A6"/>
                <w:sz w:val="13"/>
                <w:szCs w:val="13"/>
              </w:rPr>
              <w:t>5505</w:t>
            </w:r>
          </w:p>
        </w:tc>
        <w:tc>
          <w:tcPr>
            <w:tcW w:w="1990" w:type="dxa"/>
            <w:tcBorders>
              <w:top w:val="nil"/>
              <w:left w:val="single" w:sz="4" w:space="0" w:color="auto"/>
              <w:bottom w:val="single" w:sz="4" w:space="0" w:color="auto"/>
              <w:right w:val="nil"/>
            </w:tcBorders>
            <w:shd w:val="clear" w:color="auto" w:fill="auto"/>
            <w:noWrap/>
            <w:vAlign w:val="bottom"/>
            <w:hideMark/>
          </w:tcPr>
          <w:p w14:paraId="41664DC7" w14:textId="77777777" w:rsidR="00CB4BEB" w:rsidRPr="0081400D" w:rsidRDefault="00CB4BEB" w:rsidP="003C0924">
            <w:pPr>
              <w:rPr>
                <w:rFonts w:ascii="Trebuchet MS" w:hAnsi="Trebuchet MS"/>
                <w:i/>
                <w:color w:val="A6A6A6"/>
                <w:sz w:val="13"/>
                <w:szCs w:val="13"/>
              </w:rPr>
            </w:pPr>
            <w:r w:rsidRPr="0081400D">
              <w:rPr>
                <w:rFonts w:ascii="Trebuchet MS" w:hAnsi="Trebuchet MS"/>
                <w:i/>
                <w:color w:val="A6A6A6"/>
                <w:sz w:val="13"/>
                <w:szCs w:val="13"/>
              </w:rPr>
              <w:t xml:space="preserve">Renseklasse – </w:t>
            </w:r>
            <w:proofErr w:type="gramStart"/>
            <w:r w:rsidRPr="0081400D">
              <w:rPr>
                <w:rFonts w:ascii="Trebuchet MS" w:hAnsi="Trebuchet MS"/>
                <w:i/>
                <w:color w:val="A6A6A6"/>
                <w:sz w:val="13"/>
                <w:szCs w:val="13"/>
              </w:rPr>
              <w:t>udgået(</w:t>
            </w:r>
            <w:proofErr w:type="gramEnd"/>
            <w:r w:rsidRPr="0081400D">
              <w:rPr>
                <w:rFonts w:ascii="Trebuchet MS" w:hAnsi="Trebuchet MS"/>
                <w:i/>
                <w:color w:val="A6A6A6"/>
                <w:sz w:val="13"/>
                <w:szCs w:val="13"/>
              </w:rPr>
              <w:t>2.1.2)</w:t>
            </w:r>
          </w:p>
        </w:tc>
        <w:tc>
          <w:tcPr>
            <w:tcW w:w="875" w:type="dxa"/>
            <w:tcBorders>
              <w:top w:val="nil"/>
              <w:left w:val="nil"/>
              <w:bottom w:val="single" w:sz="4" w:space="0" w:color="auto"/>
              <w:right w:val="single" w:sz="4" w:space="0" w:color="auto"/>
            </w:tcBorders>
            <w:shd w:val="clear" w:color="auto" w:fill="auto"/>
            <w:noWrap/>
            <w:vAlign w:val="bottom"/>
            <w:hideMark/>
          </w:tcPr>
          <w:p w14:paraId="0CC2994C" w14:textId="77777777" w:rsidR="00CB4BEB" w:rsidRPr="00DB6189" w:rsidRDefault="00CB4BEB" w:rsidP="003C0924">
            <w:pPr>
              <w:jc w:val="center"/>
              <w:rPr>
                <w:rFonts w:ascii="Trebuchet MS" w:hAnsi="Trebuchet MS"/>
                <w:i/>
                <w:color w:val="A6A6A6"/>
                <w:sz w:val="13"/>
                <w:szCs w:val="13"/>
              </w:rPr>
            </w:pPr>
            <w:r w:rsidRPr="00DB6189">
              <w:rPr>
                <w:rFonts w:ascii="Trebuchet MS" w:hAnsi="Trebuchet MS"/>
                <w:i/>
                <w:color w:val="A6A6A6"/>
                <w:sz w:val="13"/>
                <w:szCs w:val="13"/>
              </w:rPr>
              <w:t> </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207FAF76" w14:textId="77777777" w:rsidR="00CB4BEB" w:rsidRPr="00DB6189" w:rsidRDefault="00CB4BEB" w:rsidP="003C0924">
            <w:pPr>
              <w:rPr>
                <w:rFonts w:ascii="Trebuchet MS" w:hAnsi="Trebuchet MS"/>
                <w:i/>
                <w:color w:val="A6A6A6"/>
                <w:sz w:val="13"/>
                <w:szCs w:val="13"/>
              </w:rPr>
            </w:pPr>
            <w:r w:rsidRPr="00DB6189">
              <w:rPr>
                <w:rFonts w:ascii="Trebuchet MS" w:hAnsi="Trebuchet MS"/>
                <w:i/>
                <w:color w:val="A6A6A6"/>
                <w:sz w:val="13"/>
                <w:szCs w:val="13"/>
              </w:rPr>
              <w:t>t_5505_rens_kl</w:t>
            </w:r>
          </w:p>
        </w:tc>
        <w:tc>
          <w:tcPr>
            <w:tcW w:w="160" w:type="dxa"/>
            <w:tcBorders>
              <w:top w:val="nil"/>
              <w:left w:val="nil"/>
              <w:bottom w:val="nil"/>
              <w:right w:val="nil"/>
            </w:tcBorders>
            <w:shd w:val="clear" w:color="auto" w:fill="auto"/>
            <w:noWrap/>
            <w:vAlign w:val="bottom"/>
            <w:hideMark/>
          </w:tcPr>
          <w:p w14:paraId="5D7AF3D8" w14:textId="77777777" w:rsidR="00CB4BEB" w:rsidRPr="004C7398" w:rsidRDefault="00CB4BEB" w:rsidP="003C0924">
            <w:pPr>
              <w:rPr>
                <w:rFonts w:ascii="Calibri" w:hAnsi="Calibri"/>
                <w:color w:val="000000"/>
              </w:rPr>
            </w:pPr>
          </w:p>
        </w:tc>
        <w:tc>
          <w:tcPr>
            <w:tcW w:w="1010" w:type="dxa"/>
            <w:tcBorders>
              <w:top w:val="nil"/>
              <w:left w:val="nil"/>
              <w:bottom w:val="nil"/>
              <w:right w:val="nil"/>
            </w:tcBorders>
            <w:shd w:val="clear" w:color="auto" w:fill="auto"/>
            <w:noWrap/>
            <w:vAlign w:val="bottom"/>
            <w:hideMark/>
          </w:tcPr>
          <w:p w14:paraId="50E9853A" w14:textId="77777777" w:rsidR="00CB4BEB" w:rsidRPr="004C7398" w:rsidRDefault="00CB4BEB" w:rsidP="003C0924">
            <w:pPr>
              <w:rPr>
                <w:rFonts w:ascii="Calibri" w:hAnsi="Calibri"/>
                <w:color w:val="000000"/>
              </w:rPr>
            </w:pPr>
          </w:p>
        </w:tc>
        <w:tc>
          <w:tcPr>
            <w:tcW w:w="2396" w:type="dxa"/>
            <w:tcBorders>
              <w:top w:val="nil"/>
              <w:left w:val="nil"/>
              <w:bottom w:val="nil"/>
              <w:right w:val="nil"/>
            </w:tcBorders>
            <w:shd w:val="clear" w:color="auto" w:fill="auto"/>
            <w:noWrap/>
            <w:vAlign w:val="bottom"/>
            <w:hideMark/>
          </w:tcPr>
          <w:p w14:paraId="29A8E128" w14:textId="77777777" w:rsidR="00CB4BEB" w:rsidRPr="004C7398" w:rsidRDefault="00CB4BEB" w:rsidP="003C0924">
            <w:pPr>
              <w:rPr>
                <w:rFonts w:ascii="Calibri" w:hAnsi="Calibri"/>
                <w:color w:val="000000"/>
              </w:rPr>
            </w:pPr>
          </w:p>
        </w:tc>
        <w:tc>
          <w:tcPr>
            <w:tcW w:w="1414" w:type="dxa"/>
            <w:gridSpan w:val="2"/>
            <w:tcBorders>
              <w:top w:val="nil"/>
              <w:left w:val="nil"/>
              <w:bottom w:val="nil"/>
              <w:right w:val="nil"/>
            </w:tcBorders>
            <w:shd w:val="clear" w:color="auto" w:fill="auto"/>
            <w:noWrap/>
            <w:vAlign w:val="bottom"/>
            <w:hideMark/>
          </w:tcPr>
          <w:p w14:paraId="4ED28243" w14:textId="77777777" w:rsidR="00CB4BEB" w:rsidRPr="004C7398" w:rsidRDefault="00CB4BEB" w:rsidP="003C0924">
            <w:pPr>
              <w:jc w:val="center"/>
              <w:rPr>
                <w:rFonts w:ascii="Calibri" w:hAnsi="Calibri"/>
                <w:color w:val="000000"/>
              </w:rPr>
            </w:pPr>
          </w:p>
        </w:tc>
        <w:tc>
          <w:tcPr>
            <w:tcW w:w="1526" w:type="dxa"/>
            <w:tcBorders>
              <w:top w:val="nil"/>
              <w:left w:val="nil"/>
              <w:bottom w:val="nil"/>
              <w:right w:val="nil"/>
            </w:tcBorders>
            <w:shd w:val="clear" w:color="auto" w:fill="auto"/>
            <w:noWrap/>
            <w:vAlign w:val="bottom"/>
            <w:hideMark/>
          </w:tcPr>
          <w:p w14:paraId="7CDC3029" w14:textId="77777777" w:rsidR="00CB4BEB" w:rsidRPr="004C7398" w:rsidRDefault="00CB4BEB" w:rsidP="003C0924">
            <w:pPr>
              <w:rPr>
                <w:rFonts w:ascii="Calibri" w:hAnsi="Calibri"/>
                <w:color w:val="000000"/>
              </w:rPr>
            </w:pPr>
          </w:p>
        </w:tc>
        <w:tc>
          <w:tcPr>
            <w:tcW w:w="233" w:type="dxa"/>
            <w:tcBorders>
              <w:top w:val="nil"/>
              <w:left w:val="nil"/>
              <w:bottom w:val="nil"/>
              <w:right w:val="nil"/>
            </w:tcBorders>
            <w:shd w:val="clear" w:color="auto" w:fill="auto"/>
            <w:noWrap/>
            <w:vAlign w:val="bottom"/>
            <w:hideMark/>
          </w:tcPr>
          <w:p w14:paraId="26307D59"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2D457AE7"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6801</w:t>
            </w:r>
          </w:p>
        </w:tc>
        <w:tc>
          <w:tcPr>
            <w:tcW w:w="2130" w:type="dxa"/>
            <w:tcBorders>
              <w:top w:val="nil"/>
              <w:left w:val="nil"/>
              <w:bottom w:val="single" w:sz="4" w:space="0" w:color="auto"/>
              <w:right w:val="single" w:sz="4" w:space="0" w:color="auto"/>
            </w:tcBorders>
            <w:shd w:val="clear" w:color="auto" w:fill="auto"/>
            <w:noWrap/>
            <w:vAlign w:val="bottom"/>
            <w:hideMark/>
          </w:tcPr>
          <w:p w14:paraId="5D88B2E7"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Park og grønne områder linje</w:t>
            </w:r>
          </w:p>
        </w:tc>
        <w:tc>
          <w:tcPr>
            <w:tcW w:w="482" w:type="dxa"/>
            <w:tcBorders>
              <w:top w:val="nil"/>
              <w:left w:val="nil"/>
              <w:bottom w:val="single" w:sz="4" w:space="0" w:color="auto"/>
              <w:right w:val="single" w:sz="4" w:space="0" w:color="auto"/>
            </w:tcBorders>
            <w:shd w:val="clear" w:color="auto" w:fill="auto"/>
            <w:noWrap/>
            <w:vAlign w:val="bottom"/>
            <w:hideMark/>
          </w:tcPr>
          <w:p w14:paraId="60443097"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L</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3309078B"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t_6801_parl_li</w:t>
            </w:r>
          </w:p>
        </w:tc>
      </w:tr>
      <w:tr w:rsidR="00CB4BEB" w:rsidRPr="004C7398" w14:paraId="47FC3198" w14:textId="77777777" w:rsidTr="003C0924">
        <w:tc>
          <w:tcPr>
            <w:tcW w:w="147" w:type="dxa"/>
            <w:tcBorders>
              <w:top w:val="nil"/>
              <w:right w:val="single" w:sz="4" w:space="0" w:color="auto"/>
            </w:tcBorders>
            <w:shd w:val="clear" w:color="auto" w:fill="auto"/>
          </w:tcPr>
          <w:p w14:paraId="69CD7C89"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0B2F7F4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5506</w:t>
            </w:r>
          </w:p>
        </w:tc>
        <w:tc>
          <w:tcPr>
            <w:tcW w:w="1990" w:type="dxa"/>
            <w:tcBorders>
              <w:top w:val="nil"/>
              <w:left w:val="nil"/>
              <w:bottom w:val="nil"/>
              <w:right w:val="single" w:sz="4" w:space="0" w:color="auto"/>
            </w:tcBorders>
            <w:shd w:val="clear" w:color="auto" w:fill="auto"/>
            <w:noWrap/>
            <w:vAlign w:val="bottom"/>
            <w:hideMark/>
          </w:tcPr>
          <w:p w14:paraId="38332CD3"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Spildevandsplanpunkter</w:t>
            </w:r>
          </w:p>
        </w:tc>
        <w:tc>
          <w:tcPr>
            <w:tcW w:w="875" w:type="dxa"/>
            <w:tcBorders>
              <w:top w:val="nil"/>
              <w:left w:val="nil"/>
              <w:bottom w:val="nil"/>
              <w:right w:val="single" w:sz="4" w:space="0" w:color="auto"/>
            </w:tcBorders>
            <w:shd w:val="clear" w:color="auto" w:fill="auto"/>
            <w:noWrap/>
            <w:vAlign w:val="bottom"/>
            <w:hideMark/>
          </w:tcPr>
          <w:p w14:paraId="1E4B668F"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4DAA2F80"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t_5506_spildev_pl_pkt</w:t>
            </w:r>
          </w:p>
        </w:tc>
        <w:tc>
          <w:tcPr>
            <w:tcW w:w="160" w:type="dxa"/>
            <w:tcBorders>
              <w:top w:val="nil"/>
              <w:left w:val="nil"/>
              <w:bottom w:val="nil"/>
              <w:right w:val="nil"/>
            </w:tcBorders>
            <w:shd w:val="clear" w:color="auto" w:fill="auto"/>
            <w:noWrap/>
            <w:vAlign w:val="bottom"/>
            <w:hideMark/>
          </w:tcPr>
          <w:p w14:paraId="14ED1A25" w14:textId="77777777" w:rsidR="00CB4BEB" w:rsidRPr="004C7398" w:rsidRDefault="00CB4BEB" w:rsidP="003C0924">
            <w:pPr>
              <w:rPr>
                <w:rFonts w:ascii="Calibri" w:hAnsi="Calibri"/>
                <w:color w:val="000000"/>
              </w:rPr>
            </w:pPr>
          </w:p>
        </w:tc>
        <w:tc>
          <w:tcPr>
            <w:tcW w:w="1010" w:type="dxa"/>
            <w:tcBorders>
              <w:top w:val="nil"/>
              <w:left w:val="nil"/>
              <w:bottom w:val="nil"/>
              <w:right w:val="nil"/>
            </w:tcBorders>
            <w:shd w:val="clear" w:color="auto" w:fill="auto"/>
            <w:noWrap/>
            <w:vAlign w:val="bottom"/>
            <w:hideMark/>
          </w:tcPr>
          <w:p w14:paraId="6710AC58" w14:textId="77777777" w:rsidR="00CB4BEB" w:rsidRPr="004C7398" w:rsidRDefault="00CB4BEB" w:rsidP="003C0924">
            <w:pPr>
              <w:rPr>
                <w:rFonts w:ascii="Calibri" w:hAnsi="Calibri"/>
                <w:color w:val="000000"/>
              </w:rPr>
            </w:pPr>
          </w:p>
        </w:tc>
        <w:tc>
          <w:tcPr>
            <w:tcW w:w="2396" w:type="dxa"/>
            <w:tcBorders>
              <w:top w:val="nil"/>
              <w:left w:val="nil"/>
              <w:bottom w:val="nil"/>
              <w:right w:val="nil"/>
            </w:tcBorders>
            <w:shd w:val="clear" w:color="auto" w:fill="auto"/>
            <w:noWrap/>
            <w:vAlign w:val="bottom"/>
            <w:hideMark/>
          </w:tcPr>
          <w:p w14:paraId="05B0A0F0" w14:textId="77777777" w:rsidR="00CB4BEB" w:rsidRPr="004C7398" w:rsidRDefault="00CB4BEB" w:rsidP="003C0924">
            <w:pPr>
              <w:rPr>
                <w:rFonts w:ascii="Calibri" w:hAnsi="Calibri"/>
                <w:color w:val="000000"/>
              </w:rPr>
            </w:pPr>
          </w:p>
        </w:tc>
        <w:tc>
          <w:tcPr>
            <w:tcW w:w="1414" w:type="dxa"/>
            <w:gridSpan w:val="2"/>
            <w:tcBorders>
              <w:top w:val="nil"/>
              <w:left w:val="nil"/>
              <w:bottom w:val="nil"/>
              <w:right w:val="nil"/>
            </w:tcBorders>
            <w:shd w:val="clear" w:color="auto" w:fill="auto"/>
            <w:noWrap/>
            <w:vAlign w:val="bottom"/>
            <w:hideMark/>
          </w:tcPr>
          <w:p w14:paraId="641AB90E" w14:textId="77777777" w:rsidR="00CB4BEB" w:rsidRPr="004C7398" w:rsidRDefault="00CB4BEB" w:rsidP="003C0924">
            <w:pPr>
              <w:jc w:val="center"/>
              <w:rPr>
                <w:rFonts w:ascii="Calibri" w:hAnsi="Calibri"/>
                <w:color w:val="000000"/>
              </w:rPr>
            </w:pPr>
          </w:p>
        </w:tc>
        <w:tc>
          <w:tcPr>
            <w:tcW w:w="1526" w:type="dxa"/>
            <w:tcBorders>
              <w:top w:val="nil"/>
              <w:left w:val="nil"/>
              <w:bottom w:val="nil"/>
              <w:right w:val="nil"/>
            </w:tcBorders>
            <w:shd w:val="clear" w:color="auto" w:fill="auto"/>
            <w:noWrap/>
            <w:vAlign w:val="bottom"/>
            <w:hideMark/>
          </w:tcPr>
          <w:p w14:paraId="703A2BD2" w14:textId="77777777" w:rsidR="00CB4BEB" w:rsidRPr="004C7398" w:rsidRDefault="00CB4BEB" w:rsidP="003C0924">
            <w:pPr>
              <w:rPr>
                <w:rFonts w:ascii="Calibri" w:hAnsi="Calibri"/>
                <w:color w:val="000000"/>
              </w:rPr>
            </w:pPr>
          </w:p>
        </w:tc>
        <w:tc>
          <w:tcPr>
            <w:tcW w:w="233" w:type="dxa"/>
            <w:tcBorders>
              <w:top w:val="nil"/>
              <w:left w:val="nil"/>
              <w:bottom w:val="nil"/>
              <w:right w:val="nil"/>
            </w:tcBorders>
            <w:shd w:val="clear" w:color="auto" w:fill="auto"/>
            <w:noWrap/>
            <w:vAlign w:val="bottom"/>
            <w:hideMark/>
          </w:tcPr>
          <w:p w14:paraId="02AFFA0C"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3418616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6802</w:t>
            </w:r>
          </w:p>
        </w:tc>
        <w:tc>
          <w:tcPr>
            <w:tcW w:w="2130" w:type="dxa"/>
            <w:tcBorders>
              <w:top w:val="nil"/>
              <w:left w:val="nil"/>
              <w:bottom w:val="single" w:sz="4" w:space="0" w:color="auto"/>
              <w:right w:val="single" w:sz="4" w:space="0" w:color="auto"/>
            </w:tcBorders>
            <w:shd w:val="clear" w:color="auto" w:fill="auto"/>
            <w:noWrap/>
            <w:vAlign w:val="bottom"/>
            <w:hideMark/>
          </w:tcPr>
          <w:p w14:paraId="265E3585"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Park og grønne områder punkt</w:t>
            </w:r>
          </w:p>
        </w:tc>
        <w:tc>
          <w:tcPr>
            <w:tcW w:w="482" w:type="dxa"/>
            <w:tcBorders>
              <w:top w:val="nil"/>
              <w:left w:val="nil"/>
              <w:bottom w:val="single" w:sz="4" w:space="0" w:color="auto"/>
              <w:right w:val="single" w:sz="4" w:space="0" w:color="auto"/>
            </w:tcBorders>
            <w:shd w:val="clear" w:color="auto" w:fill="auto"/>
            <w:noWrap/>
            <w:vAlign w:val="bottom"/>
            <w:hideMark/>
          </w:tcPr>
          <w:p w14:paraId="0737EC29"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076BA742"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t_6802_parl_pkt</w:t>
            </w:r>
          </w:p>
        </w:tc>
      </w:tr>
      <w:tr w:rsidR="00CB4BEB" w:rsidRPr="004C7398" w14:paraId="6C8978EF" w14:textId="77777777" w:rsidTr="003C0924">
        <w:tc>
          <w:tcPr>
            <w:tcW w:w="147" w:type="dxa"/>
            <w:tcBorders>
              <w:top w:val="nil"/>
              <w:right w:val="single" w:sz="4" w:space="0" w:color="auto"/>
            </w:tcBorders>
            <w:shd w:val="clear" w:color="auto" w:fill="auto"/>
          </w:tcPr>
          <w:p w14:paraId="31076AE9"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049D4C8F"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5507</w:t>
            </w:r>
          </w:p>
        </w:tc>
        <w:tc>
          <w:tcPr>
            <w:tcW w:w="1990" w:type="dxa"/>
            <w:tcBorders>
              <w:top w:val="single" w:sz="4" w:space="0" w:color="auto"/>
              <w:left w:val="nil"/>
              <w:bottom w:val="nil"/>
              <w:right w:val="single" w:sz="4" w:space="0" w:color="auto"/>
            </w:tcBorders>
            <w:shd w:val="clear" w:color="auto" w:fill="auto"/>
            <w:noWrap/>
            <w:vAlign w:val="bottom"/>
            <w:hideMark/>
          </w:tcPr>
          <w:p w14:paraId="218EAA3F"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Fiberkabel</w:t>
            </w:r>
          </w:p>
        </w:tc>
        <w:tc>
          <w:tcPr>
            <w:tcW w:w="875" w:type="dxa"/>
            <w:tcBorders>
              <w:top w:val="single" w:sz="4" w:space="0" w:color="auto"/>
              <w:left w:val="nil"/>
              <w:bottom w:val="nil"/>
              <w:right w:val="single" w:sz="4" w:space="0" w:color="auto"/>
            </w:tcBorders>
            <w:shd w:val="clear" w:color="auto" w:fill="auto"/>
            <w:noWrap/>
            <w:vAlign w:val="bottom"/>
            <w:hideMark/>
          </w:tcPr>
          <w:p w14:paraId="7925F160"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L</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3FA9DC72"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t_5507_fiberkabel</w:t>
            </w:r>
          </w:p>
        </w:tc>
        <w:tc>
          <w:tcPr>
            <w:tcW w:w="160" w:type="dxa"/>
            <w:tcBorders>
              <w:top w:val="nil"/>
              <w:left w:val="nil"/>
              <w:bottom w:val="nil"/>
              <w:right w:val="nil"/>
            </w:tcBorders>
            <w:shd w:val="clear" w:color="auto" w:fill="auto"/>
            <w:noWrap/>
            <w:vAlign w:val="bottom"/>
            <w:hideMark/>
          </w:tcPr>
          <w:p w14:paraId="727AE2E5" w14:textId="77777777" w:rsidR="00CB4BEB" w:rsidRPr="004C7398" w:rsidRDefault="00CB4BEB" w:rsidP="003C0924">
            <w:pPr>
              <w:rPr>
                <w:rFonts w:ascii="Calibri" w:hAnsi="Calibri"/>
                <w:color w:val="000000"/>
              </w:rPr>
            </w:pPr>
          </w:p>
        </w:tc>
        <w:tc>
          <w:tcPr>
            <w:tcW w:w="1010" w:type="dxa"/>
            <w:tcBorders>
              <w:top w:val="nil"/>
              <w:left w:val="nil"/>
              <w:bottom w:val="nil"/>
              <w:right w:val="nil"/>
            </w:tcBorders>
            <w:shd w:val="clear" w:color="auto" w:fill="auto"/>
            <w:noWrap/>
            <w:vAlign w:val="bottom"/>
            <w:hideMark/>
          </w:tcPr>
          <w:p w14:paraId="6F5F5117" w14:textId="77777777" w:rsidR="00CB4BEB" w:rsidRPr="004C7398" w:rsidRDefault="00CB4BEB" w:rsidP="003C0924">
            <w:pPr>
              <w:rPr>
                <w:rFonts w:ascii="Calibri" w:hAnsi="Calibri"/>
                <w:color w:val="000000"/>
              </w:rPr>
            </w:pPr>
          </w:p>
        </w:tc>
        <w:tc>
          <w:tcPr>
            <w:tcW w:w="2396" w:type="dxa"/>
            <w:tcBorders>
              <w:top w:val="nil"/>
              <w:left w:val="nil"/>
              <w:bottom w:val="nil"/>
              <w:right w:val="nil"/>
            </w:tcBorders>
            <w:shd w:val="clear" w:color="auto" w:fill="auto"/>
            <w:noWrap/>
            <w:vAlign w:val="bottom"/>
            <w:hideMark/>
          </w:tcPr>
          <w:p w14:paraId="36B6E0C2" w14:textId="77777777" w:rsidR="00CB4BEB" w:rsidRPr="004C7398" w:rsidRDefault="00CB4BEB" w:rsidP="003C0924">
            <w:pPr>
              <w:rPr>
                <w:rFonts w:ascii="Calibri" w:hAnsi="Calibri"/>
                <w:color w:val="000000"/>
              </w:rPr>
            </w:pPr>
          </w:p>
        </w:tc>
        <w:tc>
          <w:tcPr>
            <w:tcW w:w="1414" w:type="dxa"/>
            <w:gridSpan w:val="2"/>
            <w:tcBorders>
              <w:top w:val="nil"/>
              <w:left w:val="nil"/>
              <w:bottom w:val="nil"/>
              <w:right w:val="nil"/>
            </w:tcBorders>
            <w:shd w:val="clear" w:color="auto" w:fill="auto"/>
            <w:noWrap/>
            <w:vAlign w:val="bottom"/>
            <w:hideMark/>
          </w:tcPr>
          <w:p w14:paraId="20D940A1" w14:textId="77777777" w:rsidR="00CB4BEB" w:rsidRPr="004C7398" w:rsidRDefault="00CB4BEB" w:rsidP="003C0924">
            <w:pPr>
              <w:jc w:val="center"/>
              <w:rPr>
                <w:rFonts w:ascii="Calibri" w:hAnsi="Calibri"/>
                <w:color w:val="000000"/>
              </w:rPr>
            </w:pPr>
          </w:p>
        </w:tc>
        <w:tc>
          <w:tcPr>
            <w:tcW w:w="1526" w:type="dxa"/>
            <w:tcBorders>
              <w:top w:val="nil"/>
              <w:left w:val="nil"/>
              <w:bottom w:val="nil"/>
              <w:right w:val="nil"/>
            </w:tcBorders>
            <w:shd w:val="clear" w:color="auto" w:fill="auto"/>
            <w:noWrap/>
            <w:vAlign w:val="bottom"/>
            <w:hideMark/>
          </w:tcPr>
          <w:p w14:paraId="49912546" w14:textId="77777777" w:rsidR="00CB4BEB" w:rsidRPr="004C7398" w:rsidRDefault="00CB4BEB" w:rsidP="003C0924">
            <w:pPr>
              <w:rPr>
                <w:rFonts w:ascii="Calibri" w:hAnsi="Calibri"/>
                <w:color w:val="000000"/>
              </w:rPr>
            </w:pPr>
          </w:p>
        </w:tc>
        <w:tc>
          <w:tcPr>
            <w:tcW w:w="233" w:type="dxa"/>
            <w:tcBorders>
              <w:top w:val="nil"/>
              <w:left w:val="nil"/>
              <w:bottom w:val="nil"/>
              <w:right w:val="nil"/>
            </w:tcBorders>
            <w:shd w:val="clear" w:color="auto" w:fill="auto"/>
            <w:noWrap/>
            <w:vAlign w:val="bottom"/>
            <w:hideMark/>
          </w:tcPr>
          <w:p w14:paraId="604FBE87" w14:textId="77777777" w:rsidR="00CB4BEB" w:rsidRPr="004C7398" w:rsidRDefault="00CB4BEB" w:rsidP="003C0924">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6E4D218C"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6803</w:t>
            </w:r>
          </w:p>
        </w:tc>
        <w:tc>
          <w:tcPr>
            <w:tcW w:w="2130" w:type="dxa"/>
            <w:tcBorders>
              <w:top w:val="nil"/>
              <w:left w:val="nil"/>
              <w:bottom w:val="single" w:sz="4" w:space="0" w:color="auto"/>
              <w:right w:val="single" w:sz="4" w:space="0" w:color="auto"/>
            </w:tcBorders>
            <w:shd w:val="clear" w:color="auto" w:fill="auto"/>
            <w:noWrap/>
            <w:vAlign w:val="bottom"/>
            <w:hideMark/>
          </w:tcPr>
          <w:p w14:paraId="200CF644"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Park og grønne områders distrikt</w:t>
            </w:r>
          </w:p>
        </w:tc>
        <w:tc>
          <w:tcPr>
            <w:tcW w:w="482" w:type="dxa"/>
            <w:tcBorders>
              <w:top w:val="nil"/>
              <w:left w:val="nil"/>
              <w:bottom w:val="single" w:sz="4" w:space="0" w:color="auto"/>
              <w:right w:val="single" w:sz="4" w:space="0" w:color="auto"/>
            </w:tcBorders>
            <w:shd w:val="clear" w:color="auto" w:fill="auto"/>
            <w:noWrap/>
            <w:vAlign w:val="bottom"/>
            <w:hideMark/>
          </w:tcPr>
          <w:p w14:paraId="2C5052AA"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208013EF"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t_6803_parl_omr</w:t>
            </w:r>
          </w:p>
        </w:tc>
      </w:tr>
      <w:tr w:rsidR="00CB4BEB" w:rsidRPr="004C7398" w14:paraId="53CDF845" w14:textId="77777777" w:rsidTr="003C0924">
        <w:trPr>
          <w:gridAfter w:val="2"/>
          <w:wAfter w:w="1418" w:type="dxa"/>
        </w:trPr>
        <w:tc>
          <w:tcPr>
            <w:tcW w:w="147" w:type="dxa"/>
            <w:tcBorders>
              <w:top w:val="nil"/>
              <w:right w:val="single" w:sz="4" w:space="0" w:color="auto"/>
            </w:tcBorders>
            <w:shd w:val="clear" w:color="auto" w:fill="auto"/>
          </w:tcPr>
          <w:p w14:paraId="70F1631B" w14:textId="77777777" w:rsidR="00CB4BEB" w:rsidRPr="004C7398" w:rsidRDefault="00CB4BEB" w:rsidP="003C0924">
            <w:pPr>
              <w:jc w:val="center"/>
              <w:rPr>
                <w:rFonts w:ascii="Trebuchet MS" w:hAnsi="Trebuchet MS"/>
                <w:color w:val="000000"/>
                <w:sz w:val="13"/>
                <w:szCs w:val="13"/>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773ED6E"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5508</w:t>
            </w:r>
          </w:p>
        </w:tc>
        <w:tc>
          <w:tcPr>
            <w:tcW w:w="1990" w:type="dxa"/>
            <w:tcBorders>
              <w:top w:val="single" w:sz="4" w:space="0" w:color="auto"/>
              <w:left w:val="nil"/>
              <w:bottom w:val="single" w:sz="4" w:space="0" w:color="auto"/>
              <w:right w:val="single" w:sz="4" w:space="0" w:color="auto"/>
            </w:tcBorders>
            <w:shd w:val="clear" w:color="auto" w:fill="auto"/>
            <w:noWrap/>
            <w:vAlign w:val="bottom"/>
            <w:hideMark/>
          </w:tcPr>
          <w:p w14:paraId="35688115"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Husstandsmøller</w:t>
            </w:r>
          </w:p>
        </w:tc>
        <w:tc>
          <w:tcPr>
            <w:tcW w:w="875" w:type="dxa"/>
            <w:tcBorders>
              <w:top w:val="single" w:sz="4" w:space="0" w:color="auto"/>
              <w:left w:val="nil"/>
              <w:bottom w:val="single" w:sz="4" w:space="0" w:color="auto"/>
              <w:right w:val="single" w:sz="4" w:space="0" w:color="auto"/>
            </w:tcBorders>
            <w:shd w:val="clear" w:color="auto" w:fill="auto"/>
            <w:noWrap/>
            <w:vAlign w:val="bottom"/>
            <w:hideMark/>
          </w:tcPr>
          <w:p w14:paraId="052CE0AB" w14:textId="77777777" w:rsidR="00CB4BEB" w:rsidRPr="004C7398" w:rsidRDefault="00CB4BEB" w:rsidP="003C0924">
            <w:pPr>
              <w:jc w:val="center"/>
              <w:rPr>
                <w:rFonts w:ascii="Trebuchet MS" w:hAnsi="Trebuchet MS"/>
                <w:color w:val="000000"/>
                <w:sz w:val="13"/>
                <w:szCs w:val="13"/>
              </w:rPr>
            </w:pPr>
            <w:r w:rsidRPr="004C7398">
              <w:rPr>
                <w:rFonts w:ascii="Trebuchet MS" w:hAnsi="Trebuchet MS"/>
                <w:color w:val="000000"/>
                <w:sz w:val="13"/>
                <w:szCs w:val="13"/>
              </w:rPr>
              <w:t>P</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25B3B206" w14:textId="77777777" w:rsidR="00CB4BEB" w:rsidRPr="004C7398" w:rsidRDefault="00CB4BEB" w:rsidP="003C0924">
            <w:pPr>
              <w:rPr>
                <w:rFonts w:ascii="Trebuchet MS" w:hAnsi="Trebuchet MS"/>
                <w:color w:val="000000"/>
                <w:sz w:val="13"/>
                <w:szCs w:val="13"/>
              </w:rPr>
            </w:pPr>
            <w:r w:rsidRPr="004C7398">
              <w:rPr>
                <w:rFonts w:ascii="Trebuchet MS" w:hAnsi="Trebuchet MS"/>
                <w:color w:val="000000"/>
                <w:sz w:val="13"/>
                <w:szCs w:val="13"/>
              </w:rPr>
              <w:t>t_5508_husst_moel</w:t>
            </w:r>
          </w:p>
        </w:tc>
        <w:tc>
          <w:tcPr>
            <w:tcW w:w="160" w:type="dxa"/>
            <w:tcBorders>
              <w:top w:val="nil"/>
              <w:left w:val="nil"/>
              <w:bottom w:val="nil"/>
              <w:right w:val="nil"/>
            </w:tcBorders>
            <w:shd w:val="clear" w:color="auto" w:fill="auto"/>
            <w:noWrap/>
            <w:vAlign w:val="bottom"/>
            <w:hideMark/>
          </w:tcPr>
          <w:p w14:paraId="79C168F7" w14:textId="77777777" w:rsidR="00CB4BEB" w:rsidRPr="004C7398" w:rsidRDefault="00CB4BEB" w:rsidP="003C0924">
            <w:pPr>
              <w:rPr>
                <w:rFonts w:ascii="Calibri" w:hAnsi="Calibri"/>
                <w:color w:val="000000"/>
              </w:rPr>
            </w:pPr>
          </w:p>
        </w:tc>
        <w:tc>
          <w:tcPr>
            <w:tcW w:w="1010" w:type="dxa"/>
            <w:tcBorders>
              <w:top w:val="nil"/>
              <w:left w:val="nil"/>
              <w:bottom w:val="nil"/>
              <w:right w:val="nil"/>
            </w:tcBorders>
            <w:shd w:val="clear" w:color="auto" w:fill="auto"/>
            <w:noWrap/>
            <w:vAlign w:val="bottom"/>
            <w:hideMark/>
          </w:tcPr>
          <w:p w14:paraId="0BE4D54D" w14:textId="77777777" w:rsidR="00CB4BEB" w:rsidRPr="004C7398" w:rsidRDefault="00CB4BEB" w:rsidP="003C0924">
            <w:pPr>
              <w:rPr>
                <w:rFonts w:ascii="Calibri" w:hAnsi="Calibri"/>
                <w:color w:val="000000"/>
              </w:rPr>
            </w:pPr>
          </w:p>
        </w:tc>
        <w:tc>
          <w:tcPr>
            <w:tcW w:w="2396" w:type="dxa"/>
            <w:tcBorders>
              <w:top w:val="nil"/>
              <w:left w:val="nil"/>
              <w:bottom w:val="nil"/>
              <w:right w:val="nil"/>
            </w:tcBorders>
            <w:shd w:val="clear" w:color="auto" w:fill="auto"/>
            <w:noWrap/>
            <w:vAlign w:val="bottom"/>
            <w:hideMark/>
          </w:tcPr>
          <w:p w14:paraId="64D7B154" w14:textId="77777777" w:rsidR="00CB4BEB" w:rsidRPr="004C7398" w:rsidRDefault="00CB4BEB" w:rsidP="003C0924">
            <w:pPr>
              <w:rPr>
                <w:rFonts w:ascii="Calibri" w:hAnsi="Calibri"/>
                <w:color w:val="000000"/>
              </w:rPr>
            </w:pPr>
          </w:p>
        </w:tc>
        <w:tc>
          <w:tcPr>
            <w:tcW w:w="1414" w:type="dxa"/>
            <w:gridSpan w:val="2"/>
            <w:tcBorders>
              <w:top w:val="nil"/>
              <w:left w:val="nil"/>
              <w:bottom w:val="nil"/>
              <w:right w:val="nil"/>
            </w:tcBorders>
            <w:shd w:val="clear" w:color="auto" w:fill="auto"/>
            <w:noWrap/>
            <w:vAlign w:val="bottom"/>
            <w:hideMark/>
          </w:tcPr>
          <w:p w14:paraId="41BAD2DC" w14:textId="77777777" w:rsidR="00CB4BEB" w:rsidRPr="004C7398" w:rsidRDefault="00CB4BEB" w:rsidP="003C0924">
            <w:pPr>
              <w:jc w:val="center"/>
              <w:rPr>
                <w:rFonts w:ascii="Calibri" w:hAnsi="Calibri"/>
                <w:color w:val="000000"/>
              </w:rPr>
            </w:pPr>
          </w:p>
        </w:tc>
        <w:tc>
          <w:tcPr>
            <w:tcW w:w="1526" w:type="dxa"/>
            <w:tcBorders>
              <w:top w:val="nil"/>
              <w:left w:val="nil"/>
              <w:bottom w:val="nil"/>
              <w:right w:val="nil"/>
            </w:tcBorders>
            <w:shd w:val="clear" w:color="auto" w:fill="auto"/>
            <w:noWrap/>
            <w:vAlign w:val="bottom"/>
            <w:hideMark/>
          </w:tcPr>
          <w:p w14:paraId="3738189D" w14:textId="77777777" w:rsidR="00CB4BEB" w:rsidRPr="004C7398" w:rsidRDefault="00CB4BEB" w:rsidP="003C0924">
            <w:pPr>
              <w:rPr>
                <w:rFonts w:ascii="Calibri" w:hAnsi="Calibri"/>
                <w:color w:val="000000"/>
              </w:rPr>
            </w:pPr>
          </w:p>
        </w:tc>
        <w:tc>
          <w:tcPr>
            <w:tcW w:w="233" w:type="dxa"/>
            <w:tcBorders>
              <w:top w:val="nil"/>
              <w:left w:val="nil"/>
              <w:bottom w:val="nil"/>
              <w:right w:val="nil"/>
            </w:tcBorders>
            <w:shd w:val="clear" w:color="auto" w:fill="auto"/>
            <w:noWrap/>
            <w:vAlign w:val="bottom"/>
            <w:hideMark/>
          </w:tcPr>
          <w:p w14:paraId="7E151EF1" w14:textId="77777777" w:rsidR="00CB4BEB" w:rsidRPr="004C7398" w:rsidRDefault="00CB4BEB" w:rsidP="003C0924">
            <w:pPr>
              <w:rPr>
                <w:rFonts w:ascii="Calibri" w:hAnsi="Calibri"/>
                <w:color w:val="000000"/>
              </w:rPr>
            </w:pPr>
          </w:p>
        </w:tc>
        <w:tc>
          <w:tcPr>
            <w:tcW w:w="847" w:type="dxa"/>
            <w:tcBorders>
              <w:top w:val="nil"/>
              <w:left w:val="nil"/>
              <w:bottom w:val="nil"/>
              <w:right w:val="nil"/>
            </w:tcBorders>
            <w:shd w:val="clear" w:color="auto" w:fill="auto"/>
            <w:noWrap/>
            <w:vAlign w:val="bottom"/>
            <w:hideMark/>
          </w:tcPr>
          <w:p w14:paraId="0B50F093" w14:textId="77777777" w:rsidR="00CB4BEB" w:rsidRPr="004C7398" w:rsidRDefault="00CB4BEB" w:rsidP="003C0924">
            <w:pPr>
              <w:rPr>
                <w:rFonts w:ascii="Calibri" w:hAnsi="Calibri"/>
                <w:color w:val="000000"/>
              </w:rPr>
            </w:pPr>
          </w:p>
        </w:tc>
        <w:tc>
          <w:tcPr>
            <w:tcW w:w="2612" w:type="dxa"/>
            <w:gridSpan w:val="2"/>
            <w:tcBorders>
              <w:top w:val="nil"/>
              <w:left w:val="nil"/>
              <w:bottom w:val="nil"/>
              <w:right w:val="nil"/>
            </w:tcBorders>
            <w:shd w:val="clear" w:color="auto" w:fill="auto"/>
            <w:noWrap/>
            <w:vAlign w:val="bottom"/>
            <w:hideMark/>
          </w:tcPr>
          <w:p w14:paraId="3B29F5F8" w14:textId="77777777" w:rsidR="00CB4BEB" w:rsidRPr="004C7398" w:rsidRDefault="00CB4BEB" w:rsidP="003C0924">
            <w:pPr>
              <w:rPr>
                <w:rFonts w:ascii="Calibri" w:hAnsi="Calibri"/>
                <w:color w:val="000000"/>
              </w:rPr>
            </w:pPr>
          </w:p>
        </w:tc>
      </w:tr>
    </w:tbl>
    <w:p w14:paraId="6441967E" w14:textId="77777777" w:rsidR="00E103CE" w:rsidRDefault="00E103CE" w:rsidP="001B63B6">
      <w:pPr>
        <w:rPr>
          <w:rStyle w:val="Overskrift3Tegn"/>
          <w:b w:val="0"/>
          <w:bCs/>
        </w:rPr>
      </w:pPr>
      <w:bookmarkStart w:id="1090" w:name="_Toc292448047"/>
      <w:bookmarkStart w:id="1091" w:name="_Toc292448216"/>
      <w:bookmarkStart w:id="1092" w:name="_Toc292692145"/>
      <w:bookmarkStart w:id="1093" w:name="_Toc292713272"/>
      <w:bookmarkStart w:id="1094" w:name="_Toc292865158"/>
      <w:bookmarkStart w:id="1095" w:name="_Toc63351383"/>
    </w:p>
    <w:p w14:paraId="3D615764" w14:textId="77777777" w:rsidR="00E103CE" w:rsidRDefault="00E103CE">
      <w:pPr>
        <w:spacing w:after="200"/>
        <w:rPr>
          <w:rStyle w:val="Overskrift3Tegn"/>
          <w:b w:val="0"/>
          <w:bCs/>
        </w:rPr>
      </w:pPr>
      <w:r>
        <w:rPr>
          <w:rStyle w:val="Overskrift3Tegn"/>
          <w:b w:val="0"/>
          <w:bCs/>
        </w:rPr>
        <w:br w:type="page"/>
      </w:r>
    </w:p>
    <w:p w14:paraId="092DCC0D" w14:textId="43375915" w:rsidR="001B63B6" w:rsidRDefault="001B63B6" w:rsidP="001B63B6">
      <w:pPr>
        <w:rPr>
          <w:rStyle w:val="Overskrift3Tegn"/>
          <w:b w:val="0"/>
          <w:bCs/>
        </w:rPr>
      </w:pPr>
      <w:bookmarkStart w:id="1096" w:name="_Toc122436045"/>
      <w:r w:rsidRPr="003C0563">
        <w:rPr>
          <w:rStyle w:val="Overskrift3Tegn"/>
          <w:b w:val="0"/>
          <w:bCs/>
        </w:rPr>
        <w:lastRenderedPageBreak/>
        <w:t>3.3.2 Oprindelse (</w:t>
      </w:r>
      <w:proofErr w:type="spellStart"/>
      <w:r w:rsidRPr="003C0563">
        <w:rPr>
          <w:rStyle w:val="Overskrift3Tegn"/>
          <w:b w:val="0"/>
          <w:bCs/>
        </w:rPr>
        <w:t>d_basis_oprindelse</w:t>
      </w:r>
      <w:proofErr w:type="spellEnd"/>
      <w:r w:rsidRPr="003C0563">
        <w:rPr>
          <w:rStyle w:val="Overskrift3Tegn"/>
          <w:b w:val="0"/>
          <w:bCs/>
        </w:rPr>
        <w:t>)</w:t>
      </w:r>
      <w:bookmarkEnd w:id="1096"/>
    </w:p>
    <w:tbl>
      <w:tblPr>
        <w:tblW w:w="14334" w:type="dxa"/>
        <w:tblInd w:w="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207"/>
        <w:gridCol w:w="2550"/>
        <w:gridCol w:w="2128"/>
        <w:gridCol w:w="7449"/>
      </w:tblGrid>
      <w:tr w:rsidR="00E103CE" w:rsidRPr="00052B52" w14:paraId="3428EE41" w14:textId="77777777" w:rsidTr="00E103CE">
        <w:trPr>
          <w:trHeight w:val="198"/>
        </w:trPr>
        <w:tc>
          <w:tcPr>
            <w:tcW w:w="2207" w:type="dxa"/>
            <w:shd w:val="clear" w:color="auto" w:fill="D9D9D9"/>
            <w:noWrap/>
            <w:vAlign w:val="bottom"/>
          </w:tcPr>
          <w:p w14:paraId="38E9FB1E" w14:textId="77777777" w:rsidR="00E103CE" w:rsidRPr="00F70582" w:rsidRDefault="00E103CE" w:rsidP="001A3978">
            <w:pPr>
              <w:rPr>
                <w:rFonts w:ascii="Trebuchet MS" w:hAnsi="Trebuchet MS" w:cs="Arial"/>
                <w:sz w:val="18"/>
                <w:szCs w:val="18"/>
              </w:rPr>
            </w:pPr>
            <w:proofErr w:type="spellStart"/>
            <w:r>
              <w:rPr>
                <w:rFonts w:ascii="Trebuchet MS" w:hAnsi="Trebuchet MS" w:cs="Arial"/>
                <w:b/>
                <w:bCs/>
                <w:color w:val="000000"/>
                <w:sz w:val="18"/>
                <w:szCs w:val="18"/>
              </w:rPr>
              <w:t>o</w:t>
            </w:r>
            <w:r w:rsidRPr="00F70582">
              <w:rPr>
                <w:rFonts w:ascii="Trebuchet MS" w:hAnsi="Trebuchet MS" w:cs="Arial"/>
                <w:b/>
                <w:bCs/>
                <w:color w:val="000000"/>
                <w:sz w:val="18"/>
                <w:szCs w:val="18"/>
              </w:rPr>
              <w:t>prindkode</w:t>
            </w:r>
            <w:proofErr w:type="spellEnd"/>
            <w:r w:rsidRPr="00F70582">
              <w:rPr>
                <w:rFonts w:ascii="Trebuchet MS" w:hAnsi="Trebuchet MS" w:cs="Arial"/>
                <w:b/>
                <w:bCs/>
                <w:color w:val="000000"/>
                <w:sz w:val="18"/>
                <w:szCs w:val="18"/>
              </w:rPr>
              <w:t xml:space="preserve"> </w:t>
            </w:r>
            <w:r w:rsidRPr="00F70582">
              <w:rPr>
                <w:rFonts w:ascii="Trebuchet MS" w:hAnsi="Trebuchet MS" w:cs="Arial"/>
                <w:sz w:val="18"/>
                <w:szCs w:val="18"/>
              </w:rPr>
              <w:t xml:space="preserve"> </w:t>
            </w:r>
          </w:p>
        </w:tc>
        <w:tc>
          <w:tcPr>
            <w:tcW w:w="2550" w:type="dxa"/>
            <w:tcBorders>
              <w:right w:val="single" w:sz="4" w:space="0" w:color="auto"/>
            </w:tcBorders>
            <w:shd w:val="clear" w:color="auto" w:fill="D9D9D9"/>
            <w:noWrap/>
            <w:vAlign w:val="bottom"/>
          </w:tcPr>
          <w:p w14:paraId="0353869E" w14:textId="77777777" w:rsidR="00E103CE" w:rsidRPr="00F70582" w:rsidRDefault="00E103CE" w:rsidP="001A3978">
            <w:pPr>
              <w:rPr>
                <w:rFonts w:ascii="Trebuchet MS" w:hAnsi="Trebuchet MS" w:cs="Arial"/>
                <w:sz w:val="18"/>
                <w:szCs w:val="18"/>
              </w:rPr>
            </w:pPr>
            <w:r w:rsidRPr="00F70582">
              <w:rPr>
                <w:rFonts w:ascii="Trebuchet MS" w:hAnsi="Trebuchet MS" w:cs="Arial"/>
                <w:sz w:val="18"/>
                <w:szCs w:val="18"/>
              </w:rPr>
              <w:t xml:space="preserve"> </w:t>
            </w:r>
            <w:r>
              <w:rPr>
                <w:rFonts w:ascii="Trebuchet MS" w:hAnsi="Trebuchet MS" w:cs="Arial"/>
                <w:b/>
                <w:bCs/>
                <w:color w:val="000000"/>
                <w:sz w:val="18"/>
                <w:szCs w:val="18"/>
              </w:rPr>
              <w:t>o</w:t>
            </w:r>
            <w:r w:rsidRPr="00F70582">
              <w:rPr>
                <w:rFonts w:ascii="Trebuchet MS" w:hAnsi="Trebuchet MS" w:cs="Arial"/>
                <w:b/>
                <w:bCs/>
                <w:color w:val="000000"/>
                <w:sz w:val="18"/>
                <w:szCs w:val="18"/>
              </w:rPr>
              <w:t xml:space="preserve">prindelse </w:t>
            </w:r>
            <w:r w:rsidRPr="00F70582">
              <w:rPr>
                <w:rFonts w:ascii="Trebuchet MS" w:hAnsi="Trebuchet MS" w:cs="Arial"/>
                <w:sz w:val="18"/>
                <w:szCs w:val="18"/>
              </w:rPr>
              <w:t xml:space="preserve"> </w:t>
            </w:r>
          </w:p>
        </w:tc>
        <w:tc>
          <w:tcPr>
            <w:tcW w:w="2128" w:type="dxa"/>
            <w:shd w:val="clear" w:color="auto" w:fill="D9D9D9"/>
          </w:tcPr>
          <w:p w14:paraId="36601146" w14:textId="77777777" w:rsidR="00E103CE" w:rsidRPr="00052B52" w:rsidRDefault="00E103CE" w:rsidP="001A3978">
            <w:pPr>
              <w:rPr>
                <w:rFonts w:ascii="Trebuchet MS" w:hAnsi="Trebuchet MS" w:cs="Arial"/>
                <w:b/>
                <w:bCs/>
                <w:sz w:val="18"/>
                <w:szCs w:val="18"/>
              </w:rPr>
            </w:pPr>
            <w:r w:rsidRPr="00052B52">
              <w:rPr>
                <w:rFonts w:ascii="Trebuchet MS" w:hAnsi="Trebuchet MS" w:cs="Arial"/>
                <w:b/>
                <w:bCs/>
                <w:sz w:val="18"/>
                <w:szCs w:val="18"/>
              </w:rPr>
              <w:t>aktiv</w:t>
            </w:r>
          </w:p>
        </w:tc>
        <w:tc>
          <w:tcPr>
            <w:tcW w:w="7449" w:type="dxa"/>
            <w:tcBorders>
              <w:right w:val="single" w:sz="4" w:space="0" w:color="auto"/>
            </w:tcBorders>
            <w:shd w:val="clear" w:color="auto" w:fill="D9D9D9"/>
          </w:tcPr>
          <w:p w14:paraId="1E8374EA" w14:textId="77777777" w:rsidR="00E103CE" w:rsidRPr="00052B52" w:rsidRDefault="00E103CE" w:rsidP="001A3978">
            <w:pPr>
              <w:rPr>
                <w:rFonts w:ascii="Trebuchet MS" w:hAnsi="Trebuchet MS" w:cs="Arial"/>
                <w:sz w:val="18"/>
                <w:szCs w:val="18"/>
              </w:rPr>
            </w:pPr>
            <w:r w:rsidRPr="00052B52">
              <w:rPr>
                <w:rFonts w:ascii="Trebuchet MS" w:hAnsi="Trebuchet MS" w:cs="Arial"/>
                <w:b/>
                <w:bCs/>
                <w:sz w:val="18"/>
                <w:szCs w:val="18"/>
              </w:rPr>
              <w:t>Begrebsdefinition</w:t>
            </w:r>
          </w:p>
        </w:tc>
      </w:tr>
      <w:tr w:rsidR="00E103CE" w:rsidRPr="001C14A2" w14:paraId="79005F98" w14:textId="77777777" w:rsidTr="00E103CE">
        <w:trPr>
          <w:trHeight w:val="227"/>
        </w:trPr>
        <w:tc>
          <w:tcPr>
            <w:tcW w:w="2207" w:type="dxa"/>
            <w:shd w:val="clear" w:color="auto" w:fill="auto"/>
            <w:noWrap/>
            <w:vAlign w:val="bottom"/>
          </w:tcPr>
          <w:p w14:paraId="214904C3"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0</w:t>
            </w:r>
          </w:p>
        </w:tc>
        <w:tc>
          <w:tcPr>
            <w:tcW w:w="2550" w:type="dxa"/>
            <w:tcBorders>
              <w:right w:val="single" w:sz="4" w:space="0" w:color="auto"/>
            </w:tcBorders>
            <w:shd w:val="clear" w:color="auto" w:fill="auto"/>
            <w:noWrap/>
            <w:vAlign w:val="bottom"/>
          </w:tcPr>
          <w:p w14:paraId="09487BD1"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Ikke udfyldt</w:t>
            </w:r>
          </w:p>
        </w:tc>
        <w:tc>
          <w:tcPr>
            <w:tcW w:w="2128" w:type="dxa"/>
            <w:vAlign w:val="bottom"/>
          </w:tcPr>
          <w:p w14:paraId="3CC2C5A3"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1</w:t>
            </w:r>
          </w:p>
        </w:tc>
        <w:tc>
          <w:tcPr>
            <w:tcW w:w="7449" w:type="dxa"/>
            <w:tcBorders>
              <w:right w:val="single" w:sz="4" w:space="0" w:color="auto"/>
            </w:tcBorders>
          </w:tcPr>
          <w:p w14:paraId="1724C759"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Ej udfyldt</w:t>
            </w:r>
          </w:p>
        </w:tc>
      </w:tr>
      <w:tr w:rsidR="00E103CE" w:rsidRPr="001C14A2" w14:paraId="14C87F65" w14:textId="77777777" w:rsidTr="00E103CE">
        <w:trPr>
          <w:trHeight w:val="227"/>
        </w:trPr>
        <w:tc>
          <w:tcPr>
            <w:tcW w:w="2207" w:type="dxa"/>
            <w:shd w:val="clear" w:color="auto" w:fill="auto"/>
            <w:noWrap/>
            <w:vAlign w:val="center"/>
          </w:tcPr>
          <w:p w14:paraId="1E604840"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1</w:t>
            </w:r>
          </w:p>
        </w:tc>
        <w:tc>
          <w:tcPr>
            <w:tcW w:w="2550" w:type="dxa"/>
            <w:tcBorders>
              <w:right w:val="single" w:sz="4" w:space="0" w:color="auto"/>
            </w:tcBorders>
            <w:shd w:val="clear" w:color="auto" w:fill="auto"/>
            <w:noWrap/>
            <w:vAlign w:val="center"/>
          </w:tcPr>
          <w:p w14:paraId="6EC086CE" w14:textId="77777777" w:rsidR="00E103CE" w:rsidRPr="001C14A2" w:rsidRDefault="00E103CE" w:rsidP="001A3978">
            <w:pPr>
              <w:rPr>
                <w:rFonts w:ascii="Trebuchet MS" w:hAnsi="Trebuchet MS"/>
                <w:sz w:val="18"/>
                <w:szCs w:val="18"/>
              </w:rPr>
            </w:pPr>
            <w:proofErr w:type="spellStart"/>
            <w:r w:rsidRPr="001C14A2">
              <w:rPr>
                <w:rFonts w:ascii="Trebuchet MS" w:hAnsi="Trebuchet MS"/>
                <w:sz w:val="18"/>
                <w:szCs w:val="18"/>
              </w:rPr>
              <w:t>Ortofoto</w:t>
            </w:r>
            <w:proofErr w:type="spellEnd"/>
          </w:p>
        </w:tc>
        <w:tc>
          <w:tcPr>
            <w:tcW w:w="2128" w:type="dxa"/>
            <w:vAlign w:val="center"/>
          </w:tcPr>
          <w:p w14:paraId="6B007895" w14:textId="77777777" w:rsidR="00E103CE" w:rsidRPr="001C14A2" w:rsidRDefault="00E103CE" w:rsidP="001A3978">
            <w:pPr>
              <w:pStyle w:val="Default"/>
              <w:jc w:val="center"/>
              <w:rPr>
                <w:rFonts w:ascii="Trebuchet MS" w:eastAsiaTheme="minorEastAsia" w:hAnsi="Trebuchet MS" w:cstheme="minorBidi"/>
                <w:color w:val="767171"/>
                <w:sz w:val="18"/>
                <w:szCs w:val="18"/>
                <w:lang w:eastAsia="en-US"/>
              </w:rPr>
            </w:pPr>
            <w:r w:rsidRPr="001C14A2">
              <w:rPr>
                <w:rFonts w:ascii="Trebuchet MS" w:eastAsiaTheme="minorEastAsia" w:hAnsi="Trebuchet MS" w:cstheme="minorBidi"/>
                <w:color w:val="767171"/>
                <w:sz w:val="18"/>
                <w:szCs w:val="18"/>
                <w:lang w:eastAsia="en-US"/>
              </w:rPr>
              <w:t>1</w:t>
            </w:r>
          </w:p>
        </w:tc>
        <w:tc>
          <w:tcPr>
            <w:tcW w:w="7449" w:type="dxa"/>
            <w:tcBorders>
              <w:right w:val="single" w:sz="4" w:space="0" w:color="auto"/>
            </w:tcBorders>
            <w:vAlign w:val="bottom"/>
          </w:tcPr>
          <w:p w14:paraId="0C1ECDC4" w14:textId="77777777" w:rsidR="00E103CE" w:rsidRPr="001C14A2" w:rsidRDefault="00E103CE" w:rsidP="001A3978">
            <w:pPr>
              <w:pStyle w:val="Default"/>
              <w:rPr>
                <w:rFonts w:ascii="Trebuchet MS" w:eastAsiaTheme="minorEastAsia" w:hAnsi="Trebuchet MS" w:cstheme="minorBidi"/>
                <w:color w:val="767171"/>
                <w:sz w:val="18"/>
                <w:szCs w:val="18"/>
                <w:lang w:eastAsia="en-US"/>
              </w:rPr>
            </w:pPr>
            <w:r w:rsidRPr="001C14A2">
              <w:rPr>
                <w:rFonts w:ascii="Trebuchet MS" w:eastAsiaTheme="minorEastAsia" w:hAnsi="Trebuchet MS" w:cstheme="minorBidi"/>
                <w:color w:val="767171"/>
                <w:sz w:val="18"/>
                <w:szCs w:val="18"/>
                <w:lang w:eastAsia="en-US"/>
              </w:rPr>
              <w:t>Der skelnes ikke mellem forskellige producenter og forskellige årgange</w:t>
            </w:r>
          </w:p>
        </w:tc>
      </w:tr>
      <w:tr w:rsidR="00E103CE" w:rsidRPr="001C14A2" w14:paraId="0CA09A54" w14:textId="77777777" w:rsidTr="00E103CE">
        <w:trPr>
          <w:trHeight w:val="227"/>
        </w:trPr>
        <w:tc>
          <w:tcPr>
            <w:tcW w:w="2207" w:type="dxa"/>
            <w:shd w:val="clear" w:color="auto" w:fill="auto"/>
            <w:noWrap/>
            <w:vAlign w:val="center"/>
          </w:tcPr>
          <w:p w14:paraId="6ACBF917"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2</w:t>
            </w:r>
          </w:p>
        </w:tc>
        <w:tc>
          <w:tcPr>
            <w:tcW w:w="2550" w:type="dxa"/>
            <w:tcBorders>
              <w:right w:val="single" w:sz="4" w:space="0" w:color="auto"/>
            </w:tcBorders>
            <w:shd w:val="clear" w:color="auto" w:fill="auto"/>
            <w:noWrap/>
            <w:vAlign w:val="center"/>
          </w:tcPr>
          <w:p w14:paraId="2E1FD86C"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Matrikelkort</w:t>
            </w:r>
          </w:p>
        </w:tc>
        <w:tc>
          <w:tcPr>
            <w:tcW w:w="2128" w:type="dxa"/>
            <w:vAlign w:val="center"/>
          </w:tcPr>
          <w:p w14:paraId="16BE84D3" w14:textId="77777777" w:rsidR="00E103CE" w:rsidRPr="001C14A2" w:rsidRDefault="00E103CE" w:rsidP="001A3978">
            <w:pPr>
              <w:pStyle w:val="Default"/>
              <w:jc w:val="center"/>
              <w:rPr>
                <w:rFonts w:ascii="Trebuchet MS" w:eastAsiaTheme="minorEastAsia" w:hAnsi="Trebuchet MS" w:cstheme="minorBidi"/>
                <w:color w:val="767171"/>
                <w:sz w:val="18"/>
                <w:szCs w:val="18"/>
                <w:lang w:eastAsia="en-US"/>
              </w:rPr>
            </w:pPr>
            <w:r w:rsidRPr="001C14A2">
              <w:rPr>
                <w:rFonts w:ascii="Trebuchet MS" w:eastAsiaTheme="minorEastAsia" w:hAnsi="Trebuchet MS" w:cstheme="minorBidi"/>
                <w:color w:val="767171"/>
                <w:sz w:val="18"/>
                <w:szCs w:val="18"/>
                <w:lang w:eastAsia="en-US"/>
              </w:rPr>
              <w:t>1</w:t>
            </w:r>
          </w:p>
        </w:tc>
        <w:tc>
          <w:tcPr>
            <w:tcW w:w="7449" w:type="dxa"/>
            <w:tcBorders>
              <w:right w:val="single" w:sz="4" w:space="0" w:color="auto"/>
            </w:tcBorders>
            <w:vAlign w:val="bottom"/>
          </w:tcPr>
          <w:p w14:paraId="25FA411C" w14:textId="77777777" w:rsidR="00E103CE" w:rsidRPr="001C14A2" w:rsidRDefault="00E103CE" w:rsidP="001A3978">
            <w:pPr>
              <w:pStyle w:val="Default"/>
              <w:rPr>
                <w:rFonts w:ascii="Trebuchet MS" w:eastAsiaTheme="minorEastAsia" w:hAnsi="Trebuchet MS" w:cstheme="minorBidi"/>
                <w:color w:val="767171"/>
                <w:sz w:val="18"/>
                <w:szCs w:val="18"/>
                <w:lang w:eastAsia="en-US"/>
              </w:rPr>
            </w:pPr>
            <w:r w:rsidRPr="001C14A2">
              <w:rPr>
                <w:rFonts w:ascii="Trebuchet MS" w:eastAsiaTheme="minorEastAsia" w:hAnsi="Trebuchet MS" w:cstheme="minorBidi"/>
                <w:color w:val="767171"/>
                <w:sz w:val="18"/>
                <w:szCs w:val="18"/>
                <w:lang w:eastAsia="en-US"/>
              </w:rPr>
              <w:t xml:space="preserve">Matrikelkort fra GST. Det forudsættes, at der benyttes opdaterede matrikelkort for datoen for planens indberetning </w:t>
            </w:r>
          </w:p>
        </w:tc>
      </w:tr>
      <w:tr w:rsidR="00E103CE" w:rsidRPr="001C14A2" w14:paraId="3EF5671F" w14:textId="77777777" w:rsidTr="00E103CE">
        <w:trPr>
          <w:trHeight w:val="227"/>
        </w:trPr>
        <w:tc>
          <w:tcPr>
            <w:tcW w:w="2207" w:type="dxa"/>
            <w:shd w:val="clear" w:color="auto" w:fill="auto"/>
            <w:noWrap/>
            <w:vAlign w:val="center"/>
          </w:tcPr>
          <w:p w14:paraId="084D431D"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3</w:t>
            </w:r>
          </w:p>
        </w:tc>
        <w:tc>
          <w:tcPr>
            <w:tcW w:w="2550" w:type="dxa"/>
            <w:tcBorders>
              <w:right w:val="single" w:sz="4" w:space="0" w:color="auto"/>
            </w:tcBorders>
            <w:shd w:val="clear" w:color="auto" w:fill="auto"/>
            <w:noWrap/>
            <w:vAlign w:val="center"/>
          </w:tcPr>
          <w:p w14:paraId="171464AA"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Opmåling</w:t>
            </w:r>
          </w:p>
        </w:tc>
        <w:tc>
          <w:tcPr>
            <w:tcW w:w="2128" w:type="dxa"/>
            <w:vAlign w:val="center"/>
          </w:tcPr>
          <w:p w14:paraId="046678EC" w14:textId="77777777" w:rsidR="00E103CE" w:rsidRPr="001C14A2" w:rsidRDefault="00E103CE" w:rsidP="001A3978">
            <w:pPr>
              <w:pStyle w:val="Default"/>
              <w:jc w:val="center"/>
              <w:rPr>
                <w:rFonts w:ascii="Trebuchet MS" w:eastAsiaTheme="minorEastAsia" w:hAnsi="Trebuchet MS" w:cstheme="minorBidi"/>
                <w:color w:val="767171"/>
                <w:sz w:val="18"/>
                <w:szCs w:val="18"/>
                <w:lang w:eastAsia="en-US"/>
              </w:rPr>
            </w:pPr>
            <w:r w:rsidRPr="001C14A2">
              <w:rPr>
                <w:rFonts w:ascii="Trebuchet MS" w:eastAsiaTheme="minorEastAsia" w:hAnsi="Trebuchet MS" w:cstheme="minorBidi"/>
                <w:color w:val="767171"/>
                <w:sz w:val="18"/>
                <w:szCs w:val="18"/>
                <w:lang w:eastAsia="en-US"/>
              </w:rPr>
              <w:t>1</w:t>
            </w:r>
          </w:p>
        </w:tc>
        <w:tc>
          <w:tcPr>
            <w:tcW w:w="7449" w:type="dxa"/>
            <w:tcBorders>
              <w:right w:val="single" w:sz="4" w:space="0" w:color="auto"/>
            </w:tcBorders>
            <w:vAlign w:val="bottom"/>
          </w:tcPr>
          <w:p w14:paraId="6A399AD2" w14:textId="77777777" w:rsidR="00E103CE" w:rsidRPr="001C14A2" w:rsidRDefault="00E103CE" w:rsidP="001A3978">
            <w:pPr>
              <w:pStyle w:val="Default"/>
              <w:rPr>
                <w:rFonts w:ascii="Trebuchet MS" w:eastAsiaTheme="minorEastAsia" w:hAnsi="Trebuchet MS" w:cstheme="minorBidi"/>
                <w:color w:val="767171"/>
                <w:sz w:val="18"/>
                <w:szCs w:val="18"/>
                <w:lang w:eastAsia="en-US"/>
              </w:rPr>
            </w:pPr>
            <w:r w:rsidRPr="001C14A2">
              <w:rPr>
                <w:rFonts w:ascii="Trebuchet MS" w:eastAsiaTheme="minorEastAsia" w:hAnsi="Trebuchet MS" w:cstheme="minorBidi"/>
                <w:color w:val="767171"/>
                <w:sz w:val="18"/>
                <w:szCs w:val="18"/>
                <w:lang w:eastAsia="en-US"/>
              </w:rPr>
              <w:t xml:space="preserve">Kan være med GPS, andet instrument </w:t>
            </w:r>
            <w:proofErr w:type="gramStart"/>
            <w:r w:rsidRPr="001C14A2">
              <w:rPr>
                <w:rFonts w:ascii="Trebuchet MS" w:eastAsiaTheme="minorEastAsia" w:hAnsi="Trebuchet MS" w:cstheme="minorBidi"/>
                <w:color w:val="767171"/>
                <w:sz w:val="18"/>
                <w:szCs w:val="18"/>
                <w:lang w:eastAsia="en-US"/>
              </w:rPr>
              <w:t>el. lign.</w:t>
            </w:r>
            <w:proofErr w:type="gramEnd"/>
            <w:r w:rsidRPr="001C14A2">
              <w:rPr>
                <w:rFonts w:ascii="Trebuchet MS" w:eastAsiaTheme="minorEastAsia" w:hAnsi="Trebuchet MS" w:cstheme="minorBidi"/>
                <w:color w:val="767171"/>
                <w:sz w:val="18"/>
                <w:szCs w:val="18"/>
                <w:lang w:eastAsia="en-US"/>
              </w:rPr>
              <w:t xml:space="preserve"> Det er ikke et udtryk for præcision, men at det er udført i marken </w:t>
            </w:r>
          </w:p>
        </w:tc>
      </w:tr>
      <w:tr w:rsidR="00E103CE" w:rsidRPr="001C14A2" w14:paraId="3F6771A4" w14:textId="77777777" w:rsidTr="00E103CE">
        <w:trPr>
          <w:trHeight w:val="227"/>
        </w:trPr>
        <w:tc>
          <w:tcPr>
            <w:tcW w:w="2207" w:type="dxa"/>
            <w:shd w:val="clear" w:color="auto" w:fill="auto"/>
            <w:noWrap/>
            <w:vAlign w:val="center"/>
          </w:tcPr>
          <w:p w14:paraId="6781DB43"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4</w:t>
            </w:r>
          </w:p>
        </w:tc>
        <w:tc>
          <w:tcPr>
            <w:tcW w:w="2550" w:type="dxa"/>
            <w:tcBorders>
              <w:right w:val="single" w:sz="4" w:space="0" w:color="auto"/>
            </w:tcBorders>
            <w:shd w:val="clear" w:color="auto" w:fill="auto"/>
            <w:noWrap/>
            <w:vAlign w:val="center"/>
          </w:tcPr>
          <w:p w14:paraId="7BC592B8" w14:textId="77777777" w:rsidR="00E103CE" w:rsidRPr="001C14A2" w:rsidRDefault="00E103CE" w:rsidP="001A3978">
            <w:pPr>
              <w:rPr>
                <w:rFonts w:ascii="Trebuchet MS" w:hAnsi="Trebuchet MS"/>
                <w:sz w:val="18"/>
                <w:szCs w:val="18"/>
              </w:rPr>
            </w:pPr>
            <w:proofErr w:type="spellStart"/>
            <w:r w:rsidRPr="001C14A2">
              <w:rPr>
                <w:rFonts w:ascii="Trebuchet MS" w:hAnsi="Trebuchet MS"/>
                <w:sz w:val="18"/>
                <w:szCs w:val="18"/>
              </w:rPr>
              <w:t>GeoDanmark</w:t>
            </w:r>
            <w:proofErr w:type="spellEnd"/>
            <w:r w:rsidRPr="001C14A2">
              <w:rPr>
                <w:rFonts w:ascii="Trebuchet MS" w:hAnsi="Trebuchet MS"/>
                <w:sz w:val="18"/>
                <w:szCs w:val="18"/>
              </w:rPr>
              <w:t xml:space="preserve"> /</w:t>
            </w:r>
          </w:p>
          <w:p w14:paraId="659AA6EF"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Tekniske kort</w:t>
            </w:r>
          </w:p>
        </w:tc>
        <w:tc>
          <w:tcPr>
            <w:tcW w:w="2128" w:type="dxa"/>
            <w:vAlign w:val="center"/>
          </w:tcPr>
          <w:p w14:paraId="79031608" w14:textId="77777777" w:rsidR="00E103CE" w:rsidRPr="00052B52" w:rsidRDefault="00E103CE" w:rsidP="001A3978">
            <w:pPr>
              <w:jc w:val="center"/>
              <w:rPr>
                <w:rFonts w:ascii="Trebuchet MS" w:hAnsi="Trebuchet MS"/>
                <w:sz w:val="18"/>
                <w:szCs w:val="18"/>
              </w:rPr>
            </w:pPr>
            <w:r w:rsidRPr="00052B52">
              <w:rPr>
                <w:rFonts w:ascii="Trebuchet MS" w:hAnsi="Trebuchet MS"/>
                <w:sz w:val="18"/>
                <w:szCs w:val="18"/>
              </w:rPr>
              <w:t>1</w:t>
            </w:r>
          </w:p>
        </w:tc>
        <w:tc>
          <w:tcPr>
            <w:tcW w:w="7449" w:type="dxa"/>
            <w:tcBorders>
              <w:right w:val="single" w:sz="4" w:space="0" w:color="auto"/>
            </w:tcBorders>
            <w:vAlign w:val="bottom"/>
          </w:tcPr>
          <w:p w14:paraId="067130BD" w14:textId="77777777" w:rsidR="00E103CE" w:rsidRPr="001C14A2" w:rsidRDefault="00E103CE" w:rsidP="001A3978">
            <w:pPr>
              <w:rPr>
                <w:rFonts w:ascii="Trebuchet MS" w:hAnsi="Trebuchet MS"/>
                <w:sz w:val="18"/>
                <w:szCs w:val="18"/>
              </w:rPr>
            </w:pPr>
            <w:proofErr w:type="spellStart"/>
            <w:r w:rsidRPr="001C14A2">
              <w:rPr>
                <w:rFonts w:ascii="Trebuchet MS" w:hAnsi="Trebuchet MS"/>
                <w:sz w:val="18"/>
                <w:szCs w:val="18"/>
              </w:rPr>
              <w:t>GeoDanmark</w:t>
            </w:r>
            <w:proofErr w:type="spellEnd"/>
            <w:r w:rsidRPr="00052B52">
              <w:rPr>
                <w:rFonts w:ascii="Trebuchet MS" w:hAnsi="Trebuchet MS"/>
                <w:sz w:val="18"/>
                <w:szCs w:val="18"/>
              </w:rPr>
              <w:t xml:space="preserve">, DTK, Danmarks Topografiske </w:t>
            </w:r>
            <w:proofErr w:type="spellStart"/>
            <w:r w:rsidRPr="00052B52">
              <w:rPr>
                <w:rFonts w:ascii="Trebuchet MS" w:hAnsi="Trebuchet MS"/>
                <w:sz w:val="18"/>
                <w:szCs w:val="18"/>
              </w:rPr>
              <w:t>kortværk</w:t>
            </w:r>
            <w:proofErr w:type="spellEnd"/>
            <w:r w:rsidRPr="00052B52">
              <w:rPr>
                <w:rFonts w:ascii="Trebuchet MS" w:hAnsi="Trebuchet MS"/>
                <w:sz w:val="18"/>
                <w:szCs w:val="18"/>
              </w:rPr>
              <w:t xml:space="preserve"> eller andre raster kort samt kommunernes tekniske kort eller andre vektorkort. </w:t>
            </w:r>
          </w:p>
        </w:tc>
      </w:tr>
      <w:tr w:rsidR="00E103CE" w:rsidRPr="001C14A2" w14:paraId="3001A2C8" w14:textId="77777777" w:rsidTr="00E103CE">
        <w:trPr>
          <w:trHeight w:val="227"/>
        </w:trPr>
        <w:tc>
          <w:tcPr>
            <w:tcW w:w="2207" w:type="dxa"/>
            <w:shd w:val="clear" w:color="auto" w:fill="auto"/>
            <w:noWrap/>
            <w:vAlign w:val="bottom"/>
          </w:tcPr>
          <w:p w14:paraId="7E7F7625"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5</w:t>
            </w:r>
          </w:p>
        </w:tc>
        <w:tc>
          <w:tcPr>
            <w:tcW w:w="2550" w:type="dxa"/>
            <w:tcBorders>
              <w:right w:val="single" w:sz="4" w:space="0" w:color="auto"/>
            </w:tcBorders>
            <w:shd w:val="clear" w:color="auto" w:fill="auto"/>
            <w:noWrap/>
            <w:vAlign w:val="bottom"/>
          </w:tcPr>
          <w:p w14:paraId="7AE453E9"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Modelberegning</w:t>
            </w:r>
          </w:p>
        </w:tc>
        <w:tc>
          <w:tcPr>
            <w:tcW w:w="2128" w:type="dxa"/>
            <w:vAlign w:val="bottom"/>
          </w:tcPr>
          <w:p w14:paraId="24741632" w14:textId="77777777" w:rsidR="00E103CE" w:rsidRPr="001C14A2" w:rsidRDefault="00E103CE" w:rsidP="001A3978">
            <w:pPr>
              <w:pStyle w:val="Default"/>
              <w:jc w:val="center"/>
              <w:rPr>
                <w:rFonts w:ascii="Trebuchet MS" w:eastAsiaTheme="minorEastAsia" w:hAnsi="Trebuchet MS" w:cstheme="minorBidi"/>
                <w:color w:val="767171"/>
                <w:sz w:val="18"/>
                <w:szCs w:val="18"/>
                <w:lang w:eastAsia="en-US"/>
              </w:rPr>
            </w:pPr>
            <w:r w:rsidRPr="001C14A2">
              <w:rPr>
                <w:rFonts w:ascii="Trebuchet MS" w:eastAsiaTheme="minorEastAsia" w:hAnsi="Trebuchet MS" w:cstheme="minorBidi"/>
                <w:color w:val="767171"/>
                <w:sz w:val="18"/>
                <w:szCs w:val="18"/>
                <w:lang w:eastAsia="en-US"/>
              </w:rPr>
              <w:t>1</w:t>
            </w:r>
          </w:p>
        </w:tc>
        <w:tc>
          <w:tcPr>
            <w:tcW w:w="7449" w:type="dxa"/>
            <w:tcBorders>
              <w:right w:val="single" w:sz="4" w:space="0" w:color="auto"/>
            </w:tcBorders>
            <w:vAlign w:val="bottom"/>
          </w:tcPr>
          <w:p w14:paraId="14843C15" w14:textId="77777777" w:rsidR="00E103CE" w:rsidRPr="001C14A2" w:rsidRDefault="00E103CE" w:rsidP="001A3978">
            <w:pPr>
              <w:pStyle w:val="Default"/>
              <w:rPr>
                <w:rFonts w:ascii="Trebuchet MS" w:eastAsiaTheme="minorEastAsia" w:hAnsi="Trebuchet MS" w:cstheme="minorBidi"/>
                <w:color w:val="767171"/>
                <w:sz w:val="18"/>
                <w:szCs w:val="18"/>
                <w:lang w:eastAsia="en-US"/>
              </w:rPr>
            </w:pPr>
            <w:r w:rsidRPr="001C14A2">
              <w:rPr>
                <w:rFonts w:ascii="Trebuchet MS" w:eastAsiaTheme="minorEastAsia" w:hAnsi="Trebuchet MS" w:cstheme="minorBidi"/>
                <w:color w:val="767171"/>
                <w:sz w:val="18"/>
                <w:szCs w:val="18"/>
                <w:lang w:eastAsia="en-US"/>
              </w:rPr>
              <w:t xml:space="preserve">GIS analyser eller modellering </w:t>
            </w:r>
          </w:p>
        </w:tc>
      </w:tr>
      <w:tr w:rsidR="00E103CE" w:rsidRPr="001C14A2" w14:paraId="531988E7" w14:textId="77777777" w:rsidTr="00E103CE">
        <w:trPr>
          <w:trHeight w:val="227"/>
        </w:trPr>
        <w:tc>
          <w:tcPr>
            <w:tcW w:w="2207" w:type="dxa"/>
            <w:shd w:val="clear" w:color="auto" w:fill="auto"/>
            <w:noWrap/>
            <w:vAlign w:val="center"/>
          </w:tcPr>
          <w:p w14:paraId="49CEB27D"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6</w:t>
            </w:r>
          </w:p>
        </w:tc>
        <w:tc>
          <w:tcPr>
            <w:tcW w:w="2550" w:type="dxa"/>
            <w:tcBorders>
              <w:right w:val="single" w:sz="4" w:space="0" w:color="auto"/>
            </w:tcBorders>
            <w:shd w:val="clear" w:color="auto" w:fill="auto"/>
            <w:noWrap/>
            <w:vAlign w:val="center"/>
          </w:tcPr>
          <w:p w14:paraId="19A24B77"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Tegning</w:t>
            </w:r>
          </w:p>
        </w:tc>
        <w:tc>
          <w:tcPr>
            <w:tcW w:w="2128" w:type="dxa"/>
            <w:vAlign w:val="center"/>
          </w:tcPr>
          <w:p w14:paraId="0235D6D9"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1</w:t>
            </w:r>
          </w:p>
        </w:tc>
        <w:tc>
          <w:tcPr>
            <w:tcW w:w="7449" w:type="dxa"/>
            <w:tcBorders>
              <w:right w:val="single" w:sz="4" w:space="0" w:color="auto"/>
            </w:tcBorders>
            <w:vAlign w:val="center"/>
          </w:tcPr>
          <w:p w14:paraId="667FE24D"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 xml:space="preserve">Digitaliseret på baggrund af PDF, billede eller andet tegningsmateriale </w:t>
            </w:r>
          </w:p>
        </w:tc>
      </w:tr>
      <w:tr w:rsidR="00E103CE" w:rsidRPr="001C14A2" w14:paraId="25BB2327" w14:textId="77777777" w:rsidTr="00E103CE">
        <w:trPr>
          <w:trHeight w:val="227"/>
        </w:trPr>
        <w:tc>
          <w:tcPr>
            <w:tcW w:w="2207" w:type="dxa"/>
            <w:shd w:val="clear" w:color="auto" w:fill="auto"/>
            <w:noWrap/>
            <w:vAlign w:val="bottom"/>
          </w:tcPr>
          <w:p w14:paraId="15A5EA1A"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7</w:t>
            </w:r>
          </w:p>
        </w:tc>
        <w:tc>
          <w:tcPr>
            <w:tcW w:w="2550" w:type="dxa"/>
            <w:tcBorders>
              <w:right w:val="single" w:sz="4" w:space="0" w:color="auto"/>
            </w:tcBorders>
            <w:shd w:val="clear" w:color="auto" w:fill="auto"/>
            <w:noWrap/>
            <w:vAlign w:val="bottom"/>
          </w:tcPr>
          <w:p w14:paraId="1912954E"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Felt-/markbesøg</w:t>
            </w:r>
          </w:p>
        </w:tc>
        <w:tc>
          <w:tcPr>
            <w:tcW w:w="2128" w:type="dxa"/>
            <w:vAlign w:val="bottom"/>
          </w:tcPr>
          <w:p w14:paraId="78F68B1A"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1</w:t>
            </w:r>
          </w:p>
        </w:tc>
        <w:tc>
          <w:tcPr>
            <w:tcW w:w="7449" w:type="dxa"/>
            <w:tcBorders>
              <w:right w:val="single" w:sz="4" w:space="0" w:color="auto"/>
            </w:tcBorders>
            <w:vAlign w:val="bottom"/>
          </w:tcPr>
          <w:p w14:paraId="2543665F"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 xml:space="preserve">Registrering på baggrund af tilsyn i marken </w:t>
            </w:r>
          </w:p>
        </w:tc>
      </w:tr>
      <w:tr w:rsidR="00E103CE" w:rsidRPr="001C14A2" w14:paraId="431685D2" w14:textId="77777777" w:rsidTr="00E103CE">
        <w:trPr>
          <w:trHeight w:val="227"/>
        </w:trPr>
        <w:tc>
          <w:tcPr>
            <w:tcW w:w="2207" w:type="dxa"/>
            <w:shd w:val="clear" w:color="auto" w:fill="auto"/>
            <w:noWrap/>
            <w:vAlign w:val="bottom"/>
          </w:tcPr>
          <w:p w14:paraId="17406470"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8</w:t>
            </w:r>
          </w:p>
        </w:tc>
        <w:tc>
          <w:tcPr>
            <w:tcW w:w="2550" w:type="dxa"/>
            <w:tcBorders>
              <w:right w:val="single" w:sz="4" w:space="0" w:color="auto"/>
            </w:tcBorders>
            <w:shd w:val="clear" w:color="auto" w:fill="auto"/>
            <w:noWrap/>
            <w:vAlign w:val="bottom"/>
          </w:tcPr>
          <w:p w14:paraId="1C59EB4A"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Borgeranmeldelse</w:t>
            </w:r>
          </w:p>
        </w:tc>
        <w:tc>
          <w:tcPr>
            <w:tcW w:w="2128" w:type="dxa"/>
            <w:vAlign w:val="bottom"/>
          </w:tcPr>
          <w:p w14:paraId="40A43E1D"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1</w:t>
            </w:r>
          </w:p>
        </w:tc>
        <w:tc>
          <w:tcPr>
            <w:tcW w:w="7449" w:type="dxa"/>
            <w:tcBorders>
              <w:right w:val="single" w:sz="4" w:space="0" w:color="auto"/>
            </w:tcBorders>
            <w:vAlign w:val="bottom"/>
          </w:tcPr>
          <w:p w14:paraId="77EFBC44"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 xml:space="preserve">Indberetning via diverse borgerløsninger – eks. ”Giv et praj”  </w:t>
            </w:r>
          </w:p>
        </w:tc>
      </w:tr>
      <w:tr w:rsidR="00E103CE" w:rsidRPr="001C14A2" w14:paraId="0A7B9319" w14:textId="77777777" w:rsidTr="00E103CE">
        <w:trPr>
          <w:trHeight w:val="227"/>
        </w:trPr>
        <w:tc>
          <w:tcPr>
            <w:tcW w:w="2207" w:type="dxa"/>
            <w:shd w:val="clear" w:color="auto" w:fill="auto"/>
            <w:noWrap/>
            <w:vAlign w:val="center"/>
          </w:tcPr>
          <w:p w14:paraId="5218B2B6"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9</w:t>
            </w:r>
          </w:p>
        </w:tc>
        <w:tc>
          <w:tcPr>
            <w:tcW w:w="2550" w:type="dxa"/>
            <w:tcBorders>
              <w:right w:val="single" w:sz="4" w:space="0" w:color="auto"/>
            </w:tcBorders>
            <w:shd w:val="clear" w:color="auto" w:fill="auto"/>
            <w:noWrap/>
            <w:vAlign w:val="center"/>
          </w:tcPr>
          <w:p w14:paraId="188CDFC3"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Luftfoto (historiske</w:t>
            </w:r>
          </w:p>
          <w:p w14:paraId="6F71080A"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1944-1993)</w:t>
            </w:r>
          </w:p>
        </w:tc>
        <w:tc>
          <w:tcPr>
            <w:tcW w:w="2128" w:type="dxa"/>
            <w:vAlign w:val="center"/>
          </w:tcPr>
          <w:p w14:paraId="5E4E5D6B"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1</w:t>
            </w:r>
          </w:p>
        </w:tc>
        <w:tc>
          <w:tcPr>
            <w:tcW w:w="7449" w:type="dxa"/>
            <w:tcBorders>
              <w:right w:val="single" w:sz="4" w:space="0" w:color="auto"/>
            </w:tcBorders>
            <w:vAlign w:val="bottom"/>
          </w:tcPr>
          <w:p w14:paraId="7F62C063"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 xml:space="preserve">Luftfoto er kendetegnet ved ikke at have samme nøjagtighed i georefereringen, men man kan se en del ting, der ikke er på de nuværende </w:t>
            </w:r>
            <w:proofErr w:type="spellStart"/>
            <w:r w:rsidRPr="001C14A2">
              <w:rPr>
                <w:rFonts w:ascii="Trebuchet MS" w:hAnsi="Trebuchet MS"/>
                <w:sz w:val="18"/>
                <w:szCs w:val="18"/>
              </w:rPr>
              <w:t>ortofoto</w:t>
            </w:r>
            <w:proofErr w:type="spellEnd"/>
            <w:r w:rsidRPr="001C14A2">
              <w:rPr>
                <w:rFonts w:ascii="Trebuchet MS" w:hAnsi="Trebuchet MS"/>
                <w:sz w:val="18"/>
                <w:szCs w:val="18"/>
              </w:rPr>
              <w:t>.</w:t>
            </w:r>
          </w:p>
        </w:tc>
      </w:tr>
      <w:tr w:rsidR="00E103CE" w:rsidRPr="001C14A2" w14:paraId="45288663" w14:textId="77777777" w:rsidTr="00E103CE">
        <w:trPr>
          <w:trHeight w:val="227"/>
        </w:trPr>
        <w:tc>
          <w:tcPr>
            <w:tcW w:w="2207" w:type="dxa"/>
            <w:shd w:val="clear" w:color="auto" w:fill="auto"/>
            <w:noWrap/>
            <w:vAlign w:val="center"/>
          </w:tcPr>
          <w:p w14:paraId="41C6E6BF"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10</w:t>
            </w:r>
          </w:p>
        </w:tc>
        <w:tc>
          <w:tcPr>
            <w:tcW w:w="2550" w:type="dxa"/>
            <w:tcBorders>
              <w:right w:val="single" w:sz="4" w:space="0" w:color="auto"/>
            </w:tcBorders>
            <w:shd w:val="clear" w:color="auto" w:fill="auto"/>
            <w:noWrap/>
            <w:vAlign w:val="center"/>
          </w:tcPr>
          <w:p w14:paraId="068EFDDD"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Skråfoto</w:t>
            </w:r>
          </w:p>
        </w:tc>
        <w:tc>
          <w:tcPr>
            <w:tcW w:w="2128" w:type="dxa"/>
            <w:vAlign w:val="center"/>
          </w:tcPr>
          <w:p w14:paraId="36ADBDE9"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1</w:t>
            </w:r>
          </w:p>
        </w:tc>
        <w:tc>
          <w:tcPr>
            <w:tcW w:w="7449" w:type="dxa"/>
            <w:tcBorders>
              <w:right w:val="single" w:sz="4" w:space="0" w:color="auto"/>
            </w:tcBorders>
            <w:vAlign w:val="center"/>
          </w:tcPr>
          <w:p w14:paraId="425B5715"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Luftfoto taget fra de 4 verdenshjørner</w:t>
            </w:r>
          </w:p>
        </w:tc>
      </w:tr>
      <w:tr w:rsidR="00E103CE" w:rsidRPr="00052B52" w14:paraId="70EA7491" w14:textId="77777777" w:rsidTr="00E103CE">
        <w:trPr>
          <w:trHeight w:val="227"/>
        </w:trPr>
        <w:tc>
          <w:tcPr>
            <w:tcW w:w="2207" w:type="dxa"/>
            <w:shd w:val="clear" w:color="auto" w:fill="auto"/>
            <w:noWrap/>
            <w:vAlign w:val="center"/>
          </w:tcPr>
          <w:p w14:paraId="3EB861ED" w14:textId="77777777" w:rsidR="00E103CE" w:rsidRPr="00024C60" w:rsidRDefault="00E103CE" w:rsidP="001A3978">
            <w:pPr>
              <w:jc w:val="center"/>
              <w:rPr>
                <w:rFonts w:ascii="Trebuchet MS" w:hAnsi="Trebuchet MS" w:cs="Arial"/>
                <w:sz w:val="18"/>
                <w:szCs w:val="18"/>
              </w:rPr>
            </w:pPr>
            <w:r w:rsidRPr="00024C60">
              <w:rPr>
                <w:rFonts w:ascii="Trebuchet MS" w:hAnsi="Trebuchet MS" w:cs="Arial"/>
                <w:sz w:val="18"/>
                <w:szCs w:val="18"/>
              </w:rPr>
              <w:t>11</w:t>
            </w:r>
          </w:p>
        </w:tc>
        <w:tc>
          <w:tcPr>
            <w:tcW w:w="2550" w:type="dxa"/>
            <w:tcBorders>
              <w:right w:val="single" w:sz="4" w:space="0" w:color="auto"/>
            </w:tcBorders>
            <w:shd w:val="clear" w:color="auto" w:fill="auto"/>
            <w:noWrap/>
            <w:vAlign w:val="center"/>
          </w:tcPr>
          <w:p w14:paraId="42919265" w14:textId="77777777" w:rsidR="00E103CE" w:rsidRPr="00024C60" w:rsidRDefault="00E103CE" w:rsidP="001A3978">
            <w:pPr>
              <w:rPr>
                <w:rFonts w:ascii="Trebuchet MS" w:hAnsi="Trebuchet MS" w:cs="Arial"/>
                <w:sz w:val="18"/>
                <w:szCs w:val="18"/>
              </w:rPr>
            </w:pPr>
            <w:r w:rsidRPr="00024C60">
              <w:rPr>
                <w:rFonts w:ascii="Trebuchet MS" w:hAnsi="Trebuchet MS" w:cs="Arial"/>
                <w:sz w:val="18"/>
                <w:szCs w:val="18"/>
              </w:rPr>
              <w:t>Andre foto</w:t>
            </w:r>
          </w:p>
        </w:tc>
        <w:tc>
          <w:tcPr>
            <w:tcW w:w="2128" w:type="dxa"/>
            <w:vAlign w:val="center"/>
          </w:tcPr>
          <w:p w14:paraId="65AA099A" w14:textId="77777777" w:rsidR="00E103CE" w:rsidRPr="00052B52" w:rsidRDefault="00E103CE" w:rsidP="001A3978">
            <w:pPr>
              <w:jc w:val="center"/>
              <w:rPr>
                <w:rFonts w:ascii="Trebuchet MS" w:hAnsi="Trebuchet MS" w:cs="Arial"/>
                <w:sz w:val="18"/>
                <w:szCs w:val="18"/>
              </w:rPr>
            </w:pPr>
            <w:r w:rsidRPr="00052B52">
              <w:rPr>
                <w:rFonts w:ascii="Trebuchet MS" w:hAnsi="Trebuchet MS" w:cs="Arial"/>
                <w:sz w:val="18"/>
                <w:szCs w:val="18"/>
              </w:rPr>
              <w:t>1</w:t>
            </w:r>
          </w:p>
        </w:tc>
        <w:tc>
          <w:tcPr>
            <w:tcW w:w="7449" w:type="dxa"/>
            <w:tcBorders>
              <w:right w:val="single" w:sz="4" w:space="0" w:color="auto"/>
            </w:tcBorders>
            <w:vAlign w:val="center"/>
          </w:tcPr>
          <w:p w14:paraId="473F3BC7" w14:textId="77777777" w:rsidR="00E103CE" w:rsidRPr="00052B52" w:rsidRDefault="00E103CE" w:rsidP="001A3978">
            <w:pPr>
              <w:rPr>
                <w:rFonts w:ascii="Trebuchet MS" w:hAnsi="Trebuchet MS" w:cs="Arial"/>
                <w:sz w:val="18"/>
                <w:szCs w:val="18"/>
              </w:rPr>
            </w:pPr>
            <w:r w:rsidRPr="00052B52">
              <w:rPr>
                <w:rFonts w:ascii="Trebuchet MS" w:hAnsi="Trebuchet MS" w:cs="Arial"/>
                <w:sz w:val="18"/>
                <w:szCs w:val="18"/>
              </w:rPr>
              <w:t xml:space="preserve">Foto taget i </w:t>
            </w:r>
            <w:proofErr w:type="spellStart"/>
            <w:r w:rsidRPr="00052B52">
              <w:rPr>
                <w:rFonts w:ascii="Trebuchet MS" w:hAnsi="Trebuchet MS" w:cs="Arial"/>
                <w:sz w:val="18"/>
                <w:szCs w:val="18"/>
              </w:rPr>
              <w:t>jordhøjde</w:t>
            </w:r>
            <w:proofErr w:type="spellEnd"/>
            <w:r w:rsidRPr="00052B52">
              <w:rPr>
                <w:rFonts w:ascii="Trebuchet MS" w:hAnsi="Trebuchet MS" w:cs="Arial"/>
                <w:sz w:val="18"/>
                <w:szCs w:val="18"/>
              </w:rPr>
              <w:t xml:space="preserve"> - ”terræn foto” (street-view, sagsbehandlerfotos, borgerfotos m.v.)</w:t>
            </w:r>
          </w:p>
          <w:p w14:paraId="5FE50B2C" w14:textId="77777777" w:rsidR="00E103CE" w:rsidRPr="00052B52" w:rsidRDefault="00E103CE" w:rsidP="001A3978">
            <w:pPr>
              <w:rPr>
                <w:rFonts w:ascii="Trebuchet MS" w:hAnsi="Trebuchet MS" w:cs="Arial"/>
                <w:sz w:val="18"/>
                <w:szCs w:val="18"/>
              </w:rPr>
            </w:pPr>
            <w:r w:rsidRPr="00052B52">
              <w:rPr>
                <w:rFonts w:ascii="Trebuchet MS" w:hAnsi="Trebuchet MS" w:cs="Arial"/>
                <w:sz w:val="18"/>
                <w:szCs w:val="18"/>
              </w:rPr>
              <w:t xml:space="preserve">Her er det meget tydeligt at se de enkelte detaljer, men også her kan man normalt ikke direkte placere et punkt via fotoet, men må gøre det via noget andet. </w:t>
            </w:r>
          </w:p>
        </w:tc>
      </w:tr>
      <w:tr w:rsidR="00E103CE" w:rsidRPr="00564F1F" w14:paraId="65EAD78E" w14:textId="77777777" w:rsidTr="00E103CE">
        <w:trPr>
          <w:trHeight w:val="227"/>
        </w:trPr>
        <w:tc>
          <w:tcPr>
            <w:tcW w:w="2207" w:type="dxa"/>
            <w:shd w:val="clear" w:color="auto" w:fill="auto"/>
            <w:noWrap/>
            <w:vAlign w:val="center"/>
          </w:tcPr>
          <w:p w14:paraId="6D86D9DB" w14:textId="77777777" w:rsidR="00E103CE" w:rsidRPr="00564F1F" w:rsidRDefault="00E103CE" w:rsidP="001A3978">
            <w:pPr>
              <w:jc w:val="center"/>
              <w:rPr>
                <w:rFonts w:ascii="Trebuchet MS" w:hAnsi="Trebuchet MS" w:cs="Arial"/>
                <w:sz w:val="18"/>
                <w:szCs w:val="18"/>
              </w:rPr>
            </w:pPr>
            <w:r w:rsidRPr="00564F1F">
              <w:rPr>
                <w:rFonts w:ascii="Trebuchet MS" w:hAnsi="Trebuchet MS" w:cs="Arial"/>
                <w:sz w:val="18"/>
                <w:szCs w:val="18"/>
              </w:rPr>
              <w:t>12</w:t>
            </w:r>
          </w:p>
        </w:tc>
        <w:tc>
          <w:tcPr>
            <w:tcW w:w="2550" w:type="dxa"/>
            <w:tcBorders>
              <w:right w:val="single" w:sz="4" w:space="0" w:color="auto"/>
            </w:tcBorders>
            <w:shd w:val="clear" w:color="auto" w:fill="auto"/>
            <w:noWrap/>
            <w:vAlign w:val="center"/>
          </w:tcPr>
          <w:p w14:paraId="69609813" w14:textId="77777777" w:rsidR="00E103CE" w:rsidRPr="00564F1F" w:rsidRDefault="00E103CE" w:rsidP="001A3978">
            <w:pPr>
              <w:rPr>
                <w:rFonts w:ascii="Trebuchet MS" w:hAnsi="Trebuchet MS" w:cs="Arial"/>
                <w:sz w:val="18"/>
                <w:szCs w:val="18"/>
              </w:rPr>
            </w:pPr>
            <w:r w:rsidRPr="00564F1F">
              <w:rPr>
                <w:rFonts w:ascii="Trebuchet MS" w:hAnsi="Trebuchet MS" w:cs="Arial"/>
                <w:sz w:val="18"/>
                <w:szCs w:val="18"/>
              </w:rPr>
              <w:t>3D</w:t>
            </w:r>
          </w:p>
        </w:tc>
        <w:tc>
          <w:tcPr>
            <w:tcW w:w="2128" w:type="dxa"/>
            <w:vAlign w:val="center"/>
          </w:tcPr>
          <w:p w14:paraId="39B6F1EF" w14:textId="77777777" w:rsidR="00E103CE" w:rsidRPr="003A52C1" w:rsidRDefault="00E103CE" w:rsidP="001A3978">
            <w:pPr>
              <w:jc w:val="center"/>
              <w:rPr>
                <w:rFonts w:ascii="Trebuchet MS" w:hAnsi="Trebuchet MS" w:cs="Arial"/>
                <w:sz w:val="18"/>
                <w:szCs w:val="18"/>
              </w:rPr>
            </w:pPr>
            <w:r w:rsidRPr="003A52C1">
              <w:rPr>
                <w:rFonts w:ascii="Trebuchet MS" w:hAnsi="Trebuchet MS" w:cs="Arial"/>
                <w:sz w:val="18"/>
                <w:szCs w:val="18"/>
              </w:rPr>
              <w:t>1</w:t>
            </w:r>
          </w:p>
        </w:tc>
        <w:tc>
          <w:tcPr>
            <w:tcW w:w="7449" w:type="dxa"/>
            <w:tcBorders>
              <w:right w:val="single" w:sz="4" w:space="0" w:color="auto"/>
            </w:tcBorders>
            <w:vAlign w:val="center"/>
          </w:tcPr>
          <w:p w14:paraId="3A6C4048" w14:textId="77777777" w:rsidR="00E103CE" w:rsidRPr="00564F1F" w:rsidRDefault="00E103CE" w:rsidP="001A3978">
            <w:pPr>
              <w:rPr>
                <w:rFonts w:ascii="Trebuchet MS" w:hAnsi="Trebuchet MS" w:cs="Arial"/>
                <w:sz w:val="18"/>
                <w:szCs w:val="18"/>
              </w:rPr>
            </w:pPr>
            <w:r w:rsidRPr="00564F1F">
              <w:rPr>
                <w:rFonts w:ascii="Trebuchet MS" w:hAnsi="Trebuchet MS" w:cs="Arial"/>
                <w:sz w:val="18"/>
                <w:szCs w:val="18"/>
              </w:rPr>
              <w:t xml:space="preserve">Laserscanning, Digital terrænmodel (DTM) afledninger, termografiske målinger (bestemmelse af temperaturforskelle) </w:t>
            </w:r>
            <w:proofErr w:type="spellStart"/>
            <w:r w:rsidRPr="00564F1F">
              <w:rPr>
                <w:rFonts w:ascii="Trebuchet MS" w:hAnsi="Trebuchet MS" w:cs="Arial"/>
                <w:sz w:val="18"/>
                <w:szCs w:val="18"/>
              </w:rPr>
              <w:t>o.lign</w:t>
            </w:r>
            <w:proofErr w:type="spellEnd"/>
            <w:r w:rsidRPr="00564F1F">
              <w:rPr>
                <w:rFonts w:ascii="Trebuchet MS" w:hAnsi="Trebuchet MS" w:cs="Arial"/>
                <w:sz w:val="18"/>
                <w:szCs w:val="18"/>
              </w:rPr>
              <w:t>.</w:t>
            </w:r>
          </w:p>
        </w:tc>
      </w:tr>
    </w:tbl>
    <w:p w14:paraId="20670BBC" w14:textId="2C39F6C0" w:rsidR="001B63B6" w:rsidRDefault="001B63B6" w:rsidP="001B63B6">
      <w:pPr>
        <w:rPr>
          <w:rStyle w:val="Overskrift3Tegn"/>
          <w:b w:val="0"/>
          <w:bCs/>
        </w:rPr>
      </w:pPr>
    </w:p>
    <w:p w14:paraId="46BBFA38" w14:textId="7EF03C71" w:rsidR="001B63B6" w:rsidRDefault="001B63B6" w:rsidP="001B63B6">
      <w:pPr>
        <w:rPr>
          <w:rStyle w:val="Overskrift3Tegn"/>
          <w:b w:val="0"/>
          <w:bCs/>
        </w:rPr>
      </w:pPr>
      <w:bookmarkStart w:id="1097" w:name="_Toc122436046"/>
      <w:r w:rsidRPr="003C0563">
        <w:rPr>
          <w:rStyle w:val="Overskrift3Tegn"/>
          <w:b w:val="0"/>
          <w:bCs/>
        </w:rPr>
        <w:t>3.3.3 Status (</w:t>
      </w:r>
      <w:proofErr w:type="spellStart"/>
      <w:r w:rsidRPr="003C0563">
        <w:rPr>
          <w:rStyle w:val="Overskrift3Tegn"/>
          <w:b w:val="0"/>
          <w:bCs/>
        </w:rPr>
        <w:t>d_basis_status</w:t>
      </w:r>
      <w:proofErr w:type="spellEnd"/>
      <w:r w:rsidRPr="003C0563">
        <w:rPr>
          <w:rStyle w:val="Overskrift3Tegn"/>
          <w:b w:val="0"/>
          <w:bCs/>
        </w:rPr>
        <w:t>)</w:t>
      </w:r>
      <w:bookmarkEnd w:id="1097"/>
    </w:p>
    <w:tbl>
      <w:tblPr>
        <w:tblW w:w="8728" w:type="dxa"/>
        <w:tblInd w:w="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207"/>
        <w:gridCol w:w="4678"/>
        <w:gridCol w:w="1843"/>
      </w:tblGrid>
      <w:tr w:rsidR="001B63B6" w:rsidRPr="003A52C1" w14:paraId="6EA0FA7D" w14:textId="77777777" w:rsidTr="001B63B6">
        <w:trPr>
          <w:trHeight w:val="198"/>
        </w:trPr>
        <w:tc>
          <w:tcPr>
            <w:tcW w:w="2207" w:type="dxa"/>
            <w:tcBorders>
              <w:left w:val="single" w:sz="4" w:space="0" w:color="auto"/>
            </w:tcBorders>
            <w:shd w:val="clear" w:color="auto" w:fill="D9D9D9"/>
            <w:vAlign w:val="bottom"/>
          </w:tcPr>
          <w:p w14:paraId="4D7336ED" w14:textId="77777777" w:rsidR="001B63B6" w:rsidRPr="00F70582" w:rsidRDefault="001B63B6" w:rsidP="001A3978">
            <w:pPr>
              <w:rPr>
                <w:rFonts w:ascii="Trebuchet MS" w:hAnsi="Trebuchet MS" w:cs="Arial"/>
                <w:sz w:val="18"/>
                <w:szCs w:val="18"/>
              </w:rPr>
            </w:pPr>
            <w:r>
              <w:rPr>
                <w:rFonts w:ascii="Trebuchet MS" w:hAnsi="Trebuchet MS" w:cs="Arial"/>
                <w:b/>
                <w:bCs/>
                <w:color w:val="000000"/>
                <w:sz w:val="18"/>
                <w:szCs w:val="18"/>
              </w:rPr>
              <w:t>s</w:t>
            </w:r>
            <w:r w:rsidRPr="00F70582">
              <w:rPr>
                <w:rFonts w:ascii="Trebuchet MS" w:hAnsi="Trebuchet MS" w:cs="Arial"/>
                <w:b/>
                <w:bCs/>
                <w:color w:val="000000"/>
                <w:sz w:val="18"/>
                <w:szCs w:val="18"/>
              </w:rPr>
              <w:t xml:space="preserve">tatuskode </w:t>
            </w:r>
            <w:r w:rsidRPr="00F70582">
              <w:rPr>
                <w:rFonts w:ascii="Trebuchet MS" w:hAnsi="Trebuchet MS" w:cs="Arial"/>
                <w:sz w:val="18"/>
                <w:szCs w:val="18"/>
              </w:rPr>
              <w:t xml:space="preserve"> </w:t>
            </w:r>
          </w:p>
        </w:tc>
        <w:tc>
          <w:tcPr>
            <w:tcW w:w="4678" w:type="dxa"/>
            <w:shd w:val="clear" w:color="auto" w:fill="D9D9D9"/>
            <w:vAlign w:val="bottom"/>
          </w:tcPr>
          <w:p w14:paraId="580EFF32" w14:textId="77777777" w:rsidR="001B63B6" w:rsidRPr="00F70582" w:rsidRDefault="001B63B6" w:rsidP="001A3978">
            <w:pPr>
              <w:rPr>
                <w:rFonts w:ascii="Trebuchet MS" w:hAnsi="Trebuchet MS" w:cs="Arial"/>
                <w:sz w:val="18"/>
                <w:szCs w:val="18"/>
              </w:rPr>
            </w:pPr>
            <w:r w:rsidRPr="00F70582">
              <w:rPr>
                <w:rFonts w:ascii="Trebuchet MS" w:hAnsi="Trebuchet MS" w:cs="Arial"/>
                <w:sz w:val="18"/>
                <w:szCs w:val="18"/>
              </w:rPr>
              <w:t xml:space="preserve"> </w:t>
            </w:r>
            <w:r>
              <w:rPr>
                <w:rFonts w:ascii="Trebuchet MS" w:hAnsi="Trebuchet MS" w:cs="Arial"/>
                <w:b/>
                <w:bCs/>
                <w:color w:val="000000"/>
                <w:sz w:val="18"/>
                <w:szCs w:val="18"/>
              </w:rPr>
              <w:t>s</w:t>
            </w:r>
            <w:r w:rsidRPr="00F70582">
              <w:rPr>
                <w:rFonts w:ascii="Trebuchet MS" w:hAnsi="Trebuchet MS" w:cs="Arial"/>
                <w:b/>
                <w:bCs/>
                <w:color w:val="000000"/>
                <w:sz w:val="18"/>
                <w:szCs w:val="18"/>
              </w:rPr>
              <w:t xml:space="preserve">tatus </w:t>
            </w:r>
            <w:r w:rsidRPr="00F70582">
              <w:rPr>
                <w:rFonts w:ascii="Trebuchet MS" w:hAnsi="Trebuchet MS" w:cs="Arial"/>
                <w:sz w:val="18"/>
                <w:szCs w:val="18"/>
              </w:rPr>
              <w:t xml:space="preserve"> </w:t>
            </w:r>
          </w:p>
        </w:tc>
        <w:tc>
          <w:tcPr>
            <w:tcW w:w="1843" w:type="dxa"/>
            <w:shd w:val="clear" w:color="auto" w:fill="D9D9D9"/>
          </w:tcPr>
          <w:p w14:paraId="52610245" w14:textId="77777777" w:rsidR="001B63B6" w:rsidRPr="003A52C1" w:rsidRDefault="001B63B6" w:rsidP="001A3978">
            <w:pPr>
              <w:rPr>
                <w:rFonts w:ascii="Trebuchet MS" w:hAnsi="Trebuchet MS" w:cs="Arial"/>
                <w:b/>
                <w:sz w:val="18"/>
                <w:szCs w:val="18"/>
              </w:rPr>
            </w:pPr>
            <w:r w:rsidRPr="003A52C1">
              <w:rPr>
                <w:rFonts w:ascii="Trebuchet MS" w:hAnsi="Trebuchet MS" w:cs="Arial"/>
                <w:b/>
                <w:sz w:val="18"/>
                <w:szCs w:val="18"/>
              </w:rPr>
              <w:t>aktiv</w:t>
            </w:r>
          </w:p>
        </w:tc>
      </w:tr>
      <w:tr w:rsidR="001B63B6" w:rsidRPr="001C14A2" w14:paraId="00733EA4" w14:textId="77777777" w:rsidTr="001B63B6">
        <w:trPr>
          <w:trHeight w:val="227"/>
        </w:trPr>
        <w:tc>
          <w:tcPr>
            <w:tcW w:w="2207" w:type="dxa"/>
            <w:tcBorders>
              <w:left w:val="single" w:sz="4" w:space="0" w:color="auto"/>
            </w:tcBorders>
            <w:vAlign w:val="center"/>
          </w:tcPr>
          <w:p w14:paraId="30B67D0E" w14:textId="77777777" w:rsidR="001B63B6" w:rsidRPr="001C14A2" w:rsidRDefault="001B63B6" w:rsidP="001A3978">
            <w:pPr>
              <w:jc w:val="center"/>
              <w:rPr>
                <w:rFonts w:ascii="Trebuchet MS" w:hAnsi="Trebuchet MS"/>
                <w:sz w:val="18"/>
                <w:szCs w:val="18"/>
              </w:rPr>
            </w:pPr>
            <w:r w:rsidRPr="001C14A2">
              <w:rPr>
                <w:rFonts w:ascii="Trebuchet MS" w:hAnsi="Trebuchet MS"/>
                <w:sz w:val="18"/>
                <w:szCs w:val="18"/>
              </w:rPr>
              <w:t>0</w:t>
            </w:r>
          </w:p>
        </w:tc>
        <w:tc>
          <w:tcPr>
            <w:tcW w:w="4678" w:type="dxa"/>
            <w:vAlign w:val="bottom"/>
          </w:tcPr>
          <w:p w14:paraId="63E84E70" w14:textId="77777777" w:rsidR="001B63B6" w:rsidRPr="001C14A2" w:rsidRDefault="001B63B6" w:rsidP="001A3978">
            <w:pPr>
              <w:rPr>
                <w:rFonts w:ascii="Trebuchet MS" w:hAnsi="Trebuchet MS"/>
                <w:sz w:val="18"/>
                <w:szCs w:val="18"/>
              </w:rPr>
            </w:pPr>
            <w:r w:rsidRPr="001C14A2">
              <w:rPr>
                <w:rFonts w:ascii="Trebuchet MS" w:hAnsi="Trebuchet MS"/>
                <w:sz w:val="18"/>
                <w:szCs w:val="18"/>
              </w:rPr>
              <w:t xml:space="preserve"> Ukendt  </w:t>
            </w:r>
          </w:p>
        </w:tc>
        <w:tc>
          <w:tcPr>
            <w:tcW w:w="1843" w:type="dxa"/>
            <w:vAlign w:val="center"/>
          </w:tcPr>
          <w:p w14:paraId="6215FC0C" w14:textId="77777777" w:rsidR="001B63B6" w:rsidRPr="001C14A2" w:rsidRDefault="001B63B6" w:rsidP="001A3978">
            <w:pPr>
              <w:jc w:val="center"/>
              <w:rPr>
                <w:rFonts w:ascii="Trebuchet MS" w:hAnsi="Trebuchet MS"/>
                <w:sz w:val="18"/>
                <w:szCs w:val="18"/>
              </w:rPr>
            </w:pPr>
            <w:r w:rsidRPr="001C14A2">
              <w:rPr>
                <w:rFonts w:ascii="Trebuchet MS" w:hAnsi="Trebuchet MS"/>
                <w:sz w:val="18"/>
                <w:szCs w:val="18"/>
              </w:rPr>
              <w:t>1</w:t>
            </w:r>
          </w:p>
        </w:tc>
      </w:tr>
      <w:tr w:rsidR="001B63B6" w:rsidRPr="001C14A2" w14:paraId="4D7642CD" w14:textId="77777777" w:rsidTr="001B63B6">
        <w:trPr>
          <w:trHeight w:val="227"/>
        </w:trPr>
        <w:tc>
          <w:tcPr>
            <w:tcW w:w="2207" w:type="dxa"/>
            <w:tcBorders>
              <w:left w:val="single" w:sz="4" w:space="0" w:color="auto"/>
            </w:tcBorders>
            <w:vAlign w:val="center"/>
          </w:tcPr>
          <w:p w14:paraId="6036CABB" w14:textId="77777777" w:rsidR="001B63B6" w:rsidRPr="001C14A2" w:rsidRDefault="001B63B6" w:rsidP="001A3978">
            <w:pPr>
              <w:jc w:val="center"/>
              <w:rPr>
                <w:rFonts w:ascii="Trebuchet MS" w:hAnsi="Trebuchet MS"/>
                <w:sz w:val="18"/>
                <w:szCs w:val="18"/>
              </w:rPr>
            </w:pPr>
            <w:r w:rsidRPr="001C14A2">
              <w:rPr>
                <w:rFonts w:ascii="Trebuchet MS" w:hAnsi="Trebuchet MS"/>
                <w:sz w:val="18"/>
                <w:szCs w:val="18"/>
              </w:rPr>
              <w:t>1</w:t>
            </w:r>
          </w:p>
        </w:tc>
        <w:tc>
          <w:tcPr>
            <w:tcW w:w="4678" w:type="dxa"/>
            <w:vAlign w:val="bottom"/>
          </w:tcPr>
          <w:p w14:paraId="310C47C5" w14:textId="77777777" w:rsidR="001B63B6" w:rsidRPr="001C14A2" w:rsidRDefault="001B63B6" w:rsidP="001A3978">
            <w:pPr>
              <w:rPr>
                <w:rFonts w:ascii="Trebuchet MS" w:hAnsi="Trebuchet MS"/>
                <w:sz w:val="18"/>
                <w:szCs w:val="18"/>
              </w:rPr>
            </w:pPr>
            <w:r w:rsidRPr="001C14A2">
              <w:rPr>
                <w:rFonts w:ascii="Trebuchet MS" w:hAnsi="Trebuchet MS"/>
                <w:sz w:val="18"/>
                <w:szCs w:val="18"/>
              </w:rPr>
              <w:t xml:space="preserve"> Kladde  </w:t>
            </w:r>
          </w:p>
        </w:tc>
        <w:tc>
          <w:tcPr>
            <w:tcW w:w="1843" w:type="dxa"/>
            <w:vAlign w:val="center"/>
          </w:tcPr>
          <w:p w14:paraId="3F2A1BB8" w14:textId="77777777" w:rsidR="001B63B6" w:rsidRPr="001C14A2" w:rsidRDefault="001B63B6" w:rsidP="001A3978">
            <w:pPr>
              <w:jc w:val="center"/>
              <w:rPr>
                <w:rFonts w:ascii="Trebuchet MS" w:hAnsi="Trebuchet MS"/>
                <w:sz w:val="18"/>
                <w:szCs w:val="18"/>
              </w:rPr>
            </w:pPr>
            <w:r w:rsidRPr="001C14A2">
              <w:rPr>
                <w:rFonts w:ascii="Trebuchet MS" w:hAnsi="Trebuchet MS"/>
                <w:sz w:val="18"/>
                <w:szCs w:val="18"/>
              </w:rPr>
              <w:t>1</w:t>
            </w:r>
          </w:p>
        </w:tc>
      </w:tr>
      <w:tr w:rsidR="001B63B6" w:rsidRPr="001C14A2" w14:paraId="1AEE5DA0" w14:textId="77777777" w:rsidTr="001B63B6">
        <w:trPr>
          <w:trHeight w:val="227"/>
        </w:trPr>
        <w:tc>
          <w:tcPr>
            <w:tcW w:w="2207" w:type="dxa"/>
            <w:tcBorders>
              <w:left w:val="single" w:sz="4" w:space="0" w:color="auto"/>
            </w:tcBorders>
            <w:vAlign w:val="center"/>
          </w:tcPr>
          <w:p w14:paraId="4CED8DF6" w14:textId="77777777" w:rsidR="001B63B6" w:rsidRPr="001C14A2" w:rsidRDefault="001B63B6" w:rsidP="001A3978">
            <w:pPr>
              <w:jc w:val="center"/>
              <w:rPr>
                <w:rFonts w:ascii="Trebuchet MS" w:hAnsi="Trebuchet MS"/>
                <w:sz w:val="18"/>
                <w:szCs w:val="18"/>
              </w:rPr>
            </w:pPr>
            <w:r w:rsidRPr="001C14A2">
              <w:rPr>
                <w:rFonts w:ascii="Trebuchet MS" w:hAnsi="Trebuchet MS"/>
                <w:sz w:val="18"/>
                <w:szCs w:val="18"/>
              </w:rPr>
              <w:t>2</w:t>
            </w:r>
          </w:p>
        </w:tc>
        <w:tc>
          <w:tcPr>
            <w:tcW w:w="4678" w:type="dxa"/>
            <w:vAlign w:val="center"/>
          </w:tcPr>
          <w:p w14:paraId="506BE7E3" w14:textId="77777777" w:rsidR="001B63B6" w:rsidRPr="001C14A2" w:rsidRDefault="001B63B6" w:rsidP="001A3978">
            <w:pPr>
              <w:rPr>
                <w:rFonts w:ascii="Trebuchet MS" w:hAnsi="Trebuchet MS"/>
                <w:sz w:val="18"/>
                <w:szCs w:val="18"/>
              </w:rPr>
            </w:pPr>
            <w:r w:rsidRPr="001C14A2">
              <w:rPr>
                <w:rFonts w:ascii="Trebuchet MS" w:hAnsi="Trebuchet MS"/>
                <w:sz w:val="18"/>
                <w:szCs w:val="18"/>
              </w:rPr>
              <w:t xml:space="preserve"> Forslag  </w:t>
            </w:r>
          </w:p>
        </w:tc>
        <w:tc>
          <w:tcPr>
            <w:tcW w:w="1843" w:type="dxa"/>
            <w:vAlign w:val="center"/>
          </w:tcPr>
          <w:p w14:paraId="56ABE148" w14:textId="77777777" w:rsidR="001B63B6" w:rsidRPr="001C14A2" w:rsidRDefault="001B63B6" w:rsidP="001A3978">
            <w:pPr>
              <w:jc w:val="center"/>
              <w:rPr>
                <w:rFonts w:ascii="Trebuchet MS" w:hAnsi="Trebuchet MS"/>
                <w:sz w:val="18"/>
                <w:szCs w:val="18"/>
              </w:rPr>
            </w:pPr>
            <w:r w:rsidRPr="001C14A2">
              <w:rPr>
                <w:rFonts w:ascii="Trebuchet MS" w:hAnsi="Trebuchet MS"/>
                <w:sz w:val="18"/>
                <w:szCs w:val="18"/>
              </w:rPr>
              <w:t>1</w:t>
            </w:r>
          </w:p>
        </w:tc>
      </w:tr>
      <w:tr w:rsidR="001B63B6" w:rsidRPr="001C14A2" w14:paraId="63123C5A" w14:textId="77777777" w:rsidTr="001B63B6">
        <w:trPr>
          <w:trHeight w:val="227"/>
        </w:trPr>
        <w:tc>
          <w:tcPr>
            <w:tcW w:w="2207" w:type="dxa"/>
            <w:tcBorders>
              <w:left w:val="single" w:sz="4" w:space="0" w:color="auto"/>
            </w:tcBorders>
            <w:vAlign w:val="center"/>
          </w:tcPr>
          <w:p w14:paraId="458A8E21" w14:textId="77777777" w:rsidR="001B63B6" w:rsidRPr="001C14A2" w:rsidRDefault="001B63B6" w:rsidP="001A3978">
            <w:pPr>
              <w:jc w:val="center"/>
              <w:rPr>
                <w:rFonts w:ascii="Trebuchet MS" w:hAnsi="Trebuchet MS"/>
                <w:sz w:val="18"/>
                <w:szCs w:val="18"/>
              </w:rPr>
            </w:pPr>
            <w:r w:rsidRPr="001C14A2">
              <w:rPr>
                <w:rFonts w:ascii="Trebuchet MS" w:hAnsi="Trebuchet MS"/>
                <w:sz w:val="18"/>
                <w:szCs w:val="18"/>
              </w:rPr>
              <w:t>3</w:t>
            </w:r>
          </w:p>
        </w:tc>
        <w:tc>
          <w:tcPr>
            <w:tcW w:w="4678" w:type="dxa"/>
            <w:vAlign w:val="bottom"/>
          </w:tcPr>
          <w:p w14:paraId="6F7B5B02" w14:textId="77777777" w:rsidR="001B63B6" w:rsidRPr="001C14A2" w:rsidRDefault="001B63B6" w:rsidP="001A3978">
            <w:pPr>
              <w:rPr>
                <w:rFonts w:ascii="Trebuchet MS" w:hAnsi="Trebuchet MS"/>
                <w:sz w:val="18"/>
                <w:szCs w:val="18"/>
              </w:rPr>
            </w:pPr>
            <w:r w:rsidRPr="001C14A2">
              <w:rPr>
                <w:rFonts w:ascii="Trebuchet MS" w:hAnsi="Trebuchet MS"/>
                <w:sz w:val="18"/>
                <w:szCs w:val="18"/>
              </w:rPr>
              <w:t xml:space="preserve"> Gældende/ Vedtaget  </w:t>
            </w:r>
          </w:p>
        </w:tc>
        <w:tc>
          <w:tcPr>
            <w:tcW w:w="1843" w:type="dxa"/>
            <w:vAlign w:val="center"/>
          </w:tcPr>
          <w:p w14:paraId="6A5F3F74" w14:textId="77777777" w:rsidR="001B63B6" w:rsidRPr="001C14A2" w:rsidRDefault="001B63B6" w:rsidP="001A3978">
            <w:pPr>
              <w:jc w:val="center"/>
              <w:rPr>
                <w:rFonts w:ascii="Trebuchet MS" w:hAnsi="Trebuchet MS"/>
                <w:sz w:val="18"/>
                <w:szCs w:val="18"/>
              </w:rPr>
            </w:pPr>
            <w:r w:rsidRPr="001C14A2">
              <w:rPr>
                <w:rFonts w:ascii="Trebuchet MS" w:hAnsi="Trebuchet MS"/>
                <w:sz w:val="18"/>
                <w:szCs w:val="18"/>
              </w:rPr>
              <w:t>1</w:t>
            </w:r>
          </w:p>
        </w:tc>
      </w:tr>
      <w:tr w:rsidR="001B63B6" w:rsidRPr="001C14A2" w14:paraId="57C05F43" w14:textId="77777777" w:rsidTr="001B63B6">
        <w:trPr>
          <w:trHeight w:val="227"/>
        </w:trPr>
        <w:tc>
          <w:tcPr>
            <w:tcW w:w="2207" w:type="dxa"/>
            <w:tcBorders>
              <w:left w:val="single" w:sz="4" w:space="0" w:color="auto"/>
              <w:bottom w:val="single" w:sz="4" w:space="0" w:color="auto"/>
            </w:tcBorders>
            <w:vAlign w:val="center"/>
          </w:tcPr>
          <w:p w14:paraId="4DA22229" w14:textId="77777777" w:rsidR="001B63B6" w:rsidRPr="001C14A2" w:rsidRDefault="001B63B6" w:rsidP="001A3978">
            <w:pPr>
              <w:jc w:val="center"/>
              <w:rPr>
                <w:rFonts w:ascii="Trebuchet MS" w:hAnsi="Trebuchet MS"/>
                <w:sz w:val="18"/>
                <w:szCs w:val="18"/>
              </w:rPr>
            </w:pPr>
            <w:r w:rsidRPr="001C14A2">
              <w:rPr>
                <w:rFonts w:ascii="Trebuchet MS" w:hAnsi="Trebuchet MS"/>
                <w:sz w:val="18"/>
                <w:szCs w:val="18"/>
              </w:rPr>
              <w:t>4</w:t>
            </w:r>
          </w:p>
        </w:tc>
        <w:tc>
          <w:tcPr>
            <w:tcW w:w="4678" w:type="dxa"/>
            <w:tcBorders>
              <w:bottom w:val="single" w:sz="4" w:space="0" w:color="auto"/>
            </w:tcBorders>
            <w:vAlign w:val="center"/>
          </w:tcPr>
          <w:p w14:paraId="60055416" w14:textId="77777777" w:rsidR="001B63B6" w:rsidRPr="001C14A2" w:rsidRDefault="001B63B6" w:rsidP="001A3978">
            <w:pPr>
              <w:rPr>
                <w:rFonts w:ascii="Trebuchet MS" w:hAnsi="Trebuchet MS"/>
                <w:sz w:val="18"/>
                <w:szCs w:val="18"/>
              </w:rPr>
            </w:pPr>
            <w:r w:rsidRPr="001C14A2">
              <w:rPr>
                <w:rFonts w:ascii="Trebuchet MS" w:hAnsi="Trebuchet MS"/>
                <w:sz w:val="18"/>
                <w:szCs w:val="18"/>
              </w:rPr>
              <w:t xml:space="preserve"> Ikke gældende / Aflyst</w:t>
            </w:r>
          </w:p>
        </w:tc>
        <w:tc>
          <w:tcPr>
            <w:tcW w:w="1843" w:type="dxa"/>
            <w:tcBorders>
              <w:bottom w:val="single" w:sz="4" w:space="0" w:color="auto"/>
            </w:tcBorders>
            <w:vAlign w:val="center"/>
          </w:tcPr>
          <w:p w14:paraId="4777BDFD" w14:textId="77777777" w:rsidR="001B63B6" w:rsidRPr="001C14A2" w:rsidRDefault="001B63B6" w:rsidP="001A3978">
            <w:pPr>
              <w:jc w:val="center"/>
              <w:rPr>
                <w:rFonts w:ascii="Trebuchet MS" w:hAnsi="Trebuchet MS"/>
                <w:sz w:val="18"/>
                <w:szCs w:val="18"/>
              </w:rPr>
            </w:pPr>
            <w:r w:rsidRPr="001C14A2">
              <w:rPr>
                <w:rFonts w:ascii="Trebuchet MS" w:hAnsi="Trebuchet MS"/>
                <w:sz w:val="18"/>
                <w:szCs w:val="18"/>
              </w:rPr>
              <w:t>1</w:t>
            </w:r>
          </w:p>
        </w:tc>
      </w:tr>
    </w:tbl>
    <w:p w14:paraId="55BB6344" w14:textId="085A5C09" w:rsidR="001B63B6" w:rsidRDefault="001B63B6" w:rsidP="001B63B6"/>
    <w:p w14:paraId="38010077" w14:textId="197B9AB1" w:rsidR="001B63B6" w:rsidRDefault="001B63B6" w:rsidP="001B63B6"/>
    <w:p w14:paraId="649E32DF" w14:textId="77777777" w:rsidR="001B63B6" w:rsidRPr="001B63B6" w:rsidRDefault="001B63B6" w:rsidP="001B63B6"/>
    <w:p w14:paraId="0FA5C2D0" w14:textId="78484FE4" w:rsidR="00CB4BEB" w:rsidRPr="00A32757" w:rsidRDefault="00CB4BEB" w:rsidP="00CB4BEB">
      <w:pPr>
        <w:pStyle w:val="Overskrift3"/>
      </w:pPr>
      <w:bookmarkStart w:id="1098" w:name="_Toc122436047"/>
      <w:r>
        <w:lastRenderedPageBreak/>
        <w:t>3</w:t>
      </w:r>
      <w:r w:rsidRPr="00A32757">
        <w:t>.3.4 Ansvarlig myndighed (</w:t>
      </w:r>
      <w:proofErr w:type="spellStart"/>
      <w:r w:rsidRPr="004D056C">
        <w:t>d_basis_ansvarlig_myndighed</w:t>
      </w:r>
      <w:proofErr w:type="spellEnd"/>
      <w:r w:rsidRPr="00A32757">
        <w:t>)</w:t>
      </w:r>
      <w:bookmarkEnd w:id="1090"/>
      <w:bookmarkEnd w:id="1091"/>
      <w:bookmarkEnd w:id="1092"/>
      <w:bookmarkEnd w:id="1093"/>
      <w:bookmarkEnd w:id="1094"/>
      <w:bookmarkEnd w:id="1095"/>
      <w:bookmarkEnd w:id="1098"/>
    </w:p>
    <w:tbl>
      <w:tblPr>
        <w:tblW w:w="14663" w:type="dxa"/>
        <w:tblInd w:w="56" w:type="dxa"/>
        <w:tblCellMar>
          <w:left w:w="70" w:type="dxa"/>
          <w:right w:w="70" w:type="dxa"/>
        </w:tblCellMar>
        <w:tblLook w:val="0000" w:firstRow="0" w:lastRow="0" w:firstColumn="0" w:lastColumn="0" w:noHBand="0" w:noVBand="0"/>
      </w:tblPr>
      <w:tblGrid>
        <w:gridCol w:w="949"/>
        <w:gridCol w:w="2171"/>
        <w:gridCol w:w="1276"/>
        <w:gridCol w:w="642"/>
        <w:gridCol w:w="212"/>
        <w:gridCol w:w="846"/>
        <w:gridCol w:w="1971"/>
        <w:gridCol w:w="1137"/>
        <w:gridCol w:w="617"/>
        <w:gridCol w:w="222"/>
        <w:gridCol w:w="875"/>
        <w:gridCol w:w="2003"/>
        <w:gridCol w:w="1137"/>
        <w:gridCol w:w="605"/>
      </w:tblGrid>
      <w:tr w:rsidR="00CB4BEB" w:rsidRPr="00147425" w14:paraId="54A2BAB6" w14:textId="77777777" w:rsidTr="003C0924">
        <w:trPr>
          <w:trHeight w:val="251"/>
        </w:trPr>
        <w:tc>
          <w:tcPr>
            <w:tcW w:w="949" w:type="dxa"/>
            <w:tcBorders>
              <w:top w:val="single" w:sz="4" w:space="0" w:color="auto"/>
              <w:left w:val="single" w:sz="4" w:space="0" w:color="auto"/>
              <w:bottom w:val="single" w:sz="4" w:space="0" w:color="auto"/>
              <w:right w:val="single" w:sz="4" w:space="0" w:color="auto"/>
            </w:tcBorders>
            <w:shd w:val="clear" w:color="auto" w:fill="D9D9D9"/>
            <w:noWrap/>
          </w:tcPr>
          <w:p w14:paraId="652F5631" w14:textId="77777777" w:rsidR="00CB4BEB" w:rsidRPr="00147425" w:rsidRDefault="00CB4BEB" w:rsidP="003C0924">
            <w:pPr>
              <w:rPr>
                <w:rFonts w:ascii="Trebuchet MS" w:hAnsi="Trebuchet MS" w:cs="Arial"/>
                <w:sz w:val="12"/>
                <w:szCs w:val="12"/>
              </w:rPr>
            </w:pPr>
            <w:proofErr w:type="spellStart"/>
            <w:r w:rsidRPr="00147425">
              <w:rPr>
                <w:rFonts w:ascii="Trebuchet MS" w:hAnsi="Trebuchet MS" w:cs="Arial"/>
                <w:b/>
                <w:bCs/>
                <w:sz w:val="12"/>
                <w:szCs w:val="12"/>
              </w:rPr>
              <w:t>cvr_kode</w:t>
            </w:r>
            <w:proofErr w:type="spellEnd"/>
            <w:r w:rsidRPr="00147425">
              <w:rPr>
                <w:rFonts w:ascii="Trebuchet MS" w:hAnsi="Trebuchet MS" w:cs="Arial"/>
                <w:b/>
                <w:bCs/>
                <w:sz w:val="12"/>
                <w:szCs w:val="12"/>
              </w:rPr>
              <w:t xml:space="preserve">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D9D9D9"/>
            <w:noWrap/>
          </w:tcPr>
          <w:p w14:paraId="640A8238" w14:textId="77777777" w:rsidR="00CB4BEB" w:rsidRPr="00147425" w:rsidRDefault="00CB4BEB" w:rsidP="003C0924">
            <w:pPr>
              <w:rPr>
                <w:rFonts w:ascii="Trebuchet MS" w:hAnsi="Trebuchet MS" w:cs="Arial"/>
                <w:sz w:val="12"/>
                <w:szCs w:val="12"/>
              </w:rPr>
            </w:pPr>
            <w:proofErr w:type="spellStart"/>
            <w:r w:rsidRPr="00147425">
              <w:rPr>
                <w:rFonts w:ascii="Trebuchet MS" w:hAnsi="Trebuchet MS" w:cs="Arial"/>
                <w:b/>
                <w:bCs/>
                <w:sz w:val="12"/>
                <w:szCs w:val="12"/>
              </w:rPr>
              <w:t>cvr_navn</w:t>
            </w:r>
            <w:proofErr w:type="spellEnd"/>
            <w:r w:rsidRPr="00147425">
              <w:rPr>
                <w:rFonts w:ascii="Trebuchet MS" w:hAnsi="Trebuchet MS" w:cs="Arial"/>
                <w:b/>
                <w:bCs/>
                <w:sz w:val="12"/>
                <w:szCs w:val="12"/>
              </w:rPr>
              <w:t xml:space="preserv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shd w:val="clear" w:color="auto" w:fill="D9D9D9"/>
          </w:tcPr>
          <w:p w14:paraId="0232982E" w14:textId="77777777" w:rsidR="00CB4BEB" w:rsidRPr="00147425" w:rsidRDefault="00CB4BEB" w:rsidP="003C0924">
            <w:pPr>
              <w:jc w:val="center"/>
              <w:rPr>
                <w:rFonts w:ascii="Trebuchet MS" w:hAnsi="Trebuchet MS" w:cs="Arial"/>
                <w:b/>
                <w:bCs/>
                <w:sz w:val="12"/>
                <w:szCs w:val="12"/>
              </w:rPr>
            </w:pPr>
            <w:r w:rsidRPr="00147425">
              <w:rPr>
                <w:rFonts w:ascii="Trebuchet MS" w:hAnsi="Trebuchet MS" w:cs="Arial"/>
                <w:b/>
                <w:bCs/>
                <w:sz w:val="12"/>
                <w:szCs w:val="12"/>
              </w:rPr>
              <w:t>kommunekode</w:t>
            </w:r>
          </w:p>
        </w:tc>
        <w:tc>
          <w:tcPr>
            <w:tcW w:w="64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A04DD86" w14:textId="77777777" w:rsidR="00CB4BEB" w:rsidRPr="00147425" w:rsidRDefault="00CB4BEB" w:rsidP="003C0924">
            <w:pPr>
              <w:jc w:val="center"/>
              <w:rPr>
                <w:rFonts w:ascii="Trebuchet MS" w:hAnsi="Trebuchet MS" w:cs="Arial"/>
                <w:b/>
                <w:sz w:val="12"/>
                <w:szCs w:val="12"/>
              </w:rPr>
            </w:pPr>
            <w:r w:rsidRPr="00147425">
              <w:rPr>
                <w:rFonts w:ascii="Trebuchet MS" w:hAnsi="Trebuchet MS" w:cs="Arial"/>
                <w:b/>
                <w:sz w:val="12"/>
                <w:szCs w:val="12"/>
              </w:rPr>
              <w:t>aktiv</w:t>
            </w:r>
          </w:p>
        </w:tc>
        <w:tc>
          <w:tcPr>
            <w:tcW w:w="212" w:type="dxa"/>
            <w:tcBorders>
              <w:top w:val="nil"/>
              <w:left w:val="single" w:sz="4" w:space="0" w:color="auto"/>
              <w:bottom w:val="nil"/>
              <w:right w:val="single" w:sz="4" w:space="0" w:color="auto"/>
            </w:tcBorders>
          </w:tcPr>
          <w:p w14:paraId="57B33C17"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12152A1B"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29189382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50FD08ED"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Hjørring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164C5201"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860</w:t>
            </w:r>
          </w:p>
        </w:tc>
        <w:tc>
          <w:tcPr>
            <w:tcW w:w="617" w:type="dxa"/>
            <w:tcBorders>
              <w:top w:val="single" w:sz="4" w:space="0" w:color="auto"/>
              <w:left w:val="single" w:sz="4" w:space="0" w:color="auto"/>
              <w:bottom w:val="single" w:sz="4" w:space="0" w:color="auto"/>
              <w:right w:val="single" w:sz="4" w:space="0" w:color="auto"/>
            </w:tcBorders>
          </w:tcPr>
          <w:p w14:paraId="08F2A50B"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5FB23EB5"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541C89EF"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18957981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65E46A0B"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Ringsted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06C50822"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329</w:t>
            </w:r>
          </w:p>
        </w:tc>
        <w:tc>
          <w:tcPr>
            <w:tcW w:w="605" w:type="dxa"/>
            <w:tcBorders>
              <w:top w:val="single" w:sz="4" w:space="0" w:color="auto"/>
              <w:left w:val="single" w:sz="4" w:space="0" w:color="auto"/>
              <w:bottom w:val="single" w:sz="4" w:space="0" w:color="auto"/>
              <w:right w:val="single" w:sz="4" w:space="0" w:color="auto"/>
            </w:tcBorders>
          </w:tcPr>
          <w:p w14:paraId="4FD5B58D"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293850ED"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01E1C5D1"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66137112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4D6E9367"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Albertslund Kommune    </w:t>
            </w:r>
          </w:p>
        </w:tc>
        <w:tc>
          <w:tcPr>
            <w:tcW w:w="1276" w:type="dxa"/>
            <w:tcBorders>
              <w:top w:val="single" w:sz="4" w:space="0" w:color="auto"/>
              <w:left w:val="single" w:sz="4" w:space="0" w:color="auto"/>
              <w:bottom w:val="single" w:sz="4" w:space="0" w:color="auto"/>
              <w:right w:val="single" w:sz="4" w:space="0" w:color="auto"/>
            </w:tcBorders>
          </w:tcPr>
          <w:p w14:paraId="2619C444"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165</w:t>
            </w:r>
          </w:p>
        </w:tc>
        <w:tc>
          <w:tcPr>
            <w:tcW w:w="642" w:type="dxa"/>
            <w:tcBorders>
              <w:top w:val="single" w:sz="4" w:space="0" w:color="auto"/>
              <w:left w:val="single" w:sz="4" w:space="0" w:color="auto"/>
              <w:bottom w:val="single" w:sz="4" w:space="0" w:color="auto"/>
              <w:right w:val="single" w:sz="4" w:space="0" w:color="auto"/>
            </w:tcBorders>
          </w:tcPr>
          <w:p w14:paraId="458B3A1F"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094193CD"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33CFDF76"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29189447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48BC905A"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Holbæk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04FAA869"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316</w:t>
            </w:r>
          </w:p>
        </w:tc>
        <w:tc>
          <w:tcPr>
            <w:tcW w:w="617" w:type="dxa"/>
            <w:tcBorders>
              <w:top w:val="single" w:sz="4" w:space="0" w:color="auto"/>
              <w:left w:val="single" w:sz="4" w:space="0" w:color="auto"/>
              <w:bottom w:val="single" w:sz="4" w:space="0" w:color="auto"/>
              <w:right w:val="single" w:sz="4" w:space="0" w:color="auto"/>
            </w:tcBorders>
          </w:tcPr>
          <w:p w14:paraId="1F1B8436"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7DABCAB4"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428C5958"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29189404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1D4C6BD9"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Roskilde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17D2265F"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265</w:t>
            </w:r>
          </w:p>
        </w:tc>
        <w:tc>
          <w:tcPr>
            <w:tcW w:w="605" w:type="dxa"/>
            <w:tcBorders>
              <w:top w:val="single" w:sz="4" w:space="0" w:color="auto"/>
              <w:left w:val="single" w:sz="4" w:space="0" w:color="auto"/>
              <w:bottom w:val="single" w:sz="4" w:space="0" w:color="auto"/>
              <w:right w:val="single" w:sz="4" w:space="0" w:color="auto"/>
            </w:tcBorders>
          </w:tcPr>
          <w:p w14:paraId="7416C960"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287150C9"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7085610C"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60183112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47E8F81A"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Allerød Kommune    </w:t>
            </w:r>
          </w:p>
        </w:tc>
        <w:tc>
          <w:tcPr>
            <w:tcW w:w="1276" w:type="dxa"/>
            <w:tcBorders>
              <w:top w:val="single" w:sz="4" w:space="0" w:color="auto"/>
              <w:left w:val="single" w:sz="4" w:space="0" w:color="auto"/>
              <w:bottom w:val="single" w:sz="4" w:space="0" w:color="auto"/>
              <w:right w:val="single" w:sz="4" w:space="0" w:color="auto"/>
            </w:tcBorders>
          </w:tcPr>
          <w:p w14:paraId="4F82E944"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201</w:t>
            </w:r>
          </w:p>
        </w:tc>
        <w:tc>
          <w:tcPr>
            <w:tcW w:w="642" w:type="dxa"/>
            <w:tcBorders>
              <w:top w:val="single" w:sz="4" w:space="0" w:color="auto"/>
              <w:left w:val="single" w:sz="4" w:space="0" w:color="auto"/>
              <w:bottom w:val="single" w:sz="4" w:space="0" w:color="auto"/>
              <w:right w:val="single" w:sz="4" w:space="0" w:color="auto"/>
            </w:tcBorders>
          </w:tcPr>
          <w:p w14:paraId="6C3BBE27"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4AFABFF3"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10A2A8C5"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29189927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4B3138BA"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Holstebro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3A5A0306"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661</w:t>
            </w:r>
          </w:p>
        </w:tc>
        <w:tc>
          <w:tcPr>
            <w:tcW w:w="617" w:type="dxa"/>
            <w:tcBorders>
              <w:top w:val="single" w:sz="4" w:space="0" w:color="auto"/>
              <w:left w:val="single" w:sz="4" w:space="0" w:color="auto"/>
              <w:bottom w:val="single" w:sz="4" w:space="0" w:color="auto"/>
              <w:right w:val="single" w:sz="4" w:space="0" w:color="auto"/>
            </w:tcBorders>
          </w:tcPr>
          <w:p w14:paraId="2A32D3A6"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7AEE524E"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23D873B9"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29188378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41DC3D93"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Rudersdal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3933012D"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230</w:t>
            </w:r>
          </w:p>
        </w:tc>
        <w:tc>
          <w:tcPr>
            <w:tcW w:w="605" w:type="dxa"/>
            <w:tcBorders>
              <w:top w:val="single" w:sz="4" w:space="0" w:color="auto"/>
              <w:left w:val="single" w:sz="4" w:space="0" w:color="auto"/>
              <w:bottom w:val="single" w:sz="4" w:space="0" w:color="auto"/>
              <w:right w:val="single" w:sz="4" w:space="0" w:color="auto"/>
            </w:tcBorders>
          </w:tcPr>
          <w:p w14:paraId="74C0EDD7"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6D7F4EBE"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1E34F647"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29189692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70D8D1AA"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Assens Kommune    </w:t>
            </w:r>
          </w:p>
        </w:tc>
        <w:tc>
          <w:tcPr>
            <w:tcW w:w="1276" w:type="dxa"/>
            <w:tcBorders>
              <w:top w:val="single" w:sz="4" w:space="0" w:color="auto"/>
              <w:left w:val="single" w:sz="4" w:space="0" w:color="auto"/>
              <w:bottom w:val="single" w:sz="4" w:space="0" w:color="auto"/>
              <w:right w:val="single" w:sz="4" w:space="0" w:color="auto"/>
            </w:tcBorders>
          </w:tcPr>
          <w:p w14:paraId="48F058B9"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420</w:t>
            </w:r>
          </w:p>
        </w:tc>
        <w:tc>
          <w:tcPr>
            <w:tcW w:w="642" w:type="dxa"/>
            <w:tcBorders>
              <w:top w:val="single" w:sz="4" w:space="0" w:color="auto"/>
              <w:left w:val="single" w:sz="4" w:space="0" w:color="auto"/>
              <w:bottom w:val="single" w:sz="4" w:space="0" w:color="auto"/>
              <w:right w:val="single" w:sz="4" w:space="0" w:color="auto"/>
            </w:tcBorders>
          </w:tcPr>
          <w:p w14:paraId="478895B0"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5DE34AAA"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73B451C4"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29189889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67B1CFA0"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Horsens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2B771E0B"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615</w:t>
            </w:r>
          </w:p>
        </w:tc>
        <w:tc>
          <w:tcPr>
            <w:tcW w:w="617" w:type="dxa"/>
            <w:tcBorders>
              <w:top w:val="single" w:sz="4" w:space="0" w:color="auto"/>
              <w:left w:val="single" w:sz="4" w:space="0" w:color="auto"/>
              <w:bottom w:val="single" w:sz="4" w:space="0" w:color="auto"/>
              <w:right w:val="single" w:sz="4" w:space="0" w:color="auto"/>
            </w:tcBorders>
          </w:tcPr>
          <w:p w14:paraId="13C85B93"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086DC623"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7656D4E0"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65307316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7C317CFF"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Rødovre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11954AEF"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175</w:t>
            </w:r>
          </w:p>
        </w:tc>
        <w:tc>
          <w:tcPr>
            <w:tcW w:w="605" w:type="dxa"/>
            <w:tcBorders>
              <w:top w:val="single" w:sz="4" w:space="0" w:color="auto"/>
              <w:left w:val="single" w:sz="4" w:space="0" w:color="auto"/>
              <w:bottom w:val="single" w:sz="4" w:space="0" w:color="auto"/>
              <w:right w:val="single" w:sz="4" w:space="0" w:color="auto"/>
            </w:tcBorders>
          </w:tcPr>
          <w:p w14:paraId="276875E3"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4412A3B7"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47FCC197"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58271713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469B8D5B"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Ballerup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588AAB2F"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151</w:t>
            </w:r>
          </w:p>
        </w:tc>
        <w:tc>
          <w:tcPr>
            <w:tcW w:w="642" w:type="dxa"/>
            <w:tcBorders>
              <w:top w:val="single" w:sz="4" w:space="0" w:color="auto"/>
              <w:left w:val="single" w:sz="4" w:space="0" w:color="auto"/>
              <w:bottom w:val="single" w:sz="4" w:space="0" w:color="auto"/>
              <w:right w:val="single" w:sz="4" w:space="0" w:color="auto"/>
            </w:tcBorders>
          </w:tcPr>
          <w:p w14:paraId="5AD5FCB8"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5E4D0618"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4BEFAC19"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55606617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44AA0BB4"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Hvidovre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4A8FE350"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167</w:t>
            </w:r>
          </w:p>
        </w:tc>
        <w:tc>
          <w:tcPr>
            <w:tcW w:w="617" w:type="dxa"/>
            <w:tcBorders>
              <w:top w:val="single" w:sz="4" w:space="0" w:color="auto"/>
              <w:left w:val="single" w:sz="4" w:space="0" w:color="auto"/>
              <w:bottom w:val="single" w:sz="4" w:space="0" w:color="auto"/>
              <w:right w:val="single" w:sz="4" w:space="0" w:color="auto"/>
            </w:tcBorders>
          </w:tcPr>
          <w:p w14:paraId="0D10559F"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46B17B45"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21D2DCFC"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23795515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31747DFF"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Samsø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5D12804B"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741</w:t>
            </w:r>
          </w:p>
        </w:tc>
        <w:tc>
          <w:tcPr>
            <w:tcW w:w="605" w:type="dxa"/>
            <w:tcBorders>
              <w:top w:val="single" w:sz="4" w:space="0" w:color="auto"/>
              <w:left w:val="single" w:sz="4" w:space="0" w:color="auto"/>
              <w:bottom w:val="single" w:sz="4" w:space="0" w:color="auto"/>
              <w:right w:val="single" w:sz="4" w:space="0" w:color="auto"/>
            </w:tcBorders>
          </w:tcPr>
          <w:p w14:paraId="29D0A33A"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186A1544"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1A1F6D70"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29189765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42B61FE1"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Billund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5FF1CB6F"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530</w:t>
            </w:r>
          </w:p>
        </w:tc>
        <w:tc>
          <w:tcPr>
            <w:tcW w:w="642" w:type="dxa"/>
            <w:tcBorders>
              <w:top w:val="single" w:sz="4" w:space="0" w:color="auto"/>
              <w:left w:val="single" w:sz="4" w:space="0" w:color="auto"/>
              <w:bottom w:val="single" w:sz="4" w:space="0" w:color="auto"/>
              <w:right w:val="single" w:sz="4" w:space="0" w:color="auto"/>
            </w:tcBorders>
          </w:tcPr>
          <w:p w14:paraId="5A165337"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2583426B"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3797C9C1"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19501817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5523C482"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Høje-Taastrup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58368F6F"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169</w:t>
            </w:r>
          </w:p>
        </w:tc>
        <w:tc>
          <w:tcPr>
            <w:tcW w:w="617" w:type="dxa"/>
            <w:tcBorders>
              <w:top w:val="single" w:sz="4" w:space="0" w:color="auto"/>
              <w:left w:val="single" w:sz="4" w:space="0" w:color="auto"/>
              <w:bottom w:val="single" w:sz="4" w:space="0" w:color="auto"/>
              <w:right w:val="single" w:sz="4" w:space="0" w:color="auto"/>
            </w:tcBorders>
          </w:tcPr>
          <w:p w14:paraId="402977DB"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11E7E0EE"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07ACD22C"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29189641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0C078EF2"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Silkeborg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19038CCB"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740</w:t>
            </w:r>
          </w:p>
        </w:tc>
        <w:tc>
          <w:tcPr>
            <w:tcW w:w="605" w:type="dxa"/>
            <w:tcBorders>
              <w:top w:val="single" w:sz="4" w:space="0" w:color="auto"/>
              <w:left w:val="single" w:sz="4" w:space="0" w:color="auto"/>
              <w:bottom w:val="single" w:sz="4" w:space="0" w:color="auto"/>
              <w:right w:val="single" w:sz="4" w:space="0" w:color="auto"/>
            </w:tcBorders>
          </w:tcPr>
          <w:p w14:paraId="383D0809"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0E778535"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38BE9CEF"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26696348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03973E64"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Bornholms Regionskommune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5C413354"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400</w:t>
            </w:r>
          </w:p>
        </w:tc>
        <w:tc>
          <w:tcPr>
            <w:tcW w:w="642" w:type="dxa"/>
            <w:tcBorders>
              <w:top w:val="single" w:sz="4" w:space="0" w:color="auto"/>
              <w:left w:val="single" w:sz="4" w:space="0" w:color="auto"/>
              <w:bottom w:val="single" w:sz="4" w:space="0" w:color="auto"/>
              <w:right w:val="single" w:sz="4" w:space="0" w:color="auto"/>
            </w:tcBorders>
          </w:tcPr>
          <w:p w14:paraId="4C5B15C6"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5D5F3B39"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296FE1EF"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70960516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443B5AB3"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Hørsholm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34136CCE"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223</w:t>
            </w:r>
          </w:p>
        </w:tc>
        <w:tc>
          <w:tcPr>
            <w:tcW w:w="617" w:type="dxa"/>
            <w:tcBorders>
              <w:top w:val="single" w:sz="4" w:space="0" w:color="auto"/>
              <w:left w:val="single" w:sz="4" w:space="0" w:color="auto"/>
              <w:bottom w:val="single" w:sz="4" w:space="0" w:color="auto"/>
              <w:right w:val="single" w:sz="4" w:space="0" w:color="auto"/>
            </w:tcBorders>
          </w:tcPr>
          <w:p w14:paraId="6841E443"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42DEDED8"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7B17CBA6"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29189633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5AEC8E92"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Skanderborg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40266D34"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746</w:t>
            </w:r>
          </w:p>
        </w:tc>
        <w:tc>
          <w:tcPr>
            <w:tcW w:w="605" w:type="dxa"/>
            <w:tcBorders>
              <w:top w:val="single" w:sz="4" w:space="0" w:color="auto"/>
              <w:left w:val="single" w:sz="4" w:space="0" w:color="auto"/>
              <w:bottom w:val="single" w:sz="4" w:space="0" w:color="auto"/>
              <w:right w:val="single" w:sz="4" w:space="0" w:color="auto"/>
            </w:tcBorders>
          </w:tcPr>
          <w:p w14:paraId="1D382887"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6A8DB994"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1A3E04A5"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65113015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5844DEDE"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Brøndby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6526DBF0"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153</w:t>
            </w:r>
          </w:p>
        </w:tc>
        <w:tc>
          <w:tcPr>
            <w:tcW w:w="642" w:type="dxa"/>
            <w:tcBorders>
              <w:top w:val="single" w:sz="4" w:space="0" w:color="auto"/>
              <w:left w:val="single" w:sz="4" w:space="0" w:color="auto"/>
              <w:bottom w:val="single" w:sz="4" w:space="0" w:color="auto"/>
              <w:right w:val="single" w:sz="4" w:space="0" w:color="auto"/>
            </w:tcBorders>
          </w:tcPr>
          <w:p w14:paraId="1ED0789B"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3EAF93CC"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70C5C981"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29189617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6ED0563E"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Ikast-Brande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49897671"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756</w:t>
            </w:r>
          </w:p>
        </w:tc>
        <w:tc>
          <w:tcPr>
            <w:tcW w:w="617" w:type="dxa"/>
            <w:tcBorders>
              <w:top w:val="single" w:sz="4" w:space="0" w:color="auto"/>
              <w:left w:val="single" w:sz="4" w:space="0" w:color="auto"/>
              <w:bottom w:val="single" w:sz="4" w:space="0" w:color="auto"/>
              <w:right w:val="single" w:sz="4" w:space="0" w:color="auto"/>
            </w:tcBorders>
          </w:tcPr>
          <w:p w14:paraId="3991B8E0"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266E2B77"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6B862FA5"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29189579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15DECEB8"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Skive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1FAD3366"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779</w:t>
            </w:r>
          </w:p>
        </w:tc>
        <w:tc>
          <w:tcPr>
            <w:tcW w:w="605" w:type="dxa"/>
            <w:tcBorders>
              <w:top w:val="single" w:sz="4" w:space="0" w:color="auto"/>
              <w:left w:val="single" w:sz="4" w:space="0" w:color="auto"/>
              <w:bottom w:val="single" w:sz="4" w:space="0" w:color="auto"/>
              <w:right w:val="single" w:sz="4" w:space="0" w:color="auto"/>
            </w:tcBorders>
          </w:tcPr>
          <w:p w14:paraId="52999FA1"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67A4F54E"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5A1557A7"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29189501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7FD0894A"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Brønderslev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7E2FE419"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810</w:t>
            </w:r>
          </w:p>
        </w:tc>
        <w:tc>
          <w:tcPr>
            <w:tcW w:w="642" w:type="dxa"/>
            <w:tcBorders>
              <w:top w:val="single" w:sz="4" w:space="0" w:color="auto"/>
              <w:left w:val="single" w:sz="4" w:space="0" w:color="auto"/>
              <w:bottom w:val="single" w:sz="4" w:space="0" w:color="auto"/>
              <w:right w:val="single" w:sz="4" w:space="0" w:color="auto"/>
            </w:tcBorders>
          </w:tcPr>
          <w:p w14:paraId="0E4E9BFB"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78C29A43"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5CA4F160"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11931316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3ECCE596"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Ishøj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5590930B"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183</w:t>
            </w:r>
          </w:p>
        </w:tc>
        <w:tc>
          <w:tcPr>
            <w:tcW w:w="617" w:type="dxa"/>
            <w:tcBorders>
              <w:top w:val="single" w:sz="4" w:space="0" w:color="auto"/>
              <w:left w:val="single" w:sz="4" w:space="0" w:color="auto"/>
              <w:bottom w:val="single" w:sz="4" w:space="0" w:color="auto"/>
              <w:right w:val="single" w:sz="4" w:space="0" w:color="auto"/>
            </w:tcBorders>
          </w:tcPr>
          <w:p w14:paraId="2665E7E3"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2E7DAF9B"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26C6935E"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29188505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2B10509F"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Slagelse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2BF1A494"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330</w:t>
            </w:r>
          </w:p>
        </w:tc>
        <w:tc>
          <w:tcPr>
            <w:tcW w:w="605" w:type="dxa"/>
            <w:tcBorders>
              <w:top w:val="single" w:sz="4" w:space="0" w:color="auto"/>
              <w:left w:val="single" w:sz="4" w:space="0" w:color="auto"/>
              <w:bottom w:val="single" w:sz="4" w:space="0" w:color="auto"/>
              <w:right w:val="single" w:sz="4" w:space="0" w:color="auto"/>
            </w:tcBorders>
          </w:tcPr>
          <w:p w14:paraId="704379CF"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500C3938"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3E639BF6"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25775635</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0E62F20E" w14:textId="77777777" w:rsidR="00CB4BEB" w:rsidRPr="00105B84" w:rsidRDefault="00CB4BEB" w:rsidP="003C0924">
            <w:pPr>
              <w:rPr>
                <w:rFonts w:ascii="Trebuchet MS" w:hAnsi="Trebuchet MS" w:cs="Arial"/>
                <w:sz w:val="12"/>
                <w:szCs w:val="12"/>
              </w:rPr>
            </w:pPr>
            <w:r w:rsidRPr="00105B84">
              <w:rPr>
                <w:rFonts w:ascii="Trebuchet MS" w:hAnsi="Trebuchet MS" w:cs="Arial"/>
                <w:sz w:val="12"/>
                <w:szCs w:val="12"/>
              </w:rPr>
              <w:t>Christiansø</w:t>
            </w:r>
          </w:p>
        </w:tc>
        <w:tc>
          <w:tcPr>
            <w:tcW w:w="1276" w:type="dxa"/>
            <w:tcBorders>
              <w:top w:val="single" w:sz="4" w:space="0" w:color="auto"/>
              <w:left w:val="single" w:sz="4" w:space="0" w:color="auto"/>
              <w:bottom w:val="single" w:sz="4" w:space="0" w:color="auto"/>
              <w:right w:val="single" w:sz="4" w:space="0" w:color="auto"/>
            </w:tcBorders>
          </w:tcPr>
          <w:p w14:paraId="04ECB3B8"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411</w:t>
            </w:r>
          </w:p>
        </w:tc>
        <w:tc>
          <w:tcPr>
            <w:tcW w:w="642" w:type="dxa"/>
            <w:tcBorders>
              <w:top w:val="single" w:sz="4" w:space="0" w:color="auto"/>
              <w:left w:val="single" w:sz="4" w:space="0" w:color="auto"/>
              <w:bottom w:val="single" w:sz="4" w:space="0" w:color="auto"/>
              <w:right w:val="single" w:sz="4" w:space="0" w:color="auto"/>
            </w:tcBorders>
          </w:tcPr>
          <w:p w14:paraId="07B748E7"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1D747C18"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18C964B6"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29189439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0129523E"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Jammerbugt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2944C9E0"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849</w:t>
            </w:r>
          </w:p>
        </w:tc>
        <w:tc>
          <w:tcPr>
            <w:tcW w:w="617" w:type="dxa"/>
            <w:tcBorders>
              <w:top w:val="single" w:sz="4" w:space="0" w:color="auto"/>
              <w:left w:val="single" w:sz="4" w:space="0" w:color="auto"/>
              <w:bottom w:val="single" w:sz="4" w:space="0" w:color="auto"/>
              <w:right w:val="single" w:sz="4" w:space="0" w:color="auto"/>
            </w:tcBorders>
          </w:tcPr>
          <w:p w14:paraId="4F015670"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015DF7A5"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0CF234C9"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68534917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42DFAD35"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Solrød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1A049359"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269</w:t>
            </w:r>
          </w:p>
        </w:tc>
        <w:tc>
          <w:tcPr>
            <w:tcW w:w="605" w:type="dxa"/>
            <w:tcBorders>
              <w:top w:val="single" w:sz="4" w:space="0" w:color="auto"/>
              <w:left w:val="single" w:sz="4" w:space="0" w:color="auto"/>
              <w:bottom w:val="single" w:sz="4" w:space="0" w:color="auto"/>
              <w:right w:val="single" w:sz="4" w:space="0" w:color="auto"/>
            </w:tcBorders>
          </w:tcPr>
          <w:p w14:paraId="3C958B42"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3DDC7939"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7FFBF5CD"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12881517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0011BF39"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Dragør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43E1AA06"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155</w:t>
            </w:r>
          </w:p>
        </w:tc>
        <w:tc>
          <w:tcPr>
            <w:tcW w:w="642" w:type="dxa"/>
            <w:tcBorders>
              <w:top w:val="single" w:sz="4" w:space="0" w:color="auto"/>
              <w:left w:val="single" w:sz="4" w:space="0" w:color="auto"/>
              <w:bottom w:val="single" w:sz="4" w:space="0" w:color="auto"/>
              <w:right w:val="single" w:sz="4" w:space="0" w:color="auto"/>
            </w:tcBorders>
          </w:tcPr>
          <w:p w14:paraId="43448A7D"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3781AA83"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047739E9"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29189595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6CF55CB5"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Kalundborg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1BF28D62"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326</w:t>
            </w:r>
          </w:p>
        </w:tc>
        <w:tc>
          <w:tcPr>
            <w:tcW w:w="617" w:type="dxa"/>
            <w:tcBorders>
              <w:top w:val="single" w:sz="4" w:space="0" w:color="auto"/>
              <w:left w:val="single" w:sz="4" w:space="0" w:color="auto"/>
              <w:bottom w:val="single" w:sz="4" w:space="0" w:color="auto"/>
              <w:right w:val="single" w:sz="4" w:space="0" w:color="auto"/>
            </w:tcBorders>
          </w:tcPr>
          <w:p w14:paraId="4326A55E"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3CA2ECE7"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51672705"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29189994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7D50C121"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Sorø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1E0E18C9"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340</w:t>
            </w:r>
          </w:p>
        </w:tc>
        <w:tc>
          <w:tcPr>
            <w:tcW w:w="605" w:type="dxa"/>
            <w:tcBorders>
              <w:top w:val="single" w:sz="4" w:space="0" w:color="auto"/>
              <w:left w:val="single" w:sz="4" w:space="0" w:color="auto"/>
              <w:bottom w:val="single" w:sz="4" w:space="0" w:color="auto"/>
              <w:right w:val="single" w:sz="4" w:space="0" w:color="auto"/>
            </w:tcBorders>
          </w:tcPr>
          <w:p w14:paraId="1DD98BFF"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0AD9A551"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4E235367"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29188386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3C436C23"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Egedal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01984CC4"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240</w:t>
            </w:r>
          </w:p>
        </w:tc>
        <w:tc>
          <w:tcPr>
            <w:tcW w:w="642" w:type="dxa"/>
            <w:tcBorders>
              <w:top w:val="single" w:sz="4" w:space="0" w:color="auto"/>
              <w:left w:val="single" w:sz="4" w:space="0" w:color="auto"/>
              <w:bottom w:val="single" w:sz="4" w:space="0" w:color="auto"/>
              <w:right w:val="single" w:sz="4" w:space="0" w:color="auto"/>
            </w:tcBorders>
          </w:tcPr>
          <w:p w14:paraId="4AC5AAB5"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1C32C1BE"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623F48C0"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29189706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30D6C677"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Kerteminde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3A889F78"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440</w:t>
            </w:r>
          </w:p>
        </w:tc>
        <w:tc>
          <w:tcPr>
            <w:tcW w:w="617" w:type="dxa"/>
            <w:tcBorders>
              <w:top w:val="single" w:sz="4" w:space="0" w:color="auto"/>
              <w:left w:val="single" w:sz="4" w:space="0" w:color="auto"/>
              <w:bottom w:val="single" w:sz="4" w:space="0" w:color="auto"/>
              <w:right w:val="single" w:sz="4" w:space="0" w:color="auto"/>
            </w:tcBorders>
          </w:tcPr>
          <w:p w14:paraId="265A8913"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7A496681"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6CEE6370"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29208654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1069B434"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Stevns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4232F3C0"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336</w:t>
            </w:r>
          </w:p>
        </w:tc>
        <w:tc>
          <w:tcPr>
            <w:tcW w:w="605" w:type="dxa"/>
            <w:tcBorders>
              <w:top w:val="single" w:sz="4" w:space="0" w:color="auto"/>
              <w:left w:val="single" w:sz="4" w:space="0" w:color="auto"/>
              <w:bottom w:val="single" w:sz="4" w:space="0" w:color="auto"/>
              <w:right w:val="single" w:sz="4" w:space="0" w:color="auto"/>
            </w:tcBorders>
          </w:tcPr>
          <w:p w14:paraId="37BDE3D1"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68AE6E31"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5AA7C67A"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29189803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71761D0B"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Esbjerg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5B453052"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561</w:t>
            </w:r>
          </w:p>
        </w:tc>
        <w:tc>
          <w:tcPr>
            <w:tcW w:w="642" w:type="dxa"/>
            <w:tcBorders>
              <w:top w:val="single" w:sz="4" w:space="0" w:color="auto"/>
              <w:left w:val="single" w:sz="4" w:space="0" w:color="auto"/>
              <w:bottom w:val="single" w:sz="4" w:space="0" w:color="auto"/>
              <w:right w:val="single" w:sz="4" w:space="0" w:color="auto"/>
            </w:tcBorders>
          </w:tcPr>
          <w:p w14:paraId="085BA76A"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3F323705"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0475866C"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29189897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2BB29B47"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Kolding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7DFBB58D"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621</w:t>
            </w:r>
          </w:p>
        </w:tc>
        <w:tc>
          <w:tcPr>
            <w:tcW w:w="617" w:type="dxa"/>
            <w:tcBorders>
              <w:top w:val="single" w:sz="4" w:space="0" w:color="auto"/>
              <w:left w:val="single" w:sz="4" w:space="0" w:color="auto"/>
              <w:bottom w:val="single" w:sz="4" w:space="0" w:color="auto"/>
              <w:right w:val="single" w:sz="4" w:space="0" w:color="auto"/>
            </w:tcBorders>
          </w:tcPr>
          <w:p w14:paraId="3C70DC5B"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50C26BE5"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4DB20C0E"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29189951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42854316"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Struer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0D6B8035"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671</w:t>
            </w:r>
          </w:p>
        </w:tc>
        <w:tc>
          <w:tcPr>
            <w:tcW w:w="605" w:type="dxa"/>
            <w:tcBorders>
              <w:top w:val="single" w:sz="4" w:space="0" w:color="auto"/>
              <w:left w:val="single" w:sz="4" w:space="0" w:color="auto"/>
              <w:bottom w:val="single" w:sz="4" w:space="0" w:color="auto"/>
              <w:right w:val="single" w:sz="4" w:space="0" w:color="auto"/>
            </w:tcBorders>
          </w:tcPr>
          <w:p w14:paraId="7022233A"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71642A4C"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06C62D0A"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31210917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7BBA86EF"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Fanø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3DD788C5"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563</w:t>
            </w:r>
          </w:p>
        </w:tc>
        <w:tc>
          <w:tcPr>
            <w:tcW w:w="642" w:type="dxa"/>
            <w:tcBorders>
              <w:top w:val="single" w:sz="4" w:space="0" w:color="auto"/>
              <w:left w:val="single" w:sz="4" w:space="0" w:color="auto"/>
              <w:bottom w:val="single" w:sz="4" w:space="0" w:color="auto"/>
              <w:right w:val="single" w:sz="4" w:space="0" w:color="auto"/>
            </w:tcBorders>
          </w:tcPr>
          <w:p w14:paraId="10A6B07B"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65CD1A06"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086C52FE"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64942212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3EB88296"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Københavns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477683B1"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101</w:t>
            </w:r>
          </w:p>
        </w:tc>
        <w:tc>
          <w:tcPr>
            <w:tcW w:w="617" w:type="dxa"/>
            <w:tcBorders>
              <w:top w:val="single" w:sz="4" w:space="0" w:color="auto"/>
              <w:left w:val="single" w:sz="4" w:space="0" w:color="auto"/>
              <w:bottom w:val="single" w:sz="4" w:space="0" w:color="auto"/>
              <w:right w:val="single" w:sz="4" w:space="0" w:color="auto"/>
            </w:tcBorders>
          </w:tcPr>
          <w:p w14:paraId="28A6F6EB"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285B5224"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526AEE77"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33284114</w:t>
            </w:r>
          </w:p>
        </w:tc>
        <w:tc>
          <w:tcPr>
            <w:tcW w:w="2003" w:type="dxa"/>
            <w:tcBorders>
              <w:top w:val="single" w:sz="4" w:space="0" w:color="auto"/>
              <w:left w:val="single" w:sz="4" w:space="0" w:color="auto"/>
              <w:bottom w:val="single" w:sz="4" w:space="0" w:color="auto"/>
              <w:right w:val="single" w:sz="4" w:space="0" w:color="auto"/>
            </w:tcBorders>
          </w:tcPr>
          <w:p w14:paraId="6B4B3EB1"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Styrelsen for Dataforsyning og Effektivisering</w:t>
            </w:r>
          </w:p>
        </w:tc>
        <w:tc>
          <w:tcPr>
            <w:tcW w:w="1137" w:type="dxa"/>
            <w:tcBorders>
              <w:top w:val="single" w:sz="4" w:space="0" w:color="auto"/>
              <w:left w:val="single" w:sz="4" w:space="0" w:color="auto"/>
              <w:bottom w:val="single" w:sz="4" w:space="0" w:color="auto"/>
              <w:right w:val="single" w:sz="4" w:space="0" w:color="auto"/>
            </w:tcBorders>
          </w:tcPr>
          <w:p w14:paraId="40B108FB" w14:textId="77777777" w:rsidR="00CB4BEB" w:rsidRPr="00105B84" w:rsidRDefault="00CB4BEB" w:rsidP="003C0924">
            <w:pPr>
              <w:jc w:val="center"/>
              <w:rPr>
                <w:rFonts w:ascii="Trebuchet MS" w:hAnsi="Trebuchet MS" w:cs="Arial"/>
                <w:sz w:val="12"/>
                <w:szCs w:val="12"/>
              </w:rPr>
            </w:pPr>
          </w:p>
        </w:tc>
        <w:tc>
          <w:tcPr>
            <w:tcW w:w="605" w:type="dxa"/>
            <w:tcBorders>
              <w:top w:val="single" w:sz="4" w:space="0" w:color="auto"/>
              <w:left w:val="single" w:sz="4" w:space="0" w:color="auto"/>
              <w:bottom w:val="single" w:sz="4" w:space="0" w:color="auto"/>
              <w:right w:val="single" w:sz="4" w:space="0" w:color="auto"/>
            </w:tcBorders>
          </w:tcPr>
          <w:p w14:paraId="62B2689D"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w:t>
            </w:r>
          </w:p>
        </w:tc>
      </w:tr>
      <w:tr w:rsidR="00CB4BEB" w:rsidRPr="00147425" w14:paraId="68C1FFA6"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2AB78897"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29189714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5DFFE0BF"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Favrskov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3C5DDBB3"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710</w:t>
            </w:r>
          </w:p>
        </w:tc>
        <w:tc>
          <w:tcPr>
            <w:tcW w:w="642" w:type="dxa"/>
            <w:tcBorders>
              <w:top w:val="single" w:sz="4" w:space="0" w:color="auto"/>
              <w:left w:val="single" w:sz="4" w:space="0" w:color="auto"/>
              <w:bottom w:val="single" w:sz="4" w:space="0" w:color="auto"/>
              <w:right w:val="single" w:sz="4" w:space="0" w:color="auto"/>
            </w:tcBorders>
          </w:tcPr>
          <w:p w14:paraId="77C23379"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703D93CD"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055C2094"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29189374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3A5A800B"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Køge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3CEEFB44"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259</w:t>
            </w:r>
          </w:p>
        </w:tc>
        <w:tc>
          <w:tcPr>
            <w:tcW w:w="617" w:type="dxa"/>
            <w:tcBorders>
              <w:top w:val="single" w:sz="4" w:space="0" w:color="auto"/>
              <w:left w:val="single" w:sz="4" w:space="0" w:color="auto"/>
              <w:bottom w:val="single" w:sz="4" w:space="0" w:color="auto"/>
              <w:right w:val="single" w:sz="4" w:space="0" w:color="auto"/>
            </w:tcBorders>
          </w:tcPr>
          <w:p w14:paraId="372A2E4E"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683F2E91"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5AEA4E69"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29189730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69CEF4E6"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Svendborg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439604D4"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479</w:t>
            </w:r>
          </w:p>
        </w:tc>
        <w:tc>
          <w:tcPr>
            <w:tcW w:w="605" w:type="dxa"/>
            <w:tcBorders>
              <w:top w:val="single" w:sz="4" w:space="0" w:color="auto"/>
              <w:left w:val="single" w:sz="4" w:space="0" w:color="auto"/>
              <w:bottom w:val="single" w:sz="4" w:space="0" w:color="auto"/>
              <w:right w:val="single" w:sz="4" w:space="0" w:color="auto"/>
            </w:tcBorders>
          </w:tcPr>
          <w:p w14:paraId="6D441AB8"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110DB514"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7579786A"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29188475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500D770A"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Faxe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2F9C9047"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320</w:t>
            </w:r>
          </w:p>
        </w:tc>
        <w:tc>
          <w:tcPr>
            <w:tcW w:w="642" w:type="dxa"/>
            <w:tcBorders>
              <w:top w:val="single" w:sz="4" w:space="0" w:color="auto"/>
              <w:left w:val="single" w:sz="4" w:space="0" w:color="auto"/>
              <w:bottom w:val="single" w:sz="4" w:space="0" w:color="auto"/>
              <w:right w:val="single" w:sz="4" w:space="0" w:color="auto"/>
            </w:tcBorders>
          </w:tcPr>
          <w:p w14:paraId="2457BEE0"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55424B00"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6B441E9B"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29188955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2F5717D2"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Langeland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3B39A257"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482</w:t>
            </w:r>
          </w:p>
        </w:tc>
        <w:tc>
          <w:tcPr>
            <w:tcW w:w="617" w:type="dxa"/>
            <w:tcBorders>
              <w:top w:val="single" w:sz="4" w:space="0" w:color="auto"/>
              <w:left w:val="single" w:sz="4" w:space="0" w:color="auto"/>
              <w:bottom w:val="single" w:sz="4" w:space="0" w:color="auto"/>
              <w:right w:val="single" w:sz="4" w:space="0" w:color="auto"/>
            </w:tcBorders>
          </w:tcPr>
          <w:p w14:paraId="2D15AF49"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33F24888"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70D5480B"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29189978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4139C881"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Syddjurs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60CDD61A"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706</w:t>
            </w:r>
          </w:p>
        </w:tc>
        <w:tc>
          <w:tcPr>
            <w:tcW w:w="605" w:type="dxa"/>
            <w:tcBorders>
              <w:top w:val="single" w:sz="4" w:space="0" w:color="auto"/>
              <w:left w:val="single" w:sz="4" w:space="0" w:color="auto"/>
              <w:bottom w:val="single" w:sz="4" w:space="0" w:color="auto"/>
              <w:right w:val="single" w:sz="4" w:space="0" w:color="auto"/>
            </w:tcBorders>
          </w:tcPr>
          <w:p w14:paraId="539B8A19"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053F5B2A"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55E88B7E"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29188335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553C48B3" w14:textId="77777777" w:rsidR="00CB4BEB" w:rsidRPr="00105B84" w:rsidRDefault="00CB4BEB" w:rsidP="003C0924">
            <w:pPr>
              <w:rPr>
                <w:rFonts w:ascii="Trebuchet MS" w:hAnsi="Trebuchet MS" w:cs="Arial"/>
                <w:sz w:val="12"/>
                <w:szCs w:val="12"/>
              </w:rPr>
            </w:pPr>
            <w:r w:rsidRPr="00105B84">
              <w:rPr>
                <w:rFonts w:ascii="Trebuchet MS" w:hAnsi="Trebuchet MS" w:cs="Arial"/>
                <w:sz w:val="12"/>
                <w:szCs w:val="12"/>
              </w:rPr>
              <w:t xml:space="preserve">Fredensborg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04BDD266"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210</w:t>
            </w:r>
          </w:p>
        </w:tc>
        <w:tc>
          <w:tcPr>
            <w:tcW w:w="642" w:type="dxa"/>
            <w:tcBorders>
              <w:top w:val="single" w:sz="4" w:space="0" w:color="auto"/>
              <w:left w:val="single" w:sz="4" w:space="0" w:color="auto"/>
              <w:bottom w:val="single" w:sz="4" w:space="0" w:color="auto"/>
              <w:right w:val="single" w:sz="4" w:space="0" w:color="auto"/>
            </w:tcBorders>
          </w:tcPr>
          <w:p w14:paraId="013D3E98"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2596EECA"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2A537D3F"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29188548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5FF8B243" w14:textId="77777777" w:rsidR="00CB4BEB" w:rsidRPr="00105B84" w:rsidRDefault="00CB4BEB" w:rsidP="003C0924">
            <w:pPr>
              <w:rPr>
                <w:rFonts w:ascii="Trebuchet MS" w:hAnsi="Trebuchet MS" w:cs="Arial"/>
                <w:sz w:val="12"/>
                <w:szCs w:val="12"/>
              </w:rPr>
            </w:pPr>
            <w:r w:rsidRPr="00105B84">
              <w:rPr>
                <w:rFonts w:ascii="Trebuchet MS" w:hAnsi="Trebuchet MS" w:cs="Arial"/>
                <w:sz w:val="12"/>
                <w:szCs w:val="12"/>
              </w:rPr>
              <w:t xml:space="preserve">Lejre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62DBAAC3"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350</w:t>
            </w:r>
          </w:p>
        </w:tc>
        <w:tc>
          <w:tcPr>
            <w:tcW w:w="617" w:type="dxa"/>
            <w:tcBorders>
              <w:top w:val="single" w:sz="4" w:space="0" w:color="auto"/>
              <w:left w:val="single" w:sz="4" w:space="0" w:color="auto"/>
              <w:bottom w:val="single" w:sz="4" w:space="0" w:color="auto"/>
              <w:right w:val="single" w:sz="4" w:space="0" w:color="auto"/>
            </w:tcBorders>
          </w:tcPr>
          <w:p w14:paraId="2032EB16"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5C716237"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04D1ACCE"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29189773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7ADEFF9F" w14:textId="77777777" w:rsidR="00CB4BEB" w:rsidRPr="00105B84" w:rsidRDefault="00CB4BEB" w:rsidP="003C0924">
            <w:pPr>
              <w:rPr>
                <w:rFonts w:ascii="Trebuchet MS" w:hAnsi="Trebuchet MS" w:cs="Arial"/>
                <w:sz w:val="12"/>
                <w:szCs w:val="12"/>
              </w:rPr>
            </w:pPr>
            <w:r w:rsidRPr="00105B84">
              <w:rPr>
                <w:rFonts w:ascii="Trebuchet MS" w:hAnsi="Trebuchet MS" w:cs="Arial"/>
                <w:sz w:val="12"/>
                <w:szCs w:val="12"/>
              </w:rPr>
              <w:t xml:space="preserve">Sønderborg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58017E15"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540</w:t>
            </w:r>
          </w:p>
        </w:tc>
        <w:tc>
          <w:tcPr>
            <w:tcW w:w="605" w:type="dxa"/>
            <w:tcBorders>
              <w:top w:val="single" w:sz="4" w:space="0" w:color="auto"/>
              <w:left w:val="single" w:sz="4" w:space="0" w:color="auto"/>
              <w:bottom w:val="single" w:sz="4" w:space="0" w:color="auto"/>
              <w:right w:val="single" w:sz="4" w:space="0" w:color="auto"/>
            </w:tcBorders>
          </w:tcPr>
          <w:p w14:paraId="4C4EC744"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4492BFA6"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6A991D77"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69116418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0F0C5BD0"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Fredericia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682AFE85"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607</w:t>
            </w:r>
          </w:p>
        </w:tc>
        <w:tc>
          <w:tcPr>
            <w:tcW w:w="642" w:type="dxa"/>
            <w:tcBorders>
              <w:top w:val="single" w:sz="4" w:space="0" w:color="auto"/>
              <w:left w:val="single" w:sz="4" w:space="0" w:color="auto"/>
              <w:bottom w:val="single" w:sz="4" w:space="0" w:color="auto"/>
              <w:right w:val="single" w:sz="4" w:space="0" w:color="auto"/>
            </w:tcBorders>
          </w:tcPr>
          <w:p w14:paraId="54732ADA"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613FD4AB"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68CE9E67"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29189935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599FC00A"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Lemvig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60972BAE"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665</w:t>
            </w:r>
          </w:p>
        </w:tc>
        <w:tc>
          <w:tcPr>
            <w:tcW w:w="617" w:type="dxa"/>
            <w:tcBorders>
              <w:top w:val="single" w:sz="4" w:space="0" w:color="auto"/>
              <w:left w:val="single" w:sz="4" w:space="0" w:color="auto"/>
              <w:bottom w:val="single" w:sz="4" w:space="0" w:color="auto"/>
              <w:right w:val="single" w:sz="4" w:space="0" w:color="auto"/>
            </w:tcBorders>
          </w:tcPr>
          <w:p w14:paraId="22738934"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4563654F"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1132643D"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29189560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553C3826"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Thisted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0242E84B"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787</w:t>
            </w:r>
          </w:p>
        </w:tc>
        <w:tc>
          <w:tcPr>
            <w:tcW w:w="605" w:type="dxa"/>
            <w:tcBorders>
              <w:top w:val="single" w:sz="4" w:space="0" w:color="auto"/>
              <w:left w:val="single" w:sz="4" w:space="0" w:color="auto"/>
              <w:bottom w:val="single" w:sz="4" w:space="0" w:color="auto"/>
              <w:right w:val="single" w:sz="4" w:space="0" w:color="auto"/>
            </w:tcBorders>
          </w:tcPr>
          <w:p w14:paraId="5BD63A98"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765C7B81"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4CCF1966"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11259979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400E2C94"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Frederiksberg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7AD11163"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147</w:t>
            </w:r>
          </w:p>
        </w:tc>
        <w:tc>
          <w:tcPr>
            <w:tcW w:w="642" w:type="dxa"/>
            <w:tcBorders>
              <w:top w:val="single" w:sz="4" w:space="0" w:color="auto"/>
              <w:left w:val="single" w:sz="4" w:space="0" w:color="auto"/>
              <w:bottom w:val="single" w:sz="4" w:space="0" w:color="auto"/>
              <w:right w:val="single" w:sz="4" w:space="0" w:color="auto"/>
            </w:tcBorders>
          </w:tcPr>
          <w:p w14:paraId="41950B2F"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0DDAEC9C"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22B3CAAE"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29188572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66733CEA"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Lolland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6DF4D6B0"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360</w:t>
            </w:r>
          </w:p>
        </w:tc>
        <w:tc>
          <w:tcPr>
            <w:tcW w:w="617" w:type="dxa"/>
            <w:tcBorders>
              <w:top w:val="single" w:sz="4" w:space="0" w:color="auto"/>
              <w:left w:val="single" w:sz="4" w:space="0" w:color="auto"/>
              <w:bottom w:val="single" w:sz="4" w:space="0" w:color="auto"/>
              <w:right w:val="single" w:sz="4" w:space="0" w:color="auto"/>
            </w:tcBorders>
          </w:tcPr>
          <w:p w14:paraId="64DD1D8A"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11C31DDD"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055D5BE4"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29189781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699ADA92"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Tønder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74BFFB56"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550</w:t>
            </w:r>
          </w:p>
        </w:tc>
        <w:tc>
          <w:tcPr>
            <w:tcW w:w="605" w:type="dxa"/>
            <w:tcBorders>
              <w:top w:val="single" w:sz="4" w:space="0" w:color="auto"/>
              <w:left w:val="single" w:sz="4" w:space="0" w:color="auto"/>
              <w:bottom w:val="single" w:sz="4" w:space="0" w:color="auto"/>
              <w:right w:val="single" w:sz="4" w:space="0" w:color="auto"/>
            </w:tcBorders>
          </w:tcPr>
          <w:p w14:paraId="041A0C74"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1E408546"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54FAFB00"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29189498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3B7C01A6"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Frederikshavn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1F57FE32"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813</w:t>
            </w:r>
          </w:p>
        </w:tc>
        <w:tc>
          <w:tcPr>
            <w:tcW w:w="642" w:type="dxa"/>
            <w:tcBorders>
              <w:top w:val="single" w:sz="4" w:space="0" w:color="auto"/>
              <w:left w:val="single" w:sz="4" w:space="0" w:color="auto"/>
              <w:bottom w:val="single" w:sz="4" w:space="0" w:color="auto"/>
              <w:right w:val="single" w:sz="4" w:space="0" w:color="auto"/>
            </w:tcBorders>
          </w:tcPr>
          <w:p w14:paraId="0DBF832F"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07184C56"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4A3543CD"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11715311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7876F107"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Lyngby-Taarbæk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0609866B"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173</w:t>
            </w:r>
          </w:p>
        </w:tc>
        <w:tc>
          <w:tcPr>
            <w:tcW w:w="617" w:type="dxa"/>
            <w:tcBorders>
              <w:top w:val="single" w:sz="4" w:space="0" w:color="auto"/>
              <w:left w:val="single" w:sz="4" w:space="0" w:color="auto"/>
              <w:bottom w:val="single" w:sz="4" w:space="0" w:color="auto"/>
              <w:right w:val="single" w:sz="4" w:space="0" w:color="auto"/>
            </w:tcBorders>
          </w:tcPr>
          <w:p w14:paraId="36766780"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776D6EEA"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3C4509E8"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20310413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3F99EFB5"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Tårnby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0F8DD836"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185</w:t>
            </w:r>
          </w:p>
        </w:tc>
        <w:tc>
          <w:tcPr>
            <w:tcW w:w="605" w:type="dxa"/>
            <w:tcBorders>
              <w:top w:val="single" w:sz="4" w:space="0" w:color="auto"/>
              <w:left w:val="single" w:sz="4" w:space="0" w:color="auto"/>
              <w:bottom w:val="single" w:sz="4" w:space="0" w:color="auto"/>
              <w:right w:val="single" w:sz="4" w:space="0" w:color="auto"/>
            </w:tcBorders>
          </w:tcPr>
          <w:p w14:paraId="4FAC40D8"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12B2BD6F"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2C458A00"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29189129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02CBE4FD"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Frederikssund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631C8038"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250</w:t>
            </w:r>
          </w:p>
        </w:tc>
        <w:tc>
          <w:tcPr>
            <w:tcW w:w="642" w:type="dxa"/>
            <w:tcBorders>
              <w:top w:val="single" w:sz="4" w:space="0" w:color="auto"/>
              <w:left w:val="single" w:sz="4" w:space="0" w:color="auto"/>
              <w:bottom w:val="single" w:sz="4" w:space="0" w:color="auto"/>
              <w:right w:val="single" w:sz="4" w:space="0" w:color="auto"/>
            </w:tcBorders>
          </w:tcPr>
          <w:p w14:paraId="576FDB08"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7932A7F5"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27624AFB"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45973328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00E34519"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Læsø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29DE6F41"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825</w:t>
            </w:r>
          </w:p>
        </w:tc>
        <w:tc>
          <w:tcPr>
            <w:tcW w:w="617" w:type="dxa"/>
            <w:tcBorders>
              <w:top w:val="single" w:sz="4" w:space="0" w:color="auto"/>
              <w:left w:val="single" w:sz="4" w:space="0" w:color="auto"/>
              <w:bottom w:val="single" w:sz="4" w:space="0" w:color="auto"/>
              <w:right w:val="single" w:sz="4" w:space="0" w:color="auto"/>
            </w:tcBorders>
          </w:tcPr>
          <w:p w14:paraId="555ED9AB"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32D15E49"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251ADA8E"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19583910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123F50BB"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Vallensbæk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2208D2ED"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187</w:t>
            </w:r>
          </w:p>
        </w:tc>
        <w:tc>
          <w:tcPr>
            <w:tcW w:w="605" w:type="dxa"/>
            <w:tcBorders>
              <w:top w:val="single" w:sz="4" w:space="0" w:color="auto"/>
              <w:left w:val="single" w:sz="4" w:space="0" w:color="auto"/>
              <w:bottom w:val="single" w:sz="4" w:space="0" w:color="auto"/>
              <w:right w:val="single" w:sz="4" w:space="0" w:color="auto"/>
            </w:tcBorders>
          </w:tcPr>
          <w:p w14:paraId="4790A264"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74B59599"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6E19FC66"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29188327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75F4D448"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Furesø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4C80B87B"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190</w:t>
            </w:r>
          </w:p>
        </w:tc>
        <w:tc>
          <w:tcPr>
            <w:tcW w:w="642" w:type="dxa"/>
            <w:tcBorders>
              <w:top w:val="single" w:sz="4" w:space="0" w:color="auto"/>
              <w:left w:val="single" w:sz="4" w:space="0" w:color="auto"/>
              <w:bottom w:val="single" w:sz="4" w:space="0" w:color="auto"/>
              <w:right w:val="single" w:sz="4" w:space="0" w:color="auto"/>
            </w:tcBorders>
          </w:tcPr>
          <w:p w14:paraId="013216F0"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79A696E7"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06F81216"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29189455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75DA7FE0"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Mariagerfjord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5A68A2D1"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846</w:t>
            </w:r>
          </w:p>
        </w:tc>
        <w:tc>
          <w:tcPr>
            <w:tcW w:w="617" w:type="dxa"/>
            <w:tcBorders>
              <w:top w:val="single" w:sz="4" w:space="0" w:color="auto"/>
              <w:left w:val="single" w:sz="4" w:space="0" w:color="auto"/>
              <w:bottom w:val="single" w:sz="4" w:space="0" w:color="auto"/>
              <w:right w:val="single" w:sz="4" w:space="0" w:color="auto"/>
            </w:tcBorders>
          </w:tcPr>
          <w:p w14:paraId="7B3B223C"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269D50BC"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7C2EF65D"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29189811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30AE4539"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Varde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28A263DD"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573</w:t>
            </w:r>
          </w:p>
        </w:tc>
        <w:tc>
          <w:tcPr>
            <w:tcW w:w="605" w:type="dxa"/>
            <w:tcBorders>
              <w:top w:val="single" w:sz="4" w:space="0" w:color="auto"/>
              <w:left w:val="single" w:sz="4" w:space="0" w:color="auto"/>
              <w:bottom w:val="single" w:sz="4" w:space="0" w:color="auto"/>
              <w:right w:val="single" w:sz="4" w:space="0" w:color="auto"/>
            </w:tcBorders>
          </w:tcPr>
          <w:p w14:paraId="78DDEC0D"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7574470A"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7538F78E"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29188645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257DEEDC"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Faaborg-Midtfyn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6B413387"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430</w:t>
            </w:r>
          </w:p>
        </w:tc>
        <w:tc>
          <w:tcPr>
            <w:tcW w:w="642" w:type="dxa"/>
            <w:tcBorders>
              <w:top w:val="single" w:sz="4" w:space="0" w:color="auto"/>
              <w:left w:val="single" w:sz="4" w:space="0" w:color="auto"/>
              <w:bottom w:val="single" w:sz="4" w:space="0" w:color="auto"/>
              <w:right w:val="single" w:sz="4" w:space="0" w:color="auto"/>
            </w:tcBorders>
          </w:tcPr>
          <w:p w14:paraId="3F62B86E"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494A2D80"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3DC063AA"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29189684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18BC3445"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Middelfart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072E07CC"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410</w:t>
            </w:r>
          </w:p>
        </w:tc>
        <w:tc>
          <w:tcPr>
            <w:tcW w:w="617" w:type="dxa"/>
            <w:tcBorders>
              <w:top w:val="single" w:sz="4" w:space="0" w:color="auto"/>
              <w:left w:val="single" w:sz="4" w:space="0" w:color="auto"/>
              <w:bottom w:val="single" w:sz="4" w:space="0" w:color="auto"/>
              <w:right w:val="single" w:sz="4" w:space="0" w:color="auto"/>
            </w:tcBorders>
          </w:tcPr>
          <w:p w14:paraId="0BEDD097"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3D67DC2A"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547610A5"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29189838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50697E87"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Vejen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7A27F328"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575</w:t>
            </w:r>
          </w:p>
        </w:tc>
        <w:tc>
          <w:tcPr>
            <w:tcW w:w="605" w:type="dxa"/>
            <w:tcBorders>
              <w:top w:val="single" w:sz="4" w:space="0" w:color="auto"/>
              <w:left w:val="single" w:sz="4" w:space="0" w:color="auto"/>
              <w:bottom w:val="single" w:sz="4" w:space="0" w:color="auto"/>
              <w:right w:val="single" w:sz="4" w:space="0" w:color="auto"/>
            </w:tcBorders>
          </w:tcPr>
          <w:p w14:paraId="69A837DF"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1461B1D8"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08D65375"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19438414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214C56B2"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Gentofte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08A69E12"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157</w:t>
            </w:r>
          </w:p>
        </w:tc>
        <w:tc>
          <w:tcPr>
            <w:tcW w:w="642" w:type="dxa"/>
            <w:tcBorders>
              <w:top w:val="single" w:sz="4" w:space="0" w:color="auto"/>
              <w:left w:val="single" w:sz="4" w:space="0" w:color="auto"/>
              <w:bottom w:val="single" w:sz="4" w:space="0" w:color="auto"/>
              <w:right w:val="single" w:sz="4" w:space="0" w:color="auto"/>
            </w:tcBorders>
          </w:tcPr>
          <w:p w14:paraId="7B0ABCE0"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65FCE13F"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315A221A"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 25798376 </w:t>
            </w:r>
          </w:p>
        </w:tc>
        <w:tc>
          <w:tcPr>
            <w:tcW w:w="1971" w:type="dxa"/>
            <w:tcBorders>
              <w:top w:val="single" w:sz="4" w:space="0" w:color="auto"/>
              <w:left w:val="single" w:sz="4" w:space="0" w:color="auto"/>
              <w:bottom w:val="single" w:sz="4" w:space="0" w:color="auto"/>
              <w:right w:val="single" w:sz="4" w:space="0" w:color="auto"/>
            </w:tcBorders>
          </w:tcPr>
          <w:p w14:paraId="69DB0EB8"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Miljøstyrelsen</w:t>
            </w:r>
          </w:p>
        </w:tc>
        <w:tc>
          <w:tcPr>
            <w:tcW w:w="1137" w:type="dxa"/>
            <w:tcBorders>
              <w:top w:val="single" w:sz="4" w:space="0" w:color="auto"/>
              <w:left w:val="single" w:sz="4" w:space="0" w:color="auto"/>
              <w:bottom w:val="single" w:sz="4" w:space="0" w:color="auto"/>
              <w:right w:val="single" w:sz="4" w:space="0" w:color="auto"/>
            </w:tcBorders>
          </w:tcPr>
          <w:p w14:paraId="13D0896E" w14:textId="77777777" w:rsidR="00CB4BEB" w:rsidRPr="00105B84" w:rsidRDefault="00CB4BEB" w:rsidP="003C0924">
            <w:pPr>
              <w:jc w:val="center"/>
              <w:rPr>
                <w:rFonts w:ascii="Trebuchet MS" w:hAnsi="Trebuchet MS" w:cs="Arial"/>
                <w:sz w:val="12"/>
                <w:szCs w:val="12"/>
              </w:rPr>
            </w:pPr>
          </w:p>
        </w:tc>
        <w:tc>
          <w:tcPr>
            <w:tcW w:w="617" w:type="dxa"/>
            <w:tcBorders>
              <w:top w:val="single" w:sz="4" w:space="0" w:color="auto"/>
              <w:left w:val="single" w:sz="4" w:space="0" w:color="auto"/>
              <w:bottom w:val="single" w:sz="4" w:space="0" w:color="auto"/>
              <w:right w:val="single" w:sz="4" w:space="0" w:color="auto"/>
            </w:tcBorders>
          </w:tcPr>
          <w:p w14:paraId="4234F99B" w14:textId="77777777" w:rsidR="00CB4BEB" w:rsidRPr="00147425" w:rsidRDefault="00CB4BEB" w:rsidP="003C0924">
            <w:pPr>
              <w:jc w:val="center"/>
              <w:rPr>
                <w:rFonts w:ascii="Trebuchet MS" w:hAnsi="Trebuchet MS" w:cs="Arial"/>
                <w:sz w:val="12"/>
                <w:szCs w:val="12"/>
              </w:rPr>
            </w:pPr>
            <w:r w:rsidRPr="00105B84">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05589571"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3269B345"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29189900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1C0F1FC8"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Vejle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0B42FA99"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630</w:t>
            </w:r>
          </w:p>
        </w:tc>
        <w:tc>
          <w:tcPr>
            <w:tcW w:w="605" w:type="dxa"/>
            <w:tcBorders>
              <w:top w:val="single" w:sz="4" w:space="0" w:color="auto"/>
              <w:left w:val="single" w:sz="4" w:space="0" w:color="auto"/>
              <w:bottom w:val="single" w:sz="4" w:space="0" w:color="auto"/>
              <w:right w:val="single" w:sz="4" w:space="0" w:color="auto"/>
            </w:tcBorders>
          </w:tcPr>
          <w:p w14:paraId="2394893D"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w:t>
            </w:r>
          </w:p>
        </w:tc>
      </w:tr>
      <w:tr w:rsidR="00CB4BEB" w:rsidRPr="00147425" w14:paraId="20256AB1"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02F0664B"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62761113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5B90EEE9"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Gladsaxe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622A4C2B"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159</w:t>
            </w:r>
          </w:p>
        </w:tc>
        <w:tc>
          <w:tcPr>
            <w:tcW w:w="642" w:type="dxa"/>
            <w:tcBorders>
              <w:top w:val="single" w:sz="4" w:space="0" w:color="auto"/>
              <w:left w:val="single" w:sz="4" w:space="0" w:color="auto"/>
              <w:bottom w:val="single" w:sz="4" w:space="0" w:color="auto"/>
              <w:right w:val="single" w:sz="4" w:space="0" w:color="auto"/>
            </w:tcBorders>
          </w:tcPr>
          <w:p w14:paraId="0BB8F134"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510A1ABA"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0BB02C50"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41333014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00A0AB45"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Morsø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2ED71E01"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773</w:t>
            </w:r>
          </w:p>
        </w:tc>
        <w:tc>
          <w:tcPr>
            <w:tcW w:w="617" w:type="dxa"/>
            <w:tcBorders>
              <w:top w:val="single" w:sz="4" w:space="0" w:color="auto"/>
              <w:left w:val="single" w:sz="4" w:space="0" w:color="auto"/>
              <w:bottom w:val="single" w:sz="4" w:space="0" w:color="auto"/>
              <w:right w:val="single" w:sz="4" w:space="0" w:color="auto"/>
            </w:tcBorders>
          </w:tcPr>
          <w:p w14:paraId="0DA6DF17"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55C92259"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2037A03D"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29189471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110B1589"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Vesthimmerlands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7145E648"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820</w:t>
            </w:r>
          </w:p>
        </w:tc>
        <w:tc>
          <w:tcPr>
            <w:tcW w:w="605" w:type="dxa"/>
            <w:tcBorders>
              <w:top w:val="single" w:sz="4" w:space="0" w:color="auto"/>
              <w:left w:val="single" w:sz="4" w:space="0" w:color="auto"/>
              <w:bottom w:val="single" w:sz="4" w:space="0" w:color="auto"/>
              <w:right w:val="single" w:sz="4" w:space="0" w:color="auto"/>
            </w:tcBorders>
          </w:tcPr>
          <w:p w14:paraId="21A05D3B"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2971956D"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567ABC00"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65120119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3D8B3294"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Glostrup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202024CB"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161</w:t>
            </w:r>
          </w:p>
        </w:tc>
        <w:tc>
          <w:tcPr>
            <w:tcW w:w="642" w:type="dxa"/>
            <w:tcBorders>
              <w:top w:val="single" w:sz="4" w:space="0" w:color="auto"/>
              <w:left w:val="single" w:sz="4" w:space="0" w:color="auto"/>
              <w:bottom w:val="single" w:sz="4" w:space="0" w:color="auto"/>
              <w:right w:val="single" w:sz="4" w:space="0" w:color="auto"/>
            </w:tcBorders>
          </w:tcPr>
          <w:p w14:paraId="0C304F19"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34573345"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1056B8F5" w14:textId="77777777" w:rsidR="00CB4BEB" w:rsidRPr="00105B84" w:rsidRDefault="00CB4BEB" w:rsidP="003C0924">
            <w:pPr>
              <w:rPr>
                <w:rFonts w:ascii="Trebuchet MS" w:hAnsi="Trebuchet MS" w:cs="Arial"/>
                <w:sz w:val="12"/>
                <w:szCs w:val="12"/>
              </w:rPr>
            </w:pPr>
            <w:r w:rsidRPr="00105B84">
              <w:rPr>
                <w:rFonts w:ascii="Trebuchet MS" w:hAnsi="Trebuchet MS" w:cs="Arial"/>
                <w:sz w:val="12"/>
                <w:szCs w:val="12"/>
              </w:rPr>
              <w:t>33157274</w:t>
            </w:r>
          </w:p>
        </w:tc>
        <w:tc>
          <w:tcPr>
            <w:tcW w:w="1971" w:type="dxa"/>
            <w:tcBorders>
              <w:top w:val="single" w:sz="4" w:space="0" w:color="auto"/>
              <w:left w:val="single" w:sz="4" w:space="0" w:color="auto"/>
              <w:bottom w:val="single" w:sz="4" w:space="0" w:color="auto"/>
              <w:right w:val="single" w:sz="4" w:space="0" w:color="auto"/>
            </w:tcBorders>
          </w:tcPr>
          <w:p w14:paraId="6A024F24" w14:textId="77777777" w:rsidR="00CB4BEB" w:rsidRPr="00105B84" w:rsidRDefault="00CB4BEB" w:rsidP="003C0924">
            <w:pPr>
              <w:rPr>
                <w:rFonts w:ascii="Trebuchet MS" w:hAnsi="Trebuchet MS" w:cs="Arial"/>
                <w:sz w:val="12"/>
                <w:szCs w:val="12"/>
              </w:rPr>
            </w:pPr>
            <w:r w:rsidRPr="00105B84">
              <w:rPr>
                <w:rFonts w:ascii="Trebuchet MS" w:hAnsi="Trebuchet MS" w:cs="Arial"/>
                <w:sz w:val="12"/>
                <w:szCs w:val="12"/>
              </w:rPr>
              <w:t>Naturstyrelsen</w:t>
            </w:r>
          </w:p>
        </w:tc>
        <w:tc>
          <w:tcPr>
            <w:tcW w:w="1137" w:type="dxa"/>
            <w:tcBorders>
              <w:top w:val="single" w:sz="4" w:space="0" w:color="auto"/>
              <w:left w:val="single" w:sz="4" w:space="0" w:color="auto"/>
              <w:bottom w:val="single" w:sz="4" w:space="0" w:color="auto"/>
              <w:right w:val="single" w:sz="4" w:space="0" w:color="auto"/>
            </w:tcBorders>
          </w:tcPr>
          <w:p w14:paraId="75A3047F" w14:textId="77777777" w:rsidR="00CB4BEB" w:rsidRPr="00105B84" w:rsidRDefault="00CB4BEB" w:rsidP="003C0924">
            <w:pPr>
              <w:jc w:val="center"/>
              <w:rPr>
                <w:rFonts w:ascii="Trebuchet MS" w:hAnsi="Trebuchet MS" w:cs="Arial"/>
                <w:sz w:val="12"/>
                <w:szCs w:val="12"/>
              </w:rPr>
            </w:pPr>
          </w:p>
        </w:tc>
        <w:tc>
          <w:tcPr>
            <w:tcW w:w="617" w:type="dxa"/>
            <w:tcBorders>
              <w:top w:val="single" w:sz="4" w:space="0" w:color="auto"/>
              <w:left w:val="single" w:sz="4" w:space="0" w:color="auto"/>
              <w:bottom w:val="single" w:sz="4" w:space="0" w:color="auto"/>
              <w:right w:val="single" w:sz="4" w:space="0" w:color="auto"/>
            </w:tcBorders>
          </w:tcPr>
          <w:p w14:paraId="09F075F9" w14:textId="77777777" w:rsidR="00CB4BEB" w:rsidRPr="00147425" w:rsidRDefault="00CB4BEB" w:rsidP="003C0924">
            <w:pPr>
              <w:jc w:val="center"/>
              <w:rPr>
                <w:rFonts w:ascii="Trebuchet MS" w:hAnsi="Trebuchet MS" w:cs="Arial"/>
                <w:sz w:val="12"/>
                <w:szCs w:val="12"/>
              </w:rPr>
            </w:pPr>
            <w:r w:rsidRPr="00105B84">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68EA926B"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09FFFF39"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29189846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3CEED3D9"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Viborg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3141F0C4"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791</w:t>
            </w:r>
          </w:p>
        </w:tc>
        <w:tc>
          <w:tcPr>
            <w:tcW w:w="605" w:type="dxa"/>
            <w:tcBorders>
              <w:top w:val="single" w:sz="4" w:space="0" w:color="auto"/>
              <w:left w:val="single" w:sz="4" w:space="0" w:color="auto"/>
              <w:bottom w:val="single" w:sz="4" w:space="0" w:color="auto"/>
              <w:right w:val="single" w:sz="4" w:space="0" w:color="auto"/>
            </w:tcBorders>
          </w:tcPr>
          <w:p w14:paraId="49BE6D3D"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2FE12340"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057E4F64"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44023911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59B86C2B"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Greve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131A9A58"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253</w:t>
            </w:r>
          </w:p>
        </w:tc>
        <w:tc>
          <w:tcPr>
            <w:tcW w:w="642" w:type="dxa"/>
            <w:tcBorders>
              <w:top w:val="single" w:sz="4" w:space="0" w:color="auto"/>
              <w:left w:val="single" w:sz="4" w:space="0" w:color="auto"/>
              <w:bottom w:val="single" w:sz="4" w:space="0" w:color="auto"/>
              <w:right w:val="single" w:sz="4" w:space="0" w:color="auto"/>
            </w:tcBorders>
          </w:tcPr>
          <w:p w14:paraId="7E9FEAF2"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580542F8" w14:textId="77777777" w:rsidR="00CB4BEB" w:rsidRPr="00105B84"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5CE70413" w14:textId="77777777" w:rsidR="00CB4BEB" w:rsidRPr="00105B84"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29189986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259440E5" w14:textId="77777777" w:rsidR="00CB4BEB" w:rsidRPr="00105B84" w:rsidRDefault="00CB4BEB" w:rsidP="003C0924">
            <w:pPr>
              <w:rPr>
                <w:rFonts w:ascii="Trebuchet MS" w:hAnsi="Trebuchet MS" w:cs="Arial"/>
                <w:sz w:val="12"/>
                <w:szCs w:val="12"/>
              </w:rPr>
            </w:pPr>
            <w:r w:rsidRPr="00105B84">
              <w:rPr>
                <w:rFonts w:ascii="Trebuchet MS" w:hAnsi="Trebuchet MS" w:cs="Arial"/>
                <w:sz w:val="12"/>
                <w:szCs w:val="12"/>
              </w:rPr>
              <w:t xml:space="preserve">Norddjurs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438A4B90"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707</w:t>
            </w:r>
          </w:p>
        </w:tc>
        <w:tc>
          <w:tcPr>
            <w:tcW w:w="617" w:type="dxa"/>
            <w:tcBorders>
              <w:top w:val="single" w:sz="4" w:space="0" w:color="auto"/>
              <w:left w:val="single" w:sz="4" w:space="0" w:color="auto"/>
              <w:bottom w:val="single" w:sz="4" w:space="0" w:color="auto"/>
              <w:right w:val="single" w:sz="4" w:space="0" w:color="auto"/>
            </w:tcBorders>
          </w:tcPr>
          <w:p w14:paraId="2B8199E6"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25F9C414"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79E3FD97"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29189676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3A849140"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Vordingborg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0AC526C9"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390</w:t>
            </w:r>
          </w:p>
        </w:tc>
        <w:tc>
          <w:tcPr>
            <w:tcW w:w="605" w:type="dxa"/>
            <w:tcBorders>
              <w:top w:val="single" w:sz="4" w:space="0" w:color="auto"/>
              <w:left w:val="single" w:sz="4" w:space="0" w:color="auto"/>
              <w:bottom w:val="single" w:sz="4" w:space="0" w:color="auto"/>
              <w:right w:val="single" w:sz="4" w:space="0" w:color="auto"/>
            </w:tcBorders>
          </w:tcPr>
          <w:p w14:paraId="486D9B06"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27562024"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6B122191"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29188440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319EB748"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Gribskov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30EA0585"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270</w:t>
            </w:r>
          </w:p>
        </w:tc>
        <w:tc>
          <w:tcPr>
            <w:tcW w:w="642" w:type="dxa"/>
            <w:tcBorders>
              <w:top w:val="single" w:sz="4" w:space="0" w:color="auto"/>
              <w:left w:val="single" w:sz="4" w:space="0" w:color="auto"/>
              <w:bottom w:val="single" w:sz="4" w:space="0" w:color="auto"/>
              <w:right w:val="single" w:sz="4" w:space="0" w:color="auto"/>
            </w:tcBorders>
          </w:tcPr>
          <w:p w14:paraId="1CE29A48"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3C458344"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51C989A4"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29188947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3BB22C6C"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Nordfyns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3D5F0EE4"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480</w:t>
            </w:r>
          </w:p>
        </w:tc>
        <w:tc>
          <w:tcPr>
            <w:tcW w:w="617" w:type="dxa"/>
            <w:tcBorders>
              <w:top w:val="single" w:sz="4" w:space="0" w:color="auto"/>
              <w:left w:val="single" w:sz="4" w:space="0" w:color="auto"/>
              <w:bottom w:val="single" w:sz="4" w:space="0" w:color="auto"/>
              <w:right w:val="single" w:sz="4" w:space="0" w:color="auto"/>
            </w:tcBorders>
          </w:tcPr>
          <w:p w14:paraId="02CB0AA3"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4263BF78"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07B5378A"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28856075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4E20648D"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Ærø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4BBE50A3"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492</w:t>
            </w:r>
          </w:p>
        </w:tc>
        <w:tc>
          <w:tcPr>
            <w:tcW w:w="605" w:type="dxa"/>
            <w:tcBorders>
              <w:top w:val="single" w:sz="4" w:space="0" w:color="auto"/>
              <w:left w:val="single" w:sz="4" w:space="0" w:color="auto"/>
              <w:bottom w:val="single" w:sz="4" w:space="0" w:color="auto"/>
              <w:right w:val="single" w:sz="4" w:space="0" w:color="auto"/>
            </w:tcBorders>
          </w:tcPr>
          <w:p w14:paraId="5F2847C4"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400D0737"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2E1BDB2C"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29188599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7DB3F581" w14:textId="77777777" w:rsidR="00CB4BEB" w:rsidRPr="00105B84" w:rsidRDefault="00CB4BEB" w:rsidP="003C0924">
            <w:pPr>
              <w:rPr>
                <w:rFonts w:ascii="Trebuchet MS" w:hAnsi="Trebuchet MS" w:cs="Arial"/>
                <w:sz w:val="12"/>
                <w:szCs w:val="12"/>
              </w:rPr>
            </w:pPr>
            <w:r w:rsidRPr="00105B84">
              <w:rPr>
                <w:rFonts w:ascii="Trebuchet MS" w:hAnsi="Trebuchet MS" w:cs="Arial"/>
                <w:sz w:val="12"/>
                <w:szCs w:val="12"/>
              </w:rPr>
              <w:t xml:space="preserve">Guldborgsund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7BDE63D9"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376</w:t>
            </w:r>
          </w:p>
        </w:tc>
        <w:tc>
          <w:tcPr>
            <w:tcW w:w="642" w:type="dxa"/>
            <w:tcBorders>
              <w:top w:val="single" w:sz="4" w:space="0" w:color="auto"/>
              <w:left w:val="single" w:sz="4" w:space="0" w:color="auto"/>
              <w:bottom w:val="single" w:sz="4" w:space="0" w:color="auto"/>
              <w:right w:val="single" w:sz="4" w:space="0" w:color="auto"/>
            </w:tcBorders>
          </w:tcPr>
          <w:p w14:paraId="1DA98421"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0B3EA90D"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7DE82100" w14:textId="77777777" w:rsidR="00CB4BEB" w:rsidRPr="00105B84" w:rsidRDefault="00CB4BEB" w:rsidP="003C0924">
            <w:pPr>
              <w:rPr>
                <w:rFonts w:ascii="Trebuchet MS" w:hAnsi="Trebuchet MS" w:cs="Arial"/>
                <w:sz w:val="12"/>
                <w:szCs w:val="12"/>
              </w:rPr>
            </w:pPr>
            <w:r w:rsidRPr="00147425">
              <w:rPr>
                <w:rFonts w:ascii="Trebuchet MS" w:hAnsi="Trebuchet MS" w:cs="Arial"/>
                <w:sz w:val="12"/>
                <w:szCs w:val="12"/>
              </w:rPr>
              <w:t xml:space="preserve"> 29189722</w:t>
            </w:r>
          </w:p>
        </w:tc>
        <w:tc>
          <w:tcPr>
            <w:tcW w:w="1971" w:type="dxa"/>
            <w:tcBorders>
              <w:top w:val="single" w:sz="4" w:space="0" w:color="auto"/>
              <w:left w:val="single" w:sz="4" w:space="0" w:color="auto"/>
              <w:bottom w:val="single" w:sz="4" w:space="0" w:color="auto"/>
              <w:right w:val="single" w:sz="4" w:space="0" w:color="auto"/>
            </w:tcBorders>
          </w:tcPr>
          <w:p w14:paraId="4D46EF91" w14:textId="77777777" w:rsidR="00CB4BEB" w:rsidRPr="00105B84" w:rsidRDefault="00CB4BEB" w:rsidP="003C0924">
            <w:pPr>
              <w:rPr>
                <w:rFonts w:ascii="Trebuchet MS" w:hAnsi="Trebuchet MS" w:cs="Arial"/>
                <w:sz w:val="12"/>
                <w:szCs w:val="12"/>
              </w:rPr>
            </w:pPr>
            <w:r w:rsidRPr="00147425">
              <w:rPr>
                <w:rFonts w:ascii="Trebuchet MS" w:hAnsi="Trebuchet MS" w:cs="Arial"/>
                <w:sz w:val="12"/>
                <w:szCs w:val="12"/>
              </w:rPr>
              <w:t>Nyborg Kommune</w:t>
            </w:r>
          </w:p>
        </w:tc>
        <w:tc>
          <w:tcPr>
            <w:tcW w:w="1137" w:type="dxa"/>
            <w:tcBorders>
              <w:top w:val="single" w:sz="4" w:space="0" w:color="auto"/>
              <w:left w:val="single" w:sz="4" w:space="0" w:color="auto"/>
              <w:bottom w:val="single" w:sz="4" w:space="0" w:color="auto"/>
              <w:right w:val="single" w:sz="4" w:space="0" w:color="auto"/>
            </w:tcBorders>
          </w:tcPr>
          <w:p w14:paraId="35615D2D"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450</w:t>
            </w:r>
          </w:p>
        </w:tc>
        <w:tc>
          <w:tcPr>
            <w:tcW w:w="617" w:type="dxa"/>
            <w:tcBorders>
              <w:top w:val="single" w:sz="4" w:space="0" w:color="auto"/>
              <w:left w:val="single" w:sz="4" w:space="0" w:color="auto"/>
              <w:bottom w:val="single" w:sz="4" w:space="0" w:color="auto"/>
              <w:right w:val="single" w:sz="4" w:space="0" w:color="auto"/>
            </w:tcBorders>
          </w:tcPr>
          <w:p w14:paraId="73405678"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0642329B"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349C2546"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29189854</w:t>
            </w:r>
          </w:p>
        </w:tc>
        <w:tc>
          <w:tcPr>
            <w:tcW w:w="2003" w:type="dxa"/>
            <w:tcBorders>
              <w:top w:val="single" w:sz="4" w:space="0" w:color="auto"/>
              <w:left w:val="single" w:sz="4" w:space="0" w:color="auto"/>
              <w:bottom w:val="single" w:sz="4" w:space="0" w:color="auto"/>
              <w:right w:val="single" w:sz="4" w:space="0" w:color="auto"/>
            </w:tcBorders>
          </w:tcPr>
          <w:p w14:paraId="654EB469" w14:textId="77777777" w:rsidR="00CB4BEB" w:rsidRPr="00105B84" w:rsidRDefault="00CB4BEB" w:rsidP="003C0924">
            <w:pPr>
              <w:rPr>
                <w:rFonts w:ascii="Trebuchet MS" w:hAnsi="Trebuchet MS" w:cs="Arial"/>
                <w:sz w:val="12"/>
                <w:szCs w:val="12"/>
              </w:rPr>
            </w:pPr>
            <w:r w:rsidRPr="00147425">
              <w:rPr>
                <w:rFonts w:ascii="Trebuchet MS" w:hAnsi="Trebuchet MS" w:cs="Arial"/>
                <w:sz w:val="12"/>
                <w:szCs w:val="12"/>
              </w:rPr>
              <w:t>Aabenraa Kommune</w:t>
            </w:r>
          </w:p>
        </w:tc>
        <w:tc>
          <w:tcPr>
            <w:tcW w:w="1137" w:type="dxa"/>
            <w:tcBorders>
              <w:top w:val="single" w:sz="4" w:space="0" w:color="auto"/>
              <w:left w:val="single" w:sz="4" w:space="0" w:color="auto"/>
              <w:bottom w:val="single" w:sz="4" w:space="0" w:color="auto"/>
              <w:right w:val="single" w:sz="4" w:space="0" w:color="auto"/>
            </w:tcBorders>
          </w:tcPr>
          <w:p w14:paraId="176C1303"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580</w:t>
            </w:r>
          </w:p>
        </w:tc>
        <w:tc>
          <w:tcPr>
            <w:tcW w:w="605" w:type="dxa"/>
            <w:tcBorders>
              <w:top w:val="single" w:sz="4" w:space="0" w:color="auto"/>
              <w:left w:val="single" w:sz="4" w:space="0" w:color="auto"/>
              <w:bottom w:val="single" w:sz="4" w:space="0" w:color="auto"/>
              <w:right w:val="single" w:sz="4" w:space="0" w:color="auto"/>
            </w:tcBorders>
          </w:tcPr>
          <w:p w14:paraId="28221F07"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779FF0E9"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4EDAA13F"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29189757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3468C6AE"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Haderslev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329ABE0E"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510</w:t>
            </w:r>
          </w:p>
        </w:tc>
        <w:tc>
          <w:tcPr>
            <w:tcW w:w="642" w:type="dxa"/>
            <w:tcBorders>
              <w:top w:val="single" w:sz="4" w:space="0" w:color="auto"/>
              <w:left w:val="single" w:sz="4" w:space="0" w:color="auto"/>
              <w:bottom w:val="single" w:sz="4" w:space="0" w:color="auto"/>
              <w:right w:val="single" w:sz="4" w:space="0" w:color="auto"/>
            </w:tcBorders>
          </w:tcPr>
          <w:p w14:paraId="7579E571"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60640F65"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79AF6C88"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29189625</w:t>
            </w:r>
          </w:p>
        </w:tc>
        <w:tc>
          <w:tcPr>
            <w:tcW w:w="1971" w:type="dxa"/>
            <w:tcBorders>
              <w:top w:val="single" w:sz="4" w:space="0" w:color="auto"/>
              <w:left w:val="single" w:sz="4" w:space="0" w:color="auto"/>
              <w:bottom w:val="single" w:sz="4" w:space="0" w:color="auto"/>
              <w:right w:val="single" w:sz="4" w:space="0" w:color="auto"/>
            </w:tcBorders>
          </w:tcPr>
          <w:p w14:paraId="59E38B40"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Næstved Kommune</w:t>
            </w:r>
          </w:p>
        </w:tc>
        <w:tc>
          <w:tcPr>
            <w:tcW w:w="1137" w:type="dxa"/>
            <w:tcBorders>
              <w:top w:val="single" w:sz="4" w:space="0" w:color="auto"/>
              <w:left w:val="single" w:sz="4" w:space="0" w:color="auto"/>
              <w:bottom w:val="single" w:sz="4" w:space="0" w:color="auto"/>
              <w:right w:val="single" w:sz="4" w:space="0" w:color="auto"/>
            </w:tcBorders>
          </w:tcPr>
          <w:p w14:paraId="0961FB2F"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370</w:t>
            </w:r>
          </w:p>
        </w:tc>
        <w:tc>
          <w:tcPr>
            <w:tcW w:w="617" w:type="dxa"/>
            <w:tcBorders>
              <w:top w:val="single" w:sz="4" w:space="0" w:color="auto"/>
              <w:left w:val="single" w:sz="4" w:space="0" w:color="auto"/>
              <w:bottom w:val="single" w:sz="4" w:space="0" w:color="auto"/>
              <w:right w:val="single" w:sz="4" w:space="0" w:color="auto"/>
            </w:tcBorders>
          </w:tcPr>
          <w:p w14:paraId="0EEDE0E4"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56D941C0"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67BC420F"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29189420</w:t>
            </w:r>
          </w:p>
        </w:tc>
        <w:tc>
          <w:tcPr>
            <w:tcW w:w="2003" w:type="dxa"/>
            <w:tcBorders>
              <w:top w:val="single" w:sz="4" w:space="0" w:color="auto"/>
              <w:left w:val="single" w:sz="4" w:space="0" w:color="auto"/>
              <w:bottom w:val="single" w:sz="4" w:space="0" w:color="auto"/>
              <w:right w:val="single" w:sz="4" w:space="0" w:color="auto"/>
            </w:tcBorders>
          </w:tcPr>
          <w:p w14:paraId="3C3F1516"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Aalborg Kommune</w:t>
            </w:r>
          </w:p>
        </w:tc>
        <w:tc>
          <w:tcPr>
            <w:tcW w:w="1137" w:type="dxa"/>
            <w:tcBorders>
              <w:top w:val="single" w:sz="4" w:space="0" w:color="auto"/>
              <w:left w:val="single" w:sz="4" w:space="0" w:color="auto"/>
              <w:bottom w:val="single" w:sz="4" w:space="0" w:color="auto"/>
              <w:right w:val="single" w:sz="4" w:space="0" w:color="auto"/>
            </w:tcBorders>
          </w:tcPr>
          <w:p w14:paraId="5B18CC73"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851</w:t>
            </w:r>
          </w:p>
        </w:tc>
        <w:tc>
          <w:tcPr>
            <w:tcW w:w="605" w:type="dxa"/>
            <w:tcBorders>
              <w:top w:val="single" w:sz="4" w:space="0" w:color="auto"/>
              <w:left w:val="single" w:sz="4" w:space="0" w:color="auto"/>
              <w:bottom w:val="single" w:sz="4" w:space="0" w:color="auto"/>
              <w:right w:val="single" w:sz="4" w:space="0" w:color="auto"/>
            </w:tcBorders>
          </w:tcPr>
          <w:p w14:paraId="61684159"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1D140B51"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4DEA04F8"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29188416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25CD6E58"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Halsnæs Kommune    </w:t>
            </w:r>
          </w:p>
        </w:tc>
        <w:tc>
          <w:tcPr>
            <w:tcW w:w="1276" w:type="dxa"/>
            <w:tcBorders>
              <w:top w:val="single" w:sz="4" w:space="0" w:color="auto"/>
              <w:left w:val="single" w:sz="4" w:space="0" w:color="auto"/>
              <w:bottom w:val="single" w:sz="4" w:space="0" w:color="auto"/>
              <w:right w:val="single" w:sz="4" w:space="0" w:color="auto"/>
            </w:tcBorders>
          </w:tcPr>
          <w:p w14:paraId="550EEE0C"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260</w:t>
            </w:r>
          </w:p>
        </w:tc>
        <w:tc>
          <w:tcPr>
            <w:tcW w:w="642" w:type="dxa"/>
            <w:tcBorders>
              <w:top w:val="single" w:sz="4" w:space="0" w:color="auto"/>
              <w:left w:val="single" w:sz="4" w:space="0" w:color="auto"/>
              <w:bottom w:val="single" w:sz="4" w:space="0" w:color="auto"/>
              <w:right w:val="single" w:sz="4" w:space="0" w:color="auto"/>
            </w:tcBorders>
          </w:tcPr>
          <w:p w14:paraId="38CF3886"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00B83151"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3548B297"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32264328</w:t>
            </w:r>
          </w:p>
        </w:tc>
        <w:tc>
          <w:tcPr>
            <w:tcW w:w="1971" w:type="dxa"/>
            <w:tcBorders>
              <w:top w:val="single" w:sz="4" w:space="0" w:color="auto"/>
              <w:left w:val="single" w:sz="4" w:space="0" w:color="auto"/>
              <w:bottom w:val="single" w:sz="4" w:space="0" w:color="auto"/>
              <w:right w:val="single" w:sz="4" w:space="0" w:color="auto"/>
            </w:tcBorders>
          </w:tcPr>
          <w:p w14:paraId="40F80D3E"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Odder Kommune</w:t>
            </w:r>
          </w:p>
        </w:tc>
        <w:tc>
          <w:tcPr>
            <w:tcW w:w="1137" w:type="dxa"/>
            <w:tcBorders>
              <w:top w:val="single" w:sz="4" w:space="0" w:color="auto"/>
              <w:left w:val="single" w:sz="4" w:space="0" w:color="auto"/>
              <w:bottom w:val="single" w:sz="4" w:space="0" w:color="auto"/>
              <w:right w:val="single" w:sz="4" w:space="0" w:color="auto"/>
            </w:tcBorders>
          </w:tcPr>
          <w:p w14:paraId="0720E652"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727</w:t>
            </w:r>
          </w:p>
        </w:tc>
        <w:tc>
          <w:tcPr>
            <w:tcW w:w="617" w:type="dxa"/>
            <w:tcBorders>
              <w:top w:val="single" w:sz="4" w:space="0" w:color="auto"/>
              <w:left w:val="single" w:sz="4" w:space="0" w:color="auto"/>
              <w:bottom w:val="single" w:sz="4" w:space="0" w:color="auto"/>
              <w:right w:val="single" w:sz="4" w:space="0" w:color="auto"/>
            </w:tcBorders>
          </w:tcPr>
          <w:p w14:paraId="14308B0B"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2552E1C4"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77ABDB97"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55133018</w:t>
            </w:r>
          </w:p>
        </w:tc>
        <w:tc>
          <w:tcPr>
            <w:tcW w:w="2003" w:type="dxa"/>
            <w:tcBorders>
              <w:top w:val="single" w:sz="4" w:space="0" w:color="auto"/>
              <w:left w:val="single" w:sz="4" w:space="0" w:color="auto"/>
              <w:bottom w:val="single" w:sz="4" w:space="0" w:color="auto"/>
              <w:right w:val="single" w:sz="4" w:space="0" w:color="auto"/>
            </w:tcBorders>
          </w:tcPr>
          <w:p w14:paraId="17142353"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Aarhus Kommune</w:t>
            </w:r>
          </w:p>
        </w:tc>
        <w:tc>
          <w:tcPr>
            <w:tcW w:w="1137" w:type="dxa"/>
            <w:tcBorders>
              <w:top w:val="single" w:sz="4" w:space="0" w:color="auto"/>
              <w:left w:val="single" w:sz="4" w:space="0" w:color="auto"/>
              <w:bottom w:val="single" w:sz="4" w:space="0" w:color="auto"/>
              <w:right w:val="single" w:sz="4" w:space="0" w:color="auto"/>
            </w:tcBorders>
          </w:tcPr>
          <w:p w14:paraId="7A9BD72E"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751</w:t>
            </w:r>
          </w:p>
        </w:tc>
        <w:tc>
          <w:tcPr>
            <w:tcW w:w="605" w:type="dxa"/>
            <w:tcBorders>
              <w:top w:val="single" w:sz="4" w:space="0" w:color="auto"/>
              <w:left w:val="single" w:sz="4" w:space="0" w:color="auto"/>
              <w:bottom w:val="single" w:sz="4" w:space="0" w:color="auto"/>
              <w:right w:val="single" w:sz="4" w:space="0" w:color="auto"/>
            </w:tcBorders>
          </w:tcPr>
          <w:p w14:paraId="479AEA1C"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714402B1"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2502DF6B"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29189587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7A41E02A"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Hedensted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4C41925C"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766</w:t>
            </w:r>
          </w:p>
        </w:tc>
        <w:tc>
          <w:tcPr>
            <w:tcW w:w="642" w:type="dxa"/>
            <w:tcBorders>
              <w:top w:val="single" w:sz="4" w:space="0" w:color="auto"/>
              <w:left w:val="single" w:sz="4" w:space="0" w:color="auto"/>
              <w:bottom w:val="single" w:sz="4" w:space="0" w:color="auto"/>
              <w:right w:val="single" w:sz="4" w:space="0" w:color="auto"/>
            </w:tcBorders>
          </w:tcPr>
          <w:p w14:paraId="0A98AADE"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1DDFB927"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2ACED0FB"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35209115</w:t>
            </w:r>
          </w:p>
        </w:tc>
        <w:tc>
          <w:tcPr>
            <w:tcW w:w="1971" w:type="dxa"/>
            <w:tcBorders>
              <w:top w:val="single" w:sz="4" w:space="0" w:color="auto"/>
              <w:left w:val="single" w:sz="4" w:space="0" w:color="auto"/>
              <w:bottom w:val="single" w:sz="4" w:space="0" w:color="auto"/>
              <w:right w:val="single" w:sz="4" w:space="0" w:color="auto"/>
            </w:tcBorders>
          </w:tcPr>
          <w:p w14:paraId="5B33EF6B"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Odense Kommune</w:t>
            </w:r>
          </w:p>
        </w:tc>
        <w:tc>
          <w:tcPr>
            <w:tcW w:w="1137" w:type="dxa"/>
            <w:tcBorders>
              <w:top w:val="single" w:sz="4" w:space="0" w:color="auto"/>
              <w:left w:val="single" w:sz="4" w:space="0" w:color="auto"/>
              <w:bottom w:val="single" w:sz="4" w:space="0" w:color="auto"/>
              <w:right w:val="single" w:sz="4" w:space="0" w:color="auto"/>
            </w:tcBorders>
          </w:tcPr>
          <w:p w14:paraId="7274CB96"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461</w:t>
            </w:r>
          </w:p>
        </w:tc>
        <w:tc>
          <w:tcPr>
            <w:tcW w:w="617" w:type="dxa"/>
            <w:tcBorders>
              <w:top w:val="single" w:sz="4" w:space="0" w:color="auto"/>
              <w:left w:val="single" w:sz="4" w:space="0" w:color="auto"/>
              <w:bottom w:val="single" w:sz="4" w:space="0" w:color="auto"/>
              <w:right w:val="single" w:sz="4" w:space="0" w:color="auto"/>
            </w:tcBorders>
          </w:tcPr>
          <w:p w14:paraId="05B33308"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46B95EFF"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507E331A"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99999999</w:t>
            </w:r>
          </w:p>
        </w:tc>
        <w:tc>
          <w:tcPr>
            <w:tcW w:w="2003" w:type="dxa"/>
            <w:tcBorders>
              <w:top w:val="single" w:sz="4" w:space="0" w:color="auto"/>
              <w:left w:val="single" w:sz="4" w:space="0" w:color="auto"/>
              <w:bottom w:val="single" w:sz="4" w:space="0" w:color="auto"/>
              <w:right w:val="single" w:sz="4" w:space="0" w:color="auto"/>
            </w:tcBorders>
          </w:tcPr>
          <w:p w14:paraId="147B5DD1"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Øvrige/private</w:t>
            </w:r>
          </w:p>
        </w:tc>
        <w:tc>
          <w:tcPr>
            <w:tcW w:w="1137" w:type="dxa"/>
            <w:tcBorders>
              <w:top w:val="single" w:sz="4" w:space="0" w:color="auto"/>
              <w:left w:val="single" w:sz="4" w:space="0" w:color="auto"/>
              <w:bottom w:val="single" w:sz="4" w:space="0" w:color="auto"/>
              <w:right w:val="single" w:sz="4" w:space="0" w:color="auto"/>
            </w:tcBorders>
          </w:tcPr>
          <w:p w14:paraId="5BCAC795" w14:textId="01585C94" w:rsidR="00CB4BEB" w:rsidRPr="00105B84" w:rsidRDefault="00CB4BEB" w:rsidP="003C0924">
            <w:pPr>
              <w:jc w:val="center"/>
              <w:rPr>
                <w:rFonts w:ascii="Trebuchet MS" w:hAnsi="Trebuchet MS" w:cs="Arial"/>
                <w:sz w:val="12"/>
                <w:szCs w:val="12"/>
              </w:rPr>
            </w:pPr>
          </w:p>
        </w:tc>
        <w:tc>
          <w:tcPr>
            <w:tcW w:w="605" w:type="dxa"/>
            <w:tcBorders>
              <w:top w:val="single" w:sz="4" w:space="0" w:color="auto"/>
              <w:left w:val="single" w:sz="4" w:space="0" w:color="auto"/>
              <w:bottom w:val="single" w:sz="4" w:space="0" w:color="auto"/>
              <w:right w:val="single" w:sz="4" w:space="0" w:color="auto"/>
            </w:tcBorders>
          </w:tcPr>
          <w:p w14:paraId="0D5782DD"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w:t>
            </w:r>
          </w:p>
        </w:tc>
      </w:tr>
      <w:tr w:rsidR="00CB4BEB" w:rsidRPr="00147425" w14:paraId="0BC4E927"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59283929"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64502018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7725B348"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Helsingør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7C5BC5BE"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217</w:t>
            </w:r>
          </w:p>
        </w:tc>
        <w:tc>
          <w:tcPr>
            <w:tcW w:w="642" w:type="dxa"/>
            <w:tcBorders>
              <w:top w:val="single" w:sz="4" w:space="0" w:color="auto"/>
              <w:left w:val="single" w:sz="4" w:space="0" w:color="auto"/>
              <w:bottom w:val="single" w:sz="4" w:space="0" w:color="auto"/>
              <w:right w:val="single" w:sz="4" w:space="0" w:color="auto"/>
            </w:tcBorders>
          </w:tcPr>
          <w:p w14:paraId="67BDFC23"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7E7EBD20"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5F2A82D6"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29188459</w:t>
            </w:r>
          </w:p>
        </w:tc>
        <w:tc>
          <w:tcPr>
            <w:tcW w:w="1971" w:type="dxa"/>
            <w:tcBorders>
              <w:top w:val="single" w:sz="4" w:space="0" w:color="auto"/>
              <w:left w:val="single" w:sz="4" w:space="0" w:color="auto"/>
              <w:bottom w:val="single" w:sz="4" w:space="0" w:color="auto"/>
              <w:right w:val="single" w:sz="4" w:space="0" w:color="auto"/>
            </w:tcBorders>
          </w:tcPr>
          <w:p w14:paraId="7CEA42A6"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Odsherred Kommune</w:t>
            </w:r>
          </w:p>
        </w:tc>
        <w:tc>
          <w:tcPr>
            <w:tcW w:w="1137" w:type="dxa"/>
            <w:tcBorders>
              <w:top w:val="single" w:sz="4" w:space="0" w:color="auto"/>
              <w:left w:val="single" w:sz="4" w:space="0" w:color="auto"/>
              <w:bottom w:val="single" w:sz="4" w:space="0" w:color="auto"/>
              <w:right w:val="single" w:sz="4" w:space="0" w:color="auto"/>
            </w:tcBorders>
          </w:tcPr>
          <w:p w14:paraId="420BE49F"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306</w:t>
            </w:r>
          </w:p>
        </w:tc>
        <w:tc>
          <w:tcPr>
            <w:tcW w:w="617" w:type="dxa"/>
            <w:tcBorders>
              <w:top w:val="single" w:sz="4" w:space="0" w:color="auto"/>
              <w:left w:val="single" w:sz="4" w:space="0" w:color="auto"/>
              <w:bottom w:val="single" w:sz="4" w:space="0" w:color="auto"/>
              <w:right w:val="single" w:sz="4" w:space="0" w:color="auto"/>
            </w:tcBorders>
          </w:tcPr>
          <w:p w14:paraId="5D4E8D96"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299AADED"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2E0F2F4C" w14:textId="77777777" w:rsidR="00CB4BEB" w:rsidRPr="00105B84" w:rsidRDefault="00CB4BEB" w:rsidP="003C0924">
            <w:pPr>
              <w:rPr>
                <w:rFonts w:ascii="Trebuchet MS" w:hAnsi="Trebuchet MS" w:cs="Arial"/>
                <w:sz w:val="12"/>
                <w:szCs w:val="12"/>
              </w:rPr>
            </w:pPr>
          </w:p>
        </w:tc>
        <w:tc>
          <w:tcPr>
            <w:tcW w:w="2003" w:type="dxa"/>
            <w:tcBorders>
              <w:top w:val="single" w:sz="4" w:space="0" w:color="auto"/>
              <w:left w:val="single" w:sz="4" w:space="0" w:color="auto"/>
              <w:bottom w:val="single" w:sz="4" w:space="0" w:color="auto"/>
              <w:right w:val="single" w:sz="4" w:space="0" w:color="auto"/>
            </w:tcBorders>
          </w:tcPr>
          <w:p w14:paraId="1796340E" w14:textId="77777777" w:rsidR="00CB4BEB" w:rsidRPr="00105B84" w:rsidRDefault="00CB4BEB" w:rsidP="003C0924">
            <w:pPr>
              <w:rPr>
                <w:rFonts w:ascii="Trebuchet MS" w:hAnsi="Trebuchet MS" w:cs="Arial"/>
                <w:sz w:val="12"/>
                <w:szCs w:val="12"/>
              </w:rPr>
            </w:pPr>
          </w:p>
        </w:tc>
        <w:tc>
          <w:tcPr>
            <w:tcW w:w="1137" w:type="dxa"/>
            <w:tcBorders>
              <w:top w:val="single" w:sz="4" w:space="0" w:color="auto"/>
              <w:left w:val="single" w:sz="4" w:space="0" w:color="auto"/>
              <w:bottom w:val="single" w:sz="4" w:space="0" w:color="auto"/>
              <w:right w:val="single" w:sz="4" w:space="0" w:color="auto"/>
            </w:tcBorders>
          </w:tcPr>
          <w:p w14:paraId="7857AE76" w14:textId="77777777" w:rsidR="00CB4BEB" w:rsidRPr="00105B84" w:rsidRDefault="00CB4BEB" w:rsidP="003C0924">
            <w:pPr>
              <w:jc w:val="center"/>
              <w:rPr>
                <w:rFonts w:ascii="Trebuchet MS" w:hAnsi="Trebuchet MS" w:cs="Arial"/>
                <w:sz w:val="12"/>
                <w:szCs w:val="12"/>
              </w:rPr>
            </w:pPr>
          </w:p>
        </w:tc>
        <w:tc>
          <w:tcPr>
            <w:tcW w:w="605" w:type="dxa"/>
            <w:tcBorders>
              <w:top w:val="single" w:sz="4" w:space="0" w:color="auto"/>
              <w:left w:val="single" w:sz="4" w:space="0" w:color="auto"/>
              <w:bottom w:val="single" w:sz="4" w:space="0" w:color="auto"/>
              <w:right w:val="single" w:sz="4" w:space="0" w:color="auto"/>
            </w:tcBorders>
          </w:tcPr>
          <w:p w14:paraId="56CCD99B" w14:textId="77777777" w:rsidR="00CB4BEB" w:rsidRPr="00105B84" w:rsidRDefault="00CB4BEB" w:rsidP="003C0924">
            <w:pPr>
              <w:jc w:val="center"/>
              <w:rPr>
                <w:rFonts w:ascii="Trebuchet MS" w:hAnsi="Trebuchet MS" w:cs="Arial"/>
                <w:sz w:val="12"/>
                <w:szCs w:val="12"/>
              </w:rPr>
            </w:pPr>
          </w:p>
        </w:tc>
      </w:tr>
      <w:tr w:rsidR="00CB4BEB" w:rsidRPr="00147425" w14:paraId="62E7224A"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1C31287B"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63640719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24EAA9B6"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Herlev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597D7957"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163</w:t>
            </w:r>
          </w:p>
        </w:tc>
        <w:tc>
          <w:tcPr>
            <w:tcW w:w="642" w:type="dxa"/>
            <w:tcBorders>
              <w:top w:val="single" w:sz="4" w:space="0" w:color="auto"/>
              <w:left w:val="single" w:sz="4" w:space="0" w:color="auto"/>
              <w:bottom w:val="single" w:sz="4" w:space="0" w:color="auto"/>
              <w:right w:val="single" w:sz="4" w:space="0" w:color="auto"/>
            </w:tcBorders>
          </w:tcPr>
          <w:p w14:paraId="3DA4F0B9"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7BB3B52E"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383AACF5"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29189668</w:t>
            </w:r>
          </w:p>
        </w:tc>
        <w:tc>
          <w:tcPr>
            <w:tcW w:w="1971" w:type="dxa"/>
            <w:tcBorders>
              <w:top w:val="single" w:sz="4" w:space="0" w:color="auto"/>
              <w:left w:val="single" w:sz="4" w:space="0" w:color="auto"/>
              <w:bottom w:val="single" w:sz="4" w:space="0" w:color="auto"/>
              <w:right w:val="single" w:sz="4" w:space="0" w:color="auto"/>
            </w:tcBorders>
          </w:tcPr>
          <w:p w14:paraId="3E0A0799"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Randers Kommune</w:t>
            </w:r>
          </w:p>
        </w:tc>
        <w:tc>
          <w:tcPr>
            <w:tcW w:w="1137" w:type="dxa"/>
            <w:tcBorders>
              <w:top w:val="single" w:sz="4" w:space="0" w:color="auto"/>
              <w:left w:val="single" w:sz="4" w:space="0" w:color="auto"/>
              <w:bottom w:val="single" w:sz="4" w:space="0" w:color="auto"/>
              <w:right w:val="single" w:sz="4" w:space="0" w:color="auto"/>
            </w:tcBorders>
          </w:tcPr>
          <w:p w14:paraId="21D25532"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730</w:t>
            </w:r>
          </w:p>
        </w:tc>
        <w:tc>
          <w:tcPr>
            <w:tcW w:w="617" w:type="dxa"/>
            <w:tcBorders>
              <w:top w:val="single" w:sz="4" w:space="0" w:color="auto"/>
              <w:left w:val="single" w:sz="4" w:space="0" w:color="auto"/>
              <w:bottom w:val="single" w:sz="4" w:space="0" w:color="auto"/>
              <w:right w:val="single" w:sz="4" w:space="0" w:color="auto"/>
            </w:tcBorders>
          </w:tcPr>
          <w:p w14:paraId="1D1B2620"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35924DA0"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48B8CF36" w14:textId="77777777" w:rsidR="00CB4BEB" w:rsidRPr="00105B84" w:rsidRDefault="00CB4BEB" w:rsidP="003C0924">
            <w:pPr>
              <w:rPr>
                <w:rFonts w:ascii="Trebuchet MS" w:hAnsi="Trebuchet MS" w:cs="Arial"/>
                <w:sz w:val="12"/>
                <w:szCs w:val="12"/>
              </w:rPr>
            </w:pPr>
          </w:p>
        </w:tc>
        <w:tc>
          <w:tcPr>
            <w:tcW w:w="2003" w:type="dxa"/>
            <w:tcBorders>
              <w:top w:val="single" w:sz="4" w:space="0" w:color="auto"/>
              <w:left w:val="single" w:sz="4" w:space="0" w:color="auto"/>
              <w:bottom w:val="single" w:sz="4" w:space="0" w:color="auto"/>
              <w:right w:val="single" w:sz="4" w:space="0" w:color="auto"/>
            </w:tcBorders>
          </w:tcPr>
          <w:p w14:paraId="74F22D85" w14:textId="77777777" w:rsidR="00CB4BEB" w:rsidRPr="00105B84" w:rsidRDefault="00CB4BEB" w:rsidP="003C0924">
            <w:pPr>
              <w:rPr>
                <w:rFonts w:ascii="Trebuchet MS" w:hAnsi="Trebuchet MS" w:cs="Arial"/>
                <w:sz w:val="12"/>
                <w:szCs w:val="12"/>
              </w:rPr>
            </w:pPr>
          </w:p>
        </w:tc>
        <w:tc>
          <w:tcPr>
            <w:tcW w:w="1137" w:type="dxa"/>
            <w:tcBorders>
              <w:top w:val="single" w:sz="4" w:space="0" w:color="auto"/>
              <w:left w:val="single" w:sz="4" w:space="0" w:color="auto"/>
              <w:bottom w:val="single" w:sz="4" w:space="0" w:color="auto"/>
              <w:right w:val="single" w:sz="4" w:space="0" w:color="auto"/>
            </w:tcBorders>
          </w:tcPr>
          <w:p w14:paraId="09C93E88" w14:textId="77777777" w:rsidR="00CB4BEB" w:rsidRPr="00105B84" w:rsidRDefault="00CB4BEB" w:rsidP="003C0924">
            <w:pPr>
              <w:jc w:val="center"/>
              <w:rPr>
                <w:rFonts w:ascii="Trebuchet MS" w:hAnsi="Trebuchet MS" w:cs="Arial"/>
                <w:sz w:val="12"/>
                <w:szCs w:val="12"/>
              </w:rPr>
            </w:pPr>
          </w:p>
        </w:tc>
        <w:tc>
          <w:tcPr>
            <w:tcW w:w="605" w:type="dxa"/>
            <w:tcBorders>
              <w:top w:val="single" w:sz="4" w:space="0" w:color="auto"/>
              <w:left w:val="single" w:sz="4" w:space="0" w:color="auto"/>
              <w:bottom w:val="single" w:sz="4" w:space="0" w:color="auto"/>
              <w:right w:val="single" w:sz="4" w:space="0" w:color="auto"/>
            </w:tcBorders>
          </w:tcPr>
          <w:p w14:paraId="08709A96" w14:textId="77777777" w:rsidR="00CB4BEB" w:rsidRPr="00105B84" w:rsidRDefault="00CB4BEB" w:rsidP="003C0924">
            <w:pPr>
              <w:jc w:val="center"/>
              <w:rPr>
                <w:rFonts w:ascii="Trebuchet MS" w:hAnsi="Trebuchet MS" w:cs="Arial"/>
                <w:sz w:val="12"/>
                <w:szCs w:val="12"/>
              </w:rPr>
            </w:pPr>
          </w:p>
        </w:tc>
      </w:tr>
      <w:tr w:rsidR="00CB4BEB" w:rsidRPr="00147425" w14:paraId="760D5E62"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581B5AC1"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29189919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2C759134"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Herning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355051BB"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657</w:t>
            </w:r>
          </w:p>
        </w:tc>
        <w:tc>
          <w:tcPr>
            <w:tcW w:w="642" w:type="dxa"/>
            <w:tcBorders>
              <w:top w:val="single" w:sz="4" w:space="0" w:color="auto"/>
              <w:left w:val="single" w:sz="4" w:space="0" w:color="auto"/>
              <w:bottom w:val="single" w:sz="4" w:space="0" w:color="auto"/>
              <w:right w:val="single" w:sz="4" w:space="0" w:color="auto"/>
            </w:tcBorders>
          </w:tcPr>
          <w:p w14:paraId="655C449A"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1FC0C7B3"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41B9EC41"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29189463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14A9455E"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Rebild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3CD6F320"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840</w:t>
            </w:r>
          </w:p>
        </w:tc>
        <w:tc>
          <w:tcPr>
            <w:tcW w:w="617" w:type="dxa"/>
            <w:tcBorders>
              <w:top w:val="single" w:sz="4" w:space="0" w:color="auto"/>
              <w:left w:val="single" w:sz="4" w:space="0" w:color="auto"/>
              <w:bottom w:val="single" w:sz="4" w:space="0" w:color="auto"/>
              <w:right w:val="single" w:sz="4" w:space="0" w:color="auto"/>
            </w:tcBorders>
          </w:tcPr>
          <w:p w14:paraId="1D39F382"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533F96BF"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4986F308" w14:textId="77777777" w:rsidR="00CB4BEB" w:rsidRPr="00147425" w:rsidRDefault="00CB4BEB" w:rsidP="003C0924">
            <w:pPr>
              <w:rPr>
                <w:rFonts w:ascii="Trebuchet MS" w:hAnsi="Trebuchet MS" w:cs="Arial"/>
                <w:sz w:val="12"/>
                <w:szCs w:val="12"/>
              </w:rPr>
            </w:pPr>
          </w:p>
        </w:tc>
        <w:tc>
          <w:tcPr>
            <w:tcW w:w="2003" w:type="dxa"/>
            <w:tcBorders>
              <w:top w:val="single" w:sz="4" w:space="0" w:color="auto"/>
              <w:left w:val="single" w:sz="4" w:space="0" w:color="auto"/>
              <w:bottom w:val="single" w:sz="4" w:space="0" w:color="auto"/>
              <w:right w:val="single" w:sz="4" w:space="0" w:color="auto"/>
            </w:tcBorders>
          </w:tcPr>
          <w:p w14:paraId="592644FC" w14:textId="77777777" w:rsidR="00CB4BEB" w:rsidRPr="00147425" w:rsidRDefault="00CB4BEB" w:rsidP="003C0924">
            <w:pPr>
              <w:rPr>
                <w:rFonts w:ascii="Trebuchet MS" w:hAnsi="Trebuchet MS" w:cs="Arial"/>
                <w:sz w:val="12"/>
                <w:szCs w:val="12"/>
              </w:rPr>
            </w:pPr>
          </w:p>
        </w:tc>
        <w:tc>
          <w:tcPr>
            <w:tcW w:w="1137" w:type="dxa"/>
            <w:tcBorders>
              <w:top w:val="single" w:sz="4" w:space="0" w:color="auto"/>
              <w:left w:val="single" w:sz="4" w:space="0" w:color="auto"/>
              <w:bottom w:val="single" w:sz="4" w:space="0" w:color="auto"/>
              <w:right w:val="single" w:sz="4" w:space="0" w:color="auto"/>
            </w:tcBorders>
          </w:tcPr>
          <w:p w14:paraId="2C31518A" w14:textId="77777777" w:rsidR="00CB4BEB" w:rsidRPr="00105B84" w:rsidRDefault="00CB4BEB" w:rsidP="003C0924">
            <w:pPr>
              <w:jc w:val="center"/>
              <w:rPr>
                <w:rFonts w:ascii="Trebuchet MS" w:hAnsi="Trebuchet MS" w:cs="Arial"/>
                <w:sz w:val="12"/>
                <w:szCs w:val="12"/>
              </w:rPr>
            </w:pPr>
          </w:p>
        </w:tc>
        <w:tc>
          <w:tcPr>
            <w:tcW w:w="605" w:type="dxa"/>
            <w:tcBorders>
              <w:top w:val="single" w:sz="4" w:space="0" w:color="auto"/>
              <w:left w:val="single" w:sz="4" w:space="0" w:color="auto"/>
              <w:bottom w:val="single" w:sz="4" w:space="0" w:color="auto"/>
              <w:right w:val="single" w:sz="4" w:space="0" w:color="auto"/>
            </w:tcBorders>
          </w:tcPr>
          <w:p w14:paraId="7B11D460" w14:textId="77777777" w:rsidR="00CB4BEB" w:rsidRPr="00105B84" w:rsidRDefault="00CB4BEB" w:rsidP="003C0924">
            <w:pPr>
              <w:jc w:val="center"/>
              <w:rPr>
                <w:rFonts w:ascii="Trebuchet MS" w:hAnsi="Trebuchet MS" w:cs="Arial"/>
                <w:sz w:val="12"/>
                <w:szCs w:val="12"/>
              </w:rPr>
            </w:pPr>
          </w:p>
        </w:tc>
      </w:tr>
      <w:tr w:rsidR="00CB4BEB" w:rsidRPr="00147425" w14:paraId="53756C32"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79EACB03"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29189366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3F7B2435"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Hillerød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7228D14E"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219</w:t>
            </w:r>
          </w:p>
        </w:tc>
        <w:tc>
          <w:tcPr>
            <w:tcW w:w="642" w:type="dxa"/>
            <w:tcBorders>
              <w:top w:val="single" w:sz="4" w:space="0" w:color="auto"/>
              <w:left w:val="single" w:sz="4" w:space="0" w:color="auto"/>
              <w:bottom w:val="single" w:sz="4" w:space="0" w:color="auto"/>
              <w:right w:val="single" w:sz="4" w:space="0" w:color="auto"/>
            </w:tcBorders>
          </w:tcPr>
          <w:p w14:paraId="22F28530"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4CEC52FC"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21387181"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29189609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0D67212E"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Ringkøbing-Skjern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4870A7D8"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760</w:t>
            </w:r>
          </w:p>
        </w:tc>
        <w:tc>
          <w:tcPr>
            <w:tcW w:w="617" w:type="dxa"/>
            <w:tcBorders>
              <w:top w:val="single" w:sz="4" w:space="0" w:color="auto"/>
              <w:left w:val="single" w:sz="4" w:space="0" w:color="auto"/>
              <w:bottom w:val="single" w:sz="4" w:space="0" w:color="auto"/>
              <w:right w:val="single" w:sz="4" w:space="0" w:color="auto"/>
            </w:tcBorders>
          </w:tcPr>
          <w:p w14:paraId="24E3E3E9"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55AB1E56"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20B7A807" w14:textId="77777777" w:rsidR="00CB4BEB" w:rsidRPr="00105B84" w:rsidRDefault="00CB4BEB" w:rsidP="003C0924">
            <w:pPr>
              <w:rPr>
                <w:rFonts w:ascii="Trebuchet MS" w:hAnsi="Trebuchet MS" w:cs="Arial"/>
                <w:sz w:val="12"/>
                <w:szCs w:val="12"/>
              </w:rPr>
            </w:pPr>
          </w:p>
        </w:tc>
        <w:tc>
          <w:tcPr>
            <w:tcW w:w="2003" w:type="dxa"/>
            <w:tcBorders>
              <w:top w:val="single" w:sz="4" w:space="0" w:color="auto"/>
              <w:left w:val="single" w:sz="4" w:space="0" w:color="auto"/>
              <w:bottom w:val="single" w:sz="4" w:space="0" w:color="auto"/>
              <w:right w:val="single" w:sz="4" w:space="0" w:color="auto"/>
            </w:tcBorders>
          </w:tcPr>
          <w:p w14:paraId="40B5E5C4" w14:textId="77777777" w:rsidR="00CB4BEB" w:rsidRPr="00105B84" w:rsidRDefault="00CB4BEB" w:rsidP="003C0924">
            <w:pPr>
              <w:rPr>
                <w:rFonts w:ascii="Trebuchet MS" w:hAnsi="Trebuchet MS" w:cs="Arial"/>
                <w:sz w:val="12"/>
                <w:szCs w:val="12"/>
              </w:rPr>
            </w:pPr>
          </w:p>
        </w:tc>
        <w:tc>
          <w:tcPr>
            <w:tcW w:w="1137" w:type="dxa"/>
            <w:tcBorders>
              <w:top w:val="single" w:sz="4" w:space="0" w:color="auto"/>
              <w:left w:val="single" w:sz="4" w:space="0" w:color="auto"/>
              <w:bottom w:val="single" w:sz="4" w:space="0" w:color="auto"/>
              <w:right w:val="single" w:sz="4" w:space="0" w:color="auto"/>
            </w:tcBorders>
          </w:tcPr>
          <w:p w14:paraId="1D3C6626" w14:textId="77777777" w:rsidR="00CB4BEB" w:rsidRPr="00105B84" w:rsidRDefault="00CB4BEB" w:rsidP="003C0924">
            <w:pPr>
              <w:jc w:val="center"/>
              <w:rPr>
                <w:rFonts w:ascii="Trebuchet MS" w:hAnsi="Trebuchet MS" w:cs="Arial"/>
                <w:sz w:val="12"/>
                <w:szCs w:val="12"/>
              </w:rPr>
            </w:pPr>
          </w:p>
        </w:tc>
        <w:tc>
          <w:tcPr>
            <w:tcW w:w="605" w:type="dxa"/>
            <w:tcBorders>
              <w:top w:val="single" w:sz="4" w:space="0" w:color="auto"/>
              <w:left w:val="single" w:sz="4" w:space="0" w:color="auto"/>
              <w:bottom w:val="single" w:sz="4" w:space="0" w:color="auto"/>
              <w:right w:val="single" w:sz="4" w:space="0" w:color="auto"/>
            </w:tcBorders>
          </w:tcPr>
          <w:p w14:paraId="31278065" w14:textId="77777777" w:rsidR="00CB4BEB" w:rsidRPr="00105B84" w:rsidRDefault="00CB4BEB" w:rsidP="003C0924">
            <w:pPr>
              <w:jc w:val="center"/>
              <w:rPr>
                <w:rFonts w:ascii="Trebuchet MS" w:hAnsi="Trebuchet MS" w:cs="Arial"/>
                <w:sz w:val="12"/>
                <w:szCs w:val="12"/>
              </w:rPr>
            </w:pPr>
          </w:p>
        </w:tc>
      </w:tr>
    </w:tbl>
    <w:p w14:paraId="492C533C" w14:textId="77777777" w:rsidR="00E103CE" w:rsidRDefault="00E103CE" w:rsidP="00E103CE">
      <w:bookmarkStart w:id="1099" w:name="_Toc122436048"/>
      <w:r w:rsidRPr="003C0563">
        <w:rPr>
          <w:rStyle w:val="Overskrift3Tegn"/>
          <w:b w:val="0"/>
          <w:bCs/>
        </w:rPr>
        <w:lastRenderedPageBreak/>
        <w:t>3.3.5 Offentlig</w:t>
      </w:r>
      <w:r>
        <w:rPr>
          <w:rStyle w:val="Overskrift3Tegn"/>
          <w:b w:val="0"/>
          <w:bCs/>
        </w:rPr>
        <w:t xml:space="preserve"> </w:t>
      </w:r>
      <w:r w:rsidRPr="003C0563">
        <w:rPr>
          <w:rStyle w:val="Overskrift3Tegn"/>
          <w:b w:val="0"/>
          <w:bCs/>
        </w:rPr>
        <w:t>(</w:t>
      </w:r>
      <w:proofErr w:type="spellStart"/>
      <w:r w:rsidRPr="003C0563">
        <w:rPr>
          <w:rStyle w:val="Overskrift3Tegn"/>
          <w:b w:val="0"/>
          <w:bCs/>
        </w:rPr>
        <w:t>d_basis_offentlig</w:t>
      </w:r>
      <w:proofErr w:type="spellEnd"/>
      <w:r w:rsidRPr="003C0563">
        <w:rPr>
          <w:rStyle w:val="Overskrift3Tegn"/>
          <w:b w:val="0"/>
          <w:bCs/>
        </w:rPr>
        <w:t>)</w:t>
      </w:r>
      <w:bookmarkEnd w:id="1099"/>
    </w:p>
    <w:tbl>
      <w:tblPr>
        <w:tblW w:w="8728" w:type="dxa"/>
        <w:tblInd w:w="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207"/>
        <w:gridCol w:w="4678"/>
        <w:gridCol w:w="1843"/>
      </w:tblGrid>
      <w:tr w:rsidR="00E103CE" w:rsidRPr="00052B52" w14:paraId="2B6A3AFF" w14:textId="77777777" w:rsidTr="001A3978">
        <w:trPr>
          <w:trHeight w:val="227"/>
        </w:trPr>
        <w:tc>
          <w:tcPr>
            <w:tcW w:w="220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48209CD" w14:textId="77777777" w:rsidR="00E103CE" w:rsidRPr="00052B52" w:rsidRDefault="00E103CE" w:rsidP="001A3978">
            <w:pPr>
              <w:jc w:val="center"/>
              <w:rPr>
                <w:rFonts w:ascii="Trebuchet MS" w:hAnsi="Trebuchet MS" w:cs="Arial"/>
                <w:b/>
                <w:sz w:val="18"/>
                <w:szCs w:val="18"/>
              </w:rPr>
            </w:pPr>
            <w:proofErr w:type="spellStart"/>
            <w:r w:rsidRPr="00052B52">
              <w:rPr>
                <w:rFonts w:ascii="Trebuchet MS" w:hAnsi="Trebuchet MS" w:cs="Arial"/>
                <w:b/>
                <w:sz w:val="18"/>
                <w:szCs w:val="18"/>
              </w:rPr>
              <w:t>off_kode</w:t>
            </w:r>
            <w:proofErr w:type="spellEnd"/>
          </w:p>
        </w:tc>
        <w:tc>
          <w:tcPr>
            <w:tcW w:w="467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BBED19E" w14:textId="77777777" w:rsidR="00E103CE" w:rsidRPr="00052B52" w:rsidRDefault="00E103CE" w:rsidP="001A3978">
            <w:pPr>
              <w:rPr>
                <w:rFonts w:ascii="Trebuchet MS" w:hAnsi="Trebuchet MS" w:cs="Arial"/>
                <w:b/>
                <w:sz w:val="18"/>
                <w:szCs w:val="18"/>
              </w:rPr>
            </w:pPr>
            <w:r w:rsidRPr="00052B52">
              <w:rPr>
                <w:rFonts w:ascii="Trebuchet MS" w:hAnsi="Trebuchet MS" w:cs="Arial"/>
                <w:b/>
                <w:sz w:val="18"/>
                <w:szCs w:val="18"/>
              </w:rPr>
              <w:t>offentlig</w:t>
            </w:r>
          </w:p>
        </w:tc>
        <w:tc>
          <w:tcPr>
            <w:tcW w:w="184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7C738F" w14:textId="77777777" w:rsidR="00E103CE" w:rsidRPr="00052B52" w:rsidRDefault="00E103CE" w:rsidP="001A3978">
            <w:pPr>
              <w:jc w:val="center"/>
              <w:rPr>
                <w:rFonts w:ascii="Trebuchet MS" w:hAnsi="Trebuchet MS" w:cs="Arial"/>
                <w:b/>
                <w:sz w:val="18"/>
                <w:szCs w:val="18"/>
              </w:rPr>
            </w:pPr>
            <w:r w:rsidRPr="00052B52">
              <w:rPr>
                <w:rFonts w:ascii="Trebuchet MS" w:hAnsi="Trebuchet MS" w:cs="Arial"/>
                <w:b/>
                <w:sz w:val="18"/>
                <w:szCs w:val="18"/>
              </w:rPr>
              <w:t>aktiv</w:t>
            </w:r>
          </w:p>
        </w:tc>
      </w:tr>
      <w:tr w:rsidR="00E103CE" w:rsidRPr="001C14A2" w14:paraId="361A5386" w14:textId="77777777" w:rsidTr="001A3978">
        <w:trPr>
          <w:trHeight w:val="227"/>
        </w:trPr>
        <w:tc>
          <w:tcPr>
            <w:tcW w:w="2207" w:type="dxa"/>
            <w:tcBorders>
              <w:top w:val="single" w:sz="4" w:space="0" w:color="auto"/>
              <w:left w:val="single" w:sz="4" w:space="0" w:color="auto"/>
              <w:bottom w:val="single" w:sz="4" w:space="0" w:color="auto"/>
              <w:right w:val="single" w:sz="4" w:space="0" w:color="auto"/>
            </w:tcBorders>
            <w:shd w:val="clear" w:color="auto" w:fill="auto"/>
            <w:vAlign w:val="center"/>
          </w:tcPr>
          <w:p w14:paraId="256620D4"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1</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center"/>
          </w:tcPr>
          <w:p w14:paraId="5A0636D6"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Synlig for alle</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3B729712"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1</w:t>
            </w:r>
          </w:p>
        </w:tc>
      </w:tr>
      <w:tr w:rsidR="00E103CE" w:rsidRPr="001C14A2" w14:paraId="439BCB1B" w14:textId="77777777" w:rsidTr="001A3978">
        <w:trPr>
          <w:trHeight w:val="227"/>
        </w:trPr>
        <w:tc>
          <w:tcPr>
            <w:tcW w:w="2207" w:type="dxa"/>
            <w:tcBorders>
              <w:top w:val="single" w:sz="4" w:space="0" w:color="auto"/>
              <w:left w:val="single" w:sz="4" w:space="0" w:color="auto"/>
              <w:bottom w:val="single" w:sz="4" w:space="0" w:color="auto"/>
              <w:right w:val="single" w:sz="4" w:space="0" w:color="auto"/>
            </w:tcBorders>
            <w:shd w:val="clear" w:color="auto" w:fill="auto"/>
            <w:vAlign w:val="center"/>
          </w:tcPr>
          <w:p w14:paraId="2B03082F"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2</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center"/>
          </w:tcPr>
          <w:p w14:paraId="2E5DB802"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Synlig for den ansvarlige myndighed</w:t>
            </w:r>
          </w:p>
        </w:tc>
        <w:tc>
          <w:tcPr>
            <w:tcW w:w="1843" w:type="dxa"/>
            <w:tcBorders>
              <w:top w:val="single" w:sz="4" w:space="0" w:color="auto"/>
              <w:left w:val="single" w:sz="4" w:space="0" w:color="auto"/>
              <w:bottom w:val="single" w:sz="4" w:space="0" w:color="auto"/>
              <w:right w:val="single" w:sz="4" w:space="0" w:color="auto"/>
            </w:tcBorders>
            <w:vAlign w:val="center"/>
          </w:tcPr>
          <w:p w14:paraId="5C6902C3"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1</w:t>
            </w:r>
          </w:p>
        </w:tc>
      </w:tr>
      <w:tr w:rsidR="00E103CE" w:rsidRPr="0043344B" w14:paraId="336EC002" w14:textId="77777777" w:rsidTr="001A3978">
        <w:trPr>
          <w:trHeight w:val="227"/>
        </w:trPr>
        <w:tc>
          <w:tcPr>
            <w:tcW w:w="2207" w:type="dxa"/>
            <w:tcBorders>
              <w:top w:val="single" w:sz="4" w:space="0" w:color="auto"/>
              <w:left w:val="single" w:sz="4" w:space="0" w:color="auto"/>
              <w:bottom w:val="single" w:sz="4" w:space="0" w:color="auto"/>
              <w:right w:val="single" w:sz="4" w:space="0" w:color="auto"/>
            </w:tcBorders>
            <w:shd w:val="clear" w:color="auto" w:fill="auto"/>
            <w:vAlign w:val="center"/>
          </w:tcPr>
          <w:p w14:paraId="4ACBA399" w14:textId="77777777" w:rsidR="00E103CE" w:rsidRPr="0043344B" w:rsidRDefault="00E103CE" w:rsidP="001A3978">
            <w:pPr>
              <w:jc w:val="center"/>
              <w:rPr>
                <w:rFonts w:ascii="Trebuchet MS" w:hAnsi="Trebuchet MS" w:cs="Arial"/>
                <w:sz w:val="18"/>
                <w:szCs w:val="18"/>
              </w:rPr>
            </w:pPr>
            <w:r w:rsidRPr="0043344B">
              <w:rPr>
                <w:rFonts w:ascii="Trebuchet MS" w:hAnsi="Trebuchet MS" w:cs="Arial"/>
                <w:sz w:val="18"/>
                <w:szCs w:val="18"/>
              </w:rPr>
              <w:t>3</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center"/>
          </w:tcPr>
          <w:p w14:paraId="015007CB" w14:textId="77777777" w:rsidR="00E103CE" w:rsidRPr="0043344B" w:rsidRDefault="00E103CE" w:rsidP="001A3978">
            <w:pPr>
              <w:rPr>
                <w:rFonts w:ascii="Trebuchet MS" w:hAnsi="Trebuchet MS" w:cs="Arial"/>
                <w:sz w:val="18"/>
                <w:szCs w:val="18"/>
              </w:rPr>
            </w:pPr>
            <w:r w:rsidRPr="0043344B">
              <w:rPr>
                <w:rFonts w:ascii="Trebuchet MS" w:hAnsi="Trebuchet MS" w:cs="Arial"/>
                <w:sz w:val="18"/>
                <w:szCs w:val="18"/>
              </w:rPr>
              <w:t>Synlig for alle myndigheder, men ikke offentligheden</w:t>
            </w:r>
          </w:p>
        </w:tc>
        <w:tc>
          <w:tcPr>
            <w:tcW w:w="1843" w:type="dxa"/>
            <w:tcBorders>
              <w:top w:val="single" w:sz="4" w:space="0" w:color="auto"/>
              <w:left w:val="single" w:sz="4" w:space="0" w:color="auto"/>
              <w:bottom w:val="single" w:sz="4" w:space="0" w:color="auto"/>
              <w:right w:val="single" w:sz="4" w:space="0" w:color="auto"/>
            </w:tcBorders>
            <w:vAlign w:val="center"/>
          </w:tcPr>
          <w:p w14:paraId="764796BD" w14:textId="77777777" w:rsidR="00E103CE" w:rsidRPr="0043344B" w:rsidRDefault="00E103CE" w:rsidP="001A3978">
            <w:pPr>
              <w:jc w:val="center"/>
              <w:rPr>
                <w:rFonts w:ascii="Trebuchet MS" w:hAnsi="Trebuchet MS" w:cs="Arial"/>
                <w:sz w:val="18"/>
                <w:szCs w:val="18"/>
              </w:rPr>
            </w:pPr>
            <w:r w:rsidRPr="0043344B">
              <w:rPr>
                <w:rFonts w:ascii="Trebuchet MS" w:hAnsi="Trebuchet MS" w:cs="Arial"/>
                <w:sz w:val="18"/>
                <w:szCs w:val="18"/>
              </w:rPr>
              <w:t>1</w:t>
            </w:r>
          </w:p>
        </w:tc>
      </w:tr>
    </w:tbl>
    <w:p w14:paraId="5AC49B45" w14:textId="44EC9849" w:rsidR="00CB4BEB" w:rsidRPr="00587E37" w:rsidRDefault="00CB4BEB" w:rsidP="00CB4BEB">
      <w:pPr>
        <w:pStyle w:val="Overskrift1"/>
        <w:rPr>
          <w:szCs w:val="36"/>
        </w:rPr>
      </w:pPr>
      <w:r>
        <w:rPr>
          <w:b/>
          <w:sz w:val="28"/>
          <w:szCs w:val="28"/>
        </w:rPr>
        <w:br w:type="page"/>
      </w:r>
      <w:bookmarkStart w:id="1100" w:name="_Toc292448048"/>
      <w:bookmarkStart w:id="1101" w:name="_Toc292448217"/>
      <w:bookmarkStart w:id="1102" w:name="_Toc292692146"/>
      <w:bookmarkStart w:id="1103" w:name="_Toc292713273"/>
      <w:bookmarkStart w:id="1104" w:name="_Toc292865159"/>
      <w:bookmarkStart w:id="1105" w:name="_Toc63351384"/>
      <w:bookmarkStart w:id="1106" w:name="_Toc122436049"/>
      <w:bookmarkStart w:id="1107" w:name="OLE_LINK5"/>
      <w:bookmarkStart w:id="1108" w:name="OLE_LINK6"/>
      <w:r w:rsidRPr="00587E37">
        <w:rPr>
          <w:szCs w:val="28"/>
        </w:rPr>
        <w:lastRenderedPageBreak/>
        <w:t>4</w:t>
      </w:r>
      <w:r w:rsidRPr="00587E37">
        <w:t xml:space="preserve">. </w:t>
      </w:r>
      <w:bookmarkStart w:id="1109" w:name="_Hlk57646312"/>
      <w:r w:rsidRPr="00587E37">
        <w:t xml:space="preserve">Standardiserede felter i temaspecifikke datamodeller </w:t>
      </w:r>
      <w:bookmarkEnd w:id="1109"/>
      <w:r w:rsidRPr="00587E37">
        <w:rPr>
          <w:szCs w:val="36"/>
        </w:rPr>
        <w:t>(fælles-fælles)</w:t>
      </w:r>
      <w:bookmarkEnd w:id="1100"/>
      <w:bookmarkEnd w:id="1101"/>
      <w:bookmarkEnd w:id="1102"/>
      <w:bookmarkEnd w:id="1103"/>
      <w:bookmarkEnd w:id="1104"/>
      <w:bookmarkEnd w:id="1105"/>
      <w:bookmarkEnd w:id="1106"/>
    </w:p>
    <w:p w14:paraId="43858F7E" w14:textId="77777777" w:rsidR="00CB4BEB" w:rsidRPr="00316000" w:rsidRDefault="00CB4BEB" w:rsidP="00CB4BEB">
      <w:pPr>
        <w:autoSpaceDE w:val="0"/>
        <w:autoSpaceDN w:val="0"/>
        <w:adjustRightInd w:val="0"/>
        <w:rPr>
          <w:rFonts w:ascii="Trebuchet MS" w:hAnsi="Trebuchet MS" w:cs="Trebuchet MS"/>
          <w:sz w:val="19"/>
          <w:szCs w:val="19"/>
        </w:rPr>
      </w:pPr>
      <w:r w:rsidRPr="00316000">
        <w:rPr>
          <w:rFonts w:ascii="Trebuchet MS" w:hAnsi="Trebuchet MS" w:cs="Trebuchet MS"/>
          <w:sz w:val="19"/>
          <w:szCs w:val="19"/>
        </w:rPr>
        <w:t>I forbindelse med fastlæggelse af de temaspecifikke datamodeller skal følgende standardiserede felter benyttes som beskrevet, hvis det vurderes at være relevant ved specifikation af et datasæt.</w:t>
      </w:r>
    </w:p>
    <w:p w14:paraId="75DE9E0D" w14:textId="77777777" w:rsidR="00CB4BEB" w:rsidRPr="00A32757" w:rsidRDefault="00CB4BEB" w:rsidP="00CB4BEB">
      <w:pPr>
        <w:pStyle w:val="Overskrift2"/>
      </w:pPr>
      <w:bookmarkStart w:id="1110" w:name="_Toc292448049"/>
      <w:bookmarkStart w:id="1111" w:name="_Toc292448218"/>
      <w:bookmarkStart w:id="1112" w:name="_Toc292692147"/>
      <w:bookmarkStart w:id="1113" w:name="_Toc292713274"/>
      <w:bookmarkStart w:id="1114" w:name="_Toc292865160"/>
      <w:bookmarkStart w:id="1115" w:name="_Toc63351385"/>
      <w:bookmarkStart w:id="1116" w:name="_Toc122436050"/>
      <w:r>
        <w:t>4</w:t>
      </w:r>
      <w:r w:rsidRPr="00A32757">
        <w:t xml:space="preserve">.1 Standardiserede </w:t>
      </w:r>
      <w:bookmarkEnd w:id="1107"/>
      <w:bookmarkEnd w:id="1108"/>
      <w:r w:rsidRPr="00A32757">
        <w:t xml:space="preserve">felter til de </w:t>
      </w:r>
      <w:r>
        <w:t>temaspecifik</w:t>
      </w:r>
      <w:r w:rsidRPr="00A32757">
        <w:t>ke datamodeller</w:t>
      </w:r>
      <w:bookmarkEnd w:id="1110"/>
      <w:bookmarkEnd w:id="1111"/>
      <w:bookmarkEnd w:id="1112"/>
      <w:bookmarkEnd w:id="1113"/>
      <w:bookmarkEnd w:id="1114"/>
      <w:bookmarkEnd w:id="1115"/>
      <w:bookmarkEnd w:id="1116"/>
    </w:p>
    <w:tbl>
      <w:tblPr>
        <w:tblW w:w="14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05"/>
        <w:gridCol w:w="1276"/>
        <w:gridCol w:w="430"/>
        <w:gridCol w:w="3539"/>
        <w:gridCol w:w="1276"/>
        <w:gridCol w:w="1417"/>
        <w:gridCol w:w="1276"/>
        <w:gridCol w:w="2835"/>
      </w:tblGrid>
      <w:tr w:rsidR="00CB4BEB" w:rsidRPr="00353B49" w14:paraId="305D0618" w14:textId="77777777" w:rsidTr="003C0924">
        <w:tc>
          <w:tcPr>
            <w:tcW w:w="2405" w:type="dxa"/>
            <w:tcBorders>
              <w:bottom w:val="single" w:sz="4" w:space="0" w:color="auto"/>
            </w:tcBorders>
            <w:shd w:val="clear" w:color="auto" w:fill="D9D9D9"/>
            <w:vAlign w:val="center"/>
          </w:tcPr>
          <w:p w14:paraId="78624B49" w14:textId="77777777" w:rsidR="00CB4BEB" w:rsidRPr="00353B49" w:rsidRDefault="00CB4BEB" w:rsidP="003C0924">
            <w:pPr>
              <w:rPr>
                <w:rFonts w:ascii="Trebuchet MS" w:hAnsi="Trebuchet MS" w:cs="Trebuchet MS"/>
                <w:b/>
                <w:bCs/>
                <w:sz w:val="18"/>
                <w:szCs w:val="18"/>
              </w:rPr>
            </w:pPr>
            <w:r w:rsidRPr="00353B49">
              <w:rPr>
                <w:rFonts w:ascii="Trebuchet MS" w:hAnsi="Trebuchet MS" w:cs="Trebuchet MS"/>
                <w:b/>
                <w:bCs/>
                <w:sz w:val="18"/>
                <w:szCs w:val="18"/>
              </w:rPr>
              <w:t>Feltnavn</w:t>
            </w:r>
          </w:p>
        </w:tc>
        <w:tc>
          <w:tcPr>
            <w:tcW w:w="1276" w:type="dxa"/>
            <w:tcBorders>
              <w:bottom w:val="single" w:sz="4" w:space="0" w:color="auto"/>
            </w:tcBorders>
            <w:shd w:val="clear" w:color="auto" w:fill="D9D9D9"/>
          </w:tcPr>
          <w:p w14:paraId="6DEF2561" w14:textId="77777777" w:rsidR="00CB4BEB" w:rsidRPr="00353B49" w:rsidRDefault="00CB4BEB" w:rsidP="003C0924">
            <w:pPr>
              <w:rPr>
                <w:rFonts w:ascii="Trebuchet MS" w:hAnsi="Trebuchet MS" w:cs="Trebuchet MS"/>
                <w:b/>
                <w:bCs/>
                <w:sz w:val="18"/>
                <w:szCs w:val="18"/>
              </w:rPr>
            </w:pPr>
            <w:r>
              <w:rPr>
                <w:rFonts w:ascii="Trebuchet MS" w:hAnsi="Trebuchet MS" w:cs="Trebuchet MS"/>
                <w:b/>
                <w:bCs/>
                <w:sz w:val="18"/>
                <w:szCs w:val="18"/>
              </w:rPr>
              <w:t>Feltnavn10</w:t>
            </w:r>
          </w:p>
        </w:tc>
        <w:tc>
          <w:tcPr>
            <w:tcW w:w="3969" w:type="dxa"/>
            <w:gridSpan w:val="2"/>
            <w:tcBorders>
              <w:bottom w:val="single" w:sz="4" w:space="0" w:color="auto"/>
            </w:tcBorders>
            <w:shd w:val="clear" w:color="auto" w:fill="D9D9D9"/>
            <w:vAlign w:val="center"/>
          </w:tcPr>
          <w:p w14:paraId="0A79EFCE" w14:textId="77777777" w:rsidR="00CB4BEB" w:rsidRPr="00353B49" w:rsidRDefault="00CB4BEB" w:rsidP="003C0924">
            <w:pPr>
              <w:rPr>
                <w:rFonts w:ascii="Trebuchet MS" w:hAnsi="Trebuchet MS" w:cs="Trebuchet MS"/>
                <w:bCs/>
                <w:sz w:val="18"/>
                <w:szCs w:val="18"/>
              </w:rPr>
            </w:pPr>
            <w:r w:rsidRPr="00353B49">
              <w:rPr>
                <w:rFonts w:ascii="Trebuchet MS" w:hAnsi="Trebuchet MS" w:cs="Trebuchet MS"/>
                <w:b/>
                <w:bCs/>
                <w:sz w:val="18"/>
                <w:szCs w:val="18"/>
              </w:rPr>
              <w:t>Formål</w:t>
            </w:r>
          </w:p>
        </w:tc>
        <w:tc>
          <w:tcPr>
            <w:tcW w:w="1276" w:type="dxa"/>
            <w:tcBorders>
              <w:bottom w:val="single" w:sz="4" w:space="0" w:color="auto"/>
            </w:tcBorders>
            <w:shd w:val="clear" w:color="auto" w:fill="D9D9D9"/>
            <w:vAlign w:val="center"/>
          </w:tcPr>
          <w:p w14:paraId="02F1652A" w14:textId="77777777" w:rsidR="00CB4BEB" w:rsidRPr="00353B49" w:rsidRDefault="00CB4BEB" w:rsidP="003C0924">
            <w:pPr>
              <w:rPr>
                <w:rFonts w:ascii="Trebuchet MS" w:hAnsi="Trebuchet MS" w:cs="Trebuchet MS"/>
                <w:bCs/>
                <w:sz w:val="18"/>
                <w:szCs w:val="18"/>
              </w:rPr>
            </w:pPr>
            <w:r w:rsidRPr="00353B49">
              <w:rPr>
                <w:rFonts w:ascii="Trebuchet MS" w:hAnsi="Trebuchet MS" w:cs="Trebuchet MS"/>
                <w:b/>
                <w:bCs/>
                <w:sz w:val="18"/>
                <w:szCs w:val="18"/>
              </w:rPr>
              <w:t>Datatype</w:t>
            </w:r>
          </w:p>
        </w:tc>
        <w:tc>
          <w:tcPr>
            <w:tcW w:w="1417" w:type="dxa"/>
            <w:tcBorders>
              <w:bottom w:val="single" w:sz="4" w:space="0" w:color="auto"/>
            </w:tcBorders>
            <w:shd w:val="clear" w:color="auto" w:fill="D9D9D9"/>
            <w:vAlign w:val="center"/>
          </w:tcPr>
          <w:p w14:paraId="01C2BFFF" w14:textId="77777777" w:rsidR="00CB4BEB" w:rsidRPr="00353B49" w:rsidRDefault="00CB4BEB" w:rsidP="003C0924">
            <w:pPr>
              <w:rPr>
                <w:rFonts w:ascii="Trebuchet MS" w:hAnsi="Trebuchet MS" w:cs="Trebuchet MS"/>
                <w:bCs/>
                <w:sz w:val="18"/>
                <w:szCs w:val="18"/>
              </w:rPr>
            </w:pPr>
            <w:r w:rsidRPr="00353B49">
              <w:rPr>
                <w:rFonts w:ascii="Trebuchet MS" w:hAnsi="Trebuchet MS" w:cs="Trebuchet MS"/>
                <w:b/>
                <w:bCs/>
                <w:sz w:val="18"/>
                <w:szCs w:val="18"/>
              </w:rPr>
              <w:t>Værdiområde</w:t>
            </w:r>
          </w:p>
        </w:tc>
        <w:tc>
          <w:tcPr>
            <w:tcW w:w="1276" w:type="dxa"/>
            <w:tcBorders>
              <w:bottom w:val="single" w:sz="4" w:space="0" w:color="auto"/>
            </w:tcBorders>
            <w:shd w:val="clear" w:color="auto" w:fill="D9D9D9"/>
            <w:vAlign w:val="center"/>
          </w:tcPr>
          <w:p w14:paraId="274C54E9" w14:textId="77777777" w:rsidR="00CB4BEB" w:rsidRPr="004D56BE" w:rsidRDefault="00CB4BEB" w:rsidP="003C0924">
            <w:pPr>
              <w:autoSpaceDE w:val="0"/>
              <w:autoSpaceDN w:val="0"/>
              <w:adjustRightInd w:val="0"/>
              <w:rPr>
                <w:rFonts w:ascii="Trebuchet MS" w:hAnsi="Trebuchet MS" w:cs="Trebuchet MS"/>
                <w:b/>
                <w:bCs/>
                <w:sz w:val="17"/>
                <w:szCs w:val="17"/>
              </w:rPr>
            </w:pPr>
            <w:r w:rsidRPr="004D56BE">
              <w:rPr>
                <w:rFonts w:ascii="Trebuchet MS" w:hAnsi="Trebuchet MS" w:cs="Trebuchet MS"/>
                <w:b/>
                <w:bCs/>
                <w:sz w:val="17"/>
                <w:szCs w:val="17"/>
              </w:rPr>
              <w:t>Obligatorisk/</w:t>
            </w:r>
          </w:p>
          <w:p w14:paraId="36622CC2" w14:textId="77777777" w:rsidR="00CB4BEB" w:rsidRPr="00353B49" w:rsidRDefault="00CB4BEB" w:rsidP="003C0924">
            <w:pPr>
              <w:rPr>
                <w:rFonts w:ascii="Trebuchet MS" w:hAnsi="Trebuchet MS" w:cs="Trebuchet MS"/>
                <w:bCs/>
                <w:sz w:val="18"/>
                <w:szCs w:val="18"/>
              </w:rPr>
            </w:pPr>
            <w:r w:rsidRPr="004D56BE">
              <w:rPr>
                <w:rFonts w:ascii="Trebuchet MS" w:hAnsi="Trebuchet MS" w:cs="Trebuchet MS"/>
                <w:b/>
                <w:bCs/>
                <w:sz w:val="17"/>
                <w:szCs w:val="17"/>
              </w:rPr>
              <w:t>Frit/ System</w:t>
            </w:r>
          </w:p>
        </w:tc>
        <w:tc>
          <w:tcPr>
            <w:tcW w:w="2835" w:type="dxa"/>
            <w:shd w:val="clear" w:color="auto" w:fill="D9D9D9"/>
            <w:vAlign w:val="center"/>
          </w:tcPr>
          <w:p w14:paraId="6F5BD090" w14:textId="77777777" w:rsidR="00CB4BEB" w:rsidRPr="00353B49" w:rsidRDefault="00CB4BEB" w:rsidP="003C0924">
            <w:pPr>
              <w:rPr>
                <w:rFonts w:ascii="Trebuchet MS" w:hAnsi="Trebuchet MS" w:cs="Trebuchet MS"/>
                <w:bCs/>
                <w:sz w:val="18"/>
                <w:szCs w:val="18"/>
              </w:rPr>
            </w:pPr>
            <w:r w:rsidRPr="00353B49">
              <w:rPr>
                <w:rFonts w:ascii="Trebuchet MS" w:hAnsi="Trebuchet MS" w:cs="Trebuchet MS"/>
                <w:b/>
                <w:bCs/>
                <w:sz w:val="18"/>
                <w:szCs w:val="18"/>
              </w:rPr>
              <w:t>Eksempel</w:t>
            </w:r>
          </w:p>
        </w:tc>
      </w:tr>
      <w:tr w:rsidR="00CB4BEB" w:rsidRPr="004D056C" w14:paraId="4C8BB332" w14:textId="77777777" w:rsidTr="003C0924">
        <w:trPr>
          <w:trHeight w:hRule="exact" w:val="510"/>
        </w:trPr>
        <w:tc>
          <w:tcPr>
            <w:tcW w:w="2405" w:type="dxa"/>
            <w:tcBorders>
              <w:top w:val="single" w:sz="4" w:space="0" w:color="auto"/>
              <w:left w:val="single" w:sz="4" w:space="0" w:color="auto"/>
              <w:bottom w:val="single" w:sz="4" w:space="0" w:color="auto"/>
              <w:right w:val="single" w:sz="4" w:space="0" w:color="auto"/>
            </w:tcBorders>
          </w:tcPr>
          <w:p w14:paraId="7BBFA234" w14:textId="77777777" w:rsidR="00CB4BEB" w:rsidRPr="0093184F" w:rsidRDefault="00CB4BEB" w:rsidP="003C0924">
            <w:pPr>
              <w:rPr>
                <w:rFonts w:ascii="Trebuchet MS" w:hAnsi="Trebuchet MS"/>
                <w:sz w:val="18"/>
                <w:szCs w:val="18"/>
              </w:rPr>
            </w:pPr>
            <w:proofErr w:type="spellStart"/>
            <w:r w:rsidRPr="0093184F">
              <w:rPr>
                <w:rFonts w:ascii="Trebuchet MS" w:hAnsi="Trebuchet MS"/>
                <w:sz w:val="18"/>
                <w:szCs w:val="18"/>
              </w:rPr>
              <w:t>gyldig_fra</w:t>
            </w:r>
            <w:proofErr w:type="spellEnd"/>
          </w:p>
        </w:tc>
        <w:tc>
          <w:tcPr>
            <w:tcW w:w="1276" w:type="dxa"/>
            <w:tcBorders>
              <w:top w:val="single" w:sz="4" w:space="0" w:color="auto"/>
              <w:left w:val="single" w:sz="4" w:space="0" w:color="auto"/>
              <w:bottom w:val="single" w:sz="4" w:space="0" w:color="auto"/>
              <w:right w:val="single" w:sz="4" w:space="0" w:color="auto"/>
            </w:tcBorders>
          </w:tcPr>
          <w:p w14:paraId="01BE9CC8" w14:textId="77777777" w:rsidR="00CB4BEB" w:rsidRPr="00771A0E" w:rsidRDefault="00CB4BEB" w:rsidP="003C0924">
            <w:pPr>
              <w:rPr>
                <w:rFonts w:ascii="Trebuchet MS" w:hAnsi="Trebuchet MS"/>
                <w:sz w:val="18"/>
                <w:szCs w:val="18"/>
              </w:rPr>
            </w:pPr>
            <w:proofErr w:type="spellStart"/>
            <w:r w:rsidRPr="0093184F">
              <w:rPr>
                <w:rFonts w:ascii="Trebuchet MS" w:hAnsi="Trebuchet MS"/>
                <w:sz w:val="18"/>
                <w:szCs w:val="18"/>
              </w:rPr>
              <w:t>gyldig_fra</w:t>
            </w:r>
            <w:proofErr w:type="spellEnd"/>
          </w:p>
        </w:tc>
        <w:tc>
          <w:tcPr>
            <w:tcW w:w="3969" w:type="dxa"/>
            <w:gridSpan w:val="2"/>
            <w:tcBorders>
              <w:top w:val="single" w:sz="4" w:space="0" w:color="auto"/>
              <w:left w:val="single" w:sz="4" w:space="0" w:color="auto"/>
              <w:bottom w:val="single" w:sz="4" w:space="0" w:color="auto"/>
              <w:right w:val="single" w:sz="4" w:space="0" w:color="auto"/>
            </w:tcBorders>
            <w:vAlign w:val="center"/>
          </w:tcPr>
          <w:p w14:paraId="089149C0"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Start gyldighedsperiode</w:t>
            </w:r>
          </w:p>
        </w:tc>
        <w:tc>
          <w:tcPr>
            <w:tcW w:w="1276" w:type="dxa"/>
            <w:tcBorders>
              <w:top w:val="single" w:sz="4" w:space="0" w:color="auto"/>
              <w:left w:val="single" w:sz="4" w:space="0" w:color="auto"/>
              <w:bottom w:val="single" w:sz="4" w:space="0" w:color="auto"/>
              <w:right w:val="single" w:sz="4" w:space="0" w:color="auto"/>
            </w:tcBorders>
            <w:vAlign w:val="center"/>
          </w:tcPr>
          <w:p w14:paraId="48C6FADB" w14:textId="517A765D" w:rsidR="00CB4BEB" w:rsidRPr="00771A0E" w:rsidRDefault="00CC730A" w:rsidP="003C0924">
            <w:pPr>
              <w:rPr>
                <w:rFonts w:ascii="Trebuchet MS" w:hAnsi="Trebuchet MS"/>
                <w:sz w:val="18"/>
                <w:szCs w:val="18"/>
              </w:rPr>
            </w:pPr>
            <w:r>
              <w:rPr>
                <w:rFonts w:ascii="Trebuchet MS" w:hAnsi="Trebuchet MS"/>
                <w:sz w:val="18"/>
                <w:szCs w:val="18"/>
              </w:rPr>
              <w:t>ISO date</w:t>
            </w:r>
          </w:p>
        </w:tc>
        <w:tc>
          <w:tcPr>
            <w:tcW w:w="1417" w:type="dxa"/>
            <w:tcBorders>
              <w:top w:val="single" w:sz="4" w:space="0" w:color="auto"/>
              <w:left w:val="single" w:sz="4" w:space="0" w:color="auto"/>
              <w:bottom w:val="single" w:sz="4" w:space="0" w:color="auto"/>
              <w:right w:val="single" w:sz="4" w:space="0" w:color="auto"/>
            </w:tcBorders>
            <w:vAlign w:val="center"/>
          </w:tcPr>
          <w:p w14:paraId="1492858F"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2006-12-31</w:t>
            </w:r>
          </w:p>
          <w:p w14:paraId="541A799E"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2999-12-31</w:t>
            </w:r>
          </w:p>
        </w:tc>
        <w:tc>
          <w:tcPr>
            <w:tcW w:w="1276" w:type="dxa"/>
            <w:tcBorders>
              <w:top w:val="single" w:sz="4" w:space="0" w:color="auto"/>
              <w:left w:val="single" w:sz="4" w:space="0" w:color="auto"/>
              <w:bottom w:val="single" w:sz="4" w:space="0" w:color="auto"/>
              <w:right w:val="single" w:sz="4" w:space="0" w:color="auto"/>
            </w:tcBorders>
            <w:vAlign w:val="center"/>
          </w:tcPr>
          <w:p w14:paraId="16B884DB"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O</w:t>
            </w:r>
          </w:p>
        </w:tc>
        <w:tc>
          <w:tcPr>
            <w:tcW w:w="2835" w:type="dxa"/>
            <w:tcBorders>
              <w:left w:val="single" w:sz="4" w:space="0" w:color="auto"/>
            </w:tcBorders>
            <w:vAlign w:val="center"/>
          </w:tcPr>
          <w:p w14:paraId="3FCD92F6"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2006-12-31</w:t>
            </w:r>
          </w:p>
        </w:tc>
      </w:tr>
      <w:tr w:rsidR="00CB4BEB" w:rsidRPr="00353B49" w14:paraId="598BC6A7" w14:textId="77777777" w:rsidTr="003C0924">
        <w:trPr>
          <w:trHeight w:hRule="exact" w:val="510"/>
        </w:trPr>
        <w:tc>
          <w:tcPr>
            <w:tcW w:w="2405" w:type="dxa"/>
            <w:tcBorders>
              <w:top w:val="single" w:sz="4" w:space="0" w:color="auto"/>
              <w:left w:val="single" w:sz="4" w:space="0" w:color="auto"/>
              <w:bottom w:val="single" w:sz="4" w:space="0" w:color="auto"/>
              <w:right w:val="single" w:sz="4" w:space="0" w:color="auto"/>
            </w:tcBorders>
          </w:tcPr>
          <w:p w14:paraId="2666581D" w14:textId="77777777" w:rsidR="00CB4BEB" w:rsidRPr="0093184F" w:rsidRDefault="00CB4BEB" w:rsidP="003C0924">
            <w:pPr>
              <w:rPr>
                <w:rFonts w:ascii="Trebuchet MS" w:hAnsi="Trebuchet MS"/>
                <w:sz w:val="18"/>
                <w:szCs w:val="18"/>
              </w:rPr>
            </w:pPr>
            <w:proofErr w:type="spellStart"/>
            <w:r w:rsidRPr="0093184F">
              <w:rPr>
                <w:rFonts w:ascii="Trebuchet MS" w:hAnsi="Trebuchet MS"/>
                <w:sz w:val="18"/>
                <w:szCs w:val="18"/>
              </w:rPr>
              <w:t>gyldig_til</w:t>
            </w:r>
            <w:proofErr w:type="spellEnd"/>
          </w:p>
        </w:tc>
        <w:tc>
          <w:tcPr>
            <w:tcW w:w="1276" w:type="dxa"/>
            <w:tcBorders>
              <w:top w:val="single" w:sz="4" w:space="0" w:color="auto"/>
              <w:left w:val="single" w:sz="4" w:space="0" w:color="auto"/>
              <w:bottom w:val="single" w:sz="4" w:space="0" w:color="auto"/>
              <w:right w:val="single" w:sz="4" w:space="0" w:color="auto"/>
            </w:tcBorders>
          </w:tcPr>
          <w:p w14:paraId="3F4F06EF" w14:textId="77777777" w:rsidR="00CB4BEB" w:rsidRPr="00771A0E" w:rsidRDefault="00CB4BEB" w:rsidP="003C0924">
            <w:pPr>
              <w:rPr>
                <w:rFonts w:ascii="Trebuchet MS" w:hAnsi="Trebuchet MS"/>
                <w:sz w:val="18"/>
                <w:szCs w:val="18"/>
              </w:rPr>
            </w:pPr>
            <w:proofErr w:type="spellStart"/>
            <w:r w:rsidRPr="0093184F">
              <w:rPr>
                <w:rFonts w:ascii="Trebuchet MS" w:hAnsi="Trebuchet MS"/>
                <w:sz w:val="18"/>
                <w:szCs w:val="18"/>
              </w:rPr>
              <w:t>gyldig_til</w:t>
            </w:r>
            <w:proofErr w:type="spellEnd"/>
          </w:p>
        </w:tc>
        <w:tc>
          <w:tcPr>
            <w:tcW w:w="3969" w:type="dxa"/>
            <w:gridSpan w:val="2"/>
            <w:tcBorders>
              <w:top w:val="single" w:sz="4" w:space="0" w:color="auto"/>
              <w:left w:val="single" w:sz="4" w:space="0" w:color="auto"/>
              <w:bottom w:val="single" w:sz="4" w:space="0" w:color="auto"/>
              <w:right w:val="single" w:sz="4" w:space="0" w:color="auto"/>
            </w:tcBorders>
            <w:vAlign w:val="center"/>
          </w:tcPr>
          <w:p w14:paraId="55C9D3B8"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Slut gyldighedsperiode</w:t>
            </w:r>
          </w:p>
        </w:tc>
        <w:tc>
          <w:tcPr>
            <w:tcW w:w="1276" w:type="dxa"/>
            <w:tcBorders>
              <w:top w:val="single" w:sz="4" w:space="0" w:color="auto"/>
              <w:left w:val="single" w:sz="4" w:space="0" w:color="auto"/>
              <w:bottom w:val="single" w:sz="4" w:space="0" w:color="auto"/>
              <w:right w:val="single" w:sz="4" w:space="0" w:color="auto"/>
            </w:tcBorders>
            <w:vAlign w:val="center"/>
          </w:tcPr>
          <w:p w14:paraId="3ACC0BF7" w14:textId="5B7025FC" w:rsidR="00CB4BEB" w:rsidRPr="00771A0E" w:rsidRDefault="00CC730A" w:rsidP="003C0924">
            <w:pPr>
              <w:rPr>
                <w:rFonts w:ascii="Trebuchet MS" w:hAnsi="Trebuchet MS"/>
                <w:sz w:val="18"/>
                <w:szCs w:val="18"/>
              </w:rPr>
            </w:pPr>
            <w:r>
              <w:rPr>
                <w:rFonts w:ascii="Trebuchet MS" w:hAnsi="Trebuchet MS"/>
                <w:sz w:val="18"/>
                <w:szCs w:val="18"/>
              </w:rPr>
              <w:t>ISO date</w:t>
            </w:r>
          </w:p>
        </w:tc>
        <w:tc>
          <w:tcPr>
            <w:tcW w:w="1417" w:type="dxa"/>
            <w:tcBorders>
              <w:top w:val="single" w:sz="4" w:space="0" w:color="auto"/>
              <w:left w:val="single" w:sz="4" w:space="0" w:color="auto"/>
              <w:bottom w:val="single" w:sz="4" w:space="0" w:color="auto"/>
              <w:right w:val="single" w:sz="4" w:space="0" w:color="auto"/>
            </w:tcBorders>
            <w:vAlign w:val="center"/>
          </w:tcPr>
          <w:p w14:paraId="40F3DF91" w14:textId="77777777" w:rsidR="00CB4BEB" w:rsidRPr="00771A0E" w:rsidRDefault="00CB4BEB" w:rsidP="003C0924">
            <w:pPr>
              <w:autoSpaceDE w:val="0"/>
              <w:autoSpaceDN w:val="0"/>
              <w:adjustRightInd w:val="0"/>
              <w:rPr>
                <w:rFonts w:ascii="Trebuchet MS" w:hAnsi="Trebuchet MS"/>
                <w:sz w:val="18"/>
                <w:szCs w:val="18"/>
              </w:rPr>
            </w:pPr>
            <w:r w:rsidRPr="00771A0E">
              <w:rPr>
                <w:rFonts w:ascii="Trebuchet MS" w:hAnsi="Trebuchet MS"/>
                <w:sz w:val="18"/>
                <w:szCs w:val="18"/>
              </w:rPr>
              <w:t>2006-12-31</w:t>
            </w:r>
          </w:p>
          <w:p w14:paraId="66D49989"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2999-12-31</w:t>
            </w:r>
          </w:p>
        </w:tc>
        <w:tc>
          <w:tcPr>
            <w:tcW w:w="1276" w:type="dxa"/>
            <w:tcBorders>
              <w:top w:val="single" w:sz="4" w:space="0" w:color="auto"/>
              <w:left w:val="single" w:sz="4" w:space="0" w:color="auto"/>
              <w:bottom w:val="single" w:sz="4" w:space="0" w:color="auto"/>
              <w:right w:val="single" w:sz="4" w:space="0" w:color="auto"/>
            </w:tcBorders>
            <w:vAlign w:val="center"/>
          </w:tcPr>
          <w:p w14:paraId="05131123"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tcBorders>
            <w:vAlign w:val="center"/>
          </w:tcPr>
          <w:p w14:paraId="47852290"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2006-12-31</w:t>
            </w:r>
          </w:p>
        </w:tc>
      </w:tr>
      <w:tr w:rsidR="00CB4BEB" w:rsidRPr="00353B49" w14:paraId="172198FF"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tcPr>
          <w:p w14:paraId="6250D46D" w14:textId="77777777" w:rsidR="00CB4BEB" w:rsidRPr="0093184F" w:rsidRDefault="00CB4BEB" w:rsidP="003C0924">
            <w:pPr>
              <w:rPr>
                <w:rFonts w:ascii="Trebuchet MS" w:hAnsi="Trebuchet MS"/>
                <w:sz w:val="18"/>
                <w:szCs w:val="18"/>
              </w:rPr>
            </w:pPr>
            <w:r>
              <w:rPr>
                <w:rFonts w:ascii="Trebuchet MS" w:hAnsi="Trebuchet MS"/>
                <w:sz w:val="18"/>
                <w:szCs w:val="18"/>
              </w:rPr>
              <w:t>l</w:t>
            </w:r>
            <w:r w:rsidRPr="0093184F">
              <w:rPr>
                <w:rFonts w:ascii="Trebuchet MS" w:hAnsi="Trebuchet MS"/>
                <w:sz w:val="18"/>
                <w:szCs w:val="18"/>
              </w:rPr>
              <w:t>ink</w:t>
            </w:r>
          </w:p>
        </w:tc>
        <w:tc>
          <w:tcPr>
            <w:tcW w:w="1276" w:type="dxa"/>
            <w:tcBorders>
              <w:top w:val="single" w:sz="4" w:space="0" w:color="auto"/>
              <w:left w:val="single" w:sz="4" w:space="0" w:color="auto"/>
              <w:bottom w:val="single" w:sz="4" w:space="0" w:color="auto"/>
              <w:right w:val="single" w:sz="4" w:space="0" w:color="auto"/>
            </w:tcBorders>
          </w:tcPr>
          <w:p w14:paraId="51F238AE" w14:textId="77777777" w:rsidR="00CB4BEB" w:rsidRPr="00771A0E" w:rsidRDefault="00CB4BEB" w:rsidP="003C0924">
            <w:pPr>
              <w:rPr>
                <w:rFonts w:ascii="Trebuchet MS" w:hAnsi="Trebuchet MS"/>
                <w:sz w:val="18"/>
                <w:szCs w:val="18"/>
              </w:rPr>
            </w:pPr>
            <w:r>
              <w:rPr>
                <w:rFonts w:ascii="Trebuchet MS" w:hAnsi="Trebuchet MS"/>
                <w:sz w:val="18"/>
                <w:szCs w:val="18"/>
              </w:rPr>
              <w:t>l</w:t>
            </w:r>
            <w:r w:rsidRPr="0093184F">
              <w:rPr>
                <w:rFonts w:ascii="Trebuchet MS" w:hAnsi="Trebuchet MS"/>
                <w:sz w:val="18"/>
                <w:szCs w:val="18"/>
              </w:rPr>
              <w:t>ink</w:t>
            </w:r>
          </w:p>
        </w:tc>
        <w:tc>
          <w:tcPr>
            <w:tcW w:w="3969" w:type="dxa"/>
            <w:gridSpan w:val="2"/>
            <w:tcBorders>
              <w:top w:val="single" w:sz="4" w:space="0" w:color="auto"/>
              <w:left w:val="single" w:sz="4" w:space="0" w:color="auto"/>
              <w:bottom w:val="single" w:sz="4" w:space="0" w:color="auto"/>
              <w:right w:val="single" w:sz="4" w:space="0" w:color="auto"/>
            </w:tcBorders>
            <w:vAlign w:val="bottom"/>
          </w:tcPr>
          <w:p w14:paraId="5475584E"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URL-link</w:t>
            </w:r>
          </w:p>
        </w:tc>
        <w:tc>
          <w:tcPr>
            <w:tcW w:w="1276" w:type="dxa"/>
            <w:tcBorders>
              <w:top w:val="single" w:sz="4" w:space="0" w:color="auto"/>
              <w:left w:val="single" w:sz="4" w:space="0" w:color="auto"/>
              <w:bottom w:val="single" w:sz="4" w:space="0" w:color="auto"/>
              <w:right w:val="single" w:sz="4" w:space="0" w:color="auto"/>
            </w:tcBorders>
            <w:vAlign w:val="bottom"/>
          </w:tcPr>
          <w:p w14:paraId="34C99429"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vAlign w:val="bottom"/>
          </w:tcPr>
          <w:p w14:paraId="3445AAFB"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vAlign w:val="bottom"/>
          </w:tcPr>
          <w:p w14:paraId="6FBD40F6"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vAlign w:val="bottom"/>
          </w:tcPr>
          <w:p w14:paraId="4A721F25" w14:textId="77777777" w:rsidR="00CB4BEB" w:rsidRPr="00771A0E" w:rsidRDefault="00000000" w:rsidP="003C0924">
            <w:pPr>
              <w:rPr>
                <w:rFonts w:ascii="Trebuchet MS" w:hAnsi="Trebuchet MS"/>
                <w:sz w:val="18"/>
                <w:szCs w:val="18"/>
              </w:rPr>
            </w:pPr>
            <w:hyperlink r:id="rId14" w:history="1">
              <w:r w:rsidR="00CB4BEB" w:rsidRPr="00B131DD">
                <w:rPr>
                  <w:rFonts w:ascii="Trebuchet MS" w:hAnsi="Trebuchet MS"/>
                  <w:sz w:val="18"/>
                  <w:szCs w:val="18"/>
                </w:rPr>
                <w:t>http://www.link.dk/123</w:t>
              </w:r>
            </w:hyperlink>
          </w:p>
        </w:tc>
      </w:tr>
      <w:tr w:rsidR="00CB4BEB" w:rsidRPr="006874AD" w14:paraId="7E3A555F"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tcPr>
          <w:p w14:paraId="7EF73E35"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link1</w:t>
            </w:r>
          </w:p>
        </w:tc>
        <w:tc>
          <w:tcPr>
            <w:tcW w:w="1276" w:type="dxa"/>
            <w:tcBorders>
              <w:top w:val="single" w:sz="4" w:space="0" w:color="auto"/>
              <w:left w:val="single" w:sz="4" w:space="0" w:color="auto"/>
              <w:bottom w:val="single" w:sz="4" w:space="0" w:color="auto"/>
              <w:right w:val="single" w:sz="4" w:space="0" w:color="auto"/>
            </w:tcBorders>
          </w:tcPr>
          <w:p w14:paraId="6E1A73B5"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link1</w:t>
            </w:r>
          </w:p>
        </w:tc>
        <w:tc>
          <w:tcPr>
            <w:tcW w:w="3969" w:type="dxa"/>
            <w:gridSpan w:val="2"/>
            <w:tcBorders>
              <w:top w:val="single" w:sz="4" w:space="0" w:color="auto"/>
              <w:left w:val="single" w:sz="4" w:space="0" w:color="auto"/>
              <w:bottom w:val="single" w:sz="4" w:space="0" w:color="auto"/>
              <w:right w:val="single" w:sz="4" w:space="0" w:color="auto"/>
            </w:tcBorders>
            <w:vAlign w:val="bottom"/>
          </w:tcPr>
          <w:p w14:paraId="07D5DBB9"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URL-link</w:t>
            </w:r>
          </w:p>
        </w:tc>
        <w:tc>
          <w:tcPr>
            <w:tcW w:w="1276" w:type="dxa"/>
            <w:tcBorders>
              <w:top w:val="single" w:sz="4" w:space="0" w:color="auto"/>
              <w:left w:val="single" w:sz="4" w:space="0" w:color="auto"/>
              <w:bottom w:val="single" w:sz="4" w:space="0" w:color="auto"/>
              <w:right w:val="single" w:sz="4" w:space="0" w:color="auto"/>
            </w:tcBorders>
            <w:vAlign w:val="bottom"/>
          </w:tcPr>
          <w:p w14:paraId="325AEA27"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vAlign w:val="bottom"/>
          </w:tcPr>
          <w:p w14:paraId="64D59882"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vAlign w:val="bottom"/>
          </w:tcPr>
          <w:p w14:paraId="714891DC"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vAlign w:val="bottom"/>
          </w:tcPr>
          <w:p w14:paraId="08108E93" w14:textId="77777777" w:rsidR="00CB4BEB" w:rsidRPr="00771A0E" w:rsidRDefault="00000000" w:rsidP="003C0924">
            <w:pPr>
              <w:rPr>
                <w:rFonts w:ascii="Trebuchet MS" w:hAnsi="Trebuchet MS"/>
                <w:sz w:val="18"/>
                <w:szCs w:val="18"/>
              </w:rPr>
            </w:pPr>
            <w:hyperlink r:id="rId15" w:history="1">
              <w:r w:rsidR="00CB4BEB" w:rsidRPr="00B131DD">
                <w:rPr>
                  <w:rFonts w:ascii="Trebuchet MS" w:hAnsi="Trebuchet MS"/>
                  <w:sz w:val="18"/>
                  <w:szCs w:val="18"/>
                </w:rPr>
                <w:t>http://www.link.dk/123</w:t>
              </w:r>
            </w:hyperlink>
          </w:p>
        </w:tc>
      </w:tr>
      <w:tr w:rsidR="00CB4BEB" w:rsidRPr="006874AD" w14:paraId="0E1DD61C"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tcPr>
          <w:p w14:paraId="1EEA11A7"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link2</w:t>
            </w:r>
          </w:p>
        </w:tc>
        <w:tc>
          <w:tcPr>
            <w:tcW w:w="1276" w:type="dxa"/>
            <w:tcBorders>
              <w:top w:val="single" w:sz="4" w:space="0" w:color="auto"/>
              <w:left w:val="single" w:sz="4" w:space="0" w:color="auto"/>
              <w:bottom w:val="single" w:sz="4" w:space="0" w:color="auto"/>
              <w:right w:val="single" w:sz="4" w:space="0" w:color="auto"/>
            </w:tcBorders>
          </w:tcPr>
          <w:p w14:paraId="14B3FC20"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link2</w:t>
            </w:r>
          </w:p>
        </w:tc>
        <w:tc>
          <w:tcPr>
            <w:tcW w:w="3969" w:type="dxa"/>
            <w:gridSpan w:val="2"/>
            <w:tcBorders>
              <w:top w:val="single" w:sz="4" w:space="0" w:color="auto"/>
              <w:left w:val="single" w:sz="4" w:space="0" w:color="auto"/>
              <w:bottom w:val="single" w:sz="4" w:space="0" w:color="auto"/>
              <w:right w:val="single" w:sz="4" w:space="0" w:color="auto"/>
            </w:tcBorders>
            <w:vAlign w:val="bottom"/>
          </w:tcPr>
          <w:p w14:paraId="57DC23E7"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URL-link</w:t>
            </w:r>
          </w:p>
        </w:tc>
        <w:tc>
          <w:tcPr>
            <w:tcW w:w="1276" w:type="dxa"/>
            <w:tcBorders>
              <w:top w:val="single" w:sz="4" w:space="0" w:color="auto"/>
              <w:left w:val="single" w:sz="4" w:space="0" w:color="auto"/>
              <w:bottom w:val="single" w:sz="4" w:space="0" w:color="auto"/>
              <w:right w:val="single" w:sz="4" w:space="0" w:color="auto"/>
            </w:tcBorders>
            <w:vAlign w:val="bottom"/>
          </w:tcPr>
          <w:p w14:paraId="335A2B50"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vAlign w:val="bottom"/>
          </w:tcPr>
          <w:p w14:paraId="253C6019"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vAlign w:val="bottom"/>
          </w:tcPr>
          <w:p w14:paraId="183F763A"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vAlign w:val="bottom"/>
          </w:tcPr>
          <w:p w14:paraId="55A74C10" w14:textId="77777777" w:rsidR="00CB4BEB" w:rsidRPr="00771A0E" w:rsidRDefault="00000000" w:rsidP="003C0924">
            <w:pPr>
              <w:rPr>
                <w:rFonts w:ascii="Trebuchet MS" w:hAnsi="Trebuchet MS"/>
                <w:sz w:val="18"/>
                <w:szCs w:val="18"/>
              </w:rPr>
            </w:pPr>
            <w:hyperlink r:id="rId16" w:history="1">
              <w:r w:rsidR="00CB4BEB" w:rsidRPr="00B131DD">
                <w:rPr>
                  <w:rFonts w:ascii="Trebuchet MS" w:hAnsi="Trebuchet MS"/>
                  <w:sz w:val="18"/>
                  <w:szCs w:val="18"/>
                </w:rPr>
                <w:t>http://www.link.dk/123</w:t>
              </w:r>
            </w:hyperlink>
          </w:p>
        </w:tc>
      </w:tr>
      <w:tr w:rsidR="00CB4BEB" w:rsidRPr="006874AD" w14:paraId="0B5B6391"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tcPr>
          <w:p w14:paraId="29ABB0E9"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link3</w:t>
            </w:r>
          </w:p>
        </w:tc>
        <w:tc>
          <w:tcPr>
            <w:tcW w:w="1276" w:type="dxa"/>
            <w:tcBorders>
              <w:top w:val="single" w:sz="4" w:space="0" w:color="auto"/>
              <w:left w:val="single" w:sz="4" w:space="0" w:color="auto"/>
              <w:bottom w:val="single" w:sz="4" w:space="0" w:color="auto"/>
              <w:right w:val="single" w:sz="4" w:space="0" w:color="auto"/>
            </w:tcBorders>
          </w:tcPr>
          <w:p w14:paraId="3AAEB216"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link3</w:t>
            </w:r>
          </w:p>
        </w:tc>
        <w:tc>
          <w:tcPr>
            <w:tcW w:w="3969" w:type="dxa"/>
            <w:gridSpan w:val="2"/>
            <w:tcBorders>
              <w:top w:val="single" w:sz="4" w:space="0" w:color="auto"/>
              <w:left w:val="single" w:sz="4" w:space="0" w:color="auto"/>
              <w:bottom w:val="single" w:sz="4" w:space="0" w:color="auto"/>
              <w:right w:val="single" w:sz="4" w:space="0" w:color="auto"/>
            </w:tcBorders>
            <w:vAlign w:val="bottom"/>
          </w:tcPr>
          <w:p w14:paraId="5AF2CEDB"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URL-link</w:t>
            </w:r>
          </w:p>
        </w:tc>
        <w:tc>
          <w:tcPr>
            <w:tcW w:w="1276" w:type="dxa"/>
            <w:tcBorders>
              <w:top w:val="single" w:sz="4" w:space="0" w:color="auto"/>
              <w:left w:val="single" w:sz="4" w:space="0" w:color="auto"/>
              <w:bottom w:val="single" w:sz="4" w:space="0" w:color="auto"/>
              <w:right w:val="single" w:sz="4" w:space="0" w:color="auto"/>
            </w:tcBorders>
            <w:vAlign w:val="bottom"/>
          </w:tcPr>
          <w:p w14:paraId="2FF691BC"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vAlign w:val="bottom"/>
          </w:tcPr>
          <w:p w14:paraId="21419B89"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vAlign w:val="bottom"/>
          </w:tcPr>
          <w:p w14:paraId="6CF8A01F"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vAlign w:val="bottom"/>
          </w:tcPr>
          <w:p w14:paraId="1923BECC" w14:textId="77777777" w:rsidR="00CB4BEB" w:rsidRPr="00771A0E" w:rsidRDefault="00000000" w:rsidP="003C0924">
            <w:pPr>
              <w:rPr>
                <w:rFonts w:ascii="Trebuchet MS" w:hAnsi="Trebuchet MS"/>
                <w:sz w:val="18"/>
                <w:szCs w:val="18"/>
              </w:rPr>
            </w:pPr>
            <w:hyperlink r:id="rId17" w:history="1">
              <w:r w:rsidR="00CB4BEB" w:rsidRPr="00B131DD">
                <w:rPr>
                  <w:rFonts w:ascii="Trebuchet MS" w:hAnsi="Trebuchet MS"/>
                  <w:sz w:val="18"/>
                  <w:szCs w:val="18"/>
                </w:rPr>
                <w:t>http://www.link.dk/123</w:t>
              </w:r>
            </w:hyperlink>
          </w:p>
        </w:tc>
      </w:tr>
      <w:tr w:rsidR="00CB4BEB" w:rsidRPr="0090240C" w14:paraId="7F811D10"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tcPr>
          <w:p w14:paraId="4C0761C8" w14:textId="77777777" w:rsidR="00CB4BEB" w:rsidRPr="00771A0E" w:rsidRDefault="00CB4BEB" w:rsidP="003C0924">
            <w:pPr>
              <w:rPr>
                <w:rFonts w:ascii="Trebuchet MS" w:hAnsi="Trebuchet MS"/>
                <w:sz w:val="18"/>
                <w:szCs w:val="18"/>
              </w:rPr>
            </w:pPr>
            <w:proofErr w:type="spellStart"/>
            <w:r w:rsidRPr="00771A0E">
              <w:rPr>
                <w:rFonts w:ascii="Trebuchet MS" w:hAnsi="Trebuchet MS"/>
                <w:sz w:val="18"/>
                <w:szCs w:val="18"/>
              </w:rPr>
              <w:t>foto_link</w:t>
            </w:r>
            <w:proofErr w:type="spellEnd"/>
          </w:p>
        </w:tc>
        <w:tc>
          <w:tcPr>
            <w:tcW w:w="1276" w:type="dxa"/>
            <w:tcBorders>
              <w:top w:val="single" w:sz="4" w:space="0" w:color="auto"/>
              <w:left w:val="single" w:sz="4" w:space="0" w:color="auto"/>
              <w:bottom w:val="single" w:sz="4" w:space="0" w:color="auto"/>
              <w:right w:val="single" w:sz="4" w:space="0" w:color="auto"/>
            </w:tcBorders>
          </w:tcPr>
          <w:p w14:paraId="523F00A9" w14:textId="77777777" w:rsidR="00CB4BEB" w:rsidRPr="00771A0E" w:rsidRDefault="00CB4BEB" w:rsidP="003C0924">
            <w:pPr>
              <w:rPr>
                <w:rFonts w:ascii="Trebuchet MS" w:hAnsi="Trebuchet MS"/>
                <w:sz w:val="18"/>
                <w:szCs w:val="18"/>
              </w:rPr>
            </w:pPr>
            <w:proofErr w:type="spellStart"/>
            <w:r w:rsidRPr="00771A0E">
              <w:rPr>
                <w:rFonts w:ascii="Trebuchet MS" w:hAnsi="Trebuchet MS"/>
                <w:sz w:val="18"/>
                <w:szCs w:val="18"/>
              </w:rPr>
              <w:t>foto_link</w:t>
            </w:r>
            <w:proofErr w:type="spellEnd"/>
          </w:p>
        </w:tc>
        <w:tc>
          <w:tcPr>
            <w:tcW w:w="3969" w:type="dxa"/>
            <w:gridSpan w:val="2"/>
            <w:tcBorders>
              <w:top w:val="single" w:sz="4" w:space="0" w:color="auto"/>
              <w:left w:val="single" w:sz="4" w:space="0" w:color="auto"/>
              <w:bottom w:val="single" w:sz="4" w:space="0" w:color="auto"/>
              <w:right w:val="single" w:sz="4" w:space="0" w:color="auto"/>
            </w:tcBorders>
            <w:vAlign w:val="bottom"/>
          </w:tcPr>
          <w:p w14:paraId="5609266A"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URL-link til foto</w:t>
            </w:r>
          </w:p>
        </w:tc>
        <w:tc>
          <w:tcPr>
            <w:tcW w:w="1276" w:type="dxa"/>
            <w:tcBorders>
              <w:top w:val="single" w:sz="4" w:space="0" w:color="auto"/>
              <w:left w:val="single" w:sz="4" w:space="0" w:color="auto"/>
              <w:bottom w:val="single" w:sz="4" w:space="0" w:color="auto"/>
              <w:right w:val="single" w:sz="4" w:space="0" w:color="auto"/>
            </w:tcBorders>
            <w:vAlign w:val="bottom"/>
          </w:tcPr>
          <w:p w14:paraId="3813943D"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vAlign w:val="bottom"/>
          </w:tcPr>
          <w:p w14:paraId="622AB8EE"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vAlign w:val="bottom"/>
          </w:tcPr>
          <w:p w14:paraId="1C057B53"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vAlign w:val="bottom"/>
          </w:tcPr>
          <w:p w14:paraId="1958D21B" w14:textId="77777777" w:rsidR="00CB4BEB" w:rsidRPr="00771A0E" w:rsidRDefault="00000000" w:rsidP="003C0924">
            <w:pPr>
              <w:rPr>
                <w:rFonts w:ascii="Trebuchet MS" w:hAnsi="Trebuchet MS"/>
                <w:sz w:val="18"/>
                <w:szCs w:val="18"/>
              </w:rPr>
            </w:pPr>
            <w:hyperlink r:id="rId18" w:history="1">
              <w:r w:rsidR="00CB4BEB" w:rsidRPr="00B131DD">
                <w:rPr>
                  <w:rFonts w:ascii="Trebuchet MS" w:hAnsi="Trebuchet MS"/>
                  <w:sz w:val="18"/>
                  <w:szCs w:val="18"/>
                </w:rPr>
                <w:t>http://www.link.dk/</w:t>
              </w:r>
            </w:hyperlink>
            <w:r w:rsidR="00CB4BEB" w:rsidRPr="00B131DD">
              <w:rPr>
                <w:rFonts w:ascii="Trebuchet MS" w:hAnsi="Trebuchet MS"/>
                <w:sz w:val="18"/>
                <w:szCs w:val="18"/>
              </w:rPr>
              <w:t>foto.png</w:t>
            </w:r>
          </w:p>
        </w:tc>
      </w:tr>
      <w:tr w:rsidR="00CB4BEB" w:rsidRPr="0090240C" w14:paraId="255EAE6C"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tcPr>
          <w:p w14:paraId="1744E50D"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foto_link1</w:t>
            </w:r>
          </w:p>
        </w:tc>
        <w:tc>
          <w:tcPr>
            <w:tcW w:w="1276" w:type="dxa"/>
            <w:tcBorders>
              <w:top w:val="single" w:sz="4" w:space="0" w:color="auto"/>
              <w:left w:val="single" w:sz="4" w:space="0" w:color="auto"/>
              <w:bottom w:val="single" w:sz="4" w:space="0" w:color="auto"/>
              <w:right w:val="single" w:sz="4" w:space="0" w:color="auto"/>
            </w:tcBorders>
          </w:tcPr>
          <w:p w14:paraId="4913EF7A"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foto_link1</w:t>
            </w:r>
          </w:p>
        </w:tc>
        <w:tc>
          <w:tcPr>
            <w:tcW w:w="3969" w:type="dxa"/>
            <w:gridSpan w:val="2"/>
            <w:tcBorders>
              <w:top w:val="single" w:sz="4" w:space="0" w:color="auto"/>
              <w:left w:val="single" w:sz="4" w:space="0" w:color="auto"/>
              <w:bottom w:val="single" w:sz="4" w:space="0" w:color="auto"/>
              <w:right w:val="single" w:sz="4" w:space="0" w:color="auto"/>
            </w:tcBorders>
            <w:vAlign w:val="bottom"/>
          </w:tcPr>
          <w:p w14:paraId="1CD6E74D"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URL-link til foto</w:t>
            </w:r>
          </w:p>
        </w:tc>
        <w:tc>
          <w:tcPr>
            <w:tcW w:w="1276" w:type="dxa"/>
            <w:tcBorders>
              <w:top w:val="single" w:sz="4" w:space="0" w:color="auto"/>
              <w:left w:val="single" w:sz="4" w:space="0" w:color="auto"/>
              <w:bottom w:val="single" w:sz="4" w:space="0" w:color="auto"/>
              <w:right w:val="single" w:sz="4" w:space="0" w:color="auto"/>
            </w:tcBorders>
            <w:vAlign w:val="bottom"/>
          </w:tcPr>
          <w:p w14:paraId="7B742F7D"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vAlign w:val="bottom"/>
          </w:tcPr>
          <w:p w14:paraId="334EC94B"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vAlign w:val="bottom"/>
          </w:tcPr>
          <w:p w14:paraId="708D17E3"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vAlign w:val="bottom"/>
          </w:tcPr>
          <w:p w14:paraId="6FDA50E7" w14:textId="77777777" w:rsidR="00CB4BEB" w:rsidRPr="00771A0E" w:rsidRDefault="00000000" w:rsidP="003C0924">
            <w:pPr>
              <w:rPr>
                <w:rFonts w:ascii="Trebuchet MS" w:hAnsi="Trebuchet MS"/>
                <w:sz w:val="18"/>
                <w:szCs w:val="18"/>
              </w:rPr>
            </w:pPr>
            <w:hyperlink r:id="rId19" w:history="1">
              <w:r w:rsidR="00CB4BEB" w:rsidRPr="00B131DD">
                <w:rPr>
                  <w:rFonts w:ascii="Trebuchet MS" w:hAnsi="Trebuchet MS"/>
                  <w:sz w:val="18"/>
                  <w:szCs w:val="18"/>
                </w:rPr>
                <w:t xml:space="preserve">http://www.link.dk/foto.png </w:t>
              </w:r>
            </w:hyperlink>
          </w:p>
        </w:tc>
      </w:tr>
      <w:tr w:rsidR="00CB4BEB" w:rsidRPr="0090240C" w14:paraId="47CAB209"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tcPr>
          <w:p w14:paraId="3C562C7E"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foto_link2</w:t>
            </w:r>
          </w:p>
        </w:tc>
        <w:tc>
          <w:tcPr>
            <w:tcW w:w="1276" w:type="dxa"/>
            <w:tcBorders>
              <w:top w:val="single" w:sz="4" w:space="0" w:color="auto"/>
              <w:left w:val="single" w:sz="4" w:space="0" w:color="auto"/>
              <w:bottom w:val="single" w:sz="4" w:space="0" w:color="auto"/>
              <w:right w:val="single" w:sz="4" w:space="0" w:color="auto"/>
            </w:tcBorders>
          </w:tcPr>
          <w:p w14:paraId="50F5ADA5"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foto_link2</w:t>
            </w:r>
          </w:p>
        </w:tc>
        <w:tc>
          <w:tcPr>
            <w:tcW w:w="3969" w:type="dxa"/>
            <w:gridSpan w:val="2"/>
            <w:tcBorders>
              <w:top w:val="single" w:sz="4" w:space="0" w:color="auto"/>
              <w:left w:val="single" w:sz="4" w:space="0" w:color="auto"/>
              <w:bottom w:val="single" w:sz="4" w:space="0" w:color="auto"/>
              <w:right w:val="single" w:sz="4" w:space="0" w:color="auto"/>
            </w:tcBorders>
            <w:vAlign w:val="bottom"/>
          </w:tcPr>
          <w:p w14:paraId="7C1384E7"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URL-link til foto</w:t>
            </w:r>
          </w:p>
        </w:tc>
        <w:tc>
          <w:tcPr>
            <w:tcW w:w="1276" w:type="dxa"/>
            <w:tcBorders>
              <w:top w:val="single" w:sz="4" w:space="0" w:color="auto"/>
              <w:left w:val="single" w:sz="4" w:space="0" w:color="auto"/>
              <w:bottom w:val="single" w:sz="4" w:space="0" w:color="auto"/>
              <w:right w:val="single" w:sz="4" w:space="0" w:color="auto"/>
            </w:tcBorders>
            <w:vAlign w:val="bottom"/>
          </w:tcPr>
          <w:p w14:paraId="13DE9CB0"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vAlign w:val="bottom"/>
          </w:tcPr>
          <w:p w14:paraId="5E2DCEB2"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vAlign w:val="bottom"/>
          </w:tcPr>
          <w:p w14:paraId="1E5F7CCD"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vAlign w:val="bottom"/>
          </w:tcPr>
          <w:p w14:paraId="50437ACC" w14:textId="77777777" w:rsidR="00CB4BEB" w:rsidRPr="00771A0E" w:rsidRDefault="00000000" w:rsidP="003C0924">
            <w:pPr>
              <w:rPr>
                <w:rFonts w:ascii="Trebuchet MS" w:hAnsi="Trebuchet MS"/>
                <w:sz w:val="18"/>
                <w:szCs w:val="18"/>
              </w:rPr>
            </w:pPr>
            <w:hyperlink r:id="rId20" w:history="1">
              <w:r w:rsidR="00CB4BEB" w:rsidRPr="00B131DD">
                <w:rPr>
                  <w:rFonts w:ascii="Trebuchet MS" w:hAnsi="Trebuchet MS"/>
                  <w:sz w:val="18"/>
                  <w:szCs w:val="18"/>
                </w:rPr>
                <w:t xml:space="preserve">http://www.link.dk/foto.png </w:t>
              </w:r>
            </w:hyperlink>
          </w:p>
        </w:tc>
      </w:tr>
      <w:tr w:rsidR="00CB4BEB" w:rsidRPr="0090240C" w14:paraId="79998864"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tcPr>
          <w:p w14:paraId="461CD983"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foto_link3</w:t>
            </w:r>
          </w:p>
        </w:tc>
        <w:tc>
          <w:tcPr>
            <w:tcW w:w="1276" w:type="dxa"/>
            <w:tcBorders>
              <w:top w:val="single" w:sz="4" w:space="0" w:color="auto"/>
              <w:left w:val="single" w:sz="4" w:space="0" w:color="auto"/>
              <w:bottom w:val="single" w:sz="4" w:space="0" w:color="auto"/>
              <w:right w:val="single" w:sz="4" w:space="0" w:color="auto"/>
            </w:tcBorders>
          </w:tcPr>
          <w:p w14:paraId="5BD1530D"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foto_link3</w:t>
            </w:r>
          </w:p>
        </w:tc>
        <w:tc>
          <w:tcPr>
            <w:tcW w:w="3969" w:type="dxa"/>
            <w:gridSpan w:val="2"/>
            <w:tcBorders>
              <w:top w:val="single" w:sz="4" w:space="0" w:color="auto"/>
              <w:left w:val="single" w:sz="4" w:space="0" w:color="auto"/>
              <w:bottom w:val="single" w:sz="4" w:space="0" w:color="auto"/>
              <w:right w:val="single" w:sz="4" w:space="0" w:color="auto"/>
            </w:tcBorders>
            <w:vAlign w:val="bottom"/>
          </w:tcPr>
          <w:p w14:paraId="086BF91C"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URL-link til foto</w:t>
            </w:r>
          </w:p>
        </w:tc>
        <w:tc>
          <w:tcPr>
            <w:tcW w:w="1276" w:type="dxa"/>
            <w:tcBorders>
              <w:top w:val="single" w:sz="4" w:space="0" w:color="auto"/>
              <w:left w:val="single" w:sz="4" w:space="0" w:color="auto"/>
              <w:bottom w:val="single" w:sz="4" w:space="0" w:color="auto"/>
              <w:right w:val="single" w:sz="4" w:space="0" w:color="auto"/>
            </w:tcBorders>
            <w:vAlign w:val="bottom"/>
          </w:tcPr>
          <w:p w14:paraId="3140636A"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vAlign w:val="bottom"/>
          </w:tcPr>
          <w:p w14:paraId="0E32B4D9"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vAlign w:val="bottom"/>
          </w:tcPr>
          <w:p w14:paraId="4A50AC6B"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vAlign w:val="bottom"/>
          </w:tcPr>
          <w:p w14:paraId="13F35892" w14:textId="77777777" w:rsidR="00CB4BEB" w:rsidRPr="00771A0E" w:rsidRDefault="00000000" w:rsidP="003C0924">
            <w:pPr>
              <w:rPr>
                <w:rFonts w:ascii="Trebuchet MS" w:hAnsi="Trebuchet MS"/>
                <w:sz w:val="18"/>
                <w:szCs w:val="18"/>
              </w:rPr>
            </w:pPr>
            <w:hyperlink r:id="rId21" w:history="1">
              <w:r w:rsidR="00CB4BEB" w:rsidRPr="00B131DD">
                <w:rPr>
                  <w:rFonts w:ascii="Trebuchet MS" w:hAnsi="Trebuchet MS"/>
                  <w:sz w:val="18"/>
                  <w:szCs w:val="18"/>
                </w:rPr>
                <w:t xml:space="preserve">http://www.link.dk/foto.png </w:t>
              </w:r>
            </w:hyperlink>
          </w:p>
        </w:tc>
      </w:tr>
      <w:tr w:rsidR="00CB4BEB" w:rsidRPr="006468F2" w14:paraId="0E7B34EB" w14:textId="77777777" w:rsidTr="003C0924">
        <w:trPr>
          <w:trHeight w:hRule="exact" w:val="1157"/>
        </w:trPr>
        <w:tc>
          <w:tcPr>
            <w:tcW w:w="2405" w:type="dxa"/>
            <w:tcBorders>
              <w:top w:val="single" w:sz="4" w:space="0" w:color="auto"/>
              <w:left w:val="single" w:sz="4" w:space="0" w:color="auto"/>
              <w:bottom w:val="single" w:sz="4" w:space="0" w:color="auto"/>
              <w:right w:val="single" w:sz="4" w:space="0" w:color="auto"/>
            </w:tcBorders>
          </w:tcPr>
          <w:p w14:paraId="12125CBE" w14:textId="77777777" w:rsidR="00CB4BEB" w:rsidRPr="00771A0E" w:rsidRDefault="00CB4BEB" w:rsidP="003C0924">
            <w:pPr>
              <w:rPr>
                <w:rFonts w:ascii="Trebuchet MS" w:hAnsi="Trebuchet MS"/>
                <w:sz w:val="18"/>
                <w:szCs w:val="18"/>
              </w:rPr>
            </w:pPr>
            <w:proofErr w:type="spellStart"/>
            <w:r w:rsidRPr="00771A0E">
              <w:rPr>
                <w:rFonts w:ascii="Trebuchet MS" w:hAnsi="Trebuchet MS"/>
                <w:sz w:val="18"/>
                <w:szCs w:val="18"/>
              </w:rPr>
              <w:t>geofafoto</w:t>
            </w:r>
            <w:proofErr w:type="spellEnd"/>
          </w:p>
        </w:tc>
        <w:tc>
          <w:tcPr>
            <w:tcW w:w="1276" w:type="dxa"/>
            <w:tcBorders>
              <w:top w:val="single" w:sz="4" w:space="0" w:color="auto"/>
              <w:left w:val="single" w:sz="4" w:space="0" w:color="auto"/>
              <w:bottom w:val="single" w:sz="4" w:space="0" w:color="auto"/>
              <w:right w:val="single" w:sz="4" w:space="0" w:color="auto"/>
            </w:tcBorders>
          </w:tcPr>
          <w:p w14:paraId="657C949A" w14:textId="77777777" w:rsidR="00CB4BEB" w:rsidRPr="00771A0E" w:rsidRDefault="00CB4BEB" w:rsidP="003C0924">
            <w:pPr>
              <w:rPr>
                <w:rFonts w:ascii="Trebuchet MS" w:hAnsi="Trebuchet MS"/>
                <w:sz w:val="18"/>
                <w:szCs w:val="18"/>
              </w:rPr>
            </w:pPr>
            <w:proofErr w:type="spellStart"/>
            <w:r w:rsidRPr="00771A0E">
              <w:rPr>
                <w:rFonts w:ascii="Trebuchet MS" w:hAnsi="Trebuchet MS"/>
                <w:sz w:val="18"/>
                <w:szCs w:val="18"/>
              </w:rPr>
              <w:t>geofafoto</w:t>
            </w:r>
            <w:proofErr w:type="spellEnd"/>
          </w:p>
        </w:tc>
        <w:tc>
          <w:tcPr>
            <w:tcW w:w="3969" w:type="dxa"/>
            <w:gridSpan w:val="2"/>
            <w:tcBorders>
              <w:top w:val="single" w:sz="4" w:space="0" w:color="auto"/>
              <w:left w:val="single" w:sz="4" w:space="0" w:color="auto"/>
              <w:bottom w:val="single" w:sz="4" w:space="0" w:color="auto"/>
              <w:right w:val="single" w:sz="4" w:space="0" w:color="auto"/>
            </w:tcBorders>
          </w:tcPr>
          <w:p w14:paraId="775DBEE5"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 xml:space="preserve">Automatisk dannet URL-link til foto lagt ind i </w:t>
            </w:r>
            <w:proofErr w:type="spellStart"/>
            <w:r w:rsidRPr="00771A0E">
              <w:rPr>
                <w:rFonts w:ascii="Trebuchet MS" w:hAnsi="Trebuchet MS"/>
                <w:sz w:val="18"/>
                <w:szCs w:val="18"/>
              </w:rPr>
              <w:t>GeoFA</w:t>
            </w:r>
            <w:proofErr w:type="spellEnd"/>
            <w:r w:rsidRPr="00771A0E">
              <w:rPr>
                <w:rFonts w:ascii="Trebuchet MS" w:hAnsi="Trebuchet MS"/>
                <w:sz w:val="18"/>
                <w:szCs w:val="18"/>
              </w:rPr>
              <w:t xml:space="preserve"> billedunderstøttelsesmodulet. Feltet vil blive brugt til det primære foto for objektet sat i </w:t>
            </w:r>
            <w:proofErr w:type="spellStart"/>
            <w:r w:rsidRPr="00771A0E">
              <w:rPr>
                <w:rFonts w:ascii="Trebuchet MS" w:hAnsi="Trebuchet MS"/>
                <w:sz w:val="18"/>
                <w:szCs w:val="18"/>
              </w:rPr>
              <w:t>GeoFA</w:t>
            </w:r>
            <w:proofErr w:type="spellEnd"/>
            <w:r w:rsidRPr="00771A0E">
              <w:rPr>
                <w:rFonts w:ascii="Trebuchet MS" w:hAnsi="Trebuchet MS"/>
                <w:sz w:val="18"/>
                <w:szCs w:val="18"/>
              </w:rPr>
              <w:t xml:space="preserve"> billedunderstøttelsesmodulet.</w:t>
            </w:r>
          </w:p>
        </w:tc>
        <w:tc>
          <w:tcPr>
            <w:tcW w:w="1276" w:type="dxa"/>
            <w:tcBorders>
              <w:top w:val="single" w:sz="4" w:space="0" w:color="auto"/>
              <w:left w:val="single" w:sz="4" w:space="0" w:color="auto"/>
              <w:bottom w:val="single" w:sz="4" w:space="0" w:color="auto"/>
              <w:right w:val="single" w:sz="4" w:space="0" w:color="auto"/>
            </w:tcBorders>
          </w:tcPr>
          <w:p w14:paraId="6271470F"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tcPr>
          <w:p w14:paraId="2EBFEBA2"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tcPr>
          <w:p w14:paraId="13BF6FE2"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tcPr>
          <w:p w14:paraId="3233F643"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https://geofa.geodanmark.dk/geofa/foto.png</w:t>
            </w:r>
          </w:p>
        </w:tc>
      </w:tr>
      <w:tr w:rsidR="00CB4BEB" w:rsidRPr="006468F2" w14:paraId="45295123" w14:textId="77777777" w:rsidTr="003C0924">
        <w:trPr>
          <w:trHeight w:hRule="exact" w:val="580"/>
        </w:trPr>
        <w:tc>
          <w:tcPr>
            <w:tcW w:w="2405" w:type="dxa"/>
            <w:tcBorders>
              <w:top w:val="single" w:sz="4" w:space="0" w:color="auto"/>
              <w:left w:val="single" w:sz="4" w:space="0" w:color="auto"/>
              <w:bottom w:val="single" w:sz="4" w:space="0" w:color="auto"/>
              <w:right w:val="single" w:sz="4" w:space="0" w:color="auto"/>
            </w:tcBorders>
          </w:tcPr>
          <w:p w14:paraId="27A9E746"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geofafoto1</w:t>
            </w:r>
          </w:p>
        </w:tc>
        <w:tc>
          <w:tcPr>
            <w:tcW w:w="1276" w:type="dxa"/>
            <w:tcBorders>
              <w:top w:val="single" w:sz="4" w:space="0" w:color="auto"/>
              <w:left w:val="single" w:sz="4" w:space="0" w:color="auto"/>
              <w:bottom w:val="single" w:sz="4" w:space="0" w:color="auto"/>
              <w:right w:val="single" w:sz="4" w:space="0" w:color="auto"/>
            </w:tcBorders>
          </w:tcPr>
          <w:p w14:paraId="3C1A4258"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geofafoto1</w:t>
            </w:r>
          </w:p>
        </w:tc>
        <w:tc>
          <w:tcPr>
            <w:tcW w:w="3969" w:type="dxa"/>
            <w:gridSpan w:val="2"/>
            <w:tcBorders>
              <w:top w:val="single" w:sz="4" w:space="0" w:color="auto"/>
              <w:left w:val="single" w:sz="4" w:space="0" w:color="auto"/>
              <w:bottom w:val="single" w:sz="4" w:space="0" w:color="auto"/>
              <w:right w:val="single" w:sz="4" w:space="0" w:color="auto"/>
            </w:tcBorders>
          </w:tcPr>
          <w:p w14:paraId="5670029C"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 xml:space="preserve">Automatisk dannet URL-link til foto lagt ind i </w:t>
            </w:r>
            <w:proofErr w:type="spellStart"/>
            <w:r w:rsidRPr="00771A0E">
              <w:rPr>
                <w:rFonts w:ascii="Trebuchet MS" w:hAnsi="Trebuchet MS"/>
                <w:sz w:val="18"/>
                <w:szCs w:val="18"/>
              </w:rPr>
              <w:t>GeoFA</w:t>
            </w:r>
            <w:proofErr w:type="spellEnd"/>
            <w:r w:rsidRPr="00771A0E">
              <w:rPr>
                <w:rFonts w:ascii="Trebuchet MS" w:hAnsi="Trebuchet MS"/>
                <w:sz w:val="18"/>
                <w:szCs w:val="18"/>
              </w:rPr>
              <w:t xml:space="preserve"> billedunderstøttelsesmodulet.</w:t>
            </w:r>
          </w:p>
        </w:tc>
        <w:tc>
          <w:tcPr>
            <w:tcW w:w="1276" w:type="dxa"/>
            <w:tcBorders>
              <w:top w:val="single" w:sz="4" w:space="0" w:color="auto"/>
              <w:left w:val="single" w:sz="4" w:space="0" w:color="auto"/>
              <w:bottom w:val="single" w:sz="4" w:space="0" w:color="auto"/>
              <w:right w:val="single" w:sz="4" w:space="0" w:color="auto"/>
            </w:tcBorders>
          </w:tcPr>
          <w:p w14:paraId="2220EFF1"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tcPr>
          <w:p w14:paraId="64A1BF26"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tcPr>
          <w:p w14:paraId="2C2F0366"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tcPr>
          <w:p w14:paraId="22A23DCB"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https://geofa.geodanmark.dk/geofa/foto.png</w:t>
            </w:r>
          </w:p>
        </w:tc>
      </w:tr>
      <w:tr w:rsidR="00CB4BEB" w:rsidRPr="006468F2" w14:paraId="17F11A37" w14:textId="77777777" w:rsidTr="003C0924">
        <w:trPr>
          <w:trHeight w:hRule="exact" w:val="560"/>
        </w:trPr>
        <w:tc>
          <w:tcPr>
            <w:tcW w:w="2405" w:type="dxa"/>
            <w:tcBorders>
              <w:top w:val="single" w:sz="4" w:space="0" w:color="auto"/>
              <w:left w:val="single" w:sz="4" w:space="0" w:color="auto"/>
              <w:bottom w:val="single" w:sz="4" w:space="0" w:color="auto"/>
              <w:right w:val="single" w:sz="4" w:space="0" w:color="auto"/>
            </w:tcBorders>
          </w:tcPr>
          <w:p w14:paraId="5D1A94FD"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geofafoto2</w:t>
            </w:r>
          </w:p>
        </w:tc>
        <w:tc>
          <w:tcPr>
            <w:tcW w:w="1276" w:type="dxa"/>
            <w:tcBorders>
              <w:top w:val="single" w:sz="4" w:space="0" w:color="auto"/>
              <w:left w:val="single" w:sz="4" w:space="0" w:color="auto"/>
              <w:bottom w:val="single" w:sz="4" w:space="0" w:color="auto"/>
              <w:right w:val="single" w:sz="4" w:space="0" w:color="auto"/>
            </w:tcBorders>
          </w:tcPr>
          <w:p w14:paraId="5FD28F9D"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geofafoto2</w:t>
            </w:r>
          </w:p>
        </w:tc>
        <w:tc>
          <w:tcPr>
            <w:tcW w:w="3969" w:type="dxa"/>
            <w:gridSpan w:val="2"/>
            <w:tcBorders>
              <w:top w:val="single" w:sz="4" w:space="0" w:color="auto"/>
              <w:left w:val="single" w:sz="4" w:space="0" w:color="auto"/>
              <w:bottom w:val="single" w:sz="4" w:space="0" w:color="auto"/>
              <w:right w:val="single" w:sz="4" w:space="0" w:color="auto"/>
            </w:tcBorders>
          </w:tcPr>
          <w:p w14:paraId="2BDC74D8"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 xml:space="preserve">Automatisk dannet URL-link til foto lagt ind i </w:t>
            </w:r>
            <w:proofErr w:type="spellStart"/>
            <w:r w:rsidRPr="00771A0E">
              <w:rPr>
                <w:rFonts w:ascii="Trebuchet MS" w:hAnsi="Trebuchet MS"/>
                <w:sz w:val="18"/>
                <w:szCs w:val="18"/>
              </w:rPr>
              <w:t>GeoFA</w:t>
            </w:r>
            <w:proofErr w:type="spellEnd"/>
            <w:r w:rsidRPr="00771A0E">
              <w:rPr>
                <w:rFonts w:ascii="Trebuchet MS" w:hAnsi="Trebuchet MS"/>
                <w:sz w:val="18"/>
                <w:szCs w:val="18"/>
              </w:rPr>
              <w:t xml:space="preserve"> billedunderstøttelsesmodulet.</w:t>
            </w:r>
          </w:p>
        </w:tc>
        <w:tc>
          <w:tcPr>
            <w:tcW w:w="1276" w:type="dxa"/>
            <w:tcBorders>
              <w:top w:val="single" w:sz="4" w:space="0" w:color="auto"/>
              <w:left w:val="single" w:sz="4" w:space="0" w:color="auto"/>
              <w:bottom w:val="single" w:sz="4" w:space="0" w:color="auto"/>
              <w:right w:val="single" w:sz="4" w:space="0" w:color="auto"/>
            </w:tcBorders>
          </w:tcPr>
          <w:p w14:paraId="437B5125"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tcPr>
          <w:p w14:paraId="6CE4C7A3"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tcPr>
          <w:p w14:paraId="1FCBB832"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tcPr>
          <w:p w14:paraId="656612EE"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https://geofa.geodanmark.dk/geofa/foto.png</w:t>
            </w:r>
          </w:p>
        </w:tc>
      </w:tr>
      <w:tr w:rsidR="00CB4BEB" w:rsidRPr="006468F2" w14:paraId="3C73DE99" w14:textId="77777777" w:rsidTr="003C0924">
        <w:trPr>
          <w:trHeight w:hRule="exact" w:val="568"/>
        </w:trPr>
        <w:tc>
          <w:tcPr>
            <w:tcW w:w="2405" w:type="dxa"/>
            <w:tcBorders>
              <w:top w:val="single" w:sz="4" w:space="0" w:color="auto"/>
              <w:left w:val="single" w:sz="4" w:space="0" w:color="auto"/>
              <w:bottom w:val="single" w:sz="4" w:space="0" w:color="auto"/>
              <w:right w:val="single" w:sz="4" w:space="0" w:color="auto"/>
            </w:tcBorders>
          </w:tcPr>
          <w:p w14:paraId="17877D16"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geofafoto3</w:t>
            </w:r>
          </w:p>
        </w:tc>
        <w:tc>
          <w:tcPr>
            <w:tcW w:w="1276" w:type="dxa"/>
            <w:tcBorders>
              <w:top w:val="single" w:sz="4" w:space="0" w:color="auto"/>
              <w:left w:val="single" w:sz="4" w:space="0" w:color="auto"/>
              <w:bottom w:val="single" w:sz="4" w:space="0" w:color="auto"/>
              <w:right w:val="single" w:sz="4" w:space="0" w:color="auto"/>
            </w:tcBorders>
          </w:tcPr>
          <w:p w14:paraId="43D664F2"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geofafoto3</w:t>
            </w:r>
          </w:p>
        </w:tc>
        <w:tc>
          <w:tcPr>
            <w:tcW w:w="3969" w:type="dxa"/>
            <w:gridSpan w:val="2"/>
            <w:tcBorders>
              <w:top w:val="single" w:sz="4" w:space="0" w:color="auto"/>
              <w:left w:val="single" w:sz="4" w:space="0" w:color="auto"/>
              <w:bottom w:val="single" w:sz="4" w:space="0" w:color="auto"/>
              <w:right w:val="single" w:sz="4" w:space="0" w:color="auto"/>
            </w:tcBorders>
          </w:tcPr>
          <w:p w14:paraId="12EB7B59"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 xml:space="preserve">Automatisk dannet URL-link til foto lagt ind i </w:t>
            </w:r>
            <w:proofErr w:type="spellStart"/>
            <w:r w:rsidRPr="00771A0E">
              <w:rPr>
                <w:rFonts w:ascii="Trebuchet MS" w:hAnsi="Trebuchet MS"/>
                <w:sz w:val="18"/>
                <w:szCs w:val="18"/>
              </w:rPr>
              <w:t>GeoFA</w:t>
            </w:r>
            <w:proofErr w:type="spellEnd"/>
            <w:r w:rsidRPr="00771A0E">
              <w:rPr>
                <w:rFonts w:ascii="Trebuchet MS" w:hAnsi="Trebuchet MS"/>
                <w:sz w:val="18"/>
                <w:szCs w:val="18"/>
              </w:rPr>
              <w:t xml:space="preserve"> billedunderstøttelsesmodulet.</w:t>
            </w:r>
          </w:p>
        </w:tc>
        <w:tc>
          <w:tcPr>
            <w:tcW w:w="1276" w:type="dxa"/>
            <w:tcBorders>
              <w:top w:val="single" w:sz="4" w:space="0" w:color="auto"/>
              <w:left w:val="single" w:sz="4" w:space="0" w:color="auto"/>
              <w:bottom w:val="single" w:sz="4" w:space="0" w:color="auto"/>
              <w:right w:val="single" w:sz="4" w:space="0" w:color="auto"/>
            </w:tcBorders>
          </w:tcPr>
          <w:p w14:paraId="6EE7BA3B"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tcPr>
          <w:p w14:paraId="4AE04C6A"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tcPr>
          <w:p w14:paraId="19E05667"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tcPr>
          <w:p w14:paraId="4E5F635E"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https://geofa.geodanmark.dk/geofa/foto.png</w:t>
            </w:r>
          </w:p>
        </w:tc>
      </w:tr>
      <w:tr w:rsidR="00CB4BEB" w:rsidRPr="0090240C" w14:paraId="06250F2F"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tcPr>
          <w:p w14:paraId="442F5811" w14:textId="0FF6B9F9" w:rsidR="00CB4BEB" w:rsidRPr="00771A0E" w:rsidRDefault="00CB4BEB" w:rsidP="003C0924">
            <w:pPr>
              <w:rPr>
                <w:rFonts w:ascii="Trebuchet MS" w:hAnsi="Trebuchet MS"/>
                <w:sz w:val="18"/>
                <w:szCs w:val="18"/>
              </w:rPr>
            </w:pPr>
            <w:r w:rsidRPr="00771A0E">
              <w:rPr>
                <w:rFonts w:ascii="Trebuchet MS" w:hAnsi="Trebuchet MS"/>
                <w:sz w:val="18"/>
                <w:szCs w:val="18"/>
              </w:rPr>
              <w:lastRenderedPageBreak/>
              <w:t>filmlink</w:t>
            </w:r>
          </w:p>
        </w:tc>
        <w:tc>
          <w:tcPr>
            <w:tcW w:w="1276" w:type="dxa"/>
            <w:tcBorders>
              <w:top w:val="single" w:sz="4" w:space="0" w:color="auto"/>
              <w:left w:val="single" w:sz="4" w:space="0" w:color="auto"/>
              <w:bottom w:val="single" w:sz="4" w:space="0" w:color="auto"/>
              <w:right w:val="single" w:sz="4" w:space="0" w:color="auto"/>
            </w:tcBorders>
          </w:tcPr>
          <w:p w14:paraId="67525EC3" w14:textId="77777777" w:rsidR="00CB4BEB" w:rsidRPr="00771A0E" w:rsidRDefault="00CB4BEB" w:rsidP="003C0924">
            <w:pPr>
              <w:rPr>
                <w:rFonts w:ascii="Trebuchet MS" w:hAnsi="Trebuchet MS"/>
                <w:sz w:val="18"/>
                <w:szCs w:val="18"/>
              </w:rPr>
            </w:pPr>
            <w:proofErr w:type="spellStart"/>
            <w:r w:rsidRPr="00771A0E">
              <w:rPr>
                <w:rFonts w:ascii="Trebuchet MS" w:hAnsi="Trebuchet MS"/>
                <w:sz w:val="18"/>
                <w:szCs w:val="18"/>
              </w:rPr>
              <w:t>film_link</w:t>
            </w:r>
            <w:proofErr w:type="spellEnd"/>
          </w:p>
        </w:tc>
        <w:tc>
          <w:tcPr>
            <w:tcW w:w="3969" w:type="dxa"/>
            <w:gridSpan w:val="2"/>
            <w:tcBorders>
              <w:top w:val="single" w:sz="4" w:space="0" w:color="auto"/>
              <w:left w:val="single" w:sz="4" w:space="0" w:color="auto"/>
              <w:bottom w:val="single" w:sz="4" w:space="0" w:color="auto"/>
              <w:right w:val="single" w:sz="4" w:space="0" w:color="auto"/>
            </w:tcBorders>
            <w:vAlign w:val="bottom"/>
          </w:tcPr>
          <w:p w14:paraId="5E0A4FD5"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URL-link til film</w:t>
            </w:r>
          </w:p>
        </w:tc>
        <w:tc>
          <w:tcPr>
            <w:tcW w:w="1276" w:type="dxa"/>
            <w:tcBorders>
              <w:top w:val="single" w:sz="4" w:space="0" w:color="auto"/>
              <w:left w:val="single" w:sz="4" w:space="0" w:color="auto"/>
              <w:bottom w:val="single" w:sz="4" w:space="0" w:color="auto"/>
              <w:right w:val="single" w:sz="4" w:space="0" w:color="auto"/>
            </w:tcBorders>
            <w:vAlign w:val="bottom"/>
          </w:tcPr>
          <w:p w14:paraId="4CA574EC"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vAlign w:val="bottom"/>
          </w:tcPr>
          <w:p w14:paraId="028353B6"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vAlign w:val="bottom"/>
          </w:tcPr>
          <w:p w14:paraId="032F15A8"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vAlign w:val="bottom"/>
          </w:tcPr>
          <w:p w14:paraId="405E8BC6" w14:textId="77777777" w:rsidR="00CB4BEB" w:rsidRPr="00771A0E" w:rsidRDefault="00000000" w:rsidP="003C0924">
            <w:pPr>
              <w:rPr>
                <w:rFonts w:ascii="Trebuchet MS" w:hAnsi="Trebuchet MS"/>
                <w:sz w:val="18"/>
                <w:szCs w:val="18"/>
              </w:rPr>
            </w:pPr>
            <w:hyperlink r:id="rId22" w:history="1">
              <w:r w:rsidR="00CB4BEB" w:rsidRPr="00B131DD">
                <w:rPr>
                  <w:rFonts w:ascii="Trebuchet MS" w:hAnsi="Trebuchet MS"/>
                  <w:sz w:val="18"/>
                  <w:szCs w:val="18"/>
                </w:rPr>
                <w:t>http://www.link.dk/</w:t>
              </w:r>
            </w:hyperlink>
            <w:r w:rsidR="00CB4BEB" w:rsidRPr="00B131DD">
              <w:rPr>
                <w:rFonts w:ascii="Trebuchet MS" w:hAnsi="Trebuchet MS"/>
                <w:sz w:val="18"/>
                <w:szCs w:val="18"/>
              </w:rPr>
              <w:t>film.avi</w:t>
            </w:r>
          </w:p>
        </w:tc>
      </w:tr>
      <w:tr w:rsidR="00CB4BEB" w:rsidRPr="0090240C" w14:paraId="3DAE0382"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tcPr>
          <w:p w14:paraId="56C42B41" w14:textId="074950D7" w:rsidR="00CB4BEB" w:rsidRPr="00771A0E" w:rsidRDefault="00CB4BEB" w:rsidP="003C0924">
            <w:pPr>
              <w:rPr>
                <w:rFonts w:ascii="Trebuchet MS" w:hAnsi="Trebuchet MS"/>
                <w:sz w:val="18"/>
                <w:szCs w:val="18"/>
              </w:rPr>
            </w:pPr>
            <w:r w:rsidRPr="00771A0E">
              <w:rPr>
                <w:rFonts w:ascii="Trebuchet MS" w:hAnsi="Trebuchet MS"/>
                <w:sz w:val="18"/>
                <w:szCs w:val="18"/>
              </w:rPr>
              <w:t>filmlink1</w:t>
            </w:r>
          </w:p>
        </w:tc>
        <w:tc>
          <w:tcPr>
            <w:tcW w:w="1276" w:type="dxa"/>
            <w:tcBorders>
              <w:top w:val="single" w:sz="4" w:space="0" w:color="auto"/>
              <w:left w:val="single" w:sz="4" w:space="0" w:color="auto"/>
              <w:bottom w:val="single" w:sz="4" w:space="0" w:color="auto"/>
              <w:right w:val="single" w:sz="4" w:space="0" w:color="auto"/>
            </w:tcBorders>
          </w:tcPr>
          <w:p w14:paraId="3EBC4AC2"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film_link1</w:t>
            </w:r>
          </w:p>
        </w:tc>
        <w:tc>
          <w:tcPr>
            <w:tcW w:w="3969" w:type="dxa"/>
            <w:gridSpan w:val="2"/>
            <w:tcBorders>
              <w:top w:val="single" w:sz="4" w:space="0" w:color="auto"/>
              <w:left w:val="single" w:sz="4" w:space="0" w:color="auto"/>
              <w:bottom w:val="single" w:sz="4" w:space="0" w:color="auto"/>
              <w:right w:val="single" w:sz="4" w:space="0" w:color="auto"/>
            </w:tcBorders>
            <w:vAlign w:val="bottom"/>
          </w:tcPr>
          <w:p w14:paraId="588CCEC4"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URL-link til film</w:t>
            </w:r>
          </w:p>
        </w:tc>
        <w:tc>
          <w:tcPr>
            <w:tcW w:w="1276" w:type="dxa"/>
            <w:tcBorders>
              <w:top w:val="single" w:sz="4" w:space="0" w:color="auto"/>
              <w:left w:val="single" w:sz="4" w:space="0" w:color="auto"/>
              <w:bottom w:val="single" w:sz="4" w:space="0" w:color="auto"/>
              <w:right w:val="single" w:sz="4" w:space="0" w:color="auto"/>
            </w:tcBorders>
            <w:vAlign w:val="bottom"/>
          </w:tcPr>
          <w:p w14:paraId="2CE50A53"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vAlign w:val="bottom"/>
          </w:tcPr>
          <w:p w14:paraId="69C9D2D0"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vAlign w:val="bottom"/>
          </w:tcPr>
          <w:p w14:paraId="7EA96C65"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vAlign w:val="bottom"/>
          </w:tcPr>
          <w:p w14:paraId="44B0620A" w14:textId="77777777" w:rsidR="00CB4BEB" w:rsidRPr="00771A0E" w:rsidRDefault="00000000" w:rsidP="003C0924">
            <w:pPr>
              <w:rPr>
                <w:rFonts w:ascii="Trebuchet MS" w:hAnsi="Trebuchet MS"/>
                <w:sz w:val="18"/>
                <w:szCs w:val="18"/>
              </w:rPr>
            </w:pPr>
            <w:hyperlink r:id="rId23" w:history="1">
              <w:r w:rsidR="00CB4BEB" w:rsidRPr="00B131DD">
                <w:rPr>
                  <w:rFonts w:ascii="Trebuchet MS" w:hAnsi="Trebuchet MS"/>
                  <w:sz w:val="18"/>
                  <w:szCs w:val="18"/>
                </w:rPr>
                <w:t xml:space="preserve">http://www.link.dk/film.avi </w:t>
              </w:r>
            </w:hyperlink>
          </w:p>
        </w:tc>
      </w:tr>
      <w:tr w:rsidR="00CB4BEB" w:rsidRPr="0090240C" w14:paraId="279AF421"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tcPr>
          <w:p w14:paraId="57C95EF4" w14:textId="22AEF13E" w:rsidR="00CB4BEB" w:rsidRPr="00771A0E" w:rsidRDefault="00CB4BEB" w:rsidP="003C0924">
            <w:pPr>
              <w:rPr>
                <w:rFonts w:ascii="Trebuchet MS" w:hAnsi="Trebuchet MS"/>
                <w:sz w:val="18"/>
                <w:szCs w:val="18"/>
              </w:rPr>
            </w:pPr>
            <w:r w:rsidRPr="00771A0E">
              <w:rPr>
                <w:rFonts w:ascii="Trebuchet MS" w:hAnsi="Trebuchet MS"/>
                <w:sz w:val="18"/>
                <w:szCs w:val="18"/>
              </w:rPr>
              <w:t>filmlink2</w:t>
            </w:r>
          </w:p>
        </w:tc>
        <w:tc>
          <w:tcPr>
            <w:tcW w:w="1276" w:type="dxa"/>
            <w:tcBorders>
              <w:top w:val="single" w:sz="4" w:space="0" w:color="auto"/>
              <w:left w:val="single" w:sz="4" w:space="0" w:color="auto"/>
              <w:bottom w:val="single" w:sz="4" w:space="0" w:color="auto"/>
              <w:right w:val="single" w:sz="4" w:space="0" w:color="auto"/>
            </w:tcBorders>
          </w:tcPr>
          <w:p w14:paraId="634C907A"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film_link2</w:t>
            </w:r>
          </w:p>
        </w:tc>
        <w:tc>
          <w:tcPr>
            <w:tcW w:w="3969" w:type="dxa"/>
            <w:gridSpan w:val="2"/>
            <w:tcBorders>
              <w:top w:val="single" w:sz="4" w:space="0" w:color="auto"/>
              <w:left w:val="single" w:sz="4" w:space="0" w:color="auto"/>
              <w:bottom w:val="single" w:sz="4" w:space="0" w:color="auto"/>
              <w:right w:val="single" w:sz="4" w:space="0" w:color="auto"/>
            </w:tcBorders>
            <w:vAlign w:val="bottom"/>
          </w:tcPr>
          <w:p w14:paraId="0B4F905C"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URL-link til film</w:t>
            </w:r>
          </w:p>
        </w:tc>
        <w:tc>
          <w:tcPr>
            <w:tcW w:w="1276" w:type="dxa"/>
            <w:tcBorders>
              <w:top w:val="single" w:sz="4" w:space="0" w:color="auto"/>
              <w:left w:val="single" w:sz="4" w:space="0" w:color="auto"/>
              <w:bottom w:val="single" w:sz="4" w:space="0" w:color="auto"/>
              <w:right w:val="single" w:sz="4" w:space="0" w:color="auto"/>
            </w:tcBorders>
            <w:vAlign w:val="bottom"/>
          </w:tcPr>
          <w:p w14:paraId="0661CC74"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vAlign w:val="bottom"/>
          </w:tcPr>
          <w:p w14:paraId="70ED2600"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vAlign w:val="bottom"/>
          </w:tcPr>
          <w:p w14:paraId="54D7C01D"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vAlign w:val="bottom"/>
          </w:tcPr>
          <w:p w14:paraId="73F20AF3" w14:textId="77777777" w:rsidR="00CB4BEB" w:rsidRPr="00771A0E" w:rsidRDefault="00000000" w:rsidP="003C0924">
            <w:pPr>
              <w:rPr>
                <w:rFonts w:ascii="Trebuchet MS" w:hAnsi="Trebuchet MS"/>
                <w:sz w:val="18"/>
                <w:szCs w:val="18"/>
              </w:rPr>
            </w:pPr>
            <w:hyperlink r:id="rId24" w:history="1">
              <w:r w:rsidR="00CB4BEB" w:rsidRPr="00B131DD">
                <w:rPr>
                  <w:rFonts w:ascii="Trebuchet MS" w:hAnsi="Trebuchet MS"/>
                  <w:sz w:val="18"/>
                  <w:szCs w:val="18"/>
                </w:rPr>
                <w:t xml:space="preserve">http://www.link.dk/film.avi </w:t>
              </w:r>
            </w:hyperlink>
          </w:p>
        </w:tc>
      </w:tr>
      <w:tr w:rsidR="00CB4BEB" w:rsidRPr="0090240C" w14:paraId="246D298D"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tcPr>
          <w:p w14:paraId="7E946688" w14:textId="2C69A6A6" w:rsidR="00CB4BEB" w:rsidRPr="00771A0E" w:rsidRDefault="00CB4BEB" w:rsidP="003C0924">
            <w:pPr>
              <w:rPr>
                <w:rFonts w:ascii="Trebuchet MS" w:hAnsi="Trebuchet MS"/>
                <w:sz w:val="18"/>
                <w:szCs w:val="18"/>
              </w:rPr>
            </w:pPr>
            <w:r w:rsidRPr="00771A0E">
              <w:rPr>
                <w:rFonts w:ascii="Trebuchet MS" w:hAnsi="Trebuchet MS"/>
                <w:sz w:val="18"/>
                <w:szCs w:val="18"/>
              </w:rPr>
              <w:t>filmlink3</w:t>
            </w:r>
          </w:p>
        </w:tc>
        <w:tc>
          <w:tcPr>
            <w:tcW w:w="1276" w:type="dxa"/>
            <w:tcBorders>
              <w:top w:val="single" w:sz="4" w:space="0" w:color="auto"/>
              <w:left w:val="single" w:sz="4" w:space="0" w:color="auto"/>
              <w:bottom w:val="single" w:sz="4" w:space="0" w:color="auto"/>
              <w:right w:val="single" w:sz="4" w:space="0" w:color="auto"/>
            </w:tcBorders>
          </w:tcPr>
          <w:p w14:paraId="1E2E79BA"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film_link3</w:t>
            </w:r>
          </w:p>
        </w:tc>
        <w:tc>
          <w:tcPr>
            <w:tcW w:w="3969" w:type="dxa"/>
            <w:gridSpan w:val="2"/>
            <w:tcBorders>
              <w:top w:val="single" w:sz="4" w:space="0" w:color="auto"/>
              <w:left w:val="single" w:sz="4" w:space="0" w:color="auto"/>
              <w:bottom w:val="single" w:sz="4" w:space="0" w:color="auto"/>
              <w:right w:val="single" w:sz="4" w:space="0" w:color="auto"/>
            </w:tcBorders>
            <w:vAlign w:val="bottom"/>
          </w:tcPr>
          <w:p w14:paraId="78009408"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URL-link til film</w:t>
            </w:r>
          </w:p>
        </w:tc>
        <w:tc>
          <w:tcPr>
            <w:tcW w:w="1276" w:type="dxa"/>
            <w:tcBorders>
              <w:top w:val="single" w:sz="4" w:space="0" w:color="auto"/>
              <w:left w:val="single" w:sz="4" w:space="0" w:color="auto"/>
              <w:bottom w:val="single" w:sz="4" w:space="0" w:color="auto"/>
              <w:right w:val="single" w:sz="4" w:space="0" w:color="auto"/>
            </w:tcBorders>
            <w:vAlign w:val="bottom"/>
          </w:tcPr>
          <w:p w14:paraId="493BF157"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vAlign w:val="bottom"/>
          </w:tcPr>
          <w:p w14:paraId="1BA668F4"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vAlign w:val="bottom"/>
          </w:tcPr>
          <w:p w14:paraId="5A152404"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vAlign w:val="bottom"/>
          </w:tcPr>
          <w:p w14:paraId="7813A350" w14:textId="77777777" w:rsidR="00CB4BEB" w:rsidRPr="00771A0E" w:rsidRDefault="00000000" w:rsidP="003C0924">
            <w:pPr>
              <w:rPr>
                <w:rFonts w:ascii="Trebuchet MS" w:hAnsi="Trebuchet MS"/>
                <w:sz w:val="18"/>
                <w:szCs w:val="18"/>
              </w:rPr>
            </w:pPr>
            <w:hyperlink r:id="rId25" w:history="1">
              <w:r w:rsidR="00CB4BEB" w:rsidRPr="00B131DD">
                <w:rPr>
                  <w:rFonts w:ascii="Trebuchet MS" w:hAnsi="Trebuchet MS"/>
                  <w:sz w:val="18"/>
                  <w:szCs w:val="18"/>
                </w:rPr>
                <w:t xml:space="preserve">http://www.link.dk/film.avi </w:t>
              </w:r>
            </w:hyperlink>
          </w:p>
        </w:tc>
      </w:tr>
      <w:tr w:rsidR="00CB4BEB" w:rsidRPr="00353B49" w14:paraId="4691A61A" w14:textId="77777777" w:rsidTr="003C0924">
        <w:trPr>
          <w:trHeight w:hRule="exact" w:val="255"/>
        </w:trPr>
        <w:tc>
          <w:tcPr>
            <w:tcW w:w="2405" w:type="dxa"/>
            <w:tcBorders>
              <w:top w:val="single" w:sz="4" w:space="0" w:color="auto"/>
              <w:left w:val="single" w:sz="4" w:space="0" w:color="auto"/>
              <w:bottom w:val="nil"/>
              <w:right w:val="single" w:sz="4" w:space="0" w:color="auto"/>
            </w:tcBorders>
          </w:tcPr>
          <w:p w14:paraId="0ADFD8DF" w14:textId="77777777" w:rsidR="00CB4BEB" w:rsidRPr="0093184F" w:rsidRDefault="00CB4BEB" w:rsidP="003C0924">
            <w:pPr>
              <w:rPr>
                <w:rFonts w:ascii="Trebuchet MS" w:hAnsi="Trebuchet MS"/>
                <w:sz w:val="18"/>
                <w:szCs w:val="18"/>
              </w:rPr>
            </w:pPr>
            <w:proofErr w:type="spellStart"/>
            <w:r>
              <w:rPr>
                <w:rFonts w:ascii="Trebuchet MS" w:hAnsi="Trebuchet MS"/>
                <w:sz w:val="18"/>
                <w:szCs w:val="18"/>
              </w:rPr>
              <w:t>s</w:t>
            </w:r>
            <w:r w:rsidRPr="0093184F">
              <w:rPr>
                <w:rFonts w:ascii="Trebuchet MS" w:hAnsi="Trebuchet MS"/>
                <w:sz w:val="18"/>
                <w:szCs w:val="18"/>
              </w:rPr>
              <w:t>agsnr</w:t>
            </w:r>
            <w:proofErr w:type="spellEnd"/>
          </w:p>
        </w:tc>
        <w:tc>
          <w:tcPr>
            <w:tcW w:w="1276" w:type="dxa"/>
            <w:tcBorders>
              <w:top w:val="single" w:sz="4" w:space="0" w:color="auto"/>
              <w:left w:val="single" w:sz="4" w:space="0" w:color="auto"/>
              <w:bottom w:val="nil"/>
              <w:right w:val="single" w:sz="4" w:space="0" w:color="auto"/>
            </w:tcBorders>
          </w:tcPr>
          <w:p w14:paraId="488FA3E6" w14:textId="77777777" w:rsidR="00CB4BEB" w:rsidRPr="00771A0E" w:rsidRDefault="00CB4BEB" w:rsidP="003C0924">
            <w:pPr>
              <w:rPr>
                <w:rFonts w:ascii="Trebuchet MS" w:hAnsi="Trebuchet MS"/>
                <w:sz w:val="18"/>
                <w:szCs w:val="18"/>
              </w:rPr>
            </w:pPr>
            <w:proofErr w:type="spellStart"/>
            <w:r>
              <w:rPr>
                <w:rFonts w:ascii="Trebuchet MS" w:hAnsi="Trebuchet MS"/>
                <w:sz w:val="18"/>
                <w:szCs w:val="18"/>
              </w:rPr>
              <w:t>s</w:t>
            </w:r>
            <w:r w:rsidRPr="0093184F">
              <w:rPr>
                <w:rFonts w:ascii="Trebuchet MS" w:hAnsi="Trebuchet MS"/>
                <w:sz w:val="18"/>
                <w:szCs w:val="18"/>
              </w:rPr>
              <w:t>agsnr</w:t>
            </w:r>
            <w:proofErr w:type="spellEnd"/>
          </w:p>
        </w:tc>
        <w:tc>
          <w:tcPr>
            <w:tcW w:w="3969" w:type="dxa"/>
            <w:gridSpan w:val="2"/>
            <w:tcBorders>
              <w:top w:val="single" w:sz="4" w:space="0" w:color="auto"/>
              <w:left w:val="single" w:sz="4" w:space="0" w:color="auto"/>
              <w:bottom w:val="nil"/>
              <w:right w:val="single" w:sz="4" w:space="0" w:color="auto"/>
            </w:tcBorders>
            <w:vAlign w:val="bottom"/>
          </w:tcPr>
          <w:p w14:paraId="498F93EF"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Identifikation af sag i ESDH</w:t>
            </w:r>
          </w:p>
        </w:tc>
        <w:tc>
          <w:tcPr>
            <w:tcW w:w="1276" w:type="dxa"/>
            <w:tcBorders>
              <w:top w:val="single" w:sz="4" w:space="0" w:color="auto"/>
              <w:left w:val="single" w:sz="4" w:space="0" w:color="auto"/>
              <w:bottom w:val="nil"/>
              <w:right w:val="single" w:sz="4" w:space="0" w:color="auto"/>
            </w:tcBorders>
            <w:vAlign w:val="bottom"/>
          </w:tcPr>
          <w:p w14:paraId="242B0873"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nil"/>
              <w:right w:val="single" w:sz="4" w:space="0" w:color="auto"/>
            </w:tcBorders>
            <w:vAlign w:val="bottom"/>
          </w:tcPr>
          <w:p w14:paraId="21EFE857"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0-128 tegn</w:t>
            </w:r>
          </w:p>
        </w:tc>
        <w:tc>
          <w:tcPr>
            <w:tcW w:w="1276" w:type="dxa"/>
            <w:tcBorders>
              <w:top w:val="single" w:sz="4" w:space="0" w:color="auto"/>
              <w:left w:val="single" w:sz="4" w:space="0" w:color="auto"/>
              <w:bottom w:val="nil"/>
              <w:right w:val="single" w:sz="4" w:space="0" w:color="auto"/>
            </w:tcBorders>
            <w:vAlign w:val="bottom"/>
          </w:tcPr>
          <w:p w14:paraId="0BB10CCD"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top w:val="single" w:sz="4" w:space="0" w:color="auto"/>
              <w:left w:val="single" w:sz="4" w:space="0" w:color="auto"/>
              <w:bottom w:val="nil"/>
              <w:right w:val="single" w:sz="4" w:space="0" w:color="auto"/>
            </w:tcBorders>
            <w:vAlign w:val="bottom"/>
          </w:tcPr>
          <w:p w14:paraId="2244DAFB"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8-70-21-3-743-6-96</w:t>
            </w:r>
          </w:p>
        </w:tc>
      </w:tr>
      <w:tr w:rsidR="00CB4BEB" w:rsidRPr="00353B49" w14:paraId="7D321F14" w14:textId="77777777" w:rsidTr="003C0924">
        <w:trPr>
          <w:trHeight w:hRule="exact" w:val="255"/>
        </w:trPr>
        <w:tc>
          <w:tcPr>
            <w:tcW w:w="2405" w:type="dxa"/>
            <w:tcBorders>
              <w:top w:val="single" w:sz="4" w:space="0" w:color="auto"/>
              <w:left w:val="single" w:sz="4" w:space="0" w:color="auto"/>
              <w:bottom w:val="nil"/>
              <w:right w:val="single" w:sz="4" w:space="0" w:color="auto"/>
            </w:tcBorders>
            <w:shd w:val="clear" w:color="auto" w:fill="FFFFFF"/>
          </w:tcPr>
          <w:p w14:paraId="5C9E01E5" w14:textId="77777777" w:rsidR="00CB4BEB" w:rsidRPr="0093184F" w:rsidRDefault="00CB4BEB" w:rsidP="003C0924">
            <w:pPr>
              <w:rPr>
                <w:rFonts w:ascii="Trebuchet MS" w:hAnsi="Trebuchet MS"/>
                <w:sz w:val="18"/>
                <w:szCs w:val="18"/>
              </w:rPr>
            </w:pPr>
            <w:proofErr w:type="spellStart"/>
            <w:r w:rsidRPr="0093184F">
              <w:rPr>
                <w:rFonts w:ascii="Trebuchet MS" w:hAnsi="Trebuchet MS"/>
                <w:sz w:val="18"/>
                <w:szCs w:val="18"/>
              </w:rPr>
              <w:t>ja_nej_kode</w:t>
            </w:r>
            <w:proofErr w:type="spellEnd"/>
            <w:r w:rsidRPr="0093184F">
              <w:rPr>
                <w:rFonts w:ascii="Trebuchet MS" w:hAnsi="Trebuchet MS"/>
                <w:sz w:val="18"/>
                <w:szCs w:val="18"/>
              </w:rPr>
              <w:t>*</w:t>
            </w:r>
          </w:p>
        </w:tc>
        <w:tc>
          <w:tcPr>
            <w:tcW w:w="1276" w:type="dxa"/>
            <w:tcBorders>
              <w:top w:val="single" w:sz="4" w:space="0" w:color="auto"/>
              <w:left w:val="single" w:sz="4" w:space="0" w:color="auto"/>
              <w:bottom w:val="nil"/>
              <w:right w:val="single" w:sz="4" w:space="0" w:color="auto"/>
            </w:tcBorders>
            <w:shd w:val="clear" w:color="auto" w:fill="FFFFFF"/>
          </w:tcPr>
          <w:p w14:paraId="34BB8EDA" w14:textId="77777777" w:rsidR="00CB4BEB" w:rsidRPr="00771A0E" w:rsidRDefault="00CB4BEB" w:rsidP="003C0924">
            <w:pPr>
              <w:rPr>
                <w:rFonts w:ascii="Trebuchet MS" w:hAnsi="Trebuchet MS"/>
                <w:sz w:val="18"/>
                <w:szCs w:val="18"/>
              </w:rPr>
            </w:pPr>
            <w:proofErr w:type="spellStart"/>
            <w:r>
              <w:rPr>
                <w:rFonts w:ascii="Trebuchet MS" w:hAnsi="Trebuchet MS"/>
                <w:sz w:val="18"/>
                <w:szCs w:val="18"/>
              </w:rPr>
              <w:t>ja_</w:t>
            </w:r>
            <w:r w:rsidRPr="0093184F">
              <w:rPr>
                <w:rFonts w:ascii="Trebuchet MS" w:hAnsi="Trebuchet MS"/>
                <w:sz w:val="18"/>
                <w:szCs w:val="18"/>
              </w:rPr>
              <w:t>nej_k</w:t>
            </w:r>
            <w:proofErr w:type="spellEnd"/>
            <w:r w:rsidRPr="0093184F">
              <w:rPr>
                <w:rFonts w:ascii="Trebuchet MS" w:hAnsi="Trebuchet MS"/>
                <w:sz w:val="18"/>
                <w:szCs w:val="18"/>
              </w:rPr>
              <w:t>*</w:t>
            </w:r>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1A6400D0"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Kode for ja/nej værdi</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097FE736"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0AD5A636"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0-3</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415623CF"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FFFFFF"/>
            <w:vAlign w:val="bottom"/>
          </w:tcPr>
          <w:p w14:paraId="20A88CE6"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1</w:t>
            </w:r>
          </w:p>
        </w:tc>
      </w:tr>
      <w:tr w:rsidR="00CB4BEB" w:rsidRPr="00353B49" w14:paraId="51C8D5DD" w14:textId="77777777" w:rsidTr="003C0924">
        <w:trPr>
          <w:trHeight w:hRule="exact" w:val="255"/>
        </w:trPr>
        <w:tc>
          <w:tcPr>
            <w:tcW w:w="2405" w:type="dxa"/>
            <w:tcBorders>
              <w:top w:val="single" w:sz="4" w:space="0" w:color="auto"/>
              <w:left w:val="single" w:sz="4" w:space="0" w:color="auto"/>
              <w:bottom w:val="nil"/>
              <w:right w:val="single" w:sz="4" w:space="0" w:color="auto"/>
            </w:tcBorders>
            <w:shd w:val="clear" w:color="auto" w:fill="97DDBA"/>
          </w:tcPr>
          <w:p w14:paraId="06DF4611" w14:textId="77777777" w:rsidR="00CB4BEB" w:rsidRPr="0093184F" w:rsidRDefault="00CB4BEB" w:rsidP="003C0924">
            <w:pPr>
              <w:rPr>
                <w:rFonts w:ascii="Trebuchet MS" w:hAnsi="Trebuchet MS"/>
                <w:sz w:val="18"/>
                <w:szCs w:val="18"/>
              </w:rPr>
            </w:pPr>
            <w:proofErr w:type="spellStart"/>
            <w:r w:rsidRPr="0093184F">
              <w:rPr>
                <w:rFonts w:ascii="Trebuchet MS" w:hAnsi="Trebuchet MS"/>
                <w:sz w:val="18"/>
                <w:szCs w:val="18"/>
              </w:rPr>
              <w:t>ja_nej</w:t>
            </w:r>
            <w:proofErr w:type="spellEnd"/>
            <w:r w:rsidRPr="0093184F">
              <w:rPr>
                <w:rFonts w:ascii="Trebuchet MS" w:hAnsi="Trebuchet MS"/>
                <w:sz w:val="18"/>
                <w:szCs w:val="18"/>
              </w:rPr>
              <w:t>*</w:t>
            </w:r>
          </w:p>
        </w:tc>
        <w:tc>
          <w:tcPr>
            <w:tcW w:w="1276" w:type="dxa"/>
            <w:tcBorders>
              <w:top w:val="single" w:sz="4" w:space="0" w:color="auto"/>
              <w:left w:val="single" w:sz="4" w:space="0" w:color="auto"/>
              <w:bottom w:val="nil"/>
              <w:right w:val="single" w:sz="4" w:space="0" w:color="auto"/>
            </w:tcBorders>
            <w:shd w:val="clear" w:color="auto" w:fill="97DDBA"/>
          </w:tcPr>
          <w:p w14:paraId="3E8FC122" w14:textId="77777777" w:rsidR="00CB4BEB" w:rsidRPr="00771A0E" w:rsidRDefault="00CB4BEB" w:rsidP="003C0924">
            <w:pPr>
              <w:rPr>
                <w:rFonts w:ascii="Trebuchet MS" w:hAnsi="Trebuchet MS"/>
                <w:sz w:val="18"/>
                <w:szCs w:val="18"/>
              </w:rPr>
            </w:pPr>
            <w:proofErr w:type="spellStart"/>
            <w:r w:rsidRPr="0093184F">
              <w:rPr>
                <w:rFonts w:ascii="Trebuchet MS" w:hAnsi="Trebuchet MS"/>
                <w:sz w:val="18"/>
                <w:szCs w:val="18"/>
              </w:rPr>
              <w:t>ja_nej</w:t>
            </w:r>
            <w:proofErr w:type="spellEnd"/>
            <w:r w:rsidRPr="0093184F">
              <w:rPr>
                <w:rFonts w:ascii="Trebuchet MS" w:hAnsi="Trebuchet MS"/>
                <w:sz w:val="18"/>
                <w:szCs w:val="18"/>
              </w:rPr>
              <w:t>*</w:t>
            </w:r>
          </w:p>
        </w:tc>
        <w:tc>
          <w:tcPr>
            <w:tcW w:w="3969" w:type="dxa"/>
            <w:gridSpan w:val="2"/>
            <w:tcBorders>
              <w:top w:val="single" w:sz="4" w:space="0" w:color="auto"/>
              <w:left w:val="single" w:sz="4" w:space="0" w:color="auto"/>
              <w:bottom w:val="nil"/>
              <w:right w:val="single" w:sz="4" w:space="0" w:color="auto"/>
            </w:tcBorders>
            <w:shd w:val="clear" w:color="auto" w:fill="97DDBA"/>
            <w:vAlign w:val="bottom"/>
          </w:tcPr>
          <w:p w14:paraId="2BF10FB7"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Ja/nej værdifelt</w:t>
            </w:r>
          </w:p>
        </w:tc>
        <w:tc>
          <w:tcPr>
            <w:tcW w:w="1276" w:type="dxa"/>
            <w:tcBorders>
              <w:top w:val="single" w:sz="4" w:space="0" w:color="auto"/>
              <w:left w:val="single" w:sz="4" w:space="0" w:color="auto"/>
              <w:bottom w:val="nil"/>
              <w:right w:val="single" w:sz="4" w:space="0" w:color="auto"/>
            </w:tcBorders>
            <w:shd w:val="clear" w:color="auto" w:fill="97DDBA"/>
            <w:vAlign w:val="bottom"/>
          </w:tcPr>
          <w:p w14:paraId="59F4BB91"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7DDBA"/>
            <w:vAlign w:val="bottom"/>
          </w:tcPr>
          <w:p w14:paraId="1CCC8C95"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0-7 tegn</w:t>
            </w:r>
          </w:p>
        </w:tc>
        <w:tc>
          <w:tcPr>
            <w:tcW w:w="1276" w:type="dxa"/>
            <w:tcBorders>
              <w:top w:val="single" w:sz="4" w:space="0" w:color="auto"/>
              <w:left w:val="single" w:sz="4" w:space="0" w:color="auto"/>
              <w:bottom w:val="nil"/>
              <w:right w:val="single" w:sz="4" w:space="0" w:color="auto"/>
            </w:tcBorders>
            <w:shd w:val="clear" w:color="auto" w:fill="97DDBA"/>
            <w:vAlign w:val="bottom"/>
          </w:tcPr>
          <w:p w14:paraId="6E3A00F9"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S</w:t>
            </w:r>
          </w:p>
        </w:tc>
        <w:tc>
          <w:tcPr>
            <w:tcW w:w="2835" w:type="dxa"/>
            <w:tcBorders>
              <w:top w:val="single" w:sz="4" w:space="0" w:color="auto"/>
              <w:left w:val="single" w:sz="4" w:space="0" w:color="auto"/>
              <w:bottom w:val="nil"/>
              <w:right w:val="single" w:sz="4" w:space="0" w:color="auto"/>
            </w:tcBorders>
            <w:shd w:val="clear" w:color="auto" w:fill="97DDBA"/>
            <w:vAlign w:val="bottom"/>
          </w:tcPr>
          <w:p w14:paraId="42445049"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Ja</w:t>
            </w:r>
          </w:p>
        </w:tc>
      </w:tr>
      <w:tr w:rsidR="00CB4BEB" w:rsidRPr="00353B49" w14:paraId="2DCFDC6A" w14:textId="77777777" w:rsidTr="003C0924">
        <w:trPr>
          <w:trHeight w:hRule="exact" w:val="255"/>
        </w:trPr>
        <w:tc>
          <w:tcPr>
            <w:tcW w:w="2405" w:type="dxa"/>
            <w:tcBorders>
              <w:top w:val="single" w:sz="4" w:space="0" w:color="auto"/>
              <w:left w:val="single" w:sz="4" w:space="0" w:color="auto"/>
              <w:bottom w:val="nil"/>
              <w:right w:val="single" w:sz="4" w:space="0" w:color="auto"/>
            </w:tcBorders>
            <w:shd w:val="clear" w:color="auto" w:fill="FFFFFF"/>
          </w:tcPr>
          <w:p w14:paraId="20C154DB" w14:textId="77777777" w:rsidR="00CB4BEB" w:rsidRPr="0093184F" w:rsidRDefault="00CB4BEB" w:rsidP="003C0924">
            <w:pPr>
              <w:rPr>
                <w:rFonts w:ascii="Trebuchet MS" w:hAnsi="Trebuchet MS"/>
                <w:sz w:val="18"/>
                <w:szCs w:val="18"/>
              </w:rPr>
            </w:pPr>
            <w:proofErr w:type="spellStart"/>
            <w:r w:rsidRPr="0093184F">
              <w:rPr>
                <w:rFonts w:ascii="Trebuchet MS" w:hAnsi="Trebuchet MS"/>
                <w:sz w:val="18"/>
                <w:szCs w:val="18"/>
              </w:rPr>
              <w:t>ejerstatus_kode</w:t>
            </w:r>
            <w:proofErr w:type="spellEnd"/>
          </w:p>
        </w:tc>
        <w:tc>
          <w:tcPr>
            <w:tcW w:w="1276" w:type="dxa"/>
            <w:tcBorders>
              <w:top w:val="single" w:sz="4" w:space="0" w:color="auto"/>
              <w:left w:val="single" w:sz="4" w:space="0" w:color="auto"/>
              <w:bottom w:val="nil"/>
              <w:right w:val="single" w:sz="4" w:space="0" w:color="auto"/>
            </w:tcBorders>
            <w:shd w:val="clear" w:color="auto" w:fill="FFFFFF"/>
          </w:tcPr>
          <w:p w14:paraId="33E119AB" w14:textId="77777777" w:rsidR="00CB4BEB" w:rsidRPr="00771A0E" w:rsidRDefault="00CB4BEB" w:rsidP="003C0924">
            <w:pPr>
              <w:rPr>
                <w:rFonts w:ascii="Trebuchet MS" w:hAnsi="Trebuchet MS"/>
                <w:sz w:val="18"/>
                <w:szCs w:val="18"/>
              </w:rPr>
            </w:pPr>
            <w:proofErr w:type="spellStart"/>
            <w:r>
              <w:rPr>
                <w:rFonts w:ascii="Trebuchet MS" w:hAnsi="Trebuchet MS"/>
                <w:sz w:val="18"/>
                <w:szCs w:val="18"/>
              </w:rPr>
              <w:t>ejerstat</w:t>
            </w:r>
            <w:r w:rsidRPr="0093184F">
              <w:rPr>
                <w:rFonts w:ascii="Trebuchet MS" w:hAnsi="Trebuchet MS"/>
                <w:sz w:val="18"/>
                <w:szCs w:val="18"/>
              </w:rPr>
              <w:t>_k</w:t>
            </w:r>
            <w:proofErr w:type="spellEnd"/>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5DA2933B"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Kode for ejeransvar</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40F71DAB"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6339FDCA"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10-90</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42CA11F6"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FFFFFF"/>
            <w:vAlign w:val="bottom"/>
          </w:tcPr>
          <w:p w14:paraId="5D1FF391"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50</w:t>
            </w:r>
          </w:p>
        </w:tc>
      </w:tr>
      <w:tr w:rsidR="00CB4BEB" w:rsidRPr="00353B49" w14:paraId="1039F804" w14:textId="77777777" w:rsidTr="003C0924">
        <w:trPr>
          <w:trHeight w:hRule="exact" w:val="255"/>
        </w:trPr>
        <w:tc>
          <w:tcPr>
            <w:tcW w:w="2405" w:type="dxa"/>
            <w:tcBorders>
              <w:top w:val="single" w:sz="4" w:space="0" w:color="auto"/>
              <w:left w:val="single" w:sz="4" w:space="0" w:color="auto"/>
              <w:bottom w:val="nil"/>
              <w:right w:val="single" w:sz="4" w:space="0" w:color="auto"/>
            </w:tcBorders>
            <w:shd w:val="clear" w:color="auto" w:fill="97DDBA"/>
          </w:tcPr>
          <w:p w14:paraId="1A47A713" w14:textId="77777777" w:rsidR="00CB4BEB" w:rsidRPr="0093184F" w:rsidRDefault="00CB4BEB" w:rsidP="003C0924">
            <w:pPr>
              <w:rPr>
                <w:rFonts w:ascii="Trebuchet MS" w:hAnsi="Trebuchet MS"/>
                <w:sz w:val="18"/>
                <w:szCs w:val="18"/>
              </w:rPr>
            </w:pPr>
            <w:r>
              <w:rPr>
                <w:rFonts w:ascii="Trebuchet MS" w:hAnsi="Trebuchet MS"/>
                <w:sz w:val="18"/>
                <w:szCs w:val="18"/>
              </w:rPr>
              <w:t>e</w:t>
            </w:r>
            <w:r w:rsidRPr="0093184F">
              <w:rPr>
                <w:rFonts w:ascii="Trebuchet MS" w:hAnsi="Trebuchet MS"/>
                <w:sz w:val="18"/>
                <w:szCs w:val="18"/>
              </w:rPr>
              <w:t>jerstatus</w:t>
            </w:r>
          </w:p>
        </w:tc>
        <w:tc>
          <w:tcPr>
            <w:tcW w:w="1276" w:type="dxa"/>
            <w:tcBorders>
              <w:top w:val="single" w:sz="4" w:space="0" w:color="auto"/>
              <w:left w:val="single" w:sz="4" w:space="0" w:color="auto"/>
              <w:bottom w:val="nil"/>
              <w:right w:val="single" w:sz="4" w:space="0" w:color="auto"/>
            </w:tcBorders>
            <w:shd w:val="clear" w:color="auto" w:fill="97DDBA"/>
          </w:tcPr>
          <w:p w14:paraId="49E15234" w14:textId="77777777" w:rsidR="00CB4BEB" w:rsidRPr="00771A0E" w:rsidRDefault="00CB4BEB" w:rsidP="003C0924">
            <w:pPr>
              <w:rPr>
                <w:rFonts w:ascii="Trebuchet MS" w:hAnsi="Trebuchet MS"/>
                <w:sz w:val="18"/>
                <w:szCs w:val="18"/>
              </w:rPr>
            </w:pPr>
            <w:r>
              <w:rPr>
                <w:rFonts w:ascii="Trebuchet MS" w:hAnsi="Trebuchet MS"/>
                <w:sz w:val="18"/>
                <w:szCs w:val="18"/>
              </w:rPr>
              <w:t>ejerstat</w:t>
            </w:r>
          </w:p>
        </w:tc>
        <w:tc>
          <w:tcPr>
            <w:tcW w:w="3969" w:type="dxa"/>
            <w:gridSpan w:val="2"/>
            <w:tcBorders>
              <w:top w:val="single" w:sz="4" w:space="0" w:color="auto"/>
              <w:left w:val="single" w:sz="4" w:space="0" w:color="auto"/>
              <w:bottom w:val="nil"/>
              <w:right w:val="single" w:sz="4" w:space="0" w:color="auto"/>
            </w:tcBorders>
            <w:shd w:val="clear" w:color="auto" w:fill="97DDBA"/>
            <w:vAlign w:val="bottom"/>
          </w:tcPr>
          <w:p w14:paraId="641B679C"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Ejeransvar</w:t>
            </w:r>
          </w:p>
        </w:tc>
        <w:tc>
          <w:tcPr>
            <w:tcW w:w="1276" w:type="dxa"/>
            <w:tcBorders>
              <w:top w:val="single" w:sz="4" w:space="0" w:color="auto"/>
              <w:left w:val="single" w:sz="4" w:space="0" w:color="auto"/>
              <w:bottom w:val="nil"/>
              <w:right w:val="single" w:sz="4" w:space="0" w:color="auto"/>
            </w:tcBorders>
            <w:shd w:val="clear" w:color="auto" w:fill="97DDBA"/>
            <w:vAlign w:val="bottom"/>
          </w:tcPr>
          <w:p w14:paraId="0A62B9E5"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7DDBA"/>
            <w:vAlign w:val="bottom"/>
          </w:tcPr>
          <w:p w14:paraId="08824117"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0-50 tegn</w:t>
            </w:r>
          </w:p>
        </w:tc>
        <w:tc>
          <w:tcPr>
            <w:tcW w:w="1276" w:type="dxa"/>
            <w:tcBorders>
              <w:top w:val="single" w:sz="4" w:space="0" w:color="auto"/>
              <w:left w:val="single" w:sz="4" w:space="0" w:color="auto"/>
              <w:bottom w:val="nil"/>
              <w:right w:val="single" w:sz="4" w:space="0" w:color="auto"/>
            </w:tcBorders>
            <w:shd w:val="clear" w:color="auto" w:fill="97DDBA"/>
            <w:vAlign w:val="bottom"/>
          </w:tcPr>
          <w:p w14:paraId="0807B9FE"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S</w:t>
            </w:r>
          </w:p>
        </w:tc>
        <w:tc>
          <w:tcPr>
            <w:tcW w:w="2835" w:type="dxa"/>
            <w:tcBorders>
              <w:top w:val="single" w:sz="4" w:space="0" w:color="auto"/>
              <w:left w:val="single" w:sz="4" w:space="0" w:color="auto"/>
              <w:bottom w:val="nil"/>
              <w:right w:val="single" w:sz="4" w:space="0" w:color="auto"/>
            </w:tcBorders>
            <w:shd w:val="clear" w:color="auto" w:fill="97DDBA"/>
            <w:vAlign w:val="bottom"/>
          </w:tcPr>
          <w:p w14:paraId="2B770650"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Beliggenhedskommune</w:t>
            </w:r>
          </w:p>
        </w:tc>
      </w:tr>
      <w:tr w:rsidR="00CB4BEB" w:rsidRPr="00353B49" w14:paraId="421C3042" w14:textId="77777777" w:rsidTr="003C0924">
        <w:trPr>
          <w:trHeight w:hRule="exact" w:val="255"/>
        </w:trPr>
        <w:tc>
          <w:tcPr>
            <w:tcW w:w="2405" w:type="dxa"/>
            <w:tcBorders>
              <w:top w:val="single" w:sz="4" w:space="0" w:color="auto"/>
              <w:left w:val="single" w:sz="4" w:space="0" w:color="auto"/>
              <w:bottom w:val="nil"/>
              <w:right w:val="single" w:sz="4" w:space="0" w:color="auto"/>
            </w:tcBorders>
            <w:shd w:val="clear" w:color="auto" w:fill="FFFFFF"/>
          </w:tcPr>
          <w:p w14:paraId="1AEC79D6" w14:textId="77777777" w:rsidR="00CB4BEB" w:rsidRPr="0093184F" w:rsidRDefault="00CB4BEB" w:rsidP="003C0924">
            <w:pPr>
              <w:rPr>
                <w:rFonts w:ascii="Trebuchet MS" w:hAnsi="Trebuchet MS"/>
                <w:sz w:val="18"/>
                <w:szCs w:val="18"/>
              </w:rPr>
            </w:pPr>
            <w:proofErr w:type="spellStart"/>
            <w:r w:rsidRPr="0093184F">
              <w:rPr>
                <w:rFonts w:ascii="Trebuchet MS" w:hAnsi="Trebuchet MS"/>
                <w:sz w:val="18"/>
                <w:szCs w:val="18"/>
              </w:rPr>
              <w:t>tilstand_kode</w:t>
            </w:r>
            <w:proofErr w:type="spellEnd"/>
          </w:p>
        </w:tc>
        <w:tc>
          <w:tcPr>
            <w:tcW w:w="1276" w:type="dxa"/>
            <w:tcBorders>
              <w:top w:val="single" w:sz="4" w:space="0" w:color="auto"/>
              <w:left w:val="single" w:sz="4" w:space="0" w:color="auto"/>
              <w:bottom w:val="nil"/>
              <w:right w:val="single" w:sz="4" w:space="0" w:color="auto"/>
            </w:tcBorders>
            <w:shd w:val="clear" w:color="auto" w:fill="FFFFFF"/>
          </w:tcPr>
          <w:p w14:paraId="7D0ACC0C" w14:textId="77777777" w:rsidR="00CB4BEB" w:rsidRPr="00771A0E" w:rsidRDefault="00CB4BEB" w:rsidP="003C0924">
            <w:pPr>
              <w:rPr>
                <w:rFonts w:ascii="Trebuchet MS" w:hAnsi="Trebuchet MS"/>
                <w:sz w:val="18"/>
                <w:szCs w:val="18"/>
              </w:rPr>
            </w:pPr>
            <w:proofErr w:type="spellStart"/>
            <w:r w:rsidRPr="0093184F">
              <w:rPr>
                <w:rFonts w:ascii="Trebuchet MS" w:hAnsi="Trebuchet MS"/>
                <w:sz w:val="18"/>
                <w:szCs w:val="18"/>
              </w:rPr>
              <w:t>t</w:t>
            </w:r>
            <w:r>
              <w:rPr>
                <w:rFonts w:ascii="Trebuchet MS" w:hAnsi="Trebuchet MS"/>
                <w:sz w:val="18"/>
                <w:szCs w:val="18"/>
              </w:rPr>
              <w:t>ilstand_k</w:t>
            </w:r>
            <w:proofErr w:type="spellEnd"/>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2242E93D"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Kode for tilstand</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7BFA8CD1"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55F92EF4"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1-9</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538B1863"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FFFFFF"/>
            <w:vAlign w:val="bottom"/>
          </w:tcPr>
          <w:p w14:paraId="1A336E53"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1</w:t>
            </w:r>
          </w:p>
        </w:tc>
      </w:tr>
      <w:tr w:rsidR="00CB4BEB" w:rsidRPr="00353B49" w14:paraId="5CE6D19F" w14:textId="77777777" w:rsidTr="003C0924">
        <w:trPr>
          <w:trHeight w:hRule="exact" w:val="255"/>
        </w:trPr>
        <w:tc>
          <w:tcPr>
            <w:tcW w:w="2405" w:type="dxa"/>
            <w:tcBorders>
              <w:top w:val="single" w:sz="4" w:space="0" w:color="auto"/>
              <w:left w:val="single" w:sz="4" w:space="0" w:color="auto"/>
              <w:bottom w:val="nil"/>
              <w:right w:val="single" w:sz="4" w:space="0" w:color="auto"/>
            </w:tcBorders>
            <w:shd w:val="clear" w:color="auto" w:fill="97DDBA"/>
          </w:tcPr>
          <w:p w14:paraId="4E74201A" w14:textId="77777777" w:rsidR="00CB4BEB" w:rsidRPr="0093184F" w:rsidRDefault="00CB4BEB" w:rsidP="003C0924">
            <w:pPr>
              <w:rPr>
                <w:rFonts w:ascii="Trebuchet MS" w:hAnsi="Trebuchet MS"/>
                <w:sz w:val="18"/>
                <w:szCs w:val="18"/>
              </w:rPr>
            </w:pPr>
            <w:r>
              <w:rPr>
                <w:rFonts w:ascii="Trebuchet MS" w:hAnsi="Trebuchet MS"/>
                <w:sz w:val="18"/>
                <w:szCs w:val="18"/>
              </w:rPr>
              <w:t>t</w:t>
            </w:r>
            <w:r w:rsidRPr="0093184F">
              <w:rPr>
                <w:rFonts w:ascii="Trebuchet MS" w:hAnsi="Trebuchet MS"/>
                <w:sz w:val="18"/>
                <w:szCs w:val="18"/>
              </w:rPr>
              <w:t>ilstand</w:t>
            </w:r>
          </w:p>
        </w:tc>
        <w:tc>
          <w:tcPr>
            <w:tcW w:w="1276" w:type="dxa"/>
            <w:tcBorders>
              <w:top w:val="single" w:sz="4" w:space="0" w:color="auto"/>
              <w:left w:val="single" w:sz="4" w:space="0" w:color="auto"/>
              <w:bottom w:val="nil"/>
              <w:right w:val="single" w:sz="4" w:space="0" w:color="auto"/>
            </w:tcBorders>
            <w:shd w:val="clear" w:color="auto" w:fill="97DDBA"/>
          </w:tcPr>
          <w:p w14:paraId="58007443" w14:textId="77777777" w:rsidR="00CB4BEB" w:rsidRPr="00771A0E" w:rsidRDefault="00CB4BEB" w:rsidP="003C0924">
            <w:pPr>
              <w:rPr>
                <w:rFonts w:ascii="Trebuchet MS" w:hAnsi="Trebuchet MS"/>
                <w:sz w:val="18"/>
                <w:szCs w:val="18"/>
              </w:rPr>
            </w:pPr>
            <w:r>
              <w:rPr>
                <w:rFonts w:ascii="Trebuchet MS" w:hAnsi="Trebuchet MS"/>
                <w:sz w:val="18"/>
                <w:szCs w:val="18"/>
              </w:rPr>
              <w:t>t</w:t>
            </w:r>
            <w:r w:rsidRPr="0093184F">
              <w:rPr>
                <w:rFonts w:ascii="Trebuchet MS" w:hAnsi="Trebuchet MS"/>
                <w:sz w:val="18"/>
                <w:szCs w:val="18"/>
              </w:rPr>
              <w:t>ilstand</w:t>
            </w:r>
          </w:p>
        </w:tc>
        <w:tc>
          <w:tcPr>
            <w:tcW w:w="3969" w:type="dxa"/>
            <w:gridSpan w:val="2"/>
            <w:tcBorders>
              <w:top w:val="single" w:sz="4" w:space="0" w:color="auto"/>
              <w:left w:val="single" w:sz="4" w:space="0" w:color="auto"/>
              <w:bottom w:val="nil"/>
              <w:right w:val="single" w:sz="4" w:space="0" w:color="auto"/>
            </w:tcBorders>
            <w:shd w:val="clear" w:color="auto" w:fill="97DDBA"/>
            <w:vAlign w:val="bottom"/>
          </w:tcPr>
          <w:p w14:paraId="247920FB"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Beskrivelse af tilstand</w:t>
            </w:r>
          </w:p>
        </w:tc>
        <w:tc>
          <w:tcPr>
            <w:tcW w:w="1276" w:type="dxa"/>
            <w:tcBorders>
              <w:top w:val="single" w:sz="4" w:space="0" w:color="auto"/>
              <w:left w:val="single" w:sz="4" w:space="0" w:color="auto"/>
              <w:bottom w:val="nil"/>
              <w:right w:val="single" w:sz="4" w:space="0" w:color="auto"/>
            </w:tcBorders>
            <w:shd w:val="clear" w:color="auto" w:fill="97DDBA"/>
            <w:vAlign w:val="bottom"/>
          </w:tcPr>
          <w:p w14:paraId="55F31393" w14:textId="77777777" w:rsidR="00CB4BEB" w:rsidRPr="00C727E1"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7DDBA"/>
            <w:vAlign w:val="bottom"/>
          </w:tcPr>
          <w:p w14:paraId="6942D8CC"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0-25 tegn</w:t>
            </w:r>
          </w:p>
        </w:tc>
        <w:tc>
          <w:tcPr>
            <w:tcW w:w="1276" w:type="dxa"/>
            <w:tcBorders>
              <w:top w:val="single" w:sz="4" w:space="0" w:color="auto"/>
              <w:left w:val="single" w:sz="4" w:space="0" w:color="auto"/>
              <w:bottom w:val="nil"/>
              <w:right w:val="single" w:sz="4" w:space="0" w:color="auto"/>
            </w:tcBorders>
            <w:shd w:val="clear" w:color="auto" w:fill="97DDBA"/>
            <w:vAlign w:val="bottom"/>
          </w:tcPr>
          <w:p w14:paraId="4484079D"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S</w:t>
            </w:r>
          </w:p>
        </w:tc>
        <w:tc>
          <w:tcPr>
            <w:tcW w:w="2835" w:type="dxa"/>
            <w:tcBorders>
              <w:top w:val="single" w:sz="4" w:space="0" w:color="auto"/>
              <w:left w:val="single" w:sz="4" w:space="0" w:color="auto"/>
              <w:bottom w:val="nil"/>
              <w:right w:val="single" w:sz="4" w:space="0" w:color="auto"/>
            </w:tcBorders>
            <w:shd w:val="clear" w:color="auto" w:fill="97DDBA"/>
            <w:vAlign w:val="bottom"/>
          </w:tcPr>
          <w:p w14:paraId="1824F565"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Dårlig</w:t>
            </w:r>
          </w:p>
        </w:tc>
      </w:tr>
      <w:tr w:rsidR="00CB4BEB" w:rsidRPr="00353B49" w14:paraId="18DCF16E" w14:textId="77777777" w:rsidTr="003C0924">
        <w:trPr>
          <w:trHeight w:hRule="exact" w:val="255"/>
        </w:trPr>
        <w:tc>
          <w:tcPr>
            <w:tcW w:w="2405" w:type="dxa"/>
            <w:tcBorders>
              <w:top w:val="single" w:sz="4" w:space="0" w:color="auto"/>
              <w:left w:val="single" w:sz="4" w:space="0" w:color="auto"/>
              <w:bottom w:val="nil"/>
              <w:right w:val="single" w:sz="4" w:space="0" w:color="auto"/>
            </w:tcBorders>
            <w:shd w:val="clear" w:color="auto" w:fill="FFFFFF"/>
          </w:tcPr>
          <w:p w14:paraId="1E04A7DE" w14:textId="77777777" w:rsidR="00CB4BEB" w:rsidRPr="0093184F" w:rsidRDefault="00CB4BEB" w:rsidP="003C0924">
            <w:pPr>
              <w:rPr>
                <w:rFonts w:ascii="Trebuchet MS" w:hAnsi="Trebuchet MS"/>
                <w:sz w:val="18"/>
                <w:szCs w:val="18"/>
              </w:rPr>
            </w:pPr>
            <w:bookmarkStart w:id="1117" w:name="_Hlk59518458"/>
            <w:r>
              <w:rPr>
                <w:rFonts w:ascii="Trebuchet MS" w:hAnsi="Trebuchet MS"/>
                <w:sz w:val="18"/>
                <w:szCs w:val="18"/>
              </w:rPr>
              <w:t>v</w:t>
            </w:r>
            <w:r w:rsidRPr="0093184F">
              <w:rPr>
                <w:rFonts w:ascii="Trebuchet MS" w:hAnsi="Trebuchet MS"/>
                <w:sz w:val="18"/>
                <w:szCs w:val="18"/>
              </w:rPr>
              <w:t>ejkode</w:t>
            </w:r>
          </w:p>
        </w:tc>
        <w:tc>
          <w:tcPr>
            <w:tcW w:w="1276" w:type="dxa"/>
            <w:tcBorders>
              <w:top w:val="single" w:sz="4" w:space="0" w:color="auto"/>
              <w:left w:val="single" w:sz="4" w:space="0" w:color="auto"/>
              <w:bottom w:val="nil"/>
              <w:right w:val="single" w:sz="4" w:space="0" w:color="auto"/>
            </w:tcBorders>
            <w:shd w:val="clear" w:color="auto" w:fill="FFFFFF"/>
          </w:tcPr>
          <w:p w14:paraId="33A8A0BA" w14:textId="77777777" w:rsidR="00CB4BEB" w:rsidRPr="00771A0E" w:rsidRDefault="00CB4BEB" w:rsidP="003C0924">
            <w:pPr>
              <w:rPr>
                <w:rFonts w:ascii="Trebuchet MS" w:hAnsi="Trebuchet MS"/>
                <w:sz w:val="18"/>
                <w:szCs w:val="18"/>
              </w:rPr>
            </w:pPr>
            <w:r>
              <w:rPr>
                <w:rFonts w:ascii="Trebuchet MS" w:hAnsi="Trebuchet MS"/>
                <w:sz w:val="18"/>
                <w:szCs w:val="18"/>
              </w:rPr>
              <w:t>v</w:t>
            </w:r>
            <w:r w:rsidRPr="0093184F">
              <w:rPr>
                <w:rFonts w:ascii="Trebuchet MS" w:hAnsi="Trebuchet MS"/>
                <w:sz w:val="18"/>
                <w:szCs w:val="18"/>
              </w:rPr>
              <w:t>ejkode</w:t>
            </w:r>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672AD86F"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Vejkode (CPR)</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71BE047F"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21BF64BD"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0001-9999</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46887004"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FFFFFF"/>
            <w:vAlign w:val="bottom"/>
          </w:tcPr>
          <w:p w14:paraId="7B3E1C9F"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0128</w:t>
            </w:r>
          </w:p>
        </w:tc>
      </w:tr>
      <w:tr w:rsidR="00CB4BEB" w:rsidRPr="00353B49" w14:paraId="3867B95B"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tcPr>
          <w:p w14:paraId="6F26D190" w14:textId="77777777" w:rsidR="00CB4BEB" w:rsidRPr="0093184F" w:rsidRDefault="00CB4BEB" w:rsidP="003C0924">
            <w:pPr>
              <w:rPr>
                <w:rFonts w:ascii="Trebuchet MS" w:hAnsi="Trebuchet MS"/>
                <w:sz w:val="18"/>
                <w:szCs w:val="18"/>
              </w:rPr>
            </w:pPr>
            <w:r>
              <w:rPr>
                <w:rFonts w:ascii="Trebuchet MS" w:hAnsi="Trebuchet MS"/>
                <w:sz w:val="18"/>
                <w:szCs w:val="18"/>
              </w:rPr>
              <w:t>v</w:t>
            </w:r>
            <w:r w:rsidRPr="0093184F">
              <w:rPr>
                <w:rFonts w:ascii="Trebuchet MS" w:hAnsi="Trebuchet MS"/>
                <w:sz w:val="18"/>
                <w:szCs w:val="18"/>
              </w:rPr>
              <w:t>ejnavn</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3F4281E4" w14:textId="77777777" w:rsidR="00CB4BEB" w:rsidRPr="00771A0E" w:rsidRDefault="00CB4BEB" w:rsidP="003C0924">
            <w:pPr>
              <w:rPr>
                <w:rFonts w:ascii="Trebuchet MS" w:hAnsi="Trebuchet MS"/>
                <w:sz w:val="18"/>
                <w:szCs w:val="18"/>
              </w:rPr>
            </w:pPr>
            <w:r>
              <w:rPr>
                <w:rFonts w:ascii="Trebuchet MS" w:hAnsi="Trebuchet MS"/>
                <w:sz w:val="18"/>
                <w:szCs w:val="18"/>
              </w:rPr>
              <w:t>v</w:t>
            </w:r>
            <w:r w:rsidRPr="0093184F">
              <w:rPr>
                <w:rFonts w:ascii="Trebuchet MS" w:hAnsi="Trebuchet MS"/>
                <w:sz w:val="18"/>
                <w:szCs w:val="18"/>
              </w:rPr>
              <w:t>ejnavn</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757DD5FA"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Vejnavn der refererer til vejkode</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7786C2F7" w14:textId="77777777" w:rsidR="00CB4BEB" w:rsidRPr="00C727E1"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07F27459"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0-40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7B661C1F"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1751CE65"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Borgergade</w:t>
            </w:r>
          </w:p>
        </w:tc>
      </w:tr>
      <w:tr w:rsidR="00CB4BEB" w:rsidRPr="00174FC6" w14:paraId="78B992CA" w14:textId="77777777" w:rsidTr="003C0924">
        <w:trPr>
          <w:trHeight w:hRule="exact" w:val="547"/>
        </w:trPr>
        <w:tc>
          <w:tcPr>
            <w:tcW w:w="2405" w:type="dxa"/>
            <w:tcBorders>
              <w:top w:val="single" w:sz="4" w:space="0" w:color="auto"/>
              <w:left w:val="single" w:sz="4" w:space="0" w:color="auto"/>
              <w:bottom w:val="single" w:sz="4" w:space="0" w:color="auto"/>
              <w:right w:val="single" w:sz="4" w:space="0" w:color="auto"/>
            </w:tcBorders>
            <w:shd w:val="clear" w:color="auto" w:fill="97DDBA"/>
            <w:vAlign w:val="center"/>
          </w:tcPr>
          <w:p w14:paraId="7E3EA887" w14:textId="77777777" w:rsidR="00CB4BEB" w:rsidRPr="00771A0E" w:rsidRDefault="00CB4BEB" w:rsidP="003C0924">
            <w:pPr>
              <w:rPr>
                <w:rFonts w:ascii="Trebuchet MS" w:hAnsi="Trebuchet MS"/>
                <w:sz w:val="18"/>
                <w:szCs w:val="18"/>
              </w:rPr>
            </w:pPr>
            <w:proofErr w:type="spellStart"/>
            <w:r w:rsidRPr="0093184F">
              <w:rPr>
                <w:rFonts w:ascii="Trebuchet MS" w:hAnsi="Trebuchet MS"/>
                <w:sz w:val="18"/>
                <w:szCs w:val="18"/>
              </w:rPr>
              <w:t>cvf_vejkode</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44D44664" w14:textId="77777777" w:rsidR="00CB4BEB" w:rsidRPr="00771A0E" w:rsidRDefault="00CB4BEB" w:rsidP="003C0924">
            <w:pPr>
              <w:rPr>
                <w:rFonts w:ascii="Trebuchet MS" w:hAnsi="Trebuchet MS"/>
                <w:sz w:val="18"/>
                <w:szCs w:val="18"/>
              </w:rPr>
            </w:pPr>
            <w:proofErr w:type="spellStart"/>
            <w:r w:rsidRPr="0093184F">
              <w:rPr>
                <w:rFonts w:ascii="Trebuchet MS" w:hAnsi="Trebuchet MS"/>
                <w:sz w:val="18"/>
                <w:szCs w:val="18"/>
              </w:rPr>
              <w:t>cvf_v</w:t>
            </w:r>
            <w:r>
              <w:rPr>
                <w:rFonts w:ascii="Trebuchet MS" w:hAnsi="Trebuchet MS"/>
                <w:sz w:val="18"/>
                <w:szCs w:val="18"/>
              </w:rPr>
              <w:t>ejk</w:t>
            </w:r>
            <w:proofErr w:type="spellEnd"/>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center"/>
          </w:tcPr>
          <w:p w14:paraId="1E9D5434"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Kode for den Centrale Vej og sti Fortegnelse (administrative vej- og stinumre)</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14B41B9F"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center"/>
          </w:tcPr>
          <w:p w14:paraId="5C94563C"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7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41BD33D5"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center"/>
          </w:tcPr>
          <w:p w14:paraId="127A4BC5"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0700460</w:t>
            </w:r>
          </w:p>
        </w:tc>
      </w:tr>
      <w:tr w:rsidR="00CB4BEB" w:rsidRPr="00353B49" w14:paraId="504F079A" w14:textId="77777777" w:rsidTr="003C0924">
        <w:trPr>
          <w:trHeight w:hRule="exact" w:val="255"/>
        </w:trPr>
        <w:tc>
          <w:tcPr>
            <w:tcW w:w="2405" w:type="dxa"/>
            <w:tcBorders>
              <w:top w:val="single" w:sz="4" w:space="0" w:color="auto"/>
              <w:left w:val="single" w:sz="4" w:space="0" w:color="auto"/>
              <w:bottom w:val="nil"/>
              <w:right w:val="single" w:sz="4" w:space="0" w:color="auto"/>
            </w:tcBorders>
            <w:shd w:val="clear" w:color="auto" w:fill="auto"/>
          </w:tcPr>
          <w:p w14:paraId="02414181" w14:textId="77777777" w:rsidR="00CB4BEB" w:rsidRPr="0093184F" w:rsidRDefault="00CB4BEB" w:rsidP="003C0924">
            <w:pPr>
              <w:rPr>
                <w:rFonts w:ascii="Trebuchet MS" w:hAnsi="Trebuchet MS"/>
                <w:sz w:val="18"/>
                <w:szCs w:val="18"/>
              </w:rPr>
            </w:pPr>
            <w:proofErr w:type="spellStart"/>
            <w:r>
              <w:rPr>
                <w:rFonts w:ascii="Trebuchet MS" w:hAnsi="Trebuchet MS"/>
                <w:sz w:val="18"/>
                <w:szCs w:val="18"/>
              </w:rPr>
              <w:t>h</w:t>
            </w:r>
            <w:r w:rsidRPr="0093184F">
              <w:rPr>
                <w:rFonts w:ascii="Trebuchet MS" w:hAnsi="Trebuchet MS"/>
                <w:sz w:val="18"/>
                <w:szCs w:val="18"/>
              </w:rPr>
              <w:t>usnr</w:t>
            </w:r>
            <w:proofErr w:type="spellEnd"/>
          </w:p>
        </w:tc>
        <w:tc>
          <w:tcPr>
            <w:tcW w:w="1276" w:type="dxa"/>
            <w:tcBorders>
              <w:top w:val="single" w:sz="4" w:space="0" w:color="auto"/>
              <w:left w:val="single" w:sz="4" w:space="0" w:color="auto"/>
              <w:bottom w:val="nil"/>
              <w:right w:val="single" w:sz="4" w:space="0" w:color="auto"/>
            </w:tcBorders>
          </w:tcPr>
          <w:p w14:paraId="1C7A978E" w14:textId="77777777" w:rsidR="00CB4BEB" w:rsidRPr="00771A0E" w:rsidRDefault="00CB4BEB" w:rsidP="003C0924">
            <w:pPr>
              <w:rPr>
                <w:rFonts w:ascii="Trebuchet MS" w:hAnsi="Trebuchet MS"/>
                <w:sz w:val="18"/>
                <w:szCs w:val="18"/>
              </w:rPr>
            </w:pPr>
            <w:proofErr w:type="spellStart"/>
            <w:r>
              <w:rPr>
                <w:rFonts w:ascii="Trebuchet MS" w:hAnsi="Trebuchet MS"/>
                <w:sz w:val="18"/>
                <w:szCs w:val="18"/>
              </w:rPr>
              <w:t>h</w:t>
            </w:r>
            <w:r w:rsidRPr="0093184F">
              <w:rPr>
                <w:rFonts w:ascii="Trebuchet MS" w:hAnsi="Trebuchet MS"/>
                <w:sz w:val="18"/>
                <w:szCs w:val="18"/>
              </w:rPr>
              <w:t>usnr</w:t>
            </w:r>
            <w:proofErr w:type="spellEnd"/>
          </w:p>
        </w:tc>
        <w:tc>
          <w:tcPr>
            <w:tcW w:w="3969" w:type="dxa"/>
            <w:gridSpan w:val="2"/>
            <w:tcBorders>
              <w:top w:val="single" w:sz="4" w:space="0" w:color="auto"/>
              <w:left w:val="single" w:sz="4" w:space="0" w:color="auto"/>
              <w:bottom w:val="nil"/>
              <w:right w:val="single" w:sz="4" w:space="0" w:color="auto"/>
            </w:tcBorders>
            <w:shd w:val="clear" w:color="auto" w:fill="auto"/>
            <w:vAlign w:val="bottom"/>
          </w:tcPr>
          <w:p w14:paraId="2614E414"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Husnummer</w:t>
            </w:r>
          </w:p>
        </w:tc>
        <w:tc>
          <w:tcPr>
            <w:tcW w:w="1276" w:type="dxa"/>
            <w:tcBorders>
              <w:top w:val="single" w:sz="4" w:space="0" w:color="auto"/>
              <w:left w:val="single" w:sz="4" w:space="0" w:color="auto"/>
              <w:bottom w:val="nil"/>
              <w:right w:val="single" w:sz="4" w:space="0" w:color="auto"/>
            </w:tcBorders>
            <w:shd w:val="clear" w:color="auto" w:fill="auto"/>
            <w:vAlign w:val="bottom"/>
          </w:tcPr>
          <w:p w14:paraId="0A7E944F"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auto"/>
            <w:vAlign w:val="bottom"/>
          </w:tcPr>
          <w:p w14:paraId="350C414A"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0-4 tegn</w:t>
            </w:r>
          </w:p>
        </w:tc>
        <w:tc>
          <w:tcPr>
            <w:tcW w:w="1276" w:type="dxa"/>
            <w:tcBorders>
              <w:top w:val="single" w:sz="4" w:space="0" w:color="auto"/>
              <w:left w:val="single" w:sz="4" w:space="0" w:color="auto"/>
              <w:bottom w:val="nil"/>
              <w:right w:val="single" w:sz="4" w:space="0" w:color="auto"/>
            </w:tcBorders>
            <w:shd w:val="clear" w:color="auto" w:fill="auto"/>
            <w:vAlign w:val="bottom"/>
          </w:tcPr>
          <w:p w14:paraId="32317C44"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auto"/>
            <w:vAlign w:val="bottom"/>
          </w:tcPr>
          <w:p w14:paraId="2F790203"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122C</w:t>
            </w:r>
          </w:p>
        </w:tc>
      </w:tr>
      <w:tr w:rsidR="00CB4BEB" w:rsidRPr="00353B49" w14:paraId="267E2A70" w14:textId="77777777" w:rsidTr="003C0924">
        <w:trPr>
          <w:trHeight w:hRule="exact" w:val="255"/>
        </w:trPr>
        <w:tc>
          <w:tcPr>
            <w:tcW w:w="2405" w:type="dxa"/>
            <w:tcBorders>
              <w:top w:val="single" w:sz="4" w:space="0" w:color="auto"/>
              <w:left w:val="single" w:sz="4" w:space="0" w:color="auto"/>
              <w:bottom w:val="nil"/>
              <w:right w:val="single" w:sz="4" w:space="0" w:color="auto"/>
            </w:tcBorders>
            <w:shd w:val="clear" w:color="auto" w:fill="auto"/>
          </w:tcPr>
          <w:p w14:paraId="02E388F9" w14:textId="77777777" w:rsidR="00CB4BEB" w:rsidRPr="0093184F" w:rsidRDefault="00CB4BEB" w:rsidP="003C0924">
            <w:pPr>
              <w:rPr>
                <w:rFonts w:ascii="Trebuchet MS" w:hAnsi="Trebuchet MS"/>
                <w:sz w:val="18"/>
                <w:szCs w:val="18"/>
              </w:rPr>
            </w:pPr>
            <w:proofErr w:type="spellStart"/>
            <w:r w:rsidRPr="00052B52">
              <w:rPr>
                <w:rFonts w:ascii="Trebuchet MS" w:hAnsi="Trebuchet MS"/>
                <w:sz w:val="18"/>
                <w:szCs w:val="18"/>
              </w:rPr>
              <w:t>p</w:t>
            </w:r>
            <w:r w:rsidRPr="0093184F">
              <w:rPr>
                <w:rFonts w:ascii="Trebuchet MS" w:hAnsi="Trebuchet MS"/>
                <w:sz w:val="18"/>
                <w:szCs w:val="18"/>
              </w:rPr>
              <w:t>ostnr</w:t>
            </w:r>
            <w:proofErr w:type="spellEnd"/>
          </w:p>
        </w:tc>
        <w:tc>
          <w:tcPr>
            <w:tcW w:w="1276" w:type="dxa"/>
            <w:tcBorders>
              <w:top w:val="single" w:sz="4" w:space="0" w:color="auto"/>
              <w:left w:val="single" w:sz="4" w:space="0" w:color="auto"/>
              <w:bottom w:val="nil"/>
              <w:right w:val="single" w:sz="4" w:space="0" w:color="auto"/>
            </w:tcBorders>
          </w:tcPr>
          <w:p w14:paraId="6E0A6CC1" w14:textId="77777777" w:rsidR="00CB4BEB" w:rsidRPr="00771A0E" w:rsidRDefault="00CB4BEB" w:rsidP="003C0924">
            <w:pPr>
              <w:rPr>
                <w:rFonts w:ascii="Trebuchet MS" w:hAnsi="Trebuchet MS"/>
                <w:sz w:val="18"/>
                <w:szCs w:val="18"/>
              </w:rPr>
            </w:pPr>
            <w:proofErr w:type="spellStart"/>
            <w:r w:rsidRPr="00052B52">
              <w:rPr>
                <w:rFonts w:ascii="Trebuchet MS" w:hAnsi="Trebuchet MS"/>
                <w:sz w:val="18"/>
                <w:szCs w:val="18"/>
              </w:rPr>
              <w:t>p</w:t>
            </w:r>
            <w:r w:rsidRPr="0093184F">
              <w:rPr>
                <w:rFonts w:ascii="Trebuchet MS" w:hAnsi="Trebuchet MS"/>
                <w:sz w:val="18"/>
                <w:szCs w:val="18"/>
              </w:rPr>
              <w:t>ostnr</w:t>
            </w:r>
            <w:proofErr w:type="spellEnd"/>
          </w:p>
        </w:tc>
        <w:tc>
          <w:tcPr>
            <w:tcW w:w="3969" w:type="dxa"/>
            <w:gridSpan w:val="2"/>
            <w:tcBorders>
              <w:top w:val="single" w:sz="4" w:space="0" w:color="auto"/>
              <w:left w:val="single" w:sz="4" w:space="0" w:color="auto"/>
              <w:bottom w:val="nil"/>
              <w:right w:val="single" w:sz="4" w:space="0" w:color="auto"/>
            </w:tcBorders>
            <w:shd w:val="clear" w:color="auto" w:fill="auto"/>
            <w:vAlign w:val="bottom"/>
          </w:tcPr>
          <w:p w14:paraId="20FB2014" w14:textId="77777777" w:rsidR="00CB4BEB" w:rsidRPr="00771A0E" w:rsidRDefault="00CB4BEB" w:rsidP="003C0924">
            <w:pPr>
              <w:rPr>
                <w:rFonts w:ascii="Trebuchet MS" w:hAnsi="Trebuchet MS"/>
                <w:sz w:val="18"/>
                <w:szCs w:val="18"/>
              </w:rPr>
            </w:pPr>
            <w:proofErr w:type="spellStart"/>
            <w:r w:rsidRPr="00771A0E">
              <w:rPr>
                <w:rFonts w:ascii="Trebuchet MS" w:hAnsi="Trebuchet MS"/>
                <w:sz w:val="18"/>
                <w:szCs w:val="18"/>
              </w:rPr>
              <w:t>Postnr</w:t>
            </w:r>
            <w:proofErr w:type="spellEnd"/>
          </w:p>
        </w:tc>
        <w:tc>
          <w:tcPr>
            <w:tcW w:w="1276" w:type="dxa"/>
            <w:tcBorders>
              <w:top w:val="single" w:sz="4" w:space="0" w:color="auto"/>
              <w:left w:val="single" w:sz="4" w:space="0" w:color="auto"/>
              <w:bottom w:val="nil"/>
              <w:right w:val="single" w:sz="4" w:space="0" w:color="auto"/>
            </w:tcBorders>
            <w:shd w:val="clear" w:color="auto" w:fill="auto"/>
            <w:vAlign w:val="bottom"/>
          </w:tcPr>
          <w:p w14:paraId="5D0A6253"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auto"/>
            <w:vAlign w:val="bottom"/>
          </w:tcPr>
          <w:p w14:paraId="726AF9CB"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0001-9999</w:t>
            </w:r>
          </w:p>
        </w:tc>
        <w:tc>
          <w:tcPr>
            <w:tcW w:w="1276" w:type="dxa"/>
            <w:tcBorders>
              <w:top w:val="single" w:sz="4" w:space="0" w:color="auto"/>
              <w:left w:val="single" w:sz="4" w:space="0" w:color="auto"/>
              <w:bottom w:val="nil"/>
              <w:right w:val="single" w:sz="4" w:space="0" w:color="auto"/>
            </w:tcBorders>
            <w:shd w:val="clear" w:color="auto" w:fill="auto"/>
            <w:vAlign w:val="bottom"/>
          </w:tcPr>
          <w:p w14:paraId="0CFDD351"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auto"/>
            <w:vAlign w:val="bottom"/>
          </w:tcPr>
          <w:p w14:paraId="00A07391"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8600</w:t>
            </w:r>
          </w:p>
        </w:tc>
      </w:tr>
      <w:tr w:rsidR="00CB4BEB" w:rsidRPr="00353B49" w14:paraId="63F82352"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tcPr>
          <w:p w14:paraId="512EDD55" w14:textId="77777777" w:rsidR="00CB4BEB" w:rsidRPr="0093184F" w:rsidRDefault="00CB4BEB" w:rsidP="003C0924">
            <w:pPr>
              <w:rPr>
                <w:rFonts w:ascii="Trebuchet MS" w:hAnsi="Trebuchet MS"/>
                <w:sz w:val="18"/>
                <w:szCs w:val="18"/>
              </w:rPr>
            </w:pPr>
            <w:proofErr w:type="spellStart"/>
            <w:r w:rsidRPr="0093184F">
              <w:rPr>
                <w:rFonts w:ascii="Trebuchet MS" w:hAnsi="Trebuchet MS"/>
                <w:sz w:val="18"/>
                <w:szCs w:val="18"/>
              </w:rPr>
              <w:t>postnr_by</w:t>
            </w:r>
            <w:proofErr w:type="spellEnd"/>
            <w:r w:rsidRPr="0093184F">
              <w:rPr>
                <w:rFonts w:ascii="Trebuchet MS" w:hAnsi="Trebuchet MS"/>
                <w:sz w:val="18"/>
                <w:szCs w:val="18"/>
              </w:rPr>
              <w:tab/>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0DEDF8A3" w14:textId="77777777" w:rsidR="00CB4BEB" w:rsidRPr="00771A0E" w:rsidRDefault="00CB4BEB" w:rsidP="003C0924">
            <w:pPr>
              <w:rPr>
                <w:rFonts w:ascii="Trebuchet MS" w:hAnsi="Trebuchet MS"/>
                <w:sz w:val="18"/>
                <w:szCs w:val="18"/>
              </w:rPr>
            </w:pPr>
            <w:proofErr w:type="spellStart"/>
            <w:r>
              <w:rPr>
                <w:rFonts w:ascii="Trebuchet MS" w:hAnsi="Trebuchet MS"/>
                <w:sz w:val="18"/>
                <w:szCs w:val="18"/>
              </w:rPr>
              <w:t>postnr_by</w:t>
            </w:r>
            <w:proofErr w:type="spellEnd"/>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7D682C79"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 xml:space="preserve">By der refererer til </w:t>
            </w:r>
            <w:proofErr w:type="spellStart"/>
            <w:r w:rsidRPr="00771A0E">
              <w:rPr>
                <w:rFonts w:ascii="Trebuchet MS" w:hAnsi="Trebuchet MS"/>
                <w:sz w:val="18"/>
                <w:szCs w:val="18"/>
              </w:rPr>
              <w:t>Postnr</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207F250E" w14:textId="77777777" w:rsidR="00CB4BEB" w:rsidRPr="00C727E1"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48BD50BE"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0-128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21CF6DE1"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2DB716F3"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Silkeborg</w:t>
            </w:r>
          </w:p>
        </w:tc>
      </w:tr>
      <w:tr w:rsidR="00CB4BEB" w:rsidRPr="00D76891" w14:paraId="4CDF91C1" w14:textId="77777777" w:rsidTr="003C0924">
        <w:trPr>
          <w:trHeight w:hRule="exact" w:val="466"/>
        </w:trPr>
        <w:tc>
          <w:tcPr>
            <w:tcW w:w="2405" w:type="dxa"/>
            <w:tcBorders>
              <w:top w:val="single" w:sz="4" w:space="0" w:color="auto"/>
              <w:left w:val="single" w:sz="4" w:space="0" w:color="auto"/>
              <w:bottom w:val="single" w:sz="4" w:space="0" w:color="auto"/>
              <w:right w:val="single" w:sz="4" w:space="0" w:color="auto"/>
            </w:tcBorders>
            <w:shd w:val="clear" w:color="auto" w:fill="FFFFFF" w:themeFill="background1"/>
          </w:tcPr>
          <w:p w14:paraId="416FDFB9" w14:textId="77777777" w:rsidR="00CB4BEB" w:rsidRPr="00771A0E" w:rsidRDefault="00CB4BEB" w:rsidP="003C0924">
            <w:pPr>
              <w:rPr>
                <w:rFonts w:ascii="Trebuchet MS" w:hAnsi="Trebuchet MS"/>
                <w:sz w:val="18"/>
                <w:szCs w:val="18"/>
              </w:rPr>
            </w:pPr>
            <w:bookmarkStart w:id="1118" w:name="_Hlk59518424"/>
            <w:bookmarkEnd w:id="1117"/>
            <w:proofErr w:type="spellStart"/>
            <w:r w:rsidRPr="00771A0E">
              <w:rPr>
                <w:rFonts w:ascii="Trebuchet MS" w:hAnsi="Trebuchet MS"/>
                <w:sz w:val="18"/>
                <w:szCs w:val="18"/>
              </w:rPr>
              <w:t>adr_id</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7BE69B5D" w14:textId="77777777" w:rsidR="00CB4BEB" w:rsidRPr="00771A0E" w:rsidRDefault="00CB4BEB" w:rsidP="003C0924">
            <w:pPr>
              <w:rPr>
                <w:rFonts w:ascii="Trebuchet MS" w:hAnsi="Trebuchet MS"/>
                <w:sz w:val="18"/>
                <w:szCs w:val="18"/>
              </w:rPr>
            </w:pPr>
            <w:proofErr w:type="spellStart"/>
            <w:r w:rsidRPr="00771A0E">
              <w:rPr>
                <w:rFonts w:ascii="Trebuchet MS" w:hAnsi="Trebuchet MS"/>
                <w:sz w:val="18"/>
                <w:szCs w:val="18"/>
              </w:rPr>
              <w:t>adr_id</w:t>
            </w:r>
            <w:proofErr w:type="spellEnd"/>
          </w:p>
        </w:tc>
        <w:tc>
          <w:tcPr>
            <w:tcW w:w="396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58E332D9"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Entydig databasenøgle fra det officielle adresseregister (UUID).</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1F22969C"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r w:rsidRPr="00771A0E">
              <w:rPr>
                <w:rFonts w:ascii="Trebuchet MS" w:hAnsi="Trebuchet MS"/>
                <w:sz w:val="18"/>
                <w:szCs w:val="18"/>
              </w:rPr>
              <w:tab/>
              <w:t>16 bytes</w:t>
            </w:r>
          </w:p>
        </w:tc>
        <w:tc>
          <w:tcPr>
            <w:tcW w:w="1417"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0CF8A81B"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128</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3A55C796"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07D68CAE" w14:textId="77777777" w:rsidR="00CB4BEB" w:rsidRPr="00A96873" w:rsidRDefault="00CB4BEB" w:rsidP="003C0924">
            <w:pPr>
              <w:rPr>
                <w:rFonts w:ascii="Trebuchet MS" w:hAnsi="Trebuchet MS"/>
                <w:sz w:val="18"/>
                <w:szCs w:val="18"/>
                <w:lang w:val="en-US"/>
              </w:rPr>
            </w:pPr>
            <w:r w:rsidRPr="00A96873">
              <w:rPr>
                <w:rFonts w:ascii="Trebuchet MS" w:hAnsi="Trebuchet MS"/>
                <w:sz w:val="18"/>
                <w:szCs w:val="18"/>
                <w:lang w:val="en-US"/>
              </w:rPr>
              <w:t>E6AB20EA-67E4-4C11-A051-B50A084788A3</w:t>
            </w:r>
          </w:p>
        </w:tc>
      </w:tr>
      <w:bookmarkEnd w:id="1118"/>
      <w:tr w:rsidR="00CB4BEB" w:rsidRPr="00353B49" w14:paraId="586E0714"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FFFFFF"/>
          </w:tcPr>
          <w:p w14:paraId="37E768D6" w14:textId="77777777" w:rsidR="00CB4BEB" w:rsidRPr="0093184F" w:rsidRDefault="00CB4BEB" w:rsidP="003C0924">
            <w:pPr>
              <w:rPr>
                <w:rFonts w:ascii="Trebuchet MS" w:hAnsi="Trebuchet MS"/>
                <w:sz w:val="18"/>
                <w:szCs w:val="18"/>
              </w:rPr>
            </w:pPr>
            <w:proofErr w:type="spellStart"/>
            <w:r w:rsidRPr="0093184F">
              <w:rPr>
                <w:rFonts w:ascii="Trebuchet MS" w:hAnsi="Trebuchet MS"/>
                <w:sz w:val="18"/>
                <w:szCs w:val="18"/>
              </w:rPr>
              <w:t>sag_status_kode</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43ADBDC6" w14:textId="77777777" w:rsidR="00CB4BEB" w:rsidRPr="00C727E1" w:rsidRDefault="00CB4BEB" w:rsidP="003C0924">
            <w:pPr>
              <w:rPr>
                <w:rFonts w:ascii="Trebuchet MS" w:hAnsi="Trebuchet MS"/>
                <w:sz w:val="18"/>
                <w:szCs w:val="18"/>
              </w:rPr>
            </w:pPr>
            <w:proofErr w:type="spellStart"/>
            <w:r>
              <w:rPr>
                <w:rFonts w:ascii="Trebuchet MS" w:hAnsi="Trebuchet MS"/>
                <w:sz w:val="18"/>
                <w:szCs w:val="18"/>
              </w:rPr>
              <w:t>sag_stat_k</w:t>
            </w:r>
            <w:proofErr w:type="spellEnd"/>
          </w:p>
        </w:tc>
        <w:tc>
          <w:tcPr>
            <w:tcW w:w="3969"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7B561B36"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status på sag</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315ECEFE"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1D37C12A"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1-8</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7EFA2865"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FFFFFF"/>
            <w:vAlign w:val="bottom"/>
          </w:tcPr>
          <w:p w14:paraId="5DEC971C"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7</w:t>
            </w:r>
          </w:p>
        </w:tc>
      </w:tr>
      <w:tr w:rsidR="00CB4BEB" w:rsidRPr="00353B49" w14:paraId="31BB16FC" w14:textId="77777777" w:rsidTr="003C0924">
        <w:trPr>
          <w:trHeight w:hRule="exact" w:val="255"/>
        </w:trPr>
        <w:tc>
          <w:tcPr>
            <w:tcW w:w="2405" w:type="dxa"/>
            <w:tcBorders>
              <w:top w:val="single" w:sz="4" w:space="0" w:color="auto"/>
              <w:left w:val="single" w:sz="4" w:space="0" w:color="auto"/>
              <w:bottom w:val="nil"/>
              <w:right w:val="single" w:sz="4" w:space="0" w:color="auto"/>
            </w:tcBorders>
            <w:shd w:val="clear" w:color="auto" w:fill="97DDBA"/>
          </w:tcPr>
          <w:p w14:paraId="1012786A" w14:textId="77777777" w:rsidR="00CB4BEB" w:rsidRPr="0093184F" w:rsidRDefault="00CB4BEB" w:rsidP="003C0924">
            <w:pPr>
              <w:rPr>
                <w:rFonts w:ascii="Trebuchet MS" w:hAnsi="Trebuchet MS"/>
                <w:sz w:val="18"/>
                <w:szCs w:val="18"/>
              </w:rPr>
            </w:pPr>
            <w:proofErr w:type="spellStart"/>
            <w:r w:rsidRPr="0093184F">
              <w:rPr>
                <w:rFonts w:ascii="Trebuchet MS" w:hAnsi="Trebuchet MS"/>
                <w:sz w:val="18"/>
                <w:szCs w:val="18"/>
              </w:rPr>
              <w:t>sag_status</w:t>
            </w:r>
            <w:proofErr w:type="spellEnd"/>
          </w:p>
        </w:tc>
        <w:tc>
          <w:tcPr>
            <w:tcW w:w="1276" w:type="dxa"/>
            <w:tcBorders>
              <w:top w:val="single" w:sz="4" w:space="0" w:color="auto"/>
              <w:left w:val="single" w:sz="4" w:space="0" w:color="auto"/>
              <w:bottom w:val="nil"/>
              <w:right w:val="single" w:sz="4" w:space="0" w:color="auto"/>
            </w:tcBorders>
            <w:shd w:val="clear" w:color="auto" w:fill="97DDBA"/>
          </w:tcPr>
          <w:p w14:paraId="2FA22E6F" w14:textId="77777777" w:rsidR="00CB4BEB" w:rsidRPr="00C727E1" w:rsidRDefault="00CB4BEB" w:rsidP="003C0924">
            <w:pPr>
              <w:rPr>
                <w:rFonts w:ascii="Trebuchet MS" w:hAnsi="Trebuchet MS"/>
                <w:sz w:val="18"/>
                <w:szCs w:val="18"/>
              </w:rPr>
            </w:pPr>
            <w:proofErr w:type="spellStart"/>
            <w:r>
              <w:rPr>
                <w:rFonts w:ascii="Trebuchet MS" w:hAnsi="Trebuchet MS"/>
                <w:sz w:val="18"/>
                <w:szCs w:val="18"/>
              </w:rPr>
              <w:t>sag_stat</w:t>
            </w:r>
            <w:proofErr w:type="spellEnd"/>
          </w:p>
        </w:tc>
        <w:tc>
          <w:tcPr>
            <w:tcW w:w="3969" w:type="dxa"/>
            <w:gridSpan w:val="2"/>
            <w:tcBorders>
              <w:top w:val="single" w:sz="4" w:space="0" w:color="auto"/>
              <w:left w:val="single" w:sz="4" w:space="0" w:color="auto"/>
              <w:bottom w:val="nil"/>
              <w:right w:val="single" w:sz="4" w:space="0" w:color="auto"/>
            </w:tcBorders>
            <w:shd w:val="clear" w:color="auto" w:fill="97DDBA"/>
            <w:vAlign w:val="bottom"/>
          </w:tcPr>
          <w:p w14:paraId="7BDC2D70"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Sagsstatus</w:t>
            </w:r>
          </w:p>
        </w:tc>
        <w:tc>
          <w:tcPr>
            <w:tcW w:w="1276" w:type="dxa"/>
            <w:tcBorders>
              <w:top w:val="single" w:sz="4" w:space="0" w:color="auto"/>
              <w:left w:val="single" w:sz="4" w:space="0" w:color="auto"/>
              <w:bottom w:val="nil"/>
              <w:right w:val="single" w:sz="4" w:space="0" w:color="auto"/>
            </w:tcBorders>
            <w:shd w:val="clear" w:color="auto" w:fill="97DDBA"/>
            <w:vAlign w:val="bottom"/>
          </w:tcPr>
          <w:p w14:paraId="48C82F14"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7DDBA"/>
            <w:vAlign w:val="bottom"/>
          </w:tcPr>
          <w:p w14:paraId="42C2E2D0"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0-18 tegn</w:t>
            </w:r>
          </w:p>
        </w:tc>
        <w:tc>
          <w:tcPr>
            <w:tcW w:w="1276" w:type="dxa"/>
            <w:tcBorders>
              <w:top w:val="single" w:sz="4" w:space="0" w:color="auto"/>
              <w:left w:val="single" w:sz="4" w:space="0" w:color="auto"/>
              <w:bottom w:val="nil"/>
              <w:right w:val="single" w:sz="4" w:space="0" w:color="auto"/>
            </w:tcBorders>
            <w:shd w:val="clear" w:color="auto" w:fill="97DDBA"/>
            <w:vAlign w:val="bottom"/>
          </w:tcPr>
          <w:p w14:paraId="49842984"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S</w:t>
            </w:r>
          </w:p>
        </w:tc>
        <w:tc>
          <w:tcPr>
            <w:tcW w:w="2835" w:type="dxa"/>
            <w:tcBorders>
              <w:top w:val="single" w:sz="4" w:space="0" w:color="auto"/>
              <w:left w:val="single" w:sz="4" w:space="0" w:color="auto"/>
              <w:bottom w:val="nil"/>
              <w:right w:val="single" w:sz="4" w:space="0" w:color="auto"/>
            </w:tcBorders>
            <w:shd w:val="clear" w:color="auto" w:fill="97DDBA"/>
            <w:vAlign w:val="bottom"/>
          </w:tcPr>
          <w:p w14:paraId="6E3992A1"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Annulleret</w:t>
            </w:r>
          </w:p>
        </w:tc>
      </w:tr>
      <w:tr w:rsidR="00CB4BEB" w:rsidRPr="00F273B0" w14:paraId="5EF1D09D" w14:textId="77777777" w:rsidTr="003C0924">
        <w:tc>
          <w:tcPr>
            <w:tcW w:w="2405" w:type="dxa"/>
            <w:tcBorders>
              <w:top w:val="single" w:sz="4" w:space="0" w:color="auto"/>
              <w:left w:val="single" w:sz="4" w:space="0" w:color="auto"/>
              <w:bottom w:val="single" w:sz="4" w:space="0" w:color="auto"/>
              <w:right w:val="single" w:sz="4" w:space="0" w:color="auto"/>
            </w:tcBorders>
            <w:shd w:val="clear" w:color="auto" w:fill="FFFFFF"/>
          </w:tcPr>
          <w:p w14:paraId="716D9BFC" w14:textId="77777777" w:rsidR="00CB4BEB" w:rsidRPr="0093184F" w:rsidRDefault="00CB4BEB" w:rsidP="003C0924">
            <w:pPr>
              <w:rPr>
                <w:rFonts w:ascii="Trebuchet MS" w:hAnsi="Trebuchet MS"/>
                <w:sz w:val="18"/>
                <w:szCs w:val="18"/>
              </w:rPr>
            </w:pPr>
            <w:proofErr w:type="spellStart"/>
            <w:r w:rsidRPr="0093184F">
              <w:rPr>
                <w:rFonts w:ascii="Trebuchet MS" w:hAnsi="Trebuchet MS"/>
                <w:sz w:val="18"/>
                <w:szCs w:val="18"/>
              </w:rPr>
              <w:t>dvfi_bedoemmelse_kode</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1505F59B" w14:textId="77777777" w:rsidR="00CB4BEB" w:rsidRPr="00C727E1" w:rsidRDefault="00CB4BEB" w:rsidP="003C0924">
            <w:pPr>
              <w:rPr>
                <w:rFonts w:ascii="Trebuchet MS" w:hAnsi="Trebuchet MS"/>
                <w:sz w:val="18"/>
                <w:szCs w:val="18"/>
              </w:rPr>
            </w:pPr>
            <w:proofErr w:type="spellStart"/>
            <w:r>
              <w:rPr>
                <w:rFonts w:ascii="Trebuchet MS" w:hAnsi="Trebuchet MS"/>
                <w:sz w:val="18"/>
                <w:szCs w:val="18"/>
              </w:rPr>
              <w:t>dvfi_bed_k</w:t>
            </w:r>
            <w:proofErr w:type="spellEnd"/>
          </w:p>
        </w:tc>
        <w:tc>
          <w:tcPr>
            <w:tcW w:w="3969"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20ABF3E2"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 xml:space="preserve">Kode for biologisk vandløbskvalitet </w:t>
            </w:r>
            <w:r w:rsidRPr="00C727E1">
              <w:rPr>
                <w:rFonts w:ascii="Trebuchet MS" w:hAnsi="Trebuchet MS"/>
                <w:sz w:val="18"/>
                <w:szCs w:val="18"/>
              </w:rPr>
              <w:br/>
              <w:t>(Dansk Vandløbs Fauna Indeks)</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7FB7DDE5"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4BC88E41"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1-7</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68063B63"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FFFFFF"/>
            <w:vAlign w:val="center"/>
          </w:tcPr>
          <w:p w14:paraId="522134C2"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7</w:t>
            </w:r>
          </w:p>
        </w:tc>
      </w:tr>
      <w:tr w:rsidR="00CB4BEB" w:rsidRPr="00F273B0" w14:paraId="10E5F977" w14:textId="77777777" w:rsidTr="003C0924">
        <w:trPr>
          <w:trHeight w:hRule="exact" w:val="510"/>
        </w:trPr>
        <w:tc>
          <w:tcPr>
            <w:tcW w:w="2405" w:type="dxa"/>
            <w:tcBorders>
              <w:top w:val="single" w:sz="4" w:space="0" w:color="auto"/>
              <w:left w:val="single" w:sz="4" w:space="0" w:color="auto"/>
              <w:bottom w:val="single" w:sz="4" w:space="0" w:color="auto"/>
              <w:right w:val="single" w:sz="4" w:space="0" w:color="auto"/>
            </w:tcBorders>
            <w:shd w:val="clear" w:color="auto" w:fill="97DDBA"/>
          </w:tcPr>
          <w:p w14:paraId="7DDD0494" w14:textId="77777777" w:rsidR="00CB4BEB" w:rsidRPr="0093184F" w:rsidRDefault="00CB4BEB" w:rsidP="003C0924">
            <w:pPr>
              <w:rPr>
                <w:rFonts w:ascii="Trebuchet MS" w:hAnsi="Trebuchet MS"/>
                <w:sz w:val="18"/>
                <w:szCs w:val="18"/>
              </w:rPr>
            </w:pPr>
            <w:proofErr w:type="spellStart"/>
            <w:r w:rsidRPr="0093184F">
              <w:rPr>
                <w:rFonts w:ascii="Trebuchet MS" w:hAnsi="Trebuchet MS"/>
                <w:sz w:val="18"/>
                <w:szCs w:val="18"/>
              </w:rPr>
              <w:t>dvfi_bedoemmelse</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23059109" w14:textId="77777777" w:rsidR="00CB4BEB" w:rsidRPr="00C727E1" w:rsidRDefault="00CB4BEB" w:rsidP="003C0924">
            <w:pPr>
              <w:rPr>
                <w:rFonts w:ascii="Trebuchet MS" w:hAnsi="Trebuchet MS"/>
                <w:sz w:val="18"/>
                <w:szCs w:val="18"/>
              </w:rPr>
            </w:pPr>
            <w:proofErr w:type="spellStart"/>
            <w:r>
              <w:rPr>
                <w:rFonts w:ascii="Trebuchet MS" w:hAnsi="Trebuchet MS"/>
                <w:sz w:val="18"/>
                <w:szCs w:val="18"/>
              </w:rPr>
              <w:t>dvfi_bed</w:t>
            </w:r>
            <w:proofErr w:type="spellEnd"/>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center"/>
          </w:tcPr>
          <w:p w14:paraId="2799D612"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 xml:space="preserve">Biologisk vandløbskvalitet </w:t>
            </w:r>
            <w:r w:rsidRPr="00C727E1">
              <w:rPr>
                <w:rFonts w:ascii="Trebuchet MS" w:hAnsi="Trebuchet MS"/>
                <w:sz w:val="18"/>
                <w:szCs w:val="18"/>
              </w:rPr>
              <w:br/>
              <w:t>(Dansk Vandløbs Fauna Indeks)</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53B6352C"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center"/>
          </w:tcPr>
          <w:p w14:paraId="1022C183"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0-25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206680FB"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center"/>
          </w:tcPr>
          <w:p w14:paraId="176ECE1D"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Særdeles god</w:t>
            </w:r>
          </w:p>
        </w:tc>
      </w:tr>
      <w:tr w:rsidR="00CB4BEB" w:rsidRPr="00F273B0" w14:paraId="3EF06708" w14:textId="77777777" w:rsidTr="003C0924">
        <w:trPr>
          <w:trHeight w:hRule="exact" w:val="366"/>
        </w:trPr>
        <w:tc>
          <w:tcPr>
            <w:tcW w:w="2405" w:type="dxa"/>
            <w:tcBorders>
              <w:top w:val="single" w:sz="4" w:space="0" w:color="auto"/>
              <w:left w:val="single" w:sz="4" w:space="0" w:color="auto"/>
              <w:bottom w:val="single" w:sz="4" w:space="0" w:color="auto"/>
              <w:right w:val="single" w:sz="4" w:space="0" w:color="auto"/>
            </w:tcBorders>
            <w:shd w:val="clear" w:color="auto" w:fill="FFFFFF"/>
          </w:tcPr>
          <w:p w14:paraId="61A01648" w14:textId="77777777" w:rsidR="00CB4BEB" w:rsidRPr="0093184F" w:rsidRDefault="00CB4BEB" w:rsidP="003C0924">
            <w:pPr>
              <w:rPr>
                <w:rFonts w:ascii="Trebuchet MS" w:hAnsi="Trebuchet MS"/>
                <w:sz w:val="18"/>
                <w:szCs w:val="18"/>
              </w:rPr>
            </w:pPr>
            <w:proofErr w:type="spellStart"/>
            <w:r w:rsidRPr="0093184F">
              <w:rPr>
                <w:rFonts w:ascii="Trebuchet MS" w:hAnsi="Trebuchet MS"/>
                <w:sz w:val="18"/>
                <w:szCs w:val="18"/>
              </w:rPr>
              <w:t>trussel_vand_kode</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5583B002" w14:textId="77777777" w:rsidR="00CB4BEB" w:rsidRPr="0093184F" w:rsidRDefault="00CB4BEB" w:rsidP="003C0924">
            <w:pPr>
              <w:rPr>
                <w:rFonts w:ascii="Trebuchet MS" w:hAnsi="Trebuchet MS"/>
                <w:sz w:val="18"/>
                <w:szCs w:val="18"/>
              </w:rPr>
            </w:pPr>
            <w:proofErr w:type="spellStart"/>
            <w:r>
              <w:rPr>
                <w:rFonts w:ascii="Trebuchet MS" w:hAnsi="Trebuchet MS"/>
                <w:sz w:val="18"/>
                <w:szCs w:val="18"/>
              </w:rPr>
              <w:t>tru</w:t>
            </w:r>
            <w:r w:rsidRPr="0093184F">
              <w:rPr>
                <w:rFonts w:ascii="Trebuchet MS" w:hAnsi="Trebuchet MS"/>
                <w:sz w:val="18"/>
                <w:szCs w:val="18"/>
              </w:rPr>
              <w:t>_vand_k</w:t>
            </w:r>
            <w:proofErr w:type="spellEnd"/>
          </w:p>
        </w:tc>
        <w:tc>
          <w:tcPr>
            <w:tcW w:w="3969"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38040D20"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Kode for hoved trussel indenfor overfladevand</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0E785AA5"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3A3A3380"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1-99</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65D67AE2"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FFFFFF"/>
            <w:vAlign w:val="center"/>
          </w:tcPr>
          <w:p w14:paraId="70351195"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6</w:t>
            </w:r>
          </w:p>
        </w:tc>
      </w:tr>
      <w:tr w:rsidR="00CB4BEB" w:rsidRPr="00F273B0" w14:paraId="38E3099B" w14:textId="77777777" w:rsidTr="003C0924">
        <w:trPr>
          <w:trHeight w:hRule="exact" w:val="255"/>
        </w:trPr>
        <w:tc>
          <w:tcPr>
            <w:tcW w:w="2405" w:type="dxa"/>
            <w:tcBorders>
              <w:top w:val="single" w:sz="4" w:space="0" w:color="auto"/>
              <w:left w:val="single" w:sz="4" w:space="0" w:color="auto"/>
              <w:bottom w:val="nil"/>
              <w:right w:val="single" w:sz="4" w:space="0" w:color="auto"/>
            </w:tcBorders>
            <w:shd w:val="clear" w:color="auto" w:fill="97DDBA"/>
          </w:tcPr>
          <w:p w14:paraId="27AD78F2" w14:textId="77777777" w:rsidR="00CB4BEB" w:rsidRPr="0093184F" w:rsidRDefault="00CB4BEB" w:rsidP="003C0924">
            <w:pPr>
              <w:rPr>
                <w:rFonts w:ascii="Trebuchet MS" w:hAnsi="Trebuchet MS"/>
                <w:sz w:val="18"/>
                <w:szCs w:val="18"/>
              </w:rPr>
            </w:pPr>
            <w:proofErr w:type="spellStart"/>
            <w:r w:rsidRPr="0093184F">
              <w:rPr>
                <w:rFonts w:ascii="Trebuchet MS" w:hAnsi="Trebuchet MS"/>
                <w:sz w:val="18"/>
                <w:szCs w:val="18"/>
              </w:rPr>
              <w:t>trussel_vand</w:t>
            </w:r>
            <w:proofErr w:type="spellEnd"/>
          </w:p>
        </w:tc>
        <w:tc>
          <w:tcPr>
            <w:tcW w:w="1276" w:type="dxa"/>
            <w:tcBorders>
              <w:top w:val="single" w:sz="4" w:space="0" w:color="auto"/>
              <w:left w:val="single" w:sz="4" w:space="0" w:color="auto"/>
              <w:bottom w:val="nil"/>
              <w:right w:val="single" w:sz="4" w:space="0" w:color="auto"/>
            </w:tcBorders>
            <w:shd w:val="clear" w:color="auto" w:fill="97DDBA"/>
          </w:tcPr>
          <w:p w14:paraId="4505A9FD" w14:textId="77777777" w:rsidR="00CB4BEB" w:rsidRPr="0093184F" w:rsidRDefault="00CB4BEB" w:rsidP="003C0924">
            <w:pPr>
              <w:rPr>
                <w:rFonts w:ascii="Trebuchet MS" w:hAnsi="Trebuchet MS"/>
                <w:sz w:val="18"/>
                <w:szCs w:val="18"/>
              </w:rPr>
            </w:pPr>
            <w:proofErr w:type="spellStart"/>
            <w:r>
              <w:rPr>
                <w:rFonts w:ascii="Trebuchet MS" w:hAnsi="Trebuchet MS"/>
                <w:sz w:val="18"/>
                <w:szCs w:val="18"/>
              </w:rPr>
              <w:t>tru</w:t>
            </w:r>
            <w:r w:rsidRPr="0093184F">
              <w:rPr>
                <w:rFonts w:ascii="Trebuchet MS" w:hAnsi="Trebuchet MS"/>
                <w:sz w:val="18"/>
                <w:szCs w:val="18"/>
              </w:rPr>
              <w:t>_vand</w:t>
            </w:r>
            <w:proofErr w:type="spellEnd"/>
          </w:p>
        </w:tc>
        <w:tc>
          <w:tcPr>
            <w:tcW w:w="3969" w:type="dxa"/>
            <w:gridSpan w:val="2"/>
            <w:tcBorders>
              <w:top w:val="single" w:sz="4" w:space="0" w:color="auto"/>
              <w:left w:val="single" w:sz="4" w:space="0" w:color="auto"/>
              <w:bottom w:val="nil"/>
              <w:right w:val="single" w:sz="4" w:space="0" w:color="auto"/>
            </w:tcBorders>
            <w:shd w:val="clear" w:color="auto" w:fill="97DDBA"/>
            <w:vAlign w:val="bottom"/>
          </w:tcPr>
          <w:p w14:paraId="05573318"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Hoved trussel, overfladevand</w:t>
            </w:r>
          </w:p>
        </w:tc>
        <w:tc>
          <w:tcPr>
            <w:tcW w:w="1276" w:type="dxa"/>
            <w:tcBorders>
              <w:top w:val="single" w:sz="4" w:space="0" w:color="auto"/>
              <w:left w:val="single" w:sz="4" w:space="0" w:color="auto"/>
              <w:bottom w:val="nil"/>
              <w:right w:val="single" w:sz="4" w:space="0" w:color="auto"/>
            </w:tcBorders>
            <w:shd w:val="clear" w:color="auto" w:fill="97DDBA"/>
            <w:vAlign w:val="bottom"/>
          </w:tcPr>
          <w:p w14:paraId="7D4FCD92"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7DDBA"/>
            <w:vAlign w:val="bottom"/>
          </w:tcPr>
          <w:p w14:paraId="798E6088"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0-30 tegn</w:t>
            </w:r>
          </w:p>
        </w:tc>
        <w:tc>
          <w:tcPr>
            <w:tcW w:w="1276" w:type="dxa"/>
            <w:tcBorders>
              <w:top w:val="single" w:sz="4" w:space="0" w:color="auto"/>
              <w:left w:val="single" w:sz="4" w:space="0" w:color="auto"/>
              <w:bottom w:val="nil"/>
              <w:right w:val="single" w:sz="4" w:space="0" w:color="auto"/>
            </w:tcBorders>
            <w:shd w:val="clear" w:color="auto" w:fill="97DDBA"/>
            <w:vAlign w:val="bottom"/>
          </w:tcPr>
          <w:p w14:paraId="661A4368"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S</w:t>
            </w:r>
          </w:p>
        </w:tc>
        <w:tc>
          <w:tcPr>
            <w:tcW w:w="2835" w:type="dxa"/>
            <w:tcBorders>
              <w:top w:val="single" w:sz="4" w:space="0" w:color="auto"/>
              <w:left w:val="single" w:sz="4" w:space="0" w:color="auto"/>
              <w:bottom w:val="nil"/>
              <w:right w:val="single" w:sz="4" w:space="0" w:color="auto"/>
            </w:tcBorders>
            <w:shd w:val="clear" w:color="auto" w:fill="97DDBA"/>
            <w:vAlign w:val="bottom"/>
          </w:tcPr>
          <w:p w14:paraId="1898CC51" w14:textId="77777777" w:rsidR="00CB4BEB" w:rsidRPr="00771A0E" w:rsidRDefault="00CB4BEB" w:rsidP="003C0924">
            <w:pPr>
              <w:rPr>
                <w:rFonts w:ascii="Trebuchet MS" w:hAnsi="Trebuchet MS"/>
                <w:sz w:val="18"/>
                <w:szCs w:val="18"/>
              </w:rPr>
            </w:pPr>
            <w:r w:rsidRPr="0093184F">
              <w:rPr>
                <w:rFonts w:ascii="Trebuchet MS" w:hAnsi="Trebuchet MS"/>
                <w:sz w:val="18"/>
                <w:szCs w:val="18"/>
              </w:rPr>
              <w:t>Sandvandring/bundfældning</w:t>
            </w:r>
          </w:p>
        </w:tc>
      </w:tr>
      <w:tr w:rsidR="00CB4BEB" w:rsidRPr="00CE1917" w14:paraId="72FB6C71"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auto"/>
          </w:tcPr>
          <w:p w14:paraId="78F45267" w14:textId="77777777" w:rsidR="00CB4BEB" w:rsidRPr="0093184F" w:rsidRDefault="00CB4BEB" w:rsidP="003C0924">
            <w:pPr>
              <w:rPr>
                <w:rFonts w:ascii="Trebuchet MS" w:hAnsi="Trebuchet MS"/>
                <w:sz w:val="18"/>
                <w:szCs w:val="18"/>
              </w:rPr>
            </w:pPr>
            <w:proofErr w:type="spellStart"/>
            <w:r w:rsidRPr="0093184F">
              <w:rPr>
                <w:rFonts w:ascii="Trebuchet MS" w:hAnsi="Trebuchet MS"/>
                <w:sz w:val="18"/>
                <w:szCs w:val="18"/>
              </w:rPr>
              <w:t>planstatus_kode</w:t>
            </w:r>
            <w:proofErr w:type="spellEnd"/>
          </w:p>
        </w:tc>
        <w:tc>
          <w:tcPr>
            <w:tcW w:w="1276" w:type="dxa"/>
            <w:tcBorders>
              <w:top w:val="single" w:sz="4" w:space="0" w:color="auto"/>
              <w:left w:val="single" w:sz="4" w:space="0" w:color="auto"/>
              <w:bottom w:val="single" w:sz="4" w:space="0" w:color="auto"/>
              <w:right w:val="single" w:sz="4" w:space="0" w:color="auto"/>
            </w:tcBorders>
          </w:tcPr>
          <w:p w14:paraId="500A241D" w14:textId="77777777" w:rsidR="00CB4BEB" w:rsidRPr="0093184F" w:rsidRDefault="00CB4BEB" w:rsidP="003C0924">
            <w:pPr>
              <w:rPr>
                <w:rFonts w:ascii="Trebuchet MS" w:hAnsi="Trebuchet MS"/>
                <w:sz w:val="18"/>
                <w:szCs w:val="18"/>
              </w:rPr>
            </w:pPr>
            <w:proofErr w:type="spellStart"/>
            <w:r w:rsidRPr="0093184F">
              <w:rPr>
                <w:rFonts w:ascii="Trebuchet MS" w:hAnsi="Trebuchet MS"/>
                <w:sz w:val="18"/>
                <w:szCs w:val="18"/>
              </w:rPr>
              <w:t>plan</w:t>
            </w:r>
            <w:r>
              <w:rPr>
                <w:rFonts w:ascii="Trebuchet MS" w:hAnsi="Trebuchet MS"/>
                <w:sz w:val="18"/>
                <w:szCs w:val="18"/>
              </w:rPr>
              <w:t>stat</w:t>
            </w:r>
            <w:r w:rsidRPr="0093184F">
              <w:rPr>
                <w:rFonts w:ascii="Trebuchet MS" w:hAnsi="Trebuchet MS"/>
                <w:sz w:val="18"/>
                <w:szCs w:val="18"/>
              </w:rPr>
              <w:t>_k</w:t>
            </w:r>
            <w:proofErr w:type="spellEnd"/>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30185F8D"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 xml:space="preserve">Kodetal for planstatus </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32167718"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22E3A984"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1-2</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12EADF9C"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O</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57910F0E"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1</w:t>
            </w:r>
          </w:p>
        </w:tc>
      </w:tr>
      <w:tr w:rsidR="00CB4BEB" w:rsidRPr="00CE1917" w14:paraId="4131BA81"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tcPr>
          <w:p w14:paraId="327C1B85"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planstatus</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5E388984"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planstat</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3A0082BE"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Om det er anlagt</w:t>
            </w:r>
            <w:r>
              <w:rPr>
                <w:rFonts w:ascii="Trebuchet MS" w:hAnsi="Trebuchet MS"/>
                <w:sz w:val="18"/>
                <w:szCs w:val="18"/>
              </w:rPr>
              <w:t xml:space="preserve"> eller ”bare”</w:t>
            </w:r>
            <w:r w:rsidRPr="0093184F">
              <w:rPr>
                <w:rFonts w:ascii="Trebuchet MS" w:hAnsi="Trebuchet MS"/>
                <w:sz w:val="18"/>
                <w:szCs w:val="18"/>
              </w:rPr>
              <w:t xml:space="preserve"> planlagt.</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40A47B2E"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01166A7B"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0-25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53FFB132"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133DB411"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Eksisterende</w:t>
            </w:r>
          </w:p>
        </w:tc>
      </w:tr>
      <w:tr w:rsidR="00CB4BEB" w:rsidRPr="00CE1917" w14:paraId="751460C9"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auto"/>
          </w:tcPr>
          <w:p w14:paraId="2BCCC7E6" w14:textId="77777777" w:rsidR="00CB4BEB" w:rsidRPr="0093184F" w:rsidRDefault="00CB4BEB" w:rsidP="003C0924">
            <w:pPr>
              <w:rPr>
                <w:rFonts w:ascii="Trebuchet MS" w:hAnsi="Trebuchet MS"/>
                <w:sz w:val="18"/>
                <w:szCs w:val="18"/>
              </w:rPr>
            </w:pPr>
            <w:proofErr w:type="spellStart"/>
            <w:r w:rsidRPr="0093184F">
              <w:rPr>
                <w:rFonts w:ascii="Trebuchet MS" w:hAnsi="Trebuchet MS"/>
                <w:sz w:val="18"/>
                <w:szCs w:val="18"/>
              </w:rPr>
              <w:t>hastighed_kode</w:t>
            </w:r>
            <w:proofErr w:type="spellEnd"/>
          </w:p>
        </w:tc>
        <w:tc>
          <w:tcPr>
            <w:tcW w:w="1276" w:type="dxa"/>
            <w:tcBorders>
              <w:top w:val="single" w:sz="4" w:space="0" w:color="auto"/>
              <w:left w:val="single" w:sz="4" w:space="0" w:color="auto"/>
              <w:bottom w:val="single" w:sz="4" w:space="0" w:color="auto"/>
              <w:right w:val="single" w:sz="4" w:space="0" w:color="auto"/>
            </w:tcBorders>
          </w:tcPr>
          <w:p w14:paraId="6A1D7EA5" w14:textId="77777777" w:rsidR="00CB4BEB" w:rsidRPr="0093184F" w:rsidRDefault="00CB4BEB" w:rsidP="003C0924">
            <w:pPr>
              <w:rPr>
                <w:rFonts w:ascii="Trebuchet MS" w:hAnsi="Trebuchet MS"/>
                <w:sz w:val="18"/>
                <w:szCs w:val="18"/>
              </w:rPr>
            </w:pPr>
            <w:proofErr w:type="spellStart"/>
            <w:r>
              <w:rPr>
                <w:rFonts w:ascii="Trebuchet MS" w:hAnsi="Trebuchet MS"/>
                <w:sz w:val="18"/>
                <w:szCs w:val="18"/>
              </w:rPr>
              <w:t>hastighe</w:t>
            </w:r>
            <w:r w:rsidRPr="0093184F">
              <w:rPr>
                <w:rFonts w:ascii="Trebuchet MS" w:hAnsi="Trebuchet MS"/>
                <w:sz w:val="18"/>
                <w:szCs w:val="18"/>
              </w:rPr>
              <w:t>_k</w:t>
            </w:r>
            <w:proofErr w:type="spellEnd"/>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089073B6"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Kode for max fart/hastighed</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28B3B295"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0D6D114"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15-130</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1C1FA2AB"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O</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04B028A8"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30</w:t>
            </w:r>
          </w:p>
        </w:tc>
      </w:tr>
      <w:tr w:rsidR="00CB4BEB" w:rsidRPr="00CE1917" w14:paraId="1982782E"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tcPr>
          <w:p w14:paraId="29D20238"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hastighed</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78ABFA47"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hastighe</w:t>
            </w:r>
            <w:proofErr w:type="spellEnd"/>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78AD711F"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Max fart/hastighed (forbudstavle)</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30D9B1DE"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2A895203"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2-6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711C180D"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5DD39831"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30</w:t>
            </w:r>
          </w:p>
        </w:tc>
      </w:tr>
      <w:tr w:rsidR="00CB4BEB" w:rsidRPr="00C010BA" w14:paraId="11E809A0" w14:textId="77777777" w:rsidTr="00B131DD">
        <w:trPr>
          <w:trHeight w:hRule="exact" w:val="912"/>
        </w:trPr>
        <w:tc>
          <w:tcPr>
            <w:tcW w:w="2405" w:type="dxa"/>
            <w:tcBorders>
              <w:top w:val="single" w:sz="4" w:space="0" w:color="auto"/>
              <w:left w:val="single" w:sz="4" w:space="0" w:color="auto"/>
              <w:bottom w:val="single" w:sz="4" w:space="0" w:color="auto"/>
              <w:right w:val="single" w:sz="4" w:space="0" w:color="auto"/>
            </w:tcBorders>
            <w:shd w:val="clear" w:color="auto" w:fill="auto"/>
            <w:vAlign w:val="center"/>
          </w:tcPr>
          <w:p w14:paraId="3D493129"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lastRenderedPageBreak/>
              <w:t>afstemningsomraade_nr</w:t>
            </w:r>
            <w:proofErr w:type="spellEnd"/>
          </w:p>
        </w:tc>
        <w:tc>
          <w:tcPr>
            <w:tcW w:w="1276" w:type="dxa"/>
            <w:tcBorders>
              <w:top w:val="single" w:sz="4" w:space="0" w:color="auto"/>
              <w:left w:val="single" w:sz="4" w:space="0" w:color="auto"/>
              <w:bottom w:val="single" w:sz="4" w:space="0" w:color="auto"/>
              <w:right w:val="single" w:sz="4" w:space="0" w:color="auto"/>
            </w:tcBorders>
            <w:vAlign w:val="center"/>
          </w:tcPr>
          <w:p w14:paraId="3BEFD16E" w14:textId="77777777" w:rsidR="00CB4BEB" w:rsidRPr="00C727E1" w:rsidRDefault="00CB4BEB" w:rsidP="003C0924">
            <w:pPr>
              <w:rPr>
                <w:rFonts w:ascii="Trebuchet MS" w:hAnsi="Trebuchet MS"/>
                <w:sz w:val="18"/>
                <w:szCs w:val="18"/>
              </w:rPr>
            </w:pPr>
            <w:proofErr w:type="spellStart"/>
            <w:r>
              <w:rPr>
                <w:rFonts w:ascii="Trebuchet MS" w:hAnsi="Trebuchet MS"/>
                <w:sz w:val="18"/>
                <w:szCs w:val="18"/>
              </w:rPr>
              <w:t>a</w:t>
            </w:r>
            <w:r w:rsidRPr="00C727E1">
              <w:rPr>
                <w:rFonts w:ascii="Trebuchet MS" w:hAnsi="Trebuchet MS"/>
                <w:sz w:val="18"/>
                <w:szCs w:val="18"/>
              </w:rPr>
              <w:t>fstem</w:t>
            </w:r>
            <w:r>
              <w:rPr>
                <w:rFonts w:ascii="Trebuchet MS" w:hAnsi="Trebuchet MS"/>
                <w:sz w:val="18"/>
                <w:szCs w:val="18"/>
              </w:rPr>
              <w:t>_</w:t>
            </w:r>
            <w:r w:rsidRPr="00C727E1">
              <w:rPr>
                <w:rFonts w:ascii="Trebuchet MS" w:hAnsi="Trebuchet MS"/>
                <w:sz w:val="18"/>
                <w:szCs w:val="18"/>
              </w:rPr>
              <w:t>nr</w:t>
            </w:r>
            <w:proofErr w:type="spellEnd"/>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A423323"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afstemningsdistrikts nr.</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58B0BF2C"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0FA2E5C3"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0-128 tegn</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77551718"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O</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center"/>
          </w:tcPr>
          <w:p w14:paraId="1663E8D6"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 xml:space="preserve">4.3.11.X </w:t>
            </w:r>
            <w:proofErr w:type="spellStart"/>
            <w:r w:rsidRPr="00771A0E">
              <w:rPr>
                <w:rFonts w:ascii="Trebuchet MS" w:hAnsi="Trebuchet MS"/>
                <w:sz w:val="18"/>
                <w:szCs w:val="18"/>
              </w:rPr>
              <w:t>Afstemningsomr_nr</w:t>
            </w:r>
            <w:proofErr w:type="spellEnd"/>
            <w:r w:rsidRPr="00771A0E">
              <w:rPr>
                <w:rFonts w:ascii="Trebuchet MS" w:hAnsi="Trebuchet MS"/>
                <w:sz w:val="18"/>
                <w:szCs w:val="18"/>
              </w:rPr>
              <w:t xml:space="preserve">/navn </w:t>
            </w:r>
            <w:r w:rsidRPr="00771A0E">
              <w:rPr>
                <w:rFonts w:ascii="Trebuchet MS" w:hAnsi="Trebuchet MS"/>
                <w:sz w:val="18"/>
                <w:szCs w:val="18"/>
              </w:rPr>
              <w:br/>
              <w:t>5 (Unikt i kommunen)</w:t>
            </w:r>
          </w:p>
        </w:tc>
      </w:tr>
      <w:tr w:rsidR="00CB4BEB" w:rsidRPr="00CE1917" w14:paraId="4B321E38"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tcPr>
          <w:p w14:paraId="0DC5F53A"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afstemningsomraade_navn</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7E5D6B16"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afstem_nav</w:t>
            </w:r>
            <w:proofErr w:type="spellEnd"/>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60E233F6"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Afstemningsdistrikts navn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60F03FB4"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7BC8C656"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0-128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606DCB4C"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6F1D1EC3"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Østervangsskolen</w:t>
            </w:r>
          </w:p>
        </w:tc>
      </w:tr>
      <w:tr w:rsidR="00CB4BEB" w:rsidRPr="00CE1917" w14:paraId="1696B292"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auto"/>
            <w:vAlign w:val="bottom"/>
          </w:tcPr>
          <w:p w14:paraId="5CBE1C17" w14:textId="77777777" w:rsidR="00CB4BEB" w:rsidRPr="00C727E1" w:rsidRDefault="00CB4BEB" w:rsidP="003C0924">
            <w:pPr>
              <w:rPr>
                <w:rFonts w:ascii="Trebuchet MS" w:hAnsi="Trebuchet MS"/>
                <w:sz w:val="18"/>
                <w:szCs w:val="18"/>
              </w:rPr>
            </w:pPr>
            <w:bookmarkStart w:id="1119" w:name="_Hlk335054384"/>
            <w:proofErr w:type="spellStart"/>
            <w:r w:rsidRPr="00C727E1">
              <w:rPr>
                <w:rFonts w:ascii="Trebuchet MS" w:hAnsi="Trebuchet MS"/>
                <w:sz w:val="18"/>
                <w:szCs w:val="18"/>
              </w:rPr>
              <w:t>funktionsstatus_kode</w:t>
            </w:r>
            <w:proofErr w:type="spellEnd"/>
          </w:p>
        </w:tc>
        <w:tc>
          <w:tcPr>
            <w:tcW w:w="1276" w:type="dxa"/>
            <w:tcBorders>
              <w:top w:val="single" w:sz="4" w:space="0" w:color="auto"/>
              <w:left w:val="single" w:sz="4" w:space="0" w:color="auto"/>
              <w:bottom w:val="single" w:sz="4" w:space="0" w:color="auto"/>
              <w:right w:val="single" w:sz="4" w:space="0" w:color="auto"/>
            </w:tcBorders>
            <w:vAlign w:val="bottom"/>
          </w:tcPr>
          <w:p w14:paraId="04487EB8"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funkstat_k</w:t>
            </w:r>
            <w:proofErr w:type="spellEnd"/>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6C31FC95"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funktionsstatus på enkelt objekt</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54B3D29E"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1A3E638"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57C3BE9F" w14:textId="77777777" w:rsidR="00CB4BEB" w:rsidRPr="00C727E1" w:rsidRDefault="00CB4BEB" w:rsidP="003C0924">
            <w:pPr>
              <w:jc w:val="center"/>
              <w:rPr>
                <w:rFonts w:ascii="Trebuchet MS" w:hAnsi="Trebuchet MS"/>
                <w:sz w:val="18"/>
                <w:szCs w:val="18"/>
              </w:rPr>
            </w:pPr>
            <w:r w:rsidRPr="00C727E1">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0B74B028"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3</w:t>
            </w:r>
          </w:p>
        </w:tc>
      </w:tr>
      <w:tr w:rsidR="00CB4BEB" w:rsidRPr="00CE1917" w14:paraId="545CB900"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2E4D3BD2"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funktionsstatus</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63FCA447"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funkstat</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6E373273"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Funktionsstatus på enkelt objekt</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56974CE1"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056D2B2F"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0-128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481E5C93" w14:textId="77777777" w:rsidR="00CB4BEB" w:rsidRPr="00C727E1" w:rsidRDefault="00CB4BEB" w:rsidP="003C0924">
            <w:pPr>
              <w:jc w:val="center"/>
              <w:rPr>
                <w:rFonts w:ascii="Trebuchet MS" w:hAnsi="Trebuchet MS"/>
                <w:sz w:val="18"/>
                <w:szCs w:val="18"/>
              </w:rPr>
            </w:pPr>
            <w:r w:rsidRPr="00C727E1">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4FD25D93"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Aktiv</w:t>
            </w:r>
          </w:p>
        </w:tc>
      </w:tr>
      <w:tr w:rsidR="00CB4BEB" w:rsidRPr="00CE1917" w14:paraId="1D00FB97"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auto"/>
            <w:vAlign w:val="bottom"/>
          </w:tcPr>
          <w:p w14:paraId="043224B9"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magasin_kode</w:t>
            </w:r>
            <w:proofErr w:type="spellEnd"/>
          </w:p>
        </w:tc>
        <w:tc>
          <w:tcPr>
            <w:tcW w:w="1276" w:type="dxa"/>
            <w:tcBorders>
              <w:top w:val="single" w:sz="4" w:space="0" w:color="auto"/>
              <w:left w:val="single" w:sz="4" w:space="0" w:color="auto"/>
              <w:bottom w:val="single" w:sz="4" w:space="0" w:color="auto"/>
              <w:right w:val="single" w:sz="4" w:space="0" w:color="auto"/>
            </w:tcBorders>
            <w:vAlign w:val="bottom"/>
          </w:tcPr>
          <w:p w14:paraId="12B77A04"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magasin_k</w:t>
            </w:r>
            <w:proofErr w:type="spellEnd"/>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23D0B6C2"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Kodetal for grundvandsmagasin</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18FFF903"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2F0094F9"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445FE6BA" w14:textId="77777777" w:rsidR="00CB4BEB" w:rsidRPr="00C727E1" w:rsidRDefault="00CB4BEB" w:rsidP="003C0924">
            <w:pPr>
              <w:jc w:val="center"/>
              <w:rPr>
                <w:rFonts w:ascii="Trebuchet MS" w:hAnsi="Trebuchet MS"/>
                <w:sz w:val="18"/>
                <w:szCs w:val="18"/>
              </w:rPr>
            </w:pPr>
            <w:r w:rsidRPr="00C727E1">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2E235858"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2</w:t>
            </w:r>
          </w:p>
        </w:tc>
      </w:tr>
      <w:tr w:rsidR="00CB4BEB" w:rsidRPr="00CE1917" w14:paraId="57ACE5C2" w14:textId="77777777" w:rsidTr="003C0924">
        <w:trPr>
          <w:trHeight w:hRule="exact" w:val="441"/>
        </w:trPr>
        <w:tc>
          <w:tcPr>
            <w:tcW w:w="2405" w:type="dxa"/>
            <w:tcBorders>
              <w:top w:val="single" w:sz="4" w:space="0" w:color="auto"/>
              <w:left w:val="single" w:sz="4" w:space="0" w:color="auto"/>
              <w:bottom w:val="single" w:sz="4" w:space="0" w:color="auto"/>
              <w:right w:val="single" w:sz="4" w:space="0" w:color="auto"/>
            </w:tcBorders>
            <w:shd w:val="clear" w:color="auto" w:fill="97DDBA"/>
            <w:vAlign w:val="center"/>
          </w:tcPr>
          <w:p w14:paraId="49C09E9B"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magasin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7D917679"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magasin</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507AFBD0"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Angiver om det er primært eller sekundært grundvandsmagasin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191B3E25"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center"/>
          </w:tcPr>
          <w:p w14:paraId="452BD447"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0-50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3D7B8288" w14:textId="77777777" w:rsidR="00CB4BEB" w:rsidRPr="00C727E1" w:rsidRDefault="00CB4BEB" w:rsidP="003C0924">
            <w:pPr>
              <w:jc w:val="center"/>
              <w:rPr>
                <w:rFonts w:ascii="Trebuchet MS" w:hAnsi="Trebuchet MS"/>
                <w:sz w:val="18"/>
                <w:szCs w:val="18"/>
              </w:rPr>
            </w:pPr>
            <w:r w:rsidRPr="00C727E1">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center"/>
          </w:tcPr>
          <w:p w14:paraId="464B73F9"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Sekundær</w:t>
            </w:r>
          </w:p>
        </w:tc>
      </w:tr>
      <w:tr w:rsidR="00CB4BEB" w:rsidRPr="00C010BA" w14:paraId="6CF0685A"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auto"/>
            <w:vAlign w:val="bottom"/>
          </w:tcPr>
          <w:p w14:paraId="1EF71633"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fors_omr_type_kode</w:t>
            </w:r>
            <w:proofErr w:type="spellEnd"/>
          </w:p>
        </w:tc>
        <w:tc>
          <w:tcPr>
            <w:tcW w:w="1276" w:type="dxa"/>
            <w:tcBorders>
              <w:top w:val="single" w:sz="4" w:space="0" w:color="auto"/>
              <w:left w:val="single" w:sz="4" w:space="0" w:color="auto"/>
              <w:bottom w:val="single" w:sz="4" w:space="0" w:color="auto"/>
              <w:right w:val="single" w:sz="4" w:space="0" w:color="auto"/>
            </w:tcBorders>
            <w:vAlign w:val="bottom"/>
          </w:tcPr>
          <w:p w14:paraId="081B6A63"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fors_omr_k</w:t>
            </w:r>
            <w:proofErr w:type="spellEnd"/>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1ECD12DC"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drikkevandsforsyningsområdetype</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3C5952EB"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49CEE8C6"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21C4C0E2" w14:textId="77777777" w:rsidR="00CB4BEB" w:rsidRPr="00C727E1" w:rsidRDefault="00CB4BEB" w:rsidP="003C0924">
            <w:pPr>
              <w:jc w:val="center"/>
              <w:rPr>
                <w:rFonts w:ascii="Trebuchet MS" w:hAnsi="Trebuchet MS"/>
                <w:sz w:val="18"/>
                <w:szCs w:val="18"/>
              </w:rPr>
            </w:pPr>
            <w:r w:rsidRPr="00C727E1">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1428667C"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3</w:t>
            </w:r>
          </w:p>
        </w:tc>
      </w:tr>
      <w:tr w:rsidR="00CB4BEB" w:rsidRPr="00C010BA" w14:paraId="3C679152" w14:textId="77777777" w:rsidTr="003C0924">
        <w:trPr>
          <w:trHeight w:hRule="exact" w:val="525"/>
        </w:trPr>
        <w:tc>
          <w:tcPr>
            <w:tcW w:w="2405" w:type="dxa"/>
            <w:tcBorders>
              <w:top w:val="single" w:sz="4" w:space="0" w:color="auto"/>
              <w:left w:val="single" w:sz="4" w:space="0" w:color="auto"/>
              <w:bottom w:val="single" w:sz="4" w:space="0" w:color="auto"/>
              <w:right w:val="single" w:sz="4" w:space="0" w:color="auto"/>
            </w:tcBorders>
            <w:shd w:val="clear" w:color="auto" w:fill="97DDBA"/>
            <w:vAlign w:val="center"/>
          </w:tcPr>
          <w:p w14:paraId="5DE04592"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fors_omr_type</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7FD9DC0F"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fors_omr</w:t>
            </w:r>
            <w:proofErr w:type="spellEnd"/>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center"/>
          </w:tcPr>
          <w:p w14:paraId="63DC2C79"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Drikkevandsforsyningsområdetype</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10A31612"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center"/>
          </w:tcPr>
          <w:p w14:paraId="5B926A88"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0-50</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1B0DD3E0" w14:textId="77777777" w:rsidR="00CB4BEB" w:rsidRPr="00C727E1" w:rsidRDefault="00CB4BEB" w:rsidP="003C0924">
            <w:pPr>
              <w:jc w:val="center"/>
              <w:rPr>
                <w:rFonts w:ascii="Trebuchet MS" w:hAnsi="Trebuchet MS"/>
                <w:sz w:val="18"/>
                <w:szCs w:val="18"/>
              </w:rPr>
            </w:pPr>
            <w:r w:rsidRPr="00C727E1">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7C860480"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Fremtidige forsyningsområder</w:t>
            </w:r>
          </w:p>
        </w:tc>
      </w:tr>
      <w:tr w:rsidR="00CB4BEB" w:rsidRPr="00C010BA" w14:paraId="075E496C"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auto"/>
            <w:vAlign w:val="bottom"/>
          </w:tcPr>
          <w:p w14:paraId="6C3EC323"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omraade_nr</w:t>
            </w:r>
            <w:proofErr w:type="spellEnd"/>
          </w:p>
        </w:tc>
        <w:tc>
          <w:tcPr>
            <w:tcW w:w="1276" w:type="dxa"/>
            <w:tcBorders>
              <w:top w:val="single" w:sz="4" w:space="0" w:color="auto"/>
              <w:left w:val="single" w:sz="4" w:space="0" w:color="auto"/>
              <w:bottom w:val="single" w:sz="4" w:space="0" w:color="auto"/>
              <w:right w:val="single" w:sz="4" w:space="0" w:color="auto"/>
            </w:tcBorders>
            <w:vAlign w:val="bottom"/>
          </w:tcPr>
          <w:p w14:paraId="3ED11970"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omraade_nr</w:t>
            </w:r>
            <w:proofErr w:type="spellEnd"/>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76C9C41D"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 xml:space="preserve">Unikt </w:t>
            </w:r>
            <w:proofErr w:type="spellStart"/>
            <w:r w:rsidRPr="00C727E1">
              <w:rPr>
                <w:rFonts w:ascii="Trebuchet MS" w:hAnsi="Trebuchet MS"/>
                <w:sz w:val="18"/>
                <w:szCs w:val="18"/>
              </w:rPr>
              <w:t>områdenr</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357571FD"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75A2CEA6"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0-999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01DEAB0C" w14:textId="77777777" w:rsidR="00CB4BEB" w:rsidRPr="00C727E1" w:rsidRDefault="00CB4BEB" w:rsidP="003C0924">
            <w:pPr>
              <w:jc w:val="center"/>
              <w:rPr>
                <w:rFonts w:ascii="Trebuchet MS" w:hAnsi="Trebuchet MS"/>
                <w:sz w:val="18"/>
                <w:szCs w:val="18"/>
              </w:rPr>
            </w:pPr>
            <w:r w:rsidRPr="00C727E1">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56549ED6"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1</w:t>
            </w:r>
          </w:p>
        </w:tc>
      </w:tr>
      <w:tr w:rsidR="00CB4BEB" w:rsidRPr="00CE1917" w14:paraId="313D5290"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473357E6"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omraade</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17BFFE14"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omraade</w:t>
            </w:r>
            <w:proofErr w:type="spellEnd"/>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3B8311D8"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Unikt områdenavn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2E50575F"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5B34B16D"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0-128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0F877B3E" w14:textId="77777777" w:rsidR="00CB4BEB" w:rsidRPr="00C727E1" w:rsidRDefault="00CB4BEB" w:rsidP="003C0924">
            <w:pPr>
              <w:jc w:val="center"/>
              <w:rPr>
                <w:rFonts w:ascii="Trebuchet MS" w:hAnsi="Trebuchet MS"/>
                <w:sz w:val="18"/>
                <w:szCs w:val="18"/>
              </w:rPr>
            </w:pPr>
            <w:r w:rsidRPr="00C727E1">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5B8FA86D"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Dal ved Bryrup</w:t>
            </w:r>
          </w:p>
        </w:tc>
      </w:tr>
      <w:tr w:rsidR="00CB4BEB" w:rsidRPr="00CE1917" w14:paraId="559E14AD"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auto"/>
            <w:vAlign w:val="bottom"/>
          </w:tcPr>
          <w:p w14:paraId="1895268C"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vandv_nr</w:t>
            </w:r>
            <w:proofErr w:type="spellEnd"/>
          </w:p>
        </w:tc>
        <w:tc>
          <w:tcPr>
            <w:tcW w:w="1276" w:type="dxa"/>
            <w:tcBorders>
              <w:top w:val="single" w:sz="4" w:space="0" w:color="auto"/>
              <w:left w:val="single" w:sz="4" w:space="0" w:color="auto"/>
              <w:bottom w:val="single" w:sz="4" w:space="0" w:color="auto"/>
              <w:right w:val="single" w:sz="4" w:space="0" w:color="auto"/>
            </w:tcBorders>
            <w:vAlign w:val="bottom"/>
          </w:tcPr>
          <w:p w14:paraId="2CF4803C"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vandv_nr</w:t>
            </w:r>
            <w:proofErr w:type="spellEnd"/>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3AE83A31"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 xml:space="preserve">Vandværkets </w:t>
            </w:r>
            <w:proofErr w:type="spellStart"/>
            <w:r w:rsidRPr="00C727E1">
              <w:rPr>
                <w:rFonts w:ascii="Trebuchet MS" w:hAnsi="Trebuchet MS"/>
                <w:sz w:val="18"/>
                <w:szCs w:val="18"/>
              </w:rPr>
              <w:t>nr</w:t>
            </w:r>
            <w:proofErr w:type="spellEnd"/>
            <w:r w:rsidRPr="00C727E1">
              <w:rPr>
                <w:rFonts w:ascii="Trebuchet MS" w:hAnsi="Trebuchet MS"/>
                <w:sz w:val="18"/>
                <w:szCs w:val="18"/>
              </w:rPr>
              <w:t xml:space="preserve"> i fagsystem</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7A0D2CB5"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67923D2"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0-25 tegn</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50602A19" w14:textId="77777777" w:rsidR="00CB4BEB" w:rsidRPr="00C727E1" w:rsidRDefault="00CB4BEB" w:rsidP="003C0924">
            <w:pPr>
              <w:jc w:val="center"/>
              <w:rPr>
                <w:rFonts w:ascii="Trebuchet MS" w:hAnsi="Trebuchet MS"/>
                <w:sz w:val="18"/>
                <w:szCs w:val="18"/>
              </w:rPr>
            </w:pPr>
            <w:r w:rsidRPr="00C727E1">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143BCFC2"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611-20-0022-00</w:t>
            </w:r>
          </w:p>
        </w:tc>
      </w:tr>
      <w:tr w:rsidR="00CB4BEB" w:rsidRPr="00CE1917" w14:paraId="5F8D36F1"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2C8C0A77"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vandv_navn</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137A3400"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vandv_navn</w:t>
            </w:r>
            <w:proofErr w:type="spellEnd"/>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5229A363"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Vandværkets navn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226E006E"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71135247"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0-128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0D48513A" w14:textId="77777777" w:rsidR="00CB4BEB" w:rsidRPr="00C727E1" w:rsidRDefault="00CB4BEB" w:rsidP="003C0924">
            <w:pPr>
              <w:jc w:val="center"/>
              <w:rPr>
                <w:rFonts w:ascii="Trebuchet MS" w:hAnsi="Trebuchet MS"/>
                <w:sz w:val="18"/>
                <w:szCs w:val="18"/>
              </w:rPr>
            </w:pPr>
            <w:r w:rsidRPr="00B131DD">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2A60D30C"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Vinterslevsvandværk I/S</w:t>
            </w:r>
          </w:p>
        </w:tc>
      </w:tr>
      <w:tr w:rsidR="00CB4BEB" w:rsidRPr="00AC2250" w14:paraId="7EFFBF8A"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auto"/>
            <w:vAlign w:val="bottom"/>
          </w:tcPr>
          <w:p w14:paraId="4781B59C"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driftniv_kode</w:t>
            </w:r>
            <w:proofErr w:type="spellEnd"/>
          </w:p>
        </w:tc>
        <w:tc>
          <w:tcPr>
            <w:tcW w:w="1276" w:type="dxa"/>
            <w:tcBorders>
              <w:top w:val="single" w:sz="4" w:space="0" w:color="auto"/>
              <w:left w:val="single" w:sz="4" w:space="0" w:color="auto"/>
              <w:bottom w:val="single" w:sz="4" w:space="0" w:color="auto"/>
              <w:right w:val="single" w:sz="4" w:space="0" w:color="auto"/>
            </w:tcBorders>
            <w:vAlign w:val="bottom"/>
          </w:tcPr>
          <w:p w14:paraId="5620F764"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driftniv_k</w:t>
            </w:r>
            <w:proofErr w:type="spellEnd"/>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49BF8960"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drifts niveau.</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5405FDBE"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04E44203"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43C5145A" w14:textId="77777777" w:rsidR="00CB4BEB" w:rsidRPr="00C727E1" w:rsidRDefault="00CB4BEB" w:rsidP="003C0924">
            <w:pPr>
              <w:jc w:val="center"/>
              <w:rPr>
                <w:rFonts w:ascii="Trebuchet MS" w:hAnsi="Trebuchet MS"/>
                <w:sz w:val="18"/>
                <w:szCs w:val="18"/>
              </w:rPr>
            </w:pPr>
            <w:r w:rsidRPr="00B131DD">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7AAAA16D"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1</w:t>
            </w:r>
          </w:p>
        </w:tc>
      </w:tr>
      <w:tr w:rsidR="00CB4BEB" w:rsidRPr="00AC2250" w14:paraId="6FB5825E"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34641588"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driftniv</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7E9ADABE"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driftniv</w:t>
            </w:r>
            <w:proofErr w:type="spellEnd"/>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15C6B126"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Drifts niveau i tre klasser</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0286B7AE"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05413C85"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0-10</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32BB7789" w14:textId="77777777" w:rsidR="00CB4BEB" w:rsidRPr="00C727E1" w:rsidRDefault="00CB4BEB" w:rsidP="003C0924">
            <w:pPr>
              <w:jc w:val="center"/>
              <w:rPr>
                <w:rFonts w:ascii="Trebuchet MS" w:hAnsi="Trebuchet MS"/>
                <w:sz w:val="18"/>
                <w:szCs w:val="18"/>
              </w:rPr>
            </w:pPr>
            <w:r w:rsidRPr="00B131DD">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5CE59C99"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Park</w:t>
            </w:r>
          </w:p>
        </w:tc>
      </w:tr>
      <w:tr w:rsidR="00CB4BEB" w:rsidRPr="00AC2250" w14:paraId="0FAB81B9"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auto"/>
            <w:vAlign w:val="bottom"/>
          </w:tcPr>
          <w:p w14:paraId="21573E25"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ukrudtsbek_kode</w:t>
            </w:r>
            <w:proofErr w:type="spellEnd"/>
          </w:p>
        </w:tc>
        <w:tc>
          <w:tcPr>
            <w:tcW w:w="1276" w:type="dxa"/>
            <w:tcBorders>
              <w:top w:val="single" w:sz="4" w:space="0" w:color="auto"/>
              <w:left w:val="single" w:sz="4" w:space="0" w:color="auto"/>
              <w:bottom w:val="single" w:sz="4" w:space="0" w:color="auto"/>
              <w:right w:val="single" w:sz="4" w:space="0" w:color="auto"/>
            </w:tcBorders>
            <w:vAlign w:val="bottom"/>
          </w:tcPr>
          <w:p w14:paraId="2AF7DDCC"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ukrudtsb_k</w:t>
            </w:r>
            <w:proofErr w:type="spellEnd"/>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0204921C"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ukrudtsbekæmpelsesmetode tilladt</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0465FC17"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5784AF82"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184E050E" w14:textId="77777777" w:rsidR="00CB4BEB" w:rsidRPr="00C727E1" w:rsidRDefault="00CB4BEB" w:rsidP="003C0924">
            <w:pPr>
              <w:jc w:val="center"/>
              <w:rPr>
                <w:rFonts w:ascii="Trebuchet MS" w:hAnsi="Trebuchet MS"/>
                <w:sz w:val="18"/>
                <w:szCs w:val="18"/>
              </w:rPr>
            </w:pPr>
            <w:r w:rsidRPr="00B131DD">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0424B7CA"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1</w:t>
            </w:r>
          </w:p>
        </w:tc>
      </w:tr>
      <w:tr w:rsidR="00CB4BEB" w:rsidRPr="00AC2250" w14:paraId="793E5274"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419C58AB"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ukrudtsbek</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26027662"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ukrudtsb</w:t>
            </w:r>
            <w:proofErr w:type="spellEnd"/>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47845469"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Ukrudtsbekæmpelsesmetode, tilladt</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3AA70C92"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359A215E"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0-20</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74FEF54D" w14:textId="77777777" w:rsidR="00CB4BEB" w:rsidRPr="00C727E1" w:rsidRDefault="00CB4BEB" w:rsidP="003C0924">
            <w:pPr>
              <w:jc w:val="center"/>
              <w:rPr>
                <w:rFonts w:ascii="Trebuchet MS" w:hAnsi="Trebuchet MS"/>
                <w:sz w:val="18"/>
                <w:szCs w:val="18"/>
              </w:rPr>
            </w:pPr>
            <w:r w:rsidRPr="00B131DD">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74158939"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Mekanisk</w:t>
            </w:r>
          </w:p>
        </w:tc>
      </w:tr>
      <w:tr w:rsidR="00CB4BEB" w:rsidRPr="00AC2250" w14:paraId="4326701C"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auto"/>
            <w:vAlign w:val="bottom"/>
          </w:tcPr>
          <w:p w14:paraId="66EE2AFE"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antal_kode</w:t>
            </w:r>
            <w:proofErr w:type="spellEnd"/>
          </w:p>
        </w:tc>
        <w:tc>
          <w:tcPr>
            <w:tcW w:w="1276" w:type="dxa"/>
            <w:tcBorders>
              <w:top w:val="single" w:sz="4" w:space="0" w:color="auto"/>
              <w:left w:val="single" w:sz="4" w:space="0" w:color="auto"/>
              <w:bottom w:val="single" w:sz="4" w:space="0" w:color="auto"/>
              <w:right w:val="single" w:sz="4" w:space="0" w:color="auto"/>
            </w:tcBorders>
            <w:vAlign w:val="bottom"/>
          </w:tcPr>
          <w:p w14:paraId="59F4400B"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antal_k</w:t>
            </w:r>
            <w:proofErr w:type="spellEnd"/>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0A49C3CF"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ca. antal observerede individer</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4AE99F8F"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7F9B1619"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7BABC586" w14:textId="77777777" w:rsidR="00CB4BEB" w:rsidRPr="00C727E1" w:rsidRDefault="00CB4BEB" w:rsidP="003C0924">
            <w:pPr>
              <w:jc w:val="center"/>
              <w:rPr>
                <w:rFonts w:ascii="Trebuchet MS" w:hAnsi="Trebuchet MS"/>
                <w:sz w:val="18"/>
                <w:szCs w:val="18"/>
              </w:rPr>
            </w:pPr>
            <w:r w:rsidRPr="00B131DD">
              <w:rPr>
                <w:rFonts w:ascii="Trebuchet MS" w:hAnsi="Trebuchet MS"/>
                <w:sz w:val="18"/>
                <w:szCs w:val="18"/>
              </w:rPr>
              <w:t>O</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07C59D0B"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4</w:t>
            </w:r>
          </w:p>
        </w:tc>
      </w:tr>
      <w:tr w:rsidR="00CB4BEB" w:rsidRPr="00AC2250" w14:paraId="416129BA"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34A7B618"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antal</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21017AFB"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antal</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50D7B4DE"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Ca. antal observerede individer</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7E427FA3"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58278BFF"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0-25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0032922D" w14:textId="77777777" w:rsidR="00CB4BEB" w:rsidRPr="00C727E1" w:rsidRDefault="00CB4BEB" w:rsidP="003C0924">
            <w:pPr>
              <w:jc w:val="center"/>
              <w:rPr>
                <w:rFonts w:ascii="Trebuchet MS" w:hAnsi="Trebuchet MS"/>
                <w:sz w:val="18"/>
                <w:szCs w:val="18"/>
              </w:rPr>
            </w:pPr>
            <w:r w:rsidRPr="00B131DD">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2F1E8856"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100+</w:t>
            </w:r>
          </w:p>
        </w:tc>
      </w:tr>
      <w:tr w:rsidR="00CB4BEB" w:rsidRPr="00AC2250" w14:paraId="24FB2756"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auto"/>
            <w:vAlign w:val="bottom"/>
          </w:tcPr>
          <w:p w14:paraId="478AAEAB"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trin_kode</w:t>
            </w:r>
            <w:proofErr w:type="spellEnd"/>
          </w:p>
        </w:tc>
        <w:tc>
          <w:tcPr>
            <w:tcW w:w="1276" w:type="dxa"/>
            <w:tcBorders>
              <w:top w:val="single" w:sz="4" w:space="0" w:color="auto"/>
              <w:left w:val="single" w:sz="4" w:space="0" w:color="auto"/>
              <w:bottom w:val="single" w:sz="4" w:space="0" w:color="auto"/>
              <w:right w:val="single" w:sz="4" w:space="0" w:color="auto"/>
            </w:tcBorders>
            <w:vAlign w:val="bottom"/>
          </w:tcPr>
          <w:p w14:paraId="2E5BB7C1"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trin_k</w:t>
            </w:r>
            <w:proofErr w:type="spellEnd"/>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0FA53498"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klassetrin</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4FDF57A7" w14:textId="77777777" w:rsidR="00CB4BEB" w:rsidRPr="00B131DD" w:rsidRDefault="00CB4BEB" w:rsidP="003C0924">
            <w:pPr>
              <w:rPr>
                <w:rFonts w:ascii="Trebuchet MS" w:hAnsi="Trebuchet MS"/>
                <w:sz w:val="18"/>
                <w:szCs w:val="18"/>
              </w:rPr>
            </w:pPr>
            <w:r w:rsidRPr="00B131DD">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4632707E" w14:textId="77777777" w:rsidR="00CB4BEB" w:rsidRPr="00B131DD" w:rsidRDefault="00CB4BEB" w:rsidP="003C0924">
            <w:pPr>
              <w:rPr>
                <w:rFonts w:ascii="Trebuchet MS" w:hAnsi="Trebuchet MS"/>
                <w:sz w:val="18"/>
                <w:szCs w:val="18"/>
              </w:rPr>
            </w:pPr>
            <w:r w:rsidRPr="00B131DD">
              <w:rPr>
                <w:rFonts w:ascii="Trebuchet MS" w:hAnsi="Trebuchet MS"/>
                <w:sz w:val="18"/>
                <w:szCs w:val="18"/>
              </w:rPr>
              <w:t>1-99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18126EE9" w14:textId="77777777" w:rsidR="00CB4BEB" w:rsidRPr="00B131DD" w:rsidRDefault="00CB4BEB" w:rsidP="003C0924">
            <w:pPr>
              <w:jc w:val="center"/>
              <w:rPr>
                <w:rFonts w:ascii="Trebuchet MS" w:hAnsi="Trebuchet MS"/>
                <w:sz w:val="18"/>
                <w:szCs w:val="18"/>
              </w:rPr>
            </w:pPr>
            <w:r w:rsidRPr="00B131DD">
              <w:rPr>
                <w:rFonts w:ascii="Trebuchet MS" w:hAnsi="Trebuchet MS"/>
                <w:sz w:val="18"/>
                <w:szCs w:val="18"/>
              </w:rPr>
              <w:t>O</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1635B205" w14:textId="77777777" w:rsidR="00CB4BEB" w:rsidRPr="00B131DD" w:rsidRDefault="00CB4BEB" w:rsidP="003C0924">
            <w:pPr>
              <w:rPr>
                <w:rFonts w:ascii="Trebuchet MS" w:hAnsi="Trebuchet MS"/>
                <w:sz w:val="18"/>
                <w:szCs w:val="18"/>
              </w:rPr>
            </w:pPr>
            <w:r w:rsidRPr="00B131DD">
              <w:rPr>
                <w:rFonts w:ascii="Trebuchet MS" w:hAnsi="Trebuchet MS"/>
                <w:sz w:val="18"/>
                <w:szCs w:val="18"/>
              </w:rPr>
              <w:t>10</w:t>
            </w:r>
          </w:p>
        </w:tc>
      </w:tr>
      <w:tr w:rsidR="00CB4BEB" w:rsidRPr="00AC2250" w14:paraId="1562C181"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5220C696"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trin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4E6F591C"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trin</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20BA613D"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 xml:space="preserve">Klassetrin på </w:t>
            </w:r>
            <w:proofErr w:type="gramStart"/>
            <w:r w:rsidRPr="00C727E1">
              <w:rPr>
                <w:rFonts w:ascii="Trebuchet MS" w:hAnsi="Trebuchet MS"/>
                <w:sz w:val="18"/>
                <w:szCs w:val="18"/>
              </w:rPr>
              <w:t>skole klasse</w:t>
            </w:r>
            <w:proofErr w:type="gramEnd"/>
            <w:r w:rsidRPr="00C727E1">
              <w:rPr>
                <w:rFonts w:ascii="Trebuchet MS" w:hAnsi="Trebuchet MS"/>
                <w:sz w:val="18"/>
                <w:szCs w:val="18"/>
              </w:rPr>
              <w:t xml:space="preserve"> m.v.</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29312160" w14:textId="77777777" w:rsidR="00CB4BEB" w:rsidRPr="00B131DD" w:rsidRDefault="00CB4BEB" w:rsidP="003C0924">
            <w:pPr>
              <w:rPr>
                <w:rFonts w:ascii="Trebuchet MS" w:hAnsi="Trebuchet MS"/>
                <w:sz w:val="18"/>
                <w:szCs w:val="18"/>
              </w:rPr>
            </w:pPr>
            <w:r w:rsidRPr="00B131DD">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5CDA2CE6" w14:textId="77777777" w:rsidR="00CB4BEB" w:rsidRPr="00B131DD" w:rsidRDefault="00CB4BEB" w:rsidP="003C0924">
            <w:pPr>
              <w:rPr>
                <w:rFonts w:ascii="Trebuchet MS" w:hAnsi="Trebuchet MS"/>
                <w:sz w:val="18"/>
                <w:szCs w:val="18"/>
              </w:rPr>
            </w:pPr>
            <w:r w:rsidRPr="00B131DD">
              <w:rPr>
                <w:rFonts w:ascii="Trebuchet MS" w:hAnsi="Trebuchet MS"/>
                <w:sz w:val="18"/>
                <w:szCs w:val="18"/>
              </w:rPr>
              <w:t>0-25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38F96945" w14:textId="77777777" w:rsidR="00CB4BEB" w:rsidRPr="00B131DD" w:rsidRDefault="00CB4BEB" w:rsidP="003C0924">
            <w:pPr>
              <w:jc w:val="center"/>
              <w:rPr>
                <w:rFonts w:ascii="Trebuchet MS" w:hAnsi="Trebuchet MS"/>
                <w:sz w:val="18"/>
                <w:szCs w:val="18"/>
              </w:rPr>
            </w:pPr>
            <w:r w:rsidRPr="00B131DD">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53483D41" w14:textId="77777777" w:rsidR="00CB4BEB" w:rsidRPr="00B131DD" w:rsidRDefault="00CB4BEB" w:rsidP="003C0924">
            <w:pPr>
              <w:rPr>
                <w:rFonts w:ascii="Trebuchet MS" w:hAnsi="Trebuchet MS"/>
                <w:sz w:val="18"/>
                <w:szCs w:val="18"/>
              </w:rPr>
            </w:pPr>
            <w:r w:rsidRPr="00B131DD">
              <w:rPr>
                <w:rFonts w:ascii="Trebuchet MS" w:hAnsi="Trebuchet MS"/>
                <w:sz w:val="18"/>
                <w:szCs w:val="18"/>
              </w:rPr>
              <w:t>10.klasse</w:t>
            </w:r>
          </w:p>
        </w:tc>
      </w:tr>
      <w:tr w:rsidR="00CB4BEB" w:rsidRPr="00E80E14" w14:paraId="0A31ED4A" w14:textId="77777777" w:rsidTr="003C0924">
        <w:trPr>
          <w:trHeight w:hRule="exact" w:val="227"/>
        </w:trPr>
        <w:tc>
          <w:tcPr>
            <w:tcW w:w="2405"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08A63201"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belaegning_kode</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6AD9166B"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belaegn_k</w:t>
            </w:r>
            <w:proofErr w:type="spellEnd"/>
          </w:p>
        </w:tc>
        <w:tc>
          <w:tcPr>
            <w:tcW w:w="396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253E00B5"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belægning</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56ADE0B7"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6792B8D3"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02C96985" w14:textId="77777777" w:rsidR="00CB4BEB" w:rsidRPr="00C727E1" w:rsidRDefault="00CB4BEB" w:rsidP="003C0924">
            <w:pPr>
              <w:jc w:val="center"/>
              <w:rPr>
                <w:rFonts w:ascii="Trebuchet MS" w:hAnsi="Trebuchet MS"/>
                <w:sz w:val="18"/>
                <w:szCs w:val="18"/>
              </w:rPr>
            </w:pPr>
            <w:r w:rsidRPr="00C727E1">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03E1D841"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3</w:t>
            </w:r>
          </w:p>
        </w:tc>
      </w:tr>
      <w:tr w:rsidR="00CB4BEB" w:rsidRPr="00E80E14" w14:paraId="4DE23AB5" w14:textId="77777777" w:rsidTr="003C0924">
        <w:trPr>
          <w:trHeight w:hRule="exact" w:val="227"/>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3868F8C8"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belaegning</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2E1CD120"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belaegn</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228F7B9D"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Belægning af/på stier m.v.</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7585F858"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2F953EA8"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0-30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0B918216" w14:textId="77777777" w:rsidR="00CB4BEB" w:rsidRPr="00C727E1" w:rsidRDefault="00CB4BEB" w:rsidP="003C0924">
            <w:pPr>
              <w:jc w:val="center"/>
              <w:rPr>
                <w:rFonts w:ascii="Trebuchet MS" w:hAnsi="Trebuchet MS"/>
                <w:sz w:val="18"/>
                <w:szCs w:val="18"/>
              </w:rPr>
            </w:pPr>
            <w:r w:rsidRPr="00C727E1">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68382B4E"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Uden belægning</w:t>
            </w:r>
          </w:p>
        </w:tc>
      </w:tr>
      <w:tr w:rsidR="00CB4BEB" w:rsidRPr="00E80E14" w14:paraId="0CF9F154"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auto"/>
            <w:vAlign w:val="bottom"/>
          </w:tcPr>
          <w:p w14:paraId="7AF316C1"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handicapegnet_kode</w:t>
            </w:r>
            <w:proofErr w:type="spellEnd"/>
          </w:p>
        </w:tc>
        <w:tc>
          <w:tcPr>
            <w:tcW w:w="1276" w:type="dxa"/>
            <w:tcBorders>
              <w:top w:val="single" w:sz="4" w:space="0" w:color="auto"/>
              <w:left w:val="single" w:sz="4" w:space="0" w:color="auto"/>
              <w:bottom w:val="single" w:sz="4" w:space="0" w:color="auto"/>
              <w:right w:val="single" w:sz="4" w:space="0" w:color="auto"/>
            </w:tcBorders>
            <w:vAlign w:val="bottom"/>
          </w:tcPr>
          <w:p w14:paraId="5ABCE49F"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handicap_k</w:t>
            </w:r>
            <w:proofErr w:type="spellEnd"/>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1B9B8101"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handicapegnethed</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37B0C3A7"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34EB1AA"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4D0291FC" w14:textId="77777777" w:rsidR="00CB4BEB" w:rsidRPr="00C727E1" w:rsidRDefault="00CB4BEB" w:rsidP="003C0924">
            <w:pPr>
              <w:jc w:val="center"/>
              <w:rPr>
                <w:rFonts w:ascii="Trebuchet MS" w:hAnsi="Trebuchet MS"/>
                <w:sz w:val="18"/>
                <w:szCs w:val="18"/>
              </w:rPr>
            </w:pPr>
            <w:r w:rsidRPr="00C727E1">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76A75878"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1</w:t>
            </w:r>
          </w:p>
        </w:tc>
      </w:tr>
      <w:tr w:rsidR="00CB4BEB" w:rsidRPr="00E80E14" w14:paraId="6415E1F1"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6BABCF32"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handicapegnet</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3938AD65"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handicap</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4E60DBD3"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Handicapegnetheden af faciliteten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74DE0936"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05145B7A"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0-40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7905F85C" w14:textId="77777777" w:rsidR="00CB4BEB" w:rsidRPr="00C727E1" w:rsidRDefault="00CB4BEB" w:rsidP="003C0924">
            <w:pPr>
              <w:jc w:val="center"/>
              <w:rPr>
                <w:rFonts w:ascii="Trebuchet MS" w:hAnsi="Trebuchet MS"/>
                <w:sz w:val="18"/>
                <w:szCs w:val="18"/>
              </w:rPr>
            </w:pPr>
            <w:r w:rsidRPr="00C727E1">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7515E598"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Handicapegnet</w:t>
            </w:r>
          </w:p>
        </w:tc>
      </w:tr>
      <w:tr w:rsidR="00CB4BEB" w:rsidRPr="00E80E14" w14:paraId="19358200"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3689BFC8"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invasivart_kode</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5D8F1E57"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invasiva_k</w:t>
            </w:r>
            <w:proofErr w:type="spellEnd"/>
          </w:p>
        </w:tc>
        <w:tc>
          <w:tcPr>
            <w:tcW w:w="396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568BE2C5"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invasiv art</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4F878060"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1C54B06E"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1000-9999</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78011F5C" w14:textId="77777777" w:rsidR="00CB4BEB" w:rsidRPr="00C727E1" w:rsidRDefault="00CB4BEB" w:rsidP="003C0924">
            <w:pPr>
              <w:jc w:val="center"/>
              <w:rPr>
                <w:rFonts w:ascii="Trebuchet MS" w:hAnsi="Trebuchet MS"/>
                <w:sz w:val="18"/>
                <w:szCs w:val="18"/>
              </w:rPr>
            </w:pPr>
            <w:r w:rsidRPr="00C727E1">
              <w:rPr>
                <w:rFonts w:ascii="Trebuchet MS" w:hAnsi="Trebuchet MS"/>
                <w:sz w:val="18"/>
                <w:szCs w:val="18"/>
              </w:rPr>
              <w:t>O</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5E1CFD7D"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1020</w:t>
            </w:r>
          </w:p>
        </w:tc>
      </w:tr>
      <w:bookmarkEnd w:id="1119"/>
      <w:tr w:rsidR="00CB4BEB" w:rsidRPr="00E80E14" w14:paraId="519A0C91"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34C8E875"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ia_dansknavn</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1A8A9BA9"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ia_danskn</w:t>
            </w:r>
            <w:proofErr w:type="spellEnd"/>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52825CFD"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Dansk navn på invasiv art</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6E363165"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3011E794"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0-128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39EDE438" w14:textId="77777777" w:rsidR="00CB4BEB" w:rsidRPr="00C727E1" w:rsidRDefault="00CB4BEB" w:rsidP="003C0924">
            <w:pPr>
              <w:jc w:val="center"/>
              <w:rPr>
                <w:rFonts w:ascii="Trebuchet MS" w:hAnsi="Trebuchet MS"/>
                <w:sz w:val="18"/>
                <w:szCs w:val="18"/>
              </w:rPr>
            </w:pPr>
            <w:r w:rsidRPr="00C727E1">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76590ECF"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Amerikansk knivmusling</w:t>
            </w:r>
          </w:p>
        </w:tc>
      </w:tr>
      <w:tr w:rsidR="00CB4BEB" w:rsidRPr="00E80E14" w14:paraId="2860430C"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1DE0E9C6"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ia_latinsknavn</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58751543" w14:textId="77777777" w:rsidR="00CB4BEB" w:rsidRPr="00C727E1" w:rsidRDefault="00CB4BEB" w:rsidP="003C0924">
            <w:pPr>
              <w:rPr>
                <w:rFonts w:ascii="Trebuchet MS" w:hAnsi="Trebuchet MS"/>
                <w:sz w:val="18"/>
                <w:szCs w:val="18"/>
              </w:rPr>
            </w:pPr>
            <w:proofErr w:type="spellStart"/>
            <w:r>
              <w:rPr>
                <w:rFonts w:ascii="Trebuchet MS" w:hAnsi="Trebuchet MS"/>
                <w:sz w:val="18"/>
                <w:szCs w:val="18"/>
              </w:rPr>
              <w:t>ia_latin</w:t>
            </w:r>
            <w:r w:rsidRPr="00C727E1">
              <w:rPr>
                <w:rFonts w:ascii="Trebuchet MS" w:hAnsi="Trebuchet MS"/>
                <w:sz w:val="18"/>
                <w:szCs w:val="18"/>
              </w:rPr>
              <w:t>n</w:t>
            </w:r>
            <w:proofErr w:type="spellEnd"/>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1EBD9E5B"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Latinsk navn på invasiv art</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6B70DBED"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63B20F41"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0-128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410009B4" w14:textId="77777777" w:rsidR="00CB4BEB" w:rsidRPr="00C727E1" w:rsidRDefault="00CB4BEB" w:rsidP="003C0924">
            <w:pPr>
              <w:jc w:val="center"/>
              <w:rPr>
                <w:rFonts w:ascii="Trebuchet MS" w:hAnsi="Trebuchet MS"/>
                <w:sz w:val="18"/>
                <w:szCs w:val="18"/>
              </w:rPr>
            </w:pPr>
            <w:r w:rsidRPr="00C727E1">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3981171B"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Ensis</w:t>
            </w:r>
            <w:proofErr w:type="spellEnd"/>
            <w:r w:rsidRPr="00C727E1">
              <w:rPr>
                <w:rFonts w:ascii="Trebuchet MS" w:hAnsi="Trebuchet MS"/>
                <w:sz w:val="18"/>
                <w:szCs w:val="18"/>
              </w:rPr>
              <w:t xml:space="preserve"> </w:t>
            </w:r>
            <w:proofErr w:type="spellStart"/>
            <w:r w:rsidRPr="00C727E1">
              <w:rPr>
                <w:rFonts w:ascii="Trebuchet MS" w:hAnsi="Trebuchet MS"/>
                <w:sz w:val="18"/>
                <w:szCs w:val="18"/>
              </w:rPr>
              <w:t>americanus</w:t>
            </w:r>
            <w:proofErr w:type="spellEnd"/>
          </w:p>
        </w:tc>
      </w:tr>
      <w:tr w:rsidR="00CB4BEB" w:rsidRPr="00E80E14" w14:paraId="2872365B"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0FF8EDD7"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ia_rige</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5BC919B6"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ia_rige</w:t>
            </w:r>
            <w:proofErr w:type="spellEnd"/>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4CEC3555"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Artsrige for invasiv art</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1CC6CC08"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118E13B2"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0-25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12963D67" w14:textId="77777777" w:rsidR="00CB4BEB" w:rsidRPr="00C727E1" w:rsidRDefault="00CB4BEB" w:rsidP="003C0924">
            <w:pPr>
              <w:jc w:val="center"/>
              <w:rPr>
                <w:rFonts w:ascii="Trebuchet MS" w:hAnsi="Trebuchet MS"/>
                <w:sz w:val="18"/>
                <w:szCs w:val="18"/>
              </w:rPr>
            </w:pPr>
            <w:r w:rsidRPr="00C727E1">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28BE5290"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Dyreriget</w:t>
            </w:r>
          </w:p>
        </w:tc>
      </w:tr>
      <w:tr w:rsidR="00CB4BEB" w:rsidRPr="00D43341" w14:paraId="331D51AD"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409C04F2"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kotesystem_kode</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3C76811F"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kotesyst_k</w:t>
            </w:r>
            <w:proofErr w:type="spellEnd"/>
          </w:p>
        </w:tc>
        <w:tc>
          <w:tcPr>
            <w:tcW w:w="396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2944477F"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 xml:space="preserve">Kodetal for </w:t>
            </w:r>
            <w:proofErr w:type="spellStart"/>
            <w:r w:rsidRPr="00C727E1">
              <w:rPr>
                <w:rFonts w:ascii="Trebuchet MS" w:hAnsi="Trebuchet MS"/>
                <w:sz w:val="18"/>
                <w:szCs w:val="18"/>
              </w:rPr>
              <w:t>kotesystem</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3B77A6AF" w14:textId="77777777" w:rsidR="00CB4BEB" w:rsidRPr="00B131DD" w:rsidRDefault="00CB4BEB" w:rsidP="003C0924">
            <w:pPr>
              <w:rPr>
                <w:rFonts w:ascii="Trebuchet MS" w:hAnsi="Trebuchet MS"/>
                <w:sz w:val="18"/>
                <w:szCs w:val="18"/>
              </w:rPr>
            </w:pPr>
            <w:r w:rsidRPr="00C727E1">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78424F5A" w14:textId="77777777" w:rsidR="00CB4BEB" w:rsidRPr="00B131DD" w:rsidRDefault="00CB4BEB" w:rsidP="003C0924">
            <w:pPr>
              <w:rPr>
                <w:rFonts w:ascii="Trebuchet MS" w:hAnsi="Trebuchet MS"/>
                <w:sz w:val="18"/>
                <w:szCs w:val="18"/>
              </w:rPr>
            </w:pPr>
            <w:r w:rsidRPr="00C727E1">
              <w:rPr>
                <w:rFonts w:ascii="Trebuchet MS" w:hAnsi="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22EB3059" w14:textId="77777777" w:rsidR="00CB4BEB" w:rsidRPr="00C727E1" w:rsidRDefault="00CB4BEB" w:rsidP="003C0924">
            <w:pPr>
              <w:jc w:val="center"/>
              <w:rPr>
                <w:rFonts w:ascii="Trebuchet MS" w:hAnsi="Trebuchet MS"/>
                <w:sz w:val="18"/>
                <w:szCs w:val="18"/>
              </w:rPr>
            </w:pPr>
            <w:r w:rsidRPr="00B131DD">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33AA9B87"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2</w:t>
            </w:r>
          </w:p>
        </w:tc>
      </w:tr>
      <w:tr w:rsidR="00CB4BEB" w:rsidRPr="00D43341" w14:paraId="5F89C844" w14:textId="77777777" w:rsidTr="003C0924">
        <w:trPr>
          <w:trHeight w:hRule="exact" w:val="510"/>
        </w:trPr>
        <w:tc>
          <w:tcPr>
            <w:tcW w:w="2405" w:type="dxa"/>
            <w:tcBorders>
              <w:top w:val="single" w:sz="4" w:space="0" w:color="auto"/>
              <w:left w:val="single" w:sz="4" w:space="0" w:color="auto"/>
              <w:bottom w:val="single" w:sz="4" w:space="0" w:color="auto"/>
              <w:right w:val="single" w:sz="4" w:space="0" w:color="auto"/>
            </w:tcBorders>
            <w:shd w:val="clear" w:color="auto" w:fill="97DDBA"/>
            <w:vAlign w:val="center"/>
          </w:tcPr>
          <w:p w14:paraId="06D32634"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kotesystem</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6D6D4FE3"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kotesyst</w:t>
            </w:r>
            <w:proofErr w:type="spellEnd"/>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159E9DBF"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 xml:space="preserve">Hvilket </w:t>
            </w:r>
            <w:proofErr w:type="spellStart"/>
            <w:r w:rsidRPr="00C727E1">
              <w:rPr>
                <w:rFonts w:ascii="Trebuchet MS" w:hAnsi="Trebuchet MS"/>
                <w:sz w:val="18"/>
                <w:szCs w:val="18"/>
              </w:rPr>
              <w:t>kotesystem</w:t>
            </w:r>
            <w:proofErr w:type="spellEnd"/>
            <w:r w:rsidRPr="00C727E1">
              <w:rPr>
                <w:rFonts w:ascii="Trebuchet MS" w:hAnsi="Trebuchet MS"/>
                <w:sz w:val="18"/>
                <w:szCs w:val="18"/>
              </w:rPr>
              <w:t xml:space="preserve"> er anvendt til at angive kote i i.e. DVR90, DNN etc.</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0116599E" w14:textId="77777777" w:rsidR="00CB4BEB" w:rsidRPr="00B131DD" w:rsidRDefault="00CB4BEB" w:rsidP="003C0924">
            <w:pPr>
              <w:rPr>
                <w:rFonts w:ascii="Trebuchet MS" w:hAnsi="Trebuchet MS"/>
                <w:sz w:val="18"/>
                <w:szCs w:val="18"/>
              </w:rPr>
            </w:pPr>
            <w:r w:rsidRPr="00C727E1">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center"/>
          </w:tcPr>
          <w:p w14:paraId="5178C2D6" w14:textId="77777777" w:rsidR="00CB4BEB" w:rsidRPr="00B131DD" w:rsidRDefault="00CB4BEB" w:rsidP="003C0924">
            <w:pPr>
              <w:rPr>
                <w:rFonts w:ascii="Trebuchet MS" w:hAnsi="Trebuchet MS"/>
                <w:sz w:val="18"/>
                <w:szCs w:val="18"/>
              </w:rPr>
            </w:pPr>
            <w:r w:rsidRPr="00C727E1">
              <w:rPr>
                <w:rFonts w:ascii="Trebuchet MS" w:hAnsi="Trebuchet MS"/>
                <w:sz w:val="18"/>
                <w:szCs w:val="18"/>
              </w:rPr>
              <w:t>0-250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20D76DAD" w14:textId="77777777" w:rsidR="00CB4BEB" w:rsidRPr="00C727E1" w:rsidRDefault="00CB4BEB" w:rsidP="003C0924">
            <w:pPr>
              <w:jc w:val="center"/>
              <w:rPr>
                <w:rFonts w:ascii="Trebuchet MS" w:hAnsi="Trebuchet MS"/>
                <w:sz w:val="18"/>
                <w:szCs w:val="18"/>
              </w:rPr>
            </w:pPr>
            <w:r w:rsidRPr="00B131DD">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center"/>
          </w:tcPr>
          <w:p w14:paraId="0397544D"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DNN</w:t>
            </w:r>
          </w:p>
        </w:tc>
      </w:tr>
      <w:tr w:rsidR="00CB4BEB" w:rsidRPr="00D43341" w14:paraId="15E7255B" w14:textId="77777777" w:rsidTr="003C0924">
        <w:trPr>
          <w:trHeight w:hRule="exact" w:val="510"/>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43D4BEAE" w14:textId="77777777" w:rsidR="00CB4BEB" w:rsidRPr="00C727E1" w:rsidRDefault="00CB4BEB" w:rsidP="003C0924">
            <w:pPr>
              <w:rPr>
                <w:rFonts w:ascii="Trebuchet MS" w:hAnsi="Trebuchet MS"/>
                <w:sz w:val="18"/>
                <w:szCs w:val="18"/>
              </w:rPr>
            </w:pPr>
            <w:proofErr w:type="spellStart"/>
            <w:r w:rsidRPr="00B131DD">
              <w:rPr>
                <w:rFonts w:ascii="Trebuchet MS" w:hAnsi="Trebuchet MS"/>
                <w:sz w:val="18"/>
                <w:szCs w:val="18"/>
              </w:rPr>
              <w:lastRenderedPageBreak/>
              <w:t>ansva_v_k</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53A3FB37" w14:textId="77777777" w:rsidR="00CB4BEB" w:rsidRPr="00C727E1" w:rsidRDefault="00CB4BEB" w:rsidP="003C0924">
            <w:pPr>
              <w:rPr>
                <w:rFonts w:ascii="Trebuchet MS" w:hAnsi="Trebuchet MS"/>
                <w:sz w:val="18"/>
                <w:szCs w:val="18"/>
              </w:rPr>
            </w:pPr>
            <w:proofErr w:type="spellStart"/>
            <w:r w:rsidRPr="00B131DD">
              <w:rPr>
                <w:rFonts w:ascii="Trebuchet MS" w:hAnsi="Trebuchet MS"/>
                <w:sz w:val="18"/>
                <w:szCs w:val="18"/>
              </w:rPr>
              <w:t>ansva_v_k</w:t>
            </w:r>
            <w:proofErr w:type="spellEnd"/>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54E95D4C" w14:textId="763BA0F4" w:rsidR="00CB4BEB" w:rsidRPr="00C727E1" w:rsidRDefault="00CB4BEB" w:rsidP="003C0924">
            <w:pPr>
              <w:rPr>
                <w:rFonts w:ascii="Trebuchet MS" w:hAnsi="Trebuchet MS"/>
                <w:sz w:val="18"/>
                <w:szCs w:val="18"/>
              </w:rPr>
            </w:pPr>
            <w:r w:rsidRPr="00B131DD">
              <w:rPr>
                <w:rFonts w:ascii="Trebuchet MS" w:hAnsi="Trebuchet MS"/>
                <w:sz w:val="18"/>
                <w:szCs w:val="18"/>
              </w:rPr>
              <w:t>Kodetal for overordnet ansvar for vedligehold</w:t>
            </w:r>
            <w:r w:rsidR="001A42CE">
              <w:rPr>
                <w:rFonts w:ascii="Trebuchet MS" w:hAnsi="Trebuchet MS"/>
                <w:sz w:val="18"/>
                <w:szCs w:val="18"/>
              </w:rPr>
              <w:t>.</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17AD112A"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657848F4"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5293AA88" w14:textId="77777777" w:rsidR="00CB4BEB" w:rsidRPr="00B131DD" w:rsidRDefault="00CB4BEB" w:rsidP="003C0924">
            <w:pPr>
              <w:jc w:val="center"/>
              <w:rPr>
                <w:rFonts w:ascii="Trebuchet MS" w:hAnsi="Trebuchet MS"/>
                <w:sz w:val="18"/>
                <w:szCs w:val="18"/>
              </w:rPr>
            </w:pPr>
            <w:r w:rsidRPr="00B131DD">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060200D8" w14:textId="77777777" w:rsidR="00CB4BEB" w:rsidRPr="00B131DD" w:rsidRDefault="00CB4BEB" w:rsidP="003C0924">
            <w:pPr>
              <w:rPr>
                <w:rFonts w:ascii="Trebuchet MS" w:hAnsi="Trebuchet MS"/>
                <w:sz w:val="18"/>
                <w:szCs w:val="18"/>
              </w:rPr>
            </w:pPr>
            <w:r w:rsidRPr="00B131DD">
              <w:rPr>
                <w:rFonts w:ascii="Trebuchet MS" w:hAnsi="Trebuchet MS"/>
                <w:sz w:val="18"/>
                <w:szCs w:val="18"/>
              </w:rPr>
              <w:t>1</w:t>
            </w:r>
          </w:p>
        </w:tc>
      </w:tr>
      <w:tr w:rsidR="00CB4BEB" w:rsidRPr="00D43341" w14:paraId="5C9FBB41" w14:textId="77777777" w:rsidTr="003C0924">
        <w:trPr>
          <w:trHeight w:hRule="exact" w:val="510"/>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5F90C117" w14:textId="77777777" w:rsidR="00CB4BEB" w:rsidRPr="00C727E1" w:rsidRDefault="00CB4BEB" w:rsidP="003C0924">
            <w:pPr>
              <w:rPr>
                <w:rFonts w:ascii="Trebuchet MS" w:hAnsi="Trebuchet MS"/>
                <w:sz w:val="18"/>
                <w:szCs w:val="18"/>
              </w:rPr>
            </w:pPr>
            <w:proofErr w:type="spellStart"/>
            <w:r w:rsidRPr="00B131DD">
              <w:rPr>
                <w:rFonts w:ascii="Trebuchet MS" w:hAnsi="Trebuchet MS"/>
                <w:sz w:val="18"/>
                <w:szCs w:val="18"/>
              </w:rPr>
              <w:t>ansva_v</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4F4C6F90" w14:textId="77777777" w:rsidR="00CB4BEB" w:rsidRPr="00C727E1" w:rsidRDefault="00CB4BEB" w:rsidP="003C0924">
            <w:pPr>
              <w:rPr>
                <w:rFonts w:ascii="Trebuchet MS" w:hAnsi="Trebuchet MS"/>
                <w:sz w:val="18"/>
                <w:szCs w:val="18"/>
              </w:rPr>
            </w:pPr>
            <w:proofErr w:type="spellStart"/>
            <w:r w:rsidRPr="00B131DD">
              <w:rPr>
                <w:rFonts w:ascii="Trebuchet MS" w:hAnsi="Trebuchet MS"/>
                <w:sz w:val="18"/>
                <w:szCs w:val="18"/>
              </w:rPr>
              <w:t>ansva_v</w:t>
            </w:r>
            <w:proofErr w:type="spellEnd"/>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4260C9D8"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Hvem står for ansvaret for vedligehold</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162C37D7"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3966FAD0" w14:textId="77777777" w:rsidR="00CB4BEB" w:rsidRPr="00C727E1" w:rsidRDefault="00CB4BEB" w:rsidP="003C0924">
            <w:pPr>
              <w:rPr>
                <w:rFonts w:ascii="Trebuchet MS" w:hAnsi="Trebuchet MS"/>
                <w:sz w:val="18"/>
                <w:szCs w:val="18"/>
              </w:rPr>
            </w:pPr>
            <w:r w:rsidRPr="00B131DD">
              <w:rPr>
                <w:rFonts w:ascii="Trebuchet MS" w:hAnsi="Trebuchet MS"/>
                <w:sz w:val="18"/>
                <w:szCs w:val="18"/>
              </w:rPr>
              <w:t>0-30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3EB0D0E2" w14:textId="77777777" w:rsidR="00CB4BEB" w:rsidRPr="00B131DD" w:rsidRDefault="00CB4BEB" w:rsidP="003C0924">
            <w:pPr>
              <w:jc w:val="center"/>
              <w:rPr>
                <w:rFonts w:ascii="Trebuchet MS" w:hAnsi="Trebuchet MS"/>
                <w:sz w:val="18"/>
                <w:szCs w:val="18"/>
              </w:rPr>
            </w:pPr>
            <w:r w:rsidRPr="00B131DD">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204A4758" w14:textId="77777777" w:rsidR="00CB4BEB" w:rsidRPr="00B131DD" w:rsidRDefault="00CB4BEB" w:rsidP="003C0924">
            <w:pPr>
              <w:rPr>
                <w:rFonts w:ascii="Trebuchet MS" w:hAnsi="Trebuchet MS"/>
                <w:sz w:val="18"/>
                <w:szCs w:val="18"/>
              </w:rPr>
            </w:pPr>
            <w:r w:rsidRPr="00B131DD">
              <w:rPr>
                <w:rFonts w:ascii="Trebuchet MS" w:hAnsi="Trebuchet MS"/>
                <w:sz w:val="18"/>
                <w:szCs w:val="18"/>
              </w:rPr>
              <w:t>Privat/forening</w:t>
            </w:r>
          </w:p>
        </w:tc>
      </w:tr>
      <w:tr w:rsidR="00CB4BEB" w:rsidRPr="00353B49" w14:paraId="39844680" w14:textId="77777777" w:rsidTr="003C0924">
        <w:trPr>
          <w:trHeight w:hRule="exact" w:val="255"/>
        </w:trPr>
        <w:tc>
          <w:tcPr>
            <w:tcW w:w="4111" w:type="dxa"/>
            <w:gridSpan w:val="3"/>
            <w:tcBorders>
              <w:top w:val="single" w:sz="4" w:space="0" w:color="auto"/>
              <w:left w:val="nil"/>
              <w:bottom w:val="nil"/>
              <w:right w:val="nil"/>
            </w:tcBorders>
            <w:shd w:val="clear" w:color="auto" w:fill="97DDBA"/>
          </w:tcPr>
          <w:p w14:paraId="76DFA6F8" w14:textId="77777777" w:rsidR="00CB4BEB" w:rsidRPr="0051728E" w:rsidRDefault="00CB4BEB" w:rsidP="003C0924">
            <w:pPr>
              <w:rPr>
                <w:rFonts w:ascii="Trebuchet MS" w:hAnsi="Trebuchet MS" w:cs="Trebuchet MS"/>
                <w:i/>
                <w:iCs/>
                <w:sz w:val="18"/>
                <w:szCs w:val="18"/>
              </w:rPr>
            </w:pPr>
          </w:p>
        </w:tc>
        <w:tc>
          <w:tcPr>
            <w:tcW w:w="10343" w:type="dxa"/>
            <w:gridSpan w:val="5"/>
            <w:tcBorders>
              <w:top w:val="single" w:sz="4" w:space="0" w:color="auto"/>
              <w:left w:val="nil"/>
              <w:bottom w:val="nil"/>
              <w:right w:val="nil"/>
            </w:tcBorders>
            <w:shd w:val="clear" w:color="auto" w:fill="97DDBA"/>
            <w:vAlign w:val="center"/>
          </w:tcPr>
          <w:p w14:paraId="7D1569AE" w14:textId="77777777" w:rsidR="00CB4BEB" w:rsidRPr="00353B49" w:rsidRDefault="00CB4BEB" w:rsidP="003C0924">
            <w:pPr>
              <w:rPr>
                <w:rFonts w:ascii="Trebuchet MS" w:hAnsi="Trebuchet MS" w:cs="Trebuchet M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w:t>
            </w:r>
            <w:r w:rsidRPr="0051728E">
              <w:rPr>
                <w:rFonts w:ascii="Trebuchet MS" w:hAnsi="Trebuchet MS" w:cs="Trebuchet MS"/>
                <w:i/>
                <w:iCs/>
                <w:sz w:val="18"/>
                <w:szCs w:val="18"/>
              </w:rPr>
              <w:t>opslagstabeller, der indeholder oversættelser af koder i andre felter.</w:t>
            </w:r>
          </w:p>
        </w:tc>
      </w:tr>
    </w:tbl>
    <w:p w14:paraId="229173F2" w14:textId="365C7C0E" w:rsidR="00CB4BEB" w:rsidRDefault="00CB4BEB" w:rsidP="00CB4BEB">
      <w:pPr>
        <w:rPr>
          <w:rFonts w:ascii="Trebuchet MS" w:hAnsi="Trebuchet MS" w:cs="Trebuchet MS"/>
          <w:bCs/>
          <w:sz w:val="18"/>
          <w:szCs w:val="18"/>
        </w:rPr>
      </w:pPr>
      <w:r w:rsidRPr="00353B49">
        <w:rPr>
          <w:rFonts w:ascii="Trebuchet MS" w:hAnsi="Trebuchet MS" w:cs="Trebuchet MS"/>
          <w:bCs/>
          <w:sz w:val="18"/>
          <w:szCs w:val="18"/>
        </w:rPr>
        <w:t>*) Kan have andet databasenavn men benytter de andre værdier</w:t>
      </w:r>
    </w:p>
    <w:p w14:paraId="150FFD5B" w14:textId="77777777" w:rsidR="00316000" w:rsidRPr="00353B49" w:rsidRDefault="00316000" w:rsidP="00CB4BEB">
      <w:pPr>
        <w:rPr>
          <w:rFonts w:ascii="Trebuchet MS" w:hAnsi="Trebuchet MS" w:cs="Trebuchet MS"/>
          <w:bCs/>
          <w:sz w:val="18"/>
          <w:szCs w:val="18"/>
        </w:rPr>
      </w:pPr>
    </w:p>
    <w:p w14:paraId="4119BD6A" w14:textId="77777777" w:rsidR="00CB4BEB" w:rsidRPr="00A32757" w:rsidRDefault="00CB4BEB" w:rsidP="00CB4BEB">
      <w:pPr>
        <w:pStyle w:val="Overskrift2"/>
      </w:pPr>
      <w:bookmarkStart w:id="1120" w:name="_3.2_Forklaring_til"/>
      <w:bookmarkStart w:id="1121" w:name="_Toc292448050"/>
      <w:bookmarkStart w:id="1122" w:name="_Toc292448219"/>
      <w:bookmarkStart w:id="1123" w:name="_Toc292692148"/>
      <w:bookmarkStart w:id="1124" w:name="_Toc292713275"/>
      <w:bookmarkStart w:id="1125" w:name="_Toc292865161"/>
      <w:bookmarkStart w:id="1126" w:name="_Toc63351386"/>
      <w:bookmarkStart w:id="1127" w:name="_Toc122436051"/>
      <w:bookmarkEnd w:id="1120"/>
      <w:r>
        <w:t>4</w:t>
      </w:r>
      <w:r w:rsidRPr="00A32757">
        <w:t>.2 Forklaring til felter</w:t>
      </w:r>
      <w:bookmarkEnd w:id="1121"/>
      <w:bookmarkEnd w:id="1122"/>
      <w:bookmarkEnd w:id="1123"/>
      <w:bookmarkEnd w:id="1124"/>
      <w:bookmarkEnd w:id="1125"/>
      <w:bookmarkEnd w:id="1126"/>
      <w:bookmarkEnd w:id="112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45"/>
        <w:gridCol w:w="10481"/>
      </w:tblGrid>
      <w:tr w:rsidR="00CB4BEB" w:rsidRPr="0051728E" w14:paraId="29F800EB" w14:textId="77777777" w:rsidTr="003C0924">
        <w:trPr>
          <w:trHeight w:val="227"/>
        </w:trPr>
        <w:tc>
          <w:tcPr>
            <w:tcW w:w="2945" w:type="dxa"/>
            <w:tcBorders>
              <w:bottom w:val="single" w:sz="4" w:space="0" w:color="auto"/>
            </w:tcBorders>
            <w:shd w:val="clear" w:color="auto" w:fill="D9D9D9"/>
            <w:vAlign w:val="bottom"/>
          </w:tcPr>
          <w:p w14:paraId="138475AF" w14:textId="77777777" w:rsidR="00CB4BEB" w:rsidRPr="0093184F" w:rsidRDefault="00CB4BEB" w:rsidP="003C0924">
            <w:pPr>
              <w:rPr>
                <w:rFonts w:ascii="Trebuchet MS" w:hAnsi="Trebuchet MS" w:cs="Trebuchet MS"/>
                <w:b/>
                <w:bCs/>
                <w:sz w:val="18"/>
                <w:szCs w:val="18"/>
              </w:rPr>
            </w:pPr>
            <w:r w:rsidRPr="0093184F">
              <w:rPr>
                <w:rFonts w:ascii="Trebuchet MS" w:hAnsi="Trebuchet MS" w:cs="Trebuchet MS"/>
                <w:b/>
                <w:bCs/>
                <w:sz w:val="18"/>
                <w:szCs w:val="18"/>
              </w:rPr>
              <w:t>Feltnavn</w:t>
            </w:r>
          </w:p>
        </w:tc>
        <w:tc>
          <w:tcPr>
            <w:tcW w:w="10481" w:type="dxa"/>
            <w:tcBorders>
              <w:bottom w:val="single" w:sz="4" w:space="0" w:color="auto"/>
            </w:tcBorders>
            <w:shd w:val="clear" w:color="auto" w:fill="D9D9D9"/>
            <w:vAlign w:val="bottom"/>
          </w:tcPr>
          <w:p w14:paraId="5BA37CCF" w14:textId="77777777" w:rsidR="00CB4BEB" w:rsidRPr="0093184F" w:rsidRDefault="00CB4BEB" w:rsidP="003C0924">
            <w:pPr>
              <w:rPr>
                <w:rFonts w:ascii="Trebuchet MS" w:hAnsi="Trebuchet MS" w:cs="Trebuchet MS"/>
                <w:bCs/>
                <w:sz w:val="18"/>
                <w:szCs w:val="18"/>
              </w:rPr>
            </w:pPr>
            <w:r w:rsidRPr="0093184F">
              <w:rPr>
                <w:rFonts w:ascii="Trebuchet MS" w:hAnsi="Trebuchet MS" w:cs="Trebuchet MS"/>
                <w:b/>
                <w:bCs/>
                <w:sz w:val="18"/>
                <w:szCs w:val="18"/>
              </w:rPr>
              <w:t>Forklaring</w:t>
            </w:r>
          </w:p>
        </w:tc>
      </w:tr>
      <w:tr w:rsidR="00CB4BEB" w:rsidRPr="0051728E" w14:paraId="4BEE1E01" w14:textId="77777777" w:rsidTr="003C0924">
        <w:trPr>
          <w:trHeight w:val="227"/>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2A480A8B" w14:textId="77777777" w:rsidR="00CB4BEB" w:rsidRPr="0093184F" w:rsidRDefault="00CB4BEB" w:rsidP="003C0924">
            <w:pPr>
              <w:rPr>
                <w:rFonts w:ascii="Trebuchet MS" w:hAnsi="Trebuchet MS"/>
                <w:sz w:val="18"/>
                <w:szCs w:val="18"/>
              </w:rPr>
            </w:pPr>
            <w:proofErr w:type="spellStart"/>
            <w:r w:rsidRPr="0093184F">
              <w:rPr>
                <w:rFonts w:ascii="Trebuchet MS" w:hAnsi="Trebuchet MS"/>
                <w:sz w:val="18"/>
                <w:szCs w:val="18"/>
              </w:rPr>
              <w:t>Gyldig_fra</w:t>
            </w:r>
            <w:proofErr w:type="spellEnd"/>
          </w:p>
        </w:tc>
        <w:tc>
          <w:tcPr>
            <w:tcW w:w="10481" w:type="dxa"/>
            <w:tcBorders>
              <w:top w:val="single" w:sz="4" w:space="0" w:color="auto"/>
              <w:left w:val="single" w:sz="4" w:space="0" w:color="auto"/>
              <w:bottom w:val="single" w:sz="4" w:space="0" w:color="auto"/>
            </w:tcBorders>
            <w:vAlign w:val="bottom"/>
          </w:tcPr>
          <w:p w14:paraId="28C941CD" w14:textId="77777777" w:rsidR="00CB4BEB" w:rsidRPr="001A42CE" w:rsidRDefault="00CB4BEB" w:rsidP="003C0924">
            <w:pPr>
              <w:autoSpaceDE w:val="0"/>
              <w:autoSpaceDN w:val="0"/>
              <w:adjustRightInd w:val="0"/>
              <w:rPr>
                <w:rFonts w:ascii="Trebuchet MS" w:hAnsi="Trebuchet MS"/>
                <w:sz w:val="18"/>
                <w:szCs w:val="18"/>
              </w:rPr>
            </w:pPr>
            <w:r w:rsidRPr="001A42CE">
              <w:rPr>
                <w:rFonts w:ascii="Trebuchet MS" w:hAnsi="Trebuchet MS"/>
                <w:sz w:val="18"/>
                <w:szCs w:val="18"/>
              </w:rPr>
              <w:t>Dato for start af objektets gyldighed. Sættes af ansvarlig myndighed i forbindelse med oprettelse eller ændringer af objekter. Der er tale om en forvaltningsmæssig gyldighed i modsætning til en systemmæssig gyldighed. Kan også bruges som observationsdata.</w:t>
            </w:r>
          </w:p>
        </w:tc>
      </w:tr>
      <w:tr w:rsidR="00CB4BEB" w:rsidRPr="0051728E" w14:paraId="2BDE4953" w14:textId="77777777" w:rsidTr="003C0924">
        <w:trPr>
          <w:trHeight w:val="227"/>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0901DF9D" w14:textId="77777777" w:rsidR="00CB4BEB" w:rsidRPr="0093184F" w:rsidRDefault="00CB4BEB" w:rsidP="003C0924">
            <w:pPr>
              <w:rPr>
                <w:rFonts w:ascii="Trebuchet MS" w:hAnsi="Trebuchet MS"/>
                <w:sz w:val="18"/>
                <w:szCs w:val="18"/>
              </w:rPr>
            </w:pPr>
            <w:proofErr w:type="spellStart"/>
            <w:r w:rsidRPr="0093184F">
              <w:rPr>
                <w:rFonts w:ascii="Trebuchet MS" w:hAnsi="Trebuchet MS"/>
                <w:sz w:val="18"/>
                <w:szCs w:val="18"/>
              </w:rPr>
              <w:t>Gyldig_til</w:t>
            </w:r>
            <w:proofErr w:type="spellEnd"/>
          </w:p>
        </w:tc>
        <w:tc>
          <w:tcPr>
            <w:tcW w:w="10481" w:type="dxa"/>
            <w:tcBorders>
              <w:top w:val="single" w:sz="4" w:space="0" w:color="auto"/>
              <w:left w:val="single" w:sz="4" w:space="0" w:color="auto"/>
              <w:bottom w:val="single" w:sz="4" w:space="0" w:color="auto"/>
            </w:tcBorders>
            <w:vAlign w:val="bottom"/>
          </w:tcPr>
          <w:p w14:paraId="27EC35F2" w14:textId="77777777" w:rsidR="00CB4BEB" w:rsidRPr="001A42CE" w:rsidRDefault="00CB4BEB" w:rsidP="003C0924">
            <w:pPr>
              <w:autoSpaceDE w:val="0"/>
              <w:autoSpaceDN w:val="0"/>
              <w:adjustRightInd w:val="0"/>
              <w:rPr>
                <w:rFonts w:ascii="Trebuchet MS" w:hAnsi="Trebuchet MS"/>
                <w:sz w:val="18"/>
                <w:szCs w:val="18"/>
              </w:rPr>
            </w:pPr>
            <w:r w:rsidRPr="001A42CE">
              <w:rPr>
                <w:rFonts w:ascii="Trebuchet MS" w:hAnsi="Trebuchet MS"/>
                <w:sz w:val="18"/>
                <w:szCs w:val="18"/>
              </w:rPr>
              <w:t>Dato for slut af objektets gyldighed. Sættes af ansvarlig myndighed i forbindelse med oprettelse eller ændringer af objekter. Der er tale om en forvaltningsmæssig gyldighed i modsætning til en systemmæssig gyldighed.</w:t>
            </w:r>
          </w:p>
        </w:tc>
      </w:tr>
      <w:tr w:rsidR="00CB4BEB" w:rsidRPr="0051728E" w14:paraId="615D4360"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09AFC8C7"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Link</w:t>
            </w:r>
          </w:p>
        </w:tc>
        <w:tc>
          <w:tcPr>
            <w:tcW w:w="10481" w:type="dxa"/>
            <w:tcBorders>
              <w:top w:val="single" w:sz="4" w:space="0" w:color="auto"/>
              <w:left w:val="single" w:sz="4" w:space="0" w:color="auto"/>
              <w:bottom w:val="single" w:sz="4" w:space="0" w:color="auto"/>
            </w:tcBorders>
            <w:vAlign w:val="bottom"/>
          </w:tcPr>
          <w:p w14:paraId="37B622AE"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URL-adresse, der kan anvendes til opslag på objektniveau.</w:t>
            </w:r>
          </w:p>
        </w:tc>
      </w:tr>
      <w:tr w:rsidR="00CB4BEB" w:rsidRPr="009A3FCE" w14:paraId="269D6CEC"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51EEB5BB"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Link1</w:t>
            </w:r>
          </w:p>
        </w:tc>
        <w:tc>
          <w:tcPr>
            <w:tcW w:w="10481" w:type="dxa"/>
            <w:tcBorders>
              <w:top w:val="single" w:sz="4" w:space="0" w:color="auto"/>
              <w:left w:val="single" w:sz="4" w:space="0" w:color="auto"/>
              <w:bottom w:val="single" w:sz="4" w:space="0" w:color="auto"/>
            </w:tcBorders>
            <w:vAlign w:val="bottom"/>
          </w:tcPr>
          <w:p w14:paraId="4DBEAA70"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URL-adresse, der kan anvendes til opslag på objektniveau.</w:t>
            </w:r>
          </w:p>
        </w:tc>
      </w:tr>
      <w:tr w:rsidR="00CB4BEB" w:rsidRPr="009A3FCE" w14:paraId="2E71C0F3"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0068523C"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Link2</w:t>
            </w:r>
          </w:p>
        </w:tc>
        <w:tc>
          <w:tcPr>
            <w:tcW w:w="10481" w:type="dxa"/>
            <w:tcBorders>
              <w:top w:val="single" w:sz="4" w:space="0" w:color="auto"/>
              <w:left w:val="single" w:sz="4" w:space="0" w:color="auto"/>
              <w:bottom w:val="single" w:sz="4" w:space="0" w:color="auto"/>
            </w:tcBorders>
            <w:vAlign w:val="bottom"/>
          </w:tcPr>
          <w:p w14:paraId="3D2779A0"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URL-adresse, der kan anvendes til opslag på objektniveau.</w:t>
            </w:r>
          </w:p>
        </w:tc>
      </w:tr>
      <w:tr w:rsidR="00CB4BEB" w:rsidRPr="009A3FCE" w14:paraId="2EE605BD"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5D03F9A0"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Link3</w:t>
            </w:r>
          </w:p>
        </w:tc>
        <w:tc>
          <w:tcPr>
            <w:tcW w:w="10481" w:type="dxa"/>
            <w:tcBorders>
              <w:top w:val="single" w:sz="4" w:space="0" w:color="auto"/>
              <w:left w:val="single" w:sz="4" w:space="0" w:color="auto"/>
              <w:bottom w:val="single" w:sz="4" w:space="0" w:color="auto"/>
            </w:tcBorders>
            <w:vAlign w:val="bottom"/>
          </w:tcPr>
          <w:p w14:paraId="7C8C56AC"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URL-adresse, der kan anvendes til opslag på objektniveau.</w:t>
            </w:r>
          </w:p>
        </w:tc>
      </w:tr>
      <w:tr w:rsidR="00CB4BEB" w:rsidRPr="009A3FCE" w14:paraId="2DD79FC5"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4976E3E0" w14:textId="77777777" w:rsidR="00CB4BEB" w:rsidRPr="001A42CE" w:rsidRDefault="00CB4BEB" w:rsidP="003C0924">
            <w:pPr>
              <w:rPr>
                <w:rFonts w:ascii="Trebuchet MS" w:hAnsi="Trebuchet MS"/>
                <w:sz w:val="18"/>
                <w:szCs w:val="18"/>
              </w:rPr>
            </w:pPr>
            <w:proofErr w:type="spellStart"/>
            <w:r w:rsidRPr="001A42CE">
              <w:rPr>
                <w:rFonts w:ascii="Trebuchet MS" w:hAnsi="Trebuchet MS"/>
                <w:sz w:val="18"/>
                <w:szCs w:val="18"/>
              </w:rPr>
              <w:t>Foto_link</w:t>
            </w:r>
            <w:proofErr w:type="spellEnd"/>
          </w:p>
        </w:tc>
        <w:tc>
          <w:tcPr>
            <w:tcW w:w="10481" w:type="dxa"/>
            <w:tcBorders>
              <w:top w:val="single" w:sz="4" w:space="0" w:color="auto"/>
              <w:left w:val="single" w:sz="4" w:space="0" w:color="auto"/>
              <w:bottom w:val="single" w:sz="4" w:space="0" w:color="auto"/>
            </w:tcBorders>
            <w:vAlign w:val="bottom"/>
          </w:tcPr>
          <w:p w14:paraId="7110D566"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URL-adresse, der kan anvendes til tilknytning af billede på objektniveau.</w:t>
            </w:r>
          </w:p>
        </w:tc>
      </w:tr>
      <w:tr w:rsidR="00CB4BEB" w:rsidRPr="009A3FCE" w14:paraId="4557AC64"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441909D4"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Foto_link1</w:t>
            </w:r>
          </w:p>
        </w:tc>
        <w:tc>
          <w:tcPr>
            <w:tcW w:w="10481" w:type="dxa"/>
            <w:tcBorders>
              <w:top w:val="single" w:sz="4" w:space="0" w:color="auto"/>
              <w:left w:val="single" w:sz="4" w:space="0" w:color="auto"/>
              <w:bottom w:val="single" w:sz="4" w:space="0" w:color="auto"/>
            </w:tcBorders>
            <w:vAlign w:val="bottom"/>
          </w:tcPr>
          <w:p w14:paraId="0F9AEBE0"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URL-adresse, der kan anvendes til tilknytning af billede på objektniveau.</w:t>
            </w:r>
          </w:p>
        </w:tc>
      </w:tr>
      <w:tr w:rsidR="00CB4BEB" w:rsidRPr="009A3FCE" w14:paraId="658F75F9"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4F7D6520"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Foto_link2</w:t>
            </w:r>
          </w:p>
        </w:tc>
        <w:tc>
          <w:tcPr>
            <w:tcW w:w="10481" w:type="dxa"/>
            <w:tcBorders>
              <w:top w:val="single" w:sz="4" w:space="0" w:color="auto"/>
              <w:left w:val="single" w:sz="4" w:space="0" w:color="auto"/>
              <w:bottom w:val="single" w:sz="4" w:space="0" w:color="auto"/>
            </w:tcBorders>
            <w:vAlign w:val="bottom"/>
          </w:tcPr>
          <w:p w14:paraId="189D4C94"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URL-adresse, der kan anvendes til tilknytning af billede på objektniveau.</w:t>
            </w:r>
          </w:p>
        </w:tc>
      </w:tr>
      <w:tr w:rsidR="00CB4BEB" w:rsidRPr="009A3FCE" w14:paraId="4E02BA24"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4BADB1BD"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Foto_link3</w:t>
            </w:r>
          </w:p>
        </w:tc>
        <w:tc>
          <w:tcPr>
            <w:tcW w:w="10481" w:type="dxa"/>
            <w:tcBorders>
              <w:top w:val="single" w:sz="4" w:space="0" w:color="auto"/>
              <w:left w:val="single" w:sz="4" w:space="0" w:color="auto"/>
              <w:bottom w:val="single" w:sz="4" w:space="0" w:color="auto"/>
            </w:tcBorders>
            <w:vAlign w:val="bottom"/>
          </w:tcPr>
          <w:p w14:paraId="61888928"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URL-adresse, der kan anvendes til tilknytning af billede på objektniveau.</w:t>
            </w:r>
          </w:p>
        </w:tc>
      </w:tr>
      <w:tr w:rsidR="00B04C3E" w:rsidRPr="009A3FCE" w14:paraId="46F86577" w14:textId="77777777" w:rsidTr="00166D96">
        <w:trPr>
          <w:trHeight w:hRule="exact" w:val="52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66726377" w14:textId="536168BB" w:rsidR="00B04C3E" w:rsidRPr="001A42CE" w:rsidRDefault="0059351F" w:rsidP="003C0924">
            <w:pPr>
              <w:rPr>
                <w:rFonts w:ascii="Trebuchet MS" w:hAnsi="Trebuchet MS"/>
                <w:sz w:val="18"/>
                <w:szCs w:val="18"/>
              </w:rPr>
            </w:pPr>
            <w:proofErr w:type="spellStart"/>
            <w:r>
              <w:rPr>
                <w:rFonts w:ascii="Trebuchet MS" w:hAnsi="Trebuchet MS"/>
                <w:sz w:val="18"/>
                <w:szCs w:val="18"/>
              </w:rPr>
              <w:t>Geofafoto</w:t>
            </w:r>
            <w:proofErr w:type="spellEnd"/>
          </w:p>
        </w:tc>
        <w:tc>
          <w:tcPr>
            <w:tcW w:w="10481" w:type="dxa"/>
            <w:tcBorders>
              <w:top w:val="single" w:sz="4" w:space="0" w:color="auto"/>
              <w:left w:val="single" w:sz="4" w:space="0" w:color="auto"/>
              <w:bottom w:val="single" w:sz="4" w:space="0" w:color="auto"/>
            </w:tcBorders>
            <w:vAlign w:val="bottom"/>
          </w:tcPr>
          <w:p w14:paraId="4D5EBFFF" w14:textId="74AC9F69" w:rsidR="00B04C3E" w:rsidRPr="001A42CE" w:rsidRDefault="00166D96" w:rsidP="003C0924">
            <w:pPr>
              <w:rPr>
                <w:rFonts w:ascii="Trebuchet MS" w:hAnsi="Trebuchet MS"/>
                <w:sz w:val="18"/>
                <w:szCs w:val="18"/>
              </w:rPr>
            </w:pPr>
            <w:r w:rsidRPr="00771A0E">
              <w:rPr>
                <w:rFonts w:ascii="Trebuchet MS" w:hAnsi="Trebuchet MS"/>
                <w:sz w:val="18"/>
                <w:szCs w:val="18"/>
              </w:rPr>
              <w:t xml:space="preserve">Automatisk dannet URL-link til foto lagt ind i </w:t>
            </w:r>
            <w:proofErr w:type="spellStart"/>
            <w:r w:rsidRPr="00771A0E">
              <w:rPr>
                <w:rFonts w:ascii="Trebuchet MS" w:hAnsi="Trebuchet MS"/>
                <w:sz w:val="18"/>
                <w:szCs w:val="18"/>
              </w:rPr>
              <w:t>GeoFA</w:t>
            </w:r>
            <w:proofErr w:type="spellEnd"/>
            <w:r w:rsidRPr="00771A0E">
              <w:rPr>
                <w:rFonts w:ascii="Trebuchet MS" w:hAnsi="Trebuchet MS"/>
                <w:sz w:val="18"/>
                <w:szCs w:val="18"/>
              </w:rPr>
              <w:t xml:space="preserve"> billedunderstøttelsesmodulet. Feltet vil blive brugt til det primære foto for objektet sat i </w:t>
            </w:r>
            <w:proofErr w:type="spellStart"/>
            <w:r w:rsidRPr="00771A0E">
              <w:rPr>
                <w:rFonts w:ascii="Trebuchet MS" w:hAnsi="Trebuchet MS"/>
                <w:sz w:val="18"/>
                <w:szCs w:val="18"/>
              </w:rPr>
              <w:t>GeoFA</w:t>
            </w:r>
            <w:proofErr w:type="spellEnd"/>
            <w:r w:rsidRPr="00771A0E">
              <w:rPr>
                <w:rFonts w:ascii="Trebuchet MS" w:hAnsi="Trebuchet MS"/>
                <w:sz w:val="18"/>
                <w:szCs w:val="18"/>
              </w:rPr>
              <w:t xml:space="preserve"> billedunderstøttelsesmodulet.</w:t>
            </w:r>
          </w:p>
        </w:tc>
      </w:tr>
      <w:tr w:rsidR="0059351F" w:rsidRPr="009A3FCE" w14:paraId="2E080CF8"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5C40BDA0" w14:textId="77CE13D4" w:rsidR="0059351F" w:rsidRDefault="00166D96" w:rsidP="003C0924">
            <w:pPr>
              <w:rPr>
                <w:rFonts w:ascii="Trebuchet MS" w:hAnsi="Trebuchet MS"/>
                <w:sz w:val="18"/>
                <w:szCs w:val="18"/>
              </w:rPr>
            </w:pPr>
            <w:r>
              <w:rPr>
                <w:rFonts w:ascii="Trebuchet MS" w:hAnsi="Trebuchet MS"/>
                <w:sz w:val="18"/>
                <w:szCs w:val="18"/>
              </w:rPr>
              <w:t>Geofafoto1</w:t>
            </w:r>
          </w:p>
        </w:tc>
        <w:tc>
          <w:tcPr>
            <w:tcW w:w="10481" w:type="dxa"/>
            <w:tcBorders>
              <w:top w:val="single" w:sz="4" w:space="0" w:color="auto"/>
              <w:left w:val="single" w:sz="4" w:space="0" w:color="auto"/>
              <w:bottom w:val="single" w:sz="4" w:space="0" w:color="auto"/>
            </w:tcBorders>
            <w:vAlign w:val="bottom"/>
          </w:tcPr>
          <w:p w14:paraId="3AB788CE" w14:textId="1EDE75E8" w:rsidR="0059351F" w:rsidRPr="001A42CE" w:rsidRDefault="00166D96" w:rsidP="003C0924">
            <w:pPr>
              <w:rPr>
                <w:rFonts w:ascii="Trebuchet MS" w:hAnsi="Trebuchet MS"/>
                <w:sz w:val="18"/>
                <w:szCs w:val="18"/>
              </w:rPr>
            </w:pPr>
            <w:r w:rsidRPr="00771A0E">
              <w:rPr>
                <w:rFonts w:ascii="Trebuchet MS" w:hAnsi="Trebuchet MS"/>
                <w:sz w:val="18"/>
                <w:szCs w:val="18"/>
              </w:rPr>
              <w:t xml:space="preserve">Automatisk dannet URL-link til foto lagt ind i </w:t>
            </w:r>
            <w:proofErr w:type="spellStart"/>
            <w:r w:rsidRPr="00771A0E">
              <w:rPr>
                <w:rFonts w:ascii="Trebuchet MS" w:hAnsi="Trebuchet MS"/>
                <w:sz w:val="18"/>
                <w:szCs w:val="18"/>
              </w:rPr>
              <w:t>GeoFA</w:t>
            </w:r>
            <w:proofErr w:type="spellEnd"/>
            <w:r w:rsidRPr="00771A0E">
              <w:rPr>
                <w:rFonts w:ascii="Trebuchet MS" w:hAnsi="Trebuchet MS"/>
                <w:sz w:val="18"/>
                <w:szCs w:val="18"/>
              </w:rPr>
              <w:t xml:space="preserve"> billedunderstøttelsesmodulet.</w:t>
            </w:r>
          </w:p>
        </w:tc>
      </w:tr>
      <w:tr w:rsidR="0059351F" w:rsidRPr="009A3FCE" w14:paraId="2C8A28CD"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2DFD1658" w14:textId="001A614D" w:rsidR="0059351F" w:rsidRDefault="00166D96" w:rsidP="003C0924">
            <w:pPr>
              <w:rPr>
                <w:rFonts w:ascii="Trebuchet MS" w:hAnsi="Trebuchet MS"/>
                <w:sz w:val="18"/>
                <w:szCs w:val="18"/>
              </w:rPr>
            </w:pPr>
            <w:r>
              <w:rPr>
                <w:rFonts w:ascii="Trebuchet MS" w:hAnsi="Trebuchet MS"/>
                <w:sz w:val="18"/>
                <w:szCs w:val="18"/>
              </w:rPr>
              <w:t>Geofafoto2</w:t>
            </w:r>
          </w:p>
        </w:tc>
        <w:tc>
          <w:tcPr>
            <w:tcW w:w="10481" w:type="dxa"/>
            <w:tcBorders>
              <w:top w:val="single" w:sz="4" w:space="0" w:color="auto"/>
              <w:left w:val="single" w:sz="4" w:space="0" w:color="auto"/>
              <w:bottom w:val="single" w:sz="4" w:space="0" w:color="auto"/>
            </w:tcBorders>
            <w:vAlign w:val="bottom"/>
          </w:tcPr>
          <w:p w14:paraId="614EF141" w14:textId="575E056B" w:rsidR="0059351F" w:rsidRPr="001A42CE" w:rsidRDefault="00166D96" w:rsidP="003C0924">
            <w:pPr>
              <w:rPr>
                <w:rFonts w:ascii="Trebuchet MS" w:hAnsi="Trebuchet MS"/>
                <w:sz w:val="18"/>
                <w:szCs w:val="18"/>
              </w:rPr>
            </w:pPr>
            <w:r w:rsidRPr="00771A0E">
              <w:rPr>
                <w:rFonts w:ascii="Trebuchet MS" w:hAnsi="Trebuchet MS"/>
                <w:sz w:val="18"/>
                <w:szCs w:val="18"/>
              </w:rPr>
              <w:t xml:space="preserve">Automatisk dannet URL-link til foto lagt ind i </w:t>
            </w:r>
            <w:proofErr w:type="spellStart"/>
            <w:r w:rsidRPr="00771A0E">
              <w:rPr>
                <w:rFonts w:ascii="Trebuchet MS" w:hAnsi="Trebuchet MS"/>
                <w:sz w:val="18"/>
                <w:szCs w:val="18"/>
              </w:rPr>
              <w:t>GeoFA</w:t>
            </w:r>
            <w:proofErr w:type="spellEnd"/>
            <w:r w:rsidRPr="00771A0E">
              <w:rPr>
                <w:rFonts w:ascii="Trebuchet MS" w:hAnsi="Trebuchet MS"/>
                <w:sz w:val="18"/>
                <w:szCs w:val="18"/>
              </w:rPr>
              <w:t xml:space="preserve"> billedunderstøttelsesmodulet.</w:t>
            </w:r>
          </w:p>
        </w:tc>
      </w:tr>
      <w:tr w:rsidR="0059351F" w:rsidRPr="009A3FCE" w14:paraId="310D1E37"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20D63EA3" w14:textId="78D784C0" w:rsidR="0059351F" w:rsidRDefault="00166D96" w:rsidP="003C0924">
            <w:pPr>
              <w:rPr>
                <w:rFonts w:ascii="Trebuchet MS" w:hAnsi="Trebuchet MS"/>
                <w:sz w:val="18"/>
                <w:szCs w:val="18"/>
              </w:rPr>
            </w:pPr>
            <w:r>
              <w:rPr>
                <w:rFonts w:ascii="Trebuchet MS" w:hAnsi="Trebuchet MS"/>
                <w:sz w:val="18"/>
                <w:szCs w:val="18"/>
              </w:rPr>
              <w:t>Geofafoto3</w:t>
            </w:r>
          </w:p>
        </w:tc>
        <w:tc>
          <w:tcPr>
            <w:tcW w:w="10481" w:type="dxa"/>
            <w:tcBorders>
              <w:top w:val="single" w:sz="4" w:space="0" w:color="auto"/>
              <w:left w:val="single" w:sz="4" w:space="0" w:color="auto"/>
              <w:bottom w:val="single" w:sz="4" w:space="0" w:color="auto"/>
            </w:tcBorders>
            <w:vAlign w:val="bottom"/>
          </w:tcPr>
          <w:p w14:paraId="562DAB2F" w14:textId="4D02C64B" w:rsidR="0059351F" w:rsidRPr="001A42CE" w:rsidRDefault="00166D96" w:rsidP="003C0924">
            <w:pPr>
              <w:rPr>
                <w:rFonts w:ascii="Trebuchet MS" w:hAnsi="Trebuchet MS"/>
                <w:sz w:val="18"/>
                <w:szCs w:val="18"/>
              </w:rPr>
            </w:pPr>
            <w:r w:rsidRPr="00771A0E">
              <w:rPr>
                <w:rFonts w:ascii="Trebuchet MS" w:hAnsi="Trebuchet MS"/>
                <w:sz w:val="18"/>
                <w:szCs w:val="18"/>
              </w:rPr>
              <w:t xml:space="preserve">Automatisk dannet URL-link til foto lagt ind i </w:t>
            </w:r>
            <w:proofErr w:type="spellStart"/>
            <w:r w:rsidRPr="00771A0E">
              <w:rPr>
                <w:rFonts w:ascii="Trebuchet MS" w:hAnsi="Trebuchet MS"/>
                <w:sz w:val="18"/>
                <w:szCs w:val="18"/>
              </w:rPr>
              <w:t>GeoFA</w:t>
            </w:r>
            <w:proofErr w:type="spellEnd"/>
            <w:r w:rsidRPr="00771A0E">
              <w:rPr>
                <w:rFonts w:ascii="Trebuchet MS" w:hAnsi="Trebuchet MS"/>
                <w:sz w:val="18"/>
                <w:szCs w:val="18"/>
              </w:rPr>
              <w:t xml:space="preserve"> billedunderstøttelsesmodulet.</w:t>
            </w:r>
          </w:p>
        </w:tc>
      </w:tr>
      <w:tr w:rsidR="00CB4BEB" w:rsidRPr="009A3FCE" w14:paraId="02F1D452"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59ABE585" w14:textId="77777777" w:rsidR="00CB4BEB" w:rsidRPr="001A42CE" w:rsidRDefault="00CB4BEB" w:rsidP="003C0924">
            <w:pPr>
              <w:rPr>
                <w:rFonts w:ascii="Trebuchet MS" w:hAnsi="Trebuchet MS"/>
                <w:sz w:val="18"/>
                <w:szCs w:val="18"/>
              </w:rPr>
            </w:pPr>
            <w:proofErr w:type="spellStart"/>
            <w:r w:rsidRPr="001A42CE">
              <w:rPr>
                <w:rFonts w:ascii="Trebuchet MS" w:hAnsi="Trebuchet MS"/>
                <w:sz w:val="18"/>
                <w:szCs w:val="18"/>
              </w:rPr>
              <w:t>Film_link</w:t>
            </w:r>
            <w:proofErr w:type="spellEnd"/>
          </w:p>
        </w:tc>
        <w:tc>
          <w:tcPr>
            <w:tcW w:w="10481" w:type="dxa"/>
            <w:tcBorders>
              <w:top w:val="single" w:sz="4" w:space="0" w:color="auto"/>
              <w:left w:val="single" w:sz="4" w:space="0" w:color="auto"/>
              <w:bottom w:val="single" w:sz="4" w:space="0" w:color="auto"/>
            </w:tcBorders>
            <w:vAlign w:val="bottom"/>
          </w:tcPr>
          <w:p w14:paraId="3291157B"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URL-adresse, der kan anvendes til tilknytning af film på objektniveau.</w:t>
            </w:r>
          </w:p>
        </w:tc>
      </w:tr>
      <w:tr w:rsidR="00CB4BEB" w:rsidRPr="009A3FCE" w14:paraId="7F6CE8D5"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126B0FF4"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Film_link1</w:t>
            </w:r>
          </w:p>
        </w:tc>
        <w:tc>
          <w:tcPr>
            <w:tcW w:w="10481" w:type="dxa"/>
            <w:tcBorders>
              <w:top w:val="single" w:sz="4" w:space="0" w:color="auto"/>
              <w:left w:val="single" w:sz="4" w:space="0" w:color="auto"/>
              <w:bottom w:val="single" w:sz="4" w:space="0" w:color="auto"/>
            </w:tcBorders>
            <w:vAlign w:val="bottom"/>
          </w:tcPr>
          <w:p w14:paraId="304FC608"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URL-adresse, der kan anvendes til tilknytning af film på objektniveau.</w:t>
            </w:r>
          </w:p>
        </w:tc>
      </w:tr>
      <w:tr w:rsidR="00CB4BEB" w:rsidRPr="009A3FCE" w14:paraId="026458BF"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102D41F8"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Film_link2</w:t>
            </w:r>
          </w:p>
        </w:tc>
        <w:tc>
          <w:tcPr>
            <w:tcW w:w="10481" w:type="dxa"/>
            <w:tcBorders>
              <w:top w:val="single" w:sz="4" w:space="0" w:color="auto"/>
              <w:left w:val="single" w:sz="4" w:space="0" w:color="auto"/>
              <w:bottom w:val="single" w:sz="4" w:space="0" w:color="auto"/>
            </w:tcBorders>
            <w:vAlign w:val="bottom"/>
          </w:tcPr>
          <w:p w14:paraId="3348940C"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URL-adresse, der kan anvendes til tilknytning af film på objektniveau.</w:t>
            </w:r>
          </w:p>
        </w:tc>
      </w:tr>
      <w:tr w:rsidR="00CB4BEB" w:rsidRPr="009A3FCE" w14:paraId="40AF3E5B"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5EAD3655"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Film_link3</w:t>
            </w:r>
          </w:p>
        </w:tc>
        <w:tc>
          <w:tcPr>
            <w:tcW w:w="10481" w:type="dxa"/>
            <w:tcBorders>
              <w:top w:val="single" w:sz="4" w:space="0" w:color="auto"/>
              <w:left w:val="single" w:sz="4" w:space="0" w:color="auto"/>
              <w:bottom w:val="single" w:sz="4" w:space="0" w:color="auto"/>
            </w:tcBorders>
            <w:vAlign w:val="bottom"/>
          </w:tcPr>
          <w:p w14:paraId="360A3565"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URL-adresse, der kan anvendes til tilknytning af film på objektniveau.</w:t>
            </w:r>
          </w:p>
        </w:tc>
      </w:tr>
      <w:tr w:rsidR="00CB4BEB" w:rsidRPr="0051728E" w14:paraId="3D0B217D"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1DF7FAA8" w14:textId="77777777" w:rsidR="00CB4BEB" w:rsidRPr="0093184F" w:rsidRDefault="00CB4BEB" w:rsidP="003C0924">
            <w:pPr>
              <w:rPr>
                <w:rFonts w:ascii="Trebuchet MS" w:hAnsi="Trebuchet MS"/>
                <w:sz w:val="18"/>
                <w:szCs w:val="18"/>
              </w:rPr>
            </w:pPr>
            <w:proofErr w:type="spellStart"/>
            <w:r w:rsidRPr="0093184F">
              <w:rPr>
                <w:rFonts w:ascii="Trebuchet MS" w:hAnsi="Trebuchet MS"/>
                <w:sz w:val="18"/>
                <w:szCs w:val="18"/>
              </w:rPr>
              <w:t>Sagsnr</w:t>
            </w:r>
            <w:proofErr w:type="spellEnd"/>
          </w:p>
        </w:tc>
        <w:tc>
          <w:tcPr>
            <w:tcW w:w="10481" w:type="dxa"/>
            <w:tcBorders>
              <w:top w:val="single" w:sz="4" w:space="0" w:color="auto"/>
              <w:left w:val="single" w:sz="4" w:space="0" w:color="auto"/>
              <w:bottom w:val="single" w:sz="4" w:space="0" w:color="auto"/>
              <w:right w:val="single" w:sz="4" w:space="0" w:color="auto"/>
            </w:tcBorders>
            <w:shd w:val="clear" w:color="auto" w:fill="auto"/>
            <w:vAlign w:val="bottom"/>
          </w:tcPr>
          <w:p w14:paraId="4D57D174"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Entydigt ID for en sag/Journal. Anvendes som reference til nuværende og tidligere sager/journaler i nuværende/tidligere ESDH.</w:t>
            </w:r>
          </w:p>
        </w:tc>
      </w:tr>
      <w:tr w:rsidR="00CB4BEB" w:rsidRPr="0051728E" w14:paraId="007ACC4E"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6F1083C9" w14:textId="77777777" w:rsidR="00CB4BEB" w:rsidRPr="0093184F" w:rsidRDefault="00CB4BEB" w:rsidP="003C0924">
            <w:pPr>
              <w:rPr>
                <w:rFonts w:ascii="Trebuchet MS" w:hAnsi="Trebuchet MS"/>
                <w:sz w:val="18"/>
                <w:szCs w:val="18"/>
              </w:rPr>
            </w:pPr>
            <w:proofErr w:type="spellStart"/>
            <w:r w:rsidRPr="0093184F">
              <w:rPr>
                <w:rFonts w:ascii="Trebuchet MS" w:hAnsi="Trebuchet MS"/>
                <w:sz w:val="18"/>
                <w:szCs w:val="18"/>
              </w:rPr>
              <w:t>Ja_nej_kode</w:t>
            </w:r>
            <w:proofErr w:type="spellEnd"/>
            <w:r w:rsidRPr="0093184F">
              <w:rPr>
                <w:rFonts w:ascii="Trebuchet MS" w:hAnsi="Trebuchet MS"/>
                <w:sz w:val="18"/>
                <w:szCs w:val="18"/>
              </w:rPr>
              <w:t>*</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679CABE1"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Feltet benyttes til at angive ja/nej/blandet/ukendt via en kode.</w:t>
            </w:r>
          </w:p>
        </w:tc>
      </w:tr>
      <w:tr w:rsidR="00CB4BEB" w:rsidRPr="0051728E" w14:paraId="70CE4503"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01FC7F97" w14:textId="77777777" w:rsidR="00CB4BEB" w:rsidRPr="0093184F" w:rsidRDefault="00CB4BEB" w:rsidP="003C0924">
            <w:pPr>
              <w:rPr>
                <w:rFonts w:ascii="Trebuchet MS" w:hAnsi="Trebuchet MS"/>
                <w:sz w:val="18"/>
                <w:szCs w:val="18"/>
              </w:rPr>
            </w:pPr>
            <w:proofErr w:type="spellStart"/>
            <w:r w:rsidRPr="0093184F">
              <w:rPr>
                <w:rFonts w:ascii="Trebuchet MS" w:hAnsi="Trebuchet MS"/>
                <w:sz w:val="18"/>
                <w:szCs w:val="18"/>
              </w:rPr>
              <w:t>Ja_nej</w:t>
            </w:r>
            <w:proofErr w:type="spellEnd"/>
            <w:r w:rsidRPr="0093184F">
              <w:rPr>
                <w:rFonts w:ascii="Trebuchet MS" w:hAnsi="Trebuchet MS"/>
                <w:sz w:val="18"/>
                <w:szCs w:val="18"/>
              </w:rPr>
              <w:t>*</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4EB7809F"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Opbygning af ja/nej/blandet/ukendt felt.</w:t>
            </w:r>
          </w:p>
        </w:tc>
      </w:tr>
      <w:tr w:rsidR="00CB4BEB" w:rsidRPr="0051728E" w14:paraId="2B224F3A"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343A6F3D" w14:textId="77777777" w:rsidR="00CB4BEB" w:rsidRPr="0093184F" w:rsidRDefault="00CB4BEB" w:rsidP="003C0924">
            <w:pPr>
              <w:rPr>
                <w:rFonts w:ascii="Trebuchet MS" w:hAnsi="Trebuchet MS"/>
                <w:sz w:val="18"/>
                <w:szCs w:val="18"/>
              </w:rPr>
            </w:pPr>
            <w:proofErr w:type="spellStart"/>
            <w:r w:rsidRPr="0093184F">
              <w:rPr>
                <w:rFonts w:ascii="Trebuchet MS" w:hAnsi="Trebuchet MS"/>
                <w:sz w:val="18"/>
                <w:szCs w:val="18"/>
              </w:rPr>
              <w:lastRenderedPageBreak/>
              <w:t>Ejerstatus_kode</w:t>
            </w:r>
            <w:proofErr w:type="spellEnd"/>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40CA4769"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Feltet benyttes til at angive ejer/ansvar via en kode.</w:t>
            </w:r>
          </w:p>
        </w:tc>
      </w:tr>
      <w:tr w:rsidR="00CB4BEB" w:rsidRPr="0051728E" w14:paraId="3BABC078"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5E4633DE"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Ejerstatus</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4640B6A5"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Ejer/ansvar f.eks. vedligeholdelse af ålepassage.</w:t>
            </w:r>
          </w:p>
        </w:tc>
      </w:tr>
      <w:tr w:rsidR="00CB4BEB" w:rsidRPr="0051728E" w14:paraId="11B15C40"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47037DFB" w14:textId="77777777" w:rsidR="00CB4BEB" w:rsidRPr="0093184F" w:rsidRDefault="00CB4BEB" w:rsidP="003C0924">
            <w:pPr>
              <w:rPr>
                <w:rFonts w:ascii="Trebuchet MS" w:hAnsi="Trebuchet MS"/>
                <w:sz w:val="18"/>
                <w:szCs w:val="18"/>
              </w:rPr>
            </w:pPr>
            <w:proofErr w:type="spellStart"/>
            <w:r w:rsidRPr="0093184F">
              <w:rPr>
                <w:rFonts w:ascii="Trebuchet MS" w:hAnsi="Trebuchet MS"/>
                <w:sz w:val="18"/>
                <w:szCs w:val="18"/>
              </w:rPr>
              <w:t>Tilstand_kode</w:t>
            </w:r>
            <w:proofErr w:type="spellEnd"/>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6C04DD79"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Feltet benyttes til at angive en tilstand via en kode.</w:t>
            </w:r>
          </w:p>
        </w:tc>
      </w:tr>
      <w:tr w:rsidR="00CB4BEB" w:rsidRPr="0051728E" w14:paraId="78D5030C"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5C2CCF4D"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Tilstand</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3E19A4D3"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Beskriver tilstanden af pågældende objekt opdelt i 3 værdier, samt ukendt og andet.</w:t>
            </w:r>
          </w:p>
        </w:tc>
      </w:tr>
      <w:tr w:rsidR="00CB4BEB" w:rsidRPr="0051728E" w14:paraId="59E03312" w14:textId="77777777" w:rsidTr="003C0924">
        <w:trPr>
          <w:trHeight w:hRule="exact" w:val="1731"/>
        </w:trPr>
        <w:tc>
          <w:tcPr>
            <w:tcW w:w="2945" w:type="dxa"/>
            <w:tcBorders>
              <w:top w:val="single" w:sz="4" w:space="0" w:color="auto"/>
              <w:left w:val="single" w:sz="4" w:space="0" w:color="auto"/>
              <w:bottom w:val="single" w:sz="4" w:space="0" w:color="auto"/>
              <w:right w:val="single" w:sz="4" w:space="0" w:color="auto"/>
            </w:tcBorders>
            <w:shd w:val="clear" w:color="auto" w:fill="D9D9D9"/>
            <w:vAlign w:val="center"/>
          </w:tcPr>
          <w:p w14:paraId="1EE2DFBE"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Vejkode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00AE4396"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Feltet benyttes til at angive en vejkode via en opslagskode. I kombination med kommunekoden er denne entydig = CPR Vejkode. CPR-systemet er et adressesystem beregnet til at registrere personer, der bor omkring vejene. CPR-inddelingen af vejnettet er ikke målrettet vejadministrative formål. F.eks. kan en ringvej have mange forskellige vejnavne og dermed CPR-vejkoder, selv om vejen i vejadministrativ sammenhæng anses og håndteres som én vej. CPR-vejoplysninger med vejkode og vejnavn er ikke stabile (fx ved kommunalreformens kommunesammenlægninger) og kan ændres, hvis vejbestyrelsen ønsker det. F.eks. efter en henvendelse fra beboerne ved vejen, der ønsker et andet vejnavn. Med andre ord har man to forskellige anvendelser, der kræver to forskellige systemer. Vejnummersystemet er målrettet til at styre oplysningerne om selve vejen. CPR-system er målrettet til at styre oplysningerne om vejens omgivelser og adresser på vejen, herunder beboerne ved vejen.</w:t>
            </w:r>
          </w:p>
          <w:p w14:paraId="38637083" w14:textId="77777777" w:rsidR="00CB4BEB" w:rsidRPr="001A42CE" w:rsidRDefault="00CB4BEB" w:rsidP="003C0924">
            <w:pPr>
              <w:rPr>
                <w:rFonts w:ascii="Trebuchet MS" w:hAnsi="Trebuchet MS"/>
                <w:sz w:val="18"/>
                <w:szCs w:val="18"/>
              </w:rPr>
            </w:pPr>
          </w:p>
        </w:tc>
      </w:tr>
      <w:tr w:rsidR="00CB4BEB" w:rsidRPr="0051728E" w14:paraId="65A342B3"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center"/>
          </w:tcPr>
          <w:p w14:paraId="09142AE9"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Vejnavn</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center"/>
          </w:tcPr>
          <w:p w14:paraId="65BED94D"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Kombination af kommunekode og vejkode giver vejnavn. Vejkode og vejnavn tilknyttet som opslagstabel.</w:t>
            </w:r>
          </w:p>
        </w:tc>
      </w:tr>
      <w:tr w:rsidR="00CB4BEB" w:rsidRPr="0051728E" w14:paraId="33606D38" w14:textId="77777777" w:rsidTr="003C0924">
        <w:trPr>
          <w:trHeight w:hRule="exact" w:val="895"/>
        </w:trPr>
        <w:tc>
          <w:tcPr>
            <w:tcW w:w="2945" w:type="dxa"/>
            <w:tcBorders>
              <w:top w:val="single" w:sz="4" w:space="0" w:color="auto"/>
              <w:left w:val="single" w:sz="4" w:space="0" w:color="auto"/>
              <w:bottom w:val="single" w:sz="4" w:space="0" w:color="auto"/>
              <w:right w:val="single" w:sz="4" w:space="0" w:color="auto"/>
            </w:tcBorders>
            <w:shd w:val="clear" w:color="auto" w:fill="D9D9D9"/>
            <w:vAlign w:val="center"/>
          </w:tcPr>
          <w:p w14:paraId="4342C42A" w14:textId="77777777" w:rsidR="00CB4BEB" w:rsidRPr="001A42CE" w:rsidRDefault="00CB4BEB" w:rsidP="003C0924">
            <w:pPr>
              <w:rPr>
                <w:rFonts w:ascii="Trebuchet MS" w:hAnsi="Trebuchet MS"/>
                <w:sz w:val="18"/>
                <w:szCs w:val="18"/>
              </w:rPr>
            </w:pPr>
            <w:proofErr w:type="spellStart"/>
            <w:r w:rsidRPr="0093184F">
              <w:rPr>
                <w:rFonts w:ascii="Trebuchet MS" w:hAnsi="Trebuchet MS"/>
                <w:sz w:val="18"/>
                <w:szCs w:val="18"/>
              </w:rPr>
              <w:t>CVF_Vejkode</w:t>
            </w:r>
            <w:proofErr w:type="spellEnd"/>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736C51C0" w14:textId="77777777" w:rsidR="00CB4BEB" w:rsidRPr="001A42CE" w:rsidRDefault="00CB4BEB" w:rsidP="003C0924">
            <w:pPr>
              <w:pStyle w:val="s4-wptoptable1"/>
              <w:rPr>
                <w:rFonts w:ascii="Trebuchet MS" w:eastAsiaTheme="minorEastAsia" w:hAnsi="Trebuchet MS" w:cstheme="minorBidi"/>
                <w:color w:val="767171"/>
                <w:sz w:val="18"/>
                <w:szCs w:val="18"/>
                <w:lang w:eastAsia="en-US"/>
              </w:rPr>
            </w:pPr>
            <w:r w:rsidRPr="001A42CE">
              <w:rPr>
                <w:rFonts w:ascii="Trebuchet MS" w:eastAsiaTheme="minorEastAsia" w:hAnsi="Trebuchet MS" w:cstheme="minorBidi"/>
                <w:color w:val="767171"/>
                <w:sz w:val="18"/>
                <w:szCs w:val="18"/>
                <w:lang w:eastAsia="en-US"/>
              </w:rPr>
              <w:t xml:space="preserve">CVF er en central fortegnelse over alle anvendte 7 cifrede vejnumre til offentlige veje og stier. CVF er en forkortelse for den Centrale Vej og sti Fortegnelse. Systemet anvendes til administration og tildeling af administrative vej- og stinumre og indeholder som minimum de oplysninger, der er nødvendige for at varetage administrationsopgaven med tildeling af disse numre. Det konkrete indhold af systemet fremgår af </w:t>
            </w:r>
            <w:hyperlink r:id="rId26" w:tgtFrame="_blank" w:tooltip="http://www.vejdirektoratet.dk/DA/vejsektor/samarbejde/nationalt/CVF/Documents/cvf_procedure_vejledning.pdf" w:history="1">
              <w:r w:rsidRPr="001A42CE">
                <w:rPr>
                  <w:rFonts w:ascii="Trebuchet MS" w:eastAsiaTheme="minorEastAsia" w:hAnsi="Trebuchet MS" w:cstheme="minorBidi"/>
                  <w:color w:val="767171"/>
                  <w:sz w:val="18"/>
                  <w:szCs w:val="18"/>
                  <w:lang w:eastAsia="en-US"/>
                </w:rPr>
                <w:t xml:space="preserve">vejledningen </w:t>
              </w:r>
            </w:hyperlink>
            <w:r w:rsidRPr="001A42CE">
              <w:rPr>
                <w:rFonts w:ascii="Trebuchet MS" w:eastAsiaTheme="minorEastAsia" w:hAnsi="Trebuchet MS" w:cstheme="minorBidi"/>
                <w:color w:val="767171"/>
                <w:sz w:val="18"/>
                <w:szCs w:val="18"/>
                <w:lang w:eastAsia="en-US"/>
              </w:rPr>
              <w:t xml:space="preserve">fra Vejdirektoratet. </w:t>
            </w:r>
          </w:p>
          <w:p w14:paraId="1D89326E" w14:textId="77777777" w:rsidR="00CB4BEB" w:rsidRPr="001A42CE" w:rsidRDefault="00CB4BEB" w:rsidP="003C0924">
            <w:pPr>
              <w:rPr>
                <w:rFonts w:ascii="Trebuchet MS" w:hAnsi="Trebuchet MS"/>
                <w:sz w:val="18"/>
                <w:szCs w:val="18"/>
              </w:rPr>
            </w:pPr>
          </w:p>
        </w:tc>
      </w:tr>
      <w:tr w:rsidR="00CB4BEB" w:rsidRPr="0051728E" w14:paraId="7AF13051"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154ACD38" w14:textId="77777777" w:rsidR="00CB4BEB" w:rsidRPr="0093184F" w:rsidRDefault="00CB4BEB" w:rsidP="003C0924">
            <w:pPr>
              <w:rPr>
                <w:rFonts w:ascii="Trebuchet MS" w:hAnsi="Trebuchet MS"/>
                <w:sz w:val="18"/>
                <w:szCs w:val="18"/>
              </w:rPr>
            </w:pPr>
            <w:proofErr w:type="spellStart"/>
            <w:r w:rsidRPr="0093184F">
              <w:rPr>
                <w:rFonts w:ascii="Trebuchet MS" w:hAnsi="Trebuchet MS"/>
                <w:sz w:val="18"/>
                <w:szCs w:val="18"/>
              </w:rPr>
              <w:t>Husnr</w:t>
            </w:r>
            <w:proofErr w:type="spellEnd"/>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71AFA8F2"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Husnummer med både tal og bogstav sat sammen uden mellemrum.</w:t>
            </w:r>
          </w:p>
        </w:tc>
      </w:tr>
      <w:tr w:rsidR="00CB4BEB" w:rsidRPr="0051728E" w14:paraId="1D7FCCD5"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11D77C8E" w14:textId="77777777" w:rsidR="00CB4BEB" w:rsidRPr="0093184F" w:rsidRDefault="00CB4BEB" w:rsidP="003C0924">
            <w:pPr>
              <w:rPr>
                <w:rFonts w:ascii="Trebuchet MS" w:hAnsi="Trebuchet MS"/>
                <w:sz w:val="18"/>
                <w:szCs w:val="18"/>
              </w:rPr>
            </w:pPr>
            <w:proofErr w:type="spellStart"/>
            <w:r w:rsidRPr="0093184F">
              <w:rPr>
                <w:rFonts w:ascii="Trebuchet MS" w:hAnsi="Trebuchet MS"/>
                <w:sz w:val="18"/>
                <w:szCs w:val="18"/>
              </w:rPr>
              <w:t>Postnr</w:t>
            </w:r>
            <w:proofErr w:type="spellEnd"/>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12D20112"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Feltet benyttes til at angive et postnummer via en opslagskode.</w:t>
            </w:r>
          </w:p>
        </w:tc>
      </w:tr>
      <w:tr w:rsidR="00CB4BEB" w:rsidRPr="0051728E" w14:paraId="5660353D"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4AE1D12F"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Postnr_by</w:t>
            </w:r>
            <w:proofErr w:type="spellEnd"/>
            <w:r w:rsidRPr="00C727E1">
              <w:rPr>
                <w:rFonts w:ascii="Trebuchet MS" w:hAnsi="Trebuchet MS"/>
                <w:sz w:val="18"/>
                <w:szCs w:val="18"/>
              </w:rPr>
              <w:tab/>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5422CEB1"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Entydig by i forhold til postnr.</w:t>
            </w:r>
          </w:p>
        </w:tc>
      </w:tr>
      <w:tr w:rsidR="00CB4BEB" w:rsidRPr="009A3FCE" w14:paraId="5872A7DE"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43E7564D" w14:textId="77777777" w:rsidR="00CB4BEB" w:rsidRPr="001A42CE" w:rsidRDefault="00CB4BEB" w:rsidP="003C0924">
            <w:pPr>
              <w:rPr>
                <w:rFonts w:ascii="Trebuchet MS" w:hAnsi="Trebuchet MS"/>
                <w:sz w:val="18"/>
                <w:szCs w:val="18"/>
              </w:rPr>
            </w:pPr>
            <w:proofErr w:type="spellStart"/>
            <w:r w:rsidRPr="001A42CE">
              <w:rPr>
                <w:rFonts w:ascii="Trebuchet MS" w:hAnsi="Trebuchet MS"/>
                <w:sz w:val="18"/>
                <w:szCs w:val="18"/>
              </w:rPr>
              <w:t>Adr_id</w:t>
            </w:r>
            <w:proofErr w:type="spellEnd"/>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1CE6AC74"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Entydig databasenøgle fra det officielle adresseregister (UUID).</w:t>
            </w:r>
          </w:p>
        </w:tc>
      </w:tr>
      <w:tr w:rsidR="00CB4BEB" w:rsidRPr="0051728E" w14:paraId="52F08FE8"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419EE5A9"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Sag_status_kode</w:t>
            </w:r>
            <w:proofErr w:type="spellEnd"/>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07DD6176"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Kode for status på sag vedr. objektet. Hentes fra ESDH hvis muligt.</w:t>
            </w:r>
          </w:p>
        </w:tc>
      </w:tr>
      <w:tr w:rsidR="00CB4BEB" w:rsidRPr="0051728E" w14:paraId="3F7C8EA0"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71CD9F47"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Sag_status</w:t>
            </w:r>
            <w:proofErr w:type="spellEnd"/>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78646B7D"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Status på sag vedr. objektet. Hentes fra ESDH hvis muligt.</w:t>
            </w:r>
          </w:p>
        </w:tc>
      </w:tr>
      <w:tr w:rsidR="00CB4BEB" w:rsidRPr="0051728E" w14:paraId="1662321E"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28785F7A"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Dvfi_bedoemmelse</w:t>
            </w:r>
            <w:proofErr w:type="spellEnd"/>
            <w:r w:rsidRPr="00C727E1">
              <w:rPr>
                <w:rFonts w:ascii="Trebuchet MS" w:hAnsi="Trebuchet MS"/>
                <w:sz w:val="18"/>
                <w:szCs w:val="18"/>
              </w:rPr>
              <w:t xml:space="preserve"> 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2CF38C82" w14:textId="77777777" w:rsidR="00CB4BEB" w:rsidRPr="001A42CE" w:rsidRDefault="00CB4BEB" w:rsidP="003C0924">
            <w:pPr>
              <w:rPr>
                <w:rFonts w:ascii="Trebuchet MS" w:hAnsi="Trebuchet MS"/>
                <w:sz w:val="18"/>
                <w:szCs w:val="18"/>
              </w:rPr>
            </w:pPr>
            <w:r w:rsidRPr="00C727E1">
              <w:rPr>
                <w:rFonts w:ascii="Trebuchet MS" w:hAnsi="Trebuchet MS"/>
                <w:sz w:val="18"/>
                <w:szCs w:val="18"/>
              </w:rPr>
              <w:t>Kode for biologisk vandløbskvalitet (Dansk Vandløbs Fauna Indeks).</w:t>
            </w:r>
          </w:p>
        </w:tc>
      </w:tr>
      <w:tr w:rsidR="00CB4BEB" w:rsidRPr="0051728E" w14:paraId="679CDBC5"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50296909"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Dvfi_bedoemmelse</w:t>
            </w:r>
            <w:proofErr w:type="spellEnd"/>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5FAF6AB0" w14:textId="77777777" w:rsidR="00CB4BEB" w:rsidRPr="001A42CE" w:rsidRDefault="00CB4BEB" w:rsidP="003C0924">
            <w:pPr>
              <w:rPr>
                <w:rFonts w:ascii="Trebuchet MS" w:hAnsi="Trebuchet MS"/>
                <w:sz w:val="18"/>
                <w:szCs w:val="18"/>
              </w:rPr>
            </w:pPr>
            <w:r w:rsidRPr="00C727E1">
              <w:rPr>
                <w:rFonts w:ascii="Trebuchet MS" w:hAnsi="Trebuchet MS"/>
                <w:sz w:val="18"/>
                <w:szCs w:val="18"/>
              </w:rPr>
              <w:t>Biologisk vandløbskvalitet (Dansk Vandløbs Fauna Indeks).</w:t>
            </w:r>
          </w:p>
        </w:tc>
      </w:tr>
      <w:tr w:rsidR="00CB4BEB" w:rsidRPr="00114F1C" w14:paraId="683F2511"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07A7FBBF"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Trussel_vand_kode</w:t>
            </w:r>
            <w:proofErr w:type="spellEnd"/>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5271866F"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trusler mod vandmiljøet i sø/vandløb.</w:t>
            </w:r>
          </w:p>
        </w:tc>
      </w:tr>
      <w:tr w:rsidR="00CB4BEB" w:rsidRPr="00114F1C" w14:paraId="10B290A3"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597DE7B9"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Trussel_vand</w:t>
            </w:r>
            <w:proofErr w:type="spellEnd"/>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4E2F8949"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Trusler mod vandmiljøet i sø/vandløb.</w:t>
            </w:r>
          </w:p>
        </w:tc>
      </w:tr>
      <w:tr w:rsidR="00CB4BEB" w:rsidRPr="00114F1C" w14:paraId="5A8F3BD8"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2D636BE6"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Planstatus_kode</w:t>
            </w:r>
            <w:proofErr w:type="spellEnd"/>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5A2F1040"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hvilken planmæssigstatus der er på objektet.</w:t>
            </w:r>
          </w:p>
        </w:tc>
      </w:tr>
      <w:tr w:rsidR="00CB4BEB" w:rsidRPr="00114F1C" w14:paraId="58EA8ADB"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43F7AA15"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Planstatus</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0F44AE97"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Planmæssig status der er på objektet. Om det er planlagt eller eksisterende.</w:t>
            </w:r>
          </w:p>
        </w:tc>
      </w:tr>
      <w:tr w:rsidR="00CB4BEB" w:rsidRPr="00114F1C" w14:paraId="65F988AD"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38DDCFA5"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Hastighed_kode</w:t>
            </w:r>
            <w:proofErr w:type="spellEnd"/>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3073CFD9"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hastighed/fart.</w:t>
            </w:r>
          </w:p>
        </w:tc>
      </w:tr>
      <w:tr w:rsidR="00CB4BEB" w:rsidRPr="0051728E" w14:paraId="62D9DBA0"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30FD54AD"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Hastighed</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01A6460C"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Hastighed/fart.</w:t>
            </w:r>
          </w:p>
        </w:tc>
      </w:tr>
      <w:tr w:rsidR="00CB4BEB" w:rsidRPr="0051728E" w14:paraId="75E7BBB8"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5ACB7BD7"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Afstemningsomraade_nr</w:t>
            </w:r>
            <w:proofErr w:type="spellEnd"/>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4B5ACFEE"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Nummer på afstemningsområde til valg.</w:t>
            </w:r>
          </w:p>
        </w:tc>
      </w:tr>
      <w:tr w:rsidR="00CB4BEB" w:rsidRPr="0051728E" w14:paraId="1DF853F1"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56196F03"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Afstemningsomraade_navn</w:t>
            </w:r>
            <w:proofErr w:type="spellEnd"/>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28C4B8F5"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Navn på afstemningsområdet til valg.</w:t>
            </w:r>
          </w:p>
        </w:tc>
      </w:tr>
      <w:tr w:rsidR="00CB4BEB" w:rsidRPr="0051728E" w14:paraId="6FCC9F3F"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5AB8FC39"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Funktionsstatus_kode</w:t>
            </w:r>
            <w:proofErr w:type="spellEnd"/>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05B0EEFA"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funktionsstatus på brandhane.</w:t>
            </w:r>
          </w:p>
        </w:tc>
      </w:tr>
      <w:tr w:rsidR="00CB4BEB" w:rsidRPr="0051728E" w14:paraId="62DF5A3E"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18061718"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Funktionsstatus</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3CB0BA14"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Funktionsstatus på brandhane.</w:t>
            </w:r>
          </w:p>
        </w:tc>
      </w:tr>
      <w:tr w:rsidR="00CB4BEB" w:rsidRPr="0051728E" w14:paraId="7565ED81"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2D95F995"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Magasin_kode</w:t>
            </w:r>
            <w:proofErr w:type="spellEnd"/>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6D9482AC"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Kodetal for grundvandsmagasin.</w:t>
            </w:r>
          </w:p>
        </w:tc>
      </w:tr>
      <w:tr w:rsidR="00CB4BEB" w:rsidRPr="0051728E" w14:paraId="44BDD4E4"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625552CA"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Magasin</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7E5602FE"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Angiver om det er primært eller sekundært grundvandsmagasin.</w:t>
            </w:r>
          </w:p>
        </w:tc>
      </w:tr>
      <w:tr w:rsidR="00CB4BEB" w:rsidRPr="0051728E" w14:paraId="359BDFF3"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419D0A2A"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lastRenderedPageBreak/>
              <w:t>Fors_omr_type_kode</w:t>
            </w:r>
            <w:proofErr w:type="spellEnd"/>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409BD735"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drikkevandsforsyningsområdetype.</w:t>
            </w:r>
          </w:p>
        </w:tc>
      </w:tr>
      <w:tr w:rsidR="00CB4BEB" w:rsidRPr="0051728E" w14:paraId="6551C971"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center"/>
          </w:tcPr>
          <w:p w14:paraId="37EB42FF"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Fors_omr_type</w:t>
            </w:r>
            <w:proofErr w:type="spellEnd"/>
          </w:p>
        </w:tc>
        <w:tc>
          <w:tcPr>
            <w:tcW w:w="10481" w:type="dxa"/>
            <w:tcBorders>
              <w:top w:val="single" w:sz="4" w:space="0" w:color="auto"/>
              <w:left w:val="single" w:sz="4" w:space="0" w:color="auto"/>
              <w:bottom w:val="single" w:sz="4" w:space="0" w:color="auto"/>
              <w:right w:val="single" w:sz="4" w:space="0" w:color="auto"/>
            </w:tcBorders>
            <w:shd w:val="clear" w:color="auto" w:fill="FFFFFF"/>
            <w:vAlign w:val="center"/>
          </w:tcPr>
          <w:p w14:paraId="577602AF"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Drikkevandsforsyningsområdetype.</w:t>
            </w:r>
          </w:p>
        </w:tc>
      </w:tr>
      <w:tr w:rsidR="00CB4BEB" w:rsidRPr="0051728E" w14:paraId="50D273EC"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0DA9D40A"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Omraade_nr</w:t>
            </w:r>
            <w:proofErr w:type="spellEnd"/>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47382AE5"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 xml:space="preserve">Unikt </w:t>
            </w:r>
            <w:proofErr w:type="spellStart"/>
            <w:r w:rsidRPr="00C727E1">
              <w:rPr>
                <w:rFonts w:ascii="Trebuchet MS" w:hAnsi="Trebuchet MS"/>
                <w:sz w:val="18"/>
                <w:szCs w:val="18"/>
              </w:rPr>
              <w:t>områdenr</w:t>
            </w:r>
            <w:proofErr w:type="spellEnd"/>
            <w:r w:rsidRPr="00C727E1">
              <w:rPr>
                <w:rFonts w:ascii="Trebuchet MS" w:hAnsi="Trebuchet MS"/>
                <w:sz w:val="18"/>
                <w:szCs w:val="18"/>
              </w:rPr>
              <w:t>.</w:t>
            </w:r>
          </w:p>
        </w:tc>
      </w:tr>
      <w:tr w:rsidR="00CB4BEB" w:rsidRPr="0051728E" w14:paraId="3C7C6F69"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34B611AE"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Omraade</w:t>
            </w:r>
            <w:proofErr w:type="spellEnd"/>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47D11E19"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Unikt områdenavn.</w:t>
            </w:r>
          </w:p>
        </w:tc>
      </w:tr>
      <w:tr w:rsidR="00CB4BEB" w:rsidRPr="0051728E" w14:paraId="49933C3D"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0CCAF02E"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Vandv_nr</w:t>
            </w:r>
            <w:proofErr w:type="spellEnd"/>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606CD0CD"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 xml:space="preserve">Vandværkets </w:t>
            </w:r>
            <w:proofErr w:type="spellStart"/>
            <w:r w:rsidRPr="00C727E1">
              <w:rPr>
                <w:rFonts w:ascii="Trebuchet MS" w:hAnsi="Trebuchet MS"/>
                <w:sz w:val="18"/>
                <w:szCs w:val="18"/>
              </w:rPr>
              <w:t>nr</w:t>
            </w:r>
            <w:proofErr w:type="spellEnd"/>
            <w:r w:rsidRPr="00C727E1">
              <w:rPr>
                <w:rFonts w:ascii="Trebuchet MS" w:hAnsi="Trebuchet MS"/>
                <w:sz w:val="18"/>
                <w:szCs w:val="18"/>
              </w:rPr>
              <w:t xml:space="preserve"> i fagsystem.</w:t>
            </w:r>
          </w:p>
        </w:tc>
      </w:tr>
      <w:tr w:rsidR="00CB4BEB" w:rsidRPr="0051728E" w14:paraId="35EFCD52"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307ABBFD"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Vandv_navn</w:t>
            </w:r>
            <w:proofErr w:type="spellEnd"/>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6F8AABDA"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Vandværkets navn.</w:t>
            </w:r>
          </w:p>
        </w:tc>
      </w:tr>
      <w:tr w:rsidR="00CB4BEB" w:rsidRPr="00AC2250" w14:paraId="313AEB48"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4BA497D5"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Driftniv_kode</w:t>
            </w:r>
            <w:proofErr w:type="spellEnd"/>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0461A671"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drifts niveau.</w:t>
            </w:r>
          </w:p>
        </w:tc>
      </w:tr>
      <w:tr w:rsidR="00CB4BEB" w:rsidRPr="00AC2250" w14:paraId="04A4780C"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3C6105C5"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Driftniv</w:t>
            </w:r>
            <w:proofErr w:type="spellEnd"/>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71271D85"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Drifts niveau i tre klasser.</w:t>
            </w:r>
          </w:p>
        </w:tc>
      </w:tr>
      <w:tr w:rsidR="00CB4BEB" w:rsidRPr="00AC2250" w14:paraId="1D057E67"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349E1A3C"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Ukrudtsbek_kode</w:t>
            </w:r>
            <w:proofErr w:type="spellEnd"/>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30613A47"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ukrudtsbekæmpelsesmetode, tilladt.</w:t>
            </w:r>
          </w:p>
        </w:tc>
      </w:tr>
      <w:tr w:rsidR="00CB4BEB" w:rsidRPr="00AC2250" w14:paraId="43758B34"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76CEE944"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Ukrudtsbek</w:t>
            </w:r>
            <w:proofErr w:type="spellEnd"/>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7AD7CA37"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Ukrudtsbekæmpelsesmetode, tilladt.</w:t>
            </w:r>
          </w:p>
        </w:tc>
      </w:tr>
      <w:tr w:rsidR="00CB4BEB" w:rsidRPr="00AC2250" w14:paraId="1A29C5A3"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0F6A2109"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Antal_kode</w:t>
            </w:r>
            <w:proofErr w:type="spellEnd"/>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75821342"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ca. antal observerede individer.</w:t>
            </w:r>
          </w:p>
        </w:tc>
      </w:tr>
      <w:tr w:rsidR="00CB4BEB" w:rsidRPr="00AC2250" w14:paraId="18DB5E63"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4F8FBF07"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Antal</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58A04DF4"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Ca. antal observerede individer.</w:t>
            </w:r>
          </w:p>
        </w:tc>
      </w:tr>
      <w:tr w:rsidR="00CB4BEB" w:rsidRPr="00AC2250" w14:paraId="1A49F738"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32C0C027" w14:textId="77777777" w:rsidR="00CB4BEB" w:rsidRPr="00C727E1" w:rsidRDefault="00CB4BEB" w:rsidP="003C0924">
            <w:pPr>
              <w:rPr>
                <w:rFonts w:ascii="Trebuchet MS" w:hAnsi="Trebuchet MS"/>
                <w:sz w:val="18"/>
                <w:szCs w:val="18"/>
              </w:rPr>
            </w:pPr>
            <w:proofErr w:type="spellStart"/>
            <w:r>
              <w:rPr>
                <w:rFonts w:ascii="Trebuchet MS" w:hAnsi="Trebuchet MS"/>
                <w:sz w:val="18"/>
                <w:szCs w:val="18"/>
              </w:rPr>
              <w:t>T</w:t>
            </w:r>
            <w:r w:rsidRPr="00C727E1">
              <w:rPr>
                <w:rFonts w:ascii="Trebuchet MS" w:hAnsi="Trebuchet MS"/>
                <w:sz w:val="18"/>
                <w:szCs w:val="18"/>
              </w:rPr>
              <w:t>rin_kode</w:t>
            </w:r>
            <w:proofErr w:type="spellEnd"/>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279856E3"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 xml:space="preserve">Kode for </w:t>
            </w:r>
            <w:proofErr w:type="gramStart"/>
            <w:r w:rsidRPr="00C727E1">
              <w:rPr>
                <w:rFonts w:ascii="Trebuchet MS" w:hAnsi="Trebuchet MS"/>
                <w:sz w:val="18"/>
                <w:szCs w:val="18"/>
              </w:rPr>
              <w:t>klasse trin</w:t>
            </w:r>
            <w:proofErr w:type="gramEnd"/>
            <w:r w:rsidRPr="00C727E1">
              <w:rPr>
                <w:rFonts w:ascii="Trebuchet MS" w:hAnsi="Trebuchet MS"/>
                <w:sz w:val="18"/>
                <w:szCs w:val="18"/>
              </w:rPr>
              <w:t xml:space="preserve"> m.v. </w:t>
            </w:r>
          </w:p>
        </w:tc>
      </w:tr>
      <w:tr w:rsidR="00CB4BEB" w:rsidRPr="00AC2250" w14:paraId="5B77A4C1"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229DCE07" w14:textId="77777777" w:rsidR="00CB4BEB" w:rsidRPr="00C727E1" w:rsidRDefault="00CB4BEB" w:rsidP="003C0924">
            <w:pPr>
              <w:rPr>
                <w:rFonts w:ascii="Trebuchet MS" w:hAnsi="Trebuchet MS"/>
                <w:sz w:val="18"/>
                <w:szCs w:val="18"/>
              </w:rPr>
            </w:pPr>
            <w:r>
              <w:rPr>
                <w:rFonts w:ascii="Trebuchet MS" w:hAnsi="Trebuchet MS"/>
                <w:sz w:val="18"/>
                <w:szCs w:val="18"/>
              </w:rPr>
              <w:t>T</w:t>
            </w:r>
            <w:r w:rsidRPr="00C727E1">
              <w:rPr>
                <w:rFonts w:ascii="Trebuchet MS" w:hAnsi="Trebuchet MS"/>
                <w:sz w:val="18"/>
                <w:szCs w:val="18"/>
              </w:rPr>
              <w:t>rin</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1AF59C3E" w14:textId="77777777" w:rsidR="00CB4BEB" w:rsidRPr="00C727E1" w:rsidRDefault="00CB4BEB" w:rsidP="003C0924">
            <w:pPr>
              <w:rPr>
                <w:rFonts w:ascii="Trebuchet MS" w:hAnsi="Trebuchet MS"/>
                <w:sz w:val="18"/>
                <w:szCs w:val="18"/>
              </w:rPr>
            </w:pPr>
            <w:proofErr w:type="gramStart"/>
            <w:r w:rsidRPr="00C727E1">
              <w:rPr>
                <w:rFonts w:ascii="Trebuchet MS" w:hAnsi="Trebuchet MS"/>
                <w:sz w:val="18"/>
                <w:szCs w:val="18"/>
              </w:rPr>
              <w:t>Klasse trin</w:t>
            </w:r>
            <w:proofErr w:type="gramEnd"/>
            <w:r w:rsidRPr="00C727E1">
              <w:rPr>
                <w:rFonts w:ascii="Trebuchet MS" w:hAnsi="Trebuchet MS"/>
                <w:sz w:val="18"/>
                <w:szCs w:val="18"/>
              </w:rPr>
              <w:t xml:space="preserve"> m.v.</w:t>
            </w:r>
          </w:p>
        </w:tc>
      </w:tr>
      <w:tr w:rsidR="00CB4BEB" w:rsidRPr="00D43341" w14:paraId="53759F68"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17F85CBA"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Belaegning_kode</w:t>
            </w:r>
            <w:proofErr w:type="spellEnd"/>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2E0A1287"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belægning.</w:t>
            </w:r>
          </w:p>
        </w:tc>
      </w:tr>
      <w:tr w:rsidR="00CB4BEB" w:rsidRPr="00D43341" w14:paraId="7EF6176E"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627134DE"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Belaegning</w:t>
            </w:r>
            <w:proofErr w:type="spellEnd"/>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2C060B8E"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Belægning af/på stier m.v.</w:t>
            </w:r>
          </w:p>
        </w:tc>
      </w:tr>
      <w:tr w:rsidR="00CB4BEB" w:rsidRPr="00D43341" w14:paraId="64682D23"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41EDD6CA"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Handicapegnet_kode</w:t>
            </w:r>
            <w:proofErr w:type="spellEnd"/>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5C55D8BA"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handicapegnethed.</w:t>
            </w:r>
          </w:p>
        </w:tc>
      </w:tr>
      <w:tr w:rsidR="00CB4BEB" w:rsidRPr="00D43341" w14:paraId="1C5D5F19"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0B988231"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Handicapegnet</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74C7498B"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 xml:space="preserve">Hvor </w:t>
            </w:r>
            <w:proofErr w:type="spellStart"/>
            <w:r w:rsidRPr="00C727E1">
              <w:rPr>
                <w:rFonts w:ascii="Trebuchet MS" w:hAnsi="Trebuchet MS"/>
                <w:sz w:val="18"/>
                <w:szCs w:val="18"/>
              </w:rPr>
              <w:t>handicapeget</w:t>
            </w:r>
            <w:proofErr w:type="spellEnd"/>
            <w:r w:rsidRPr="00C727E1">
              <w:rPr>
                <w:rFonts w:ascii="Trebuchet MS" w:hAnsi="Trebuchet MS"/>
                <w:sz w:val="18"/>
                <w:szCs w:val="18"/>
              </w:rPr>
              <w:t xml:space="preserve"> faciliteten er bedømt.</w:t>
            </w:r>
          </w:p>
        </w:tc>
      </w:tr>
      <w:tr w:rsidR="00CB4BEB" w:rsidRPr="00D43341" w14:paraId="0059CC97"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4515F076"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Invasivart_kode</w:t>
            </w:r>
            <w:proofErr w:type="spellEnd"/>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75B6C96A"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invasiv art.</w:t>
            </w:r>
          </w:p>
        </w:tc>
      </w:tr>
      <w:tr w:rsidR="00CB4BEB" w:rsidRPr="00D43341" w14:paraId="5C540103"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100A71AF"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Ia_dansknavn</w:t>
            </w:r>
            <w:proofErr w:type="spellEnd"/>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7BB7FC39"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Det danske navn for den invasive art.</w:t>
            </w:r>
          </w:p>
        </w:tc>
      </w:tr>
      <w:tr w:rsidR="00CB4BEB" w:rsidRPr="00D43341" w14:paraId="5B75C15D"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1DB7A822"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Ia_latinsknavn</w:t>
            </w:r>
            <w:proofErr w:type="spellEnd"/>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29B9E43D"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Det latinske navn for den invasive art.</w:t>
            </w:r>
          </w:p>
        </w:tc>
      </w:tr>
      <w:tr w:rsidR="00CB4BEB" w:rsidRPr="00D43341" w14:paraId="655CC896"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4F87F862"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Ia_rige</w:t>
            </w:r>
            <w:proofErr w:type="spellEnd"/>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2E509B26"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Det rige den invasive art tilhører.</w:t>
            </w:r>
          </w:p>
        </w:tc>
      </w:tr>
      <w:tr w:rsidR="00CB4BEB" w:rsidRPr="00D43341" w14:paraId="32F5E7F5"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3387FCC8"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Kotesystem_kode</w:t>
            </w:r>
            <w:proofErr w:type="spellEnd"/>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02F959C7"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 xml:space="preserve">Kode for </w:t>
            </w:r>
            <w:proofErr w:type="spellStart"/>
            <w:r w:rsidRPr="00C727E1">
              <w:rPr>
                <w:rFonts w:ascii="Trebuchet MS" w:hAnsi="Trebuchet MS"/>
                <w:sz w:val="18"/>
                <w:szCs w:val="18"/>
              </w:rPr>
              <w:t>kotesystem</w:t>
            </w:r>
            <w:proofErr w:type="spellEnd"/>
            <w:r w:rsidRPr="00C727E1">
              <w:rPr>
                <w:rFonts w:ascii="Trebuchet MS" w:hAnsi="Trebuchet MS"/>
                <w:sz w:val="18"/>
                <w:szCs w:val="18"/>
              </w:rPr>
              <w:t xml:space="preserve"> anvendt til at angive kote i i.e. DVR90, DNN etc.</w:t>
            </w:r>
          </w:p>
        </w:tc>
      </w:tr>
      <w:tr w:rsidR="00CB4BEB" w:rsidRPr="00D43341" w14:paraId="3C2D056F"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1ED0727B"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Kotesystem</w:t>
            </w:r>
            <w:proofErr w:type="spellEnd"/>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3DC4A64F" w14:textId="77777777" w:rsidR="00CB4BEB" w:rsidRPr="00C727E1" w:rsidRDefault="00CB4BEB" w:rsidP="003C0924">
            <w:pPr>
              <w:rPr>
                <w:rFonts w:ascii="Trebuchet MS" w:hAnsi="Trebuchet MS"/>
                <w:sz w:val="18"/>
                <w:szCs w:val="18"/>
              </w:rPr>
            </w:pPr>
            <w:proofErr w:type="spellStart"/>
            <w:r w:rsidRPr="00C727E1">
              <w:rPr>
                <w:rFonts w:ascii="Trebuchet MS" w:hAnsi="Trebuchet MS"/>
                <w:sz w:val="18"/>
                <w:szCs w:val="18"/>
              </w:rPr>
              <w:t>Kotesystem</w:t>
            </w:r>
            <w:proofErr w:type="spellEnd"/>
            <w:r w:rsidRPr="00C727E1">
              <w:rPr>
                <w:rFonts w:ascii="Trebuchet MS" w:hAnsi="Trebuchet MS"/>
                <w:sz w:val="18"/>
                <w:szCs w:val="18"/>
              </w:rPr>
              <w:t xml:space="preserve"> anvendt til at angive kote i i.e. DVR90, DNN etc.</w:t>
            </w:r>
          </w:p>
        </w:tc>
      </w:tr>
      <w:tr w:rsidR="00CB4BEB" w:rsidRPr="009A3FCE" w14:paraId="1D14D6F4"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263639E9" w14:textId="77777777" w:rsidR="00CB4BEB" w:rsidRPr="00C00C7F" w:rsidRDefault="00CB4BEB" w:rsidP="003C0924">
            <w:pPr>
              <w:rPr>
                <w:rFonts w:ascii="Trebuchet MS" w:hAnsi="Trebuchet MS"/>
                <w:sz w:val="18"/>
                <w:szCs w:val="18"/>
              </w:rPr>
            </w:pPr>
            <w:proofErr w:type="spellStart"/>
            <w:r w:rsidRPr="00C00C7F">
              <w:rPr>
                <w:rFonts w:ascii="Trebuchet MS" w:hAnsi="Trebuchet MS"/>
                <w:sz w:val="18"/>
                <w:szCs w:val="18"/>
              </w:rPr>
              <w:t>Ansva_v_k</w:t>
            </w:r>
            <w:proofErr w:type="spellEnd"/>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0958572C" w14:textId="77777777" w:rsidR="00CB4BEB" w:rsidRPr="00C00C7F" w:rsidRDefault="00CB4BEB" w:rsidP="003C0924">
            <w:pPr>
              <w:rPr>
                <w:rFonts w:ascii="Trebuchet MS" w:hAnsi="Trebuchet MS"/>
                <w:sz w:val="18"/>
                <w:szCs w:val="18"/>
              </w:rPr>
            </w:pPr>
            <w:r w:rsidRPr="00C00C7F">
              <w:rPr>
                <w:rFonts w:ascii="Trebuchet MS" w:hAnsi="Trebuchet MS"/>
                <w:sz w:val="18"/>
                <w:szCs w:val="18"/>
              </w:rPr>
              <w:t>Kode for hvem der har det overordnede ansvar for vedligehold.</w:t>
            </w:r>
          </w:p>
        </w:tc>
      </w:tr>
      <w:tr w:rsidR="00CB4BEB" w:rsidRPr="009A3FCE" w14:paraId="0C2F11F0"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4387094F" w14:textId="77777777" w:rsidR="00CB4BEB" w:rsidRPr="00C00C7F" w:rsidRDefault="00CB4BEB" w:rsidP="003C0924">
            <w:pPr>
              <w:rPr>
                <w:rFonts w:ascii="Trebuchet MS" w:hAnsi="Trebuchet MS"/>
                <w:sz w:val="18"/>
                <w:szCs w:val="18"/>
              </w:rPr>
            </w:pPr>
            <w:proofErr w:type="spellStart"/>
            <w:r w:rsidRPr="00C00C7F">
              <w:rPr>
                <w:rFonts w:ascii="Trebuchet MS" w:hAnsi="Trebuchet MS"/>
                <w:sz w:val="18"/>
                <w:szCs w:val="18"/>
              </w:rPr>
              <w:t>Ansva_v</w:t>
            </w:r>
            <w:proofErr w:type="spellEnd"/>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2E7CFE28" w14:textId="77777777" w:rsidR="00CB4BEB" w:rsidRPr="00C00C7F" w:rsidRDefault="00CB4BEB" w:rsidP="003C0924">
            <w:pPr>
              <w:rPr>
                <w:rFonts w:ascii="Trebuchet MS" w:hAnsi="Trebuchet MS"/>
                <w:sz w:val="18"/>
                <w:szCs w:val="18"/>
              </w:rPr>
            </w:pPr>
            <w:r w:rsidRPr="00C00C7F">
              <w:rPr>
                <w:rFonts w:ascii="Trebuchet MS" w:hAnsi="Trebuchet MS"/>
                <w:sz w:val="18"/>
                <w:szCs w:val="18"/>
              </w:rPr>
              <w:t>Den der har det overordnede ansvar for vedligehold.</w:t>
            </w:r>
          </w:p>
        </w:tc>
      </w:tr>
    </w:tbl>
    <w:p w14:paraId="04CFC9A8" w14:textId="77777777" w:rsidR="00CB4BEB" w:rsidRDefault="00CB4BEB" w:rsidP="00CB4BEB">
      <w:pPr>
        <w:rPr>
          <w:rFonts w:ascii="Trebuchet MS" w:hAnsi="Trebuchet MS" w:cs="Trebuchet MS"/>
          <w:bCs/>
          <w:sz w:val="18"/>
          <w:szCs w:val="18"/>
        </w:rPr>
      </w:pPr>
      <w:r w:rsidRPr="00353B49">
        <w:rPr>
          <w:rFonts w:ascii="Trebuchet MS" w:hAnsi="Trebuchet MS" w:cs="Trebuchet MS"/>
          <w:bCs/>
          <w:sz w:val="18"/>
          <w:szCs w:val="18"/>
        </w:rPr>
        <w:t>*) Kan have andet databasenavn men benytter de andre værdier</w:t>
      </w:r>
    </w:p>
    <w:p w14:paraId="3277DE9D" w14:textId="77777777" w:rsidR="00CB4BEB" w:rsidRDefault="00CB4BEB" w:rsidP="00CB4BEB">
      <w:pPr>
        <w:rPr>
          <w:rFonts w:ascii="Trebuchet MS" w:hAnsi="Trebuchet MS" w:cs="Trebuchet MS"/>
          <w:bCs/>
          <w:sz w:val="18"/>
          <w:szCs w:val="18"/>
        </w:rPr>
      </w:pPr>
      <w:r>
        <w:rPr>
          <w:rFonts w:ascii="Trebuchet MS" w:hAnsi="Trebuchet MS" w:cs="Trebuchet MS"/>
          <w:bCs/>
          <w:sz w:val="18"/>
          <w:szCs w:val="18"/>
        </w:rPr>
        <w:br w:type="page"/>
      </w:r>
    </w:p>
    <w:p w14:paraId="3BA409CC" w14:textId="77777777" w:rsidR="00CB4BEB" w:rsidRPr="00353B49" w:rsidRDefault="00CB4BEB" w:rsidP="00CB4BEB">
      <w:pPr>
        <w:rPr>
          <w:rFonts w:ascii="Trebuchet MS" w:hAnsi="Trebuchet MS" w:cs="Trebuchet MS"/>
          <w:bCs/>
          <w:sz w:val="18"/>
          <w:szCs w:val="18"/>
        </w:rPr>
      </w:pPr>
    </w:p>
    <w:p w14:paraId="1F18AC01" w14:textId="77777777" w:rsidR="00CB4BEB" w:rsidRPr="00A32757" w:rsidRDefault="00CB4BEB" w:rsidP="00CB4BEB">
      <w:pPr>
        <w:pStyle w:val="Overskrift2"/>
      </w:pPr>
      <w:bookmarkStart w:id="1128" w:name="_Toc292448051"/>
      <w:bookmarkStart w:id="1129" w:name="_Toc292448220"/>
      <w:bookmarkStart w:id="1130" w:name="_Toc292692149"/>
      <w:bookmarkStart w:id="1131" w:name="_Toc292713276"/>
      <w:bookmarkStart w:id="1132" w:name="_Toc292865162"/>
      <w:bookmarkStart w:id="1133" w:name="_Toc63351387"/>
      <w:bookmarkStart w:id="1134" w:name="_Toc122436052"/>
      <w:r>
        <w:t>4</w:t>
      </w:r>
      <w:r w:rsidRPr="00A32757">
        <w:t>.3 Kodelister (Standardiserede felter i datasæt specifikke datamodeller)</w:t>
      </w:r>
      <w:bookmarkEnd w:id="1128"/>
      <w:bookmarkEnd w:id="1129"/>
      <w:bookmarkEnd w:id="1130"/>
      <w:bookmarkEnd w:id="1131"/>
      <w:bookmarkEnd w:id="1132"/>
      <w:bookmarkEnd w:id="1133"/>
      <w:bookmarkEnd w:id="1134"/>
    </w:p>
    <w:p w14:paraId="108B747D" w14:textId="4CF2751B" w:rsidR="00CB4BEB" w:rsidRPr="006973BC" w:rsidRDefault="00CB4BEB" w:rsidP="00CB4BEB">
      <w:pPr>
        <w:tabs>
          <w:tab w:val="left" w:pos="9405"/>
        </w:tabs>
        <w:autoSpaceDE w:val="0"/>
        <w:autoSpaceDN w:val="0"/>
        <w:adjustRightInd w:val="0"/>
        <w:rPr>
          <w:rFonts w:ascii="Trebuchet MS" w:hAnsi="Trebuchet MS" w:cs="Trebuchet MS"/>
          <w:sz w:val="19"/>
          <w:szCs w:val="19"/>
        </w:rPr>
      </w:pPr>
      <w:r w:rsidRPr="006973BC">
        <w:rPr>
          <w:rFonts w:ascii="Trebuchet MS" w:hAnsi="Trebuchet MS" w:cs="Trebuchet MS"/>
          <w:sz w:val="19"/>
          <w:szCs w:val="19"/>
        </w:rPr>
        <w:t>Kodelisterne fungerer som oversættelser mellem anvendte kodeværdier og de matchende forklarende tekste</w:t>
      </w:r>
      <w:r w:rsidR="00C00C7F" w:rsidRPr="006973BC">
        <w:rPr>
          <w:rFonts w:ascii="Trebuchet MS" w:hAnsi="Trebuchet MS" w:cs="Trebuchet MS"/>
          <w:sz w:val="19"/>
          <w:szCs w:val="19"/>
        </w:rPr>
        <w:t>r.</w:t>
      </w:r>
    </w:p>
    <w:p w14:paraId="23D01FE3" w14:textId="77777777" w:rsidR="00C00C7F" w:rsidRPr="00A32757" w:rsidRDefault="00C00C7F" w:rsidP="00CB4BEB">
      <w:pPr>
        <w:tabs>
          <w:tab w:val="left" w:pos="9405"/>
        </w:tabs>
        <w:autoSpaceDE w:val="0"/>
        <w:autoSpaceDN w:val="0"/>
        <w:adjustRightInd w:val="0"/>
        <w:rPr>
          <w:rFonts w:ascii="Trebuchet MS" w:hAnsi="Trebuchet MS" w:cs="Trebuchet MS"/>
          <w:sz w:val="18"/>
          <w:szCs w:val="18"/>
        </w:rPr>
      </w:pPr>
    </w:p>
    <w:p w14:paraId="510095E2" w14:textId="77777777" w:rsidR="00CB4BEB" w:rsidRPr="00A32757" w:rsidRDefault="00CB4BEB" w:rsidP="00CB4BEB">
      <w:pPr>
        <w:pStyle w:val="Overskrift3"/>
        <w:rPr>
          <w:b/>
          <w:szCs w:val="20"/>
        </w:rPr>
      </w:pPr>
      <w:bookmarkStart w:id="1135" w:name="_Toc292448052"/>
      <w:bookmarkStart w:id="1136" w:name="_Toc292448221"/>
      <w:bookmarkStart w:id="1137" w:name="_Toc292692150"/>
      <w:bookmarkStart w:id="1138" w:name="_Toc292713277"/>
      <w:bookmarkStart w:id="1139" w:name="_Toc292865163"/>
      <w:bookmarkStart w:id="1140" w:name="_Toc63351388"/>
      <w:bookmarkStart w:id="1141" w:name="_Toc122436053"/>
      <w:r>
        <w:t>4.3.1</w:t>
      </w:r>
      <w:r w:rsidRPr="00A32757">
        <w:t xml:space="preserve"> </w:t>
      </w:r>
      <w:proofErr w:type="spellStart"/>
      <w:r w:rsidRPr="00A32757">
        <w:t>Ja_Nej</w:t>
      </w:r>
      <w:bookmarkEnd w:id="1135"/>
      <w:bookmarkEnd w:id="1136"/>
      <w:bookmarkEnd w:id="1137"/>
      <w:bookmarkEnd w:id="1138"/>
      <w:bookmarkEnd w:id="1139"/>
      <w:proofErr w:type="spellEnd"/>
      <w:r>
        <w:t xml:space="preserve"> (</w:t>
      </w:r>
      <w:proofErr w:type="spellStart"/>
      <w:r w:rsidRPr="004D056C">
        <w:t>d_basis_ja_nej</w:t>
      </w:r>
      <w:proofErr w:type="spellEnd"/>
      <w:r>
        <w:t>)</w:t>
      </w:r>
      <w:bookmarkEnd w:id="1140"/>
      <w:bookmarkEnd w:id="114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9"/>
        <w:gridCol w:w="1687"/>
        <w:gridCol w:w="1684"/>
        <w:gridCol w:w="8116"/>
      </w:tblGrid>
      <w:tr w:rsidR="00CB4BEB" w:rsidRPr="0051728E" w14:paraId="1007196B" w14:textId="77777777" w:rsidTr="003C0924">
        <w:trPr>
          <w:trHeight w:val="227"/>
        </w:trPr>
        <w:tc>
          <w:tcPr>
            <w:tcW w:w="1951" w:type="dxa"/>
            <w:tcBorders>
              <w:bottom w:val="single" w:sz="4" w:space="0" w:color="auto"/>
            </w:tcBorders>
            <w:shd w:val="clear" w:color="auto" w:fill="D9D9D9"/>
            <w:vAlign w:val="bottom"/>
          </w:tcPr>
          <w:p w14:paraId="1E82DAF7" w14:textId="77777777" w:rsidR="00CB4BEB" w:rsidRPr="00A775C4" w:rsidRDefault="00CB4BEB" w:rsidP="003C0924">
            <w:pPr>
              <w:rPr>
                <w:rFonts w:ascii="Trebuchet MS" w:hAnsi="Trebuchet MS"/>
                <w:b/>
                <w:sz w:val="18"/>
                <w:szCs w:val="18"/>
              </w:rPr>
            </w:pPr>
            <w:proofErr w:type="spellStart"/>
            <w:r w:rsidRPr="00A775C4">
              <w:rPr>
                <w:rFonts w:ascii="Trebuchet MS" w:hAnsi="Trebuchet MS"/>
                <w:b/>
                <w:sz w:val="18"/>
                <w:szCs w:val="18"/>
              </w:rPr>
              <w:t>ja_nej_kode</w:t>
            </w:r>
            <w:proofErr w:type="spellEnd"/>
          </w:p>
        </w:tc>
        <w:tc>
          <w:tcPr>
            <w:tcW w:w="1701" w:type="dxa"/>
            <w:tcBorders>
              <w:bottom w:val="single" w:sz="4" w:space="0" w:color="auto"/>
            </w:tcBorders>
            <w:shd w:val="clear" w:color="auto" w:fill="D9D9D9"/>
            <w:vAlign w:val="bottom"/>
          </w:tcPr>
          <w:p w14:paraId="1D1703BC" w14:textId="77777777" w:rsidR="00CB4BEB" w:rsidRPr="00A775C4" w:rsidRDefault="00CB4BEB" w:rsidP="003C0924">
            <w:pPr>
              <w:rPr>
                <w:rFonts w:ascii="Trebuchet MS" w:hAnsi="Trebuchet MS"/>
                <w:b/>
                <w:sz w:val="18"/>
                <w:szCs w:val="18"/>
              </w:rPr>
            </w:pPr>
            <w:proofErr w:type="spellStart"/>
            <w:r w:rsidRPr="00A775C4">
              <w:rPr>
                <w:rFonts w:ascii="Trebuchet MS" w:hAnsi="Trebuchet MS"/>
                <w:b/>
                <w:sz w:val="18"/>
                <w:szCs w:val="18"/>
              </w:rPr>
              <w:t>ja_nej</w:t>
            </w:r>
            <w:proofErr w:type="spellEnd"/>
          </w:p>
        </w:tc>
        <w:tc>
          <w:tcPr>
            <w:tcW w:w="1701" w:type="dxa"/>
            <w:tcBorders>
              <w:bottom w:val="single" w:sz="4" w:space="0" w:color="auto"/>
            </w:tcBorders>
            <w:shd w:val="clear" w:color="auto" w:fill="D9D9D9"/>
            <w:vAlign w:val="bottom"/>
          </w:tcPr>
          <w:p w14:paraId="16F6FA26" w14:textId="77777777" w:rsidR="00CB4BEB" w:rsidRPr="00AC2250" w:rsidRDefault="00CB4BEB" w:rsidP="003C0924">
            <w:pPr>
              <w:rPr>
                <w:rFonts w:ascii="Trebuchet MS" w:hAnsi="Trebuchet MS" w:cs="Trebuchet MS"/>
                <w:b/>
                <w:bCs/>
                <w:color w:val="1F497D"/>
                <w:sz w:val="18"/>
                <w:szCs w:val="18"/>
              </w:rPr>
            </w:pPr>
            <w:r w:rsidRPr="00D04EF6">
              <w:rPr>
                <w:rFonts w:ascii="Trebuchet MS" w:hAnsi="Trebuchet MS" w:cs="Trebuchet MS"/>
                <w:b/>
                <w:bCs/>
                <w:sz w:val="18"/>
                <w:szCs w:val="18"/>
              </w:rPr>
              <w:t>akti</w:t>
            </w:r>
            <w:r w:rsidRPr="003A52C1">
              <w:rPr>
                <w:rFonts w:ascii="Trebuchet MS" w:hAnsi="Trebuchet MS" w:cs="Trebuchet MS"/>
                <w:b/>
                <w:bCs/>
                <w:sz w:val="18"/>
                <w:szCs w:val="18"/>
              </w:rPr>
              <w:t>v</w:t>
            </w:r>
          </w:p>
        </w:tc>
        <w:tc>
          <w:tcPr>
            <w:tcW w:w="8222" w:type="dxa"/>
            <w:tcBorders>
              <w:bottom w:val="single" w:sz="4" w:space="0" w:color="auto"/>
            </w:tcBorders>
            <w:shd w:val="clear" w:color="auto" w:fill="D9D9D9"/>
            <w:vAlign w:val="bottom"/>
          </w:tcPr>
          <w:p w14:paraId="1BE735C9"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Begrebsdefinition</w:t>
            </w:r>
          </w:p>
        </w:tc>
      </w:tr>
      <w:tr w:rsidR="00CB4BEB" w:rsidRPr="0051728E" w14:paraId="3D1AEB30"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7B66D697" w14:textId="77777777" w:rsidR="00CB4BEB" w:rsidRPr="00FE3FC3" w:rsidRDefault="00CB4BEB" w:rsidP="003C0924">
            <w:pPr>
              <w:jc w:val="center"/>
              <w:rPr>
                <w:rFonts w:ascii="Trebuchet MS" w:hAnsi="Trebuchet MS" w:cs="Trebuchet MS"/>
                <w:sz w:val="18"/>
                <w:szCs w:val="18"/>
              </w:rPr>
            </w:pPr>
            <w:r w:rsidRPr="00FE3FC3">
              <w:rPr>
                <w:rFonts w:ascii="Trebuchet MS" w:hAnsi="Trebuchet MS" w:cs="Trebuchet MS"/>
                <w:sz w:val="18"/>
                <w:szCs w:val="18"/>
              </w:rPr>
              <w:t>0</w:t>
            </w:r>
          </w:p>
        </w:tc>
        <w:tc>
          <w:tcPr>
            <w:tcW w:w="1701" w:type="dxa"/>
            <w:tcBorders>
              <w:top w:val="single" w:sz="4" w:space="0" w:color="auto"/>
              <w:left w:val="single" w:sz="4" w:space="0" w:color="auto"/>
              <w:bottom w:val="single" w:sz="4" w:space="0" w:color="auto"/>
            </w:tcBorders>
            <w:vAlign w:val="bottom"/>
          </w:tcPr>
          <w:p w14:paraId="33434BF4"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Nej</w:t>
            </w:r>
          </w:p>
        </w:tc>
        <w:tc>
          <w:tcPr>
            <w:tcW w:w="1701" w:type="dxa"/>
            <w:tcBorders>
              <w:top w:val="single" w:sz="4" w:space="0" w:color="auto"/>
              <w:left w:val="single" w:sz="4" w:space="0" w:color="auto"/>
              <w:bottom w:val="single" w:sz="4" w:space="0" w:color="auto"/>
            </w:tcBorders>
            <w:vAlign w:val="bottom"/>
          </w:tcPr>
          <w:p w14:paraId="37C5951A" w14:textId="77777777" w:rsidR="00CB4BEB" w:rsidRPr="00C00C7F"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vAlign w:val="bottom"/>
          </w:tcPr>
          <w:p w14:paraId="31F5C889"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”NEJ”</w:t>
            </w:r>
          </w:p>
        </w:tc>
      </w:tr>
      <w:tr w:rsidR="00CB4BEB" w:rsidRPr="0051728E" w14:paraId="1C4C4E6A"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4CBD6BD9" w14:textId="77777777" w:rsidR="00CB4BEB" w:rsidRPr="00FE3FC3" w:rsidRDefault="00CB4BEB" w:rsidP="003C0924">
            <w:pPr>
              <w:jc w:val="center"/>
              <w:rPr>
                <w:rFonts w:ascii="Trebuchet MS" w:hAnsi="Trebuchet MS" w:cs="Trebuchet MS"/>
                <w:sz w:val="18"/>
                <w:szCs w:val="18"/>
              </w:rPr>
            </w:pPr>
            <w:r w:rsidRPr="00FE3FC3">
              <w:rPr>
                <w:rFonts w:ascii="Trebuchet MS" w:hAnsi="Trebuchet MS" w:cs="Trebuchet MS"/>
                <w:sz w:val="18"/>
                <w:szCs w:val="18"/>
              </w:rPr>
              <w:t>1</w:t>
            </w:r>
          </w:p>
        </w:tc>
        <w:tc>
          <w:tcPr>
            <w:tcW w:w="1701" w:type="dxa"/>
            <w:tcBorders>
              <w:top w:val="single" w:sz="4" w:space="0" w:color="auto"/>
              <w:left w:val="single" w:sz="4" w:space="0" w:color="auto"/>
              <w:bottom w:val="single" w:sz="4" w:space="0" w:color="auto"/>
            </w:tcBorders>
            <w:vAlign w:val="bottom"/>
          </w:tcPr>
          <w:p w14:paraId="19DF54C0"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Ja</w:t>
            </w:r>
          </w:p>
        </w:tc>
        <w:tc>
          <w:tcPr>
            <w:tcW w:w="1701" w:type="dxa"/>
            <w:tcBorders>
              <w:top w:val="single" w:sz="4" w:space="0" w:color="auto"/>
              <w:left w:val="single" w:sz="4" w:space="0" w:color="auto"/>
              <w:bottom w:val="single" w:sz="4" w:space="0" w:color="auto"/>
            </w:tcBorders>
            <w:vAlign w:val="bottom"/>
          </w:tcPr>
          <w:p w14:paraId="27C31953" w14:textId="77777777" w:rsidR="00CB4BEB" w:rsidRPr="00C00C7F"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vAlign w:val="bottom"/>
          </w:tcPr>
          <w:p w14:paraId="02AF5B40"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”JA”</w:t>
            </w:r>
          </w:p>
        </w:tc>
      </w:tr>
      <w:tr w:rsidR="00CB4BEB" w:rsidRPr="0051728E" w14:paraId="188E5594"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3668F9C6" w14:textId="77777777" w:rsidR="00CB4BEB" w:rsidRPr="00FE3FC3" w:rsidRDefault="00CB4BEB" w:rsidP="003C0924">
            <w:pPr>
              <w:jc w:val="center"/>
              <w:rPr>
                <w:rFonts w:ascii="Trebuchet MS" w:hAnsi="Trebuchet MS" w:cs="Trebuchet MS"/>
                <w:sz w:val="18"/>
                <w:szCs w:val="18"/>
              </w:rPr>
            </w:pPr>
            <w:r w:rsidRPr="00FE3FC3">
              <w:rPr>
                <w:rFonts w:ascii="Trebuchet MS" w:hAnsi="Trebuchet MS" w:cs="Trebuchet MS"/>
                <w:sz w:val="18"/>
                <w:szCs w:val="18"/>
              </w:rPr>
              <w:t>2</w:t>
            </w:r>
          </w:p>
        </w:tc>
        <w:tc>
          <w:tcPr>
            <w:tcW w:w="1701" w:type="dxa"/>
            <w:tcBorders>
              <w:top w:val="single" w:sz="4" w:space="0" w:color="auto"/>
              <w:left w:val="single" w:sz="4" w:space="0" w:color="auto"/>
              <w:bottom w:val="single" w:sz="4" w:space="0" w:color="auto"/>
            </w:tcBorders>
            <w:vAlign w:val="bottom"/>
          </w:tcPr>
          <w:p w14:paraId="7442F36C"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Blandet</w:t>
            </w:r>
          </w:p>
        </w:tc>
        <w:tc>
          <w:tcPr>
            <w:tcW w:w="1701" w:type="dxa"/>
            <w:tcBorders>
              <w:top w:val="single" w:sz="4" w:space="0" w:color="auto"/>
              <w:left w:val="single" w:sz="4" w:space="0" w:color="auto"/>
              <w:bottom w:val="single" w:sz="4" w:space="0" w:color="auto"/>
            </w:tcBorders>
            <w:vAlign w:val="bottom"/>
          </w:tcPr>
          <w:p w14:paraId="478175E9" w14:textId="77777777" w:rsidR="00CB4BEB" w:rsidRPr="00C00C7F"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vAlign w:val="bottom"/>
          </w:tcPr>
          <w:p w14:paraId="4C955944"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Hvor både ja og nej gælder for objektet</w:t>
            </w:r>
          </w:p>
        </w:tc>
      </w:tr>
      <w:tr w:rsidR="00CB4BEB" w:rsidRPr="0051728E" w14:paraId="45B09A01"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2775DA5F" w14:textId="77777777" w:rsidR="00CB4BEB" w:rsidRPr="00FE3FC3" w:rsidRDefault="00CB4BEB" w:rsidP="003C0924">
            <w:pPr>
              <w:jc w:val="center"/>
              <w:rPr>
                <w:rFonts w:ascii="Trebuchet MS" w:hAnsi="Trebuchet MS" w:cs="Trebuchet MS"/>
                <w:sz w:val="18"/>
                <w:szCs w:val="18"/>
              </w:rPr>
            </w:pPr>
            <w:r w:rsidRPr="00FE3FC3">
              <w:rPr>
                <w:rFonts w:ascii="Trebuchet MS" w:hAnsi="Trebuchet MS" w:cs="Trebuchet MS"/>
                <w:sz w:val="18"/>
                <w:szCs w:val="18"/>
              </w:rPr>
              <w:t>3</w:t>
            </w:r>
          </w:p>
        </w:tc>
        <w:tc>
          <w:tcPr>
            <w:tcW w:w="1701" w:type="dxa"/>
            <w:tcBorders>
              <w:top w:val="single" w:sz="4" w:space="0" w:color="auto"/>
              <w:left w:val="single" w:sz="4" w:space="0" w:color="auto"/>
              <w:bottom w:val="single" w:sz="4" w:space="0" w:color="auto"/>
            </w:tcBorders>
            <w:vAlign w:val="bottom"/>
          </w:tcPr>
          <w:p w14:paraId="6F472C8D"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Ukendt</w:t>
            </w:r>
          </w:p>
        </w:tc>
        <w:tc>
          <w:tcPr>
            <w:tcW w:w="1701" w:type="dxa"/>
            <w:tcBorders>
              <w:top w:val="single" w:sz="4" w:space="0" w:color="auto"/>
              <w:left w:val="single" w:sz="4" w:space="0" w:color="auto"/>
              <w:bottom w:val="single" w:sz="4" w:space="0" w:color="auto"/>
            </w:tcBorders>
            <w:vAlign w:val="bottom"/>
          </w:tcPr>
          <w:p w14:paraId="1885065A" w14:textId="77777777" w:rsidR="00CB4BEB" w:rsidRPr="00C00C7F"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vAlign w:val="bottom"/>
          </w:tcPr>
          <w:p w14:paraId="4251582D"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Mangler viden til at kunne udfylde værdien med ja eller nej.</w:t>
            </w:r>
          </w:p>
        </w:tc>
      </w:tr>
    </w:tbl>
    <w:p w14:paraId="224BC863" w14:textId="77777777" w:rsidR="00C00C7F" w:rsidRPr="00C00C7F" w:rsidRDefault="00C00C7F" w:rsidP="00CB4BEB">
      <w:pPr>
        <w:pStyle w:val="Overskrift3"/>
        <w:rPr>
          <w:rFonts w:ascii="Trebuchet MS" w:eastAsiaTheme="minorEastAsia" w:hAnsi="Trebuchet MS" w:cs="Trebuchet MS"/>
          <w:sz w:val="18"/>
          <w:szCs w:val="18"/>
        </w:rPr>
      </w:pPr>
      <w:bookmarkStart w:id="1142" w:name="_Toc292448053"/>
      <w:bookmarkStart w:id="1143" w:name="_Toc292448222"/>
      <w:bookmarkStart w:id="1144" w:name="_Toc292692151"/>
      <w:bookmarkStart w:id="1145" w:name="_Toc292713278"/>
      <w:bookmarkStart w:id="1146" w:name="_Toc292865164"/>
      <w:bookmarkStart w:id="1147" w:name="_Toc63351389"/>
    </w:p>
    <w:p w14:paraId="2310E22B" w14:textId="27B693AB" w:rsidR="00CB4BEB" w:rsidRPr="00A32757" w:rsidRDefault="00CB4BEB" w:rsidP="00CB4BEB">
      <w:pPr>
        <w:pStyle w:val="Overskrift3"/>
        <w:rPr>
          <w:b/>
          <w:szCs w:val="20"/>
        </w:rPr>
      </w:pPr>
      <w:bookmarkStart w:id="1148" w:name="_Toc122436054"/>
      <w:r>
        <w:t>4</w:t>
      </w:r>
      <w:r w:rsidRPr="00A32757">
        <w:t>.3.</w:t>
      </w:r>
      <w:r>
        <w:t>2</w:t>
      </w:r>
      <w:r w:rsidRPr="00A32757">
        <w:t xml:space="preserve"> </w:t>
      </w:r>
      <w:r>
        <w:t>Ejerstatus</w:t>
      </w:r>
      <w:bookmarkEnd w:id="1142"/>
      <w:bookmarkEnd w:id="1143"/>
      <w:bookmarkEnd w:id="1144"/>
      <w:bookmarkEnd w:id="1145"/>
      <w:bookmarkEnd w:id="1146"/>
      <w:r>
        <w:t xml:space="preserve"> (</w:t>
      </w:r>
      <w:proofErr w:type="spellStart"/>
      <w:r w:rsidRPr="004D056C">
        <w:t>d_basis_ejerstatus</w:t>
      </w:r>
      <w:proofErr w:type="spellEnd"/>
      <w:r>
        <w:t>)</w:t>
      </w:r>
      <w:bookmarkEnd w:id="1147"/>
      <w:bookmarkEnd w:id="114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5"/>
        <w:gridCol w:w="3365"/>
        <w:gridCol w:w="1531"/>
        <w:gridCol w:w="6595"/>
      </w:tblGrid>
      <w:tr w:rsidR="00CB4BEB" w:rsidRPr="0051728E" w14:paraId="13CC30E9" w14:textId="77777777" w:rsidTr="003C0924">
        <w:trPr>
          <w:trHeight w:val="227"/>
        </w:trPr>
        <w:tc>
          <w:tcPr>
            <w:tcW w:w="1947" w:type="dxa"/>
            <w:tcBorders>
              <w:bottom w:val="single" w:sz="4" w:space="0" w:color="auto"/>
            </w:tcBorders>
            <w:shd w:val="clear" w:color="auto" w:fill="D9D9D9"/>
            <w:vAlign w:val="bottom"/>
          </w:tcPr>
          <w:p w14:paraId="59C1623D" w14:textId="77777777" w:rsidR="00CB4BEB" w:rsidRPr="00C727E1" w:rsidRDefault="00CB4BEB" w:rsidP="003C0924">
            <w:pPr>
              <w:rPr>
                <w:rFonts w:ascii="Trebuchet MS" w:hAnsi="Trebuchet MS"/>
                <w:b/>
                <w:sz w:val="18"/>
                <w:szCs w:val="18"/>
              </w:rPr>
            </w:pPr>
            <w:proofErr w:type="spellStart"/>
            <w:r w:rsidRPr="00C727E1">
              <w:rPr>
                <w:rFonts w:ascii="Trebuchet MS" w:hAnsi="Trebuchet MS"/>
                <w:b/>
                <w:sz w:val="18"/>
                <w:szCs w:val="18"/>
              </w:rPr>
              <w:t>ejerstatus_kode</w:t>
            </w:r>
            <w:proofErr w:type="spellEnd"/>
          </w:p>
        </w:tc>
        <w:tc>
          <w:tcPr>
            <w:tcW w:w="3406" w:type="dxa"/>
            <w:tcBorders>
              <w:bottom w:val="single" w:sz="4" w:space="0" w:color="auto"/>
            </w:tcBorders>
            <w:shd w:val="clear" w:color="auto" w:fill="D9D9D9"/>
            <w:vAlign w:val="bottom"/>
          </w:tcPr>
          <w:p w14:paraId="6AE29719" w14:textId="77777777" w:rsidR="00CB4BEB" w:rsidRPr="00C727E1" w:rsidRDefault="00CB4BEB" w:rsidP="003C0924">
            <w:pPr>
              <w:rPr>
                <w:rFonts w:ascii="Trebuchet MS" w:hAnsi="Trebuchet MS"/>
                <w:b/>
                <w:sz w:val="18"/>
                <w:szCs w:val="18"/>
              </w:rPr>
            </w:pPr>
            <w:r w:rsidRPr="00C727E1">
              <w:rPr>
                <w:rFonts w:ascii="Trebuchet MS" w:hAnsi="Trebuchet MS"/>
                <w:b/>
                <w:sz w:val="18"/>
                <w:szCs w:val="18"/>
              </w:rPr>
              <w:t>ejerstatus</w:t>
            </w:r>
          </w:p>
        </w:tc>
        <w:tc>
          <w:tcPr>
            <w:tcW w:w="1559" w:type="dxa"/>
            <w:tcBorders>
              <w:bottom w:val="single" w:sz="4" w:space="0" w:color="auto"/>
            </w:tcBorders>
            <w:shd w:val="clear" w:color="auto" w:fill="D9D9D9"/>
            <w:vAlign w:val="bottom"/>
          </w:tcPr>
          <w:p w14:paraId="11CB8B3A" w14:textId="77777777" w:rsidR="00CB4BEB" w:rsidRPr="00A775C4" w:rsidRDefault="00CB4BEB" w:rsidP="003C0924">
            <w:pPr>
              <w:rPr>
                <w:rFonts w:ascii="Trebuchet MS" w:hAnsi="Trebuchet MS"/>
                <w:b/>
                <w:sz w:val="18"/>
                <w:szCs w:val="18"/>
              </w:rPr>
            </w:pPr>
            <w:r w:rsidRPr="00C727E1">
              <w:rPr>
                <w:rFonts w:ascii="Trebuchet MS" w:hAnsi="Trebuchet MS"/>
                <w:b/>
                <w:sz w:val="18"/>
                <w:szCs w:val="18"/>
              </w:rPr>
              <w:t>aktiv</w:t>
            </w:r>
          </w:p>
        </w:tc>
        <w:tc>
          <w:tcPr>
            <w:tcW w:w="6740" w:type="dxa"/>
            <w:tcBorders>
              <w:bottom w:val="single" w:sz="4" w:space="0" w:color="auto"/>
            </w:tcBorders>
            <w:shd w:val="clear" w:color="auto" w:fill="D9D9D9"/>
            <w:vAlign w:val="bottom"/>
          </w:tcPr>
          <w:p w14:paraId="48A8EE56" w14:textId="77777777" w:rsidR="00CB4BEB" w:rsidRPr="00A53F59" w:rsidRDefault="00CB4BEB" w:rsidP="003C0924">
            <w:pPr>
              <w:rPr>
                <w:rFonts w:ascii="Trebuchet MS" w:hAnsi="Trebuchet MS" w:cs="Trebuchet MS"/>
                <w:b/>
                <w:bCs/>
                <w:sz w:val="18"/>
                <w:szCs w:val="18"/>
              </w:rPr>
            </w:pPr>
            <w:r w:rsidRPr="00A53F59">
              <w:rPr>
                <w:rFonts w:ascii="Trebuchet MS" w:hAnsi="Trebuchet MS" w:cs="Trebuchet MS"/>
                <w:b/>
                <w:bCs/>
                <w:sz w:val="18"/>
                <w:szCs w:val="18"/>
              </w:rPr>
              <w:t>Begrebsdefinition</w:t>
            </w:r>
          </w:p>
        </w:tc>
      </w:tr>
      <w:tr w:rsidR="00CB4BEB" w:rsidRPr="0051728E" w14:paraId="009B1750" w14:textId="77777777" w:rsidTr="003C0924">
        <w:trPr>
          <w:trHeight w:hRule="exact" w:val="255"/>
        </w:trPr>
        <w:tc>
          <w:tcPr>
            <w:tcW w:w="1947" w:type="dxa"/>
            <w:tcBorders>
              <w:top w:val="single" w:sz="4" w:space="0" w:color="auto"/>
              <w:left w:val="single" w:sz="4" w:space="0" w:color="auto"/>
              <w:bottom w:val="single" w:sz="4" w:space="0" w:color="auto"/>
              <w:right w:val="single" w:sz="4" w:space="0" w:color="auto"/>
            </w:tcBorders>
            <w:shd w:val="clear" w:color="auto" w:fill="D9D9D9"/>
            <w:vAlign w:val="bottom"/>
          </w:tcPr>
          <w:p w14:paraId="1B7D220E" w14:textId="77777777" w:rsidR="00CB4BEB" w:rsidRPr="00564F1F" w:rsidRDefault="00CB4BEB" w:rsidP="003C0924">
            <w:pPr>
              <w:jc w:val="center"/>
              <w:rPr>
                <w:rFonts w:ascii="Trebuchet MS" w:hAnsi="Trebuchet MS" w:cs="Trebuchet MS"/>
                <w:sz w:val="18"/>
                <w:szCs w:val="18"/>
              </w:rPr>
            </w:pPr>
            <w:r w:rsidRPr="00564F1F">
              <w:rPr>
                <w:rFonts w:ascii="Trebuchet MS" w:hAnsi="Trebuchet MS" w:cs="Trebuchet MS"/>
                <w:sz w:val="18"/>
                <w:szCs w:val="18"/>
              </w:rPr>
              <w:t>10</w:t>
            </w:r>
          </w:p>
        </w:tc>
        <w:tc>
          <w:tcPr>
            <w:tcW w:w="3406" w:type="dxa"/>
            <w:tcBorders>
              <w:top w:val="single" w:sz="4" w:space="0" w:color="auto"/>
              <w:left w:val="single" w:sz="4" w:space="0" w:color="auto"/>
              <w:bottom w:val="single" w:sz="4" w:space="0" w:color="auto"/>
            </w:tcBorders>
            <w:vAlign w:val="bottom"/>
          </w:tcPr>
          <w:p w14:paraId="2A902A89"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Privatpersoner, inkl. I/S</w:t>
            </w:r>
          </w:p>
        </w:tc>
        <w:tc>
          <w:tcPr>
            <w:tcW w:w="1559" w:type="dxa"/>
            <w:tcBorders>
              <w:top w:val="single" w:sz="4" w:space="0" w:color="auto"/>
              <w:left w:val="single" w:sz="4" w:space="0" w:color="auto"/>
              <w:bottom w:val="single" w:sz="4" w:space="0" w:color="auto"/>
            </w:tcBorders>
            <w:vAlign w:val="bottom"/>
          </w:tcPr>
          <w:p w14:paraId="77BC8D2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740" w:type="dxa"/>
            <w:tcBorders>
              <w:top w:val="single" w:sz="4" w:space="0" w:color="auto"/>
              <w:left w:val="single" w:sz="4" w:space="0" w:color="auto"/>
              <w:bottom w:val="single" w:sz="4" w:space="0" w:color="auto"/>
            </w:tcBorders>
            <w:vAlign w:val="bottom"/>
          </w:tcPr>
          <w:p w14:paraId="177F1025"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Person, firma, forening m.v. Gælder også flere og kombinationer af disse.</w:t>
            </w:r>
          </w:p>
        </w:tc>
      </w:tr>
      <w:tr w:rsidR="00CB4BEB" w:rsidRPr="0051728E" w14:paraId="2F69E75B" w14:textId="77777777" w:rsidTr="003C0924">
        <w:trPr>
          <w:trHeight w:hRule="exact" w:val="255"/>
        </w:trPr>
        <w:tc>
          <w:tcPr>
            <w:tcW w:w="1947" w:type="dxa"/>
            <w:tcBorders>
              <w:top w:val="single" w:sz="4" w:space="0" w:color="auto"/>
              <w:left w:val="single" w:sz="4" w:space="0" w:color="auto"/>
              <w:bottom w:val="single" w:sz="4" w:space="0" w:color="auto"/>
              <w:right w:val="single" w:sz="4" w:space="0" w:color="auto"/>
            </w:tcBorders>
            <w:shd w:val="clear" w:color="auto" w:fill="D9D9D9"/>
            <w:vAlign w:val="bottom"/>
          </w:tcPr>
          <w:p w14:paraId="58DA108F" w14:textId="77777777" w:rsidR="00CB4BEB" w:rsidRPr="00564F1F" w:rsidRDefault="00CB4BEB" w:rsidP="003C0924">
            <w:pPr>
              <w:jc w:val="center"/>
              <w:rPr>
                <w:rFonts w:ascii="Trebuchet MS" w:hAnsi="Trebuchet MS" w:cs="Trebuchet MS"/>
                <w:sz w:val="18"/>
                <w:szCs w:val="18"/>
              </w:rPr>
            </w:pPr>
            <w:r w:rsidRPr="00564F1F">
              <w:rPr>
                <w:rFonts w:ascii="Trebuchet MS" w:hAnsi="Trebuchet MS" w:cs="Trebuchet MS"/>
                <w:sz w:val="18"/>
                <w:szCs w:val="18"/>
              </w:rPr>
              <w:t>20</w:t>
            </w:r>
          </w:p>
        </w:tc>
        <w:tc>
          <w:tcPr>
            <w:tcW w:w="3406" w:type="dxa"/>
            <w:tcBorders>
              <w:top w:val="single" w:sz="4" w:space="0" w:color="auto"/>
              <w:left w:val="single" w:sz="4" w:space="0" w:color="auto"/>
              <w:bottom w:val="single" w:sz="4" w:space="0" w:color="auto"/>
            </w:tcBorders>
            <w:vAlign w:val="bottom"/>
          </w:tcPr>
          <w:p w14:paraId="40BA1624"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Almen boligorganisation</w:t>
            </w:r>
          </w:p>
        </w:tc>
        <w:tc>
          <w:tcPr>
            <w:tcW w:w="1559" w:type="dxa"/>
            <w:tcBorders>
              <w:top w:val="single" w:sz="4" w:space="0" w:color="auto"/>
              <w:left w:val="single" w:sz="4" w:space="0" w:color="auto"/>
              <w:bottom w:val="single" w:sz="4" w:space="0" w:color="auto"/>
            </w:tcBorders>
            <w:vAlign w:val="bottom"/>
          </w:tcPr>
          <w:p w14:paraId="3DF0405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740" w:type="dxa"/>
            <w:tcBorders>
              <w:top w:val="single" w:sz="4" w:space="0" w:color="auto"/>
              <w:left w:val="single" w:sz="4" w:space="0" w:color="auto"/>
              <w:bottom w:val="single" w:sz="4" w:space="0" w:color="auto"/>
            </w:tcBorders>
            <w:vAlign w:val="bottom"/>
          </w:tcPr>
          <w:p w14:paraId="44E20F18" w14:textId="77777777" w:rsidR="00CB4BEB" w:rsidRPr="00564F1F" w:rsidRDefault="00CB4BEB" w:rsidP="003C0924">
            <w:pPr>
              <w:rPr>
                <w:rFonts w:ascii="Trebuchet MS" w:hAnsi="Trebuchet MS" w:cs="Trebuchet MS"/>
                <w:sz w:val="18"/>
                <w:szCs w:val="18"/>
              </w:rPr>
            </w:pPr>
          </w:p>
        </w:tc>
      </w:tr>
      <w:tr w:rsidR="00CB4BEB" w:rsidRPr="0051728E" w14:paraId="26C2C426" w14:textId="77777777" w:rsidTr="003C0924">
        <w:trPr>
          <w:trHeight w:hRule="exact" w:val="255"/>
        </w:trPr>
        <w:tc>
          <w:tcPr>
            <w:tcW w:w="1947" w:type="dxa"/>
            <w:tcBorders>
              <w:top w:val="single" w:sz="4" w:space="0" w:color="auto"/>
              <w:left w:val="single" w:sz="4" w:space="0" w:color="auto"/>
              <w:bottom w:val="single" w:sz="4" w:space="0" w:color="auto"/>
              <w:right w:val="single" w:sz="4" w:space="0" w:color="auto"/>
            </w:tcBorders>
            <w:shd w:val="clear" w:color="auto" w:fill="D9D9D9"/>
            <w:vAlign w:val="bottom"/>
          </w:tcPr>
          <w:p w14:paraId="0CDD6D85" w14:textId="77777777" w:rsidR="00CB4BEB" w:rsidRPr="00564F1F" w:rsidRDefault="00CB4BEB" w:rsidP="003C0924">
            <w:pPr>
              <w:jc w:val="center"/>
              <w:rPr>
                <w:rFonts w:ascii="Trebuchet MS" w:hAnsi="Trebuchet MS" w:cs="Trebuchet MS"/>
                <w:sz w:val="18"/>
                <w:szCs w:val="18"/>
              </w:rPr>
            </w:pPr>
            <w:r w:rsidRPr="00564F1F">
              <w:rPr>
                <w:rFonts w:ascii="Trebuchet MS" w:hAnsi="Trebuchet MS" w:cs="Trebuchet MS"/>
                <w:sz w:val="18"/>
                <w:szCs w:val="18"/>
              </w:rPr>
              <w:t>30</w:t>
            </w:r>
          </w:p>
        </w:tc>
        <w:tc>
          <w:tcPr>
            <w:tcW w:w="3406" w:type="dxa"/>
            <w:tcBorders>
              <w:top w:val="single" w:sz="4" w:space="0" w:color="auto"/>
              <w:left w:val="single" w:sz="4" w:space="0" w:color="auto"/>
              <w:bottom w:val="single" w:sz="4" w:space="0" w:color="auto"/>
            </w:tcBorders>
            <w:vAlign w:val="bottom"/>
          </w:tcPr>
          <w:p w14:paraId="25BF4A87"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A/S, ApS og andre selskaber</w:t>
            </w:r>
          </w:p>
        </w:tc>
        <w:tc>
          <w:tcPr>
            <w:tcW w:w="1559" w:type="dxa"/>
            <w:tcBorders>
              <w:top w:val="single" w:sz="4" w:space="0" w:color="auto"/>
              <w:left w:val="single" w:sz="4" w:space="0" w:color="auto"/>
              <w:bottom w:val="single" w:sz="4" w:space="0" w:color="auto"/>
            </w:tcBorders>
            <w:vAlign w:val="bottom"/>
          </w:tcPr>
          <w:p w14:paraId="369AF44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740" w:type="dxa"/>
            <w:tcBorders>
              <w:top w:val="single" w:sz="4" w:space="0" w:color="auto"/>
              <w:left w:val="single" w:sz="4" w:space="0" w:color="auto"/>
              <w:bottom w:val="single" w:sz="4" w:space="0" w:color="auto"/>
            </w:tcBorders>
            <w:vAlign w:val="bottom"/>
          </w:tcPr>
          <w:p w14:paraId="7199724C" w14:textId="77777777" w:rsidR="00CB4BEB" w:rsidRPr="00564F1F" w:rsidRDefault="00CB4BEB" w:rsidP="003C0924">
            <w:pPr>
              <w:rPr>
                <w:rFonts w:ascii="Trebuchet MS" w:hAnsi="Trebuchet MS" w:cs="Trebuchet MS"/>
                <w:sz w:val="18"/>
                <w:szCs w:val="18"/>
              </w:rPr>
            </w:pPr>
          </w:p>
        </w:tc>
      </w:tr>
      <w:tr w:rsidR="00CB4BEB" w:rsidRPr="0051728E" w14:paraId="13F33661" w14:textId="77777777" w:rsidTr="003C0924">
        <w:trPr>
          <w:trHeight w:hRule="exact" w:val="255"/>
        </w:trPr>
        <w:tc>
          <w:tcPr>
            <w:tcW w:w="1947" w:type="dxa"/>
            <w:tcBorders>
              <w:top w:val="single" w:sz="4" w:space="0" w:color="auto"/>
              <w:left w:val="single" w:sz="4" w:space="0" w:color="auto"/>
              <w:bottom w:val="single" w:sz="4" w:space="0" w:color="auto"/>
              <w:right w:val="single" w:sz="4" w:space="0" w:color="auto"/>
            </w:tcBorders>
            <w:shd w:val="clear" w:color="auto" w:fill="D9D9D9"/>
            <w:vAlign w:val="bottom"/>
          </w:tcPr>
          <w:p w14:paraId="18EBA712" w14:textId="77777777" w:rsidR="00CB4BEB" w:rsidRPr="00564F1F" w:rsidRDefault="00CB4BEB" w:rsidP="003C0924">
            <w:pPr>
              <w:jc w:val="center"/>
              <w:rPr>
                <w:rFonts w:ascii="Trebuchet MS" w:hAnsi="Trebuchet MS" w:cs="Trebuchet MS"/>
                <w:sz w:val="18"/>
                <w:szCs w:val="18"/>
              </w:rPr>
            </w:pPr>
            <w:r w:rsidRPr="00564F1F">
              <w:rPr>
                <w:rFonts w:ascii="Trebuchet MS" w:hAnsi="Trebuchet MS" w:cs="Trebuchet MS"/>
                <w:sz w:val="18"/>
                <w:szCs w:val="18"/>
              </w:rPr>
              <w:t>40</w:t>
            </w:r>
          </w:p>
        </w:tc>
        <w:tc>
          <w:tcPr>
            <w:tcW w:w="3406" w:type="dxa"/>
            <w:tcBorders>
              <w:top w:val="single" w:sz="4" w:space="0" w:color="auto"/>
              <w:left w:val="single" w:sz="4" w:space="0" w:color="auto"/>
              <w:bottom w:val="single" w:sz="4" w:space="0" w:color="auto"/>
            </w:tcBorders>
            <w:vAlign w:val="bottom"/>
          </w:tcPr>
          <w:p w14:paraId="23751909"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Forening, Legater og Institutioner</w:t>
            </w:r>
          </w:p>
        </w:tc>
        <w:tc>
          <w:tcPr>
            <w:tcW w:w="1559" w:type="dxa"/>
            <w:tcBorders>
              <w:top w:val="single" w:sz="4" w:space="0" w:color="auto"/>
              <w:left w:val="single" w:sz="4" w:space="0" w:color="auto"/>
              <w:bottom w:val="single" w:sz="4" w:space="0" w:color="auto"/>
            </w:tcBorders>
            <w:vAlign w:val="bottom"/>
          </w:tcPr>
          <w:p w14:paraId="5E4E2A4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740" w:type="dxa"/>
            <w:tcBorders>
              <w:top w:val="single" w:sz="4" w:space="0" w:color="auto"/>
              <w:left w:val="single" w:sz="4" w:space="0" w:color="auto"/>
              <w:bottom w:val="single" w:sz="4" w:space="0" w:color="auto"/>
            </w:tcBorders>
            <w:vAlign w:val="bottom"/>
          </w:tcPr>
          <w:p w14:paraId="77B91F50" w14:textId="77777777" w:rsidR="00CB4BEB" w:rsidRPr="00564F1F" w:rsidRDefault="00CB4BEB" w:rsidP="003C0924">
            <w:pPr>
              <w:rPr>
                <w:rFonts w:ascii="Trebuchet MS" w:hAnsi="Trebuchet MS" w:cs="Trebuchet MS"/>
                <w:sz w:val="18"/>
                <w:szCs w:val="18"/>
              </w:rPr>
            </w:pPr>
          </w:p>
        </w:tc>
      </w:tr>
      <w:tr w:rsidR="00CB4BEB" w:rsidRPr="0051728E" w14:paraId="796B9AF5" w14:textId="77777777" w:rsidTr="003C0924">
        <w:trPr>
          <w:trHeight w:hRule="exact" w:val="255"/>
        </w:trPr>
        <w:tc>
          <w:tcPr>
            <w:tcW w:w="1947" w:type="dxa"/>
            <w:tcBorders>
              <w:top w:val="single" w:sz="4" w:space="0" w:color="auto"/>
              <w:left w:val="single" w:sz="4" w:space="0" w:color="auto"/>
              <w:bottom w:val="single" w:sz="4" w:space="0" w:color="auto"/>
              <w:right w:val="single" w:sz="4" w:space="0" w:color="auto"/>
            </w:tcBorders>
            <w:shd w:val="clear" w:color="auto" w:fill="D9D9D9"/>
            <w:vAlign w:val="bottom"/>
          </w:tcPr>
          <w:p w14:paraId="7479D385" w14:textId="77777777" w:rsidR="00CB4BEB" w:rsidRPr="00564F1F" w:rsidRDefault="00CB4BEB" w:rsidP="003C0924">
            <w:pPr>
              <w:jc w:val="center"/>
              <w:rPr>
                <w:rFonts w:ascii="Trebuchet MS" w:hAnsi="Trebuchet MS" w:cs="Trebuchet MS"/>
                <w:sz w:val="18"/>
                <w:szCs w:val="18"/>
              </w:rPr>
            </w:pPr>
            <w:r w:rsidRPr="00564F1F">
              <w:rPr>
                <w:rFonts w:ascii="Trebuchet MS" w:hAnsi="Trebuchet MS" w:cs="Trebuchet MS"/>
                <w:sz w:val="18"/>
                <w:szCs w:val="18"/>
              </w:rPr>
              <w:t>41</w:t>
            </w:r>
          </w:p>
        </w:tc>
        <w:tc>
          <w:tcPr>
            <w:tcW w:w="3406" w:type="dxa"/>
            <w:tcBorders>
              <w:top w:val="single" w:sz="4" w:space="0" w:color="auto"/>
              <w:left w:val="single" w:sz="4" w:space="0" w:color="auto"/>
              <w:bottom w:val="single" w:sz="4" w:space="0" w:color="auto"/>
            </w:tcBorders>
            <w:vAlign w:val="bottom"/>
          </w:tcPr>
          <w:p w14:paraId="00B47C92"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Private andelsboligforeninger</w:t>
            </w:r>
          </w:p>
        </w:tc>
        <w:tc>
          <w:tcPr>
            <w:tcW w:w="1559" w:type="dxa"/>
            <w:tcBorders>
              <w:top w:val="single" w:sz="4" w:space="0" w:color="auto"/>
              <w:left w:val="single" w:sz="4" w:space="0" w:color="auto"/>
              <w:bottom w:val="single" w:sz="4" w:space="0" w:color="auto"/>
            </w:tcBorders>
            <w:vAlign w:val="bottom"/>
          </w:tcPr>
          <w:p w14:paraId="271BAC3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740" w:type="dxa"/>
            <w:tcBorders>
              <w:top w:val="single" w:sz="4" w:space="0" w:color="auto"/>
              <w:left w:val="single" w:sz="4" w:space="0" w:color="auto"/>
              <w:bottom w:val="single" w:sz="4" w:space="0" w:color="auto"/>
            </w:tcBorders>
            <w:vAlign w:val="bottom"/>
          </w:tcPr>
          <w:p w14:paraId="6BAA2573" w14:textId="77777777" w:rsidR="00CB4BEB" w:rsidRPr="00564F1F" w:rsidRDefault="00CB4BEB" w:rsidP="003C0924">
            <w:pPr>
              <w:rPr>
                <w:rFonts w:ascii="Trebuchet MS" w:hAnsi="Trebuchet MS" w:cs="Trebuchet MS"/>
                <w:sz w:val="18"/>
                <w:szCs w:val="18"/>
              </w:rPr>
            </w:pPr>
          </w:p>
        </w:tc>
      </w:tr>
      <w:tr w:rsidR="00CB4BEB" w:rsidRPr="0051728E" w14:paraId="2FD925B6" w14:textId="77777777" w:rsidTr="003C0924">
        <w:trPr>
          <w:trHeight w:hRule="exact" w:val="417"/>
        </w:trPr>
        <w:tc>
          <w:tcPr>
            <w:tcW w:w="1947" w:type="dxa"/>
            <w:tcBorders>
              <w:top w:val="single" w:sz="4" w:space="0" w:color="auto"/>
              <w:left w:val="single" w:sz="4" w:space="0" w:color="auto"/>
              <w:bottom w:val="single" w:sz="4" w:space="0" w:color="auto"/>
              <w:right w:val="single" w:sz="4" w:space="0" w:color="auto"/>
            </w:tcBorders>
            <w:shd w:val="clear" w:color="auto" w:fill="D9D9D9"/>
            <w:vAlign w:val="center"/>
          </w:tcPr>
          <w:p w14:paraId="30249A12" w14:textId="77777777" w:rsidR="00CB4BEB" w:rsidRPr="00564F1F" w:rsidRDefault="00CB4BEB" w:rsidP="003C0924">
            <w:pPr>
              <w:jc w:val="center"/>
              <w:rPr>
                <w:rFonts w:ascii="Trebuchet MS" w:hAnsi="Trebuchet MS" w:cs="Trebuchet MS"/>
                <w:sz w:val="18"/>
                <w:szCs w:val="18"/>
              </w:rPr>
            </w:pPr>
            <w:r w:rsidRPr="00564F1F">
              <w:rPr>
                <w:rFonts w:ascii="Trebuchet MS" w:hAnsi="Trebuchet MS" w:cs="Trebuchet MS"/>
                <w:sz w:val="18"/>
                <w:szCs w:val="18"/>
              </w:rPr>
              <w:t>50</w:t>
            </w:r>
          </w:p>
        </w:tc>
        <w:tc>
          <w:tcPr>
            <w:tcW w:w="3406" w:type="dxa"/>
            <w:tcBorders>
              <w:top w:val="single" w:sz="4" w:space="0" w:color="auto"/>
              <w:left w:val="single" w:sz="4" w:space="0" w:color="auto"/>
              <w:bottom w:val="single" w:sz="4" w:space="0" w:color="auto"/>
            </w:tcBorders>
            <w:vAlign w:val="center"/>
          </w:tcPr>
          <w:p w14:paraId="07378221"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Beliggenhedskommune</w:t>
            </w:r>
          </w:p>
        </w:tc>
        <w:tc>
          <w:tcPr>
            <w:tcW w:w="1559" w:type="dxa"/>
            <w:tcBorders>
              <w:top w:val="single" w:sz="4" w:space="0" w:color="auto"/>
              <w:left w:val="single" w:sz="4" w:space="0" w:color="auto"/>
              <w:bottom w:val="single" w:sz="4" w:space="0" w:color="auto"/>
            </w:tcBorders>
            <w:vAlign w:val="center"/>
          </w:tcPr>
          <w:p w14:paraId="7787DA7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740" w:type="dxa"/>
            <w:tcBorders>
              <w:top w:val="single" w:sz="4" w:space="0" w:color="auto"/>
              <w:left w:val="single" w:sz="4" w:space="0" w:color="auto"/>
              <w:bottom w:val="single" w:sz="4" w:space="0" w:color="auto"/>
            </w:tcBorders>
            <w:vAlign w:val="bottom"/>
          </w:tcPr>
          <w:p w14:paraId="31D41291"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Den kommune, hvor ejendommen er beliggende. Den kommunale forvaltning – ikke private selskaber ejet 100% af Kommune.  F.eks. forsyningsselskaber.</w:t>
            </w:r>
          </w:p>
        </w:tc>
      </w:tr>
      <w:tr w:rsidR="00CB4BEB" w:rsidRPr="0051728E" w14:paraId="03D73C4E" w14:textId="77777777" w:rsidTr="003C0924">
        <w:trPr>
          <w:trHeight w:hRule="exact" w:val="255"/>
        </w:trPr>
        <w:tc>
          <w:tcPr>
            <w:tcW w:w="1947" w:type="dxa"/>
            <w:tcBorders>
              <w:top w:val="single" w:sz="4" w:space="0" w:color="auto"/>
              <w:left w:val="single" w:sz="4" w:space="0" w:color="auto"/>
              <w:bottom w:val="single" w:sz="4" w:space="0" w:color="auto"/>
              <w:right w:val="single" w:sz="4" w:space="0" w:color="auto"/>
            </w:tcBorders>
            <w:shd w:val="clear" w:color="auto" w:fill="D9D9D9"/>
            <w:vAlign w:val="bottom"/>
          </w:tcPr>
          <w:p w14:paraId="38887336" w14:textId="77777777" w:rsidR="00CB4BEB" w:rsidRPr="00564F1F" w:rsidRDefault="00CB4BEB" w:rsidP="003C0924">
            <w:pPr>
              <w:jc w:val="center"/>
              <w:rPr>
                <w:rFonts w:ascii="Trebuchet MS" w:hAnsi="Trebuchet MS" w:cs="Trebuchet MS"/>
                <w:sz w:val="18"/>
                <w:szCs w:val="18"/>
              </w:rPr>
            </w:pPr>
            <w:r w:rsidRPr="00564F1F">
              <w:rPr>
                <w:rFonts w:ascii="Trebuchet MS" w:hAnsi="Trebuchet MS" w:cs="Trebuchet MS"/>
                <w:sz w:val="18"/>
                <w:szCs w:val="18"/>
              </w:rPr>
              <w:t>60</w:t>
            </w:r>
          </w:p>
        </w:tc>
        <w:tc>
          <w:tcPr>
            <w:tcW w:w="3406" w:type="dxa"/>
            <w:tcBorders>
              <w:top w:val="single" w:sz="4" w:space="0" w:color="auto"/>
              <w:left w:val="single" w:sz="4" w:space="0" w:color="auto"/>
              <w:bottom w:val="single" w:sz="4" w:space="0" w:color="auto"/>
            </w:tcBorders>
            <w:vAlign w:val="bottom"/>
          </w:tcPr>
          <w:p w14:paraId="65B8AC04"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Anden primærkommune</w:t>
            </w:r>
          </w:p>
        </w:tc>
        <w:tc>
          <w:tcPr>
            <w:tcW w:w="1559" w:type="dxa"/>
            <w:tcBorders>
              <w:top w:val="single" w:sz="4" w:space="0" w:color="auto"/>
              <w:left w:val="single" w:sz="4" w:space="0" w:color="auto"/>
              <w:bottom w:val="single" w:sz="4" w:space="0" w:color="auto"/>
            </w:tcBorders>
            <w:vAlign w:val="bottom"/>
          </w:tcPr>
          <w:p w14:paraId="78AC07A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740" w:type="dxa"/>
            <w:tcBorders>
              <w:top w:val="single" w:sz="4" w:space="0" w:color="auto"/>
              <w:left w:val="single" w:sz="4" w:space="0" w:color="auto"/>
              <w:bottom w:val="single" w:sz="4" w:space="0" w:color="auto"/>
            </w:tcBorders>
            <w:vAlign w:val="bottom"/>
          </w:tcPr>
          <w:p w14:paraId="7AAE17E2" w14:textId="77777777" w:rsidR="00CB4BEB" w:rsidRPr="00564F1F" w:rsidRDefault="00CB4BEB" w:rsidP="003C0924">
            <w:pPr>
              <w:rPr>
                <w:rFonts w:ascii="Trebuchet MS" w:hAnsi="Trebuchet MS" w:cs="Trebuchet MS"/>
                <w:sz w:val="18"/>
                <w:szCs w:val="18"/>
              </w:rPr>
            </w:pPr>
          </w:p>
        </w:tc>
      </w:tr>
      <w:tr w:rsidR="00CB4BEB" w:rsidRPr="0051728E" w14:paraId="6DDD699F" w14:textId="77777777" w:rsidTr="003C0924">
        <w:trPr>
          <w:trHeight w:hRule="exact" w:val="255"/>
        </w:trPr>
        <w:tc>
          <w:tcPr>
            <w:tcW w:w="1947" w:type="dxa"/>
            <w:tcBorders>
              <w:top w:val="single" w:sz="4" w:space="0" w:color="auto"/>
              <w:left w:val="single" w:sz="4" w:space="0" w:color="auto"/>
              <w:bottom w:val="single" w:sz="4" w:space="0" w:color="auto"/>
              <w:right w:val="single" w:sz="4" w:space="0" w:color="auto"/>
            </w:tcBorders>
            <w:shd w:val="clear" w:color="auto" w:fill="D9D9D9"/>
            <w:vAlign w:val="bottom"/>
          </w:tcPr>
          <w:p w14:paraId="733131E8" w14:textId="77777777" w:rsidR="00CB4BEB" w:rsidRPr="00564F1F" w:rsidRDefault="00CB4BEB" w:rsidP="003C0924">
            <w:pPr>
              <w:jc w:val="center"/>
              <w:rPr>
                <w:rFonts w:ascii="Trebuchet MS" w:hAnsi="Trebuchet MS" w:cs="Trebuchet MS"/>
                <w:sz w:val="18"/>
                <w:szCs w:val="18"/>
              </w:rPr>
            </w:pPr>
            <w:r w:rsidRPr="00564F1F">
              <w:rPr>
                <w:rFonts w:ascii="Trebuchet MS" w:hAnsi="Trebuchet MS" w:cs="Trebuchet MS"/>
                <w:sz w:val="18"/>
                <w:szCs w:val="18"/>
              </w:rPr>
              <w:t>70</w:t>
            </w:r>
          </w:p>
        </w:tc>
        <w:tc>
          <w:tcPr>
            <w:tcW w:w="3406" w:type="dxa"/>
            <w:tcBorders>
              <w:top w:val="single" w:sz="4" w:space="0" w:color="auto"/>
              <w:left w:val="single" w:sz="4" w:space="0" w:color="auto"/>
              <w:bottom w:val="single" w:sz="4" w:space="0" w:color="auto"/>
            </w:tcBorders>
            <w:vAlign w:val="bottom"/>
          </w:tcPr>
          <w:p w14:paraId="41548C9D"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Region</w:t>
            </w:r>
          </w:p>
        </w:tc>
        <w:tc>
          <w:tcPr>
            <w:tcW w:w="1559" w:type="dxa"/>
            <w:tcBorders>
              <w:top w:val="single" w:sz="4" w:space="0" w:color="auto"/>
              <w:left w:val="single" w:sz="4" w:space="0" w:color="auto"/>
              <w:bottom w:val="single" w:sz="4" w:space="0" w:color="auto"/>
            </w:tcBorders>
            <w:vAlign w:val="bottom"/>
          </w:tcPr>
          <w:p w14:paraId="63A33C4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740" w:type="dxa"/>
            <w:tcBorders>
              <w:top w:val="single" w:sz="4" w:space="0" w:color="auto"/>
              <w:left w:val="single" w:sz="4" w:space="0" w:color="auto"/>
              <w:bottom w:val="single" w:sz="4" w:space="0" w:color="auto"/>
            </w:tcBorders>
            <w:vAlign w:val="bottom"/>
          </w:tcPr>
          <w:p w14:paraId="084C3016" w14:textId="0FFBFF79"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Regionsforvaltningen.</w:t>
            </w:r>
          </w:p>
        </w:tc>
      </w:tr>
      <w:tr w:rsidR="00CB4BEB" w:rsidRPr="0051728E" w14:paraId="5DA5A436" w14:textId="77777777" w:rsidTr="003C0924">
        <w:trPr>
          <w:trHeight w:hRule="exact" w:val="255"/>
        </w:trPr>
        <w:tc>
          <w:tcPr>
            <w:tcW w:w="1947" w:type="dxa"/>
            <w:tcBorders>
              <w:top w:val="single" w:sz="4" w:space="0" w:color="auto"/>
              <w:left w:val="single" w:sz="4" w:space="0" w:color="auto"/>
              <w:bottom w:val="single" w:sz="4" w:space="0" w:color="auto"/>
              <w:right w:val="single" w:sz="4" w:space="0" w:color="auto"/>
            </w:tcBorders>
            <w:shd w:val="clear" w:color="auto" w:fill="D9D9D9"/>
            <w:vAlign w:val="bottom"/>
          </w:tcPr>
          <w:p w14:paraId="6229EA5A" w14:textId="77777777" w:rsidR="00CB4BEB" w:rsidRPr="00564F1F" w:rsidRDefault="00CB4BEB" w:rsidP="003C0924">
            <w:pPr>
              <w:jc w:val="center"/>
              <w:rPr>
                <w:rFonts w:ascii="Trebuchet MS" w:hAnsi="Trebuchet MS" w:cs="Trebuchet MS"/>
                <w:sz w:val="18"/>
                <w:szCs w:val="18"/>
              </w:rPr>
            </w:pPr>
            <w:r w:rsidRPr="00564F1F">
              <w:rPr>
                <w:rFonts w:ascii="Trebuchet MS" w:hAnsi="Trebuchet MS" w:cs="Trebuchet MS"/>
                <w:sz w:val="18"/>
                <w:szCs w:val="18"/>
              </w:rPr>
              <w:t>80</w:t>
            </w:r>
          </w:p>
        </w:tc>
        <w:tc>
          <w:tcPr>
            <w:tcW w:w="3406" w:type="dxa"/>
            <w:tcBorders>
              <w:top w:val="single" w:sz="4" w:space="0" w:color="auto"/>
              <w:left w:val="single" w:sz="4" w:space="0" w:color="auto"/>
              <w:bottom w:val="single" w:sz="4" w:space="0" w:color="auto"/>
            </w:tcBorders>
            <w:vAlign w:val="bottom"/>
          </w:tcPr>
          <w:p w14:paraId="7D10669E"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Staten</w:t>
            </w:r>
          </w:p>
        </w:tc>
        <w:tc>
          <w:tcPr>
            <w:tcW w:w="1559" w:type="dxa"/>
            <w:tcBorders>
              <w:top w:val="single" w:sz="4" w:space="0" w:color="auto"/>
              <w:left w:val="single" w:sz="4" w:space="0" w:color="auto"/>
              <w:bottom w:val="single" w:sz="4" w:space="0" w:color="auto"/>
            </w:tcBorders>
            <w:vAlign w:val="bottom"/>
          </w:tcPr>
          <w:p w14:paraId="793DB92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740" w:type="dxa"/>
            <w:tcBorders>
              <w:top w:val="single" w:sz="4" w:space="0" w:color="auto"/>
              <w:left w:val="single" w:sz="4" w:space="0" w:color="auto"/>
              <w:bottom w:val="single" w:sz="4" w:space="0" w:color="auto"/>
            </w:tcBorders>
            <w:vAlign w:val="bottom"/>
          </w:tcPr>
          <w:p w14:paraId="4FF3F909"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 xml:space="preserve">Staten eller en myndighed under staten f.eks. Naturstyrelsen </w:t>
            </w:r>
            <w:r w:rsidRPr="00D04EF6">
              <w:rPr>
                <w:rFonts w:ascii="Trebuchet MS" w:hAnsi="Trebuchet MS" w:cs="Trebuchet MS"/>
                <w:sz w:val="18"/>
                <w:szCs w:val="18"/>
              </w:rPr>
              <w:t>eller GST</w:t>
            </w:r>
          </w:p>
        </w:tc>
      </w:tr>
      <w:tr w:rsidR="00CB4BEB" w:rsidRPr="0051728E" w14:paraId="616F8FCA" w14:textId="77777777" w:rsidTr="003C0924">
        <w:trPr>
          <w:trHeight w:hRule="exact" w:val="420"/>
        </w:trPr>
        <w:tc>
          <w:tcPr>
            <w:tcW w:w="1947" w:type="dxa"/>
            <w:tcBorders>
              <w:top w:val="single" w:sz="4" w:space="0" w:color="auto"/>
              <w:left w:val="single" w:sz="4" w:space="0" w:color="auto"/>
              <w:bottom w:val="single" w:sz="4" w:space="0" w:color="auto"/>
              <w:right w:val="single" w:sz="4" w:space="0" w:color="auto"/>
            </w:tcBorders>
            <w:shd w:val="clear" w:color="auto" w:fill="D9D9D9"/>
            <w:vAlign w:val="bottom"/>
          </w:tcPr>
          <w:p w14:paraId="36999292" w14:textId="77777777" w:rsidR="00CB4BEB" w:rsidRPr="00564F1F" w:rsidRDefault="00CB4BEB" w:rsidP="003C0924">
            <w:pPr>
              <w:jc w:val="center"/>
              <w:rPr>
                <w:rFonts w:ascii="Trebuchet MS" w:hAnsi="Trebuchet MS" w:cs="Trebuchet MS"/>
                <w:sz w:val="18"/>
                <w:szCs w:val="18"/>
              </w:rPr>
            </w:pPr>
            <w:r w:rsidRPr="00564F1F">
              <w:rPr>
                <w:rFonts w:ascii="Trebuchet MS" w:hAnsi="Trebuchet MS" w:cs="Trebuchet MS"/>
                <w:sz w:val="18"/>
                <w:szCs w:val="18"/>
              </w:rPr>
              <w:t>90</w:t>
            </w:r>
          </w:p>
        </w:tc>
        <w:tc>
          <w:tcPr>
            <w:tcW w:w="3406" w:type="dxa"/>
            <w:tcBorders>
              <w:top w:val="single" w:sz="4" w:space="0" w:color="auto"/>
              <w:left w:val="single" w:sz="4" w:space="0" w:color="auto"/>
              <w:bottom w:val="single" w:sz="4" w:space="0" w:color="auto"/>
            </w:tcBorders>
            <w:vAlign w:val="bottom"/>
          </w:tcPr>
          <w:p w14:paraId="3C98B48B"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Andre ejerforhold</w:t>
            </w:r>
          </w:p>
        </w:tc>
        <w:tc>
          <w:tcPr>
            <w:tcW w:w="1559" w:type="dxa"/>
            <w:tcBorders>
              <w:top w:val="single" w:sz="4" w:space="0" w:color="auto"/>
              <w:left w:val="single" w:sz="4" w:space="0" w:color="auto"/>
              <w:bottom w:val="single" w:sz="4" w:space="0" w:color="auto"/>
            </w:tcBorders>
            <w:vAlign w:val="bottom"/>
          </w:tcPr>
          <w:p w14:paraId="4953199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740" w:type="dxa"/>
            <w:tcBorders>
              <w:top w:val="single" w:sz="4" w:space="0" w:color="auto"/>
              <w:left w:val="single" w:sz="4" w:space="0" w:color="auto"/>
              <w:bottom w:val="single" w:sz="4" w:space="0" w:color="auto"/>
            </w:tcBorders>
            <w:vAlign w:val="bottom"/>
          </w:tcPr>
          <w:p w14:paraId="140A125F" w14:textId="77777777" w:rsidR="00CB4BEB" w:rsidRPr="00564F1F" w:rsidRDefault="00CB4BEB" w:rsidP="003C0924">
            <w:pPr>
              <w:rPr>
                <w:rFonts w:ascii="Trebuchet MS" w:hAnsi="Trebuchet MS" w:cs="Trebuchet MS"/>
                <w:sz w:val="18"/>
                <w:szCs w:val="18"/>
              </w:rPr>
            </w:pPr>
            <w:r w:rsidRPr="00C00C7F">
              <w:rPr>
                <w:rFonts w:ascii="Trebuchet MS" w:hAnsi="Trebuchet MS" w:cs="Trebuchet MS"/>
                <w:sz w:val="18"/>
                <w:szCs w:val="18"/>
              </w:rPr>
              <w:t>Ikke omfattet af andre kendte ejerforhold</w:t>
            </w:r>
          </w:p>
        </w:tc>
      </w:tr>
      <w:tr w:rsidR="00CB4BEB" w:rsidRPr="000B1DC6" w14:paraId="625C9DF2" w14:textId="77777777" w:rsidTr="003C0924">
        <w:trPr>
          <w:trHeight w:hRule="exact" w:val="255"/>
        </w:trPr>
        <w:tc>
          <w:tcPr>
            <w:tcW w:w="1947" w:type="dxa"/>
            <w:tcBorders>
              <w:top w:val="single" w:sz="4" w:space="0" w:color="auto"/>
              <w:left w:val="single" w:sz="4" w:space="0" w:color="auto"/>
              <w:bottom w:val="single" w:sz="4" w:space="0" w:color="auto"/>
              <w:right w:val="single" w:sz="4" w:space="0" w:color="auto"/>
            </w:tcBorders>
            <w:shd w:val="clear" w:color="auto" w:fill="D9D9D9"/>
            <w:vAlign w:val="bottom"/>
          </w:tcPr>
          <w:p w14:paraId="0FEC2AF4" w14:textId="77777777" w:rsidR="00CB4BEB" w:rsidRPr="00C00C7F" w:rsidRDefault="00CB4BEB" w:rsidP="003C0924">
            <w:pPr>
              <w:jc w:val="center"/>
              <w:rPr>
                <w:rFonts w:ascii="Trebuchet MS" w:hAnsi="Trebuchet MS" w:cs="Trebuchet MS"/>
                <w:sz w:val="18"/>
                <w:szCs w:val="18"/>
              </w:rPr>
            </w:pPr>
            <w:r w:rsidRPr="00C00C7F">
              <w:rPr>
                <w:rFonts w:ascii="Trebuchet MS" w:hAnsi="Trebuchet MS" w:cs="Trebuchet MS"/>
                <w:sz w:val="18"/>
                <w:szCs w:val="18"/>
              </w:rPr>
              <w:t>99</w:t>
            </w:r>
          </w:p>
        </w:tc>
        <w:tc>
          <w:tcPr>
            <w:tcW w:w="3406" w:type="dxa"/>
            <w:tcBorders>
              <w:top w:val="single" w:sz="4" w:space="0" w:color="auto"/>
              <w:left w:val="single" w:sz="4" w:space="0" w:color="auto"/>
              <w:bottom w:val="single" w:sz="4" w:space="0" w:color="auto"/>
            </w:tcBorders>
            <w:vAlign w:val="bottom"/>
          </w:tcPr>
          <w:p w14:paraId="72387BB3" w14:textId="77777777" w:rsidR="00CB4BEB" w:rsidRPr="00C00C7F" w:rsidRDefault="00CB4BEB" w:rsidP="003C0924">
            <w:pPr>
              <w:rPr>
                <w:rFonts w:ascii="Trebuchet MS" w:hAnsi="Trebuchet MS" w:cs="Trebuchet MS"/>
                <w:sz w:val="18"/>
                <w:szCs w:val="18"/>
              </w:rPr>
            </w:pPr>
            <w:r w:rsidRPr="00C00C7F">
              <w:rPr>
                <w:rFonts w:ascii="Trebuchet MS" w:hAnsi="Trebuchet MS" w:cs="Trebuchet MS"/>
                <w:sz w:val="18"/>
                <w:szCs w:val="18"/>
              </w:rPr>
              <w:t>Ukendt</w:t>
            </w:r>
          </w:p>
        </w:tc>
        <w:tc>
          <w:tcPr>
            <w:tcW w:w="1559" w:type="dxa"/>
            <w:tcBorders>
              <w:top w:val="single" w:sz="4" w:space="0" w:color="auto"/>
              <w:left w:val="single" w:sz="4" w:space="0" w:color="auto"/>
              <w:bottom w:val="single" w:sz="4" w:space="0" w:color="auto"/>
            </w:tcBorders>
            <w:vAlign w:val="bottom"/>
          </w:tcPr>
          <w:p w14:paraId="7BEE708B" w14:textId="77777777" w:rsidR="00CB4BEB" w:rsidRPr="00C00C7F" w:rsidRDefault="00CB4BEB" w:rsidP="003C0924">
            <w:pPr>
              <w:jc w:val="center"/>
              <w:rPr>
                <w:rFonts w:ascii="Trebuchet MS" w:hAnsi="Trebuchet MS" w:cs="Trebuchet MS"/>
                <w:sz w:val="18"/>
                <w:szCs w:val="18"/>
              </w:rPr>
            </w:pPr>
            <w:r w:rsidRPr="00C00C7F">
              <w:rPr>
                <w:rFonts w:ascii="Trebuchet MS" w:hAnsi="Trebuchet MS" w:cs="Trebuchet MS"/>
                <w:sz w:val="18"/>
                <w:szCs w:val="18"/>
              </w:rPr>
              <w:t>1</w:t>
            </w:r>
          </w:p>
        </w:tc>
        <w:tc>
          <w:tcPr>
            <w:tcW w:w="6740" w:type="dxa"/>
            <w:tcBorders>
              <w:top w:val="single" w:sz="4" w:space="0" w:color="auto"/>
              <w:left w:val="single" w:sz="4" w:space="0" w:color="auto"/>
              <w:bottom w:val="single" w:sz="4" w:space="0" w:color="auto"/>
            </w:tcBorders>
            <w:vAlign w:val="bottom"/>
          </w:tcPr>
          <w:p w14:paraId="056081B5" w14:textId="77777777" w:rsidR="00CB4BEB" w:rsidRPr="00C00C7F" w:rsidRDefault="00CB4BEB" w:rsidP="003C0924">
            <w:pPr>
              <w:rPr>
                <w:rFonts w:ascii="Trebuchet MS" w:hAnsi="Trebuchet MS" w:cs="Trebuchet MS"/>
                <w:sz w:val="18"/>
                <w:szCs w:val="18"/>
              </w:rPr>
            </w:pPr>
            <w:r w:rsidRPr="00C00C7F">
              <w:rPr>
                <w:rFonts w:ascii="Trebuchet MS" w:hAnsi="Trebuchet MS" w:cs="Trebuchet MS"/>
                <w:sz w:val="18"/>
                <w:szCs w:val="18"/>
              </w:rPr>
              <w:t>Ukendt/Manglende viden</w:t>
            </w:r>
          </w:p>
        </w:tc>
      </w:tr>
    </w:tbl>
    <w:p w14:paraId="1DE1451F" w14:textId="77777777" w:rsidR="00C00C7F" w:rsidRPr="00C00C7F" w:rsidRDefault="00C00C7F" w:rsidP="00CB4BEB">
      <w:pPr>
        <w:pStyle w:val="Overskrift3"/>
        <w:rPr>
          <w:rFonts w:ascii="Trebuchet MS" w:eastAsiaTheme="minorEastAsia" w:hAnsi="Trebuchet MS" w:cs="Trebuchet MS"/>
          <w:sz w:val="18"/>
          <w:szCs w:val="18"/>
        </w:rPr>
      </w:pPr>
      <w:bookmarkStart w:id="1149" w:name="_Toc292448054"/>
      <w:bookmarkStart w:id="1150" w:name="_Toc292448223"/>
      <w:bookmarkStart w:id="1151" w:name="_Toc292692152"/>
      <w:bookmarkStart w:id="1152" w:name="_Toc292713279"/>
      <w:bookmarkStart w:id="1153" w:name="_Toc292865165"/>
      <w:bookmarkStart w:id="1154" w:name="_Toc63351390"/>
    </w:p>
    <w:p w14:paraId="162438AA" w14:textId="19744E01" w:rsidR="00CB4BEB" w:rsidRPr="00A32757" w:rsidRDefault="00CB4BEB" w:rsidP="00CB4BEB">
      <w:pPr>
        <w:pStyle w:val="Overskrift3"/>
        <w:rPr>
          <w:b/>
          <w:szCs w:val="20"/>
        </w:rPr>
      </w:pPr>
      <w:bookmarkStart w:id="1155" w:name="_Toc122436055"/>
      <w:r>
        <w:t>4</w:t>
      </w:r>
      <w:r w:rsidRPr="00A32757">
        <w:t>.3.</w:t>
      </w:r>
      <w:r>
        <w:t>3</w:t>
      </w:r>
      <w:r w:rsidRPr="00A32757">
        <w:t xml:space="preserve"> </w:t>
      </w:r>
      <w:r>
        <w:t>Tilstand</w:t>
      </w:r>
      <w:bookmarkEnd w:id="1149"/>
      <w:bookmarkEnd w:id="1150"/>
      <w:bookmarkEnd w:id="1151"/>
      <w:bookmarkEnd w:id="1152"/>
      <w:bookmarkEnd w:id="1153"/>
      <w:r>
        <w:t xml:space="preserve"> (</w:t>
      </w:r>
      <w:proofErr w:type="spellStart"/>
      <w:r w:rsidRPr="004D056C">
        <w:t>d_basis_tilstand</w:t>
      </w:r>
      <w:proofErr w:type="spellEnd"/>
      <w:r>
        <w:t>)</w:t>
      </w:r>
      <w:bookmarkEnd w:id="1154"/>
      <w:bookmarkEnd w:id="115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30"/>
        <w:gridCol w:w="1403"/>
        <w:gridCol w:w="1403"/>
        <w:gridCol w:w="8912"/>
      </w:tblGrid>
      <w:tr w:rsidR="00CB4BEB" w:rsidRPr="00AA6DA1" w14:paraId="58F00852" w14:textId="77777777" w:rsidTr="003C0924">
        <w:trPr>
          <w:trHeight w:val="217"/>
        </w:trPr>
        <w:tc>
          <w:tcPr>
            <w:tcW w:w="1930" w:type="dxa"/>
            <w:tcBorders>
              <w:bottom w:val="single" w:sz="4" w:space="0" w:color="auto"/>
            </w:tcBorders>
            <w:shd w:val="clear" w:color="auto" w:fill="D9D9D9"/>
            <w:vAlign w:val="bottom"/>
          </w:tcPr>
          <w:p w14:paraId="069E8CE1" w14:textId="77777777" w:rsidR="00CB4BEB" w:rsidRPr="00E5776E" w:rsidRDefault="00CB4BEB" w:rsidP="003C0924">
            <w:pPr>
              <w:rPr>
                <w:rFonts w:ascii="Trebuchet MS" w:hAnsi="Trebuchet MS" w:cs="Trebuchet MS"/>
                <w:b/>
                <w:bCs/>
                <w:sz w:val="18"/>
                <w:szCs w:val="18"/>
              </w:rPr>
            </w:pPr>
            <w:proofErr w:type="spellStart"/>
            <w:r w:rsidRPr="00E5776E">
              <w:rPr>
                <w:rFonts w:ascii="Trebuchet MS" w:hAnsi="Trebuchet MS" w:cs="Trebuchet MS"/>
                <w:b/>
                <w:bCs/>
                <w:sz w:val="18"/>
                <w:szCs w:val="18"/>
              </w:rPr>
              <w:t>tilstand_kode</w:t>
            </w:r>
            <w:proofErr w:type="spellEnd"/>
          </w:p>
        </w:tc>
        <w:tc>
          <w:tcPr>
            <w:tcW w:w="1403" w:type="dxa"/>
            <w:tcBorders>
              <w:bottom w:val="single" w:sz="4" w:space="0" w:color="auto"/>
            </w:tcBorders>
            <w:shd w:val="clear" w:color="auto" w:fill="D9D9D9"/>
            <w:vAlign w:val="bottom"/>
          </w:tcPr>
          <w:p w14:paraId="0B8F5348" w14:textId="77777777" w:rsidR="00CB4BEB" w:rsidRPr="00E5776E" w:rsidRDefault="00CB4BEB" w:rsidP="003C0924">
            <w:pPr>
              <w:rPr>
                <w:rFonts w:ascii="Trebuchet MS" w:hAnsi="Trebuchet MS" w:cs="Trebuchet MS"/>
                <w:b/>
                <w:bCs/>
                <w:sz w:val="18"/>
                <w:szCs w:val="18"/>
              </w:rPr>
            </w:pPr>
            <w:r w:rsidRPr="00E5776E">
              <w:rPr>
                <w:rFonts w:ascii="Trebuchet MS" w:hAnsi="Trebuchet MS" w:cs="Trebuchet MS"/>
                <w:b/>
                <w:bCs/>
                <w:sz w:val="18"/>
                <w:szCs w:val="18"/>
              </w:rPr>
              <w:t>tilstand</w:t>
            </w:r>
          </w:p>
        </w:tc>
        <w:tc>
          <w:tcPr>
            <w:tcW w:w="1403" w:type="dxa"/>
            <w:tcBorders>
              <w:bottom w:val="single" w:sz="4" w:space="0" w:color="auto"/>
            </w:tcBorders>
            <w:shd w:val="clear" w:color="auto" w:fill="D9D9D9"/>
          </w:tcPr>
          <w:p w14:paraId="147AA5D5" w14:textId="77777777" w:rsidR="00CB4BEB" w:rsidRPr="00E5776E" w:rsidRDefault="00CB4BEB" w:rsidP="003C0924">
            <w:pPr>
              <w:rPr>
                <w:rFonts w:ascii="Trebuchet MS" w:hAnsi="Trebuchet MS" w:cs="Trebuchet MS"/>
                <w:b/>
                <w:bCs/>
                <w:sz w:val="18"/>
                <w:szCs w:val="18"/>
              </w:rPr>
            </w:pPr>
            <w:r w:rsidRPr="00E5776E">
              <w:rPr>
                <w:rFonts w:ascii="Trebuchet MS" w:hAnsi="Trebuchet MS" w:cs="Trebuchet MS"/>
                <w:b/>
                <w:bCs/>
                <w:sz w:val="18"/>
                <w:szCs w:val="18"/>
              </w:rPr>
              <w:t>aktiv</w:t>
            </w:r>
          </w:p>
        </w:tc>
        <w:tc>
          <w:tcPr>
            <w:tcW w:w="8912" w:type="dxa"/>
            <w:tcBorders>
              <w:bottom w:val="single" w:sz="4" w:space="0" w:color="auto"/>
            </w:tcBorders>
            <w:shd w:val="clear" w:color="auto" w:fill="D9D9D9"/>
            <w:vAlign w:val="bottom"/>
          </w:tcPr>
          <w:p w14:paraId="4038AA74" w14:textId="77777777" w:rsidR="00CB4BEB" w:rsidRPr="00E5776E" w:rsidRDefault="00CB4BEB" w:rsidP="003C0924">
            <w:pPr>
              <w:rPr>
                <w:rFonts w:ascii="Trebuchet MS" w:hAnsi="Trebuchet MS" w:cs="Trebuchet MS"/>
                <w:b/>
                <w:bCs/>
                <w:sz w:val="18"/>
                <w:szCs w:val="18"/>
              </w:rPr>
            </w:pPr>
            <w:r w:rsidRPr="00E5776E">
              <w:rPr>
                <w:rFonts w:ascii="Trebuchet MS" w:hAnsi="Trebuchet MS" w:cs="Trebuchet MS"/>
                <w:b/>
                <w:bCs/>
                <w:sz w:val="18"/>
                <w:szCs w:val="18"/>
              </w:rPr>
              <w:t>Begrebsdefinition</w:t>
            </w:r>
          </w:p>
        </w:tc>
      </w:tr>
      <w:tr w:rsidR="00CB4BEB" w:rsidRPr="0051728E" w14:paraId="54C87B8A" w14:textId="77777777" w:rsidTr="003C0924">
        <w:trPr>
          <w:trHeight w:hRule="exact" w:val="479"/>
        </w:trPr>
        <w:tc>
          <w:tcPr>
            <w:tcW w:w="1930" w:type="dxa"/>
            <w:tcBorders>
              <w:top w:val="single" w:sz="4" w:space="0" w:color="auto"/>
              <w:left w:val="single" w:sz="4" w:space="0" w:color="auto"/>
              <w:bottom w:val="single" w:sz="4" w:space="0" w:color="auto"/>
              <w:right w:val="single" w:sz="4" w:space="0" w:color="auto"/>
            </w:tcBorders>
            <w:shd w:val="clear" w:color="auto" w:fill="D9D9D9"/>
            <w:vAlign w:val="center"/>
          </w:tcPr>
          <w:p w14:paraId="0B7C0603" w14:textId="77777777" w:rsidR="00CB4BEB" w:rsidRPr="00E5776E" w:rsidRDefault="00CB4BEB" w:rsidP="003C0924">
            <w:pPr>
              <w:jc w:val="center"/>
              <w:rPr>
                <w:rFonts w:ascii="Trebuchet MS" w:hAnsi="Trebuchet MS" w:cs="Trebuchet MS"/>
                <w:sz w:val="18"/>
                <w:szCs w:val="18"/>
              </w:rPr>
            </w:pPr>
            <w:r w:rsidRPr="00E5776E">
              <w:rPr>
                <w:rFonts w:ascii="Trebuchet MS" w:hAnsi="Trebuchet MS" w:cs="Trebuchet MS"/>
                <w:sz w:val="18"/>
                <w:szCs w:val="18"/>
              </w:rPr>
              <w:t>1</w:t>
            </w:r>
          </w:p>
        </w:tc>
        <w:tc>
          <w:tcPr>
            <w:tcW w:w="1403" w:type="dxa"/>
            <w:tcBorders>
              <w:top w:val="single" w:sz="4" w:space="0" w:color="auto"/>
              <w:left w:val="single" w:sz="4" w:space="0" w:color="auto"/>
              <w:bottom w:val="single" w:sz="4" w:space="0" w:color="auto"/>
            </w:tcBorders>
            <w:vAlign w:val="center"/>
          </w:tcPr>
          <w:p w14:paraId="2FFF5ADC" w14:textId="77777777" w:rsidR="00CB4BEB" w:rsidRPr="00E5776E" w:rsidRDefault="00CB4BEB" w:rsidP="003C0924">
            <w:pPr>
              <w:rPr>
                <w:rFonts w:ascii="Trebuchet MS" w:hAnsi="Trebuchet MS" w:cs="Trebuchet MS"/>
                <w:sz w:val="18"/>
                <w:szCs w:val="18"/>
              </w:rPr>
            </w:pPr>
            <w:r w:rsidRPr="00E5776E">
              <w:rPr>
                <w:rFonts w:ascii="Trebuchet MS" w:hAnsi="Trebuchet MS" w:cs="Trebuchet MS"/>
                <w:sz w:val="18"/>
                <w:szCs w:val="18"/>
              </w:rPr>
              <w:t>Dårlig</w:t>
            </w:r>
          </w:p>
        </w:tc>
        <w:tc>
          <w:tcPr>
            <w:tcW w:w="1403" w:type="dxa"/>
            <w:tcBorders>
              <w:top w:val="single" w:sz="4" w:space="0" w:color="auto"/>
              <w:left w:val="single" w:sz="4" w:space="0" w:color="auto"/>
              <w:bottom w:val="single" w:sz="4" w:space="0" w:color="auto"/>
              <w:right w:val="single" w:sz="4" w:space="0" w:color="auto"/>
            </w:tcBorders>
            <w:vAlign w:val="center"/>
          </w:tcPr>
          <w:p w14:paraId="724D857B" w14:textId="77777777" w:rsidR="00CB4BEB" w:rsidRPr="00E5776E" w:rsidRDefault="00CB4BEB" w:rsidP="003C0924">
            <w:pPr>
              <w:jc w:val="center"/>
              <w:rPr>
                <w:rFonts w:ascii="Trebuchet MS" w:hAnsi="Trebuchet MS" w:cs="Trebuchet MS"/>
                <w:sz w:val="18"/>
                <w:szCs w:val="18"/>
              </w:rPr>
            </w:pPr>
            <w:r w:rsidRPr="00E5776E">
              <w:rPr>
                <w:rFonts w:ascii="Trebuchet MS" w:hAnsi="Trebuchet MS" w:cs="Trebuchet MS"/>
                <w:sz w:val="18"/>
                <w:szCs w:val="18"/>
              </w:rPr>
              <w:t>1</w:t>
            </w:r>
          </w:p>
        </w:tc>
        <w:tc>
          <w:tcPr>
            <w:tcW w:w="8912" w:type="dxa"/>
            <w:tcBorders>
              <w:top w:val="single" w:sz="4" w:space="0" w:color="auto"/>
              <w:left w:val="single" w:sz="4" w:space="0" w:color="auto"/>
              <w:bottom w:val="single" w:sz="4" w:space="0" w:color="auto"/>
            </w:tcBorders>
            <w:vAlign w:val="bottom"/>
          </w:tcPr>
          <w:p w14:paraId="2306BE8A" w14:textId="77777777" w:rsidR="00CB4BEB" w:rsidRPr="00E5776E" w:rsidRDefault="00CB4BEB" w:rsidP="003C0924">
            <w:pPr>
              <w:rPr>
                <w:rFonts w:ascii="Trebuchet MS" w:hAnsi="Trebuchet MS" w:cs="Trebuchet MS"/>
                <w:sz w:val="18"/>
                <w:szCs w:val="18"/>
              </w:rPr>
            </w:pPr>
            <w:r w:rsidRPr="00E5776E">
              <w:rPr>
                <w:rFonts w:ascii="Trebuchet MS" w:hAnsi="Trebuchet MS" w:cs="Trebuchet MS"/>
                <w:sz w:val="18"/>
                <w:szCs w:val="18"/>
              </w:rPr>
              <w:t>Udskiftning eller vedligeholdelse tiltrængt/påkrævet. Fungerer ikke efter hensigten eller i fare for det sker inden for kort tid.</w:t>
            </w:r>
          </w:p>
        </w:tc>
      </w:tr>
      <w:tr w:rsidR="00CB4BEB" w:rsidRPr="0051728E" w14:paraId="4943F58A" w14:textId="77777777" w:rsidTr="003C0924">
        <w:trPr>
          <w:trHeight w:hRule="exact" w:val="269"/>
        </w:trPr>
        <w:tc>
          <w:tcPr>
            <w:tcW w:w="1930" w:type="dxa"/>
            <w:tcBorders>
              <w:top w:val="single" w:sz="4" w:space="0" w:color="auto"/>
              <w:left w:val="single" w:sz="4" w:space="0" w:color="auto"/>
              <w:bottom w:val="single" w:sz="4" w:space="0" w:color="auto"/>
              <w:right w:val="single" w:sz="4" w:space="0" w:color="auto"/>
            </w:tcBorders>
            <w:shd w:val="clear" w:color="auto" w:fill="D9D9D9"/>
            <w:vAlign w:val="bottom"/>
          </w:tcPr>
          <w:p w14:paraId="2A383AF2" w14:textId="77777777" w:rsidR="00CB4BEB" w:rsidRPr="00E5776E" w:rsidRDefault="00CB4BEB" w:rsidP="003C0924">
            <w:pPr>
              <w:jc w:val="center"/>
              <w:rPr>
                <w:rFonts w:ascii="Trebuchet MS" w:hAnsi="Trebuchet MS" w:cs="Trebuchet MS"/>
                <w:sz w:val="18"/>
                <w:szCs w:val="18"/>
              </w:rPr>
            </w:pPr>
            <w:r w:rsidRPr="00E5776E">
              <w:rPr>
                <w:rFonts w:ascii="Trebuchet MS" w:hAnsi="Trebuchet MS" w:cs="Trebuchet MS"/>
                <w:sz w:val="18"/>
                <w:szCs w:val="18"/>
              </w:rPr>
              <w:t>2</w:t>
            </w:r>
          </w:p>
        </w:tc>
        <w:tc>
          <w:tcPr>
            <w:tcW w:w="1403" w:type="dxa"/>
            <w:tcBorders>
              <w:top w:val="single" w:sz="4" w:space="0" w:color="auto"/>
              <w:left w:val="single" w:sz="4" w:space="0" w:color="auto"/>
              <w:bottom w:val="single" w:sz="4" w:space="0" w:color="auto"/>
            </w:tcBorders>
            <w:vAlign w:val="bottom"/>
          </w:tcPr>
          <w:p w14:paraId="4A3A1946" w14:textId="77777777" w:rsidR="00CB4BEB" w:rsidRPr="00E5776E" w:rsidRDefault="00CB4BEB" w:rsidP="003C0924">
            <w:pPr>
              <w:rPr>
                <w:rFonts w:ascii="Trebuchet MS" w:hAnsi="Trebuchet MS" w:cs="Trebuchet MS"/>
                <w:sz w:val="18"/>
                <w:szCs w:val="18"/>
              </w:rPr>
            </w:pPr>
            <w:r w:rsidRPr="00E5776E">
              <w:rPr>
                <w:rFonts w:ascii="Trebuchet MS" w:hAnsi="Trebuchet MS" w:cs="Trebuchet MS"/>
                <w:sz w:val="18"/>
                <w:szCs w:val="18"/>
              </w:rPr>
              <w:t>Middel</w:t>
            </w:r>
          </w:p>
        </w:tc>
        <w:tc>
          <w:tcPr>
            <w:tcW w:w="1403" w:type="dxa"/>
            <w:tcBorders>
              <w:top w:val="single" w:sz="4" w:space="0" w:color="auto"/>
              <w:left w:val="single" w:sz="4" w:space="0" w:color="auto"/>
              <w:bottom w:val="single" w:sz="4" w:space="0" w:color="auto"/>
              <w:right w:val="single" w:sz="4" w:space="0" w:color="auto"/>
            </w:tcBorders>
            <w:vAlign w:val="bottom"/>
          </w:tcPr>
          <w:p w14:paraId="31E87796" w14:textId="77777777" w:rsidR="00CB4BEB" w:rsidRPr="00E5776E" w:rsidRDefault="00CB4BEB" w:rsidP="003C0924">
            <w:pPr>
              <w:jc w:val="center"/>
              <w:rPr>
                <w:rFonts w:ascii="Trebuchet MS" w:hAnsi="Trebuchet MS" w:cs="Trebuchet MS"/>
                <w:sz w:val="18"/>
                <w:szCs w:val="18"/>
              </w:rPr>
            </w:pPr>
            <w:r w:rsidRPr="00E5776E">
              <w:rPr>
                <w:rFonts w:ascii="Trebuchet MS" w:hAnsi="Trebuchet MS" w:cs="Trebuchet MS"/>
                <w:sz w:val="18"/>
                <w:szCs w:val="18"/>
              </w:rPr>
              <w:t>1</w:t>
            </w:r>
          </w:p>
        </w:tc>
        <w:tc>
          <w:tcPr>
            <w:tcW w:w="8912" w:type="dxa"/>
            <w:tcBorders>
              <w:top w:val="single" w:sz="4" w:space="0" w:color="auto"/>
              <w:left w:val="single" w:sz="4" w:space="0" w:color="auto"/>
              <w:bottom w:val="single" w:sz="4" w:space="0" w:color="auto"/>
            </w:tcBorders>
            <w:vAlign w:val="bottom"/>
          </w:tcPr>
          <w:p w14:paraId="3E407136" w14:textId="77777777" w:rsidR="00CB4BEB" w:rsidRPr="00E5776E" w:rsidRDefault="00CB4BEB" w:rsidP="003C0924">
            <w:pPr>
              <w:rPr>
                <w:rFonts w:ascii="Trebuchet MS" w:hAnsi="Trebuchet MS" w:cs="Trebuchet MS"/>
                <w:sz w:val="18"/>
                <w:szCs w:val="18"/>
              </w:rPr>
            </w:pPr>
            <w:r w:rsidRPr="00E5776E">
              <w:rPr>
                <w:rFonts w:ascii="Trebuchet MS" w:hAnsi="Trebuchet MS" w:cs="Trebuchet MS"/>
                <w:sz w:val="18"/>
                <w:szCs w:val="18"/>
              </w:rPr>
              <w:t>Fungerer efter hensigten, men kunne trænge til vedligeholdelse for at forlænge levetiden/funktionen</w:t>
            </w:r>
          </w:p>
        </w:tc>
      </w:tr>
      <w:tr w:rsidR="00CB4BEB" w:rsidRPr="0051728E" w14:paraId="212C3954" w14:textId="77777777" w:rsidTr="003C0924">
        <w:trPr>
          <w:trHeight w:hRule="exact" w:val="269"/>
        </w:trPr>
        <w:tc>
          <w:tcPr>
            <w:tcW w:w="1930" w:type="dxa"/>
            <w:tcBorders>
              <w:top w:val="single" w:sz="4" w:space="0" w:color="auto"/>
              <w:left w:val="single" w:sz="4" w:space="0" w:color="auto"/>
              <w:bottom w:val="single" w:sz="4" w:space="0" w:color="auto"/>
              <w:right w:val="single" w:sz="4" w:space="0" w:color="auto"/>
            </w:tcBorders>
            <w:shd w:val="clear" w:color="auto" w:fill="D9D9D9"/>
            <w:vAlign w:val="bottom"/>
          </w:tcPr>
          <w:p w14:paraId="4F2F8F91" w14:textId="77777777" w:rsidR="00CB4BEB" w:rsidRPr="00E5776E" w:rsidRDefault="00CB4BEB" w:rsidP="003C0924">
            <w:pPr>
              <w:jc w:val="center"/>
              <w:rPr>
                <w:rFonts w:ascii="Trebuchet MS" w:hAnsi="Trebuchet MS" w:cs="Trebuchet MS"/>
                <w:sz w:val="18"/>
                <w:szCs w:val="18"/>
              </w:rPr>
            </w:pPr>
            <w:r w:rsidRPr="00E5776E">
              <w:rPr>
                <w:rFonts w:ascii="Trebuchet MS" w:hAnsi="Trebuchet MS" w:cs="Trebuchet MS"/>
                <w:sz w:val="18"/>
                <w:szCs w:val="18"/>
              </w:rPr>
              <w:t>3</w:t>
            </w:r>
          </w:p>
        </w:tc>
        <w:tc>
          <w:tcPr>
            <w:tcW w:w="1403" w:type="dxa"/>
            <w:tcBorders>
              <w:top w:val="single" w:sz="4" w:space="0" w:color="auto"/>
              <w:left w:val="single" w:sz="4" w:space="0" w:color="auto"/>
              <w:bottom w:val="single" w:sz="4" w:space="0" w:color="auto"/>
            </w:tcBorders>
            <w:vAlign w:val="bottom"/>
          </w:tcPr>
          <w:p w14:paraId="6EA37EBF" w14:textId="77777777" w:rsidR="00CB4BEB" w:rsidRPr="00E5776E" w:rsidRDefault="00CB4BEB" w:rsidP="003C0924">
            <w:pPr>
              <w:rPr>
                <w:rFonts w:ascii="Trebuchet MS" w:hAnsi="Trebuchet MS" w:cs="Trebuchet MS"/>
                <w:sz w:val="18"/>
                <w:szCs w:val="18"/>
              </w:rPr>
            </w:pPr>
            <w:r w:rsidRPr="00E5776E">
              <w:rPr>
                <w:rFonts w:ascii="Trebuchet MS" w:hAnsi="Trebuchet MS" w:cs="Trebuchet MS"/>
                <w:sz w:val="18"/>
                <w:szCs w:val="18"/>
              </w:rPr>
              <w:t>God</w:t>
            </w:r>
          </w:p>
        </w:tc>
        <w:tc>
          <w:tcPr>
            <w:tcW w:w="1403" w:type="dxa"/>
            <w:tcBorders>
              <w:top w:val="single" w:sz="4" w:space="0" w:color="auto"/>
              <w:left w:val="single" w:sz="4" w:space="0" w:color="auto"/>
              <w:bottom w:val="single" w:sz="4" w:space="0" w:color="auto"/>
              <w:right w:val="single" w:sz="4" w:space="0" w:color="auto"/>
            </w:tcBorders>
            <w:vAlign w:val="bottom"/>
          </w:tcPr>
          <w:p w14:paraId="114253C2" w14:textId="77777777" w:rsidR="00CB4BEB" w:rsidRPr="00E5776E" w:rsidRDefault="00CB4BEB" w:rsidP="003C0924">
            <w:pPr>
              <w:jc w:val="center"/>
              <w:rPr>
                <w:rFonts w:ascii="Trebuchet MS" w:hAnsi="Trebuchet MS" w:cs="Trebuchet MS"/>
                <w:sz w:val="18"/>
                <w:szCs w:val="18"/>
              </w:rPr>
            </w:pPr>
            <w:r w:rsidRPr="00E5776E">
              <w:rPr>
                <w:rFonts w:ascii="Trebuchet MS" w:hAnsi="Trebuchet MS" w:cs="Trebuchet MS"/>
                <w:sz w:val="18"/>
                <w:szCs w:val="18"/>
              </w:rPr>
              <w:t>1</w:t>
            </w:r>
          </w:p>
        </w:tc>
        <w:tc>
          <w:tcPr>
            <w:tcW w:w="8912" w:type="dxa"/>
            <w:tcBorders>
              <w:top w:val="single" w:sz="4" w:space="0" w:color="auto"/>
              <w:left w:val="single" w:sz="4" w:space="0" w:color="auto"/>
              <w:bottom w:val="single" w:sz="4" w:space="0" w:color="auto"/>
            </w:tcBorders>
            <w:vAlign w:val="bottom"/>
          </w:tcPr>
          <w:p w14:paraId="38940262" w14:textId="77777777" w:rsidR="00CB4BEB" w:rsidRPr="00E5776E" w:rsidRDefault="00CB4BEB" w:rsidP="003C0924">
            <w:pPr>
              <w:rPr>
                <w:rFonts w:ascii="Trebuchet MS" w:hAnsi="Trebuchet MS" w:cs="Trebuchet MS"/>
                <w:sz w:val="18"/>
                <w:szCs w:val="18"/>
              </w:rPr>
            </w:pPr>
            <w:r w:rsidRPr="00E5776E">
              <w:rPr>
                <w:rFonts w:ascii="Trebuchet MS" w:hAnsi="Trebuchet MS" w:cs="Trebuchet MS"/>
                <w:sz w:val="18"/>
                <w:szCs w:val="18"/>
              </w:rPr>
              <w:t>Tæt på lige så god som et nyt.</w:t>
            </w:r>
          </w:p>
        </w:tc>
      </w:tr>
      <w:tr w:rsidR="00CB4BEB" w:rsidRPr="0051728E" w14:paraId="6EC0F81E" w14:textId="77777777" w:rsidTr="003C0924">
        <w:trPr>
          <w:trHeight w:hRule="exact" w:val="269"/>
        </w:trPr>
        <w:tc>
          <w:tcPr>
            <w:tcW w:w="1930" w:type="dxa"/>
            <w:tcBorders>
              <w:top w:val="single" w:sz="4" w:space="0" w:color="auto"/>
              <w:left w:val="single" w:sz="4" w:space="0" w:color="auto"/>
              <w:bottom w:val="single" w:sz="4" w:space="0" w:color="auto"/>
              <w:right w:val="single" w:sz="4" w:space="0" w:color="auto"/>
            </w:tcBorders>
            <w:shd w:val="clear" w:color="auto" w:fill="D9D9D9"/>
            <w:vAlign w:val="bottom"/>
          </w:tcPr>
          <w:p w14:paraId="38A0092F" w14:textId="77777777" w:rsidR="00CB4BEB" w:rsidRPr="00E5776E" w:rsidRDefault="00CB4BEB" w:rsidP="003C0924">
            <w:pPr>
              <w:jc w:val="center"/>
              <w:rPr>
                <w:rFonts w:ascii="Trebuchet MS" w:hAnsi="Trebuchet MS" w:cs="Trebuchet MS"/>
                <w:sz w:val="18"/>
                <w:szCs w:val="18"/>
              </w:rPr>
            </w:pPr>
            <w:r w:rsidRPr="00E5776E">
              <w:rPr>
                <w:rFonts w:ascii="Trebuchet MS" w:hAnsi="Trebuchet MS" w:cs="Trebuchet MS"/>
                <w:sz w:val="18"/>
                <w:szCs w:val="18"/>
              </w:rPr>
              <w:lastRenderedPageBreak/>
              <w:t>8</w:t>
            </w:r>
          </w:p>
        </w:tc>
        <w:tc>
          <w:tcPr>
            <w:tcW w:w="1403" w:type="dxa"/>
            <w:tcBorders>
              <w:top w:val="single" w:sz="4" w:space="0" w:color="auto"/>
              <w:left w:val="single" w:sz="4" w:space="0" w:color="auto"/>
              <w:bottom w:val="single" w:sz="4" w:space="0" w:color="auto"/>
            </w:tcBorders>
            <w:vAlign w:val="bottom"/>
          </w:tcPr>
          <w:p w14:paraId="6E8D165B" w14:textId="77777777" w:rsidR="00CB4BEB" w:rsidRPr="00E5776E" w:rsidRDefault="00CB4BEB" w:rsidP="003C0924">
            <w:pPr>
              <w:rPr>
                <w:rFonts w:ascii="Trebuchet MS" w:hAnsi="Trebuchet MS" w:cs="Trebuchet MS"/>
                <w:sz w:val="18"/>
                <w:szCs w:val="18"/>
              </w:rPr>
            </w:pPr>
            <w:r w:rsidRPr="00E5776E">
              <w:rPr>
                <w:rFonts w:ascii="Trebuchet MS" w:hAnsi="Trebuchet MS" w:cs="Trebuchet MS"/>
                <w:sz w:val="18"/>
                <w:szCs w:val="18"/>
              </w:rPr>
              <w:t>Andet</w:t>
            </w:r>
          </w:p>
        </w:tc>
        <w:tc>
          <w:tcPr>
            <w:tcW w:w="1403" w:type="dxa"/>
            <w:tcBorders>
              <w:top w:val="single" w:sz="4" w:space="0" w:color="auto"/>
              <w:left w:val="single" w:sz="4" w:space="0" w:color="auto"/>
              <w:bottom w:val="single" w:sz="4" w:space="0" w:color="auto"/>
              <w:right w:val="single" w:sz="4" w:space="0" w:color="auto"/>
            </w:tcBorders>
            <w:vAlign w:val="bottom"/>
          </w:tcPr>
          <w:p w14:paraId="359F896F" w14:textId="77777777" w:rsidR="00CB4BEB" w:rsidRPr="00E5776E" w:rsidRDefault="00CB4BEB" w:rsidP="003C0924">
            <w:pPr>
              <w:jc w:val="center"/>
              <w:rPr>
                <w:rFonts w:ascii="Trebuchet MS" w:hAnsi="Trebuchet MS" w:cs="Trebuchet MS"/>
                <w:sz w:val="18"/>
                <w:szCs w:val="18"/>
              </w:rPr>
            </w:pPr>
            <w:r w:rsidRPr="00E5776E">
              <w:rPr>
                <w:rFonts w:ascii="Trebuchet MS" w:hAnsi="Trebuchet MS" w:cs="Trebuchet MS"/>
                <w:sz w:val="18"/>
                <w:szCs w:val="18"/>
              </w:rPr>
              <w:t>1</w:t>
            </w:r>
          </w:p>
        </w:tc>
        <w:tc>
          <w:tcPr>
            <w:tcW w:w="8912" w:type="dxa"/>
            <w:tcBorders>
              <w:top w:val="single" w:sz="4" w:space="0" w:color="auto"/>
              <w:left w:val="single" w:sz="4" w:space="0" w:color="auto"/>
              <w:bottom w:val="single" w:sz="4" w:space="0" w:color="auto"/>
            </w:tcBorders>
            <w:vAlign w:val="bottom"/>
          </w:tcPr>
          <w:p w14:paraId="44684236" w14:textId="77777777" w:rsidR="00CB4BEB" w:rsidRPr="00E5776E" w:rsidRDefault="00CB4BEB" w:rsidP="003C0924">
            <w:pPr>
              <w:rPr>
                <w:rFonts w:ascii="Trebuchet MS" w:hAnsi="Trebuchet MS" w:cs="Trebuchet MS"/>
                <w:sz w:val="18"/>
                <w:szCs w:val="18"/>
              </w:rPr>
            </w:pPr>
            <w:r w:rsidRPr="00E5776E">
              <w:rPr>
                <w:rFonts w:ascii="Trebuchet MS" w:hAnsi="Trebuchet MS" w:cs="Trebuchet MS"/>
                <w:sz w:val="18"/>
                <w:szCs w:val="18"/>
              </w:rPr>
              <w:t>Anden tilstand end Dårlig, Middel, God eller Ukendt.</w:t>
            </w:r>
          </w:p>
        </w:tc>
      </w:tr>
      <w:tr w:rsidR="00CB4BEB" w:rsidRPr="0051728E" w14:paraId="0E7DA18D" w14:textId="77777777" w:rsidTr="003C0924">
        <w:trPr>
          <w:trHeight w:hRule="exact" w:val="269"/>
        </w:trPr>
        <w:tc>
          <w:tcPr>
            <w:tcW w:w="1930" w:type="dxa"/>
            <w:tcBorders>
              <w:top w:val="single" w:sz="4" w:space="0" w:color="auto"/>
              <w:left w:val="single" w:sz="4" w:space="0" w:color="auto"/>
              <w:bottom w:val="single" w:sz="4" w:space="0" w:color="auto"/>
              <w:right w:val="single" w:sz="4" w:space="0" w:color="auto"/>
            </w:tcBorders>
            <w:shd w:val="clear" w:color="auto" w:fill="D9D9D9"/>
            <w:vAlign w:val="bottom"/>
          </w:tcPr>
          <w:p w14:paraId="7BFB8351" w14:textId="77777777" w:rsidR="00CB4BEB" w:rsidRPr="00E5776E" w:rsidRDefault="00CB4BEB" w:rsidP="003C0924">
            <w:pPr>
              <w:jc w:val="center"/>
              <w:rPr>
                <w:rFonts w:ascii="Trebuchet MS" w:hAnsi="Trebuchet MS" w:cs="Trebuchet MS"/>
                <w:sz w:val="18"/>
                <w:szCs w:val="18"/>
              </w:rPr>
            </w:pPr>
            <w:r w:rsidRPr="00E5776E">
              <w:rPr>
                <w:rFonts w:ascii="Trebuchet MS" w:hAnsi="Trebuchet MS" w:cs="Trebuchet MS"/>
                <w:sz w:val="18"/>
                <w:szCs w:val="18"/>
              </w:rPr>
              <w:t>9</w:t>
            </w:r>
          </w:p>
        </w:tc>
        <w:tc>
          <w:tcPr>
            <w:tcW w:w="1403" w:type="dxa"/>
            <w:tcBorders>
              <w:top w:val="single" w:sz="4" w:space="0" w:color="auto"/>
              <w:left w:val="single" w:sz="4" w:space="0" w:color="auto"/>
              <w:bottom w:val="single" w:sz="4" w:space="0" w:color="auto"/>
            </w:tcBorders>
            <w:vAlign w:val="bottom"/>
          </w:tcPr>
          <w:p w14:paraId="7AE9B455" w14:textId="77777777" w:rsidR="00CB4BEB" w:rsidRPr="00E5776E" w:rsidRDefault="00CB4BEB" w:rsidP="003C0924">
            <w:pPr>
              <w:rPr>
                <w:rFonts w:ascii="Trebuchet MS" w:hAnsi="Trebuchet MS" w:cs="Trebuchet MS"/>
                <w:sz w:val="18"/>
                <w:szCs w:val="18"/>
              </w:rPr>
            </w:pPr>
            <w:r w:rsidRPr="00E5776E">
              <w:rPr>
                <w:rFonts w:ascii="Trebuchet MS" w:hAnsi="Trebuchet MS" w:cs="Trebuchet MS"/>
                <w:sz w:val="18"/>
                <w:szCs w:val="18"/>
              </w:rPr>
              <w:t>Ukendt</w:t>
            </w:r>
          </w:p>
        </w:tc>
        <w:tc>
          <w:tcPr>
            <w:tcW w:w="1403" w:type="dxa"/>
            <w:tcBorders>
              <w:top w:val="single" w:sz="4" w:space="0" w:color="auto"/>
              <w:left w:val="single" w:sz="4" w:space="0" w:color="auto"/>
              <w:bottom w:val="single" w:sz="4" w:space="0" w:color="auto"/>
              <w:right w:val="single" w:sz="4" w:space="0" w:color="auto"/>
            </w:tcBorders>
            <w:vAlign w:val="bottom"/>
          </w:tcPr>
          <w:p w14:paraId="72B80F18" w14:textId="77777777" w:rsidR="00CB4BEB" w:rsidRPr="00E5776E" w:rsidRDefault="00CB4BEB" w:rsidP="003C0924">
            <w:pPr>
              <w:jc w:val="center"/>
              <w:rPr>
                <w:rFonts w:ascii="Trebuchet MS" w:hAnsi="Trebuchet MS" w:cs="Trebuchet MS"/>
                <w:sz w:val="18"/>
                <w:szCs w:val="18"/>
              </w:rPr>
            </w:pPr>
            <w:r w:rsidRPr="00E5776E">
              <w:rPr>
                <w:rFonts w:ascii="Trebuchet MS" w:hAnsi="Trebuchet MS" w:cs="Trebuchet MS"/>
                <w:sz w:val="18"/>
                <w:szCs w:val="18"/>
              </w:rPr>
              <w:t>1</w:t>
            </w:r>
          </w:p>
        </w:tc>
        <w:tc>
          <w:tcPr>
            <w:tcW w:w="8912" w:type="dxa"/>
            <w:tcBorders>
              <w:top w:val="single" w:sz="4" w:space="0" w:color="auto"/>
              <w:left w:val="single" w:sz="4" w:space="0" w:color="auto"/>
              <w:bottom w:val="single" w:sz="4" w:space="0" w:color="auto"/>
            </w:tcBorders>
            <w:vAlign w:val="bottom"/>
          </w:tcPr>
          <w:p w14:paraId="1A28136B" w14:textId="77777777" w:rsidR="00CB4BEB" w:rsidRPr="00E5776E" w:rsidRDefault="00CB4BEB" w:rsidP="003C0924">
            <w:pPr>
              <w:rPr>
                <w:rFonts w:ascii="Trebuchet MS" w:hAnsi="Trebuchet MS" w:cs="Trebuchet MS"/>
                <w:sz w:val="18"/>
                <w:szCs w:val="18"/>
              </w:rPr>
            </w:pPr>
            <w:r w:rsidRPr="00E5776E">
              <w:rPr>
                <w:rFonts w:ascii="Trebuchet MS" w:hAnsi="Trebuchet MS" w:cs="Trebuchet MS"/>
                <w:sz w:val="18"/>
                <w:szCs w:val="18"/>
              </w:rPr>
              <w:t>Mangler viden til at kunne udfylde værdien med Dårlig, Middel eller God.</w:t>
            </w:r>
          </w:p>
        </w:tc>
      </w:tr>
    </w:tbl>
    <w:p w14:paraId="427E1718" w14:textId="77777777" w:rsidR="006973BC" w:rsidRDefault="006973BC" w:rsidP="006973BC">
      <w:bookmarkStart w:id="1156" w:name="_Toc63351391"/>
    </w:p>
    <w:p w14:paraId="04AB621D" w14:textId="550BD884" w:rsidR="00CB4BEB" w:rsidRDefault="00CB4BEB" w:rsidP="00CB4BEB">
      <w:pPr>
        <w:pStyle w:val="Overskrift3"/>
      </w:pPr>
      <w:bookmarkStart w:id="1157" w:name="_Toc122436056"/>
      <w:r w:rsidRPr="00814359">
        <w:t>4.3.4 Vejkode/-navn (</w:t>
      </w:r>
      <w:proofErr w:type="spellStart"/>
      <w:r w:rsidRPr="00814359">
        <w:t>d_vejnavn</w:t>
      </w:r>
      <w:proofErr w:type="spellEnd"/>
      <w:r w:rsidRPr="00814359">
        <w:t>)</w:t>
      </w:r>
      <w:bookmarkEnd w:id="1156"/>
      <w:bookmarkEnd w:id="1157"/>
    </w:p>
    <w:p w14:paraId="3DDF9561" w14:textId="77777777" w:rsidR="00CB4BEB" w:rsidRPr="006973BC" w:rsidRDefault="00CB4BEB" w:rsidP="00CB4BEB">
      <w:pPr>
        <w:rPr>
          <w:rFonts w:ascii="Trebuchet MS" w:hAnsi="Trebuchet MS" w:cs="Trebuchet MS"/>
          <w:sz w:val="19"/>
          <w:szCs w:val="19"/>
        </w:rPr>
      </w:pPr>
      <w:r w:rsidRPr="006973BC">
        <w:rPr>
          <w:rFonts w:ascii="Trebuchet MS" w:hAnsi="Trebuchet MS" w:cs="Trebuchet MS"/>
          <w:sz w:val="19"/>
          <w:szCs w:val="19"/>
        </w:rPr>
        <w:t>Kommunens egen liste.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32"/>
        <w:gridCol w:w="1591"/>
        <w:gridCol w:w="1394"/>
        <w:gridCol w:w="3830"/>
        <w:gridCol w:w="2297"/>
        <w:gridCol w:w="2582"/>
      </w:tblGrid>
      <w:tr w:rsidR="00CB4BEB" w:rsidRPr="0051728E" w14:paraId="566BC3B9" w14:textId="77777777" w:rsidTr="003C0924">
        <w:tc>
          <w:tcPr>
            <w:tcW w:w="1757" w:type="dxa"/>
            <w:tcBorders>
              <w:bottom w:val="single" w:sz="4" w:space="0" w:color="auto"/>
            </w:tcBorders>
            <w:shd w:val="clear" w:color="auto" w:fill="CCCCCC"/>
            <w:vAlign w:val="bottom"/>
          </w:tcPr>
          <w:p w14:paraId="45726F79" w14:textId="77777777" w:rsidR="00CB4BEB" w:rsidRPr="00E5776E" w:rsidRDefault="00CB4BEB" w:rsidP="003C0924">
            <w:pPr>
              <w:rPr>
                <w:rFonts w:ascii="Trebuchet MS" w:hAnsi="Trebuchet MS" w:cs="Trebuchet MS"/>
                <w:b/>
                <w:bCs/>
                <w:sz w:val="18"/>
                <w:szCs w:val="18"/>
              </w:rPr>
            </w:pPr>
            <w:r w:rsidRPr="00E5776E">
              <w:rPr>
                <w:rFonts w:ascii="Trebuchet MS" w:hAnsi="Trebuchet MS" w:cs="Trebuchet MS"/>
                <w:b/>
                <w:bCs/>
                <w:sz w:val="18"/>
                <w:szCs w:val="18"/>
              </w:rPr>
              <w:t>vejkode</w:t>
            </w:r>
          </w:p>
        </w:tc>
        <w:tc>
          <w:tcPr>
            <w:tcW w:w="1612" w:type="dxa"/>
            <w:tcBorders>
              <w:bottom w:val="single" w:sz="4" w:space="0" w:color="auto"/>
            </w:tcBorders>
            <w:shd w:val="clear" w:color="auto" w:fill="CCCCCC"/>
            <w:vAlign w:val="bottom"/>
          </w:tcPr>
          <w:p w14:paraId="522B4880" w14:textId="77777777" w:rsidR="00CB4BEB" w:rsidRPr="00E5776E" w:rsidRDefault="00CB4BEB" w:rsidP="003C0924">
            <w:pPr>
              <w:rPr>
                <w:rFonts w:ascii="Trebuchet MS" w:hAnsi="Trebuchet MS" w:cs="Trebuchet MS"/>
                <w:bCs/>
                <w:sz w:val="18"/>
                <w:szCs w:val="18"/>
              </w:rPr>
            </w:pPr>
            <w:r w:rsidRPr="00E5776E">
              <w:rPr>
                <w:rFonts w:ascii="Trebuchet MS" w:hAnsi="Trebuchet MS" w:cs="Trebuchet MS"/>
                <w:b/>
                <w:bCs/>
                <w:sz w:val="18"/>
                <w:szCs w:val="18"/>
              </w:rPr>
              <w:t>vejnavn</w:t>
            </w:r>
          </w:p>
        </w:tc>
        <w:tc>
          <w:tcPr>
            <w:tcW w:w="1417" w:type="dxa"/>
            <w:tcBorders>
              <w:bottom w:val="single" w:sz="4" w:space="0" w:color="auto"/>
            </w:tcBorders>
            <w:shd w:val="clear" w:color="auto" w:fill="CCCCCC"/>
          </w:tcPr>
          <w:p w14:paraId="618944A5" w14:textId="77777777" w:rsidR="00CB4BEB" w:rsidRPr="00E5776E" w:rsidRDefault="00CB4BEB" w:rsidP="003C0924">
            <w:pPr>
              <w:rPr>
                <w:rFonts w:ascii="Trebuchet MS" w:hAnsi="Trebuchet MS" w:cs="Trebuchet MS"/>
                <w:b/>
                <w:bCs/>
                <w:sz w:val="18"/>
                <w:szCs w:val="18"/>
              </w:rPr>
            </w:pPr>
            <w:r w:rsidRPr="00E5776E">
              <w:rPr>
                <w:rFonts w:ascii="Trebuchet MS" w:hAnsi="Trebuchet MS" w:cs="Trebuchet MS"/>
                <w:b/>
                <w:bCs/>
                <w:sz w:val="18"/>
                <w:szCs w:val="18"/>
              </w:rPr>
              <w:t>aktiv</w:t>
            </w:r>
          </w:p>
        </w:tc>
        <w:tc>
          <w:tcPr>
            <w:tcW w:w="3907" w:type="dxa"/>
            <w:tcBorders>
              <w:bottom w:val="single" w:sz="4" w:space="0" w:color="auto"/>
            </w:tcBorders>
            <w:shd w:val="clear" w:color="auto" w:fill="CCCCCC"/>
            <w:vAlign w:val="bottom"/>
          </w:tcPr>
          <w:p w14:paraId="6A1B483A" w14:textId="77777777" w:rsidR="00CB4BEB" w:rsidRPr="00E5776E" w:rsidRDefault="00CB4BEB" w:rsidP="003C0924">
            <w:pPr>
              <w:rPr>
                <w:rFonts w:ascii="Trebuchet MS" w:hAnsi="Trebuchet MS" w:cs="Trebuchet MS"/>
                <w:b/>
                <w:bCs/>
                <w:sz w:val="18"/>
                <w:szCs w:val="18"/>
              </w:rPr>
            </w:pPr>
            <w:proofErr w:type="spellStart"/>
            <w:r w:rsidRPr="00E5776E">
              <w:rPr>
                <w:rFonts w:ascii="Trebuchet MS" w:hAnsi="Trebuchet MS" w:cs="Trebuchet MS"/>
                <w:b/>
                <w:bCs/>
                <w:sz w:val="18"/>
                <w:szCs w:val="18"/>
              </w:rPr>
              <w:t>cvf_vejkode</w:t>
            </w:r>
            <w:proofErr w:type="spellEnd"/>
          </w:p>
        </w:tc>
        <w:tc>
          <w:tcPr>
            <w:tcW w:w="2343" w:type="dxa"/>
            <w:tcBorders>
              <w:bottom w:val="single" w:sz="4" w:space="0" w:color="auto"/>
            </w:tcBorders>
            <w:shd w:val="clear" w:color="auto" w:fill="CCCCCC"/>
            <w:vAlign w:val="bottom"/>
          </w:tcPr>
          <w:p w14:paraId="33AED48E" w14:textId="77777777" w:rsidR="00CB4BEB" w:rsidRPr="00E5776E" w:rsidRDefault="00CB4BEB" w:rsidP="003C0924">
            <w:pPr>
              <w:rPr>
                <w:rFonts w:ascii="Trebuchet MS" w:hAnsi="Trebuchet MS" w:cs="Trebuchet MS"/>
                <w:b/>
                <w:bCs/>
                <w:sz w:val="18"/>
                <w:szCs w:val="18"/>
              </w:rPr>
            </w:pPr>
            <w:proofErr w:type="spellStart"/>
            <w:r w:rsidRPr="00E5776E">
              <w:rPr>
                <w:rFonts w:ascii="Trebuchet MS" w:hAnsi="Trebuchet MS" w:cs="Trebuchet MS"/>
                <w:b/>
                <w:bCs/>
                <w:sz w:val="18"/>
                <w:szCs w:val="18"/>
              </w:rPr>
              <w:t>postnr</w:t>
            </w:r>
            <w:proofErr w:type="spellEnd"/>
          </w:p>
        </w:tc>
        <w:tc>
          <w:tcPr>
            <w:tcW w:w="2616" w:type="dxa"/>
            <w:tcBorders>
              <w:bottom w:val="single" w:sz="4" w:space="0" w:color="auto"/>
            </w:tcBorders>
            <w:shd w:val="clear" w:color="auto" w:fill="CCCCCC"/>
            <w:vAlign w:val="bottom"/>
          </w:tcPr>
          <w:p w14:paraId="551D0C40" w14:textId="77777777" w:rsidR="00CB4BEB" w:rsidRPr="00E5776E" w:rsidRDefault="00CB4BEB" w:rsidP="003C0924">
            <w:pPr>
              <w:rPr>
                <w:rFonts w:ascii="Trebuchet MS" w:hAnsi="Trebuchet MS" w:cs="Trebuchet MS"/>
                <w:b/>
                <w:bCs/>
                <w:sz w:val="18"/>
                <w:szCs w:val="18"/>
              </w:rPr>
            </w:pPr>
            <w:r w:rsidRPr="00E5776E">
              <w:rPr>
                <w:rFonts w:ascii="Trebuchet MS" w:hAnsi="Trebuchet MS" w:cs="Trebuchet MS"/>
                <w:b/>
                <w:bCs/>
                <w:sz w:val="18"/>
                <w:szCs w:val="18"/>
              </w:rPr>
              <w:t>kommunekode</w:t>
            </w:r>
          </w:p>
        </w:tc>
      </w:tr>
      <w:tr w:rsidR="00CB4BEB" w:rsidRPr="0051728E" w14:paraId="48EAA9E8" w14:textId="77777777" w:rsidTr="003C0924">
        <w:tc>
          <w:tcPr>
            <w:tcW w:w="1757" w:type="dxa"/>
            <w:tcBorders>
              <w:top w:val="single" w:sz="4" w:space="0" w:color="auto"/>
              <w:left w:val="single" w:sz="4" w:space="0" w:color="auto"/>
              <w:bottom w:val="single" w:sz="4" w:space="0" w:color="auto"/>
              <w:right w:val="single" w:sz="4" w:space="0" w:color="auto"/>
            </w:tcBorders>
            <w:shd w:val="clear" w:color="auto" w:fill="D9D9D9"/>
            <w:vAlign w:val="bottom"/>
          </w:tcPr>
          <w:p w14:paraId="7F406D31" w14:textId="77777777" w:rsidR="00CB4BEB" w:rsidRPr="00CE6370" w:rsidRDefault="00CB4BEB" w:rsidP="003C0924">
            <w:pPr>
              <w:jc w:val="right"/>
              <w:rPr>
                <w:rFonts w:ascii="Trebuchet MS" w:hAnsi="Trebuchet MS"/>
                <w:sz w:val="18"/>
                <w:szCs w:val="18"/>
              </w:rPr>
            </w:pPr>
          </w:p>
        </w:tc>
        <w:tc>
          <w:tcPr>
            <w:tcW w:w="1612" w:type="dxa"/>
            <w:tcBorders>
              <w:top w:val="single" w:sz="4" w:space="0" w:color="auto"/>
              <w:left w:val="single" w:sz="4" w:space="0" w:color="auto"/>
              <w:bottom w:val="single" w:sz="4" w:space="0" w:color="auto"/>
            </w:tcBorders>
            <w:shd w:val="clear" w:color="auto" w:fill="FFFFFF"/>
            <w:vAlign w:val="center"/>
          </w:tcPr>
          <w:p w14:paraId="65A9DA99" w14:textId="77777777" w:rsidR="00CB4BEB" w:rsidRDefault="00CB4BEB" w:rsidP="003C0924">
            <w:pPr>
              <w:rPr>
                <w:sz w:val="16"/>
                <w:szCs w:val="16"/>
              </w:rPr>
            </w:pPr>
          </w:p>
        </w:tc>
        <w:tc>
          <w:tcPr>
            <w:tcW w:w="1417" w:type="dxa"/>
            <w:tcBorders>
              <w:top w:val="single" w:sz="4" w:space="0" w:color="auto"/>
              <w:left w:val="single" w:sz="4" w:space="0" w:color="auto"/>
              <w:bottom w:val="single" w:sz="4" w:space="0" w:color="auto"/>
            </w:tcBorders>
            <w:shd w:val="clear" w:color="auto" w:fill="FFFFFF"/>
          </w:tcPr>
          <w:p w14:paraId="40340BB4" w14:textId="77777777" w:rsidR="00CB4BEB" w:rsidRPr="00564F1F" w:rsidRDefault="00CB4BEB" w:rsidP="003C0924">
            <w:pPr>
              <w:rPr>
                <w:rFonts w:ascii="Trebuchet MS" w:hAnsi="Trebuchet MS" w:cs="Trebuchet MS"/>
                <w:b/>
                <w:bCs/>
                <w:sz w:val="18"/>
                <w:szCs w:val="18"/>
              </w:rPr>
            </w:pPr>
          </w:p>
        </w:tc>
        <w:tc>
          <w:tcPr>
            <w:tcW w:w="3907" w:type="dxa"/>
            <w:tcBorders>
              <w:top w:val="single" w:sz="4" w:space="0" w:color="auto"/>
              <w:left w:val="single" w:sz="4" w:space="0" w:color="auto"/>
              <w:bottom w:val="single" w:sz="4" w:space="0" w:color="auto"/>
              <w:right w:val="single" w:sz="4" w:space="0" w:color="auto"/>
            </w:tcBorders>
            <w:shd w:val="clear" w:color="auto" w:fill="FFFFFF"/>
          </w:tcPr>
          <w:p w14:paraId="27B1D65A" w14:textId="77777777" w:rsidR="00CB4BEB" w:rsidRPr="00564F1F" w:rsidRDefault="00CB4BEB" w:rsidP="003C0924">
            <w:pPr>
              <w:rPr>
                <w:rFonts w:ascii="Trebuchet MS" w:hAnsi="Trebuchet MS" w:cs="Trebuchet MS"/>
                <w:b/>
                <w:bCs/>
                <w:sz w:val="18"/>
                <w:szCs w:val="18"/>
              </w:rPr>
            </w:pPr>
          </w:p>
        </w:tc>
        <w:tc>
          <w:tcPr>
            <w:tcW w:w="2343" w:type="dxa"/>
            <w:tcBorders>
              <w:top w:val="single" w:sz="4" w:space="0" w:color="auto"/>
              <w:left w:val="single" w:sz="4" w:space="0" w:color="auto"/>
              <w:bottom w:val="single" w:sz="4" w:space="0" w:color="auto"/>
            </w:tcBorders>
            <w:shd w:val="clear" w:color="auto" w:fill="FFFFFF"/>
          </w:tcPr>
          <w:p w14:paraId="6C790BFD" w14:textId="77777777" w:rsidR="00CB4BEB" w:rsidRPr="00564F1F" w:rsidRDefault="00CB4BEB" w:rsidP="003C0924">
            <w:pPr>
              <w:rPr>
                <w:rFonts w:ascii="Trebuchet MS" w:hAnsi="Trebuchet MS" w:cs="Trebuchet MS"/>
                <w:b/>
                <w:bCs/>
                <w:sz w:val="18"/>
                <w:szCs w:val="18"/>
              </w:rPr>
            </w:pPr>
          </w:p>
        </w:tc>
        <w:tc>
          <w:tcPr>
            <w:tcW w:w="2616" w:type="dxa"/>
            <w:tcBorders>
              <w:top w:val="single" w:sz="4" w:space="0" w:color="auto"/>
              <w:left w:val="single" w:sz="4" w:space="0" w:color="auto"/>
              <w:bottom w:val="single" w:sz="4" w:space="0" w:color="auto"/>
            </w:tcBorders>
            <w:shd w:val="clear" w:color="auto" w:fill="FFFFFF"/>
          </w:tcPr>
          <w:p w14:paraId="7ACDEC2E" w14:textId="77777777" w:rsidR="00CB4BEB" w:rsidRPr="00564F1F" w:rsidRDefault="00CB4BEB" w:rsidP="003C0924">
            <w:pPr>
              <w:rPr>
                <w:rFonts w:ascii="Trebuchet MS" w:hAnsi="Trebuchet MS" w:cs="Trebuchet MS"/>
                <w:b/>
                <w:bCs/>
                <w:sz w:val="18"/>
                <w:szCs w:val="18"/>
              </w:rPr>
            </w:pPr>
          </w:p>
        </w:tc>
      </w:tr>
      <w:tr w:rsidR="00CB4BEB" w:rsidRPr="0051728E" w14:paraId="63871444" w14:textId="77777777" w:rsidTr="003C0924">
        <w:tc>
          <w:tcPr>
            <w:tcW w:w="1757" w:type="dxa"/>
            <w:tcBorders>
              <w:top w:val="single" w:sz="4" w:space="0" w:color="auto"/>
              <w:left w:val="single" w:sz="4" w:space="0" w:color="auto"/>
              <w:bottom w:val="single" w:sz="4" w:space="0" w:color="auto"/>
              <w:right w:val="single" w:sz="4" w:space="0" w:color="auto"/>
            </w:tcBorders>
            <w:shd w:val="clear" w:color="auto" w:fill="D9D9D9"/>
            <w:vAlign w:val="bottom"/>
          </w:tcPr>
          <w:p w14:paraId="6D84F33C" w14:textId="77777777" w:rsidR="00CB4BEB" w:rsidRPr="00CE6370" w:rsidRDefault="00CB4BEB" w:rsidP="003C0924">
            <w:pPr>
              <w:jc w:val="right"/>
              <w:rPr>
                <w:rFonts w:ascii="Trebuchet MS" w:hAnsi="Trebuchet MS"/>
                <w:sz w:val="18"/>
                <w:szCs w:val="18"/>
              </w:rPr>
            </w:pPr>
          </w:p>
        </w:tc>
        <w:tc>
          <w:tcPr>
            <w:tcW w:w="1612" w:type="dxa"/>
            <w:tcBorders>
              <w:top w:val="single" w:sz="4" w:space="0" w:color="auto"/>
              <w:left w:val="single" w:sz="4" w:space="0" w:color="auto"/>
              <w:bottom w:val="single" w:sz="4" w:space="0" w:color="auto"/>
            </w:tcBorders>
            <w:shd w:val="clear" w:color="auto" w:fill="FFFFFF"/>
            <w:vAlign w:val="center"/>
          </w:tcPr>
          <w:p w14:paraId="2074295A" w14:textId="77777777" w:rsidR="00CB4BEB" w:rsidRDefault="00CB4BEB" w:rsidP="003C0924">
            <w:pPr>
              <w:rPr>
                <w:sz w:val="16"/>
                <w:szCs w:val="16"/>
              </w:rPr>
            </w:pPr>
          </w:p>
        </w:tc>
        <w:tc>
          <w:tcPr>
            <w:tcW w:w="1417" w:type="dxa"/>
            <w:tcBorders>
              <w:top w:val="single" w:sz="4" w:space="0" w:color="auto"/>
              <w:left w:val="single" w:sz="4" w:space="0" w:color="auto"/>
              <w:bottom w:val="single" w:sz="4" w:space="0" w:color="auto"/>
            </w:tcBorders>
            <w:shd w:val="clear" w:color="auto" w:fill="FFFFFF"/>
          </w:tcPr>
          <w:p w14:paraId="2363328C" w14:textId="77777777" w:rsidR="00CB4BEB" w:rsidRPr="00564F1F" w:rsidRDefault="00CB4BEB" w:rsidP="003C0924">
            <w:pPr>
              <w:rPr>
                <w:rFonts w:ascii="Trebuchet MS" w:hAnsi="Trebuchet MS" w:cs="Trebuchet MS"/>
                <w:b/>
                <w:bCs/>
                <w:sz w:val="18"/>
                <w:szCs w:val="18"/>
              </w:rPr>
            </w:pPr>
          </w:p>
        </w:tc>
        <w:tc>
          <w:tcPr>
            <w:tcW w:w="3907" w:type="dxa"/>
            <w:tcBorders>
              <w:top w:val="single" w:sz="4" w:space="0" w:color="auto"/>
              <w:left w:val="single" w:sz="4" w:space="0" w:color="auto"/>
              <w:bottom w:val="single" w:sz="4" w:space="0" w:color="auto"/>
              <w:right w:val="single" w:sz="4" w:space="0" w:color="auto"/>
            </w:tcBorders>
            <w:shd w:val="clear" w:color="auto" w:fill="FFFFFF"/>
          </w:tcPr>
          <w:p w14:paraId="2F96D7F6" w14:textId="77777777" w:rsidR="00CB4BEB" w:rsidRPr="00564F1F" w:rsidRDefault="00CB4BEB" w:rsidP="003C0924">
            <w:pPr>
              <w:rPr>
                <w:rFonts w:ascii="Trebuchet MS" w:hAnsi="Trebuchet MS" w:cs="Trebuchet MS"/>
                <w:b/>
                <w:bCs/>
                <w:sz w:val="18"/>
                <w:szCs w:val="18"/>
              </w:rPr>
            </w:pPr>
          </w:p>
        </w:tc>
        <w:tc>
          <w:tcPr>
            <w:tcW w:w="2343" w:type="dxa"/>
            <w:tcBorders>
              <w:top w:val="single" w:sz="4" w:space="0" w:color="auto"/>
              <w:left w:val="single" w:sz="4" w:space="0" w:color="auto"/>
              <w:bottom w:val="single" w:sz="4" w:space="0" w:color="auto"/>
            </w:tcBorders>
            <w:shd w:val="clear" w:color="auto" w:fill="FFFFFF"/>
          </w:tcPr>
          <w:p w14:paraId="48E7CD8F" w14:textId="77777777" w:rsidR="00CB4BEB" w:rsidRPr="00564F1F" w:rsidRDefault="00CB4BEB" w:rsidP="003C0924">
            <w:pPr>
              <w:rPr>
                <w:rFonts w:ascii="Trebuchet MS" w:hAnsi="Trebuchet MS" w:cs="Trebuchet MS"/>
                <w:b/>
                <w:bCs/>
                <w:sz w:val="18"/>
                <w:szCs w:val="18"/>
              </w:rPr>
            </w:pPr>
          </w:p>
        </w:tc>
        <w:tc>
          <w:tcPr>
            <w:tcW w:w="2616" w:type="dxa"/>
            <w:tcBorders>
              <w:top w:val="single" w:sz="4" w:space="0" w:color="auto"/>
              <w:left w:val="single" w:sz="4" w:space="0" w:color="auto"/>
              <w:bottom w:val="single" w:sz="4" w:space="0" w:color="auto"/>
            </w:tcBorders>
            <w:shd w:val="clear" w:color="auto" w:fill="FFFFFF"/>
          </w:tcPr>
          <w:p w14:paraId="7FC5D4F1" w14:textId="77777777" w:rsidR="00CB4BEB" w:rsidRPr="00564F1F" w:rsidRDefault="00CB4BEB" w:rsidP="003C0924">
            <w:pPr>
              <w:rPr>
                <w:rFonts w:ascii="Trebuchet MS" w:hAnsi="Trebuchet MS" w:cs="Trebuchet MS"/>
                <w:b/>
                <w:bCs/>
                <w:sz w:val="18"/>
                <w:szCs w:val="18"/>
              </w:rPr>
            </w:pPr>
          </w:p>
        </w:tc>
      </w:tr>
    </w:tbl>
    <w:p w14:paraId="4D818C2A" w14:textId="77777777" w:rsidR="009B5B58" w:rsidRPr="009B5B58" w:rsidRDefault="009B5B58" w:rsidP="00CB4BEB">
      <w:pPr>
        <w:pStyle w:val="Overskrift3"/>
        <w:rPr>
          <w:rFonts w:ascii="Trebuchet MS" w:eastAsiaTheme="minorEastAsia" w:hAnsi="Trebuchet MS" w:cs="Trebuchet MS"/>
          <w:sz w:val="18"/>
          <w:szCs w:val="18"/>
        </w:rPr>
      </w:pPr>
      <w:bookmarkStart w:id="1158" w:name="_Toc63351393"/>
    </w:p>
    <w:p w14:paraId="2958F5F6" w14:textId="7DEB0584" w:rsidR="00CB4BEB" w:rsidRDefault="00CB4BEB" w:rsidP="00CB4BEB">
      <w:pPr>
        <w:pStyle w:val="Overskrift3"/>
      </w:pPr>
      <w:bookmarkStart w:id="1159" w:name="_Toc122436057"/>
      <w:r>
        <w:t>4.3.6</w:t>
      </w:r>
      <w:r w:rsidRPr="00A32757">
        <w:t xml:space="preserve"> </w:t>
      </w:r>
      <w:proofErr w:type="spellStart"/>
      <w:r>
        <w:t>Sag_Status</w:t>
      </w:r>
      <w:proofErr w:type="spellEnd"/>
      <w:r>
        <w:t xml:space="preserve"> (</w:t>
      </w:r>
      <w:proofErr w:type="spellStart"/>
      <w:r w:rsidRPr="004D056C">
        <w:t>d_basis_sag_status</w:t>
      </w:r>
      <w:proofErr w:type="spellEnd"/>
      <w:r>
        <w:t>)</w:t>
      </w:r>
      <w:bookmarkEnd w:id="1158"/>
      <w:bookmarkEnd w:id="115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6"/>
        <w:gridCol w:w="2357"/>
        <w:gridCol w:w="1637"/>
        <w:gridCol w:w="7436"/>
      </w:tblGrid>
      <w:tr w:rsidR="00CB4BEB" w:rsidRPr="0051728E" w14:paraId="34FFAB3C" w14:textId="77777777" w:rsidTr="002B11C3">
        <w:trPr>
          <w:trHeight w:hRule="exact" w:val="255"/>
        </w:trPr>
        <w:tc>
          <w:tcPr>
            <w:tcW w:w="1996" w:type="dxa"/>
            <w:tcBorders>
              <w:bottom w:val="single" w:sz="4" w:space="0" w:color="auto"/>
            </w:tcBorders>
            <w:shd w:val="clear" w:color="auto" w:fill="CCCCCC"/>
            <w:vAlign w:val="bottom"/>
          </w:tcPr>
          <w:p w14:paraId="54E0B1C3" w14:textId="77777777" w:rsidR="00CB4BEB" w:rsidRPr="00AA6DA1" w:rsidRDefault="00CB4BEB" w:rsidP="003C0924">
            <w:pPr>
              <w:rPr>
                <w:rFonts w:ascii="Trebuchet MS" w:hAnsi="Trebuchet MS" w:cs="Trebuchet MS"/>
                <w:b/>
                <w:bCs/>
                <w:sz w:val="18"/>
                <w:szCs w:val="18"/>
              </w:rPr>
            </w:pPr>
            <w:proofErr w:type="spellStart"/>
            <w:r w:rsidRPr="00AA6DA1">
              <w:rPr>
                <w:rFonts w:ascii="Trebuchet MS" w:hAnsi="Trebuchet MS" w:cs="Trebuchet MS"/>
                <w:b/>
                <w:bCs/>
                <w:sz w:val="18"/>
                <w:szCs w:val="18"/>
              </w:rPr>
              <w:t>sag_status_kode</w:t>
            </w:r>
            <w:proofErr w:type="spellEnd"/>
          </w:p>
        </w:tc>
        <w:tc>
          <w:tcPr>
            <w:tcW w:w="2357" w:type="dxa"/>
            <w:tcBorders>
              <w:bottom w:val="single" w:sz="4" w:space="0" w:color="auto"/>
            </w:tcBorders>
            <w:shd w:val="clear" w:color="auto" w:fill="CCCCCC"/>
            <w:vAlign w:val="bottom"/>
          </w:tcPr>
          <w:p w14:paraId="4B10660C" w14:textId="77777777" w:rsidR="00CB4BEB" w:rsidRPr="00AA6DA1" w:rsidRDefault="00CB4BEB" w:rsidP="003C0924">
            <w:pPr>
              <w:rPr>
                <w:rFonts w:ascii="Trebuchet MS" w:hAnsi="Trebuchet MS" w:cs="Trebuchet MS"/>
                <w:b/>
                <w:bCs/>
                <w:sz w:val="18"/>
                <w:szCs w:val="18"/>
              </w:rPr>
            </w:pPr>
            <w:proofErr w:type="spellStart"/>
            <w:r w:rsidRPr="00AA6DA1">
              <w:rPr>
                <w:rFonts w:ascii="Trebuchet MS" w:hAnsi="Trebuchet MS" w:cs="Trebuchet MS"/>
                <w:b/>
                <w:bCs/>
                <w:sz w:val="18"/>
                <w:szCs w:val="18"/>
              </w:rPr>
              <w:t>sag_status</w:t>
            </w:r>
            <w:proofErr w:type="spellEnd"/>
          </w:p>
        </w:tc>
        <w:tc>
          <w:tcPr>
            <w:tcW w:w="1637" w:type="dxa"/>
            <w:tcBorders>
              <w:bottom w:val="single" w:sz="4" w:space="0" w:color="auto"/>
            </w:tcBorders>
            <w:shd w:val="clear" w:color="auto" w:fill="CCCCCC"/>
            <w:vAlign w:val="bottom"/>
          </w:tcPr>
          <w:p w14:paraId="4F27BCE4"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7436" w:type="dxa"/>
            <w:tcBorders>
              <w:bottom w:val="single" w:sz="4" w:space="0" w:color="auto"/>
            </w:tcBorders>
            <w:shd w:val="clear" w:color="auto" w:fill="CCCCCC"/>
            <w:vAlign w:val="bottom"/>
          </w:tcPr>
          <w:p w14:paraId="42864B33" w14:textId="77777777" w:rsidR="00CB4BEB" w:rsidRPr="00AB238A"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60680DAB" w14:textId="77777777" w:rsidTr="002B11C3">
        <w:trPr>
          <w:trHeight w:hRule="exact" w:val="255"/>
        </w:trPr>
        <w:tc>
          <w:tcPr>
            <w:tcW w:w="1996" w:type="dxa"/>
            <w:tcBorders>
              <w:top w:val="single" w:sz="4" w:space="0" w:color="auto"/>
              <w:left w:val="single" w:sz="4" w:space="0" w:color="auto"/>
              <w:bottom w:val="single" w:sz="4" w:space="0" w:color="auto"/>
              <w:right w:val="single" w:sz="4" w:space="0" w:color="auto"/>
            </w:tcBorders>
            <w:shd w:val="clear" w:color="auto" w:fill="D9D9D9"/>
            <w:vAlign w:val="bottom"/>
          </w:tcPr>
          <w:p w14:paraId="4F58F01E"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1</w:t>
            </w:r>
          </w:p>
        </w:tc>
        <w:tc>
          <w:tcPr>
            <w:tcW w:w="2357" w:type="dxa"/>
            <w:tcBorders>
              <w:top w:val="single" w:sz="4" w:space="0" w:color="auto"/>
              <w:left w:val="single" w:sz="4" w:space="0" w:color="auto"/>
              <w:bottom w:val="single" w:sz="4" w:space="0" w:color="auto"/>
            </w:tcBorders>
            <w:shd w:val="clear" w:color="auto" w:fill="FFFFFF"/>
            <w:vAlign w:val="bottom"/>
          </w:tcPr>
          <w:p w14:paraId="22008824"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Forespurgt</w:t>
            </w:r>
          </w:p>
        </w:tc>
        <w:tc>
          <w:tcPr>
            <w:tcW w:w="1637" w:type="dxa"/>
            <w:tcBorders>
              <w:top w:val="single" w:sz="4" w:space="0" w:color="auto"/>
              <w:left w:val="single" w:sz="4" w:space="0" w:color="auto"/>
              <w:bottom w:val="single" w:sz="4" w:space="0" w:color="auto"/>
              <w:right w:val="single" w:sz="4" w:space="0" w:color="auto"/>
            </w:tcBorders>
            <w:shd w:val="clear" w:color="auto" w:fill="FFFFFF"/>
            <w:vAlign w:val="bottom"/>
          </w:tcPr>
          <w:p w14:paraId="09738D5F"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1</w:t>
            </w:r>
          </w:p>
        </w:tc>
        <w:tc>
          <w:tcPr>
            <w:tcW w:w="7436" w:type="dxa"/>
            <w:tcBorders>
              <w:top w:val="single" w:sz="4" w:space="0" w:color="auto"/>
              <w:left w:val="single" w:sz="4" w:space="0" w:color="auto"/>
              <w:bottom w:val="single" w:sz="4" w:space="0" w:color="auto"/>
            </w:tcBorders>
            <w:shd w:val="clear" w:color="auto" w:fill="FFFFFF"/>
            <w:vAlign w:val="bottom"/>
          </w:tcPr>
          <w:p w14:paraId="31032325"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Forespurgt uden egentlig ansøgning. Typisk mundtligt.</w:t>
            </w:r>
          </w:p>
        </w:tc>
      </w:tr>
      <w:tr w:rsidR="00CB4BEB" w:rsidRPr="0051728E" w14:paraId="6D8E0CE7" w14:textId="77777777" w:rsidTr="002B11C3">
        <w:trPr>
          <w:trHeight w:hRule="exact" w:val="255"/>
        </w:trPr>
        <w:tc>
          <w:tcPr>
            <w:tcW w:w="1996" w:type="dxa"/>
            <w:tcBorders>
              <w:top w:val="single" w:sz="4" w:space="0" w:color="auto"/>
              <w:left w:val="single" w:sz="4" w:space="0" w:color="auto"/>
              <w:bottom w:val="single" w:sz="4" w:space="0" w:color="auto"/>
              <w:right w:val="single" w:sz="4" w:space="0" w:color="auto"/>
            </w:tcBorders>
            <w:shd w:val="clear" w:color="auto" w:fill="D9D9D9"/>
            <w:vAlign w:val="bottom"/>
          </w:tcPr>
          <w:p w14:paraId="12E1410D"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2</w:t>
            </w:r>
          </w:p>
        </w:tc>
        <w:tc>
          <w:tcPr>
            <w:tcW w:w="2357" w:type="dxa"/>
            <w:tcBorders>
              <w:top w:val="single" w:sz="4" w:space="0" w:color="auto"/>
              <w:left w:val="single" w:sz="4" w:space="0" w:color="auto"/>
              <w:bottom w:val="single" w:sz="4" w:space="0" w:color="auto"/>
            </w:tcBorders>
            <w:shd w:val="clear" w:color="auto" w:fill="FFFFFF"/>
            <w:vAlign w:val="bottom"/>
          </w:tcPr>
          <w:p w14:paraId="668940B9"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Ansøgt</w:t>
            </w:r>
          </w:p>
        </w:tc>
        <w:tc>
          <w:tcPr>
            <w:tcW w:w="1637" w:type="dxa"/>
            <w:tcBorders>
              <w:top w:val="single" w:sz="4" w:space="0" w:color="auto"/>
              <w:left w:val="single" w:sz="4" w:space="0" w:color="auto"/>
              <w:bottom w:val="single" w:sz="4" w:space="0" w:color="auto"/>
              <w:right w:val="single" w:sz="4" w:space="0" w:color="auto"/>
            </w:tcBorders>
            <w:shd w:val="clear" w:color="auto" w:fill="FFFFFF"/>
            <w:vAlign w:val="bottom"/>
          </w:tcPr>
          <w:p w14:paraId="3A84F178"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1</w:t>
            </w:r>
          </w:p>
        </w:tc>
        <w:tc>
          <w:tcPr>
            <w:tcW w:w="7436" w:type="dxa"/>
            <w:tcBorders>
              <w:top w:val="single" w:sz="4" w:space="0" w:color="auto"/>
              <w:left w:val="single" w:sz="4" w:space="0" w:color="auto"/>
              <w:bottom w:val="single" w:sz="4" w:space="0" w:color="auto"/>
            </w:tcBorders>
            <w:shd w:val="clear" w:color="auto" w:fill="FFFFFF"/>
            <w:vAlign w:val="bottom"/>
          </w:tcPr>
          <w:p w14:paraId="19305087"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Ansøgt - typisk indsendt skriftligt, men afventer endnu sagsbehandling.</w:t>
            </w:r>
          </w:p>
        </w:tc>
      </w:tr>
      <w:tr w:rsidR="00CB4BEB" w:rsidRPr="0051728E" w14:paraId="15B17A78" w14:textId="77777777" w:rsidTr="002B11C3">
        <w:trPr>
          <w:trHeight w:hRule="exact" w:val="255"/>
        </w:trPr>
        <w:tc>
          <w:tcPr>
            <w:tcW w:w="1996" w:type="dxa"/>
            <w:tcBorders>
              <w:top w:val="single" w:sz="4" w:space="0" w:color="auto"/>
              <w:left w:val="single" w:sz="4" w:space="0" w:color="auto"/>
              <w:bottom w:val="single" w:sz="4" w:space="0" w:color="auto"/>
              <w:right w:val="single" w:sz="4" w:space="0" w:color="auto"/>
            </w:tcBorders>
            <w:shd w:val="clear" w:color="auto" w:fill="D9D9D9"/>
            <w:vAlign w:val="bottom"/>
          </w:tcPr>
          <w:p w14:paraId="7D91ED27"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3</w:t>
            </w:r>
          </w:p>
        </w:tc>
        <w:tc>
          <w:tcPr>
            <w:tcW w:w="2357" w:type="dxa"/>
            <w:tcBorders>
              <w:top w:val="single" w:sz="4" w:space="0" w:color="auto"/>
              <w:left w:val="single" w:sz="4" w:space="0" w:color="auto"/>
              <w:bottom w:val="single" w:sz="4" w:space="0" w:color="auto"/>
            </w:tcBorders>
            <w:shd w:val="clear" w:color="auto" w:fill="FFFFFF"/>
            <w:vAlign w:val="bottom"/>
          </w:tcPr>
          <w:p w14:paraId="6243FF74"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Under behandling</w:t>
            </w:r>
          </w:p>
        </w:tc>
        <w:tc>
          <w:tcPr>
            <w:tcW w:w="1637" w:type="dxa"/>
            <w:tcBorders>
              <w:top w:val="single" w:sz="4" w:space="0" w:color="auto"/>
              <w:left w:val="single" w:sz="4" w:space="0" w:color="auto"/>
              <w:bottom w:val="single" w:sz="4" w:space="0" w:color="auto"/>
              <w:right w:val="single" w:sz="4" w:space="0" w:color="auto"/>
            </w:tcBorders>
            <w:shd w:val="clear" w:color="auto" w:fill="FFFFFF"/>
            <w:vAlign w:val="bottom"/>
          </w:tcPr>
          <w:p w14:paraId="65AC02F1"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1</w:t>
            </w:r>
          </w:p>
        </w:tc>
        <w:tc>
          <w:tcPr>
            <w:tcW w:w="7436" w:type="dxa"/>
            <w:tcBorders>
              <w:top w:val="single" w:sz="4" w:space="0" w:color="auto"/>
              <w:left w:val="single" w:sz="4" w:space="0" w:color="auto"/>
              <w:bottom w:val="single" w:sz="4" w:space="0" w:color="auto"/>
            </w:tcBorders>
            <w:shd w:val="clear" w:color="auto" w:fill="FFFFFF"/>
            <w:vAlign w:val="bottom"/>
          </w:tcPr>
          <w:p w14:paraId="12F9D6C8"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Sagsbehandling påbegyndt</w:t>
            </w:r>
          </w:p>
        </w:tc>
      </w:tr>
      <w:tr w:rsidR="00CB4BEB" w:rsidRPr="0051728E" w14:paraId="28BD2816" w14:textId="77777777" w:rsidTr="002B11C3">
        <w:trPr>
          <w:trHeight w:hRule="exact" w:val="510"/>
        </w:trPr>
        <w:tc>
          <w:tcPr>
            <w:tcW w:w="1996" w:type="dxa"/>
            <w:tcBorders>
              <w:top w:val="single" w:sz="4" w:space="0" w:color="auto"/>
              <w:left w:val="single" w:sz="4" w:space="0" w:color="auto"/>
              <w:bottom w:val="single" w:sz="4" w:space="0" w:color="auto"/>
              <w:right w:val="single" w:sz="4" w:space="0" w:color="auto"/>
            </w:tcBorders>
            <w:shd w:val="clear" w:color="auto" w:fill="D9D9D9"/>
            <w:vAlign w:val="center"/>
          </w:tcPr>
          <w:p w14:paraId="54B40FD4"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4</w:t>
            </w:r>
          </w:p>
        </w:tc>
        <w:tc>
          <w:tcPr>
            <w:tcW w:w="2357" w:type="dxa"/>
            <w:tcBorders>
              <w:top w:val="single" w:sz="4" w:space="0" w:color="auto"/>
              <w:left w:val="single" w:sz="4" w:space="0" w:color="auto"/>
              <w:bottom w:val="single" w:sz="4" w:space="0" w:color="auto"/>
            </w:tcBorders>
            <w:shd w:val="clear" w:color="auto" w:fill="FFFFFF"/>
            <w:vAlign w:val="center"/>
          </w:tcPr>
          <w:p w14:paraId="1AD027BC"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Standby</w:t>
            </w:r>
          </w:p>
        </w:tc>
        <w:tc>
          <w:tcPr>
            <w:tcW w:w="1637" w:type="dxa"/>
            <w:tcBorders>
              <w:top w:val="single" w:sz="4" w:space="0" w:color="auto"/>
              <w:left w:val="single" w:sz="4" w:space="0" w:color="auto"/>
              <w:bottom w:val="single" w:sz="4" w:space="0" w:color="auto"/>
              <w:right w:val="single" w:sz="4" w:space="0" w:color="auto"/>
            </w:tcBorders>
            <w:shd w:val="clear" w:color="auto" w:fill="FFFFFF"/>
            <w:vAlign w:val="center"/>
          </w:tcPr>
          <w:p w14:paraId="3E912A78"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1</w:t>
            </w:r>
          </w:p>
        </w:tc>
        <w:tc>
          <w:tcPr>
            <w:tcW w:w="7436" w:type="dxa"/>
            <w:tcBorders>
              <w:top w:val="single" w:sz="4" w:space="0" w:color="auto"/>
              <w:left w:val="single" w:sz="4" w:space="0" w:color="auto"/>
              <w:bottom w:val="single" w:sz="4" w:space="0" w:color="auto"/>
            </w:tcBorders>
            <w:shd w:val="clear" w:color="auto" w:fill="FFFFFF"/>
            <w:vAlign w:val="bottom"/>
          </w:tcPr>
          <w:p w14:paraId="621708E5"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Sagsbehandling sat på standby. Afventer yderligere dokumentation til ansøgning eller ansøger har ønsket sagsbehandling sat i stå.</w:t>
            </w:r>
          </w:p>
        </w:tc>
      </w:tr>
      <w:tr w:rsidR="00CB4BEB" w:rsidRPr="0051728E" w14:paraId="3A9CB7E7" w14:textId="77777777" w:rsidTr="002B11C3">
        <w:trPr>
          <w:trHeight w:hRule="exact" w:val="255"/>
        </w:trPr>
        <w:tc>
          <w:tcPr>
            <w:tcW w:w="1996" w:type="dxa"/>
            <w:tcBorders>
              <w:top w:val="single" w:sz="4" w:space="0" w:color="auto"/>
              <w:left w:val="single" w:sz="4" w:space="0" w:color="auto"/>
              <w:bottom w:val="single" w:sz="4" w:space="0" w:color="auto"/>
              <w:right w:val="single" w:sz="4" w:space="0" w:color="auto"/>
            </w:tcBorders>
            <w:shd w:val="clear" w:color="auto" w:fill="D9D9D9"/>
            <w:vAlign w:val="bottom"/>
          </w:tcPr>
          <w:p w14:paraId="7BB7A73C"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5</w:t>
            </w:r>
          </w:p>
        </w:tc>
        <w:tc>
          <w:tcPr>
            <w:tcW w:w="2357" w:type="dxa"/>
            <w:tcBorders>
              <w:top w:val="single" w:sz="4" w:space="0" w:color="auto"/>
              <w:left w:val="single" w:sz="4" w:space="0" w:color="auto"/>
              <w:bottom w:val="single" w:sz="4" w:space="0" w:color="auto"/>
            </w:tcBorders>
            <w:shd w:val="clear" w:color="auto" w:fill="FFFFFF"/>
            <w:vAlign w:val="bottom"/>
          </w:tcPr>
          <w:p w14:paraId="4F97A16E"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Godkendt</w:t>
            </w:r>
          </w:p>
        </w:tc>
        <w:tc>
          <w:tcPr>
            <w:tcW w:w="1637" w:type="dxa"/>
            <w:tcBorders>
              <w:top w:val="single" w:sz="4" w:space="0" w:color="auto"/>
              <w:left w:val="single" w:sz="4" w:space="0" w:color="auto"/>
              <w:bottom w:val="single" w:sz="4" w:space="0" w:color="auto"/>
              <w:right w:val="single" w:sz="4" w:space="0" w:color="auto"/>
            </w:tcBorders>
            <w:shd w:val="clear" w:color="auto" w:fill="FFFFFF"/>
            <w:vAlign w:val="bottom"/>
          </w:tcPr>
          <w:p w14:paraId="0718E3E3"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1</w:t>
            </w:r>
          </w:p>
        </w:tc>
        <w:tc>
          <w:tcPr>
            <w:tcW w:w="7436" w:type="dxa"/>
            <w:tcBorders>
              <w:top w:val="single" w:sz="4" w:space="0" w:color="auto"/>
              <w:left w:val="single" w:sz="4" w:space="0" w:color="auto"/>
              <w:bottom w:val="single" w:sz="4" w:space="0" w:color="auto"/>
            </w:tcBorders>
            <w:shd w:val="clear" w:color="auto" w:fill="FFFFFF"/>
            <w:vAlign w:val="bottom"/>
          </w:tcPr>
          <w:p w14:paraId="60EB36A8"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Ansøgning godkendt uden forbehold.</w:t>
            </w:r>
          </w:p>
        </w:tc>
      </w:tr>
      <w:tr w:rsidR="00CB4BEB" w:rsidRPr="0051728E" w14:paraId="2D7CBDC4" w14:textId="77777777" w:rsidTr="002B11C3">
        <w:trPr>
          <w:trHeight w:hRule="exact" w:val="255"/>
        </w:trPr>
        <w:tc>
          <w:tcPr>
            <w:tcW w:w="1996" w:type="dxa"/>
            <w:tcBorders>
              <w:top w:val="single" w:sz="4" w:space="0" w:color="auto"/>
              <w:left w:val="single" w:sz="4" w:space="0" w:color="auto"/>
              <w:bottom w:val="single" w:sz="4" w:space="0" w:color="auto"/>
              <w:right w:val="single" w:sz="4" w:space="0" w:color="auto"/>
            </w:tcBorders>
            <w:shd w:val="clear" w:color="auto" w:fill="D9D9D9"/>
            <w:vAlign w:val="bottom"/>
          </w:tcPr>
          <w:p w14:paraId="2947EFD6"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6</w:t>
            </w:r>
          </w:p>
        </w:tc>
        <w:tc>
          <w:tcPr>
            <w:tcW w:w="2357" w:type="dxa"/>
            <w:tcBorders>
              <w:top w:val="single" w:sz="4" w:space="0" w:color="auto"/>
              <w:left w:val="single" w:sz="4" w:space="0" w:color="auto"/>
              <w:bottom w:val="single" w:sz="4" w:space="0" w:color="auto"/>
            </w:tcBorders>
            <w:shd w:val="clear" w:color="auto" w:fill="FFFFFF"/>
            <w:vAlign w:val="bottom"/>
          </w:tcPr>
          <w:p w14:paraId="47C8B331"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Betinget godkendt</w:t>
            </w:r>
          </w:p>
        </w:tc>
        <w:tc>
          <w:tcPr>
            <w:tcW w:w="1637" w:type="dxa"/>
            <w:tcBorders>
              <w:top w:val="single" w:sz="4" w:space="0" w:color="auto"/>
              <w:left w:val="single" w:sz="4" w:space="0" w:color="auto"/>
              <w:bottom w:val="single" w:sz="4" w:space="0" w:color="auto"/>
              <w:right w:val="single" w:sz="4" w:space="0" w:color="auto"/>
            </w:tcBorders>
            <w:shd w:val="clear" w:color="auto" w:fill="FFFFFF"/>
            <w:vAlign w:val="bottom"/>
          </w:tcPr>
          <w:p w14:paraId="798F3F75"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1</w:t>
            </w:r>
          </w:p>
        </w:tc>
        <w:tc>
          <w:tcPr>
            <w:tcW w:w="7436" w:type="dxa"/>
            <w:tcBorders>
              <w:top w:val="single" w:sz="4" w:space="0" w:color="auto"/>
              <w:left w:val="single" w:sz="4" w:space="0" w:color="auto"/>
              <w:bottom w:val="single" w:sz="4" w:space="0" w:color="auto"/>
            </w:tcBorders>
            <w:shd w:val="clear" w:color="auto" w:fill="FFFFFF"/>
            <w:vAlign w:val="bottom"/>
          </w:tcPr>
          <w:p w14:paraId="0782517C"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Ansøgning godkendt med forbehold.</w:t>
            </w:r>
          </w:p>
        </w:tc>
      </w:tr>
      <w:tr w:rsidR="00CB4BEB" w:rsidRPr="0051728E" w14:paraId="122329D9" w14:textId="77777777" w:rsidTr="002B11C3">
        <w:trPr>
          <w:trHeight w:hRule="exact" w:val="255"/>
        </w:trPr>
        <w:tc>
          <w:tcPr>
            <w:tcW w:w="1996" w:type="dxa"/>
            <w:tcBorders>
              <w:top w:val="single" w:sz="4" w:space="0" w:color="auto"/>
              <w:left w:val="single" w:sz="4" w:space="0" w:color="auto"/>
              <w:bottom w:val="single" w:sz="4" w:space="0" w:color="auto"/>
              <w:right w:val="single" w:sz="4" w:space="0" w:color="auto"/>
            </w:tcBorders>
            <w:shd w:val="clear" w:color="auto" w:fill="D9D9D9"/>
            <w:vAlign w:val="bottom"/>
          </w:tcPr>
          <w:p w14:paraId="2588D921"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7</w:t>
            </w:r>
          </w:p>
        </w:tc>
        <w:tc>
          <w:tcPr>
            <w:tcW w:w="2357" w:type="dxa"/>
            <w:tcBorders>
              <w:top w:val="single" w:sz="4" w:space="0" w:color="auto"/>
              <w:left w:val="single" w:sz="4" w:space="0" w:color="auto"/>
              <w:bottom w:val="single" w:sz="4" w:space="0" w:color="auto"/>
            </w:tcBorders>
            <w:shd w:val="clear" w:color="auto" w:fill="FFFFFF"/>
            <w:vAlign w:val="bottom"/>
          </w:tcPr>
          <w:p w14:paraId="0DFE8110"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Afvist</w:t>
            </w:r>
          </w:p>
        </w:tc>
        <w:tc>
          <w:tcPr>
            <w:tcW w:w="1637" w:type="dxa"/>
            <w:tcBorders>
              <w:top w:val="single" w:sz="4" w:space="0" w:color="auto"/>
              <w:left w:val="single" w:sz="4" w:space="0" w:color="auto"/>
              <w:bottom w:val="single" w:sz="4" w:space="0" w:color="auto"/>
              <w:right w:val="single" w:sz="4" w:space="0" w:color="auto"/>
            </w:tcBorders>
            <w:shd w:val="clear" w:color="auto" w:fill="FFFFFF"/>
            <w:vAlign w:val="bottom"/>
          </w:tcPr>
          <w:p w14:paraId="77A9ED85"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1</w:t>
            </w:r>
          </w:p>
        </w:tc>
        <w:tc>
          <w:tcPr>
            <w:tcW w:w="7436" w:type="dxa"/>
            <w:tcBorders>
              <w:top w:val="single" w:sz="4" w:space="0" w:color="auto"/>
              <w:left w:val="single" w:sz="4" w:space="0" w:color="auto"/>
              <w:bottom w:val="single" w:sz="4" w:space="0" w:color="auto"/>
            </w:tcBorders>
            <w:shd w:val="clear" w:color="auto" w:fill="FFFFFF"/>
            <w:vAlign w:val="bottom"/>
          </w:tcPr>
          <w:p w14:paraId="4D09F5AF"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Ansøgning afvist.</w:t>
            </w:r>
          </w:p>
        </w:tc>
      </w:tr>
      <w:tr w:rsidR="00CB4BEB" w:rsidRPr="0051728E" w14:paraId="17243220" w14:textId="77777777" w:rsidTr="002B11C3">
        <w:trPr>
          <w:trHeight w:hRule="exact" w:val="255"/>
        </w:trPr>
        <w:tc>
          <w:tcPr>
            <w:tcW w:w="1996" w:type="dxa"/>
            <w:tcBorders>
              <w:top w:val="single" w:sz="4" w:space="0" w:color="auto"/>
              <w:left w:val="single" w:sz="4" w:space="0" w:color="auto"/>
              <w:bottom w:val="single" w:sz="4" w:space="0" w:color="auto"/>
              <w:right w:val="single" w:sz="4" w:space="0" w:color="auto"/>
            </w:tcBorders>
            <w:shd w:val="clear" w:color="auto" w:fill="D9D9D9"/>
            <w:vAlign w:val="bottom"/>
          </w:tcPr>
          <w:p w14:paraId="6A091331"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8</w:t>
            </w:r>
          </w:p>
        </w:tc>
        <w:tc>
          <w:tcPr>
            <w:tcW w:w="2357" w:type="dxa"/>
            <w:tcBorders>
              <w:top w:val="single" w:sz="4" w:space="0" w:color="auto"/>
              <w:left w:val="single" w:sz="4" w:space="0" w:color="auto"/>
              <w:bottom w:val="single" w:sz="4" w:space="0" w:color="auto"/>
            </w:tcBorders>
            <w:shd w:val="clear" w:color="auto" w:fill="FFFFFF"/>
            <w:vAlign w:val="bottom"/>
          </w:tcPr>
          <w:p w14:paraId="793222D4"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Annulleret</w:t>
            </w:r>
          </w:p>
        </w:tc>
        <w:tc>
          <w:tcPr>
            <w:tcW w:w="1637" w:type="dxa"/>
            <w:tcBorders>
              <w:top w:val="single" w:sz="4" w:space="0" w:color="auto"/>
              <w:left w:val="single" w:sz="4" w:space="0" w:color="auto"/>
              <w:bottom w:val="single" w:sz="4" w:space="0" w:color="auto"/>
              <w:right w:val="single" w:sz="4" w:space="0" w:color="auto"/>
            </w:tcBorders>
            <w:shd w:val="clear" w:color="auto" w:fill="FFFFFF"/>
            <w:vAlign w:val="bottom"/>
          </w:tcPr>
          <w:p w14:paraId="136F0BAA"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1</w:t>
            </w:r>
          </w:p>
        </w:tc>
        <w:tc>
          <w:tcPr>
            <w:tcW w:w="7436" w:type="dxa"/>
            <w:tcBorders>
              <w:top w:val="single" w:sz="4" w:space="0" w:color="auto"/>
              <w:left w:val="single" w:sz="4" w:space="0" w:color="auto"/>
              <w:bottom w:val="single" w:sz="4" w:space="0" w:color="auto"/>
            </w:tcBorders>
            <w:shd w:val="clear" w:color="auto" w:fill="FFFFFF"/>
            <w:vAlign w:val="bottom"/>
          </w:tcPr>
          <w:p w14:paraId="261F3AEC"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Ansøgning er trukket tilbage før der truffet en beslutning.</w:t>
            </w:r>
          </w:p>
        </w:tc>
      </w:tr>
      <w:tr w:rsidR="00CB4BEB" w:rsidRPr="000B1DC6" w14:paraId="3FDE3861" w14:textId="77777777" w:rsidTr="002B11C3">
        <w:trPr>
          <w:trHeight w:hRule="exact" w:val="255"/>
        </w:trPr>
        <w:tc>
          <w:tcPr>
            <w:tcW w:w="1996" w:type="dxa"/>
            <w:tcBorders>
              <w:top w:val="single" w:sz="4" w:space="0" w:color="auto"/>
              <w:left w:val="single" w:sz="4" w:space="0" w:color="auto"/>
              <w:bottom w:val="single" w:sz="4" w:space="0" w:color="auto"/>
              <w:right w:val="single" w:sz="4" w:space="0" w:color="auto"/>
            </w:tcBorders>
            <w:shd w:val="clear" w:color="auto" w:fill="D9D9D9"/>
            <w:vAlign w:val="bottom"/>
          </w:tcPr>
          <w:p w14:paraId="62A3A68D"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99</w:t>
            </w:r>
          </w:p>
        </w:tc>
        <w:tc>
          <w:tcPr>
            <w:tcW w:w="2357" w:type="dxa"/>
            <w:tcBorders>
              <w:top w:val="single" w:sz="4" w:space="0" w:color="auto"/>
              <w:left w:val="single" w:sz="4" w:space="0" w:color="auto"/>
              <w:bottom w:val="single" w:sz="4" w:space="0" w:color="auto"/>
            </w:tcBorders>
            <w:shd w:val="clear" w:color="auto" w:fill="FFFFFF"/>
            <w:vAlign w:val="bottom"/>
          </w:tcPr>
          <w:p w14:paraId="3B396084"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Ukendt</w:t>
            </w:r>
          </w:p>
        </w:tc>
        <w:tc>
          <w:tcPr>
            <w:tcW w:w="1637" w:type="dxa"/>
            <w:tcBorders>
              <w:top w:val="single" w:sz="4" w:space="0" w:color="auto"/>
              <w:left w:val="single" w:sz="4" w:space="0" w:color="auto"/>
              <w:bottom w:val="single" w:sz="4" w:space="0" w:color="auto"/>
              <w:right w:val="single" w:sz="4" w:space="0" w:color="auto"/>
            </w:tcBorders>
            <w:shd w:val="clear" w:color="auto" w:fill="FFFFFF"/>
            <w:vAlign w:val="bottom"/>
          </w:tcPr>
          <w:p w14:paraId="23387402"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1</w:t>
            </w:r>
          </w:p>
        </w:tc>
        <w:tc>
          <w:tcPr>
            <w:tcW w:w="7436" w:type="dxa"/>
            <w:tcBorders>
              <w:top w:val="single" w:sz="4" w:space="0" w:color="auto"/>
              <w:left w:val="single" w:sz="4" w:space="0" w:color="auto"/>
              <w:bottom w:val="single" w:sz="4" w:space="0" w:color="auto"/>
            </w:tcBorders>
            <w:shd w:val="clear" w:color="auto" w:fill="FFFFFF"/>
            <w:vAlign w:val="bottom"/>
          </w:tcPr>
          <w:p w14:paraId="47C73237"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Ukendt/Manglende viden</w:t>
            </w:r>
          </w:p>
        </w:tc>
      </w:tr>
    </w:tbl>
    <w:p w14:paraId="0FAF7DEA" w14:textId="77777777" w:rsidR="0072616E" w:rsidRPr="0072616E" w:rsidRDefault="0072616E" w:rsidP="00CB4BEB">
      <w:pPr>
        <w:pStyle w:val="Overskrift3"/>
        <w:rPr>
          <w:rFonts w:ascii="Trebuchet MS" w:eastAsiaTheme="minorEastAsia" w:hAnsi="Trebuchet MS" w:cs="Trebuchet MS"/>
          <w:sz w:val="18"/>
          <w:szCs w:val="18"/>
        </w:rPr>
      </w:pPr>
      <w:bookmarkStart w:id="1160" w:name="_Toc63351394"/>
    </w:p>
    <w:p w14:paraId="4B25B741" w14:textId="5A7E34AD" w:rsidR="00CB4BEB" w:rsidRDefault="00CB4BEB" w:rsidP="00CB4BEB">
      <w:pPr>
        <w:pStyle w:val="Overskrift3"/>
      </w:pPr>
      <w:bookmarkStart w:id="1161" w:name="_Toc122436058"/>
      <w:r>
        <w:t>4.3.7</w:t>
      </w:r>
      <w:r w:rsidRPr="00A32757">
        <w:t xml:space="preserve"> </w:t>
      </w:r>
      <w:proofErr w:type="spellStart"/>
      <w:r>
        <w:t>DVFI_Bedømmelse</w:t>
      </w:r>
      <w:proofErr w:type="spellEnd"/>
      <w:r>
        <w:t xml:space="preserve"> (</w:t>
      </w:r>
      <w:proofErr w:type="spellStart"/>
      <w:r w:rsidRPr="004D056C">
        <w:t>d_basis_dvfi_bedoemmelse</w:t>
      </w:r>
      <w:proofErr w:type="spellEnd"/>
      <w:r>
        <w:t>)</w:t>
      </w:r>
      <w:bookmarkEnd w:id="1160"/>
      <w:bookmarkEnd w:id="116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98"/>
        <w:gridCol w:w="1864"/>
        <w:gridCol w:w="1759"/>
        <w:gridCol w:w="7405"/>
      </w:tblGrid>
      <w:tr w:rsidR="00CB4BEB" w:rsidRPr="007C755A" w14:paraId="759EBE66" w14:textId="77777777" w:rsidTr="002B11C3">
        <w:trPr>
          <w:trHeight w:hRule="exact" w:val="255"/>
        </w:trPr>
        <w:tc>
          <w:tcPr>
            <w:tcW w:w="2398" w:type="dxa"/>
            <w:tcBorders>
              <w:bottom w:val="single" w:sz="4" w:space="0" w:color="auto"/>
            </w:tcBorders>
            <w:shd w:val="clear" w:color="auto" w:fill="D9D9D9"/>
            <w:vAlign w:val="bottom"/>
          </w:tcPr>
          <w:p w14:paraId="00F4268A" w14:textId="77777777" w:rsidR="00CB4BEB" w:rsidRPr="007C755A" w:rsidRDefault="00CB4BEB" w:rsidP="003C0924">
            <w:pPr>
              <w:rPr>
                <w:rFonts w:ascii="Trebuchet MS" w:hAnsi="Trebuchet MS" w:cs="Trebuchet MS"/>
                <w:b/>
                <w:bCs/>
                <w:sz w:val="18"/>
                <w:szCs w:val="18"/>
              </w:rPr>
            </w:pPr>
            <w:proofErr w:type="spellStart"/>
            <w:r w:rsidRPr="007C755A">
              <w:rPr>
                <w:rFonts w:ascii="Trebuchet MS" w:hAnsi="Trebuchet MS" w:cs="Trebuchet MS"/>
                <w:b/>
                <w:bCs/>
                <w:sz w:val="18"/>
                <w:szCs w:val="18"/>
              </w:rPr>
              <w:t>dvfi_bedoemmelse_kode</w:t>
            </w:r>
            <w:proofErr w:type="spellEnd"/>
          </w:p>
        </w:tc>
        <w:tc>
          <w:tcPr>
            <w:tcW w:w="1864" w:type="dxa"/>
            <w:tcBorders>
              <w:bottom w:val="single" w:sz="4" w:space="0" w:color="auto"/>
            </w:tcBorders>
            <w:shd w:val="clear" w:color="auto" w:fill="D9D9D9"/>
            <w:vAlign w:val="bottom"/>
          </w:tcPr>
          <w:p w14:paraId="31771B28" w14:textId="77777777" w:rsidR="00CB4BEB" w:rsidRPr="007C755A" w:rsidRDefault="00CB4BEB" w:rsidP="003C0924">
            <w:pPr>
              <w:rPr>
                <w:rFonts w:ascii="Trebuchet MS" w:hAnsi="Trebuchet MS" w:cs="Trebuchet MS"/>
                <w:b/>
                <w:bCs/>
                <w:sz w:val="18"/>
                <w:szCs w:val="18"/>
              </w:rPr>
            </w:pPr>
            <w:proofErr w:type="spellStart"/>
            <w:r w:rsidRPr="007C755A">
              <w:rPr>
                <w:rFonts w:ascii="Trebuchet MS" w:hAnsi="Trebuchet MS" w:cs="Trebuchet MS"/>
                <w:b/>
                <w:bCs/>
                <w:sz w:val="18"/>
                <w:szCs w:val="18"/>
              </w:rPr>
              <w:t>dvfi_bedoemmelse</w:t>
            </w:r>
            <w:proofErr w:type="spellEnd"/>
          </w:p>
        </w:tc>
        <w:tc>
          <w:tcPr>
            <w:tcW w:w="1759" w:type="dxa"/>
            <w:tcBorders>
              <w:bottom w:val="single" w:sz="4" w:space="0" w:color="auto"/>
            </w:tcBorders>
            <w:shd w:val="clear" w:color="auto" w:fill="D9D9D9"/>
            <w:vAlign w:val="bottom"/>
          </w:tcPr>
          <w:p w14:paraId="415988A7"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aktiv</w:t>
            </w:r>
          </w:p>
        </w:tc>
        <w:tc>
          <w:tcPr>
            <w:tcW w:w="7405" w:type="dxa"/>
            <w:tcBorders>
              <w:bottom w:val="single" w:sz="4" w:space="0" w:color="auto"/>
            </w:tcBorders>
            <w:shd w:val="clear" w:color="auto" w:fill="D9D9D9"/>
            <w:vAlign w:val="bottom"/>
          </w:tcPr>
          <w:p w14:paraId="22DC39B6"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Begrebsdefinition</w:t>
            </w:r>
          </w:p>
        </w:tc>
      </w:tr>
      <w:tr w:rsidR="00CB4BEB" w:rsidRPr="007C755A" w14:paraId="3C60AD30" w14:textId="77777777" w:rsidTr="002B11C3">
        <w:trPr>
          <w:trHeight w:hRule="exact" w:val="255"/>
        </w:trPr>
        <w:tc>
          <w:tcPr>
            <w:tcW w:w="2398" w:type="dxa"/>
            <w:tcBorders>
              <w:top w:val="single" w:sz="4" w:space="0" w:color="auto"/>
              <w:left w:val="single" w:sz="4" w:space="0" w:color="auto"/>
              <w:bottom w:val="single" w:sz="4" w:space="0" w:color="auto"/>
              <w:right w:val="single" w:sz="4" w:space="0" w:color="auto"/>
            </w:tcBorders>
            <w:shd w:val="clear" w:color="auto" w:fill="D9D9D9"/>
            <w:vAlign w:val="bottom"/>
          </w:tcPr>
          <w:p w14:paraId="65FB539A"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1864" w:type="dxa"/>
            <w:tcBorders>
              <w:top w:val="single" w:sz="4" w:space="0" w:color="auto"/>
              <w:left w:val="single" w:sz="4" w:space="0" w:color="auto"/>
              <w:bottom w:val="single" w:sz="4" w:space="0" w:color="auto"/>
            </w:tcBorders>
            <w:shd w:val="clear" w:color="auto" w:fill="FFFFFF"/>
            <w:vAlign w:val="bottom"/>
          </w:tcPr>
          <w:p w14:paraId="75C32138"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Særdeles ringe</w:t>
            </w:r>
          </w:p>
        </w:tc>
        <w:tc>
          <w:tcPr>
            <w:tcW w:w="1759" w:type="dxa"/>
            <w:tcBorders>
              <w:top w:val="single" w:sz="4" w:space="0" w:color="auto"/>
              <w:left w:val="single" w:sz="4" w:space="0" w:color="auto"/>
              <w:bottom w:val="single" w:sz="4" w:space="0" w:color="auto"/>
              <w:right w:val="single" w:sz="4" w:space="0" w:color="auto"/>
            </w:tcBorders>
            <w:shd w:val="clear" w:color="auto" w:fill="FFFFFF"/>
            <w:vAlign w:val="bottom"/>
          </w:tcPr>
          <w:p w14:paraId="59DE5F39"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7405" w:type="dxa"/>
            <w:tcBorders>
              <w:top w:val="single" w:sz="4" w:space="0" w:color="auto"/>
              <w:left w:val="single" w:sz="4" w:space="0" w:color="auto"/>
              <w:bottom w:val="single" w:sz="4" w:space="0" w:color="auto"/>
            </w:tcBorders>
            <w:shd w:val="clear" w:color="auto" w:fill="FFFFFF"/>
            <w:vAlign w:val="bottom"/>
          </w:tcPr>
          <w:p w14:paraId="42F7ED8A"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Se DVFI</w:t>
            </w:r>
          </w:p>
        </w:tc>
      </w:tr>
      <w:tr w:rsidR="00CB4BEB" w:rsidRPr="007C755A" w14:paraId="7462716C" w14:textId="77777777" w:rsidTr="002B11C3">
        <w:trPr>
          <w:trHeight w:hRule="exact" w:val="255"/>
        </w:trPr>
        <w:tc>
          <w:tcPr>
            <w:tcW w:w="2398" w:type="dxa"/>
            <w:tcBorders>
              <w:top w:val="single" w:sz="4" w:space="0" w:color="auto"/>
              <w:left w:val="single" w:sz="4" w:space="0" w:color="auto"/>
              <w:bottom w:val="single" w:sz="4" w:space="0" w:color="auto"/>
              <w:right w:val="single" w:sz="4" w:space="0" w:color="auto"/>
            </w:tcBorders>
            <w:shd w:val="clear" w:color="auto" w:fill="D9D9D9"/>
            <w:vAlign w:val="bottom"/>
          </w:tcPr>
          <w:p w14:paraId="63E0CD0C"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2</w:t>
            </w:r>
          </w:p>
        </w:tc>
        <w:tc>
          <w:tcPr>
            <w:tcW w:w="1864" w:type="dxa"/>
            <w:tcBorders>
              <w:top w:val="single" w:sz="4" w:space="0" w:color="auto"/>
              <w:left w:val="single" w:sz="4" w:space="0" w:color="auto"/>
              <w:bottom w:val="single" w:sz="4" w:space="0" w:color="auto"/>
            </w:tcBorders>
            <w:shd w:val="clear" w:color="auto" w:fill="FFFFFF"/>
            <w:vAlign w:val="bottom"/>
          </w:tcPr>
          <w:p w14:paraId="4227318E"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Meget ringe</w:t>
            </w:r>
          </w:p>
        </w:tc>
        <w:tc>
          <w:tcPr>
            <w:tcW w:w="1759" w:type="dxa"/>
            <w:tcBorders>
              <w:top w:val="single" w:sz="4" w:space="0" w:color="auto"/>
              <w:left w:val="single" w:sz="4" w:space="0" w:color="auto"/>
              <w:bottom w:val="single" w:sz="4" w:space="0" w:color="auto"/>
              <w:right w:val="single" w:sz="4" w:space="0" w:color="auto"/>
            </w:tcBorders>
            <w:shd w:val="clear" w:color="auto" w:fill="FFFFFF"/>
            <w:vAlign w:val="bottom"/>
          </w:tcPr>
          <w:p w14:paraId="74A4F983"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7405" w:type="dxa"/>
            <w:tcBorders>
              <w:top w:val="single" w:sz="4" w:space="0" w:color="auto"/>
              <w:left w:val="single" w:sz="4" w:space="0" w:color="auto"/>
              <w:bottom w:val="single" w:sz="4" w:space="0" w:color="auto"/>
            </w:tcBorders>
            <w:shd w:val="clear" w:color="auto" w:fill="FFFFFF"/>
            <w:vAlign w:val="bottom"/>
          </w:tcPr>
          <w:p w14:paraId="78050A20"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Se DVFI</w:t>
            </w:r>
          </w:p>
        </w:tc>
      </w:tr>
      <w:tr w:rsidR="00CB4BEB" w:rsidRPr="007C755A" w14:paraId="6A9B6F3D" w14:textId="77777777" w:rsidTr="002B11C3">
        <w:trPr>
          <w:trHeight w:hRule="exact" w:val="255"/>
        </w:trPr>
        <w:tc>
          <w:tcPr>
            <w:tcW w:w="2398" w:type="dxa"/>
            <w:tcBorders>
              <w:top w:val="single" w:sz="4" w:space="0" w:color="auto"/>
              <w:left w:val="single" w:sz="4" w:space="0" w:color="auto"/>
              <w:bottom w:val="single" w:sz="4" w:space="0" w:color="auto"/>
              <w:right w:val="single" w:sz="4" w:space="0" w:color="auto"/>
            </w:tcBorders>
            <w:shd w:val="clear" w:color="auto" w:fill="D9D9D9"/>
            <w:vAlign w:val="bottom"/>
          </w:tcPr>
          <w:p w14:paraId="7FA6298D"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3</w:t>
            </w:r>
          </w:p>
        </w:tc>
        <w:tc>
          <w:tcPr>
            <w:tcW w:w="1864" w:type="dxa"/>
            <w:tcBorders>
              <w:top w:val="single" w:sz="4" w:space="0" w:color="auto"/>
              <w:left w:val="single" w:sz="4" w:space="0" w:color="auto"/>
              <w:bottom w:val="single" w:sz="4" w:space="0" w:color="auto"/>
            </w:tcBorders>
            <w:shd w:val="clear" w:color="auto" w:fill="FFFFFF"/>
            <w:vAlign w:val="bottom"/>
          </w:tcPr>
          <w:p w14:paraId="24950707"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Ringe</w:t>
            </w:r>
          </w:p>
        </w:tc>
        <w:tc>
          <w:tcPr>
            <w:tcW w:w="1759" w:type="dxa"/>
            <w:tcBorders>
              <w:top w:val="single" w:sz="4" w:space="0" w:color="auto"/>
              <w:left w:val="single" w:sz="4" w:space="0" w:color="auto"/>
              <w:bottom w:val="single" w:sz="4" w:space="0" w:color="auto"/>
              <w:right w:val="single" w:sz="4" w:space="0" w:color="auto"/>
            </w:tcBorders>
            <w:shd w:val="clear" w:color="auto" w:fill="FFFFFF"/>
            <w:vAlign w:val="bottom"/>
          </w:tcPr>
          <w:p w14:paraId="043B5450"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7405" w:type="dxa"/>
            <w:tcBorders>
              <w:top w:val="single" w:sz="4" w:space="0" w:color="auto"/>
              <w:left w:val="single" w:sz="4" w:space="0" w:color="auto"/>
              <w:bottom w:val="single" w:sz="4" w:space="0" w:color="auto"/>
            </w:tcBorders>
            <w:shd w:val="clear" w:color="auto" w:fill="FFFFFF"/>
            <w:vAlign w:val="bottom"/>
          </w:tcPr>
          <w:p w14:paraId="731E4073"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Se DVFI</w:t>
            </w:r>
          </w:p>
        </w:tc>
      </w:tr>
      <w:tr w:rsidR="00CB4BEB" w:rsidRPr="007C755A" w14:paraId="30AC8527" w14:textId="77777777" w:rsidTr="002B11C3">
        <w:trPr>
          <w:trHeight w:hRule="exact" w:val="255"/>
        </w:trPr>
        <w:tc>
          <w:tcPr>
            <w:tcW w:w="2398" w:type="dxa"/>
            <w:tcBorders>
              <w:top w:val="single" w:sz="4" w:space="0" w:color="auto"/>
              <w:left w:val="single" w:sz="4" w:space="0" w:color="auto"/>
              <w:bottom w:val="single" w:sz="4" w:space="0" w:color="auto"/>
              <w:right w:val="single" w:sz="4" w:space="0" w:color="auto"/>
            </w:tcBorders>
            <w:shd w:val="clear" w:color="auto" w:fill="D9D9D9"/>
            <w:vAlign w:val="bottom"/>
          </w:tcPr>
          <w:p w14:paraId="680773EA"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4</w:t>
            </w:r>
          </w:p>
        </w:tc>
        <w:tc>
          <w:tcPr>
            <w:tcW w:w="1864" w:type="dxa"/>
            <w:tcBorders>
              <w:top w:val="single" w:sz="4" w:space="0" w:color="auto"/>
              <w:left w:val="single" w:sz="4" w:space="0" w:color="auto"/>
              <w:bottom w:val="single" w:sz="4" w:space="0" w:color="auto"/>
            </w:tcBorders>
            <w:shd w:val="clear" w:color="auto" w:fill="FFFFFF"/>
            <w:vAlign w:val="bottom"/>
          </w:tcPr>
          <w:p w14:paraId="00F6C269"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Noget forringet</w:t>
            </w:r>
          </w:p>
        </w:tc>
        <w:tc>
          <w:tcPr>
            <w:tcW w:w="1759" w:type="dxa"/>
            <w:tcBorders>
              <w:top w:val="single" w:sz="4" w:space="0" w:color="auto"/>
              <w:left w:val="single" w:sz="4" w:space="0" w:color="auto"/>
              <w:bottom w:val="single" w:sz="4" w:space="0" w:color="auto"/>
              <w:right w:val="single" w:sz="4" w:space="0" w:color="auto"/>
            </w:tcBorders>
            <w:shd w:val="clear" w:color="auto" w:fill="FFFFFF"/>
            <w:vAlign w:val="bottom"/>
          </w:tcPr>
          <w:p w14:paraId="158CE6ED"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7405" w:type="dxa"/>
            <w:tcBorders>
              <w:top w:val="single" w:sz="4" w:space="0" w:color="auto"/>
              <w:left w:val="single" w:sz="4" w:space="0" w:color="auto"/>
              <w:bottom w:val="single" w:sz="4" w:space="0" w:color="auto"/>
            </w:tcBorders>
            <w:shd w:val="clear" w:color="auto" w:fill="FFFFFF"/>
            <w:vAlign w:val="bottom"/>
          </w:tcPr>
          <w:p w14:paraId="5983CF17"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Se DVFI</w:t>
            </w:r>
          </w:p>
        </w:tc>
      </w:tr>
      <w:tr w:rsidR="00CB4BEB" w:rsidRPr="007C755A" w14:paraId="3F84A10A" w14:textId="77777777" w:rsidTr="002B11C3">
        <w:trPr>
          <w:trHeight w:hRule="exact" w:val="255"/>
        </w:trPr>
        <w:tc>
          <w:tcPr>
            <w:tcW w:w="2398" w:type="dxa"/>
            <w:tcBorders>
              <w:top w:val="single" w:sz="4" w:space="0" w:color="auto"/>
              <w:left w:val="single" w:sz="4" w:space="0" w:color="auto"/>
              <w:bottom w:val="single" w:sz="4" w:space="0" w:color="auto"/>
              <w:right w:val="single" w:sz="4" w:space="0" w:color="auto"/>
            </w:tcBorders>
            <w:shd w:val="clear" w:color="auto" w:fill="D9D9D9"/>
            <w:vAlign w:val="bottom"/>
          </w:tcPr>
          <w:p w14:paraId="657CF897"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5</w:t>
            </w:r>
          </w:p>
        </w:tc>
        <w:tc>
          <w:tcPr>
            <w:tcW w:w="1864" w:type="dxa"/>
            <w:tcBorders>
              <w:top w:val="single" w:sz="4" w:space="0" w:color="auto"/>
              <w:left w:val="single" w:sz="4" w:space="0" w:color="auto"/>
              <w:bottom w:val="single" w:sz="4" w:space="0" w:color="auto"/>
            </w:tcBorders>
            <w:shd w:val="clear" w:color="auto" w:fill="FFFFFF"/>
            <w:vAlign w:val="bottom"/>
          </w:tcPr>
          <w:p w14:paraId="0659A761"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God</w:t>
            </w:r>
          </w:p>
        </w:tc>
        <w:tc>
          <w:tcPr>
            <w:tcW w:w="1759" w:type="dxa"/>
            <w:tcBorders>
              <w:top w:val="single" w:sz="4" w:space="0" w:color="auto"/>
              <w:left w:val="single" w:sz="4" w:space="0" w:color="auto"/>
              <w:bottom w:val="single" w:sz="4" w:space="0" w:color="auto"/>
              <w:right w:val="single" w:sz="4" w:space="0" w:color="auto"/>
            </w:tcBorders>
            <w:shd w:val="clear" w:color="auto" w:fill="FFFFFF"/>
            <w:vAlign w:val="bottom"/>
          </w:tcPr>
          <w:p w14:paraId="3876E4A5"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7405" w:type="dxa"/>
            <w:tcBorders>
              <w:top w:val="single" w:sz="4" w:space="0" w:color="auto"/>
              <w:left w:val="single" w:sz="4" w:space="0" w:color="auto"/>
              <w:bottom w:val="single" w:sz="4" w:space="0" w:color="auto"/>
            </w:tcBorders>
            <w:shd w:val="clear" w:color="auto" w:fill="FFFFFF"/>
            <w:vAlign w:val="bottom"/>
          </w:tcPr>
          <w:p w14:paraId="442E4E74"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Se DVFI</w:t>
            </w:r>
          </w:p>
        </w:tc>
      </w:tr>
      <w:tr w:rsidR="00CB4BEB" w:rsidRPr="007C755A" w14:paraId="5232D671" w14:textId="77777777" w:rsidTr="002B11C3">
        <w:trPr>
          <w:trHeight w:hRule="exact" w:val="255"/>
        </w:trPr>
        <w:tc>
          <w:tcPr>
            <w:tcW w:w="2398" w:type="dxa"/>
            <w:tcBorders>
              <w:top w:val="single" w:sz="4" w:space="0" w:color="auto"/>
              <w:left w:val="single" w:sz="4" w:space="0" w:color="auto"/>
              <w:bottom w:val="single" w:sz="4" w:space="0" w:color="auto"/>
              <w:right w:val="single" w:sz="4" w:space="0" w:color="auto"/>
            </w:tcBorders>
            <w:shd w:val="clear" w:color="auto" w:fill="D9D9D9"/>
            <w:vAlign w:val="bottom"/>
          </w:tcPr>
          <w:p w14:paraId="5E22E1DC"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6</w:t>
            </w:r>
          </w:p>
        </w:tc>
        <w:tc>
          <w:tcPr>
            <w:tcW w:w="1864" w:type="dxa"/>
            <w:tcBorders>
              <w:top w:val="single" w:sz="4" w:space="0" w:color="auto"/>
              <w:left w:val="single" w:sz="4" w:space="0" w:color="auto"/>
              <w:bottom w:val="single" w:sz="4" w:space="0" w:color="auto"/>
            </w:tcBorders>
            <w:shd w:val="clear" w:color="auto" w:fill="FFFFFF"/>
            <w:vAlign w:val="bottom"/>
          </w:tcPr>
          <w:p w14:paraId="7B3F9DF8"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Meget god</w:t>
            </w:r>
          </w:p>
        </w:tc>
        <w:tc>
          <w:tcPr>
            <w:tcW w:w="1759" w:type="dxa"/>
            <w:tcBorders>
              <w:top w:val="single" w:sz="4" w:space="0" w:color="auto"/>
              <w:left w:val="single" w:sz="4" w:space="0" w:color="auto"/>
              <w:bottom w:val="single" w:sz="4" w:space="0" w:color="auto"/>
              <w:right w:val="single" w:sz="4" w:space="0" w:color="auto"/>
            </w:tcBorders>
            <w:shd w:val="clear" w:color="auto" w:fill="FFFFFF"/>
            <w:vAlign w:val="bottom"/>
          </w:tcPr>
          <w:p w14:paraId="529C2642"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7405" w:type="dxa"/>
            <w:tcBorders>
              <w:top w:val="single" w:sz="4" w:space="0" w:color="auto"/>
              <w:left w:val="single" w:sz="4" w:space="0" w:color="auto"/>
              <w:bottom w:val="single" w:sz="4" w:space="0" w:color="auto"/>
            </w:tcBorders>
            <w:shd w:val="clear" w:color="auto" w:fill="FFFFFF"/>
            <w:vAlign w:val="bottom"/>
          </w:tcPr>
          <w:p w14:paraId="4B7492DC"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Se DVFI</w:t>
            </w:r>
          </w:p>
        </w:tc>
      </w:tr>
      <w:tr w:rsidR="00CB4BEB" w:rsidRPr="007C755A" w14:paraId="1D020E2D" w14:textId="77777777" w:rsidTr="002B11C3">
        <w:trPr>
          <w:trHeight w:hRule="exact" w:val="255"/>
        </w:trPr>
        <w:tc>
          <w:tcPr>
            <w:tcW w:w="2398" w:type="dxa"/>
            <w:tcBorders>
              <w:top w:val="single" w:sz="4" w:space="0" w:color="auto"/>
              <w:left w:val="single" w:sz="4" w:space="0" w:color="auto"/>
              <w:bottom w:val="single" w:sz="4" w:space="0" w:color="auto"/>
              <w:right w:val="single" w:sz="4" w:space="0" w:color="auto"/>
            </w:tcBorders>
            <w:shd w:val="clear" w:color="auto" w:fill="D9D9D9"/>
            <w:vAlign w:val="bottom"/>
          </w:tcPr>
          <w:p w14:paraId="035982B3"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7</w:t>
            </w:r>
          </w:p>
        </w:tc>
        <w:tc>
          <w:tcPr>
            <w:tcW w:w="1864" w:type="dxa"/>
            <w:tcBorders>
              <w:top w:val="single" w:sz="4" w:space="0" w:color="auto"/>
              <w:left w:val="single" w:sz="4" w:space="0" w:color="auto"/>
              <w:bottom w:val="single" w:sz="4" w:space="0" w:color="auto"/>
            </w:tcBorders>
            <w:shd w:val="clear" w:color="auto" w:fill="FFFFFF"/>
            <w:vAlign w:val="bottom"/>
          </w:tcPr>
          <w:p w14:paraId="1BF7B1BF"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Særdeles god</w:t>
            </w:r>
          </w:p>
        </w:tc>
        <w:tc>
          <w:tcPr>
            <w:tcW w:w="1759" w:type="dxa"/>
            <w:tcBorders>
              <w:top w:val="single" w:sz="4" w:space="0" w:color="auto"/>
              <w:left w:val="single" w:sz="4" w:space="0" w:color="auto"/>
              <w:bottom w:val="single" w:sz="4" w:space="0" w:color="auto"/>
              <w:right w:val="single" w:sz="4" w:space="0" w:color="auto"/>
            </w:tcBorders>
            <w:shd w:val="clear" w:color="auto" w:fill="FFFFFF"/>
            <w:vAlign w:val="bottom"/>
          </w:tcPr>
          <w:p w14:paraId="086AA004"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7405" w:type="dxa"/>
            <w:tcBorders>
              <w:top w:val="single" w:sz="4" w:space="0" w:color="auto"/>
              <w:left w:val="single" w:sz="4" w:space="0" w:color="auto"/>
              <w:bottom w:val="single" w:sz="4" w:space="0" w:color="auto"/>
            </w:tcBorders>
            <w:shd w:val="clear" w:color="auto" w:fill="FFFFFF"/>
            <w:vAlign w:val="bottom"/>
          </w:tcPr>
          <w:p w14:paraId="7D8972B2"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Se DVFI</w:t>
            </w:r>
          </w:p>
        </w:tc>
      </w:tr>
      <w:tr w:rsidR="00CB4BEB" w:rsidRPr="000B1DC6" w14:paraId="3ED18288" w14:textId="77777777" w:rsidTr="002B11C3">
        <w:trPr>
          <w:trHeight w:hRule="exact" w:val="255"/>
        </w:trPr>
        <w:tc>
          <w:tcPr>
            <w:tcW w:w="2398" w:type="dxa"/>
            <w:tcBorders>
              <w:top w:val="single" w:sz="4" w:space="0" w:color="auto"/>
              <w:left w:val="single" w:sz="4" w:space="0" w:color="auto"/>
              <w:bottom w:val="single" w:sz="4" w:space="0" w:color="auto"/>
              <w:right w:val="single" w:sz="4" w:space="0" w:color="auto"/>
            </w:tcBorders>
            <w:shd w:val="clear" w:color="auto" w:fill="D9D9D9"/>
            <w:vAlign w:val="bottom"/>
          </w:tcPr>
          <w:p w14:paraId="72E6A365" w14:textId="77777777" w:rsidR="00CB4BEB" w:rsidRPr="0072616E" w:rsidRDefault="00CB4BEB" w:rsidP="003C0924">
            <w:pPr>
              <w:jc w:val="center"/>
              <w:rPr>
                <w:rFonts w:ascii="Trebuchet MS" w:hAnsi="Trebuchet MS" w:cs="Trebuchet MS"/>
                <w:sz w:val="18"/>
                <w:szCs w:val="18"/>
              </w:rPr>
            </w:pPr>
            <w:r w:rsidRPr="0072616E">
              <w:rPr>
                <w:rFonts w:ascii="Trebuchet MS" w:hAnsi="Trebuchet MS" w:cs="Trebuchet MS"/>
                <w:sz w:val="18"/>
                <w:szCs w:val="18"/>
              </w:rPr>
              <w:t>99</w:t>
            </w:r>
          </w:p>
        </w:tc>
        <w:tc>
          <w:tcPr>
            <w:tcW w:w="1864" w:type="dxa"/>
            <w:tcBorders>
              <w:top w:val="single" w:sz="4" w:space="0" w:color="auto"/>
              <w:left w:val="single" w:sz="4" w:space="0" w:color="auto"/>
              <w:bottom w:val="single" w:sz="4" w:space="0" w:color="auto"/>
            </w:tcBorders>
            <w:shd w:val="clear" w:color="auto" w:fill="FFFFFF"/>
            <w:vAlign w:val="bottom"/>
          </w:tcPr>
          <w:p w14:paraId="15174BBC" w14:textId="77777777" w:rsidR="00CB4BEB" w:rsidRPr="0072616E" w:rsidRDefault="00CB4BEB" w:rsidP="003C0924">
            <w:pPr>
              <w:rPr>
                <w:rFonts w:ascii="Trebuchet MS" w:hAnsi="Trebuchet MS" w:cs="Trebuchet MS"/>
                <w:sz w:val="18"/>
                <w:szCs w:val="18"/>
              </w:rPr>
            </w:pPr>
            <w:r w:rsidRPr="0072616E">
              <w:rPr>
                <w:rFonts w:ascii="Trebuchet MS" w:hAnsi="Trebuchet MS" w:cs="Trebuchet MS"/>
                <w:sz w:val="18"/>
                <w:szCs w:val="18"/>
              </w:rPr>
              <w:t>Ukendt</w:t>
            </w:r>
          </w:p>
        </w:tc>
        <w:tc>
          <w:tcPr>
            <w:tcW w:w="1759" w:type="dxa"/>
            <w:tcBorders>
              <w:top w:val="single" w:sz="4" w:space="0" w:color="auto"/>
              <w:left w:val="single" w:sz="4" w:space="0" w:color="auto"/>
              <w:bottom w:val="single" w:sz="4" w:space="0" w:color="auto"/>
              <w:right w:val="single" w:sz="4" w:space="0" w:color="auto"/>
            </w:tcBorders>
            <w:shd w:val="clear" w:color="auto" w:fill="FFFFFF"/>
            <w:vAlign w:val="bottom"/>
          </w:tcPr>
          <w:p w14:paraId="39C13075" w14:textId="77777777" w:rsidR="00CB4BEB" w:rsidRPr="0072616E" w:rsidRDefault="00CB4BEB" w:rsidP="003C0924">
            <w:pPr>
              <w:jc w:val="center"/>
              <w:rPr>
                <w:rFonts w:ascii="Trebuchet MS" w:hAnsi="Trebuchet MS" w:cs="Trebuchet MS"/>
                <w:sz w:val="18"/>
                <w:szCs w:val="18"/>
              </w:rPr>
            </w:pPr>
            <w:r w:rsidRPr="0072616E">
              <w:rPr>
                <w:rFonts w:ascii="Trebuchet MS" w:hAnsi="Trebuchet MS" w:cs="Trebuchet MS"/>
                <w:sz w:val="18"/>
                <w:szCs w:val="18"/>
              </w:rPr>
              <w:t>1</w:t>
            </w:r>
          </w:p>
        </w:tc>
        <w:tc>
          <w:tcPr>
            <w:tcW w:w="7405" w:type="dxa"/>
            <w:tcBorders>
              <w:top w:val="single" w:sz="4" w:space="0" w:color="auto"/>
              <w:left w:val="single" w:sz="4" w:space="0" w:color="auto"/>
              <w:bottom w:val="single" w:sz="4" w:space="0" w:color="auto"/>
            </w:tcBorders>
            <w:shd w:val="clear" w:color="auto" w:fill="FFFFFF"/>
            <w:vAlign w:val="bottom"/>
          </w:tcPr>
          <w:p w14:paraId="436CC515" w14:textId="77777777" w:rsidR="00CB4BEB" w:rsidRPr="0072616E" w:rsidRDefault="00CB4BEB" w:rsidP="003C0924">
            <w:pPr>
              <w:rPr>
                <w:rFonts w:ascii="Trebuchet MS" w:hAnsi="Trebuchet MS" w:cs="Trebuchet MS"/>
                <w:sz w:val="18"/>
                <w:szCs w:val="18"/>
              </w:rPr>
            </w:pPr>
            <w:r w:rsidRPr="0072616E">
              <w:rPr>
                <w:rFonts w:ascii="Trebuchet MS" w:hAnsi="Trebuchet MS" w:cs="Trebuchet MS"/>
                <w:sz w:val="18"/>
                <w:szCs w:val="18"/>
              </w:rPr>
              <w:t>Ukendt/Manglende viden</w:t>
            </w:r>
          </w:p>
        </w:tc>
      </w:tr>
    </w:tbl>
    <w:p w14:paraId="7FDC33C1" w14:textId="77777777" w:rsidR="0072616E" w:rsidRPr="0072616E" w:rsidRDefault="0072616E" w:rsidP="00CB4BEB">
      <w:pPr>
        <w:pStyle w:val="Overskrift3"/>
        <w:rPr>
          <w:rFonts w:ascii="Trebuchet MS" w:eastAsiaTheme="minorEastAsia" w:hAnsi="Trebuchet MS" w:cs="Trebuchet MS"/>
          <w:sz w:val="18"/>
          <w:szCs w:val="18"/>
        </w:rPr>
      </w:pPr>
      <w:bookmarkStart w:id="1162" w:name="_Toc63351395"/>
    </w:p>
    <w:p w14:paraId="06897553" w14:textId="3DBA738A" w:rsidR="00CB4BEB" w:rsidRDefault="00CB4BEB" w:rsidP="00CB4BEB">
      <w:pPr>
        <w:pStyle w:val="Overskrift3"/>
      </w:pPr>
      <w:bookmarkStart w:id="1163" w:name="_Toc122436059"/>
      <w:r w:rsidRPr="007C755A">
        <w:t xml:space="preserve">4.3.8 </w:t>
      </w:r>
      <w:proofErr w:type="spellStart"/>
      <w:r w:rsidRPr="007C755A">
        <w:t>Trussel_vand</w:t>
      </w:r>
      <w:proofErr w:type="spellEnd"/>
      <w:r w:rsidRPr="007C755A">
        <w:t xml:space="preserve"> (</w:t>
      </w:r>
      <w:proofErr w:type="spellStart"/>
      <w:r w:rsidRPr="007C755A">
        <w:t>d_basis_trussel_vand</w:t>
      </w:r>
      <w:proofErr w:type="spellEnd"/>
      <w:r w:rsidRPr="007C755A">
        <w:t>)</w:t>
      </w:r>
      <w:bookmarkEnd w:id="1162"/>
      <w:bookmarkEnd w:id="116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5"/>
        <w:gridCol w:w="2558"/>
        <w:gridCol w:w="1661"/>
        <w:gridCol w:w="7402"/>
      </w:tblGrid>
      <w:tr w:rsidR="00CB4BEB" w:rsidRPr="007C755A" w14:paraId="54F0073C" w14:textId="77777777" w:rsidTr="002B11C3">
        <w:trPr>
          <w:trHeight w:hRule="exact" w:val="255"/>
        </w:trPr>
        <w:tc>
          <w:tcPr>
            <w:tcW w:w="1805" w:type="dxa"/>
            <w:tcBorders>
              <w:bottom w:val="single" w:sz="4" w:space="0" w:color="auto"/>
            </w:tcBorders>
            <w:shd w:val="clear" w:color="auto" w:fill="D9D9D9"/>
            <w:vAlign w:val="bottom"/>
          </w:tcPr>
          <w:p w14:paraId="6266A36D" w14:textId="77777777" w:rsidR="00CB4BEB" w:rsidRPr="007C755A" w:rsidRDefault="00CB4BEB" w:rsidP="003C0924">
            <w:pPr>
              <w:rPr>
                <w:rFonts w:ascii="Trebuchet MS" w:hAnsi="Trebuchet MS" w:cs="Trebuchet MS"/>
                <w:b/>
                <w:bCs/>
                <w:sz w:val="18"/>
                <w:szCs w:val="18"/>
              </w:rPr>
            </w:pPr>
            <w:proofErr w:type="spellStart"/>
            <w:r w:rsidRPr="007C755A">
              <w:rPr>
                <w:rFonts w:ascii="Trebuchet MS" w:hAnsi="Trebuchet MS" w:cs="Trebuchet MS"/>
                <w:b/>
                <w:bCs/>
                <w:sz w:val="18"/>
                <w:szCs w:val="18"/>
              </w:rPr>
              <w:t>trussel_vand_kode</w:t>
            </w:r>
            <w:proofErr w:type="spellEnd"/>
          </w:p>
        </w:tc>
        <w:tc>
          <w:tcPr>
            <w:tcW w:w="2558" w:type="dxa"/>
            <w:tcBorders>
              <w:bottom w:val="single" w:sz="4" w:space="0" w:color="auto"/>
            </w:tcBorders>
            <w:shd w:val="clear" w:color="auto" w:fill="D9D9D9"/>
            <w:vAlign w:val="bottom"/>
          </w:tcPr>
          <w:p w14:paraId="1698883B" w14:textId="77777777" w:rsidR="00CB4BEB" w:rsidRPr="007C755A" w:rsidRDefault="00CB4BEB" w:rsidP="003C0924">
            <w:pPr>
              <w:rPr>
                <w:rFonts w:ascii="Trebuchet MS" w:hAnsi="Trebuchet MS" w:cs="Trebuchet MS"/>
                <w:b/>
                <w:bCs/>
                <w:sz w:val="18"/>
                <w:szCs w:val="18"/>
              </w:rPr>
            </w:pPr>
            <w:proofErr w:type="spellStart"/>
            <w:r w:rsidRPr="007C755A">
              <w:rPr>
                <w:rFonts w:ascii="Trebuchet MS" w:hAnsi="Trebuchet MS" w:cs="Trebuchet MS"/>
                <w:b/>
                <w:bCs/>
                <w:sz w:val="18"/>
                <w:szCs w:val="18"/>
              </w:rPr>
              <w:t>trussel_vand</w:t>
            </w:r>
            <w:proofErr w:type="spellEnd"/>
          </w:p>
        </w:tc>
        <w:tc>
          <w:tcPr>
            <w:tcW w:w="1661" w:type="dxa"/>
            <w:tcBorders>
              <w:bottom w:val="single" w:sz="4" w:space="0" w:color="auto"/>
            </w:tcBorders>
            <w:shd w:val="clear" w:color="auto" w:fill="D9D9D9"/>
            <w:vAlign w:val="bottom"/>
          </w:tcPr>
          <w:p w14:paraId="74AF0E08"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aktiv</w:t>
            </w:r>
          </w:p>
        </w:tc>
        <w:tc>
          <w:tcPr>
            <w:tcW w:w="7402" w:type="dxa"/>
            <w:tcBorders>
              <w:bottom w:val="single" w:sz="4" w:space="0" w:color="auto"/>
            </w:tcBorders>
            <w:shd w:val="clear" w:color="auto" w:fill="D9D9D9"/>
            <w:vAlign w:val="bottom"/>
          </w:tcPr>
          <w:p w14:paraId="7ABA377F"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Begrebsdefinition</w:t>
            </w:r>
          </w:p>
        </w:tc>
      </w:tr>
      <w:tr w:rsidR="00CB4BEB" w:rsidRPr="007C755A" w14:paraId="598B5F0D"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17526BA1"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1</w:t>
            </w:r>
          </w:p>
        </w:tc>
        <w:tc>
          <w:tcPr>
            <w:tcW w:w="2558" w:type="dxa"/>
            <w:tcBorders>
              <w:top w:val="single" w:sz="4" w:space="0" w:color="auto"/>
              <w:left w:val="single" w:sz="4" w:space="0" w:color="auto"/>
              <w:bottom w:val="single" w:sz="4" w:space="0" w:color="auto"/>
            </w:tcBorders>
            <w:shd w:val="clear" w:color="auto" w:fill="FFFFFF"/>
            <w:vAlign w:val="bottom"/>
          </w:tcPr>
          <w:p w14:paraId="4FF7C95E"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Ingen aktuelle</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6FF4F8BB"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23F7191E"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Ingen kendte trusler kendt pt.</w:t>
            </w:r>
          </w:p>
        </w:tc>
      </w:tr>
      <w:tr w:rsidR="00CB4BEB" w:rsidRPr="007C755A" w14:paraId="4D321F50"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52CA56AE"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2</w:t>
            </w:r>
          </w:p>
        </w:tc>
        <w:tc>
          <w:tcPr>
            <w:tcW w:w="2558" w:type="dxa"/>
            <w:tcBorders>
              <w:top w:val="single" w:sz="4" w:space="0" w:color="auto"/>
              <w:left w:val="single" w:sz="4" w:space="0" w:color="auto"/>
              <w:bottom w:val="single" w:sz="4" w:space="0" w:color="auto"/>
            </w:tcBorders>
            <w:shd w:val="clear" w:color="auto" w:fill="FFFFFF"/>
            <w:vAlign w:val="bottom"/>
          </w:tcPr>
          <w:p w14:paraId="376C2CB3"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Fiskeri</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4BFBA08D"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0F4B0CAE"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Fiskeri med garn, ruser eller stang</w:t>
            </w:r>
          </w:p>
        </w:tc>
      </w:tr>
      <w:tr w:rsidR="00CB4BEB" w:rsidRPr="007C755A" w14:paraId="2FE58F27"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16E8316F"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3</w:t>
            </w:r>
          </w:p>
        </w:tc>
        <w:tc>
          <w:tcPr>
            <w:tcW w:w="2558" w:type="dxa"/>
            <w:tcBorders>
              <w:top w:val="single" w:sz="4" w:space="0" w:color="auto"/>
              <w:left w:val="single" w:sz="4" w:space="0" w:color="auto"/>
              <w:bottom w:val="single" w:sz="4" w:space="0" w:color="auto"/>
            </w:tcBorders>
            <w:shd w:val="clear" w:color="auto" w:fill="FFFFFF"/>
            <w:vAlign w:val="bottom"/>
          </w:tcPr>
          <w:p w14:paraId="64BD1BFB"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Kemisk forurening</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45E74FEA"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55F194C8"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Udsivning fra jordforurening, tilløb fra vandløb med kendte kemiske problemer m.v.</w:t>
            </w:r>
          </w:p>
        </w:tc>
      </w:tr>
      <w:tr w:rsidR="00CB4BEB" w:rsidRPr="007C755A" w14:paraId="219FAF7E"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14B1A47C"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4</w:t>
            </w:r>
          </w:p>
        </w:tc>
        <w:tc>
          <w:tcPr>
            <w:tcW w:w="2558" w:type="dxa"/>
            <w:tcBorders>
              <w:top w:val="single" w:sz="4" w:space="0" w:color="auto"/>
              <w:left w:val="single" w:sz="4" w:space="0" w:color="auto"/>
              <w:bottom w:val="single" w:sz="4" w:space="0" w:color="auto"/>
            </w:tcBorders>
            <w:shd w:val="clear" w:color="auto" w:fill="FFFFFF"/>
            <w:vAlign w:val="bottom"/>
          </w:tcPr>
          <w:p w14:paraId="7DFFF04D"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Næringsstoffer</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5EB2B035"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081ED360"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Tilførsel af næringsstoffer fra omkringliggende landbrug/marker.</w:t>
            </w:r>
          </w:p>
        </w:tc>
      </w:tr>
      <w:tr w:rsidR="00CB4BEB" w:rsidRPr="007C755A" w14:paraId="089216A4"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061C2F4C"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5</w:t>
            </w:r>
          </w:p>
        </w:tc>
        <w:tc>
          <w:tcPr>
            <w:tcW w:w="2558" w:type="dxa"/>
            <w:tcBorders>
              <w:top w:val="single" w:sz="4" w:space="0" w:color="auto"/>
              <w:left w:val="single" w:sz="4" w:space="0" w:color="auto"/>
              <w:bottom w:val="single" w:sz="4" w:space="0" w:color="auto"/>
            </w:tcBorders>
            <w:shd w:val="clear" w:color="auto" w:fill="FFFFFF"/>
            <w:vAlign w:val="bottom"/>
          </w:tcPr>
          <w:p w14:paraId="024F24C5"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Sejlads</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314248D9"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56F177E9"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Sejlads med kanoer, motorbåde m.v. ødelægger plantelivet m.v.</w:t>
            </w:r>
          </w:p>
        </w:tc>
      </w:tr>
      <w:tr w:rsidR="00CB4BEB" w:rsidRPr="007C755A" w14:paraId="09DE2CD7"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677B41C1"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6</w:t>
            </w:r>
          </w:p>
        </w:tc>
        <w:tc>
          <w:tcPr>
            <w:tcW w:w="2558" w:type="dxa"/>
            <w:tcBorders>
              <w:top w:val="single" w:sz="4" w:space="0" w:color="auto"/>
              <w:left w:val="single" w:sz="4" w:space="0" w:color="auto"/>
              <w:bottom w:val="single" w:sz="4" w:space="0" w:color="auto"/>
            </w:tcBorders>
            <w:shd w:val="clear" w:color="auto" w:fill="FFFFFF"/>
            <w:vAlign w:val="bottom"/>
          </w:tcPr>
          <w:p w14:paraId="7E968172"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Sandvandring/bundfældning</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6EF0E7AD"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2AF4BC07"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Tilløb aflejrer sand, okker m.v. og fylder dermed søen op over tid.</w:t>
            </w:r>
          </w:p>
        </w:tc>
      </w:tr>
      <w:tr w:rsidR="00CB4BEB" w:rsidRPr="007C755A" w14:paraId="601D3AA7" w14:textId="77777777" w:rsidTr="002B11C3">
        <w:trPr>
          <w:trHeight w:hRule="exact" w:val="510"/>
        </w:trPr>
        <w:tc>
          <w:tcPr>
            <w:tcW w:w="1805" w:type="dxa"/>
            <w:tcBorders>
              <w:top w:val="single" w:sz="4" w:space="0" w:color="auto"/>
              <w:left w:val="single" w:sz="4" w:space="0" w:color="auto"/>
              <w:bottom w:val="single" w:sz="4" w:space="0" w:color="auto"/>
              <w:right w:val="single" w:sz="4" w:space="0" w:color="auto"/>
            </w:tcBorders>
            <w:shd w:val="clear" w:color="auto" w:fill="D9D9D9"/>
            <w:vAlign w:val="center"/>
          </w:tcPr>
          <w:p w14:paraId="2B6AF4D8"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7</w:t>
            </w:r>
          </w:p>
        </w:tc>
        <w:tc>
          <w:tcPr>
            <w:tcW w:w="2558" w:type="dxa"/>
            <w:tcBorders>
              <w:top w:val="single" w:sz="4" w:space="0" w:color="auto"/>
              <w:left w:val="single" w:sz="4" w:space="0" w:color="auto"/>
              <w:bottom w:val="single" w:sz="4" w:space="0" w:color="auto"/>
            </w:tcBorders>
            <w:shd w:val="clear" w:color="auto" w:fill="FFFFFF"/>
            <w:vAlign w:val="center"/>
          </w:tcPr>
          <w:p w14:paraId="413FD9E9"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Tilgroning</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center"/>
          </w:tcPr>
          <w:p w14:paraId="49979882"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57C29D66"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Siv og andre planter er i gang med at dække vandoverfladen og kan på sigt få det frie vandspejl til at forsvinde.</w:t>
            </w:r>
          </w:p>
        </w:tc>
      </w:tr>
      <w:tr w:rsidR="00CB4BEB" w:rsidRPr="007C755A" w14:paraId="75F42085"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5C600862"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8</w:t>
            </w:r>
          </w:p>
        </w:tc>
        <w:tc>
          <w:tcPr>
            <w:tcW w:w="2558" w:type="dxa"/>
            <w:tcBorders>
              <w:top w:val="single" w:sz="4" w:space="0" w:color="auto"/>
              <w:left w:val="single" w:sz="4" w:space="0" w:color="auto"/>
              <w:bottom w:val="single" w:sz="4" w:space="0" w:color="auto"/>
            </w:tcBorders>
            <w:shd w:val="clear" w:color="auto" w:fill="FFFFFF"/>
            <w:vAlign w:val="bottom"/>
          </w:tcPr>
          <w:p w14:paraId="6B2E9122"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Udsætning af fisk</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7482B704"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55B4036C"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Der udsættes/har været udsat fisk og det ændrer balancen i søen.</w:t>
            </w:r>
          </w:p>
        </w:tc>
      </w:tr>
      <w:tr w:rsidR="00CB4BEB" w:rsidRPr="007C755A" w14:paraId="2A3B2C09"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319089CD"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9</w:t>
            </w:r>
          </w:p>
        </w:tc>
        <w:tc>
          <w:tcPr>
            <w:tcW w:w="2558" w:type="dxa"/>
            <w:tcBorders>
              <w:top w:val="single" w:sz="4" w:space="0" w:color="auto"/>
              <w:left w:val="single" w:sz="4" w:space="0" w:color="auto"/>
              <w:bottom w:val="single" w:sz="4" w:space="0" w:color="auto"/>
            </w:tcBorders>
            <w:shd w:val="clear" w:color="auto" w:fill="FFFFFF"/>
            <w:vAlign w:val="bottom"/>
          </w:tcPr>
          <w:p w14:paraId="11033E24"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Udtørring</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44739530"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212F2F6D" w14:textId="26B3D7F0"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Vandstanden svinder f.eks. pga. vandindvinding i området/</w:t>
            </w:r>
            <w:proofErr w:type="spellStart"/>
            <w:r w:rsidRPr="0072616E">
              <w:rPr>
                <w:rFonts w:ascii="Trebuchet MS" w:hAnsi="Trebuchet MS" w:cs="Trebuchet MS"/>
                <w:sz w:val="18"/>
                <w:szCs w:val="18"/>
              </w:rPr>
              <w:t>søoplandet</w:t>
            </w:r>
            <w:proofErr w:type="spellEnd"/>
            <w:r w:rsidRPr="0072616E">
              <w:rPr>
                <w:rFonts w:ascii="Trebuchet MS" w:hAnsi="Trebuchet MS" w:cs="Trebuchet MS"/>
                <w:sz w:val="18"/>
                <w:szCs w:val="18"/>
              </w:rPr>
              <w:t>.</w:t>
            </w:r>
          </w:p>
        </w:tc>
      </w:tr>
      <w:tr w:rsidR="00CB4BEB" w:rsidRPr="007C755A" w14:paraId="03B291AC"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3B151B07"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10</w:t>
            </w:r>
          </w:p>
        </w:tc>
        <w:tc>
          <w:tcPr>
            <w:tcW w:w="2558" w:type="dxa"/>
            <w:tcBorders>
              <w:top w:val="single" w:sz="4" w:space="0" w:color="auto"/>
              <w:left w:val="single" w:sz="4" w:space="0" w:color="auto"/>
              <w:bottom w:val="single" w:sz="4" w:space="0" w:color="auto"/>
            </w:tcBorders>
            <w:shd w:val="clear" w:color="auto" w:fill="FFFFFF"/>
            <w:vAlign w:val="bottom"/>
          </w:tcPr>
          <w:p w14:paraId="33BAB981"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Ænder</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1D6B5B2A"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3A9510CE"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Udsætning/fodring af ænder giver for meget næring.</w:t>
            </w:r>
          </w:p>
        </w:tc>
      </w:tr>
      <w:tr w:rsidR="00CB4BEB" w:rsidRPr="007C755A" w14:paraId="16CF4FD5"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748B16FF"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11</w:t>
            </w:r>
          </w:p>
        </w:tc>
        <w:tc>
          <w:tcPr>
            <w:tcW w:w="2558" w:type="dxa"/>
            <w:tcBorders>
              <w:top w:val="single" w:sz="4" w:space="0" w:color="auto"/>
              <w:left w:val="single" w:sz="4" w:space="0" w:color="auto"/>
              <w:bottom w:val="single" w:sz="4" w:space="0" w:color="auto"/>
            </w:tcBorders>
            <w:shd w:val="clear" w:color="auto" w:fill="FFFFFF"/>
            <w:vAlign w:val="bottom"/>
          </w:tcPr>
          <w:p w14:paraId="16FE3897"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Spildevand</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31CDA763"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399B5316"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Spildevand fra ejendomme</w:t>
            </w:r>
          </w:p>
        </w:tc>
      </w:tr>
      <w:tr w:rsidR="00CB4BEB" w:rsidRPr="007C755A" w14:paraId="557301F4"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2A3653E1"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97</w:t>
            </w:r>
          </w:p>
        </w:tc>
        <w:tc>
          <w:tcPr>
            <w:tcW w:w="2558" w:type="dxa"/>
            <w:tcBorders>
              <w:top w:val="single" w:sz="4" w:space="0" w:color="auto"/>
              <w:left w:val="single" w:sz="4" w:space="0" w:color="auto"/>
              <w:bottom w:val="single" w:sz="4" w:space="0" w:color="auto"/>
            </w:tcBorders>
            <w:shd w:val="clear" w:color="auto" w:fill="FFFFFF"/>
            <w:vAlign w:val="bottom"/>
          </w:tcPr>
          <w:p w14:paraId="013CACBE"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Flere trusler</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0FBBABE0"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2DBD625B"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Flere af trusselsmulighederne er relevante i høj grad.</w:t>
            </w:r>
          </w:p>
        </w:tc>
      </w:tr>
      <w:tr w:rsidR="00CB4BEB" w:rsidRPr="007C755A" w14:paraId="2A0D2BB0"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381EDB60"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98</w:t>
            </w:r>
          </w:p>
        </w:tc>
        <w:tc>
          <w:tcPr>
            <w:tcW w:w="2558" w:type="dxa"/>
            <w:tcBorders>
              <w:top w:val="single" w:sz="4" w:space="0" w:color="auto"/>
              <w:left w:val="single" w:sz="4" w:space="0" w:color="auto"/>
              <w:bottom w:val="single" w:sz="4" w:space="0" w:color="auto"/>
            </w:tcBorders>
            <w:shd w:val="clear" w:color="auto" w:fill="FFFFFF"/>
            <w:vAlign w:val="bottom"/>
          </w:tcPr>
          <w:p w14:paraId="12D2B90F"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Andet</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39123D5B"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0BC89BC9"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En trussel der ikke passer ind på ovenstående.</w:t>
            </w:r>
          </w:p>
        </w:tc>
      </w:tr>
      <w:tr w:rsidR="00CB4BEB" w:rsidRPr="000B1DC6" w14:paraId="69C2C6DA"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5651C538"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99</w:t>
            </w:r>
          </w:p>
        </w:tc>
        <w:tc>
          <w:tcPr>
            <w:tcW w:w="2558" w:type="dxa"/>
            <w:tcBorders>
              <w:top w:val="single" w:sz="4" w:space="0" w:color="auto"/>
              <w:left w:val="single" w:sz="4" w:space="0" w:color="auto"/>
              <w:bottom w:val="single" w:sz="4" w:space="0" w:color="auto"/>
            </w:tcBorders>
            <w:shd w:val="clear" w:color="auto" w:fill="FFFFFF"/>
            <w:vAlign w:val="bottom"/>
          </w:tcPr>
          <w:p w14:paraId="1A07DDB9"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Ukendt</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3AD1B6A8"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1A592A91"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Ukendt/Manglende viden</w:t>
            </w:r>
          </w:p>
        </w:tc>
      </w:tr>
    </w:tbl>
    <w:p w14:paraId="720ACD23" w14:textId="77777777" w:rsidR="00035F4A" w:rsidRPr="00035F4A" w:rsidRDefault="00035F4A" w:rsidP="00035F4A">
      <w:pPr>
        <w:rPr>
          <w:rFonts w:ascii="Trebuchet MS" w:hAnsi="Trebuchet MS" w:cs="Trebuchet MS"/>
          <w:sz w:val="18"/>
          <w:szCs w:val="18"/>
        </w:rPr>
      </w:pPr>
      <w:bookmarkStart w:id="1164" w:name="_Toc63351396"/>
    </w:p>
    <w:p w14:paraId="705392A7" w14:textId="236CA257" w:rsidR="00CB4BEB" w:rsidRDefault="00CB4BEB" w:rsidP="00CB4BEB">
      <w:pPr>
        <w:pStyle w:val="Overskrift3"/>
      </w:pPr>
      <w:bookmarkStart w:id="1165" w:name="_Toc122436060"/>
      <w:r>
        <w:t>4.3.9</w:t>
      </w:r>
      <w:r w:rsidRPr="001069C8">
        <w:t xml:space="preserve"> Planstatus</w:t>
      </w:r>
      <w:r>
        <w:t xml:space="preserve"> (</w:t>
      </w:r>
      <w:proofErr w:type="spellStart"/>
      <w:r w:rsidRPr="004D056C">
        <w:t>d_basis</w:t>
      </w:r>
      <w:proofErr w:type="spellEnd"/>
      <w:r w:rsidRPr="004D056C">
        <w:t>_ planstatus</w:t>
      </w:r>
      <w:r>
        <w:t>)</w:t>
      </w:r>
      <w:bookmarkEnd w:id="1164"/>
      <w:bookmarkEnd w:id="116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7"/>
        <w:gridCol w:w="2603"/>
        <w:gridCol w:w="1672"/>
        <w:gridCol w:w="7434"/>
      </w:tblGrid>
      <w:tr w:rsidR="00CB4BEB" w:rsidRPr="0051728E" w14:paraId="74CE1A98" w14:textId="77777777" w:rsidTr="002B11C3">
        <w:trPr>
          <w:trHeight w:hRule="exact" w:val="255"/>
        </w:trPr>
        <w:tc>
          <w:tcPr>
            <w:tcW w:w="1717" w:type="dxa"/>
            <w:tcBorders>
              <w:bottom w:val="single" w:sz="4" w:space="0" w:color="auto"/>
            </w:tcBorders>
            <w:shd w:val="clear" w:color="auto" w:fill="D9D9D9"/>
            <w:vAlign w:val="bottom"/>
          </w:tcPr>
          <w:p w14:paraId="512DFB5D" w14:textId="77777777" w:rsidR="00CB4BEB" w:rsidRPr="00B42AEC" w:rsidRDefault="00CB4BEB" w:rsidP="003C0924">
            <w:pPr>
              <w:rPr>
                <w:rFonts w:ascii="Trebuchet MS" w:hAnsi="Trebuchet MS" w:cs="Trebuchet MS"/>
                <w:b/>
                <w:bCs/>
                <w:sz w:val="18"/>
                <w:szCs w:val="18"/>
              </w:rPr>
            </w:pPr>
            <w:proofErr w:type="spellStart"/>
            <w:r w:rsidRPr="00B42AEC">
              <w:rPr>
                <w:rFonts w:ascii="Trebuchet MS" w:hAnsi="Trebuchet MS" w:cs="Trebuchet MS"/>
                <w:b/>
                <w:bCs/>
                <w:sz w:val="18"/>
                <w:szCs w:val="18"/>
              </w:rPr>
              <w:t>planstatus_kode</w:t>
            </w:r>
            <w:proofErr w:type="spellEnd"/>
          </w:p>
        </w:tc>
        <w:tc>
          <w:tcPr>
            <w:tcW w:w="2603" w:type="dxa"/>
            <w:tcBorders>
              <w:bottom w:val="single" w:sz="4" w:space="0" w:color="auto"/>
            </w:tcBorders>
            <w:shd w:val="clear" w:color="auto" w:fill="D9D9D9"/>
            <w:vAlign w:val="bottom"/>
          </w:tcPr>
          <w:p w14:paraId="6C1111CC" w14:textId="77777777" w:rsidR="00CB4BEB" w:rsidRPr="00B42AEC" w:rsidRDefault="00CB4BEB" w:rsidP="003C0924">
            <w:pPr>
              <w:rPr>
                <w:rFonts w:ascii="Trebuchet MS" w:hAnsi="Trebuchet MS" w:cs="Trebuchet MS"/>
                <w:b/>
                <w:bCs/>
                <w:sz w:val="18"/>
                <w:szCs w:val="18"/>
              </w:rPr>
            </w:pPr>
            <w:r w:rsidRPr="007C755A">
              <w:rPr>
                <w:rFonts w:ascii="Trebuchet MS" w:hAnsi="Trebuchet MS" w:cs="Trebuchet MS"/>
                <w:b/>
                <w:bCs/>
                <w:sz w:val="18"/>
                <w:szCs w:val="18"/>
              </w:rPr>
              <w:t>pl</w:t>
            </w:r>
            <w:r w:rsidRPr="00B42AEC">
              <w:rPr>
                <w:rFonts w:ascii="Trebuchet MS" w:hAnsi="Trebuchet MS" w:cs="Trebuchet MS"/>
                <w:b/>
                <w:bCs/>
                <w:sz w:val="18"/>
                <w:szCs w:val="18"/>
              </w:rPr>
              <w:t>anstatus</w:t>
            </w:r>
          </w:p>
        </w:tc>
        <w:tc>
          <w:tcPr>
            <w:tcW w:w="1672" w:type="dxa"/>
            <w:tcBorders>
              <w:bottom w:val="single" w:sz="4" w:space="0" w:color="auto"/>
            </w:tcBorders>
            <w:shd w:val="clear" w:color="auto" w:fill="D9D9D9"/>
            <w:vAlign w:val="bottom"/>
          </w:tcPr>
          <w:p w14:paraId="65E4B857"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7434" w:type="dxa"/>
            <w:tcBorders>
              <w:bottom w:val="single" w:sz="4" w:space="0" w:color="auto"/>
            </w:tcBorders>
            <w:shd w:val="clear" w:color="auto" w:fill="D9D9D9"/>
            <w:vAlign w:val="bottom"/>
          </w:tcPr>
          <w:p w14:paraId="1280DDEA"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79818DA1" w14:textId="77777777" w:rsidTr="002B11C3">
        <w:trPr>
          <w:trHeight w:hRule="exact" w:val="255"/>
        </w:trPr>
        <w:tc>
          <w:tcPr>
            <w:tcW w:w="1717" w:type="dxa"/>
            <w:tcBorders>
              <w:top w:val="single" w:sz="4" w:space="0" w:color="auto"/>
              <w:left w:val="single" w:sz="4" w:space="0" w:color="auto"/>
              <w:bottom w:val="single" w:sz="4" w:space="0" w:color="auto"/>
              <w:right w:val="single" w:sz="4" w:space="0" w:color="auto"/>
            </w:tcBorders>
            <w:shd w:val="clear" w:color="auto" w:fill="D9D9D9"/>
            <w:vAlign w:val="bottom"/>
          </w:tcPr>
          <w:p w14:paraId="21DF2917" w14:textId="77777777" w:rsidR="00CB4BEB" w:rsidRPr="002B11C3" w:rsidRDefault="00CB4BEB" w:rsidP="003C0924">
            <w:pPr>
              <w:jc w:val="center"/>
              <w:rPr>
                <w:rFonts w:ascii="Trebuchet MS" w:hAnsi="Trebuchet MS" w:cs="Trebuchet MS"/>
                <w:sz w:val="18"/>
                <w:szCs w:val="18"/>
              </w:rPr>
            </w:pPr>
            <w:r w:rsidRPr="002B11C3">
              <w:rPr>
                <w:rFonts w:ascii="Trebuchet MS" w:hAnsi="Trebuchet MS" w:cs="Trebuchet MS"/>
                <w:sz w:val="18"/>
                <w:szCs w:val="18"/>
              </w:rPr>
              <w:t>1</w:t>
            </w:r>
          </w:p>
        </w:tc>
        <w:tc>
          <w:tcPr>
            <w:tcW w:w="2603" w:type="dxa"/>
            <w:tcBorders>
              <w:top w:val="single" w:sz="4" w:space="0" w:color="auto"/>
              <w:left w:val="single" w:sz="4" w:space="0" w:color="auto"/>
              <w:bottom w:val="single" w:sz="4" w:space="0" w:color="auto"/>
            </w:tcBorders>
            <w:shd w:val="clear" w:color="auto" w:fill="FFFFFF"/>
            <w:vAlign w:val="bottom"/>
          </w:tcPr>
          <w:p w14:paraId="0938122E" w14:textId="77777777" w:rsidR="00CB4BEB" w:rsidRPr="002B11C3" w:rsidRDefault="00CB4BEB" w:rsidP="003C0924">
            <w:pPr>
              <w:rPr>
                <w:rFonts w:ascii="Trebuchet MS" w:hAnsi="Trebuchet MS" w:cs="Trebuchet MS"/>
                <w:sz w:val="18"/>
                <w:szCs w:val="18"/>
              </w:rPr>
            </w:pPr>
            <w:r w:rsidRPr="002B11C3">
              <w:rPr>
                <w:rFonts w:ascii="Trebuchet MS" w:hAnsi="Trebuchet MS" w:cs="Trebuchet MS"/>
                <w:sz w:val="18"/>
                <w:szCs w:val="18"/>
              </w:rPr>
              <w:t xml:space="preserve">Eksisterende </w:t>
            </w:r>
          </w:p>
        </w:tc>
        <w:tc>
          <w:tcPr>
            <w:tcW w:w="1672" w:type="dxa"/>
            <w:tcBorders>
              <w:top w:val="single" w:sz="4" w:space="0" w:color="auto"/>
              <w:left w:val="single" w:sz="4" w:space="0" w:color="auto"/>
              <w:bottom w:val="single" w:sz="4" w:space="0" w:color="auto"/>
              <w:right w:val="single" w:sz="4" w:space="0" w:color="auto"/>
            </w:tcBorders>
            <w:shd w:val="clear" w:color="auto" w:fill="FFFFFF"/>
            <w:vAlign w:val="bottom"/>
          </w:tcPr>
          <w:p w14:paraId="471E126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434" w:type="dxa"/>
            <w:tcBorders>
              <w:top w:val="single" w:sz="4" w:space="0" w:color="auto"/>
              <w:left w:val="single" w:sz="4" w:space="0" w:color="auto"/>
              <w:bottom w:val="single" w:sz="4" w:space="0" w:color="auto"/>
            </w:tcBorders>
            <w:shd w:val="clear" w:color="auto" w:fill="FFFFFF"/>
            <w:vAlign w:val="bottom"/>
          </w:tcPr>
          <w:p w14:paraId="67B3D865" w14:textId="77777777" w:rsidR="00CB4BEB" w:rsidRPr="00FE3FC3" w:rsidRDefault="00CB4BEB" w:rsidP="003C0924">
            <w:pPr>
              <w:rPr>
                <w:rFonts w:ascii="Trebuchet MS" w:hAnsi="Trebuchet MS" w:cs="Trebuchet MS"/>
                <w:sz w:val="18"/>
                <w:szCs w:val="18"/>
              </w:rPr>
            </w:pPr>
            <w:r w:rsidRPr="00E64299">
              <w:rPr>
                <w:rFonts w:ascii="Trebuchet MS" w:hAnsi="Trebuchet MS" w:cs="Trebuchet MS"/>
                <w:sz w:val="18"/>
                <w:szCs w:val="18"/>
              </w:rPr>
              <w:t>Er anlagt</w:t>
            </w:r>
            <w:r>
              <w:rPr>
                <w:rFonts w:ascii="Trebuchet MS" w:hAnsi="Trebuchet MS" w:cs="Trebuchet MS"/>
                <w:sz w:val="18"/>
                <w:szCs w:val="18"/>
              </w:rPr>
              <w:t>/i drift</w:t>
            </w:r>
          </w:p>
        </w:tc>
      </w:tr>
      <w:tr w:rsidR="00CB4BEB" w:rsidRPr="0051728E" w14:paraId="579CFEA9" w14:textId="77777777" w:rsidTr="002B11C3">
        <w:trPr>
          <w:trHeight w:hRule="exact" w:val="255"/>
        </w:trPr>
        <w:tc>
          <w:tcPr>
            <w:tcW w:w="1717" w:type="dxa"/>
            <w:tcBorders>
              <w:top w:val="single" w:sz="4" w:space="0" w:color="auto"/>
              <w:left w:val="single" w:sz="4" w:space="0" w:color="auto"/>
              <w:bottom w:val="single" w:sz="4" w:space="0" w:color="auto"/>
              <w:right w:val="single" w:sz="4" w:space="0" w:color="auto"/>
            </w:tcBorders>
            <w:shd w:val="clear" w:color="auto" w:fill="D9D9D9"/>
            <w:vAlign w:val="bottom"/>
          </w:tcPr>
          <w:p w14:paraId="7A234BC0" w14:textId="77777777" w:rsidR="00CB4BEB" w:rsidRPr="002B11C3" w:rsidRDefault="00CB4BEB" w:rsidP="003C0924">
            <w:pPr>
              <w:jc w:val="center"/>
              <w:rPr>
                <w:rFonts w:ascii="Trebuchet MS" w:hAnsi="Trebuchet MS" w:cs="Trebuchet MS"/>
                <w:sz w:val="18"/>
                <w:szCs w:val="18"/>
              </w:rPr>
            </w:pPr>
            <w:r w:rsidRPr="002B11C3">
              <w:rPr>
                <w:rFonts w:ascii="Trebuchet MS" w:hAnsi="Trebuchet MS" w:cs="Trebuchet MS"/>
                <w:sz w:val="18"/>
                <w:szCs w:val="18"/>
              </w:rPr>
              <w:t>2</w:t>
            </w:r>
          </w:p>
        </w:tc>
        <w:tc>
          <w:tcPr>
            <w:tcW w:w="2603" w:type="dxa"/>
            <w:tcBorders>
              <w:top w:val="single" w:sz="4" w:space="0" w:color="auto"/>
              <w:left w:val="single" w:sz="4" w:space="0" w:color="auto"/>
              <w:bottom w:val="single" w:sz="4" w:space="0" w:color="auto"/>
            </w:tcBorders>
            <w:shd w:val="clear" w:color="auto" w:fill="FFFFFF"/>
            <w:vAlign w:val="bottom"/>
          </w:tcPr>
          <w:p w14:paraId="371E051A" w14:textId="77777777" w:rsidR="00CB4BEB" w:rsidRPr="002B11C3" w:rsidRDefault="00CB4BEB" w:rsidP="003C0924">
            <w:pPr>
              <w:rPr>
                <w:rFonts w:ascii="Trebuchet MS" w:hAnsi="Trebuchet MS" w:cs="Trebuchet MS"/>
                <w:sz w:val="18"/>
                <w:szCs w:val="18"/>
              </w:rPr>
            </w:pPr>
            <w:r w:rsidRPr="002B11C3">
              <w:rPr>
                <w:rFonts w:ascii="Trebuchet MS" w:hAnsi="Trebuchet MS" w:cs="Trebuchet MS"/>
                <w:sz w:val="18"/>
                <w:szCs w:val="18"/>
              </w:rPr>
              <w:t>Planlagt</w:t>
            </w:r>
          </w:p>
        </w:tc>
        <w:tc>
          <w:tcPr>
            <w:tcW w:w="1672" w:type="dxa"/>
            <w:tcBorders>
              <w:top w:val="single" w:sz="4" w:space="0" w:color="auto"/>
              <w:left w:val="single" w:sz="4" w:space="0" w:color="auto"/>
              <w:bottom w:val="single" w:sz="4" w:space="0" w:color="auto"/>
              <w:right w:val="single" w:sz="4" w:space="0" w:color="auto"/>
            </w:tcBorders>
            <w:shd w:val="clear" w:color="auto" w:fill="FFFFFF"/>
            <w:vAlign w:val="bottom"/>
          </w:tcPr>
          <w:p w14:paraId="15B6962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434" w:type="dxa"/>
            <w:tcBorders>
              <w:top w:val="single" w:sz="4" w:space="0" w:color="auto"/>
              <w:left w:val="single" w:sz="4" w:space="0" w:color="auto"/>
              <w:bottom w:val="single" w:sz="4" w:space="0" w:color="auto"/>
            </w:tcBorders>
            <w:shd w:val="clear" w:color="auto" w:fill="FFFFFF"/>
            <w:vAlign w:val="bottom"/>
          </w:tcPr>
          <w:p w14:paraId="18AA481B" w14:textId="77777777" w:rsidR="00CB4BEB" w:rsidRPr="00FE3FC3" w:rsidRDefault="00CB4BEB" w:rsidP="003C0924">
            <w:pPr>
              <w:rPr>
                <w:rFonts w:ascii="Trebuchet MS" w:hAnsi="Trebuchet MS" w:cs="Trebuchet MS"/>
                <w:sz w:val="18"/>
                <w:szCs w:val="18"/>
              </w:rPr>
            </w:pPr>
            <w:r w:rsidRPr="00E64299">
              <w:rPr>
                <w:rFonts w:ascii="Trebuchet MS" w:hAnsi="Trebuchet MS" w:cs="Trebuchet MS"/>
                <w:sz w:val="18"/>
                <w:szCs w:val="18"/>
              </w:rPr>
              <w:t>Fremtid plan</w:t>
            </w:r>
          </w:p>
        </w:tc>
      </w:tr>
      <w:tr w:rsidR="00CB4BEB" w:rsidRPr="000B1DC6" w14:paraId="2CB73A66" w14:textId="77777777" w:rsidTr="002B11C3">
        <w:trPr>
          <w:trHeight w:hRule="exact" w:val="255"/>
        </w:trPr>
        <w:tc>
          <w:tcPr>
            <w:tcW w:w="1717" w:type="dxa"/>
            <w:tcBorders>
              <w:top w:val="single" w:sz="4" w:space="0" w:color="auto"/>
              <w:left w:val="single" w:sz="4" w:space="0" w:color="auto"/>
              <w:bottom w:val="single" w:sz="4" w:space="0" w:color="auto"/>
              <w:right w:val="single" w:sz="4" w:space="0" w:color="auto"/>
            </w:tcBorders>
            <w:shd w:val="clear" w:color="auto" w:fill="D9D9D9"/>
            <w:vAlign w:val="bottom"/>
          </w:tcPr>
          <w:p w14:paraId="3CE284D8" w14:textId="77777777" w:rsidR="00CB4BEB" w:rsidRPr="002B11C3" w:rsidRDefault="00CB4BEB" w:rsidP="003C0924">
            <w:pPr>
              <w:jc w:val="center"/>
              <w:rPr>
                <w:rFonts w:ascii="Trebuchet MS" w:hAnsi="Trebuchet MS" w:cs="Trebuchet MS"/>
                <w:sz w:val="18"/>
                <w:szCs w:val="18"/>
              </w:rPr>
            </w:pPr>
            <w:r w:rsidRPr="002B11C3">
              <w:rPr>
                <w:rFonts w:ascii="Trebuchet MS" w:hAnsi="Trebuchet MS" w:cs="Trebuchet MS"/>
                <w:sz w:val="18"/>
                <w:szCs w:val="18"/>
              </w:rPr>
              <w:t>99</w:t>
            </w:r>
          </w:p>
        </w:tc>
        <w:tc>
          <w:tcPr>
            <w:tcW w:w="2603" w:type="dxa"/>
            <w:tcBorders>
              <w:top w:val="single" w:sz="4" w:space="0" w:color="auto"/>
              <w:left w:val="single" w:sz="4" w:space="0" w:color="auto"/>
              <w:bottom w:val="single" w:sz="4" w:space="0" w:color="auto"/>
            </w:tcBorders>
            <w:shd w:val="clear" w:color="auto" w:fill="FFFFFF"/>
            <w:vAlign w:val="bottom"/>
          </w:tcPr>
          <w:p w14:paraId="590F1813" w14:textId="77777777" w:rsidR="00CB4BEB" w:rsidRPr="002B11C3" w:rsidRDefault="00CB4BEB" w:rsidP="003C0924">
            <w:pPr>
              <w:rPr>
                <w:rFonts w:ascii="Trebuchet MS" w:hAnsi="Trebuchet MS" w:cs="Trebuchet MS"/>
                <w:sz w:val="18"/>
                <w:szCs w:val="18"/>
              </w:rPr>
            </w:pPr>
            <w:r w:rsidRPr="002B11C3">
              <w:rPr>
                <w:rFonts w:ascii="Trebuchet MS" w:hAnsi="Trebuchet MS" w:cs="Trebuchet MS"/>
                <w:sz w:val="18"/>
                <w:szCs w:val="18"/>
              </w:rPr>
              <w:t>Ukendt</w:t>
            </w:r>
          </w:p>
        </w:tc>
        <w:tc>
          <w:tcPr>
            <w:tcW w:w="1672" w:type="dxa"/>
            <w:tcBorders>
              <w:top w:val="single" w:sz="4" w:space="0" w:color="auto"/>
              <w:left w:val="single" w:sz="4" w:space="0" w:color="auto"/>
              <w:bottom w:val="single" w:sz="4" w:space="0" w:color="auto"/>
              <w:right w:val="single" w:sz="4" w:space="0" w:color="auto"/>
            </w:tcBorders>
            <w:shd w:val="clear" w:color="auto" w:fill="FFFFFF"/>
            <w:vAlign w:val="bottom"/>
          </w:tcPr>
          <w:p w14:paraId="331B874A" w14:textId="77777777" w:rsidR="00CB4BEB" w:rsidRPr="002B11C3" w:rsidRDefault="00CB4BEB" w:rsidP="003C0924">
            <w:pPr>
              <w:jc w:val="center"/>
              <w:rPr>
                <w:rFonts w:ascii="Trebuchet MS" w:hAnsi="Trebuchet MS" w:cs="Trebuchet MS"/>
                <w:sz w:val="18"/>
                <w:szCs w:val="18"/>
              </w:rPr>
            </w:pPr>
            <w:r w:rsidRPr="002B11C3">
              <w:rPr>
                <w:rFonts w:ascii="Trebuchet MS" w:hAnsi="Trebuchet MS" w:cs="Trebuchet MS"/>
                <w:sz w:val="18"/>
                <w:szCs w:val="18"/>
              </w:rPr>
              <w:t>1</w:t>
            </w:r>
          </w:p>
        </w:tc>
        <w:tc>
          <w:tcPr>
            <w:tcW w:w="7434" w:type="dxa"/>
            <w:tcBorders>
              <w:top w:val="single" w:sz="4" w:space="0" w:color="auto"/>
              <w:left w:val="single" w:sz="4" w:space="0" w:color="auto"/>
              <w:bottom w:val="single" w:sz="4" w:space="0" w:color="auto"/>
            </w:tcBorders>
            <w:shd w:val="clear" w:color="auto" w:fill="FFFFFF"/>
            <w:vAlign w:val="bottom"/>
          </w:tcPr>
          <w:p w14:paraId="4221FB6C" w14:textId="77777777" w:rsidR="00CB4BEB" w:rsidRPr="002B11C3" w:rsidRDefault="00CB4BEB" w:rsidP="003C0924">
            <w:pPr>
              <w:rPr>
                <w:rFonts w:ascii="Trebuchet MS" w:hAnsi="Trebuchet MS" w:cs="Trebuchet MS"/>
                <w:sz w:val="18"/>
                <w:szCs w:val="18"/>
              </w:rPr>
            </w:pPr>
            <w:r w:rsidRPr="002B11C3">
              <w:rPr>
                <w:rFonts w:ascii="Trebuchet MS" w:hAnsi="Trebuchet MS" w:cs="Trebuchet MS"/>
                <w:sz w:val="18"/>
                <w:szCs w:val="18"/>
              </w:rPr>
              <w:t>Ukendt/Manglende viden</w:t>
            </w:r>
          </w:p>
        </w:tc>
      </w:tr>
    </w:tbl>
    <w:p w14:paraId="1905049F" w14:textId="77777777" w:rsidR="00035F4A" w:rsidRPr="00035F4A" w:rsidRDefault="00035F4A" w:rsidP="00035F4A">
      <w:pPr>
        <w:rPr>
          <w:rFonts w:ascii="Trebuchet MS" w:hAnsi="Trebuchet MS" w:cs="Trebuchet MS"/>
          <w:sz w:val="18"/>
          <w:szCs w:val="18"/>
        </w:rPr>
      </w:pPr>
      <w:bookmarkStart w:id="1166" w:name="_Toc63351397"/>
    </w:p>
    <w:p w14:paraId="0C481E92" w14:textId="708EFEFB" w:rsidR="00CB4BEB" w:rsidRDefault="00CB4BEB" w:rsidP="00CB4BEB">
      <w:pPr>
        <w:pStyle w:val="Overskrift3"/>
      </w:pPr>
      <w:bookmarkStart w:id="1167" w:name="_Toc122436061"/>
      <w:r>
        <w:t xml:space="preserve">4.3.10 </w:t>
      </w:r>
      <w:r w:rsidRPr="001069C8">
        <w:t>Hastighed</w:t>
      </w:r>
      <w:r>
        <w:t xml:space="preserve"> (</w:t>
      </w:r>
      <w:proofErr w:type="spellStart"/>
      <w:r w:rsidRPr="004D056C">
        <w:t>d_basis</w:t>
      </w:r>
      <w:proofErr w:type="spellEnd"/>
      <w:r w:rsidRPr="004D056C">
        <w:t>_ hastighed</w:t>
      </w:r>
      <w:r>
        <w:t>)</w:t>
      </w:r>
      <w:bookmarkEnd w:id="1166"/>
      <w:bookmarkEnd w:id="116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32"/>
        <w:gridCol w:w="2683"/>
        <w:gridCol w:w="1673"/>
        <w:gridCol w:w="7438"/>
      </w:tblGrid>
      <w:tr w:rsidR="00CB4BEB" w:rsidRPr="0051728E" w14:paraId="14A936F8"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45C96D67" w14:textId="77777777" w:rsidR="00CB4BEB" w:rsidRPr="00B42AEC" w:rsidRDefault="00CB4BEB" w:rsidP="003C0924">
            <w:pPr>
              <w:rPr>
                <w:rFonts w:ascii="Trebuchet MS" w:hAnsi="Trebuchet MS" w:cs="Trebuchet MS"/>
                <w:b/>
                <w:bCs/>
                <w:sz w:val="18"/>
                <w:szCs w:val="18"/>
              </w:rPr>
            </w:pPr>
            <w:proofErr w:type="spellStart"/>
            <w:r w:rsidRPr="00B42AEC">
              <w:rPr>
                <w:rFonts w:ascii="Trebuchet MS" w:hAnsi="Trebuchet MS" w:cs="Trebuchet MS"/>
                <w:b/>
                <w:bCs/>
                <w:sz w:val="18"/>
                <w:szCs w:val="18"/>
              </w:rPr>
              <w:t>hastighed_kode</w:t>
            </w:r>
            <w:proofErr w:type="spellEnd"/>
          </w:p>
        </w:tc>
        <w:tc>
          <w:tcPr>
            <w:tcW w:w="2683" w:type="dxa"/>
            <w:tcBorders>
              <w:top w:val="single" w:sz="4" w:space="0" w:color="auto"/>
              <w:left w:val="single" w:sz="4" w:space="0" w:color="auto"/>
              <w:bottom w:val="single" w:sz="4" w:space="0" w:color="auto"/>
            </w:tcBorders>
            <w:shd w:val="clear" w:color="auto" w:fill="D9D9D9"/>
            <w:vAlign w:val="bottom"/>
          </w:tcPr>
          <w:p w14:paraId="5B76E241" w14:textId="77777777" w:rsidR="00CB4BEB" w:rsidRPr="00B42AEC" w:rsidRDefault="00CB4BEB" w:rsidP="003C0924">
            <w:pPr>
              <w:jc w:val="center"/>
              <w:rPr>
                <w:rFonts w:ascii="Trebuchet MS" w:hAnsi="Trebuchet MS" w:cs="Trebuchet MS"/>
                <w:b/>
                <w:bCs/>
                <w:sz w:val="18"/>
                <w:szCs w:val="18"/>
              </w:rPr>
            </w:pPr>
            <w:r>
              <w:rPr>
                <w:rFonts w:ascii="Trebuchet MS" w:hAnsi="Trebuchet MS" w:cs="Trebuchet MS"/>
                <w:b/>
                <w:bCs/>
                <w:sz w:val="18"/>
                <w:szCs w:val="18"/>
              </w:rPr>
              <w:t>h</w:t>
            </w:r>
            <w:r w:rsidRPr="00B42AEC">
              <w:rPr>
                <w:rFonts w:ascii="Trebuchet MS" w:hAnsi="Trebuchet MS" w:cs="Trebuchet MS"/>
                <w:b/>
                <w:bCs/>
                <w:sz w:val="18"/>
                <w:szCs w:val="18"/>
              </w:rPr>
              <w:t>astighed</w:t>
            </w:r>
          </w:p>
        </w:tc>
        <w:tc>
          <w:tcPr>
            <w:tcW w:w="1673" w:type="dxa"/>
            <w:tcBorders>
              <w:top w:val="single" w:sz="4" w:space="0" w:color="auto"/>
              <w:left w:val="single" w:sz="4" w:space="0" w:color="auto"/>
              <w:bottom w:val="single" w:sz="4" w:space="0" w:color="auto"/>
              <w:right w:val="single" w:sz="4" w:space="0" w:color="auto"/>
            </w:tcBorders>
            <w:shd w:val="clear" w:color="auto" w:fill="D9D9D9"/>
            <w:vAlign w:val="bottom"/>
          </w:tcPr>
          <w:p w14:paraId="7AD2CFA5"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7438" w:type="dxa"/>
            <w:tcBorders>
              <w:top w:val="single" w:sz="4" w:space="0" w:color="auto"/>
              <w:left w:val="single" w:sz="4" w:space="0" w:color="auto"/>
              <w:bottom w:val="single" w:sz="4" w:space="0" w:color="auto"/>
            </w:tcBorders>
            <w:shd w:val="clear" w:color="auto" w:fill="D9D9D9"/>
            <w:vAlign w:val="bottom"/>
          </w:tcPr>
          <w:p w14:paraId="0474ECB3"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320F02D7"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3AAE7474" w14:textId="77777777" w:rsidR="00CB4BEB" w:rsidRDefault="00CB4BEB" w:rsidP="003C0924">
            <w:pPr>
              <w:jc w:val="center"/>
              <w:rPr>
                <w:rFonts w:ascii="Trebuchet MS" w:hAnsi="Trebuchet MS"/>
                <w:sz w:val="18"/>
                <w:szCs w:val="18"/>
              </w:rPr>
            </w:pPr>
            <w:r>
              <w:rPr>
                <w:rFonts w:ascii="Trebuchet MS" w:hAnsi="Trebuchet MS"/>
                <w:sz w:val="18"/>
                <w:szCs w:val="18"/>
              </w:rPr>
              <w:t>15</w:t>
            </w:r>
          </w:p>
        </w:tc>
        <w:tc>
          <w:tcPr>
            <w:tcW w:w="2683" w:type="dxa"/>
            <w:tcBorders>
              <w:top w:val="single" w:sz="4" w:space="0" w:color="auto"/>
              <w:left w:val="single" w:sz="4" w:space="0" w:color="auto"/>
              <w:bottom w:val="single" w:sz="4" w:space="0" w:color="auto"/>
            </w:tcBorders>
            <w:shd w:val="clear" w:color="auto" w:fill="FFFFFF"/>
            <w:vAlign w:val="bottom"/>
          </w:tcPr>
          <w:p w14:paraId="51B64DFF" w14:textId="77777777" w:rsidR="00CB4BEB" w:rsidRDefault="00CB4BEB" w:rsidP="003C0924">
            <w:pPr>
              <w:jc w:val="center"/>
              <w:rPr>
                <w:rFonts w:ascii="Trebuchet MS" w:hAnsi="Trebuchet MS"/>
                <w:sz w:val="18"/>
                <w:szCs w:val="18"/>
              </w:rPr>
            </w:pPr>
            <w:r>
              <w:rPr>
                <w:rFonts w:ascii="Trebuchet MS" w:hAnsi="Trebuchet MS"/>
                <w:sz w:val="18"/>
                <w:szCs w:val="18"/>
              </w:rPr>
              <w:t>15</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59DB10E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4423F230" w14:textId="77777777" w:rsidR="00CB4BEB" w:rsidRDefault="00CB4BEB" w:rsidP="003C0924">
            <w:pPr>
              <w:rPr>
                <w:rFonts w:ascii="Trebuchet MS" w:hAnsi="Trebuchet MS" w:cs="Trebuchet MS"/>
                <w:sz w:val="18"/>
                <w:szCs w:val="18"/>
              </w:rPr>
            </w:pPr>
            <w:r w:rsidRPr="00FB0490">
              <w:rPr>
                <w:rFonts w:ascii="Trebuchet MS" w:hAnsi="Trebuchet MS" w:cs="Trebuchet MS"/>
                <w:sz w:val="18"/>
                <w:szCs w:val="18"/>
              </w:rPr>
              <w:t>15 km</w:t>
            </w:r>
            <w:r>
              <w:rPr>
                <w:rFonts w:ascii="Trebuchet MS" w:hAnsi="Trebuchet MS" w:cs="Trebuchet MS"/>
                <w:sz w:val="18"/>
                <w:szCs w:val="18"/>
              </w:rPr>
              <w:t xml:space="preserve"> i timen</w:t>
            </w:r>
            <w:r w:rsidRPr="00FB0490">
              <w:rPr>
                <w:rFonts w:ascii="Trebuchet MS" w:hAnsi="Trebuchet MS" w:cs="Trebuchet MS"/>
                <w:sz w:val="18"/>
                <w:szCs w:val="18"/>
              </w:rPr>
              <w:t xml:space="preserve"> (opholds- og legeområde)</w:t>
            </w:r>
          </w:p>
        </w:tc>
      </w:tr>
      <w:tr w:rsidR="00CB4BEB" w:rsidRPr="0051728E" w14:paraId="1EE479CE"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04ECBF10" w14:textId="77777777" w:rsidR="00CB4BEB" w:rsidRDefault="00CB4BEB" w:rsidP="003C0924">
            <w:pPr>
              <w:jc w:val="center"/>
              <w:rPr>
                <w:rFonts w:ascii="Trebuchet MS" w:hAnsi="Trebuchet MS"/>
                <w:sz w:val="18"/>
                <w:szCs w:val="18"/>
              </w:rPr>
            </w:pPr>
            <w:r>
              <w:rPr>
                <w:rFonts w:ascii="Trebuchet MS" w:hAnsi="Trebuchet MS"/>
                <w:sz w:val="18"/>
                <w:szCs w:val="18"/>
              </w:rPr>
              <w:t>20</w:t>
            </w:r>
          </w:p>
        </w:tc>
        <w:tc>
          <w:tcPr>
            <w:tcW w:w="2683" w:type="dxa"/>
            <w:tcBorders>
              <w:top w:val="single" w:sz="4" w:space="0" w:color="auto"/>
              <w:left w:val="single" w:sz="4" w:space="0" w:color="auto"/>
              <w:bottom w:val="single" w:sz="4" w:space="0" w:color="auto"/>
            </w:tcBorders>
            <w:shd w:val="clear" w:color="auto" w:fill="FFFFFF"/>
            <w:vAlign w:val="bottom"/>
          </w:tcPr>
          <w:p w14:paraId="096A6AD5" w14:textId="77777777" w:rsidR="00CB4BEB" w:rsidRDefault="00CB4BEB" w:rsidP="003C0924">
            <w:pPr>
              <w:jc w:val="center"/>
              <w:rPr>
                <w:rFonts w:ascii="Trebuchet MS" w:hAnsi="Trebuchet MS"/>
                <w:sz w:val="18"/>
                <w:szCs w:val="18"/>
              </w:rPr>
            </w:pPr>
            <w:r>
              <w:rPr>
                <w:rFonts w:ascii="Trebuchet MS" w:hAnsi="Trebuchet MS"/>
                <w:sz w:val="18"/>
                <w:szCs w:val="18"/>
              </w:rPr>
              <w:t>20</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529132B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27526474" w14:textId="77777777" w:rsidR="00CB4BEB" w:rsidRDefault="00CB4BEB" w:rsidP="003C0924">
            <w:pPr>
              <w:rPr>
                <w:rFonts w:ascii="Trebuchet MS" w:hAnsi="Trebuchet MS" w:cs="Trebuchet MS"/>
                <w:sz w:val="18"/>
                <w:szCs w:val="18"/>
              </w:rPr>
            </w:pPr>
            <w:r>
              <w:rPr>
                <w:rFonts w:ascii="Trebuchet MS" w:hAnsi="Trebuchet MS" w:cs="Trebuchet MS"/>
                <w:sz w:val="18"/>
                <w:szCs w:val="18"/>
              </w:rPr>
              <w:t>20 km i timen</w:t>
            </w:r>
          </w:p>
        </w:tc>
      </w:tr>
      <w:tr w:rsidR="00CB4BEB" w:rsidRPr="0051728E" w14:paraId="320E3812"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3E218823" w14:textId="77777777" w:rsidR="00CB4BEB" w:rsidRPr="00CD4BC8" w:rsidRDefault="00CB4BEB" w:rsidP="003C0924">
            <w:pPr>
              <w:jc w:val="center"/>
              <w:rPr>
                <w:rFonts w:ascii="Trebuchet MS" w:hAnsi="Trebuchet MS"/>
                <w:sz w:val="18"/>
                <w:szCs w:val="18"/>
              </w:rPr>
            </w:pPr>
            <w:r>
              <w:rPr>
                <w:rFonts w:ascii="Trebuchet MS" w:hAnsi="Trebuchet MS"/>
                <w:sz w:val="18"/>
                <w:szCs w:val="18"/>
              </w:rPr>
              <w:t>25</w:t>
            </w:r>
          </w:p>
        </w:tc>
        <w:tc>
          <w:tcPr>
            <w:tcW w:w="2683" w:type="dxa"/>
            <w:tcBorders>
              <w:top w:val="single" w:sz="4" w:space="0" w:color="auto"/>
              <w:left w:val="single" w:sz="4" w:space="0" w:color="auto"/>
              <w:bottom w:val="single" w:sz="4" w:space="0" w:color="auto"/>
            </w:tcBorders>
            <w:shd w:val="clear" w:color="auto" w:fill="FFFFFF"/>
            <w:vAlign w:val="bottom"/>
          </w:tcPr>
          <w:p w14:paraId="27707850" w14:textId="77777777" w:rsidR="00CB4BEB" w:rsidRPr="00CD4BC8" w:rsidRDefault="00CB4BEB" w:rsidP="003C0924">
            <w:pPr>
              <w:jc w:val="center"/>
              <w:rPr>
                <w:rFonts w:ascii="Trebuchet MS" w:hAnsi="Trebuchet MS"/>
                <w:sz w:val="18"/>
                <w:szCs w:val="18"/>
              </w:rPr>
            </w:pPr>
            <w:r>
              <w:rPr>
                <w:rFonts w:ascii="Trebuchet MS" w:hAnsi="Trebuchet MS"/>
                <w:sz w:val="18"/>
                <w:szCs w:val="18"/>
              </w:rPr>
              <w:t>25</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20C4677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29C2D265"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25 km i timen</w:t>
            </w:r>
          </w:p>
        </w:tc>
      </w:tr>
      <w:tr w:rsidR="00CB4BEB" w:rsidRPr="0051728E" w14:paraId="13B6B01F"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6689DA09"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30</w:t>
            </w:r>
          </w:p>
        </w:tc>
        <w:tc>
          <w:tcPr>
            <w:tcW w:w="2683" w:type="dxa"/>
            <w:tcBorders>
              <w:top w:val="single" w:sz="4" w:space="0" w:color="auto"/>
              <w:left w:val="single" w:sz="4" w:space="0" w:color="auto"/>
              <w:bottom w:val="single" w:sz="4" w:space="0" w:color="auto"/>
            </w:tcBorders>
            <w:shd w:val="clear" w:color="auto" w:fill="FFFFFF"/>
            <w:vAlign w:val="bottom"/>
          </w:tcPr>
          <w:p w14:paraId="517E80C2"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30</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7D1E651E"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121A3D84" w14:textId="77777777" w:rsidR="00CB4BEB" w:rsidRPr="00CD4BC8" w:rsidRDefault="00CB4BEB" w:rsidP="003C0924">
            <w:pPr>
              <w:rPr>
                <w:rFonts w:ascii="Trebuchet MS" w:hAnsi="Trebuchet MS"/>
                <w:sz w:val="18"/>
                <w:szCs w:val="18"/>
              </w:rPr>
            </w:pPr>
            <w:r w:rsidRPr="00CD4BC8">
              <w:rPr>
                <w:rFonts w:ascii="Trebuchet MS" w:hAnsi="Trebuchet MS"/>
                <w:sz w:val="18"/>
                <w:szCs w:val="18"/>
              </w:rPr>
              <w:t>30</w:t>
            </w:r>
            <w:r>
              <w:rPr>
                <w:rFonts w:ascii="Trebuchet MS" w:hAnsi="Trebuchet MS" w:cs="Trebuchet MS"/>
                <w:sz w:val="18"/>
                <w:szCs w:val="18"/>
              </w:rPr>
              <w:t xml:space="preserve"> km i timen</w:t>
            </w:r>
          </w:p>
        </w:tc>
      </w:tr>
      <w:tr w:rsidR="00CB4BEB" w:rsidRPr="0051728E" w14:paraId="0D47BC40"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628F4D75"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40</w:t>
            </w:r>
          </w:p>
        </w:tc>
        <w:tc>
          <w:tcPr>
            <w:tcW w:w="2683" w:type="dxa"/>
            <w:tcBorders>
              <w:top w:val="single" w:sz="4" w:space="0" w:color="auto"/>
              <w:left w:val="single" w:sz="4" w:space="0" w:color="auto"/>
              <w:bottom w:val="single" w:sz="4" w:space="0" w:color="auto"/>
            </w:tcBorders>
            <w:shd w:val="clear" w:color="auto" w:fill="FFFFFF"/>
            <w:vAlign w:val="bottom"/>
          </w:tcPr>
          <w:p w14:paraId="2E9B6430"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40</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1A5F4162"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535C0C11" w14:textId="77777777" w:rsidR="00CB4BEB" w:rsidRPr="00CD4BC8" w:rsidRDefault="00CB4BEB" w:rsidP="003C0924">
            <w:pPr>
              <w:rPr>
                <w:rFonts w:ascii="Trebuchet MS" w:hAnsi="Trebuchet MS"/>
                <w:sz w:val="18"/>
                <w:szCs w:val="18"/>
              </w:rPr>
            </w:pPr>
            <w:r w:rsidRPr="00CD4BC8">
              <w:rPr>
                <w:rFonts w:ascii="Trebuchet MS" w:hAnsi="Trebuchet MS"/>
                <w:sz w:val="18"/>
                <w:szCs w:val="18"/>
              </w:rPr>
              <w:t>40</w:t>
            </w:r>
            <w:r>
              <w:rPr>
                <w:rFonts w:ascii="Trebuchet MS" w:hAnsi="Trebuchet MS" w:cs="Trebuchet MS"/>
                <w:sz w:val="18"/>
                <w:szCs w:val="18"/>
              </w:rPr>
              <w:t xml:space="preserve"> km i timen</w:t>
            </w:r>
          </w:p>
        </w:tc>
      </w:tr>
      <w:tr w:rsidR="00CB4BEB" w:rsidRPr="0051728E" w14:paraId="773B62E9"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140D8F16" w14:textId="77777777" w:rsidR="00CB4BEB" w:rsidRPr="00CD4BC8" w:rsidRDefault="00CB4BEB" w:rsidP="003C0924">
            <w:pPr>
              <w:jc w:val="center"/>
              <w:rPr>
                <w:rFonts w:ascii="Trebuchet MS" w:hAnsi="Trebuchet MS"/>
                <w:sz w:val="18"/>
                <w:szCs w:val="18"/>
              </w:rPr>
            </w:pPr>
            <w:r>
              <w:rPr>
                <w:rFonts w:ascii="Trebuchet MS" w:hAnsi="Trebuchet MS"/>
                <w:sz w:val="18"/>
                <w:szCs w:val="18"/>
              </w:rPr>
              <w:t>45</w:t>
            </w:r>
          </w:p>
        </w:tc>
        <w:tc>
          <w:tcPr>
            <w:tcW w:w="2683" w:type="dxa"/>
            <w:tcBorders>
              <w:top w:val="single" w:sz="4" w:space="0" w:color="auto"/>
              <w:left w:val="single" w:sz="4" w:space="0" w:color="auto"/>
              <w:bottom w:val="single" w:sz="4" w:space="0" w:color="auto"/>
            </w:tcBorders>
            <w:shd w:val="clear" w:color="auto" w:fill="FFFFFF"/>
            <w:vAlign w:val="bottom"/>
          </w:tcPr>
          <w:p w14:paraId="6736FC6E" w14:textId="77777777" w:rsidR="00CB4BEB" w:rsidRPr="00CD4BC8" w:rsidRDefault="00CB4BEB" w:rsidP="003C0924">
            <w:pPr>
              <w:jc w:val="center"/>
              <w:rPr>
                <w:rFonts w:ascii="Trebuchet MS" w:hAnsi="Trebuchet MS"/>
                <w:sz w:val="18"/>
                <w:szCs w:val="18"/>
              </w:rPr>
            </w:pPr>
            <w:r>
              <w:rPr>
                <w:rFonts w:ascii="Trebuchet MS" w:hAnsi="Trebuchet MS"/>
                <w:sz w:val="18"/>
                <w:szCs w:val="18"/>
              </w:rPr>
              <w:t>45</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437F0611"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7B18888C" w14:textId="77777777" w:rsidR="00CB4BEB" w:rsidRPr="00CD4BC8" w:rsidRDefault="00CB4BEB" w:rsidP="003C0924">
            <w:pPr>
              <w:rPr>
                <w:rFonts w:ascii="Trebuchet MS" w:hAnsi="Trebuchet MS"/>
                <w:sz w:val="18"/>
                <w:szCs w:val="18"/>
              </w:rPr>
            </w:pPr>
            <w:r>
              <w:rPr>
                <w:rFonts w:ascii="Trebuchet MS" w:hAnsi="Trebuchet MS"/>
                <w:sz w:val="18"/>
                <w:szCs w:val="18"/>
              </w:rPr>
              <w:t xml:space="preserve">45 </w:t>
            </w:r>
            <w:r>
              <w:rPr>
                <w:rFonts w:ascii="Trebuchet MS" w:hAnsi="Trebuchet MS" w:cs="Trebuchet MS"/>
                <w:sz w:val="18"/>
                <w:szCs w:val="18"/>
              </w:rPr>
              <w:t>km i timen</w:t>
            </w:r>
          </w:p>
        </w:tc>
      </w:tr>
      <w:tr w:rsidR="00CB4BEB" w:rsidRPr="0051728E" w14:paraId="3A170C94"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3C4E6ED2"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50</w:t>
            </w:r>
          </w:p>
        </w:tc>
        <w:tc>
          <w:tcPr>
            <w:tcW w:w="2683" w:type="dxa"/>
            <w:tcBorders>
              <w:top w:val="single" w:sz="4" w:space="0" w:color="auto"/>
              <w:left w:val="single" w:sz="4" w:space="0" w:color="auto"/>
              <w:bottom w:val="single" w:sz="4" w:space="0" w:color="auto"/>
            </w:tcBorders>
            <w:shd w:val="clear" w:color="auto" w:fill="FFFFFF"/>
            <w:vAlign w:val="bottom"/>
          </w:tcPr>
          <w:p w14:paraId="27FE309A"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50</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5D9B5444"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2AFCAA1E" w14:textId="77777777" w:rsidR="00CB4BEB" w:rsidRPr="00CD4BC8" w:rsidRDefault="00CB4BEB" w:rsidP="003C0924">
            <w:pPr>
              <w:rPr>
                <w:rFonts w:ascii="Trebuchet MS" w:hAnsi="Trebuchet MS"/>
                <w:sz w:val="18"/>
                <w:szCs w:val="18"/>
              </w:rPr>
            </w:pPr>
            <w:r w:rsidRPr="00CD4BC8">
              <w:rPr>
                <w:rFonts w:ascii="Trebuchet MS" w:hAnsi="Trebuchet MS"/>
                <w:sz w:val="18"/>
                <w:szCs w:val="18"/>
              </w:rPr>
              <w:t>50</w:t>
            </w:r>
            <w:r>
              <w:rPr>
                <w:rFonts w:ascii="Trebuchet MS" w:hAnsi="Trebuchet MS" w:cs="Trebuchet MS"/>
                <w:sz w:val="18"/>
                <w:szCs w:val="18"/>
              </w:rPr>
              <w:t xml:space="preserve"> km i timen</w:t>
            </w:r>
          </w:p>
        </w:tc>
      </w:tr>
      <w:tr w:rsidR="00CB4BEB" w:rsidRPr="0051728E" w14:paraId="52591CCF"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214A4EC7"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lastRenderedPageBreak/>
              <w:t>60</w:t>
            </w:r>
          </w:p>
        </w:tc>
        <w:tc>
          <w:tcPr>
            <w:tcW w:w="2683" w:type="dxa"/>
            <w:tcBorders>
              <w:top w:val="single" w:sz="4" w:space="0" w:color="auto"/>
              <w:left w:val="single" w:sz="4" w:space="0" w:color="auto"/>
              <w:bottom w:val="single" w:sz="4" w:space="0" w:color="auto"/>
            </w:tcBorders>
            <w:shd w:val="clear" w:color="auto" w:fill="FFFFFF"/>
            <w:vAlign w:val="bottom"/>
          </w:tcPr>
          <w:p w14:paraId="3ABCE6EF"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60</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7BF432F7"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62542D42" w14:textId="77777777" w:rsidR="00CB4BEB" w:rsidRPr="00CD4BC8" w:rsidRDefault="00CB4BEB" w:rsidP="003C0924">
            <w:pPr>
              <w:rPr>
                <w:rFonts w:ascii="Trebuchet MS" w:hAnsi="Trebuchet MS"/>
                <w:sz w:val="18"/>
                <w:szCs w:val="18"/>
              </w:rPr>
            </w:pPr>
            <w:r w:rsidRPr="00CD4BC8">
              <w:rPr>
                <w:rFonts w:ascii="Trebuchet MS" w:hAnsi="Trebuchet MS"/>
                <w:sz w:val="18"/>
                <w:szCs w:val="18"/>
              </w:rPr>
              <w:t>60</w:t>
            </w:r>
            <w:r>
              <w:rPr>
                <w:rFonts w:ascii="Trebuchet MS" w:hAnsi="Trebuchet MS" w:cs="Trebuchet MS"/>
                <w:sz w:val="18"/>
                <w:szCs w:val="18"/>
              </w:rPr>
              <w:t xml:space="preserve"> km i timen</w:t>
            </w:r>
          </w:p>
        </w:tc>
      </w:tr>
      <w:tr w:rsidR="00CB4BEB" w:rsidRPr="0051728E" w14:paraId="399A7902"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3FB31740"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70</w:t>
            </w:r>
          </w:p>
        </w:tc>
        <w:tc>
          <w:tcPr>
            <w:tcW w:w="2683" w:type="dxa"/>
            <w:tcBorders>
              <w:top w:val="single" w:sz="4" w:space="0" w:color="auto"/>
              <w:left w:val="single" w:sz="4" w:space="0" w:color="auto"/>
              <w:bottom w:val="single" w:sz="4" w:space="0" w:color="auto"/>
            </w:tcBorders>
            <w:shd w:val="clear" w:color="auto" w:fill="FFFFFF"/>
            <w:vAlign w:val="bottom"/>
          </w:tcPr>
          <w:p w14:paraId="548FDB39"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70</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2DDA05E8"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202153D9" w14:textId="77777777" w:rsidR="00CB4BEB" w:rsidRPr="00CD4BC8" w:rsidRDefault="00CB4BEB" w:rsidP="003C0924">
            <w:pPr>
              <w:rPr>
                <w:rFonts w:ascii="Trebuchet MS" w:hAnsi="Trebuchet MS"/>
                <w:sz w:val="18"/>
                <w:szCs w:val="18"/>
              </w:rPr>
            </w:pPr>
            <w:r w:rsidRPr="00CD4BC8">
              <w:rPr>
                <w:rFonts w:ascii="Trebuchet MS" w:hAnsi="Trebuchet MS"/>
                <w:sz w:val="18"/>
                <w:szCs w:val="18"/>
              </w:rPr>
              <w:t>70</w:t>
            </w:r>
            <w:r>
              <w:rPr>
                <w:rFonts w:ascii="Trebuchet MS" w:hAnsi="Trebuchet MS" w:cs="Trebuchet MS"/>
                <w:sz w:val="18"/>
                <w:szCs w:val="18"/>
              </w:rPr>
              <w:t xml:space="preserve"> km i timen</w:t>
            </w:r>
          </w:p>
        </w:tc>
      </w:tr>
      <w:tr w:rsidR="00CB4BEB" w:rsidRPr="0051728E" w14:paraId="66FCB9EB"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76211F02"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80</w:t>
            </w:r>
          </w:p>
        </w:tc>
        <w:tc>
          <w:tcPr>
            <w:tcW w:w="2683" w:type="dxa"/>
            <w:tcBorders>
              <w:top w:val="single" w:sz="4" w:space="0" w:color="auto"/>
              <w:left w:val="single" w:sz="4" w:space="0" w:color="auto"/>
              <w:bottom w:val="single" w:sz="4" w:space="0" w:color="auto"/>
            </w:tcBorders>
            <w:shd w:val="clear" w:color="auto" w:fill="FFFFFF"/>
            <w:vAlign w:val="bottom"/>
          </w:tcPr>
          <w:p w14:paraId="6FAF9565"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80</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3E0345B1"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1E9576D6" w14:textId="77777777" w:rsidR="00CB4BEB" w:rsidRPr="00CD4BC8" w:rsidRDefault="00CB4BEB" w:rsidP="003C0924">
            <w:pPr>
              <w:rPr>
                <w:rFonts w:ascii="Trebuchet MS" w:hAnsi="Trebuchet MS"/>
                <w:sz w:val="18"/>
                <w:szCs w:val="18"/>
              </w:rPr>
            </w:pPr>
            <w:r w:rsidRPr="00CD4BC8">
              <w:rPr>
                <w:rFonts w:ascii="Trebuchet MS" w:hAnsi="Trebuchet MS"/>
                <w:sz w:val="18"/>
                <w:szCs w:val="18"/>
              </w:rPr>
              <w:t>80</w:t>
            </w:r>
            <w:r>
              <w:rPr>
                <w:rFonts w:ascii="Trebuchet MS" w:hAnsi="Trebuchet MS" w:cs="Trebuchet MS"/>
                <w:sz w:val="18"/>
                <w:szCs w:val="18"/>
              </w:rPr>
              <w:t xml:space="preserve"> km i timen</w:t>
            </w:r>
          </w:p>
        </w:tc>
      </w:tr>
      <w:tr w:rsidR="00CB4BEB" w:rsidRPr="0051728E" w14:paraId="16356081"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087565D5"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90</w:t>
            </w:r>
          </w:p>
        </w:tc>
        <w:tc>
          <w:tcPr>
            <w:tcW w:w="2683" w:type="dxa"/>
            <w:tcBorders>
              <w:top w:val="single" w:sz="4" w:space="0" w:color="auto"/>
              <w:left w:val="single" w:sz="4" w:space="0" w:color="auto"/>
              <w:bottom w:val="single" w:sz="4" w:space="0" w:color="auto"/>
            </w:tcBorders>
            <w:shd w:val="clear" w:color="auto" w:fill="FFFFFF"/>
            <w:vAlign w:val="bottom"/>
          </w:tcPr>
          <w:p w14:paraId="1AD060B7"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90</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471B1922"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75A00038" w14:textId="77777777" w:rsidR="00CB4BEB" w:rsidRPr="00CD4BC8" w:rsidRDefault="00CB4BEB" w:rsidP="003C0924">
            <w:pPr>
              <w:rPr>
                <w:rFonts w:ascii="Trebuchet MS" w:hAnsi="Trebuchet MS"/>
                <w:sz w:val="18"/>
                <w:szCs w:val="18"/>
              </w:rPr>
            </w:pPr>
            <w:r w:rsidRPr="00CD4BC8">
              <w:rPr>
                <w:rFonts w:ascii="Trebuchet MS" w:hAnsi="Trebuchet MS"/>
                <w:sz w:val="18"/>
                <w:szCs w:val="18"/>
              </w:rPr>
              <w:t>90</w:t>
            </w:r>
            <w:r>
              <w:rPr>
                <w:rFonts w:ascii="Trebuchet MS" w:hAnsi="Trebuchet MS" w:cs="Trebuchet MS"/>
                <w:sz w:val="18"/>
                <w:szCs w:val="18"/>
              </w:rPr>
              <w:t xml:space="preserve"> km i timen</w:t>
            </w:r>
          </w:p>
        </w:tc>
      </w:tr>
      <w:tr w:rsidR="00CB4BEB" w:rsidRPr="0051728E" w14:paraId="46D79509"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18C3E798" w14:textId="77777777" w:rsidR="00CB4BEB" w:rsidRPr="00CD4BC8" w:rsidRDefault="00CB4BEB" w:rsidP="003C0924">
            <w:pPr>
              <w:jc w:val="center"/>
              <w:rPr>
                <w:rFonts w:ascii="Trebuchet MS" w:hAnsi="Trebuchet MS"/>
                <w:sz w:val="18"/>
                <w:szCs w:val="18"/>
              </w:rPr>
            </w:pPr>
            <w:r>
              <w:rPr>
                <w:rFonts w:ascii="Trebuchet MS" w:hAnsi="Trebuchet MS"/>
                <w:sz w:val="18"/>
                <w:szCs w:val="18"/>
              </w:rPr>
              <w:t>98</w:t>
            </w:r>
          </w:p>
        </w:tc>
        <w:tc>
          <w:tcPr>
            <w:tcW w:w="2683" w:type="dxa"/>
            <w:tcBorders>
              <w:top w:val="single" w:sz="4" w:space="0" w:color="auto"/>
              <w:left w:val="single" w:sz="4" w:space="0" w:color="auto"/>
              <w:bottom w:val="single" w:sz="4" w:space="0" w:color="auto"/>
            </w:tcBorders>
            <w:shd w:val="clear" w:color="auto" w:fill="FFFFFF"/>
            <w:vAlign w:val="bottom"/>
          </w:tcPr>
          <w:p w14:paraId="2E986492" w14:textId="77777777" w:rsidR="00CB4BEB" w:rsidRPr="00CD4BC8" w:rsidRDefault="00CB4BEB" w:rsidP="003C0924">
            <w:pPr>
              <w:jc w:val="center"/>
              <w:rPr>
                <w:rFonts w:ascii="Trebuchet MS" w:hAnsi="Trebuchet MS"/>
                <w:sz w:val="18"/>
                <w:szCs w:val="18"/>
              </w:rPr>
            </w:pPr>
            <w:r>
              <w:rPr>
                <w:rFonts w:ascii="Trebuchet MS" w:hAnsi="Trebuchet MS"/>
                <w:sz w:val="18"/>
                <w:szCs w:val="18"/>
              </w:rPr>
              <w:t>Andet</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27571147"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523E9B45" w14:textId="77777777" w:rsidR="00CB4BEB" w:rsidRPr="00CD4BC8" w:rsidRDefault="00CB4BEB" w:rsidP="003C0924">
            <w:pPr>
              <w:rPr>
                <w:rFonts w:ascii="Trebuchet MS" w:hAnsi="Trebuchet MS"/>
                <w:sz w:val="18"/>
                <w:szCs w:val="18"/>
              </w:rPr>
            </w:pPr>
            <w:r>
              <w:rPr>
                <w:rFonts w:ascii="Trebuchet MS" w:hAnsi="Trebuchet MS"/>
                <w:sz w:val="18"/>
                <w:szCs w:val="18"/>
              </w:rPr>
              <w:t>Anden hastighed end muligt at vælge på listen.</w:t>
            </w:r>
          </w:p>
        </w:tc>
      </w:tr>
      <w:tr w:rsidR="00CB4BEB" w:rsidRPr="0051728E" w14:paraId="4D273225"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577D547B" w14:textId="77777777" w:rsidR="00CB4BEB" w:rsidRPr="00CD4BC8" w:rsidRDefault="00CB4BEB" w:rsidP="003C0924">
            <w:pPr>
              <w:jc w:val="center"/>
              <w:rPr>
                <w:rFonts w:ascii="Trebuchet MS" w:hAnsi="Trebuchet MS"/>
                <w:sz w:val="18"/>
                <w:szCs w:val="18"/>
              </w:rPr>
            </w:pPr>
            <w:r>
              <w:rPr>
                <w:rFonts w:ascii="Trebuchet MS" w:hAnsi="Trebuchet MS"/>
                <w:sz w:val="18"/>
                <w:szCs w:val="18"/>
              </w:rPr>
              <w:t>99</w:t>
            </w:r>
          </w:p>
        </w:tc>
        <w:tc>
          <w:tcPr>
            <w:tcW w:w="2683" w:type="dxa"/>
            <w:tcBorders>
              <w:top w:val="single" w:sz="4" w:space="0" w:color="auto"/>
              <w:left w:val="single" w:sz="4" w:space="0" w:color="auto"/>
              <w:bottom w:val="single" w:sz="4" w:space="0" w:color="auto"/>
            </w:tcBorders>
            <w:shd w:val="clear" w:color="auto" w:fill="FFFFFF"/>
            <w:vAlign w:val="bottom"/>
          </w:tcPr>
          <w:p w14:paraId="7E1EE732" w14:textId="77777777" w:rsidR="00CB4BEB" w:rsidRPr="00CD4BC8" w:rsidRDefault="00CB4BEB" w:rsidP="003C0924">
            <w:pPr>
              <w:jc w:val="center"/>
              <w:rPr>
                <w:rFonts w:ascii="Trebuchet MS" w:hAnsi="Trebuchet MS"/>
                <w:sz w:val="18"/>
                <w:szCs w:val="18"/>
              </w:rPr>
            </w:pPr>
            <w:r>
              <w:rPr>
                <w:rFonts w:ascii="Trebuchet MS" w:hAnsi="Trebuchet MS"/>
                <w:sz w:val="18"/>
                <w:szCs w:val="18"/>
              </w:rPr>
              <w:t>Ukendt</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02985451"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28E75150" w14:textId="77777777" w:rsidR="00CB4BEB" w:rsidRPr="00CD4BC8" w:rsidRDefault="00CB4BEB" w:rsidP="003C0924">
            <w:pPr>
              <w:rPr>
                <w:rFonts w:ascii="Trebuchet MS" w:hAnsi="Trebuchet MS"/>
                <w:sz w:val="18"/>
                <w:szCs w:val="18"/>
              </w:rPr>
            </w:pPr>
            <w:r>
              <w:rPr>
                <w:rFonts w:ascii="Trebuchet MS" w:hAnsi="Trebuchet MS"/>
                <w:sz w:val="18"/>
                <w:szCs w:val="18"/>
              </w:rPr>
              <w:t>Ukendt/mangler viden</w:t>
            </w:r>
          </w:p>
        </w:tc>
      </w:tr>
      <w:tr w:rsidR="00CB4BEB" w:rsidRPr="0051728E" w14:paraId="49151514"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73BB9C3D"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110</w:t>
            </w:r>
          </w:p>
        </w:tc>
        <w:tc>
          <w:tcPr>
            <w:tcW w:w="2683" w:type="dxa"/>
            <w:tcBorders>
              <w:top w:val="single" w:sz="4" w:space="0" w:color="auto"/>
              <w:left w:val="single" w:sz="4" w:space="0" w:color="auto"/>
              <w:bottom w:val="single" w:sz="4" w:space="0" w:color="auto"/>
            </w:tcBorders>
            <w:shd w:val="clear" w:color="auto" w:fill="FFFFFF"/>
            <w:vAlign w:val="bottom"/>
          </w:tcPr>
          <w:p w14:paraId="7F65D874"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110</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012DC392"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53B45B08" w14:textId="77777777" w:rsidR="00CB4BEB" w:rsidRPr="00CD4BC8" w:rsidRDefault="00CB4BEB" w:rsidP="003C0924">
            <w:pPr>
              <w:rPr>
                <w:rFonts w:ascii="Trebuchet MS" w:hAnsi="Trebuchet MS"/>
                <w:sz w:val="18"/>
                <w:szCs w:val="18"/>
              </w:rPr>
            </w:pPr>
            <w:r w:rsidRPr="00CD4BC8">
              <w:rPr>
                <w:rFonts w:ascii="Trebuchet MS" w:hAnsi="Trebuchet MS"/>
                <w:sz w:val="18"/>
                <w:szCs w:val="18"/>
              </w:rPr>
              <w:t>110</w:t>
            </w:r>
            <w:r>
              <w:rPr>
                <w:rFonts w:ascii="Trebuchet MS" w:hAnsi="Trebuchet MS" w:cs="Trebuchet MS"/>
                <w:sz w:val="18"/>
                <w:szCs w:val="18"/>
              </w:rPr>
              <w:t xml:space="preserve"> km i timen</w:t>
            </w:r>
          </w:p>
        </w:tc>
      </w:tr>
      <w:tr w:rsidR="00CB4BEB" w:rsidRPr="0051728E" w14:paraId="2BAC5D9D"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48D67708"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130</w:t>
            </w:r>
          </w:p>
        </w:tc>
        <w:tc>
          <w:tcPr>
            <w:tcW w:w="2683" w:type="dxa"/>
            <w:tcBorders>
              <w:top w:val="single" w:sz="4" w:space="0" w:color="auto"/>
              <w:left w:val="single" w:sz="4" w:space="0" w:color="auto"/>
              <w:bottom w:val="single" w:sz="4" w:space="0" w:color="auto"/>
            </w:tcBorders>
            <w:shd w:val="clear" w:color="auto" w:fill="FFFFFF"/>
            <w:vAlign w:val="bottom"/>
          </w:tcPr>
          <w:p w14:paraId="66A154C8"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130</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563E658E"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32CADDD1" w14:textId="77777777" w:rsidR="00CB4BEB" w:rsidRPr="00CD4BC8" w:rsidRDefault="00CB4BEB" w:rsidP="003C0924">
            <w:pPr>
              <w:rPr>
                <w:rFonts w:ascii="Trebuchet MS" w:hAnsi="Trebuchet MS"/>
                <w:sz w:val="18"/>
                <w:szCs w:val="18"/>
              </w:rPr>
            </w:pPr>
            <w:r w:rsidRPr="00CD4BC8">
              <w:rPr>
                <w:rFonts w:ascii="Trebuchet MS" w:hAnsi="Trebuchet MS"/>
                <w:sz w:val="18"/>
                <w:szCs w:val="18"/>
              </w:rPr>
              <w:t>130</w:t>
            </w:r>
            <w:r>
              <w:rPr>
                <w:rFonts w:ascii="Trebuchet MS" w:hAnsi="Trebuchet MS" w:cs="Trebuchet MS"/>
                <w:sz w:val="18"/>
                <w:szCs w:val="18"/>
              </w:rPr>
              <w:t xml:space="preserve"> km i timen</w:t>
            </w:r>
          </w:p>
        </w:tc>
      </w:tr>
    </w:tbl>
    <w:p w14:paraId="463B59BC" w14:textId="77777777" w:rsidR="00035F4A" w:rsidRPr="00035F4A" w:rsidRDefault="00035F4A" w:rsidP="00035F4A">
      <w:pPr>
        <w:jc w:val="center"/>
        <w:rPr>
          <w:rFonts w:ascii="Trebuchet MS" w:hAnsi="Trebuchet MS"/>
          <w:sz w:val="18"/>
          <w:szCs w:val="18"/>
        </w:rPr>
      </w:pPr>
      <w:bookmarkStart w:id="1168" w:name="_Toc63351398"/>
    </w:p>
    <w:p w14:paraId="0E901CD7" w14:textId="6DEE5391" w:rsidR="00CB4BEB" w:rsidRDefault="00CB4BEB" w:rsidP="00CB4BEB">
      <w:pPr>
        <w:pStyle w:val="Overskrift3"/>
      </w:pPr>
      <w:bookmarkStart w:id="1169" w:name="_Toc122436062"/>
      <w:r w:rsidRPr="005B14F5">
        <w:t xml:space="preserve">4.3.11 </w:t>
      </w:r>
      <w:proofErr w:type="spellStart"/>
      <w:r w:rsidRPr="005B14F5">
        <w:t>Afstemningsområde_nr</w:t>
      </w:r>
      <w:proofErr w:type="spellEnd"/>
      <w:r w:rsidRPr="005B14F5">
        <w:t>/navn (</w:t>
      </w:r>
      <w:proofErr w:type="spellStart"/>
      <w:r w:rsidRPr="005B14F5">
        <w:t>d_basis_afstemningsomraade</w:t>
      </w:r>
      <w:proofErr w:type="spellEnd"/>
      <w:r w:rsidRPr="005B14F5">
        <w:t>)</w:t>
      </w:r>
      <w:bookmarkEnd w:id="1168"/>
      <w:bookmarkEnd w:id="1169"/>
    </w:p>
    <w:p w14:paraId="49AF1E8D" w14:textId="63F85CF3" w:rsidR="00CB4BEB" w:rsidRPr="006973BC" w:rsidRDefault="00CB4BEB" w:rsidP="00035F4A">
      <w:pPr>
        <w:rPr>
          <w:rFonts w:ascii="Trebuchet MS" w:hAnsi="Trebuchet MS"/>
          <w:sz w:val="19"/>
          <w:szCs w:val="19"/>
        </w:rPr>
      </w:pPr>
      <w:r w:rsidRPr="006973BC">
        <w:rPr>
          <w:rFonts w:ascii="Trebuchet MS" w:hAnsi="Trebuchet MS"/>
          <w:sz w:val="19"/>
          <w:szCs w:val="19"/>
        </w:rPr>
        <w:t>Kommunens egne liste.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5"/>
        <w:gridCol w:w="3350"/>
        <w:gridCol w:w="3350"/>
        <w:gridCol w:w="3350"/>
      </w:tblGrid>
      <w:tr w:rsidR="00CB4BEB" w:rsidRPr="005B14F5" w14:paraId="5332843F" w14:textId="77777777" w:rsidTr="003C0924">
        <w:trPr>
          <w:trHeight w:hRule="exact" w:val="255"/>
        </w:trPr>
        <w:tc>
          <w:tcPr>
            <w:tcW w:w="2665" w:type="dxa"/>
            <w:tcBorders>
              <w:bottom w:val="single" w:sz="4" w:space="0" w:color="auto"/>
            </w:tcBorders>
            <w:shd w:val="clear" w:color="auto" w:fill="CCCCCC"/>
            <w:vAlign w:val="bottom"/>
          </w:tcPr>
          <w:p w14:paraId="5E33D4C6" w14:textId="77777777" w:rsidR="00CB4BEB" w:rsidRPr="005B14F5" w:rsidRDefault="00CB4BEB" w:rsidP="003C0924">
            <w:pPr>
              <w:rPr>
                <w:rFonts w:ascii="Trebuchet MS" w:hAnsi="Trebuchet MS" w:cs="Trebuchet MS"/>
                <w:b/>
                <w:bCs/>
                <w:sz w:val="18"/>
                <w:szCs w:val="18"/>
              </w:rPr>
            </w:pPr>
            <w:proofErr w:type="spellStart"/>
            <w:r w:rsidRPr="005B14F5">
              <w:rPr>
                <w:rFonts w:ascii="Trebuchet MS" w:hAnsi="Trebuchet MS" w:cs="Trebuchet MS"/>
                <w:b/>
                <w:bCs/>
                <w:sz w:val="18"/>
                <w:szCs w:val="18"/>
              </w:rPr>
              <w:t>afstemningsomraade_nr</w:t>
            </w:r>
            <w:proofErr w:type="spellEnd"/>
          </w:p>
        </w:tc>
        <w:tc>
          <w:tcPr>
            <w:tcW w:w="3350" w:type="dxa"/>
            <w:tcBorders>
              <w:bottom w:val="single" w:sz="4" w:space="0" w:color="auto"/>
            </w:tcBorders>
            <w:shd w:val="clear" w:color="auto" w:fill="CCCCCC"/>
            <w:vAlign w:val="bottom"/>
          </w:tcPr>
          <w:p w14:paraId="057689B3" w14:textId="77777777" w:rsidR="00CB4BEB" w:rsidRPr="005B14F5" w:rsidRDefault="00CB4BEB" w:rsidP="003C0924">
            <w:pPr>
              <w:rPr>
                <w:rFonts w:ascii="Trebuchet MS" w:hAnsi="Trebuchet MS" w:cs="Trebuchet MS"/>
                <w:b/>
                <w:bCs/>
                <w:sz w:val="18"/>
                <w:szCs w:val="18"/>
              </w:rPr>
            </w:pPr>
            <w:proofErr w:type="spellStart"/>
            <w:r w:rsidRPr="005B14F5">
              <w:rPr>
                <w:rFonts w:ascii="Trebuchet MS" w:hAnsi="Trebuchet MS" w:cs="Trebuchet MS"/>
                <w:b/>
                <w:bCs/>
                <w:sz w:val="18"/>
                <w:szCs w:val="18"/>
              </w:rPr>
              <w:t>afstemningsomraade_navn</w:t>
            </w:r>
            <w:proofErr w:type="spellEnd"/>
          </w:p>
        </w:tc>
        <w:tc>
          <w:tcPr>
            <w:tcW w:w="3350" w:type="dxa"/>
            <w:tcBorders>
              <w:bottom w:val="single" w:sz="4" w:space="0" w:color="auto"/>
            </w:tcBorders>
            <w:shd w:val="clear" w:color="auto" w:fill="CCCCCC"/>
            <w:vAlign w:val="bottom"/>
          </w:tcPr>
          <w:p w14:paraId="2F8D3C5E" w14:textId="77777777" w:rsidR="00CB4BEB" w:rsidRPr="005B14F5" w:rsidRDefault="00CB4BEB" w:rsidP="003C0924">
            <w:pPr>
              <w:jc w:val="center"/>
              <w:rPr>
                <w:rFonts w:ascii="Trebuchet MS" w:hAnsi="Trebuchet MS" w:cs="Trebuchet MS"/>
                <w:b/>
                <w:bCs/>
                <w:sz w:val="18"/>
                <w:szCs w:val="18"/>
              </w:rPr>
            </w:pPr>
            <w:r w:rsidRPr="005B14F5">
              <w:rPr>
                <w:rFonts w:ascii="Trebuchet MS" w:hAnsi="Trebuchet MS" w:cs="Trebuchet MS"/>
                <w:b/>
                <w:bCs/>
                <w:sz w:val="18"/>
                <w:szCs w:val="18"/>
              </w:rPr>
              <w:t>aktiv</w:t>
            </w:r>
          </w:p>
        </w:tc>
        <w:tc>
          <w:tcPr>
            <w:tcW w:w="3350" w:type="dxa"/>
            <w:tcBorders>
              <w:bottom w:val="single" w:sz="4" w:space="0" w:color="auto"/>
            </w:tcBorders>
            <w:shd w:val="clear" w:color="auto" w:fill="CCCCCC"/>
            <w:vAlign w:val="bottom"/>
          </w:tcPr>
          <w:p w14:paraId="5851BFA8" w14:textId="77777777" w:rsidR="00CB4BEB" w:rsidRPr="005B14F5" w:rsidRDefault="00CB4BEB" w:rsidP="003C0924">
            <w:pPr>
              <w:rPr>
                <w:rFonts w:ascii="Trebuchet MS" w:hAnsi="Trebuchet MS" w:cs="Trebuchet MS"/>
                <w:b/>
                <w:bCs/>
                <w:sz w:val="18"/>
                <w:szCs w:val="18"/>
              </w:rPr>
            </w:pPr>
            <w:r w:rsidRPr="005B14F5">
              <w:rPr>
                <w:rFonts w:ascii="Trebuchet MS" w:hAnsi="Trebuchet MS" w:cs="Trebuchet MS"/>
                <w:b/>
                <w:bCs/>
                <w:sz w:val="18"/>
                <w:szCs w:val="18"/>
              </w:rPr>
              <w:t>Cvr</w:t>
            </w:r>
          </w:p>
        </w:tc>
      </w:tr>
      <w:tr w:rsidR="00CB4BEB" w:rsidRPr="005B14F5" w14:paraId="09F5BB86" w14:textId="77777777" w:rsidTr="003C0924">
        <w:trPr>
          <w:trHeight w:hRule="exact" w:val="255"/>
        </w:trPr>
        <w:tc>
          <w:tcPr>
            <w:tcW w:w="2665" w:type="dxa"/>
            <w:tcBorders>
              <w:top w:val="single" w:sz="4" w:space="0" w:color="auto"/>
              <w:left w:val="single" w:sz="4" w:space="0" w:color="auto"/>
              <w:bottom w:val="single" w:sz="4" w:space="0" w:color="auto"/>
              <w:right w:val="single" w:sz="4" w:space="0" w:color="auto"/>
            </w:tcBorders>
            <w:shd w:val="clear" w:color="auto" w:fill="D9D9D9"/>
            <w:vAlign w:val="center"/>
          </w:tcPr>
          <w:p w14:paraId="54083429" w14:textId="77777777" w:rsidR="00CB4BEB" w:rsidRPr="005B14F5" w:rsidRDefault="00CB4BEB" w:rsidP="003C0924">
            <w:pPr>
              <w:rPr>
                <w:sz w:val="16"/>
                <w:szCs w:val="16"/>
              </w:rPr>
            </w:pPr>
          </w:p>
        </w:tc>
        <w:tc>
          <w:tcPr>
            <w:tcW w:w="3350" w:type="dxa"/>
            <w:tcBorders>
              <w:top w:val="single" w:sz="4" w:space="0" w:color="auto"/>
              <w:left w:val="single" w:sz="4" w:space="0" w:color="auto"/>
              <w:bottom w:val="single" w:sz="4" w:space="0" w:color="auto"/>
            </w:tcBorders>
            <w:shd w:val="clear" w:color="auto" w:fill="FFFFFF"/>
            <w:vAlign w:val="center"/>
          </w:tcPr>
          <w:p w14:paraId="59C5E97A" w14:textId="77777777" w:rsidR="00CB4BEB" w:rsidRPr="005B14F5" w:rsidRDefault="00CB4BEB" w:rsidP="003C0924">
            <w:pPr>
              <w:rPr>
                <w:sz w:val="16"/>
                <w:szCs w:val="16"/>
              </w:rPr>
            </w:pPr>
          </w:p>
        </w:tc>
        <w:tc>
          <w:tcPr>
            <w:tcW w:w="3350" w:type="dxa"/>
            <w:tcBorders>
              <w:top w:val="single" w:sz="4" w:space="0" w:color="auto"/>
              <w:left w:val="single" w:sz="4" w:space="0" w:color="auto"/>
              <w:bottom w:val="single" w:sz="4" w:space="0" w:color="auto"/>
              <w:right w:val="single" w:sz="4" w:space="0" w:color="auto"/>
            </w:tcBorders>
            <w:shd w:val="clear" w:color="auto" w:fill="FFFFFF"/>
            <w:vAlign w:val="bottom"/>
          </w:tcPr>
          <w:p w14:paraId="189ACC55" w14:textId="77777777" w:rsidR="00CB4BEB" w:rsidRPr="005B14F5" w:rsidRDefault="00CB4BEB" w:rsidP="003C0924">
            <w:pPr>
              <w:jc w:val="center"/>
              <w:rPr>
                <w:color w:val="1F497D"/>
                <w:sz w:val="16"/>
                <w:szCs w:val="16"/>
              </w:rPr>
            </w:pPr>
            <w:r w:rsidRPr="005B14F5">
              <w:rPr>
                <w:sz w:val="16"/>
                <w:szCs w:val="16"/>
              </w:rPr>
              <w:t>1</w:t>
            </w:r>
          </w:p>
        </w:tc>
        <w:tc>
          <w:tcPr>
            <w:tcW w:w="3350" w:type="dxa"/>
            <w:tcBorders>
              <w:top w:val="single" w:sz="4" w:space="0" w:color="auto"/>
              <w:left w:val="single" w:sz="4" w:space="0" w:color="auto"/>
              <w:bottom w:val="single" w:sz="4" w:space="0" w:color="auto"/>
            </w:tcBorders>
            <w:shd w:val="clear" w:color="auto" w:fill="FFFFFF"/>
          </w:tcPr>
          <w:p w14:paraId="059D98A6" w14:textId="77777777" w:rsidR="00CB4BEB" w:rsidRPr="005B14F5" w:rsidRDefault="00CB4BEB" w:rsidP="003C0924">
            <w:pPr>
              <w:rPr>
                <w:sz w:val="16"/>
                <w:szCs w:val="16"/>
              </w:rPr>
            </w:pPr>
          </w:p>
        </w:tc>
      </w:tr>
      <w:tr w:rsidR="00CB4BEB" w:rsidRPr="005B14F5" w14:paraId="02D1C678" w14:textId="77777777" w:rsidTr="003C0924">
        <w:trPr>
          <w:trHeight w:hRule="exact" w:val="255"/>
        </w:trPr>
        <w:tc>
          <w:tcPr>
            <w:tcW w:w="2665" w:type="dxa"/>
            <w:tcBorders>
              <w:top w:val="single" w:sz="4" w:space="0" w:color="auto"/>
              <w:left w:val="single" w:sz="4" w:space="0" w:color="auto"/>
              <w:bottom w:val="single" w:sz="4" w:space="0" w:color="auto"/>
              <w:right w:val="single" w:sz="4" w:space="0" w:color="auto"/>
            </w:tcBorders>
            <w:shd w:val="clear" w:color="auto" w:fill="D9D9D9"/>
            <w:vAlign w:val="center"/>
          </w:tcPr>
          <w:p w14:paraId="3327C565" w14:textId="77777777" w:rsidR="00CB4BEB" w:rsidRPr="005B14F5" w:rsidRDefault="00CB4BEB" w:rsidP="003C0924">
            <w:pPr>
              <w:rPr>
                <w:rFonts w:ascii="Trebuchet MS" w:hAnsi="Trebuchet MS"/>
                <w:sz w:val="18"/>
                <w:szCs w:val="18"/>
              </w:rPr>
            </w:pPr>
          </w:p>
        </w:tc>
        <w:tc>
          <w:tcPr>
            <w:tcW w:w="3350" w:type="dxa"/>
            <w:tcBorders>
              <w:top w:val="single" w:sz="4" w:space="0" w:color="auto"/>
              <w:left w:val="single" w:sz="4" w:space="0" w:color="auto"/>
              <w:bottom w:val="single" w:sz="4" w:space="0" w:color="auto"/>
            </w:tcBorders>
            <w:shd w:val="clear" w:color="auto" w:fill="FFFFFF"/>
            <w:vAlign w:val="center"/>
          </w:tcPr>
          <w:p w14:paraId="17CC72A2" w14:textId="77777777" w:rsidR="00CB4BEB" w:rsidRPr="005B14F5" w:rsidRDefault="00CB4BEB" w:rsidP="003C0924">
            <w:pPr>
              <w:rPr>
                <w:sz w:val="16"/>
                <w:szCs w:val="16"/>
              </w:rPr>
            </w:pPr>
          </w:p>
        </w:tc>
        <w:tc>
          <w:tcPr>
            <w:tcW w:w="3350" w:type="dxa"/>
            <w:tcBorders>
              <w:top w:val="single" w:sz="4" w:space="0" w:color="auto"/>
              <w:left w:val="single" w:sz="4" w:space="0" w:color="auto"/>
              <w:bottom w:val="single" w:sz="4" w:space="0" w:color="auto"/>
              <w:right w:val="single" w:sz="4" w:space="0" w:color="auto"/>
            </w:tcBorders>
            <w:shd w:val="clear" w:color="auto" w:fill="FFFFFF"/>
            <w:vAlign w:val="bottom"/>
          </w:tcPr>
          <w:p w14:paraId="19567A82" w14:textId="77777777" w:rsidR="00CB4BEB" w:rsidRPr="005B14F5" w:rsidRDefault="00CB4BEB" w:rsidP="003C0924">
            <w:pPr>
              <w:jc w:val="center"/>
              <w:rPr>
                <w:color w:val="1F497D"/>
                <w:sz w:val="16"/>
                <w:szCs w:val="16"/>
              </w:rPr>
            </w:pPr>
            <w:r w:rsidRPr="005B14F5">
              <w:rPr>
                <w:sz w:val="16"/>
                <w:szCs w:val="16"/>
              </w:rPr>
              <w:t>1</w:t>
            </w:r>
          </w:p>
        </w:tc>
        <w:tc>
          <w:tcPr>
            <w:tcW w:w="3350" w:type="dxa"/>
            <w:tcBorders>
              <w:top w:val="single" w:sz="4" w:space="0" w:color="auto"/>
              <w:left w:val="single" w:sz="4" w:space="0" w:color="auto"/>
              <w:bottom w:val="single" w:sz="4" w:space="0" w:color="auto"/>
            </w:tcBorders>
            <w:shd w:val="clear" w:color="auto" w:fill="FFFFFF"/>
          </w:tcPr>
          <w:p w14:paraId="25A695E9" w14:textId="77777777" w:rsidR="00CB4BEB" w:rsidRPr="005B14F5" w:rsidRDefault="00CB4BEB" w:rsidP="003C0924">
            <w:pPr>
              <w:rPr>
                <w:sz w:val="16"/>
                <w:szCs w:val="16"/>
              </w:rPr>
            </w:pPr>
          </w:p>
        </w:tc>
      </w:tr>
      <w:tr w:rsidR="00CB4BEB" w:rsidRPr="0051728E" w14:paraId="3D8D41F8" w14:textId="77777777" w:rsidTr="003C0924">
        <w:trPr>
          <w:trHeight w:hRule="exact" w:val="255"/>
        </w:trPr>
        <w:tc>
          <w:tcPr>
            <w:tcW w:w="2665" w:type="dxa"/>
            <w:tcBorders>
              <w:top w:val="single" w:sz="4" w:space="0" w:color="auto"/>
              <w:left w:val="single" w:sz="4" w:space="0" w:color="auto"/>
              <w:bottom w:val="single" w:sz="4" w:space="0" w:color="auto"/>
              <w:right w:val="single" w:sz="4" w:space="0" w:color="auto"/>
            </w:tcBorders>
            <w:shd w:val="clear" w:color="auto" w:fill="D9D9D9"/>
            <w:vAlign w:val="bottom"/>
          </w:tcPr>
          <w:p w14:paraId="44B78D42" w14:textId="77777777" w:rsidR="00CB4BEB" w:rsidRPr="005B14F5" w:rsidRDefault="00CB4BEB" w:rsidP="003C0924">
            <w:pPr>
              <w:rPr>
                <w:rFonts w:ascii="Trebuchet MS" w:hAnsi="Trebuchet MS"/>
                <w:sz w:val="18"/>
                <w:szCs w:val="18"/>
              </w:rPr>
            </w:pPr>
          </w:p>
        </w:tc>
        <w:tc>
          <w:tcPr>
            <w:tcW w:w="3350" w:type="dxa"/>
            <w:tcBorders>
              <w:top w:val="single" w:sz="4" w:space="0" w:color="auto"/>
              <w:left w:val="single" w:sz="4" w:space="0" w:color="auto"/>
              <w:bottom w:val="single" w:sz="4" w:space="0" w:color="auto"/>
            </w:tcBorders>
            <w:shd w:val="clear" w:color="auto" w:fill="FFFFFF"/>
            <w:vAlign w:val="center"/>
          </w:tcPr>
          <w:p w14:paraId="50B30880" w14:textId="77777777" w:rsidR="00CB4BEB" w:rsidRPr="005B14F5" w:rsidRDefault="00CB4BEB" w:rsidP="003C0924">
            <w:pPr>
              <w:rPr>
                <w:sz w:val="16"/>
                <w:szCs w:val="16"/>
              </w:rPr>
            </w:pPr>
          </w:p>
        </w:tc>
        <w:tc>
          <w:tcPr>
            <w:tcW w:w="3350" w:type="dxa"/>
            <w:tcBorders>
              <w:top w:val="single" w:sz="4" w:space="0" w:color="auto"/>
              <w:left w:val="single" w:sz="4" w:space="0" w:color="auto"/>
              <w:bottom w:val="single" w:sz="4" w:space="0" w:color="auto"/>
              <w:right w:val="single" w:sz="4" w:space="0" w:color="auto"/>
            </w:tcBorders>
            <w:shd w:val="clear" w:color="auto" w:fill="FFFFFF"/>
            <w:vAlign w:val="bottom"/>
          </w:tcPr>
          <w:p w14:paraId="7F59FA13" w14:textId="77777777" w:rsidR="00CB4BEB" w:rsidRPr="003A52C1" w:rsidRDefault="00CB4BEB" w:rsidP="003C0924">
            <w:pPr>
              <w:jc w:val="center"/>
              <w:rPr>
                <w:sz w:val="16"/>
                <w:szCs w:val="16"/>
              </w:rPr>
            </w:pPr>
            <w:r w:rsidRPr="005B14F5">
              <w:rPr>
                <w:sz w:val="16"/>
                <w:szCs w:val="16"/>
              </w:rPr>
              <w:t>1</w:t>
            </w:r>
          </w:p>
        </w:tc>
        <w:tc>
          <w:tcPr>
            <w:tcW w:w="3350" w:type="dxa"/>
            <w:tcBorders>
              <w:top w:val="single" w:sz="4" w:space="0" w:color="auto"/>
              <w:left w:val="single" w:sz="4" w:space="0" w:color="auto"/>
              <w:bottom w:val="single" w:sz="4" w:space="0" w:color="auto"/>
            </w:tcBorders>
            <w:shd w:val="clear" w:color="auto" w:fill="FFFFFF"/>
          </w:tcPr>
          <w:p w14:paraId="39DBBA77" w14:textId="77777777" w:rsidR="00CB4BEB" w:rsidRDefault="00CB4BEB" w:rsidP="003C0924">
            <w:pPr>
              <w:rPr>
                <w:sz w:val="16"/>
                <w:szCs w:val="16"/>
              </w:rPr>
            </w:pPr>
          </w:p>
        </w:tc>
      </w:tr>
    </w:tbl>
    <w:p w14:paraId="34B26F8E" w14:textId="77777777" w:rsidR="00033F83" w:rsidRPr="00033F83" w:rsidRDefault="00033F83" w:rsidP="00CB4BEB">
      <w:pPr>
        <w:pStyle w:val="Overskrift3"/>
        <w:rPr>
          <w:rFonts w:ascii="Trebuchet MS" w:eastAsiaTheme="minorEastAsia" w:hAnsi="Trebuchet MS" w:cstheme="minorBidi"/>
          <w:sz w:val="18"/>
          <w:szCs w:val="18"/>
        </w:rPr>
      </w:pPr>
      <w:bookmarkStart w:id="1170" w:name="_Toc63351399"/>
    </w:p>
    <w:p w14:paraId="062F5377" w14:textId="77777777" w:rsidR="00CB4BEB" w:rsidRPr="004D056C" w:rsidRDefault="00CB4BEB" w:rsidP="00CB4BEB">
      <w:pPr>
        <w:pStyle w:val="Overskrift3"/>
      </w:pPr>
      <w:bookmarkStart w:id="1171" w:name="_Toc63351401"/>
      <w:bookmarkStart w:id="1172" w:name="_Toc122436063"/>
      <w:bookmarkEnd w:id="1170"/>
      <w:r w:rsidRPr="004D056C">
        <w:t xml:space="preserve">4.3.14 </w:t>
      </w:r>
      <w:proofErr w:type="spellStart"/>
      <w:r w:rsidRPr="004D056C">
        <w:t>Postnr</w:t>
      </w:r>
      <w:proofErr w:type="spellEnd"/>
      <w:r w:rsidRPr="004D056C">
        <w:t xml:space="preserve"> (</w:t>
      </w:r>
      <w:proofErr w:type="spellStart"/>
      <w:r w:rsidRPr="004D056C">
        <w:t>d_basis</w:t>
      </w:r>
      <w:proofErr w:type="spellEnd"/>
      <w:r w:rsidRPr="004D056C">
        <w:t xml:space="preserve">_ </w:t>
      </w:r>
      <w:proofErr w:type="spellStart"/>
      <w:r w:rsidRPr="004D056C">
        <w:t>postnr</w:t>
      </w:r>
      <w:proofErr w:type="spellEnd"/>
      <w:r w:rsidRPr="004D056C">
        <w:t>)</w:t>
      </w:r>
      <w:bookmarkEnd w:id="1171"/>
      <w:bookmarkEnd w:id="1172"/>
    </w:p>
    <w:p w14:paraId="60A1A4B1" w14:textId="78690537" w:rsidR="00CB4BEB" w:rsidRPr="006973BC" w:rsidRDefault="00CB4BEB" w:rsidP="00CB4BEB">
      <w:pPr>
        <w:rPr>
          <w:rFonts w:ascii="Trebuchet MS" w:hAnsi="Trebuchet MS"/>
          <w:sz w:val="19"/>
          <w:szCs w:val="19"/>
        </w:rPr>
      </w:pPr>
      <w:r w:rsidRPr="006973BC">
        <w:rPr>
          <w:rFonts w:ascii="Trebuchet MS" w:hAnsi="Trebuchet MS"/>
          <w:sz w:val="19"/>
          <w:szCs w:val="19"/>
        </w:rPr>
        <w:t>Indeholder alle postnumre.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2977"/>
        <w:gridCol w:w="1417"/>
      </w:tblGrid>
      <w:tr w:rsidR="00CB4BEB" w:rsidRPr="007C755A" w14:paraId="0CCAE93A" w14:textId="77777777" w:rsidTr="003C0924">
        <w:trPr>
          <w:trHeight w:hRule="exact" w:val="255"/>
        </w:trPr>
        <w:tc>
          <w:tcPr>
            <w:tcW w:w="1526" w:type="dxa"/>
            <w:tcBorders>
              <w:bottom w:val="single" w:sz="4" w:space="0" w:color="auto"/>
            </w:tcBorders>
            <w:shd w:val="clear" w:color="auto" w:fill="CCCCCC"/>
            <w:vAlign w:val="bottom"/>
          </w:tcPr>
          <w:p w14:paraId="3437F770" w14:textId="77777777" w:rsidR="00CB4BEB" w:rsidRPr="007C755A" w:rsidRDefault="00CB4BEB" w:rsidP="003C0924">
            <w:pPr>
              <w:rPr>
                <w:rFonts w:ascii="Trebuchet MS" w:hAnsi="Trebuchet MS" w:cs="Trebuchet MS"/>
                <w:b/>
                <w:bCs/>
                <w:sz w:val="18"/>
                <w:szCs w:val="18"/>
              </w:rPr>
            </w:pPr>
            <w:proofErr w:type="spellStart"/>
            <w:r w:rsidRPr="007C755A">
              <w:rPr>
                <w:rFonts w:ascii="Trebuchet MS" w:hAnsi="Trebuchet MS" w:cs="Trebuchet MS"/>
                <w:b/>
                <w:bCs/>
                <w:sz w:val="18"/>
                <w:szCs w:val="18"/>
              </w:rPr>
              <w:t>postnr</w:t>
            </w:r>
            <w:proofErr w:type="spellEnd"/>
          </w:p>
        </w:tc>
        <w:tc>
          <w:tcPr>
            <w:tcW w:w="2977" w:type="dxa"/>
            <w:tcBorders>
              <w:bottom w:val="single" w:sz="4" w:space="0" w:color="auto"/>
            </w:tcBorders>
            <w:shd w:val="clear" w:color="auto" w:fill="CCCCCC"/>
            <w:vAlign w:val="bottom"/>
          </w:tcPr>
          <w:p w14:paraId="621C550F" w14:textId="77777777" w:rsidR="00CB4BEB" w:rsidRPr="007C755A" w:rsidRDefault="00CB4BEB" w:rsidP="003C0924">
            <w:pPr>
              <w:rPr>
                <w:rFonts w:ascii="Trebuchet MS" w:hAnsi="Trebuchet MS" w:cs="Trebuchet MS"/>
                <w:b/>
                <w:bCs/>
                <w:sz w:val="18"/>
                <w:szCs w:val="18"/>
              </w:rPr>
            </w:pPr>
            <w:proofErr w:type="spellStart"/>
            <w:r w:rsidRPr="007C755A">
              <w:rPr>
                <w:rFonts w:ascii="Trebuchet MS" w:hAnsi="Trebuchet MS" w:cs="Trebuchet MS"/>
                <w:b/>
                <w:bCs/>
                <w:sz w:val="18"/>
                <w:szCs w:val="18"/>
              </w:rPr>
              <w:t>postnr_by</w:t>
            </w:r>
            <w:proofErr w:type="spellEnd"/>
          </w:p>
        </w:tc>
        <w:tc>
          <w:tcPr>
            <w:tcW w:w="1417" w:type="dxa"/>
            <w:tcBorders>
              <w:bottom w:val="single" w:sz="4" w:space="0" w:color="auto"/>
            </w:tcBorders>
            <w:shd w:val="clear" w:color="auto" w:fill="CCCCCC"/>
            <w:vAlign w:val="bottom"/>
          </w:tcPr>
          <w:p w14:paraId="73F80453" w14:textId="77777777" w:rsidR="00CB4BEB" w:rsidRPr="007C755A" w:rsidRDefault="00CB4BEB" w:rsidP="003C0924">
            <w:pPr>
              <w:jc w:val="center"/>
              <w:rPr>
                <w:rFonts w:ascii="Trebuchet MS" w:hAnsi="Trebuchet MS" w:cs="Trebuchet MS"/>
                <w:b/>
                <w:bCs/>
                <w:sz w:val="18"/>
                <w:szCs w:val="18"/>
              </w:rPr>
            </w:pPr>
            <w:r w:rsidRPr="007C755A">
              <w:rPr>
                <w:rFonts w:ascii="Trebuchet MS" w:hAnsi="Trebuchet MS" w:cs="Trebuchet MS"/>
                <w:b/>
                <w:bCs/>
                <w:sz w:val="18"/>
                <w:szCs w:val="18"/>
              </w:rPr>
              <w:t>aktiv</w:t>
            </w:r>
          </w:p>
        </w:tc>
      </w:tr>
      <w:tr w:rsidR="00CB4BEB" w:rsidRPr="007C755A" w14:paraId="239008FA"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D9D9D9"/>
            <w:vAlign w:val="center"/>
          </w:tcPr>
          <w:p w14:paraId="5F622053" w14:textId="77777777" w:rsidR="00CB4BEB" w:rsidRPr="007C755A" w:rsidRDefault="00CB4BEB" w:rsidP="003C0924">
            <w:pPr>
              <w:rPr>
                <w:sz w:val="16"/>
                <w:szCs w:val="16"/>
              </w:rPr>
            </w:pPr>
          </w:p>
        </w:tc>
        <w:tc>
          <w:tcPr>
            <w:tcW w:w="2977" w:type="dxa"/>
            <w:tcBorders>
              <w:top w:val="single" w:sz="4" w:space="0" w:color="auto"/>
              <w:left w:val="single" w:sz="4" w:space="0" w:color="auto"/>
              <w:bottom w:val="single" w:sz="4" w:space="0" w:color="auto"/>
            </w:tcBorders>
            <w:shd w:val="clear" w:color="auto" w:fill="FFFFFF"/>
            <w:vAlign w:val="center"/>
          </w:tcPr>
          <w:p w14:paraId="527EEA37" w14:textId="77777777" w:rsidR="00CB4BEB" w:rsidRPr="007C755A" w:rsidRDefault="00CB4BEB" w:rsidP="003C0924">
            <w:pPr>
              <w:rPr>
                <w:sz w:val="16"/>
                <w:szCs w:val="16"/>
              </w:rPr>
            </w:pPr>
          </w:p>
        </w:tc>
        <w:tc>
          <w:tcPr>
            <w:tcW w:w="1417" w:type="dxa"/>
            <w:tcBorders>
              <w:top w:val="single" w:sz="4" w:space="0" w:color="auto"/>
              <w:left w:val="single" w:sz="4" w:space="0" w:color="auto"/>
              <w:bottom w:val="single" w:sz="4" w:space="0" w:color="auto"/>
            </w:tcBorders>
            <w:shd w:val="clear" w:color="auto" w:fill="FFFFFF"/>
            <w:vAlign w:val="bottom"/>
          </w:tcPr>
          <w:p w14:paraId="69EC268E" w14:textId="77777777" w:rsidR="00CB4BEB" w:rsidRPr="007C755A" w:rsidRDefault="00CB4BEB" w:rsidP="003C0924">
            <w:pPr>
              <w:jc w:val="center"/>
              <w:rPr>
                <w:sz w:val="16"/>
                <w:szCs w:val="16"/>
              </w:rPr>
            </w:pPr>
            <w:r w:rsidRPr="007C755A">
              <w:rPr>
                <w:sz w:val="16"/>
                <w:szCs w:val="16"/>
              </w:rPr>
              <w:t>1</w:t>
            </w:r>
          </w:p>
        </w:tc>
      </w:tr>
      <w:tr w:rsidR="00CB4BEB" w:rsidRPr="007C755A" w14:paraId="428A8284"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D9D9D9"/>
            <w:vAlign w:val="center"/>
          </w:tcPr>
          <w:p w14:paraId="67B52E2B" w14:textId="77777777" w:rsidR="00CB4BEB" w:rsidRPr="007C755A" w:rsidRDefault="00CB4BEB" w:rsidP="003C0924">
            <w:pPr>
              <w:rPr>
                <w:rFonts w:ascii="Trebuchet MS" w:hAnsi="Trebuchet MS"/>
                <w:sz w:val="18"/>
                <w:szCs w:val="18"/>
              </w:rPr>
            </w:pPr>
          </w:p>
        </w:tc>
        <w:tc>
          <w:tcPr>
            <w:tcW w:w="2977" w:type="dxa"/>
            <w:tcBorders>
              <w:top w:val="single" w:sz="4" w:space="0" w:color="auto"/>
              <w:left w:val="single" w:sz="4" w:space="0" w:color="auto"/>
              <w:bottom w:val="single" w:sz="4" w:space="0" w:color="auto"/>
            </w:tcBorders>
            <w:shd w:val="clear" w:color="auto" w:fill="FFFFFF"/>
            <w:vAlign w:val="center"/>
          </w:tcPr>
          <w:p w14:paraId="2CB90F2C" w14:textId="77777777" w:rsidR="00CB4BEB" w:rsidRPr="007C755A" w:rsidRDefault="00CB4BEB" w:rsidP="003C0924">
            <w:pPr>
              <w:rPr>
                <w:sz w:val="16"/>
                <w:szCs w:val="16"/>
              </w:rPr>
            </w:pPr>
          </w:p>
        </w:tc>
        <w:tc>
          <w:tcPr>
            <w:tcW w:w="1417" w:type="dxa"/>
            <w:tcBorders>
              <w:top w:val="single" w:sz="4" w:space="0" w:color="auto"/>
              <w:left w:val="single" w:sz="4" w:space="0" w:color="auto"/>
              <w:bottom w:val="single" w:sz="4" w:space="0" w:color="auto"/>
            </w:tcBorders>
            <w:shd w:val="clear" w:color="auto" w:fill="FFFFFF"/>
            <w:vAlign w:val="bottom"/>
          </w:tcPr>
          <w:p w14:paraId="5287E5DF" w14:textId="77777777" w:rsidR="00CB4BEB" w:rsidRPr="007C755A" w:rsidRDefault="00CB4BEB" w:rsidP="003C0924">
            <w:pPr>
              <w:jc w:val="center"/>
              <w:rPr>
                <w:sz w:val="16"/>
                <w:szCs w:val="16"/>
              </w:rPr>
            </w:pPr>
            <w:r w:rsidRPr="007C755A">
              <w:rPr>
                <w:sz w:val="16"/>
                <w:szCs w:val="16"/>
              </w:rPr>
              <w:t>1</w:t>
            </w:r>
          </w:p>
        </w:tc>
      </w:tr>
    </w:tbl>
    <w:p w14:paraId="090AC5F1" w14:textId="77777777" w:rsidR="00033F83" w:rsidRPr="00033F83" w:rsidRDefault="00033F83" w:rsidP="00CB4BEB">
      <w:pPr>
        <w:pStyle w:val="Overskrift3"/>
        <w:rPr>
          <w:rFonts w:ascii="Trebuchet MS" w:eastAsiaTheme="minorEastAsia" w:hAnsi="Trebuchet MS" w:cstheme="minorBidi"/>
          <w:sz w:val="18"/>
          <w:szCs w:val="18"/>
        </w:rPr>
      </w:pPr>
      <w:bookmarkStart w:id="1173" w:name="_Toc63351402"/>
    </w:p>
    <w:p w14:paraId="56BDC803" w14:textId="1B50E26A" w:rsidR="00CB4BEB" w:rsidRPr="007C755A" w:rsidRDefault="00CB4BEB" w:rsidP="00CB4BEB">
      <w:pPr>
        <w:pStyle w:val="Overskrift3"/>
      </w:pPr>
      <w:bookmarkStart w:id="1174" w:name="_Toc122436064"/>
      <w:r w:rsidRPr="007C755A">
        <w:t>4.3.15 Funktionsstatus (</w:t>
      </w:r>
      <w:proofErr w:type="spellStart"/>
      <w:r w:rsidRPr="007C755A">
        <w:t>d_basis_funktionsstatus</w:t>
      </w:r>
      <w:proofErr w:type="spellEnd"/>
      <w:r w:rsidRPr="007C755A">
        <w:t>)</w:t>
      </w:r>
      <w:bookmarkEnd w:id="1173"/>
      <w:bookmarkEnd w:id="117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9"/>
        <w:gridCol w:w="1783"/>
        <w:gridCol w:w="1418"/>
        <w:gridCol w:w="7732"/>
      </w:tblGrid>
      <w:tr w:rsidR="00CB4BEB" w:rsidRPr="007C755A" w14:paraId="5E0E84A3" w14:textId="77777777" w:rsidTr="003C0924">
        <w:trPr>
          <w:trHeight w:hRule="exact" w:val="255"/>
        </w:trPr>
        <w:tc>
          <w:tcPr>
            <w:tcW w:w="2019" w:type="dxa"/>
            <w:tcBorders>
              <w:bottom w:val="single" w:sz="4" w:space="0" w:color="auto"/>
            </w:tcBorders>
            <w:shd w:val="clear" w:color="auto" w:fill="D9D9D9"/>
            <w:vAlign w:val="bottom"/>
          </w:tcPr>
          <w:p w14:paraId="49AEEE8F" w14:textId="77777777" w:rsidR="00CB4BEB" w:rsidRPr="007C755A" w:rsidRDefault="00CB4BEB" w:rsidP="003C0924">
            <w:pPr>
              <w:rPr>
                <w:rFonts w:ascii="Trebuchet MS" w:hAnsi="Trebuchet MS" w:cs="Trebuchet MS"/>
                <w:b/>
                <w:bCs/>
                <w:sz w:val="18"/>
                <w:szCs w:val="18"/>
              </w:rPr>
            </w:pPr>
            <w:proofErr w:type="spellStart"/>
            <w:r w:rsidRPr="007C755A">
              <w:rPr>
                <w:rFonts w:ascii="Trebuchet MS" w:hAnsi="Trebuchet MS" w:cs="Trebuchet MS"/>
                <w:b/>
                <w:bCs/>
                <w:sz w:val="18"/>
                <w:szCs w:val="18"/>
              </w:rPr>
              <w:t>funktionsstatus_kode</w:t>
            </w:r>
            <w:proofErr w:type="spellEnd"/>
          </w:p>
        </w:tc>
        <w:tc>
          <w:tcPr>
            <w:tcW w:w="1783" w:type="dxa"/>
            <w:tcBorders>
              <w:bottom w:val="single" w:sz="4" w:space="0" w:color="auto"/>
            </w:tcBorders>
            <w:shd w:val="clear" w:color="auto" w:fill="D9D9D9"/>
            <w:vAlign w:val="bottom"/>
          </w:tcPr>
          <w:p w14:paraId="5702CB20" w14:textId="77777777" w:rsidR="00CB4BEB" w:rsidRPr="007C755A" w:rsidRDefault="00CB4BEB" w:rsidP="003C0924">
            <w:pPr>
              <w:rPr>
                <w:rFonts w:ascii="Trebuchet MS" w:hAnsi="Trebuchet MS" w:cs="Trebuchet MS"/>
                <w:bCs/>
                <w:sz w:val="18"/>
                <w:szCs w:val="18"/>
              </w:rPr>
            </w:pPr>
            <w:r w:rsidRPr="007C755A">
              <w:rPr>
                <w:rFonts w:ascii="Trebuchet MS" w:hAnsi="Trebuchet MS" w:cs="Trebuchet MS"/>
                <w:b/>
                <w:bCs/>
                <w:sz w:val="18"/>
                <w:szCs w:val="18"/>
              </w:rPr>
              <w:t>funktionsstatus</w:t>
            </w:r>
          </w:p>
        </w:tc>
        <w:tc>
          <w:tcPr>
            <w:tcW w:w="1418" w:type="dxa"/>
            <w:tcBorders>
              <w:bottom w:val="single" w:sz="4" w:space="0" w:color="auto"/>
            </w:tcBorders>
            <w:shd w:val="clear" w:color="auto" w:fill="D9D9D9"/>
            <w:vAlign w:val="bottom"/>
          </w:tcPr>
          <w:p w14:paraId="21376909"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aktiv</w:t>
            </w:r>
          </w:p>
        </w:tc>
        <w:tc>
          <w:tcPr>
            <w:tcW w:w="7732" w:type="dxa"/>
            <w:tcBorders>
              <w:bottom w:val="single" w:sz="4" w:space="0" w:color="auto"/>
            </w:tcBorders>
            <w:shd w:val="clear" w:color="auto" w:fill="D9D9D9"/>
            <w:vAlign w:val="bottom"/>
          </w:tcPr>
          <w:p w14:paraId="65C55303"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Begrebsdefinition</w:t>
            </w:r>
          </w:p>
        </w:tc>
      </w:tr>
      <w:tr w:rsidR="00CB4BEB" w:rsidRPr="007C755A" w14:paraId="58B8587A" w14:textId="77777777" w:rsidTr="003C0924">
        <w:trPr>
          <w:trHeight w:hRule="exact" w:val="255"/>
        </w:trPr>
        <w:tc>
          <w:tcPr>
            <w:tcW w:w="2019" w:type="dxa"/>
            <w:tcBorders>
              <w:top w:val="single" w:sz="4" w:space="0" w:color="auto"/>
              <w:left w:val="single" w:sz="4" w:space="0" w:color="auto"/>
              <w:bottom w:val="single" w:sz="4" w:space="0" w:color="auto"/>
              <w:right w:val="single" w:sz="4" w:space="0" w:color="auto"/>
            </w:tcBorders>
            <w:shd w:val="clear" w:color="auto" w:fill="D9D9D9"/>
            <w:vAlign w:val="bottom"/>
          </w:tcPr>
          <w:p w14:paraId="6E03464A"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1783" w:type="dxa"/>
            <w:tcBorders>
              <w:top w:val="single" w:sz="4" w:space="0" w:color="auto"/>
              <w:left w:val="single" w:sz="4" w:space="0" w:color="auto"/>
              <w:bottom w:val="single" w:sz="4" w:space="0" w:color="auto"/>
            </w:tcBorders>
            <w:shd w:val="clear" w:color="auto" w:fill="FFFFFF"/>
            <w:vAlign w:val="bottom"/>
          </w:tcPr>
          <w:p w14:paraId="0EAC865D" w14:textId="77777777" w:rsidR="00CB4BEB" w:rsidRPr="007C755A" w:rsidRDefault="00CB4BEB" w:rsidP="003C0924">
            <w:pPr>
              <w:rPr>
                <w:rFonts w:ascii="Trebuchet MS" w:hAnsi="Trebuchet MS"/>
                <w:sz w:val="17"/>
                <w:szCs w:val="17"/>
              </w:rPr>
            </w:pPr>
            <w:r w:rsidRPr="007C755A">
              <w:rPr>
                <w:rFonts w:ascii="Trebuchet MS" w:hAnsi="Trebuchet MS"/>
                <w:sz w:val="17"/>
                <w:szCs w:val="17"/>
              </w:rPr>
              <w:t>Planlagt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BAB4C78"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45A1514A"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Planlagt etableret</w:t>
            </w:r>
          </w:p>
        </w:tc>
      </w:tr>
      <w:tr w:rsidR="00CB4BEB" w:rsidRPr="007C755A" w14:paraId="45AC0991" w14:textId="77777777" w:rsidTr="003C0924">
        <w:trPr>
          <w:trHeight w:hRule="exact" w:val="255"/>
        </w:trPr>
        <w:tc>
          <w:tcPr>
            <w:tcW w:w="2019" w:type="dxa"/>
            <w:tcBorders>
              <w:top w:val="single" w:sz="4" w:space="0" w:color="auto"/>
              <w:left w:val="single" w:sz="4" w:space="0" w:color="auto"/>
              <w:bottom w:val="single" w:sz="4" w:space="0" w:color="auto"/>
              <w:right w:val="single" w:sz="4" w:space="0" w:color="auto"/>
            </w:tcBorders>
            <w:shd w:val="clear" w:color="auto" w:fill="D9D9D9"/>
            <w:vAlign w:val="bottom"/>
          </w:tcPr>
          <w:p w14:paraId="33271CEF"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2</w:t>
            </w:r>
          </w:p>
        </w:tc>
        <w:tc>
          <w:tcPr>
            <w:tcW w:w="1783" w:type="dxa"/>
            <w:tcBorders>
              <w:top w:val="single" w:sz="4" w:space="0" w:color="auto"/>
              <w:left w:val="single" w:sz="4" w:space="0" w:color="auto"/>
              <w:bottom w:val="single" w:sz="4" w:space="0" w:color="auto"/>
            </w:tcBorders>
            <w:shd w:val="clear" w:color="auto" w:fill="FFFFFF"/>
            <w:vAlign w:val="bottom"/>
          </w:tcPr>
          <w:p w14:paraId="7E8DC3C7" w14:textId="77777777" w:rsidR="00CB4BEB" w:rsidRPr="007C755A" w:rsidRDefault="00CB4BEB" w:rsidP="003C0924">
            <w:pPr>
              <w:rPr>
                <w:rFonts w:ascii="Trebuchet MS" w:hAnsi="Trebuchet MS"/>
                <w:sz w:val="17"/>
                <w:szCs w:val="17"/>
              </w:rPr>
            </w:pPr>
            <w:r w:rsidRPr="007C755A">
              <w:rPr>
                <w:rFonts w:ascii="Trebuchet MS" w:hAnsi="Trebuchet MS"/>
                <w:sz w:val="17"/>
                <w:szCs w:val="17"/>
              </w:rPr>
              <w:t>Under anlæg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F9CAA06"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58335E0D"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Under anlæg</w:t>
            </w:r>
          </w:p>
        </w:tc>
      </w:tr>
      <w:tr w:rsidR="00CB4BEB" w:rsidRPr="007C755A" w14:paraId="642F8098" w14:textId="77777777" w:rsidTr="003C0924">
        <w:trPr>
          <w:trHeight w:hRule="exact" w:val="255"/>
        </w:trPr>
        <w:tc>
          <w:tcPr>
            <w:tcW w:w="2019" w:type="dxa"/>
            <w:tcBorders>
              <w:top w:val="single" w:sz="4" w:space="0" w:color="auto"/>
              <w:left w:val="single" w:sz="4" w:space="0" w:color="auto"/>
              <w:bottom w:val="single" w:sz="4" w:space="0" w:color="auto"/>
              <w:right w:val="single" w:sz="4" w:space="0" w:color="auto"/>
            </w:tcBorders>
            <w:shd w:val="clear" w:color="auto" w:fill="D9D9D9"/>
            <w:vAlign w:val="bottom"/>
          </w:tcPr>
          <w:p w14:paraId="73F7C847"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3</w:t>
            </w:r>
          </w:p>
        </w:tc>
        <w:tc>
          <w:tcPr>
            <w:tcW w:w="1783" w:type="dxa"/>
            <w:tcBorders>
              <w:top w:val="single" w:sz="4" w:space="0" w:color="auto"/>
              <w:left w:val="single" w:sz="4" w:space="0" w:color="auto"/>
              <w:bottom w:val="single" w:sz="4" w:space="0" w:color="auto"/>
            </w:tcBorders>
            <w:shd w:val="clear" w:color="auto" w:fill="FFFFFF"/>
            <w:vAlign w:val="bottom"/>
          </w:tcPr>
          <w:p w14:paraId="03CB4C60" w14:textId="77777777" w:rsidR="00CB4BEB" w:rsidRPr="007C755A" w:rsidRDefault="00CB4BEB" w:rsidP="003C0924">
            <w:pPr>
              <w:rPr>
                <w:rFonts w:ascii="Trebuchet MS" w:hAnsi="Trebuchet MS"/>
                <w:sz w:val="17"/>
                <w:szCs w:val="17"/>
              </w:rPr>
            </w:pPr>
            <w:r w:rsidRPr="007C755A">
              <w:rPr>
                <w:rFonts w:ascii="Trebuchet MS" w:hAnsi="Trebuchet MS"/>
                <w:sz w:val="17"/>
                <w:szCs w:val="17"/>
              </w:rPr>
              <w:t>Aktiv</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93DA6AA"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3D2F8C8B"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I drift</w:t>
            </w:r>
          </w:p>
        </w:tc>
      </w:tr>
      <w:tr w:rsidR="00CB4BEB" w:rsidRPr="007C755A" w14:paraId="1F81F487" w14:textId="77777777" w:rsidTr="003C0924">
        <w:trPr>
          <w:trHeight w:hRule="exact" w:val="255"/>
        </w:trPr>
        <w:tc>
          <w:tcPr>
            <w:tcW w:w="2019" w:type="dxa"/>
            <w:tcBorders>
              <w:top w:val="single" w:sz="4" w:space="0" w:color="auto"/>
              <w:left w:val="single" w:sz="4" w:space="0" w:color="auto"/>
              <w:bottom w:val="single" w:sz="4" w:space="0" w:color="auto"/>
              <w:right w:val="single" w:sz="4" w:space="0" w:color="auto"/>
            </w:tcBorders>
            <w:shd w:val="clear" w:color="auto" w:fill="D9D9D9"/>
            <w:vAlign w:val="bottom"/>
          </w:tcPr>
          <w:p w14:paraId="0D6527BB"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4</w:t>
            </w:r>
          </w:p>
        </w:tc>
        <w:tc>
          <w:tcPr>
            <w:tcW w:w="1783" w:type="dxa"/>
            <w:tcBorders>
              <w:top w:val="single" w:sz="4" w:space="0" w:color="auto"/>
              <w:left w:val="single" w:sz="4" w:space="0" w:color="auto"/>
              <w:bottom w:val="single" w:sz="4" w:space="0" w:color="auto"/>
            </w:tcBorders>
            <w:shd w:val="clear" w:color="auto" w:fill="FFFFFF"/>
            <w:vAlign w:val="bottom"/>
          </w:tcPr>
          <w:p w14:paraId="7CB1E29C" w14:textId="77777777" w:rsidR="00CB4BEB" w:rsidRPr="007C755A" w:rsidRDefault="00CB4BEB" w:rsidP="003C0924">
            <w:pPr>
              <w:rPr>
                <w:rFonts w:ascii="Trebuchet MS" w:hAnsi="Trebuchet MS"/>
                <w:sz w:val="17"/>
                <w:szCs w:val="17"/>
              </w:rPr>
            </w:pPr>
            <w:r w:rsidRPr="007C755A">
              <w:rPr>
                <w:rFonts w:ascii="Trebuchet MS" w:hAnsi="Trebuchet MS"/>
                <w:sz w:val="17"/>
                <w:szCs w:val="17"/>
              </w:rPr>
              <w:t>Midlertidig lukket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F4F64EB"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33DF7B17"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Midlertidigt lukket/ude af drift</w:t>
            </w:r>
          </w:p>
        </w:tc>
      </w:tr>
      <w:tr w:rsidR="00CB4BEB" w:rsidRPr="007C755A" w14:paraId="3F98F79F" w14:textId="77777777" w:rsidTr="003C0924">
        <w:trPr>
          <w:trHeight w:hRule="exact" w:val="255"/>
        </w:trPr>
        <w:tc>
          <w:tcPr>
            <w:tcW w:w="2019" w:type="dxa"/>
            <w:tcBorders>
              <w:top w:val="single" w:sz="4" w:space="0" w:color="auto"/>
              <w:left w:val="single" w:sz="4" w:space="0" w:color="auto"/>
              <w:bottom w:val="single" w:sz="4" w:space="0" w:color="auto"/>
              <w:right w:val="single" w:sz="4" w:space="0" w:color="auto"/>
            </w:tcBorders>
            <w:shd w:val="clear" w:color="auto" w:fill="D9D9D9"/>
            <w:vAlign w:val="bottom"/>
          </w:tcPr>
          <w:p w14:paraId="578EAA58"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5</w:t>
            </w:r>
          </w:p>
        </w:tc>
        <w:tc>
          <w:tcPr>
            <w:tcW w:w="1783" w:type="dxa"/>
            <w:tcBorders>
              <w:top w:val="single" w:sz="4" w:space="0" w:color="auto"/>
              <w:left w:val="single" w:sz="4" w:space="0" w:color="auto"/>
              <w:bottom w:val="single" w:sz="4" w:space="0" w:color="auto"/>
            </w:tcBorders>
            <w:shd w:val="clear" w:color="auto" w:fill="FFFFFF"/>
            <w:vAlign w:val="bottom"/>
          </w:tcPr>
          <w:p w14:paraId="1729E0DE" w14:textId="77777777" w:rsidR="00CB4BEB" w:rsidRPr="007C755A" w:rsidRDefault="00CB4BEB" w:rsidP="003C0924">
            <w:pPr>
              <w:rPr>
                <w:rFonts w:ascii="Trebuchet MS" w:hAnsi="Trebuchet MS"/>
                <w:sz w:val="17"/>
                <w:szCs w:val="17"/>
              </w:rPr>
            </w:pPr>
            <w:r w:rsidRPr="007C755A">
              <w:rPr>
                <w:rFonts w:ascii="Trebuchet MS" w:hAnsi="Trebuchet MS"/>
                <w:sz w:val="17"/>
                <w:szCs w:val="17"/>
              </w:rPr>
              <w:t>Lukket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CA45188"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06D8A0AE"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Lukket</w:t>
            </w:r>
          </w:p>
        </w:tc>
      </w:tr>
      <w:tr w:rsidR="00CB4BEB" w:rsidRPr="007C755A" w14:paraId="6D39D6CC" w14:textId="77777777" w:rsidTr="003C0924">
        <w:trPr>
          <w:trHeight w:hRule="exact" w:val="255"/>
        </w:trPr>
        <w:tc>
          <w:tcPr>
            <w:tcW w:w="2019" w:type="dxa"/>
            <w:tcBorders>
              <w:top w:val="single" w:sz="4" w:space="0" w:color="auto"/>
              <w:left w:val="single" w:sz="4" w:space="0" w:color="auto"/>
              <w:bottom w:val="single" w:sz="4" w:space="0" w:color="auto"/>
              <w:right w:val="single" w:sz="4" w:space="0" w:color="auto"/>
            </w:tcBorders>
            <w:shd w:val="clear" w:color="auto" w:fill="D9D9D9"/>
            <w:vAlign w:val="bottom"/>
          </w:tcPr>
          <w:p w14:paraId="6A606261"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6</w:t>
            </w:r>
          </w:p>
        </w:tc>
        <w:tc>
          <w:tcPr>
            <w:tcW w:w="1783" w:type="dxa"/>
            <w:tcBorders>
              <w:top w:val="single" w:sz="4" w:space="0" w:color="auto"/>
              <w:left w:val="single" w:sz="4" w:space="0" w:color="auto"/>
              <w:bottom w:val="single" w:sz="4" w:space="0" w:color="auto"/>
            </w:tcBorders>
            <w:shd w:val="clear" w:color="auto" w:fill="FFFFFF"/>
            <w:vAlign w:val="bottom"/>
          </w:tcPr>
          <w:p w14:paraId="0EAB185B" w14:textId="77777777" w:rsidR="00CB4BEB" w:rsidRPr="007C755A" w:rsidRDefault="00CB4BEB" w:rsidP="003C0924">
            <w:pPr>
              <w:rPr>
                <w:rFonts w:ascii="Trebuchet MS" w:hAnsi="Trebuchet MS"/>
                <w:sz w:val="17"/>
                <w:szCs w:val="17"/>
              </w:rPr>
            </w:pPr>
            <w:r w:rsidRPr="007C755A">
              <w:rPr>
                <w:rFonts w:ascii="Trebuchet MS" w:hAnsi="Trebuchet MS"/>
                <w:sz w:val="17"/>
                <w:szCs w:val="17"/>
              </w:rPr>
              <w:t>Fjernet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4D20ADD"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18F795C8"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Fysisk fjernet</w:t>
            </w:r>
          </w:p>
        </w:tc>
      </w:tr>
      <w:tr w:rsidR="00CB4BEB" w:rsidRPr="007C755A" w14:paraId="7C73DCB0" w14:textId="77777777" w:rsidTr="003C0924">
        <w:trPr>
          <w:trHeight w:hRule="exact" w:val="255"/>
        </w:trPr>
        <w:tc>
          <w:tcPr>
            <w:tcW w:w="2019" w:type="dxa"/>
            <w:tcBorders>
              <w:top w:val="single" w:sz="4" w:space="0" w:color="auto"/>
              <w:left w:val="single" w:sz="4" w:space="0" w:color="auto"/>
              <w:bottom w:val="single" w:sz="4" w:space="0" w:color="auto"/>
              <w:right w:val="single" w:sz="4" w:space="0" w:color="auto"/>
            </w:tcBorders>
            <w:shd w:val="clear" w:color="auto" w:fill="D9D9D9"/>
            <w:vAlign w:val="bottom"/>
          </w:tcPr>
          <w:p w14:paraId="5EF23257"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8</w:t>
            </w:r>
          </w:p>
        </w:tc>
        <w:tc>
          <w:tcPr>
            <w:tcW w:w="1783" w:type="dxa"/>
            <w:tcBorders>
              <w:top w:val="single" w:sz="4" w:space="0" w:color="auto"/>
              <w:left w:val="single" w:sz="4" w:space="0" w:color="auto"/>
              <w:bottom w:val="single" w:sz="4" w:space="0" w:color="auto"/>
            </w:tcBorders>
            <w:shd w:val="clear" w:color="auto" w:fill="FFFFFF"/>
            <w:vAlign w:val="bottom"/>
          </w:tcPr>
          <w:p w14:paraId="0C82128B" w14:textId="77777777" w:rsidR="00CB4BEB" w:rsidRPr="007C755A" w:rsidRDefault="00CB4BEB" w:rsidP="003C0924">
            <w:pPr>
              <w:rPr>
                <w:rFonts w:ascii="Trebuchet MS" w:hAnsi="Trebuchet MS"/>
                <w:sz w:val="17"/>
                <w:szCs w:val="17"/>
              </w:rPr>
            </w:pPr>
            <w:r w:rsidRPr="007C755A">
              <w:rPr>
                <w:rFonts w:ascii="Trebuchet MS" w:hAnsi="Trebuchet MS"/>
                <w:sz w:val="17"/>
                <w:szCs w:val="17"/>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50E174A"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38A065F3"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Anden</w:t>
            </w:r>
          </w:p>
        </w:tc>
      </w:tr>
      <w:tr w:rsidR="00CB4BEB" w:rsidRPr="007C755A" w14:paraId="42E2B647" w14:textId="77777777" w:rsidTr="003C0924">
        <w:trPr>
          <w:trHeight w:hRule="exact" w:val="255"/>
        </w:trPr>
        <w:tc>
          <w:tcPr>
            <w:tcW w:w="2019" w:type="dxa"/>
            <w:tcBorders>
              <w:top w:val="single" w:sz="4" w:space="0" w:color="auto"/>
              <w:left w:val="single" w:sz="4" w:space="0" w:color="auto"/>
              <w:bottom w:val="single" w:sz="4" w:space="0" w:color="auto"/>
              <w:right w:val="single" w:sz="4" w:space="0" w:color="auto"/>
            </w:tcBorders>
            <w:shd w:val="clear" w:color="auto" w:fill="D9D9D9"/>
            <w:vAlign w:val="bottom"/>
          </w:tcPr>
          <w:p w14:paraId="03E63BBC"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9</w:t>
            </w:r>
          </w:p>
        </w:tc>
        <w:tc>
          <w:tcPr>
            <w:tcW w:w="1783" w:type="dxa"/>
            <w:tcBorders>
              <w:top w:val="single" w:sz="4" w:space="0" w:color="auto"/>
              <w:left w:val="single" w:sz="4" w:space="0" w:color="auto"/>
              <w:bottom w:val="single" w:sz="4" w:space="0" w:color="auto"/>
            </w:tcBorders>
            <w:shd w:val="clear" w:color="auto" w:fill="FFFFFF"/>
            <w:vAlign w:val="bottom"/>
          </w:tcPr>
          <w:p w14:paraId="328E4F13" w14:textId="77777777" w:rsidR="00CB4BEB" w:rsidRPr="007C755A" w:rsidRDefault="00CB4BEB" w:rsidP="003C0924">
            <w:pPr>
              <w:rPr>
                <w:rFonts w:ascii="Trebuchet MS" w:hAnsi="Trebuchet MS"/>
                <w:sz w:val="17"/>
                <w:szCs w:val="17"/>
              </w:rPr>
            </w:pPr>
            <w:r w:rsidRPr="007C755A">
              <w:rPr>
                <w:rFonts w:ascii="Trebuchet MS" w:hAnsi="Trebuchet MS"/>
                <w:sz w:val="17"/>
                <w:szCs w:val="17"/>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87C5316"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748C3BE5"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Mangler viden</w:t>
            </w:r>
          </w:p>
        </w:tc>
      </w:tr>
    </w:tbl>
    <w:p w14:paraId="02789E4B" w14:textId="77777777" w:rsidR="00033F83" w:rsidRPr="00033F83" w:rsidRDefault="00033F83" w:rsidP="00CB4BEB">
      <w:pPr>
        <w:pStyle w:val="Overskrift3"/>
        <w:rPr>
          <w:rFonts w:ascii="Trebuchet MS" w:eastAsiaTheme="minorEastAsia" w:hAnsi="Trebuchet MS" w:cstheme="minorBidi"/>
          <w:sz w:val="18"/>
          <w:szCs w:val="18"/>
        </w:rPr>
      </w:pPr>
      <w:bookmarkStart w:id="1175" w:name="_Toc63351403"/>
    </w:p>
    <w:p w14:paraId="0E77A5D3" w14:textId="7AE1E389" w:rsidR="00CB4BEB" w:rsidRPr="007C755A" w:rsidRDefault="00CB4BEB" w:rsidP="00CB4BEB">
      <w:pPr>
        <w:pStyle w:val="Overskrift3"/>
      </w:pPr>
      <w:bookmarkStart w:id="1176" w:name="_Toc122436065"/>
      <w:r w:rsidRPr="007C755A">
        <w:t>4.3.16 Magasin (</w:t>
      </w:r>
      <w:proofErr w:type="spellStart"/>
      <w:r w:rsidRPr="007C755A">
        <w:t>d_basis_magasin</w:t>
      </w:r>
      <w:proofErr w:type="spellEnd"/>
      <w:r w:rsidRPr="007C755A">
        <w:t>)</w:t>
      </w:r>
      <w:bookmarkEnd w:id="1175"/>
      <w:bookmarkEnd w:id="117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1"/>
        <w:gridCol w:w="1843"/>
        <w:gridCol w:w="1418"/>
        <w:gridCol w:w="7732"/>
      </w:tblGrid>
      <w:tr w:rsidR="00CB4BEB" w:rsidRPr="007C755A" w14:paraId="78D18D41" w14:textId="77777777" w:rsidTr="003C0924">
        <w:trPr>
          <w:trHeight w:hRule="exact" w:val="255"/>
        </w:trPr>
        <w:tc>
          <w:tcPr>
            <w:tcW w:w="1951" w:type="dxa"/>
            <w:tcBorders>
              <w:bottom w:val="single" w:sz="4" w:space="0" w:color="auto"/>
            </w:tcBorders>
            <w:shd w:val="clear" w:color="auto" w:fill="D9D9D9"/>
            <w:vAlign w:val="bottom"/>
          </w:tcPr>
          <w:p w14:paraId="1F2155F0" w14:textId="77777777" w:rsidR="00CB4BEB" w:rsidRPr="007C755A" w:rsidRDefault="00CB4BEB" w:rsidP="003C0924">
            <w:pPr>
              <w:rPr>
                <w:rFonts w:ascii="Trebuchet MS" w:hAnsi="Trebuchet MS" w:cs="Trebuchet MS"/>
                <w:b/>
                <w:bCs/>
                <w:sz w:val="18"/>
                <w:szCs w:val="18"/>
              </w:rPr>
            </w:pPr>
            <w:proofErr w:type="spellStart"/>
            <w:r w:rsidRPr="007C755A">
              <w:rPr>
                <w:rFonts w:ascii="Trebuchet MS" w:hAnsi="Trebuchet MS" w:cs="Trebuchet MS"/>
                <w:b/>
                <w:bCs/>
                <w:sz w:val="18"/>
                <w:szCs w:val="18"/>
              </w:rPr>
              <w:t>magasin_kode</w:t>
            </w:r>
            <w:proofErr w:type="spellEnd"/>
          </w:p>
        </w:tc>
        <w:tc>
          <w:tcPr>
            <w:tcW w:w="1843" w:type="dxa"/>
            <w:tcBorders>
              <w:bottom w:val="single" w:sz="4" w:space="0" w:color="auto"/>
            </w:tcBorders>
            <w:shd w:val="clear" w:color="auto" w:fill="D9D9D9"/>
            <w:vAlign w:val="bottom"/>
          </w:tcPr>
          <w:p w14:paraId="5CEA9A33"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Magasin</w:t>
            </w:r>
          </w:p>
        </w:tc>
        <w:tc>
          <w:tcPr>
            <w:tcW w:w="1418" w:type="dxa"/>
            <w:tcBorders>
              <w:bottom w:val="single" w:sz="4" w:space="0" w:color="auto"/>
            </w:tcBorders>
            <w:shd w:val="clear" w:color="auto" w:fill="D9D9D9"/>
            <w:vAlign w:val="bottom"/>
          </w:tcPr>
          <w:p w14:paraId="2F2A7157"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aktiv</w:t>
            </w:r>
          </w:p>
        </w:tc>
        <w:tc>
          <w:tcPr>
            <w:tcW w:w="7732" w:type="dxa"/>
            <w:tcBorders>
              <w:bottom w:val="single" w:sz="4" w:space="0" w:color="auto"/>
            </w:tcBorders>
            <w:shd w:val="clear" w:color="auto" w:fill="D9D9D9"/>
            <w:vAlign w:val="bottom"/>
          </w:tcPr>
          <w:p w14:paraId="0A4AF625"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Begrebsdefinition</w:t>
            </w:r>
          </w:p>
        </w:tc>
      </w:tr>
      <w:tr w:rsidR="00CB4BEB" w:rsidRPr="00E45822" w14:paraId="61307F51"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1A24F013" w14:textId="77777777" w:rsidR="00CB4BEB" w:rsidRPr="00E45822" w:rsidRDefault="00CB4BEB" w:rsidP="003C0924">
            <w:pPr>
              <w:jc w:val="center"/>
              <w:rPr>
                <w:rFonts w:ascii="Trebuchet MS" w:hAnsi="Trebuchet MS"/>
                <w:sz w:val="17"/>
                <w:szCs w:val="17"/>
              </w:rPr>
            </w:pPr>
            <w:r w:rsidRPr="00E45822">
              <w:rPr>
                <w:rFonts w:ascii="Trebuchet MS" w:hAnsi="Trebuchet MS"/>
                <w:sz w:val="17"/>
                <w:szCs w:val="17"/>
              </w:rPr>
              <w:t>1</w:t>
            </w:r>
          </w:p>
        </w:tc>
        <w:tc>
          <w:tcPr>
            <w:tcW w:w="1843" w:type="dxa"/>
            <w:tcBorders>
              <w:top w:val="single" w:sz="4" w:space="0" w:color="auto"/>
              <w:left w:val="single" w:sz="4" w:space="0" w:color="auto"/>
              <w:bottom w:val="single" w:sz="4" w:space="0" w:color="auto"/>
            </w:tcBorders>
            <w:shd w:val="clear" w:color="auto" w:fill="FFFFFF"/>
            <w:vAlign w:val="bottom"/>
          </w:tcPr>
          <w:p w14:paraId="161ACD51" w14:textId="77777777" w:rsidR="00CB4BEB" w:rsidRPr="00E45822" w:rsidRDefault="00CB4BEB" w:rsidP="003C0924">
            <w:pPr>
              <w:rPr>
                <w:rFonts w:ascii="Trebuchet MS" w:hAnsi="Trebuchet MS"/>
                <w:sz w:val="17"/>
                <w:szCs w:val="17"/>
              </w:rPr>
            </w:pPr>
            <w:r w:rsidRPr="00E45822">
              <w:rPr>
                <w:rFonts w:ascii="Trebuchet MS" w:hAnsi="Trebuchet MS"/>
                <w:sz w:val="17"/>
                <w:szCs w:val="17"/>
              </w:rPr>
              <w:t>Primær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D4349AF" w14:textId="77777777" w:rsidR="00CB4BEB" w:rsidRPr="003A52C1" w:rsidRDefault="00CB4BEB" w:rsidP="003C0924">
            <w:pPr>
              <w:jc w:val="center"/>
              <w:rPr>
                <w:rFonts w:ascii="Trebuchet MS" w:hAnsi="Trebuchet MS"/>
                <w:sz w:val="17"/>
                <w:szCs w:val="17"/>
              </w:rPr>
            </w:pPr>
            <w:r w:rsidRPr="003A52C1">
              <w:rPr>
                <w:rFonts w:ascii="Trebuchet MS" w:hAnsi="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396E8D53" w14:textId="10DEE513" w:rsidR="00CB4BEB" w:rsidRPr="00E45822" w:rsidRDefault="00CB4BEB" w:rsidP="003C0924">
            <w:pPr>
              <w:rPr>
                <w:rFonts w:ascii="Trebuchet MS" w:hAnsi="Trebuchet MS"/>
                <w:sz w:val="17"/>
                <w:szCs w:val="17"/>
              </w:rPr>
            </w:pPr>
            <w:r w:rsidRPr="00E45822">
              <w:rPr>
                <w:rFonts w:ascii="Trebuchet MS" w:hAnsi="Trebuchet MS"/>
                <w:sz w:val="17"/>
                <w:szCs w:val="17"/>
              </w:rPr>
              <w:t>Primær</w:t>
            </w:r>
            <w:r w:rsidR="00033F83">
              <w:rPr>
                <w:rFonts w:ascii="Trebuchet MS" w:hAnsi="Trebuchet MS"/>
                <w:sz w:val="17"/>
                <w:szCs w:val="17"/>
              </w:rPr>
              <w:t>t</w:t>
            </w:r>
            <w:r w:rsidRPr="00E45822">
              <w:rPr>
                <w:rFonts w:ascii="Trebuchet MS" w:hAnsi="Trebuchet MS"/>
                <w:sz w:val="17"/>
                <w:szCs w:val="17"/>
              </w:rPr>
              <w:t xml:space="preserve"> magasin</w:t>
            </w:r>
          </w:p>
        </w:tc>
      </w:tr>
      <w:tr w:rsidR="00CB4BEB" w:rsidRPr="00E45822" w14:paraId="2288F3BD"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1C914249" w14:textId="77777777" w:rsidR="00CB4BEB" w:rsidRPr="00E45822" w:rsidRDefault="00CB4BEB" w:rsidP="003C0924">
            <w:pPr>
              <w:jc w:val="center"/>
              <w:rPr>
                <w:rFonts w:ascii="Trebuchet MS" w:hAnsi="Trebuchet MS"/>
                <w:sz w:val="17"/>
                <w:szCs w:val="17"/>
              </w:rPr>
            </w:pPr>
            <w:r w:rsidRPr="00E45822">
              <w:rPr>
                <w:rFonts w:ascii="Trebuchet MS" w:hAnsi="Trebuchet MS"/>
                <w:sz w:val="17"/>
                <w:szCs w:val="17"/>
              </w:rPr>
              <w:t>2</w:t>
            </w:r>
          </w:p>
        </w:tc>
        <w:tc>
          <w:tcPr>
            <w:tcW w:w="1843" w:type="dxa"/>
            <w:tcBorders>
              <w:top w:val="single" w:sz="4" w:space="0" w:color="auto"/>
              <w:left w:val="single" w:sz="4" w:space="0" w:color="auto"/>
              <w:bottom w:val="single" w:sz="4" w:space="0" w:color="auto"/>
            </w:tcBorders>
            <w:shd w:val="clear" w:color="auto" w:fill="FFFFFF"/>
            <w:vAlign w:val="bottom"/>
          </w:tcPr>
          <w:p w14:paraId="0BA8A7AA" w14:textId="77777777" w:rsidR="00CB4BEB" w:rsidRPr="00E45822" w:rsidRDefault="00CB4BEB" w:rsidP="003C0924">
            <w:pPr>
              <w:rPr>
                <w:rFonts w:ascii="Trebuchet MS" w:hAnsi="Trebuchet MS"/>
                <w:sz w:val="17"/>
                <w:szCs w:val="17"/>
              </w:rPr>
            </w:pPr>
            <w:r w:rsidRPr="00E45822">
              <w:rPr>
                <w:rFonts w:ascii="Trebuchet MS" w:hAnsi="Trebuchet MS"/>
                <w:sz w:val="17"/>
                <w:szCs w:val="17"/>
              </w:rPr>
              <w:t>Sekundær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034E0A0" w14:textId="77777777" w:rsidR="00CB4BEB" w:rsidRPr="003A52C1" w:rsidRDefault="00CB4BEB" w:rsidP="003C0924">
            <w:pPr>
              <w:jc w:val="center"/>
              <w:rPr>
                <w:rFonts w:ascii="Trebuchet MS" w:hAnsi="Trebuchet MS"/>
                <w:sz w:val="17"/>
                <w:szCs w:val="17"/>
              </w:rPr>
            </w:pPr>
            <w:r w:rsidRPr="003A52C1">
              <w:rPr>
                <w:rFonts w:ascii="Trebuchet MS" w:hAnsi="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679A38FB" w14:textId="5206B330" w:rsidR="00CB4BEB" w:rsidRPr="00E45822" w:rsidRDefault="00CB4BEB" w:rsidP="003C0924">
            <w:pPr>
              <w:rPr>
                <w:rFonts w:ascii="Trebuchet MS" w:hAnsi="Trebuchet MS"/>
                <w:sz w:val="17"/>
                <w:szCs w:val="17"/>
              </w:rPr>
            </w:pPr>
            <w:r w:rsidRPr="00E45822">
              <w:rPr>
                <w:rFonts w:ascii="Trebuchet MS" w:hAnsi="Trebuchet MS"/>
                <w:sz w:val="17"/>
                <w:szCs w:val="17"/>
              </w:rPr>
              <w:t>Sekundær</w:t>
            </w:r>
            <w:r w:rsidR="00033F83">
              <w:rPr>
                <w:rFonts w:ascii="Trebuchet MS" w:hAnsi="Trebuchet MS"/>
                <w:sz w:val="17"/>
                <w:szCs w:val="17"/>
              </w:rPr>
              <w:t>t</w:t>
            </w:r>
            <w:r w:rsidRPr="00E45822">
              <w:rPr>
                <w:rFonts w:ascii="Trebuchet MS" w:hAnsi="Trebuchet MS"/>
                <w:sz w:val="17"/>
                <w:szCs w:val="17"/>
              </w:rPr>
              <w:t xml:space="preserve"> magasin</w:t>
            </w:r>
          </w:p>
        </w:tc>
      </w:tr>
      <w:tr w:rsidR="00CB4BEB" w:rsidRPr="00E45822" w14:paraId="0C227F9C"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7AFB6B7B" w14:textId="77777777" w:rsidR="00CB4BEB" w:rsidRPr="00E45822" w:rsidRDefault="00CB4BEB" w:rsidP="003C0924">
            <w:pPr>
              <w:jc w:val="center"/>
              <w:rPr>
                <w:rFonts w:ascii="Trebuchet MS" w:hAnsi="Trebuchet MS"/>
                <w:sz w:val="17"/>
                <w:szCs w:val="17"/>
              </w:rPr>
            </w:pPr>
            <w:r w:rsidRPr="00E45822">
              <w:rPr>
                <w:rFonts w:ascii="Trebuchet MS" w:hAnsi="Trebuchet MS"/>
                <w:sz w:val="17"/>
                <w:szCs w:val="17"/>
              </w:rPr>
              <w:t>9</w:t>
            </w:r>
          </w:p>
        </w:tc>
        <w:tc>
          <w:tcPr>
            <w:tcW w:w="1843" w:type="dxa"/>
            <w:tcBorders>
              <w:top w:val="single" w:sz="4" w:space="0" w:color="auto"/>
              <w:left w:val="single" w:sz="4" w:space="0" w:color="auto"/>
              <w:bottom w:val="single" w:sz="4" w:space="0" w:color="auto"/>
            </w:tcBorders>
            <w:shd w:val="clear" w:color="auto" w:fill="FFFFFF"/>
            <w:vAlign w:val="bottom"/>
          </w:tcPr>
          <w:p w14:paraId="1A573503" w14:textId="77777777" w:rsidR="00CB4BEB" w:rsidRPr="00E45822" w:rsidRDefault="00CB4BEB" w:rsidP="003C0924">
            <w:pPr>
              <w:rPr>
                <w:rFonts w:ascii="Trebuchet MS" w:hAnsi="Trebuchet MS"/>
                <w:sz w:val="17"/>
                <w:szCs w:val="17"/>
              </w:rPr>
            </w:pPr>
            <w:r w:rsidRPr="00E45822">
              <w:rPr>
                <w:rFonts w:ascii="Trebuchet MS" w:hAnsi="Trebuchet MS"/>
                <w:sz w:val="17"/>
                <w:szCs w:val="17"/>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E997A26" w14:textId="77777777" w:rsidR="00CB4BEB" w:rsidRPr="003A52C1" w:rsidRDefault="00CB4BEB" w:rsidP="003C0924">
            <w:pPr>
              <w:jc w:val="center"/>
              <w:rPr>
                <w:rFonts w:ascii="Trebuchet MS" w:hAnsi="Trebuchet MS"/>
                <w:sz w:val="17"/>
                <w:szCs w:val="17"/>
              </w:rPr>
            </w:pPr>
            <w:r w:rsidRPr="003A52C1">
              <w:rPr>
                <w:rFonts w:ascii="Trebuchet MS" w:hAnsi="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00EFD747" w14:textId="77777777" w:rsidR="00CB4BEB" w:rsidRPr="00E45822" w:rsidRDefault="00CB4BEB" w:rsidP="003C0924">
            <w:pPr>
              <w:rPr>
                <w:rFonts w:ascii="Trebuchet MS" w:hAnsi="Trebuchet MS"/>
                <w:sz w:val="17"/>
                <w:szCs w:val="17"/>
              </w:rPr>
            </w:pPr>
            <w:r w:rsidRPr="00E45822">
              <w:rPr>
                <w:rFonts w:ascii="Trebuchet MS" w:hAnsi="Trebuchet MS"/>
                <w:sz w:val="17"/>
                <w:szCs w:val="17"/>
              </w:rPr>
              <w:t>Ukendt</w:t>
            </w:r>
          </w:p>
        </w:tc>
      </w:tr>
    </w:tbl>
    <w:p w14:paraId="51E699E7" w14:textId="77777777" w:rsidR="00033F83" w:rsidRPr="00033F83" w:rsidRDefault="00033F83" w:rsidP="00CB4BEB">
      <w:pPr>
        <w:pStyle w:val="Overskrift3"/>
        <w:rPr>
          <w:rFonts w:ascii="Trebuchet MS" w:eastAsiaTheme="minorEastAsia" w:hAnsi="Trebuchet MS" w:cstheme="minorBidi"/>
          <w:sz w:val="18"/>
          <w:szCs w:val="18"/>
        </w:rPr>
      </w:pPr>
      <w:bookmarkStart w:id="1177" w:name="_Toc63351404"/>
    </w:p>
    <w:p w14:paraId="22863BB9" w14:textId="6615157F" w:rsidR="00CB4BEB" w:rsidRPr="00E45822" w:rsidRDefault="00CB4BEB" w:rsidP="00CB4BEB">
      <w:pPr>
        <w:pStyle w:val="Overskrift3"/>
      </w:pPr>
      <w:bookmarkStart w:id="1178" w:name="_Toc122436066"/>
      <w:r w:rsidRPr="00E45822">
        <w:t xml:space="preserve">4.3.17 </w:t>
      </w:r>
      <w:proofErr w:type="spellStart"/>
      <w:r w:rsidRPr="00E45822">
        <w:t>Fors_omr_type</w:t>
      </w:r>
      <w:proofErr w:type="spellEnd"/>
      <w:r w:rsidRPr="00E45822">
        <w:t xml:space="preserve"> (</w:t>
      </w:r>
      <w:proofErr w:type="spellStart"/>
      <w:r w:rsidRPr="00E45822">
        <w:t>d_basis_fors_omr_type</w:t>
      </w:r>
      <w:proofErr w:type="spellEnd"/>
      <w:r w:rsidRPr="00E45822">
        <w:t>)</w:t>
      </w:r>
      <w:bookmarkEnd w:id="1177"/>
      <w:bookmarkEnd w:id="1178"/>
      <w:r w:rsidRPr="00E45822">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73"/>
        <w:gridCol w:w="1821"/>
        <w:gridCol w:w="1418"/>
        <w:gridCol w:w="7732"/>
      </w:tblGrid>
      <w:tr w:rsidR="00CB4BEB" w:rsidRPr="007C755A" w14:paraId="3FBFFF9F" w14:textId="77777777" w:rsidTr="003C0924">
        <w:trPr>
          <w:trHeight w:hRule="exact" w:val="255"/>
        </w:trPr>
        <w:tc>
          <w:tcPr>
            <w:tcW w:w="1973" w:type="dxa"/>
            <w:tcBorders>
              <w:bottom w:val="single" w:sz="4" w:space="0" w:color="auto"/>
            </w:tcBorders>
            <w:shd w:val="clear" w:color="auto" w:fill="D9D9D9"/>
            <w:vAlign w:val="bottom"/>
          </w:tcPr>
          <w:p w14:paraId="12ADE218" w14:textId="77777777" w:rsidR="00CB4BEB" w:rsidRPr="007C755A" w:rsidRDefault="00CB4BEB" w:rsidP="003C0924">
            <w:pPr>
              <w:rPr>
                <w:rFonts w:ascii="Trebuchet MS" w:hAnsi="Trebuchet MS" w:cs="Trebuchet MS"/>
                <w:b/>
                <w:bCs/>
                <w:sz w:val="18"/>
                <w:szCs w:val="18"/>
              </w:rPr>
            </w:pPr>
            <w:proofErr w:type="spellStart"/>
            <w:r w:rsidRPr="007C755A">
              <w:rPr>
                <w:rFonts w:ascii="Trebuchet MS" w:hAnsi="Trebuchet MS" w:cs="Trebuchet MS"/>
                <w:b/>
                <w:bCs/>
                <w:sz w:val="18"/>
                <w:szCs w:val="18"/>
              </w:rPr>
              <w:t>fors_omr_type_kode</w:t>
            </w:r>
            <w:proofErr w:type="spellEnd"/>
          </w:p>
        </w:tc>
        <w:tc>
          <w:tcPr>
            <w:tcW w:w="1821" w:type="dxa"/>
            <w:tcBorders>
              <w:bottom w:val="single" w:sz="4" w:space="0" w:color="auto"/>
            </w:tcBorders>
            <w:shd w:val="clear" w:color="auto" w:fill="D9D9D9"/>
            <w:vAlign w:val="bottom"/>
          </w:tcPr>
          <w:p w14:paraId="33C75F31" w14:textId="77777777" w:rsidR="00CB4BEB" w:rsidRPr="007C755A" w:rsidRDefault="00CB4BEB" w:rsidP="003C0924">
            <w:pPr>
              <w:rPr>
                <w:rFonts w:ascii="Trebuchet MS" w:hAnsi="Trebuchet MS" w:cs="Trebuchet MS"/>
                <w:bCs/>
                <w:sz w:val="18"/>
                <w:szCs w:val="18"/>
              </w:rPr>
            </w:pPr>
            <w:proofErr w:type="spellStart"/>
            <w:r w:rsidRPr="007C755A">
              <w:rPr>
                <w:rFonts w:ascii="Trebuchet MS" w:hAnsi="Trebuchet MS" w:cs="Trebuchet MS"/>
                <w:b/>
                <w:bCs/>
                <w:sz w:val="18"/>
                <w:szCs w:val="18"/>
              </w:rPr>
              <w:t>fors_omr_type</w:t>
            </w:r>
            <w:proofErr w:type="spellEnd"/>
          </w:p>
        </w:tc>
        <w:tc>
          <w:tcPr>
            <w:tcW w:w="1418" w:type="dxa"/>
            <w:tcBorders>
              <w:bottom w:val="single" w:sz="4" w:space="0" w:color="auto"/>
            </w:tcBorders>
            <w:shd w:val="clear" w:color="auto" w:fill="D9D9D9"/>
            <w:vAlign w:val="bottom"/>
          </w:tcPr>
          <w:p w14:paraId="029B99EF"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aktiv</w:t>
            </w:r>
          </w:p>
        </w:tc>
        <w:tc>
          <w:tcPr>
            <w:tcW w:w="7732" w:type="dxa"/>
            <w:tcBorders>
              <w:bottom w:val="single" w:sz="4" w:space="0" w:color="auto"/>
            </w:tcBorders>
            <w:shd w:val="clear" w:color="auto" w:fill="D9D9D9"/>
            <w:vAlign w:val="bottom"/>
          </w:tcPr>
          <w:p w14:paraId="266D075B"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Begrebsdefinition</w:t>
            </w:r>
          </w:p>
        </w:tc>
      </w:tr>
      <w:tr w:rsidR="00CB4BEB" w:rsidRPr="007C755A" w14:paraId="20AB9A1A" w14:textId="77777777" w:rsidTr="003C0924">
        <w:trPr>
          <w:trHeight w:hRule="exact" w:val="454"/>
        </w:trPr>
        <w:tc>
          <w:tcPr>
            <w:tcW w:w="1973" w:type="dxa"/>
            <w:tcBorders>
              <w:top w:val="single" w:sz="4" w:space="0" w:color="auto"/>
              <w:left w:val="single" w:sz="4" w:space="0" w:color="auto"/>
              <w:bottom w:val="single" w:sz="4" w:space="0" w:color="auto"/>
              <w:right w:val="single" w:sz="4" w:space="0" w:color="auto"/>
            </w:tcBorders>
            <w:shd w:val="clear" w:color="auto" w:fill="D9D9D9"/>
            <w:vAlign w:val="center"/>
          </w:tcPr>
          <w:p w14:paraId="43BE4985" w14:textId="77777777" w:rsidR="00CB4BEB" w:rsidRPr="007C755A" w:rsidRDefault="00CB4BEB" w:rsidP="003C0924">
            <w:pPr>
              <w:jc w:val="center"/>
              <w:rPr>
                <w:rFonts w:ascii="Trebuchet MS" w:hAnsi="Trebuchet MS"/>
                <w:sz w:val="17"/>
                <w:szCs w:val="17"/>
              </w:rPr>
            </w:pPr>
            <w:r w:rsidRPr="007C755A">
              <w:rPr>
                <w:rFonts w:ascii="Trebuchet MS" w:hAnsi="Trebuchet MS"/>
                <w:sz w:val="17"/>
                <w:szCs w:val="17"/>
              </w:rPr>
              <w:t>1</w:t>
            </w:r>
          </w:p>
        </w:tc>
        <w:tc>
          <w:tcPr>
            <w:tcW w:w="1821" w:type="dxa"/>
            <w:tcBorders>
              <w:top w:val="single" w:sz="4" w:space="0" w:color="auto"/>
              <w:left w:val="single" w:sz="4" w:space="0" w:color="auto"/>
              <w:bottom w:val="single" w:sz="4" w:space="0" w:color="auto"/>
            </w:tcBorders>
            <w:shd w:val="clear" w:color="auto" w:fill="FFFFFF"/>
            <w:vAlign w:val="center"/>
          </w:tcPr>
          <w:p w14:paraId="761751DF" w14:textId="77777777" w:rsidR="00CB4BEB" w:rsidRPr="007C755A" w:rsidRDefault="00CB4BEB" w:rsidP="003C0924">
            <w:pPr>
              <w:rPr>
                <w:rFonts w:ascii="Trebuchet MS" w:hAnsi="Trebuchet MS"/>
                <w:sz w:val="17"/>
                <w:szCs w:val="17"/>
              </w:rPr>
            </w:pPr>
            <w:r w:rsidRPr="007C755A">
              <w:rPr>
                <w:rFonts w:ascii="Trebuchet MS" w:hAnsi="Trebuchet MS"/>
                <w:sz w:val="17"/>
                <w:szCs w:val="17"/>
              </w:rPr>
              <w:t>Nuværende forsyningsområde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77ACE10D"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center"/>
          </w:tcPr>
          <w:p w14:paraId="3E42B878"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Det område som vandværket forsyner i dag, udgøres af det område hvor der er nedgravet ledningsnet.</w:t>
            </w:r>
          </w:p>
        </w:tc>
      </w:tr>
      <w:tr w:rsidR="00CB4BEB" w:rsidRPr="007C755A" w14:paraId="375204F2" w14:textId="77777777" w:rsidTr="003C0924">
        <w:trPr>
          <w:trHeight w:hRule="exact" w:val="454"/>
        </w:trPr>
        <w:tc>
          <w:tcPr>
            <w:tcW w:w="1973" w:type="dxa"/>
            <w:tcBorders>
              <w:top w:val="single" w:sz="4" w:space="0" w:color="auto"/>
              <w:left w:val="single" w:sz="4" w:space="0" w:color="auto"/>
              <w:bottom w:val="single" w:sz="4" w:space="0" w:color="auto"/>
              <w:right w:val="single" w:sz="4" w:space="0" w:color="auto"/>
            </w:tcBorders>
            <w:shd w:val="clear" w:color="auto" w:fill="D9D9D9"/>
            <w:vAlign w:val="center"/>
          </w:tcPr>
          <w:p w14:paraId="7243AE5C" w14:textId="77777777" w:rsidR="00CB4BEB" w:rsidRPr="007C755A" w:rsidRDefault="00CB4BEB" w:rsidP="003C0924">
            <w:pPr>
              <w:jc w:val="center"/>
              <w:rPr>
                <w:rFonts w:ascii="Trebuchet MS" w:hAnsi="Trebuchet MS"/>
                <w:sz w:val="17"/>
                <w:szCs w:val="17"/>
              </w:rPr>
            </w:pPr>
            <w:r w:rsidRPr="007C755A">
              <w:rPr>
                <w:rFonts w:ascii="Trebuchet MS" w:hAnsi="Trebuchet MS"/>
                <w:sz w:val="17"/>
                <w:szCs w:val="17"/>
              </w:rPr>
              <w:t>2</w:t>
            </w:r>
          </w:p>
        </w:tc>
        <w:tc>
          <w:tcPr>
            <w:tcW w:w="1821" w:type="dxa"/>
            <w:tcBorders>
              <w:top w:val="single" w:sz="4" w:space="0" w:color="auto"/>
              <w:left w:val="single" w:sz="4" w:space="0" w:color="auto"/>
              <w:bottom w:val="single" w:sz="4" w:space="0" w:color="auto"/>
            </w:tcBorders>
            <w:shd w:val="clear" w:color="auto" w:fill="FFFFFF"/>
            <w:vAlign w:val="center"/>
          </w:tcPr>
          <w:p w14:paraId="2984F43D" w14:textId="74B941B6"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Naturlig</w:t>
            </w:r>
            <w:r w:rsidR="00033F83">
              <w:rPr>
                <w:rFonts w:ascii="Trebuchet MS" w:hAnsi="Trebuchet MS" w:cs="Trebuchet MS"/>
                <w:sz w:val="17"/>
                <w:szCs w:val="17"/>
              </w:rPr>
              <w:t>t</w:t>
            </w:r>
            <w:r w:rsidRPr="007C755A">
              <w:rPr>
                <w:rFonts w:ascii="Trebuchet MS" w:hAnsi="Trebuchet MS" w:cs="Trebuchet MS"/>
                <w:sz w:val="17"/>
                <w:szCs w:val="17"/>
              </w:rPr>
              <w:t xml:space="preserve"> forsyningsområde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C9A8287"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center"/>
          </w:tcPr>
          <w:p w14:paraId="7E8E61FC"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Flade som dækker det område hvor der er ledningsnet. I begrebet ligger, at det er et område, som vandværker med sin nuværende kapacitet forventes umiddelbart at kunne forsyne.</w:t>
            </w:r>
          </w:p>
        </w:tc>
      </w:tr>
      <w:tr w:rsidR="00CB4BEB" w:rsidRPr="007C755A" w14:paraId="6C5320E2" w14:textId="77777777" w:rsidTr="003C0924">
        <w:trPr>
          <w:trHeight w:hRule="exact" w:val="454"/>
        </w:trPr>
        <w:tc>
          <w:tcPr>
            <w:tcW w:w="1973" w:type="dxa"/>
            <w:tcBorders>
              <w:top w:val="single" w:sz="4" w:space="0" w:color="auto"/>
              <w:left w:val="single" w:sz="4" w:space="0" w:color="auto"/>
              <w:bottom w:val="single" w:sz="4" w:space="0" w:color="auto"/>
              <w:right w:val="single" w:sz="4" w:space="0" w:color="auto"/>
            </w:tcBorders>
            <w:shd w:val="clear" w:color="auto" w:fill="D9D9D9"/>
            <w:vAlign w:val="center"/>
          </w:tcPr>
          <w:p w14:paraId="60949041" w14:textId="77777777" w:rsidR="00CB4BEB" w:rsidRPr="007C755A" w:rsidRDefault="00CB4BEB" w:rsidP="003C0924">
            <w:pPr>
              <w:jc w:val="center"/>
              <w:rPr>
                <w:rFonts w:ascii="Trebuchet MS" w:hAnsi="Trebuchet MS"/>
                <w:sz w:val="17"/>
                <w:szCs w:val="17"/>
              </w:rPr>
            </w:pPr>
            <w:r w:rsidRPr="007C755A">
              <w:rPr>
                <w:rFonts w:ascii="Trebuchet MS" w:hAnsi="Trebuchet MS"/>
                <w:sz w:val="17"/>
                <w:szCs w:val="17"/>
              </w:rPr>
              <w:t>3</w:t>
            </w:r>
          </w:p>
        </w:tc>
        <w:tc>
          <w:tcPr>
            <w:tcW w:w="1821" w:type="dxa"/>
            <w:tcBorders>
              <w:top w:val="single" w:sz="4" w:space="0" w:color="auto"/>
              <w:left w:val="single" w:sz="4" w:space="0" w:color="auto"/>
              <w:bottom w:val="single" w:sz="4" w:space="0" w:color="auto"/>
            </w:tcBorders>
            <w:shd w:val="clear" w:color="auto" w:fill="FFFFFF"/>
            <w:vAlign w:val="center"/>
          </w:tcPr>
          <w:p w14:paraId="3E6EED5F"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Fremtidige forsyningsområde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40953499"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center"/>
          </w:tcPr>
          <w:p w14:paraId="370F9851"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 xml:space="preserve">Det område som et vandværk må </w:t>
            </w:r>
            <w:proofErr w:type="gramStart"/>
            <w:r w:rsidRPr="007C755A">
              <w:rPr>
                <w:rFonts w:ascii="Trebuchet MS" w:hAnsi="Trebuchet MS" w:cs="Trebuchet MS"/>
                <w:sz w:val="17"/>
                <w:szCs w:val="17"/>
              </w:rPr>
              <w:t>påregne</w:t>
            </w:r>
            <w:proofErr w:type="gramEnd"/>
            <w:r w:rsidRPr="007C755A">
              <w:rPr>
                <w:rFonts w:ascii="Trebuchet MS" w:hAnsi="Trebuchet MS" w:cs="Trebuchet MS"/>
                <w:sz w:val="17"/>
                <w:szCs w:val="17"/>
              </w:rPr>
              <w:t xml:space="preserve"> at skulle forsyne indenfor planperioden, når det er fuldt udbygget</w:t>
            </w:r>
          </w:p>
        </w:tc>
      </w:tr>
      <w:tr w:rsidR="00CB4BEB" w:rsidRPr="007C755A" w14:paraId="53ABBECF" w14:textId="77777777" w:rsidTr="003C0924">
        <w:trPr>
          <w:trHeight w:hRule="exact" w:val="255"/>
        </w:trPr>
        <w:tc>
          <w:tcPr>
            <w:tcW w:w="1973" w:type="dxa"/>
            <w:tcBorders>
              <w:top w:val="single" w:sz="4" w:space="0" w:color="auto"/>
              <w:left w:val="single" w:sz="4" w:space="0" w:color="auto"/>
              <w:bottom w:val="single" w:sz="4" w:space="0" w:color="auto"/>
              <w:right w:val="single" w:sz="4" w:space="0" w:color="auto"/>
            </w:tcBorders>
            <w:shd w:val="clear" w:color="auto" w:fill="D9D9D9"/>
            <w:vAlign w:val="bottom"/>
          </w:tcPr>
          <w:p w14:paraId="4C21668D" w14:textId="77777777" w:rsidR="00CB4BEB" w:rsidRPr="007C755A" w:rsidRDefault="00CB4BEB" w:rsidP="003C0924">
            <w:pPr>
              <w:jc w:val="center"/>
              <w:rPr>
                <w:rFonts w:ascii="Trebuchet MS" w:hAnsi="Trebuchet MS"/>
                <w:sz w:val="17"/>
                <w:szCs w:val="17"/>
              </w:rPr>
            </w:pPr>
            <w:r w:rsidRPr="007C755A">
              <w:rPr>
                <w:rFonts w:ascii="Trebuchet MS" w:hAnsi="Trebuchet MS"/>
                <w:sz w:val="17"/>
                <w:szCs w:val="17"/>
              </w:rPr>
              <w:t>8</w:t>
            </w:r>
          </w:p>
        </w:tc>
        <w:tc>
          <w:tcPr>
            <w:tcW w:w="1821" w:type="dxa"/>
            <w:tcBorders>
              <w:top w:val="single" w:sz="4" w:space="0" w:color="auto"/>
              <w:left w:val="single" w:sz="4" w:space="0" w:color="auto"/>
              <w:bottom w:val="single" w:sz="4" w:space="0" w:color="auto"/>
            </w:tcBorders>
            <w:shd w:val="clear" w:color="auto" w:fill="FFFFFF"/>
            <w:vAlign w:val="bottom"/>
          </w:tcPr>
          <w:p w14:paraId="38681128" w14:textId="77777777" w:rsidR="00CB4BEB" w:rsidRPr="007C755A" w:rsidRDefault="00CB4BEB" w:rsidP="003C0924">
            <w:pPr>
              <w:rPr>
                <w:rFonts w:ascii="Trebuchet MS" w:hAnsi="Trebuchet MS"/>
                <w:sz w:val="17"/>
                <w:szCs w:val="17"/>
              </w:rPr>
            </w:pPr>
            <w:r w:rsidRPr="007C755A">
              <w:rPr>
                <w:rFonts w:ascii="Trebuchet MS" w:hAnsi="Trebuchet MS"/>
                <w:sz w:val="17"/>
                <w:szCs w:val="17"/>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B66EE85"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06D926A2"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Andet</w:t>
            </w:r>
          </w:p>
        </w:tc>
      </w:tr>
      <w:tr w:rsidR="00CB4BEB" w:rsidRPr="007C755A" w14:paraId="696BBD6E" w14:textId="77777777" w:rsidTr="003C0924">
        <w:trPr>
          <w:trHeight w:hRule="exact" w:val="255"/>
        </w:trPr>
        <w:tc>
          <w:tcPr>
            <w:tcW w:w="1973" w:type="dxa"/>
            <w:tcBorders>
              <w:top w:val="single" w:sz="4" w:space="0" w:color="auto"/>
              <w:left w:val="single" w:sz="4" w:space="0" w:color="auto"/>
              <w:bottom w:val="single" w:sz="4" w:space="0" w:color="auto"/>
              <w:right w:val="single" w:sz="4" w:space="0" w:color="auto"/>
            </w:tcBorders>
            <w:shd w:val="clear" w:color="auto" w:fill="D9D9D9"/>
            <w:vAlign w:val="bottom"/>
          </w:tcPr>
          <w:p w14:paraId="7EC4009C" w14:textId="77777777" w:rsidR="00CB4BEB" w:rsidRPr="007C755A" w:rsidRDefault="00CB4BEB" w:rsidP="003C0924">
            <w:pPr>
              <w:jc w:val="center"/>
              <w:rPr>
                <w:rFonts w:ascii="Trebuchet MS" w:hAnsi="Trebuchet MS"/>
                <w:sz w:val="17"/>
                <w:szCs w:val="17"/>
              </w:rPr>
            </w:pPr>
            <w:r w:rsidRPr="007C755A">
              <w:rPr>
                <w:rFonts w:ascii="Trebuchet MS" w:hAnsi="Trebuchet MS"/>
                <w:sz w:val="17"/>
                <w:szCs w:val="17"/>
              </w:rPr>
              <w:t>9</w:t>
            </w:r>
          </w:p>
        </w:tc>
        <w:tc>
          <w:tcPr>
            <w:tcW w:w="1821" w:type="dxa"/>
            <w:tcBorders>
              <w:top w:val="single" w:sz="4" w:space="0" w:color="auto"/>
              <w:left w:val="single" w:sz="4" w:space="0" w:color="auto"/>
              <w:bottom w:val="single" w:sz="4" w:space="0" w:color="auto"/>
            </w:tcBorders>
            <w:shd w:val="clear" w:color="auto" w:fill="FFFFFF"/>
            <w:vAlign w:val="bottom"/>
          </w:tcPr>
          <w:p w14:paraId="405852B7" w14:textId="77777777" w:rsidR="00CB4BEB" w:rsidRPr="007C755A" w:rsidRDefault="00CB4BEB" w:rsidP="003C0924">
            <w:pPr>
              <w:rPr>
                <w:rFonts w:ascii="Trebuchet MS" w:hAnsi="Trebuchet MS"/>
                <w:sz w:val="17"/>
                <w:szCs w:val="17"/>
              </w:rPr>
            </w:pPr>
            <w:r w:rsidRPr="007C755A">
              <w:rPr>
                <w:rFonts w:ascii="Trebuchet MS" w:hAnsi="Trebuchet MS"/>
                <w:sz w:val="17"/>
                <w:szCs w:val="17"/>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769FBA4"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57E78F27"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Manglende viden</w:t>
            </w:r>
          </w:p>
        </w:tc>
      </w:tr>
    </w:tbl>
    <w:p w14:paraId="2ADB1A70" w14:textId="77777777" w:rsidR="00733647" w:rsidRPr="00733647" w:rsidRDefault="00733647" w:rsidP="00CB4BEB">
      <w:pPr>
        <w:pStyle w:val="Overskrift3"/>
        <w:rPr>
          <w:rFonts w:ascii="Trebuchet MS" w:eastAsiaTheme="minorEastAsia" w:hAnsi="Trebuchet MS" w:cstheme="minorBidi"/>
          <w:sz w:val="18"/>
          <w:szCs w:val="18"/>
        </w:rPr>
      </w:pPr>
      <w:bookmarkStart w:id="1179" w:name="_Toc63351405"/>
    </w:p>
    <w:p w14:paraId="654F253C" w14:textId="791EBA39" w:rsidR="00CB4BEB" w:rsidRPr="007C755A" w:rsidRDefault="00CB4BEB" w:rsidP="00CB4BEB">
      <w:pPr>
        <w:pStyle w:val="Overskrift3"/>
      </w:pPr>
      <w:bookmarkStart w:id="1180" w:name="_Toc122436067"/>
      <w:r w:rsidRPr="007C755A">
        <w:t>4.3.18 Område (</w:t>
      </w:r>
      <w:proofErr w:type="spellStart"/>
      <w:r w:rsidRPr="007C755A">
        <w:t>d_basis_omraade</w:t>
      </w:r>
      <w:proofErr w:type="spellEnd"/>
      <w:r w:rsidRPr="007C755A">
        <w:t>)</w:t>
      </w:r>
      <w:bookmarkEnd w:id="1179"/>
      <w:bookmarkEnd w:id="118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11"/>
        <w:gridCol w:w="1159"/>
        <w:gridCol w:w="1423"/>
        <w:gridCol w:w="1418"/>
        <w:gridCol w:w="7732"/>
      </w:tblGrid>
      <w:tr w:rsidR="00CB4BEB" w:rsidRPr="007C755A" w14:paraId="20A68981" w14:textId="77777777" w:rsidTr="003C0924">
        <w:trPr>
          <w:trHeight w:hRule="exact" w:val="255"/>
        </w:trPr>
        <w:tc>
          <w:tcPr>
            <w:tcW w:w="1311" w:type="dxa"/>
            <w:tcBorders>
              <w:bottom w:val="single" w:sz="4" w:space="0" w:color="auto"/>
            </w:tcBorders>
            <w:shd w:val="clear" w:color="auto" w:fill="D9D9D9"/>
            <w:vAlign w:val="bottom"/>
          </w:tcPr>
          <w:p w14:paraId="28546DCD" w14:textId="77777777" w:rsidR="00CB4BEB" w:rsidRPr="007C755A" w:rsidRDefault="00CB4BEB" w:rsidP="003C0924">
            <w:pPr>
              <w:rPr>
                <w:rFonts w:ascii="Trebuchet MS" w:hAnsi="Trebuchet MS" w:cs="Trebuchet MS"/>
                <w:b/>
                <w:sz w:val="18"/>
                <w:szCs w:val="18"/>
              </w:rPr>
            </w:pPr>
            <w:proofErr w:type="spellStart"/>
            <w:r w:rsidRPr="007C755A">
              <w:rPr>
                <w:rFonts w:ascii="Trebuchet MS" w:hAnsi="Trebuchet MS" w:cs="Trebuchet MS"/>
                <w:b/>
                <w:sz w:val="18"/>
                <w:szCs w:val="18"/>
              </w:rPr>
              <w:t>omraade_nr</w:t>
            </w:r>
            <w:proofErr w:type="spellEnd"/>
          </w:p>
        </w:tc>
        <w:tc>
          <w:tcPr>
            <w:tcW w:w="1159" w:type="dxa"/>
            <w:tcBorders>
              <w:bottom w:val="single" w:sz="4" w:space="0" w:color="auto"/>
            </w:tcBorders>
            <w:shd w:val="clear" w:color="auto" w:fill="D9D9D9"/>
            <w:vAlign w:val="bottom"/>
          </w:tcPr>
          <w:p w14:paraId="4A0526BE" w14:textId="77777777" w:rsidR="00CB4BEB" w:rsidRPr="007C755A" w:rsidRDefault="00CB4BEB" w:rsidP="003C0924">
            <w:pPr>
              <w:rPr>
                <w:rFonts w:ascii="Trebuchet MS" w:hAnsi="Trebuchet MS" w:cs="Trebuchet MS"/>
                <w:b/>
                <w:sz w:val="18"/>
                <w:szCs w:val="18"/>
              </w:rPr>
            </w:pPr>
            <w:proofErr w:type="spellStart"/>
            <w:r w:rsidRPr="007C755A">
              <w:rPr>
                <w:rFonts w:ascii="Trebuchet MS" w:hAnsi="Trebuchet MS" w:cs="Trebuchet MS"/>
                <w:b/>
                <w:sz w:val="18"/>
                <w:szCs w:val="18"/>
              </w:rPr>
              <w:t>omraade</w:t>
            </w:r>
            <w:proofErr w:type="spellEnd"/>
          </w:p>
        </w:tc>
        <w:tc>
          <w:tcPr>
            <w:tcW w:w="1423" w:type="dxa"/>
            <w:tcBorders>
              <w:bottom w:val="single" w:sz="4" w:space="0" w:color="auto"/>
            </w:tcBorders>
            <w:shd w:val="clear" w:color="auto" w:fill="D9D9D9"/>
            <w:vAlign w:val="bottom"/>
          </w:tcPr>
          <w:p w14:paraId="42AC15A0" w14:textId="77777777" w:rsidR="00CB4BEB" w:rsidRPr="007C755A" w:rsidRDefault="00CB4BEB" w:rsidP="003C0924">
            <w:pPr>
              <w:rPr>
                <w:rFonts w:ascii="Trebuchet MS" w:hAnsi="Trebuchet MS" w:cs="Trebuchet MS"/>
                <w:b/>
                <w:sz w:val="18"/>
                <w:szCs w:val="18"/>
              </w:rPr>
            </w:pPr>
            <w:proofErr w:type="spellStart"/>
            <w:r w:rsidRPr="007C755A">
              <w:rPr>
                <w:rFonts w:ascii="Trebuchet MS" w:hAnsi="Trebuchet MS" w:cs="Trebuchet MS"/>
                <w:b/>
                <w:sz w:val="18"/>
                <w:szCs w:val="18"/>
              </w:rPr>
              <w:t>cvr_kode</w:t>
            </w:r>
            <w:proofErr w:type="spellEnd"/>
          </w:p>
        </w:tc>
        <w:tc>
          <w:tcPr>
            <w:tcW w:w="1418" w:type="dxa"/>
            <w:tcBorders>
              <w:bottom w:val="single" w:sz="4" w:space="0" w:color="auto"/>
            </w:tcBorders>
            <w:shd w:val="clear" w:color="auto" w:fill="D9D9D9"/>
            <w:vAlign w:val="bottom"/>
          </w:tcPr>
          <w:p w14:paraId="5EC6635B" w14:textId="77777777" w:rsidR="00CB4BEB" w:rsidRPr="007C755A" w:rsidRDefault="00CB4BEB" w:rsidP="003C0924">
            <w:pPr>
              <w:rPr>
                <w:rFonts w:ascii="Trebuchet MS" w:hAnsi="Trebuchet MS" w:cs="Trebuchet MS"/>
                <w:b/>
                <w:sz w:val="18"/>
                <w:szCs w:val="18"/>
              </w:rPr>
            </w:pPr>
            <w:r w:rsidRPr="007C755A">
              <w:rPr>
                <w:rFonts w:ascii="Trebuchet MS" w:hAnsi="Trebuchet MS" w:cs="Trebuchet MS"/>
                <w:b/>
                <w:sz w:val="18"/>
                <w:szCs w:val="18"/>
              </w:rPr>
              <w:t>aktiv</w:t>
            </w:r>
          </w:p>
        </w:tc>
        <w:tc>
          <w:tcPr>
            <w:tcW w:w="7732" w:type="dxa"/>
            <w:tcBorders>
              <w:bottom w:val="single" w:sz="4" w:space="0" w:color="auto"/>
            </w:tcBorders>
            <w:shd w:val="clear" w:color="auto" w:fill="D9D9D9"/>
            <w:vAlign w:val="bottom"/>
          </w:tcPr>
          <w:p w14:paraId="7BDE77CA" w14:textId="77777777" w:rsidR="00CB4BEB" w:rsidRPr="007C755A" w:rsidRDefault="00CB4BEB" w:rsidP="003C0924">
            <w:pPr>
              <w:rPr>
                <w:rFonts w:ascii="Trebuchet MS" w:hAnsi="Trebuchet MS" w:cs="Trebuchet MS"/>
                <w:b/>
                <w:sz w:val="18"/>
                <w:szCs w:val="18"/>
              </w:rPr>
            </w:pPr>
            <w:r w:rsidRPr="007C755A">
              <w:rPr>
                <w:rFonts w:ascii="Trebuchet MS" w:hAnsi="Trebuchet MS" w:cs="Trebuchet MS"/>
                <w:b/>
                <w:sz w:val="18"/>
                <w:szCs w:val="18"/>
              </w:rPr>
              <w:t>Begrebsdefinition</w:t>
            </w:r>
          </w:p>
        </w:tc>
      </w:tr>
      <w:tr w:rsidR="00CB4BEB" w:rsidRPr="007C755A" w14:paraId="41EF4F16" w14:textId="77777777" w:rsidTr="003C0924">
        <w:trPr>
          <w:trHeight w:hRule="exact" w:val="255"/>
        </w:trPr>
        <w:tc>
          <w:tcPr>
            <w:tcW w:w="1311" w:type="dxa"/>
            <w:tcBorders>
              <w:top w:val="single" w:sz="4" w:space="0" w:color="auto"/>
              <w:left w:val="single" w:sz="4" w:space="0" w:color="auto"/>
              <w:bottom w:val="single" w:sz="4" w:space="0" w:color="auto"/>
              <w:right w:val="single" w:sz="4" w:space="0" w:color="auto"/>
            </w:tcBorders>
            <w:shd w:val="clear" w:color="auto" w:fill="D9D9D9"/>
            <w:vAlign w:val="bottom"/>
          </w:tcPr>
          <w:p w14:paraId="2FF5DCED" w14:textId="77777777" w:rsidR="00CB4BEB" w:rsidRPr="007C755A" w:rsidRDefault="00CB4BEB" w:rsidP="003C0924">
            <w:pPr>
              <w:rPr>
                <w:rFonts w:ascii="Trebuchet MS" w:hAnsi="Trebuchet MS" w:cs="Trebuchet MS"/>
                <w:sz w:val="18"/>
                <w:szCs w:val="18"/>
              </w:rPr>
            </w:pPr>
          </w:p>
        </w:tc>
        <w:tc>
          <w:tcPr>
            <w:tcW w:w="1159" w:type="dxa"/>
            <w:tcBorders>
              <w:top w:val="single" w:sz="4" w:space="0" w:color="auto"/>
              <w:left w:val="single" w:sz="4" w:space="0" w:color="auto"/>
              <w:bottom w:val="single" w:sz="4" w:space="0" w:color="auto"/>
            </w:tcBorders>
            <w:shd w:val="clear" w:color="auto" w:fill="FFFFFF"/>
            <w:vAlign w:val="bottom"/>
          </w:tcPr>
          <w:p w14:paraId="06293962" w14:textId="77777777" w:rsidR="00CB4BEB" w:rsidRPr="007C755A" w:rsidRDefault="00CB4BEB" w:rsidP="003C0924">
            <w:pPr>
              <w:rPr>
                <w:rFonts w:ascii="Trebuchet MS" w:hAnsi="Trebuchet MS" w:cs="Trebuchet MS"/>
                <w:sz w:val="18"/>
                <w:szCs w:val="18"/>
              </w:rPr>
            </w:pPr>
          </w:p>
        </w:tc>
        <w:tc>
          <w:tcPr>
            <w:tcW w:w="1423" w:type="dxa"/>
            <w:tcBorders>
              <w:top w:val="single" w:sz="4" w:space="0" w:color="auto"/>
              <w:left w:val="single" w:sz="4" w:space="0" w:color="auto"/>
              <w:bottom w:val="single" w:sz="4" w:space="0" w:color="auto"/>
            </w:tcBorders>
            <w:shd w:val="clear" w:color="auto" w:fill="FFFFFF"/>
            <w:vAlign w:val="bottom"/>
          </w:tcPr>
          <w:p w14:paraId="768B0A70" w14:textId="77777777" w:rsidR="00CB4BEB" w:rsidRPr="007C755A"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F1C6079"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7732" w:type="dxa"/>
            <w:tcBorders>
              <w:top w:val="single" w:sz="4" w:space="0" w:color="auto"/>
              <w:left w:val="single" w:sz="4" w:space="0" w:color="auto"/>
              <w:bottom w:val="single" w:sz="4" w:space="0" w:color="auto"/>
            </w:tcBorders>
            <w:shd w:val="clear" w:color="auto" w:fill="FFFFFF"/>
          </w:tcPr>
          <w:p w14:paraId="0EADF07B" w14:textId="77777777" w:rsidR="00CB4BEB" w:rsidRPr="007C755A" w:rsidRDefault="00CB4BEB" w:rsidP="003C0924">
            <w:pPr>
              <w:rPr>
                <w:rFonts w:ascii="Trebuchet MS" w:hAnsi="Trebuchet MS" w:cs="Trebuchet MS"/>
                <w:sz w:val="18"/>
                <w:szCs w:val="18"/>
              </w:rPr>
            </w:pPr>
          </w:p>
        </w:tc>
      </w:tr>
      <w:tr w:rsidR="00CB4BEB" w:rsidRPr="007C755A" w14:paraId="33ED97EB" w14:textId="77777777" w:rsidTr="003C0924">
        <w:trPr>
          <w:trHeight w:hRule="exact" w:val="255"/>
        </w:trPr>
        <w:tc>
          <w:tcPr>
            <w:tcW w:w="1311" w:type="dxa"/>
            <w:tcBorders>
              <w:top w:val="single" w:sz="4" w:space="0" w:color="auto"/>
              <w:left w:val="single" w:sz="4" w:space="0" w:color="auto"/>
              <w:bottom w:val="single" w:sz="4" w:space="0" w:color="auto"/>
              <w:right w:val="single" w:sz="4" w:space="0" w:color="auto"/>
            </w:tcBorders>
            <w:shd w:val="clear" w:color="auto" w:fill="D9D9D9"/>
            <w:vAlign w:val="bottom"/>
          </w:tcPr>
          <w:p w14:paraId="14B9E5DF" w14:textId="77777777" w:rsidR="00CB4BEB" w:rsidRPr="007C755A" w:rsidRDefault="00CB4BEB" w:rsidP="003C0924">
            <w:pPr>
              <w:rPr>
                <w:rFonts w:ascii="Trebuchet MS" w:hAnsi="Trebuchet MS" w:cs="Trebuchet MS"/>
                <w:sz w:val="18"/>
                <w:szCs w:val="18"/>
              </w:rPr>
            </w:pPr>
          </w:p>
        </w:tc>
        <w:tc>
          <w:tcPr>
            <w:tcW w:w="1159" w:type="dxa"/>
            <w:tcBorders>
              <w:top w:val="single" w:sz="4" w:space="0" w:color="auto"/>
              <w:left w:val="single" w:sz="4" w:space="0" w:color="auto"/>
              <w:bottom w:val="single" w:sz="4" w:space="0" w:color="auto"/>
            </w:tcBorders>
            <w:shd w:val="clear" w:color="auto" w:fill="FFFFFF"/>
            <w:vAlign w:val="bottom"/>
          </w:tcPr>
          <w:p w14:paraId="3AB45E8C" w14:textId="77777777" w:rsidR="00CB4BEB" w:rsidRPr="007C755A" w:rsidRDefault="00CB4BEB" w:rsidP="003C0924">
            <w:pPr>
              <w:rPr>
                <w:rFonts w:ascii="Trebuchet MS" w:hAnsi="Trebuchet MS" w:cs="Trebuchet MS"/>
                <w:sz w:val="18"/>
                <w:szCs w:val="18"/>
              </w:rPr>
            </w:pPr>
          </w:p>
        </w:tc>
        <w:tc>
          <w:tcPr>
            <w:tcW w:w="1423" w:type="dxa"/>
            <w:tcBorders>
              <w:top w:val="single" w:sz="4" w:space="0" w:color="auto"/>
              <w:left w:val="single" w:sz="4" w:space="0" w:color="auto"/>
              <w:bottom w:val="single" w:sz="4" w:space="0" w:color="auto"/>
            </w:tcBorders>
            <w:shd w:val="clear" w:color="auto" w:fill="FFFFFF"/>
            <w:vAlign w:val="bottom"/>
          </w:tcPr>
          <w:p w14:paraId="349C0617" w14:textId="77777777" w:rsidR="00CB4BEB" w:rsidRPr="007C755A"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0A2630A"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7732" w:type="dxa"/>
            <w:tcBorders>
              <w:top w:val="single" w:sz="4" w:space="0" w:color="auto"/>
              <w:left w:val="single" w:sz="4" w:space="0" w:color="auto"/>
              <w:bottom w:val="single" w:sz="4" w:space="0" w:color="auto"/>
            </w:tcBorders>
            <w:shd w:val="clear" w:color="auto" w:fill="FFFFFF"/>
          </w:tcPr>
          <w:p w14:paraId="50BE69CC" w14:textId="77777777" w:rsidR="00CB4BEB" w:rsidRPr="007C755A" w:rsidRDefault="00CB4BEB" w:rsidP="003C0924">
            <w:pPr>
              <w:rPr>
                <w:rFonts w:ascii="Trebuchet MS" w:hAnsi="Trebuchet MS" w:cs="Trebuchet MS"/>
                <w:sz w:val="18"/>
                <w:szCs w:val="18"/>
              </w:rPr>
            </w:pPr>
          </w:p>
        </w:tc>
      </w:tr>
    </w:tbl>
    <w:p w14:paraId="27FF5E2B" w14:textId="77777777" w:rsidR="00733647" w:rsidRPr="00733647" w:rsidRDefault="00733647" w:rsidP="00CB4BEB">
      <w:pPr>
        <w:pStyle w:val="Overskrift3"/>
        <w:rPr>
          <w:rFonts w:ascii="Trebuchet MS" w:eastAsiaTheme="minorEastAsia" w:hAnsi="Trebuchet MS" w:cstheme="minorBidi"/>
          <w:sz w:val="18"/>
          <w:szCs w:val="18"/>
        </w:rPr>
      </w:pPr>
      <w:bookmarkStart w:id="1181" w:name="_Toc63351406"/>
      <w:bookmarkStart w:id="1182" w:name="_Toc335392134"/>
    </w:p>
    <w:p w14:paraId="3CE9DFEC" w14:textId="32920CBC" w:rsidR="00CB4BEB" w:rsidRPr="007C755A" w:rsidRDefault="00CB4BEB" w:rsidP="00CB4BEB">
      <w:pPr>
        <w:pStyle w:val="Overskrift3"/>
      </w:pPr>
      <w:bookmarkStart w:id="1183" w:name="_Toc122436068"/>
      <w:r w:rsidRPr="007C755A">
        <w:t xml:space="preserve">4.3.19 </w:t>
      </w:r>
      <w:proofErr w:type="spellStart"/>
      <w:r w:rsidRPr="007C755A">
        <w:t>Vandv_nr</w:t>
      </w:r>
      <w:proofErr w:type="spellEnd"/>
      <w:r w:rsidRPr="007C755A">
        <w:t xml:space="preserve"> (</w:t>
      </w:r>
      <w:proofErr w:type="spellStart"/>
      <w:r w:rsidRPr="007C755A">
        <w:t>d_basis_vandv_nr</w:t>
      </w:r>
      <w:proofErr w:type="spellEnd"/>
      <w:r w:rsidRPr="007C755A">
        <w:t>)</w:t>
      </w:r>
      <w:bookmarkEnd w:id="1181"/>
      <w:bookmarkEnd w:id="118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11"/>
        <w:gridCol w:w="1159"/>
        <w:gridCol w:w="1418"/>
        <w:gridCol w:w="7732"/>
      </w:tblGrid>
      <w:tr w:rsidR="00CB4BEB" w:rsidRPr="007C755A" w14:paraId="5ADAEF3C" w14:textId="77777777" w:rsidTr="003C0924">
        <w:trPr>
          <w:trHeight w:hRule="exact" w:val="255"/>
        </w:trPr>
        <w:tc>
          <w:tcPr>
            <w:tcW w:w="1311" w:type="dxa"/>
            <w:tcBorders>
              <w:bottom w:val="single" w:sz="4" w:space="0" w:color="auto"/>
            </w:tcBorders>
            <w:shd w:val="clear" w:color="auto" w:fill="D9D9D9"/>
            <w:vAlign w:val="bottom"/>
          </w:tcPr>
          <w:p w14:paraId="73403A7F" w14:textId="77777777" w:rsidR="00CB4BEB" w:rsidRPr="007C755A" w:rsidRDefault="00CB4BEB" w:rsidP="003C0924">
            <w:pPr>
              <w:rPr>
                <w:rFonts w:ascii="Trebuchet MS" w:hAnsi="Trebuchet MS" w:cs="Trebuchet MS"/>
                <w:b/>
                <w:sz w:val="18"/>
                <w:szCs w:val="18"/>
              </w:rPr>
            </w:pPr>
            <w:proofErr w:type="spellStart"/>
            <w:r w:rsidRPr="007C755A">
              <w:rPr>
                <w:rFonts w:ascii="Trebuchet MS" w:hAnsi="Trebuchet MS" w:cs="Trebuchet MS"/>
                <w:b/>
                <w:sz w:val="18"/>
                <w:szCs w:val="18"/>
              </w:rPr>
              <w:t>vandv_nr</w:t>
            </w:r>
            <w:proofErr w:type="spellEnd"/>
          </w:p>
        </w:tc>
        <w:tc>
          <w:tcPr>
            <w:tcW w:w="1159" w:type="dxa"/>
            <w:tcBorders>
              <w:bottom w:val="single" w:sz="4" w:space="0" w:color="auto"/>
            </w:tcBorders>
            <w:shd w:val="clear" w:color="auto" w:fill="D9D9D9"/>
            <w:vAlign w:val="bottom"/>
          </w:tcPr>
          <w:p w14:paraId="02110B35" w14:textId="77777777" w:rsidR="00CB4BEB" w:rsidRPr="007C755A" w:rsidRDefault="00CB4BEB" w:rsidP="003C0924">
            <w:pPr>
              <w:rPr>
                <w:rFonts w:ascii="Trebuchet MS" w:hAnsi="Trebuchet MS" w:cs="Trebuchet MS"/>
                <w:b/>
                <w:sz w:val="18"/>
                <w:szCs w:val="18"/>
              </w:rPr>
            </w:pPr>
            <w:proofErr w:type="spellStart"/>
            <w:r w:rsidRPr="007C755A">
              <w:rPr>
                <w:rFonts w:ascii="Trebuchet MS" w:hAnsi="Trebuchet MS" w:cs="Trebuchet MS"/>
                <w:b/>
                <w:sz w:val="18"/>
                <w:szCs w:val="18"/>
              </w:rPr>
              <w:t>vandv</w:t>
            </w:r>
            <w:proofErr w:type="spellEnd"/>
          </w:p>
        </w:tc>
        <w:tc>
          <w:tcPr>
            <w:tcW w:w="1418" w:type="dxa"/>
            <w:tcBorders>
              <w:bottom w:val="single" w:sz="4" w:space="0" w:color="auto"/>
            </w:tcBorders>
            <w:shd w:val="clear" w:color="auto" w:fill="D9D9D9"/>
            <w:vAlign w:val="bottom"/>
          </w:tcPr>
          <w:p w14:paraId="62E7A779" w14:textId="77777777" w:rsidR="00CB4BEB" w:rsidRPr="007C755A" w:rsidRDefault="00CB4BEB" w:rsidP="003C0924">
            <w:pPr>
              <w:rPr>
                <w:rFonts w:ascii="Trebuchet MS" w:hAnsi="Trebuchet MS" w:cs="Trebuchet MS"/>
                <w:b/>
                <w:sz w:val="18"/>
                <w:szCs w:val="18"/>
              </w:rPr>
            </w:pPr>
            <w:r w:rsidRPr="007C755A">
              <w:rPr>
                <w:rFonts w:ascii="Trebuchet MS" w:hAnsi="Trebuchet MS" w:cs="Trebuchet MS"/>
                <w:b/>
                <w:sz w:val="18"/>
                <w:szCs w:val="18"/>
              </w:rPr>
              <w:t>Aktiv</w:t>
            </w:r>
          </w:p>
        </w:tc>
        <w:tc>
          <w:tcPr>
            <w:tcW w:w="7732" w:type="dxa"/>
            <w:tcBorders>
              <w:bottom w:val="single" w:sz="4" w:space="0" w:color="auto"/>
            </w:tcBorders>
            <w:shd w:val="clear" w:color="auto" w:fill="D9D9D9"/>
            <w:vAlign w:val="bottom"/>
          </w:tcPr>
          <w:p w14:paraId="6C10C824" w14:textId="77777777" w:rsidR="00CB4BEB" w:rsidRPr="007C755A" w:rsidRDefault="00CB4BEB" w:rsidP="003C0924">
            <w:pPr>
              <w:rPr>
                <w:rFonts w:ascii="Trebuchet MS" w:hAnsi="Trebuchet MS" w:cs="Trebuchet MS"/>
                <w:b/>
                <w:sz w:val="18"/>
                <w:szCs w:val="18"/>
              </w:rPr>
            </w:pPr>
            <w:r w:rsidRPr="007C755A">
              <w:rPr>
                <w:rFonts w:ascii="Trebuchet MS" w:hAnsi="Trebuchet MS" w:cs="Trebuchet MS"/>
                <w:b/>
                <w:sz w:val="18"/>
                <w:szCs w:val="18"/>
              </w:rPr>
              <w:t>Begrebsdefinition</w:t>
            </w:r>
          </w:p>
        </w:tc>
      </w:tr>
      <w:tr w:rsidR="00CB4BEB" w:rsidRPr="007C755A" w14:paraId="4BEDE1C9" w14:textId="77777777" w:rsidTr="003C0924">
        <w:trPr>
          <w:trHeight w:hRule="exact" w:val="255"/>
        </w:trPr>
        <w:tc>
          <w:tcPr>
            <w:tcW w:w="1311" w:type="dxa"/>
            <w:tcBorders>
              <w:top w:val="single" w:sz="4" w:space="0" w:color="auto"/>
              <w:left w:val="single" w:sz="4" w:space="0" w:color="auto"/>
              <w:bottom w:val="single" w:sz="4" w:space="0" w:color="auto"/>
              <w:right w:val="single" w:sz="4" w:space="0" w:color="auto"/>
            </w:tcBorders>
            <w:shd w:val="clear" w:color="auto" w:fill="D9D9D9"/>
            <w:vAlign w:val="bottom"/>
          </w:tcPr>
          <w:p w14:paraId="1C18A8D7" w14:textId="77777777" w:rsidR="00CB4BEB" w:rsidRPr="007C755A" w:rsidRDefault="00CB4BEB" w:rsidP="003C0924">
            <w:pPr>
              <w:rPr>
                <w:rFonts w:ascii="Trebuchet MS" w:hAnsi="Trebuchet MS" w:cs="Trebuchet MS"/>
                <w:sz w:val="18"/>
                <w:szCs w:val="18"/>
              </w:rPr>
            </w:pPr>
          </w:p>
        </w:tc>
        <w:tc>
          <w:tcPr>
            <w:tcW w:w="1159" w:type="dxa"/>
            <w:tcBorders>
              <w:top w:val="single" w:sz="4" w:space="0" w:color="auto"/>
              <w:left w:val="single" w:sz="4" w:space="0" w:color="auto"/>
              <w:bottom w:val="single" w:sz="4" w:space="0" w:color="auto"/>
            </w:tcBorders>
            <w:shd w:val="clear" w:color="auto" w:fill="FFFFFF"/>
            <w:vAlign w:val="bottom"/>
          </w:tcPr>
          <w:p w14:paraId="791203FD" w14:textId="77777777" w:rsidR="00CB4BEB" w:rsidRPr="007C755A"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32FF07B"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7732" w:type="dxa"/>
            <w:tcBorders>
              <w:top w:val="single" w:sz="4" w:space="0" w:color="auto"/>
              <w:left w:val="single" w:sz="4" w:space="0" w:color="auto"/>
              <w:bottom w:val="single" w:sz="4" w:space="0" w:color="auto"/>
            </w:tcBorders>
            <w:shd w:val="clear" w:color="auto" w:fill="FFFFFF"/>
          </w:tcPr>
          <w:p w14:paraId="212963FF" w14:textId="77777777" w:rsidR="00CB4BEB" w:rsidRPr="007C755A" w:rsidRDefault="00CB4BEB" w:rsidP="003C0924">
            <w:pPr>
              <w:rPr>
                <w:rFonts w:ascii="Trebuchet MS" w:hAnsi="Trebuchet MS" w:cs="Trebuchet MS"/>
                <w:sz w:val="18"/>
                <w:szCs w:val="18"/>
              </w:rPr>
            </w:pPr>
          </w:p>
        </w:tc>
      </w:tr>
      <w:tr w:rsidR="00CB4BEB" w:rsidRPr="007C755A" w14:paraId="20C4B6AA" w14:textId="77777777" w:rsidTr="003C0924">
        <w:trPr>
          <w:trHeight w:hRule="exact" w:val="255"/>
        </w:trPr>
        <w:tc>
          <w:tcPr>
            <w:tcW w:w="1311" w:type="dxa"/>
            <w:tcBorders>
              <w:top w:val="single" w:sz="4" w:space="0" w:color="auto"/>
              <w:left w:val="single" w:sz="4" w:space="0" w:color="auto"/>
              <w:bottom w:val="single" w:sz="4" w:space="0" w:color="auto"/>
              <w:right w:val="single" w:sz="4" w:space="0" w:color="auto"/>
            </w:tcBorders>
            <w:shd w:val="clear" w:color="auto" w:fill="D9D9D9"/>
            <w:vAlign w:val="bottom"/>
          </w:tcPr>
          <w:p w14:paraId="7FFBC60A" w14:textId="77777777" w:rsidR="00CB4BEB" w:rsidRPr="007C755A" w:rsidRDefault="00CB4BEB" w:rsidP="003C0924">
            <w:pPr>
              <w:rPr>
                <w:rFonts w:ascii="Trebuchet MS" w:hAnsi="Trebuchet MS" w:cs="Trebuchet MS"/>
                <w:sz w:val="18"/>
                <w:szCs w:val="18"/>
              </w:rPr>
            </w:pPr>
          </w:p>
        </w:tc>
        <w:tc>
          <w:tcPr>
            <w:tcW w:w="1159" w:type="dxa"/>
            <w:tcBorders>
              <w:top w:val="single" w:sz="4" w:space="0" w:color="auto"/>
              <w:left w:val="single" w:sz="4" w:space="0" w:color="auto"/>
              <w:bottom w:val="single" w:sz="4" w:space="0" w:color="auto"/>
            </w:tcBorders>
            <w:shd w:val="clear" w:color="auto" w:fill="FFFFFF"/>
            <w:vAlign w:val="bottom"/>
          </w:tcPr>
          <w:p w14:paraId="78E96EA8" w14:textId="77777777" w:rsidR="00CB4BEB" w:rsidRPr="007C755A"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E471B25"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7732" w:type="dxa"/>
            <w:tcBorders>
              <w:top w:val="single" w:sz="4" w:space="0" w:color="auto"/>
              <w:left w:val="single" w:sz="4" w:space="0" w:color="auto"/>
              <w:bottom w:val="single" w:sz="4" w:space="0" w:color="auto"/>
            </w:tcBorders>
            <w:shd w:val="clear" w:color="auto" w:fill="FFFFFF"/>
          </w:tcPr>
          <w:p w14:paraId="78E91482" w14:textId="77777777" w:rsidR="00CB4BEB" w:rsidRPr="007C755A" w:rsidRDefault="00CB4BEB" w:rsidP="003C0924">
            <w:pPr>
              <w:rPr>
                <w:rFonts w:ascii="Trebuchet MS" w:hAnsi="Trebuchet MS" w:cs="Trebuchet MS"/>
                <w:sz w:val="18"/>
                <w:szCs w:val="18"/>
              </w:rPr>
            </w:pPr>
          </w:p>
        </w:tc>
      </w:tr>
    </w:tbl>
    <w:p w14:paraId="5B558526" w14:textId="77777777" w:rsidR="00733647" w:rsidRPr="00733647" w:rsidRDefault="00733647" w:rsidP="00CB4BEB">
      <w:pPr>
        <w:pStyle w:val="Overskrift3"/>
        <w:rPr>
          <w:rFonts w:ascii="Trebuchet MS" w:eastAsiaTheme="minorEastAsia" w:hAnsi="Trebuchet MS" w:cstheme="minorBidi"/>
          <w:sz w:val="18"/>
          <w:szCs w:val="18"/>
        </w:rPr>
      </w:pPr>
      <w:bookmarkStart w:id="1184" w:name="_Toc63351407"/>
    </w:p>
    <w:p w14:paraId="35A05FEA" w14:textId="0ACC513F" w:rsidR="00CB4BEB" w:rsidRPr="003A52C1" w:rsidRDefault="00CB4BEB" w:rsidP="00CB4BEB">
      <w:pPr>
        <w:pStyle w:val="Overskrift3"/>
      </w:pPr>
      <w:bookmarkStart w:id="1185" w:name="_Toc122436069"/>
      <w:r w:rsidRPr="003A52C1">
        <w:t xml:space="preserve">4.3.20 </w:t>
      </w:r>
      <w:proofErr w:type="spellStart"/>
      <w:proofErr w:type="gramStart"/>
      <w:r w:rsidRPr="003A52C1">
        <w:t>Driftniv</w:t>
      </w:r>
      <w:proofErr w:type="spellEnd"/>
      <w:r w:rsidRPr="003A52C1">
        <w:t xml:space="preserve">  (</w:t>
      </w:r>
      <w:proofErr w:type="spellStart"/>
      <w:proofErr w:type="gramEnd"/>
      <w:r w:rsidRPr="003A52C1">
        <w:t>d_basis_driftniv</w:t>
      </w:r>
      <w:proofErr w:type="spellEnd"/>
      <w:r w:rsidRPr="003A52C1">
        <w:t>)</w:t>
      </w:r>
      <w:bookmarkEnd w:id="1184"/>
      <w:bookmarkEnd w:id="118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72"/>
        <w:gridCol w:w="1375"/>
        <w:gridCol w:w="1251"/>
        <w:gridCol w:w="8410"/>
      </w:tblGrid>
      <w:tr w:rsidR="00CB4BEB" w:rsidRPr="00BD09A4" w14:paraId="2709CDCE" w14:textId="77777777" w:rsidTr="003C0924">
        <w:trPr>
          <w:trHeight w:hRule="exact" w:val="250"/>
        </w:trPr>
        <w:tc>
          <w:tcPr>
            <w:tcW w:w="1972" w:type="dxa"/>
            <w:shd w:val="clear" w:color="auto" w:fill="D9D9D9"/>
            <w:vAlign w:val="bottom"/>
          </w:tcPr>
          <w:p w14:paraId="648C6AC6" w14:textId="77777777" w:rsidR="00CB4BEB" w:rsidRPr="00BD09A4" w:rsidRDefault="00CB4BEB" w:rsidP="003C0924">
            <w:pPr>
              <w:rPr>
                <w:rFonts w:ascii="Trebuchet MS" w:hAnsi="Trebuchet MS" w:cs="Trebuchet MS"/>
                <w:b/>
                <w:bCs/>
                <w:color w:val="1F497D"/>
                <w:sz w:val="18"/>
                <w:szCs w:val="18"/>
              </w:rPr>
            </w:pPr>
            <w:proofErr w:type="spellStart"/>
            <w:r w:rsidRPr="00602892">
              <w:rPr>
                <w:rFonts w:ascii="Trebuchet MS" w:hAnsi="Trebuchet MS"/>
                <w:b/>
                <w:sz w:val="18"/>
                <w:szCs w:val="18"/>
              </w:rPr>
              <w:t>driftniv</w:t>
            </w:r>
            <w:r w:rsidRPr="003A52C1">
              <w:rPr>
                <w:rFonts w:ascii="Trebuchet MS" w:hAnsi="Trebuchet MS" w:cs="Trebuchet MS"/>
                <w:b/>
                <w:bCs/>
                <w:sz w:val="18"/>
                <w:szCs w:val="18"/>
              </w:rPr>
              <w:t>_kode</w:t>
            </w:r>
            <w:proofErr w:type="spellEnd"/>
          </w:p>
        </w:tc>
        <w:tc>
          <w:tcPr>
            <w:tcW w:w="1375" w:type="dxa"/>
            <w:shd w:val="clear" w:color="auto" w:fill="D9D9D9"/>
            <w:vAlign w:val="bottom"/>
          </w:tcPr>
          <w:p w14:paraId="79E914CE" w14:textId="77777777" w:rsidR="00CB4BEB" w:rsidRPr="00602892" w:rsidRDefault="00CB4BEB" w:rsidP="003C0924">
            <w:pPr>
              <w:rPr>
                <w:rFonts w:ascii="Trebuchet MS" w:hAnsi="Trebuchet MS" w:cs="Trebuchet MS"/>
                <w:b/>
                <w:bCs/>
                <w:color w:val="1F497D"/>
                <w:sz w:val="18"/>
                <w:szCs w:val="18"/>
              </w:rPr>
            </w:pPr>
            <w:proofErr w:type="spellStart"/>
            <w:r w:rsidRPr="007C755A">
              <w:rPr>
                <w:rFonts w:ascii="Trebuchet MS" w:hAnsi="Trebuchet MS"/>
                <w:b/>
                <w:sz w:val="18"/>
                <w:szCs w:val="18"/>
              </w:rPr>
              <w:t>Driftn</w:t>
            </w:r>
            <w:r w:rsidRPr="00602892">
              <w:rPr>
                <w:rFonts w:ascii="Trebuchet MS" w:hAnsi="Trebuchet MS"/>
                <w:b/>
                <w:sz w:val="18"/>
                <w:szCs w:val="18"/>
              </w:rPr>
              <w:t>iv</w:t>
            </w:r>
            <w:proofErr w:type="spellEnd"/>
          </w:p>
        </w:tc>
        <w:tc>
          <w:tcPr>
            <w:tcW w:w="1251" w:type="dxa"/>
            <w:shd w:val="clear" w:color="auto" w:fill="D9D9D9"/>
            <w:vAlign w:val="bottom"/>
          </w:tcPr>
          <w:p w14:paraId="7DD00BBB" w14:textId="77777777" w:rsidR="00CB4BEB" w:rsidRPr="00BD09A4"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aktiv</w:t>
            </w:r>
          </w:p>
        </w:tc>
        <w:tc>
          <w:tcPr>
            <w:tcW w:w="8410" w:type="dxa"/>
            <w:shd w:val="clear" w:color="auto" w:fill="D9D9D9"/>
            <w:vAlign w:val="bottom"/>
          </w:tcPr>
          <w:p w14:paraId="315F1087"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Begrebsdefinition</w:t>
            </w:r>
          </w:p>
        </w:tc>
      </w:tr>
      <w:tr w:rsidR="00CB4BEB" w:rsidRPr="00BD09A4" w14:paraId="1E2E530D" w14:textId="77777777" w:rsidTr="003C0924">
        <w:trPr>
          <w:trHeight w:hRule="exact" w:val="250"/>
        </w:trPr>
        <w:tc>
          <w:tcPr>
            <w:tcW w:w="1972" w:type="dxa"/>
            <w:shd w:val="clear" w:color="auto" w:fill="D9D9D9"/>
            <w:vAlign w:val="bottom"/>
          </w:tcPr>
          <w:p w14:paraId="3E292B9B"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1375" w:type="dxa"/>
            <w:shd w:val="clear" w:color="auto" w:fill="FFFFFF"/>
            <w:vAlign w:val="bottom"/>
          </w:tcPr>
          <w:p w14:paraId="4C7AB5FF"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Have</w:t>
            </w:r>
          </w:p>
        </w:tc>
        <w:tc>
          <w:tcPr>
            <w:tcW w:w="1251" w:type="dxa"/>
            <w:vAlign w:val="bottom"/>
          </w:tcPr>
          <w:p w14:paraId="1AA4C591"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410" w:type="dxa"/>
            <w:vAlign w:val="bottom"/>
          </w:tcPr>
          <w:p w14:paraId="3E3BFB8E"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Bedste niveau</w:t>
            </w:r>
          </w:p>
        </w:tc>
      </w:tr>
      <w:tr w:rsidR="00CB4BEB" w:rsidRPr="00BD09A4" w14:paraId="0E607B97" w14:textId="77777777" w:rsidTr="003C0924">
        <w:trPr>
          <w:trHeight w:val="257"/>
        </w:trPr>
        <w:tc>
          <w:tcPr>
            <w:tcW w:w="1972" w:type="dxa"/>
            <w:shd w:val="clear" w:color="auto" w:fill="D9D9D9"/>
            <w:vAlign w:val="center"/>
          </w:tcPr>
          <w:p w14:paraId="7234D2BE"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2</w:t>
            </w:r>
          </w:p>
        </w:tc>
        <w:tc>
          <w:tcPr>
            <w:tcW w:w="1375" w:type="dxa"/>
            <w:shd w:val="clear" w:color="auto" w:fill="FFFFFF"/>
            <w:vAlign w:val="center"/>
          </w:tcPr>
          <w:p w14:paraId="6F85A5A0"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Park</w:t>
            </w:r>
          </w:p>
        </w:tc>
        <w:tc>
          <w:tcPr>
            <w:tcW w:w="1251" w:type="dxa"/>
            <w:vAlign w:val="bottom"/>
          </w:tcPr>
          <w:p w14:paraId="752FECD3"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410" w:type="dxa"/>
            <w:vAlign w:val="bottom"/>
          </w:tcPr>
          <w:p w14:paraId="4A9D44AD" w14:textId="77777777" w:rsidR="00CB4BEB" w:rsidRPr="003A52C1" w:rsidRDefault="00CB4BEB" w:rsidP="003C0924">
            <w:r w:rsidRPr="003A52C1">
              <w:rPr>
                <w:rFonts w:ascii="Trebuchet MS" w:hAnsi="Trebuchet MS" w:cs="Trebuchet MS"/>
                <w:sz w:val="18"/>
                <w:szCs w:val="18"/>
              </w:rPr>
              <w:t>Mellem niveau</w:t>
            </w:r>
          </w:p>
        </w:tc>
      </w:tr>
      <w:tr w:rsidR="00CB4BEB" w:rsidRPr="00BD09A4" w14:paraId="7F31ECD1" w14:textId="77777777" w:rsidTr="003C0924">
        <w:trPr>
          <w:trHeight w:val="257"/>
        </w:trPr>
        <w:tc>
          <w:tcPr>
            <w:tcW w:w="1972" w:type="dxa"/>
            <w:shd w:val="clear" w:color="auto" w:fill="D9D9D9"/>
            <w:vAlign w:val="center"/>
          </w:tcPr>
          <w:p w14:paraId="2672020F"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3</w:t>
            </w:r>
          </w:p>
        </w:tc>
        <w:tc>
          <w:tcPr>
            <w:tcW w:w="1375" w:type="dxa"/>
            <w:shd w:val="clear" w:color="auto" w:fill="FFFFFF"/>
            <w:vAlign w:val="center"/>
          </w:tcPr>
          <w:p w14:paraId="7EC5C7BF"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Natur</w:t>
            </w:r>
          </w:p>
        </w:tc>
        <w:tc>
          <w:tcPr>
            <w:tcW w:w="1251" w:type="dxa"/>
            <w:vAlign w:val="bottom"/>
          </w:tcPr>
          <w:p w14:paraId="048CE37A"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410" w:type="dxa"/>
            <w:vAlign w:val="bottom"/>
          </w:tcPr>
          <w:p w14:paraId="2BFF60D1" w14:textId="77777777" w:rsidR="00CB4BEB" w:rsidRPr="003A52C1" w:rsidRDefault="00CB4BEB" w:rsidP="003C0924">
            <w:r w:rsidRPr="003A52C1">
              <w:rPr>
                <w:rFonts w:ascii="Trebuchet MS" w:hAnsi="Trebuchet MS" w:cs="Trebuchet MS"/>
                <w:sz w:val="18"/>
                <w:szCs w:val="18"/>
              </w:rPr>
              <w:t>Laveste niveau</w:t>
            </w:r>
          </w:p>
        </w:tc>
      </w:tr>
      <w:tr w:rsidR="00CB4BEB" w:rsidRPr="00BD09A4" w14:paraId="58DF2960" w14:textId="77777777" w:rsidTr="003C0924">
        <w:trPr>
          <w:trHeight w:val="250"/>
        </w:trPr>
        <w:tc>
          <w:tcPr>
            <w:tcW w:w="1972" w:type="dxa"/>
            <w:shd w:val="clear" w:color="auto" w:fill="D9D9D9"/>
            <w:vAlign w:val="bottom"/>
          </w:tcPr>
          <w:p w14:paraId="3957054A"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lastRenderedPageBreak/>
              <w:t>8</w:t>
            </w:r>
          </w:p>
        </w:tc>
        <w:tc>
          <w:tcPr>
            <w:tcW w:w="1375" w:type="dxa"/>
            <w:vAlign w:val="bottom"/>
          </w:tcPr>
          <w:p w14:paraId="5A72A8FF"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Andet</w:t>
            </w:r>
          </w:p>
        </w:tc>
        <w:tc>
          <w:tcPr>
            <w:tcW w:w="1251" w:type="dxa"/>
            <w:vAlign w:val="bottom"/>
          </w:tcPr>
          <w:p w14:paraId="7BCA128E"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410" w:type="dxa"/>
            <w:vAlign w:val="bottom"/>
          </w:tcPr>
          <w:p w14:paraId="1236BC36" w14:textId="0DC68FFA"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Hvor andre drift</w:t>
            </w:r>
            <w:r w:rsidR="00331871">
              <w:rPr>
                <w:rFonts w:ascii="Trebuchet MS" w:hAnsi="Trebuchet MS" w:cs="Trebuchet MS"/>
                <w:sz w:val="18"/>
                <w:szCs w:val="18"/>
              </w:rPr>
              <w:t>s</w:t>
            </w:r>
            <w:r w:rsidRPr="003A52C1">
              <w:rPr>
                <w:rFonts w:ascii="Trebuchet MS" w:hAnsi="Trebuchet MS" w:cs="Trebuchet MS"/>
                <w:sz w:val="18"/>
                <w:szCs w:val="18"/>
              </w:rPr>
              <w:t>niveaubetegnelser ikke er dækkende.</w:t>
            </w:r>
          </w:p>
        </w:tc>
      </w:tr>
      <w:tr w:rsidR="00CB4BEB" w:rsidRPr="00BD09A4" w14:paraId="44A1BB65" w14:textId="77777777" w:rsidTr="003C0924">
        <w:trPr>
          <w:trHeight w:val="250"/>
        </w:trPr>
        <w:tc>
          <w:tcPr>
            <w:tcW w:w="1972" w:type="dxa"/>
            <w:shd w:val="clear" w:color="auto" w:fill="D9D9D9"/>
            <w:vAlign w:val="bottom"/>
          </w:tcPr>
          <w:p w14:paraId="044325D7"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9</w:t>
            </w:r>
          </w:p>
        </w:tc>
        <w:tc>
          <w:tcPr>
            <w:tcW w:w="1375" w:type="dxa"/>
            <w:vAlign w:val="bottom"/>
          </w:tcPr>
          <w:p w14:paraId="1F0F540B"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Ukendt</w:t>
            </w:r>
          </w:p>
        </w:tc>
        <w:tc>
          <w:tcPr>
            <w:tcW w:w="1251" w:type="dxa"/>
            <w:vAlign w:val="bottom"/>
          </w:tcPr>
          <w:p w14:paraId="2A17E08C"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410" w:type="dxa"/>
            <w:vAlign w:val="bottom"/>
          </w:tcPr>
          <w:p w14:paraId="710E1753" w14:textId="158E32F4"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Mangler viden om niveau/anvender ikke drift</w:t>
            </w:r>
            <w:r w:rsidR="00331871">
              <w:rPr>
                <w:rFonts w:ascii="Trebuchet MS" w:hAnsi="Trebuchet MS" w:cs="Trebuchet MS"/>
                <w:sz w:val="18"/>
                <w:szCs w:val="18"/>
              </w:rPr>
              <w:t>s</w:t>
            </w:r>
            <w:r w:rsidRPr="003A52C1">
              <w:rPr>
                <w:rFonts w:ascii="Trebuchet MS" w:hAnsi="Trebuchet MS" w:cs="Trebuchet MS"/>
                <w:sz w:val="18"/>
                <w:szCs w:val="18"/>
              </w:rPr>
              <w:t>niveauer.</w:t>
            </w:r>
          </w:p>
        </w:tc>
      </w:tr>
    </w:tbl>
    <w:p w14:paraId="3FFE8609" w14:textId="77777777" w:rsidR="00733647" w:rsidRPr="00733647" w:rsidRDefault="00733647" w:rsidP="00733647">
      <w:pPr>
        <w:rPr>
          <w:rFonts w:ascii="Trebuchet MS" w:hAnsi="Trebuchet MS" w:cs="Trebuchet MS"/>
          <w:sz w:val="18"/>
          <w:szCs w:val="18"/>
        </w:rPr>
      </w:pPr>
      <w:bookmarkStart w:id="1186" w:name="_Toc63351408"/>
    </w:p>
    <w:p w14:paraId="0B9EEF6E" w14:textId="6D3C5E67" w:rsidR="00CB4BEB" w:rsidRPr="003A52C1" w:rsidRDefault="00CB4BEB" w:rsidP="00CB4BEB">
      <w:pPr>
        <w:pStyle w:val="Overskrift3"/>
      </w:pPr>
      <w:bookmarkStart w:id="1187" w:name="_Toc122436070"/>
      <w:r w:rsidRPr="003A52C1">
        <w:t xml:space="preserve">4.3.21 </w:t>
      </w:r>
      <w:proofErr w:type="spellStart"/>
      <w:r w:rsidRPr="003A52C1">
        <w:t>Ukrudtsbek</w:t>
      </w:r>
      <w:proofErr w:type="spellEnd"/>
      <w:r w:rsidRPr="003A52C1">
        <w:t xml:space="preserve"> (</w:t>
      </w:r>
      <w:proofErr w:type="spellStart"/>
      <w:r w:rsidRPr="003A52C1">
        <w:t>d_basis_ukrudtsbek</w:t>
      </w:r>
      <w:proofErr w:type="spellEnd"/>
      <w:r w:rsidRPr="003A52C1">
        <w:t>)</w:t>
      </w:r>
      <w:bookmarkEnd w:id="1186"/>
      <w:bookmarkEnd w:id="118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59"/>
        <w:gridCol w:w="1751"/>
        <w:gridCol w:w="1276"/>
        <w:gridCol w:w="8218"/>
      </w:tblGrid>
      <w:tr w:rsidR="00CB4BEB" w:rsidRPr="00BD09A4" w14:paraId="15EFE2F0" w14:textId="77777777" w:rsidTr="003C0924">
        <w:trPr>
          <w:trHeight w:hRule="exact" w:val="265"/>
        </w:trPr>
        <w:tc>
          <w:tcPr>
            <w:tcW w:w="1759" w:type="dxa"/>
            <w:shd w:val="clear" w:color="auto" w:fill="D9D9D9"/>
            <w:vAlign w:val="bottom"/>
          </w:tcPr>
          <w:p w14:paraId="6B540B5A" w14:textId="77777777" w:rsidR="00CB4BEB" w:rsidRPr="00BD09A4" w:rsidRDefault="00CB4BEB" w:rsidP="003C0924">
            <w:pPr>
              <w:rPr>
                <w:rFonts w:ascii="Trebuchet MS" w:hAnsi="Trebuchet MS" w:cs="Trebuchet MS"/>
                <w:b/>
                <w:bCs/>
                <w:color w:val="1F497D"/>
                <w:sz w:val="18"/>
                <w:szCs w:val="18"/>
              </w:rPr>
            </w:pPr>
            <w:proofErr w:type="spellStart"/>
            <w:r w:rsidRPr="00602892">
              <w:rPr>
                <w:rFonts w:ascii="Trebuchet MS" w:hAnsi="Trebuchet MS"/>
                <w:b/>
                <w:sz w:val="18"/>
                <w:szCs w:val="18"/>
              </w:rPr>
              <w:t>ukrudtsbek</w:t>
            </w:r>
            <w:r w:rsidRPr="003A52C1">
              <w:rPr>
                <w:rFonts w:ascii="Trebuchet MS" w:hAnsi="Trebuchet MS" w:cs="Trebuchet MS"/>
                <w:b/>
                <w:bCs/>
                <w:sz w:val="18"/>
                <w:szCs w:val="18"/>
              </w:rPr>
              <w:t>_kode</w:t>
            </w:r>
            <w:proofErr w:type="spellEnd"/>
          </w:p>
        </w:tc>
        <w:tc>
          <w:tcPr>
            <w:tcW w:w="1751" w:type="dxa"/>
            <w:shd w:val="clear" w:color="auto" w:fill="D9D9D9"/>
            <w:vAlign w:val="bottom"/>
          </w:tcPr>
          <w:p w14:paraId="124464F9" w14:textId="77777777" w:rsidR="00CB4BEB" w:rsidRPr="007C755A" w:rsidRDefault="00CB4BEB" w:rsidP="003C0924">
            <w:pPr>
              <w:rPr>
                <w:rFonts w:ascii="Trebuchet MS" w:hAnsi="Trebuchet MS" w:cs="Trebuchet MS"/>
                <w:b/>
                <w:bCs/>
                <w:sz w:val="18"/>
                <w:szCs w:val="18"/>
              </w:rPr>
            </w:pPr>
            <w:proofErr w:type="spellStart"/>
            <w:r w:rsidRPr="007C755A">
              <w:rPr>
                <w:rFonts w:ascii="Trebuchet MS" w:hAnsi="Trebuchet MS"/>
                <w:b/>
                <w:sz w:val="18"/>
                <w:szCs w:val="18"/>
              </w:rPr>
              <w:t>Ukrudtsbek</w:t>
            </w:r>
            <w:proofErr w:type="spellEnd"/>
          </w:p>
        </w:tc>
        <w:tc>
          <w:tcPr>
            <w:tcW w:w="1276" w:type="dxa"/>
            <w:shd w:val="clear" w:color="auto" w:fill="D9D9D9"/>
            <w:vAlign w:val="bottom"/>
          </w:tcPr>
          <w:p w14:paraId="64E25FE0" w14:textId="77777777" w:rsidR="00CB4BEB" w:rsidRPr="00BD09A4"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aktiv</w:t>
            </w:r>
          </w:p>
        </w:tc>
        <w:tc>
          <w:tcPr>
            <w:tcW w:w="8218" w:type="dxa"/>
            <w:shd w:val="clear" w:color="auto" w:fill="D9D9D9"/>
            <w:vAlign w:val="bottom"/>
          </w:tcPr>
          <w:p w14:paraId="5B84EFC9"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Begrebsdefinition</w:t>
            </w:r>
          </w:p>
        </w:tc>
      </w:tr>
      <w:tr w:rsidR="00CB4BEB" w:rsidRPr="00BD09A4" w14:paraId="4CA1BEDC" w14:textId="77777777" w:rsidTr="003C0924">
        <w:trPr>
          <w:trHeight w:hRule="exact" w:val="510"/>
        </w:trPr>
        <w:tc>
          <w:tcPr>
            <w:tcW w:w="1759" w:type="dxa"/>
            <w:shd w:val="clear" w:color="auto" w:fill="D9D9D9"/>
            <w:vAlign w:val="center"/>
          </w:tcPr>
          <w:p w14:paraId="2EE1E0C3"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1751" w:type="dxa"/>
            <w:shd w:val="clear" w:color="auto" w:fill="FFFFFF"/>
            <w:vAlign w:val="center"/>
          </w:tcPr>
          <w:p w14:paraId="2A786EEF"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Mekanisk</w:t>
            </w:r>
          </w:p>
        </w:tc>
        <w:tc>
          <w:tcPr>
            <w:tcW w:w="1276" w:type="dxa"/>
            <w:vAlign w:val="center"/>
          </w:tcPr>
          <w:p w14:paraId="69449559"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218" w:type="dxa"/>
            <w:vAlign w:val="bottom"/>
          </w:tcPr>
          <w:p w14:paraId="07225EF6"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Lugejern, hakke, fræser, radrenser m.v. Se den nye Branchestandard/landsdækkende kvalitetsbeskrivelse</w:t>
            </w:r>
            <w:r>
              <w:rPr>
                <w:rFonts w:ascii="Trebuchet MS" w:hAnsi="Trebuchet MS" w:cs="Trebuchet MS"/>
                <w:sz w:val="18"/>
                <w:szCs w:val="18"/>
              </w:rPr>
              <w:t>.</w:t>
            </w:r>
          </w:p>
        </w:tc>
      </w:tr>
      <w:tr w:rsidR="00CB4BEB" w:rsidRPr="00BD09A4" w14:paraId="72E6D1F6" w14:textId="77777777" w:rsidTr="003C0924">
        <w:trPr>
          <w:trHeight w:val="273"/>
        </w:trPr>
        <w:tc>
          <w:tcPr>
            <w:tcW w:w="1759" w:type="dxa"/>
            <w:shd w:val="clear" w:color="auto" w:fill="D9D9D9"/>
            <w:vAlign w:val="center"/>
          </w:tcPr>
          <w:p w14:paraId="7423E04D"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2</w:t>
            </w:r>
          </w:p>
        </w:tc>
        <w:tc>
          <w:tcPr>
            <w:tcW w:w="1751" w:type="dxa"/>
            <w:shd w:val="clear" w:color="auto" w:fill="FFFFFF"/>
            <w:vAlign w:val="bottom"/>
          </w:tcPr>
          <w:p w14:paraId="1F60D6C5"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Termisk</w:t>
            </w:r>
          </w:p>
        </w:tc>
        <w:tc>
          <w:tcPr>
            <w:tcW w:w="1276" w:type="dxa"/>
            <w:vAlign w:val="bottom"/>
          </w:tcPr>
          <w:p w14:paraId="611C1383"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218" w:type="dxa"/>
            <w:vAlign w:val="bottom"/>
          </w:tcPr>
          <w:p w14:paraId="0D258187" w14:textId="77777777" w:rsidR="00CB4BEB" w:rsidRPr="003A52C1" w:rsidRDefault="00CB4BEB" w:rsidP="003C0924">
            <w:r w:rsidRPr="003A52C1">
              <w:rPr>
                <w:rFonts w:ascii="Trebuchet MS" w:hAnsi="Trebuchet MS" w:cs="Trebuchet MS"/>
                <w:sz w:val="18"/>
                <w:szCs w:val="18"/>
              </w:rPr>
              <w:t>Varme. Se den nye Branchestandard/landsdækkende kvalitetsbeskrivelse</w:t>
            </w:r>
            <w:r>
              <w:rPr>
                <w:rFonts w:ascii="Trebuchet MS" w:hAnsi="Trebuchet MS" w:cs="Trebuchet MS"/>
                <w:sz w:val="18"/>
                <w:szCs w:val="18"/>
              </w:rPr>
              <w:t>.</w:t>
            </w:r>
          </w:p>
        </w:tc>
      </w:tr>
      <w:tr w:rsidR="00CB4BEB" w:rsidRPr="00BD09A4" w14:paraId="264244E8" w14:textId="77777777" w:rsidTr="003C0924">
        <w:trPr>
          <w:trHeight w:val="273"/>
        </w:trPr>
        <w:tc>
          <w:tcPr>
            <w:tcW w:w="1759" w:type="dxa"/>
            <w:shd w:val="clear" w:color="auto" w:fill="D9D9D9"/>
            <w:vAlign w:val="center"/>
          </w:tcPr>
          <w:p w14:paraId="1C11B3DE"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3</w:t>
            </w:r>
          </w:p>
        </w:tc>
        <w:tc>
          <w:tcPr>
            <w:tcW w:w="1751" w:type="dxa"/>
            <w:shd w:val="clear" w:color="auto" w:fill="FFFFFF"/>
            <w:vAlign w:val="bottom"/>
          </w:tcPr>
          <w:p w14:paraId="6E2E1BE5"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Kemisk</w:t>
            </w:r>
          </w:p>
        </w:tc>
        <w:tc>
          <w:tcPr>
            <w:tcW w:w="1276" w:type="dxa"/>
            <w:vAlign w:val="bottom"/>
          </w:tcPr>
          <w:p w14:paraId="79F10EA2"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218" w:type="dxa"/>
            <w:vAlign w:val="bottom"/>
          </w:tcPr>
          <w:p w14:paraId="2FCB532A" w14:textId="77777777" w:rsidR="00CB4BEB" w:rsidRPr="003A52C1" w:rsidRDefault="00CB4BEB" w:rsidP="003C0924">
            <w:r w:rsidRPr="003A52C1">
              <w:rPr>
                <w:rFonts w:ascii="Trebuchet MS" w:hAnsi="Trebuchet MS" w:cs="Trebuchet MS"/>
                <w:sz w:val="18"/>
                <w:szCs w:val="18"/>
              </w:rPr>
              <w:t>Sprøjtegift m.v. Se den nye Branchestandard/landsdækkende kvalitetsbeskrivelse</w:t>
            </w:r>
            <w:r>
              <w:rPr>
                <w:rFonts w:ascii="Trebuchet MS" w:hAnsi="Trebuchet MS" w:cs="Trebuchet MS"/>
                <w:sz w:val="18"/>
                <w:szCs w:val="18"/>
              </w:rPr>
              <w:t>.</w:t>
            </w:r>
          </w:p>
        </w:tc>
      </w:tr>
      <w:tr w:rsidR="00CB4BEB" w:rsidRPr="00BD09A4" w14:paraId="6443AD21" w14:textId="77777777" w:rsidTr="003C0924">
        <w:trPr>
          <w:trHeight w:val="265"/>
        </w:trPr>
        <w:tc>
          <w:tcPr>
            <w:tcW w:w="1759" w:type="dxa"/>
            <w:shd w:val="clear" w:color="auto" w:fill="D9D9D9"/>
            <w:vAlign w:val="center"/>
          </w:tcPr>
          <w:p w14:paraId="575A392B"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4</w:t>
            </w:r>
          </w:p>
        </w:tc>
        <w:tc>
          <w:tcPr>
            <w:tcW w:w="1751" w:type="dxa"/>
            <w:vAlign w:val="bottom"/>
          </w:tcPr>
          <w:p w14:paraId="3B500C00"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Mekanisk/termisk</w:t>
            </w:r>
          </w:p>
        </w:tc>
        <w:tc>
          <w:tcPr>
            <w:tcW w:w="1276" w:type="dxa"/>
            <w:vAlign w:val="center"/>
          </w:tcPr>
          <w:p w14:paraId="08E92CA0"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218" w:type="dxa"/>
            <w:vAlign w:val="bottom"/>
          </w:tcPr>
          <w:p w14:paraId="7461BAAE"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Metodefrihed mellem mekanisk og termisk.</w:t>
            </w:r>
          </w:p>
        </w:tc>
      </w:tr>
      <w:tr w:rsidR="00CB4BEB" w:rsidRPr="00BD09A4" w14:paraId="63E88A3D" w14:textId="77777777" w:rsidTr="003C0924">
        <w:trPr>
          <w:trHeight w:val="265"/>
        </w:trPr>
        <w:tc>
          <w:tcPr>
            <w:tcW w:w="1759" w:type="dxa"/>
            <w:shd w:val="clear" w:color="auto" w:fill="D9D9D9"/>
            <w:vAlign w:val="center"/>
          </w:tcPr>
          <w:p w14:paraId="1355B803"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5</w:t>
            </w:r>
          </w:p>
        </w:tc>
        <w:tc>
          <w:tcPr>
            <w:tcW w:w="1751" w:type="dxa"/>
            <w:vAlign w:val="bottom"/>
          </w:tcPr>
          <w:p w14:paraId="5A810994"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Mekanisk/kemisk</w:t>
            </w:r>
          </w:p>
        </w:tc>
        <w:tc>
          <w:tcPr>
            <w:tcW w:w="1276" w:type="dxa"/>
            <w:vAlign w:val="center"/>
          </w:tcPr>
          <w:p w14:paraId="23595F57"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218" w:type="dxa"/>
            <w:vAlign w:val="bottom"/>
          </w:tcPr>
          <w:p w14:paraId="36AB47A6"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Metodefrihed mellem mekanisk og kemisk.</w:t>
            </w:r>
          </w:p>
        </w:tc>
      </w:tr>
      <w:tr w:rsidR="00CB4BEB" w:rsidRPr="00BD09A4" w14:paraId="2AFC93CA" w14:textId="77777777" w:rsidTr="003C0924">
        <w:trPr>
          <w:trHeight w:val="265"/>
        </w:trPr>
        <w:tc>
          <w:tcPr>
            <w:tcW w:w="1759" w:type="dxa"/>
            <w:shd w:val="clear" w:color="auto" w:fill="D9D9D9"/>
            <w:vAlign w:val="bottom"/>
          </w:tcPr>
          <w:p w14:paraId="6B0C2551"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6</w:t>
            </w:r>
          </w:p>
        </w:tc>
        <w:tc>
          <w:tcPr>
            <w:tcW w:w="1751" w:type="dxa"/>
            <w:vAlign w:val="bottom"/>
          </w:tcPr>
          <w:p w14:paraId="4C00887D"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Termisk/kemisk</w:t>
            </w:r>
          </w:p>
        </w:tc>
        <w:tc>
          <w:tcPr>
            <w:tcW w:w="1276" w:type="dxa"/>
            <w:vAlign w:val="bottom"/>
          </w:tcPr>
          <w:p w14:paraId="4B810B2F"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218" w:type="dxa"/>
            <w:vAlign w:val="bottom"/>
          </w:tcPr>
          <w:p w14:paraId="3096F9DE"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Metodefrihed mellem termisk og kemisk.</w:t>
            </w:r>
          </w:p>
        </w:tc>
      </w:tr>
      <w:tr w:rsidR="00CB4BEB" w:rsidRPr="00BD09A4" w14:paraId="430F576E" w14:textId="77777777" w:rsidTr="003C0924">
        <w:trPr>
          <w:trHeight w:val="265"/>
        </w:trPr>
        <w:tc>
          <w:tcPr>
            <w:tcW w:w="1759" w:type="dxa"/>
            <w:shd w:val="clear" w:color="auto" w:fill="D9D9D9"/>
            <w:vAlign w:val="bottom"/>
          </w:tcPr>
          <w:p w14:paraId="36BE7391"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8</w:t>
            </w:r>
          </w:p>
        </w:tc>
        <w:tc>
          <w:tcPr>
            <w:tcW w:w="1751" w:type="dxa"/>
            <w:vAlign w:val="bottom"/>
          </w:tcPr>
          <w:p w14:paraId="43644A95"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Andet</w:t>
            </w:r>
          </w:p>
        </w:tc>
        <w:tc>
          <w:tcPr>
            <w:tcW w:w="1276" w:type="dxa"/>
            <w:vAlign w:val="bottom"/>
          </w:tcPr>
          <w:p w14:paraId="798E05D9"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218" w:type="dxa"/>
            <w:vAlign w:val="bottom"/>
          </w:tcPr>
          <w:p w14:paraId="58836039"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Hvor andre ukrudtsbekæm</w:t>
            </w:r>
            <w:r w:rsidRPr="007C755A">
              <w:rPr>
                <w:rFonts w:ascii="Trebuchet MS" w:hAnsi="Trebuchet MS" w:cs="Trebuchet MS"/>
                <w:sz w:val="18"/>
                <w:szCs w:val="18"/>
              </w:rPr>
              <w:t>pelsesme</w:t>
            </w:r>
            <w:r w:rsidRPr="003A52C1">
              <w:rPr>
                <w:rFonts w:ascii="Trebuchet MS" w:hAnsi="Trebuchet MS" w:cs="Trebuchet MS"/>
                <w:sz w:val="18"/>
                <w:szCs w:val="18"/>
              </w:rPr>
              <w:t>toders betegnelser ikke er dækkende.</w:t>
            </w:r>
          </w:p>
        </w:tc>
      </w:tr>
      <w:tr w:rsidR="00CB4BEB" w:rsidRPr="00BD09A4" w14:paraId="10A7170A" w14:textId="77777777" w:rsidTr="003C0924">
        <w:trPr>
          <w:trHeight w:val="265"/>
        </w:trPr>
        <w:tc>
          <w:tcPr>
            <w:tcW w:w="1759" w:type="dxa"/>
            <w:shd w:val="clear" w:color="auto" w:fill="D9D9D9"/>
            <w:vAlign w:val="bottom"/>
          </w:tcPr>
          <w:p w14:paraId="3E99DFF1"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9</w:t>
            </w:r>
          </w:p>
        </w:tc>
        <w:tc>
          <w:tcPr>
            <w:tcW w:w="1751" w:type="dxa"/>
            <w:vAlign w:val="bottom"/>
          </w:tcPr>
          <w:p w14:paraId="3030F73E"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Ukendt</w:t>
            </w:r>
          </w:p>
        </w:tc>
        <w:tc>
          <w:tcPr>
            <w:tcW w:w="1276" w:type="dxa"/>
            <w:vAlign w:val="bottom"/>
          </w:tcPr>
          <w:p w14:paraId="6189E56E"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218" w:type="dxa"/>
            <w:vAlign w:val="bottom"/>
          </w:tcPr>
          <w:p w14:paraId="023399FC" w14:textId="033C33F4"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Mangler viden om ukrudtsbekæmpelse</w:t>
            </w:r>
            <w:r w:rsidR="00331871">
              <w:rPr>
                <w:rFonts w:ascii="Trebuchet MS" w:hAnsi="Trebuchet MS" w:cs="Trebuchet MS"/>
                <w:sz w:val="18"/>
                <w:szCs w:val="18"/>
              </w:rPr>
              <w:t>s</w:t>
            </w:r>
            <w:r w:rsidRPr="003A52C1">
              <w:rPr>
                <w:rFonts w:ascii="Trebuchet MS" w:hAnsi="Trebuchet MS" w:cs="Trebuchet MS"/>
                <w:sz w:val="18"/>
                <w:szCs w:val="18"/>
              </w:rPr>
              <w:t>metoder/anvender ikke ukrudtsbekæmpelse</w:t>
            </w:r>
            <w:r w:rsidR="00331871">
              <w:rPr>
                <w:rFonts w:ascii="Trebuchet MS" w:hAnsi="Trebuchet MS" w:cs="Trebuchet MS"/>
                <w:sz w:val="18"/>
                <w:szCs w:val="18"/>
              </w:rPr>
              <w:t>s</w:t>
            </w:r>
            <w:r w:rsidRPr="003A52C1">
              <w:rPr>
                <w:rFonts w:ascii="Trebuchet MS" w:hAnsi="Trebuchet MS" w:cs="Trebuchet MS"/>
                <w:sz w:val="18"/>
                <w:szCs w:val="18"/>
              </w:rPr>
              <w:t>metoder.</w:t>
            </w:r>
          </w:p>
        </w:tc>
      </w:tr>
    </w:tbl>
    <w:p w14:paraId="5236EF63" w14:textId="77777777" w:rsidR="00331871" w:rsidRPr="00331871" w:rsidRDefault="00331871" w:rsidP="00331871">
      <w:pPr>
        <w:rPr>
          <w:rFonts w:ascii="Trebuchet MS" w:hAnsi="Trebuchet MS" w:cs="Trebuchet MS"/>
          <w:sz w:val="18"/>
          <w:szCs w:val="18"/>
        </w:rPr>
      </w:pPr>
      <w:bookmarkStart w:id="1188" w:name="_Toc63351409"/>
    </w:p>
    <w:p w14:paraId="752BA0D7" w14:textId="37A1B8AF" w:rsidR="00CB4BEB" w:rsidRPr="003A52C1" w:rsidRDefault="00CB4BEB" w:rsidP="00CB4BEB">
      <w:pPr>
        <w:pStyle w:val="Overskrift3"/>
      </w:pPr>
      <w:bookmarkStart w:id="1189" w:name="_Toc122436071"/>
      <w:r w:rsidRPr="003A52C1">
        <w:t>4.3.22 Antal</w:t>
      </w:r>
      <w:r w:rsidRPr="003A52C1">
        <w:rPr>
          <w:rStyle w:val="TypografiOverskrift4BrugerdefineretfarveRGB0Tegn"/>
          <w:rFonts w:eastAsiaTheme="majorEastAsia"/>
          <w:b w:val="0"/>
          <w:sz w:val="28"/>
        </w:rPr>
        <w:t xml:space="preserve"> </w:t>
      </w:r>
      <w:r w:rsidRPr="003A52C1">
        <w:t>(</w:t>
      </w:r>
      <w:proofErr w:type="spellStart"/>
      <w:r w:rsidRPr="003A52C1">
        <w:t>d_basis_antal</w:t>
      </w:r>
      <w:proofErr w:type="spellEnd"/>
      <w:r w:rsidRPr="003A52C1">
        <w:t>)</w:t>
      </w:r>
      <w:bookmarkEnd w:id="1188"/>
      <w:bookmarkEnd w:id="118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4"/>
        <w:gridCol w:w="1314"/>
        <w:gridCol w:w="1464"/>
        <w:gridCol w:w="8954"/>
      </w:tblGrid>
      <w:tr w:rsidR="00CB4BEB" w:rsidRPr="00BD09A4" w14:paraId="301F0206" w14:textId="77777777" w:rsidTr="003C0924">
        <w:trPr>
          <w:trHeight w:hRule="exact" w:val="255"/>
        </w:trPr>
        <w:tc>
          <w:tcPr>
            <w:tcW w:w="1702" w:type="dxa"/>
            <w:tcBorders>
              <w:bottom w:val="single" w:sz="4" w:space="0" w:color="auto"/>
            </w:tcBorders>
            <w:shd w:val="clear" w:color="auto" w:fill="D9D9D9"/>
            <w:vAlign w:val="bottom"/>
          </w:tcPr>
          <w:p w14:paraId="25C65084" w14:textId="77777777" w:rsidR="00CB4BEB" w:rsidRPr="00BD09A4" w:rsidRDefault="00CB4BEB" w:rsidP="003C0924">
            <w:pPr>
              <w:rPr>
                <w:rFonts w:ascii="Trebuchet MS" w:hAnsi="Trebuchet MS" w:cs="Trebuchet MS"/>
                <w:b/>
                <w:bCs/>
                <w:color w:val="1F497D"/>
                <w:sz w:val="18"/>
                <w:szCs w:val="18"/>
              </w:rPr>
            </w:pPr>
            <w:proofErr w:type="spellStart"/>
            <w:r w:rsidRPr="003A52C1">
              <w:rPr>
                <w:rFonts w:ascii="Trebuchet MS" w:hAnsi="Trebuchet MS" w:cs="Trebuchet MS"/>
                <w:b/>
                <w:bCs/>
                <w:sz w:val="18"/>
                <w:szCs w:val="18"/>
              </w:rPr>
              <w:t>antal_kode</w:t>
            </w:r>
            <w:proofErr w:type="spellEnd"/>
          </w:p>
        </w:tc>
        <w:tc>
          <w:tcPr>
            <w:tcW w:w="1323" w:type="dxa"/>
            <w:tcBorders>
              <w:bottom w:val="single" w:sz="4" w:space="0" w:color="auto"/>
            </w:tcBorders>
            <w:shd w:val="clear" w:color="auto" w:fill="D9D9D9"/>
            <w:vAlign w:val="bottom"/>
          </w:tcPr>
          <w:p w14:paraId="440BADE5" w14:textId="77777777" w:rsidR="00CB4BEB" w:rsidRPr="00BD09A4"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Antal</w:t>
            </w:r>
          </w:p>
        </w:tc>
        <w:tc>
          <w:tcPr>
            <w:tcW w:w="1478" w:type="dxa"/>
            <w:tcBorders>
              <w:bottom w:val="single" w:sz="4" w:space="0" w:color="auto"/>
            </w:tcBorders>
            <w:shd w:val="clear" w:color="auto" w:fill="D9D9D9"/>
            <w:vAlign w:val="bottom"/>
          </w:tcPr>
          <w:p w14:paraId="0F1B1125" w14:textId="77777777" w:rsidR="00CB4BEB" w:rsidRPr="00BD09A4"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aktiv</w:t>
            </w:r>
          </w:p>
        </w:tc>
        <w:tc>
          <w:tcPr>
            <w:tcW w:w="9072" w:type="dxa"/>
            <w:tcBorders>
              <w:bottom w:val="single" w:sz="4" w:space="0" w:color="auto"/>
            </w:tcBorders>
            <w:shd w:val="clear" w:color="auto" w:fill="D9D9D9"/>
            <w:vAlign w:val="bottom"/>
          </w:tcPr>
          <w:p w14:paraId="1C6D81F3"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 xml:space="preserve">Begrebsdefinition </w:t>
            </w:r>
          </w:p>
        </w:tc>
      </w:tr>
      <w:tr w:rsidR="00CB4BEB" w:rsidRPr="00BD09A4" w14:paraId="091D2F9C" w14:textId="77777777" w:rsidTr="003C0924">
        <w:trPr>
          <w:trHeight w:hRule="exact" w:val="255"/>
        </w:trPr>
        <w:tc>
          <w:tcPr>
            <w:tcW w:w="1702" w:type="dxa"/>
            <w:tcBorders>
              <w:top w:val="single" w:sz="4" w:space="0" w:color="auto"/>
              <w:left w:val="single" w:sz="4" w:space="0" w:color="auto"/>
              <w:bottom w:val="single" w:sz="4" w:space="0" w:color="auto"/>
              <w:right w:val="single" w:sz="4" w:space="0" w:color="auto"/>
            </w:tcBorders>
            <w:shd w:val="clear" w:color="auto" w:fill="D9D9D9"/>
            <w:vAlign w:val="bottom"/>
          </w:tcPr>
          <w:p w14:paraId="309D633E"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0</w:t>
            </w:r>
          </w:p>
        </w:tc>
        <w:tc>
          <w:tcPr>
            <w:tcW w:w="1323" w:type="dxa"/>
            <w:tcBorders>
              <w:top w:val="single" w:sz="4" w:space="0" w:color="auto"/>
              <w:left w:val="single" w:sz="4" w:space="0" w:color="auto"/>
              <w:bottom w:val="single" w:sz="4" w:space="0" w:color="auto"/>
            </w:tcBorders>
            <w:vAlign w:val="bottom"/>
          </w:tcPr>
          <w:p w14:paraId="20F50ACE" w14:textId="77777777" w:rsidR="00CB4BEB" w:rsidRPr="007C755A" w:rsidRDefault="00CB4BEB" w:rsidP="003C0924">
            <w:pPr>
              <w:rPr>
                <w:rFonts w:ascii="Trebuchet MS" w:hAnsi="Trebuchet MS"/>
                <w:color w:val="1F497D"/>
                <w:sz w:val="18"/>
                <w:szCs w:val="18"/>
              </w:rPr>
            </w:pPr>
            <w:r w:rsidRPr="007C755A">
              <w:rPr>
                <w:rFonts w:ascii="Trebuchet MS" w:hAnsi="Trebuchet MS"/>
                <w:sz w:val="18"/>
                <w:szCs w:val="18"/>
              </w:rPr>
              <w:t>0</w:t>
            </w:r>
          </w:p>
        </w:tc>
        <w:tc>
          <w:tcPr>
            <w:tcW w:w="1478" w:type="dxa"/>
            <w:tcBorders>
              <w:top w:val="single" w:sz="4" w:space="0" w:color="auto"/>
              <w:left w:val="single" w:sz="4" w:space="0" w:color="auto"/>
              <w:bottom w:val="single" w:sz="4" w:space="0" w:color="auto"/>
              <w:right w:val="single" w:sz="4" w:space="0" w:color="auto"/>
            </w:tcBorders>
            <w:vAlign w:val="bottom"/>
          </w:tcPr>
          <w:p w14:paraId="73AC4D09"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9072" w:type="dxa"/>
            <w:tcBorders>
              <w:top w:val="single" w:sz="4" w:space="0" w:color="auto"/>
              <w:left w:val="single" w:sz="4" w:space="0" w:color="auto"/>
              <w:bottom w:val="single" w:sz="4" w:space="0" w:color="auto"/>
            </w:tcBorders>
            <w:vAlign w:val="bottom"/>
          </w:tcPr>
          <w:p w14:paraId="3414480F"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Ingen</w:t>
            </w:r>
          </w:p>
        </w:tc>
      </w:tr>
      <w:tr w:rsidR="00CB4BEB" w:rsidRPr="00BD09A4" w14:paraId="356A1098" w14:textId="77777777" w:rsidTr="003C0924">
        <w:trPr>
          <w:trHeight w:hRule="exact" w:val="255"/>
        </w:trPr>
        <w:tc>
          <w:tcPr>
            <w:tcW w:w="1702" w:type="dxa"/>
            <w:tcBorders>
              <w:top w:val="single" w:sz="4" w:space="0" w:color="auto"/>
              <w:left w:val="single" w:sz="4" w:space="0" w:color="auto"/>
              <w:bottom w:val="single" w:sz="4" w:space="0" w:color="auto"/>
              <w:right w:val="single" w:sz="4" w:space="0" w:color="auto"/>
            </w:tcBorders>
            <w:shd w:val="clear" w:color="auto" w:fill="D9D9D9"/>
            <w:vAlign w:val="bottom"/>
          </w:tcPr>
          <w:p w14:paraId="3FB82413"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1323" w:type="dxa"/>
            <w:tcBorders>
              <w:top w:val="single" w:sz="4" w:space="0" w:color="auto"/>
              <w:left w:val="single" w:sz="4" w:space="0" w:color="auto"/>
              <w:bottom w:val="single" w:sz="4" w:space="0" w:color="auto"/>
            </w:tcBorders>
            <w:vAlign w:val="bottom"/>
          </w:tcPr>
          <w:p w14:paraId="164CD3C8" w14:textId="77777777" w:rsidR="00CB4BEB" w:rsidRPr="007C755A" w:rsidRDefault="00CB4BEB" w:rsidP="003C0924">
            <w:pPr>
              <w:rPr>
                <w:rFonts w:ascii="Trebuchet MS" w:hAnsi="Trebuchet MS"/>
                <w:color w:val="1F497D"/>
                <w:sz w:val="18"/>
                <w:szCs w:val="18"/>
              </w:rPr>
            </w:pPr>
            <w:r w:rsidRPr="007C755A">
              <w:rPr>
                <w:rFonts w:ascii="Trebuchet MS" w:hAnsi="Trebuchet MS"/>
                <w:sz w:val="18"/>
                <w:szCs w:val="18"/>
              </w:rPr>
              <w:t>1-9</w:t>
            </w:r>
          </w:p>
        </w:tc>
        <w:tc>
          <w:tcPr>
            <w:tcW w:w="1478" w:type="dxa"/>
            <w:tcBorders>
              <w:top w:val="single" w:sz="4" w:space="0" w:color="auto"/>
              <w:left w:val="single" w:sz="4" w:space="0" w:color="auto"/>
              <w:bottom w:val="single" w:sz="4" w:space="0" w:color="auto"/>
              <w:right w:val="single" w:sz="4" w:space="0" w:color="auto"/>
            </w:tcBorders>
            <w:vAlign w:val="bottom"/>
          </w:tcPr>
          <w:p w14:paraId="1C656232"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9072" w:type="dxa"/>
            <w:tcBorders>
              <w:top w:val="single" w:sz="4" w:space="0" w:color="auto"/>
              <w:left w:val="single" w:sz="4" w:space="0" w:color="auto"/>
              <w:bottom w:val="single" w:sz="4" w:space="0" w:color="auto"/>
            </w:tcBorders>
            <w:vAlign w:val="bottom"/>
          </w:tcPr>
          <w:p w14:paraId="7874D707"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Mellem 1 og 9</w:t>
            </w:r>
          </w:p>
        </w:tc>
      </w:tr>
      <w:tr w:rsidR="00CB4BEB" w:rsidRPr="00BD09A4" w14:paraId="727AD158" w14:textId="77777777" w:rsidTr="003C0924">
        <w:trPr>
          <w:trHeight w:hRule="exact" w:val="255"/>
        </w:trPr>
        <w:tc>
          <w:tcPr>
            <w:tcW w:w="1702" w:type="dxa"/>
            <w:tcBorders>
              <w:top w:val="single" w:sz="4" w:space="0" w:color="auto"/>
              <w:left w:val="single" w:sz="4" w:space="0" w:color="auto"/>
              <w:bottom w:val="single" w:sz="4" w:space="0" w:color="auto"/>
              <w:right w:val="single" w:sz="4" w:space="0" w:color="auto"/>
            </w:tcBorders>
            <w:shd w:val="clear" w:color="auto" w:fill="D9D9D9"/>
            <w:vAlign w:val="bottom"/>
          </w:tcPr>
          <w:p w14:paraId="410B642C"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2</w:t>
            </w:r>
          </w:p>
        </w:tc>
        <w:tc>
          <w:tcPr>
            <w:tcW w:w="1323" w:type="dxa"/>
            <w:tcBorders>
              <w:top w:val="single" w:sz="4" w:space="0" w:color="auto"/>
              <w:left w:val="single" w:sz="4" w:space="0" w:color="auto"/>
              <w:bottom w:val="single" w:sz="4" w:space="0" w:color="auto"/>
            </w:tcBorders>
            <w:vAlign w:val="bottom"/>
          </w:tcPr>
          <w:p w14:paraId="6D0EB45D" w14:textId="77777777" w:rsidR="00CB4BEB" w:rsidRPr="007C755A" w:rsidRDefault="00CB4BEB" w:rsidP="003C0924">
            <w:pPr>
              <w:rPr>
                <w:rFonts w:ascii="Trebuchet MS" w:hAnsi="Trebuchet MS"/>
                <w:color w:val="1F497D"/>
                <w:sz w:val="18"/>
                <w:szCs w:val="18"/>
              </w:rPr>
            </w:pPr>
            <w:r w:rsidRPr="007C755A">
              <w:rPr>
                <w:rFonts w:ascii="Trebuchet MS" w:hAnsi="Trebuchet MS"/>
                <w:sz w:val="18"/>
                <w:szCs w:val="18"/>
              </w:rPr>
              <w:t>10-99</w:t>
            </w:r>
          </w:p>
        </w:tc>
        <w:tc>
          <w:tcPr>
            <w:tcW w:w="1478" w:type="dxa"/>
            <w:tcBorders>
              <w:top w:val="single" w:sz="4" w:space="0" w:color="auto"/>
              <w:left w:val="single" w:sz="4" w:space="0" w:color="auto"/>
              <w:bottom w:val="single" w:sz="4" w:space="0" w:color="auto"/>
              <w:right w:val="single" w:sz="4" w:space="0" w:color="auto"/>
            </w:tcBorders>
            <w:vAlign w:val="bottom"/>
          </w:tcPr>
          <w:p w14:paraId="682A3F74"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9072" w:type="dxa"/>
            <w:tcBorders>
              <w:top w:val="single" w:sz="4" w:space="0" w:color="auto"/>
              <w:left w:val="single" w:sz="4" w:space="0" w:color="auto"/>
              <w:bottom w:val="single" w:sz="4" w:space="0" w:color="auto"/>
            </w:tcBorders>
            <w:vAlign w:val="bottom"/>
          </w:tcPr>
          <w:p w14:paraId="37D14618"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Mellem 10 og 99</w:t>
            </w:r>
          </w:p>
        </w:tc>
      </w:tr>
      <w:tr w:rsidR="00CB4BEB" w:rsidRPr="00BD09A4" w14:paraId="0EB4897B" w14:textId="77777777" w:rsidTr="003C0924">
        <w:trPr>
          <w:trHeight w:hRule="exact" w:val="255"/>
        </w:trPr>
        <w:tc>
          <w:tcPr>
            <w:tcW w:w="1702" w:type="dxa"/>
            <w:tcBorders>
              <w:top w:val="single" w:sz="4" w:space="0" w:color="auto"/>
              <w:left w:val="single" w:sz="4" w:space="0" w:color="auto"/>
              <w:bottom w:val="single" w:sz="4" w:space="0" w:color="auto"/>
              <w:right w:val="single" w:sz="4" w:space="0" w:color="auto"/>
            </w:tcBorders>
            <w:shd w:val="clear" w:color="auto" w:fill="D9D9D9"/>
            <w:vAlign w:val="bottom"/>
          </w:tcPr>
          <w:p w14:paraId="6CBE19DF"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3</w:t>
            </w:r>
          </w:p>
        </w:tc>
        <w:tc>
          <w:tcPr>
            <w:tcW w:w="1323" w:type="dxa"/>
            <w:tcBorders>
              <w:top w:val="single" w:sz="4" w:space="0" w:color="auto"/>
              <w:left w:val="single" w:sz="4" w:space="0" w:color="auto"/>
              <w:bottom w:val="single" w:sz="4" w:space="0" w:color="auto"/>
            </w:tcBorders>
            <w:vAlign w:val="bottom"/>
          </w:tcPr>
          <w:p w14:paraId="53F3786C" w14:textId="77777777" w:rsidR="00CB4BEB" w:rsidRPr="007C755A" w:rsidRDefault="00CB4BEB" w:rsidP="003C0924">
            <w:pPr>
              <w:rPr>
                <w:rFonts w:ascii="Trebuchet MS" w:hAnsi="Trebuchet MS"/>
                <w:sz w:val="18"/>
                <w:szCs w:val="18"/>
              </w:rPr>
            </w:pPr>
            <w:r w:rsidRPr="007C755A">
              <w:rPr>
                <w:rFonts w:ascii="Trebuchet MS" w:hAnsi="Trebuchet MS"/>
                <w:sz w:val="18"/>
                <w:szCs w:val="18"/>
              </w:rPr>
              <w:t>100+</w:t>
            </w:r>
          </w:p>
        </w:tc>
        <w:tc>
          <w:tcPr>
            <w:tcW w:w="1478" w:type="dxa"/>
            <w:tcBorders>
              <w:top w:val="single" w:sz="4" w:space="0" w:color="auto"/>
              <w:left w:val="single" w:sz="4" w:space="0" w:color="auto"/>
              <w:bottom w:val="single" w:sz="4" w:space="0" w:color="auto"/>
              <w:right w:val="single" w:sz="4" w:space="0" w:color="auto"/>
            </w:tcBorders>
            <w:vAlign w:val="bottom"/>
          </w:tcPr>
          <w:p w14:paraId="3E5F9D2D"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9072" w:type="dxa"/>
            <w:tcBorders>
              <w:top w:val="single" w:sz="4" w:space="0" w:color="auto"/>
              <w:left w:val="single" w:sz="4" w:space="0" w:color="auto"/>
              <w:bottom w:val="single" w:sz="4" w:space="0" w:color="auto"/>
            </w:tcBorders>
            <w:vAlign w:val="bottom"/>
          </w:tcPr>
          <w:p w14:paraId="751DAE4C"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Over 100 stk.</w:t>
            </w:r>
          </w:p>
        </w:tc>
      </w:tr>
      <w:tr w:rsidR="00CB4BEB" w:rsidRPr="004C133F" w14:paraId="566EF855" w14:textId="77777777" w:rsidTr="003C0924">
        <w:trPr>
          <w:trHeight w:hRule="exact" w:val="255"/>
        </w:trPr>
        <w:tc>
          <w:tcPr>
            <w:tcW w:w="1702" w:type="dxa"/>
            <w:tcBorders>
              <w:top w:val="single" w:sz="4" w:space="0" w:color="auto"/>
              <w:left w:val="single" w:sz="4" w:space="0" w:color="auto"/>
              <w:bottom w:val="single" w:sz="4" w:space="0" w:color="auto"/>
              <w:right w:val="single" w:sz="4" w:space="0" w:color="auto"/>
            </w:tcBorders>
            <w:shd w:val="clear" w:color="auto" w:fill="D9D9D9"/>
            <w:vAlign w:val="bottom"/>
          </w:tcPr>
          <w:p w14:paraId="3F0AEE81" w14:textId="77777777" w:rsidR="00CB4BEB" w:rsidRPr="007C755A" w:rsidRDefault="00CB4BEB" w:rsidP="003C0924">
            <w:pPr>
              <w:jc w:val="center"/>
              <w:rPr>
                <w:rFonts w:ascii="Trebuchet MS" w:hAnsi="Trebuchet MS"/>
                <w:sz w:val="18"/>
                <w:szCs w:val="18"/>
              </w:rPr>
            </w:pPr>
            <w:r w:rsidRPr="007C755A">
              <w:rPr>
                <w:rFonts w:ascii="Trebuchet MS" w:hAnsi="Trebuchet MS"/>
                <w:sz w:val="18"/>
                <w:szCs w:val="18"/>
              </w:rPr>
              <w:t>4</w:t>
            </w:r>
          </w:p>
        </w:tc>
        <w:tc>
          <w:tcPr>
            <w:tcW w:w="1323" w:type="dxa"/>
            <w:tcBorders>
              <w:top w:val="single" w:sz="4" w:space="0" w:color="auto"/>
              <w:left w:val="single" w:sz="4" w:space="0" w:color="auto"/>
              <w:bottom w:val="single" w:sz="4" w:space="0" w:color="auto"/>
            </w:tcBorders>
            <w:vAlign w:val="bottom"/>
          </w:tcPr>
          <w:p w14:paraId="216C94E5" w14:textId="77777777" w:rsidR="00CB4BEB" w:rsidRPr="007C755A" w:rsidRDefault="00CB4BEB" w:rsidP="003C0924">
            <w:pPr>
              <w:rPr>
                <w:rFonts w:ascii="Trebuchet MS" w:hAnsi="Trebuchet MS"/>
                <w:sz w:val="18"/>
                <w:szCs w:val="18"/>
              </w:rPr>
            </w:pPr>
            <w:r w:rsidRPr="007C755A">
              <w:rPr>
                <w:rFonts w:ascii="Trebuchet MS" w:hAnsi="Trebuchet MS"/>
                <w:sz w:val="18"/>
                <w:szCs w:val="18"/>
              </w:rPr>
              <w:t>1000+</w:t>
            </w:r>
          </w:p>
        </w:tc>
        <w:tc>
          <w:tcPr>
            <w:tcW w:w="1478" w:type="dxa"/>
            <w:tcBorders>
              <w:top w:val="single" w:sz="4" w:space="0" w:color="auto"/>
              <w:left w:val="single" w:sz="4" w:space="0" w:color="auto"/>
              <w:bottom w:val="single" w:sz="4" w:space="0" w:color="auto"/>
              <w:right w:val="single" w:sz="4" w:space="0" w:color="auto"/>
            </w:tcBorders>
            <w:vAlign w:val="bottom"/>
          </w:tcPr>
          <w:p w14:paraId="5D98DA59" w14:textId="77777777" w:rsidR="00CB4BEB" w:rsidRPr="007C755A" w:rsidRDefault="00CB4BEB" w:rsidP="003C0924">
            <w:pPr>
              <w:jc w:val="center"/>
              <w:rPr>
                <w:rFonts w:ascii="Trebuchet MS" w:hAnsi="Trebuchet MS"/>
                <w:sz w:val="18"/>
                <w:szCs w:val="18"/>
              </w:rPr>
            </w:pPr>
            <w:r w:rsidRPr="007C755A">
              <w:rPr>
                <w:rFonts w:ascii="Trebuchet MS" w:hAnsi="Trebuchet MS"/>
                <w:sz w:val="18"/>
                <w:szCs w:val="18"/>
              </w:rPr>
              <w:t>1</w:t>
            </w:r>
          </w:p>
        </w:tc>
        <w:tc>
          <w:tcPr>
            <w:tcW w:w="9072" w:type="dxa"/>
            <w:tcBorders>
              <w:top w:val="single" w:sz="4" w:space="0" w:color="auto"/>
              <w:left w:val="single" w:sz="4" w:space="0" w:color="auto"/>
              <w:bottom w:val="single" w:sz="4" w:space="0" w:color="auto"/>
            </w:tcBorders>
            <w:vAlign w:val="bottom"/>
          </w:tcPr>
          <w:p w14:paraId="4BFD7B46" w14:textId="77777777" w:rsidR="00CB4BEB" w:rsidRPr="007C755A" w:rsidRDefault="00CB4BEB" w:rsidP="003C0924">
            <w:pPr>
              <w:rPr>
                <w:rFonts w:ascii="Trebuchet MS" w:hAnsi="Trebuchet MS"/>
                <w:sz w:val="18"/>
                <w:szCs w:val="18"/>
              </w:rPr>
            </w:pPr>
            <w:r w:rsidRPr="007C755A">
              <w:rPr>
                <w:rFonts w:ascii="Trebuchet MS" w:hAnsi="Trebuchet MS"/>
                <w:sz w:val="18"/>
                <w:szCs w:val="18"/>
              </w:rPr>
              <w:t>Over 1000 stk.</w:t>
            </w:r>
          </w:p>
        </w:tc>
      </w:tr>
      <w:tr w:rsidR="00CB4BEB" w:rsidRPr="00BD09A4" w14:paraId="069F3C2E" w14:textId="77777777" w:rsidTr="003C0924">
        <w:trPr>
          <w:trHeight w:hRule="exact" w:val="255"/>
        </w:trPr>
        <w:tc>
          <w:tcPr>
            <w:tcW w:w="1702" w:type="dxa"/>
            <w:tcBorders>
              <w:top w:val="single" w:sz="4" w:space="0" w:color="auto"/>
              <w:left w:val="single" w:sz="4" w:space="0" w:color="auto"/>
              <w:bottom w:val="single" w:sz="4" w:space="0" w:color="auto"/>
              <w:right w:val="single" w:sz="4" w:space="0" w:color="auto"/>
            </w:tcBorders>
            <w:shd w:val="clear" w:color="auto" w:fill="D9D9D9"/>
            <w:vAlign w:val="bottom"/>
          </w:tcPr>
          <w:p w14:paraId="7A39AECA" w14:textId="77777777" w:rsidR="00CB4BEB" w:rsidRPr="00BD09A4" w:rsidRDefault="00CB4BEB" w:rsidP="003C0924">
            <w:pPr>
              <w:jc w:val="center"/>
              <w:rPr>
                <w:rFonts w:ascii="Trebuchet MS" w:hAnsi="Trebuchet MS"/>
                <w:color w:val="1F497D"/>
                <w:sz w:val="18"/>
                <w:szCs w:val="18"/>
              </w:rPr>
            </w:pPr>
            <w:r w:rsidRPr="003A52C1">
              <w:rPr>
                <w:rFonts w:ascii="Trebuchet MS" w:hAnsi="Trebuchet MS"/>
                <w:sz w:val="18"/>
                <w:szCs w:val="18"/>
              </w:rPr>
              <w:t>8</w:t>
            </w:r>
          </w:p>
        </w:tc>
        <w:tc>
          <w:tcPr>
            <w:tcW w:w="1323" w:type="dxa"/>
            <w:tcBorders>
              <w:top w:val="single" w:sz="4" w:space="0" w:color="auto"/>
              <w:left w:val="single" w:sz="4" w:space="0" w:color="auto"/>
              <w:bottom w:val="single" w:sz="4" w:space="0" w:color="auto"/>
            </w:tcBorders>
            <w:vAlign w:val="bottom"/>
          </w:tcPr>
          <w:p w14:paraId="11F37A64" w14:textId="77777777" w:rsidR="00CB4BEB" w:rsidRPr="00BD09A4" w:rsidRDefault="00CB4BEB" w:rsidP="003C0924">
            <w:pPr>
              <w:rPr>
                <w:rFonts w:ascii="Trebuchet MS" w:hAnsi="Trebuchet MS"/>
                <w:color w:val="1F497D"/>
                <w:sz w:val="18"/>
                <w:szCs w:val="18"/>
              </w:rPr>
            </w:pPr>
            <w:r w:rsidRPr="003A52C1">
              <w:rPr>
                <w:rFonts w:ascii="Trebuchet MS" w:hAnsi="Trebuchet MS"/>
                <w:sz w:val="18"/>
                <w:szCs w:val="18"/>
              </w:rPr>
              <w:t>Andet</w:t>
            </w:r>
          </w:p>
        </w:tc>
        <w:tc>
          <w:tcPr>
            <w:tcW w:w="1478" w:type="dxa"/>
            <w:tcBorders>
              <w:top w:val="single" w:sz="4" w:space="0" w:color="auto"/>
              <w:left w:val="single" w:sz="4" w:space="0" w:color="auto"/>
              <w:bottom w:val="single" w:sz="4" w:space="0" w:color="auto"/>
              <w:right w:val="single" w:sz="4" w:space="0" w:color="auto"/>
            </w:tcBorders>
            <w:vAlign w:val="bottom"/>
          </w:tcPr>
          <w:p w14:paraId="44AAFD4F" w14:textId="77777777" w:rsidR="00CB4BEB" w:rsidRPr="00BD09A4" w:rsidRDefault="00CB4BEB" w:rsidP="003C0924">
            <w:pPr>
              <w:jc w:val="center"/>
              <w:rPr>
                <w:rFonts w:ascii="Trebuchet MS" w:hAnsi="Trebuchet MS"/>
                <w:color w:val="1F497D"/>
                <w:sz w:val="18"/>
                <w:szCs w:val="18"/>
              </w:rPr>
            </w:pPr>
            <w:r w:rsidRPr="003A52C1">
              <w:rPr>
                <w:rFonts w:ascii="Trebuchet MS" w:hAnsi="Trebuchet MS"/>
                <w:sz w:val="18"/>
                <w:szCs w:val="18"/>
              </w:rPr>
              <w:t>1</w:t>
            </w:r>
          </w:p>
        </w:tc>
        <w:tc>
          <w:tcPr>
            <w:tcW w:w="9072" w:type="dxa"/>
            <w:tcBorders>
              <w:top w:val="single" w:sz="4" w:space="0" w:color="auto"/>
              <w:left w:val="single" w:sz="4" w:space="0" w:color="auto"/>
              <w:bottom w:val="single" w:sz="4" w:space="0" w:color="auto"/>
            </w:tcBorders>
            <w:vAlign w:val="bottom"/>
          </w:tcPr>
          <w:p w14:paraId="6EC49544" w14:textId="77777777" w:rsidR="00CB4BEB" w:rsidRPr="003A52C1" w:rsidRDefault="00CB4BEB" w:rsidP="003C0924">
            <w:pPr>
              <w:rPr>
                <w:rFonts w:ascii="Trebuchet MS" w:hAnsi="Trebuchet MS" w:cs="Trebuchet MS"/>
                <w:sz w:val="18"/>
                <w:szCs w:val="18"/>
              </w:rPr>
            </w:pPr>
            <w:r w:rsidRPr="003A52C1">
              <w:rPr>
                <w:rFonts w:ascii="Trebuchet MS" w:hAnsi="Trebuchet MS"/>
                <w:sz w:val="18"/>
                <w:szCs w:val="18"/>
              </w:rPr>
              <w:t>Andet</w:t>
            </w:r>
          </w:p>
        </w:tc>
      </w:tr>
      <w:tr w:rsidR="00CB4BEB" w:rsidRPr="00BD09A4" w14:paraId="157A354B" w14:textId="77777777" w:rsidTr="003C0924">
        <w:trPr>
          <w:trHeight w:hRule="exact" w:val="255"/>
        </w:trPr>
        <w:tc>
          <w:tcPr>
            <w:tcW w:w="1702" w:type="dxa"/>
            <w:tcBorders>
              <w:top w:val="single" w:sz="4" w:space="0" w:color="auto"/>
              <w:left w:val="single" w:sz="4" w:space="0" w:color="auto"/>
              <w:bottom w:val="single" w:sz="4" w:space="0" w:color="auto"/>
              <w:right w:val="single" w:sz="4" w:space="0" w:color="auto"/>
            </w:tcBorders>
            <w:shd w:val="clear" w:color="auto" w:fill="D9D9D9"/>
            <w:vAlign w:val="bottom"/>
          </w:tcPr>
          <w:p w14:paraId="25D46889" w14:textId="77777777" w:rsidR="00CB4BEB" w:rsidRPr="00BD09A4" w:rsidRDefault="00CB4BEB" w:rsidP="003C0924">
            <w:pPr>
              <w:jc w:val="center"/>
              <w:rPr>
                <w:rFonts w:ascii="Trebuchet MS" w:hAnsi="Trebuchet MS"/>
                <w:color w:val="1F497D"/>
                <w:sz w:val="18"/>
                <w:szCs w:val="18"/>
              </w:rPr>
            </w:pPr>
            <w:r w:rsidRPr="003A52C1">
              <w:rPr>
                <w:rFonts w:ascii="Trebuchet MS" w:hAnsi="Trebuchet MS"/>
                <w:sz w:val="18"/>
                <w:szCs w:val="18"/>
              </w:rPr>
              <w:t>9</w:t>
            </w:r>
          </w:p>
        </w:tc>
        <w:tc>
          <w:tcPr>
            <w:tcW w:w="1323" w:type="dxa"/>
            <w:tcBorders>
              <w:top w:val="single" w:sz="4" w:space="0" w:color="auto"/>
              <w:left w:val="single" w:sz="4" w:space="0" w:color="auto"/>
              <w:bottom w:val="single" w:sz="4" w:space="0" w:color="auto"/>
            </w:tcBorders>
            <w:vAlign w:val="bottom"/>
          </w:tcPr>
          <w:p w14:paraId="60BB0F9B" w14:textId="77777777" w:rsidR="00CB4BEB" w:rsidRPr="00BD09A4" w:rsidRDefault="00CB4BEB" w:rsidP="003C0924">
            <w:pPr>
              <w:rPr>
                <w:rFonts w:ascii="Trebuchet MS" w:hAnsi="Trebuchet MS"/>
                <w:color w:val="1F497D"/>
                <w:sz w:val="18"/>
                <w:szCs w:val="18"/>
              </w:rPr>
            </w:pPr>
            <w:r w:rsidRPr="003A52C1">
              <w:rPr>
                <w:rFonts w:ascii="Trebuchet MS" w:hAnsi="Trebuchet MS"/>
                <w:sz w:val="18"/>
                <w:szCs w:val="18"/>
              </w:rPr>
              <w:t>Ukendt</w:t>
            </w:r>
          </w:p>
        </w:tc>
        <w:tc>
          <w:tcPr>
            <w:tcW w:w="1478" w:type="dxa"/>
            <w:tcBorders>
              <w:top w:val="single" w:sz="4" w:space="0" w:color="auto"/>
              <w:left w:val="single" w:sz="4" w:space="0" w:color="auto"/>
              <w:bottom w:val="single" w:sz="4" w:space="0" w:color="auto"/>
              <w:right w:val="single" w:sz="4" w:space="0" w:color="auto"/>
            </w:tcBorders>
            <w:vAlign w:val="bottom"/>
          </w:tcPr>
          <w:p w14:paraId="0352A439"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9072" w:type="dxa"/>
            <w:tcBorders>
              <w:top w:val="single" w:sz="4" w:space="0" w:color="auto"/>
              <w:left w:val="single" w:sz="4" w:space="0" w:color="auto"/>
              <w:bottom w:val="single" w:sz="4" w:space="0" w:color="auto"/>
            </w:tcBorders>
            <w:vAlign w:val="bottom"/>
          </w:tcPr>
          <w:p w14:paraId="1472DC4D"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Mangler viden om antal</w:t>
            </w:r>
          </w:p>
        </w:tc>
      </w:tr>
    </w:tbl>
    <w:p w14:paraId="7CDD0999" w14:textId="77777777" w:rsidR="00331871" w:rsidRPr="00331871" w:rsidRDefault="00331871" w:rsidP="00331871">
      <w:pPr>
        <w:rPr>
          <w:rFonts w:ascii="Trebuchet MS" w:hAnsi="Trebuchet MS" w:cs="Trebuchet MS"/>
          <w:sz w:val="18"/>
          <w:szCs w:val="18"/>
        </w:rPr>
      </w:pPr>
      <w:bookmarkStart w:id="1190" w:name="_Toc63351410"/>
    </w:p>
    <w:p w14:paraId="0C5B3506" w14:textId="208A8355" w:rsidR="00CB4BEB" w:rsidRPr="0043344B" w:rsidRDefault="00CB4BEB" w:rsidP="00CB4BEB">
      <w:pPr>
        <w:pStyle w:val="Overskrift3"/>
      </w:pPr>
      <w:bookmarkStart w:id="1191" w:name="_Toc122436072"/>
      <w:r w:rsidRPr="0043344B">
        <w:t>4.3.23 Trin</w:t>
      </w:r>
      <w:r w:rsidRPr="0043344B">
        <w:rPr>
          <w:rStyle w:val="TypografiOverskrift4BrugerdefineretfarveRGB0Tegn"/>
          <w:rFonts w:eastAsiaTheme="majorEastAsia"/>
        </w:rPr>
        <w:t xml:space="preserve"> </w:t>
      </w:r>
      <w:r w:rsidRPr="0043344B">
        <w:t>(</w:t>
      </w:r>
      <w:proofErr w:type="spellStart"/>
      <w:r w:rsidRPr="0043344B">
        <w:t>d_basis_trin</w:t>
      </w:r>
      <w:proofErr w:type="spellEnd"/>
      <w:r w:rsidRPr="0043344B">
        <w:t>)</w:t>
      </w:r>
      <w:bookmarkEnd w:id="1190"/>
      <w:bookmarkEnd w:id="119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7"/>
        <w:gridCol w:w="2115"/>
        <w:gridCol w:w="1541"/>
        <w:gridCol w:w="7863"/>
      </w:tblGrid>
      <w:tr w:rsidR="00CB4BEB" w:rsidRPr="0043344B" w14:paraId="7C9E5927" w14:textId="77777777" w:rsidTr="003C0924">
        <w:trPr>
          <w:trHeight w:hRule="exact" w:val="255"/>
        </w:trPr>
        <w:tc>
          <w:tcPr>
            <w:tcW w:w="1929" w:type="dxa"/>
            <w:tcBorders>
              <w:bottom w:val="single" w:sz="4" w:space="0" w:color="auto"/>
            </w:tcBorders>
            <w:shd w:val="clear" w:color="auto" w:fill="D9D9D9"/>
            <w:vAlign w:val="bottom"/>
          </w:tcPr>
          <w:p w14:paraId="220DD231" w14:textId="77777777" w:rsidR="00CB4BEB" w:rsidRPr="0043344B" w:rsidRDefault="00CB4BEB" w:rsidP="003C0924">
            <w:pPr>
              <w:rPr>
                <w:rFonts w:ascii="Trebuchet MS" w:hAnsi="Trebuchet MS" w:cs="Trebuchet MS"/>
                <w:b/>
                <w:bCs/>
                <w:sz w:val="18"/>
                <w:szCs w:val="18"/>
              </w:rPr>
            </w:pPr>
            <w:proofErr w:type="spellStart"/>
            <w:r w:rsidRPr="0043344B">
              <w:rPr>
                <w:rFonts w:ascii="Trebuchet MS" w:hAnsi="Trebuchet MS" w:cs="Trebuchet MS"/>
                <w:b/>
                <w:bCs/>
                <w:sz w:val="18"/>
                <w:szCs w:val="18"/>
              </w:rPr>
              <w:t>trin_kode</w:t>
            </w:r>
            <w:proofErr w:type="spellEnd"/>
          </w:p>
        </w:tc>
        <w:tc>
          <w:tcPr>
            <w:tcW w:w="2145" w:type="dxa"/>
            <w:tcBorders>
              <w:bottom w:val="single" w:sz="4" w:space="0" w:color="auto"/>
            </w:tcBorders>
            <w:shd w:val="clear" w:color="auto" w:fill="D9D9D9"/>
            <w:vAlign w:val="bottom"/>
          </w:tcPr>
          <w:p w14:paraId="07455F52" w14:textId="77777777" w:rsidR="00CB4BEB" w:rsidRPr="007C755A" w:rsidRDefault="00CB4BEB" w:rsidP="003C0924">
            <w:pPr>
              <w:rPr>
                <w:rFonts w:ascii="Trebuchet MS" w:hAnsi="Trebuchet MS" w:cs="Trebuchet MS"/>
                <w:bCs/>
                <w:sz w:val="18"/>
                <w:szCs w:val="18"/>
              </w:rPr>
            </w:pPr>
            <w:r w:rsidRPr="007C755A">
              <w:rPr>
                <w:rFonts w:ascii="Trebuchet MS" w:hAnsi="Trebuchet MS" w:cs="Trebuchet MS"/>
                <w:b/>
                <w:bCs/>
                <w:sz w:val="18"/>
                <w:szCs w:val="18"/>
              </w:rPr>
              <w:t>Trin</w:t>
            </w:r>
          </w:p>
        </w:tc>
        <w:tc>
          <w:tcPr>
            <w:tcW w:w="1563" w:type="dxa"/>
            <w:tcBorders>
              <w:bottom w:val="single" w:sz="4" w:space="0" w:color="auto"/>
            </w:tcBorders>
            <w:shd w:val="clear" w:color="auto" w:fill="D9D9D9"/>
            <w:vAlign w:val="bottom"/>
          </w:tcPr>
          <w:p w14:paraId="0B668524"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aktiv</w:t>
            </w:r>
          </w:p>
        </w:tc>
        <w:tc>
          <w:tcPr>
            <w:tcW w:w="8015" w:type="dxa"/>
            <w:tcBorders>
              <w:bottom w:val="single" w:sz="4" w:space="0" w:color="auto"/>
            </w:tcBorders>
            <w:shd w:val="clear" w:color="auto" w:fill="D9D9D9"/>
            <w:vAlign w:val="bottom"/>
          </w:tcPr>
          <w:p w14:paraId="770E59F7" w14:textId="77777777" w:rsidR="00CB4BEB" w:rsidRPr="0043344B" w:rsidRDefault="00CB4BEB" w:rsidP="003C0924">
            <w:pPr>
              <w:rPr>
                <w:rFonts w:ascii="Trebuchet MS" w:hAnsi="Trebuchet MS" w:cs="Trebuchet MS"/>
                <w:b/>
                <w:bCs/>
                <w:sz w:val="18"/>
                <w:szCs w:val="18"/>
              </w:rPr>
            </w:pPr>
            <w:r w:rsidRPr="0043344B">
              <w:rPr>
                <w:rFonts w:ascii="Trebuchet MS" w:hAnsi="Trebuchet MS" w:cs="Trebuchet MS"/>
                <w:b/>
                <w:bCs/>
                <w:sz w:val="18"/>
                <w:szCs w:val="18"/>
              </w:rPr>
              <w:t>Begrebsdefinition</w:t>
            </w:r>
          </w:p>
        </w:tc>
      </w:tr>
      <w:tr w:rsidR="00CB4BEB" w:rsidRPr="0043344B" w14:paraId="107695EE"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61CF3A42"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w:t>
            </w:r>
          </w:p>
        </w:tc>
        <w:tc>
          <w:tcPr>
            <w:tcW w:w="2145" w:type="dxa"/>
            <w:tcBorders>
              <w:top w:val="single" w:sz="4" w:space="0" w:color="auto"/>
              <w:left w:val="single" w:sz="4" w:space="0" w:color="auto"/>
              <w:bottom w:val="single" w:sz="4" w:space="0" w:color="auto"/>
            </w:tcBorders>
            <w:shd w:val="clear" w:color="auto" w:fill="FFFFFF"/>
            <w:vAlign w:val="bottom"/>
          </w:tcPr>
          <w:p w14:paraId="65FAD103"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1. klasse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62315487"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1984A33A"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1. klasse</w:t>
            </w:r>
          </w:p>
        </w:tc>
      </w:tr>
      <w:tr w:rsidR="00CB4BEB" w:rsidRPr="0043344B" w14:paraId="44972BA2"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3062853B"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2</w:t>
            </w:r>
          </w:p>
        </w:tc>
        <w:tc>
          <w:tcPr>
            <w:tcW w:w="2145" w:type="dxa"/>
            <w:tcBorders>
              <w:top w:val="single" w:sz="4" w:space="0" w:color="auto"/>
              <w:left w:val="single" w:sz="4" w:space="0" w:color="auto"/>
              <w:bottom w:val="single" w:sz="4" w:space="0" w:color="auto"/>
            </w:tcBorders>
            <w:shd w:val="clear" w:color="auto" w:fill="FFFFFF"/>
            <w:vAlign w:val="bottom"/>
          </w:tcPr>
          <w:p w14:paraId="4E9E03FF"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2. klasse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1F0C2621"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301F8752"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2. klasse</w:t>
            </w:r>
          </w:p>
        </w:tc>
      </w:tr>
      <w:tr w:rsidR="00CB4BEB" w:rsidRPr="0043344B" w14:paraId="144A68B2"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7671AD55"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3</w:t>
            </w:r>
          </w:p>
        </w:tc>
        <w:tc>
          <w:tcPr>
            <w:tcW w:w="2145" w:type="dxa"/>
            <w:tcBorders>
              <w:top w:val="single" w:sz="4" w:space="0" w:color="auto"/>
              <w:left w:val="single" w:sz="4" w:space="0" w:color="auto"/>
              <w:bottom w:val="single" w:sz="4" w:space="0" w:color="auto"/>
            </w:tcBorders>
            <w:shd w:val="clear" w:color="auto" w:fill="FFFFFF"/>
            <w:vAlign w:val="bottom"/>
          </w:tcPr>
          <w:p w14:paraId="02137AA9"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3. klasse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405564B6"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27056041"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3. klasse</w:t>
            </w:r>
          </w:p>
        </w:tc>
      </w:tr>
      <w:tr w:rsidR="00CB4BEB" w:rsidRPr="0043344B" w14:paraId="442C3ED4"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059F284B"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4</w:t>
            </w:r>
          </w:p>
        </w:tc>
        <w:tc>
          <w:tcPr>
            <w:tcW w:w="2145" w:type="dxa"/>
            <w:tcBorders>
              <w:top w:val="single" w:sz="4" w:space="0" w:color="auto"/>
              <w:left w:val="single" w:sz="4" w:space="0" w:color="auto"/>
              <w:bottom w:val="single" w:sz="4" w:space="0" w:color="auto"/>
            </w:tcBorders>
            <w:shd w:val="clear" w:color="auto" w:fill="FFFFFF"/>
            <w:vAlign w:val="bottom"/>
          </w:tcPr>
          <w:p w14:paraId="45D97E7E"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4. klasse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43D678EC"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15E9C4B6"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4. klasse</w:t>
            </w:r>
          </w:p>
        </w:tc>
      </w:tr>
      <w:tr w:rsidR="00CB4BEB" w:rsidRPr="0043344B" w14:paraId="7B345118"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70731425"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5</w:t>
            </w:r>
          </w:p>
        </w:tc>
        <w:tc>
          <w:tcPr>
            <w:tcW w:w="2145" w:type="dxa"/>
            <w:tcBorders>
              <w:top w:val="single" w:sz="4" w:space="0" w:color="auto"/>
              <w:left w:val="single" w:sz="4" w:space="0" w:color="auto"/>
              <w:bottom w:val="single" w:sz="4" w:space="0" w:color="auto"/>
            </w:tcBorders>
            <w:shd w:val="clear" w:color="auto" w:fill="FFFFFF"/>
            <w:vAlign w:val="bottom"/>
          </w:tcPr>
          <w:p w14:paraId="09D8B413"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5. klasse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980EE47"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42420E88"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5. klasse</w:t>
            </w:r>
          </w:p>
        </w:tc>
      </w:tr>
      <w:tr w:rsidR="00CB4BEB" w:rsidRPr="0043344B" w14:paraId="7F7AEA84"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2117EFD2"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6</w:t>
            </w:r>
          </w:p>
        </w:tc>
        <w:tc>
          <w:tcPr>
            <w:tcW w:w="2145" w:type="dxa"/>
            <w:tcBorders>
              <w:top w:val="single" w:sz="4" w:space="0" w:color="auto"/>
              <w:left w:val="single" w:sz="4" w:space="0" w:color="auto"/>
              <w:bottom w:val="single" w:sz="4" w:space="0" w:color="auto"/>
            </w:tcBorders>
            <w:shd w:val="clear" w:color="auto" w:fill="FFFFFF"/>
            <w:vAlign w:val="bottom"/>
          </w:tcPr>
          <w:p w14:paraId="2E58068F"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6. klasse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0200696E"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64D94D64"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6. klasse</w:t>
            </w:r>
          </w:p>
        </w:tc>
      </w:tr>
      <w:tr w:rsidR="00CB4BEB" w:rsidRPr="0043344B" w14:paraId="7FB39F6C"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2983BE18"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lastRenderedPageBreak/>
              <w:t>7</w:t>
            </w:r>
          </w:p>
        </w:tc>
        <w:tc>
          <w:tcPr>
            <w:tcW w:w="2145" w:type="dxa"/>
            <w:tcBorders>
              <w:top w:val="single" w:sz="4" w:space="0" w:color="auto"/>
              <w:left w:val="single" w:sz="4" w:space="0" w:color="auto"/>
              <w:bottom w:val="single" w:sz="4" w:space="0" w:color="auto"/>
            </w:tcBorders>
            <w:shd w:val="clear" w:color="auto" w:fill="FFFFFF"/>
            <w:vAlign w:val="bottom"/>
          </w:tcPr>
          <w:p w14:paraId="3E20672D"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7. klasse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7C22F59F"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6435D184"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7. klasse</w:t>
            </w:r>
          </w:p>
        </w:tc>
      </w:tr>
      <w:tr w:rsidR="00CB4BEB" w:rsidRPr="0043344B" w14:paraId="551C402B"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28F7F6B6"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8</w:t>
            </w:r>
          </w:p>
        </w:tc>
        <w:tc>
          <w:tcPr>
            <w:tcW w:w="2145" w:type="dxa"/>
            <w:tcBorders>
              <w:top w:val="single" w:sz="4" w:space="0" w:color="auto"/>
              <w:left w:val="single" w:sz="4" w:space="0" w:color="auto"/>
              <w:bottom w:val="single" w:sz="4" w:space="0" w:color="auto"/>
            </w:tcBorders>
            <w:shd w:val="clear" w:color="auto" w:fill="FFFFFF"/>
            <w:vAlign w:val="bottom"/>
          </w:tcPr>
          <w:p w14:paraId="4BC05CFD"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8. klasse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2DBC2A95"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26BA5359"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8. klasse</w:t>
            </w:r>
          </w:p>
        </w:tc>
      </w:tr>
      <w:tr w:rsidR="00CB4BEB" w:rsidRPr="0043344B" w14:paraId="11E2BC77"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37D68C5C"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9</w:t>
            </w:r>
          </w:p>
        </w:tc>
        <w:tc>
          <w:tcPr>
            <w:tcW w:w="2145" w:type="dxa"/>
            <w:tcBorders>
              <w:top w:val="single" w:sz="4" w:space="0" w:color="auto"/>
              <w:left w:val="single" w:sz="4" w:space="0" w:color="auto"/>
              <w:bottom w:val="single" w:sz="4" w:space="0" w:color="auto"/>
            </w:tcBorders>
            <w:shd w:val="clear" w:color="auto" w:fill="FFFFFF"/>
            <w:vAlign w:val="bottom"/>
          </w:tcPr>
          <w:p w14:paraId="3CD37DFD"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9. klasse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18952137"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2C27E757"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9. klasse</w:t>
            </w:r>
          </w:p>
        </w:tc>
      </w:tr>
      <w:tr w:rsidR="00CB4BEB" w:rsidRPr="0043344B" w14:paraId="5F8E12FF"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264DC20"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10</w:t>
            </w:r>
          </w:p>
        </w:tc>
        <w:tc>
          <w:tcPr>
            <w:tcW w:w="2145" w:type="dxa"/>
            <w:tcBorders>
              <w:top w:val="single" w:sz="4" w:space="0" w:color="auto"/>
              <w:left w:val="single" w:sz="4" w:space="0" w:color="auto"/>
              <w:bottom w:val="single" w:sz="4" w:space="0" w:color="auto"/>
            </w:tcBorders>
            <w:shd w:val="clear" w:color="auto" w:fill="FFFFFF"/>
            <w:vAlign w:val="bottom"/>
          </w:tcPr>
          <w:p w14:paraId="325D88A0"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10. klasse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494F232A" w14:textId="77777777" w:rsidR="00CB4BEB" w:rsidRPr="00331871"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7C04CF35"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10. klasse</w:t>
            </w:r>
          </w:p>
        </w:tc>
      </w:tr>
      <w:tr w:rsidR="00CB4BEB" w:rsidRPr="0043344B" w14:paraId="5B714ABA"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687BAC75"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11</w:t>
            </w:r>
          </w:p>
        </w:tc>
        <w:tc>
          <w:tcPr>
            <w:tcW w:w="2145" w:type="dxa"/>
            <w:tcBorders>
              <w:top w:val="single" w:sz="4" w:space="0" w:color="auto"/>
              <w:left w:val="single" w:sz="4" w:space="0" w:color="auto"/>
              <w:bottom w:val="single" w:sz="4" w:space="0" w:color="auto"/>
            </w:tcBorders>
            <w:shd w:val="clear" w:color="auto" w:fill="FFFFFF"/>
            <w:vAlign w:val="bottom"/>
          </w:tcPr>
          <w:p w14:paraId="6B93ECF4" w14:textId="77777777" w:rsidR="00CB4BEB" w:rsidRPr="0043344B" w:rsidRDefault="00CB4BEB" w:rsidP="003C0924">
            <w:pPr>
              <w:rPr>
                <w:rFonts w:ascii="Trebuchet MS" w:hAnsi="Trebuchet MS"/>
                <w:sz w:val="18"/>
                <w:szCs w:val="18"/>
              </w:rPr>
            </w:pPr>
            <w:r w:rsidRPr="00331871">
              <w:rPr>
                <w:rFonts w:ascii="Trebuchet MS" w:hAnsi="Trebuchet MS"/>
                <w:sz w:val="18"/>
                <w:szCs w:val="18"/>
              </w:rPr>
              <w:t>0. klasse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24F62E6D"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135FC0BA" w14:textId="77777777" w:rsidR="00CB4BEB" w:rsidRPr="0043344B" w:rsidRDefault="00CB4BEB" w:rsidP="003C0924">
            <w:pPr>
              <w:rPr>
                <w:rFonts w:ascii="Trebuchet MS" w:hAnsi="Trebuchet MS"/>
                <w:sz w:val="18"/>
                <w:szCs w:val="18"/>
              </w:rPr>
            </w:pPr>
            <w:r w:rsidRPr="00331871">
              <w:rPr>
                <w:rFonts w:ascii="Trebuchet MS" w:hAnsi="Trebuchet MS"/>
                <w:sz w:val="18"/>
                <w:szCs w:val="18"/>
              </w:rPr>
              <w:t>0. klasse</w:t>
            </w:r>
          </w:p>
        </w:tc>
      </w:tr>
      <w:tr w:rsidR="00CB4BEB" w:rsidRPr="0043344B" w14:paraId="5813A47F"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244CB363"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12</w:t>
            </w:r>
          </w:p>
        </w:tc>
        <w:tc>
          <w:tcPr>
            <w:tcW w:w="2145" w:type="dxa"/>
            <w:tcBorders>
              <w:top w:val="single" w:sz="4" w:space="0" w:color="auto"/>
              <w:left w:val="single" w:sz="4" w:space="0" w:color="auto"/>
              <w:bottom w:val="single" w:sz="4" w:space="0" w:color="auto"/>
            </w:tcBorders>
            <w:shd w:val="clear" w:color="auto" w:fill="FFFFFF"/>
            <w:vAlign w:val="bottom"/>
          </w:tcPr>
          <w:p w14:paraId="2D8AB36F"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Førskole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3D127454"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08058D8A"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Førskole</w:t>
            </w:r>
          </w:p>
        </w:tc>
      </w:tr>
      <w:tr w:rsidR="00CB4BEB" w:rsidRPr="000A52C0" w14:paraId="53CF2713"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049A9347" w14:textId="77777777" w:rsidR="00CB4BEB" w:rsidRPr="00331871" w:rsidRDefault="00CB4BEB" w:rsidP="003C0924">
            <w:pPr>
              <w:jc w:val="center"/>
              <w:rPr>
                <w:rFonts w:ascii="Trebuchet MS" w:hAnsi="Trebuchet MS"/>
                <w:sz w:val="18"/>
                <w:szCs w:val="18"/>
              </w:rPr>
            </w:pPr>
            <w:r w:rsidRPr="00331871">
              <w:rPr>
                <w:rFonts w:ascii="Trebuchet MS" w:hAnsi="Trebuchet MS"/>
                <w:sz w:val="18"/>
                <w:szCs w:val="18"/>
              </w:rPr>
              <w:t>97</w:t>
            </w:r>
          </w:p>
        </w:tc>
        <w:tc>
          <w:tcPr>
            <w:tcW w:w="2145" w:type="dxa"/>
            <w:tcBorders>
              <w:top w:val="single" w:sz="4" w:space="0" w:color="auto"/>
              <w:left w:val="single" w:sz="4" w:space="0" w:color="auto"/>
              <w:bottom w:val="single" w:sz="4" w:space="0" w:color="auto"/>
            </w:tcBorders>
            <w:shd w:val="clear" w:color="auto" w:fill="FFFFFF"/>
            <w:vAlign w:val="bottom"/>
          </w:tcPr>
          <w:p w14:paraId="3910B6ED"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Ej relevant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1467B69" w14:textId="77777777" w:rsidR="00CB4BEB" w:rsidRPr="00331871" w:rsidRDefault="00CB4BEB" w:rsidP="003C0924">
            <w:pPr>
              <w:jc w:val="center"/>
              <w:rPr>
                <w:rFonts w:ascii="Trebuchet MS" w:hAnsi="Trebuchet MS"/>
                <w:sz w:val="18"/>
                <w:szCs w:val="18"/>
              </w:rPr>
            </w:pPr>
            <w:r w:rsidRPr="0033187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17F958C4"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Ikke relevant for dette objekt</w:t>
            </w:r>
          </w:p>
        </w:tc>
      </w:tr>
      <w:tr w:rsidR="00CB4BEB" w:rsidRPr="0043344B" w14:paraId="1F89ADA2"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D1AF5DE"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98</w:t>
            </w:r>
          </w:p>
        </w:tc>
        <w:tc>
          <w:tcPr>
            <w:tcW w:w="2145" w:type="dxa"/>
            <w:tcBorders>
              <w:top w:val="single" w:sz="4" w:space="0" w:color="auto"/>
              <w:left w:val="single" w:sz="4" w:space="0" w:color="auto"/>
              <w:bottom w:val="single" w:sz="4" w:space="0" w:color="auto"/>
            </w:tcBorders>
            <w:shd w:val="clear" w:color="auto" w:fill="FFFFFF"/>
            <w:vAlign w:val="bottom"/>
          </w:tcPr>
          <w:p w14:paraId="1E572A0E"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Andet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10F51DDA" w14:textId="77777777" w:rsidR="00CB4BEB" w:rsidRPr="00331871"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2686E19B"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Andet</w:t>
            </w:r>
          </w:p>
        </w:tc>
      </w:tr>
      <w:tr w:rsidR="00CB4BEB" w:rsidRPr="0043344B" w14:paraId="744FE54A"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7FD6EDC6"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99</w:t>
            </w:r>
          </w:p>
        </w:tc>
        <w:tc>
          <w:tcPr>
            <w:tcW w:w="2145" w:type="dxa"/>
            <w:tcBorders>
              <w:top w:val="single" w:sz="4" w:space="0" w:color="auto"/>
              <w:left w:val="single" w:sz="4" w:space="0" w:color="auto"/>
              <w:bottom w:val="single" w:sz="4" w:space="0" w:color="auto"/>
            </w:tcBorders>
            <w:shd w:val="clear" w:color="auto" w:fill="FFFFFF"/>
            <w:vAlign w:val="bottom"/>
          </w:tcPr>
          <w:p w14:paraId="736CC188"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Ukendt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2E49814F" w14:textId="77777777" w:rsidR="00CB4BEB" w:rsidRPr="00331871"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54F273C3"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Ukendt</w:t>
            </w:r>
          </w:p>
        </w:tc>
      </w:tr>
    </w:tbl>
    <w:p w14:paraId="61C71A96" w14:textId="77777777" w:rsidR="00331871" w:rsidRPr="00331871" w:rsidRDefault="00331871" w:rsidP="00CB4BEB">
      <w:pPr>
        <w:pStyle w:val="Overskrift3"/>
        <w:rPr>
          <w:rFonts w:ascii="Trebuchet MS" w:eastAsiaTheme="minorEastAsia" w:hAnsi="Trebuchet MS" w:cstheme="minorBidi"/>
          <w:sz w:val="18"/>
          <w:szCs w:val="18"/>
        </w:rPr>
      </w:pPr>
      <w:bookmarkStart w:id="1192" w:name="_Toc63351411"/>
    </w:p>
    <w:p w14:paraId="381C45D7" w14:textId="59AD2090" w:rsidR="00CB4BEB" w:rsidRPr="00BD2F3F" w:rsidRDefault="00CB4BEB" w:rsidP="00CB4BEB">
      <w:pPr>
        <w:pStyle w:val="Overskrift3"/>
      </w:pPr>
      <w:bookmarkStart w:id="1193" w:name="_Toc122436073"/>
      <w:r w:rsidRPr="00BD2F3F">
        <w:t>4.3.24 Belægning</w:t>
      </w:r>
      <w:r w:rsidRPr="00BD2F3F">
        <w:rPr>
          <w:rStyle w:val="TypografiOverskrift4BrugerdefineretfarveRGB0Tegn"/>
          <w:rFonts w:eastAsiaTheme="majorEastAsia"/>
          <w:b w:val="0"/>
          <w:sz w:val="28"/>
        </w:rPr>
        <w:t xml:space="preserve"> </w:t>
      </w:r>
      <w:r w:rsidRPr="00BD2F3F">
        <w:t>(</w:t>
      </w:r>
      <w:proofErr w:type="spellStart"/>
      <w:r w:rsidRPr="00BD2F3F">
        <w:t>d_basis_belaegning</w:t>
      </w:r>
      <w:proofErr w:type="spellEnd"/>
      <w:r w:rsidRPr="00BD2F3F">
        <w:t>)</w:t>
      </w:r>
      <w:bookmarkEnd w:id="1192"/>
      <w:bookmarkEnd w:id="119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1"/>
        <w:gridCol w:w="1518"/>
        <w:gridCol w:w="1265"/>
        <w:gridCol w:w="8942"/>
      </w:tblGrid>
      <w:tr w:rsidR="00CB4BEB" w:rsidRPr="00BD2F3F" w14:paraId="3413D98C" w14:textId="77777777" w:rsidTr="003C0924">
        <w:trPr>
          <w:trHeight w:hRule="exact" w:val="255"/>
        </w:trPr>
        <w:tc>
          <w:tcPr>
            <w:tcW w:w="1702" w:type="dxa"/>
            <w:tcBorders>
              <w:bottom w:val="single" w:sz="4" w:space="0" w:color="auto"/>
            </w:tcBorders>
            <w:shd w:val="clear" w:color="auto" w:fill="D9D9D9"/>
            <w:vAlign w:val="bottom"/>
          </w:tcPr>
          <w:p w14:paraId="2FB0099F" w14:textId="77777777" w:rsidR="00CB4BEB" w:rsidRPr="00BD2F3F" w:rsidRDefault="00CB4BEB" w:rsidP="003C0924">
            <w:pPr>
              <w:rPr>
                <w:rFonts w:ascii="Trebuchet MS" w:hAnsi="Trebuchet MS" w:cs="Trebuchet MS"/>
                <w:b/>
                <w:bCs/>
                <w:sz w:val="18"/>
                <w:szCs w:val="18"/>
              </w:rPr>
            </w:pPr>
            <w:proofErr w:type="spellStart"/>
            <w:r w:rsidRPr="00BD2F3F">
              <w:rPr>
                <w:rFonts w:ascii="Trebuchet MS" w:hAnsi="Trebuchet MS" w:cs="Trebuchet MS"/>
                <w:b/>
                <w:bCs/>
                <w:sz w:val="18"/>
                <w:szCs w:val="18"/>
              </w:rPr>
              <w:t>belaegning_kode</w:t>
            </w:r>
            <w:proofErr w:type="spellEnd"/>
          </w:p>
        </w:tc>
        <w:tc>
          <w:tcPr>
            <w:tcW w:w="1525" w:type="dxa"/>
            <w:tcBorders>
              <w:bottom w:val="single" w:sz="4" w:space="0" w:color="auto"/>
            </w:tcBorders>
            <w:shd w:val="clear" w:color="auto" w:fill="D9D9D9"/>
            <w:vAlign w:val="bottom"/>
          </w:tcPr>
          <w:p w14:paraId="0F6DDB4D" w14:textId="77777777" w:rsidR="00CB4BEB" w:rsidRPr="00BD2F3F" w:rsidRDefault="00CB4BEB" w:rsidP="003C0924">
            <w:pPr>
              <w:rPr>
                <w:rFonts w:ascii="Trebuchet MS" w:hAnsi="Trebuchet MS" w:cs="Trebuchet MS"/>
                <w:b/>
                <w:bCs/>
                <w:sz w:val="18"/>
                <w:szCs w:val="18"/>
              </w:rPr>
            </w:pPr>
            <w:proofErr w:type="spellStart"/>
            <w:r w:rsidRPr="00BD2F3F">
              <w:rPr>
                <w:rFonts w:ascii="Trebuchet MS" w:hAnsi="Trebuchet MS" w:cs="Trebuchet MS"/>
                <w:b/>
                <w:bCs/>
                <w:sz w:val="18"/>
                <w:szCs w:val="18"/>
              </w:rPr>
              <w:t>Belaegning</w:t>
            </w:r>
            <w:proofErr w:type="spellEnd"/>
          </w:p>
        </w:tc>
        <w:tc>
          <w:tcPr>
            <w:tcW w:w="1276" w:type="dxa"/>
            <w:tcBorders>
              <w:bottom w:val="single" w:sz="4" w:space="0" w:color="auto"/>
            </w:tcBorders>
            <w:shd w:val="clear" w:color="auto" w:fill="D9D9D9"/>
            <w:vAlign w:val="bottom"/>
          </w:tcPr>
          <w:p w14:paraId="0482D7D7"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aktiv</w:t>
            </w:r>
          </w:p>
        </w:tc>
        <w:tc>
          <w:tcPr>
            <w:tcW w:w="9072" w:type="dxa"/>
            <w:tcBorders>
              <w:bottom w:val="single" w:sz="4" w:space="0" w:color="auto"/>
            </w:tcBorders>
            <w:shd w:val="clear" w:color="auto" w:fill="D9D9D9"/>
            <w:vAlign w:val="bottom"/>
          </w:tcPr>
          <w:p w14:paraId="2A9F15CB"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 xml:space="preserve">Begrebsdefinition </w:t>
            </w:r>
          </w:p>
        </w:tc>
      </w:tr>
      <w:tr w:rsidR="00CB4BEB" w:rsidRPr="00BD2F3F" w14:paraId="39DA65EA" w14:textId="77777777" w:rsidTr="003C0924">
        <w:trPr>
          <w:trHeight w:hRule="exact" w:val="255"/>
        </w:trPr>
        <w:tc>
          <w:tcPr>
            <w:tcW w:w="1702" w:type="dxa"/>
            <w:tcBorders>
              <w:top w:val="single" w:sz="4" w:space="0" w:color="auto"/>
              <w:left w:val="single" w:sz="4" w:space="0" w:color="auto"/>
              <w:bottom w:val="single" w:sz="4" w:space="0" w:color="auto"/>
              <w:right w:val="single" w:sz="4" w:space="0" w:color="auto"/>
            </w:tcBorders>
            <w:shd w:val="clear" w:color="auto" w:fill="D9D9D9"/>
            <w:vAlign w:val="bottom"/>
          </w:tcPr>
          <w:p w14:paraId="788DB0AA"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c>
          <w:tcPr>
            <w:tcW w:w="1525" w:type="dxa"/>
            <w:tcBorders>
              <w:top w:val="single" w:sz="4" w:space="0" w:color="auto"/>
              <w:left w:val="single" w:sz="4" w:space="0" w:color="auto"/>
              <w:bottom w:val="single" w:sz="4" w:space="0" w:color="auto"/>
            </w:tcBorders>
            <w:vAlign w:val="bottom"/>
          </w:tcPr>
          <w:p w14:paraId="6EBF5DAB" w14:textId="77777777" w:rsidR="00CB4BEB" w:rsidRPr="00BD2F3F" w:rsidRDefault="00CB4BEB" w:rsidP="003C0924">
            <w:pPr>
              <w:rPr>
                <w:sz w:val="16"/>
                <w:szCs w:val="16"/>
              </w:rPr>
            </w:pPr>
            <w:r w:rsidRPr="00BD2F3F">
              <w:rPr>
                <w:sz w:val="16"/>
                <w:szCs w:val="16"/>
              </w:rPr>
              <w:t>Fast belægning</w:t>
            </w:r>
          </w:p>
        </w:tc>
        <w:tc>
          <w:tcPr>
            <w:tcW w:w="1276" w:type="dxa"/>
            <w:tcBorders>
              <w:top w:val="single" w:sz="4" w:space="0" w:color="auto"/>
              <w:left w:val="single" w:sz="4" w:space="0" w:color="auto"/>
              <w:bottom w:val="single" w:sz="4" w:space="0" w:color="auto"/>
              <w:right w:val="single" w:sz="4" w:space="0" w:color="auto"/>
            </w:tcBorders>
            <w:vAlign w:val="bottom"/>
          </w:tcPr>
          <w:p w14:paraId="3E796953"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c>
          <w:tcPr>
            <w:tcW w:w="9072" w:type="dxa"/>
            <w:tcBorders>
              <w:top w:val="single" w:sz="4" w:space="0" w:color="auto"/>
              <w:left w:val="single" w:sz="4" w:space="0" w:color="auto"/>
              <w:bottom w:val="single" w:sz="4" w:space="0" w:color="auto"/>
            </w:tcBorders>
            <w:vAlign w:val="bottom"/>
          </w:tcPr>
          <w:p w14:paraId="52CA66E6"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Fast belægning, som fx asfalt, brolægning og beton</w:t>
            </w:r>
          </w:p>
        </w:tc>
      </w:tr>
      <w:tr w:rsidR="00CB4BEB" w:rsidRPr="00BD2F3F" w14:paraId="60FB2E5E" w14:textId="77777777" w:rsidTr="003C0924">
        <w:trPr>
          <w:trHeight w:hRule="exact" w:val="255"/>
        </w:trPr>
        <w:tc>
          <w:tcPr>
            <w:tcW w:w="1702" w:type="dxa"/>
            <w:tcBorders>
              <w:top w:val="single" w:sz="4" w:space="0" w:color="auto"/>
              <w:left w:val="single" w:sz="4" w:space="0" w:color="auto"/>
              <w:bottom w:val="single" w:sz="4" w:space="0" w:color="auto"/>
              <w:right w:val="single" w:sz="4" w:space="0" w:color="auto"/>
            </w:tcBorders>
            <w:shd w:val="clear" w:color="auto" w:fill="D9D9D9"/>
            <w:vAlign w:val="bottom"/>
          </w:tcPr>
          <w:p w14:paraId="0A848C1E"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2</w:t>
            </w:r>
          </w:p>
        </w:tc>
        <w:tc>
          <w:tcPr>
            <w:tcW w:w="1525" w:type="dxa"/>
            <w:tcBorders>
              <w:top w:val="single" w:sz="4" w:space="0" w:color="auto"/>
              <w:left w:val="single" w:sz="4" w:space="0" w:color="auto"/>
              <w:bottom w:val="single" w:sz="4" w:space="0" w:color="auto"/>
            </w:tcBorders>
            <w:vAlign w:val="bottom"/>
          </w:tcPr>
          <w:p w14:paraId="1A0000AA" w14:textId="77777777" w:rsidR="00CB4BEB" w:rsidRPr="00BD2F3F" w:rsidRDefault="00CB4BEB" w:rsidP="003C0924">
            <w:pPr>
              <w:rPr>
                <w:sz w:val="16"/>
                <w:szCs w:val="16"/>
              </w:rPr>
            </w:pPr>
            <w:r w:rsidRPr="00BD2F3F">
              <w:rPr>
                <w:sz w:val="16"/>
                <w:szCs w:val="16"/>
              </w:rPr>
              <w:t>Løs belægning</w:t>
            </w:r>
          </w:p>
        </w:tc>
        <w:tc>
          <w:tcPr>
            <w:tcW w:w="1276" w:type="dxa"/>
            <w:tcBorders>
              <w:top w:val="single" w:sz="4" w:space="0" w:color="auto"/>
              <w:left w:val="single" w:sz="4" w:space="0" w:color="auto"/>
              <w:bottom w:val="single" w:sz="4" w:space="0" w:color="auto"/>
              <w:right w:val="single" w:sz="4" w:space="0" w:color="auto"/>
            </w:tcBorders>
            <w:vAlign w:val="bottom"/>
          </w:tcPr>
          <w:p w14:paraId="0D264238"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c>
          <w:tcPr>
            <w:tcW w:w="9072" w:type="dxa"/>
            <w:tcBorders>
              <w:top w:val="single" w:sz="4" w:space="0" w:color="auto"/>
              <w:left w:val="single" w:sz="4" w:space="0" w:color="auto"/>
              <w:bottom w:val="single" w:sz="4" w:space="0" w:color="auto"/>
            </w:tcBorders>
            <w:vAlign w:val="bottom"/>
          </w:tcPr>
          <w:p w14:paraId="0FC70443"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Løs belægning, som fx perlesten, stenmel</w:t>
            </w:r>
          </w:p>
        </w:tc>
      </w:tr>
      <w:tr w:rsidR="00CB4BEB" w:rsidRPr="00BD2F3F" w14:paraId="092C89CD" w14:textId="77777777" w:rsidTr="003C0924">
        <w:trPr>
          <w:trHeight w:hRule="exact" w:val="255"/>
        </w:trPr>
        <w:tc>
          <w:tcPr>
            <w:tcW w:w="1702" w:type="dxa"/>
            <w:tcBorders>
              <w:top w:val="single" w:sz="4" w:space="0" w:color="auto"/>
              <w:left w:val="single" w:sz="4" w:space="0" w:color="auto"/>
              <w:bottom w:val="single" w:sz="4" w:space="0" w:color="auto"/>
              <w:right w:val="single" w:sz="4" w:space="0" w:color="auto"/>
            </w:tcBorders>
            <w:shd w:val="clear" w:color="auto" w:fill="D9D9D9"/>
            <w:vAlign w:val="bottom"/>
          </w:tcPr>
          <w:p w14:paraId="1F2EB68D"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3</w:t>
            </w:r>
          </w:p>
        </w:tc>
        <w:tc>
          <w:tcPr>
            <w:tcW w:w="1525" w:type="dxa"/>
            <w:tcBorders>
              <w:top w:val="single" w:sz="4" w:space="0" w:color="auto"/>
              <w:left w:val="single" w:sz="4" w:space="0" w:color="auto"/>
              <w:bottom w:val="single" w:sz="4" w:space="0" w:color="auto"/>
            </w:tcBorders>
            <w:vAlign w:val="bottom"/>
          </w:tcPr>
          <w:p w14:paraId="5E1DF00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Uden belægning</w:t>
            </w:r>
          </w:p>
        </w:tc>
        <w:tc>
          <w:tcPr>
            <w:tcW w:w="1276" w:type="dxa"/>
            <w:tcBorders>
              <w:top w:val="single" w:sz="4" w:space="0" w:color="auto"/>
              <w:left w:val="single" w:sz="4" w:space="0" w:color="auto"/>
              <w:bottom w:val="single" w:sz="4" w:space="0" w:color="auto"/>
              <w:right w:val="single" w:sz="4" w:space="0" w:color="auto"/>
            </w:tcBorders>
            <w:vAlign w:val="bottom"/>
          </w:tcPr>
          <w:p w14:paraId="3D8D135B"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w:t>
            </w:r>
          </w:p>
        </w:tc>
        <w:tc>
          <w:tcPr>
            <w:tcW w:w="9072" w:type="dxa"/>
            <w:tcBorders>
              <w:top w:val="single" w:sz="4" w:space="0" w:color="auto"/>
              <w:left w:val="single" w:sz="4" w:space="0" w:color="auto"/>
              <w:bottom w:val="single" w:sz="4" w:space="0" w:color="auto"/>
            </w:tcBorders>
            <w:vAlign w:val="bottom"/>
          </w:tcPr>
          <w:p w14:paraId="682C5E5A"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Uden belægning, som fx natursti, skovsti og trampet sti, strand.</w:t>
            </w:r>
          </w:p>
        </w:tc>
      </w:tr>
      <w:tr w:rsidR="00CB4BEB" w:rsidRPr="00BD2F3F" w14:paraId="03D21E48" w14:textId="77777777" w:rsidTr="003C0924">
        <w:trPr>
          <w:trHeight w:hRule="exact" w:val="255"/>
        </w:trPr>
        <w:tc>
          <w:tcPr>
            <w:tcW w:w="1702" w:type="dxa"/>
            <w:tcBorders>
              <w:top w:val="single" w:sz="4" w:space="0" w:color="auto"/>
              <w:left w:val="single" w:sz="4" w:space="0" w:color="auto"/>
              <w:bottom w:val="single" w:sz="4" w:space="0" w:color="auto"/>
              <w:right w:val="single" w:sz="4" w:space="0" w:color="auto"/>
            </w:tcBorders>
            <w:shd w:val="clear" w:color="auto" w:fill="D9D9D9"/>
            <w:vAlign w:val="bottom"/>
          </w:tcPr>
          <w:p w14:paraId="0CAF2E8E"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8</w:t>
            </w:r>
          </w:p>
        </w:tc>
        <w:tc>
          <w:tcPr>
            <w:tcW w:w="1525" w:type="dxa"/>
            <w:tcBorders>
              <w:top w:val="single" w:sz="4" w:space="0" w:color="auto"/>
              <w:left w:val="single" w:sz="4" w:space="0" w:color="auto"/>
              <w:bottom w:val="single" w:sz="4" w:space="0" w:color="auto"/>
            </w:tcBorders>
            <w:vAlign w:val="bottom"/>
          </w:tcPr>
          <w:p w14:paraId="3799B017"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Andet</w:t>
            </w:r>
          </w:p>
        </w:tc>
        <w:tc>
          <w:tcPr>
            <w:tcW w:w="1276" w:type="dxa"/>
            <w:tcBorders>
              <w:top w:val="single" w:sz="4" w:space="0" w:color="auto"/>
              <w:left w:val="single" w:sz="4" w:space="0" w:color="auto"/>
              <w:bottom w:val="single" w:sz="4" w:space="0" w:color="auto"/>
              <w:right w:val="single" w:sz="4" w:space="0" w:color="auto"/>
            </w:tcBorders>
            <w:vAlign w:val="bottom"/>
          </w:tcPr>
          <w:p w14:paraId="1E05262B"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c>
          <w:tcPr>
            <w:tcW w:w="9072" w:type="dxa"/>
            <w:tcBorders>
              <w:top w:val="single" w:sz="4" w:space="0" w:color="auto"/>
              <w:left w:val="single" w:sz="4" w:space="0" w:color="auto"/>
              <w:bottom w:val="single" w:sz="4" w:space="0" w:color="auto"/>
            </w:tcBorders>
            <w:vAlign w:val="bottom"/>
          </w:tcPr>
          <w:p w14:paraId="469601DC"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Andet</w:t>
            </w:r>
          </w:p>
        </w:tc>
      </w:tr>
      <w:tr w:rsidR="00CB4BEB" w:rsidRPr="00BD2F3F" w14:paraId="54F0F430" w14:textId="77777777" w:rsidTr="003C0924">
        <w:trPr>
          <w:trHeight w:hRule="exact" w:val="255"/>
        </w:trPr>
        <w:tc>
          <w:tcPr>
            <w:tcW w:w="1702" w:type="dxa"/>
            <w:tcBorders>
              <w:top w:val="single" w:sz="4" w:space="0" w:color="auto"/>
              <w:left w:val="single" w:sz="4" w:space="0" w:color="auto"/>
              <w:bottom w:val="single" w:sz="4" w:space="0" w:color="auto"/>
              <w:right w:val="single" w:sz="4" w:space="0" w:color="auto"/>
            </w:tcBorders>
            <w:shd w:val="clear" w:color="auto" w:fill="D9D9D9"/>
            <w:vAlign w:val="bottom"/>
          </w:tcPr>
          <w:p w14:paraId="2EE05CF7"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9</w:t>
            </w:r>
          </w:p>
        </w:tc>
        <w:tc>
          <w:tcPr>
            <w:tcW w:w="1525" w:type="dxa"/>
            <w:tcBorders>
              <w:top w:val="single" w:sz="4" w:space="0" w:color="auto"/>
              <w:left w:val="single" w:sz="4" w:space="0" w:color="auto"/>
              <w:bottom w:val="single" w:sz="4" w:space="0" w:color="auto"/>
            </w:tcBorders>
            <w:vAlign w:val="bottom"/>
          </w:tcPr>
          <w:p w14:paraId="705B3B08"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Ukendt</w:t>
            </w:r>
          </w:p>
        </w:tc>
        <w:tc>
          <w:tcPr>
            <w:tcW w:w="1276" w:type="dxa"/>
            <w:tcBorders>
              <w:top w:val="single" w:sz="4" w:space="0" w:color="auto"/>
              <w:left w:val="single" w:sz="4" w:space="0" w:color="auto"/>
              <w:bottom w:val="single" w:sz="4" w:space="0" w:color="auto"/>
              <w:right w:val="single" w:sz="4" w:space="0" w:color="auto"/>
            </w:tcBorders>
            <w:vAlign w:val="bottom"/>
          </w:tcPr>
          <w:p w14:paraId="76F490CC"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c>
          <w:tcPr>
            <w:tcW w:w="9072" w:type="dxa"/>
            <w:tcBorders>
              <w:top w:val="single" w:sz="4" w:space="0" w:color="auto"/>
              <w:left w:val="single" w:sz="4" w:space="0" w:color="auto"/>
              <w:bottom w:val="single" w:sz="4" w:space="0" w:color="auto"/>
            </w:tcBorders>
            <w:vAlign w:val="bottom"/>
          </w:tcPr>
          <w:p w14:paraId="1F63DBB8"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Mangler viden om belægning</w:t>
            </w:r>
          </w:p>
        </w:tc>
      </w:tr>
    </w:tbl>
    <w:p w14:paraId="64531E58" w14:textId="77777777" w:rsidR="00331871" w:rsidRPr="00331871" w:rsidRDefault="00331871" w:rsidP="00CB4BEB">
      <w:pPr>
        <w:pStyle w:val="Overskrift3"/>
        <w:rPr>
          <w:rFonts w:ascii="Trebuchet MS" w:eastAsiaTheme="minorEastAsia" w:hAnsi="Trebuchet MS" w:cstheme="minorBidi"/>
          <w:sz w:val="18"/>
          <w:szCs w:val="18"/>
        </w:rPr>
      </w:pPr>
      <w:bookmarkStart w:id="1194" w:name="_Toc63351412"/>
    </w:p>
    <w:p w14:paraId="3AD4C72E" w14:textId="2E53EA60" w:rsidR="00CB4BEB" w:rsidRPr="00BD2F3F" w:rsidRDefault="00CB4BEB" w:rsidP="00CB4BEB">
      <w:pPr>
        <w:pStyle w:val="Overskrift3"/>
      </w:pPr>
      <w:bookmarkStart w:id="1195" w:name="_Toc122436074"/>
      <w:r w:rsidRPr="00BD2F3F">
        <w:t>4.3.25 Handicapegnet</w:t>
      </w:r>
      <w:r w:rsidRPr="00BD2F3F">
        <w:rPr>
          <w:rStyle w:val="TypografiOverskrift4BrugerdefineretfarveRGB0Tegn"/>
          <w:rFonts w:eastAsiaTheme="majorEastAsia"/>
          <w:b w:val="0"/>
          <w:sz w:val="28"/>
        </w:rPr>
        <w:t xml:space="preserve"> </w:t>
      </w:r>
      <w:r w:rsidRPr="00BD2F3F">
        <w:t>(</w:t>
      </w:r>
      <w:proofErr w:type="spellStart"/>
      <w:r w:rsidRPr="00BD2F3F">
        <w:t>d_basis_handicapegnet</w:t>
      </w:r>
      <w:proofErr w:type="spellEnd"/>
      <w:r w:rsidRPr="00BD2F3F">
        <w:t>)</w:t>
      </w:r>
      <w:bookmarkEnd w:id="1194"/>
      <w:bookmarkEnd w:id="1195"/>
      <w:r w:rsidRPr="00BD2F3F">
        <w:rPr>
          <w:rFonts w:ascii="Calibri" w:hAnsi="Calibri"/>
        </w:rPr>
        <w:t xml:space="preserve"> </w:t>
      </w:r>
    </w:p>
    <w:tbl>
      <w:tblPr>
        <w:tblW w:w="136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0"/>
        <w:gridCol w:w="2126"/>
        <w:gridCol w:w="709"/>
        <w:gridCol w:w="8837"/>
      </w:tblGrid>
      <w:tr w:rsidR="00CB4BEB" w:rsidRPr="00BD2F3F" w14:paraId="65A9BCE3" w14:textId="77777777" w:rsidTr="003C0924">
        <w:trPr>
          <w:trHeight w:hRule="exact" w:val="255"/>
        </w:trPr>
        <w:tc>
          <w:tcPr>
            <w:tcW w:w="1980" w:type="dxa"/>
            <w:tcBorders>
              <w:bottom w:val="single" w:sz="4" w:space="0" w:color="auto"/>
            </w:tcBorders>
            <w:shd w:val="clear" w:color="auto" w:fill="D9D9D9"/>
            <w:vAlign w:val="bottom"/>
          </w:tcPr>
          <w:p w14:paraId="0FE9FF37" w14:textId="77777777" w:rsidR="00CB4BEB" w:rsidRPr="00BD2F3F" w:rsidRDefault="00CB4BEB" w:rsidP="003C0924">
            <w:pPr>
              <w:rPr>
                <w:rFonts w:ascii="Trebuchet MS" w:hAnsi="Trebuchet MS" w:cs="Trebuchet MS"/>
                <w:b/>
                <w:bCs/>
                <w:sz w:val="18"/>
                <w:szCs w:val="18"/>
              </w:rPr>
            </w:pPr>
            <w:proofErr w:type="spellStart"/>
            <w:r w:rsidRPr="00BD2F3F">
              <w:rPr>
                <w:rFonts w:ascii="Trebuchet MS" w:hAnsi="Trebuchet MS" w:cs="Trebuchet MS"/>
                <w:b/>
                <w:bCs/>
                <w:sz w:val="18"/>
                <w:szCs w:val="18"/>
              </w:rPr>
              <w:t>handicapegnet_kode</w:t>
            </w:r>
            <w:proofErr w:type="spellEnd"/>
          </w:p>
        </w:tc>
        <w:tc>
          <w:tcPr>
            <w:tcW w:w="2126" w:type="dxa"/>
            <w:tcBorders>
              <w:bottom w:val="single" w:sz="4" w:space="0" w:color="auto"/>
            </w:tcBorders>
            <w:shd w:val="clear" w:color="auto" w:fill="D9D9D9"/>
            <w:vAlign w:val="bottom"/>
          </w:tcPr>
          <w:p w14:paraId="1EF089BE"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handicapegnet</w:t>
            </w:r>
          </w:p>
        </w:tc>
        <w:tc>
          <w:tcPr>
            <w:tcW w:w="709" w:type="dxa"/>
            <w:tcBorders>
              <w:bottom w:val="single" w:sz="4" w:space="0" w:color="auto"/>
            </w:tcBorders>
            <w:shd w:val="clear" w:color="auto" w:fill="D9D9D9"/>
            <w:vAlign w:val="bottom"/>
          </w:tcPr>
          <w:p w14:paraId="0CE110AC"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aktiv</w:t>
            </w:r>
          </w:p>
        </w:tc>
        <w:tc>
          <w:tcPr>
            <w:tcW w:w="8837" w:type="dxa"/>
            <w:tcBorders>
              <w:bottom w:val="single" w:sz="4" w:space="0" w:color="auto"/>
            </w:tcBorders>
            <w:shd w:val="clear" w:color="auto" w:fill="D9D9D9"/>
            <w:vAlign w:val="bottom"/>
          </w:tcPr>
          <w:p w14:paraId="31495760"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 xml:space="preserve">Begrebsdefinition </w:t>
            </w:r>
          </w:p>
        </w:tc>
      </w:tr>
      <w:tr w:rsidR="00CB4BEB" w:rsidRPr="00BD2F3F" w14:paraId="0C637CEC" w14:textId="77777777" w:rsidTr="003C0924">
        <w:trPr>
          <w:trHeight w:hRule="exact" w:val="465"/>
        </w:trPr>
        <w:tc>
          <w:tcPr>
            <w:tcW w:w="1980" w:type="dxa"/>
            <w:tcBorders>
              <w:top w:val="single" w:sz="4" w:space="0" w:color="auto"/>
              <w:left w:val="single" w:sz="4" w:space="0" w:color="auto"/>
              <w:bottom w:val="single" w:sz="4" w:space="0" w:color="auto"/>
              <w:right w:val="single" w:sz="4" w:space="0" w:color="auto"/>
            </w:tcBorders>
            <w:shd w:val="clear" w:color="auto" w:fill="D9D9D9"/>
            <w:vAlign w:val="bottom"/>
          </w:tcPr>
          <w:p w14:paraId="3BC04774"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w:t>
            </w:r>
          </w:p>
        </w:tc>
        <w:tc>
          <w:tcPr>
            <w:tcW w:w="2126" w:type="dxa"/>
            <w:tcBorders>
              <w:top w:val="single" w:sz="4" w:space="0" w:color="auto"/>
              <w:left w:val="single" w:sz="4" w:space="0" w:color="auto"/>
              <w:bottom w:val="single" w:sz="4" w:space="0" w:color="auto"/>
            </w:tcBorders>
            <w:vAlign w:val="bottom"/>
          </w:tcPr>
          <w:p w14:paraId="5A81F1B3"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Handicapegnet</w:t>
            </w:r>
          </w:p>
        </w:tc>
        <w:tc>
          <w:tcPr>
            <w:tcW w:w="709" w:type="dxa"/>
            <w:tcBorders>
              <w:top w:val="single" w:sz="4" w:space="0" w:color="auto"/>
              <w:left w:val="single" w:sz="4" w:space="0" w:color="auto"/>
              <w:bottom w:val="single" w:sz="4" w:space="0" w:color="auto"/>
              <w:right w:val="single" w:sz="4" w:space="0" w:color="auto"/>
            </w:tcBorders>
            <w:vAlign w:val="bottom"/>
          </w:tcPr>
          <w:p w14:paraId="46224195"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w:t>
            </w:r>
          </w:p>
        </w:tc>
        <w:tc>
          <w:tcPr>
            <w:tcW w:w="8837" w:type="dxa"/>
            <w:tcBorders>
              <w:top w:val="single" w:sz="4" w:space="0" w:color="auto"/>
              <w:left w:val="single" w:sz="4" w:space="0" w:color="auto"/>
              <w:bottom w:val="single" w:sz="4" w:space="0" w:color="auto"/>
            </w:tcBorders>
            <w:vAlign w:val="bottom"/>
          </w:tcPr>
          <w:p w14:paraId="2B3ADE00" w14:textId="77777777" w:rsidR="00CB4BEB" w:rsidRPr="00BD2F3F" w:rsidRDefault="00CB4BEB" w:rsidP="003C0924">
            <w:pPr>
              <w:rPr>
                <w:rFonts w:ascii="Trebuchet MS" w:hAnsi="Trebuchet MS"/>
                <w:sz w:val="18"/>
                <w:szCs w:val="18"/>
              </w:rPr>
            </w:pPr>
            <w:r w:rsidRPr="00BD2F3F">
              <w:rPr>
                <w:rFonts w:ascii="Trebuchet MS" w:hAnsi="Trebuchet MS" w:cs="Trebuchet MS"/>
                <w:sz w:val="18"/>
                <w:szCs w:val="18"/>
              </w:rPr>
              <w:t>Faciliteten er egnet for handicappede</w:t>
            </w:r>
            <w:r w:rsidRPr="001C707E">
              <w:rPr>
                <w:rFonts w:ascii="Trebuchet MS" w:hAnsi="Trebuchet MS" w:cs="Trebuchet MS"/>
                <w:sz w:val="18"/>
                <w:szCs w:val="18"/>
              </w:rPr>
              <w:t>, primært kørestolsbrugere og gangbesværede. Herunder faciliteter som er markeret med mærkningsordning www.godaggang.dk og/eller certificeret efter andre ordninger.</w:t>
            </w:r>
          </w:p>
        </w:tc>
      </w:tr>
      <w:tr w:rsidR="00CB4BEB" w:rsidRPr="00BD2F3F" w14:paraId="5AE901B2" w14:textId="77777777" w:rsidTr="003C0924">
        <w:trPr>
          <w:trHeight w:hRule="exact" w:val="841"/>
        </w:trPr>
        <w:tc>
          <w:tcPr>
            <w:tcW w:w="1980" w:type="dxa"/>
            <w:tcBorders>
              <w:top w:val="single" w:sz="4" w:space="0" w:color="auto"/>
              <w:left w:val="single" w:sz="4" w:space="0" w:color="auto"/>
              <w:bottom w:val="single" w:sz="4" w:space="0" w:color="auto"/>
              <w:right w:val="single" w:sz="4" w:space="0" w:color="auto"/>
            </w:tcBorders>
            <w:shd w:val="clear" w:color="auto" w:fill="D9D9D9"/>
            <w:vAlign w:val="bottom"/>
          </w:tcPr>
          <w:p w14:paraId="5FBC11D2"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w:t>
            </w:r>
          </w:p>
        </w:tc>
        <w:tc>
          <w:tcPr>
            <w:tcW w:w="2126" w:type="dxa"/>
            <w:tcBorders>
              <w:top w:val="single" w:sz="4" w:space="0" w:color="auto"/>
              <w:left w:val="single" w:sz="4" w:space="0" w:color="auto"/>
              <w:bottom w:val="single" w:sz="4" w:space="0" w:color="auto"/>
            </w:tcBorders>
            <w:vAlign w:val="bottom"/>
          </w:tcPr>
          <w:p w14:paraId="4D0485F2"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Delvist handicapegnet</w:t>
            </w:r>
          </w:p>
        </w:tc>
        <w:tc>
          <w:tcPr>
            <w:tcW w:w="709" w:type="dxa"/>
            <w:tcBorders>
              <w:top w:val="single" w:sz="4" w:space="0" w:color="auto"/>
              <w:left w:val="single" w:sz="4" w:space="0" w:color="auto"/>
              <w:bottom w:val="single" w:sz="4" w:space="0" w:color="auto"/>
              <w:right w:val="single" w:sz="4" w:space="0" w:color="auto"/>
            </w:tcBorders>
            <w:vAlign w:val="bottom"/>
          </w:tcPr>
          <w:p w14:paraId="41937AE4"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w:t>
            </w:r>
          </w:p>
        </w:tc>
        <w:tc>
          <w:tcPr>
            <w:tcW w:w="8837" w:type="dxa"/>
            <w:tcBorders>
              <w:top w:val="single" w:sz="4" w:space="0" w:color="auto"/>
              <w:left w:val="single" w:sz="4" w:space="0" w:color="auto"/>
              <w:bottom w:val="single" w:sz="4" w:space="0" w:color="auto"/>
            </w:tcBorders>
            <w:vAlign w:val="bottom"/>
          </w:tcPr>
          <w:p w14:paraId="51DE5ED5" w14:textId="77777777" w:rsidR="00CB4BEB" w:rsidRPr="00BD2F3F" w:rsidRDefault="00CB4BEB" w:rsidP="003C0924">
            <w:pPr>
              <w:rPr>
                <w:rFonts w:ascii="Trebuchet MS" w:hAnsi="Trebuchet MS" w:cs="Trebuchet MS"/>
                <w:sz w:val="18"/>
                <w:szCs w:val="18"/>
              </w:rPr>
            </w:pPr>
            <w:r>
              <w:t xml:space="preserve"> </w:t>
            </w:r>
            <w:r w:rsidRPr="001C707E">
              <w:rPr>
                <w:rFonts w:ascii="Trebuchet MS" w:hAnsi="Trebuchet MS" w:cs="Trebuchet MS"/>
                <w:sz w:val="18"/>
                <w:szCs w:val="18"/>
              </w:rPr>
              <w:t>Der er taget hensyn til adgang for handicappede primært gangbesværede og kørestolsbrugere. Det betyder at der er adgang med kørestol og at stedet er rimeligt handicapegnet, uden at alle normerne for tilgængelighed for handicappede nødvendigvis er overholdt.</w:t>
            </w:r>
          </w:p>
        </w:tc>
      </w:tr>
      <w:tr w:rsidR="00CB4BEB" w:rsidRPr="00BD2F3F" w14:paraId="03A13FDC" w14:textId="77777777" w:rsidTr="003C0924">
        <w:trPr>
          <w:trHeight w:hRule="exact" w:val="516"/>
        </w:trPr>
        <w:tc>
          <w:tcPr>
            <w:tcW w:w="1980" w:type="dxa"/>
            <w:tcBorders>
              <w:top w:val="single" w:sz="4" w:space="0" w:color="auto"/>
              <w:left w:val="single" w:sz="4" w:space="0" w:color="auto"/>
              <w:bottom w:val="single" w:sz="4" w:space="0" w:color="auto"/>
              <w:right w:val="single" w:sz="4" w:space="0" w:color="auto"/>
            </w:tcBorders>
            <w:shd w:val="clear" w:color="auto" w:fill="D9D9D9"/>
            <w:vAlign w:val="bottom"/>
          </w:tcPr>
          <w:p w14:paraId="37F2EE38"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3</w:t>
            </w:r>
          </w:p>
        </w:tc>
        <w:tc>
          <w:tcPr>
            <w:tcW w:w="2126" w:type="dxa"/>
            <w:tcBorders>
              <w:top w:val="single" w:sz="4" w:space="0" w:color="auto"/>
              <w:left w:val="single" w:sz="4" w:space="0" w:color="auto"/>
              <w:bottom w:val="single" w:sz="4" w:space="0" w:color="auto"/>
            </w:tcBorders>
            <w:vAlign w:val="bottom"/>
          </w:tcPr>
          <w:p w14:paraId="7DA9AB0A"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Ikke handicapegnet</w:t>
            </w:r>
          </w:p>
        </w:tc>
        <w:tc>
          <w:tcPr>
            <w:tcW w:w="709" w:type="dxa"/>
            <w:tcBorders>
              <w:top w:val="single" w:sz="4" w:space="0" w:color="auto"/>
              <w:left w:val="single" w:sz="4" w:space="0" w:color="auto"/>
              <w:bottom w:val="single" w:sz="4" w:space="0" w:color="auto"/>
              <w:right w:val="single" w:sz="4" w:space="0" w:color="auto"/>
            </w:tcBorders>
            <w:vAlign w:val="bottom"/>
          </w:tcPr>
          <w:p w14:paraId="71139085"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c>
          <w:tcPr>
            <w:tcW w:w="8837" w:type="dxa"/>
            <w:tcBorders>
              <w:top w:val="single" w:sz="4" w:space="0" w:color="auto"/>
              <w:left w:val="single" w:sz="4" w:space="0" w:color="auto"/>
              <w:bottom w:val="single" w:sz="4" w:space="0" w:color="auto"/>
            </w:tcBorders>
            <w:vAlign w:val="bottom"/>
          </w:tcPr>
          <w:p w14:paraId="169C421E" w14:textId="77777777" w:rsidR="00CB4BEB" w:rsidRPr="00BD2F3F" w:rsidRDefault="00CB4BEB" w:rsidP="003C0924">
            <w:pPr>
              <w:rPr>
                <w:rFonts w:ascii="Trebuchet MS" w:hAnsi="Trebuchet MS" w:cs="Trebuchet MS"/>
                <w:sz w:val="18"/>
                <w:szCs w:val="18"/>
              </w:rPr>
            </w:pPr>
            <w:r w:rsidRPr="001C707E">
              <w:rPr>
                <w:rFonts w:ascii="Trebuchet MS" w:hAnsi="Trebuchet MS" w:cs="Trebuchet MS"/>
                <w:sz w:val="18"/>
                <w:szCs w:val="18"/>
              </w:rPr>
              <w:t>Der er ikke taget hensyn til adgang for handicappede. Det betyder, at adgang med f.eks. kørestol kan være vanskelig.</w:t>
            </w:r>
          </w:p>
        </w:tc>
      </w:tr>
      <w:tr w:rsidR="00CB4BEB" w:rsidRPr="00BD2F3F" w14:paraId="27447D8E" w14:textId="77777777" w:rsidTr="003C0924">
        <w:trPr>
          <w:trHeight w:hRule="exact" w:val="255"/>
        </w:trPr>
        <w:tc>
          <w:tcPr>
            <w:tcW w:w="1980" w:type="dxa"/>
            <w:tcBorders>
              <w:top w:val="single" w:sz="4" w:space="0" w:color="auto"/>
              <w:left w:val="single" w:sz="4" w:space="0" w:color="auto"/>
              <w:bottom w:val="single" w:sz="4" w:space="0" w:color="auto"/>
              <w:right w:val="single" w:sz="4" w:space="0" w:color="auto"/>
            </w:tcBorders>
            <w:shd w:val="clear" w:color="auto" w:fill="D9D9D9"/>
            <w:vAlign w:val="bottom"/>
          </w:tcPr>
          <w:p w14:paraId="5C1B8EEC"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8</w:t>
            </w:r>
          </w:p>
        </w:tc>
        <w:tc>
          <w:tcPr>
            <w:tcW w:w="2126" w:type="dxa"/>
            <w:tcBorders>
              <w:top w:val="single" w:sz="4" w:space="0" w:color="auto"/>
              <w:left w:val="single" w:sz="4" w:space="0" w:color="auto"/>
              <w:bottom w:val="single" w:sz="4" w:space="0" w:color="auto"/>
            </w:tcBorders>
            <w:vAlign w:val="bottom"/>
          </w:tcPr>
          <w:p w14:paraId="2846CFD3"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Andet</w:t>
            </w:r>
          </w:p>
        </w:tc>
        <w:tc>
          <w:tcPr>
            <w:tcW w:w="709" w:type="dxa"/>
            <w:tcBorders>
              <w:top w:val="single" w:sz="4" w:space="0" w:color="auto"/>
              <w:left w:val="single" w:sz="4" w:space="0" w:color="auto"/>
              <w:bottom w:val="single" w:sz="4" w:space="0" w:color="auto"/>
              <w:right w:val="single" w:sz="4" w:space="0" w:color="auto"/>
            </w:tcBorders>
            <w:vAlign w:val="bottom"/>
          </w:tcPr>
          <w:p w14:paraId="3F9F8E32"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c>
          <w:tcPr>
            <w:tcW w:w="8837" w:type="dxa"/>
            <w:tcBorders>
              <w:top w:val="single" w:sz="4" w:space="0" w:color="auto"/>
              <w:left w:val="single" w:sz="4" w:space="0" w:color="auto"/>
              <w:bottom w:val="single" w:sz="4" w:space="0" w:color="auto"/>
            </w:tcBorders>
            <w:vAlign w:val="bottom"/>
          </w:tcPr>
          <w:p w14:paraId="671EE502"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Andet</w:t>
            </w:r>
          </w:p>
        </w:tc>
      </w:tr>
      <w:tr w:rsidR="00CB4BEB" w:rsidRPr="00BD2F3F" w14:paraId="200403F6" w14:textId="77777777" w:rsidTr="003C0924">
        <w:trPr>
          <w:trHeight w:hRule="exact" w:val="255"/>
        </w:trPr>
        <w:tc>
          <w:tcPr>
            <w:tcW w:w="1980" w:type="dxa"/>
            <w:tcBorders>
              <w:top w:val="single" w:sz="4" w:space="0" w:color="auto"/>
              <w:left w:val="single" w:sz="4" w:space="0" w:color="auto"/>
              <w:bottom w:val="single" w:sz="4" w:space="0" w:color="auto"/>
              <w:right w:val="single" w:sz="4" w:space="0" w:color="auto"/>
            </w:tcBorders>
            <w:shd w:val="clear" w:color="auto" w:fill="D9D9D9"/>
            <w:vAlign w:val="bottom"/>
          </w:tcPr>
          <w:p w14:paraId="099185C8"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9</w:t>
            </w:r>
          </w:p>
        </w:tc>
        <w:tc>
          <w:tcPr>
            <w:tcW w:w="2126" w:type="dxa"/>
            <w:tcBorders>
              <w:top w:val="single" w:sz="4" w:space="0" w:color="auto"/>
              <w:left w:val="single" w:sz="4" w:space="0" w:color="auto"/>
              <w:bottom w:val="single" w:sz="4" w:space="0" w:color="auto"/>
            </w:tcBorders>
            <w:vAlign w:val="bottom"/>
          </w:tcPr>
          <w:p w14:paraId="2EC6114A"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Ukendt</w:t>
            </w:r>
          </w:p>
        </w:tc>
        <w:tc>
          <w:tcPr>
            <w:tcW w:w="709" w:type="dxa"/>
            <w:tcBorders>
              <w:top w:val="single" w:sz="4" w:space="0" w:color="auto"/>
              <w:left w:val="single" w:sz="4" w:space="0" w:color="auto"/>
              <w:bottom w:val="single" w:sz="4" w:space="0" w:color="auto"/>
              <w:right w:val="single" w:sz="4" w:space="0" w:color="auto"/>
            </w:tcBorders>
            <w:vAlign w:val="bottom"/>
          </w:tcPr>
          <w:p w14:paraId="7F92103B"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c>
          <w:tcPr>
            <w:tcW w:w="8837" w:type="dxa"/>
            <w:tcBorders>
              <w:top w:val="single" w:sz="4" w:space="0" w:color="auto"/>
              <w:left w:val="single" w:sz="4" w:space="0" w:color="auto"/>
              <w:bottom w:val="single" w:sz="4" w:space="0" w:color="auto"/>
            </w:tcBorders>
            <w:vAlign w:val="bottom"/>
          </w:tcPr>
          <w:p w14:paraId="2185AB29"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Mangler viden om egnethed for handicappede.</w:t>
            </w:r>
          </w:p>
        </w:tc>
      </w:tr>
    </w:tbl>
    <w:p w14:paraId="43313880" w14:textId="77777777" w:rsidR="00331871" w:rsidRPr="00331871" w:rsidRDefault="00331871" w:rsidP="00CB4BEB">
      <w:pPr>
        <w:pStyle w:val="Overskrift3"/>
        <w:rPr>
          <w:rFonts w:ascii="Trebuchet MS" w:eastAsiaTheme="minorEastAsia" w:hAnsi="Trebuchet MS" w:cstheme="minorBidi"/>
          <w:sz w:val="18"/>
          <w:szCs w:val="18"/>
        </w:rPr>
      </w:pPr>
      <w:bookmarkStart w:id="1196" w:name="_Toc63351413"/>
    </w:p>
    <w:p w14:paraId="5518B375" w14:textId="6A5B1493" w:rsidR="00CB4BEB" w:rsidRPr="00BD2F3F" w:rsidRDefault="00CB4BEB" w:rsidP="00CB4BEB">
      <w:pPr>
        <w:pStyle w:val="Overskrift3"/>
        <w:rPr>
          <w:rFonts w:ascii="Calibri" w:hAnsi="Calibri"/>
        </w:rPr>
      </w:pPr>
      <w:bookmarkStart w:id="1197" w:name="_Toc122436075"/>
      <w:r w:rsidRPr="00BD2F3F">
        <w:t>4.3.26 Invasiv art</w:t>
      </w:r>
      <w:r w:rsidRPr="00BD2F3F">
        <w:rPr>
          <w:rStyle w:val="TypografiOverskrift4BrugerdefineretfarveRGB0Tegn"/>
          <w:rFonts w:eastAsiaTheme="majorEastAsia"/>
          <w:b w:val="0"/>
          <w:sz w:val="28"/>
        </w:rPr>
        <w:t xml:space="preserve"> </w:t>
      </w:r>
      <w:r w:rsidRPr="00BD2F3F">
        <w:t>(</w:t>
      </w:r>
      <w:proofErr w:type="spellStart"/>
      <w:r w:rsidRPr="00BD2F3F">
        <w:t>d_basis_invasivart</w:t>
      </w:r>
      <w:proofErr w:type="spellEnd"/>
      <w:r w:rsidRPr="00BD2F3F">
        <w:t>)</w:t>
      </w:r>
      <w:bookmarkEnd w:id="1196"/>
      <w:bookmarkEnd w:id="1197"/>
      <w:r w:rsidRPr="00BD2F3F">
        <w:rPr>
          <w:rFonts w:ascii="Calibri" w:hAnsi="Calibri"/>
        </w:rPr>
        <w:t xml:space="preserve"> </w:t>
      </w:r>
    </w:p>
    <w:p w14:paraId="2FA96719" w14:textId="77777777" w:rsidR="00CB4BEB" w:rsidRPr="006973BC" w:rsidRDefault="00CB4BEB" w:rsidP="00A96873">
      <w:pPr>
        <w:rPr>
          <w:rFonts w:ascii="Trebuchet MS" w:hAnsi="Trebuchet MS"/>
          <w:sz w:val="19"/>
          <w:szCs w:val="19"/>
        </w:rPr>
      </w:pPr>
      <w:r w:rsidRPr="006973BC">
        <w:rPr>
          <w:rFonts w:ascii="Trebuchet MS" w:hAnsi="Trebuchet MS"/>
          <w:sz w:val="19"/>
          <w:szCs w:val="19"/>
        </w:rPr>
        <w:t>Liste fra naturstyrelsens hjemmeside</w:t>
      </w:r>
    </w:p>
    <w:tbl>
      <w:tblPr>
        <w:tblW w:w="121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68"/>
        <w:gridCol w:w="3685"/>
        <w:gridCol w:w="4536"/>
        <w:gridCol w:w="1276"/>
        <w:gridCol w:w="992"/>
      </w:tblGrid>
      <w:tr w:rsidR="00CB4BEB" w:rsidRPr="00BD2F3F" w14:paraId="673F4D35" w14:textId="77777777" w:rsidTr="003C0924">
        <w:trPr>
          <w:trHeight w:hRule="exact" w:val="255"/>
        </w:trPr>
        <w:tc>
          <w:tcPr>
            <w:tcW w:w="1668" w:type="dxa"/>
            <w:tcBorders>
              <w:bottom w:val="single" w:sz="4" w:space="0" w:color="auto"/>
            </w:tcBorders>
            <w:shd w:val="clear" w:color="auto" w:fill="D9D9D9"/>
            <w:vAlign w:val="bottom"/>
          </w:tcPr>
          <w:p w14:paraId="10E4EA86" w14:textId="77777777" w:rsidR="00CB4BEB" w:rsidRPr="00BD2F3F" w:rsidRDefault="00CB4BEB" w:rsidP="003C0924">
            <w:pPr>
              <w:rPr>
                <w:rFonts w:ascii="Trebuchet MS" w:hAnsi="Trebuchet MS" w:cs="Trebuchet MS"/>
                <w:b/>
                <w:bCs/>
                <w:sz w:val="18"/>
                <w:szCs w:val="18"/>
              </w:rPr>
            </w:pPr>
            <w:proofErr w:type="spellStart"/>
            <w:r w:rsidRPr="00BD2F3F">
              <w:rPr>
                <w:rFonts w:ascii="Trebuchet MS" w:hAnsi="Trebuchet MS" w:cs="Trebuchet MS"/>
                <w:b/>
                <w:bCs/>
                <w:sz w:val="18"/>
                <w:szCs w:val="18"/>
              </w:rPr>
              <w:t>invasivart_kode</w:t>
            </w:r>
            <w:proofErr w:type="spellEnd"/>
          </w:p>
        </w:tc>
        <w:tc>
          <w:tcPr>
            <w:tcW w:w="3685" w:type="dxa"/>
            <w:tcBorders>
              <w:bottom w:val="single" w:sz="4" w:space="0" w:color="auto"/>
            </w:tcBorders>
            <w:shd w:val="clear" w:color="auto" w:fill="D9D9D9"/>
            <w:vAlign w:val="bottom"/>
          </w:tcPr>
          <w:p w14:paraId="3905D240" w14:textId="77777777" w:rsidR="00CB4BEB" w:rsidRPr="00BD2F3F" w:rsidRDefault="00CB4BEB" w:rsidP="003C0924">
            <w:pPr>
              <w:rPr>
                <w:rFonts w:ascii="Trebuchet MS" w:hAnsi="Trebuchet MS" w:cs="Trebuchet MS"/>
                <w:b/>
                <w:bCs/>
                <w:sz w:val="18"/>
                <w:szCs w:val="18"/>
              </w:rPr>
            </w:pPr>
            <w:proofErr w:type="spellStart"/>
            <w:r w:rsidRPr="00BD2F3F">
              <w:rPr>
                <w:rFonts w:ascii="Trebuchet MS" w:hAnsi="Trebuchet MS" w:cs="Trebuchet MS"/>
                <w:b/>
                <w:bCs/>
                <w:sz w:val="18"/>
                <w:szCs w:val="18"/>
              </w:rPr>
              <w:t>ia_dansknavn</w:t>
            </w:r>
            <w:proofErr w:type="spellEnd"/>
          </w:p>
        </w:tc>
        <w:tc>
          <w:tcPr>
            <w:tcW w:w="4536" w:type="dxa"/>
            <w:tcBorders>
              <w:bottom w:val="single" w:sz="4" w:space="0" w:color="auto"/>
            </w:tcBorders>
            <w:shd w:val="clear" w:color="auto" w:fill="D9D9D9"/>
          </w:tcPr>
          <w:p w14:paraId="2F5FA43D" w14:textId="77777777" w:rsidR="00CB4BEB" w:rsidRPr="00BD2F3F" w:rsidRDefault="00CB4BEB" w:rsidP="003C0924">
            <w:pPr>
              <w:rPr>
                <w:rFonts w:ascii="Trebuchet MS" w:hAnsi="Trebuchet MS" w:cs="Trebuchet MS"/>
                <w:b/>
                <w:bCs/>
                <w:sz w:val="18"/>
                <w:szCs w:val="18"/>
              </w:rPr>
            </w:pPr>
            <w:proofErr w:type="spellStart"/>
            <w:r w:rsidRPr="00BD2F3F">
              <w:rPr>
                <w:rFonts w:ascii="Trebuchet MS" w:hAnsi="Trebuchet MS" w:cs="Trebuchet MS"/>
                <w:b/>
                <w:bCs/>
                <w:sz w:val="18"/>
                <w:szCs w:val="18"/>
              </w:rPr>
              <w:t>ia_latinsknavn</w:t>
            </w:r>
            <w:proofErr w:type="spellEnd"/>
          </w:p>
        </w:tc>
        <w:tc>
          <w:tcPr>
            <w:tcW w:w="1276" w:type="dxa"/>
            <w:tcBorders>
              <w:bottom w:val="single" w:sz="4" w:space="0" w:color="auto"/>
            </w:tcBorders>
            <w:shd w:val="clear" w:color="auto" w:fill="D9D9D9"/>
          </w:tcPr>
          <w:p w14:paraId="032C7A7A" w14:textId="77777777" w:rsidR="00CB4BEB" w:rsidRPr="00BD2F3F" w:rsidRDefault="00CB4BEB" w:rsidP="003C0924">
            <w:pPr>
              <w:rPr>
                <w:rFonts w:ascii="Trebuchet MS" w:hAnsi="Trebuchet MS" w:cs="Trebuchet MS"/>
                <w:b/>
                <w:bCs/>
                <w:sz w:val="18"/>
                <w:szCs w:val="18"/>
              </w:rPr>
            </w:pPr>
            <w:proofErr w:type="spellStart"/>
            <w:r w:rsidRPr="00BD2F3F">
              <w:rPr>
                <w:rFonts w:ascii="Trebuchet MS" w:hAnsi="Trebuchet MS" w:cs="Trebuchet MS"/>
                <w:b/>
                <w:bCs/>
                <w:sz w:val="18"/>
                <w:szCs w:val="18"/>
              </w:rPr>
              <w:t>ia_rige</w:t>
            </w:r>
            <w:proofErr w:type="spellEnd"/>
          </w:p>
        </w:tc>
        <w:tc>
          <w:tcPr>
            <w:tcW w:w="992" w:type="dxa"/>
            <w:tcBorders>
              <w:bottom w:val="single" w:sz="4" w:space="0" w:color="auto"/>
            </w:tcBorders>
            <w:shd w:val="clear" w:color="auto" w:fill="D9D9D9"/>
            <w:vAlign w:val="bottom"/>
          </w:tcPr>
          <w:p w14:paraId="5C634447"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aktiv</w:t>
            </w:r>
          </w:p>
        </w:tc>
      </w:tr>
      <w:tr w:rsidR="00CB4BEB" w:rsidRPr="00BD2F3F" w14:paraId="7963F29D" w14:textId="77777777" w:rsidTr="003C0924">
        <w:trPr>
          <w:trHeight w:hRule="exact" w:val="255"/>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0281CCF0"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lastRenderedPageBreak/>
              <w:t>1010</w:t>
            </w:r>
          </w:p>
        </w:tc>
        <w:tc>
          <w:tcPr>
            <w:tcW w:w="3685" w:type="dxa"/>
            <w:tcBorders>
              <w:top w:val="single" w:sz="4" w:space="0" w:color="auto"/>
              <w:left w:val="single" w:sz="4" w:space="0" w:color="auto"/>
              <w:bottom w:val="single" w:sz="4" w:space="0" w:color="auto"/>
            </w:tcBorders>
            <w:vAlign w:val="bottom"/>
          </w:tcPr>
          <w:p w14:paraId="489FCF21"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Almindelig pæleorm</w:t>
            </w:r>
          </w:p>
        </w:tc>
        <w:tc>
          <w:tcPr>
            <w:tcW w:w="4536" w:type="dxa"/>
            <w:tcBorders>
              <w:top w:val="single" w:sz="4" w:space="0" w:color="auto"/>
              <w:left w:val="single" w:sz="4" w:space="0" w:color="auto"/>
              <w:bottom w:val="single" w:sz="4" w:space="0" w:color="auto"/>
            </w:tcBorders>
            <w:vAlign w:val="bottom"/>
          </w:tcPr>
          <w:p w14:paraId="35DA0AD2"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Teredo navalis</w:t>
            </w:r>
          </w:p>
        </w:tc>
        <w:tc>
          <w:tcPr>
            <w:tcW w:w="1276" w:type="dxa"/>
            <w:tcBorders>
              <w:top w:val="single" w:sz="4" w:space="0" w:color="auto"/>
              <w:left w:val="single" w:sz="4" w:space="0" w:color="auto"/>
              <w:bottom w:val="single" w:sz="4" w:space="0" w:color="auto"/>
            </w:tcBorders>
            <w:vAlign w:val="bottom"/>
          </w:tcPr>
          <w:p w14:paraId="08DDDF01"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42C0CC21" w14:textId="77777777" w:rsidR="00CB4BEB" w:rsidRPr="00BD2F3F" w:rsidRDefault="00CB4BEB" w:rsidP="003C0924">
            <w:pPr>
              <w:jc w:val="center"/>
              <w:rPr>
                <w:rFonts w:ascii="Trebuchet MS" w:hAnsi="Trebuchet MS"/>
                <w:sz w:val="18"/>
                <w:szCs w:val="18"/>
              </w:rPr>
            </w:pPr>
            <w:r w:rsidRPr="00BD2F3F">
              <w:rPr>
                <w:rFonts w:ascii="Trebuchet MS" w:hAnsi="Trebuchet MS" w:cs="Trebuchet MS"/>
                <w:sz w:val="18"/>
                <w:szCs w:val="18"/>
              </w:rPr>
              <w:t>1</w:t>
            </w:r>
          </w:p>
        </w:tc>
      </w:tr>
      <w:tr w:rsidR="00CB4BEB" w:rsidRPr="00BD2F3F" w14:paraId="5D02B0ED" w14:textId="77777777" w:rsidTr="003C0924">
        <w:trPr>
          <w:trHeight w:hRule="exact" w:val="255"/>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0A5F6F11"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1020</w:t>
            </w:r>
          </w:p>
        </w:tc>
        <w:tc>
          <w:tcPr>
            <w:tcW w:w="3685" w:type="dxa"/>
            <w:tcBorders>
              <w:top w:val="single" w:sz="4" w:space="0" w:color="auto"/>
              <w:left w:val="single" w:sz="4" w:space="0" w:color="auto"/>
              <w:bottom w:val="single" w:sz="4" w:space="0" w:color="auto"/>
            </w:tcBorders>
            <w:vAlign w:val="bottom"/>
          </w:tcPr>
          <w:p w14:paraId="0A34A6BC"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Amerikansk knivmusling</w:t>
            </w:r>
          </w:p>
        </w:tc>
        <w:tc>
          <w:tcPr>
            <w:tcW w:w="4536" w:type="dxa"/>
            <w:tcBorders>
              <w:top w:val="single" w:sz="4" w:space="0" w:color="auto"/>
              <w:left w:val="single" w:sz="4" w:space="0" w:color="auto"/>
              <w:bottom w:val="single" w:sz="4" w:space="0" w:color="auto"/>
            </w:tcBorders>
            <w:vAlign w:val="bottom"/>
          </w:tcPr>
          <w:p w14:paraId="20ED3FAF" w14:textId="77777777" w:rsidR="00CB4BEB" w:rsidRPr="00BD2F3F" w:rsidRDefault="00CB4BEB" w:rsidP="003C0924">
            <w:pPr>
              <w:rPr>
                <w:rFonts w:ascii="Trebuchet MS" w:hAnsi="Trebuchet MS"/>
                <w:sz w:val="18"/>
                <w:szCs w:val="18"/>
              </w:rPr>
            </w:pPr>
            <w:proofErr w:type="spellStart"/>
            <w:r w:rsidRPr="00BD2F3F">
              <w:rPr>
                <w:rFonts w:ascii="Trebuchet MS" w:hAnsi="Trebuchet MS"/>
                <w:sz w:val="18"/>
                <w:szCs w:val="18"/>
              </w:rPr>
              <w:t>Ensis</w:t>
            </w:r>
            <w:proofErr w:type="spellEnd"/>
            <w:r w:rsidRPr="00BD2F3F">
              <w:rPr>
                <w:rFonts w:ascii="Trebuchet MS" w:hAnsi="Trebuchet MS"/>
                <w:sz w:val="18"/>
                <w:szCs w:val="18"/>
              </w:rPr>
              <w:t xml:space="preserve"> </w:t>
            </w:r>
            <w:proofErr w:type="spellStart"/>
            <w:r w:rsidRPr="00BD2F3F">
              <w:rPr>
                <w:rFonts w:ascii="Trebuchet MS" w:hAnsi="Trebuchet MS"/>
                <w:sz w:val="18"/>
                <w:szCs w:val="18"/>
              </w:rPr>
              <w:t>americanus</w:t>
            </w:r>
            <w:proofErr w:type="spellEnd"/>
          </w:p>
        </w:tc>
        <w:tc>
          <w:tcPr>
            <w:tcW w:w="1276" w:type="dxa"/>
            <w:tcBorders>
              <w:top w:val="single" w:sz="4" w:space="0" w:color="auto"/>
              <w:left w:val="single" w:sz="4" w:space="0" w:color="auto"/>
              <w:bottom w:val="single" w:sz="4" w:space="0" w:color="auto"/>
            </w:tcBorders>
            <w:vAlign w:val="bottom"/>
          </w:tcPr>
          <w:p w14:paraId="48B0D7B1"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434F8734" w14:textId="77777777" w:rsidR="00CB4BEB" w:rsidRPr="00BD2F3F" w:rsidRDefault="00CB4BEB" w:rsidP="003C0924">
            <w:pPr>
              <w:jc w:val="center"/>
              <w:rPr>
                <w:rFonts w:ascii="Trebuchet MS" w:hAnsi="Trebuchet MS"/>
                <w:sz w:val="18"/>
                <w:szCs w:val="18"/>
              </w:rPr>
            </w:pPr>
            <w:r w:rsidRPr="00BD2F3F">
              <w:rPr>
                <w:rFonts w:ascii="Trebuchet MS" w:hAnsi="Trebuchet MS" w:cs="Trebuchet MS"/>
                <w:sz w:val="18"/>
                <w:szCs w:val="18"/>
              </w:rPr>
              <w:t>1</w:t>
            </w:r>
          </w:p>
        </w:tc>
      </w:tr>
      <w:tr w:rsidR="00CB4BEB" w:rsidRPr="00BD2F3F" w14:paraId="730A6029"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4B4A6889"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1030</w:t>
            </w:r>
          </w:p>
        </w:tc>
        <w:tc>
          <w:tcPr>
            <w:tcW w:w="3685" w:type="dxa"/>
            <w:tcBorders>
              <w:top w:val="single" w:sz="4" w:space="0" w:color="auto"/>
              <w:left w:val="single" w:sz="4" w:space="0" w:color="auto"/>
              <w:bottom w:val="single" w:sz="4" w:space="0" w:color="auto"/>
            </w:tcBorders>
            <w:vAlign w:val="bottom"/>
          </w:tcPr>
          <w:p w14:paraId="009933F4"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Amerikansk Ribbegople</w:t>
            </w:r>
          </w:p>
        </w:tc>
        <w:tc>
          <w:tcPr>
            <w:tcW w:w="4536" w:type="dxa"/>
            <w:tcBorders>
              <w:top w:val="single" w:sz="4" w:space="0" w:color="auto"/>
              <w:left w:val="single" w:sz="4" w:space="0" w:color="auto"/>
              <w:bottom w:val="single" w:sz="4" w:space="0" w:color="auto"/>
            </w:tcBorders>
            <w:vAlign w:val="bottom"/>
          </w:tcPr>
          <w:p w14:paraId="106AC580" w14:textId="77777777" w:rsidR="00CB4BEB" w:rsidRPr="00BD2F3F" w:rsidRDefault="00CB4BEB" w:rsidP="003C0924">
            <w:pPr>
              <w:rPr>
                <w:rFonts w:ascii="Trebuchet MS" w:hAnsi="Trebuchet MS"/>
                <w:sz w:val="18"/>
                <w:szCs w:val="18"/>
              </w:rPr>
            </w:pPr>
            <w:proofErr w:type="spellStart"/>
            <w:r w:rsidRPr="00BD2F3F">
              <w:rPr>
                <w:rFonts w:ascii="Trebuchet MS" w:hAnsi="Trebuchet MS"/>
                <w:sz w:val="18"/>
                <w:szCs w:val="18"/>
              </w:rPr>
              <w:t>Mnemiopsis</w:t>
            </w:r>
            <w:proofErr w:type="spellEnd"/>
            <w:r w:rsidRPr="00BD2F3F">
              <w:rPr>
                <w:rFonts w:ascii="Trebuchet MS" w:hAnsi="Trebuchet MS"/>
                <w:sz w:val="18"/>
                <w:szCs w:val="18"/>
              </w:rPr>
              <w:t xml:space="preserve"> </w:t>
            </w:r>
            <w:proofErr w:type="spellStart"/>
            <w:r w:rsidRPr="00BD2F3F">
              <w:rPr>
                <w:rFonts w:ascii="Trebuchet MS" w:hAnsi="Trebuchet MS"/>
                <w:sz w:val="18"/>
                <w:szCs w:val="18"/>
              </w:rPr>
              <w:t>leidyi</w:t>
            </w:r>
            <w:proofErr w:type="spellEnd"/>
          </w:p>
        </w:tc>
        <w:tc>
          <w:tcPr>
            <w:tcW w:w="1276" w:type="dxa"/>
            <w:tcBorders>
              <w:top w:val="single" w:sz="4" w:space="0" w:color="auto"/>
              <w:left w:val="single" w:sz="4" w:space="0" w:color="auto"/>
              <w:bottom w:val="single" w:sz="4" w:space="0" w:color="auto"/>
            </w:tcBorders>
            <w:vAlign w:val="bottom"/>
          </w:tcPr>
          <w:p w14:paraId="6B277945"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64643321"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5AFF4AB8"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701809AA"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1040</w:t>
            </w:r>
          </w:p>
        </w:tc>
        <w:tc>
          <w:tcPr>
            <w:tcW w:w="3685" w:type="dxa"/>
            <w:tcBorders>
              <w:top w:val="single" w:sz="4" w:space="0" w:color="auto"/>
              <w:left w:val="single" w:sz="4" w:space="0" w:color="auto"/>
              <w:bottom w:val="single" w:sz="4" w:space="0" w:color="auto"/>
            </w:tcBorders>
            <w:vAlign w:val="bottom"/>
          </w:tcPr>
          <w:p w14:paraId="6537B9DD"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 xml:space="preserve">Amerikansk </w:t>
            </w:r>
            <w:proofErr w:type="spellStart"/>
            <w:r w:rsidRPr="00BD2F3F">
              <w:rPr>
                <w:rFonts w:ascii="Trebuchet MS" w:hAnsi="Trebuchet MS"/>
                <w:sz w:val="18"/>
                <w:szCs w:val="18"/>
              </w:rPr>
              <w:t>Skarveand</w:t>
            </w:r>
            <w:proofErr w:type="spellEnd"/>
          </w:p>
        </w:tc>
        <w:tc>
          <w:tcPr>
            <w:tcW w:w="4536" w:type="dxa"/>
            <w:tcBorders>
              <w:top w:val="single" w:sz="4" w:space="0" w:color="auto"/>
              <w:left w:val="single" w:sz="4" w:space="0" w:color="auto"/>
              <w:bottom w:val="single" w:sz="4" w:space="0" w:color="auto"/>
            </w:tcBorders>
            <w:vAlign w:val="bottom"/>
          </w:tcPr>
          <w:p w14:paraId="25E23DE9" w14:textId="77777777" w:rsidR="00CB4BEB" w:rsidRPr="00BD2F3F" w:rsidRDefault="00CB4BEB" w:rsidP="003C0924">
            <w:pPr>
              <w:rPr>
                <w:rFonts w:ascii="Trebuchet MS" w:hAnsi="Trebuchet MS"/>
                <w:sz w:val="18"/>
                <w:szCs w:val="18"/>
              </w:rPr>
            </w:pPr>
            <w:proofErr w:type="spellStart"/>
            <w:r w:rsidRPr="00BD2F3F">
              <w:rPr>
                <w:rFonts w:ascii="Trebuchet MS" w:hAnsi="Trebuchet MS"/>
                <w:sz w:val="18"/>
                <w:szCs w:val="18"/>
              </w:rPr>
              <w:t>Oxyura</w:t>
            </w:r>
            <w:proofErr w:type="spellEnd"/>
            <w:r w:rsidRPr="00BD2F3F">
              <w:rPr>
                <w:rFonts w:ascii="Trebuchet MS" w:hAnsi="Trebuchet MS"/>
                <w:sz w:val="18"/>
                <w:szCs w:val="18"/>
              </w:rPr>
              <w:t xml:space="preserve"> </w:t>
            </w:r>
            <w:proofErr w:type="spellStart"/>
            <w:r w:rsidRPr="00BD2F3F">
              <w:rPr>
                <w:rFonts w:ascii="Trebuchet MS" w:hAnsi="Trebuchet MS"/>
                <w:sz w:val="18"/>
                <w:szCs w:val="18"/>
              </w:rPr>
              <w:t>jamaicensis</w:t>
            </w:r>
            <w:proofErr w:type="spellEnd"/>
          </w:p>
        </w:tc>
        <w:tc>
          <w:tcPr>
            <w:tcW w:w="1276" w:type="dxa"/>
            <w:tcBorders>
              <w:top w:val="single" w:sz="4" w:space="0" w:color="auto"/>
              <w:left w:val="single" w:sz="4" w:space="0" w:color="auto"/>
              <w:bottom w:val="single" w:sz="4" w:space="0" w:color="auto"/>
            </w:tcBorders>
            <w:vAlign w:val="bottom"/>
          </w:tcPr>
          <w:p w14:paraId="736DD953"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58374282"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3C2107F3"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0EE2585A"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1050</w:t>
            </w:r>
          </w:p>
        </w:tc>
        <w:tc>
          <w:tcPr>
            <w:tcW w:w="3685" w:type="dxa"/>
            <w:tcBorders>
              <w:top w:val="single" w:sz="4" w:space="0" w:color="auto"/>
              <w:left w:val="single" w:sz="4" w:space="0" w:color="auto"/>
              <w:bottom w:val="single" w:sz="4" w:space="0" w:color="auto"/>
            </w:tcBorders>
            <w:vAlign w:val="bottom"/>
          </w:tcPr>
          <w:p w14:paraId="1C643091"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Bisamrotte</w:t>
            </w:r>
          </w:p>
        </w:tc>
        <w:tc>
          <w:tcPr>
            <w:tcW w:w="4536" w:type="dxa"/>
            <w:tcBorders>
              <w:top w:val="single" w:sz="4" w:space="0" w:color="auto"/>
              <w:left w:val="single" w:sz="4" w:space="0" w:color="auto"/>
              <w:bottom w:val="single" w:sz="4" w:space="0" w:color="auto"/>
            </w:tcBorders>
            <w:vAlign w:val="bottom"/>
          </w:tcPr>
          <w:p w14:paraId="4AA7E32C" w14:textId="77777777" w:rsidR="00CB4BEB" w:rsidRPr="00BD2F3F" w:rsidRDefault="00CB4BEB" w:rsidP="003C0924">
            <w:pPr>
              <w:rPr>
                <w:rFonts w:ascii="Trebuchet MS" w:hAnsi="Trebuchet MS"/>
                <w:sz w:val="18"/>
                <w:szCs w:val="18"/>
              </w:rPr>
            </w:pPr>
            <w:proofErr w:type="spellStart"/>
            <w:r w:rsidRPr="00BD2F3F">
              <w:rPr>
                <w:rFonts w:ascii="Trebuchet MS" w:hAnsi="Trebuchet MS"/>
                <w:sz w:val="18"/>
                <w:szCs w:val="18"/>
              </w:rPr>
              <w:t>Ondatra</w:t>
            </w:r>
            <w:proofErr w:type="spellEnd"/>
            <w:r w:rsidRPr="00BD2F3F">
              <w:rPr>
                <w:rFonts w:ascii="Trebuchet MS" w:hAnsi="Trebuchet MS"/>
                <w:sz w:val="18"/>
                <w:szCs w:val="18"/>
              </w:rPr>
              <w:t xml:space="preserve"> </w:t>
            </w:r>
            <w:proofErr w:type="spellStart"/>
            <w:r w:rsidRPr="00BD2F3F">
              <w:rPr>
                <w:rFonts w:ascii="Trebuchet MS" w:hAnsi="Trebuchet MS"/>
                <w:sz w:val="18"/>
                <w:szCs w:val="18"/>
              </w:rPr>
              <w:t>zibethicus</w:t>
            </w:r>
            <w:proofErr w:type="spellEnd"/>
          </w:p>
        </w:tc>
        <w:tc>
          <w:tcPr>
            <w:tcW w:w="1276" w:type="dxa"/>
            <w:tcBorders>
              <w:top w:val="single" w:sz="4" w:space="0" w:color="auto"/>
              <w:left w:val="single" w:sz="4" w:space="0" w:color="auto"/>
              <w:bottom w:val="single" w:sz="4" w:space="0" w:color="auto"/>
            </w:tcBorders>
            <w:vAlign w:val="bottom"/>
          </w:tcPr>
          <w:p w14:paraId="25C2E72D"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412B7B2B"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08707993"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5A3ABB42"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1060</w:t>
            </w:r>
          </w:p>
        </w:tc>
        <w:tc>
          <w:tcPr>
            <w:tcW w:w="3685" w:type="dxa"/>
            <w:tcBorders>
              <w:top w:val="single" w:sz="4" w:space="0" w:color="auto"/>
              <w:left w:val="single" w:sz="4" w:space="0" w:color="auto"/>
              <w:bottom w:val="single" w:sz="4" w:space="0" w:color="auto"/>
            </w:tcBorders>
            <w:vAlign w:val="bottom"/>
          </w:tcPr>
          <w:p w14:paraId="1A2EC5D8"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Brun rotte</w:t>
            </w:r>
          </w:p>
        </w:tc>
        <w:tc>
          <w:tcPr>
            <w:tcW w:w="4536" w:type="dxa"/>
            <w:tcBorders>
              <w:top w:val="single" w:sz="4" w:space="0" w:color="auto"/>
              <w:left w:val="single" w:sz="4" w:space="0" w:color="auto"/>
              <w:bottom w:val="single" w:sz="4" w:space="0" w:color="auto"/>
            </w:tcBorders>
            <w:vAlign w:val="bottom"/>
          </w:tcPr>
          <w:p w14:paraId="0F68B468" w14:textId="77777777" w:rsidR="00CB4BEB" w:rsidRPr="00BD2F3F" w:rsidRDefault="00CB4BEB" w:rsidP="003C0924">
            <w:pPr>
              <w:rPr>
                <w:rFonts w:ascii="Trebuchet MS" w:hAnsi="Trebuchet MS"/>
                <w:sz w:val="18"/>
                <w:szCs w:val="18"/>
              </w:rPr>
            </w:pPr>
            <w:proofErr w:type="spellStart"/>
            <w:r w:rsidRPr="00BD2F3F">
              <w:rPr>
                <w:rFonts w:ascii="Trebuchet MS" w:hAnsi="Trebuchet MS"/>
                <w:sz w:val="18"/>
                <w:szCs w:val="18"/>
              </w:rPr>
              <w:t>Rattus</w:t>
            </w:r>
            <w:proofErr w:type="spellEnd"/>
            <w:r w:rsidRPr="00BD2F3F">
              <w:rPr>
                <w:rFonts w:ascii="Trebuchet MS" w:hAnsi="Trebuchet MS"/>
                <w:sz w:val="18"/>
                <w:szCs w:val="18"/>
              </w:rPr>
              <w:t xml:space="preserve"> </w:t>
            </w:r>
            <w:proofErr w:type="spellStart"/>
            <w:r w:rsidRPr="00BD2F3F">
              <w:rPr>
                <w:rFonts w:ascii="Trebuchet MS" w:hAnsi="Trebuchet MS"/>
                <w:sz w:val="18"/>
                <w:szCs w:val="18"/>
              </w:rPr>
              <w:t>norvegicus</w:t>
            </w:r>
            <w:proofErr w:type="spellEnd"/>
          </w:p>
        </w:tc>
        <w:tc>
          <w:tcPr>
            <w:tcW w:w="1276" w:type="dxa"/>
            <w:tcBorders>
              <w:top w:val="single" w:sz="4" w:space="0" w:color="auto"/>
              <w:left w:val="single" w:sz="4" w:space="0" w:color="auto"/>
              <w:bottom w:val="single" w:sz="4" w:space="0" w:color="auto"/>
            </w:tcBorders>
            <w:vAlign w:val="bottom"/>
          </w:tcPr>
          <w:p w14:paraId="3EDDB174"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59ED8768"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0FE8AF9D"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5DF4B93E"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1070</w:t>
            </w:r>
          </w:p>
        </w:tc>
        <w:tc>
          <w:tcPr>
            <w:tcW w:w="3685" w:type="dxa"/>
            <w:tcBorders>
              <w:top w:val="single" w:sz="4" w:space="0" w:color="auto"/>
              <w:left w:val="single" w:sz="4" w:space="0" w:color="auto"/>
              <w:bottom w:val="single" w:sz="4" w:space="0" w:color="auto"/>
            </w:tcBorders>
            <w:vAlign w:val="bottom"/>
          </w:tcPr>
          <w:p w14:paraId="10736C3F"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Canadagås</w:t>
            </w:r>
          </w:p>
        </w:tc>
        <w:tc>
          <w:tcPr>
            <w:tcW w:w="4536" w:type="dxa"/>
            <w:tcBorders>
              <w:top w:val="single" w:sz="4" w:space="0" w:color="auto"/>
              <w:left w:val="single" w:sz="4" w:space="0" w:color="auto"/>
              <w:bottom w:val="single" w:sz="4" w:space="0" w:color="auto"/>
            </w:tcBorders>
            <w:vAlign w:val="bottom"/>
          </w:tcPr>
          <w:p w14:paraId="370C75DE"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 xml:space="preserve">Branta </w:t>
            </w:r>
            <w:proofErr w:type="spellStart"/>
            <w:r w:rsidRPr="00BD2F3F">
              <w:rPr>
                <w:rFonts w:ascii="Trebuchet MS" w:hAnsi="Trebuchet MS"/>
                <w:sz w:val="18"/>
                <w:szCs w:val="18"/>
              </w:rPr>
              <w:t>canadensis</w:t>
            </w:r>
            <w:proofErr w:type="spellEnd"/>
          </w:p>
        </w:tc>
        <w:tc>
          <w:tcPr>
            <w:tcW w:w="1276" w:type="dxa"/>
            <w:tcBorders>
              <w:top w:val="single" w:sz="4" w:space="0" w:color="auto"/>
              <w:left w:val="single" w:sz="4" w:space="0" w:color="auto"/>
              <w:bottom w:val="single" w:sz="4" w:space="0" w:color="auto"/>
            </w:tcBorders>
            <w:vAlign w:val="bottom"/>
          </w:tcPr>
          <w:p w14:paraId="74129C56"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09049584"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3DD626BB"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6CA5D886"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1080</w:t>
            </w:r>
          </w:p>
        </w:tc>
        <w:tc>
          <w:tcPr>
            <w:tcW w:w="3685" w:type="dxa"/>
            <w:tcBorders>
              <w:top w:val="single" w:sz="4" w:space="0" w:color="auto"/>
              <w:left w:val="single" w:sz="4" w:space="0" w:color="auto"/>
              <w:bottom w:val="single" w:sz="4" w:space="0" w:color="auto"/>
            </w:tcBorders>
            <w:vAlign w:val="bottom"/>
          </w:tcPr>
          <w:p w14:paraId="31707941" w14:textId="77777777" w:rsidR="00CB4BEB" w:rsidRPr="00BD2F3F" w:rsidRDefault="00CB4BEB" w:rsidP="003C0924">
            <w:pPr>
              <w:rPr>
                <w:rFonts w:ascii="Trebuchet MS" w:hAnsi="Trebuchet MS"/>
                <w:sz w:val="18"/>
                <w:szCs w:val="18"/>
              </w:rPr>
            </w:pPr>
            <w:proofErr w:type="spellStart"/>
            <w:r w:rsidRPr="00BD2F3F">
              <w:rPr>
                <w:rFonts w:ascii="Trebuchet MS" w:hAnsi="Trebuchet MS"/>
                <w:sz w:val="18"/>
                <w:szCs w:val="18"/>
              </w:rPr>
              <w:t>Galizisk</w:t>
            </w:r>
            <w:proofErr w:type="spellEnd"/>
            <w:r w:rsidRPr="00BD2F3F">
              <w:rPr>
                <w:rFonts w:ascii="Trebuchet MS" w:hAnsi="Trebuchet MS"/>
                <w:sz w:val="18"/>
                <w:szCs w:val="18"/>
              </w:rPr>
              <w:t xml:space="preserve"> sumpkrebs/</w:t>
            </w:r>
            <w:proofErr w:type="spellStart"/>
            <w:r w:rsidRPr="00BD2F3F">
              <w:rPr>
                <w:rFonts w:ascii="Trebuchet MS" w:hAnsi="Trebuchet MS"/>
                <w:sz w:val="18"/>
                <w:szCs w:val="18"/>
              </w:rPr>
              <w:t>Tyrkerkrebs</w:t>
            </w:r>
            <w:proofErr w:type="spellEnd"/>
          </w:p>
        </w:tc>
        <w:tc>
          <w:tcPr>
            <w:tcW w:w="4536" w:type="dxa"/>
            <w:tcBorders>
              <w:top w:val="single" w:sz="4" w:space="0" w:color="auto"/>
              <w:left w:val="single" w:sz="4" w:space="0" w:color="auto"/>
              <w:bottom w:val="single" w:sz="4" w:space="0" w:color="auto"/>
            </w:tcBorders>
            <w:vAlign w:val="bottom"/>
          </w:tcPr>
          <w:p w14:paraId="42E86DBB" w14:textId="77777777" w:rsidR="00CB4BEB" w:rsidRPr="00BD2F3F" w:rsidRDefault="00CB4BEB" w:rsidP="003C0924">
            <w:pPr>
              <w:rPr>
                <w:rFonts w:ascii="Trebuchet MS" w:hAnsi="Trebuchet MS"/>
                <w:sz w:val="18"/>
                <w:szCs w:val="18"/>
                <w:lang w:val="en-US"/>
              </w:rPr>
            </w:pPr>
            <w:proofErr w:type="spellStart"/>
            <w:r w:rsidRPr="00BD2F3F">
              <w:rPr>
                <w:rFonts w:ascii="Trebuchet MS" w:hAnsi="Trebuchet MS"/>
                <w:sz w:val="18"/>
                <w:szCs w:val="18"/>
                <w:lang w:val="en-US"/>
              </w:rPr>
              <w:t>Potamobius</w:t>
            </w:r>
            <w:proofErr w:type="spellEnd"/>
            <w:r w:rsidRPr="00BD2F3F">
              <w:rPr>
                <w:rFonts w:ascii="Trebuchet MS" w:hAnsi="Trebuchet MS"/>
                <w:sz w:val="18"/>
                <w:szCs w:val="18"/>
                <w:lang w:val="en-US"/>
              </w:rPr>
              <w:t xml:space="preserve"> </w:t>
            </w:r>
            <w:proofErr w:type="spellStart"/>
            <w:r w:rsidRPr="00BD2F3F">
              <w:rPr>
                <w:rFonts w:ascii="Trebuchet MS" w:hAnsi="Trebuchet MS"/>
                <w:sz w:val="18"/>
                <w:szCs w:val="18"/>
                <w:lang w:val="en-US"/>
              </w:rPr>
              <w:t>leptodatylus</w:t>
            </w:r>
            <w:proofErr w:type="spellEnd"/>
            <w:r w:rsidRPr="00BD2F3F">
              <w:rPr>
                <w:rFonts w:ascii="Trebuchet MS" w:hAnsi="Trebuchet MS"/>
                <w:sz w:val="18"/>
                <w:szCs w:val="18"/>
                <w:lang w:val="en-US"/>
              </w:rPr>
              <w:t xml:space="preserve"> </w:t>
            </w:r>
            <w:proofErr w:type="spellStart"/>
            <w:r w:rsidRPr="00BD2F3F">
              <w:rPr>
                <w:rFonts w:ascii="Trebuchet MS" w:hAnsi="Trebuchet MS"/>
                <w:sz w:val="18"/>
                <w:szCs w:val="18"/>
                <w:lang w:val="en-US"/>
              </w:rPr>
              <w:t>eller</w:t>
            </w:r>
            <w:proofErr w:type="spellEnd"/>
            <w:r w:rsidRPr="00BD2F3F">
              <w:rPr>
                <w:rFonts w:ascii="Trebuchet MS" w:hAnsi="Trebuchet MS"/>
                <w:sz w:val="18"/>
                <w:szCs w:val="18"/>
                <w:lang w:val="en-US"/>
              </w:rPr>
              <w:t xml:space="preserve"> </w:t>
            </w:r>
            <w:proofErr w:type="spellStart"/>
            <w:r w:rsidRPr="00BD2F3F">
              <w:rPr>
                <w:rFonts w:ascii="Trebuchet MS" w:hAnsi="Trebuchet MS"/>
                <w:sz w:val="18"/>
                <w:szCs w:val="18"/>
                <w:lang w:val="en-US"/>
              </w:rPr>
              <w:t>Astacus</w:t>
            </w:r>
            <w:proofErr w:type="spellEnd"/>
            <w:r w:rsidRPr="00BD2F3F">
              <w:rPr>
                <w:rFonts w:ascii="Trebuchet MS" w:hAnsi="Trebuchet MS"/>
                <w:sz w:val="18"/>
                <w:szCs w:val="18"/>
                <w:lang w:val="en-US"/>
              </w:rPr>
              <w:t xml:space="preserve"> </w:t>
            </w:r>
            <w:proofErr w:type="spellStart"/>
            <w:r w:rsidRPr="00BD2F3F">
              <w:rPr>
                <w:rFonts w:ascii="Trebuchet MS" w:hAnsi="Trebuchet MS"/>
                <w:sz w:val="18"/>
                <w:szCs w:val="18"/>
                <w:lang w:val="en-US"/>
              </w:rPr>
              <w:t>leptodactylus</w:t>
            </w:r>
            <w:proofErr w:type="spellEnd"/>
          </w:p>
        </w:tc>
        <w:tc>
          <w:tcPr>
            <w:tcW w:w="1276" w:type="dxa"/>
            <w:tcBorders>
              <w:top w:val="single" w:sz="4" w:space="0" w:color="auto"/>
              <w:left w:val="single" w:sz="4" w:space="0" w:color="auto"/>
              <w:bottom w:val="single" w:sz="4" w:space="0" w:color="auto"/>
            </w:tcBorders>
            <w:vAlign w:val="bottom"/>
          </w:tcPr>
          <w:p w14:paraId="69C684D5"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7FE2E0C7"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43D2D436"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5B98B843"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1090</w:t>
            </w:r>
          </w:p>
        </w:tc>
        <w:tc>
          <w:tcPr>
            <w:tcW w:w="3685" w:type="dxa"/>
            <w:tcBorders>
              <w:top w:val="single" w:sz="4" w:space="0" w:color="auto"/>
              <w:left w:val="single" w:sz="4" w:space="0" w:color="auto"/>
              <w:bottom w:val="single" w:sz="4" w:space="0" w:color="auto"/>
            </w:tcBorders>
            <w:vAlign w:val="bottom"/>
          </w:tcPr>
          <w:p w14:paraId="0CE1C48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Harlekinmariehøne</w:t>
            </w:r>
          </w:p>
        </w:tc>
        <w:tc>
          <w:tcPr>
            <w:tcW w:w="4536" w:type="dxa"/>
            <w:tcBorders>
              <w:top w:val="single" w:sz="4" w:space="0" w:color="auto"/>
              <w:left w:val="single" w:sz="4" w:space="0" w:color="auto"/>
              <w:bottom w:val="single" w:sz="4" w:space="0" w:color="auto"/>
            </w:tcBorders>
            <w:vAlign w:val="bottom"/>
          </w:tcPr>
          <w:p w14:paraId="4C3C1407"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 xml:space="preserve">Harmonia </w:t>
            </w:r>
            <w:proofErr w:type="spellStart"/>
            <w:r w:rsidRPr="00BD2F3F">
              <w:rPr>
                <w:rFonts w:ascii="Trebuchet MS" w:hAnsi="Trebuchet MS"/>
                <w:sz w:val="18"/>
                <w:szCs w:val="18"/>
              </w:rPr>
              <w:t>axyridis</w:t>
            </w:r>
            <w:proofErr w:type="spellEnd"/>
          </w:p>
        </w:tc>
        <w:tc>
          <w:tcPr>
            <w:tcW w:w="1276" w:type="dxa"/>
            <w:tcBorders>
              <w:top w:val="single" w:sz="4" w:space="0" w:color="auto"/>
              <w:left w:val="single" w:sz="4" w:space="0" w:color="auto"/>
              <w:bottom w:val="single" w:sz="4" w:space="0" w:color="auto"/>
            </w:tcBorders>
            <w:vAlign w:val="bottom"/>
          </w:tcPr>
          <w:p w14:paraId="37D92CDB"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219A9F02"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076CBB64"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0A23F636"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1100</w:t>
            </w:r>
          </w:p>
        </w:tc>
        <w:tc>
          <w:tcPr>
            <w:tcW w:w="3685" w:type="dxa"/>
            <w:tcBorders>
              <w:top w:val="single" w:sz="4" w:space="0" w:color="auto"/>
              <w:left w:val="single" w:sz="4" w:space="0" w:color="auto"/>
              <w:bottom w:val="single" w:sz="4" w:space="0" w:color="auto"/>
            </w:tcBorders>
            <w:vAlign w:val="bottom"/>
          </w:tcPr>
          <w:p w14:paraId="20A919E2"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Iberisk Skovsnegl, ”Dræbersnegl”</w:t>
            </w:r>
          </w:p>
        </w:tc>
        <w:tc>
          <w:tcPr>
            <w:tcW w:w="4536" w:type="dxa"/>
            <w:tcBorders>
              <w:top w:val="single" w:sz="4" w:space="0" w:color="auto"/>
              <w:left w:val="single" w:sz="4" w:space="0" w:color="auto"/>
              <w:bottom w:val="single" w:sz="4" w:space="0" w:color="auto"/>
            </w:tcBorders>
            <w:vAlign w:val="bottom"/>
          </w:tcPr>
          <w:p w14:paraId="1252C9A6" w14:textId="77777777" w:rsidR="00CB4BEB" w:rsidRPr="00BD2F3F" w:rsidRDefault="00CB4BEB" w:rsidP="003C0924">
            <w:pPr>
              <w:rPr>
                <w:rFonts w:ascii="Trebuchet MS" w:hAnsi="Trebuchet MS"/>
                <w:sz w:val="18"/>
                <w:szCs w:val="18"/>
              </w:rPr>
            </w:pPr>
            <w:proofErr w:type="spellStart"/>
            <w:r w:rsidRPr="00BD2F3F">
              <w:rPr>
                <w:rFonts w:ascii="Trebuchet MS" w:hAnsi="Trebuchet MS"/>
                <w:sz w:val="18"/>
                <w:szCs w:val="18"/>
              </w:rPr>
              <w:t>Arion</w:t>
            </w:r>
            <w:proofErr w:type="spellEnd"/>
            <w:r w:rsidRPr="00BD2F3F">
              <w:rPr>
                <w:rFonts w:ascii="Trebuchet MS" w:hAnsi="Trebuchet MS"/>
                <w:sz w:val="18"/>
                <w:szCs w:val="18"/>
              </w:rPr>
              <w:t xml:space="preserve"> </w:t>
            </w:r>
            <w:proofErr w:type="spellStart"/>
            <w:r w:rsidRPr="00BD2F3F">
              <w:rPr>
                <w:rFonts w:ascii="Trebuchet MS" w:hAnsi="Trebuchet MS"/>
                <w:sz w:val="18"/>
                <w:szCs w:val="18"/>
              </w:rPr>
              <w:t>lusitanicus</w:t>
            </w:r>
            <w:proofErr w:type="spellEnd"/>
          </w:p>
        </w:tc>
        <w:tc>
          <w:tcPr>
            <w:tcW w:w="1276" w:type="dxa"/>
            <w:tcBorders>
              <w:top w:val="single" w:sz="4" w:space="0" w:color="auto"/>
              <w:left w:val="single" w:sz="4" w:space="0" w:color="auto"/>
              <w:bottom w:val="single" w:sz="4" w:space="0" w:color="auto"/>
            </w:tcBorders>
            <w:vAlign w:val="bottom"/>
          </w:tcPr>
          <w:p w14:paraId="0D0E90EB"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02DA2FE9"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70AD36EB"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715D9237"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1110</w:t>
            </w:r>
          </w:p>
        </w:tc>
        <w:tc>
          <w:tcPr>
            <w:tcW w:w="3685" w:type="dxa"/>
            <w:tcBorders>
              <w:top w:val="single" w:sz="4" w:space="0" w:color="auto"/>
              <w:left w:val="single" w:sz="4" w:space="0" w:color="auto"/>
              <w:bottom w:val="single" w:sz="4" w:space="0" w:color="auto"/>
            </w:tcBorders>
            <w:vAlign w:val="bottom"/>
          </w:tcPr>
          <w:p w14:paraId="2DBF433B" w14:textId="77777777" w:rsidR="00CB4BEB" w:rsidRPr="00BD2F3F" w:rsidRDefault="00CB4BEB" w:rsidP="003C0924">
            <w:pPr>
              <w:rPr>
                <w:rFonts w:ascii="Trebuchet MS" w:hAnsi="Trebuchet MS"/>
                <w:sz w:val="18"/>
                <w:szCs w:val="18"/>
              </w:rPr>
            </w:pPr>
            <w:proofErr w:type="spellStart"/>
            <w:r w:rsidRPr="00BD2F3F">
              <w:rPr>
                <w:rFonts w:ascii="Trebuchet MS" w:hAnsi="Trebuchet MS"/>
                <w:sz w:val="18"/>
                <w:szCs w:val="18"/>
              </w:rPr>
              <w:t>Kastanie-minérmøl</w:t>
            </w:r>
            <w:proofErr w:type="spellEnd"/>
          </w:p>
        </w:tc>
        <w:tc>
          <w:tcPr>
            <w:tcW w:w="4536" w:type="dxa"/>
            <w:tcBorders>
              <w:top w:val="single" w:sz="4" w:space="0" w:color="auto"/>
              <w:left w:val="single" w:sz="4" w:space="0" w:color="auto"/>
              <w:bottom w:val="single" w:sz="4" w:space="0" w:color="auto"/>
            </w:tcBorders>
            <w:vAlign w:val="bottom"/>
          </w:tcPr>
          <w:p w14:paraId="1D82F159" w14:textId="77777777" w:rsidR="00CB4BEB" w:rsidRPr="00BD2F3F" w:rsidRDefault="00CB4BEB" w:rsidP="003C0924">
            <w:pPr>
              <w:rPr>
                <w:rFonts w:ascii="Trebuchet MS" w:hAnsi="Trebuchet MS"/>
                <w:sz w:val="18"/>
                <w:szCs w:val="18"/>
              </w:rPr>
            </w:pPr>
            <w:proofErr w:type="spellStart"/>
            <w:r w:rsidRPr="00BD2F3F">
              <w:rPr>
                <w:rFonts w:ascii="Trebuchet MS" w:hAnsi="Trebuchet MS"/>
                <w:sz w:val="18"/>
                <w:szCs w:val="18"/>
              </w:rPr>
              <w:t>Cameraria</w:t>
            </w:r>
            <w:proofErr w:type="spellEnd"/>
            <w:r w:rsidRPr="00BD2F3F">
              <w:rPr>
                <w:rFonts w:ascii="Trebuchet MS" w:hAnsi="Trebuchet MS"/>
                <w:sz w:val="18"/>
                <w:szCs w:val="18"/>
              </w:rPr>
              <w:t xml:space="preserve"> </w:t>
            </w:r>
            <w:proofErr w:type="spellStart"/>
            <w:r w:rsidRPr="00BD2F3F">
              <w:rPr>
                <w:rFonts w:ascii="Trebuchet MS" w:hAnsi="Trebuchet MS"/>
                <w:sz w:val="18"/>
                <w:szCs w:val="18"/>
              </w:rPr>
              <w:t>ohridella</w:t>
            </w:r>
            <w:proofErr w:type="spellEnd"/>
          </w:p>
        </w:tc>
        <w:tc>
          <w:tcPr>
            <w:tcW w:w="1276" w:type="dxa"/>
            <w:tcBorders>
              <w:top w:val="single" w:sz="4" w:space="0" w:color="auto"/>
              <w:left w:val="single" w:sz="4" w:space="0" w:color="auto"/>
              <w:bottom w:val="single" w:sz="4" w:space="0" w:color="auto"/>
            </w:tcBorders>
            <w:vAlign w:val="bottom"/>
          </w:tcPr>
          <w:p w14:paraId="43719EAD"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78E1274A"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4437E290"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4020CB15"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1120</w:t>
            </w:r>
          </w:p>
        </w:tc>
        <w:tc>
          <w:tcPr>
            <w:tcW w:w="3685" w:type="dxa"/>
            <w:tcBorders>
              <w:top w:val="single" w:sz="4" w:space="0" w:color="auto"/>
              <w:left w:val="single" w:sz="4" w:space="0" w:color="auto"/>
              <w:bottom w:val="single" w:sz="4" w:space="0" w:color="auto"/>
            </w:tcBorders>
            <w:vAlign w:val="bottom"/>
          </w:tcPr>
          <w:p w14:paraId="451BCC41"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Kinesisk Uldhåndskrabbe</w:t>
            </w:r>
          </w:p>
        </w:tc>
        <w:tc>
          <w:tcPr>
            <w:tcW w:w="4536" w:type="dxa"/>
            <w:tcBorders>
              <w:top w:val="single" w:sz="4" w:space="0" w:color="auto"/>
              <w:left w:val="single" w:sz="4" w:space="0" w:color="auto"/>
              <w:bottom w:val="single" w:sz="4" w:space="0" w:color="auto"/>
            </w:tcBorders>
            <w:vAlign w:val="bottom"/>
          </w:tcPr>
          <w:p w14:paraId="5677BB78" w14:textId="77777777" w:rsidR="00CB4BEB" w:rsidRPr="00BD2F3F" w:rsidRDefault="00CB4BEB" w:rsidP="003C0924">
            <w:pPr>
              <w:rPr>
                <w:rFonts w:ascii="Trebuchet MS" w:hAnsi="Trebuchet MS"/>
                <w:sz w:val="18"/>
                <w:szCs w:val="18"/>
              </w:rPr>
            </w:pPr>
            <w:proofErr w:type="spellStart"/>
            <w:r w:rsidRPr="00BD2F3F">
              <w:rPr>
                <w:rFonts w:ascii="Trebuchet MS" w:hAnsi="Trebuchet MS"/>
                <w:sz w:val="18"/>
                <w:szCs w:val="18"/>
              </w:rPr>
              <w:t>Eriocheir</w:t>
            </w:r>
            <w:proofErr w:type="spellEnd"/>
            <w:r w:rsidRPr="00BD2F3F">
              <w:rPr>
                <w:rFonts w:ascii="Trebuchet MS" w:hAnsi="Trebuchet MS"/>
                <w:sz w:val="18"/>
                <w:szCs w:val="18"/>
              </w:rPr>
              <w:t xml:space="preserve"> sinensis</w:t>
            </w:r>
          </w:p>
        </w:tc>
        <w:tc>
          <w:tcPr>
            <w:tcW w:w="1276" w:type="dxa"/>
            <w:tcBorders>
              <w:top w:val="single" w:sz="4" w:space="0" w:color="auto"/>
              <w:left w:val="single" w:sz="4" w:space="0" w:color="auto"/>
              <w:bottom w:val="single" w:sz="4" w:space="0" w:color="auto"/>
            </w:tcBorders>
            <w:vAlign w:val="bottom"/>
          </w:tcPr>
          <w:p w14:paraId="4A5FCCF9"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58475940"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18B5D724"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2EFB80E3"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1130</w:t>
            </w:r>
          </w:p>
        </w:tc>
        <w:tc>
          <w:tcPr>
            <w:tcW w:w="3685" w:type="dxa"/>
            <w:tcBorders>
              <w:top w:val="single" w:sz="4" w:space="0" w:color="auto"/>
              <w:left w:val="single" w:sz="4" w:space="0" w:color="auto"/>
              <w:bottom w:val="single" w:sz="4" w:space="0" w:color="auto"/>
            </w:tcBorders>
            <w:vAlign w:val="bottom"/>
          </w:tcPr>
          <w:p w14:paraId="018C3E63"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Kongekrabbe/Troldkrabbe/</w:t>
            </w:r>
            <w:proofErr w:type="spellStart"/>
            <w:r w:rsidRPr="00BD2F3F">
              <w:rPr>
                <w:rFonts w:ascii="Trebuchet MS" w:hAnsi="Trebuchet MS"/>
                <w:sz w:val="18"/>
                <w:szCs w:val="18"/>
              </w:rPr>
              <w:t>Kamtscatkakrabbe</w:t>
            </w:r>
            <w:proofErr w:type="spellEnd"/>
          </w:p>
        </w:tc>
        <w:tc>
          <w:tcPr>
            <w:tcW w:w="4536" w:type="dxa"/>
            <w:tcBorders>
              <w:top w:val="single" w:sz="4" w:space="0" w:color="auto"/>
              <w:left w:val="single" w:sz="4" w:space="0" w:color="auto"/>
              <w:bottom w:val="single" w:sz="4" w:space="0" w:color="auto"/>
            </w:tcBorders>
            <w:vAlign w:val="bottom"/>
          </w:tcPr>
          <w:p w14:paraId="7C421F19" w14:textId="77777777" w:rsidR="00CB4BEB" w:rsidRPr="00BD2F3F" w:rsidRDefault="00CB4BEB" w:rsidP="003C0924">
            <w:pPr>
              <w:rPr>
                <w:rFonts w:ascii="Trebuchet MS" w:hAnsi="Trebuchet MS"/>
                <w:sz w:val="18"/>
                <w:szCs w:val="18"/>
              </w:rPr>
            </w:pPr>
            <w:proofErr w:type="spellStart"/>
            <w:r w:rsidRPr="00BD2F3F">
              <w:rPr>
                <w:rFonts w:ascii="Trebuchet MS" w:hAnsi="Trebuchet MS"/>
                <w:sz w:val="18"/>
                <w:szCs w:val="18"/>
              </w:rPr>
              <w:t>Paralithodes</w:t>
            </w:r>
            <w:proofErr w:type="spellEnd"/>
            <w:r w:rsidRPr="00BD2F3F">
              <w:rPr>
                <w:rFonts w:ascii="Trebuchet MS" w:hAnsi="Trebuchet MS"/>
                <w:sz w:val="18"/>
                <w:szCs w:val="18"/>
              </w:rPr>
              <w:t xml:space="preserve"> </w:t>
            </w:r>
            <w:proofErr w:type="spellStart"/>
            <w:r w:rsidRPr="00BD2F3F">
              <w:rPr>
                <w:rFonts w:ascii="Trebuchet MS" w:hAnsi="Trebuchet MS"/>
                <w:sz w:val="18"/>
                <w:szCs w:val="18"/>
              </w:rPr>
              <w:t>camtschaticus</w:t>
            </w:r>
            <w:proofErr w:type="spellEnd"/>
          </w:p>
        </w:tc>
        <w:tc>
          <w:tcPr>
            <w:tcW w:w="1276" w:type="dxa"/>
            <w:tcBorders>
              <w:top w:val="single" w:sz="4" w:space="0" w:color="auto"/>
              <w:left w:val="single" w:sz="4" w:space="0" w:color="auto"/>
              <w:bottom w:val="single" w:sz="4" w:space="0" w:color="auto"/>
            </w:tcBorders>
            <w:vAlign w:val="bottom"/>
          </w:tcPr>
          <w:p w14:paraId="0FAFF8B3"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6CE4985B"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3415994B"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130B5221"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1140</w:t>
            </w:r>
          </w:p>
        </w:tc>
        <w:tc>
          <w:tcPr>
            <w:tcW w:w="3685" w:type="dxa"/>
            <w:tcBorders>
              <w:top w:val="single" w:sz="4" w:space="0" w:color="auto"/>
              <w:left w:val="single" w:sz="4" w:space="0" w:color="auto"/>
              <w:bottom w:val="single" w:sz="4" w:space="0" w:color="auto"/>
            </w:tcBorders>
            <w:vAlign w:val="bottom"/>
          </w:tcPr>
          <w:p w14:paraId="345A6B7E"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Mink</w:t>
            </w:r>
          </w:p>
        </w:tc>
        <w:tc>
          <w:tcPr>
            <w:tcW w:w="4536" w:type="dxa"/>
            <w:tcBorders>
              <w:top w:val="single" w:sz="4" w:space="0" w:color="auto"/>
              <w:left w:val="single" w:sz="4" w:space="0" w:color="auto"/>
              <w:bottom w:val="single" w:sz="4" w:space="0" w:color="auto"/>
            </w:tcBorders>
            <w:vAlign w:val="bottom"/>
          </w:tcPr>
          <w:p w14:paraId="0BDAA0C3" w14:textId="77777777" w:rsidR="00CB4BEB" w:rsidRPr="00BD2F3F" w:rsidRDefault="00CB4BEB" w:rsidP="003C0924">
            <w:pPr>
              <w:rPr>
                <w:rFonts w:ascii="Trebuchet MS" w:hAnsi="Trebuchet MS"/>
                <w:sz w:val="18"/>
                <w:szCs w:val="18"/>
              </w:rPr>
            </w:pPr>
            <w:proofErr w:type="spellStart"/>
            <w:r w:rsidRPr="00BD2F3F">
              <w:rPr>
                <w:rFonts w:ascii="Trebuchet MS" w:hAnsi="Trebuchet MS"/>
                <w:sz w:val="18"/>
                <w:szCs w:val="18"/>
              </w:rPr>
              <w:t>Mustela</w:t>
            </w:r>
            <w:proofErr w:type="spellEnd"/>
            <w:r w:rsidRPr="00BD2F3F">
              <w:rPr>
                <w:rFonts w:ascii="Trebuchet MS" w:hAnsi="Trebuchet MS"/>
                <w:sz w:val="18"/>
                <w:szCs w:val="18"/>
              </w:rPr>
              <w:t xml:space="preserve"> </w:t>
            </w:r>
            <w:proofErr w:type="spellStart"/>
            <w:r w:rsidRPr="00BD2F3F">
              <w:rPr>
                <w:rFonts w:ascii="Trebuchet MS" w:hAnsi="Trebuchet MS"/>
                <w:sz w:val="18"/>
                <w:szCs w:val="18"/>
              </w:rPr>
              <w:t>vison</w:t>
            </w:r>
            <w:proofErr w:type="spellEnd"/>
          </w:p>
        </w:tc>
        <w:tc>
          <w:tcPr>
            <w:tcW w:w="1276" w:type="dxa"/>
            <w:tcBorders>
              <w:top w:val="single" w:sz="4" w:space="0" w:color="auto"/>
              <w:left w:val="single" w:sz="4" w:space="0" w:color="auto"/>
              <w:bottom w:val="single" w:sz="4" w:space="0" w:color="auto"/>
            </w:tcBorders>
            <w:vAlign w:val="bottom"/>
          </w:tcPr>
          <w:p w14:paraId="5D56001A"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474EC62D"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4F8F8A52"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3BA6B022"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1150</w:t>
            </w:r>
          </w:p>
        </w:tc>
        <w:tc>
          <w:tcPr>
            <w:tcW w:w="3685" w:type="dxa"/>
            <w:tcBorders>
              <w:top w:val="single" w:sz="4" w:space="0" w:color="auto"/>
              <w:left w:val="single" w:sz="4" w:space="0" w:color="auto"/>
              <w:bottom w:val="single" w:sz="4" w:space="0" w:color="auto"/>
            </w:tcBorders>
            <w:vAlign w:val="bottom"/>
          </w:tcPr>
          <w:p w14:paraId="04BFD2AF"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Mårhund</w:t>
            </w:r>
          </w:p>
        </w:tc>
        <w:tc>
          <w:tcPr>
            <w:tcW w:w="4536" w:type="dxa"/>
            <w:tcBorders>
              <w:top w:val="single" w:sz="4" w:space="0" w:color="auto"/>
              <w:left w:val="single" w:sz="4" w:space="0" w:color="auto"/>
              <w:bottom w:val="single" w:sz="4" w:space="0" w:color="auto"/>
            </w:tcBorders>
            <w:vAlign w:val="bottom"/>
          </w:tcPr>
          <w:p w14:paraId="4E023E3E" w14:textId="77777777" w:rsidR="00CB4BEB" w:rsidRPr="00BD2F3F" w:rsidRDefault="00CB4BEB" w:rsidP="003C0924">
            <w:pPr>
              <w:rPr>
                <w:rFonts w:ascii="Trebuchet MS" w:hAnsi="Trebuchet MS"/>
                <w:sz w:val="18"/>
                <w:szCs w:val="18"/>
              </w:rPr>
            </w:pPr>
            <w:proofErr w:type="spellStart"/>
            <w:r w:rsidRPr="00BD2F3F">
              <w:rPr>
                <w:rFonts w:ascii="Trebuchet MS" w:hAnsi="Trebuchet MS"/>
                <w:sz w:val="18"/>
                <w:szCs w:val="18"/>
              </w:rPr>
              <w:t>Nyctereutes</w:t>
            </w:r>
            <w:proofErr w:type="spellEnd"/>
            <w:r w:rsidRPr="00BD2F3F">
              <w:rPr>
                <w:rFonts w:ascii="Trebuchet MS" w:hAnsi="Trebuchet MS"/>
                <w:sz w:val="18"/>
                <w:szCs w:val="18"/>
              </w:rPr>
              <w:t xml:space="preserve"> </w:t>
            </w:r>
            <w:proofErr w:type="spellStart"/>
            <w:r w:rsidRPr="00BD2F3F">
              <w:rPr>
                <w:rFonts w:ascii="Trebuchet MS" w:hAnsi="Trebuchet MS"/>
                <w:sz w:val="18"/>
                <w:szCs w:val="18"/>
              </w:rPr>
              <w:t>procyonoides</w:t>
            </w:r>
            <w:proofErr w:type="spellEnd"/>
          </w:p>
        </w:tc>
        <w:tc>
          <w:tcPr>
            <w:tcW w:w="1276" w:type="dxa"/>
            <w:tcBorders>
              <w:top w:val="single" w:sz="4" w:space="0" w:color="auto"/>
              <w:left w:val="single" w:sz="4" w:space="0" w:color="auto"/>
              <w:bottom w:val="single" w:sz="4" w:space="0" w:color="auto"/>
            </w:tcBorders>
            <w:vAlign w:val="bottom"/>
          </w:tcPr>
          <w:p w14:paraId="471AB2FB"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66511495"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149E9BAA"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50BA3EBC"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1160</w:t>
            </w:r>
          </w:p>
        </w:tc>
        <w:tc>
          <w:tcPr>
            <w:tcW w:w="3685" w:type="dxa"/>
            <w:tcBorders>
              <w:top w:val="single" w:sz="4" w:space="0" w:color="auto"/>
              <w:left w:val="single" w:sz="4" w:space="0" w:color="auto"/>
              <w:bottom w:val="single" w:sz="4" w:space="0" w:color="auto"/>
            </w:tcBorders>
            <w:vAlign w:val="bottom"/>
          </w:tcPr>
          <w:p w14:paraId="14058F10" w14:textId="77777777" w:rsidR="00CB4BEB" w:rsidRPr="00BD2F3F" w:rsidRDefault="00CB4BEB" w:rsidP="003C0924">
            <w:pPr>
              <w:rPr>
                <w:rFonts w:ascii="Trebuchet MS" w:hAnsi="Trebuchet MS"/>
                <w:sz w:val="18"/>
                <w:szCs w:val="18"/>
              </w:rPr>
            </w:pPr>
            <w:proofErr w:type="spellStart"/>
            <w:r w:rsidRPr="00BD2F3F">
              <w:rPr>
                <w:rFonts w:ascii="Trebuchet MS" w:hAnsi="Trebuchet MS"/>
                <w:sz w:val="18"/>
                <w:szCs w:val="18"/>
              </w:rPr>
              <w:t>Nilgås</w:t>
            </w:r>
            <w:proofErr w:type="spellEnd"/>
          </w:p>
        </w:tc>
        <w:tc>
          <w:tcPr>
            <w:tcW w:w="4536" w:type="dxa"/>
            <w:tcBorders>
              <w:top w:val="single" w:sz="4" w:space="0" w:color="auto"/>
              <w:left w:val="single" w:sz="4" w:space="0" w:color="auto"/>
              <w:bottom w:val="single" w:sz="4" w:space="0" w:color="auto"/>
            </w:tcBorders>
            <w:vAlign w:val="bottom"/>
          </w:tcPr>
          <w:p w14:paraId="344E0758" w14:textId="77777777" w:rsidR="00CB4BEB" w:rsidRPr="00BD2F3F" w:rsidRDefault="00CB4BEB" w:rsidP="003C0924">
            <w:pPr>
              <w:rPr>
                <w:rFonts w:ascii="Trebuchet MS" w:hAnsi="Trebuchet MS"/>
                <w:sz w:val="18"/>
                <w:szCs w:val="18"/>
              </w:rPr>
            </w:pPr>
            <w:proofErr w:type="spellStart"/>
            <w:r w:rsidRPr="00BD2F3F">
              <w:rPr>
                <w:rFonts w:ascii="Trebuchet MS" w:hAnsi="Trebuchet MS"/>
                <w:sz w:val="18"/>
                <w:szCs w:val="18"/>
              </w:rPr>
              <w:t>Alopochen</w:t>
            </w:r>
            <w:proofErr w:type="spellEnd"/>
            <w:r w:rsidRPr="00BD2F3F">
              <w:rPr>
                <w:rFonts w:ascii="Trebuchet MS" w:hAnsi="Trebuchet MS"/>
                <w:sz w:val="18"/>
                <w:szCs w:val="18"/>
              </w:rPr>
              <w:t xml:space="preserve"> </w:t>
            </w:r>
            <w:proofErr w:type="spellStart"/>
            <w:r w:rsidRPr="00BD2F3F">
              <w:rPr>
                <w:rFonts w:ascii="Trebuchet MS" w:hAnsi="Trebuchet MS"/>
                <w:sz w:val="18"/>
                <w:szCs w:val="18"/>
              </w:rPr>
              <w:t>aegyptiacus</w:t>
            </w:r>
            <w:proofErr w:type="spellEnd"/>
          </w:p>
        </w:tc>
        <w:tc>
          <w:tcPr>
            <w:tcW w:w="1276" w:type="dxa"/>
            <w:tcBorders>
              <w:top w:val="single" w:sz="4" w:space="0" w:color="auto"/>
              <w:left w:val="single" w:sz="4" w:space="0" w:color="auto"/>
              <w:bottom w:val="single" w:sz="4" w:space="0" w:color="auto"/>
            </w:tcBorders>
            <w:vAlign w:val="bottom"/>
          </w:tcPr>
          <w:p w14:paraId="307C8D17"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353D8831"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09898D6F"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23C696C3"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1170</w:t>
            </w:r>
          </w:p>
        </w:tc>
        <w:tc>
          <w:tcPr>
            <w:tcW w:w="3685" w:type="dxa"/>
            <w:tcBorders>
              <w:top w:val="single" w:sz="4" w:space="0" w:color="auto"/>
              <w:left w:val="single" w:sz="4" w:space="0" w:color="auto"/>
              <w:bottom w:val="single" w:sz="4" w:space="0" w:color="auto"/>
            </w:tcBorders>
            <w:vAlign w:val="bottom"/>
          </w:tcPr>
          <w:p w14:paraId="14926DB1"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Plettet voldsnegl</w:t>
            </w:r>
          </w:p>
        </w:tc>
        <w:tc>
          <w:tcPr>
            <w:tcW w:w="4536" w:type="dxa"/>
            <w:tcBorders>
              <w:top w:val="single" w:sz="4" w:space="0" w:color="auto"/>
              <w:left w:val="single" w:sz="4" w:space="0" w:color="auto"/>
              <w:bottom w:val="single" w:sz="4" w:space="0" w:color="auto"/>
            </w:tcBorders>
            <w:vAlign w:val="bottom"/>
          </w:tcPr>
          <w:p w14:paraId="5086D147" w14:textId="77777777" w:rsidR="00CB4BEB" w:rsidRPr="00BD2F3F" w:rsidRDefault="00CB4BEB" w:rsidP="003C0924">
            <w:pPr>
              <w:rPr>
                <w:rFonts w:ascii="Trebuchet MS" w:hAnsi="Trebuchet MS"/>
                <w:sz w:val="18"/>
                <w:szCs w:val="18"/>
              </w:rPr>
            </w:pPr>
            <w:proofErr w:type="spellStart"/>
            <w:r w:rsidRPr="00BD2F3F">
              <w:rPr>
                <w:rFonts w:ascii="Trebuchet MS" w:hAnsi="Trebuchet MS"/>
                <w:sz w:val="18"/>
                <w:szCs w:val="18"/>
              </w:rPr>
              <w:t>Cantareus</w:t>
            </w:r>
            <w:proofErr w:type="spellEnd"/>
            <w:r w:rsidRPr="00BD2F3F">
              <w:rPr>
                <w:rFonts w:ascii="Trebuchet MS" w:hAnsi="Trebuchet MS"/>
                <w:sz w:val="18"/>
                <w:szCs w:val="18"/>
              </w:rPr>
              <w:t xml:space="preserve"> </w:t>
            </w:r>
            <w:proofErr w:type="spellStart"/>
            <w:r w:rsidRPr="00BD2F3F">
              <w:rPr>
                <w:rFonts w:ascii="Trebuchet MS" w:hAnsi="Trebuchet MS"/>
                <w:sz w:val="18"/>
                <w:szCs w:val="18"/>
              </w:rPr>
              <w:t>aspersus</w:t>
            </w:r>
            <w:proofErr w:type="spellEnd"/>
          </w:p>
        </w:tc>
        <w:tc>
          <w:tcPr>
            <w:tcW w:w="1276" w:type="dxa"/>
            <w:tcBorders>
              <w:top w:val="single" w:sz="4" w:space="0" w:color="auto"/>
              <w:left w:val="single" w:sz="4" w:space="0" w:color="auto"/>
              <w:bottom w:val="single" w:sz="4" w:space="0" w:color="auto"/>
            </w:tcBorders>
            <w:vAlign w:val="bottom"/>
          </w:tcPr>
          <w:p w14:paraId="5F17708D"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2145B04F"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39530ED1"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7D03A0C8"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1180</w:t>
            </w:r>
          </w:p>
        </w:tc>
        <w:tc>
          <w:tcPr>
            <w:tcW w:w="3685" w:type="dxa"/>
            <w:tcBorders>
              <w:top w:val="single" w:sz="4" w:space="0" w:color="auto"/>
              <w:left w:val="single" w:sz="4" w:space="0" w:color="auto"/>
              <w:bottom w:val="single" w:sz="4" w:space="0" w:color="auto"/>
            </w:tcBorders>
            <w:vAlign w:val="bottom"/>
          </w:tcPr>
          <w:p w14:paraId="0F3C011C" w14:textId="77777777" w:rsidR="00CB4BEB" w:rsidRPr="00BD2F3F" w:rsidRDefault="00CB4BEB" w:rsidP="003C0924">
            <w:pPr>
              <w:rPr>
                <w:rFonts w:ascii="Trebuchet MS" w:hAnsi="Trebuchet MS"/>
                <w:sz w:val="18"/>
                <w:szCs w:val="18"/>
              </w:rPr>
            </w:pPr>
            <w:proofErr w:type="spellStart"/>
            <w:r w:rsidRPr="00BD2F3F">
              <w:rPr>
                <w:rFonts w:ascii="Trebuchet MS" w:hAnsi="Trebuchet MS"/>
                <w:sz w:val="18"/>
                <w:szCs w:val="18"/>
              </w:rPr>
              <w:t>Rødøret</w:t>
            </w:r>
            <w:proofErr w:type="spellEnd"/>
            <w:r w:rsidRPr="00BD2F3F">
              <w:rPr>
                <w:rFonts w:ascii="Trebuchet MS" w:hAnsi="Trebuchet MS"/>
                <w:sz w:val="18"/>
                <w:szCs w:val="18"/>
              </w:rPr>
              <w:t xml:space="preserve"> </w:t>
            </w:r>
            <w:proofErr w:type="spellStart"/>
            <w:r w:rsidRPr="00BD2F3F">
              <w:rPr>
                <w:rFonts w:ascii="Trebuchet MS" w:hAnsi="Trebuchet MS"/>
                <w:sz w:val="18"/>
                <w:szCs w:val="18"/>
              </w:rPr>
              <w:t>Terrapin</w:t>
            </w:r>
            <w:proofErr w:type="spellEnd"/>
          </w:p>
        </w:tc>
        <w:tc>
          <w:tcPr>
            <w:tcW w:w="4536" w:type="dxa"/>
            <w:tcBorders>
              <w:top w:val="single" w:sz="4" w:space="0" w:color="auto"/>
              <w:left w:val="single" w:sz="4" w:space="0" w:color="auto"/>
              <w:bottom w:val="single" w:sz="4" w:space="0" w:color="auto"/>
            </w:tcBorders>
            <w:vAlign w:val="bottom"/>
          </w:tcPr>
          <w:p w14:paraId="0C034ABE" w14:textId="77777777" w:rsidR="00CB4BEB" w:rsidRPr="00BD2F3F" w:rsidRDefault="00CB4BEB" w:rsidP="003C0924">
            <w:pPr>
              <w:rPr>
                <w:rFonts w:ascii="Trebuchet MS" w:hAnsi="Trebuchet MS"/>
                <w:sz w:val="18"/>
                <w:szCs w:val="18"/>
              </w:rPr>
            </w:pPr>
            <w:proofErr w:type="spellStart"/>
            <w:r w:rsidRPr="00BD2F3F">
              <w:rPr>
                <w:rFonts w:ascii="Trebuchet MS" w:hAnsi="Trebuchet MS"/>
                <w:sz w:val="18"/>
                <w:szCs w:val="18"/>
              </w:rPr>
              <w:t>Trachemys</w:t>
            </w:r>
            <w:proofErr w:type="spellEnd"/>
            <w:r w:rsidRPr="00BD2F3F">
              <w:rPr>
                <w:rFonts w:ascii="Trebuchet MS" w:hAnsi="Trebuchet MS"/>
                <w:sz w:val="18"/>
                <w:szCs w:val="18"/>
              </w:rPr>
              <w:t xml:space="preserve"> </w:t>
            </w:r>
            <w:proofErr w:type="spellStart"/>
            <w:r w:rsidRPr="00BD2F3F">
              <w:rPr>
                <w:rFonts w:ascii="Trebuchet MS" w:hAnsi="Trebuchet MS"/>
                <w:sz w:val="18"/>
                <w:szCs w:val="18"/>
              </w:rPr>
              <w:t>scripta</w:t>
            </w:r>
            <w:proofErr w:type="spellEnd"/>
          </w:p>
        </w:tc>
        <w:tc>
          <w:tcPr>
            <w:tcW w:w="1276" w:type="dxa"/>
            <w:tcBorders>
              <w:top w:val="single" w:sz="4" w:space="0" w:color="auto"/>
              <w:left w:val="single" w:sz="4" w:space="0" w:color="auto"/>
              <w:bottom w:val="single" w:sz="4" w:space="0" w:color="auto"/>
            </w:tcBorders>
            <w:vAlign w:val="bottom"/>
          </w:tcPr>
          <w:p w14:paraId="75571E02"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2A271B67"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66B9733A"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426C3DF2"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1190</w:t>
            </w:r>
          </w:p>
        </w:tc>
        <w:tc>
          <w:tcPr>
            <w:tcW w:w="3685" w:type="dxa"/>
            <w:tcBorders>
              <w:top w:val="single" w:sz="4" w:space="0" w:color="auto"/>
              <w:left w:val="single" w:sz="4" w:space="0" w:color="auto"/>
              <w:bottom w:val="single" w:sz="4" w:space="0" w:color="auto"/>
            </w:tcBorders>
            <w:vAlign w:val="bottom"/>
          </w:tcPr>
          <w:p w14:paraId="4D913478"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Signalkrebs</w:t>
            </w:r>
          </w:p>
        </w:tc>
        <w:tc>
          <w:tcPr>
            <w:tcW w:w="4536" w:type="dxa"/>
            <w:tcBorders>
              <w:top w:val="single" w:sz="4" w:space="0" w:color="auto"/>
              <w:left w:val="single" w:sz="4" w:space="0" w:color="auto"/>
              <w:bottom w:val="single" w:sz="4" w:space="0" w:color="auto"/>
            </w:tcBorders>
            <w:vAlign w:val="bottom"/>
          </w:tcPr>
          <w:p w14:paraId="5696CB57" w14:textId="77777777" w:rsidR="00CB4BEB" w:rsidRPr="00BD2F3F" w:rsidRDefault="00CB4BEB" w:rsidP="003C0924">
            <w:pPr>
              <w:rPr>
                <w:rFonts w:ascii="Trebuchet MS" w:hAnsi="Trebuchet MS"/>
                <w:sz w:val="18"/>
                <w:szCs w:val="18"/>
              </w:rPr>
            </w:pPr>
            <w:proofErr w:type="spellStart"/>
            <w:r w:rsidRPr="00BD2F3F">
              <w:rPr>
                <w:rFonts w:ascii="Trebuchet MS" w:hAnsi="Trebuchet MS"/>
                <w:sz w:val="18"/>
                <w:szCs w:val="18"/>
              </w:rPr>
              <w:t>Pacifastacus</w:t>
            </w:r>
            <w:proofErr w:type="spellEnd"/>
            <w:r w:rsidRPr="00BD2F3F">
              <w:rPr>
                <w:rFonts w:ascii="Trebuchet MS" w:hAnsi="Trebuchet MS"/>
                <w:sz w:val="18"/>
                <w:szCs w:val="18"/>
              </w:rPr>
              <w:t xml:space="preserve"> </w:t>
            </w:r>
            <w:proofErr w:type="spellStart"/>
            <w:r w:rsidRPr="00BD2F3F">
              <w:rPr>
                <w:rFonts w:ascii="Trebuchet MS" w:hAnsi="Trebuchet MS"/>
                <w:sz w:val="18"/>
                <w:szCs w:val="18"/>
              </w:rPr>
              <w:t>leniusculus</w:t>
            </w:r>
            <w:proofErr w:type="spellEnd"/>
          </w:p>
        </w:tc>
        <w:tc>
          <w:tcPr>
            <w:tcW w:w="1276" w:type="dxa"/>
            <w:tcBorders>
              <w:top w:val="single" w:sz="4" w:space="0" w:color="auto"/>
              <w:left w:val="single" w:sz="4" w:space="0" w:color="auto"/>
              <w:bottom w:val="single" w:sz="4" w:space="0" w:color="auto"/>
            </w:tcBorders>
            <w:vAlign w:val="bottom"/>
          </w:tcPr>
          <w:p w14:paraId="7203AA16"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11A0F3E6"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3355FDB4"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73866C82"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1200</w:t>
            </w:r>
          </w:p>
        </w:tc>
        <w:tc>
          <w:tcPr>
            <w:tcW w:w="3685" w:type="dxa"/>
            <w:tcBorders>
              <w:top w:val="single" w:sz="4" w:space="0" w:color="auto"/>
              <w:left w:val="single" w:sz="4" w:space="0" w:color="auto"/>
              <w:bottom w:val="single" w:sz="4" w:space="0" w:color="auto"/>
            </w:tcBorders>
            <w:vAlign w:val="bottom"/>
          </w:tcPr>
          <w:p w14:paraId="06FD9B69"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Sort Svane</w:t>
            </w:r>
          </w:p>
        </w:tc>
        <w:tc>
          <w:tcPr>
            <w:tcW w:w="4536" w:type="dxa"/>
            <w:tcBorders>
              <w:top w:val="single" w:sz="4" w:space="0" w:color="auto"/>
              <w:left w:val="single" w:sz="4" w:space="0" w:color="auto"/>
              <w:bottom w:val="single" w:sz="4" w:space="0" w:color="auto"/>
            </w:tcBorders>
            <w:vAlign w:val="bottom"/>
          </w:tcPr>
          <w:p w14:paraId="4A3FB913" w14:textId="77777777" w:rsidR="00CB4BEB" w:rsidRPr="00BD2F3F" w:rsidRDefault="00CB4BEB" w:rsidP="003C0924">
            <w:pPr>
              <w:rPr>
                <w:rFonts w:ascii="Trebuchet MS" w:hAnsi="Trebuchet MS"/>
                <w:sz w:val="18"/>
                <w:szCs w:val="18"/>
              </w:rPr>
            </w:pPr>
            <w:proofErr w:type="spellStart"/>
            <w:r w:rsidRPr="00BD2F3F">
              <w:rPr>
                <w:rFonts w:ascii="Trebuchet MS" w:hAnsi="Trebuchet MS"/>
                <w:sz w:val="18"/>
                <w:szCs w:val="18"/>
              </w:rPr>
              <w:t>Cygnus</w:t>
            </w:r>
            <w:proofErr w:type="spellEnd"/>
            <w:r w:rsidRPr="00BD2F3F">
              <w:rPr>
                <w:rFonts w:ascii="Trebuchet MS" w:hAnsi="Trebuchet MS"/>
                <w:sz w:val="18"/>
                <w:szCs w:val="18"/>
              </w:rPr>
              <w:t xml:space="preserve"> </w:t>
            </w:r>
            <w:proofErr w:type="spellStart"/>
            <w:r w:rsidRPr="00BD2F3F">
              <w:rPr>
                <w:rFonts w:ascii="Trebuchet MS" w:hAnsi="Trebuchet MS"/>
                <w:sz w:val="18"/>
                <w:szCs w:val="18"/>
              </w:rPr>
              <w:t>astratus</w:t>
            </w:r>
            <w:proofErr w:type="spellEnd"/>
          </w:p>
        </w:tc>
        <w:tc>
          <w:tcPr>
            <w:tcW w:w="1276" w:type="dxa"/>
            <w:tcBorders>
              <w:top w:val="single" w:sz="4" w:space="0" w:color="auto"/>
              <w:left w:val="single" w:sz="4" w:space="0" w:color="auto"/>
              <w:bottom w:val="single" w:sz="4" w:space="0" w:color="auto"/>
            </w:tcBorders>
            <w:vAlign w:val="bottom"/>
          </w:tcPr>
          <w:p w14:paraId="09ABF502"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24E2FECE"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683F1F05"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04F2A634"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1210</w:t>
            </w:r>
          </w:p>
        </w:tc>
        <w:tc>
          <w:tcPr>
            <w:tcW w:w="3685" w:type="dxa"/>
            <w:tcBorders>
              <w:top w:val="single" w:sz="4" w:space="0" w:color="auto"/>
              <w:left w:val="single" w:sz="4" w:space="0" w:color="auto"/>
              <w:bottom w:val="single" w:sz="4" w:space="0" w:color="auto"/>
            </w:tcBorders>
            <w:vAlign w:val="bottom"/>
          </w:tcPr>
          <w:p w14:paraId="6BDEDB2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Stillehavsøsters/Japansk østers</w:t>
            </w:r>
          </w:p>
        </w:tc>
        <w:tc>
          <w:tcPr>
            <w:tcW w:w="4536" w:type="dxa"/>
            <w:tcBorders>
              <w:top w:val="single" w:sz="4" w:space="0" w:color="auto"/>
              <w:left w:val="single" w:sz="4" w:space="0" w:color="auto"/>
              <w:bottom w:val="single" w:sz="4" w:space="0" w:color="auto"/>
            </w:tcBorders>
            <w:vAlign w:val="bottom"/>
          </w:tcPr>
          <w:p w14:paraId="5F894A57" w14:textId="77777777" w:rsidR="00CB4BEB" w:rsidRPr="00BD2F3F" w:rsidRDefault="00CB4BEB" w:rsidP="003C0924">
            <w:pPr>
              <w:rPr>
                <w:rFonts w:ascii="Trebuchet MS" w:hAnsi="Trebuchet MS"/>
                <w:sz w:val="18"/>
                <w:szCs w:val="18"/>
              </w:rPr>
            </w:pPr>
            <w:proofErr w:type="spellStart"/>
            <w:r w:rsidRPr="00BD2F3F">
              <w:rPr>
                <w:rFonts w:ascii="Trebuchet MS" w:hAnsi="Trebuchet MS"/>
                <w:sz w:val="18"/>
                <w:szCs w:val="18"/>
              </w:rPr>
              <w:t>Crassostrea</w:t>
            </w:r>
            <w:proofErr w:type="spellEnd"/>
            <w:r w:rsidRPr="00BD2F3F">
              <w:rPr>
                <w:rFonts w:ascii="Trebuchet MS" w:hAnsi="Trebuchet MS"/>
                <w:sz w:val="18"/>
                <w:szCs w:val="18"/>
              </w:rPr>
              <w:t xml:space="preserve"> gigas</w:t>
            </w:r>
          </w:p>
        </w:tc>
        <w:tc>
          <w:tcPr>
            <w:tcW w:w="1276" w:type="dxa"/>
            <w:tcBorders>
              <w:top w:val="single" w:sz="4" w:space="0" w:color="auto"/>
              <w:left w:val="single" w:sz="4" w:space="0" w:color="auto"/>
              <w:bottom w:val="single" w:sz="4" w:space="0" w:color="auto"/>
            </w:tcBorders>
            <w:vAlign w:val="bottom"/>
          </w:tcPr>
          <w:p w14:paraId="30F5E537"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64674140"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63B2BB66"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5895FCCC"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1220</w:t>
            </w:r>
          </w:p>
        </w:tc>
        <w:tc>
          <w:tcPr>
            <w:tcW w:w="3685" w:type="dxa"/>
            <w:tcBorders>
              <w:top w:val="single" w:sz="4" w:space="0" w:color="auto"/>
              <w:left w:val="single" w:sz="4" w:space="0" w:color="auto"/>
              <w:bottom w:val="single" w:sz="4" w:space="0" w:color="auto"/>
            </w:tcBorders>
            <w:vAlign w:val="bottom"/>
          </w:tcPr>
          <w:p w14:paraId="0D10133A"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Sumpbæver/Bæverrotte</w:t>
            </w:r>
          </w:p>
        </w:tc>
        <w:tc>
          <w:tcPr>
            <w:tcW w:w="4536" w:type="dxa"/>
            <w:tcBorders>
              <w:top w:val="single" w:sz="4" w:space="0" w:color="auto"/>
              <w:left w:val="single" w:sz="4" w:space="0" w:color="auto"/>
              <w:bottom w:val="single" w:sz="4" w:space="0" w:color="auto"/>
            </w:tcBorders>
            <w:vAlign w:val="bottom"/>
          </w:tcPr>
          <w:p w14:paraId="3CBE47E0" w14:textId="77777777" w:rsidR="00CB4BEB" w:rsidRPr="00BD2F3F" w:rsidRDefault="00CB4BEB" w:rsidP="003C0924">
            <w:pPr>
              <w:rPr>
                <w:rFonts w:ascii="Trebuchet MS" w:hAnsi="Trebuchet MS"/>
                <w:sz w:val="18"/>
                <w:szCs w:val="18"/>
              </w:rPr>
            </w:pPr>
            <w:proofErr w:type="spellStart"/>
            <w:r w:rsidRPr="00BD2F3F">
              <w:rPr>
                <w:rFonts w:ascii="Trebuchet MS" w:hAnsi="Trebuchet MS"/>
                <w:sz w:val="18"/>
                <w:szCs w:val="18"/>
              </w:rPr>
              <w:t>Myocastor</w:t>
            </w:r>
            <w:proofErr w:type="spellEnd"/>
            <w:r w:rsidRPr="00BD2F3F">
              <w:rPr>
                <w:rFonts w:ascii="Trebuchet MS" w:hAnsi="Trebuchet MS"/>
                <w:sz w:val="18"/>
                <w:szCs w:val="18"/>
              </w:rPr>
              <w:t xml:space="preserve"> </w:t>
            </w:r>
            <w:proofErr w:type="spellStart"/>
            <w:r w:rsidRPr="00BD2F3F">
              <w:rPr>
                <w:rFonts w:ascii="Trebuchet MS" w:hAnsi="Trebuchet MS"/>
                <w:sz w:val="18"/>
                <w:szCs w:val="18"/>
              </w:rPr>
              <w:t>coypus</w:t>
            </w:r>
            <w:proofErr w:type="spellEnd"/>
          </w:p>
        </w:tc>
        <w:tc>
          <w:tcPr>
            <w:tcW w:w="1276" w:type="dxa"/>
            <w:tcBorders>
              <w:top w:val="single" w:sz="4" w:space="0" w:color="auto"/>
              <w:left w:val="single" w:sz="4" w:space="0" w:color="auto"/>
              <w:bottom w:val="single" w:sz="4" w:space="0" w:color="auto"/>
            </w:tcBorders>
            <w:vAlign w:val="bottom"/>
          </w:tcPr>
          <w:p w14:paraId="6AD831DE"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02FDF528"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7DBE3AC2"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5ACC16EA"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1230</w:t>
            </w:r>
          </w:p>
        </w:tc>
        <w:tc>
          <w:tcPr>
            <w:tcW w:w="3685" w:type="dxa"/>
            <w:tcBorders>
              <w:top w:val="single" w:sz="4" w:space="0" w:color="auto"/>
              <w:left w:val="single" w:sz="4" w:space="0" w:color="auto"/>
              <w:bottom w:val="single" w:sz="4" w:space="0" w:color="auto"/>
            </w:tcBorders>
            <w:vAlign w:val="bottom"/>
          </w:tcPr>
          <w:p w14:paraId="6297FE33"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Vandremusling</w:t>
            </w:r>
          </w:p>
        </w:tc>
        <w:tc>
          <w:tcPr>
            <w:tcW w:w="4536" w:type="dxa"/>
            <w:tcBorders>
              <w:top w:val="single" w:sz="4" w:space="0" w:color="auto"/>
              <w:left w:val="single" w:sz="4" w:space="0" w:color="auto"/>
              <w:bottom w:val="single" w:sz="4" w:space="0" w:color="auto"/>
            </w:tcBorders>
            <w:vAlign w:val="bottom"/>
          </w:tcPr>
          <w:p w14:paraId="7BFFD9A5" w14:textId="77777777" w:rsidR="00CB4BEB" w:rsidRPr="00BD2F3F" w:rsidRDefault="00CB4BEB" w:rsidP="003C0924">
            <w:pPr>
              <w:rPr>
                <w:rFonts w:ascii="Trebuchet MS" w:hAnsi="Trebuchet MS"/>
                <w:sz w:val="18"/>
                <w:szCs w:val="18"/>
              </w:rPr>
            </w:pPr>
            <w:proofErr w:type="spellStart"/>
            <w:r w:rsidRPr="00BD2F3F">
              <w:rPr>
                <w:rFonts w:ascii="Trebuchet MS" w:hAnsi="Trebuchet MS"/>
                <w:sz w:val="18"/>
                <w:szCs w:val="18"/>
              </w:rPr>
              <w:t>Dreissena</w:t>
            </w:r>
            <w:proofErr w:type="spellEnd"/>
            <w:r w:rsidRPr="00BD2F3F">
              <w:rPr>
                <w:rFonts w:ascii="Trebuchet MS" w:hAnsi="Trebuchet MS"/>
                <w:sz w:val="18"/>
                <w:szCs w:val="18"/>
              </w:rPr>
              <w:t xml:space="preserve"> </w:t>
            </w:r>
            <w:proofErr w:type="spellStart"/>
            <w:r w:rsidRPr="00BD2F3F">
              <w:rPr>
                <w:rFonts w:ascii="Trebuchet MS" w:hAnsi="Trebuchet MS"/>
                <w:sz w:val="18"/>
                <w:szCs w:val="18"/>
              </w:rPr>
              <w:t>polymorpha</w:t>
            </w:r>
            <w:proofErr w:type="spellEnd"/>
          </w:p>
        </w:tc>
        <w:tc>
          <w:tcPr>
            <w:tcW w:w="1276" w:type="dxa"/>
            <w:tcBorders>
              <w:top w:val="single" w:sz="4" w:space="0" w:color="auto"/>
              <w:left w:val="single" w:sz="4" w:space="0" w:color="auto"/>
              <w:bottom w:val="single" w:sz="4" w:space="0" w:color="auto"/>
            </w:tcBorders>
            <w:vAlign w:val="bottom"/>
          </w:tcPr>
          <w:p w14:paraId="214D7718"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33DE99C7"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1FBA0EF5"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05E13205"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1240</w:t>
            </w:r>
          </w:p>
        </w:tc>
        <w:tc>
          <w:tcPr>
            <w:tcW w:w="3685" w:type="dxa"/>
            <w:tcBorders>
              <w:top w:val="single" w:sz="4" w:space="0" w:color="auto"/>
              <w:left w:val="single" w:sz="4" w:space="0" w:color="auto"/>
              <w:bottom w:val="single" w:sz="4" w:space="0" w:color="auto"/>
            </w:tcBorders>
            <w:vAlign w:val="bottom"/>
          </w:tcPr>
          <w:p w14:paraId="2B48A1F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Vaskebjørn</w:t>
            </w:r>
          </w:p>
        </w:tc>
        <w:tc>
          <w:tcPr>
            <w:tcW w:w="4536" w:type="dxa"/>
            <w:tcBorders>
              <w:top w:val="single" w:sz="4" w:space="0" w:color="auto"/>
              <w:left w:val="single" w:sz="4" w:space="0" w:color="auto"/>
              <w:bottom w:val="single" w:sz="4" w:space="0" w:color="auto"/>
            </w:tcBorders>
            <w:vAlign w:val="bottom"/>
          </w:tcPr>
          <w:p w14:paraId="1C794FE7" w14:textId="77777777" w:rsidR="00CB4BEB" w:rsidRPr="00BD2F3F" w:rsidRDefault="00CB4BEB" w:rsidP="003C0924">
            <w:pPr>
              <w:rPr>
                <w:rFonts w:ascii="Trebuchet MS" w:hAnsi="Trebuchet MS"/>
                <w:sz w:val="18"/>
                <w:szCs w:val="18"/>
              </w:rPr>
            </w:pPr>
            <w:proofErr w:type="spellStart"/>
            <w:r w:rsidRPr="00BD2F3F">
              <w:rPr>
                <w:rFonts w:ascii="Trebuchet MS" w:hAnsi="Trebuchet MS"/>
                <w:sz w:val="18"/>
                <w:szCs w:val="18"/>
              </w:rPr>
              <w:t>Procyon</w:t>
            </w:r>
            <w:proofErr w:type="spellEnd"/>
            <w:r w:rsidRPr="00BD2F3F">
              <w:rPr>
                <w:rFonts w:ascii="Trebuchet MS" w:hAnsi="Trebuchet MS"/>
                <w:sz w:val="18"/>
                <w:szCs w:val="18"/>
              </w:rPr>
              <w:t xml:space="preserve"> </w:t>
            </w:r>
            <w:proofErr w:type="spellStart"/>
            <w:r w:rsidRPr="00BD2F3F">
              <w:rPr>
                <w:rFonts w:ascii="Trebuchet MS" w:hAnsi="Trebuchet MS"/>
                <w:sz w:val="18"/>
                <w:szCs w:val="18"/>
              </w:rPr>
              <w:t>lotor</w:t>
            </w:r>
            <w:proofErr w:type="spellEnd"/>
            <w:r w:rsidRPr="00BD2F3F">
              <w:rPr>
                <w:rFonts w:ascii="Trebuchet MS" w:hAnsi="Trebuchet MS"/>
                <w:sz w:val="18"/>
                <w:szCs w:val="18"/>
              </w:rPr>
              <w:t xml:space="preserve"> </w:t>
            </w:r>
          </w:p>
        </w:tc>
        <w:tc>
          <w:tcPr>
            <w:tcW w:w="1276" w:type="dxa"/>
            <w:tcBorders>
              <w:top w:val="single" w:sz="4" w:space="0" w:color="auto"/>
              <w:left w:val="single" w:sz="4" w:space="0" w:color="auto"/>
              <w:bottom w:val="single" w:sz="4" w:space="0" w:color="auto"/>
            </w:tcBorders>
            <w:vAlign w:val="bottom"/>
          </w:tcPr>
          <w:p w14:paraId="74FB10FB"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5EC752A3"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00DB0E4B"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3FDC9B61"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1250</w:t>
            </w:r>
          </w:p>
        </w:tc>
        <w:tc>
          <w:tcPr>
            <w:tcW w:w="3685" w:type="dxa"/>
            <w:tcBorders>
              <w:top w:val="single" w:sz="4" w:space="0" w:color="auto"/>
              <w:left w:val="single" w:sz="4" w:space="0" w:color="auto"/>
              <w:bottom w:val="single" w:sz="4" w:space="0" w:color="auto"/>
            </w:tcBorders>
            <w:vAlign w:val="bottom"/>
          </w:tcPr>
          <w:p w14:paraId="0D41B1EE"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Ålens svømmeblæreorm</w:t>
            </w:r>
          </w:p>
        </w:tc>
        <w:tc>
          <w:tcPr>
            <w:tcW w:w="4536" w:type="dxa"/>
            <w:tcBorders>
              <w:top w:val="single" w:sz="4" w:space="0" w:color="auto"/>
              <w:left w:val="single" w:sz="4" w:space="0" w:color="auto"/>
              <w:bottom w:val="single" w:sz="4" w:space="0" w:color="auto"/>
            </w:tcBorders>
            <w:vAlign w:val="bottom"/>
          </w:tcPr>
          <w:p w14:paraId="2C53BB33" w14:textId="77777777" w:rsidR="00CB4BEB" w:rsidRPr="00BD2F3F" w:rsidRDefault="00CB4BEB" w:rsidP="003C0924">
            <w:pPr>
              <w:rPr>
                <w:rFonts w:ascii="Trebuchet MS" w:hAnsi="Trebuchet MS"/>
                <w:sz w:val="18"/>
                <w:szCs w:val="18"/>
              </w:rPr>
            </w:pPr>
            <w:proofErr w:type="spellStart"/>
            <w:r w:rsidRPr="00BD2F3F">
              <w:rPr>
                <w:rFonts w:ascii="Trebuchet MS" w:hAnsi="Trebuchet MS"/>
                <w:sz w:val="18"/>
                <w:szCs w:val="18"/>
              </w:rPr>
              <w:t>Anguillicola</w:t>
            </w:r>
            <w:proofErr w:type="spellEnd"/>
            <w:r w:rsidRPr="00BD2F3F">
              <w:rPr>
                <w:rFonts w:ascii="Trebuchet MS" w:hAnsi="Trebuchet MS"/>
                <w:sz w:val="18"/>
                <w:szCs w:val="18"/>
              </w:rPr>
              <w:t xml:space="preserve"> </w:t>
            </w:r>
            <w:proofErr w:type="spellStart"/>
            <w:r w:rsidRPr="00BD2F3F">
              <w:rPr>
                <w:rFonts w:ascii="Trebuchet MS" w:hAnsi="Trebuchet MS"/>
                <w:sz w:val="18"/>
                <w:szCs w:val="18"/>
              </w:rPr>
              <w:t>crassus</w:t>
            </w:r>
            <w:proofErr w:type="spellEnd"/>
            <w:r w:rsidRPr="00BD2F3F">
              <w:rPr>
                <w:rFonts w:ascii="Trebuchet MS" w:hAnsi="Trebuchet MS"/>
                <w:sz w:val="18"/>
                <w:szCs w:val="18"/>
              </w:rPr>
              <w:t xml:space="preserve"> </w:t>
            </w:r>
          </w:p>
        </w:tc>
        <w:tc>
          <w:tcPr>
            <w:tcW w:w="1276" w:type="dxa"/>
            <w:tcBorders>
              <w:top w:val="single" w:sz="4" w:space="0" w:color="auto"/>
              <w:left w:val="single" w:sz="4" w:space="0" w:color="auto"/>
              <w:bottom w:val="single" w:sz="4" w:space="0" w:color="auto"/>
            </w:tcBorders>
            <w:vAlign w:val="bottom"/>
          </w:tcPr>
          <w:p w14:paraId="23414ECC"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1B78B596"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614C2E74"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6EBFFBB4"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2010</w:t>
            </w:r>
          </w:p>
        </w:tc>
        <w:tc>
          <w:tcPr>
            <w:tcW w:w="3685" w:type="dxa"/>
            <w:tcBorders>
              <w:top w:val="single" w:sz="4" w:space="0" w:color="auto"/>
              <w:left w:val="single" w:sz="4" w:space="0" w:color="auto"/>
              <w:bottom w:val="single" w:sz="4" w:space="0" w:color="auto"/>
            </w:tcBorders>
            <w:vAlign w:val="bottom"/>
          </w:tcPr>
          <w:p w14:paraId="56282BE4"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Bjergfyr</w:t>
            </w:r>
          </w:p>
        </w:tc>
        <w:tc>
          <w:tcPr>
            <w:tcW w:w="4536" w:type="dxa"/>
            <w:tcBorders>
              <w:top w:val="single" w:sz="4" w:space="0" w:color="auto"/>
              <w:left w:val="single" w:sz="4" w:space="0" w:color="auto"/>
              <w:bottom w:val="single" w:sz="4" w:space="0" w:color="auto"/>
            </w:tcBorders>
            <w:vAlign w:val="bottom"/>
          </w:tcPr>
          <w:p w14:paraId="5E28A6D0" w14:textId="77777777" w:rsidR="00CB4BEB" w:rsidRPr="00BD2F3F" w:rsidRDefault="00CB4BEB" w:rsidP="003C0924">
            <w:pPr>
              <w:rPr>
                <w:rFonts w:ascii="Trebuchet MS" w:hAnsi="Trebuchet MS"/>
                <w:sz w:val="18"/>
                <w:szCs w:val="18"/>
              </w:rPr>
            </w:pPr>
            <w:proofErr w:type="spellStart"/>
            <w:r w:rsidRPr="00BD2F3F">
              <w:rPr>
                <w:rFonts w:ascii="Trebuchet MS" w:hAnsi="Trebuchet MS"/>
                <w:sz w:val="18"/>
                <w:szCs w:val="18"/>
              </w:rPr>
              <w:t>Pinus</w:t>
            </w:r>
            <w:proofErr w:type="spellEnd"/>
            <w:r w:rsidRPr="00BD2F3F">
              <w:rPr>
                <w:rFonts w:ascii="Trebuchet MS" w:hAnsi="Trebuchet MS"/>
                <w:sz w:val="18"/>
                <w:szCs w:val="18"/>
              </w:rPr>
              <w:t xml:space="preserve"> </w:t>
            </w:r>
            <w:proofErr w:type="spellStart"/>
            <w:r w:rsidRPr="00BD2F3F">
              <w:rPr>
                <w:rFonts w:ascii="Trebuchet MS" w:hAnsi="Trebuchet MS"/>
                <w:sz w:val="18"/>
                <w:szCs w:val="18"/>
              </w:rPr>
              <w:t>mugo</w:t>
            </w:r>
            <w:proofErr w:type="spellEnd"/>
          </w:p>
        </w:tc>
        <w:tc>
          <w:tcPr>
            <w:tcW w:w="1276" w:type="dxa"/>
            <w:tcBorders>
              <w:top w:val="single" w:sz="4" w:space="0" w:color="auto"/>
              <w:left w:val="single" w:sz="4" w:space="0" w:color="auto"/>
              <w:bottom w:val="single" w:sz="4" w:space="0" w:color="auto"/>
            </w:tcBorders>
            <w:vAlign w:val="bottom"/>
          </w:tcPr>
          <w:p w14:paraId="5894635C"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tcPr>
          <w:p w14:paraId="4FB4AC8B"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7512BD07"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429F0FCD"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2020</w:t>
            </w:r>
          </w:p>
        </w:tc>
        <w:tc>
          <w:tcPr>
            <w:tcW w:w="3685" w:type="dxa"/>
            <w:tcBorders>
              <w:top w:val="single" w:sz="4" w:space="0" w:color="auto"/>
              <w:left w:val="single" w:sz="4" w:space="0" w:color="auto"/>
              <w:bottom w:val="single" w:sz="4" w:space="0" w:color="auto"/>
            </w:tcBorders>
            <w:vAlign w:val="bottom"/>
          </w:tcPr>
          <w:p w14:paraId="6B2E0862" w14:textId="77777777" w:rsidR="00CB4BEB" w:rsidRPr="00BD2F3F" w:rsidRDefault="00CB4BEB" w:rsidP="003C0924">
            <w:pPr>
              <w:rPr>
                <w:rFonts w:ascii="Trebuchet MS" w:hAnsi="Trebuchet MS"/>
                <w:sz w:val="18"/>
                <w:szCs w:val="18"/>
              </w:rPr>
            </w:pPr>
            <w:proofErr w:type="spellStart"/>
            <w:r w:rsidRPr="00BD2F3F">
              <w:rPr>
                <w:rFonts w:ascii="Trebuchet MS" w:hAnsi="Trebuchet MS"/>
                <w:sz w:val="18"/>
                <w:szCs w:val="18"/>
              </w:rPr>
              <w:t>Butblæret</w:t>
            </w:r>
            <w:proofErr w:type="spellEnd"/>
            <w:r w:rsidRPr="00BD2F3F">
              <w:rPr>
                <w:rFonts w:ascii="Trebuchet MS" w:hAnsi="Trebuchet MS"/>
                <w:sz w:val="18"/>
                <w:szCs w:val="18"/>
              </w:rPr>
              <w:t xml:space="preserve"> sargassotang</w:t>
            </w:r>
          </w:p>
        </w:tc>
        <w:tc>
          <w:tcPr>
            <w:tcW w:w="4536" w:type="dxa"/>
            <w:tcBorders>
              <w:top w:val="single" w:sz="4" w:space="0" w:color="auto"/>
              <w:left w:val="single" w:sz="4" w:space="0" w:color="auto"/>
              <w:bottom w:val="single" w:sz="4" w:space="0" w:color="auto"/>
            </w:tcBorders>
            <w:vAlign w:val="bottom"/>
          </w:tcPr>
          <w:p w14:paraId="60047A6E" w14:textId="77777777" w:rsidR="00CB4BEB" w:rsidRPr="00BD2F3F" w:rsidRDefault="00CB4BEB" w:rsidP="003C0924">
            <w:pPr>
              <w:rPr>
                <w:rFonts w:ascii="Trebuchet MS" w:hAnsi="Trebuchet MS"/>
                <w:sz w:val="18"/>
                <w:szCs w:val="18"/>
              </w:rPr>
            </w:pPr>
            <w:proofErr w:type="spellStart"/>
            <w:r w:rsidRPr="00BD2F3F">
              <w:rPr>
                <w:rFonts w:ascii="Trebuchet MS" w:hAnsi="Trebuchet MS"/>
                <w:sz w:val="18"/>
                <w:szCs w:val="18"/>
              </w:rPr>
              <w:t>Sargassum</w:t>
            </w:r>
            <w:proofErr w:type="spellEnd"/>
            <w:r w:rsidRPr="00BD2F3F">
              <w:rPr>
                <w:rFonts w:ascii="Trebuchet MS" w:hAnsi="Trebuchet MS"/>
                <w:sz w:val="18"/>
                <w:szCs w:val="18"/>
              </w:rPr>
              <w:t xml:space="preserve"> </w:t>
            </w:r>
            <w:proofErr w:type="spellStart"/>
            <w:r w:rsidRPr="00BD2F3F">
              <w:rPr>
                <w:rFonts w:ascii="Trebuchet MS" w:hAnsi="Trebuchet MS"/>
                <w:sz w:val="18"/>
                <w:szCs w:val="18"/>
              </w:rPr>
              <w:t>muticum</w:t>
            </w:r>
            <w:proofErr w:type="spellEnd"/>
          </w:p>
        </w:tc>
        <w:tc>
          <w:tcPr>
            <w:tcW w:w="1276" w:type="dxa"/>
            <w:tcBorders>
              <w:top w:val="single" w:sz="4" w:space="0" w:color="auto"/>
              <w:left w:val="single" w:sz="4" w:space="0" w:color="auto"/>
              <w:bottom w:val="single" w:sz="4" w:space="0" w:color="auto"/>
            </w:tcBorders>
            <w:vAlign w:val="bottom"/>
          </w:tcPr>
          <w:p w14:paraId="26D9BE48"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tcPr>
          <w:p w14:paraId="0A658E5A"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3BF0DFE7"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6AEAA76F"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2030</w:t>
            </w:r>
          </w:p>
        </w:tc>
        <w:tc>
          <w:tcPr>
            <w:tcW w:w="3685" w:type="dxa"/>
            <w:tcBorders>
              <w:top w:val="single" w:sz="4" w:space="0" w:color="auto"/>
              <w:left w:val="single" w:sz="4" w:space="0" w:color="auto"/>
              <w:bottom w:val="single" w:sz="4" w:space="0" w:color="auto"/>
            </w:tcBorders>
            <w:vAlign w:val="bottom"/>
          </w:tcPr>
          <w:p w14:paraId="47262AC2"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Bynke-</w:t>
            </w:r>
            <w:proofErr w:type="spellStart"/>
            <w:r w:rsidRPr="00BD2F3F">
              <w:rPr>
                <w:rFonts w:ascii="Trebuchet MS" w:hAnsi="Trebuchet MS"/>
                <w:sz w:val="18"/>
                <w:szCs w:val="18"/>
              </w:rPr>
              <w:t>ambrosie</w:t>
            </w:r>
            <w:proofErr w:type="spellEnd"/>
          </w:p>
        </w:tc>
        <w:tc>
          <w:tcPr>
            <w:tcW w:w="4536" w:type="dxa"/>
            <w:tcBorders>
              <w:top w:val="single" w:sz="4" w:space="0" w:color="auto"/>
              <w:left w:val="single" w:sz="4" w:space="0" w:color="auto"/>
              <w:bottom w:val="single" w:sz="4" w:space="0" w:color="auto"/>
            </w:tcBorders>
            <w:vAlign w:val="bottom"/>
          </w:tcPr>
          <w:p w14:paraId="1E4341CD"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 xml:space="preserve">Ambrosia </w:t>
            </w:r>
            <w:proofErr w:type="spellStart"/>
            <w:r w:rsidRPr="00BD2F3F">
              <w:rPr>
                <w:rFonts w:ascii="Trebuchet MS" w:hAnsi="Trebuchet MS"/>
                <w:sz w:val="18"/>
                <w:szCs w:val="18"/>
              </w:rPr>
              <w:t>artemisiifolia</w:t>
            </w:r>
            <w:proofErr w:type="spellEnd"/>
          </w:p>
        </w:tc>
        <w:tc>
          <w:tcPr>
            <w:tcW w:w="1276" w:type="dxa"/>
            <w:tcBorders>
              <w:top w:val="single" w:sz="4" w:space="0" w:color="auto"/>
              <w:left w:val="single" w:sz="4" w:space="0" w:color="auto"/>
              <w:bottom w:val="single" w:sz="4" w:space="0" w:color="auto"/>
            </w:tcBorders>
            <w:vAlign w:val="bottom"/>
          </w:tcPr>
          <w:p w14:paraId="1540097A"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tcPr>
          <w:p w14:paraId="54B8430B"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06E2B5E9"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22CA71C5"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2040</w:t>
            </w:r>
          </w:p>
        </w:tc>
        <w:tc>
          <w:tcPr>
            <w:tcW w:w="3685" w:type="dxa"/>
            <w:tcBorders>
              <w:top w:val="single" w:sz="4" w:space="0" w:color="auto"/>
              <w:left w:val="single" w:sz="4" w:space="0" w:color="auto"/>
              <w:bottom w:val="single" w:sz="4" w:space="0" w:color="auto"/>
            </w:tcBorders>
            <w:vAlign w:val="bottom"/>
          </w:tcPr>
          <w:p w14:paraId="4B7B45AB"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Canadisk bakkestjerne</w:t>
            </w:r>
          </w:p>
        </w:tc>
        <w:tc>
          <w:tcPr>
            <w:tcW w:w="4536" w:type="dxa"/>
            <w:tcBorders>
              <w:top w:val="single" w:sz="4" w:space="0" w:color="auto"/>
              <w:left w:val="single" w:sz="4" w:space="0" w:color="auto"/>
              <w:bottom w:val="single" w:sz="4" w:space="0" w:color="auto"/>
            </w:tcBorders>
            <w:vAlign w:val="bottom"/>
          </w:tcPr>
          <w:p w14:paraId="532C8650" w14:textId="77777777" w:rsidR="00CB4BEB" w:rsidRPr="00BD2F3F" w:rsidRDefault="00CB4BEB" w:rsidP="003C0924">
            <w:pPr>
              <w:rPr>
                <w:rFonts w:ascii="Trebuchet MS" w:hAnsi="Trebuchet MS"/>
                <w:sz w:val="18"/>
                <w:szCs w:val="18"/>
              </w:rPr>
            </w:pPr>
            <w:proofErr w:type="spellStart"/>
            <w:r w:rsidRPr="00BD2F3F">
              <w:rPr>
                <w:rFonts w:ascii="Trebuchet MS" w:hAnsi="Trebuchet MS"/>
                <w:sz w:val="18"/>
                <w:szCs w:val="18"/>
              </w:rPr>
              <w:t>Conyza</w:t>
            </w:r>
            <w:proofErr w:type="spellEnd"/>
            <w:r w:rsidRPr="00BD2F3F">
              <w:rPr>
                <w:rFonts w:ascii="Trebuchet MS" w:hAnsi="Trebuchet MS"/>
                <w:sz w:val="18"/>
                <w:szCs w:val="18"/>
              </w:rPr>
              <w:t xml:space="preserve"> </w:t>
            </w:r>
            <w:proofErr w:type="spellStart"/>
            <w:r w:rsidRPr="00BD2F3F">
              <w:rPr>
                <w:rFonts w:ascii="Trebuchet MS" w:hAnsi="Trebuchet MS"/>
                <w:sz w:val="18"/>
                <w:szCs w:val="18"/>
              </w:rPr>
              <w:t>canadensis</w:t>
            </w:r>
            <w:proofErr w:type="spellEnd"/>
          </w:p>
        </w:tc>
        <w:tc>
          <w:tcPr>
            <w:tcW w:w="1276" w:type="dxa"/>
            <w:tcBorders>
              <w:top w:val="single" w:sz="4" w:space="0" w:color="auto"/>
              <w:left w:val="single" w:sz="4" w:space="0" w:color="auto"/>
              <w:bottom w:val="single" w:sz="4" w:space="0" w:color="auto"/>
            </w:tcBorders>
            <w:vAlign w:val="bottom"/>
          </w:tcPr>
          <w:p w14:paraId="6E29990E"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tcPr>
          <w:p w14:paraId="4CE1A0CD"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004B797A"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42697287"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2050</w:t>
            </w:r>
          </w:p>
        </w:tc>
        <w:tc>
          <w:tcPr>
            <w:tcW w:w="3685" w:type="dxa"/>
            <w:tcBorders>
              <w:top w:val="single" w:sz="4" w:space="0" w:color="auto"/>
              <w:left w:val="single" w:sz="4" w:space="0" w:color="auto"/>
              <w:bottom w:val="single" w:sz="4" w:space="0" w:color="auto"/>
            </w:tcBorders>
            <w:vAlign w:val="bottom"/>
          </w:tcPr>
          <w:p w14:paraId="625B787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Contortafyr/Klitfyr</w:t>
            </w:r>
          </w:p>
        </w:tc>
        <w:tc>
          <w:tcPr>
            <w:tcW w:w="4536" w:type="dxa"/>
            <w:tcBorders>
              <w:top w:val="single" w:sz="4" w:space="0" w:color="auto"/>
              <w:left w:val="single" w:sz="4" w:space="0" w:color="auto"/>
              <w:bottom w:val="single" w:sz="4" w:space="0" w:color="auto"/>
            </w:tcBorders>
            <w:vAlign w:val="bottom"/>
          </w:tcPr>
          <w:p w14:paraId="6A2840E5" w14:textId="77777777" w:rsidR="00CB4BEB" w:rsidRPr="00BD2F3F" w:rsidRDefault="00CB4BEB" w:rsidP="003C0924">
            <w:pPr>
              <w:rPr>
                <w:rFonts w:ascii="Trebuchet MS" w:hAnsi="Trebuchet MS"/>
                <w:sz w:val="18"/>
                <w:szCs w:val="18"/>
              </w:rPr>
            </w:pPr>
            <w:proofErr w:type="spellStart"/>
            <w:r w:rsidRPr="00BD2F3F">
              <w:rPr>
                <w:rFonts w:ascii="Trebuchet MS" w:hAnsi="Trebuchet MS"/>
                <w:sz w:val="18"/>
                <w:szCs w:val="18"/>
              </w:rPr>
              <w:t>Pinus</w:t>
            </w:r>
            <w:proofErr w:type="spellEnd"/>
            <w:r w:rsidRPr="00BD2F3F">
              <w:rPr>
                <w:rFonts w:ascii="Trebuchet MS" w:hAnsi="Trebuchet MS"/>
                <w:sz w:val="18"/>
                <w:szCs w:val="18"/>
              </w:rPr>
              <w:t xml:space="preserve"> </w:t>
            </w:r>
            <w:proofErr w:type="spellStart"/>
            <w:r w:rsidRPr="00BD2F3F">
              <w:rPr>
                <w:rFonts w:ascii="Trebuchet MS" w:hAnsi="Trebuchet MS"/>
                <w:sz w:val="18"/>
                <w:szCs w:val="18"/>
              </w:rPr>
              <w:t>contorta</w:t>
            </w:r>
            <w:proofErr w:type="spellEnd"/>
          </w:p>
        </w:tc>
        <w:tc>
          <w:tcPr>
            <w:tcW w:w="1276" w:type="dxa"/>
            <w:tcBorders>
              <w:top w:val="single" w:sz="4" w:space="0" w:color="auto"/>
              <w:left w:val="single" w:sz="4" w:space="0" w:color="auto"/>
              <w:bottom w:val="single" w:sz="4" w:space="0" w:color="auto"/>
            </w:tcBorders>
            <w:vAlign w:val="bottom"/>
          </w:tcPr>
          <w:p w14:paraId="254E73B9"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tcPr>
          <w:p w14:paraId="4DBA5493"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3FC71BEF"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6A7FEA46"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2060</w:t>
            </w:r>
          </w:p>
        </w:tc>
        <w:tc>
          <w:tcPr>
            <w:tcW w:w="3685" w:type="dxa"/>
            <w:tcBorders>
              <w:top w:val="single" w:sz="4" w:space="0" w:color="auto"/>
              <w:left w:val="single" w:sz="4" w:space="0" w:color="auto"/>
              <w:bottom w:val="single" w:sz="4" w:space="0" w:color="auto"/>
            </w:tcBorders>
            <w:vAlign w:val="bottom"/>
          </w:tcPr>
          <w:p w14:paraId="484B7F09"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Engelsk vadegræs</w:t>
            </w:r>
          </w:p>
        </w:tc>
        <w:tc>
          <w:tcPr>
            <w:tcW w:w="4536" w:type="dxa"/>
            <w:tcBorders>
              <w:top w:val="single" w:sz="4" w:space="0" w:color="auto"/>
              <w:left w:val="single" w:sz="4" w:space="0" w:color="auto"/>
              <w:bottom w:val="single" w:sz="4" w:space="0" w:color="auto"/>
            </w:tcBorders>
            <w:vAlign w:val="bottom"/>
          </w:tcPr>
          <w:p w14:paraId="13554AF3" w14:textId="77777777" w:rsidR="00CB4BEB" w:rsidRPr="00BD2F3F" w:rsidRDefault="00CB4BEB" w:rsidP="003C0924">
            <w:pPr>
              <w:rPr>
                <w:rFonts w:ascii="Trebuchet MS" w:hAnsi="Trebuchet MS"/>
                <w:sz w:val="18"/>
                <w:szCs w:val="18"/>
              </w:rPr>
            </w:pPr>
            <w:proofErr w:type="spellStart"/>
            <w:r w:rsidRPr="00BD2F3F">
              <w:rPr>
                <w:rFonts w:ascii="Trebuchet MS" w:hAnsi="Trebuchet MS"/>
                <w:sz w:val="18"/>
                <w:szCs w:val="18"/>
              </w:rPr>
              <w:t>Spartina</w:t>
            </w:r>
            <w:proofErr w:type="spellEnd"/>
            <w:r w:rsidRPr="00BD2F3F">
              <w:rPr>
                <w:rFonts w:ascii="Trebuchet MS" w:hAnsi="Trebuchet MS"/>
                <w:sz w:val="18"/>
                <w:szCs w:val="18"/>
              </w:rPr>
              <w:t xml:space="preserve"> </w:t>
            </w:r>
            <w:proofErr w:type="spellStart"/>
            <w:r w:rsidRPr="00BD2F3F">
              <w:rPr>
                <w:rFonts w:ascii="Trebuchet MS" w:hAnsi="Trebuchet MS"/>
                <w:sz w:val="18"/>
                <w:szCs w:val="18"/>
              </w:rPr>
              <w:t>anglica</w:t>
            </w:r>
            <w:proofErr w:type="spellEnd"/>
          </w:p>
        </w:tc>
        <w:tc>
          <w:tcPr>
            <w:tcW w:w="1276" w:type="dxa"/>
            <w:tcBorders>
              <w:top w:val="single" w:sz="4" w:space="0" w:color="auto"/>
              <w:left w:val="single" w:sz="4" w:space="0" w:color="auto"/>
              <w:bottom w:val="single" w:sz="4" w:space="0" w:color="auto"/>
            </w:tcBorders>
            <w:vAlign w:val="bottom"/>
          </w:tcPr>
          <w:p w14:paraId="4A28F51D"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tcPr>
          <w:p w14:paraId="20503327"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6F2FFD82"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54878593"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2070</w:t>
            </w:r>
          </w:p>
        </w:tc>
        <w:tc>
          <w:tcPr>
            <w:tcW w:w="3685" w:type="dxa"/>
            <w:tcBorders>
              <w:top w:val="single" w:sz="4" w:space="0" w:color="auto"/>
              <w:left w:val="single" w:sz="4" w:space="0" w:color="auto"/>
              <w:bottom w:val="single" w:sz="4" w:space="0" w:color="auto"/>
            </w:tcBorders>
            <w:vAlign w:val="bottom"/>
          </w:tcPr>
          <w:p w14:paraId="6E1C4BDD"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Glansbladet hæg</w:t>
            </w:r>
          </w:p>
        </w:tc>
        <w:tc>
          <w:tcPr>
            <w:tcW w:w="4536" w:type="dxa"/>
            <w:tcBorders>
              <w:top w:val="single" w:sz="4" w:space="0" w:color="auto"/>
              <w:left w:val="single" w:sz="4" w:space="0" w:color="auto"/>
              <w:bottom w:val="single" w:sz="4" w:space="0" w:color="auto"/>
            </w:tcBorders>
            <w:vAlign w:val="bottom"/>
          </w:tcPr>
          <w:p w14:paraId="4E9759F7" w14:textId="77777777" w:rsidR="00CB4BEB" w:rsidRPr="00BD2F3F" w:rsidRDefault="00CB4BEB" w:rsidP="003C0924">
            <w:pPr>
              <w:rPr>
                <w:rFonts w:ascii="Trebuchet MS" w:hAnsi="Trebuchet MS"/>
                <w:sz w:val="18"/>
                <w:szCs w:val="18"/>
              </w:rPr>
            </w:pPr>
            <w:proofErr w:type="spellStart"/>
            <w:r w:rsidRPr="00BD2F3F">
              <w:rPr>
                <w:rFonts w:ascii="Trebuchet MS" w:hAnsi="Trebuchet MS"/>
                <w:sz w:val="18"/>
                <w:szCs w:val="18"/>
              </w:rPr>
              <w:t>Prunus</w:t>
            </w:r>
            <w:proofErr w:type="spellEnd"/>
            <w:r w:rsidRPr="00BD2F3F">
              <w:rPr>
                <w:rFonts w:ascii="Trebuchet MS" w:hAnsi="Trebuchet MS"/>
                <w:sz w:val="18"/>
                <w:szCs w:val="18"/>
              </w:rPr>
              <w:t xml:space="preserve"> </w:t>
            </w:r>
            <w:proofErr w:type="spellStart"/>
            <w:r w:rsidRPr="00BD2F3F">
              <w:rPr>
                <w:rFonts w:ascii="Trebuchet MS" w:hAnsi="Trebuchet MS"/>
                <w:sz w:val="18"/>
                <w:szCs w:val="18"/>
              </w:rPr>
              <w:t>serotina</w:t>
            </w:r>
            <w:proofErr w:type="spellEnd"/>
          </w:p>
        </w:tc>
        <w:tc>
          <w:tcPr>
            <w:tcW w:w="1276" w:type="dxa"/>
            <w:tcBorders>
              <w:top w:val="single" w:sz="4" w:space="0" w:color="auto"/>
              <w:left w:val="single" w:sz="4" w:space="0" w:color="auto"/>
              <w:bottom w:val="single" w:sz="4" w:space="0" w:color="auto"/>
            </w:tcBorders>
            <w:vAlign w:val="bottom"/>
          </w:tcPr>
          <w:p w14:paraId="1F633C2A"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tcPr>
          <w:p w14:paraId="3D07CC28"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4F4DA85E"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1F1D6268"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2080</w:t>
            </w:r>
          </w:p>
        </w:tc>
        <w:tc>
          <w:tcPr>
            <w:tcW w:w="3685" w:type="dxa"/>
            <w:tcBorders>
              <w:top w:val="single" w:sz="4" w:space="0" w:color="auto"/>
              <w:left w:val="single" w:sz="4" w:space="0" w:color="auto"/>
              <w:bottom w:val="single" w:sz="4" w:space="0" w:color="auto"/>
            </w:tcBorders>
            <w:vAlign w:val="bottom"/>
          </w:tcPr>
          <w:p w14:paraId="4555052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Gul kæmpekalla</w:t>
            </w:r>
          </w:p>
        </w:tc>
        <w:tc>
          <w:tcPr>
            <w:tcW w:w="4536" w:type="dxa"/>
            <w:tcBorders>
              <w:top w:val="single" w:sz="4" w:space="0" w:color="auto"/>
              <w:left w:val="single" w:sz="4" w:space="0" w:color="auto"/>
              <w:bottom w:val="single" w:sz="4" w:space="0" w:color="auto"/>
            </w:tcBorders>
            <w:vAlign w:val="bottom"/>
          </w:tcPr>
          <w:p w14:paraId="69B27231" w14:textId="77777777" w:rsidR="00CB4BEB" w:rsidRPr="00BD2F3F" w:rsidRDefault="00CB4BEB" w:rsidP="003C0924">
            <w:pPr>
              <w:rPr>
                <w:rFonts w:ascii="Trebuchet MS" w:hAnsi="Trebuchet MS"/>
                <w:sz w:val="18"/>
                <w:szCs w:val="18"/>
              </w:rPr>
            </w:pPr>
            <w:proofErr w:type="spellStart"/>
            <w:r w:rsidRPr="00BD2F3F">
              <w:rPr>
                <w:rFonts w:ascii="Trebuchet MS" w:hAnsi="Trebuchet MS"/>
                <w:sz w:val="18"/>
                <w:szCs w:val="18"/>
              </w:rPr>
              <w:t>Lysichiton</w:t>
            </w:r>
            <w:proofErr w:type="spellEnd"/>
            <w:r w:rsidRPr="00BD2F3F">
              <w:rPr>
                <w:rFonts w:ascii="Trebuchet MS" w:hAnsi="Trebuchet MS"/>
                <w:sz w:val="18"/>
                <w:szCs w:val="18"/>
              </w:rPr>
              <w:t xml:space="preserve"> </w:t>
            </w:r>
            <w:proofErr w:type="spellStart"/>
            <w:r w:rsidRPr="00BD2F3F">
              <w:rPr>
                <w:rFonts w:ascii="Trebuchet MS" w:hAnsi="Trebuchet MS"/>
                <w:sz w:val="18"/>
                <w:szCs w:val="18"/>
              </w:rPr>
              <w:t>americanus</w:t>
            </w:r>
            <w:proofErr w:type="spellEnd"/>
          </w:p>
        </w:tc>
        <w:tc>
          <w:tcPr>
            <w:tcW w:w="1276" w:type="dxa"/>
            <w:tcBorders>
              <w:top w:val="single" w:sz="4" w:space="0" w:color="auto"/>
              <w:left w:val="single" w:sz="4" w:space="0" w:color="auto"/>
              <w:bottom w:val="single" w:sz="4" w:space="0" w:color="auto"/>
            </w:tcBorders>
            <w:vAlign w:val="bottom"/>
          </w:tcPr>
          <w:p w14:paraId="7DD3AC45"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tcPr>
          <w:p w14:paraId="3C84D78A"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37519DE3"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7140F2D1"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2090</w:t>
            </w:r>
          </w:p>
        </w:tc>
        <w:tc>
          <w:tcPr>
            <w:tcW w:w="3685" w:type="dxa"/>
            <w:tcBorders>
              <w:top w:val="single" w:sz="4" w:space="0" w:color="auto"/>
              <w:left w:val="single" w:sz="4" w:space="0" w:color="auto"/>
              <w:bottom w:val="single" w:sz="4" w:space="0" w:color="auto"/>
            </w:tcBorders>
            <w:vAlign w:val="bottom"/>
          </w:tcPr>
          <w:p w14:paraId="63B01F81"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Gyldenris/Canadisk gyldenris/Sildig gyldenris</w:t>
            </w:r>
          </w:p>
        </w:tc>
        <w:tc>
          <w:tcPr>
            <w:tcW w:w="4536" w:type="dxa"/>
            <w:tcBorders>
              <w:top w:val="single" w:sz="4" w:space="0" w:color="auto"/>
              <w:left w:val="single" w:sz="4" w:space="0" w:color="auto"/>
              <w:bottom w:val="single" w:sz="4" w:space="0" w:color="auto"/>
            </w:tcBorders>
            <w:vAlign w:val="bottom"/>
          </w:tcPr>
          <w:p w14:paraId="76B58122" w14:textId="77777777" w:rsidR="00CB4BEB" w:rsidRPr="00BD2F3F" w:rsidRDefault="00CB4BEB" w:rsidP="003C0924">
            <w:pPr>
              <w:rPr>
                <w:rFonts w:ascii="Trebuchet MS" w:hAnsi="Trebuchet MS"/>
                <w:sz w:val="18"/>
                <w:szCs w:val="18"/>
              </w:rPr>
            </w:pPr>
            <w:proofErr w:type="spellStart"/>
            <w:r w:rsidRPr="00BD2F3F">
              <w:rPr>
                <w:rFonts w:ascii="Trebuchet MS" w:hAnsi="Trebuchet MS"/>
                <w:sz w:val="18"/>
                <w:szCs w:val="18"/>
              </w:rPr>
              <w:t>Solidago</w:t>
            </w:r>
            <w:proofErr w:type="spellEnd"/>
            <w:r w:rsidRPr="00BD2F3F">
              <w:rPr>
                <w:rFonts w:ascii="Trebuchet MS" w:hAnsi="Trebuchet MS"/>
                <w:sz w:val="18"/>
                <w:szCs w:val="18"/>
              </w:rPr>
              <w:t xml:space="preserve"> </w:t>
            </w:r>
            <w:proofErr w:type="spellStart"/>
            <w:r w:rsidRPr="00BD2F3F">
              <w:rPr>
                <w:rFonts w:ascii="Trebuchet MS" w:hAnsi="Trebuchet MS"/>
                <w:sz w:val="18"/>
                <w:szCs w:val="18"/>
              </w:rPr>
              <w:t>canadensis</w:t>
            </w:r>
            <w:proofErr w:type="spellEnd"/>
            <w:r w:rsidRPr="00BD2F3F">
              <w:rPr>
                <w:rFonts w:ascii="Trebuchet MS" w:hAnsi="Trebuchet MS"/>
                <w:sz w:val="18"/>
                <w:szCs w:val="18"/>
              </w:rPr>
              <w:t>/</w:t>
            </w:r>
            <w:proofErr w:type="spellStart"/>
            <w:r w:rsidRPr="00BD2F3F">
              <w:rPr>
                <w:rFonts w:ascii="Trebuchet MS" w:hAnsi="Trebuchet MS"/>
                <w:sz w:val="18"/>
                <w:szCs w:val="18"/>
              </w:rPr>
              <w:t>Solidago</w:t>
            </w:r>
            <w:proofErr w:type="spellEnd"/>
            <w:r w:rsidRPr="00BD2F3F">
              <w:rPr>
                <w:rFonts w:ascii="Trebuchet MS" w:hAnsi="Trebuchet MS"/>
                <w:sz w:val="18"/>
                <w:szCs w:val="18"/>
              </w:rPr>
              <w:t xml:space="preserve"> </w:t>
            </w:r>
            <w:proofErr w:type="spellStart"/>
            <w:r w:rsidRPr="00BD2F3F">
              <w:rPr>
                <w:rFonts w:ascii="Trebuchet MS" w:hAnsi="Trebuchet MS"/>
                <w:sz w:val="18"/>
                <w:szCs w:val="18"/>
              </w:rPr>
              <w:t>gigantea</w:t>
            </w:r>
            <w:proofErr w:type="spellEnd"/>
          </w:p>
        </w:tc>
        <w:tc>
          <w:tcPr>
            <w:tcW w:w="1276" w:type="dxa"/>
            <w:tcBorders>
              <w:top w:val="single" w:sz="4" w:space="0" w:color="auto"/>
              <w:left w:val="single" w:sz="4" w:space="0" w:color="auto"/>
              <w:bottom w:val="single" w:sz="4" w:space="0" w:color="auto"/>
            </w:tcBorders>
            <w:vAlign w:val="bottom"/>
          </w:tcPr>
          <w:p w14:paraId="2C27FD6C"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tcPr>
          <w:p w14:paraId="1531ECAE"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78D4437F"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5122DCAA"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2100</w:t>
            </w:r>
          </w:p>
        </w:tc>
        <w:tc>
          <w:tcPr>
            <w:tcW w:w="3685" w:type="dxa"/>
            <w:tcBorders>
              <w:top w:val="single" w:sz="4" w:space="0" w:color="auto"/>
              <w:left w:val="single" w:sz="4" w:space="0" w:color="auto"/>
              <w:bottom w:val="single" w:sz="4" w:space="0" w:color="auto"/>
            </w:tcBorders>
            <w:vAlign w:val="bottom"/>
          </w:tcPr>
          <w:p w14:paraId="41783F5F"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Japansk pileurt</w:t>
            </w:r>
          </w:p>
        </w:tc>
        <w:tc>
          <w:tcPr>
            <w:tcW w:w="4536" w:type="dxa"/>
            <w:tcBorders>
              <w:top w:val="single" w:sz="4" w:space="0" w:color="auto"/>
              <w:left w:val="single" w:sz="4" w:space="0" w:color="auto"/>
              <w:bottom w:val="single" w:sz="4" w:space="0" w:color="auto"/>
            </w:tcBorders>
            <w:vAlign w:val="bottom"/>
          </w:tcPr>
          <w:p w14:paraId="3D2402A4" w14:textId="77777777" w:rsidR="00CB4BEB" w:rsidRPr="00BD2F3F" w:rsidRDefault="00CB4BEB" w:rsidP="003C0924">
            <w:pPr>
              <w:rPr>
                <w:rFonts w:ascii="Trebuchet MS" w:hAnsi="Trebuchet MS"/>
                <w:sz w:val="18"/>
                <w:szCs w:val="18"/>
              </w:rPr>
            </w:pPr>
            <w:proofErr w:type="spellStart"/>
            <w:r w:rsidRPr="00BD2F3F">
              <w:rPr>
                <w:rFonts w:ascii="Trebuchet MS" w:hAnsi="Trebuchet MS"/>
                <w:sz w:val="18"/>
                <w:szCs w:val="18"/>
              </w:rPr>
              <w:t>Fallopia</w:t>
            </w:r>
            <w:proofErr w:type="spellEnd"/>
            <w:r w:rsidRPr="00BD2F3F">
              <w:rPr>
                <w:rFonts w:ascii="Trebuchet MS" w:hAnsi="Trebuchet MS"/>
                <w:sz w:val="18"/>
                <w:szCs w:val="18"/>
              </w:rPr>
              <w:t xml:space="preserve"> </w:t>
            </w:r>
            <w:proofErr w:type="spellStart"/>
            <w:r w:rsidRPr="00BD2F3F">
              <w:rPr>
                <w:rFonts w:ascii="Trebuchet MS" w:hAnsi="Trebuchet MS"/>
                <w:sz w:val="18"/>
                <w:szCs w:val="18"/>
              </w:rPr>
              <w:t>japonica</w:t>
            </w:r>
            <w:proofErr w:type="spellEnd"/>
          </w:p>
        </w:tc>
        <w:tc>
          <w:tcPr>
            <w:tcW w:w="1276" w:type="dxa"/>
            <w:tcBorders>
              <w:top w:val="single" w:sz="4" w:space="0" w:color="auto"/>
              <w:left w:val="single" w:sz="4" w:space="0" w:color="auto"/>
              <w:bottom w:val="single" w:sz="4" w:space="0" w:color="auto"/>
            </w:tcBorders>
            <w:vAlign w:val="bottom"/>
          </w:tcPr>
          <w:p w14:paraId="29863355"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tcPr>
          <w:p w14:paraId="1C6C10FC"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4CA36460"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022E68EF"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2110</w:t>
            </w:r>
          </w:p>
        </w:tc>
        <w:tc>
          <w:tcPr>
            <w:tcW w:w="3685" w:type="dxa"/>
            <w:tcBorders>
              <w:top w:val="single" w:sz="4" w:space="0" w:color="auto"/>
              <w:left w:val="single" w:sz="4" w:space="0" w:color="auto"/>
              <w:bottom w:val="single" w:sz="4" w:space="0" w:color="auto"/>
            </w:tcBorders>
            <w:vAlign w:val="bottom"/>
          </w:tcPr>
          <w:p w14:paraId="497C4DCC"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Kæmpe-balsamin</w:t>
            </w:r>
          </w:p>
        </w:tc>
        <w:tc>
          <w:tcPr>
            <w:tcW w:w="4536" w:type="dxa"/>
            <w:tcBorders>
              <w:top w:val="single" w:sz="4" w:space="0" w:color="auto"/>
              <w:left w:val="single" w:sz="4" w:space="0" w:color="auto"/>
              <w:bottom w:val="single" w:sz="4" w:space="0" w:color="auto"/>
            </w:tcBorders>
            <w:vAlign w:val="bottom"/>
          </w:tcPr>
          <w:p w14:paraId="40C17510" w14:textId="77777777" w:rsidR="00CB4BEB" w:rsidRPr="00BD2F3F" w:rsidRDefault="00CB4BEB" w:rsidP="003C0924">
            <w:pPr>
              <w:rPr>
                <w:rFonts w:ascii="Trebuchet MS" w:hAnsi="Trebuchet MS"/>
                <w:sz w:val="18"/>
                <w:szCs w:val="18"/>
              </w:rPr>
            </w:pPr>
            <w:proofErr w:type="spellStart"/>
            <w:r w:rsidRPr="00BD2F3F">
              <w:rPr>
                <w:rFonts w:ascii="Trebuchet MS" w:hAnsi="Trebuchet MS"/>
                <w:sz w:val="18"/>
                <w:szCs w:val="18"/>
              </w:rPr>
              <w:t>Impatiens</w:t>
            </w:r>
            <w:proofErr w:type="spellEnd"/>
            <w:r w:rsidRPr="00BD2F3F">
              <w:rPr>
                <w:rFonts w:ascii="Trebuchet MS" w:hAnsi="Trebuchet MS"/>
                <w:sz w:val="18"/>
                <w:szCs w:val="18"/>
              </w:rPr>
              <w:t xml:space="preserve"> </w:t>
            </w:r>
            <w:proofErr w:type="spellStart"/>
            <w:r w:rsidRPr="00BD2F3F">
              <w:rPr>
                <w:rFonts w:ascii="Trebuchet MS" w:hAnsi="Trebuchet MS"/>
                <w:sz w:val="18"/>
                <w:szCs w:val="18"/>
              </w:rPr>
              <w:t>glandulifera</w:t>
            </w:r>
            <w:proofErr w:type="spellEnd"/>
          </w:p>
        </w:tc>
        <w:tc>
          <w:tcPr>
            <w:tcW w:w="1276" w:type="dxa"/>
            <w:tcBorders>
              <w:top w:val="single" w:sz="4" w:space="0" w:color="auto"/>
              <w:left w:val="single" w:sz="4" w:space="0" w:color="auto"/>
              <w:bottom w:val="single" w:sz="4" w:space="0" w:color="auto"/>
            </w:tcBorders>
            <w:vAlign w:val="bottom"/>
          </w:tcPr>
          <w:p w14:paraId="58B4AB25"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tcPr>
          <w:p w14:paraId="26169D75"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1D2E357A"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334E8CAB"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2120</w:t>
            </w:r>
          </w:p>
        </w:tc>
        <w:tc>
          <w:tcPr>
            <w:tcW w:w="3685" w:type="dxa"/>
            <w:tcBorders>
              <w:top w:val="single" w:sz="4" w:space="0" w:color="auto"/>
              <w:left w:val="single" w:sz="4" w:space="0" w:color="auto"/>
              <w:bottom w:val="single" w:sz="4" w:space="0" w:color="auto"/>
            </w:tcBorders>
            <w:vAlign w:val="bottom"/>
          </w:tcPr>
          <w:p w14:paraId="67775522"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Kæmpe-bjørneklo</w:t>
            </w:r>
          </w:p>
        </w:tc>
        <w:tc>
          <w:tcPr>
            <w:tcW w:w="4536" w:type="dxa"/>
            <w:tcBorders>
              <w:top w:val="single" w:sz="4" w:space="0" w:color="auto"/>
              <w:left w:val="single" w:sz="4" w:space="0" w:color="auto"/>
              <w:bottom w:val="single" w:sz="4" w:space="0" w:color="auto"/>
            </w:tcBorders>
            <w:vAlign w:val="bottom"/>
          </w:tcPr>
          <w:p w14:paraId="6809F176" w14:textId="77777777" w:rsidR="00CB4BEB" w:rsidRPr="00BD2F3F" w:rsidRDefault="00CB4BEB" w:rsidP="003C0924">
            <w:pPr>
              <w:rPr>
                <w:rFonts w:ascii="Trebuchet MS" w:hAnsi="Trebuchet MS"/>
                <w:sz w:val="18"/>
                <w:szCs w:val="18"/>
              </w:rPr>
            </w:pPr>
            <w:proofErr w:type="spellStart"/>
            <w:r w:rsidRPr="00BD2F3F">
              <w:rPr>
                <w:rFonts w:ascii="Trebuchet MS" w:hAnsi="Trebuchet MS"/>
                <w:sz w:val="18"/>
                <w:szCs w:val="18"/>
              </w:rPr>
              <w:t>Heracleum</w:t>
            </w:r>
            <w:proofErr w:type="spellEnd"/>
            <w:r w:rsidRPr="00BD2F3F">
              <w:rPr>
                <w:rFonts w:ascii="Trebuchet MS" w:hAnsi="Trebuchet MS"/>
                <w:sz w:val="18"/>
                <w:szCs w:val="18"/>
              </w:rPr>
              <w:t xml:space="preserve"> </w:t>
            </w:r>
            <w:proofErr w:type="spellStart"/>
            <w:r w:rsidRPr="00BD2F3F">
              <w:rPr>
                <w:rFonts w:ascii="Trebuchet MS" w:hAnsi="Trebuchet MS"/>
                <w:sz w:val="18"/>
                <w:szCs w:val="18"/>
              </w:rPr>
              <w:t>mantegazzianum</w:t>
            </w:r>
            <w:proofErr w:type="spellEnd"/>
          </w:p>
        </w:tc>
        <w:tc>
          <w:tcPr>
            <w:tcW w:w="1276" w:type="dxa"/>
            <w:tcBorders>
              <w:top w:val="single" w:sz="4" w:space="0" w:color="auto"/>
              <w:left w:val="single" w:sz="4" w:space="0" w:color="auto"/>
              <w:bottom w:val="single" w:sz="4" w:space="0" w:color="auto"/>
            </w:tcBorders>
            <w:vAlign w:val="bottom"/>
          </w:tcPr>
          <w:p w14:paraId="60811C39"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tcPr>
          <w:p w14:paraId="5424A72C"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48093BAB"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10C651C7"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2130</w:t>
            </w:r>
          </w:p>
        </w:tc>
        <w:tc>
          <w:tcPr>
            <w:tcW w:w="3685" w:type="dxa"/>
            <w:tcBorders>
              <w:top w:val="single" w:sz="4" w:space="0" w:color="auto"/>
              <w:left w:val="single" w:sz="4" w:space="0" w:color="auto"/>
              <w:bottom w:val="single" w:sz="4" w:space="0" w:color="auto"/>
            </w:tcBorders>
            <w:vAlign w:val="bottom"/>
          </w:tcPr>
          <w:p w14:paraId="233C0B92"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Kæmpe-pileurt</w:t>
            </w:r>
          </w:p>
        </w:tc>
        <w:tc>
          <w:tcPr>
            <w:tcW w:w="4536" w:type="dxa"/>
            <w:tcBorders>
              <w:top w:val="single" w:sz="4" w:space="0" w:color="auto"/>
              <w:left w:val="single" w:sz="4" w:space="0" w:color="auto"/>
              <w:bottom w:val="single" w:sz="4" w:space="0" w:color="auto"/>
            </w:tcBorders>
            <w:vAlign w:val="bottom"/>
          </w:tcPr>
          <w:p w14:paraId="5194B66E" w14:textId="77777777" w:rsidR="00CB4BEB" w:rsidRPr="00BD2F3F" w:rsidRDefault="00CB4BEB" w:rsidP="003C0924">
            <w:pPr>
              <w:rPr>
                <w:rFonts w:ascii="Trebuchet MS" w:hAnsi="Trebuchet MS"/>
                <w:sz w:val="18"/>
                <w:szCs w:val="18"/>
              </w:rPr>
            </w:pPr>
            <w:proofErr w:type="spellStart"/>
            <w:r w:rsidRPr="00BD2F3F">
              <w:rPr>
                <w:rFonts w:ascii="Trebuchet MS" w:hAnsi="Trebuchet MS"/>
                <w:sz w:val="18"/>
                <w:szCs w:val="18"/>
              </w:rPr>
              <w:t>Fallopia</w:t>
            </w:r>
            <w:proofErr w:type="spellEnd"/>
            <w:r w:rsidRPr="00BD2F3F">
              <w:rPr>
                <w:rFonts w:ascii="Trebuchet MS" w:hAnsi="Trebuchet MS"/>
                <w:sz w:val="18"/>
                <w:szCs w:val="18"/>
              </w:rPr>
              <w:t xml:space="preserve"> </w:t>
            </w:r>
            <w:proofErr w:type="spellStart"/>
            <w:r w:rsidRPr="00BD2F3F">
              <w:rPr>
                <w:rFonts w:ascii="Trebuchet MS" w:hAnsi="Trebuchet MS"/>
                <w:sz w:val="18"/>
                <w:szCs w:val="18"/>
              </w:rPr>
              <w:t>sachalinensis</w:t>
            </w:r>
            <w:proofErr w:type="spellEnd"/>
          </w:p>
        </w:tc>
        <w:tc>
          <w:tcPr>
            <w:tcW w:w="1276" w:type="dxa"/>
            <w:tcBorders>
              <w:top w:val="single" w:sz="4" w:space="0" w:color="auto"/>
              <w:left w:val="single" w:sz="4" w:space="0" w:color="auto"/>
              <w:bottom w:val="single" w:sz="4" w:space="0" w:color="auto"/>
            </w:tcBorders>
            <w:vAlign w:val="bottom"/>
          </w:tcPr>
          <w:p w14:paraId="5127845C"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vAlign w:val="bottom"/>
          </w:tcPr>
          <w:p w14:paraId="740D9490"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6FD3778E"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2542E391"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2140</w:t>
            </w:r>
          </w:p>
        </w:tc>
        <w:tc>
          <w:tcPr>
            <w:tcW w:w="3685" w:type="dxa"/>
            <w:tcBorders>
              <w:top w:val="single" w:sz="4" w:space="0" w:color="auto"/>
              <w:left w:val="single" w:sz="4" w:space="0" w:color="auto"/>
              <w:bottom w:val="single" w:sz="4" w:space="0" w:color="auto"/>
            </w:tcBorders>
            <w:vAlign w:val="bottom"/>
          </w:tcPr>
          <w:p w14:paraId="1221005B" w14:textId="77777777" w:rsidR="00CB4BEB" w:rsidRPr="00BD2F3F" w:rsidRDefault="00CB4BEB" w:rsidP="003C0924">
            <w:pPr>
              <w:rPr>
                <w:rFonts w:ascii="Trebuchet MS" w:hAnsi="Trebuchet MS"/>
                <w:sz w:val="18"/>
                <w:szCs w:val="18"/>
              </w:rPr>
            </w:pPr>
            <w:proofErr w:type="spellStart"/>
            <w:r w:rsidRPr="00BD2F3F">
              <w:rPr>
                <w:rFonts w:ascii="Trebuchet MS" w:hAnsi="Trebuchet MS"/>
                <w:sz w:val="18"/>
                <w:szCs w:val="18"/>
              </w:rPr>
              <w:t>Mangebladet</w:t>
            </w:r>
            <w:proofErr w:type="spellEnd"/>
            <w:r w:rsidRPr="00BD2F3F">
              <w:rPr>
                <w:rFonts w:ascii="Trebuchet MS" w:hAnsi="Trebuchet MS"/>
                <w:sz w:val="18"/>
                <w:szCs w:val="18"/>
              </w:rPr>
              <w:t xml:space="preserve"> lupin</w:t>
            </w:r>
          </w:p>
        </w:tc>
        <w:tc>
          <w:tcPr>
            <w:tcW w:w="4536" w:type="dxa"/>
            <w:tcBorders>
              <w:top w:val="single" w:sz="4" w:space="0" w:color="auto"/>
              <w:left w:val="single" w:sz="4" w:space="0" w:color="auto"/>
              <w:bottom w:val="single" w:sz="4" w:space="0" w:color="auto"/>
            </w:tcBorders>
            <w:vAlign w:val="bottom"/>
          </w:tcPr>
          <w:p w14:paraId="17174BE6" w14:textId="77777777" w:rsidR="00CB4BEB" w:rsidRPr="00BD2F3F" w:rsidRDefault="00CB4BEB" w:rsidP="003C0924">
            <w:pPr>
              <w:rPr>
                <w:rFonts w:ascii="Trebuchet MS" w:hAnsi="Trebuchet MS"/>
                <w:sz w:val="18"/>
                <w:szCs w:val="18"/>
              </w:rPr>
            </w:pPr>
            <w:proofErr w:type="spellStart"/>
            <w:r w:rsidRPr="00BD2F3F">
              <w:rPr>
                <w:rFonts w:ascii="Trebuchet MS" w:hAnsi="Trebuchet MS"/>
                <w:sz w:val="18"/>
                <w:szCs w:val="18"/>
              </w:rPr>
              <w:t>Lupinus</w:t>
            </w:r>
            <w:proofErr w:type="spellEnd"/>
            <w:r w:rsidRPr="00BD2F3F">
              <w:rPr>
                <w:rFonts w:ascii="Trebuchet MS" w:hAnsi="Trebuchet MS"/>
                <w:sz w:val="18"/>
                <w:szCs w:val="18"/>
              </w:rPr>
              <w:t xml:space="preserve"> </w:t>
            </w:r>
            <w:proofErr w:type="spellStart"/>
            <w:r w:rsidRPr="00BD2F3F">
              <w:rPr>
                <w:rFonts w:ascii="Trebuchet MS" w:hAnsi="Trebuchet MS"/>
                <w:sz w:val="18"/>
                <w:szCs w:val="18"/>
              </w:rPr>
              <w:t>polyphyllus</w:t>
            </w:r>
            <w:proofErr w:type="spellEnd"/>
          </w:p>
        </w:tc>
        <w:tc>
          <w:tcPr>
            <w:tcW w:w="1276" w:type="dxa"/>
            <w:tcBorders>
              <w:top w:val="single" w:sz="4" w:space="0" w:color="auto"/>
              <w:left w:val="single" w:sz="4" w:space="0" w:color="auto"/>
              <w:bottom w:val="single" w:sz="4" w:space="0" w:color="auto"/>
            </w:tcBorders>
            <w:vAlign w:val="bottom"/>
          </w:tcPr>
          <w:p w14:paraId="73C769CE"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vAlign w:val="bottom"/>
          </w:tcPr>
          <w:p w14:paraId="4432E6F7"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13F2F0F5"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1E9E7D05"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lastRenderedPageBreak/>
              <w:t>2150</w:t>
            </w:r>
          </w:p>
        </w:tc>
        <w:tc>
          <w:tcPr>
            <w:tcW w:w="3685" w:type="dxa"/>
            <w:tcBorders>
              <w:top w:val="single" w:sz="4" w:space="0" w:color="auto"/>
              <w:left w:val="single" w:sz="4" w:space="0" w:color="auto"/>
              <w:bottom w:val="single" w:sz="4" w:space="0" w:color="auto"/>
            </w:tcBorders>
            <w:vAlign w:val="bottom"/>
          </w:tcPr>
          <w:p w14:paraId="412EFB2A"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Pastinak</w:t>
            </w:r>
          </w:p>
        </w:tc>
        <w:tc>
          <w:tcPr>
            <w:tcW w:w="4536" w:type="dxa"/>
            <w:tcBorders>
              <w:top w:val="single" w:sz="4" w:space="0" w:color="auto"/>
              <w:left w:val="single" w:sz="4" w:space="0" w:color="auto"/>
              <w:bottom w:val="single" w:sz="4" w:space="0" w:color="auto"/>
            </w:tcBorders>
            <w:vAlign w:val="bottom"/>
          </w:tcPr>
          <w:p w14:paraId="426645A3"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 xml:space="preserve">Pastinaca </w:t>
            </w:r>
            <w:proofErr w:type="spellStart"/>
            <w:r w:rsidRPr="00BD2F3F">
              <w:rPr>
                <w:rFonts w:ascii="Trebuchet MS" w:hAnsi="Trebuchet MS"/>
                <w:sz w:val="18"/>
                <w:szCs w:val="18"/>
              </w:rPr>
              <w:t>sativa</w:t>
            </w:r>
            <w:proofErr w:type="spellEnd"/>
          </w:p>
        </w:tc>
        <w:tc>
          <w:tcPr>
            <w:tcW w:w="1276" w:type="dxa"/>
            <w:tcBorders>
              <w:top w:val="single" w:sz="4" w:space="0" w:color="auto"/>
              <w:left w:val="single" w:sz="4" w:space="0" w:color="auto"/>
              <w:bottom w:val="single" w:sz="4" w:space="0" w:color="auto"/>
            </w:tcBorders>
            <w:vAlign w:val="bottom"/>
          </w:tcPr>
          <w:p w14:paraId="688A4DB6"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vAlign w:val="bottom"/>
          </w:tcPr>
          <w:p w14:paraId="1CD4349B"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14221522"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6A12A7E4"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2160</w:t>
            </w:r>
          </w:p>
        </w:tc>
        <w:tc>
          <w:tcPr>
            <w:tcW w:w="3685" w:type="dxa"/>
            <w:tcBorders>
              <w:top w:val="single" w:sz="4" w:space="0" w:color="auto"/>
              <w:left w:val="single" w:sz="4" w:space="0" w:color="auto"/>
              <w:bottom w:val="single" w:sz="4" w:space="0" w:color="auto"/>
            </w:tcBorders>
            <w:vAlign w:val="bottom"/>
          </w:tcPr>
          <w:p w14:paraId="68BFBB34"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Rød hestehov</w:t>
            </w:r>
          </w:p>
        </w:tc>
        <w:tc>
          <w:tcPr>
            <w:tcW w:w="4536" w:type="dxa"/>
            <w:tcBorders>
              <w:top w:val="single" w:sz="4" w:space="0" w:color="auto"/>
              <w:left w:val="single" w:sz="4" w:space="0" w:color="auto"/>
              <w:bottom w:val="single" w:sz="4" w:space="0" w:color="auto"/>
            </w:tcBorders>
            <w:vAlign w:val="bottom"/>
          </w:tcPr>
          <w:p w14:paraId="1E7DB0E1"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 xml:space="preserve">Petasites </w:t>
            </w:r>
            <w:proofErr w:type="spellStart"/>
            <w:r w:rsidRPr="00BD2F3F">
              <w:rPr>
                <w:rFonts w:ascii="Trebuchet MS" w:hAnsi="Trebuchet MS"/>
                <w:sz w:val="18"/>
                <w:szCs w:val="18"/>
              </w:rPr>
              <w:t>hybridus</w:t>
            </w:r>
            <w:proofErr w:type="spellEnd"/>
          </w:p>
        </w:tc>
        <w:tc>
          <w:tcPr>
            <w:tcW w:w="1276" w:type="dxa"/>
            <w:tcBorders>
              <w:top w:val="single" w:sz="4" w:space="0" w:color="auto"/>
              <w:left w:val="single" w:sz="4" w:space="0" w:color="auto"/>
              <w:bottom w:val="single" w:sz="4" w:space="0" w:color="auto"/>
            </w:tcBorders>
            <w:vAlign w:val="bottom"/>
          </w:tcPr>
          <w:p w14:paraId="56F76C4C"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vAlign w:val="bottom"/>
          </w:tcPr>
          <w:p w14:paraId="6D02812A"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2ED376E7"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7A9169FA"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2170</w:t>
            </w:r>
          </w:p>
        </w:tc>
        <w:tc>
          <w:tcPr>
            <w:tcW w:w="3685" w:type="dxa"/>
            <w:tcBorders>
              <w:top w:val="single" w:sz="4" w:space="0" w:color="auto"/>
              <w:left w:val="single" w:sz="4" w:space="0" w:color="auto"/>
              <w:bottom w:val="single" w:sz="4" w:space="0" w:color="auto"/>
            </w:tcBorders>
            <w:vAlign w:val="bottom"/>
          </w:tcPr>
          <w:p w14:paraId="379B979A"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Rynket rose</w:t>
            </w:r>
          </w:p>
        </w:tc>
        <w:tc>
          <w:tcPr>
            <w:tcW w:w="4536" w:type="dxa"/>
            <w:tcBorders>
              <w:top w:val="single" w:sz="4" w:space="0" w:color="auto"/>
              <w:left w:val="single" w:sz="4" w:space="0" w:color="auto"/>
              <w:bottom w:val="single" w:sz="4" w:space="0" w:color="auto"/>
            </w:tcBorders>
            <w:vAlign w:val="bottom"/>
          </w:tcPr>
          <w:p w14:paraId="6713CB7B"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 xml:space="preserve">Rosa </w:t>
            </w:r>
            <w:proofErr w:type="spellStart"/>
            <w:r w:rsidRPr="00BD2F3F">
              <w:rPr>
                <w:rFonts w:ascii="Trebuchet MS" w:hAnsi="Trebuchet MS"/>
                <w:sz w:val="18"/>
                <w:szCs w:val="18"/>
              </w:rPr>
              <w:t>rugosa</w:t>
            </w:r>
            <w:proofErr w:type="spellEnd"/>
          </w:p>
        </w:tc>
        <w:tc>
          <w:tcPr>
            <w:tcW w:w="1276" w:type="dxa"/>
            <w:tcBorders>
              <w:top w:val="single" w:sz="4" w:space="0" w:color="auto"/>
              <w:left w:val="single" w:sz="4" w:space="0" w:color="auto"/>
              <w:bottom w:val="single" w:sz="4" w:space="0" w:color="auto"/>
            </w:tcBorders>
            <w:vAlign w:val="bottom"/>
          </w:tcPr>
          <w:p w14:paraId="7D721408"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vAlign w:val="bottom"/>
          </w:tcPr>
          <w:p w14:paraId="1C777BC2"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16BAEB41" w14:textId="77777777" w:rsidTr="003C0924">
        <w:trPr>
          <w:trHeight w:hRule="exact" w:val="255"/>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018542F4"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9998</w:t>
            </w:r>
          </w:p>
        </w:tc>
        <w:tc>
          <w:tcPr>
            <w:tcW w:w="3685" w:type="dxa"/>
            <w:tcBorders>
              <w:top w:val="single" w:sz="4" w:space="0" w:color="auto"/>
              <w:left w:val="single" w:sz="4" w:space="0" w:color="auto"/>
              <w:bottom w:val="single" w:sz="4" w:space="0" w:color="auto"/>
            </w:tcBorders>
            <w:vAlign w:val="bottom"/>
          </w:tcPr>
          <w:p w14:paraId="7066459B"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Andet</w:t>
            </w:r>
          </w:p>
        </w:tc>
        <w:tc>
          <w:tcPr>
            <w:tcW w:w="4536" w:type="dxa"/>
            <w:tcBorders>
              <w:top w:val="single" w:sz="4" w:space="0" w:color="auto"/>
              <w:left w:val="single" w:sz="4" w:space="0" w:color="auto"/>
              <w:bottom w:val="single" w:sz="4" w:space="0" w:color="auto"/>
            </w:tcBorders>
          </w:tcPr>
          <w:p w14:paraId="1E8949A4"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w:t>
            </w:r>
          </w:p>
        </w:tc>
        <w:tc>
          <w:tcPr>
            <w:tcW w:w="1276" w:type="dxa"/>
            <w:tcBorders>
              <w:top w:val="single" w:sz="4" w:space="0" w:color="auto"/>
              <w:left w:val="single" w:sz="4" w:space="0" w:color="auto"/>
              <w:bottom w:val="single" w:sz="4" w:space="0" w:color="auto"/>
            </w:tcBorders>
          </w:tcPr>
          <w:p w14:paraId="13DAE109"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w:t>
            </w:r>
          </w:p>
        </w:tc>
        <w:tc>
          <w:tcPr>
            <w:tcW w:w="992" w:type="dxa"/>
            <w:tcBorders>
              <w:top w:val="single" w:sz="4" w:space="0" w:color="auto"/>
              <w:left w:val="single" w:sz="4" w:space="0" w:color="auto"/>
              <w:bottom w:val="single" w:sz="4" w:space="0" w:color="auto"/>
              <w:right w:val="single" w:sz="4" w:space="0" w:color="auto"/>
            </w:tcBorders>
            <w:vAlign w:val="bottom"/>
          </w:tcPr>
          <w:p w14:paraId="4EF7E28C"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2BD71467" w14:textId="77777777" w:rsidTr="003C0924">
        <w:trPr>
          <w:trHeight w:hRule="exact" w:val="255"/>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1BDFE0A7"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9999</w:t>
            </w:r>
          </w:p>
        </w:tc>
        <w:tc>
          <w:tcPr>
            <w:tcW w:w="3685" w:type="dxa"/>
            <w:tcBorders>
              <w:top w:val="single" w:sz="4" w:space="0" w:color="auto"/>
              <w:left w:val="single" w:sz="4" w:space="0" w:color="auto"/>
              <w:bottom w:val="single" w:sz="4" w:space="0" w:color="auto"/>
            </w:tcBorders>
            <w:vAlign w:val="bottom"/>
          </w:tcPr>
          <w:p w14:paraId="76BA1771"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Ukendt</w:t>
            </w:r>
          </w:p>
        </w:tc>
        <w:tc>
          <w:tcPr>
            <w:tcW w:w="4536" w:type="dxa"/>
            <w:tcBorders>
              <w:top w:val="single" w:sz="4" w:space="0" w:color="auto"/>
              <w:left w:val="single" w:sz="4" w:space="0" w:color="auto"/>
              <w:bottom w:val="single" w:sz="4" w:space="0" w:color="auto"/>
            </w:tcBorders>
          </w:tcPr>
          <w:p w14:paraId="5C2253C5"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w:t>
            </w:r>
          </w:p>
        </w:tc>
        <w:tc>
          <w:tcPr>
            <w:tcW w:w="1276" w:type="dxa"/>
            <w:tcBorders>
              <w:top w:val="single" w:sz="4" w:space="0" w:color="auto"/>
              <w:left w:val="single" w:sz="4" w:space="0" w:color="auto"/>
              <w:bottom w:val="single" w:sz="4" w:space="0" w:color="auto"/>
            </w:tcBorders>
          </w:tcPr>
          <w:p w14:paraId="2BF48103"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w:t>
            </w:r>
          </w:p>
        </w:tc>
        <w:tc>
          <w:tcPr>
            <w:tcW w:w="992" w:type="dxa"/>
            <w:tcBorders>
              <w:top w:val="single" w:sz="4" w:space="0" w:color="auto"/>
              <w:left w:val="single" w:sz="4" w:space="0" w:color="auto"/>
              <w:bottom w:val="single" w:sz="4" w:space="0" w:color="auto"/>
              <w:right w:val="single" w:sz="4" w:space="0" w:color="auto"/>
            </w:tcBorders>
            <w:vAlign w:val="bottom"/>
          </w:tcPr>
          <w:p w14:paraId="5E061EC3"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bl>
    <w:p w14:paraId="21E3FD32" w14:textId="77777777" w:rsidR="00CF2A47" w:rsidRPr="00CF2A47" w:rsidRDefault="00CF2A47" w:rsidP="00CF2A47">
      <w:pPr>
        <w:rPr>
          <w:rFonts w:ascii="Trebuchet MS" w:hAnsi="Trebuchet MS"/>
          <w:sz w:val="18"/>
          <w:szCs w:val="18"/>
        </w:rPr>
      </w:pPr>
      <w:bookmarkStart w:id="1198" w:name="_Toc63351414"/>
    </w:p>
    <w:p w14:paraId="75368D07" w14:textId="2F45C003" w:rsidR="00CB4BEB" w:rsidRPr="00BD2F3F" w:rsidRDefault="00CB4BEB" w:rsidP="00CB4BEB">
      <w:pPr>
        <w:pStyle w:val="Overskrift3"/>
        <w:rPr>
          <w:rFonts w:ascii="Calibri" w:hAnsi="Calibri"/>
        </w:rPr>
      </w:pPr>
      <w:bookmarkStart w:id="1199" w:name="_Toc122436076"/>
      <w:r w:rsidRPr="00BD2F3F">
        <w:t xml:space="preserve">4.3.27 </w:t>
      </w:r>
      <w:proofErr w:type="spellStart"/>
      <w:r w:rsidRPr="00BD2F3F">
        <w:t>Kotesystem</w:t>
      </w:r>
      <w:proofErr w:type="spellEnd"/>
      <w:r w:rsidRPr="00BD2F3F">
        <w:rPr>
          <w:rStyle w:val="TypografiOverskrift4BrugerdefineretfarveRGB0Tegn"/>
          <w:rFonts w:eastAsiaTheme="majorEastAsia"/>
          <w:b w:val="0"/>
          <w:sz w:val="28"/>
        </w:rPr>
        <w:t xml:space="preserve"> </w:t>
      </w:r>
      <w:r w:rsidRPr="00BD2F3F">
        <w:t>(</w:t>
      </w:r>
      <w:proofErr w:type="spellStart"/>
      <w:r w:rsidRPr="00BD2F3F">
        <w:t>d_basis_kotesystem</w:t>
      </w:r>
      <w:proofErr w:type="spellEnd"/>
      <w:r w:rsidRPr="00BD2F3F">
        <w:t>)</w:t>
      </w:r>
      <w:bookmarkEnd w:id="1198"/>
      <w:bookmarkEnd w:id="1199"/>
      <w:r w:rsidRPr="00BD2F3F">
        <w:rPr>
          <w:rFonts w:ascii="Calibri" w:hAnsi="Calibri"/>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6"/>
        <w:gridCol w:w="1172"/>
        <w:gridCol w:w="1418"/>
        <w:gridCol w:w="6190"/>
      </w:tblGrid>
      <w:tr w:rsidR="00CB4BEB" w:rsidRPr="00BD2F3F" w14:paraId="5F8EBA97" w14:textId="77777777" w:rsidTr="003C0924">
        <w:trPr>
          <w:trHeight w:hRule="exact" w:val="255"/>
        </w:trPr>
        <w:tc>
          <w:tcPr>
            <w:tcW w:w="0" w:type="auto"/>
            <w:tcBorders>
              <w:bottom w:val="single" w:sz="4" w:space="0" w:color="auto"/>
            </w:tcBorders>
            <w:shd w:val="clear" w:color="auto" w:fill="D9D9D9"/>
            <w:vAlign w:val="bottom"/>
          </w:tcPr>
          <w:p w14:paraId="48CD4F09" w14:textId="77777777" w:rsidR="00CB4BEB" w:rsidRPr="00BD2F3F" w:rsidRDefault="00CB4BEB" w:rsidP="003C0924">
            <w:pPr>
              <w:rPr>
                <w:rFonts w:ascii="Trebuchet MS" w:hAnsi="Trebuchet MS" w:cs="Trebuchet MS"/>
                <w:b/>
                <w:bCs/>
                <w:sz w:val="18"/>
                <w:szCs w:val="18"/>
              </w:rPr>
            </w:pPr>
            <w:proofErr w:type="spellStart"/>
            <w:r w:rsidRPr="00BD2F3F">
              <w:rPr>
                <w:rFonts w:ascii="Trebuchet MS" w:hAnsi="Trebuchet MS" w:cs="Trebuchet MS"/>
                <w:b/>
                <w:bCs/>
                <w:sz w:val="18"/>
                <w:szCs w:val="18"/>
              </w:rPr>
              <w:t>kotesystem_kode</w:t>
            </w:r>
            <w:proofErr w:type="spellEnd"/>
          </w:p>
        </w:tc>
        <w:tc>
          <w:tcPr>
            <w:tcW w:w="0" w:type="auto"/>
            <w:tcBorders>
              <w:bottom w:val="single" w:sz="4" w:space="0" w:color="auto"/>
            </w:tcBorders>
            <w:shd w:val="clear" w:color="auto" w:fill="D9D9D9"/>
            <w:vAlign w:val="bottom"/>
          </w:tcPr>
          <w:p w14:paraId="075DF21A" w14:textId="77777777" w:rsidR="00CB4BEB" w:rsidRPr="00BD2F3F" w:rsidRDefault="00CB4BEB" w:rsidP="003C0924">
            <w:pPr>
              <w:rPr>
                <w:rFonts w:ascii="Trebuchet MS" w:hAnsi="Trebuchet MS" w:cs="Trebuchet MS"/>
                <w:b/>
                <w:bCs/>
                <w:sz w:val="18"/>
                <w:szCs w:val="18"/>
              </w:rPr>
            </w:pPr>
            <w:proofErr w:type="spellStart"/>
            <w:r w:rsidRPr="00BD2F3F">
              <w:rPr>
                <w:rFonts w:ascii="Trebuchet MS" w:hAnsi="Trebuchet MS" w:cs="Trebuchet MS"/>
                <w:b/>
                <w:bCs/>
                <w:sz w:val="18"/>
                <w:szCs w:val="18"/>
              </w:rPr>
              <w:t>kotesystem</w:t>
            </w:r>
            <w:proofErr w:type="spellEnd"/>
          </w:p>
        </w:tc>
        <w:tc>
          <w:tcPr>
            <w:tcW w:w="1418" w:type="dxa"/>
            <w:tcBorders>
              <w:bottom w:val="single" w:sz="4" w:space="0" w:color="auto"/>
            </w:tcBorders>
            <w:shd w:val="clear" w:color="auto" w:fill="D9D9D9"/>
            <w:vAlign w:val="bottom"/>
          </w:tcPr>
          <w:p w14:paraId="3A1D7D27"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aktiv</w:t>
            </w:r>
          </w:p>
        </w:tc>
        <w:tc>
          <w:tcPr>
            <w:tcW w:w="0" w:type="auto"/>
            <w:tcBorders>
              <w:bottom w:val="single" w:sz="4" w:space="0" w:color="auto"/>
            </w:tcBorders>
            <w:shd w:val="clear" w:color="auto" w:fill="D9D9D9"/>
            <w:vAlign w:val="bottom"/>
          </w:tcPr>
          <w:p w14:paraId="1857135E"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Begrebsdefinition</w:t>
            </w:r>
          </w:p>
        </w:tc>
      </w:tr>
      <w:tr w:rsidR="00CB4BEB" w:rsidRPr="00BD2F3F" w14:paraId="69C387F9"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1990A9A"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67385DF4"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DNN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87959B1"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6272D0DD"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Dansk normal nul, gammelt system. Indført omkring 1910. Udfaset i 2006.</w:t>
            </w:r>
          </w:p>
        </w:tc>
      </w:tr>
      <w:tr w:rsidR="00CB4BEB" w:rsidRPr="00BD2F3F" w14:paraId="744BF4D0"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D44458F"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w:t>
            </w:r>
          </w:p>
        </w:tc>
        <w:tc>
          <w:tcPr>
            <w:tcW w:w="0" w:type="auto"/>
            <w:tcBorders>
              <w:top w:val="single" w:sz="4" w:space="0" w:color="auto"/>
              <w:left w:val="single" w:sz="4" w:space="0" w:color="auto"/>
              <w:bottom w:val="single" w:sz="4" w:space="0" w:color="auto"/>
            </w:tcBorders>
            <w:shd w:val="clear" w:color="auto" w:fill="FFFFFF"/>
            <w:vAlign w:val="bottom"/>
          </w:tcPr>
          <w:p w14:paraId="0F2D3A39"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DVR90</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51F43D2"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2B79A216"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Dansk Vertikal Reference 1990. Indført i 2002.</w:t>
            </w:r>
          </w:p>
        </w:tc>
      </w:tr>
      <w:tr w:rsidR="00CB4BEB" w:rsidRPr="00BD2F3F" w14:paraId="3FF7DDF8"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20FBD310"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8</w:t>
            </w:r>
          </w:p>
        </w:tc>
        <w:tc>
          <w:tcPr>
            <w:tcW w:w="0" w:type="auto"/>
            <w:tcBorders>
              <w:top w:val="single" w:sz="4" w:space="0" w:color="auto"/>
              <w:left w:val="single" w:sz="4" w:space="0" w:color="auto"/>
              <w:bottom w:val="single" w:sz="4" w:space="0" w:color="auto"/>
            </w:tcBorders>
            <w:shd w:val="clear" w:color="auto" w:fill="FFFFFF"/>
            <w:vAlign w:val="bottom"/>
          </w:tcPr>
          <w:p w14:paraId="77DCDE42"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F4774D2"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23599D65"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Andet</w:t>
            </w:r>
          </w:p>
        </w:tc>
      </w:tr>
      <w:tr w:rsidR="00CB4BEB" w:rsidRPr="00BD2F3F" w14:paraId="318F0C50"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230B485D"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9</w:t>
            </w:r>
          </w:p>
        </w:tc>
        <w:tc>
          <w:tcPr>
            <w:tcW w:w="0" w:type="auto"/>
            <w:tcBorders>
              <w:top w:val="single" w:sz="4" w:space="0" w:color="auto"/>
              <w:left w:val="single" w:sz="4" w:space="0" w:color="auto"/>
              <w:bottom w:val="single" w:sz="4" w:space="0" w:color="auto"/>
            </w:tcBorders>
            <w:shd w:val="clear" w:color="auto" w:fill="FFFFFF"/>
            <w:vAlign w:val="bottom"/>
          </w:tcPr>
          <w:p w14:paraId="02E3E664"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C0A2C31"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2D4E57E7"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Ukendt</w:t>
            </w:r>
          </w:p>
        </w:tc>
      </w:tr>
    </w:tbl>
    <w:p w14:paraId="4C18E4B6" w14:textId="77777777" w:rsidR="00CF2A47" w:rsidRPr="00CF2A47" w:rsidRDefault="00CF2A47" w:rsidP="00CF2A47">
      <w:pPr>
        <w:rPr>
          <w:rFonts w:ascii="Trebuchet MS" w:hAnsi="Trebuchet MS"/>
          <w:sz w:val="18"/>
          <w:szCs w:val="18"/>
        </w:rPr>
      </w:pPr>
    </w:p>
    <w:p w14:paraId="57D83945" w14:textId="03B4D9EC" w:rsidR="00CB4BEB" w:rsidRPr="00CF2A47" w:rsidRDefault="00CB4BEB" w:rsidP="00CF2A47">
      <w:pPr>
        <w:pStyle w:val="Overskrift3"/>
      </w:pPr>
      <w:bookmarkStart w:id="1200" w:name="_Toc122436077"/>
      <w:r w:rsidRPr="00BD2F3F">
        <w:t>4.3.2</w:t>
      </w:r>
      <w:r>
        <w:t>8</w:t>
      </w:r>
      <w:r w:rsidRPr="00BD2F3F">
        <w:t xml:space="preserve"> </w:t>
      </w:r>
      <w:proofErr w:type="spellStart"/>
      <w:r>
        <w:t>Ansvarvedligeholder</w:t>
      </w:r>
      <w:proofErr w:type="spellEnd"/>
      <w:r w:rsidRPr="00CF2A47">
        <w:rPr>
          <w:b/>
          <w:bCs/>
        </w:rPr>
        <w:t xml:space="preserve"> </w:t>
      </w:r>
      <w:r w:rsidRPr="00BD2F3F">
        <w:t>(</w:t>
      </w:r>
      <w:proofErr w:type="spellStart"/>
      <w:r w:rsidRPr="00BD2F3F">
        <w:t>d_basis</w:t>
      </w:r>
      <w:proofErr w:type="spellEnd"/>
      <w:r w:rsidRPr="00BD2F3F">
        <w:t>_</w:t>
      </w:r>
      <w:r w:rsidRPr="00C16E64">
        <w:t xml:space="preserve"> </w:t>
      </w:r>
      <w:proofErr w:type="spellStart"/>
      <w:r>
        <w:t>ansvar_v</w:t>
      </w:r>
      <w:proofErr w:type="spellEnd"/>
      <w:r w:rsidRPr="00BD2F3F">
        <w:t>)</w:t>
      </w:r>
      <w:bookmarkEnd w:id="1200"/>
      <w:r w:rsidRPr="00CF2A47">
        <w:t xml:space="preserve"> </w:t>
      </w:r>
    </w:p>
    <w:tbl>
      <w:tblPr>
        <w:tblW w:w="138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57"/>
        <w:gridCol w:w="2332"/>
        <w:gridCol w:w="631"/>
        <w:gridCol w:w="8638"/>
      </w:tblGrid>
      <w:tr w:rsidR="00CB4BEB" w:rsidRPr="00BD3894" w14:paraId="3FDAEFE8" w14:textId="77777777" w:rsidTr="003C0924">
        <w:trPr>
          <w:trHeight w:hRule="exact" w:val="255"/>
        </w:trPr>
        <w:tc>
          <w:tcPr>
            <w:tcW w:w="2257" w:type="dxa"/>
            <w:tcBorders>
              <w:bottom w:val="single" w:sz="4" w:space="0" w:color="auto"/>
            </w:tcBorders>
            <w:shd w:val="clear" w:color="auto" w:fill="D9D9D9"/>
            <w:vAlign w:val="center"/>
          </w:tcPr>
          <w:p w14:paraId="1D19EE99" w14:textId="77777777" w:rsidR="00CB4BEB" w:rsidRPr="00BD3894" w:rsidRDefault="00CB4BEB" w:rsidP="003C0924">
            <w:pPr>
              <w:rPr>
                <w:rFonts w:ascii="Trebuchet MS" w:hAnsi="Trebuchet MS" w:cs="Trebuchet MS"/>
                <w:b/>
                <w:bCs/>
                <w:sz w:val="18"/>
                <w:szCs w:val="18"/>
              </w:rPr>
            </w:pPr>
            <w:proofErr w:type="spellStart"/>
            <w:r w:rsidRPr="00BD3894">
              <w:rPr>
                <w:rFonts w:ascii="Trebuchet MS" w:hAnsi="Trebuchet MS" w:cs="Trebuchet MS"/>
                <w:b/>
                <w:bCs/>
                <w:sz w:val="18"/>
                <w:szCs w:val="18"/>
              </w:rPr>
              <w:t>Ansvar_v_k</w:t>
            </w:r>
            <w:proofErr w:type="spellEnd"/>
          </w:p>
        </w:tc>
        <w:tc>
          <w:tcPr>
            <w:tcW w:w="2332" w:type="dxa"/>
            <w:tcBorders>
              <w:bottom w:val="single" w:sz="4" w:space="0" w:color="auto"/>
            </w:tcBorders>
            <w:shd w:val="clear" w:color="auto" w:fill="D9D9D9"/>
            <w:vAlign w:val="center"/>
          </w:tcPr>
          <w:p w14:paraId="06E337F5" w14:textId="77777777" w:rsidR="00CB4BEB" w:rsidRPr="00BD3894" w:rsidRDefault="00CB4BEB" w:rsidP="003C0924">
            <w:pPr>
              <w:rPr>
                <w:rFonts w:ascii="Trebuchet MS" w:hAnsi="Trebuchet MS" w:cs="Trebuchet MS"/>
                <w:b/>
                <w:bCs/>
                <w:sz w:val="18"/>
                <w:szCs w:val="18"/>
              </w:rPr>
            </w:pPr>
            <w:proofErr w:type="spellStart"/>
            <w:r w:rsidRPr="00BD3894">
              <w:rPr>
                <w:rFonts w:ascii="Trebuchet MS" w:hAnsi="Trebuchet MS" w:cs="Trebuchet MS"/>
                <w:b/>
                <w:bCs/>
                <w:sz w:val="18"/>
                <w:szCs w:val="18"/>
              </w:rPr>
              <w:t>ansva_vedl</w:t>
            </w:r>
            <w:proofErr w:type="spellEnd"/>
          </w:p>
        </w:tc>
        <w:tc>
          <w:tcPr>
            <w:tcW w:w="631" w:type="dxa"/>
            <w:tcBorders>
              <w:bottom w:val="single" w:sz="4" w:space="0" w:color="auto"/>
            </w:tcBorders>
            <w:shd w:val="clear" w:color="auto" w:fill="D9D9D9"/>
            <w:vAlign w:val="center"/>
          </w:tcPr>
          <w:p w14:paraId="55E65359" w14:textId="77777777" w:rsidR="00CB4BEB" w:rsidRPr="00BD3894" w:rsidRDefault="00CB4BEB" w:rsidP="003C0924">
            <w:pPr>
              <w:rPr>
                <w:rFonts w:ascii="Trebuchet MS" w:hAnsi="Trebuchet MS" w:cs="Trebuchet MS"/>
                <w:b/>
                <w:bCs/>
                <w:sz w:val="18"/>
                <w:szCs w:val="18"/>
              </w:rPr>
            </w:pPr>
            <w:r w:rsidRPr="00BD3894">
              <w:rPr>
                <w:rFonts w:ascii="Trebuchet MS" w:hAnsi="Trebuchet MS" w:cs="Trebuchet MS"/>
                <w:b/>
                <w:bCs/>
                <w:sz w:val="18"/>
                <w:szCs w:val="18"/>
              </w:rPr>
              <w:t>aktiv</w:t>
            </w:r>
          </w:p>
        </w:tc>
        <w:tc>
          <w:tcPr>
            <w:tcW w:w="8638" w:type="dxa"/>
            <w:tcBorders>
              <w:bottom w:val="single" w:sz="4" w:space="0" w:color="auto"/>
            </w:tcBorders>
            <w:shd w:val="clear" w:color="auto" w:fill="D9D9D9"/>
            <w:vAlign w:val="center"/>
          </w:tcPr>
          <w:p w14:paraId="001850A8" w14:textId="77777777" w:rsidR="00CB4BEB" w:rsidRPr="00BD3894" w:rsidRDefault="00CB4BEB" w:rsidP="003C0924">
            <w:pPr>
              <w:rPr>
                <w:rFonts w:ascii="Trebuchet MS" w:hAnsi="Trebuchet MS" w:cs="Trebuchet MS"/>
                <w:b/>
                <w:bCs/>
                <w:sz w:val="18"/>
                <w:szCs w:val="18"/>
              </w:rPr>
            </w:pPr>
            <w:r w:rsidRPr="00BD3894">
              <w:rPr>
                <w:rFonts w:ascii="Trebuchet MS" w:hAnsi="Trebuchet MS" w:cs="Trebuchet MS"/>
                <w:b/>
                <w:bCs/>
                <w:sz w:val="18"/>
                <w:szCs w:val="18"/>
              </w:rPr>
              <w:t>Begrebsdefinition</w:t>
            </w:r>
          </w:p>
        </w:tc>
      </w:tr>
      <w:tr w:rsidR="00CB4BEB" w:rsidRPr="00B87969" w14:paraId="34DB40DD"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center"/>
          </w:tcPr>
          <w:p w14:paraId="4D327DEF" w14:textId="77777777" w:rsidR="00CB4BEB" w:rsidRPr="00B87969" w:rsidRDefault="00CB4BEB" w:rsidP="00BD3894">
            <w:pPr>
              <w:jc w:val="center"/>
              <w:rPr>
                <w:rFonts w:ascii="Trebuchet MS" w:hAnsi="Trebuchet MS" w:cs="Trebuchet MS"/>
                <w:sz w:val="18"/>
                <w:szCs w:val="18"/>
              </w:rPr>
            </w:pPr>
            <w:r w:rsidRPr="00BD3894">
              <w:rPr>
                <w:rFonts w:ascii="Trebuchet MS" w:hAnsi="Trebuchet MS" w:cs="Trebuchet MS"/>
                <w:sz w:val="18"/>
                <w:szCs w:val="18"/>
              </w:rPr>
              <w:t>1</w:t>
            </w:r>
          </w:p>
        </w:tc>
        <w:tc>
          <w:tcPr>
            <w:tcW w:w="2332" w:type="dxa"/>
            <w:tcBorders>
              <w:top w:val="single" w:sz="4" w:space="0" w:color="auto"/>
              <w:left w:val="single" w:sz="4" w:space="0" w:color="auto"/>
              <w:bottom w:val="single" w:sz="4" w:space="0" w:color="auto"/>
            </w:tcBorders>
            <w:vAlign w:val="center"/>
          </w:tcPr>
          <w:p w14:paraId="25161B75" w14:textId="77777777" w:rsidR="00CB4BEB" w:rsidRPr="00BD3894" w:rsidRDefault="00CB4BEB" w:rsidP="00BD3894">
            <w:pPr>
              <w:rPr>
                <w:rFonts w:ascii="Trebuchet MS" w:hAnsi="Trebuchet MS" w:cs="Trebuchet MS"/>
                <w:sz w:val="18"/>
                <w:szCs w:val="18"/>
              </w:rPr>
            </w:pPr>
            <w:r w:rsidRPr="00BD3894">
              <w:rPr>
                <w:rFonts w:ascii="Trebuchet MS" w:hAnsi="Trebuchet MS" w:cs="Trebuchet MS"/>
                <w:sz w:val="18"/>
                <w:szCs w:val="18"/>
              </w:rPr>
              <w:t>Privat/forening</w:t>
            </w:r>
          </w:p>
        </w:tc>
        <w:tc>
          <w:tcPr>
            <w:tcW w:w="631" w:type="dxa"/>
            <w:tcBorders>
              <w:top w:val="single" w:sz="4" w:space="0" w:color="auto"/>
              <w:left w:val="single" w:sz="4" w:space="0" w:color="auto"/>
              <w:bottom w:val="single" w:sz="4" w:space="0" w:color="auto"/>
              <w:right w:val="single" w:sz="4" w:space="0" w:color="auto"/>
            </w:tcBorders>
            <w:vAlign w:val="center"/>
          </w:tcPr>
          <w:p w14:paraId="5C2824FA" w14:textId="77777777" w:rsidR="00CB4BEB" w:rsidRPr="00B87969" w:rsidRDefault="00CB4BEB" w:rsidP="00BD3894">
            <w:pPr>
              <w:jc w:val="center"/>
              <w:rPr>
                <w:rFonts w:ascii="Trebuchet MS" w:hAnsi="Trebuchet MS" w:cs="Trebuchet MS"/>
                <w:sz w:val="18"/>
                <w:szCs w:val="18"/>
              </w:rPr>
            </w:pPr>
            <w:r w:rsidRPr="00BD3894">
              <w:rPr>
                <w:rFonts w:ascii="Trebuchet MS" w:hAnsi="Trebuchet MS" w:cs="Trebuchet MS"/>
                <w:sz w:val="18"/>
                <w:szCs w:val="18"/>
              </w:rPr>
              <w:t>1</w:t>
            </w:r>
          </w:p>
        </w:tc>
        <w:tc>
          <w:tcPr>
            <w:tcW w:w="8638" w:type="dxa"/>
            <w:tcBorders>
              <w:top w:val="single" w:sz="4" w:space="0" w:color="auto"/>
              <w:left w:val="single" w:sz="4" w:space="0" w:color="auto"/>
              <w:bottom w:val="single" w:sz="4" w:space="0" w:color="auto"/>
            </w:tcBorders>
            <w:vAlign w:val="center"/>
          </w:tcPr>
          <w:p w14:paraId="0B1F83FC" w14:textId="77777777" w:rsidR="00CB4BEB" w:rsidRPr="00BD3894" w:rsidRDefault="00CB4BEB" w:rsidP="00BD3894">
            <w:pPr>
              <w:spacing w:before="34"/>
              <w:ind w:right="-20"/>
              <w:rPr>
                <w:rFonts w:ascii="Trebuchet MS" w:hAnsi="Trebuchet MS" w:cs="Trebuchet MS"/>
                <w:sz w:val="18"/>
                <w:szCs w:val="18"/>
              </w:rPr>
            </w:pPr>
            <w:r w:rsidRPr="00BD3894">
              <w:rPr>
                <w:rFonts w:ascii="Trebuchet MS" w:hAnsi="Trebuchet MS" w:cs="Trebuchet MS"/>
                <w:sz w:val="18"/>
                <w:szCs w:val="18"/>
              </w:rPr>
              <w:t>Vedligeholdes af privatpersoner/organisationer/foreninger og lign.</w:t>
            </w:r>
          </w:p>
          <w:p w14:paraId="53170302" w14:textId="77777777" w:rsidR="00CB4BEB" w:rsidRPr="00B87969" w:rsidRDefault="00CB4BEB" w:rsidP="00BD3894">
            <w:pPr>
              <w:rPr>
                <w:rFonts w:ascii="Trebuchet MS" w:hAnsi="Trebuchet MS" w:cs="Trebuchet MS"/>
                <w:sz w:val="18"/>
                <w:szCs w:val="18"/>
              </w:rPr>
            </w:pPr>
          </w:p>
        </w:tc>
      </w:tr>
      <w:tr w:rsidR="00CB4BEB" w:rsidRPr="00B87969" w14:paraId="68ABF020"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center"/>
          </w:tcPr>
          <w:p w14:paraId="5A542FA8" w14:textId="77777777" w:rsidR="00CB4BEB" w:rsidRPr="00B87969" w:rsidRDefault="00CB4BEB" w:rsidP="00BD3894">
            <w:pPr>
              <w:jc w:val="center"/>
              <w:rPr>
                <w:rFonts w:ascii="Trebuchet MS" w:hAnsi="Trebuchet MS" w:cs="Trebuchet MS"/>
                <w:sz w:val="18"/>
                <w:szCs w:val="18"/>
              </w:rPr>
            </w:pPr>
            <w:r w:rsidRPr="00BD3894">
              <w:rPr>
                <w:rFonts w:ascii="Trebuchet MS" w:hAnsi="Trebuchet MS" w:cs="Trebuchet MS"/>
                <w:sz w:val="18"/>
                <w:szCs w:val="18"/>
              </w:rPr>
              <w:t>2</w:t>
            </w:r>
          </w:p>
        </w:tc>
        <w:tc>
          <w:tcPr>
            <w:tcW w:w="2332" w:type="dxa"/>
            <w:tcBorders>
              <w:top w:val="single" w:sz="4" w:space="0" w:color="auto"/>
              <w:left w:val="single" w:sz="4" w:space="0" w:color="auto"/>
              <w:bottom w:val="single" w:sz="4" w:space="0" w:color="auto"/>
            </w:tcBorders>
            <w:vAlign w:val="center"/>
          </w:tcPr>
          <w:p w14:paraId="6AB523E9" w14:textId="77777777" w:rsidR="00CB4BEB" w:rsidRPr="00BD3894" w:rsidRDefault="00CB4BEB" w:rsidP="00BD3894">
            <w:pPr>
              <w:rPr>
                <w:rFonts w:ascii="Trebuchet MS" w:hAnsi="Trebuchet MS" w:cs="Trebuchet MS"/>
                <w:sz w:val="18"/>
                <w:szCs w:val="18"/>
              </w:rPr>
            </w:pPr>
            <w:r w:rsidRPr="00BD3894">
              <w:rPr>
                <w:rFonts w:ascii="Trebuchet MS" w:hAnsi="Trebuchet MS" w:cs="Trebuchet MS"/>
                <w:sz w:val="18"/>
                <w:szCs w:val="18"/>
              </w:rPr>
              <w:t>Kommune</w:t>
            </w:r>
          </w:p>
        </w:tc>
        <w:tc>
          <w:tcPr>
            <w:tcW w:w="631" w:type="dxa"/>
            <w:tcBorders>
              <w:top w:val="single" w:sz="4" w:space="0" w:color="auto"/>
              <w:left w:val="single" w:sz="4" w:space="0" w:color="auto"/>
              <w:bottom w:val="single" w:sz="4" w:space="0" w:color="auto"/>
              <w:right w:val="single" w:sz="4" w:space="0" w:color="auto"/>
            </w:tcBorders>
            <w:vAlign w:val="center"/>
          </w:tcPr>
          <w:p w14:paraId="422F805B" w14:textId="77777777" w:rsidR="00CB4BEB" w:rsidRPr="00B87969" w:rsidRDefault="00CB4BEB" w:rsidP="00BD3894">
            <w:pPr>
              <w:jc w:val="center"/>
              <w:rPr>
                <w:rFonts w:ascii="Trebuchet MS" w:hAnsi="Trebuchet MS" w:cs="Trebuchet MS"/>
                <w:sz w:val="18"/>
                <w:szCs w:val="18"/>
              </w:rPr>
            </w:pPr>
            <w:r w:rsidRPr="00BD3894">
              <w:rPr>
                <w:rFonts w:ascii="Trebuchet MS" w:hAnsi="Trebuchet MS" w:cs="Trebuchet MS"/>
                <w:sz w:val="18"/>
                <w:szCs w:val="18"/>
              </w:rPr>
              <w:t>1</w:t>
            </w:r>
          </w:p>
        </w:tc>
        <w:tc>
          <w:tcPr>
            <w:tcW w:w="8638" w:type="dxa"/>
            <w:tcBorders>
              <w:top w:val="single" w:sz="4" w:space="0" w:color="auto"/>
              <w:left w:val="single" w:sz="4" w:space="0" w:color="auto"/>
              <w:bottom w:val="single" w:sz="4" w:space="0" w:color="auto"/>
            </w:tcBorders>
            <w:vAlign w:val="center"/>
          </w:tcPr>
          <w:p w14:paraId="335BED50" w14:textId="77777777" w:rsidR="00CB4BEB" w:rsidRPr="00B87969" w:rsidRDefault="00CB4BEB" w:rsidP="00BD3894">
            <w:pPr>
              <w:rPr>
                <w:rFonts w:ascii="Trebuchet MS" w:hAnsi="Trebuchet MS" w:cs="Trebuchet MS"/>
                <w:sz w:val="18"/>
                <w:szCs w:val="18"/>
              </w:rPr>
            </w:pPr>
            <w:r w:rsidRPr="00BD3894">
              <w:rPr>
                <w:rFonts w:ascii="Trebuchet MS" w:hAnsi="Trebuchet MS" w:cs="Trebuchet MS"/>
                <w:sz w:val="18"/>
                <w:szCs w:val="18"/>
              </w:rPr>
              <w:t>Vedligeholdes af kommune.</w:t>
            </w:r>
          </w:p>
        </w:tc>
      </w:tr>
      <w:tr w:rsidR="00CB4BEB" w:rsidRPr="00B87969" w14:paraId="52C50AFF"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center"/>
          </w:tcPr>
          <w:p w14:paraId="2727E234" w14:textId="77777777" w:rsidR="00CB4BEB" w:rsidRPr="00BD3894" w:rsidRDefault="00CB4BEB" w:rsidP="00BD3894">
            <w:pPr>
              <w:jc w:val="center"/>
              <w:rPr>
                <w:rFonts w:ascii="Trebuchet MS" w:hAnsi="Trebuchet MS" w:cs="Trebuchet MS"/>
                <w:sz w:val="18"/>
                <w:szCs w:val="18"/>
              </w:rPr>
            </w:pPr>
            <w:r w:rsidRPr="00BD3894">
              <w:rPr>
                <w:rFonts w:ascii="Trebuchet MS" w:hAnsi="Trebuchet MS" w:cs="Trebuchet MS"/>
                <w:sz w:val="18"/>
                <w:szCs w:val="18"/>
              </w:rPr>
              <w:t>3</w:t>
            </w:r>
          </w:p>
          <w:p w14:paraId="401DB1EB" w14:textId="77777777" w:rsidR="00CB4BEB" w:rsidRPr="00BD3894" w:rsidRDefault="00CB4BEB" w:rsidP="00BD3894">
            <w:pPr>
              <w:jc w:val="center"/>
              <w:rPr>
                <w:rFonts w:ascii="Trebuchet MS" w:hAnsi="Trebuchet MS" w:cs="Trebuchet MS"/>
                <w:sz w:val="18"/>
                <w:szCs w:val="18"/>
              </w:rPr>
            </w:pPr>
          </w:p>
        </w:tc>
        <w:tc>
          <w:tcPr>
            <w:tcW w:w="2332" w:type="dxa"/>
            <w:tcBorders>
              <w:top w:val="single" w:sz="4" w:space="0" w:color="auto"/>
              <w:left w:val="single" w:sz="4" w:space="0" w:color="auto"/>
              <w:bottom w:val="single" w:sz="4" w:space="0" w:color="auto"/>
            </w:tcBorders>
            <w:vAlign w:val="center"/>
          </w:tcPr>
          <w:p w14:paraId="4E3F53B8" w14:textId="77777777" w:rsidR="00CB4BEB" w:rsidRPr="00BD3894" w:rsidRDefault="00CB4BEB" w:rsidP="00BD3894">
            <w:pPr>
              <w:rPr>
                <w:rFonts w:ascii="Trebuchet MS" w:hAnsi="Trebuchet MS" w:cs="Trebuchet MS"/>
                <w:sz w:val="18"/>
                <w:szCs w:val="18"/>
              </w:rPr>
            </w:pPr>
            <w:r w:rsidRPr="00BD3894">
              <w:rPr>
                <w:rFonts w:ascii="Trebuchet MS" w:hAnsi="Trebuchet MS" w:cs="Trebuchet MS"/>
                <w:sz w:val="18"/>
                <w:szCs w:val="18"/>
              </w:rPr>
              <w:t>Staten</w:t>
            </w:r>
          </w:p>
        </w:tc>
        <w:tc>
          <w:tcPr>
            <w:tcW w:w="631" w:type="dxa"/>
            <w:tcBorders>
              <w:top w:val="single" w:sz="4" w:space="0" w:color="auto"/>
              <w:left w:val="single" w:sz="4" w:space="0" w:color="auto"/>
              <w:bottom w:val="single" w:sz="4" w:space="0" w:color="auto"/>
              <w:right w:val="single" w:sz="4" w:space="0" w:color="auto"/>
            </w:tcBorders>
            <w:vAlign w:val="center"/>
          </w:tcPr>
          <w:p w14:paraId="6E7BA164" w14:textId="77777777" w:rsidR="00CB4BEB" w:rsidRPr="00BD3894" w:rsidRDefault="00CB4BEB" w:rsidP="00BD3894">
            <w:pPr>
              <w:jc w:val="center"/>
              <w:rPr>
                <w:rFonts w:ascii="Trebuchet MS" w:hAnsi="Trebuchet MS" w:cs="Trebuchet MS"/>
                <w:sz w:val="18"/>
                <w:szCs w:val="18"/>
              </w:rPr>
            </w:pPr>
            <w:r w:rsidRPr="00BD3894">
              <w:rPr>
                <w:rFonts w:ascii="Trebuchet MS" w:hAnsi="Trebuchet MS" w:cs="Trebuchet MS"/>
                <w:sz w:val="18"/>
                <w:szCs w:val="18"/>
              </w:rPr>
              <w:t>1</w:t>
            </w:r>
          </w:p>
        </w:tc>
        <w:tc>
          <w:tcPr>
            <w:tcW w:w="8638" w:type="dxa"/>
            <w:tcBorders>
              <w:top w:val="single" w:sz="4" w:space="0" w:color="auto"/>
              <w:left w:val="single" w:sz="4" w:space="0" w:color="auto"/>
              <w:bottom w:val="single" w:sz="4" w:space="0" w:color="auto"/>
            </w:tcBorders>
            <w:vAlign w:val="center"/>
          </w:tcPr>
          <w:p w14:paraId="17EB7A95" w14:textId="77777777" w:rsidR="00CB4BEB" w:rsidRPr="00BD3894" w:rsidRDefault="00CB4BEB" w:rsidP="00BD3894">
            <w:pPr>
              <w:rPr>
                <w:rFonts w:ascii="Trebuchet MS" w:hAnsi="Trebuchet MS" w:cs="Trebuchet MS"/>
                <w:sz w:val="18"/>
                <w:szCs w:val="18"/>
              </w:rPr>
            </w:pPr>
            <w:r w:rsidRPr="00BD3894">
              <w:rPr>
                <w:rFonts w:ascii="Trebuchet MS" w:hAnsi="Trebuchet MS" w:cs="Trebuchet MS"/>
                <w:sz w:val="18"/>
                <w:szCs w:val="18"/>
              </w:rPr>
              <w:t>Vedligeholdes af staten eller en myndighed under staten f.eks. Naturstyrelsen.</w:t>
            </w:r>
          </w:p>
          <w:p w14:paraId="3FCA6658" w14:textId="77777777" w:rsidR="00CB4BEB" w:rsidRPr="00B87969" w:rsidRDefault="00CB4BEB" w:rsidP="00BD3894">
            <w:pPr>
              <w:rPr>
                <w:rFonts w:ascii="Trebuchet MS" w:hAnsi="Trebuchet MS" w:cs="Trebuchet MS"/>
                <w:sz w:val="18"/>
                <w:szCs w:val="18"/>
              </w:rPr>
            </w:pPr>
          </w:p>
        </w:tc>
      </w:tr>
      <w:tr w:rsidR="00CB4BEB" w:rsidRPr="00B87969" w14:paraId="7942064A"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bottom"/>
          </w:tcPr>
          <w:p w14:paraId="6C43A7FC" w14:textId="77777777" w:rsidR="00CB4BEB" w:rsidRPr="00BD3894" w:rsidRDefault="00CB4BEB" w:rsidP="00BD3894">
            <w:pPr>
              <w:jc w:val="center"/>
              <w:rPr>
                <w:rFonts w:ascii="Trebuchet MS" w:hAnsi="Trebuchet MS" w:cs="Trebuchet MS"/>
                <w:sz w:val="18"/>
                <w:szCs w:val="18"/>
              </w:rPr>
            </w:pPr>
            <w:r w:rsidRPr="00BD3894">
              <w:rPr>
                <w:rFonts w:ascii="Trebuchet MS" w:hAnsi="Trebuchet MS" w:cs="Trebuchet MS"/>
                <w:sz w:val="18"/>
                <w:szCs w:val="18"/>
              </w:rPr>
              <w:t>8</w:t>
            </w:r>
          </w:p>
        </w:tc>
        <w:tc>
          <w:tcPr>
            <w:tcW w:w="2332" w:type="dxa"/>
            <w:tcBorders>
              <w:top w:val="single" w:sz="4" w:space="0" w:color="auto"/>
              <w:left w:val="single" w:sz="4" w:space="0" w:color="auto"/>
              <w:bottom w:val="single" w:sz="4" w:space="0" w:color="auto"/>
            </w:tcBorders>
            <w:vAlign w:val="bottom"/>
          </w:tcPr>
          <w:p w14:paraId="7A905618" w14:textId="77777777" w:rsidR="00CB4BEB" w:rsidRPr="00BD3894" w:rsidRDefault="00CB4BEB" w:rsidP="00BD3894">
            <w:pPr>
              <w:rPr>
                <w:rFonts w:ascii="Trebuchet MS" w:hAnsi="Trebuchet MS" w:cs="Trebuchet MS"/>
                <w:sz w:val="18"/>
                <w:szCs w:val="18"/>
              </w:rPr>
            </w:pPr>
            <w:r w:rsidRPr="00BD3894">
              <w:rPr>
                <w:rFonts w:ascii="Trebuchet MS" w:hAnsi="Trebuchet MS" w:cs="Trebuchet MS"/>
                <w:sz w:val="18"/>
                <w:szCs w:val="18"/>
              </w:rPr>
              <w:t>Andet</w:t>
            </w:r>
          </w:p>
        </w:tc>
        <w:tc>
          <w:tcPr>
            <w:tcW w:w="631" w:type="dxa"/>
            <w:tcBorders>
              <w:top w:val="single" w:sz="4" w:space="0" w:color="auto"/>
              <w:left w:val="single" w:sz="4" w:space="0" w:color="auto"/>
              <w:bottom w:val="single" w:sz="4" w:space="0" w:color="auto"/>
              <w:right w:val="single" w:sz="4" w:space="0" w:color="auto"/>
            </w:tcBorders>
            <w:vAlign w:val="bottom"/>
          </w:tcPr>
          <w:p w14:paraId="0E43D820" w14:textId="77777777" w:rsidR="00CB4BEB" w:rsidRPr="00B87969" w:rsidRDefault="00CB4BEB" w:rsidP="00BD3894">
            <w:pPr>
              <w:jc w:val="center"/>
              <w:rPr>
                <w:rFonts w:ascii="Trebuchet MS" w:hAnsi="Trebuchet MS" w:cs="Trebuchet MS"/>
                <w:sz w:val="18"/>
                <w:szCs w:val="18"/>
              </w:rPr>
            </w:pPr>
            <w:r>
              <w:rPr>
                <w:rFonts w:ascii="Trebuchet MS" w:hAnsi="Trebuchet MS" w:cs="Trebuchet MS"/>
                <w:sz w:val="18"/>
                <w:szCs w:val="18"/>
              </w:rPr>
              <w:t>1</w:t>
            </w:r>
          </w:p>
        </w:tc>
        <w:tc>
          <w:tcPr>
            <w:tcW w:w="8638" w:type="dxa"/>
            <w:tcBorders>
              <w:top w:val="single" w:sz="4" w:space="0" w:color="auto"/>
              <w:left w:val="single" w:sz="4" w:space="0" w:color="auto"/>
              <w:bottom w:val="single" w:sz="4" w:space="0" w:color="auto"/>
            </w:tcBorders>
            <w:vAlign w:val="bottom"/>
          </w:tcPr>
          <w:p w14:paraId="5BC6EB69" w14:textId="77777777" w:rsidR="00CB4BEB" w:rsidRPr="00B87969" w:rsidRDefault="00CB4BEB" w:rsidP="00BD3894">
            <w:pPr>
              <w:rPr>
                <w:rFonts w:ascii="Trebuchet MS" w:hAnsi="Trebuchet MS" w:cs="Trebuchet MS"/>
                <w:sz w:val="18"/>
                <w:szCs w:val="18"/>
              </w:rPr>
            </w:pPr>
            <w:r w:rsidRPr="00B87969">
              <w:rPr>
                <w:rFonts w:ascii="Trebuchet MS" w:hAnsi="Trebuchet MS" w:cs="Trebuchet MS"/>
                <w:sz w:val="18"/>
                <w:szCs w:val="18"/>
              </w:rPr>
              <w:t>Andet</w:t>
            </w:r>
          </w:p>
        </w:tc>
      </w:tr>
      <w:tr w:rsidR="00CB4BEB" w:rsidRPr="00B87969" w14:paraId="5478CBBA"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bottom"/>
          </w:tcPr>
          <w:p w14:paraId="74F83B57" w14:textId="77777777" w:rsidR="00CB4BEB" w:rsidRPr="00B87969" w:rsidRDefault="00CB4BEB" w:rsidP="003C0924">
            <w:pPr>
              <w:jc w:val="center"/>
              <w:rPr>
                <w:rFonts w:ascii="Trebuchet MS" w:hAnsi="Trebuchet MS"/>
                <w:sz w:val="18"/>
                <w:szCs w:val="18"/>
              </w:rPr>
            </w:pPr>
            <w:r w:rsidRPr="00B87969">
              <w:rPr>
                <w:rFonts w:ascii="Trebuchet MS" w:hAnsi="Trebuchet MS"/>
                <w:sz w:val="18"/>
                <w:szCs w:val="18"/>
              </w:rPr>
              <w:t>9</w:t>
            </w:r>
          </w:p>
        </w:tc>
        <w:tc>
          <w:tcPr>
            <w:tcW w:w="2332" w:type="dxa"/>
            <w:tcBorders>
              <w:top w:val="single" w:sz="4" w:space="0" w:color="auto"/>
              <w:left w:val="single" w:sz="4" w:space="0" w:color="auto"/>
              <w:bottom w:val="single" w:sz="4" w:space="0" w:color="auto"/>
            </w:tcBorders>
            <w:vAlign w:val="bottom"/>
          </w:tcPr>
          <w:p w14:paraId="72097F8C"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Ukendt</w:t>
            </w:r>
          </w:p>
        </w:tc>
        <w:tc>
          <w:tcPr>
            <w:tcW w:w="631" w:type="dxa"/>
            <w:tcBorders>
              <w:top w:val="single" w:sz="4" w:space="0" w:color="auto"/>
              <w:left w:val="single" w:sz="4" w:space="0" w:color="auto"/>
              <w:bottom w:val="single" w:sz="4" w:space="0" w:color="auto"/>
              <w:right w:val="single" w:sz="4" w:space="0" w:color="auto"/>
            </w:tcBorders>
            <w:vAlign w:val="bottom"/>
          </w:tcPr>
          <w:p w14:paraId="716F234E"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638" w:type="dxa"/>
            <w:tcBorders>
              <w:top w:val="single" w:sz="4" w:space="0" w:color="auto"/>
              <w:left w:val="single" w:sz="4" w:space="0" w:color="auto"/>
              <w:bottom w:val="single" w:sz="4" w:space="0" w:color="auto"/>
            </w:tcBorders>
            <w:vAlign w:val="bottom"/>
          </w:tcPr>
          <w:p w14:paraId="4FAA5481"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Mangler viden om </w:t>
            </w:r>
            <w:r>
              <w:rPr>
                <w:rFonts w:ascii="Trebuchet MS" w:hAnsi="Trebuchet MS" w:cs="Trebuchet MS"/>
                <w:sz w:val="18"/>
                <w:szCs w:val="18"/>
              </w:rPr>
              <w:t>ansvaret for vedligeholdelsen</w:t>
            </w:r>
          </w:p>
        </w:tc>
      </w:tr>
    </w:tbl>
    <w:p w14:paraId="188C5462" w14:textId="77777777" w:rsidR="00BD3894" w:rsidRPr="00BD3894" w:rsidRDefault="00BD3894" w:rsidP="00BD3894">
      <w:pPr>
        <w:rPr>
          <w:rFonts w:ascii="Trebuchet MS" w:hAnsi="Trebuchet MS"/>
          <w:sz w:val="18"/>
          <w:szCs w:val="18"/>
        </w:rPr>
      </w:pPr>
      <w:bookmarkStart w:id="1201" w:name="_Toc63351415"/>
    </w:p>
    <w:p w14:paraId="392C89DE" w14:textId="0A84826D" w:rsidR="00CB4BEB" w:rsidRPr="00BD2F3F" w:rsidRDefault="00CB4BEB" w:rsidP="00CB4BEB">
      <w:pPr>
        <w:pStyle w:val="Overskrift2"/>
      </w:pPr>
      <w:bookmarkStart w:id="1202" w:name="_Toc122436078"/>
      <w:r w:rsidRPr="00BD2F3F">
        <w:t>4.4 Metadata</w:t>
      </w:r>
      <w:bookmarkEnd w:id="1182"/>
      <w:bookmarkEnd w:id="1201"/>
      <w:bookmarkEnd w:id="1202"/>
      <w:r w:rsidRPr="00BD2F3F">
        <w:t xml:space="preserve"> </w:t>
      </w:r>
    </w:p>
    <w:p w14:paraId="7CB1E7AE" w14:textId="77777777" w:rsidR="00CB4BEB" w:rsidRPr="006973BC" w:rsidRDefault="00CB4BEB" w:rsidP="00CB4BEB">
      <w:pPr>
        <w:rPr>
          <w:rFonts w:ascii="Trebuchet MS" w:hAnsi="Trebuchet MS" w:cs="Trebuchet MS"/>
          <w:sz w:val="19"/>
          <w:szCs w:val="19"/>
        </w:rPr>
      </w:pPr>
      <w:r w:rsidRPr="006973BC">
        <w:rPr>
          <w:rFonts w:ascii="Trebuchet MS" w:hAnsi="Trebuchet MS" w:cs="Trebuchet MS"/>
          <w:sz w:val="19"/>
          <w:szCs w:val="19"/>
        </w:rPr>
        <w:t>Nedenstående metadataskema indeholder en samlet oversigt over de standardiserede metadatafelter. Felterne markeret med orange farve viser de temametadata, som gælder på tværs af kommunerne - f.eks. ”Temanavn”. De resterende felter er individuelle og forskellige for de enkelte kommuner - f.eks. ”</w:t>
      </w:r>
      <w:proofErr w:type="spellStart"/>
      <w:r w:rsidRPr="006973BC">
        <w:rPr>
          <w:rFonts w:ascii="Trebuchet MS" w:hAnsi="Trebuchet MS" w:cs="Trebuchet MS"/>
          <w:sz w:val="19"/>
          <w:szCs w:val="19"/>
        </w:rPr>
        <w:t>Ajourfoeringsfrekvens</w:t>
      </w:r>
      <w:proofErr w:type="spellEnd"/>
      <w:r w:rsidRPr="006973BC">
        <w:rPr>
          <w:rFonts w:ascii="Trebuchet MS" w:hAnsi="Trebuchet MS" w:cs="Trebuchet MS"/>
          <w:sz w:val="19"/>
          <w:szCs w:val="19"/>
        </w:rPr>
        <w:t xml:space="preserve">”. Derfor skal de udfyldes af hver enkelt kommune </w:t>
      </w:r>
    </w:p>
    <w:p w14:paraId="5011FCD7" w14:textId="77777777" w:rsidR="00CB4BEB" w:rsidRPr="00BD3894" w:rsidRDefault="00CB4BEB" w:rsidP="00CB4BEB">
      <w:pPr>
        <w:rPr>
          <w:rFonts w:ascii="Trebuchet MS" w:hAnsi="Trebuchet MS" w:cs="Trebuchet MS"/>
          <w:sz w:val="18"/>
          <w:szCs w:val="1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81"/>
        <w:gridCol w:w="2231"/>
        <w:gridCol w:w="2368"/>
        <w:gridCol w:w="1173"/>
        <w:gridCol w:w="1265"/>
        <w:gridCol w:w="4608"/>
      </w:tblGrid>
      <w:tr w:rsidR="00CB4BEB" w:rsidRPr="00BD2F3F" w14:paraId="2DF48E23" w14:textId="77777777" w:rsidTr="003C0924">
        <w:trPr>
          <w:trHeight w:val="227"/>
        </w:trPr>
        <w:tc>
          <w:tcPr>
            <w:tcW w:w="663" w:type="pct"/>
            <w:shd w:val="clear" w:color="auto" w:fill="D9D9D9"/>
            <w:vAlign w:val="center"/>
          </w:tcPr>
          <w:p w14:paraId="5D1D9D0B" w14:textId="77777777" w:rsidR="00CB4BEB" w:rsidRPr="00BD2F3F" w:rsidRDefault="00CB4BEB" w:rsidP="003C0924">
            <w:pPr>
              <w:rPr>
                <w:rFonts w:ascii="Trebuchet MS" w:hAnsi="Trebuchet MS" w:cs="Trebuchet MS"/>
                <w:b/>
                <w:bCs/>
                <w:sz w:val="18"/>
                <w:szCs w:val="18"/>
              </w:rPr>
            </w:pPr>
          </w:p>
          <w:p w14:paraId="541EA023"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ISO 19115 Core</w:t>
            </w:r>
          </w:p>
        </w:tc>
        <w:tc>
          <w:tcPr>
            <w:tcW w:w="831" w:type="pct"/>
            <w:shd w:val="clear" w:color="auto" w:fill="D9D9D9"/>
            <w:vAlign w:val="center"/>
          </w:tcPr>
          <w:p w14:paraId="35F24332" w14:textId="77777777" w:rsidR="00CB4BEB" w:rsidRPr="00BD2F3F" w:rsidRDefault="00CB4BEB" w:rsidP="003C0924">
            <w:pPr>
              <w:rPr>
                <w:rFonts w:ascii="Trebuchet MS" w:hAnsi="Trebuchet MS" w:cs="Trebuchet MS"/>
                <w:b/>
                <w:bCs/>
                <w:sz w:val="18"/>
                <w:szCs w:val="18"/>
              </w:rPr>
            </w:pPr>
          </w:p>
          <w:p w14:paraId="2A089EE5"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INSPIRE</w:t>
            </w:r>
          </w:p>
        </w:tc>
        <w:tc>
          <w:tcPr>
            <w:tcW w:w="882" w:type="pct"/>
            <w:shd w:val="clear" w:color="auto" w:fill="D9D9D9"/>
            <w:vAlign w:val="center"/>
          </w:tcPr>
          <w:p w14:paraId="27C486D8"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Metadataelement</w:t>
            </w:r>
          </w:p>
        </w:tc>
        <w:tc>
          <w:tcPr>
            <w:tcW w:w="437" w:type="pct"/>
            <w:shd w:val="clear" w:color="auto" w:fill="D9D9D9"/>
            <w:vAlign w:val="center"/>
          </w:tcPr>
          <w:p w14:paraId="3975C32B" w14:textId="77777777" w:rsidR="00CB4BEB" w:rsidRPr="00BD2F3F" w:rsidRDefault="00CB4BEB" w:rsidP="003C0924">
            <w:pPr>
              <w:autoSpaceDE w:val="0"/>
              <w:autoSpaceDN w:val="0"/>
              <w:adjustRightInd w:val="0"/>
              <w:rPr>
                <w:rFonts w:ascii="Trebuchet MS" w:hAnsi="Trebuchet MS" w:cs="Trebuchet MS"/>
                <w:b/>
                <w:bCs/>
                <w:sz w:val="18"/>
                <w:szCs w:val="18"/>
              </w:rPr>
            </w:pPr>
          </w:p>
          <w:p w14:paraId="75CD1306" w14:textId="77777777" w:rsidR="00CB4BEB" w:rsidRPr="00BD2F3F" w:rsidRDefault="00CB4BEB" w:rsidP="003C0924">
            <w:pPr>
              <w:autoSpaceDE w:val="0"/>
              <w:autoSpaceDN w:val="0"/>
              <w:adjustRightInd w:val="0"/>
              <w:rPr>
                <w:rFonts w:ascii="Trebuchet MS" w:hAnsi="Trebuchet MS" w:cs="Trebuchet MS"/>
                <w:b/>
                <w:bCs/>
                <w:sz w:val="18"/>
                <w:szCs w:val="18"/>
              </w:rPr>
            </w:pPr>
            <w:r w:rsidRPr="00BD2F3F">
              <w:rPr>
                <w:rFonts w:ascii="Trebuchet MS" w:hAnsi="Trebuchet MS" w:cs="Trebuchet MS"/>
                <w:b/>
                <w:bCs/>
                <w:sz w:val="18"/>
                <w:szCs w:val="18"/>
              </w:rPr>
              <w:t>Datatype</w:t>
            </w:r>
          </w:p>
        </w:tc>
        <w:tc>
          <w:tcPr>
            <w:tcW w:w="471" w:type="pct"/>
            <w:shd w:val="clear" w:color="auto" w:fill="D9D9D9"/>
            <w:vAlign w:val="center"/>
          </w:tcPr>
          <w:p w14:paraId="575FB52E" w14:textId="77777777" w:rsidR="00CB4BEB" w:rsidRPr="00BD2F3F" w:rsidRDefault="00CB4BEB" w:rsidP="003C0924">
            <w:pPr>
              <w:autoSpaceDE w:val="0"/>
              <w:autoSpaceDN w:val="0"/>
              <w:adjustRightInd w:val="0"/>
              <w:rPr>
                <w:rFonts w:ascii="Trebuchet MS" w:hAnsi="Trebuchet MS" w:cs="Trebuchet MS"/>
                <w:b/>
                <w:bCs/>
                <w:sz w:val="18"/>
                <w:szCs w:val="18"/>
              </w:rPr>
            </w:pPr>
            <w:r w:rsidRPr="00BD2F3F">
              <w:rPr>
                <w:rFonts w:ascii="Trebuchet MS" w:hAnsi="Trebuchet MS" w:cs="Trebuchet MS"/>
                <w:b/>
                <w:bCs/>
                <w:sz w:val="18"/>
                <w:szCs w:val="18"/>
              </w:rPr>
              <w:t>Obligatorisk/ Frit / System</w:t>
            </w:r>
          </w:p>
        </w:tc>
        <w:tc>
          <w:tcPr>
            <w:tcW w:w="1716" w:type="pct"/>
            <w:shd w:val="clear" w:color="auto" w:fill="D9D9D9"/>
            <w:vAlign w:val="center"/>
          </w:tcPr>
          <w:p w14:paraId="0DB6840D" w14:textId="77777777" w:rsidR="00CB4BEB" w:rsidRPr="00BD2F3F" w:rsidRDefault="00CB4BEB" w:rsidP="003C0924">
            <w:pPr>
              <w:rPr>
                <w:rFonts w:ascii="Trebuchet MS" w:hAnsi="Trebuchet MS" w:cs="Trebuchet MS"/>
                <w:bCs/>
                <w:sz w:val="18"/>
                <w:szCs w:val="18"/>
              </w:rPr>
            </w:pPr>
            <w:r w:rsidRPr="00BD2F3F">
              <w:rPr>
                <w:rFonts w:ascii="Trebuchet MS" w:hAnsi="Trebuchet MS" w:cs="Trebuchet MS"/>
                <w:b/>
                <w:bCs/>
                <w:sz w:val="18"/>
                <w:szCs w:val="18"/>
              </w:rPr>
              <w:t>Beskrivelse</w:t>
            </w:r>
          </w:p>
        </w:tc>
      </w:tr>
      <w:tr w:rsidR="00CB4BEB" w:rsidRPr="00BD2F3F" w14:paraId="2A3ACFF9" w14:textId="77777777" w:rsidTr="003C0924">
        <w:trPr>
          <w:trHeight w:val="227"/>
        </w:trPr>
        <w:tc>
          <w:tcPr>
            <w:tcW w:w="663" w:type="pct"/>
            <w:shd w:val="clear" w:color="auto" w:fill="E0E0E0"/>
            <w:vAlign w:val="center"/>
          </w:tcPr>
          <w:p w14:paraId="19FD9D06" w14:textId="77777777" w:rsidR="00CB4BEB" w:rsidRPr="00BD2F3F" w:rsidRDefault="00CB4BEB" w:rsidP="003C0924">
            <w:pPr>
              <w:rPr>
                <w:rFonts w:ascii="Trebuchet MS" w:hAnsi="Trebuchet MS" w:cs="Trebuchet MS"/>
                <w:sz w:val="18"/>
                <w:szCs w:val="18"/>
              </w:rPr>
            </w:pPr>
            <w:proofErr w:type="spellStart"/>
            <w:r w:rsidRPr="00BD2F3F">
              <w:rPr>
                <w:rFonts w:ascii="Trebuchet MS" w:hAnsi="Trebuchet MS" w:cs="Trebuchet MS"/>
                <w:sz w:val="18"/>
                <w:szCs w:val="18"/>
              </w:rPr>
              <w:t>Datasættitel</w:t>
            </w:r>
            <w:proofErr w:type="spellEnd"/>
            <w:r w:rsidRPr="00BD2F3F">
              <w:rPr>
                <w:rFonts w:ascii="Trebuchet MS" w:hAnsi="Trebuchet MS" w:cs="Trebuchet MS"/>
                <w:sz w:val="18"/>
                <w:szCs w:val="18"/>
              </w:rPr>
              <w:t>(M)</w:t>
            </w:r>
          </w:p>
        </w:tc>
        <w:tc>
          <w:tcPr>
            <w:tcW w:w="831" w:type="pct"/>
            <w:shd w:val="clear" w:color="auto" w:fill="E0E0E0"/>
            <w:vAlign w:val="center"/>
          </w:tcPr>
          <w:p w14:paraId="317DAD85"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Del B 1.1 Ressource Titel</w:t>
            </w:r>
          </w:p>
        </w:tc>
        <w:tc>
          <w:tcPr>
            <w:tcW w:w="882" w:type="pct"/>
            <w:shd w:val="clear" w:color="auto" w:fill="E0E0E0"/>
            <w:vAlign w:val="center"/>
          </w:tcPr>
          <w:p w14:paraId="3D76A5F4"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Temanavn</w:t>
            </w:r>
          </w:p>
        </w:tc>
        <w:tc>
          <w:tcPr>
            <w:tcW w:w="437" w:type="pct"/>
            <w:shd w:val="clear" w:color="auto" w:fill="FFCC99"/>
            <w:vAlign w:val="center"/>
          </w:tcPr>
          <w:p w14:paraId="0BC944EE"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CC99"/>
            <w:vAlign w:val="center"/>
          </w:tcPr>
          <w:p w14:paraId="43661648"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S</w:t>
            </w:r>
          </w:p>
        </w:tc>
        <w:tc>
          <w:tcPr>
            <w:tcW w:w="1716" w:type="pct"/>
            <w:shd w:val="clear" w:color="auto" w:fill="FFCC99"/>
            <w:vAlign w:val="center"/>
          </w:tcPr>
          <w:p w14:paraId="3E71AE5C"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Kaldenavnet på temaet.</w:t>
            </w:r>
          </w:p>
        </w:tc>
      </w:tr>
      <w:tr w:rsidR="00CB4BEB" w:rsidRPr="00BD2F3F" w14:paraId="7AB7EA6F" w14:textId="77777777" w:rsidTr="003C0924">
        <w:trPr>
          <w:trHeight w:val="227"/>
        </w:trPr>
        <w:tc>
          <w:tcPr>
            <w:tcW w:w="663" w:type="pct"/>
            <w:shd w:val="clear" w:color="auto" w:fill="E0E0E0"/>
            <w:vAlign w:val="center"/>
          </w:tcPr>
          <w:p w14:paraId="2D49410D" w14:textId="77777777" w:rsidR="00CB4BEB" w:rsidRPr="00BD2F3F" w:rsidRDefault="00CB4BEB" w:rsidP="003C0924">
            <w:pPr>
              <w:rPr>
                <w:rFonts w:ascii="Trebuchet MS" w:hAnsi="Trebuchet MS" w:cs="Trebuchet MS"/>
                <w:sz w:val="18"/>
                <w:szCs w:val="18"/>
              </w:rPr>
            </w:pPr>
          </w:p>
        </w:tc>
        <w:tc>
          <w:tcPr>
            <w:tcW w:w="831" w:type="pct"/>
            <w:shd w:val="clear" w:color="auto" w:fill="E0E0E0"/>
            <w:vAlign w:val="center"/>
          </w:tcPr>
          <w:p w14:paraId="6E514F09" w14:textId="77777777" w:rsidR="00CB4BEB" w:rsidRPr="00BD2F3F" w:rsidRDefault="00CB4BEB" w:rsidP="003C0924">
            <w:pPr>
              <w:rPr>
                <w:rFonts w:ascii="Trebuchet MS" w:hAnsi="Trebuchet MS" w:cs="Trebuchet MS"/>
                <w:sz w:val="18"/>
                <w:szCs w:val="18"/>
              </w:rPr>
            </w:pPr>
          </w:p>
        </w:tc>
        <w:tc>
          <w:tcPr>
            <w:tcW w:w="882" w:type="pct"/>
            <w:shd w:val="clear" w:color="auto" w:fill="E0E0E0"/>
            <w:vAlign w:val="center"/>
          </w:tcPr>
          <w:p w14:paraId="4051F8C4"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Temakode</w:t>
            </w:r>
          </w:p>
        </w:tc>
        <w:tc>
          <w:tcPr>
            <w:tcW w:w="437" w:type="pct"/>
            <w:shd w:val="clear" w:color="auto" w:fill="FFCC99"/>
            <w:vAlign w:val="center"/>
          </w:tcPr>
          <w:p w14:paraId="23C151A5"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Heltal</w:t>
            </w:r>
          </w:p>
        </w:tc>
        <w:tc>
          <w:tcPr>
            <w:tcW w:w="471" w:type="pct"/>
            <w:shd w:val="clear" w:color="auto" w:fill="FFCC99"/>
            <w:vAlign w:val="center"/>
          </w:tcPr>
          <w:p w14:paraId="4A65E3A2"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S</w:t>
            </w:r>
          </w:p>
        </w:tc>
        <w:tc>
          <w:tcPr>
            <w:tcW w:w="1716" w:type="pct"/>
            <w:shd w:val="clear" w:color="auto" w:fill="FFCC99"/>
            <w:vAlign w:val="center"/>
          </w:tcPr>
          <w:p w14:paraId="41DA9CA3"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Kodetal for temaet</w:t>
            </w:r>
          </w:p>
        </w:tc>
      </w:tr>
      <w:tr w:rsidR="00CB4BEB" w:rsidRPr="00BD2F3F" w14:paraId="6791BD17" w14:textId="77777777" w:rsidTr="003C0924">
        <w:trPr>
          <w:trHeight w:val="227"/>
        </w:trPr>
        <w:tc>
          <w:tcPr>
            <w:tcW w:w="663" w:type="pct"/>
            <w:shd w:val="clear" w:color="auto" w:fill="E0E0E0"/>
            <w:vAlign w:val="center"/>
          </w:tcPr>
          <w:p w14:paraId="7CA9A0A0" w14:textId="77777777" w:rsidR="00CB4BEB" w:rsidRPr="00BD2F3F" w:rsidRDefault="00CB4BEB" w:rsidP="003C0924">
            <w:pPr>
              <w:rPr>
                <w:rFonts w:ascii="Trebuchet MS" w:hAnsi="Trebuchet MS" w:cs="Trebuchet MS"/>
                <w:sz w:val="18"/>
                <w:szCs w:val="18"/>
              </w:rPr>
            </w:pPr>
          </w:p>
        </w:tc>
        <w:tc>
          <w:tcPr>
            <w:tcW w:w="831" w:type="pct"/>
            <w:shd w:val="clear" w:color="auto" w:fill="E0E0E0"/>
            <w:vAlign w:val="center"/>
          </w:tcPr>
          <w:p w14:paraId="12842785" w14:textId="77777777" w:rsidR="00CB4BEB" w:rsidRPr="00BD2F3F" w:rsidRDefault="00CB4BEB" w:rsidP="003C0924">
            <w:pPr>
              <w:rPr>
                <w:rFonts w:ascii="Trebuchet MS" w:hAnsi="Trebuchet MS" w:cs="Trebuchet MS"/>
                <w:sz w:val="18"/>
                <w:szCs w:val="18"/>
              </w:rPr>
            </w:pPr>
          </w:p>
        </w:tc>
        <w:tc>
          <w:tcPr>
            <w:tcW w:w="882" w:type="pct"/>
            <w:shd w:val="clear" w:color="auto" w:fill="E0E0E0"/>
            <w:vAlign w:val="center"/>
          </w:tcPr>
          <w:p w14:paraId="72ECC380"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Definition</w:t>
            </w:r>
          </w:p>
        </w:tc>
        <w:tc>
          <w:tcPr>
            <w:tcW w:w="437" w:type="pct"/>
            <w:shd w:val="clear" w:color="auto" w:fill="FFCC99"/>
            <w:vAlign w:val="center"/>
          </w:tcPr>
          <w:p w14:paraId="0014E975"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CC99"/>
            <w:vAlign w:val="center"/>
          </w:tcPr>
          <w:p w14:paraId="3D4CECF8"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S</w:t>
            </w:r>
          </w:p>
        </w:tc>
        <w:tc>
          <w:tcPr>
            <w:tcW w:w="1716" w:type="pct"/>
            <w:shd w:val="clear" w:color="auto" w:fill="FFCC99"/>
            <w:vAlign w:val="center"/>
          </w:tcPr>
          <w:p w14:paraId="4B2BBA2A"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Kort definition af temaet</w:t>
            </w:r>
          </w:p>
        </w:tc>
      </w:tr>
      <w:tr w:rsidR="00CB4BEB" w:rsidRPr="00BD2F3F" w14:paraId="4EE4D2F9" w14:textId="77777777" w:rsidTr="003C0924">
        <w:trPr>
          <w:trHeight w:val="227"/>
        </w:trPr>
        <w:tc>
          <w:tcPr>
            <w:tcW w:w="663" w:type="pct"/>
            <w:shd w:val="clear" w:color="auto" w:fill="E0E0E0"/>
            <w:vAlign w:val="center"/>
          </w:tcPr>
          <w:p w14:paraId="5D100168" w14:textId="77777777" w:rsidR="00CB4BEB" w:rsidRPr="00BD2F3F" w:rsidRDefault="00CB4BEB" w:rsidP="003C0924">
            <w:pPr>
              <w:autoSpaceDE w:val="0"/>
              <w:autoSpaceDN w:val="0"/>
              <w:adjustRightInd w:val="0"/>
              <w:rPr>
                <w:rFonts w:ascii="Trebuchet MS" w:hAnsi="Trebuchet MS" w:cs="Trebuchet MS"/>
                <w:sz w:val="18"/>
                <w:szCs w:val="18"/>
              </w:rPr>
            </w:pPr>
            <w:r w:rsidRPr="00BD2F3F">
              <w:rPr>
                <w:rFonts w:ascii="Trebuchet MS" w:hAnsi="Trebuchet MS" w:cs="Trebuchet MS"/>
                <w:sz w:val="18"/>
                <w:szCs w:val="18"/>
              </w:rPr>
              <w:lastRenderedPageBreak/>
              <w:t>Resumé, som beskriver datasættet (M)</w:t>
            </w:r>
          </w:p>
        </w:tc>
        <w:tc>
          <w:tcPr>
            <w:tcW w:w="831" w:type="pct"/>
            <w:shd w:val="clear" w:color="auto" w:fill="E0E0E0"/>
            <w:vAlign w:val="center"/>
          </w:tcPr>
          <w:p w14:paraId="4A12DBC1" w14:textId="77777777" w:rsidR="00CB4BEB" w:rsidRPr="00BD2F3F" w:rsidRDefault="00CB4BEB" w:rsidP="003C0924">
            <w:pPr>
              <w:autoSpaceDE w:val="0"/>
              <w:autoSpaceDN w:val="0"/>
              <w:adjustRightInd w:val="0"/>
              <w:rPr>
                <w:rFonts w:ascii="Trebuchet MS" w:hAnsi="Trebuchet MS" w:cs="Trebuchet MS"/>
                <w:sz w:val="18"/>
                <w:szCs w:val="18"/>
              </w:rPr>
            </w:pPr>
            <w:r w:rsidRPr="00BD2F3F">
              <w:rPr>
                <w:rFonts w:ascii="Trebuchet MS" w:hAnsi="Trebuchet MS" w:cs="Trebuchet MS"/>
                <w:sz w:val="18"/>
                <w:szCs w:val="18"/>
              </w:rPr>
              <w:t>Del B 1.2</w:t>
            </w:r>
          </w:p>
          <w:p w14:paraId="5085674F"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Ressourceresumé</w:t>
            </w:r>
          </w:p>
        </w:tc>
        <w:tc>
          <w:tcPr>
            <w:tcW w:w="882" w:type="pct"/>
            <w:shd w:val="clear" w:color="auto" w:fill="E0E0E0"/>
            <w:vAlign w:val="center"/>
          </w:tcPr>
          <w:p w14:paraId="28D926A1"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Beskrivelse</w:t>
            </w:r>
          </w:p>
        </w:tc>
        <w:tc>
          <w:tcPr>
            <w:tcW w:w="437" w:type="pct"/>
            <w:shd w:val="clear" w:color="auto" w:fill="FFCC99"/>
            <w:vAlign w:val="center"/>
          </w:tcPr>
          <w:p w14:paraId="2DABBBAA"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CC99"/>
            <w:vAlign w:val="center"/>
          </w:tcPr>
          <w:p w14:paraId="304B460B"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S</w:t>
            </w:r>
          </w:p>
        </w:tc>
        <w:tc>
          <w:tcPr>
            <w:tcW w:w="1716" w:type="pct"/>
            <w:shd w:val="clear" w:color="auto" w:fill="FFCC99"/>
            <w:vAlign w:val="center"/>
          </w:tcPr>
          <w:p w14:paraId="52CAF34E"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En beskrivelse der forklarer tydeligt, men lidt kort hvad der er indeholdt i temaet.</w:t>
            </w:r>
          </w:p>
        </w:tc>
      </w:tr>
      <w:tr w:rsidR="00CB4BEB" w:rsidRPr="00BD2F3F" w14:paraId="3280D925" w14:textId="77777777" w:rsidTr="003C0924">
        <w:trPr>
          <w:trHeight w:val="227"/>
        </w:trPr>
        <w:tc>
          <w:tcPr>
            <w:tcW w:w="663" w:type="pct"/>
            <w:shd w:val="clear" w:color="auto" w:fill="E0E0E0"/>
            <w:vAlign w:val="center"/>
          </w:tcPr>
          <w:p w14:paraId="3B7E79EB" w14:textId="77777777" w:rsidR="00CB4BEB" w:rsidRPr="00BD2F3F" w:rsidRDefault="00CB4BEB" w:rsidP="003C0924">
            <w:pPr>
              <w:rPr>
                <w:rFonts w:ascii="Trebuchet MS" w:hAnsi="Trebuchet MS" w:cs="Trebuchet MS"/>
                <w:sz w:val="18"/>
                <w:szCs w:val="18"/>
              </w:rPr>
            </w:pPr>
          </w:p>
        </w:tc>
        <w:tc>
          <w:tcPr>
            <w:tcW w:w="831" w:type="pct"/>
            <w:shd w:val="clear" w:color="auto" w:fill="E0E0E0"/>
            <w:vAlign w:val="center"/>
          </w:tcPr>
          <w:p w14:paraId="7E17EF94" w14:textId="77777777" w:rsidR="00CB4BEB" w:rsidRPr="00BD2F3F" w:rsidRDefault="00CB4BEB" w:rsidP="003C0924">
            <w:pPr>
              <w:rPr>
                <w:rFonts w:ascii="Trebuchet MS" w:hAnsi="Trebuchet MS" w:cs="Trebuchet MS"/>
                <w:sz w:val="18"/>
                <w:szCs w:val="18"/>
              </w:rPr>
            </w:pPr>
          </w:p>
        </w:tc>
        <w:tc>
          <w:tcPr>
            <w:tcW w:w="882" w:type="pct"/>
            <w:shd w:val="clear" w:color="auto" w:fill="E0E0E0"/>
            <w:vAlign w:val="center"/>
          </w:tcPr>
          <w:p w14:paraId="774EFE58" w14:textId="77777777" w:rsidR="00CB4BEB" w:rsidRPr="00BD2F3F" w:rsidRDefault="00CB4BEB" w:rsidP="003C0924">
            <w:pPr>
              <w:rPr>
                <w:rFonts w:ascii="Trebuchet MS" w:hAnsi="Trebuchet MS" w:cs="Trebuchet MS"/>
                <w:sz w:val="18"/>
                <w:szCs w:val="18"/>
              </w:rPr>
            </w:pPr>
            <w:proofErr w:type="spellStart"/>
            <w:r w:rsidRPr="00BD2F3F">
              <w:rPr>
                <w:rFonts w:ascii="Trebuchet MS" w:hAnsi="Trebuchet MS" w:cs="Trebuchet MS"/>
                <w:sz w:val="18"/>
                <w:szCs w:val="18"/>
              </w:rPr>
              <w:t>Formaal</w:t>
            </w:r>
            <w:proofErr w:type="spellEnd"/>
            <w:r w:rsidRPr="00BD2F3F">
              <w:rPr>
                <w:rFonts w:ascii="Trebuchet MS" w:hAnsi="Trebuchet MS" w:cs="Trebuchet MS"/>
                <w:sz w:val="18"/>
                <w:szCs w:val="18"/>
              </w:rPr>
              <w:t xml:space="preserve"> </w:t>
            </w:r>
          </w:p>
        </w:tc>
        <w:tc>
          <w:tcPr>
            <w:tcW w:w="437" w:type="pct"/>
            <w:shd w:val="clear" w:color="auto" w:fill="FFCC99"/>
            <w:vAlign w:val="center"/>
          </w:tcPr>
          <w:p w14:paraId="2C80604B"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CC99"/>
            <w:vAlign w:val="center"/>
          </w:tcPr>
          <w:p w14:paraId="53FAED7E"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S</w:t>
            </w:r>
          </w:p>
        </w:tc>
        <w:tc>
          <w:tcPr>
            <w:tcW w:w="1716" w:type="pct"/>
            <w:shd w:val="clear" w:color="auto" w:fill="FFCC99"/>
            <w:vAlign w:val="center"/>
          </w:tcPr>
          <w:p w14:paraId="5C75E937"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Kort beskrivelse af formålet/fordel med at registrere dette tema.</w:t>
            </w:r>
          </w:p>
        </w:tc>
      </w:tr>
      <w:tr w:rsidR="00CB4BEB" w:rsidRPr="00BD2F3F" w14:paraId="362922EC" w14:textId="77777777" w:rsidTr="003C0924">
        <w:trPr>
          <w:trHeight w:val="227"/>
        </w:trPr>
        <w:tc>
          <w:tcPr>
            <w:tcW w:w="663" w:type="pct"/>
            <w:shd w:val="clear" w:color="auto" w:fill="E0E0E0"/>
            <w:vAlign w:val="center"/>
          </w:tcPr>
          <w:p w14:paraId="14172514" w14:textId="77777777" w:rsidR="00CB4BEB" w:rsidRPr="00BD2F3F" w:rsidRDefault="00CB4BEB" w:rsidP="003C0924">
            <w:pPr>
              <w:autoSpaceDE w:val="0"/>
              <w:autoSpaceDN w:val="0"/>
              <w:adjustRightInd w:val="0"/>
              <w:rPr>
                <w:rFonts w:ascii="Trebuchet MS" w:hAnsi="Trebuchet MS" w:cs="Trebuchet MS"/>
                <w:sz w:val="18"/>
                <w:szCs w:val="18"/>
              </w:rPr>
            </w:pPr>
            <w:r w:rsidRPr="00BD2F3F">
              <w:rPr>
                <w:rFonts w:ascii="Trebuchet MS" w:hAnsi="Trebuchet MS" w:cs="Trebuchet MS"/>
                <w:sz w:val="18"/>
                <w:szCs w:val="18"/>
              </w:rPr>
              <w:t>Emnekategori for datasæt (M)</w:t>
            </w:r>
          </w:p>
        </w:tc>
        <w:tc>
          <w:tcPr>
            <w:tcW w:w="831" w:type="pct"/>
            <w:shd w:val="clear" w:color="auto" w:fill="E0E0E0"/>
            <w:vAlign w:val="center"/>
          </w:tcPr>
          <w:p w14:paraId="56F6326D" w14:textId="77777777" w:rsidR="00CB4BEB" w:rsidRPr="00BD2F3F" w:rsidRDefault="00CB4BEB" w:rsidP="003C0924">
            <w:pPr>
              <w:autoSpaceDE w:val="0"/>
              <w:autoSpaceDN w:val="0"/>
              <w:adjustRightInd w:val="0"/>
              <w:rPr>
                <w:rFonts w:ascii="Trebuchet MS" w:hAnsi="Trebuchet MS" w:cs="Trebuchet MS"/>
                <w:sz w:val="18"/>
                <w:szCs w:val="18"/>
              </w:rPr>
            </w:pPr>
            <w:r w:rsidRPr="00BD2F3F">
              <w:rPr>
                <w:rFonts w:ascii="Trebuchet MS" w:hAnsi="Trebuchet MS" w:cs="Trebuchet MS"/>
                <w:sz w:val="18"/>
                <w:szCs w:val="18"/>
              </w:rPr>
              <w:t>Del B 2.1</w:t>
            </w:r>
          </w:p>
          <w:p w14:paraId="3DF96859"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Emnekategori</w:t>
            </w:r>
          </w:p>
        </w:tc>
        <w:tc>
          <w:tcPr>
            <w:tcW w:w="882" w:type="pct"/>
            <w:shd w:val="clear" w:color="auto" w:fill="E0E0E0"/>
            <w:vAlign w:val="center"/>
          </w:tcPr>
          <w:p w14:paraId="2424F5A0" w14:textId="77777777" w:rsidR="00CB4BEB" w:rsidRPr="00BD2F3F" w:rsidRDefault="00CB4BEB" w:rsidP="003C0924">
            <w:pPr>
              <w:rPr>
                <w:rFonts w:ascii="Trebuchet MS" w:hAnsi="Trebuchet MS" w:cs="Trebuchet MS"/>
                <w:sz w:val="18"/>
                <w:szCs w:val="18"/>
              </w:rPr>
            </w:pPr>
            <w:proofErr w:type="spellStart"/>
            <w:r w:rsidRPr="00BD2F3F">
              <w:rPr>
                <w:rFonts w:ascii="Trebuchet MS" w:hAnsi="Trebuchet MS" w:cs="Trebuchet MS"/>
                <w:sz w:val="18"/>
                <w:szCs w:val="18"/>
              </w:rPr>
              <w:t>Noegleord_hovedgruppe</w:t>
            </w:r>
            <w:proofErr w:type="spellEnd"/>
          </w:p>
        </w:tc>
        <w:tc>
          <w:tcPr>
            <w:tcW w:w="437" w:type="pct"/>
            <w:shd w:val="clear" w:color="auto" w:fill="FFCC99"/>
            <w:vAlign w:val="center"/>
          </w:tcPr>
          <w:p w14:paraId="38EFC60E"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CC99"/>
            <w:vAlign w:val="center"/>
          </w:tcPr>
          <w:p w14:paraId="618DD323"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S</w:t>
            </w:r>
          </w:p>
        </w:tc>
        <w:tc>
          <w:tcPr>
            <w:tcW w:w="1716" w:type="pct"/>
            <w:shd w:val="clear" w:color="auto" w:fill="FFCC99"/>
            <w:vAlign w:val="center"/>
          </w:tcPr>
          <w:p w14:paraId="18E9CD91"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Skal det være fra listen GEMET. Se</w:t>
            </w:r>
          </w:p>
          <w:p w14:paraId="5C800413"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http://www.eionet.europa.eu/gemet/inspire_themes?langcode=da.</w:t>
            </w:r>
          </w:p>
        </w:tc>
      </w:tr>
      <w:tr w:rsidR="00CB4BEB" w:rsidRPr="00BD2F3F" w14:paraId="572589EA" w14:textId="77777777" w:rsidTr="003C0924">
        <w:trPr>
          <w:trHeight w:val="227"/>
        </w:trPr>
        <w:tc>
          <w:tcPr>
            <w:tcW w:w="663" w:type="pct"/>
            <w:shd w:val="clear" w:color="auto" w:fill="E0E0E0"/>
            <w:vAlign w:val="center"/>
          </w:tcPr>
          <w:p w14:paraId="632D7F4A" w14:textId="77777777" w:rsidR="00CB4BEB" w:rsidRPr="00BD2F3F" w:rsidRDefault="00CB4BEB" w:rsidP="003C0924">
            <w:pPr>
              <w:rPr>
                <w:rFonts w:ascii="Trebuchet MS" w:hAnsi="Trebuchet MS" w:cs="Trebuchet MS"/>
                <w:sz w:val="18"/>
                <w:szCs w:val="18"/>
              </w:rPr>
            </w:pPr>
          </w:p>
        </w:tc>
        <w:tc>
          <w:tcPr>
            <w:tcW w:w="831" w:type="pct"/>
            <w:shd w:val="clear" w:color="auto" w:fill="E0E0E0"/>
            <w:vAlign w:val="center"/>
          </w:tcPr>
          <w:p w14:paraId="637925A1" w14:textId="77777777" w:rsidR="00CB4BEB" w:rsidRPr="00BD2F3F" w:rsidRDefault="00CB4BEB" w:rsidP="003C0924">
            <w:pPr>
              <w:rPr>
                <w:rFonts w:ascii="Trebuchet MS" w:hAnsi="Trebuchet MS" w:cs="Trebuchet MS"/>
                <w:sz w:val="18"/>
                <w:szCs w:val="18"/>
              </w:rPr>
            </w:pPr>
          </w:p>
        </w:tc>
        <w:tc>
          <w:tcPr>
            <w:tcW w:w="882" w:type="pct"/>
            <w:shd w:val="clear" w:color="auto" w:fill="E0E0E0"/>
            <w:vAlign w:val="center"/>
          </w:tcPr>
          <w:p w14:paraId="39A572F8" w14:textId="77777777" w:rsidR="00CB4BEB" w:rsidRPr="00BD2F3F" w:rsidRDefault="00CB4BEB" w:rsidP="003C0924">
            <w:pPr>
              <w:rPr>
                <w:rFonts w:ascii="Trebuchet MS" w:hAnsi="Trebuchet MS" w:cs="Trebuchet MS"/>
                <w:sz w:val="18"/>
                <w:szCs w:val="18"/>
              </w:rPr>
            </w:pPr>
            <w:proofErr w:type="spellStart"/>
            <w:r w:rsidRPr="00BD2F3F">
              <w:rPr>
                <w:rFonts w:ascii="Trebuchet MS" w:hAnsi="Trebuchet MS" w:cs="Trebuchet MS"/>
                <w:sz w:val="18"/>
                <w:szCs w:val="18"/>
              </w:rPr>
              <w:t>Noegle_ord</w:t>
            </w:r>
            <w:proofErr w:type="spellEnd"/>
          </w:p>
        </w:tc>
        <w:tc>
          <w:tcPr>
            <w:tcW w:w="437" w:type="pct"/>
            <w:shd w:val="clear" w:color="auto" w:fill="FFCC99"/>
            <w:vAlign w:val="center"/>
          </w:tcPr>
          <w:p w14:paraId="1B387A00"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CC99"/>
            <w:vAlign w:val="center"/>
          </w:tcPr>
          <w:p w14:paraId="60AD06AC" w14:textId="77777777" w:rsidR="00CB4BEB" w:rsidRPr="00BD2F3F" w:rsidRDefault="00CB4BEB" w:rsidP="003C0924">
            <w:pPr>
              <w:autoSpaceDE w:val="0"/>
              <w:autoSpaceDN w:val="0"/>
              <w:adjustRightInd w:val="0"/>
              <w:jc w:val="center"/>
              <w:rPr>
                <w:rFonts w:ascii="Trebuchet MS" w:hAnsi="Trebuchet MS" w:cs="Trebuchet MS"/>
                <w:sz w:val="18"/>
                <w:szCs w:val="18"/>
              </w:rPr>
            </w:pPr>
            <w:r w:rsidRPr="00BD2F3F">
              <w:rPr>
                <w:rFonts w:ascii="Trebuchet MS" w:hAnsi="Trebuchet MS" w:cs="Trebuchet MS"/>
                <w:sz w:val="18"/>
                <w:szCs w:val="18"/>
              </w:rPr>
              <w:t>S</w:t>
            </w:r>
          </w:p>
        </w:tc>
        <w:tc>
          <w:tcPr>
            <w:tcW w:w="1716" w:type="pct"/>
            <w:shd w:val="clear" w:color="auto" w:fill="FFCC99"/>
            <w:vAlign w:val="center"/>
          </w:tcPr>
          <w:p w14:paraId="68E5E8EC" w14:textId="77777777" w:rsidR="00CB4BEB" w:rsidRPr="00BD2F3F" w:rsidRDefault="00CB4BEB" w:rsidP="003C0924">
            <w:pPr>
              <w:autoSpaceDE w:val="0"/>
              <w:autoSpaceDN w:val="0"/>
              <w:adjustRightInd w:val="0"/>
              <w:rPr>
                <w:rFonts w:ascii="Trebuchet MS" w:hAnsi="Trebuchet MS" w:cs="Trebuchet MS"/>
                <w:sz w:val="18"/>
                <w:szCs w:val="18"/>
              </w:rPr>
            </w:pPr>
            <w:r w:rsidRPr="00BD2F3F">
              <w:rPr>
                <w:rFonts w:ascii="Trebuchet MS" w:hAnsi="Trebuchet MS" w:cs="Trebuchet MS"/>
                <w:sz w:val="18"/>
                <w:szCs w:val="18"/>
              </w:rPr>
              <w:t>Pt. frit valg, men der kunne opbygges en liste efter høringen.</w:t>
            </w:r>
          </w:p>
        </w:tc>
      </w:tr>
      <w:tr w:rsidR="00CB4BEB" w:rsidRPr="00BD2F3F" w14:paraId="13416A7F" w14:textId="77777777" w:rsidTr="003C0924">
        <w:trPr>
          <w:trHeight w:val="227"/>
        </w:trPr>
        <w:tc>
          <w:tcPr>
            <w:tcW w:w="663" w:type="pct"/>
            <w:shd w:val="clear" w:color="auto" w:fill="E0E0E0"/>
            <w:vAlign w:val="center"/>
          </w:tcPr>
          <w:p w14:paraId="5628AA3A" w14:textId="77777777" w:rsidR="00CB4BEB" w:rsidRPr="00BD2F3F" w:rsidRDefault="00CB4BEB" w:rsidP="003C0924">
            <w:pPr>
              <w:autoSpaceDE w:val="0"/>
              <w:autoSpaceDN w:val="0"/>
              <w:adjustRightInd w:val="0"/>
              <w:rPr>
                <w:rFonts w:ascii="Trebuchet MS" w:hAnsi="Trebuchet MS" w:cs="Trebuchet MS"/>
                <w:sz w:val="18"/>
                <w:szCs w:val="18"/>
              </w:rPr>
            </w:pPr>
            <w:r w:rsidRPr="00BD2F3F">
              <w:rPr>
                <w:rFonts w:ascii="Trebuchet MS" w:hAnsi="Trebuchet MS" w:cs="Trebuchet MS"/>
                <w:sz w:val="18"/>
                <w:szCs w:val="18"/>
              </w:rPr>
              <w:t>Geografisk Repræsentationstype (O)</w:t>
            </w:r>
          </w:p>
        </w:tc>
        <w:tc>
          <w:tcPr>
            <w:tcW w:w="831" w:type="pct"/>
            <w:shd w:val="clear" w:color="auto" w:fill="E0E0E0"/>
            <w:vAlign w:val="center"/>
          </w:tcPr>
          <w:p w14:paraId="71175333" w14:textId="77777777" w:rsidR="00CB4BEB" w:rsidRPr="00BD2F3F" w:rsidRDefault="00CB4BEB" w:rsidP="003C0924">
            <w:pPr>
              <w:rPr>
                <w:rFonts w:ascii="Trebuchet MS" w:hAnsi="Trebuchet MS" w:cs="Trebuchet MS"/>
                <w:sz w:val="18"/>
                <w:szCs w:val="18"/>
              </w:rPr>
            </w:pPr>
          </w:p>
        </w:tc>
        <w:tc>
          <w:tcPr>
            <w:tcW w:w="882" w:type="pct"/>
            <w:shd w:val="clear" w:color="auto" w:fill="E0E0E0"/>
            <w:vAlign w:val="center"/>
          </w:tcPr>
          <w:p w14:paraId="26DFCD74"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Geometri type</w:t>
            </w:r>
          </w:p>
        </w:tc>
        <w:tc>
          <w:tcPr>
            <w:tcW w:w="437" w:type="pct"/>
            <w:shd w:val="clear" w:color="auto" w:fill="FFCC99"/>
            <w:vAlign w:val="center"/>
          </w:tcPr>
          <w:p w14:paraId="72D9B3C7"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CC99"/>
            <w:vAlign w:val="center"/>
          </w:tcPr>
          <w:p w14:paraId="24D2D4ED" w14:textId="77777777" w:rsidR="00CB4BEB" w:rsidRPr="00BD2F3F" w:rsidRDefault="00CB4BEB" w:rsidP="003C0924">
            <w:pPr>
              <w:jc w:val="center"/>
              <w:rPr>
                <w:rFonts w:ascii="Trebuchet MS" w:hAnsi="Trebuchet MS" w:cs="Trebuchet MS"/>
                <w:sz w:val="18"/>
                <w:szCs w:val="18"/>
              </w:rPr>
            </w:pPr>
          </w:p>
          <w:p w14:paraId="473F56D9"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S</w:t>
            </w:r>
          </w:p>
        </w:tc>
        <w:tc>
          <w:tcPr>
            <w:tcW w:w="1716" w:type="pct"/>
            <w:shd w:val="clear" w:color="auto" w:fill="FFCC99"/>
            <w:vAlign w:val="center"/>
          </w:tcPr>
          <w:p w14:paraId="63F398FF"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Flade, punkt eller linje.</w:t>
            </w:r>
          </w:p>
        </w:tc>
      </w:tr>
      <w:tr w:rsidR="00CB4BEB" w:rsidRPr="00BD2F3F" w14:paraId="78757080" w14:textId="77777777" w:rsidTr="003C0924">
        <w:trPr>
          <w:trHeight w:val="227"/>
        </w:trPr>
        <w:tc>
          <w:tcPr>
            <w:tcW w:w="663" w:type="pct"/>
            <w:shd w:val="clear" w:color="auto" w:fill="E0E0E0"/>
            <w:vAlign w:val="center"/>
          </w:tcPr>
          <w:p w14:paraId="4F9F4747" w14:textId="77777777" w:rsidR="00CB4BEB" w:rsidRPr="00BD2F3F" w:rsidRDefault="00CB4BEB" w:rsidP="003C0924">
            <w:pPr>
              <w:rPr>
                <w:rFonts w:ascii="Trebuchet MS" w:hAnsi="Trebuchet MS" w:cs="Trebuchet MS"/>
                <w:sz w:val="18"/>
                <w:szCs w:val="18"/>
              </w:rPr>
            </w:pPr>
          </w:p>
        </w:tc>
        <w:tc>
          <w:tcPr>
            <w:tcW w:w="831" w:type="pct"/>
            <w:shd w:val="clear" w:color="auto" w:fill="E0E0E0"/>
            <w:vAlign w:val="center"/>
          </w:tcPr>
          <w:p w14:paraId="2C7E5107" w14:textId="77777777" w:rsidR="00CB4BEB" w:rsidRPr="00BD2F3F" w:rsidRDefault="00CB4BEB" w:rsidP="003C0924">
            <w:pPr>
              <w:rPr>
                <w:rFonts w:ascii="Trebuchet MS" w:hAnsi="Trebuchet MS" w:cs="Trebuchet MS"/>
                <w:sz w:val="18"/>
                <w:szCs w:val="18"/>
              </w:rPr>
            </w:pPr>
          </w:p>
        </w:tc>
        <w:tc>
          <w:tcPr>
            <w:tcW w:w="882" w:type="pct"/>
            <w:shd w:val="clear" w:color="auto" w:fill="E0E0E0"/>
            <w:vAlign w:val="center"/>
          </w:tcPr>
          <w:p w14:paraId="04F7320B"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Lovgrundlag</w:t>
            </w:r>
          </w:p>
        </w:tc>
        <w:tc>
          <w:tcPr>
            <w:tcW w:w="437" w:type="pct"/>
            <w:shd w:val="clear" w:color="auto" w:fill="FFCC99"/>
            <w:vAlign w:val="center"/>
          </w:tcPr>
          <w:p w14:paraId="1A4781D3"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CC99"/>
            <w:vAlign w:val="center"/>
          </w:tcPr>
          <w:p w14:paraId="444C4D79"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S</w:t>
            </w:r>
          </w:p>
        </w:tc>
        <w:tc>
          <w:tcPr>
            <w:tcW w:w="1716" w:type="pct"/>
            <w:shd w:val="clear" w:color="auto" w:fill="FFCC99"/>
            <w:vAlign w:val="center"/>
          </w:tcPr>
          <w:p w14:paraId="3E450249"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Loven som er grundlag for registreringen.</w:t>
            </w:r>
          </w:p>
        </w:tc>
      </w:tr>
      <w:tr w:rsidR="00CB4BEB" w:rsidRPr="00BD2F3F" w14:paraId="6CDF1920" w14:textId="77777777" w:rsidTr="003C0924">
        <w:trPr>
          <w:trHeight w:val="227"/>
        </w:trPr>
        <w:tc>
          <w:tcPr>
            <w:tcW w:w="663" w:type="pct"/>
            <w:shd w:val="clear" w:color="auto" w:fill="E0E0E0"/>
            <w:vAlign w:val="center"/>
          </w:tcPr>
          <w:p w14:paraId="4C69D15D" w14:textId="77777777" w:rsidR="00CB4BEB" w:rsidRPr="00BD2F3F" w:rsidRDefault="00CB4BEB" w:rsidP="003C0924">
            <w:pPr>
              <w:rPr>
                <w:rFonts w:ascii="Trebuchet MS" w:hAnsi="Trebuchet MS" w:cs="Trebuchet MS"/>
                <w:sz w:val="18"/>
                <w:szCs w:val="18"/>
              </w:rPr>
            </w:pPr>
          </w:p>
        </w:tc>
        <w:tc>
          <w:tcPr>
            <w:tcW w:w="831" w:type="pct"/>
            <w:shd w:val="clear" w:color="auto" w:fill="E0E0E0"/>
            <w:vAlign w:val="center"/>
          </w:tcPr>
          <w:p w14:paraId="1291C829" w14:textId="77777777" w:rsidR="00CB4BEB" w:rsidRPr="00BD2F3F" w:rsidRDefault="00CB4BEB" w:rsidP="003C0924">
            <w:pPr>
              <w:rPr>
                <w:rFonts w:ascii="Trebuchet MS" w:hAnsi="Trebuchet MS" w:cs="Trebuchet MS"/>
                <w:sz w:val="18"/>
                <w:szCs w:val="18"/>
              </w:rPr>
            </w:pPr>
          </w:p>
        </w:tc>
        <w:tc>
          <w:tcPr>
            <w:tcW w:w="882" w:type="pct"/>
            <w:shd w:val="clear" w:color="auto" w:fill="E0E0E0"/>
            <w:vAlign w:val="center"/>
          </w:tcPr>
          <w:p w14:paraId="7DB88B88" w14:textId="77777777" w:rsidR="00CB4BEB" w:rsidRPr="00BD2F3F" w:rsidRDefault="00CB4BEB" w:rsidP="003C0924">
            <w:pPr>
              <w:rPr>
                <w:rFonts w:ascii="Trebuchet MS" w:hAnsi="Trebuchet MS" w:cs="Trebuchet MS"/>
                <w:sz w:val="18"/>
                <w:szCs w:val="18"/>
              </w:rPr>
            </w:pPr>
            <w:proofErr w:type="spellStart"/>
            <w:r w:rsidRPr="00BD2F3F">
              <w:rPr>
                <w:rFonts w:ascii="Trebuchet MS" w:hAnsi="Trebuchet MS" w:cs="Trebuchet MS"/>
                <w:sz w:val="18"/>
                <w:szCs w:val="18"/>
              </w:rPr>
              <w:t>CVR_kode</w:t>
            </w:r>
            <w:proofErr w:type="spellEnd"/>
          </w:p>
        </w:tc>
        <w:tc>
          <w:tcPr>
            <w:tcW w:w="437" w:type="pct"/>
            <w:shd w:val="clear" w:color="auto" w:fill="FFFFFF"/>
            <w:vAlign w:val="center"/>
          </w:tcPr>
          <w:p w14:paraId="2BCDDAEA"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FFFF"/>
            <w:vAlign w:val="center"/>
          </w:tcPr>
          <w:p w14:paraId="13541C40" w14:textId="77777777" w:rsidR="00CB4BEB" w:rsidRPr="00BD2F3F" w:rsidRDefault="00CB4BEB" w:rsidP="003C0924">
            <w:pPr>
              <w:autoSpaceDE w:val="0"/>
              <w:autoSpaceDN w:val="0"/>
              <w:adjustRightInd w:val="0"/>
              <w:jc w:val="center"/>
              <w:rPr>
                <w:rFonts w:ascii="Trebuchet MS" w:hAnsi="Trebuchet MS" w:cs="Trebuchet MS"/>
                <w:sz w:val="18"/>
                <w:szCs w:val="18"/>
              </w:rPr>
            </w:pPr>
            <w:r w:rsidRPr="00BD2F3F">
              <w:rPr>
                <w:rFonts w:ascii="Trebuchet MS" w:hAnsi="Trebuchet MS" w:cs="Trebuchet MS"/>
                <w:sz w:val="18"/>
                <w:szCs w:val="18"/>
              </w:rPr>
              <w:t>S</w:t>
            </w:r>
          </w:p>
        </w:tc>
        <w:tc>
          <w:tcPr>
            <w:tcW w:w="1716" w:type="pct"/>
            <w:shd w:val="clear" w:color="auto" w:fill="FFFFFF"/>
            <w:vAlign w:val="center"/>
          </w:tcPr>
          <w:p w14:paraId="1CCC838A" w14:textId="77777777" w:rsidR="00CB4BEB" w:rsidRPr="00BD2F3F" w:rsidRDefault="00CB4BEB" w:rsidP="003C0924">
            <w:pPr>
              <w:autoSpaceDE w:val="0"/>
              <w:autoSpaceDN w:val="0"/>
              <w:adjustRightInd w:val="0"/>
              <w:rPr>
                <w:rFonts w:ascii="Trebuchet MS" w:hAnsi="Trebuchet MS" w:cs="Trebuchet MS"/>
                <w:sz w:val="18"/>
                <w:szCs w:val="18"/>
              </w:rPr>
            </w:pPr>
            <w:r w:rsidRPr="00BD2F3F">
              <w:rPr>
                <w:rFonts w:ascii="Trebuchet MS" w:hAnsi="Trebuchet MS" w:cs="Trebuchet MS"/>
                <w:sz w:val="18"/>
                <w:szCs w:val="18"/>
              </w:rPr>
              <w:t>Feltet benyttes til at angive CVR-koden for objektets ansvarlige myndighed.</w:t>
            </w:r>
          </w:p>
        </w:tc>
      </w:tr>
      <w:tr w:rsidR="00CB4BEB" w:rsidRPr="00BD2F3F" w14:paraId="19550CE3" w14:textId="77777777" w:rsidTr="003C0924">
        <w:trPr>
          <w:trHeight w:val="227"/>
        </w:trPr>
        <w:tc>
          <w:tcPr>
            <w:tcW w:w="663" w:type="pct"/>
            <w:shd w:val="clear" w:color="auto" w:fill="E0E0E0"/>
            <w:vAlign w:val="center"/>
          </w:tcPr>
          <w:p w14:paraId="45D3D237" w14:textId="77777777" w:rsidR="00CB4BEB" w:rsidRPr="00BD2F3F" w:rsidRDefault="00CB4BEB" w:rsidP="003C0924">
            <w:pPr>
              <w:autoSpaceDE w:val="0"/>
              <w:autoSpaceDN w:val="0"/>
              <w:adjustRightInd w:val="0"/>
              <w:rPr>
                <w:rFonts w:ascii="Trebuchet MS" w:hAnsi="Trebuchet MS" w:cs="Trebuchet MS"/>
                <w:sz w:val="18"/>
                <w:szCs w:val="18"/>
              </w:rPr>
            </w:pPr>
            <w:proofErr w:type="spellStart"/>
            <w:r w:rsidRPr="00BD2F3F">
              <w:rPr>
                <w:rFonts w:ascii="Trebuchet MS" w:hAnsi="Trebuchet MS" w:cs="Trebuchet MS"/>
                <w:sz w:val="18"/>
                <w:szCs w:val="18"/>
              </w:rPr>
              <w:t>Datasætansvarlig</w:t>
            </w:r>
            <w:proofErr w:type="spellEnd"/>
            <w:r w:rsidRPr="00BD2F3F">
              <w:rPr>
                <w:rFonts w:ascii="Trebuchet MS" w:hAnsi="Trebuchet MS" w:cs="Trebuchet MS"/>
                <w:sz w:val="18"/>
                <w:szCs w:val="18"/>
              </w:rPr>
              <w:t xml:space="preserve"> part (O)</w:t>
            </w:r>
          </w:p>
        </w:tc>
        <w:tc>
          <w:tcPr>
            <w:tcW w:w="831" w:type="pct"/>
            <w:shd w:val="clear" w:color="auto" w:fill="E0E0E0"/>
            <w:vAlign w:val="center"/>
          </w:tcPr>
          <w:p w14:paraId="6A346FE7" w14:textId="77777777" w:rsidR="00CB4BEB" w:rsidRPr="00BD2F3F" w:rsidRDefault="00CB4BEB" w:rsidP="003C0924">
            <w:pPr>
              <w:autoSpaceDE w:val="0"/>
              <w:autoSpaceDN w:val="0"/>
              <w:adjustRightInd w:val="0"/>
              <w:rPr>
                <w:rFonts w:ascii="Trebuchet MS" w:hAnsi="Trebuchet MS" w:cs="Trebuchet MS"/>
                <w:sz w:val="18"/>
                <w:szCs w:val="18"/>
              </w:rPr>
            </w:pPr>
            <w:r w:rsidRPr="00BD2F3F">
              <w:rPr>
                <w:rFonts w:ascii="Trebuchet MS" w:hAnsi="Trebuchet MS" w:cs="Trebuchet MS"/>
                <w:sz w:val="18"/>
                <w:szCs w:val="18"/>
              </w:rPr>
              <w:t>Del B 9 Ansvarlig</w:t>
            </w:r>
          </w:p>
          <w:p w14:paraId="78B5EEA5"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Organisation</w:t>
            </w:r>
          </w:p>
        </w:tc>
        <w:tc>
          <w:tcPr>
            <w:tcW w:w="882" w:type="pct"/>
            <w:shd w:val="clear" w:color="auto" w:fill="E0E0E0"/>
            <w:vAlign w:val="center"/>
          </w:tcPr>
          <w:p w14:paraId="76912833" w14:textId="77777777" w:rsidR="00CB4BEB" w:rsidRPr="00BD2F3F" w:rsidRDefault="00CB4BEB" w:rsidP="003C0924">
            <w:pPr>
              <w:rPr>
                <w:rFonts w:ascii="Trebuchet MS" w:hAnsi="Trebuchet MS" w:cs="Trebuchet MS"/>
                <w:sz w:val="18"/>
                <w:szCs w:val="18"/>
              </w:rPr>
            </w:pPr>
            <w:proofErr w:type="spellStart"/>
            <w:r w:rsidRPr="00BD2F3F">
              <w:rPr>
                <w:rFonts w:ascii="Trebuchet MS" w:hAnsi="Trebuchet MS" w:cs="Trebuchet MS"/>
                <w:sz w:val="18"/>
                <w:szCs w:val="18"/>
              </w:rPr>
              <w:t>CVR_navn</w:t>
            </w:r>
            <w:proofErr w:type="spellEnd"/>
          </w:p>
        </w:tc>
        <w:tc>
          <w:tcPr>
            <w:tcW w:w="437" w:type="pct"/>
            <w:shd w:val="clear" w:color="auto" w:fill="FFFFFF"/>
            <w:vAlign w:val="center"/>
          </w:tcPr>
          <w:p w14:paraId="39C01AE6"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FFFF"/>
            <w:vAlign w:val="center"/>
          </w:tcPr>
          <w:p w14:paraId="19D4B276"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S</w:t>
            </w:r>
          </w:p>
        </w:tc>
        <w:tc>
          <w:tcPr>
            <w:tcW w:w="1716" w:type="pct"/>
            <w:shd w:val="clear" w:color="auto" w:fill="FFFFFF"/>
            <w:vAlign w:val="center"/>
          </w:tcPr>
          <w:p w14:paraId="0FCF2898" w14:textId="6A9DFCAD"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Feltet benyttes til at oversætte/vise CVR</w:t>
            </w:r>
            <w:r w:rsidR="00953AE6">
              <w:rPr>
                <w:rFonts w:ascii="Trebuchet MS" w:hAnsi="Trebuchet MS" w:cs="Trebuchet MS"/>
                <w:sz w:val="18"/>
                <w:szCs w:val="18"/>
              </w:rPr>
              <w:t>-</w:t>
            </w:r>
            <w:r w:rsidRPr="00BD2F3F">
              <w:rPr>
                <w:rFonts w:ascii="Trebuchet MS" w:hAnsi="Trebuchet MS" w:cs="Trebuchet MS"/>
                <w:sz w:val="18"/>
                <w:szCs w:val="18"/>
              </w:rPr>
              <w:t>kode til tekst.</w:t>
            </w:r>
          </w:p>
        </w:tc>
      </w:tr>
      <w:tr w:rsidR="00CB4BEB" w:rsidRPr="00BD2F3F" w14:paraId="5339B666" w14:textId="77777777" w:rsidTr="003C0924">
        <w:trPr>
          <w:trHeight w:val="227"/>
        </w:trPr>
        <w:tc>
          <w:tcPr>
            <w:tcW w:w="663" w:type="pct"/>
            <w:shd w:val="clear" w:color="auto" w:fill="E0E0E0"/>
            <w:vAlign w:val="center"/>
          </w:tcPr>
          <w:p w14:paraId="6EDC26BF" w14:textId="77777777" w:rsidR="00CB4BEB" w:rsidRPr="00BD2F3F" w:rsidRDefault="00CB4BEB" w:rsidP="003C0924">
            <w:pPr>
              <w:rPr>
                <w:rFonts w:ascii="Trebuchet MS" w:hAnsi="Trebuchet MS" w:cs="Trebuchet MS"/>
                <w:sz w:val="18"/>
                <w:szCs w:val="18"/>
              </w:rPr>
            </w:pPr>
          </w:p>
        </w:tc>
        <w:tc>
          <w:tcPr>
            <w:tcW w:w="831" w:type="pct"/>
            <w:shd w:val="clear" w:color="auto" w:fill="E0E0E0"/>
            <w:vAlign w:val="center"/>
          </w:tcPr>
          <w:p w14:paraId="0EC755C4" w14:textId="77777777" w:rsidR="00CB4BEB" w:rsidRPr="00BD2F3F" w:rsidRDefault="00CB4BEB" w:rsidP="003C0924">
            <w:pPr>
              <w:rPr>
                <w:rFonts w:ascii="Trebuchet MS" w:hAnsi="Trebuchet MS" w:cs="Trebuchet MS"/>
                <w:sz w:val="18"/>
                <w:szCs w:val="18"/>
              </w:rPr>
            </w:pPr>
          </w:p>
        </w:tc>
        <w:tc>
          <w:tcPr>
            <w:tcW w:w="882" w:type="pct"/>
            <w:shd w:val="clear" w:color="auto" w:fill="E0E0E0"/>
            <w:vAlign w:val="center"/>
          </w:tcPr>
          <w:p w14:paraId="1031F4BB" w14:textId="77777777" w:rsidR="00CB4BEB" w:rsidRPr="00BD2F3F" w:rsidRDefault="00CB4BEB" w:rsidP="003C0924">
            <w:pPr>
              <w:rPr>
                <w:rFonts w:ascii="Trebuchet MS" w:hAnsi="Trebuchet MS" w:cs="Trebuchet MS"/>
                <w:sz w:val="18"/>
                <w:szCs w:val="18"/>
              </w:rPr>
            </w:pPr>
            <w:proofErr w:type="spellStart"/>
            <w:r w:rsidRPr="00BD2F3F">
              <w:rPr>
                <w:rFonts w:ascii="Trebuchet MS" w:hAnsi="Trebuchet MS" w:cs="Trebuchet MS"/>
                <w:sz w:val="18"/>
                <w:szCs w:val="18"/>
              </w:rPr>
              <w:t>Ansvarlig_Afdeling</w:t>
            </w:r>
            <w:proofErr w:type="spellEnd"/>
          </w:p>
        </w:tc>
        <w:tc>
          <w:tcPr>
            <w:tcW w:w="437" w:type="pct"/>
            <w:shd w:val="clear" w:color="auto" w:fill="FFFFFF"/>
            <w:vAlign w:val="center"/>
          </w:tcPr>
          <w:p w14:paraId="67866A12" w14:textId="77777777" w:rsidR="00CB4BEB" w:rsidRPr="00BD2F3F" w:rsidRDefault="00CB4BEB" w:rsidP="003C0924">
            <w:pPr>
              <w:rPr>
                <w:rFonts w:ascii="Trebuchet MS" w:hAnsi="Trebuchet MS" w:cs="Trebuchet MS"/>
                <w:sz w:val="18"/>
                <w:szCs w:val="18"/>
              </w:rPr>
            </w:pPr>
          </w:p>
          <w:p w14:paraId="2AA020F6"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FFFF"/>
            <w:vAlign w:val="center"/>
          </w:tcPr>
          <w:p w14:paraId="5C1D50D6" w14:textId="77777777" w:rsidR="00CB4BEB" w:rsidRPr="00BD2F3F" w:rsidRDefault="00CB4BEB" w:rsidP="003C0924">
            <w:pPr>
              <w:jc w:val="center"/>
              <w:rPr>
                <w:rFonts w:ascii="Trebuchet MS" w:hAnsi="Trebuchet MS" w:cs="Trebuchet MS"/>
                <w:sz w:val="18"/>
                <w:szCs w:val="18"/>
              </w:rPr>
            </w:pPr>
          </w:p>
          <w:p w14:paraId="6BB308EB"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O</w:t>
            </w:r>
          </w:p>
        </w:tc>
        <w:tc>
          <w:tcPr>
            <w:tcW w:w="1716" w:type="pct"/>
            <w:shd w:val="clear" w:color="auto" w:fill="FFFFFF"/>
            <w:vAlign w:val="center"/>
          </w:tcPr>
          <w:p w14:paraId="4E69FDC8"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Fagafdeling i kommunen, der har ansvaret for at temaet er ajourført.</w:t>
            </w:r>
          </w:p>
        </w:tc>
      </w:tr>
      <w:tr w:rsidR="00CB4BEB" w:rsidRPr="00BD2F3F" w14:paraId="1306CD0C" w14:textId="77777777" w:rsidTr="003C0924">
        <w:trPr>
          <w:trHeight w:val="227"/>
        </w:trPr>
        <w:tc>
          <w:tcPr>
            <w:tcW w:w="663" w:type="pct"/>
            <w:shd w:val="clear" w:color="auto" w:fill="E0E0E0"/>
            <w:vAlign w:val="center"/>
          </w:tcPr>
          <w:p w14:paraId="6817519A" w14:textId="77777777" w:rsidR="00CB4BEB" w:rsidRPr="00BD2F3F" w:rsidRDefault="00CB4BEB" w:rsidP="003C0924">
            <w:pPr>
              <w:autoSpaceDE w:val="0"/>
              <w:autoSpaceDN w:val="0"/>
              <w:adjustRightInd w:val="0"/>
              <w:rPr>
                <w:rFonts w:ascii="Trebuchet MS" w:hAnsi="Trebuchet MS" w:cs="Trebuchet MS"/>
                <w:sz w:val="18"/>
                <w:szCs w:val="18"/>
              </w:rPr>
            </w:pPr>
          </w:p>
        </w:tc>
        <w:tc>
          <w:tcPr>
            <w:tcW w:w="831" w:type="pct"/>
            <w:shd w:val="clear" w:color="auto" w:fill="E0E0E0"/>
            <w:vAlign w:val="center"/>
          </w:tcPr>
          <w:p w14:paraId="61A26606" w14:textId="77777777" w:rsidR="00CB4BEB" w:rsidRPr="00BD2F3F" w:rsidRDefault="00CB4BEB" w:rsidP="003C0924">
            <w:pPr>
              <w:autoSpaceDE w:val="0"/>
              <w:autoSpaceDN w:val="0"/>
              <w:adjustRightInd w:val="0"/>
              <w:rPr>
                <w:rFonts w:ascii="Trebuchet MS" w:hAnsi="Trebuchet MS" w:cs="Trebuchet MS"/>
                <w:sz w:val="18"/>
                <w:szCs w:val="18"/>
              </w:rPr>
            </w:pPr>
          </w:p>
        </w:tc>
        <w:tc>
          <w:tcPr>
            <w:tcW w:w="882" w:type="pct"/>
            <w:shd w:val="clear" w:color="auto" w:fill="E0E0E0"/>
            <w:vAlign w:val="center"/>
          </w:tcPr>
          <w:p w14:paraId="2E30CF4B"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Kontakt</w:t>
            </w:r>
          </w:p>
        </w:tc>
        <w:tc>
          <w:tcPr>
            <w:tcW w:w="437" w:type="pct"/>
            <w:shd w:val="clear" w:color="auto" w:fill="FFFFFF"/>
            <w:vAlign w:val="center"/>
          </w:tcPr>
          <w:p w14:paraId="218D454B" w14:textId="77777777" w:rsidR="00CB4BEB" w:rsidRPr="00BD2F3F" w:rsidRDefault="00CB4BEB" w:rsidP="003C0924">
            <w:pPr>
              <w:rPr>
                <w:rFonts w:ascii="Trebuchet MS" w:hAnsi="Trebuchet MS" w:cs="Trebuchet MS"/>
                <w:sz w:val="18"/>
                <w:szCs w:val="18"/>
              </w:rPr>
            </w:pPr>
          </w:p>
          <w:p w14:paraId="43A807F1"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FFFF"/>
            <w:vAlign w:val="center"/>
          </w:tcPr>
          <w:p w14:paraId="20457D26"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O</w:t>
            </w:r>
          </w:p>
        </w:tc>
        <w:tc>
          <w:tcPr>
            <w:tcW w:w="1716" w:type="pct"/>
            <w:shd w:val="clear" w:color="auto" w:fill="FFFFFF"/>
            <w:vAlign w:val="center"/>
          </w:tcPr>
          <w:p w14:paraId="24DED10E"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Kontaktoplysninger i form af tlf.nr., mailadresse og/eller hjemmeside.</w:t>
            </w:r>
          </w:p>
        </w:tc>
      </w:tr>
      <w:tr w:rsidR="00CB4BEB" w:rsidRPr="00BD2F3F" w14:paraId="73A09F99" w14:textId="77777777" w:rsidTr="003C0924">
        <w:trPr>
          <w:trHeight w:val="227"/>
        </w:trPr>
        <w:tc>
          <w:tcPr>
            <w:tcW w:w="663" w:type="pct"/>
            <w:shd w:val="clear" w:color="auto" w:fill="E0E0E0"/>
            <w:vAlign w:val="center"/>
          </w:tcPr>
          <w:p w14:paraId="06F4F95D" w14:textId="77777777" w:rsidR="00CB4BEB" w:rsidRPr="00BD2F3F" w:rsidRDefault="00CB4BEB" w:rsidP="003C0924">
            <w:pPr>
              <w:autoSpaceDE w:val="0"/>
              <w:autoSpaceDN w:val="0"/>
              <w:adjustRightInd w:val="0"/>
              <w:rPr>
                <w:rFonts w:ascii="Trebuchet MS" w:hAnsi="Trebuchet MS" w:cs="Trebuchet MS"/>
                <w:sz w:val="18"/>
                <w:szCs w:val="18"/>
              </w:rPr>
            </w:pPr>
            <w:r w:rsidRPr="00BD2F3F">
              <w:rPr>
                <w:rFonts w:ascii="Trebuchet MS" w:hAnsi="Trebuchet MS" w:cs="Trebuchet MS"/>
                <w:sz w:val="18"/>
                <w:szCs w:val="18"/>
              </w:rPr>
              <w:t>Kontaktpunkt for metadata (M)</w:t>
            </w:r>
          </w:p>
        </w:tc>
        <w:tc>
          <w:tcPr>
            <w:tcW w:w="831" w:type="pct"/>
            <w:shd w:val="clear" w:color="auto" w:fill="E0E0E0"/>
            <w:vAlign w:val="center"/>
          </w:tcPr>
          <w:p w14:paraId="7F0F1A81" w14:textId="77777777" w:rsidR="00CB4BEB" w:rsidRPr="00BD2F3F" w:rsidRDefault="00CB4BEB" w:rsidP="003C0924">
            <w:pPr>
              <w:autoSpaceDE w:val="0"/>
              <w:autoSpaceDN w:val="0"/>
              <w:adjustRightInd w:val="0"/>
              <w:rPr>
                <w:rFonts w:ascii="Trebuchet MS" w:hAnsi="Trebuchet MS" w:cs="Trebuchet MS"/>
                <w:sz w:val="18"/>
                <w:szCs w:val="18"/>
              </w:rPr>
            </w:pPr>
            <w:r w:rsidRPr="00BD2F3F">
              <w:rPr>
                <w:rFonts w:ascii="Trebuchet MS" w:hAnsi="Trebuchet MS" w:cs="Trebuchet MS"/>
                <w:sz w:val="18"/>
                <w:szCs w:val="18"/>
              </w:rPr>
              <w:t>Del B 10.1</w:t>
            </w:r>
          </w:p>
          <w:p w14:paraId="0178D023" w14:textId="77777777" w:rsidR="00CB4BEB" w:rsidRPr="00BD2F3F" w:rsidRDefault="00CB4BEB" w:rsidP="003C0924">
            <w:pPr>
              <w:autoSpaceDE w:val="0"/>
              <w:autoSpaceDN w:val="0"/>
              <w:adjustRightInd w:val="0"/>
              <w:rPr>
                <w:rFonts w:ascii="Trebuchet MS" w:hAnsi="Trebuchet MS" w:cs="Trebuchet MS"/>
                <w:sz w:val="18"/>
                <w:szCs w:val="18"/>
              </w:rPr>
            </w:pPr>
            <w:r w:rsidRPr="00BD2F3F">
              <w:rPr>
                <w:rFonts w:ascii="Trebuchet MS" w:hAnsi="Trebuchet MS" w:cs="Trebuchet MS"/>
                <w:sz w:val="18"/>
                <w:szCs w:val="18"/>
              </w:rPr>
              <w:t>Kontaktpunkt for</w:t>
            </w:r>
          </w:p>
          <w:p w14:paraId="12D57934" w14:textId="77777777" w:rsidR="00CB4BEB" w:rsidRPr="00BD2F3F" w:rsidRDefault="00CB4BEB" w:rsidP="003C0924">
            <w:pPr>
              <w:autoSpaceDE w:val="0"/>
              <w:autoSpaceDN w:val="0"/>
              <w:adjustRightInd w:val="0"/>
              <w:rPr>
                <w:rFonts w:ascii="Trebuchet MS" w:hAnsi="Trebuchet MS" w:cs="Trebuchet MS"/>
                <w:sz w:val="18"/>
                <w:szCs w:val="18"/>
              </w:rPr>
            </w:pPr>
            <w:r w:rsidRPr="00BD2F3F">
              <w:rPr>
                <w:rFonts w:ascii="Trebuchet MS" w:hAnsi="Trebuchet MS" w:cs="Trebuchet MS"/>
                <w:sz w:val="18"/>
                <w:szCs w:val="18"/>
              </w:rPr>
              <w:t>metadata</w:t>
            </w:r>
          </w:p>
        </w:tc>
        <w:tc>
          <w:tcPr>
            <w:tcW w:w="882" w:type="pct"/>
            <w:shd w:val="clear" w:color="auto" w:fill="E0E0E0"/>
            <w:vAlign w:val="center"/>
          </w:tcPr>
          <w:p w14:paraId="229772FF" w14:textId="77777777" w:rsidR="00CB4BEB" w:rsidRPr="00BD2F3F" w:rsidRDefault="00CB4BEB" w:rsidP="003C0924">
            <w:pPr>
              <w:rPr>
                <w:rFonts w:ascii="Trebuchet MS" w:hAnsi="Trebuchet MS" w:cs="Trebuchet MS"/>
                <w:sz w:val="18"/>
                <w:szCs w:val="18"/>
              </w:rPr>
            </w:pPr>
            <w:proofErr w:type="spellStart"/>
            <w:r w:rsidRPr="00BD2F3F">
              <w:rPr>
                <w:rFonts w:ascii="Trebuchet MS" w:hAnsi="Trebuchet MS" w:cs="Trebuchet MS"/>
                <w:sz w:val="18"/>
                <w:szCs w:val="18"/>
              </w:rPr>
              <w:t>Metadata_ansvarlig</w:t>
            </w:r>
            <w:proofErr w:type="spellEnd"/>
          </w:p>
        </w:tc>
        <w:tc>
          <w:tcPr>
            <w:tcW w:w="437" w:type="pct"/>
            <w:shd w:val="clear" w:color="auto" w:fill="FFFFFF"/>
            <w:vAlign w:val="center"/>
          </w:tcPr>
          <w:p w14:paraId="27235AF8"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FFFF"/>
            <w:vAlign w:val="center"/>
          </w:tcPr>
          <w:p w14:paraId="1265B260" w14:textId="77777777" w:rsidR="00CB4BEB" w:rsidRPr="00BD2F3F" w:rsidRDefault="00CB4BEB" w:rsidP="003C0924">
            <w:pPr>
              <w:jc w:val="center"/>
              <w:rPr>
                <w:rFonts w:ascii="Trebuchet MS" w:hAnsi="Trebuchet MS" w:cs="Trebuchet MS"/>
                <w:sz w:val="18"/>
                <w:szCs w:val="18"/>
              </w:rPr>
            </w:pPr>
          </w:p>
          <w:p w14:paraId="6278D9A3"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O</w:t>
            </w:r>
          </w:p>
        </w:tc>
        <w:tc>
          <w:tcPr>
            <w:tcW w:w="1716" w:type="pct"/>
            <w:shd w:val="clear" w:color="auto" w:fill="FFFFFF"/>
            <w:vAlign w:val="center"/>
          </w:tcPr>
          <w:p w14:paraId="514232B8"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Personen der sidst har rettet i dette metadatasæt / der er ansvarlig for ajourføringen af metadata.</w:t>
            </w:r>
          </w:p>
        </w:tc>
      </w:tr>
      <w:tr w:rsidR="00CB4BEB" w:rsidRPr="00BD2F3F" w14:paraId="4FAE058F" w14:textId="77777777" w:rsidTr="003C0924">
        <w:trPr>
          <w:trHeight w:val="227"/>
        </w:trPr>
        <w:tc>
          <w:tcPr>
            <w:tcW w:w="663" w:type="pct"/>
            <w:shd w:val="clear" w:color="auto" w:fill="E0E0E0"/>
            <w:vAlign w:val="center"/>
          </w:tcPr>
          <w:p w14:paraId="741799DA" w14:textId="77777777" w:rsidR="00CB4BEB" w:rsidRPr="00BD2F3F" w:rsidRDefault="00CB4BEB" w:rsidP="003C0924">
            <w:pPr>
              <w:rPr>
                <w:rFonts w:ascii="Trebuchet MS" w:hAnsi="Trebuchet MS" w:cs="Trebuchet MS"/>
                <w:sz w:val="18"/>
                <w:szCs w:val="18"/>
              </w:rPr>
            </w:pPr>
          </w:p>
        </w:tc>
        <w:tc>
          <w:tcPr>
            <w:tcW w:w="831" w:type="pct"/>
            <w:shd w:val="clear" w:color="auto" w:fill="E0E0E0"/>
            <w:vAlign w:val="center"/>
          </w:tcPr>
          <w:p w14:paraId="48764857" w14:textId="77777777" w:rsidR="00CB4BEB" w:rsidRPr="00BD2F3F" w:rsidRDefault="00CB4BEB" w:rsidP="003C0924">
            <w:pPr>
              <w:rPr>
                <w:rFonts w:ascii="Trebuchet MS" w:hAnsi="Trebuchet MS" w:cs="Trebuchet MS"/>
                <w:sz w:val="18"/>
                <w:szCs w:val="18"/>
              </w:rPr>
            </w:pPr>
          </w:p>
        </w:tc>
        <w:tc>
          <w:tcPr>
            <w:tcW w:w="882" w:type="pct"/>
            <w:shd w:val="clear" w:color="auto" w:fill="E0E0E0"/>
            <w:vAlign w:val="center"/>
          </w:tcPr>
          <w:p w14:paraId="7CC20D17" w14:textId="77777777" w:rsidR="00CB4BEB" w:rsidRPr="00BD2F3F" w:rsidRDefault="00CB4BEB" w:rsidP="003C0924">
            <w:pPr>
              <w:rPr>
                <w:rFonts w:ascii="Trebuchet MS" w:hAnsi="Trebuchet MS" w:cs="Trebuchet MS"/>
                <w:sz w:val="18"/>
                <w:szCs w:val="18"/>
              </w:rPr>
            </w:pPr>
            <w:proofErr w:type="spellStart"/>
            <w:r w:rsidRPr="00BD2F3F">
              <w:rPr>
                <w:rFonts w:ascii="Trebuchet MS" w:hAnsi="Trebuchet MS" w:cs="Trebuchet MS"/>
                <w:sz w:val="18"/>
                <w:szCs w:val="18"/>
              </w:rPr>
              <w:t>Ajourfoeringsfrekvens</w:t>
            </w:r>
            <w:proofErr w:type="spellEnd"/>
          </w:p>
        </w:tc>
        <w:tc>
          <w:tcPr>
            <w:tcW w:w="437" w:type="pct"/>
            <w:shd w:val="clear" w:color="auto" w:fill="FFFFFF"/>
            <w:vAlign w:val="center"/>
          </w:tcPr>
          <w:p w14:paraId="3B7D233E" w14:textId="77777777" w:rsidR="00CB4BEB" w:rsidRPr="00BD2F3F" w:rsidRDefault="00CB4BEB" w:rsidP="003C0924">
            <w:pPr>
              <w:rPr>
                <w:rFonts w:ascii="Trebuchet MS" w:hAnsi="Trebuchet MS" w:cs="Trebuchet MS"/>
                <w:sz w:val="18"/>
                <w:szCs w:val="18"/>
              </w:rPr>
            </w:pPr>
          </w:p>
          <w:p w14:paraId="4ABDCCFA"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FFFF"/>
            <w:vAlign w:val="center"/>
          </w:tcPr>
          <w:p w14:paraId="6E6D6949"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O</w:t>
            </w:r>
          </w:p>
        </w:tc>
        <w:tc>
          <w:tcPr>
            <w:tcW w:w="1716" w:type="pct"/>
            <w:shd w:val="clear" w:color="auto" w:fill="FFFFFF"/>
            <w:vAlign w:val="center"/>
          </w:tcPr>
          <w:p w14:paraId="766D06E2"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Hvor tit den enkelte kommune normalt planlægger at ajourføre metadata.</w:t>
            </w:r>
          </w:p>
        </w:tc>
      </w:tr>
      <w:tr w:rsidR="00CB4BEB" w:rsidRPr="00BD2F3F" w14:paraId="32220AA9" w14:textId="77777777" w:rsidTr="003C0924">
        <w:trPr>
          <w:trHeight w:val="227"/>
        </w:trPr>
        <w:tc>
          <w:tcPr>
            <w:tcW w:w="663" w:type="pct"/>
            <w:shd w:val="clear" w:color="auto" w:fill="E0E0E0"/>
            <w:vAlign w:val="center"/>
          </w:tcPr>
          <w:p w14:paraId="621829B8" w14:textId="77777777" w:rsidR="00CB4BEB" w:rsidRPr="00BD2F3F" w:rsidRDefault="00CB4BEB" w:rsidP="003C0924">
            <w:pPr>
              <w:rPr>
                <w:rFonts w:ascii="Trebuchet MS" w:hAnsi="Trebuchet MS" w:cs="Trebuchet MS"/>
                <w:sz w:val="18"/>
                <w:szCs w:val="18"/>
              </w:rPr>
            </w:pPr>
          </w:p>
        </w:tc>
        <w:tc>
          <w:tcPr>
            <w:tcW w:w="831" w:type="pct"/>
            <w:shd w:val="clear" w:color="auto" w:fill="E0E0E0"/>
            <w:vAlign w:val="center"/>
          </w:tcPr>
          <w:p w14:paraId="540571D3" w14:textId="77777777" w:rsidR="00CB4BEB" w:rsidRPr="00BD2F3F" w:rsidRDefault="00CB4BEB" w:rsidP="003C0924">
            <w:pPr>
              <w:rPr>
                <w:rFonts w:ascii="Trebuchet MS" w:hAnsi="Trebuchet MS" w:cs="Trebuchet MS"/>
                <w:sz w:val="18"/>
                <w:szCs w:val="18"/>
              </w:rPr>
            </w:pPr>
          </w:p>
        </w:tc>
        <w:tc>
          <w:tcPr>
            <w:tcW w:w="882" w:type="pct"/>
            <w:shd w:val="clear" w:color="auto" w:fill="E0E0E0"/>
            <w:vAlign w:val="center"/>
          </w:tcPr>
          <w:p w14:paraId="6FECA0C3"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Etableringsgrundlag</w:t>
            </w:r>
          </w:p>
        </w:tc>
        <w:tc>
          <w:tcPr>
            <w:tcW w:w="437" w:type="pct"/>
            <w:shd w:val="clear" w:color="auto" w:fill="FFFFFF"/>
            <w:vAlign w:val="center"/>
          </w:tcPr>
          <w:p w14:paraId="63E0555E"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FFFF"/>
            <w:vAlign w:val="center"/>
          </w:tcPr>
          <w:p w14:paraId="3037F328"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O</w:t>
            </w:r>
          </w:p>
        </w:tc>
        <w:tc>
          <w:tcPr>
            <w:tcW w:w="1716" w:type="pct"/>
            <w:shd w:val="clear" w:color="auto" w:fill="FFFFFF"/>
            <w:vAlign w:val="center"/>
          </w:tcPr>
          <w:p w14:paraId="6D78109B"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Kommunens grundlag for at etablere datasættet. Kort beskrivelse af hvor data oprindeligt kommer fra.</w:t>
            </w:r>
          </w:p>
        </w:tc>
      </w:tr>
      <w:tr w:rsidR="00CB4BEB" w:rsidRPr="00BD2F3F" w14:paraId="2EA66155" w14:textId="77777777" w:rsidTr="003C0924">
        <w:trPr>
          <w:trHeight w:val="227"/>
        </w:trPr>
        <w:tc>
          <w:tcPr>
            <w:tcW w:w="663" w:type="pct"/>
            <w:shd w:val="clear" w:color="auto" w:fill="E0E0E0"/>
            <w:vAlign w:val="center"/>
          </w:tcPr>
          <w:p w14:paraId="5EFFD514" w14:textId="77777777" w:rsidR="00CB4BEB" w:rsidRPr="00BD2F3F" w:rsidRDefault="00CB4BEB" w:rsidP="003C0924">
            <w:pPr>
              <w:rPr>
                <w:rFonts w:ascii="Trebuchet MS" w:hAnsi="Trebuchet MS" w:cs="Trebuchet MS"/>
                <w:sz w:val="18"/>
                <w:szCs w:val="18"/>
              </w:rPr>
            </w:pPr>
            <w:proofErr w:type="spellStart"/>
            <w:r w:rsidRPr="00BD2F3F">
              <w:rPr>
                <w:rFonts w:ascii="Trebuchet MS" w:hAnsi="Trebuchet MS" w:cs="Trebuchet MS"/>
                <w:sz w:val="18"/>
                <w:szCs w:val="18"/>
              </w:rPr>
              <w:t>equivalentScale</w:t>
            </w:r>
            <w:proofErr w:type="spellEnd"/>
          </w:p>
        </w:tc>
        <w:tc>
          <w:tcPr>
            <w:tcW w:w="831" w:type="pct"/>
            <w:shd w:val="clear" w:color="auto" w:fill="E0E0E0"/>
            <w:vAlign w:val="center"/>
          </w:tcPr>
          <w:p w14:paraId="179E3862"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Del B 6.2 Geografisk opløsning</w:t>
            </w:r>
          </w:p>
        </w:tc>
        <w:tc>
          <w:tcPr>
            <w:tcW w:w="882" w:type="pct"/>
            <w:shd w:val="clear" w:color="auto" w:fill="E0E0E0"/>
            <w:vAlign w:val="center"/>
          </w:tcPr>
          <w:p w14:paraId="2BE5D275" w14:textId="77777777" w:rsidR="00CB4BEB" w:rsidRPr="00BD2F3F" w:rsidRDefault="00CB4BEB" w:rsidP="003C0924">
            <w:pPr>
              <w:rPr>
                <w:rFonts w:ascii="Trebuchet MS" w:hAnsi="Trebuchet MS" w:cs="Trebuchet MS"/>
                <w:sz w:val="18"/>
                <w:szCs w:val="18"/>
              </w:rPr>
            </w:pPr>
            <w:proofErr w:type="spellStart"/>
            <w:r w:rsidRPr="00BD2F3F">
              <w:rPr>
                <w:rFonts w:ascii="Trebuchet MS" w:hAnsi="Trebuchet MS" w:cs="Trebuchet MS"/>
                <w:sz w:val="18"/>
                <w:szCs w:val="18"/>
              </w:rPr>
              <w:t>Maalforhold</w:t>
            </w:r>
            <w:proofErr w:type="spellEnd"/>
          </w:p>
        </w:tc>
        <w:tc>
          <w:tcPr>
            <w:tcW w:w="437" w:type="pct"/>
            <w:shd w:val="clear" w:color="auto" w:fill="FFFFFF"/>
            <w:vAlign w:val="center"/>
          </w:tcPr>
          <w:p w14:paraId="2AC79797"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FFFF"/>
            <w:vAlign w:val="center"/>
          </w:tcPr>
          <w:p w14:paraId="460F4177" w14:textId="77777777" w:rsidR="00CB4BEB" w:rsidRPr="00BD2F3F" w:rsidRDefault="00CB4BEB" w:rsidP="003C0924">
            <w:pPr>
              <w:jc w:val="center"/>
              <w:rPr>
                <w:rFonts w:ascii="Trebuchet MS" w:hAnsi="Trebuchet MS" w:cs="Trebuchet MS"/>
                <w:sz w:val="18"/>
                <w:szCs w:val="18"/>
              </w:rPr>
            </w:pPr>
          </w:p>
          <w:p w14:paraId="524F4241"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F</w:t>
            </w:r>
          </w:p>
        </w:tc>
        <w:tc>
          <w:tcPr>
            <w:tcW w:w="1716" w:type="pct"/>
            <w:shd w:val="clear" w:color="auto" w:fill="FFFFFF"/>
            <w:vAlign w:val="center"/>
          </w:tcPr>
          <w:p w14:paraId="45AD9127"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Kommunens bedømmelse af hvilket måleforhold nøjagtigheden kan ”bære”.</w:t>
            </w:r>
          </w:p>
        </w:tc>
      </w:tr>
      <w:tr w:rsidR="00CB4BEB" w:rsidRPr="00BD2F3F" w14:paraId="5DC8086A" w14:textId="77777777" w:rsidTr="003C0924">
        <w:trPr>
          <w:trHeight w:val="227"/>
        </w:trPr>
        <w:tc>
          <w:tcPr>
            <w:tcW w:w="663" w:type="pct"/>
            <w:shd w:val="clear" w:color="auto" w:fill="E0E0E0"/>
            <w:vAlign w:val="center"/>
          </w:tcPr>
          <w:p w14:paraId="3FF0BD64"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Distance</w:t>
            </w:r>
          </w:p>
        </w:tc>
        <w:tc>
          <w:tcPr>
            <w:tcW w:w="831" w:type="pct"/>
            <w:shd w:val="clear" w:color="auto" w:fill="E0E0E0"/>
            <w:vAlign w:val="center"/>
          </w:tcPr>
          <w:p w14:paraId="119E720F"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Del B 6.2 Geografisk opløsning</w:t>
            </w:r>
          </w:p>
        </w:tc>
        <w:tc>
          <w:tcPr>
            <w:tcW w:w="882" w:type="pct"/>
            <w:shd w:val="clear" w:color="auto" w:fill="E0E0E0"/>
            <w:vAlign w:val="center"/>
          </w:tcPr>
          <w:p w14:paraId="068A5CEE" w14:textId="77777777" w:rsidR="00CB4BEB" w:rsidRPr="00BD2F3F" w:rsidRDefault="00CB4BEB" w:rsidP="003C0924">
            <w:pPr>
              <w:rPr>
                <w:rFonts w:ascii="Trebuchet MS" w:hAnsi="Trebuchet MS" w:cs="Trebuchet MS"/>
                <w:sz w:val="18"/>
                <w:szCs w:val="18"/>
              </w:rPr>
            </w:pPr>
            <w:proofErr w:type="spellStart"/>
            <w:r w:rsidRPr="00BD2F3F">
              <w:rPr>
                <w:rFonts w:ascii="Trebuchet MS" w:hAnsi="Trebuchet MS" w:cs="Trebuchet MS"/>
                <w:sz w:val="18"/>
                <w:szCs w:val="18"/>
              </w:rPr>
              <w:t>Registreringsnoejagtighed</w:t>
            </w:r>
            <w:proofErr w:type="spellEnd"/>
          </w:p>
        </w:tc>
        <w:tc>
          <w:tcPr>
            <w:tcW w:w="437" w:type="pct"/>
            <w:shd w:val="clear" w:color="auto" w:fill="auto"/>
            <w:vAlign w:val="center"/>
          </w:tcPr>
          <w:p w14:paraId="051BC1C6" w14:textId="77777777" w:rsidR="00CB4BEB" w:rsidRPr="00BD2F3F" w:rsidRDefault="00CB4BEB" w:rsidP="003C0924">
            <w:pPr>
              <w:rPr>
                <w:rFonts w:ascii="Trebuchet MS" w:hAnsi="Trebuchet MS" w:cs="Trebuchet MS"/>
                <w:b/>
                <w:sz w:val="18"/>
                <w:szCs w:val="18"/>
              </w:rPr>
            </w:pPr>
          </w:p>
        </w:tc>
        <w:tc>
          <w:tcPr>
            <w:tcW w:w="471" w:type="pct"/>
            <w:shd w:val="clear" w:color="auto" w:fill="auto"/>
            <w:vAlign w:val="center"/>
          </w:tcPr>
          <w:p w14:paraId="14E57BF5" w14:textId="77777777" w:rsidR="00CB4BEB" w:rsidRPr="00BD2F3F" w:rsidRDefault="00CB4BEB" w:rsidP="003C0924">
            <w:pPr>
              <w:jc w:val="center"/>
              <w:rPr>
                <w:rFonts w:ascii="Trebuchet MS" w:hAnsi="Trebuchet MS" w:cs="Trebuchet MS"/>
                <w:sz w:val="18"/>
                <w:szCs w:val="18"/>
              </w:rPr>
            </w:pPr>
          </w:p>
          <w:p w14:paraId="42D1343B"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F</w:t>
            </w:r>
          </w:p>
        </w:tc>
        <w:tc>
          <w:tcPr>
            <w:tcW w:w="1716" w:type="pct"/>
            <w:shd w:val="clear" w:color="auto" w:fill="auto"/>
            <w:vAlign w:val="center"/>
          </w:tcPr>
          <w:p w14:paraId="6ECD872F"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Kommunens bedømmelse hvor nøjagtigt man forventer i meter.</w:t>
            </w:r>
          </w:p>
        </w:tc>
      </w:tr>
      <w:tr w:rsidR="00CB4BEB" w:rsidRPr="00BD2F3F" w14:paraId="23C808FA" w14:textId="77777777" w:rsidTr="003C0924">
        <w:trPr>
          <w:trHeight w:val="227"/>
        </w:trPr>
        <w:tc>
          <w:tcPr>
            <w:tcW w:w="663" w:type="pct"/>
            <w:shd w:val="clear" w:color="auto" w:fill="E0E0E0"/>
            <w:vAlign w:val="center"/>
          </w:tcPr>
          <w:p w14:paraId="5DF7AB8A" w14:textId="77777777" w:rsidR="00CB4BEB" w:rsidRPr="00BD2F3F" w:rsidRDefault="00CB4BEB" w:rsidP="003C0924">
            <w:pPr>
              <w:rPr>
                <w:rFonts w:ascii="Trebuchet MS" w:hAnsi="Trebuchet MS" w:cs="Trebuchet MS"/>
                <w:sz w:val="18"/>
                <w:szCs w:val="18"/>
              </w:rPr>
            </w:pPr>
          </w:p>
        </w:tc>
        <w:tc>
          <w:tcPr>
            <w:tcW w:w="831" w:type="pct"/>
            <w:shd w:val="clear" w:color="auto" w:fill="E0E0E0"/>
            <w:vAlign w:val="center"/>
          </w:tcPr>
          <w:p w14:paraId="017CAF98" w14:textId="77777777" w:rsidR="00CB4BEB" w:rsidRPr="00BD2F3F" w:rsidRDefault="00CB4BEB" w:rsidP="003C0924">
            <w:pPr>
              <w:rPr>
                <w:rFonts w:ascii="Trebuchet MS" w:hAnsi="Trebuchet MS" w:cs="Trebuchet MS"/>
                <w:sz w:val="18"/>
                <w:szCs w:val="18"/>
              </w:rPr>
            </w:pPr>
          </w:p>
        </w:tc>
        <w:tc>
          <w:tcPr>
            <w:tcW w:w="882" w:type="pct"/>
            <w:shd w:val="clear" w:color="auto" w:fill="E0E0E0"/>
            <w:vAlign w:val="center"/>
          </w:tcPr>
          <w:p w14:paraId="27690142" w14:textId="77777777" w:rsidR="00CB4BEB" w:rsidRPr="00BD2F3F" w:rsidRDefault="00CB4BEB" w:rsidP="003C0924">
            <w:pPr>
              <w:rPr>
                <w:rFonts w:ascii="Trebuchet MS" w:hAnsi="Trebuchet MS" w:cs="Trebuchet MS"/>
                <w:sz w:val="18"/>
                <w:szCs w:val="18"/>
              </w:rPr>
            </w:pPr>
            <w:proofErr w:type="spellStart"/>
            <w:r w:rsidRPr="00BD2F3F">
              <w:rPr>
                <w:rFonts w:ascii="Trebuchet MS" w:hAnsi="Trebuchet MS" w:cs="Trebuchet MS"/>
                <w:sz w:val="18"/>
                <w:szCs w:val="18"/>
              </w:rPr>
              <w:t>Fuldstaendighed</w:t>
            </w:r>
            <w:proofErr w:type="spellEnd"/>
          </w:p>
        </w:tc>
        <w:tc>
          <w:tcPr>
            <w:tcW w:w="437" w:type="pct"/>
            <w:shd w:val="clear" w:color="auto" w:fill="auto"/>
            <w:vAlign w:val="center"/>
          </w:tcPr>
          <w:p w14:paraId="02620CCF"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auto"/>
            <w:vAlign w:val="center"/>
          </w:tcPr>
          <w:p w14:paraId="06921949"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O</w:t>
            </w:r>
          </w:p>
        </w:tc>
        <w:tc>
          <w:tcPr>
            <w:tcW w:w="1716" w:type="pct"/>
            <w:shd w:val="clear" w:color="auto" w:fill="auto"/>
            <w:vAlign w:val="center"/>
          </w:tcPr>
          <w:p w14:paraId="2DE0CA92"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Kommunens angivelse af fuldstændighed i procent.  F.eks. 50%. Det kan være kun den ene halvdel af kommunen er dækket eller kun hvert andet objekt er med.</w:t>
            </w:r>
          </w:p>
        </w:tc>
      </w:tr>
      <w:tr w:rsidR="00CB4BEB" w:rsidRPr="00BD2F3F" w14:paraId="2279CB7F" w14:textId="77777777" w:rsidTr="003C0924">
        <w:trPr>
          <w:trHeight w:val="227"/>
        </w:trPr>
        <w:tc>
          <w:tcPr>
            <w:tcW w:w="663" w:type="pct"/>
            <w:shd w:val="clear" w:color="auto" w:fill="E0E0E0"/>
            <w:vAlign w:val="center"/>
          </w:tcPr>
          <w:p w14:paraId="4C0D2BC5" w14:textId="77777777" w:rsidR="00CB4BEB" w:rsidRPr="00BD2F3F" w:rsidRDefault="00CB4BEB" w:rsidP="003C0924">
            <w:pPr>
              <w:autoSpaceDE w:val="0"/>
              <w:autoSpaceDN w:val="0"/>
              <w:adjustRightInd w:val="0"/>
              <w:rPr>
                <w:rFonts w:ascii="Trebuchet MS" w:hAnsi="Trebuchet MS" w:cs="Trebuchet MS"/>
                <w:sz w:val="18"/>
                <w:szCs w:val="18"/>
              </w:rPr>
            </w:pPr>
          </w:p>
        </w:tc>
        <w:tc>
          <w:tcPr>
            <w:tcW w:w="831" w:type="pct"/>
            <w:shd w:val="clear" w:color="auto" w:fill="E0E0E0"/>
            <w:vAlign w:val="center"/>
          </w:tcPr>
          <w:p w14:paraId="30551350"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Del B 5 Tidsreference</w:t>
            </w:r>
          </w:p>
        </w:tc>
        <w:tc>
          <w:tcPr>
            <w:tcW w:w="882" w:type="pct"/>
            <w:shd w:val="clear" w:color="auto" w:fill="E0E0E0"/>
            <w:vAlign w:val="center"/>
          </w:tcPr>
          <w:p w14:paraId="4AD2A95F" w14:textId="77777777" w:rsidR="00CB4BEB" w:rsidRPr="00BD2F3F" w:rsidRDefault="00CB4BEB" w:rsidP="003C0924">
            <w:pPr>
              <w:rPr>
                <w:rFonts w:ascii="Trebuchet MS" w:hAnsi="Trebuchet MS" w:cs="Trebuchet MS"/>
                <w:sz w:val="18"/>
                <w:szCs w:val="18"/>
              </w:rPr>
            </w:pPr>
            <w:proofErr w:type="spellStart"/>
            <w:r w:rsidRPr="00BD2F3F">
              <w:rPr>
                <w:rFonts w:ascii="Trebuchet MS" w:hAnsi="Trebuchet MS" w:cs="Trebuchet MS"/>
                <w:sz w:val="18"/>
                <w:szCs w:val="18"/>
              </w:rPr>
              <w:t>Sidst_ajourfoert</w:t>
            </w:r>
            <w:proofErr w:type="spellEnd"/>
          </w:p>
        </w:tc>
        <w:tc>
          <w:tcPr>
            <w:tcW w:w="437" w:type="pct"/>
            <w:shd w:val="clear" w:color="auto" w:fill="FFFFFF"/>
            <w:vAlign w:val="center"/>
          </w:tcPr>
          <w:p w14:paraId="0EB87C07" w14:textId="314D3C16" w:rsidR="00CB4BEB" w:rsidRPr="00BD2F3F"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471" w:type="pct"/>
            <w:shd w:val="clear" w:color="auto" w:fill="FFFFFF"/>
            <w:vAlign w:val="center"/>
          </w:tcPr>
          <w:p w14:paraId="567ADC34" w14:textId="77777777" w:rsidR="00CB4BEB" w:rsidRPr="00BD2F3F" w:rsidRDefault="00CB4BEB" w:rsidP="003C0924">
            <w:pPr>
              <w:jc w:val="center"/>
              <w:rPr>
                <w:rFonts w:ascii="Trebuchet MS" w:hAnsi="Trebuchet MS" w:cs="Trebuchet MS"/>
                <w:sz w:val="18"/>
                <w:szCs w:val="18"/>
              </w:rPr>
            </w:pPr>
          </w:p>
          <w:p w14:paraId="425E918E"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O</w:t>
            </w:r>
          </w:p>
        </w:tc>
        <w:tc>
          <w:tcPr>
            <w:tcW w:w="1716" w:type="pct"/>
            <w:shd w:val="clear" w:color="auto" w:fill="FFFFFF"/>
            <w:vAlign w:val="center"/>
          </w:tcPr>
          <w:p w14:paraId="4102C62F"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Sidste gang der er ændret i data eller sidste gang der er valgt gem data. Skal gælde for den enkelte kommune.</w:t>
            </w:r>
          </w:p>
        </w:tc>
      </w:tr>
      <w:tr w:rsidR="00CB4BEB" w:rsidRPr="00BD2F3F" w14:paraId="2DF7B116" w14:textId="77777777" w:rsidTr="003C0924">
        <w:trPr>
          <w:trHeight w:val="227"/>
        </w:trPr>
        <w:tc>
          <w:tcPr>
            <w:tcW w:w="663" w:type="pct"/>
            <w:shd w:val="clear" w:color="auto" w:fill="E0E0E0"/>
            <w:vAlign w:val="center"/>
          </w:tcPr>
          <w:p w14:paraId="3580997C" w14:textId="77777777" w:rsidR="00CB4BEB" w:rsidRPr="00BD2F3F" w:rsidRDefault="00CB4BEB" w:rsidP="003C0924">
            <w:pPr>
              <w:rPr>
                <w:rFonts w:ascii="Trebuchet MS" w:hAnsi="Trebuchet MS" w:cs="Trebuchet MS"/>
                <w:sz w:val="18"/>
                <w:szCs w:val="18"/>
              </w:rPr>
            </w:pPr>
          </w:p>
        </w:tc>
        <w:tc>
          <w:tcPr>
            <w:tcW w:w="831" w:type="pct"/>
            <w:shd w:val="clear" w:color="auto" w:fill="E0E0E0"/>
            <w:vAlign w:val="center"/>
          </w:tcPr>
          <w:p w14:paraId="218CF56D" w14:textId="77777777" w:rsidR="00CB4BEB" w:rsidRPr="00BD2F3F" w:rsidRDefault="00CB4BEB" w:rsidP="003C0924">
            <w:pPr>
              <w:rPr>
                <w:rFonts w:ascii="Trebuchet MS" w:hAnsi="Trebuchet MS" w:cs="Trebuchet MS"/>
                <w:sz w:val="18"/>
                <w:szCs w:val="18"/>
              </w:rPr>
            </w:pPr>
          </w:p>
        </w:tc>
        <w:tc>
          <w:tcPr>
            <w:tcW w:w="882" w:type="pct"/>
            <w:shd w:val="clear" w:color="auto" w:fill="E0E0E0"/>
            <w:vAlign w:val="center"/>
          </w:tcPr>
          <w:p w14:paraId="37B02619" w14:textId="77777777" w:rsidR="00CB4BEB" w:rsidRPr="00BD2F3F" w:rsidRDefault="00CB4BEB" w:rsidP="003C0924">
            <w:pPr>
              <w:rPr>
                <w:rFonts w:ascii="Trebuchet MS" w:hAnsi="Trebuchet MS" w:cs="Trebuchet MS"/>
                <w:sz w:val="18"/>
                <w:szCs w:val="18"/>
              </w:rPr>
            </w:pPr>
            <w:proofErr w:type="spellStart"/>
            <w:r w:rsidRPr="00BD2F3F">
              <w:rPr>
                <w:rFonts w:ascii="Trebuchet MS" w:hAnsi="Trebuchet MS" w:cs="Trebuchet MS"/>
                <w:sz w:val="18"/>
                <w:szCs w:val="18"/>
              </w:rPr>
              <w:t>Ophavret</w:t>
            </w:r>
            <w:proofErr w:type="spellEnd"/>
          </w:p>
        </w:tc>
        <w:tc>
          <w:tcPr>
            <w:tcW w:w="437" w:type="pct"/>
            <w:shd w:val="clear" w:color="auto" w:fill="FFFFFF"/>
            <w:vAlign w:val="center"/>
          </w:tcPr>
          <w:p w14:paraId="7BB25C34"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FFFF"/>
            <w:vAlign w:val="center"/>
          </w:tcPr>
          <w:p w14:paraId="04882FE7"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F</w:t>
            </w:r>
          </w:p>
        </w:tc>
        <w:tc>
          <w:tcPr>
            <w:tcW w:w="1716" w:type="pct"/>
            <w:shd w:val="clear" w:color="auto" w:fill="FFFFFF"/>
            <w:vAlign w:val="center"/>
          </w:tcPr>
          <w:p w14:paraId="77A271E1"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Kommunens angivelse af hvem der har ophavsretten til data.</w:t>
            </w:r>
          </w:p>
        </w:tc>
      </w:tr>
      <w:tr w:rsidR="00CB4BEB" w:rsidRPr="00BD2F3F" w14:paraId="69C7717C" w14:textId="77777777" w:rsidTr="003C0924">
        <w:trPr>
          <w:trHeight w:val="227"/>
        </w:trPr>
        <w:tc>
          <w:tcPr>
            <w:tcW w:w="663" w:type="pct"/>
            <w:shd w:val="clear" w:color="auto" w:fill="E0E0E0"/>
            <w:vAlign w:val="center"/>
          </w:tcPr>
          <w:p w14:paraId="125165A6" w14:textId="77777777" w:rsidR="00CB4BEB" w:rsidRPr="00BD2F3F" w:rsidRDefault="00CB4BEB" w:rsidP="003C0924">
            <w:pPr>
              <w:rPr>
                <w:rFonts w:ascii="Trebuchet MS" w:hAnsi="Trebuchet MS" w:cs="Trebuchet MS"/>
                <w:sz w:val="18"/>
                <w:szCs w:val="18"/>
              </w:rPr>
            </w:pPr>
            <w:proofErr w:type="spellStart"/>
            <w:r w:rsidRPr="00BD2F3F">
              <w:rPr>
                <w:rFonts w:ascii="Trebuchet MS" w:hAnsi="Trebuchet MS" w:cs="Trebuchet MS"/>
                <w:sz w:val="18"/>
                <w:szCs w:val="18"/>
              </w:rPr>
              <w:t>useLimitation</w:t>
            </w:r>
            <w:proofErr w:type="spellEnd"/>
          </w:p>
        </w:tc>
        <w:tc>
          <w:tcPr>
            <w:tcW w:w="831" w:type="pct"/>
            <w:shd w:val="clear" w:color="auto" w:fill="E0E0E0"/>
            <w:vAlign w:val="center"/>
          </w:tcPr>
          <w:p w14:paraId="57B53DD0"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Del B 8.1Betingelser for adgang og brug</w:t>
            </w:r>
          </w:p>
        </w:tc>
        <w:tc>
          <w:tcPr>
            <w:tcW w:w="882" w:type="pct"/>
            <w:shd w:val="clear" w:color="auto" w:fill="E0E0E0"/>
            <w:vAlign w:val="center"/>
          </w:tcPr>
          <w:p w14:paraId="5F112A5B" w14:textId="77777777" w:rsidR="00CB4BEB" w:rsidRPr="00BD2F3F" w:rsidRDefault="00CB4BEB" w:rsidP="003C0924">
            <w:pPr>
              <w:rPr>
                <w:rFonts w:ascii="Trebuchet MS" w:hAnsi="Trebuchet MS" w:cs="Trebuchet MS"/>
                <w:sz w:val="18"/>
                <w:szCs w:val="18"/>
              </w:rPr>
            </w:pPr>
            <w:proofErr w:type="spellStart"/>
            <w:r w:rsidRPr="00BD2F3F">
              <w:rPr>
                <w:rFonts w:ascii="Trebuchet MS" w:hAnsi="Trebuchet MS" w:cs="Trebuchet MS"/>
                <w:sz w:val="18"/>
                <w:szCs w:val="18"/>
              </w:rPr>
              <w:t>Maa_ikke_anvendes_til</w:t>
            </w:r>
            <w:proofErr w:type="spellEnd"/>
          </w:p>
        </w:tc>
        <w:tc>
          <w:tcPr>
            <w:tcW w:w="437" w:type="pct"/>
            <w:shd w:val="clear" w:color="auto" w:fill="FFFFFF"/>
            <w:vAlign w:val="center"/>
          </w:tcPr>
          <w:p w14:paraId="3092BE13"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FFFF"/>
            <w:vAlign w:val="center"/>
          </w:tcPr>
          <w:p w14:paraId="0892B0A7" w14:textId="77777777" w:rsidR="00CB4BEB" w:rsidRPr="00BD2F3F" w:rsidRDefault="00CB4BEB" w:rsidP="003C0924">
            <w:pPr>
              <w:jc w:val="center"/>
              <w:rPr>
                <w:rFonts w:ascii="Trebuchet MS" w:hAnsi="Trebuchet MS" w:cs="Trebuchet MS"/>
                <w:sz w:val="18"/>
                <w:szCs w:val="18"/>
              </w:rPr>
            </w:pPr>
          </w:p>
          <w:p w14:paraId="7E8FB0A9"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F</w:t>
            </w:r>
          </w:p>
        </w:tc>
        <w:tc>
          <w:tcPr>
            <w:tcW w:w="1716" w:type="pct"/>
            <w:shd w:val="clear" w:color="auto" w:fill="FFFFFF"/>
            <w:vAlign w:val="center"/>
          </w:tcPr>
          <w:p w14:paraId="697933DC" w14:textId="488BD8EC"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Kommunens bedømmelse af hvad data ikke må anvendes til. F.eks. hvis fuldstæ</w:t>
            </w:r>
            <w:r w:rsidR="00953AE6">
              <w:rPr>
                <w:rFonts w:ascii="Trebuchet MS" w:hAnsi="Trebuchet MS" w:cs="Trebuchet MS"/>
                <w:sz w:val="18"/>
                <w:szCs w:val="18"/>
              </w:rPr>
              <w:t>n</w:t>
            </w:r>
            <w:r w:rsidRPr="00BD2F3F">
              <w:rPr>
                <w:rFonts w:ascii="Trebuchet MS" w:hAnsi="Trebuchet MS" w:cs="Trebuchet MS"/>
                <w:sz w:val="18"/>
                <w:szCs w:val="18"/>
              </w:rPr>
              <w:t>digheden er for dårlig til sagsbehandling.</w:t>
            </w:r>
          </w:p>
        </w:tc>
      </w:tr>
      <w:tr w:rsidR="00CB4BEB" w:rsidRPr="00BD2F3F" w14:paraId="6A638B06" w14:textId="77777777" w:rsidTr="003C0924">
        <w:trPr>
          <w:trHeight w:val="227"/>
        </w:trPr>
        <w:tc>
          <w:tcPr>
            <w:tcW w:w="663" w:type="pct"/>
            <w:shd w:val="clear" w:color="auto" w:fill="E0E0E0"/>
            <w:vAlign w:val="center"/>
          </w:tcPr>
          <w:p w14:paraId="235997D6" w14:textId="77777777" w:rsidR="00CB4BEB" w:rsidRPr="00BD2F3F" w:rsidRDefault="00CB4BEB" w:rsidP="003C0924">
            <w:pPr>
              <w:rPr>
                <w:rFonts w:ascii="Trebuchet MS" w:hAnsi="Trebuchet MS" w:cs="Trebuchet MS"/>
                <w:sz w:val="18"/>
                <w:szCs w:val="18"/>
                <w:highlight w:val="yellow"/>
              </w:rPr>
            </w:pPr>
          </w:p>
        </w:tc>
        <w:tc>
          <w:tcPr>
            <w:tcW w:w="831" w:type="pct"/>
            <w:shd w:val="clear" w:color="auto" w:fill="E0E0E0"/>
            <w:vAlign w:val="center"/>
          </w:tcPr>
          <w:p w14:paraId="3F22B4E6" w14:textId="77777777" w:rsidR="00CB4BEB" w:rsidRPr="00BD2F3F" w:rsidRDefault="00CB4BEB" w:rsidP="003C0924">
            <w:pPr>
              <w:rPr>
                <w:rFonts w:ascii="Trebuchet MS" w:hAnsi="Trebuchet MS" w:cs="Trebuchet MS"/>
                <w:sz w:val="18"/>
                <w:szCs w:val="18"/>
                <w:highlight w:val="yellow"/>
              </w:rPr>
            </w:pPr>
          </w:p>
        </w:tc>
        <w:tc>
          <w:tcPr>
            <w:tcW w:w="882" w:type="pct"/>
            <w:shd w:val="clear" w:color="auto" w:fill="E0E0E0"/>
            <w:vAlign w:val="center"/>
          </w:tcPr>
          <w:p w14:paraId="3182B253"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KLE</w:t>
            </w:r>
          </w:p>
        </w:tc>
        <w:tc>
          <w:tcPr>
            <w:tcW w:w="437" w:type="pct"/>
            <w:shd w:val="clear" w:color="auto" w:fill="FFFFFF"/>
            <w:vAlign w:val="center"/>
          </w:tcPr>
          <w:p w14:paraId="7DFFDAAA"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FFFF"/>
            <w:vAlign w:val="center"/>
          </w:tcPr>
          <w:p w14:paraId="5B7494A8"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F</w:t>
            </w:r>
          </w:p>
        </w:tc>
        <w:tc>
          <w:tcPr>
            <w:tcW w:w="1716" w:type="pct"/>
            <w:shd w:val="clear" w:color="auto" w:fill="FFFFFF"/>
            <w:vAlign w:val="center"/>
          </w:tcPr>
          <w:p w14:paraId="2277D643"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KL Emnesystematik er en lovbaseret kommunal taksonomi (journaliseringsnøgle), der bruges til at registrere de kommunale opgaver (emner) og forvaltningshandlingen ift. opgaven (handlingsfacetterne) på den enkelte sag.</w:t>
            </w:r>
          </w:p>
        </w:tc>
      </w:tr>
      <w:tr w:rsidR="00CB4BEB" w:rsidRPr="00BD2F3F" w14:paraId="381F08C7" w14:textId="77777777" w:rsidTr="003C0924">
        <w:trPr>
          <w:trHeight w:val="227"/>
        </w:trPr>
        <w:tc>
          <w:tcPr>
            <w:tcW w:w="5000" w:type="pct"/>
            <w:gridSpan w:val="6"/>
            <w:tcBorders>
              <w:top w:val="single" w:sz="4" w:space="0" w:color="auto"/>
              <w:left w:val="nil"/>
              <w:bottom w:val="single" w:sz="4" w:space="0" w:color="auto"/>
              <w:right w:val="nil"/>
            </w:tcBorders>
            <w:shd w:val="clear" w:color="auto" w:fill="FFCC99"/>
            <w:vAlign w:val="center"/>
          </w:tcPr>
          <w:p w14:paraId="07D95859"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i/>
                <w:iCs/>
                <w:sz w:val="18"/>
                <w:szCs w:val="18"/>
              </w:rPr>
              <w:t xml:space="preserve">Felter markeret med orange er standardiserede metadatafelter, som er en del af hvert specifikt tema </w:t>
            </w:r>
          </w:p>
        </w:tc>
      </w:tr>
      <w:tr w:rsidR="00CB4BEB" w:rsidRPr="00353B49" w14:paraId="3E88433C" w14:textId="77777777" w:rsidTr="003C0924">
        <w:trPr>
          <w:trHeight w:val="227"/>
        </w:trPr>
        <w:tc>
          <w:tcPr>
            <w:tcW w:w="5000" w:type="pct"/>
            <w:gridSpan w:val="6"/>
            <w:tcBorders>
              <w:top w:val="single" w:sz="4" w:space="0" w:color="auto"/>
              <w:left w:val="nil"/>
              <w:bottom w:val="nil"/>
              <w:right w:val="nil"/>
            </w:tcBorders>
            <w:shd w:val="clear" w:color="auto" w:fill="auto"/>
            <w:vAlign w:val="center"/>
          </w:tcPr>
          <w:p w14:paraId="7410CD13" w14:textId="77777777" w:rsidR="00CB4BEB" w:rsidRDefault="00CB4BEB" w:rsidP="003C0924">
            <w:pPr>
              <w:rPr>
                <w:rFonts w:ascii="Trebuchet MS" w:hAnsi="Trebuchet MS" w:cs="Trebuchet MS"/>
                <w:sz w:val="18"/>
                <w:szCs w:val="18"/>
              </w:rPr>
            </w:pPr>
          </w:p>
          <w:p w14:paraId="19A087D9" w14:textId="213E74BA" w:rsidR="00E90A0D" w:rsidRPr="00E90A0D" w:rsidRDefault="00E90A0D" w:rsidP="003C0924">
            <w:pPr>
              <w:rPr>
                <w:rFonts w:ascii="Trebuchet MS" w:hAnsi="Trebuchet MS" w:cs="Trebuchet MS"/>
                <w:sz w:val="18"/>
                <w:szCs w:val="18"/>
              </w:rPr>
            </w:pPr>
          </w:p>
        </w:tc>
      </w:tr>
    </w:tbl>
    <w:p w14:paraId="5D2D4F02" w14:textId="77777777" w:rsidR="00CB4BEB" w:rsidRPr="00B04942" w:rsidRDefault="00CB4BEB" w:rsidP="00CB4BEB">
      <w:pPr>
        <w:autoSpaceDE w:val="0"/>
        <w:autoSpaceDN w:val="0"/>
        <w:adjustRightInd w:val="0"/>
        <w:rPr>
          <w:rFonts w:ascii="Trebuchet MS" w:hAnsi="Trebuchet MS" w:cs="Trebuchet MS"/>
          <w:b/>
          <w:bCs/>
          <w:kern w:val="32"/>
          <w:sz w:val="18"/>
          <w:szCs w:val="18"/>
        </w:rPr>
      </w:pPr>
      <w:r w:rsidRPr="00B04942">
        <w:rPr>
          <w:rFonts w:ascii="Trebuchet MS" w:hAnsi="Trebuchet MS" w:cs="Trebuchet MS"/>
          <w:b/>
          <w:bCs/>
          <w:kern w:val="32"/>
          <w:sz w:val="18"/>
          <w:szCs w:val="18"/>
        </w:rPr>
        <w:t>GEMET-listen:</w:t>
      </w:r>
    </w:p>
    <w:p w14:paraId="2E3CF3F1"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Administrative enheder,</w:t>
      </w:r>
    </w:p>
    <w:p w14:paraId="736733D2"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Adresser,</w:t>
      </w:r>
    </w:p>
    <w:p w14:paraId="593C063C"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Arealanvendelse,</w:t>
      </w:r>
    </w:p>
    <w:p w14:paraId="6EC80AE1"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Arealdække,</w:t>
      </w:r>
    </w:p>
    <w:p w14:paraId="0B5646D6"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Artsfordeling,</w:t>
      </w:r>
    </w:p>
    <w:p w14:paraId="07E84534"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Atmosfæriske forhold,</w:t>
      </w:r>
    </w:p>
    <w:p w14:paraId="74B39DF9"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Befolkningsfordeling - demografi,</w:t>
      </w:r>
    </w:p>
    <w:p w14:paraId="29C0619A"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Beskyttede lokaliteter,</w:t>
      </w:r>
    </w:p>
    <w:p w14:paraId="546D2C6F"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Biogeografiske regioner,</w:t>
      </w:r>
    </w:p>
    <w:p w14:paraId="7B4E6FD8"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Bygninger,</w:t>
      </w:r>
    </w:p>
    <w:p w14:paraId="0B25A34A"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Energiressourcer,</w:t>
      </w:r>
    </w:p>
    <w:p w14:paraId="3DF5FE10"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Forvaltede og regulerede områder samt områder med brugsbegrænsning og indberetningsenheder,</w:t>
      </w:r>
    </w:p>
    <w:p w14:paraId="21207DC9" w14:textId="217A6A9C"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xml:space="preserve">• Geografiske </w:t>
      </w:r>
      <w:proofErr w:type="spellStart"/>
      <w:r w:rsidRPr="00492FFE">
        <w:rPr>
          <w:rFonts w:ascii="Trebuchet MS" w:hAnsi="Trebuchet MS" w:cs="Trebuchet MS"/>
          <w:bCs/>
          <w:kern w:val="32"/>
          <w:sz w:val="18"/>
          <w:szCs w:val="18"/>
        </w:rPr>
        <w:t>kvadratnet</w:t>
      </w:r>
      <w:r w:rsidR="003B321A">
        <w:rPr>
          <w:rFonts w:ascii="Trebuchet MS" w:hAnsi="Trebuchet MS" w:cs="Trebuchet MS"/>
          <w:bCs/>
          <w:kern w:val="32"/>
          <w:sz w:val="18"/>
          <w:szCs w:val="18"/>
        </w:rPr>
        <w:t>s</w:t>
      </w:r>
      <w:r w:rsidRPr="00492FFE">
        <w:rPr>
          <w:rFonts w:ascii="Trebuchet MS" w:hAnsi="Trebuchet MS" w:cs="Trebuchet MS"/>
          <w:bCs/>
          <w:kern w:val="32"/>
          <w:sz w:val="18"/>
          <w:szCs w:val="18"/>
        </w:rPr>
        <w:t>systemer</w:t>
      </w:r>
      <w:proofErr w:type="spellEnd"/>
      <w:r w:rsidRPr="00492FFE">
        <w:rPr>
          <w:rFonts w:ascii="Trebuchet MS" w:hAnsi="Trebuchet MS" w:cs="Trebuchet MS"/>
          <w:bCs/>
          <w:kern w:val="32"/>
          <w:sz w:val="18"/>
          <w:szCs w:val="18"/>
        </w:rPr>
        <w:t>,</w:t>
      </w:r>
    </w:p>
    <w:p w14:paraId="768656EB"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Geologi,</w:t>
      </w:r>
    </w:p>
    <w:p w14:paraId="1AC1597A"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Havområder,</w:t>
      </w:r>
    </w:p>
    <w:p w14:paraId="06926A93"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Hydrografi,</w:t>
      </w:r>
    </w:p>
    <w:p w14:paraId="3A0F474B"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Højde,</w:t>
      </w:r>
    </w:p>
    <w:p w14:paraId="772EE36E"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Jord,</w:t>
      </w:r>
    </w:p>
    <w:p w14:paraId="5CD7F556"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Koordinatsystemer,</w:t>
      </w:r>
    </w:p>
    <w:p w14:paraId="63EBC02D"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Landbrugs- og akvakulturanlæg,</w:t>
      </w:r>
    </w:p>
    <w:p w14:paraId="663879AD"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lastRenderedPageBreak/>
        <w:t>• Levesteder og biotoper,</w:t>
      </w:r>
    </w:p>
    <w:p w14:paraId="1FA0E14E"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Matrikulære parceller,</w:t>
      </w:r>
    </w:p>
    <w:p w14:paraId="79F01FAF"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Meteorologisk-geografiske forhold,</w:t>
      </w:r>
    </w:p>
    <w:p w14:paraId="0BFC7F2E"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Miljøovervågningsfaciliteter,</w:t>
      </w:r>
    </w:p>
    <w:p w14:paraId="70A7ABE6"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Mineralressourcer,</w:t>
      </w:r>
    </w:p>
    <w:p w14:paraId="6B7A8C7D"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Oceanografiske/geografiske forhold,</w:t>
      </w:r>
    </w:p>
    <w:p w14:paraId="576C9404"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Offentlig forsyningsvirksomhed og offentlige tjenesteydelser</w:t>
      </w:r>
    </w:p>
    <w:p w14:paraId="7B7739FC"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Områder med naturlige risici,</w:t>
      </w:r>
    </w:p>
    <w:p w14:paraId="27F88544"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xml:space="preserve">• </w:t>
      </w:r>
      <w:proofErr w:type="spellStart"/>
      <w:r w:rsidRPr="00492FFE">
        <w:rPr>
          <w:rFonts w:ascii="Trebuchet MS" w:hAnsi="Trebuchet MS" w:cs="Trebuchet MS"/>
          <w:bCs/>
          <w:kern w:val="32"/>
          <w:sz w:val="18"/>
          <w:szCs w:val="18"/>
        </w:rPr>
        <w:t>Ortofoto</w:t>
      </w:r>
      <w:proofErr w:type="spellEnd"/>
      <w:r w:rsidRPr="00492FFE">
        <w:rPr>
          <w:rFonts w:ascii="Trebuchet MS" w:hAnsi="Trebuchet MS" w:cs="Trebuchet MS"/>
          <w:bCs/>
          <w:kern w:val="32"/>
          <w:sz w:val="18"/>
          <w:szCs w:val="18"/>
        </w:rPr>
        <w:t>,</w:t>
      </w:r>
    </w:p>
    <w:p w14:paraId="041D39FA"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Produktions- og industrifaciliteter,</w:t>
      </w:r>
    </w:p>
    <w:p w14:paraId="7045EF1A"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Sikkerhed og sundhed,</w:t>
      </w:r>
    </w:p>
    <w:p w14:paraId="45F2BCFE"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Statistiske enheder,</w:t>
      </w:r>
    </w:p>
    <w:p w14:paraId="0C49428E"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Stednavne,</w:t>
      </w:r>
    </w:p>
    <w:p w14:paraId="3D54B30D" w14:textId="77777777" w:rsidR="00CB4BEB"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Transportnet</w:t>
      </w:r>
    </w:p>
    <w:p w14:paraId="7A8F1C7D" w14:textId="7498524E" w:rsidR="00CB4BEB" w:rsidRPr="00D614C5" w:rsidRDefault="00CB4BEB" w:rsidP="00CB4BEB">
      <w:pPr>
        <w:pStyle w:val="Overskrift1"/>
      </w:pPr>
      <w:bookmarkStart w:id="1203" w:name="_Toc292713287"/>
      <w:bookmarkStart w:id="1204" w:name="_Toc292865173"/>
      <w:bookmarkStart w:id="1205" w:name="_Toc63351416"/>
      <w:bookmarkStart w:id="1206" w:name="_Toc122436079"/>
      <w:r w:rsidRPr="00B04942">
        <w:t>5. Temaspecifik datamodel</w:t>
      </w:r>
      <w:bookmarkEnd w:id="1203"/>
      <w:bookmarkEnd w:id="1204"/>
      <w:bookmarkEnd w:id="1205"/>
      <w:bookmarkEnd w:id="1206"/>
    </w:p>
    <w:p w14:paraId="5F44F3E6" w14:textId="77777777" w:rsidR="00CB4BEB" w:rsidRPr="006973BC" w:rsidRDefault="00CB4BEB" w:rsidP="00CB4BEB">
      <w:pPr>
        <w:autoSpaceDE w:val="0"/>
        <w:autoSpaceDN w:val="0"/>
        <w:adjustRightInd w:val="0"/>
        <w:rPr>
          <w:rFonts w:ascii="Trebuchet MS" w:hAnsi="Trebuchet MS" w:cs="Trebuchet MS"/>
          <w:sz w:val="19"/>
          <w:szCs w:val="19"/>
        </w:rPr>
      </w:pPr>
      <w:r w:rsidRPr="006973BC">
        <w:rPr>
          <w:rFonts w:ascii="Trebuchet MS" w:hAnsi="Trebuchet MS" w:cs="Trebuchet MS"/>
          <w:sz w:val="19"/>
          <w:szCs w:val="19"/>
        </w:rPr>
        <w:t>Den temaspecifikke del af datamodellen udgør den del, der er specifik for hvert enkelt datasæt. I tekniske termer er det mere korrekt at kalde det et datakatalog, som beskriver de felter, der indgår i den temaspecifikke del af datamodellen.</w:t>
      </w:r>
    </w:p>
    <w:p w14:paraId="734DAE92" w14:textId="77777777" w:rsidR="00CB4BEB" w:rsidRPr="00470899" w:rsidRDefault="00CB4BEB" w:rsidP="00CB4BEB">
      <w:pPr>
        <w:pStyle w:val="Overskrift1"/>
      </w:pPr>
      <w:bookmarkStart w:id="1207" w:name="_Toc292713288"/>
      <w:bookmarkStart w:id="1208" w:name="_Toc292865174"/>
      <w:bookmarkStart w:id="1209" w:name="_Toc63351417"/>
      <w:bookmarkStart w:id="1210" w:name="_Toc122436080"/>
      <w:r>
        <w:t>5</w:t>
      </w:r>
      <w:r w:rsidRPr="00470899">
        <w:t>.</w:t>
      </w:r>
      <w:r>
        <w:t>1</w:t>
      </w:r>
      <w:r w:rsidRPr="00470899">
        <w:t xml:space="preserve"> Overfladevand</w:t>
      </w:r>
      <w:bookmarkEnd w:id="1207"/>
      <w:bookmarkEnd w:id="1208"/>
      <w:bookmarkEnd w:id="1209"/>
      <w:bookmarkEnd w:id="1210"/>
    </w:p>
    <w:p w14:paraId="062F0616" w14:textId="77777777" w:rsidR="00CB4BEB" w:rsidRPr="00A11009" w:rsidRDefault="00CB4BEB" w:rsidP="00CB4BEB">
      <w:pPr>
        <w:pStyle w:val="Overskrift2"/>
      </w:pPr>
      <w:bookmarkStart w:id="1211" w:name="_Toc292713289"/>
      <w:bookmarkStart w:id="1212" w:name="_Toc292865175"/>
      <w:bookmarkStart w:id="1213" w:name="_Toc63351418"/>
      <w:bookmarkStart w:id="1214" w:name="_Toc122436081"/>
      <w:r>
        <w:t>5</w:t>
      </w:r>
      <w:r w:rsidRPr="00A32757">
        <w:t>.</w:t>
      </w:r>
      <w:r>
        <w:t>1.1</w:t>
      </w:r>
      <w:r w:rsidRPr="00A32757">
        <w:t xml:space="preserve"> </w:t>
      </w:r>
      <w:r>
        <w:t>Vandløb</w:t>
      </w:r>
      <w:r w:rsidRPr="00FE3FC3">
        <w:t xml:space="preserve"> (5</w:t>
      </w:r>
      <w:r>
        <w:t>0</w:t>
      </w:r>
      <w:r w:rsidRPr="00FE3FC3">
        <w:t>00)</w:t>
      </w:r>
      <w:bookmarkEnd w:id="1211"/>
      <w:bookmarkEnd w:id="1212"/>
      <w:bookmarkEnd w:id="1213"/>
      <w:bookmarkEnd w:id="1214"/>
    </w:p>
    <w:tbl>
      <w:tblPr>
        <w:tblW w:w="147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55"/>
        <w:gridCol w:w="1134"/>
        <w:gridCol w:w="2840"/>
        <w:gridCol w:w="2404"/>
        <w:gridCol w:w="1418"/>
        <w:gridCol w:w="1417"/>
        <w:gridCol w:w="1276"/>
        <w:gridCol w:w="2693"/>
      </w:tblGrid>
      <w:tr w:rsidR="00CB4BEB" w:rsidRPr="0051728E" w14:paraId="5EBF1454" w14:textId="77777777" w:rsidTr="003172C7">
        <w:tc>
          <w:tcPr>
            <w:tcW w:w="1555" w:type="dxa"/>
            <w:tcBorders>
              <w:bottom w:val="single" w:sz="4" w:space="0" w:color="auto"/>
            </w:tcBorders>
            <w:shd w:val="clear" w:color="auto" w:fill="D9D9D9"/>
          </w:tcPr>
          <w:p w14:paraId="550934F6"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Feltnavn</w:t>
            </w:r>
          </w:p>
        </w:tc>
        <w:tc>
          <w:tcPr>
            <w:tcW w:w="1134" w:type="dxa"/>
            <w:tcBorders>
              <w:bottom w:val="single" w:sz="4" w:space="0" w:color="auto"/>
            </w:tcBorders>
            <w:shd w:val="clear" w:color="auto" w:fill="D9D9D9"/>
          </w:tcPr>
          <w:p w14:paraId="5D419955"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Feltnavn10</w:t>
            </w:r>
          </w:p>
        </w:tc>
        <w:tc>
          <w:tcPr>
            <w:tcW w:w="5244" w:type="dxa"/>
            <w:gridSpan w:val="2"/>
            <w:tcBorders>
              <w:bottom w:val="single" w:sz="4" w:space="0" w:color="auto"/>
            </w:tcBorders>
            <w:shd w:val="clear" w:color="auto" w:fill="D9D9D9"/>
          </w:tcPr>
          <w:p w14:paraId="38A43529"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Formål</w:t>
            </w:r>
          </w:p>
        </w:tc>
        <w:tc>
          <w:tcPr>
            <w:tcW w:w="1418" w:type="dxa"/>
            <w:tcBorders>
              <w:bottom w:val="single" w:sz="4" w:space="0" w:color="auto"/>
            </w:tcBorders>
            <w:shd w:val="clear" w:color="auto" w:fill="D9D9D9"/>
          </w:tcPr>
          <w:p w14:paraId="0E983339"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Datatype</w:t>
            </w:r>
          </w:p>
        </w:tc>
        <w:tc>
          <w:tcPr>
            <w:tcW w:w="1417" w:type="dxa"/>
            <w:tcBorders>
              <w:bottom w:val="single" w:sz="4" w:space="0" w:color="auto"/>
            </w:tcBorders>
            <w:shd w:val="clear" w:color="auto" w:fill="D9D9D9"/>
          </w:tcPr>
          <w:p w14:paraId="7FF1D69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Værdiområde</w:t>
            </w:r>
          </w:p>
        </w:tc>
        <w:tc>
          <w:tcPr>
            <w:tcW w:w="1276" w:type="dxa"/>
            <w:tcBorders>
              <w:bottom w:val="single" w:sz="4" w:space="0" w:color="auto"/>
            </w:tcBorders>
            <w:shd w:val="clear" w:color="auto" w:fill="D9D9D9"/>
          </w:tcPr>
          <w:p w14:paraId="7BC14FBD" w14:textId="77777777" w:rsidR="00CB4BEB" w:rsidRPr="006F505D" w:rsidRDefault="00CB4BEB" w:rsidP="003C0924">
            <w:pPr>
              <w:autoSpaceDE w:val="0"/>
              <w:autoSpaceDN w:val="0"/>
              <w:adjustRightInd w:val="0"/>
              <w:rPr>
                <w:rFonts w:ascii="Trebuchet MS" w:hAnsi="Trebuchet MS" w:cs="Trebuchet MS"/>
                <w:sz w:val="18"/>
                <w:szCs w:val="18"/>
              </w:rPr>
            </w:pPr>
            <w:r w:rsidRPr="006F505D">
              <w:rPr>
                <w:rFonts w:ascii="Trebuchet MS" w:hAnsi="Trebuchet MS" w:cs="Trebuchet MS"/>
                <w:sz w:val="18"/>
                <w:szCs w:val="18"/>
              </w:rPr>
              <w:t>Obligatorisk /</w:t>
            </w:r>
          </w:p>
          <w:p w14:paraId="421D088F"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System/Frit</w:t>
            </w:r>
          </w:p>
        </w:tc>
        <w:tc>
          <w:tcPr>
            <w:tcW w:w="2693" w:type="dxa"/>
            <w:shd w:val="clear" w:color="auto" w:fill="D9D9D9"/>
          </w:tcPr>
          <w:p w14:paraId="6EDE3C6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Eksempel</w:t>
            </w:r>
          </w:p>
        </w:tc>
      </w:tr>
      <w:tr w:rsidR="00CB4BEB" w:rsidRPr="00F273B0" w14:paraId="28CD8DEB"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FFFFFF"/>
          </w:tcPr>
          <w:p w14:paraId="637BB241"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navn</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14:paraId="1B725C5B"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navn</w:t>
            </w:r>
          </w:p>
        </w:tc>
        <w:tc>
          <w:tcPr>
            <w:tcW w:w="5244" w:type="dxa"/>
            <w:gridSpan w:val="2"/>
            <w:tcBorders>
              <w:top w:val="single" w:sz="4" w:space="0" w:color="auto"/>
              <w:left w:val="single" w:sz="4" w:space="0" w:color="auto"/>
              <w:bottom w:val="single" w:sz="4" w:space="0" w:color="auto"/>
              <w:right w:val="single" w:sz="4" w:space="0" w:color="auto"/>
            </w:tcBorders>
            <w:shd w:val="clear" w:color="auto" w:fill="FFFFFF"/>
          </w:tcPr>
          <w:p w14:paraId="0D4DC263"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Navn på vandløb</w:t>
            </w:r>
          </w:p>
        </w:tc>
        <w:tc>
          <w:tcPr>
            <w:tcW w:w="1418" w:type="dxa"/>
            <w:tcBorders>
              <w:top w:val="single" w:sz="4" w:space="0" w:color="auto"/>
              <w:left w:val="single" w:sz="4" w:space="0" w:color="auto"/>
              <w:bottom w:val="single" w:sz="4" w:space="0" w:color="auto"/>
              <w:right w:val="single" w:sz="4" w:space="0" w:color="auto"/>
            </w:tcBorders>
            <w:shd w:val="clear" w:color="auto" w:fill="FFFFFF"/>
          </w:tcPr>
          <w:p w14:paraId="7B2713B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252B9BA9"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0-128 tegn</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14FF6FF3"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O</w:t>
            </w:r>
          </w:p>
        </w:tc>
        <w:tc>
          <w:tcPr>
            <w:tcW w:w="2693" w:type="dxa"/>
            <w:tcBorders>
              <w:left w:val="single" w:sz="4" w:space="0" w:color="auto"/>
            </w:tcBorders>
            <w:shd w:val="clear" w:color="auto" w:fill="FFFFFF"/>
          </w:tcPr>
          <w:p w14:paraId="267670AE"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Haller Å</w:t>
            </w:r>
          </w:p>
        </w:tc>
      </w:tr>
      <w:tr w:rsidR="00CB4BEB" w:rsidRPr="00F273B0" w14:paraId="4F7B7158"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auto"/>
          </w:tcPr>
          <w:p w14:paraId="70CA2784" w14:textId="77777777" w:rsidR="00CB4BEB" w:rsidRPr="006F505D" w:rsidRDefault="00CB4BEB" w:rsidP="003C0924">
            <w:pPr>
              <w:rPr>
                <w:rFonts w:ascii="Trebuchet MS" w:hAnsi="Trebuchet MS" w:cs="Trebuchet MS"/>
                <w:sz w:val="18"/>
                <w:szCs w:val="18"/>
              </w:rPr>
            </w:pPr>
            <w:proofErr w:type="spellStart"/>
            <w:r w:rsidRPr="006F505D">
              <w:rPr>
                <w:rFonts w:ascii="Trebuchet MS" w:hAnsi="Trebuchet MS" w:cs="Trebuchet MS"/>
                <w:sz w:val="18"/>
                <w:szCs w:val="18"/>
              </w:rPr>
              <w:t>dmu_ref</w:t>
            </w:r>
            <w:proofErr w:type="spellEnd"/>
          </w:p>
        </w:tc>
        <w:tc>
          <w:tcPr>
            <w:tcW w:w="1134" w:type="dxa"/>
            <w:tcBorders>
              <w:top w:val="single" w:sz="4" w:space="0" w:color="auto"/>
              <w:left w:val="single" w:sz="4" w:space="0" w:color="auto"/>
              <w:bottom w:val="single" w:sz="4" w:space="0" w:color="auto"/>
              <w:right w:val="single" w:sz="4" w:space="0" w:color="auto"/>
            </w:tcBorders>
          </w:tcPr>
          <w:p w14:paraId="165AE72B" w14:textId="77777777" w:rsidR="00CB4BEB" w:rsidRPr="006F505D" w:rsidRDefault="00CB4BEB" w:rsidP="003C0924">
            <w:pPr>
              <w:rPr>
                <w:rFonts w:ascii="Trebuchet MS" w:hAnsi="Trebuchet MS" w:cs="Trebuchet MS"/>
                <w:sz w:val="18"/>
                <w:szCs w:val="18"/>
              </w:rPr>
            </w:pPr>
            <w:proofErr w:type="spellStart"/>
            <w:r w:rsidRPr="006F505D">
              <w:rPr>
                <w:rFonts w:ascii="Trebuchet MS" w:hAnsi="Trebuchet MS" w:cs="Trebuchet MS"/>
                <w:sz w:val="18"/>
                <w:szCs w:val="18"/>
              </w:rPr>
              <w:t>dmu_ref</w:t>
            </w:r>
            <w:proofErr w:type="spellEnd"/>
          </w:p>
        </w:tc>
        <w:tc>
          <w:tcPr>
            <w:tcW w:w="5244" w:type="dxa"/>
            <w:gridSpan w:val="2"/>
            <w:tcBorders>
              <w:top w:val="single" w:sz="4" w:space="0" w:color="auto"/>
              <w:left w:val="single" w:sz="4" w:space="0" w:color="auto"/>
              <w:bottom w:val="single" w:sz="4" w:space="0" w:color="auto"/>
              <w:right w:val="single" w:sz="4" w:space="0" w:color="auto"/>
            </w:tcBorders>
            <w:shd w:val="clear" w:color="auto" w:fill="auto"/>
          </w:tcPr>
          <w:p w14:paraId="38632BF9"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nøgle til DMU vandløbsnetværk</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4F9AB0A5"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7C7784D3"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0-128 tegn</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02F9F85"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left w:val="single" w:sz="4" w:space="0" w:color="auto"/>
            </w:tcBorders>
            <w:shd w:val="clear" w:color="auto" w:fill="auto"/>
          </w:tcPr>
          <w:p w14:paraId="0E077761"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3747V5664950000000000000056866</w:t>
            </w:r>
          </w:p>
        </w:tc>
      </w:tr>
      <w:tr w:rsidR="00CB4BEB" w:rsidRPr="00F273B0" w14:paraId="0D1C46C1" w14:textId="77777777" w:rsidTr="003172C7">
        <w:trPr>
          <w:trHeight w:hRule="exact" w:val="625"/>
        </w:trPr>
        <w:tc>
          <w:tcPr>
            <w:tcW w:w="1555" w:type="dxa"/>
            <w:tcBorders>
              <w:top w:val="single" w:sz="4" w:space="0" w:color="auto"/>
              <w:left w:val="single" w:sz="4" w:space="0" w:color="auto"/>
              <w:bottom w:val="single" w:sz="4" w:space="0" w:color="auto"/>
              <w:right w:val="single" w:sz="4" w:space="0" w:color="auto"/>
            </w:tcBorders>
            <w:shd w:val="clear" w:color="auto" w:fill="FFFFFF"/>
          </w:tcPr>
          <w:p w14:paraId="4DB82425" w14:textId="77777777" w:rsidR="00CB4BEB" w:rsidRPr="006F505D" w:rsidRDefault="00CB4BEB" w:rsidP="003C0924">
            <w:pPr>
              <w:rPr>
                <w:rFonts w:ascii="Trebuchet MS" w:hAnsi="Trebuchet MS" w:cs="Trebuchet MS"/>
                <w:sz w:val="18"/>
                <w:szCs w:val="18"/>
              </w:rPr>
            </w:pPr>
            <w:proofErr w:type="spellStart"/>
            <w:r w:rsidRPr="006F505D">
              <w:rPr>
                <w:rFonts w:ascii="Trebuchet MS" w:hAnsi="Trebuchet MS" w:cs="Trebuchet MS"/>
                <w:sz w:val="18"/>
                <w:szCs w:val="18"/>
              </w:rPr>
              <w:t>vandloeb_nr</w:t>
            </w:r>
            <w:proofErr w:type="spellEnd"/>
          </w:p>
        </w:tc>
        <w:tc>
          <w:tcPr>
            <w:tcW w:w="1134" w:type="dxa"/>
            <w:tcBorders>
              <w:top w:val="single" w:sz="4" w:space="0" w:color="auto"/>
              <w:left w:val="single" w:sz="4" w:space="0" w:color="auto"/>
              <w:bottom w:val="single" w:sz="4" w:space="0" w:color="auto"/>
              <w:right w:val="single" w:sz="4" w:space="0" w:color="auto"/>
            </w:tcBorders>
            <w:shd w:val="clear" w:color="auto" w:fill="FFFFFF"/>
          </w:tcPr>
          <w:p w14:paraId="2C4F7DDA" w14:textId="77777777" w:rsidR="00CB4BEB" w:rsidRPr="006F505D" w:rsidRDefault="00CB4BEB" w:rsidP="003C0924">
            <w:pPr>
              <w:rPr>
                <w:rFonts w:ascii="Trebuchet MS" w:hAnsi="Trebuchet MS" w:cs="Trebuchet MS"/>
                <w:sz w:val="18"/>
                <w:szCs w:val="18"/>
              </w:rPr>
            </w:pPr>
            <w:proofErr w:type="spellStart"/>
            <w:r w:rsidRPr="006F505D">
              <w:rPr>
                <w:rFonts w:ascii="Trebuchet MS" w:hAnsi="Trebuchet MS" w:cs="Trebuchet MS"/>
                <w:sz w:val="18"/>
                <w:szCs w:val="18"/>
              </w:rPr>
              <w:t>vandloe_nr</w:t>
            </w:r>
            <w:proofErr w:type="spellEnd"/>
          </w:p>
        </w:tc>
        <w:tc>
          <w:tcPr>
            <w:tcW w:w="5244" w:type="dxa"/>
            <w:gridSpan w:val="2"/>
            <w:tcBorders>
              <w:top w:val="single" w:sz="4" w:space="0" w:color="auto"/>
              <w:left w:val="single" w:sz="4" w:space="0" w:color="auto"/>
              <w:bottom w:val="single" w:sz="4" w:space="0" w:color="auto"/>
              <w:right w:val="single" w:sz="4" w:space="0" w:color="auto"/>
            </w:tcBorders>
            <w:shd w:val="clear" w:color="auto" w:fill="FFFFFF"/>
          </w:tcPr>
          <w:p w14:paraId="009BE8F2" w14:textId="77777777" w:rsidR="00CB4BEB" w:rsidRPr="006F505D" w:rsidRDefault="00CB4BEB" w:rsidP="003C0924">
            <w:pPr>
              <w:rPr>
                <w:rFonts w:ascii="Trebuchet MS" w:hAnsi="Trebuchet MS" w:cs="Trebuchet MS"/>
                <w:sz w:val="18"/>
                <w:szCs w:val="18"/>
              </w:rPr>
            </w:pPr>
            <w:proofErr w:type="spellStart"/>
            <w:r w:rsidRPr="006F505D">
              <w:rPr>
                <w:rFonts w:ascii="Trebuchet MS" w:hAnsi="Trebuchet MS" w:cs="Trebuchet MS"/>
                <w:sz w:val="18"/>
                <w:szCs w:val="18"/>
              </w:rPr>
              <w:t>Vandløbsnr</w:t>
            </w:r>
            <w:proofErr w:type="spellEnd"/>
            <w:r w:rsidRPr="006F505D">
              <w:rPr>
                <w:rFonts w:ascii="Trebuchet MS" w:hAnsi="Trebuchet MS" w:cs="Trebuchet MS"/>
                <w:sz w:val="18"/>
                <w:szCs w:val="18"/>
              </w:rPr>
              <w:t xml:space="preserve">. fra vandløbsregulativ, eller </w:t>
            </w:r>
            <w:proofErr w:type="spellStart"/>
            <w:r w:rsidRPr="006F505D">
              <w:rPr>
                <w:rFonts w:ascii="Trebuchet MS" w:hAnsi="Trebuchet MS" w:cs="Trebuchet MS"/>
                <w:sz w:val="18"/>
                <w:szCs w:val="18"/>
              </w:rPr>
              <w:t>recipient_nummer</w:t>
            </w:r>
            <w:proofErr w:type="spellEnd"/>
            <w:r w:rsidRPr="006F505D">
              <w:rPr>
                <w:rFonts w:ascii="Trebuchet MS" w:hAnsi="Trebuchet MS" w:cs="Trebuchet MS"/>
                <w:sz w:val="18"/>
                <w:szCs w:val="18"/>
              </w:rPr>
              <w:t xml:space="preserve"> (hist. amtsnøgle)</w:t>
            </w:r>
          </w:p>
        </w:tc>
        <w:tc>
          <w:tcPr>
            <w:tcW w:w="1418" w:type="dxa"/>
            <w:tcBorders>
              <w:top w:val="single" w:sz="4" w:space="0" w:color="auto"/>
              <w:left w:val="single" w:sz="4" w:space="0" w:color="auto"/>
              <w:bottom w:val="single" w:sz="4" w:space="0" w:color="auto"/>
              <w:right w:val="single" w:sz="4" w:space="0" w:color="auto"/>
            </w:tcBorders>
            <w:shd w:val="clear" w:color="auto" w:fill="FFFFFF"/>
          </w:tcPr>
          <w:p w14:paraId="784429BB"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6A01F66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0-128 tegn</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6855A799"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left w:val="single" w:sz="4" w:space="0" w:color="auto"/>
              <w:bottom w:val="single" w:sz="4" w:space="0" w:color="auto"/>
            </w:tcBorders>
            <w:shd w:val="clear" w:color="auto" w:fill="FFFFFF"/>
          </w:tcPr>
          <w:p w14:paraId="390B99E9"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680</w:t>
            </w:r>
          </w:p>
        </w:tc>
      </w:tr>
      <w:tr w:rsidR="00CB4BEB" w:rsidRPr="00F273B0" w14:paraId="6DC621D2" w14:textId="77777777" w:rsidTr="003172C7">
        <w:trPr>
          <w:trHeight w:hRule="exact" w:val="255"/>
        </w:trPr>
        <w:tc>
          <w:tcPr>
            <w:tcW w:w="1555" w:type="dxa"/>
            <w:tcBorders>
              <w:top w:val="single" w:sz="4" w:space="0" w:color="auto"/>
              <w:left w:val="single" w:sz="4" w:space="0" w:color="auto"/>
              <w:bottom w:val="nil"/>
              <w:right w:val="single" w:sz="4" w:space="0" w:color="auto"/>
            </w:tcBorders>
            <w:shd w:val="clear" w:color="auto" w:fill="auto"/>
          </w:tcPr>
          <w:p w14:paraId="10D31C0E" w14:textId="77777777" w:rsidR="00CB4BEB" w:rsidRPr="006F505D" w:rsidRDefault="00CB4BEB" w:rsidP="003C0924">
            <w:pPr>
              <w:rPr>
                <w:rFonts w:ascii="Trebuchet MS" w:hAnsi="Trebuchet MS" w:cs="Trebuchet MS"/>
                <w:sz w:val="18"/>
                <w:szCs w:val="18"/>
              </w:rPr>
            </w:pPr>
            <w:proofErr w:type="spellStart"/>
            <w:r w:rsidRPr="006F505D">
              <w:rPr>
                <w:rFonts w:ascii="Trebuchet MS" w:hAnsi="Trebuchet MS" w:cs="Trebuchet MS"/>
                <w:sz w:val="18"/>
                <w:szCs w:val="18"/>
              </w:rPr>
              <w:t>maalsaetning_kode</w:t>
            </w:r>
            <w:proofErr w:type="spellEnd"/>
          </w:p>
        </w:tc>
        <w:tc>
          <w:tcPr>
            <w:tcW w:w="1134" w:type="dxa"/>
            <w:tcBorders>
              <w:top w:val="single" w:sz="4" w:space="0" w:color="auto"/>
              <w:left w:val="single" w:sz="4" w:space="0" w:color="auto"/>
              <w:bottom w:val="nil"/>
              <w:right w:val="single" w:sz="4" w:space="0" w:color="auto"/>
            </w:tcBorders>
          </w:tcPr>
          <w:p w14:paraId="0DE7F292" w14:textId="77777777" w:rsidR="00CB4BEB" w:rsidRPr="006F505D" w:rsidRDefault="00CB4BEB" w:rsidP="003C0924">
            <w:pPr>
              <w:rPr>
                <w:rFonts w:ascii="Trebuchet MS" w:hAnsi="Trebuchet MS" w:cs="Trebuchet MS"/>
                <w:sz w:val="18"/>
                <w:szCs w:val="18"/>
              </w:rPr>
            </w:pPr>
            <w:proofErr w:type="spellStart"/>
            <w:r w:rsidRPr="006F505D">
              <w:rPr>
                <w:rFonts w:ascii="Trebuchet MS" w:hAnsi="Trebuchet MS" w:cs="Trebuchet MS"/>
                <w:sz w:val="18"/>
                <w:szCs w:val="18"/>
              </w:rPr>
              <w:t>maalsaet_k</w:t>
            </w:r>
            <w:proofErr w:type="spellEnd"/>
          </w:p>
        </w:tc>
        <w:tc>
          <w:tcPr>
            <w:tcW w:w="5244" w:type="dxa"/>
            <w:gridSpan w:val="2"/>
            <w:tcBorders>
              <w:top w:val="single" w:sz="4" w:space="0" w:color="auto"/>
              <w:left w:val="single" w:sz="4" w:space="0" w:color="auto"/>
              <w:bottom w:val="nil"/>
              <w:right w:val="single" w:sz="4" w:space="0" w:color="auto"/>
            </w:tcBorders>
            <w:shd w:val="clear" w:color="auto" w:fill="auto"/>
          </w:tcPr>
          <w:p w14:paraId="16518855"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Kode for målsætning</w:t>
            </w:r>
          </w:p>
        </w:tc>
        <w:tc>
          <w:tcPr>
            <w:tcW w:w="1418" w:type="dxa"/>
            <w:tcBorders>
              <w:top w:val="single" w:sz="4" w:space="0" w:color="auto"/>
              <w:left w:val="single" w:sz="4" w:space="0" w:color="auto"/>
              <w:bottom w:val="nil"/>
              <w:right w:val="single" w:sz="4" w:space="0" w:color="auto"/>
            </w:tcBorders>
            <w:shd w:val="clear" w:color="auto" w:fill="auto"/>
          </w:tcPr>
          <w:p w14:paraId="50E7EEAF"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auto"/>
          </w:tcPr>
          <w:p w14:paraId="6CBC863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1-11</w:t>
            </w:r>
          </w:p>
        </w:tc>
        <w:tc>
          <w:tcPr>
            <w:tcW w:w="1276" w:type="dxa"/>
            <w:tcBorders>
              <w:top w:val="single" w:sz="4" w:space="0" w:color="auto"/>
              <w:left w:val="single" w:sz="4" w:space="0" w:color="auto"/>
              <w:bottom w:val="nil"/>
              <w:right w:val="single" w:sz="4" w:space="0" w:color="auto"/>
            </w:tcBorders>
            <w:shd w:val="clear" w:color="auto" w:fill="auto"/>
          </w:tcPr>
          <w:p w14:paraId="1774DEBE"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nil"/>
              <w:right w:val="single" w:sz="4" w:space="0" w:color="auto"/>
            </w:tcBorders>
            <w:shd w:val="clear" w:color="auto" w:fill="auto"/>
          </w:tcPr>
          <w:p w14:paraId="7991E9E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1</w:t>
            </w:r>
          </w:p>
        </w:tc>
      </w:tr>
      <w:tr w:rsidR="00CB4BEB" w:rsidRPr="00F273B0" w14:paraId="4FE64B60" w14:textId="77777777" w:rsidTr="003172C7">
        <w:trPr>
          <w:trHeight w:hRule="exact" w:val="907"/>
        </w:trPr>
        <w:tc>
          <w:tcPr>
            <w:tcW w:w="1555" w:type="dxa"/>
            <w:tcBorders>
              <w:top w:val="single" w:sz="4" w:space="0" w:color="auto"/>
              <w:left w:val="single" w:sz="4" w:space="0" w:color="auto"/>
              <w:bottom w:val="nil"/>
              <w:right w:val="single" w:sz="4" w:space="0" w:color="auto"/>
            </w:tcBorders>
            <w:shd w:val="clear" w:color="auto" w:fill="99CCFF"/>
          </w:tcPr>
          <w:p w14:paraId="650C6169" w14:textId="77777777" w:rsidR="00CB4BEB" w:rsidRPr="006F505D" w:rsidRDefault="00CB4BEB" w:rsidP="003C0924">
            <w:pPr>
              <w:rPr>
                <w:rFonts w:ascii="Trebuchet MS" w:hAnsi="Trebuchet MS" w:cs="Trebuchet MS"/>
                <w:sz w:val="18"/>
                <w:szCs w:val="18"/>
              </w:rPr>
            </w:pPr>
            <w:proofErr w:type="spellStart"/>
            <w:r w:rsidRPr="006F505D">
              <w:rPr>
                <w:rFonts w:ascii="Trebuchet MS" w:hAnsi="Trebuchet MS" w:cs="Trebuchet MS"/>
                <w:sz w:val="18"/>
                <w:szCs w:val="18"/>
              </w:rPr>
              <w:lastRenderedPageBreak/>
              <w:t>maalsaetning</w:t>
            </w:r>
            <w:proofErr w:type="spellEnd"/>
          </w:p>
        </w:tc>
        <w:tc>
          <w:tcPr>
            <w:tcW w:w="1134" w:type="dxa"/>
            <w:tcBorders>
              <w:top w:val="single" w:sz="4" w:space="0" w:color="auto"/>
              <w:left w:val="single" w:sz="4" w:space="0" w:color="auto"/>
              <w:bottom w:val="nil"/>
              <w:right w:val="single" w:sz="4" w:space="0" w:color="auto"/>
            </w:tcBorders>
            <w:shd w:val="clear" w:color="auto" w:fill="99CCFF"/>
          </w:tcPr>
          <w:p w14:paraId="2701D72E" w14:textId="77777777" w:rsidR="00CB4BEB" w:rsidRPr="006F505D" w:rsidRDefault="00CB4BEB" w:rsidP="003C0924">
            <w:pPr>
              <w:rPr>
                <w:rFonts w:ascii="Trebuchet MS" w:hAnsi="Trebuchet MS" w:cs="Trebuchet MS"/>
                <w:sz w:val="18"/>
                <w:szCs w:val="18"/>
              </w:rPr>
            </w:pPr>
            <w:proofErr w:type="spellStart"/>
            <w:r w:rsidRPr="006F505D">
              <w:rPr>
                <w:rFonts w:ascii="Trebuchet MS" w:hAnsi="Trebuchet MS" w:cs="Trebuchet MS"/>
                <w:sz w:val="18"/>
                <w:szCs w:val="18"/>
              </w:rPr>
              <w:t>maalsaet</w:t>
            </w:r>
            <w:proofErr w:type="spellEnd"/>
          </w:p>
        </w:tc>
        <w:tc>
          <w:tcPr>
            <w:tcW w:w="5244" w:type="dxa"/>
            <w:gridSpan w:val="2"/>
            <w:tcBorders>
              <w:top w:val="single" w:sz="4" w:space="0" w:color="auto"/>
              <w:left w:val="single" w:sz="4" w:space="0" w:color="auto"/>
              <w:bottom w:val="nil"/>
              <w:right w:val="single" w:sz="4" w:space="0" w:color="auto"/>
            </w:tcBorders>
            <w:shd w:val="clear" w:color="auto" w:fill="99CCFF"/>
          </w:tcPr>
          <w:p w14:paraId="0CA8D7FB"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Målsætninger for de enkelte vandløbsstrækninger. Målsætningen for vandløb og kilder er opdelt i hovedgrupper. Stammer fra amterne.</w:t>
            </w:r>
          </w:p>
        </w:tc>
        <w:tc>
          <w:tcPr>
            <w:tcW w:w="1418" w:type="dxa"/>
            <w:tcBorders>
              <w:top w:val="single" w:sz="4" w:space="0" w:color="auto"/>
              <w:left w:val="single" w:sz="4" w:space="0" w:color="auto"/>
              <w:bottom w:val="nil"/>
              <w:right w:val="single" w:sz="4" w:space="0" w:color="auto"/>
            </w:tcBorders>
            <w:shd w:val="clear" w:color="auto" w:fill="99CCFF"/>
          </w:tcPr>
          <w:p w14:paraId="44726A9C"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9CCFF"/>
          </w:tcPr>
          <w:p w14:paraId="7470C5E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0-60 tegn</w:t>
            </w:r>
          </w:p>
        </w:tc>
        <w:tc>
          <w:tcPr>
            <w:tcW w:w="1276" w:type="dxa"/>
            <w:tcBorders>
              <w:top w:val="single" w:sz="4" w:space="0" w:color="auto"/>
              <w:left w:val="single" w:sz="4" w:space="0" w:color="auto"/>
              <w:bottom w:val="nil"/>
              <w:right w:val="single" w:sz="4" w:space="0" w:color="auto"/>
            </w:tcBorders>
            <w:shd w:val="clear" w:color="auto" w:fill="99CCFF"/>
          </w:tcPr>
          <w:p w14:paraId="25640F19"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S</w:t>
            </w:r>
          </w:p>
        </w:tc>
        <w:tc>
          <w:tcPr>
            <w:tcW w:w="2693" w:type="dxa"/>
            <w:tcBorders>
              <w:top w:val="single" w:sz="4" w:space="0" w:color="auto"/>
              <w:left w:val="single" w:sz="4" w:space="0" w:color="auto"/>
              <w:bottom w:val="nil"/>
              <w:right w:val="single" w:sz="4" w:space="0" w:color="auto"/>
            </w:tcBorders>
            <w:shd w:val="clear" w:color="auto" w:fill="99CCFF"/>
          </w:tcPr>
          <w:p w14:paraId="0AA3FB24"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A målsætning - Særligt naturområde</w:t>
            </w:r>
          </w:p>
        </w:tc>
      </w:tr>
      <w:tr w:rsidR="00CB4BEB" w:rsidRPr="00F273B0" w14:paraId="671D5C7E"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auto"/>
          </w:tcPr>
          <w:p w14:paraId="50E67DA9" w14:textId="77777777" w:rsidR="00CB4BEB" w:rsidRPr="006F505D" w:rsidRDefault="00CB4BEB" w:rsidP="003C0924">
            <w:pPr>
              <w:rPr>
                <w:rFonts w:ascii="Trebuchet MS" w:hAnsi="Trebuchet MS" w:cs="Trebuchet MS"/>
                <w:sz w:val="18"/>
                <w:szCs w:val="18"/>
              </w:rPr>
            </w:pPr>
            <w:proofErr w:type="spellStart"/>
            <w:r w:rsidRPr="006F505D">
              <w:rPr>
                <w:rFonts w:ascii="Trebuchet MS" w:hAnsi="Trebuchet MS" w:cs="Trebuchet MS"/>
                <w:sz w:val="18"/>
                <w:szCs w:val="18"/>
              </w:rPr>
              <w:t>vandl_type_kode</w:t>
            </w:r>
            <w:proofErr w:type="spellEnd"/>
          </w:p>
        </w:tc>
        <w:tc>
          <w:tcPr>
            <w:tcW w:w="1134" w:type="dxa"/>
            <w:tcBorders>
              <w:top w:val="single" w:sz="4" w:space="0" w:color="auto"/>
              <w:left w:val="single" w:sz="4" w:space="0" w:color="auto"/>
              <w:bottom w:val="single" w:sz="4" w:space="0" w:color="auto"/>
              <w:right w:val="single" w:sz="4" w:space="0" w:color="auto"/>
            </w:tcBorders>
          </w:tcPr>
          <w:p w14:paraId="356FA9CA" w14:textId="77777777" w:rsidR="00CB4BEB" w:rsidRPr="006F505D" w:rsidRDefault="00CB4BEB" w:rsidP="003C0924">
            <w:pPr>
              <w:rPr>
                <w:rFonts w:ascii="Trebuchet MS" w:hAnsi="Trebuchet MS" w:cs="Trebuchet MS"/>
                <w:sz w:val="18"/>
                <w:szCs w:val="18"/>
              </w:rPr>
            </w:pPr>
            <w:proofErr w:type="spellStart"/>
            <w:r w:rsidRPr="006F505D">
              <w:rPr>
                <w:rFonts w:ascii="Trebuchet MS" w:hAnsi="Trebuchet MS" w:cs="Trebuchet MS"/>
                <w:sz w:val="18"/>
                <w:szCs w:val="18"/>
              </w:rPr>
              <w:t>vandl_ty_k</w:t>
            </w:r>
            <w:proofErr w:type="spellEnd"/>
          </w:p>
        </w:tc>
        <w:tc>
          <w:tcPr>
            <w:tcW w:w="5244" w:type="dxa"/>
            <w:gridSpan w:val="2"/>
            <w:tcBorders>
              <w:top w:val="single" w:sz="4" w:space="0" w:color="auto"/>
              <w:left w:val="single" w:sz="4" w:space="0" w:color="auto"/>
              <w:bottom w:val="single" w:sz="4" w:space="0" w:color="auto"/>
              <w:right w:val="single" w:sz="4" w:space="0" w:color="auto"/>
            </w:tcBorders>
            <w:shd w:val="clear" w:color="auto" w:fill="auto"/>
          </w:tcPr>
          <w:p w14:paraId="17D18BB8"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Kode for vandløbstype</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5CE9C37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0EFBCFB3"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1-4</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D5BACFD"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O</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71085121"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1</w:t>
            </w:r>
          </w:p>
        </w:tc>
      </w:tr>
      <w:tr w:rsidR="00CB4BEB" w:rsidRPr="00F273B0" w14:paraId="0C4AB3A1"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9CCFF"/>
          </w:tcPr>
          <w:p w14:paraId="6C723133" w14:textId="77777777" w:rsidR="00CB4BEB" w:rsidRPr="006F505D" w:rsidRDefault="00CB4BEB" w:rsidP="003C0924">
            <w:pPr>
              <w:rPr>
                <w:rFonts w:ascii="Trebuchet MS" w:hAnsi="Trebuchet MS" w:cs="Trebuchet MS"/>
                <w:sz w:val="18"/>
                <w:szCs w:val="18"/>
              </w:rPr>
            </w:pPr>
            <w:proofErr w:type="spellStart"/>
            <w:r w:rsidRPr="006F505D">
              <w:rPr>
                <w:rFonts w:ascii="Trebuchet MS" w:hAnsi="Trebuchet MS" w:cs="Trebuchet MS"/>
                <w:sz w:val="18"/>
                <w:szCs w:val="18"/>
              </w:rPr>
              <w:t>vandl_type</w:t>
            </w:r>
            <w:proofErr w:type="spellEnd"/>
          </w:p>
        </w:tc>
        <w:tc>
          <w:tcPr>
            <w:tcW w:w="1134" w:type="dxa"/>
            <w:tcBorders>
              <w:top w:val="single" w:sz="4" w:space="0" w:color="auto"/>
              <w:left w:val="single" w:sz="4" w:space="0" w:color="auto"/>
              <w:bottom w:val="single" w:sz="4" w:space="0" w:color="auto"/>
              <w:right w:val="single" w:sz="4" w:space="0" w:color="auto"/>
            </w:tcBorders>
            <w:shd w:val="clear" w:color="auto" w:fill="99CCFF"/>
          </w:tcPr>
          <w:p w14:paraId="73D67327" w14:textId="77777777" w:rsidR="00CB4BEB" w:rsidRPr="006F505D" w:rsidRDefault="00CB4BEB" w:rsidP="003C0924">
            <w:pPr>
              <w:rPr>
                <w:rFonts w:ascii="Trebuchet MS" w:hAnsi="Trebuchet MS" w:cs="Trebuchet MS"/>
                <w:sz w:val="18"/>
                <w:szCs w:val="18"/>
              </w:rPr>
            </w:pPr>
            <w:proofErr w:type="spellStart"/>
            <w:r w:rsidRPr="006F505D">
              <w:rPr>
                <w:rFonts w:ascii="Trebuchet MS" w:hAnsi="Trebuchet MS" w:cs="Trebuchet MS"/>
                <w:sz w:val="18"/>
                <w:szCs w:val="18"/>
              </w:rPr>
              <w:t>vandl_ty</w:t>
            </w:r>
            <w:proofErr w:type="spellEnd"/>
          </w:p>
        </w:tc>
        <w:tc>
          <w:tcPr>
            <w:tcW w:w="5244" w:type="dxa"/>
            <w:gridSpan w:val="2"/>
            <w:tcBorders>
              <w:top w:val="single" w:sz="4" w:space="0" w:color="auto"/>
              <w:left w:val="single" w:sz="4" w:space="0" w:color="auto"/>
              <w:bottom w:val="single" w:sz="4" w:space="0" w:color="auto"/>
              <w:right w:val="single" w:sz="4" w:space="0" w:color="auto"/>
            </w:tcBorders>
            <w:shd w:val="clear" w:color="auto" w:fill="99CCFF"/>
          </w:tcPr>
          <w:p w14:paraId="050C824D"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Type vandløb</w:t>
            </w:r>
          </w:p>
        </w:tc>
        <w:tc>
          <w:tcPr>
            <w:tcW w:w="1418" w:type="dxa"/>
            <w:tcBorders>
              <w:top w:val="single" w:sz="4" w:space="0" w:color="auto"/>
              <w:left w:val="single" w:sz="4" w:space="0" w:color="auto"/>
              <w:bottom w:val="single" w:sz="4" w:space="0" w:color="auto"/>
              <w:right w:val="single" w:sz="4" w:space="0" w:color="auto"/>
            </w:tcBorders>
            <w:shd w:val="clear" w:color="auto" w:fill="99CCFF"/>
          </w:tcPr>
          <w:p w14:paraId="4BEF837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9CCFF"/>
          </w:tcPr>
          <w:p w14:paraId="3E9233C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0-10 tegn</w:t>
            </w:r>
          </w:p>
        </w:tc>
        <w:tc>
          <w:tcPr>
            <w:tcW w:w="1276" w:type="dxa"/>
            <w:tcBorders>
              <w:top w:val="single" w:sz="4" w:space="0" w:color="auto"/>
              <w:left w:val="single" w:sz="4" w:space="0" w:color="auto"/>
              <w:bottom w:val="single" w:sz="4" w:space="0" w:color="auto"/>
              <w:right w:val="single" w:sz="4" w:space="0" w:color="auto"/>
            </w:tcBorders>
            <w:shd w:val="clear" w:color="auto" w:fill="99CCFF"/>
          </w:tcPr>
          <w:p w14:paraId="09D86BAD"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S</w:t>
            </w:r>
          </w:p>
        </w:tc>
        <w:tc>
          <w:tcPr>
            <w:tcW w:w="2693" w:type="dxa"/>
            <w:tcBorders>
              <w:top w:val="single" w:sz="4" w:space="0" w:color="auto"/>
              <w:left w:val="single" w:sz="4" w:space="0" w:color="auto"/>
              <w:bottom w:val="single" w:sz="4" w:space="0" w:color="auto"/>
              <w:right w:val="single" w:sz="4" w:space="0" w:color="auto"/>
            </w:tcBorders>
            <w:shd w:val="clear" w:color="auto" w:fill="99CCFF"/>
          </w:tcPr>
          <w:p w14:paraId="4EA7894A"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Rørlagt</w:t>
            </w:r>
          </w:p>
        </w:tc>
      </w:tr>
      <w:tr w:rsidR="00CB4BEB" w:rsidRPr="00F273B0" w14:paraId="1C83036F"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28D9CF80" w14:textId="77777777" w:rsidR="00CB4BEB" w:rsidRPr="006F505D" w:rsidRDefault="00CB4BEB" w:rsidP="003C0924">
            <w:pPr>
              <w:rPr>
                <w:rFonts w:ascii="Trebuchet MS" w:hAnsi="Trebuchet MS" w:cs="Trebuchet MS"/>
                <w:sz w:val="18"/>
                <w:szCs w:val="18"/>
              </w:rPr>
            </w:pPr>
            <w:proofErr w:type="spellStart"/>
            <w:r w:rsidRPr="006F505D">
              <w:rPr>
                <w:rFonts w:ascii="Trebuchet MS" w:hAnsi="Trebuchet MS" w:cs="Trebuchet MS"/>
                <w:sz w:val="18"/>
                <w:szCs w:val="18"/>
              </w:rPr>
              <w:t>ejerstatus_kode</w:t>
            </w:r>
            <w:proofErr w:type="spellEnd"/>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46FA3B30" w14:textId="77777777" w:rsidR="00CB4BEB" w:rsidRPr="006F505D" w:rsidRDefault="00CB4BEB" w:rsidP="003C0924">
            <w:pPr>
              <w:rPr>
                <w:rFonts w:ascii="Trebuchet MS" w:hAnsi="Trebuchet MS" w:cs="Trebuchet MS"/>
                <w:sz w:val="18"/>
                <w:szCs w:val="18"/>
              </w:rPr>
            </w:pPr>
          </w:p>
        </w:tc>
        <w:tc>
          <w:tcPr>
            <w:tcW w:w="12048" w:type="dxa"/>
            <w:gridSpan w:val="6"/>
            <w:tcBorders>
              <w:top w:val="single" w:sz="4" w:space="0" w:color="auto"/>
              <w:left w:val="single" w:sz="4" w:space="0" w:color="auto"/>
              <w:bottom w:val="single" w:sz="4" w:space="0" w:color="auto"/>
              <w:right w:val="single" w:sz="4" w:space="0" w:color="auto"/>
            </w:tcBorders>
            <w:shd w:val="clear" w:color="auto" w:fill="97DDBA"/>
          </w:tcPr>
          <w:p w14:paraId="08BD8A8A"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Felt defineret under: 4.1 Standardiserede felter til de temaspecifikke datamodeller</w:t>
            </w:r>
            <w:r w:rsidRPr="006F505D" w:rsidDel="00365106">
              <w:rPr>
                <w:rFonts w:ascii="Trebuchet MS" w:hAnsi="Trebuchet MS" w:cs="Trebuchet MS"/>
                <w:sz w:val="18"/>
                <w:szCs w:val="18"/>
              </w:rPr>
              <w:t xml:space="preserve"> </w:t>
            </w:r>
          </w:p>
          <w:p w14:paraId="6A788B66" w14:textId="77777777" w:rsidR="00CB4BEB" w:rsidRPr="006F505D" w:rsidRDefault="00CB4BEB" w:rsidP="003C0924">
            <w:pPr>
              <w:rPr>
                <w:rFonts w:ascii="Trebuchet MS" w:hAnsi="Trebuchet MS" w:cs="Trebuchet MS"/>
                <w:sz w:val="18"/>
                <w:szCs w:val="18"/>
              </w:rPr>
            </w:pPr>
          </w:p>
          <w:p w14:paraId="2D88BBE5" w14:textId="77777777" w:rsidR="00CB4BEB" w:rsidRPr="006F505D" w:rsidRDefault="00CB4BEB" w:rsidP="003C0924">
            <w:pPr>
              <w:rPr>
                <w:rFonts w:ascii="Trebuchet MS" w:hAnsi="Trebuchet MS" w:cs="Trebuchet MS"/>
                <w:sz w:val="18"/>
                <w:szCs w:val="18"/>
              </w:rPr>
            </w:pPr>
          </w:p>
          <w:p w14:paraId="719D12FC" w14:textId="77777777" w:rsidR="00CB4BEB" w:rsidRPr="006F505D" w:rsidRDefault="00CB4BEB" w:rsidP="003C0924">
            <w:pPr>
              <w:rPr>
                <w:rFonts w:ascii="Trebuchet MS" w:hAnsi="Trebuchet MS" w:cs="Trebuchet MS"/>
                <w:sz w:val="18"/>
                <w:szCs w:val="18"/>
              </w:rPr>
            </w:pPr>
          </w:p>
          <w:p w14:paraId="31EE42BC" w14:textId="77777777" w:rsidR="00CB4BEB" w:rsidRPr="006F505D" w:rsidRDefault="00CB4BEB" w:rsidP="003C0924">
            <w:pPr>
              <w:rPr>
                <w:rFonts w:ascii="Trebuchet MS" w:hAnsi="Trebuchet MS" w:cs="Trebuchet MS"/>
                <w:sz w:val="18"/>
                <w:szCs w:val="18"/>
              </w:rPr>
            </w:pPr>
          </w:p>
        </w:tc>
      </w:tr>
      <w:tr w:rsidR="00CB4BEB" w:rsidRPr="00F273B0" w14:paraId="631A494A"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69278AB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Ejerstatus</w:t>
            </w:r>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2D00B28C" w14:textId="77777777" w:rsidR="00CB4BEB" w:rsidRPr="006F505D" w:rsidRDefault="00CB4BEB" w:rsidP="003C0924">
            <w:pPr>
              <w:rPr>
                <w:rFonts w:ascii="Trebuchet MS" w:hAnsi="Trebuchet MS" w:cs="Trebuchet MS"/>
                <w:sz w:val="18"/>
                <w:szCs w:val="18"/>
              </w:rPr>
            </w:pPr>
          </w:p>
        </w:tc>
        <w:tc>
          <w:tcPr>
            <w:tcW w:w="12048" w:type="dxa"/>
            <w:gridSpan w:val="6"/>
            <w:tcBorders>
              <w:top w:val="single" w:sz="4" w:space="0" w:color="auto"/>
              <w:left w:val="single" w:sz="4" w:space="0" w:color="auto"/>
              <w:bottom w:val="single" w:sz="4" w:space="0" w:color="auto"/>
              <w:right w:val="single" w:sz="4" w:space="0" w:color="auto"/>
            </w:tcBorders>
            <w:shd w:val="clear" w:color="auto" w:fill="97DDBA"/>
          </w:tcPr>
          <w:p w14:paraId="0ECE5D35"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Felt defineret under: 4.1 Standardiserede felter til de temaspecifikke datamodeller</w:t>
            </w:r>
            <w:r w:rsidRPr="006F505D" w:rsidDel="00365106">
              <w:rPr>
                <w:rFonts w:ascii="Trebuchet MS" w:hAnsi="Trebuchet MS" w:cs="Trebuchet MS"/>
                <w:sz w:val="18"/>
                <w:szCs w:val="18"/>
              </w:rPr>
              <w:t xml:space="preserve"> </w:t>
            </w:r>
          </w:p>
          <w:p w14:paraId="1DDA8483" w14:textId="77777777" w:rsidR="00CB4BEB" w:rsidRPr="006F505D" w:rsidRDefault="00CB4BEB" w:rsidP="003C0924">
            <w:pPr>
              <w:rPr>
                <w:rFonts w:ascii="Trebuchet MS" w:hAnsi="Trebuchet MS" w:cs="Trebuchet MS"/>
                <w:sz w:val="18"/>
                <w:szCs w:val="18"/>
              </w:rPr>
            </w:pPr>
          </w:p>
        </w:tc>
      </w:tr>
      <w:tr w:rsidR="00CB4BEB" w:rsidRPr="00F273B0" w14:paraId="211B07CB"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FFFFFF"/>
          </w:tcPr>
          <w:p w14:paraId="027A8277" w14:textId="77777777" w:rsidR="00CB4BEB" w:rsidRPr="006F505D" w:rsidRDefault="00CB4BEB" w:rsidP="003C0924">
            <w:pPr>
              <w:rPr>
                <w:rFonts w:ascii="Trebuchet MS" w:hAnsi="Trebuchet MS" w:cs="Trebuchet MS"/>
                <w:sz w:val="18"/>
                <w:szCs w:val="18"/>
              </w:rPr>
            </w:pPr>
            <w:proofErr w:type="spellStart"/>
            <w:r w:rsidRPr="006F505D">
              <w:rPr>
                <w:rFonts w:ascii="Trebuchet MS" w:hAnsi="Trebuchet MS" w:cs="Trebuchet MS"/>
                <w:sz w:val="18"/>
                <w:szCs w:val="18"/>
              </w:rPr>
              <w:t>klasse_kode</w:t>
            </w:r>
            <w:proofErr w:type="spellEnd"/>
          </w:p>
        </w:tc>
        <w:tc>
          <w:tcPr>
            <w:tcW w:w="1134" w:type="dxa"/>
            <w:tcBorders>
              <w:top w:val="single" w:sz="4" w:space="0" w:color="auto"/>
              <w:left w:val="single" w:sz="4" w:space="0" w:color="auto"/>
              <w:bottom w:val="single" w:sz="4" w:space="0" w:color="auto"/>
              <w:right w:val="single" w:sz="4" w:space="0" w:color="auto"/>
            </w:tcBorders>
            <w:shd w:val="clear" w:color="auto" w:fill="FFFFFF"/>
          </w:tcPr>
          <w:p w14:paraId="30EBB5E5" w14:textId="77777777" w:rsidR="00CB4BEB" w:rsidRPr="006F505D" w:rsidRDefault="00CB4BEB" w:rsidP="003C0924">
            <w:pPr>
              <w:rPr>
                <w:rFonts w:ascii="Trebuchet MS" w:hAnsi="Trebuchet MS" w:cs="Trebuchet MS"/>
                <w:sz w:val="18"/>
                <w:szCs w:val="18"/>
              </w:rPr>
            </w:pPr>
            <w:proofErr w:type="spellStart"/>
            <w:r w:rsidRPr="006F505D">
              <w:rPr>
                <w:rFonts w:ascii="Trebuchet MS" w:hAnsi="Trebuchet MS" w:cs="Trebuchet MS"/>
                <w:sz w:val="18"/>
                <w:szCs w:val="18"/>
              </w:rPr>
              <w:t>klasse_k</w:t>
            </w:r>
            <w:proofErr w:type="spellEnd"/>
          </w:p>
        </w:tc>
        <w:tc>
          <w:tcPr>
            <w:tcW w:w="5244" w:type="dxa"/>
            <w:gridSpan w:val="2"/>
            <w:tcBorders>
              <w:top w:val="single" w:sz="4" w:space="0" w:color="auto"/>
              <w:left w:val="single" w:sz="4" w:space="0" w:color="auto"/>
              <w:bottom w:val="single" w:sz="4" w:space="0" w:color="auto"/>
              <w:right w:val="single" w:sz="4" w:space="0" w:color="auto"/>
            </w:tcBorders>
            <w:shd w:val="clear" w:color="auto" w:fill="FFFFFF"/>
          </w:tcPr>
          <w:p w14:paraId="5DADE18B"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Kode for klasse</w:t>
            </w:r>
          </w:p>
        </w:tc>
        <w:tc>
          <w:tcPr>
            <w:tcW w:w="1418" w:type="dxa"/>
            <w:tcBorders>
              <w:top w:val="single" w:sz="4" w:space="0" w:color="auto"/>
              <w:left w:val="single" w:sz="4" w:space="0" w:color="auto"/>
              <w:bottom w:val="single" w:sz="4" w:space="0" w:color="auto"/>
              <w:right w:val="single" w:sz="4" w:space="0" w:color="auto"/>
            </w:tcBorders>
            <w:shd w:val="clear" w:color="auto" w:fill="FFFFFF"/>
          </w:tcPr>
          <w:p w14:paraId="72B269AF"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418D56C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1-2</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664637CD" w14:textId="77777777" w:rsidR="00CB4BEB" w:rsidRPr="006F505D" w:rsidRDefault="00CB4BEB" w:rsidP="003C0924">
            <w:pPr>
              <w:jc w:val="center"/>
              <w:rPr>
                <w:rFonts w:ascii="Trebuchet MS" w:hAnsi="Trebuchet MS" w:cs="Trebuchet MS"/>
                <w:sz w:val="18"/>
                <w:szCs w:val="18"/>
              </w:rPr>
            </w:pP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2ED79FD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2</w:t>
            </w:r>
          </w:p>
        </w:tc>
      </w:tr>
      <w:tr w:rsidR="00CB4BEB" w:rsidRPr="00F273B0" w14:paraId="00C81E2B"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9CCFF"/>
          </w:tcPr>
          <w:p w14:paraId="2506BBAF"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Klasse</w:t>
            </w:r>
          </w:p>
        </w:tc>
        <w:tc>
          <w:tcPr>
            <w:tcW w:w="1134" w:type="dxa"/>
            <w:tcBorders>
              <w:top w:val="single" w:sz="4" w:space="0" w:color="auto"/>
              <w:left w:val="single" w:sz="4" w:space="0" w:color="auto"/>
              <w:bottom w:val="single" w:sz="4" w:space="0" w:color="auto"/>
              <w:right w:val="single" w:sz="4" w:space="0" w:color="auto"/>
            </w:tcBorders>
            <w:shd w:val="clear" w:color="auto" w:fill="99CCFF"/>
          </w:tcPr>
          <w:p w14:paraId="0E5AE04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klasse</w:t>
            </w:r>
          </w:p>
        </w:tc>
        <w:tc>
          <w:tcPr>
            <w:tcW w:w="5244" w:type="dxa"/>
            <w:gridSpan w:val="2"/>
            <w:tcBorders>
              <w:top w:val="single" w:sz="4" w:space="0" w:color="auto"/>
              <w:left w:val="single" w:sz="4" w:space="0" w:color="auto"/>
              <w:bottom w:val="single" w:sz="4" w:space="0" w:color="auto"/>
              <w:right w:val="single" w:sz="4" w:space="0" w:color="auto"/>
            </w:tcBorders>
            <w:shd w:val="clear" w:color="auto" w:fill="99CCFF"/>
          </w:tcPr>
          <w:p w14:paraId="4F59A927"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Klasse</w:t>
            </w:r>
          </w:p>
        </w:tc>
        <w:tc>
          <w:tcPr>
            <w:tcW w:w="1418" w:type="dxa"/>
            <w:tcBorders>
              <w:top w:val="single" w:sz="4" w:space="0" w:color="auto"/>
              <w:left w:val="single" w:sz="4" w:space="0" w:color="auto"/>
              <w:bottom w:val="single" w:sz="4" w:space="0" w:color="auto"/>
              <w:right w:val="single" w:sz="4" w:space="0" w:color="auto"/>
            </w:tcBorders>
            <w:shd w:val="clear" w:color="auto" w:fill="99CCFF"/>
          </w:tcPr>
          <w:p w14:paraId="3DBB15F5"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9CCFF"/>
          </w:tcPr>
          <w:p w14:paraId="4D463B35"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0-10 tegn</w:t>
            </w:r>
          </w:p>
        </w:tc>
        <w:tc>
          <w:tcPr>
            <w:tcW w:w="1276" w:type="dxa"/>
            <w:tcBorders>
              <w:top w:val="single" w:sz="4" w:space="0" w:color="auto"/>
              <w:left w:val="single" w:sz="4" w:space="0" w:color="auto"/>
              <w:bottom w:val="single" w:sz="4" w:space="0" w:color="auto"/>
              <w:right w:val="single" w:sz="4" w:space="0" w:color="auto"/>
            </w:tcBorders>
            <w:shd w:val="clear" w:color="auto" w:fill="99CCFF"/>
          </w:tcPr>
          <w:p w14:paraId="1A5A4CFA"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S</w:t>
            </w:r>
          </w:p>
        </w:tc>
        <w:tc>
          <w:tcPr>
            <w:tcW w:w="2693" w:type="dxa"/>
            <w:tcBorders>
              <w:top w:val="single" w:sz="4" w:space="0" w:color="auto"/>
              <w:left w:val="single" w:sz="4" w:space="0" w:color="auto"/>
              <w:bottom w:val="single" w:sz="4" w:space="0" w:color="auto"/>
              <w:right w:val="single" w:sz="4" w:space="0" w:color="auto"/>
            </w:tcBorders>
            <w:shd w:val="clear" w:color="auto" w:fill="99CCFF"/>
          </w:tcPr>
          <w:p w14:paraId="1547DBCE"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Kunstigt</w:t>
            </w:r>
          </w:p>
        </w:tc>
      </w:tr>
      <w:tr w:rsidR="00CB4BEB" w:rsidRPr="00F273B0" w14:paraId="388CCA78"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183A112B" w14:textId="77777777" w:rsidR="00CB4BEB" w:rsidRPr="006F505D" w:rsidRDefault="00CB4BEB" w:rsidP="003C0924">
            <w:pPr>
              <w:rPr>
                <w:rFonts w:ascii="Trebuchet MS" w:hAnsi="Trebuchet MS" w:cs="Trebuchet MS"/>
                <w:sz w:val="18"/>
                <w:szCs w:val="18"/>
              </w:rPr>
            </w:pPr>
            <w:proofErr w:type="spellStart"/>
            <w:r w:rsidRPr="006F505D">
              <w:rPr>
                <w:rFonts w:ascii="Trebuchet MS" w:hAnsi="Trebuchet MS" w:cs="Trebuchet MS"/>
                <w:sz w:val="18"/>
                <w:szCs w:val="18"/>
              </w:rPr>
              <w:t>tidl_amt_kode</w:t>
            </w:r>
            <w:proofErr w:type="spellEnd"/>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06B16549" w14:textId="77777777" w:rsidR="00CB4BEB" w:rsidRPr="006F505D" w:rsidRDefault="00CB4BEB" w:rsidP="003C0924">
            <w:pPr>
              <w:rPr>
                <w:rFonts w:ascii="Trebuchet MS" w:hAnsi="Trebuchet MS" w:cs="Trebuchet MS"/>
                <w:sz w:val="18"/>
                <w:szCs w:val="18"/>
              </w:rPr>
            </w:pPr>
          </w:p>
        </w:tc>
        <w:tc>
          <w:tcPr>
            <w:tcW w:w="5244" w:type="dxa"/>
            <w:gridSpan w:val="2"/>
            <w:tcBorders>
              <w:top w:val="single" w:sz="4" w:space="0" w:color="auto"/>
              <w:left w:val="single" w:sz="4" w:space="0" w:color="auto"/>
              <w:bottom w:val="single" w:sz="4" w:space="0" w:color="auto"/>
              <w:right w:val="single" w:sz="4" w:space="0" w:color="auto"/>
            </w:tcBorders>
            <w:shd w:val="clear" w:color="auto" w:fill="97DDBA"/>
          </w:tcPr>
          <w:p w14:paraId="5E874525"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Kode for tidl. amtsvandløb</w:t>
            </w:r>
          </w:p>
        </w:tc>
        <w:tc>
          <w:tcPr>
            <w:tcW w:w="1418" w:type="dxa"/>
            <w:tcBorders>
              <w:top w:val="single" w:sz="4" w:space="0" w:color="auto"/>
              <w:left w:val="single" w:sz="4" w:space="0" w:color="auto"/>
              <w:bottom w:val="single" w:sz="4" w:space="0" w:color="auto"/>
              <w:right w:val="single" w:sz="4" w:space="0" w:color="auto"/>
            </w:tcBorders>
            <w:shd w:val="clear" w:color="auto" w:fill="97DDBA"/>
          </w:tcPr>
          <w:p w14:paraId="067497AA"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97DDBA"/>
          </w:tcPr>
          <w:p w14:paraId="41EB104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0-3</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71DB49A1"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97DDBA"/>
          </w:tcPr>
          <w:p w14:paraId="04A4924A" w14:textId="77777777" w:rsidR="00CB4BEB" w:rsidRPr="006F505D" w:rsidRDefault="00CB4BEB" w:rsidP="003C0924">
            <w:pPr>
              <w:rPr>
                <w:rFonts w:ascii="Trebuchet MS" w:hAnsi="Trebuchet MS" w:cs="Trebuchet MS"/>
                <w:sz w:val="18"/>
                <w:szCs w:val="18"/>
              </w:rPr>
            </w:pPr>
            <w:proofErr w:type="spellStart"/>
            <w:r w:rsidRPr="006F505D">
              <w:rPr>
                <w:rFonts w:ascii="Trebuchet MS" w:hAnsi="Trebuchet MS" w:cs="Trebuchet MS"/>
                <w:sz w:val="18"/>
                <w:szCs w:val="18"/>
              </w:rPr>
              <w:t>d_basis_ja_nej</w:t>
            </w:r>
            <w:proofErr w:type="spellEnd"/>
          </w:p>
        </w:tc>
      </w:tr>
      <w:tr w:rsidR="00CB4BEB" w:rsidRPr="00F273B0" w14:paraId="39DF806F"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0C40302B" w14:textId="77777777" w:rsidR="00CB4BEB" w:rsidRPr="006F505D" w:rsidRDefault="00CB4BEB" w:rsidP="003C0924">
            <w:pPr>
              <w:rPr>
                <w:rFonts w:ascii="Trebuchet MS" w:hAnsi="Trebuchet MS" w:cs="Trebuchet MS"/>
                <w:sz w:val="18"/>
                <w:szCs w:val="18"/>
              </w:rPr>
            </w:pPr>
            <w:proofErr w:type="spellStart"/>
            <w:r w:rsidRPr="006F505D">
              <w:rPr>
                <w:rFonts w:ascii="Trebuchet MS" w:hAnsi="Trebuchet MS" w:cs="Trebuchet MS"/>
                <w:sz w:val="18"/>
                <w:szCs w:val="18"/>
              </w:rPr>
              <w:t>tidl_amt</w:t>
            </w:r>
            <w:proofErr w:type="spellEnd"/>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15849B8B" w14:textId="77777777" w:rsidR="00CB4BEB" w:rsidRPr="006F505D" w:rsidRDefault="00CB4BEB" w:rsidP="003C0924">
            <w:pPr>
              <w:rPr>
                <w:rFonts w:ascii="Trebuchet MS" w:hAnsi="Trebuchet MS" w:cs="Trebuchet MS"/>
                <w:sz w:val="18"/>
                <w:szCs w:val="18"/>
              </w:rPr>
            </w:pPr>
          </w:p>
        </w:tc>
        <w:tc>
          <w:tcPr>
            <w:tcW w:w="5244" w:type="dxa"/>
            <w:gridSpan w:val="2"/>
            <w:tcBorders>
              <w:top w:val="single" w:sz="4" w:space="0" w:color="auto"/>
              <w:left w:val="single" w:sz="4" w:space="0" w:color="auto"/>
              <w:bottom w:val="single" w:sz="4" w:space="0" w:color="auto"/>
              <w:right w:val="single" w:sz="4" w:space="0" w:color="auto"/>
            </w:tcBorders>
            <w:shd w:val="clear" w:color="auto" w:fill="97DDBA"/>
          </w:tcPr>
          <w:p w14:paraId="1B4FE6A2" w14:textId="77777777" w:rsidR="00CB4BEB" w:rsidRPr="006F505D" w:rsidRDefault="00CB4BEB" w:rsidP="003C0924">
            <w:pPr>
              <w:rPr>
                <w:rFonts w:ascii="Trebuchet MS" w:hAnsi="Trebuchet MS" w:cs="Trebuchet MS"/>
                <w:sz w:val="18"/>
                <w:szCs w:val="18"/>
              </w:rPr>
            </w:pPr>
            <w:proofErr w:type="spellStart"/>
            <w:r w:rsidRPr="006F505D">
              <w:rPr>
                <w:rFonts w:ascii="Trebuchet MS" w:hAnsi="Trebuchet MS" w:cs="Trebuchet MS"/>
                <w:sz w:val="18"/>
                <w:szCs w:val="18"/>
              </w:rPr>
              <w:t>Tidl_amtsvandløb</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97DDBA"/>
          </w:tcPr>
          <w:p w14:paraId="634FA519" w14:textId="77777777" w:rsidR="00CB4BEB" w:rsidRPr="006F505D" w:rsidRDefault="00CB4BEB" w:rsidP="003C0924">
            <w:pPr>
              <w:rPr>
                <w:rFonts w:ascii="Trebuchet MS" w:hAnsi="Trebuchet MS" w:cs="Trebuchet MS"/>
                <w:sz w:val="18"/>
                <w:szCs w:val="18"/>
              </w:rPr>
            </w:pPr>
          </w:p>
        </w:tc>
        <w:tc>
          <w:tcPr>
            <w:tcW w:w="1417" w:type="dxa"/>
            <w:tcBorders>
              <w:top w:val="single" w:sz="4" w:space="0" w:color="auto"/>
              <w:left w:val="single" w:sz="4" w:space="0" w:color="auto"/>
              <w:bottom w:val="single" w:sz="4" w:space="0" w:color="auto"/>
              <w:right w:val="single" w:sz="4" w:space="0" w:color="auto"/>
            </w:tcBorders>
            <w:shd w:val="clear" w:color="auto" w:fill="97DDBA"/>
          </w:tcPr>
          <w:p w14:paraId="017D9E88" w14:textId="77777777" w:rsidR="00CB4BEB" w:rsidRPr="006F505D" w:rsidRDefault="00CB4BEB" w:rsidP="003C0924">
            <w:pPr>
              <w:rPr>
                <w:rFonts w:ascii="Trebuchet MS" w:hAnsi="Trebuchet MS" w:cs="Trebuchet MS"/>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4B3770D7"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S</w:t>
            </w:r>
          </w:p>
        </w:tc>
        <w:tc>
          <w:tcPr>
            <w:tcW w:w="2693" w:type="dxa"/>
            <w:tcBorders>
              <w:top w:val="single" w:sz="4" w:space="0" w:color="auto"/>
              <w:left w:val="single" w:sz="4" w:space="0" w:color="auto"/>
              <w:bottom w:val="single" w:sz="4" w:space="0" w:color="auto"/>
              <w:right w:val="single" w:sz="4" w:space="0" w:color="auto"/>
            </w:tcBorders>
            <w:shd w:val="clear" w:color="auto" w:fill="97DDBA"/>
          </w:tcPr>
          <w:p w14:paraId="28F0D31B" w14:textId="77777777" w:rsidR="00CB4BEB" w:rsidRPr="006F505D" w:rsidRDefault="00CB4BEB" w:rsidP="003C0924">
            <w:pPr>
              <w:rPr>
                <w:rFonts w:ascii="Trebuchet MS" w:hAnsi="Trebuchet MS" w:cs="Trebuchet MS"/>
                <w:sz w:val="18"/>
                <w:szCs w:val="18"/>
              </w:rPr>
            </w:pPr>
          </w:p>
        </w:tc>
      </w:tr>
      <w:tr w:rsidR="00CB4BEB" w:rsidRPr="00F273B0" w14:paraId="6EDDF7D9" w14:textId="77777777" w:rsidTr="003172C7">
        <w:trPr>
          <w:trHeight w:hRule="exact" w:val="255"/>
        </w:trPr>
        <w:tc>
          <w:tcPr>
            <w:tcW w:w="1555" w:type="dxa"/>
            <w:tcBorders>
              <w:top w:val="single" w:sz="4" w:space="0" w:color="auto"/>
              <w:left w:val="single" w:sz="4" w:space="0" w:color="auto"/>
              <w:bottom w:val="nil"/>
              <w:right w:val="single" w:sz="4" w:space="0" w:color="auto"/>
            </w:tcBorders>
            <w:shd w:val="clear" w:color="auto" w:fill="FFFFFF"/>
          </w:tcPr>
          <w:p w14:paraId="4E4F030E"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Vedligehold</w:t>
            </w:r>
          </w:p>
        </w:tc>
        <w:tc>
          <w:tcPr>
            <w:tcW w:w="1134" w:type="dxa"/>
            <w:tcBorders>
              <w:top w:val="single" w:sz="4" w:space="0" w:color="auto"/>
              <w:left w:val="single" w:sz="4" w:space="0" w:color="auto"/>
              <w:bottom w:val="nil"/>
              <w:right w:val="single" w:sz="4" w:space="0" w:color="auto"/>
            </w:tcBorders>
            <w:shd w:val="clear" w:color="auto" w:fill="FFFFFF"/>
          </w:tcPr>
          <w:p w14:paraId="48351D08" w14:textId="77777777" w:rsidR="00CB4BEB" w:rsidRPr="006F505D" w:rsidRDefault="00CB4BEB" w:rsidP="003C0924">
            <w:pPr>
              <w:rPr>
                <w:rFonts w:ascii="Trebuchet MS" w:hAnsi="Trebuchet MS" w:cs="Trebuchet MS"/>
                <w:sz w:val="18"/>
                <w:szCs w:val="18"/>
              </w:rPr>
            </w:pPr>
            <w:proofErr w:type="spellStart"/>
            <w:r w:rsidRPr="006F505D">
              <w:rPr>
                <w:rFonts w:ascii="Trebuchet MS" w:hAnsi="Trebuchet MS" w:cs="Trebuchet MS"/>
                <w:sz w:val="18"/>
                <w:szCs w:val="18"/>
              </w:rPr>
              <w:t>vedligehol</w:t>
            </w:r>
            <w:proofErr w:type="spellEnd"/>
          </w:p>
        </w:tc>
        <w:tc>
          <w:tcPr>
            <w:tcW w:w="5244" w:type="dxa"/>
            <w:gridSpan w:val="2"/>
            <w:tcBorders>
              <w:top w:val="single" w:sz="4" w:space="0" w:color="auto"/>
              <w:left w:val="single" w:sz="4" w:space="0" w:color="auto"/>
              <w:bottom w:val="nil"/>
              <w:right w:val="single" w:sz="4" w:space="0" w:color="auto"/>
            </w:tcBorders>
            <w:shd w:val="clear" w:color="auto" w:fill="FFFFFF"/>
          </w:tcPr>
          <w:p w14:paraId="38A799CB"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Vedligeholdelse af vandløb</w:t>
            </w:r>
          </w:p>
        </w:tc>
        <w:tc>
          <w:tcPr>
            <w:tcW w:w="1418" w:type="dxa"/>
            <w:tcBorders>
              <w:top w:val="single" w:sz="4" w:space="0" w:color="auto"/>
              <w:left w:val="single" w:sz="4" w:space="0" w:color="auto"/>
              <w:bottom w:val="nil"/>
              <w:right w:val="single" w:sz="4" w:space="0" w:color="auto"/>
            </w:tcBorders>
            <w:shd w:val="clear" w:color="auto" w:fill="FFFFFF"/>
          </w:tcPr>
          <w:p w14:paraId="10C3CB14"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FFFFFF"/>
          </w:tcPr>
          <w:p w14:paraId="425278EF"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0-100 tegn</w:t>
            </w:r>
          </w:p>
        </w:tc>
        <w:tc>
          <w:tcPr>
            <w:tcW w:w="1276" w:type="dxa"/>
            <w:tcBorders>
              <w:top w:val="single" w:sz="4" w:space="0" w:color="auto"/>
              <w:left w:val="single" w:sz="4" w:space="0" w:color="auto"/>
              <w:bottom w:val="nil"/>
              <w:right w:val="single" w:sz="4" w:space="0" w:color="auto"/>
            </w:tcBorders>
            <w:shd w:val="clear" w:color="auto" w:fill="FFFFFF"/>
          </w:tcPr>
          <w:p w14:paraId="70F64B47"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nil"/>
              <w:right w:val="single" w:sz="4" w:space="0" w:color="auto"/>
            </w:tcBorders>
            <w:shd w:val="clear" w:color="auto" w:fill="FFFFFF"/>
          </w:tcPr>
          <w:p w14:paraId="33B2D68F"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Ja</w:t>
            </w:r>
          </w:p>
        </w:tc>
      </w:tr>
      <w:tr w:rsidR="00CB4BEB" w:rsidRPr="00F273B0" w14:paraId="4F8B90CE" w14:textId="77777777" w:rsidTr="003172C7">
        <w:trPr>
          <w:trHeight w:hRule="exact" w:val="510"/>
        </w:trPr>
        <w:tc>
          <w:tcPr>
            <w:tcW w:w="1555" w:type="dxa"/>
            <w:tcBorders>
              <w:top w:val="single" w:sz="4" w:space="0" w:color="auto"/>
              <w:left w:val="single" w:sz="4" w:space="0" w:color="auto"/>
              <w:bottom w:val="single" w:sz="4" w:space="0" w:color="auto"/>
              <w:right w:val="single" w:sz="4" w:space="0" w:color="auto"/>
            </w:tcBorders>
            <w:shd w:val="clear" w:color="auto" w:fill="FFFFFF"/>
          </w:tcPr>
          <w:p w14:paraId="547A401C" w14:textId="77777777" w:rsidR="00CB4BEB" w:rsidRPr="006F505D" w:rsidRDefault="00CB4BEB" w:rsidP="003C0924">
            <w:pPr>
              <w:rPr>
                <w:rFonts w:ascii="Trebuchet MS" w:hAnsi="Trebuchet MS" w:cs="Trebuchet MS"/>
                <w:sz w:val="18"/>
                <w:szCs w:val="18"/>
              </w:rPr>
            </w:pPr>
            <w:proofErr w:type="spellStart"/>
            <w:r w:rsidRPr="006F505D">
              <w:rPr>
                <w:rFonts w:ascii="Trebuchet MS" w:hAnsi="Trebuchet MS" w:cs="Trebuchet MS"/>
                <w:sz w:val="18"/>
                <w:szCs w:val="18"/>
              </w:rPr>
              <w:t>ansvar_vedligehold</w:t>
            </w:r>
            <w:proofErr w:type="spellEnd"/>
          </w:p>
        </w:tc>
        <w:tc>
          <w:tcPr>
            <w:tcW w:w="1134" w:type="dxa"/>
            <w:tcBorders>
              <w:top w:val="single" w:sz="4" w:space="0" w:color="auto"/>
              <w:left w:val="single" w:sz="4" w:space="0" w:color="auto"/>
              <w:bottom w:val="single" w:sz="4" w:space="0" w:color="auto"/>
              <w:right w:val="single" w:sz="4" w:space="0" w:color="auto"/>
            </w:tcBorders>
            <w:shd w:val="clear" w:color="auto" w:fill="FFFFFF"/>
          </w:tcPr>
          <w:p w14:paraId="70FA4ACF" w14:textId="77777777" w:rsidR="00CB4BEB" w:rsidRPr="006F505D" w:rsidRDefault="00CB4BEB" w:rsidP="003C0924">
            <w:pPr>
              <w:rPr>
                <w:rFonts w:ascii="Trebuchet MS" w:hAnsi="Trebuchet MS" w:cs="Trebuchet MS"/>
                <w:sz w:val="18"/>
                <w:szCs w:val="18"/>
              </w:rPr>
            </w:pPr>
            <w:proofErr w:type="spellStart"/>
            <w:r w:rsidRPr="006F505D">
              <w:rPr>
                <w:rFonts w:ascii="Trebuchet MS" w:hAnsi="Trebuchet MS" w:cs="Trebuchet MS"/>
                <w:sz w:val="18"/>
                <w:szCs w:val="18"/>
              </w:rPr>
              <w:t>ansv_vedli</w:t>
            </w:r>
            <w:proofErr w:type="spellEnd"/>
          </w:p>
        </w:tc>
        <w:tc>
          <w:tcPr>
            <w:tcW w:w="5244" w:type="dxa"/>
            <w:gridSpan w:val="2"/>
            <w:tcBorders>
              <w:top w:val="single" w:sz="4" w:space="0" w:color="auto"/>
              <w:left w:val="single" w:sz="4" w:space="0" w:color="auto"/>
              <w:bottom w:val="single" w:sz="4" w:space="0" w:color="auto"/>
              <w:right w:val="single" w:sz="4" w:space="0" w:color="auto"/>
            </w:tcBorders>
            <w:shd w:val="clear" w:color="auto" w:fill="FFFFFF"/>
          </w:tcPr>
          <w:p w14:paraId="4D14E2D5"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Hvis vedligeholdelsen er udbud, så til hvem + periode i år</w:t>
            </w:r>
          </w:p>
        </w:tc>
        <w:tc>
          <w:tcPr>
            <w:tcW w:w="1418" w:type="dxa"/>
            <w:tcBorders>
              <w:top w:val="single" w:sz="4" w:space="0" w:color="auto"/>
              <w:left w:val="single" w:sz="4" w:space="0" w:color="auto"/>
              <w:bottom w:val="single" w:sz="4" w:space="0" w:color="auto"/>
              <w:right w:val="single" w:sz="4" w:space="0" w:color="auto"/>
            </w:tcBorders>
            <w:shd w:val="clear" w:color="auto" w:fill="FFFFFF"/>
          </w:tcPr>
          <w:p w14:paraId="354ED421"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2C2CCC28"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0-254 tegn</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4DA0F006"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3224F9B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Børge Børgesen, 2010-2014</w:t>
            </w:r>
          </w:p>
        </w:tc>
      </w:tr>
      <w:tr w:rsidR="00CB4BEB" w:rsidRPr="00F273B0" w14:paraId="1B638873"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383F0DB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p3vandloeb_kode</w:t>
            </w:r>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65FD3DDA" w14:textId="77777777" w:rsidR="00CB4BEB" w:rsidRPr="006F505D" w:rsidRDefault="00CB4BEB" w:rsidP="003C0924">
            <w:pPr>
              <w:rPr>
                <w:rFonts w:ascii="Trebuchet MS" w:hAnsi="Trebuchet MS" w:cs="Trebuchet MS"/>
                <w:sz w:val="18"/>
                <w:szCs w:val="18"/>
              </w:rPr>
            </w:pPr>
          </w:p>
        </w:tc>
        <w:tc>
          <w:tcPr>
            <w:tcW w:w="5244" w:type="dxa"/>
            <w:gridSpan w:val="2"/>
            <w:tcBorders>
              <w:top w:val="single" w:sz="4" w:space="0" w:color="auto"/>
              <w:left w:val="single" w:sz="4" w:space="0" w:color="auto"/>
              <w:bottom w:val="single" w:sz="4" w:space="0" w:color="auto"/>
              <w:right w:val="single" w:sz="4" w:space="0" w:color="auto"/>
            </w:tcBorders>
            <w:shd w:val="clear" w:color="auto" w:fill="97DDBA"/>
          </w:tcPr>
          <w:p w14:paraId="3F3ACC61"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Kode for §3 registreret vandløb</w:t>
            </w:r>
          </w:p>
        </w:tc>
        <w:tc>
          <w:tcPr>
            <w:tcW w:w="1418" w:type="dxa"/>
            <w:tcBorders>
              <w:top w:val="single" w:sz="4" w:space="0" w:color="auto"/>
              <w:left w:val="single" w:sz="4" w:space="0" w:color="auto"/>
              <w:bottom w:val="single" w:sz="4" w:space="0" w:color="auto"/>
              <w:right w:val="single" w:sz="4" w:space="0" w:color="auto"/>
            </w:tcBorders>
            <w:shd w:val="clear" w:color="auto" w:fill="97DDBA"/>
          </w:tcPr>
          <w:p w14:paraId="4DBF8C9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97DDBA"/>
          </w:tcPr>
          <w:p w14:paraId="48805CA9"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0-3</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7F6F8BE5"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97DDBA"/>
          </w:tcPr>
          <w:p w14:paraId="7556BB7C" w14:textId="77777777" w:rsidR="00CB4BEB" w:rsidRPr="006F505D" w:rsidRDefault="00CB4BEB" w:rsidP="003C0924">
            <w:pPr>
              <w:rPr>
                <w:rFonts w:ascii="Trebuchet MS" w:hAnsi="Trebuchet MS" w:cs="Trebuchet MS"/>
                <w:sz w:val="18"/>
                <w:szCs w:val="18"/>
              </w:rPr>
            </w:pPr>
            <w:proofErr w:type="spellStart"/>
            <w:r w:rsidRPr="006F505D">
              <w:rPr>
                <w:rFonts w:ascii="Trebuchet MS" w:hAnsi="Trebuchet MS" w:cs="Trebuchet MS"/>
                <w:sz w:val="18"/>
                <w:szCs w:val="18"/>
              </w:rPr>
              <w:t>d_basis_ja_nej</w:t>
            </w:r>
            <w:proofErr w:type="spellEnd"/>
          </w:p>
        </w:tc>
      </w:tr>
      <w:tr w:rsidR="00CB4BEB" w:rsidRPr="00F273B0" w14:paraId="78D8E246"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547655C1"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p3vandloeb</w:t>
            </w:r>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5AC4ACDF" w14:textId="77777777" w:rsidR="00CB4BEB" w:rsidRPr="006F505D" w:rsidRDefault="00CB4BEB" w:rsidP="003C0924">
            <w:pPr>
              <w:rPr>
                <w:rFonts w:ascii="Trebuchet MS" w:hAnsi="Trebuchet MS" w:cs="Trebuchet MS"/>
                <w:sz w:val="18"/>
                <w:szCs w:val="18"/>
              </w:rPr>
            </w:pPr>
          </w:p>
        </w:tc>
        <w:tc>
          <w:tcPr>
            <w:tcW w:w="5244" w:type="dxa"/>
            <w:gridSpan w:val="2"/>
            <w:tcBorders>
              <w:top w:val="single" w:sz="4" w:space="0" w:color="auto"/>
              <w:left w:val="single" w:sz="4" w:space="0" w:color="auto"/>
              <w:bottom w:val="single" w:sz="4" w:space="0" w:color="auto"/>
              <w:right w:val="single" w:sz="4" w:space="0" w:color="auto"/>
            </w:tcBorders>
            <w:shd w:val="clear" w:color="auto" w:fill="97DDBA"/>
          </w:tcPr>
          <w:p w14:paraId="4628C618"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§3 registeret vandløb</w:t>
            </w:r>
          </w:p>
        </w:tc>
        <w:tc>
          <w:tcPr>
            <w:tcW w:w="1418" w:type="dxa"/>
            <w:tcBorders>
              <w:top w:val="single" w:sz="4" w:space="0" w:color="auto"/>
              <w:left w:val="single" w:sz="4" w:space="0" w:color="auto"/>
              <w:bottom w:val="single" w:sz="4" w:space="0" w:color="auto"/>
              <w:right w:val="single" w:sz="4" w:space="0" w:color="auto"/>
            </w:tcBorders>
            <w:shd w:val="clear" w:color="auto" w:fill="97DDBA"/>
          </w:tcPr>
          <w:p w14:paraId="254473D1" w14:textId="77777777" w:rsidR="00CB4BEB" w:rsidRPr="006F505D" w:rsidRDefault="00CB4BEB" w:rsidP="003C0924">
            <w:pPr>
              <w:rPr>
                <w:rFonts w:ascii="Trebuchet MS" w:hAnsi="Trebuchet MS" w:cs="Trebuchet MS"/>
                <w:sz w:val="18"/>
                <w:szCs w:val="18"/>
              </w:rPr>
            </w:pPr>
          </w:p>
        </w:tc>
        <w:tc>
          <w:tcPr>
            <w:tcW w:w="1417" w:type="dxa"/>
            <w:tcBorders>
              <w:top w:val="single" w:sz="4" w:space="0" w:color="auto"/>
              <w:left w:val="single" w:sz="4" w:space="0" w:color="auto"/>
              <w:bottom w:val="single" w:sz="4" w:space="0" w:color="auto"/>
              <w:right w:val="single" w:sz="4" w:space="0" w:color="auto"/>
            </w:tcBorders>
            <w:shd w:val="clear" w:color="auto" w:fill="97DDBA"/>
          </w:tcPr>
          <w:p w14:paraId="4E1BDE62" w14:textId="77777777" w:rsidR="00CB4BEB" w:rsidRPr="006F505D" w:rsidRDefault="00CB4BEB" w:rsidP="003C0924">
            <w:pPr>
              <w:rPr>
                <w:rFonts w:ascii="Trebuchet MS" w:hAnsi="Trebuchet MS" w:cs="Trebuchet MS"/>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1E2F3E0E"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S</w:t>
            </w:r>
          </w:p>
        </w:tc>
        <w:tc>
          <w:tcPr>
            <w:tcW w:w="2693" w:type="dxa"/>
            <w:tcBorders>
              <w:top w:val="single" w:sz="4" w:space="0" w:color="auto"/>
              <w:left w:val="single" w:sz="4" w:space="0" w:color="auto"/>
              <w:bottom w:val="single" w:sz="4" w:space="0" w:color="auto"/>
              <w:right w:val="single" w:sz="4" w:space="0" w:color="auto"/>
            </w:tcBorders>
            <w:shd w:val="clear" w:color="auto" w:fill="97DDBA"/>
          </w:tcPr>
          <w:p w14:paraId="156C5A82" w14:textId="77777777" w:rsidR="00CB4BEB" w:rsidRPr="006F505D" w:rsidRDefault="00CB4BEB" w:rsidP="003C0924">
            <w:pPr>
              <w:rPr>
                <w:rFonts w:ascii="Trebuchet MS" w:hAnsi="Trebuchet MS" w:cs="Trebuchet MS"/>
                <w:sz w:val="18"/>
                <w:szCs w:val="18"/>
              </w:rPr>
            </w:pPr>
          </w:p>
        </w:tc>
      </w:tr>
      <w:tr w:rsidR="00CB4BEB" w:rsidRPr="00F273B0" w14:paraId="514F8FAF"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FFFFFF"/>
          </w:tcPr>
          <w:p w14:paraId="336D8859"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Sejlads</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14:paraId="0C148DFC"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sejlads</w:t>
            </w:r>
          </w:p>
        </w:tc>
        <w:tc>
          <w:tcPr>
            <w:tcW w:w="5244" w:type="dxa"/>
            <w:gridSpan w:val="2"/>
            <w:tcBorders>
              <w:top w:val="single" w:sz="4" w:space="0" w:color="auto"/>
              <w:left w:val="single" w:sz="4" w:space="0" w:color="auto"/>
              <w:bottom w:val="single" w:sz="4" w:space="0" w:color="auto"/>
              <w:right w:val="single" w:sz="4" w:space="0" w:color="auto"/>
            </w:tcBorders>
            <w:shd w:val="clear" w:color="auto" w:fill="FFFFFF"/>
          </w:tcPr>
          <w:p w14:paraId="0B97B34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Sejladsbestemmelser</w:t>
            </w:r>
          </w:p>
        </w:tc>
        <w:tc>
          <w:tcPr>
            <w:tcW w:w="1418" w:type="dxa"/>
            <w:tcBorders>
              <w:top w:val="single" w:sz="4" w:space="0" w:color="auto"/>
              <w:left w:val="single" w:sz="4" w:space="0" w:color="auto"/>
              <w:bottom w:val="single" w:sz="4" w:space="0" w:color="auto"/>
              <w:right w:val="single" w:sz="4" w:space="0" w:color="auto"/>
            </w:tcBorders>
            <w:shd w:val="clear" w:color="auto" w:fill="FFFFFF"/>
          </w:tcPr>
          <w:p w14:paraId="55C4424A"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652FF8E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0-100 tegn</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7C6BD46F"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4FC19A76" w14:textId="77777777" w:rsidR="00CB4BEB" w:rsidRPr="006F505D" w:rsidRDefault="00CB4BEB" w:rsidP="003C0924">
            <w:pPr>
              <w:rPr>
                <w:rFonts w:ascii="Trebuchet MS" w:hAnsi="Trebuchet MS" w:cs="Trebuchet MS"/>
                <w:sz w:val="18"/>
                <w:szCs w:val="18"/>
              </w:rPr>
            </w:pPr>
          </w:p>
        </w:tc>
      </w:tr>
      <w:tr w:rsidR="00CB4BEB" w:rsidRPr="00F273B0" w14:paraId="2284024C" w14:textId="77777777" w:rsidTr="003172C7">
        <w:trPr>
          <w:trHeight w:hRule="exact" w:val="510"/>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74481F36" w14:textId="77777777" w:rsidR="00CB4BEB" w:rsidRPr="006F505D" w:rsidRDefault="00CB4BEB" w:rsidP="003C0924">
            <w:pPr>
              <w:rPr>
                <w:rFonts w:ascii="Trebuchet MS" w:hAnsi="Trebuchet MS" w:cs="Trebuchet MS"/>
                <w:sz w:val="18"/>
                <w:szCs w:val="18"/>
              </w:rPr>
            </w:pPr>
            <w:proofErr w:type="spellStart"/>
            <w:r w:rsidRPr="006F505D">
              <w:rPr>
                <w:rFonts w:ascii="Trebuchet MS" w:hAnsi="Trebuchet MS" w:cs="Trebuchet MS"/>
                <w:sz w:val="18"/>
                <w:szCs w:val="18"/>
              </w:rPr>
              <w:t>dvfi_bedoemmelse</w:t>
            </w:r>
            <w:proofErr w:type="spellEnd"/>
            <w:r w:rsidRPr="006F505D">
              <w:rPr>
                <w:rFonts w:ascii="Trebuchet MS" w:hAnsi="Trebuchet MS" w:cs="Trebuchet MS"/>
                <w:sz w:val="18"/>
                <w:szCs w:val="18"/>
              </w:rPr>
              <w:t xml:space="preserve"> _kode</w:t>
            </w:r>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0DE25760" w14:textId="77777777" w:rsidR="00CB4BEB" w:rsidRPr="006F505D" w:rsidRDefault="00CB4BEB" w:rsidP="003C0924">
            <w:pPr>
              <w:rPr>
                <w:rFonts w:ascii="Trebuchet MS" w:hAnsi="Trebuchet MS" w:cs="Trebuchet MS"/>
                <w:sz w:val="18"/>
                <w:szCs w:val="18"/>
              </w:rPr>
            </w:pPr>
          </w:p>
        </w:tc>
        <w:tc>
          <w:tcPr>
            <w:tcW w:w="5244" w:type="dxa"/>
            <w:gridSpan w:val="2"/>
            <w:tcBorders>
              <w:top w:val="single" w:sz="4" w:space="0" w:color="auto"/>
              <w:left w:val="single" w:sz="4" w:space="0" w:color="auto"/>
              <w:bottom w:val="single" w:sz="4" w:space="0" w:color="auto"/>
              <w:right w:val="single" w:sz="4" w:space="0" w:color="auto"/>
            </w:tcBorders>
            <w:shd w:val="clear" w:color="auto" w:fill="97DDBA"/>
          </w:tcPr>
          <w:p w14:paraId="3F3EC1FC"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 xml:space="preserve">Kode for biologisk vandløbskvalitet </w:t>
            </w:r>
            <w:r w:rsidRPr="006F505D">
              <w:rPr>
                <w:rFonts w:ascii="Trebuchet MS" w:hAnsi="Trebuchet MS" w:cs="Trebuchet MS"/>
                <w:sz w:val="18"/>
                <w:szCs w:val="18"/>
              </w:rPr>
              <w:br/>
              <w:t>(Dansk Vandløbs Fauna Indeks)</w:t>
            </w:r>
          </w:p>
        </w:tc>
        <w:tc>
          <w:tcPr>
            <w:tcW w:w="1418" w:type="dxa"/>
            <w:tcBorders>
              <w:top w:val="single" w:sz="4" w:space="0" w:color="auto"/>
              <w:left w:val="single" w:sz="4" w:space="0" w:color="auto"/>
              <w:bottom w:val="single" w:sz="4" w:space="0" w:color="auto"/>
              <w:right w:val="single" w:sz="4" w:space="0" w:color="auto"/>
            </w:tcBorders>
            <w:shd w:val="clear" w:color="auto" w:fill="97DDBA"/>
          </w:tcPr>
          <w:p w14:paraId="65A4BEA8"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97DDBA"/>
          </w:tcPr>
          <w:p w14:paraId="7C331243"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1-7</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4E508F5F"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97DDBA"/>
          </w:tcPr>
          <w:p w14:paraId="0399133F" w14:textId="77777777" w:rsidR="00CB4BEB" w:rsidRPr="006F505D" w:rsidRDefault="00CB4BEB" w:rsidP="003C0924">
            <w:pPr>
              <w:rPr>
                <w:rFonts w:ascii="Trebuchet MS" w:hAnsi="Trebuchet MS" w:cs="Trebuchet MS"/>
                <w:sz w:val="18"/>
                <w:szCs w:val="18"/>
              </w:rPr>
            </w:pPr>
            <w:proofErr w:type="spellStart"/>
            <w:r w:rsidRPr="006F505D">
              <w:rPr>
                <w:rFonts w:ascii="Trebuchet MS" w:hAnsi="Trebuchet MS" w:cs="Trebuchet MS"/>
                <w:sz w:val="18"/>
                <w:szCs w:val="18"/>
              </w:rPr>
              <w:t>d_basis_dvfi_bedoemmelse</w:t>
            </w:r>
            <w:proofErr w:type="spellEnd"/>
          </w:p>
        </w:tc>
      </w:tr>
      <w:tr w:rsidR="00CB4BEB" w:rsidRPr="00F273B0" w14:paraId="3F18C460"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3D58F01B" w14:textId="77777777" w:rsidR="00CB4BEB" w:rsidRPr="006F505D" w:rsidRDefault="00CB4BEB" w:rsidP="003C0924">
            <w:pPr>
              <w:rPr>
                <w:rFonts w:ascii="Trebuchet MS" w:hAnsi="Trebuchet MS" w:cs="Trebuchet MS"/>
                <w:sz w:val="18"/>
                <w:szCs w:val="18"/>
              </w:rPr>
            </w:pPr>
            <w:proofErr w:type="spellStart"/>
            <w:r w:rsidRPr="006F505D">
              <w:rPr>
                <w:rFonts w:ascii="Trebuchet MS" w:hAnsi="Trebuchet MS" w:cs="Trebuchet MS"/>
                <w:sz w:val="18"/>
                <w:szCs w:val="18"/>
              </w:rPr>
              <w:t>dvfi_bedoemmelse</w:t>
            </w:r>
            <w:proofErr w:type="spellEnd"/>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18001520" w14:textId="77777777" w:rsidR="00CB4BEB" w:rsidRPr="006F505D" w:rsidRDefault="00CB4BEB" w:rsidP="003C0924">
            <w:pPr>
              <w:rPr>
                <w:rFonts w:ascii="Trebuchet MS" w:hAnsi="Trebuchet MS" w:cs="Trebuchet MS"/>
                <w:sz w:val="18"/>
                <w:szCs w:val="18"/>
              </w:rPr>
            </w:pPr>
          </w:p>
        </w:tc>
        <w:tc>
          <w:tcPr>
            <w:tcW w:w="5244" w:type="dxa"/>
            <w:gridSpan w:val="2"/>
            <w:tcBorders>
              <w:top w:val="single" w:sz="4" w:space="0" w:color="auto"/>
              <w:left w:val="single" w:sz="4" w:space="0" w:color="auto"/>
              <w:bottom w:val="single" w:sz="4" w:space="0" w:color="auto"/>
              <w:right w:val="single" w:sz="4" w:space="0" w:color="auto"/>
            </w:tcBorders>
            <w:shd w:val="clear" w:color="auto" w:fill="97DDBA"/>
          </w:tcPr>
          <w:p w14:paraId="563733E1" w14:textId="77777777" w:rsidR="00CB4BEB" w:rsidRPr="006F505D"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97DDBA"/>
          </w:tcPr>
          <w:p w14:paraId="1ECE34FA" w14:textId="77777777" w:rsidR="00CB4BEB" w:rsidRPr="006F505D" w:rsidRDefault="00CB4BEB" w:rsidP="003C0924">
            <w:pPr>
              <w:rPr>
                <w:rFonts w:ascii="Trebuchet MS" w:hAnsi="Trebuchet MS" w:cs="Trebuchet MS"/>
                <w:sz w:val="18"/>
                <w:szCs w:val="18"/>
              </w:rPr>
            </w:pPr>
          </w:p>
        </w:tc>
        <w:tc>
          <w:tcPr>
            <w:tcW w:w="1417" w:type="dxa"/>
            <w:tcBorders>
              <w:top w:val="single" w:sz="4" w:space="0" w:color="auto"/>
              <w:left w:val="single" w:sz="4" w:space="0" w:color="auto"/>
              <w:bottom w:val="single" w:sz="4" w:space="0" w:color="auto"/>
              <w:right w:val="single" w:sz="4" w:space="0" w:color="auto"/>
            </w:tcBorders>
            <w:shd w:val="clear" w:color="auto" w:fill="97DDBA"/>
          </w:tcPr>
          <w:p w14:paraId="67D3266C" w14:textId="77777777" w:rsidR="00CB4BEB" w:rsidRPr="006F505D" w:rsidRDefault="00CB4BEB" w:rsidP="003C0924">
            <w:pPr>
              <w:rPr>
                <w:rFonts w:ascii="Trebuchet MS" w:hAnsi="Trebuchet MS" w:cs="Trebuchet MS"/>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2A75E1A4"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S</w:t>
            </w:r>
          </w:p>
        </w:tc>
        <w:tc>
          <w:tcPr>
            <w:tcW w:w="2693" w:type="dxa"/>
            <w:tcBorders>
              <w:top w:val="single" w:sz="4" w:space="0" w:color="auto"/>
              <w:left w:val="single" w:sz="4" w:space="0" w:color="auto"/>
              <w:bottom w:val="single" w:sz="4" w:space="0" w:color="auto"/>
              <w:right w:val="single" w:sz="4" w:space="0" w:color="auto"/>
            </w:tcBorders>
            <w:shd w:val="clear" w:color="auto" w:fill="97DDBA"/>
          </w:tcPr>
          <w:p w14:paraId="075E1358" w14:textId="77777777" w:rsidR="00CB4BEB" w:rsidRPr="006F505D" w:rsidRDefault="00CB4BEB" w:rsidP="003C0924">
            <w:pPr>
              <w:rPr>
                <w:rFonts w:ascii="Trebuchet MS" w:hAnsi="Trebuchet MS" w:cs="Trebuchet MS"/>
                <w:sz w:val="18"/>
                <w:szCs w:val="18"/>
              </w:rPr>
            </w:pPr>
          </w:p>
        </w:tc>
      </w:tr>
      <w:tr w:rsidR="00CB4BEB" w:rsidRPr="00F273B0" w14:paraId="01AF9080" w14:textId="77777777" w:rsidTr="003172C7">
        <w:trPr>
          <w:trHeight w:hRule="exact" w:val="510"/>
        </w:trPr>
        <w:tc>
          <w:tcPr>
            <w:tcW w:w="1555" w:type="dxa"/>
            <w:tcBorders>
              <w:top w:val="single" w:sz="4" w:space="0" w:color="auto"/>
              <w:left w:val="single" w:sz="4" w:space="0" w:color="auto"/>
              <w:bottom w:val="single" w:sz="4" w:space="0" w:color="auto"/>
              <w:right w:val="single" w:sz="4" w:space="0" w:color="auto"/>
            </w:tcBorders>
            <w:shd w:val="clear" w:color="auto" w:fill="FFFFFF"/>
          </w:tcPr>
          <w:p w14:paraId="34327390" w14:textId="77777777" w:rsidR="00CB4BEB" w:rsidRPr="006F505D" w:rsidRDefault="00CB4BEB" w:rsidP="003C0924">
            <w:pPr>
              <w:rPr>
                <w:rFonts w:ascii="Trebuchet MS" w:hAnsi="Trebuchet MS" w:cs="Trebuchet MS"/>
                <w:sz w:val="18"/>
                <w:szCs w:val="18"/>
              </w:rPr>
            </w:pPr>
            <w:proofErr w:type="spellStart"/>
            <w:r w:rsidRPr="006F505D">
              <w:rPr>
                <w:rFonts w:ascii="Trebuchet MS" w:hAnsi="Trebuchet MS" w:cs="Trebuchet MS"/>
                <w:sz w:val="18"/>
                <w:szCs w:val="18"/>
              </w:rPr>
              <w:t>station_fra</w:t>
            </w:r>
            <w:proofErr w:type="spellEnd"/>
          </w:p>
        </w:tc>
        <w:tc>
          <w:tcPr>
            <w:tcW w:w="1134" w:type="dxa"/>
            <w:tcBorders>
              <w:top w:val="single" w:sz="4" w:space="0" w:color="auto"/>
              <w:left w:val="single" w:sz="4" w:space="0" w:color="auto"/>
              <w:bottom w:val="single" w:sz="4" w:space="0" w:color="auto"/>
              <w:right w:val="single" w:sz="4" w:space="0" w:color="auto"/>
            </w:tcBorders>
            <w:shd w:val="clear" w:color="auto" w:fill="FFFFFF"/>
          </w:tcPr>
          <w:p w14:paraId="0E88293E" w14:textId="77777777" w:rsidR="00CB4BEB" w:rsidRPr="006F505D" w:rsidRDefault="00CB4BEB" w:rsidP="003C0924">
            <w:pPr>
              <w:rPr>
                <w:rFonts w:ascii="Trebuchet MS" w:hAnsi="Trebuchet MS" w:cs="Trebuchet MS"/>
                <w:sz w:val="18"/>
                <w:szCs w:val="18"/>
              </w:rPr>
            </w:pPr>
            <w:proofErr w:type="spellStart"/>
            <w:r w:rsidRPr="006F505D">
              <w:rPr>
                <w:rFonts w:ascii="Trebuchet MS" w:hAnsi="Trebuchet MS" w:cs="Trebuchet MS"/>
                <w:sz w:val="18"/>
                <w:szCs w:val="18"/>
              </w:rPr>
              <w:t>stationfra</w:t>
            </w:r>
            <w:proofErr w:type="spellEnd"/>
          </w:p>
        </w:tc>
        <w:tc>
          <w:tcPr>
            <w:tcW w:w="5244" w:type="dxa"/>
            <w:gridSpan w:val="2"/>
            <w:tcBorders>
              <w:top w:val="single" w:sz="4" w:space="0" w:color="auto"/>
              <w:left w:val="single" w:sz="4" w:space="0" w:color="auto"/>
              <w:bottom w:val="single" w:sz="4" w:space="0" w:color="auto"/>
              <w:right w:val="single" w:sz="4" w:space="0" w:color="auto"/>
            </w:tcBorders>
            <w:shd w:val="clear" w:color="auto" w:fill="FFFFFF"/>
          </w:tcPr>
          <w:p w14:paraId="18A2DF68"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Stationering fra station</w:t>
            </w:r>
          </w:p>
        </w:tc>
        <w:tc>
          <w:tcPr>
            <w:tcW w:w="1418" w:type="dxa"/>
            <w:tcBorders>
              <w:top w:val="single" w:sz="4" w:space="0" w:color="auto"/>
              <w:left w:val="single" w:sz="4" w:space="0" w:color="auto"/>
              <w:bottom w:val="single" w:sz="4" w:space="0" w:color="auto"/>
              <w:right w:val="single" w:sz="4" w:space="0" w:color="auto"/>
            </w:tcBorders>
            <w:shd w:val="clear" w:color="auto" w:fill="FFFFFF"/>
          </w:tcPr>
          <w:p w14:paraId="3B614EE1"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Tal</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1F1BED2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000000,0-200000,0</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0D64A0DF"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687C3FFC"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0,0</w:t>
            </w:r>
          </w:p>
        </w:tc>
      </w:tr>
      <w:tr w:rsidR="00CB4BEB" w:rsidRPr="00F273B0" w14:paraId="79D0457E" w14:textId="77777777" w:rsidTr="003172C7">
        <w:trPr>
          <w:trHeight w:hRule="exact" w:val="510"/>
        </w:trPr>
        <w:tc>
          <w:tcPr>
            <w:tcW w:w="1555" w:type="dxa"/>
            <w:tcBorders>
              <w:top w:val="single" w:sz="4" w:space="0" w:color="auto"/>
              <w:left w:val="single" w:sz="4" w:space="0" w:color="auto"/>
              <w:bottom w:val="single" w:sz="4" w:space="0" w:color="auto"/>
              <w:right w:val="single" w:sz="4" w:space="0" w:color="auto"/>
            </w:tcBorders>
            <w:shd w:val="clear" w:color="auto" w:fill="FFFFFF"/>
          </w:tcPr>
          <w:p w14:paraId="47472BD5" w14:textId="77777777" w:rsidR="00CB4BEB" w:rsidRPr="006F505D" w:rsidRDefault="00CB4BEB" w:rsidP="003C0924">
            <w:pPr>
              <w:rPr>
                <w:rFonts w:ascii="Trebuchet MS" w:hAnsi="Trebuchet MS" w:cs="Trebuchet MS"/>
                <w:sz w:val="18"/>
                <w:szCs w:val="18"/>
              </w:rPr>
            </w:pPr>
            <w:proofErr w:type="spellStart"/>
            <w:r w:rsidRPr="006F505D">
              <w:rPr>
                <w:rFonts w:ascii="Trebuchet MS" w:hAnsi="Trebuchet MS" w:cs="Trebuchet MS"/>
                <w:sz w:val="18"/>
                <w:szCs w:val="18"/>
              </w:rPr>
              <w:t>station_til</w:t>
            </w:r>
            <w:proofErr w:type="spellEnd"/>
          </w:p>
        </w:tc>
        <w:tc>
          <w:tcPr>
            <w:tcW w:w="1134" w:type="dxa"/>
            <w:tcBorders>
              <w:top w:val="single" w:sz="4" w:space="0" w:color="auto"/>
              <w:left w:val="single" w:sz="4" w:space="0" w:color="auto"/>
              <w:bottom w:val="single" w:sz="4" w:space="0" w:color="auto"/>
              <w:right w:val="single" w:sz="4" w:space="0" w:color="auto"/>
            </w:tcBorders>
            <w:shd w:val="clear" w:color="auto" w:fill="FFFFFF"/>
          </w:tcPr>
          <w:p w14:paraId="1069601A" w14:textId="77777777" w:rsidR="00CB4BEB" w:rsidRPr="006F505D" w:rsidRDefault="00CB4BEB" w:rsidP="003C0924">
            <w:pPr>
              <w:rPr>
                <w:rFonts w:ascii="Trebuchet MS" w:hAnsi="Trebuchet MS" w:cs="Trebuchet MS"/>
                <w:sz w:val="18"/>
                <w:szCs w:val="18"/>
              </w:rPr>
            </w:pPr>
            <w:proofErr w:type="spellStart"/>
            <w:r w:rsidRPr="006F505D">
              <w:rPr>
                <w:rFonts w:ascii="Trebuchet MS" w:hAnsi="Trebuchet MS" w:cs="Trebuchet MS"/>
                <w:sz w:val="18"/>
                <w:szCs w:val="18"/>
              </w:rPr>
              <w:t>stationtil</w:t>
            </w:r>
            <w:proofErr w:type="spellEnd"/>
          </w:p>
        </w:tc>
        <w:tc>
          <w:tcPr>
            <w:tcW w:w="5244" w:type="dxa"/>
            <w:gridSpan w:val="2"/>
            <w:tcBorders>
              <w:top w:val="single" w:sz="4" w:space="0" w:color="auto"/>
              <w:left w:val="single" w:sz="4" w:space="0" w:color="auto"/>
              <w:bottom w:val="single" w:sz="4" w:space="0" w:color="auto"/>
              <w:right w:val="single" w:sz="4" w:space="0" w:color="auto"/>
            </w:tcBorders>
            <w:shd w:val="clear" w:color="auto" w:fill="FFFFFF"/>
          </w:tcPr>
          <w:p w14:paraId="3598882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Stationering til station</w:t>
            </w:r>
          </w:p>
        </w:tc>
        <w:tc>
          <w:tcPr>
            <w:tcW w:w="1418" w:type="dxa"/>
            <w:tcBorders>
              <w:top w:val="single" w:sz="4" w:space="0" w:color="auto"/>
              <w:left w:val="single" w:sz="4" w:space="0" w:color="auto"/>
              <w:bottom w:val="single" w:sz="4" w:space="0" w:color="auto"/>
              <w:right w:val="single" w:sz="4" w:space="0" w:color="auto"/>
            </w:tcBorders>
            <w:shd w:val="clear" w:color="auto" w:fill="FFFFFF"/>
          </w:tcPr>
          <w:p w14:paraId="37AB4D27"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Tal</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41BBB1FA"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000000,0-200000,0</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58A7915F"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2F80C347"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176000,0</w:t>
            </w:r>
          </w:p>
        </w:tc>
      </w:tr>
      <w:tr w:rsidR="00CB4BEB" w:rsidRPr="00F273B0" w14:paraId="227D5B26"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FFFFFF"/>
          </w:tcPr>
          <w:p w14:paraId="4606F6A6" w14:textId="77777777" w:rsidR="00CB4BEB" w:rsidRPr="006F505D" w:rsidRDefault="00CB4BEB" w:rsidP="003C0924">
            <w:pPr>
              <w:rPr>
                <w:rFonts w:ascii="Trebuchet MS" w:hAnsi="Trebuchet MS" w:cs="Trebuchet MS"/>
                <w:sz w:val="18"/>
                <w:szCs w:val="18"/>
              </w:rPr>
            </w:pPr>
            <w:proofErr w:type="spellStart"/>
            <w:r w:rsidRPr="006F505D">
              <w:rPr>
                <w:rFonts w:ascii="Trebuchet MS" w:hAnsi="Trebuchet MS" w:cs="Trebuchet MS"/>
                <w:sz w:val="18"/>
                <w:szCs w:val="18"/>
              </w:rPr>
              <w:t>vandloebs_bredde</w:t>
            </w:r>
            <w:proofErr w:type="spellEnd"/>
          </w:p>
        </w:tc>
        <w:tc>
          <w:tcPr>
            <w:tcW w:w="1134" w:type="dxa"/>
            <w:tcBorders>
              <w:top w:val="single" w:sz="4" w:space="0" w:color="auto"/>
              <w:left w:val="single" w:sz="4" w:space="0" w:color="auto"/>
              <w:bottom w:val="single" w:sz="4" w:space="0" w:color="auto"/>
              <w:right w:val="single" w:sz="4" w:space="0" w:color="auto"/>
            </w:tcBorders>
            <w:shd w:val="clear" w:color="auto" w:fill="FFFFFF"/>
          </w:tcPr>
          <w:p w14:paraId="14310C28" w14:textId="77777777" w:rsidR="00CB4BEB" w:rsidRPr="006F505D" w:rsidRDefault="00CB4BEB" w:rsidP="003C0924">
            <w:pPr>
              <w:rPr>
                <w:rFonts w:ascii="Trebuchet MS" w:hAnsi="Trebuchet MS" w:cs="Trebuchet MS"/>
                <w:sz w:val="18"/>
                <w:szCs w:val="18"/>
              </w:rPr>
            </w:pPr>
            <w:proofErr w:type="spellStart"/>
            <w:r w:rsidRPr="006F505D">
              <w:rPr>
                <w:rFonts w:ascii="Trebuchet MS" w:hAnsi="Trebuchet MS" w:cs="Trebuchet MS"/>
                <w:sz w:val="18"/>
                <w:szCs w:val="18"/>
              </w:rPr>
              <w:t>vandl_bred</w:t>
            </w:r>
            <w:proofErr w:type="spellEnd"/>
          </w:p>
        </w:tc>
        <w:tc>
          <w:tcPr>
            <w:tcW w:w="5244" w:type="dxa"/>
            <w:gridSpan w:val="2"/>
            <w:tcBorders>
              <w:top w:val="single" w:sz="4" w:space="0" w:color="auto"/>
              <w:left w:val="single" w:sz="4" w:space="0" w:color="auto"/>
              <w:bottom w:val="single" w:sz="4" w:space="0" w:color="auto"/>
              <w:right w:val="single" w:sz="4" w:space="0" w:color="auto"/>
            </w:tcBorders>
            <w:shd w:val="clear" w:color="auto" w:fill="FFFFFF"/>
          </w:tcPr>
          <w:p w14:paraId="38AC29CE"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Bredde på vandløb</w:t>
            </w:r>
          </w:p>
        </w:tc>
        <w:tc>
          <w:tcPr>
            <w:tcW w:w="1418" w:type="dxa"/>
            <w:tcBorders>
              <w:top w:val="single" w:sz="4" w:space="0" w:color="auto"/>
              <w:left w:val="single" w:sz="4" w:space="0" w:color="auto"/>
              <w:bottom w:val="single" w:sz="4" w:space="0" w:color="auto"/>
              <w:right w:val="single" w:sz="4" w:space="0" w:color="auto"/>
            </w:tcBorders>
            <w:shd w:val="clear" w:color="auto" w:fill="FFFFFF"/>
          </w:tcPr>
          <w:p w14:paraId="3FCCA46B"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Tal</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28CC7BE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0,1-99,9</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47B94CDE"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2AC6AA3B"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26,0</w:t>
            </w:r>
          </w:p>
        </w:tc>
      </w:tr>
      <w:tr w:rsidR="00CB4BEB" w:rsidRPr="00F273B0" w14:paraId="60B3286A" w14:textId="77777777" w:rsidTr="003172C7">
        <w:trPr>
          <w:trHeight w:hRule="exact" w:val="510"/>
        </w:trPr>
        <w:tc>
          <w:tcPr>
            <w:tcW w:w="1555" w:type="dxa"/>
            <w:tcBorders>
              <w:top w:val="single" w:sz="4" w:space="0" w:color="auto"/>
              <w:left w:val="single" w:sz="4" w:space="0" w:color="auto"/>
              <w:bottom w:val="single" w:sz="4" w:space="0" w:color="auto"/>
              <w:right w:val="single" w:sz="4" w:space="0" w:color="auto"/>
            </w:tcBorders>
            <w:shd w:val="clear" w:color="auto" w:fill="FFFFFF"/>
          </w:tcPr>
          <w:p w14:paraId="3E1E7FBF" w14:textId="77777777" w:rsidR="00CB4BEB" w:rsidRPr="006F505D" w:rsidRDefault="00CB4BEB" w:rsidP="003C0924">
            <w:pPr>
              <w:rPr>
                <w:rFonts w:ascii="Trebuchet MS" w:hAnsi="Trebuchet MS" w:cs="Trebuchet MS"/>
                <w:sz w:val="18"/>
                <w:szCs w:val="18"/>
              </w:rPr>
            </w:pPr>
            <w:proofErr w:type="spellStart"/>
            <w:r w:rsidRPr="006F505D">
              <w:rPr>
                <w:rFonts w:ascii="Trebuchet MS" w:hAnsi="Trebuchet MS" w:cs="Trebuchet MS"/>
                <w:sz w:val="18"/>
                <w:szCs w:val="18"/>
              </w:rPr>
              <w:t>vandfoeringsforhold</w:t>
            </w:r>
            <w:proofErr w:type="spellEnd"/>
          </w:p>
        </w:tc>
        <w:tc>
          <w:tcPr>
            <w:tcW w:w="1134" w:type="dxa"/>
            <w:tcBorders>
              <w:top w:val="single" w:sz="4" w:space="0" w:color="auto"/>
              <w:left w:val="single" w:sz="4" w:space="0" w:color="auto"/>
              <w:bottom w:val="single" w:sz="4" w:space="0" w:color="auto"/>
              <w:right w:val="single" w:sz="4" w:space="0" w:color="auto"/>
            </w:tcBorders>
            <w:shd w:val="clear" w:color="auto" w:fill="FFFFFF"/>
          </w:tcPr>
          <w:p w14:paraId="33178C0B" w14:textId="77777777" w:rsidR="00CB4BEB" w:rsidRPr="006F505D" w:rsidRDefault="00CB4BEB" w:rsidP="003C0924">
            <w:pPr>
              <w:rPr>
                <w:rFonts w:ascii="Trebuchet MS" w:hAnsi="Trebuchet MS" w:cs="Trebuchet MS"/>
                <w:sz w:val="18"/>
                <w:szCs w:val="18"/>
              </w:rPr>
            </w:pPr>
            <w:proofErr w:type="spellStart"/>
            <w:r w:rsidRPr="006F505D">
              <w:rPr>
                <w:rFonts w:ascii="Trebuchet MS" w:hAnsi="Trebuchet MS" w:cs="Trebuchet MS"/>
                <w:sz w:val="18"/>
                <w:szCs w:val="18"/>
              </w:rPr>
              <w:t>vandfoerin</w:t>
            </w:r>
            <w:proofErr w:type="spellEnd"/>
          </w:p>
        </w:tc>
        <w:tc>
          <w:tcPr>
            <w:tcW w:w="5244" w:type="dxa"/>
            <w:gridSpan w:val="2"/>
            <w:tcBorders>
              <w:top w:val="single" w:sz="4" w:space="0" w:color="auto"/>
              <w:left w:val="single" w:sz="4" w:space="0" w:color="auto"/>
              <w:bottom w:val="single" w:sz="4" w:space="0" w:color="auto"/>
              <w:right w:val="single" w:sz="4" w:space="0" w:color="auto"/>
            </w:tcBorders>
            <w:shd w:val="clear" w:color="auto" w:fill="FFFFFF"/>
          </w:tcPr>
          <w:p w14:paraId="29644AAE"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Værdi for vandføringsforhold</w:t>
            </w:r>
          </w:p>
        </w:tc>
        <w:tc>
          <w:tcPr>
            <w:tcW w:w="1418" w:type="dxa"/>
            <w:tcBorders>
              <w:top w:val="single" w:sz="4" w:space="0" w:color="auto"/>
              <w:left w:val="single" w:sz="4" w:space="0" w:color="auto"/>
              <w:bottom w:val="single" w:sz="4" w:space="0" w:color="auto"/>
              <w:right w:val="single" w:sz="4" w:space="0" w:color="auto"/>
            </w:tcBorders>
            <w:shd w:val="clear" w:color="auto" w:fill="FFFFFF"/>
          </w:tcPr>
          <w:p w14:paraId="0791B009"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7B1AECEF"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9-45</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53007858"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5415BAFC"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9</w:t>
            </w:r>
          </w:p>
        </w:tc>
      </w:tr>
      <w:tr w:rsidR="00CB4BEB" w:rsidRPr="00F273B0" w14:paraId="0B629E91" w14:textId="77777777" w:rsidTr="003172C7">
        <w:trPr>
          <w:trHeight w:hRule="exact" w:val="510"/>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542266AA" w14:textId="77777777" w:rsidR="00CB4BEB" w:rsidRPr="006F505D" w:rsidRDefault="00CB4BEB" w:rsidP="003C0924">
            <w:pPr>
              <w:rPr>
                <w:rFonts w:ascii="Trebuchet MS" w:hAnsi="Trebuchet MS" w:cs="Trebuchet MS"/>
                <w:sz w:val="18"/>
                <w:szCs w:val="18"/>
              </w:rPr>
            </w:pPr>
            <w:proofErr w:type="spellStart"/>
            <w:r w:rsidRPr="006F505D">
              <w:rPr>
                <w:rFonts w:ascii="Trebuchet MS" w:hAnsi="Trebuchet MS" w:cs="Trebuchet MS"/>
                <w:sz w:val="18"/>
                <w:szCs w:val="18"/>
              </w:rPr>
              <w:t>maalsaetning_opfyldt_kode</w:t>
            </w:r>
            <w:proofErr w:type="spellEnd"/>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46C960C6" w14:textId="77777777" w:rsidR="00CB4BEB" w:rsidRPr="006F505D" w:rsidRDefault="00CB4BEB" w:rsidP="003C0924">
            <w:pPr>
              <w:rPr>
                <w:rFonts w:ascii="Trebuchet MS" w:hAnsi="Trebuchet MS" w:cs="Trebuchet MS"/>
                <w:sz w:val="18"/>
                <w:szCs w:val="18"/>
              </w:rPr>
            </w:pPr>
          </w:p>
        </w:tc>
        <w:tc>
          <w:tcPr>
            <w:tcW w:w="5244" w:type="dxa"/>
            <w:gridSpan w:val="2"/>
            <w:tcBorders>
              <w:top w:val="single" w:sz="4" w:space="0" w:color="auto"/>
              <w:left w:val="single" w:sz="4" w:space="0" w:color="auto"/>
              <w:bottom w:val="single" w:sz="4" w:space="0" w:color="auto"/>
              <w:right w:val="single" w:sz="4" w:space="0" w:color="auto"/>
            </w:tcBorders>
            <w:shd w:val="clear" w:color="auto" w:fill="97DDBA"/>
          </w:tcPr>
          <w:p w14:paraId="36925DAD"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Kode for målsætning (statens vandplaner)</w:t>
            </w:r>
          </w:p>
        </w:tc>
        <w:tc>
          <w:tcPr>
            <w:tcW w:w="1418" w:type="dxa"/>
            <w:tcBorders>
              <w:top w:val="single" w:sz="4" w:space="0" w:color="auto"/>
              <w:left w:val="single" w:sz="4" w:space="0" w:color="auto"/>
              <w:bottom w:val="single" w:sz="4" w:space="0" w:color="auto"/>
              <w:right w:val="single" w:sz="4" w:space="0" w:color="auto"/>
            </w:tcBorders>
            <w:shd w:val="clear" w:color="auto" w:fill="97DDBA"/>
          </w:tcPr>
          <w:p w14:paraId="28209635"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97DDBA"/>
          </w:tcPr>
          <w:p w14:paraId="052F395D"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0-3</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7FB84A8C"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97DDBA"/>
          </w:tcPr>
          <w:p w14:paraId="5C10CBAD" w14:textId="77777777" w:rsidR="00CB4BEB" w:rsidRPr="006F505D" w:rsidRDefault="00CB4BEB" w:rsidP="003C0924">
            <w:pPr>
              <w:rPr>
                <w:rFonts w:ascii="Trebuchet MS" w:hAnsi="Trebuchet MS" w:cs="Trebuchet MS"/>
                <w:sz w:val="18"/>
                <w:szCs w:val="18"/>
              </w:rPr>
            </w:pPr>
            <w:proofErr w:type="spellStart"/>
            <w:r w:rsidRPr="006F505D">
              <w:rPr>
                <w:rFonts w:ascii="Trebuchet MS" w:hAnsi="Trebuchet MS" w:cs="Trebuchet MS"/>
                <w:sz w:val="18"/>
                <w:szCs w:val="18"/>
              </w:rPr>
              <w:t>d_basis_ja_nej</w:t>
            </w:r>
            <w:proofErr w:type="spellEnd"/>
          </w:p>
        </w:tc>
      </w:tr>
      <w:tr w:rsidR="00CB4BEB" w:rsidRPr="00F273B0" w14:paraId="1A775CFE" w14:textId="77777777" w:rsidTr="003172C7">
        <w:trPr>
          <w:trHeight w:hRule="exact" w:val="510"/>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6169D7AC" w14:textId="77777777" w:rsidR="00CB4BEB" w:rsidRPr="006F505D" w:rsidRDefault="00CB4BEB" w:rsidP="003C0924">
            <w:pPr>
              <w:rPr>
                <w:rFonts w:ascii="Trebuchet MS" w:hAnsi="Trebuchet MS" w:cs="Trebuchet MS"/>
                <w:sz w:val="18"/>
                <w:szCs w:val="18"/>
              </w:rPr>
            </w:pPr>
            <w:proofErr w:type="spellStart"/>
            <w:r w:rsidRPr="006F505D">
              <w:rPr>
                <w:rFonts w:ascii="Trebuchet MS" w:hAnsi="Trebuchet MS" w:cs="Trebuchet MS"/>
                <w:sz w:val="18"/>
                <w:szCs w:val="18"/>
              </w:rPr>
              <w:t>maalsaetning_opfyldt</w:t>
            </w:r>
            <w:proofErr w:type="spellEnd"/>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3483C7C3" w14:textId="77777777" w:rsidR="00CB4BEB" w:rsidRPr="006F505D" w:rsidRDefault="00CB4BEB" w:rsidP="003C0924">
            <w:pPr>
              <w:rPr>
                <w:rFonts w:ascii="Trebuchet MS" w:hAnsi="Trebuchet MS" w:cs="Trebuchet MS"/>
                <w:sz w:val="18"/>
                <w:szCs w:val="18"/>
              </w:rPr>
            </w:pPr>
          </w:p>
        </w:tc>
        <w:tc>
          <w:tcPr>
            <w:tcW w:w="5244" w:type="dxa"/>
            <w:gridSpan w:val="2"/>
            <w:tcBorders>
              <w:top w:val="single" w:sz="4" w:space="0" w:color="auto"/>
              <w:left w:val="single" w:sz="4" w:space="0" w:color="auto"/>
              <w:bottom w:val="single" w:sz="4" w:space="0" w:color="auto"/>
              <w:right w:val="single" w:sz="4" w:space="0" w:color="auto"/>
            </w:tcBorders>
            <w:shd w:val="clear" w:color="auto" w:fill="97DDBA"/>
          </w:tcPr>
          <w:p w14:paraId="3E935B5B"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Målsætning (statens vandplaner)</w:t>
            </w:r>
          </w:p>
        </w:tc>
        <w:tc>
          <w:tcPr>
            <w:tcW w:w="1418" w:type="dxa"/>
            <w:tcBorders>
              <w:top w:val="single" w:sz="4" w:space="0" w:color="auto"/>
              <w:left w:val="single" w:sz="4" w:space="0" w:color="auto"/>
              <w:bottom w:val="single" w:sz="4" w:space="0" w:color="auto"/>
              <w:right w:val="single" w:sz="4" w:space="0" w:color="auto"/>
            </w:tcBorders>
            <w:shd w:val="clear" w:color="auto" w:fill="97DDBA"/>
          </w:tcPr>
          <w:p w14:paraId="362491E5" w14:textId="77777777" w:rsidR="00CB4BEB" w:rsidRPr="006F505D" w:rsidRDefault="00CB4BEB" w:rsidP="003C0924">
            <w:pPr>
              <w:rPr>
                <w:rFonts w:ascii="Trebuchet MS" w:hAnsi="Trebuchet MS" w:cs="Trebuchet MS"/>
                <w:sz w:val="18"/>
                <w:szCs w:val="18"/>
              </w:rPr>
            </w:pPr>
          </w:p>
        </w:tc>
        <w:tc>
          <w:tcPr>
            <w:tcW w:w="1417" w:type="dxa"/>
            <w:tcBorders>
              <w:top w:val="single" w:sz="4" w:space="0" w:color="auto"/>
              <w:left w:val="single" w:sz="4" w:space="0" w:color="auto"/>
              <w:bottom w:val="single" w:sz="4" w:space="0" w:color="auto"/>
              <w:right w:val="single" w:sz="4" w:space="0" w:color="auto"/>
            </w:tcBorders>
            <w:shd w:val="clear" w:color="auto" w:fill="97DDBA"/>
          </w:tcPr>
          <w:p w14:paraId="33FDBDE2" w14:textId="77777777" w:rsidR="00CB4BEB" w:rsidRPr="006F505D" w:rsidRDefault="00CB4BEB" w:rsidP="003C0924">
            <w:pPr>
              <w:rPr>
                <w:rFonts w:ascii="Trebuchet MS" w:hAnsi="Trebuchet MS" w:cs="Trebuchet MS"/>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286A49B7"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S</w:t>
            </w:r>
          </w:p>
        </w:tc>
        <w:tc>
          <w:tcPr>
            <w:tcW w:w="2693" w:type="dxa"/>
            <w:tcBorders>
              <w:top w:val="single" w:sz="4" w:space="0" w:color="auto"/>
              <w:left w:val="single" w:sz="4" w:space="0" w:color="auto"/>
              <w:bottom w:val="single" w:sz="4" w:space="0" w:color="auto"/>
              <w:right w:val="single" w:sz="4" w:space="0" w:color="auto"/>
            </w:tcBorders>
            <w:shd w:val="clear" w:color="auto" w:fill="97DDBA"/>
          </w:tcPr>
          <w:p w14:paraId="109AB751" w14:textId="77777777" w:rsidR="00CB4BEB" w:rsidRPr="006F505D" w:rsidRDefault="00CB4BEB" w:rsidP="003C0924">
            <w:pPr>
              <w:rPr>
                <w:rFonts w:ascii="Trebuchet MS" w:hAnsi="Trebuchet MS" w:cs="Trebuchet MS"/>
                <w:sz w:val="18"/>
                <w:szCs w:val="18"/>
              </w:rPr>
            </w:pPr>
          </w:p>
        </w:tc>
      </w:tr>
      <w:tr w:rsidR="00CB4BEB" w:rsidRPr="00F273B0" w14:paraId="7EE0B593" w14:textId="77777777" w:rsidTr="003172C7">
        <w:trPr>
          <w:trHeight w:hRule="exact" w:val="510"/>
        </w:trPr>
        <w:tc>
          <w:tcPr>
            <w:tcW w:w="1555" w:type="dxa"/>
            <w:tcBorders>
              <w:top w:val="single" w:sz="4" w:space="0" w:color="auto"/>
              <w:left w:val="single" w:sz="4" w:space="0" w:color="auto"/>
              <w:bottom w:val="single" w:sz="4" w:space="0" w:color="auto"/>
              <w:right w:val="single" w:sz="4" w:space="0" w:color="auto"/>
            </w:tcBorders>
            <w:shd w:val="clear" w:color="auto" w:fill="FFFFFF"/>
          </w:tcPr>
          <w:p w14:paraId="70374972" w14:textId="77777777" w:rsidR="00CB4BEB" w:rsidRPr="006F505D" w:rsidRDefault="00CB4BEB" w:rsidP="003C0924">
            <w:pPr>
              <w:rPr>
                <w:rFonts w:ascii="Trebuchet MS" w:hAnsi="Trebuchet MS" w:cs="Trebuchet MS"/>
                <w:sz w:val="18"/>
                <w:szCs w:val="18"/>
              </w:rPr>
            </w:pPr>
            <w:proofErr w:type="spellStart"/>
            <w:r w:rsidRPr="006F505D">
              <w:rPr>
                <w:rFonts w:ascii="Trebuchet MS" w:hAnsi="Trebuchet MS" w:cs="Trebuchet MS"/>
                <w:sz w:val="18"/>
                <w:szCs w:val="18"/>
              </w:rPr>
              <w:t>geodanmark_id</w:t>
            </w:r>
            <w:proofErr w:type="spellEnd"/>
          </w:p>
        </w:tc>
        <w:tc>
          <w:tcPr>
            <w:tcW w:w="1134" w:type="dxa"/>
            <w:tcBorders>
              <w:top w:val="single" w:sz="4" w:space="0" w:color="auto"/>
              <w:left w:val="single" w:sz="4" w:space="0" w:color="auto"/>
              <w:bottom w:val="single" w:sz="4" w:space="0" w:color="auto"/>
              <w:right w:val="single" w:sz="4" w:space="0" w:color="auto"/>
            </w:tcBorders>
            <w:shd w:val="clear" w:color="auto" w:fill="FFFFFF"/>
          </w:tcPr>
          <w:p w14:paraId="14099E11" w14:textId="77777777" w:rsidR="00CB4BEB" w:rsidRPr="006F505D" w:rsidRDefault="00CB4BEB" w:rsidP="003C0924">
            <w:pPr>
              <w:rPr>
                <w:rFonts w:ascii="Trebuchet MS" w:hAnsi="Trebuchet MS" w:cs="Trebuchet MS"/>
                <w:sz w:val="18"/>
                <w:szCs w:val="18"/>
              </w:rPr>
            </w:pPr>
            <w:proofErr w:type="spellStart"/>
            <w:r w:rsidRPr="006F505D">
              <w:rPr>
                <w:rFonts w:ascii="Trebuchet MS" w:hAnsi="Trebuchet MS" w:cs="Trebuchet MS"/>
                <w:sz w:val="18"/>
                <w:szCs w:val="18"/>
              </w:rPr>
              <w:t>geodk_id</w:t>
            </w:r>
            <w:proofErr w:type="spellEnd"/>
          </w:p>
        </w:tc>
        <w:tc>
          <w:tcPr>
            <w:tcW w:w="5244" w:type="dxa"/>
            <w:gridSpan w:val="2"/>
            <w:tcBorders>
              <w:top w:val="single" w:sz="4" w:space="0" w:color="auto"/>
              <w:left w:val="single" w:sz="4" w:space="0" w:color="auto"/>
              <w:bottom w:val="single" w:sz="4" w:space="0" w:color="auto"/>
              <w:right w:val="single" w:sz="4" w:space="0" w:color="auto"/>
            </w:tcBorders>
            <w:shd w:val="clear" w:color="auto" w:fill="FFFFFF"/>
          </w:tcPr>
          <w:p w14:paraId="5001AB3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 xml:space="preserve">ID på </w:t>
            </w:r>
            <w:proofErr w:type="spellStart"/>
            <w:r w:rsidRPr="006F505D">
              <w:rPr>
                <w:rFonts w:ascii="Trebuchet MS" w:hAnsi="Trebuchet MS" w:cs="Trebuchet MS"/>
                <w:sz w:val="18"/>
                <w:szCs w:val="18"/>
              </w:rPr>
              <w:t>GeoDanmark</w:t>
            </w:r>
            <w:proofErr w:type="spellEnd"/>
            <w:r w:rsidRPr="006F505D">
              <w:rPr>
                <w:rFonts w:ascii="Trebuchet MS" w:hAnsi="Trebuchet MS" w:cs="Trebuchet MS"/>
                <w:sz w:val="18"/>
                <w:szCs w:val="18"/>
              </w:rPr>
              <w:t xml:space="preserve"> objekt</w:t>
            </w:r>
          </w:p>
        </w:tc>
        <w:tc>
          <w:tcPr>
            <w:tcW w:w="1418" w:type="dxa"/>
            <w:tcBorders>
              <w:top w:val="single" w:sz="4" w:space="0" w:color="auto"/>
              <w:left w:val="single" w:sz="4" w:space="0" w:color="auto"/>
              <w:bottom w:val="single" w:sz="4" w:space="0" w:color="auto"/>
              <w:right w:val="single" w:sz="4" w:space="0" w:color="auto"/>
            </w:tcBorders>
            <w:shd w:val="clear" w:color="auto" w:fill="FFFFFF"/>
          </w:tcPr>
          <w:p w14:paraId="6B117FC4"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195F83E8"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0000000000-2147483648</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00541EF2"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3633DE37"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1009382240</w:t>
            </w:r>
          </w:p>
        </w:tc>
      </w:tr>
      <w:tr w:rsidR="00CB4BEB" w:rsidRPr="00F273B0" w14:paraId="1CB0992D" w14:textId="77777777" w:rsidTr="003172C7">
        <w:trPr>
          <w:trHeight w:hRule="exact" w:val="510"/>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0DA2CF94" w14:textId="77777777" w:rsidR="00CB4BEB" w:rsidRPr="006F505D" w:rsidRDefault="00CB4BEB" w:rsidP="003C0924">
            <w:pPr>
              <w:rPr>
                <w:rFonts w:ascii="Trebuchet MS" w:hAnsi="Trebuchet MS" w:cs="Trebuchet MS"/>
                <w:sz w:val="18"/>
                <w:szCs w:val="18"/>
              </w:rPr>
            </w:pPr>
            <w:proofErr w:type="spellStart"/>
            <w:r w:rsidRPr="006F505D">
              <w:rPr>
                <w:rFonts w:ascii="Trebuchet MS" w:hAnsi="Trebuchet MS" w:cs="Trebuchet MS"/>
                <w:sz w:val="18"/>
                <w:szCs w:val="18"/>
              </w:rPr>
              <w:lastRenderedPageBreak/>
              <w:t>trussel_vand_kode</w:t>
            </w:r>
            <w:proofErr w:type="spellEnd"/>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3A0207F4" w14:textId="77777777" w:rsidR="00CB4BEB" w:rsidRPr="006F505D" w:rsidRDefault="00CB4BEB" w:rsidP="003C0924">
            <w:pPr>
              <w:rPr>
                <w:rFonts w:ascii="Trebuchet MS" w:hAnsi="Trebuchet MS" w:cs="Trebuchet MS"/>
                <w:sz w:val="18"/>
                <w:szCs w:val="18"/>
              </w:rPr>
            </w:pPr>
          </w:p>
        </w:tc>
        <w:tc>
          <w:tcPr>
            <w:tcW w:w="5244" w:type="dxa"/>
            <w:gridSpan w:val="2"/>
            <w:tcBorders>
              <w:top w:val="single" w:sz="4" w:space="0" w:color="auto"/>
              <w:left w:val="single" w:sz="4" w:space="0" w:color="auto"/>
              <w:bottom w:val="single" w:sz="4" w:space="0" w:color="auto"/>
              <w:right w:val="single" w:sz="4" w:space="0" w:color="auto"/>
            </w:tcBorders>
            <w:shd w:val="clear" w:color="auto" w:fill="97DDBA"/>
          </w:tcPr>
          <w:p w14:paraId="7AF7F567"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Kode for hoved trussel, overfladevand</w:t>
            </w:r>
          </w:p>
        </w:tc>
        <w:tc>
          <w:tcPr>
            <w:tcW w:w="1418" w:type="dxa"/>
            <w:tcBorders>
              <w:top w:val="single" w:sz="4" w:space="0" w:color="auto"/>
              <w:left w:val="single" w:sz="4" w:space="0" w:color="auto"/>
              <w:bottom w:val="single" w:sz="4" w:space="0" w:color="auto"/>
              <w:right w:val="single" w:sz="4" w:space="0" w:color="auto"/>
            </w:tcBorders>
            <w:shd w:val="clear" w:color="auto" w:fill="97DDBA"/>
          </w:tcPr>
          <w:p w14:paraId="158E617D"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97DDBA"/>
          </w:tcPr>
          <w:p w14:paraId="123EAFA3"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1-99</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09E4AEAD"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97DDBA"/>
          </w:tcPr>
          <w:p w14:paraId="250DC7A4" w14:textId="77777777" w:rsidR="00CB4BEB" w:rsidRPr="006F505D" w:rsidRDefault="00CB4BEB" w:rsidP="003C0924">
            <w:pPr>
              <w:rPr>
                <w:rFonts w:ascii="Trebuchet MS" w:hAnsi="Trebuchet MS" w:cs="Trebuchet MS"/>
                <w:sz w:val="18"/>
                <w:szCs w:val="18"/>
              </w:rPr>
            </w:pPr>
            <w:proofErr w:type="spellStart"/>
            <w:r w:rsidRPr="006F505D">
              <w:rPr>
                <w:rFonts w:ascii="Trebuchet MS" w:hAnsi="Trebuchet MS" w:cs="Trebuchet MS"/>
                <w:sz w:val="18"/>
                <w:szCs w:val="18"/>
              </w:rPr>
              <w:t>d_basis_trussel_vand</w:t>
            </w:r>
            <w:proofErr w:type="spellEnd"/>
          </w:p>
        </w:tc>
      </w:tr>
      <w:tr w:rsidR="00CB4BEB" w:rsidRPr="00F273B0" w14:paraId="77A9B605"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3DF10879" w14:textId="77777777" w:rsidR="00CB4BEB" w:rsidRPr="006F505D" w:rsidRDefault="00CB4BEB" w:rsidP="003C0924">
            <w:pPr>
              <w:rPr>
                <w:rFonts w:ascii="Trebuchet MS" w:hAnsi="Trebuchet MS" w:cs="Trebuchet MS"/>
                <w:sz w:val="18"/>
                <w:szCs w:val="18"/>
              </w:rPr>
            </w:pPr>
            <w:proofErr w:type="spellStart"/>
            <w:r w:rsidRPr="006F505D">
              <w:rPr>
                <w:rFonts w:ascii="Trebuchet MS" w:hAnsi="Trebuchet MS" w:cs="Trebuchet MS"/>
                <w:sz w:val="18"/>
                <w:szCs w:val="18"/>
              </w:rPr>
              <w:t>trussel_vand</w:t>
            </w:r>
            <w:proofErr w:type="spellEnd"/>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62DEDB7A" w14:textId="77777777" w:rsidR="00CB4BEB" w:rsidRPr="006F505D" w:rsidRDefault="00CB4BEB" w:rsidP="003C0924">
            <w:pPr>
              <w:rPr>
                <w:rFonts w:ascii="Trebuchet MS" w:hAnsi="Trebuchet MS" w:cs="Trebuchet MS"/>
                <w:sz w:val="18"/>
                <w:szCs w:val="18"/>
              </w:rPr>
            </w:pPr>
          </w:p>
        </w:tc>
        <w:tc>
          <w:tcPr>
            <w:tcW w:w="5244" w:type="dxa"/>
            <w:gridSpan w:val="2"/>
            <w:tcBorders>
              <w:top w:val="single" w:sz="4" w:space="0" w:color="auto"/>
              <w:left w:val="single" w:sz="4" w:space="0" w:color="auto"/>
              <w:bottom w:val="single" w:sz="4" w:space="0" w:color="auto"/>
              <w:right w:val="single" w:sz="4" w:space="0" w:color="auto"/>
            </w:tcBorders>
            <w:shd w:val="clear" w:color="auto" w:fill="97DDBA"/>
          </w:tcPr>
          <w:p w14:paraId="1A96C924"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Hoved trussel, overfladevand</w:t>
            </w:r>
          </w:p>
        </w:tc>
        <w:tc>
          <w:tcPr>
            <w:tcW w:w="1418" w:type="dxa"/>
            <w:tcBorders>
              <w:top w:val="single" w:sz="4" w:space="0" w:color="auto"/>
              <w:left w:val="single" w:sz="4" w:space="0" w:color="auto"/>
              <w:bottom w:val="single" w:sz="4" w:space="0" w:color="auto"/>
              <w:right w:val="single" w:sz="4" w:space="0" w:color="auto"/>
            </w:tcBorders>
            <w:shd w:val="clear" w:color="auto" w:fill="97DDBA"/>
          </w:tcPr>
          <w:p w14:paraId="25AF1A2F" w14:textId="77777777" w:rsidR="00CB4BEB" w:rsidRPr="006F505D" w:rsidRDefault="00CB4BEB" w:rsidP="003C0924">
            <w:pPr>
              <w:rPr>
                <w:rFonts w:ascii="Trebuchet MS" w:hAnsi="Trebuchet MS" w:cs="Trebuchet MS"/>
                <w:sz w:val="18"/>
                <w:szCs w:val="18"/>
              </w:rPr>
            </w:pPr>
          </w:p>
        </w:tc>
        <w:tc>
          <w:tcPr>
            <w:tcW w:w="1417" w:type="dxa"/>
            <w:tcBorders>
              <w:top w:val="single" w:sz="4" w:space="0" w:color="auto"/>
              <w:left w:val="single" w:sz="4" w:space="0" w:color="auto"/>
              <w:bottom w:val="single" w:sz="4" w:space="0" w:color="auto"/>
              <w:right w:val="single" w:sz="4" w:space="0" w:color="auto"/>
            </w:tcBorders>
            <w:shd w:val="clear" w:color="auto" w:fill="97DDBA"/>
          </w:tcPr>
          <w:p w14:paraId="498C4814" w14:textId="77777777" w:rsidR="00CB4BEB" w:rsidRPr="006F505D" w:rsidRDefault="00CB4BEB" w:rsidP="003C0924">
            <w:pPr>
              <w:rPr>
                <w:rFonts w:ascii="Trebuchet MS" w:hAnsi="Trebuchet MS" w:cs="Trebuchet MS"/>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25B5FA4A"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S</w:t>
            </w:r>
          </w:p>
        </w:tc>
        <w:tc>
          <w:tcPr>
            <w:tcW w:w="2693" w:type="dxa"/>
            <w:tcBorders>
              <w:top w:val="single" w:sz="4" w:space="0" w:color="auto"/>
              <w:left w:val="single" w:sz="4" w:space="0" w:color="auto"/>
              <w:bottom w:val="single" w:sz="4" w:space="0" w:color="auto"/>
              <w:right w:val="single" w:sz="4" w:space="0" w:color="auto"/>
            </w:tcBorders>
            <w:shd w:val="clear" w:color="auto" w:fill="97DDBA"/>
          </w:tcPr>
          <w:p w14:paraId="514FA640" w14:textId="77777777" w:rsidR="00CB4BEB" w:rsidRPr="006F505D" w:rsidRDefault="00CB4BEB" w:rsidP="003C0924">
            <w:pPr>
              <w:rPr>
                <w:rFonts w:ascii="Trebuchet MS" w:hAnsi="Trebuchet MS" w:cs="Trebuchet MS"/>
                <w:sz w:val="18"/>
                <w:szCs w:val="18"/>
              </w:rPr>
            </w:pPr>
          </w:p>
        </w:tc>
      </w:tr>
      <w:tr w:rsidR="00CB4BEB" w:rsidRPr="00F273B0" w14:paraId="006C2FB9"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44B8D6AD"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Link</w:t>
            </w:r>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0210843E" w14:textId="77777777" w:rsidR="00CB4BEB" w:rsidRPr="006F505D" w:rsidRDefault="00CB4BEB" w:rsidP="003C0924">
            <w:pPr>
              <w:rPr>
                <w:rFonts w:ascii="Trebuchet MS" w:hAnsi="Trebuchet MS" w:cs="Trebuchet MS"/>
                <w:sz w:val="18"/>
                <w:szCs w:val="18"/>
              </w:rPr>
            </w:pPr>
          </w:p>
        </w:tc>
        <w:tc>
          <w:tcPr>
            <w:tcW w:w="12048" w:type="dxa"/>
            <w:gridSpan w:val="6"/>
            <w:tcBorders>
              <w:top w:val="single" w:sz="4" w:space="0" w:color="auto"/>
              <w:left w:val="single" w:sz="4" w:space="0" w:color="auto"/>
              <w:bottom w:val="single" w:sz="4" w:space="0" w:color="auto"/>
              <w:right w:val="single" w:sz="4" w:space="0" w:color="auto"/>
            </w:tcBorders>
            <w:shd w:val="clear" w:color="auto" w:fill="97DDBA"/>
          </w:tcPr>
          <w:p w14:paraId="4EADE66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Felt defineret under: 4.1 Standardiserede felter til de temaspecifikke datamodeller</w:t>
            </w:r>
          </w:p>
        </w:tc>
      </w:tr>
      <w:tr w:rsidR="00CB4BEB" w:rsidRPr="0051728E" w14:paraId="53C38266" w14:textId="77777777" w:rsidTr="003172C7">
        <w:trPr>
          <w:trHeight w:hRule="exact" w:val="255"/>
        </w:trPr>
        <w:tc>
          <w:tcPr>
            <w:tcW w:w="5529" w:type="dxa"/>
            <w:gridSpan w:val="3"/>
            <w:tcBorders>
              <w:top w:val="single" w:sz="4" w:space="0" w:color="auto"/>
              <w:left w:val="nil"/>
              <w:bottom w:val="nil"/>
              <w:right w:val="nil"/>
            </w:tcBorders>
            <w:shd w:val="clear" w:color="auto" w:fill="99CCFF"/>
          </w:tcPr>
          <w:p w14:paraId="516F88D3" w14:textId="77777777" w:rsidR="00CB4BEB" w:rsidRPr="006F505D" w:rsidRDefault="00CB4BEB" w:rsidP="003C0924">
            <w:pPr>
              <w:rPr>
                <w:rFonts w:ascii="Trebuchet MS" w:hAnsi="Trebuchet MS" w:cs="Trebuchet MS"/>
                <w:sz w:val="18"/>
                <w:szCs w:val="18"/>
              </w:rPr>
            </w:pPr>
          </w:p>
        </w:tc>
        <w:tc>
          <w:tcPr>
            <w:tcW w:w="9208" w:type="dxa"/>
            <w:gridSpan w:val="5"/>
            <w:tcBorders>
              <w:top w:val="single" w:sz="4" w:space="0" w:color="auto"/>
              <w:left w:val="nil"/>
              <w:bottom w:val="nil"/>
              <w:right w:val="nil"/>
            </w:tcBorders>
            <w:shd w:val="clear" w:color="auto" w:fill="99CCFF"/>
          </w:tcPr>
          <w:p w14:paraId="3EE0DE78"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Felter markeret med blå er temaspecifikke opslagstabeller, der indeholder oversættelser af koder i andre felter.</w:t>
            </w:r>
          </w:p>
        </w:tc>
      </w:tr>
      <w:tr w:rsidR="00CB4BEB" w:rsidRPr="0051728E" w14:paraId="54A37FA0" w14:textId="77777777" w:rsidTr="003172C7">
        <w:trPr>
          <w:trHeight w:hRule="exact" w:val="255"/>
        </w:trPr>
        <w:tc>
          <w:tcPr>
            <w:tcW w:w="5529" w:type="dxa"/>
            <w:gridSpan w:val="3"/>
            <w:tcBorders>
              <w:top w:val="nil"/>
              <w:left w:val="nil"/>
              <w:bottom w:val="nil"/>
              <w:right w:val="nil"/>
            </w:tcBorders>
            <w:shd w:val="clear" w:color="auto" w:fill="97DDBA"/>
          </w:tcPr>
          <w:p w14:paraId="0E6E76F9" w14:textId="77777777" w:rsidR="00CB4BEB" w:rsidRPr="006F505D" w:rsidRDefault="00CB4BEB" w:rsidP="003C0924">
            <w:pPr>
              <w:rPr>
                <w:rFonts w:ascii="Trebuchet MS" w:hAnsi="Trebuchet MS" w:cs="Trebuchet MS"/>
                <w:sz w:val="18"/>
                <w:szCs w:val="18"/>
              </w:rPr>
            </w:pPr>
          </w:p>
        </w:tc>
        <w:tc>
          <w:tcPr>
            <w:tcW w:w="9208" w:type="dxa"/>
            <w:gridSpan w:val="5"/>
            <w:tcBorders>
              <w:top w:val="nil"/>
              <w:left w:val="nil"/>
              <w:bottom w:val="nil"/>
              <w:right w:val="nil"/>
            </w:tcBorders>
            <w:shd w:val="clear" w:color="auto" w:fill="97DDBA"/>
          </w:tcPr>
          <w:p w14:paraId="3ED6E1DC"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Felter markeret med grøn er standardiserede temaspecifikke felter og opslagstabeller, der indeholder oversættelser af koder i andre felter.</w:t>
            </w:r>
          </w:p>
        </w:tc>
      </w:tr>
    </w:tbl>
    <w:p w14:paraId="1F63FAA3" w14:textId="095170F3" w:rsidR="00CB4BEB" w:rsidRPr="00163560" w:rsidRDefault="00CB4BEB" w:rsidP="0093403C">
      <w:pPr>
        <w:pStyle w:val="Overskrift4"/>
      </w:pPr>
      <w:bookmarkStart w:id="1215" w:name="_Toc292713294"/>
      <w:bookmarkStart w:id="1216" w:name="_Toc292865177"/>
      <w:r w:rsidRPr="00163560">
        <w:t>5.1.</w:t>
      </w:r>
      <w:r>
        <w:t>1</w:t>
      </w:r>
      <w:r w:rsidRPr="00163560">
        <w:t>.</w:t>
      </w:r>
      <w:r>
        <w:t>1</w:t>
      </w:r>
      <w:r w:rsidRPr="00163560">
        <w:t xml:space="preserve"> Metadata</w:t>
      </w:r>
      <w:bookmarkEnd w:id="1215"/>
      <w:bookmarkEnd w:id="12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4F42605C" w14:textId="77777777" w:rsidTr="003C0924">
        <w:trPr>
          <w:trHeight w:hRule="exact" w:val="255"/>
        </w:trPr>
        <w:tc>
          <w:tcPr>
            <w:tcW w:w="2235" w:type="dxa"/>
            <w:shd w:val="clear" w:color="auto" w:fill="D9D9D9"/>
            <w:vAlign w:val="center"/>
          </w:tcPr>
          <w:p w14:paraId="59930D1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center"/>
          </w:tcPr>
          <w:p w14:paraId="79691472"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14D107D4" w14:textId="77777777" w:rsidTr="003C0924">
        <w:trPr>
          <w:trHeight w:hRule="exact" w:val="255"/>
        </w:trPr>
        <w:tc>
          <w:tcPr>
            <w:tcW w:w="2235" w:type="dxa"/>
            <w:shd w:val="clear" w:color="auto" w:fill="E0E0E0"/>
            <w:vAlign w:val="bottom"/>
          </w:tcPr>
          <w:p w14:paraId="4077888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44BCA9F5"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Vandløb</w:t>
            </w:r>
          </w:p>
        </w:tc>
      </w:tr>
      <w:tr w:rsidR="00CB4BEB" w:rsidRPr="0051728E" w14:paraId="56E5F97B" w14:textId="77777777" w:rsidTr="003C0924">
        <w:trPr>
          <w:trHeight w:hRule="exact" w:val="255"/>
        </w:trPr>
        <w:tc>
          <w:tcPr>
            <w:tcW w:w="2235" w:type="dxa"/>
            <w:shd w:val="clear" w:color="auto" w:fill="E0E0E0"/>
            <w:vAlign w:val="bottom"/>
          </w:tcPr>
          <w:p w14:paraId="3226121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79915139"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Alle former for vandløb fra udspringet ved en kilde til det ender i havet. Også rørlagte.</w:t>
            </w:r>
          </w:p>
        </w:tc>
      </w:tr>
      <w:tr w:rsidR="00CB4BEB" w:rsidRPr="0051728E" w14:paraId="38A6AF69" w14:textId="77777777" w:rsidTr="003C0924">
        <w:trPr>
          <w:trHeight w:hRule="exact" w:val="454"/>
        </w:trPr>
        <w:tc>
          <w:tcPr>
            <w:tcW w:w="2235" w:type="dxa"/>
            <w:shd w:val="clear" w:color="auto" w:fill="E0E0E0"/>
            <w:vAlign w:val="bottom"/>
          </w:tcPr>
          <w:p w14:paraId="4FA0D49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6808E784" w14:textId="57A8E41D" w:rsidR="00CB4BEB" w:rsidRPr="00D77840" w:rsidRDefault="00CB4BEB" w:rsidP="003C0924">
            <w:pPr>
              <w:rPr>
                <w:rFonts w:ascii="Trebuchet MS" w:hAnsi="Trebuchet MS" w:cs="Trebuchet MS"/>
                <w:sz w:val="18"/>
                <w:szCs w:val="18"/>
              </w:rPr>
            </w:pPr>
            <w:r>
              <w:rPr>
                <w:rFonts w:ascii="Trebuchet MS" w:hAnsi="Trebuchet MS" w:cs="Trebuchet MS"/>
                <w:sz w:val="18"/>
                <w:szCs w:val="18"/>
              </w:rPr>
              <w:t xml:space="preserve">Indeholder kommunale oplysninger omkring hvert vandløb. Overbygning på </w:t>
            </w:r>
            <w:proofErr w:type="spellStart"/>
            <w:r w:rsidRPr="00285ECD">
              <w:rPr>
                <w:rFonts w:ascii="Trebuchet MS" w:hAnsi="Trebuchet MS" w:cs="Trebuchet MS"/>
                <w:sz w:val="18"/>
                <w:szCs w:val="18"/>
              </w:rPr>
              <w:t>GeoDanmark</w:t>
            </w:r>
            <w:proofErr w:type="spellEnd"/>
            <w:r>
              <w:rPr>
                <w:rFonts w:ascii="Trebuchet MS" w:hAnsi="Trebuchet MS" w:cs="Trebuchet MS"/>
                <w:sz w:val="18"/>
                <w:szCs w:val="18"/>
              </w:rPr>
              <w:t>-data med oplysninger omkring navn og ejerstatus. Mulighed for oplysning omkring vedligeholdelse, målsætning for vandløbet, sejladsbestemmelser, forureningsgrad og NBL§3 status.</w:t>
            </w:r>
          </w:p>
        </w:tc>
      </w:tr>
      <w:tr w:rsidR="00CB4BEB" w:rsidRPr="0051728E" w14:paraId="12765152" w14:textId="77777777" w:rsidTr="003C0924">
        <w:trPr>
          <w:trHeight w:hRule="exact" w:val="255"/>
        </w:trPr>
        <w:tc>
          <w:tcPr>
            <w:tcW w:w="2235" w:type="dxa"/>
            <w:shd w:val="clear" w:color="auto" w:fill="E0E0E0"/>
            <w:vAlign w:val="bottom"/>
          </w:tcPr>
          <w:p w14:paraId="6DA41DAB"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4C1310BF" w14:textId="05441FB4" w:rsidR="00CB4BEB" w:rsidRPr="0051728E" w:rsidRDefault="00CB4BEB" w:rsidP="003C0924">
            <w:pPr>
              <w:rPr>
                <w:rFonts w:ascii="Trebuchet MS" w:hAnsi="Trebuchet MS" w:cs="Trebuchet MS"/>
                <w:sz w:val="18"/>
                <w:szCs w:val="18"/>
              </w:rPr>
            </w:pPr>
            <w:r>
              <w:rPr>
                <w:rFonts w:ascii="Trebuchet MS" w:hAnsi="Trebuchet MS" w:cs="Trebuchet MS"/>
                <w:sz w:val="18"/>
                <w:szCs w:val="18"/>
              </w:rPr>
              <w:t>Et samlet overblik med alle kommunale drift</w:t>
            </w:r>
            <w:r w:rsidR="00285ECD">
              <w:rPr>
                <w:rFonts w:ascii="Trebuchet MS" w:hAnsi="Trebuchet MS" w:cs="Trebuchet MS"/>
                <w:sz w:val="18"/>
                <w:szCs w:val="18"/>
              </w:rPr>
              <w:t>s</w:t>
            </w:r>
            <w:r>
              <w:rPr>
                <w:rFonts w:ascii="Trebuchet MS" w:hAnsi="Trebuchet MS" w:cs="Trebuchet MS"/>
                <w:sz w:val="18"/>
                <w:szCs w:val="18"/>
              </w:rPr>
              <w:t>temaer på vandløbsområdet koblet sammen i et element/tema.</w:t>
            </w:r>
          </w:p>
        </w:tc>
      </w:tr>
      <w:tr w:rsidR="00CB4BEB" w:rsidRPr="0051728E" w14:paraId="12B1CFA3" w14:textId="77777777" w:rsidTr="003C0924">
        <w:trPr>
          <w:trHeight w:hRule="exact" w:val="255"/>
        </w:trPr>
        <w:tc>
          <w:tcPr>
            <w:tcW w:w="2235" w:type="dxa"/>
            <w:shd w:val="clear" w:color="auto" w:fill="E0E0E0"/>
            <w:vAlign w:val="bottom"/>
          </w:tcPr>
          <w:p w14:paraId="601A79C6"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72BE899A"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Hydrografi</w:t>
            </w:r>
            <w:r>
              <w:rPr>
                <w:rFonts w:ascii="Trebuchet MS" w:hAnsi="Trebuchet MS" w:cs="Trebuchet MS"/>
                <w:bCs/>
                <w:kern w:val="32"/>
                <w:sz w:val="18"/>
                <w:szCs w:val="18"/>
              </w:rPr>
              <w:t xml:space="preserve">, </w:t>
            </w:r>
            <w:r w:rsidRPr="00492FFE">
              <w:rPr>
                <w:rFonts w:ascii="Trebuchet MS" w:hAnsi="Trebuchet MS" w:cs="Trebuchet MS"/>
                <w:bCs/>
                <w:kern w:val="32"/>
                <w:sz w:val="18"/>
                <w:szCs w:val="18"/>
              </w:rPr>
              <w:t>Stednavne</w:t>
            </w:r>
          </w:p>
        </w:tc>
      </w:tr>
      <w:tr w:rsidR="00CB4BEB" w:rsidRPr="0051728E" w14:paraId="44C25F97" w14:textId="77777777" w:rsidTr="003C0924">
        <w:trPr>
          <w:trHeight w:hRule="exact" w:val="255"/>
        </w:trPr>
        <w:tc>
          <w:tcPr>
            <w:tcW w:w="2235" w:type="dxa"/>
            <w:shd w:val="clear" w:color="auto" w:fill="E0E0E0"/>
            <w:vAlign w:val="bottom"/>
          </w:tcPr>
          <w:p w14:paraId="4A7748E7" w14:textId="77777777" w:rsidR="00CB4BEB" w:rsidRPr="00492FFE" w:rsidRDefault="00CB4BEB" w:rsidP="003C0924">
            <w:pPr>
              <w:rPr>
                <w:rFonts w:ascii="Trebuchet MS" w:hAnsi="Trebuchet MS" w:cs="Trebuchet MS"/>
                <w:sz w:val="18"/>
                <w:szCs w:val="18"/>
              </w:rPr>
            </w:pPr>
            <w:proofErr w:type="spellStart"/>
            <w:r w:rsidRPr="00E45822">
              <w:rPr>
                <w:rFonts w:ascii="Trebuchet MS" w:hAnsi="Trebuchet MS" w:cs="Trebuchet MS"/>
                <w:sz w:val="18"/>
                <w:szCs w:val="18"/>
              </w:rPr>
              <w:t>Noegle</w:t>
            </w:r>
            <w:r w:rsidRPr="00492FFE">
              <w:rPr>
                <w:rFonts w:ascii="Trebuchet MS" w:hAnsi="Trebuchet MS" w:cs="Trebuchet MS"/>
                <w:sz w:val="18"/>
                <w:szCs w:val="18"/>
              </w:rPr>
              <w:t>_ord</w:t>
            </w:r>
            <w:proofErr w:type="spellEnd"/>
          </w:p>
        </w:tc>
        <w:tc>
          <w:tcPr>
            <w:tcW w:w="11340" w:type="dxa"/>
            <w:shd w:val="clear" w:color="auto" w:fill="FFFFFF"/>
            <w:vAlign w:val="bottom"/>
          </w:tcPr>
          <w:p w14:paraId="5D349198"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Vandløb, vandløbsnavn, vedligeholdelse, sejladsbestemmelser. Målsætning</w:t>
            </w:r>
          </w:p>
        </w:tc>
      </w:tr>
      <w:tr w:rsidR="00CB4BEB" w:rsidRPr="0051728E" w14:paraId="0912C96B" w14:textId="77777777" w:rsidTr="003C0924">
        <w:trPr>
          <w:trHeight w:hRule="exact" w:val="255"/>
        </w:trPr>
        <w:tc>
          <w:tcPr>
            <w:tcW w:w="2235" w:type="dxa"/>
            <w:shd w:val="clear" w:color="auto" w:fill="E0E0E0"/>
            <w:vAlign w:val="bottom"/>
          </w:tcPr>
          <w:p w14:paraId="6FDA08D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1A92B412"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Linje</w:t>
            </w:r>
          </w:p>
        </w:tc>
      </w:tr>
      <w:tr w:rsidR="00CB4BEB" w:rsidRPr="0051728E" w14:paraId="4847CC0E" w14:textId="77777777" w:rsidTr="003C0924">
        <w:trPr>
          <w:trHeight w:hRule="exact" w:val="255"/>
        </w:trPr>
        <w:tc>
          <w:tcPr>
            <w:tcW w:w="2235" w:type="dxa"/>
            <w:shd w:val="clear" w:color="auto" w:fill="E0E0E0"/>
            <w:vAlign w:val="bottom"/>
          </w:tcPr>
          <w:p w14:paraId="30C5CE29"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Lovgrundlag</w:t>
            </w:r>
          </w:p>
        </w:tc>
        <w:tc>
          <w:tcPr>
            <w:tcW w:w="11340" w:type="dxa"/>
            <w:shd w:val="clear" w:color="auto" w:fill="FFFFFF"/>
            <w:vAlign w:val="bottom"/>
          </w:tcPr>
          <w:p w14:paraId="2F82CEE4"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Vandløbsloven m.fl.</w:t>
            </w:r>
          </w:p>
        </w:tc>
      </w:tr>
      <w:tr w:rsidR="00CB4BEB" w:rsidRPr="00D831CE" w14:paraId="1E3A0167" w14:textId="77777777" w:rsidTr="003C0924">
        <w:trPr>
          <w:trHeight w:hRule="exact" w:val="255"/>
        </w:trPr>
        <w:tc>
          <w:tcPr>
            <w:tcW w:w="2235" w:type="dxa"/>
            <w:shd w:val="clear" w:color="auto" w:fill="E0E0E0"/>
            <w:vAlign w:val="bottom"/>
          </w:tcPr>
          <w:p w14:paraId="056C1D04" w14:textId="77777777" w:rsidR="00CB4BEB" w:rsidRPr="0043344B" w:rsidRDefault="00CB4BEB" w:rsidP="003C0924">
            <w:pPr>
              <w:rPr>
                <w:rFonts w:ascii="Trebuchet MS" w:hAnsi="Trebuchet MS" w:cs="Trebuchet MS"/>
                <w:sz w:val="18"/>
                <w:szCs w:val="18"/>
              </w:rPr>
            </w:pPr>
            <w:proofErr w:type="spellStart"/>
            <w:r w:rsidRPr="0043344B">
              <w:rPr>
                <w:rFonts w:ascii="Trebuchet MS" w:hAnsi="Trebuchet MS" w:cs="Trebuchet MS"/>
                <w:sz w:val="18"/>
                <w:szCs w:val="18"/>
              </w:rPr>
              <w:t>KLE_koder</w:t>
            </w:r>
            <w:proofErr w:type="spellEnd"/>
          </w:p>
        </w:tc>
        <w:tc>
          <w:tcPr>
            <w:tcW w:w="11340" w:type="dxa"/>
            <w:shd w:val="clear" w:color="auto" w:fill="FFFFFF"/>
            <w:vAlign w:val="bottom"/>
          </w:tcPr>
          <w:p w14:paraId="1FA1D375" w14:textId="77777777" w:rsidR="00CB4BEB" w:rsidRPr="00D831CE" w:rsidRDefault="00CB4BEB" w:rsidP="00D831CE">
            <w:pPr>
              <w:rPr>
                <w:rFonts w:ascii="Trebuchet MS" w:hAnsi="Trebuchet MS" w:cs="Trebuchet MS"/>
                <w:sz w:val="18"/>
                <w:szCs w:val="18"/>
              </w:rPr>
            </w:pPr>
            <w:r w:rsidRPr="00D831CE">
              <w:rPr>
                <w:rFonts w:ascii="Trebuchet MS" w:hAnsi="Trebuchet MS" w:cs="Trebuchet MS"/>
                <w:sz w:val="18"/>
                <w:szCs w:val="18"/>
              </w:rPr>
              <w:t xml:space="preserve">06.02.00, 06.02.02, 06.02.03, 06.02.10, 06.02.11, 06.02.20 </w:t>
            </w:r>
          </w:p>
        </w:tc>
      </w:tr>
    </w:tbl>
    <w:p w14:paraId="3254945A" w14:textId="77777777" w:rsidR="00CB4BEB" w:rsidRPr="00A32757" w:rsidRDefault="00CB4BEB" w:rsidP="0093403C">
      <w:pPr>
        <w:pStyle w:val="Overskrift4"/>
      </w:pPr>
      <w:bookmarkStart w:id="1217" w:name="_Toc292713295"/>
      <w:bookmarkStart w:id="1218" w:name="_Toc292865178"/>
      <w:r>
        <w:br w:type="page"/>
      </w:r>
      <w:r>
        <w:lastRenderedPageBreak/>
        <w:t>5.1.1.2</w:t>
      </w:r>
      <w:r w:rsidRPr="00A32757">
        <w:t xml:space="preserve"> </w:t>
      </w:r>
      <w:r>
        <w:t>Registreringsvejledning</w:t>
      </w:r>
      <w:bookmarkEnd w:id="1217"/>
      <w:bookmarkEnd w:id="121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88"/>
        <w:gridCol w:w="9938"/>
      </w:tblGrid>
      <w:tr w:rsidR="00CB4BEB" w:rsidRPr="0051728E" w14:paraId="7FDF2A93" w14:textId="77777777" w:rsidTr="003C0924">
        <w:trPr>
          <w:trHeight w:val="227"/>
        </w:trPr>
        <w:tc>
          <w:tcPr>
            <w:tcW w:w="3510" w:type="dxa"/>
            <w:shd w:val="clear" w:color="auto" w:fill="D9D9D9"/>
            <w:vAlign w:val="bottom"/>
          </w:tcPr>
          <w:p w14:paraId="71CC028E" w14:textId="77777777" w:rsidR="00CB4BEB" w:rsidRPr="00BD2F3F" w:rsidRDefault="00CB4BEB" w:rsidP="003C0924">
            <w:pPr>
              <w:rPr>
                <w:rFonts w:ascii="Trebuchet MS" w:hAnsi="Trebuchet MS" w:cs="Trebuchet MS"/>
                <w:bCs/>
                <w:sz w:val="18"/>
                <w:szCs w:val="18"/>
              </w:rPr>
            </w:pPr>
            <w:r w:rsidRPr="00BD2F3F">
              <w:rPr>
                <w:rFonts w:ascii="Trebuchet MS" w:hAnsi="Trebuchet MS" w:cs="Trebuchet MS"/>
                <w:b/>
                <w:bCs/>
                <w:sz w:val="18"/>
                <w:szCs w:val="18"/>
              </w:rPr>
              <w:t>Emne</w:t>
            </w:r>
          </w:p>
        </w:tc>
        <w:tc>
          <w:tcPr>
            <w:tcW w:w="10065" w:type="dxa"/>
            <w:shd w:val="clear" w:color="auto" w:fill="D9D9D9"/>
            <w:vAlign w:val="bottom"/>
          </w:tcPr>
          <w:p w14:paraId="3A8AF4D4" w14:textId="77777777" w:rsidR="00CB4BEB" w:rsidRPr="00BD2F3F" w:rsidRDefault="00CB4BEB" w:rsidP="003C0924">
            <w:pPr>
              <w:rPr>
                <w:rFonts w:ascii="Trebuchet MS" w:hAnsi="Trebuchet MS" w:cs="Trebuchet MS"/>
                <w:bCs/>
                <w:sz w:val="18"/>
                <w:szCs w:val="18"/>
              </w:rPr>
            </w:pPr>
            <w:r w:rsidRPr="00BD2F3F">
              <w:rPr>
                <w:rFonts w:ascii="Trebuchet MS" w:hAnsi="Trebuchet MS" w:cs="Trebuchet MS"/>
                <w:b/>
                <w:bCs/>
                <w:sz w:val="18"/>
                <w:szCs w:val="18"/>
              </w:rPr>
              <w:t>Beskrivelse</w:t>
            </w:r>
          </w:p>
        </w:tc>
      </w:tr>
      <w:tr w:rsidR="00CB4BEB" w:rsidRPr="0051728E" w14:paraId="252BA08C" w14:textId="77777777" w:rsidTr="003C0924">
        <w:trPr>
          <w:trHeight w:val="227"/>
        </w:trPr>
        <w:tc>
          <w:tcPr>
            <w:tcW w:w="3510" w:type="dxa"/>
            <w:shd w:val="clear" w:color="auto" w:fill="E0E0E0"/>
            <w:vAlign w:val="center"/>
          </w:tcPr>
          <w:p w14:paraId="2F714722" w14:textId="77777777" w:rsidR="00CB4BEB" w:rsidRPr="00BD2F3F" w:rsidRDefault="00CB4BEB" w:rsidP="003C0924">
            <w:pPr>
              <w:rPr>
                <w:rFonts w:ascii="Trebuchet MS" w:hAnsi="Trebuchet MS" w:cs="Trebuchet MS"/>
                <w:bCs/>
                <w:sz w:val="18"/>
                <w:szCs w:val="18"/>
              </w:rPr>
            </w:pPr>
            <w:r w:rsidRPr="00BD2F3F">
              <w:rPr>
                <w:rFonts w:ascii="Trebuchet MS" w:hAnsi="Trebuchet MS" w:cs="Trebuchet MS"/>
                <w:bCs/>
                <w:sz w:val="18"/>
                <w:szCs w:val="18"/>
              </w:rPr>
              <w:t>Registreringsinstruks</w:t>
            </w:r>
          </w:p>
        </w:tc>
        <w:tc>
          <w:tcPr>
            <w:tcW w:w="10065" w:type="dxa"/>
            <w:shd w:val="clear" w:color="auto" w:fill="FFFFFF"/>
            <w:vAlign w:val="bottom"/>
          </w:tcPr>
          <w:p w14:paraId="27C2B566" w14:textId="2180F6D6" w:rsidR="00CB4BEB" w:rsidRPr="00BD2F3F" w:rsidRDefault="00CB4BEB" w:rsidP="003C0924">
            <w:pPr>
              <w:rPr>
                <w:rFonts w:ascii="Trebuchet MS" w:hAnsi="Trebuchet MS" w:cs="Trebuchet MS"/>
                <w:sz w:val="18"/>
                <w:szCs w:val="18"/>
              </w:rPr>
            </w:pPr>
            <w:proofErr w:type="spellStart"/>
            <w:r w:rsidRPr="00285ECD">
              <w:rPr>
                <w:rFonts w:ascii="Trebuchet MS" w:hAnsi="Trebuchet MS" w:cs="Trebuchet MS"/>
                <w:sz w:val="18"/>
                <w:szCs w:val="18"/>
              </w:rPr>
              <w:t>GeoDanmark</w:t>
            </w:r>
            <w:proofErr w:type="spellEnd"/>
            <w:r w:rsidRPr="00BD2F3F">
              <w:rPr>
                <w:rFonts w:ascii="Trebuchet MS" w:hAnsi="Trebuchet MS" w:cs="Trebuchet MS"/>
                <w:sz w:val="18"/>
                <w:szCs w:val="18"/>
              </w:rPr>
              <w:t xml:space="preserve">-vandløbsmidte tilføres data fra andre datasæt. Evt. mangler i </w:t>
            </w:r>
            <w:proofErr w:type="spellStart"/>
            <w:r w:rsidRPr="00285ECD">
              <w:rPr>
                <w:rFonts w:ascii="Trebuchet MS" w:hAnsi="Trebuchet MS" w:cs="Trebuchet MS"/>
                <w:sz w:val="18"/>
                <w:szCs w:val="18"/>
              </w:rPr>
              <w:t>GeoDanmark</w:t>
            </w:r>
            <w:proofErr w:type="spellEnd"/>
            <w:r w:rsidRPr="00BD2F3F">
              <w:rPr>
                <w:rFonts w:ascii="Trebuchet MS" w:hAnsi="Trebuchet MS" w:cs="Trebuchet MS"/>
                <w:sz w:val="18"/>
                <w:szCs w:val="18"/>
              </w:rPr>
              <w:t xml:space="preserve">-temaet tilføres i </w:t>
            </w:r>
            <w:proofErr w:type="spellStart"/>
            <w:r w:rsidRPr="00285ECD">
              <w:rPr>
                <w:rFonts w:ascii="Trebuchet MS" w:hAnsi="Trebuchet MS" w:cs="Trebuchet MS"/>
                <w:sz w:val="18"/>
                <w:szCs w:val="18"/>
              </w:rPr>
              <w:t>GeoDanmark</w:t>
            </w:r>
            <w:proofErr w:type="spellEnd"/>
            <w:r w:rsidRPr="00BD2F3F">
              <w:rPr>
                <w:rFonts w:ascii="Trebuchet MS" w:hAnsi="Trebuchet MS" w:cs="Trebuchet MS"/>
                <w:sz w:val="18"/>
                <w:szCs w:val="18"/>
              </w:rPr>
              <w:t xml:space="preserve">-database og trække ud herfra. </w:t>
            </w:r>
            <w:proofErr w:type="spellStart"/>
            <w:r w:rsidRPr="00285ECD">
              <w:rPr>
                <w:rFonts w:ascii="Trebuchet MS" w:hAnsi="Trebuchet MS" w:cs="Trebuchet MS"/>
                <w:sz w:val="18"/>
                <w:szCs w:val="18"/>
              </w:rPr>
              <w:t>GeoDanmark</w:t>
            </w:r>
            <w:proofErr w:type="spellEnd"/>
            <w:r w:rsidRPr="00BD2F3F">
              <w:rPr>
                <w:rFonts w:ascii="Trebuchet MS" w:hAnsi="Trebuchet MS" w:cs="Trebuchet MS"/>
                <w:sz w:val="18"/>
                <w:szCs w:val="18"/>
              </w:rPr>
              <w:t xml:space="preserve">-objekter deles kun jf. </w:t>
            </w:r>
            <w:proofErr w:type="spellStart"/>
            <w:r w:rsidRPr="00285ECD">
              <w:rPr>
                <w:rFonts w:ascii="Trebuchet MS" w:hAnsi="Trebuchet MS" w:cs="Trebuchet MS"/>
                <w:sz w:val="18"/>
                <w:szCs w:val="18"/>
              </w:rPr>
              <w:t>GeoDanmark</w:t>
            </w:r>
            <w:proofErr w:type="spellEnd"/>
            <w:r w:rsidRPr="00BD2F3F">
              <w:rPr>
                <w:rFonts w:ascii="Trebuchet MS" w:hAnsi="Trebuchet MS" w:cs="Trebuchet MS"/>
                <w:sz w:val="18"/>
                <w:szCs w:val="18"/>
              </w:rPr>
              <w:t>-specifikationen f.eks. hvor der kommer tilløb fra andet vandløb. Kobling kan f.eks. ske via stedbestemt analyse opfulgt af en visuel kontrol/gennemgang med det nye og det gamle tema oven på hinanden i forskellig</w:t>
            </w:r>
            <w:r w:rsidR="00285ECD">
              <w:rPr>
                <w:rFonts w:ascii="Trebuchet MS" w:hAnsi="Trebuchet MS" w:cs="Trebuchet MS"/>
                <w:sz w:val="18"/>
                <w:szCs w:val="18"/>
              </w:rPr>
              <w:t>e</w:t>
            </w:r>
            <w:r w:rsidRPr="00BD2F3F">
              <w:rPr>
                <w:rFonts w:ascii="Trebuchet MS" w:hAnsi="Trebuchet MS" w:cs="Trebuchet MS"/>
                <w:sz w:val="18"/>
                <w:szCs w:val="18"/>
              </w:rPr>
              <w:t xml:space="preserve"> tykkelser af stregerne.</w:t>
            </w:r>
          </w:p>
          <w:p w14:paraId="73B5DFEB"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 xml:space="preserve">Der bør på sigt arbejdes hen mod sammenhæng i data, så man ikke skal gætte på hvilken vej vandet har mod havet. De kommunale vandløbsfolk kender meget omkring vandløbene. </w:t>
            </w:r>
          </w:p>
          <w:p w14:paraId="235C40B8"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 xml:space="preserve">Det er en god idé at vende (flippe) vandløbet rigtigt, så man kan sætte retning på, hvor mod vandet løber. På de fleste vandløb kan det ses ud fra z-værdien på </w:t>
            </w:r>
            <w:proofErr w:type="spellStart"/>
            <w:r w:rsidRPr="00285ECD">
              <w:rPr>
                <w:rFonts w:ascii="Trebuchet MS" w:hAnsi="Trebuchet MS" w:cs="Trebuchet MS"/>
                <w:sz w:val="18"/>
                <w:szCs w:val="18"/>
              </w:rPr>
              <w:t>GeoDanmark</w:t>
            </w:r>
            <w:proofErr w:type="spellEnd"/>
            <w:r w:rsidRPr="00BD2F3F">
              <w:rPr>
                <w:rFonts w:ascii="Trebuchet MS" w:hAnsi="Trebuchet MS" w:cs="Trebuchet MS"/>
                <w:sz w:val="18"/>
                <w:szCs w:val="18"/>
              </w:rPr>
              <w:t>-objektet. Resten gøres via højdekurver, lokalt kendskab m.v.</w:t>
            </w:r>
          </w:p>
        </w:tc>
      </w:tr>
      <w:tr w:rsidR="00CB4BEB" w:rsidRPr="0051728E" w14:paraId="20E2922C" w14:textId="77777777" w:rsidTr="003C0924">
        <w:trPr>
          <w:trHeight w:hRule="exact" w:val="255"/>
        </w:trPr>
        <w:tc>
          <w:tcPr>
            <w:tcW w:w="3510" w:type="dxa"/>
            <w:shd w:val="clear" w:color="auto" w:fill="E0E0E0"/>
            <w:vAlign w:val="bottom"/>
          </w:tcPr>
          <w:p w14:paraId="15BADC33"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Klassificering/opdeling</w:t>
            </w:r>
          </w:p>
        </w:tc>
        <w:tc>
          <w:tcPr>
            <w:tcW w:w="10065" w:type="dxa"/>
            <w:shd w:val="clear" w:color="auto" w:fill="FFFFFF"/>
            <w:vAlign w:val="bottom"/>
          </w:tcPr>
          <w:p w14:paraId="3C9E52FD"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Kan opdeles/grupperes via attributter. Se bl.a. 5.1.1.3. Kodelister.</w:t>
            </w:r>
          </w:p>
        </w:tc>
      </w:tr>
      <w:tr w:rsidR="00CB4BEB" w:rsidRPr="0051728E" w14:paraId="112E7C51" w14:textId="77777777" w:rsidTr="003C0924">
        <w:trPr>
          <w:trHeight w:hRule="exact" w:val="255"/>
        </w:trPr>
        <w:tc>
          <w:tcPr>
            <w:tcW w:w="3510" w:type="dxa"/>
            <w:shd w:val="clear" w:color="auto" w:fill="E0E0E0"/>
            <w:vAlign w:val="bottom"/>
          </w:tcPr>
          <w:p w14:paraId="2F0E68CB"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Minimum størrelser for objekt</w:t>
            </w:r>
          </w:p>
        </w:tc>
        <w:tc>
          <w:tcPr>
            <w:tcW w:w="10065" w:type="dxa"/>
            <w:shd w:val="clear" w:color="auto" w:fill="FFFFFF"/>
            <w:vAlign w:val="bottom"/>
          </w:tcPr>
          <w:p w14:paraId="56D7002C"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 xml:space="preserve">Set </w:t>
            </w:r>
            <w:proofErr w:type="spellStart"/>
            <w:r w:rsidRPr="00285ECD">
              <w:rPr>
                <w:rFonts w:ascii="Trebuchet MS" w:hAnsi="Trebuchet MS" w:cs="Trebuchet MS"/>
                <w:sz w:val="18"/>
                <w:szCs w:val="18"/>
              </w:rPr>
              <w:t>GeoDanmark</w:t>
            </w:r>
            <w:proofErr w:type="spellEnd"/>
            <w:r w:rsidRPr="00BD2F3F">
              <w:rPr>
                <w:rFonts w:ascii="Trebuchet MS" w:hAnsi="Trebuchet MS" w:cs="Trebuchet MS"/>
                <w:sz w:val="18"/>
                <w:szCs w:val="18"/>
              </w:rPr>
              <w:t>-specifikationen.</w:t>
            </w:r>
          </w:p>
        </w:tc>
      </w:tr>
      <w:tr w:rsidR="00CB4BEB" w:rsidRPr="0051728E" w14:paraId="77A7291B" w14:textId="77777777" w:rsidTr="003C0924">
        <w:trPr>
          <w:trHeight w:hRule="exact" w:val="255"/>
        </w:trPr>
        <w:tc>
          <w:tcPr>
            <w:tcW w:w="3510" w:type="dxa"/>
            <w:shd w:val="clear" w:color="auto" w:fill="E0E0E0"/>
            <w:vAlign w:val="bottom"/>
          </w:tcPr>
          <w:p w14:paraId="3F63EB38"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Entydige objekter</w:t>
            </w:r>
          </w:p>
        </w:tc>
        <w:tc>
          <w:tcPr>
            <w:tcW w:w="10065" w:type="dxa"/>
            <w:shd w:val="clear" w:color="auto" w:fill="FFFFFF"/>
            <w:vAlign w:val="bottom"/>
          </w:tcPr>
          <w:p w14:paraId="77439B3B"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 xml:space="preserve">Set </w:t>
            </w:r>
            <w:proofErr w:type="spellStart"/>
            <w:r w:rsidRPr="00285ECD">
              <w:rPr>
                <w:rFonts w:ascii="Trebuchet MS" w:hAnsi="Trebuchet MS" w:cs="Trebuchet MS"/>
                <w:sz w:val="18"/>
                <w:szCs w:val="18"/>
              </w:rPr>
              <w:t>GeoDanmark</w:t>
            </w:r>
            <w:proofErr w:type="spellEnd"/>
            <w:r w:rsidRPr="00BD2F3F">
              <w:rPr>
                <w:rFonts w:ascii="Trebuchet MS" w:hAnsi="Trebuchet MS" w:cs="Trebuchet MS"/>
                <w:sz w:val="18"/>
                <w:szCs w:val="18"/>
              </w:rPr>
              <w:t>-specifikationen.</w:t>
            </w:r>
          </w:p>
        </w:tc>
      </w:tr>
      <w:tr w:rsidR="00CB4BEB" w:rsidRPr="0051728E" w14:paraId="2BD28B59" w14:textId="77777777" w:rsidTr="003C0924">
        <w:trPr>
          <w:trHeight w:hRule="exact" w:val="255"/>
        </w:trPr>
        <w:tc>
          <w:tcPr>
            <w:tcW w:w="3510" w:type="dxa"/>
            <w:shd w:val="clear" w:color="auto" w:fill="E0E0E0"/>
            <w:vAlign w:val="bottom"/>
          </w:tcPr>
          <w:p w14:paraId="62E0E89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10065" w:type="dxa"/>
            <w:shd w:val="clear" w:color="auto" w:fill="FFFFFF"/>
            <w:vAlign w:val="bottom"/>
          </w:tcPr>
          <w:p w14:paraId="6948E052"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Set </w:t>
            </w:r>
            <w:proofErr w:type="spellStart"/>
            <w:r w:rsidRPr="00285ECD">
              <w:rPr>
                <w:rFonts w:ascii="Trebuchet MS" w:hAnsi="Trebuchet MS" w:cs="Trebuchet MS"/>
                <w:sz w:val="18"/>
                <w:szCs w:val="18"/>
              </w:rPr>
              <w:t>GeoDanmark</w:t>
            </w:r>
            <w:proofErr w:type="spellEnd"/>
            <w:r>
              <w:rPr>
                <w:rFonts w:ascii="Trebuchet MS" w:hAnsi="Trebuchet MS" w:cs="Trebuchet MS"/>
                <w:sz w:val="18"/>
                <w:szCs w:val="18"/>
              </w:rPr>
              <w:t>-specifikationen.</w:t>
            </w:r>
          </w:p>
        </w:tc>
      </w:tr>
      <w:tr w:rsidR="00CB4BEB" w:rsidRPr="0051728E" w14:paraId="0586DAA2" w14:textId="77777777" w:rsidTr="003C0924">
        <w:trPr>
          <w:trHeight w:hRule="exact" w:val="454"/>
        </w:trPr>
        <w:tc>
          <w:tcPr>
            <w:tcW w:w="3510" w:type="dxa"/>
            <w:shd w:val="clear" w:color="auto" w:fill="E0E0E0"/>
            <w:vAlign w:val="bottom"/>
          </w:tcPr>
          <w:p w14:paraId="47389BD7" w14:textId="77777777" w:rsidR="00CB4BEB" w:rsidRPr="00F01BF5" w:rsidRDefault="00CB4BEB" w:rsidP="003C0924">
            <w:pPr>
              <w:rPr>
                <w:rFonts w:ascii="Trebuchet MS" w:hAnsi="Trebuchet MS" w:cs="Trebuchet MS"/>
                <w:sz w:val="17"/>
                <w:szCs w:val="17"/>
              </w:rPr>
            </w:pPr>
            <w:r w:rsidRPr="00F01BF5">
              <w:rPr>
                <w:rFonts w:ascii="Trebuchet MS" w:hAnsi="Trebuchet MS" w:cs="Trebuchet MS"/>
                <w:sz w:val="17"/>
                <w:szCs w:val="17"/>
              </w:rPr>
              <w:t>Geometrisk konsistens med objekter i andre datasæt</w:t>
            </w:r>
          </w:p>
        </w:tc>
        <w:tc>
          <w:tcPr>
            <w:tcW w:w="10065" w:type="dxa"/>
            <w:shd w:val="clear" w:color="auto" w:fill="FFFFFF"/>
            <w:vAlign w:val="center"/>
          </w:tcPr>
          <w:p w14:paraId="61BF5E05"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Set </w:t>
            </w:r>
            <w:proofErr w:type="spellStart"/>
            <w:r w:rsidRPr="00285ECD">
              <w:rPr>
                <w:rFonts w:ascii="Trebuchet MS" w:hAnsi="Trebuchet MS" w:cs="Trebuchet MS"/>
                <w:sz w:val="18"/>
                <w:szCs w:val="18"/>
              </w:rPr>
              <w:t>GeoDanmark</w:t>
            </w:r>
            <w:proofErr w:type="spellEnd"/>
            <w:r>
              <w:rPr>
                <w:rFonts w:ascii="Trebuchet MS" w:hAnsi="Trebuchet MS" w:cs="Trebuchet MS"/>
                <w:sz w:val="18"/>
                <w:szCs w:val="18"/>
              </w:rPr>
              <w:t>-specifikationen.</w:t>
            </w:r>
          </w:p>
        </w:tc>
      </w:tr>
    </w:tbl>
    <w:p w14:paraId="217E3326" w14:textId="77777777" w:rsidR="00CB4BEB" w:rsidRPr="00A32757" w:rsidRDefault="00CB4BEB" w:rsidP="0093403C">
      <w:pPr>
        <w:pStyle w:val="Overskrift4"/>
      </w:pPr>
      <w:bookmarkStart w:id="1219" w:name="_Toc292713296"/>
      <w:bookmarkStart w:id="1220" w:name="_Toc292865179"/>
      <w:r>
        <w:t>5.1.1.3 Kodelister</w:t>
      </w:r>
      <w:bookmarkEnd w:id="1219"/>
      <w:bookmarkEnd w:id="1220"/>
    </w:p>
    <w:p w14:paraId="017CF86C" w14:textId="77777777" w:rsidR="00CB4BEB" w:rsidRPr="006973BC" w:rsidRDefault="00CB4BEB" w:rsidP="00CB4BEB">
      <w:pPr>
        <w:autoSpaceDE w:val="0"/>
        <w:autoSpaceDN w:val="0"/>
        <w:adjustRightInd w:val="0"/>
        <w:rPr>
          <w:rFonts w:ascii="Trebuchet MS" w:hAnsi="Trebuchet MS" w:cs="Trebuchet MS"/>
          <w:sz w:val="19"/>
          <w:szCs w:val="19"/>
        </w:rPr>
      </w:pPr>
      <w:r w:rsidRPr="006973BC">
        <w:rPr>
          <w:rFonts w:ascii="Trebuchet MS" w:hAnsi="Trebuchet MS" w:cs="Trebuchet MS"/>
          <w:sz w:val="19"/>
          <w:szCs w:val="19"/>
        </w:rPr>
        <w:t>Kodelisterne fungerer som oversættelser mellem anvendte kodeværdier og de matchende forklarende tekster.</w:t>
      </w:r>
    </w:p>
    <w:p w14:paraId="325302E1" w14:textId="77777777" w:rsidR="00CB4BEB" w:rsidRPr="00A32757" w:rsidRDefault="00CB4BEB" w:rsidP="00CB4BEB">
      <w:pPr>
        <w:pStyle w:val="Overskrift7"/>
      </w:pPr>
      <w:bookmarkStart w:id="1221" w:name="_Toc292713297"/>
      <w:bookmarkStart w:id="1222" w:name="_Toc292865180"/>
      <w:r>
        <w:t>5.1.1.3</w:t>
      </w:r>
      <w:r w:rsidRPr="00A32757">
        <w:t xml:space="preserve">.1 </w:t>
      </w:r>
      <w:r>
        <w:t xml:space="preserve">  5000 </w:t>
      </w:r>
      <w:proofErr w:type="spellStart"/>
      <w:r>
        <w:t>Vandl_type</w:t>
      </w:r>
      <w:proofErr w:type="spellEnd"/>
      <w:r w:rsidRPr="002B12CC">
        <w:t xml:space="preserve"> </w:t>
      </w:r>
      <w:r>
        <w:t>(</w:t>
      </w:r>
      <w:r w:rsidRPr="004D056C">
        <w:t>d_5000_vandl_type</w:t>
      </w:r>
      <w:r>
        <w:t>)</w:t>
      </w:r>
      <w:bookmarkEnd w:id="1221"/>
      <w:bookmarkEnd w:id="122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67"/>
        <w:gridCol w:w="1389"/>
        <w:gridCol w:w="1404"/>
        <w:gridCol w:w="8866"/>
      </w:tblGrid>
      <w:tr w:rsidR="00CB4BEB" w:rsidRPr="0051728E" w14:paraId="58A9167A" w14:textId="77777777" w:rsidTr="003C0924">
        <w:trPr>
          <w:trHeight w:hRule="exact" w:val="255"/>
        </w:trPr>
        <w:tc>
          <w:tcPr>
            <w:tcW w:w="1769" w:type="dxa"/>
            <w:tcBorders>
              <w:bottom w:val="single" w:sz="4" w:space="0" w:color="auto"/>
            </w:tcBorders>
            <w:shd w:val="clear" w:color="auto" w:fill="D9D9D9"/>
            <w:vAlign w:val="center"/>
          </w:tcPr>
          <w:p w14:paraId="35A23BB2" w14:textId="77777777" w:rsidR="00CB4BEB" w:rsidRPr="0051728E" w:rsidRDefault="00CB4BEB" w:rsidP="003C0924">
            <w:pPr>
              <w:rPr>
                <w:rFonts w:ascii="Trebuchet MS" w:hAnsi="Trebuchet MS" w:cs="Trebuchet MS"/>
                <w:b/>
                <w:bCs/>
                <w:sz w:val="18"/>
                <w:szCs w:val="18"/>
              </w:rPr>
            </w:pPr>
            <w:proofErr w:type="spellStart"/>
            <w:r>
              <w:rPr>
                <w:rFonts w:ascii="Trebuchet MS" w:hAnsi="Trebuchet MS" w:cs="Trebuchet MS"/>
                <w:b/>
                <w:bCs/>
                <w:sz w:val="18"/>
                <w:szCs w:val="18"/>
              </w:rPr>
              <w:t>vandl_type_kode</w:t>
            </w:r>
            <w:proofErr w:type="spellEnd"/>
          </w:p>
        </w:tc>
        <w:tc>
          <w:tcPr>
            <w:tcW w:w="1393" w:type="dxa"/>
            <w:tcBorders>
              <w:bottom w:val="single" w:sz="4" w:space="0" w:color="auto"/>
            </w:tcBorders>
            <w:shd w:val="clear" w:color="auto" w:fill="D9D9D9"/>
            <w:vAlign w:val="center"/>
          </w:tcPr>
          <w:p w14:paraId="2BD8E55C" w14:textId="77777777" w:rsidR="00CB4BEB" w:rsidRPr="0051728E" w:rsidRDefault="00CB4BEB" w:rsidP="003C0924">
            <w:pPr>
              <w:rPr>
                <w:rFonts w:ascii="Trebuchet MS" w:hAnsi="Trebuchet MS" w:cs="Trebuchet MS"/>
                <w:bCs/>
                <w:sz w:val="18"/>
                <w:szCs w:val="18"/>
              </w:rPr>
            </w:pPr>
            <w:proofErr w:type="spellStart"/>
            <w:r>
              <w:rPr>
                <w:rFonts w:ascii="Trebuchet MS" w:hAnsi="Trebuchet MS" w:cs="Trebuchet MS"/>
                <w:b/>
                <w:bCs/>
                <w:sz w:val="18"/>
                <w:szCs w:val="18"/>
              </w:rPr>
              <w:t>vandl_type</w:t>
            </w:r>
            <w:proofErr w:type="spellEnd"/>
          </w:p>
        </w:tc>
        <w:tc>
          <w:tcPr>
            <w:tcW w:w="1418" w:type="dxa"/>
            <w:tcBorders>
              <w:bottom w:val="single" w:sz="4" w:space="0" w:color="auto"/>
            </w:tcBorders>
            <w:shd w:val="clear" w:color="auto" w:fill="D9D9D9"/>
            <w:vAlign w:val="bottom"/>
          </w:tcPr>
          <w:p w14:paraId="3AE3B35E"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995" w:type="dxa"/>
            <w:tcBorders>
              <w:bottom w:val="single" w:sz="4" w:space="0" w:color="auto"/>
            </w:tcBorders>
            <w:shd w:val="clear" w:color="auto" w:fill="D9D9D9"/>
            <w:vAlign w:val="bottom"/>
          </w:tcPr>
          <w:p w14:paraId="4C64F8C9"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21C29A88" w14:textId="77777777" w:rsidTr="003C0924">
        <w:trPr>
          <w:trHeight w:hRule="exact" w:val="255"/>
        </w:trPr>
        <w:tc>
          <w:tcPr>
            <w:tcW w:w="1769" w:type="dxa"/>
            <w:tcBorders>
              <w:top w:val="single" w:sz="4" w:space="0" w:color="auto"/>
              <w:left w:val="single" w:sz="4" w:space="0" w:color="auto"/>
              <w:bottom w:val="single" w:sz="4" w:space="0" w:color="auto"/>
              <w:right w:val="single" w:sz="4" w:space="0" w:color="auto"/>
            </w:tcBorders>
            <w:shd w:val="clear" w:color="auto" w:fill="D9D9D9"/>
            <w:vAlign w:val="bottom"/>
          </w:tcPr>
          <w:p w14:paraId="69D02FE4"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1</w:t>
            </w:r>
          </w:p>
        </w:tc>
        <w:tc>
          <w:tcPr>
            <w:tcW w:w="1393" w:type="dxa"/>
            <w:tcBorders>
              <w:top w:val="single" w:sz="4" w:space="0" w:color="auto"/>
              <w:left w:val="single" w:sz="4" w:space="0" w:color="auto"/>
              <w:bottom w:val="single" w:sz="4" w:space="0" w:color="auto"/>
            </w:tcBorders>
            <w:shd w:val="clear" w:color="auto" w:fill="FFFFFF"/>
            <w:vAlign w:val="bottom"/>
          </w:tcPr>
          <w:p w14:paraId="72CA3B68" w14:textId="77777777" w:rsidR="00CB4BEB" w:rsidRPr="00470899" w:rsidRDefault="00CB4BEB" w:rsidP="003C0924">
            <w:pPr>
              <w:rPr>
                <w:rFonts w:ascii="Trebuchet MS" w:hAnsi="Trebuchet MS" w:cs="Trebuchet MS"/>
                <w:sz w:val="18"/>
                <w:szCs w:val="18"/>
              </w:rPr>
            </w:pPr>
            <w:r w:rsidRPr="00470899">
              <w:rPr>
                <w:rFonts w:ascii="Trebuchet MS" w:hAnsi="Trebuchet MS" w:cs="Trebuchet MS"/>
                <w:sz w:val="18"/>
                <w:szCs w:val="18"/>
              </w:rPr>
              <w:t>Almindelig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355EF1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95" w:type="dxa"/>
            <w:tcBorders>
              <w:top w:val="single" w:sz="4" w:space="0" w:color="auto"/>
              <w:left w:val="single" w:sz="4" w:space="0" w:color="auto"/>
              <w:bottom w:val="single" w:sz="4" w:space="0" w:color="auto"/>
            </w:tcBorders>
            <w:shd w:val="clear" w:color="auto" w:fill="FFFFFF"/>
            <w:vAlign w:val="bottom"/>
          </w:tcPr>
          <w:p w14:paraId="22C2AF0F" w14:textId="77777777" w:rsidR="00CB4BEB" w:rsidRPr="00FE3FC3" w:rsidRDefault="00CB4BEB" w:rsidP="003C0924">
            <w:pPr>
              <w:rPr>
                <w:rFonts w:ascii="Trebuchet MS" w:hAnsi="Trebuchet MS" w:cs="Trebuchet MS"/>
                <w:sz w:val="18"/>
                <w:szCs w:val="18"/>
              </w:rPr>
            </w:pPr>
            <w:r w:rsidRPr="00470899">
              <w:rPr>
                <w:rFonts w:ascii="Trebuchet MS" w:hAnsi="Trebuchet MS" w:cs="Trebuchet MS"/>
                <w:sz w:val="18"/>
                <w:szCs w:val="18"/>
              </w:rPr>
              <w:t>Åbent vandløb</w:t>
            </w:r>
          </w:p>
        </w:tc>
      </w:tr>
      <w:tr w:rsidR="00CB4BEB" w:rsidRPr="0051728E" w14:paraId="72BEBC8E" w14:textId="77777777" w:rsidTr="003C0924">
        <w:trPr>
          <w:trHeight w:hRule="exact" w:val="454"/>
        </w:trPr>
        <w:tc>
          <w:tcPr>
            <w:tcW w:w="1769" w:type="dxa"/>
            <w:tcBorders>
              <w:top w:val="single" w:sz="4" w:space="0" w:color="auto"/>
              <w:left w:val="single" w:sz="4" w:space="0" w:color="auto"/>
              <w:bottom w:val="single" w:sz="4" w:space="0" w:color="auto"/>
              <w:right w:val="single" w:sz="4" w:space="0" w:color="auto"/>
            </w:tcBorders>
            <w:shd w:val="clear" w:color="auto" w:fill="D9D9D9"/>
            <w:vAlign w:val="center"/>
          </w:tcPr>
          <w:p w14:paraId="41AF2335"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2</w:t>
            </w:r>
          </w:p>
        </w:tc>
        <w:tc>
          <w:tcPr>
            <w:tcW w:w="1393" w:type="dxa"/>
            <w:tcBorders>
              <w:top w:val="single" w:sz="4" w:space="0" w:color="auto"/>
              <w:left w:val="single" w:sz="4" w:space="0" w:color="auto"/>
              <w:bottom w:val="single" w:sz="4" w:space="0" w:color="auto"/>
            </w:tcBorders>
            <w:shd w:val="clear" w:color="auto" w:fill="FFFFFF"/>
            <w:vAlign w:val="center"/>
          </w:tcPr>
          <w:p w14:paraId="76E66CE3" w14:textId="77777777" w:rsidR="00CB4BEB" w:rsidRPr="00470899" w:rsidRDefault="00CB4BEB" w:rsidP="003C0924">
            <w:pPr>
              <w:rPr>
                <w:rFonts w:ascii="Trebuchet MS" w:hAnsi="Trebuchet MS" w:cs="Trebuchet MS"/>
                <w:sz w:val="18"/>
                <w:szCs w:val="18"/>
              </w:rPr>
            </w:pPr>
            <w:r w:rsidRPr="00470899">
              <w:rPr>
                <w:rFonts w:ascii="Trebuchet MS" w:hAnsi="Trebuchet MS" w:cs="Trebuchet MS"/>
                <w:sz w:val="18"/>
                <w:szCs w:val="18"/>
              </w:rPr>
              <w:t>Rørlagt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00EC28F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95" w:type="dxa"/>
            <w:tcBorders>
              <w:top w:val="single" w:sz="4" w:space="0" w:color="auto"/>
              <w:left w:val="single" w:sz="4" w:space="0" w:color="auto"/>
              <w:bottom w:val="single" w:sz="4" w:space="0" w:color="auto"/>
            </w:tcBorders>
            <w:shd w:val="clear" w:color="auto" w:fill="FFFFFF"/>
            <w:vAlign w:val="bottom"/>
          </w:tcPr>
          <w:p w14:paraId="7EED5ABB" w14:textId="77777777" w:rsidR="00CB4BEB" w:rsidRPr="00FE3FC3" w:rsidRDefault="00CB4BEB" w:rsidP="003C0924">
            <w:pPr>
              <w:rPr>
                <w:rFonts w:ascii="Trebuchet MS" w:hAnsi="Trebuchet MS" w:cs="Trebuchet MS"/>
                <w:sz w:val="18"/>
                <w:szCs w:val="18"/>
              </w:rPr>
            </w:pPr>
            <w:r w:rsidRPr="00470899">
              <w:rPr>
                <w:rFonts w:ascii="Trebuchet MS" w:hAnsi="Trebuchet MS" w:cs="Trebuchet MS"/>
                <w:sz w:val="18"/>
                <w:szCs w:val="18"/>
              </w:rPr>
              <w:t>Administrativ registrering af rørlagt forløb. Kan registreres, hvor myndigheden mener, at registreringen har funktionsmæssig betydning for vandløbsnetværket.</w:t>
            </w:r>
          </w:p>
        </w:tc>
      </w:tr>
      <w:tr w:rsidR="00CB4BEB" w:rsidRPr="0051728E" w14:paraId="618F6BEA" w14:textId="77777777" w:rsidTr="003C0924">
        <w:trPr>
          <w:trHeight w:hRule="exact" w:val="255"/>
        </w:trPr>
        <w:tc>
          <w:tcPr>
            <w:tcW w:w="1769" w:type="dxa"/>
            <w:tcBorders>
              <w:top w:val="single" w:sz="4" w:space="0" w:color="auto"/>
              <w:left w:val="single" w:sz="4" w:space="0" w:color="auto"/>
              <w:bottom w:val="single" w:sz="4" w:space="0" w:color="auto"/>
              <w:right w:val="single" w:sz="4" w:space="0" w:color="auto"/>
            </w:tcBorders>
            <w:shd w:val="clear" w:color="auto" w:fill="D9D9D9"/>
            <w:vAlign w:val="bottom"/>
          </w:tcPr>
          <w:p w14:paraId="1A548C4C"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3</w:t>
            </w:r>
          </w:p>
        </w:tc>
        <w:tc>
          <w:tcPr>
            <w:tcW w:w="1393" w:type="dxa"/>
            <w:tcBorders>
              <w:top w:val="single" w:sz="4" w:space="0" w:color="auto"/>
              <w:left w:val="single" w:sz="4" w:space="0" w:color="auto"/>
              <w:bottom w:val="single" w:sz="4" w:space="0" w:color="auto"/>
            </w:tcBorders>
            <w:shd w:val="clear" w:color="auto" w:fill="FFFFFF"/>
            <w:vAlign w:val="bottom"/>
          </w:tcPr>
          <w:p w14:paraId="38970B10" w14:textId="77777777" w:rsidR="00CB4BEB" w:rsidRPr="00470899" w:rsidRDefault="00CB4BEB" w:rsidP="003C0924">
            <w:pPr>
              <w:rPr>
                <w:rFonts w:ascii="Trebuchet MS" w:hAnsi="Trebuchet MS" w:cs="Trebuchet MS"/>
                <w:sz w:val="18"/>
                <w:szCs w:val="18"/>
              </w:rPr>
            </w:pPr>
            <w:r w:rsidRPr="00470899">
              <w:rPr>
                <w:rFonts w:ascii="Trebuchet MS" w:hAnsi="Trebuchet MS" w:cs="Trebuchet MS"/>
                <w:sz w:val="18"/>
                <w:szCs w:val="18"/>
              </w:rPr>
              <w:t>Gennem sø</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5903B4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95" w:type="dxa"/>
            <w:tcBorders>
              <w:top w:val="single" w:sz="4" w:space="0" w:color="auto"/>
              <w:left w:val="single" w:sz="4" w:space="0" w:color="auto"/>
              <w:bottom w:val="single" w:sz="4" w:space="0" w:color="auto"/>
            </w:tcBorders>
            <w:shd w:val="clear" w:color="auto" w:fill="FFFFFF"/>
            <w:vAlign w:val="bottom"/>
          </w:tcPr>
          <w:p w14:paraId="593F0429" w14:textId="77777777" w:rsidR="00CB4BEB" w:rsidRPr="00FE3FC3" w:rsidRDefault="00CB4BEB" w:rsidP="003C0924">
            <w:pPr>
              <w:rPr>
                <w:rFonts w:ascii="Trebuchet MS" w:hAnsi="Trebuchet MS" w:cs="Trebuchet MS"/>
                <w:sz w:val="18"/>
                <w:szCs w:val="18"/>
              </w:rPr>
            </w:pPr>
            <w:r w:rsidRPr="00470899">
              <w:rPr>
                <w:rFonts w:ascii="Trebuchet MS" w:hAnsi="Trebuchet MS" w:cs="Trebuchet MS"/>
                <w:sz w:val="18"/>
                <w:szCs w:val="18"/>
              </w:rPr>
              <w:t>Fiktiv VANDLØBSMIDTE gennem SØ</w:t>
            </w:r>
          </w:p>
        </w:tc>
      </w:tr>
      <w:tr w:rsidR="00CB4BEB" w:rsidRPr="0051728E" w14:paraId="02D97492" w14:textId="77777777" w:rsidTr="003C0924">
        <w:trPr>
          <w:trHeight w:hRule="exact" w:val="255"/>
        </w:trPr>
        <w:tc>
          <w:tcPr>
            <w:tcW w:w="1769" w:type="dxa"/>
            <w:tcBorders>
              <w:top w:val="single" w:sz="4" w:space="0" w:color="auto"/>
              <w:left w:val="single" w:sz="4" w:space="0" w:color="auto"/>
              <w:bottom w:val="single" w:sz="4" w:space="0" w:color="auto"/>
              <w:right w:val="single" w:sz="4" w:space="0" w:color="auto"/>
            </w:tcBorders>
            <w:shd w:val="clear" w:color="auto" w:fill="D9D9D9"/>
            <w:vAlign w:val="bottom"/>
          </w:tcPr>
          <w:p w14:paraId="562BD3BD"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4</w:t>
            </w:r>
          </w:p>
        </w:tc>
        <w:tc>
          <w:tcPr>
            <w:tcW w:w="1393" w:type="dxa"/>
            <w:tcBorders>
              <w:top w:val="single" w:sz="4" w:space="0" w:color="auto"/>
              <w:left w:val="single" w:sz="4" w:space="0" w:color="auto"/>
              <w:bottom w:val="single" w:sz="4" w:space="0" w:color="auto"/>
            </w:tcBorders>
            <w:shd w:val="clear" w:color="auto" w:fill="FFFFFF"/>
            <w:vAlign w:val="bottom"/>
          </w:tcPr>
          <w:p w14:paraId="6A66CA6E" w14:textId="77777777" w:rsidR="00CB4BEB" w:rsidRPr="00470899" w:rsidRDefault="00CB4BEB" w:rsidP="003C0924">
            <w:pPr>
              <w:rPr>
                <w:rFonts w:ascii="Trebuchet MS" w:hAnsi="Trebuchet MS" w:cs="Trebuchet MS"/>
                <w:sz w:val="18"/>
                <w:szCs w:val="18"/>
              </w:rPr>
            </w:pPr>
            <w:r w:rsidRPr="00470899">
              <w:rPr>
                <w:rFonts w:ascii="Trebuchet MS" w:hAnsi="Trebuchet MS" w:cs="Trebuchet MS"/>
                <w:sz w:val="18"/>
                <w:szCs w:val="18"/>
              </w:rPr>
              <w:t>Link</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470D6D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95" w:type="dxa"/>
            <w:tcBorders>
              <w:top w:val="single" w:sz="4" w:space="0" w:color="auto"/>
              <w:left w:val="single" w:sz="4" w:space="0" w:color="auto"/>
              <w:bottom w:val="single" w:sz="4" w:space="0" w:color="auto"/>
            </w:tcBorders>
            <w:shd w:val="clear" w:color="auto" w:fill="FFFFFF"/>
            <w:vAlign w:val="bottom"/>
          </w:tcPr>
          <w:p w14:paraId="77EE0F9A" w14:textId="77777777" w:rsidR="00CB4BEB" w:rsidRPr="00FE3FC3" w:rsidRDefault="00CB4BEB" w:rsidP="003C0924">
            <w:pPr>
              <w:rPr>
                <w:rFonts w:ascii="Trebuchet MS" w:hAnsi="Trebuchet MS" w:cs="Trebuchet MS"/>
                <w:sz w:val="18"/>
                <w:szCs w:val="18"/>
              </w:rPr>
            </w:pPr>
            <w:r w:rsidRPr="00470899">
              <w:rPr>
                <w:rFonts w:ascii="Trebuchet MS" w:hAnsi="Trebuchet MS" w:cs="Trebuchet MS"/>
                <w:sz w:val="18"/>
                <w:szCs w:val="18"/>
              </w:rPr>
              <w:t>Fiktiv VANDLØBSMIDTE som forbinder vandløbene i et vandløbsnetværk, hvor vandløbet ikke går gennem sø</w:t>
            </w:r>
          </w:p>
        </w:tc>
      </w:tr>
    </w:tbl>
    <w:p w14:paraId="698559F1" w14:textId="77777777" w:rsidR="00285ECD" w:rsidRDefault="00285ECD" w:rsidP="00285ECD">
      <w:pPr>
        <w:autoSpaceDE w:val="0"/>
        <w:autoSpaceDN w:val="0"/>
        <w:adjustRightInd w:val="0"/>
        <w:rPr>
          <w:rFonts w:ascii="Trebuchet MS" w:hAnsi="Trebuchet MS" w:cs="Trebuchet MS"/>
          <w:sz w:val="18"/>
          <w:szCs w:val="18"/>
        </w:rPr>
      </w:pPr>
      <w:bookmarkStart w:id="1223" w:name="_Toc292713298"/>
      <w:bookmarkStart w:id="1224" w:name="_Toc292865181"/>
    </w:p>
    <w:p w14:paraId="6B59AE9F" w14:textId="327FBD13" w:rsidR="00CB4BEB" w:rsidRPr="00285ECD" w:rsidRDefault="00CB4BEB" w:rsidP="00285ECD">
      <w:pPr>
        <w:autoSpaceDE w:val="0"/>
        <w:autoSpaceDN w:val="0"/>
        <w:adjustRightInd w:val="0"/>
        <w:rPr>
          <w:rFonts w:ascii="Trebuchet MS" w:hAnsi="Trebuchet MS" w:cs="Trebuchet MS"/>
          <w:sz w:val="18"/>
          <w:szCs w:val="18"/>
        </w:rPr>
      </w:pPr>
      <w:r w:rsidRPr="00285ECD">
        <w:rPr>
          <w:rFonts w:ascii="Trebuchet MS" w:hAnsi="Trebuchet MS" w:cs="Trebuchet MS"/>
          <w:sz w:val="18"/>
          <w:szCs w:val="18"/>
        </w:rPr>
        <w:t xml:space="preserve">Stammer fra </w:t>
      </w:r>
      <w:proofErr w:type="spellStart"/>
      <w:r w:rsidRPr="00285ECD">
        <w:rPr>
          <w:rFonts w:ascii="Trebuchet MS" w:hAnsi="Trebuchet MS" w:cs="Trebuchet MS"/>
          <w:sz w:val="18"/>
          <w:szCs w:val="18"/>
        </w:rPr>
        <w:t>GeoDanmark</w:t>
      </w:r>
      <w:proofErr w:type="spellEnd"/>
      <w:r w:rsidRPr="00285ECD">
        <w:rPr>
          <w:rFonts w:ascii="Trebuchet MS" w:hAnsi="Trebuchet MS" w:cs="Trebuchet MS"/>
          <w:sz w:val="18"/>
          <w:szCs w:val="18"/>
        </w:rPr>
        <w:t>-data/-registreringen.</w:t>
      </w:r>
    </w:p>
    <w:p w14:paraId="6A8D02B2" w14:textId="77777777" w:rsidR="00CB4BEB" w:rsidRPr="00A32757" w:rsidRDefault="00CB4BEB" w:rsidP="00CB4BEB">
      <w:pPr>
        <w:pStyle w:val="Overskrift7"/>
      </w:pPr>
      <w:bookmarkStart w:id="1225" w:name="_Toc292713299"/>
      <w:bookmarkStart w:id="1226" w:name="_Toc292865182"/>
      <w:bookmarkStart w:id="1227" w:name="_Toc292713300"/>
      <w:bookmarkStart w:id="1228" w:name="_Toc292865183"/>
      <w:bookmarkEnd w:id="1223"/>
      <w:bookmarkEnd w:id="1224"/>
      <w:r>
        <w:br w:type="page"/>
      </w:r>
      <w:r>
        <w:lastRenderedPageBreak/>
        <w:t>5.1.1.3.2</w:t>
      </w:r>
      <w:r w:rsidRPr="00A32757">
        <w:t xml:space="preserve"> </w:t>
      </w:r>
      <w:r>
        <w:t xml:space="preserve">  5000 </w:t>
      </w:r>
      <w:proofErr w:type="spellStart"/>
      <w:r w:rsidRPr="006811C7">
        <w:t>M</w:t>
      </w:r>
      <w:r>
        <w:t>aalsaetning</w:t>
      </w:r>
      <w:proofErr w:type="spellEnd"/>
      <w:r>
        <w:t xml:space="preserve"> (</w:t>
      </w:r>
      <w:r w:rsidRPr="004D056C">
        <w:t>d_5000_maalsaetning</w:t>
      </w:r>
      <w:r>
        <w:t>)</w:t>
      </w:r>
      <w:bookmarkEnd w:id="1225"/>
      <w:bookmarkEnd w:id="1226"/>
      <w:r w:rsidRPr="00723227">
        <w:rPr>
          <w:color w:val="FF0000"/>
          <w:highlight w:val="green"/>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84"/>
        <w:gridCol w:w="1559"/>
        <w:gridCol w:w="1418"/>
        <w:gridCol w:w="9214"/>
      </w:tblGrid>
      <w:tr w:rsidR="00CB4BEB" w:rsidRPr="0051728E" w14:paraId="1CE55667" w14:textId="77777777" w:rsidTr="003C0924">
        <w:tc>
          <w:tcPr>
            <w:tcW w:w="1384" w:type="dxa"/>
            <w:tcBorders>
              <w:bottom w:val="single" w:sz="4" w:space="0" w:color="auto"/>
            </w:tcBorders>
            <w:shd w:val="clear" w:color="auto" w:fill="D9D9D9"/>
            <w:vAlign w:val="bottom"/>
          </w:tcPr>
          <w:p w14:paraId="3EAD5E06" w14:textId="77777777" w:rsidR="00CB4BEB" w:rsidRPr="00BD2F3F" w:rsidRDefault="00CB4BEB" w:rsidP="003C0924">
            <w:pPr>
              <w:rPr>
                <w:rFonts w:ascii="Trebuchet MS" w:hAnsi="Trebuchet MS" w:cs="Trebuchet MS"/>
                <w:b/>
                <w:bCs/>
                <w:sz w:val="18"/>
                <w:szCs w:val="18"/>
              </w:rPr>
            </w:pPr>
            <w:proofErr w:type="spellStart"/>
            <w:r w:rsidRPr="00BD2F3F">
              <w:rPr>
                <w:rFonts w:ascii="Trebuchet MS" w:hAnsi="Trebuchet MS" w:cs="Trebuchet MS"/>
                <w:b/>
                <w:bCs/>
                <w:sz w:val="18"/>
                <w:szCs w:val="18"/>
              </w:rPr>
              <w:t>maalsaetning_kode</w:t>
            </w:r>
            <w:proofErr w:type="spellEnd"/>
          </w:p>
        </w:tc>
        <w:tc>
          <w:tcPr>
            <w:tcW w:w="1559" w:type="dxa"/>
            <w:tcBorders>
              <w:bottom w:val="single" w:sz="4" w:space="0" w:color="auto"/>
            </w:tcBorders>
            <w:shd w:val="clear" w:color="auto" w:fill="D9D9D9"/>
            <w:vAlign w:val="bottom"/>
          </w:tcPr>
          <w:p w14:paraId="1BFCF395" w14:textId="77777777" w:rsidR="00CB4BEB" w:rsidRPr="00BD2F3F" w:rsidRDefault="00CB4BEB" w:rsidP="003C0924">
            <w:pPr>
              <w:rPr>
                <w:rFonts w:ascii="Trebuchet MS" w:hAnsi="Trebuchet MS" w:cs="Trebuchet MS"/>
                <w:bCs/>
                <w:sz w:val="18"/>
                <w:szCs w:val="18"/>
              </w:rPr>
            </w:pPr>
            <w:proofErr w:type="spellStart"/>
            <w:r w:rsidRPr="00BD2F3F">
              <w:rPr>
                <w:rFonts w:ascii="Trebuchet MS" w:hAnsi="Trebuchet MS" w:cs="Trebuchet MS"/>
                <w:b/>
                <w:bCs/>
                <w:sz w:val="18"/>
                <w:szCs w:val="18"/>
              </w:rPr>
              <w:t>maalsaetning</w:t>
            </w:r>
            <w:proofErr w:type="spellEnd"/>
          </w:p>
        </w:tc>
        <w:tc>
          <w:tcPr>
            <w:tcW w:w="1418" w:type="dxa"/>
            <w:tcBorders>
              <w:bottom w:val="single" w:sz="4" w:space="0" w:color="auto"/>
            </w:tcBorders>
            <w:shd w:val="clear" w:color="auto" w:fill="D9D9D9"/>
            <w:vAlign w:val="bottom"/>
          </w:tcPr>
          <w:p w14:paraId="52196814"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aktiv</w:t>
            </w:r>
          </w:p>
        </w:tc>
        <w:tc>
          <w:tcPr>
            <w:tcW w:w="9214" w:type="dxa"/>
            <w:tcBorders>
              <w:bottom w:val="single" w:sz="4" w:space="0" w:color="auto"/>
            </w:tcBorders>
            <w:shd w:val="clear" w:color="auto" w:fill="D9D9D9"/>
            <w:vAlign w:val="bottom"/>
          </w:tcPr>
          <w:p w14:paraId="33BAB603"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Begrebsdefinition</w:t>
            </w:r>
          </w:p>
        </w:tc>
      </w:tr>
      <w:tr w:rsidR="00CB4BEB" w:rsidRPr="0084399F" w14:paraId="5E8C2F2A" w14:textId="77777777" w:rsidTr="003C0924">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14:paraId="25306192"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c>
          <w:tcPr>
            <w:tcW w:w="1559" w:type="dxa"/>
            <w:tcBorders>
              <w:top w:val="single" w:sz="4" w:space="0" w:color="auto"/>
              <w:left w:val="single" w:sz="4" w:space="0" w:color="auto"/>
              <w:bottom w:val="single" w:sz="4" w:space="0" w:color="auto"/>
            </w:tcBorders>
            <w:shd w:val="clear" w:color="auto" w:fill="FFFFFF"/>
            <w:vAlign w:val="center"/>
          </w:tcPr>
          <w:p w14:paraId="4C1BE1B3"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A målsætning - Særligt naturområde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4AE6AB0" w14:textId="77777777" w:rsidR="00CB4BEB" w:rsidRPr="002D5AD0" w:rsidRDefault="00CB4BEB" w:rsidP="003C0924">
            <w:pPr>
              <w:jc w:val="center"/>
              <w:rPr>
                <w:rFonts w:ascii="Trebuchet MS" w:hAnsi="Trebuchet MS"/>
                <w:sz w:val="18"/>
                <w:szCs w:val="18"/>
              </w:rPr>
            </w:pPr>
            <w:r w:rsidRPr="002D5AD0">
              <w:rPr>
                <w:rFonts w:ascii="Trebuchet MS" w:hAnsi="Trebuchet MS"/>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123FD9E7" w14:textId="77777777" w:rsidR="00CB4BEB" w:rsidRPr="00BD2F3F" w:rsidRDefault="00CB4BEB" w:rsidP="003C0924">
            <w:pPr>
              <w:rPr>
                <w:rFonts w:ascii="Trebuchet MS" w:hAnsi="Trebuchet MS"/>
                <w:sz w:val="18"/>
                <w:szCs w:val="18"/>
              </w:rPr>
            </w:pPr>
            <w:r w:rsidRPr="00BD2F3F">
              <w:rPr>
                <w:rFonts w:ascii="Trebuchet MS" w:hAnsi="Trebuchet MS"/>
                <w:b/>
                <w:bCs/>
                <w:sz w:val="18"/>
                <w:szCs w:val="18"/>
              </w:rPr>
              <w:t>A: Skærpet målsætning</w:t>
            </w:r>
            <w:r w:rsidRPr="00BD2F3F">
              <w:rPr>
                <w:rFonts w:ascii="Trebuchet MS" w:hAnsi="Trebuchet MS"/>
                <w:b/>
                <w:bCs/>
                <w:sz w:val="18"/>
                <w:szCs w:val="18"/>
              </w:rPr>
              <w:br/>
            </w:r>
            <w:r w:rsidRPr="00BD2F3F">
              <w:rPr>
                <w:rFonts w:ascii="Trebuchet MS" w:hAnsi="Trebuchet MS"/>
                <w:sz w:val="18"/>
                <w:szCs w:val="18"/>
              </w:rPr>
              <w:t>Vandløb med skærpet målsætning er oftest vandløb, som er upåvirket eller kun svagt påvirket af menneskelig aktivitet, for eksempel skovvandløb og kilder, som er uregulerede og som ikke er regelmæssigt vedligeholdt. Der kan i enkelte tilfælde også være tale om vandløb, som rummer en speciel fiske- eller insektfauna eller på anden måde er særligt bevaringsværdige, og som derfor udpeges som særligt naturområde, f.eks. vandløb med særlige geologiske, hydrologiske, kulturhistoriske eller landskabelige bevaringsinteresser.</w:t>
            </w:r>
          </w:p>
          <w:p w14:paraId="36971EFA"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Særligt naturområde</w:t>
            </w:r>
          </w:p>
        </w:tc>
      </w:tr>
      <w:tr w:rsidR="00CB4BEB" w:rsidRPr="0084399F" w14:paraId="253A88D2" w14:textId="77777777" w:rsidTr="000B5C22">
        <w:trPr>
          <w:trHeight w:hRule="exact" w:val="139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14:paraId="42FA5000"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2</w:t>
            </w:r>
          </w:p>
        </w:tc>
        <w:tc>
          <w:tcPr>
            <w:tcW w:w="1559" w:type="dxa"/>
            <w:tcBorders>
              <w:top w:val="single" w:sz="4" w:space="0" w:color="auto"/>
              <w:left w:val="single" w:sz="4" w:space="0" w:color="auto"/>
              <w:bottom w:val="single" w:sz="4" w:space="0" w:color="auto"/>
            </w:tcBorders>
            <w:shd w:val="clear" w:color="auto" w:fill="FFFFFF"/>
            <w:vAlign w:val="center"/>
          </w:tcPr>
          <w:p w14:paraId="17DBDF8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B0 målsætning - Alsidigt dyre- og planteliv</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91A009F" w14:textId="77777777" w:rsidR="00CB4BEB" w:rsidRPr="002D5AD0" w:rsidRDefault="00CB4BEB" w:rsidP="003C0924">
            <w:pPr>
              <w:jc w:val="center"/>
              <w:rPr>
                <w:rFonts w:ascii="Trebuchet MS" w:hAnsi="Trebuchet MS"/>
                <w:sz w:val="18"/>
                <w:szCs w:val="18"/>
              </w:rPr>
            </w:pPr>
            <w:r w:rsidRPr="002D5AD0">
              <w:rPr>
                <w:rFonts w:ascii="Trebuchet MS" w:hAnsi="Trebuchet MS"/>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2596CCC6" w14:textId="77777777" w:rsidR="00CB4BEB" w:rsidRPr="00BD2F3F" w:rsidRDefault="00CB4BEB" w:rsidP="003C0924">
            <w:pPr>
              <w:rPr>
                <w:rFonts w:ascii="Trebuchet MS" w:hAnsi="Trebuchet MS"/>
                <w:sz w:val="18"/>
                <w:szCs w:val="18"/>
              </w:rPr>
            </w:pPr>
            <w:r w:rsidRPr="00BD2F3F">
              <w:rPr>
                <w:rFonts w:ascii="Trebuchet MS" w:hAnsi="Trebuchet MS"/>
                <w:b/>
                <w:sz w:val="18"/>
                <w:szCs w:val="18"/>
              </w:rPr>
              <w:t xml:space="preserve">B0 Alsidigt dyre- og planteliv </w:t>
            </w:r>
            <w:r w:rsidRPr="00BD2F3F">
              <w:rPr>
                <w:rFonts w:ascii="Trebuchet MS" w:hAnsi="Trebuchet MS"/>
                <w:sz w:val="18"/>
                <w:szCs w:val="18"/>
              </w:rPr>
              <w:br/>
              <w:t>(Denne målsætning var i tidligere planer benævnt B4).</w:t>
            </w:r>
            <w:r w:rsidRPr="00BD2F3F">
              <w:rPr>
                <w:rFonts w:ascii="Trebuchet MS" w:hAnsi="Trebuchet MS"/>
                <w:sz w:val="18"/>
                <w:szCs w:val="18"/>
              </w:rPr>
              <w:br/>
              <w:t>B0-målsætningen anvendes for små vandløb, der ikke kan opfylde alle de fysiske krav til en fiskevandsmålsætning. Det er karakteristisk for B0-målsatte vandløb, at de har en god fysisk variation, fordi de er uregulerede, men de er ofte sommerudtørrende, fordi de har et lille opland</w:t>
            </w:r>
          </w:p>
        </w:tc>
      </w:tr>
      <w:tr w:rsidR="00CB4BEB" w:rsidRPr="0084399F" w14:paraId="2F543C69" w14:textId="77777777" w:rsidTr="003C0924">
        <w:trPr>
          <w:trHeight w:hRule="exact" w:val="1021"/>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14:paraId="519F9F4E"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3</w:t>
            </w:r>
          </w:p>
        </w:tc>
        <w:tc>
          <w:tcPr>
            <w:tcW w:w="1559" w:type="dxa"/>
            <w:tcBorders>
              <w:top w:val="single" w:sz="4" w:space="0" w:color="auto"/>
              <w:left w:val="single" w:sz="4" w:space="0" w:color="auto"/>
              <w:bottom w:val="single" w:sz="4" w:space="0" w:color="auto"/>
            </w:tcBorders>
            <w:shd w:val="clear" w:color="auto" w:fill="FFFFFF"/>
            <w:vAlign w:val="center"/>
          </w:tcPr>
          <w:p w14:paraId="73AF43F5"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B1 målsætning - Gyde- og yngel opvækstområde for laksefisk</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25CEF8EE" w14:textId="77777777" w:rsidR="00CB4BEB" w:rsidRPr="002D5AD0" w:rsidRDefault="00CB4BEB" w:rsidP="003C0924">
            <w:pPr>
              <w:pStyle w:val="NormalWeb"/>
              <w:spacing w:line="300" w:lineRule="auto"/>
              <w:jc w:val="center"/>
              <w:rPr>
                <w:rFonts w:ascii="Trebuchet MS" w:eastAsiaTheme="minorEastAsia" w:hAnsi="Trebuchet MS" w:cstheme="minorBidi"/>
                <w:b w:val="0"/>
                <w:color w:val="767171"/>
                <w:sz w:val="18"/>
                <w:szCs w:val="18"/>
              </w:rPr>
            </w:pPr>
            <w:r w:rsidRPr="002D5AD0">
              <w:rPr>
                <w:rFonts w:ascii="Trebuchet MS" w:eastAsiaTheme="minorEastAsia" w:hAnsi="Trebuchet MS" w:cstheme="minorBidi"/>
                <w:b w:val="0"/>
                <w:color w:val="767171"/>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10307DBC" w14:textId="3F7BA5A4" w:rsidR="00CB4BEB" w:rsidRPr="00BD2F3F" w:rsidRDefault="00CB4BEB" w:rsidP="003C0924">
            <w:pPr>
              <w:pStyle w:val="NormalWeb"/>
              <w:spacing w:line="300" w:lineRule="auto"/>
              <w:rPr>
                <w:rFonts w:ascii="Trebuchet MS" w:hAnsi="Trebuchet MS"/>
                <w:sz w:val="18"/>
                <w:szCs w:val="18"/>
              </w:rPr>
            </w:pPr>
            <w:r w:rsidRPr="002D5AD0">
              <w:rPr>
                <w:rFonts w:ascii="Trebuchet MS" w:eastAsiaTheme="minorEastAsia" w:hAnsi="Trebuchet MS" w:cstheme="minorBidi"/>
                <w:bCs/>
                <w:color w:val="767171"/>
                <w:sz w:val="18"/>
                <w:szCs w:val="18"/>
              </w:rPr>
              <w:t>B1 Gyde- og yngelopvækstområde for laksefisk</w:t>
            </w:r>
            <w:r w:rsidRPr="00BD2F3F">
              <w:rPr>
                <w:rFonts w:ascii="Trebuchet MS" w:hAnsi="Trebuchet MS"/>
                <w:spacing w:val="10"/>
                <w:sz w:val="18"/>
                <w:szCs w:val="18"/>
              </w:rPr>
              <w:br/>
            </w:r>
            <w:r w:rsidRPr="002D5AD0">
              <w:rPr>
                <w:rFonts w:ascii="Trebuchet MS" w:eastAsiaTheme="minorEastAsia" w:hAnsi="Trebuchet MS" w:cs="Trebuchet MS"/>
                <w:b w:val="0"/>
                <w:color w:val="767171"/>
                <w:sz w:val="18"/>
                <w:szCs w:val="18"/>
              </w:rPr>
              <w:t>B1-målsætningen anvendes i små til mellemstore vandløb, som kan anvendes som gyde- og yngelopvækstområde for laksefisk, primært ørred. Det er typisk vandløb med hurtigt</w:t>
            </w:r>
            <w:r w:rsidR="000B5C22">
              <w:rPr>
                <w:rFonts w:ascii="Trebuchet MS" w:eastAsiaTheme="minorEastAsia" w:hAnsi="Trebuchet MS" w:cs="Trebuchet MS"/>
                <w:b w:val="0"/>
                <w:color w:val="767171"/>
                <w:sz w:val="18"/>
                <w:szCs w:val="18"/>
              </w:rPr>
              <w:t xml:space="preserve"> </w:t>
            </w:r>
            <w:r w:rsidRPr="002D5AD0">
              <w:rPr>
                <w:rFonts w:ascii="Trebuchet MS" w:eastAsiaTheme="minorEastAsia" w:hAnsi="Trebuchet MS" w:cs="Trebuchet MS"/>
                <w:b w:val="0"/>
                <w:color w:val="767171"/>
                <w:sz w:val="18"/>
                <w:szCs w:val="18"/>
              </w:rPr>
              <w:t xml:space="preserve">strømmende vand og </w:t>
            </w:r>
            <w:proofErr w:type="spellStart"/>
            <w:r w:rsidRPr="002D5AD0">
              <w:rPr>
                <w:rFonts w:ascii="Trebuchet MS" w:eastAsiaTheme="minorEastAsia" w:hAnsi="Trebuchet MS" w:cs="Trebuchet MS"/>
                <w:b w:val="0"/>
                <w:color w:val="767171"/>
                <w:sz w:val="18"/>
                <w:szCs w:val="18"/>
              </w:rPr>
              <w:t>grusbund</w:t>
            </w:r>
            <w:proofErr w:type="spellEnd"/>
            <w:r w:rsidRPr="002D5AD0">
              <w:rPr>
                <w:rFonts w:ascii="Trebuchet MS" w:eastAsiaTheme="minorEastAsia" w:hAnsi="Trebuchet MS" w:cs="Trebuchet MS"/>
                <w:b w:val="0"/>
                <w:color w:val="767171"/>
                <w:sz w:val="18"/>
                <w:szCs w:val="18"/>
              </w:rPr>
              <w:t xml:space="preserve"> og med stor fysisk variation.</w:t>
            </w:r>
          </w:p>
        </w:tc>
      </w:tr>
      <w:tr w:rsidR="00CB4BEB" w:rsidRPr="0084399F" w14:paraId="267F9CC0" w14:textId="77777777" w:rsidTr="003C0924">
        <w:trPr>
          <w:trHeight w:val="765"/>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14:paraId="4D9E5AF1"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4</w:t>
            </w:r>
          </w:p>
        </w:tc>
        <w:tc>
          <w:tcPr>
            <w:tcW w:w="1559" w:type="dxa"/>
            <w:tcBorders>
              <w:top w:val="single" w:sz="4" w:space="0" w:color="auto"/>
              <w:left w:val="single" w:sz="4" w:space="0" w:color="auto"/>
              <w:bottom w:val="single" w:sz="4" w:space="0" w:color="auto"/>
            </w:tcBorders>
            <w:shd w:val="clear" w:color="auto" w:fill="FFFFFF"/>
            <w:vAlign w:val="center"/>
          </w:tcPr>
          <w:p w14:paraId="4F139E6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B2 målsætning - Laksefiskvand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3EAFA603" w14:textId="77777777" w:rsidR="00CB4BEB" w:rsidRPr="002D5AD0" w:rsidRDefault="00CB4BEB" w:rsidP="003C0924">
            <w:pPr>
              <w:pStyle w:val="NormalWeb"/>
              <w:spacing w:line="300" w:lineRule="auto"/>
              <w:jc w:val="center"/>
              <w:rPr>
                <w:rFonts w:ascii="Trebuchet MS" w:eastAsiaTheme="minorEastAsia" w:hAnsi="Trebuchet MS" w:cstheme="minorBidi"/>
                <w:b w:val="0"/>
                <w:color w:val="767171"/>
                <w:sz w:val="18"/>
                <w:szCs w:val="18"/>
              </w:rPr>
            </w:pPr>
            <w:r w:rsidRPr="002D5AD0">
              <w:rPr>
                <w:rFonts w:ascii="Trebuchet MS" w:eastAsiaTheme="minorEastAsia" w:hAnsi="Trebuchet MS" w:cstheme="minorBidi"/>
                <w:b w:val="0"/>
                <w:color w:val="767171"/>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73809276" w14:textId="77777777" w:rsidR="00CB4BEB" w:rsidRPr="00BD2F3F" w:rsidRDefault="00CB4BEB" w:rsidP="003C0924">
            <w:pPr>
              <w:pStyle w:val="NormalWeb"/>
              <w:spacing w:line="300" w:lineRule="auto"/>
              <w:rPr>
                <w:rFonts w:ascii="Trebuchet MS" w:hAnsi="Trebuchet MS"/>
                <w:sz w:val="18"/>
                <w:szCs w:val="18"/>
              </w:rPr>
            </w:pPr>
            <w:r w:rsidRPr="002D5AD0">
              <w:rPr>
                <w:rFonts w:ascii="Trebuchet MS" w:eastAsiaTheme="minorEastAsia" w:hAnsi="Trebuchet MS" w:cstheme="minorBidi"/>
                <w:bCs/>
                <w:color w:val="767171"/>
                <w:sz w:val="18"/>
                <w:szCs w:val="18"/>
              </w:rPr>
              <w:t>B2 Laksefiskvand</w:t>
            </w:r>
            <w:r w:rsidRPr="00BD2F3F">
              <w:rPr>
                <w:rFonts w:ascii="Trebuchet MS" w:hAnsi="Trebuchet MS"/>
                <w:sz w:val="18"/>
                <w:szCs w:val="18"/>
              </w:rPr>
              <w:br/>
            </w:r>
            <w:r w:rsidRPr="002D5AD0">
              <w:rPr>
                <w:rFonts w:ascii="Trebuchet MS" w:eastAsiaTheme="minorEastAsia" w:hAnsi="Trebuchet MS" w:cs="Trebuchet MS"/>
                <w:b w:val="0"/>
                <w:color w:val="767171"/>
                <w:sz w:val="18"/>
                <w:szCs w:val="18"/>
              </w:rPr>
              <w:t>B2-målsætningen anvendes oftest i de lidt større vandløb med god fysisk variation, og som kan være levested for de større laksefisk, primært ørred.</w:t>
            </w:r>
            <w:r w:rsidRPr="00BD2F3F">
              <w:rPr>
                <w:rFonts w:ascii="Trebuchet MS" w:hAnsi="Trebuchet MS"/>
                <w:sz w:val="18"/>
                <w:szCs w:val="18"/>
              </w:rPr>
              <w:t xml:space="preserve"> </w:t>
            </w:r>
          </w:p>
        </w:tc>
      </w:tr>
      <w:tr w:rsidR="00CB4BEB" w:rsidRPr="0084399F" w14:paraId="49646F46" w14:textId="77777777" w:rsidTr="003C0924">
        <w:trPr>
          <w:trHeight w:val="765"/>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14:paraId="08AD2A2D"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5</w:t>
            </w:r>
          </w:p>
        </w:tc>
        <w:tc>
          <w:tcPr>
            <w:tcW w:w="1559" w:type="dxa"/>
            <w:tcBorders>
              <w:top w:val="single" w:sz="4" w:space="0" w:color="auto"/>
              <w:left w:val="single" w:sz="4" w:space="0" w:color="auto"/>
              <w:bottom w:val="single" w:sz="4" w:space="0" w:color="auto"/>
            </w:tcBorders>
            <w:shd w:val="clear" w:color="auto" w:fill="FFFFFF"/>
            <w:vAlign w:val="center"/>
          </w:tcPr>
          <w:p w14:paraId="7637AB34"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B3 målsætning - Karpefiskevand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50AFE632" w14:textId="77777777" w:rsidR="00CB4BEB" w:rsidRPr="002D5AD0" w:rsidRDefault="00CB4BEB" w:rsidP="003C0924">
            <w:pPr>
              <w:pStyle w:val="NormalWeb"/>
              <w:spacing w:line="300" w:lineRule="auto"/>
              <w:jc w:val="center"/>
              <w:rPr>
                <w:rFonts w:ascii="Trebuchet MS" w:eastAsiaTheme="minorEastAsia" w:hAnsi="Trebuchet MS" w:cstheme="minorBidi"/>
                <w:b w:val="0"/>
                <w:color w:val="767171"/>
                <w:sz w:val="18"/>
                <w:szCs w:val="18"/>
              </w:rPr>
            </w:pPr>
            <w:r w:rsidRPr="002D5AD0">
              <w:rPr>
                <w:rFonts w:ascii="Trebuchet MS" w:eastAsiaTheme="minorEastAsia" w:hAnsi="Trebuchet MS" w:cstheme="minorBidi"/>
                <w:b w:val="0"/>
                <w:color w:val="767171"/>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071EF332" w14:textId="77777777" w:rsidR="00CB4BEB" w:rsidRPr="00BD2F3F" w:rsidRDefault="00CB4BEB" w:rsidP="003C0924">
            <w:pPr>
              <w:pStyle w:val="NormalWeb"/>
              <w:spacing w:line="300" w:lineRule="auto"/>
              <w:rPr>
                <w:rFonts w:ascii="Trebuchet MS" w:hAnsi="Trebuchet MS"/>
                <w:sz w:val="18"/>
                <w:szCs w:val="18"/>
              </w:rPr>
            </w:pPr>
            <w:r w:rsidRPr="002D5AD0">
              <w:rPr>
                <w:rFonts w:ascii="Trebuchet MS" w:eastAsiaTheme="minorEastAsia" w:hAnsi="Trebuchet MS" w:cstheme="minorBidi"/>
                <w:bCs/>
                <w:color w:val="767171"/>
                <w:sz w:val="18"/>
                <w:szCs w:val="18"/>
              </w:rPr>
              <w:t xml:space="preserve">B3 </w:t>
            </w:r>
            <w:proofErr w:type="spellStart"/>
            <w:r w:rsidRPr="002D5AD0">
              <w:rPr>
                <w:rFonts w:ascii="Trebuchet MS" w:eastAsiaTheme="minorEastAsia" w:hAnsi="Trebuchet MS" w:cstheme="minorBidi"/>
                <w:bCs/>
                <w:color w:val="767171"/>
                <w:sz w:val="18"/>
                <w:szCs w:val="18"/>
              </w:rPr>
              <w:t>Karpefiskvand</w:t>
            </w:r>
            <w:proofErr w:type="spellEnd"/>
            <w:r w:rsidRPr="00BD2F3F">
              <w:rPr>
                <w:rFonts w:ascii="Trebuchet MS" w:hAnsi="Trebuchet MS"/>
                <w:sz w:val="18"/>
                <w:szCs w:val="18"/>
              </w:rPr>
              <w:br/>
            </w:r>
            <w:r w:rsidRPr="002D5AD0">
              <w:rPr>
                <w:rFonts w:ascii="Trebuchet MS" w:eastAsiaTheme="minorEastAsia" w:hAnsi="Trebuchet MS" w:cs="Trebuchet MS"/>
                <w:b w:val="0"/>
                <w:color w:val="767171"/>
                <w:sz w:val="18"/>
                <w:szCs w:val="18"/>
              </w:rPr>
              <w:t>B3-målsætningen (</w:t>
            </w:r>
            <w:proofErr w:type="spellStart"/>
            <w:r w:rsidRPr="002D5AD0">
              <w:rPr>
                <w:rFonts w:ascii="Trebuchet MS" w:eastAsiaTheme="minorEastAsia" w:hAnsi="Trebuchet MS" w:cs="Trebuchet MS"/>
                <w:b w:val="0"/>
                <w:color w:val="767171"/>
                <w:sz w:val="18"/>
                <w:szCs w:val="18"/>
              </w:rPr>
              <w:t>karpefiskvand</w:t>
            </w:r>
            <w:proofErr w:type="spellEnd"/>
            <w:r w:rsidRPr="002D5AD0">
              <w:rPr>
                <w:rFonts w:ascii="Trebuchet MS" w:eastAsiaTheme="minorEastAsia" w:hAnsi="Trebuchet MS" w:cs="Trebuchet MS"/>
                <w:b w:val="0"/>
                <w:color w:val="767171"/>
                <w:sz w:val="18"/>
                <w:szCs w:val="18"/>
              </w:rPr>
              <w:t>, f.eks. ål, aborre og gedde) anvendes typisk for vandløbsstrækninger, hvor der er ringe fald og dermed sand- eller mudderbund uden større fysisk variation.</w:t>
            </w:r>
            <w:r w:rsidRPr="00BD2F3F">
              <w:rPr>
                <w:rFonts w:ascii="Trebuchet MS" w:hAnsi="Trebuchet MS"/>
                <w:sz w:val="18"/>
                <w:szCs w:val="18"/>
              </w:rPr>
              <w:t xml:space="preserve"> </w:t>
            </w:r>
          </w:p>
        </w:tc>
      </w:tr>
      <w:tr w:rsidR="00CB4BEB" w:rsidRPr="0084399F" w14:paraId="618174FD" w14:textId="77777777" w:rsidTr="003C0924">
        <w:trPr>
          <w:trHeight w:hRule="exact" w:val="255"/>
        </w:trPr>
        <w:tc>
          <w:tcPr>
            <w:tcW w:w="1384" w:type="dxa"/>
            <w:tcBorders>
              <w:top w:val="single" w:sz="4" w:space="0" w:color="auto"/>
              <w:left w:val="single" w:sz="4" w:space="0" w:color="auto"/>
              <w:bottom w:val="single" w:sz="4" w:space="0" w:color="auto"/>
              <w:right w:val="single" w:sz="4" w:space="0" w:color="auto"/>
            </w:tcBorders>
            <w:shd w:val="clear" w:color="auto" w:fill="D9D9D9"/>
            <w:vAlign w:val="bottom"/>
          </w:tcPr>
          <w:p w14:paraId="2D0DAD6B" w14:textId="77777777" w:rsidR="00CB4BEB" w:rsidRPr="00BD2F3F" w:rsidRDefault="00CB4BEB" w:rsidP="003C0924">
            <w:pPr>
              <w:jc w:val="center"/>
              <w:rPr>
                <w:rFonts w:ascii="Trebuchet MS" w:hAnsi="Trebuchet MS" w:cs="Trebuchet MS"/>
                <w:sz w:val="18"/>
                <w:szCs w:val="18"/>
                <w:highlight w:val="yellow"/>
              </w:rPr>
            </w:pPr>
            <w:r w:rsidRPr="00BD2F3F">
              <w:rPr>
                <w:rFonts w:ascii="Trebuchet MS" w:hAnsi="Trebuchet MS" w:cs="Trebuchet MS"/>
                <w:sz w:val="18"/>
                <w:szCs w:val="18"/>
              </w:rPr>
              <w:t>6</w:t>
            </w:r>
          </w:p>
        </w:tc>
        <w:tc>
          <w:tcPr>
            <w:tcW w:w="1559" w:type="dxa"/>
            <w:tcBorders>
              <w:top w:val="single" w:sz="4" w:space="0" w:color="auto"/>
              <w:left w:val="single" w:sz="4" w:space="0" w:color="auto"/>
              <w:bottom w:val="single" w:sz="4" w:space="0" w:color="auto"/>
            </w:tcBorders>
            <w:shd w:val="clear" w:color="auto" w:fill="FFFFFF"/>
            <w:vAlign w:val="bottom"/>
          </w:tcPr>
          <w:p w14:paraId="00C2A55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B4</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64C8D75" w14:textId="77777777" w:rsidR="00CB4BEB" w:rsidRPr="002D5AD0" w:rsidRDefault="00CB4BEB" w:rsidP="003C0924">
            <w:pPr>
              <w:pStyle w:val="NormalWeb"/>
              <w:spacing w:line="300" w:lineRule="auto"/>
              <w:jc w:val="center"/>
              <w:rPr>
                <w:rFonts w:ascii="Trebuchet MS" w:eastAsiaTheme="minorEastAsia" w:hAnsi="Trebuchet MS" w:cstheme="minorBidi"/>
                <w:b w:val="0"/>
                <w:color w:val="767171"/>
                <w:sz w:val="18"/>
                <w:szCs w:val="18"/>
              </w:rPr>
            </w:pPr>
            <w:r w:rsidRPr="002D5AD0">
              <w:rPr>
                <w:rFonts w:ascii="Trebuchet MS" w:eastAsiaTheme="minorEastAsia" w:hAnsi="Trebuchet MS" w:cstheme="minorBidi"/>
                <w:b w:val="0"/>
                <w:color w:val="767171"/>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01DB9F78" w14:textId="77777777" w:rsidR="00CB4BEB" w:rsidRPr="00BD2F3F" w:rsidRDefault="00CB4BEB" w:rsidP="003C0924">
            <w:pPr>
              <w:pStyle w:val="NormalWeb"/>
              <w:spacing w:line="300" w:lineRule="auto"/>
              <w:rPr>
                <w:rFonts w:ascii="Trebuchet MS" w:hAnsi="Trebuchet MS"/>
                <w:sz w:val="18"/>
                <w:szCs w:val="18"/>
              </w:rPr>
            </w:pPr>
            <w:r w:rsidRPr="002D5AD0">
              <w:rPr>
                <w:rFonts w:ascii="Trebuchet MS" w:eastAsiaTheme="minorEastAsia" w:hAnsi="Trebuchet MS" w:cs="Trebuchet MS"/>
                <w:b w:val="0"/>
                <w:color w:val="767171"/>
                <w:sz w:val="18"/>
                <w:szCs w:val="18"/>
              </w:rPr>
              <w:t>Mangler beskrivelse</w:t>
            </w:r>
          </w:p>
        </w:tc>
      </w:tr>
      <w:tr w:rsidR="00CB4BEB" w:rsidRPr="0084399F" w14:paraId="2C8B584F" w14:textId="77777777" w:rsidTr="003C0924">
        <w:trPr>
          <w:trHeight w:val="2222"/>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14:paraId="3E72092C"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7</w:t>
            </w:r>
          </w:p>
        </w:tc>
        <w:tc>
          <w:tcPr>
            <w:tcW w:w="1559" w:type="dxa"/>
            <w:tcBorders>
              <w:top w:val="single" w:sz="4" w:space="0" w:color="auto"/>
              <w:left w:val="single" w:sz="4" w:space="0" w:color="auto"/>
              <w:bottom w:val="single" w:sz="4" w:space="0" w:color="auto"/>
            </w:tcBorders>
            <w:shd w:val="clear" w:color="auto" w:fill="FFFFFF"/>
            <w:vAlign w:val="center"/>
          </w:tcPr>
          <w:p w14:paraId="37D69FBF"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C målsætning - Kun afledning af vand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3FBB3628" w14:textId="77777777" w:rsidR="00CB4BEB" w:rsidRPr="002D5AD0" w:rsidRDefault="00CB4BEB" w:rsidP="003C0924">
            <w:pPr>
              <w:pStyle w:val="NormalWeb"/>
              <w:spacing w:line="300" w:lineRule="auto"/>
              <w:jc w:val="center"/>
              <w:rPr>
                <w:rFonts w:ascii="Trebuchet MS" w:eastAsiaTheme="minorEastAsia" w:hAnsi="Trebuchet MS" w:cstheme="minorBidi"/>
                <w:b w:val="0"/>
                <w:color w:val="767171"/>
                <w:sz w:val="18"/>
                <w:szCs w:val="18"/>
              </w:rPr>
            </w:pPr>
            <w:r w:rsidRPr="002D5AD0">
              <w:rPr>
                <w:rFonts w:ascii="Trebuchet MS" w:eastAsiaTheme="minorEastAsia" w:hAnsi="Trebuchet MS" w:cstheme="minorBidi"/>
                <w:b w:val="0"/>
                <w:color w:val="767171"/>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0C197939" w14:textId="77777777" w:rsidR="00CB4BEB" w:rsidRPr="00BD2F3F" w:rsidRDefault="00CB4BEB" w:rsidP="003C0924">
            <w:pPr>
              <w:pStyle w:val="NormalWeb"/>
              <w:spacing w:line="300" w:lineRule="auto"/>
              <w:rPr>
                <w:rFonts w:ascii="Trebuchet MS" w:hAnsi="Trebuchet MS"/>
                <w:sz w:val="18"/>
                <w:szCs w:val="18"/>
              </w:rPr>
            </w:pPr>
            <w:r w:rsidRPr="002D5AD0">
              <w:rPr>
                <w:rFonts w:ascii="Trebuchet MS" w:eastAsiaTheme="minorEastAsia" w:hAnsi="Trebuchet MS" w:cstheme="minorBidi"/>
                <w:bCs/>
                <w:color w:val="767171"/>
                <w:sz w:val="18"/>
                <w:szCs w:val="18"/>
              </w:rPr>
              <w:t>C: Lempet målsætning</w:t>
            </w:r>
            <w:r w:rsidRPr="002D5AD0">
              <w:rPr>
                <w:rFonts w:ascii="Trebuchet MS" w:eastAsiaTheme="minorEastAsia" w:hAnsi="Trebuchet MS" w:cstheme="minorBidi"/>
                <w:bCs/>
                <w:color w:val="767171"/>
                <w:sz w:val="18"/>
                <w:szCs w:val="18"/>
              </w:rPr>
              <w:br/>
            </w:r>
            <w:r w:rsidRPr="002D5AD0">
              <w:rPr>
                <w:rFonts w:ascii="Trebuchet MS" w:eastAsiaTheme="minorEastAsia" w:hAnsi="Trebuchet MS" w:cs="Trebuchet MS"/>
                <w:b w:val="0"/>
                <w:color w:val="767171"/>
                <w:sz w:val="18"/>
                <w:szCs w:val="18"/>
              </w:rPr>
              <w:t xml:space="preserve">De lempede målsætninger anvendes for vandløbsstrækninger, hvor det accepteres, at den menneskeskabte påvirkning ændrer vandløbskvaliteten og dyre- og plantelivet stærkt, bl.a. således at disse vandløb ikke kan </w:t>
            </w:r>
            <w:proofErr w:type="gramStart"/>
            <w:r w:rsidRPr="002D5AD0">
              <w:rPr>
                <w:rFonts w:ascii="Trebuchet MS" w:eastAsiaTheme="minorEastAsia" w:hAnsi="Trebuchet MS" w:cs="Trebuchet MS"/>
                <w:b w:val="0"/>
                <w:color w:val="767171"/>
                <w:sz w:val="18"/>
                <w:szCs w:val="18"/>
              </w:rPr>
              <w:t>påregnes</w:t>
            </w:r>
            <w:proofErr w:type="gramEnd"/>
            <w:r w:rsidRPr="002D5AD0">
              <w:rPr>
                <w:rFonts w:ascii="Trebuchet MS" w:eastAsiaTheme="minorEastAsia" w:hAnsi="Trebuchet MS" w:cs="Trebuchet MS"/>
                <w:b w:val="0"/>
                <w:color w:val="767171"/>
                <w:sz w:val="18"/>
                <w:szCs w:val="18"/>
              </w:rPr>
              <w:t xml:space="preserve"> at være levesteder for fisk.</w:t>
            </w:r>
          </w:p>
          <w:p w14:paraId="484C2745" w14:textId="77777777" w:rsidR="00CB4BEB" w:rsidRPr="00BD2F3F" w:rsidRDefault="00CB4BEB" w:rsidP="003C0924">
            <w:pPr>
              <w:pStyle w:val="NormalWeb"/>
              <w:spacing w:line="300" w:lineRule="auto"/>
              <w:rPr>
                <w:rFonts w:ascii="Trebuchet MS" w:hAnsi="Trebuchet MS"/>
                <w:sz w:val="18"/>
                <w:szCs w:val="18"/>
              </w:rPr>
            </w:pPr>
            <w:r w:rsidRPr="002D5AD0">
              <w:rPr>
                <w:rFonts w:ascii="Trebuchet MS" w:eastAsiaTheme="minorEastAsia" w:hAnsi="Trebuchet MS" w:cstheme="minorBidi"/>
                <w:bCs/>
                <w:color w:val="767171"/>
                <w:sz w:val="18"/>
                <w:szCs w:val="18"/>
              </w:rPr>
              <w:t>C Kun afledning af vand</w:t>
            </w:r>
            <w:r w:rsidRPr="00BD2F3F">
              <w:rPr>
                <w:rFonts w:ascii="Trebuchet MS" w:hAnsi="Trebuchet MS"/>
                <w:sz w:val="18"/>
                <w:szCs w:val="18"/>
              </w:rPr>
              <w:br/>
            </w:r>
            <w:r w:rsidRPr="002D5AD0">
              <w:rPr>
                <w:rFonts w:ascii="Trebuchet MS" w:eastAsiaTheme="minorEastAsia" w:hAnsi="Trebuchet MS" w:cs="Trebuchet MS"/>
                <w:b w:val="0"/>
                <w:color w:val="767171"/>
                <w:sz w:val="18"/>
                <w:szCs w:val="18"/>
              </w:rPr>
              <w:t>C-målsætningen anvendes typisk for gravede pumpekanaler eller afvandingsgrøfter, der ikke er omfattet af naturbeskyttelseslovens § 3.</w:t>
            </w:r>
          </w:p>
        </w:tc>
      </w:tr>
      <w:tr w:rsidR="00CB4BEB" w:rsidRPr="0084399F" w14:paraId="2CA8492B" w14:textId="77777777" w:rsidTr="003C0924">
        <w:trPr>
          <w:trHeight w:val="765"/>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14:paraId="78C7AB28"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lastRenderedPageBreak/>
              <w:t>8</w:t>
            </w:r>
          </w:p>
        </w:tc>
        <w:tc>
          <w:tcPr>
            <w:tcW w:w="1559" w:type="dxa"/>
            <w:tcBorders>
              <w:top w:val="single" w:sz="4" w:space="0" w:color="auto"/>
              <w:left w:val="single" w:sz="4" w:space="0" w:color="auto"/>
              <w:bottom w:val="single" w:sz="4" w:space="0" w:color="auto"/>
            </w:tcBorders>
            <w:shd w:val="clear" w:color="auto" w:fill="FFFFFF"/>
            <w:vAlign w:val="center"/>
          </w:tcPr>
          <w:p w14:paraId="1EFE2348"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 målsætning - Påvirket af spildevand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169C3D7A" w14:textId="77777777" w:rsidR="00CB4BEB" w:rsidRPr="00BD2F3F" w:rsidRDefault="00CB4BEB" w:rsidP="003C0924">
            <w:pPr>
              <w:pStyle w:val="NormalWeb"/>
              <w:spacing w:line="300" w:lineRule="auto"/>
              <w:jc w:val="center"/>
              <w:rPr>
                <w:rFonts w:ascii="Trebuchet MS" w:hAnsi="Trebuchet MS"/>
                <w:b w:val="0"/>
                <w:bCs/>
                <w:sz w:val="18"/>
                <w:szCs w:val="18"/>
              </w:rPr>
            </w:pPr>
            <w:r w:rsidRPr="00BD2F3F">
              <w:rPr>
                <w:rFonts w:ascii="Trebuchet MS" w:hAnsi="Trebuchet MS"/>
                <w:bCs/>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02EF2D44" w14:textId="77777777" w:rsidR="00CB4BEB" w:rsidRPr="00BD2F3F" w:rsidRDefault="00CB4BEB" w:rsidP="003C0924">
            <w:pPr>
              <w:pStyle w:val="NormalWeb"/>
              <w:spacing w:line="300" w:lineRule="auto"/>
              <w:rPr>
                <w:rFonts w:ascii="Trebuchet MS" w:hAnsi="Trebuchet MS"/>
                <w:sz w:val="18"/>
                <w:szCs w:val="18"/>
              </w:rPr>
            </w:pPr>
            <w:r w:rsidRPr="002D5AD0">
              <w:rPr>
                <w:rFonts w:ascii="Trebuchet MS" w:eastAsiaTheme="minorEastAsia" w:hAnsi="Trebuchet MS" w:cstheme="minorBidi"/>
                <w:bCs/>
                <w:color w:val="767171"/>
                <w:sz w:val="18"/>
                <w:szCs w:val="18"/>
              </w:rPr>
              <w:t>D Påvirket af spildevand</w:t>
            </w:r>
            <w:r w:rsidRPr="00BD2F3F">
              <w:rPr>
                <w:rFonts w:ascii="Trebuchet MS" w:hAnsi="Trebuchet MS"/>
                <w:sz w:val="18"/>
                <w:szCs w:val="18"/>
              </w:rPr>
              <w:br/>
            </w:r>
            <w:r w:rsidRPr="002D5AD0">
              <w:rPr>
                <w:rFonts w:ascii="Trebuchet MS" w:eastAsiaTheme="minorEastAsia" w:hAnsi="Trebuchet MS" w:cs="Trebuchet MS"/>
                <w:b w:val="0"/>
                <w:color w:val="767171"/>
                <w:sz w:val="18"/>
                <w:szCs w:val="18"/>
              </w:rPr>
              <w:t>D-målsætningen anvendes på vandløbsstrækninger, som i væsentlig grad tillades påvirket af spildevand. Det er typisk tilfældet, hvor hovedparten af vandføringen består af spildevand.</w:t>
            </w:r>
          </w:p>
        </w:tc>
      </w:tr>
      <w:tr w:rsidR="00CB4BEB" w:rsidRPr="0084399F" w14:paraId="39BC5FDF" w14:textId="77777777" w:rsidTr="003C0924">
        <w:trPr>
          <w:trHeight w:val="1549"/>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14:paraId="4F0BCAB1" w14:textId="77777777" w:rsidR="00CB4BEB" w:rsidRPr="0084399F" w:rsidRDefault="00CB4BEB" w:rsidP="003C0924">
            <w:pPr>
              <w:jc w:val="center"/>
              <w:rPr>
                <w:rFonts w:ascii="Trebuchet MS" w:hAnsi="Trebuchet MS" w:cs="Trebuchet MS"/>
                <w:sz w:val="18"/>
                <w:szCs w:val="18"/>
              </w:rPr>
            </w:pPr>
            <w:r>
              <w:rPr>
                <w:rFonts w:ascii="Trebuchet MS" w:hAnsi="Trebuchet MS" w:cs="Trebuchet MS"/>
                <w:sz w:val="18"/>
                <w:szCs w:val="18"/>
              </w:rPr>
              <w:t>9</w:t>
            </w:r>
          </w:p>
        </w:tc>
        <w:tc>
          <w:tcPr>
            <w:tcW w:w="1559" w:type="dxa"/>
            <w:tcBorders>
              <w:top w:val="single" w:sz="4" w:space="0" w:color="auto"/>
              <w:left w:val="single" w:sz="4" w:space="0" w:color="auto"/>
              <w:bottom w:val="single" w:sz="4" w:space="0" w:color="auto"/>
            </w:tcBorders>
            <w:shd w:val="clear" w:color="auto" w:fill="FFFFFF"/>
            <w:vAlign w:val="center"/>
          </w:tcPr>
          <w:p w14:paraId="126BD181" w14:textId="77777777" w:rsidR="00CB4BEB" w:rsidRPr="0084399F" w:rsidRDefault="00CB4BEB" w:rsidP="003C0924">
            <w:pPr>
              <w:rPr>
                <w:rFonts w:ascii="Trebuchet MS" w:hAnsi="Trebuchet MS"/>
                <w:sz w:val="18"/>
                <w:szCs w:val="18"/>
              </w:rPr>
            </w:pPr>
            <w:r w:rsidRPr="0084399F">
              <w:rPr>
                <w:rFonts w:ascii="Trebuchet MS" w:hAnsi="Trebuchet MS"/>
                <w:sz w:val="18"/>
                <w:szCs w:val="18"/>
              </w:rPr>
              <w:t>E målsætning - Påvirket af okker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4D50F63D" w14:textId="77777777" w:rsidR="00CB4BEB" w:rsidRPr="003A52C1" w:rsidRDefault="00CB4BEB" w:rsidP="003C0924">
            <w:pPr>
              <w:pStyle w:val="NormalWeb"/>
              <w:spacing w:line="300" w:lineRule="auto"/>
              <w:jc w:val="center"/>
              <w:rPr>
                <w:rFonts w:ascii="Trebuchet MS" w:hAnsi="Trebuchet MS"/>
                <w:b w:val="0"/>
                <w:bCs/>
                <w:sz w:val="18"/>
                <w:szCs w:val="18"/>
              </w:rPr>
            </w:pPr>
            <w:r w:rsidRPr="003A52C1">
              <w:rPr>
                <w:rFonts w:ascii="Trebuchet MS" w:hAnsi="Trebuchet MS"/>
                <w:bCs/>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36035ABA" w14:textId="77777777" w:rsidR="00CB4BEB" w:rsidRPr="0084399F" w:rsidRDefault="00CB4BEB" w:rsidP="003C0924">
            <w:pPr>
              <w:pStyle w:val="NormalWeb"/>
              <w:spacing w:line="300" w:lineRule="auto"/>
              <w:rPr>
                <w:rFonts w:ascii="Trebuchet MS" w:hAnsi="Trebuchet MS"/>
                <w:color w:val="000000"/>
                <w:sz w:val="18"/>
                <w:szCs w:val="18"/>
              </w:rPr>
            </w:pPr>
            <w:r w:rsidRPr="002D5AD0">
              <w:rPr>
                <w:rFonts w:ascii="Trebuchet MS" w:eastAsiaTheme="minorEastAsia" w:hAnsi="Trebuchet MS" w:cstheme="minorBidi"/>
                <w:bCs/>
                <w:color w:val="767171"/>
                <w:sz w:val="18"/>
                <w:szCs w:val="18"/>
              </w:rPr>
              <w:t>E Påvirket af grundvandsindvinding</w:t>
            </w:r>
            <w:r w:rsidRPr="002D5AD0">
              <w:rPr>
                <w:rFonts w:ascii="Trebuchet MS" w:eastAsiaTheme="minorEastAsia" w:hAnsi="Trebuchet MS" w:cstheme="minorBidi"/>
                <w:bCs/>
                <w:color w:val="767171"/>
                <w:sz w:val="18"/>
                <w:szCs w:val="18"/>
              </w:rPr>
              <w:br/>
            </w:r>
            <w:r w:rsidRPr="002D5AD0">
              <w:rPr>
                <w:rFonts w:ascii="Trebuchet MS" w:eastAsiaTheme="minorEastAsia" w:hAnsi="Trebuchet MS" w:cs="Trebuchet MS"/>
                <w:b w:val="0"/>
                <w:color w:val="767171"/>
                <w:sz w:val="18"/>
                <w:szCs w:val="18"/>
              </w:rPr>
              <w:t xml:space="preserve">E-målsætningen er ikke anvendt for vandløb i Århus Amt. Eksisterende vandindvindinger til </w:t>
            </w:r>
            <w:proofErr w:type="spellStart"/>
            <w:r w:rsidRPr="002D5AD0">
              <w:rPr>
                <w:rFonts w:ascii="Trebuchet MS" w:eastAsiaTheme="minorEastAsia" w:hAnsi="Trebuchet MS" w:cs="Trebuchet MS"/>
                <w:b w:val="0"/>
                <w:color w:val="767171"/>
                <w:sz w:val="18"/>
                <w:szCs w:val="18"/>
              </w:rPr>
              <w:t>byformål</w:t>
            </w:r>
            <w:proofErr w:type="spellEnd"/>
            <w:r w:rsidRPr="002D5AD0">
              <w:rPr>
                <w:rFonts w:ascii="Trebuchet MS" w:eastAsiaTheme="minorEastAsia" w:hAnsi="Trebuchet MS" w:cs="Trebuchet MS"/>
                <w:b w:val="0"/>
                <w:color w:val="767171"/>
                <w:sz w:val="18"/>
                <w:szCs w:val="18"/>
              </w:rPr>
              <w:t xml:space="preserve"> påvirker vandføringen især i vandløb i Århus-området. Gennem særlig god spildevandsrensning og accept af, at vandføring og fiskebestand er mindsket, kan disse vandløb opfylde en generel målsætning. I </w:t>
            </w:r>
            <w:proofErr w:type="spellStart"/>
            <w:r w:rsidRPr="002D5AD0">
              <w:rPr>
                <w:rFonts w:ascii="Trebuchet MS" w:eastAsiaTheme="minorEastAsia" w:hAnsi="Trebuchet MS" w:cs="Trebuchet MS"/>
                <w:b w:val="0"/>
                <w:color w:val="767171"/>
                <w:sz w:val="18"/>
                <w:szCs w:val="18"/>
              </w:rPr>
              <w:t>Giber</w:t>
            </w:r>
            <w:proofErr w:type="spellEnd"/>
            <w:r w:rsidRPr="002D5AD0">
              <w:rPr>
                <w:rFonts w:ascii="Trebuchet MS" w:eastAsiaTheme="minorEastAsia" w:hAnsi="Trebuchet MS" w:cs="Trebuchet MS"/>
                <w:b w:val="0"/>
                <w:color w:val="767171"/>
                <w:sz w:val="18"/>
                <w:szCs w:val="18"/>
              </w:rPr>
              <w:t xml:space="preserve"> å opnås denne generelle målsætning dog kun ved, i tørre perioder, at udlede opmagasineret overfladevand og at udpumpe grundvand til åen.</w:t>
            </w:r>
          </w:p>
        </w:tc>
      </w:tr>
      <w:tr w:rsidR="00CB4BEB" w:rsidRPr="0084399F" w14:paraId="4C86419F" w14:textId="77777777" w:rsidTr="003C0924">
        <w:trPr>
          <w:trHeight w:hRule="exact" w:val="255"/>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14:paraId="0AB6C0BC" w14:textId="77777777" w:rsidR="00CB4BEB" w:rsidRPr="0091789E" w:rsidRDefault="00CB4BEB" w:rsidP="003C0924">
            <w:pPr>
              <w:jc w:val="center"/>
              <w:rPr>
                <w:rFonts w:ascii="Trebuchet MS" w:hAnsi="Trebuchet MS" w:cs="Trebuchet MS"/>
                <w:sz w:val="18"/>
                <w:szCs w:val="18"/>
              </w:rPr>
            </w:pPr>
            <w:r w:rsidRPr="0091789E">
              <w:rPr>
                <w:rFonts w:ascii="Trebuchet MS" w:hAnsi="Trebuchet MS" w:cs="Trebuchet MS"/>
                <w:sz w:val="18"/>
                <w:szCs w:val="18"/>
              </w:rPr>
              <w:t>10</w:t>
            </w:r>
          </w:p>
        </w:tc>
        <w:tc>
          <w:tcPr>
            <w:tcW w:w="1559" w:type="dxa"/>
            <w:tcBorders>
              <w:top w:val="single" w:sz="4" w:space="0" w:color="auto"/>
              <w:left w:val="single" w:sz="4" w:space="0" w:color="auto"/>
              <w:bottom w:val="single" w:sz="4" w:space="0" w:color="auto"/>
            </w:tcBorders>
            <w:shd w:val="clear" w:color="auto" w:fill="FFFFFF"/>
            <w:vAlign w:val="bottom"/>
          </w:tcPr>
          <w:p w14:paraId="200CB428" w14:textId="77777777" w:rsidR="00CB4BEB" w:rsidRPr="0091789E" w:rsidRDefault="00CB4BEB" w:rsidP="003C0924">
            <w:pPr>
              <w:rPr>
                <w:rFonts w:ascii="Trebuchet MS" w:hAnsi="Trebuchet MS" w:cs="Trebuchet MS"/>
                <w:sz w:val="18"/>
                <w:szCs w:val="18"/>
              </w:rPr>
            </w:pPr>
            <w:r w:rsidRPr="0091789E">
              <w:rPr>
                <w:rFonts w:ascii="Trebuchet MS" w:hAnsi="Trebuchet MS" w:cs="Trebuchet MS"/>
                <w:sz w:val="18"/>
                <w:szCs w:val="18"/>
              </w:rPr>
              <w:t>F</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22681D6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0F3DAF99" w14:textId="77777777" w:rsidR="00CB4BEB" w:rsidRPr="0084399F" w:rsidRDefault="00CB4BEB" w:rsidP="003C0924">
            <w:pPr>
              <w:rPr>
                <w:rFonts w:ascii="Trebuchet MS" w:hAnsi="Trebuchet MS" w:cs="Trebuchet MS"/>
                <w:sz w:val="18"/>
                <w:szCs w:val="18"/>
              </w:rPr>
            </w:pPr>
            <w:r w:rsidRPr="0091789E">
              <w:rPr>
                <w:rFonts w:ascii="Trebuchet MS" w:hAnsi="Trebuchet MS" w:cs="Trebuchet MS"/>
                <w:sz w:val="18"/>
                <w:szCs w:val="18"/>
              </w:rPr>
              <w:t>Mangler beskrivelse</w:t>
            </w:r>
            <w:r>
              <w:rPr>
                <w:rFonts w:ascii="Trebuchet MS" w:hAnsi="Trebuchet MS" w:cs="Trebuchet MS"/>
                <w:sz w:val="18"/>
                <w:szCs w:val="18"/>
              </w:rPr>
              <w:t xml:space="preserve"> </w:t>
            </w:r>
          </w:p>
        </w:tc>
      </w:tr>
      <w:tr w:rsidR="00CB4BEB" w:rsidRPr="0084399F" w14:paraId="255478F6" w14:textId="77777777" w:rsidTr="003C0924">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14:paraId="55903DB6"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11</w:t>
            </w:r>
          </w:p>
        </w:tc>
        <w:tc>
          <w:tcPr>
            <w:tcW w:w="1559" w:type="dxa"/>
            <w:tcBorders>
              <w:top w:val="single" w:sz="4" w:space="0" w:color="auto"/>
              <w:left w:val="single" w:sz="4" w:space="0" w:color="auto"/>
              <w:bottom w:val="single" w:sz="4" w:space="0" w:color="auto"/>
            </w:tcBorders>
            <w:shd w:val="clear" w:color="auto" w:fill="FFFFFF"/>
            <w:vAlign w:val="bottom"/>
          </w:tcPr>
          <w:p w14:paraId="199C5DDD" w14:textId="77777777" w:rsidR="00CB4BEB" w:rsidRPr="0084399F" w:rsidRDefault="00CB4BEB" w:rsidP="003C0924">
            <w:pPr>
              <w:rPr>
                <w:rFonts w:ascii="Trebuchet MS" w:hAnsi="Trebuchet MS"/>
                <w:sz w:val="18"/>
                <w:szCs w:val="18"/>
              </w:rPr>
            </w:pPr>
            <w:r w:rsidRPr="0084399F">
              <w:rPr>
                <w:rFonts w:ascii="Trebuchet MS" w:hAnsi="Trebuchet MS"/>
                <w:sz w:val="18"/>
                <w:szCs w:val="18"/>
              </w:rPr>
              <w:t>Vandløb uden målsætning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1EC9AC9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14" w:type="dxa"/>
            <w:tcBorders>
              <w:top w:val="single" w:sz="4" w:space="0" w:color="auto"/>
              <w:left w:val="single" w:sz="4" w:space="0" w:color="auto"/>
              <w:bottom w:val="single" w:sz="4" w:space="0" w:color="auto"/>
            </w:tcBorders>
            <w:shd w:val="clear" w:color="auto" w:fill="FFFFFF"/>
            <w:vAlign w:val="center"/>
          </w:tcPr>
          <w:p w14:paraId="39EF1DBC" w14:textId="77777777" w:rsidR="00CB4BEB" w:rsidRPr="0084399F" w:rsidRDefault="00CB4BEB" w:rsidP="003C0924">
            <w:pPr>
              <w:rPr>
                <w:rFonts w:ascii="Trebuchet MS" w:hAnsi="Trebuchet MS" w:cs="Trebuchet MS"/>
                <w:sz w:val="18"/>
                <w:szCs w:val="18"/>
              </w:rPr>
            </w:pPr>
            <w:r>
              <w:rPr>
                <w:rFonts w:ascii="Trebuchet MS" w:hAnsi="Trebuchet MS" w:cs="Trebuchet MS"/>
                <w:sz w:val="18"/>
                <w:szCs w:val="18"/>
              </w:rPr>
              <w:t>Der er ikke sat en målsætning for vandløbet</w:t>
            </w:r>
          </w:p>
        </w:tc>
      </w:tr>
    </w:tbl>
    <w:p w14:paraId="34B129AB" w14:textId="77777777" w:rsidR="00CB4BEB" w:rsidRPr="00EA10D1" w:rsidRDefault="00CB4BEB" w:rsidP="00CB4BEB">
      <w:pPr>
        <w:pStyle w:val="Overskrift7"/>
      </w:pPr>
      <w:r w:rsidRPr="00EA10D1">
        <w:t>5.1.1.3.3   5000 Klasse (</w:t>
      </w:r>
      <w:r w:rsidRPr="004D056C">
        <w:t>d_5000_klasse</w:t>
      </w:r>
      <w:r w:rsidRPr="00EA10D1">
        <w:t>)</w:t>
      </w:r>
      <w:bookmarkEnd w:id="1227"/>
      <w:bookmarkEnd w:id="12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12"/>
        <w:gridCol w:w="1619"/>
        <w:gridCol w:w="1405"/>
        <w:gridCol w:w="9090"/>
      </w:tblGrid>
      <w:tr w:rsidR="00CB4BEB" w:rsidRPr="001F287C" w14:paraId="769524D0" w14:textId="77777777" w:rsidTr="003C0924">
        <w:trPr>
          <w:trHeight w:val="227"/>
        </w:trPr>
        <w:tc>
          <w:tcPr>
            <w:tcW w:w="1313" w:type="dxa"/>
            <w:tcBorders>
              <w:bottom w:val="single" w:sz="4" w:space="0" w:color="auto"/>
            </w:tcBorders>
            <w:shd w:val="clear" w:color="auto" w:fill="D9D9D9"/>
            <w:vAlign w:val="center"/>
          </w:tcPr>
          <w:p w14:paraId="0B9856B9" w14:textId="77777777" w:rsidR="00CB4BEB" w:rsidRPr="001F287C" w:rsidRDefault="00CB4BEB" w:rsidP="003C0924">
            <w:pPr>
              <w:rPr>
                <w:rFonts w:ascii="Trebuchet MS" w:hAnsi="Trebuchet MS" w:cs="Trebuchet MS"/>
                <w:b/>
                <w:bCs/>
                <w:sz w:val="18"/>
                <w:szCs w:val="18"/>
              </w:rPr>
            </w:pPr>
            <w:proofErr w:type="spellStart"/>
            <w:r w:rsidRPr="001F287C">
              <w:rPr>
                <w:rFonts w:ascii="Trebuchet MS" w:hAnsi="Trebuchet MS" w:cs="Trebuchet MS"/>
                <w:b/>
                <w:bCs/>
                <w:sz w:val="18"/>
                <w:szCs w:val="18"/>
              </w:rPr>
              <w:t>klasse_kode</w:t>
            </w:r>
            <w:proofErr w:type="spellEnd"/>
          </w:p>
        </w:tc>
        <w:tc>
          <w:tcPr>
            <w:tcW w:w="1630" w:type="dxa"/>
            <w:tcBorders>
              <w:bottom w:val="single" w:sz="4" w:space="0" w:color="auto"/>
            </w:tcBorders>
            <w:shd w:val="clear" w:color="auto" w:fill="D9D9D9"/>
            <w:vAlign w:val="center"/>
          </w:tcPr>
          <w:p w14:paraId="6E43A343" w14:textId="77777777" w:rsidR="00CB4BEB" w:rsidRPr="001F287C" w:rsidRDefault="00CB4BEB" w:rsidP="003C0924">
            <w:pPr>
              <w:rPr>
                <w:rFonts w:ascii="Trebuchet MS" w:hAnsi="Trebuchet MS" w:cs="Trebuchet MS"/>
                <w:bCs/>
                <w:sz w:val="18"/>
                <w:szCs w:val="18"/>
              </w:rPr>
            </w:pPr>
            <w:r w:rsidRPr="001F287C">
              <w:rPr>
                <w:rFonts w:ascii="Trebuchet MS" w:hAnsi="Trebuchet MS" w:cs="Trebuchet MS"/>
                <w:b/>
                <w:bCs/>
                <w:sz w:val="18"/>
                <w:szCs w:val="18"/>
              </w:rPr>
              <w:t>klasse</w:t>
            </w:r>
          </w:p>
        </w:tc>
        <w:tc>
          <w:tcPr>
            <w:tcW w:w="1418" w:type="dxa"/>
            <w:tcBorders>
              <w:bottom w:val="single" w:sz="4" w:space="0" w:color="auto"/>
            </w:tcBorders>
            <w:shd w:val="clear" w:color="auto" w:fill="D9D9D9"/>
            <w:vAlign w:val="bottom"/>
          </w:tcPr>
          <w:p w14:paraId="33DB3A0D"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9214" w:type="dxa"/>
            <w:tcBorders>
              <w:bottom w:val="single" w:sz="4" w:space="0" w:color="auto"/>
            </w:tcBorders>
            <w:shd w:val="clear" w:color="auto" w:fill="D9D9D9"/>
          </w:tcPr>
          <w:p w14:paraId="7C4ED02C" w14:textId="77777777" w:rsidR="00CB4BEB" w:rsidRPr="001F287C" w:rsidRDefault="00CB4BEB" w:rsidP="003C0924">
            <w:pPr>
              <w:rPr>
                <w:rFonts w:ascii="Trebuchet MS" w:hAnsi="Trebuchet MS" w:cs="Trebuchet MS"/>
                <w:b/>
                <w:bCs/>
                <w:sz w:val="18"/>
                <w:szCs w:val="18"/>
              </w:rPr>
            </w:pPr>
            <w:r w:rsidRPr="001F287C">
              <w:rPr>
                <w:rFonts w:ascii="Trebuchet MS" w:hAnsi="Trebuchet MS" w:cs="Trebuchet MS"/>
                <w:b/>
                <w:bCs/>
                <w:sz w:val="18"/>
                <w:szCs w:val="18"/>
              </w:rPr>
              <w:t>Begrebsdefinition</w:t>
            </w:r>
          </w:p>
        </w:tc>
      </w:tr>
      <w:tr w:rsidR="00CB4BEB" w:rsidRPr="001F287C" w14:paraId="0629A599" w14:textId="77777777" w:rsidTr="0038014E">
        <w:trPr>
          <w:trHeight w:hRule="exact" w:val="808"/>
        </w:trPr>
        <w:tc>
          <w:tcPr>
            <w:tcW w:w="1313" w:type="dxa"/>
            <w:tcBorders>
              <w:top w:val="single" w:sz="4" w:space="0" w:color="auto"/>
              <w:left w:val="single" w:sz="4" w:space="0" w:color="auto"/>
              <w:bottom w:val="single" w:sz="4" w:space="0" w:color="auto"/>
              <w:right w:val="single" w:sz="4" w:space="0" w:color="auto"/>
            </w:tcBorders>
            <w:shd w:val="clear" w:color="auto" w:fill="D9D9D9"/>
            <w:vAlign w:val="center"/>
          </w:tcPr>
          <w:p w14:paraId="52B23114" w14:textId="77777777" w:rsidR="00CB4BEB" w:rsidRPr="001F287C" w:rsidRDefault="00CB4BEB" w:rsidP="003C0924">
            <w:pPr>
              <w:jc w:val="center"/>
              <w:rPr>
                <w:rFonts w:ascii="Trebuchet MS" w:hAnsi="Trebuchet MS" w:cs="Trebuchet MS"/>
                <w:sz w:val="18"/>
                <w:szCs w:val="18"/>
              </w:rPr>
            </w:pPr>
            <w:r w:rsidRPr="001F287C">
              <w:rPr>
                <w:rFonts w:ascii="Trebuchet MS" w:hAnsi="Trebuchet MS" w:cs="Trebuchet MS"/>
                <w:sz w:val="18"/>
                <w:szCs w:val="18"/>
              </w:rPr>
              <w:t>1</w:t>
            </w:r>
          </w:p>
        </w:tc>
        <w:tc>
          <w:tcPr>
            <w:tcW w:w="1630" w:type="dxa"/>
            <w:tcBorders>
              <w:top w:val="single" w:sz="4" w:space="0" w:color="auto"/>
              <w:left w:val="single" w:sz="4" w:space="0" w:color="auto"/>
              <w:bottom w:val="single" w:sz="4" w:space="0" w:color="auto"/>
            </w:tcBorders>
            <w:shd w:val="clear" w:color="auto" w:fill="FFFFFF"/>
            <w:vAlign w:val="center"/>
          </w:tcPr>
          <w:p w14:paraId="1911AD4D" w14:textId="77777777" w:rsidR="00CB4BEB" w:rsidRPr="001F287C" w:rsidRDefault="00CB4BEB" w:rsidP="003C0924">
            <w:pPr>
              <w:rPr>
                <w:rFonts w:ascii="Trebuchet MS" w:hAnsi="Trebuchet MS"/>
                <w:sz w:val="18"/>
                <w:szCs w:val="18"/>
              </w:rPr>
            </w:pPr>
            <w:r w:rsidRPr="001F287C">
              <w:rPr>
                <w:rFonts w:ascii="Trebuchet MS" w:hAnsi="Trebuchet MS"/>
                <w:sz w:val="18"/>
                <w:szCs w:val="18"/>
              </w:rPr>
              <w:t>Naturligt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56321F10" w14:textId="77777777" w:rsidR="00CB4BEB" w:rsidRPr="000B5C22" w:rsidRDefault="00CB4BEB" w:rsidP="003C0924">
            <w:pPr>
              <w:pStyle w:val="NormalWeb"/>
              <w:jc w:val="center"/>
              <w:rPr>
                <w:rFonts w:ascii="Trebuchet MS" w:eastAsiaTheme="minorEastAsia" w:hAnsi="Trebuchet MS" w:cs="Trebuchet MS"/>
                <w:b w:val="0"/>
                <w:color w:val="767171"/>
                <w:sz w:val="18"/>
                <w:szCs w:val="18"/>
              </w:rPr>
            </w:pPr>
            <w:r w:rsidRPr="000B5C22">
              <w:rPr>
                <w:rFonts w:ascii="Trebuchet MS" w:eastAsiaTheme="minorEastAsia" w:hAnsi="Trebuchet MS" w:cs="Trebuchet MS"/>
                <w:b w:val="0"/>
                <w:color w:val="767171"/>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5BDE9C93" w14:textId="5831CF47" w:rsidR="00CB4BEB" w:rsidRPr="000B5C22" w:rsidRDefault="00CB4BEB" w:rsidP="003C0924">
            <w:pPr>
              <w:pStyle w:val="NormalWeb"/>
              <w:rPr>
                <w:rFonts w:ascii="Trebuchet MS" w:eastAsiaTheme="minorEastAsia" w:hAnsi="Trebuchet MS" w:cs="Trebuchet MS"/>
                <w:b w:val="0"/>
                <w:color w:val="767171"/>
                <w:sz w:val="18"/>
                <w:szCs w:val="18"/>
              </w:rPr>
            </w:pPr>
            <w:r w:rsidRPr="000B5C22">
              <w:rPr>
                <w:rFonts w:ascii="Trebuchet MS" w:eastAsiaTheme="minorEastAsia" w:hAnsi="Trebuchet MS" w:cs="Trebuchet MS"/>
                <w:b w:val="0"/>
                <w:color w:val="767171"/>
                <w:sz w:val="18"/>
                <w:szCs w:val="18"/>
              </w:rPr>
              <w:t>Ved naturlige vandløb forstås vandløb, der har eksisteret fra naturens hånd. Det ændrer ikke på vandløbets status som naturligt, at der er foretaget regulering af vandløbet f</w:t>
            </w:r>
            <w:r w:rsidR="0038014E">
              <w:rPr>
                <w:rFonts w:ascii="Trebuchet MS" w:eastAsiaTheme="minorEastAsia" w:hAnsi="Trebuchet MS" w:cs="Trebuchet MS"/>
                <w:b w:val="0"/>
                <w:color w:val="767171"/>
                <w:sz w:val="18"/>
                <w:szCs w:val="18"/>
              </w:rPr>
              <w:t>x</w:t>
            </w:r>
            <w:r w:rsidRPr="000B5C22">
              <w:rPr>
                <w:rFonts w:ascii="Trebuchet MS" w:eastAsiaTheme="minorEastAsia" w:hAnsi="Trebuchet MS" w:cs="Trebuchet MS"/>
                <w:b w:val="0"/>
                <w:color w:val="767171"/>
                <w:sz w:val="18"/>
                <w:szCs w:val="18"/>
              </w:rPr>
              <w:t xml:space="preserve"> uddybning, udretning eller omlægning. Alle vandløb som naturen har skabt også selvom det efterfølgende er blevet udrettet og/eller rørlagt.</w:t>
            </w:r>
          </w:p>
        </w:tc>
      </w:tr>
      <w:tr w:rsidR="00CB4BEB" w:rsidRPr="001F287C" w14:paraId="3D870FF1" w14:textId="77777777" w:rsidTr="003C0924">
        <w:trPr>
          <w:trHeight w:hRule="exact" w:val="510"/>
        </w:trPr>
        <w:tc>
          <w:tcPr>
            <w:tcW w:w="1313" w:type="dxa"/>
            <w:tcBorders>
              <w:top w:val="single" w:sz="4" w:space="0" w:color="auto"/>
              <w:left w:val="single" w:sz="4" w:space="0" w:color="auto"/>
              <w:bottom w:val="single" w:sz="4" w:space="0" w:color="auto"/>
              <w:right w:val="single" w:sz="4" w:space="0" w:color="auto"/>
            </w:tcBorders>
            <w:shd w:val="clear" w:color="auto" w:fill="D9D9D9"/>
            <w:vAlign w:val="center"/>
          </w:tcPr>
          <w:p w14:paraId="06C28B2B" w14:textId="77777777" w:rsidR="00CB4BEB" w:rsidRPr="001F287C" w:rsidRDefault="00CB4BEB" w:rsidP="003C0924">
            <w:pPr>
              <w:jc w:val="center"/>
              <w:rPr>
                <w:rFonts w:ascii="Trebuchet MS" w:hAnsi="Trebuchet MS" w:cs="Trebuchet MS"/>
                <w:sz w:val="18"/>
                <w:szCs w:val="18"/>
              </w:rPr>
            </w:pPr>
            <w:r w:rsidRPr="001F287C">
              <w:rPr>
                <w:rFonts w:ascii="Trebuchet MS" w:hAnsi="Trebuchet MS" w:cs="Trebuchet MS"/>
                <w:sz w:val="18"/>
                <w:szCs w:val="18"/>
              </w:rPr>
              <w:t>2</w:t>
            </w:r>
          </w:p>
        </w:tc>
        <w:tc>
          <w:tcPr>
            <w:tcW w:w="1630" w:type="dxa"/>
            <w:tcBorders>
              <w:top w:val="single" w:sz="4" w:space="0" w:color="auto"/>
              <w:left w:val="single" w:sz="4" w:space="0" w:color="auto"/>
              <w:bottom w:val="single" w:sz="4" w:space="0" w:color="auto"/>
            </w:tcBorders>
            <w:shd w:val="clear" w:color="auto" w:fill="FFFFFF"/>
            <w:vAlign w:val="center"/>
          </w:tcPr>
          <w:p w14:paraId="7061A704" w14:textId="77777777" w:rsidR="00CB4BEB" w:rsidRPr="001F287C" w:rsidRDefault="00CB4BEB" w:rsidP="003C0924">
            <w:pPr>
              <w:rPr>
                <w:rFonts w:ascii="Trebuchet MS" w:hAnsi="Trebuchet MS"/>
                <w:sz w:val="18"/>
                <w:szCs w:val="18"/>
              </w:rPr>
            </w:pPr>
            <w:r w:rsidRPr="001F287C">
              <w:rPr>
                <w:rFonts w:ascii="Trebuchet MS" w:hAnsi="Trebuchet MS"/>
                <w:sz w:val="18"/>
                <w:szCs w:val="18"/>
              </w:rPr>
              <w:t>Kunstigt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D513FB5" w14:textId="77777777" w:rsidR="00CB4BEB" w:rsidRPr="000B5C22" w:rsidRDefault="00CB4BEB" w:rsidP="003C0924">
            <w:pPr>
              <w:pStyle w:val="NormalWeb"/>
              <w:jc w:val="center"/>
              <w:rPr>
                <w:rFonts w:ascii="Trebuchet MS" w:eastAsiaTheme="minorEastAsia" w:hAnsi="Trebuchet MS" w:cs="Trebuchet MS"/>
                <w:b w:val="0"/>
                <w:color w:val="767171"/>
                <w:sz w:val="18"/>
                <w:szCs w:val="18"/>
              </w:rPr>
            </w:pPr>
            <w:r w:rsidRPr="000B5C22">
              <w:rPr>
                <w:rFonts w:ascii="Trebuchet MS" w:eastAsiaTheme="minorEastAsia" w:hAnsi="Trebuchet MS" w:cs="Trebuchet MS"/>
                <w:b w:val="0"/>
                <w:color w:val="767171"/>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6105FB50" w14:textId="77777777" w:rsidR="00CB4BEB" w:rsidRPr="000B5C22" w:rsidRDefault="00CB4BEB" w:rsidP="003C0924">
            <w:pPr>
              <w:pStyle w:val="NormalWeb"/>
              <w:rPr>
                <w:rFonts w:ascii="Trebuchet MS" w:eastAsiaTheme="minorEastAsia" w:hAnsi="Trebuchet MS" w:cs="Trebuchet MS"/>
                <w:b w:val="0"/>
                <w:color w:val="767171"/>
                <w:sz w:val="18"/>
                <w:szCs w:val="18"/>
              </w:rPr>
            </w:pPr>
            <w:r w:rsidRPr="000B5C22">
              <w:rPr>
                <w:rFonts w:ascii="Trebuchet MS" w:eastAsiaTheme="minorEastAsia" w:hAnsi="Trebuchet MS" w:cs="Trebuchet MS"/>
                <w:b w:val="0"/>
                <w:color w:val="767171"/>
                <w:sz w:val="18"/>
                <w:szCs w:val="18"/>
              </w:rPr>
              <w:t>Alle vandløb, der i modsætning til naturlige vandløb, er kunstigt anlagt (gravede grøfter og kanaler mv.) Kun 100% ren kunstige vandløb. F.eks. fra inddæmning og tørlægning af en fjord.</w:t>
            </w:r>
          </w:p>
        </w:tc>
      </w:tr>
      <w:tr w:rsidR="00CB4BEB" w:rsidRPr="001F287C" w14:paraId="0CF5C17C" w14:textId="77777777" w:rsidTr="000B5C22">
        <w:trPr>
          <w:trHeight w:hRule="exact" w:val="348"/>
        </w:trPr>
        <w:tc>
          <w:tcPr>
            <w:tcW w:w="1313" w:type="dxa"/>
            <w:tcBorders>
              <w:top w:val="single" w:sz="4" w:space="0" w:color="auto"/>
              <w:left w:val="single" w:sz="4" w:space="0" w:color="auto"/>
              <w:bottom w:val="single" w:sz="4" w:space="0" w:color="auto"/>
              <w:right w:val="single" w:sz="4" w:space="0" w:color="auto"/>
            </w:tcBorders>
            <w:shd w:val="clear" w:color="auto" w:fill="D9D9D9"/>
            <w:vAlign w:val="bottom"/>
          </w:tcPr>
          <w:p w14:paraId="017B6F44" w14:textId="77777777" w:rsidR="00CB4BEB" w:rsidRPr="001F287C" w:rsidRDefault="00CB4BEB" w:rsidP="003C0924">
            <w:pPr>
              <w:jc w:val="center"/>
              <w:rPr>
                <w:rFonts w:ascii="Trebuchet MS" w:hAnsi="Trebuchet MS" w:cs="Trebuchet MS"/>
                <w:sz w:val="18"/>
                <w:szCs w:val="18"/>
              </w:rPr>
            </w:pPr>
            <w:r w:rsidRPr="001F287C">
              <w:rPr>
                <w:rFonts w:ascii="Trebuchet MS" w:hAnsi="Trebuchet MS" w:cs="Trebuchet MS"/>
                <w:sz w:val="18"/>
                <w:szCs w:val="18"/>
              </w:rPr>
              <w:t>3</w:t>
            </w:r>
          </w:p>
        </w:tc>
        <w:tc>
          <w:tcPr>
            <w:tcW w:w="1630" w:type="dxa"/>
            <w:tcBorders>
              <w:top w:val="single" w:sz="4" w:space="0" w:color="auto"/>
              <w:left w:val="single" w:sz="4" w:space="0" w:color="auto"/>
              <w:bottom w:val="single" w:sz="4" w:space="0" w:color="auto"/>
            </w:tcBorders>
            <w:shd w:val="clear" w:color="auto" w:fill="FFFFFF"/>
            <w:vAlign w:val="bottom"/>
          </w:tcPr>
          <w:p w14:paraId="77682797" w14:textId="77777777" w:rsidR="00CB4BEB" w:rsidRPr="001F287C" w:rsidRDefault="00CB4BEB" w:rsidP="003C0924">
            <w:pPr>
              <w:rPr>
                <w:rFonts w:ascii="Trebuchet MS" w:hAnsi="Trebuchet MS"/>
                <w:sz w:val="18"/>
                <w:szCs w:val="18"/>
              </w:rPr>
            </w:pPr>
            <w:r w:rsidRPr="001F287C">
              <w:rPr>
                <w:rFonts w:ascii="Trebuchet MS" w:hAnsi="Trebuchet MS"/>
                <w:sz w:val="18"/>
                <w:szCs w:val="18"/>
              </w:rPr>
              <w:t>Blødbund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1C3CC48" w14:textId="77777777" w:rsidR="00CB4BEB" w:rsidRPr="000B5C22" w:rsidRDefault="00CB4BEB" w:rsidP="003C0924">
            <w:pPr>
              <w:pStyle w:val="NormalWeb"/>
              <w:jc w:val="center"/>
              <w:rPr>
                <w:rFonts w:ascii="Trebuchet MS" w:eastAsiaTheme="minorEastAsia" w:hAnsi="Trebuchet MS" w:cs="Trebuchet MS"/>
                <w:b w:val="0"/>
                <w:color w:val="767171"/>
                <w:sz w:val="18"/>
                <w:szCs w:val="18"/>
              </w:rPr>
            </w:pPr>
            <w:r w:rsidRPr="000B5C22">
              <w:rPr>
                <w:rFonts w:ascii="Trebuchet MS" w:eastAsiaTheme="minorEastAsia" w:hAnsi="Trebuchet MS" w:cs="Trebuchet MS"/>
                <w:b w:val="0"/>
                <w:color w:val="767171"/>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7F80D845" w14:textId="77777777" w:rsidR="00CB4BEB" w:rsidRPr="000B5C22" w:rsidRDefault="00CB4BEB" w:rsidP="003C0924">
            <w:pPr>
              <w:pStyle w:val="NormalWeb"/>
              <w:rPr>
                <w:rFonts w:ascii="Trebuchet MS" w:eastAsiaTheme="minorEastAsia" w:hAnsi="Trebuchet MS" w:cs="Trebuchet MS"/>
                <w:b w:val="0"/>
                <w:color w:val="767171"/>
                <w:sz w:val="18"/>
                <w:szCs w:val="18"/>
              </w:rPr>
            </w:pPr>
            <w:r w:rsidRPr="000B5C22">
              <w:rPr>
                <w:rFonts w:ascii="Trebuchet MS" w:eastAsiaTheme="minorEastAsia" w:hAnsi="Trebuchet MS" w:cs="Trebuchet MS"/>
                <w:b w:val="0"/>
                <w:color w:val="767171"/>
                <w:sz w:val="18"/>
                <w:szCs w:val="18"/>
              </w:rPr>
              <w:t>Se vandplan</w:t>
            </w:r>
          </w:p>
        </w:tc>
      </w:tr>
    </w:tbl>
    <w:p w14:paraId="79A1D021" w14:textId="77777777" w:rsidR="0093403C" w:rsidRDefault="0093403C" w:rsidP="0093403C">
      <w:bookmarkStart w:id="1229" w:name="_Toc63351419"/>
    </w:p>
    <w:p w14:paraId="4B0C739C" w14:textId="42EF83D8" w:rsidR="00CB4BEB" w:rsidRDefault="00CB4BEB" w:rsidP="00CB4BEB">
      <w:pPr>
        <w:pStyle w:val="Overskrift2"/>
        <w:rPr>
          <w:kern w:val="32"/>
        </w:rPr>
      </w:pPr>
      <w:bookmarkStart w:id="1230" w:name="_Toc122436082"/>
      <w:r>
        <w:rPr>
          <w:kern w:val="32"/>
        </w:rPr>
        <w:t>5.1.2</w:t>
      </w:r>
      <w:r w:rsidRPr="003E226C">
        <w:rPr>
          <w:kern w:val="32"/>
        </w:rPr>
        <w:t xml:space="preserve"> Målestation (5001)</w:t>
      </w:r>
      <w:bookmarkEnd w:id="1229"/>
      <w:bookmarkEnd w:id="1230"/>
    </w:p>
    <w:tbl>
      <w:tblPr>
        <w:tblW w:w="140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8"/>
        <w:gridCol w:w="1164"/>
        <w:gridCol w:w="820"/>
        <w:gridCol w:w="3970"/>
        <w:gridCol w:w="1155"/>
        <w:gridCol w:w="1396"/>
        <w:gridCol w:w="1276"/>
        <w:gridCol w:w="2413"/>
      </w:tblGrid>
      <w:tr w:rsidR="00CB4BEB" w:rsidRPr="0051728E" w14:paraId="5C1FA07B" w14:textId="77777777" w:rsidTr="003C0924">
        <w:trPr>
          <w:trHeight w:val="227"/>
        </w:trPr>
        <w:tc>
          <w:tcPr>
            <w:tcW w:w="1838" w:type="dxa"/>
            <w:tcBorders>
              <w:bottom w:val="single" w:sz="4" w:space="0" w:color="auto"/>
            </w:tcBorders>
            <w:shd w:val="clear" w:color="auto" w:fill="D9D9D9"/>
            <w:vAlign w:val="bottom"/>
          </w:tcPr>
          <w:p w14:paraId="37BBFF0A" w14:textId="77777777" w:rsidR="00CB4BEB" w:rsidRPr="0051728E" w:rsidRDefault="00CB4BEB" w:rsidP="003C0924">
            <w:pPr>
              <w:rPr>
                <w:rFonts w:ascii="Trebuchet MS" w:hAnsi="Trebuchet MS" w:cs="Trebuchet MS"/>
                <w:b/>
                <w:bCs/>
                <w:sz w:val="18"/>
                <w:szCs w:val="18"/>
              </w:rPr>
            </w:pPr>
            <w:r w:rsidRPr="0051728E">
              <w:rPr>
                <w:rFonts w:ascii="Trebuchet MS" w:hAnsi="Trebuchet MS" w:cs="Trebuchet MS"/>
                <w:b/>
                <w:bCs/>
                <w:sz w:val="18"/>
                <w:szCs w:val="18"/>
              </w:rPr>
              <w:t>Feltnavn</w:t>
            </w:r>
          </w:p>
        </w:tc>
        <w:tc>
          <w:tcPr>
            <w:tcW w:w="1164" w:type="dxa"/>
            <w:tcBorders>
              <w:bottom w:val="single" w:sz="4" w:space="0" w:color="auto"/>
            </w:tcBorders>
            <w:shd w:val="clear" w:color="auto" w:fill="D9D9D9"/>
            <w:vAlign w:val="bottom"/>
          </w:tcPr>
          <w:p w14:paraId="4233F488" w14:textId="77777777" w:rsidR="00CB4BEB" w:rsidRPr="0051728E" w:rsidRDefault="00CB4BEB" w:rsidP="003C0924">
            <w:pPr>
              <w:rPr>
                <w:rFonts w:ascii="Trebuchet MS" w:hAnsi="Trebuchet MS" w:cs="Trebuchet MS"/>
                <w:b/>
                <w:bCs/>
                <w:sz w:val="18"/>
                <w:szCs w:val="18"/>
              </w:rPr>
            </w:pPr>
            <w:r w:rsidRPr="0051728E">
              <w:rPr>
                <w:rFonts w:ascii="Trebuchet MS" w:hAnsi="Trebuchet MS" w:cs="Trebuchet MS"/>
                <w:b/>
                <w:bCs/>
                <w:sz w:val="18"/>
                <w:szCs w:val="18"/>
              </w:rPr>
              <w:t>Feltnavn</w:t>
            </w:r>
            <w:r>
              <w:rPr>
                <w:rFonts w:ascii="Trebuchet MS" w:hAnsi="Trebuchet MS" w:cs="Trebuchet MS"/>
                <w:b/>
                <w:bCs/>
                <w:sz w:val="18"/>
                <w:szCs w:val="18"/>
              </w:rPr>
              <w:t>10</w:t>
            </w:r>
          </w:p>
        </w:tc>
        <w:tc>
          <w:tcPr>
            <w:tcW w:w="4790" w:type="dxa"/>
            <w:gridSpan w:val="2"/>
            <w:tcBorders>
              <w:bottom w:val="single" w:sz="4" w:space="0" w:color="auto"/>
            </w:tcBorders>
            <w:shd w:val="clear" w:color="auto" w:fill="D9D9D9"/>
            <w:vAlign w:val="bottom"/>
          </w:tcPr>
          <w:p w14:paraId="5E38CD56"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Formål</w:t>
            </w:r>
          </w:p>
        </w:tc>
        <w:tc>
          <w:tcPr>
            <w:tcW w:w="1155" w:type="dxa"/>
            <w:tcBorders>
              <w:bottom w:val="single" w:sz="4" w:space="0" w:color="auto"/>
            </w:tcBorders>
            <w:shd w:val="clear" w:color="auto" w:fill="D9D9D9"/>
            <w:vAlign w:val="bottom"/>
          </w:tcPr>
          <w:p w14:paraId="442A447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Datatype</w:t>
            </w:r>
          </w:p>
        </w:tc>
        <w:tc>
          <w:tcPr>
            <w:tcW w:w="1396" w:type="dxa"/>
            <w:tcBorders>
              <w:bottom w:val="single" w:sz="4" w:space="0" w:color="auto"/>
            </w:tcBorders>
            <w:shd w:val="clear" w:color="auto" w:fill="D9D9D9"/>
            <w:vAlign w:val="bottom"/>
          </w:tcPr>
          <w:p w14:paraId="24917C79"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Værdiområde</w:t>
            </w:r>
          </w:p>
        </w:tc>
        <w:tc>
          <w:tcPr>
            <w:tcW w:w="1276" w:type="dxa"/>
            <w:tcBorders>
              <w:bottom w:val="single" w:sz="4" w:space="0" w:color="auto"/>
            </w:tcBorders>
            <w:shd w:val="clear" w:color="auto" w:fill="D9D9D9"/>
            <w:vAlign w:val="bottom"/>
          </w:tcPr>
          <w:p w14:paraId="7C60EF5E" w14:textId="77777777" w:rsidR="00CB4BEB" w:rsidRPr="0051728E" w:rsidRDefault="00CB4BEB" w:rsidP="003C0924">
            <w:pPr>
              <w:autoSpaceDE w:val="0"/>
              <w:autoSpaceDN w:val="0"/>
              <w:adjustRightInd w:val="0"/>
              <w:rPr>
                <w:rFonts w:ascii="Trebuchet MS" w:hAnsi="Trebuchet MS" w:cs="Trebuchet MS"/>
                <w:b/>
                <w:bCs/>
                <w:sz w:val="18"/>
                <w:szCs w:val="18"/>
              </w:rPr>
            </w:pPr>
            <w:r w:rsidRPr="0051728E">
              <w:rPr>
                <w:rFonts w:ascii="Trebuchet MS" w:hAnsi="Trebuchet MS" w:cs="Trebuchet MS"/>
                <w:b/>
                <w:bCs/>
                <w:sz w:val="18"/>
                <w:szCs w:val="18"/>
              </w:rPr>
              <w:t>Obligatorisk /</w:t>
            </w:r>
          </w:p>
          <w:p w14:paraId="2DCBD8F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Frit</w:t>
            </w:r>
          </w:p>
        </w:tc>
        <w:tc>
          <w:tcPr>
            <w:tcW w:w="2413" w:type="dxa"/>
            <w:shd w:val="clear" w:color="auto" w:fill="D9D9D9"/>
            <w:vAlign w:val="bottom"/>
          </w:tcPr>
          <w:p w14:paraId="004E6FB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Eksempel</w:t>
            </w:r>
          </w:p>
        </w:tc>
      </w:tr>
      <w:tr w:rsidR="00CB4BEB" w:rsidRPr="00F273B0" w14:paraId="5DD96823"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FFFFFF"/>
            <w:vAlign w:val="bottom"/>
          </w:tcPr>
          <w:p w14:paraId="445C7DF4" w14:textId="77777777" w:rsidR="00CB4BEB" w:rsidRPr="00F273B0" w:rsidRDefault="00CB4BEB" w:rsidP="003C0924">
            <w:pPr>
              <w:rPr>
                <w:rFonts w:ascii="Trebuchet MS" w:hAnsi="Trebuchet MS" w:cs="Trebuchet MS"/>
                <w:sz w:val="18"/>
                <w:szCs w:val="18"/>
              </w:rPr>
            </w:pPr>
            <w:proofErr w:type="spellStart"/>
            <w:r>
              <w:rPr>
                <w:rFonts w:ascii="Trebuchet MS" w:hAnsi="Trebuchet MS" w:cs="Trebuchet MS"/>
                <w:sz w:val="18"/>
                <w:szCs w:val="18"/>
              </w:rPr>
              <w:t>stationsnr</w:t>
            </w:r>
            <w:proofErr w:type="spellEnd"/>
          </w:p>
        </w:tc>
        <w:tc>
          <w:tcPr>
            <w:tcW w:w="1164" w:type="dxa"/>
            <w:tcBorders>
              <w:top w:val="single" w:sz="4" w:space="0" w:color="auto"/>
              <w:left w:val="single" w:sz="4" w:space="0" w:color="auto"/>
              <w:bottom w:val="single" w:sz="4" w:space="0" w:color="auto"/>
              <w:right w:val="single" w:sz="4" w:space="0" w:color="auto"/>
            </w:tcBorders>
            <w:shd w:val="clear" w:color="auto" w:fill="FFFFFF"/>
            <w:vAlign w:val="bottom"/>
          </w:tcPr>
          <w:p w14:paraId="2B58D7C1" w14:textId="77777777" w:rsidR="00CB4BEB" w:rsidRDefault="00CB4BEB" w:rsidP="003C0924">
            <w:pPr>
              <w:rPr>
                <w:rFonts w:ascii="Trebuchet MS" w:hAnsi="Trebuchet MS" w:cs="Trebuchet MS"/>
                <w:sz w:val="18"/>
                <w:szCs w:val="18"/>
              </w:rPr>
            </w:pPr>
            <w:proofErr w:type="spellStart"/>
            <w:r>
              <w:rPr>
                <w:rFonts w:ascii="Trebuchet MS" w:hAnsi="Trebuchet MS" w:cs="Trebuchet MS"/>
                <w:sz w:val="18"/>
                <w:szCs w:val="18"/>
              </w:rPr>
              <w:t>stationsnr</w:t>
            </w:r>
            <w:proofErr w:type="spellEnd"/>
          </w:p>
        </w:tc>
        <w:tc>
          <w:tcPr>
            <w:tcW w:w="4790"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0A59BFFD" w14:textId="77777777" w:rsidR="00CB4BEB" w:rsidRPr="00F273B0" w:rsidRDefault="00CB4BEB" w:rsidP="003C0924">
            <w:pPr>
              <w:rPr>
                <w:rFonts w:ascii="Trebuchet MS" w:hAnsi="Trebuchet MS" w:cs="Trebuchet MS"/>
                <w:sz w:val="18"/>
                <w:szCs w:val="18"/>
              </w:rPr>
            </w:pPr>
            <w:r>
              <w:rPr>
                <w:rFonts w:ascii="Trebuchet MS" w:hAnsi="Trebuchet MS" w:cs="Trebuchet MS"/>
                <w:sz w:val="18"/>
                <w:szCs w:val="18"/>
              </w:rPr>
              <w:t>Nummer på målestation</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3026FB38" w14:textId="77777777" w:rsidR="00CB4BEB" w:rsidRPr="00F273B0" w:rsidRDefault="00CB4BEB" w:rsidP="003C0924">
            <w:pPr>
              <w:rPr>
                <w:rFonts w:ascii="Trebuchet MS" w:hAnsi="Trebuchet MS" w:cs="Trebuchet MS"/>
                <w:sz w:val="18"/>
                <w:szCs w:val="18"/>
              </w:rPr>
            </w:pPr>
            <w:r w:rsidRPr="00F273B0">
              <w:rPr>
                <w:rFonts w:ascii="Trebuchet MS" w:hAnsi="Trebuchet MS" w:cs="Trebuchet MS"/>
                <w:sz w:val="18"/>
                <w:szCs w:val="18"/>
              </w:rPr>
              <w:t>Tekststreng</w:t>
            </w:r>
          </w:p>
        </w:tc>
        <w:tc>
          <w:tcPr>
            <w:tcW w:w="1396" w:type="dxa"/>
            <w:tcBorders>
              <w:top w:val="single" w:sz="4" w:space="0" w:color="auto"/>
              <w:left w:val="single" w:sz="4" w:space="0" w:color="auto"/>
              <w:bottom w:val="single" w:sz="4" w:space="0" w:color="auto"/>
              <w:right w:val="single" w:sz="4" w:space="0" w:color="auto"/>
            </w:tcBorders>
            <w:shd w:val="clear" w:color="auto" w:fill="FFFFFF"/>
            <w:vAlign w:val="bottom"/>
          </w:tcPr>
          <w:p w14:paraId="6280508F" w14:textId="77777777" w:rsidR="00CB4BEB" w:rsidRPr="00F273B0" w:rsidRDefault="00CB4BEB" w:rsidP="003C0924">
            <w:pPr>
              <w:rPr>
                <w:rFonts w:ascii="Trebuchet MS" w:hAnsi="Trebuchet MS" w:cs="Trebuchet MS"/>
                <w:sz w:val="18"/>
                <w:szCs w:val="18"/>
              </w:rPr>
            </w:pPr>
            <w:r w:rsidRPr="00F273B0">
              <w:rPr>
                <w:rFonts w:ascii="Trebuchet MS" w:hAnsi="Trebuchet MS" w:cs="Trebuchet MS"/>
                <w:sz w:val="18"/>
                <w:szCs w:val="18"/>
              </w:rPr>
              <w:t>0-</w:t>
            </w:r>
            <w:r>
              <w:rPr>
                <w:rFonts w:ascii="Trebuchet MS" w:hAnsi="Trebuchet MS" w:cs="Trebuchet MS"/>
                <w:sz w:val="18"/>
                <w:szCs w:val="18"/>
              </w:rPr>
              <w:t>20</w:t>
            </w:r>
            <w:r w:rsidRPr="00F273B0">
              <w:rPr>
                <w:rFonts w:ascii="Trebuchet MS" w:hAnsi="Trebuchet MS" w:cs="Trebuchet MS"/>
                <w:sz w:val="18"/>
                <w:szCs w:val="18"/>
              </w:rPr>
              <w:t xml:space="preserve"> tegn</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6F9F6725" w14:textId="77777777" w:rsidR="00CB4BEB" w:rsidRPr="00470899"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413" w:type="dxa"/>
            <w:tcBorders>
              <w:left w:val="single" w:sz="4" w:space="0" w:color="auto"/>
            </w:tcBorders>
            <w:shd w:val="clear" w:color="auto" w:fill="FFFFFF"/>
            <w:vAlign w:val="bottom"/>
          </w:tcPr>
          <w:p w14:paraId="5144F78B" w14:textId="77777777" w:rsidR="00CB4BEB" w:rsidRPr="00F273B0" w:rsidRDefault="00CB4BEB" w:rsidP="003C0924">
            <w:pPr>
              <w:rPr>
                <w:rFonts w:ascii="Trebuchet MS" w:hAnsi="Trebuchet MS" w:cs="Trebuchet MS"/>
                <w:sz w:val="18"/>
                <w:szCs w:val="18"/>
              </w:rPr>
            </w:pPr>
            <w:r>
              <w:rPr>
                <w:rFonts w:ascii="Trebuchet MS" w:hAnsi="Trebuchet MS" w:cs="Trebuchet MS"/>
                <w:sz w:val="18"/>
                <w:szCs w:val="18"/>
              </w:rPr>
              <w:t>21.40</w:t>
            </w:r>
          </w:p>
        </w:tc>
      </w:tr>
      <w:tr w:rsidR="00CB4BEB" w:rsidRPr="00F273B0" w14:paraId="302479A7" w14:textId="77777777" w:rsidTr="003C0924">
        <w:trPr>
          <w:trHeight w:hRule="exact" w:val="510"/>
        </w:trPr>
        <w:tc>
          <w:tcPr>
            <w:tcW w:w="1838" w:type="dxa"/>
            <w:tcBorders>
              <w:top w:val="single" w:sz="4" w:space="0" w:color="auto"/>
              <w:left w:val="single" w:sz="4" w:space="0" w:color="auto"/>
              <w:bottom w:val="single" w:sz="4" w:space="0" w:color="auto"/>
              <w:right w:val="single" w:sz="4" w:space="0" w:color="auto"/>
            </w:tcBorders>
            <w:shd w:val="clear" w:color="auto" w:fill="auto"/>
            <w:vAlign w:val="center"/>
          </w:tcPr>
          <w:p w14:paraId="787CDBFB" w14:textId="77777777" w:rsidR="00CB4BEB" w:rsidRPr="00F273B0" w:rsidRDefault="00CB4BEB" w:rsidP="003C0924">
            <w:pPr>
              <w:rPr>
                <w:rFonts w:ascii="Trebuchet MS" w:hAnsi="Trebuchet MS" w:cs="Trebuchet MS"/>
                <w:sz w:val="18"/>
                <w:szCs w:val="18"/>
              </w:rPr>
            </w:pPr>
            <w:r>
              <w:rPr>
                <w:rFonts w:ascii="Trebuchet MS" w:hAnsi="Trebuchet MS" w:cs="Trebuchet MS"/>
                <w:sz w:val="18"/>
                <w:szCs w:val="18"/>
              </w:rPr>
              <w:t>lokalitet</w:t>
            </w:r>
          </w:p>
        </w:tc>
        <w:tc>
          <w:tcPr>
            <w:tcW w:w="1164" w:type="dxa"/>
            <w:tcBorders>
              <w:top w:val="single" w:sz="4" w:space="0" w:color="auto"/>
              <w:left w:val="single" w:sz="4" w:space="0" w:color="auto"/>
              <w:bottom w:val="single" w:sz="4" w:space="0" w:color="auto"/>
              <w:right w:val="single" w:sz="4" w:space="0" w:color="auto"/>
            </w:tcBorders>
            <w:vAlign w:val="center"/>
          </w:tcPr>
          <w:p w14:paraId="69102125" w14:textId="77777777" w:rsidR="00CB4BEB" w:rsidRPr="001575CC" w:rsidRDefault="00CB4BEB" w:rsidP="003C0924">
            <w:pPr>
              <w:rPr>
                <w:rFonts w:ascii="Trebuchet MS" w:hAnsi="Trebuchet MS" w:cs="Trebuchet MS"/>
                <w:sz w:val="18"/>
                <w:szCs w:val="18"/>
              </w:rPr>
            </w:pPr>
            <w:r>
              <w:rPr>
                <w:rFonts w:ascii="Trebuchet MS" w:hAnsi="Trebuchet MS" w:cs="Trebuchet MS"/>
                <w:sz w:val="18"/>
                <w:szCs w:val="18"/>
              </w:rPr>
              <w:t>lokalitet</w:t>
            </w:r>
          </w:p>
        </w:tc>
        <w:tc>
          <w:tcPr>
            <w:tcW w:w="4790"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2AD4771D" w14:textId="4011B351" w:rsidR="00CB4BEB" w:rsidRPr="001575CC" w:rsidRDefault="00CB4BEB" w:rsidP="003C0924">
            <w:pPr>
              <w:rPr>
                <w:rFonts w:ascii="Trebuchet MS" w:hAnsi="Trebuchet MS" w:cs="Trebuchet MS"/>
                <w:sz w:val="18"/>
                <w:szCs w:val="18"/>
              </w:rPr>
            </w:pPr>
            <w:r w:rsidRPr="001575CC">
              <w:rPr>
                <w:rFonts w:ascii="Trebuchet MS" w:hAnsi="Trebuchet MS" w:cs="Trebuchet MS"/>
                <w:sz w:val="18"/>
                <w:szCs w:val="18"/>
              </w:rPr>
              <w:t>Lokalitetsbeskrivelse</w:t>
            </w:r>
            <w:r>
              <w:rPr>
                <w:rFonts w:ascii="Trebuchet MS" w:hAnsi="Trebuchet MS" w:cs="Trebuchet MS"/>
                <w:sz w:val="18"/>
                <w:szCs w:val="18"/>
              </w:rPr>
              <w:t xml:space="preserve"> til at kunne genfinde stedet ud</w:t>
            </w:r>
            <w:r w:rsidR="0038014E">
              <w:rPr>
                <w:rFonts w:ascii="Trebuchet MS" w:hAnsi="Trebuchet MS" w:cs="Trebuchet MS"/>
                <w:sz w:val="18"/>
                <w:szCs w:val="18"/>
              </w:rPr>
              <w:t xml:space="preserve"> </w:t>
            </w:r>
            <w:r>
              <w:rPr>
                <w:rFonts w:ascii="Trebuchet MS" w:hAnsi="Trebuchet MS" w:cs="Trebuchet MS"/>
                <w:sz w:val="18"/>
                <w:szCs w:val="18"/>
              </w:rPr>
              <w:t>fra.</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33EA51E0" w14:textId="77777777" w:rsidR="00CB4BEB" w:rsidRPr="00F273B0" w:rsidRDefault="00CB4BEB" w:rsidP="003C0924">
            <w:pPr>
              <w:rPr>
                <w:rFonts w:ascii="Trebuchet MS" w:hAnsi="Trebuchet MS" w:cs="Trebuchet MS"/>
                <w:sz w:val="18"/>
                <w:szCs w:val="18"/>
              </w:rPr>
            </w:pPr>
            <w:r w:rsidRPr="00F273B0">
              <w:rPr>
                <w:rFonts w:ascii="Trebuchet MS" w:hAnsi="Trebuchet MS" w:cs="Trebuchet MS"/>
                <w:sz w:val="18"/>
                <w:szCs w:val="18"/>
              </w:rPr>
              <w:t>Tekststreng</w:t>
            </w:r>
          </w:p>
        </w:tc>
        <w:tc>
          <w:tcPr>
            <w:tcW w:w="1396" w:type="dxa"/>
            <w:tcBorders>
              <w:top w:val="single" w:sz="4" w:space="0" w:color="auto"/>
              <w:left w:val="single" w:sz="4" w:space="0" w:color="auto"/>
              <w:bottom w:val="single" w:sz="4" w:space="0" w:color="auto"/>
              <w:right w:val="single" w:sz="4" w:space="0" w:color="auto"/>
            </w:tcBorders>
            <w:shd w:val="clear" w:color="auto" w:fill="auto"/>
            <w:vAlign w:val="bottom"/>
          </w:tcPr>
          <w:p w14:paraId="3F53DD03" w14:textId="77777777" w:rsidR="00CB4BEB" w:rsidRPr="00F273B0" w:rsidRDefault="00CB4BEB" w:rsidP="003C0924">
            <w:pPr>
              <w:rPr>
                <w:rFonts w:ascii="Trebuchet MS" w:hAnsi="Trebuchet MS" w:cs="Trebuchet MS"/>
                <w:sz w:val="18"/>
                <w:szCs w:val="18"/>
              </w:rPr>
            </w:pPr>
            <w:r w:rsidRPr="00F273B0">
              <w:rPr>
                <w:rFonts w:ascii="Trebuchet MS" w:hAnsi="Trebuchet MS" w:cs="Trebuchet MS"/>
                <w:sz w:val="18"/>
                <w:szCs w:val="18"/>
              </w:rPr>
              <w:t>0-128 tegn</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0F527F61" w14:textId="77777777" w:rsidR="00CB4BEB" w:rsidRPr="00470899"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413" w:type="dxa"/>
            <w:tcBorders>
              <w:left w:val="single" w:sz="4" w:space="0" w:color="auto"/>
            </w:tcBorders>
            <w:shd w:val="clear" w:color="auto" w:fill="auto"/>
            <w:vAlign w:val="bottom"/>
          </w:tcPr>
          <w:p w14:paraId="6AED640F" w14:textId="77777777" w:rsidR="00CB4BEB" w:rsidRPr="00870240" w:rsidRDefault="00CB4BEB" w:rsidP="003C0924">
            <w:pPr>
              <w:rPr>
                <w:rFonts w:ascii="Trebuchet MS" w:hAnsi="Trebuchet MS" w:cs="Trebuchet MS"/>
                <w:sz w:val="18"/>
                <w:szCs w:val="18"/>
              </w:rPr>
            </w:pPr>
            <w:r>
              <w:rPr>
                <w:rFonts w:ascii="Trebuchet MS" w:hAnsi="Trebuchet MS" w:cs="Trebuchet MS"/>
                <w:sz w:val="18"/>
                <w:szCs w:val="18"/>
              </w:rPr>
              <w:t>Gudenå, Voervadsbro vestlige side</w:t>
            </w:r>
          </w:p>
        </w:tc>
      </w:tr>
      <w:tr w:rsidR="00CB4BEB" w:rsidRPr="00F273B0" w14:paraId="0CA932C3"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auto"/>
            <w:vAlign w:val="bottom"/>
          </w:tcPr>
          <w:p w14:paraId="025BCC38" w14:textId="77777777" w:rsidR="00CB4BEB" w:rsidRDefault="00CB4BEB" w:rsidP="003C0924">
            <w:pPr>
              <w:rPr>
                <w:rFonts w:ascii="Trebuchet MS" w:hAnsi="Trebuchet MS" w:cs="Trebuchet MS"/>
                <w:sz w:val="18"/>
                <w:szCs w:val="18"/>
              </w:rPr>
            </w:pPr>
            <w:proofErr w:type="spellStart"/>
            <w:r>
              <w:rPr>
                <w:rFonts w:ascii="Trebuchet MS" w:hAnsi="Trebuchet MS" w:cs="Trebuchet MS"/>
                <w:sz w:val="18"/>
                <w:szCs w:val="18"/>
              </w:rPr>
              <w:t>maalest_type_kode</w:t>
            </w:r>
            <w:proofErr w:type="spellEnd"/>
          </w:p>
        </w:tc>
        <w:tc>
          <w:tcPr>
            <w:tcW w:w="1164" w:type="dxa"/>
            <w:tcBorders>
              <w:top w:val="single" w:sz="4" w:space="0" w:color="auto"/>
              <w:left w:val="single" w:sz="4" w:space="0" w:color="auto"/>
              <w:bottom w:val="single" w:sz="4" w:space="0" w:color="auto"/>
              <w:right w:val="single" w:sz="4" w:space="0" w:color="auto"/>
            </w:tcBorders>
            <w:vAlign w:val="bottom"/>
          </w:tcPr>
          <w:p w14:paraId="16B63DF0" w14:textId="77777777" w:rsidR="00CB4BEB" w:rsidRDefault="00CB4BEB" w:rsidP="003C0924">
            <w:pPr>
              <w:rPr>
                <w:rFonts w:ascii="Trebuchet MS" w:hAnsi="Trebuchet MS" w:cs="Trebuchet MS"/>
                <w:sz w:val="18"/>
                <w:szCs w:val="18"/>
              </w:rPr>
            </w:pPr>
            <w:proofErr w:type="spellStart"/>
            <w:r>
              <w:rPr>
                <w:rFonts w:ascii="Trebuchet MS" w:hAnsi="Trebuchet MS" w:cs="Trebuchet MS"/>
                <w:sz w:val="18"/>
                <w:szCs w:val="18"/>
              </w:rPr>
              <w:t>maale_ty_k</w:t>
            </w:r>
            <w:proofErr w:type="spellEnd"/>
          </w:p>
        </w:tc>
        <w:tc>
          <w:tcPr>
            <w:tcW w:w="4790"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6872DF81" w14:textId="77777777" w:rsidR="00CB4BEB" w:rsidRPr="001575CC" w:rsidRDefault="00CB4BEB" w:rsidP="003C0924">
            <w:pPr>
              <w:rPr>
                <w:rFonts w:ascii="Trebuchet MS" w:hAnsi="Trebuchet MS" w:cs="Trebuchet MS"/>
                <w:sz w:val="18"/>
                <w:szCs w:val="18"/>
              </w:rPr>
            </w:pPr>
            <w:r>
              <w:rPr>
                <w:rFonts w:ascii="Trebuchet MS" w:hAnsi="Trebuchet MS" w:cs="Trebuchet MS"/>
                <w:sz w:val="18"/>
                <w:szCs w:val="18"/>
              </w:rPr>
              <w:t>Kode for type af målestation</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19F53500" w14:textId="77777777" w:rsidR="00CB4BEB" w:rsidRPr="00F273B0"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396" w:type="dxa"/>
            <w:tcBorders>
              <w:top w:val="single" w:sz="4" w:space="0" w:color="auto"/>
              <w:left w:val="single" w:sz="4" w:space="0" w:color="auto"/>
              <w:bottom w:val="single" w:sz="4" w:space="0" w:color="auto"/>
              <w:right w:val="single" w:sz="4" w:space="0" w:color="auto"/>
            </w:tcBorders>
            <w:shd w:val="clear" w:color="auto" w:fill="auto"/>
            <w:vAlign w:val="bottom"/>
          </w:tcPr>
          <w:p w14:paraId="6EFF125F" w14:textId="77777777" w:rsidR="00CB4BEB" w:rsidRPr="00F273B0" w:rsidRDefault="00CB4BEB" w:rsidP="003C0924">
            <w:pPr>
              <w:rPr>
                <w:rFonts w:ascii="Trebuchet MS" w:hAnsi="Trebuchet MS" w:cs="Trebuchet MS"/>
                <w:sz w:val="18"/>
                <w:szCs w:val="18"/>
              </w:rPr>
            </w:pPr>
            <w:r>
              <w:rPr>
                <w:rFonts w:ascii="Trebuchet MS" w:hAnsi="Trebuchet MS" w:cs="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4A70AA64"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413" w:type="dxa"/>
            <w:tcBorders>
              <w:left w:val="single" w:sz="4" w:space="0" w:color="auto"/>
              <w:bottom w:val="single" w:sz="4" w:space="0" w:color="auto"/>
            </w:tcBorders>
            <w:shd w:val="clear" w:color="auto" w:fill="auto"/>
            <w:vAlign w:val="bottom"/>
          </w:tcPr>
          <w:p w14:paraId="5F459D1C" w14:textId="77777777" w:rsidR="00CB4BEB" w:rsidRDefault="00CB4BEB" w:rsidP="003C0924">
            <w:pPr>
              <w:rPr>
                <w:rFonts w:ascii="Trebuchet MS" w:hAnsi="Trebuchet MS" w:cs="Trebuchet MS"/>
                <w:sz w:val="18"/>
                <w:szCs w:val="18"/>
              </w:rPr>
            </w:pPr>
            <w:r>
              <w:rPr>
                <w:rFonts w:ascii="Trebuchet MS" w:hAnsi="Trebuchet MS" w:cs="Trebuchet MS"/>
                <w:sz w:val="18"/>
                <w:szCs w:val="18"/>
              </w:rPr>
              <w:t>1</w:t>
            </w:r>
          </w:p>
        </w:tc>
      </w:tr>
      <w:tr w:rsidR="00CB4BEB" w:rsidRPr="00F273B0" w14:paraId="0136E121"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99CCFF"/>
            <w:vAlign w:val="bottom"/>
          </w:tcPr>
          <w:p w14:paraId="520D126B" w14:textId="77777777" w:rsidR="00CB4BEB" w:rsidRDefault="00CB4BEB" w:rsidP="003C0924">
            <w:pPr>
              <w:rPr>
                <w:rFonts w:ascii="Trebuchet MS" w:hAnsi="Trebuchet MS" w:cs="Trebuchet MS"/>
                <w:sz w:val="18"/>
                <w:szCs w:val="18"/>
              </w:rPr>
            </w:pPr>
            <w:proofErr w:type="spellStart"/>
            <w:r>
              <w:rPr>
                <w:rFonts w:ascii="Trebuchet MS" w:hAnsi="Trebuchet MS" w:cs="Trebuchet MS"/>
                <w:sz w:val="18"/>
                <w:szCs w:val="18"/>
              </w:rPr>
              <w:t>maalest_type</w:t>
            </w:r>
            <w:proofErr w:type="spellEnd"/>
          </w:p>
        </w:tc>
        <w:tc>
          <w:tcPr>
            <w:tcW w:w="1164" w:type="dxa"/>
            <w:tcBorders>
              <w:top w:val="single" w:sz="4" w:space="0" w:color="auto"/>
              <w:left w:val="single" w:sz="4" w:space="0" w:color="auto"/>
              <w:bottom w:val="single" w:sz="4" w:space="0" w:color="auto"/>
              <w:right w:val="single" w:sz="4" w:space="0" w:color="auto"/>
            </w:tcBorders>
            <w:shd w:val="clear" w:color="auto" w:fill="99CCFF"/>
            <w:vAlign w:val="bottom"/>
          </w:tcPr>
          <w:p w14:paraId="5A8879D2" w14:textId="77777777" w:rsidR="00CB4BEB" w:rsidRDefault="00CB4BEB" w:rsidP="003C0924">
            <w:pPr>
              <w:rPr>
                <w:rFonts w:ascii="Trebuchet MS" w:hAnsi="Trebuchet MS" w:cs="Trebuchet MS"/>
                <w:sz w:val="18"/>
                <w:szCs w:val="18"/>
              </w:rPr>
            </w:pPr>
            <w:proofErr w:type="spellStart"/>
            <w:r>
              <w:rPr>
                <w:rFonts w:ascii="Trebuchet MS" w:hAnsi="Trebuchet MS" w:cs="Trebuchet MS"/>
                <w:sz w:val="18"/>
                <w:szCs w:val="18"/>
              </w:rPr>
              <w:t>maalest_ty</w:t>
            </w:r>
            <w:proofErr w:type="spellEnd"/>
          </w:p>
        </w:tc>
        <w:tc>
          <w:tcPr>
            <w:tcW w:w="4790"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40B65D28" w14:textId="77777777" w:rsidR="00CB4BEB" w:rsidRPr="001575CC" w:rsidRDefault="00CB4BEB" w:rsidP="003C0924">
            <w:pPr>
              <w:rPr>
                <w:rFonts w:ascii="Trebuchet MS" w:hAnsi="Trebuchet MS" w:cs="Trebuchet MS"/>
                <w:sz w:val="18"/>
                <w:szCs w:val="18"/>
              </w:rPr>
            </w:pPr>
            <w:r>
              <w:rPr>
                <w:rFonts w:ascii="Trebuchet MS" w:hAnsi="Trebuchet MS" w:cs="Trebuchet MS"/>
                <w:sz w:val="18"/>
                <w:szCs w:val="18"/>
              </w:rPr>
              <w:t>Type af målestation</w:t>
            </w:r>
          </w:p>
        </w:tc>
        <w:tc>
          <w:tcPr>
            <w:tcW w:w="1155" w:type="dxa"/>
            <w:tcBorders>
              <w:top w:val="single" w:sz="4" w:space="0" w:color="auto"/>
              <w:left w:val="single" w:sz="4" w:space="0" w:color="auto"/>
              <w:bottom w:val="single" w:sz="4" w:space="0" w:color="auto"/>
              <w:right w:val="single" w:sz="4" w:space="0" w:color="auto"/>
            </w:tcBorders>
            <w:shd w:val="clear" w:color="auto" w:fill="99CCFF"/>
            <w:vAlign w:val="bottom"/>
          </w:tcPr>
          <w:p w14:paraId="2F20A8A4" w14:textId="77777777" w:rsidR="00CB4BEB" w:rsidRPr="00F273B0" w:rsidRDefault="00CB4BEB" w:rsidP="003C0924">
            <w:pPr>
              <w:rPr>
                <w:rFonts w:ascii="Trebuchet MS" w:hAnsi="Trebuchet MS" w:cs="Trebuchet MS"/>
                <w:sz w:val="18"/>
                <w:szCs w:val="18"/>
              </w:rPr>
            </w:pPr>
            <w:r w:rsidRPr="00F273B0">
              <w:rPr>
                <w:rFonts w:ascii="Trebuchet MS" w:hAnsi="Trebuchet MS" w:cs="Trebuchet MS"/>
                <w:sz w:val="18"/>
                <w:szCs w:val="18"/>
              </w:rPr>
              <w:t>Tekststreng</w:t>
            </w:r>
          </w:p>
        </w:tc>
        <w:tc>
          <w:tcPr>
            <w:tcW w:w="1396" w:type="dxa"/>
            <w:tcBorders>
              <w:top w:val="single" w:sz="4" w:space="0" w:color="auto"/>
              <w:left w:val="single" w:sz="4" w:space="0" w:color="auto"/>
              <w:bottom w:val="single" w:sz="4" w:space="0" w:color="auto"/>
              <w:right w:val="single" w:sz="4" w:space="0" w:color="auto"/>
            </w:tcBorders>
            <w:shd w:val="clear" w:color="auto" w:fill="99CCFF"/>
            <w:vAlign w:val="bottom"/>
          </w:tcPr>
          <w:p w14:paraId="12F25EA4" w14:textId="77777777" w:rsidR="00CB4BEB" w:rsidRPr="00F273B0" w:rsidRDefault="00CB4BEB" w:rsidP="003C0924">
            <w:pPr>
              <w:rPr>
                <w:rFonts w:ascii="Trebuchet MS" w:hAnsi="Trebuchet MS" w:cs="Trebuchet MS"/>
                <w:sz w:val="18"/>
                <w:szCs w:val="18"/>
              </w:rPr>
            </w:pPr>
            <w:r w:rsidRPr="00F273B0">
              <w:rPr>
                <w:rFonts w:ascii="Trebuchet MS" w:hAnsi="Trebuchet MS" w:cs="Trebuchet MS"/>
                <w:sz w:val="18"/>
                <w:szCs w:val="18"/>
              </w:rPr>
              <w:t>0-</w:t>
            </w:r>
            <w:r>
              <w:rPr>
                <w:rFonts w:ascii="Trebuchet MS" w:hAnsi="Trebuchet MS" w:cs="Trebuchet MS"/>
                <w:sz w:val="18"/>
                <w:szCs w:val="18"/>
              </w:rPr>
              <w:t>20</w:t>
            </w:r>
            <w:r w:rsidRPr="00F273B0">
              <w:rPr>
                <w:rFonts w:ascii="Trebuchet MS" w:hAnsi="Trebuchet MS" w:cs="Trebuchet MS"/>
                <w:sz w:val="18"/>
                <w:szCs w:val="18"/>
              </w:rPr>
              <w:t xml:space="preserve"> tegn</w:t>
            </w:r>
          </w:p>
        </w:tc>
        <w:tc>
          <w:tcPr>
            <w:tcW w:w="1276" w:type="dxa"/>
            <w:tcBorders>
              <w:top w:val="single" w:sz="4" w:space="0" w:color="auto"/>
              <w:left w:val="single" w:sz="4" w:space="0" w:color="auto"/>
              <w:bottom w:val="single" w:sz="4" w:space="0" w:color="auto"/>
              <w:right w:val="single" w:sz="4" w:space="0" w:color="auto"/>
            </w:tcBorders>
            <w:shd w:val="clear" w:color="auto" w:fill="99CCFF"/>
            <w:vAlign w:val="bottom"/>
          </w:tcPr>
          <w:p w14:paraId="772582DB"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413" w:type="dxa"/>
            <w:tcBorders>
              <w:left w:val="single" w:sz="4" w:space="0" w:color="auto"/>
            </w:tcBorders>
            <w:shd w:val="clear" w:color="auto" w:fill="99CCFF"/>
            <w:vAlign w:val="bottom"/>
          </w:tcPr>
          <w:p w14:paraId="7519FE1F" w14:textId="77777777" w:rsidR="00CB4BEB" w:rsidRDefault="00CB4BEB" w:rsidP="003C0924">
            <w:pPr>
              <w:rPr>
                <w:rFonts w:ascii="Trebuchet MS" w:hAnsi="Trebuchet MS" w:cs="Trebuchet MS"/>
                <w:sz w:val="18"/>
                <w:szCs w:val="18"/>
              </w:rPr>
            </w:pPr>
            <w:proofErr w:type="spellStart"/>
            <w:r>
              <w:rPr>
                <w:rFonts w:ascii="Trebuchet MS" w:hAnsi="Trebuchet MS" w:cs="Trebuchet MS"/>
                <w:sz w:val="18"/>
                <w:szCs w:val="18"/>
              </w:rPr>
              <w:t>Hydrometrisk</w:t>
            </w:r>
            <w:proofErr w:type="spellEnd"/>
          </w:p>
        </w:tc>
      </w:tr>
      <w:tr w:rsidR="00CB4BEB" w:rsidRPr="00F273B0" w14:paraId="518402CD"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97DDBA"/>
            <w:vAlign w:val="bottom"/>
          </w:tcPr>
          <w:p w14:paraId="316757D3" w14:textId="77777777" w:rsidR="00CB4BEB" w:rsidRPr="00353B49" w:rsidRDefault="00CB4BEB" w:rsidP="003C0924">
            <w:pPr>
              <w:rPr>
                <w:rFonts w:ascii="Trebuchet MS" w:hAnsi="Trebuchet MS" w:cs="Trebuchet MS"/>
                <w:sz w:val="18"/>
                <w:szCs w:val="18"/>
              </w:rPr>
            </w:pPr>
            <w:proofErr w:type="spellStart"/>
            <w:r w:rsidRPr="00353B49">
              <w:rPr>
                <w:rFonts w:ascii="Trebuchet MS" w:hAnsi="Trebuchet MS" w:cs="Trebuchet MS"/>
                <w:sz w:val="18"/>
                <w:szCs w:val="18"/>
              </w:rPr>
              <w:t>ejerstatus</w:t>
            </w:r>
            <w:r>
              <w:rPr>
                <w:rFonts w:ascii="Trebuchet MS" w:hAnsi="Trebuchet MS" w:cs="Trebuchet MS"/>
                <w:sz w:val="18"/>
                <w:szCs w:val="18"/>
              </w:rPr>
              <w:t>_kode</w:t>
            </w:r>
            <w:proofErr w:type="spellEnd"/>
          </w:p>
        </w:tc>
        <w:tc>
          <w:tcPr>
            <w:tcW w:w="1164" w:type="dxa"/>
            <w:tcBorders>
              <w:top w:val="single" w:sz="4" w:space="0" w:color="auto"/>
              <w:left w:val="single" w:sz="4" w:space="0" w:color="auto"/>
              <w:bottom w:val="single" w:sz="4" w:space="0" w:color="auto"/>
              <w:right w:val="single" w:sz="4" w:space="0" w:color="auto"/>
            </w:tcBorders>
            <w:shd w:val="clear" w:color="auto" w:fill="97DDBA"/>
            <w:vAlign w:val="bottom"/>
          </w:tcPr>
          <w:p w14:paraId="64A11344" w14:textId="77777777" w:rsidR="00CB4BEB" w:rsidRPr="00C43406" w:rsidRDefault="00CB4BEB" w:rsidP="003C0924">
            <w:pPr>
              <w:rPr>
                <w:rFonts w:ascii="Trebuchet MS" w:hAnsi="Trebuchet MS"/>
                <w:sz w:val="18"/>
                <w:szCs w:val="18"/>
              </w:rPr>
            </w:pPr>
          </w:p>
        </w:tc>
        <w:tc>
          <w:tcPr>
            <w:tcW w:w="11030"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126D0656"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Felt defineret under: 4.1 Standardiserede felter til de temaspecifikke datamodeller</w:t>
            </w:r>
            <w:r w:rsidRPr="00C43406" w:rsidDel="00365106">
              <w:rPr>
                <w:rFonts w:ascii="Trebuchet MS" w:hAnsi="Trebuchet MS"/>
                <w:sz w:val="18"/>
                <w:szCs w:val="18"/>
              </w:rPr>
              <w:t xml:space="preserve"> </w:t>
            </w:r>
          </w:p>
          <w:p w14:paraId="7B98DF50" w14:textId="77777777" w:rsidR="00CB4BEB" w:rsidRPr="00C43406" w:rsidRDefault="00CB4BEB" w:rsidP="003C0924">
            <w:pPr>
              <w:rPr>
                <w:rFonts w:ascii="Trebuchet MS" w:hAnsi="Trebuchet MS"/>
                <w:sz w:val="18"/>
                <w:szCs w:val="18"/>
              </w:rPr>
            </w:pPr>
          </w:p>
          <w:p w14:paraId="32BC0A9B" w14:textId="77777777" w:rsidR="00CB4BEB" w:rsidRPr="00C43406" w:rsidRDefault="00CB4BEB" w:rsidP="003C0924">
            <w:pPr>
              <w:rPr>
                <w:rFonts w:ascii="Trebuchet MS" w:hAnsi="Trebuchet MS"/>
                <w:sz w:val="18"/>
                <w:szCs w:val="18"/>
              </w:rPr>
            </w:pPr>
          </w:p>
          <w:p w14:paraId="72EFB09A" w14:textId="77777777" w:rsidR="00CB4BEB" w:rsidRPr="00C43406" w:rsidRDefault="00CB4BEB" w:rsidP="003C0924">
            <w:pPr>
              <w:rPr>
                <w:rFonts w:ascii="Trebuchet MS" w:hAnsi="Trebuchet MS"/>
                <w:sz w:val="18"/>
                <w:szCs w:val="18"/>
              </w:rPr>
            </w:pPr>
          </w:p>
          <w:p w14:paraId="7056EB0B" w14:textId="77777777" w:rsidR="00CB4BEB" w:rsidRPr="00C43406" w:rsidRDefault="00CB4BEB" w:rsidP="003C0924">
            <w:pPr>
              <w:rPr>
                <w:rFonts w:ascii="Trebuchet MS" w:hAnsi="Trebuchet MS"/>
                <w:sz w:val="18"/>
                <w:szCs w:val="18"/>
              </w:rPr>
            </w:pPr>
          </w:p>
        </w:tc>
      </w:tr>
      <w:tr w:rsidR="00CB4BEB" w:rsidRPr="00F273B0" w14:paraId="3DE8B395"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97DDBA"/>
            <w:vAlign w:val="bottom"/>
          </w:tcPr>
          <w:p w14:paraId="506C4B69"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lastRenderedPageBreak/>
              <w:t>Ejerstatus</w:t>
            </w:r>
          </w:p>
        </w:tc>
        <w:tc>
          <w:tcPr>
            <w:tcW w:w="1164" w:type="dxa"/>
            <w:tcBorders>
              <w:top w:val="single" w:sz="4" w:space="0" w:color="auto"/>
              <w:left w:val="single" w:sz="4" w:space="0" w:color="auto"/>
              <w:bottom w:val="single" w:sz="4" w:space="0" w:color="auto"/>
              <w:right w:val="single" w:sz="4" w:space="0" w:color="auto"/>
            </w:tcBorders>
            <w:shd w:val="clear" w:color="auto" w:fill="97DDBA"/>
            <w:vAlign w:val="bottom"/>
          </w:tcPr>
          <w:p w14:paraId="6595EC49" w14:textId="77777777" w:rsidR="00CB4BEB" w:rsidRPr="00C43406" w:rsidRDefault="00CB4BEB" w:rsidP="003C0924">
            <w:pPr>
              <w:rPr>
                <w:rFonts w:ascii="Trebuchet MS" w:hAnsi="Trebuchet MS"/>
                <w:sz w:val="18"/>
                <w:szCs w:val="18"/>
              </w:rPr>
            </w:pPr>
          </w:p>
        </w:tc>
        <w:tc>
          <w:tcPr>
            <w:tcW w:w="11030"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43969100"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Felt defineret under: 4.1 Standardiserede felter til de temaspecifikke datamodeller</w:t>
            </w:r>
            <w:r w:rsidRPr="00C43406" w:rsidDel="00365106">
              <w:rPr>
                <w:rFonts w:ascii="Trebuchet MS" w:hAnsi="Trebuchet MS"/>
                <w:sz w:val="18"/>
                <w:szCs w:val="18"/>
              </w:rPr>
              <w:t xml:space="preserve"> </w:t>
            </w:r>
          </w:p>
          <w:p w14:paraId="024576BC" w14:textId="77777777" w:rsidR="00CB4BEB" w:rsidRPr="00C43406" w:rsidRDefault="00CB4BEB" w:rsidP="003C0924">
            <w:pPr>
              <w:rPr>
                <w:rFonts w:ascii="Trebuchet MS" w:hAnsi="Trebuchet MS"/>
                <w:sz w:val="18"/>
                <w:szCs w:val="18"/>
              </w:rPr>
            </w:pPr>
          </w:p>
        </w:tc>
      </w:tr>
      <w:tr w:rsidR="00CB4BEB" w:rsidRPr="00F273B0" w14:paraId="59E788DC" w14:textId="77777777" w:rsidTr="003C0924">
        <w:trPr>
          <w:trHeight w:hRule="exact" w:val="510"/>
        </w:trPr>
        <w:tc>
          <w:tcPr>
            <w:tcW w:w="1838" w:type="dxa"/>
            <w:tcBorders>
              <w:top w:val="single" w:sz="4" w:space="0" w:color="auto"/>
              <w:left w:val="single" w:sz="4" w:space="0" w:color="auto"/>
              <w:bottom w:val="single" w:sz="4" w:space="0" w:color="auto"/>
              <w:right w:val="single" w:sz="4" w:space="0" w:color="auto"/>
            </w:tcBorders>
            <w:shd w:val="clear" w:color="auto" w:fill="97DDBA"/>
            <w:vAlign w:val="bottom"/>
          </w:tcPr>
          <w:p w14:paraId="233E3832" w14:textId="77777777" w:rsidR="00CB4BEB" w:rsidRPr="009E7CD6" w:rsidRDefault="00CB4BEB" w:rsidP="003C0924">
            <w:pPr>
              <w:rPr>
                <w:rFonts w:ascii="Trebuchet MS" w:hAnsi="Trebuchet MS" w:cs="Trebuchet MS"/>
                <w:sz w:val="18"/>
                <w:szCs w:val="18"/>
              </w:rPr>
            </w:pPr>
            <w:proofErr w:type="spellStart"/>
            <w:r w:rsidRPr="009E7CD6">
              <w:rPr>
                <w:rFonts w:ascii="Trebuchet MS" w:hAnsi="Trebuchet MS" w:cs="Trebuchet MS"/>
                <w:bCs/>
                <w:sz w:val="18"/>
                <w:szCs w:val="18"/>
              </w:rPr>
              <w:t>dvfi_bedoemmelse</w:t>
            </w:r>
            <w:proofErr w:type="spellEnd"/>
            <w:r w:rsidRPr="009E7CD6">
              <w:rPr>
                <w:rFonts w:ascii="Trebuchet MS" w:hAnsi="Trebuchet MS" w:cs="Trebuchet MS"/>
                <w:sz w:val="18"/>
                <w:szCs w:val="18"/>
              </w:rPr>
              <w:t xml:space="preserve"> _kode</w:t>
            </w:r>
          </w:p>
        </w:tc>
        <w:tc>
          <w:tcPr>
            <w:tcW w:w="1164" w:type="dxa"/>
            <w:tcBorders>
              <w:top w:val="single" w:sz="4" w:space="0" w:color="auto"/>
              <w:left w:val="single" w:sz="4" w:space="0" w:color="auto"/>
              <w:bottom w:val="single" w:sz="4" w:space="0" w:color="auto"/>
              <w:right w:val="single" w:sz="4" w:space="0" w:color="auto"/>
            </w:tcBorders>
            <w:shd w:val="clear" w:color="auto" w:fill="97DDBA"/>
            <w:vAlign w:val="bottom"/>
          </w:tcPr>
          <w:p w14:paraId="24FE9136" w14:textId="77777777" w:rsidR="00CB4BEB" w:rsidRPr="00AB238A" w:rsidRDefault="00CB4BEB" w:rsidP="003C0924">
            <w:pPr>
              <w:rPr>
                <w:rFonts w:ascii="Trebuchet MS" w:hAnsi="Trebuchet MS"/>
                <w:sz w:val="18"/>
                <w:szCs w:val="18"/>
              </w:rPr>
            </w:pPr>
          </w:p>
        </w:tc>
        <w:tc>
          <w:tcPr>
            <w:tcW w:w="4790"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55157D30" w14:textId="77777777" w:rsidR="00CB4BEB" w:rsidRPr="00AB238A" w:rsidRDefault="00CB4BEB" w:rsidP="003C0924">
            <w:pPr>
              <w:rPr>
                <w:rFonts w:ascii="Trebuchet MS" w:hAnsi="Trebuchet MS"/>
                <w:sz w:val="18"/>
                <w:szCs w:val="18"/>
              </w:rPr>
            </w:pPr>
            <w:r w:rsidRPr="00AB238A">
              <w:rPr>
                <w:rFonts w:ascii="Trebuchet MS" w:hAnsi="Trebuchet MS"/>
                <w:sz w:val="18"/>
                <w:szCs w:val="18"/>
              </w:rPr>
              <w:t xml:space="preserve">Kode for biologisk vandløbskvalitet </w:t>
            </w:r>
            <w:r w:rsidRPr="00AB238A">
              <w:rPr>
                <w:rFonts w:ascii="Trebuchet MS" w:hAnsi="Trebuchet MS"/>
                <w:sz w:val="18"/>
                <w:szCs w:val="18"/>
              </w:rPr>
              <w:br/>
              <w:t>(Dansk Vandløbs Fauna Indeks)</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34707999" w14:textId="77777777" w:rsidR="00CB4BEB" w:rsidRPr="00AB238A" w:rsidRDefault="00CB4BEB" w:rsidP="003C0924">
            <w:pPr>
              <w:rPr>
                <w:rFonts w:ascii="Trebuchet MS" w:hAnsi="Trebuchet MS" w:cs="Trebuchet MS"/>
                <w:sz w:val="18"/>
                <w:szCs w:val="18"/>
              </w:rPr>
            </w:pPr>
            <w:r w:rsidRPr="00AB238A">
              <w:rPr>
                <w:rFonts w:ascii="Trebuchet MS" w:hAnsi="Trebuchet MS" w:cs="Trebuchet MS"/>
                <w:sz w:val="18"/>
                <w:szCs w:val="18"/>
              </w:rPr>
              <w:t>Heltal</w:t>
            </w:r>
          </w:p>
        </w:tc>
        <w:tc>
          <w:tcPr>
            <w:tcW w:w="1396" w:type="dxa"/>
            <w:tcBorders>
              <w:top w:val="single" w:sz="4" w:space="0" w:color="auto"/>
              <w:left w:val="single" w:sz="4" w:space="0" w:color="auto"/>
              <w:bottom w:val="single" w:sz="4" w:space="0" w:color="auto"/>
              <w:right w:val="single" w:sz="4" w:space="0" w:color="auto"/>
            </w:tcBorders>
            <w:shd w:val="clear" w:color="auto" w:fill="97DDBA"/>
            <w:vAlign w:val="bottom"/>
          </w:tcPr>
          <w:p w14:paraId="59F5B048" w14:textId="77777777" w:rsidR="00CB4BEB" w:rsidRPr="00AB238A" w:rsidRDefault="00CB4BEB" w:rsidP="003C0924">
            <w:pPr>
              <w:rPr>
                <w:rFonts w:ascii="Trebuchet MS" w:hAnsi="Trebuchet MS"/>
                <w:sz w:val="18"/>
                <w:szCs w:val="18"/>
              </w:rPr>
            </w:pPr>
            <w:r w:rsidRPr="00AB238A">
              <w:rPr>
                <w:rFonts w:ascii="Trebuchet MS" w:hAnsi="Trebuchet MS"/>
                <w:sz w:val="18"/>
                <w:szCs w:val="18"/>
              </w:rPr>
              <w:t>1-7</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4178A1DB" w14:textId="77777777" w:rsidR="00CB4BEB" w:rsidRPr="00AB238A" w:rsidRDefault="00CB4BEB" w:rsidP="003C0924">
            <w:pPr>
              <w:jc w:val="center"/>
              <w:rPr>
                <w:rFonts w:ascii="Trebuchet MS" w:hAnsi="Trebuchet MS" w:cs="Trebuchet MS"/>
                <w:sz w:val="18"/>
                <w:szCs w:val="18"/>
              </w:rPr>
            </w:pPr>
            <w:r w:rsidRPr="00AB238A">
              <w:rPr>
                <w:rFonts w:ascii="Trebuchet MS" w:hAnsi="Trebuchet MS" w:cs="Trebuchet MS"/>
                <w:sz w:val="18"/>
                <w:szCs w:val="18"/>
              </w:rPr>
              <w:t>F</w:t>
            </w:r>
          </w:p>
        </w:tc>
        <w:tc>
          <w:tcPr>
            <w:tcW w:w="2413" w:type="dxa"/>
            <w:tcBorders>
              <w:top w:val="single" w:sz="4" w:space="0" w:color="auto"/>
              <w:left w:val="single" w:sz="4" w:space="0" w:color="auto"/>
              <w:bottom w:val="single" w:sz="4" w:space="0" w:color="auto"/>
              <w:right w:val="single" w:sz="4" w:space="0" w:color="auto"/>
            </w:tcBorders>
            <w:shd w:val="clear" w:color="auto" w:fill="97DDBA"/>
            <w:vAlign w:val="bottom"/>
          </w:tcPr>
          <w:p w14:paraId="4BE63762" w14:textId="77777777" w:rsidR="00CB4BEB" w:rsidRPr="00072BAE" w:rsidRDefault="00CB4BEB" w:rsidP="003C0924">
            <w:pPr>
              <w:rPr>
                <w:rFonts w:ascii="Trebuchet MS" w:hAnsi="Trebuchet MS"/>
                <w:sz w:val="18"/>
                <w:szCs w:val="18"/>
              </w:rPr>
            </w:pPr>
            <w:proofErr w:type="spellStart"/>
            <w:r>
              <w:rPr>
                <w:rFonts w:ascii="Trebuchet MS" w:hAnsi="Trebuchet MS"/>
                <w:sz w:val="18"/>
                <w:szCs w:val="18"/>
              </w:rPr>
              <w:t>d_basis_dvfi_bedoemmelse</w:t>
            </w:r>
            <w:proofErr w:type="spellEnd"/>
          </w:p>
        </w:tc>
      </w:tr>
      <w:tr w:rsidR="00CB4BEB" w:rsidRPr="00F273B0" w14:paraId="28167491"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97DDBA"/>
            <w:vAlign w:val="bottom"/>
          </w:tcPr>
          <w:p w14:paraId="227A4D18" w14:textId="77777777" w:rsidR="00CB4BEB" w:rsidRPr="009E7CD6" w:rsidRDefault="00CB4BEB" w:rsidP="003C0924">
            <w:pPr>
              <w:rPr>
                <w:rFonts w:ascii="Trebuchet MS" w:hAnsi="Trebuchet MS" w:cs="Trebuchet MS"/>
                <w:sz w:val="18"/>
                <w:szCs w:val="18"/>
              </w:rPr>
            </w:pPr>
            <w:proofErr w:type="spellStart"/>
            <w:r w:rsidRPr="009E7CD6">
              <w:rPr>
                <w:rFonts w:ascii="Trebuchet MS" w:hAnsi="Trebuchet MS" w:cs="Trebuchet MS"/>
                <w:bCs/>
                <w:sz w:val="18"/>
                <w:szCs w:val="18"/>
              </w:rPr>
              <w:t>dvfi_bedoemmelse</w:t>
            </w:r>
            <w:proofErr w:type="spellEnd"/>
          </w:p>
        </w:tc>
        <w:tc>
          <w:tcPr>
            <w:tcW w:w="1164" w:type="dxa"/>
            <w:tcBorders>
              <w:top w:val="single" w:sz="4" w:space="0" w:color="auto"/>
              <w:left w:val="single" w:sz="4" w:space="0" w:color="auto"/>
              <w:bottom w:val="single" w:sz="4" w:space="0" w:color="auto"/>
              <w:right w:val="single" w:sz="4" w:space="0" w:color="auto"/>
            </w:tcBorders>
            <w:shd w:val="clear" w:color="auto" w:fill="97DDBA"/>
            <w:vAlign w:val="bottom"/>
          </w:tcPr>
          <w:p w14:paraId="48EC5E25" w14:textId="77777777" w:rsidR="00CB4BEB" w:rsidRPr="00AB238A" w:rsidRDefault="00CB4BEB" w:rsidP="003C0924">
            <w:pPr>
              <w:rPr>
                <w:rFonts w:ascii="Trebuchet MS" w:hAnsi="Trebuchet MS"/>
                <w:sz w:val="18"/>
                <w:szCs w:val="18"/>
              </w:rPr>
            </w:pPr>
          </w:p>
        </w:tc>
        <w:tc>
          <w:tcPr>
            <w:tcW w:w="4790"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2EE495C6" w14:textId="77777777" w:rsidR="00CB4BEB" w:rsidRPr="00AB238A" w:rsidRDefault="00CB4BEB" w:rsidP="003C0924">
            <w:pPr>
              <w:rPr>
                <w:rFonts w:ascii="Trebuchet MS" w:hAnsi="Trebuchet MS"/>
                <w:sz w:val="18"/>
                <w:szCs w:val="18"/>
              </w:rPr>
            </w:pP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125288BA" w14:textId="77777777" w:rsidR="00CB4BEB" w:rsidRPr="00AB238A" w:rsidRDefault="00CB4BEB" w:rsidP="003C0924">
            <w:pPr>
              <w:rPr>
                <w:rFonts w:ascii="Trebuchet MS" w:hAnsi="Trebuchet MS" w:cs="Trebuchet MS"/>
                <w:sz w:val="18"/>
                <w:szCs w:val="18"/>
              </w:rPr>
            </w:pPr>
          </w:p>
        </w:tc>
        <w:tc>
          <w:tcPr>
            <w:tcW w:w="1396" w:type="dxa"/>
            <w:tcBorders>
              <w:top w:val="single" w:sz="4" w:space="0" w:color="auto"/>
              <w:left w:val="single" w:sz="4" w:space="0" w:color="auto"/>
              <w:bottom w:val="single" w:sz="4" w:space="0" w:color="auto"/>
              <w:right w:val="single" w:sz="4" w:space="0" w:color="auto"/>
            </w:tcBorders>
            <w:shd w:val="clear" w:color="auto" w:fill="97DDBA"/>
            <w:vAlign w:val="bottom"/>
          </w:tcPr>
          <w:p w14:paraId="0353F91A" w14:textId="77777777" w:rsidR="00CB4BEB" w:rsidRPr="00AB238A" w:rsidRDefault="00CB4BEB" w:rsidP="003C0924">
            <w:pPr>
              <w:rPr>
                <w:rFonts w:ascii="Trebuchet MS" w:hAnsi="Trebuchet MS"/>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47881065" w14:textId="77777777" w:rsidR="00CB4BEB" w:rsidRPr="00AB238A" w:rsidRDefault="00CB4BEB" w:rsidP="003C0924">
            <w:pPr>
              <w:jc w:val="center"/>
              <w:rPr>
                <w:rFonts w:ascii="Trebuchet MS" w:hAnsi="Trebuchet MS" w:cs="Trebuchet MS"/>
                <w:sz w:val="18"/>
                <w:szCs w:val="18"/>
              </w:rPr>
            </w:pPr>
            <w:r w:rsidRPr="00AB238A">
              <w:rPr>
                <w:rFonts w:ascii="Trebuchet MS" w:hAnsi="Trebuchet MS" w:cs="Trebuchet MS"/>
                <w:sz w:val="18"/>
                <w:szCs w:val="18"/>
              </w:rPr>
              <w:t>S</w:t>
            </w:r>
          </w:p>
        </w:tc>
        <w:tc>
          <w:tcPr>
            <w:tcW w:w="2413" w:type="dxa"/>
            <w:tcBorders>
              <w:top w:val="single" w:sz="4" w:space="0" w:color="auto"/>
              <w:left w:val="single" w:sz="4" w:space="0" w:color="auto"/>
              <w:bottom w:val="single" w:sz="4" w:space="0" w:color="auto"/>
              <w:right w:val="single" w:sz="4" w:space="0" w:color="auto"/>
            </w:tcBorders>
            <w:shd w:val="clear" w:color="auto" w:fill="97DDBA"/>
            <w:vAlign w:val="bottom"/>
          </w:tcPr>
          <w:p w14:paraId="49E9C424" w14:textId="77777777" w:rsidR="00CB4BEB" w:rsidRPr="00AB238A" w:rsidRDefault="00CB4BEB" w:rsidP="003C0924">
            <w:pPr>
              <w:rPr>
                <w:rFonts w:ascii="Trebuchet MS" w:hAnsi="Trebuchet MS"/>
                <w:sz w:val="18"/>
                <w:szCs w:val="18"/>
              </w:rPr>
            </w:pPr>
          </w:p>
        </w:tc>
      </w:tr>
      <w:tr w:rsidR="00CB4BEB" w:rsidRPr="00F273B0" w14:paraId="581C000A"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FFFFFF"/>
            <w:vAlign w:val="bottom"/>
          </w:tcPr>
          <w:p w14:paraId="0082B034" w14:textId="77777777" w:rsidR="00CB4BEB" w:rsidRPr="00F273B0" w:rsidRDefault="00CB4BEB" w:rsidP="003C0924">
            <w:pPr>
              <w:rPr>
                <w:rFonts w:ascii="Trebuchet MS" w:hAnsi="Trebuchet MS" w:cs="Trebuchet MS"/>
                <w:sz w:val="18"/>
                <w:szCs w:val="18"/>
              </w:rPr>
            </w:pPr>
            <w:proofErr w:type="spellStart"/>
            <w:r>
              <w:rPr>
                <w:rFonts w:ascii="Trebuchet MS" w:hAnsi="Trebuchet MS" w:cs="Trebuchet MS"/>
                <w:sz w:val="18"/>
                <w:szCs w:val="18"/>
              </w:rPr>
              <w:t>dmu_nr</w:t>
            </w:r>
            <w:proofErr w:type="spellEnd"/>
          </w:p>
        </w:tc>
        <w:tc>
          <w:tcPr>
            <w:tcW w:w="1164" w:type="dxa"/>
            <w:tcBorders>
              <w:top w:val="single" w:sz="4" w:space="0" w:color="auto"/>
              <w:left w:val="single" w:sz="4" w:space="0" w:color="auto"/>
              <w:bottom w:val="single" w:sz="4" w:space="0" w:color="auto"/>
              <w:right w:val="single" w:sz="4" w:space="0" w:color="auto"/>
            </w:tcBorders>
            <w:shd w:val="clear" w:color="auto" w:fill="FFFFFF"/>
            <w:vAlign w:val="bottom"/>
          </w:tcPr>
          <w:p w14:paraId="30AE5FFB" w14:textId="77777777" w:rsidR="00CB4BEB" w:rsidRDefault="00CB4BEB" w:rsidP="003C0924">
            <w:pPr>
              <w:rPr>
                <w:rFonts w:ascii="Trebuchet MS" w:hAnsi="Trebuchet MS"/>
                <w:sz w:val="18"/>
                <w:szCs w:val="18"/>
              </w:rPr>
            </w:pPr>
            <w:proofErr w:type="spellStart"/>
            <w:r>
              <w:rPr>
                <w:rFonts w:ascii="Trebuchet MS" w:hAnsi="Trebuchet MS" w:cs="Trebuchet MS"/>
                <w:sz w:val="18"/>
                <w:szCs w:val="18"/>
              </w:rPr>
              <w:t>dmu_nr</w:t>
            </w:r>
            <w:proofErr w:type="spellEnd"/>
          </w:p>
        </w:tc>
        <w:tc>
          <w:tcPr>
            <w:tcW w:w="4790"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2CA4F6A7" w14:textId="77777777" w:rsidR="00CB4BEB" w:rsidRPr="00F273B0" w:rsidRDefault="00CB4BEB" w:rsidP="003C0924">
            <w:pPr>
              <w:rPr>
                <w:rFonts w:ascii="Trebuchet MS" w:hAnsi="Trebuchet MS"/>
                <w:sz w:val="18"/>
                <w:szCs w:val="18"/>
              </w:rPr>
            </w:pPr>
            <w:proofErr w:type="gramStart"/>
            <w:r>
              <w:rPr>
                <w:rFonts w:ascii="Trebuchet MS" w:hAnsi="Trebuchet MS"/>
                <w:sz w:val="18"/>
                <w:szCs w:val="18"/>
              </w:rPr>
              <w:t>DMU nummer</w:t>
            </w:r>
            <w:proofErr w:type="gramEnd"/>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4F973B2C" w14:textId="77777777" w:rsidR="00CB4BEB" w:rsidRPr="00F273B0" w:rsidRDefault="00CB4BEB" w:rsidP="003C0924">
            <w:pPr>
              <w:rPr>
                <w:rFonts w:ascii="Trebuchet MS" w:hAnsi="Trebuchet MS" w:cs="Trebuchet MS"/>
                <w:sz w:val="18"/>
                <w:szCs w:val="18"/>
              </w:rPr>
            </w:pPr>
            <w:r w:rsidRPr="00F273B0">
              <w:rPr>
                <w:rFonts w:ascii="Trebuchet MS" w:hAnsi="Trebuchet MS" w:cs="Trebuchet MS"/>
                <w:sz w:val="18"/>
                <w:szCs w:val="18"/>
              </w:rPr>
              <w:t>Tekststreng</w:t>
            </w:r>
          </w:p>
        </w:tc>
        <w:tc>
          <w:tcPr>
            <w:tcW w:w="1396" w:type="dxa"/>
            <w:tcBorders>
              <w:top w:val="single" w:sz="4" w:space="0" w:color="auto"/>
              <w:left w:val="single" w:sz="4" w:space="0" w:color="auto"/>
              <w:bottom w:val="single" w:sz="4" w:space="0" w:color="auto"/>
              <w:right w:val="single" w:sz="4" w:space="0" w:color="auto"/>
            </w:tcBorders>
            <w:shd w:val="clear" w:color="auto" w:fill="FFFFFF"/>
            <w:vAlign w:val="bottom"/>
          </w:tcPr>
          <w:p w14:paraId="77C5E8A6" w14:textId="77777777" w:rsidR="00CB4BEB" w:rsidRPr="00470899" w:rsidRDefault="00CB4BEB" w:rsidP="003C0924">
            <w:pPr>
              <w:rPr>
                <w:rFonts w:ascii="Trebuchet MS" w:hAnsi="Trebuchet MS" w:cs="Trebuchet MS"/>
                <w:sz w:val="18"/>
                <w:szCs w:val="18"/>
              </w:rPr>
            </w:pPr>
            <w:r w:rsidRPr="00470899">
              <w:rPr>
                <w:rFonts w:ascii="Trebuchet MS" w:hAnsi="Trebuchet MS" w:cs="Trebuchet MS"/>
                <w:sz w:val="18"/>
                <w:szCs w:val="18"/>
              </w:rPr>
              <w:t>0-</w:t>
            </w:r>
            <w:r>
              <w:rPr>
                <w:rFonts w:ascii="Trebuchet MS" w:hAnsi="Trebuchet MS" w:cs="Trebuchet MS"/>
                <w:sz w:val="18"/>
                <w:szCs w:val="18"/>
              </w:rPr>
              <w:t>20</w:t>
            </w:r>
            <w:r w:rsidRPr="00470899">
              <w:rPr>
                <w:rFonts w:ascii="Trebuchet MS" w:hAnsi="Trebuchet MS" w:cs="Trebuchet MS"/>
                <w:sz w:val="18"/>
                <w:szCs w:val="18"/>
              </w:rPr>
              <w:t xml:space="preserve"> tegn</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7E7B32C5" w14:textId="77777777" w:rsidR="00CB4BEB" w:rsidRPr="00470899"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413" w:type="dxa"/>
            <w:tcBorders>
              <w:top w:val="single" w:sz="4" w:space="0" w:color="auto"/>
              <w:left w:val="single" w:sz="4" w:space="0" w:color="auto"/>
              <w:bottom w:val="single" w:sz="4" w:space="0" w:color="auto"/>
              <w:right w:val="single" w:sz="4" w:space="0" w:color="auto"/>
            </w:tcBorders>
            <w:shd w:val="clear" w:color="auto" w:fill="FFFFFF"/>
            <w:vAlign w:val="bottom"/>
          </w:tcPr>
          <w:p w14:paraId="5757A32E" w14:textId="77777777" w:rsidR="00CB4BEB" w:rsidRPr="00470899" w:rsidRDefault="00CB4BEB" w:rsidP="003C0924">
            <w:pPr>
              <w:rPr>
                <w:rFonts w:ascii="Trebuchet MS" w:hAnsi="Trebuchet MS" w:cs="Trebuchet MS"/>
                <w:sz w:val="18"/>
                <w:szCs w:val="18"/>
              </w:rPr>
            </w:pPr>
            <w:r w:rsidRPr="00470899">
              <w:rPr>
                <w:rFonts w:ascii="Trebuchet MS" w:hAnsi="Trebuchet MS" w:cs="Trebuchet MS"/>
                <w:sz w:val="18"/>
                <w:szCs w:val="18"/>
              </w:rPr>
              <w:t> </w:t>
            </w:r>
          </w:p>
        </w:tc>
      </w:tr>
      <w:tr w:rsidR="00CB4BEB" w:rsidRPr="00F273B0" w14:paraId="1F094979"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97DDBA"/>
            <w:vAlign w:val="bottom"/>
          </w:tcPr>
          <w:p w14:paraId="453A61CA" w14:textId="77777777" w:rsidR="00CB4BEB" w:rsidRPr="0014307B" w:rsidRDefault="00CB4BEB" w:rsidP="003C0924">
            <w:pPr>
              <w:rPr>
                <w:rFonts w:ascii="Trebuchet MS" w:hAnsi="Trebuchet MS" w:cs="Trebuchet MS"/>
                <w:sz w:val="18"/>
                <w:szCs w:val="18"/>
              </w:rPr>
            </w:pPr>
            <w:r w:rsidRPr="0014307B">
              <w:rPr>
                <w:rFonts w:ascii="Trebuchet MS" w:hAnsi="Trebuchet MS" w:cs="Trebuchet MS"/>
                <w:sz w:val="18"/>
                <w:szCs w:val="18"/>
              </w:rPr>
              <w:t>Link</w:t>
            </w:r>
          </w:p>
        </w:tc>
        <w:tc>
          <w:tcPr>
            <w:tcW w:w="1164" w:type="dxa"/>
            <w:tcBorders>
              <w:top w:val="single" w:sz="4" w:space="0" w:color="auto"/>
              <w:left w:val="single" w:sz="4" w:space="0" w:color="auto"/>
              <w:bottom w:val="single" w:sz="4" w:space="0" w:color="auto"/>
              <w:right w:val="single" w:sz="4" w:space="0" w:color="auto"/>
            </w:tcBorders>
            <w:shd w:val="clear" w:color="auto" w:fill="97DDBA"/>
            <w:vAlign w:val="bottom"/>
          </w:tcPr>
          <w:p w14:paraId="6BC65A45" w14:textId="77777777" w:rsidR="00CB4BEB" w:rsidRPr="0014307B" w:rsidRDefault="00CB4BEB" w:rsidP="003C0924">
            <w:pPr>
              <w:rPr>
                <w:rFonts w:ascii="Trebuchet MS" w:hAnsi="Trebuchet MS" w:cs="Trebuchet MS"/>
                <w:sz w:val="18"/>
                <w:szCs w:val="18"/>
              </w:rPr>
            </w:pPr>
          </w:p>
        </w:tc>
        <w:tc>
          <w:tcPr>
            <w:tcW w:w="11030"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33820BBE"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1D146636" w14:textId="77777777" w:rsidTr="003C0924">
        <w:trPr>
          <w:trHeight w:hRule="exact" w:val="255"/>
        </w:trPr>
        <w:tc>
          <w:tcPr>
            <w:tcW w:w="3822" w:type="dxa"/>
            <w:gridSpan w:val="3"/>
            <w:tcBorders>
              <w:top w:val="single" w:sz="4" w:space="0" w:color="auto"/>
              <w:left w:val="nil"/>
              <w:bottom w:val="nil"/>
              <w:right w:val="nil"/>
            </w:tcBorders>
            <w:shd w:val="clear" w:color="auto" w:fill="99CCFF"/>
          </w:tcPr>
          <w:p w14:paraId="42546B71" w14:textId="77777777" w:rsidR="00CB4BEB" w:rsidRPr="0051728E" w:rsidRDefault="00CB4BEB" w:rsidP="003C0924">
            <w:pPr>
              <w:rPr>
                <w:rFonts w:ascii="Trebuchet MS" w:hAnsi="Trebuchet MS" w:cs="Trebuchet MS"/>
                <w:i/>
                <w:iCs/>
                <w:sz w:val="18"/>
                <w:szCs w:val="18"/>
              </w:rPr>
            </w:pPr>
          </w:p>
        </w:tc>
        <w:tc>
          <w:tcPr>
            <w:tcW w:w="10210" w:type="dxa"/>
            <w:gridSpan w:val="5"/>
            <w:tcBorders>
              <w:top w:val="single" w:sz="4" w:space="0" w:color="auto"/>
              <w:left w:val="nil"/>
              <w:bottom w:val="nil"/>
              <w:right w:val="nil"/>
            </w:tcBorders>
            <w:shd w:val="clear" w:color="auto" w:fill="99CCFF"/>
            <w:vAlign w:val="bottom"/>
          </w:tcPr>
          <w:p w14:paraId="3BAAA8A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i/>
                <w:iCs/>
                <w:sz w:val="18"/>
                <w:szCs w:val="18"/>
              </w:rPr>
              <w:t xml:space="preserve">Felter markeret med blå er </w:t>
            </w:r>
            <w:r>
              <w:rPr>
                <w:rFonts w:ascii="Trebuchet MS" w:hAnsi="Trebuchet MS" w:cs="Trebuchet MS"/>
                <w:i/>
                <w:iCs/>
                <w:sz w:val="18"/>
                <w:szCs w:val="18"/>
              </w:rPr>
              <w:t xml:space="preserve">temaspecifikke </w:t>
            </w:r>
            <w:r w:rsidRPr="0051728E">
              <w:rPr>
                <w:rFonts w:ascii="Trebuchet MS" w:hAnsi="Trebuchet MS" w:cs="Trebuchet MS"/>
                <w:i/>
                <w:iCs/>
                <w:sz w:val="18"/>
                <w:szCs w:val="18"/>
              </w:rPr>
              <w:t>opslagstabeller, der indeholder oversættelser af koder i andre felter.</w:t>
            </w:r>
          </w:p>
        </w:tc>
      </w:tr>
      <w:tr w:rsidR="00CB4BEB" w:rsidRPr="0051728E" w14:paraId="10FC8588" w14:textId="77777777" w:rsidTr="003C0924">
        <w:trPr>
          <w:trHeight w:hRule="exact" w:val="255"/>
        </w:trPr>
        <w:tc>
          <w:tcPr>
            <w:tcW w:w="3822" w:type="dxa"/>
            <w:gridSpan w:val="3"/>
            <w:tcBorders>
              <w:top w:val="nil"/>
              <w:left w:val="nil"/>
              <w:bottom w:val="nil"/>
              <w:right w:val="nil"/>
            </w:tcBorders>
            <w:shd w:val="clear" w:color="auto" w:fill="97DDBA"/>
          </w:tcPr>
          <w:p w14:paraId="32A1D5CC" w14:textId="77777777" w:rsidR="00CB4BEB" w:rsidRPr="0051728E" w:rsidRDefault="00CB4BEB" w:rsidP="003C0924">
            <w:pPr>
              <w:rPr>
                <w:rFonts w:ascii="Trebuchet MS" w:hAnsi="Trebuchet MS" w:cs="Trebuchet MS"/>
                <w:i/>
                <w:iCs/>
                <w:sz w:val="18"/>
                <w:szCs w:val="18"/>
              </w:rPr>
            </w:pPr>
          </w:p>
        </w:tc>
        <w:tc>
          <w:tcPr>
            <w:tcW w:w="10210" w:type="dxa"/>
            <w:gridSpan w:val="5"/>
            <w:tcBorders>
              <w:top w:val="nil"/>
              <w:left w:val="nil"/>
              <w:bottom w:val="nil"/>
              <w:right w:val="nil"/>
            </w:tcBorders>
            <w:shd w:val="clear" w:color="auto" w:fill="97DDBA"/>
            <w:vAlign w:val="bottom"/>
          </w:tcPr>
          <w:p w14:paraId="0593C516" w14:textId="77777777" w:rsidR="00CB4BEB" w:rsidRPr="0051728E"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429B7026" w14:textId="77777777" w:rsidR="00CB4BEB" w:rsidRDefault="00CB4BEB" w:rsidP="0093403C">
      <w:pPr>
        <w:pStyle w:val="Overskrift4"/>
      </w:pPr>
      <w:bookmarkStart w:id="1231" w:name="_Toc292865186"/>
      <w:r>
        <w:t>5.1.2.1</w:t>
      </w:r>
      <w:r w:rsidRPr="00A32757">
        <w:t xml:space="preserve"> </w:t>
      </w:r>
      <w:r>
        <w:t>Metadata</w:t>
      </w:r>
      <w:bookmarkEnd w:id="123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5FEBB4CB" w14:textId="77777777" w:rsidTr="003C0924">
        <w:trPr>
          <w:trHeight w:hRule="exact" w:val="255"/>
        </w:trPr>
        <w:tc>
          <w:tcPr>
            <w:tcW w:w="2235" w:type="dxa"/>
            <w:shd w:val="clear" w:color="auto" w:fill="D9D9D9"/>
            <w:vAlign w:val="bottom"/>
          </w:tcPr>
          <w:p w14:paraId="602A2F0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4D5C1057"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544C708D" w14:textId="77777777" w:rsidTr="003C0924">
        <w:trPr>
          <w:trHeight w:hRule="exact" w:val="255"/>
        </w:trPr>
        <w:tc>
          <w:tcPr>
            <w:tcW w:w="2235" w:type="dxa"/>
            <w:shd w:val="clear" w:color="auto" w:fill="E0E0E0"/>
            <w:vAlign w:val="bottom"/>
          </w:tcPr>
          <w:p w14:paraId="7083ABC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06610D6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Målestation</w:t>
            </w:r>
          </w:p>
        </w:tc>
      </w:tr>
      <w:tr w:rsidR="00CB4BEB" w:rsidRPr="0051728E" w14:paraId="48A0015C" w14:textId="77777777" w:rsidTr="003C0924">
        <w:trPr>
          <w:trHeight w:hRule="exact" w:val="510"/>
        </w:trPr>
        <w:tc>
          <w:tcPr>
            <w:tcW w:w="2235" w:type="dxa"/>
            <w:shd w:val="clear" w:color="auto" w:fill="E0E0E0"/>
            <w:vAlign w:val="center"/>
          </w:tcPr>
          <w:p w14:paraId="1386B14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14BEBC0"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 xml:space="preserve">Sted hvor fra der foretages målinger af vandforhold/tilstand. </w:t>
            </w:r>
            <w:proofErr w:type="spellStart"/>
            <w:r>
              <w:rPr>
                <w:rFonts w:ascii="Trebuchet MS" w:hAnsi="Trebuchet MS" w:cs="Trebuchet MS"/>
                <w:sz w:val="18"/>
                <w:szCs w:val="18"/>
              </w:rPr>
              <w:t>Hydrometrisk</w:t>
            </w:r>
            <w:proofErr w:type="spellEnd"/>
            <w:r>
              <w:rPr>
                <w:rFonts w:ascii="Trebuchet MS" w:hAnsi="Trebuchet MS" w:cs="Trebuchet MS"/>
                <w:sz w:val="18"/>
                <w:szCs w:val="18"/>
              </w:rPr>
              <w:t xml:space="preserve"> målestation består af en logger, som registrerer vandstanden i vandløbet.</w:t>
            </w:r>
          </w:p>
        </w:tc>
      </w:tr>
      <w:tr w:rsidR="00CB4BEB" w:rsidRPr="0051728E" w14:paraId="24AFC40E" w14:textId="77777777" w:rsidTr="003C0924">
        <w:trPr>
          <w:trHeight w:hRule="exact" w:val="255"/>
        </w:trPr>
        <w:tc>
          <w:tcPr>
            <w:tcW w:w="2235" w:type="dxa"/>
            <w:shd w:val="clear" w:color="auto" w:fill="E0E0E0"/>
            <w:vAlign w:val="bottom"/>
          </w:tcPr>
          <w:p w14:paraId="3D6113B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503F3A63"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Målestation i søer og vandløb, hvor der måles vandstand og tilstand og evt. vandføring ved vandløb.</w:t>
            </w:r>
          </w:p>
        </w:tc>
      </w:tr>
      <w:tr w:rsidR="00CB4BEB" w:rsidRPr="0051728E" w14:paraId="24C05AB5" w14:textId="77777777" w:rsidTr="003C0924">
        <w:trPr>
          <w:trHeight w:hRule="exact" w:val="510"/>
        </w:trPr>
        <w:tc>
          <w:tcPr>
            <w:tcW w:w="2235" w:type="dxa"/>
            <w:shd w:val="clear" w:color="auto" w:fill="E0E0E0"/>
            <w:vAlign w:val="center"/>
          </w:tcPr>
          <w:p w14:paraId="060109A2"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70DB3655" w14:textId="5780EFA9" w:rsidR="00CB4BEB" w:rsidRPr="0051728E" w:rsidRDefault="00CB4BEB" w:rsidP="003C0924">
            <w:pPr>
              <w:rPr>
                <w:rFonts w:ascii="Trebuchet MS" w:hAnsi="Trebuchet MS" w:cs="Trebuchet MS"/>
                <w:sz w:val="18"/>
                <w:szCs w:val="18"/>
              </w:rPr>
            </w:pPr>
            <w:r w:rsidRPr="00D77840">
              <w:rPr>
                <w:rFonts w:ascii="Trebuchet MS" w:hAnsi="Trebuchet MS" w:cs="Trebuchet MS"/>
                <w:sz w:val="18"/>
                <w:szCs w:val="18"/>
              </w:rPr>
              <w:t>Et drift</w:t>
            </w:r>
            <w:r w:rsidR="00493BD3">
              <w:rPr>
                <w:rFonts w:ascii="Trebuchet MS" w:hAnsi="Trebuchet MS" w:cs="Trebuchet MS"/>
                <w:sz w:val="18"/>
                <w:szCs w:val="18"/>
              </w:rPr>
              <w:t>s</w:t>
            </w:r>
            <w:r w:rsidRPr="00D77840">
              <w:rPr>
                <w:rFonts w:ascii="Trebuchet MS" w:hAnsi="Trebuchet MS" w:cs="Trebuchet MS"/>
                <w:sz w:val="18"/>
                <w:szCs w:val="18"/>
              </w:rPr>
              <w:t xml:space="preserve">tema, der viser hvor der fysisk findes målestationer i vandløbene, evt. </w:t>
            </w:r>
            <w:r w:rsidRPr="00BD2F3F">
              <w:rPr>
                <w:rFonts w:ascii="Trebuchet MS" w:hAnsi="Trebuchet MS" w:cs="Trebuchet MS"/>
                <w:sz w:val="18"/>
                <w:szCs w:val="18"/>
              </w:rPr>
              <w:t>med angivelse af tilsynsdata knyttet til den enkelte målestation, samt link til www med dagens loggede vandstandsmåling</w:t>
            </w:r>
          </w:p>
        </w:tc>
      </w:tr>
      <w:tr w:rsidR="00CB4BEB" w:rsidRPr="0051728E" w14:paraId="2F75ADC8" w14:textId="77777777" w:rsidTr="003C0924">
        <w:trPr>
          <w:trHeight w:hRule="exact" w:val="255"/>
        </w:trPr>
        <w:tc>
          <w:tcPr>
            <w:tcW w:w="2235" w:type="dxa"/>
            <w:shd w:val="clear" w:color="auto" w:fill="E0E0E0"/>
            <w:vAlign w:val="bottom"/>
          </w:tcPr>
          <w:p w14:paraId="0264A71A"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6A6B3FA6"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Hydrografi</w:t>
            </w:r>
            <w:r>
              <w:rPr>
                <w:rFonts w:ascii="Trebuchet MS" w:hAnsi="Trebuchet MS" w:cs="Trebuchet MS"/>
                <w:bCs/>
                <w:kern w:val="32"/>
                <w:sz w:val="18"/>
                <w:szCs w:val="18"/>
              </w:rPr>
              <w:t xml:space="preserve">, </w:t>
            </w:r>
            <w:r w:rsidRPr="00492FFE">
              <w:rPr>
                <w:rFonts w:ascii="Trebuchet MS" w:hAnsi="Trebuchet MS" w:cs="Trebuchet MS"/>
                <w:bCs/>
                <w:kern w:val="32"/>
                <w:sz w:val="18"/>
                <w:szCs w:val="18"/>
              </w:rPr>
              <w:t>Miljøovervågningsfaciliteter</w:t>
            </w:r>
          </w:p>
        </w:tc>
      </w:tr>
      <w:tr w:rsidR="00CB4BEB" w:rsidRPr="0051728E" w14:paraId="025BBEC6" w14:textId="77777777" w:rsidTr="003C0924">
        <w:trPr>
          <w:trHeight w:hRule="exact" w:val="255"/>
        </w:trPr>
        <w:tc>
          <w:tcPr>
            <w:tcW w:w="2235" w:type="dxa"/>
            <w:shd w:val="clear" w:color="auto" w:fill="E0E0E0"/>
            <w:vAlign w:val="bottom"/>
          </w:tcPr>
          <w:p w14:paraId="5098A068" w14:textId="77777777" w:rsidR="00CB4BEB" w:rsidRPr="00492FFE" w:rsidRDefault="00CB4BEB" w:rsidP="003C0924">
            <w:pPr>
              <w:rPr>
                <w:rFonts w:ascii="Trebuchet MS" w:hAnsi="Trebuchet MS" w:cs="Trebuchet MS"/>
                <w:sz w:val="18"/>
                <w:szCs w:val="18"/>
              </w:rPr>
            </w:pPr>
            <w:proofErr w:type="spellStart"/>
            <w:r w:rsidRPr="00E45822">
              <w:rPr>
                <w:rFonts w:ascii="Trebuchet MS" w:hAnsi="Trebuchet MS" w:cs="Trebuchet MS"/>
                <w:sz w:val="18"/>
                <w:szCs w:val="18"/>
              </w:rPr>
              <w:t>Noegle</w:t>
            </w:r>
            <w:r w:rsidRPr="00492FFE">
              <w:rPr>
                <w:rFonts w:ascii="Trebuchet MS" w:hAnsi="Trebuchet MS" w:cs="Trebuchet MS"/>
                <w:sz w:val="18"/>
                <w:szCs w:val="18"/>
              </w:rPr>
              <w:t>_ord</w:t>
            </w:r>
            <w:proofErr w:type="spellEnd"/>
          </w:p>
        </w:tc>
        <w:tc>
          <w:tcPr>
            <w:tcW w:w="11340" w:type="dxa"/>
            <w:shd w:val="clear" w:color="auto" w:fill="FFFFFF"/>
            <w:vAlign w:val="bottom"/>
          </w:tcPr>
          <w:p w14:paraId="0A4E8BF4"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Målestation, Miljøovervågning, Prøvetagning</w:t>
            </w:r>
          </w:p>
        </w:tc>
      </w:tr>
      <w:tr w:rsidR="00CB4BEB" w:rsidRPr="0051728E" w14:paraId="0CD7666F" w14:textId="77777777" w:rsidTr="003C0924">
        <w:trPr>
          <w:trHeight w:hRule="exact" w:val="255"/>
        </w:trPr>
        <w:tc>
          <w:tcPr>
            <w:tcW w:w="2235" w:type="dxa"/>
            <w:shd w:val="clear" w:color="auto" w:fill="E0E0E0"/>
            <w:vAlign w:val="bottom"/>
          </w:tcPr>
          <w:p w14:paraId="14B26F1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1C5BE7C6"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4DB81B77" w14:textId="77777777" w:rsidTr="003C0924">
        <w:trPr>
          <w:trHeight w:hRule="exact" w:val="255"/>
        </w:trPr>
        <w:tc>
          <w:tcPr>
            <w:tcW w:w="2235" w:type="dxa"/>
            <w:shd w:val="clear" w:color="auto" w:fill="E0E0E0"/>
            <w:vAlign w:val="bottom"/>
          </w:tcPr>
          <w:p w14:paraId="3E815916"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034373A4"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9F0C83" w14:paraId="3518FE77" w14:textId="77777777" w:rsidTr="003C0924">
        <w:trPr>
          <w:trHeight w:hRule="exact" w:val="255"/>
        </w:trPr>
        <w:tc>
          <w:tcPr>
            <w:tcW w:w="2235" w:type="dxa"/>
            <w:shd w:val="clear" w:color="auto" w:fill="E0E0E0"/>
            <w:vAlign w:val="bottom"/>
          </w:tcPr>
          <w:p w14:paraId="2B02899D" w14:textId="77777777" w:rsidR="00CB4BEB" w:rsidRPr="006801BD" w:rsidRDefault="00CB4BEB" w:rsidP="003C0924">
            <w:pPr>
              <w:rPr>
                <w:rFonts w:ascii="Trebuchet MS" w:hAnsi="Trebuchet MS" w:cs="Trebuchet MS"/>
                <w:sz w:val="18"/>
                <w:szCs w:val="18"/>
              </w:rPr>
            </w:pPr>
            <w:proofErr w:type="spellStart"/>
            <w:r w:rsidRPr="006801BD">
              <w:rPr>
                <w:rFonts w:ascii="Trebuchet MS" w:hAnsi="Trebuchet MS" w:cs="Trebuchet MS"/>
                <w:sz w:val="18"/>
                <w:szCs w:val="18"/>
              </w:rPr>
              <w:t>KLE_koder</w:t>
            </w:r>
            <w:proofErr w:type="spellEnd"/>
          </w:p>
        </w:tc>
        <w:tc>
          <w:tcPr>
            <w:tcW w:w="11340" w:type="dxa"/>
            <w:shd w:val="clear" w:color="auto" w:fill="FFFFFF"/>
            <w:vAlign w:val="bottom"/>
          </w:tcPr>
          <w:p w14:paraId="1B660D4D" w14:textId="77777777" w:rsidR="00CB4BEB" w:rsidRPr="006801BD" w:rsidRDefault="00CB4BEB" w:rsidP="003C0924">
            <w:pPr>
              <w:rPr>
                <w:rFonts w:ascii="Trebuchet MS" w:hAnsi="Trebuchet MS" w:cs="Trebuchet MS"/>
                <w:sz w:val="18"/>
                <w:szCs w:val="18"/>
              </w:rPr>
            </w:pPr>
            <w:r w:rsidRPr="00F80817">
              <w:rPr>
                <w:rFonts w:ascii="Trebuchet MS" w:hAnsi="Trebuchet MS" w:cs="Trebuchet MS"/>
                <w:color w:val="4F81BD"/>
                <w:sz w:val="18"/>
                <w:szCs w:val="18"/>
              </w:rPr>
              <w:t>06.02.04</w:t>
            </w:r>
          </w:p>
        </w:tc>
      </w:tr>
    </w:tbl>
    <w:p w14:paraId="1AE6FD9D" w14:textId="77777777" w:rsidR="00CB4BEB" w:rsidRPr="00A32757" w:rsidRDefault="00CB4BEB" w:rsidP="0093403C">
      <w:pPr>
        <w:pStyle w:val="Overskrift4"/>
      </w:pPr>
      <w:bookmarkStart w:id="1232" w:name="_Toc292865187"/>
      <w:r>
        <w:t>5.1.2.2</w:t>
      </w:r>
      <w:r w:rsidRPr="00A32757">
        <w:t xml:space="preserve"> </w:t>
      </w:r>
      <w:r>
        <w:t>Registreringsvejledning</w:t>
      </w:r>
      <w:bookmarkEnd w:id="123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88"/>
        <w:gridCol w:w="9938"/>
      </w:tblGrid>
      <w:tr w:rsidR="00CB4BEB" w:rsidRPr="0051728E" w14:paraId="19F7CC12" w14:textId="77777777" w:rsidTr="003C0924">
        <w:trPr>
          <w:trHeight w:hRule="exact" w:val="255"/>
        </w:trPr>
        <w:tc>
          <w:tcPr>
            <w:tcW w:w="3510" w:type="dxa"/>
            <w:shd w:val="clear" w:color="auto" w:fill="D9D9D9"/>
            <w:vAlign w:val="bottom"/>
          </w:tcPr>
          <w:p w14:paraId="2A9C367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10065" w:type="dxa"/>
            <w:shd w:val="clear" w:color="auto" w:fill="D9D9D9"/>
            <w:vAlign w:val="bottom"/>
          </w:tcPr>
          <w:p w14:paraId="45E2698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6D17289C" w14:textId="77777777" w:rsidTr="003C0924">
        <w:trPr>
          <w:trHeight w:hRule="exact" w:val="510"/>
        </w:trPr>
        <w:tc>
          <w:tcPr>
            <w:tcW w:w="3510" w:type="dxa"/>
            <w:shd w:val="clear" w:color="auto" w:fill="E0E0E0"/>
            <w:vAlign w:val="center"/>
          </w:tcPr>
          <w:p w14:paraId="525C8875"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10065" w:type="dxa"/>
            <w:shd w:val="clear" w:color="auto" w:fill="FFFFFF"/>
            <w:vAlign w:val="bottom"/>
          </w:tcPr>
          <w:p w14:paraId="42EBDA01"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Geometrien fra gamle temaer overføres, men hvor det er muligt kontrolleres placeringen dels via evt. beskrivelse og via forårs- og </w:t>
            </w:r>
            <w:proofErr w:type="spellStart"/>
            <w:r>
              <w:rPr>
                <w:rFonts w:ascii="Trebuchet MS" w:hAnsi="Trebuchet MS" w:cs="Trebuchet MS"/>
                <w:sz w:val="18"/>
                <w:szCs w:val="18"/>
              </w:rPr>
              <w:t>sommerortofoto</w:t>
            </w:r>
            <w:proofErr w:type="spellEnd"/>
            <w:r>
              <w:rPr>
                <w:rFonts w:ascii="Trebuchet MS" w:hAnsi="Trebuchet MS" w:cs="Trebuchet MS"/>
                <w:sz w:val="18"/>
                <w:szCs w:val="18"/>
              </w:rPr>
              <w:t>. Nedlagt målestation tildeles status ”historisk”.</w:t>
            </w:r>
          </w:p>
        </w:tc>
      </w:tr>
      <w:tr w:rsidR="00CB4BEB" w:rsidRPr="0051728E" w14:paraId="41937C67" w14:textId="77777777" w:rsidTr="003C0924">
        <w:trPr>
          <w:trHeight w:hRule="exact" w:val="510"/>
        </w:trPr>
        <w:tc>
          <w:tcPr>
            <w:tcW w:w="3510" w:type="dxa"/>
            <w:shd w:val="clear" w:color="auto" w:fill="E0E0E0"/>
            <w:vAlign w:val="center"/>
          </w:tcPr>
          <w:p w14:paraId="2C7DD71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10065" w:type="dxa"/>
            <w:shd w:val="clear" w:color="auto" w:fill="FFFFFF"/>
            <w:vAlign w:val="bottom"/>
          </w:tcPr>
          <w:p w14:paraId="72B269D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efter ejerstatus. (Er en fordel også at have de statslige målestationer inden i datasættet til de tilbyde via f.eks. WFS.)</w:t>
            </w:r>
          </w:p>
        </w:tc>
      </w:tr>
      <w:tr w:rsidR="00CB4BEB" w:rsidRPr="0051728E" w14:paraId="10539E13" w14:textId="77777777" w:rsidTr="003C0924">
        <w:trPr>
          <w:trHeight w:hRule="exact" w:val="255"/>
        </w:trPr>
        <w:tc>
          <w:tcPr>
            <w:tcW w:w="3510" w:type="dxa"/>
            <w:shd w:val="clear" w:color="auto" w:fill="E0E0E0"/>
            <w:vAlign w:val="bottom"/>
          </w:tcPr>
          <w:p w14:paraId="52185BDA"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10065" w:type="dxa"/>
            <w:shd w:val="clear" w:color="auto" w:fill="FFFFFF"/>
            <w:vAlign w:val="bottom"/>
          </w:tcPr>
          <w:p w14:paraId="0B888B45"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54825AF2" w14:textId="77777777" w:rsidTr="003C0924">
        <w:trPr>
          <w:trHeight w:hRule="exact" w:val="255"/>
        </w:trPr>
        <w:tc>
          <w:tcPr>
            <w:tcW w:w="3510" w:type="dxa"/>
            <w:shd w:val="clear" w:color="auto" w:fill="E0E0E0"/>
            <w:vAlign w:val="bottom"/>
          </w:tcPr>
          <w:p w14:paraId="72E407B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10065" w:type="dxa"/>
            <w:shd w:val="clear" w:color="auto" w:fill="FFFFFF"/>
            <w:vAlign w:val="bottom"/>
          </w:tcPr>
          <w:p w14:paraId="3109800E" w14:textId="77777777" w:rsidR="00CB4BEB" w:rsidRPr="00024C60" w:rsidRDefault="00CB4BEB" w:rsidP="003C0924">
            <w:pPr>
              <w:rPr>
                <w:rFonts w:ascii="Trebuchet MS" w:hAnsi="Trebuchet MS" w:cs="Trebuchet MS"/>
                <w:sz w:val="18"/>
                <w:szCs w:val="18"/>
              </w:rPr>
            </w:pPr>
          </w:p>
        </w:tc>
      </w:tr>
      <w:tr w:rsidR="00CB4BEB" w:rsidRPr="0051728E" w14:paraId="1C756159" w14:textId="77777777" w:rsidTr="003C0924">
        <w:trPr>
          <w:trHeight w:hRule="exact" w:val="255"/>
        </w:trPr>
        <w:tc>
          <w:tcPr>
            <w:tcW w:w="3510" w:type="dxa"/>
            <w:shd w:val="clear" w:color="auto" w:fill="E0E0E0"/>
            <w:vAlign w:val="bottom"/>
          </w:tcPr>
          <w:p w14:paraId="27E7E92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10065" w:type="dxa"/>
            <w:shd w:val="clear" w:color="auto" w:fill="FFFFFF"/>
            <w:vAlign w:val="bottom"/>
          </w:tcPr>
          <w:p w14:paraId="06E864F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 men undgår punkter lige oven i hinanden.</w:t>
            </w:r>
          </w:p>
        </w:tc>
      </w:tr>
      <w:tr w:rsidR="00CB4BEB" w:rsidRPr="0051728E" w14:paraId="21219FF7" w14:textId="77777777" w:rsidTr="003C0924">
        <w:trPr>
          <w:trHeight w:hRule="exact" w:val="510"/>
        </w:trPr>
        <w:tc>
          <w:tcPr>
            <w:tcW w:w="3510" w:type="dxa"/>
            <w:shd w:val="clear" w:color="auto" w:fill="E0E0E0"/>
            <w:vAlign w:val="bottom"/>
          </w:tcPr>
          <w:p w14:paraId="5E24471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10065" w:type="dxa"/>
            <w:shd w:val="clear" w:color="auto" w:fill="FFFFFF"/>
            <w:vAlign w:val="center"/>
          </w:tcPr>
          <w:p w14:paraId="30C8C45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22029675" w14:textId="77777777" w:rsidR="00CB4BEB" w:rsidRPr="00A32757" w:rsidRDefault="00CB4BEB" w:rsidP="0093403C">
      <w:pPr>
        <w:pStyle w:val="Overskrift4"/>
      </w:pPr>
      <w:r>
        <w:lastRenderedPageBreak/>
        <w:t>5.1.2.3 Kodelister</w:t>
      </w:r>
    </w:p>
    <w:p w14:paraId="5852C42B" w14:textId="77777777" w:rsidR="00CB4BEB" w:rsidRPr="0093403C" w:rsidRDefault="00CB4BEB" w:rsidP="00CB4BEB">
      <w:pPr>
        <w:autoSpaceDE w:val="0"/>
        <w:autoSpaceDN w:val="0"/>
        <w:adjustRightInd w:val="0"/>
        <w:rPr>
          <w:rFonts w:ascii="Trebuchet MS" w:hAnsi="Trebuchet MS" w:cs="Trebuchet MS"/>
          <w:sz w:val="19"/>
          <w:szCs w:val="19"/>
        </w:rPr>
      </w:pPr>
      <w:r w:rsidRPr="0093403C">
        <w:rPr>
          <w:rFonts w:ascii="Trebuchet MS" w:hAnsi="Trebuchet MS" w:cs="Trebuchet MS"/>
          <w:sz w:val="19"/>
          <w:szCs w:val="19"/>
        </w:rPr>
        <w:t>Kodelisterne fungerer som oversættelser mellem anvendte kodeværdier og de matchende forklarende tekster.</w:t>
      </w:r>
    </w:p>
    <w:p w14:paraId="7A3C9244" w14:textId="77777777" w:rsidR="00CB4BEB" w:rsidRPr="00A32757" w:rsidRDefault="00CB4BEB" w:rsidP="00CB4BEB">
      <w:pPr>
        <w:pStyle w:val="Overskrift7"/>
      </w:pPr>
      <w:r>
        <w:t>5.1.2.3</w:t>
      </w:r>
      <w:r w:rsidRPr="00A32757">
        <w:t xml:space="preserve">.1 </w:t>
      </w:r>
      <w:r>
        <w:t xml:space="preserve">  5001 </w:t>
      </w:r>
      <w:proofErr w:type="spellStart"/>
      <w:r>
        <w:t>Maalest_type</w:t>
      </w:r>
      <w:proofErr w:type="spellEnd"/>
      <w:r w:rsidRPr="002B12CC">
        <w:rPr>
          <w:color w:val="00B050"/>
        </w:rPr>
        <w:t xml:space="preserve"> </w:t>
      </w:r>
      <w:r>
        <w:t>(</w:t>
      </w:r>
      <w:r w:rsidRPr="004D056C">
        <w:t>d_5001_maalest_type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51"/>
        <w:gridCol w:w="1614"/>
        <w:gridCol w:w="1284"/>
        <w:gridCol w:w="8726"/>
      </w:tblGrid>
      <w:tr w:rsidR="00CB4BEB" w:rsidRPr="0051728E" w14:paraId="0E77330E" w14:textId="77777777" w:rsidTr="003C0924">
        <w:trPr>
          <w:trHeight w:val="244"/>
        </w:trPr>
        <w:tc>
          <w:tcPr>
            <w:tcW w:w="1951" w:type="dxa"/>
            <w:tcBorders>
              <w:bottom w:val="single" w:sz="4" w:space="0" w:color="auto"/>
            </w:tcBorders>
            <w:shd w:val="clear" w:color="auto" w:fill="D9D9D9"/>
            <w:vAlign w:val="center"/>
          </w:tcPr>
          <w:p w14:paraId="00C42315" w14:textId="77777777" w:rsidR="00CB4BEB" w:rsidRPr="0051728E" w:rsidRDefault="00CB4BEB" w:rsidP="003C0924">
            <w:pPr>
              <w:rPr>
                <w:rFonts w:ascii="Trebuchet MS" w:hAnsi="Trebuchet MS" w:cs="Trebuchet MS"/>
                <w:b/>
                <w:bCs/>
                <w:sz w:val="18"/>
                <w:szCs w:val="18"/>
              </w:rPr>
            </w:pPr>
            <w:proofErr w:type="spellStart"/>
            <w:r>
              <w:rPr>
                <w:rFonts w:ascii="Trebuchet MS" w:hAnsi="Trebuchet MS" w:cs="Trebuchet MS"/>
                <w:b/>
                <w:bCs/>
                <w:sz w:val="18"/>
                <w:szCs w:val="18"/>
              </w:rPr>
              <w:t>maalest_type_kode</w:t>
            </w:r>
            <w:proofErr w:type="spellEnd"/>
          </w:p>
        </w:tc>
        <w:tc>
          <w:tcPr>
            <w:tcW w:w="1614" w:type="dxa"/>
            <w:tcBorders>
              <w:bottom w:val="single" w:sz="4" w:space="0" w:color="auto"/>
            </w:tcBorders>
            <w:shd w:val="clear" w:color="auto" w:fill="D9D9D9"/>
            <w:vAlign w:val="center"/>
          </w:tcPr>
          <w:p w14:paraId="7F829126" w14:textId="77777777" w:rsidR="00CB4BEB" w:rsidRPr="0051728E" w:rsidRDefault="00CB4BEB" w:rsidP="003C0924">
            <w:pPr>
              <w:rPr>
                <w:rFonts w:ascii="Trebuchet MS" w:hAnsi="Trebuchet MS" w:cs="Trebuchet MS"/>
                <w:bCs/>
                <w:sz w:val="18"/>
                <w:szCs w:val="18"/>
              </w:rPr>
            </w:pPr>
            <w:proofErr w:type="spellStart"/>
            <w:r>
              <w:rPr>
                <w:rFonts w:ascii="Trebuchet MS" w:hAnsi="Trebuchet MS" w:cs="Trebuchet MS"/>
                <w:b/>
                <w:bCs/>
                <w:sz w:val="18"/>
                <w:szCs w:val="18"/>
              </w:rPr>
              <w:t>maalest_type</w:t>
            </w:r>
            <w:proofErr w:type="spellEnd"/>
          </w:p>
        </w:tc>
        <w:tc>
          <w:tcPr>
            <w:tcW w:w="1284" w:type="dxa"/>
            <w:tcBorders>
              <w:bottom w:val="single" w:sz="4" w:space="0" w:color="auto"/>
            </w:tcBorders>
            <w:shd w:val="clear" w:color="auto" w:fill="D9D9D9"/>
            <w:vAlign w:val="bottom"/>
          </w:tcPr>
          <w:p w14:paraId="4F076BAC"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726" w:type="dxa"/>
            <w:tcBorders>
              <w:bottom w:val="single" w:sz="4" w:space="0" w:color="auto"/>
            </w:tcBorders>
            <w:shd w:val="clear" w:color="auto" w:fill="D9D9D9"/>
            <w:vAlign w:val="bottom"/>
          </w:tcPr>
          <w:p w14:paraId="6ABA7714"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06B1565D" w14:textId="77777777" w:rsidTr="003C0924">
        <w:trPr>
          <w:trHeight w:hRule="exac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0DEE4C12" w14:textId="77777777" w:rsidR="00CB4BEB" w:rsidRPr="00E472B2" w:rsidRDefault="00CB4BEB" w:rsidP="003C0924">
            <w:pPr>
              <w:jc w:val="center"/>
              <w:rPr>
                <w:rFonts w:ascii="Trebuchet MS" w:hAnsi="Trebuchet MS" w:cs="Trebuchet MS"/>
                <w:sz w:val="18"/>
                <w:szCs w:val="18"/>
              </w:rPr>
            </w:pPr>
            <w:r w:rsidRPr="00E472B2">
              <w:rPr>
                <w:rFonts w:ascii="Trebuchet MS" w:hAnsi="Trebuchet MS" w:cs="Trebuchet MS"/>
                <w:sz w:val="18"/>
                <w:szCs w:val="18"/>
              </w:rPr>
              <w:t>1</w:t>
            </w:r>
          </w:p>
        </w:tc>
        <w:tc>
          <w:tcPr>
            <w:tcW w:w="1614" w:type="dxa"/>
            <w:tcBorders>
              <w:top w:val="single" w:sz="4" w:space="0" w:color="auto"/>
              <w:left w:val="single" w:sz="4" w:space="0" w:color="auto"/>
              <w:bottom w:val="single" w:sz="4" w:space="0" w:color="auto"/>
            </w:tcBorders>
            <w:shd w:val="clear" w:color="auto" w:fill="FFFFFF"/>
            <w:vAlign w:val="bottom"/>
          </w:tcPr>
          <w:p w14:paraId="09E919EC" w14:textId="77777777" w:rsidR="00CB4BEB" w:rsidRPr="00E472B2" w:rsidRDefault="00CB4BEB" w:rsidP="003C0924">
            <w:pPr>
              <w:rPr>
                <w:rFonts w:ascii="Trebuchet MS" w:hAnsi="Trebuchet MS"/>
                <w:sz w:val="18"/>
                <w:szCs w:val="18"/>
              </w:rPr>
            </w:pPr>
            <w:proofErr w:type="spellStart"/>
            <w:r>
              <w:rPr>
                <w:rFonts w:ascii="Trebuchet MS" w:hAnsi="Trebuchet MS" w:cs="Trebuchet MS"/>
                <w:sz w:val="18"/>
                <w:szCs w:val="18"/>
              </w:rPr>
              <w:t>Hydrometrisk</w:t>
            </w:r>
            <w:proofErr w:type="spellEnd"/>
          </w:p>
        </w:tc>
        <w:tc>
          <w:tcPr>
            <w:tcW w:w="1284" w:type="dxa"/>
            <w:tcBorders>
              <w:top w:val="single" w:sz="4" w:space="0" w:color="auto"/>
              <w:left w:val="single" w:sz="4" w:space="0" w:color="auto"/>
              <w:bottom w:val="single" w:sz="4" w:space="0" w:color="auto"/>
              <w:right w:val="single" w:sz="4" w:space="0" w:color="auto"/>
            </w:tcBorders>
            <w:shd w:val="clear" w:color="auto" w:fill="FFFFFF"/>
            <w:vAlign w:val="bottom"/>
          </w:tcPr>
          <w:p w14:paraId="4E941BD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6" w:type="dxa"/>
            <w:tcBorders>
              <w:top w:val="single" w:sz="4" w:space="0" w:color="auto"/>
              <w:left w:val="single" w:sz="4" w:space="0" w:color="auto"/>
              <w:bottom w:val="single" w:sz="4" w:space="0" w:color="auto"/>
            </w:tcBorders>
            <w:shd w:val="clear" w:color="auto" w:fill="FFFFFF"/>
            <w:vAlign w:val="bottom"/>
          </w:tcPr>
          <w:p w14:paraId="22FE0923" w14:textId="77777777" w:rsidR="00CB4BEB" w:rsidRPr="009B0BE3" w:rsidRDefault="00CB4BEB" w:rsidP="003C0924">
            <w:pPr>
              <w:rPr>
                <w:rFonts w:ascii="Trebuchet MS" w:hAnsi="Trebuchet MS" w:cs="Trebuchet MS"/>
                <w:sz w:val="18"/>
                <w:szCs w:val="18"/>
              </w:rPr>
            </w:pPr>
            <w:r>
              <w:rPr>
                <w:rFonts w:ascii="Trebuchet MS" w:hAnsi="Trebuchet MS" w:cs="Trebuchet MS"/>
                <w:sz w:val="18"/>
                <w:szCs w:val="18"/>
              </w:rPr>
              <w:t xml:space="preserve">Fysisk lokalitet hvor der er opstillet en målestation, hvor der foretages </w:t>
            </w:r>
            <w:proofErr w:type="spellStart"/>
            <w:r>
              <w:rPr>
                <w:rFonts w:ascii="Trebuchet MS" w:hAnsi="Trebuchet MS" w:cs="Trebuchet MS"/>
                <w:sz w:val="18"/>
                <w:szCs w:val="18"/>
              </w:rPr>
              <w:t>hydrometrisk</w:t>
            </w:r>
            <w:proofErr w:type="spellEnd"/>
            <w:r>
              <w:rPr>
                <w:rFonts w:ascii="Trebuchet MS" w:hAnsi="Trebuchet MS" w:cs="Trebuchet MS"/>
                <w:sz w:val="18"/>
                <w:szCs w:val="18"/>
              </w:rPr>
              <w:t xml:space="preserve"> måling</w:t>
            </w:r>
          </w:p>
        </w:tc>
      </w:tr>
      <w:tr w:rsidR="00CB4BEB" w:rsidRPr="0051728E" w14:paraId="4E6EC272" w14:textId="77777777" w:rsidTr="003C0924">
        <w:trPr>
          <w:trHeight w:hRule="exac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5C4AEEAC" w14:textId="77777777" w:rsidR="00CB4BEB" w:rsidRPr="00E472B2" w:rsidRDefault="00CB4BEB" w:rsidP="003C0924">
            <w:pPr>
              <w:jc w:val="center"/>
              <w:rPr>
                <w:rFonts w:ascii="Trebuchet MS" w:hAnsi="Trebuchet MS" w:cs="Trebuchet MS"/>
                <w:sz w:val="18"/>
                <w:szCs w:val="18"/>
              </w:rPr>
            </w:pPr>
            <w:r w:rsidRPr="00E472B2">
              <w:rPr>
                <w:rFonts w:ascii="Trebuchet MS" w:hAnsi="Trebuchet MS" w:cs="Trebuchet MS"/>
                <w:sz w:val="18"/>
                <w:szCs w:val="18"/>
              </w:rPr>
              <w:t>2</w:t>
            </w:r>
          </w:p>
        </w:tc>
        <w:tc>
          <w:tcPr>
            <w:tcW w:w="1614" w:type="dxa"/>
            <w:tcBorders>
              <w:top w:val="single" w:sz="4" w:space="0" w:color="auto"/>
              <w:left w:val="single" w:sz="4" w:space="0" w:color="auto"/>
              <w:bottom w:val="single" w:sz="4" w:space="0" w:color="auto"/>
            </w:tcBorders>
            <w:shd w:val="clear" w:color="auto" w:fill="FFFFFF"/>
            <w:vAlign w:val="bottom"/>
          </w:tcPr>
          <w:p w14:paraId="41B321DD" w14:textId="77777777" w:rsidR="00CB4BEB" w:rsidRPr="00E472B2" w:rsidRDefault="00CB4BEB" w:rsidP="003C0924">
            <w:pPr>
              <w:rPr>
                <w:rFonts w:ascii="Trebuchet MS" w:hAnsi="Trebuchet MS"/>
                <w:sz w:val="18"/>
                <w:szCs w:val="18"/>
              </w:rPr>
            </w:pPr>
            <w:r>
              <w:rPr>
                <w:rFonts w:ascii="Trebuchet MS" w:hAnsi="Trebuchet MS" w:cs="Trebuchet MS"/>
                <w:sz w:val="18"/>
                <w:szCs w:val="18"/>
              </w:rPr>
              <w:t>DVFI</w:t>
            </w:r>
          </w:p>
        </w:tc>
        <w:tc>
          <w:tcPr>
            <w:tcW w:w="1284" w:type="dxa"/>
            <w:tcBorders>
              <w:top w:val="single" w:sz="4" w:space="0" w:color="auto"/>
              <w:left w:val="single" w:sz="4" w:space="0" w:color="auto"/>
              <w:bottom w:val="single" w:sz="4" w:space="0" w:color="auto"/>
              <w:right w:val="single" w:sz="4" w:space="0" w:color="auto"/>
            </w:tcBorders>
            <w:shd w:val="clear" w:color="auto" w:fill="FFFFFF"/>
            <w:vAlign w:val="bottom"/>
          </w:tcPr>
          <w:p w14:paraId="1026EBE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6" w:type="dxa"/>
            <w:tcBorders>
              <w:top w:val="single" w:sz="4" w:space="0" w:color="auto"/>
              <w:left w:val="single" w:sz="4" w:space="0" w:color="auto"/>
              <w:bottom w:val="single" w:sz="4" w:space="0" w:color="auto"/>
            </w:tcBorders>
            <w:shd w:val="clear" w:color="auto" w:fill="FFFFFF"/>
            <w:vAlign w:val="bottom"/>
          </w:tcPr>
          <w:p w14:paraId="40350E34" w14:textId="77777777" w:rsidR="00CB4BEB" w:rsidRPr="009B0BE3" w:rsidRDefault="00CB4BEB" w:rsidP="003C0924">
            <w:pPr>
              <w:rPr>
                <w:rFonts w:ascii="Trebuchet MS" w:hAnsi="Trebuchet MS" w:cs="Trebuchet MS"/>
                <w:sz w:val="18"/>
                <w:szCs w:val="18"/>
              </w:rPr>
            </w:pPr>
            <w:r>
              <w:rPr>
                <w:rFonts w:ascii="Trebuchet MS" w:hAnsi="Trebuchet MS" w:cs="Trebuchet MS"/>
                <w:sz w:val="18"/>
                <w:szCs w:val="18"/>
              </w:rPr>
              <w:t>Dansk Vandløbs Fauna Indeks målestation. Fysisk lokalitet hvor der foretages måling</w:t>
            </w:r>
          </w:p>
        </w:tc>
      </w:tr>
      <w:tr w:rsidR="00CB4BEB" w:rsidRPr="0051728E" w14:paraId="523F1EF4" w14:textId="77777777" w:rsidTr="003C0924">
        <w:trPr>
          <w:trHeight w:hRule="exac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0A267C4A" w14:textId="77777777" w:rsidR="00CB4BEB" w:rsidRPr="00E472B2" w:rsidRDefault="00CB4BEB" w:rsidP="003C0924">
            <w:pPr>
              <w:jc w:val="center"/>
              <w:rPr>
                <w:rFonts w:ascii="Trebuchet MS" w:hAnsi="Trebuchet MS" w:cs="Trebuchet MS"/>
                <w:sz w:val="18"/>
                <w:szCs w:val="18"/>
              </w:rPr>
            </w:pPr>
            <w:r w:rsidRPr="00E472B2">
              <w:rPr>
                <w:rFonts w:ascii="Trebuchet MS" w:hAnsi="Trebuchet MS" w:cs="Trebuchet MS"/>
                <w:sz w:val="18"/>
                <w:szCs w:val="18"/>
              </w:rPr>
              <w:t>3</w:t>
            </w:r>
          </w:p>
        </w:tc>
        <w:tc>
          <w:tcPr>
            <w:tcW w:w="1614" w:type="dxa"/>
            <w:tcBorders>
              <w:top w:val="single" w:sz="4" w:space="0" w:color="auto"/>
              <w:left w:val="single" w:sz="4" w:space="0" w:color="auto"/>
              <w:bottom w:val="single" w:sz="4" w:space="0" w:color="auto"/>
            </w:tcBorders>
            <w:shd w:val="clear" w:color="auto" w:fill="FFFFFF"/>
            <w:vAlign w:val="bottom"/>
          </w:tcPr>
          <w:p w14:paraId="017AD371" w14:textId="77777777" w:rsidR="00CB4BEB" w:rsidRPr="00E472B2" w:rsidRDefault="00CB4BEB" w:rsidP="003C0924">
            <w:pPr>
              <w:rPr>
                <w:rFonts w:ascii="Trebuchet MS" w:hAnsi="Trebuchet MS"/>
                <w:sz w:val="18"/>
                <w:szCs w:val="18"/>
              </w:rPr>
            </w:pPr>
            <w:r>
              <w:rPr>
                <w:rFonts w:ascii="Trebuchet MS" w:hAnsi="Trebuchet MS"/>
                <w:sz w:val="18"/>
                <w:szCs w:val="18"/>
              </w:rPr>
              <w:t>Anden</w:t>
            </w:r>
          </w:p>
        </w:tc>
        <w:tc>
          <w:tcPr>
            <w:tcW w:w="1284" w:type="dxa"/>
            <w:tcBorders>
              <w:top w:val="single" w:sz="4" w:space="0" w:color="auto"/>
              <w:left w:val="single" w:sz="4" w:space="0" w:color="auto"/>
              <w:bottom w:val="single" w:sz="4" w:space="0" w:color="auto"/>
              <w:right w:val="single" w:sz="4" w:space="0" w:color="auto"/>
            </w:tcBorders>
            <w:shd w:val="clear" w:color="auto" w:fill="FFFFFF"/>
            <w:vAlign w:val="bottom"/>
          </w:tcPr>
          <w:p w14:paraId="600E3E2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6" w:type="dxa"/>
            <w:tcBorders>
              <w:top w:val="single" w:sz="4" w:space="0" w:color="auto"/>
              <w:left w:val="single" w:sz="4" w:space="0" w:color="auto"/>
              <w:bottom w:val="single" w:sz="4" w:space="0" w:color="auto"/>
            </w:tcBorders>
            <w:shd w:val="clear" w:color="auto" w:fill="FFFFFF"/>
            <w:vAlign w:val="bottom"/>
          </w:tcPr>
          <w:p w14:paraId="1D72A560" w14:textId="77777777" w:rsidR="00CB4BEB" w:rsidRPr="009B0BE3" w:rsidRDefault="00CB4BEB" w:rsidP="003C0924">
            <w:pPr>
              <w:rPr>
                <w:rFonts w:ascii="Trebuchet MS" w:hAnsi="Trebuchet MS" w:cs="Trebuchet MS"/>
                <w:sz w:val="18"/>
                <w:szCs w:val="18"/>
              </w:rPr>
            </w:pPr>
            <w:r>
              <w:rPr>
                <w:rFonts w:ascii="Trebuchet MS" w:hAnsi="Trebuchet MS" w:cs="Trebuchet MS"/>
                <w:sz w:val="18"/>
                <w:szCs w:val="18"/>
              </w:rPr>
              <w:t>Andet</w:t>
            </w:r>
          </w:p>
        </w:tc>
      </w:tr>
    </w:tbl>
    <w:p w14:paraId="38670225" w14:textId="77777777" w:rsidR="0093403C" w:rsidRDefault="0093403C" w:rsidP="0093403C">
      <w:bookmarkStart w:id="1233" w:name="_Toc292713302"/>
      <w:bookmarkStart w:id="1234" w:name="_Toc292865190"/>
      <w:bookmarkStart w:id="1235" w:name="_Toc63351420"/>
    </w:p>
    <w:p w14:paraId="5A9350A1" w14:textId="56B3523E" w:rsidR="00CB4BEB" w:rsidRDefault="00CB4BEB" w:rsidP="00CB4BEB">
      <w:pPr>
        <w:pStyle w:val="Overskrift2"/>
        <w:rPr>
          <w:kern w:val="32"/>
        </w:rPr>
      </w:pPr>
      <w:bookmarkStart w:id="1236" w:name="_Toc122436083"/>
      <w:r>
        <w:rPr>
          <w:kern w:val="32"/>
        </w:rPr>
        <w:t>5.1.3</w:t>
      </w:r>
      <w:r w:rsidRPr="003E226C">
        <w:rPr>
          <w:kern w:val="32"/>
        </w:rPr>
        <w:t xml:space="preserve"> Faunaspærring (5002)</w:t>
      </w:r>
      <w:bookmarkEnd w:id="1233"/>
      <w:bookmarkEnd w:id="1234"/>
      <w:bookmarkEnd w:id="1235"/>
      <w:bookmarkEnd w:id="1236"/>
    </w:p>
    <w:tbl>
      <w:tblPr>
        <w:tblW w:w="150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0"/>
        <w:gridCol w:w="1276"/>
        <w:gridCol w:w="1705"/>
        <w:gridCol w:w="3114"/>
        <w:gridCol w:w="1276"/>
        <w:gridCol w:w="1417"/>
        <w:gridCol w:w="1418"/>
        <w:gridCol w:w="2835"/>
      </w:tblGrid>
      <w:tr w:rsidR="00CB4BEB" w:rsidRPr="0051728E" w14:paraId="5C1C016D" w14:textId="77777777" w:rsidTr="003C0924">
        <w:trPr>
          <w:trHeight w:val="227"/>
        </w:trPr>
        <w:tc>
          <w:tcPr>
            <w:tcW w:w="1980" w:type="dxa"/>
            <w:tcBorders>
              <w:bottom w:val="single" w:sz="4" w:space="0" w:color="auto"/>
            </w:tcBorders>
            <w:shd w:val="clear" w:color="auto" w:fill="D9D9D9"/>
            <w:vAlign w:val="bottom"/>
          </w:tcPr>
          <w:p w14:paraId="60891018" w14:textId="77777777" w:rsidR="00CB4BEB" w:rsidRPr="0051728E" w:rsidRDefault="00CB4BEB" w:rsidP="003C0924">
            <w:pPr>
              <w:rPr>
                <w:rFonts w:ascii="Trebuchet MS" w:hAnsi="Trebuchet MS" w:cs="Trebuchet MS"/>
                <w:b/>
                <w:bCs/>
                <w:sz w:val="18"/>
                <w:szCs w:val="18"/>
              </w:rPr>
            </w:pPr>
            <w:r w:rsidRPr="0051728E">
              <w:rPr>
                <w:rFonts w:ascii="Trebuchet MS" w:hAnsi="Trebuchet MS" w:cs="Trebuchet MS"/>
                <w:b/>
                <w:bCs/>
                <w:sz w:val="18"/>
                <w:szCs w:val="18"/>
              </w:rPr>
              <w:t>Feltnavn</w:t>
            </w:r>
          </w:p>
        </w:tc>
        <w:tc>
          <w:tcPr>
            <w:tcW w:w="1276" w:type="dxa"/>
            <w:tcBorders>
              <w:bottom w:val="single" w:sz="4" w:space="0" w:color="auto"/>
            </w:tcBorders>
            <w:shd w:val="clear" w:color="auto" w:fill="D9D9D9"/>
            <w:vAlign w:val="bottom"/>
          </w:tcPr>
          <w:p w14:paraId="053B603C" w14:textId="77777777" w:rsidR="00CB4BEB" w:rsidRPr="0051728E" w:rsidRDefault="00CB4BEB" w:rsidP="003C0924">
            <w:pPr>
              <w:rPr>
                <w:rFonts w:ascii="Trebuchet MS" w:hAnsi="Trebuchet MS" w:cs="Trebuchet MS"/>
                <w:b/>
                <w:bCs/>
                <w:sz w:val="18"/>
                <w:szCs w:val="18"/>
              </w:rPr>
            </w:pPr>
            <w:r w:rsidRPr="0051728E">
              <w:rPr>
                <w:rFonts w:ascii="Trebuchet MS" w:hAnsi="Trebuchet MS" w:cs="Trebuchet MS"/>
                <w:b/>
                <w:bCs/>
                <w:sz w:val="18"/>
                <w:szCs w:val="18"/>
              </w:rPr>
              <w:t>Feltnavn</w:t>
            </w:r>
            <w:r>
              <w:rPr>
                <w:rFonts w:ascii="Trebuchet MS" w:hAnsi="Trebuchet MS" w:cs="Trebuchet MS"/>
                <w:b/>
                <w:bCs/>
                <w:sz w:val="18"/>
                <w:szCs w:val="18"/>
              </w:rPr>
              <w:t>10</w:t>
            </w:r>
          </w:p>
        </w:tc>
        <w:tc>
          <w:tcPr>
            <w:tcW w:w="4819" w:type="dxa"/>
            <w:gridSpan w:val="2"/>
            <w:tcBorders>
              <w:bottom w:val="single" w:sz="4" w:space="0" w:color="auto"/>
            </w:tcBorders>
            <w:shd w:val="clear" w:color="auto" w:fill="D9D9D9"/>
            <w:vAlign w:val="bottom"/>
          </w:tcPr>
          <w:p w14:paraId="51E7866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Formål</w:t>
            </w:r>
          </w:p>
        </w:tc>
        <w:tc>
          <w:tcPr>
            <w:tcW w:w="1276" w:type="dxa"/>
            <w:tcBorders>
              <w:bottom w:val="single" w:sz="4" w:space="0" w:color="auto"/>
            </w:tcBorders>
            <w:shd w:val="clear" w:color="auto" w:fill="D9D9D9"/>
            <w:vAlign w:val="bottom"/>
          </w:tcPr>
          <w:p w14:paraId="3A1C2ED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Datatype</w:t>
            </w:r>
          </w:p>
        </w:tc>
        <w:tc>
          <w:tcPr>
            <w:tcW w:w="1417" w:type="dxa"/>
            <w:tcBorders>
              <w:bottom w:val="single" w:sz="4" w:space="0" w:color="auto"/>
            </w:tcBorders>
            <w:shd w:val="clear" w:color="auto" w:fill="D9D9D9"/>
            <w:vAlign w:val="bottom"/>
          </w:tcPr>
          <w:p w14:paraId="663E50B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Værdiområde</w:t>
            </w:r>
          </w:p>
        </w:tc>
        <w:tc>
          <w:tcPr>
            <w:tcW w:w="1418" w:type="dxa"/>
            <w:tcBorders>
              <w:bottom w:val="single" w:sz="4" w:space="0" w:color="auto"/>
            </w:tcBorders>
            <w:shd w:val="clear" w:color="auto" w:fill="D9D9D9"/>
            <w:vAlign w:val="bottom"/>
          </w:tcPr>
          <w:p w14:paraId="7FAA5490" w14:textId="77777777" w:rsidR="00CB4BEB" w:rsidRPr="0051728E" w:rsidRDefault="00CB4BEB" w:rsidP="003C0924">
            <w:pPr>
              <w:autoSpaceDE w:val="0"/>
              <w:autoSpaceDN w:val="0"/>
              <w:adjustRightInd w:val="0"/>
              <w:rPr>
                <w:rFonts w:ascii="Trebuchet MS" w:hAnsi="Trebuchet MS" w:cs="Trebuchet MS"/>
                <w:b/>
                <w:bCs/>
                <w:sz w:val="18"/>
                <w:szCs w:val="18"/>
              </w:rPr>
            </w:pPr>
            <w:r w:rsidRPr="0051728E">
              <w:rPr>
                <w:rFonts w:ascii="Trebuchet MS" w:hAnsi="Trebuchet MS" w:cs="Trebuchet MS"/>
                <w:b/>
                <w:bCs/>
                <w:sz w:val="18"/>
                <w:szCs w:val="18"/>
              </w:rPr>
              <w:t>Obligatorisk /</w:t>
            </w:r>
          </w:p>
          <w:p w14:paraId="447B165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835" w:type="dxa"/>
            <w:shd w:val="clear" w:color="auto" w:fill="D9D9D9"/>
            <w:vAlign w:val="bottom"/>
          </w:tcPr>
          <w:p w14:paraId="4114F587"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Eksempel</w:t>
            </w:r>
          </w:p>
        </w:tc>
      </w:tr>
      <w:tr w:rsidR="00CB4BEB" w:rsidRPr="00F273B0" w14:paraId="7AF292A3" w14:textId="77777777" w:rsidTr="003C0924">
        <w:trPr>
          <w:trHeight w:hRule="exact" w:val="491"/>
        </w:trPr>
        <w:tc>
          <w:tcPr>
            <w:tcW w:w="1980" w:type="dxa"/>
            <w:tcBorders>
              <w:top w:val="single" w:sz="4" w:space="0" w:color="auto"/>
              <w:left w:val="single" w:sz="4" w:space="0" w:color="auto"/>
              <w:bottom w:val="single" w:sz="4" w:space="0" w:color="auto"/>
              <w:right w:val="single" w:sz="4" w:space="0" w:color="auto"/>
            </w:tcBorders>
            <w:shd w:val="clear" w:color="auto" w:fill="FFFFFF"/>
            <w:vAlign w:val="center"/>
          </w:tcPr>
          <w:p w14:paraId="396F9415" w14:textId="77777777" w:rsidR="00CB4BEB" w:rsidRPr="007A1ED8" w:rsidRDefault="00CB4BEB" w:rsidP="003C0924">
            <w:pPr>
              <w:rPr>
                <w:rFonts w:ascii="Trebuchet MS" w:hAnsi="Trebuchet MS"/>
                <w:sz w:val="18"/>
                <w:szCs w:val="18"/>
              </w:rPr>
            </w:pPr>
            <w:proofErr w:type="spellStart"/>
            <w:r>
              <w:rPr>
                <w:rFonts w:ascii="Trebuchet MS" w:hAnsi="Trebuchet MS"/>
                <w:sz w:val="18"/>
                <w:szCs w:val="18"/>
              </w:rPr>
              <w:t>spaerring_</w:t>
            </w:r>
            <w:r w:rsidRPr="007A1ED8">
              <w:rPr>
                <w:rFonts w:ascii="Trebuchet MS" w:hAnsi="Trebuchet MS"/>
                <w:sz w:val="18"/>
                <w:szCs w:val="18"/>
              </w:rPr>
              <w:t>nr</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0890A92C" w14:textId="77777777" w:rsidR="00CB4BEB" w:rsidRPr="007A1ED8" w:rsidRDefault="00CB4BEB" w:rsidP="003C0924">
            <w:pPr>
              <w:rPr>
                <w:rFonts w:ascii="Trebuchet MS" w:hAnsi="Trebuchet MS"/>
                <w:sz w:val="18"/>
                <w:szCs w:val="18"/>
              </w:rPr>
            </w:pPr>
            <w:proofErr w:type="spellStart"/>
            <w:r>
              <w:rPr>
                <w:rFonts w:ascii="Trebuchet MS" w:hAnsi="Trebuchet MS"/>
                <w:sz w:val="18"/>
                <w:szCs w:val="18"/>
              </w:rPr>
              <w:t>spaer_</w:t>
            </w:r>
            <w:r w:rsidRPr="007A1ED8">
              <w:rPr>
                <w:rFonts w:ascii="Trebuchet MS" w:hAnsi="Trebuchet MS"/>
                <w:sz w:val="18"/>
                <w:szCs w:val="18"/>
              </w:rPr>
              <w:t>nr</w:t>
            </w:r>
            <w:proofErr w:type="spellEnd"/>
          </w:p>
        </w:tc>
        <w:tc>
          <w:tcPr>
            <w:tcW w:w="4819"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30B6B1A9" w14:textId="77777777" w:rsidR="00CB4BEB" w:rsidRPr="007A1ED8" w:rsidRDefault="00CB4BEB" w:rsidP="003C0924">
            <w:pPr>
              <w:rPr>
                <w:rFonts w:ascii="Trebuchet MS" w:hAnsi="Trebuchet MS"/>
                <w:sz w:val="18"/>
                <w:szCs w:val="18"/>
              </w:rPr>
            </w:pPr>
            <w:proofErr w:type="spellStart"/>
            <w:r w:rsidRPr="007A1ED8">
              <w:rPr>
                <w:rFonts w:ascii="Trebuchet MS" w:hAnsi="Trebuchet MS"/>
                <w:sz w:val="18"/>
                <w:szCs w:val="18"/>
              </w:rPr>
              <w:t>Spaerrings_nr</w:t>
            </w:r>
            <w:proofErr w:type="spellEnd"/>
            <w:r>
              <w:rPr>
                <w:rFonts w:ascii="Trebuchet MS" w:hAnsi="Trebuchet MS"/>
                <w:sz w:val="18"/>
                <w:szCs w:val="18"/>
              </w:rPr>
              <w:t xml:space="preserve">. </w:t>
            </w:r>
            <w:r>
              <w:rPr>
                <w:rFonts w:ascii="Trebuchet MS" w:hAnsi="Trebuchet MS" w:cs="Trebuchet MS"/>
                <w:sz w:val="18"/>
                <w:szCs w:val="18"/>
              </w:rPr>
              <w:t>3-cifret kommunenummer efterfulgt af løbenummer opdelt med en bindestreg</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6BCA6E78"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4FFCD5C6"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0-20 tegn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1A1E13A" w14:textId="77777777" w:rsidR="00CB4BEB" w:rsidRPr="007A1ED8"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835" w:type="dxa"/>
            <w:tcBorders>
              <w:left w:val="single" w:sz="4" w:space="0" w:color="auto"/>
            </w:tcBorders>
            <w:shd w:val="clear" w:color="auto" w:fill="FFFFFF"/>
            <w:vAlign w:val="center"/>
          </w:tcPr>
          <w:p w14:paraId="2A4A2ECF" w14:textId="77777777" w:rsidR="00CB4BEB" w:rsidRPr="00765BAB" w:rsidRDefault="00CB4BEB" w:rsidP="003C0924">
            <w:pPr>
              <w:rPr>
                <w:rFonts w:ascii="Trebuchet MS" w:hAnsi="Trebuchet MS" w:cs="Trebuchet MS"/>
                <w:sz w:val="18"/>
                <w:szCs w:val="18"/>
              </w:rPr>
            </w:pPr>
            <w:r w:rsidRPr="00765BAB">
              <w:rPr>
                <w:rFonts w:ascii="Trebuchet MS" w:hAnsi="Trebuchet MS" w:cs="Trebuchet MS"/>
                <w:sz w:val="18"/>
                <w:szCs w:val="18"/>
              </w:rPr>
              <w:t>771-17</w:t>
            </w:r>
          </w:p>
        </w:tc>
      </w:tr>
      <w:tr w:rsidR="00CB4BEB" w:rsidRPr="00F273B0" w14:paraId="5F61B67D" w14:textId="77777777" w:rsidTr="003C0924">
        <w:trPr>
          <w:trHeight w:hRule="exact" w:val="255"/>
        </w:trPr>
        <w:tc>
          <w:tcPr>
            <w:tcW w:w="1980" w:type="dxa"/>
            <w:tcBorders>
              <w:top w:val="single" w:sz="4" w:space="0" w:color="auto"/>
              <w:left w:val="single" w:sz="4" w:space="0" w:color="auto"/>
              <w:bottom w:val="nil"/>
              <w:right w:val="single" w:sz="4" w:space="0" w:color="auto"/>
            </w:tcBorders>
            <w:shd w:val="clear" w:color="auto" w:fill="FFFFFF"/>
            <w:vAlign w:val="bottom"/>
          </w:tcPr>
          <w:p w14:paraId="46F07671" w14:textId="77777777" w:rsidR="00CB4BEB" w:rsidRPr="007A1ED8" w:rsidRDefault="00CB4BEB" w:rsidP="003C0924">
            <w:pPr>
              <w:rPr>
                <w:rFonts w:ascii="Trebuchet MS" w:hAnsi="Trebuchet MS"/>
                <w:sz w:val="18"/>
                <w:szCs w:val="18"/>
              </w:rPr>
            </w:pPr>
            <w:proofErr w:type="spellStart"/>
            <w:r>
              <w:rPr>
                <w:rFonts w:ascii="Trebuchet MS" w:hAnsi="Trebuchet MS"/>
                <w:sz w:val="18"/>
                <w:szCs w:val="18"/>
              </w:rPr>
              <w:t>spaerring_</w:t>
            </w:r>
            <w:r w:rsidRPr="007A1ED8">
              <w:rPr>
                <w:rFonts w:ascii="Trebuchet MS" w:hAnsi="Trebuchet MS"/>
                <w:sz w:val="18"/>
                <w:szCs w:val="18"/>
              </w:rPr>
              <w:t>type</w:t>
            </w:r>
            <w:r>
              <w:rPr>
                <w:rFonts w:ascii="Trebuchet MS" w:hAnsi="Trebuchet MS"/>
                <w:sz w:val="18"/>
                <w:szCs w:val="18"/>
              </w:rPr>
              <w:t>_kode</w:t>
            </w:r>
            <w:proofErr w:type="spellEnd"/>
          </w:p>
        </w:tc>
        <w:tc>
          <w:tcPr>
            <w:tcW w:w="1276" w:type="dxa"/>
            <w:tcBorders>
              <w:top w:val="single" w:sz="4" w:space="0" w:color="auto"/>
              <w:left w:val="single" w:sz="4" w:space="0" w:color="auto"/>
              <w:bottom w:val="nil"/>
              <w:right w:val="single" w:sz="4" w:space="0" w:color="auto"/>
            </w:tcBorders>
            <w:shd w:val="clear" w:color="auto" w:fill="FFFFFF"/>
            <w:vAlign w:val="bottom"/>
          </w:tcPr>
          <w:p w14:paraId="11FCB761" w14:textId="77777777" w:rsidR="00CB4BEB" w:rsidRDefault="00CB4BEB" w:rsidP="003C0924">
            <w:pPr>
              <w:rPr>
                <w:rFonts w:ascii="Trebuchet MS" w:hAnsi="Trebuchet MS"/>
                <w:sz w:val="18"/>
                <w:szCs w:val="18"/>
              </w:rPr>
            </w:pPr>
            <w:proofErr w:type="spellStart"/>
            <w:r>
              <w:rPr>
                <w:rFonts w:ascii="Trebuchet MS" w:hAnsi="Trebuchet MS"/>
                <w:sz w:val="18"/>
                <w:szCs w:val="18"/>
              </w:rPr>
              <w:t>spaer_ty_k</w:t>
            </w:r>
            <w:proofErr w:type="spellEnd"/>
          </w:p>
        </w:tc>
        <w:tc>
          <w:tcPr>
            <w:tcW w:w="4819" w:type="dxa"/>
            <w:gridSpan w:val="2"/>
            <w:tcBorders>
              <w:top w:val="single" w:sz="4" w:space="0" w:color="auto"/>
              <w:left w:val="single" w:sz="4" w:space="0" w:color="auto"/>
              <w:bottom w:val="nil"/>
              <w:right w:val="single" w:sz="4" w:space="0" w:color="auto"/>
            </w:tcBorders>
            <w:shd w:val="clear" w:color="auto" w:fill="FFFFFF"/>
            <w:vAlign w:val="bottom"/>
          </w:tcPr>
          <w:p w14:paraId="2713AE0D" w14:textId="77777777" w:rsidR="00CB4BEB" w:rsidRPr="007A1ED8" w:rsidRDefault="00CB4BEB" w:rsidP="003C0924">
            <w:pPr>
              <w:rPr>
                <w:rFonts w:ascii="Trebuchet MS" w:hAnsi="Trebuchet MS"/>
                <w:sz w:val="18"/>
                <w:szCs w:val="18"/>
              </w:rPr>
            </w:pPr>
            <w:r>
              <w:rPr>
                <w:rFonts w:ascii="Trebuchet MS" w:hAnsi="Trebuchet MS"/>
                <w:sz w:val="18"/>
                <w:szCs w:val="18"/>
              </w:rPr>
              <w:t>Kode for spærringstype</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3908E9D6"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25FF8AAA"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1-99</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57776004" w14:textId="77777777" w:rsidR="00CB4BEB" w:rsidRPr="00353B49"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835" w:type="dxa"/>
            <w:tcBorders>
              <w:top w:val="single" w:sz="4" w:space="0" w:color="auto"/>
              <w:left w:val="single" w:sz="4" w:space="0" w:color="auto"/>
              <w:bottom w:val="nil"/>
              <w:right w:val="single" w:sz="4" w:space="0" w:color="auto"/>
            </w:tcBorders>
            <w:shd w:val="clear" w:color="auto" w:fill="FFFFFF"/>
            <w:vAlign w:val="bottom"/>
          </w:tcPr>
          <w:p w14:paraId="19AB6581"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1</w:t>
            </w:r>
          </w:p>
        </w:tc>
      </w:tr>
      <w:tr w:rsidR="00CB4BEB" w:rsidRPr="00F273B0" w14:paraId="46984E8F" w14:textId="77777777" w:rsidTr="003C0924">
        <w:trPr>
          <w:trHeight w:hRule="exact" w:val="255"/>
        </w:trPr>
        <w:tc>
          <w:tcPr>
            <w:tcW w:w="1980" w:type="dxa"/>
            <w:tcBorders>
              <w:top w:val="single" w:sz="4" w:space="0" w:color="auto"/>
              <w:left w:val="single" w:sz="4" w:space="0" w:color="auto"/>
              <w:bottom w:val="nil"/>
              <w:right w:val="single" w:sz="4" w:space="0" w:color="auto"/>
            </w:tcBorders>
            <w:shd w:val="clear" w:color="auto" w:fill="99CCFF"/>
            <w:vAlign w:val="bottom"/>
          </w:tcPr>
          <w:p w14:paraId="42A2D531" w14:textId="77777777" w:rsidR="00CB4BEB" w:rsidRPr="007A1ED8" w:rsidRDefault="00CB4BEB" w:rsidP="003C0924">
            <w:pPr>
              <w:rPr>
                <w:rFonts w:ascii="Trebuchet MS" w:hAnsi="Trebuchet MS"/>
                <w:sz w:val="18"/>
                <w:szCs w:val="18"/>
              </w:rPr>
            </w:pPr>
            <w:proofErr w:type="spellStart"/>
            <w:r>
              <w:rPr>
                <w:rFonts w:ascii="Trebuchet MS" w:hAnsi="Trebuchet MS"/>
                <w:sz w:val="18"/>
                <w:szCs w:val="18"/>
              </w:rPr>
              <w:t>spaerring_</w:t>
            </w:r>
            <w:r w:rsidRPr="007A1ED8">
              <w:rPr>
                <w:rFonts w:ascii="Trebuchet MS" w:hAnsi="Trebuchet MS"/>
                <w:sz w:val="18"/>
                <w:szCs w:val="18"/>
              </w:rPr>
              <w:t>type</w:t>
            </w:r>
            <w:proofErr w:type="spellEnd"/>
          </w:p>
        </w:tc>
        <w:tc>
          <w:tcPr>
            <w:tcW w:w="1276" w:type="dxa"/>
            <w:tcBorders>
              <w:top w:val="single" w:sz="4" w:space="0" w:color="auto"/>
              <w:left w:val="single" w:sz="4" w:space="0" w:color="auto"/>
              <w:bottom w:val="nil"/>
              <w:right w:val="single" w:sz="4" w:space="0" w:color="auto"/>
            </w:tcBorders>
            <w:shd w:val="clear" w:color="auto" w:fill="99CCFF"/>
            <w:vAlign w:val="bottom"/>
          </w:tcPr>
          <w:p w14:paraId="7BD99555" w14:textId="77777777" w:rsidR="00CB4BEB" w:rsidRDefault="00CB4BEB" w:rsidP="003C0924">
            <w:pPr>
              <w:rPr>
                <w:rFonts w:ascii="Trebuchet MS" w:hAnsi="Trebuchet MS"/>
                <w:sz w:val="18"/>
                <w:szCs w:val="18"/>
              </w:rPr>
            </w:pPr>
            <w:proofErr w:type="spellStart"/>
            <w:r>
              <w:rPr>
                <w:rFonts w:ascii="Trebuchet MS" w:hAnsi="Trebuchet MS"/>
                <w:sz w:val="18"/>
                <w:szCs w:val="18"/>
              </w:rPr>
              <w:t>spaer_</w:t>
            </w:r>
            <w:r w:rsidRPr="007A1ED8">
              <w:rPr>
                <w:rFonts w:ascii="Trebuchet MS" w:hAnsi="Trebuchet MS"/>
                <w:sz w:val="18"/>
                <w:szCs w:val="18"/>
              </w:rPr>
              <w:t>ty</w:t>
            </w:r>
            <w:proofErr w:type="spellEnd"/>
          </w:p>
        </w:tc>
        <w:tc>
          <w:tcPr>
            <w:tcW w:w="4819" w:type="dxa"/>
            <w:gridSpan w:val="2"/>
            <w:tcBorders>
              <w:top w:val="single" w:sz="4" w:space="0" w:color="auto"/>
              <w:left w:val="single" w:sz="4" w:space="0" w:color="auto"/>
              <w:bottom w:val="nil"/>
              <w:right w:val="single" w:sz="4" w:space="0" w:color="auto"/>
            </w:tcBorders>
            <w:shd w:val="clear" w:color="auto" w:fill="99CCFF"/>
            <w:vAlign w:val="bottom"/>
          </w:tcPr>
          <w:p w14:paraId="6542EA98" w14:textId="77777777" w:rsidR="00CB4BEB" w:rsidRPr="007A1ED8" w:rsidRDefault="00CB4BEB" w:rsidP="003C0924">
            <w:pPr>
              <w:rPr>
                <w:rFonts w:ascii="Trebuchet MS" w:hAnsi="Trebuchet MS"/>
                <w:sz w:val="18"/>
                <w:szCs w:val="18"/>
              </w:rPr>
            </w:pPr>
            <w:r>
              <w:rPr>
                <w:rFonts w:ascii="Trebuchet MS" w:hAnsi="Trebuchet MS"/>
                <w:sz w:val="18"/>
                <w:szCs w:val="18"/>
              </w:rPr>
              <w:t>Spærringstype</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532EA7DA"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3FEA3FD8" w14:textId="77777777" w:rsidR="00CB4BEB" w:rsidRPr="007A1ED8" w:rsidRDefault="00CB4BEB" w:rsidP="003C0924">
            <w:pPr>
              <w:rPr>
                <w:rFonts w:ascii="Trebuchet MS" w:hAnsi="Trebuchet MS" w:cs="Trebuchet MS"/>
                <w:sz w:val="18"/>
                <w:szCs w:val="18"/>
              </w:rPr>
            </w:pPr>
            <w:r>
              <w:rPr>
                <w:rFonts w:ascii="Trebuchet MS" w:hAnsi="Trebuchet MS" w:cs="Trebuchet MS"/>
                <w:sz w:val="18"/>
                <w:szCs w:val="18"/>
              </w:rPr>
              <w:t>0-3</w:t>
            </w:r>
            <w:r w:rsidRPr="007A1ED8">
              <w:rPr>
                <w:rFonts w:ascii="Trebuchet MS" w:hAnsi="Trebuchet MS" w:cs="Trebuchet MS"/>
                <w:sz w:val="18"/>
                <w:szCs w:val="18"/>
              </w:rPr>
              <w:t>0 tegn</w:t>
            </w:r>
          </w:p>
        </w:tc>
        <w:tc>
          <w:tcPr>
            <w:tcW w:w="1418" w:type="dxa"/>
            <w:tcBorders>
              <w:top w:val="single" w:sz="4" w:space="0" w:color="auto"/>
              <w:left w:val="single" w:sz="4" w:space="0" w:color="auto"/>
              <w:bottom w:val="nil"/>
              <w:right w:val="single" w:sz="4" w:space="0" w:color="auto"/>
            </w:tcBorders>
            <w:shd w:val="clear" w:color="auto" w:fill="99CCFF"/>
            <w:vAlign w:val="bottom"/>
          </w:tcPr>
          <w:p w14:paraId="18A01FA8" w14:textId="77777777" w:rsidR="00CB4BEB" w:rsidRPr="007A1ED8"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835" w:type="dxa"/>
            <w:tcBorders>
              <w:top w:val="single" w:sz="4" w:space="0" w:color="auto"/>
              <w:left w:val="single" w:sz="4" w:space="0" w:color="auto"/>
              <w:bottom w:val="nil"/>
              <w:right w:val="single" w:sz="4" w:space="0" w:color="auto"/>
            </w:tcBorders>
            <w:shd w:val="clear" w:color="auto" w:fill="99CCFF"/>
            <w:vAlign w:val="bottom"/>
          </w:tcPr>
          <w:p w14:paraId="51EB2FDF" w14:textId="77777777" w:rsidR="00CB4BEB" w:rsidRPr="002E3755" w:rsidRDefault="00CB4BEB" w:rsidP="003C0924">
            <w:pPr>
              <w:rPr>
                <w:rFonts w:ascii="Trebuchet MS" w:hAnsi="Trebuchet MS" w:cs="Trebuchet MS"/>
                <w:sz w:val="18"/>
                <w:szCs w:val="18"/>
              </w:rPr>
            </w:pPr>
            <w:r w:rsidRPr="002E3755">
              <w:rPr>
                <w:rFonts w:ascii="Trebuchet MS" w:hAnsi="Trebuchet MS" w:cs="Trebuchet MS"/>
                <w:sz w:val="18"/>
                <w:szCs w:val="18"/>
              </w:rPr>
              <w:t>Rørgennemførsel</w:t>
            </w:r>
          </w:p>
        </w:tc>
      </w:tr>
      <w:tr w:rsidR="00CB4BEB" w:rsidRPr="00F273B0" w14:paraId="01C4A599" w14:textId="77777777" w:rsidTr="003C0924">
        <w:trPr>
          <w:trHeight w:hRule="exact" w:val="255"/>
        </w:trPr>
        <w:tc>
          <w:tcPr>
            <w:tcW w:w="1980" w:type="dxa"/>
            <w:tcBorders>
              <w:top w:val="single" w:sz="4" w:space="0" w:color="auto"/>
              <w:left w:val="single" w:sz="4" w:space="0" w:color="auto"/>
              <w:bottom w:val="single" w:sz="4" w:space="0" w:color="auto"/>
              <w:right w:val="single" w:sz="4" w:space="0" w:color="auto"/>
            </w:tcBorders>
            <w:shd w:val="clear" w:color="auto" w:fill="FFFFFF"/>
            <w:vAlign w:val="bottom"/>
          </w:tcPr>
          <w:p w14:paraId="5C0AA7E7" w14:textId="77777777" w:rsidR="00CB4BEB" w:rsidRPr="007A1ED8" w:rsidRDefault="00CB4BEB" w:rsidP="003C0924">
            <w:pPr>
              <w:rPr>
                <w:rFonts w:ascii="Trebuchet MS" w:hAnsi="Trebuchet MS"/>
                <w:sz w:val="18"/>
                <w:szCs w:val="18"/>
              </w:rPr>
            </w:pPr>
            <w:proofErr w:type="spellStart"/>
            <w:r>
              <w:rPr>
                <w:rFonts w:ascii="Trebuchet MS" w:hAnsi="Trebuchet MS"/>
                <w:sz w:val="18"/>
                <w:szCs w:val="18"/>
              </w:rPr>
              <w:t>passage_kode</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1FD82E99" w14:textId="77777777" w:rsidR="00CB4BEB" w:rsidRDefault="00CB4BEB" w:rsidP="003C0924">
            <w:pPr>
              <w:rPr>
                <w:rFonts w:ascii="Trebuchet MS" w:hAnsi="Trebuchet MS"/>
                <w:sz w:val="18"/>
                <w:szCs w:val="18"/>
              </w:rPr>
            </w:pPr>
            <w:proofErr w:type="spellStart"/>
            <w:r>
              <w:rPr>
                <w:rFonts w:ascii="Trebuchet MS" w:hAnsi="Trebuchet MS"/>
                <w:sz w:val="18"/>
                <w:szCs w:val="18"/>
              </w:rPr>
              <w:t>passage_k</w:t>
            </w:r>
            <w:proofErr w:type="spellEnd"/>
          </w:p>
        </w:tc>
        <w:tc>
          <w:tcPr>
            <w:tcW w:w="4819"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438069B7" w14:textId="77777777" w:rsidR="00CB4BEB" w:rsidRPr="007A1ED8" w:rsidRDefault="00CB4BEB" w:rsidP="003C0924">
            <w:pPr>
              <w:rPr>
                <w:rFonts w:ascii="Trebuchet MS" w:hAnsi="Trebuchet MS"/>
                <w:sz w:val="18"/>
                <w:szCs w:val="18"/>
              </w:rPr>
            </w:pPr>
            <w:r>
              <w:rPr>
                <w:rFonts w:ascii="Trebuchet MS" w:hAnsi="Trebuchet MS"/>
                <w:sz w:val="18"/>
                <w:szCs w:val="18"/>
              </w:rPr>
              <w:t>Kode for passage</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30646BEC" w14:textId="77777777" w:rsidR="00CB4BEB" w:rsidRPr="007A1ED8"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178CF96E" w14:textId="77777777" w:rsidR="00CB4BEB" w:rsidRPr="007A1ED8" w:rsidRDefault="00CB4BEB" w:rsidP="003C0924">
            <w:pPr>
              <w:rPr>
                <w:rFonts w:ascii="Trebuchet MS" w:hAnsi="Trebuchet MS" w:cs="Trebuchet MS"/>
                <w:sz w:val="18"/>
                <w:szCs w:val="18"/>
              </w:rPr>
            </w:pPr>
            <w:r>
              <w:rPr>
                <w:rFonts w:ascii="Trebuchet MS" w:hAnsi="Trebuchet MS" w:cs="Trebuchet MS"/>
                <w:sz w:val="18"/>
                <w:szCs w:val="18"/>
              </w:rPr>
              <w:t>1-99</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649A963" w14:textId="77777777" w:rsidR="00CB4BEB" w:rsidRPr="007A1ED8"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835" w:type="dxa"/>
            <w:tcBorders>
              <w:top w:val="single" w:sz="4" w:space="0" w:color="auto"/>
              <w:left w:val="single" w:sz="4" w:space="0" w:color="auto"/>
              <w:bottom w:val="single" w:sz="4" w:space="0" w:color="auto"/>
              <w:right w:val="single" w:sz="4" w:space="0" w:color="auto"/>
            </w:tcBorders>
            <w:shd w:val="clear" w:color="auto" w:fill="FFFFFF"/>
            <w:vAlign w:val="bottom"/>
          </w:tcPr>
          <w:p w14:paraId="22F3E5D3" w14:textId="77777777" w:rsidR="00CB4BEB" w:rsidRPr="007A1ED8" w:rsidRDefault="00CB4BEB" w:rsidP="003C0924">
            <w:pPr>
              <w:rPr>
                <w:rFonts w:ascii="Trebuchet MS" w:hAnsi="Trebuchet MS" w:cs="Trebuchet MS"/>
                <w:sz w:val="18"/>
                <w:szCs w:val="18"/>
              </w:rPr>
            </w:pPr>
            <w:r>
              <w:rPr>
                <w:rFonts w:ascii="Trebuchet MS" w:hAnsi="Trebuchet MS" w:cs="Trebuchet MS"/>
                <w:sz w:val="18"/>
                <w:szCs w:val="18"/>
              </w:rPr>
              <w:t>1</w:t>
            </w:r>
          </w:p>
        </w:tc>
      </w:tr>
      <w:tr w:rsidR="00CB4BEB" w:rsidRPr="00F273B0" w14:paraId="123A631B" w14:textId="77777777" w:rsidTr="003C0924">
        <w:trPr>
          <w:trHeight w:hRule="exact" w:val="255"/>
        </w:trPr>
        <w:tc>
          <w:tcPr>
            <w:tcW w:w="1980" w:type="dxa"/>
            <w:tcBorders>
              <w:top w:val="single" w:sz="4" w:space="0" w:color="auto"/>
              <w:left w:val="single" w:sz="4" w:space="0" w:color="auto"/>
              <w:bottom w:val="single" w:sz="4" w:space="0" w:color="auto"/>
              <w:right w:val="single" w:sz="4" w:space="0" w:color="auto"/>
            </w:tcBorders>
            <w:shd w:val="clear" w:color="auto" w:fill="99CCFF"/>
            <w:vAlign w:val="bottom"/>
          </w:tcPr>
          <w:p w14:paraId="70119F2B" w14:textId="77777777" w:rsidR="00CB4BEB" w:rsidRPr="007A1ED8" w:rsidRDefault="00CB4BEB" w:rsidP="003C0924">
            <w:pPr>
              <w:rPr>
                <w:rFonts w:ascii="Trebuchet MS" w:hAnsi="Trebuchet MS"/>
                <w:sz w:val="18"/>
                <w:szCs w:val="18"/>
              </w:rPr>
            </w:pPr>
            <w:r w:rsidRPr="007A1ED8">
              <w:rPr>
                <w:rFonts w:ascii="Trebuchet MS" w:hAnsi="Trebuchet MS"/>
                <w:sz w:val="18"/>
                <w:szCs w:val="18"/>
              </w:rPr>
              <w:t>passage</w:t>
            </w:r>
          </w:p>
        </w:tc>
        <w:tc>
          <w:tcPr>
            <w:tcW w:w="1276" w:type="dxa"/>
            <w:tcBorders>
              <w:top w:val="single" w:sz="4" w:space="0" w:color="auto"/>
              <w:left w:val="single" w:sz="4" w:space="0" w:color="auto"/>
              <w:bottom w:val="single" w:sz="4" w:space="0" w:color="auto"/>
              <w:right w:val="single" w:sz="4" w:space="0" w:color="auto"/>
            </w:tcBorders>
            <w:shd w:val="clear" w:color="auto" w:fill="99CCFF"/>
            <w:vAlign w:val="bottom"/>
          </w:tcPr>
          <w:p w14:paraId="6F14247D" w14:textId="77777777" w:rsidR="00CB4BEB" w:rsidRPr="007A1ED8" w:rsidRDefault="00CB4BEB" w:rsidP="003C0924">
            <w:pPr>
              <w:rPr>
                <w:rFonts w:ascii="Trebuchet MS" w:hAnsi="Trebuchet MS"/>
                <w:sz w:val="18"/>
                <w:szCs w:val="18"/>
              </w:rPr>
            </w:pPr>
            <w:r w:rsidRPr="007A1ED8">
              <w:rPr>
                <w:rFonts w:ascii="Trebuchet MS" w:hAnsi="Trebuchet MS"/>
                <w:sz w:val="18"/>
                <w:szCs w:val="18"/>
              </w:rPr>
              <w:t>passage</w:t>
            </w:r>
          </w:p>
        </w:tc>
        <w:tc>
          <w:tcPr>
            <w:tcW w:w="4819"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72C8C784" w14:textId="77777777" w:rsidR="00CB4BEB" w:rsidRPr="007A1ED8" w:rsidRDefault="00CB4BEB" w:rsidP="003C0924">
            <w:pPr>
              <w:rPr>
                <w:rFonts w:ascii="Trebuchet MS" w:hAnsi="Trebuchet MS"/>
                <w:sz w:val="18"/>
                <w:szCs w:val="18"/>
              </w:rPr>
            </w:pPr>
            <w:r w:rsidRPr="007A1ED8">
              <w:rPr>
                <w:rFonts w:ascii="Trebuchet MS" w:hAnsi="Trebuchet MS"/>
                <w:sz w:val="18"/>
                <w:szCs w:val="18"/>
              </w:rPr>
              <w:t>Passage</w:t>
            </w:r>
          </w:p>
        </w:tc>
        <w:tc>
          <w:tcPr>
            <w:tcW w:w="1276" w:type="dxa"/>
            <w:tcBorders>
              <w:top w:val="single" w:sz="4" w:space="0" w:color="auto"/>
              <w:left w:val="single" w:sz="4" w:space="0" w:color="auto"/>
              <w:bottom w:val="single" w:sz="4" w:space="0" w:color="auto"/>
              <w:right w:val="single" w:sz="4" w:space="0" w:color="auto"/>
            </w:tcBorders>
            <w:shd w:val="clear" w:color="auto" w:fill="99CCFF"/>
            <w:vAlign w:val="bottom"/>
          </w:tcPr>
          <w:p w14:paraId="1B9B19C0"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9CCFF"/>
            <w:vAlign w:val="bottom"/>
          </w:tcPr>
          <w:p w14:paraId="2837ABE6"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0</w:t>
            </w:r>
            <w:r>
              <w:rPr>
                <w:rFonts w:ascii="Trebuchet MS" w:hAnsi="Trebuchet MS" w:cs="Trebuchet MS"/>
                <w:sz w:val="18"/>
                <w:szCs w:val="18"/>
              </w:rPr>
              <w:t>-3</w:t>
            </w:r>
            <w:r w:rsidRPr="007A1ED8">
              <w:rPr>
                <w:rFonts w:ascii="Trebuchet MS" w:hAnsi="Trebuchet MS" w:cs="Trebuchet MS"/>
                <w:sz w:val="18"/>
                <w:szCs w:val="18"/>
              </w:rPr>
              <w:t>0 tegn</w:t>
            </w:r>
          </w:p>
        </w:tc>
        <w:tc>
          <w:tcPr>
            <w:tcW w:w="1418" w:type="dxa"/>
            <w:tcBorders>
              <w:top w:val="single" w:sz="4" w:space="0" w:color="auto"/>
              <w:left w:val="single" w:sz="4" w:space="0" w:color="auto"/>
              <w:bottom w:val="single" w:sz="4" w:space="0" w:color="auto"/>
              <w:right w:val="single" w:sz="4" w:space="0" w:color="auto"/>
            </w:tcBorders>
            <w:shd w:val="clear" w:color="auto" w:fill="99CCFF"/>
            <w:vAlign w:val="bottom"/>
          </w:tcPr>
          <w:p w14:paraId="7ACA6587" w14:textId="77777777" w:rsidR="00CB4BEB" w:rsidRPr="007A1ED8"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9CCFF"/>
            <w:vAlign w:val="bottom"/>
          </w:tcPr>
          <w:p w14:paraId="41A5D71E"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500</w:t>
            </w:r>
            <w:r>
              <w:rPr>
                <w:rFonts w:ascii="Trebuchet MS" w:hAnsi="Trebuchet MS" w:cs="Trebuchet MS"/>
                <w:sz w:val="18"/>
                <w:szCs w:val="18"/>
              </w:rPr>
              <w:t>2</w:t>
            </w:r>
            <w:r w:rsidRPr="007A1ED8">
              <w:rPr>
                <w:rFonts w:ascii="Trebuchet MS" w:hAnsi="Trebuchet MS" w:cs="Trebuchet MS"/>
                <w:sz w:val="18"/>
                <w:szCs w:val="18"/>
              </w:rPr>
              <w:t xml:space="preserve"> </w:t>
            </w:r>
            <w:r>
              <w:rPr>
                <w:rFonts w:ascii="Trebuchet MS" w:hAnsi="Trebuchet MS" w:cs="Trebuchet MS"/>
                <w:sz w:val="18"/>
                <w:szCs w:val="18"/>
              </w:rPr>
              <w:t>Passage</w:t>
            </w:r>
          </w:p>
        </w:tc>
      </w:tr>
      <w:tr w:rsidR="00CB4BEB" w:rsidRPr="00F273B0" w14:paraId="359ABF52" w14:textId="77777777" w:rsidTr="003C0924">
        <w:trPr>
          <w:trHeight w:hRule="exact" w:val="510"/>
        </w:trPr>
        <w:tc>
          <w:tcPr>
            <w:tcW w:w="1980" w:type="dxa"/>
            <w:tcBorders>
              <w:top w:val="single" w:sz="4" w:space="0" w:color="auto"/>
              <w:left w:val="single" w:sz="4" w:space="0" w:color="auto"/>
              <w:bottom w:val="single" w:sz="4" w:space="0" w:color="auto"/>
              <w:right w:val="single" w:sz="4" w:space="0" w:color="auto"/>
            </w:tcBorders>
            <w:shd w:val="clear" w:color="auto" w:fill="auto"/>
            <w:vAlign w:val="center"/>
          </w:tcPr>
          <w:p w14:paraId="64F8C80A" w14:textId="77777777" w:rsidR="00CB4BEB" w:rsidRPr="007A1ED8" w:rsidRDefault="00CB4BEB" w:rsidP="003C0924">
            <w:pPr>
              <w:rPr>
                <w:rFonts w:ascii="Trebuchet MS" w:hAnsi="Trebuchet MS"/>
                <w:sz w:val="18"/>
                <w:szCs w:val="18"/>
              </w:rPr>
            </w:pPr>
            <w:r w:rsidRPr="007A1ED8">
              <w:rPr>
                <w:rFonts w:ascii="Trebuchet MS" w:hAnsi="Trebuchet MS"/>
                <w:sz w:val="18"/>
                <w:szCs w:val="18"/>
              </w:rPr>
              <w:t>lokalitet</w:t>
            </w:r>
          </w:p>
        </w:tc>
        <w:tc>
          <w:tcPr>
            <w:tcW w:w="1276" w:type="dxa"/>
            <w:tcBorders>
              <w:top w:val="single" w:sz="4" w:space="0" w:color="auto"/>
              <w:left w:val="single" w:sz="4" w:space="0" w:color="auto"/>
              <w:bottom w:val="single" w:sz="4" w:space="0" w:color="auto"/>
              <w:right w:val="single" w:sz="4" w:space="0" w:color="auto"/>
            </w:tcBorders>
            <w:vAlign w:val="center"/>
          </w:tcPr>
          <w:p w14:paraId="371F218B" w14:textId="77777777" w:rsidR="00CB4BEB" w:rsidRPr="007A1ED8" w:rsidRDefault="00CB4BEB" w:rsidP="003C0924">
            <w:pPr>
              <w:rPr>
                <w:rFonts w:ascii="Trebuchet MS" w:hAnsi="Trebuchet MS"/>
                <w:sz w:val="18"/>
                <w:szCs w:val="18"/>
              </w:rPr>
            </w:pPr>
            <w:r w:rsidRPr="007A1ED8">
              <w:rPr>
                <w:rFonts w:ascii="Trebuchet MS" w:hAnsi="Trebuchet MS"/>
                <w:sz w:val="18"/>
                <w:szCs w:val="18"/>
              </w:rPr>
              <w:t>lokalitet</w:t>
            </w:r>
          </w:p>
        </w:tc>
        <w:tc>
          <w:tcPr>
            <w:tcW w:w="481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40569947" w14:textId="77777777" w:rsidR="00CB4BEB" w:rsidRPr="007A1ED8" w:rsidRDefault="00CB4BEB" w:rsidP="003C0924">
            <w:pPr>
              <w:rPr>
                <w:rFonts w:ascii="Trebuchet MS" w:hAnsi="Trebuchet MS"/>
                <w:sz w:val="18"/>
                <w:szCs w:val="18"/>
              </w:rPr>
            </w:pPr>
            <w:proofErr w:type="spellStart"/>
            <w:r w:rsidRPr="007A1ED8">
              <w:rPr>
                <w:rFonts w:ascii="Trebuchet MS" w:hAnsi="Trebuchet MS"/>
                <w:sz w:val="18"/>
                <w:szCs w:val="18"/>
              </w:rPr>
              <w:t>Lokalitetbeskrivelse</w:t>
            </w:r>
            <w:proofErr w:type="spellEnd"/>
            <w:r>
              <w:rPr>
                <w:rFonts w:ascii="Trebuchet MS" w:hAnsi="Trebuchet MS"/>
                <w:sz w:val="18"/>
                <w:szCs w:val="18"/>
              </w:rPr>
              <w:t xml:space="preserve"> til entydig genfinding/overskrift på </w:t>
            </w:r>
            <w:proofErr w:type="spellStart"/>
            <w:r>
              <w:rPr>
                <w:rFonts w:ascii="Trebuchet MS" w:hAnsi="Trebuchet MS"/>
                <w:sz w:val="18"/>
                <w:szCs w:val="18"/>
              </w:rPr>
              <w:t>oversigtkort</w:t>
            </w:r>
            <w:proofErr w:type="spellEnd"/>
            <w:r w:rsidRPr="007A1ED8">
              <w:rPr>
                <w:rFonts w:ascii="Trebuchet MS" w:hAnsi="Trebuchet MS"/>
                <w:sz w:val="18"/>
                <w:szCs w:val="18"/>
              </w:rPr>
              <w:t xml:space="preserve"> </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55431315"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093FE1C0"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0-128 tegn</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72C44369" w14:textId="77777777" w:rsidR="00CB4BEB" w:rsidRPr="007A1ED8"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835" w:type="dxa"/>
            <w:tcBorders>
              <w:left w:val="single" w:sz="4" w:space="0" w:color="auto"/>
            </w:tcBorders>
            <w:shd w:val="clear" w:color="auto" w:fill="auto"/>
            <w:vAlign w:val="bottom"/>
          </w:tcPr>
          <w:p w14:paraId="6E5B09FA" w14:textId="77777777" w:rsidR="00CB4BEB" w:rsidRPr="00765BAB" w:rsidRDefault="00CB4BEB" w:rsidP="003C0924">
            <w:pPr>
              <w:rPr>
                <w:rFonts w:ascii="Trebuchet MS" w:hAnsi="Trebuchet MS" w:cs="Trebuchet MS"/>
                <w:sz w:val="18"/>
                <w:szCs w:val="18"/>
              </w:rPr>
            </w:pPr>
            <w:r w:rsidRPr="00765BAB">
              <w:rPr>
                <w:rFonts w:ascii="Trebuchet MS" w:hAnsi="Trebuchet MS" w:cs="Trebuchet MS"/>
                <w:sz w:val="18"/>
                <w:szCs w:val="18"/>
              </w:rPr>
              <w:t xml:space="preserve">Opstemning ved sø nord for </w:t>
            </w:r>
            <w:proofErr w:type="spellStart"/>
            <w:r w:rsidRPr="00765BAB">
              <w:rPr>
                <w:rFonts w:ascii="Trebuchet MS" w:hAnsi="Trebuchet MS" w:cs="Trebuchet MS"/>
                <w:sz w:val="18"/>
                <w:szCs w:val="18"/>
              </w:rPr>
              <w:t>Trimmelskovgå</w:t>
            </w:r>
            <w:r>
              <w:rPr>
                <w:rFonts w:ascii="Trebuchet MS" w:hAnsi="Trebuchet MS" w:cs="Trebuchet MS"/>
                <w:sz w:val="18"/>
                <w:szCs w:val="18"/>
              </w:rPr>
              <w:t>rd</w:t>
            </w:r>
            <w:proofErr w:type="spellEnd"/>
          </w:p>
        </w:tc>
      </w:tr>
      <w:tr w:rsidR="00CB4BEB" w:rsidRPr="00F273B0" w14:paraId="461D403A" w14:textId="77777777" w:rsidTr="003C0924">
        <w:trPr>
          <w:trHeight w:hRule="exact" w:val="255"/>
        </w:trPr>
        <w:tc>
          <w:tcPr>
            <w:tcW w:w="1980" w:type="dxa"/>
            <w:tcBorders>
              <w:top w:val="single" w:sz="4" w:space="0" w:color="auto"/>
              <w:left w:val="single" w:sz="4" w:space="0" w:color="auto"/>
              <w:bottom w:val="single" w:sz="4" w:space="0" w:color="auto"/>
              <w:right w:val="single" w:sz="4" w:space="0" w:color="auto"/>
            </w:tcBorders>
            <w:shd w:val="clear" w:color="auto" w:fill="auto"/>
            <w:vAlign w:val="bottom"/>
          </w:tcPr>
          <w:p w14:paraId="0CAA7E3D" w14:textId="77777777" w:rsidR="00CB4BEB" w:rsidRPr="007A1ED8" w:rsidRDefault="00CB4BEB" w:rsidP="003C0924">
            <w:pPr>
              <w:rPr>
                <w:rFonts w:ascii="Trebuchet MS" w:hAnsi="Trebuchet MS"/>
                <w:sz w:val="18"/>
                <w:szCs w:val="18"/>
              </w:rPr>
            </w:pPr>
            <w:proofErr w:type="spellStart"/>
            <w:r w:rsidRPr="007A1ED8">
              <w:rPr>
                <w:rFonts w:ascii="Trebuchet MS" w:hAnsi="Trebuchet MS"/>
                <w:sz w:val="18"/>
                <w:szCs w:val="18"/>
              </w:rPr>
              <w:t>vandloebsys</w:t>
            </w:r>
            <w:r>
              <w:rPr>
                <w:rFonts w:ascii="Trebuchet MS" w:hAnsi="Trebuchet MS"/>
                <w:sz w:val="18"/>
                <w:szCs w:val="18"/>
              </w:rPr>
              <w:t>tem</w:t>
            </w:r>
            <w:proofErr w:type="spellEnd"/>
          </w:p>
        </w:tc>
        <w:tc>
          <w:tcPr>
            <w:tcW w:w="1276" w:type="dxa"/>
            <w:tcBorders>
              <w:top w:val="single" w:sz="4" w:space="0" w:color="auto"/>
              <w:left w:val="single" w:sz="4" w:space="0" w:color="auto"/>
              <w:bottom w:val="single" w:sz="4" w:space="0" w:color="auto"/>
              <w:right w:val="single" w:sz="4" w:space="0" w:color="auto"/>
            </w:tcBorders>
            <w:vAlign w:val="bottom"/>
          </w:tcPr>
          <w:p w14:paraId="03B9AEA6" w14:textId="77777777" w:rsidR="00CB4BEB" w:rsidRPr="00C22074" w:rsidRDefault="00CB4BEB" w:rsidP="003C0924">
            <w:pPr>
              <w:rPr>
                <w:rFonts w:ascii="Trebuchet MS" w:hAnsi="Trebuchet MS"/>
                <w:sz w:val="18"/>
                <w:szCs w:val="18"/>
              </w:rPr>
            </w:pPr>
            <w:proofErr w:type="spellStart"/>
            <w:r>
              <w:rPr>
                <w:rFonts w:ascii="Trebuchet MS" w:hAnsi="Trebuchet MS"/>
                <w:sz w:val="18"/>
                <w:szCs w:val="18"/>
              </w:rPr>
              <w:t>v</w:t>
            </w:r>
            <w:r w:rsidRPr="007A1ED8">
              <w:rPr>
                <w:rFonts w:ascii="Trebuchet MS" w:hAnsi="Trebuchet MS"/>
                <w:sz w:val="18"/>
                <w:szCs w:val="18"/>
              </w:rPr>
              <w:t>andl</w:t>
            </w:r>
            <w:r>
              <w:rPr>
                <w:rFonts w:ascii="Trebuchet MS" w:hAnsi="Trebuchet MS"/>
                <w:sz w:val="18"/>
                <w:szCs w:val="18"/>
              </w:rPr>
              <w:t>_</w:t>
            </w:r>
            <w:r w:rsidRPr="007A1ED8">
              <w:rPr>
                <w:rFonts w:ascii="Trebuchet MS" w:hAnsi="Trebuchet MS"/>
                <w:sz w:val="18"/>
                <w:szCs w:val="18"/>
              </w:rPr>
              <w:t>sys</w:t>
            </w:r>
            <w:r>
              <w:rPr>
                <w:rFonts w:ascii="Trebuchet MS" w:hAnsi="Trebuchet MS"/>
                <w:sz w:val="18"/>
                <w:szCs w:val="18"/>
              </w:rPr>
              <w:t>t</w:t>
            </w:r>
            <w:proofErr w:type="spellEnd"/>
          </w:p>
        </w:tc>
        <w:tc>
          <w:tcPr>
            <w:tcW w:w="481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056DCA89" w14:textId="77777777" w:rsidR="00CB4BEB" w:rsidRPr="007A1ED8" w:rsidRDefault="00CB4BEB" w:rsidP="003C0924">
            <w:pPr>
              <w:rPr>
                <w:rFonts w:ascii="Trebuchet MS" w:hAnsi="Trebuchet MS"/>
                <w:sz w:val="18"/>
                <w:szCs w:val="18"/>
              </w:rPr>
            </w:pPr>
            <w:r w:rsidRPr="00C22074">
              <w:rPr>
                <w:rFonts w:ascii="Trebuchet MS" w:hAnsi="Trebuchet MS"/>
                <w:sz w:val="18"/>
                <w:szCs w:val="18"/>
              </w:rPr>
              <w:t>Vandløbssystem som objektet ligger i/ved.</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5FFF8E09"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9F8C5CF"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0-128 tegn</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07C98E8A" w14:textId="77777777" w:rsidR="00CB4BEB" w:rsidRPr="007A1ED8"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835" w:type="dxa"/>
            <w:tcBorders>
              <w:left w:val="single" w:sz="4" w:space="0" w:color="auto"/>
            </w:tcBorders>
            <w:shd w:val="clear" w:color="auto" w:fill="auto"/>
            <w:vAlign w:val="bottom"/>
          </w:tcPr>
          <w:p w14:paraId="5A6DECAB" w14:textId="77777777" w:rsidR="00CB4BEB" w:rsidRPr="00765BAB" w:rsidRDefault="00CB4BEB" w:rsidP="003C0924">
            <w:pPr>
              <w:rPr>
                <w:rFonts w:ascii="Trebuchet MS" w:hAnsi="Trebuchet MS" w:cs="Trebuchet MS"/>
                <w:sz w:val="18"/>
                <w:szCs w:val="18"/>
              </w:rPr>
            </w:pPr>
            <w:r w:rsidRPr="00765BAB">
              <w:rPr>
                <w:rFonts w:ascii="Trebuchet MS" w:hAnsi="Trebuchet MS" w:cs="Trebuchet MS"/>
                <w:sz w:val="18"/>
                <w:szCs w:val="18"/>
              </w:rPr>
              <w:t>Naderup Bæk</w:t>
            </w:r>
          </w:p>
        </w:tc>
      </w:tr>
      <w:tr w:rsidR="00CB4BEB" w:rsidRPr="00F273B0" w14:paraId="41440E03" w14:textId="77777777" w:rsidTr="003C0924">
        <w:trPr>
          <w:trHeight w:hRule="exact" w:val="272"/>
        </w:trPr>
        <w:tc>
          <w:tcPr>
            <w:tcW w:w="1980" w:type="dxa"/>
            <w:tcBorders>
              <w:top w:val="single" w:sz="4" w:space="0" w:color="auto"/>
              <w:left w:val="single" w:sz="4" w:space="0" w:color="auto"/>
              <w:bottom w:val="nil"/>
              <w:right w:val="single" w:sz="4" w:space="0" w:color="auto"/>
            </w:tcBorders>
            <w:shd w:val="clear" w:color="auto" w:fill="FFFFFF"/>
            <w:vAlign w:val="center"/>
          </w:tcPr>
          <w:p w14:paraId="6B35BE52" w14:textId="77777777" w:rsidR="00CB4BEB" w:rsidRPr="007A1ED8" w:rsidRDefault="00CB4BEB" w:rsidP="003C0924">
            <w:pPr>
              <w:rPr>
                <w:rFonts w:ascii="Trebuchet MS" w:hAnsi="Trebuchet MS"/>
                <w:sz w:val="18"/>
                <w:szCs w:val="18"/>
              </w:rPr>
            </w:pPr>
            <w:proofErr w:type="spellStart"/>
            <w:r w:rsidRPr="007A1ED8">
              <w:rPr>
                <w:rFonts w:ascii="Trebuchet MS" w:hAnsi="Trebuchet MS"/>
                <w:sz w:val="18"/>
                <w:szCs w:val="18"/>
              </w:rPr>
              <w:t>saneret</w:t>
            </w:r>
            <w:r>
              <w:rPr>
                <w:rFonts w:ascii="Trebuchet MS" w:hAnsi="Trebuchet MS"/>
                <w:sz w:val="18"/>
                <w:szCs w:val="18"/>
              </w:rPr>
              <w:t>_aar</w:t>
            </w:r>
            <w:proofErr w:type="spellEnd"/>
          </w:p>
        </w:tc>
        <w:tc>
          <w:tcPr>
            <w:tcW w:w="1276" w:type="dxa"/>
            <w:tcBorders>
              <w:top w:val="single" w:sz="4" w:space="0" w:color="auto"/>
              <w:left w:val="single" w:sz="4" w:space="0" w:color="auto"/>
              <w:bottom w:val="nil"/>
              <w:right w:val="single" w:sz="4" w:space="0" w:color="auto"/>
            </w:tcBorders>
            <w:shd w:val="clear" w:color="auto" w:fill="FFFFFF"/>
            <w:vAlign w:val="center"/>
          </w:tcPr>
          <w:p w14:paraId="07D3340C" w14:textId="77777777" w:rsidR="00CB4BEB" w:rsidRDefault="00CB4BEB" w:rsidP="003C0924">
            <w:pPr>
              <w:rPr>
                <w:rFonts w:ascii="Trebuchet MS" w:hAnsi="Trebuchet MS" w:cs="Trebuchet MS"/>
                <w:sz w:val="18"/>
                <w:szCs w:val="18"/>
              </w:rPr>
            </w:pPr>
            <w:proofErr w:type="spellStart"/>
            <w:r>
              <w:rPr>
                <w:rFonts w:ascii="Trebuchet MS" w:hAnsi="Trebuchet MS"/>
                <w:sz w:val="18"/>
                <w:szCs w:val="18"/>
              </w:rPr>
              <w:t>saner_aar</w:t>
            </w:r>
            <w:proofErr w:type="spellEnd"/>
          </w:p>
        </w:tc>
        <w:tc>
          <w:tcPr>
            <w:tcW w:w="4819" w:type="dxa"/>
            <w:gridSpan w:val="2"/>
            <w:tcBorders>
              <w:top w:val="single" w:sz="4" w:space="0" w:color="auto"/>
              <w:left w:val="single" w:sz="4" w:space="0" w:color="auto"/>
              <w:bottom w:val="nil"/>
              <w:right w:val="single" w:sz="4" w:space="0" w:color="auto"/>
            </w:tcBorders>
            <w:shd w:val="clear" w:color="auto" w:fill="FFFFFF"/>
            <w:vAlign w:val="bottom"/>
          </w:tcPr>
          <w:p w14:paraId="4C806555" w14:textId="77777777" w:rsidR="00CB4BEB" w:rsidRPr="007A1ED8" w:rsidRDefault="00CB4BEB" w:rsidP="003C0924">
            <w:pPr>
              <w:rPr>
                <w:rFonts w:ascii="Trebuchet MS" w:hAnsi="Trebuchet MS"/>
                <w:sz w:val="18"/>
                <w:szCs w:val="18"/>
              </w:rPr>
            </w:pPr>
            <w:r>
              <w:rPr>
                <w:rFonts w:ascii="Trebuchet MS" w:hAnsi="Trebuchet MS" w:cs="Trebuchet MS"/>
                <w:sz w:val="18"/>
                <w:szCs w:val="18"/>
              </w:rPr>
              <w:t>Årstal der angiver hvilket år spærringen er saneret</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74BC57D3" w14:textId="77777777" w:rsidR="00CB4BEB" w:rsidRPr="007A1ED8" w:rsidRDefault="00CB4BEB" w:rsidP="003C0924">
            <w:pPr>
              <w:rPr>
                <w:rFonts w:ascii="Trebuchet MS" w:hAnsi="Trebuchet MS" w:cs="Trebuchet MS"/>
                <w:sz w:val="18"/>
                <w:szCs w:val="18"/>
              </w:rPr>
            </w:pPr>
            <w:r>
              <w:rPr>
                <w:rFonts w:ascii="Trebuchet MS" w:hAnsi="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788233B5" w14:textId="77777777" w:rsidR="00CB4BEB" w:rsidRPr="00656D1C" w:rsidRDefault="00CB4BEB" w:rsidP="003C0924">
            <w:pPr>
              <w:rPr>
                <w:rFonts w:ascii="Trebuchet MS" w:hAnsi="Trebuchet MS" w:cs="Trebuchet MS"/>
                <w:sz w:val="18"/>
                <w:szCs w:val="18"/>
              </w:rPr>
            </w:pPr>
            <w:r>
              <w:rPr>
                <w:rFonts w:ascii="Trebuchet MS" w:hAnsi="Trebuchet MS" w:cs="Trebuchet MS"/>
                <w:sz w:val="18"/>
                <w:szCs w:val="18"/>
              </w:rPr>
              <w:t>1800-2999</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3606A2E9" w14:textId="77777777" w:rsidR="00CB4BEB" w:rsidRPr="007A1ED8"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FFFFFF"/>
            <w:vAlign w:val="center"/>
          </w:tcPr>
          <w:p w14:paraId="37A49DBC"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 </w:t>
            </w:r>
            <w:r>
              <w:rPr>
                <w:rFonts w:ascii="Trebuchet MS" w:hAnsi="Trebuchet MS" w:cs="Trebuchet MS"/>
                <w:sz w:val="18"/>
                <w:szCs w:val="18"/>
              </w:rPr>
              <w:t>2001</w:t>
            </w:r>
          </w:p>
        </w:tc>
      </w:tr>
      <w:tr w:rsidR="00CB4BEB" w:rsidRPr="00F273B0" w14:paraId="0A23E049" w14:textId="77777777" w:rsidTr="003C0924">
        <w:trPr>
          <w:trHeight w:hRule="exact" w:val="255"/>
        </w:trPr>
        <w:tc>
          <w:tcPr>
            <w:tcW w:w="1980" w:type="dxa"/>
            <w:tcBorders>
              <w:top w:val="single" w:sz="4" w:space="0" w:color="auto"/>
              <w:left w:val="single" w:sz="4" w:space="0" w:color="auto"/>
              <w:bottom w:val="single" w:sz="4" w:space="0" w:color="auto"/>
              <w:right w:val="single" w:sz="4" w:space="0" w:color="auto"/>
            </w:tcBorders>
            <w:shd w:val="clear" w:color="auto" w:fill="FFFFFF"/>
            <w:vAlign w:val="bottom"/>
          </w:tcPr>
          <w:p w14:paraId="6ADA6553" w14:textId="77777777" w:rsidR="00CB4BEB" w:rsidRPr="007A1ED8" w:rsidRDefault="00CB4BEB" w:rsidP="003C0924">
            <w:pPr>
              <w:rPr>
                <w:rFonts w:ascii="Trebuchet MS" w:hAnsi="Trebuchet MS"/>
                <w:sz w:val="18"/>
                <w:szCs w:val="18"/>
              </w:rPr>
            </w:pPr>
            <w:r w:rsidRPr="007A1ED8">
              <w:rPr>
                <w:rFonts w:ascii="Trebuchet MS" w:hAnsi="Trebuchet MS"/>
                <w:sz w:val="18"/>
                <w:szCs w:val="18"/>
              </w:rPr>
              <w:t>prioritet</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576E11FE" w14:textId="77777777" w:rsidR="00CB4BEB" w:rsidRPr="007A1ED8" w:rsidRDefault="00CB4BEB" w:rsidP="003C0924">
            <w:pPr>
              <w:rPr>
                <w:rFonts w:ascii="Trebuchet MS" w:hAnsi="Trebuchet MS"/>
                <w:sz w:val="18"/>
                <w:szCs w:val="18"/>
              </w:rPr>
            </w:pPr>
            <w:r w:rsidRPr="007A1ED8">
              <w:rPr>
                <w:rFonts w:ascii="Trebuchet MS" w:hAnsi="Trebuchet MS"/>
                <w:sz w:val="18"/>
                <w:szCs w:val="18"/>
              </w:rPr>
              <w:t>prioritet</w:t>
            </w:r>
          </w:p>
        </w:tc>
        <w:tc>
          <w:tcPr>
            <w:tcW w:w="4819"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34B52C65" w14:textId="77777777" w:rsidR="00CB4BEB" w:rsidRPr="007A1ED8" w:rsidRDefault="00CB4BEB" w:rsidP="003C0924">
            <w:pPr>
              <w:rPr>
                <w:rFonts w:ascii="Trebuchet MS" w:hAnsi="Trebuchet MS"/>
                <w:sz w:val="18"/>
                <w:szCs w:val="18"/>
              </w:rPr>
            </w:pPr>
            <w:r w:rsidRPr="007A1ED8">
              <w:rPr>
                <w:rFonts w:ascii="Trebuchet MS" w:hAnsi="Trebuchet MS"/>
                <w:sz w:val="18"/>
                <w:szCs w:val="18"/>
              </w:rPr>
              <w:t>Prioritet</w:t>
            </w:r>
            <w:r>
              <w:rPr>
                <w:rFonts w:ascii="Trebuchet MS" w:hAnsi="Trebuchet MS"/>
                <w:sz w:val="18"/>
                <w:szCs w:val="18"/>
              </w:rPr>
              <w:t xml:space="preserve"> for ophævelse af spærring.</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2574E07B" w14:textId="77777777" w:rsidR="00CB4BEB" w:rsidRPr="007A1ED8" w:rsidRDefault="00CB4BEB" w:rsidP="003C0924">
            <w:pPr>
              <w:rPr>
                <w:rFonts w:ascii="Trebuchet MS" w:hAnsi="Trebuchet MS" w:cs="Trebuchet MS"/>
                <w:sz w:val="18"/>
                <w:szCs w:val="18"/>
              </w:rPr>
            </w:pPr>
            <w:r>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0FD49498" w14:textId="77777777" w:rsidR="00CB4BEB" w:rsidRPr="007A1ED8" w:rsidRDefault="00CB4BEB" w:rsidP="003C0924">
            <w:pPr>
              <w:rPr>
                <w:rFonts w:ascii="Trebuchet MS" w:hAnsi="Trebuchet MS"/>
                <w:sz w:val="18"/>
                <w:szCs w:val="18"/>
              </w:rPr>
            </w:pPr>
            <w:r>
              <w:rPr>
                <w:rFonts w:ascii="Trebuchet MS" w:hAnsi="Trebuchet MS"/>
                <w:sz w:val="18"/>
                <w:szCs w:val="18"/>
              </w:rPr>
              <w:t>1-9</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95550C0" w14:textId="77777777" w:rsidR="00CB4BEB" w:rsidRPr="007A1ED8"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FFFFFF"/>
            <w:vAlign w:val="bottom"/>
          </w:tcPr>
          <w:p w14:paraId="0907C52C"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 </w:t>
            </w:r>
            <w:r>
              <w:rPr>
                <w:rFonts w:ascii="Trebuchet MS" w:hAnsi="Trebuchet MS" w:cs="Trebuchet MS"/>
                <w:sz w:val="18"/>
                <w:szCs w:val="18"/>
              </w:rPr>
              <w:t>3</w:t>
            </w:r>
          </w:p>
        </w:tc>
      </w:tr>
      <w:tr w:rsidR="00CB4BEB" w:rsidRPr="00F273B0" w14:paraId="62742EF1" w14:textId="77777777" w:rsidTr="003C0924">
        <w:trPr>
          <w:trHeight w:hRule="exact" w:val="255"/>
        </w:trPr>
        <w:tc>
          <w:tcPr>
            <w:tcW w:w="1980" w:type="dxa"/>
            <w:tcBorders>
              <w:top w:val="single" w:sz="4" w:space="0" w:color="auto"/>
              <w:left w:val="single" w:sz="4" w:space="0" w:color="auto"/>
              <w:bottom w:val="single" w:sz="4" w:space="0" w:color="auto"/>
              <w:right w:val="single" w:sz="4" w:space="0" w:color="auto"/>
            </w:tcBorders>
            <w:shd w:val="clear" w:color="auto" w:fill="FFFFFF"/>
            <w:vAlign w:val="bottom"/>
          </w:tcPr>
          <w:p w14:paraId="1D6005F2" w14:textId="77777777" w:rsidR="00CB4BEB" w:rsidRPr="007A1ED8" w:rsidRDefault="00CB4BEB" w:rsidP="003C0924">
            <w:pPr>
              <w:rPr>
                <w:rFonts w:ascii="Trebuchet MS" w:hAnsi="Trebuchet MS"/>
                <w:sz w:val="18"/>
                <w:szCs w:val="18"/>
              </w:rPr>
            </w:pPr>
            <w:proofErr w:type="spellStart"/>
            <w:r>
              <w:rPr>
                <w:rFonts w:ascii="Trebuchet MS" w:hAnsi="Trebuchet MS"/>
                <w:sz w:val="18"/>
                <w:szCs w:val="18"/>
              </w:rPr>
              <w:t>passage_ansvarlig</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07D0DBF3" w14:textId="77777777" w:rsidR="00CB4BEB" w:rsidRDefault="00CB4BEB" w:rsidP="003C0924">
            <w:pPr>
              <w:rPr>
                <w:rFonts w:ascii="Trebuchet MS" w:hAnsi="Trebuchet MS"/>
                <w:sz w:val="18"/>
                <w:szCs w:val="18"/>
              </w:rPr>
            </w:pPr>
            <w:proofErr w:type="spellStart"/>
            <w:r>
              <w:rPr>
                <w:rFonts w:ascii="Trebuchet MS" w:hAnsi="Trebuchet MS"/>
                <w:sz w:val="18"/>
                <w:szCs w:val="18"/>
              </w:rPr>
              <w:t>passag_ans</w:t>
            </w:r>
            <w:proofErr w:type="spellEnd"/>
          </w:p>
        </w:tc>
        <w:tc>
          <w:tcPr>
            <w:tcW w:w="4819"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7292B43E" w14:textId="77777777" w:rsidR="00CB4BEB" w:rsidRPr="007A1ED8" w:rsidRDefault="00CB4BEB" w:rsidP="003C0924">
            <w:pPr>
              <w:rPr>
                <w:rFonts w:ascii="Trebuchet MS" w:hAnsi="Trebuchet MS"/>
                <w:sz w:val="18"/>
                <w:szCs w:val="18"/>
              </w:rPr>
            </w:pPr>
            <w:r>
              <w:rPr>
                <w:rFonts w:ascii="Trebuchet MS" w:hAnsi="Trebuchet MS"/>
                <w:sz w:val="18"/>
                <w:szCs w:val="18"/>
              </w:rPr>
              <w:t>Ansvarlig for vedligeholdelsen af passagen</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0119ACDB"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51090AA0"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0-128 tegn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2E97763" w14:textId="77777777" w:rsidR="00CB4BEB" w:rsidRPr="007A1ED8"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FFFFFF"/>
            <w:vAlign w:val="bottom"/>
          </w:tcPr>
          <w:p w14:paraId="3195FF69" w14:textId="77777777" w:rsidR="00CB4BEB" w:rsidRPr="007A1ED8" w:rsidRDefault="00CB4BEB" w:rsidP="003C0924">
            <w:pPr>
              <w:rPr>
                <w:rFonts w:ascii="Trebuchet MS" w:hAnsi="Trebuchet MS" w:cs="Trebuchet MS"/>
                <w:sz w:val="18"/>
                <w:szCs w:val="18"/>
              </w:rPr>
            </w:pPr>
            <w:r>
              <w:rPr>
                <w:rFonts w:ascii="Trebuchet MS" w:hAnsi="Trebuchet MS" w:cs="Trebuchet MS"/>
                <w:sz w:val="18"/>
                <w:szCs w:val="18"/>
              </w:rPr>
              <w:t>Anders Pedersen</w:t>
            </w:r>
          </w:p>
        </w:tc>
      </w:tr>
      <w:tr w:rsidR="00CB4BEB" w:rsidRPr="00F273B0" w14:paraId="09737CFE" w14:textId="77777777" w:rsidTr="003C0924">
        <w:trPr>
          <w:trHeight w:hRule="exact" w:val="255"/>
        </w:trPr>
        <w:tc>
          <w:tcPr>
            <w:tcW w:w="1980" w:type="dxa"/>
            <w:tcBorders>
              <w:top w:val="single" w:sz="4" w:space="0" w:color="auto"/>
              <w:left w:val="single" w:sz="4" w:space="0" w:color="auto"/>
              <w:bottom w:val="single" w:sz="4" w:space="0" w:color="auto"/>
              <w:right w:val="single" w:sz="4" w:space="0" w:color="auto"/>
            </w:tcBorders>
            <w:shd w:val="clear" w:color="auto" w:fill="97DDBA"/>
            <w:vAlign w:val="bottom"/>
          </w:tcPr>
          <w:p w14:paraId="1E39BE8D"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link</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284FE963" w14:textId="77777777" w:rsidR="00CB4BEB" w:rsidRPr="0014307B" w:rsidRDefault="00CB4BEB" w:rsidP="003C0924">
            <w:pPr>
              <w:rPr>
                <w:rFonts w:ascii="Trebuchet MS" w:hAnsi="Trebuchet MS" w:cs="Trebuchet MS"/>
                <w:sz w:val="18"/>
                <w:szCs w:val="18"/>
              </w:rPr>
            </w:pPr>
          </w:p>
        </w:tc>
        <w:tc>
          <w:tcPr>
            <w:tcW w:w="11765"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1CB93D5B"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5ADA1A61" w14:textId="77777777" w:rsidTr="003C0924">
        <w:trPr>
          <w:trHeight w:hRule="exact" w:val="255"/>
        </w:trPr>
        <w:tc>
          <w:tcPr>
            <w:tcW w:w="4961" w:type="dxa"/>
            <w:gridSpan w:val="3"/>
            <w:tcBorders>
              <w:top w:val="single" w:sz="4" w:space="0" w:color="auto"/>
              <w:left w:val="nil"/>
              <w:bottom w:val="nil"/>
              <w:right w:val="nil"/>
            </w:tcBorders>
            <w:shd w:val="clear" w:color="auto" w:fill="99CCFF"/>
          </w:tcPr>
          <w:p w14:paraId="2E8EC0D7" w14:textId="77777777" w:rsidR="00CB4BEB" w:rsidRPr="0051728E" w:rsidRDefault="00CB4BEB" w:rsidP="003C0924">
            <w:pPr>
              <w:rPr>
                <w:rFonts w:ascii="Trebuchet MS" w:hAnsi="Trebuchet MS" w:cs="Trebuchet MS"/>
                <w:i/>
                <w:iCs/>
                <w:sz w:val="18"/>
                <w:szCs w:val="18"/>
              </w:rPr>
            </w:pPr>
          </w:p>
        </w:tc>
        <w:tc>
          <w:tcPr>
            <w:tcW w:w="10060" w:type="dxa"/>
            <w:gridSpan w:val="5"/>
            <w:tcBorders>
              <w:top w:val="single" w:sz="4" w:space="0" w:color="auto"/>
              <w:left w:val="nil"/>
              <w:bottom w:val="nil"/>
              <w:right w:val="nil"/>
            </w:tcBorders>
            <w:shd w:val="clear" w:color="auto" w:fill="99CCFF"/>
            <w:vAlign w:val="center"/>
          </w:tcPr>
          <w:p w14:paraId="3588C42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i/>
                <w:iCs/>
                <w:sz w:val="18"/>
                <w:szCs w:val="18"/>
              </w:rPr>
              <w:t xml:space="preserve">Felter markeret med blå er </w:t>
            </w:r>
            <w:r>
              <w:rPr>
                <w:rFonts w:ascii="Trebuchet MS" w:hAnsi="Trebuchet MS" w:cs="Trebuchet MS"/>
                <w:i/>
                <w:iCs/>
                <w:sz w:val="18"/>
                <w:szCs w:val="18"/>
              </w:rPr>
              <w:t xml:space="preserve">temaspecifikke </w:t>
            </w:r>
            <w:r w:rsidRPr="0051728E">
              <w:rPr>
                <w:rFonts w:ascii="Trebuchet MS" w:hAnsi="Trebuchet MS" w:cs="Trebuchet MS"/>
                <w:i/>
                <w:iCs/>
                <w:sz w:val="18"/>
                <w:szCs w:val="18"/>
              </w:rPr>
              <w:t>opslagstabeller, der indeholder oversættelser af koder i andre felter.</w:t>
            </w:r>
          </w:p>
        </w:tc>
      </w:tr>
      <w:tr w:rsidR="00CB4BEB" w:rsidRPr="0051728E" w14:paraId="05254760" w14:textId="77777777" w:rsidTr="003C0924">
        <w:trPr>
          <w:trHeight w:hRule="exact" w:val="255"/>
        </w:trPr>
        <w:tc>
          <w:tcPr>
            <w:tcW w:w="4961" w:type="dxa"/>
            <w:gridSpan w:val="3"/>
            <w:tcBorders>
              <w:top w:val="nil"/>
              <w:left w:val="nil"/>
              <w:bottom w:val="nil"/>
              <w:right w:val="nil"/>
            </w:tcBorders>
            <w:shd w:val="clear" w:color="auto" w:fill="97DDBA"/>
          </w:tcPr>
          <w:p w14:paraId="7C32F1FF" w14:textId="77777777" w:rsidR="00CB4BEB" w:rsidRPr="0051728E" w:rsidRDefault="00CB4BEB" w:rsidP="003C0924">
            <w:pPr>
              <w:rPr>
                <w:rFonts w:ascii="Trebuchet MS" w:hAnsi="Trebuchet MS" w:cs="Trebuchet MS"/>
                <w:i/>
                <w:iCs/>
                <w:sz w:val="18"/>
                <w:szCs w:val="18"/>
              </w:rPr>
            </w:pPr>
          </w:p>
        </w:tc>
        <w:tc>
          <w:tcPr>
            <w:tcW w:w="10060" w:type="dxa"/>
            <w:gridSpan w:val="5"/>
            <w:tcBorders>
              <w:top w:val="nil"/>
              <w:left w:val="nil"/>
              <w:bottom w:val="nil"/>
              <w:right w:val="nil"/>
            </w:tcBorders>
            <w:shd w:val="clear" w:color="auto" w:fill="97DDBA"/>
            <w:vAlign w:val="center"/>
          </w:tcPr>
          <w:p w14:paraId="497AC004" w14:textId="77777777" w:rsidR="00CB4BEB" w:rsidRPr="0051728E"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022FF343" w14:textId="77777777" w:rsidR="00CB4BEB" w:rsidRDefault="00CB4BEB" w:rsidP="0093403C">
      <w:pPr>
        <w:pStyle w:val="Overskrift4"/>
      </w:pPr>
      <w:bookmarkStart w:id="1237" w:name="_Toc292865192"/>
      <w:r>
        <w:t>5.1.3.1</w:t>
      </w:r>
      <w:r w:rsidRPr="00A32757">
        <w:t xml:space="preserve"> </w:t>
      </w:r>
      <w:r>
        <w:t>Metadata</w:t>
      </w:r>
      <w:bookmarkEnd w:id="123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5297E9D0" w14:textId="77777777" w:rsidTr="003C0924">
        <w:trPr>
          <w:trHeight w:hRule="exact" w:val="255"/>
        </w:trPr>
        <w:tc>
          <w:tcPr>
            <w:tcW w:w="2235" w:type="dxa"/>
            <w:shd w:val="clear" w:color="auto" w:fill="D9D9D9"/>
            <w:vAlign w:val="bottom"/>
          </w:tcPr>
          <w:p w14:paraId="04940C76"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3EAECA69"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787ACB76" w14:textId="77777777" w:rsidTr="003C0924">
        <w:trPr>
          <w:trHeight w:hRule="exact" w:val="255"/>
        </w:trPr>
        <w:tc>
          <w:tcPr>
            <w:tcW w:w="2235" w:type="dxa"/>
            <w:shd w:val="clear" w:color="auto" w:fill="E0E0E0"/>
            <w:vAlign w:val="bottom"/>
          </w:tcPr>
          <w:p w14:paraId="28F1ACA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5A793F35" w14:textId="77777777" w:rsidR="00CB4BEB" w:rsidRPr="0051728E" w:rsidRDefault="00CB4BEB" w:rsidP="003C0924">
            <w:pPr>
              <w:rPr>
                <w:rFonts w:ascii="Trebuchet MS" w:hAnsi="Trebuchet MS" w:cs="Trebuchet MS"/>
                <w:sz w:val="18"/>
                <w:szCs w:val="18"/>
              </w:rPr>
            </w:pPr>
            <w:r w:rsidRPr="007A1ED8">
              <w:rPr>
                <w:rFonts w:ascii="Trebuchet MS" w:hAnsi="Trebuchet MS" w:cs="Trebuchet MS"/>
                <w:sz w:val="18"/>
                <w:szCs w:val="18"/>
              </w:rPr>
              <w:t>Faunaspærring</w:t>
            </w:r>
          </w:p>
        </w:tc>
      </w:tr>
      <w:tr w:rsidR="00CB4BEB" w:rsidRPr="0051728E" w14:paraId="6A5EB4B8" w14:textId="77777777" w:rsidTr="003C0924">
        <w:trPr>
          <w:trHeight w:hRule="exact" w:val="510"/>
        </w:trPr>
        <w:tc>
          <w:tcPr>
            <w:tcW w:w="2235" w:type="dxa"/>
            <w:shd w:val="clear" w:color="auto" w:fill="E0E0E0"/>
            <w:vAlign w:val="center"/>
          </w:tcPr>
          <w:p w14:paraId="19DC6DB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lastRenderedPageBreak/>
              <w:t>Definition</w:t>
            </w:r>
          </w:p>
        </w:tc>
        <w:tc>
          <w:tcPr>
            <w:tcW w:w="11340" w:type="dxa"/>
            <w:shd w:val="clear" w:color="auto" w:fill="FFFFFF"/>
            <w:vAlign w:val="bottom"/>
          </w:tcPr>
          <w:p w14:paraId="38691B02"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Faunaspærring: Menneskeskabt manglende fri passage for fisk og smådyr;</w:t>
            </w:r>
          </w:p>
          <w:p w14:paraId="333DF14C" w14:textId="77777777" w:rsidR="00CB4BEB" w:rsidRPr="00F279E4" w:rsidRDefault="00CB4BEB" w:rsidP="003C0924">
            <w:pPr>
              <w:rPr>
                <w:rFonts w:ascii="Trebuchet MS" w:hAnsi="Trebuchet MS" w:cs="Trebuchet MS"/>
                <w:sz w:val="18"/>
                <w:szCs w:val="18"/>
              </w:rPr>
            </w:pPr>
            <w:r w:rsidRPr="00BD2F3F">
              <w:rPr>
                <w:rFonts w:ascii="Trebuchet MS" w:hAnsi="Trebuchet MS" w:cs="Trebuchet MS"/>
                <w:sz w:val="18"/>
                <w:szCs w:val="18"/>
              </w:rPr>
              <w:t>Faunapassa</w:t>
            </w:r>
            <w:r>
              <w:rPr>
                <w:rFonts w:ascii="Trebuchet MS" w:hAnsi="Trebuchet MS" w:cs="Trebuchet MS"/>
                <w:sz w:val="18"/>
                <w:szCs w:val="18"/>
              </w:rPr>
              <w:t>ger: Forsøg på at modvirke/mindste virkningerne af en faunaspærring.</w:t>
            </w:r>
          </w:p>
        </w:tc>
      </w:tr>
      <w:tr w:rsidR="00CB4BEB" w:rsidRPr="0051728E" w14:paraId="7C872D0A" w14:textId="77777777" w:rsidTr="003C0924">
        <w:trPr>
          <w:trHeight w:hRule="exact" w:val="255"/>
        </w:trPr>
        <w:tc>
          <w:tcPr>
            <w:tcW w:w="2235" w:type="dxa"/>
            <w:shd w:val="clear" w:color="auto" w:fill="E0E0E0"/>
            <w:vAlign w:val="bottom"/>
          </w:tcPr>
          <w:p w14:paraId="4E47D4F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34C173E0" w14:textId="46F2C30B" w:rsidR="00CB4BEB" w:rsidRPr="00D77840" w:rsidRDefault="00CB4BEB" w:rsidP="003C0924">
            <w:pPr>
              <w:rPr>
                <w:rFonts w:ascii="Trebuchet MS" w:hAnsi="Trebuchet MS" w:cs="Trebuchet MS"/>
                <w:sz w:val="18"/>
                <w:szCs w:val="18"/>
              </w:rPr>
            </w:pPr>
            <w:r>
              <w:rPr>
                <w:rFonts w:ascii="Trebuchet MS" w:hAnsi="Trebuchet MS" w:cs="Trebuchet MS"/>
                <w:sz w:val="18"/>
                <w:szCs w:val="18"/>
              </w:rPr>
              <w:t>F</w:t>
            </w:r>
            <w:r w:rsidRPr="007A1ED8">
              <w:rPr>
                <w:rFonts w:ascii="Trebuchet MS" w:hAnsi="Trebuchet MS" w:cs="Trebuchet MS"/>
                <w:sz w:val="18"/>
                <w:szCs w:val="18"/>
              </w:rPr>
              <w:t xml:space="preserve">aunaspærringer </w:t>
            </w:r>
            <w:r>
              <w:rPr>
                <w:rFonts w:ascii="Trebuchet MS" w:hAnsi="Trebuchet MS" w:cs="Trebuchet MS"/>
                <w:sz w:val="18"/>
                <w:szCs w:val="18"/>
              </w:rPr>
              <w:t>og evt. tilhørende passager på samme sted</w:t>
            </w:r>
            <w:r w:rsidRPr="007A1ED8">
              <w:rPr>
                <w:rFonts w:ascii="Trebuchet MS" w:hAnsi="Trebuchet MS" w:cs="Trebuchet MS"/>
                <w:sz w:val="18"/>
                <w:szCs w:val="18"/>
              </w:rPr>
              <w:t>.</w:t>
            </w:r>
            <w:r>
              <w:rPr>
                <w:rFonts w:ascii="Trebuchet MS" w:hAnsi="Trebuchet MS" w:cs="Trebuchet MS"/>
                <w:sz w:val="18"/>
                <w:szCs w:val="18"/>
              </w:rPr>
              <w:t xml:space="preserve"> Hovedsag</w:t>
            </w:r>
            <w:r w:rsidR="005C044E">
              <w:rPr>
                <w:rFonts w:ascii="Trebuchet MS" w:hAnsi="Trebuchet MS" w:cs="Trebuchet MS"/>
                <w:sz w:val="18"/>
                <w:szCs w:val="18"/>
              </w:rPr>
              <w:t>e</w:t>
            </w:r>
            <w:r>
              <w:rPr>
                <w:rFonts w:ascii="Trebuchet MS" w:hAnsi="Trebuchet MS" w:cs="Trebuchet MS"/>
                <w:sz w:val="18"/>
                <w:szCs w:val="18"/>
              </w:rPr>
              <w:t>ligt registreret omkring spredningskorridorer særligt vandløb.</w:t>
            </w:r>
          </w:p>
        </w:tc>
      </w:tr>
      <w:tr w:rsidR="00CB4BEB" w:rsidRPr="0051728E" w14:paraId="77D2708D" w14:textId="77777777" w:rsidTr="003C0924">
        <w:trPr>
          <w:trHeight w:hRule="exact" w:val="510"/>
        </w:trPr>
        <w:tc>
          <w:tcPr>
            <w:tcW w:w="2235" w:type="dxa"/>
            <w:shd w:val="clear" w:color="auto" w:fill="E0E0E0"/>
            <w:vAlign w:val="center"/>
          </w:tcPr>
          <w:p w14:paraId="68D7E293"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3D1C0AA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Registrering af faunaspærringer</w:t>
            </w:r>
            <w:r w:rsidRPr="007A1ED8">
              <w:rPr>
                <w:rFonts w:ascii="Trebuchet MS" w:hAnsi="Trebuchet MS" w:cs="Trebuchet MS"/>
                <w:sz w:val="18"/>
                <w:szCs w:val="18"/>
              </w:rPr>
              <w:t xml:space="preserve"> </w:t>
            </w:r>
            <w:r>
              <w:rPr>
                <w:rFonts w:ascii="Trebuchet MS" w:hAnsi="Trebuchet MS" w:cs="Trebuchet MS"/>
                <w:sz w:val="18"/>
                <w:szCs w:val="18"/>
              </w:rPr>
              <w:t>(</w:t>
            </w:r>
            <w:r w:rsidRPr="007A1ED8">
              <w:rPr>
                <w:rFonts w:ascii="Trebuchet MS" w:hAnsi="Trebuchet MS" w:cs="Trebuchet MS"/>
                <w:sz w:val="18"/>
                <w:szCs w:val="18"/>
              </w:rPr>
              <w:t>manglende fri passage for fisk og smådyr</w:t>
            </w:r>
            <w:r>
              <w:rPr>
                <w:rFonts w:ascii="Trebuchet MS" w:hAnsi="Trebuchet MS" w:cs="Trebuchet MS"/>
                <w:sz w:val="18"/>
                <w:szCs w:val="18"/>
              </w:rPr>
              <w:t>) og tilhørende passager på samme sted til tilsyn, vedligeholdelse og prioritering</w:t>
            </w:r>
            <w:r w:rsidRPr="007A1ED8">
              <w:rPr>
                <w:rFonts w:ascii="Trebuchet MS" w:hAnsi="Trebuchet MS" w:cs="Trebuchet MS"/>
                <w:sz w:val="18"/>
                <w:szCs w:val="18"/>
              </w:rPr>
              <w:t>.</w:t>
            </w:r>
          </w:p>
        </w:tc>
      </w:tr>
      <w:tr w:rsidR="00CB4BEB" w:rsidRPr="0051728E" w14:paraId="72728C32" w14:textId="77777777" w:rsidTr="003C0924">
        <w:trPr>
          <w:trHeight w:hRule="exact" w:val="255"/>
        </w:trPr>
        <w:tc>
          <w:tcPr>
            <w:tcW w:w="2235" w:type="dxa"/>
            <w:shd w:val="clear" w:color="auto" w:fill="E0E0E0"/>
            <w:vAlign w:val="bottom"/>
          </w:tcPr>
          <w:p w14:paraId="5F34CC07"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07841DA9"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Hydrografi</w:t>
            </w:r>
          </w:p>
        </w:tc>
      </w:tr>
      <w:tr w:rsidR="00CB4BEB" w:rsidRPr="0051728E" w14:paraId="7A04C8E3" w14:textId="77777777" w:rsidTr="003C0924">
        <w:trPr>
          <w:trHeight w:hRule="exact" w:val="255"/>
        </w:trPr>
        <w:tc>
          <w:tcPr>
            <w:tcW w:w="2235" w:type="dxa"/>
            <w:shd w:val="clear" w:color="auto" w:fill="E0E0E0"/>
            <w:vAlign w:val="bottom"/>
          </w:tcPr>
          <w:p w14:paraId="2F795606" w14:textId="77777777" w:rsidR="00CB4BEB" w:rsidRPr="00492FFE" w:rsidRDefault="00CB4BEB" w:rsidP="003C0924">
            <w:pPr>
              <w:rPr>
                <w:rFonts w:ascii="Trebuchet MS" w:hAnsi="Trebuchet MS" w:cs="Trebuchet MS"/>
                <w:sz w:val="18"/>
                <w:szCs w:val="18"/>
              </w:rPr>
            </w:pPr>
            <w:proofErr w:type="spellStart"/>
            <w:r w:rsidRPr="00E45822">
              <w:rPr>
                <w:rFonts w:ascii="Trebuchet MS" w:hAnsi="Trebuchet MS" w:cs="Trebuchet MS"/>
                <w:sz w:val="18"/>
                <w:szCs w:val="18"/>
              </w:rPr>
              <w:t>Noegle</w:t>
            </w:r>
            <w:r w:rsidRPr="00492FFE">
              <w:rPr>
                <w:rFonts w:ascii="Trebuchet MS" w:hAnsi="Trebuchet MS" w:cs="Trebuchet MS"/>
                <w:sz w:val="18"/>
                <w:szCs w:val="18"/>
              </w:rPr>
              <w:t>_ord</w:t>
            </w:r>
            <w:proofErr w:type="spellEnd"/>
          </w:p>
        </w:tc>
        <w:tc>
          <w:tcPr>
            <w:tcW w:w="11340" w:type="dxa"/>
            <w:shd w:val="clear" w:color="auto" w:fill="FFFFFF"/>
            <w:vAlign w:val="bottom"/>
          </w:tcPr>
          <w:p w14:paraId="5CE5E165" w14:textId="77777777" w:rsidR="00CB4BEB" w:rsidRPr="00492FFE" w:rsidRDefault="00CB4BEB" w:rsidP="003C0924">
            <w:pPr>
              <w:autoSpaceDE w:val="0"/>
              <w:autoSpaceDN w:val="0"/>
              <w:adjustRightInd w:val="0"/>
              <w:rPr>
                <w:rFonts w:ascii="Trebuchet MS" w:hAnsi="Trebuchet MS" w:cs="Trebuchet MS"/>
                <w:sz w:val="18"/>
                <w:szCs w:val="18"/>
              </w:rPr>
            </w:pPr>
            <w:r w:rsidRPr="007A1ED8">
              <w:rPr>
                <w:rFonts w:ascii="Trebuchet MS" w:hAnsi="Trebuchet MS" w:cs="Trebuchet MS"/>
                <w:sz w:val="18"/>
                <w:szCs w:val="18"/>
              </w:rPr>
              <w:t>Faunaspærring</w:t>
            </w:r>
            <w:r>
              <w:rPr>
                <w:rFonts w:ascii="Trebuchet MS" w:hAnsi="Trebuchet MS" w:cs="Trebuchet MS"/>
                <w:sz w:val="18"/>
                <w:szCs w:val="18"/>
              </w:rPr>
              <w:t xml:space="preserve">, Faunapassager, fisketrapper, odderpassager, </w:t>
            </w:r>
            <w:proofErr w:type="spellStart"/>
            <w:r>
              <w:rPr>
                <w:rFonts w:ascii="Trebuchet MS" w:hAnsi="Trebuchet MS" w:cs="Trebuchet MS"/>
                <w:sz w:val="18"/>
                <w:szCs w:val="18"/>
              </w:rPr>
              <w:t>åleris</w:t>
            </w:r>
            <w:proofErr w:type="spellEnd"/>
            <w:r>
              <w:rPr>
                <w:rFonts w:ascii="Trebuchet MS" w:hAnsi="Trebuchet MS" w:cs="Trebuchet MS"/>
                <w:sz w:val="18"/>
                <w:szCs w:val="18"/>
              </w:rPr>
              <w:t>, rørstyrt, paddetunnel, faunabro</w:t>
            </w:r>
          </w:p>
        </w:tc>
      </w:tr>
      <w:tr w:rsidR="00CB4BEB" w:rsidRPr="0051728E" w14:paraId="586E34B1" w14:textId="77777777" w:rsidTr="003C0924">
        <w:trPr>
          <w:trHeight w:hRule="exact" w:val="255"/>
        </w:trPr>
        <w:tc>
          <w:tcPr>
            <w:tcW w:w="2235" w:type="dxa"/>
            <w:shd w:val="clear" w:color="auto" w:fill="E0E0E0"/>
            <w:vAlign w:val="bottom"/>
          </w:tcPr>
          <w:p w14:paraId="249BAD9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035E6C52"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46EE5D8F" w14:textId="77777777" w:rsidTr="003C0924">
        <w:trPr>
          <w:trHeight w:hRule="exact" w:val="255"/>
        </w:trPr>
        <w:tc>
          <w:tcPr>
            <w:tcW w:w="2235" w:type="dxa"/>
            <w:shd w:val="clear" w:color="auto" w:fill="E0E0E0"/>
            <w:vAlign w:val="bottom"/>
          </w:tcPr>
          <w:p w14:paraId="16E85F44"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6B9B7BEF"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9F0C83" w14:paraId="67C6805A" w14:textId="77777777" w:rsidTr="003C0924">
        <w:trPr>
          <w:trHeight w:hRule="exact" w:val="255"/>
        </w:trPr>
        <w:tc>
          <w:tcPr>
            <w:tcW w:w="2235" w:type="dxa"/>
            <w:shd w:val="clear" w:color="auto" w:fill="E0E0E0"/>
            <w:vAlign w:val="bottom"/>
          </w:tcPr>
          <w:p w14:paraId="418819C8" w14:textId="77777777" w:rsidR="00CB4BEB" w:rsidRPr="006801BD" w:rsidRDefault="00CB4BEB" w:rsidP="003C0924">
            <w:pPr>
              <w:rPr>
                <w:rFonts w:ascii="Trebuchet MS" w:hAnsi="Trebuchet MS" w:cs="Trebuchet MS"/>
                <w:sz w:val="18"/>
                <w:szCs w:val="18"/>
              </w:rPr>
            </w:pPr>
            <w:proofErr w:type="spellStart"/>
            <w:r w:rsidRPr="006801BD">
              <w:rPr>
                <w:rFonts w:ascii="Trebuchet MS" w:hAnsi="Trebuchet MS" w:cs="Trebuchet MS"/>
                <w:sz w:val="18"/>
                <w:szCs w:val="18"/>
              </w:rPr>
              <w:t>KLE_koder</w:t>
            </w:r>
            <w:proofErr w:type="spellEnd"/>
          </w:p>
        </w:tc>
        <w:tc>
          <w:tcPr>
            <w:tcW w:w="11340" w:type="dxa"/>
            <w:shd w:val="clear" w:color="auto" w:fill="FFFFFF"/>
            <w:vAlign w:val="bottom"/>
          </w:tcPr>
          <w:p w14:paraId="1D51D78A" w14:textId="77777777" w:rsidR="00CB4BEB" w:rsidRPr="006801BD" w:rsidRDefault="00CB4BEB" w:rsidP="003C0924">
            <w:pPr>
              <w:rPr>
                <w:rFonts w:ascii="Trebuchet MS" w:hAnsi="Trebuchet MS" w:cs="Trebuchet MS"/>
                <w:sz w:val="18"/>
                <w:szCs w:val="18"/>
              </w:rPr>
            </w:pPr>
            <w:r w:rsidRPr="00493BD3">
              <w:rPr>
                <w:rFonts w:ascii="Trebuchet MS" w:hAnsi="Trebuchet MS" w:cs="Trebuchet MS"/>
                <w:sz w:val="18"/>
                <w:szCs w:val="18"/>
              </w:rPr>
              <w:t>06.02.30</w:t>
            </w:r>
          </w:p>
        </w:tc>
      </w:tr>
    </w:tbl>
    <w:p w14:paraId="4536F7E1" w14:textId="77777777" w:rsidR="00CB4BEB" w:rsidRPr="00A32757" w:rsidRDefault="00CB4BEB" w:rsidP="0093403C">
      <w:pPr>
        <w:pStyle w:val="Overskrift4"/>
      </w:pPr>
      <w:bookmarkStart w:id="1238" w:name="_Toc292865193"/>
      <w:r>
        <w:t>5.1.3.2</w:t>
      </w:r>
      <w:r w:rsidRPr="00A32757">
        <w:t xml:space="preserve"> </w:t>
      </w:r>
      <w:r>
        <w:t>Registreringsvejledning</w:t>
      </w:r>
      <w:bookmarkEnd w:id="123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87"/>
        <w:gridCol w:w="9939"/>
      </w:tblGrid>
      <w:tr w:rsidR="00CB4BEB" w:rsidRPr="0051728E" w14:paraId="026CDE83" w14:textId="77777777" w:rsidTr="003C0924">
        <w:trPr>
          <w:trHeight w:val="227"/>
        </w:trPr>
        <w:tc>
          <w:tcPr>
            <w:tcW w:w="3510" w:type="dxa"/>
            <w:shd w:val="clear" w:color="auto" w:fill="D9D9D9"/>
            <w:vAlign w:val="bottom"/>
          </w:tcPr>
          <w:p w14:paraId="68D03DE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10065" w:type="dxa"/>
            <w:shd w:val="clear" w:color="auto" w:fill="D9D9D9"/>
            <w:vAlign w:val="bottom"/>
          </w:tcPr>
          <w:p w14:paraId="17E334CA"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26D61CB9" w14:textId="77777777" w:rsidTr="005C044E">
        <w:trPr>
          <w:trHeight w:hRule="exact" w:val="1615"/>
        </w:trPr>
        <w:tc>
          <w:tcPr>
            <w:tcW w:w="3510" w:type="dxa"/>
            <w:shd w:val="clear" w:color="auto" w:fill="E0E0E0"/>
            <w:vAlign w:val="center"/>
          </w:tcPr>
          <w:p w14:paraId="25A0F2C0"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10065" w:type="dxa"/>
            <w:shd w:val="clear" w:color="auto" w:fill="FFFFFF"/>
            <w:vAlign w:val="bottom"/>
          </w:tcPr>
          <w:p w14:paraId="2A8D7B35" w14:textId="77777777" w:rsidR="00CB4BEB" w:rsidRDefault="00CB4BEB" w:rsidP="003C0924">
            <w:pPr>
              <w:rPr>
                <w:rFonts w:ascii="Trebuchet MS" w:hAnsi="Trebuchet MS" w:cs="Trebuchet MS"/>
                <w:sz w:val="18"/>
                <w:szCs w:val="18"/>
              </w:rPr>
            </w:pPr>
            <w:r>
              <w:rPr>
                <w:rFonts w:ascii="Trebuchet MS" w:hAnsi="Trebuchet MS" w:cs="Trebuchet MS"/>
                <w:sz w:val="18"/>
                <w:szCs w:val="18"/>
              </w:rPr>
              <w:t xml:space="preserve">Geometrien fra gamle temaer overføres, men hvor det er muligt kontrolleres placeringen dels via evt. beskrivelse og via forårs- og </w:t>
            </w:r>
            <w:proofErr w:type="spellStart"/>
            <w:r>
              <w:rPr>
                <w:rFonts w:ascii="Trebuchet MS" w:hAnsi="Trebuchet MS" w:cs="Trebuchet MS"/>
                <w:sz w:val="18"/>
                <w:szCs w:val="18"/>
              </w:rPr>
              <w:t>sommerortofoto</w:t>
            </w:r>
            <w:proofErr w:type="spellEnd"/>
            <w:r>
              <w:rPr>
                <w:rFonts w:ascii="Trebuchet MS" w:hAnsi="Trebuchet MS" w:cs="Trebuchet MS"/>
                <w:sz w:val="18"/>
                <w:szCs w:val="18"/>
              </w:rPr>
              <w:t>. Veje og andet over vandløb, der er bygget efter2005 gennemgås sammen med vandløbsfolk for nye spærringer. Desuden undersøges hvor der muligvis er oprettet nye faunapassager.</w:t>
            </w:r>
          </w:p>
          <w:p w14:paraId="10BC675D"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Til den totale gennemgang af hele kommunen findes alle steder</w:t>
            </w:r>
            <w:r w:rsidRPr="005C044E">
              <w:rPr>
                <w:rFonts w:ascii="Trebuchet MS" w:hAnsi="Trebuchet MS" w:cs="Trebuchet MS"/>
                <w:sz w:val="18"/>
                <w:szCs w:val="18"/>
              </w:rPr>
              <w:t>,</w:t>
            </w:r>
            <w:r>
              <w:rPr>
                <w:rFonts w:ascii="Trebuchet MS" w:hAnsi="Trebuchet MS" w:cs="Trebuchet MS"/>
                <w:sz w:val="18"/>
                <w:szCs w:val="18"/>
              </w:rPr>
              <w:t xml:space="preserve"> hvor </w:t>
            </w:r>
            <w:proofErr w:type="spellStart"/>
            <w:r w:rsidRPr="005C044E">
              <w:rPr>
                <w:rFonts w:ascii="Trebuchet MS" w:hAnsi="Trebuchet MS" w:cs="Trebuchet MS"/>
                <w:sz w:val="18"/>
                <w:szCs w:val="18"/>
              </w:rPr>
              <w:t>GeoDanmark</w:t>
            </w:r>
            <w:proofErr w:type="spellEnd"/>
            <w:r>
              <w:rPr>
                <w:rFonts w:ascii="Trebuchet MS" w:hAnsi="Trebuchet MS" w:cs="Trebuchet MS"/>
                <w:sz w:val="18"/>
                <w:szCs w:val="18"/>
              </w:rPr>
              <w:t xml:space="preserve">-vandløbsmidte (eller andet tilsvarende lag) krydser </w:t>
            </w:r>
            <w:proofErr w:type="spellStart"/>
            <w:r w:rsidRPr="005C044E">
              <w:rPr>
                <w:rFonts w:ascii="Trebuchet MS" w:hAnsi="Trebuchet MS" w:cs="Trebuchet MS"/>
                <w:sz w:val="18"/>
                <w:szCs w:val="18"/>
              </w:rPr>
              <w:t>GeoDanmark</w:t>
            </w:r>
            <w:r>
              <w:rPr>
                <w:rFonts w:ascii="Trebuchet MS" w:hAnsi="Trebuchet MS" w:cs="Trebuchet MS"/>
                <w:sz w:val="18"/>
                <w:szCs w:val="18"/>
              </w:rPr>
              <w:t>-vejmidte+</w:t>
            </w:r>
            <w:r w:rsidRPr="005C044E">
              <w:rPr>
                <w:rFonts w:ascii="Trebuchet MS" w:hAnsi="Trebuchet MS" w:cs="Trebuchet MS"/>
                <w:sz w:val="18"/>
                <w:szCs w:val="18"/>
              </w:rPr>
              <w:t>GeoDanmark</w:t>
            </w:r>
            <w:r>
              <w:rPr>
                <w:rFonts w:ascii="Trebuchet MS" w:hAnsi="Trebuchet MS" w:cs="Trebuchet MS"/>
                <w:sz w:val="18"/>
                <w:szCs w:val="18"/>
              </w:rPr>
              <w:t>-jernbane</w:t>
            </w:r>
            <w:proofErr w:type="spellEnd"/>
            <w:r>
              <w:rPr>
                <w:rFonts w:ascii="Trebuchet MS" w:hAnsi="Trebuchet MS" w:cs="Trebuchet MS"/>
                <w:sz w:val="18"/>
                <w:szCs w:val="18"/>
              </w:rPr>
              <w:t>. Derefter skal alle ikke kendte punkter besøges og undersøges.</w:t>
            </w:r>
          </w:p>
        </w:tc>
      </w:tr>
      <w:tr w:rsidR="00CB4BEB" w:rsidRPr="0051728E" w14:paraId="35415232" w14:textId="77777777" w:rsidTr="003C0924">
        <w:trPr>
          <w:trHeight w:hRule="exact" w:val="255"/>
        </w:trPr>
        <w:tc>
          <w:tcPr>
            <w:tcW w:w="3510" w:type="dxa"/>
            <w:shd w:val="clear" w:color="auto" w:fill="E0E0E0"/>
            <w:vAlign w:val="bottom"/>
          </w:tcPr>
          <w:p w14:paraId="7F18B90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10065" w:type="dxa"/>
            <w:shd w:val="clear" w:color="auto" w:fill="FFFFFF"/>
            <w:vAlign w:val="bottom"/>
          </w:tcPr>
          <w:p w14:paraId="72800B6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efter type af faunaspærring og –passager. Se 5.1.3.3 Kodelister.</w:t>
            </w:r>
          </w:p>
        </w:tc>
      </w:tr>
      <w:tr w:rsidR="00CB4BEB" w:rsidRPr="0051728E" w14:paraId="6EA3C4E4" w14:textId="77777777" w:rsidTr="003C0924">
        <w:trPr>
          <w:trHeight w:hRule="exact" w:val="255"/>
        </w:trPr>
        <w:tc>
          <w:tcPr>
            <w:tcW w:w="3510" w:type="dxa"/>
            <w:shd w:val="clear" w:color="auto" w:fill="E0E0E0"/>
            <w:vAlign w:val="bottom"/>
          </w:tcPr>
          <w:p w14:paraId="25FB066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10065" w:type="dxa"/>
            <w:shd w:val="clear" w:color="auto" w:fill="FFFFFF"/>
            <w:vAlign w:val="bottom"/>
          </w:tcPr>
          <w:p w14:paraId="2A3281A1"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3E80FE5C" w14:textId="77777777" w:rsidTr="003C0924">
        <w:trPr>
          <w:trHeight w:hRule="exact" w:val="255"/>
        </w:trPr>
        <w:tc>
          <w:tcPr>
            <w:tcW w:w="3510" w:type="dxa"/>
            <w:shd w:val="clear" w:color="auto" w:fill="E0E0E0"/>
            <w:vAlign w:val="bottom"/>
          </w:tcPr>
          <w:p w14:paraId="1BC5630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10065" w:type="dxa"/>
            <w:shd w:val="clear" w:color="auto" w:fill="FFFFFF"/>
            <w:vAlign w:val="bottom"/>
          </w:tcPr>
          <w:p w14:paraId="7E73E0B8" w14:textId="77777777" w:rsidR="00CB4BEB" w:rsidRPr="00024C60" w:rsidRDefault="00CB4BEB" w:rsidP="003C0924">
            <w:pPr>
              <w:rPr>
                <w:rFonts w:ascii="Trebuchet MS" w:hAnsi="Trebuchet MS" w:cs="Trebuchet MS"/>
                <w:sz w:val="18"/>
                <w:szCs w:val="18"/>
              </w:rPr>
            </w:pPr>
          </w:p>
        </w:tc>
      </w:tr>
      <w:tr w:rsidR="00CB4BEB" w:rsidRPr="0051728E" w14:paraId="7E077D61" w14:textId="77777777" w:rsidTr="003C0924">
        <w:trPr>
          <w:trHeight w:hRule="exact" w:val="255"/>
        </w:trPr>
        <w:tc>
          <w:tcPr>
            <w:tcW w:w="3510" w:type="dxa"/>
            <w:shd w:val="clear" w:color="auto" w:fill="E0E0E0"/>
            <w:vAlign w:val="bottom"/>
          </w:tcPr>
          <w:p w14:paraId="75AAF1A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10065" w:type="dxa"/>
            <w:shd w:val="clear" w:color="auto" w:fill="FFFFFF"/>
            <w:vAlign w:val="bottom"/>
          </w:tcPr>
          <w:p w14:paraId="3A057287" w14:textId="77777777" w:rsidR="00CB4BEB" w:rsidRPr="00024C60" w:rsidRDefault="00CB4BEB" w:rsidP="003C0924">
            <w:pPr>
              <w:rPr>
                <w:rFonts w:ascii="Trebuchet MS" w:hAnsi="Trebuchet MS" w:cs="Trebuchet MS"/>
                <w:sz w:val="18"/>
                <w:szCs w:val="18"/>
              </w:rPr>
            </w:pPr>
          </w:p>
        </w:tc>
      </w:tr>
      <w:tr w:rsidR="00CB4BEB" w:rsidRPr="0051728E" w14:paraId="11C8C1B4" w14:textId="77777777" w:rsidTr="003C0924">
        <w:trPr>
          <w:trHeight w:hRule="exact" w:val="510"/>
        </w:trPr>
        <w:tc>
          <w:tcPr>
            <w:tcW w:w="3510" w:type="dxa"/>
            <w:shd w:val="clear" w:color="auto" w:fill="E0E0E0"/>
            <w:vAlign w:val="bottom"/>
          </w:tcPr>
          <w:p w14:paraId="0061F85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10065" w:type="dxa"/>
            <w:shd w:val="clear" w:color="auto" w:fill="FFFFFF"/>
            <w:vAlign w:val="center"/>
          </w:tcPr>
          <w:p w14:paraId="4981C0A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Snap til f.eks. midtpunkt af bygværker, broer og vandløbsmidte, hvor det passer. Ellers anvendes </w:t>
            </w:r>
            <w:proofErr w:type="spellStart"/>
            <w:r>
              <w:rPr>
                <w:rFonts w:ascii="Trebuchet MS" w:hAnsi="Trebuchet MS" w:cs="Trebuchet MS"/>
                <w:sz w:val="18"/>
                <w:szCs w:val="18"/>
              </w:rPr>
              <w:t>ortofoto</w:t>
            </w:r>
            <w:proofErr w:type="spellEnd"/>
            <w:r>
              <w:rPr>
                <w:rFonts w:ascii="Trebuchet MS" w:hAnsi="Trebuchet MS" w:cs="Trebuchet MS"/>
                <w:sz w:val="18"/>
                <w:szCs w:val="18"/>
              </w:rPr>
              <w:t>.</w:t>
            </w:r>
          </w:p>
        </w:tc>
      </w:tr>
    </w:tbl>
    <w:p w14:paraId="5DBBE1FE" w14:textId="77777777" w:rsidR="00CB4BEB" w:rsidRPr="00A32757" w:rsidRDefault="00CB4BEB" w:rsidP="0093403C">
      <w:pPr>
        <w:pStyle w:val="Overskrift4"/>
      </w:pPr>
      <w:bookmarkStart w:id="1239" w:name="_Toc292865194"/>
      <w:r>
        <w:t>5.1.3.3 Kodelister</w:t>
      </w:r>
      <w:bookmarkEnd w:id="1239"/>
    </w:p>
    <w:p w14:paraId="0BD9B1AE" w14:textId="77777777" w:rsidR="00CB4BEB" w:rsidRPr="0093403C" w:rsidRDefault="00CB4BEB" w:rsidP="00CB4BEB">
      <w:pPr>
        <w:autoSpaceDE w:val="0"/>
        <w:autoSpaceDN w:val="0"/>
        <w:adjustRightInd w:val="0"/>
        <w:rPr>
          <w:rFonts w:ascii="Trebuchet MS" w:hAnsi="Trebuchet MS" w:cs="Trebuchet MS"/>
          <w:sz w:val="19"/>
          <w:szCs w:val="19"/>
        </w:rPr>
      </w:pPr>
      <w:r w:rsidRPr="0093403C">
        <w:rPr>
          <w:rFonts w:ascii="Trebuchet MS" w:hAnsi="Trebuchet MS" w:cs="Trebuchet MS"/>
          <w:sz w:val="19"/>
          <w:szCs w:val="19"/>
        </w:rPr>
        <w:t>Kodelisterne fungerer som oversættelser mellem anvendte kodeværdier og de matchende forklarende tekster.</w:t>
      </w:r>
    </w:p>
    <w:p w14:paraId="398222F9" w14:textId="77777777" w:rsidR="00CB4BEB" w:rsidRPr="00A32757" w:rsidRDefault="00CB4BEB" w:rsidP="00CB4BEB">
      <w:pPr>
        <w:pStyle w:val="Overskrift7"/>
      </w:pPr>
      <w:bookmarkStart w:id="1240" w:name="_Toc292865195"/>
      <w:r>
        <w:t>5.1.3.3</w:t>
      </w:r>
      <w:r w:rsidRPr="00A32757">
        <w:t xml:space="preserve">.1 </w:t>
      </w:r>
      <w:r>
        <w:t xml:space="preserve">  5002 </w:t>
      </w:r>
      <w:proofErr w:type="spellStart"/>
      <w:r>
        <w:t>Spaerring_type</w:t>
      </w:r>
      <w:proofErr w:type="spellEnd"/>
      <w:r w:rsidRPr="002B12CC">
        <w:rPr>
          <w:color w:val="00B050"/>
        </w:rPr>
        <w:t xml:space="preserve"> </w:t>
      </w:r>
      <w:r>
        <w:t>(</w:t>
      </w:r>
      <w:bookmarkEnd w:id="1240"/>
      <w:r w:rsidRPr="004D056C">
        <w:t>d_5002_spaerring</w:t>
      </w:r>
      <w:r w:rsidRPr="004C47B9">
        <w:t>)</w:t>
      </w:r>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72"/>
        <w:gridCol w:w="1825"/>
        <w:gridCol w:w="1405"/>
        <w:gridCol w:w="8273"/>
      </w:tblGrid>
      <w:tr w:rsidR="00CB4BEB" w:rsidRPr="0051728E" w14:paraId="645ABFDB" w14:textId="77777777" w:rsidTr="003C0924">
        <w:trPr>
          <w:trHeight w:val="227"/>
        </w:trPr>
        <w:tc>
          <w:tcPr>
            <w:tcW w:w="2072" w:type="dxa"/>
            <w:tcBorders>
              <w:bottom w:val="single" w:sz="4" w:space="0" w:color="auto"/>
            </w:tcBorders>
            <w:shd w:val="clear" w:color="auto" w:fill="D9D9D9"/>
            <w:vAlign w:val="bottom"/>
          </w:tcPr>
          <w:p w14:paraId="50847E3A" w14:textId="77777777" w:rsidR="00CB4BEB" w:rsidRPr="00BD08B4" w:rsidRDefault="00CB4BEB" w:rsidP="003C0924">
            <w:pPr>
              <w:rPr>
                <w:rFonts w:ascii="Trebuchet MS" w:hAnsi="Trebuchet MS" w:cs="Trebuchet MS"/>
                <w:b/>
                <w:bCs/>
                <w:sz w:val="18"/>
                <w:szCs w:val="18"/>
              </w:rPr>
            </w:pPr>
            <w:proofErr w:type="spellStart"/>
            <w:r w:rsidRPr="00BD08B4">
              <w:rPr>
                <w:rFonts w:ascii="Trebuchet MS" w:hAnsi="Trebuchet MS" w:cs="Trebuchet MS"/>
                <w:b/>
                <w:bCs/>
                <w:sz w:val="18"/>
                <w:szCs w:val="18"/>
              </w:rPr>
              <w:t>spaerring_type_kode</w:t>
            </w:r>
            <w:proofErr w:type="spellEnd"/>
          </w:p>
        </w:tc>
        <w:tc>
          <w:tcPr>
            <w:tcW w:w="1825" w:type="dxa"/>
            <w:tcBorders>
              <w:bottom w:val="single" w:sz="4" w:space="0" w:color="auto"/>
            </w:tcBorders>
            <w:shd w:val="clear" w:color="auto" w:fill="D9D9D9"/>
            <w:vAlign w:val="bottom"/>
          </w:tcPr>
          <w:p w14:paraId="05EB53C3" w14:textId="77777777" w:rsidR="00CB4BEB" w:rsidRPr="00BD08B4" w:rsidRDefault="00CB4BEB" w:rsidP="003C0924">
            <w:pPr>
              <w:rPr>
                <w:rFonts w:ascii="Trebuchet MS" w:hAnsi="Trebuchet MS" w:cs="Trebuchet MS"/>
                <w:bCs/>
                <w:sz w:val="18"/>
                <w:szCs w:val="18"/>
              </w:rPr>
            </w:pPr>
            <w:proofErr w:type="spellStart"/>
            <w:r w:rsidRPr="00BD08B4">
              <w:rPr>
                <w:rFonts w:ascii="Trebuchet MS" w:hAnsi="Trebuchet MS" w:cs="Trebuchet MS"/>
                <w:b/>
                <w:bCs/>
                <w:sz w:val="18"/>
                <w:szCs w:val="18"/>
              </w:rPr>
              <w:t>spaerring_type</w:t>
            </w:r>
            <w:proofErr w:type="spellEnd"/>
          </w:p>
        </w:tc>
        <w:tc>
          <w:tcPr>
            <w:tcW w:w="1405" w:type="dxa"/>
            <w:tcBorders>
              <w:bottom w:val="single" w:sz="4" w:space="0" w:color="auto"/>
            </w:tcBorders>
            <w:shd w:val="clear" w:color="auto" w:fill="D9D9D9"/>
            <w:vAlign w:val="bottom"/>
          </w:tcPr>
          <w:p w14:paraId="2FF90767"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273" w:type="dxa"/>
            <w:tcBorders>
              <w:bottom w:val="single" w:sz="4" w:space="0" w:color="auto"/>
            </w:tcBorders>
            <w:shd w:val="clear" w:color="auto" w:fill="D9D9D9"/>
            <w:vAlign w:val="bottom"/>
          </w:tcPr>
          <w:p w14:paraId="7F9DD0A8" w14:textId="77777777" w:rsidR="00CB4BEB" w:rsidRPr="00BD08B4" w:rsidRDefault="00CB4BEB" w:rsidP="003C0924">
            <w:pPr>
              <w:rPr>
                <w:rFonts w:ascii="Trebuchet MS" w:hAnsi="Trebuchet MS" w:cs="Trebuchet MS"/>
                <w:b/>
                <w:bCs/>
                <w:sz w:val="18"/>
                <w:szCs w:val="18"/>
              </w:rPr>
            </w:pPr>
            <w:r w:rsidRPr="00BD08B4">
              <w:rPr>
                <w:rFonts w:ascii="Trebuchet MS" w:hAnsi="Trebuchet MS" w:cs="Trebuchet MS"/>
                <w:b/>
                <w:bCs/>
                <w:sz w:val="18"/>
                <w:szCs w:val="18"/>
              </w:rPr>
              <w:t>Begrebsdefinition</w:t>
            </w:r>
          </w:p>
        </w:tc>
      </w:tr>
      <w:tr w:rsidR="00CB4BEB" w:rsidRPr="0051728E" w14:paraId="365A0A04"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087F1419"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w:t>
            </w:r>
          </w:p>
        </w:tc>
        <w:tc>
          <w:tcPr>
            <w:tcW w:w="1825" w:type="dxa"/>
            <w:tcBorders>
              <w:top w:val="single" w:sz="4" w:space="0" w:color="auto"/>
              <w:left w:val="single" w:sz="4" w:space="0" w:color="auto"/>
              <w:bottom w:val="single" w:sz="4" w:space="0" w:color="auto"/>
            </w:tcBorders>
            <w:shd w:val="clear" w:color="auto" w:fill="FFFFFF"/>
            <w:vAlign w:val="bottom"/>
          </w:tcPr>
          <w:p w14:paraId="0E32A6E7"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Bro</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483998A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64A20300"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 xml:space="preserve">Betonbroer m.fl. som går over åen og forhindre passage af landdyr uden at krydse vejen/jernbanen m.v. </w:t>
            </w:r>
          </w:p>
        </w:tc>
      </w:tr>
      <w:tr w:rsidR="00CB4BEB" w:rsidRPr="0051728E" w14:paraId="0AD7A09E" w14:textId="77777777" w:rsidTr="003C0924">
        <w:trPr>
          <w:trHeight w:hRule="exact" w:val="510"/>
        </w:trPr>
        <w:tc>
          <w:tcPr>
            <w:tcW w:w="2072" w:type="dxa"/>
            <w:tcBorders>
              <w:top w:val="single" w:sz="4" w:space="0" w:color="auto"/>
              <w:left w:val="single" w:sz="4" w:space="0" w:color="auto"/>
              <w:bottom w:val="single" w:sz="4" w:space="0" w:color="auto"/>
              <w:right w:val="single" w:sz="4" w:space="0" w:color="auto"/>
            </w:tcBorders>
            <w:shd w:val="clear" w:color="auto" w:fill="D9D9D9"/>
            <w:vAlign w:val="center"/>
          </w:tcPr>
          <w:p w14:paraId="373F0E53"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2</w:t>
            </w:r>
          </w:p>
        </w:tc>
        <w:tc>
          <w:tcPr>
            <w:tcW w:w="1825" w:type="dxa"/>
            <w:tcBorders>
              <w:top w:val="single" w:sz="4" w:space="0" w:color="auto"/>
              <w:left w:val="single" w:sz="4" w:space="0" w:color="auto"/>
              <w:bottom w:val="single" w:sz="4" w:space="0" w:color="auto"/>
            </w:tcBorders>
            <w:shd w:val="clear" w:color="auto" w:fill="FFFFFF"/>
            <w:vAlign w:val="center"/>
          </w:tcPr>
          <w:p w14:paraId="09155BF3"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Brøndstyrt</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center"/>
          </w:tcPr>
          <w:p w14:paraId="13752BE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11231B36"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Lodret fald i en brønd. Brugt bl.a. til opstemning af mindre sø. Forekommer også ved rørlagte vandløb der f.eks. skal skifte kote for at komme under en vej.</w:t>
            </w:r>
          </w:p>
        </w:tc>
      </w:tr>
      <w:tr w:rsidR="00CB4BEB" w:rsidRPr="0051728E" w14:paraId="2B32D9F5" w14:textId="77777777" w:rsidTr="003C0924">
        <w:trPr>
          <w:trHeight w:hRule="exact" w:val="510"/>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0D397125"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lastRenderedPageBreak/>
              <w:t>3</w:t>
            </w:r>
          </w:p>
        </w:tc>
        <w:tc>
          <w:tcPr>
            <w:tcW w:w="1825" w:type="dxa"/>
            <w:tcBorders>
              <w:top w:val="single" w:sz="4" w:space="0" w:color="auto"/>
              <w:left w:val="single" w:sz="4" w:space="0" w:color="auto"/>
              <w:bottom w:val="single" w:sz="4" w:space="0" w:color="auto"/>
            </w:tcBorders>
            <w:shd w:val="clear" w:color="auto" w:fill="FFFFFF"/>
            <w:vAlign w:val="center"/>
          </w:tcPr>
          <w:p w14:paraId="6FB63E34"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Frontmur</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center"/>
          </w:tcPr>
          <w:p w14:paraId="3D7D3FB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0901F579"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Et bygværk på tværs af et vandløb - et afgrænsende bygningselement ud mod et vandløb typisk med indbygget rør til ind-/udløb.</w:t>
            </w:r>
          </w:p>
        </w:tc>
      </w:tr>
      <w:tr w:rsidR="00CB4BEB" w:rsidRPr="0051728E" w14:paraId="6A1E4684"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58E04BEB"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4</w:t>
            </w:r>
          </w:p>
        </w:tc>
        <w:tc>
          <w:tcPr>
            <w:tcW w:w="1825" w:type="dxa"/>
            <w:tcBorders>
              <w:top w:val="single" w:sz="4" w:space="0" w:color="auto"/>
              <w:left w:val="single" w:sz="4" w:space="0" w:color="auto"/>
              <w:bottom w:val="single" w:sz="4" w:space="0" w:color="auto"/>
            </w:tcBorders>
            <w:shd w:val="clear" w:color="auto" w:fill="FFFFFF"/>
            <w:vAlign w:val="bottom"/>
          </w:tcPr>
          <w:p w14:paraId="2FCD4DE3"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Opstemning</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7231DD4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7E0392A9"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Opstemning af vandløb. Typisk ved et dambrug</w:t>
            </w:r>
          </w:p>
        </w:tc>
      </w:tr>
      <w:tr w:rsidR="00CB4BEB" w:rsidRPr="0051728E" w14:paraId="4ACB4FD6"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2684302A"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5</w:t>
            </w:r>
          </w:p>
        </w:tc>
        <w:tc>
          <w:tcPr>
            <w:tcW w:w="1825" w:type="dxa"/>
            <w:tcBorders>
              <w:top w:val="single" w:sz="4" w:space="0" w:color="auto"/>
              <w:left w:val="single" w:sz="4" w:space="0" w:color="auto"/>
              <w:bottom w:val="single" w:sz="4" w:space="0" w:color="auto"/>
            </w:tcBorders>
            <w:shd w:val="clear" w:color="auto" w:fill="FFFFFF"/>
            <w:vAlign w:val="bottom"/>
          </w:tcPr>
          <w:p w14:paraId="3838788D"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Reguleringsanlæg</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6975830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5C307A29"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Anlæg til at regulere hvor meget vand der løbet videre</w:t>
            </w:r>
          </w:p>
        </w:tc>
      </w:tr>
      <w:tr w:rsidR="00CB4BEB" w:rsidRPr="0051728E" w14:paraId="10230A11"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74C28F85"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6</w:t>
            </w:r>
          </w:p>
        </w:tc>
        <w:tc>
          <w:tcPr>
            <w:tcW w:w="1825" w:type="dxa"/>
            <w:tcBorders>
              <w:top w:val="single" w:sz="4" w:space="0" w:color="auto"/>
              <w:left w:val="single" w:sz="4" w:space="0" w:color="auto"/>
              <w:bottom w:val="single" w:sz="4" w:space="0" w:color="auto"/>
            </w:tcBorders>
            <w:shd w:val="clear" w:color="auto" w:fill="FFFFFF"/>
            <w:vAlign w:val="bottom"/>
          </w:tcPr>
          <w:p w14:paraId="6708C5CB"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Rist</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5698ECE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43C5A3A0"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Rist til at opfange ting i vandløbet.</w:t>
            </w:r>
          </w:p>
        </w:tc>
      </w:tr>
      <w:tr w:rsidR="00CB4BEB" w:rsidRPr="0051728E" w14:paraId="4FF15CDF"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2B45F8F5"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7</w:t>
            </w:r>
          </w:p>
        </w:tc>
        <w:tc>
          <w:tcPr>
            <w:tcW w:w="1825" w:type="dxa"/>
            <w:tcBorders>
              <w:top w:val="single" w:sz="4" w:space="0" w:color="auto"/>
              <w:left w:val="single" w:sz="4" w:space="0" w:color="auto"/>
              <w:bottom w:val="single" w:sz="4" w:space="0" w:color="auto"/>
            </w:tcBorders>
            <w:shd w:val="clear" w:color="auto" w:fill="FFFFFF"/>
            <w:vAlign w:val="bottom"/>
          </w:tcPr>
          <w:p w14:paraId="366C8D1F" w14:textId="77777777" w:rsidR="00CB4BEB" w:rsidRPr="00BD08B4" w:rsidRDefault="00CB4BEB" w:rsidP="003C0924">
            <w:pPr>
              <w:rPr>
                <w:rFonts w:ascii="Trebuchet MS" w:hAnsi="Trebuchet MS"/>
                <w:sz w:val="18"/>
                <w:szCs w:val="18"/>
              </w:rPr>
            </w:pPr>
            <w:proofErr w:type="spellStart"/>
            <w:r w:rsidRPr="00BD08B4">
              <w:rPr>
                <w:rFonts w:ascii="Trebuchet MS" w:hAnsi="Trebuchet MS"/>
                <w:sz w:val="18"/>
                <w:szCs w:val="18"/>
              </w:rPr>
              <w:t>Rørbro</w:t>
            </w:r>
            <w:proofErr w:type="spellEnd"/>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7D6EA7F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192F8AED"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I stedet for at bygge en bro er der lagt et stort rør. Ofte kun en halvcirkel. Dvs. et rør uden bund.</w:t>
            </w:r>
          </w:p>
        </w:tc>
      </w:tr>
      <w:tr w:rsidR="00CB4BEB" w:rsidRPr="0051728E" w14:paraId="325A9FBE"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7984A861"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8</w:t>
            </w:r>
          </w:p>
        </w:tc>
        <w:tc>
          <w:tcPr>
            <w:tcW w:w="1825" w:type="dxa"/>
            <w:tcBorders>
              <w:top w:val="single" w:sz="4" w:space="0" w:color="auto"/>
              <w:left w:val="single" w:sz="4" w:space="0" w:color="auto"/>
              <w:bottom w:val="single" w:sz="4" w:space="0" w:color="auto"/>
            </w:tcBorders>
            <w:shd w:val="clear" w:color="auto" w:fill="FFFFFF"/>
            <w:vAlign w:val="bottom"/>
          </w:tcPr>
          <w:p w14:paraId="713C9B7A"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Rørgennemførsel</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3D259C7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66F078E4"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Der er opbygget en dæmning til vej/jernbane, hvor vandløbet føres igennem med et rør</w:t>
            </w:r>
          </w:p>
        </w:tc>
      </w:tr>
      <w:tr w:rsidR="00CB4BEB" w:rsidRPr="0051728E" w14:paraId="05E74A7B"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59AEF87D"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9</w:t>
            </w:r>
          </w:p>
        </w:tc>
        <w:tc>
          <w:tcPr>
            <w:tcW w:w="1825" w:type="dxa"/>
            <w:tcBorders>
              <w:top w:val="single" w:sz="4" w:space="0" w:color="auto"/>
              <w:left w:val="single" w:sz="4" w:space="0" w:color="auto"/>
              <w:bottom w:val="single" w:sz="4" w:space="0" w:color="auto"/>
            </w:tcBorders>
            <w:shd w:val="clear" w:color="auto" w:fill="FFFFFF"/>
            <w:vAlign w:val="bottom"/>
          </w:tcPr>
          <w:p w14:paraId="287FC3A8"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Rørlægning</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4881BB4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33F9816F"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Rørlægning af et vandløb. Ikke kun under vej/jernbane.</w:t>
            </w:r>
          </w:p>
        </w:tc>
      </w:tr>
      <w:tr w:rsidR="00CB4BEB" w:rsidRPr="0051728E" w14:paraId="10451F3A"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15210B48"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10</w:t>
            </w:r>
          </w:p>
        </w:tc>
        <w:tc>
          <w:tcPr>
            <w:tcW w:w="1825" w:type="dxa"/>
            <w:tcBorders>
              <w:top w:val="single" w:sz="4" w:space="0" w:color="auto"/>
              <w:left w:val="single" w:sz="4" w:space="0" w:color="auto"/>
              <w:bottom w:val="single" w:sz="4" w:space="0" w:color="auto"/>
            </w:tcBorders>
            <w:shd w:val="clear" w:color="auto" w:fill="FFFFFF"/>
            <w:vAlign w:val="bottom"/>
          </w:tcPr>
          <w:p w14:paraId="2FBA7E48"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Rørstyrt</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208B61A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1E2F1BAB"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Hvor der er et fald fra røret til vandløbets overflade ved lav vandføring.</w:t>
            </w:r>
          </w:p>
        </w:tc>
      </w:tr>
      <w:tr w:rsidR="00CB4BEB" w:rsidRPr="0051728E" w14:paraId="55C995DC"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46CBBF13"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11</w:t>
            </w:r>
          </w:p>
        </w:tc>
        <w:tc>
          <w:tcPr>
            <w:tcW w:w="1825" w:type="dxa"/>
            <w:tcBorders>
              <w:top w:val="single" w:sz="4" w:space="0" w:color="auto"/>
              <w:left w:val="single" w:sz="4" w:space="0" w:color="auto"/>
              <w:bottom w:val="single" w:sz="4" w:space="0" w:color="auto"/>
            </w:tcBorders>
            <w:shd w:val="clear" w:color="auto" w:fill="FFFFFF"/>
            <w:vAlign w:val="bottom"/>
          </w:tcPr>
          <w:p w14:paraId="116E0EED"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Spærring Dambrug</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463F577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070B4102"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Spærring ved dambrug. Forhindre passage af dyr i vandløbet ved f.eks. periodevis tørlægning</w:t>
            </w:r>
          </w:p>
        </w:tc>
      </w:tr>
      <w:tr w:rsidR="00CB4BEB" w:rsidRPr="0051728E" w14:paraId="2EA71151" w14:textId="77777777" w:rsidTr="003C0924">
        <w:trPr>
          <w:trHeight w:hRule="exact" w:val="667"/>
        </w:trPr>
        <w:tc>
          <w:tcPr>
            <w:tcW w:w="2072" w:type="dxa"/>
            <w:tcBorders>
              <w:top w:val="single" w:sz="4" w:space="0" w:color="auto"/>
              <w:left w:val="single" w:sz="4" w:space="0" w:color="auto"/>
              <w:bottom w:val="single" w:sz="4" w:space="0" w:color="auto"/>
              <w:right w:val="single" w:sz="4" w:space="0" w:color="auto"/>
            </w:tcBorders>
            <w:shd w:val="clear" w:color="auto" w:fill="D9D9D9"/>
            <w:vAlign w:val="center"/>
          </w:tcPr>
          <w:p w14:paraId="3186F23D"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12</w:t>
            </w:r>
          </w:p>
        </w:tc>
        <w:tc>
          <w:tcPr>
            <w:tcW w:w="1825" w:type="dxa"/>
            <w:tcBorders>
              <w:top w:val="single" w:sz="4" w:space="0" w:color="auto"/>
              <w:left w:val="single" w:sz="4" w:space="0" w:color="auto"/>
              <w:bottom w:val="single" w:sz="4" w:space="0" w:color="auto"/>
            </w:tcBorders>
            <w:shd w:val="clear" w:color="auto" w:fill="FFFFFF"/>
            <w:vAlign w:val="center"/>
          </w:tcPr>
          <w:p w14:paraId="2107D56B"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Stemmeværk</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center"/>
          </w:tcPr>
          <w:p w14:paraId="449339B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5F1B1FFD"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En konstruktion udført som en dæmning beregnet til at opstemme og kontrollere vandmængder hvor tilløbende vand bliver holdt tilbage indtil værkets overkant/ krone bliver nået og skaber overløb over denne</w:t>
            </w:r>
          </w:p>
        </w:tc>
      </w:tr>
      <w:tr w:rsidR="00CB4BEB" w:rsidRPr="0051728E" w14:paraId="6DC50E8F"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5A501330"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13</w:t>
            </w:r>
          </w:p>
        </w:tc>
        <w:tc>
          <w:tcPr>
            <w:tcW w:w="1825" w:type="dxa"/>
            <w:tcBorders>
              <w:top w:val="single" w:sz="4" w:space="0" w:color="auto"/>
              <w:left w:val="single" w:sz="4" w:space="0" w:color="auto"/>
              <w:bottom w:val="single" w:sz="4" w:space="0" w:color="auto"/>
            </w:tcBorders>
            <w:shd w:val="clear" w:color="auto" w:fill="FFFFFF"/>
            <w:vAlign w:val="bottom"/>
          </w:tcPr>
          <w:p w14:paraId="4CFCEC35"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Stenkiste</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1DFE89F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48FEB07A"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Bro opbygget af tilhugget kampesten. Typisk gamle broer.</w:t>
            </w:r>
          </w:p>
        </w:tc>
      </w:tr>
      <w:tr w:rsidR="00CB4BEB" w:rsidRPr="0051728E" w14:paraId="6A6DF5DB"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3BCC86C6"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14</w:t>
            </w:r>
          </w:p>
        </w:tc>
        <w:tc>
          <w:tcPr>
            <w:tcW w:w="1825" w:type="dxa"/>
            <w:tcBorders>
              <w:top w:val="single" w:sz="4" w:space="0" w:color="auto"/>
              <w:left w:val="single" w:sz="4" w:space="0" w:color="auto"/>
              <w:bottom w:val="single" w:sz="4" w:space="0" w:color="auto"/>
            </w:tcBorders>
            <w:shd w:val="clear" w:color="auto" w:fill="FFFFFF"/>
            <w:vAlign w:val="bottom"/>
          </w:tcPr>
          <w:p w14:paraId="305B3977"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Styrt, andet</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36B8546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588B133D"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Hvor der er et lodret fald på vandløbet, som ikke er fra rør eller i en brønd.</w:t>
            </w:r>
          </w:p>
        </w:tc>
      </w:tr>
      <w:tr w:rsidR="00CB4BEB" w:rsidRPr="0051728E" w14:paraId="6125C3F4"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177DC594"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15</w:t>
            </w:r>
          </w:p>
        </w:tc>
        <w:tc>
          <w:tcPr>
            <w:tcW w:w="1825" w:type="dxa"/>
            <w:tcBorders>
              <w:top w:val="single" w:sz="4" w:space="0" w:color="auto"/>
              <w:left w:val="single" w:sz="4" w:space="0" w:color="auto"/>
              <w:bottom w:val="single" w:sz="4" w:space="0" w:color="auto"/>
            </w:tcBorders>
            <w:shd w:val="clear" w:color="auto" w:fill="FFFFFF"/>
            <w:vAlign w:val="bottom"/>
          </w:tcPr>
          <w:p w14:paraId="4F116B46"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Vej</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6A4D323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2E8C8DB9"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Hvor en vej krydser en spredningskorridor.</w:t>
            </w:r>
          </w:p>
        </w:tc>
      </w:tr>
      <w:tr w:rsidR="00CB4BEB" w:rsidRPr="0051728E" w14:paraId="41F11E4D" w14:textId="77777777" w:rsidTr="003C0924">
        <w:trPr>
          <w:trHeight w:hRule="exact" w:val="452"/>
        </w:trPr>
        <w:tc>
          <w:tcPr>
            <w:tcW w:w="2072" w:type="dxa"/>
            <w:tcBorders>
              <w:top w:val="single" w:sz="4" w:space="0" w:color="auto"/>
              <w:left w:val="single" w:sz="4" w:space="0" w:color="auto"/>
              <w:bottom w:val="single" w:sz="4" w:space="0" w:color="auto"/>
              <w:right w:val="single" w:sz="4" w:space="0" w:color="auto"/>
            </w:tcBorders>
            <w:shd w:val="clear" w:color="auto" w:fill="D9D9D9"/>
            <w:vAlign w:val="center"/>
          </w:tcPr>
          <w:p w14:paraId="00DB4801"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16</w:t>
            </w:r>
          </w:p>
        </w:tc>
        <w:tc>
          <w:tcPr>
            <w:tcW w:w="1825" w:type="dxa"/>
            <w:tcBorders>
              <w:top w:val="single" w:sz="4" w:space="0" w:color="auto"/>
              <w:left w:val="single" w:sz="4" w:space="0" w:color="auto"/>
              <w:bottom w:val="single" w:sz="4" w:space="0" w:color="auto"/>
            </w:tcBorders>
            <w:shd w:val="clear" w:color="auto" w:fill="FFFFFF"/>
            <w:vAlign w:val="center"/>
          </w:tcPr>
          <w:p w14:paraId="7765F21A"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Ålekiste</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center"/>
          </w:tcPr>
          <w:p w14:paraId="1D05C1F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00EDE830"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Et redskab til fangst af ål, og benyttes både i mindre vandløb eller bække i en meget primitiv form som en kasse.</w:t>
            </w:r>
          </w:p>
        </w:tc>
      </w:tr>
      <w:tr w:rsidR="00CB4BEB" w:rsidRPr="0051728E" w14:paraId="4A6159E8" w14:textId="77777777" w:rsidTr="003C0924">
        <w:trPr>
          <w:trHeight w:hRule="exact" w:val="484"/>
        </w:trPr>
        <w:tc>
          <w:tcPr>
            <w:tcW w:w="2072" w:type="dxa"/>
            <w:tcBorders>
              <w:top w:val="single" w:sz="4" w:space="0" w:color="auto"/>
              <w:left w:val="single" w:sz="4" w:space="0" w:color="auto"/>
              <w:bottom w:val="single" w:sz="4" w:space="0" w:color="auto"/>
              <w:right w:val="single" w:sz="4" w:space="0" w:color="auto"/>
            </w:tcBorders>
            <w:shd w:val="clear" w:color="auto" w:fill="D9D9D9"/>
            <w:vAlign w:val="center"/>
          </w:tcPr>
          <w:p w14:paraId="5A2457E6"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17</w:t>
            </w:r>
          </w:p>
        </w:tc>
        <w:tc>
          <w:tcPr>
            <w:tcW w:w="1825" w:type="dxa"/>
            <w:tcBorders>
              <w:top w:val="single" w:sz="4" w:space="0" w:color="auto"/>
              <w:left w:val="single" w:sz="4" w:space="0" w:color="auto"/>
              <w:bottom w:val="single" w:sz="4" w:space="0" w:color="auto"/>
            </w:tcBorders>
            <w:shd w:val="clear" w:color="auto" w:fill="FFFFFF"/>
            <w:vAlign w:val="center"/>
          </w:tcPr>
          <w:p w14:paraId="3F4CF563"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Bro på piller</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center"/>
          </w:tcPr>
          <w:p w14:paraId="066EA0D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5D1D5C0E"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Vej/jernbanebro der er sat på piller gennem del af f.eks. ådalen for at øge muligheden for landdyrs passage.</w:t>
            </w:r>
          </w:p>
        </w:tc>
      </w:tr>
      <w:tr w:rsidR="00CB4BEB" w:rsidRPr="0051728E" w14:paraId="7A895FAE"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13C2E470"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98</w:t>
            </w:r>
          </w:p>
        </w:tc>
        <w:tc>
          <w:tcPr>
            <w:tcW w:w="1825" w:type="dxa"/>
            <w:tcBorders>
              <w:top w:val="single" w:sz="4" w:space="0" w:color="auto"/>
              <w:left w:val="single" w:sz="4" w:space="0" w:color="auto"/>
              <w:bottom w:val="single" w:sz="4" w:space="0" w:color="auto"/>
            </w:tcBorders>
            <w:shd w:val="clear" w:color="auto" w:fill="FFFFFF"/>
            <w:vAlign w:val="bottom"/>
          </w:tcPr>
          <w:p w14:paraId="36C25748"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Anden spærring</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589B40A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570BCB76"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Spærring hvor andet ikke er dækkende.</w:t>
            </w:r>
          </w:p>
        </w:tc>
      </w:tr>
      <w:tr w:rsidR="00CB4BEB" w:rsidRPr="0051728E" w14:paraId="5B00FE55"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0328930C"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99</w:t>
            </w:r>
          </w:p>
        </w:tc>
        <w:tc>
          <w:tcPr>
            <w:tcW w:w="1825" w:type="dxa"/>
            <w:tcBorders>
              <w:top w:val="single" w:sz="4" w:space="0" w:color="auto"/>
              <w:left w:val="single" w:sz="4" w:space="0" w:color="auto"/>
              <w:bottom w:val="single" w:sz="4" w:space="0" w:color="auto"/>
            </w:tcBorders>
            <w:shd w:val="clear" w:color="auto" w:fill="FFFFFF"/>
            <w:vAlign w:val="bottom"/>
          </w:tcPr>
          <w:p w14:paraId="469DD826"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Ukendt spærring</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307A0AC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54FBCD54"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Fået oplyst der er en spærring, men arten er ukendt. Typisk fra borger eller gammelt register.</w:t>
            </w:r>
          </w:p>
        </w:tc>
      </w:tr>
    </w:tbl>
    <w:p w14:paraId="5029F585" w14:textId="77777777" w:rsidR="00CB4BEB" w:rsidRPr="00A32757" w:rsidRDefault="00CB4BEB" w:rsidP="00CB4BEB">
      <w:pPr>
        <w:pStyle w:val="Overskrift7"/>
      </w:pPr>
      <w:bookmarkStart w:id="1241" w:name="_Toc292865196"/>
      <w:r>
        <w:t>5.1.3.3.2</w:t>
      </w:r>
      <w:r w:rsidRPr="00A32757">
        <w:t xml:space="preserve"> </w:t>
      </w:r>
      <w:r>
        <w:t xml:space="preserve">  5002 Passage</w:t>
      </w:r>
      <w:r w:rsidRPr="002B12CC">
        <w:rPr>
          <w:color w:val="00B050"/>
        </w:rPr>
        <w:t xml:space="preserve"> </w:t>
      </w:r>
      <w:r>
        <w:t>(</w:t>
      </w:r>
      <w:r w:rsidRPr="004D056C">
        <w:t>d_5002_passage</w:t>
      </w:r>
      <w:r>
        <w:t>)</w:t>
      </w:r>
      <w:bookmarkEnd w:id="124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79"/>
        <w:gridCol w:w="1640"/>
        <w:gridCol w:w="1404"/>
        <w:gridCol w:w="8803"/>
      </w:tblGrid>
      <w:tr w:rsidR="00CB4BEB" w:rsidRPr="0051728E" w14:paraId="2B7CED62" w14:textId="77777777" w:rsidTr="003C0924">
        <w:trPr>
          <w:trHeight w:hRule="exact" w:val="255"/>
        </w:trPr>
        <w:tc>
          <w:tcPr>
            <w:tcW w:w="1583" w:type="dxa"/>
            <w:tcBorders>
              <w:bottom w:val="single" w:sz="4" w:space="0" w:color="auto"/>
            </w:tcBorders>
            <w:shd w:val="clear" w:color="auto" w:fill="D9D9D9"/>
            <w:vAlign w:val="bottom"/>
          </w:tcPr>
          <w:p w14:paraId="74BCC5B5" w14:textId="77777777" w:rsidR="00CB4BEB" w:rsidRPr="00BD08B4" w:rsidRDefault="00CB4BEB" w:rsidP="003C0924">
            <w:pPr>
              <w:rPr>
                <w:rFonts w:ascii="Trebuchet MS" w:hAnsi="Trebuchet MS" w:cs="Trebuchet MS"/>
                <w:b/>
                <w:bCs/>
                <w:sz w:val="18"/>
                <w:szCs w:val="18"/>
              </w:rPr>
            </w:pPr>
            <w:proofErr w:type="spellStart"/>
            <w:r w:rsidRPr="00BD08B4">
              <w:rPr>
                <w:rFonts w:ascii="Trebuchet MS" w:hAnsi="Trebuchet MS" w:cs="Trebuchet MS"/>
                <w:b/>
                <w:bCs/>
                <w:sz w:val="18"/>
                <w:szCs w:val="18"/>
              </w:rPr>
              <w:t>passage_kode</w:t>
            </w:r>
            <w:proofErr w:type="spellEnd"/>
          </w:p>
        </w:tc>
        <w:tc>
          <w:tcPr>
            <w:tcW w:w="1644" w:type="dxa"/>
            <w:tcBorders>
              <w:bottom w:val="single" w:sz="4" w:space="0" w:color="auto"/>
            </w:tcBorders>
            <w:shd w:val="clear" w:color="auto" w:fill="D9D9D9"/>
            <w:vAlign w:val="bottom"/>
          </w:tcPr>
          <w:p w14:paraId="08F99B28" w14:textId="77777777" w:rsidR="00CB4BEB" w:rsidRPr="00BD08B4" w:rsidRDefault="00CB4BEB" w:rsidP="003C0924">
            <w:pPr>
              <w:rPr>
                <w:rFonts w:ascii="Trebuchet MS" w:hAnsi="Trebuchet MS" w:cs="Trebuchet MS"/>
                <w:bCs/>
                <w:sz w:val="18"/>
                <w:szCs w:val="18"/>
              </w:rPr>
            </w:pPr>
            <w:r>
              <w:rPr>
                <w:rFonts w:ascii="Trebuchet MS" w:hAnsi="Trebuchet MS" w:cs="Trebuchet MS"/>
                <w:b/>
                <w:bCs/>
                <w:sz w:val="18"/>
                <w:szCs w:val="18"/>
              </w:rPr>
              <w:t>p</w:t>
            </w:r>
            <w:r w:rsidRPr="00BD08B4">
              <w:rPr>
                <w:rFonts w:ascii="Trebuchet MS" w:hAnsi="Trebuchet MS" w:cs="Trebuchet MS"/>
                <w:b/>
                <w:bCs/>
                <w:sz w:val="18"/>
                <w:szCs w:val="18"/>
              </w:rPr>
              <w:t>assage</w:t>
            </w:r>
          </w:p>
        </w:tc>
        <w:tc>
          <w:tcPr>
            <w:tcW w:w="1418" w:type="dxa"/>
            <w:tcBorders>
              <w:bottom w:val="single" w:sz="4" w:space="0" w:color="auto"/>
            </w:tcBorders>
            <w:shd w:val="clear" w:color="auto" w:fill="D9D9D9"/>
            <w:vAlign w:val="bottom"/>
          </w:tcPr>
          <w:p w14:paraId="6AC1FE4F"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930" w:type="dxa"/>
            <w:tcBorders>
              <w:bottom w:val="single" w:sz="4" w:space="0" w:color="auto"/>
            </w:tcBorders>
            <w:shd w:val="clear" w:color="auto" w:fill="D9D9D9"/>
            <w:vAlign w:val="bottom"/>
          </w:tcPr>
          <w:p w14:paraId="2F46000E" w14:textId="77777777" w:rsidR="00CB4BEB" w:rsidRPr="00BD08B4" w:rsidRDefault="00CB4BEB" w:rsidP="003C0924">
            <w:pPr>
              <w:rPr>
                <w:rFonts w:ascii="Trebuchet MS" w:hAnsi="Trebuchet MS" w:cs="Trebuchet MS"/>
                <w:b/>
                <w:bCs/>
                <w:sz w:val="18"/>
                <w:szCs w:val="18"/>
              </w:rPr>
            </w:pPr>
            <w:r w:rsidRPr="00BD08B4">
              <w:rPr>
                <w:rFonts w:ascii="Trebuchet MS" w:hAnsi="Trebuchet MS" w:cs="Trebuchet MS"/>
                <w:b/>
                <w:bCs/>
                <w:sz w:val="18"/>
                <w:szCs w:val="18"/>
              </w:rPr>
              <w:t>Begrebsdefinition</w:t>
            </w:r>
          </w:p>
        </w:tc>
      </w:tr>
      <w:tr w:rsidR="00CB4BEB" w:rsidRPr="0051728E" w14:paraId="2D3BF93B" w14:textId="77777777" w:rsidTr="003C0924">
        <w:trPr>
          <w:trHeight w:hRule="exact" w:val="510"/>
        </w:trPr>
        <w:tc>
          <w:tcPr>
            <w:tcW w:w="1583" w:type="dxa"/>
            <w:tcBorders>
              <w:top w:val="single" w:sz="4" w:space="0" w:color="auto"/>
              <w:left w:val="single" w:sz="4" w:space="0" w:color="auto"/>
              <w:bottom w:val="single" w:sz="4" w:space="0" w:color="auto"/>
              <w:right w:val="single" w:sz="4" w:space="0" w:color="auto"/>
            </w:tcBorders>
            <w:shd w:val="clear" w:color="auto" w:fill="D9D9D9"/>
            <w:vAlign w:val="center"/>
          </w:tcPr>
          <w:p w14:paraId="72AB8956"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w:t>
            </w:r>
          </w:p>
        </w:tc>
        <w:tc>
          <w:tcPr>
            <w:tcW w:w="1644" w:type="dxa"/>
            <w:tcBorders>
              <w:top w:val="single" w:sz="4" w:space="0" w:color="auto"/>
              <w:left w:val="single" w:sz="4" w:space="0" w:color="auto"/>
              <w:bottom w:val="single" w:sz="4" w:space="0" w:color="auto"/>
            </w:tcBorders>
            <w:shd w:val="clear" w:color="auto" w:fill="FFFFFF"/>
            <w:vAlign w:val="center"/>
          </w:tcPr>
          <w:p w14:paraId="39C0A60C"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Faunabro</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2EAEF34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08B89BC1"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Anlægges med en bredde og størrelse med mulighed for beplantning, hvorved vilkårene for dyrene ikke ændres afgørende i forhold til landskabet på begge sider af vejen under passagen</w:t>
            </w:r>
          </w:p>
        </w:tc>
      </w:tr>
      <w:tr w:rsidR="00CB4BEB" w:rsidRPr="0051728E" w14:paraId="59B04167" w14:textId="77777777" w:rsidTr="003C0924">
        <w:trPr>
          <w:trHeight w:hRule="exact" w:val="510"/>
        </w:trPr>
        <w:tc>
          <w:tcPr>
            <w:tcW w:w="1583" w:type="dxa"/>
            <w:tcBorders>
              <w:top w:val="single" w:sz="4" w:space="0" w:color="auto"/>
              <w:left w:val="single" w:sz="4" w:space="0" w:color="auto"/>
              <w:bottom w:val="single" w:sz="4" w:space="0" w:color="auto"/>
              <w:right w:val="single" w:sz="4" w:space="0" w:color="auto"/>
            </w:tcBorders>
            <w:shd w:val="clear" w:color="auto" w:fill="D9D9D9"/>
            <w:vAlign w:val="center"/>
          </w:tcPr>
          <w:p w14:paraId="70D51629"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2</w:t>
            </w:r>
          </w:p>
        </w:tc>
        <w:tc>
          <w:tcPr>
            <w:tcW w:w="1644" w:type="dxa"/>
            <w:tcBorders>
              <w:top w:val="single" w:sz="4" w:space="0" w:color="auto"/>
              <w:left w:val="single" w:sz="4" w:space="0" w:color="auto"/>
              <w:bottom w:val="single" w:sz="4" w:space="0" w:color="auto"/>
            </w:tcBorders>
            <w:shd w:val="clear" w:color="auto" w:fill="FFFFFF"/>
            <w:vAlign w:val="center"/>
          </w:tcPr>
          <w:p w14:paraId="39C018E8"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Faunarør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1988596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1EDB2F3F" w14:textId="3DBDE42A"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Underføring under vej m.v. Betjener hovedsag</w:t>
            </w:r>
            <w:r w:rsidR="00181F70">
              <w:rPr>
                <w:rFonts w:ascii="Trebuchet MS" w:hAnsi="Trebuchet MS" w:cs="Trebuchet MS"/>
                <w:sz w:val="18"/>
                <w:szCs w:val="18"/>
              </w:rPr>
              <w:t>e</w:t>
            </w:r>
            <w:r w:rsidRPr="00BD08B4">
              <w:rPr>
                <w:rFonts w:ascii="Trebuchet MS" w:hAnsi="Trebuchet MS" w:cs="Trebuchet MS"/>
                <w:sz w:val="18"/>
                <w:szCs w:val="18"/>
              </w:rPr>
              <w:t>ligt smådyr. Også kaldt dyretunnel, men omfatter ikke paddetunnel. (Har egen kode.)</w:t>
            </w:r>
          </w:p>
        </w:tc>
      </w:tr>
      <w:tr w:rsidR="00CB4BEB" w:rsidRPr="0051728E" w14:paraId="71E487A3" w14:textId="77777777" w:rsidTr="003C0924">
        <w:trPr>
          <w:trHeight w:hRule="exact" w:val="510"/>
        </w:trPr>
        <w:tc>
          <w:tcPr>
            <w:tcW w:w="1583" w:type="dxa"/>
            <w:tcBorders>
              <w:top w:val="single" w:sz="4" w:space="0" w:color="auto"/>
              <w:left w:val="single" w:sz="4" w:space="0" w:color="auto"/>
              <w:bottom w:val="single" w:sz="4" w:space="0" w:color="auto"/>
              <w:right w:val="single" w:sz="4" w:space="0" w:color="auto"/>
            </w:tcBorders>
            <w:shd w:val="clear" w:color="auto" w:fill="D9D9D9"/>
            <w:vAlign w:val="center"/>
          </w:tcPr>
          <w:p w14:paraId="59C9EB20"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3</w:t>
            </w:r>
          </w:p>
        </w:tc>
        <w:tc>
          <w:tcPr>
            <w:tcW w:w="1644" w:type="dxa"/>
            <w:tcBorders>
              <w:top w:val="single" w:sz="4" w:space="0" w:color="auto"/>
              <w:left w:val="single" w:sz="4" w:space="0" w:color="auto"/>
              <w:bottom w:val="single" w:sz="4" w:space="0" w:color="auto"/>
            </w:tcBorders>
            <w:shd w:val="clear" w:color="auto" w:fill="FFFFFF"/>
            <w:vAlign w:val="center"/>
          </w:tcPr>
          <w:p w14:paraId="324E1B3E"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Fisketrappe, 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7977F39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09C8A813"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Kunstigt anlagt vandløbsforløb ved om en spærring f.eks. en dæmning uden det er med kammer, modstrømstrappe eller zigzag.</w:t>
            </w:r>
          </w:p>
        </w:tc>
      </w:tr>
      <w:tr w:rsidR="00CB4BEB" w:rsidRPr="0051728E" w14:paraId="11F620B7" w14:textId="77777777" w:rsidTr="003C0924">
        <w:trPr>
          <w:trHeight w:hRule="exact" w:val="510"/>
        </w:trPr>
        <w:tc>
          <w:tcPr>
            <w:tcW w:w="1583" w:type="dxa"/>
            <w:tcBorders>
              <w:top w:val="single" w:sz="4" w:space="0" w:color="auto"/>
              <w:left w:val="single" w:sz="4" w:space="0" w:color="auto"/>
              <w:bottom w:val="single" w:sz="4" w:space="0" w:color="auto"/>
              <w:right w:val="single" w:sz="4" w:space="0" w:color="auto"/>
            </w:tcBorders>
            <w:shd w:val="clear" w:color="auto" w:fill="D9D9D9"/>
            <w:vAlign w:val="center"/>
          </w:tcPr>
          <w:p w14:paraId="673474E5"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4</w:t>
            </w:r>
          </w:p>
        </w:tc>
        <w:tc>
          <w:tcPr>
            <w:tcW w:w="1644" w:type="dxa"/>
            <w:tcBorders>
              <w:top w:val="single" w:sz="4" w:space="0" w:color="auto"/>
              <w:left w:val="single" w:sz="4" w:space="0" w:color="auto"/>
              <w:bottom w:val="single" w:sz="4" w:space="0" w:color="auto"/>
            </w:tcBorders>
            <w:shd w:val="clear" w:color="auto" w:fill="FFFFFF"/>
            <w:vAlign w:val="center"/>
          </w:tcPr>
          <w:p w14:paraId="6275589F"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Fisketrappe, kammer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4AD5A70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0175742A" w14:textId="337C2C5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Kunstigt anlagt vandløbsforløb ved om en spærring f.eks. en dæmning opbygget med kammer/bassiner hvor vand strømmer igennem</w:t>
            </w:r>
            <w:r w:rsidR="00181F70">
              <w:rPr>
                <w:rFonts w:ascii="Trebuchet MS" w:hAnsi="Trebuchet MS" w:cs="Trebuchet MS"/>
                <w:sz w:val="18"/>
                <w:szCs w:val="18"/>
              </w:rPr>
              <w:t>,</w:t>
            </w:r>
            <w:r w:rsidRPr="00BD08B4">
              <w:rPr>
                <w:rFonts w:ascii="Trebuchet MS" w:hAnsi="Trebuchet MS" w:cs="Trebuchet MS"/>
                <w:sz w:val="18"/>
                <w:szCs w:val="18"/>
              </w:rPr>
              <w:t xml:space="preserve"> men der også er ret stille vand/hvilepladser til fisk m.v.</w:t>
            </w:r>
          </w:p>
        </w:tc>
      </w:tr>
      <w:tr w:rsidR="00CB4BEB" w:rsidRPr="0051728E" w14:paraId="2EFD35B4" w14:textId="77777777" w:rsidTr="003C0924">
        <w:trPr>
          <w:trHeight w:hRule="exact" w:val="510"/>
        </w:trPr>
        <w:tc>
          <w:tcPr>
            <w:tcW w:w="1583" w:type="dxa"/>
            <w:tcBorders>
              <w:top w:val="single" w:sz="4" w:space="0" w:color="auto"/>
              <w:left w:val="single" w:sz="4" w:space="0" w:color="auto"/>
              <w:bottom w:val="single" w:sz="4" w:space="0" w:color="auto"/>
              <w:right w:val="single" w:sz="4" w:space="0" w:color="auto"/>
            </w:tcBorders>
            <w:shd w:val="clear" w:color="auto" w:fill="D9D9D9"/>
            <w:vAlign w:val="center"/>
          </w:tcPr>
          <w:p w14:paraId="2A51BB77"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5</w:t>
            </w:r>
          </w:p>
        </w:tc>
        <w:tc>
          <w:tcPr>
            <w:tcW w:w="1644" w:type="dxa"/>
            <w:tcBorders>
              <w:top w:val="single" w:sz="4" w:space="0" w:color="auto"/>
              <w:left w:val="single" w:sz="4" w:space="0" w:color="auto"/>
              <w:bottom w:val="single" w:sz="4" w:space="0" w:color="auto"/>
            </w:tcBorders>
            <w:shd w:val="clear" w:color="auto" w:fill="FFFFFF"/>
            <w:vAlign w:val="center"/>
          </w:tcPr>
          <w:p w14:paraId="1C917EF0"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Fisketrappe, modstrøm</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14BF8FF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14021570"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Kunstigt anlagt vandløbsforløb ved om en spærring f.eks. en dæmning, hvor der typisk er en lang lige rende med kraftig modstrøm.</w:t>
            </w:r>
          </w:p>
        </w:tc>
      </w:tr>
      <w:tr w:rsidR="00CB4BEB" w:rsidRPr="0051728E" w14:paraId="119C99C5" w14:textId="77777777" w:rsidTr="003C0924">
        <w:trPr>
          <w:trHeight w:hRule="exact" w:val="510"/>
        </w:trPr>
        <w:tc>
          <w:tcPr>
            <w:tcW w:w="1583" w:type="dxa"/>
            <w:tcBorders>
              <w:top w:val="single" w:sz="4" w:space="0" w:color="auto"/>
              <w:left w:val="single" w:sz="4" w:space="0" w:color="auto"/>
              <w:bottom w:val="single" w:sz="4" w:space="0" w:color="auto"/>
              <w:right w:val="single" w:sz="4" w:space="0" w:color="auto"/>
            </w:tcBorders>
            <w:shd w:val="clear" w:color="auto" w:fill="D9D9D9"/>
            <w:vAlign w:val="center"/>
          </w:tcPr>
          <w:p w14:paraId="43020B93"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lastRenderedPageBreak/>
              <w:t>6</w:t>
            </w:r>
          </w:p>
        </w:tc>
        <w:tc>
          <w:tcPr>
            <w:tcW w:w="1644" w:type="dxa"/>
            <w:tcBorders>
              <w:top w:val="single" w:sz="4" w:space="0" w:color="auto"/>
              <w:left w:val="single" w:sz="4" w:space="0" w:color="auto"/>
              <w:bottom w:val="single" w:sz="4" w:space="0" w:color="auto"/>
            </w:tcBorders>
            <w:shd w:val="clear" w:color="auto" w:fill="FFFFFF"/>
            <w:vAlign w:val="center"/>
          </w:tcPr>
          <w:p w14:paraId="4082EC0B"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Fisketrappe, zigzag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79A637D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78B9F944"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 xml:space="preserve">Kunstigt anlagt vandløbsforløb ved om en spærring f.eks. en dæmning, hvor vandet </w:t>
            </w:r>
            <w:proofErr w:type="spellStart"/>
            <w:r w:rsidRPr="00BD08B4">
              <w:rPr>
                <w:rFonts w:ascii="Trebuchet MS" w:hAnsi="Trebuchet MS" w:cs="Trebuchet MS"/>
                <w:sz w:val="18"/>
                <w:szCs w:val="18"/>
              </w:rPr>
              <w:t>zigzag’er</w:t>
            </w:r>
            <w:proofErr w:type="spellEnd"/>
            <w:r w:rsidRPr="00BD08B4">
              <w:rPr>
                <w:rFonts w:ascii="Trebuchet MS" w:hAnsi="Trebuchet MS" w:cs="Trebuchet MS"/>
                <w:sz w:val="18"/>
                <w:szCs w:val="18"/>
              </w:rPr>
              <w:t xml:space="preserve"> ned og </w:t>
            </w:r>
            <w:proofErr w:type="spellStart"/>
            <w:r w:rsidRPr="00BD08B4">
              <w:rPr>
                <w:rFonts w:ascii="Trebuchet MS" w:hAnsi="Trebuchet MS" w:cs="Trebuchet MS"/>
                <w:sz w:val="18"/>
                <w:szCs w:val="18"/>
              </w:rPr>
              <w:t>stømhastigheden</w:t>
            </w:r>
            <w:proofErr w:type="spellEnd"/>
            <w:r w:rsidRPr="00BD08B4">
              <w:rPr>
                <w:rFonts w:ascii="Trebuchet MS" w:hAnsi="Trebuchet MS" w:cs="Trebuchet MS"/>
                <w:sz w:val="18"/>
                <w:szCs w:val="18"/>
              </w:rPr>
              <w:t xml:space="preserve"> derved sætte</w:t>
            </w:r>
            <w:r w:rsidRPr="008A76F0">
              <w:rPr>
                <w:rFonts w:ascii="Trebuchet MS" w:hAnsi="Trebuchet MS" w:cs="Trebuchet MS"/>
                <w:color w:val="4F81BD"/>
                <w:sz w:val="18"/>
                <w:szCs w:val="18"/>
              </w:rPr>
              <w:t>s</w:t>
            </w:r>
            <w:r w:rsidRPr="00BD08B4">
              <w:rPr>
                <w:rFonts w:ascii="Trebuchet MS" w:hAnsi="Trebuchet MS" w:cs="Trebuchet MS"/>
                <w:sz w:val="18"/>
                <w:szCs w:val="18"/>
              </w:rPr>
              <w:t xml:space="preserve"> ned og give</w:t>
            </w:r>
            <w:r w:rsidRPr="008A76F0">
              <w:rPr>
                <w:rFonts w:ascii="Trebuchet MS" w:hAnsi="Trebuchet MS" w:cs="Trebuchet MS"/>
                <w:color w:val="4F81BD"/>
                <w:sz w:val="18"/>
                <w:szCs w:val="18"/>
              </w:rPr>
              <w:t>r</w:t>
            </w:r>
            <w:r w:rsidRPr="00BD08B4">
              <w:rPr>
                <w:rFonts w:ascii="Trebuchet MS" w:hAnsi="Trebuchet MS" w:cs="Trebuchet MS"/>
                <w:sz w:val="18"/>
                <w:szCs w:val="18"/>
              </w:rPr>
              <w:t xml:space="preserve"> mulighed for korte hvil under passage. </w:t>
            </w:r>
          </w:p>
        </w:tc>
      </w:tr>
      <w:tr w:rsidR="00CB4BEB" w:rsidRPr="0051728E" w14:paraId="16D26D50" w14:textId="77777777" w:rsidTr="003C0924">
        <w:trPr>
          <w:trHeight w:hRule="exact" w:val="510"/>
        </w:trPr>
        <w:tc>
          <w:tcPr>
            <w:tcW w:w="1583" w:type="dxa"/>
            <w:tcBorders>
              <w:top w:val="single" w:sz="4" w:space="0" w:color="auto"/>
              <w:left w:val="single" w:sz="4" w:space="0" w:color="auto"/>
              <w:bottom w:val="single" w:sz="4" w:space="0" w:color="auto"/>
              <w:right w:val="single" w:sz="4" w:space="0" w:color="auto"/>
            </w:tcBorders>
            <w:shd w:val="clear" w:color="auto" w:fill="D9D9D9"/>
            <w:vAlign w:val="center"/>
          </w:tcPr>
          <w:p w14:paraId="3FC3DBFB"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7</w:t>
            </w:r>
          </w:p>
        </w:tc>
        <w:tc>
          <w:tcPr>
            <w:tcW w:w="1644" w:type="dxa"/>
            <w:tcBorders>
              <w:top w:val="single" w:sz="4" w:space="0" w:color="auto"/>
              <w:left w:val="single" w:sz="4" w:space="0" w:color="auto"/>
              <w:bottom w:val="single" w:sz="4" w:space="0" w:color="auto"/>
            </w:tcBorders>
            <w:shd w:val="clear" w:color="auto" w:fill="FFFFFF"/>
            <w:vAlign w:val="center"/>
          </w:tcPr>
          <w:p w14:paraId="57DAF59D"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Odderpassage, 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060D622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4A7C1F87"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Tørpassage langs vandløbet ved vejbroer m.v. hvor det er en anden løsning end flydebro, hængebro eller banket.</w:t>
            </w:r>
          </w:p>
        </w:tc>
      </w:tr>
      <w:tr w:rsidR="00CB4BEB" w:rsidRPr="0051728E" w14:paraId="767C0878" w14:textId="77777777" w:rsidTr="003C0924">
        <w:trPr>
          <w:trHeight w:hRule="exact" w:val="510"/>
        </w:trPr>
        <w:tc>
          <w:tcPr>
            <w:tcW w:w="1583" w:type="dxa"/>
            <w:tcBorders>
              <w:top w:val="single" w:sz="4" w:space="0" w:color="auto"/>
              <w:left w:val="single" w:sz="4" w:space="0" w:color="auto"/>
              <w:bottom w:val="single" w:sz="4" w:space="0" w:color="auto"/>
              <w:right w:val="single" w:sz="4" w:space="0" w:color="auto"/>
            </w:tcBorders>
            <w:shd w:val="clear" w:color="auto" w:fill="D9D9D9"/>
            <w:vAlign w:val="center"/>
          </w:tcPr>
          <w:p w14:paraId="21B865CA"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8</w:t>
            </w:r>
          </w:p>
        </w:tc>
        <w:tc>
          <w:tcPr>
            <w:tcW w:w="1644" w:type="dxa"/>
            <w:tcBorders>
              <w:top w:val="single" w:sz="4" w:space="0" w:color="auto"/>
              <w:left w:val="single" w:sz="4" w:space="0" w:color="auto"/>
              <w:bottom w:val="single" w:sz="4" w:space="0" w:color="auto"/>
            </w:tcBorders>
            <w:shd w:val="clear" w:color="auto" w:fill="FFFFFF"/>
            <w:vAlign w:val="bottom"/>
          </w:tcPr>
          <w:p w14:paraId="3A25B40D"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Odderpassage, Flydebro</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53791D0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center"/>
          </w:tcPr>
          <w:p w14:paraId="685A97BC"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Tørpassage langs vandløbet ved vejbroer m.v. hvor den flyder på vandet.</w:t>
            </w:r>
          </w:p>
        </w:tc>
      </w:tr>
      <w:tr w:rsidR="00CB4BEB" w:rsidRPr="0051728E" w14:paraId="6D2E9C7D" w14:textId="77777777" w:rsidTr="003C0924">
        <w:trPr>
          <w:trHeight w:hRule="exact" w:val="510"/>
        </w:trPr>
        <w:tc>
          <w:tcPr>
            <w:tcW w:w="1583" w:type="dxa"/>
            <w:tcBorders>
              <w:top w:val="single" w:sz="4" w:space="0" w:color="auto"/>
              <w:left w:val="single" w:sz="4" w:space="0" w:color="auto"/>
              <w:bottom w:val="single" w:sz="4" w:space="0" w:color="auto"/>
              <w:right w:val="single" w:sz="4" w:space="0" w:color="auto"/>
            </w:tcBorders>
            <w:shd w:val="clear" w:color="auto" w:fill="D9D9D9"/>
            <w:vAlign w:val="center"/>
          </w:tcPr>
          <w:p w14:paraId="0F5DE97E"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9</w:t>
            </w:r>
          </w:p>
        </w:tc>
        <w:tc>
          <w:tcPr>
            <w:tcW w:w="1644" w:type="dxa"/>
            <w:tcBorders>
              <w:top w:val="single" w:sz="4" w:space="0" w:color="auto"/>
              <w:left w:val="single" w:sz="4" w:space="0" w:color="auto"/>
              <w:bottom w:val="single" w:sz="4" w:space="0" w:color="auto"/>
            </w:tcBorders>
            <w:shd w:val="clear" w:color="auto" w:fill="FFFFFF"/>
            <w:vAlign w:val="bottom"/>
          </w:tcPr>
          <w:p w14:paraId="20D35108"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Odderpassage, Hængebro</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5D8539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center"/>
          </w:tcPr>
          <w:p w14:paraId="370C47E3"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Tørpassage langs vandløbet ved vejbroer m.v. hvor den hænger fast på siden af broen.</w:t>
            </w:r>
          </w:p>
        </w:tc>
      </w:tr>
      <w:tr w:rsidR="00CB4BEB" w:rsidRPr="0051728E" w14:paraId="3DE5997E" w14:textId="77777777" w:rsidTr="003C0924">
        <w:trPr>
          <w:trHeight w:hRule="exact" w:val="510"/>
        </w:trPr>
        <w:tc>
          <w:tcPr>
            <w:tcW w:w="1583" w:type="dxa"/>
            <w:tcBorders>
              <w:top w:val="single" w:sz="4" w:space="0" w:color="auto"/>
              <w:left w:val="single" w:sz="4" w:space="0" w:color="auto"/>
              <w:bottom w:val="single" w:sz="4" w:space="0" w:color="auto"/>
              <w:right w:val="single" w:sz="4" w:space="0" w:color="auto"/>
            </w:tcBorders>
            <w:shd w:val="clear" w:color="auto" w:fill="D9D9D9"/>
            <w:vAlign w:val="bottom"/>
          </w:tcPr>
          <w:p w14:paraId="30365D20"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10</w:t>
            </w:r>
          </w:p>
        </w:tc>
        <w:tc>
          <w:tcPr>
            <w:tcW w:w="1644" w:type="dxa"/>
            <w:tcBorders>
              <w:top w:val="single" w:sz="4" w:space="0" w:color="auto"/>
              <w:left w:val="single" w:sz="4" w:space="0" w:color="auto"/>
              <w:bottom w:val="single" w:sz="4" w:space="0" w:color="auto"/>
            </w:tcBorders>
            <w:shd w:val="clear" w:color="auto" w:fill="FFFFFF"/>
            <w:vAlign w:val="bottom"/>
          </w:tcPr>
          <w:p w14:paraId="309F55E4"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Odderpassage, Banket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BAEC75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center"/>
          </w:tcPr>
          <w:p w14:paraId="2B21772C"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Tørpassage langs vandløbet ved vejbroer m.v. hvor der er en fast banket/kant langs broen.</w:t>
            </w:r>
          </w:p>
        </w:tc>
      </w:tr>
      <w:tr w:rsidR="00CB4BEB" w:rsidRPr="0051728E" w14:paraId="69483A4C" w14:textId="77777777" w:rsidTr="003C0924">
        <w:trPr>
          <w:trHeight w:hRule="exact" w:val="510"/>
        </w:trPr>
        <w:tc>
          <w:tcPr>
            <w:tcW w:w="1583" w:type="dxa"/>
            <w:tcBorders>
              <w:top w:val="single" w:sz="4" w:space="0" w:color="auto"/>
              <w:left w:val="single" w:sz="4" w:space="0" w:color="auto"/>
              <w:bottom w:val="single" w:sz="4" w:space="0" w:color="auto"/>
              <w:right w:val="single" w:sz="4" w:space="0" w:color="auto"/>
            </w:tcBorders>
            <w:shd w:val="clear" w:color="auto" w:fill="D9D9D9"/>
            <w:vAlign w:val="center"/>
          </w:tcPr>
          <w:p w14:paraId="2C3E4DB1"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11</w:t>
            </w:r>
          </w:p>
        </w:tc>
        <w:tc>
          <w:tcPr>
            <w:tcW w:w="1644" w:type="dxa"/>
            <w:tcBorders>
              <w:top w:val="single" w:sz="4" w:space="0" w:color="auto"/>
              <w:left w:val="single" w:sz="4" w:space="0" w:color="auto"/>
              <w:bottom w:val="single" w:sz="4" w:space="0" w:color="auto"/>
            </w:tcBorders>
            <w:shd w:val="clear" w:color="auto" w:fill="FFFFFF"/>
            <w:vAlign w:val="center"/>
          </w:tcPr>
          <w:p w14:paraId="6D374DC0"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Omløbsstryg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7DAE9F6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2F263EE9"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 xml:space="preserve">Kunstigt anlagt vandløbsforløb uden om en spærring med en meget kraftig snoning og stort fald over kort strækning. Typiske med </w:t>
            </w:r>
            <w:proofErr w:type="spellStart"/>
            <w:r w:rsidRPr="00BD08B4">
              <w:rPr>
                <w:rFonts w:ascii="Trebuchet MS" w:hAnsi="Trebuchet MS" w:cs="Trebuchet MS"/>
                <w:sz w:val="18"/>
                <w:szCs w:val="18"/>
              </w:rPr>
              <w:t>natursten</w:t>
            </w:r>
            <w:proofErr w:type="spellEnd"/>
            <w:r w:rsidRPr="00BD08B4">
              <w:rPr>
                <w:rFonts w:ascii="Trebuchet MS" w:hAnsi="Trebuchet MS" w:cs="Trebuchet MS"/>
                <w:sz w:val="18"/>
                <w:szCs w:val="18"/>
              </w:rPr>
              <w:t xml:space="preserve"> i bunden og sider for at holde opbygning. </w:t>
            </w:r>
          </w:p>
        </w:tc>
      </w:tr>
      <w:tr w:rsidR="00CB4BEB" w:rsidRPr="0051728E" w14:paraId="71FB8602" w14:textId="77777777" w:rsidTr="003C0924">
        <w:trPr>
          <w:trHeight w:hRule="exact" w:val="255"/>
        </w:trPr>
        <w:tc>
          <w:tcPr>
            <w:tcW w:w="1583" w:type="dxa"/>
            <w:tcBorders>
              <w:top w:val="single" w:sz="4" w:space="0" w:color="auto"/>
              <w:left w:val="single" w:sz="4" w:space="0" w:color="auto"/>
              <w:bottom w:val="single" w:sz="4" w:space="0" w:color="auto"/>
              <w:right w:val="single" w:sz="4" w:space="0" w:color="auto"/>
            </w:tcBorders>
            <w:shd w:val="clear" w:color="auto" w:fill="D9D9D9"/>
            <w:vAlign w:val="bottom"/>
          </w:tcPr>
          <w:p w14:paraId="12F164A8"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12</w:t>
            </w:r>
          </w:p>
        </w:tc>
        <w:tc>
          <w:tcPr>
            <w:tcW w:w="1644" w:type="dxa"/>
            <w:tcBorders>
              <w:top w:val="single" w:sz="4" w:space="0" w:color="auto"/>
              <w:left w:val="single" w:sz="4" w:space="0" w:color="auto"/>
              <w:bottom w:val="single" w:sz="4" w:space="0" w:color="auto"/>
            </w:tcBorders>
            <w:shd w:val="clear" w:color="auto" w:fill="FFFFFF"/>
            <w:vAlign w:val="bottom"/>
          </w:tcPr>
          <w:p w14:paraId="51AF3BD9"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Paddetunnel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A97E43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401B4A3B"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Underføring under vej til padder - typisk i rør.</w:t>
            </w:r>
          </w:p>
        </w:tc>
      </w:tr>
      <w:tr w:rsidR="00CB4BEB" w:rsidRPr="0051728E" w14:paraId="7796C2A5" w14:textId="77777777" w:rsidTr="003C0924">
        <w:trPr>
          <w:trHeight w:hRule="exact" w:val="255"/>
        </w:trPr>
        <w:tc>
          <w:tcPr>
            <w:tcW w:w="1583" w:type="dxa"/>
            <w:tcBorders>
              <w:top w:val="single" w:sz="4" w:space="0" w:color="auto"/>
              <w:left w:val="single" w:sz="4" w:space="0" w:color="auto"/>
              <w:bottom w:val="single" w:sz="4" w:space="0" w:color="auto"/>
              <w:right w:val="single" w:sz="4" w:space="0" w:color="auto"/>
            </w:tcBorders>
            <w:shd w:val="clear" w:color="auto" w:fill="D9D9D9"/>
            <w:vAlign w:val="bottom"/>
          </w:tcPr>
          <w:p w14:paraId="5950ECFE"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13</w:t>
            </w:r>
          </w:p>
        </w:tc>
        <w:tc>
          <w:tcPr>
            <w:tcW w:w="1644" w:type="dxa"/>
            <w:tcBorders>
              <w:top w:val="single" w:sz="4" w:space="0" w:color="auto"/>
              <w:left w:val="single" w:sz="4" w:space="0" w:color="auto"/>
              <w:bottom w:val="single" w:sz="4" w:space="0" w:color="auto"/>
            </w:tcBorders>
            <w:shd w:val="clear" w:color="auto" w:fill="FFFFFF"/>
            <w:vAlign w:val="bottom"/>
          </w:tcPr>
          <w:p w14:paraId="10A0A644"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Stryg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E1737F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5BCA366C"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Stryg er et sted på en å hvor gruset vaskes rent. Her er der ofte også meget lavvandet og med god strøm.</w:t>
            </w:r>
          </w:p>
        </w:tc>
      </w:tr>
      <w:tr w:rsidR="00CB4BEB" w:rsidRPr="0051728E" w14:paraId="2052AD55" w14:textId="77777777" w:rsidTr="003C0924">
        <w:trPr>
          <w:trHeight w:hRule="exact" w:val="255"/>
        </w:trPr>
        <w:tc>
          <w:tcPr>
            <w:tcW w:w="1583" w:type="dxa"/>
            <w:tcBorders>
              <w:top w:val="single" w:sz="4" w:space="0" w:color="auto"/>
              <w:left w:val="single" w:sz="4" w:space="0" w:color="auto"/>
              <w:bottom w:val="single" w:sz="4" w:space="0" w:color="auto"/>
              <w:right w:val="single" w:sz="4" w:space="0" w:color="auto"/>
            </w:tcBorders>
            <w:shd w:val="clear" w:color="auto" w:fill="D9D9D9"/>
            <w:vAlign w:val="bottom"/>
          </w:tcPr>
          <w:p w14:paraId="6DB625FB"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14</w:t>
            </w:r>
          </w:p>
        </w:tc>
        <w:tc>
          <w:tcPr>
            <w:tcW w:w="1644" w:type="dxa"/>
            <w:tcBorders>
              <w:top w:val="single" w:sz="4" w:space="0" w:color="auto"/>
              <w:left w:val="single" w:sz="4" w:space="0" w:color="auto"/>
              <w:bottom w:val="single" w:sz="4" w:space="0" w:color="auto"/>
            </w:tcBorders>
            <w:shd w:val="clear" w:color="auto" w:fill="FFFFFF"/>
            <w:vAlign w:val="bottom"/>
          </w:tcPr>
          <w:p w14:paraId="7FDBF9B4" w14:textId="77777777" w:rsidR="00CB4BEB" w:rsidRPr="00BD08B4" w:rsidRDefault="00CB4BEB" w:rsidP="003C0924">
            <w:pPr>
              <w:rPr>
                <w:rFonts w:ascii="Trebuchet MS" w:hAnsi="Trebuchet MS"/>
                <w:sz w:val="18"/>
                <w:szCs w:val="18"/>
              </w:rPr>
            </w:pPr>
            <w:proofErr w:type="spellStart"/>
            <w:r w:rsidRPr="00BD08B4">
              <w:rPr>
                <w:rFonts w:ascii="Trebuchet MS" w:hAnsi="Trebuchet MS"/>
                <w:sz w:val="18"/>
                <w:szCs w:val="18"/>
              </w:rPr>
              <w:t>Ålepas</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507616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7730A5B9"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Et rør eller en trækasse med fyldmateriale som giver ålen passage op ad vandløbet ved f.eks. et styrt.</w:t>
            </w:r>
          </w:p>
        </w:tc>
      </w:tr>
      <w:tr w:rsidR="00CB4BEB" w:rsidRPr="0051728E" w14:paraId="103CB44E" w14:textId="77777777" w:rsidTr="003C0924">
        <w:trPr>
          <w:trHeight w:hRule="exact" w:val="255"/>
        </w:trPr>
        <w:tc>
          <w:tcPr>
            <w:tcW w:w="1583" w:type="dxa"/>
            <w:tcBorders>
              <w:top w:val="single" w:sz="4" w:space="0" w:color="auto"/>
              <w:left w:val="single" w:sz="4" w:space="0" w:color="auto"/>
              <w:bottom w:val="single" w:sz="4" w:space="0" w:color="auto"/>
              <w:right w:val="single" w:sz="4" w:space="0" w:color="auto"/>
            </w:tcBorders>
            <w:shd w:val="clear" w:color="auto" w:fill="D9D9D9"/>
            <w:vAlign w:val="bottom"/>
          </w:tcPr>
          <w:p w14:paraId="1ED06AED"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98</w:t>
            </w:r>
          </w:p>
        </w:tc>
        <w:tc>
          <w:tcPr>
            <w:tcW w:w="1644" w:type="dxa"/>
            <w:tcBorders>
              <w:top w:val="single" w:sz="4" w:space="0" w:color="auto"/>
              <w:left w:val="single" w:sz="4" w:space="0" w:color="auto"/>
              <w:bottom w:val="single" w:sz="4" w:space="0" w:color="auto"/>
            </w:tcBorders>
            <w:shd w:val="clear" w:color="auto" w:fill="FFFFFF"/>
            <w:vAlign w:val="bottom"/>
          </w:tcPr>
          <w:p w14:paraId="3CA2BFCB"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Anden passage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AA4A35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291B1D38"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Passagen hvor andet ikke er dækkende.</w:t>
            </w:r>
          </w:p>
        </w:tc>
      </w:tr>
      <w:tr w:rsidR="00CB4BEB" w:rsidRPr="0051728E" w14:paraId="142F0319" w14:textId="77777777" w:rsidTr="003C0924">
        <w:trPr>
          <w:trHeight w:hRule="exact" w:val="255"/>
        </w:trPr>
        <w:tc>
          <w:tcPr>
            <w:tcW w:w="1583" w:type="dxa"/>
            <w:tcBorders>
              <w:top w:val="single" w:sz="4" w:space="0" w:color="auto"/>
              <w:left w:val="single" w:sz="4" w:space="0" w:color="auto"/>
              <w:bottom w:val="single" w:sz="4" w:space="0" w:color="auto"/>
              <w:right w:val="single" w:sz="4" w:space="0" w:color="auto"/>
            </w:tcBorders>
            <w:shd w:val="clear" w:color="auto" w:fill="D9D9D9"/>
            <w:vAlign w:val="bottom"/>
          </w:tcPr>
          <w:p w14:paraId="03DDC857"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99</w:t>
            </w:r>
          </w:p>
        </w:tc>
        <w:tc>
          <w:tcPr>
            <w:tcW w:w="1644" w:type="dxa"/>
            <w:tcBorders>
              <w:top w:val="single" w:sz="4" w:space="0" w:color="auto"/>
              <w:left w:val="single" w:sz="4" w:space="0" w:color="auto"/>
              <w:bottom w:val="single" w:sz="4" w:space="0" w:color="auto"/>
            </w:tcBorders>
            <w:shd w:val="clear" w:color="auto" w:fill="FFFFFF"/>
            <w:vAlign w:val="bottom"/>
          </w:tcPr>
          <w:p w14:paraId="6E5B6754"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Ukendt passage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397E46C" w14:textId="77777777" w:rsidR="00CB4BEB" w:rsidRPr="00BD08B4"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3522D415"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Fået oplyst der er en passage, men arten er ukendt. Typisk fra borger eller gammelt register.</w:t>
            </w:r>
          </w:p>
        </w:tc>
      </w:tr>
    </w:tbl>
    <w:p w14:paraId="2B92D628" w14:textId="77777777" w:rsidR="0093403C" w:rsidRDefault="0093403C" w:rsidP="0093403C">
      <w:bookmarkStart w:id="1242" w:name="_Toc292713303"/>
      <w:bookmarkStart w:id="1243" w:name="_Toc292865197"/>
      <w:bookmarkStart w:id="1244" w:name="_Toc63351421"/>
    </w:p>
    <w:p w14:paraId="6A9684E9" w14:textId="4D4357F9" w:rsidR="00CB4BEB" w:rsidRDefault="00CB4BEB" w:rsidP="00CB4BEB">
      <w:pPr>
        <w:pStyle w:val="Overskrift2"/>
        <w:rPr>
          <w:kern w:val="32"/>
          <w:szCs w:val="32"/>
        </w:rPr>
      </w:pPr>
      <w:bookmarkStart w:id="1245" w:name="_Toc122436084"/>
      <w:r>
        <w:rPr>
          <w:kern w:val="32"/>
          <w:szCs w:val="32"/>
        </w:rPr>
        <w:t>5.1.4</w:t>
      </w:r>
      <w:r w:rsidRPr="003E226C">
        <w:rPr>
          <w:kern w:val="32"/>
          <w:szCs w:val="32"/>
        </w:rPr>
        <w:t xml:space="preserve"> Drænledning (5003)</w:t>
      </w:r>
      <w:bookmarkEnd w:id="1242"/>
      <w:bookmarkEnd w:id="1243"/>
      <w:bookmarkEnd w:id="1244"/>
      <w:bookmarkEnd w:id="1245"/>
    </w:p>
    <w:tbl>
      <w:tblPr>
        <w:tblW w:w="145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1205"/>
        <w:gridCol w:w="2463"/>
        <w:gridCol w:w="1718"/>
        <w:gridCol w:w="1155"/>
        <w:gridCol w:w="1397"/>
        <w:gridCol w:w="1984"/>
        <w:gridCol w:w="3119"/>
      </w:tblGrid>
      <w:tr w:rsidR="00CB4BEB" w:rsidRPr="0051728E" w14:paraId="5775ED86" w14:textId="77777777" w:rsidTr="003C0924">
        <w:trPr>
          <w:trHeight w:val="227"/>
        </w:trPr>
        <w:tc>
          <w:tcPr>
            <w:tcW w:w="1555" w:type="dxa"/>
            <w:tcBorders>
              <w:bottom w:val="single" w:sz="4" w:space="0" w:color="auto"/>
            </w:tcBorders>
            <w:shd w:val="clear" w:color="auto" w:fill="D9D9D9"/>
            <w:vAlign w:val="bottom"/>
          </w:tcPr>
          <w:p w14:paraId="2B75CCA4" w14:textId="77777777" w:rsidR="00CB4BEB" w:rsidRPr="0051728E" w:rsidRDefault="00CB4BEB" w:rsidP="003C0924">
            <w:pPr>
              <w:rPr>
                <w:rFonts w:ascii="Trebuchet MS" w:hAnsi="Trebuchet MS" w:cs="Trebuchet MS"/>
                <w:b/>
                <w:bCs/>
                <w:sz w:val="18"/>
                <w:szCs w:val="18"/>
              </w:rPr>
            </w:pPr>
            <w:r w:rsidRPr="0051728E">
              <w:rPr>
                <w:rFonts w:ascii="Trebuchet MS" w:hAnsi="Trebuchet MS" w:cs="Trebuchet MS"/>
                <w:b/>
                <w:bCs/>
                <w:sz w:val="18"/>
                <w:szCs w:val="18"/>
              </w:rPr>
              <w:t>Feltnavn</w:t>
            </w:r>
          </w:p>
        </w:tc>
        <w:tc>
          <w:tcPr>
            <w:tcW w:w="1205" w:type="dxa"/>
            <w:tcBorders>
              <w:bottom w:val="single" w:sz="4" w:space="0" w:color="auto"/>
            </w:tcBorders>
            <w:shd w:val="clear" w:color="auto" w:fill="D9D9D9"/>
            <w:vAlign w:val="bottom"/>
          </w:tcPr>
          <w:p w14:paraId="61387BEE" w14:textId="77777777" w:rsidR="00CB4BEB" w:rsidRPr="0051728E" w:rsidRDefault="00CB4BEB" w:rsidP="003C0924">
            <w:pPr>
              <w:rPr>
                <w:rFonts w:ascii="Trebuchet MS" w:hAnsi="Trebuchet MS" w:cs="Trebuchet MS"/>
                <w:b/>
                <w:bCs/>
                <w:sz w:val="18"/>
                <w:szCs w:val="18"/>
              </w:rPr>
            </w:pPr>
            <w:r w:rsidRPr="0051728E">
              <w:rPr>
                <w:rFonts w:ascii="Trebuchet MS" w:hAnsi="Trebuchet MS" w:cs="Trebuchet MS"/>
                <w:b/>
                <w:bCs/>
                <w:sz w:val="18"/>
                <w:szCs w:val="18"/>
              </w:rPr>
              <w:t>Feltnavn</w:t>
            </w:r>
            <w:r>
              <w:rPr>
                <w:rFonts w:ascii="Trebuchet MS" w:hAnsi="Trebuchet MS" w:cs="Trebuchet MS"/>
                <w:b/>
                <w:bCs/>
                <w:sz w:val="18"/>
                <w:szCs w:val="18"/>
              </w:rPr>
              <w:t>10</w:t>
            </w:r>
          </w:p>
        </w:tc>
        <w:tc>
          <w:tcPr>
            <w:tcW w:w="4181" w:type="dxa"/>
            <w:gridSpan w:val="2"/>
            <w:tcBorders>
              <w:bottom w:val="single" w:sz="4" w:space="0" w:color="auto"/>
            </w:tcBorders>
            <w:shd w:val="clear" w:color="auto" w:fill="D9D9D9"/>
            <w:vAlign w:val="bottom"/>
          </w:tcPr>
          <w:p w14:paraId="4EF736D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Formål</w:t>
            </w:r>
          </w:p>
        </w:tc>
        <w:tc>
          <w:tcPr>
            <w:tcW w:w="1155" w:type="dxa"/>
            <w:tcBorders>
              <w:bottom w:val="single" w:sz="4" w:space="0" w:color="auto"/>
            </w:tcBorders>
            <w:shd w:val="clear" w:color="auto" w:fill="D9D9D9"/>
            <w:vAlign w:val="bottom"/>
          </w:tcPr>
          <w:p w14:paraId="7CFEFC9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Datatype</w:t>
            </w:r>
          </w:p>
        </w:tc>
        <w:tc>
          <w:tcPr>
            <w:tcW w:w="1397" w:type="dxa"/>
            <w:tcBorders>
              <w:bottom w:val="single" w:sz="4" w:space="0" w:color="auto"/>
            </w:tcBorders>
            <w:shd w:val="clear" w:color="auto" w:fill="D9D9D9"/>
            <w:vAlign w:val="bottom"/>
          </w:tcPr>
          <w:p w14:paraId="5D2C1E3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Værdiområde</w:t>
            </w:r>
          </w:p>
        </w:tc>
        <w:tc>
          <w:tcPr>
            <w:tcW w:w="1984" w:type="dxa"/>
            <w:tcBorders>
              <w:bottom w:val="single" w:sz="4" w:space="0" w:color="auto"/>
            </w:tcBorders>
            <w:shd w:val="clear" w:color="auto" w:fill="D9D9D9"/>
            <w:vAlign w:val="bottom"/>
          </w:tcPr>
          <w:p w14:paraId="008F1DA3" w14:textId="77777777" w:rsidR="00CB4BEB" w:rsidRPr="0051728E" w:rsidRDefault="00CB4BEB" w:rsidP="003C0924">
            <w:pPr>
              <w:autoSpaceDE w:val="0"/>
              <w:autoSpaceDN w:val="0"/>
              <w:adjustRightInd w:val="0"/>
              <w:rPr>
                <w:rFonts w:ascii="Trebuchet MS" w:hAnsi="Trebuchet MS" w:cs="Trebuchet MS"/>
                <w:b/>
                <w:bCs/>
                <w:sz w:val="18"/>
                <w:szCs w:val="18"/>
              </w:rPr>
            </w:pPr>
            <w:r w:rsidRPr="0051728E">
              <w:rPr>
                <w:rFonts w:ascii="Trebuchet MS" w:hAnsi="Trebuchet MS" w:cs="Trebuchet MS"/>
                <w:b/>
                <w:bCs/>
                <w:sz w:val="18"/>
                <w:szCs w:val="18"/>
              </w:rPr>
              <w:t>Obligatorisk /</w:t>
            </w:r>
          </w:p>
          <w:p w14:paraId="0D70B5E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3119" w:type="dxa"/>
            <w:shd w:val="clear" w:color="auto" w:fill="D9D9D9"/>
            <w:vAlign w:val="bottom"/>
          </w:tcPr>
          <w:p w14:paraId="37FF47E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Eksempel</w:t>
            </w:r>
          </w:p>
        </w:tc>
      </w:tr>
      <w:tr w:rsidR="00CB4BEB" w:rsidRPr="00F273B0" w14:paraId="482DD725"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FFFFFF"/>
            <w:vAlign w:val="bottom"/>
          </w:tcPr>
          <w:p w14:paraId="62262138" w14:textId="77777777" w:rsidR="00CB4BEB" w:rsidRPr="00E472B2" w:rsidRDefault="00CB4BEB" w:rsidP="003C0924">
            <w:pPr>
              <w:rPr>
                <w:rFonts w:ascii="Trebuchet MS" w:hAnsi="Trebuchet MS"/>
                <w:sz w:val="18"/>
                <w:szCs w:val="18"/>
              </w:rPr>
            </w:pPr>
            <w:proofErr w:type="spellStart"/>
            <w:r>
              <w:rPr>
                <w:rFonts w:ascii="Trebuchet MS" w:hAnsi="Trebuchet MS"/>
                <w:sz w:val="18"/>
                <w:szCs w:val="18"/>
              </w:rPr>
              <w:t>ledn_</w:t>
            </w:r>
            <w:r w:rsidRPr="00E472B2">
              <w:rPr>
                <w:rFonts w:ascii="Trebuchet MS" w:hAnsi="Trebuchet MS"/>
                <w:sz w:val="18"/>
                <w:szCs w:val="18"/>
              </w:rPr>
              <w:t>nr</w:t>
            </w:r>
            <w:proofErr w:type="spellEnd"/>
          </w:p>
        </w:tc>
        <w:tc>
          <w:tcPr>
            <w:tcW w:w="1205" w:type="dxa"/>
            <w:tcBorders>
              <w:top w:val="single" w:sz="4" w:space="0" w:color="auto"/>
              <w:left w:val="single" w:sz="4" w:space="0" w:color="auto"/>
              <w:bottom w:val="single" w:sz="4" w:space="0" w:color="auto"/>
              <w:right w:val="single" w:sz="4" w:space="0" w:color="auto"/>
            </w:tcBorders>
            <w:shd w:val="clear" w:color="auto" w:fill="FFFFFF"/>
            <w:vAlign w:val="bottom"/>
          </w:tcPr>
          <w:p w14:paraId="6BD53EA1" w14:textId="77777777" w:rsidR="00CB4BEB" w:rsidRPr="00E472B2" w:rsidRDefault="00CB4BEB" w:rsidP="003C0924">
            <w:pPr>
              <w:rPr>
                <w:rFonts w:ascii="Trebuchet MS" w:hAnsi="Trebuchet MS"/>
                <w:sz w:val="18"/>
                <w:szCs w:val="18"/>
              </w:rPr>
            </w:pPr>
            <w:proofErr w:type="spellStart"/>
            <w:r>
              <w:rPr>
                <w:rFonts w:ascii="Trebuchet MS" w:hAnsi="Trebuchet MS"/>
                <w:sz w:val="18"/>
                <w:szCs w:val="18"/>
              </w:rPr>
              <w:t>ledn_</w:t>
            </w:r>
            <w:r w:rsidRPr="00E472B2">
              <w:rPr>
                <w:rFonts w:ascii="Trebuchet MS" w:hAnsi="Trebuchet MS"/>
                <w:sz w:val="18"/>
                <w:szCs w:val="18"/>
              </w:rPr>
              <w:t>nr</w:t>
            </w:r>
            <w:proofErr w:type="spellEnd"/>
          </w:p>
        </w:tc>
        <w:tc>
          <w:tcPr>
            <w:tcW w:w="418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6ED085CB" w14:textId="77777777" w:rsidR="00CB4BEB" w:rsidRPr="00E472B2" w:rsidRDefault="00CB4BEB" w:rsidP="003C0924">
            <w:pPr>
              <w:rPr>
                <w:rFonts w:ascii="Trebuchet MS" w:hAnsi="Trebuchet MS"/>
                <w:sz w:val="18"/>
                <w:szCs w:val="18"/>
              </w:rPr>
            </w:pPr>
            <w:r w:rsidRPr="00E472B2">
              <w:rPr>
                <w:rFonts w:ascii="Trebuchet MS" w:hAnsi="Trebuchet MS"/>
                <w:sz w:val="18"/>
                <w:szCs w:val="18"/>
              </w:rPr>
              <w:t>Ledningsnummer</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50A9BEBF" w14:textId="77777777" w:rsidR="00CB4BEB" w:rsidRPr="00E472B2" w:rsidRDefault="00CB4BEB" w:rsidP="003C0924">
            <w:pPr>
              <w:rPr>
                <w:rFonts w:ascii="Trebuchet MS" w:hAnsi="Trebuchet MS" w:cs="Trebuchet MS"/>
                <w:sz w:val="18"/>
                <w:szCs w:val="18"/>
              </w:rPr>
            </w:pPr>
            <w:r w:rsidRPr="00E472B2">
              <w:rPr>
                <w:rFonts w:ascii="Trebuchet MS" w:hAnsi="Trebuchet MS" w:cs="Trebuchet MS"/>
                <w:sz w:val="18"/>
                <w:szCs w:val="18"/>
              </w:rPr>
              <w:t>Tekststreng</w:t>
            </w:r>
          </w:p>
        </w:tc>
        <w:tc>
          <w:tcPr>
            <w:tcW w:w="1397" w:type="dxa"/>
            <w:tcBorders>
              <w:top w:val="single" w:sz="4" w:space="0" w:color="auto"/>
              <w:left w:val="single" w:sz="4" w:space="0" w:color="auto"/>
              <w:bottom w:val="single" w:sz="4" w:space="0" w:color="auto"/>
              <w:right w:val="single" w:sz="4" w:space="0" w:color="auto"/>
            </w:tcBorders>
            <w:shd w:val="clear" w:color="auto" w:fill="FFFFFF"/>
            <w:vAlign w:val="bottom"/>
          </w:tcPr>
          <w:p w14:paraId="1B0784EC" w14:textId="77777777" w:rsidR="00CB4BEB" w:rsidRPr="00E472B2" w:rsidRDefault="00CB4BEB" w:rsidP="003C0924">
            <w:pPr>
              <w:rPr>
                <w:rFonts w:ascii="Trebuchet MS" w:hAnsi="Trebuchet MS" w:cs="Trebuchet MS"/>
                <w:sz w:val="18"/>
                <w:szCs w:val="18"/>
              </w:rPr>
            </w:pPr>
            <w:r w:rsidRPr="00E472B2">
              <w:rPr>
                <w:rFonts w:ascii="Trebuchet MS" w:hAnsi="Trebuchet MS" w:cs="Trebuchet MS"/>
                <w:sz w:val="18"/>
                <w:szCs w:val="18"/>
              </w:rPr>
              <w:t>0-20 tegn</w:t>
            </w:r>
          </w:p>
        </w:tc>
        <w:tc>
          <w:tcPr>
            <w:tcW w:w="1984" w:type="dxa"/>
            <w:tcBorders>
              <w:top w:val="single" w:sz="4" w:space="0" w:color="auto"/>
              <w:left w:val="single" w:sz="4" w:space="0" w:color="auto"/>
              <w:bottom w:val="single" w:sz="4" w:space="0" w:color="auto"/>
              <w:right w:val="single" w:sz="4" w:space="0" w:color="auto"/>
            </w:tcBorders>
            <w:shd w:val="clear" w:color="auto" w:fill="FFFFFF"/>
            <w:vAlign w:val="bottom"/>
          </w:tcPr>
          <w:p w14:paraId="0A831BEB" w14:textId="77777777" w:rsidR="00CB4BEB" w:rsidRPr="00E472B2"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3119" w:type="dxa"/>
            <w:tcBorders>
              <w:left w:val="single" w:sz="4" w:space="0" w:color="auto"/>
            </w:tcBorders>
            <w:shd w:val="clear" w:color="auto" w:fill="FFFFFF"/>
            <w:vAlign w:val="bottom"/>
          </w:tcPr>
          <w:p w14:paraId="62D2B31A" w14:textId="77777777" w:rsidR="00CB4BEB" w:rsidRPr="0039446F" w:rsidRDefault="00CB4BEB" w:rsidP="003C0924">
            <w:pPr>
              <w:rPr>
                <w:rFonts w:ascii="Trebuchet MS" w:hAnsi="Trebuchet MS" w:cs="Trebuchet MS"/>
                <w:sz w:val="18"/>
                <w:szCs w:val="18"/>
              </w:rPr>
            </w:pPr>
            <w:r w:rsidRPr="0039446F">
              <w:rPr>
                <w:rFonts w:ascii="Trebuchet MS" w:hAnsi="Trebuchet MS" w:cs="Trebuchet MS"/>
                <w:sz w:val="18"/>
                <w:szCs w:val="18"/>
              </w:rPr>
              <w:t>K10613</w:t>
            </w:r>
          </w:p>
        </w:tc>
      </w:tr>
      <w:tr w:rsidR="00CB4BEB" w:rsidRPr="00F273B0" w14:paraId="222908D9" w14:textId="77777777" w:rsidTr="003C0924">
        <w:trPr>
          <w:trHeight w:hRule="exact" w:val="255"/>
        </w:trPr>
        <w:tc>
          <w:tcPr>
            <w:tcW w:w="1555" w:type="dxa"/>
            <w:tcBorders>
              <w:top w:val="single" w:sz="4" w:space="0" w:color="auto"/>
              <w:left w:val="single" w:sz="4" w:space="0" w:color="auto"/>
              <w:bottom w:val="nil"/>
              <w:right w:val="single" w:sz="4" w:space="0" w:color="auto"/>
            </w:tcBorders>
            <w:shd w:val="clear" w:color="auto" w:fill="auto"/>
            <w:vAlign w:val="bottom"/>
          </w:tcPr>
          <w:p w14:paraId="21A37318" w14:textId="77777777" w:rsidR="00CB4BEB" w:rsidRPr="00E472B2" w:rsidRDefault="00CB4BEB" w:rsidP="003C0924">
            <w:pPr>
              <w:rPr>
                <w:rFonts w:ascii="Trebuchet MS" w:hAnsi="Trebuchet MS"/>
                <w:sz w:val="18"/>
                <w:szCs w:val="18"/>
              </w:rPr>
            </w:pPr>
            <w:proofErr w:type="spellStart"/>
            <w:r>
              <w:rPr>
                <w:rFonts w:ascii="Trebuchet MS" w:hAnsi="Trebuchet MS"/>
                <w:sz w:val="18"/>
                <w:szCs w:val="18"/>
              </w:rPr>
              <w:t>ledn_</w:t>
            </w:r>
            <w:r w:rsidRPr="00E472B2">
              <w:rPr>
                <w:rFonts w:ascii="Trebuchet MS" w:hAnsi="Trebuchet MS"/>
                <w:sz w:val="18"/>
                <w:szCs w:val="18"/>
              </w:rPr>
              <w:t>type</w:t>
            </w:r>
            <w:r>
              <w:rPr>
                <w:rFonts w:ascii="Trebuchet MS" w:hAnsi="Trebuchet MS"/>
                <w:sz w:val="18"/>
                <w:szCs w:val="18"/>
              </w:rPr>
              <w:t>_kode</w:t>
            </w:r>
            <w:proofErr w:type="spellEnd"/>
          </w:p>
        </w:tc>
        <w:tc>
          <w:tcPr>
            <w:tcW w:w="1205" w:type="dxa"/>
            <w:tcBorders>
              <w:top w:val="single" w:sz="4" w:space="0" w:color="auto"/>
              <w:left w:val="single" w:sz="4" w:space="0" w:color="auto"/>
              <w:bottom w:val="nil"/>
              <w:right w:val="single" w:sz="4" w:space="0" w:color="auto"/>
            </w:tcBorders>
            <w:vAlign w:val="bottom"/>
          </w:tcPr>
          <w:p w14:paraId="16833298" w14:textId="77777777" w:rsidR="00CB4BEB" w:rsidRDefault="00CB4BEB" w:rsidP="003C0924">
            <w:pPr>
              <w:rPr>
                <w:rFonts w:ascii="Trebuchet MS" w:hAnsi="Trebuchet MS"/>
                <w:sz w:val="18"/>
                <w:szCs w:val="18"/>
              </w:rPr>
            </w:pPr>
            <w:proofErr w:type="spellStart"/>
            <w:r>
              <w:rPr>
                <w:rFonts w:ascii="Trebuchet MS" w:hAnsi="Trebuchet MS"/>
                <w:sz w:val="18"/>
                <w:szCs w:val="18"/>
              </w:rPr>
              <w:t>ledn_</w:t>
            </w:r>
            <w:r w:rsidRPr="00E472B2">
              <w:rPr>
                <w:rFonts w:ascii="Trebuchet MS" w:hAnsi="Trebuchet MS"/>
                <w:sz w:val="18"/>
                <w:szCs w:val="18"/>
              </w:rPr>
              <w:t>type</w:t>
            </w:r>
            <w:r>
              <w:rPr>
                <w:rFonts w:ascii="Trebuchet MS" w:hAnsi="Trebuchet MS"/>
                <w:sz w:val="18"/>
                <w:szCs w:val="18"/>
              </w:rPr>
              <w:t>_k</w:t>
            </w:r>
            <w:proofErr w:type="spellEnd"/>
          </w:p>
        </w:tc>
        <w:tc>
          <w:tcPr>
            <w:tcW w:w="4181" w:type="dxa"/>
            <w:gridSpan w:val="2"/>
            <w:tcBorders>
              <w:top w:val="single" w:sz="4" w:space="0" w:color="auto"/>
              <w:left w:val="single" w:sz="4" w:space="0" w:color="auto"/>
              <w:bottom w:val="nil"/>
              <w:right w:val="single" w:sz="4" w:space="0" w:color="auto"/>
            </w:tcBorders>
            <w:shd w:val="clear" w:color="auto" w:fill="auto"/>
            <w:vAlign w:val="bottom"/>
          </w:tcPr>
          <w:p w14:paraId="4238A0A6" w14:textId="77777777" w:rsidR="00CB4BEB" w:rsidRPr="00E472B2" w:rsidRDefault="00CB4BEB" w:rsidP="003C0924">
            <w:pPr>
              <w:rPr>
                <w:rFonts w:ascii="Trebuchet MS" w:hAnsi="Trebuchet MS"/>
                <w:sz w:val="18"/>
                <w:szCs w:val="18"/>
              </w:rPr>
            </w:pPr>
            <w:r>
              <w:rPr>
                <w:rFonts w:ascii="Trebuchet MS" w:hAnsi="Trebuchet MS"/>
                <w:sz w:val="18"/>
                <w:szCs w:val="18"/>
              </w:rPr>
              <w:t>Kode for type/ materialet af drænledning</w:t>
            </w:r>
          </w:p>
        </w:tc>
        <w:tc>
          <w:tcPr>
            <w:tcW w:w="1155" w:type="dxa"/>
            <w:tcBorders>
              <w:top w:val="single" w:sz="4" w:space="0" w:color="auto"/>
              <w:left w:val="single" w:sz="4" w:space="0" w:color="auto"/>
              <w:bottom w:val="nil"/>
              <w:right w:val="single" w:sz="4" w:space="0" w:color="auto"/>
            </w:tcBorders>
            <w:shd w:val="clear" w:color="auto" w:fill="auto"/>
            <w:vAlign w:val="bottom"/>
          </w:tcPr>
          <w:p w14:paraId="1177D953"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397" w:type="dxa"/>
            <w:tcBorders>
              <w:top w:val="single" w:sz="4" w:space="0" w:color="auto"/>
              <w:left w:val="single" w:sz="4" w:space="0" w:color="auto"/>
              <w:bottom w:val="nil"/>
              <w:right w:val="single" w:sz="4" w:space="0" w:color="auto"/>
            </w:tcBorders>
            <w:shd w:val="clear" w:color="auto" w:fill="auto"/>
            <w:vAlign w:val="bottom"/>
          </w:tcPr>
          <w:p w14:paraId="3DD8F089"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1-9</w:t>
            </w:r>
          </w:p>
        </w:tc>
        <w:tc>
          <w:tcPr>
            <w:tcW w:w="1984" w:type="dxa"/>
            <w:tcBorders>
              <w:top w:val="single" w:sz="4" w:space="0" w:color="auto"/>
              <w:left w:val="single" w:sz="4" w:space="0" w:color="auto"/>
              <w:bottom w:val="nil"/>
              <w:right w:val="single" w:sz="4" w:space="0" w:color="auto"/>
            </w:tcBorders>
            <w:shd w:val="clear" w:color="auto" w:fill="auto"/>
            <w:vAlign w:val="bottom"/>
          </w:tcPr>
          <w:p w14:paraId="46909821" w14:textId="77777777" w:rsidR="00CB4BEB" w:rsidRPr="00353B49"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3119" w:type="dxa"/>
            <w:tcBorders>
              <w:top w:val="single" w:sz="4" w:space="0" w:color="auto"/>
              <w:left w:val="single" w:sz="4" w:space="0" w:color="auto"/>
              <w:bottom w:val="nil"/>
              <w:right w:val="single" w:sz="4" w:space="0" w:color="auto"/>
            </w:tcBorders>
            <w:shd w:val="clear" w:color="auto" w:fill="auto"/>
            <w:vAlign w:val="bottom"/>
          </w:tcPr>
          <w:p w14:paraId="3428F418"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1</w:t>
            </w:r>
          </w:p>
        </w:tc>
      </w:tr>
      <w:tr w:rsidR="00CB4BEB" w:rsidRPr="00F273B0" w14:paraId="5339575B" w14:textId="77777777" w:rsidTr="003C0924">
        <w:trPr>
          <w:trHeight w:hRule="exact" w:val="255"/>
        </w:trPr>
        <w:tc>
          <w:tcPr>
            <w:tcW w:w="1555" w:type="dxa"/>
            <w:tcBorders>
              <w:top w:val="single" w:sz="4" w:space="0" w:color="auto"/>
              <w:left w:val="single" w:sz="4" w:space="0" w:color="auto"/>
              <w:bottom w:val="nil"/>
              <w:right w:val="single" w:sz="4" w:space="0" w:color="auto"/>
            </w:tcBorders>
            <w:shd w:val="clear" w:color="auto" w:fill="99CCFF"/>
            <w:vAlign w:val="bottom"/>
          </w:tcPr>
          <w:p w14:paraId="1B45354A" w14:textId="77777777" w:rsidR="00CB4BEB" w:rsidRPr="00E472B2" w:rsidRDefault="00CB4BEB" w:rsidP="003C0924">
            <w:pPr>
              <w:rPr>
                <w:rFonts w:ascii="Trebuchet MS" w:hAnsi="Trebuchet MS"/>
                <w:sz w:val="18"/>
                <w:szCs w:val="18"/>
              </w:rPr>
            </w:pPr>
            <w:proofErr w:type="spellStart"/>
            <w:r>
              <w:rPr>
                <w:rFonts w:ascii="Trebuchet MS" w:hAnsi="Trebuchet MS"/>
                <w:sz w:val="18"/>
                <w:szCs w:val="18"/>
              </w:rPr>
              <w:t>ledn_</w:t>
            </w:r>
            <w:r w:rsidRPr="00E472B2">
              <w:rPr>
                <w:rFonts w:ascii="Trebuchet MS" w:hAnsi="Trebuchet MS"/>
                <w:sz w:val="18"/>
                <w:szCs w:val="18"/>
              </w:rPr>
              <w:t>type</w:t>
            </w:r>
            <w:proofErr w:type="spellEnd"/>
          </w:p>
        </w:tc>
        <w:tc>
          <w:tcPr>
            <w:tcW w:w="1205" w:type="dxa"/>
            <w:tcBorders>
              <w:top w:val="single" w:sz="4" w:space="0" w:color="auto"/>
              <w:left w:val="single" w:sz="4" w:space="0" w:color="auto"/>
              <w:bottom w:val="nil"/>
              <w:right w:val="single" w:sz="4" w:space="0" w:color="auto"/>
            </w:tcBorders>
            <w:shd w:val="clear" w:color="auto" w:fill="99CCFF"/>
            <w:vAlign w:val="bottom"/>
          </w:tcPr>
          <w:p w14:paraId="491A2429" w14:textId="77777777" w:rsidR="00CB4BEB" w:rsidRPr="00E472B2" w:rsidRDefault="00CB4BEB" w:rsidP="003C0924">
            <w:pPr>
              <w:rPr>
                <w:rFonts w:ascii="Trebuchet MS" w:hAnsi="Trebuchet MS"/>
                <w:sz w:val="18"/>
                <w:szCs w:val="18"/>
              </w:rPr>
            </w:pPr>
            <w:proofErr w:type="spellStart"/>
            <w:r>
              <w:rPr>
                <w:rFonts w:ascii="Trebuchet MS" w:hAnsi="Trebuchet MS"/>
                <w:sz w:val="18"/>
                <w:szCs w:val="18"/>
              </w:rPr>
              <w:t>ledn_</w:t>
            </w:r>
            <w:r w:rsidRPr="00E472B2">
              <w:rPr>
                <w:rFonts w:ascii="Trebuchet MS" w:hAnsi="Trebuchet MS"/>
                <w:sz w:val="18"/>
                <w:szCs w:val="18"/>
              </w:rPr>
              <w:t>type</w:t>
            </w:r>
            <w:proofErr w:type="spellEnd"/>
          </w:p>
        </w:tc>
        <w:tc>
          <w:tcPr>
            <w:tcW w:w="4181" w:type="dxa"/>
            <w:gridSpan w:val="2"/>
            <w:tcBorders>
              <w:top w:val="single" w:sz="4" w:space="0" w:color="auto"/>
              <w:left w:val="single" w:sz="4" w:space="0" w:color="auto"/>
              <w:bottom w:val="nil"/>
              <w:right w:val="single" w:sz="4" w:space="0" w:color="auto"/>
            </w:tcBorders>
            <w:shd w:val="clear" w:color="auto" w:fill="99CCFF"/>
            <w:vAlign w:val="bottom"/>
          </w:tcPr>
          <w:p w14:paraId="0AEA0F4A" w14:textId="77777777" w:rsidR="00CB4BEB" w:rsidRPr="00E472B2" w:rsidRDefault="00CB4BEB" w:rsidP="003C0924">
            <w:pPr>
              <w:rPr>
                <w:rFonts w:ascii="Trebuchet MS" w:hAnsi="Trebuchet MS"/>
                <w:sz w:val="18"/>
                <w:szCs w:val="18"/>
              </w:rPr>
            </w:pPr>
            <w:r w:rsidRPr="00E472B2">
              <w:rPr>
                <w:rFonts w:ascii="Trebuchet MS" w:hAnsi="Trebuchet MS"/>
                <w:sz w:val="18"/>
                <w:szCs w:val="18"/>
              </w:rPr>
              <w:t>Type</w:t>
            </w:r>
            <w:r>
              <w:rPr>
                <w:rFonts w:ascii="Trebuchet MS" w:hAnsi="Trebuchet MS"/>
                <w:sz w:val="18"/>
                <w:szCs w:val="18"/>
              </w:rPr>
              <w:t>/materiale</w:t>
            </w:r>
            <w:r w:rsidRPr="00E472B2">
              <w:rPr>
                <w:rFonts w:ascii="Trebuchet MS" w:hAnsi="Trebuchet MS"/>
                <w:sz w:val="18"/>
                <w:szCs w:val="18"/>
              </w:rPr>
              <w:t xml:space="preserve"> af drænledning</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50594DEB" w14:textId="77777777" w:rsidR="00CB4BEB" w:rsidRPr="00E472B2" w:rsidRDefault="00CB4BEB" w:rsidP="003C0924">
            <w:pPr>
              <w:rPr>
                <w:rFonts w:ascii="Trebuchet MS" w:hAnsi="Trebuchet MS" w:cs="Trebuchet MS"/>
                <w:sz w:val="18"/>
                <w:szCs w:val="18"/>
              </w:rPr>
            </w:pPr>
            <w:r w:rsidRPr="00E472B2">
              <w:rPr>
                <w:rFonts w:ascii="Trebuchet MS" w:hAnsi="Trebuchet MS" w:cs="Trebuchet MS"/>
                <w:sz w:val="18"/>
                <w:szCs w:val="18"/>
              </w:rPr>
              <w:t>Tekststreng</w:t>
            </w:r>
          </w:p>
        </w:tc>
        <w:tc>
          <w:tcPr>
            <w:tcW w:w="1397" w:type="dxa"/>
            <w:tcBorders>
              <w:top w:val="single" w:sz="4" w:space="0" w:color="auto"/>
              <w:left w:val="single" w:sz="4" w:space="0" w:color="auto"/>
              <w:bottom w:val="nil"/>
              <w:right w:val="single" w:sz="4" w:space="0" w:color="auto"/>
            </w:tcBorders>
            <w:shd w:val="clear" w:color="auto" w:fill="99CCFF"/>
            <w:vAlign w:val="bottom"/>
          </w:tcPr>
          <w:p w14:paraId="0D0F0784" w14:textId="77777777" w:rsidR="00CB4BEB" w:rsidRPr="00E472B2" w:rsidRDefault="00CB4BEB" w:rsidP="003C0924">
            <w:pPr>
              <w:rPr>
                <w:rFonts w:ascii="Trebuchet MS" w:hAnsi="Trebuchet MS" w:cs="Trebuchet MS"/>
                <w:sz w:val="18"/>
                <w:szCs w:val="18"/>
              </w:rPr>
            </w:pPr>
            <w:r w:rsidRPr="00E472B2">
              <w:rPr>
                <w:rFonts w:ascii="Trebuchet MS" w:hAnsi="Trebuchet MS" w:cs="Trebuchet MS"/>
                <w:sz w:val="18"/>
                <w:szCs w:val="18"/>
              </w:rPr>
              <w:t>0-10 tegn</w:t>
            </w:r>
          </w:p>
        </w:tc>
        <w:tc>
          <w:tcPr>
            <w:tcW w:w="1984" w:type="dxa"/>
            <w:tcBorders>
              <w:top w:val="single" w:sz="4" w:space="0" w:color="auto"/>
              <w:left w:val="single" w:sz="4" w:space="0" w:color="auto"/>
              <w:bottom w:val="nil"/>
              <w:right w:val="single" w:sz="4" w:space="0" w:color="auto"/>
            </w:tcBorders>
            <w:shd w:val="clear" w:color="auto" w:fill="99CCFF"/>
            <w:vAlign w:val="bottom"/>
          </w:tcPr>
          <w:p w14:paraId="14A00FF3" w14:textId="77777777" w:rsidR="00CB4BEB" w:rsidRPr="00E472B2"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3119" w:type="dxa"/>
            <w:tcBorders>
              <w:top w:val="single" w:sz="4" w:space="0" w:color="auto"/>
              <w:left w:val="single" w:sz="4" w:space="0" w:color="auto"/>
              <w:bottom w:val="nil"/>
              <w:right w:val="single" w:sz="4" w:space="0" w:color="auto"/>
            </w:tcBorders>
            <w:shd w:val="clear" w:color="auto" w:fill="99CCFF"/>
            <w:vAlign w:val="bottom"/>
          </w:tcPr>
          <w:p w14:paraId="5B908B35" w14:textId="77777777" w:rsidR="00CB4BEB" w:rsidRPr="00E472B2" w:rsidRDefault="00CB4BEB" w:rsidP="003C0924">
            <w:pPr>
              <w:rPr>
                <w:rFonts w:ascii="Trebuchet MS" w:hAnsi="Trebuchet MS" w:cs="Trebuchet MS"/>
                <w:sz w:val="18"/>
                <w:szCs w:val="18"/>
              </w:rPr>
            </w:pPr>
            <w:r>
              <w:rPr>
                <w:sz w:val="16"/>
                <w:szCs w:val="16"/>
              </w:rPr>
              <w:t>Plast</w:t>
            </w:r>
          </w:p>
        </w:tc>
      </w:tr>
      <w:tr w:rsidR="00CB4BEB" w:rsidRPr="00F273B0" w14:paraId="24CD370D"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auto"/>
            <w:vAlign w:val="bottom"/>
          </w:tcPr>
          <w:p w14:paraId="59D91580" w14:textId="77777777" w:rsidR="00CB4BEB" w:rsidRPr="00E472B2" w:rsidRDefault="00CB4BEB" w:rsidP="003C0924">
            <w:pPr>
              <w:rPr>
                <w:rFonts w:ascii="Trebuchet MS" w:hAnsi="Trebuchet MS"/>
                <w:sz w:val="18"/>
                <w:szCs w:val="18"/>
              </w:rPr>
            </w:pPr>
            <w:proofErr w:type="spellStart"/>
            <w:r>
              <w:rPr>
                <w:rFonts w:ascii="Trebuchet MS" w:hAnsi="Trebuchet MS"/>
                <w:sz w:val="18"/>
                <w:szCs w:val="18"/>
              </w:rPr>
              <w:t>klasse_kode</w:t>
            </w:r>
            <w:proofErr w:type="spellEnd"/>
          </w:p>
        </w:tc>
        <w:tc>
          <w:tcPr>
            <w:tcW w:w="1205" w:type="dxa"/>
            <w:tcBorders>
              <w:top w:val="single" w:sz="4" w:space="0" w:color="auto"/>
              <w:left w:val="single" w:sz="4" w:space="0" w:color="auto"/>
              <w:bottom w:val="single" w:sz="4" w:space="0" w:color="auto"/>
              <w:right w:val="single" w:sz="4" w:space="0" w:color="auto"/>
            </w:tcBorders>
            <w:vAlign w:val="bottom"/>
          </w:tcPr>
          <w:p w14:paraId="781AA85D" w14:textId="77777777" w:rsidR="00CB4BEB" w:rsidRDefault="00CB4BEB" w:rsidP="003C0924">
            <w:pPr>
              <w:rPr>
                <w:rFonts w:ascii="Trebuchet MS" w:hAnsi="Trebuchet MS"/>
                <w:sz w:val="18"/>
                <w:szCs w:val="18"/>
              </w:rPr>
            </w:pPr>
            <w:proofErr w:type="spellStart"/>
            <w:r>
              <w:rPr>
                <w:rFonts w:ascii="Trebuchet MS" w:hAnsi="Trebuchet MS"/>
                <w:sz w:val="18"/>
                <w:szCs w:val="18"/>
              </w:rPr>
              <w:t>klasse_k</w:t>
            </w:r>
            <w:proofErr w:type="spellEnd"/>
          </w:p>
        </w:tc>
        <w:tc>
          <w:tcPr>
            <w:tcW w:w="418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31B9E1F6" w14:textId="77777777" w:rsidR="00CB4BEB" w:rsidRPr="00E472B2" w:rsidRDefault="00CB4BEB" w:rsidP="003C0924">
            <w:pPr>
              <w:rPr>
                <w:rFonts w:ascii="Trebuchet MS" w:hAnsi="Trebuchet MS"/>
                <w:sz w:val="18"/>
                <w:szCs w:val="18"/>
              </w:rPr>
            </w:pPr>
            <w:r>
              <w:rPr>
                <w:rFonts w:ascii="Trebuchet MS" w:hAnsi="Trebuchet MS"/>
                <w:sz w:val="18"/>
                <w:szCs w:val="18"/>
              </w:rPr>
              <w:t>Kode for klasse</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431E5CAE"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397" w:type="dxa"/>
            <w:tcBorders>
              <w:top w:val="single" w:sz="4" w:space="0" w:color="auto"/>
              <w:left w:val="single" w:sz="4" w:space="0" w:color="auto"/>
              <w:bottom w:val="single" w:sz="4" w:space="0" w:color="auto"/>
              <w:right w:val="single" w:sz="4" w:space="0" w:color="auto"/>
            </w:tcBorders>
            <w:shd w:val="clear" w:color="auto" w:fill="auto"/>
            <w:vAlign w:val="bottom"/>
          </w:tcPr>
          <w:p w14:paraId="7ED64F88"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1-9</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bottom"/>
          </w:tcPr>
          <w:p w14:paraId="7EB609D1" w14:textId="77777777" w:rsidR="00CB4BEB" w:rsidRPr="00353B49"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3119" w:type="dxa"/>
            <w:tcBorders>
              <w:top w:val="single" w:sz="4" w:space="0" w:color="auto"/>
              <w:left w:val="single" w:sz="4" w:space="0" w:color="auto"/>
              <w:bottom w:val="single" w:sz="4" w:space="0" w:color="auto"/>
              <w:right w:val="single" w:sz="4" w:space="0" w:color="auto"/>
            </w:tcBorders>
            <w:shd w:val="clear" w:color="auto" w:fill="auto"/>
            <w:vAlign w:val="bottom"/>
          </w:tcPr>
          <w:p w14:paraId="28A3890B"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1</w:t>
            </w:r>
          </w:p>
        </w:tc>
      </w:tr>
      <w:tr w:rsidR="00CB4BEB" w:rsidRPr="00F273B0" w14:paraId="633EB71D"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9CCFF"/>
            <w:vAlign w:val="bottom"/>
          </w:tcPr>
          <w:p w14:paraId="6FC5AF35" w14:textId="77777777" w:rsidR="00CB4BEB" w:rsidRPr="00E472B2" w:rsidRDefault="00CB4BEB" w:rsidP="003C0924">
            <w:pPr>
              <w:rPr>
                <w:rFonts w:ascii="Trebuchet MS" w:hAnsi="Trebuchet MS"/>
                <w:sz w:val="18"/>
                <w:szCs w:val="18"/>
              </w:rPr>
            </w:pPr>
            <w:r w:rsidRPr="00E472B2">
              <w:rPr>
                <w:rFonts w:ascii="Trebuchet MS" w:hAnsi="Trebuchet MS"/>
                <w:sz w:val="18"/>
                <w:szCs w:val="18"/>
              </w:rPr>
              <w:t>klasse</w:t>
            </w:r>
          </w:p>
        </w:tc>
        <w:tc>
          <w:tcPr>
            <w:tcW w:w="1205" w:type="dxa"/>
            <w:tcBorders>
              <w:top w:val="single" w:sz="4" w:space="0" w:color="auto"/>
              <w:left w:val="single" w:sz="4" w:space="0" w:color="auto"/>
              <w:bottom w:val="single" w:sz="4" w:space="0" w:color="auto"/>
              <w:right w:val="single" w:sz="4" w:space="0" w:color="auto"/>
            </w:tcBorders>
            <w:shd w:val="clear" w:color="auto" w:fill="99CCFF"/>
            <w:vAlign w:val="bottom"/>
          </w:tcPr>
          <w:p w14:paraId="0DDF7B05" w14:textId="77777777" w:rsidR="00CB4BEB" w:rsidRPr="00E472B2" w:rsidRDefault="00CB4BEB" w:rsidP="003C0924">
            <w:pPr>
              <w:rPr>
                <w:rFonts w:ascii="Trebuchet MS" w:hAnsi="Trebuchet MS"/>
                <w:sz w:val="18"/>
                <w:szCs w:val="18"/>
              </w:rPr>
            </w:pPr>
            <w:r w:rsidRPr="00E472B2">
              <w:rPr>
                <w:rFonts w:ascii="Trebuchet MS" w:hAnsi="Trebuchet MS"/>
                <w:sz w:val="18"/>
                <w:szCs w:val="18"/>
              </w:rPr>
              <w:t>klasse</w:t>
            </w:r>
          </w:p>
        </w:tc>
        <w:tc>
          <w:tcPr>
            <w:tcW w:w="4181"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517F1E8C" w14:textId="77777777" w:rsidR="00CB4BEB" w:rsidRPr="00E472B2" w:rsidRDefault="00CB4BEB" w:rsidP="003C0924">
            <w:pPr>
              <w:rPr>
                <w:rFonts w:ascii="Trebuchet MS" w:hAnsi="Trebuchet MS"/>
                <w:sz w:val="18"/>
                <w:szCs w:val="18"/>
              </w:rPr>
            </w:pPr>
            <w:r w:rsidRPr="00E472B2">
              <w:rPr>
                <w:rFonts w:ascii="Trebuchet MS" w:hAnsi="Trebuchet MS"/>
                <w:sz w:val="18"/>
                <w:szCs w:val="18"/>
              </w:rPr>
              <w:t>Klasse</w:t>
            </w:r>
          </w:p>
        </w:tc>
        <w:tc>
          <w:tcPr>
            <w:tcW w:w="1155" w:type="dxa"/>
            <w:tcBorders>
              <w:top w:val="single" w:sz="4" w:space="0" w:color="auto"/>
              <w:left w:val="single" w:sz="4" w:space="0" w:color="auto"/>
              <w:bottom w:val="single" w:sz="4" w:space="0" w:color="auto"/>
              <w:right w:val="single" w:sz="4" w:space="0" w:color="auto"/>
            </w:tcBorders>
            <w:shd w:val="clear" w:color="auto" w:fill="99CCFF"/>
            <w:vAlign w:val="bottom"/>
          </w:tcPr>
          <w:p w14:paraId="14C3AF63" w14:textId="77777777" w:rsidR="00CB4BEB" w:rsidRPr="00E472B2" w:rsidRDefault="00CB4BEB" w:rsidP="003C0924">
            <w:pPr>
              <w:rPr>
                <w:rFonts w:ascii="Trebuchet MS" w:hAnsi="Trebuchet MS" w:cs="Trebuchet MS"/>
                <w:sz w:val="18"/>
                <w:szCs w:val="18"/>
              </w:rPr>
            </w:pPr>
            <w:r w:rsidRPr="00E472B2">
              <w:rPr>
                <w:rFonts w:ascii="Trebuchet MS" w:hAnsi="Trebuchet MS" w:cs="Trebuchet MS"/>
                <w:sz w:val="18"/>
                <w:szCs w:val="18"/>
              </w:rPr>
              <w:t>Tekststreng</w:t>
            </w:r>
          </w:p>
        </w:tc>
        <w:tc>
          <w:tcPr>
            <w:tcW w:w="1397" w:type="dxa"/>
            <w:tcBorders>
              <w:top w:val="single" w:sz="4" w:space="0" w:color="auto"/>
              <w:left w:val="single" w:sz="4" w:space="0" w:color="auto"/>
              <w:bottom w:val="single" w:sz="4" w:space="0" w:color="auto"/>
              <w:right w:val="single" w:sz="4" w:space="0" w:color="auto"/>
            </w:tcBorders>
            <w:shd w:val="clear" w:color="auto" w:fill="99CCFF"/>
            <w:vAlign w:val="bottom"/>
          </w:tcPr>
          <w:p w14:paraId="322C2A3B" w14:textId="77777777" w:rsidR="00CB4BEB" w:rsidRPr="00E472B2" w:rsidRDefault="00CB4BEB" w:rsidP="003C0924">
            <w:pPr>
              <w:rPr>
                <w:rFonts w:ascii="Trebuchet MS" w:hAnsi="Trebuchet MS" w:cs="Trebuchet MS"/>
                <w:sz w:val="18"/>
                <w:szCs w:val="18"/>
              </w:rPr>
            </w:pPr>
            <w:r w:rsidRPr="00E472B2">
              <w:rPr>
                <w:rFonts w:ascii="Trebuchet MS" w:hAnsi="Trebuchet MS" w:cs="Trebuchet MS"/>
                <w:sz w:val="18"/>
                <w:szCs w:val="18"/>
              </w:rPr>
              <w:t>0-20 tegn</w:t>
            </w:r>
          </w:p>
        </w:tc>
        <w:tc>
          <w:tcPr>
            <w:tcW w:w="1984" w:type="dxa"/>
            <w:tcBorders>
              <w:top w:val="single" w:sz="4" w:space="0" w:color="auto"/>
              <w:left w:val="single" w:sz="4" w:space="0" w:color="auto"/>
              <w:bottom w:val="single" w:sz="4" w:space="0" w:color="auto"/>
              <w:right w:val="single" w:sz="4" w:space="0" w:color="auto"/>
            </w:tcBorders>
            <w:shd w:val="clear" w:color="auto" w:fill="99CCFF"/>
            <w:vAlign w:val="bottom"/>
          </w:tcPr>
          <w:p w14:paraId="635CD4ED" w14:textId="77777777" w:rsidR="00CB4BEB" w:rsidRPr="00E472B2"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3119" w:type="dxa"/>
            <w:tcBorders>
              <w:top w:val="single" w:sz="4" w:space="0" w:color="auto"/>
              <w:left w:val="single" w:sz="4" w:space="0" w:color="auto"/>
              <w:bottom w:val="single" w:sz="4" w:space="0" w:color="auto"/>
              <w:right w:val="single" w:sz="4" w:space="0" w:color="auto"/>
            </w:tcBorders>
            <w:shd w:val="clear" w:color="auto" w:fill="99CCFF"/>
            <w:vAlign w:val="bottom"/>
          </w:tcPr>
          <w:p w14:paraId="7B616A7A" w14:textId="77777777" w:rsidR="00CB4BEB" w:rsidRPr="00E472B2" w:rsidRDefault="00CB4BEB" w:rsidP="003C0924">
            <w:pPr>
              <w:rPr>
                <w:rFonts w:ascii="Trebuchet MS" w:hAnsi="Trebuchet MS" w:cs="Trebuchet MS"/>
                <w:sz w:val="18"/>
                <w:szCs w:val="18"/>
              </w:rPr>
            </w:pPr>
            <w:r>
              <w:rPr>
                <w:sz w:val="16"/>
                <w:szCs w:val="16"/>
              </w:rPr>
              <w:t>Interne markdræn</w:t>
            </w:r>
          </w:p>
        </w:tc>
      </w:tr>
      <w:tr w:rsidR="00CB4BEB" w:rsidRPr="00F273B0" w14:paraId="60CF3ADF"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FFFFFF"/>
            <w:vAlign w:val="bottom"/>
          </w:tcPr>
          <w:p w14:paraId="7803C9D8" w14:textId="77777777" w:rsidR="00CB4BEB" w:rsidRPr="00E472B2" w:rsidRDefault="00CB4BEB" w:rsidP="003C0924">
            <w:pPr>
              <w:rPr>
                <w:rFonts w:ascii="Trebuchet MS" w:hAnsi="Trebuchet MS"/>
                <w:sz w:val="18"/>
                <w:szCs w:val="18"/>
              </w:rPr>
            </w:pPr>
            <w:proofErr w:type="spellStart"/>
            <w:r w:rsidRPr="003250C3">
              <w:rPr>
                <w:rFonts w:ascii="Trebuchet MS" w:hAnsi="Trebuchet MS"/>
                <w:sz w:val="18"/>
                <w:szCs w:val="18"/>
              </w:rPr>
              <w:t>anlaeg_aar</w:t>
            </w:r>
            <w:proofErr w:type="spellEnd"/>
          </w:p>
        </w:tc>
        <w:tc>
          <w:tcPr>
            <w:tcW w:w="1205" w:type="dxa"/>
            <w:tcBorders>
              <w:top w:val="single" w:sz="4" w:space="0" w:color="auto"/>
              <w:left w:val="single" w:sz="4" w:space="0" w:color="auto"/>
              <w:bottom w:val="single" w:sz="4" w:space="0" w:color="auto"/>
              <w:right w:val="single" w:sz="4" w:space="0" w:color="auto"/>
            </w:tcBorders>
            <w:shd w:val="clear" w:color="auto" w:fill="FFFFFF"/>
            <w:vAlign w:val="bottom"/>
          </w:tcPr>
          <w:p w14:paraId="44635C67" w14:textId="77777777" w:rsidR="00CB4BEB" w:rsidRDefault="00CB4BEB" w:rsidP="003C0924">
            <w:pPr>
              <w:rPr>
                <w:rFonts w:ascii="Trebuchet MS" w:hAnsi="Trebuchet MS"/>
                <w:sz w:val="18"/>
                <w:szCs w:val="18"/>
              </w:rPr>
            </w:pPr>
            <w:proofErr w:type="spellStart"/>
            <w:r w:rsidRPr="003250C3">
              <w:rPr>
                <w:rFonts w:ascii="Trebuchet MS" w:hAnsi="Trebuchet MS"/>
                <w:sz w:val="18"/>
                <w:szCs w:val="18"/>
              </w:rPr>
              <w:t>anlaeg_aar</w:t>
            </w:r>
            <w:proofErr w:type="spellEnd"/>
          </w:p>
        </w:tc>
        <w:tc>
          <w:tcPr>
            <w:tcW w:w="418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32DCBBDA" w14:textId="77777777" w:rsidR="00CB4BEB" w:rsidRPr="00E472B2" w:rsidRDefault="00CB4BEB" w:rsidP="003C0924">
            <w:pPr>
              <w:rPr>
                <w:rFonts w:ascii="Trebuchet MS" w:hAnsi="Trebuchet MS"/>
                <w:sz w:val="18"/>
                <w:szCs w:val="18"/>
              </w:rPr>
            </w:pPr>
            <w:r>
              <w:rPr>
                <w:rFonts w:ascii="Trebuchet MS" w:hAnsi="Trebuchet MS"/>
                <w:sz w:val="18"/>
                <w:szCs w:val="18"/>
              </w:rPr>
              <w:t>Anlægs år</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center"/>
          </w:tcPr>
          <w:p w14:paraId="591F6B44" w14:textId="77777777" w:rsidR="00CB4BEB" w:rsidRPr="007A1ED8" w:rsidRDefault="00CB4BEB" w:rsidP="003C0924">
            <w:pPr>
              <w:rPr>
                <w:rFonts w:ascii="Trebuchet MS" w:hAnsi="Trebuchet MS" w:cs="Trebuchet MS"/>
                <w:sz w:val="18"/>
                <w:szCs w:val="18"/>
              </w:rPr>
            </w:pPr>
            <w:r>
              <w:rPr>
                <w:rFonts w:ascii="Trebuchet MS" w:hAnsi="Trebuchet MS"/>
                <w:sz w:val="18"/>
                <w:szCs w:val="18"/>
              </w:rPr>
              <w:t>Heltal</w:t>
            </w:r>
          </w:p>
        </w:tc>
        <w:tc>
          <w:tcPr>
            <w:tcW w:w="1397" w:type="dxa"/>
            <w:tcBorders>
              <w:top w:val="single" w:sz="4" w:space="0" w:color="auto"/>
              <w:left w:val="single" w:sz="4" w:space="0" w:color="auto"/>
              <w:bottom w:val="single" w:sz="4" w:space="0" w:color="auto"/>
              <w:right w:val="single" w:sz="4" w:space="0" w:color="auto"/>
            </w:tcBorders>
            <w:shd w:val="clear" w:color="auto" w:fill="FFFFFF"/>
            <w:vAlign w:val="center"/>
          </w:tcPr>
          <w:p w14:paraId="2562FE13" w14:textId="77777777" w:rsidR="00CB4BEB" w:rsidRPr="00656D1C" w:rsidRDefault="00CB4BEB" w:rsidP="003C0924">
            <w:pPr>
              <w:rPr>
                <w:rFonts w:ascii="Trebuchet MS" w:hAnsi="Trebuchet MS" w:cs="Trebuchet MS"/>
                <w:sz w:val="18"/>
                <w:szCs w:val="18"/>
              </w:rPr>
            </w:pPr>
            <w:r>
              <w:rPr>
                <w:rFonts w:ascii="Trebuchet MS" w:hAnsi="Trebuchet MS" w:cs="Trebuchet MS"/>
                <w:sz w:val="18"/>
                <w:szCs w:val="18"/>
              </w:rPr>
              <w:t>1800-2999</w:t>
            </w:r>
          </w:p>
        </w:tc>
        <w:tc>
          <w:tcPr>
            <w:tcW w:w="1984" w:type="dxa"/>
            <w:tcBorders>
              <w:top w:val="single" w:sz="4" w:space="0" w:color="auto"/>
              <w:left w:val="single" w:sz="4" w:space="0" w:color="auto"/>
              <w:bottom w:val="single" w:sz="4" w:space="0" w:color="auto"/>
              <w:right w:val="single" w:sz="4" w:space="0" w:color="auto"/>
            </w:tcBorders>
            <w:shd w:val="clear" w:color="auto" w:fill="FFFFFF"/>
            <w:vAlign w:val="center"/>
          </w:tcPr>
          <w:p w14:paraId="61B9E7BB" w14:textId="77777777" w:rsidR="00CB4BEB" w:rsidRPr="007A1ED8"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3119" w:type="dxa"/>
            <w:tcBorders>
              <w:top w:val="single" w:sz="4" w:space="0" w:color="auto"/>
              <w:left w:val="single" w:sz="4" w:space="0" w:color="auto"/>
              <w:bottom w:val="single" w:sz="4" w:space="0" w:color="auto"/>
              <w:right w:val="single" w:sz="4" w:space="0" w:color="auto"/>
            </w:tcBorders>
            <w:shd w:val="clear" w:color="auto" w:fill="FFFFFF"/>
            <w:vAlign w:val="center"/>
          </w:tcPr>
          <w:p w14:paraId="33FBE00E" w14:textId="77777777" w:rsidR="00CB4BEB" w:rsidRPr="007A1ED8" w:rsidRDefault="00CB4BEB" w:rsidP="003C0924">
            <w:pPr>
              <w:rPr>
                <w:rFonts w:ascii="Trebuchet MS" w:hAnsi="Trebuchet MS" w:cs="Trebuchet MS"/>
                <w:sz w:val="18"/>
                <w:szCs w:val="18"/>
              </w:rPr>
            </w:pPr>
            <w:r>
              <w:rPr>
                <w:rFonts w:ascii="Trebuchet MS" w:hAnsi="Trebuchet MS" w:cs="Trebuchet MS"/>
                <w:sz w:val="18"/>
                <w:szCs w:val="18"/>
              </w:rPr>
              <w:t>1963</w:t>
            </w:r>
          </w:p>
        </w:tc>
      </w:tr>
      <w:tr w:rsidR="00CB4BEB" w:rsidRPr="00F273B0" w14:paraId="394ECC02"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FFFFFF"/>
            <w:vAlign w:val="bottom"/>
          </w:tcPr>
          <w:p w14:paraId="09126949" w14:textId="77777777" w:rsidR="00CB4BEB" w:rsidRPr="00E472B2" w:rsidRDefault="00CB4BEB" w:rsidP="003C0924">
            <w:pPr>
              <w:rPr>
                <w:rFonts w:ascii="Trebuchet MS" w:hAnsi="Trebuchet MS"/>
                <w:sz w:val="18"/>
                <w:szCs w:val="18"/>
              </w:rPr>
            </w:pPr>
            <w:r w:rsidRPr="00E472B2">
              <w:rPr>
                <w:rFonts w:ascii="Trebuchet MS" w:hAnsi="Trebuchet MS"/>
                <w:sz w:val="18"/>
                <w:szCs w:val="18"/>
              </w:rPr>
              <w:t>dybde</w:t>
            </w:r>
          </w:p>
        </w:tc>
        <w:tc>
          <w:tcPr>
            <w:tcW w:w="1205" w:type="dxa"/>
            <w:tcBorders>
              <w:top w:val="single" w:sz="4" w:space="0" w:color="auto"/>
              <w:left w:val="single" w:sz="4" w:space="0" w:color="auto"/>
              <w:bottom w:val="single" w:sz="4" w:space="0" w:color="auto"/>
              <w:right w:val="single" w:sz="4" w:space="0" w:color="auto"/>
            </w:tcBorders>
            <w:shd w:val="clear" w:color="auto" w:fill="FFFFFF"/>
            <w:vAlign w:val="bottom"/>
          </w:tcPr>
          <w:p w14:paraId="225DDB0E" w14:textId="77777777" w:rsidR="00CB4BEB" w:rsidRDefault="00CB4BEB" w:rsidP="003C0924">
            <w:pPr>
              <w:rPr>
                <w:rFonts w:ascii="Trebuchet MS" w:hAnsi="Trebuchet MS"/>
                <w:sz w:val="18"/>
                <w:szCs w:val="18"/>
              </w:rPr>
            </w:pPr>
            <w:r w:rsidRPr="00E472B2">
              <w:rPr>
                <w:rFonts w:ascii="Trebuchet MS" w:hAnsi="Trebuchet MS"/>
                <w:sz w:val="18"/>
                <w:szCs w:val="18"/>
              </w:rPr>
              <w:t>dybde</w:t>
            </w:r>
          </w:p>
        </w:tc>
        <w:tc>
          <w:tcPr>
            <w:tcW w:w="418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05A97125" w14:textId="77777777" w:rsidR="00CB4BEB" w:rsidRPr="00E472B2" w:rsidRDefault="00CB4BEB" w:rsidP="003C0924">
            <w:pPr>
              <w:rPr>
                <w:rFonts w:ascii="Trebuchet MS" w:hAnsi="Trebuchet MS"/>
                <w:sz w:val="18"/>
                <w:szCs w:val="18"/>
              </w:rPr>
            </w:pPr>
            <w:r>
              <w:rPr>
                <w:rFonts w:ascii="Trebuchet MS" w:hAnsi="Trebuchet MS"/>
                <w:sz w:val="18"/>
                <w:szCs w:val="18"/>
              </w:rPr>
              <w:t>Dybden ledningen</w:t>
            </w:r>
            <w:r w:rsidRPr="00E472B2">
              <w:rPr>
                <w:rFonts w:ascii="Trebuchet MS" w:hAnsi="Trebuchet MS"/>
                <w:sz w:val="18"/>
                <w:szCs w:val="18"/>
              </w:rPr>
              <w:t xml:space="preserve"> er lagt fra overflade</w:t>
            </w:r>
            <w:r>
              <w:rPr>
                <w:rFonts w:ascii="Trebuchet MS" w:hAnsi="Trebuchet MS"/>
                <w:sz w:val="18"/>
                <w:szCs w:val="18"/>
              </w:rPr>
              <w:t xml:space="preserve"> i meter.</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50664FBD" w14:textId="77777777" w:rsidR="00CB4BEB" w:rsidRPr="00E472B2" w:rsidRDefault="00CB4BEB" w:rsidP="003C0924">
            <w:pPr>
              <w:rPr>
                <w:rFonts w:ascii="Trebuchet MS" w:hAnsi="Trebuchet MS" w:cs="Trebuchet MS"/>
                <w:sz w:val="18"/>
                <w:szCs w:val="18"/>
              </w:rPr>
            </w:pPr>
            <w:r>
              <w:rPr>
                <w:rFonts w:ascii="Trebuchet MS" w:hAnsi="Trebuchet MS" w:cs="Trebuchet MS"/>
                <w:sz w:val="18"/>
                <w:szCs w:val="18"/>
              </w:rPr>
              <w:t>Tal</w:t>
            </w:r>
          </w:p>
        </w:tc>
        <w:tc>
          <w:tcPr>
            <w:tcW w:w="1397" w:type="dxa"/>
            <w:tcBorders>
              <w:top w:val="single" w:sz="4" w:space="0" w:color="auto"/>
              <w:left w:val="single" w:sz="4" w:space="0" w:color="auto"/>
              <w:bottom w:val="single" w:sz="4" w:space="0" w:color="auto"/>
              <w:right w:val="single" w:sz="4" w:space="0" w:color="auto"/>
            </w:tcBorders>
            <w:shd w:val="clear" w:color="auto" w:fill="auto"/>
            <w:vAlign w:val="bottom"/>
          </w:tcPr>
          <w:p w14:paraId="000DE174" w14:textId="77777777" w:rsidR="00CB4BEB" w:rsidRPr="00E472B2" w:rsidRDefault="00CB4BEB" w:rsidP="003C0924">
            <w:pPr>
              <w:rPr>
                <w:rFonts w:ascii="Trebuchet MS" w:hAnsi="Trebuchet MS" w:cs="Trebuchet MS"/>
                <w:sz w:val="18"/>
                <w:szCs w:val="18"/>
              </w:rPr>
            </w:pPr>
            <w:r>
              <w:rPr>
                <w:rFonts w:ascii="Trebuchet MS" w:hAnsi="Trebuchet MS" w:cs="Trebuchet MS"/>
                <w:sz w:val="18"/>
                <w:szCs w:val="18"/>
              </w:rPr>
              <w:t>0,1-99,9</w:t>
            </w:r>
          </w:p>
        </w:tc>
        <w:tc>
          <w:tcPr>
            <w:tcW w:w="1984" w:type="dxa"/>
            <w:tcBorders>
              <w:top w:val="single" w:sz="4" w:space="0" w:color="auto"/>
              <w:left w:val="single" w:sz="4" w:space="0" w:color="auto"/>
              <w:bottom w:val="single" w:sz="4" w:space="0" w:color="auto"/>
              <w:right w:val="single" w:sz="4" w:space="0" w:color="auto"/>
            </w:tcBorders>
            <w:shd w:val="clear" w:color="auto" w:fill="FFFFFF"/>
            <w:vAlign w:val="bottom"/>
          </w:tcPr>
          <w:p w14:paraId="2F8EBFD0" w14:textId="77777777" w:rsidR="00CB4BEB" w:rsidRPr="00E472B2"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3119" w:type="dxa"/>
            <w:tcBorders>
              <w:top w:val="single" w:sz="4" w:space="0" w:color="auto"/>
              <w:left w:val="single" w:sz="4" w:space="0" w:color="auto"/>
              <w:bottom w:val="single" w:sz="4" w:space="0" w:color="auto"/>
              <w:right w:val="single" w:sz="4" w:space="0" w:color="auto"/>
            </w:tcBorders>
            <w:shd w:val="clear" w:color="auto" w:fill="FFFFFF"/>
            <w:vAlign w:val="bottom"/>
          </w:tcPr>
          <w:p w14:paraId="12614989" w14:textId="77777777" w:rsidR="00CB4BEB" w:rsidRPr="00E472B2" w:rsidRDefault="00CB4BEB" w:rsidP="003C0924">
            <w:pPr>
              <w:rPr>
                <w:rFonts w:ascii="Trebuchet MS" w:hAnsi="Trebuchet MS" w:cs="Trebuchet MS"/>
                <w:sz w:val="18"/>
                <w:szCs w:val="18"/>
              </w:rPr>
            </w:pPr>
            <w:r>
              <w:rPr>
                <w:rFonts w:ascii="Trebuchet MS" w:hAnsi="Trebuchet MS" w:cs="Trebuchet MS"/>
                <w:sz w:val="18"/>
                <w:szCs w:val="18"/>
              </w:rPr>
              <w:t>1,6</w:t>
            </w:r>
          </w:p>
        </w:tc>
      </w:tr>
      <w:tr w:rsidR="00CB4BEB" w:rsidRPr="00F273B0" w14:paraId="52A6C24E"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FFFFFF"/>
            <w:vAlign w:val="bottom"/>
          </w:tcPr>
          <w:p w14:paraId="1EF54E42" w14:textId="77777777" w:rsidR="00CB4BEB" w:rsidRPr="00E472B2" w:rsidRDefault="00CB4BEB" w:rsidP="003C0924">
            <w:pPr>
              <w:rPr>
                <w:rFonts w:ascii="Trebuchet MS" w:hAnsi="Trebuchet MS"/>
                <w:sz w:val="18"/>
                <w:szCs w:val="18"/>
              </w:rPr>
            </w:pPr>
            <w:r>
              <w:rPr>
                <w:rFonts w:ascii="Trebuchet MS" w:hAnsi="Trebuchet MS"/>
                <w:sz w:val="18"/>
                <w:szCs w:val="18"/>
              </w:rPr>
              <w:t>dimension</w:t>
            </w:r>
          </w:p>
        </w:tc>
        <w:tc>
          <w:tcPr>
            <w:tcW w:w="1205" w:type="dxa"/>
            <w:tcBorders>
              <w:top w:val="single" w:sz="4" w:space="0" w:color="auto"/>
              <w:left w:val="single" w:sz="4" w:space="0" w:color="auto"/>
              <w:bottom w:val="single" w:sz="4" w:space="0" w:color="auto"/>
              <w:right w:val="single" w:sz="4" w:space="0" w:color="auto"/>
            </w:tcBorders>
            <w:shd w:val="clear" w:color="auto" w:fill="FFFFFF"/>
            <w:vAlign w:val="bottom"/>
          </w:tcPr>
          <w:p w14:paraId="43C7F22C" w14:textId="77777777" w:rsidR="00CB4BEB" w:rsidRDefault="00CB4BEB" w:rsidP="003C0924">
            <w:pPr>
              <w:rPr>
                <w:rFonts w:ascii="Trebuchet MS" w:hAnsi="Trebuchet MS"/>
                <w:sz w:val="18"/>
                <w:szCs w:val="18"/>
              </w:rPr>
            </w:pPr>
            <w:r>
              <w:rPr>
                <w:rFonts w:ascii="Trebuchet MS" w:hAnsi="Trebuchet MS"/>
                <w:sz w:val="18"/>
                <w:szCs w:val="18"/>
              </w:rPr>
              <w:t>dimension</w:t>
            </w:r>
          </w:p>
        </w:tc>
        <w:tc>
          <w:tcPr>
            <w:tcW w:w="418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68A264AA" w14:textId="77777777" w:rsidR="00CB4BEB" w:rsidRDefault="00CB4BEB" w:rsidP="003C0924">
            <w:pPr>
              <w:rPr>
                <w:rFonts w:ascii="Trebuchet MS" w:hAnsi="Trebuchet MS"/>
                <w:sz w:val="18"/>
                <w:szCs w:val="18"/>
              </w:rPr>
            </w:pPr>
            <w:r>
              <w:rPr>
                <w:rFonts w:ascii="Trebuchet MS" w:hAnsi="Trebuchet MS"/>
                <w:sz w:val="18"/>
                <w:szCs w:val="18"/>
              </w:rPr>
              <w:t>Størrelse på dimension angivet i cm.</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38FCB011" w14:textId="77777777" w:rsidR="00CB4BEB"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397" w:type="dxa"/>
            <w:tcBorders>
              <w:top w:val="single" w:sz="4" w:space="0" w:color="auto"/>
              <w:left w:val="single" w:sz="4" w:space="0" w:color="auto"/>
              <w:bottom w:val="single" w:sz="4" w:space="0" w:color="auto"/>
              <w:right w:val="single" w:sz="4" w:space="0" w:color="auto"/>
            </w:tcBorders>
            <w:shd w:val="clear" w:color="auto" w:fill="auto"/>
            <w:vAlign w:val="bottom"/>
          </w:tcPr>
          <w:p w14:paraId="50FB3BA4" w14:textId="77777777" w:rsidR="00CB4BEB" w:rsidRDefault="00CB4BEB" w:rsidP="003C0924">
            <w:pPr>
              <w:rPr>
                <w:rFonts w:ascii="Trebuchet MS" w:hAnsi="Trebuchet MS" w:cs="Trebuchet MS"/>
                <w:sz w:val="18"/>
                <w:szCs w:val="18"/>
              </w:rPr>
            </w:pPr>
            <w:r>
              <w:rPr>
                <w:rFonts w:ascii="Trebuchet MS" w:hAnsi="Trebuchet MS" w:cs="Trebuchet MS"/>
                <w:sz w:val="18"/>
                <w:szCs w:val="18"/>
              </w:rPr>
              <w:t>1-99</w:t>
            </w:r>
          </w:p>
        </w:tc>
        <w:tc>
          <w:tcPr>
            <w:tcW w:w="1984" w:type="dxa"/>
            <w:tcBorders>
              <w:top w:val="single" w:sz="4" w:space="0" w:color="auto"/>
              <w:left w:val="single" w:sz="4" w:space="0" w:color="auto"/>
              <w:bottom w:val="single" w:sz="4" w:space="0" w:color="auto"/>
              <w:right w:val="single" w:sz="4" w:space="0" w:color="auto"/>
            </w:tcBorders>
            <w:shd w:val="clear" w:color="auto" w:fill="FFFFFF"/>
            <w:vAlign w:val="bottom"/>
          </w:tcPr>
          <w:p w14:paraId="512BD6A6"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3119" w:type="dxa"/>
            <w:tcBorders>
              <w:top w:val="single" w:sz="4" w:space="0" w:color="auto"/>
              <w:left w:val="single" w:sz="4" w:space="0" w:color="auto"/>
              <w:bottom w:val="single" w:sz="4" w:space="0" w:color="auto"/>
              <w:right w:val="single" w:sz="4" w:space="0" w:color="auto"/>
            </w:tcBorders>
            <w:shd w:val="clear" w:color="auto" w:fill="FFFFFF"/>
            <w:vAlign w:val="bottom"/>
          </w:tcPr>
          <w:p w14:paraId="19D67081" w14:textId="77777777" w:rsidR="00CB4BEB" w:rsidRDefault="00CB4BEB" w:rsidP="003C0924">
            <w:pPr>
              <w:rPr>
                <w:rFonts w:ascii="Trebuchet MS" w:hAnsi="Trebuchet MS" w:cs="Trebuchet MS"/>
                <w:sz w:val="18"/>
                <w:szCs w:val="18"/>
              </w:rPr>
            </w:pPr>
            <w:r>
              <w:rPr>
                <w:rFonts w:ascii="Trebuchet MS" w:hAnsi="Trebuchet MS" w:cs="Trebuchet MS"/>
                <w:sz w:val="18"/>
                <w:szCs w:val="18"/>
              </w:rPr>
              <w:t>10</w:t>
            </w:r>
          </w:p>
        </w:tc>
      </w:tr>
      <w:tr w:rsidR="00CB4BEB" w:rsidRPr="00F273B0" w14:paraId="7E8BB2CC"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vAlign w:val="bottom"/>
          </w:tcPr>
          <w:p w14:paraId="62790213" w14:textId="77777777" w:rsidR="00CB4BEB" w:rsidRPr="00E472B2" w:rsidRDefault="00CB4BEB" w:rsidP="003C0924">
            <w:pPr>
              <w:rPr>
                <w:rFonts w:ascii="Trebuchet MS" w:hAnsi="Trebuchet MS"/>
                <w:sz w:val="18"/>
                <w:szCs w:val="18"/>
              </w:rPr>
            </w:pPr>
            <w:proofErr w:type="spellStart"/>
            <w:r>
              <w:rPr>
                <w:rFonts w:ascii="Trebuchet MS" w:hAnsi="Trebuchet MS"/>
                <w:sz w:val="18"/>
                <w:szCs w:val="18"/>
              </w:rPr>
              <w:t>sagsnr</w:t>
            </w:r>
            <w:proofErr w:type="spellEnd"/>
          </w:p>
        </w:tc>
        <w:tc>
          <w:tcPr>
            <w:tcW w:w="1205" w:type="dxa"/>
            <w:tcBorders>
              <w:top w:val="single" w:sz="4" w:space="0" w:color="auto"/>
              <w:left w:val="single" w:sz="4" w:space="0" w:color="auto"/>
              <w:bottom w:val="single" w:sz="4" w:space="0" w:color="auto"/>
              <w:right w:val="single" w:sz="4" w:space="0" w:color="auto"/>
            </w:tcBorders>
            <w:shd w:val="clear" w:color="auto" w:fill="97DDBA"/>
            <w:vAlign w:val="bottom"/>
          </w:tcPr>
          <w:p w14:paraId="575187A4" w14:textId="77777777" w:rsidR="00CB4BEB" w:rsidRPr="0014307B" w:rsidRDefault="00CB4BEB" w:rsidP="003C0924">
            <w:pPr>
              <w:rPr>
                <w:rFonts w:ascii="Trebuchet MS" w:hAnsi="Trebuchet MS" w:cs="Trebuchet MS"/>
                <w:sz w:val="18"/>
                <w:szCs w:val="18"/>
              </w:rPr>
            </w:pPr>
          </w:p>
        </w:tc>
        <w:tc>
          <w:tcPr>
            <w:tcW w:w="11836"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6DCD7844" w14:textId="77777777" w:rsidR="00CB4BEB" w:rsidRPr="00E472B2"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F273B0" w14:paraId="4A36E824"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vAlign w:val="bottom"/>
          </w:tcPr>
          <w:p w14:paraId="5057441B"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link</w:t>
            </w:r>
          </w:p>
        </w:tc>
        <w:tc>
          <w:tcPr>
            <w:tcW w:w="1205" w:type="dxa"/>
            <w:tcBorders>
              <w:top w:val="single" w:sz="4" w:space="0" w:color="auto"/>
              <w:left w:val="single" w:sz="4" w:space="0" w:color="auto"/>
              <w:bottom w:val="single" w:sz="4" w:space="0" w:color="auto"/>
              <w:right w:val="single" w:sz="4" w:space="0" w:color="auto"/>
            </w:tcBorders>
            <w:shd w:val="clear" w:color="auto" w:fill="97DDBA"/>
            <w:vAlign w:val="bottom"/>
          </w:tcPr>
          <w:p w14:paraId="3EDC8D5C" w14:textId="77777777" w:rsidR="00CB4BEB" w:rsidRPr="0014307B" w:rsidRDefault="00CB4BEB" w:rsidP="003C0924">
            <w:pPr>
              <w:rPr>
                <w:rFonts w:ascii="Trebuchet MS" w:hAnsi="Trebuchet MS" w:cs="Trebuchet MS"/>
                <w:sz w:val="18"/>
                <w:szCs w:val="18"/>
              </w:rPr>
            </w:pPr>
          </w:p>
        </w:tc>
        <w:tc>
          <w:tcPr>
            <w:tcW w:w="11836"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2E27DC30"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43BD3F07" w14:textId="77777777" w:rsidTr="003C0924">
        <w:trPr>
          <w:trHeight w:hRule="exact" w:val="255"/>
        </w:trPr>
        <w:tc>
          <w:tcPr>
            <w:tcW w:w="5223" w:type="dxa"/>
            <w:gridSpan w:val="3"/>
            <w:tcBorders>
              <w:top w:val="single" w:sz="4" w:space="0" w:color="auto"/>
              <w:left w:val="nil"/>
              <w:bottom w:val="nil"/>
              <w:right w:val="nil"/>
            </w:tcBorders>
            <w:shd w:val="clear" w:color="auto" w:fill="99CCFF"/>
          </w:tcPr>
          <w:p w14:paraId="37748A97" w14:textId="77777777" w:rsidR="00CB4BEB" w:rsidRPr="0051728E" w:rsidRDefault="00CB4BEB" w:rsidP="003C0924">
            <w:pPr>
              <w:rPr>
                <w:rFonts w:ascii="Trebuchet MS" w:hAnsi="Trebuchet MS" w:cs="Trebuchet MS"/>
                <w:i/>
                <w:iCs/>
                <w:sz w:val="18"/>
                <w:szCs w:val="18"/>
              </w:rPr>
            </w:pPr>
          </w:p>
        </w:tc>
        <w:tc>
          <w:tcPr>
            <w:tcW w:w="9373" w:type="dxa"/>
            <w:gridSpan w:val="5"/>
            <w:tcBorders>
              <w:top w:val="single" w:sz="4" w:space="0" w:color="auto"/>
              <w:left w:val="nil"/>
              <w:bottom w:val="nil"/>
              <w:right w:val="nil"/>
            </w:tcBorders>
            <w:shd w:val="clear" w:color="auto" w:fill="99CCFF"/>
            <w:vAlign w:val="center"/>
          </w:tcPr>
          <w:p w14:paraId="0CF590B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i/>
                <w:iCs/>
                <w:sz w:val="18"/>
                <w:szCs w:val="18"/>
              </w:rPr>
              <w:t xml:space="preserve">Felter markeret med blå er </w:t>
            </w:r>
            <w:r>
              <w:rPr>
                <w:rFonts w:ascii="Trebuchet MS" w:hAnsi="Trebuchet MS" w:cs="Trebuchet MS"/>
                <w:i/>
                <w:iCs/>
                <w:sz w:val="18"/>
                <w:szCs w:val="18"/>
              </w:rPr>
              <w:t xml:space="preserve">temaspecifikke </w:t>
            </w:r>
            <w:r w:rsidRPr="0051728E">
              <w:rPr>
                <w:rFonts w:ascii="Trebuchet MS" w:hAnsi="Trebuchet MS" w:cs="Trebuchet MS"/>
                <w:i/>
                <w:iCs/>
                <w:sz w:val="18"/>
                <w:szCs w:val="18"/>
              </w:rPr>
              <w:t>opslagstabeller, der indeholder oversættelser af koder i andre felter.</w:t>
            </w:r>
          </w:p>
        </w:tc>
      </w:tr>
      <w:tr w:rsidR="00CB4BEB" w:rsidRPr="0051728E" w14:paraId="019E3EFC" w14:textId="77777777" w:rsidTr="003C0924">
        <w:trPr>
          <w:trHeight w:hRule="exact" w:val="255"/>
        </w:trPr>
        <w:tc>
          <w:tcPr>
            <w:tcW w:w="5223" w:type="dxa"/>
            <w:gridSpan w:val="3"/>
            <w:tcBorders>
              <w:top w:val="nil"/>
              <w:left w:val="nil"/>
              <w:bottom w:val="nil"/>
              <w:right w:val="nil"/>
            </w:tcBorders>
            <w:shd w:val="clear" w:color="auto" w:fill="97DDBA"/>
          </w:tcPr>
          <w:p w14:paraId="4E27D020" w14:textId="77777777" w:rsidR="00CB4BEB" w:rsidRPr="0051728E" w:rsidRDefault="00CB4BEB" w:rsidP="003C0924">
            <w:pPr>
              <w:rPr>
                <w:rFonts w:ascii="Trebuchet MS" w:hAnsi="Trebuchet MS" w:cs="Trebuchet MS"/>
                <w:i/>
                <w:iCs/>
                <w:sz w:val="18"/>
                <w:szCs w:val="18"/>
              </w:rPr>
            </w:pPr>
          </w:p>
        </w:tc>
        <w:tc>
          <w:tcPr>
            <w:tcW w:w="9373" w:type="dxa"/>
            <w:gridSpan w:val="5"/>
            <w:tcBorders>
              <w:top w:val="nil"/>
              <w:left w:val="nil"/>
              <w:bottom w:val="nil"/>
              <w:right w:val="nil"/>
            </w:tcBorders>
            <w:shd w:val="clear" w:color="auto" w:fill="97DDBA"/>
            <w:vAlign w:val="center"/>
          </w:tcPr>
          <w:p w14:paraId="68683AA2" w14:textId="77777777" w:rsidR="00CB4BEB" w:rsidRPr="0051728E"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2EE2ECC4" w14:textId="77777777" w:rsidR="00CB4BEB" w:rsidRDefault="00CB4BEB" w:rsidP="0093403C">
      <w:pPr>
        <w:pStyle w:val="Overskrift4"/>
      </w:pPr>
      <w:bookmarkStart w:id="1246" w:name="_Toc292865199"/>
      <w:r>
        <w:lastRenderedPageBreak/>
        <w:t>5.1.4.1</w:t>
      </w:r>
      <w:r w:rsidRPr="00A32757">
        <w:t xml:space="preserve"> </w:t>
      </w:r>
      <w:r>
        <w:t>Metadata</w:t>
      </w:r>
      <w:bookmarkEnd w:id="124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3"/>
        <w:gridCol w:w="11053"/>
      </w:tblGrid>
      <w:tr w:rsidR="00CB4BEB" w:rsidRPr="0051728E" w14:paraId="20441CD5" w14:textId="77777777" w:rsidTr="003C0924">
        <w:trPr>
          <w:trHeight w:hRule="exact" w:val="255"/>
        </w:trPr>
        <w:tc>
          <w:tcPr>
            <w:tcW w:w="2376" w:type="dxa"/>
            <w:shd w:val="clear" w:color="auto" w:fill="D9D9D9"/>
            <w:vAlign w:val="bottom"/>
          </w:tcPr>
          <w:p w14:paraId="52A1DCEA"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199" w:type="dxa"/>
            <w:shd w:val="clear" w:color="auto" w:fill="D9D9D9"/>
            <w:vAlign w:val="bottom"/>
          </w:tcPr>
          <w:p w14:paraId="26A4EDD0"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4CE4B75A" w14:textId="77777777" w:rsidTr="003C0924">
        <w:trPr>
          <w:trHeight w:hRule="exact" w:val="255"/>
        </w:trPr>
        <w:tc>
          <w:tcPr>
            <w:tcW w:w="2376" w:type="dxa"/>
            <w:shd w:val="clear" w:color="auto" w:fill="E0E0E0"/>
            <w:vAlign w:val="bottom"/>
          </w:tcPr>
          <w:p w14:paraId="7012C9C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199" w:type="dxa"/>
            <w:shd w:val="clear" w:color="auto" w:fill="FFFFFF"/>
            <w:vAlign w:val="bottom"/>
          </w:tcPr>
          <w:p w14:paraId="1BD4C70B" w14:textId="77777777" w:rsidR="00CB4BEB" w:rsidRPr="0051728E" w:rsidRDefault="00CB4BEB" w:rsidP="003C0924">
            <w:pPr>
              <w:rPr>
                <w:rFonts w:ascii="Trebuchet MS" w:hAnsi="Trebuchet MS" w:cs="Trebuchet MS"/>
                <w:sz w:val="18"/>
                <w:szCs w:val="18"/>
              </w:rPr>
            </w:pPr>
            <w:r w:rsidRPr="00D77840">
              <w:rPr>
                <w:rFonts w:ascii="Trebuchet MS" w:hAnsi="Trebuchet MS" w:cs="Trebuchet MS"/>
                <w:sz w:val="18"/>
                <w:szCs w:val="18"/>
              </w:rPr>
              <w:t>Drænledning</w:t>
            </w:r>
          </w:p>
        </w:tc>
      </w:tr>
      <w:tr w:rsidR="00CB4BEB" w:rsidRPr="0051728E" w14:paraId="71FCED22" w14:textId="77777777" w:rsidTr="003C0924">
        <w:trPr>
          <w:trHeight w:hRule="exact" w:val="255"/>
        </w:trPr>
        <w:tc>
          <w:tcPr>
            <w:tcW w:w="2376" w:type="dxa"/>
            <w:shd w:val="clear" w:color="auto" w:fill="E0E0E0"/>
            <w:vAlign w:val="bottom"/>
          </w:tcPr>
          <w:p w14:paraId="7D5AE70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199" w:type="dxa"/>
            <w:shd w:val="clear" w:color="auto" w:fill="FFFFFF"/>
            <w:vAlign w:val="bottom"/>
          </w:tcPr>
          <w:p w14:paraId="235E4154" w14:textId="77777777" w:rsidR="00CB4BEB" w:rsidRPr="00F279E4" w:rsidRDefault="00CB4BEB" w:rsidP="003C0924">
            <w:pPr>
              <w:rPr>
                <w:rFonts w:ascii="Trebuchet MS" w:hAnsi="Trebuchet MS" w:cs="Trebuchet MS"/>
                <w:sz w:val="18"/>
                <w:szCs w:val="18"/>
              </w:rPr>
            </w:pPr>
            <w:r w:rsidRPr="00D77840">
              <w:rPr>
                <w:rFonts w:ascii="Trebuchet MS" w:hAnsi="Trebuchet MS"/>
                <w:sz w:val="18"/>
                <w:szCs w:val="18"/>
              </w:rPr>
              <w:t xml:space="preserve">Lokalisering af hoveddrænledninger som </w:t>
            </w:r>
            <w:proofErr w:type="spellStart"/>
            <w:r w:rsidRPr="00D77840">
              <w:rPr>
                <w:rFonts w:ascii="Trebuchet MS" w:hAnsi="Trebuchet MS"/>
                <w:sz w:val="18"/>
                <w:szCs w:val="18"/>
              </w:rPr>
              <w:t>Hedeselskabet</w:t>
            </w:r>
            <w:proofErr w:type="spellEnd"/>
            <w:r w:rsidRPr="00D77840">
              <w:rPr>
                <w:rFonts w:ascii="Trebuchet MS" w:hAnsi="Trebuchet MS"/>
                <w:sz w:val="18"/>
                <w:szCs w:val="18"/>
              </w:rPr>
              <w:t xml:space="preserve"> har været med til at etablere</w:t>
            </w:r>
          </w:p>
        </w:tc>
      </w:tr>
      <w:tr w:rsidR="00CB4BEB" w:rsidRPr="0051728E" w14:paraId="7E5FDF2F" w14:textId="77777777" w:rsidTr="003C0924">
        <w:trPr>
          <w:trHeight w:hRule="exact" w:val="255"/>
        </w:trPr>
        <w:tc>
          <w:tcPr>
            <w:tcW w:w="2376" w:type="dxa"/>
            <w:shd w:val="clear" w:color="auto" w:fill="E0E0E0"/>
            <w:vAlign w:val="bottom"/>
          </w:tcPr>
          <w:p w14:paraId="0F22255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199" w:type="dxa"/>
            <w:shd w:val="clear" w:color="auto" w:fill="FFFFFF"/>
            <w:vAlign w:val="bottom"/>
          </w:tcPr>
          <w:p w14:paraId="2BFF5B57" w14:textId="77777777" w:rsidR="00CB4BEB" w:rsidRPr="00D77840" w:rsidRDefault="00CB4BEB" w:rsidP="003C0924">
            <w:pPr>
              <w:rPr>
                <w:rFonts w:ascii="Trebuchet MS" w:hAnsi="Trebuchet MS" w:cs="Trebuchet MS"/>
                <w:sz w:val="18"/>
                <w:szCs w:val="18"/>
              </w:rPr>
            </w:pPr>
            <w:r w:rsidRPr="00D77840">
              <w:rPr>
                <w:rFonts w:ascii="Trebuchet MS" w:hAnsi="Trebuchet MS"/>
                <w:sz w:val="18"/>
                <w:szCs w:val="18"/>
              </w:rPr>
              <w:t xml:space="preserve">Viser beliggenhed af de hoveddrænledninger, som </w:t>
            </w:r>
            <w:proofErr w:type="spellStart"/>
            <w:r w:rsidRPr="00D77840">
              <w:rPr>
                <w:rFonts w:ascii="Trebuchet MS" w:hAnsi="Trebuchet MS"/>
                <w:sz w:val="18"/>
                <w:szCs w:val="18"/>
              </w:rPr>
              <w:t>Hedeselskabet</w:t>
            </w:r>
            <w:proofErr w:type="spellEnd"/>
            <w:r w:rsidRPr="00D77840">
              <w:rPr>
                <w:rFonts w:ascii="Trebuchet MS" w:hAnsi="Trebuchet MS"/>
                <w:sz w:val="18"/>
                <w:szCs w:val="18"/>
              </w:rPr>
              <w:t xml:space="preserve"> har været med til at etablere.</w:t>
            </w:r>
          </w:p>
        </w:tc>
      </w:tr>
      <w:tr w:rsidR="00CB4BEB" w:rsidRPr="0051728E" w14:paraId="1FD26397" w14:textId="77777777" w:rsidTr="003C0924">
        <w:trPr>
          <w:trHeight w:hRule="exact" w:val="255"/>
        </w:trPr>
        <w:tc>
          <w:tcPr>
            <w:tcW w:w="2376" w:type="dxa"/>
            <w:shd w:val="clear" w:color="auto" w:fill="E0E0E0"/>
            <w:vAlign w:val="bottom"/>
          </w:tcPr>
          <w:p w14:paraId="3F021253"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199" w:type="dxa"/>
            <w:shd w:val="clear" w:color="auto" w:fill="FFFFFF"/>
            <w:vAlign w:val="bottom"/>
          </w:tcPr>
          <w:p w14:paraId="4D85C48E" w14:textId="77777777" w:rsidR="00CB4BEB" w:rsidRPr="0051728E" w:rsidRDefault="00CB4BEB" w:rsidP="003C0924">
            <w:pPr>
              <w:rPr>
                <w:rFonts w:ascii="Trebuchet MS" w:hAnsi="Trebuchet MS" w:cs="Trebuchet MS"/>
                <w:sz w:val="18"/>
                <w:szCs w:val="18"/>
              </w:rPr>
            </w:pPr>
            <w:r w:rsidRPr="00D77840">
              <w:rPr>
                <w:rFonts w:ascii="Trebuchet MS" w:hAnsi="Trebuchet MS"/>
                <w:sz w:val="18"/>
                <w:szCs w:val="18"/>
              </w:rPr>
              <w:t xml:space="preserve">Datasættet er til brug i sagsbehandlingen vedr. vandløbslov </w:t>
            </w:r>
            <w:proofErr w:type="spellStart"/>
            <w:r w:rsidRPr="00D77840">
              <w:rPr>
                <w:rFonts w:ascii="Trebuchet MS" w:hAnsi="Trebuchet MS"/>
                <w:sz w:val="18"/>
                <w:szCs w:val="18"/>
              </w:rPr>
              <w:t>m.m</w:t>
            </w:r>
            <w:proofErr w:type="spellEnd"/>
          </w:p>
        </w:tc>
      </w:tr>
      <w:tr w:rsidR="00CB4BEB" w:rsidRPr="0051728E" w14:paraId="3C34450D" w14:textId="77777777" w:rsidTr="003C0924">
        <w:trPr>
          <w:trHeight w:hRule="exact" w:val="255"/>
        </w:trPr>
        <w:tc>
          <w:tcPr>
            <w:tcW w:w="2376" w:type="dxa"/>
            <w:shd w:val="clear" w:color="auto" w:fill="E0E0E0"/>
            <w:vAlign w:val="bottom"/>
          </w:tcPr>
          <w:p w14:paraId="65434FD3"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199" w:type="dxa"/>
            <w:shd w:val="clear" w:color="auto" w:fill="FFFFFF"/>
            <w:vAlign w:val="bottom"/>
          </w:tcPr>
          <w:p w14:paraId="625A45CA"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Hydrografi</w:t>
            </w:r>
          </w:p>
        </w:tc>
      </w:tr>
      <w:tr w:rsidR="00CB4BEB" w:rsidRPr="0051728E" w14:paraId="48B8CD15" w14:textId="77777777" w:rsidTr="003C0924">
        <w:trPr>
          <w:trHeight w:hRule="exact" w:val="255"/>
        </w:trPr>
        <w:tc>
          <w:tcPr>
            <w:tcW w:w="2376" w:type="dxa"/>
            <w:shd w:val="clear" w:color="auto" w:fill="E0E0E0"/>
            <w:vAlign w:val="bottom"/>
          </w:tcPr>
          <w:p w14:paraId="3C49E86D" w14:textId="77777777" w:rsidR="00CB4BEB" w:rsidRPr="00492FFE" w:rsidRDefault="00CB4BEB" w:rsidP="003C0924">
            <w:pPr>
              <w:rPr>
                <w:rFonts w:ascii="Trebuchet MS" w:hAnsi="Trebuchet MS" w:cs="Trebuchet MS"/>
                <w:sz w:val="18"/>
                <w:szCs w:val="18"/>
              </w:rPr>
            </w:pPr>
            <w:proofErr w:type="spellStart"/>
            <w:r w:rsidRPr="00E45822">
              <w:rPr>
                <w:rFonts w:ascii="Trebuchet MS" w:hAnsi="Trebuchet MS" w:cs="Trebuchet MS"/>
                <w:sz w:val="18"/>
                <w:szCs w:val="18"/>
              </w:rPr>
              <w:t>Noegle</w:t>
            </w:r>
            <w:r w:rsidRPr="00492FFE">
              <w:rPr>
                <w:rFonts w:ascii="Trebuchet MS" w:hAnsi="Trebuchet MS" w:cs="Trebuchet MS"/>
                <w:sz w:val="18"/>
                <w:szCs w:val="18"/>
              </w:rPr>
              <w:t>_ord</w:t>
            </w:r>
            <w:proofErr w:type="spellEnd"/>
          </w:p>
        </w:tc>
        <w:tc>
          <w:tcPr>
            <w:tcW w:w="11199" w:type="dxa"/>
            <w:shd w:val="clear" w:color="auto" w:fill="FFFFFF"/>
            <w:vAlign w:val="bottom"/>
          </w:tcPr>
          <w:p w14:paraId="7A667C3B"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Dræn, afvanding</w:t>
            </w:r>
          </w:p>
        </w:tc>
      </w:tr>
      <w:tr w:rsidR="00CB4BEB" w:rsidRPr="0051728E" w14:paraId="72CC8CAE" w14:textId="77777777" w:rsidTr="003C0924">
        <w:trPr>
          <w:trHeight w:hRule="exact" w:val="255"/>
        </w:trPr>
        <w:tc>
          <w:tcPr>
            <w:tcW w:w="2376" w:type="dxa"/>
            <w:shd w:val="clear" w:color="auto" w:fill="E0E0E0"/>
            <w:vAlign w:val="bottom"/>
          </w:tcPr>
          <w:p w14:paraId="74A07CF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199" w:type="dxa"/>
            <w:shd w:val="clear" w:color="auto" w:fill="FFFFFF"/>
            <w:vAlign w:val="bottom"/>
          </w:tcPr>
          <w:p w14:paraId="4BE6DD81"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Linje</w:t>
            </w:r>
          </w:p>
        </w:tc>
      </w:tr>
      <w:tr w:rsidR="00CB4BEB" w:rsidRPr="0051728E" w14:paraId="0689AAA3" w14:textId="77777777" w:rsidTr="003C0924">
        <w:trPr>
          <w:trHeight w:hRule="exact" w:val="255"/>
        </w:trPr>
        <w:tc>
          <w:tcPr>
            <w:tcW w:w="2376" w:type="dxa"/>
            <w:shd w:val="clear" w:color="auto" w:fill="E0E0E0"/>
            <w:vAlign w:val="bottom"/>
          </w:tcPr>
          <w:p w14:paraId="2C3DE1DA"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199" w:type="dxa"/>
            <w:shd w:val="clear" w:color="auto" w:fill="FFFFFF"/>
            <w:vAlign w:val="bottom"/>
          </w:tcPr>
          <w:p w14:paraId="5D0E3EBC"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Vandløbsloven</w:t>
            </w:r>
          </w:p>
        </w:tc>
      </w:tr>
      <w:tr w:rsidR="00CB4BEB" w:rsidRPr="009F0C83" w14:paraId="4F84D2CF" w14:textId="77777777" w:rsidTr="003C0924">
        <w:trPr>
          <w:trHeight w:hRule="exact" w:val="255"/>
        </w:trPr>
        <w:tc>
          <w:tcPr>
            <w:tcW w:w="2376" w:type="dxa"/>
            <w:shd w:val="clear" w:color="auto" w:fill="E0E0E0"/>
            <w:vAlign w:val="bottom"/>
          </w:tcPr>
          <w:p w14:paraId="6A63D7C0" w14:textId="77777777" w:rsidR="00CB4BEB" w:rsidRPr="006801BD" w:rsidRDefault="00CB4BEB" w:rsidP="003C0924">
            <w:pPr>
              <w:rPr>
                <w:rFonts w:ascii="Trebuchet MS" w:hAnsi="Trebuchet MS" w:cs="Trebuchet MS"/>
                <w:sz w:val="18"/>
                <w:szCs w:val="18"/>
              </w:rPr>
            </w:pPr>
            <w:proofErr w:type="spellStart"/>
            <w:r w:rsidRPr="006801BD">
              <w:rPr>
                <w:rFonts w:ascii="Trebuchet MS" w:hAnsi="Trebuchet MS" w:cs="Trebuchet MS"/>
                <w:sz w:val="18"/>
                <w:szCs w:val="18"/>
              </w:rPr>
              <w:t>KLE_koder</w:t>
            </w:r>
            <w:proofErr w:type="spellEnd"/>
          </w:p>
        </w:tc>
        <w:tc>
          <w:tcPr>
            <w:tcW w:w="11199" w:type="dxa"/>
            <w:shd w:val="clear" w:color="auto" w:fill="FFFFFF"/>
            <w:vAlign w:val="bottom"/>
          </w:tcPr>
          <w:p w14:paraId="1358C4DB" w14:textId="77777777" w:rsidR="00CB4BEB" w:rsidRPr="006801BD" w:rsidRDefault="00CB4BEB" w:rsidP="003C0924">
            <w:pPr>
              <w:rPr>
                <w:rFonts w:ascii="Trebuchet MS" w:hAnsi="Trebuchet MS" w:cs="Trebuchet MS"/>
                <w:sz w:val="18"/>
                <w:szCs w:val="18"/>
              </w:rPr>
            </w:pPr>
            <w:r w:rsidRPr="00114BC5">
              <w:rPr>
                <w:rFonts w:ascii="Trebuchet MS" w:hAnsi="Trebuchet MS" w:cs="Trebuchet MS"/>
                <w:sz w:val="18"/>
                <w:szCs w:val="18"/>
              </w:rPr>
              <w:t>06.02.15</w:t>
            </w:r>
          </w:p>
        </w:tc>
      </w:tr>
    </w:tbl>
    <w:p w14:paraId="35983374" w14:textId="77777777" w:rsidR="00CB4BEB" w:rsidRPr="00A32757" w:rsidRDefault="00CB4BEB" w:rsidP="0093403C">
      <w:pPr>
        <w:pStyle w:val="Overskrift4"/>
      </w:pPr>
      <w:bookmarkStart w:id="1247" w:name="_Toc292865200"/>
      <w:r>
        <w:t>5.1.4.2</w:t>
      </w:r>
      <w:r w:rsidRPr="00A32757">
        <w:t xml:space="preserve"> </w:t>
      </w:r>
      <w:r>
        <w:t>Registreringsvejledning</w:t>
      </w:r>
      <w:bookmarkEnd w:id="124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89"/>
        <w:gridCol w:w="9937"/>
      </w:tblGrid>
      <w:tr w:rsidR="00CB4BEB" w:rsidRPr="0051728E" w14:paraId="57E364FB" w14:textId="77777777" w:rsidTr="003C0924">
        <w:trPr>
          <w:trHeight w:hRule="exact" w:val="255"/>
        </w:trPr>
        <w:tc>
          <w:tcPr>
            <w:tcW w:w="3510" w:type="dxa"/>
            <w:shd w:val="clear" w:color="auto" w:fill="D9D9D9"/>
            <w:vAlign w:val="bottom"/>
          </w:tcPr>
          <w:p w14:paraId="2AFAC45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10065" w:type="dxa"/>
            <w:shd w:val="clear" w:color="auto" w:fill="D9D9D9"/>
            <w:vAlign w:val="bottom"/>
          </w:tcPr>
          <w:p w14:paraId="714AA686"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15C3E996" w14:textId="77777777" w:rsidTr="003C0924">
        <w:trPr>
          <w:trHeight w:hRule="exact" w:val="255"/>
        </w:trPr>
        <w:tc>
          <w:tcPr>
            <w:tcW w:w="3510" w:type="dxa"/>
            <w:shd w:val="clear" w:color="auto" w:fill="E0E0E0"/>
            <w:vAlign w:val="bottom"/>
          </w:tcPr>
          <w:p w14:paraId="49A5C63A"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10065" w:type="dxa"/>
            <w:shd w:val="clear" w:color="auto" w:fill="FFFFFF"/>
            <w:vAlign w:val="bottom"/>
          </w:tcPr>
          <w:p w14:paraId="77B27F20" w14:textId="77777777" w:rsidR="00CB4BEB" w:rsidRPr="00024C60" w:rsidRDefault="00CB4BEB" w:rsidP="003C0924">
            <w:pPr>
              <w:rPr>
                <w:rFonts w:ascii="Trebuchet MS" w:hAnsi="Trebuchet MS" w:cs="Trebuchet MS"/>
                <w:sz w:val="18"/>
                <w:szCs w:val="18"/>
              </w:rPr>
            </w:pPr>
            <w:r w:rsidRPr="00D77840">
              <w:rPr>
                <w:rFonts w:ascii="Trebuchet MS" w:hAnsi="Trebuchet MS"/>
                <w:sz w:val="18"/>
                <w:szCs w:val="18"/>
              </w:rPr>
              <w:t xml:space="preserve">Temaet er etableret på grundlag af det digitaliseret dræntema som er digitaliseret af </w:t>
            </w:r>
            <w:proofErr w:type="spellStart"/>
            <w:r w:rsidRPr="00D77840">
              <w:rPr>
                <w:rFonts w:ascii="Trebuchet MS" w:hAnsi="Trebuchet MS"/>
                <w:sz w:val="18"/>
                <w:szCs w:val="18"/>
              </w:rPr>
              <w:t>Hedeselskabet</w:t>
            </w:r>
            <w:proofErr w:type="spellEnd"/>
            <w:r w:rsidRPr="00D77840">
              <w:rPr>
                <w:rFonts w:ascii="Trebuchet MS" w:hAnsi="Trebuchet MS"/>
                <w:sz w:val="18"/>
                <w:szCs w:val="18"/>
              </w:rPr>
              <w:t>.</w:t>
            </w:r>
          </w:p>
        </w:tc>
      </w:tr>
      <w:tr w:rsidR="00CB4BEB" w:rsidRPr="0051728E" w14:paraId="25BB0171" w14:textId="77777777" w:rsidTr="003C0924">
        <w:trPr>
          <w:trHeight w:hRule="exact" w:val="255"/>
        </w:trPr>
        <w:tc>
          <w:tcPr>
            <w:tcW w:w="3510" w:type="dxa"/>
            <w:shd w:val="clear" w:color="auto" w:fill="E0E0E0"/>
            <w:vAlign w:val="bottom"/>
          </w:tcPr>
          <w:p w14:paraId="17E4D5D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10065" w:type="dxa"/>
            <w:shd w:val="clear" w:color="auto" w:fill="FFFFFF"/>
            <w:vAlign w:val="bottom"/>
          </w:tcPr>
          <w:p w14:paraId="40EB80D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materiale og klasse. Se 5.1.4.3 kodelister.</w:t>
            </w:r>
          </w:p>
        </w:tc>
      </w:tr>
      <w:tr w:rsidR="00CB4BEB" w:rsidRPr="0051728E" w14:paraId="22DF530C" w14:textId="77777777" w:rsidTr="003C0924">
        <w:trPr>
          <w:trHeight w:hRule="exact" w:val="255"/>
        </w:trPr>
        <w:tc>
          <w:tcPr>
            <w:tcW w:w="3510" w:type="dxa"/>
            <w:shd w:val="clear" w:color="auto" w:fill="E0E0E0"/>
            <w:vAlign w:val="bottom"/>
          </w:tcPr>
          <w:p w14:paraId="1233022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10065" w:type="dxa"/>
            <w:shd w:val="clear" w:color="auto" w:fill="FFFFFF"/>
            <w:vAlign w:val="bottom"/>
          </w:tcPr>
          <w:p w14:paraId="49E64B3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5 meter</w:t>
            </w:r>
          </w:p>
        </w:tc>
      </w:tr>
      <w:tr w:rsidR="00CB4BEB" w:rsidRPr="0051728E" w14:paraId="04F6CEDD" w14:textId="77777777" w:rsidTr="003C0924">
        <w:trPr>
          <w:trHeight w:hRule="exact" w:val="255"/>
        </w:trPr>
        <w:tc>
          <w:tcPr>
            <w:tcW w:w="3510" w:type="dxa"/>
            <w:shd w:val="clear" w:color="auto" w:fill="E0E0E0"/>
            <w:vAlign w:val="bottom"/>
          </w:tcPr>
          <w:p w14:paraId="6C81A85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10065" w:type="dxa"/>
            <w:shd w:val="clear" w:color="auto" w:fill="FFFFFF"/>
            <w:vAlign w:val="bottom"/>
          </w:tcPr>
          <w:p w14:paraId="4523AED4" w14:textId="77777777" w:rsidR="00CB4BEB" w:rsidRPr="00024C60" w:rsidRDefault="00CB4BEB" w:rsidP="003C0924">
            <w:pPr>
              <w:rPr>
                <w:rFonts w:ascii="Trebuchet MS" w:hAnsi="Trebuchet MS" w:cs="Trebuchet MS"/>
                <w:sz w:val="18"/>
                <w:szCs w:val="18"/>
              </w:rPr>
            </w:pPr>
          </w:p>
        </w:tc>
      </w:tr>
      <w:tr w:rsidR="00CB4BEB" w:rsidRPr="0051728E" w14:paraId="71F26BA7" w14:textId="77777777" w:rsidTr="003C0924">
        <w:trPr>
          <w:trHeight w:hRule="exact" w:val="255"/>
        </w:trPr>
        <w:tc>
          <w:tcPr>
            <w:tcW w:w="3510" w:type="dxa"/>
            <w:shd w:val="clear" w:color="auto" w:fill="E0E0E0"/>
            <w:vAlign w:val="bottom"/>
          </w:tcPr>
          <w:p w14:paraId="0B6AB19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10065" w:type="dxa"/>
            <w:shd w:val="clear" w:color="auto" w:fill="FFFFFF"/>
            <w:vAlign w:val="bottom"/>
          </w:tcPr>
          <w:p w14:paraId="172B449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Snap mellem objekter, men de kan godt krydse hinanden</w:t>
            </w:r>
          </w:p>
        </w:tc>
      </w:tr>
      <w:tr w:rsidR="00CB4BEB" w:rsidRPr="0051728E" w14:paraId="582D9538" w14:textId="77777777" w:rsidTr="003C0924">
        <w:trPr>
          <w:trHeight w:hRule="exact" w:val="510"/>
        </w:trPr>
        <w:tc>
          <w:tcPr>
            <w:tcW w:w="3510" w:type="dxa"/>
            <w:shd w:val="clear" w:color="auto" w:fill="E0E0E0"/>
            <w:vAlign w:val="bottom"/>
          </w:tcPr>
          <w:p w14:paraId="7C18E4F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10065" w:type="dxa"/>
            <w:shd w:val="clear" w:color="auto" w:fill="FFFFFF"/>
            <w:vAlign w:val="center"/>
          </w:tcPr>
          <w:p w14:paraId="6214EF4F"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Bør normalt ikke krydse vandløb, men ende i det. Snap til </w:t>
            </w:r>
            <w:proofErr w:type="spellStart"/>
            <w:r w:rsidRPr="00114BC5">
              <w:rPr>
                <w:rFonts w:ascii="Trebuchet MS" w:hAnsi="Trebuchet MS" w:cs="Trebuchet MS"/>
                <w:sz w:val="18"/>
                <w:szCs w:val="18"/>
              </w:rPr>
              <w:t>GeoDanmark</w:t>
            </w:r>
            <w:proofErr w:type="spellEnd"/>
            <w:r>
              <w:rPr>
                <w:rFonts w:ascii="Trebuchet MS" w:hAnsi="Trebuchet MS" w:cs="Trebuchet MS"/>
                <w:sz w:val="18"/>
                <w:szCs w:val="18"/>
              </w:rPr>
              <w:t>-vandløbsmidte.</w:t>
            </w:r>
          </w:p>
        </w:tc>
      </w:tr>
    </w:tbl>
    <w:p w14:paraId="67C27848" w14:textId="77777777" w:rsidR="00CB4BEB" w:rsidRPr="00A32757" w:rsidRDefault="00CB4BEB" w:rsidP="0093403C">
      <w:pPr>
        <w:pStyle w:val="Overskrift4"/>
      </w:pPr>
      <w:bookmarkStart w:id="1248" w:name="_Toc292865201"/>
      <w:r>
        <w:t>5.1.4.3 Kodelister</w:t>
      </w:r>
      <w:bookmarkEnd w:id="1248"/>
    </w:p>
    <w:p w14:paraId="2A8D546C" w14:textId="77777777" w:rsidR="00CB4BEB" w:rsidRPr="00A32757" w:rsidRDefault="00CB4BEB" w:rsidP="00CB4BEB">
      <w:pPr>
        <w:autoSpaceDE w:val="0"/>
        <w:autoSpaceDN w:val="0"/>
        <w:adjustRightInd w:val="0"/>
        <w:rPr>
          <w:rFonts w:ascii="Trebuchet MS" w:hAnsi="Trebuchet MS" w:cs="Trebuchet MS"/>
          <w:sz w:val="18"/>
          <w:szCs w:val="18"/>
        </w:rPr>
      </w:pPr>
      <w:r w:rsidRPr="00A32757">
        <w:rPr>
          <w:rFonts w:ascii="Trebuchet MS" w:hAnsi="Trebuchet MS" w:cs="Trebuchet MS"/>
          <w:sz w:val="18"/>
          <w:szCs w:val="18"/>
        </w:rPr>
        <w:t>Kodelisterne fungerer som oversættelser mellem anvendte kodeværdier og de matchende forklarende tekster.</w:t>
      </w:r>
    </w:p>
    <w:p w14:paraId="0AEC8D27" w14:textId="77777777" w:rsidR="00CB4BEB" w:rsidRPr="00135DA0" w:rsidRDefault="00CB4BEB" w:rsidP="00CB4BEB">
      <w:pPr>
        <w:pStyle w:val="Overskrift7"/>
      </w:pPr>
      <w:bookmarkStart w:id="1249" w:name="_Toc292865202"/>
      <w:r w:rsidRPr="00135DA0">
        <w:t>5.1.4.</w:t>
      </w:r>
      <w:r>
        <w:t>3</w:t>
      </w:r>
      <w:r w:rsidRPr="00135DA0">
        <w:t xml:space="preserve">.1   5003 </w:t>
      </w:r>
      <w:proofErr w:type="spellStart"/>
      <w:r>
        <w:t>Ledn_t</w:t>
      </w:r>
      <w:r>
        <w:rPr>
          <w:szCs w:val="18"/>
        </w:rPr>
        <w:t>ype</w:t>
      </w:r>
      <w:proofErr w:type="spellEnd"/>
      <w:r>
        <w:rPr>
          <w:szCs w:val="18"/>
        </w:rPr>
        <w:t xml:space="preserve"> </w:t>
      </w:r>
      <w:r w:rsidRPr="00135DA0">
        <w:t>(</w:t>
      </w:r>
      <w:r w:rsidRPr="004D056C">
        <w:t>d_5003_ledn_type</w:t>
      </w:r>
      <w:r w:rsidRPr="00135DA0">
        <w:t>)</w:t>
      </w:r>
      <w:bookmarkEnd w:id="124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09"/>
        <w:gridCol w:w="1985"/>
        <w:gridCol w:w="1418"/>
        <w:gridCol w:w="8363"/>
      </w:tblGrid>
      <w:tr w:rsidR="00CB4BEB" w:rsidRPr="0051728E" w14:paraId="3044C681" w14:textId="77777777" w:rsidTr="003C0924">
        <w:trPr>
          <w:trHeight w:hRule="exact" w:val="255"/>
        </w:trPr>
        <w:tc>
          <w:tcPr>
            <w:tcW w:w="1809" w:type="dxa"/>
            <w:tcBorders>
              <w:bottom w:val="single" w:sz="4" w:space="0" w:color="auto"/>
            </w:tcBorders>
            <w:shd w:val="clear" w:color="auto" w:fill="D9D9D9"/>
            <w:vAlign w:val="bottom"/>
          </w:tcPr>
          <w:p w14:paraId="2FEFC372" w14:textId="77777777" w:rsidR="00CB4BEB" w:rsidRPr="0083305B" w:rsidRDefault="00CB4BEB" w:rsidP="003C0924">
            <w:pPr>
              <w:rPr>
                <w:rFonts w:ascii="Trebuchet MS" w:hAnsi="Trebuchet MS" w:cs="Trebuchet MS"/>
                <w:b/>
                <w:bCs/>
                <w:sz w:val="18"/>
                <w:szCs w:val="18"/>
              </w:rPr>
            </w:pPr>
            <w:proofErr w:type="spellStart"/>
            <w:r w:rsidRPr="0083305B">
              <w:rPr>
                <w:rFonts w:ascii="Trebuchet MS" w:hAnsi="Trebuchet MS" w:cs="Trebuchet MS"/>
                <w:b/>
                <w:bCs/>
                <w:sz w:val="18"/>
                <w:szCs w:val="18"/>
              </w:rPr>
              <w:t>ledn_type_kode</w:t>
            </w:r>
            <w:proofErr w:type="spellEnd"/>
          </w:p>
        </w:tc>
        <w:tc>
          <w:tcPr>
            <w:tcW w:w="1985" w:type="dxa"/>
            <w:tcBorders>
              <w:bottom w:val="single" w:sz="4" w:space="0" w:color="auto"/>
            </w:tcBorders>
            <w:shd w:val="clear" w:color="auto" w:fill="D9D9D9"/>
            <w:vAlign w:val="bottom"/>
          </w:tcPr>
          <w:p w14:paraId="1C29C1AF" w14:textId="77777777" w:rsidR="00CB4BEB" w:rsidRPr="0083305B" w:rsidRDefault="00CB4BEB" w:rsidP="003C0924">
            <w:pPr>
              <w:rPr>
                <w:rFonts w:ascii="Trebuchet MS" w:hAnsi="Trebuchet MS" w:cs="Trebuchet MS"/>
                <w:bCs/>
                <w:sz w:val="18"/>
                <w:szCs w:val="18"/>
              </w:rPr>
            </w:pPr>
            <w:proofErr w:type="spellStart"/>
            <w:r w:rsidRPr="0083305B">
              <w:rPr>
                <w:rFonts w:ascii="Trebuchet MS" w:hAnsi="Trebuchet MS" w:cs="Trebuchet MS"/>
                <w:b/>
                <w:bCs/>
                <w:sz w:val="18"/>
                <w:szCs w:val="18"/>
              </w:rPr>
              <w:t>ledn_type</w:t>
            </w:r>
            <w:proofErr w:type="spellEnd"/>
          </w:p>
        </w:tc>
        <w:tc>
          <w:tcPr>
            <w:tcW w:w="1418" w:type="dxa"/>
            <w:tcBorders>
              <w:bottom w:val="single" w:sz="4" w:space="0" w:color="auto"/>
            </w:tcBorders>
            <w:shd w:val="clear" w:color="auto" w:fill="D9D9D9"/>
            <w:vAlign w:val="bottom"/>
          </w:tcPr>
          <w:p w14:paraId="08F8252D"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363" w:type="dxa"/>
            <w:tcBorders>
              <w:bottom w:val="single" w:sz="4" w:space="0" w:color="auto"/>
            </w:tcBorders>
            <w:shd w:val="clear" w:color="auto" w:fill="D9D9D9"/>
            <w:vAlign w:val="bottom"/>
          </w:tcPr>
          <w:p w14:paraId="32B6F794" w14:textId="77777777" w:rsidR="00CB4BEB" w:rsidRPr="0083305B" w:rsidRDefault="00CB4BEB" w:rsidP="003C0924">
            <w:pPr>
              <w:rPr>
                <w:rFonts w:ascii="Trebuchet MS" w:hAnsi="Trebuchet MS" w:cs="Trebuchet MS"/>
                <w:b/>
                <w:bCs/>
                <w:sz w:val="18"/>
                <w:szCs w:val="18"/>
              </w:rPr>
            </w:pPr>
            <w:r w:rsidRPr="0083305B">
              <w:rPr>
                <w:rFonts w:ascii="Trebuchet MS" w:hAnsi="Trebuchet MS" w:cs="Trebuchet MS"/>
                <w:b/>
                <w:bCs/>
                <w:sz w:val="18"/>
                <w:szCs w:val="18"/>
              </w:rPr>
              <w:t>Begrebsdefinition</w:t>
            </w:r>
          </w:p>
        </w:tc>
      </w:tr>
      <w:tr w:rsidR="00CB4BEB" w:rsidRPr="0051728E" w14:paraId="610D89A2"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597FFF41" w14:textId="77777777" w:rsidR="00CB4BEB" w:rsidRPr="0083305B" w:rsidRDefault="00CB4BEB" w:rsidP="003C0924">
            <w:pPr>
              <w:jc w:val="center"/>
              <w:rPr>
                <w:rFonts w:ascii="Trebuchet MS" w:hAnsi="Trebuchet MS" w:cs="Trebuchet MS"/>
                <w:sz w:val="18"/>
                <w:szCs w:val="18"/>
              </w:rPr>
            </w:pPr>
            <w:r w:rsidRPr="0083305B">
              <w:rPr>
                <w:rFonts w:ascii="Trebuchet MS" w:hAnsi="Trebuchet MS" w:cs="Trebuchet MS"/>
                <w:sz w:val="18"/>
                <w:szCs w:val="18"/>
              </w:rPr>
              <w:t>1</w:t>
            </w:r>
          </w:p>
        </w:tc>
        <w:tc>
          <w:tcPr>
            <w:tcW w:w="1985" w:type="dxa"/>
            <w:tcBorders>
              <w:top w:val="single" w:sz="4" w:space="0" w:color="auto"/>
              <w:left w:val="single" w:sz="4" w:space="0" w:color="auto"/>
              <w:bottom w:val="single" w:sz="4" w:space="0" w:color="auto"/>
            </w:tcBorders>
            <w:shd w:val="clear" w:color="auto" w:fill="FFFFFF"/>
            <w:vAlign w:val="bottom"/>
          </w:tcPr>
          <w:p w14:paraId="1E7049E4" w14:textId="77777777" w:rsidR="00CB4BEB" w:rsidRPr="0083305B" w:rsidRDefault="00CB4BEB" w:rsidP="003C0924">
            <w:pPr>
              <w:rPr>
                <w:rFonts w:ascii="Trebuchet MS" w:hAnsi="Trebuchet MS"/>
                <w:sz w:val="18"/>
                <w:szCs w:val="18"/>
              </w:rPr>
            </w:pPr>
            <w:r w:rsidRPr="0083305B">
              <w:rPr>
                <w:rFonts w:ascii="Trebuchet MS" w:hAnsi="Trebuchet MS"/>
                <w:sz w:val="18"/>
                <w:szCs w:val="18"/>
              </w:rPr>
              <w:t>Ler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4CF6B2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363" w:type="dxa"/>
            <w:tcBorders>
              <w:top w:val="single" w:sz="4" w:space="0" w:color="auto"/>
              <w:left w:val="single" w:sz="4" w:space="0" w:color="auto"/>
              <w:bottom w:val="single" w:sz="4" w:space="0" w:color="auto"/>
            </w:tcBorders>
            <w:shd w:val="clear" w:color="auto" w:fill="FFFFFF"/>
            <w:vAlign w:val="bottom"/>
          </w:tcPr>
          <w:p w14:paraId="344F4B6E" w14:textId="77777777" w:rsidR="00CB4BEB" w:rsidRPr="0083305B" w:rsidRDefault="00CB4BEB" w:rsidP="003C0924">
            <w:pPr>
              <w:rPr>
                <w:rFonts w:ascii="Trebuchet MS" w:hAnsi="Trebuchet MS" w:cs="Trebuchet MS"/>
                <w:sz w:val="18"/>
                <w:szCs w:val="18"/>
              </w:rPr>
            </w:pPr>
            <w:r w:rsidRPr="0083305B">
              <w:rPr>
                <w:rFonts w:ascii="Trebuchet MS" w:hAnsi="Trebuchet MS" w:cs="Trebuchet MS"/>
                <w:sz w:val="18"/>
                <w:szCs w:val="18"/>
              </w:rPr>
              <w:t xml:space="preserve">Typiske røde </w:t>
            </w:r>
            <w:proofErr w:type="spellStart"/>
            <w:r w:rsidRPr="0083305B">
              <w:rPr>
                <w:rFonts w:ascii="Trebuchet MS" w:hAnsi="Trebuchet MS" w:cs="Trebuchet MS"/>
                <w:sz w:val="18"/>
                <w:szCs w:val="18"/>
              </w:rPr>
              <w:t>lerrør</w:t>
            </w:r>
            <w:proofErr w:type="spellEnd"/>
            <w:r w:rsidRPr="0083305B">
              <w:rPr>
                <w:rFonts w:ascii="Trebuchet MS" w:hAnsi="Trebuchet MS" w:cs="Trebuchet MS"/>
                <w:sz w:val="18"/>
                <w:szCs w:val="18"/>
              </w:rPr>
              <w:t xml:space="preserve"> der er meget korte.</w:t>
            </w:r>
          </w:p>
        </w:tc>
      </w:tr>
      <w:tr w:rsidR="00CB4BEB" w:rsidRPr="0051728E" w14:paraId="3D0651BB"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5F66016A" w14:textId="77777777" w:rsidR="00CB4BEB" w:rsidRPr="0083305B" w:rsidRDefault="00CB4BEB" w:rsidP="003C0924">
            <w:pPr>
              <w:jc w:val="center"/>
              <w:rPr>
                <w:rFonts w:ascii="Trebuchet MS" w:hAnsi="Trebuchet MS" w:cs="Trebuchet MS"/>
                <w:sz w:val="18"/>
                <w:szCs w:val="18"/>
              </w:rPr>
            </w:pPr>
            <w:r w:rsidRPr="0083305B">
              <w:rPr>
                <w:rFonts w:ascii="Trebuchet MS" w:hAnsi="Trebuchet MS" w:cs="Trebuchet MS"/>
                <w:sz w:val="18"/>
                <w:szCs w:val="18"/>
              </w:rPr>
              <w:t>2</w:t>
            </w:r>
          </w:p>
        </w:tc>
        <w:tc>
          <w:tcPr>
            <w:tcW w:w="1985" w:type="dxa"/>
            <w:tcBorders>
              <w:top w:val="single" w:sz="4" w:space="0" w:color="auto"/>
              <w:left w:val="single" w:sz="4" w:space="0" w:color="auto"/>
              <w:bottom w:val="single" w:sz="4" w:space="0" w:color="auto"/>
            </w:tcBorders>
            <w:shd w:val="clear" w:color="auto" w:fill="FFFFFF"/>
            <w:vAlign w:val="bottom"/>
          </w:tcPr>
          <w:p w14:paraId="6751191F" w14:textId="77777777" w:rsidR="00CB4BEB" w:rsidRPr="0083305B" w:rsidRDefault="00CB4BEB" w:rsidP="003C0924">
            <w:pPr>
              <w:rPr>
                <w:rFonts w:ascii="Trebuchet MS" w:hAnsi="Trebuchet MS"/>
                <w:sz w:val="18"/>
                <w:szCs w:val="18"/>
              </w:rPr>
            </w:pPr>
            <w:r w:rsidRPr="0083305B">
              <w:rPr>
                <w:rFonts w:ascii="Trebuchet MS" w:hAnsi="Trebuchet MS"/>
                <w:sz w:val="18"/>
                <w:szCs w:val="18"/>
              </w:rPr>
              <w:t>Plast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D3D9D6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363" w:type="dxa"/>
            <w:tcBorders>
              <w:top w:val="single" w:sz="4" w:space="0" w:color="auto"/>
              <w:left w:val="single" w:sz="4" w:space="0" w:color="auto"/>
              <w:bottom w:val="single" w:sz="4" w:space="0" w:color="auto"/>
            </w:tcBorders>
            <w:shd w:val="clear" w:color="auto" w:fill="FFFFFF"/>
            <w:vAlign w:val="bottom"/>
          </w:tcPr>
          <w:p w14:paraId="2FCBEB15" w14:textId="77777777" w:rsidR="00CB4BEB" w:rsidRPr="0083305B" w:rsidRDefault="00CB4BEB" w:rsidP="003C0924">
            <w:pPr>
              <w:rPr>
                <w:rFonts w:ascii="Trebuchet MS" w:hAnsi="Trebuchet MS" w:cs="Trebuchet MS"/>
                <w:sz w:val="18"/>
                <w:szCs w:val="18"/>
              </w:rPr>
            </w:pPr>
            <w:r w:rsidRPr="0083305B">
              <w:rPr>
                <w:rFonts w:ascii="Trebuchet MS" w:hAnsi="Trebuchet MS" w:cs="Trebuchet MS"/>
                <w:sz w:val="18"/>
                <w:szCs w:val="18"/>
              </w:rPr>
              <w:t>Typisk plastrør med riller/folder og mange små huller, så de er bøjelige.</w:t>
            </w:r>
          </w:p>
        </w:tc>
      </w:tr>
      <w:tr w:rsidR="00CB4BEB" w:rsidRPr="0051728E" w14:paraId="23491C01"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367A4940" w14:textId="77777777" w:rsidR="00CB4BEB" w:rsidRPr="0083305B" w:rsidRDefault="00CB4BEB" w:rsidP="003C0924">
            <w:pPr>
              <w:jc w:val="center"/>
              <w:rPr>
                <w:rFonts w:ascii="Trebuchet MS" w:hAnsi="Trebuchet MS" w:cs="Trebuchet MS"/>
                <w:sz w:val="18"/>
                <w:szCs w:val="18"/>
              </w:rPr>
            </w:pPr>
            <w:r w:rsidRPr="0083305B">
              <w:rPr>
                <w:rFonts w:ascii="Trebuchet MS" w:hAnsi="Trebuchet MS" w:cs="Trebuchet MS"/>
                <w:sz w:val="18"/>
                <w:szCs w:val="18"/>
              </w:rPr>
              <w:t>3</w:t>
            </w:r>
          </w:p>
        </w:tc>
        <w:tc>
          <w:tcPr>
            <w:tcW w:w="1985" w:type="dxa"/>
            <w:tcBorders>
              <w:top w:val="single" w:sz="4" w:space="0" w:color="auto"/>
              <w:left w:val="single" w:sz="4" w:space="0" w:color="auto"/>
              <w:bottom w:val="single" w:sz="4" w:space="0" w:color="auto"/>
            </w:tcBorders>
            <w:shd w:val="clear" w:color="auto" w:fill="FFFFFF"/>
            <w:vAlign w:val="bottom"/>
          </w:tcPr>
          <w:p w14:paraId="0C58FFAF" w14:textId="77777777" w:rsidR="00CB4BEB" w:rsidRPr="0083305B" w:rsidRDefault="00CB4BEB" w:rsidP="003C0924">
            <w:pPr>
              <w:rPr>
                <w:rFonts w:ascii="Trebuchet MS" w:hAnsi="Trebuchet MS"/>
                <w:sz w:val="18"/>
                <w:szCs w:val="18"/>
              </w:rPr>
            </w:pPr>
            <w:r w:rsidRPr="0083305B">
              <w:rPr>
                <w:rFonts w:ascii="Trebuchet MS" w:hAnsi="Trebuchet MS"/>
                <w:sz w:val="18"/>
                <w:szCs w:val="18"/>
              </w:rPr>
              <w:t>Beton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D55917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363" w:type="dxa"/>
            <w:tcBorders>
              <w:top w:val="single" w:sz="4" w:space="0" w:color="auto"/>
              <w:left w:val="single" w:sz="4" w:space="0" w:color="auto"/>
              <w:bottom w:val="single" w:sz="4" w:space="0" w:color="auto"/>
            </w:tcBorders>
            <w:shd w:val="clear" w:color="auto" w:fill="FFFFFF"/>
            <w:vAlign w:val="bottom"/>
          </w:tcPr>
          <w:p w14:paraId="66BAB1EF" w14:textId="77777777" w:rsidR="00CB4BEB" w:rsidRPr="0083305B" w:rsidRDefault="00CB4BEB" w:rsidP="003C0924">
            <w:pPr>
              <w:rPr>
                <w:rFonts w:ascii="Trebuchet MS" w:hAnsi="Trebuchet MS" w:cs="Trebuchet MS"/>
                <w:sz w:val="18"/>
                <w:szCs w:val="18"/>
              </w:rPr>
            </w:pPr>
            <w:r w:rsidRPr="00723227">
              <w:rPr>
                <w:rFonts w:ascii="Trebuchet MS" w:hAnsi="Trebuchet MS" w:cs="Trebuchet MS"/>
                <w:sz w:val="18"/>
                <w:szCs w:val="18"/>
              </w:rPr>
              <w:t>Typiske støbte betonrør i 1-2 meter længde.</w:t>
            </w:r>
          </w:p>
        </w:tc>
      </w:tr>
      <w:tr w:rsidR="00CB4BEB" w:rsidRPr="0051728E" w14:paraId="4715B6E2"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46C427B5" w14:textId="77777777" w:rsidR="00CB4BEB" w:rsidRPr="0083305B" w:rsidRDefault="00CB4BEB" w:rsidP="003C0924">
            <w:pPr>
              <w:jc w:val="center"/>
              <w:rPr>
                <w:rFonts w:ascii="Trebuchet MS" w:hAnsi="Trebuchet MS" w:cs="Trebuchet MS"/>
                <w:sz w:val="18"/>
                <w:szCs w:val="18"/>
              </w:rPr>
            </w:pPr>
            <w:r w:rsidRPr="0083305B">
              <w:rPr>
                <w:rFonts w:ascii="Trebuchet MS" w:hAnsi="Trebuchet MS" w:cs="Trebuchet MS"/>
                <w:sz w:val="18"/>
                <w:szCs w:val="18"/>
              </w:rPr>
              <w:t>8</w:t>
            </w:r>
          </w:p>
        </w:tc>
        <w:tc>
          <w:tcPr>
            <w:tcW w:w="1985" w:type="dxa"/>
            <w:tcBorders>
              <w:top w:val="single" w:sz="4" w:space="0" w:color="auto"/>
              <w:left w:val="single" w:sz="4" w:space="0" w:color="auto"/>
              <w:bottom w:val="single" w:sz="4" w:space="0" w:color="auto"/>
            </w:tcBorders>
            <w:shd w:val="clear" w:color="auto" w:fill="FFFFFF"/>
            <w:vAlign w:val="bottom"/>
          </w:tcPr>
          <w:p w14:paraId="6E342052" w14:textId="77777777" w:rsidR="00CB4BEB" w:rsidRPr="0083305B" w:rsidRDefault="00CB4BEB" w:rsidP="003C0924">
            <w:pPr>
              <w:rPr>
                <w:rFonts w:ascii="Trebuchet MS" w:hAnsi="Trebuchet MS"/>
                <w:sz w:val="18"/>
                <w:szCs w:val="18"/>
              </w:rPr>
            </w:pPr>
            <w:r w:rsidRPr="0083305B">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0C8D44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363" w:type="dxa"/>
            <w:tcBorders>
              <w:top w:val="single" w:sz="4" w:space="0" w:color="auto"/>
              <w:left w:val="single" w:sz="4" w:space="0" w:color="auto"/>
              <w:bottom w:val="single" w:sz="4" w:space="0" w:color="auto"/>
            </w:tcBorders>
            <w:shd w:val="clear" w:color="auto" w:fill="FFFFFF"/>
            <w:vAlign w:val="bottom"/>
          </w:tcPr>
          <w:p w14:paraId="1383EC87" w14:textId="77777777" w:rsidR="00CB4BEB" w:rsidRPr="0083305B" w:rsidRDefault="00CB4BEB" w:rsidP="003C0924">
            <w:pPr>
              <w:rPr>
                <w:rFonts w:ascii="Trebuchet MS" w:hAnsi="Trebuchet MS" w:cs="Trebuchet MS"/>
                <w:sz w:val="18"/>
                <w:szCs w:val="18"/>
              </w:rPr>
            </w:pPr>
            <w:r w:rsidRPr="0083305B">
              <w:rPr>
                <w:rFonts w:ascii="Trebuchet MS" w:hAnsi="Trebuchet MS" w:cs="Trebuchet MS"/>
                <w:sz w:val="18"/>
                <w:szCs w:val="18"/>
              </w:rPr>
              <w:t>Materiale hvor andet ikke er dækkende.</w:t>
            </w:r>
          </w:p>
        </w:tc>
      </w:tr>
      <w:tr w:rsidR="00CB4BEB" w:rsidRPr="0051728E" w14:paraId="6AF39DB2"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2715CCA7" w14:textId="77777777" w:rsidR="00CB4BEB" w:rsidRPr="0083305B" w:rsidRDefault="00CB4BEB" w:rsidP="003C0924">
            <w:pPr>
              <w:jc w:val="center"/>
              <w:rPr>
                <w:rFonts w:ascii="Trebuchet MS" w:hAnsi="Trebuchet MS" w:cs="Trebuchet MS"/>
                <w:sz w:val="18"/>
                <w:szCs w:val="18"/>
              </w:rPr>
            </w:pPr>
            <w:r w:rsidRPr="0083305B">
              <w:rPr>
                <w:rFonts w:ascii="Trebuchet MS" w:hAnsi="Trebuchet MS" w:cs="Trebuchet MS"/>
                <w:sz w:val="18"/>
                <w:szCs w:val="18"/>
              </w:rPr>
              <w:t>9</w:t>
            </w:r>
          </w:p>
        </w:tc>
        <w:tc>
          <w:tcPr>
            <w:tcW w:w="1985" w:type="dxa"/>
            <w:tcBorders>
              <w:top w:val="single" w:sz="4" w:space="0" w:color="auto"/>
              <w:left w:val="single" w:sz="4" w:space="0" w:color="auto"/>
              <w:bottom w:val="single" w:sz="4" w:space="0" w:color="auto"/>
            </w:tcBorders>
            <w:shd w:val="clear" w:color="auto" w:fill="FFFFFF"/>
            <w:vAlign w:val="bottom"/>
          </w:tcPr>
          <w:p w14:paraId="0A58E043" w14:textId="77777777" w:rsidR="00CB4BEB" w:rsidRPr="0083305B" w:rsidRDefault="00CB4BEB" w:rsidP="003C0924">
            <w:pPr>
              <w:rPr>
                <w:rFonts w:ascii="Trebuchet MS" w:hAnsi="Trebuchet MS"/>
                <w:sz w:val="18"/>
                <w:szCs w:val="18"/>
              </w:rPr>
            </w:pPr>
            <w:r w:rsidRPr="0083305B">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EA029A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363" w:type="dxa"/>
            <w:tcBorders>
              <w:top w:val="single" w:sz="4" w:space="0" w:color="auto"/>
              <w:left w:val="single" w:sz="4" w:space="0" w:color="auto"/>
              <w:bottom w:val="single" w:sz="4" w:space="0" w:color="auto"/>
            </w:tcBorders>
            <w:shd w:val="clear" w:color="auto" w:fill="FFFFFF"/>
            <w:vAlign w:val="bottom"/>
          </w:tcPr>
          <w:p w14:paraId="316AD82A" w14:textId="77777777" w:rsidR="00CB4BEB" w:rsidRPr="0083305B" w:rsidRDefault="00CB4BEB" w:rsidP="003C0924">
            <w:pPr>
              <w:rPr>
                <w:rFonts w:ascii="Trebuchet MS" w:hAnsi="Trebuchet MS" w:cs="Trebuchet MS"/>
                <w:sz w:val="18"/>
                <w:szCs w:val="18"/>
              </w:rPr>
            </w:pPr>
            <w:r w:rsidRPr="0083305B">
              <w:rPr>
                <w:rFonts w:ascii="Trebuchet MS" w:hAnsi="Trebuchet MS" w:cs="Trebuchet MS"/>
                <w:sz w:val="18"/>
                <w:szCs w:val="18"/>
              </w:rPr>
              <w:t>Fået oplyst der er et dræn, men materialet er ukendt. Typisk fra borger eller gammelt register.</w:t>
            </w:r>
          </w:p>
        </w:tc>
      </w:tr>
    </w:tbl>
    <w:p w14:paraId="1EF598B9" w14:textId="77777777" w:rsidR="00CB4BEB" w:rsidRPr="00135DA0" w:rsidRDefault="00CB4BEB" w:rsidP="00CB4BEB">
      <w:pPr>
        <w:pStyle w:val="Overskrift7"/>
      </w:pPr>
      <w:bookmarkStart w:id="1250" w:name="_Toc292865203"/>
      <w:r w:rsidRPr="00135DA0">
        <w:t>5.1.4.</w:t>
      </w:r>
      <w:r>
        <w:t>3</w:t>
      </w:r>
      <w:r w:rsidRPr="00135DA0">
        <w:t>.2   5003 K</w:t>
      </w:r>
      <w:r>
        <w:t>lasse</w:t>
      </w:r>
      <w:r w:rsidRPr="00135DA0">
        <w:t xml:space="preserve"> (</w:t>
      </w:r>
      <w:r w:rsidRPr="004D056C">
        <w:t>d_5003_klasse</w:t>
      </w:r>
      <w:r w:rsidRPr="00135DA0">
        <w:t>)</w:t>
      </w:r>
      <w:bookmarkEnd w:id="125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99"/>
        <w:gridCol w:w="1974"/>
        <w:gridCol w:w="1403"/>
        <w:gridCol w:w="8250"/>
      </w:tblGrid>
      <w:tr w:rsidR="00CB4BEB" w:rsidRPr="0051728E" w14:paraId="7D2676A9" w14:textId="77777777" w:rsidTr="003C0924">
        <w:trPr>
          <w:trHeight w:hRule="exact" w:val="255"/>
        </w:trPr>
        <w:tc>
          <w:tcPr>
            <w:tcW w:w="1809" w:type="dxa"/>
            <w:tcBorders>
              <w:bottom w:val="single" w:sz="4" w:space="0" w:color="auto"/>
            </w:tcBorders>
            <w:shd w:val="clear" w:color="auto" w:fill="D9D9D9"/>
            <w:vAlign w:val="bottom"/>
          </w:tcPr>
          <w:p w14:paraId="4EF0A9C7" w14:textId="77777777" w:rsidR="00CB4BEB" w:rsidRPr="0051728E" w:rsidRDefault="00CB4BEB" w:rsidP="003C0924">
            <w:pPr>
              <w:rPr>
                <w:rFonts w:ascii="Trebuchet MS" w:hAnsi="Trebuchet MS" w:cs="Trebuchet MS"/>
                <w:b/>
                <w:bCs/>
                <w:sz w:val="18"/>
                <w:szCs w:val="18"/>
              </w:rPr>
            </w:pPr>
            <w:proofErr w:type="spellStart"/>
            <w:r w:rsidRPr="000A2BF0">
              <w:rPr>
                <w:rFonts w:ascii="Trebuchet MS" w:hAnsi="Trebuchet MS" w:cs="Trebuchet MS"/>
                <w:b/>
                <w:bCs/>
                <w:sz w:val="18"/>
                <w:szCs w:val="18"/>
              </w:rPr>
              <w:lastRenderedPageBreak/>
              <w:t>klasse</w:t>
            </w:r>
            <w:r>
              <w:rPr>
                <w:rFonts w:ascii="Trebuchet MS" w:hAnsi="Trebuchet MS" w:cs="Trebuchet MS"/>
                <w:b/>
                <w:bCs/>
                <w:sz w:val="18"/>
                <w:szCs w:val="18"/>
              </w:rPr>
              <w:t>_</w:t>
            </w:r>
            <w:r w:rsidRPr="000A2BF0">
              <w:rPr>
                <w:rFonts w:ascii="Trebuchet MS" w:hAnsi="Trebuchet MS" w:cs="Trebuchet MS"/>
                <w:b/>
                <w:bCs/>
                <w:sz w:val="18"/>
                <w:szCs w:val="18"/>
              </w:rPr>
              <w:t>kode</w:t>
            </w:r>
            <w:proofErr w:type="spellEnd"/>
          </w:p>
        </w:tc>
        <w:tc>
          <w:tcPr>
            <w:tcW w:w="1985" w:type="dxa"/>
            <w:tcBorders>
              <w:bottom w:val="single" w:sz="4" w:space="0" w:color="auto"/>
            </w:tcBorders>
            <w:shd w:val="clear" w:color="auto" w:fill="D9D9D9"/>
            <w:vAlign w:val="bottom"/>
          </w:tcPr>
          <w:p w14:paraId="01AE1675"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k</w:t>
            </w:r>
            <w:r w:rsidRPr="000A2BF0">
              <w:rPr>
                <w:rFonts w:ascii="Trebuchet MS" w:hAnsi="Trebuchet MS" w:cs="Trebuchet MS"/>
                <w:b/>
                <w:bCs/>
                <w:sz w:val="18"/>
                <w:szCs w:val="18"/>
              </w:rPr>
              <w:t>lasse</w:t>
            </w:r>
          </w:p>
        </w:tc>
        <w:tc>
          <w:tcPr>
            <w:tcW w:w="1417" w:type="dxa"/>
            <w:tcBorders>
              <w:bottom w:val="single" w:sz="4" w:space="0" w:color="auto"/>
            </w:tcBorders>
            <w:shd w:val="clear" w:color="auto" w:fill="D9D9D9"/>
            <w:vAlign w:val="bottom"/>
          </w:tcPr>
          <w:p w14:paraId="0EA02DD8"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364" w:type="dxa"/>
            <w:tcBorders>
              <w:bottom w:val="single" w:sz="4" w:space="0" w:color="auto"/>
            </w:tcBorders>
            <w:shd w:val="clear" w:color="auto" w:fill="D9D9D9"/>
            <w:vAlign w:val="bottom"/>
          </w:tcPr>
          <w:p w14:paraId="320B78CF"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057C82F0"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47A32CF3" w14:textId="77777777" w:rsidR="00CB4BEB" w:rsidRPr="003250C3" w:rsidRDefault="00CB4BEB" w:rsidP="003C0924">
            <w:pPr>
              <w:jc w:val="center"/>
              <w:rPr>
                <w:rFonts w:ascii="Trebuchet MS" w:hAnsi="Trebuchet MS" w:cs="Trebuchet MS"/>
                <w:sz w:val="18"/>
                <w:szCs w:val="18"/>
              </w:rPr>
            </w:pPr>
            <w:r w:rsidRPr="003250C3">
              <w:rPr>
                <w:rFonts w:ascii="Trebuchet MS" w:hAnsi="Trebuchet MS" w:cs="Trebuchet MS"/>
                <w:sz w:val="18"/>
                <w:szCs w:val="18"/>
              </w:rPr>
              <w:t>1</w:t>
            </w:r>
          </w:p>
        </w:tc>
        <w:tc>
          <w:tcPr>
            <w:tcW w:w="1985" w:type="dxa"/>
            <w:tcBorders>
              <w:top w:val="single" w:sz="4" w:space="0" w:color="auto"/>
              <w:left w:val="single" w:sz="4" w:space="0" w:color="auto"/>
              <w:bottom w:val="single" w:sz="4" w:space="0" w:color="auto"/>
            </w:tcBorders>
            <w:shd w:val="clear" w:color="auto" w:fill="FFFFFF"/>
            <w:vAlign w:val="bottom"/>
          </w:tcPr>
          <w:p w14:paraId="5A005459" w14:textId="77777777" w:rsidR="00CB4BEB" w:rsidRPr="003250C3" w:rsidRDefault="00CB4BEB" w:rsidP="003C0924">
            <w:pPr>
              <w:rPr>
                <w:rFonts w:ascii="Trebuchet MS" w:hAnsi="Trebuchet MS"/>
                <w:sz w:val="18"/>
                <w:szCs w:val="18"/>
              </w:rPr>
            </w:pPr>
            <w:r w:rsidRPr="003250C3">
              <w:rPr>
                <w:rFonts w:ascii="Trebuchet MS" w:hAnsi="Trebuchet MS"/>
                <w:sz w:val="18"/>
                <w:szCs w:val="18"/>
              </w:rPr>
              <w:t>Interne markdræn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59B0ADA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364" w:type="dxa"/>
            <w:tcBorders>
              <w:top w:val="single" w:sz="4" w:space="0" w:color="auto"/>
              <w:left w:val="single" w:sz="4" w:space="0" w:color="auto"/>
              <w:bottom w:val="single" w:sz="4" w:space="0" w:color="auto"/>
            </w:tcBorders>
            <w:shd w:val="clear" w:color="auto" w:fill="FFFFFF"/>
            <w:vAlign w:val="bottom"/>
          </w:tcPr>
          <w:p w14:paraId="6A02B8E8"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Hoveddrænledningen der kun dækker en mark. (Dækkes flere marker er det et rørlagt vandløb!)</w:t>
            </w:r>
          </w:p>
        </w:tc>
      </w:tr>
      <w:tr w:rsidR="00CB4BEB" w:rsidRPr="0051728E" w14:paraId="5CB7A493"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14B7DED2" w14:textId="77777777" w:rsidR="00CB4BEB" w:rsidRPr="003250C3" w:rsidRDefault="00CB4BEB" w:rsidP="003C0924">
            <w:pPr>
              <w:jc w:val="center"/>
              <w:rPr>
                <w:rFonts w:ascii="Trebuchet MS" w:hAnsi="Trebuchet MS" w:cs="Trebuchet MS"/>
                <w:sz w:val="18"/>
                <w:szCs w:val="18"/>
              </w:rPr>
            </w:pPr>
            <w:r w:rsidRPr="003250C3">
              <w:rPr>
                <w:rFonts w:ascii="Trebuchet MS" w:hAnsi="Trebuchet MS" w:cs="Trebuchet MS"/>
                <w:sz w:val="18"/>
                <w:szCs w:val="18"/>
              </w:rPr>
              <w:t>2</w:t>
            </w:r>
          </w:p>
        </w:tc>
        <w:tc>
          <w:tcPr>
            <w:tcW w:w="1985" w:type="dxa"/>
            <w:tcBorders>
              <w:top w:val="single" w:sz="4" w:space="0" w:color="auto"/>
              <w:left w:val="single" w:sz="4" w:space="0" w:color="auto"/>
              <w:bottom w:val="single" w:sz="4" w:space="0" w:color="auto"/>
            </w:tcBorders>
            <w:shd w:val="clear" w:color="auto" w:fill="FFFFFF"/>
            <w:vAlign w:val="bottom"/>
          </w:tcPr>
          <w:p w14:paraId="6CEBE984" w14:textId="77777777" w:rsidR="00CB4BEB" w:rsidRPr="003250C3" w:rsidRDefault="00CB4BEB" w:rsidP="003C0924">
            <w:pPr>
              <w:rPr>
                <w:rFonts w:ascii="Trebuchet MS" w:hAnsi="Trebuchet MS"/>
                <w:sz w:val="18"/>
                <w:szCs w:val="18"/>
              </w:rPr>
            </w:pPr>
            <w:r w:rsidRPr="003250C3">
              <w:rPr>
                <w:rFonts w:ascii="Trebuchet MS" w:hAnsi="Trebuchet MS"/>
                <w:sz w:val="18"/>
                <w:szCs w:val="18"/>
              </w:rPr>
              <w:t>Sidegren markdræn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316A54E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364" w:type="dxa"/>
            <w:tcBorders>
              <w:top w:val="single" w:sz="4" w:space="0" w:color="auto"/>
              <w:left w:val="single" w:sz="4" w:space="0" w:color="auto"/>
              <w:bottom w:val="single" w:sz="4" w:space="0" w:color="auto"/>
            </w:tcBorders>
            <w:shd w:val="clear" w:color="auto" w:fill="FFFFFF"/>
            <w:vAlign w:val="bottom"/>
          </w:tcPr>
          <w:p w14:paraId="5747132E"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Sidegrene til et dræn. Ligger ofte lidt som sildeben. Ender typisk blindt eller med en enkelt deling.</w:t>
            </w:r>
          </w:p>
        </w:tc>
      </w:tr>
      <w:tr w:rsidR="00CB4BEB" w:rsidRPr="0051728E" w14:paraId="36985EC2"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0C318594" w14:textId="77777777" w:rsidR="00CB4BEB" w:rsidRPr="003250C3" w:rsidRDefault="00CB4BEB" w:rsidP="003C0924">
            <w:pPr>
              <w:jc w:val="center"/>
              <w:rPr>
                <w:rFonts w:ascii="Trebuchet MS" w:hAnsi="Trebuchet MS" w:cs="Trebuchet MS"/>
                <w:sz w:val="18"/>
                <w:szCs w:val="18"/>
              </w:rPr>
            </w:pPr>
            <w:r w:rsidRPr="003250C3">
              <w:rPr>
                <w:rFonts w:ascii="Trebuchet MS" w:hAnsi="Trebuchet MS" w:cs="Trebuchet MS"/>
                <w:sz w:val="18"/>
                <w:szCs w:val="18"/>
              </w:rPr>
              <w:t>3</w:t>
            </w:r>
          </w:p>
        </w:tc>
        <w:tc>
          <w:tcPr>
            <w:tcW w:w="1985" w:type="dxa"/>
            <w:tcBorders>
              <w:top w:val="single" w:sz="4" w:space="0" w:color="auto"/>
              <w:left w:val="single" w:sz="4" w:space="0" w:color="auto"/>
              <w:bottom w:val="single" w:sz="4" w:space="0" w:color="auto"/>
            </w:tcBorders>
            <w:shd w:val="clear" w:color="auto" w:fill="FFFFFF"/>
            <w:vAlign w:val="bottom"/>
          </w:tcPr>
          <w:p w14:paraId="62DE4100" w14:textId="77777777" w:rsidR="00CB4BEB" w:rsidRPr="003250C3" w:rsidRDefault="00CB4BEB" w:rsidP="003C0924">
            <w:pPr>
              <w:rPr>
                <w:rFonts w:ascii="Trebuchet MS" w:hAnsi="Trebuchet MS"/>
                <w:sz w:val="18"/>
                <w:szCs w:val="18"/>
              </w:rPr>
            </w:pPr>
            <w:r w:rsidRPr="003250C3">
              <w:rPr>
                <w:rFonts w:ascii="Trebuchet MS" w:hAnsi="Trebuchet MS"/>
                <w:sz w:val="18"/>
                <w:szCs w:val="18"/>
              </w:rPr>
              <w:t>Omfangsdræn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03708CB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364" w:type="dxa"/>
            <w:tcBorders>
              <w:top w:val="single" w:sz="4" w:space="0" w:color="auto"/>
              <w:left w:val="single" w:sz="4" w:space="0" w:color="auto"/>
              <w:bottom w:val="single" w:sz="4" w:space="0" w:color="auto"/>
            </w:tcBorders>
            <w:shd w:val="clear" w:color="auto" w:fill="FFFFFF"/>
            <w:vAlign w:val="bottom"/>
          </w:tcPr>
          <w:p w14:paraId="0FD34204"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Benyttes typisk ved huse med kældre for at holde fugt ude.</w:t>
            </w:r>
          </w:p>
        </w:tc>
      </w:tr>
      <w:tr w:rsidR="00CB4BEB" w:rsidRPr="0051728E" w14:paraId="4F378397"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0E780103" w14:textId="77777777" w:rsidR="00CB4BEB" w:rsidRPr="003250C3" w:rsidRDefault="00CB4BEB" w:rsidP="003C0924">
            <w:pPr>
              <w:jc w:val="center"/>
              <w:rPr>
                <w:rFonts w:ascii="Trebuchet MS" w:hAnsi="Trebuchet MS" w:cs="Trebuchet MS"/>
                <w:sz w:val="18"/>
                <w:szCs w:val="18"/>
              </w:rPr>
            </w:pPr>
            <w:r>
              <w:rPr>
                <w:rFonts w:ascii="Trebuchet MS" w:hAnsi="Trebuchet MS" w:cs="Trebuchet MS"/>
                <w:sz w:val="18"/>
                <w:szCs w:val="18"/>
              </w:rPr>
              <w:t>8</w:t>
            </w:r>
          </w:p>
        </w:tc>
        <w:tc>
          <w:tcPr>
            <w:tcW w:w="1985" w:type="dxa"/>
            <w:tcBorders>
              <w:top w:val="single" w:sz="4" w:space="0" w:color="auto"/>
              <w:left w:val="single" w:sz="4" w:space="0" w:color="auto"/>
              <w:bottom w:val="single" w:sz="4" w:space="0" w:color="auto"/>
            </w:tcBorders>
            <w:shd w:val="clear" w:color="auto" w:fill="FFFFFF"/>
            <w:vAlign w:val="bottom"/>
          </w:tcPr>
          <w:p w14:paraId="2CCB7CF9" w14:textId="77777777" w:rsidR="00CB4BEB" w:rsidRPr="003250C3" w:rsidRDefault="00CB4BEB" w:rsidP="003C0924">
            <w:pPr>
              <w:rPr>
                <w:rFonts w:ascii="Trebuchet MS" w:hAnsi="Trebuchet MS"/>
                <w:sz w:val="18"/>
                <w:szCs w:val="18"/>
              </w:rPr>
            </w:pPr>
            <w:r w:rsidRPr="003250C3">
              <w:rPr>
                <w:rFonts w:ascii="Trebuchet MS" w:hAnsi="Trebuchet MS"/>
                <w:sz w:val="18"/>
                <w:szCs w:val="18"/>
              </w:rPr>
              <w:t>Andet</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15862EB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364" w:type="dxa"/>
            <w:tcBorders>
              <w:top w:val="single" w:sz="4" w:space="0" w:color="auto"/>
              <w:left w:val="single" w:sz="4" w:space="0" w:color="auto"/>
              <w:bottom w:val="single" w:sz="4" w:space="0" w:color="auto"/>
            </w:tcBorders>
            <w:shd w:val="clear" w:color="auto" w:fill="FFFFFF"/>
            <w:vAlign w:val="bottom"/>
          </w:tcPr>
          <w:p w14:paraId="57BB8058" w14:textId="77777777" w:rsidR="00CB4BEB" w:rsidRPr="0062481D" w:rsidRDefault="00CB4BEB" w:rsidP="003C0924">
            <w:pPr>
              <w:rPr>
                <w:rFonts w:ascii="Trebuchet MS" w:hAnsi="Trebuchet MS" w:cs="Trebuchet MS"/>
                <w:sz w:val="18"/>
                <w:szCs w:val="18"/>
              </w:rPr>
            </w:pPr>
            <w:r w:rsidRPr="0062481D">
              <w:rPr>
                <w:rFonts w:ascii="Trebuchet MS" w:hAnsi="Trebuchet MS" w:cs="Trebuchet MS"/>
                <w:sz w:val="18"/>
                <w:szCs w:val="18"/>
              </w:rPr>
              <w:t>Klasse hvor andet ikke er dækkende.</w:t>
            </w:r>
          </w:p>
        </w:tc>
      </w:tr>
      <w:tr w:rsidR="00CB4BEB" w:rsidRPr="0051728E" w14:paraId="3D84DC68"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1FC0069B" w14:textId="77777777" w:rsidR="00CB4BEB" w:rsidRPr="003250C3" w:rsidRDefault="00CB4BEB" w:rsidP="003C0924">
            <w:pPr>
              <w:jc w:val="center"/>
              <w:rPr>
                <w:rFonts w:ascii="Trebuchet MS" w:hAnsi="Trebuchet MS" w:cs="Trebuchet MS"/>
                <w:sz w:val="18"/>
                <w:szCs w:val="18"/>
              </w:rPr>
            </w:pPr>
            <w:r>
              <w:rPr>
                <w:rFonts w:ascii="Trebuchet MS" w:hAnsi="Trebuchet MS" w:cs="Trebuchet MS"/>
                <w:sz w:val="18"/>
                <w:szCs w:val="18"/>
              </w:rPr>
              <w:t>9</w:t>
            </w:r>
          </w:p>
        </w:tc>
        <w:tc>
          <w:tcPr>
            <w:tcW w:w="1985" w:type="dxa"/>
            <w:tcBorders>
              <w:top w:val="single" w:sz="4" w:space="0" w:color="auto"/>
              <w:left w:val="single" w:sz="4" w:space="0" w:color="auto"/>
              <w:bottom w:val="single" w:sz="4" w:space="0" w:color="auto"/>
            </w:tcBorders>
            <w:shd w:val="clear" w:color="auto" w:fill="FFFFFF"/>
            <w:vAlign w:val="bottom"/>
          </w:tcPr>
          <w:p w14:paraId="24CA3E7A" w14:textId="77777777" w:rsidR="00CB4BEB" w:rsidRPr="003250C3" w:rsidRDefault="00CB4BEB" w:rsidP="003C0924">
            <w:pPr>
              <w:rPr>
                <w:rFonts w:ascii="Trebuchet MS" w:hAnsi="Trebuchet MS"/>
                <w:sz w:val="18"/>
                <w:szCs w:val="18"/>
              </w:rPr>
            </w:pPr>
            <w:r w:rsidRPr="003250C3">
              <w:rPr>
                <w:rFonts w:ascii="Trebuchet MS" w:hAnsi="Trebuchet MS"/>
                <w:sz w:val="18"/>
                <w:szCs w:val="18"/>
              </w:rPr>
              <w:t>Ukendt</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7DCBA3C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364" w:type="dxa"/>
            <w:tcBorders>
              <w:top w:val="single" w:sz="4" w:space="0" w:color="auto"/>
              <w:left w:val="single" w:sz="4" w:space="0" w:color="auto"/>
              <w:bottom w:val="single" w:sz="4" w:space="0" w:color="auto"/>
            </w:tcBorders>
            <w:shd w:val="clear" w:color="auto" w:fill="FFFFFF"/>
            <w:vAlign w:val="bottom"/>
          </w:tcPr>
          <w:p w14:paraId="08584612" w14:textId="77777777" w:rsidR="00CB4BEB" w:rsidRPr="0062481D" w:rsidRDefault="00CB4BEB" w:rsidP="003C0924">
            <w:pPr>
              <w:rPr>
                <w:rFonts w:ascii="Trebuchet MS" w:hAnsi="Trebuchet MS" w:cs="Trebuchet MS"/>
                <w:sz w:val="18"/>
                <w:szCs w:val="18"/>
              </w:rPr>
            </w:pPr>
            <w:r w:rsidRPr="0062481D">
              <w:rPr>
                <w:rFonts w:ascii="Trebuchet MS" w:hAnsi="Trebuchet MS" w:cs="Trebuchet MS"/>
                <w:sz w:val="18"/>
                <w:szCs w:val="18"/>
              </w:rPr>
              <w:t>Fået oplyst der er et dræn, men klassen er ukendt. Typisk fra borger eller gammelt register.</w:t>
            </w:r>
          </w:p>
        </w:tc>
      </w:tr>
    </w:tbl>
    <w:p w14:paraId="0351A2F3" w14:textId="77777777" w:rsidR="0093403C" w:rsidRDefault="0093403C" w:rsidP="0093403C">
      <w:bookmarkStart w:id="1251" w:name="_Toc292713304"/>
      <w:bookmarkStart w:id="1252" w:name="_Toc292865204"/>
      <w:bookmarkStart w:id="1253" w:name="_Toc63351422"/>
    </w:p>
    <w:p w14:paraId="2D0860A4" w14:textId="3B2E892F" w:rsidR="00CB4BEB" w:rsidRDefault="00CB4BEB" w:rsidP="00CB4BEB">
      <w:pPr>
        <w:pStyle w:val="Overskrift2"/>
        <w:rPr>
          <w:kern w:val="32"/>
          <w:szCs w:val="32"/>
        </w:rPr>
      </w:pPr>
      <w:bookmarkStart w:id="1254" w:name="_Toc122436085"/>
      <w:r w:rsidRPr="003E226C">
        <w:rPr>
          <w:kern w:val="32"/>
          <w:szCs w:val="32"/>
        </w:rPr>
        <w:t>5</w:t>
      </w:r>
      <w:r>
        <w:rPr>
          <w:kern w:val="32"/>
          <w:szCs w:val="32"/>
        </w:rPr>
        <w:t>.1</w:t>
      </w:r>
      <w:r w:rsidRPr="003E226C">
        <w:rPr>
          <w:kern w:val="32"/>
          <w:szCs w:val="32"/>
        </w:rPr>
        <w:t>.</w:t>
      </w:r>
      <w:r>
        <w:rPr>
          <w:kern w:val="32"/>
          <w:szCs w:val="32"/>
        </w:rPr>
        <w:t>5</w:t>
      </w:r>
      <w:r w:rsidRPr="003E226C">
        <w:rPr>
          <w:kern w:val="32"/>
          <w:szCs w:val="32"/>
        </w:rPr>
        <w:t xml:space="preserve"> Drænområde (5004)</w:t>
      </w:r>
      <w:bookmarkEnd w:id="1251"/>
      <w:bookmarkEnd w:id="1252"/>
      <w:bookmarkEnd w:id="1253"/>
      <w:bookmarkEnd w:id="1254"/>
    </w:p>
    <w:tbl>
      <w:tblPr>
        <w:tblW w:w="143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6"/>
        <w:gridCol w:w="1223"/>
        <w:gridCol w:w="4252"/>
        <w:gridCol w:w="1155"/>
        <w:gridCol w:w="1397"/>
        <w:gridCol w:w="1417"/>
        <w:gridCol w:w="2665"/>
        <w:gridCol w:w="737"/>
      </w:tblGrid>
      <w:tr w:rsidR="00CB4BEB" w:rsidRPr="0051728E" w14:paraId="1234FD2B" w14:textId="77777777" w:rsidTr="003C0924">
        <w:trPr>
          <w:trHeight w:val="227"/>
        </w:trPr>
        <w:tc>
          <w:tcPr>
            <w:tcW w:w="1466" w:type="dxa"/>
            <w:tcBorders>
              <w:bottom w:val="single" w:sz="4" w:space="0" w:color="auto"/>
            </w:tcBorders>
            <w:shd w:val="clear" w:color="auto" w:fill="D9D9D9"/>
            <w:vAlign w:val="bottom"/>
          </w:tcPr>
          <w:p w14:paraId="35704BC5" w14:textId="77777777" w:rsidR="00CB4BEB" w:rsidRPr="0051728E" w:rsidRDefault="00CB4BEB" w:rsidP="003C0924">
            <w:pPr>
              <w:rPr>
                <w:rFonts w:ascii="Trebuchet MS" w:hAnsi="Trebuchet MS" w:cs="Trebuchet MS"/>
                <w:b/>
                <w:bCs/>
                <w:sz w:val="18"/>
                <w:szCs w:val="18"/>
              </w:rPr>
            </w:pPr>
            <w:r w:rsidRPr="0051728E">
              <w:rPr>
                <w:rFonts w:ascii="Trebuchet MS" w:hAnsi="Trebuchet MS" w:cs="Trebuchet MS"/>
                <w:b/>
                <w:bCs/>
                <w:sz w:val="18"/>
                <w:szCs w:val="18"/>
              </w:rPr>
              <w:t>Feltnavn</w:t>
            </w:r>
          </w:p>
        </w:tc>
        <w:tc>
          <w:tcPr>
            <w:tcW w:w="1223" w:type="dxa"/>
            <w:tcBorders>
              <w:bottom w:val="single" w:sz="4" w:space="0" w:color="auto"/>
            </w:tcBorders>
            <w:shd w:val="clear" w:color="auto" w:fill="D9D9D9"/>
            <w:vAlign w:val="bottom"/>
          </w:tcPr>
          <w:p w14:paraId="30179664" w14:textId="77777777" w:rsidR="00CB4BEB" w:rsidRPr="0051728E" w:rsidRDefault="00CB4BEB" w:rsidP="003C0924">
            <w:pPr>
              <w:rPr>
                <w:rFonts w:ascii="Trebuchet MS" w:hAnsi="Trebuchet MS" w:cs="Trebuchet MS"/>
                <w:b/>
                <w:bCs/>
                <w:sz w:val="18"/>
                <w:szCs w:val="18"/>
              </w:rPr>
            </w:pPr>
            <w:r w:rsidRPr="0051728E">
              <w:rPr>
                <w:rFonts w:ascii="Trebuchet MS" w:hAnsi="Trebuchet MS" w:cs="Trebuchet MS"/>
                <w:b/>
                <w:bCs/>
                <w:sz w:val="18"/>
                <w:szCs w:val="18"/>
              </w:rPr>
              <w:t>Feltnavn</w:t>
            </w:r>
            <w:r>
              <w:rPr>
                <w:rFonts w:ascii="Trebuchet MS" w:hAnsi="Trebuchet MS" w:cs="Trebuchet MS"/>
                <w:b/>
                <w:bCs/>
                <w:sz w:val="18"/>
                <w:szCs w:val="18"/>
              </w:rPr>
              <w:t>10</w:t>
            </w:r>
          </w:p>
        </w:tc>
        <w:tc>
          <w:tcPr>
            <w:tcW w:w="4252" w:type="dxa"/>
            <w:tcBorders>
              <w:bottom w:val="single" w:sz="4" w:space="0" w:color="auto"/>
            </w:tcBorders>
            <w:shd w:val="clear" w:color="auto" w:fill="D9D9D9"/>
            <w:vAlign w:val="bottom"/>
          </w:tcPr>
          <w:p w14:paraId="13F13B4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Formål</w:t>
            </w:r>
          </w:p>
        </w:tc>
        <w:tc>
          <w:tcPr>
            <w:tcW w:w="1155" w:type="dxa"/>
            <w:tcBorders>
              <w:bottom w:val="single" w:sz="4" w:space="0" w:color="auto"/>
            </w:tcBorders>
            <w:shd w:val="clear" w:color="auto" w:fill="D9D9D9"/>
            <w:vAlign w:val="bottom"/>
          </w:tcPr>
          <w:p w14:paraId="287C723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Datatype</w:t>
            </w:r>
          </w:p>
        </w:tc>
        <w:tc>
          <w:tcPr>
            <w:tcW w:w="1397" w:type="dxa"/>
            <w:tcBorders>
              <w:bottom w:val="single" w:sz="4" w:space="0" w:color="auto"/>
            </w:tcBorders>
            <w:shd w:val="clear" w:color="auto" w:fill="D9D9D9"/>
            <w:vAlign w:val="bottom"/>
          </w:tcPr>
          <w:p w14:paraId="49370DEF"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Værdiområde</w:t>
            </w:r>
          </w:p>
        </w:tc>
        <w:tc>
          <w:tcPr>
            <w:tcW w:w="1417" w:type="dxa"/>
            <w:tcBorders>
              <w:bottom w:val="single" w:sz="4" w:space="0" w:color="auto"/>
            </w:tcBorders>
            <w:shd w:val="clear" w:color="auto" w:fill="D9D9D9"/>
            <w:vAlign w:val="bottom"/>
          </w:tcPr>
          <w:p w14:paraId="601E751F" w14:textId="77777777" w:rsidR="00CB4BEB" w:rsidRPr="00602892" w:rsidRDefault="00CB4BEB" w:rsidP="003C0924">
            <w:pPr>
              <w:autoSpaceDE w:val="0"/>
              <w:autoSpaceDN w:val="0"/>
              <w:adjustRightInd w:val="0"/>
              <w:rPr>
                <w:rFonts w:ascii="Trebuchet MS" w:hAnsi="Trebuchet MS" w:cs="Trebuchet MS"/>
                <w:b/>
                <w:bCs/>
                <w:sz w:val="18"/>
                <w:szCs w:val="18"/>
              </w:rPr>
            </w:pPr>
            <w:r w:rsidRPr="00602892">
              <w:rPr>
                <w:rFonts w:ascii="Trebuchet MS" w:hAnsi="Trebuchet MS" w:cs="Trebuchet MS"/>
                <w:b/>
                <w:bCs/>
                <w:sz w:val="18"/>
                <w:szCs w:val="18"/>
              </w:rPr>
              <w:t>Obligatorisk /</w:t>
            </w:r>
          </w:p>
          <w:p w14:paraId="0B80044D" w14:textId="77777777" w:rsidR="00CB4BEB" w:rsidRPr="004E7645" w:rsidRDefault="00CB4BEB" w:rsidP="003C0924">
            <w:pPr>
              <w:rPr>
                <w:rFonts w:ascii="Trebuchet MS" w:hAnsi="Trebuchet MS" w:cs="Trebuchet MS"/>
                <w:bCs/>
                <w:sz w:val="18"/>
                <w:szCs w:val="18"/>
              </w:rPr>
            </w:pPr>
            <w:r w:rsidRPr="00602892">
              <w:rPr>
                <w:rFonts w:ascii="Trebuchet MS" w:hAnsi="Trebuchet MS" w:cs="Trebuchet MS"/>
                <w:b/>
                <w:bCs/>
                <w:sz w:val="18"/>
                <w:szCs w:val="18"/>
              </w:rPr>
              <w:t>Frit / System</w:t>
            </w:r>
          </w:p>
        </w:tc>
        <w:tc>
          <w:tcPr>
            <w:tcW w:w="3402" w:type="dxa"/>
            <w:gridSpan w:val="2"/>
            <w:shd w:val="clear" w:color="auto" w:fill="D9D9D9"/>
            <w:vAlign w:val="bottom"/>
          </w:tcPr>
          <w:p w14:paraId="4931AFE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Eksempel</w:t>
            </w:r>
          </w:p>
        </w:tc>
      </w:tr>
      <w:tr w:rsidR="00CB4BEB" w:rsidRPr="00F273B0" w14:paraId="36B8DE3C" w14:textId="77777777" w:rsidTr="003C0924">
        <w:trPr>
          <w:trHeight w:hRule="exact" w:val="255"/>
        </w:trPr>
        <w:tc>
          <w:tcPr>
            <w:tcW w:w="1466" w:type="dxa"/>
            <w:tcBorders>
              <w:top w:val="single" w:sz="4" w:space="0" w:color="auto"/>
              <w:left w:val="single" w:sz="4" w:space="0" w:color="auto"/>
              <w:bottom w:val="single" w:sz="4" w:space="0" w:color="auto"/>
              <w:right w:val="single" w:sz="4" w:space="0" w:color="auto"/>
            </w:tcBorders>
            <w:shd w:val="clear" w:color="auto" w:fill="FFFFFF"/>
            <w:vAlign w:val="bottom"/>
          </w:tcPr>
          <w:p w14:paraId="15E11777" w14:textId="77777777" w:rsidR="00CB4BEB" w:rsidRPr="003250C3" w:rsidRDefault="00CB4BEB" w:rsidP="003C0924">
            <w:pPr>
              <w:rPr>
                <w:rFonts w:ascii="Trebuchet MS" w:hAnsi="Trebuchet MS"/>
                <w:sz w:val="18"/>
                <w:szCs w:val="18"/>
              </w:rPr>
            </w:pPr>
            <w:proofErr w:type="spellStart"/>
            <w:r>
              <w:rPr>
                <w:rFonts w:ascii="Trebuchet MS" w:hAnsi="Trebuchet MS"/>
                <w:sz w:val="18"/>
                <w:szCs w:val="18"/>
              </w:rPr>
              <w:t>omr_</w:t>
            </w:r>
            <w:r w:rsidRPr="003250C3">
              <w:rPr>
                <w:rFonts w:ascii="Trebuchet MS" w:hAnsi="Trebuchet MS"/>
                <w:sz w:val="18"/>
                <w:szCs w:val="18"/>
              </w:rPr>
              <w:t>navn</w:t>
            </w:r>
            <w:proofErr w:type="spellEnd"/>
          </w:p>
        </w:tc>
        <w:tc>
          <w:tcPr>
            <w:tcW w:w="1223" w:type="dxa"/>
            <w:tcBorders>
              <w:top w:val="single" w:sz="4" w:space="0" w:color="auto"/>
              <w:left w:val="single" w:sz="4" w:space="0" w:color="auto"/>
              <w:bottom w:val="single" w:sz="4" w:space="0" w:color="auto"/>
              <w:right w:val="single" w:sz="4" w:space="0" w:color="auto"/>
            </w:tcBorders>
            <w:shd w:val="clear" w:color="auto" w:fill="FFFFFF"/>
            <w:vAlign w:val="bottom"/>
          </w:tcPr>
          <w:p w14:paraId="774DF696" w14:textId="77777777" w:rsidR="00CB4BEB" w:rsidRPr="003250C3" w:rsidRDefault="00CB4BEB" w:rsidP="003C0924">
            <w:pPr>
              <w:rPr>
                <w:rFonts w:ascii="Trebuchet MS" w:hAnsi="Trebuchet MS"/>
                <w:sz w:val="18"/>
                <w:szCs w:val="18"/>
              </w:rPr>
            </w:pPr>
            <w:proofErr w:type="spellStart"/>
            <w:r>
              <w:rPr>
                <w:rFonts w:ascii="Trebuchet MS" w:hAnsi="Trebuchet MS"/>
                <w:sz w:val="18"/>
                <w:szCs w:val="18"/>
              </w:rPr>
              <w:t>omr_</w:t>
            </w:r>
            <w:r w:rsidRPr="003250C3">
              <w:rPr>
                <w:rFonts w:ascii="Trebuchet MS" w:hAnsi="Trebuchet MS"/>
                <w:sz w:val="18"/>
                <w:szCs w:val="18"/>
              </w:rPr>
              <w:t>navn</w:t>
            </w:r>
            <w:proofErr w:type="spellEnd"/>
          </w:p>
        </w:tc>
        <w:tc>
          <w:tcPr>
            <w:tcW w:w="4252" w:type="dxa"/>
            <w:tcBorders>
              <w:top w:val="single" w:sz="4" w:space="0" w:color="auto"/>
              <w:left w:val="single" w:sz="4" w:space="0" w:color="auto"/>
              <w:bottom w:val="single" w:sz="4" w:space="0" w:color="auto"/>
              <w:right w:val="single" w:sz="4" w:space="0" w:color="auto"/>
            </w:tcBorders>
            <w:shd w:val="clear" w:color="auto" w:fill="FFFFFF"/>
            <w:vAlign w:val="bottom"/>
          </w:tcPr>
          <w:p w14:paraId="04F9C7D7" w14:textId="77777777" w:rsidR="00CB4BEB" w:rsidRPr="003250C3" w:rsidRDefault="00CB4BEB" w:rsidP="003C0924">
            <w:pPr>
              <w:rPr>
                <w:rFonts w:ascii="Trebuchet MS" w:hAnsi="Trebuchet MS"/>
                <w:sz w:val="18"/>
                <w:szCs w:val="18"/>
              </w:rPr>
            </w:pPr>
            <w:r w:rsidRPr="003250C3">
              <w:rPr>
                <w:rFonts w:ascii="Trebuchet MS" w:hAnsi="Trebuchet MS"/>
                <w:sz w:val="18"/>
                <w:szCs w:val="18"/>
              </w:rPr>
              <w:t>Områdenavn</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7D743395" w14:textId="77777777" w:rsidR="00CB4BEB" w:rsidRPr="003250C3" w:rsidRDefault="00CB4BEB" w:rsidP="003C0924">
            <w:pPr>
              <w:rPr>
                <w:rFonts w:ascii="Trebuchet MS" w:hAnsi="Trebuchet MS" w:cs="Trebuchet MS"/>
                <w:sz w:val="18"/>
                <w:szCs w:val="18"/>
              </w:rPr>
            </w:pPr>
            <w:r w:rsidRPr="003250C3">
              <w:rPr>
                <w:rFonts w:ascii="Trebuchet MS" w:hAnsi="Trebuchet MS" w:cs="Trebuchet MS"/>
                <w:sz w:val="18"/>
                <w:szCs w:val="18"/>
              </w:rPr>
              <w:t>Tekststreng</w:t>
            </w:r>
          </w:p>
        </w:tc>
        <w:tc>
          <w:tcPr>
            <w:tcW w:w="1397" w:type="dxa"/>
            <w:tcBorders>
              <w:top w:val="single" w:sz="4" w:space="0" w:color="auto"/>
              <w:left w:val="single" w:sz="4" w:space="0" w:color="auto"/>
              <w:bottom w:val="single" w:sz="4" w:space="0" w:color="auto"/>
              <w:right w:val="single" w:sz="4" w:space="0" w:color="auto"/>
            </w:tcBorders>
            <w:shd w:val="clear" w:color="auto" w:fill="FFFFFF"/>
            <w:vAlign w:val="bottom"/>
          </w:tcPr>
          <w:p w14:paraId="6DEBC8F9" w14:textId="77777777" w:rsidR="00CB4BEB" w:rsidRPr="003250C3" w:rsidRDefault="00CB4BEB" w:rsidP="003C0924">
            <w:pPr>
              <w:rPr>
                <w:rFonts w:ascii="Trebuchet MS" w:hAnsi="Trebuchet MS" w:cs="Trebuchet MS"/>
                <w:sz w:val="18"/>
                <w:szCs w:val="18"/>
              </w:rPr>
            </w:pPr>
            <w:r w:rsidRPr="003250C3">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0989DD64" w14:textId="77777777" w:rsidR="00CB4BEB" w:rsidRPr="004E7645" w:rsidRDefault="00CB4BEB" w:rsidP="003C0924">
            <w:pPr>
              <w:jc w:val="center"/>
              <w:rPr>
                <w:rFonts w:ascii="Trebuchet MS" w:hAnsi="Trebuchet MS" w:cs="Trebuchet MS"/>
                <w:sz w:val="18"/>
                <w:szCs w:val="18"/>
              </w:rPr>
            </w:pPr>
            <w:r w:rsidRPr="004E7645">
              <w:rPr>
                <w:rFonts w:ascii="Trebuchet MS" w:hAnsi="Trebuchet MS" w:cs="Trebuchet MS"/>
                <w:sz w:val="18"/>
                <w:szCs w:val="18"/>
              </w:rPr>
              <w:t>F</w:t>
            </w:r>
          </w:p>
        </w:tc>
        <w:tc>
          <w:tcPr>
            <w:tcW w:w="3402" w:type="dxa"/>
            <w:gridSpan w:val="2"/>
            <w:tcBorders>
              <w:left w:val="single" w:sz="4" w:space="0" w:color="auto"/>
            </w:tcBorders>
            <w:shd w:val="clear" w:color="auto" w:fill="FFFFFF"/>
            <w:vAlign w:val="bottom"/>
          </w:tcPr>
          <w:p w14:paraId="08FEEC38" w14:textId="77777777" w:rsidR="00CB4BEB" w:rsidRPr="003250C3" w:rsidRDefault="00CB4BEB" w:rsidP="003C0924">
            <w:pPr>
              <w:rPr>
                <w:rFonts w:ascii="Trebuchet MS" w:hAnsi="Trebuchet MS" w:cs="Trebuchet MS"/>
                <w:sz w:val="18"/>
                <w:szCs w:val="18"/>
              </w:rPr>
            </w:pPr>
            <w:r w:rsidRPr="00723227">
              <w:rPr>
                <w:rFonts w:ascii="Trebuchet MS" w:hAnsi="Trebuchet MS" w:cs="Trebuchet MS"/>
                <w:sz w:val="18"/>
                <w:szCs w:val="18"/>
              </w:rPr>
              <w:t>Klint-sommerhusområde</w:t>
            </w:r>
          </w:p>
        </w:tc>
      </w:tr>
      <w:tr w:rsidR="00CB4BEB" w:rsidRPr="00F273B0" w14:paraId="1773F165" w14:textId="77777777" w:rsidTr="003C0924">
        <w:trPr>
          <w:trHeight w:hRule="exact" w:val="255"/>
        </w:trPr>
        <w:tc>
          <w:tcPr>
            <w:tcW w:w="1466" w:type="dxa"/>
            <w:tcBorders>
              <w:top w:val="single" w:sz="4" w:space="0" w:color="auto"/>
              <w:left w:val="single" w:sz="4" w:space="0" w:color="auto"/>
              <w:bottom w:val="nil"/>
              <w:right w:val="single" w:sz="4" w:space="0" w:color="auto"/>
            </w:tcBorders>
            <w:shd w:val="clear" w:color="auto" w:fill="auto"/>
            <w:vAlign w:val="bottom"/>
          </w:tcPr>
          <w:p w14:paraId="6D327EFB" w14:textId="77777777" w:rsidR="00CB4BEB" w:rsidRPr="003250C3" w:rsidRDefault="00CB4BEB" w:rsidP="003C0924">
            <w:pPr>
              <w:rPr>
                <w:rFonts w:ascii="Trebuchet MS" w:hAnsi="Trebuchet MS"/>
                <w:sz w:val="18"/>
                <w:szCs w:val="18"/>
              </w:rPr>
            </w:pPr>
            <w:proofErr w:type="spellStart"/>
            <w:r>
              <w:rPr>
                <w:rFonts w:ascii="Trebuchet MS" w:hAnsi="Trebuchet MS"/>
                <w:sz w:val="18"/>
                <w:szCs w:val="18"/>
              </w:rPr>
              <w:t>omr_</w:t>
            </w:r>
            <w:r w:rsidRPr="003250C3">
              <w:rPr>
                <w:rFonts w:ascii="Trebuchet MS" w:hAnsi="Trebuchet MS"/>
                <w:sz w:val="18"/>
                <w:szCs w:val="18"/>
              </w:rPr>
              <w:t>type_kode</w:t>
            </w:r>
            <w:proofErr w:type="spellEnd"/>
          </w:p>
        </w:tc>
        <w:tc>
          <w:tcPr>
            <w:tcW w:w="1223" w:type="dxa"/>
            <w:tcBorders>
              <w:top w:val="single" w:sz="4" w:space="0" w:color="auto"/>
              <w:left w:val="single" w:sz="4" w:space="0" w:color="auto"/>
              <w:bottom w:val="nil"/>
              <w:right w:val="single" w:sz="4" w:space="0" w:color="auto"/>
            </w:tcBorders>
            <w:vAlign w:val="bottom"/>
          </w:tcPr>
          <w:p w14:paraId="453E658F" w14:textId="77777777" w:rsidR="00CB4BEB" w:rsidRDefault="00CB4BEB" w:rsidP="003C0924">
            <w:pPr>
              <w:rPr>
                <w:rFonts w:ascii="Trebuchet MS" w:hAnsi="Trebuchet MS"/>
                <w:sz w:val="18"/>
                <w:szCs w:val="18"/>
              </w:rPr>
            </w:pPr>
            <w:proofErr w:type="spellStart"/>
            <w:r>
              <w:rPr>
                <w:rFonts w:ascii="Trebuchet MS" w:hAnsi="Trebuchet MS"/>
                <w:sz w:val="18"/>
                <w:szCs w:val="18"/>
              </w:rPr>
              <w:t>omr_type_k</w:t>
            </w:r>
            <w:proofErr w:type="spellEnd"/>
          </w:p>
        </w:tc>
        <w:tc>
          <w:tcPr>
            <w:tcW w:w="4252" w:type="dxa"/>
            <w:tcBorders>
              <w:top w:val="single" w:sz="4" w:space="0" w:color="auto"/>
              <w:left w:val="single" w:sz="4" w:space="0" w:color="auto"/>
              <w:bottom w:val="nil"/>
              <w:right w:val="single" w:sz="4" w:space="0" w:color="auto"/>
            </w:tcBorders>
            <w:shd w:val="clear" w:color="auto" w:fill="auto"/>
            <w:vAlign w:val="bottom"/>
          </w:tcPr>
          <w:p w14:paraId="05CAFAE4" w14:textId="77777777" w:rsidR="00CB4BEB" w:rsidRPr="003250C3" w:rsidRDefault="00CB4BEB" w:rsidP="003C0924">
            <w:pPr>
              <w:rPr>
                <w:rFonts w:ascii="Trebuchet MS" w:hAnsi="Trebuchet MS"/>
                <w:sz w:val="18"/>
                <w:szCs w:val="18"/>
              </w:rPr>
            </w:pPr>
            <w:r>
              <w:rPr>
                <w:rFonts w:ascii="Trebuchet MS" w:hAnsi="Trebuchet MS"/>
                <w:sz w:val="18"/>
                <w:szCs w:val="18"/>
              </w:rPr>
              <w:t>Kode for t</w:t>
            </w:r>
            <w:r w:rsidRPr="003250C3">
              <w:rPr>
                <w:rFonts w:ascii="Trebuchet MS" w:hAnsi="Trebuchet MS"/>
                <w:sz w:val="18"/>
                <w:szCs w:val="18"/>
              </w:rPr>
              <w:t>ype af dræn</w:t>
            </w:r>
            <w:r>
              <w:rPr>
                <w:rFonts w:ascii="Trebuchet MS" w:hAnsi="Trebuchet MS"/>
                <w:sz w:val="18"/>
                <w:szCs w:val="18"/>
              </w:rPr>
              <w:t>område</w:t>
            </w:r>
          </w:p>
        </w:tc>
        <w:tc>
          <w:tcPr>
            <w:tcW w:w="1155" w:type="dxa"/>
            <w:tcBorders>
              <w:top w:val="single" w:sz="4" w:space="0" w:color="auto"/>
              <w:left w:val="single" w:sz="4" w:space="0" w:color="auto"/>
              <w:bottom w:val="nil"/>
              <w:right w:val="single" w:sz="4" w:space="0" w:color="auto"/>
            </w:tcBorders>
            <w:shd w:val="clear" w:color="auto" w:fill="auto"/>
            <w:vAlign w:val="bottom"/>
          </w:tcPr>
          <w:p w14:paraId="5707AB6F" w14:textId="77777777" w:rsidR="00CB4BEB" w:rsidRPr="003250C3" w:rsidRDefault="00CB4BEB" w:rsidP="003C0924">
            <w:pPr>
              <w:rPr>
                <w:rFonts w:ascii="Trebuchet MS" w:hAnsi="Trebuchet MS" w:cs="Trebuchet MS"/>
                <w:sz w:val="18"/>
                <w:szCs w:val="18"/>
              </w:rPr>
            </w:pPr>
            <w:r w:rsidRPr="003250C3">
              <w:rPr>
                <w:rFonts w:ascii="Trebuchet MS" w:hAnsi="Trebuchet MS" w:cs="Trebuchet MS"/>
                <w:sz w:val="18"/>
                <w:szCs w:val="18"/>
              </w:rPr>
              <w:t>Heltal</w:t>
            </w:r>
          </w:p>
        </w:tc>
        <w:tc>
          <w:tcPr>
            <w:tcW w:w="1397" w:type="dxa"/>
            <w:tcBorders>
              <w:top w:val="single" w:sz="4" w:space="0" w:color="auto"/>
              <w:left w:val="single" w:sz="4" w:space="0" w:color="auto"/>
              <w:bottom w:val="nil"/>
              <w:right w:val="single" w:sz="4" w:space="0" w:color="auto"/>
            </w:tcBorders>
            <w:shd w:val="clear" w:color="auto" w:fill="auto"/>
            <w:vAlign w:val="bottom"/>
          </w:tcPr>
          <w:p w14:paraId="5C489A6A" w14:textId="77777777" w:rsidR="00CB4BEB" w:rsidRPr="003250C3" w:rsidRDefault="00CB4BEB" w:rsidP="003C0924">
            <w:pPr>
              <w:rPr>
                <w:rFonts w:ascii="Trebuchet MS" w:hAnsi="Trebuchet MS" w:cs="Trebuchet MS"/>
                <w:sz w:val="18"/>
                <w:szCs w:val="18"/>
              </w:rPr>
            </w:pPr>
            <w:r w:rsidRPr="003250C3">
              <w:rPr>
                <w:rFonts w:ascii="Trebuchet MS" w:hAnsi="Trebuchet MS" w:cs="Trebuchet MS"/>
                <w:sz w:val="18"/>
                <w:szCs w:val="18"/>
              </w:rPr>
              <w:t>1-</w:t>
            </w:r>
            <w:r>
              <w:rPr>
                <w:rFonts w:ascii="Trebuchet MS" w:hAnsi="Trebuchet MS" w:cs="Trebuchet MS"/>
                <w:sz w:val="18"/>
                <w:szCs w:val="18"/>
              </w:rPr>
              <w:t>9</w:t>
            </w:r>
          </w:p>
        </w:tc>
        <w:tc>
          <w:tcPr>
            <w:tcW w:w="1417" w:type="dxa"/>
            <w:tcBorders>
              <w:top w:val="single" w:sz="4" w:space="0" w:color="auto"/>
              <w:left w:val="single" w:sz="4" w:space="0" w:color="auto"/>
              <w:bottom w:val="nil"/>
              <w:right w:val="single" w:sz="4" w:space="0" w:color="auto"/>
            </w:tcBorders>
            <w:shd w:val="clear" w:color="auto" w:fill="auto"/>
            <w:vAlign w:val="bottom"/>
          </w:tcPr>
          <w:p w14:paraId="6858AD39" w14:textId="77777777" w:rsidR="00CB4BEB" w:rsidRPr="004E7645" w:rsidRDefault="00CB4BEB" w:rsidP="003C0924">
            <w:pPr>
              <w:jc w:val="center"/>
              <w:rPr>
                <w:rFonts w:ascii="Trebuchet MS" w:hAnsi="Trebuchet MS" w:cs="Trebuchet MS"/>
                <w:sz w:val="18"/>
                <w:szCs w:val="18"/>
              </w:rPr>
            </w:pPr>
            <w:r w:rsidRPr="004E7645">
              <w:rPr>
                <w:rFonts w:ascii="Trebuchet MS" w:hAnsi="Trebuchet MS" w:cs="Trebuchet MS"/>
                <w:sz w:val="18"/>
                <w:szCs w:val="18"/>
              </w:rPr>
              <w:t>O</w:t>
            </w:r>
          </w:p>
        </w:tc>
        <w:tc>
          <w:tcPr>
            <w:tcW w:w="3402" w:type="dxa"/>
            <w:gridSpan w:val="2"/>
            <w:tcBorders>
              <w:top w:val="single" w:sz="4" w:space="0" w:color="auto"/>
              <w:left w:val="single" w:sz="4" w:space="0" w:color="auto"/>
              <w:bottom w:val="nil"/>
              <w:right w:val="single" w:sz="4" w:space="0" w:color="auto"/>
            </w:tcBorders>
            <w:shd w:val="clear" w:color="auto" w:fill="auto"/>
            <w:vAlign w:val="bottom"/>
          </w:tcPr>
          <w:p w14:paraId="2CFA3FF2" w14:textId="77777777" w:rsidR="00CB4BEB" w:rsidRPr="003250C3" w:rsidRDefault="00CB4BEB" w:rsidP="003C0924">
            <w:pPr>
              <w:rPr>
                <w:rFonts w:ascii="Trebuchet MS" w:hAnsi="Trebuchet MS" w:cs="Trebuchet MS"/>
                <w:sz w:val="18"/>
                <w:szCs w:val="18"/>
              </w:rPr>
            </w:pPr>
            <w:r w:rsidRPr="003250C3">
              <w:rPr>
                <w:rFonts w:ascii="Trebuchet MS" w:hAnsi="Trebuchet MS" w:cs="Trebuchet MS"/>
                <w:sz w:val="18"/>
                <w:szCs w:val="18"/>
              </w:rPr>
              <w:t>1</w:t>
            </w:r>
          </w:p>
        </w:tc>
      </w:tr>
      <w:tr w:rsidR="00CB4BEB" w:rsidRPr="00F273B0" w14:paraId="384438D2" w14:textId="77777777" w:rsidTr="003C0924">
        <w:trPr>
          <w:trHeight w:hRule="exact" w:val="255"/>
        </w:trPr>
        <w:tc>
          <w:tcPr>
            <w:tcW w:w="1466" w:type="dxa"/>
            <w:tcBorders>
              <w:top w:val="single" w:sz="4" w:space="0" w:color="auto"/>
              <w:left w:val="single" w:sz="4" w:space="0" w:color="auto"/>
              <w:bottom w:val="nil"/>
              <w:right w:val="single" w:sz="4" w:space="0" w:color="auto"/>
            </w:tcBorders>
            <w:shd w:val="clear" w:color="auto" w:fill="99CCFF"/>
            <w:vAlign w:val="bottom"/>
          </w:tcPr>
          <w:p w14:paraId="5600784C" w14:textId="77777777" w:rsidR="00CB4BEB" w:rsidRPr="003250C3" w:rsidRDefault="00CB4BEB" w:rsidP="003C0924">
            <w:pPr>
              <w:rPr>
                <w:rFonts w:ascii="Trebuchet MS" w:hAnsi="Trebuchet MS"/>
                <w:sz w:val="18"/>
                <w:szCs w:val="18"/>
              </w:rPr>
            </w:pPr>
            <w:proofErr w:type="spellStart"/>
            <w:r>
              <w:rPr>
                <w:rFonts w:ascii="Trebuchet MS" w:hAnsi="Trebuchet MS"/>
                <w:sz w:val="18"/>
                <w:szCs w:val="18"/>
              </w:rPr>
              <w:t>omr_</w:t>
            </w:r>
            <w:r w:rsidRPr="003250C3">
              <w:rPr>
                <w:rFonts w:ascii="Trebuchet MS" w:hAnsi="Trebuchet MS"/>
                <w:sz w:val="18"/>
                <w:szCs w:val="18"/>
              </w:rPr>
              <w:t>type</w:t>
            </w:r>
            <w:proofErr w:type="spellEnd"/>
          </w:p>
        </w:tc>
        <w:tc>
          <w:tcPr>
            <w:tcW w:w="1223" w:type="dxa"/>
            <w:tcBorders>
              <w:top w:val="single" w:sz="4" w:space="0" w:color="auto"/>
              <w:left w:val="single" w:sz="4" w:space="0" w:color="auto"/>
              <w:bottom w:val="nil"/>
              <w:right w:val="single" w:sz="4" w:space="0" w:color="auto"/>
            </w:tcBorders>
            <w:shd w:val="clear" w:color="auto" w:fill="99CCFF"/>
            <w:vAlign w:val="bottom"/>
          </w:tcPr>
          <w:p w14:paraId="6B13D5D2" w14:textId="77777777" w:rsidR="00CB4BEB" w:rsidRPr="003250C3" w:rsidRDefault="00CB4BEB" w:rsidP="003C0924">
            <w:pPr>
              <w:rPr>
                <w:rFonts w:ascii="Trebuchet MS" w:hAnsi="Trebuchet MS"/>
                <w:sz w:val="18"/>
                <w:szCs w:val="18"/>
              </w:rPr>
            </w:pPr>
            <w:proofErr w:type="spellStart"/>
            <w:r>
              <w:rPr>
                <w:rFonts w:ascii="Trebuchet MS" w:hAnsi="Trebuchet MS"/>
                <w:sz w:val="18"/>
                <w:szCs w:val="18"/>
              </w:rPr>
              <w:t>omr_</w:t>
            </w:r>
            <w:r w:rsidRPr="003250C3">
              <w:rPr>
                <w:rFonts w:ascii="Trebuchet MS" w:hAnsi="Trebuchet MS"/>
                <w:sz w:val="18"/>
                <w:szCs w:val="18"/>
              </w:rPr>
              <w:t>type</w:t>
            </w:r>
            <w:proofErr w:type="spellEnd"/>
          </w:p>
        </w:tc>
        <w:tc>
          <w:tcPr>
            <w:tcW w:w="4252" w:type="dxa"/>
            <w:tcBorders>
              <w:top w:val="single" w:sz="4" w:space="0" w:color="auto"/>
              <w:left w:val="single" w:sz="4" w:space="0" w:color="auto"/>
              <w:bottom w:val="nil"/>
              <w:right w:val="single" w:sz="4" w:space="0" w:color="auto"/>
            </w:tcBorders>
            <w:shd w:val="clear" w:color="auto" w:fill="99CCFF"/>
            <w:vAlign w:val="bottom"/>
          </w:tcPr>
          <w:p w14:paraId="72FECDCD" w14:textId="77777777" w:rsidR="00CB4BEB" w:rsidRPr="003250C3" w:rsidRDefault="00CB4BEB" w:rsidP="003C0924">
            <w:pPr>
              <w:rPr>
                <w:rFonts w:ascii="Trebuchet MS" w:hAnsi="Trebuchet MS"/>
                <w:sz w:val="18"/>
                <w:szCs w:val="18"/>
              </w:rPr>
            </w:pPr>
            <w:r w:rsidRPr="003250C3">
              <w:rPr>
                <w:rFonts w:ascii="Trebuchet MS" w:hAnsi="Trebuchet MS"/>
                <w:sz w:val="18"/>
                <w:szCs w:val="18"/>
              </w:rPr>
              <w:t>Type af dræn</w:t>
            </w:r>
            <w:r>
              <w:rPr>
                <w:rFonts w:ascii="Trebuchet MS" w:hAnsi="Trebuchet MS"/>
                <w:sz w:val="18"/>
                <w:szCs w:val="18"/>
              </w:rPr>
              <w:t>område</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342A1CB2" w14:textId="77777777" w:rsidR="00CB4BEB" w:rsidRPr="003250C3" w:rsidRDefault="00CB4BEB" w:rsidP="003C0924">
            <w:pPr>
              <w:rPr>
                <w:rFonts w:ascii="Trebuchet MS" w:hAnsi="Trebuchet MS" w:cs="Trebuchet MS"/>
                <w:sz w:val="18"/>
                <w:szCs w:val="18"/>
              </w:rPr>
            </w:pPr>
            <w:r w:rsidRPr="003250C3">
              <w:rPr>
                <w:rFonts w:ascii="Trebuchet MS" w:hAnsi="Trebuchet MS" w:cs="Trebuchet MS"/>
                <w:sz w:val="18"/>
                <w:szCs w:val="18"/>
              </w:rPr>
              <w:t>Tekststreng</w:t>
            </w:r>
          </w:p>
        </w:tc>
        <w:tc>
          <w:tcPr>
            <w:tcW w:w="1397" w:type="dxa"/>
            <w:tcBorders>
              <w:top w:val="single" w:sz="4" w:space="0" w:color="auto"/>
              <w:left w:val="single" w:sz="4" w:space="0" w:color="auto"/>
              <w:bottom w:val="nil"/>
              <w:right w:val="single" w:sz="4" w:space="0" w:color="auto"/>
            </w:tcBorders>
            <w:shd w:val="clear" w:color="auto" w:fill="99CCFF"/>
            <w:vAlign w:val="bottom"/>
          </w:tcPr>
          <w:p w14:paraId="4E9BAFCE" w14:textId="77777777" w:rsidR="00CB4BEB" w:rsidRPr="003250C3" w:rsidRDefault="00CB4BEB" w:rsidP="003C0924">
            <w:pPr>
              <w:rPr>
                <w:rFonts w:ascii="Trebuchet MS" w:hAnsi="Trebuchet MS" w:cs="Trebuchet MS"/>
                <w:sz w:val="18"/>
                <w:szCs w:val="18"/>
              </w:rPr>
            </w:pPr>
            <w:r w:rsidRPr="003250C3">
              <w:rPr>
                <w:rFonts w:ascii="Trebuchet MS" w:hAnsi="Trebuchet MS" w:cs="Trebuchet MS"/>
                <w:sz w:val="18"/>
                <w:szCs w:val="18"/>
              </w:rPr>
              <w:t>0-20 tegn</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45B45531" w14:textId="77777777" w:rsidR="00CB4BEB" w:rsidRPr="004E7645" w:rsidRDefault="00CB4BEB" w:rsidP="003C0924">
            <w:pPr>
              <w:jc w:val="center"/>
              <w:rPr>
                <w:rFonts w:ascii="Trebuchet MS" w:hAnsi="Trebuchet MS" w:cs="Trebuchet MS"/>
                <w:sz w:val="18"/>
                <w:szCs w:val="18"/>
              </w:rPr>
            </w:pPr>
            <w:r w:rsidRPr="004E7645">
              <w:rPr>
                <w:rFonts w:ascii="Trebuchet MS" w:hAnsi="Trebuchet MS" w:cs="Trebuchet MS"/>
                <w:sz w:val="18"/>
                <w:szCs w:val="18"/>
              </w:rPr>
              <w:t>S</w:t>
            </w:r>
          </w:p>
        </w:tc>
        <w:tc>
          <w:tcPr>
            <w:tcW w:w="3402" w:type="dxa"/>
            <w:gridSpan w:val="2"/>
            <w:tcBorders>
              <w:top w:val="single" w:sz="4" w:space="0" w:color="auto"/>
              <w:left w:val="single" w:sz="4" w:space="0" w:color="auto"/>
              <w:bottom w:val="nil"/>
              <w:right w:val="single" w:sz="4" w:space="0" w:color="auto"/>
            </w:tcBorders>
            <w:shd w:val="clear" w:color="auto" w:fill="99CCFF"/>
            <w:vAlign w:val="bottom"/>
          </w:tcPr>
          <w:p w14:paraId="32350D19" w14:textId="77777777" w:rsidR="00CB4BEB" w:rsidRPr="003250C3" w:rsidRDefault="00CB4BEB" w:rsidP="003C0924">
            <w:pPr>
              <w:rPr>
                <w:rFonts w:ascii="Trebuchet MS" w:hAnsi="Trebuchet MS" w:cs="Trebuchet MS"/>
                <w:sz w:val="18"/>
                <w:szCs w:val="18"/>
              </w:rPr>
            </w:pPr>
            <w:r w:rsidRPr="003250C3">
              <w:rPr>
                <w:rFonts w:ascii="Trebuchet MS" w:hAnsi="Trebuchet MS"/>
                <w:sz w:val="18"/>
                <w:szCs w:val="18"/>
              </w:rPr>
              <w:t>privat markdræn</w:t>
            </w:r>
          </w:p>
        </w:tc>
      </w:tr>
      <w:tr w:rsidR="00CB4BEB" w:rsidRPr="00F273B0" w14:paraId="23A27351" w14:textId="77777777" w:rsidTr="003C0924">
        <w:trPr>
          <w:trHeight w:hRule="exact" w:val="255"/>
        </w:trPr>
        <w:tc>
          <w:tcPr>
            <w:tcW w:w="1466" w:type="dxa"/>
            <w:tcBorders>
              <w:top w:val="single" w:sz="4" w:space="0" w:color="auto"/>
              <w:left w:val="single" w:sz="4" w:space="0" w:color="auto"/>
              <w:bottom w:val="single" w:sz="4" w:space="0" w:color="auto"/>
              <w:right w:val="single" w:sz="4" w:space="0" w:color="auto"/>
            </w:tcBorders>
            <w:shd w:val="clear" w:color="auto" w:fill="auto"/>
            <w:vAlign w:val="bottom"/>
          </w:tcPr>
          <w:p w14:paraId="2C44A7BB" w14:textId="77777777" w:rsidR="00CB4BEB" w:rsidRPr="003250C3" w:rsidRDefault="00CB4BEB" w:rsidP="003C0924">
            <w:pPr>
              <w:rPr>
                <w:rFonts w:ascii="Trebuchet MS" w:hAnsi="Trebuchet MS"/>
                <w:sz w:val="18"/>
                <w:szCs w:val="18"/>
              </w:rPr>
            </w:pPr>
            <w:proofErr w:type="spellStart"/>
            <w:r w:rsidRPr="003250C3">
              <w:rPr>
                <w:rFonts w:ascii="Trebuchet MS" w:hAnsi="Trebuchet MS"/>
                <w:sz w:val="18"/>
                <w:szCs w:val="18"/>
              </w:rPr>
              <w:t>anlaeg_aar</w:t>
            </w:r>
            <w:proofErr w:type="spellEnd"/>
          </w:p>
        </w:tc>
        <w:tc>
          <w:tcPr>
            <w:tcW w:w="1223" w:type="dxa"/>
            <w:tcBorders>
              <w:top w:val="single" w:sz="4" w:space="0" w:color="auto"/>
              <w:left w:val="single" w:sz="4" w:space="0" w:color="auto"/>
              <w:bottom w:val="single" w:sz="4" w:space="0" w:color="auto"/>
              <w:right w:val="single" w:sz="4" w:space="0" w:color="auto"/>
            </w:tcBorders>
            <w:vAlign w:val="bottom"/>
          </w:tcPr>
          <w:p w14:paraId="60E389CC" w14:textId="77777777" w:rsidR="00CB4BEB" w:rsidRPr="003250C3" w:rsidRDefault="00CB4BEB" w:rsidP="003C0924">
            <w:pPr>
              <w:rPr>
                <w:rFonts w:ascii="Trebuchet MS" w:hAnsi="Trebuchet MS"/>
                <w:sz w:val="18"/>
                <w:szCs w:val="18"/>
              </w:rPr>
            </w:pPr>
            <w:proofErr w:type="spellStart"/>
            <w:r w:rsidRPr="003250C3">
              <w:rPr>
                <w:rFonts w:ascii="Trebuchet MS" w:hAnsi="Trebuchet MS"/>
                <w:sz w:val="18"/>
                <w:szCs w:val="18"/>
              </w:rPr>
              <w:t>anlaeg_aar</w:t>
            </w:r>
            <w:proofErr w:type="spellEnd"/>
          </w:p>
        </w:tc>
        <w:tc>
          <w:tcPr>
            <w:tcW w:w="4252" w:type="dxa"/>
            <w:tcBorders>
              <w:top w:val="single" w:sz="4" w:space="0" w:color="auto"/>
              <w:left w:val="single" w:sz="4" w:space="0" w:color="auto"/>
              <w:bottom w:val="single" w:sz="4" w:space="0" w:color="auto"/>
              <w:right w:val="single" w:sz="4" w:space="0" w:color="auto"/>
            </w:tcBorders>
            <w:shd w:val="clear" w:color="auto" w:fill="auto"/>
            <w:vAlign w:val="bottom"/>
          </w:tcPr>
          <w:p w14:paraId="142A4149" w14:textId="77777777" w:rsidR="00CB4BEB" w:rsidRPr="003250C3" w:rsidRDefault="00CB4BEB" w:rsidP="003C0924">
            <w:pPr>
              <w:rPr>
                <w:rFonts w:ascii="Trebuchet MS" w:hAnsi="Trebuchet MS"/>
                <w:sz w:val="18"/>
                <w:szCs w:val="18"/>
              </w:rPr>
            </w:pPr>
            <w:proofErr w:type="spellStart"/>
            <w:r w:rsidRPr="003250C3">
              <w:rPr>
                <w:rFonts w:ascii="Trebuchet MS" w:hAnsi="Trebuchet MS"/>
                <w:sz w:val="18"/>
                <w:szCs w:val="18"/>
              </w:rPr>
              <w:t>Anlægsår</w:t>
            </w:r>
            <w:proofErr w:type="spellEnd"/>
            <w:r>
              <w:rPr>
                <w:rFonts w:ascii="Trebuchet MS" w:hAnsi="Trebuchet MS"/>
                <w:sz w:val="18"/>
                <w:szCs w:val="18"/>
              </w:rPr>
              <w:t xml:space="preserve"> for dræningen i området.</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center"/>
          </w:tcPr>
          <w:p w14:paraId="34174FC2" w14:textId="77777777" w:rsidR="00CB4BEB" w:rsidRPr="007A1ED8" w:rsidRDefault="00CB4BEB" w:rsidP="003C0924">
            <w:pPr>
              <w:rPr>
                <w:rFonts w:ascii="Trebuchet MS" w:hAnsi="Trebuchet MS" w:cs="Trebuchet MS"/>
                <w:sz w:val="18"/>
                <w:szCs w:val="18"/>
              </w:rPr>
            </w:pPr>
            <w:r>
              <w:rPr>
                <w:rFonts w:ascii="Trebuchet MS" w:hAnsi="Trebuchet MS"/>
                <w:sz w:val="18"/>
                <w:szCs w:val="18"/>
              </w:rPr>
              <w:t>Heltal</w:t>
            </w:r>
          </w:p>
        </w:tc>
        <w:tc>
          <w:tcPr>
            <w:tcW w:w="1397" w:type="dxa"/>
            <w:tcBorders>
              <w:top w:val="single" w:sz="4" w:space="0" w:color="auto"/>
              <w:left w:val="single" w:sz="4" w:space="0" w:color="auto"/>
              <w:bottom w:val="single" w:sz="4" w:space="0" w:color="auto"/>
              <w:right w:val="single" w:sz="4" w:space="0" w:color="auto"/>
            </w:tcBorders>
            <w:shd w:val="clear" w:color="auto" w:fill="auto"/>
            <w:vAlign w:val="center"/>
          </w:tcPr>
          <w:p w14:paraId="7D5B8ED4" w14:textId="77777777" w:rsidR="00CB4BEB" w:rsidRPr="00656D1C" w:rsidRDefault="00CB4BEB" w:rsidP="003C0924">
            <w:pPr>
              <w:rPr>
                <w:rFonts w:ascii="Trebuchet MS" w:hAnsi="Trebuchet MS" w:cs="Trebuchet MS"/>
                <w:sz w:val="18"/>
                <w:szCs w:val="18"/>
              </w:rPr>
            </w:pPr>
            <w:r>
              <w:rPr>
                <w:rFonts w:ascii="Trebuchet MS" w:hAnsi="Trebuchet MS" w:cs="Trebuchet MS"/>
                <w:sz w:val="18"/>
                <w:szCs w:val="18"/>
              </w:rPr>
              <w:t>1700-2999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3C83548D" w14:textId="77777777" w:rsidR="00CB4BEB" w:rsidRPr="007A1ED8"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340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54F70AE"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 </w:t>
            </w:r>
            <w:r>
              <w:rPr>
                <w:rFonts w:ascii="Trebuchet MS" w:hAnsi="Trebuchet MS" w:cs="Trebuchet MS"/>
                <w:sz w:val="18"/>
                <w:szCs w:val="18"/>
              </w:rPr>
              <w:t>1968</w:t>
            </w:r>
          </w:p>
        </w:tc>
      </w:tr>
      <w:tr w:rsidR="00CB4BEB" w:rsidRPr="00F273B0" w14:paraId="3CD024B1" w14:textId="77777777" w:rsidTr="003C0924">
        <w:trPr>
          <w:trHeight w:hRule="exact" w:val="255"/>
        </w:trPr>
        <w:tc>
          <w:tcPr>
            <w:tcW w:w="1466" w:type="dxa"/>
            <w:tcBorders>
              <w:top w:val="single" w:sz="4" w:space="0" w:color="auto"/>
              <w:left w:val="single" w:sz="4" w:space="0" w:color="auto"/>
              <w:bottom w:val="single" w:sz="4" w:space="0" w:color="auto"/>
              <w:right w:val="single" w:sz="4" w:space="0" w:color="auto"/>
            </w:tcBorders>
            <w:shd w:val="clear" w:color="auto" w:fill="auto"/>
            <w:vAlign w:val="bottom"/>
          </w:tcPr>
          <w:p w14:paraId="2A2EB56E" w14:textId="77777777" w:rsidR="00CB4BEB" w:rsidRPr="003250C3" w:rsidRDefault="00CB4BEB" w:rsidP="003C0924">
            <w:pPr>
              <w:rPr>
                <w:rFonts w:ascii="Trebuchet MS" w:hAnsi="Trebuchet MS"/>
                <w:sz w:val="18"/>
                <w:szCs w:val="18"/>
              </w:rPr>
            </w:pPr>
            <w:proofErr w:type="spellStart"/>
            <w:r>
              <w:rPr>
                <w:rFonts w:ascii="Trebuchet MS" w:hAnsi="Trebuchet MS"/>
                <w:sz w:val="18"/>
                <w:szCs w:val="18"/>
              </w:rPr>
              <w:t>projnr</w:t>
            </w:r>
            <w:proofErr w:type="spellEnd"/>
          </w:p>
        </w:tc>
        <w:tc>
          <w:tcPr>
            <w:tcW w:w="1223" w:type="dxa"/>
            <w:tcBorders>
              <w:top w:val="single" w:sz="4" w:space="0" w:color="auto"/>
              <w:left w:val="single" w:sz="4" w:space="0" w:color="auto"/>
              <w:bottom w:val="single" w:sz="4" w:space="0" w:color="auto"/>
              <w:right w:val="single" w:sz="4" w:space="0" w:color="auto"/>
            </w:tcBorders>
            <w:vAlign w:val="bottom"/>
          </w:tcPr>
          <w:p w14:paraId="5CF30FFB" w14:textId="77777777" w:rsidR="00CB4BEB" w:rsidRDefault="00CB4BEB" w:rsidP="003C0924">
            <w:pPr>
              <w:rPr>
                <w:rFonts w:ascii="Trebuchet MS" w:hAnsi="Trebuchet MS"/>
                <w:sz w:val="18"/>
                <w:szCs w:val="18"/>
              </w:rPr>
            </w:pPr>
            <w:proofErr w:type="spellStart"/>
            <w:r>
              <w:rPr>
                <w:rFonts w:ascii="Trebuchet MS" w:hAnsi="Trebuchet MS"/>
                <w:sz w:val="18"/>
                <w:szCs w:val="18"/>
              </w:rPr>
              <w:t>projnr</w:t>
            </w:r>
            <w:proofErr w:type="spellEnd"/>
          </w:p>
        </w:tc>
        <w:tc>
          <w:tcPr>
            <w:tcW w:w="4252" w:type="dxa"/>
            <w:tcBorders>
              <w:top w:val="single" w:sz="4" w:space="0" w:color="auto"/>
              <w:left w:val="single" w:sz="4" w:space="0" w:color="auto"/>
              <w:bottom w:val="single" w:sz="4" w:space="0" w:color="auto"/>
              <w:right w:val="single" w:sz="4" w:space="0" w:color="auto"/>
            </w:tcBorders>
            <w:shd w:val="clear" w:color="auto" w:fill="auto"/>
            <w:vAlign w:val="bottom"/>
          </w:tcPr>
          <w:p w14:paraId="73B8F3E9" w14:textId="77777777" w:rsidR="00CB4BEB" w:rsidRPr="003250C3" w:rsidRDefault="00CB4BEB" w:rsidP="003C0924">
            <w:pPr>
              <w:rPr>
                <w:rFonts w:ascii="Trebuchet MS" w:hAnsi="Trebuchet MS"/>
                <w:sz w:val="18"/>
                <w:szCs w:val="18"/>
              </w:rPr>
            </w:pPr>
            <w:proofErr w:type="spellStart"/>
            <w:r>
              <w:rPr>
                <w:rFonts w:ascii="Trebuchet MS" w:hAnsi="Trebuchet MS"/>
                <w:sz w:val="18"/>
                <w:szCs w:val="18"/>
              </w:rPr>
              <w:t>Drænprojektområdenr</w:t>
            </w:r>
            <w:proofErr w:type="spellEnd"/>
            <w:r>
              <w:rPr>
                <w:rFonts w:ascii="Trebuchet MS" w:hAnsi="Trebuchet MS"/>
                <w:sz w:val="18"/>
                <w:szCs w:val="18"/>
              </w:rPr>
              <w:t xml:space="preserve">. hos f.eks. </w:t>
            </w:r>
            <w:proofErr w:type="spellStart"/>
            <w:r>
              <w:rPr>
                <w:rFonts w:ascii="Trebuchet MS" w:hAnsi="Trebuchet MS"/>
                <w:sz w:val="18"/>
                <w:szCs w:val="18"/>
              </w:rPr>
              <w:t>Hedeselskabet</w:t>
            </w:r>
            <w:proofErr w:type="spellEnd"/>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197228C9" w14:textId="77777777" w:rsidR="00CB4BEB" w:rsidRDefault="00CB4BEB" w:rsidP="003C0924">
            <w:pPr>
              <w:rPr>
                <w:rFonts w:ascii="Trebuchet MS" w:hAnsi="Trebuchet MS" w:cs="Trebuchet MS"/>
                <w:sz w:val="18"/>
                <w:szCs w:val="18"/>
              </w:rPr>
            </w:pPr>
            <w:r w:rsidRPr="003250C3">
              <w:rPr>
                <w:rFonts w:ascii="Trebuchet MS" w:hAnsi="Trebuchet MS" w:cs="Trebuchet MS"/>
                <w:sz w:val="18"/>
                <w:szCs w:val="18"/>
              </w:rPr>
              <w:t>Tekststreng</w:t>
            </w:r>
          </w:p>
        </w:tc>
        <w:tc>
          <w:tcPr>
            <w:tcW w:w="1397" w:type="dxa"/>
            <w:tcBorders>
              <w:top w:val="single" w:sz="4" w:space="0" w:color="auto"/>
              <w:left w:val="single" w:sz="4" w:space="0" w:color="auto"/>
              <w:bottom w:val="single" w:sz="4" w:space="0" w:color="auto"/>
              <w:right w:val="single" w:sz="4" w:space="0" w:color="auto"/>
            </w:tcBorders>
            <w:shd w:val="clear" w:color="auto" w:fill="auto"/>
            <w:vAlign w:val="bottom"/>
          </w:tcPr>
          <w:p w14:paraId="4B93534D" w14:textId="77777777" w:rsidR="00CB4BEB" w:rsidRDefault="00CB4BEB" w:rsidP="003C0924">
            <w:pPr>
              <w:rPr>
                <w:rFonts w:ascii="Trebuchet MS" w:hAnsi="Trebuchet MS" w:cs="Trebuchet MS"/>
                <w:sz w:val="18"/>
                <w:szCs w:val="18"/>
              </w:rPr>
            </w:pPr>
            <w:r w:rsidRPr="003250C3">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DEF9839" w14:textId="77777777" w:rsidR="00CB4BEB" w:rsidRPr="004E7645"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3402"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1BAFA816" w14:textId="77777777" w:rsidR="00CB4BEB" w:rsidRPr="003250C3" w:rsidRDefault="00CB4BEB" w:rsidP="003C0924">
            <w:pPr>
              <w:rPr>
                <w:rFonts w:ascii="Trebuchet MS" w:hAnsi="Trebuchet MS" w:cs="Trebuchet MS"/>
                <w:sz w:val="18"/>
                <w:szCs w:val="18"/>
              </w:rPr>
            </w:pPr>
            <w:proofErr w:type="spellStart"/>
            <w:r>
              <w:rPr>
                <w:rFonts w:ascii="Trebuchet MS" w:hAnsi="Trebuchet MS" w:cs="Trebuchet MS"/>
                <w:sz w:val="18"/>
                <w:szCs w:val="18"/>
              </w:rPr>
              <w:t>Omr</w:t>
            </w:r>
            <w:proofErr w:type="spellEnd"/>
            <w:r>
              <w:rPr>
                <w:rFonts w:ascii="Trebuchet MS" w:hAnsi="Trebuchet MS" w:cs="Trebuchet MS"/>
                <w:sz w:val="18"/>
                <w:szCs w:val="18"/>
              </w:rPr>
              <w:t>. Nr. 2, Rambøll</w:t>
            </w:r>
          </w:p>
        </w:tc>
      </w:tr>
      <w:tr w:rsidR="00CB4BEB" w:rsidRPr="00F273B0" w14:paraId="7D33C992" w14:textId="77777777" w:rsidTr="003C0924">
        <w:trPr>
          <w:trHeight w:hRule="exact" w:val="255"/>
        </w:trPr>
        <w:tc>
          <w:tcPr>
            <w:tcW w:w="1466" w:type="dxa"/>
            <w:tcBorders>
              <w:top w:val="single" w:sz="4" w:space="0" w:color="auto"/>
              <w:left w:val="single" w:sz="4" w:space="0" w:color="auto"/>
              <w:bottom w:val="single" w:sz="4" w:space="0" w:color="auto"/>
              <w:right w:val="single" w:sz="4" w:space="0" w:color="auto"/>
            </w:tcBorders>
            <w:shd w:val="clear" w:color="auto" w:fill="97DDBA"/>
            <w:vAlign w:val="bottom"/>
          </w:tcPr>
          <w:p w14:paraId="181C65D5" w14:textId="77777777" w:rsidR="00CB4BEB" w:rsidRPr="003250C3" w:rsidRDefault="00CB4BEB" w:rsidP="003C0924">
            <w:pPr>
              <w:rPr>
                <w:rFonts w:ascii="Trebuchet MS" w:hAnsi="Trebuchet MS"/>
                <w:sz w:val="18"/>
                <w:szCs w:val="18"/>
              </w:rPr>
            </w:pPr>
            <w:proofErr w:type="spellStart"/>
            <w:r>
              <w:rPr>
                <w:rFonts w:ascii="Trebuchet MS" w:hAnsi="Trebuchet MS"/>
                <w:sz w:val="18"/>
                <w:szCs w:val="18"/>
              </w:rPr>
              <w:t>sagsnr</w:t>
            </w:r>
            <w:proofErr w:type="spellEnd"/>
          </w:p>
        </w:tc>
        <w:tc>
          <w:tcPr>
            <w:tcW w:w="1223" w:type="dxa"/>
            <w:tcBorders>
              <w:top w:val="single" w:sz="4" w:space="0" w:color="auto"/>
              <w:left w:val="single" w:sz="4" w:space="0" w:color="auto"/>
              <w:bottom w:val="single" w:sz="4" w:space="0" w:color="auto"/>
              <w:right w:val="single" w:sz="4" w:space="0" w:color="auto"/>
            </w:tcBorders>
            <w:shd w:val="clear" w:color="auto" w:fill="97DDBA"/>
            <w:vAlign w:val="bottom"/>
          </w:tcPr>
          <w:p w14:paraId="147B5374" w14:textId="77777777" w:rsidR="00CB4BEB" w:rsidRPr="004E7645" w:rsidRDefault="00CB4BEB" w:rsidP="003C0924">
            <w:pPr>
              <w:rPr>
                <w:rFonts w:ascii="Trebuchet MS" w:hAnsi="Trebuchet MS" w:cs="Trebuchet MS"/>
                <w:sz w:val="18"/>
                <w:szCs w:val="18"/>
              </w:rPr>
            </w:pPr>
          </w:p>
        </w:tc>
        <w:tc>
          <w:tcPr>
            <w:tcW w:w="11623"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5A3D5006" w14:textId="77777777" w:rsidR="00CB4BEB" w:rsidRPr="004E7645" w:rsidRDefault="00CB4BEB" w:rsidP="003C0924">
            <w:pPr>
              <w:rPr>
                <w:rFonts w:ascii="Trebuchet MS" w:hAnsi="Trebuchet MS" w:cs="Trebuchet MS"/>
                <w:sz w:val="18"/>
                <w:szCs w:val="18"/>
              </w:rPr>
            </w:pPr>
            <w:r w:rsidRPr="004E7645">
              <w:rPr>
                <w:rFonts w:ascii="Trebuchet MS" w:hAnsi="Trebuchet MS" w:cs="Trebuchet MS"/>
                <w:sz w:val="18"/>
                <w:szCs w:val="18"/>
              </w:rPr>
              <w:t>Felt defineret under: 4.1 Standardiserede felter til de temaspecifikke datamodeller</w:t>
            </w:r>
          </w:p>
        </w:tc>
      </w:tr>
      <w:tr w:rsidR="00CB4BEB" w:rsidRPr="00F273B0" w14:paraId="716ACC0B" w14:textId="77777777" w:rsidTr="003C0924">
        <w:trPr>
          <w:trHeight w:hRule="exact" w:val="255"/>
        </w:trPr>
        <w:tc>
          <w:tcPr>
            <w:tcW w:w="1466" w:type="dxa"/>
            <w:tcBorders>
              <w:top w:val="single" w:sz="4" w:space="0" w:color="auto"/>
              <w:left w:val="single" w:sz="4" w:space="0" w:color="auto"/>
              <w:bottom w:val="single" w:sz="4" w:space="0" w:color="auto"/>
              <w:right w:val="single" w:sz="4" w:space="0" w:color="auto"/>
            </w:tcBorders>
            <w:shd w:val="clear" w:color="auto" w:fill="97DDBA"/>
            <w:vAlign w:val="bottom"/>
          </w:tcPr>
          <w:p w14:paraId="46C8EC9C" w14:textId="77777777" w:rsidR="00CB4BEB" w:rsidRPr="003250C3" w:rsidRDefault="00CB4BEB" w:rsidP="003C0924">
            <w:pPr>
              <w:rPr>
                <w:rFonts w:ascii="Trebuchet MS" w:hAnsi="Trebuchet MS" w:cs="Trebuchet MS"/>
                <w:sz w:val="18"/>
                <w:szCs w:val="18"/>
              </w:rPr>
            </w:pPr>
            <w:r w:rsidRPr="003250C3">
              <w:rPr>
                <w:rFonts w:ascii="Trebuchet MS" w:hAnsi="Trebuchet MS" w:cs="Trebuchet MS"/>
                <w:sz w:val="18"/>
                <w:szCs w:val="18"/>
              </w:rPr>
              <w:t>link</w:t>
            </w:r>
          </w:p>
        </w:tc>
        <w:tc>
          <w:tcPr>
            <w:tcW w:w="1223" w:type="dxa"/>
            <w:tcBorders>
              <w:top w:val="single" w:sz="4" w:space="0" w:color="auto"/>
              <w:left w:val="single" w:sz="4" w:space="0" w:color="auto"/>
              <w:bottom w:val="single" w:sz="4" w:space="0" w:color="auto"/>
              <w:right w:val="single" w:sz="4" w:space="0" w:color="auto"/>
            </w:tcBorders>
            <w:shd w:val="clear" w:color="auto" w:fill="97DDBA"/>
            <w:vAlign w:val="bottom"/>
          </w:tcPr>
          <w:p w14:paraId="2529FF34" w14:textId="77777777" w:rsidR="00CB4BEB" w:rsidRPr="004E7645" w:rsidRDefault="00CB4BEB" w:rsidP="003C0924">
            <w:pPr>
              <w:rPr>
                <w:rFonts w:ascii="Trebuchet MS" w:hAnsi="Trebuchet MS" w:cs="Trebuchet MS"/>
                <w:sz w:val="18"/>
                <w:szCs w:val="18"/>
              </w:rPr>
            </w:pPr>
          </w:p>
        </w:tc>
        <w:tc>
          <w:tcPr>
            <w:tcW w:w="11623"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57304242" w14:textId="77777777" w:rsidR="00CB4BEB" w:rsidRPr="004E7645" w:rsidRDefault="00CB4BEB" w:rsidP="003C0924">
            <w:pPr>
              <w:rPr>
                <w:rFonts w:ascii="Trebuchet MS" w:hAnsi="Trebuchet MS" w:cs="Trebuchet MS"/>
                <w:sz w:val="18"/>
                <w:szCs w:val="18"/>
              </w:rPr>
            </w:pPr>
            <w:r w:rsidRPr="004E7645">
              <w:rPr>
                <w:rFonts w:ascii="Trebuchet MS" w:hAnsi="Trebuchet MS" w:cs="Trebuchet MS"/>
                <w:sz w:val="18"/>
                <w:szCs w:val="18"/>
              </w:rPr>
              <w:t>Felt defineret under: 4.1 Standardiserede felter til de temaspecifikke datamodeller</w:t>
            </w:r>
          </w:p>
        </w:tc>
      </w:tr>
      <w:tr w:rsidR="00CB4BEB" w:rsidRPr="0051728E" w14:paraId="3486DB74" w14:textId="77777777" w:rsidTr="003C0924">
        <w:trPr>
          <w:gridAfter w:val="1"/>
          <w:wAfter w:w="737" w:type="dxa"/>
          <w:trHeight w:hRule="exact" w:val="255"/>
        </w:trPr>
        <w:tc>
          <w:tcPr>
            <w:tcW w:w="13575" w:type="dxa"/>
            <w:gridSpan w:val="7"/>
            <w:tcBorders>
              <w:top w:val="single" w:sz="4" w:space="0" w:color="auto"/>
              <w:left w:val="nil"/>
              <w:bottom w:val="nil"/>
              <w:right w:val="nil"/>
            </w:tcBorders>
            <w:shd w:val="clear" w:color="auto" w:fill="99CCFF"/>
            <w:vAlign w:val="bottom"/>
          </w:tcPr>
          <w:p w14:paraId="2922BBAE" w14:textId="77777777" w:rsidR="00CB4BEB" w:rsidRPr="004E7645" w:rsidRDefault="00CB4BEB" w:rsidP="003C0924">
            <w:pPr>
              <w:rPr>
                <w:rFonts w:ascii="Trebuchet MS" w:hAnsi="Trebuchet MS" w:cs="Trebuchet MS"/>
                <w:sz w:val="18"/>
                <w:szCs w:val="18"/>
              </w:rPr>
            </w:pPr>
            <w:r w:rsidRPr="004E7645">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20AC9CF5" w14:textId="77777777" w:rsidTr="003C0924">
        <w:trPr>
          <w:gridAfter w:val="1"/>
          <w:wAfter w:w="737" w:type="dxa"/>
          <w:trHeight w:hRule="exact" w:val="255"/>
        </w:trPr>
        <w:tc>
          <w:tcPr>
            <w:tcW w:w="13575" w:type="dxa"/>
            <w:gridSpan w:val="7"/>
            <w:tcBorders>
              <w:top w:val="nil"/>
              <w:left w:val="nil"/>
              <w:bottom w:val="nil"/>
              <w:right w:val="nil"/>
            </w:tcBorders>
            <w:shd w:val="clear" w:color="auto" w:fill="97DDBA"/>
            <w:vAlign w:val="bottom"/>
          </w:tcPr>
          <w:p w14:paraId="349DB16E" w14:textId="77777777" w:rsidR="00CB4BEB" w:rsidRPr="004E7645"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190E2E3C" w14:textId="77777777" w:rsidR="00CB4BEB" w:rsidRDefault="00CB4BEB" w:rsidP="0093403C">
      <w:pPr>
        <w:pStyle w:val="Overskrift4"/>
      </w:pPr>
      <w:bookmarkStart w:id="1255" w:name="_Toc292865206"/>
      <w:r>
        <w:t>5.1.5.1</w:t>
      </w:r>
      <w:r w:rsidRPr="00A32757">
        <w:t xml:space="preserve"> </w:t>
      </w:r>
      <w:r>
        <w:t>Metadata</w:t>
      </w:r>
      <w:bookmarkEnd w:id="125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35E41448" w14:textId="77777777" w:rsidTr="003C0924">
        <w:trPr>
          <w:trHeight w:hRule="exact" w:val="255"/>
        </w:trPr>
        <w:tc>
          <w:tcPr>
            <w:tcW w:w="2235" w:type="dxa"/>
            <w:shd w:val="clear" w:color="auto" w:fill="D9D9D9"/>
            <w:vAlign w:val="bottom"/>
          </w:tcPr>
          <w:p w14:paraId="5010755C"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227321CA"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2B101B39" w14:textId="77777777" w:rsidTr="003C0924">
        <w:trPr>
          <w:trHeight w:hRule="exact" w:val="255"/>
        </w:trPr>
        <w:tc>
          <w:tcPr>
            <w:tcW w:w="2235" w:type="dxa"/>
            <w:shd w:val="clear" w:color="auto" w:fill="E0E0E0"/>
            <w:vAlign w:val="bottom"/>
          </w:tcPr>
          <w:p w14:paraId="09EAD61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1123F238" w14:textId="77777777" w:rsidR="00CB4BEB" w:rsidRPr="0051728E" w:rsidRDefault="00CB4BEB" w:rsidP="003C0924">
            <w:pPr>
              <w:rPr>
                <w:rFonts w:ascii="Trebuchet MS" w:hAnsi="Trebuchet MS" w:cs="Trebuchet MS"/>
                <w:sz w:val="18"/>
                <w:szCs w:val="18"/>
              </w:rPr>
            </w:pPr>
            <w:r w:rsidRPr="003250C3">
              <w:rPr>
                <w:rFonts w:ascii="Trebuchet MS" w:hAnsi="Trebuchet MS" w:cs="Trebuchet MS"/>
                <w:sz w:val="18"/>
                <w:szCs w:val="18"/>
              </w:rPr>
              <w:t>Drænområde</w:t>
            </w:r>
          </w:p>
        </w:tc>
      </w:tr>
      <w:tr w:rsidR="00CB4BEB" w:rsidRPr="0051728E" w14:paraId="650D8970" w14:textId="77777777" w:rsidTr="003C0924">
        <w:trPr>
          <w:trHeight w:hRule="exact" w:val="510"/>
        </w:trPr>
        <w:tc>
          <w:tcPr>
            <w:tcW w:w="2235" w:type="dxa"/>
            <w:shd w:val="clear" w:color="auto" w:fill="E0E0E0"/>
            <w:vAlign w:val="center"/>
          </w:tcPr>
          <w:p w14:paraId="23F11B1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73AA3DB0" w14:textId="77777777" w:rsidR="00CB4BEB" w:rsidRPr="00F279E4" w:rsidRDefault="00CB4BEB" w:rsidP="003C0924">
            <w:pPr>
              <w:rPr>
                <w:rFonts w:ascii="Trebuchet MS" w:hAnsi="Trebuchet MS" w:cs="Trebuchet MS"/>
                <w:sz w:val="18"/>
                <w:szCs w:val="18"/>
              </w:rPr>
            </w:pPr>
            <w:r w:rsidRPr="003250C3">
              <w:rPr>
                <w:rFonts w:ascii="Trebuchet MS" w:hAnsi="Trebuchet MS" w:cs="Arial"/>
                <w:color w:val="000000"/>
                <w:sz w:val="18"/>
                <w:szCs w:val="18"/>
              </w:rPr>
              <w:t xml:space="preserve">Beliggenhed af identificerede </w:t>
            </w:r>
            <w:r w:rsidRPr="003250C3">
              <w:rPr>
                <w:rStyle w:val="Fremhv"/>
                <w:rFonts w:ascii="Trebuchet MS" w:hAnsi="Trebuchet MS" w:cs="Arial"/>
                <w:b w:val="0"/>
                <w:color w:val="000000"/>
                <w:sz w:val="18"/>
                <w:szCs w:val="18"/>
              </w:rPr>
              <w:t>drænområder. Indenfor denne afgrænsning findes detailkort, visende drænledninger</w:t>
            </w:r>
            <w:r w:rsidRPr="003250C3">
              <w:rPr>
                <w:rFonts w:ascii="Trebuchet MS" w:hAnsi="Trebuchet MS"/>
                <w:sz w:val="18"/>
                <w:szCs w:val="18"/>
              </w:rPr>
              <w:t xml:space="preserve"> som </w:t>
            </w:r>
            <w:proofErr w:type="spellStart"/>
            <w:r w:rsidRPr="003250C3">
              <w:rPr>
                <w:rFonts w:ascii="Trebuchet MS" w:hAnsi="Trebuchet MS"/>
                <w:sz w:val="18"/>
                <w:szCs w:val="18"/>
              </w:rPr>
              <w:t>Hedeselskabet</w:t>
            </w:r>
            <w:proofErr w:type="spellEnd"/>
            <w:r w:rsidRPr="003250C3">
              <w:rPr>
                <w:rFonts w:ascii="Trebuchet MS" w:hAnsi="Trebuchet MS"/>
                <w:sz w:val="18"/>
                <w:szCs w:val="18"/>
              </w:rPr>
              <w:t xml:space="preserve"> har været med til at etablere</w:t>
            </w:r>
            <w:r>
              <w:rPr>
                <w:rFonts w:ascii="Trebuchet MS" w:hAnsi="Trebuchet MS"/>
                <w:sz w:val="18"/>
                <w:szCs w:val="18"/>
              </w:rPr>
              <w:t>.</w:t>
            </w:r>
          </w:p>
        </w:tc>
      </w:tr>
      <w:tr w:rsidR="00CB4BEB" w:rsidRPr="0051728E" w14:paraId="16B8B402" w14:textId="77777777" w:rsidTr="003C0924">
        <w:trPr>
          <w:trHeight w:hRule="exact" w:val="510"/>
        </w:trPr>
        <w:tc>
          <w:tcPr>
            <w:tcW w:w="2235" w:type="dxa"/>
            <w:shd w:val="clear" w:color="auto" w:fill="E0E0E0"/>
            <w:vAlign w:val="center"/>
          </w:tcPr>
          <w:p w14:paraId="535E7B4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6AAD5592" w14:textId="77777777" w:rsidR="00CB4BEB" w:rsidRPr="00D77840" w:rsidRDefault="00CB4BEB" w:rsidP="003C0924">
            <w:pPr>
              <w:rPr>
                <w:rFonts w:ascii="Trebuchet MS" w:hAnsi="Trebuchet MS" w:cs="Trebuchet MS"/>
                <w:sz w:val="18"/>
                <w:szCs w:val="18"/>
              </w:rPr>
            </w:pPr>
            <w:r w:rsidRPr="003250C3">
              <w:rPr>
                <w:rFonts w:ascii="Trebuchet MS" w:hAnsi="Trebuchet MS"/>
                <w:sz w:val="18"/>
                <w:szCs w:val="18"/>
              </w:rPr>
              <w:t xml:space="preserve">Viser beliggenhed af de drænområder, indenfor hvilke </w:t>
            </w:r>
            <w:proofErr w:type="spellStart"/>
            <w:r w:rsidRPr="003250C3">
              <w:rPr>
                <w:rFonts w:ascii="Trebuchet MS" w:hAnsi="Trebuchet MS"/>
                <w:sz w:val="18"/>
                <w:szCs w:val="18"/>
              </w:rPr>
              <w:t>Hedeselskabet</w:t>
            </w:r>
            <w:proofErr w:type="spellEnd"/>
            <w:r w:rsidRPr="003250C3">
              <w:rPr>
                <w:rFonts w:ascii="Trebuchet MS" w:hAnsi="Trebuchet MS"/>
                <w:sz w:val="18"/>
                <w:szCs w:val="18"/>
              </w:rPr>
              <w:t xml:space="preserve"> har etableret drænledninger. Detailkort kan rekvireres hos </w:t>
            </w:r>
            <w:proofErr w:type="spellStart"/>
            <w:r w:rsidRPr="003250C3">
              <w:rPr>
                <w:rFonts w:ascii="Trebuchet MS" w:hAnsi="Trebuchet MS"/>
                <w:sz w:val="18"/>
                <w:szCs w:val="18"/>
              </w:rPr>
              <w:t>Orbicon</w:t>
            </w:r>
            <w:proofErr w:type="spellEnd"/>
            <w:r w:rsidRPr="003250C3">
              <w:rPr>
                <w:rFonts w:ascii="Trebuchet MS" w:hAnsi="Trebuchet MS"/>
                <w:sz w:val="18"/>
                <w:szCs w:val="18"/>
              </w:rPr>
              <w:t xml:space="preserve"> (tidl. </w:t>
            </w:r>
            <w:proofErr w:type="spellStart"/>
            <w:r w:rsidRPr="003250C3">
              <w:rPr>
                <w:rFonts w:ascii="Trebuchet MS" w:hAnsi="Trebuchet MS"/>
                <w:sz w:val="18"/>
                <w:szCs w:val="18"/>
              </w:rPr>
              <w:t>Hedeselskabet</w:t>
            </w:r>
            <w:proofErr w:type="spellEnd"/>
            <w:r w:rsidRPr="003250C3">
              <w:rPr>
                <w:rFonts w:ascii="Trebuchet MS" w:hAnsi="Trebuchet MS"/>
                <w:sz w:val="18"/>
                <w:szCs w:val="18"/>
              </w:rPr>
              <w:t>).</w:t>
            </w:r>
          </w:p>
        </w:tc>
      </w:tr>
      <w:tr w:rsidR="00CB4BEB" w:rsidRPr="0051728E" w14:paraId="2DFFF049" w14:textId="77777777" w:rsidTr="003C0924">
        <w:trPr>
          <w:trHeight w:hRule="exact" w:val="255"/>
        </w:trPr>
        <w:tc>
          <w:tcPr>
            <w:tcW w:w="2235" w:type="dxa"/>
            <w:shd w:val="clear" w:color="auto" w:fill="E0E0E0"/>
            <w:vAlign w:val="bottom"/>
          </w:tcPr>
          <w:p w14:paraId="46DE6EC4"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5E4C3E53" w14:textId="77777777" w:rsidR="00CB4BEB" w:rsidRPr="0051728E" w:rsidRDefault="00CB4BEB" w:rsidP="003C0924">
            <w:pPr>
              <w:rPr>
                <w:rFonts w:ascii="Trebuchet MS" w:hAnsi="Trebuchet MS" w:cs="Trebuchet MS"/>
                <w:sz w:val="18"/>
                <w:szCs w:val="18"/>
              </w:rPr>
            </w:pPr>
            <w:r w:rsidRPr="003250C3">
              <w:rPr>
                <w:rFonts w:ascii="Trebuchet MS" w:hAnsi="Trebuchet MS"/>
                <w:sz w:val="18"/>
                <w:szCs w:val="18"/>
              </w:rPr>
              <w:t xml:space="preserve">Datasættet er til brug i sagsbehandlingen vedr. vandløbslov </w:t>
            </w:r>
            <w:proofErr w:type="spellStart"/>
            <w:r w:rsidRPr="003250C3">
              <w:rPr>
                <w:rFonts w:ascii="Trebuchet MS" w:hAnsi="Trebuchet MS"/>
                <w:sz w:val="18"/>
                <w:szCs w:val="18"/>
              </w:rPr>
              <w:t>m.m</w:t>
            </w:r>
            <w:proofErr w:type="spellEnd"/>
          </w:p>
        </w:tc>
      </w:tr>
      <w:tr w:rsidR="00CB4BEB" w:rsidRPr="0051728E" w14:paraId="7A7FC2F3" w14:textId="77777777" w:rsidTr="003C0924">
        <w:trPr>
          <w:trHeight w:hRule="exact" w:val="255"/>
        </w:trPr>
        <w:tc>
          <w:tcPr>
            <w:tcW w:w="2235" w:type="dxa"/>
            <w:shd w:val="clear" w:color="auto" w:fill="E0E0E0"/>
            <w:vAlign w:val="bottom"/>
          </w:tcPr>
          <w:p w14:paraId="4EB1FD35"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1D4BA82F"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Hydrografi</w:t>
            </w:r>
          </w:p>
        </w:tc>
      </w:tr>
      <w:tr w:rsidR="00CB4BEB" w:rsidRPr="0051728E" w14:paraId="31B7FA5D" w14:textId="77777777" w:rsidTr="003C0924">
        <w:trPr>
          <w:trHeight w:hRule="exact" w:val="255"/>
        </w:trPr>
        <w:tc>
          <w:tcPr>
            <w:tcW w:w="2235" w:type="dxa"/>
            <w:shd w:val="clear" w:color="auto" w:fill="E0E0E0"/>
            <w:vAlign w:val="bottom"/>
          </w:tcPr>
          <w:p w14:paraId="1266E71B" w14:textId="77777777" w:rsidR="00CB4BEB" w:rsidRPr="00492FFE" w:rsidRDefault="00CB4BEB" w:rsidP="003C0924">
            <w:pPr>
              <w:rPr>
                <w:rFonts w:ascii="Trebuchet MS" w:hAnsi="Trebuchet MS" w:cs="Trebuchet MS"/>
                <w:sz w:val="18"/>
                <w:szCs w:val="18"/>
              </w:rPr>
            </w:pPr>
            <w:proofErr w:type="spellStart"/>
            <w:r w:rsidRPr="00E45822">
              <w:rPr>
                <w:rFonts w:ascii="Trebuchet MS" w:hAnsi="Trebuchet MS" w:cs="Trebuchet MS"/>
                <w:sz w:val="18"/>
                <w:szCs w:val="18"/>
              </w:rPr>
              <w:t>Noegle</w:t>
            </w:r>
            <w:r w:rsidRPr="00492FFE">
              <w:rPr>
                <w:rFonts w:ascii="Trebuchet MS" w:hAnsi="Trebuchet MS" w:cs="Trebuchet MS"/>
                <w:sz w:val="18"/>
                <w:szCs w:val="18"/>
              </w:rPr>
              <w:t>_ord</w:t>
            </w:r>
            <w:proofErr w:type="spellEnd"/>
          </w:p>
        </w:tc>
        <w:tc>
          <w:tcPr>
            <w:tcW w:w="11340" w:type="dxa"/>
            <w:shd w:val="clear" w:color="auto" w:fill="FFFFFF"/>
            <w:vAlign w:val="bottom"/>
          </w:tcPr>
          <w:p w14:paraId="10BCAFFB"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Dræn, afvanding</w:t>
            </w:r>
          </w:p>
        </w:tc>
      </w:tr>
      <w:tr w:rsidR="00CB4BEB" w:rsidRPr="0051728E" w14:paraId="703EA356" w14:textId="77777777" w:rsidTr="003C0924">
        <w:trPr>
          <w:trHeight w:hRule="exact" w:val="255"/>
        </w:trPr>
        <w:tc>
          <w:tcPr>
            <w:tcW w:w="2235" w:type="dxa"/>
            <w:shd w:val="clear" w:color="auto" w:fill="E0E0E0"/>
            <w:vAlign w:val="bottom"/>
          </w:tcPr>
          <w:p w14:paraId="7A0C94E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4FB8666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1023C24B" w14:textId="77777777" w:rsidTr="003C0924">
        <w:trPr>
          <w:trHeight w:hRule="exact" w:val="255"/>
        </w:trPr>
        <w:tc>
          <w:tcPr>
            <w:tcW w:w="2235" w:type="dxa"/>
            <w:shd w:val="clear" w:color="auto" w:fill="E0E0E0"/>
            <w:vAlign w:val="bottom"/>
          </w:tcPr>
          <w:p w14:paraId="2E0D137A"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46B10543"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Vandløbsloven</w:t>
            </w:r>
          </w:p>
        </w:tc>
      </w:tr>
      <w:tr w:rsidR="00CB4BEB" w:rsidRPr="009F0C83" w14:paraId="4A8088FB" w14:textId="77777777" w:rsidTr="003C0924">
        <w:trPr>
          <w:trHeight w:hRule="exact" w:val="255"/>
        </w:trPr>
        <w:tc>
          <w:tcPr>
            <w:tcW w:w="2235" w:type="dxa"/>
            <w:shd w:val="clear" w:color="auto" w:fill="E0E0E0"/>
            <w:vAlign w:val="bottom"/>
          </w:tcPr>
          <w:p w14:paraId="46E180C0" w14:textId="77777777" w:rsidR="00CB4BEB" w:rsidRPr="00C97CC9" w:rsidRDefault="00CB4BEB" w:rsidP="003C0924">
            <w:pPr>
              <w:rPr>
                <w:rFonts w:ascii="Trebuchet MS" w:hAnsi="Trebuchet MS" w:cs="Trebuchet MS"/>
                <w:sz w:val="18"/>
                <w:szCs w:val="18"/>
              </w:rPr>
            </w:pPr>
            <w:proofErr w:type="spellStart"/>
            <w:r w:rsidRPr="00C97CC9">
              <w:rPr>
                <w:rFonts w:ascii="Trebuchet MS" w:hAnsi="Trebuchet MS" w:cs="Trebuchet MS"/>
                <w:sz w:val="18"/>
                <w:szCs w:val="18"/>
              </w:rPr>
              <w:t>KLE_koder</w:t>
            </w:r>
            <w:proofErr w:type="spellEnd"/>
          </w:p>
        </w:tc>
        <w:tc>
          <w:tcPr>
            <w:tcW w:w="11340" w:type="dxa"/>
            <w:shd w:val="clear" w:color="auto" w:fill="FFFFFF"/>
            <w:vAlign w:val="bottom"/>
          </w:tcPr>
          <w:p w14:paraId="541526DB" w14:textId="77777777" w:rsidR="00CB4BEB" w:rsidRPr="00C97CC9" w:rsidRDefault="00CB4BEB" w:rsidP="003C0924">
            <w:pPr>
              <w:rPr>
                <w:rFonts w:ascii="Trebuchet MS" w:hAnsi="Trebuchet MS" w:cs="Trebuchet MS"/>
                <w:sz w:val="18"/>
                <w:szCs w:val="18"/>
              </w:rPr>
            </w:pPr>
            <w:r w:rsidRPr="00FA1C15">
              <w:rPr>
                <w:rFonts w:ascii="Trebuchet MS" w:hAnsi="Trebuchet MS" w:cs="Trebuchet MS"/>
                <w:sz w:val="18"/>
                <w:szCs w:val="18"/>
              </w:rPr>
              <w:t>06.02.15</w:t>
            </w:r>
          </w:p>
        </w:tc>
      </w:tr>
    </w:tbl>
    <w:p w14:paraId="4013F4D4" w14:textId="77777777" w:rsidR="00CB4BEB" w:rsidRPr="00A32757" w:rsidRDefault="00CB4BEB" w:rsidP="0093403C">
      <w:pPr>
        <w:pStyle w:val="Overskrift4"/>
      </w:pPr>
      <w:r>
        <w:lastRenderedPageBreak/>
        <w:t>5.1.5.2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89"/>
        <w:gridCol w:w="9937"/>
      </w:tblGrid>
      <w:tr w:rsidR="00CB4BEB" w:rsidRPr="0051728E" w14:paraId="767E71B8" w14:textId="77777777" w:rsidTr="003C0924">
        <w:trPr>
          <w:trHeight w:hRule="exact" w:val="255"/>
        </w:trPr>
        <w:tc>
          <w:tcPr>
            <w:tcW w:w="3510" w:type="dxa"/>
            <w:shd w:val="clear" w:color="auto" w:fill="D9D9D9"/>
            <w:vAlign w:val="bottom"/>
          </w:tcPr>
          <w:p w14:paraId="58A43537"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10065" w:type="dxa"/>
            <w:shd w:val="clear" w:color="auto" w:fill="D9D9D9"/>
            <w:vAlign w:val="bottom"/>
          </w:tcPr>
          <w:p w14:paraId="2E9A74C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21B2DC99" w14:textId="77777777" w:rsidTr="003C0924">
        <w:trPr>
          <w:trHeight w:hRule="exact" w:val="255"/>
        </w:trPr>
        <w:tc>
          <w:tcPr>
            <w:tcW w:w="3510" w:type="dxa"/>
            <w:shd w:val="clear" w:color="auto" w:fill="E0E0E0"/>
            <w:vAlign w:val="bottom"/>
          </w:tcPr>
          <w:p w14:paraId="6BDD9CF9"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10065" w:type="dxa"/>
            <w:shd w:val="clear" w:color="auto" w:fill="FFFFFF"/>
            <w:vAlign w:val="bottom"/>
          </w:tcPr>
          <w:p w14:paraId="2FDBE37C" w14:textId="3149A226"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Kommer hovedsag</w:t>
            </w:r>
            <w:r w:rsidR="00FA1C15">
              <w:rPr>
                <w:rFonts w:ascii="Trebuchet MS" w:hAnsi="Trebuchet MS" w:cs="Trebuchet MS"/>
                <w:sz w:val="18"/>
                <w:szCs w:val="18"/>
              </w:rPr>
              <w:t>e</w:t>
            </w:r>
            <w:r w:rsidRPr="00594F04">
              <w:rPr>
                <w:rFonts w:ascii="Trebuchet MS" w:hAnsi="Trebuchet MS" w:cs="Trebuchet MS"/>
                <w:sz w:val="18"/>
                <w:szCs w:val="18"/>
              </w:rPr>
              <w:t xml:space="preserve">ligt fra </w:t>
            </w:r>
            <w:proofErr w:type="spellStart"/>
            <w:r w:rsidRPr="00594F04">
              <w:rPr>
                <w:rFonts w:ascii="Trebuchet MS" w:hAnsi="Trebuchet MS" w:cs="Trebuchet MS"/>
                <w:sz w:val="18"/>
                <w:szCs w:val="18"/>
              </w:rPr>
              <w:t>Hedeselskabets</w:t>
            </w:r>
            <w:proofErr w:type="spellEnd"/>
            <w:r w:rsidRPr="00594F04">
              <w:rPr>
                <w:rFonts w:ascii="Trebuchet MS" w:hAnsi="Trebuchet MS" w:cs="Trebuchet MS"/>
                <w:sz w:val="18"/>
                <w:szCs w:val="18"/>
              </w:rPr>
              <w:t xml:space="preserve"> tidligere registreringer, men der kan løbende </w:t>
            </w:r>
            <w:proofErr w:type="gramStart"/>
            <w:r w:rsidRPr="00594F04">
              <w:rPr>
                <w:rFonts w:ascii="Trebuchet MS" w:hAnsi="Trebuchet MS" w:cs="Trebuchet MS"/>
                <w:sz w:val="18"/>
                <w:szCs w:val="18"/>
              </w:rPr>
              <w:t>komme  nye</w:t>
            </w:r>
            <w:proofErr w:type="gramEnd"/>
            <w:r w:rsidRPr="00594F04">
              <w:rPr>
                <w:rFonts w:ascii="Trebuchet MS" w:hAnsi="Trebuchet MS" w:cs="Trebuchet MS"/>
                <w:sz w:val="18"/>
                <w:szCs w:val="18"/>
              </w:rPr>
              <w:t xml:space="preserve"> til.</w:t>
            </w:r>
          </w:p>
        </w:tc>
      </w:tr>
      <w:tr w:rsidR="00CB4BEB" w:rsidRPr="0051728E" w14:paraId="476737E4" w14:textId="77777777" w:rsidTr="003C0924">
        <w:trPr>
          <w:trHeight w:hRule="exact" w:val="255"/>
        </w:trPr>
        <w:tc>
          <w:tcPr>
            <w:tcW w:w="3510" w:type="dxa"/>
            <w:shd w:val="clear" w:color="auto" w:fill="E0E0E0"/>
            <w:vAlign w:val="bottom"/>
          </w:tcPr>
          <w:p w14:paraId="65C5972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10065" w:type="dxa"/>
            <w:shd w:val="clear" w:color="auto" w:fill="FFFFFF"/>
            <w:vAlign w:val="bottom"/>
          </w:tcPr>
          <w:p w14:paraId="684558A9"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Se 5.1.5.3 kodelister</w:t>
            </w:r>
          </w:p>
        </w:tc>
      </w:tr>
      <w:tr w:rsidR="00CB4BEB" w:rsidRPr="0051728E" w14:paraId="05F5D844" w14:textId="77777777" w:rsidTr="003C0924">
        <w:trPr>
          <w:trHeight w:hRule="exact" w:val="255"/>
        </w:trPr>
        <w:tc>
          <w:tcPr>
            <w:tcW w:w="3510" w:type="dxa"/>
            <w:shd w:val="clear" w:color="auto" w:fill="E0E0E0"/>
            <w:vAlign w:val="bottom"/>
          </w:tcPr>
          <w:p w14:paraId="5DD8004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10065" w:type="dxa"/>
            <w:shd w:val="clear" w:color="auto" w:fill="FFFFFF"/>
            <w:vAlign w:val="bottom"/>
          </w:tcPr>
          <w:p w14:paraId="428F13C2"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0,1 ha</w:t>
            </w:r>
          </w:p>
        </w:tc>
      </w:tr>
      <w:tr w:rsidR="00CB4BEB" w:rsidRPr="0051728E" w14:paraId="52815190" w14:textId="77777777" w:rsidTr="003C0924">
        <w:trPr>
          <w:trHeight w:hRule="exact" w:val="255"/>
        </w:trPr>
        <w:tc>
          <w:tcPr>
            <w:tcW w:w="3510" w:type="dxa"/>
            <w:shd w:val="clear" w:color="auto" w:fill="E0E0E0"/>
            <w:vAlign w:val="bottom"/>
          </w:tcPr>
          <w:p w14:paraId="4376539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10065" w:type="dxa"/>
            <w:shd w:val="clear" w:color="auto" w:fill="FFFFFF"/>
            <w:vAlign w:val="bottom"/>
          </w:tcPr>
          <w:p w14:paraId="2D709142" w14:textId="77777777" w:rsidR="00CB4BEB" w:rsidRPr="00024C60" w:rsidRDefault="00CB4BEB" w:rsidP="003C0924">
            <w:pPr>
              <w:rPr>
                <w:rFonts w:ascii="Trebuchet MS" w:hAnsi="Trebuchet MS" w:cs="Trebuchet MS"/>
                <w:sz w:val="18"/>
                <w:szCs w:val="18"/>
              </w:rPr>
            </w:pPr>
          </w:p>
        </w:tc>
      </w:tr>
      <w:tr w:rsidR="00CB4BEB" w:rsidRPr="0051728E" w14:paraId="0CF5055A" w14:textId="77777777" w:rsidTr="003C0924">
        <w:trPr>
          <w:trHeight w:hRule="exact" w:val="255"/>
        </w:trPr>
        <w:tc>
          <w:tcPr>
            <w:tcW w:w="3510" w:type="dxa"/>
            <w:shd w:val="clear" w:color="auto" w:fill="E0E0E0"/>
            <w:vAlign w:val="bottom"/>
          </w:tcPr>
          <w:p w14:paraId="4622F12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10065" w:type="dxa"/>
            <w:shd w:val="clear" w:color="auto" w:fill="FFFFFF"/>
            <w:vAlign w:val="bottom"/>
          </w:tcPr>
          <w:p w14:paraId="458B52D1"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Der bør ikke være overlap mellem områder.</w:t>
            </w:r>
          </w:p>
        </w:tc>
      </w:tr>
      <w:tr w:rsidR="00CB4BEB" w:rsidRPr="0051728E" w14:paraId="6584529A" w14:textId="77777777" w:rsidTr="003C0924">
        <w:trPr>
          <w:trHeight w:hRule="exact" w:val="510"/>
        </w:trPr>
        <w:tc>
          <w:tcPr>
            <w:tcW w:w="3510" w:type="dxa"/>
            <w:shd w:val="clear" w:color="auto" w:fill="E0E0E0"/>
            <w:vAlign w:val="bottom"/>
          </w:tcPr>
          <w:p w14:paraId="2EDB16FA"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10065" w:type="dxa"/>
            <w:shd w:val="clear" w:color="auto" w:fill="FFFFFF"/>
            <w:vAlign w:val="center"/>
          </w:tcPr>
          <w:p w14:paraId="260D410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2061CC77" w14:textId="77777777" w:rsidR="00CB4BEB" w:rsidRPr="00A32757" w:rsidRDefault="00CB4BEB" w:rsidP="0093403C">
      <w:pPr>
        <w:pStyle w:val="Overskrift4"/>
      </w:pPr>
      <w:r>
        <w:t>5.1.5.3 Kodelister</w:t>
      </w:r>
    </w:p>
    <w:p w14:paraId="62EDC7FF" w14:textId="77777777" w:rsidR="00CB4BEB" w:rsidRPr="0093403C" w:rsidRDefault="00CB4BEB" w:rsidP="00CB4BEB">
      <w:pPr>
        <w:autoSpaceDE w:val="0"/>
        <w:autoSpaceDN w:val="0"/>
        <w:adjustRightInd w:val="0"/>
        <w:rPr>
          <w:rFonts w:ascii="Trebuchet MS" w:hAnsi="Trebuchet MS" w:cs="Trebuchet MS"/>
          <w:sz w:val="19"/>
          <w:szCs w:val="19"/>
        </w:rPr>
      </w:pPr>
      <w:r w:rsidRPr="0093403C">
        <w:rPr>
          <w:rFonts w:ascii="Trebuchet MS" w:hAnsi="Trebuchet MS" w:cs="Trebuchet MS"/>
          <w:sz w:val="19"/>
          <w:szCs w:val="19"/>
        </w:rPr>
        <w:t>Kodelisterne fungerer som oversættelser mellem anvendte kodeværdier og de matchende forklarende tekster.</w:t>
      </w:r>
    </w:p>
    <w:p w14:paraId="571E6883" w14:textId="77777777" w:rsidR="00CB4BEB" w:rsidRPr="00135DA0" w:rsidRDefault="00CB4BEB" w:rsidP="00CB4BEB">
      <w:pPr>
        <w:pStyle w:val="Overskrift7"/>
      </w:pPr>
      <w:r>
        <w:t>5.1.5</w:t>
      </w:r>
      <w:r w:rsidRPr="00135DA0">
        <w:t>.</w:t>
      </w:r>
      <w:r>
        <w:t>3</w:t>
      </w:r>
      <w:r w:rsidRPr="00135DA0">
        <w:t>.1   500</w:t>
      </w:r>
      <w:r>
        <w:t>4</w:t>
      </w:r>
      <w:r w:rsidRPr="00135DA0">
        <w:t xml:space="preserve"> </w:t>
      </w:r>
      <w:proofErr w:type="spellStart"/>
      <w:r>
        <w:t>Omr_t</w:t>
      </w:r>
      <w:r>
        <w:rPr>
          <w:szCs w:val="18"/>
        </w:rPr>
        <w:t>ype</w:t>
      </w:r>
      <w:proofErr w:type="spellEnd"/>
      <w:r>
        <w:rPr>
          <w:szCs w:val="18"/>
        </w:rPr>
        <w:t xml:space="preserve"> </w:t>
      </w:r>
      <w:r w:rsidRPr="00135DA0">
        <w:t>(</w:t>
      </w:r>
      <w:r w:rsidRPr="004D056C">
        <w:t>d_5004_omr_type</w:t>
      </w:r>
      <w:r w:rsidRPr="00135DA0">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0"/>
        <w:gridCol w:w="1928"/>
        <w:gridCol w:w="1418"/>
        <w:gridCol w:w="8619"/>
      </w:tblGrid>
      <w:tr w:rsidR="00CB4BEB" w:rsidRPr="0051728E" w14:paraId="2C11B6AC" w14:textId="77777777" w:rsidTr="003C0924">
        <w:trPr>
          <w:trHeight w:hRule="exact" w:val="255"/>
        </w:trPr>
        <w:tc>
          <w:tcPr>
            <w:tcW w:w="1610" w:type="dxa"/>
            <w:tcBorders>
              <w:bottom w:val="single" w:sz="4" w:space="0" w:color="auto"/>
            </w:tcBorders>
            <w:shd w:val="clear" w:color="auto" w:fill="D9D9D9"/>
            <w:vAlign w:val="bottom"/>
          </w:tcPr>
          <w:p w14:paraId="449C527D" w14:textId="77777777" w:rsidR="00CB4BEB" w:rsidRPr="0051728E" w:rsidRDefault="00CB4BEB" w:rsidP="003C0924">
            <w:pPr>
              <w:rPr>
                <w:rFonts w:ascii="Trebuchet MS" w:hAnsi="Trebuchet MS" w:cs="Trebuchet MS"/>
                <w:b/>
                <w:bCs/>
                <w:sz w:val="18"/>
                <w:szCs w:val="18"/>
              </w:rPr>
            </w:pPr>
            <w:proofErr w:type="spellStart"/>
            <w:r>
              <w:rPr>
                <w:rFonts w:ascii="Trebuchet MS" w:hAnsi="Trebuchet MS" w:cs="Trebuchet MS"/>
                <w:b/>
                <w:bCs/>
                <w:sz w:val="18"/>
                <w:szCs w:val="18"/>
              </w:rPr>
              <w:t>omr_type_kode</w:t>
            </w:r>
            <w:proofErr w:type="spellEnd"/>
          </w:p>
        </w:tc>
        <w:tc>
          <w:tcPr>
            <w:tcW w:w="1928" w:type="dxa"/>
            <w:tcBorders>
              <w:bottom w:val="single" w:sz="4" w:space="0" w:color="auto"/>
            </w:tcBorders>
            <w:shd w:val="clear" w:color="auto" w:fill="D9D9D9"/>
            <w:vAlign w:val="bottom"/>
          </w:tcPr>
          <w:p w14:paraId="3C156AA4" w14:textId="77777777" w:rsidR="00CB4BEB" w:rsidRPr="0051728E" w:rsidRDefault="00CB4BEB" w:rsidP="003C0924">
            <w:pPr>
              <w:rPr>
                <w:rFonts w:ascii="Trebuchet MS" w:hAnsi="Trebuchet MS" w:cs="Trebuchet MS"/>
                <w:bCs/>
                <w:sz w:val="18"/>
                <w:szCs w:val="18"/>
              </w:rPr>
            </w:pPr>
            <w:proofErr w:type="spellStart"/>
            <w:r>
              <w:rPr>
                <w:rFonts w:ascii="Trebuchet MS" w:hAnsi="Trebuchet MS" w:cs="Trebuchet MS"/>
                <w:b/>
                <w:bCs/>
                <w:sz w:val="18"/>
                <w:szCs w:val="18"/>
              </w:rPr>
              <w:t>omr_type</w:t>
            </w:r>
            <w:proofErr w:type="spellEnd"/>
          </w:p>
        </w:tc>
        <w:tc>
          <w:tcPr>
            <w:tcW w:w="1418" w:type="dxa"/>
            <w:tcBorders>
              <w:bottom w:val="single" w:sz="4" w:space="0" w:color="auto"/>
            </w:tcBorders>
            <w:shd w:val="clear" w:color="auto" w:fill="D9D9D9"/>
            <w:vAlign w:val="bottom"/>
          </w:tcPr>
          <w:p w14:paraId="1CA8D844"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619" w:type="dxa"/>
            <w:tcBorders>
              <w:bottom w:val="single" w:sz="4" w:space="0" w:color="auto"/>
            </w:tcBorders>
            <w:shd w:val="clear" w:color="auto" w:fill="D9D9D9"/>
            <w:vAlign w:val="bottom"/>
          </w:tcPr>
          <w:p w14:paraId="147D7582"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14421CF2" w14:textId="77777777" w:rsidTr="003C0924">
        <w:trPr>
          <w:trHeight w:hRule="exact" w:val="255"/>
        </w:trPr>
        <w:tc>
          <w:tcPr>
            <w:tcW w:w="1610" w:type="dxa"/>
            <w:tcBorders>
              <w:top w:val="single" w:sz="4" w:space="0" w:color="auto"/>
              <w:left w:val="single" w:sz="4" w:space="0" w:color="auto"/>
              <w:bottom w:val="single" w:sz="4" w:space="0" w:color="auto"/>
              <w:right w:val="single" w:sz="4" w:space="0" w:color="auto"/>
            </w:tcBorders>
            <w:shd w:val="clear" w:color="auto" w:fill="D9D9D9"/>
            <w:vAlign w:val="bottom"/>
          </w:tcPr>
          <w:p w14:paraId="3E99B209" w14:textId="77777777" w:rsidR="00CB4BEB" w:rsidRPr="003250C3" w:rsidRDefault="00CB4BEB" w:rsidP="003C0924">
            <w:pPr>
              <w:jc w:val="center"/>
              <w:rPr>
                <w:rFonts w:ascii="Trebuchet MS" w:hAnsi="Trebuchet MS" w:cs="Trebuchet MS"/>
                <w:sz w:val="18"/>
                <w:szCs w:val="18"/>
              </w:rPr>
            </w:pPr>
            <w:r w:rsidRPr="003250C3">
              <w:rPr>
                <w:rFonts w:ascii="Trebuchet MS" w:hAnsi="Trebuchet MS" w:cs="Trebuchet MS"/>
                <w:sz w:val="18"/>
                <w:szCs w:val="18"/>
              </w:rPr>
              <w:t>1</w:t>
            </w:r>
          </w:p>
        </w:tc>
        <w:tc>
          <w:tcPr>
            <w:tcW w:w="1928" w:type="dxa"/>
            <w:tcBorders>
              <w:top w:val="single" w:sz="4" w:space="0" w:color="auto"/>
              <w:left w:val="single" w:sz="4" w:space="0" w:color="auto"/>
              <w:bottom w:val="single" w:sz="4" w:space="0" w:color="auto"/>
            </w:tcBorders>
            <w:shd w:val="clear" w:color="auto" w:fill="FFFFFF"/>
            <w:vAlign w:val="bottom"/>
          </w:tcPr>
          <w:p w14:paraId="294FDD09" w14:textId="77777777" w:rsidR="00CB4BEB" w:rsidRPr="003250C3" w:rsidRDefault="00CB4BEB" w:rsidP="003C0924">
            <w:pPr>
              <w:rPr>
                <w:rFonts w:ascii="Trebuchet MS" w:hAnsi="Trebuchet MS"/>
                <w:sz w:val="18"/>
                <w:szCs w:val="18"/>
              </w:rPr>
            </w:pPr>
            <w:r w:rsidRPr="003250C3">
              <w:rPr>
                <w:rFonts w:ascii="Trebuchet MS" w:hAnsi="Trebuchet MS"/>
                <w:sz w:val="18"/>
                <w:szCs w:val="18"/>
              </w:rPr>
              <w:t>privat markdræn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7DF6CF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19" w:type="dxa"/>
            <w:tcBorders>
              <w:top w:val="single" w:sz="4" w:space="0" w:color="auto"/>
              <w:left w:val="single" w:sz="4" w:space="0" w:color="auto"/>
              <w:bottom w:val="single" w:sz="4" w:space="0" w:color="auto"/>
            </w:tcBorders>
            <w:shd w:val="clear" w:color="auto" w:fill="FFFFFF"/>
            <w:vAlign w:val="bottom"/>
          </w:tcPr>
          <w:p w14:paraId="516469F8" w14:textId="77777777" w:rsidR="00CB4BEB" w:rsidRPr="00FE3FC3" w:rsidRDefault="00CB4BEB" w:rsidP="003C0924">
            <w:pPr>
              <w:rPr>
                <w:rFonts w:ascii="Trebuchet MS" w:hAnsi="Trebuchet MS" w:cs="Trebuchet MS"/>
                <w:sz w:val="18"/>
                <w:szCs w:val="18"/>
              </w:rPr>
            </w:pPr>
            <w:r w:rsidRPr="0062481D">
              <w:rPr>
                <w:rFonts w:ascii="Trebuchet MS" w:hAnsi="Trebuchet MS" w:cs="Trebuchet MS"/>
                <w:sz w:val="18"/>
                <w:szCs w:val="18"/>
              </w:rPr>
              <w:t>Privat anlagte og drevet drænområde</w:t>
            </w:r>
            <w:r>
              <w:rPr>
                <w:rFonts w:ascii="Trebuchet MS" w:hAnsi="Trebuchet MS" w:cs="Trebuchet MS"/>
                <w:sz w:val="18"/>
                <w:szCs w:val="18"/>
              </w:rPr>
              <w:t>.</w:t>
            </w:r>
          </w:p>
        </w:tc>
      </w:tr>
      <w:tr w:rsidR="00CB4BEB" w:rsidRPr="0051728E" w14:paraId="76338D3C" w14:textId="77777777" w:rsidTr="003C0924">
        <w:trPr>
          <w:trHeight w:hRule="exact" w:val="255"/>
        </w:trPr>
        <w:tc>
          <w:tcPr>
            <w:tcW w:w="1610" w:type="dxa"/>
            <w:tcBorders>
              <w:top w:val="single" w:sz="4" w:space="0" w:color="auto"/>
              <w:left w:val="single" w:sz="4" w:space="0" w:color="auto"/>
              <w:bottom w:val="single" w:sz="4" w:space="0" w:color="auto"/>
              <w:right w:val="single" w:sz="4" w:space="0" w:color="auto"/>
            </w:tcBorders>
            <w:shd w:val="clear" w:color="auto" w:fill="D9D9D9"/>
            <w:vAlign w:val="bottom"/>
          </w:tcPr>
          <w:p w14:paraId="475D3F30" w14:textId="77777777" w:rsidR="00CB4BEB" w:rsidRPr="003250C3" w:rsidRDefault="00CB4BEB" w:rsidP="003C0924">
            <w:pPr>
              <w:jc w:val="center"/>
              <w:rPr>
                <w:rFonts w:ascii="Trebuchet MS" w:hAnsi="Trebuchet MS" w:cs="Trebuchet MS"/>
                <w:sz w:val="18"/>
                <w:szCs w:val="18"/>
              </w:rPr>
            </w:pPr>
            <w:r w:rsidRPr="003250C3">
              <w:rPr>
                <w:rFonts w:ascii="Trebuchet MS" w:hAnsi="Trebuchet MS" w:cs="Trebuchet MS"/>
                <w:sz w:val="18"/>
                <w:szCs w:val="18"/>
              </w:rPr>
              <w:t>2</w:t>
            </w:r>
          </w:p>
        </w:tc>
        <w:tc>
          <w:tcPr>
            <w:tcW w:w="1928" w:type="dxa"/>
            <w:tcBorders>
              <w:top w:val="single" w:sz="4" w:space="0" w:color="auto"/>
              <w:left w:val="single" w:sz="4" w:space="0" w:color="auto"/>
              <w:bottom w:val="single" w:sz="4" w:space="0" w:color="auto"/>
            </w:tcBorders>
            <w:shd w:val="clear" w:color="auto" w:fill="FFFFFF"/>
            <w:vAlign w:val="bottom"/>
          </w:tcPr>
          <w:p w14:paraId="5F4DF505" w14:textId="77777777" w:rsidR="00CB4BEB" w:rsidRPr="003250C3" w:rsidRDefault="00CB4BEB" w:rsidP="003C0924">
            <w:pPr>
              <w:rPr>
                <w:rFonts w:ascii="Trebuchet MS" w:hAnsi="Trebuchet MS"/>
                <w:sz w:val="18"/>
                <w:szCs w:val="18"/>
              </w:rPr>
            </w:pPr>
            <w:proofErr w:type="spellStart"/>
            <w:r w:rsidRPr="003250C3">
              <w:rPr>
                <w:rFonts w:ascii="Trebuchet MS" w:hAnsi="Trebuchet MS"/>
                <w:sz w:val="18"/>
                <w:szCs w:val="18"/>
              </w:rPr>
              <w:t>off</w:t>
            </w:r>
            <w:proofErr w:type="spellEnd"/>
            <w:r w:rsidRPr="003250C3">
              <w:rPr>
                <w:rFonts w:ascii="Trebuchet MS" w:hAnsi="Trebuchet MS"/>
                <w:sz w:val="18"/>
                <w:szCs w:val="18"/>
              </w:rPr>
              <w:t xml:space="preserve"> område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CBD9FD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19" w:type="dxa"/>
            <w:tcBorders>
              <w:top w:val="single" w:sz="4" w:space="0" w:color="auto"/>
              <w:left w:val="single" w:sz="4" w:space="0" w:color="auto"/>
              <w:bottom w:val="single" w:sz="4" w:space="0" w:color="auto"/>
            </w:tcBorders>
            <w:shd w:val="clear" w:color="auto" w:fill="FFFFFF"/>
            <w:vAlign w:val="bottom"/>
          </w:tcPr>
          <w:p w14:paraId="21A947C8" w14:textId="77777777" w:rsidR="00CB4BEB" w:rsidRPr="00FE3FC3" w:rsidRDefault="00CB4BEB" w:rsidP="003C0924">
            <w:pPr>
              <w:rPr>
                <w:rFonts w:ascii="Trebuchet MS" w:hAnsi="Trebuchet MS" w:cs="Trebuchet MS"/>
                <w:sz w:val="18"/>
                <w:szCs w:val="18"/>
              </w:rPr>
            </w:pPr>
            <w:r w:rsidRPr="0062481D">
              <w:rPr>
                <w:rFonts w:ascii="Trebuchet MS" w:hAnsi="Trebuchet MS" w:cs="Trebuchet MS"/>
                <w:sz w:val="18"/>
                <w:szCs w:val="18"/>
              </w:rPr>
              <w:t>Drænområde, hvor kommune eller stat har stået for anlæggelsen og/eller med i driften af anlægget.</w:t>
            </w:r>
          </w:p>
        </w:tc>
      </w:tr>
      <w:tr w:rsidR="00CB4BEB" w:rsidRPr="0051728E" w14:paraId="22BDA129" w14:textId="77777777" w:rsidTr="003C0924">
        <w:trPr>
          <w:trHeight w:hRule="exact" w:val="255"/>
        </w:trPr>
        <w:tc>
          <w:tcPr>
            <w:tcW w:w="1610" w:type="dxa"/>
            <w:tcBorders>
              <w:top w:val="single" w:sz="4" w:space="0" w:color="auto"/>
              <w:left w:val="single" w:sz="4" w:space="0" w:color="auto"/>
              <w:bottom w:val="single" w:sz="4" w:space="0" w:color="auto"/>
              <w:right w:val="single" w:sz="4" w:space="0" w:color="auto"/>
            </w:tcBorders>
            <w:shd w:val="clear" w:color="auto" w:fill="D9D9D9"/>
            <w:vAlign w:val="bottom"/>
          </w:tcPr>
          <w:p w14:paraId="32BE1EE0" w14:textId="77777777" w:rsidR="00CB4BEB" w:rsidRPr="003250C3" w:rsidRDefault="00CB4BEB" w:rsidP="003C0924">
            <w:pPr>
              <w:jc w:val="center"/>
              <w:rPr>
                <w:rFonts w:ascii="Trebuchet MS" w:hAnsi="Trebuchet MS" w:cs="Trebuchet MS"/>
                <w:sz w:val="18"/>
                <w:szCs w:val="18"/>
              </w:rPr>
            </w:pPr>
            <w:r>
              <w:rPr>
                <w:rFonts w:ascii="Trebuchet MS" w:hAnsi="Trebuchet MS" w:cs="Trebuchet MS"/>
                <w:sz w:val="18"/>
                <w:szCs w:val="18"/>
              </w:rPr>
              <w:t>8</w:t>
            </w:r>
          </w:p>
        </w:tc>
        <w:tc>
          <w:tcPr>
            <w:tcW w:w="1928" w:type="dxa"/>
            <w:tcBorders>
              <w:top w:val="single" w:sz="4" w:space="0" w:color="auto"/>
              <w:left w:val="single" w:sz="4" w:space="0" w:color="auto"/>
              <w:bottom w:val="single" w:sz="4" w:space="0" w:color="auto"/>
            </w:tcBorders>
            <w:shd w:val="clear" w:color="auto" w:fill="FFFFFF"/>
            <w:vAlign w:val="bottom"/>
          </w:tcPr>
          <w:p w14:paraId="42B33664" w14:textId="77777777" w:rsidR="00CB4BEB" w:rsidRPr="003250C3" w:rsidRDefault="00CB4BEB" w:rsidP="003C0924">
            <w:pPr>
              <w:rPr>
                <w:rFonts w:ascii="Trebuchet MS" w:hAnsi="Trebuchet MS"/>
                <w:sz w:val="18"/>
                <w:szCs w:val="18"/>
              </w:rPr>
            </w:pPr>
            <w:r w:rsidRPr="003250C3">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03A6AF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19" w:type="dxa"/>
            <w:tcBorders>
              <w:top w:val="single" w:sz="4" w:space="0" w:color="auto"/>
              <w:left w:val="single" w:sz="4" w:space="0" w:color="auto"/>
              <w:bottom w:val="single" w:sz="4" w:space="0" w:color="auto"/>
            </w:tcBorders>
            <w:shd w:val="clear" w:color="auto" w:fill="FFFFFF"/>
            <w:vAlign w:val="bottom"/>
          </w:tcPr>
          <w:p w14:paraId="0C25D734"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Anden drænområde type.</w:t>
            </w:r>
          </w:p>
        </w:tc>
      </w:tr>
      <w:tr w:rsidR="00CB4BEB" w:rsidRPr="0051728E" w14:paraId="48F3274C" w14:textId="77777777" w:rsidTr="003C0924">
        <w:trPr>
          <w:trHeight w:hRule="exact" w:val="255"/>
        </w:trPr>
        <w:tc>
          <w:tcPr>
            <w:tcW w:w="1610" w:type="dxa"/>
            <w:tcBorders>
              <w:top w:val="single" w:sz="4" w:space="0" w:color="auto"/>
              <w:left w:val="single" w:sz="4" w:space="0" w:color="auto"/>
              <w:bottom w:val="single" w:sz="4" w:space="0" w:color="auto"/>
              <w:right w:val="single" w:sz="4" w:space="0" w:color="auto"/>
            </w:tcBorders>
            <w:shd w:val="clear" w:color="auto" w:fill="D9D9D9"/>
            <w:vAlign w:val="bottom"/>
          </w:tcPr>
          <w:p w14:paraId="5FDC6F5E"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9</w:t>
            </w:r>
          </w:p>
        </w:tc>
        <w:tc>
          <w:tcPr>
            <w:tcW w:w="1928" w:type="dxa"/>
            <w:tcBorders>
              <w:top w:val="single" w:sz="4" w:space="0" w:color="auto"/>
              <w:left w:val="single" w:sz="4" w:space="0" w:color="auto"/>
              <w:bottom w:val="single" w:sz="4" w:space="0" w:color="auto"/>
            </w:tcBorders>
            <w:shd w:val="clear" w:color="auto" w:fill="FFFFFF"/>
            <w:vAlign w:val="bottom"/>
          </w:tcPr>
          <w:p w14:paraId="26A9624F" w14:textId="77777777" w:rsidR="00CB4BEB" w:rsidRPr="003250C3" w:rsidRDefault="00CB4BEB" w:rsidP="003C0924">
            <w:pPr>
              <w:rPr>
                <w:rFonts w:ascii="Trebuchet MS" w:hAnsi="Trebuchet MS"/>
                <w:sz w:val="18"/>
                <w:szCs w:val="18"/>
              </w:rPr>
            </w:pPr>
            <w:r>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B2D3F8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19" w:type="dxa"/>
            <w:tcBorders>
              <w:top w:val="single" w:sz="4" w:space="0" w:color="auto"/>
              <w:left w:val="single" w:sz="4" w:space="0" w:color="auto"/>
              <w:bottom w:val="single" w:sz="4" w:space="0" w:color="auto"/>
            </w:tcBorders>
            <w:shd w:val="clear" w:color="auto" w:fill="FFFFFF"/>
            <w:vAlign w:val="bottom"/>
          </w:tcPr>
          <w:p w14:paraId="21EAD4D1" w14:textId="77777777" w:rsidR="00CB4BEB" w:rsidRDefault="00CB4BEB" w:rsidP="003C0924">
            <w:pPr>
              <w:rPr>
                <w:rFonts w:ascii="Trebuchet MS" w:hAnsi="Trebuchet MS" w:cs="Trebuchet MS"/>
                <w:sz w:val="18"/>
                <w:szCs w:val="18"/>
              </w:rPr>
            </w:pPr>
            <w:r>
              <w:rPr>
                <w:rFonts w:ascii="Trebuchet MS" w:hAnsi="Trebuchet MS" w:cs="Trebuchet MS"/>
                <w:sz w:val="18"/>
                <w:szCs w:val="18"/>
              </w:rPr>
              <w:t>Mangler viden om drænområde type.</w:t>
            </w:r>
          </w:p>
        </w:tc>
      </w:tr>
    </w:tbl>
    <w:p w14:paraId="03663FC6" w14:textId="77777777" w:rsidR="0093403C" w:rsidRDefault="0093403C" w:rsidP="0093403C">
      <w:bookmarkStart w:id="1256" w:name="_Toc292713305"/>
      <w:bookmarkStart w:id="1257" w:name="_Toc292865210"/>
      <w:bookmarkStart w:id="1258" w:name="_Toc63351423"/>
    </w:p>
    <w:p w14:paraId="3337727D" w14:textId="6DE4F3B4" w:rsidR="00CB4BEB" w:rsidRDefault="00CB4BEB" w:rsidP="00CB4BEB">
      <w:pPr>
        <w:pStyle w:val="Overskrift2"/>
        <w:rPr>
          <w:kern w:val="32"/>
          <w:szCs w:val="32"/>
        </w:rPr>
      </w:pPr>
      <w:bookmarkStart w:id="1259" w:name="_Toc122436086"/>
      <w:r w:rsidRPr="003E226C">
        <w:rPr>
          <w:kern w:val="32"/>
          <w:szCs w:val="32"/>
        </w:rPr>
        <w:t>5</w:t>
      </w:r>
      <w:r>
        <w:rPr>
          <w:kern w:val="32"/>
          <w:szCs w:val="32"/>
        </w:rPr>
        <w:t>.1.6</w:t>
      </w:r>
      <w:r w:rsidRPr="003E226C">
        <w:rPr>
          <w:kern w:val="32"/>
          <w:szCs w:val="32"/>
        </w:rPr>
        <w:t xml:space="preserve"> Sø (5005)</w:t>
      </w:r>
      <w:bookmarkEnd w:id="1256"/>
      <w:bookmarkEnd w:id="1257"/>
      <w:bookmarkEnd w:id="1258"/>
      <w:bookmarkEnd w:id="1259"/>
    </w:p>
    <w:tbl>
      <w:tblPr>
        <w:tblW w:w="150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8"/>
        <w:gridCol w:w="1164"/>
        <w:gridCol w:w="524"/>
        <w:gridCol w:w="2706"/>
        <w:gridCol w:w="1276"/>
        <w:gridCol w:w="1418"/>
        <w:gridCol w:w="1417"/>
        <w:gridCol w:w="4678"/>
      </w:tblGrid>
      <w:tr w:rsidR="00CB4BEB" w:rsidRPr="0051728E" w14:paraId="448364B0" w14:textId="77777777" w:rsidTr="003C0924">
        <w:trPr>
          <w:trHeight w:val="227"/>
        </w:trPr>
        <w:tc>
          <w:tcPr>
            <w:tcW w:w="1838" w:type="dxa"/>
            <w:tcBorders>
              <w:bottom w:val="single" w:sz="4" w:space="0" w:color="auto"/>
            </w:tcBorders>
            <w:shd w:val="clear" w:color="auto" w:fill="D9D9D9"/>
            <w:vAlign w:val="bottom"/>
          </w:tcPr>
          <w:p w14:paraId="7130041E" w14:textId="77777777" w:rsidR="00CB4BEB" w:rsidRPr="0051728E" w:rsidRDefault="00CB4BEB" w:rsidP="003C0924">
            <w:pPr>
              <w:rPr>
                <w:rFonts w:ascii="Trebuchet MS" w:hAnsi="Trebuchet MS" w:cs="Trebuchet MS"/>
                <w:b/>
                <w:bCs/>
                <w:sz w:val="18"/>
                <w:szCs w:val="18"/>
              </w:rPr>
            </w:pPr>
            <w:r w:rsidRPr="0051728E">
              <w:rPr>
                <w:rFonts w:ascii="Trebuchet MS" w:hAnsi="Trebuchet MS" w:cs="Trebuchet MS"/>
                <w:b/>
                <w:bCs/>
                <w:sz w:val="18"/>
                <w:szCs w:val="18"/>
              </w:rPr>
              <w:t>Feltnavn</w:t>
            </w:r>
          </w:p>
        </w:tc>
        <w:tc>
          <w:tcPr>
            <w:tcW w:w="1164" w:type="dxa"/>
            <w:tcBorders>
              <w:bottom w:val="single" w:sz="4" w:space="0" w:color="auto"/>
            </w:tcBorders>
            <w:shd w:val="clear" w:color="auto" w:fill="D9D9D9"/>
            <w:vAlign w:val="bottom"/>
          </w:tcPr>
          <w:p w14:paraId="5A1AE384" w14:textId="77777777" w:rsidR="00CB4BEB" w:rsidRPr="0051728E" w:rsidRDefault="00CB4BEB" w:rsidP="003C0924">
            <w:pPr>
              <w:rPr>
                <w:rFonts w:ascii="Trebuchet MS" w:hAnsi="Trebuchet MS" w:cs="Trebuchet MS"/>
                <w:b/>
                <w:bCs/>
                <w:sz w:val="18"/>
                <w:szCs w:val="18"/>
              </w:rPr>
            </w:pPr>
            <w:r w:rsidRPr="0051728E">
              <w:rPr>
                <w:rFonts w:ascii="Trebuchet MS" w:hAnsi="Trebuchet MS" w:cs="Trebuchet MS"/>
                <w:b/>
                <w:bCs/>
                <w:sz w:val="18"/>
                <w:szCs w:val="18"/>
              </w:rPr>
              <w:t>Feltnavn</w:t>
            </w:r>
            <w:r>
              <w:rPr>
                <w:rFonts w:ascii="Trebuchet MS" w:hAnsi="Trebuchet MS" w:cs="Trebuchet MS"/>
                <w:b/>
                <w:bCs/>
                <w:sz w:val="18"/>
                <w:szCs w:val="18"/>
              </w:rPr>
              <w:t>10</w:t>
            </w:r>
          </w:p>
        </w:tc>
        <w:tc>
          <w:tcPr>
            <w:tcW w:w="3230" w:type="dxa"/>
            <w:gridSpan w:val="2"/>
            <w:tcBorders>
              <w:bottom w:val="single" w:sz="4" w:space="0" w:color="auto"/>
            </w:tcBorders>
            <w:shd w:val="clear" w:color="auto" w:fill="D9D9D9"/>
            <w:vAlign w:val="bottom"/>
          </w:tcPr>
          <w:p w14:paraId="54971917"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Formål</w:t>
            </w:r>
          </w:p>
        </w:tc>
        <w:tc>
          <w:tcPr>
            <w:tcW w:w="1276" w:type="dxa"/>
            <w:tcBorders>
              <w:bottom w:val="single" w:sz="4" w:space="0" w:color="auto"/>
            </w:tcBorders>
            <w:shd w:val="clear" w:color="auto" w:fill="D9D9D9"/>
            <w:vAlign w:val="bottom"/>
          </w:tcPr>
          <w:p w14:paraId="43AA74E7"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Datatype</w:t>
            </w:r>
          </w:p>
        </w:tc>
        <w:tc>
          <w:tcPr>
            <w:tcW w:w="1418" w:type="dxa"/>
            <w:tcBorders>
              <w:bottom w:val="single" w:sz="4" w:space="0" w:color="auto"/>
            </w:tcBorders>
            <w:shd w:val="clear" w:color="auto" w:fill="D9D9D9"/>
            <w:vAlign w:val="bottom"/>
          </w:tcPr>
          <w:p w14:paraId="7D538AD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Værdiområde</w:t>
            </w:r>
          </w:p>
        </w:tc>
        <w:tc>
          <w:tcPr>
            <w:tcW w:w="1417" w:type="dxa"/>
            <w:tcBorders>
              <w:bottom w:val="single" w:sz="4" w:space="0" w:color="auto"/>
            </w:tcBorders>
            <w:shd w:val="clear" w:color="auto" w:fill="D9D9D9"/>
            <w:vAlign w:val="bottom"/>
          </w:tcPr>
          <w:p w14:paraId="09019061" w14:textId="77777777" w:rsidR="00CB4BEB" w:rsidRPr="0051728E" w:rsidRDefault="00CB4BEB" w:rsidP="003C0924">
            <w:pPr>
              <w:autoSpaceDE w:val="0"/>
              <w:autoSpaceDN w:val="0"/>
              <w:adjustRightInd w:val="0"/>
              <w:rPr>
                <w:rFonts w:ascii="Trebuchet MS" w:hAnsi="Trebuchet MS" w:cs="Trebuchet MS"/>
                <w:b/>
                <w:bCs/>
                <w:sz w:val="18"/>
                <w:szCs w:val="18"/>
              </w:rPr>
            </w:pPr>
            <w:r w:rsidRPr="0051728E">
              <w:rPr>
                <w:rFonts w:ascii="Trebuchet MS" w:hAnsi="Trebuchet MS" w:cs="Trebuchet MS"/>
                <w:b/>
                <w:bCs/>
                <w:sz w:val="18"/>
                <w:szCs w:val="18"/>
              </w:rPr>
              <w:t>Obligatorisk /</w:t>
            </w:r>
          </w:p>
          <w:p w14:paraId="1C0C96E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4678" w:type="dxa"/>
            <w:shd w:val="clear" w:color="auto" w:fill="D9D9D9"/>
            <w:vAlign w:val="bottom"/>
          </w:tcPr>
          <w:p w14:paraId="2A06089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Eksempel</w:t>
            </w:r>
          </w:p>
        </w:tc>
      </w:tr>
      <w:tr w:rsidR="00CB4BEB" w:rsidRPr="00F273B0" w14:paraId="2EF98C66"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FFFFFF"/>
            <w:vAlign w:val="bottom"/>
          </w:tcPr>
          <w:p w14:paraId="7FBA8EBF" w14:textId="77777777" w:rsidR="00CB4BEB" w:rsidRPr="00AB2E87" w:rsidRDefault="00CB4BEB" w:rsidP="003C0924">
            <w:pPr>
              <w:rPr>
                <w:rFonts w:ascii="Trebuchet MS" w:hAnsi="Trebuchet MS"/>
                <w:sz w:val="18"/>
                <w:szCs w:val="18"/>
              </w:rPr>
            </w:pPr>
            <w:proofErr w:type="spellStart"/>
            <w:r w:rsidRPr="00AB2E87">
              <w:rPr>
                <w:rFonts w:ascii="Trebuchet MS" w:hAnsi="Trebuchet MS"/>
                <w:sz w:val="18"/>
                <w:szCs w:val="18"/>
              </w:rPr>
              <w:t>soe_navn</w:t>
            </w:r>
            <w:proofErr w:type="spellEnd"/>
          </w:p>
        </w:tc>
        <w:tc>
          <w:tcPr>
            <w:tcW w:w="1164" w:type="dxa"/>
            <w:tcBorders>
              <w:top w:val="single" w:sz="4" w:space="0" w:color="auto"/>
              <w:left w:val="single" w:sz="4" w:space="0" w:color="auto"/>
              <w:bottom w:val="single" w:sz="4" w:space="0" w:color="auto"/>
              <w:right w:val="single" w:sz="4" w:space="0" w:color="auto"/>
            </w:tcBorders>
            <w:shd w:val="clear" w:color="auto" w:fill="FFFFFF"/>
            <w:vAlign w:val="bottom"/>
          </w:tcPr>
          <w:p w14:paraId="33033B49" w14:textId="77777777" w:rsidR="00CB4BEB" w:rsidRPr="00AB2E87" w:rsidRDefault="00CB4BEB" w:rsidP="003C0924">
            <w:pPr>
              <w:rPr>
                <w:rFonts w:ascii="Trebuchet MS" w:hAnsi="Trebuchet MS"/>
                <w:sz w:val="18"/>
                <w:szCs w:val="18"/>
              </w:rPr>
            </w:pPr>
            <w:proofErr w:type="spellStart"/>
            <w:r w:rsidRPr="00AB2E87">
              <w:rPr>
                <w:rFonts w:ascii="Trebuchet MS" w:hAnsi="Trebuchet MS"/>
                <w:sz w:val="18"/>
                <w:szCs w:val="18"/>
              </w:rPr>
              <w:t>soe_navn</w:t>
            </w:r>
            <w:proofErr w:type="spellEnd"/>
          </w:p>
        </w:tc>
        <w:tc>
          <w:tcPr>
            <w:tcW w:w="3230"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1E0629C7" w14:textId="77777777" w:rsidR="00CB4BEB" w:rsidRPr="00AB2E87" w:rsidRDefault="00CB4BEB" w:rsidP="003C0924">
            <w:pPr>
              <w:rPr>
                <w:rFonts w:ascii="Trebuchet MS" w:hAnsi="Trebuchet MS"/>
                <w:sz w:val="18"/>
                <w:szCs w:val="18"/>
              </w:rPr>
            </w:pPr>
            <w:r w:rsidRPr="00AB2E87">
              <w:rPr>
                <w:rFonts w:ascii="Trebuchet MS" w:hAnsi="Trebuchet MS"/>
                <w:sz w:val="18"/>
                <w:szCs w:val="18"/>
              </w:rPr>
              <w:t>Søens navn</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6D7D6AFE"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F7E78D9"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0-50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31EF104C" w14:textId="77777777" w:rsidR="00CB4BEB" w:rsidRPr="00AB2E87"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4678" w:type="dxa"/>
            <w:tcBorders>
              <w:left w:val="single" w:sz="4" w:space="0" w:color="auto"/>
            </w:tcBorders>
            <w:shd w:val="clear" w:color="auto" w:fill="FFFFFF"/>
            <w:vAlign w:val="bottom"/>
          </w:tcPr>
          <w:p w14:paraId="3B510A01" w14:textId="77777777" w:rsidR="00CB4BEB" w:rsidRPr="00AB2E87" w:rsidRDefault="00CB4BEB" w:rsidP="003C0924">
            <w:pPr>
              <w:rPr>
                <w:rFonts w:ascii="Trebuchet MS" w:hAnsi="Trebuchet MS" w:cs="Trebuchet MS"/>
                <w:sz w:val="18"/>
                <w:szCs w:val="18"/>
              </w:rPr>
            </w:pPr>
            <w:proofErr w:type="spellStart"/>
            <w:r w:rsidRPr="00723227">
              <w:rPr>
                <w:rFonts w:ascii="Trebuchet MS" w:hAnsi="Trebuchet MS"/>
                <w:sz w:val="18"/>
                <w:szCs w:val="18"/>
              </w:rPr>
              <w:t>Rahbech</w:t>
            </w:r>
            <w:proofErr w:type="spellEnd"/>
            <w:r w:rsidRPr="00723227">
              <w:rPr>
                <w:rFonts w:ascii="Trebuchet MS" w:hAnsi="Trebuchet MS"/>
                <w:sz w:val="18"/>
                <w:szCs w:val="18"/>
              </w:rPr>
              <w:t xml:space="preserve"> Mose</w:t>
            </w:r>
          </w:p>
        </w:tc>
      </w:tr>
      <w:tr w:rsidR="00CB4BEB" w:rsidRPr="00F273B0" w14:paraId="18606FF6" w14:textId="77777777" w:rsidTr="003C0924">
        <w:trPr>
          <w:trHeight w:hRule="exact" w:val="255"/>
        </w:trPr>
        <w:tc>
          <w:tcPr>
            <w:tcW w:w="1838" w:type="dxa"/>
            <w:tcBorders>
              <w:top w:val="single" w:sz="4" w:space="0" w:color="auto"/>
              <w:left w:val="single" w:sz="4" w:space="0" w:color="auto"/>
              <w:bottom w:val="nil"/>
              <w:right w:val="single" w:sz="4" w:space="0" w:color="auto"/>
            </w:tcBorders>
            <w:shd w:val="clear" w:color="auto" w:fill="auto"/>
            <w:vAlign w:val="bottom"/>
          </w:tcPr>
          <w:p w14:paraId="368BFC32" w14:textId="77777777" w:rsidR="00CB4BEB" w:rsidRPr="00AB2E87" w:rsidRDefault="00CB4BEB" w:rsidP="003C0924">
            <w:pPr>
              <w:rPr>
                <w:rFonts w:ascii="Trebuchet MS" w:hAnsi="Trebuchet MS"/>
                <w:sz w:val="18"/>
                <w:szCs w:val="18"/>
              </w:rPr>
            </w:pPr>
            <w:proofErr w:type="spellStart"/>
            <w:r w:rsidRPr="00AB2E87">
              <w:rPr>
                <w:rFonts w:ascii="Trebuchet MS" w:hAnsi="Trebuchet MS"/>
                <w:sz w:val="18"/>
                <w:szCs w:val="18"/>
              </w:rPr>
              <w:t>dmu_ref</w:t>
            </w:r>
            <w:proofErr w:type="spellEnd"/>
          </w:p>
        </w:tc>
        <w:tc>
          <w:tcPr>
            <w:tcW w:w="1164" w:type="dxa"/>
            <w:tcBorders>
              <w:top w:val="single" w:sz="4" w:space="0" w:color="auto"/>
              <w:left w:val="single" w:sz="4" w:space="0" w:color="auto"/>
              <w:bottom w:val="nil"/>
              <w:right w:val="single" w:sz="4" w:space="0" w:color="auto"/>
            </w:tcBorders>
            <w:vAlign w:val="bottom"/>
          </w:tcPr>
          <w:p w14:paraId="3356ED85" w14:textId="77777777" w:rsidR="00CB4BEB" w:rsidRPr="00AB2E87" w:rsidRDefault="00CB4BEB" w:rsidP="003C0924">
            <w:pPr>
              <w:rPr>
                <w:rFonts w:ascii="Trebuchet MS" w:hAnsi="Trebuchet MS"/>
                <w:sz w:val="18"/>
                <w:szCs w:val="18"/>
              </w:rPr>
            </w:pPr>
            <w:proofErr w:type="spellStart"/>
            <w:r w:rsidRPr="00AB2E87">
              <w:rPr>
                <w:rFonts w:ascii="Trebuchet MS" w:hAnsi="Trebuchet MS"/>
                <w:sz w:val="18"/>
                <w:szCs w:val="18"/>
              </w:rPr>
              <w:t>dmu_ref</w:t>
            </w:r>
            <w:proofErr w:type="spellEnd"/>
          </w:p>
        </w:tc>
        <w:tc>
          <w:tcPr>
            <w:tcW w:w="3230" w:type="dxa"/>
            <w:gridSpan w:val="2"/>
            <w:tcBorders>
              <w:top w:val="single" w:sz="4" w:space="0" w:color="auto"/>
              <w:left w:val="single" w:sz="4" w:space="0" w:color="auto"/>
              <w:bottom w:val="nil"/>
              <w:right w:val="single" w:sz="4" w:space="0" w:color="auto"/>
            </w:tcBorders>
            <w:shd w:val="clear" w:color="auto" w:fill="auto"/>
            <w:vAlign w:val="bottom"/>
          </w:tcPr>
          <w:p w14:paraId="28E2DB9D" w14:textId="77777777" w:rsidR="00CB4BEB" w:rsidRPr="00AB2E87" w:rsidRDefault="00CB4BEB" w:rsidP="003C0924">
            <w:pPr>
              <w:rPr>
                <w:rFonts w:ascii="Trebuchet MS" w:hAnsi="Trebuchet MS"/>
                <w:sz w:val="18"/>
                <w:szCs w:val="18"/>
              </w:rPr>
            </w:pPr>
            <w:r w:rsidRPr="00AB2E87">
              <w:rPr>
                <w:rFonts w:ascii="Trebuchet MS" w:hAnsi="Trebuchet MS"/>
                <w:sz w:val="18"/>
                <w:szCs w:val="18"/>
              </w:rPr>
              <w:t xml:space="preserve">nøgle til </w:t>
            </w:r>
            <w:proofErr w:type="gramStart"/>
            <w:r w:rsidRPr="00AB2E87">
              <w:rPr>
                <w:rFonts w:ascii="Trebuchet MS" w:hAnsi="Trebuchet MS"/>
                <w:sz w:val="18"/>
                <w:szCs w:val="18"/>
              </w:rPr>
              <w:t>DMU søer</w:t>
            </w:r>
            <w:proofErr w:type="gramEnd"/>
          </w:p>
        </w:tc>
        <w:tc>
          <w:tcPr>
            <w:tcW w:w="1276" w:type="dxa"/>
            <w:tcBorders>
              <w:top w:val="single" w:sz="4" w:space="0" w:color="auto"/>
              <w:left w:val="single" w:sz="4" w:space="0" w:color="auto"/>
              <w:bottom w:val="nil"/>
              <w:right w:val="single" w:sz="4" w:space="0" w:color="auto"/>
            </w:tcBorders>
            <w:shd w:val="clear" w:color="auto" w:fill="auto"/>
            <w:vAlign w:val="bottom"/>
          </w:tcPr>
          <w:p w14:paraId="220FD6C6"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auto"/>
            <w:vAlign w:val="bottom"/>
          </w:tcPr>
          <w:p w14:paraId="54AF415F"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0-50 tegn</w:t>
            </w:r>
          </w:p>
        </w:tc>
        <w:tc>
          <w:tcPr>
            <w:tcW w:w="1417" w:type="dxa"/>
            <w:tcBorders>
              <w:top w:val="single" w:sz="4" w:space="0" w:color="auto"/>
              <w:left w:val="single" w:sz="4" w:space="0" w:color="auto"/>
              <w:bottom w:val="nil"/>
              <w:right w:val="single" w:sz="4" w:space="0" w:color="auto"/>
            </w:tcBorders>
            <w:shd w:val="clear" w:color="auto" w:fill="auto"/>
            <w:vAlign w:val="bottom"/>
          </w:tcPr>
          <w:p w14:paraId="626BB260" w14:textId="77777777" w:rsidR="00CB4BEB" w:rsidRPr="00AB2E8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4678" w:type="dxa"/>
            <w:tcBorders>
              <w:top w:val="single" w:sz="4" w:space="0" w:color="auto"/>
              <w:left w:val="single" w:sz="4" w:space="0" w:color="auto"/>
              <w:bottom w:val="nil"/>
              <w:right w:val="single" w:sz="4" w:space="0" w:color="auto"/>
            </w:tcBorders>
            <w:shd w:val="clear" w:color="auto" w:fill="auto"/>
            <w:vAlign w:val="bottom"/>
          </w:tcPr>
          <w:p w14:paraId="58A6F70C" w14:textId="77777777" w:rsidR="00CB4BEB" w:rsidRPr="00AB2E87" w:rsidRDefault="00CB4BEB" w:rsidP="003C0924">
            <w:pPr>
              <w:rPr>
                <w:rFonts w:ascii="Trebuchet MS" w:hAnsi="Trebuchet MS" w:cs="Trebuchet MS"/>
                <w:sz w:val="18"/>
                <w:szCs w:val="18"/>
              </w:rPr>
            </w:pPr>
          </w:p>
        </w:tc>
      </w:tr>
      <w:tr w:rsidR="00CB4BEB" w:rsidRPr="00F273B0" w14:paraId="2B915981" w14:textId="77777777" w:rsidTr="003C0924">
        <w:trPr>
          <w:trHeight w:val="227"/>
        </w:trPr>
        <w:tc>
          <w:tcPr>
            <w:tcW w:w="1838" w:type="dxa"/>
            <w:tcBorders>
              <w:top w:val="single" w:sz="4" w:space="0" w:color="auto"/>
              <w:left w:val="single" w:sz="4" w:space="0" w:color="auto"/>
              <w:bottom w:val="nil"/>
              <w:right w:val="single" w:sz="4" w:space="0" w:color="auto"/>
            </w:tcBorders>
            <w:shd w:val="clear" w:color="auto" w:fill="auto"/>
            <w:vAlign w:val="center"/>
          </w:tcPr>
          <w:p w14:paraId="46B3F9B9" w14:textId="77777777" w:rsidR="00CB4BEB" w:rsidRPr="00AB2E87" w:rsidRDefault="00CB4BEB" w:rsidP="003C0924">
            <w:pPr>
              <w:rPr>
                <w:rFonts w:ascii="Trebuchet MS" w:hAnsi="Trebuchet MS"/>
                <w:sz w:val="18"/>
                <w:szCs w:val="18"/>
              </w:rPr>
            </w:pPr>
            <w:proofErr w:type="spellStart"/>
            <w:r>
              <w:rPr>
                <w:rFonts w:ascii="Trebuchet MS" w:hAnsi="Trebuchet MS"/>
                <w:sz w:val="18"/>
                <w:szCs w:val="18"/>
              </w:rPr>
              <w:t>soe</w:t>
            </w:r>
            <w:r w:rsidRPr="00AB2E87">
              <w:rPr>
                <w:rFonts w:ascii="Trebuchet MS" w:hAnsi="Trebuchet MS"/>
                <w:sz w:val="18"/>
                <w:szCs w:val="18"/>
              </w:rPr>
              <w:t>_nr</w:t>
            </w:r>
            <w:proofErr w:type="spellEnd"/>
          </w:p>
        </w:tc>
        <w:tc>
          <w:tcPr>
            <w:tcW w:w="1164" w:type="dxa"/>
            <w:tcBorders>
              <w:top w:val="single" w:sz="4" w:space="0" w:color="auto"/>
              <w:left w:val="single" w:sz="4" w:space="0" w:color="auto"/>
              <w:bottom w:val="nil"/>
              <w:right w:val="single" w:sz="4" w:space="0" w:color="auto"/>
            </w:tcBorders>
            <w:vAlign w:val="center"/>
          </w:tcPr>
          <w:p w14:paraId="01800162" w14:textId="77777777" w:rsidR="00CB4BEB" w:rsidRDefault="00CB4BEB" w:rsidP="003C0924">
            <w:pPr>
              <w:rPr>
                <w:rFonts w:ascii="Trebuchet MS" w:hAnsi="Trebuchet MS"/>
                <w:sz w:val="18"/>
                <w:szCs w:val="18"/>
              </w:rPr>
            </w:pPr>
            <w:proofErr w:type="spellStart"/>
            <w:r>
              <w:rPr>
                <w:rFonts w:ascii="Trebuchet MS" w:hAnsi="Trebuchet MS"/>
                <w:sz w:val="18"/>
                <w:szCs w:val="18"/>
              </w:rPr>
              <w:t>soe</w:t>
            </w:r>
            <w:r w:rsidRPr="00AB2E87">
              <w:rPr>
                <w:rFonts w:ascii="Trebuchet MS" w:hAnsi="Trebuchet MS"/>
                <w:sz w:val="18"/>
                <w:szCs w:val="18"/>
              </w:rPr>
              <w:t>_nr</w:t>
            </w:r>
            <w:proofErr w:type="spellEnd"/>
          </w:p>
        </w:tc>
        <w:tc>
          <w:tcPr>
            <w:tcW w:w="3230" w:type="dxa"/>
            <w:gridSpan w:val="2"/>
            <w:tcBorders>
              <w:top w:val="single" w:sz="4" w:space="0" w:color="auto"/>
              <w:left w:val="single" w:sz="4" w:space="0" w:color="auto"/>
              <w:bottom w:val="nil"/>
              <w:right w:val="single" w:sz="4" w:space="0" w:color="auto"/>
            </w:tcBorders>
            <w:shd w:val="clear" w:color="auto" w:fill="auto"/>
            <w:vAlign w:val="bottom"/>
          </w:tcPr>
          <w:p w14:paraId="26C1B18B" w14:textId="77777777" w:rsidR="00CB4BEB" w:rsidRPr="00AB2E87" w:rsidRDefault="00CB4BEB" w:rsidP="003C0924">
            <w:pPr>
              <w:rPr>
                <w:rFonts w:ascii="Trebuchet MS" w:hAnsi="Trebuchet MS"/>
                <w:sz w:val="18"/>
                <w:szCs w:val="18"/>
              </w:rPr>
            </w:pPr>
            <w:proofErr w:type="spellStart"/>
            <w:r>
              <w:rPr>
                <w:rFonts w:ascii="Trebuchet MS" w:hAnsi="Trebuchet MS"/>
                <w:sz w:val="18"/>
                <w:szCs w:val="18"/>
              </w:rPr>
              <w:t>Sønummer</w:t>
            </w:r>
            <w:proofErr w:type="spellEnd"/>
            <w:r>
              <w:rPr>
                <w:rFonts w:ascii="Trebuchet MS" w:hAnsi="Trebuchet MS"/>
                <w:sz w:val="18"/>
                <w:szCs w:val="18"/>
              </w:rPr>
              <w:t xml:space="preserve"> eller </w:t>
            </w:r>
            <w:r>
              <w:rPr>
                <w:rFonts w:ascii="Trebuchet MS" w:hAnsi="Trebuchet MS"/>
                <w:sz w:val="18"/>
                <w:szCs w:val="18"/>
              </w:rPr>
              <w:br/>
            </w:r>
            <w:proofErr w:type="spellStart"/>
            <w:r>
              <w:rPr>
                <w:rFonts w:ascii="Trebuchet MS" w:hAnsi="Trebuchet MS"/>
                <w:sz w:val="18"/>
                <w:szCs w:val="18"/>
              </w:rPr>
              <w:t>r</w:t>
            </w:r>
            <w:r w:rsidRPr="00AB2E87">
              <w:rPr>
                <w:rFonts w:ascii="Trebuchet MS" w:hAnsi="Trebuchet MS"/>
                <w:sz w:val="18"/>
                <w:szCs w:val="18"/>
              </w:rPr>
              <w:t>ecipient_nummer</w:t>
            </w:r>
            <w:proofErr w:type="spellEnd"/>
            <w:r w:rsidRPr="00AB2E87">
              <w:rPr>
                <w:rFonts w:ascii="Trebuchet MS" w:hAnsi="Trebuchet MS"/>
                <w:sz w:val="18"/>
                <w:szCs w:val="18"/>
              </w:rPr>
              <w:t xml:space="preserve"> (hist. amtsnøgle)</w:t>
            </w:r>
          </w:p>
        </w:tc>
        <w:tc>
          <w:tcPr>
            <w:tcW w:w="1276" w:type="dxa"/>
            <w:tcBorders>
              <w:top w:val="single" w:sz="4" w:space="0" w:color="auto"/>
              <w:left w:val="single" w:sz="4" w:space="0" w:color="auto"/>
              <w:bottom w:val="nil"/>
              <w:right w:val="single" w:sz="4" w:space="0" w:color="auto"/>
            </w:tcBorders>
            <w:shd w:val="clear" w:color="auto" w:fill="auto"/>
            <w:vAlign w:val="bottom"/>
          </w:tcPr>
          <w:p w14:paraId="6FC4EA06"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auto"/>
            <w:vAlign w:val="bottom"/>
          </w:tcPr>
          <w:p w14:paraId="7052ED4A"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0-50 tegn</w:t>
            </w:r>
          </w:p>
        </w:tc>
        <w:tc>
          <w:tcPr>
            <w:tcW w:w="1417" w:type="dxa"/>
            <w:tcBorders>
              <w:top w:val="single" w:sz="4" w:space="0" w:color="auto"/>
              <w:left w:val="single" w:sz="4" w:space="0" w:color="auto"/>
              <w:bottom w:val="nil"/>
              <w:right w:val="single" w:sz="4" w:space="0" w:color="auto"/>
            </w:tcBorders>
            <w:shd w:val="clear" w:color="auto" w:fill="auto"/>
            <w:vAlign w:val="bottom"/>
          </w:tcPr>
          <w:p w14:paraId="386610EA" w14:textId="77777777" w:rsidR="00CB4BEB" w:rsidRPr="00AB2E8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4678" w:type="dxa"/>
            <w:tcBorders>
              <w:top w:val="single" w:sz="4" w:space="0" w:color="auto"/>
              <w:left w:val="single" w:sz="4" w:space="0" w:color="auto"/>
              <w:bottom w:val="nil"/>
              <w:right w:val="single" w:sz="4" w:space="0" w:color="auto"/>
            </w:tcBorders>
            <w:shd w:val="clear" w:color="auto" w:fill="auto"/>
            <w:vAlign w:val="bottom"/>
          </w:tcPr>
          <w:p w14:paraId="3EA3C38A" w14:textId="77777777" w:rsidR="00CB4BEB" w:rsidRPr="00AB2E87" w:rsidRDefault="00CB4BEB" w:rsidP="003C0924">
            <w:pPr>
              <w:rPr>
                <w:rFonts w:ascii="Trebuchet MS" w:hAnsi="Trebuchet MS" w:cs="Trebuchet MS"/>
                <w:sz w:val="18"/>
                <w:szCs w:val="18"/>
              </w:rPr>
            </w:pPr>
          </w:p>
        </w:tc>
      </w:tr>
      <w:tr w:rsidR="00CB4BEB" w:rsidRPr="00F273B0" w14:paraId="288F5637"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auto"/>
            <w:vAlign w:val="bottom"/>
          </w:tcPr>
          <w:p w14:paraId="02237193" w14:textId="77777777" w:rsidR="00CB4BEB" w:rsidRPr="00AB2E87" w:rsidRDefault="00CB4BEB" w:rsidP="003C0924">
            <w:pPr>
              <w:rPr>
                <w:rFonts w:ascii="Trebuchet MS" w:hAnsi="Trebuchet MS" w:cs="Trebuchet MS"/>
                <w:sz w:val="18"/>
                <w:szCs w:val="18"/>
              </w:rPr>
            </w:pPr>
            <w:proofErr w:type="spellStart"/>
            <w:r w:rsidRPr="00AB2E87">
              <w:rPr>
                <w:rFonts w:ascii="Trebuchet MS" w:hAnsi="Trebuchet MS" w:cs="Trebuchet MS"/>
                <w:sz w:val="18"/>
                <w:szCs w:val="18"/>
              </w:rPr>
              <w:t>maalsaetning_kode</w:t>
            </w:r>
            <w:proofErr w:type="spellEnd"/>
          </w:p>
        </w:tc>
        <w:tc>
          <w:tcPr>
            <w:tcW w:w="1164" w:type="dxa"/>
            <w:tcBorders>
              <w:top w:val="single" w:sz="4" w:space="0" w:color="auto"/>
              <w:left w:val="single" w:sz="4" w:space="0" w:color="auto"/>
              <w:bottom w:val="single" w:sz="4" w:space="0" w:color="auto"/>
              <w:right w:val="single" w:sz="4" w:space="0" w:color="auto"/>
            </w:tcBorders>
            <w:vAlign w:val="bottom"/>
          </w:tcPr>
          <w:p w14:paraId="24C8C15C" w14:textId="77777777" w:rsidR="00CB4BEB" w:rsidRPr="00AB2E87" w:rsidRDefault="00CB4BEB" w:rsidP="003C0924">
            <w:pPr>
              <w:rPr>
                <w:rFonts w:ascii="Trebuchet MS" w:hAnsi="Trebuchet MS"/>
                <w:sz w:val="18"/>
                <w:szCs w:val="18"/>
              </w:rPr>
            </w:pPr>
            <w:proofErr w:type="spellStart"/>
            <w:r>
              <w:rPr>
                <w:rFonts w:ascii="Trebuchet MS" w:hAnsi="Trebuchet MS" w:cs="Trebuchet MS"/>
                <w:sz w:val="18"/>
                <w:szCs w:val="18"/>
              </w:rPr>
              <w:t>maalsaet_k</w:t>
            </w:r>
            <w:proofErr w:type="spellEnd"/>
          </w:p>
        </w:tc>
        <w:tc>
          <w:tcPr>
            <w:tcW w:w="3230"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44AEBFAA" w14:textId="77777777" w:rsidR="00CB4BEB" w:rsidRPr="00AB2E87" w:rsidRDefault="00CB4BEB" w:rsidP="003C0924">
            <w:pPr>
              <w:rPr>
                <w:rFonts w:ascii="Trebuchet MS" w:hAnsi="Trebuchet MS"/>
                <w:sz w:val="18"/>
                <w:szCs w:val="18"/>
              </w:rPr>
            </w:pPr>
            <w:r w:rsidRPr="00AB2E87">
              <w:rPr>
                <w:rFonts w:ascii="Trebuchet MS" w:hAnsi="Trebuchet MS"/>
                <w:sz w:val="18"/>
                <w:szCs w:val="18"/>
              </w:rPr>
              <w:t>Kode for målsætning</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7EFBB40C"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193721A7"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1-7</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7312CFB8" w14:textId="77777777" w:rsidR="00CB4BEB" w:rsidRPr="00AB2E87"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bottom"/>
          </w:tcPr>
          <w:p w14:paraId="33B7ADB2"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4</w:t>
            </w:r>
          </w:p>
        </w:tc>
      </w:tr>
      <w:tr w:rsidR="00CB4BEB" w:rsidRPr="00F273B0" w14:paraId="4B31318E"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99CCFF"/>
            <w:vAlign w:val="bottom"/>
          </w:tcPr>
          <w:p w14:paraId="1DEB3993" w14:textId="77777777" w:rsidR="00CB4BEB" w:rsidRPr="00AB2E87" w:rsidRDefault="00CB4BEB" w:rsidP="003C0924">
            <w:pPr>
              <w:rPr>
                <w:rFonts w:ascii="Trebuchet MS" w:hAnsi="Trebuchet MS" w:cs="Trebuchet MS"/>
                <w:sz w:val="18"/>
                <w:szCs w:val="18"/>
              </w:rPr>
            </w:pPr>
            <w:proofErr w:type="spellStart"/>
            <w:r w:rsidRPr="00AB2E87">
              <w:rPr>
                <w:rFonts w:ascii="Trebuchet MS" w:hAnsi="Trebuchet MS" w:cs="Trebuchet MS"/>
                <w:sz w:val="18"/>
                <w:szCs w:val="18"/>
              </w:rPr>
              <w:t>maalsaetning</w:t>
            </w:r>
            <w:proofErr w:type="spellEnd"/>
          </w:p>
        </w:tc>
        <w:tc>
          <w:tcPr>
            <w:tcW w:w="1164" w:type="dxa"/>
            <w:tcBorders>
              <w:top w:val="single" w:sz="4" w:space="0" w:color="auto"/>
              <w:left w:val="single" w:sz="4" w:space="0" w:color="auto"/>
              <w:bottom w:val="single" w:sz="4" w:space="0" w:color="auto"/>
              <w:right w:val="single" w:sz="4" w:space="0" w:color="auto"/>
            </w:tcBorders>
            <w:shd w:val="clear" w:color="auto" w:fill="99CCFF"/>
            <w:vAlign w:val="bottom"/>
          </w:tcPr>
          <w:p w14:paraId="640C7BB7" w14:textId="77777777" w:rsidR="00CB4BEB" w:rsidRPr="00AB2E87" w:rsidRDefault="00CB4BEB" w:rsidP="003C0924">
            <w:pPr>
              <w:rPr>
                <w:rFonts w:ascii="Trebuchet MS" w:hAnsi="Trebuchet MS"/>
                <w:sz w:val="18"/>
                <w:szCs w:val="18"/>
              </w:rPr>
            </w:pPr>
            <w:proofErr w:type="spellStart"/>
            <w:r>
              <w:rPr>
                <w:rFonts w:ascii="Trebuchet MS" w:hAnsi="Trebuchet MS" w:cs="Trebuchet MS"/>
                <w:sz w:val="18"/>
                <w:szCs w:val="18"/>
              </w:rPr>
              <w:t>maalsaet</w:t>
            </w:r>
            <w:proofErr w:type="spellEnd"/>
          </w:p>
        </w:tc>
        <w:tc>
          <w:tcPr>
            <w:tcW w:w="3230"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4DF307FA" w14:textId="77777777" w:rsidR="00CB4BEB" w:rsidRPr="00AB2E87" w:rsidRDefault="00CB4BEB" w:rsidP="003C0924">
            <w:pPr>
              <w:rPr>
                <w:rFonts w:ascii="Trebuchet MS" w:hAnsi="Trebuchet MS" w:cs="Trebuchet MS"/>
                <w:sz w:val="18"/>
                <w:szCs w:val="18"/>
              </w:rPr>
            </w:pPr>
            <w:r w:rsidRPr="00AB2E87">
              <w:rPr>
                <w:rFonts w:ascii="Trebuchet MS" w:hAnsi="Trebuchet MS"/>
                <w:sz w:val="18"/>
                <w:szCs w:val="18"/>
              </w:rPr>
              <w:t>Målsætning</w:t>
            </w:r>
          </w:p>
        </w:tc>
        <w:tc>
          <w:tcPr>
            <w:tcW w:w="1276" w:type="dxa"/>
            <w:tcBorders>
              <w:top w:val="single" w:sz="4" w:space="0" w:color="auto"/>
              <w:left w:val="single" w:sz="4" w:space="0" w:color="auto"/>
              <w:bottom w:val="single" w:sz="4" w:space="0" w:color="auto"/>
              <w:right w:val="single" w:sz="4" w:space="0" w:color="auto"/>
            </w:tcBorders>
            <w:shd w:val="clear" w:color="auto" w:fill="99CCFF"/>
            <w:vAlign w:val="bottom"/>
          </w:tcPr>
          <w:p w14:paraId="7F85DC41"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Heltal</w:t>
            </w:r>
          </w:p>
        </w:tc>
        <w:tc>
          <w:tcPr>
            <w:tcW w:w="1418" w:type="dxa"/>
            <w:tcBorders>
              <w:top w:val="single" w:sz="4" w:space="0" w:color="auto"/>
              <w:left w:val="single" w:sz="4" w:space="0" w:color="auto"/>
              <w:bottom w:val="single" w:sz="4" w:space="0" w:color="auto"/>
              <w:right w:val="single" w:sz="4" w:space="0" w:color="auto"/>
            </w:tcBorders>
            <w:shd w:val="clear" w:color="auto" w:fill="99CCFF"/>
            <w:vAlign w:val="bottom"/>
          </w:tcPr>
          <w:p w14:paraId="4D5FB308"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0-60 tegn</w:t>
            </w:r>
          </w:p>
        </w:tc>
        <w:tc>
          <w:tcPr>
            <w:tcW w:w="1417" w:type="dxa"/>
            <w:tcBorders>
              <w:top w:val="single" w:sz="4" w:space="0" w:color="auto"/>
              <w:left w:val="single" w:sz="4" w:space="0" w:color="auto"/>
              <w:bottom w:val="single" w:sz="4" w:space="0" w:color="auto"/>
              <w:right w:val="single" w:sz="4" w:space="0" w:color="auto"/>
            </w:tcBorders>
            <w:shd w:val="clear" w:color="auto" w:fill="99CCFF"/>
            <w:vAlign w:val="bottom"/>
          </w:tcPr>
          <w:p w14:paraId="6B6418D7" w14:textId="77777777" w:rsidR="00CB4BEB" w:rsidRPr="00AB2E87"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4678" w:type="dxa"/>
            <w:tcBorders>
              <w:top w:val="single" w:sz="4" w:space="0" w:color="auto"/>
              <w:left w:val="single" w:sz="4" w:space="0" w:color="auto"/>
              <w:bottom w:val="single" w:sz="4" w:space="0" w:color="auto"/>
              <w:right w:val="single" w:sz="4" w:space="0" w:color="auto"/>
            </w:tcBorders>
            <w:shd w:val="clear" w:color="auto" w:fill="99CCFF"/>
            <w:vAlign w:val="bottom"/>
          </w:tcPr>
          <w:p w14:paraId="7A19CF43" w14:textId="77777777" w:rsidR="00CB4BEB" w:rsidRPr="00AB2E87" w:rsidRDefault="00CB4BEB" w:rsidP="003C0924">
            <w:pPr>
              <w:rPr>
                <w:rFonts w:ascii="Trebuchet MS" w:hAnsi="Trebuchet MS" w:cs="Trebuchet MS"/>
                <w:sz w:val="18"/>
                <w:szCs w:val="18"/>
              </w:rPr>
            </w:pPr>
            <w:r w:rsidRPr="00AB2E87">
              <w:rPr>
                <w:rFonts w:ascii="Trebuchet MS" w:hAnsi="Trebuchet MS"/>
                <w:sz w:val="18"/>
                <w:szCs w:val="18"/>
              </w:rPr>
              <w:t>Sø, basismålsætning B, badevand A2</w:t>
            </w:r>
          </w:p>
        </w:tc>
      </w:tr>
      <w:tr w:rsidR="00CB4BEB" w:rsidRPr="00F273B0" w14:paraId="15E3A57C"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FFFFFF"/>
            <w:vAlign w:val="bottom"/>
          </w:tcPr>
          <w:p w14:paraId="3946E3F0" w14:textId="77777777" w:rsidR="00CB4BEB" w:rsidRPr="00AB2E87" w:rsidRDefault="00CB4BEB" w:rsidP="003C0924">
            <w:pPr>
              <w:rPr>
                <w:rFonts w:ascii="Trebuchet MS" w:hAnsi="Trebuchet MS"/>
                <w:sz w:val="18"/>
                <w:szCs w:val="18"/>
              </w:rPr>
            </w:pPr>
            <w:proofErr w:type="spellStart"/>
            <w:r w:rsidRPr="00AB2E87">
              <w:rPr>
                <w:rFonts w:ascii="Trebuchet MS" w:hAnsi="Trebuchet MS"/>
                <w:sz w:val="18"/>
                <w:szCs w:val="18"/>
              </w:rPr>
              <w:t>soe</w:t>
            </w:r>
            <w:r>
              <w:rPr>
                <w:rFonts w:ascii="Trebuchet MS" w:hAnsi="Trebuchet MS"/>
                <w:sz w:val="18"/>
                <w:szCs w:val="18"/>
              </w:rPr>
              <w:t>_</w:t>
            </w:r>
            <w:r w:rsidRPr="00AB2E87">
              <w:rPr>
                <w:rFonts w:ascii="Trebuchet MS" w:hAnsi="Trebuchet MS"/>
                <w:sz w:val="18"/>
                <w:szCs w:val="18"/>
              </w:rPr>
              <w:t>type_kode</w:t>
            </w:r>
            <w:proofErr w:type="spellEnd"/>
          </w:p>
        </w:tc>
        <w:tc>
          <w:tcPr>
            <w:tcW w:w="1164" w:type="dxa"/>
            <w:tcBorders>
              <w:top w:val="single" w:sz="4" w:space="0" w:color="auto"/>
              <w:left w:val="single" w:sz="4" w:space="0" w:color="auto"/>
              <w:bottom w:val="single" w:sz="4" w:space="0" w:color="auto"/>
              <w:right w:val="single" w:sz="4" w:space="0" w:color="auto"/>
            </w:tcBorders>
            <w:shd w:val="clear" w:color="auto" w:fill="FFFFFF"/>
            <w:vAlign w:val="bottom"/>
          </w:tcPr>
          <w:p w14:paraId="6FA32F5F" w14:textId="77777777" w:rsidR="00CB4BEB" w:rsidRDefault="00CB4BEB" w:rsidP="003C0924">
            <w:pPr>
              <w:rPr>
                <w:rFonts w:ascii="Trebuchet MS" w:hAnsi="Trebuchet MS"/>
                <w:sz w:val="18"/>
                <w:szCs w:val="18"/>
              </w:rPr>
            </w:pPr>
            <w:proofErr w:type="spellStart"/>
            <w:r w:rsidRPr="00AB2E87">
              <w:rPr>
                <w:rFonts w:ascii="Trebuchet MS" w:hAnsi="Trebuchet MS"/>
                <w:sz w:val="18"/>
                <w:szCs w:val="18"/>
              </w:rPr>
              <w:t>soe</w:t>
            </w:r>
            <w:r>
              <w:rPr>
                <w:rFonts w:ascii="Trebuchet MS" w:hAnsi="Trebuchet MS"/>
                <w:sz w:val="18"/>
                <w:szCs w:val="18"/>
              </w:rPr>
              <w:t>_type_k</w:t>
            </w:r>
            <w:proofErr w:type="spellEnd"/>
          </w:p>
        </w:tc>
        <w:tc>
          <w:tcPr>
            <w:tcW w:w="3230"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625D50C3" w14:textId="77777777" w:rsidR="00CB4BEB" w:rsidRPr="00AB2E87" w:rsidRDefault="00CB4BEB" w:rsidP="003C0924">
            <w:pPr>
              <w:rPr>
                <w:rFonts w:ascii="Trebuchet MS" w:hAnsi="Trebuchet MS"/>
                <w:sz w:val="18"/>
                <w:szCs w:val="18"/>
              </w:rPr>
            </w:pPr>
            <w:r>
              <w:rPr>
                <w:rFonts w:ascii="Trebuchet MS" w:hAnsi="Trebuchet MS"/>
                <w:sz w:val="18"/>
                <w:szCs w:val="18"/>
              </w:rPr>
              <w:t xml:space="preserve">Kode for </w:t>
            </w:r>
            <w:proofErr w:type="spellStart"/>
            <w:r>
              <w:rPr>
                <w:rFonts w:ascii="Trebuchet MS" w:hAnsi="Trebuchet MS"/>
                <w:sz w:val="18"/>
                <w:szCs w:val="18"/>
              </w:rPr>
              <w:t>søtype</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30F02F6B"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Heltal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957E8E7" w14:textId="77777777" w:rsidR="00CB4BEB" w:rsidRPr="00AB2E87" w:rsidRDefault="00CB4BEB" w:rsidP="003C0924">
            <w:pPr>
              <w:rPr>
                <w:rFonts w:ascii="Trebuchet MS" w:hAnsi="Trebuchet MS" w:cs="Trebuchet MS"/>
                <w:sz w:val="18"/>
                <w:szCs w:val="18"/>
              </w:rPr>
            </w:pPr>
            <w:r>
              <w:rPr>
                <w:rFonts w:ascii="Trebuchet MS" w:hAnsi="Trebuchet MS" w:cs="Trebuchet MS"/>
                <w:sz w:val="18"/>
                <w:szCs w:val="18"/>
              </w:rPr>
              <w:t>1-99</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0C8E8EE8" w14:textId="77777777" w:rsidR="00CB4BEB" w:rsidRPr="00AB2E87"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4678" w:type="dxa"/>
            <w:tcBorders>
              <w:top w:val="single" w:sz="4" w:space="0" w:color="auto"/>
              <w:left w:val="single" w:sz="4" w:space="0" w:color="auto"/>
              <w:bottom w:val="single" w:sz="4" w:space="0" w:color="auto"/>
              <w:right w:val="single" w:sz="4" w:space="0" w:color="auto"/>
            </w:tcBorders>
            <w:shd w:val="clear" w:color="auto" w:fill="FFFFFF"/>
            <w:vAlign w:val="bottom"/>
          </w:tcPr>
          <w:p w14:paraId="540D1B78"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1</w:t>
            </w:r>
          </w:p>
        </w:tc>
      </w:tr>
      <w:tr w:rsidR="00CB4BEB" w:rsidRPr="00F273B0" w14:paraId="42E01624"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99CCFF"/>
            <w:vAlign w:val="bottom"/>
          </w:tcPr>
          <w:p w14:paraId="5950462F" w14:textId="77777777" w:rsidR="00CB4BEB" w:rsidRPr="00AB2E87" w:rsidRDefault="00CB4BEB" w:rsidP="003C0924">
            <w:pPr>
              <w:rPr>
                <w:rFonts w:ascii="Trebuchet MS" w:hAnsi="Trebuchet MS"/>
                <w:sz w:val="18"/>
                <w:szCs w:val="18"/>
              </w:rPr>
            </w:pPr>
            <w:proofErr w:type="spellStart"/>
            <w:r w:rsidRPr="00AB2E87">
              <w:rPr>
                <w:rFonts w:ascii="Trebuchet MS" w:hAnsi="Trebuchet MS"/>
                <w:sz w:val="18"/>
                <w:szCs w:val="18"/>
              </w:rPr>
              <w:t>soe</w:t>
            </w:r>
            <w:r>
              <w:rPr>
                <w:rFonts w:ascii="Trebuchet MS" w:hAnsi="Trebuchet MS"/>
                <w:sz w:val="18"/>
                <w:szCs w:val="18"/>
              </w:rPr>
              <w:t>_</w:t>
            </w:r>
            <w:r w:rsidRPr="00AB2E87">
              <w:rPr>
                <w:rFonts w:ascii="Trebuchet MS" w:hAnsi="Trebuchet MS"/>
                <w:sz w:val="18"/>
                <w:szCs w:val="18"/>
              </w:rPr>
              <w:t>type</w:t>
            </w:r>
            <w:proofErr w:type="spellEnd"/>
          </w:p>
        </w:tc>
        <w:tc>
          <w:tcPr>
            <w:tcW w:w="1164" w:type="dxa"/>
            <w:tcBorders>
              <w:top w:val="single" w:sz="4" w:space="0" w:color="auto"/>
              <w:left w:val="single" w:sz="4" w:space="0" w:color="auto"/>
              <w:bottom w:val="single" w:sz="4" w:space="0" w:color="auto"/>
              <w:right w:val="single" w:sz="4" w:space="0" w:color="auto"/>
            </w:tcBorders>
            <w:shd w:val="clear" w:color="auto" w:fill="99CCFF"/>
            <w:vAlign w:val="bottom"/>
          </w:tcPr>
          <w:p w14:paraId="77A1657E" w14:textId="77777777" w:rsidR="00CB4BEB" w:rsidRDefault="00CB4BEB" w:rsidP="003C0924">
            <w:pPr>
              <w:rPr>
                <w:rFonts w:ascii="Trebuchet MS" w:hAnsi="Trebuchet MS"/>
                <w:sz w:val="18"/>
                <w:szCs w:val="18"/>
              </w:rPr>
            </w:pPr>
            <w:proofErr w:type="spellStart"/>
            <w:r w:rsidRPr="00AB2E87">
              <w:rPr>
                <w:rFonts w:ascii="Trebuchet MS" w:hAnsi="Trebuchet MS"/>
                <w:sz w:val="18"/>
                <w:szCs w:val="18"/>
              </w:rPr>
              <w:t>soe</w:t>
            </w:r>
            <w:r>
              <w:rPr>
                <w:rFonts w:ascii="Trebuchet MS" w:hAnsi="Trebuchet MS"/>
                <w:sz w:val="18"/>
                <w:szCs w:val="18"/>
              </w:rPr>
              <w:t>_</w:t>
            </w:r>
            <w:r w:rsidRPr="00AB2E87">
              <w:rPr>
                <w:rFonts w:ascii="Trebuchet MS" w:hAnsi="Trebuchet MS"/>
                <w:sz w:val="18"/>
                <w:szCs w:val="18"/>
              </w:rPr>
              <w:t>type</w:t>
            </w:r>
            <w:proofErr w:type="spellEnd"/>
          </w:p>
        </w:tc>
        <w:tc>
          <w:tcPr>
            <w:tcW w:w="3230"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05BF8C9C" w14:textId="77777777" w:rsidR="00CB4BEB" w:rsidRPr="00AB2E87" w:rsidRDefault="00CB4BEB" w:rsidP="003C0924">
            <w:pPr>
              <w:rPr>
                <w:rFonts w:ascii="Trebuchet MS" w:hAnsi="Trebuchet MS"/>
                <w:sz w:val="18"/>
                <w:szCs w:val="18"/>
              </w:rPr>
            </w:pPr>
            <w:proofErr w:type="spellStart"/>
            <w:r>
              <w:rPr>
                <w:rFonts w:ascii="Trebuchet MS" w:hAnsi="Trebuchet MS"/>
                <w:sz w:val="18"/>
                <w:szCs w:val="18"/>
              </w:rPr>
              <w:t>Søtype</w:t>
            </w:r>
            <w:proofErr w:type="spellEnd"/>
            <w:r>
              <w:rPr>
                <w:rFonts w:ascii="Trebuchet MS" w:hAnsi="Trebuchet MS"/>
                <w:sz w:val="18"/>
                <w:szCs w:val="18"/>
              </w:rPr>
              <w:t xml:space="preserve"> f</w:t>
            </w:r>
            <w:r w:rsidRPr="00AB2E87">
              <w:rPr>
                <w:rFonts w:ascii="Trebuchet MS" w:hAnsi="Trebuchet MS"/>
                <w:sz w:val="18"/>
                <w:szCs w:val="18"/>
              </w:rPr>
              <w:t>ra Vandplanen</w:t>
            </w:r>
          </w:p>
        </w:tc>
        <w:tc>
          <w:tcPr>
            <w:tcW w:w="1276" w:type="dxa"/>
            <w:tcBorders>
              <w:top w:val="single" w:sz="4" w:space="0" w:color="auto"/>
              <w:left w:val="single" w:sz="4" w:space="0" w:color="auto"/>
              <w:bottom w:val="single" w:sz="4" w:space="0" w:color="auto"/>
              <w:right w:val="single" w:sz="4" w:space="0" w:color="auto"/>
            </w:tcBorders>
            <w:shd w:val="clear" w:color="auto" w:fill="99CCFF"/>
            <w:vAlign w:val="bottom"/>
          </w:tcPr>
          <w:p w14:paraId="2081FDA3"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99CCFF"/>
            <w:vAlign w:val="bottom"/>
          </w:tcPr>
          <w:p w14:paraId="35EC1C33"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0-</w:t>
            </w:r>
            <w:r w:rsidRPr="004D056C">
              <w:rPr>
                <w:rFonts w:ascii="Trebuchet MS" w:hAnsi="Trebuchet MS" w:cs="Trebuchet MS"/>
                <w:sz w:val="18"/>
                <w:szCs w:val="18"/>
              </w:rPr>
              <w:t xml:space="preserve">50 </w:t>
            </w:r>
            <w:r w:rsidRPr="00AB2E87">
              <w:rPr>
                <w:rFonts w:ascii="Trebuchet MS" w:hAnsi="Trebuchet MS" w:cs="Trebuchet MS"/>
                <w:sz w:val="18"/>
                <w:szCs w:val="18"/>
              </w:rPr>
              <w:t>tegn</w:t>
            </w:r>
          </w:p>
        </w:tc>
        <w:tc>
          <w:tcPr>
            <w:tcW w:w="1417" w:type="dxa"/>
            <w:tcBorders>
              <w:top w:val="single" w:sz="4" w:space="0" w:color="auto"/>
              <w:left w:val="single" w:sz="4" w:space="0" w:color="auto"/>
              <w:bottom w:val="single" w:sz="4" w:space="0" w:color="auto"/>
              <w:right w:val="single" w:sz="4" w:space="0" w:color="auto"/>
            </w:tcBorders>
            <w:shd w:val="clear" w:color="auto" w:fill="99CCFF"/>
            <w:vAlign w:val="bottom"/>
          </w:tcPr>
          <w:p w14:paraId="3E029D08" w14:textId="77777777" w:rsidR="00CB4BEB" w:rsidRPr="00AB2E87"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4678" w:type="dxa"/>
            <w:tcBorders>
              <w:top w:val="single" w:sz="4" w:space="0" w:color="auto"/>
              <w:left w:val="single" w:sz="4" w:space="0" w:color="auto"/>
              <w:bottom w:val="single" w:sz="4" w:space="0" w:color="auto"/>
              <w:right w:val="single" w:sz="4" w:space="0" w:color="auto"/>
            </w:tcBorders>
            <w:shd w:val="clear" w:color="auto" w:fill="99CCFF"/>
            <w:vAlign w:val="bottom"/>
          </w:tcPr>
          <w:p w14:paraId="054F00D8" w14:textId="77777777" w:rsidR="00CB4BEB" w:rsidRPr="00AB2E87" w:rsidRDefault="00CB4BEB" w:rsidP="003C0924">
            <w:pPr>
              <w:rPr>
                <w:rFonts w:ascii="Trebuchet MS" w:hAnsi="Trebuchet MS" w:cs="Trebuchet MS"/>
                <w:sz w:val="18"/>
                <w:szCs w:val="18"/>
              </w:rPr>
            </w:pPr>
            <w:r>
              <w:rPr>
                <w:rFonts w:ascii="Trebuchet MS" w:hAnsi="Trebuchet MS" w:cs="Trebuchet MS"/>
                <w:sz w:val="18"/>
                <w:szCs w:val="18"/>
              </w:rPr>
              <w:t xml:space="preserve">1 - Kalkfattig, </w:t>
            </w:r>
            <w:proofErr w:type="spellStart"/>
            <w:r>
              <w:rPr>
                <w:rFonts w:ascii="Trebuchet MS" w:hAnsi="Trebuchet MS" w:cs="Trebuchet MS"/>
                <w:sz w:val="18"/>
                <w:szCs w:val="18"/>
              </w:rPr>
              <w:t>klarvandet</w:t>
            </w:r>
            <w:proofErr w:type="spellEnd"/>
            <w:r>
              <w:rPr>
                <w:rFonts w:ascii="Trebuchet MS" w:hAnsi="Trebuchet MS" w:cs="Trebuchet MS"/>
                <w:sz w:val="18"/>
                <w:szCs w:val="18"/>
              </w:rPr>
              <w:t>, fersk og lav</w:t>
            </w:r>
          </w:p>
        </w:tc>
      </w:tr>
      <w:tr w:rsidR="00CB4BEB" w:rsidRPr="00F273B0" w14:paraId="6012B08C"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FFFFFF"/>
            <w:vAlign w:val="bottom"/>
          </w:tcPr>
          <w:p w14:paraId="29BE3B58" w14:textId="77777777" w:rsidR="00CB4BEB" w:rsidRPr="00AB2E87" w:rsidRDefault="00CB4BEB" w:rsidP="003C0924">
            <w:pPr>
              <w:rPr>
                <w:rFonts w:ascii="Trebuchet MS" w:hAnsi="Trebuchet MS"/>
                <w:sz w:val="18"/>
                <w:szCs w:val="18"/>
              </w:rPr>
            </w:pPr>
            <w:proofErr w:type="spellStart"/>
            <w:r w:rsidRPr="00AB2E87">
              <w:rPr>
                <w:rFonts w:ascii="Trebuchet MS" w:hAnsi="Trebuchet MS"/>
                <w:sz w:val="18"/>
                <w:szCs w:val="18"/>
              </w:rPr>
              <w:t>habitat</w:t>
            </w:r>
            <w:r>
              <w:rPr>
                <w:rFonts w:ascii="Trebuchet MS" w:hAnsi="Trebuchet MS"/>
                <w:sz w:val="18"/>
                <w:szCs w:val="18"/>
              </w:rPr>
              <w:t>_</w:t>
            </w:r>
            <w:r w:rsidRPr="00AB2E87">
              <w:rPr>
                <w:rFonts w:ascii="Trebuchet MS" w:hAnsi="Trebuchet MS"/>
                <w:sz w:val="18"/>
                <w:szCs w:val="18"/>
              </w:rPr>
              <w:t>type_kode</w:t>
            </w:r>
            <w:proofErr w:type="spellEnd"/>
          </w:p>
        </w:tc>
        <w:tc>
          <w:tcPr>
            <w:tcW w:w="1164" w:type="dxa"/>
            <w:tcBorders>
              <w:top w:val="single" w:sz="4" w:space="0" w:color="auto"/>
              <w:left w:val="single" w:sz="4" w:space="0" w:color="auto"/>
              <w:bottom w:val="single" w:sz="4" w:space="0" w:color="auto"/>
              <w:right w:val="single" w:sz="4" w:space="0" w:color="auto"/>
            </w:tcBorders>
            <w:shd w:val="clear" w:color="auto" w:fill="FFFFFF"/>
            <w:vAlign w:val="bottom"/>
          </w:tcPr>
          <w:p w14:paraId="01F777C3" w14:textId="77777777" w:rsidR="00CB4BEB" w:rsidRDefault="00CB4BEB" w:rsidP="003C0924">
            <w:pPr>
              <w:rPr>
                <w:rFonts w:ascii="Trebuchet MS" w:hAnsi="Trebuchet MS"/>
                <w:sz w:val="18"/>
                <w:szCs w:val="18"/>
              </w:rPr>
            </w:pPr>
            <w:proofErr w:type="spellStart"/>
            <w:r>
              <w:rPr>
                <w:rFonts w:ascii="Trebuchet MS" w:hAnsi="Trebuchet MS"/>
                <w:sz w:val="18"/>
                <w:szCs w:val="18"/>
              </w:rPr>
              <w:t>habit_ty_k</w:t>
            </w:r>
            <w:proofErr w:type="spellEnd"/>
          </w:p>
        </w:tc>
        <w:tc>
          <w:tcPr>
            <w:tcW w:w="3230"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0DBA30AF" w14:textId="77777777" w:rsidR="00CB4BEB" w:rsidRPr="00AB2E87" w:rsidRDefault="00CB4BEB" w:rsidP="003C0924">
            <w:pPr>
              <w:rPr>
                <w:rFonts w:ascii="Trebuchet MS" w:hAnsi="Trebuchet MS"/>
                <w:sz w:val="18"/>
                <w:szCs w:val="18"/>
              </w:rPr>
            </w:pPr>
            <w:r>
              <w:rPr>
                <w:rFonts w:ascii="Trebuchet MS" w:hAnsi="Trebuchet MS"/>
                <w:sz w:val="18"/>
                <w:szCs w:val="18"/>
              </w:rPr>
              <w:t>Kode for habitat-type</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3AEA6FEF"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Heltal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ED503CF"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1-</w:t>
            </w:r>
            <w:r>
              <w:rPr>
                <w:rFonts w:ascii="Trebuchet MS" w:hAnsi="Trebuchet MS" w:cs="Trebuchet MS"/>
                <w:sz w:val="18"/>
                <w:szCs w:val="18"/>
              </w:rPr>
              <w:t>9</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5CFFE9D3" w14:textId="77777777" w:rsidR="00CB4BEB" w:rsidRPr="00AB2E8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4678" w:type="dxa"/>
            <w:tcBorders>
              <w:top w:val="single" w:sz="4" w:space="0" w:color="auto"/>
              <w:left w:val="single" w:sz="4" w:space="0" w:color="auto"/>
              <w:bottom w:val="single" w:sz="4" w:space="0" w:color="auto"/>
              <w:right w:val="single" w:sz="4" w:space="0" w:color="auto"/>
            </w:tcBorders>
            <w:shd w:val="clear" w:color="auto" w:fill="FFFFFF"/>
            <w:vAlign w:val="bottom"/>
          </w:tcPr>
          <w:p w14:paraId="60BA2462"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2</w:t>
            </w:r>
          </w:p>
        </w:tc>
      </w:tr>
      <w:tr w:rsidR="00CB4BEB" w:rsidRPr="00F273B0" w14:paraId="3E6906F0" w14:textId="77777777" w:rsidTr="003C0924">
        <w:trPr>
          <w:trHeight w:val="227"/>
        </w:trPr>
        <w:tc>
          <w:tcPr>
            <w:tcW w:w="1838" w:type="dxa"/>
            <w:tcBorders>
              <w:top w:val="single" w:sz="4" w:space="0" w:color="auto"/>
              <w:left w:val="single" w:sz="4" w:space="0" w:color="auto"/>
              <w:bottom w:val="single" w:sz="4" w:space="0" w:color="auto"/>
              <w:right w:val="single" w:sz="4" w:space="0" w:color="auto"/>
            </w:tcBorders>
            <w:shd w:val="clear" w:color="auto" w:fill="99CCFF"/>
            <w:vAlign w:val="center"/>
          </w:tcPr>
          <w:p w14:paraId="480BC8BF" w14:textId="77777777" w:rsidR="00CB4BEB" w:rsidRPr="00AB2E87" w:rsidRDefault="00CB4BEB" w:rsidP="003C0924">
            <w:pPr>
              <w:rPr>
                <w:rFonts w:ascii="Trebuchet MS" w:hAnsi="Trebuchet MS"/>
                <w:sz w:val="18"/>
                <w:szCs w:val="18"/>
              </w:rPr>
            </w:pPr>
            <w:proofErr w:type="spellStart"/>
            <w:r w:rsidRPr="00AB2E87">
              <w:rPr>
                <w:rFonts w:ascii="Trebuchet MS" w:hAnsi="Trebuchet MS"/>
                <w:sz w:val="18"/>
                <w:szCs w:val="18"/>
              </w:rPr>
              <w:lastRenderedPageBreak/>
              <w:t>habitat</w:t>
            </w:r>
            <w:r>
              <w:rPr>
                <w:rFonts w:ascii="Trebuchet MS" w:hAnsi="Trebuchet MS"/>
                <w:sz w:val="18"/>
                <w:szCs w:val="18"/>
              </w:rPr>
              <w:t>_</w:t>
            </w:r>
            <w:r w:rsidRPr="00AB2E87">
              <w:rPr>
                <w:rFonts w:ascii="Trebuchet MS" w:hAnsi="Trebuchet MS"/>
                <w:sz w:val="18"/>
                <w:szCs w:val="18"/>
              </w:rPr>
              <w:t>type</w:t>
            </w:r>
            <w:proofErr w:type="spellEnd"/>
          </w:p>
        </w:tc>
        <w:tc>
          <w:tcPr>
            <w:tcW w:w="1164" w:type="dxa"/>
            <w:tcBorders>
              <w:top w:val="single" w:sz="4" w:space="0" w:color="auto"/>
              <w:left w:val="single" w:sz="4" w:space="0" w:color="auto"/>
              <w:bottom w:val="single" w:sz="4" w:space="0" w:color="auto"/>
              <w:right w:val="single" w:sz="4" w:space="0" w:color="auto"/>
            </w:tcBorders>
            <w:shd w:val="clear" w:color="auto" w:fill="99CCFF"/>
            <w:vAlign w:val="center"/>
          </w:tcPr>
          <w:p w14:paraId="072111B8" w14:textId="77777777" w:rsidR="00CB4BEB" w:rsidRPr="00AB2E87" w:rsidRDefault="00CB4BEB" w:rsidP="003C0924">
            <w:pPr>
              <w:rPr>
                <w:rFonts w:ascii="Trebuchet MS" w:hAnsi="Trebuchet MS"/>
                <w:sz w:val="18"/>
                <w:szCs w:val="18"/>
              </w:rPr>
            </w:pPr>
            <w:proofErr w:type="spellStart"/>
            <w:r>
              <w:rPr>
                <w:rFonts w:ascii="Trebuchet MS" w:hAnsi="Trebuchet MS"/>
                <w:sz w:val="18"/>
                <w:szCs w:val="18"/>
              </w:rPr>
              <w:t>habit_</w:t>
            </w:r>
            <w:r w:rsidRPr="00AB2E87">
              <w:rPr>
                <w:rFonts w:ascii="Trebuchet MS" w:hAnsi="Trebuchet MS"/>
                <w:sz w:val="18"/>
                <w:szCs w:val="18"/>
              </w:rPr>
              <w:t>ty</w:t>
            </w:r>
            <w:proofErr w:type="spellEnd"/>
          </w:p>
        </w:tc>
        <w:tc>
          <w:tcPr>
            <w:tcW w:w="3230" w:type="dxa"/>
            <w:gridSpan w:val="2"/>
            <w:tcBorders>
              <w:top w:val="single" w:sz="4" w:space="0" w:color="auto"/>
              <w:left w:val="single" w:sz="4" w:space="0" w:color="auto"/>
              <w:bottom w:val="single" w:sz="4" w:space="0" w:color="auto"/>
              <w:right w:val="single" w:sz="4" w:space="0" w:color="auto"/>
            </w:tcBorders>
            <w:shd w:val="clear" w:color="auto" w:fill="99CCFF"/>
            <w:vAlign w:val="center"/>
          </w:tcPr>
          <w:p w14:paraId="1AB17A84" w14:textId="77777777" w:rsidR="00CB4BEB" w:rsidRPr="00AB2E87" w:rsidRDefault="00CB4BEB" w:rsidP="003C0924">
            <w:pPr>
              <w:rPr>
                <w:rFonts w:ascii="Trebuchet MS" w:hAnsi="Trebuchet MS"/>
                <w:sz w:val="18"/>
                <w:szCs w:val="18"/>
              </w:rPr>
            </w:pPr>
            <w:r w:rsidRPr="00AB2E87">
              <w:rPr>
                <w:rFonts w:ascii="Trebuchet MS" w:hAnsi="Trebuchet MS"/>
                <w:sz w:val="18"/>
                <w:szCs w:val="18"/>
              </w:rPr>
              <w:t>Fra Habitatdirektivet</w:t>
            </w:r>
          </w:p>
        </w:tc>
        <w:tc>
          <w:tcPr>
            <w:tcW w:w="1276" w:type="dxa"/>
            <w:tcBorders>
              <w:top w:val="single" w:sz="4" w:space="0" w:color="auto"/>
              <w:left w:val="single" w:sz="4" w:space="0" w:color="auto"/>
              <w:bottom w:val="single" w:sz="4" w:space="0" w:color="auto"/>
              <w:right w:val="single" w:sz="4" w:space="0" w:color="auto"/>
            </w:tcBorders>
            <w:shd w:val="clear" w:color="auto" w:fill="99CCFF"/>
            <w:vAlign w:val="center"/>
          </w:tcPr>
          <w:p w14:paraId="25B5D60C"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99CCFF"/>
            <w:vAlign w:val="center"/>
          </w:tcPr>
          <w:p w14:paraId="4BE157C3"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0-100 tegn</w:t>
            </w:r>
          </w:p>
        </w:tc>
        <w:tc>
          <w:tcPr>
            <w:tcW w:w="1417" w:type="dxa"/>
            <w:tcBorders>
              <w:top w:val="single" w:sz="4" w:space="0" w:color="auto"/>
              <w:left w:val="single" w:sz="4" w:space="0" w:color="auto"/>
              <w:bottom w:val="single" w:sz="4" w:space="0" w:color="auto"/>
              <w:right w:val="single" w:sz="4" w:space="0" w:color="auto"/>
            </w:tcBorders>
            <w:shd w:val="clear" w:color="auto" w:fill="99CCFF"/>
            <w:vAlign w:val="center"/>
          </w:tcPr>
          <w:p w14:paraId="1EF09FAB" w14:textId="77777777" w:rsidR="00CB4BEB" w:rsidRPr="00AB2E87"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4678" w:type="dxa"/>
            <w:tcBorders>
              <w:top w:val="single" w:sz="4" w:space="0" w:color="auto"/>
              <w:left w:val="single" w:sz="4" w:space="0" w:color="auto"/>
              <w:bottom w:val="single" w:sz="4" w:space="0" w:color="auto"/>
              <w:right w:val="single" w:sz="4" w:space="0" w:color="auto"/>
            </w:tcBorders>
            <w:shd w:val="clear" w:color="auto" w:fill="99CCFF"/>
            <w:vAlign w:val="bottom"/>
          </w:tcPr>
          <w:p w14:paraId="102A3612" w14:textId="77777777" w:rsidR="00CB4BEB" w:rsidRPr="00AB2E87" w:rsidRDefault="00CB4BEB" w:rsidP="003C0924">
            <w:pPr>
              <w:rPr>
                <w:rFonts w:ascii="Trebuchet MS" w:hAnsi="Trebuchet MS" w:cs="Trebuchet MS"/>
                <w:sz w:val="18"/>
                <w:szCs w:val="18"/>
              </w:rPr>
            </w:pPr>
            <w:r w:rsidRPr="00AB2E87">
              <w:rPr>
                <w:rFonts w:ascii="Trebuchet MS" w:hAnsi="Trebuchet MS"/>
                <w:sz w:val="18"/>
                <w:szCs w:val="18"/>
              </w:rPr>
              <w:t>(1, 2, 4, 6) 3130 Ret næringsfattige søer og vandhuller med små amfibiske planter ved bredden</w:t>
            </w:r>
          </w:p>
        </w:tc>
      </w:tr>
      <w:tr w:rsidR="00CB4BEB" w:rsidRPr="00F273B0" w14:paraId="6104AD0E" w14:textId="77777777" w:rsidTr="003C0924">
        <w:trPr>
          <w:trHeight w:val="227"/>
        </w:trPr>
        <w:tc>
          <w:tcPr>
            <w:tcW w:w="1838" w:type="dxa"/>
            <w:tcBorders>
              <w:top w:val="single" w:sz="4" w:space="0" w:color="auto"/>
              <w:left w:val="single" w:sz="4" w:space="0" w:color="auto"/>
              <w:bottom w:val="single" w:sz="4" w:space="0" w:color="auto"/>
              <w:right w:val="single" w:sz="4" w:space="0" w:color="auto"/>
            </w:tcBorders>
            <w:shd w:val="clear" w:color="auto" w:fill="97DDBA"/>
            <w:vAlign w:val="center"/>
          </w:tcPr>
          <w:p w14:paraId="5E3BFA14" w14:textId="77777777" w:rsidR="00CB4BEB" w:rsidRPr="00AB2E87" w:rsidRDefault="00CB4BEB" w:rsidP="003C0924">
            <w:pPr>
              <w:rPr>
                <w:rFonts w:ascii="Trebuchet MS" w:hAnsi="Trebuchet MS"/>
                <w:sz w:val="18"/>
                <w:szCs w:val="18"/>
              </w:rPr>
            </w:pPr>
            <w:proofErr w:type="spellStart"/>
            <w:r w:rsidRPr="00AB2E87">
              <w:rPr>
                <w:rFonts w:ascii="Trebuchet MS" w:hAnsi="Trebuchet MS"/>
                <w:sz w:val="18"/>
                <w:szCs w:val="18"/>
              </w:rPr>
              <w:t>trus</w:t>
            </w:r>
            <w:r>
              <w:rPr>
                <w:rFonts w:ascii="Trebuchet MS" w:hAnsi="Trebuchet MS"/>
                <w:sz w:val="18"/>
                <w:szCs w:val="18"/>
              </w:rPr>
              <w:t>sel_vand</w:t>
            </w:r>
            <w:r w:rsidRPr="00AB2E87">
              <w:rPr>
                <w:rFonts w:ascii="Trebuchet MS" w:hAnsi="Trebuchet MS"/>
                <w:sz w:val="18"/>
                <w:szCs w:val="18"/>
              </w:rPr>
              <w:t>_kode</w:t>
            </w:r>
            <w:proofErr w:type="spellEnd"/>
          </w:p>
        </w:tc>
        <w:tc>
          <w:tcPr>
            <w:tcW w:w="1164" w:type="dxa"/>
            <w:tcBorders>
              <w:top w:val="single" w:sz="4" w:space="0" w:color="auto"/>
              <w:left w:val="single" w:sz="4" w:space="0" w:color="auto"/>
              <w:bottom w:val="single" w:sz="4" w:space="0" w:color="auto"/>
              <w:right w:val="single" w:sz="4" w:space="0" w:color="auto"/>
            </w:tcBorders>
            <w:shd w:val="clear" w:color="auto" w:fill="97DDBA"/>
            <w:vAlign w:val="center"/>
          </w:tcPr>
          <w:p w14:paraId="3DF5C9C0" w14:textId="77777777" w:rsidR="00CB4BEB" w:rsidRPr="00723227" w:rsidRDefault="00CB4BEB" w:rsidP="003C0924">
            <w:pPr>
              <w:rPr>
                <w:rFonts w:ascii="Trebuchet MS" w:hAnsi="Trebuchet MS" w:cs="Trebuchet MS"/>
                <w:sz w:val="18"/>
                <w:szCs w:val="18"/>
              </w:rPr>
            </w:pPr>
            <w:proofErr w:type="spellStart"/>
            <w:r w:rsidRPr="00AB2E87">
              <w:rPr>
                <w:rFonts w:ascii="Trebuchet MS" w:hAnsi="Trebuchet MS"/>
                <w:sz w:val="18"/>
                <w:szCs w:val="18"/>
              </w:rPr>
              <w:t>trus</w:t>
            </w:r>
            <w:r>
              <w:rPr>
                <w:rFonts w:ascii="Trebuchet MS" w:hAnsi="Trebuchet MS"/>
                <w:sz w:val="18"/>
                <w:szCs w:val="18"/>
              </w:rPr>
              <w:t>_van</w:t>
            </w:r>
            <w:r w:rsidRPr="00AB2E87">
              <w:rPr>
                <w:rFonts w:ascii="Trebuchet MS" w:hAnsi="Trebuchet MS"/>
                <w:sz w:val="18"/>
                <w:szCs w:val="18"/>
              </w:rPr>
              <w:t>_k</w:t>
            </w:r>
            <w:proofErr w:type="spellEnd"/>
          </w:p>
        </w:tc>
        <w:tc>
          <w:tcPr>
            <w:tcW w:w="3230" w:type="dxa"/>
            <w:gridSpan w:val="2"/>
            <w:tcBorders>
              <w:top w:val="single" w:sz="4" w:space="0" w:color="auto"/>
              <w:left w:val="single" w:sz="4" w:space="0" w:color="auto"/>
              <w:bottom w:val="single" w:sz="4" w:space="0" w:color="auto"/>
              <w:right w:val="single" w:sz="4" w:space="0" w:color="auto"/>
            </w:tcBorders>
            <w:shd w:val="clear" w:color="auto" w:fill="97DDBA"/>
            <w:vAlign w:val="center"/>
          </w:tcPr>
          <w:p w14:paraId="1949A797" w14:textId="77777777" w:rsidR="00CB4BEB" w:rsidRPr="00723227" w:rsidRDefault="00CB4BEB" w:rsidP="003C0924">
            <w:pPr>
              <w:rPr>
                <w:rFonts w:ascii="Trebuchet MS" w:hAnsi="Trebuchet MS" w:cs="Trebuchet MS"/>
                <w:sz w:val="18"/>
                <w:szCs w:val="18"/>
              </w:rPr>
            </w:pPr>
            <w:r w:rsidRPr="00723227">
              <w:rPr>
                <w:rFonts w:ascii="Trebuchet MS" w:hAnsi="Trebuchet MS" w:cs="Trebuchet MS"/>
                <w:sz w:val="18"/>
                <w:szCs w:val="18"/>
              </w:rPr>
              <w:t>Kode for trussel</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39AF015B" w14:textId="77777777" w:rsidR="00CB4BEB" w:rsidRPr="00AB2E87"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97DDBA"/>
            <w:vAlign w:val="center"/>
          </w:tcPr>
          <w:p w14:paraId="09D3CE10" w14:textId="77777777" w:rsidR="00CB4BEB" w:rsidRPr="00AB2E87" w:rsidRDefault="00CB4BEB" w:rsidP="003C0924">
            <w:pPr>
              <w:rPr>
                <w:rFonts w:ascii="Trebuchet MS" w:hAnsi="Trebuchet MS" w:cs="Trebuchet MS"/>
                <w:sz w:val="18"/>
                <w:szCs w:val="18"/>
              </w:rPr>
            </w:pPr>
          </w:p>
        </w:tc>
        <w:tc>
          <w:tcPr>
            <w:tcW w:w="1417" w:type="dxa"/>
            <w:tcBorders>
              <w:top w:val="single" w:sz="4" w:space="0" w:color="auto"/>
              <w:left w:val="single" w:sz="4" w:space="0" w:color="auto"/>
              <w:bottom w:val="single" w:sz="4" w:space="0" w:color="auto"/>
              <w:right w:val="single" w:sz="4" w:space="0" w:color="auto"/>
            </w:tcBorders>
            <w:shd w:val="clear" w:color="auto" w:fill="97DDBA"/>
            <w:vAlign w:val="center"/>
          </w:tcPr>
          <w:p w14:paraId="1D94F2AA" w14:textId="77777777" w:rsidR="00CB4BEB" w:rsidRPr="00AB2E87" w:rsidRDefault="00CB4BEB" w:rsidP="003C0924">
            <w:pPr>
              <w:rPr>
                <w:rFonts w:ascii="Trebuchet MS" w:hAnsi="Trebuchet MS" w:cs="Trebuchet MS"/>
                <w:sz w:val="18"/>
                <w:szCs w:val="18"/>
              </w:rPr>
            </w:pPr>
          </w:p>
        </w:tc>
        <w:tc>
          <w:tcPr>
            <w:tcW w:w="4678" w:type="dxa"/>
            <w:tcBorders>
              <w:top w:val="single" w:sz="4" w:space="0" w:color="auto"/>
              <w:left w:val="single" w:sz="4" w:space="0" w:color="auto"/>
              <w:bottom w:val="single" w:sz="4" w:space="0" w:color="auto"/>
              <w:right w:val="single" w:sz="4" w:space="0" w:color="auto"/>
            </w:tcBorders>
            <w:shd w:val="clear" w:color="auto" w:fill="97DDBA"/>
            <w:vAlign w:val="bottom"/>
          </w:tcPr>
          <w:p w14:paraId="762E15BB" w14:textId="77777777" w:rsidR="00CB4BEB" w:rsidRPr="00072BAE" w:rsidRDefault="00CB4BEB" w:rsidP="003C0924">
            <w:pPr>
              <w:rPr>
                <w:rFonts w:ascii="Trebuchet MS" w:hAnsi="Trebuchet MS" w:cs="Trebuchet MS"/>
                <w:sz w:val="18"/>
                <w:szCs w:val="18"/>
              </w:rPr>
            </w:pPr>
            <w:proofErr w:type="spellStart"/>
            <w:r>
              <w:rPr>
                <w:rFonts w:ascii="Trebuchet MS" w:hAnsi="Trebuchet MS" w:cs="Trebuchet MS"/>
                <w:sz w:val="18"/>
                <w:szCs w:val="18"/>
              </w:rPr>
              <w:t>d_basis_trussel_vand</w:t>
            </w:r>
            <w:proofErr w:type="spellEnd"/>
          </w:p>
        </w:tc>
      </w:tr>
      <w:tr w:rsidR="00CB4BEB" w:rsidRPr="00F273B0" w14:paraId="51F86D0D"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97DDBA"/>
            <w:vAlign w:val="bottom"/>
          </w:tcPr>
          <w:p w14:paraId="0B6FD153" w14:textId="77777777" w:rsidR="00CB4BEB" w:rsidRPr="00AB2E87" w:rsidRDefault="00CB4BEB" w:rsidP="003C0924">
            <w:pPr>
              <w:rPr>
                <w:rFonts w:ascii="Trebuchet MS" w:hAnsi="Trebuchet MS"/>
                <w:sz w:val="18"/>
                <w:szCs w:val="18"/>
              </w:rPr>
            </w:pPr>
            <w:proofErr w:type="spellStart"/>
            <w:r>
              <w:rPr>
                <w:rFonts w:ascii="Trebuchet MS" w:hAnsi="Trebuchet MS"/>
                <w:sz w:val="18"/>
                <w:szCs w:val="18"/>
              </w:rPr>
              <w:t>trussel_vand</w:t>
            </w:r>
            <w:proofErr w:type="spellEnd"/>
          </w:p>
        </w:tc>
        <w:tc>
          <w:tcPr>
            <w:tcW w:w="1164" w:type="dxa"/>
            <w:tcBorders>
              <w:top w:val="single" w:sz="4" w:space="0" w:color="auto"/>
              <w:left w:val="single" w:sz="4" w:space="0" w:color="auto"/>
              <w:bottom w:val="single" w:sz="4" w:space="0" w:color="auto"/>
              <w:right w:val="single" w:sz="4" w:space="0" w:color="auto"/>
            </w:tcBorders>
            <w:shd w:val="clear" w:color="auto" w:fill="97DDBA"/>
            <w:vAlign w:val="bottom"/>
          </w:tcPr>
          <w:p w14:paraId="5BBE0B75" w14:textId="77777777" w:rsidR="00CB4BEB" w:rsidRPr="00723227" w:rsidRDefault="00CB4BEB" w:rsidP="003C0924">
            <w:pPr>
              <w:rPr>
                <w:rFonts w:ascii="Trebuchet MS" w:hAnsi="Trebuchet MS" w:cs="Trebuchet MS"/>
                <w:sz w:val="18"/>
                <w:szCs w:val="18"/>
              </w:rPr>
            </w:pPr>
            <w:proofErr w:type="spellStart"/>
            <w:r>
              <w:rPr>
                <w:rFonts w:ascii="Trebuchet MS" w:hAnsi="Trebuchet MS"/>
                <w:sz w:val="18"/>
                <w:szCs w:val="18"/>
              </w:rPr>
              <w:t>trus_van</w:t>
            </w:r>
            <w:proofErr w:type="spellEnd"/>
          </w:p>
        </w:tc>
        <w:tc>
          <w:tcPr>
            <w:tcW w:w="3230"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24CA6B16" w14:textId="77777777" w:rsidR="00CB4BEB" w:rsidRPr="00723227" w:rsidRDefault="00CB4BEB" w:rsidP="003C0924">
            <w:pPr>
              <w:rPr>
                <w:rFonts w:ascii="Trebuchet MS" w:hAnsi="Trebuchet MS" w:cs="Trebuchet MS"/>
                <w:sz w:val="18"/>
                <w:szCs w:val="18"/>
              </w:rPr>
            </w:pPr>
            <w:r w:rsidRPr="00723227">
              <w:rPr>
                <w:rFonts w:ascii="Trebuchet MS" w:hAnsi="Trebuchet MS" w:cs="Trebuchet MS"/>
                <w:sz w:val="18"/>
                <w:szCs w:val="18"/>
              </w:rPr>
              <w:t>Primær trussel mod vandmiljøet i søen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047AEDD5" w14:textId="77777777" w:rsidR="00CB4BEB" w:rsidRPr="00AB2E87"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97DDBA"/>
            <w:vAlign w:val="bottom"/>
          </w:tcPr>
          <w:p w14:paraId="7B02B8C0" w14:textId="77777777" w:rsidR="00CB4BEB" w:rsidRPr="00AB2E87" w:rsidRDefault="00CB4BEB" w:rsidP="003C0924">
            <w:pPr>
              <w:rPr>
                <w:rFonts w:ascii="Trebuchet MS" w:hAnsi="Trebuchet MS" w:cs="Trebuchet MS"/>
                <w:sz w:val="18"/>
                <w:szCs w:val="18"/>
              </w:rPr>
            </w:pP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32769CAE" w14:textId="77777777" w:rsidR="00CB4BEB" w:rsidRPr="00AB2E87" w:rsidRDefault="00CB4BEB" w:rsidP="003C0924">
            <w:pPr>
              <w:rPr>
                <w:rFonts w:ascii="Trebuchet MS" w:hAnsi="Trebuchet MS" w:cs="Trebuchet MS"/>
                <w:sz w:val="18"/>
                <w:szCs w:val="18"/>
              </w:rPr>
            </w:pPr>
          </w:p>
        </w:tc>
        <w:tc>
          <w:tcPr>
            <w:tcW w:w="4678" w:type="dxa"/>
            <w:tcBorders>
              <w:top w:val="single" w:sz="4" w:space="0" w:color="auto"/>
              <w:left w:val="single" w:sz="4" w:space="0" w:color="auto"/>
              <w:bottom w:val="single" w:sz="4" w:space="0" w:color="auto"/>
              <w:right w:val="single" w:sz="4" w:space="0" w:color="auto"/>
            </w:tcBorders>
            <w:shd w:val="clear" w:color="auto" w:fill="97DDBA"/>
            <w:vAlign w:val="bottom"/>
          </w:tcPr>
          <w:p w14:paraId="0B658DAA" w14:textId="77777777" w:rsidR="00CB4BEB" w:rsidRPr="00AB2E87" w:rsidRDefault="00CB4BEB" w:rsidP="003C0924">
            <w:pPr>
              <w:rPr>
                <w:rFonts w:ascii="Trebuchet MS" w:hAnsi="Trebuchet MS" w:cs="Trebuchet MS"/>
                <w:sz w:val="18"/>
                <w:szCs w:val="18"/>
              </w:rPr>
            </w:pPr>
          </w:p>
        </w:tc>
      </w:tr>
      <w:tr w:rsidR="00CB4BEB" w:rsidRPr="00F273B0" w14:paraId="09675FC4"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FFFFFF"/>
            <w:vAlign w:val="bottom"/>
          </w:tcPr>
          <w:p w14:paraId="427C71B3" w14:textId="77777777" w:rsidR="00CB4BEB" w:rsidRPr="00AB2E87" w:rsidRDefault="00CB4BEB" w:rsidP="003C0924">
            <w:pPr>
              <w:rPr>
                <w:rFonts w:ascii="Trebuchet MS" w:hAnsi="Trebuchet MS"/>
                <w:sz w:val="18"/>
                <w:szCs w:val="18"/>
              </w:rPr>
            </w:pPr>
            <w:r w:rsidRPr="00AB2E87">
              <w:rPr>
                <w:rFonts w:ascii="Trebuchet MS" w:hAnsi="Trebuchet MS"/>
                <w:sz w:val="18"/>
                <w:szCs w:val="18"/>
              </w:rPr>
              <w:t>sejlads</w:t>
            </w:r>
          </w:p>
        </w:tc>
        <w:tc>
          <w:tcPr>
            <w:tcW w:w="1164" w:type="dxa"/>
            <w:tcBorders>
              <w:top w:val="single" w:sz="4" w:space="0" w:color="auto"/>
              <w:left w:val="single" w:sz="4" w:space="0" w:color="auto"/>
              <w:bottom w:val="single" w:sz="4" w:space="0" w:color="auto"/>
              <w:right w:val="single" w:sz="4" w:space="0" w:color="auto"/>
            </w:tcBorders>
            <w:shd w:val="clear" w:color="auto" w:fill="FFFFFF"/>
            <w:vAlign w:val="bottom"/>
          </w:tcPr>
          <w:p w14:paraId="3B22C209" w14:textId="77777777" w:rsidR="00CB4BEB" w:rsidRPr="00AB2E87" w:rsidRDefault="00CB4BEB" w:rsidP="003C0924">
            <w:pPr>
              <w:rPr>
                <w:rFonts w:ascii="Trebuchet MS" w:hAnsi="Trebuchet MS"/>
                <w:sz w:val="18"/>
                <w:szCs w:val="18"/>
              </w:rPr>
            </w:pPr>
            <w:r w:rsidRPr="00AB2E87">
              <w:rPr>
                <w:rFonts w:ascii="Trebuchet MS" w:hAnsi="Trebuchet MS"/>
                <w:sz w:val="18"/>
                <w:szCs w:val="18"/>
              </w:rPr>
              <w:t>sejlads</w:t>
            </w:r>
          </w:p>
        </w:tc>
        <w:tc>
          <w:tcPr>
            <w:tcW w:w="3230"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3F7A9D39" w14:textId="77777777" w:rsidR="00CB4BEB" w:rsidRPr="00AB2E87" w:rsidRDefault="00CB4BEB" w:rsidP="003C0924">
            <w:pPr>
              <w:rPr>
                <w:rFonts w:ascii="Trebuchet MS" w:hAnsi="Trebuchet MS"/>
                <w:sz w:val="18"/>
                <w:szCs w:val="18"/>
              </w:rPr>
            </w:pPr>
            <w:r w:rsidRPr="00AB2E87">
              <w:rPr>
                <w:rFonts w:ascii="Trebuchet MS" w:hAnsi="Trebuchet MS"/>
                <w:sz w:val="18"/>
                <w:szCs w:val="18"/>
              </w:rPr>
              <w:t>Sejladsbestemmelser</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5DEE7842"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088730A"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0-150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2DB21229" w14:textId="77777777" w:rsidR="00CB4BEB" w:rsidRPr="00AB2E8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4678" w:type="dxa"/>
            <w:tcBorders>
              <w:top w:val="single" w:sz="4" w:space="0" w:color="auto"/>
              <w:left w:val="single" w:sz="4" w:space="0" w:color="auto"/>
              <w:bottom w:val="single" w:sz="4" w:space="0" w:color="auto"/>
              <w:right w:val="single" w:sz="4" w:space="0" w:color="auto"/>
            </w:tcBorders>
            <w:shd w:val="clear" w:color="auto" w:fill="FFFFFF"/>
            <w:vAlign w:val="bottom"/>
          </w:tcPr>
          <w:p w14:paraId="236F8C55" w14:textId="77777777" w:rsidR="00CB4BEB" w:rsidRPr="00AB2E87" w:rsidRDefault="00CB4BEB" w:rsidP="003C0924">
            <w:pPr>
              <w:rPr>
                <w:rFonts w:ascii="Trebuchet MS" w:hAnsi="Trebuchet MS" w:cs="Trebuchet MS"/>
                <w:sz w:val="18"/>
                <w:szCs w:val="18"/>
              </w:rPr>
            </w:pPr>
            <w:r>
              <w:rPr>
                <w:rFonts w:ascii="Trebuchet MS" w:hAnsi="Trebuchet MS" w:cs="Trebuchet MS"/>
                <w:sz w:val="18"/>
                <w:szCs w:val="18"/>
              </w:rPr>
              <w:t>Motorsejlads forbudt.</w:t>
            </w:r>
          </w:p>
        </w:tc>
      </w:tr>
      <w:tr w:rsidR="00CB4BEB" w:rsidRPr="00F273B0" w14:paraId="370E0F4B"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FFFFFF"/>
            <w:vAlign w:val="bottom"/>
          </w:tcPr>
          <w:p w14:paraId="5DD18F3C" w14:textId="77777777" w:rsidR="00CB4BEB" w:rsidRPr="00AB2E87" w:rsidRDefault="00CB4BEB" w:rsidP="003C0924">
            <w:pPr>
              <w:rPr>
                <w:rFonts w:ascii="Trebuchet MS" w:hAnsi="Trebuchet MS"/>
                <w:sz w:val="18"/>
                <w:szCs w:val="18"/>
              </w:rPr>
            </w:pPr>
            <w:r>
              <w:rPr>
                <w:rFonts w:ascii="Trebuchet MS" w:hAnsi="Trebuchet MS"/>
                <w:sz w:val="18"/>
                <w:szCs w:val="18"/>
              </w:rPr>
              <w:t>tilstand</w:t>
            </w:r>
          </w:p>
        </w:tc>
        <w:tc>
          <w:tcPr>
            <w:tcW w:w="1164" w:type="dxa"/>
            <w:tcBorders>
              <w:top w:val="single" w:sz="4" w:space="0" w:color="auto"/>
              <w:left w:val="single" w:sz="4" w:space="0" w:color="auto"/>
              <w:bottom w:val="single" w:sz="4" w:space="0" w:color="auto"/>
              <w:right w:val="single" w:sz="4" w:space="0" w:color="auto"/>
            </w:tcBorders>
            <w:shd w:val="clear" w:color="auto" w:fill="FFFFFF"/>
            <w:vAlign w:val="bottom"/>
          </w:tcPr>
          <w:p w14:paraId="4B70D101" w14:textId="77777777" w:rsidR="00CB4BEB" w:rsidRDefault="00CB4BEB" w:rsidP="003C0924">
            <w:pPr>
              <w:rPr>
                <w:rFonts w:ascii="Trebuchet MS" w:hAnsi="Trebuchet MS"/>
                <w:sz w:val="18"/>
                <w:szCs w:val="18"/>
              </w:rPr>
            </w:pPr>
            <w:r>
              <w:rPr>
                <w:rFonts w:ascii="Trebuchet MS" w:hAnsi="Trebuchet MS"/>
                <w:sz w:val="18"/>
                <w:szCs w:val="18"/>
              </w:rPr>
              <w:t>tilstand</w:t>
            </w:r>
          </w:p>
        </w:tc>
        <w:tc>
          <w:tcPr>
            <w:tcW w:w="3230"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420EF5E5" w14:textId="77777777" w:rsidR="00CB4BEB" w:rsidRPr="00AB2E87" w:rsidRDefault="00CB4BEB" w:rsidP="003C0924">
            <w:pPr>
              <w:rPr>
                <w:rFonts w:ascii="Trebuchet MS" w:hAnsi="Trebuchet MS"/>
                <w:sz w:val="18"/>
                <w:szCs w:val="18"/>
              </w:rPr>
            </w:pPr>
            <w:r>
              <w:rPr>
                <w:rFonts w:ascii="Trebuchet MS" w:hAnsi="Trebuchet MS"/>
                <w:sz w:val="18"/>
                <w:szCs w:val="18"/>
              </w:rPr>
              <w:t>Søens tilstand</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52FC268F"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E602A05" w14:textId="77777777" w:rsidR="00CB4BEB" w:rsidRPr="00AB2E87" w:rsidRDefault="00CB4BEB" w:rsidP="003C0924">
            <w:pPr>
              <w:rPr>
                <w:rFonts w:ascii="Trebuchet MS" w:hAnsi="Trebuchet MS" w:cs="Trebuchet MS"/>
                <w:sz w:val="18"/>
                <w:szCs w:val="18"/>
              </w:rPr>
            </w:pPr>
            <w:r>
              <w:rPr>
                <w:rFonts w:ascii="Trebuchet MS" w:hAnsi="Trebuchet MS" w:cs="Trebuchet MS"/>
                <w:sz w:val="18"/>
                <w:szCs w:val="18"/>
              </w:rPr>
              <w:t>0-250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3A38D523"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4678" w:type="dxa"/>
            <w:tcBorders>
              <w:top w:val="single" w:sz="4" w:space="0" w:color="auto"/>
              <w:left w:val="single" w:sz="4" w:space="0" w:color="auto"/>
              <w:bottom w:val="single" w:sz="4" w:space="0" w:color="auto"/>
              <w:right w:val="single" w:sz="4" w:space="0" w:color="auto"/>
            </w:tcBorders>
            <w:shd w:val="clear" w:color="auto" w:fill="FFFFFF"/>
            <w:vAlign w:val="bottom"/>
          </w:tcPr>
          <w:p w14:paraId="315578F5" w14:textId="77777777" w:rsidR="00CB4BEB" w:rsidRDefault="00CB4BEB" w:rsidP="003C0924">
            <w:pPr>
              <w:rPr>
                <w:rFonts w:ascii="Trebuchet MS" w:hAnsi="Trebuchet MS" w:cs="Trebuchet MS"/>
                <w:sz w:val="18"/>
                <w:szCs w:val="18"/>
              </w:rPr>
            </w:pPr>
            <w:r>
              <w:rPr>
                <w:rFonts w:ascii="Trebuchet MS" w:hAnsi="Trebuchet MS" w:cs="Trebuchet MS"/>
                <w:sz w:val="18"/>
                <w:szCs w:val="18"/>
              </w:rPr>
              <w:t>Moderat naturtilstand</w:t>
            </w:r>
          </w:p>
        </w:tc>
      </w:tr>
      <w:tr w:rsidR="00CB4BEB" w:rsidRPr="00F273B0" w14:paraId="67C29B48"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FFFFFF"/>
            <w:vAlign w:val="bottom"/>
          </w:tcPr>
          <w:p w14:paraId="316D843E" w14:textId="77777777" w:rsidR="00CB4BEB" w:rsidRDefault="00CB4BEB" w:rsidP="003C0924">
            <w:pPr>
              <w:rPr>
                <w:rFonts w:ascii="Trebuchet MS" w:hAnsi="Trebuchet MS"/>
                <w:sz w:val="18"/>
                <w:szCs w:val="18"/>
              </w:rPr>
            </w:pPr>
            <w:r>
              <w:rPr>
                <w:rFonts w:ascii="Trebuchet MS" w:hAnsi="Trebuchet MS"/>
                <w:sz w:val="18"/>
                <w:szCs w:val="18"/>
              </w:rPr>
              <w:t>opholdstid</w:t>
            </w:r>
          </w:p>
        </w:tc>
        <w:tc>
          <w:tcPr>
            <w:tcW w:w="1164" w:type="dxa"/>
            <w:tcBorders>
              <w:top w:val="single" w:sz="4" w:space="0" w:color="auto"/>
              <w:left w:val="single" w:sz="4" w:space="0" w:color="auto"/>
              <w:bottom w:val="single" w:sz="4" w:space="0" w:color="auto"/>
              <w:right w:val="single" w:sz="4" w:space="0" w:color="auto"/>
            </w:tcBorders>
            <w:shd w:val="clear" w:color="auto" w:fill="FFFFFF"/>
            <w:vAlign w:val="bottom"/>
          </w:tcPr>
          <w:p w14:paraId="517709C0" w14:textId="77777777" w:rsidR="00CB4BEB" w:rsidRDefault="00CB4BEB" w:rsidP="003C0924">
            <w:pPr>
              <w:rPr>
                <w:rFonts w:ascii="Trebuchet MS" w:hAnsi="Trebuchet MS"/>
                <w:sz w:val="18"/>
                <w:szCs w:val="18"/>
              </w:rPr>
            </w:pPr>
            <w:r>
              <w:rPr>
                <w:rFonts w:ascii="Trebuchet MS" w:hAnsi="Trebuchet MS"/>
                <w:sz w:val="18"/>
                <w:szCs w:val="18"/>
              </w:rPr>
              <w:t>opholdstid</w:t>
            </w:r>
          </w:p>
        </w:tc>
        <w:tc>
          <w:tcPr>
            <w:tcW w:w="3230"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5EBDF2AD" w14:textId="77777777" w:rsidR="00CB4BEB" w:rsidRDefault="00CB4BEB" w:rsidP="003C0924">
            <w:pPr>
              <w:rPr>
                <w:rFonts w:ascii="Trebuchet MS" w:hAnsi="Trebuchet MS"/>
                <w:sz w:val="18"/>
                <w:szCs w:val="18"/>
              </w:rPr>
            </w:pPr>
            <w:r>
              <w:rPr>
                <w:rFonts w:ascii="Trebuchet MS" w:hAnsi="Trebuchet MS"/>
                <w:sz w:val="18"/>
                <w:szCs w:val="18"/>
              </w:rPr>
              <w:t>Vandets opholdstid i søen regnet i år</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3813AE37"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T</w:t>
            </w:r>
            <w:r>
              <w:rPr>
                <w:rFonts w:ascii="Trebuchet MS" w:hAnsi="Trebuchet MS" w:cs="Trebuchet MS"/>
                <w:sz w:val="18"/>
                <w:szCs w:val="18"/>
              </w:rPr>
              <w:t>al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60F45E0" w14:textId="77777777" w:rsidR="00CB4BEB" w:rsidRDefault="00CB4BEB" w:rsidP="003C0924">
            <w:pPr>
              <w:rPr>
                <w:rFonts w:ascii="Trebuchet MS" w:hAnsi="Trebuchet MS" w:cs="Trebuchet MS"/>
                <w:sz w:val="18"/>
                <w:szCs w:val="18"/>
              </w:rPr>
            </w:pPr>
            <w:r>
              <w:rPr>
                <w:rFonts w:ascii="Trebuchet MS" w:hAnsi="Trebuchet MS" w:cs="Trebuchet MS"/>
                <w:sz w:val="18"/>
                <w:szCs w:val="18"/>
              </w:rPr>
              <w:t xml:space="preserve">0,1-99,9 </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72F890AB"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4678" w:type="dxa"/>
            <w:tcBorders>
              <w:top w:val="single" w:sz="4" w:space="0" w:color="auto"/>
              <w:left w:val="single" w:sz="4" w:space="0" w:color="auto"/>
              <w:bottom w:val="single" w:sz="4" w:space="0" w:color="auto"/>
              <w:right w:val="single" w:sz="4" w:space="0" w:color="auto"/>
            </w:tcBorders>
            <w:shd w:val="clear" w:color="auto" w:fill="FFFFFF"/>
            <w:vAlign w:val="bottom"/>
          </w:tcPr>
          <w:p w14:paraId="44D2D859" w14:textId="77777777" w:rsidR="00CB4BEB" w:rsidRDefault="00CB4BEB" w:rsidP="003C0924">
            <w:pPr>
              <w:rPr>
                <w:rFonts w:ascii="Trebuchet MS" w:hAnsi="Trebuchet MS" w:cs="Trebuchet MS"/>
                <w:sz w:val="18"/>
                <w:szCs w:val="18"/>
              </w:rPr>
            </w:pPr>
            <w:r>
              <w:rPr>
                <w:rFonts w:ascii="Trebuchet MS" w:hAnsi="Trebuchet MS" w:cs="Trebuchet MS"/>
                <w:sz w:val="18"/>
                <w:szCs w:val="18"/>
              </w:rPr>
              <w:t>1,3</w:t>
            </w:r>
          </w:p>
        </w:tc>
      </w:tr>
      <w:tr w:rsidR="00CB4BEB" w:rsidRPr="00F273B0" w14:paraId="36CA16A7"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FFFFFF"/>
            <w:vAlign w:val="bottom"/>
          </w:tcPr>
          <w:p w14:paraId="2FCC07E7" w14:textId="77777777" w:rsidR="00CB4BEB" w:rsidRDefault="00CB4BEB" w:rsidP="003C0924">
            <w:pPr>
              <w:rPr>
                <w:rFonts w:ascii="Trebuchet MS" w:hAnsi="Trebuchet MS"/>
                <w:sz w:val="18"/>
                <w:szCs w:val="18"/>
              </w:rPr>
            </w:pPr>
            <w:r>
              <w:rPr>
                <w:rFonts w:ascii="Trebuchet MS" w:hAnsi="Trebuchet MS"/>
                <w:sz w:val="18"/>
                <w:szCs w:val="18"/>
              </w:rPr>
              <w:t>volumen</w:t>
            </w:r>
          </w:p>
        </w:tc>
        <w:tc>
          <w:tcPr>
            <w:tcW w:w="1164" w:type="dxa"/>
            <w:tcBorders>
              <w:top w:val="single" w:sz="4" w:space="0" w:color="auto"/>
              <w:left w:val="single" w:sz="4" w:space="0" w:color="auto"/>
              <w:bottom w:val="single" w:sz="4" w:space="0" w:color="auto"/>
              <w:right w:val="single" w:sz="4" w:space="0" w:color="auto"/>
            </w:tcBorders>
            <w:shd w:val="clear" w:color="auto" w:fill="FFFFFF"/>
            <w:vAlign w:val="bottom"/>
          </w:tcPr>
          <w:p w14:paraId="4157EE3A" w14:textId="77777777" w:rsidR="00CB4BEB" w:rsidRDefault="00CB4BEB" w:rsidP="003C0924">
            <w:pPr>
              <w:rPr>
                <w:rFonts w:ascii="Trebuchet MS" w:hAnsi="Trebuchet MS"/>
                <w:sz w:val="18"/>
                <w:szCs w:val="18"/>
              </w:rPr>
            </w:pPr>
            <w:r>
              <w:rPr>
                <w:rFonts w:ascii="Trebuchet MS" w:hAnsi="Trebuchet MS"/>
                <w:sz w:val="18"/>
                <w:szCs w:val="18"/>
              </w:rPr>
              <w:t>volumen</w:t>
            </w:r>
          </w:p>
        </w:tc>
        <w:tc>
          <w:tcPr>
            <w:tcW w:w="3230"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655B0195" w14:textId="77777777" w:rsidR="00CB4BEB" w:rsidRDefault="00CB4BEB" w:rsidP="003C0924">
            <w:pPr>
              <w:rPr>
                <w:rFonts w:ascii="Trebuchet MS" w:hAnsi="Trebuchet MS"/>
                <w:sz w:val="18"/>
                <w:szCs w:val="18"/>
              </w:rPr>
            </w:pPr>
            <w:r>
              <w:rPr>
                <w:rFonts w:ascii="Trebuchet MS" w:hAnsi="Trebuchet MS"/>
                <w:sz w:val="18"/>
                <w:szCs w:val="18"/>
              </w:rPr>
              <w:t>Søens volumen millioner m3</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6F589B26"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T</w:t>
            </w:r>
            <w:r>
              <w:rPr>
                <w:rFonts w:ascii="Trebuchet MS" w:hAnsi="Trebuchet MS" w:cs="Trebuchet MS"/>
                <w:sz w:val="18"/>
                <w:szCs w:val="18"/>
              </w:rPr>
              <w:t>al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54501D5" w14:textId="77777777" w:rsidR="00CB4BEB" w:rsidRDefault="00CB4BEB" w:rsidP="003C0924">
            <w:pPr>
              <w:rPr>
                <w:rFonts w:ascii="Trebuchet MS" w:hAnsi="Trebuchet MS" w:cs="Trebuchet MS"/>
                <w:sz w:val="18"/>
                <w:szCs w:val="18"/>
              </w:rPr>
            </w:pPr>
            <w:r>
              <w:rPr>
                <w:rFonts w:ascii="Trebuchet MS" w:hAnsi="Trebuchet MS" w:cs="Trebuchet MS"/>
                <w:sz w:val="18"/>
                <w:szCs w:val="18"/>
              </w:rPr>
              <w:t>0,1-999,9</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33641A20"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4678" w:type="dxa"/>
            <w:tcBorders>
              <w:top w:val="single" w:sz="4" w:space="0" w:color="auto"/>
              <w:left w:val="single" w:sz="4" w:space="0" w:color="auto"/>
              <w:bottom w:val="single" w:sz="4" w:space="0" w:color="auto"/>
              <w:right w:val="single" w:sz="4" w:space="0" w:color="auto"/>
            </w:tcBorders>
            <w:shd w:val="clear" w:color="auto" w:fill="FFFFFF"/>
            <w:vAlign w:val="bottom"/>
          </w:tcPr>
          <w:p w14:paraId="224B1DFC" w14:textId="77777777" w:rsidR="00CB4BEB" w:rsidRDefault="00CB4BEB" w:rsidP="003C0924">
            <w:pPr>
              <w:rPr>
                <w:rFonts w:ascii="Trebuchet MS" w:hAnsi="Trebuchet MS" w:cs="Trebuchet MS"/>
                <w:sz w:val="18"/>
                <w:szCs w:val="18"/>
              </w:rPr>
            </w:pPr>
            <w:r>
              <w:rPr>
                <w:rFonts w:ascii="Trebuchet MS" w:hAnsi="Trebuchet MS" w:cs="Trebuchet MS"/>
                <w:sz w:val="18"/>
                <w:szCs w:val="18"/>
              </w:rPr>
              <w:t>1,2</w:t>
            </w:r>
          </w:p>
        </w:tc>
      </w:tr>
      <w:tr w:rsidR="00CB4BEB" w:rsidRPr="00F273B0" w14:paraId="3FA9356D" w14:textId="77777777" w:rsidTr="003C0924">
        <w:trPr>
          <w:trHeight w:hRule="exact" w:val="429"/>
        </w:trPr>
        <w:tc>
          <w:tcPr>
            <w:tcW w:w="1838" w:type="dxa"/>
            <w:tcBorders>
              <w:top w:val="single" w:sz="4" w:space="0" w:color="auto"/>
              <w:left w:val="single" w:sz="4" w:space="0" w:color="auto"/>
              <w:bottom w:val="single" w:sz="4" w:space="0" w:color="auto"/>
              <w:right w:val="single" w:sz="4" w:space="0" w:color="auto"/>
            </w:tcBorders>
            <w:shd w:val="clear" w:color="auto" w:fill="FFFFFF"/>
            <w:vAlign w:val="center"/>
          </w:tcPr>
          <w:p w14:paraId="01D3D0CD" w14:textId="77777777" w:rsidR="00CB4BEB" w:rsidRPr="002C6AE3" w:rsidRDefault="00CB4BEB" w:rsidP="003C0924">
            <w:pPr>
              <w:rPr>
                <w:rFonts w:ascii="Trebuchet MS" w:hAnsi="Trebuchet MS"/>
                <w:sz w:val="18"/>
                <w:szCs w:val="18"/>
              </w:rPr>
            </w:pPr>
            <w:proofErr w:type="spellStart"/>
            <w:r w:rsidRPr="002C6AE3">
              <w:rPr>
                <w:rFonts w:ascii="Trebuchet MS" w:hAnsi="Trebuchet MS"/>
                <w:sz w:val="18"/>
                <w:szCs w:val="18"/>
              </w:rPr>
              <w:t>geodanmark_id</w:t>
            </w:r>
            <w:proofErr w:type="spellEnd"/>
          </w:p>
        </w:tc>
        <w:tc>
          <w:tcPr>
            <w:tcW w:w="1164" w:type="dxa"/>
            <w:tcBorders>
              <w:top w:val="single" w:sz="4" w:space="0" w:color="auto"/>
              <w:left w:val="single" w:sz="4" w:space="0" w:color="auto"/>
              <w:bottom w:val="single" w:sz="4" w:space="0" w:color="auto"/>
              <w:right w:val="single" w:sz="4" w:space="0" w:color="auto"/>
            </w:tcBorders>
            <w:shd w:val="clear" w:color="auto" w:fill="FFFFFF"/>
            <w:vAlign w:val="center"/>
          </w:tcPr>
          <w:p w14:paraId="35FDEA91" w14:textId="77777777" w:rsidR="00CB4BEB" w:rsidRPr="002C6AE3" w:rsidRDefault="00CB4BEB" w:rsidP="003C0924">
            <w:pPr>
              <w:rPr>
                <w:rFonts w:ascii="Trebuchet MS" w:hAnsi="Trebuchet MS"/>
                <w:sz w:val="18"/>
                <w:szCs w:val="18"/>
              </w:rPr>
            </w:pPr>
            <w:proofErr w:type="spellStart"/>
            <w:r w:rsidRPr="002C6AE3">
              <w:rPr>
                <w:rFonts w:ascii="Trebuchet MS" w:hAnsi="Trebuchet MS"/>
                <w:sz w:val="18"/>
                <w:szCs w:val="18"/>
              </w:rPr>
              <w:t>geodk_id</w:t>
            </w:r>
            <w:proofErr w:type="spellEnd"/>
          </w:p>
        </w:tc>
        <w:tc>
          <w:tcPr>
            <w:tcW w:w="3230"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691C88F4" w14:textId="77777777" w:rsidR="00CB4BEB" w:rsidRPr="002C6AE3" w:rsidRDefault="00CB4BEB" w:rsidP="003C0924">
            <w:pPr>
              <w:rPr>
                <w:rFonts w:ascii="Trebuchet MS" w:hAnsi="Trebuchet MS"/>
                <w:sz w:val="18"/>
                <w:szCs w:val="18"/>
              </w:rPr>
            </w:pPr>
            <w:r w:rsidRPr="002C6AE3">
              <w:rPr>
                <w:rFonts w:ascii="Trebuchet MS" w:hAnsi="Trebuchet MS"/>
                <w:sz w:val="18"/>
                <w:szCs w:val="18"/>
              </w:rPr>
              <w:t xml:space="preserve">ID på </w:t>
            </w:r>
            <w:proofErr w:type="spellStart"/>
            <w:r w:rsidRPr="002C6AE3">
              <w:rPr>
                <w:rFonts w:ascii="Trebuchet MS" w:hAnsi="Trebuchet MS"/>
                <w:sz w:val="18"/>
                <w:szCs w:val="18"/>
              </w:rPr>
              <w:t>GeoDanmark</w:t>
            </w:r>
            <w:proofErr w:type="spellEnd"/>
            <w:r w:rsidRPr="002C6AE3">
              <w:rPr>
                <w:rFonts w:ascii="Trebuchet MS" w:hAnsi="Trebuchet MS"/>
                <w:sz w:val="18"/>
                <w:szCs w:val="18"/>
              </w:rPr>
              <w:t xml:space="preserve"> objekt</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06BEE60A" w14:textId="77777777" w:rsidR="00CB4BEB" w:rsidRPr="00F55209" w:rsidRDefault="00CB4BEB" w:rsidP="003C0924">
            <w:pPr>
              <w:rPr>
                <w:rFonts w:ascii="Trebuchet MS" w:hAnsi="Trebuchet MS" w:cs="Trebuchet MS"/>
                <w:color w:val="7030A0"/>
                <w:sz w:val="18"/>
                <w:szCs w:val="18"/>
              </w:rPr>
            </w:pPr>
            <w:r w:rsidRPr="004D056C">
              <w:rPr>
                <w:rFonts w:ascii="Trebuchet MS" w:hAnsi="Trebuchet MS" w:cs="Trebuchet MS"/>
                <w:sz w:val="18"/>
                <w:szCs w:val="18"/>
              </w:rPr>
              <w:t>Heltal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48BC899" w14:textId="77777777" w:rsidR="00CB4BEB" w:rsidRPr="00F55209" w:rsidRDefault="00CB4BEB" w:rsidP="003C0924">
            <w:pPr>
              <w:rPr>
                <w:rFonts w:ascii="Trebuchet MS" w:hAnsi="Trebuchet MS" w:cs="Trebuchet MS"/>
                <w:color w:val="7030A0"/>
                <w:sz w:val="18"/>
                <w:szCs w:val="18"/>
              </w:rPr>
            </w:pPr>
            <w:r w:rsidRPr="004D056C">
              <w:rPr>
                <w:rFonts w:ascii="Trebuchet MS" w:hAnsi="Trebuchet MS" w:cs="Trebuchet MS"/>
                <w:sz w:val="18"/>
                <w:szCs w:val="18"/>
              </w:rPr>
              <w:t>0000000000-2147483648</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619B93E9" w14:textId="77777777" w:rsidR="00CB4BEB" w:rsidRPr="00F55209" w:rsidRDefault="00CB4BEB" w:rsidP="003C0924">
            <w:pPr>
              <w:jc w:val="center"/>
              <w:rPr>
                <w:rFonts w:ascii="Trebuchet MS" w:hAnsi="Trebuchet MS" w:cs="Trebuchet MS"/>
                <w:color w:val="7030A0"/>
                <w:sz w:val="18"/>
                <w:szCs w:val="18"/>
              </w:rPr>
            </w:pPr>
            <w:r w:rsidRPr="004D056C">
              <w:rPr>
                <w:rFonts w:ascii="Trebuchet MS" w:hAnsi="Trebuchet MS" w:cs="Trebuchet MS"/>
                <w:sz w:val="18"/>
                <w:szCs w:val="18"/>
              </w:rPr>
              <w:t>F</w:t>
            </w:r>
          </w:p>
        </w:tc>
        <w:tc>
          <w:tcPr>
            <w:tcW w:w="4678" w:type="dxa"/>
            <w:tcBorders>
              <w:top w:val="single" w:sz="4" w:space="0" w:color="auto"/>
              <w:left w:val="single" w:sz="4" w:space="0" w:color="auto"/>
              <w:bottom w:val="single" w:sz="4" w:space="0" w:color="auto"/>
              <w:right w:val="single" w:sz="4" w:space="0" w:color="auto"/>
            </w:tcBorders>
            <w:shd w:val="clear" w:color="auto" w:fill="FFFFFF"/>
            <w:vAlign w:val="center"/>
          </w:tcPr>
          <w:p w14:paraId="288634ED"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1009382240</w:t>
            </w:r>
          </w:p>
        </w:tc>
      </w:tr>
      <w:tr w:rsidR="00CB4BEB" w:rsidRPr="00F273B0" w14:paraId="161E3504"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97DDBA"/>
            <w:vAlign w:val="bottom"/>
          </w:tcPr>
          <w:p w14:paraId="59735B75"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link</w:t>
            </w:r>
          </w:p>
        </w:tc>
        <w:tc>
          <w:tcPr>
            <w:tcW w:w="1164" w:type="dxa"/>
            <w:tcBorders>
              <w:top w:val="single" w:sz="4" w:space="0" w:color="auto"/>
              <w:left w:val="single" w:sz="4" w:space="0" w:color="auto"/>
              <w:bottom w:val="single" w:sz="4" w:space="0" w:color="auto"/>
              <w:right w:val="single" w:sz="4" w:space="0" w:color="auto"/>
            </w:tcBorders>
            <w:shd w:val="clear" w:color="auto" w:fill="97DDBA"/>
            <w:vAlign w:val="bottom"/>
          </w:tcPr>
          <w:p w14:paraId="39886E92" w14:textId="77777777" w:rsidR="00CB4BEB" w:rsidRPr="0014307B" w:rsidRDefault="00CB4BEB" w:rsidP="003C0924">
            <w:pPr>
              <w:rPr>
                <w:rFonts w:ascii="Trebuchet MS" w:hAnsi="Trebuchet MS" w:cs="Trebuchet MS"/>
                <w:sz w:val="18"/>
                <w:szCs w:val="18"/>
              </w:rPr>
            </w:pPr>
            <w:r w:rsidRPr="00AB2E87">
              <w:rPr>
                <w:rFonts w:ascii="Trebuchet MS" w:hAnsi="Trebuchet MS" w:cs="Trebuchet MS"/>
                <w:sz w:val="18"/>
                <w:szCs w:val="18"/>
              </w:rPr>
              <w:t>link</w:t>
            </w:r>
          </w:p>
        </w:tc>
        <w:tc>
          <w:tcPr>
            <w:tcW w:w="12019"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4206B36D" w14:textId="77777777" w:rsidR="00CB4BEB" w:rsidRPr="00AB2E8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3EF1D7EF" w14:textId="77777777" w:rsidTr="003C0924">
        <w:trPr>
          <w:trHeight w:hRule="exact" w:val="255"/>
        </w:trPr>
        <w:tc>
          <w:tcPr>
            <w:tcW w:w="3526" w:type="dxa"/>
            <w:gridSpan w:val="3"/>
            <w:tcBorders>
              <w:top w:val="single" w:sz="4" w:space="0" w:color="auto"/>
              <w:left w:val="nil"/>
              <w:bottom w:val="nil"/>
              <w:right w:val="nil"/>
            </w:tcBorders>
            <w:shd w:val="clear" w:color="auto" w:fill="99CCFF"/>
          </w:tcPr>
          <w:p w14:paraId="1FE49AD2" w14:textId="77777777" w:rsidR="00CB4BEB" w:rsidRPr="004E7645" w:rsidRDefault="00CB4BEB" w:rsidP="003C0924">
            <w:pPr>
              <w:rPr>
                <w:rFonts w:ascii="Trebuchet MS" w:hAnsi="Trebuchet MS" w:cs="Trebuchet MS"/>
                <w:i/>
                <w:iCs/>
                <w:sz w:val="18"/>
                <w:szCs w:val="18"/>
              </w:rPr>
            </w:pPr>
          </w:p>
        </w:tc>
        <w:tc>
          <w:tcPr>
            <w:tcW w:w="11495" w:type="dxa"/>
            <w:gridSpan w:val="5"/>
            <w:tcBorders>
              <w:top w:val="single" w:sz="4" w:space="0" w:color="auto"/>
              <w:left w:val="nil"/>
              <w:bottom w:val="nil"/>
              <w:right w:val="nil"/>
            </w:tcBorders>
            <w:shd w:val="clear" w:color="auto" w:fill="99CCFF"/>
            <w:vAlign w:val="bottom"/>
          </w:tcPr>
          <w:p w14:paraId="20141EE4" w14:textId="77777777" w:rsidR="00CB4BEB" w:rsidRPr="004E7645" w:rsidRDefault="00CB4BEB" w:rsidP="003C0924">
            <w:pPr>
              <w:rPr>
                <w:rFonts w:ascii="Trebuchet MS" w:hAnsi="Trebuchet MS" w:cs="Trebuchet MS"/>
                <w:sz w:val="18"/>
                <w:szCs w:val="18"/>
              </w:rPr>
            </w:pPr>
            <w:r w:rsidRPr="004E7645">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46A71640" w14:textId="77777777" w:rsidTr="003C0924">
        <w:trPr>
          <w:trHeight w:hRule="exact" w:val="255"/>
        </w:trPr>
        <w:tc>
          <w:tcPr>
            <w:tcW w:w="3526" w:type="dxa"/>
            <w:gridSpan w:val="3"/>
            <w:tcBorders>
              <w:top w:val="nil"/>
              <w:left w:val="nil"/>
              <w:bottom w:val="nil"/>
              <w:right w:val="nil"/>
            </w:tcBorders>
            <w:shd w:val="clear" w:color="auto" w:fill="97DDBA"/>
          </w:tcPr>
          <w:p w14:paraId="5EF5D41F" w14:textId="77777777" w:rsidR="00CB4BEB" w:rsidRPr="0051728E" w:rsidRDefault="00CB4BEB" w:rsidP="003C0924">
            <w:pPr>
              <w:rPr>
                <w:rFonts w:ascii="Trebuchet MS" w:hAnsi="Trebuchet MS" w:cs="Trebuchet MS"/>
                <w:i/>
                <w:iCs/>
                <w:sz w:val="18"/>
                <w:szCs w:val="18"/>
              </w:rPr>
            </w:pPr>
          </w:p>
        </w:tc>
        <w:tc>
          <w:tcPr>
            <w:tcW w:w="11495" w:type="dxa"/>
            <w:gridSpan w:val="5"/>
            <w:tcBorders>
              <w:top w:val="nil"/>
              <w:left w:val="nil"/>
              <w:bottom w:val="nil"/>
              <w:right w:val="nil"/>
            </w:tcBorders>
            <w:shd w:val="clear" w:color="auto" w:fill="97DDBA"/>
            <w:vAlign w:val="bottom"/>
          </w:tcPr>
          <w:p w14:paraId="17D7A379" w14:textId="77777777" w:rsidR="00CB4BEB" w:rsidRPr="004E7645"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130D5F0F" w14:textId="77777777" w:rsidR="00CB4BEB" w:rsidRDefault="00CB4BEB" w:rsidP="0093403C">
      <w:pPr>
        <w:pStyle w:val="Overskrift4"/>
      </w:pPr>
      <w:bookmarkStart w:id="1260" w:name="_Toc292865212"/>
      <w:r>
        <w:t>5.1.6.1</w:t>
      </w:r>
      <w:r w:rsidRPr="00A32757">
        <w:t xml:space="preserve"> </w:t>
      </w:r>
      <w:r>
        <w:t>Metadata</w:t>
      </w:r>
      <w:bookmarkEnd w:id="1260"/>
      <w:r w:rsidRPr="00440677">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166453AA" w14:textId="77777777" w:rsidTr="003C0924">
        <w:trPr>
          <w:trHeight w:hRule="exact" w:val="255"/>
        </w:trPr>
        <w:tc>
          <w:tcPr>
            <w:tcW w:w="2235" w:type="dxa"/>
            <w:shd w:val="clear" w:color="auto" w:fill="D9D9D9"/>
            <w:vAlign w:val="bottom"/>
          </w:tcPr>
          <w:p w14:paraId="030472B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5CB13C54"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5870ECDF" w14:textId="77777777" w:rsidTr="003C0924">
        <w:trPr>
          <w:trHeight w:hRule="exact" w:val="255"/>
        </w:trPr>
        <w:tc>
          <w:tcPr>
            <w:tcW w:w="2235" w:type="dxa"/>
            <w:shd w:val="clear" w:color="auto" w:fill="E0E0E0"/>
            <w:vAlign w:val="bottom"/>
          </w:tcPr>
          <w:p w14:paraId="21EA4F8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34F93B9E"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Sø</w:t>
            </w:r>
          </w:p>
        </w:tc>
      </w:tr>
      <w:tr w:rsidR="00CB4BEB" w:rsidRPr="0051728E" w14:paraId="04C58973" w14:textId="77777777" w:rsidTr="003C0924">
        <w:trPr>
          <w:trHeight w:hRule="exact" w:val="255"/>
        </w:trPr>
        <w:tc>
          <w:tcPr>
            <w:tcW w:w="2235" w:type="dxa"/>
            <w:shd w:val="clear" w:color="auto" w:fill="E0E0E0"/>
            <w:vAlign w:val="bottom"/>
          </w:tcPr>
          <w:p w14:paraId="7F3C03F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C723770"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 xml:space="preserve">Stille stående vandoverflade over 100 kvm. som ikke udtørrer jævnligt. Se </w:t>
            </w:r>
            <w:proofErr w:type="spellStart"/>
            <w:r w:rsidRPr="002C6AE3">
              <w:rPr>
                <w:rFonts w:ascii="Trebuchet MS" w:hAnsi="Trebuchet MS" w:cs="Trebuchet MS"/>
                <w:sz w:val="18"/>
                <w:szCs w:val="18"/>
              </w:rPr>
              <w:t>GeoDanmark</w:t>
            </w:r>
            <w:proofErr w:type="spellEnd"/>
            <w:r>
              <w:rPr>
                <w:rFonts w:ascii="Trebuchet MS" w:hAnsi="Trebuchet MS" w:cs="Trebuchet MS"/>
                <w:sz w:val="18"/>
                <w:szCs w:val="18"/>
              </w:rPr>
              <w:t>-specifikationen.</w:t>
            </w:r>
          </w:p>
        </w:tc>
      </w:tr>
      <w:tr w:rsidR="00CB4BEB" w:rsidRPr="0051728E" w14:paraId="077BD0E6" w14:textId="77777777" w:rsidTr="003C0924">
        <w:trPr>
          <w:trHeight w:hRule="exact" w:val="651"/>
        </w:trPr>
        <w:tc>
          <w:tcPr>
            <w:tcW w:w="2235" w:type="dxa"/>
            <w:shd w:val="clear" w:color="auto" w:fill="E0E0E0"/>
            <w:vAlign w:val="center"/>
          </w:tcPr>
          <w:p w14:paraId="2936B86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334C0C2C"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 xml:space="preserve">Indeholder kommunale oplysninger omkring hver sø. Overbygning på </w:t>
            </w:r>
            <w:proofErr w:type="spellStart"/>
            <w:r w:rsidRPr="002C6AE3">
              <w:rPr>
                <w:rFonts w:ascii="Trebuchet MS" w:hAnsi="Trebuchet MS" w:cs="Trebuchet MS"/>
                <w:sz w:val="18"/>
                <w:szCs w:val="18"/>
              </w:rPr>
              <w:t>GeoDanmark</w:t>
            </w:r>
            <w:proofErr w:type="spellEnd"/>
            <w:r>
              <w:rPr>
                <w:rFonts w:ascii="Trebuchet MS" w:hAnsi="Trebuchet MS" w:cs="Trebuchet MS"/>
                <w:sz w:val="18"/>
                <w:szCs w:val="18"/>
              </w:rPr>
              <w:t xml:space="preserve">-data med oplysninger omkring navn, målsætning og </w:t>
            </w:r>
            <w:proofErr w:type="spellStart"/>
            <w:r>
              <w:rPr>
                <w:rFonts w:ascii="Trebuchet MS" w:hAnsi="Trebuchet MS" w:cs="Trebuchet MS"/>
                <w:sz w:val="18"/>
                <w:szCs w:val="18"/>
              </w:rPr>
              <w:t>søtype</w:t>
            </w:r>
            <w:proofErr w:type="spellEnd"/>
            <w:r>
              <w:rPr>
                <w:rFonts w:ascii="Trebuchet MS" w:hAnsi="Trebuchet MS" w:cs="Trebuchet MS"/>
                <w:sz w:val="18"/>
                <w:szCs w:val="18"/>
              </w:rPr>
              <w:t>. Mulighed for oplysning omkring sejladsbestemmelser, habitattype og trusler mod nuværende tilstanden. V</w:t>
            </w:r>
            <w:r w:rsidRPr="00E778AB">
              <w:rPr>
                <w:rFonts w:ascii="Trebuchet MS" w:hAnsi="Trebuchet MS" w:cs="Trebuchet MS"/>
                <w:sz w:val="18"/>
                <w:szCs w:val="18"/>
              </w:rPr>
              <w:t>olumen angives i millioner af kubikmeter</w:t>
            </w:r>
          </w:p>
        </w:tc>
      </w:tr>
      <w:tr w:rsidR="00CB4BEB" w:rsidRPr="0051728E" w14:paraId="4486F109" w14:textId="77777777" w:rsidTr="003C0924">
        <w:trPr>
          <w:trHeight w:hRule="exact" w:val="227"/>
        </w:trPr>
        <w:tc>
          <w:tcPr>
            <w:tcW w:w="2235" w:type="dxa"/>
            <w:shd w:val="clear" w:color="auto" w:fill="E0E0E0"/>
            <w:vAlign w:val="bottom"/>
          </w:tcPr>
          <w:p w14:paraId="3409C406"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75B1E40E" w14:textId="6E2A86B9" w:rsidR="00CB4BEB" w:rsidRPr="0051728E" w:rsidRDefault="00CB4BEB" w:rsidP="003C0924">
            <w:pPr>
              <w:rPr>
                <w:rFonts w:ascii="Trebuchet MS" w:hAnsi="Trebuchet MS" w:cs="Trebuchet MS"/>
                <w:sz w:val="18"/>
                <w:szCs w:val="18"/>
              </w:rPr>
            </w:pPr>
            <w:r>
              <w:rPr>
                <w:rFonts w:ascii="Trebuchet MS" w:hAnsi="Trebuchet MS" w:cs="Trebuchet MS"/>
                <w:sz w:val="18"/>
                <w:szCs w:val="18"/>
              </w:rPr>
              <w:t>Et samlet overblik med alle kommunale drift</w:t>
            </w:r>
            <w:r w:rsidR="002C6AE3">
              <w:rPr>
                <w:rFonts w:ascii="Trebuchet MS" w:hAnsi="Trebuchet MS" w:cs="Trebuchet MS"/>
                <w:sz w:val="18"/>
                <w:szCs w:val="18"/>
              </w:rPr>
              <w:t>s</w:t>
            </w:r>
            <w:r>
              <w:rPr>
                <w:rFonts w:ascii="Trebuchet MS" w:hAnsi="Trebuchet MS" w:cs="Trebuchet MS"/>
                <w:sz w:val="18"/>
                <w:szCs w:val="18"/>
              </w:rPr>
              <w:t>temaer på vandløbsområdet koblet sammen i et element/tema.</w:t>
            </w:r>
          </w:p>
        </w:tc>
      </w:tr>
      <w:tr w:rsidR="00CB4BEB" w:rsidRPr="0051728E" w14:paraId="355DC213" w14:textId="77777777" w:rsidTr="003C0924">
        <w:trPr>
          <w:trHeight w:hRule="exact" w:val="227"/>
        </w:trPr>
        <w:tc>
          <w:tcPr>
            <w:tcW w:w="2235" w:type="dxa"/>
            <w:shd w:val="clear" w:color="auto" w:fill="E0E0E0"/>
            <w:vAlign w:val="bottom"/>
          </w:tcPr>
          <w:p w14:paraId="07D9BB2B"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46EE0C61" w14:textId="77777777" w:rsidR="00CB4BEB" w:rsidRPr="00FE3FC3" w:rsidRDefault="00CB4BEB" w:rsidP="003C0924">
            <w:pPr>
              <w:rPr>
                <w:rFonts w:ascii="Trebuchet MS" w:hAnsi="Trebuchet MS" w:cs="Trebuchet MS"/>
                <w:sz w:val="18"/>
                <w:szCs w:val="18"/>
              </w:rPr>
            </w:pPr>
            <w:r w:rsidRPr="002C6AE3">
              <w:rPr>
                <w:rFonts w:ascii="Trebuchet MS" w:hAnsi="Trebuchet MS" w:cs="Trebuchet MS"/>
                <w:sz w:val="18"/>
                <w:szCs w:val="18"/>
              </w:rPr>
              <w:t>Hydrografi, Stednavne</w:t>
            </w:r>
          </w:p>
        </w:tc>
      </w:tr>
      <w:tr w:rsidR="00CB4BEB" w:rsidRPr="0051728E" w14:paraId="0FB21F1B" w14:textId="77777777" w:rsidTr="003C0924">
        <w:trPr>
          <w:trHeight w:hRule="exact" w:val="227"/>
        </w:trPr>
        <w:tc>
          <w:tcPr>
            <w:tcW w:w="2235" w:type="dxa"/>
            <w:shd w:val="clear" w:color="auto" w:fill="E0E0E0"/>
            <w:vAlign w:val="bottom"/>
          </w:tcPr>
          <w:p w14:paraId="68EB2EC3" w14:textId="77777777" w:rsidR="00CB4BEB" w:rsidRPr="00492FFE" w:rsidRDefault="00CB4BEB" w:rsidP="003C0924">
            <w:pPr>
              <w:rPr>
                <w:rFonts w:ascii="Trebuchet MS" w:hAnsi="Trebuchet MS" w:cs="Trebuchet MS"/>
                <w:sz w:val="18"/>
                <w:szCs w:val="18"/>
              </w:rPr>
            </w:pPr>
            <w:proofErr w:type="spellStart"/>
            <w:r w:rsidRPr="00E45822">
              <w:rPr>
                <w:rFonts w:ascii="Trebuchet MS" w:hAnsi="Trebuchet MS" w:cs="Trebuchet MS"/>
                <w:sz w:val="18"/>
                <w:szCs w:val="18"/>
              </w:rPr>
              <w:t>Noegle</w:t>
            </w:r>
            <w:r w:rsidRPr="00492FFE">
              <w:rPr>
                <w:rFonts w:ascii="Trebuchet MS" w:hAnsi="Trebuchet MS" w:cs="Trebuchet MS"/>
                <w:sz w:val="18"/>
                <w:szCs w:val="18"/>
              </w:rPr>
              <w:t>_ord</w:t>
            </w:r>
            <w:proofErr w:type="spellEnd"/>
          </w:p>
        </w:tc>
        <w:tc>
          <w:tcPr>
            <w:tcW w:w="11340" w:type="dxa"/>
            <w:shd w:val="clear" w:color="auto" w:fill="FFFFFF"/>
            <w:vAlign w:val="bottom"/>
          </w:tcPr>
          <w:p w14:paraId="216DE335"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 xml:space="preserve">Vandhuller, </w:t>
            </w:r>
            <w:proofErr w:type="spellStart"/>
            <w:r>
              <w:rPr>
                <w:rFonts w:ascii="Trebuchet MS" w:hAnsi="Trebuchet MS" w:cs="Trebuchet MS"/>
                <w:sz w:val="18"/>
                <w:szCs w:val="18"/>
              </w:rPr>
              <w:t>sønavn</w:t>
            </w:r>
            <w:proofErr w:type="spellEnd"/>
            <w:r>
              <w:rPr>
                <w:rFonts w:ascii="Trebuchet MS" w:hAnsi="Trebuchet MS" w:cs="Trebuchet MS"/>
                <w:sz w:val="18"/>
                <w:szCs w:val="18"/>
              </w:rPr>
              <w:t>, sejladsbestemmelser. Målsætning</w:t>
            </w:r>
          </w:p>
        </w:tc>
      </w:tr>
      <w:tr w:rsidR="00CB4BEB" w:rsidRPr="0051728E" w14:paraId="7DDCF760" w14:textId="77777777" w:rsidTr="003C0924">
        <w:trPr>
          <w:trHeight w:hRule="exact" w:val="227"/>
        </w:trPr>
        <w:tc>
          <w:tcPr>
            <w:tcW w:w="2235" w:type="dxa"/>
            <w:shd w:val="clear" w:color="auto" w:fill="E0E0E0"/>
            <w:vAlign w:val="bottom"/>
          </w:tcPr>
          <w:p w14:paraId="3F6000C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610AFEC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798C7474" w14:textId="77777777" w:rsidTr="003C0924">
        <w:trPr>
          <w:trHeight w:hRule="exact" w:val="227"/>
        </w:trPr>
        <w:tc>
          <w:tcPr>
            <w:tcW w:w="2235" w:type="dxa"/>
            <w:shd w:val="clear" w:color="auto" w:fill="E0E0E0"/>
            <w:vAlign w:val="bottom"/>
          </w:tcPr>
          <w:p w14:paraId="210B0AF9"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3FB0B7EA"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Vandløbsloven</w:t>
            </w:r>
          </w:p>
        </w:tc>
      </w:tr>
      <w:tr w:rsidR="00CB4BEB" w:rsidRPr="009F0C83" w14:paraId="067BB841" w14:textId="77777777" w:rsidTr="003C0924">
        <w:trPr>
          <w:trHeight w:hRule="exact" w:val="227"/>
        </w:trPr>
        <w:tc>
          <w:tcPr>
            <w:tcW w:w="2235" w:type="dxa"/>
            <w:shd w:val="clear" w:color="auto" w:fill="E0E0E0"/>
            <w:vAlign w:val="bottom"/>
          </w:tcPr>
          <w:p w14:paraId="1C5C8E4A" w14:textId="77777777" w:rsidR="00CB4BEB" w:rsidRPr="006801BD" w:rsidRDefault="00CB4BEB" w:rsidP="003C0924">
            <w:pPr>
              <w:rPr>
                <w:rFonts w:ascii="Trebuchet MS" w:hAnsi="Trebuchet MS" w:cs="Trebuchet MS"/>
                <w:sz w:val="18"/>
                <w:szCs w:val="18"/>
              </w:rPr>
            </w:pPr>
            <w:proofErr w:type="spellStart"/>
            <w:r w:rsidRPr="006801BD">
              <w:rPr>
                <w:rFonts w:ascii="Trebuchet MS" w:hAnsi="Trebuchet MS" w:cs="Trebuchet MS"/>
                <w:sz w:val="18"/>
                <w:szCs w:val="18"/>
              </w:rPr>
              <w:t>KLE_koder</w:t>
            </w:r>
            <w:proofErr w:type="spellEnd"/>
          </w:p>
        </w:tc>
        <w:tc>
          <w:tcPr>
            <w:tcW w:w="11340" w:type="dxa"/>
            <w:shd w:val="clear" w:color="auto" w:fill="FFFFFF"/>
            <w:vAlign w:val="bottom"/>
          </w:tcPr>
          <w:p w14:paraId="25CB6202" w14:textId="77777777" w:rsidR="00CB4BEB" w:rsidRPr="006801BD" w:rsidRDefault="00CB4BEB" w:rsidP="003C0924">
            <w:pPr>
              <w:rPr>
                <w:rFonts w:ascii="Trebuchet MS" w:hAnsi="Trebuchet MS" w:cs="Trebuchet MS"/>
                <w:sz w:val="18"/>
                <w:szCs w:val="18"/>
              </w:rPr>
            </w:pPr>
            <w:r w:rsidRPr="002C6AE3">
              <w:rPr>
                <w:rFonts w:ascii="Trebuchet MS" w:hAnsi="Trebuchet MS" w:cs="Trebuchet MS"/>
                <w:sz w:val="18"/>
                <w:szCs w:val="18"/>
              </w:rPr>
              <w:t>06.02.00, 06.02.20</w:t>
            </w:r>
          </w:p>
        </w:tc>
      </w:tr>
    </w:tbl>
    <w:p w14:paraId="53583AB4" w14:textId="77777777" w:rsidR="00CB4BEB" w:rsidRDefault="00CB4BEB" w:rsidP="0093403C">
      <w:pPr>
        <w:pStyle w:val="Overskrift4"/>
      </w:pPr>
      <w:bookmarkStart w:id="1261" w:name="_Toc292865213"/>
      <w:r>
        <w:t>5.1.6.2</w:t>
      </w:r>
      <w:r w:rsidRPr="00A32757">
        <w:t xml:space="preserve"> </w:t>
      </w:r>
      <w:r>
        <w:t>Registreringsvejledning</w:t>
      </w:r>
      <w:bookmarkEnd w:id="126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88"/>
        <w:gridCol w:w="9938"/>
      </w:tblGrid>
      <w:tr w:rsidR="00CB4BEB" w:rsidRPr="0051728E" w14:paraId="48B97A31" w14:textId="77777777" w:rsidTr="003C0924">
        <w:trPr>
          <w:trHeight w:hRule="exact" w:val="255"/>
        </w:trPr>
        <w:tc>
          <w:tcPr>
            <w:tcW w:w="3510" w:type="dxa"/>
            <w:shd w:val="clear" w:color="auto" w:fill="D9D9D9"/>
            <w:vAlign w:val="bottom"/>
          </w:tcPr>
          <w:p w14:paraId="7AD0E1D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10065" w:type="dxa"/>
            <w:shd w:val="clear" w:color="auto" w:fill="D9D9D9"/>
            <w:vAlign w:val="bottom"/>
          </w:tcPr>
          <w:p w14:paraId="3A757FED"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0B840E0B" w14:textId="77777777" w:rsidTr="002C6AE3">
        <w:trPr>
          <w:trHeight w:hRule="exact" w:val="1056"/>
        </w:trPr>
        <w:tc>
          <w:tcPr>
            <w:tcW w:w="3510" w:type="dxa"/>
            <w:shd w:val="clear" w:color="auto" w:fill="E0E0E0"/>
            <w:vAlign w:val="center"/>
          </w:tcPr>
          <w:p w14:paraId="0E919481"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10065" w:type="dxa"/>
            <w:shd w:val="clear" w:color="auto" w:fill="FFFFFF"/>
            <w:vAlign w:val="bottom"/>
          </w:tcPr>
          <w:p w14:paraId="01FABF28" w14:textId="02A3EB1E" w:rsidR="00CB4BEB" w:rsidRPr="00024C60" w:rsidRDefault="00CB4BEB" w:rsidP="003C0924">
            <w:pPr>
              <w:rPr>
                <w:rFonts w:ascii="Trebuchet MS" w:hAnsi="Trebuchet MS" w:cs="Trebuchet MS"/>
                <w:sz w:val="18"/>
                <w:szCs w:val="18"/>
              </w:rPr>
            </w:pPr>
            <w:proofErr w:type="spellStart"/>
            <w:r w:rsidRPr="002C6AE3">
              <w:rPr>
                <w:rFonts w:ascii="Trebuchet MS" w:hAnsi="Trebuchet MS" w:cs="Trebuchet MS"/>
                <w:sz w:val="18"/>
                <w:szCs w:val="18"/>
              </w:rPr>
              <w:t>GeoDanmark</w:t>
            </w:r>
            <w:proofErr w:type="spellEnd"/>
            <w:r>
              <w:rPr>
                <w:rFonts w:ascii="Trebuchet MS" w:hAnsi="Trebuchet MS" w:cs="Trebuchet MS"/>
                <w:sz w:val="18"/>
                <w:szCs w:val="18"/>
              </w:rPr>
              <w:t xml:space="preserve">-sø tilføres data fra andre datasæt. Evt. mangler i </w:t>
            </w:r>
            <w:proofErr w:type="spellStart"/>
            <w:r w:rsidRPr="002C6AE3">
              <w:rPr>
                <w:rFonts w:ascii="Trebuchet MS" w:hAnsi="Trebuchet MS" w:cs="Trebuchet MS"/>
                <w:sz w:val="18"/>
                <w:szCs w:val="18"/>
              </w:rPr>
              <w:t>GeoDanmark</w:t>
            </w:r>
            <w:proofErr w:type="spellEnd"/>
            <w:r>
              <w:rPr>
                <w:rFonts w:ascii="Trebuchet MS" w:hAnsi="Trebuchet MS" w:cs="Trebuchet MS"/>
                <w:sz w:val="18"/>
                <w:szCs w:val="18"/>
              </w:rPr>
              <w:t xml:space="preserve">-temaet tilføres i </w:t>
            </w:r>
            <w:proofErr w:type="spellStart"/>
            <w:r w:rsidRPr="002C6AE3">
              <w:rPr>
                <w:rFonts w:ascii="Trebuchet MS" w:hAnsi="Trebuchet MS" w:cs="Trebuchet MS"/>
                <w:sz w:val="18"/>
                <w:szCs w:val="18"/>
              </w:rPr>
              <w:t>GeoDanmark</w:t>
            </w:r>
            <w:proofErr w:type="spellEnd"/>
            <w:r>
              <w:rPr>
                <w:rFonts w:ascii="Trebuchet MS" w:hAnsi="Trebuchet MS" w:cs="Trebuchet MS"/>
                <w:sz w:val="18"/>
                <w:szCs w:val="18"/>
              </w:rPr>
              <w:t xml:space="preserve">-database og trække ud herfra. </w:t>
            </w:r>
            <w:proofErr w:type="spellStart"/>
            <w:r w:rsidRPr="002C6AE3">
              <w:rPr>
                <w:rFonts w:ascii="Trebuchet MS" w:hAnsi="Trebuchet MS" w:cs="Trebuchet MS"/>
                <w:sz w:val="18"/>
                <w:szCs w:val="18"/>
              </w:rPr>
              <w:t>GeoDanmark</w:t>
            </w:r>
            <w:proofErr w:type="spellEnd"/>
            <w:r>
              <w:rPr>
                <w:rFonts w:ascii="Trebuchet MS" w:hAnsi="Trebuchet MS" w:cs="Trebuchet MS"/>
                <w:sz w:val="18"/>
                <w:szCs w:val="18"/>
              </w:rPr>
              <w:t xml:space="preserve">-objekter deles kun jf. </w:t>
            </w:r>
            <w:proofErr w:type="spellStart"/>
            <w:r w:rsidRPr="002C6AE3">
              <w:rPr>
                <w:rFonts w:ascii="Trebuchet MS" w:hAnsi="Trebuchet MS" w:cs="Trebuchet MS"/>
                <w:sz w:val="18"/>
                <w:szCs w:val="18"/>
              </w:rPr>
              <w:t>GeoDanmark</w:t>
            </w:r>
            <w:proofErr w:type="spellEnd"/>
            <w:r>
              <w:rPr>
                <w:rFonts w:ascii="Trebuchet MS" w:hAnsi="Trebuchet MS" w:cs="Trebuchet MS"/>
                <w:sz w:val="18"/>
                <w:szCs w:val="18"/>
              </w:rPr>
              <w:t>-specifikationen f.eks. hvor der kommer tilløb fra andet vandløb. Kobling kan f.eks. ske via stedbestemt analyse opfulgt af en visuel kontrol/gennemgang med det nyt og det gamle tema oven på hinanden i forskellig</w:t>
            </w:r>
            <w:r w:rsidR="002C6AE3">
              <w:rPr>
                <w:rFonts w:ascii="Trebuchet MS" w:hAnsi="Trebuchet MS" w:cs="Trebuchet MS"/>
                <w:sz w:val="18"/>
                <w:szCs w:val="18"/>
              </w:rPr>
              <w:t>e</w:t>
            </w:r>
            <w:r>
              <w:rPr>
                <w:rFonts w:ascii="Trebuchet MS" w:hAnsi="Trebuchet MS" w:cs="Trebuchet MS"/>
                <w:sz w:val="18"/>
                <w:szCs w:val="18"/>
              </w:rPr>
              <w:t xml:space="preserve"> tykkelser af stregerne.</w:t>
            </w:r>
          </w:p>
        </w:tc>
      </w:tr>
      <w:tr w:rsidR="00CB4BEB" w:rsidRPr="0051728E" w14:paraId="798A2E10" w14:textId="77777777" w:rsidTr="003C0924">
        <w:trPr>
          <w:trHeight w:hRule="exact" w:val="255"/>
        </w:trPr>
        <w:tc>
          <w:tcPr>
            <w:tcW w:w="3510" w:type="dxa"/>
            <w:shd w:val="clear" w:color="auto" w:fill="E0E0E0"/>
            <w:vAlign w:val="bottom"/>
          </w:tcPr>
          <w:p w14:paraId="641B6B6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10065" w:type="dxa"/>
            <w:shd w:val="clear" w:color="auto" w:fill="FFFFFF"/>
            <w:vAlign w:val="bottom"/>
          </w:tcPr>
          <w:p w14:paraId="0AF5249C"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4 grupper med 7 til 16 typer i hver gruppe. Se 5.1.6.3 Kodelister.</w:t>
            </w:r>
          </w:p>
        </w:tc>
      </w:tr>
      <w:tr w:rsidR="00CB4BEB" w:rsidRPr="0051728E" w14:paraId="091F543C" w14:textId="77777777" w:rsidTr="003C0924">
        <w:trPr>
          <w:trHeight w:hRule="exact" w:val="255"/>
        </w:trPr>
        <w:tc>
          <w:tcPr>
            <w:tcW w:w="3510" w:type="dxa"/>
            <w:shd w:val="clear" w:color="auto" w:fill="E0E0E0"/>
            <w:vAlign w:val="bottom"/>
          </w:tcPr>
          <w:p w14:paraId="4516214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10065" w:type="dxa"/>
            <w:shd w:val="clear" w:color="auto" w:fill="FFFFFF"/>
            <w:vAlign w:val="bottom"/>
          </w:tcPr>
          <w:p w14:paraId="7D06CE25"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Se </w:t>
            </w:r>
            <w:proofErr w:type="spellStart"/>
            <w:r w:rsidRPr="002C6AE3">
              <w:rPr>
                <w:rFonts w:ascii="Trebuchet MS" w:hAnsi="Trebuchet MS" w:cs="Trebuchet MS"/>
                <w:sz w:val="18"/>
                <w:szCs w:val="18"/>
              </w:rPr>
              <w:t>GeoDanmark</w:t>
            </w:r>
            <w:proofErr w:type="spellEnd"/>
            <w:r>
              <w:rPr>
                <w:rFonts w:ascii="Trebuchet MS" w:hAnsi="Trebuchet MS" w:cs="Trebuchet MS"/>
                <w:sz w:val="18"/>
                <w:szCs w:val="18"/>
              </w:rPr>
              <w:t>-specifikationen.</w:t>
            </w:r>
          </w:p>
        </w:tc>
      </w:tr>
      <w:tr w:rsidR="00CB4BEB" w:rsidRPr="0051728E" w14:paraId="70B5F786" w14:textId="77777777" w:rsidTr="003C0924">
        <w:trPr>
          <w:trHeight w:hRule="exact" w:val="255"/>
        </w:trPr>
        <w:tc>
          <w:tcPr>
            <w:tcW w:w="3510" w:type="dxa"/>
            <w:shd w:val="clear" w:color="auto" w:fill="E0E0E0"/>
            <w:vAlign w:val="bottom"/>
          </w:tcPr>
          <w:p w14:paraId="11EF3FC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lastRenderedPageBreak/>
              <w:t>Entydige objekter</w:t>
            </w:r>
          </w:p>
        </w:tc>
        <w:tc>
          <w:tcPr>
            <w:tcW w:w="10065" w:type="dxa"/>
            <w:shd w:val="clear" w:color="auto" w:fill="FFFFFF"/>
            <w:vAlign w:val="bottom"/>
          </w:tcPr>
          <w:p w14:paraId="226DFDFF"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Se </w:t>
            </w:r>
            <w:proofErr w:type="spellStart"/>
            <w:r w:rsidRPr="002C6AE3">
              <w:rPr>
                <w:rFonts w:ascii="Trebuchet MS" w:hAnsi="Trebuchet MS" w:cs="Trebuchet MS"/>
                <w:sz w:val="18"/>
                <w:szCs w:val="18"/>
              </w:rPr>
              <w:t>GeoDanmark</w:t>
            </w:r>
            <w:proofErr w:type="spellEnd"/>
            <w:r>
              <w:rPr>
                <w:rFonts w:ascii="Trebuchet MS" w:hAnsi="Trebuchet MS" w:cs="Trebuchet MS"/>
                <w:sz w:val="18"/>
                <w:szCs w:val="18"/>
              </w:rPr>
              <w:t>-specifikationen.</w:t>
            </w:r>
          </w:p>
        </w:tc>
      </w:tr>
      <w:tr w:rsidR="00CB4BEB" w:rsidRPr="0051728E" w14:paraId="367045B6" w14:textId="77777777" w:rsidTr="003C0924">
        <w:trPr>
          <w:trHeight w:hRule="exact" w:val="255"/>
        </w:trPr>
        <w:tc>
          <w:tcPr>
            <w:tcW w:w="3510" w:type="dxa"/>
            <w:shd w:val="clear" w:color="auto" w:fill="E0E0E0"/>
            <w:vAlign w:val="bottom"/>
          </w:tcPr>
          <w:p w14:paraId="0FE5D25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10065" w:type="dxa"/>
            <w:shd w:val="clear" w:color="auto" w:fill="FFFFFF"/>
            <w:vAlign w:val="bottom"/>
          </w:tcPr>
          <w:p w14:paraId="7EC3BE81"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Se </w:t>
            </w:r>
            <w:proofErr w:type="spellStart"/>
            <w:r w:rsidRPr="002C6AE3">
              <w:rPr>
                <w:rFonts w:ascii="Trebuchet MS" w:hAnsi="Trebuchet MS" w:cs="Trebuchet MS"/>
                <w:sz w:val="18"/>
                <w:szCs w:val="18"/>
              </w:rPr>
              <w:t>GeoDanmark</w:t>
            </w:r>
            <w:proofErr w:type="spellEnd"/>
            <w:r>
              <w:rPr>
                <w:rFonts w:ascii="Trebuchet MS" w:hAnsi="Trebuchet MS" w:cs="Trebuchet MS"/>
                <w:sz w:val="18"/>
                <w:szCs w:val="18"/>
              </w:rPr>
              <w:t>-specifikationen.</w:t>
            </w:r>
          </w:p>
        </w:tc>
      </w:tr>
      <w:tr w:rsidR="00CB4BEB" w:rsidRPr="0051728E" w14:paraId="391ED4ED" w14:textId="77777777" w:rsidTr="003C0924">
        <w:trPr>
          <w:trHeight w:hRule="exact" w:val="510"/>
        </w:trPr>
        <w:tc>
          <w:tcPr>
            <w:tcW w:w="3510" w:type="dxa"/>
            <w:shd w:val="clear" w:color="auto" w:fill="E0E0E0"/>
            <w:vAlign w:val="bottom"/>
          </w:tcPr>
          <w:p w14:paraId="0C2F31D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10065" w:type="dxa"/>
            <w:shd w:val="clear" w:color="auto" w:fill="FFFFFF"/>
            <w:vAlign w:val="center"/>
          </w:tcPr>
          <w:p w14:paraId="09987721"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Se </w:t>
            </w:r>
            <w:proofErr w:type="spellStart"/>
            <w:r w:rsidRPr="002C6AE3">
              <w:rPr>
                <w:rFonts w:ascii="Trebuchet MS" w:hAnsi="Trebuchet MS" w:cs="Trebuchet MS"/>
                <w:sz w:val="18"/>
                <w:szCs w:val="18"/>
              </w:rPr>
              <w:t>GeoDanmark</w:t>
            </w:r>
            <w:proofErr w:type="spellEnd"/>
            <w:r>
              <w:rPr>
                <w:rFonts w:ascii="Trebuchet MS" w:hAnsi="Trebuchet MS" w:cs="Trebuchet MS"/>
                <w:sz w:val="18"/>
                <w:szCs w:val="18"/>
              </w:rPr>
              <w:t>-specifikationen.</w:t>
            </w:r>
          </w:p>
        </w:tc>
      </w:tr>
    </w:tbl>
    <w:p w14:paraId="6EDB5AD1" w14:textId="77777777" w:rsidR="00CB4BEB" w:rsidRPr="00A32757" w:rsidRDefault="00CB4BEB" w:rsidP="0093403C">
      <w:pPr>
        <w:pStyle w:val="Overskrift4"/>
      </w:pPr>
      <w:bookmarkStart w:id="1262" w:name="_Toc292865214"/>
      <w:r>
        <w:t>5.1.6.3 Kodelister</w:t>
      </w:r>
      <w:bookmarkEnd w:id="1262"/>
    </w:p>
    <w:p w14:paraId="7037F225" w14:textId="04A95165" w:rsidR="00CB4BEB" w:rsidRPr="0093403C" w:rsidRDefault="00CB4BEB" w:rsidP="00CB4BEB">
      <w:pPr>
        <w:autoSpaceDE w:val="0"/>
        <w:autoSpaceDN w:val="0"/>
        <w:adjustRightInd w:val="0"/>
        <w:rPr>
          <w:rFonts w:ascii="Trebuchet MS" w:hAnsi="Trebuchet MS" w:cs="Trebuchet MS"/>
          <w:sz w:val="19"/>
          <w:szCs w:val="19"/>
        </w:rPr>
      </w:pPr>
      <w:r w:rsidRPr="0093403C">
        <w:rPr>
          <w:rFonts w:ascii="Trebuchet MS" w:hAnsi="Trebuchet MS" w:cs="Trebuchet MS"/>
          <w:sz w:val="19"/>
          <w:szCs w:val="19"/>
        </w:rPr>
        <w:t>Kodelisterne fungerer som oversættelser mellem anvendte kodeværdier og de matchende forklarende tekster.</w:t>
      </w:r>
      <w:bookmarkStart w:id="1263" w:name="_Toc292865215"/>
    </w:p>
    <w:p w14:paraId="2D5156C6" w14:textId="77777777" w:rsidR="00CB4BEB" w:rsidRPr="00A32757" w:rsidRDefault="00CB4BEB" w:rsidP="00DF11C9">
      <w:pPr>
        <w:pStyle w:val="Overskrift7"/>
      </w:pPr>
      <w:r w:rsidRPr="00253B37">
        <w:t xml:space="preserve">5.1.6.3.1   5005 </w:t>
      </w:r>
      <w:proofErr w:type="spellStart"/>
      <w:r w:rsidRPr="00253B37">
        <w:t>Maalsaetning</w:t>
      </w:r>
      <w:proofErr w:type="spellEnd"/>
      <w:r w:rsidRPr="00253B37">
        <w:t xml:space="preserve"> (d_5005_maalsaetning)</w:t>
      </w:r>
      <w:bookmarkEnd w:id="1263"/>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55"/>
        <w:gridCol w:w="3566"/>
        <w:gridCol w:w="1418"/>
        <w:gridCol w:w="6636"/>
      </w:tblGrid>
      <w:tr w:rsidR="00CB4BEB" w:rsidRPr="0051728E" w14:paraId="015E34AE" w14:textId="77777777" w:rsidTr="003C0924">
        <w:trPr>
          <w:trHeight w:hRule="exact" w:val="255"/>
        </w:trPr>
        <w:tc>
          <w:tcPr>
            <w:tcW w:w="1955" w:type="dxa"/>
            <w:tcBorders>
              <w:bottom w:val="single" w:sz="4" w:space="0" w:color="auto"/>
            </w:tcBorders>
            <w:shd w:val="clear" w:color="auto" w:fill="D9D9D9"/>
            <w:vAlign w:val="bottom"/>
          </w:tcPr>
          <w:p w14:paraId="247AC1F9" w14:textId="77777777" w:rsidR="00CB4BEB" w:rsidRPr="00735DC6" w:rsidRDefault="00CB4BEB" w:rsidP="003C0924">
            <w:pPr>
              <w:rPr>
                <w:rFonts w:ascii="Trebuchet MS" w:hAnsi="Trebuchet MS" w:cs="Trebuchet MS"/>
                <w:b/>
                <w:bCs/>
                <w:sz w:val="18"/>
                <w:szCs w:val="18"/>
              </w:rPr>
            </w:pPr>
            <w:proofErr w:type="spellStart"/>
            <w:r w:rsidRPr="00735DC6">
              <w:rPr>
                <w:rFonts w:ascii="Trebuchet MS" w:hAnsi="Trebuchet MS" w:cs="Trebuchet MS"/>
                <w:b/>
                <w:bCs/>
                <w:sz w:val="18"/>
                <w:szCs w:val="18"/>
              </w:rPr>
              <w:t>maalsaetning_kode</w:t>
            </w:r>
            <w:proofErr w:type="spellEnd"/>
          </w:p>
        </w:tc>
        <w:tc>
          <w:tcPr>
            <w:tcW w:w="3566" w:type="dxa"/>
            <w:tcBorders>
              <w:bottom w:val="single" w:sz="4" w:space="0" w:color="auto"/>
            </w:tcBorders>
            <w:shd w:val="clear" w:color="auto" w:fill="D9D9D9"/>
            <w:vAlign w:val="bottom"/>
          </w:tcPr>
          <w:p w14:paraId="14703158" w14:textId="77777777" w:rsidR="00CB4BEB" w:rsidRPr="00735DC6" w:rsidRDefault="00CB4BEB" w:rsidP="003C0924">
            <w:pPr>
              <w:rPr>
                <w:rFonts w:ascii="Trebuchet MS" w:hAnsi="Trebuchet MS" w:cs="Trebuchet MS"/>
                <w:bCs/>
                <w:sz w:val="18"/>
                <w:szCs w:val="18"/>
              </w:rPr>
            </w:pPr>
            <w:proofErr w:type="spellStart"/>
            <w:r w:rsidRPr="00735DC6">
              <w:rPr>
                <w:rFonts w:ascii="Trebuchet MS" w:hAnsi="Trebuchet MS" w:cs="Trebuchet MS"/>
                <w:b/>
                <w:bCs/>
                <w:sz w:val="18"/>
                <w:szCs w:val="18"/>
              </w:rPr>
              <w:t>maalsaetning</w:t>
            </w:r>
            <w:proofErr w:type="spellEnd"/>
          </w:p>
        </w:tc>
        <w:tc>
          <w:tcPr>
            <w:tcW w:w="1418" w:type="dxa"/>
            <w:tcBorders>
              <w:bottom w:val="single" w:sz="4" w:space="0" w:color="auto"/>
            </w:tcBorders>
            <w:shd w:val="clear" w:color="auto" w:fill="D9D9D9"/>
            <w:vAlign w:val="bottom"/>
          </w:tcPr>
          <w:p w14:paraId="2F21C62D"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6636" w:type="dxa"/>
            <w:tcBorders>
              <w:bottom w:val="single" w:sz="4" w:space="0" w:color="auto"/>
            </w:tcBorders>
            <w:shd w:val="clear" w:color="auto" w:fill="D9D9D9"/>
            <w:vAlign w:val="bottom"/>
          </w:tcPr>
          <w:p w14:paraId="3DBC7195" w14:textId="77777777" w:rsidR="00CB4BEB" w:rsidRPr="00735DC6" w:rsidRDefault="00CB4BEB" w:rsidP="003C0924">
            <w:pPr>
              <w:rPr>
                <w:rFonts w:ascii="Trebuchet MS" w:hAnsi="Trebuchet MS" w:cs="Trebuchet MS"/>
                <w:b/>
                <w:bCs/>
                <w:sz w:val="18"/>
                <w:szCs w:val="18"/>
              </w:rPr>
            </w:pPr>
            <w:r w:rsidRPr="00735DC6">
              <w:rPr>
                <w:rFonts w:ascii="Trebuchet MS" w:hAnsi="Trebuchet MS" w:cs="Trebuchet MS"/>
                <w:b/>
                <w:bCs/>
                <w:sz w:val="18"/>
                <w:szCs w:val="18"/>
              </w:rPr>
              <w:t>Begrebsdefinition</w:t>
            </w:r>
          </w:p>
        </w:tc>
      </w:tr>
      <w:tr w:rsidR="00CB4BEB" w:rsidRPr="0051728E" w14:paraId="3F2136AD" w14:textId="77777777" w:rsidTr="003C0924">
        <w:trPr>
          <w:trHeight w:val="227"/>
        </w:trPr>
        <w:tc>
          <w:tcPr>
            <w:tcW w:w="1955" w:type="dxa"/>
            <w:tcBorders>
              <w:top w:val="single" w:sz="4" w:space="0" w:color="auto"/>
              <w:left w:val="single" w:sz="4" w:space="0" w:color="auto"/>
              <w:bottom w:val="single" w:sz="4" w:space="0" w:color="auto"/>
              <w:right w:val="single" w:sz="4" w:space="0" w:color="auto"/>
            </w:tcBorders>
            <w:shd w:val="clear" w:color="auto" w:fill="D9D9D9"/>
            <w:vAlign w:val="bottom"/>
          </w:tcPr>
          <w:p w14:paraId="161798A2" w14:textId="77777777" w:rsidR="00CB4BEB" w:rsidRPr="00576BAD" w:rsidRDefault="00CB4BEB" w:rsidP="003C0924">
            <w:pPr>
              <w:jc w:val="center"/>
              <w:rPr>
                <w:rFonts w:ascii="Trebuchet MS" w:hAnsi="Trebuchet MS" w:cs="Trebuchet MS"/>
                <w:sz w:val="17"/>
                <w:szCs w:val="17"/>
              </w:rPr>
            </w:pPr>
            <w:r w:rsidRPr="00576BAD">
              <w:rPr>
                <w:rFonts w:ascii="Trebuchet MS" w:hAnsi="Trebuchet MS" w:cs="Trebuchet MS"/>
                <w:sz w:val="17"/>
                <w:szCs w:val="17"/>
              </w:rPr>
              <w:t>1</w:t>
            </w:r>
          </w:p>
        </w:tc>
        <w:tc>
          <w:tcPr>
            <w:tcW w:w="3566" w:type="dxa"/>
            <w:tcBorders>
              <w:top w:val="single" w:sz="4" w:space="0" w:color="auto"/>
              <w:left w:val="single" w:sz="4" w:space="0" w:color="auto"/>
              <w:bottom w:val="single" w:sz="4" w:space="0" w:color="auto"/>
            </w:tcBorders>
            <w:shd w:val="clear" w:color="auto" w:fill="FFFFFF"/>
            <w:vAlign w:val="bottom"/>
          </w:tcPr>
          <w:p w14:paraId="224732C8" w14:textId="77777777" w:rsidR="00CB4BEB" w:rsidRPr="00576BAD" w:rsidRDefault="00CB4BEB" w:rsidP="003C0924">
            <w:pPr>
              <w:rPr>
                <w:rFonts w:ascii="Trebuchet MS" w:hAnsi="Trebuchet MS"/>
                <w:sz w:val="17"/>
                <w:szCs w:val="17"/>
              </w:rPr>
            </w:pPr>
            <w:r w:rsidRPr="00576BAD">
              <w:rPr>
                <w:rFonts w:ascii="Trebuchet MS" w:hAnsi="Trebuchet MS"/>
                <w:sz w:val="17"/>
                <w:szCs w:val="17"/>
              </w:rPr>
              <w:t>Sø, skærpet målsætning A</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073DCEA" w14:textId="77777777" w:rsidR="00CB4BEB" w:rsidRPr="003A52C1" w:rsidRDefault="00CB4BEB" w:rsidP="003C0924">
            <w:pPr>
              <w:jc w:val="center"/>
              <w:rPr>
                <w:rFonts w:ascii="Trebuchet MS" w:hAnsi="Trebuchet MS" w:cs="Trebuchet MS"/>
                <w:sz w:val="17"/>
                <w:szCs w:val="17"/>
              </w:rPr>
            </w:pPr>
            <w:r w:rsidRPr="003A52C1">
              <w:rPr>
                <w:rFonts w:ascii="Trebuchet MS" w:hAnsi="Trebuchet MS" w:cs="Trebuchet MS"/>
                <w:sz w:val="17"/>
                <w:szCs w:val="17"/>
              </w:rPr>
              <w:t>1</w:t>
            </w:r>
          </w:p>
        </w:tc>
        <w:tc>
          <w:tcPr>
            <w:tcW w:w="6636" w:type="dxa"/>
            <w:tcBorders>
              <w:top w:val="single" w:sz="4" w:space="0" w:color="auto"/>
              <w:left w:val="single" w:sz="4" w:space="0" w:color="auto"/>
              <w:bottom w:val="single" w:sz="4" w:space="0" w:color="auto"/>
            </w:tcBorders>
            <w:shd w:val="clear" w:color="auto" w:fill="FFFFFF"/>
            <w:vAlign w:val="bottom"/>
          </w:tcPr>
          <w:p w14:paraId="17EECC52" w14:textId="77777777" w:rsidR="00CB4BEB" w:rsidRPr="00576BAD" w:rsidRDefault="00CB4BEB" w:rsidP="003C0924">
            <w:pPr>
              <w:rPr>
                <w:rFonts w:ascii="Trebuchet MS" w:hAnsi="Trebuchet MS" w:cs="Trebuchet MS"/>
                <w:sz w:val="17"/>
                <w:szCs w:val="17"/>
              </w:rPr>
            </w:pPr>
          </w:p>
        </w:tc>
      </w:tr>
      <w:tr w:rsidR="00CB4BEB" w:rsidRPr="0051728E" w14:paraId="2CC2D99F" w14:textId="77777777" w:rsidTr="003C0924">
        <w:trPr>
          <w:trHeight w:val="227"/>
        </w:trPr>
        <w:tc>
          <w:tcPr>
            <w:tcW w:w="1955" w:type="dxa"/>
            <w:tcBorders>
              <w:top w:val="single" w:sz="4" w:space="0" w:color="auto"/>
              <w:left w:val="single" w:sz="4" w:space="0" w:color="auto"/>
              <w:bottom w:val="single" w:sz="4" w:space="0" w:color="auto"/>
              <w:right w:val="single" w:sz="4" w:space="0" w:color="auto"/>
            </w:tcBorders>
            <w:shd w:val="clear" w:color="auto" w:fill="D9D9D9"/>
            <w:vAlign w:val="bottom"/>
          </w:tcPr>
          <w:p w14:paraId="783B549D" w14:textId="77777777" w:rsidR="00CB4BEB" w:rsidRPr="00576BAD" w:rsidRDefault="00CB4BEB" w:rsidP="003C0924">
            <w:pPr>
              <w:jc w:val="center"/>
              <w:rPr>
                <w:rFonts w:ascii="Trebuchet MS" w:hAnsi="Trebuchet MS" w:cs="Trebuchet MS"/>
                <w:sz w:val="17"/>
                <w:szCs w:val="17"/>
              </w:rPr>
            </w:pPr>
            <w:r w:rsidRPr="00576BAD">
              <w:rPr>
                <w:rFonts w:ascii="Trebuchet MS" w:hAnsi="Trebuchet MS" w:cs="Trebuchet MS"/>
                <w:sz w:val="17"/>
                <w:szCs w:val="17"/>
              </w:rPr>
              <w:t>2</w:t>
            </w:r>
          </w:p>
        </w:tc>
        <w:tc>
          <w:tcPr>
            <w:tcW w:w="3566" w:type="dxa"/>
            <w:tcBorders>
              <w:top w:val="single" w:sz="4" w:space="0" w:color="auto"/>
              <w:left w:val="single" w:sz="4" w:space="0" w:color="auto"/>
              <w:bottom w:val="single" w:sz="4" w:space="0" w:color="auto"/>
            </w:tcBorders>
            <w:shd w:val="clear" w:color="auto" w:fill="FFFFFF"/>
            <w:vAlign w:val="bottom"/>
          </w:tcPr>
          <w:p w14:paraId="1729F164" w14:textId="77777777" w:rsidR="00CB4BEB" w:rsidRPr="00576BAD" w:rsidRDefault="00CB4BEB" w:rsidP="003C0924">
            <w:pPr>
              <w:rPr>
                <w:rFonts w:ascii="Trebuchet MS" w:hAnsi="Trebuchet MS"/>
                <w:sz w:val="17"/>
                <w:szCs w:val="17"/>
              </w:rPr>
            </w:pPr>
            <w:r w:rsidRPr="00576BAD">
              <w:rPr>
                <w:rFonts w:ascii="Trebuchet MS" w:hAnsi="Trebuchet MS"/>
                <w:sz w:val="17"/>
                <w:szCs w:val="17"/>
              </w:rPr>
              <w:t>Sø, skærpet målsætning A, badevand A2</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F1E419A" w14:textId="77777777" w:rsidR="00CB4BEB" w:rsidRPr="003A52C1" w:rsidRDefault="00CB4BEB" w:rsidP="003C0924">
            <w:pPr>
              <w:jc w:val="center"/>
              <w:rPr>
                <w:rFonts w:ascii="Trebuchet MS" w:hAnsi="Trebuchet MS" w:cs="Trebuchet MS"/>
                <w:sz w:val="17"/>
                <w:szCs w:val="17"/>
              </w:rPr>
            </w:pPr>
            <w:r w:rsidRPr="003A52C1">
              <w:rPr>
                <w:rFonts w:ascii="Trebuchet MS" w:hAnsi="Trebuchet MS" w:cs="Trebuchet MS"/>
                <w:sz w:val="17"/>
                <w:szCs w:val="17"/>
              </w:rPr>
              <w:t>1</w:t>
            </w:r>
          </w:p>
        </w:tc>
        <w:tc>
          <w:tcPr>
            <w:tcW w:w="6636" w:type="dxa"/>
            <w:tcBorders>
              <w:top w:val="single" w:sz="4" w:space="0" w:color="auto"/>
              <w:left w:val="single" w:sz="4" w:space="0" w:color="auto"/>
              <w:bottom w:val="single" w:sz="4" w:space="0" w:color="auto"/>
            </w:tcBorders>
            <w:shd w:val="clear" w:color="auto" w:fill="FFFFFF"/>
            <w:vAlign w:val="bottom"/>
          </w:tcPr>
          <w:p w14:paraId="06C7743C" w14:textId="77777777" w:rsidR="00CB4BEB" w:rsidRPr="00576BAD" w:rsidRDefault="00CB4BEB" w:rsidP="003C0924">
            <w:pPr>
              <w:rPr>
                <w:rFonts w:ascii="Trebuchet MS" w:hAnsi="Trebuchet MS" w:cs="Trebuchet MS"/>
                <w:sz w:val="17"/>
                <w:szCs w:val="17"/>
              </w:rPr>
            </w:pPr>
          </w:p>
        </w:tc>
      </w:tr>
      <w:tr w:rsidR="00CB4BEB" w:rsidRPr="0051728E" w14:paraId="0519F763" w14:textId="77777777" w:rsidTr="003C0924">
        <w:trPr>
          <w:trHeight w:val="227"/>
        </w:trPr>
        <w:tc>
          <w:tcPr>
            <w:tcW w:w="1955" w:type="dxa"/>
            <w:tcBorders>
              <w:top w:val="single" w:sz="4" w:space="0" w:color="auto"/>
              <w:left w:val="single" w:sz="4" w:space="0" w:color="auto"/>
              <w:bottom w:val="single" w:sz="4" w:space="0" w:color="auto"/>
              <w:right w:val="single" w:sz="4" w:space="0" w:color="auto"/>
            </w:tcBorders>
            <w:shd w:val="clear" w:color="auto" w:fill="D9D9D9"/>
            <w:vAlign w:val="bottom"/>
          </w:tcPr>
          <w:p w14:paraId="4A23689A" w14:textId="77777777" w:rsidR="00CB4BEB" w:rsidRPr="00576BAD" w:rsidRDefault="00CB4BEB" w:rsidP="003C0924">
            <w:pPr>
              <w:jc w:val="center"/>
              <w:rPr>
                <w:rFonts w:ascii="Trebuchet MS" w:hAnsi="Trebuchet MS" w:cs="Trebuchet MS"/>
                <w:sz w:val="17"/>
                <w:szCs w:val="17"/>
              </w:rPr>
            </w:pPr>
            <w:r w:rsidRPr="00576BAD">
              <w:rPr>
                <w:rFonts w:ascii="Trebuchet MS" w:hAnsi="Trebuchet MS" w:cs="Trebuchet MS"/>
                <w:sz w:val="17"/>
                <w:szCs w:val="17"/>
              </w:rPr>
              <w:t>3</w:t>
            </w:r>
          </w:p>
        </w:tc>
        <w:tc>
          <w:tcPr>
            <w:tcW w:w="3566" w:type="dxa"/>
            <w:tcBorders>
              <w:top w:val="single" w:sz="4" w:space="0" w:color="auto"/>
              <w:left w:val="single" w:sz="4" w:space="0" w:color="auto"/>
              <w:bottom w:val="single" w:sz="4" w:space="0" w:color="auto"/>
            </w:tcBorders>
            <w:shd w:val="clear" w:color="auto" w:fill="FFFFFF"/>
            <w:vAlign w:val="bottom"/>
          </w:tcPr>
          <w:p w14:paraId="4B70AC7E" w14:textId="77777777" w:rsidR="00CB4BEB" w:rsidRPr="00576BAD" w:rsidRDefault="00CB4BEB" w:rsidP="003C0924">
            <w:pPr>
              <w:rPr>
                <w:rFonts w:ascii="Trebuchet MS" w:hAnsi="Trebuchet MS"/>
                <w:sz w:val="17"/>
                <w:szCs w:val="17"/>
              </w:rPr>
            </w:pPr>
            <w:r w:rsidRPr="00576BAD">
              <w:rPr>
                <w:rFonts w:ascii="Trebuchet MS" w:hAnsi="Trebuchet MS"/>
                <w:sz w:val="17"/>
                <w:szCs w:val="17"/>
              </w:rPr>
              <w:t>Sø, basismålsætning B</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C9641BA" w14:textId="77777777" w:rsidR="00CB4BEB" w:rsidRPr="003A52C1" w:rsidRDefault="00CB4BEB" w:rsidP="003C0924">
            <w:pPr>
              <w:jc w:val="center"/>
              <w:rPr>
                <w:rFonts w:ascii="Trebuchet MS" w:hAnsi="Trebuchet MS" w:cs="Trebuchet MS"/>
                <w:sz w:val="17"/>
                <w:szCs w:val="17"/>
              </w:rPr>
            </w:pPr>
            <w:r w:rsidRPr="003A52C1">
              <w:rPr>
                <w:rFonts w:ascii="Trebuchet MS" w:hAnsi="Trebuchet MS" w:cs="Trebuchet MS"/>
                <w:sz w:val="17"/>
                <w:szCs w:val="17"/>
              </w:rPr>
              <w:t>1</w:t>
            </w:r>
          </w:p>
        </w:tc>
        <w:tc>
          <w:tcPr>
            <w:tcW w:w="6636" w:type="dxa"/>
            <w:tcBorders>
              <w:top w:val="single" w:sz="4" w:space="0" w:color="auto"/>
              <w:left w:val="single" w:sz="4" w:space="0" w:color="auto"/>
              <w:bottom w:val="single" w:sz="4" w:space="0" w:color="auto"/>
            </w:tcBorders>
            <w:shd w:val="clear" w:color="auto" w:fill="FFFFFF"/>
            <w:vAlign w:val="bottom"/>
          </w:tcPr>
          <w:p w14:paraId="6B64623F" w14:textId="77777777" w:rsidR="00CB4BEB" w:rsidRPr="00576BAD" w:rsidRDefault="00CB4BEB" w:rsidP="003C0924">
            <w:pPr>
              <w:rPr>
                <w:rFonts w:ascii="Trebuchet MS" w:hAnsi="Trebuchet MS" w:cs="Trebuchet MS"/>
                <w:sz w:val="17"/>
                <w:szCs w:val="17"/>
              </w:rPr>
            </w:pPr>
          </w:p>
        </w:tc>
      </w:tr>
      <w:tr w:rsidR="00CB4BEB" w:rsidRPr="0051728E" w14:paraId="36306F4A" w14:textId="77777777" w:rsidTr="003C0924">
        <w:trPr>
          <w:trHeight w:val="227"/>
        </w:trPr>
        <w:tc>
          <w:tcPr>
            <w:tcW w:w="1955" w:type="dxa"/>
            <w:tcBorders>
              <w:top w:val="single" w:sz="4" w:space="0" w:color="auto"/>
              <w:left w:val="single" w:sz="4" w:space="0" w:color="auto"/>
              <w:bottom w:val="single" w:sz="4" w:space="0" w:color="auto"/>
              <w:right w:val="single" w:sz="4" w:space="0" w:color="auto"/>
            </w:tcBorders>
            <w:shd w:val="clear" w:color="auto" w:fill="D9D9D9"/>
            <w:vAlign w:val="bottom"/>
          </w:tcPr>
          <w:p w14:paraId="5034450A" w14:textId="77777777" w:rsidR="00CB4BEB" w:rsidRPr="00576BAD" w:rsidRDefault="00CB4BEB" w:rsidP="003C0924">
            <w:pPr>
              <w:jc w:val="center"/>
              <w:rPr>
                <w:rFonts w:ascii="Trebuchet MS" w:hAnsi="Trebuchet MS" w:cs="Trebuchet MS"/>
                <w:sz w:val="17"/>
                <w:szCs w:val="17"/>
              </w:rPr>
            </w:pPr>
            <w:r w:rsidRPr="00576BAD">
              <w:rPr>
                <w:rFonts w:ascii="Trebuchet MS" w:hAnsi="Trebuchet MS" w:cs="Trebuchet MS"/>
                <w:sz w:val="17"/>
                <w:szCs w:val="17"/>
              </w:rPr>
              <w:t>4</w:t>
            </w:r>
          </w:p>
        </w:tc>
        <w:tc>
          <w:tcPr>
            <w:tcW w:w="3566" w:type="dxa"/>
            <w:tcBorders>
              <w:top w:val="single" w:sz="4" w:space="0" w:color="auto"/>
              <w:left w:val="single" w:sz="4" w:space="0" w:color="auto"/>
              <w:bottom w:val="single" w:sz="4" w:space="0" w:color="auto"/>
            </w:tcBorders>
            <w:shd w:val="clear" w:color="auto" w:fill="FFFFFF"/>
            <w:vAlign w:val="bottom"/>
          </w:tcPr>
          <w:p w14:paraId="004973B1" w14:textId="77777777" w:rsidR="00CB4BEB" w:rsidRPr="00576BAD" w:rsidRDefault="00CB4BEB" w:rsidP="003C0924">
            <w:pPr>
              <w:rPr>
                <w:rFonts w:ascii="Trebuchet MS" w:hAnsi="Trebuchet MS"/>
                <w:sz w:val="17"/>
                <w:szCs w:val="17"/>
              </w:rPr>
            </w:pPr>
            <w:r w:rsidRPr="00576BAD">
              <w:rPr>
                <w:rFonts w:ascii="Trebuchet MS" w:hAnsi="Trebuchet MS"/>
                <w:sz w:val="17"/>
                <w:szCs w:val="17"/>
              </w:rPr>
              <w:t>Sø, basismålsætning B, badevand A2</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CE805B9" w14:textId="77777777" w:rsidR="00CB4BEB" w:rsidRPr="003A52C1" w:rsidRDefault="00CB4BEB" w:rsidP="003C0924">
            <w:pPr>
              <w:jc w:val="center"/>
              <w:rPr>
                <w:rFonts w:ascii="Trebuchet MS" w:hAnsi="Trebuchet MS" w:cs="Trebuchet MS"/>
                <w:sz w:val="17"/>
                <w:szCs w:val="17"/>
              </w:rPr>
            </w:pPr>
            <w:r w:rsidRPr="003A52C1">
              <w:rPr>
                <w:rFonts w:ascii="Trebuchet MS" w:hAnsi="Trebuchet MS" w:cs="Trebuchet MS"/>
                <w:sz w:val="17"/>
                <w:szCs w:val="17"/>
              </w:rPr>
              <w:t>1</w:t>
            </w:r>
          </w:p>
        </w:tc>
        <w:tc>
          <w:tcPr>
            <w:tcW w:w="6636" w:type="dxa"/>
            <w:tcBorders>
              <w:top w:val="single" w:sz="4" w:space="0" w:color="auto"/>
              <w:left w:val="single" w:sz="4" w:space="0" w:color="auto"/>
              <w:bottom w:val="single" w:sz="4" w:space="0" w:color="auto"/>
            </w:tcBorders>
            <w:shd w:val="clear" w:color="auto" w:fill="FFFFFF"/>
            <w:vAlign w:val="bottom"/>
          </w:tcPr>
          <w:p w14:paraId="0C305B6F" w14:textId="77777777" w:rsidR="00CB4BEB" w:rsidRPr="00576BAD" w:rsidRDefault="00CB4BEB" w:rsidP="003C0924">
            <w:pPr>
              <w:rPr>
                <w:rFonts w:ascii="Trebuchet MS" w:hAnsi="Trebuchet MS" w:cs="Trebuchet MS"/>
                <w:sz w:val="17"/>
                <w:szCs w:val="17"/>
              </w:rPr>
            </w:pPr>
          </w:p>
        </w:tc>
      </w:tr>
      <w:tr w:rsidR="00CB4BEB" w:rsidRPr="0051728E" w14:paraId="28B8D395" w14:textId="77777777" w:rsidTr="003C0924">
        <w:trPr>
          <w:trHeight w:val="227"/>
        </w:trPr>
        <w:tc>
          <w:tcPr>
            <w:tcW w:w="1955" w:type="dxa"/>
            <w:tcBorders>
              <w:top w:val="single" w:sz="4" w:space="0" w:color="auto"/>
              <w:left w:val="single" w:sz="4" w:space="0" w:color="auto"/>
              <w:bottom w:val="single" w:sz="4" w:space="0" w:color="auto"/>
              <w:right w:val="single" w:sz="4" w:space="0" w:color="auto"/>
            </w:tcBorders>
            <w:shd w:val="clear" w:color="auto" w:fill="D9D9D9"/>
            <w:vAlign w:val="bottom"/>
          </w:tcPr>
          <w:p w14:paraId="7B2A4C09" w14:textId="77777777" w:rsidR="00CB4BEB" w:rsidRPr="00576BAD" w:rsidRDefault="00CB4BEB" w:rsidP="003C0924">
            <w:pPr>
              <w:jc w:val="center"/>
              <w:rPr>
                <w:rFonts w:ascii="Trebuchet MS" w:hAnsi="Trebuchet MS" w:cs="Trebuchet MS"/>
                <w:sz w:val="17"/>
                <w:szCs w:val="17"/>
              </w:rPr>
            </w:pPr>
            <w:r w:rsidRPr="00576BAD">
              <w:rPr>
                <w:rFonts w:ascii="Trebuchet MS" w:hAnsi="Trebuchet MS" w:cs="Trebuchet MS"/>
                <w:sz w:val="17"/>
                <w:szCs w:val="17"/>
              </w:rPr>
              <w:t>5</w:t>
            </w:r>
          </w:p>
        </w:tc>
        <w:tc>
          <w:tcPr>
            <w:tcW w:w="3566" w:type="dxa"/>
            <w:tcBorders>
              <w:top w:val="single" w:sz="4" w:space="0" w:color="auto"/>
              <w:left w:val="single" w:sz="4" w:space="0" w:color="auto"/>
              <w:bottom w:val="single" w:sz="4" w:space="0" w:color="auto"/>
            </w:tcBorders>
            <w:shd w:val="clear" w:color="auto" w:fill="FFFFFF"/>
            <w:vAlign w:val="bottom"/>
          </w:tcPr>
          <w:p w14:paraId="20B3F387" w14:textId="77777777" w:rsidR="00CB4BEB" w:rsidRPr="00576BAD" w:rsidRDefault="00CB4BEB" w:rsidP="003C0924">
            <w:pPr>
              <w:rPr>
                <w:rFonts w:ascii="Trebuchet MS" w:hAnsi="Trebuchet MS"/>
                <w:sz w:val="17"/>
                <w:szCs w:val="17"/>
              </w:rPr>
            </w:pPr>
            <w:r w:rsidRPr="00576BAD">
              <w:rPr>
                <w:rFonts w:ascii="Trebuchet MS" w:hAnsi="Trebuchet MS"/>
                <w:sz w:val="17"/>
                <w:szCs w:val="17"/>
              </w:rPr>
              <w:t>Sø, lempet målsætning C</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2923811" w14:textId="77777777" w:rsidR="00CB4BEB" w:rsidRPr="003A52C1" w:rsidRDefault="00CB4BEB" w:rsidP="003C0924">
            <w:pPr>
              <w:jc w:val="center"/>
              <w:rPr>
                <w:rFonts w:ascii="Trebuchet MS" w:hAnsi="Trebuchet MS" w:cs="Trebuchet MS"/>
                <w:sz w:val="17"/>
                <w:szCs w:val="17"/>
              </w:rPr>
            </w:pPr>
            <w:r w:rsidRPr="003A52C1">
              <w:rPr>
                <w:rFonts w:ascii="Trebuchet MS" w:hAnsi="Trebuchet MS" w:cs="Trebuchet MS"/>
                <w:sz w:val="17"/>
                <w:szCs w:val="17"/>
              </w:rPr>
              <w:t>1</w:t>
            </w:r>
          </w:p>
        </w:tc>
        <w:tc>
          <w:tcPr>
            <w:tcW w:w="6636" w:type="dxa"/>
            <w:tcBorders>
              <w:top w:val="single" w:sz="4" w:space="0" w:color="auto"/>
              <w:left w:val="single" w:sz="4" w:space="0" w:color="auto"/>
              <w:bottom w:val="single" w:sz="4" w:space="0" w:color="auto"/>
            </w:tcBorders>
            <w:shd w:val="clear" w:color="auto" w:fill="FFFFFF"/>
            <w:vAlign w:val="bottom"/>
          </w:tcPr>
          <w:p w14:paraId="2E7DBC98" w14:textId="77777777" w:rsidR="00CB4BEB" w:rsidRPr="00576BAD" w:rsidRDefault="00CB4BEB" w:rsidP="003C0924">
            <w:pPr>
              <w:rPr>
                <w:rFonts w:ascii="Trebuchet MS" w:hAnsi="Trebuchet MS" w:cs="Trebuchet MS"/>
                <w:sz w:val="17"/>
                <w:szCs w:val="17"/>
              </w:rPr>
            </w:pPr>
          </w:p>
        </w:tc>
      </w:tr>
      <w:tr w:rsidR="00CB4BEB" w:rsidRPr="0051728E" w14:paraId="260793B4" w14:textId="77777777" w:rsidTr="003C0924">
        <w:trPr>
          <w:trHeight w:val="227"/>
        </w:trPr>
        <w:tc>
          <w:tcPr>
            <w:tcW w:w="1955" w:type="dxa"/>
            <w:tcBorders>
              <w:top w:val="single" w:sz="4" w:space="0" w:color="auto"/>
              <w:left w:val="single" w:sz="4" w:space="0" w:color="auto"/>
              <w:bottom w:val="single" w:sz="4" w:space="0" w:color="auto"/>
              <w:right w:val="single" w:sz="4" w:space="0" w:color="auto"/>
            </w:tcBorders>
            <w:shd w:val="clear" w:color="auto" w:fill="D9D9D9"/>
            <w:vAlign w:val="bottom"/>
          </w:tcPr>
          <w:p w14:paraId="5599D617" w14:textId="77777777" w:rsidR="00CB4BEB" w:rsidRPr="00576BAD" w:rsidRDefault="00CB4BEB" w:rsidP="003C0924">
            <w:pPr>
              <w:jc w:val="center"/>
              <w:rPr>
                <w:rFonts w:ascii="Trebuchet MS" w:hAnsi="Trebuchet MS" w:cs="Trebuchet MS"/>
                <w:sz w:val="17"/>
                <w:szCs w:val="17"/>
              </w:rPr>
            </w:pPr>
            <w:r w:rsidRPr="00576BAD">
              <w:rPr>
                <w:rFonts w:ascii="Trebuchet MS" w:hAnsi="Trebuchet MS" w:cs="Trebuchet MS"/>
                <w:sz w:val="17"/>
                <w:szCs w:val="17"/>
              </w:rPr>
              <w:t>6</w:t>
            </w:r>
          </w:p>
        </w:tc>
        <w:tc>
          <w:tcPr>
            <w:tcW w:w="3566" w:type="dxa"/>
            <w:tcBorders>
              <w:top w:val="single" w:sz="4" w:space="0" w:color="auto"/>
              <w:left w:val="single" w:sz="4" w:space="0" w:color="auto"/>
              <w:bottom w:val="single" w:sz="4" w:space="0" w:color="auto"/>
            </w:tcBorders>
            <w:shd w:val="clear" w:color="auto" w:fill="FFFFFF"/>
            <w:vAlign w:val="bottom"/>
          </w:tcPr>
          <w:p w14:paraId="09B71DD4" w14:textId="77777777" w:rsidR="00CB4BEB" w:rsidRPr="00576BAD" w:rsidRDefault="00CB4BEB" w:rsidP="003C0924">
            <w:pPr>
              <w:rPr>
                <w:rFonts w:ascii="Trebuchet MS" w:hAnsi="Trebuchet MS"/>
                <w:sz w:val="17"/>
                <w:szCs w:val="17"/>
              </w:rPr>
            </w:pPr>
            <w:r w:rsidRPr="00576BAD">
              <w:rPr>
                <w:rFonts w:ascii="Trebuchet MS" w:hAnsi="Trebuchet MS"/>
                <w:sz w:val="17"/>
                <w:szCs w:val="17"/>
              </w:rPr>
              <w:t>Uden specifik målsætning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1000FF4" w14:textId="77777777" w:rsidR="00CB4BEB" w:rsidRPr="003A52C1" w:rsidRDefault="00CB4BEB" w:rsidP="003C0924">
            <w:pPr>
              <w:jc w:val="center"/>
              <w:rPr>
                <w:rFonts w:ascii="Trebuchet MS" w:hAnsi="Trebuchet MS" w:cs="Trebuchet MS"/>
                <w:sz w:val="17"/>
                <w:szCs w:val="17"/>
              </w:rPr>
            </w:pPr>
            <w:r w:rsidRPr="003A52C1">
              <w:rPr>
                <w:rFonts w:ascii="Trebuchet MS" w:hAnsi="Trebuchet MS" w:cs="Trebuchet MS"/>
                <w:sz w:val="17"/>
                <w:szCs w:val="17"/>
              </w:rPr>
              <w:t>1</w:t>
            </w:r>
          </w:p>
        </w:tc>
        <w:tc>
          <w:tcPr>
            <w:tcW w:w="6636" w:type="dxa"/>
            <w:tcBorders>
              <w:top w:val="single" w:sz="4" w:space="0" w:color="auto"/>
              <w:left w:val="single" w:sz="4" w:space="0" w:color="auto"/>
              <w:bottom w:val="single" w:sz="4" w:space="0" w:color="auto"/>
            </w:tcBorders>
            <w:shd w:val="clear" w:color="auto" w:fill="FFFFFF"/>
            <w:vAlign w:val="bottom"/>
          </w:tcPr>
          <w:p w14:paraId="0A70D77D" w14:textId="77777777" w:rsidR="00CB4BEB" w:rsidRPr="00576BAD" w:rsidRDefault="00CB4BEB" w:rsidP="003C0924">
            <w:pPr>
              <w:rPr>
                <w:rFonts w:ascii="Trebuchet MS" w:hAnsi="Trebuchet MS" w:cs="Trebuchet MS"/>
                <w:sz w:val="17"/>
                <w:szCs w:val="17"/>
              </w:rPr>
            </w:pPr>
          </w:p>
        </w:tc>
      </w:tr>
      <w:tr w:rsidR="00CB4BEB" w:rsidRPr="0051728E" w14:paraId="033A6CDA" w14:textId="77777777" w:rsidTr="003C0924">
        <w:trPr>
          <w:trHeight w:val="227"/>
        </w:trPr>
        <w:tc>
          <w:tcPr>
            <w:tcW w:w="1955" w:type="dxa"/>
            <w:tcBorders>
              <w:top w:val="single" w:sz="4" w:space="0" w:color="auto"/>
              <w:left w:val="single" w:sz="4" w:space="0" w:color="auto"/>
              <w:bottom w:val="single" w:sz="4" w:space="0" w:color="auto"/>
              <w:right w:val="single" w:sz="4" w:space="0" w:color="auto"/>
            </w:tcBorders>
            <w:shd w:val="clear" w:color="auto" w:fill="D9D9D9"/>
            <w:vAlign w:val="bottom"/>
          </w:tcPr>
          <w:p w14:paraId="0BBA2A33" w14:textId="77777777" w:rsidR="00CB4BEB" w:rsidRPr="00576BAD" w:rsidRDefault="00CB4BEB" w:rsidP="003C0924">
            <w:pPr>
              <w:jc w:val="center"/>
              <w:rPr>
                <w:rFonts w:ascii="Trebuchet MS" w:hAnsi="Trebuchet MS" w:cs="Trebuchet MS"/>
                <w:sz w:val="17"/>
                <w:szCs w:val="17"/>
              </w:rPr>
            </w:pPr>
            <w:r w:rsidRPr="00576BAD">
              <w:rPr>
                <w:rFonts w:ascii="Trebuchet MS" w:hAnsi="Trebuchet MS" w:cs="Trebuchet MS"/>
                <w:sz w:val="17"/>
                <w:szCs w:val="17"/>
              </w:rPr>
              <w:t>7</w:t>
            </w:r>
          </w:p>
        </w:tc>
        <w:tc>
          <w:tcPr>
            <w:tcW w:w="3566" w:type="dxa"/>
            <w:tcBorders>
              <w:top w:val="single" w:sz="4" w:space="0" w:color="auto"/>
              <w:left w:val="single" w:sz="4" w:space="0" w:color="auto"/>
              <w:bottom w:val="single" w:sz="4" w:space="0" w:color="auto"/>
            </w:tcBorders>
            <w:shd w:val="clear" w:color="auto" w:fill="FFFFFF"/>
            <w:vAlign w:val="bottom"/>
          </w:tcPr>
          <w:p w14:paraId="7FF196C7" w14:textId="77777777" w:rsidR="00CB4BEB" w:rsidRPr="00576BAD" w:rsidRDefault="00CB4BEB" w:rsidP="003C0924">
            <w:pPr>
              <w:rPr>
                <w:rFonts w:ascii="Trebuchet MS" w:hAnsi="Trebuchet MS"/>
                <w:sz w:val="17"/>
                <w:szCs w:val="17"/>
              </w:rPr>
            </w:pPr>
            <w:r w:rsidRPr="00576BAD">
              <w:rPr>
                <w:rFonts w:ascii="Trebuchet MS" w:hAnsi="Trebuchet MS"/>
                <w:sz w:val="17"/>
                <w:szCs w:val="17"/>
              </w:rPr>
              <w:t>Ikke særskilt målsat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2324F98" w14:textId="77777777" w:rsidR="00CB4BEB" w:rsidRPr="003A52C1" w:rsidRDefault="00CB4BEB" w:rsidP="003C0924">
            <w:pPr>
              <w:jc w:val="center"/>
              <w:rPr>
                <w:rFonts w:ascii="Trebuchet MS" w:hAnsi="Trebuchet MS" w:cs="Trebuchet MS"/>
                <w:sz w:val="17"/>
                <w:szCs w:val="17"/>
              </w:rPr>
            </w:pPr>
            <w:r w:rsidRPr="003A52C1">
              <w:rPr>
                <w:rFonts w:ascii="Trebuchet MS" w:hAnsi="Trebuchet MS" w:cs="Trebuchet MS"/>
                <w:sz w:val="17"/>
                <w:szCs w:val="17"/>
              </w:rPr>
              <w:t>1</w:t>
            </w:r>
          </w:p>
        </w:tc>
        <w:tc>
          <w:tcPr>
            <w:tcW w:w="6636" w:type="dxa"/>
            <w:tcBorders>
              <w:top w:val="single" w:sz="4" w:space="0" w:color="auto"/>
              <w:left w:val="single" w:sz="4" w:space="0" w:color="auto"/>
              <w:bottom w:val="single" w:sz="4" w:space="0" w:color="auto"/>
            </w:tcBorders>
            <w:shd w:val="clear" w:color="auto" w:fill="FFFFFF"/>
            <w:vAlign w:val="bottom"/>
          </w:tcPr>
          <w:p w14:paraId="0F246B70" w14:textId="77777777" w:rsidR="00CB4BEB" w:rsidRPr="00576BAD" w:rsidRDefault="00CB4BEB" w:rsidP="003C0924">
            <w:pPr>
              <w:rPr>
                <w:rFonts w:ascii="Trebuchet MS" w:hAnsi="Trebuchet MS" w:cs="Trebuchet MS"/>
                <w:sz w:val="17"/>
                <w:szCs w:val="17"/>
              </w:rPr>
            </w:pPr>
          </w:p>
        </w:tc>
      </w:tr>
    </w:tbl>
    <w:p w14:paraId="736E8D68" w14:textId="77777777" w:rsidR="00CB4BEB" w:rsidRPr="00A32757" w:rsidRDefault="00CB4BEB" w:rsidP="00CB4BEB">
      <w:pPr>
        <w:pStyle w:val="Overskrift7"/>
      </w:pPr>
      <w:r>
        <w:t>5.1.6.3</w:t>
      </w:r>
      <w:r w:rsidRPr="00A32757">
        <w:t>.</w:t>
      </w:r>
      <w:r>
        <w:t>2</w:t>
      </w:r>
      <w:r w:rsidRPr="00A32757">
        <w:t xml:space="preserve"> </w:t>
      </w:r>
      <w:r>
        <w:t xml:space="preserve">  5005 </w:t>
      </w:r>
      <w:proofErr w:type="spellStart"/>
      <w:r>
        <w:t>Soe_type</w:t>
      </w:r>
      <w:proofErr w:type="spellEnd"/>
      <w:r>
        <w:t xml:space="preserve"> (</w:t>
      </w:r>
      <w:r w:rsidRPr="004D056C">
        <w:t>d_5005_soe_type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5"/>
        <w:gridCol w:w="3641"/>
        <w:gridCol w:w="1403"/>
        <w:gridCol w:w="6577"/>
      </w:tblGrid>
      <w:tr w:rsidR="00CB4BEB" w:rsidRPr="0051728E" w14:paraId="1555CBF1" w14:textId="77777777" w:rsidTr="003C0924">
        <w:trPr>
          <w:trHeight w:hRule="exact" w:val="255"/>
        </w:trPr>
        <w:tc>
          <w:tcPr>
            <w:tcW w:w="1811" w:type="dxa"/>
            <w:tcBorders>
              <w:bottom w:val="single" w:sz="4" w:space="0" w:color="auto"/>
            </w:tcBorders>
            <w:shd w:val="clear" w:color="auto" w:fill="D9D9D9"/>
            <w:vAlign w:val="bottom"/>
          </w:tcPr>
          <w:p w14:paraId="7333C10C" w14:textId="77777777" w:rsidR="00CB4BEB" w:rsidRPr="00735DC6" w:rsidRDefault="00CB4BEB" w:rsidP="003C0924">
            <w:pPr>
              <w:rPr>
                <w:rFonts w:ascii="Trebuchet MS" w:hAnsi="Trebuchet MS" w:cs="Trebuchet MS"/>
                <w:b/>
                <w:bCs/>
                <w:sz w:val="18"/>
                <w:szCs w:val="18"/>
              </w:rPr>
            </w:pPr>
            <w:proofErr w:type="spellStart"/>
            <w:r w:rsidRPr="00735DC6">
              <w:rPr>
                <w:rFonts w:ascii="Trebuchet MS" w:hAnsi="Trebuchet MS" w:cs="Trebuchet MS"/>
                <w:b/>
                <w:bCs/>
                <w:sz w:val="18"/>
                <w:szCs w:val="18"/>
              </w:rPr>
              <w:t>soe_type_kode</w:t>
            </w:r>
            <w:proofErr w:type="spellEnd"/>
          </w:p>
        </w:tc>
        <w:tc>
          <w:tcPr>
            <w:tcW w:w="3684" w:type="dxa"/>
            <w:tcBorders>
              <w:bottom w:val="single" w:sz="4" w:space="0" w:color="auto"/>
            </w:tcBorders>
            <w:shd w:val="clear" w:color="auto" w:fill="D9D9D9"/>
            <w:vAlign w:val="bottom"/>
          </w:tcPr>
          <w:p w14:paraId="2381DA47" w14:textId="77777777" w:rsidR="00CB4BEB" w:rsidRPr="00735DC6" w:rsidRDefault="00CB4BEB" w:rsidP="003C0924">
            <w:pPr>
              <w:rPr>
                <w:rFonts w:ascii="Trebuchet MS" w:hAnsi="Trebuchet MS" w:cs="Trebuchet MS"/>
                <w:bCs/>
                <w:sz w:val="18"/>
                <w:szCs w:val="18"/>
              </w:rPr>
            </w:pPr>
            <w:proofErr w:type="spellStart"/>
            <w:r w:rsidRPr="00735DC6">
              <w:rPr>
                <w:rFonts w:ascii="Trebuchet MS" w:hAnsi="Trebuchet MS" w:cs="Trebuchet MS"/>
                <w:b/>
                <w:bCs/>
                <w:sz w:val="18"/>
                <w:szCs w:val="18"/>
              </w:rPr>
              <w:t>soe_type</w:t>
            </w:r>
            <w:proofErr w:type="spellEnd"/>
          </w:p>
        </w:tc>
        <w:tc>
          <w:tcPr>
            <w:tcW w:w="1417" w:type="dxa"/>
            <w:tcBorders>
              <w:bottom w:val="single" w:sz="4" w:space="0" w:color="auto"/>
            </w:tcBorders>
            <w:shd w:val="clear" w:color="auto" w:fill="D9D9D9"/>
            <w:vAlign w:val="bottom"/>
          </w:tcPr>
          <w:p w14:paraId="479FA571"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6663" w:type="dxa"/>
            <w:tcBorders>
              <w:bottom w:val="single" w:sz="4" w:space="0" w:color="auto"/>
            </w:tcBorders>
            <w:shd w:val="clear" w:color="auto" w:fill="D9D9D9"/>
            <w:vAlign w:val="bottom"/>
          </w:tcPr>
          <w:p w14:paraId="529ABD1C" w14:textId="77777777" w:rsidR="00CB4BEB" w:rsidRPr="00735DC6" w:rsidRDefault="00CB4BEB" w:rsidP="003C0924">
            <w:pPr>
              <w:rPr>
                <w:rFonts w:ascii="Trebuchet MS" w:hAnsi="Trebuchet MS" w:cs="Trebuchet MS"/>
                <w:b/>
                <w:bCs/>
                <w:sz w:val="18"/>
                <w:szCs w:val="18"/>
              </w:rPr>
            </w:pPr>
            <w:r w:rsidRPr="00735DC6">
              <w:rPr>
                <w:rFonts w:ascii="Trebuchet MS" w:hAnsi="Trebuchet MS" w:cs="Trebuchet MS"/>
                <w:b/>
                <w:bCs/>
                <w:sz w:val="18"/>
                <w:szCs w:val="18"/>
              </w:rPr>
              <w:t>Begrebsdefinition</w:t>
            </w:r>
          </w:p>
        </w:tc>
      </w:tr>
      <w:tr w:rsidR="00CB4BEB" w:rsidRPr="0051728E" w14:paraId="63E8B63A"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177D9E31"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1</w:t>
            </w:r>
          </w:p>
        </w:tc>
        <w:tc>
          <w:tcPr>
            <w:tcW w:w="3684" w:type="dxa"/>
            <w:tcBorders>
              <w:top w:val="single" w:sz="4" w:space="0" w:color="auto"/>
              <w:left w:val="single" w:sz="4" w:space="0" w:color="auto"/>
              <w:bottom w:val="single" w:sz="4" w:space="0" w:color="auto"/>
            </w:tcBorders>
            <w:shd w:val="clear" w:color="auto" w:fill="FFFFFF"/>
            <w:vAlign w:val="bottom"/>
          </w:tcPr>
          <w:p w14:paraId="492A75C6"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 xml:space="preserve">1 </w:t>
            </w:r>
            <w:r>
              <w:rPr>
                <w:rFonts w:ascii="Trebuchet MS" w:hAnsi="Trebuchet MS" w:cs="Trebuchet MS"/>
                <w:sz w:val="18"/>
                <w:szCs w:val="18"/>
              </w:rPr>
              <w:t>–</w:t>
            </w:r>
            <w:r w:rsidRPr="00735DC6">
              <w:rPr>
                <w:rFonts w:ascii="Trebuchet MS" w:hAnsi="Trebuchet MS" w:cs="Trebuchet MS"/>
                <w:sz w:val="18"/>
                <w:szCs w:val="18"/>
              </w:rPr>
              <w:t xml:space="preserve"> Kalkfattig, </w:t>
            </w:r>
            <w:proofErr w:type="spellStart"/>
            <w:r w:rsidRPr="00735DC6">
              <w:rPr>
                <w:rFonts w:ascii="Trebuchet MS" w:hAnsi="Trebuchet MS" w:cs="Trebuchet MS"/>
                <w:sz w:val="18"/>
                <w:szCs w:val="18"/>
              </w:rPr>
              <w:t>klarvandet</w:t>
            </w:r>
            <w:proofErr w:type="spellEnd"/>
            <w:r w:rsidRPr="00735DC6">
              <w:rPr>
                <w:rFonts w:ascii="Trebuchet MS" w:hAnsi="Trebuchet MS" w:cs="Trebuchet MS"/>
                <w:sz w:val="18"/>
                <w:szCs w:val="18"/>
              </w:rPr>
              <w:t>, fersk og lav</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7CF4FAB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5D42BA0F"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 xml:space="preserve">Kalkfattig, </w:t>
            </w:r>
            <w:proofErr w:type="spellStart"/>
            <w:r w:rsidRPr="00735DC6">
              <w:rPr>
                <w:rFonts w:ascii="Trebuchet MS" w:hAnsi="Trebuchet MS" w:cs="Trebuchet MS"/>
                <w:sz w:val="18"/>
                <w:szCs w:val="18"/>
              </w:rPr>
              <w:t>klarvandet</w:t>
            </w:r>
            <w:proofErr w:type="spellEnd"/>
            <w:r w:rsidRPr="00735DC6">
              <w:rPr>
                <w:rFonts w:ascii="Trebuchet MS" w:hAnsi="Trebuchet MS" w:cs="Trebuchet MS"/>
                <w:sz w:val="18"/>
                <w:szCs w:val="18"/>
              </w:rPr>
              <w:t>, fersk og lav</w:t>
            </w:r>
          </w:p>
        </w:tc>
      </w:tr>
      <w:tr w:rsidR="00CB4BEB" w:rsidRPr="0051728E" w14:paraId="287172BF"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71A3B4AC"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2</w:t>
            </w:r>
          </w:p>
        </w:tc>
        <w:tc>
          <w:tcPr>
            <w:tcW w:w="3684" w:type="dxa"/>
            <w:tcBorders>
              <w:top w:val="single" w:sz="4" w:space="0" w:color="auto"/>
              <w:left w:val="single" w:sz="4" w:space="0" w:color="auto"/>
              <w:bottom w:val="single" w:sz="4" w:space="0" w:color="auto"/>
            </w:tcBorders>
            <w:shd w:val="clear" w:color="auto" w:fill="FFFFFF"/>
            <w:vAlign w:val="bottom"/>
          </w:tcPr>
          <w:p w14:paraId="30571003"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 xml:space="preserve">2 </w:t>
            </w:r>
            <w:r>
              <w:rPr>
                <w:rFonts w:ascii="Trebuchet MS" w:hAnsi="Trebuchet MS" w:cs="Trebuchet MS"/>
                <w:sz w:val="18"/>
                <w:szCs w:val="18"/>
              </w:rPr>
              <w:t>–</w:t>
            </w:r>
            <w:r w:rsidRPr="00735DC6">
              <w:rPr>
                <w:rFonts w:ascii="Trebuchet MS" w:hAnsi="Trebuchet MS" w:cs="Trebuchet MS"/>
                <w:sz w:val="18"/>
                <w:szCs w:val="18"/>
              </w:rPr>
              <w:t xml:space="preserve"> Kalkfattig, </w:t>
            </w:r>
            <w:proofErr w:type="spellStart"/>
            <w:r w:rsidRPr="00735DC6">
              <w:rPr>
                <w:rFonts w:ascii="Trebuchet MS" w:hAnsi="Trebuchet MS" w:cs="Trebuchet MS"/>
                <w:sz w:val="18"/>
                <w:szCs w:val="18"/>
              </w:rPr>
              <w:t>klarvandet</w:t>
            </w:r>
            <w:proofErr w:type="spellEnd"/>
            <w:r w:rsidRPr="00735DC6">
              <w:rPr>
                <w:rFonts w:ascii="Trebuchet MS" w:hAnsi="Trebuchet MS" w:cs="Trebuchet MS"/>
                <w:sz w:val="18"/>
                <w:szCs w:val="18"/>
              </w:rPr>
              <w:t>, fersk og dyb</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170E21B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14309FDC"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 xml:space="preserve">Kalkfattig, </w:t>
            </w:r>
            <w:proofErr w:type="spellStart"/>
            <w:r w:rsidRPr="00735DC6">
              <w:rPr>
                <w:rFonts w:ascii="Trebuchet MS" w:hAnsi="Trebuchet MS" w:cs="Trebuchet MS"/>
                <w:sz w:val="18"/>
                <w:szCs w:val="18"/>
              </w:rPr>
              <w:t>klarvandet</w:t>
            </w:r>
            <w:proofErr w:type="spellEnd"/>
            <w:r w:rsidRPr="00735DC6">
              <w:rPr>
                <w:rFonts w:ascii="Trebuchet MS" w:hAnsi="Trebuchet MS" w:cs="Trebuchet MS"/>
                <w:sz w:val="18"/>
                <w:szCs w:val="18"/>
              </w:rPr>
              <w:t>, fersk og dyb</w:t>
            </w:r>
          </w:p>
        </w:tc>
      </w:tr>
      <w:tr w:rsidR="00CB4BEB" w:rsidRPr="0051728E" w14:paraId="71F13A01"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234BC93A"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3</w:t>
            </w:r>
          </w:p>
        </w:tc>
        <w:tc>
          <w:tcPr>
            <w:tcW w:w="3684" w:type="dxa"/>
            <w:tcBorders>
              <w:top w:val="single" w:sz="4" w:space="0" w:color="auto"/>
              <w:left w:val="single" w:sz="4" w:space="0" w:color="auto"/>
              <w:bottom w:val="single" w:sz="4" w:space="0" w:color="auto"/>
            </w:tcBorders>
            <w:shd w:val="clear" w:color="auto" w:fill="FFFFFF"/>
            <w:vAlign w:val="bottom"/>
          </w:tcPr>
          <w:p w14:paraId="2D73869F"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 xml:space="preserve">3 </w:t>
            </w:r>
            <w:r>
              <w:rPr>
                <w:rFonts w:ascii="Trebuchet MS" w:hAnsi="Trebuchet MS" w:cs="Trebuchet MS"/>
                <w:sz w:val="18"/>
                <w:szCs w:val="18"/>
              </w:rPr>
              <w:t>–</w:t>
            </w:r>
            <w:r w:rsidRPr="00735DC6">
              <w:rPr>
                <w:rFonts w:ascii="Trebuchet MS" w:hAnsi="Trebuchet MS" w:cs="Trebuchet MS"/>
                <w:sz w:val="18"/>
                <w:szCs w:val="18"/>
              </w:rPr>
              <w:t xml:space="preserve"> Kalkfattig, </w:t>
            </w:r>
            <w:proofErr w:type="spellStart"/>
            <w:r w:rsidRPr="00735DC6">
              <w:rPr>
                <w:rFonts w:ascii="Trebuchet MS" w:hAnsi="Trebuchet MS" w:cs="Trebuchet MS"/>
                <w:sz w:val="18"/>
                <w:szCs w:val="18"/>
              </w:rPr>
              <w:t>klarvandet</w:t>
            </w:r>
            <w:proofErr w:type="spellEnd"/>
            <w:r w:rsidRPr="00735DC6">
              <w:rPr>
                <w:rFonts w:ascii="Trebuchet MS" w:hAnsi="Trebuchet MS" w:cs="Trebuchet MS"/>
                <w:sz w:val="18"/>
                <w:szCs w:val="18"/>
              </w:rPr>
              <w:t>, brak og lav</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44003F5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588B455F"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 xml:space="preserve">Kalkfattig, </w:t>
            </w:r>
            <w:proofErr w:type="spellStart"/>
            <w:r w:rsidRPr="00735DC6">
              <w:rPr>
                <w:rFonts w:ascii="Trebuchet MS" w:hAnsi="Trebuchet MS" w:cs="Trebuchet MS"/>
                <w:sz w:val="18"/>
                <w:szCs w:val="18"/>
              </w:rPr>
              <w:t>klarvandet</w:t>
            </w:r>
            <w:proofErr w:type="spellEnd"/>
            <w:r w:rsidRPr="00735DC6">
              <w:rPr>
                <w:rFonts w:ascii="Trebuchet MS" w:hAnsi="Trebuchet MS" w:cs="Trebuchet MS"/>
                <w:sz w:val="18"/>
                <w:szCs w:val="18"/>
              </w:rPr>
              <w:t>, brak og lav</w:t>
            </w:r>
          </w:p>
        </w:tc>
      </w:tr>
      <w:tr w:rsidR="00CB4BEB" w:rsidRPr="0051728E" w14:paraId="7A72DF3A"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4E4B392A"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4</w:t>
            </w:r>
          </w:p>
        </w:tc>
        <w:tc>
          <w:tcPr>
            <w:tcW w:w="3684" w:type="dxa"/>
            <w:tcBorders>
              <w:top w:val="single" w:sz="4" w:space="0" w:color="auto"/>
              <w:left w:val="single" w:sz="4" w:space="0" w:color="auto"/>
              <w:bottom w:val="single" w:sz="4" w:space="0" w:color="auto"/>
            </w:tcBorders>
            <w:shd w:val="clear" w:color="auto" w:fill="FFFFFF"/>
            <w:vAlign w:val="bottom"/>
          </w:tcPr>
          <w:p w14:paraId="36DCE364"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 xml:space="preserve">4 </w:t>
            </w:r>
            <w:r>
              <w:rPr>
                <w:rFonts w:ascii="Trebuchet MS" w:hAnsi="Trebuchet MS" w:cs="Trebuchet MS"/>
                <w:sz w:val="18"/>
                <w:szCs w:val="18"/>
              </w:rPr>
              <w:t>–</w:t>
            </w:r>
            <w:r w:rsidRPr="00735DC6">
              <w:rPr>
                <w:rFonts w:ascii="Trebuchet MS" w:hAnsi="Trebuchet MS" w:cs="Trebuchet MS"/>
                <w:sz w:val="18"/>
                <w:szCs w:val="18"/>
              </w:rPr>
              <w:t xml:space="preserve"> Kalkfattig, </w:t>
            </w:r>
            <w:proofErr w:type="spellStart"/>
            <w:r w:rsidRPr="00735DC6">
              <w:rPr>
                <w:rFonts w:ascii="Trebuchet MS" w:hAnsi="Trebuchet MS" w:cs="Trebuchet MS"/>
                <w:sz w:val="18"/>
                <w:szCs w:val="18"/>
              </w:rPr>
              <w:t>klarvandet</w:t>
            </w:r>
            <w:proofErr w:type="spellEnd"/>
            <w:r w:rsidRPr="00735DC6">
              <w:rPr>
                <w:rFonts w:ascii="Trebuchet MS" w:hAnsi="Trebuchet MS" w:cs="Trebuchet MS"/>
                <w:sz w:val="18"/>
                <w:szCs w:val="18"/>
              </w:rPr>
              <w:t>, brak og dyb</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530C32B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160289F3"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 xml:space="preserve">Kalkfattig, </w:t>
            </w:r>
            <w:proofErr w:type="spellStart"/>
            <w:r w:rsidRPr="00735DC6">
              <w:rPr>
                <w:rFonts w:ascii="Trebuchet MS" w:hAnsi="Trebuchet MS" w:cs="Trebuchet MS"/>
                <w:sz w:val="18"/>
                <w:szCs w:val="18"/>
              </w:rPr>
              <w:t>klarvandet</w:t>
            </w:r>
            <w:proofErr w:type="spellEnd"/>
            <w:r w:rsidRPr="00735DC6">
              <w:rPr>
                <w:rFonts w:ascii="Trebuchet MS" w:hAnsi="Trebuchet MS" w:cs="Trebuchet MS"/>
                <w:sz w:val="18"/>
                <w:szCs w:val="18"/>
              </w:rPr>
              <w:t>, brak og dyb</w:t>
            </w:r>
          </w:p>
        </w:tc>
      </w:tr>
      <w:tr w:rsidR="00CB4BEB" w:rsidRPr="0051728E" w14:paraId="70F76505"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23EABDDE" w14:textId="77777777" w:rsidR="00CB4BEB" w:rsidRPr="00735DC6" w:rsidRDefault="00CB4BEB" w:rsidP="003C0924">
            <w:pPr>
              <w:jc w:val="center"/>
              <w:rPr>
                <w:rFonts w:ascii="Trebuchet MS" w:hAnsi="Trebuchet MS"/>
                <w:i/>
                <w:iCs/>
                <w:sz w:val="18"/>
                <w:szCs w:val="18"/>
              </w:rPr>
            </w:pPr>
            <w:r w:rsidRPr="00735DC6">
              <w:rPr>
                <w:rFonts w:ascii="Trebuchet MS" w:hAnsi="Trebuchet MS"/>
                <w:i/>
                <w:iCs/>
                <w:sz w:val="18"/>
                <w:szCs w:val="18"/>
              </w:rPr>
              <w:t>5</w:t>
            </w:r>
          </w:p>
        </w:tc>
        <w:tc>
          <w:tcPr>
            <w:tcW w:w="3684" w:type="dxa"/>
            <w:tcBorders>
              <w:top w:val="single" w:sz="4" w:space="0" w:color="auto"/>
              <w:left w:val="single" w:sz="4" w:space="0" w:color="auto"/>
              <w:bottom w:val="single" w:sz="4" w:space="0" w:color="auto"/>
            </w:tcBorders>
            <w:shd w:val="clear" w:color="auto" w:fill="FFFFFF"/>
            <w:vAlign w:val="bottom"/>
          </w:tcPr>
          <w:p w14:paraId="7F82A29F"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 xml:space="preserve">5 </w:t>
            </w:r>
            <w:r>
              <w:rPr>
                <w:rFonts w:ascii="Trebuchet MS" w:hAnsi="Trebuchet MS" w:cs="Trebuchet MS"/>
                <w:sz w:val="18"/>
                <w:szCs w:val="18"/>
              </w:rPr>
              <w:t>–</w:t>
            </w:r>
            <w:r w:rsidRPr="00735DC6">
              <w:rPr>
                <w:rFonts w:ascii="Trebuchet MS" w:hAnsi="Trebuchet MS" w:cs="Trebuchet MS"/>
                <w:sz w:val="18"/>
                <w:szCs w:val="18"/>
              </w:rPr>
              <w:t xml:space="preserve"> Kalkfattig, brunvandet, fersk og lav</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51A597B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58B9F4F6"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Kalkfattig, brunvandet, fersk og lav</w:t>
            </w:r>
          </w:p>
        </w:tc>
      </w:tr>
      <w:tr w:rsidR="00CB4BEB" w:rsidRPr="0051728E" w14:paraId="1BFCDE05"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5DEB60FC"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6</w:t>
            </w:r>
          </w:p>
        </w:tc>
        <w:tc>
          <w:tcPr>
            <w:tcW w:w="3684" w:type="dxa"/>
            <w:tcBorders>
              <w:top w:val="single" w:sz="4" w:space="0" w:color="auto"/>
              <w:left w:val="single" w:sz="4" w:space="0" w:color="auto"/>
              <w:bottom w:val="single" w:sz="4" w:space="0" w:color="auto"/>
            </w:tcBorders>
            <w:shd w:val="clear" w:color="auto" w:fill="FFFFFF"/>
            <w:vAlign w:val="bottom"/>
          </w:tcPr>
          <w:p w14:paraId="29F47A3E"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 xml:space="preserve">6 </w:t>
            </w:r>
            <w:r>
              <w:rPr>
                <w:rFonts w:ascii="Trebuchet MS" w:hAnsi="Trebuchet MS" w:cs="Trebuchet MS"/>
                <w:sz w:val="18"/>
                <w:szCs w:val="18"/>
              </w:rPr>
              <w:t>–</w:t>
            </w:r>
            <w:r w:rsidRPr="00735DC6">
              <w:rPr>
                <w:rFonts w:ascii="Trebuchet MS" w:hAnsi="Trebuchet MS" w:cs="Trebuchet MS"/>
                <w:sz w:val="18"/>
                <w:szCs w:val="18"/>
              </w:rPr>
              <w:t xml:space="preserve"> Kalkfattig, brunvandet, fersk og dyb</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2302561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2BACB733"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Kalkfattig, brunvandet, fersk og dyb</w:t>
            </w:r>
          </w:p>
        </w:tc>
      </w:tr>
      <w:tr w:rsidR="00CB4BEB" w:rsidRPr="0051728E" w14:paraId="2FC6742E"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4EDE2C06"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7</w:t>
            </w:r>
          </w:p>
        </w:tc>
        <w:tc>
          <w:tcPr>
            <w:tcW w:w="3684" w:type="dxa"/>
            <w:tcBorders>
              <w:top w:val="single" w:sz="4" w:space="0" w:color="auto"/>
              <w:left w:val="single" w:sz="4" w:space="0" w:color="auto"/>
              <w:bottom w:val="single" w:sz="4" w:space="0" w:color="auto"/>
            </w:tcBorders>
            <w:shd w:val="clear" w:color="auto" w:fill="FFFFFF"/>
            <w:vAlign w:val="bottom"/>
          </w:tcPr>
          <w:p w14:paraId="3C4BC396"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 xml:space="preserve">7 </w:t>
            </w:r>
            <w:r>
              <w:rPr>
                <w:rFonts w:ascii="Trebuchet MS" w:hAnsi="Trebuchet MS" w:cs="Trebuchet MS"/>
                <w:sz w:val="18"/>
                <w:szCs w:val="18"/>
              </w:rPr>
              <w:t>–</w:t>
            </w:r>
            <w:r w:rsidRPr="00735DC6">
              <w:rPr>
                <w:rFonts w:ascii="Trebuchet MS" w:hAnsi="Trebuchet MS" w:cs="Trebuchet MS"/>
                <w:sz w:val="18"/>
                <w:szCs w:val="18"/>
              </w:rPr>
              <w:t xml:space="preserve"> Kalkfattig, brunvandet, brak og lav</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419B306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799DA4C1"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Kalkfattig, brunvandet, brak og lav</w:t>
            </w:r>
          </w:p>
        </w:tc>
      </w:tr>
      <w:tr w:rsidR="00CB4BEB" w:rsidRPr="0051728E" w14:paraId="5C579C63"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6B63CA1F"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8</w:t>
            </w:r>
          </w:p>
        </w:tc>
        <w:tc>
          <w:tcPr>
            <w:tcW w:w="3684" w:type="dxa"/>
            <w:tcBorders>
              <w:top w:val="single" w:sz="4" w:space="0" w:color="auto"/>
              <w:left w:val="single" w:sz="4" w:space="0" w:color="auto"/>
              <w:bottom w:val="single" w:sz="4" w:space="0" w:color="auto"/>
            </w:tcBorders>
            <w:shd w:val="clear" w:color="auto" w:fill="FFFFFF"/>
            <w:vAlign w:val="bottom"/>
          </w:tcPr>
          <w:p w14:paraId="6E4DF70D"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 xml:space="preserve">8 </w:t>
            </w:r>
            <w:r>
              <w:rPr>
                <w:rFonts w:ascii="Trebuchet MS" w:hAnsi="Trebuchet MS" w:cs="Trebuchet MS"/>
                <w:sz w:val="18"/>
                <w:szCs w:val="18"/>
              </w:rPr>
              <w:t>–</w:t>
            </w:r>
            <w:r w:rsidRPr="00735DC6">
              <w:rPr>
                <w:rFonts w:ascii="Trebuchet MS" w:hAnsi="Trebuchet MS" w:cs="Trebuchet MS"/>
                <w:sz w:val="18"/>
                <w:szCs w:val="18"/>
              </w:rPr>
              <w:t xml:space="preserve"> Kalkfattig, brunvandet, brak og dyb</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400BAE3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1B27AE54"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Kalkfattig, brunvandet, brak og dyb</w:t>
            </w:r>
          </w:p>
        </w:tc>
      </w:tr>
      <w:tr w:rsidR="00CB4BEB" w:rsidRPr="0051728E" w14:paraId="486508B2"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281773EF" w14:textId="77777777" w:rsidR="00CB4BEB" w:rsidRPr="006B6447" w:rsidRDefault="00CB4BEB" w:rsidP="003C0924">
            <w:pPr>
              <w:jc w:val="center"/>
              <w:rPr>
                <w:rFonts w:ascii="Trebuchet MS" w:hAnsi="Trebuchet MS"/>
                <w:sz w:val="17"/>
                <w:szCs w:val="17"/>
              </w:rPr>
            </w:pPr>
            <w:r w:rsidRPr="006801BD">
              <w:rPr>
                <w:rFonts w:ascii="Trebuchet MS" w:hAnsi="Trebuchet MS"/>
                <w:sz w:val="18"/>
                <w:szCs w:val="18"/>
              </w:rPr>
              <w:t>9</w:t>
            </w:r>
          </w:p>
        </w:tc>
        <w:tc>
          <w:tcPr>
            <w:tcW w:w="3684" w:type="dxa"/>
            <w:tcBorders>
              <w:top w:val="single" w:sz="4" w:space="0" w:color="auto"/>
              <w:left w:val="single" w:sz="4" w:space="0" w:color="auto"/>
              <w:bottom w:val="single" w:sz="4" w:space="0" w:color="auto"/>
            </w:tcBorders>
            <w:shd w:val="clear" w:color="auto" w:fill="FFFFFF"/>
            <w:vAlign w:val="bottom"/>
          </w:tcPr>
          <w:p w14:paraId="26C755DE" w14:textId="77777777" w:rsidR="00CB4BEB" w:rsidRPr="006B6447" w:rsidRDefault="00CB4BEB" w:rsidP="003C0924">
            <w:pPr>
              <w:rPr>
                <w:rFonts w:ascii="Trebuchet MS" w:hAnsi="Trebuchet MS" w:cs="Trebuchet MS"/>
                <w:sz w:val="17"/>
                <w:szCs w:val="17"/>
              </w:rPr>
            </w:pPr>
            <w:r w:rsidRPr="006801BD">
              <w:rPr>
                <w:rFonts w:ascii="Trebuchet MS" w:hAnsi="Trebuchet MS" w:cs="Trebuchet MS"/>
                <w:sz w:val="18"/>
                <w:szCs w:val="18"/>
              </w:rPr>
              <w:t xml:space="preserve">9 - Kalkrig, </w:t>
            </w:r>
            <w:proofErr w:type="spellStart"/>
            <w:r w:rsidRPr="006801BD">
              <w:rPr>
                <w:rFonts w:ascii="Trebuchet MS" w:hAnsi="Trebuchet MS" w:cs="Trebuchet MS"/>
                <w:sz w:val="18"/>
                <w:szCs w:val="18"/>
              </w:rPr>
              <w:t>klarvandet</w:t>
            </w:r>
            <w:proofErr w:type="spellEnd"/>
            <w:r w:rsidRPr="006801BD">
              <w:rPr>
                <w:rFonts w:ascii="Trebuchet MS" w:hAnsi="Trebuchet MS" w:cs="Trebuchet MS"/>
                <w:sz w:val="18"/>
                <w:szCs w:val="18"/>
              </w:rPr>
              <w:t>, fersk og lav</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4835E86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5721D7EA"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 xml:space="preserve">Kalkrig, </w:t>
            </w:r>
            <w:proofErr w:type="spellStart"/>
            <w:r w:rsidRPr="00735DC6">
              <w:rPr>
                <w:rFonts w:ascii="Trebuchet MS" w:hAnsi="Trebuchet MS" w:cs="Trebuchet MS"/>
                <w:sz w:val="18"/>
                <w:szCs w:val="18"/>
              </w:rPr>
              <w:t>klarvandet</w:t>
            </w:r>
            <w:proofErr w:type="spellEnd"/>
            <w:r w:rsidRPr="00735DC6">
              <w:rPr>
                <w:rFonts w:ascii="Trebuchet MS" w:hAnsi="Trebuchet MS" w:cs="Trebuchet MS"/>
                <w:sz w:val="18"/>
                <w:szCs w:val="18"/>
              </w:rPr>
              <w:t>, fersk og lav</w:t>
            </w:r>
          </w:p>
        </w:tc>
      </w:tr>
      <w:tr w:rsidR="00CB4BEB" w:rsidRPr="0051728E" w14:paraId="64D9A958"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670B6296"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10</w:t>
            </w:r>
          </w:p>
        </w:tc>
        <w:tc>
          <w:tcPr>
            <w:tcW w:w="3684" w:type="dxa"/>
            <w:tcBorders>
              <w:top w:val="single" w:sz="4" w:space="0" w:color="auto"/>
              <w:left w:val="single" w:sz="4" w:space="0" w:color="auto"/>
              <w:bottom w:val="single" w:sz="4" w:space="0" w:color="auto"/>
            </w:tcBorders>
            <w:shd w:val="clear" w:color="auto" w:fill="FFFFFF"/>
            <w:vAlign w:val="bottom"/>
          </w:tcPr>
          <w:p w14:paraId="3AD21119"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 xml:space="preserve">10 - Kalkrig, </w:t>
            </w:r>
            <w:proofErr w:type="spellStart"/>
            <w:r w:rsidRPr="00735DC6">
              <w:rPr>
                <w:rFonts w:ascii="Trebuchet MS" w:hAnsi="Trebuchet MS" w:cs="Trebuchet MS"/>
                <w:sz w:val="18"/>
                <w:szCs w:val="18"/>
              </w:rPr>
              <w:t>klarvandet</w:t>
            </w:r>
            <w:proofErr w:type="spellEnd"/>
            <w:r w:rsidRPr="00735DC6">
              <w:rPr>
                <w:rFonts w:ascii="Trebuchet MS" w:hAnsi="Trebuchet MS" w:cs="Trebuchet MS"/>
                <w:sz w:val="18"/>
                <w:szCs w:val="18"/>
              </w:rPr>
              <w:t>, fersk og dyb</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27E6C88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5BA85BE1"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 xml:space="preserve">Kalkrig, </w:t>
            </w:r>
            <w:proofErr w:type="spellStart"/>
            <w:r w:rsidRPr="00735DC6">
              <w:rPr>
                <w:rFonts w:ascii="Trebuchet MS" w:hAnsi="Trebuchet MS" w:cs="Trebuchet MS"/>
                <w:sz w:val="18"/>
                <w:szCs w:val="18"/>
              </w:rPr>
              <w:t>klarvandet</w:t>
            </w:r>
            <w:proofErr w:type="spellEnd"/>
            <w:r w:rsidRPr="00735DC6">
              <w:rPr>
                <w:rFonts w:ascii="Trebuchet MS" w:hAnsi="Trebuchet MS" w:cs="Trebuchet MS"/>
                <w:sz w:val="18"/>
                <w:szCs w:val="18"/>
              </w:rPr>
              <w:t>, fersk og dyb</w:t>
            </w:r>
          </w:p>
        </w:tc>
      </w:tr>
      <w:tr w:rsidR="00CB4BEB" w:rsidRPr="0051728E" w14:paraId="5C16E213"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0D42704F"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11</w:t>
            </w:r>
          </w:p>
        </w:tc>
        <w:tc>
          <w:tcPr>
            <w:tcW w:w="3684" w:type="dxa"/>
            <w:tcBorders>
              <w:top w:val="single" w:sz="4" w:space="0" w:color="auto"/>
              <w:left w:val="single" w:sz="4" w:space="0" w:color="auto"/>
              <w:bottom w:val="single" w:sz="4" w:space="0" w:color="auto"/>
            </w:tcBorders>
            <w:shd w:val="clear" w:color="auto" w:fill="FFFFFF"/>
            <w:vAlign w:val="bottom"/>
          </w:tcPr>
          <w:p w14:paraId="48DB4A49"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 xml:space="preserve">11 - Kalkrig, </w:t>
            </w:r>
            <w:proofErr w:type="spellStart"/>
            <w:r w:rsidRPr="00735DC6">
              <w:rPr>
                <w:rFonts w:ascii="Trebuchet MS" w:hAnsi="Trebuchet MS" w:cs="Trebuchet MS"/>
                <w:sz w:val="18"/>
                <w:szCs w:val="18"/>
              </w:rPr>
              <w:t>klarvandet</w:t>
            </w:r>
            <w:proofErr w:type="spellEnd"/>
            <w:r w:rsidRPr="00735DC6">
              <w:rPr>
                <w:rFonts w:ascii="Trebuchet MS" w:hAnsi="Trebuchet MS" w:cs="Trebuchet MS"/>
                <w:sz w:val="18"/>
                <w:szCs w:val="18"/>
              </w:rPr>
              <w:t>, brak og lav</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1FBDA63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499E61B3"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 xml:space="preserve">Kalkrig, </w:t>
            </w:r>
            <w:proofErr w:type="spellStart"/>
            <w:r w:rsidRPr="00735DC6">
              <w:rPr>
                <w:rFonts w:ascii="Trebuchet MS" w:hAnsi="Trebuchet MS" w:cs="Trebuchet MS"/>
                <w:sz w:val="18"/>
                <w:szCs w:val="18"/>
              </w:rPr>
              <w:t>klarvandet</w:t>
            </w:r>
            <w:proofErr w:type="spellEnd"/>
            <w:r w:rsidRPr="00735DC6">
              <w:rPr>
                <w:rFonts w:ascii="Trebuchet MS" w:hAnsi="Trebuchet MS" w:cs="Trebuchet MS"/>
                <w:sz w:val="18"/>
                <w:szCs w:val="18"/>
              </w:rPr>
              <w:t>, brak og lav</w:t>
            </w:r>
          </w:p>
        </w:tc>
      </w:tr>
      <w:tr w:rsidR="00CB4BEB" w:rsidRPr="0051728E" w14:paraId="49F0BB26"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74EBC8C4"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12</w:t>
            </w:r>
          </w:p>
        </w:tc>
        <w:tc>
          <w:tcPr>
            <w:tcW w:w="3684" w:type="dxa"/>
            <w:tcBorders>
              <w:top w:val="single" w:sz="4" w:space="0" w:color="auto"/>
              <w:left w:val="single" w:sz="4" w:space="0" w:color="auto"/>
              <w:bottom w:val="single" w:sz="4" w:space="0" w:color="auto"/>
            </w:tcBorders>
            <w:shd w:val="clear" w:color="auto" w:fill="FFFFFF"/>
            <w:vAlign w:val="bottom"/>
          </w:tcPr>
          <w:p w14:paraId="14820D8D"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 xml:space="preserve">12 - Kalkrig, </w:t>
            </w:r>
            <w:proofErr w:type="spellStart"/>
            <w:r w:rsidRPr="00735DC6">
              <w:rPr>
                <w:rFonts w:ascii="Trebuchet MS" w:hAnsi="Trebuchet MS" w:cs="Trebuchet MS"/>
                <w:sz w:val="18"/>
                <w:szCs w:val="18"/>
              </w:rPr>
              <w:t>klarvandet</w:t>
            </w:r>
            <w:proofErr w:type="spellEnd"/>
            <w:r w:rsidRPr="00735DC6">
              <w:rPr>
                <w:rFonts w:ascii="Trebuchet MS" w:hAnsi="Trebuchet MS" w:cs="Trebuchet MS"/>
                <w:sz w:val="18"/>
                <w:szCs w:val="18"/>
              </w:rPr>
              <w:t>, brak og dyb</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5C4EA7E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508CF06F"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 xml:space="preserve">Kalkrig, </w:t>
            </w:r>
            <w:proofErr w:type="spellStart"/>
            <w:r w:rsidRPr="00735DC6">
              <w:rPr>
                <w:rFonts w:ascii="Trebuchet MS" w:hAnsi="Trebuchet MS" w:cs="Trebuchet MS"/>
                <w:sz w:val="18"/>
                <w:szCs w:val="18"/>
              </w:rPr>
              <w:t>klarvandet</w:t>
            </w:r>
            <w:proofErr w:type="spellEnd"/>
            <w:r w:rsidRPr="00735DC6">
              <w:rPr>
                <w:rFonts w:ascii="Trebuchet MS" w:hAnsi="Trebuchet MS" w:cs="Trebuchet MS"/>
                <w:sz w:val="18"/>
                <w:szCs w:val="18"/>
              </w:rPr>
              <w:t>, brak og dyb</w:t>
            </w:r>
          </w:p>
        </w:tc>
      </w:tr>
      <w:tr w:rsidR="00CB4BEB" w:rsidRPr="0051728E" w14:paraId="4E0A752D"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33487F11"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13</w:t>
            </w:r>
          </w:p>
        </w:tc>
        <w:tc>
          <w:tcPr>
            <w:tcW w:w="3684" w:type="dxa"/>
            <w:tcBorders>
              <w:top w:val="single" w:sz="4" w:space="0" w:color="auto"/>
              <w:left w:val="single" w:sz="4" w:space="0" w:color="auto"/>
              <w:bottom w:val="single" w:sz="4" w:space="0" w:color="auto"/>
            </w:tcBorders>
            <w:shd w:val="clear" w:color="auto" w:fill="FFFFFF"/>
            <w:vAlign w:val="bottom"/>
          </w:tcPr>
          <w:p w14:paraId="7F3F75FB"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13 - Kalkrig, brunvandet, fersk og lav</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409E10F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0AFE04CA"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Kalkrig, brunvandet, fersk og lav</w:t>
            </w:r>
          </w:p>
        </w:tc>
      </w:tr>
      <w:tr w:rsidR="00CB4BEB" w:rsidRPr="0051728E" w14:paraId="0645C7AB"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023E173E"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14</w:t>
            </w:r>
          </w:p>
        </w:tc>
        <w:tc>
          <w:tcPr>
            <w:tcW w:w="3684" w:type="dxa"/>
            <w:tcBorders>
              <w:top w:val="single" w:sz="4" w:space="0" w:color="auto"/>
              <w:left w:val="single" w:sz="4" w:space="0" w:color="auto"/>
              <w:bottom w:val="single" w:sz="4" w:space="0" w:color="auto"/>
            </w:tcBorders>
            <w:shd w:val="clear" w:color="auto" w:fill="FFFFFF"/>
            <w:vAlign w:val="bottom"/>
          </w:tcPr>
          <w:p w14:paraId="230E5B79"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14 - Kalkrig, brunvandet, fersk og dyb</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78D8026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11E12B46"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Kalkrig, brunvandet, fersk og dyb</w:t>
            </w:r>
          </w:p>
        </w:tc>
      </w:tr>
      <w:tr w:rsidR="00CB4BEB" w:rsidRPr="0051728E" w14:paraId="0C6B0F15"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3E09972E"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15</w:t>
            </w:r>
          </w:p>
        </w:tc>
        <w:tc>
          <w:tcPr>
            <w:tcW w:w="3684" w:type="dxa"/>
            <w:tcBorders>
              <w:top w:val="single" w:sz="4" w:space="0" w:color="auto"/>
              <w:left w:val="single" w:sz="4" w:space="0" w:color="auto"/>
              <w:bottom w:val="single" w:sz="4" w:space="0" w:color="auto"/>
            </w:tcBorders>
            <w:shd w:val="clear" w:color="auto" w:fill="FFFFFF"/>
            <w:vAlign w:val="bottom"/>
          </w:tcPr>
          <w:p w14:paraId="10F9920F"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15 - Kalkrig, brunvandet, brak og lav</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516514D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2DDCD884"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Kalkrig, brunvandet, brak og lav</w:t>
            </w:r>
          </w:p>
        </w:tc>
      </w:tr>
      <w:tr w:rsidR="00CB4BEB" w:rsidRPr="0051728E" w14:paraId="28C1029E"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022E44EA"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lastRenderedPageBreak/>
              <w:t>16</w:t>
            </w:r>
          </w:p>
        </w:tc>
        <w:tc>
          <w:tcPr>
            <w:tcW w:w="3684" w:type="dxa"/>
            <w:tcBorders>
              <w:top w:val="single" w:sz="4" w:space="0" w:color="auto"/>
              <w:left w:val="single" w:sz="4" w:space="0" w:color="auto"/>
              <w:bottom w:val="single" w:sz="4" w:space="0" w:color="auto"/>
            </w:tcBorders>
            <w:shd w:val="clear" w:color="auto" w:fill="FFFFFF"/>
            <w:vAlign w:val="bottom"/>
          </w:tcPr>
          <w:p w14:paraId="441685E5"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16 - Kalkrig, brunvandet, brak og dyb</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2F1B879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4E2CD3AA"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Kalkrig, brunvandet, brak og dyb</w:t>
            </w:r>
          </w:p>
        </w:tc>
      </w:tr>
      <w:tr w:rsidR="00CB4BEB" w:rsidRPr="0051728E" w14:paraId="3FC847CA"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0F8E236B"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99</w:t>
            </w:r>
          </w:p>
        </w:tc>
        <w:tc>
          <w:tcPr>
            <w:tcW w:w="3684" w:type="dxa"/>
            <w:tcBorders>
              <w:top w:val="single" w:sz="4" w:space="0" w:color="auto"/>
              <w:left w:val="single" w:sz="4" w:space="0" w:color="auto"/>
              <w:bottom w:val="single" w:sz="4" w:space="0" w:color="auto"/>
            </w:tcBorders>
            <w:shd w:val="clear" w:color="auto" w:fill="FFFFFF"/>
            <w:vAlign w:val="bottom"/>
          </w:tcPr>
          <w:p w14:paraId="5AF1864D"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Ukendt</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7EBA2E4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478E7917"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 xml:space="preserve">Mangler viden om </w:t>
            </w:r>
            <w:proofErr w:type="spellStart"/>
            <w:r w:rsidRPr="00735DC6">
              <w:rPr>
                <w:rFonts w:ascii="Trebuchet MS" w:hAnsi="Trebuchet MS" w:cs="Trebuchet MS"/>
                <w:sz w:val="18"/>
                <w:szCs w:val="18"/>
              </w:rPr>
              <w:t>søtype</w:t>
            </w:r>
            <w:proofErr w:type="spellEnd"/>
          </w:p>
        </w:tc>
      </w:tr>
    </w:tbl>
    <w:p w14:paraId="0176E176" w14:textId="77777777" w:rsidR="00CB4BEB" w:rsidRPr="00DF11C9" w:rsidRDefault="00CB4BEB" w:rsidP="00CB4BEB">
      <w:pPr>
        <w:autoSpaceDE w:val="0"/>
        <w:autoSpaceDN w:val="0"/>
        <w:adjustRightInd w:val="0"/>
        <w:rPr>
          <w:rFonts w:ascii="Trebuchet MS" w:hAnsi="Trebuchet MS" w:cs="ScalaSans-Caps"/>
          <w:sz w:val="19"/>
          <w:szCs w:val="19"/>
        </w:rPr>
      </w:pPr>
      <w:r w:rsidRPr="00DF11C9">
        <w:rPr>
          <w:rFonts w:ascii="Trebuchet MS" w:hAnsi="Trebuchet MS" w:cs="ScalaSans-Caps"/>
          <w:sz w:val="19"/>
          <w:szCs w:val="19"/>
        </w:rPr>
        <w:t>Typologi for søer, jf. Miljøministeriets bekendtgørelse nr. 1355 af 11. december 2006 om karakterisering</w:t>
      </w:r>
    </w:p>
    <w:p w14:paraId="48B40D83" w14:textId="77777777" w:rsidR="00CB4BEB" w:rsidRPr="00DF11C9" w:rsidRDefault="00CB4BEB" w:rsidP="00CB4BEB">
      <w:pPr>
        <w:rPr>
          <w:rFonts w:ascii="Trebuchet MS" w:hAnsi="Trebuchet MS" w:cs="ScalaSans-Caps"/>
          <w:sz w:val="19"/>
          <w:szCs w:val="19"/>
        </w:rPr>
      </w:pPr>
      <w:r w:rsidRPr="00DF11C9">
        <w:rPr>
          <w:rFonts w:ascii="Trebuchet MS" w:hAnsi="Trebuchet MS" w:cs="ScalaSans-Caps"/>
          <w:sz w:val="19"/>
          <w:szCs w:val="19"/>
        </w:rPr>
        <w:t>af vandforekomster, opgørelse af påvirkninger og kortlægning af vandforekomster. Eller Retningslinjer for udarbejdelse af indsatsprogrammer</w:t>
      </w:r>
    </w:p>
    <w:p w14:paraId="7B96BA73" w14:textId="026B1945" w:rsidR="00CB4BEB" w:rsidRDefault="00CB4BEB" w:rsidP="00CB4BEB">
      <w:pPr>
        <w:rPr>
          <w:rFonts w:ascii="Trebuchet MS" w:hAnsi="Trebuchet MS"/>
          <w:sz w:val="24"/>
        </w:rPr>
      </w:pPr>
      <w:r w:rsidRPr="00DF11C9">
        <w:rPr>
          <w:rFonts w:ascii="Trebuchet MS" w:hAnsi="Trebuchet MS" w:cs="ScalaSans-Caps"/>
          <w:sz w:val="19"/>
          <w:szCs w:val="19"/>
        </w:rPr>
        <w:t>Version 4 tabel 1.2.</w:t>
      </w:r>
    </w:p>
    <w:p w14:paraId="607BD446" w14:textId="77777777" w:rsidR="00CB4BEB" w:rsidRPr="00A32757" w:rsidRDefault="00CB4BEB" w:rsidP="00CB4BEB">
      <w:pPr>
        <w:pStyle w:val="Overskrift7"/>
      </w:pPr>
      <w:r>
        <w:t>5.1.6.3</w:t>
      </w:r>
      <w:r w:rsidRPr="00A32757">
        <w:t>.</w:t>
      </w:r>
      <w:r>
        <w:t>3</w:t>
      </w:r>
      <w:r w:rsidRPr="00A32757">
        <w:t xml:space="preserve"> </w:t>
      </w:r>
      <w:r>
        <w:t xml:space="preserve">  5005 </w:t>
      </w:r>
      <w:proofErr w:type="spellStart"/>
      <w:r>
        <w:t>Habitat_type</w:t>
      </w:r>
      <w:proofErr w:type="spellEnd"/>
      <w:r>
        <w:t xml:space="preserve"> (</w:t>
      </w:r>
      <w:r w:rsidRPr="004D056C">
        <w:t>d_5005_habitat_type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66"/>
        <w:gridCol w:w="6269"/>
        <w:gridCol w:w="1507"/>
        <w:gridCol w:w="3684"/>
      </w:tblGrid>
      <w:tr w:rsidR="00CB4BEB" w:rsidRPr="00974C80" w14:paraId="1F06C5E3" w14:textId="77777777" w:rsidTr="003C0924">
        <w:trPr>
          <w:trHeight w:hRule="exact" w:val="255"/>
        </w:trPr>
        <w:tc>
          <w:tcPr>
            <w:tcW w:w="1969" w:type="dxa"/>
            <w:tcBorders>
              <w:bottom w:val="single" w:sz="4" w:space="0" w:color="auto"/>
            </w:tcBorders>
            <w:shd w:val="clear" w:color="auto" w:fill="D9D9D9"/>
            <w:vAlign w:val="bottom"/>
          </w:tcPr>
          <w:p w14:paraId="098B5D12" w14:textId="77777777" w:rsidR="00CB4BEB" w:rsidRPr="00974C80" w:rsidRDefault="00CB4BEB" w:rsidP="003C0924">
            <w:pPr>
              <w:rPr>
                <w:rFonts w:ascii="Trebuchet MS" w:hAnsi="Trebuchet MS" w:cs="Trebuchet MS"/>
                <w:b/>
                <w:bCs/>
                <w:sz w:val="18"/>
                <w:szCs w:val="18"/>
              </w:rPr>
            </w:pPr>
            <w:proofErr w:type="spellStart"/>
            <w:r w:rsidRPr="00974C80">
              <w:rPr>
                <w:rFonts w:ascii="Trebuchet MS" w:hAnsi="Trebuchet MS" w:cs="Trebuchet MS"/>
                <w:b/>
                <w:bCs/>
                <w:sz w:val="18"/>
                <w:szCs w:val="18"/>
              </w:rPr>
              <w:t>habitat_type_kode</w:t>
            </w:r>
            <w:proofErr w:type="spellEnd"/>
          </w:p>
        </w:tc>
        <w:tc>
          <w:tcPr>
            <w:tcW w:w="6361" w:type="dxa"/>
            <w:tcBorders>
              <w:bottom w:val="single" w:sz="4" w:space="0" w:color="auto"/>
            </w:tcBorders>
            <w:shd w:val="clear" w:color="auto" w:fill="D9D9D9"/>
            <w:vAlign w:val="bottom"/>
          </w:tcPr>
          <w:p w14:paraId="427E34A2" w14:textId="77777777" w:rsidR="00CB4BEB" w:rsidRPr="00974C80" w:rsidRDefault="00CB4BEB" w:rsidP="003C0924">
            <w:pPr>
              <w:rPr>
                <w:rFonts w:ascii="Trebuchet MS" w:hAnsi="Trebuchet MS" w:cs="Trebuchet MS"/>
                <w:bCs/>
                <w:sz w:val="18"/>
                <w:szCs w:val="18"/>
              </w:rPr>
            </w:pPr>
            <w:proofErr w:type="spellStart"/>
            <w:r>
              <w:rPr>
                <w:rFonts w:ascii="Trebuchet MS" w:hAnsi="Trebuchet MS" w:cs="Trebuchet MS"/>
                <w:b/>
                <w:bCs/>
                <w:sz w:val="18"/>
                <w:szCs w:val="18"/>
              </w:rPr>
              <w:t>h</w:t>
            </w:r>
            <w:r w:rsidRPr="00974C80">
              <w:rPr>
                <w:rFonts w:ascii="Trebuchet MS" w:hAnsi="Trebuchet MS" w:cs="Trebuchet MS"/>
                <w:b/>
                <w:bCs/>
                <w:sz w:val="18"/>
                <w:szCs w:val="18"/>
              </w:rPr>
              <w:t>abitat_type</w:t>
            </w:r>
            <w:proofErr w:type="spellEnd"/>
          </w:p>
        </w:tc>
        <w:tc>
          <w:tcPr>
            <w:tcW w:w="1524" w:type="dxa"/>
            <w:tcBorders>
              <w:bottom w:val="single" w:sz="4" w:space="0" w:color="auto"/>
            </w:tcBorders>
            <w:shd w:val="clear" w:color="auto" w:fill="D9D9D9"/>
            <w:vAlign w:val="bottom"/>
          </w:tcPr>
          <w:p w14:paraId="7EB6146C"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3721" w:type="dxa"/>
            <w:tcBorders>
              <w:bottom w:val="single" w:sz="4" w:space="0" w:color="auto"/>
            </w:tcBorders>
            <w:shd w:val="clear" w:color="auto" w:fill="D9D9D9"/>
            <w:vAlign w:val="bottom"/>
          </w:tcPr>
          <w:p w14:paraId="2A3A70D1" w14:textId="77777777" w:rsidR="00CB4BEB" w:rsidRPr="00974C80" w:rsidRDefault="00CB4BEB" w:rsidP="003C0924">
            <w:pPr>
              <w:rPr>
                <w:rFonts w:ascii="Trebuchet MS" w:hAnsi="Trebuchet MS" w:cs="Trebuchet MS"/>
                <w:b/>
                <w:bCs/>
                <w:sz w:val="18"/>
                <w:szCs w:val="18"/>
              </w:rPr>
            </w:pPr>
            <w:r w:rsidRPr="00974C80">
              <w:rPr>
                <w:rFonts w:ascii="Trebuchet MS" w:hAnsi="Trebuchet MS" w:cs="Trebuchet MS"/>
                <w:b/>
                <w:bCs/>
                <w:sz w:val="18"/>
                <w:szCs w:val="18"/>
              </w:rPr>
              <w:t>Begrebsdefinition</w:t>
            </w:r>
          </w:p>
        </w:tc>
      </w:tr>
      <w:tr w:rsidR="00CB4BEB" w:rsidRPr="00974C80" w14:paraId="2EAD08C7" w14:textId="77777777" w:rsidTr="003C0924">
        <w:trPr>
          <w:trHeight w:hRule="exact" w:val="255"/>
        </w:trPr>
        <w:tc>
          <w:tcPr>
            <w:tcW w:w="1969" w:type="dxa"/>
            <w:tcBorders>
              <w:top w:val="single" w:sz="4" w:space="0" w:color="auto"/>
              <w:left w:val="single" w:sz="4" w:space="0" w:color="auto"/>
              <w:bottom w:val="single" w:sz="4" w:space="0" w:color="auto"/>
              <w:right w:val="single" w:sz="4" w:space="0" w:color="auto"/>
            </w:tcBorders>
            <w:shd w:val="clear" w:color="auto" w:fill="D9D9D9"/>
            <w:vAlign w:val="bottom"/>
          </w:tcPr>
          <w:p w14:paraId="61E265A3" w14:textId="77777777" w:rsidR="00CB4BEB" w:rsidRPr="00974C80" w:rsidRDefault="00CB4BEB" w:rsidP="003C0924">
            <w:pPr>
              <w:jc w:val="center"/>
              <w:rPr>
                <w:rFonts w:ascii="Trebuchet MS" w:hAnsi="Trebuchet MS" w:cs="Trebuchet MS"/>
                <w:sz w:val="18"/>
                <w:szCs w:val="18"/>
              </w:rPr>
            </w:pPr>
            <w:r w:rsidRPr="00974C80">
              <w:rPr>
                <w:rFonts w:ascii="Trebuchet MS" w:hAnsi="Trebuchet MS" w:cs="Trebuchet MS"/>
                <w:sz w:val="18"/>
                <w:szCs w:val="18"/>
              </w:rPr>
              <w:t>1</w:t>
            </w:r>
          </w:p>
        </w:tc>
        <w:tc>
          <w:tcPr>
            <w:tcW w:w="6361" w:type="dxa"/>
            <w:tcBorders>
              <w:top w:val="single" w:sz="4" w:space="0" w:color="auto"/>
              <w:left w:val="single" w:sz="4" w:space="0" w:color="auto"/>
              <w:bottom w:val="single" w:sz="4" w:space="0" w:color="auto"/>
            </w:tcBorders>
            <w:shd w:val="clear" w:color="auto" w:fill="FFFFFF"/>
            <w:vAlign w:val="bottom"/>
          </w:tcPr>
          <w:p w14:paraId="456205B1" w14:textId="77777777" w:rsidR="00CB4BEB" w:rsidRPr="00974C80" w:rsidRDefault="00CB4BEB" w:rsidP="003C0924">
            <w:pPr>
              <w:rPr>
                <w:rFonts w:ascii="Trebuchet MS" w:hAnsi="Trebuchet MS"/>
                <w:sz w:val="18"/>
                <w:szCs w:val="18"/>
              </w:rPr>
            </w:pPr>
            <w:r w:rsidRPr="00974C80">
              <w:rPr>
                <w:rFonts w:ascii="Trebuchet MS" w:hAnsi="Trebuchet MS"/>
                <w:sz w:val="18"/>
                <w:szCs w:val="18"/>
              </w:rPr>
              <w:t>3110 Kalk- og næringsfattige søer og vandhuller (lobeliesøer) (1, 2)</w:t>
            </w:r>
          </w:p>
        </w:tc>
        <w:tc>
          <w:tcPr>
            <w:tcW w:w="1524" w:type="dxa"/>
            <w:tcBorders>
              <w:top w:val="single" w:sz="4" w:space="0" w:color="auto"/>
              <w:left w:val="single" w:sz="4" w:space="0" w:color="auto"/>
              <w:bottom w:val="single" w:sz="4" w:space="0" w:color="auto"/>
              <w:right w:val="single" w:sz="4" w:space="0" w:color="auto"/>
            </w:tcBorders>
            <w:shd w:val="clear" w:color="auto" w:fill="FFFFFF"/>
            <w:vAlign w:val="bottom"/>
          </w:tcPr>
          <w:p w14:paraId="5C812B3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3721" w:type="dxa"/>
            <w:tcBorders>
              <w:top w:val="single" w:sz="4" w:space="0" w:color="auto"/>
              <w:left w:val="single" w:sz="4" w:space="0" w:color="auto"/>
              <w:bottom w:val="single" w:sz="4" w:space="0" w:color="auto"/>
            </w:tcBorders>
            <w:shd w:val="clear" w:color="auto" w:fill="FFFFFF"/>
            <w:vAlign w:val="bottom"/>
          </w:tcPr>
          <w:p w14:paraId="6263EDF7" w14:textId="77777777" w:rsidR="00CB4BEB" w:rsidRPr="00974C80" w:rsidRDefault="00CB4BEB" w:rsidP="003C0924">
            <w:pPr>
              <w:rPr>
                <w:rFonts w:ascii="Trebuchet MS" w:hAnsi="Trebuchet MS" w:cs="Trebuchet MS"/>
                <w:sz w:val="18"/>
                <w:szCs w:val="18"/>
              </w:rPr>
            </w:pPr>
          </w:p>
        </w:tc>
      </w:tr>
      <w:tr w:rsidR="00CB4BEB" w:rsidRPr="00974C80" w14:paraId="7ADCF46E" w14:textId="77777777" w:rsidTr="003C0924">
        <w:trPr>
          <w:trHeight w:hRule="exact" w:val="510"/>
        </w:trPr>
        <w:tc>
          <w:tcPr>
            <w:tcW w:w="1969" w:type="dxa"/>
            <w:tcBorders>
              <w:top w:val="single" w:sz="4" w:space="0" w:color="auto"/>
              <w:left w:val="single" w:sz="4" w:space="0" w:color="auto"/>
              <w:bottom w:val="single" w:sz="4" w:space="0" w:color="auto"/>
              <w:right w:val="single" w:sz="4" w:space="0" w:color="auto"/>
            </w:tcBorders>
            <w:shd w:val="clear" w:color="auto" w:fill="D9D9D9"/>
            <w:vAlign w:val="center"/>
          </w:tcPr>
          <w:p w14:paraId="3F369149" w14:textId="77777777" w:rsidR="00CB4BEB" w:rsidRPr="00974C80" w:rsidRDefault="00CB4BEB" w:rsidP="003C0924">
            <w:pPr>
              <w:jc w:val="center"/>
              <w:rPr>
                <w:rFonts w:ascii="Trebuchet MS" w:hAnsi="Trebuchet MS" w:cs="Trebuchet MS"/>
                <w:sz w:val="18"/>
                <w:szCs w:val="18"/>
              </w:rPr>
            </w:pPr>
            <w:r w:rsidRPr="00974C80">
              <w:rPr>
                <w:rFonts w:ascii="Trebuchet MS" w:hAnsi="Trebuchet MS" w:cs="Trebuchet MS"/>
                <w:sz w:val="18"/>
                <w:szCs w:val="18"/>
              </w:rPr>
              <w:t>2</w:t>
            </w:r>
          </w:p>
        </w:tc>
        <w:tc>
          <w:tcPr>
            <w:tcW w:w="6361" w:type="dxa"/>
            <w:tcBorders>
              <w:top w:val="single" w:sz="4" w:space="0" w:color="auto"/>
              <w:left w:val="single" w:sz="4" w:space="0" w:color="auto"/>
              <w:bottom w:val="single" w:sz="4" w:space="0" w:color="auto"/>
            </w:tcBorders>
            <w:shd w:val="clear" w:color="auto" w:fill="FFFFFF"/>
            <w:vAlign w:val="bottom"/>
          </w:tcPr>
          <w:p w14:paraId="2B7072F0" w14:textId="77777777" w:rsidR="00CB4BEB" w:rsidRPr="00974C80" w:rsidRDefault="00CB4BEB" w:rsidP="003C0924">
            <w:pPr>
              <w:rPr>
                <w:rFonts w:ascii="Trebuchet MS" w:hAnsi="Trebuchet MS"/>
                <w:sz w:val="18"/>
                <w:szCs w:val="18"/>
              </w:rPr>
            </w:pPr>
            <w:r w:rsidRPr="00974C80">
              <w:rPr>
                <w:rFonts w:ascii="Trebuchet MS" w:hAnsi="Trebuchet MS"/>
                <w:sz w:val="18"/>
                <w:szCs w:val="18"/>
              </w:rPr>
              <w:t>3130 Ret næringsfattige søer og vandhuller med små amfibiske planter ved bredden (1, 2, 4, 6)</w:t>
            </w:r>
          </w:p>
        </w:tc>
        <w:tc>
          <w:tcPr>
            <w:tcW w:w="1524" w:type="dxa"/>
            <w:tcBorders>
              <w:top w:val="single" w:sz="4" w:space="0" w:color="auto"/>
              <w:left w:val="single" w:sz="4" w:space="0" w:color="auto"/>
              <w:bottom w:val="single" w:sz="4" w:space="0" w:color="auto"/>
              <w:right w:val="single" w:sz="4" w:space="0" w:color="auto"/>
            </w:tcBorders>
            <w:shd w:val="clear" w:color="auto" w:fill="FFFFFF"/>
            <w:vAlign w:val="center"/>
          </w:tcPr>
          <w:p w14:paraId="13F63DB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3721" w:type="dxa"/>
            <w:tcBorders>
              <w:top w:val="single" w:sz="4" w:space="0" w:color="auto"/>
              <w:left w:val="single" w:sz="4" w:space="0" w:color="auto"/>
              <w:bottom w:val="single" w:sz="4" w:space="0" w:color="auto"/>
            </w:tcBorders>
            <w:shd w:val="clear" w:color="auto" w:fill="FFFFFF"/>
            <w:vAlign w:val="bottom"/>
          </w:tcPr>
          <w:p w14:paraId="68AAC88F" w14:textId="77777777" w:rsidR="00CB4BEB" w:rsidRPr="00974C80" w:rsidRDefault="00CB4BEB" w:rsidP="003C0924">
            <w:pPr>
              <w:rPr>
                <w:rFonts w:ascii="Trebuchet MS" w:hAnsi="Trebuchet MS" w:cs="Trebuchet MS"/>
                <w:sz w:val="18"/>
                <w:szCs w:val="18"/>
              </w:rPr>
            </w:pPr>
          </w:p>
        </w:tc>
      </w:tr>
      <w:tr w:rsidR="00CB4BEB" w:rsidRPr="00974C80" w14:paraId="2A143EF4" w14:textId="77777777" w:rsidTr="003C0924">
        <w:trPr>
          <w:trHeight w:hRule="exact" w:val="255"/>
        </w:trPr>
        <w:tc>
          <w:tcPr>
            <w:tcW w:w="1969" w:type="dxa"/>
            <w:tcBorders>
              <w:top w:val="single" w:sz="4" w:space="0" w:color="auto"/>
              <w:left w:val="single" w:sz="4" w:space="0" w:color="auto"/>
              <w:bottom w:val="single" w:sz="4" w:space="0" w:color="auto"/>
              <w:right w:val="single" w:sz="4" w:space="0" w:color="auto"/>
            </w:tcBorders>
            <w:shd w:val="clear" w:color="auto" w:fill="D9D9D9"/>
            <w:vAlign w:val="bottom"/>
          </w:tcPr>
          <w:p w14:paraId="099A220A" w14:textId="77777777" w:rsidR="00CB4BEB" w:rsidRPr="00974C80" w:rsidRDefault="00CB4BEB" w:rsidP="003C0924">
            <w:pPr>
              <w:jc w:val="center"/>
              <w:rPr>
                <w:rFonts w:ascii="Trebuchet MS" w:hAnsi="Trebuchet MS" w:cs="Trebuchet MS"/>
                <w:sz w:val="18"/>
                <w:szCs w:val="18"/>
              </w:rPr>
            </w:pPr>
            <w:r w:rsidRPr="00974C80">
              <w:rPr>
                <w:rFonts w:ascii="Trebuchet MS" w:hAnsi="Trebuchet MS" w:cs="Trebuchet MS"/>
                <w:sz w:val="18"/>
                <w:szCs w:val="18"/>
              </w:rPr>
              <w:t>3</w:t>
            </w:r>
          </w:p>
        </w:tc>
        <w:tc>
          <w:tcPr>
            <w:tcW w:w="6361" w:type="dxa"/>
            <w:tcBorders>
              <w:top w:val="single" w:sz="4" w:space="0" w:color="auto"/>
              <w:left w:val="single" w:sz="4" w:space="0" w:color="auto"/>
              <w:bottom w:val="single" w:sz="4" w:space="0" w:color="auto"/>
            </w:tcBorders>
            <w:shd w:val="clear" w:color="auto" w:fill="FFFFFF"/>
            <w:vAlign w:val="bottom"/>
          </w:tcPr>
          <w:p w14:paraId="791899B1" w14:textId="77777777" w:rsidR="00CB4BEB" w:rsidRPr="00974C80" w:rsidRDefault="00CB4BEB" w:rsidP="003C0924">
            <w:pPr>
              <w:rPr>
                <w:rFonts w:ascii="Trebuchet MS" w:hAnsi="Trebuchet MS"/>
                <w:sz w:val="18"/>
                <w:szCs w:val="18"/>
              </w:rPr>
            </w:pPr>
            <w:r w:rsidRPr="00974C80">
              <w:rPr>
                <w:rFonts w:ascii="Trebuchet MS" w:hAnsi="Trebuchet MS"/>
                <w:sz w:val="18"/>
                <w:szCs w:val="18"/>
              </w:rPr>
              <w:t>3140 Kalkrige søer og vandhuller med kransnålalger (6, 7)</w:t>
            </w:r>
          </w:p>
        </w:tc>
        <w:tc>
          <w:tcPr>
            <w:tcW w:w="1524" w:type="dxa"/>
            <w:tcBorders>
              <w:top w:val="single" w:sz="4" w:space="0" w:color="auto"/>
              <w:left w:val="single" w:sz="4" w:space="0" w:color="auto"/>
              <w:bottom w:val="single" w:sz="4" w:space="0" w:color="auto"/>
              <w:right w:val="single" w:sz="4" w:space="0" w:color="auto"/>
            </w:tcBorders>
            <w:shd w:val="clear" w:color="auto" w:fill="FFFFFF"/>
            <w:vAlign w:val="bottom"/>
          </w:tcPr>
          <w:p w14:paraId="3FCD271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3721" w:type="dxa"/>
            <w:tcBorders>
              <w:top w:val="single" w:sz="4" w:space="0" w:color="auto"/>
              <w:left w:val="single" w:sz="4" w:space="0" w:color="auto"/>
              <w:bottom w:val="single" w:sz="4" w:space="0" w:color="auto"/>
            </w:tcBorders>
            <w:shd w:val="clear" w:color="auto" w:fill="FFFFFF"/>
            <w:vAlign w:val="bottom"/>
          </w:tcPr>
          <w:p w14:paraId="3C6281A4" w14:textId="77777777" w:rsidR="00CB4BEB" w:rsidRPr="00974C80" w:rsidRDefault="00CB4BEB" w:rsidP="003C0924">
            <w:pPr>
              <w:rPr>
                <w:rFonts w:ascii="Trebuchet MS" w:hAnsi="Trebuchet MS" w:cs="Trebuchet MS"/>
                <w:sz w:val="18"/>
                <w:szCs w:val="18"/>
              </w:rPr>
            </w:pPr>
          </w:p>
        </w:tc>
      </w:tr>
      <w:tr w:rsidR="00CB4BEB" w:rsidRPr="00974C80" w14:paraId="33677161" w14:textId="77777777" w:rsidTr="003C0924">
        <w:trPr>
          <w:trHeight w:hRule="exact" w:val="510"/>
        </w:trPr>
        <w:tc>
          <w:tcPr>
            <w:tcW w:w="1969" w:type="dxa"/>
            <w:tcBorders>
              <w:top w:val="single" w:sz="4" w:space="0" w:color="auto"/>
              <w:left w:val="single" w:sz="4" w:space="0" w:color="auto"/>
              <w:bottom w:val="single" w:sz="4" w:space="0" w:color="auto"/>
              <w:right w:val="single" w:sz="4" w:space="0" w:color="auto"/>
            </w:tcBorders>
            <w:shd w:val="clear" w:color="auto" w:fill="D9D9D9"/>
            <w:vAlign w:val="center"/>
          </w:tcPr>
          <w:p w14:paraId="65BFF054" w14:textId="77777777" w:rsidR="00CB4BEB" w:rsidRPr="00974C80" w:rsidRDefault="00CB4BEB" w:rsidP="003C0924">
            <w:pPr>
              <w:jc w:val="center"/>
              <w:rPr>
                <w:rFonts w:ascii="Trebuchet MS" w:hAnsi="Trebuchet MS" w:cs="Trebuchet MS"/>
                <w:sz w:val="18"/>
                <w:szCs w:val="18"/>
              </w:rPr>
            </w:pPr>
            <w:r w:rsidRPr="00974C80">
              <w:rPr>
                <w:rFonts w:ascii="Trebuchet MS" w:hAnsi="Trebuchet MS" w:cs="Trebuchet MS"/>
                <w:sz w:val="18"/>
                <w:szCs w:val="18"/>
              </w:rPr>
              <w:t>4</w:t>
            </w:r>
          </w:p>
        </w:tc>
        <w:tc>
          <w:tcPr>
            <w:tcW w:w="6361" w:type="dxa"/>
            <w:tcBorders>
              <w:top w:val="single" w:sz="4" w:space="0" w:color="auto"/>
              <w:left w:val="single" w:sz="4" w:space="0" w:color="auto"/>
              <w:bottom w:val="single" w:sz="4" w:space="0" w:color="auto"/>
            </w:tcBorders>
            <w:shd w:val="clear" w:color="auto" w:fill="FFFFFF"/>
            <w:vAlign w:val="bottom"/>
          </w:tcPr>
          <w:p w14:paraId="0F73B09E" w14:textId="77777777" w:rsidR="00CB4BEB" w:rsidRPr="00974C80" w:rsidRDefault="00CB4BEB" w:rsidP="003C0924">
            <w:pPr>
              <w:rPr>
                <w:rFonts w:ascii="Trebuchet MS" w:hAnsi="Trebuchet MS"/>
                <w:sz w:val="18"/>
                <w:szCs w:val="18"/>
              </w:rPr>
            </w:pPr>
            <w:r w:rsidRPr="00974C80">
              <w:rPr>
                <w:rFonts w:ascii="Trebuchet MS" w:hAnsi="Trebuchet MS"/>
                <w:sz w:val="18"/>
                <w:szCs w:val="18"/>
              </w:rPr>
              <w:t>3150 Næringsrige søer og vandhuller med flydeplanter eller store vandaks (6, 7)</w:t>
            </w:r>
          </w:p>
        </w:tc>
        <w:tc>
          <w:tcPr>
            <w:tcW w:w="1524" w:type="dxa"/>
            <w:tcBorders>
              <w:top w:val="single" w:sz="4" w:space="0" w:color="auto"/>
              <w:left w:val="single" w:sz="4" w:space="0" w:color="auto"/>
              <w:bottom w:val="single" w:sz="4" w:space="0" w:color="auto"/>
              <w:right w:val="single" w:sz="4" w:space="0" w:color="auto"/>
            </w:tcBorders>
            <w:shd w:val="clear" w:color="auto" w:fill="FFFFFF"/>
            <w:vAlign w:val="center"/>
          </w:tcPr>
          <w:p w14:paraId="644B58A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3721" w:type="dxa"/>
            <w:tcBorders>
              <w:top w:val="single" w:sz="4" w:space="0" w:color="auto"/>
              <w:left w:val="single" w:sz="4" w:space="0" w:color="auto"/>
              <w:bottom w:val="single" w:sz="4" w:space="0" w:color="auto"/>
            </w:tcBorders>
            <w:shd w:val="clear" w:color="auto" w:fill="FFFFFF"/>
            <w:vAlign w:val="bottom"/>
          </w:tcPr>
          <w:p w14:paraId="39956599" w14:textId="77777777" w:rsidR="00CB4BEB" w:rsidRPr="00974C80" w:rsidRDefault="00CB4BEB" w:rsidP="003C0924">
            <w:pPr>
              <w:rPr>
                <w:rFonts w:ascii="Trebuchet MS" w:hAnsi="Trebuchet MS" w:cs="Trebuchet MS"/>
                <w:sz w:val="18"/>
                <w:szCs w:val="18"/>
              </w:rPr>
            </w:pPr>
          </w:p>
        </w:tc>
      </w:tr>
      <w:tr w:rsidR="00CB4BEB" w:rsidRPr="00974C80" w14:paraId="20712FC9" w14:textId="77777777" w:rsidTr="003C0924">
        <w:trPr>
          <w:trHeight w:hRule="exact" w:val="255"/>
        </w:trPr>
        <w:tc>
          <w:tcPr>
            <w:tcW w:w="1969" w:type="dxa"/>
            <w:tcBorders>
              <w:top w:val="single" w:sz="4" w:space="0" w:color="auto"/>
              <w:left w:val="single" w:sz="4" w:space="0" w:color="auto"/>
              <w:bottom w:val="single" w:sz="4" w:space="0" w:color="auto"/>
              <w:right w:val="single" w:sz="4" w:space="0" w:color="auto"/>
            </w:tcBorders>
            <w:shd w:val="clear" w:color="auto" w:fill="D9D9D9"/>
            <w:vAlign w:val="bottom"/>
          </w:tcPr>
          <w:p w14:paraId="22756511" w14:textId="77777777" w:rsidR="00CB4BEB" w:rsidRPr="00974C80" w:rsidRDefault="00CB4BEB" w:rsidP="003C0924">
            <w:pPr>
              <w:jc w:val="center"/>
              <w:rPr>
                <w:rFonts w:ascii="Trebuchet MS" w:hAnsi="Trebuchet MS" w:cs="Trebuchet MS"/>
                <w:sz w:val="18"/>
                <w:szCs w:val="18"/>
              </w:rPr>
            </w:pPr>
            <w:r w:rsidRPr="00974C80">
              <w:rPr>
                <w:rFonts w:ascii="Trebuchet MS" w:hAnsi="Trebuchet MS" w:cs="Trebuchet MS"/>
                <w:sz w:val="18"/>
                <w:szCs w:val="18"/>
              </w:rPr>
              <w:t>5</w:t>
            </w:r>
          </w:p>
        </w:tc>
        <w:tc>
          <w:tcPr>
            <w:tcW w:w="6361" w:type="dxa"/>
            <w:tcBorders>
              <w:top w:val="single" w:sz="4" w:space="0" w:color="auto"/>
              <w:left w:val="single" w:sz="4" w:space="0" w:color="auto"/>
              <w:bottom w:val="single" w:sz="4" w:space="0" w:color="auto"/>
            </w:tcBorders>
            <w:shd w:val="clear" w:color="auto" w:fill="FFFFFF"/>
            <w:vAlign w:val="bottom"/>
          </w:tcPr>
          <w:p w14:paraId="0CB2F3F4" w14:textId="77777777" w:rsidR="00CB4BEB" w:rsidRPr="00974C80" w:rsidRDefault="00CB4BEB" w:rsidP="003C0924">
            <w:pPr>
              <w:rPr>
                <w:rFonts w:ascii="Trebuchet MS" w:hAnsi="Trebuchet MS"/>
                <w:sz w:val="18"/>
                <w:szCs w:val="18"/>
              </w:rPr>
            </w:pPr>
            <w:r w:rsidRPr="00974C80">
              <w:rPr>
                <w:rFonts w:ascii="Trebuchet MS" w:hAnsi="Trebuchet MS"/>
                <w:sz w:val="18"/>
                <w:szCs w:val="18"/>
              </w:rPr>
              <w:t>3160 Brunvandede søer og vandhuller (4, 5, 9, 10)</w:t>
            </w:r>
          </w:p>
        </w:tc>
        <w:tc>
          <w:tcPr>
            <w:tcW w:w="1524" w:type="dxa"/>
            <w:tcBorders>
              <w:top w:val="single" w:sz="4" w:space="0" w:color="auto"/>
              <w:left w:val="single" w:sz="4" w:space="0" w:color="auto"/>
              <w:bottom w:val="single" w:sz="4" w:space="0" w:color="auto"/>
              <w:right w:val="single" w:sz="4" w:space="0" w:color="auto"/>
            </w:tcBorders>
            <w:shd w:val="clear" w:color="auto" w:fill="FFFFFF"/>
            <w:vAlign w:val="bottom"/>
          </w:tcPr>
          <w:p w14:paraId="484582A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3721" w:type="dxa"/>
            <w:tcBorders>
              <w:top w:val="single" w:sz="4" w:space="0" w:color="auto"/>
              <w:left w:val="single" w:sz="4" w:space="0" w:color="auto"/>
              <w:bottom w:val="single" w:sz="4" w:space="0" w:color="auto"/>
            </w:tcBorders>
            <w:shd w:val="clear" w:color="auto" w:fill="FFFFFF"/>
            <w:vAlign w:val="bottom"/>
          </w:tcPr>
          <w:p w14:paraId="2DB1FE2F" w14:textId="77777777" w:rsidR="00CB4BEB" w:rsidRPr="00974C80" w:rsidRDefault="00CB4BEB" w:rsidP="003C0924">
            <w:pPr>
              <w:rPr>
                <w:rFonts w:ascii="Trebuchet MS" w:hAnsi="Trebuchet MS" w:cs="Trebuchet MS"/>
                <w:sz w:val="18"/>
                <w:szCs w:val="18"/>
              </w:rPr>
            </w:pPr>
          </w:p>
        </w:tc>
      </w:tr>
      <w:tr w:rsidR="00CB4BEB" w:rsidRPr="00974C80" w14:paraId="78AA646C" w14:textId="77777777" w:rsidTr="003C0924">
        <w:trPr>
          <w:trHeight w:hRule="exact" w:val="255"/>
        </w:trPr>
        <w:tc>
          <w:tcPr>
            <w:tcW w:w="1969" w:type="dxa"/>
            <w:tcBorders>
              <w:top w:val="single" w:sz="4" w:space="0" w:color="auto"/>
              <w:left w:val="single" w:sz="4" w:space="0" w:color="auto"/>
              <w:bottom w:val="single" w:sz="4" w:space="0" w:color="auto"/>
              <w:right w:val="single" w:sz="4" w:space="0" w:color="auto"/>
            </w:tcBorders>
            <w:shd w:val="clear" w:color="auto" w:fill="D9D9D9"/>
            <w:vAlign w:val="bottom"/>
          </w:tcPr>
          <w:p w14:paraId="3142FC46" w14:textId="77777777" w:rsidR="00CB4BEB" w:rsidRPr="00974C80" w:rsidRDefault="00CB4BEB" w:rsidP="003C0924">
            <w:pPr>
              <w:jc w:val="center"/>
              <w:rPr>
                <w:rFonts w:ascii="Trebuchet MS" w:hAnsi="Trebuchet MS" w:cs="Trebuchet MS"/>
                <w:sz w:val="18"/>
                <w:szCs w:val="18"/>
              </w:rPr>
            </w:pPr>
            <w:r w:rsidRPr="00974C80">
              <w:rPr>
                <w:rFonts w:ascii="Trebuchet MS" w:hAnsi="Trebuchet MS" w:cs="Trebuchet MS"/>
                <w:sz w:val="18"/>
                <w:szCs w:val="18"/>
              </w:rPr>
              <w:t>6</w:t>
            </w:r>
          </w:p>
        </w:tc>
        <w:tc>
          <w:tcPr>
            <w:tcW w:w="6361" w:type="dxa"/>
            <w:tcBorders>
              <w:top w:val="single" w:sz="4" w:space="0" w:color="auto"/>
              <w:left w:val="single" w:sz="4" w:space="0" w:color="auto"/>
              <w:bottom w:val="single" w:sz="4" w:space="0" w:color="auto"/>
            </w:tcBorders>
            <w:shd w:val="clear" w:color="auto" w:fill="FFFFFF"/>
            <w:vAlign w:val="bottom"/>
          </w:tcPr>
          <w:p w14:paraId="71D4E37E" w14:textId="77777777" w:rsidR="00CB4BEB" w:rsidRPr="00974C80" w:rsidRDefault="00CB4BEB" w:rsidP="003C0924">
            <w:pPr>
              <w:rPr>
                <w:rFonts w:ascii="Trebuchet MS" w:hAnsi="Trebuchet MS"/>
                <w:sz w:val="18"/>
                <w:szCs w:val="18"/>
              </w:rPr>
            </w:pPr>
            <w:r w:rsidRPr="00974C80">
              <w:rPr>
                <w:rFonts w:ascii="Trebuchet MS" w:hAnsi="Trebuchet MS"/>
                <w:sz w:val="18"/>
                <w:szCs w:val="18"/>
              </w:rPr>
              <w:t>1150 Kystlaguner og strandsøer (8)</w:t>
            </w:r>
          </w:p>
        </w:tc>
        <w:tc>
          <w:tcPr>
            <w:tcW w:w="1524" w:type="dxa"/>
            <w:tcBorders>
              <w:top w:val="single" w:sz="4" w:space="0" w:color="auto"/>
              <w:left w:val="single" w:sz="4" w:space="0" w:color="auto"/>
              <w:bottom w:val="single" w:sz="4" w:space="0" w:color="auto"/>
              <w:right w:val="single" w:sz="4" w:space="0" w:color="auto"/>
            </w:tcBorders>
            <w:shd w:val="clear" w:color="auto" w:fill="FFFFFF"/>
            <w:vAlign w:val="bottom"/>
          </w:tcPr>
          <w:p w14:paraId="0F283F5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3721" w:type="dxa"/>
            <w:tcBorders>
              <w:top w:val="single" w:sz="4" w:space="0" w:color="auto"/>
              <w:left w:val="single" w:sz="4" w:space="0" w:color="auto"/>
              <w:bottom w:val="single" w:sz="4" w:space="0" w:color="auto"/>
            </w:tcBorders>
            <w:shd w:val="clear" w:color="auto" w:fill="FFFFFF"/>
            <w:vAlign w:val="bottom"/>
          </w:tcPr>
          <w:p w14:paraId="16132CCD" w14:textId="77777777" w:rsidR="00CB4BEB" w:rsidRPr="00974C80" w:rsidRDefault="00CB4BEB" w:rsidP="003C0924">
            <w:pPr>
              <w:rPr>
                <w:rFonts w:ascii="Trebuchet MS" w:hAnsi="Trebuchet MS" w:cs="Trebuchet MS"/>
                <w:sz w:val="18"/>
                <w:szCs w:val="18"/>
              </w:rPr>
            </w:pPr>
          </w:p>
        </w:tc>
      </w:tr>
      <w:tr w:rsidR="00CB4BEB" w:rsidRPr="00974C80" w14:paraId="4A2A6C50" w14:textId="77777777" w:rsidTr="003C0924">
        <w:trPr>
          <w:trHeight w:hRule="exact" w:val="255"/>
        </w:trPr>
        <w:tc>
          <w:tcPr>
            <w:tcW w:w="1969" w:type="dxa"/>
            <w:tcBorders>
              <w:top w:val="single" w:sz="4" w:space="0" w:color="auto"/>
              <w:left w:val="single" w:sz="4" w:space="0" w:color="auto"/>
              <w:bottom w:val="single" w:sz="4" w:space="0" w:color="auto"/>
              <w:right w:val="single" w:sz="4" w:space="0" w:color="auto"/>
            </w:tcBorders>
            <w:shd w:val="clear" w:color="auto" w:fill="D9D9D9"/>
            <w:vAlign w:val="bottom"/>
          </w:tcPr>
          <w:p w14:paraId="3BDB8D07" w14:textId="77777777" w:rsidR="00CB4BEB" w:rsidRPr="00974C80" w:rsidRDefault="00CB4BEB" w:rsidP="003C0924">
            <w:pPr>
              <w:jc w:val="center"/>
              <w:rPr>
                <w:rFonts w:ascii="Trebuchet MS" w:hAnsi="Trebuchet MS" w:cs="Trebuchet MS"/>
                <w:sz w:val="18"/>
                <w:szCs w:val="18"/>
              </w:rPr>
            </w:pPr>
            <w:r w:rsidRPr="00974C80">
              <w:rPr>
                <w:rFonts w:ascii="Trebuchet MS" w:hAnsi="Trebuchet MS" w:cs="Trebuchet MS"/>
                <w:sz w:val="18"/>
                <w:szCs w:val="18"/>
              </w:rPr>
              <w:t>9</w:t>
            </w:r>
          </w:p>
        </w:tc>
        <w:tc>
          <w:tcPr>
            <w:tcW w:w="6361" w:type="dxa"/>
            <w:tcBorders>
              <w:top w:val="single" w:sz="4" w:space="0" w:color="auto"/>
              <w:left w:val="single" w:sz="4" w:space="0" w:color="auto"/>
              <w:bottom w:val="single" w:sz="4" w:space="0" w:color="auto"/>
            </w:tcBorders>
            <w:shd w:val="clear" w:color="auto" w:fill="FFFFFF"/>
            <w:vAlign w:val="bottom"/>
          </w:tcPr>
          <w:p w14:paraId="70BE20E1" w14:textId="77777777" w:rsidR="00CB4BEB" w:rsidRPr="00974C80" w:rsidRDefault="00CB4BEB" w:rsidP="003C0924">
            <w:pPr>
              <w:rPr>
                <w:rFonts w:ascii="Trebuchet MS" w:hAnsi="Trebuchet MS"/>
                <w:sz w:val="18"/>
                <w:szCs w:val="18"/>
              </w:rPr>
            </w:pPr>
            <w:r w:rsidRPr="00974C80">
              <w:rPr>
                <w:rFonts w:ascii="Trebuchet MS" w:hAnsi="Trebuchet MS"/>
                <w:sz w:val="18"/>
                <w:szCs w:val="18"/>
              </w:rPr>
              <w:t>Ukendt</w:t>
            </w:r>
          </w:p>
        </w:tc>
        <w:tc>
          <w:tcPr>
            <w:tcW w:w="1524" w:type="dxa"/>
            <w:tcBorders>
              <w:top w:val="single" w:sz="4" w:space="0" w:color="auto"/>
              <w:left w:val="single" w:sz="4" w:space="0" w:color="auto"/>
              <w:bottom w:val="single" w:sz="4" w:space="0" w:color="auto"/>
              <w:right w:val="single" w:sz="4" w:space="0" w:color="auto"/>
            </w:tcBorders>
            <w:shd w:val="clear" w:color="auto" w:fill="FFFFFF"/>
            <w:vAlign w:val="bottom"/>
          </w:tcPr>
          <w:p w14:paraId="490041B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3721" w:type="dxa"/>
            <w:tcBorders>
              <w:top w:val="single" w:sz="4" w:space="0" w:color="auto"/>
              <w:left w:val="single" w:sz="4" w:space="0" w:color="auto"/>
              <w:bottom w:val="single" w:sz="4" w:space="0" w:color="auto"/>
            </w:tcBorders>
            <w:shd w:val="clear" w:color="auto" w:fill="FFFFFF"/>
            <w:vAlign w:val="bottom"/>
          </w:tcPr>
          <w:p w14:paraId="29E4D0C9" w14:textId="77777777" w:rsidR="00CB4BEB" w:rsidRPr="00974C80" w:rsidRDefault="00CB4BEB" w:rsidP="003C0924">
            <w:pPr>
              <w:rPr>
                <w:rFonts w:ascii="Trebuchet MS" w:hAnsi="Trebuchet MS" w:cs="Trebuchet MS"/>
                <w:sz w:val="18"/>
                <w:szCs w:val="18"/>
              </w:rPr>
            </w:pPr>
            <w:r w:rsidRPr="00974C80">
              <w:rPr>
                <w:rFonts w:ascii="Trebuchet MS" w:hAnsi="Trebuchet MS" w:cs="Trebuchet MS"/>
                <w:sz w:val="18"/>
                <w:szCs w:val="18"/>
              </w:rPr>
              <w:t>Mangler viden om habitattype</w:t>
            </w:r>
          </w:p>
        </w:tc>
      </w:tr>
    </w:tbl>
    <w:p w14:paraId="7DAA3C1B" w14:textId="77777777" w:rsidR="00DF11C9" w:rsidRDefault="00DF11C9" w:rsidP="00DF11C9">
      <w:bookmarkStart w:id="1264" w:name="_Toc292713306"/>
      <w:bookmarkStart w:id="1265" w:name="_Toc292865216"/>
      <w:bookmarkStart w:id="1266" w:name="_Toc63351424"/>
    </w:p>
    <w:p w14:paraId="588A02DE" w14:textId="61B5271C" w:rsidR="00CB4BEB" w:rsidRDefault="00CB4BEB" w:rsidP="00CB4BEB">
      <w:pPr>
        <w:pStyle w:val="Overskrift2"/>
        <w:rPr>
          <w:kern w:val="32"/>
          <w:szCs w:val="32"/>
        </w:rPr>
      </w:pPr>
      <w:bookmarkStart w:id="1267" w:name="_Toc122436087"/>
      <w:r w:rsidRPr="003E226C">
        <w:rPr>
          <w:kern w:val="32"/>
          <w:szCs w:val="32"/>
        </w:rPr>
        <w:t>5.1.</w:t>
      </w:r>
      <w:r>
        <w:rPr>
          <w:kern w:val="32"/>
          <w:szCs w:val="32"/>
        </w:rPr>
        <w:t>7</w:t>
      </w:r>
      <w:r w:rsidRPr="003E226C">
        <w:rPr>
          <w:kern w:val="32"/>
          <w:szCs w:val="32"/>
        </w:rPr>
        <w:t xml:space="preserve"> Dybdekurve (5006)</w:t>
      </w:r>
      <w:bookmarkEnd w:id="1264"/>
      <w:bookmarkEnd w:id="1265"/>
      <w:bookmarkEnd w:id="1266"/>
      <w:bookmarkEnd w:id="1267"/>
    </w:p>
    <w:tbl>
      <w:tblPr>
        <w:tblW w:w="134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1"/>
        <w:gridCol w:w="1276"/>
        <w:gridCol w:w="2839"/>
        <w:gridCol w:w="1980"/>
        <w:gridCol w:w="1276"/>
        <w:gridCol w:w="1418"/>
        <w:gridCol w:w="1417"/>
        <w:gridCol w:w="1985"/>
      </w:tblGrid>
      <w:tr w:rsidR="00CB4BEB" w:rsidRPr="0051728E" w14:paraId="5732E0BC" w14:textId="77777777" w:rsidTr="003C0924">
        <w:trPr>
          <w:trHeight w:hRule="exact" w:val="426"/>
        </w:trPr>
        <w:tc>
          <w:tcPr>
            <w:tcW w:w="1271" w:type="dxa"/>
            <w:tcBorders>
              <w:bottom w:val="single" w:sz="4" w:space="0" w:color="auto"/>
            </w:tcBorders>
            <w:shd w:val="clear" w:color="auto" w:fill="D9D9D9"/>
            <w:vAlign w:val="bottom"/>
          </w:tcPr>
          <w:p w14:paraId="419CD544" w14:textId="77777777" w:rsidR="00CB4BEB" w:rsidRPr="00CD6866" w:rsidRDefault="00CB4BEB" w:rsidP="003C0924">
            <w:pPr>
              <w:rPr>
                <w:rFonts w:ascii="Trebuchet MS" w:hAnsi="Trebuchet MS" w:cs="Trebuchet MS"/>
                <w:b/>
                <w:bCs/>
                <w:sz w:val="18"/>
                <w:szCs w:val="18"/>
              </w:rPr>
            </w:pPr>
            <w:r w:rsidRPr="00CD6866">
              <w:rPr>
                <w:rFonts w:ascii="Trebuchet MS" w:hAnsi="Trebuchet MS" w:cs="Trebuchet MS"/>
                <w:b/>
                <w:bCs/>
                <w:sz w:val="18"/>
                <w:szCs w:val="18"/>
              </w:rPr>
              <w:t>Feltnavn</w:t>
            </w:r>
          </w:p>
        </w:tc>
        <w:tc>
          <w:tcPr>
            <w:tcW w:w="1276" w:type="dxa"/>
            <w:tcBorders>
              <w:bottom w:val="single" w:sz="4" w:space="0" w:color="auto"/>
            </w:tcBorders>
            <w:shd w:val="clear" w:color="auto" w:fill="D9D9D9"/>
            <w:vAlign w:val="bottom"/>
          </w:tcPr>
          <w:p w14:paraId="38AE6AA5" w14:textId="77777777" w:rsidR="00CB4BEB" w:rsidRPr="00CD6866" w:rsidRDefault="00CB4BEB" w:rsidP="003C0924">
            <w:pPr>
              <w:rPr>
                <w:rFonts w:ascii="Trebuchet MS" w:hAnsi="Trebuchet MS" w:cs="Trebuchet MS"/>
                <w:b/>
                <w:bCs/>
                <w:sz w:val="18"/>
                <w:szCs w:val="18"/>
              </w:rPr>
            </w:pPr>
            <w:r w:rsidRPr="00CD6866">
              <w:rPr>
                <w:rFonts w:ascii="Trebuchet MS" w:hAnsi="Trebuchet MS" w:cs="Trebuchet MS"/>
                <w:b/>
                <w:bCs/>
                <w:sz w:val="18"/>
                <w:szCs w:val="18"/>
              </w:rPr>
              <w:t>Feltnavn</w:t>
            </w:r>
            <w:r>
              <w:rPr>
                <w:rFonts w:ascii="Trebuchet MS" w:hAnsi="Trebuchet MS" w:cs="Trebuchet MS"/>
                <w:b/>
                <w:bCs/>
                <w:sz w:val="18"/>
                <w:szCs w:val="18"/>
              </w:rPr>
              <w:t>10</w:t>
            </w:r>
          </w:p>
        </w:tc>
        <w:tc>
          <w:tcPr>
            <w:tcW w:w="4819" w:type="dxa"/>
            <w:gridSpan w:val="2"/>
            <w:tcBorders>
              <w:bottom w:val="single" w:sz="4" w:space="0" w:color="auto"/>
            </w:tcBorders>
            <w:shd w:val="clear" w:color="auto" w:fill="D9D9D9"/>
            <w:vAlign w:val="bottom"/>
          </w:tcPr>
          <w:p w14:paraId="163E06B9" w14:textId="77777777" w:rsidR="00CB4BEB" w:rsidRPr="00CD6866" w:rsidRDefault="00CB4BEB" w:rsidP="003C0924">
            <w:pPr>
              <w:rPr>
                <w:rFonts w:ascii="Trebuchet MS" w:hAnsi="Trebuchet MS" w:cs="Trebuchet MS"/>
                <w:bCs/>
                <w:sz w:val="18"/>
                <w:szCs w:val="18"/>
              </w:rPr>
            </w:pPr>
            <w:r w:rsidRPr="00CD6866">
              <w:rPr>
                <w:rFonts w:ascii="Trebuchet MS" w:hAnsi="Trebuchet MS" w:cs="Trebuchet MS"/>
                <w:b/>
                <w:bCs/>
                <w:sz w:val="18"/>
                <w:szCs w:val="18"/>
              </w:rPr>
              <w:t>Formål</w:t>
            </w:r>
          </w:p>
        </w:tc>
        <w:tc>
          <w:tcPr>
            <w:tcW w:w="1276" w:type="dxa"/>
            <w:tcBorders>
              <w:bottom w:val="single" w:sz="4" w:space="0" w:color="auto"/>
            </w:tcBorders>
            <w:shd w:val="clear" w:color="auto" w:fill="D9D9D9"/>
            <w:vAlign w:val="bottom"/>
          </w:tcPr>
          <w:p w14:paraId="6494A552" w14:textId="77777777" w:rsidR="00CB4BEB" w:rsidRPr="00CD6866" w:rsidRDefault="00CB4BEB" w:rsidP="003C0924">
            <w:pPr>
              <w:rPr>
                <w:rFonts w:ascii="Trebuchet MS" w:hAnsi="Trebuchet MS" w:cs="Trebuchet MS"/>
                <w:bCs/>
                <w:sz w:val="18"/>
                <w:szCs w:val="18"/>
              </w:rPr>
            </w:pPr>
            <w:r w:rsidRPr="00CD6866">
              <w:rPr>
                <w:rFonts w:ascii="Trebuchet MS" w:hAnsi="Trebuchet MS" w:cs="Trebuchet MS"/>
                <w:b/>
                <w:bCs/>
                <w:sz w:val="18"/>
                <w:szCs w:val="18"/>
              </w:rPr>
              <w:t>Datatype</w:t>
            </w:r>
          </w:p>
        </w:tc>
        <w:tc>
          <w:tcPr>
            <w:tcW w:w="1418" w:type="dxa"/>
            <w:tcBorders>
              <w:bottom w:val="single" w:sz="4" w:space="0" w:color="auto"/>
            </w:tcBorders>
            <w:shd w:val="clear" w:color="auto" w:fill="D9D9D9"/>
            <w:vAlign w:val="bottom"/>
          </w:tcPr>
          <w:p w14:paraId="35972AE2" w14:textId="77777777" w:rsidR="00CB4BEB" w:rsidRPr="00CD6866" w:rsidRDefault="00CB4BEB" w:rsidP="003C0924">
            <w:pPr>
              <w:rPr>
                <w:rFonts w:ascii="Trebuchet MS" w:hAnsi="Trebuchet MS" w:cs="Trebuchet MS"/>
                <w:bCs/>
                <w:sz w:val="18"/>
                <w:szCs w:val="18"/>
              </w:rPr>
            </w:pPr>
            <w:r w:rsidRPr="00CD6866">
              <w:rPr>
                <w:rFonts w:ascii="Trebuchet MS" w:hAnsi="Trebuchet MS" w:cs="Trebuchet MS"/>
                <w:b/>
                <w:bCs/>
                <w:sz w:val="18"/>
                <w:szCs w:val="18"/>
              </w:rPr>
              <w:t>Værdiområde</w:t>
            </w:r>
          </w:p>
        </w:tc>
        <w:tc>
          <w:tcPr>
            <w:tcW w:w="1417" w:type="dxa"/>
            <w:tcBorders>
              <w:bottom w:val="single" w:sz="4" w:space="0" w:color="auto"/>
            </w:tcBorders>
            <w:shd w:val="clear" w:color="auto" w:fill="D9D9D9"/>
            <w:vAlign w:val="bottom"/>
          </w:tcPr>
          <w:p w14:paraId="0354EFC1" w14:textId="77777777" w:rsidR="00CB4BEB" w:rsidRPr="00CD6866" w:rsidRDefault="00CB4BEB" w:rsidP="003C0924">
            <w:pPr>
              <w:autoSpaceDE w:val="0"/>
              <w:autoSpaceDN w:val="0"/>
              <w:adjustRightInd w:val="0"/>
              <w:rPr>
                <w:rFonts w:ascii="Trebuchet MS" w:hAnsi="Trebuchet MS" w:cs="Trebuchet MS"/>
                <w:b/>
                <w:bCs/>
                <w:sz w:val="18"/>
                <w:szCs w:val="18"/>
              </w:rPr>
            </w:pPr>
            <w:r w:rsidRPr="00CD6866">
              <w:rPr>
                <w:rFonts w:ascii="Trebuchet MS" w:hAnsi="Trebuchet MS" w:cs="Trebuchet MS"/>
                <w:b/>
                <w:bCs/>
                <w:sz w:val="18"/>
                <w:szCs w:val="18"/>
              </w:rPr>
              <w:t>Obligatorisk /</w:t>
            </w:r>
          </w:p>
          <w:p w14:paraId="6C7E75CF" w14:textId="77777777" w:rsidR="00CB4BEB" w:rsidRPr="00CD6866" w:rsidRDefault="00CB4BEB" w:rsidP="003C0924">
            <w:pPr>
              <w:rPr>
                <w:rFonts w:ascii="Trebuchet MS" w:hAnsi="Trebuchet MS" w:cs="Trebuchet MS"/>
                <w:bCs/>
                <w:sz w:val="18"/>
                <w:szCs w:val="18"/>
              </w:rPr>
            </w:pPr>
            <w:r w:rsidRPr="00CD6866">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1985" w:type="dxa"/>
            <w:shd w:val="clear" w:color="auto" w:fill="D9D9D9"/>
            <w:vAlign w:val="bottom"/>
          </w:tcPr>
          <w:p w14:paraId="4A7A76F8" w14:textId="77777777" w:rsidR="00CB4BEB" w:rsidRPr="00CD6866" w:rsidRDefault="00CB4BEB" w:rsidP="003C0924">
            <w:pPr>
              <w:rPr>
                <w:rFonts w:ascii="Trebuchet MS" w:hAnsi="Trebuchet MS" w:cs="Trebuchet MS"/>
                <w:bCs/>
                <w:sz w:val="18"/>
                <w:szCs w:val="18"/>
              </w:rPr>
            </w:pPr>
            <w:r w:rsidRPr="00CD6866">
              <w:rPr>
                <w:rFonts w:ascii="Trebuchet MS" w:hAnsi="Trebuchet MS" w:cs="Trebuchet MS"/>
                <w:b/>
                <w:bCs/>
                <w:sz w:val="18"/>
                <w:szCs w:val="18"/>
              </w:rPr>
              <w:t>Eksempel</w:t>
            </w:r>
          </w:p>
        </w:tc>
      </w:tr>
      <w:tr w:rsidR="00CB4BEB" w:rsidRPr="00F273B0" w14:paraId="57AC8D4A" w14:textId="77777777" w:rsidTr="003C0924">
        <w:trPr>
          <w:trHeight w:hRule="exact" w:val="255"/>
        </w:trPr>
        <w:tc>
          <w:tcPr>
            <w:tcW w:w="1271" w:type="dxa"/>
            <w:tcBorders>
              <w:top w:val="single" w:sz="4" w:space="0" w:color="auto"/>
              <w:left w:val="single" w:sz="4" w:space="0" w:color="auto"/>
              <w:bottom w:val="single" w:sz="4" w:space="0" w:color="auto"/>
              <w:right w:val="single" w:sz="4" w:space="0" w:color="auto"/>
            </w:tcBorders>
            <w:shd w:val="clear" w:color="auto" w:fill="D9D9D9"/>
            <w:vAlign w:val="bottom"/>
          </w:tcPr>
          <w:p w14:paraId="55E46190" w14:textId="77777777" w:rsidR="00CB4BEB" w:rsidRPr="00CD6866" w:rsidRDefault="00CB4BEB" w:rsidP="003C0924">
            <w:pPr>
              <w:rPr>
                <w:rFonts w:ascii="Trebuchet MS" w:hAnsi="Trebuchet MS"/>
                <w:sz w:val="18"/>
                <w:szCs w:val="18"/>
              </w:rPr>
            </w:pPr>
            <w:proofErr w:type="spellStart"/>
            <w:r w:rsidRPr="00CD6866">
              <w:rPr>
                <w:rFonts w:ascii="Trebuchet MS" w:hAnsi="Trebuchet MS"/>
                <w:sz w:val="18"/>
                <w:szCs w:val="18"/>
              </w:rPr>
              <w:t>soe_navn</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357FC647" w14:textId="77777777" w:rsidR="00CB4BEB" w:rsidRPr="00CD6866" w:rsidRDefault="00CB4BEB" w:rsidP="003C0924">
            <w:pPr>
              <w:rPr>
                <w:rFonts w:ascii="Trebuchet MS" w:hAnsi="Trebuchet MS"/>
                <w:sz w:val="18"/>
                <w:szCs w:val="18"/>
              </w:rPr>
            </w:pPr>
            <w:proofErr w:type="spellStart"/>
            <w:r w:rsidRPr="00CD6866">
              <w:rPr>
                <w:rFonts w:ascii="Trebuchet MS" w:hAnsi="Trebuchet MS"/>
                <w:sz w:val="18"/>
                <w:szCs w:val="18"/>
              </w:rPr>
              <w:t>soe_navn</w:t>
            </w:r>
            <w:proofErr w:type="spellEnd"/>
          </w:p>
        </w:tc>
        <w:tc>
          <w:tcPr>
            <w:tcW w:w="4819"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01E65A07" w14:textId="77777777" w:rsidR="00CB4BEB" w:rsidRPr="00CD6866" w:rsidRDefault="00CB4BEB" w:rsidP="003C0924">
            <w:pPr>
              <w:rPr>
                <w:rFonts w:ascii="Trebuchet MS" w:hAnsi="Trebuchet MS"/>
                <w:sz w:val="18"/>
                <w:szCs w:val="18"/>
              </w:rPr>
            </w:pPr>
            <w:proofErr w:type="spellStart"/>
            <w:r w:rsidRPr="00CD6866">
              <w:rPr>
                <w:rFonts w:ascii="Trebuchet MS" w:hAnsi="Trebuchet MS"/>
                <w:sz w:val="18"/>
                <w:szCs w:val="18"/>
              </w:rPr>
              <w:t>Sønavn</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7D1875E9" w14:textId="77777777" w:rsidR="00CB4BEB" w:rsidRPr="00CD6866" w:rsidRDefault="00CB4BEB" w:rsidP="003C0924">
            <w:pPr>
              <w:rPr>
                <w:rFonts w:ascii="Trebuchet MS" w:hAnsi="Trebuchet MS" w:cs="Trebuchet MS"/>
                <w:sz w:val="18"/>
                <w:szCs w:val="18"/>
              </w:rPr>
            </w:pPr>
            <w:r w:rsidRPr="00CD6866">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E7074C4" w14:textId="77777777" w:rsidR="00CB4BEB" w:rsidRPr="00CD6866" w:rsidRDefault="00CB4BEB" w:rsidP="003C0924">
            <w:pPr>
              <w:rPr>
                <w:rFonts w:ascii="Trebuchet MS" w:hAnsi="Trebuchet MS" w:cs="Trebuchet MS"/>
                <w:sz w:val="18"/>
                <w:szCs w:val="18"/>
              </w:rPr>
            </w:pPr>
            <w:r w:rsidRPr="00CD6866">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2B3C5D32" w14:textId="77777777" w:rsidR="00CB4BEB" w:rsidRPr="00CD6866"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985" w:type="dxa"/>
            <w:tcBorders>
              <w:left w:val="single" w:sz="4" w:space="0" w:color="auto"/>
            </w:tcBorders>
            <w:shd w:val="clear" w:color="auto" w:fill="FFFFFF"/>
            <w:vAlign w:val="bottom"/>
          </w:tcPr>
          <w:p w14:paraId="45D00069" w14:textId="77777777" w:rsidR="00CB4BEB" w:rsidRPr="00CD6866" w:rsidRDefault="00CB4BEB" w:rsidP="003C0924">
            <w:pPr>
              <w:rPr>
                <w:rFonts w:ascii="Trebuchet MS" w:hAnsi="Trebuchet MS" w:cs="Trebuchet MS"/>
                <w:sz w:val="18"/>
                <w:szCs w:val="18"/>
              </w:rPr>
            </w:pPr>
            <w:proofErr w:type="spellStart"/>
            <w:r w:rsidRPr="00CD6866">
              <w:rPr>
                <w:rFonts w:ascii="Trebuchet MS" w:hAnsi="Trebuchet MS" w:cs="Trebuchet MS"/>
                <w:sz w:val="18"/>
                <w:szCs w:val="18"/>
              </w:rPr>
              <w:t>Saltens</w:t>
            </w:r>
            <w:r>
              <w:rPr>
                <w:rFonts w:ascii="Trebuchet MS" w:hAnsi="Trebuchet MS" w:cs="Trebuchet MS"/>
                <w:sz w:val="18"/>
                <w:szCs w:val="18"/>
              </w:rPr>
              <w:t>ø</w:t>
            </w:r>
            <w:proofErr w:type="spellEnd"/>
          </w:p>
        </w:tc>
      </w:tr>
      <w:tr w:rsidR="00CB4BEB" w:rsidRPr="00F273B0" w14:paraId="505D63A6" w14:textId="77777777" w:rsidTr="003C0924">
        <w:trPr>
          <w:trHeight w:hRule="exact" w:val="262"/>
        </w:trPr>
        <w:tc>
          <w:tcPr>
            <w:tcW w:w="1271" w:type="dxa"/>
            <w:tcBorders>
              <w:top w:val="single" w:sz="4" w:space="0" w:color="auto"/>
              <w:left w:val="single" w:sz="4" w:space="0" w:color="auto"/>
              <w:bottom w:val="nil"/>
              <w:right w:val="single" w:sz="4" w:space="0" w:color="auto"/>
            </w:tcBorders>
            <w:shd w:val="clear" w:color="auto" w:fill="D9D9D9"/>
            <w:vAlign w:val="bottom"/>
          </w:tcPr>
          <w:p w14:paraId="11B54539" w14:textId="77777777" w:rsidR="00CB4BEB" w:rsidRPr="00FD7106" w:rsidRDefault="00CB4BEB" w:rsidP="003C0924">
            <w:pPr>
              <w:rPr>
                <w:rFonts w:ascii="Trebuchet MS" w:hAnsi="Trebuchet MS"/>
                <w:color w:val="8064A2"/>
                <w:sz w:val="18"/>
                <w:szCs w:val="18"/>
              </w:rPr>
            </w:pPr>
            <w:proofErr w:type="spellStart"/>
            <w:r w:rsidRPr="004D056C">
              <w:rPr>
                <w:rFonts w:ascii="Trebuchet MS" w:hAnsi="Trebuchet MS"/>
                <w:sz w:val="18"/>
                <w:szCs w:val="18"/>
              </w:rPr>
              <w:t>dmu_ref</w:t>
            </w:r>
            <w:proofErr w:type="spellEnd"/>
          </w:p>
        </w:tc>
        <w:tc>
          <w:tcPr>
            <w:tcW w:w="1276" w:type="dxa"/>
            <w:tcBorders>
              <w:top w:val="single" w:sz="4" w:space="0" w:color="auto"/>
              <w:left w:val="single" w:sz="4" w:space="0" w:color="auto"/>
              <w:bottom w:val="nil"/>
              <w:right w:val="single" w:sz="4" w:space="0" w:color="auto"/>
            </w:tcBorders>
            <w:vAlign w:val="bottom"/>
          </w:tcPr>
          <w:p w14:paraId="722D606A" w14:textId="77777777" w:rsidR="00CB4BEB" w:rsidRPr="004D056C" w:rsidRDefault="00CB4BEB" w:rsidP="003C0924">
            <w:pPr>
              <w:rPr>
                <w:rFonts w:ascii="Trebuchet MS" w:hAnsi="Trebuchet MS"/>
                <w:sz w:val="18"/>
                <w:szCs w:val="18"/>
              </w:rPr>
            </w:pPr>
            <w:proofErr w:type="spellStart"/>
            <w:r w:rsidRPr="004D056C">
              <w:rPr>
                <w:rFonts w:ascii="Trebuchet MS" w:hAnsi="Trebuchet MS"/>
                <w:sz w:val="18"/>
                <w:szCs w:val="18"/>
              </w:rPr>
              <w:t>dmu_ref</w:t>
            </w:r>
            <w:proofErr w:type="spellEnd"/>
          </w:p>
        </w:tc>
        <w:tc>
          <w:tcPr>
            <w:tcW w:w="4819" w:type="dxa"/>
            <w:gridSpan w:val="2"/>
            <w:tcBorders>
              <w:top w:val="single" w:sz="4" w:space="0" w:color="auto"/>
              <w:left w:val="single" w:sz="4" w:space="0" w:color="auto"/>
              <w:bottom w:val="nil"/>
              <w:right w:val="single" w:sz="4" w:space="0" w:color="auto"/>
            </w:tcBorders>
            <w:shd w:val="clear" w:color="auto" w:fill="auto"/>
            <w:vAlign w:val="bottom"/>
          </w:tcPr>
          <w:p w14:paraId="51D8B200" w14:textId="7330DCFB" w:rsidR="00CB4BEB" w:rsidRPr="00FD7106" w:rsidRDefault="00D53C1A" w:rsidP="003C0924">
            <w:pPr>
              <w:rPr>
                <w:rFonts w:ascii="Trebuchet MS" w:hAnsi="Trebuchet MS"/>
                <w:color w:val="8064A2"/>
                <w:sz w:val="18"/>
                <w:szCs w:val="18"/>
              </w:rPr>
            </w:pPr>
            <w:r>
              <w:rPr>
                <w:rFonts w:ascii="Trebuchet MS" w:hAnsi="Trebuchet MS"/>
                <w:sz w:val="18"/>
                <w:szCs w:val="18"/>
              </w:rPr>
              <w:t>N</w:t>
            </w:r>
            <w:r w:rsidR="00CB4BEB" w:rsidRPr="004D056C">
              <w:rPr>
                <w:rFonts w:ascii="Trebuchet MS" w:hAnsi="Trebuchet MS"/>
                <w:sz w:val="18"/>
                <w:szCs w:val="18"/>
              </w:rPr>
              <w:t>øgle til DMU</w:t>
            </w:r>
            <w:r>
              <w:rPr>
                <w:rFonts w:ascii="Trebuchet MS" w:hAnsi="Trebuchet MS"/>
                <w:sz w:val="18"/>
                <w:szCs w:val="18"/>
              </w:rPr>
              <w:t>-</w:t>
            </w:r>
            <w:r w:rsidR="00CB4BEB" w:rsidRPr="004D056C">
              <w:rPr>
                <w:rFonts w:ascii="Trebuchet MS" w:hAnsi="Trebuchet MS"/>
                <w:sz w:val="18"/>
                <w:szCs w:val="18"/>
              </w:rPr>
              <w:t>søer</w:t>
            </w:r>
          </w:p>
        </w:tc>
        <w:tc>
          <w:tcPr>
            <w:tcW w:w="1276" w:type="dxa"/>
            <w:tcBorders>
              <w:top w:val="single" w:sz="4" w:space="0" w:color="auto"/>
              <w:left w:val="single" w:sz="4" w:space="0" w:color="auto"/>
              <w:bottom w:val="nil"/>
              <w:right w:val="single" w:sz="4" w:space="0" w:color="auto"/>
            </w:tcBorders>
            <w:shd w:val="clear" w:color="auto" w:fill="auto"/>
            <w:vAlign w:val="bottom"/>
          </w:tcPr>
          <w:p w14:paraId="01318EA2" w14:textId="77777777" w:rsidR="00CB4BEB" w:rsidRPr="00FD7106" w:rsidRDefault="00CB4BEB" w:rsidP="003C0924">
            <w:pPr>
              <w:rPr>
                <w:rFonts w:ascii="Trebuchet MS" w:hAnsi="Trebuchet MS" w:cs="Trebuchet MS"/>
                <w:color w:val="8064A2"/>
                <w:sz w:val="18"/>
                <w:szCs w:val="18"/>
              </w:rPr>
            </w:pPr>
            <w:r w:rsidRPr="004D056C">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auto"/>
            <w:vAlign w:val="bottom"/>
          </w:tcPr>
          <w:p w14:paraId="65398E27" w14:textId="77777777" w:rsidR="00CB4BEB" w:rsidRPr="00FD7106" w:rsidRDefault="00CB4BEB" w:rsidP="003C0924">
            <w:pPr>
              <w:rPr>
                <w:rFonts w:ascii="Trebuchet MS" w:hAnsi="Trebuchet MS" w:cs="Trebuchet MS"/>
                <w:color w:val="8064A2"/>
                <w:sz w:val="18"/>
                <w:szCs w:val="18"/>
              </w:rPr>
            </w:pPr>
            <w:r w:rsidRPr="004D056C">
              <w:rPr>
                <w:rFonts w:ascii="Trebuchet MS" w:hAnsi="Trebuchet MS" w:cs="Trebuchet MS"/>
                <w:sz w:val="18"/>
                <w:szCs w:val="18"/>
              </w:rPr>
              <w:t>0-50 tegn</w:t>
            </w:r>
          </w:p>
        </w:tc>
        <w:tc>
          <w:tcPr>
            <w:tcW w:w="1417" w:type="dxa"/>
            <w:tcBorders>
              <w:top w:val="single" w:sz="4" w:space="0" w:color="auto"/>
              <w:left w:val="single" w:sz="4" w:space="0" w:color="auto"/>
              <w:bottom w:val="nil"/>
              <w:right w:val="single" w:sz="4" w:space="0" w:color="auto"/>
            </w:tcBorders>
            <w:shd w:val="clear" w:color="auto" w:fill="auto"/>
            <w:vAlign w:val="bottom"/>
          </w:tcPr>
          <w:p w14:paraId="6C0F5BF0" w14:textId="77777777" w:rsidR="00CB4BEB" w:rsidRPr="004D056C" w:rsidRDefault="00CB4BEB" w:rsidP="003C0924">
            <w:pPr>
              <w:jc w:val="center"/>
              <w:rPr>
                <w:rFonts w:ascii="Trebuchet MS" w:hAnsi="Trebuchet MS" w:cs="Trebuchet MS"/>
                <w:sz w:val="18"/>
                <w:szCs w:val="18"/>
              </w:rPr>
            </w:pPr>
            <w:r w:rsidRPr="004D056C">
              <w:rPr>
                <w:rFonts w:ascii="Trebuchet MS" w:hAnsi="Trebuchet MS" w:cs="Trebuchet MS"/>
                <w:sz w:val="18"/>
                <w:szCs w:val="18"/>
              </w:rPr>
              <w:t>F</w:t>
            </w:r>
          </w:p>
        </w:tc>
        <w:tc>
          <w:tcPr>
            <w:tcW w:w="1985" w:type="dxa"/>
            <w:tcBorders>
              <w:top w:val="single" w:sz="4" w:space="0" w:color="auto"/>
              <w:left w:val="single" w:sz="4" w:space="0" w:color="auto"/>
              <w:bottom w:val="nil"/>
              <w:right w:val="single" w:sz="4" w:space="0" w:color="auto"/>
            </w:tcBorders>
            <w:shd w:val="clear" w:color="auto" w:fill="auto"/>
            <w:vAlign w:val="bottom"/>
          </w:tcPr>
          <w:p w14:paraId="2446EF77" w14:textId="77777777" w:rsidR="00CB4BEB" w:rsidRPr="00CD6866" w:rsidRDefault="00CB4BEB" w:rsidP="003C0924">
            <w:pPr>
              <w:rPr>
                <w:rFonts w:ascii="Trebuchet MS" w:hAnsi="Trebuchet MS" w:cs="Trebuchet MS"/>
                <w:sz w:val="18"/>
                <w:szCs w:val="18"/>
              </w:rPr>
            </w:pPr>
          </w:p>
        </w:tc>
      </w:tr>
      <w:tr w:rsidR="00CB4BEB" w:rsidRPr="00F273B0" w14:paraId="2EC7FE91" w14:textId="77777777" w:rsidTr="003C0924">
        <w:trPr>
          <w:trHeight w:hRule="exact" w:val="280"/>
        </w:trPr>
        <w:tc>
          <w:tcPr>
            <w:tcW w:w="1271" w:type="dxa"/>
            <w:tcBorders>
              <w:top w:val="single" w:sz="4" w:space="0" w:color="auto"/>
              <w:left w:val="single" w:sz="4" w:space="0" w:color="auto"/>
              <w:bottom w:val="nil"/>
              <w:right w:val="single" w:sz="4" w:space="0" w:color="auto"/>
            </w:tcBorders>
            <w:shd w:val="clear" w:color="auto" w:fill="D9D9D9"/>
            <w:vAlign w:val="bottom"/>
          </w:tcPr>
          <w:p w14:paraId="29C4B2B8" w14:textId="77777777" w:rsidR="00CB4BEB" w:rsidRPr="00FD7106" w:rsidRDefault="00CB4BEB" w:rsidP="003C0924">
            <w:pPr>
              <w:rPr>
                <w:rFonts w:ascii="Trebuchet MS" w:hAnsi="Trebuchet MS"/>
                <w:color w:val="8064A2"/>
                <w:sz w:val="18"/>
                <w:szCs w:val="18"/>
              </w:rPr>
            </w:pPr>
            <w:proofErr w:type="spellStart"/>
            <w:r w:rsidRPr="004D056C">
              <w:rPr>
                <w:rFonts w:ascii="Trebuchet MS" w:hAnsi="Trebuchet MS"/>
                <w:sz w:val="18"/>
                <w:szCs w:val="18"/>
              </w:rPr>
              <w:t>soe_nr</w:t>
            </w:r>
            <w:proofErr w:type="spellEnd"/>
          </w:p>
        </w:tc>
        <w:tc>
          <w:tcPr>
            <w:tcW w:w="1276" w:type="dxa"/>
            <w:tcBorders>
              <w:top w:val="single" w:sz="4" w:space="0" w:color="auto"/>
              <w:left w:val="single" w:sz="4" w:space="0" w:color="auto"/>
              <w:bottom w:val="nil"/>
              <w:right w:val="single" w:sz="4" w:space="0" w:color="auto"/>
            </w:tcBorders>
            <w:vAlign w:val="bottom"/>
          </w:tcPr>
          <w:p w14:paraId="7A090765" w14:textId="77777777" w:rsidR="00CB4BEB" w:rsidRPr="004D056C" w:rsidRDefault="00CB4BEB" w:rsidP="003C0924">
            <w:pPr>
              <w:rPr>
                <w:rFonts w:ascii="Trebuchet MS" w:hAnsi="Trebuchet MS"/>
                <w:sz w:val="18"/>
                <w:szCs w:val="18"/>
              </w:rPr>
            </w:pPr>
            <w:proofErr w:type="spellStart"/>
            <w:r w:rsidRPr="004D056C">
              <w:rPr>
                <w:rFonts w:ascii="Trebuchet MS" w:hAnsi="Trebuchet MS"/>
                <w:sz w:val="18"/>
                <w:szCs w:val="18"/>
              </w:rPr>
              <w:t>soe_nr</w:t>
            </w:r>
            <w:proofErr w:type="spellEnd"/>
          </w:p>
        </w:tc>
        <w:tc>
          <w:tcPr>
            <w:tcW w:w="4819" w:type="dxa"/>
            <w:gridSpan w:val="2"/>
            <w:tcBorders>
              <w:top w:val="single" w:sz="4" w:space="0" w:color="auto"/>
              <w:left w:val="single" w:sz="4" w:space="0" w:color="auto"/>
              <w:bottom w:val="nil"/>
              <w:right w:val="single" w:sz="4" w:space="0" w:color="auto"/>
            </w:tcBorders>
            <w:shd w:val="clear" w:color="auto" w:fill="auto"/>
            <w:vAlign w:val="bottom"/>
          </w:tcPr>
          <w:p w14:paraId="476DA3A1" w14:textId="77777777" w:rsidR="00CB4BEB" w:rsidRPr="00FD7106" w:rsidRDefault="00CB4BEB" w:rsidP="003C0924">
            <w:pPr>
              <w:rPr>
                <w:rFonts w:ascii="Trebuchet MS" w:hAnsi="Trebuchet MS"/>
                <w:color w:val="8064A2"/>
                <w:sz w:val="18"/>
                <w:szCs w:val="18"/>
              </w:rPr>
            </w:pPr>
            <w:proofErr w:type="spellStart"/>
            <w:r w:rsidRPr="004D056C">
              <w:rPr>
                <w:rFonts w:ascii="Trebuchet MS" w:hAnsi="Trebuchet MS"/>
                <w:sz w:val="18"/>
                <w:szCs w:val="18"/>
              </w:rPr>
              <w:t>Sønummer</w:t>
            </w:r>
            <w:proofErr w:type="spellEnd"/>
            <w:r w:rsidRPr="004D056C">
              <w:rPr>
                <w:rFonts w:ascii="Trebuchet MS" w:hAnsi="Trebuchet MS"/>
                <w:sz w:val="18"/>
                <w:szCs w:val="18"/>
              </w:rPr>
              <w:t xml:space="preserve"> eller </w:t>
            </w:r>
            <w:proofErr w:type="spellStart"/>
            <w:r w:rsidRPr="004D056C">
              <w:rPr>
                <w:rFonts w:ascii="Trebuchet MS" w:hAnsi="Trebuchet MS"/>
                <w:sz w:val="18"/>
                <w:szCs w:val="18"/>
              </w:rPr>
              <w:t>recipient_nummer</w:t>
            </w:r>
            <w:proofErr w:type="spellEnd"/>
            <w:r w:rsidRPr="004D056C">
              <w:rPr>
                <w:rFonts w:ascii="Trebuchet MS" w:hAnsi="Trebuchet MS"/>
                <w:sz w:val="18"/>
                <w:szCs w:val="18"/>
              </w:rPr>
              <w:t xml:space="preserve"> (hist. amtsnøgle)</w:t>
            </w:r>
          </w:p>
        </w:tc>
        <w:tc>
          <w:tcPr>
            <w:tcW w:w="1276" w:type="dxa"/>
            <w:tcBorders>
              <w:top w:val="single" w:sz="4" w:space="0" w:color="auto"/>
              <w:left w:val="single" w:sz="4" w:space="0" w:color="auto"/>
              <w:bottom w:val="nil"/>
              <w:right w:val="single" w:sz="4" w:space="0" w:color="auto"/>
            </w:tcBorders>
            <w:shd w:val="clear" w:color="auto" w:fill="auto"/>
            <w:vAlign w:val="bottom"/>
          </w:tcPr>
          <w:p w14:paraId="542B2DBB" w14:textId="77777777" w:rsidR="00CB4BEB" w:rsidRPr="00FD7106" w:rsidRDefault="00CB4BEB" w:rsidP="003C0924">
            <w:pPr>
              <w:rPr>
                <w:rFonts w:ascii="Trebuchet MS" w:hAnsi="Trebuchet MS" w:cs="Trebuchet MS"/>
                <w:color w:val="8064A2"/>
                <w:sz w:val="18"/>
                <w:szCs w:val="18"/>
              </w:rPr>
            </w:pPr>
            <w:r w:rsidRPr="004D056C">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auto"/>
            <w:vAlign w:val="bottom"/>
          </w:tcPr>
          <w:p w14:paraId="17863B66" w14:textId="77777777" w:rsidR="00CB4BEB" w:rsidRPr="00FD7106" w:rsidRDefault="00CB4BEB" w:rsidP="003C0924">
            <w:pPr>
              <w:rPr>
                <w:rFonts w:ascii="Trebuchet MS" w:hAnsi="Trebuchet MS" w:cs="Trebuchet MS"/>
                <w:color w:val="8064A2"/>
                <w:sz w:val="18"/>
                <w:szCs w:val="18"/>
              </w:rPr>
            </w:pPr>
            <w:r w:rsidRPr="004D056C">
              <w:rPr>
                <w:rFonts w:ascii="Trebuchet MS" w:hAnsi="Trebuchet MS" w:cs="Trebuchet MS"/>
                <w:sz w:val="18"/>
                <w:szCs w:val="18"/>
              </w:rPr>
              <w:t>0-50 tegn</w:t>
            </w:r>
          </w:p>
        </w:tc>
        <w:tc>
          <w:tcPr>
            <w:tcW w:w="1417" w:type="dxa"/>
            <w:tcBorders>
              <w:top w:val="single" w:sz="4" w:space="0" w:color="auto"/>
              <w:left w:val="single" w:sz="4" w:space="0" w:color="auto"/>
              <w:bottom w:val="nil"/>
              <w:right w:val="single" w:sz="4" w:space="0" w:color="auto"/>
            </w:tcBorders>
            <w:shd w:val="clear" w:color="auto" w:fill="auto"/>
            <w:vAlign w:val="bottom"/>
          </w:tcPr>
          <w:p w14:paraId="13A17114" w14:textId="77777777" w:rsidR="00CB4BEB" w:rsidRPr="004D056C" w:rsidRDefault="00CB4BEB" w:rsidP="003C0924">
            <w:pPr>
              <w:jc w:val="center"/>
              <w:rPr>
                <w:rFonts w:ascii="Trebuchet MS" w:hAnsi="Trebuchet MS" w:cs="Trebuchet MS"/>
                <w:sz w:val="18"/>
                <w:szCs w:val="18"/>
              </w:rPr>
            </w:pPr>
            <w:r w:rsidRPr="004D056C">
              <w:rPr>
                <w:rFonts w:ascii="Trebuchet MS" w:hAnsi="Trebuchet MS" w:cs="Trebuchet MS"/>
                <w:sz w:val="18"/>
                <w:szCs w:val="18"/>
              </w:rPr>
              <w:t>F</w:t>
            </w:r>
          </w:p>
        </w:tc>
        <w:tc>
          <w:tcPr>
            <w:tcW w:w="1985" w:type="dxa"/>
            <w:tcBorders>
              <w:top w:val="single" w:sz="4" w:space="0" w:color="auto"/>
              <w:left w:val="single" w:sz="4" w:space="0" w:color="auto"/>
              <w:bottom w:val="nil"/>
              <w:right w:val="single" w:sz="4" w:space="0" w:color="auto"/>
            </w:tcBorders>
            <w:shd w:val="clear" w:color="auto" w:fill="auto"/>
            <w:vAlign w:val="bottom"/>
          </w:tcPr>
          <w:p w14:paraId="337BC882" w14:textId="77777777" w:rsidR="00CB4BEB" w:rsidRPr="00AB2E87" w:rsidRDefault="00CB4BEB" w:rsidP="003C0924">
            <w:pPr>
              <w:rPr>
                <w:rFonts w:ascii="Trebuchet MS" w:hAnsi="Trebuchet MS"/>
                <w:sz w:val="18"/>
                <w:szCs w:val="18"/>
              </w:rPr>
            </w:pPr>
          </w:p>
        </w:tc>
      </w:tr>
      <w:tr w:rsidR="00CB4BEB" w:rsidRPr="00F273B0" w14:paraId="08823813" w14:textId="77777777" w:rsidTr="003C0924">
        <w:trPr>
          <w:trHeight w:hRule="exact" w:val="262"/>
        </w:trPr>
        <w:tc>
          <w:tcPr>
            <w:tcW w:w="1271" w:type="dxa"/>
            <w:tcBorders>
              <w:top w:val="single" w:sz="4" w:space="0" w:color="auto"/>
              <w:left w:val="single" w:sz="4" w:space="0" w:color="auto"/>
              <w:bottom w:val="nil"/>
              <w:right w:val="single" w:sz="4" w:space="0" w:color="auto"/>
            </w:tcBorders>
            <w:shd w:val="clear" w:color="auto" w:fill="D9D9D9"/>
            <w:vAlign w:val="bottom"/>
          </w:tcPr>
          <w:p w14:paraId="497DC443" w14:textId="77777777" w:rsidR="00CB4BEB" w:rsidRPr="00CD6866" w:rsidRDefault="00CB4BEB" w:rsidP="003C0924">
            <w:pPr>
              <w:rPr>
                <w:rFonts w:ascii="Trebuchet MS" w:hAnsi="Trebuchet MS"/>
                <w:sz w:val="18"/>
                <w:szCs w:val="18"/>
              </w:rPr>
            </w:pPr>
            <w:r w:rsidRPr="00CD6866">
              <w:rPr>
                <w:rFonts w:ascii="Trebuchet MS" w:hAnsi="Trebuchet MS"/>
                <w:sz w:val="18"/>
                <w:szCs w:val="18"/>
              </w:rPr>
              <w:t>dybde</w:t>
            </w:r>
          </w:p>
        </w:tc>
        <w:tc>
          <w:tcPr>
            <w:tcW w:w="1276" w:type="dxa"/>
            <w:tcBorders>
              <w:top w:val="single" w:sz="4" w:space="0" w:color="auto"/>
              <w:left w:val="single" w:sz="4" w:space="0" w:color="auto"/>
              <w:bottom w:val="nil"/>
              <w:right w:val="single" w:sz="4" w:space="0" w:color="auto"/>
            </w:tcBorders>
            <w:vAlign w:val="bottom"/>
          </w:tcPr>
          <w:p w14:paraId="78DF1208" w14:textId="77777777" w:rsidR="00CB4BEB" w:rsidRPr="00CD6866" w:rsidRDefault="00CB4BEB" w:rsidP="003C0924">
            <w:pPr>
              <w:rPr>
                <w:rFonts w:ascii="Trebuchet MS" w:hAnsi="Trebuchet MS"/>
                <w:sz w:val="18"/>
                <w:szCs w:val="18"/>
              </w:rPr>
            </w:pPr>
            <w:r w:rsidRPr="00CD6866">
              <w:rPr>
                <w:rFonts w:ascii="Trebuchet MS" w:hAnsi="Trebuchet MS"/>
                <w:sz w:val="18"/>
                <w:szCs w:val="18"/>
              </w:rPr>
              <w:t>dybde</w:t>
            </w:r>
          </w:p>
        </w:tc>
        <w:tc>
          <w:tcPr>
            <w:tcW w:w="4819" w:type="dxa"/>
            <w:gridSpan w:val="2"/>
            <w:tcBorders>
              <w:top w:val="single" w:sz="4" w:space="0" w:color="auto"/>
              <w:left w:val="single" w:sz="4" w:space="0" w:color="auto"/>
              <w:bottom w:val="nil"/>
              <w:right w:val="single" w:sz="4" w:space="0" w:color="auto"/>
            </w:tcBorders>
            <w:shd w:val="clear" w:color="auto" w:fill="auto"/>
            <w:vAlign w:val="bottom"/>
          </w:tcPr>
          <w:p w14:paraId="20C3B8FD" w14:textId="77777777" w:rsidR="00CB4BEB" w:rsidRPr="00CD6866" w:rsidRDefault="00CB4BEB" w:rsidP="003C0924">
            <w:pPr>
              <w:rPr>
                <w:rFonts w:ascii="Trebuchet MS" w:hAnsi="Trebuchet MS"/>
                <w:sz w:val="18"/>
                <w:szCs w:val="18"/>
              </w:rPr>
            </w:pPr>
            <w:r w:rsidRPr="00CD6866">
              <w:rPr>
                <w:rFonts w:ascii="Trebuchet MS" w:hAnsi="Trebuchet MS"/>
                <w:sz w:val="18"/>
                <w:szCs w:val="18"/>
              </w:rPr>
              <w:t>Dybde i meter</w:t>
            </w:r>
          </w:p>
        </w:tc>
        <w:tc>
          <w:tcPr>
            <w:tcW w:w="1276" w:type="dxa"/>
            <w:tcBorders>
              <w:top w:val="single" w:sz="4" w:space="0" w:color="auto"/>
              <w:left w:val="single" w:sz="4" w:space="0" w:color="auto"/>
              <w:bottom w:val="nil"/>
              <w:right w:val="single" w:sz="4" w:space="0" w:color="auto"/>
            </w:tcBorders>
            <w:shd w:val="clear" w:color="auto" w:fill="auto"/>
            <w:vAlign w:val="bottom"/>
          </w:tcPr>
          <w:p w14:paraId="0F9C93F6" w14:textId="77777777" w:rsidR="00CB4BEB" w:rsidRPr="00CD6866" w:rsidRDefault="00CB4BEB" w:rsidP="003C0924">
            <w:pPr>
              <w:rPr>
                <w:rFonts w:ascii="Trebuchet MS" w:hAnsi="Trebuchet MS" w:cs="Trebuchet MS"/>
                <w:sz w:val="18"/>
                <w:szCs w:val="18"/>
              </w:rPr>
            </w:pPr>
            <w:r>
              <w:rPr>
                <w:rFonts w:ascii="Trebuchet MS" w:hAnsi="Trebuchet MS" w:cs="Trebuchet MS"/>
                <w:sz w:val="18"/>
                <w:szCs w:val="18"/>
              </w:rPr>
              <w:t>Tal</w:t>
            </w:r>
          </w:p>
        </w:tc>
        <w:tc>
          <w:tcPr>
            <w:tcW w:w="1418" w:type="dxa"/>
            <w:tcBorders>
              <w:top w:val="single" w:sz="4" w:space="0" w:color="auto"/>
              <w:left w:val="single" w:sz="4" w:space="0" w:color="auto"/>
              <w:bottom w:val="nil"/>
              <w:right w:val="single" w:sz="4" w:space="0" w:color="auto"/>
            </w:tcBorders>
            <w:shd w:val="clear" w:color="auto" w:fill="auto"/>
            <w:vAlign w:val="bottom"/>
          </w:tcPr>
          <w:p w14:paraId="04E4F3E0" w14:textId="77777777" w:rsidR="00CB4BEB" w:rsidRPr="00CD6866" w:rsidRDefault="00CB4BEB" w:rsidP="003C0924">
            <w:pPr>
              <w:rPr>
                <w:rFonts w:ascii="Trebuchet MS" w:hAnsi="Trebuchet MS" w:cs="Trebuchet MS"/>
                <w:sz w:val="18"/>
                <w:szCs w:val="18"/>
              </w:rPr>
            </w:pPr>
            <w:r w:rsidRPr="00CD6866">
              <w:rPr>
                <w:rFonts w:ascii="Trebuchet MS" w:hAnsi="Trebuchet MS" w:cs="Trebuchet MS"/>
                <w:sz w:val="18"/>
                <w:szCs w:val="18"/>
              </w:rPr>
              <w:t>0,0-999,9</w:t>
            </w:r>
          </w:p>
        </w:tc>
        <w:tc>
          <w:tcPr>
            <w:tcW w:w="1417" w:type="dxa"/>
            <w:tcBorders>
              <w:top w:val="single" w:sz="4" w:space="0" w:color="auto"/>
              <w:left w:val="single" w:sz="4" w:space="0" w:color="auto"/>
              <w:bottom w:val="nil"/>
              <w:right w:val="single" w:sz="4" w:space="0" w:color="auto"/>
            </w:tcBorders>
            <w:shd w:val="clear" w:color="auto" w:fill="auto"/>
            <w:vAlign w:val="bottom"/>
          </w:tcPr>
          <w:p w14:paraId="5E6C91FE" w14:textId="77777777" w:rsidR="00CB4BEB" w:rsidRPr="00CD6866"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1985" w:type="dxa"/>
            <w:tcBorders>
              <w:top w:val="single" w:sz="4" w:space="0" w:color="auto"/>
              <w:left w:val="single" w:sz="4" w:space="0" w:color="auto"/>
              <w:bottom w:val="nil"/>
              <w:right w:val="single" w:sz="4" w:space="0" w:color="auto"/>
            </w:tcBorders>
            <w:shd w:val="clear" w:color="auto" w:fill="auto"/>
            <w:vAlign w:val="bottom"/>
          </w:tcPr>
          <w:p w14:paraId="0629B144" w14:textId="77777777" w:rsidR="00CB4BEB" w:rsidRPr="00CD6866" w:rsidRDefault="00CB4BEB" w:rsidP="003C0924">
            <w:pPr>
              <w:rPr>
                <w:rFonts w:ascii="Trebuchet MS" w:hAnsi="Trebuchet MS" w:cs="Trebuchet MS"/>
                <w:sz w:val="18"/>
                <w:szCs w:val="18"/>
              </w:rPr>
            </w:pPr>
            <w:r w:rsidRPr="00CD6866">
              <w:rPr>
                <w:rFonts w:ascii="Trebuchet MS" w:hAnsi="Trebuchet MS" w:cs="Trebuchet MS"/>
                <w:sz w:val="18"/>
                <w:szCs w:val="18"/>
              </w:rPr>
              <w:t>12</w:t>
            </w:r>
          </w:p>
        </w:tc>
      </w:tr>
      <w:tr w:rsidR="00CB4BEB" w:rsidRPr="00F273B0" w14:paraId="0DCDF7A1" w14:textId="77777777" w:rsidTr="003C0924">
        <w:trPr>
          <w:trHeight w:hRule="exact" w:val="255"/>
        </w:trPr>
        <w:tc>
          <w:tcPr>
            <w:tcW w:w="1271" w:type="dxa"/>
            <w:tcBorders>
              <w:top w:val="single" w:sz="4" w:space="0" w:color="auto"/>
              <w:left w:val="single" w:sz="4" w:space="0" w:color="auto"/>
              <w:bottom w:val="nil"/>
              <w:right w:val="single" w:sz="4" w:space="0" w:color="auto"/>
            </w:tcBorders>
            <w:shd w:val="clear" w:color="auto" w:fill="D9D9D9"/>
            <w:vAlign w:val="bottom"/>
          </w:tcPr>
          <w:p w14:paraId="06ADF77D" w14:textId="77777777" w:rsidR="00CB4BEB" w:rsidRPr="00CD6866" w:rsidRDefault="00CB4BEB" w:rsidP="003C0924">
            <w:pPr>
              <w:rPr>
                <w:rFonts w:ascii="Trebuchet MS" w:hAnsi="Trebuchet MS"/>
                <w:sz w:val="18"/>
                <w:szCs w:val="18"/>
              </w:rPr>
            </w:pPr>
            <w:proofErr w:type="spellStart"/>
            <w:r w:rsidRPr="00CD6866">
              <w:rPr>
                <w:rFonts w:ascii="Trebuchet MS" w:hAnsi="Trebuchet MS"/>
                <w:sz w:val="18"/>
                <w:szCs w:val="18"/>
              </w:rPr>
              <w:t>lo</w:t>
            </w:r>
            <w:r w:rsidRPr="004D056C">
              <w:rPr>
                <w:rFonts w:ascii="Trebuchet MS" w:hAnsi="Trebuchet MS"/>
                <w:sz w:val="18"/>
                <w:szCs w:val="18"/>
              </w:rPr>
              <w:t>w</w:t>
            </w:r>
            <w:r w:rsidRPr="00CD6866">
              <w:rPr>
                <w:rFonts w:ascii="Trebuchet MS" w:hAnsi="Trebuchet MS"/>
                <w:sz w:val="18"/>
                <w:szCs w:val="18"/>
              </w:rPr>
              <w:t>er</w:t>
            </w:r>
            <w:proofErr w:type="spellEnd"/>
          </w:p>
        </w:tc>
        <w:tc>
          <w:tcPr>
            <w:tcW w:w="1276" w:type="dxa"/>
            <w:tcBorders>
              <w:top w:val="single" w:sz="4" w:space="0" w:color="auto"/>
              <w:left w:val="single" w:sz="4" w:space="0" w:color="auto"/>
              <w:bottom w:val="nil"/>
              <w:right w:val="single" w:sz="4" w:space="0" w:color="auto"/>
            </w:tcBorders>
            <w:shd w:val="clear" w:color="auto" w:fill="FFFFFF"/>
            <w:vAlign w:val="bottom"/>
          </w:tcPr>
          <w:p w14:paraId="5AFC2DEE" w14:textId="77777777" w:rsidR="00CB4BEB" w:rsidRPr="00CD6866" w:rsidRDefault="00CB4BEB" w:rsidP="003C0924">
            <w:pPr>
              <w:rPr>
                <w:rFonts w:ascii="Trebuchet MS" w:hAnsi="Trebuchet MS"/>
                <w:sz w:val="18"/>
                <w:szCs w:val="18"/>
              </w:rPr>
            </w:pPr>
            <w:proofErr w:type="spellStart"/>
            <w:r w:rsidRPr="00CD6866">
              <w:rPr>
                <w:rFonts w:ascii="Trebuchet MS" w:hAnsi="Trebuchet MS"/>
                <w:sz w:val="18"/>
                <w:szCs w:val="18"/>
              </w:rPr>
              <w:t>lo</w:t>
            </w:r>
            <w:r w:rsidRPr="004D056C">
              <w:rPr>
                <w:rFonts w:ascii="Trebuchet MS" w:hAnsi="Trebuchet MS"/>
                <w:sz w:val="18"/>
                <w:szCs w:val="18"/>
              </w:rPr>
              <w:t>w</w:t>
            </w:r>
            <w:r w:rsidRPr="00CD6866">
              <w:rPr>
                <w:rFonts w:ascii="Trebuchet MS" w:hAnsi="Trebuchet MS"/>
                <w:sz w:val="18"/>
                <w:szCs w:val="18"/>
              </w:rPr>
              <w:t>er</w:t>
            </w:r>
            <w:proofErr w:type="spellEnd"/>
          </w:p>
        </w:tc>
        <w:tc>
          <w:tcPr>
            <w:tcW w:w="4819" w:type="dxa"/>
            <w:gridSpan w:val="2"/>
            <w:tcBorders>
              <w:top w:val="single" w:sz="4" w:space="0" w:color="auto"/>
              <w:left w:val="single" w:sz="4" w:space="0" w:color="auto"/>
              <w:bottom w:val="nil"/>
              <w:right w:val="single" w:sz="4" w:space="0" w:color="auto"/>
            </w:tcBorders>
            <w:shd w:val="clear" w:color="auto" w:fill="FFFFFF"/>
            <w:vAlign w:val="bottom"/>
          </w:tcPr>
          <w:p w14:paraId="177AF428" w14:textId="77777777" w:rsidR="00CB4BEB" w:rsidRPr="00CD6866" w:rsidRDefault="00CB4BEB" w:rsidP="003C0924">
            <w:pPr>
              <w:rPr>
                <w:rFonts w:ascii="Trebuchet MS" w:hAnsi="Trebuchet MS"/>
                <w:sz w:val="18"/>
                <w:szCs w:val="18"/>
              </w:rPr>
            </w:pPr>
            <w:r w:rsidRPr="00CD6866">
              <w:rPr>
                <w:rFonts w:ascii="Trebuchet MS" w:hAnsi="Trebuchet MS"/>
                <w:sz w:val="18"/>
                <w:szCs w:val="18"/>
              </w:rPr>
              <w:t>Dybeste dybde i meter</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62F55D33" w14:textId="77777777" w:rsidR="00CB4BEB" w:rsidRPr="00CD6866" w:rsidRDefault="00CB4BEB" w:rsidP="003C0924">
            <w:pPr>
              <w:rPr>
                <w:rFonts w:ascii="Trebuchet MS" w:hAnsi="Trebuchet MS" w:cs="Trebuchet MS"/>
                <w:sz w:val="18"/>
                <w:szCs w:val="18"/>
              </w:rPr>
            </w:pPr>
            <w:r>
              <w:rPr>
                <w:rFonts w:ascii="Trebuchet MS" w:hAnsi="Trebuchet MS" w:cs="Trebuchet MS"/>
                <w:sz w:val="18"/>
                <w:szCs w:val="18"/>
              </w:rPr>
              <w:t>Tal</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7A054FFB" w14:textId="77777777" w:rsidR="00CB4BEB" w:rsidRPr="00CD6866" w:rsidRDefault="00CB4BEB" w:rsidP="003C0924">
            <w:pPr>
              <w:rPr>
                <w:rFonts w:ascii="Trebuchet MS" w:hAnsi="Trebuchet MS" w:cs="Trebuchet MS"/>
                <w:sz w:val="18"/>
                <w:szCs w:val="18"/>
              </w:rPr>
            </w:pPr>
            <w:r w:rsidRPr="00CD6866">
              <w:rPr>
                <w:rFonts w:ascii="Trebuchet MS" w:hAnsi="Trebuchet MS" w:cs="Trebuchet MS"/>
                <w:sz w:val="18"/>
                <w:szCs w:val="18"/>
              </w:rPr>
              <w:t>0,0-999,9</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38DA43F3" w14:textId="77777777" w:rsidR="00CB4BEB" w:rsidRPr="00CD6866"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1985" w:type="dxa"/>
            <w:tcBorders>
              <w:top w:val="single" w:sz="4" w:space="0" w:color="auto"/>
              <w:left w:val="single" w:sz="4" w:space="0" w:color="auto"/>
              <w:bottom w:val="nil"/>
              <w:right w:val="single" w:sz="4" w:space="0" w:color="auto"/>
            </w:tcBorders>
            <w:shd w:val="clear" w:color="auto" w:fill="FFFFFF"/>
            <w:vAlign w:val="bottom"/>
          </w:tcPr>
          <w:p w14:paraId="286D8D2E" w14:textId="77777777" w:rsidR="00CB4BEB" w:rsidRPr="00CD6866" w:rsidRDefault="00CB4BEB" w:rsidP="003C0924">
            <w:pPr>
              <w:rPr>
                <w:rFonts w:ascii="Trebuchet MS" w:hAnsi="Trebuchet MS" w:cs="Trebuchet MS"/>
                <w:sz w:val="18"/>
                <w:szCs w:val="18"/>
              </w:rPr>
            </w:pPr>
            <w:r w:rsidRPr="00CD6866">
              <w:rPr>
                <w:rFonts w:ascii="Trebuchet MS" w:hAnsi="Trebuchet MS" w:cs="Trebuchet MS"/>
                <w:sz w:val="18"/>
                <w:szCs w:val="18"/>
              </w:rPr>
              <w:t>12</w:t>
            </w:r>
          </w:p>
        </w:tc>
      </w:tr>
      <w:tr w:rsidR="00CB4BEB" w:rsidRPr="00F273B0" w14:paraId="20D451E6" w14:textId="77777777" w:rsidTr="003C0924">
        <w:trPr>
          <w:trHeight w:hRule="exact" w:val="255"/>
        </w:trPr>
        <w:tc>
          <w:tcPr>
            <w:tcW w:w="1271" w:type="dxa"/>
            <w:tcBorders>
              <w:top w:val="single" w:sz="4" w:space="0" w:color="auto"/>
              <w:left w:val="single" w:sz="4" w:space="0" w:color="auto"/>
              <w:bottom w:val="single" w:sz="4" w:space="0" w:color="auto"/>
              <w:right w:val="single" w:sz="4" w:space="0" w:color="auto"/>
            </w:tcBorders>
            <w:shd w:val="clear" w:color="auto" w:fill="D9D9D9"/>
            <w:vAlign w:val="bottom"/>
          </w:tcPr>
          <w:p w14:paraId="31A18DC4" w14:textId="77777777" w:rsidR="00CB4BEB" w:rsidRPr="00CD6866" w:rsidRDefault="00CB4BEB" w:rsidP="003C0924">
            <w:pPr>
              <w:rPr>
                <w:rFonts w:ascii="Trebuchet MS" w:hAnsi="Trebuchet MS"/>
                <w:sz w:val="18"/>
                <w:szCs w:val="18"/>
              </w:rPr>
            </w:pPr>
            <w:r w:rsidRPr="00CD6866">
              <w:rPr>
                <w:rFonts w:ascii="Trebuchet MS" w:hAnsi="Trebuchet MS"/>
                <w:sz w:val="18"/>
                <w:szCs w:val="18"/>
              </w:rPr>
              <w:t>upper</w:t>
            </w:r>
          </w:p>
        </w:tc>
        <w:tc>
          <w:tcPr>
            <w:tcW w:w="1276" w:type="dxa"/>
            <w:tcBorders>
              <w:top w:val="single" w:sz="4" w:space="0" w:color="auto"/>
              <w:left w:val="single" w:sz="4" w:space="0" w:color="auto"/>
              <w:bottom w:val="single" w:sz="4" w:space="0" w:color="auto"/>
              <w:right w:val="single" w:sz="4" w:space="0" w:color="auto"/>
            </w:tcBorders>
            <w:vAlign w:val="bottom"/>
          </w:tcPr>
          <w:p w14:paraId="1DC86D79" w14:textId="77777777" w:rsidR="00CB4BEB" w:rsidRPr="00CD6866" w:rsidRDefault="00CB4BEB" w:rsidP="003C0924">
            <w:pPr>
              <w:rPr>
                <w:rFonts w:ascii="Trebuchet MS" w:hAnsi="Trebuchet MS"/>
                <w:sz w:val="18"/>
                <w:szCs w:val="18"/>
              </w:rPr>
            </w:pPr>
            <w:r w:rsidRPr="00CD6866">
              <w:rPr>
                <w:rFonts w:ascii="Trebuchet MS" w:hAnsi="Trebuchet MS"/>
                <w:sz w:val="18"/>
                <w:szCs w:val="18"/>
              </w:rPr>
              <w:t>upper</w:t>
            </w:r>
          </w:p>
        </w:tc>
        <w:tc>
          <w:tcPr>
            <w:tcW w:w="481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2D1C898F" w14:textId="77777777" w:rsidR="00CB4BEB" w:rsidRPr="00CD6866" w:rsidRDefault="00CB4BEB" w:rsidP="003C0924">
            <w:pPr>
              <w:rPr>
                <w:rFonts w:ascii="Trebuchet MS" w:hAnsi="Trebuchet MS"/>
                <w:sz w:val="18"/>
                <w:szCs w:val="18"/>
              </w:rPr>
            </w:pPr>
            <w:r w:rsidRPr="00CD6866">
              <w:rPr>
                <w:rFonts w:ascii="Trebuchet MS" w:hAnsi="Trebuchet MS"/>
                <w:sz w:val="18"/>
                <w:szCs w:val="18"/>
              </w:rPr>
              <w:t>Højeste dybde i meter</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3AD5FB2E" w14:textId="77777777" w:rsidR="00CB4BEB" w:rsidRPr="00CD6866" w:rsidRDefault="00CB4BEB" w:rsidP="003C0924">
            <w:pPr>
              <w:rPr>
                <w:rFonts w:ascii="Trebuchet MS" w:hAnsi="Trebuchet MS" w:cs="Trebuchet MS"/>
                <w:sz w:val="18"/>
                <w:szCs w:val="18"/>
              </w:rPr>
            </w:pPr>
            <w:r>
              <w:rPr>
                <w:rFonts w:ascii="Trebuchet MS" w:hAnsi="Trebuchet MS" w:cs="Trebuchet MS"/>
                <w:sz w:val="18"/>
                <w:szCs w:val="18"/>
              </w:rPr>
              <w:t>Tal</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3E11F172" w14:textId="77777777" w:rsidR="00CB4BEB" w:rsidRPr="00CD6866" w:rsidRDefault="00CB4BEB" w:rsidP="003C0924">
            <w:pPr>
              <w:rPr>
                <w:rFonts w:ascii="Trebuchet MS" w:hAnsi="Trebuchet MS" w:cs="Trebuchet MS"/>
                <w:sz w:val="18"/>
                <w:szCs w:val="18"/>
              </w:rPr>
            </w:pPr>
            <w:r w:rsidRPr="00CD6866">
              <w:rPr>
                <w:rFonts w:ascii="Trebuchet MS" w:hAnsi="Trebuchet MS" w:cs="Trebuchet MS"/>
                <w:sz w:val="18"/>
                <w:szCs w:val="18"/>
              </w:rPr>
              <w:t>0,0-999,9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5168852B" w14:textId="77777777" w:rsidR="00CB4BEB" w:rsidRPr="00CD6866"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31C9ABE6" w14:textId="77777777" w:rsidR="00CB4BEB" w:rsidRPr="00CD6866" w:rsidRDefault="00CB4BEB" w:rsidP="003C0924">
            <w:pPr>
              <w:rPr>
                <w:rFonts w:ascii="Trebuchet MS" w:hAnsi="Trebuchet MS" w:cs="Trebuchet MS"/>
                <w:sz w:val="18"/>
                <w:szCs w:val="18"/>
              </w:rPr>
            </w:pPr>
            <w:r w:rsidRPr="00CD6866">
              <w:rPr>
                <w:rFonts w:ascii="Trebuchet MS" w:hAnsi="Trebuchet MS" w:cs="Trebuchet MS"/>
                <w:sz w:val="18"/>
                <w:szCs w:val="18"/>
              </w:rPr>
              <w:t>12,1</w:t>
            </w:r>
          </w:p>
        </w:tc>
      </w:tr>
      <w:tr w:rsidR="00CB4BEB" w:rsidRPr="00F273B0" w14:paraId="6B872B98" w14:textId="77777777" w:rsidTr="003C0924">
        <w:trPr>
          <w:trHeight w:hRule="exact" w:val="255"/>
        </w:trPr>
        <w:tc>
          <w:tcPr>
            <w:tcW w:w="1271" w:type="dxa"/>
            <w:tcBorders>
              <w:top w:val="single" w:sz="4" w:space="0" w:color="auto"/>
              <w:left w:val="single" w:sz="4" w:space="0" w:color="auto"/>
              <w:bottom w:val="single" w:sz="4" w:space="0" w:color="auto"/>
              <w:right w:val="single" w:sz="4" w:space="0" w:color="auto"/>
            </w:tcBorders>
            <w:shd w:val="clear" w:color="auto" w:fill="D9D9D9"/>
            <w:vAlign w:val="bottom"/>
          </w:tcPr>
          <w:p w14:paraId="0C56B901" w14:textId="77777777" w:rsidR="00CB4BEB" w:rsidRPr="00CD6866" w:rsidRDefault="00CB4BEB" w:rsidP="003C0924">
            <w:pPr>
              <w:rPr>
                <w:rFonts w:ascii="Trebuchet MS" w:hAnsi="Trebuchet MS"/>
                <w:sz w:val="18"/>
                <w:szCs w:val="18"/>
              </w:rPr>
            </w:pPr>
            <w:proofErr w:type="spellStart"/>
            <w:r>
              <w:rPr>
                <w:rFonts w:ascii="Trebuchet MS" w:hAnsi="Trebuchet MS"/>
                <w:sz w:val="18"/>
                <w:szCs w:val="18"/>
              </w:rPr>
              <w:t>maalt_aar</w:t>
            </w:r>
            <w:proofErr w:type="spellEnd"/>
          </w:p>
        </w:tc>
        <w:tc>
          <w:tcPr>
            <w:tcW w:w="1276" w:type="dxa"/>
            <w:tcBorders>
              <w:top w:val="single" w:sz="4" w:space="0" w:color="auto"/>
              <w:left w:val="single" w:sz="4" w:space="0" w:color="auto"/>
              <w:bottom w:val="single" w:sz="4" w:space="0" w:color="auto"/>
              <w:right w:val="single" w:sz="4" w:space="0" w:color="auto"/>
            </w:tcBorders>
            <w:vAlign w:val="bottom"/>
          </w:tcPr>
          <w:p w14:paraId="760403AC" w14:textId="77777777" w:rsidR="00CB4BEB" w:rsidRDefault="00CB4BEB" w:rsidP="003C0924">
            <w:pPr>
              <w:rPr>
                <w:rFonts w:ascii="Trebuchet MS" w:hAnsi="Trebuchet MS"/>
                <w:sz w:val="18"/>
                <w:szCs w:val="18"/>
              </w:rPr>
            </w:pPr>
            <w:proofErr w:type="spellStart"/>
            <w:r>
              <w:rPr>
                <w:rFonts w:ascii="Trebuchet MS" w:hAnsi="Trebuchet MS"/>
                <w:sz w:val="18"/>
                <w:szCs w:val="18"/>
              </w:rPr>
              <w:t>maalt_aar</w:t>
            </w:r>
            <w:proofErr w:type="spellEnd"/>
          </w:p>
        </w:tc>
        <w:tc>
          <w:tcPr>
            <w:tcW w:w="481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130DD30D" w14:textId="77777777" w:rsidR="00CB4BEB" w:rsidRPr="00CD6866" w:rsidRDefault="00CB4BEB" w:rsidP="003C0924">
            <w:pPr>
              <w:rPr>
                <w:rFonts w:ascii="Trebuchet MS" w:hAnsi="Trebuchet MS"/>
                <w:sz w:val="18"/>
                <w:szCs w:val="18"/>
              </w:rPr>
            </w:pPr>
            <w:r>
              <w:rPr>
                <w:rFonts w:ascii="Trebuchet MS" w:hAnsi="Trebuchet MS"/>
                <w:sz w:val="18"/>
                <w:szCs w:val="18"/>
              </w:rPr>
              <w:t>Årstal for opmåling</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14664D0D" w14:textId="77777777" w:rsidR="00CB4BEB" w:rsidRPr="00CD6866"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33A6AF75" w14:textId="77777777" w:rsidR="00CB4BEB" w:rsidRPr="00CD6866" w:rsidRDefault="00CB4BEB" w:rsidP="003C0924">
            <w:pPr>
              <w:rPr>
                <w:rFonts w:ascii="Trebuchet MS" w:hAnsi="Trebuchet MS" w:cs="Trebuchet MS"/>
                <w:sz w:val="18"/>
                <w:szCs w:val="18"/>
              </w:rPr>
            </w:pPr>
            <w:r>
              <w:rPr>
                <w:rFonts w:ascii="Trebuchet MS" w:hAnsi="Trebuchet MS" w:cs="Trebuchet MS"/>
                <w:sz w:val="18"/>
                <w:szCs w:val="18"/>
              </w:rPr>
              <w:t>1900-2999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CA5FD23"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26ECF531" w14:textId="77777777" w:rsidR="00CB4BEB" w:rsidRPr="00CD6866" w:rsidRDefault="00CB4BEB" w:rsidP="003C0924">
            <w:pPr>
              <w:rPr>
                <w:rFonts w:ascii="Trebuchet MS" w:hAnsi="Trebuchet MS" w:cs="Trebuchet MS"/>
                <w:sz w:val="18"/>
                <w:szCs w:val="18"/>
              </w:rPr>
            </w:pPr>
            <w:r>
              <w:rPr>
                <w:rFonts w:ascii="Trebuchet MS" w:hAnsi="Trebuchet MS" w:cs="Trebuchet MS"/>
                <w:sz w:val="18"/>
                <w:szCs w:val="18"/>
              </w:rPr>
              <w:t>1935</w:t>
            </w:r>
          </w:p>
        </w:tc>
      </w:tr>
      <w:tr w:rsidR="00CB4BEB" w:rsidRPr="00F273B0" w14:paraId="25B39C92" w14:textId="77777777" w:rsidTr="003C0924">
        <w:trPr>
          <w:trHeight w:hRule="exact" w:val="255"/>
        </w:trPr>
        <w:tc>
          <w:tcPr>
            <w:tcW w:w="1271" w:type="dxa"/>
            <w:tcBorders>
              <w:top w:val="single" w:sz="4" w:space="0" w:color="auto"/>
              <w:left w:val="single" w:sz="4" w:space="0" w:color="auto"/>
              <w:bottom w:val="single" w:sz="4" w:space="0" w:color="auto"/>
              <w:right w:val="single" w:sz="4" w:space="0" w:color="auto"/>
            </w:tcBorders>
            <w:shd w:val="clear" w:color="auto" w:fill="D9D9D9"/>
            <w:vAlign w:val="bottom"/>
          </w:tcPr>
          <w:p w14:paraId="3BA05B68" w14:textId="77777777" w:rsidR="00CB4BEB" w:rsidRDefault="00CB4BEB" w:rsidP="003C0924">
            <w:pPr>
              <w:rPr>
                <w:rFonts w:ascii="Trebuchet MS" w:hAnsi="Trebuchet MS"/>
                <w:sz w:val="18"/>
                <w:szCs w:val="18"/>
              </w:rPr>
            </w:pPr>
            <w:proofErr w:type="spellStart"/>
            <w:r>
              <w:rPr>
                <w:rFonts w:ascii="Trebuchet MS" w:hAnsi="Trebuchet MS"/>
                <w:sz w:val="18"/>
                <w:szCs w:val="18"/>
              </w:rPr>
              <w:t>opm_metode</w:t>
            </w:r>
            <w:proofErr w:type="spellEnd"/>
          </w:p>
        </w:tc>
        <w:tc>
          <w:tcPr>
            <w:tcW w:w="1276" w:type="dxa"/>
            <w:tcBorders>
              <w:top w:val="single" w:sz="4" w:space="0" w:color="auto"/>
              <w:left w:val="single" w:sz="4" w:space="0" w:color="auto"/>
              <w:bottom w:val="single" w:sz="4" w:space="0" w:color="auto"/>
              <w:right w:val="single" w:sz="4" w:space="0" w:color="auto"/>
            </w:tcBorders>
            <w:vAlign w:val="bottom"/>
          </w:tcPr>
          <w:p w14:paraId="11DF81EC" w14:textId="77777777" w:rsidR="00CB4BEB" w:rsidRDefault="00CB4BEB" w:rsidP="003C0924">
            <w:pPr>
              <w:rPr>
                <w:rFonts w:ascii="Trebuchet MS" w:hAnsi="Trebuchet MS"/>
                <w:sz w:val="18"/>
                <w:szCs w:val="18"/>
              </w:rPr>
            </w:pPr>
            <w:proofErr w:type="spellStart"/>
            <w:r>
              <w:rPr>
                <w:rFonts w:ascii="Trebuchet MS" w:hAnsi="Trebuchet MS"/>
                <w:sz w:val="18"/>
                <w:szCs w:val="18"/>
              </w:rPr>
              <w:t>opm_metode</w:t>
            </w:r>
            <w:proofErr w:type="spellEnd"/>
          </w:p>
        </w:tc>
        <w:tc>
          <w:tcPr>
            <w:tcW w:w="481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4687E5BE" w14:textId="77777777" w:rsidR="00CB4BEB" w:rsidRDefault="00CB4BEB" w:rsidP="003C0924">
            <w:pPr>
              <w:rPr>
                <w:rFonts w:ascii="Trebuchet MS" w:hAnsi="Trebuchet MS"/>
                <w:sz w:val="18"/>
                <w:szCs w:val="18"/>
              </w:rPr>
            </w:pPr>
            <w:r>
              <w:rPr>
                <w:rFonts w:ascii="Trebuchet MS" w:hAnsi="Trebuchet MS"/>
                <w:sz w:val="18"/>
                <w:szCs w:val="18"/>
              </w:rPr>
              <w:t>Opmålingsmetode</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66858DE7" w14:textId="77777777" w:rsidR="00CB4BEB"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2CA1B5A1" w14:textId="77777777" w:rsidR="00CB4BEB" w:rsidRDefault="00CB4BEB" w:rsidP="003C0924">
            <w:pPr>
              <w:rPr>
                <w:rFonts w:ascii="Trebuchet MS" w:hAnsi="Trebuchet MS" w:cs="Trebuchet MS"/>
                <w:sz w:val="18"/>
                <w:szCs w:val="18"/>
              </w:rPr>
            </w:pPr>
            <w:r>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52C1ABBE"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6AE67216" w14:textId="77777777" w:rsidR="00CB4BEB" w:rsidRDefault="00CB4BEB" w:rsidP="003C0924">
            <w:pPr>
              <w:rPr>
                <w:rFonts w:ascii="Trebuchet MS" w:hAnsi="Trebuchet MS" w:cs="Trebuchet MS"/>
                <w:sz w:val="18"/>
                <w:szCs w:val="18"/>
              </w:rPr>
            </w:pPr>
            <w:r>
              <w:rPr>
                <w:rFonts w:ascii="Trebuchet MS" w:hAnsi="Trebuchet MS" w:cs="Trebuchet MS"/>
                <w:sz w:val="18"/>
                <w:szCs w:val="18"/>
              </w:rPr>
              <w:t>Ekkolod</w:t>
            </w:r>
          </w:p>
        </w:tc>
      </w:tr>
      <w:tr w:rsidR="00CB4BEB" w:rsidRPr="00F273B0" w14:paraId="6E06C386" w14:textId="77777777" w:rsidTr="003C0924">
        <w:trPr>
          <w:trHeight w:hRule="exact" w:val="255"/>
        </w:trPr>
        <w:tc>
          <w:tcPr>
            <w:tcW w:w="1271" w:type="dxa"/>
            <w:tcBorders>
              <w:top w:val="single" w:sz="4" w:space="0" w:color="auto"/>
              <w:left w:val="single" w:sz="4" w:space="0" w:color="auto"/>
              <w:bottom w:val="single" w:sz="4" w:space="0" w:color="auto"/>
              <w:right w:val="single" w:sz="4" w:space="0" w:color="auto"/>
            </w:tcBorders>
            <w:shd w:val="clear" w:color="auto" w:fill="97DDBA"/>
            <w:vAlign w:val="bottom"/>
          </w:tcPr>
          <w:p w14:paraId="768A5A23" w14:textId="77777777" w:rsidR="00CB4BEB" w:rsidRPr="00CD6866" w:rsidRDefault="00CB4BEB" w:rsidP="003C0924">
            <w:pPr>
              <w:rPr>
                <w:rFonts w:ascii="Trebuchet MS" w:hAnsi="Trebuchet MS" w:cs="Trebuchet MS"/>
                <w:sz w:val="18"/>
                <w:szCs w:val="18"/>
              </w:rPr>
            </w:pPr>
            <w:r w:rsidRPr="00CD6866">
              <w:rPr>
                <w:rFonts w:ascii="Trebuchet MS" w:hAnsi="Trebuchet MS" w:cs="Trebuchet MS"/>
                <w:sz w:val="18"/>
                <w:szCs w:val="18"/>
              </w:rPr>
              <w:t>link</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34B0ED66" w14:textId="77777777" w:rsidR="00CB4BEB" w:rsidRPr="0014307B" w:rsidRDefault="00CB4BEB" w:rsidP="003C0924">
            <w:pPr>
              <w:rPr>
                <w:rFonts w:ascii="Trebuchet MS" w:hAnsi="Trebuchet MS" w:cs="Trebuchet MS"/>
                <w:sz w:val="18"/>
                <w:szCs w:val="18"/>
              </w:rPr>
            </w:pPr>
          </w:p>
        </w:tc>
        <w:tc>
          <w:tcPr>
            <w:tcW w:w="10915"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02901F20" w14:textId="77777777" w:rsidR="00CB4BEB" w:rsidRPr="00CD6866"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397DC242" w14:textId="77777777" w:rsidTr="003C0924">
        <w:trPr>
          <w:trHeight w:hRule="exact" w:val="255"/>
        </w:trPr>
        <w:tc>
          <w:tcPr>
            <w:tcW w:w="5386" w:type="dxa"/>
            <w:gridSpan w:val="3"/>
            <w:tcBorders>
              <w:top w:val="nil"/>
              <w:left w:val="nil"/>
              <w:bottom w:val="nil"/>
              <w:right w:val="nil"/>
            </w:tcBorders>
            <w:shd w:val="clear" w:color="auto" w:fill="97DDBA"/>
          </w:tcPr>
          <w:p w14:paraId="1487CEAA" w14:textId="77777777" w:rsidR="00CB4BEB" w:rsidRPr="0051728E" w:rsidRDefault="00CB4BEB" w:rsidP="003C0924">
            <w:pPr>
              <w:rPr>
                <w:rFonts w:ascii="Trebuchet MS" w:hAnsi="Trebuchet MS" w:cs="Trebuchet MS"/>
                <w:i/>
                <w:iCs/>
                <w:sz w:val="18"/>
                <w:szCs w:val="18"/>
              </w:rPr>
            </w:pPr>
          </w:p>
        </w:tc>
        <w:tc>
          <w:tcPr>
            <w:tcW w:w="8076" w:type="dxa"/>
            <w:gridSpan w:val="5"/>
            <w:tcBorders>
              <w:top w:val="nil"/>
              <w:left w:val="nil"/>
              <w:bottom w:val="nil"/>
              <w:right w:val="nil"/>
            </w:tcBorders>
            <w:shd w:val="clear" w:color="auto" w:fill="97DDBA"/>
            <w:vAlign w:val="center"/>
          </w:tcPr>
          <w:p w14:paraId="39101837" w14:textId="77777777" w:rsidR="00CB4BEB" w:rsidRPr="0051728E"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2892345F" w14:textId="77777777" w:rsidR="00CB4BEB" w:rsidRDefault="00CB4BEB" w:rsidP="00DF11C9">
      <w:pPr>
        <w:pStyle w:val="Overskrift4"/>
      </w:pPr>
      <w:r>
        <w:lastRenderedPageBreak/>
        <w:t>5.1.7.1</w:t>
      </w:r>
      <w:r w:rsidRPr="00A32757">
        <w:t xml:space="preserve"> </w:t>
      </w:r>
      <w:r>
        <w:t>Metadata</w:t>
      </w:r>
      <w:r w:rsidRPr="00440677">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1230315C" w14:textId="77777777" w:rsidTr="003C0924">
        <w:trPr>
          <w:trHeight w:hRule="exact" w:val="255"/>
        </w:trPr>
        <w:tc>
          <w:tcPr>
            <w:tcW w:w="2235" w:type="dxa"/>
            <w:shd w:val="clear" w:color="auto" w:fill="D9D9D9"/>
            <w:vAlign w:val="bottom"/>
          </w:tcPr>
          <w:p w14:paraId="0BEFE48D"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0D1FA601"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5D4EC48D" w14:textId="77777777" w:rsidTr="003C0924">
        <w:trPr>
          <w:trHeight w:hRule="exact" w:val="255"/>
        </w:trPr>
        <w:tc>
          <w:tcPr>
            <w:tcW w:w="2235" w:type="dxa"/>
            <w:shd w:val="clear" w:color="auto" w:fill="E0E0E0"/>
            <w:vAlign w:val="bottom"/>
          </w:tcPr>
          <w:p w14:paraId="5DE2445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4C6517CC" w14:textId="77777777" w:rsidR="00CB4BEB" w:rsidRPr="0051728E" w:rsidRDefault="00CB4BEB" w:rsidP="003C0924">
            <w:pPr>
              <w:rPr>
                <w:rFonts w:ascii="Trebuchet MS" w:hAnsi="Trebuchet MS" w:cs="Trebuchet MS"/>
                <w:sz w:val="18"/>
                <w:szCs w:val="18"/>
              </w:rPr>
            </w:pPr>
            <w:r w:rsidRPr="009D079D">
              <w:rPr>
                <w:rFonts w:ascii="Trebuchet MS" w:hAnsi="Trebuchet MS" w:cs="Trebuchet MS"/>
                <w:sz w:val="18"/>
                <w:szCs w:val="18"/>
              </w:rPr>
              <w:t>Dybdekurver</w:t>
            </w:r>
          </w:p>
        </w:tc>
      </w:tr>
      <w:tr w:rsidR="00CB4BEB" w:rsidRPr="0051728E" w14:paraId="28E3EFDC" w14:textId="77777777" w:rsidTr="003C0924">
        <w:trPr>
          <w:trHeight w:hRule="exact" w:val="255"/>
        </w:trPr>
        <w:tc>
          <w:tcPr>
            <w:tcW w:w="2235" w:type="dxa"/>
            <w:shd w:val="clear" w:color="auto" w:fill="E0E0E0"/>
            <w:vAlign w:val="bottom"/>
          </w:tcPr>
          <w:p w14:paraId="31D72E1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270FEC2B"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Dybden fra overfladen ved den normale vandstand i søen.</w:t>
            </w:r>
          </w:p>
        </w:tc>
      </w:tr>
      <w:tr w:rsidR="00CB4BEB" w:rsidRPr="0051728E" w14:paraId="67D0E108" w14:textId="77777777" w:rsidTr="003C0924">
        <w:trPr>
          <w:trHeight w:hRule="exact" w:val="255"/>
        </w:trPr>
        <w:tc>
          <w:tcPr>
            <w:tcW w:w="2235" w:type="dxa"/>
            <w:shd w:val="clear" w:color="auto" w:fill="E0E0E0"/>
            <w:vAlign w:val="bottom"/>
          </w:tcPr>
          <w:p w14:paraId="4B75944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78C63AF6" w14:textId="77777777" w:rsidR="00CB4BEB" w:rsidRPr="00D77840" w:rsidRDefault="00CB4BEB" w:rsidP="003C0924">
            <w:pPr>
              <w:rPr>
                <w:rFonts w:ascii="Trebuchet MS" w:hAnsi="Trebuchet MS" w:cs="Trebuchet MS"/>
                <w:sz w:val="18"/>
                <w:szCs w:val="18"/>
              </w:rPr>
            </w:pPr>
            <w:r w:rsidRPr="009D079D">
              <w:rPr>
                <w:rFonts w:ascii="Trebuchet MS" w:hAnsi="Trebuchet MS" w:cs="Trebuchet MS"/>
                <w:sz w:val="18"/>
                <w:szCs w:val="18"/>
              </w:rPr>
              <w:t>Dybdekurver i søer</w:t>
            </w:r>
          </w:p>
        </w:tc>
      </w:tr>
      <w:tr w:rsidR="00CB4BEB" w:rsidRPr="0051728E" w14:paraId="54339C01" w14:textId="77777777" w:rsidTr="003C0924">
        <w:trPr>
          <w:trHeight w:hRule="exact" w:val="255"/>
        </w:trPr>
        <w:tc>
          <w:tcPr>
            <w:tcW w:w="2235" w:type="dxa"/>
            <w:shd w:val="clear" w:color="auto" w:fill="E0E0E0"/>
            <w:vAlign w:val="bottom"/>
          </w:tcPr>
          <w:p w14:paraId="5355DEE0"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2054119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Se hvor der ikke er sejlbart, se hvor forskellige plante-/dyrearter kan klare sig m.v.</w:t>
            </w:r>
          </w:p>
        </w:tc>
      </w:tr>
      <w:tr w:rsidR="00CB4BEB" w:rsidRPr="0051728E" w14:paraId="6367B271" w14:textId="77777777" w:rsidTr="003C0924">
        <w:trPr>
          <w:trHeight w:hRule="exact" w:val="255"/>
        </w:trPr>
        <w:tc>
          <w:tcPr>
            <w:tcW w:w="2235" w:type="dxa"/>
            <w:shd w:val="clear" w:color="auto" w:fill="E0E0E0"/>
            <w:vAlign w:val="bottom"/>
          </w:tcPr>
          <w:p w14:paraId="5AF4BD82"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7A171AAF"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Hydrografi</w:t>
            </w:r>
            <w:r>
              <w:rPr>
                <w:rFonts w:ascii="Trebuchet MS" w:hAnsi="Trebuchet MS" w:cs="Trebuchet MS"/>
                <w:bCs/>
                <w:kern w:val="32"/>
                <w:sz w:val="18"/>
                <w:szCs w:val="18"/>
              </w:rPr>
              <w:t xml:space="preserve">, </w:t>
            </w:r>
            <w:r>
              <w:rPr>
                <w:rFonts w:ascii="Trebuchet MS" w:hAnsi="Trebuchet MS" w:cs="Trebuchet MS"/>
                <w:sz w:val="18"/>
                <w:szCs w:val="18"/>
              </w:rPr>
              <w:t>Højde</w:t>
            </w:r>
          </w:p>
        </w:tc>
      </w:tr>
      <w:tr w:rsidR="00CB4BEB" w:rsidRPr="0051728E" w14:paraId="53F3F088" w14:textId="77777777" w:rsidTr="003C0924">
        <w:trPr>
          <w:trHeight w:hRule="exact" w:val="255"/>
        </w:trPr>
        <w:tc>
          <w:tcPr>
            <w:tcW w:w="2235" w:type="dxa"/>
            <w:shd w:val="clear" w:color="auto" w:fill="E0E0E0"/>
            <w:vAlign w:val="bottom"/>
          </w:tcPr>
          <w:p w14:paraId="1C359775" w14:textId="77777777" w:rsidR="00CB4BEB" w:rsidRPr="00492FFE" w:rsidRDefault="00CB4BEB" w:rsidP="003C0924">
            <w:pPr>
              <w:rPr>
                <w:rFonts w:ascii="Trebuchet MS" w:hAnsi="Trebuchet MS" w:cs="Trebuchet MS"/>
                <w:sz w:val="18"/>
                <w:szCs w:val="18"/>
              </w:rPr>
            </w:pPr>
            <w:proofErr w:type="spellStart"/>
            <w:r>
              <w:rPr>
                <w:rFonts w:ascii="Trebuchet MS" w:hAnsi="Trebuchet MS" w:cs="Trebuchet MS"/>
                <w:sz w:val="18"/>
                <w:szCs w:val="18"/>
              </w:rPr>
              <w:t>No</w:t>
            </w:r>
            <w:r w:rsidRPr="00C43406">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roofErr w:type="spellEnd"/>
          </w:p>
        </w:tc>
        <w:tc>
          <w:tcPr>
            <w:tcW w:w="11340" w:type="dxa"/>
            <w:shd w:val="clear" w:color="auto" w:fill="FFFFFF"/>
            <w:vAlign w:val="bottom"/>
          </w:tcPr>
          <w:p w14:paraId="4F002763"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Søkort, dybde</w:t>
            </w:r>
          </w:p>
        </w:tc>
      </w:tr>
      <w:tr w:rsidR="00CB4BEB" w:rsidRPr="0051728E" w14:paraId="391E4C6D" w14:textId="77777777" w:rsidTr="003C0924">
        <w:trPr>
          <w:trHeight w:hRule="exact" w:val="255"/>
        </w:trPr>
        <w:tc>
          <w:tcPr>
            <w:tcW w:w="2235" w:type="dxa"/>
            <w:shd w:val="clear" w:color="auto" w:fill="E0E0E0"/>
            <w:vAlign w:val="bottom"/>
          </w:tcPr>
          <w:p w14:paraId="505F7D0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7A4B62E8"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1F7F46F0" w14:textId="77777777" w:rsidTr="003C0924">
        <w:trPr>
          <w:trHeight w:hRule="exact" w:val="255"/>
        </w:trPr>
        <w:tc>
          <w:tcPr>
            <w:tcW w:w="2235" w:type="dxa"/>
            <w:shd w:val="clear" w:color="auto" w:fill="E0E0E0"/>
            <w:vAlign w:val="bottom"/>
          </w:tcPr>
          <w:p w14:paraId="5A66CC09" w14:textId="77777777" w:rsidR="00CB4BEB" w:rsidRPr="006801BD" w:rsidRDefault="00CB4BEB" w:rsidP="003C0924">
            <w:pPr>
              <w:rPr>
                <w:rFonts w:ascii="Trebuchet MS" w:hAnsi="Trebuchet MS" w:cs="Trebuchet MS"/>
                <w:sz w:val="18"/>
                <w:szCs w:val="18"/>
              </w:rPr>
            </w:pPr>
            <w:r w:rsidRPr="006801BD">
              <w:rPr>
                <w:rFonts w:ascii="Trebuchet MS" w:hAnsi="Trebuchet MS" w:cs="Trebuchet MS"/>
                <w:sz w:val="18"/>
                <w:szCs w:val="18"/>
              </w:rPr>
              <w:t>Lovgrundlag</w:t>
            </w:r>
          </w:p>
        </w:tc>
        <w:tc>
          <w:tcPr>
            <w:tcW w:w="11340" w:type="dxa"/>
            <w:shd w:val="clear" w:color="auto" w:fill="FFFFFF"/>
            <w:vAlign w:val="bottom"/>
          </w:tcPr>
          <w:p w14:paraId="34AE5853" w14:textId="77777777" w:rsidR="00CB4BEB" w:rsidRPr="006801BD" w:rsidRDefault="00CB4BEB" w:rsidP="003C0924">
            <w:pPr>
              <w:rPr>
                <w:rFonts w:ascii="Trebuchet MS" w:hAnsi="Trebuchet MS" w:cs="Trebuchet MS"/>
                <w:sz w:val="18"/>
                <w:szCs w:val="18"/>
              </w:rPr>
            </w:pPr>
          </w:p>
        </w:tc>
      </w:tr>
      <w:tr w:rsidR="00CB4BEB" w:rsidRPr="009F0C83" w14:paraId="053EA306" w14:textId="77777777" w:rsidTr="003C0924">
        <w:trPr>
          <w:trHeight w:hRule="exact" w:val="255"/>
        </w:trPr>
        <w:tc>
          <w:tcPr>
            <w:tcW w:w="2235" w:type="dxa"/>
            <w:shd w:val="clear" w:color="auto" w:fill="E0E0E0"/>
            <w:vAlign w:val="bottom"/>
          </w:tcPr>
          <w:p w14:paraId="70D13668" w14:textId="77777777" w:rsidR="00CB4BEB" w:rsidRPr="006801BD" w:rsidRDefault="00CB4BEB" w:rsidP="003C0924">
            <w:pPr>
              <w:rPr>
                <w:rFonts w:ascii="Trebuchet MS" w:hAnsi="Trebuchet MS" w:cs="Trebuchet MS"/>
                <w:sz w:val="18"/>
                <w:szCs w:val="18"/>
              </w:rPr>
            </w:pPr>
            <w:proofErr w:type="spellStart"/>
            <w:r w:rsidRPr="006801BD">
              <w:rPr>
                <w:rFonts w:ascii="Trebuchet MS" w:hAnsi="Trebuchet MS" w:cs="Trebuchet MS"/>
                <w:sz w:val="18"/>
                <w:szCs w:val="18"/>
              </w:rPr>
              <w:t>KLE_koder</w:t>
            </w:r>
            <w:proofErr w:type="spellEnd"/>
          </w:p>
        </w:tc>
        <w:tc>
          <w:tcPr>
            <w:tcW w:w="11340" w:type="dxa"/>
            <w:shd w:val="clear" w:color="auto" w:fill="FFFFFF"/>
            <w:vAlign w:val="bottom"/>
          </w:tcPr>
          <w:p w14:paraId="25213017" w14:textId="77777777" w:rsidR="00CB4BEB" w:rsidRPr="006801BD" w:rsidRDefault="00CB4BEB" w:rsidP="003C0924">
            <w:pPr>
              <w:rPr>
                <w:rFonts w:ascii="Trebuchet MS" w:hAnsi="Trebuchet MS" w:cs="Trebuchet MS"/>
                <w:sz w:val="18"/>
                <w:szCs w:val="18"/>
              </w:rPr>
            </w:pPr>
            <w:r w:rsidRPr="000E35F7">
              <w:rPr>
                <w:rFonts w:ascii="Trebuchet MS" w:hAnsi="Trebuchet MS" w:cs="Trebuchet MS"/>
                <w:sz w:val="18"/>
                <w:szCs w:val="18"/>
              </w:rPr>
              <w:t>06.02.00</w:t>
            </w:r>
          </w:p>
        </w:tc>
      </w:tr>
    </w:tbl>
    <w:p w14:paraId="4F00C74A" w14:textId="77777777" w:rsidR="00CB4BEB" w:rsidRPr="00A32757" w:rsidRDefault="00CB4BEB" w:rsidP="00DF11C9">
      <w:pPr>
        <w:pStyle w:val="Overskrift4"/>
      </w:pPr>
      <w:bookmarkStart w:id="1268" w:name="_Toc292865219"/>
      <w:r>
        <w:t>5.1.7.2</w:t>
      </w:r>
      <w:r w:rsidRPr="00A32757">
        <w:t xml:space="preserve"> </w:t>
      </w:r>
      <w:r>
        <w:t>Registreringsvejledning</w:t>
      </w:r>
      <w:bookmarkEnd w:id="126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26"/>
        <w:gridCol w:w="8400"/>
      </w:tblGrid>
      <w:tr w:rsidR="00CB4BEB" w:rsidRPr="0051728E" w14:paraId="42696589" w14:textId="77777777" w:rsidTr="003C0924">
        <w:trPr>
          <w:trHeight w:hRule="exact" w:val="255"/>
        </w:trPr>
        <w:tc>
          <w:tcPr>
            <w:tcW w:w="5070" w:type="dxa"/>
            <w:shd w:val="clear" w:color="auto" w:fill="D9D9D9"/>
            <w:vAlign w:val="bottom"/>
          </w:tcPr>
          <w:p w14:paraId="6BEA3ED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8505" w:type="dxa"/>
            <w:shd w:val="clear" w:color="auto" w:fill="D9D9D9"/>
            <w:vAlign w:val="bottom"/>
          </w:tcPr>
          <w:p w14:paraId="147AB47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3A961558" w14:textId="77777777" w:rsidTr="003C0924">
        <w:trPr>
          <w:trHeight w:hRule="exact" w:val="510"/>
        </w:trPr>
        <w:tc>
          <w:tcPr>
            <w:tcW w:w="5070" w:type="dxa"/>
            <w:shd w:val="clear" w:color="auto" w:fill="E0E0E0"/>
            <w:vAlign w:val="center"/>
          </w:tcPr>
          <w:p w14:paraId="606916BA"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8505" w:type="dxa"/>
            <w:shd w:val="clear" w:color="auto" w:fill="FFFFFF"/>
            <w:vAlign w:val="bottom"/>
          </w:tcPr>
          <w:p w14:paraId="3A99D53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Hvis ikke der findes et tema med tilsvarende data, så skal der normalt pejles fra en båd, hvor efter pejlingen kan omsættes til dybdekurver.</w:t>
            </w:r>
          </w:p>
        </w:tc>
      </w:tr>
      <w:tr w:rsidR="00CB4BEB" w:rsidRPr="0051728E" w14:paraId="184D1F49" w14:textId="77777777" w:rsidTr="003C0924">
        <w:trPr>
          <w:trHeight w:hRule="exact" w:val="255"/>
        </w:trPr>
        <w:tc>
          <w:tcPr>
            <w:tcW w:w="5070" w:type="dxa"/>
            <w:shd w:val="clear" w:color="auto" w:fill="E0E0E0"/>
            <w:vAlign w:val="bottom"/>
          </w:tcPr>
          <w:p w14:paraId="2ABDB3C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8505" w:type="dxa"/>
            <w:shd w:val="clear" w:color="auto" w:fill="FFFFFF"/>
            <w:vAlign w:val="bottom"/>
          </w:tcPr>
          <w:p w14:paraId="4AA7895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forskellige dybder.</w:t>
            </w:r>
          </w:p>
        </w:tc>
      </w:tr>
      <w:tr w:rsidR="00CB4BEB" w:rsidRPr="0051728E" w14:paraId="5004776A" w14:textId="77777777" w:rsidTr="003C0924">
        <w:trPr>
          <w:trHeight w:hRule="exact" w:val="255"/>
        </w:trPr>
        <w:tc>
          <w:tcPr>
            <w:tcW w:w="5070" w:type="dxa"/>
            <w:shd w:val="clear" w:color="auto" w:fill="E0E0E0"/>
            <w:vAlign w:val="bottom"/>
          </w:tcPr>
          <w:p w14:paraId="61B5E1F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8505" w:type="dxa"/>
            <w:shd w:val="clear" w:color="auto" w:fill="FFFFFF"/>
            <w:vAlign w:val="bottom"/>
          </w:tcPr>
          <w:p w14:paraId="19AAFEF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1 kvm.</w:t>
            </w:r>
          </w:p>
        </w:tc>
      </w:tr>
      <w:tr w:rsidR="00CB4BEB" w:rsidRPr="0051728E" w14:paraId="35F49059" w14:textId="77777777" w:rsidTr="003C0924">
        <w:trPr>
          <w:trHeight w:hRule="exact" w:val="255"/>
        </w:trPr>
        <w:tc>
          <w:tcPr>
            <w:tcW w:w="5070" w:type="dxa"/>
            <w:shd w:val="clear" w:color="auto" w:fill="E0E0E0"/>
            <w:vAlign w:val="bottom"/>
          </w:tcPr>
          <w:p w14:paraId="5665F8F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8505" w:type="dxa"/>
            <w:shd w:val="clear" w:color="auto" w:fill="FFFFFF"/>
            <w:vAlign w:val="bottom"/>
          </w:tcPr>
          <w:p w14:paraId="210E2029" w14:textId="77777777" w:rsidR="00CB4BEB" w:rsidRPr="00024C60" w:rsidRDefault="00CB4BEB" w:rsidP="003C0924">
            <w:pPr>
              <w:rPr>
                <w:rFonts w:ascii="Trebuchet MS" w:hAnsi="Trebuchet MS" w:cs="Trebuchet MS"/>
                <w:sz w:val="18"/>
                <w:szCs w:val="18"/>
              </w:rPr>
            </w:pPr>
          </w:p>
        </w:tc>
      </w:tr>
      <w:tr w:rsidR="00CB4BEB" w:rsidRPr="0051728E" w14:paraId="2BAF0E58" w14:textId="77777777" w:rsidTr="003C0924">
        <w:trPr>
          <w:trHeight w:hRule="exact" w:val="510"/>
        </w:trPr>
        <w:tc>
          <w:tcPr>
            <w:tcW w:w="5070" w:type="dxa"/>
            <w:shd w:val="clear" w:color="auto" w:fill="E0E0E0"/>
            <w:vAlign w:val="center"/>
          </w:tcPr>
          <w:p w14:paraId="02527CC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8505" w:type="dxa"/>
            <w:shd w:val="clear" w:color="auto" w:fill="FFFFFF"/>
            <w:vAlign w:val="bottom"/>
          </w:tcPr>
          <w:p w14:paraId="318A8F7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Kan ikke krydse hinanden, men kan godt dække for en dybere. Der er ofte ikke hul når der bliver dybere.</w:t>
            </w:r>
          </w:p>
        </w:tc>
      </w:tr>
      <w:tr w:rsidR="00CB4BEB" w:rsidRPr="0051728E" w14:paraId="683C2775" w14:textId="77777777" w:rsidTr="003C0924">
        <w:trPr>
          <w:trHeight w:hRule="exact" w:val="255"/>
        </w:trPr>
        <w:tc>
          <w:tcPr>
            <w:tcW w:w="5070" w:type="dxa"/>
            <w:shd w:val="clear" w:color="auto" w:fill="E0E0E0"/>
            <w:vAlign w:val="bottom"/>
          </w:tcPr>
          <w:p w14:paraId="75C61A5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8505" w:type="dxa"/>
            <w:shd w:val="clear" w:color="auto" w:fill="FFFFFF"/>
            <w:vAlign w:val="bottom"/>
          </w:tcPr>
          <w:p w14:paraId="4BED435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Bør ikke krydse </w:t>
            </w:r>
            <w:proofErr w:type="spellStart"/>
            <w:r w:rsidRPr="000E35F7">
              <w:rPr>
                <w:rFonts w:ascii="Trebuchet MS" w:hAnsi="Trebuchet MS" w:cs="Trebuchet MS"/>
                <w:sz w:val="18"/>
                <w:szCs w:val="18"/>
              </w:rPr>
              <w:t>GeoDanmark</w:t>
            </w:r>
            <w:proofErr w:type="spellEnd"/>
            <w:r>
              <w:rPr>
                <w:rFonts w:ascii="Trebuchet MS" w:hAnsi="Trebuchet MS" w:cs="Trebuchet MS"/>
                <w:sz w:val="18"/>
                <w:szCs w:val="18"/>
              </w:rPr>
              <w:t>-</w:t>
            </w:r>
            <w:proofErr w:type="gramStart"/>
            <w:r>
              <w:rPr>
                <w:rFonts w:ascii="Trebuchet MS" w:hAnsi="Trebuchet MS" w:cs="Trebuchet MS"/>
                <w:sz w:val="18"/>
                <w:szCs w:val="18"/>
              </w:rPr>
              <w:t>sø objektet</w:t>
            </w:r>
            <w:proofErr w:type="gramEnd"/>
            <w:r>
              <w:rPr>
                <w:rFonts w:ascii="Trebuchet MS" w:hAnsi="Trebuchet MS" w:cs="Trebuchet MS"/>
                <w:sz w:val="18"/>
                <w:szCs w:val="18"/>
              </w:rPr>
              <w:t xml:space="preserve">. </w:t>
            </w:r>
            <w:proofErr w:type="spellStart"/>
            <w:r w:rsidRPr="000E35F7">
              <w:rPr>
                <w:rFonts w:ascii="Trebuchet MS" w:hAnsi="Trebuchet MS" w:cs="Trebuchet MS"/>
                <w:sz w:val="18"/>
                <w:szCs w:val="18"/>
              </w:rPr>
              <w:t>GeoDanmark</w:t>
            </w:r>
            <w:proofErr w:type="spellEnd"/>
            <w:r>
              <w:rPr>
                <w:rFonts w:ascii="Trebuchet MS" w:hAnsi="Trebuchet MS" w:cs="Trebuchet MS"/>
                <w:sz w:val="18"/>
                <w:szCs w:val="18"/>
              </w:rPr>
              <w:t>-sø bør være flade fra 0 til første interval</w:t>
            </w:r>
          </w:p>
        </w:tc>
      </w:tr>
    </w:tbl>
    <w:p w14:paraId="137A8E2B" w14:textId="77777777" w:rsidR="00DF11C9" w:rsidRDefault="00DF11C9" w:rsidP="00DF11C9">
      <w:bookmarkStart w:id="1269" w:name="_Toc292713307"/>
      <w:bookmarkStart w:id="1270" w:name="_Toc292865222"/>
      <w:bookmarkStart w:id="1271" w:name="_Toc63351425"/>
    </w:p>
    <w:p w14:paraId="66C293B6" w14:textId="06D0CDF9" w:rsidR="00CB4BEB" w:rsidRDefault="00CB4BEB" w:rsidP="00CB4BEB">
      <w:pPr>
        <w:pStyle w:val="Overskrift2"/>
        <w:rPr>
          <w:kern w:val="32"/>
          <w:szCs w:val="32"/>
        </w:rPr>
      </w:pPr>
      <w:bookmarkStart w:id="1272" w:name="_Toc122436088"/>
      <w:r w:rsidRPr="003E226C">
        <w:rPr>
          <w:kern w:val="32"/>
          <w:szCs w:val="32"/>
        </w:rPr>
        <w:t>5</w:t>
      </w:r>
      <w:r>
        <w:rPr>
          <w:kern w:val="32"/>
          <w:szCs w:val="32"/>
        </w:rPr>
        <w:t>.1.8</w:t>
      </w:r>
      <w:r w:rsidRPr="003E226C">
        <w:rPr>
          <w:kern w:val="32"/>
          <w:szCs w:val="32"/>
        </w:rPr>
        <w:t xml:space="preserve"> </w:t>
      </w:r>
      <w:proofErr w:type="spellStart"/>
      <w:r w:rsidRPr="003E226C">
        <w:rPr>
          <w:kern w:val="32"/>
          <w:szCs w:val="32"/>
        </w:rPr>
        <w:t>Vandløbsoplande</w:t>
      </w:r>
      <w:proofErr w:type="spellEnd"/>
      <w:r w:rsidRPr="003E226C">
        <w:rPr>
          <w:kern w:val="32"/>
          <w:szCs w:val="32"/>
        </w:rPr>
        <w:t xml:space="preserve"> (5007)</w:t>
      </w:r>
      <w:bookmarkEnd w:id="1269"/>
      <w:bookmarkEnd w:id="1270"/>
      <w:bookmarkEnd w:id="1271"/>
      <w:bookmarkEnd w:id="1272"/>
      <w:r w:rsidRPr="00F06C26">
        <w:rPr>
          <w:kern w:val="32"/>
          <w:szCs w:val="32"/>
        </w:rPr>
        <w:t xml:space="preserve"> </w:t>
      </w:r>
    </w:p>
    <w:tbl>
      <w:tblPr>
        <w:tblW w:w="138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9"/>
        <w:gridCol w:w="1220"/>
        <w:gridCol w:w="2764"/>
        <w:gridCol w:w="2197"/>
        <w:gridCol w:w="1276"/>
        <w:gridCol w:w="1417"/>
        <w:gridCol w:w="1418"/>
        <w:gridCol w:w="2126"/>
      </w:tblGrid>
      <w:tr w:rsidR="00CB4BEB" w:rsidRPr="0051728E" w14:paraId="3C32BFF6" w14:textId="77777777" w:rsidTr="003C0924">
        <w:trPr>
          <w:trHeight w:val="227"/>
        </w:trPr>
        <w:tc>
          <w:tcPr>
            <w:tcW w:w="1469" w:type="dxa"/>
            <w:tcBorders>
              <w:bottom w:val="single" w:sz="4" w:space="0" w:color="auto"/>
            </w:tcBorders>
            <w:shd w:val="clear" w:color="auto" w:fill="D9D9D9"/>
            <w:vAlign w:val="center"/>
          </w:tcPr>
          <w:p w14:paraId="51A98FA6" w14:textId="77777777" w:rsidR="00CB4BEB" w:rsidRPr="008E1FB7" w:rsidRDefault="00CB4BEB" w:rsidP="003C0924">
            <w:pPr>
              <w:rPr>
                <w:rFonts w:ascii="Trebuchet MS" w:hAnsi="Trebuchet MS" w:cs="Trebuchet MS"/>
                <w:b/>
                <w:bCs/>
                <w:sz w:val="18"/>
                <w:szCs w:val="18"/>
              </w:rPr>
            </w:pPr>
            <w:r w:rsidRPr="008E1FB7">
              <w:rPr>
                <w:rFonts w:ascii="Trebuchet MS" w:hAnsi="Trebuchet MS" w:cs="Trebuchet MS"/>
                <w:b/>
                <w:bCs/>
                <w:sz w:val="18"/>
                <w:szCs w:val="18"/>
              </w:rPr>
              <w:t>Feltnavn</w:t>
            </w:r>
          </w:p>
        </w:tc>
        <w:tc>
          <w:tcPr>
            <w:tcW w:w="1220" w:type="dxa"/>
            <w:tcBorders>
              <w:bottom w:val="single" w:sz="4" w:space="0" w:color="auto"/>
            </w:tcBorders>
            <w:shd w:val="clear" w:color="auto" w:fill="D9D9D9"/>
            <w:vAlign w:val="center"/>
          </w:tcPr>
          <w:p w14:paraId="70F8A7AC" w14:textId="77777777" w:rsidR="00CB4BEB" w:rsidRPr="008E1FB7" w:rsidRDefault="00CB4BEB" w:rsidP="003C0924">
            <w:pPr>
              <w:rPr>
                <w:rFonts w:ascii="Trebuchet MS" w:hAnsi="Trebuchet MS" w:cs="Trebuchet MS"/>
                <w:b/>
                <w:bCs/>
                <w:sz w:val="18"/>
                <w:szCs w:val="18"/>
              </w:rPr>
            </w:pPr>
            <w:r w:rsidRPr="008E1FB7">
              <w:rPr>
                <w:rFonts w:ascii="Trebuchet MS" w:hAnsi="Trebuchet MS" w:cs="Trebuchet MS"/>
                <w:b/>
                <w:bCs/>
                <w:sz w:val="18"/>
                <w:szCs w:val="18"/>
              </w:rPr>
              <w:t>Feltnavn</w:t>
            </w:r>
            <w:r>
              <w:rPr>
                <w:rFonts w:ascii="Trebuchet MS" w:hAnsi="Trebuchet MS" w:cs="Trebuchet MS"/>
                <w:b/>
                <w:bCs/>
                <w:sz w:val="18"/>
                <w:szCs w:val="18"/>
              </w:rPr>
              <w:t>10</w:t>
            </w:r>
          </w:p>
        </w:tc>
        <w:tc>
          <w:tcPr>
            <w:tcW w:w="4961" w:type="dxa"/>
            <w:gridSpan w:val="2"/>
            <w:tcBorders>
              <w:bottom w:val="single" w:sz="4" w:space="0" w:color="auto"/>
            </w:tcBorders>
            <w:shd w:val="clear" w:color="auto" w:fill="D9D9D9"/>
            <w:vAlign w:val="center"/>
          </w:tcPr>
          <w:p w14:paraId="0E455F8F" w14:textId="77777777" w:rsidR="00CB4BEB" w:rsidRPr="008E1FB7" w:rsidRDefault="00CB4BEB" w:rsidP="003C0924">
            <w:pPr>
              <w:rPr>
                <w:rFonts w:ascii="Trebuchet MS" w:hAnsi="Trebuchet MS" w:cs="Trebuchet MS"/>
                <w:bCs/>
                <w:sz w:val="18"/>
                <w:szCs w:val="18"/>
              </w:rPr>
            </w:pPr>
            <w:r w:rsidRPr="008E1FB7">
              <w:rPr>
                <w:rFonts w:ascii="Trebuchet MS" w:hAnsi="Trebuchet MS" w:cs="Trebuchet MS"/>
                <w:b/>
                <w:bCs/>
                <w:sz w:val="18"/>
                <w:szCs w:val="18"/>
              </w:rPr>
              <w:t>Formål</w:t>
            </w:r>
          </w:p>
        </w:tc>
        <w:tc>
          <w:tcPr>
            <w:tcW w:w="1276" w:type="dxa"/>
            <w:tcBorders>
              <w:bottom w:val="single" w:sz="4" w:space="0" w:color="auto"/>
            </w:tcBorders>
            <w:shd w:val="clear" w:color="auto" w:fill="D9D9D9"/>
            <w:vAlign w:val="center"/>
          </w:tcPr>
          <w:p w14:paraId="166F9DFC" w14:textId="77777777" w:rsidR="00CB4BEB" w:rsidRPr="008E1FB7" w:rsidRDefault="00CB4BEB" w:rsidP="003C0924">
            <w:pPr>
              <w:rPr>
                <w:rFonts w:ascii="Trebuchet MS" w:hAnsi="Trebuchet MS" w:cs="Trebuchet MS"/>
                <w:bCs/>
                <w:sz w:val="18"/>
                <w:szCs w:val="18"/>
              </w:rPr>
            </w:pPr>
            <w:r w:rsidRPr="008E1FB7">
              <w:rPr>
                <w:rFonts w:ascii="Trebuchet MS" w:hAnsi="Trebuchet MS" w:cs="Trebuchet MS"/>
                <w:b/>
                <w:bCs/>
                <w:sz w:val="18"/>
                <w:szCs w:val="18"/>
              </w:rPr>
              <w:t>Datatype</w:t>
            </w:r>
          </w:p>
        </w:tc>
        <w:tc>
          <w:tcPr>
            <w:tcW w:w="1417" w:type="dxa"/>
            <w:tcBorders>
              <w:bottom w:val="single" w:sz="4" w:space="0" w:color="auto"/>
            </w:tcBorders>
            <w:shd w:val="clear" w:color="auto" w:fill="D9D9D9"/>
            <w:vAlign w:val="center"/>
          </w:tcPr>
          <w:p w14:paraId="530C8664" w14:textId="77777777" w:rsidR="00CB4BEB" w:rsidRPr="008E1FB7" w:rsidRDefault="00CB4BEB" w:rsidP="003C0924">
            <w:pPr>
              <w:rPr>
                <w:rFonts w:ascii="Trebuchet MS" w:hAnsi="Trebuchet MS" w:cs="Trebuchet MS"/>
                <w:bCs/>
                <w:sz w:val="18"/>
                <w:szCs w:val="18"/>
              </w:rPr>
            </w:pPr>
            <w:r w:rsidRPr="008E1FB7">
              <w:rPr>
                <w:rFonts w:ascii="Trebuchet MS" w:hAnsi="Trebuchet MS" w:cs="Trebuchet MS"/>
                <w:b/>
                <w:bCs/>
                <w:sz w:val="18"/>
                <w:szCs w:val="18"/>
              </w:rPr>
              <w:t>Værdiområde</w:t>
            </w:r>
          </w:p>
        </w:tc>
        <w:tc>
          <w:tcPr>
            <w:tcW w:w="1418" w:type="dxa"/>
            <w:tcBorders>
              <w:bottom w:val="single" w:sz="4" w:space="0" w:color="auto"/>
            </w:tcBorders>
            <w:shd w:val="clear" w:color="auto" w:fill="D9D9D9"/>
            <w:vAlign w:val="center"/>
          </w:tcPr>
          <w:p w14:paraId="228C8CDC" w14:textId="77777777" w:rsidR="00CB4BEB" w:rsidRPr="0051728E" w:rsidRDefault="00CB4BEB" w:rsidP="003C0924">
            <w:pPr>
              <w:autoSpaceDE w:val="0"/>
              <w:autoSpaceDN w:val="0"/>
              <w:adjustRightInd w:val="0"/>
              <w:rPr>
                <w:rFonts w:ascii="Trebuchet MS" w:hAnsi="Trebuchet MS" w:cs="Trebuchet MS"/>
                <w:b/>
                <w:bCs/>
                <w:sz w:val="18"/>
                <w:szCs w:val="18"/>
              </w:rPr>
            </w:pPr>
            <w:r w:rsidRPr="0051728E">
              <w:rPr>
                <w:rFonts w:ascii="Trebuchet MS" w:hAnsi="Trebuchet MS" w:cs="Trebuchet MS"/>
                <w:b/>
                <w:bCs/>
                <w:sz w:val="18"/>
                <w:szCs w:val="18"/>
              </w:rPr>
              <w:t>Obligatorisk /</w:t>
            </w:r>
          </w:p>
          <w:p w14:paraId="0504A84C"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Frit</w:t>
            </w:r>
            <w:r>
              <w:rPr>
                <w:rFonts w:ascii="Trebuchet MS" w:hAnsi="Trebuchet MS" w:cs="Trebuchet MS"/>
                <w:b/>
                <w:bCs/>
                <w:sz w:val="18"/>
                <w:szCs w:val="18"/>
              </w:rPr>
              <w:t xml:space="preserve"> /System</w:t>
            </w:r>
          </w:p>
        </w:tc>
        <w:tc>
          <w:tcPr>
            <w:tcW w:w="2126" w:type="dxa"/>
            <w:shd w:val="clear" w:color="auto" w:fill="D9D9D9"/>
            <w:vAlign w:val="center"/>
          </w:tcPr>
          <w:p w14:paraId="1EB90CF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Eksempel</w:t>
            </w:r>
          </w:p>
        </w:tc>
      </w:tr>
      <w:tr w:rsidR="00CB4BEB" w:rsidRPr="00F273B0" w14:paraId="32876D86" w14:textId="77777777" w:rsidTr="003C0924">
        <w:trPr>
          <w:trHeight w:hRule="exact" w:val="510"/>
        </w:trPr>
        <w:tc>
          <w:tcPr>
            <w:tcW w:w="1469" w:type="dxa"/>
            <w:tcBorders>
              <w:top w:val="single" w:sz="4" w:space="0" w:color="auto"/>
              <w:left w:val="single" w:sz="4" w:space="0" w:color="auto"/>
              <w:bottom w:val="single" w:sz="4" w:space="0" w:color="auto"/>
              <w:right w:val="single" w:sz="4" w:space="0" w:color="auto"/>
            </w:tcBorders>
            <w:shd w:val="clear" w:color="auto" w:fill="D9D9D9"/>
            <w:vAlign w:val="center"/>
          </w:tcPr>
          <w:p w14:paraId="01FB199C" w14:textId="77777777" w:rsidR="00CB4BEB" w:rsidRPr="00F273B0" w:rsidRDefault="00CB4BEB" w:rsidP="003C0924">
            <w:pPr>
              <w:rPr>
                <w:rFonts w:ascii="Trebuchet MS" w:hAnsi="Trebuchet MS" w:cs="Trebuchet MS"/>
                <w:sz w:val="18"/>
                <w:szCs w:val="18"/>
              </w:rPr>
            </w:pPr>
            <w:proofErr w:type="spellStart"/>
            <w:r>
              <w:rPr>
                <w:rFonts w:ascii="Trebuchet MS" w:hAnsi="Trebuchet MS" w:cs="Trebuchet MS"/>
                <w:sz w:val="18"/>
                <w:szCs w:val="18"/>
              </w:rPr>
              <w:t>vandloeb</w:t>
            </w:r>
            <w:r w:rsidRPr="00F273B0">
              <w:rPr>
                <w:rFonts w:ascii="Trebuchet MS" w:hAnsi="Trebuchet MS" w:cs="Trebuchet MS"/>
                <w:sz w:val="18"/>
                <w:szCs w:val="18"/>
              </w:rPr>
              <w:t>_nr</w:t>
            </w:r>
            <w:proofErr w:type="spellEnd"/>
          </w:p>
        </w:tc>
        <w:tc>
          <w:tcPr>
            <w:tcW w:w="1220" w:type="dxa"/>
            <w:tcBorders>
              <w:top w:val="single" w:sz="4" w:space="0" w:color="auto"/>
              <w:left w:val="single" w:sz="4" w:space="0" w:color="auto"/>
              <w:bottom w:val="single" w:sz="4" w:space="0" w:color="auto"/>
              <w:right w:val="single" w:sz="4" w:space="0" w:color="auto"/>
            </w:tcBorders>
            <w:shd w:val="clear" w:color="auto" w:fill="FFFFFF"/>
            <w:vAlign w:val="center"/>
          </w:tcPr>
          <w:p w14:paraId="191235F7" w14:textId="77777777" w:rsidR="00CB4BEB" w:rsidRDefault="00CB4BEB" w:rsidP="003C0924">
            <w:pPr>
              <w:rPr>
                <w:rFonts w:ascii="Trebuchet MS" w:hAnsi="Trebuchet MS" w:cs="Trebuchet MS"/>
                <w:sz w:val="18"/>
                <w:szCs w:val="18"/>
              </w:rPr>
            </w:pPr>
            <w:proofErr w:type="spellStart"/>
            <w:r>
              <w:rPr>
                <w:rFonts w:ascii="Trebuchet MS" w:hAnsi="Trebuchet MS" w:cs="Trebuchet MS"/>
                <w:sz w:val="18"/>
                <w:szCs w:val="18"/>
              </w:rPr>
              <w:t>vandl</w:t>
            </w:r>
            <w:r w:rsidRPr="00F273B0">
              <w:rPr>
                <w:rFonts w:ascii="Trebuchet MS" w:hAnsi="Trebuchet MS" w:cs="Trebuchet MS"/>
                <w:sz w:val="18"/>
                <w:szCs w:val="18"/>
              </w:rPr>
              <w:t>_nr</w:t>
            </w:r>
            <w:proofErr w:type="spellEnd"/>
          </w:p>
        </w:tc>
        <w:tc>
          <w:tcPr>
            <w:tcW w:w="496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6AACF25D" w14:textId="77777777" w:rsidR="00CB4BEB" w:rsidRPr="00F273B0" w:rsidRDefault="00CB4BEB" w:rsidP="003C0924">
            <w:pPr>
              <w:rPr>
                <w:rFonts w:ascii="Trebuchet MS" w:hAnsi="Trebuchet MS" w:cs="Trebuchet MS"/>
                <w:sz w:val="18"/>
                <w:szCs w:val="18"/>
              </w:rPr>
            </w:pPr>
            <w:proofErr w:type="spellStart"/>
            <w:r>
              <w:rPr>
                <w:rFonts w:ascii="Trebuchet MS" w:hAnsi="Trebuchet MS" w:cs="Trebuchet MS"/>
                <w:sz w:val="18"/>
                <w:szCs w:val="18"/>
              </w:rPr>
              <w:t>Vandløbsnr</w:t>
            </w:r>
            <w:proofErr w:type="spellEnd"/>
            <w:r>
              <w:rPr>
                <w:rFonts w:ascii="Trebuchet MS" w:hAnsi="Trebuchet MS" w:cs="Trebuchet MS"/>
                <w:sz w:val="18"/>
                <w:szCs w:val="18"/>
              </w:rPr>
              <w:t xml:space="preserve">. fra vandløbsregulativ, eller </w:t>
            </w:r>
            <w:proofErr w:type="spellStart"/>
            <w:r>
              <w:rPr>
                <w:rFonts w:ascii="Trebuchet MS" w:hAnsi="Trebuchet MS" w:cs="Trebuchet MS"/>
                <w:sz w:val="18"/>
                <w:szCs w:val="18"/>
              </w:rPr>
              <w:t>r</w:t>
            </w:r>
            <w:r w:rsidRPr="00F273B0">
              <w:rPr>
                <w:rFonts w:ascii="Trebuchet MS" w:hAnsi="Trebuchet MS" w:cs="Trebuchet MS"/>
                <w:sz w:val="18"/>
                <w:szCs w:val="18"/>
              </w:rPr>
              <w:t>ecipient_nummer</w:t>
            </w:r>
            <w:proofErr w:type="spellEnd"/>
            <w:r w:rsidRPr="00F273B0">
              <w:rPr>
                <w:rFonts w:ascii="Trebuchet MS" w:hAnsi="Trebuchet MS" w:cs="Trebuchet MS"/>
                <w:sz w:val="18"/>
                <w:szCs w:val="18"/>
              </w:rPr>
              <w:t xml:space="preserve"> (hist. amtsnøgle)</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07DABC05" w14:textId="77777777" w:rsidR="00CB4BEB" w:rsidRPr="00F273B0" w:rsidRDefault="00CB4BEB" w:rsidP="003C0924">
            <w:pPr>
              <w:rPr>
                <w:rFonts w:ascii="Trebuchet MS" w:hAnsi="Trebuchet MS" w:cs="Trebuchet MS"/>
                <w:sz w:val="18"/>
                <w:szCs w:val="18"/>
              </w:rPr>
            </w:pPr>
            <w:r w:rsidRPr="00F273B0">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6D6BC44F" w14:textId="77777777" w:rsidR="00CB4BEB" w:rsidRPr="00F273B0" w:rsidRDefault="00CB4BEB" w:rsidP="003C0924">
            <w:pPr>
              <w:rPr>
                <w:rFonts w:ascii="Trebuchet MS" w:hAnsi="Trebuchet MS" w:cs="Trebuchet MS"/>
                <w:sz w:val="18"/>
                <w:szCs w:val="18"/>
              </w:rPr>
            </w:pPr>
            <w:r>
              <w:rPr>
                <w:rFonts w:ascii="Trebuchet MS" w:hAnsi="Trebuchet MS" w:cs="Trebuchet MS"/>
                <w:sz w:val="18"/>
                <w:szCs w:val="18"/>
              </w:rPr>
              <w:t>0-128 tegn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5A570940" w14:textId="77777777" w:rsidR="00CB4BEB" w:rsidRPr="00470899"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126" w:type="dxa"/>
            <w:tcBorders>
              <w:left w:val="single" w:sz="4" w:space="0" w:color="auto"/>
            </w:tcBorders>
            <w:shd w:val="clear" w:color="auto" w:fill="FFFFFF"/>
            <w:vAlign w:val="center"/>
          </w:tcPr>
          <w:p w14:paraId="580AD482" w14:textId="77777777" w:rsidR="00CB4BEB" w:rsidRPr="00F273B0" w:rsidRDefault="00CB4BEB" w:rsidP="003C0924">
            <w:pPr>
              <w:rPr>
                <w:rFonts w:ascii="Trebuchet MS" w:hAnsi="Trebuchet MS" w:cs="Trebuchet MS"/>
                <w:sz w:val="18"/>
                <w:szCs w:val="18"/>
              </w:rPr>
            </w:pPr>
            <w:r>
              <w:rPr>
                <w:rFonts w:ascii="Trebuchet MS" w:hAnsi="Trebuchet MS" w:cs="Trebuchet MS"/>
                <w:sz w:val="18"/>
                <w:szCs w:val="18"/>
              </w:rPr>
              <w:t>680</w:t>
            </w:r>
          </w:p>
        </w:tc>
      </w:tr>
      <w:tr w:rsidR="00CB4BEB" w:rsidRPr="00F273B0" w14:paraId="694A2EEC" w14:textId="77777777" w:rsidTr="003C0924">
        <w:trPr>
          <w:trHeight w:hRule="exact" w:val="255"/>
        </w:trPr>
        <w:tc>
          <w:tcPr>
            <w:tcW w:w="1469" w:type="dxa"/>
            <w:tcBorders>
              <w:top w:val="single" w:sz="4" w:space="0" w:color="auto"/>
              <w:left w:val="single" w:sz="4" w:space="0" w:color="auto"/>
              <w:bottom w:val="single" w:sz="4" w:space="0" w:color="auto"/>
              <w:right w:val="single" w:sz="4" w:space="0" w:color="auto"/>
            </w:tcBorders>
            <w:shd w:val="clear" w:color="auto" w:fill="D9D9D9"/>
            <w:vAlign w:val="bottom"/>
          </w:tcPr>
          <w:p w14:paraId="10816F8B" w14:textId="77777777" w:rsidR="00CB4BEB" w:rsidRPr="008E1FB7" w:rsidRDefault="00CB4BEB" w:rsidP="003C0924">
            <w:pPr>
              <w:rPr>
                <w:rFonts w:ascii="Trebuchet MS" w:hAnsi="Trebuchet MS"/>
                <w:sz w:val="18"/>
                <w:szCs w:val="18"/>
              </w:rPr>
            </w:pPr>
            <w:proofErr w:type="spellStart"/>
            <w:r>
              <w:rPr>
                <w:rFonts w:ascii="Trebuchet MS" w:hAnsi="Trebuchet MS"/>
                <w:sz w:val="18"/>
                <w:szCs w:val="18"/>
              </w:rPr>
              <w:t>d</w:t>
            </w:r>
            <w:r w:rsidRPr="008E1FB7">
              <w:rPr>
                <w:rFonts w:ascii="Trebuchet MS" w:hAnsi="Trebuchet MS"/>
                <w:sz w:val="18"/>
                <w:szCs w:val="18"/>
              </w:rPr>
              <w:t>mu_ref</w:t>
            </w:r>
            <w:proofErr w:type="spellEnd"/>
          </w:p>
        </w:tc>
        <w:tc>
          <w:tcPr>
            <w:tcW w:w="1220" w:type="dxa"/>
            <w:tcBorders>
              <w:top w:val="single" w:sz="4" w:space="0" w:color="auto"/>
              <w:left w:val="single" w:sz="4" w:space="0" w:color="auto"/>
              <w:bottom w:val="single" w:sz="4" w:space="0" w:color="auto"/>
              <w:right w:val="single" w:sz="4" w:space="0" w:color="auto"/>
            </w:tcBorders>
            <w:shd w:val="clear" w:color="auto" w:fill="FFFFFF"/>
            <w:vAlign w:val="bottom"/>
          </w:tcPr>
          <w:p w14:paraId="50A0F45F" w14:textId="77777777" w:rsidR="00CB4BEB" w:rsidRPr="008E1FB7" w:rsidRDefault="00CB4BEB" w:rsidP="003C0924">
            <w:pPr>
              <w:rPr>
                <w:rFonts w:ascii="Trebuchet MS" w:hAnsi="Trebuchet MS"/>
                <w:sz w:val="18"/>
                <w:szCs w:val="18"/>
              </w:rPr>
            </w:pPr>
            <w:proofErr w:type="spellStart"/>
            <w:r>
              <w:rPr>
                <w:rFonts w:ascii="Trebuchet MS" w:hAnsi="Trebuchet MS"/>
                <w:sz w:val="18"/>
                <w:szCs w:val="18"/>
              </w:rPr>
              <w:t>d</w:t>
            </w:r>
            <w:r w:rsidRPr="008E1FB7">
              <w:rPr>
                <w:rFonts w:ascii="Trebuchet MS" w:hAnsi="Trebuchet MS"/>
                <w:sz w:val="18"/>
                <w:szCs w:val="18"/>
              </w:rPr>
              <w:t>mu_ref</w:t>
            </w:r>
            <w:proofErr w:type="spellEnd"/>
          </w:p>
        </w:tc>
        <w:tc>
          <w:tcPr>
            <w:tcW w:w="496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49CBC84A" w14:textId="77777777" w:rsidR="00CB4BEB" w:rsidRPr="008E1FB7" w:rsidRDefault="00CB4BEB" w:rsidP="003C0924">
            <w:pPr>
              <w:rPr>
                <w:rFonts w:ascii="Trebuchet MS" w:hAnsi="Trebuchet MS"/>
                <w:sz w:val="18"/>
                <w:szCs w:val="18"/>
              </w:rPr>
            </w:pPr>
            <w:r w:rsidRPr="008E1FB7">
              <w:rPr>
                <w:rFonts w:ascii="Trebuchet MS" w:hAnsi="Trebuchet MS"/>
                <w:sz w:val="18"/>
                <w:szCs w:val="18"/>
              </w:rPr>
              <w:t xml:space="preserve">Nøgle til DMU </w:t>
            </w:r>
            <w:proofErr w:type="spellStart"/>
            <w:r w:rsidRPr="008E1FB7">
              <w:rPr>
                <w:rFonts w:ascii="Trebuchet MS" w:hAnsi="Trebuchet MS"/>
                <w:sz w:val="18"/>
                <w:szCs w:val="18"/>
              </w:rPr>
              <w:t>vandløbsoplande</w:t>
            </w:r>
            <w:proofErr w:type="spellEnd"/>
            <w:r>
              <w:rPr>
                <w:rFonts w:ascii="Trebuchet MS" w:hAnsi="Trebuchet MS"/>
                <w:sz w:val="18"/>
                <w:szCs w:val="18"/>
              </w:rPr>
              <w:t>*</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29CF8850"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19AD3F34"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0-128 tegn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265E7513" w14:textId="77777777" w:rsidR="00CB4BEB" w:rsidRPr="00E472B2"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126" w:type="dxa"/>
            <w:tcBorders>
              <w:left w:val="single" w:sz="4" w:space="0" w:color="auto"/>
            </w:tcBorders>
            <w:shd w:val="clear" w:color="auto" w:fill="FFFFFF"/>
            <w:vAlign w:val="bottom"/>
          </w:tcPr>
          <w:p w14:paraId="10BE22D0" w14:textId="77777777" w:rsidR="00CB4BEB" w:rsidRPr="00560AB4" w:rsidRDefault="00CB4BEB" w:rsidP="003C0924">
            <w:pPr>
              <w:rPr>
                <w:rFonts w:ascii="Trebuchet MS" w:hAnsi="Trebuchet MS" w:cs="Trebuchet MS"/>
                <w:sz w:val="18"/>
                <w:szCs w:val="18"/>
              </w:rPr>
            </w:pPr>
          </w:p>
        </w:tc>
      </w:tr>
      <w:tr w:rsidR="00CB4BEB" w:rsidRPr="00F273B0" w14:paraId="775BA4D2" w14:textId="77777777" w:rsidTr="003C0924">
        <w:trPr>
          <w:trHeight w:hRule="exact" w:val="255"/>
        </w:trPr>
        <w:tc>
          <w:tcPr>
            <w:tcW w:w="1469" w:type="dxa"/>
            <w:tcBorders>
              <w:top w:val="single" w:sz="4" w:space="0" w:color="auto"/>
              <w:left w:val="single" w:sz="4" w:space="0" w:color="auto"/>
              <w:bottom w:val="single" w:sz="4" w:space="0" w:color="auto"/>
              <w:right w:val="single" w:sz="4" w:space="0" w:color="auto"/>
            </w:tcBorders>
            <w:shd w:val="clear" w:color="auto" w:fill="D9D9D9"/>
            <w:vAlign w:val="bottom"/>
          </w:tcPr>
          <w:p w14:paraId="5DF6F7C3" w14:textId="77777777" w:rsidR="00CB4BEB" w:rsidRPr="003C0828" w:rsidRDefault="00CB4BEB" w:rsidP="003C0924">
            <w:pPr>
              <w:rPr>
                <w:rFonts w:ascii="Trebuchet MS" w:hAnsi="Trebuchet MS"/>
                <w:sz w:val="18"/>
                <w:szCs w:val="18"/>
              </w:rPr>
            </w:pPr>
            <w:proofErr w:type="spellStart"/>
            <w:r w:rsidRPr="00C43406">
              <w:rPr>
                <w:rFonts w:ascii="Trebuchet MS" w:hAnsi="Trebuchet MS"/>
                <w:sz w:val="18"/>
                <w:szCs w:val="18"/>
              </w:rPr>
              <w:t>vandl</w:t>
            </w:r>
            <w:r w:rsidRPr="003C0828">
              <w:rPr>
                <w:rFonts w:ascii="Trebuchet MS" w:hAnsi="Trebuchet MS"/>
                <w:sz w:val="18"/>
                <w:szCs w:val="18"/>
              </w:rPr>
              <w:t>_opl_nr</w:t>
            </w:r>
            <w:proofErr w:type="spellEnd"/>
          </w:p>
        </w:tc>
        <w:tc>
          <w:tcPr>
            <w:tcW w:w="1220" w:type="dxa"/>
            <w:tcBorders>
              <w:top w:val="single" w:sz="4" w:space="0" w:color="auto"/>
              <w:left w:val="single" w:sz="4" w:space="0" w:color="auto"/>
              <w:bottom w:val="single" w:sz="4" w:space="0" w:color="auto"/>
              <w:right w:val="single" w:sz="4" w:space="0" w:color="auto"/>
            </w:tcBorders>
            <w:vAlign w:val="bottom"/>
          </w:tcPr>
          <w:p w14:paraId="668BE07C" w14:textId="77777777" w:rsidR="00CB4BEB" w:rsidRPr="00C43406" w:rsidRDefault="00CB4BEB" w:rsidP="003C0924">
            <w:pPr>
              <w:rPr>
                <w:rFonts w:ascii="Trebuchet MS" w:hAnsi="Trebuchet MS"/>
                <w:sz w:val="18"/>
                <w:szCs w:val="18"/>
              </w:rPr>
            </w:pPr>
            <w:proofErr w:type="spellStart"/>
            <w:r>
              <w:rPr>
                <w:rFonts w:ascii="Trebuchet MS" w:hAnsi="Trebuchet MS"/>
                <w:sz w:val="18"/>
                <w:szCs w:val="18"/>
              </w:rPr>
              <w:t>van</w:t>
            </w:r>
            <w:r w:rsidRPr="00C43406">
              <w:rPr>
                <w:rFonts w:ascii="Trebuchet MS" w:hAnsi="Trebuchet MS"/>
                <w:sz w:val="18"/>
                <w:szCs w:val="18"/>
              </w:rPr>
              <w:t>l</w:t>
            </w:r>
            <w:r w:rsidRPr="003C0828">
              <w:rPr>
                <w:rFonts w:ascii="Trebuchet MS" w:hAnsi="Trebuchet MS"/>
                <w:sz w:val="18"/>
                <w:szCs w:val="18"/>
              </w:rPr>
              <w:t>_op_nr</w:t>
            </w:r>
            <w:proofErr w:type="spellEnd"/>
          </w:p>
        </w:tc>
        <w:tc>
          <w:tcPr>
            <w:tcW w:w="496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1F2FDD6D" w14:textId="77777777" w:rsidR="00CB4BEB" w:rsidRPr="008E1FB7" w:rsidRDefault="00CB4BEB" w:rsidP="003C0924">
            <w:pPr>
              <w:rPr>
                <w:rFonts w:ascii="Trebuchet MS" w:hAnsi="Trebuchet MS"/>
                <w:sz w:val="18"/>
                <w:szCs w:val="18"/>
              </w:rPr>
            </w:pPr>
            <w:r w:rsidRPr="00C43406">
              <w:rPr>
                <w:rFonts w:ascii="Trebuchet MS" w:hAnsi="Trebuchet MS"/>
                <w:sz w:val="18"/>
                <w:szCs w:val="18"/>
              </w:rPr>
              <w:t>Vandløbs</w:t>
            </w:r>
            <w:r>
              <w:rPr>
                <w:rFonts w:ascii="Trebuchet MS" w:hAnsi="Trebuchet MS"/>
                <w:sz w:val="18"/>
                <w:szCs w:val="18"/>
              </w:rPr>
              <w:t>oplandsnummer</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0A4E530D"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79D4D2E4" w14:textId="77777777" w:rsidR="00CB4BEB" w:rsidRPr="008E1FB7" w:rsidRDefault="00CB4BEB" w:rsidP="003C0924">
            <w:pPr>
              <w:rPr>
                <w:rFonts w:ascii="Trebuchet MS" w:hAnsi="Trebuchet MS" w:cs="Trebuchet MS"/>
                <w:sz w:val="18"/>
                <w:szCs w:val="18"/>
              </w:rPr>
            </w:pPr>
            <w:r>
              <w:rPr>
                <w:rFonts w:ascii="Trebuchet MS" w:hAnsi="Trebuchet MS" w:cs="Trebuchet MS"/>
                <w:sz w:val="18"/>
                <w:szCs w:val="18"/>
              </w:rPr>
              <w:t>0-16 tegn</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74AB655E" w14:textId="77777777" w:rsidR="00CB4BEB" w:rsidRPr="003A52C1" w:rsidRDefault="00CB4BEB" w:rsidP="003C0924">
            <w:pPr>
              <w:jc w:val="center"/>
              <w:rPr>
                <w:rFonts w:ascii="Trebuchet MS" w:hAnsi="Trebuchet MS" w:cs="Trebuchet MS"/>
                <w:b/>
                <w:sz w:val="18"/>
                <w:szCs w:val="18"/>
              </w:rPr>
            </w:pPr>
            <w:r w:rsidRPr="00C43406">
              <w:rPr>
                <w:rFonts w:ascii="Trebuchet MS" w:hAnsi="Trebuchet MS" w:cs="Trebuchet MS"/>
                <w:sz w:val="18"/>
                <w:szCs w:val="18"/>
              </w:rPr>
              <w:t>F</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bottom"/>
          </w:tcPr>
          <w:p w14:paraId="6E5CC0C1" w14:textId="77777777" w:rsidR="00CB4BEB" w:rsidRPr="00353B49" w:rsidRDefault="00CB4BEB" w:rsidP="003C0924">
            <w:pPr>
              <w:rPr>
                <w:rFonts w:ascii="Trebuchet MS" w:hAnsi="Trebuchet MS" w:cs="Trebuchet MS"/>
                <w:sz w:val="18"/>
                <w:szCs w:val="18"/>
              </w:rPr>
            </w:pPr>
          </w:p>
        </w:tc>
      </w:tr>
      <w:tr w:rsidR="00CB4BEB" w:rsidRPr="00F273B0" w14:paraId="511A24A9" w14:textId="77777777" w:rsidTr="003C0924">
        <w:trPr>
          <w:trHeight w:hRule="exact" w:val="255"/>
        </w:trPr>
        <w:tc>
          <w:tcPr>
            <w:tcW w:w="1469" w:type="dxa"/>
            <w:tcBorders>
              <w:top w:val="single" w:sz="4" w:space="0" w:color="auto"/>
              <w:left w:val="single" w:sz="4" w:space="0" w:color="auto"/>
              <w:bottom w:val="single" w:sz="4" w:space="0" w:color="auto"/>
              <w:right w:val="single" w:sz="4" w:space="0" w:color="auto"/>
            </w:tcBorders>
            <w:shd w:val="clear" w:color="auto" w:fill="99CCFF"/>
            <w:vAlign w:val="bottom"/>
          </w:tcPr>
          <w:p w14:paraId="11CEFE1C" w14:textId="77777777" w:rsidR="00CB4BEB" w:rsidRPr="00576BAD" w:rsidRDefault="00CB4BEB" w:rsidP="003C0924">
            <w:pPr>
              <w:rPr>
                <w:rFonts w:ascii="Trebuchet MS" w:hAnsi="Trebuchet MS"/>
                <w:sz w:val="18"/>
                <w:szCs w:val="18"/>
              </w:rPr>
            </w:pPr>
            <w:proofErr w:type="spellStart"/>
            <w:r w:rsidRPr="00C43406">
              <w:rPr>
                <w:rFonts w:ascii="Trebuchet MS" w:hAnsi="Trebuchet MS"/>
                <w:sz w:val="18"/>
                <w:szCs w:val="18"/>
              </w:rPr>
              <w:t>vandl</w:t>
            </w:r>
            <w:r w:rsidRPr="00576BAD">
              <w:rPr>
                <w:rFonts w:ascii="Trebuchet MS" w:hAnsi="Trebuchet MS"/>
                <w:sz w:val="18"/>
                <w:szCs w:val="18"/>
              </w:rPr>
              <w:t>_opl_navn</w:t>
            </w:r>
            <w:proofErr w:type="spellEnd"/>
          </w:p>
        </w:tc>
        <w:tc>
          <w:tcPr>
            <w:tcW w:w="1220" w:type="dxa"/>
            <w:tcBorders>
              <w:top w:val="single" w:sz="4" w:space="0" w:color="auto"/>
              <w:left w:val="single" w:sz="4" w:space="0" w:color="auto"/>
              <w:bottom w:val="single" w:sz="4" w:space="0" w:color="auto"/>
              <w:right w:val="single" w:sz="4" w:space="0" w:color="auto"/>
            </w:tcBorders>
            <w:shd w:val="clear" w:color="auto" w:fill="99CCFF"/>
            <w:vAlign w:val="bottom"/>
          </w:tcPr>
          <w:p w14:paraId="4CF7285A" w14:textId="77777777" w:rsidR="00CB4BEB" w:rsidRPr="00C43406" w:rsidRDefault="00CB4BEB" w:rsidP="003C0924">
            <w:pPr>
              <w:rPr>
                <w:rFonts w:ascii="Trebuchet MS" w:hAnsi="Trebuchet MS"/>
                <w:sz w:val="18"/>
                <w:szCs w:val="18"/>
              </w:rPr>
            </w:pPr>
            <w:proofErr w:type="spellStart"/>
            <w:r w:rsidRPr="00C43406">
              <w:rPr>
                <w:rFonts w:ascii="Trebuchet MS" w:hAnsi="Trebuchet MS"/>
                <w:sz w:val="18"/>
                <w:szCs w:val="18"/>
              </w:rPr>
              <w:t>vanl</w:t>
            </w:r>
            <w:r w:rsidRPr="00576BAD">
              <w:rPr>
                <w:rFonts w:ascii="Trebuchet MS" w:hAnsi="Trebuchet MS"/>
                <w:sz w:val="18"/>
                <w:szCs w:val="18"/>
              </w:rPr>
              <w:t>_op_nav</w:t>
            </w:r>
            <w:proofErr w:type="spellEnd"/>
          </w:p>
        </w:tc>
        <w:tc>
          <w:tcPr>
            <w:tcW w:w="4961"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40D3D6AB" w14:textId="77777777" w:rsidR="00CB4BEB" w:rsidRPr="00576BAD" w:rsidRDefault="00CB4BEB" w:rsidP="003C0924">
            <w:pPr>
              <w:rPr>
                <w:rFonts w:ascii="Trebuchet MS" w:hAnsi="Trebuchet MS"/>
                <w:sz w:val="18"/>
                <w:szCs w:val="18"/>
              </w:rPr>
            </w:pPr>
            <w:r w:rsidRPr="00C43406">
              <w:rPr>
                <w:rFonts w:ascii="Trebuchet MS" w:hAnsi="Trebuchet MS"/>
                <w:sz w:val="18"/>
                <w:szCs w:val="18"/>
              </w:rPr>
              <w:t>Vandløbs</w:t>
            </w:r>
            <w:r w:rsidRPr="00576BAD">
              <w:rPr>
                <w:rFonts w:ascii="Trebuchet MS" w:hAnsi="Trebuchet MS"/>
                <w:sz w:val="18"/>
                <w:szCs w:val="18"/>
              </w:rPr>
              <w:t>oplandsnavn</w:t>
            </w:r>
          </w:p>
        </w:tc>
        <w:tc>
          <w:tcPr>
            <w:tcW w:w="1276" w:type="dxa"/>
            <w:tcBorders>
              <w:top w:val="single" w:sz="4" w:space="0" w:color="auto"/>
              <w:left w:val="single" w:sz="4" w:space="0" w:color="auto"/>
              <w:bottom w:val="single" w:sz="4" w:space="0" w:color="auto"/>
              <w:right w:val="single" w:sz="4" w:space="0" w:color="auto"/>
            </w:tcBorders>
            <w:shd w:val="clear" w:color="auto" w:fill="99CCFF"/>
            <w:vAlign w:val="bottom"/>
          </w:tcPr>
          <w:p w14:paraId="19DF2D06" w14:textId="77777777" w:rsidR="00CB4BEB" w:rsidRPr="00576BAD" w:rsidRDefault="00CB4BEB" w:rsidP="003C0924">
            <w:pPr>
              <w:rPr>
                <w:rFonts w:ascii="Trebuchet MS" w:hAnsi="Trebuchet MS" w:cs="Trebuchet MS"/>
                <w:sz w:val="17"/>
                <w:szCs w:val="17"/>
              </w:rPr>
            </w:pPr>
            <w:r w:rsidRPr="00576BAD">
              <w:rPr>
                <w:rFonts w:ascii="Trebuchet MS" w:hAnsi="Trebuchet MS" w:cs="Trebuchet MS"/>
                <w:sz w:val="17"/>
                <w:szCs w:val="17"/>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9CCFF"/>
            <w:vAlign w:val="bottom"/>
          </w:tcPr>
          <w:p w14:paraId="21CEFCEC" w14:textId="77777777" w:rsidR="00CB4BEB" w:rsidRPr="00576BAD" w:rsidRDefault="00CB4BEB" w:rsidP="003C0924">
            <w:pPr>
              <w:rPr>
                <w:rFonts w:ascii="Trebuchet MS" w:hAnsi="Trebuchet MS" w:cs="Trebuchet MS"/>
                <w:sz w:val="17"/>
                <w:szCs w:val="17"/>
              </w:rPr>
            </w:pPr>
            <w:r w:rsidRPr="00576BAD">
              <w:rPr>
                <w:rFonts w:ascii="Trebuchet MS" w:hAnsi="Trebuchet MS" w:cs="Trebuchet MS"/>
                <w:sz w:val="17"/>
                <w:szCs w:val="17"/>
              </w:rPr>
              <w:t>0-128 tegn</w:t>
            </w:r>
          </w:p>
        </w:tc>
        <w:tc>
          <w:tcPr>
            <w:tcW w:w="1418" w:type="dxa"/>
            <w:tcBorders>
              <w:top w:val="single" w:sz="4" w:space="0" w:color="auto"/>
              <w:left w:val="single" w:sz="4" w:space="0" w:color="auto"/>
              <w:bottom w:val="single" w:sz="4" w:space="0" w:color="auto"/>
              <w:right w:val="single" w:sz="4" w:space="0" w:color="auto"/>
            </w:tcBorders>
            <w:shd w:val="clear" w:color="auto" w:fill="99CCFF"/>
            <w:vAlign w:val="center"/>
          </w:tcPr>
          <w:p w14:paraId="1CC9B6FD" w14:textId="77777777" w:rsidR="00CB4BEB" w:rsidRPr="00F52AE5" w:rsidRDefault="00CB4BEB" w:rsidP="003C0924">
            <w:pPr>
              <w:jc w:val="center"/>
              <w:rPr>
                <w:rFonts w:ascii="Trebuchet MS" w:hAnsi="Trebuchet MS" w:cs="Trebuchet MS"/>
                <w:sz w:val="17"/>
                <w:szCs w:val="17"/>
                <w:highlight w:val="yellow"/>
              </w:rPr>
            </w:pPr>
            <w:r w:rsidRPr="0084369F">
              <w:rPr>
                <w:rFonts w:ascii="Trebuchet MS" w:hAnsi="Trebuchet MS" w:cs="Trebuchet MS"/>
                <w:sz w:val="17"/>
                <w:szCs w:val="17"/>
              </w:rPr>
              <w:t>S</w:t>
            </w:r>
          </w:p>
        </w:tc>
        <w:tc>
          <w:tcPr>
            <w:tcW w:w="2126" w:type="dxa"/>
            <w:tcBorders>
              <w:top w:val="single" w:sz="4" w:space="0" w:color="auto"/>
              <w:left w:val="single" w:sz="4" w:space="0" w:color="auto"/>
              <w:bottom w:val="single" w:sz="4" w:space="0" w:color="auto"/>
              <w:right w:val="single" w:sz="4" w:space="0" w:color="auto"/>
            </w:tcBorders>
            <w:shd w:val="clear" w:color="auto" w:fill="99CCFF"/>
            <w:vAlign w:val="bottom"/>
          </w:tcPr>
          <w:p w14:paraId="017DC5CE" w14:textId="77777777" w:rsidR="00CB4BEB" w:rsidRPr="00F52AE5" w:rsidRDefault="00CB4BEB" w:rsidP="003C0924">
            <w:pPr>
              <w:rPr>
                <w:rFonts w:ascii="Trebuchet MS" w:hAnsi="Trebuchet MS" w:cs="Trebuchet MS"/>
                <w:sz w:val="18"/>
                <w:szCs w:val="18"/>
                <w:highlight w:val="yellow"/>
              </w:rPr>
            </w:pPr>
          </w:p>
        </w:tc>
      </w:tr>
      <w:tr w:rsidR="00CB4BEB" w:rsidRPr="00F273B0" w14:paraId="43F2A160" w14:textId="77777777" w:rsidTr="003C0924">
        <w:trPr>
          <w:trHeight w:hRule="exact" w:val="255"/>
        </w:trPr>
        <w:tc>
          <w:tcPr>
            <w:tcW w:w="1469" w:type="dxa"/>
            <w:tcBorders>
              <w:top w:val="single" w:sz="4" w:space="0" w:color="auto"/>
              <w:left w:val="single" w:sz="4" w:space="0" w:color="auto"/>
              <w:bottom w:val="nil"/>
              <w:right w:val="single" w:sz="4" w:space="0" w:color="auto"/>
            </w:tcBorders>
            <w:shd w:val="clear" w:color="auto" w:fill="D9D9D9"/>
            <w:vAlign w:val="bottom"/>
          </w:tcPr>
          <w:p w14:paraId="72FD4368" w14:textId="77777777" w:rsidR="00CB4BEB" w:rsidRPr="008E1FB7" w:rsidRDefault="00CB4BEB" w:rsidP="003C0924">
            <w:pPr>
              <w:rPr>
                <w:rFonts w:ascii="Trebuchet MS" w:hAnsi="Trebuchet MS"/>
                <w:sz w:val="18"/>
                <w:szCs w:val="18"/>
              </w:rPr>
            </w:pPr>
            <w:proofErr w:type="spellStart"/>
            <w:r w:rsidRPr="008E1FB7">
              <w:rPr>
                <w:rFonts w:ascii="Trebuchet MS" w:hAnsi="Trebuchet MS"/>
                <w:sz w:val="18"/>
                <w:szCs w:val="18"/>
              </w:rPr>
              <w:t>opl</w:t>
            </w:r>
            <w:r>
              <w:rPr>
                <w:rFonts w:ascii="Trebuchet MS" w:hAnsi="Trebuchet MS"/>
                <w:sz w:val="18"/>
                <w:szCs w:val="18"/>
              </w:rPr>
              <w:t>_</w:t>
            </w:r>
            <w:r w:rsidRPr="008E1FB7">
              <w:rPr>
                <w:rFonts w:ascii="Trebuchet MS" w:hAnsi="Trebuchet MS"/>
                <w:sz w:val="18"/>
                <w:szCs w:val="18"/>
              </w:rPr>
              <w:t>type_kode</w:t>
            </w:r>
            <w:proofErr w:type="spellEnd"/>
          </w:p>
        </w:tc>
        <w:tc>
          <w:tcPr>
            <w:tcW w:w="1220" w:type="dxa"/>
            <w:tcBorders>
              <w:top w:val="single" w:sz="4" w:space="0" w:color="auto"/>
              <w:left w:val="single" w:sz="4" w:space="0" w:color="auto"/>
              <w:bottom w:val="nil"/>
              <w:right w:val="single" w:sz="4" w:space="0" w:color="auto"/>
            </w:tcBorders>
            <w:shd w:val="clear" w:color="auto" w:fill="FFFFFF"/>
            <w:vAlign w:val="bottom"/>
          </w:tcPr>
          <w:p w14:paraId="790FD42E" w14:textId="77777777" w:rsidR="00CB4BEB" w:rsidRDefault="00CB4BEB" w:rsidP="003C0924">
            <w:pPr>
              <w:rPr>
                <w:rFonts w:ascii="Trebuchet MS" w:hAnsi="Trebuchet MS"/>
                <w:sz w:val="18"/>
                <w:szCs w:val="18"/>
              </w:rPr>
            </w:pPr>
            <w:proofErr w:type="spellStart"/>
            <w:r w:rsidRPr="008E1FB7">
              <w:rPr>
                <w:rFonts w:ascii="Trebuchet MS" w:hAnsi="Trebuchet MS"/>
                <w:sz w:val="18"/>
                <w:szCs w:val="18"/>
              </w:rPr>
              <w:t>opl</w:t>
            </w:r>
            <w:r>
              <w:rPr>
                <w:rFonts w:ascii="Trebuchet MS" w:hAnsi="Trebuchet MS"/>
                <w:sz w:val="18"/>
                <w:szCs w:val="18"/>
              </w:rPr>
              <w:t>_</w:t>
            </w:r>
            <w:r w:rsidRPr="008E1FB7">
              <w:rPr>
                <w:rFonts w:ascii="Trebuchet MS" w:hAnsi="Trebuchet MS"/>
                <w:sz w:val="18"/>
                <w:szCs w:val="18"/>
              </w:rPr>
              <w:t>type_k</w:t>
            </w:r>
            <w:proofErr w:type="spellEnd"/>
          </w:p>
        </w:tc>
        <w:tc>
          <w:tcPr>
            <w:tcW w:w="4961" w:type="dxa"/>
            <w:gridSpan w:val="2"/>
            <w:tcBorders>
              <w:top w:val="single" w:sz="4" w:space="0" w:color="auto"/>
              <w:left w:val="single" w:sz="4" w:space="0" w:color="auto"/>
              <w:bottom w:val="nil"/>
              <w:right w:val="single" w:sz="4" w:space="0" w:color="auto"/>
            </w:tcBorders>
            <w:shd w:val="clear" w:color="auto" w:fill="FFFFFF"/>
            <w:vAlign w:val="bottom"/>
          </w:tcPr>
          <w:p w14:paraId="6F4BDC06" w14:textId="77777777" w:rsidR="00CB4BEB" w:rsidRPr="008E1FB7" w:rsidRDefault="00CB4BEB" w:rsidP="003C0924">
            <w:pPr>
              <w:rPr>
                <w:rFonts w:ascii="Trebuchet MS" w:hAnsi="Trebuchet MS"/>
                <w:sz w:val="18"/>
                <w:szCs w:val="18"/>
              </w:rPr>
            </w:pPr>
            <w:r>
              <w:rPr>
                <w:rFonts w:ascii="Trebuchet MS" w:hAnsi="Trebuchet MS"/>
                <w:sz w:val="18"/>
                <w:szCs w:val="18"/>
              </w:rPr>
              <w:t>Kode til type af vandløbsopland</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4C44C100"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04ACE95B"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1-</w:t>
            </w:r>
            <w:r>
              <w:rPr>
                <w:rFonts w:ascii="Trebuchet MS" w:hAnsi="Trebuchet MS" w:cs="Trebuchet MS"/>
                <w:sz w:val="18"/>
                <w:szCs w:val="18"/>
              </w:rPr>
              <w:t>9</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7880FF0E" w14:textId="77777777" w:rsidR="00CB4BEB" w:rsidRPr="00E472B2"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126" w:type="dxa"/>
            <w:tcBorders>
              <w:top w:val="single" w:sz="4" w:space="0" w:color="auto"/>
              <w:left w:val="single" w:sz="4" w:space="0" w:color="auto"/>
              <w:bottom w:val="nil"/>
              <w:right w:val="single" w:sz="4" w:space="0" w:color="auto"/>
            </w:tcBorders>
            <w:shd w:val="clear" w:color="auto" w:fill="FFFFFF"/>
            <w:vAlign w:val="bottom"/>
          </w:tcPr>
          <w:p w14:paraId="07C5A25E" w14:textId="77777777" w:rsidR="00CB4BEB" w:rsidRDefault="00CB4BEB" w:rsidP="003C0924">
            <w:pPr>
              <w:rPr>
                <w:rFonts w:ascii="Trebuchet MS" w:hAnsi="Trebuchet MS" w:cs="Trebuchet MS"/>
                <w:sz w:val="18"/>
                <w:szCs w:val="18"/>
              </w:rPr>
            </w:pPr>
            <w:r>
              <w:rPr>
                <w:rFonts w:ascii="Trebuchet MS" w:hAnsi="Trebuchet MS" w:cs="Trebuchet MS"/>
                <w:sz w:val="18"/>
                <w:szCs w:val="18"/>
              </w:rPr>
              <w:t>1</w:t>
            </w:r>
          </w:p>
        </w:tc>
      </w:tr>
      <w:tr w:rsidR="00CB4BEB" w:rsidRPr="00F273B0" w14:paraId="4B6FBE1D" w14:textId="77777777" w:rsidTr="003C0924">
        <w:trPr>
          <w:trHeight w:hRule="exact" w:val="255"/>
        </w:trPr>
        <w:tc>
          <w:tcPr>
            <w:tcW w:w="1469" w:type="dxa"/>
            <w:tcBorders>
              <w:top w:val="single" w:sz="4" w:space="0" w:color="auto"/>
              <w:left w:val="single" w:sz="4" w:space="0" w:color="auto"/>
              <w:bottom w:val="nil"/>
              <w:right w:val="single" w:sz="4" w:space="0" w:color="auto"/>
            </w:tcBorders>
            <w:shd w:val="clear" w:color="auto" w:fill="99CCFF"/>
            <w:vAlign w:val="bottom"/>
          </w:tcPr>
          <w:p w14:paraId="4E25C6AD" w14:textId="77777777" w:rsidR="00CB4BEB" w:rsidRPr="008E1FB7" w:rsidRDefault="00CB4BEB" w:rsidP="003C0924">
            <w:pPr>
              <w:rPr>
                <w:rFonts w:ascii="Trebuchet MS" w:hAnsi="Trebuchet MS"/>
                <w:sz w:val="18"/>
                <w:szCs w:val="18"/>
              </w:rPr>
            </w:pPr>
            <w:proofErr w:type="spellStart"/>
            <w:r w:rsidRPr="008E1FB7">
              <w:rPr>
                <w:rFonts w:ascii="Trebuchet MS" w:hAnsi="Trebuchet MS"/>
                <w:sz w:val="18"/>
                <w:szCs w:val="18"/>
              </w:rPr>
              <w:t>opl</w:t>
            </w:r>
            <w:r>
              <w:rPr>
                <w:rFonts w:ascii="Trebuchet MS" w:hAnsi="Trebuchet MS"/>
                <w:sz w:val="18"/>
                <w:szCs w:val="18"/>
              </w:rPr>
              <w:t>_</w:t>
            </w:r>
            <w:r w:rsidRPr="008E1FB7">
              <w:rPr>
                <w:rFonts w:ascii="Trebuchet MS" w:hAnsi="Trebuchet MS"/>
                <w:sz w:val="18"/>
                <w:szCs w:val="18"/>
              </w:rPr>
              <w:t>type</w:t>
            </w:r>
            <w:proofErr w:type="spellEnd"/>
          </w:p>
        </w:tc>
        <w:tc>
          <w:tcPr>
            <w:tcW w:w="1220" w:type="dxa"/>
            <w:tcBorders>
              <w:top w:val="single" w:sz="4" w:space="0" w:color="auto"/>
              <w:left w:val="single" w:sz="4" w:space="0" w:color="auto"/>
              <w:bottom w:val="nil"/>
              <w:right w:val="single" w:sz="4" w:space="0" w:color="auto"/>
            </w:tcBorders>
            <w:shd w:val="clear" w:color="auto" w:fill="99CCFF"/>
            <w:vAlign w:val="bottom"/>
          </w:tcPr>
          <w:p w14:paraId="1A43BCC8" w14:textId="77777777" w:rsidR="00CB4BEB" w:rsidRPr="008E1FB7" w:rsidRDefault="00CB4BEB" w:rsidP="003C0924">
            <w:pPr>
              <w:rPr>
                <w:rFonts w:ascii="Trebuchet MS" w:hAnsi="Trebuchet MS"/>
                <w:sz w:val="18"/>
                <w:szCs w:val="18"/>
              </w:rPr>
            </w:pPr>
            <w:proofErr w:type="spellStart"/>
            <w:r w:rsidRPr="008E1FB7">
              <w:rPr>
                <w:rFonts w:ascii="Trebuchet MS" w:hAnsi="Trebuchet MS"/>
                <w:sz w:val="18"/>
                <w:szCs w:val="18"/>
              </w:rPr>
              <w:t>opl</w:t>
            </w:r>
            <w:r>
              <w:rPr>
                <w:rFonts w:ascii="Trebuchet MS" w:hAnsi="Trebuchet MS"/>
                <w:sz w:val="18"/>
                <w:szCs w:val="18"/>
              </w:rPr>
              <w:t>_</w:t>
            </w:r>
            <w:r w:rsidRPr="008E1FB7">
              <w:rPr>
                <w:rFonts w:ascii="Trebuchet MS" w:hAnsi="Trebuchet MS"/>
                <w:sz w:val="18"/>
                <w:szCs w:val="18"/>
              </w:rPr>
              <w:t>type</w:t>
            </w:r>
            <w:proofErr w:type="spellEnd"/>
          </w:p>
        </w:tc>
        <w:tc>
          <w:tcPr>
            <w:tcW w:w="4961" w:type="dxa"/>
            <w:gridSpan w:val="2"/>
            <w:tcBorders>
              <w:top w:val="single" w:sz="4" w:space="0" w:color="auto"/>
              <w:left w:val="single" w:sz="4" w:space="0" w:color="auto"/>
              <w:bottom w:val="nil"/>
              <w:right w:val="single" w:sz="4" w:space="0" w:color="auto"/>
            </w:tcBorders>
            <w:shd w:val="clear" w:color="auto" w:fill="99CCFF"/>
            <w:vAlign w:val="bottom"/>
          </w:tcPr>
          <w:p w14:paraId="33AE07A5" w14:textId="77777777" w:rsidR="00CB4BEB" w:rsidRPr="008E1FB7" w:rsidRDefault="00CB4BEB" w:rsidP="003C0924">
            <w:pPr>
              <w:rPr>
                <w:rFonts w:ascii="Trebuchet MS" w:hAnsi="Trebuchet MS"/>
                <w:sz w:val="18"/>
                <w:szCs w:val="18"/>
              </w:rPr>
            </w:pPr>
            <w:r w:rsidRPr="008E1FB7">
              <w:rPr>
                <w:rFonts w:ascii="Trebuchet MS" w:hAnsi="Trebuchet MS"/>
                <w:sz w:val="18"/>
                <w:szCs w:val="18"/>
              </w:rPr>
              <w:t>Type vandløbsopland</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36680741"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4FEB18F0"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0-</w:t>
            </w:r>
            <w:r w:rsidRPr="004D056C">
              <w:rPr>
                <w:rFonts w:ascii="Trebuchet MS" w:hAnsi="Trebuchet MS" w:cs="Trebuchet MS"/>
                <w:sz w:val="18"/>
                <w:szCs w:val="18"/>
              </w:rPr>
              <w:t>25</w:t>
            </w:r>
            <w:r>
              <w:rPr>
                <w:rFonts w:ascii="Trebuchet MS" w:hAnsi="Trebuchet MS" w:cs="Trebuchet MS"/>
                <w:sz w:val="18"/>
                <w:szCs w:val="18"/>
              </w:rPr>
              <w:t xml:space="preserve"> </w:t>
            </w:r>
            <w:r w:rsidRPr="008E1FB7">
              <w:rPr>
                <w:rFonts w:ascii="Trebuchet MS" w:hAnsi="Trebuchet MS" w:cs="Trebuchet MS"/>
                <w:sz w:val="18"/>
                <w:szCs w:val="18"/>
              </w:rPr>
              <w:t>tegn</w:t>
            </w:r>
          </w:p>
        </w:tc>
        <w:tc>
          <w:tcPr>
            <w:tcW w:w="1418" w:type="dxa"/>
            <w:tcBorders>
              <w:top w:val="single" w:sz="4" w:space="0" w:color="auto"/>
              <w:left w:val="single" w:sz="4" w:space="0" w:color="auto"/>
              <w:bottom w:val="nil"/>
              <w:right w:val="single" w:sz="4" w:space="0" w:color="auto"/>
            </w:tcBorders>
            <w:shd w:val="clear" w:color="auto" w:fill="99CCFF"/>
            <w:vAlign w:val="center"/>
          </w:tcPr>
          <w:p w14:paraId="09287E3E" w14:textId="77777777" w:rsidR="00CB4BEB" w:rsidRPr="00E472B2"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126" w:type="dxa"/>
            <w:tcBorders>
              <w:top w:val="single" w:sz="4" w:space="0" w:color="auto"/>
              <w:left w:val="single" w:sz="4" w:space="0" w:color="auto"/>
              <w:bottom w:val="nil"/>
              <w:right w:val="single" w:sz="4" w:space="0" w:color="auto"/>
            </w:tcBorders>
            <w:shd w:val="clear" w:color="auto" w:fill="99CCFF"/>
            <w:vAlign w:val="bottom"/>
          </w:tcPr>
          <w:p w14:paraId="717FB5D6"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1. ORDENS VANDSKEL</w:t>
            </w:r>
          </w:p>
        </w:tc>
      </w:tr>
      <w:tr w:rsidR="00CB4BEB" w:rsidRPr="00F273B0" w14:paraId="3A4B971E" w14:textId="77777777" w:rsidTr="003C0924">
        <w:trPr>
          <w:trHeight w:hRule="exact" w:val="255"/>
        </w:trPr>
        <w:tc>
          <w:tcPr>
            <w:tcW w:w="1469" w:type="dxa"/>
            <w:tcBorders>
              <w:top w:val="single" w:sz="4" w:space="0" w:color="auto"/>
              <w:left w:val="single" w:sz="4" w:space="0" w:color="auto"/>
              <w:bottom w:val="single" w:sz="4" w:space="0" w:color="auto"/>
              <w:right w:val="single" w:sz="4" w:space="0" w:color="auto"/>
            </w:tcBorders>
            <w:shd w:val="clear" w:color="auto" w:fill="D9D9D9"/>
            <w:vAlign w:val="bottom"/>
          </w:tcPr>
          <w:p w14:paraId="18DD439E" w14:textId="77777777" w:rsidR="00CB4BEB" w:rsidRPr="008E1FB7" w:rsidRDefault="00CB4BEB" w:rsidP="003C0924">
            <w:pPr>
              <w:rPr>
                <w:rFonts w:ascii="Trebuchet MS" w:hAnsi="Trebuchet MS"/>
                <w:sz w:val="18"/>
                <w:szCs w:val="18"/>
              </w:rPr>
            </w:pPr>
            <w:proofErr w:type="spellStart"/>
            <w:r w:rsidRPr="008E1FB7">
              <w:rPr>
                <w:rFonts w:ascii="Trebuchet MS" w:hAnsi="Trebuchet MS"/>
                <w:sz w:val="18"/>
                <w:szCs w:val="18"/>
              </w:rPr>
              <w:lastRenderedPageBreak/>
              <w:t>hydro_ref</w:t>
            </w:r>
            <w:proofErr w:type="spellEnd"/>
          </w:p>
        </w:tc>
        <w:tc>
          <w:tcPr>
            <w:tcW w:w="1220" w:type="dxa"/>
            <w:tcBorders>
              <w:top w:val="single" w:sz="4" w:space="0" w:color="auto"/>
              <w:left w:val="single" w:sz="4" w:space="0" w:color="auto"/>
              <w:bottom w:val="single" w:sz="4" w:space="0" w:color="auto"/>
              <w:right w:val="single" w:sz="4" w:space="0" w:color="auto"/>
            </w:tcBorders>
            <w:vAlign w:val="bottom"/>
          </w:tcPr>
          <w:p w14:paraId="7B77B925" w14:textId="77777777" w:rsidR="00CB4BEB" w:rsidRPr="008E1FB7" w:rsidRDefault="00CB4BEB" w:rsidP="003C0924">
            <w:pPr>
              <w:rPr>
                <w:rFonts w:ascii="Trebuchet MS" w:hAnsi="Trebuchet MS"/>
                <w:sz w:val="18"/>
                <w:szCs w:val="18"/>
              </w:rPr>
            </w:pPr>
            <w:proofErr w:type="spellStart"/>
            <w:r w:rsidRPr="008E1FB7">
              <w:rPr>
                <w:rFonts w:ascii="Trebuchet MS" w:hAnsi="Trebuchet MS"/>
                <w:sz w:val="18"/>
                <w:szCs w:val="18"/>
              </w:rPr>
              <w:t>hydro_ref</w:t>
            </w:r>
            <w:proofErr w:type="spellEnd"/>
          </w:p>
        </w:tc>
        <w:tc>
          <w:tcPr>
            <w:tcW w:w="496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3B06BBD9" w14:textId="77777777" w:rsidR="00CB4BEB" w:rsidRPr="008E1FB7" w:rsidRDefault="00CB4BEB" w:rsidP="003C0924">
            <w:pPr>
              <w:rPr>
                <w:rFonts w:ascii="Trebuchet MS" w:hAnsi="Trebuchet MS"/>
                <w:sz w:val="18"/>
                <w:szCs w:val="18"/>
              </w:rPr>
            </w:pPr>
            <w:r w:rsidRPr="008E1FB7">
              <w:rPr>
                <w:rFonts w:ascii="Trebuchet MS" w:hAnsi="Trebuchet MS"/>
                <w:sz w:val="18"/>
                <w:szCs w:val="18"/>
              </w:rPr>
              <w:t>Fremmed nøgle til objektet i en anden databasetabel.</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0C6153F8"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0CDF064C" w14:textId="77777777" w:rsidR="00CB4BEB" w:rsidRPr="008E1FB7" w:rsidRDefault="00CB4BEB" w:rsidP="003C0924">
            <w:pPr>
              <w:rPr>
                <w:rFonts w:ascii="Trebuchet MS" w:hAnsi="Trebuchet MS" w:cs="Trebuchet MS"/>
                <w:sz w:val="18"/>
                <w:szCs w:val="18"/>
              </w:rPr>
            </w:pPr>
            <w:r>
              <w:rPr>
                <w:rFonts w:ascii="Trebuchet MS" w:hAnsi="Trebuchet MS" w:cs="Trebuchet MS"/>
                <w:sz w:val="18"/>
                <w:szCs w:val="18"/>
              </w:rPr>
              <w:t>0-128</w:t>
            </w:r>
            <w:r w:rsidRPr="008E1FB7">
              <w:rPr>
                <w:rFonts w:ascii="Trebuchet MS" w:hAnsi="Trebuchet MS" w:cs="Trebuchet MS"/>
                <w:sz w:val="18"/>
                <w:szCs w:val="18"/>
              </w:rPr>
              <w:t xml:space="preserve"> tegn</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630143BC" w14:textId="77777777" w:rsidR="00CB4BEB" w:rsidRPr="00560AB4"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bottom"/>
          </w:tcPr>
          <w:p w14:paraId="429070FE" w14:textId="77777777" w:rsidR="00CB4BEB" w:rsidRPr="00470899" w:rsidRDefault="00CB4BEB" w:rsidP="003C0924">
            <w:pPr>
              <w:rPr>
                <w:rFonts w:ascii="Trebuchet MS" w:hAnsi="Trebuchet MS" w:cs="Trebuchet MS"/>
                <w:sz w:val="18"/>
                <w:szCs w:val="18"/>
              </w:rPr>
            </w:pPr>
          </w:p>
        </w:tc>
      </w:tr>
      <w:tr w:rsidR="00CB4BEB" w:rsidRPr="00F273B0" w14:paraId="240D3014" w14:textId="77777777" w:rsidTr="003C0924">
        <w:trPr>
          <w:trHeight w:hRule="exact" w:val="255"/>
        </w:trPr>
        <w:tc>
          <w:tcPr>
            <w:tcW w:w="1469" w:type="dxa"/>
            <w:tcBorders>
              <w:top w:val="single" w:sz="4" w:space="0" w:color="auto"/>
              <w:left w:val="single" w:sz="4" w:space="0" w:color="auto"/>
              <w:bottom w:val="single" w:sz="4" w:space="0" w:color="auto"/>
              <w:right w:val="single" w:sz="4" w:space="0" w:color="auto"/>
            </w:tcBorders>
            <w:shd w:val="clear" w:color="auto" w:fill="97DDBA"/>
            <w:vAlign w:val="bottom"/>
          </w:tcPr>
          <w:p w14:paraId="00F12162" w14:textId="77777777" w:rsidR="00CB4BEB" w:rsidRPr="008E1FB7" w:rsidRDefault="00CB4BEB" w:rsidP="003C0924">
            <w:pPr>
              <w:rPr>
                <w:rFonts w:ascii="Trebuchet MS" w:hAnsi="Trebuchet MS" w:cs="Trebuchet MS"/>
                <w:sz w:val="18"/>
                <w:szCs w:val="18"/>
              </w:rPr>
            </w:pPr>
            <w:r>
              <w:rPr>
                <w:rFonts w:ascii="Trebuchet MS" w:hAnsi="Trebuchet MS" w:cs="Trebuchet MS"/>
                <w:sz w:val="18"/>
                <w:szCs w:val="18"/>
              </w:rPr>
              <w:t>l</w:t>
            </w:r>
            <w:r w:rsidRPr="008E1FB7">
              <w:rPr>
                <w:rFonts w:ascii="Trebuchet MS" w:hAnsi="Trebuchet MS" w:cs="Trebuchet MS"/>
                <w:sz w:val="18"/>
                <w:szCs w:val="18"/>
              </w:rPr>
              <w:t>ink</w:t>
            </w:r>
          </w:p>
        </w:tc>
        <w:tc>
          <w:tcPr>
            <w:tcW w:w="1220" w:type="dxa"/>
            <w:tcBorders>
              <w:top w:val="single" w:sz="4" w:space="0" w:color="auto"/>
              <w:left w:val="single" w:sz="4" w:space="0" w:color="auto"/>
              <w:bottom w:val="single" w:sz="4" w:space="0" w:color="auto"/>
              <w:right w:val="single" w:sz="4" w:space="0" w:color="auto"/>
            </w:tcBorders>
            <w:shd w:val="clear" w:color="auto" w:fill="97DDBA"/>
            <w:vAlign w:val="bottom"/>
          </w:tcPr>
          <w:p w14:paraId="3D9A6B04" w14:textId="77777777" w:rsidR="00CB4BEB" w:rsidRPr="0014307B" w:rsidRDefault="00CB4BEB" w:rsidP="003C0924">
            <w:pPr>
              <w:rPr>
                <w:rFonts w:ascii="Trebuchet MS" w:hAnsi="Trebuchet MS" w:cs="Trebuchet MS"/>
                <w:sz w:val="18"/>
                <w:szCs w:val="18"/>
              </w:rPr>
            </w:pPr>
          </w:p>
        </w:tc>
        <w:tc>
          <w:tcPr>
            <w:tcW w:w="11198"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68085E0E"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685BAEE2" w14:textId="77777777" w:rsidTr="003C0924">
        <w:trPr>
          <w:trHeight w:hRule="exact" w:val="255"/>
        </w:trPr>
        <w:tc>
          <w:tcPr>
            <w:tcW w:w="5453" w:type="dxa"/>
            <w:gridSpan w:val="3"/>
            <w:tcBorders>
              <w:top w:val="single" w:sz="4" w:space="0" w:color="auto"/>
              <w:left w:val="nil"/>
              <w:bottom w:val="single" w:sz="4" w:space="0" w:color="auto"/>
              <w:right w:val="nil"/>
            </w:tcBorders>
            <w:shd w:val="clear" w:color="auto" w:fill="99CCFF"/>
          </w:tcPr>
          <w:p w14:paraId="28FA45CF" w14:textId="77777777" w:rsidR="00CB4BEB" w:rsidRDefault="00CB4BEB" w:rsidP="003C0924">
            <w:pPr>
              <w:rPr>
                <w:rFonts w:ascii="Trebuchet MS" w:hAnsi="Trebuchet MS" w:cs="Trebuchet MS"/>
                <w:i/>
                <w:iCs/>
                <w:sz w:val="18"/>
                <w:szCs w:val="18"/>
              </w:rPr>
            </w:pPr>
          </w:p>
        </w:tc>
        <w:tc>
          <w:tcPr>
            <w:tcW w:w="8434" w:type="dxa"/>
            <w:gridSpan w:val="5"/>
            <w:tcBorders>
              <w:top w:val="single" w:sz="4" w:space="0" w:color="auto"/>
              <w:left w:val="nil"/>
              <w:bottom w:val="single" w:sz="4" w:space="0" w:color="auto"/>
              <w:right w:val="nil"/>
            </w:tcBorders>
            <w:shd w:val="clear" w:color="auto" w:fill="99CCFF"/>
            <w:vAlign w:val="bottom"/>
          </w:tcPr>
          <w:p w14:paraId="2454E82C" w14:textId="77777777" w:rsidR="00CB4BEB" w:rsidRPr="008E1FB7"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3487F71E" w14:textId="77777777" w:rsidTr="003C0924">
        <w:trPr>
          <w:trHeight w:hRule="exact" w:val="255"/>
        </w:trPr>
        <w:tc>
          <w:tcPr>
            <w:tcW w:w="5453" w:type="dxa"/>
            <w:gridSpan w:val="3"/>
            <w:tcBorders>
              <w:top w:val="single" w:sz="4" w:space="0" w:color="auto"/>
              <w:left w:val="nil"/>
              <w:bottom w:val="nil"/>
              <w:right w:val="nil"/>
            </w:tcBorders>
            <w:shd w:val="clear" w:color="auto" w:fill="97DDBA"/>
          </w:tcPr>
          <w:p w14:paraId="2050F835" w14:textId="77777777" w:rsidR="00CB4BEB" w:rsidRPr="0051728E" w:rsidRDefault="00CB4BEB" w:rsidP="003C0924">
            <w:pPr>
              <w:rPr>
                <w:rFonts w:ascii="Trebuchet MS" w:hAnsi="Trebuchet MS" w:cs="Trebuchet MS"/>
                <w:i/>
                <w:iCs/>
                <w:sz w:val="18"/>
                <w:szCs w:val="18"/>
              </w:rPr>
            </w:pPr>
          </w:p>
        </w:tc>
        <w:tc>
          <w:tcPr>
            <w:tcW w:w="8434" w:type="dxa"/>
            <w:gridSpan w:val="5"/>
            <w:tcBorders>
              <w:top w:val="single" w:sz="4" w:space="0" w:color="auto"/>
              <w:left w:val="nil"/>
              <w:bottom w:val="nil"/>
              <w:right w:val="nil"/>
            </w:tcBorders>
            <w:shd w:val="clear" w:color="auto" w:fill="97DDBA"/>
            <w:vAlign w:val="bottom"/>
          </w:tcPr>
          <w:p w14:paraId="5D4ED681"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6CD5C900" w14:textId="4179F5B0" w:rsidR="00CB4BEB" w:rsidRDefault="00CB4BEB" w:rsidP="00DF11C9">
      <w:pPr>
        <w:ind w:left="360"/>
        <w:rPr>
          <w:rFonts w:ascii="Trebuchet MS" w:hAnsi="Trebuchet MS"/>
          <w:b/>
          <w:bCs/>
          <w:sz w:val="24"/>
        </w:rPr>
      </w:pPr>
      <w:r w:rsidRPr="000E35F7">
        <w:rPr>
          <w:rFonts w:ascii="Trebuchet MS" w:hAnsi="Trebuchet MS"/>
          <w:sz w:val="18"/>
          <w:szCs w:val="18"/>
        </w:rPr>
        <w:t xml:space="preserve">* Nøgle til DMU </w:t>
      </w:r>
      <w:proofErr w:type="spellStart"/>
      <w:r w:rsidRPr="000E35F7">
        <w:rPr>
          <w:rFonts w:ascii="Trebuchet MS" w:hAnsi="Trebuchet MS"/>
          <w:sz w:val="18"/>
          <w:szCs w:val="18"/>
        </w:rPr>
        <w:t>vandløbsoplande</w:t>
      </w:r>
      <w:proofErr w:type="spellEnd"/>
      <w:r w:rsidRPr="000E35F7">
        <w:rPr>
          <w:rFonts w:ascii="Trebuchet MS" w:hAnsi="Trebuchet MS"/>
          <w:sz w:val="18"/>
          <w:szCs w:val="18"/>
        </w:rPr>
        <w:t xml:space="preserve">. I </w:t>
      </w:r>
      <w:proofErr w:type="gramStart"/>
      <w:r w:rsidRPr="000E35F7">
        <w:rPr>
          <w:rFonts w:ascii="Trebuchet MS" w:hAnsi="Trebuchet MS"/>
          <w:sz w:val="18"/>
          <w:szCs w:val="18"/>
        </w:rPr>
        <w:t>DMU lagene</w:t>
      </w:r>
      <w:proofErr w:type="gramEnd"/>
      <w:r w:rsidRPr="000E35F7">
        <w:rPr>
          <w:rFonts w:ascii="Trebuchet MS" w:hAnsi="Trebuchet MS"/>
          <w:sz w:val="18"/>
          <w:szCs w:val="18"/>
        </w:rPr>
        <w:t xml:space="preserve"> er der referencer til hvilke farvande de afvander til, hvilket overordnet opland de afvander til, ligesom der på lavere ordens </w:t>
      </w:r>
      <w:proofErr w:type="spellStart"/>
      <w:r w:rsidRPr="000E35F7">
        <w:rPr>
          <w:rFonts w:ascii="Trebuchet MS" w:hAnsi="Trebuchet MS"/>
          <w:sz w:val="18"/>
          <w:szCs w:val="18"/>
        </w:rPr>
        <w:t>oplande</w:t>
      </w:r>
      <w:proofErr w:type="spellEnd"/>
      <w:r w:rsidRPr="000E35F7">
        <w:rPr>
          <w:rFonts w:ascii="Trebuchet MS" w:hAnsi="Trebuchet MS"/>
          <w:sz w:val="18"/>
          <w:szCs w:val="18"/>
        </w:rPr>
        <w:t xml:space="preserve">, altid findes info for alle overordnede </w:t>
      </w:r>
      <w:proofErr w:type="spellStart"/>
      <w:r w:rsidRPr="000E35F7">
        <w:rPr>
          <w:rFonts w:ascii="Trebuchet MS" w:hAnsi="Trebuchet MS"/>
          <w:sz w:val="18"/>
          <w:szCs w:val="18"/>
        </w:rPr>
        <w:t>oplande</w:t>
      </w:r>
      <w:proofErr w:type="spellEnd"/>
      <w:r w:rsidRPr="000E35F7">
        <w:rPr>
          <w:rFonts w:ascii="Trebuchet MS" w:hAnsi="Trebuchet MS"/>
          <w:sz w:val="18"/>
          <w:szCs w:val="18"/>
        </w:rPr>
        <w:t>. Farvandene er vigtige, da de ofte er udpeget som habitatområder.</w:t>
      </w:r>
      <w:bookmarkStart w:id="1273" w:name="_Toc292865224"/>
    </w:p>
    <w:p w14:paraId="608D074C" w14:textId="77777777" w:rsidR="00CB4BEB" w:rsidRDefault="00CB4BEB" w:rsidP="00DF11C9">
      <w:pPr>
        <w:pStyle w:val="Overskrift4"/>
      </w:pPr>
      <w:r>
        <w:t>5.1.8.1</w:t>
      </w:r>
      <w:r w:rsidRPr="00A32757">
        <w:t xml:space="preserve"> </w:t>
      </w:r>
      <w:r>
        <w:t>Metadata</w:t>
      </w:r>
      <w:bookmarkEnd w:id="127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697A252F" w14:textId="77777777" w:rsidTr="003C0924">
        <w:trPr>
          <w:trHeight w:hRule="exact" w:val="255"/>
        </w:trPr>
        <w:tc>
          <w:tcPr>
            <w:tcW w:w="2235" w:type="dxa"/>
            <w:shd w:val="clear" w:color="auto" w:fill="D9D9D9"/>
            <w:vAlign w:val="bottom"/>
          </w:tcPr>
          <w:p w14:paraId="1D5DEA0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36E77B83"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1082118F" w14:textId="77777777" w:rsidTr="003C0924">
        <w:trPr>
          <w:trHeight w:hRule="exact" w:val="255"/>
        </w:trPr>
        <w:tc>
          <w:tcPr>
            <w:tcW w:w="2235" w:type="dxa"/>
            <w:shd w:val="clear" w:color="auto" w:fill="E0E0E0"/>
            <w:vAlign w:val="bottom"/>
          </w:tcPr>
          <w:p w14:paraId="0DF158B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7EE41EE4" w14:textId="77777777" w:rsidR="00CB4BEB" w:rsidRPr="0051728E" w:rsidRDefault="00CB4BEB" w:rsidP="003C0924">
            <w:pPr>
              <w:rPr>
                <w:rFonts w:ascii="Trebuchet MS" w:hAnsi="Trebuchet MS" w:cs="Trebuchet MS"/>
                <w:sz w:val="18"/>
                <w:szCs w:val="18"/>
              </w:rPr>
            </w:pPr>
            <w:r w:rsidRPr="008E1FB7">
              <w:rPr>
                <w:rFonts w:ascii="Trebuchet MS" w:hAnsi="Trebuchet MS" w:cs="Trebuchet MS"/>
                <w:sz w:val="18"/>
                <w:szCs w:val="18"/>
              </w:rPr>
              <w:t>Vandløbsopland</w:t>
            </w:r>
          </w:p>
        </w:tc>
      </w:tr>
      <w:tr w:rsidR="00CB4BEB" w:rsidRPr="0051728E" w14:paraId="2340D5F6" w14:textId="77777777" w:rsidTr="003C0924">
        <w:trPr>
          <w:trHeight w:hRule="exact" w:val="255"/>
        </w:trPr>
        <w:tc>
          <w:tcPr>
            <w:tcW w:w="2235" w:type="dxa"/>
            <w:shd w:val="clear" w:color="auto" w:fill="E0E0E0"/>
            <w:vAlign w:val="bottom"/>
          </w:tcPr>
          <w:p w14:paraId="68E850D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3717922"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 xml:space="preserve">Det </w:t>
            </w:r>
            <w:r w:rsidRPr="00473993">
              <w:rPr>
                <w:rFonts w:ascii="Trebuchet MS" w:hAnsi="Trebuchet MS" w:cs="Trebuchet MS"/>
                <w:sz w:val="18"/>
                <w:szCs w:val="18"/>
              </w:rPr>
              <w:t xml:space="preserve">topografiske </w:t>
            </w:r>
            <w:r>
              <w:rPr>
                <w:rFonts w:ascii="Trebuchet MS" w:hAnsi="Trebuchet MS" w:cs="Trebuchet MS"/>
                <w:sz w:val="18"/>
                <w:szCs w:val="18"/>
              </w:rPr>
              <w:t>opland, som vandløbet får sit regnvand fra.</w:t>
            </w:r>
          </w:p>
        </w:tc>
      </w:tr>
      <w:tr w:rsidR="00CB4BEB" w:rsidRPr="0051728E" w14:paraId="1DE2F8EC" w14:textId="77777777" w:rsidTr="003C0924">
        <w:trPr>
          <w:trHeight w:hRule="exact" w:val="510"/>
        </w:trPr>
        <w:tc>
          <w:tcPr>
            <w:tcW w:w="2235" w:type="dxa"/>
            <w:shd w:val="clear" w:color="auto" w:fill="E0E0E0"/>
            <w:vAlign w:val="center"/>
          </w:tcPr>
          <w:p w14:paraId="095CF23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4DC51C7E"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 xml:space="preserve">Opdeling i de </w:t>
            </w:r>
            <w:proofErr w:type="spellStart"/>
            <w:r>
              <w:rPr>
                <w:rFonts w:ascii="Trebuchet MS" w:hAnsi="Trebuchet MS" w:cs="Trebuchet MS"/>
                <w:sz w:val="18"/>
                <w:szCs w:val="18"/>
              </w:rPr>
              <w:t>oplande</w:t>
            </w:r>
            <w:proofErr w:type="spellEnd"/>
            <w:r>
              <w:rPr>
                <w:rFonts w:ascii="Trebuchet MS" w:hAnsi="Trebuchet MS" w:cs="Trebuchet MS"/>
                <w:sz w:val="18"/>
                <w:szCs w:val="18"/>
              </w:rPr>
              <w:t>, som bortleder regnvandet til samme vandløb eller vandløbsstrækning. Kan også kaldes et vandløbs nedbørsområde.</w:t>
            </w:r>
          </w:p>
        </w:tc>
      </w:tr>
      <w:tr w:rsidR="00CB4BEB" w:rsidRPr="0051728E" w14:paraId="6CD1C881" w14:textId="77777777" w:rsidTr="003C0924">
        <w:trPr>
          <w:trHeight w:hRule="exact" w:val="255"/>
        </w:trPr>
        <w:tc>
          <w:tcPr>
            <w:tcW w:w="2235" w:type="dxa"/>
            <w:shd w:val="clear" w:color="auto" w:fill="E0E0E0"/>
            <w:vAlign w:val="bottom"/>
          </w:tcPr>
          <w:p w14:paraId="277445D6"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32A7DCE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Bruges bl.a. til beregning ved grundvandindvindingstilladelser og ved akut forurening på jordoverfladen.</w:t>
            </w:r>
          </w:p>
        </w:tc>
      </w:tr>
      <w:tr w:rsidR="00CB4BEB" w:rsidRPr="0051728E" w14:paraId="737B59FF" w14:textId="77777777" w:rsidTr="003C0924">
        <w:trPr>
          <w:trHeight w:hRule="exact" w:val="255"/>
        </w:trPr>
        <w:tc>
          <w:tcPr>
            <w:tcW w:w="2235" w:type="dxa"/>
            <w:shd w:val="clear" w:color="auto" w:fill="E0E0E0"/>
            <w:vAlign w:val="bottom"/>
          </w:tcPr>
          <w:p w14:paraId="4705E71D"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48800CE4"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Hydrografi</w:t>
            </w:r>
            <w:r>
              <w:rPr>
                <w:rFonts w:ascii="Trebuchet MS" w:hAnsi="Trebuchet MS" w:cs="Trebuchet MS"/>
                <w:bCs/>
                <w:kern w:val="32"/>
                <w:sz w:val="18"/>
                <w:szCs w:val="18"/>
              </w:rPr>
              <w:t xml:space="preserve">, </w:t>
            </w:r>
            <w:r>
              <w:rPr>
                <w:rFonts w:ascii="Trebuchet MS" w:hAnsi="Trebuchet MS" w:cs="Trebuchet MS"/>
                <w:sz w:val="18"/>
                <w:szCs w:val="18"/>
              </w:rPr>
              <w:t>Højde</w:t>
            </w:r>
          </w:p>
        </w:tc>
      </w:tr>
      <w:tr w:rsidR="00CB4BEB" w:rsidRPr="0051728E" w14:paraId="0687B4C5" w14:textId="77777777" w:rsidTr="003C0924">
        <w:trPr>
          <w:trHeight w:hRule="exact" w:val="255"/>
        </w:trPr>
        <w:tc>
          <w:tcPr>
            <w:tcW w:w="2235" w:type="dxa"/>
            <w:shd w:val="clear" w:color="auto" w:fill="E0E0E0"/>
            <w:vAlign w:val="bottom"/>
          </w:tcPr>
          <w:p w14:paraId="5E387D4D" w14:textId="77777777" w:rsidR="00CB4BEB" w:rsidRPr="00492FFE" w:rsidRDefault="00CB4BEB" w:rsidP="003C0924">
            <w:pPr>
              <w:rPr>
                <w:rFonts w:ascii="Trebuchet MS" w:hAnsi="Trebuchet MS" w:cs="Trebuchet MS"/>
                <w:sz w:val="18"/>
                <w:szCs w:val="18"/>
              </w:rPr>
            </w:pPr>
            <w:proofErr w:type="spellStart"/>
            <w:r>
              <w:rPr>
                <w:rFonts w:ascii="Trebuchet MS" w:hAnsi="Trebuchet MS" w:cs="Trebuchet MS"/>
                <w:sz w:val="18"/>
                <w:szCs w:val="18"/>
              </w:rPr>
              <w:t>No</w:t>
            </w:r>
            <w:r w:rsidRPr="00C43406">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roofErr w:type="spellEnd"/>
          </w:p>
        </w:tc>
        <w:tc>
          <w:tcPr>
            <w:tcW w:w="11340" w:type="dxa"/>
            <w:shd w:val="clear" w:color="auto" w:fill="FFFFFF"/>
            <w:vAlign w:val="bottom"/>
          </w:tcPr>
          <w:p w14:paraId="382BE1F1"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 xml:space="preserve">Afvandingsopland, vandskel, </w:t>
            </w:r>
            <w:r w:rsidRPr="00473993">
              <w:rPr>
                <w:rFonts w:ascii="Trebuchet MS" w:hAnsi="Trebuchet MS" w:cs="Trebuchet MS"/>
                <w:sz w:val="18"/>
                <w:szCs w:val="18"/>
              </w:rPr>
              <w:t>nedbørsområde</w:t>
            </w:r>
          </w:p>
        </w:tc>
      </w:tr>
      <w:tr w:rsidR="00CB4BEB" w:rsidRPr="0051728E" w14:paraId="6AAB7291" w14:textId="77777777" w:rsidTr="003C0924">
        <w:trPr>
          <w:trHeight w:hRule="exact" w:val="255"/>
        </w:trPr>
        <w:tc>
          <w:tcPr>
            <w:tcW w:w="2235" w:type="dxa"/>
            <w:shd w:val="clear" w:color="auto" w:fill="E0E0E0"/>
            <w:vAlign w:val="bottom"/>
          </w:tcPr>
          <w:p w14:paraId="1F2E915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588B14D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6100A6C8" w14:textId="77777777" w:rsidTr="003C0924">
        <w:trPr>
          <w:trHeight w:hRule="exact" w:val="255"/>
        </w:trPr>
        <w:tc>
          <w:tcPr>
            <w:tcW w:w="2235" w:type="dxa"/>
            <w:shd w:val="clear" w:color="auto" w:fill="E0E0E0"/>
            <w:vAlign w:val="bottom"/>
          </w:tcPr>
          <w:p w14:paraId="4E57052F"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7B6EB41D" w14:textId="77777777" w:rsidR="00CB4BEB" w:rsidRPr="00FE3FC3" w:rsidRDefault="00CB4BEB" w:rsidP="003C0924">
            <w:pPr>
              <w:rPr>
                <w:rFonts w:ascii="Trebuchet MS" w:hAnsi="Trebuchet MS" w:cs="Trebuchet MS"/>
                <w:sz w:val="18"/>
                <w:szCs w:val="18"/>
              </w:rPr>
            </w:pPr>
          </w:p>
        </w:tc>
      </w:tr>
      <w:tr w:rsidR="00CB4BEB" w:rsidRPr="009F0C83" w14:paraId="50A09BD0" w14:textId="77777777" w:rsidTr="003C0924">
        <w:trPr>
          <w:trHeight w:hRule="exact" w:val="255"/>
        </w:trPr>
        <w:tc>
          <w:tcPr>
            <w:tcW w:w="2235" w:type="dxa"/>
            <w:shd w:val="clear" w:color="auto" w:fill="E0E0E0"/>
            <w:vAlign w:val="bottom"/>
          </w:tcPr>
          <w:p w14:paraId="710B365F" w14:textId="77777777" w:rsidR="00CB4BEB" w:rsidRPr="006801BD" w:rsidRDefault="00CB4BEB" w:rsidP="003C0924">
            <w:pPr>
              <w:rPr>
                <w:rFonts w:ascii="Trebuchet MS" w:hAnsi="Trebuchet MS" w:cs="Trebuchet MS"/>
                <w:sz w:val="18"/>
                <w:szCs w:val="18"/>
              </w:rPr>
            </w:pPr>
            <w:proofErr w:type="spellStart"/>
            <w:r w:rsidRPr="006801BD">
              <w:rPr>
                <w:rFonts w:ascii="Trebuchet MS" w:hAnsi="Trebuchet MS" w:cs="Trebuchet MS"/>
                <w:sz w:val="18"/>
                <w:szCs w:val="18"/>
              </w:rPr>
              <w:t>KLE_koder</w:t>
            </w:r>
            <w:proofErr w:type="spellEnd"/>
          </w:p>
        </w:tc>
        <w:tc>
          <w:tcPr>
            <w:tcW w:w="11340" w:type="dxa"/>
            <w:shd w:val="clear" w:color="auto" w:fill="FFFFFF"/>
            <w:vAlign w:val="bottom"/>
          </w:tcPr>
          <w:p w14:paraId="5631D40B" w14:textId="77777777" w:rsidR="00CB4BEB" w:rsidRPr="006801BD" w:rsidRDefault="00CB4BEB" w:rsidP="003C0924">
            <w:pPr>
              <w:rPr>
                <w:rFonts w:ascii="Trebuchet MS" w:hAnsi="Trebuchet MS" w:cs="Trebuchet MS"/>
                <w:sz w:val="18"/>
                <w:szCs w:val="18"/>
              </w:rPr>
            </w:pPr>
            <w:r w:rsidRPr="000E35F7">
              <w:rPr>
                <w:rFonts w:ascii="Trebuchet MS" w:hAnsi="Trebuchet MS" w:cs="Trebuchet MS"/>
                <w:sz w:val="18"/>
                <w:szCs w:val="18"/>
              </w:rPr>
              <w:t>09.08.05, 09.08.06, 09.08.22</w:t>
            </w:r>
            <w:r w:rsidRPr="00F80817">
              <w:rPr>
                <w:rFonts w:ascii="Trebuchet MS" w:hAnsi="Trebuchet MS" w:cs="Trebuchet MS"/>
                <w:color w:val="4F81BD"/>
                <w:sz w:val="18"/>
                <w:szCs w:val="18"/>
              </w:rPr>
              <w:t xml:space="preserve"> </w:t>
            </w:r>
          </w:p>
        </w:tc>
      </w:tr>
    </w:tbl>
    <w:p w14:paraId="3C865108" w14:textId="77777777" w:rsidR="00CB4BEB" w:rsidRPr="00A32757" w:rsidRDefault="00CB4BEB" w:rsidP="00DF11C9">
      <w:pPr>
        <w:pStyle w:val="Overskrift4"/>
      </w:pPr>
      <w:bookmarkStart w:id="1274" w:name="_Toc292865225"/>
      <w:r>
        <w:t>5.1.8.2</w:t>
      </w:r>
      <w:r w:rsidRPr="00A32757">
        <w:t xml:space="preserve"> </w:t>
      </w:r>
      <w:r>
        <w:t>Registreringsvejledning</w:t>
      </w:r>
      <w:bookmarkEnd w:id="127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6"/>
        <w:gridCol w:w="8960"/>
      </w:tblGrid>
      <w:tr w:rsidR="00CB4BEB" w:rsidRPr="0051728E" w14:paraId="4738407D" w14:textId="77777777" w:rsidTr="003C0924">
        <w:trPr>
          <w:trHeight w:hRule="exact" w:val="255"/>
        </w:trPr>
        <w:tc>
          <w:tcPr>
            <w:tcW w:w="4503" w:type="dxa"/>
            <w:shd w:val="clear" w:color="auto" w:fill="D9D9D9"/>
            <w:vAlign w:val="bottom"/>
          </w:tcPr>
          <w:p w14:paraId="07DF6AEA"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21153FA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45BF7D51" w14:textId="77777777" w:rsidTr="003C0924">
        <w:trPr>
          <w:trHeight w:hRule="exact" w:val="1701"/>
        </w:trPr>
        <w:tc>
          <w:tcPr>
            <w:tcW w:w="4503" w:type="dxa"/>
            <w:shd w:val="clear" w:color="auto" w:fill="E0E0E0"/>
            <w:vAlign w:val="center"/>
          </w:tcPr>
          <w:p w14:paraId="540ECC2F"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56BBF992" w14:textId="147039C6" w:rsidR="00CB4BEB" w:rsidRDefault="00CB4BEB" w:rsidP="003C0924">
            <w:pPr>
              <w:rPr>
                <w:rFonts w:ascii="Trebuchet MS" w:hAnsi="Trebuchet MS" w:cs="Trebuchet MS"/>
                <w:sz w:val="18"/>
                <w:szCs w:val="18"/>
              </w:rPr>
            </w:pPr>
            <w:r>
              <w:rPr>
                <w:rFonts w:ascii="Trebuchet MS" w:hAnsi="Trebuchet MS" w:cs="Trebuchet MS"/>
                <w:sz w:val="18"/>
                <w:szCs w:val="18"/>
              </w:rPr>
              <w:t xml:space="preserve">Er muligt at danne et tema via højdekurver og </w:t>
            </w:r>
            <w:proofErr w:type="spellStart"/>
            <w:r w:rsidRPr="001D624A">
              <w:rPr>
                <w:rFonts w:ascii="Trebuchet MS" w:hAnsi="Trebuchet MS" w:cs="Trebuchet MS"/>
                <w:sz w:val="18"/>
                <w:szCs w:val="18"/>
              </w:rPr>
              <w:t>GeoDanmark</w:t>
            </w:r>
            <w:r>
              <w:rPr>
                <w:rFonts w:ascii="Trebuchet MS" w:hAnsi="Trebuchet MS" w:cs="Trebuchet MS"/>
                <w:sz w:val="18"/>
                <w:szCs w:val="18"/>
              </w:rPr>
              <w:t>-vandløbsmidter</w:t>
            </w:r>
            <w:proofErr w:type="spellEnd"/>
            <w:r>
              <w:rPr>
                <w:rFonts w:ascii="Trebuchet MS" w:hAnsi="Trebuchet MS" w:cs="Trebuchet MS"/>
                <w:sz w:val="18"/>
                <w:szCs w:val="18"/>
              </w:rPr>
              <w:t xml:space="preserve"> eller tilsvarende temaer, men dette er et meget stort arbejde. Kan med fordel benytte </w:t>
            </w:r>
            <w:proofErr w:type="spellStart"/>
            <w:r>
              <w:rPr>
                <w:rFonts w:ascii="Trebuchet MS" w:hAnsi="Trebuchet MS" w:cs="Trebuchet MS"/>
                <w:sz w:val="18"/>
                <w:szCs w:val="18"/>
              </w:rPr>
              <w:t>DTM’ens</w:t>
            </w:r>
            <w:proofErr w:type="spellEnd"/>
            <w:r>
              <w:rPr>
                <w:rFonts w:ascii="Trebuchet MS" w:hAnsi="Trebuchet MS" w:cs="Trebuchet MS"/>
                <w:sz w:val="18"/>
                <w:szCs w:val="18"/>
              </w:rPr>
              <w:t xml:space="preserve"> små flader og via en analyse over hvilke flader, der ikke modtager vand fra andre flader. Det giver de </w:t>
            </w:r>
            <w:r w:rsidRPr="001D624A">
              <w:rPr>
                <w:rFonts w:ascii="Trebuchet MS" w:hAnsi="Trebuchet MS" w:cs="Trebuchet MS"/>
                <w:sz w:val="18"/>
                <w:szCs w:val="18"/>
              </w:rPr>
              <w:t>topografiske</w:t>
            </w:r>
            <w:r w:rsidRPr="00473993">
              <w:rPr>
                <w:rFonts w:ascii="Trebuchet MS" w:hAnsi="Trebuchet MS" w:cs="Trebuchet MS"/>
                <w:sz w:val="18"/>
                <w:szCs w:val="18"/>
              </w:rPr>
              <w:t xml:space="preserve"> </w:t>
            </w:r>
            <w:r>
              <w:rPr>
                <w:rFonts w:ascii="Trebuchet MS" w:hAnsi="Trebuchet MS" w:cs="Trebuchet MS"/>
                <w:sz w:val="18"/>
                <w:szCs w:val="18"/>
              </w:rPr>
              <w:t>vandskel. Det er en god basis til ovenstående tegneopgave. Det er svært at bedømme</w:t>
            </w:r>
            <w:r w:rsidR="001D624A">
              <w:rPr>
                <w:rFonts w:ascii="Trebuchet MS" w:hAnsi="Trebuchet MS" w:cs="Trebuchet MS"/>
                <w:sz w:val="18"/>
                <w:szCs w:val="18"/>
              </w:rPr>
              <w:t xml:space="preserve">, </w:t>
            </w:r>
            <w:r>
              <w:rPr>
                <w:rFonts w:ascii="Trebuchet MS" w:hAnsi="Trebuchet MS" w:cs="Trebuchet MS"/>
                <w:sz w:val="18"/>
                <w:szCs w:val="18"/>
              </w:rPr>
              <w:t>hvilken størrelse der skal til</w:t>
            </w:r>
            <w:r w:rsidR="001D624A">
              <w:rPr>
                <w:rFonts w:ascii="Trebuchet MS" w:hAnsi="Trebuchet MS" w:cs="Trebuchet MS"/>
                <w:sz w:val="18"/>
                <w:szCs w:val="18"/>
              </w:rPr>
              <w:t xml:space="preserve">, </w:t>
            </w:r>
            <w:r>
              <w:rPr>
                <w:rFonts w:ascii="Trebuchet MS" w:hAnsi="Trebuchet MS" w:cs="Trebuchet MS"/>
                <w:sz w:val="18"/>
                <w:szCs w:val="18"/>
              </w:rPr>
              <w:t xml:space="preserve">før man </w:t>
            </w:r>
            <w:r w:rsidR="001D624A">
              <w:rPr>
                <w:rFonts w:ascii="Trebuchet MS" w:hAnsi="Trebuchet MS" w:cs="Trebuchet MS"/>
                <w:sz w:val="18"/>
                <w:szCs w:val="18"/>
              </w:rPr>
              <w:t xml:space="preserve">kan </w:t>
            </w:r>
            <w:r>
              <w:rPr>
                <w:rFonts w:ascii="Trebuchet MS" w:hAnsi="Trebuchet MS" w:cs="Trebuchet MS"/>
                <w:sz w:val="18"/>
                <w:szCs w:val="18"/>
              </w:rPr>
              <w:t>danne et nyt opland. Skal tilstræbe at det er en homogen opdeling af hele kommunen i forhold til vandløb. Ikke nødvendigvis arealernes størrelse.</w:t>
            </w:r>
          </w:p>
          <w:p w14:paraId="04622F5C"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Hvis man danner 4 sæt </w:t>
            </w:r>
            <w:proofErr w:type="spellStart"/>
            <w:r>
              <w:rPr>
                <w:rFonts w:ascii="Trebuchet MS" w:hAnsi="Trebuchet MS" w:cs="Trebuchet MS"/>
                <w:sz w:val="18"/>
                <w:szCs w:val="18"/>
              </w:rPr>
              <w:t>oplande</w:t>
            </w:r>
            <w:proofErr w:type="spellEnd"/>
            <w:r>
              <w:rPr>
                <w:rFonts w:ascii="Trebuchet MS" w:hAnsi="Trebuchet MS" w:cs="Trebuchet MS"/>
                <w:sz w:val="18"/>
                <w:szCs w:val="18"/>
              </w:rPr>
              <w:t xml:space="preserve"> - et datasæt til hver ordens vandskel. Så bør der startes med mindste inddeling og det efterfølgende sættes sammen af disse flader.</w:t>
            </w:r>
          </w:p>
        </w:tc>
      </w:tr>
      <w:tr w:rsidR="00CB4BEB" w:rsidRPr="0051728E" w14:paraId="0BFB08CF" w14:textId="77777777" w:rsidTr="003C0924">
        <w:trPr>
          <w:trHeight w:hRule="exact" w:val="255"/>
        </w:trPr>
        <w:tc>
          <w:tcPr>
            <w:tcW w:w="4503" w:type="dxa"/>
            <w:shd w:val="clear" w:color="auto" w:fill="E0E0E0"/>
            <w:vAlign w:val="bottom"/>
          </w:tcPr>
          <w:p w14:paraId="5E375C4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0CDCC19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Opdele i 1. – 4. ordens vandskel. </w:t>
            </w:r>
          </w:p>
        </w:tc>
      </w:tr>
      <w:tr w:rsidR="00CB4BEB" w:rsidRPr="0051728E" w14:paraId="6ED6CF66" w14:textId="77777777" w:rsidTr="003C0924">
        <w:trPr>
          <w:trHeight w:hRule="exact" w:val="255"/>
        </w:trPr>
        <w:tc>
          <w:tcPr>
            <w:tcW w:w="4503" w:type="dxa"/>
            <w:shd w:val="clear" w:color="auto" w:fill="E0E0E0"/>
            <w:vAlign w:val="bottom"/>
          </w:tcPr>
          <w:p w14:paraId="388DAFF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2EA4442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0, 5 ha.</w:t>
            </w:r>
          </w:p>
        </w:tc>
      </w:tr>
      <w:tr w:rsidR="00CB4BEB" w:rsidRPr="0051728E" w14:paraId="0E8C1215" w14:textId="77777777" w:rsidTr="003C0924">
        <w:trPr>
          <w:trHeight w:hRule="exact" w:val="255"/>
        </w:trPr>
        <w:tc>
          <w:tcPr>
            <w:tcW w:w="4503" w:type="dxa"/>
            <w:shd w:val="clear" w:color="auto" w:fill="E0E0E0"/>
            <w:vAlign w:val="bottom"/>
          </w:tcPr>
          <w:p w14:paraId="41DF705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33E5B636" w14:textId="77777777" w:rsidR="00CB4BEB" w:rsidRPr="00024C60" w:rsidRDefault="00CB4BEB" w:rsidP="003C0924">
            <w:pPr>
              <w:rPr>
                <w:rFonts w:ascii="Trebuchet MS" w:hAnsi="Trebuchet MS" w:cs="Trebuchet MS"/>
                <w:sz w:val="18"/>
                <w:szCs w:val="18"/>
              </w:rPr>
            </w:pPr>
          </w:p>
        </w:tc>
      </w:tr>
      <w:tr w:rsidR="00CB4BEB" w:rsidRPr="0051728E" w14:paraId="37DAE7FC" w14:textId="77777777" w:rsidTr="003C0924">
        <w:trPr>
          <w:trHeight w:hRule="exact" w:val="255"/>
        </w:trPr>
        <w:tc>
          <w:tcPr>
            <w:tcW w:w="4503" w:type="dxa"/>
            <w:shd w:val="clear" w:color="auto" w:fill="E0E0E0"/>
            <w:vAlign w:val="bottom"/>
          </w:tcPr>
          <w:p w14:paraId="2E9E68A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0E218AE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Snap så der ikke er huller mellem fladerne.</w:t>
            </w:r>
          </w:p>
        </w:tc>
      </w:tr>
      <w:tr w:rsidR="00CB4BEB" w:rsidRPr="0051728E" w14:paraId="7BAEE013" w14:textId="77777777" w:rsidTr="003C0924">
        <w:trPr>
          <w:trHeight w:hRule="exact" w:val="510"/>
        </w:trPr>
        <w:tc>
          <w:tcPr>
            <w:tcW w:w="4503" w:type="dxa"/>
            <w:shd w:val="clear" w:color="auto" w:fill="E0E0E0"/>
            <w:vAlign w:val="center"/>
          </w:tcPr>
          <w:p w14:paraId="6402722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4CE1560C"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 Hvis man har terrænbrudlinjer, så kan der med fordel snappes til disse, hvor de ligger tæt på vandskellet.</w:t>
            </w:r>
          </w:p>
        </w:tc>
      </w:tr>
    </w:tbl>
    <w:p w14:paraId="7ED7314F" w14:textId="77777777" w:rsidR="00CB4BEB" w:rsidRPr="00A32757" w:rsidRDefault="00CB4BEB" w:rsidP="00DF11C9">
      <w:pPr>
        <w:pStyle w:val="Overskrift4"/>
      </w:pPr>
      <w:bookmarkStart w:id="1275" w:name="_Toc292865226"/>
      <w:r>
        <w:lastRenderedPageBreak/>
        <w:t>5.1.8.3 Kodelister</w:t>
      </w:r>
      <w:bookmarkEnd w:id="1275"/>
    </w:p>
    <w:p w14:paraId="208BA002" w14:textId="77777777" w:rsidR="00CB4BEB" w:rsidRPr="00DF11C9" w:rsidRDefault="00CB4BEB" w:rsidP="00CB4BEB">
      <w:pPr>
        <w:autoSpaceDE w:val="0"/>
        <w:autoSpaceDN w:val="0"/>
        <w:adjustRightInd w:val="0"/>
        <w:rPr>
          <w:rFonts w:ascii="Trebuchet MS" w:hAnsi="Trebuchet MS" w:cs="Trebuchet MS"/>
          <w:sz w:val="19"/>
          <w:szCs w:val="19"/>
        </w:rPr>
      </w:pPr>
      <w:r w:rsidRPr="00DF11C9">
        <w:rPr>
          <w:rFonts w:ascii="Trebuchet MS" w:hAnsi="Trebuchet MS" w:cs="Trebuchet MS"/>
          <w:sz w:val="19"/>
          <w:szCs w:val="19"/>
        </w:rPr>
        <w:t>Kodelisterne fungerer som oversættelser mellem anvendte kodeværdier og de matchende forklarende tekster.</w:t>
      </w:r>
    </w:p>
    <w:p w14:paraId="27862D64" w14:textId="77777777" w:rsidR="00CB4BEB" w:rsidRDefault="00CB4BEB" w:rsidP="00CB4BEB">
      <w:pPr>
        <w:pStyle w:val="Overskrift7"/>
      </w:pPr>
      <w:bookmarkStart w:id="1276" w:name="_Toc292865227"/>
      <w:r>
        <w:t>5.1.8.3</w:t>
      </w:r>
      <w:r w:rsidRPr="00A32757">
        <w:t xml:space="preserve">.1 </w:t>
      </w:r>
      <w:r>
        <w:t xml:space="preserve">  5007 </w:t>
      </w:r>
      <w:proofErr w:type="spellStart"/>
      <w:r>
        <w:t>Opl</w:t>
      </w:r>
      <w:proofErr w:type="spellEnd"/>
      <w:r w:rsidRPr="00CC386E">
        <w:rPr>
          <w:rStyle w:val="TypografiOverskrift4BrugerdefineretfarveRGB0Tegn"/>
        </w:rPr>
        <w:t xml:space="preserve"> </w:t>
      </w:r>
      <w:r>
        <w:t>(</w:t>
      </w:r>
      <w:r w:rsidRPr="004D056C">
        <w:t>d_5007_opl</w:t>
      </w:r>
      <w:r>
        <w:t>)</w:t>
      </w:r>
      <w:bookmarkEnd w:id="1276"/>
    </w:p>
    <w:p w14:paraId="618825CD" w14:textId="77777777" w:rsidR="00CB4BEB" w:rsidRPr="00DF11C9" w:rsidRDefault="00CB4BEB" w:rsidP="00CB4BEB">
      <w:pPr>
        <w:rPr>
          <w:rFonts w:ascii="Trebuchet MS" w:hAnsi="Trebuchet MS" w:cs="Trebuchet MS"/>
          <w:sz w:val="19"/>
          <w:szCs w:val="19"/>
        </w:rPr>
      </w:pPr>
      <w:r w:rsidRPr="00DF11C9">
        <w:rPr>
          <w:rFonts w:ascii="Trebuchet MS" w:hAnsi="Trebuchet MS" w:cs="Trebuchet MS"/>
          <w:sz w:val="19"/>
          <w:szCs w:val="19"/>
        </w:rPr>
        <w:t>Kommunen egen liste med værdien 1 som fast kodeværdi.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2"/>
        <w:gridCol w:w="1969"/>
        <w:gridCol w:w="1406"/>
        <w:gridCol w:w="7979"/>
      </w:tblGrid>
      <w:tr w:rsidR="00CB4BEB" w:rsidRPr="0051728E" w14:paraId="4B5E88A8" w14:textId="77777777" w:rsidTr="003C0924">
        <w:trPr>
          <w:trHeight w:hRule="exact" w:val="255"/>
        </w:trPr>
        <w:tc>
          <w:tcPr>
            <w:tcW w:w="2093" w:type="dxa"/>
            <w:tcBorders>
              <w:bottom w:val="single" w:sz="4" w:space="0" w:color="auto"/>
            </w:tcBorders>
            <w:shd w:val="clear" w:color="auto" w:fill="D9D9D9"/>
            <w:vAlign w:val="bottom"/>
          </w:tcPr>
          <w:p w14:paraId="3F1F0676" w14:textId="77777777" w:rsidR="00CB4BEB" w:rsidRPr="0051728E" w:rsidRDefault="00CB4BEB" w:rsidP="003C0924">
            <w:pPr>
              <w:rPr>
                <w:rFonts w:ascii="Trebuchet MS" w:hAnsi="Trebuchet MS" w:cs="Trebuchet MS"/>
                <w:b/>
                <w:bCs/>
                <w:sz w:val="18"/>
                <w:szCs w:val="18"/>
              </w:rPr>
            </w:pPr>
            <w:proofErr w:type="spellStart"/>
            <w:r>
              <w:rPr>
                <w:rFonts w:ascii="Trebuchet MS" w:hAnsi="Trebuchet MS" w:cs="Trebuchet MS"/>
                <w:b/>
                <w:bCs/>
                <w:sz w:val="18"/>
                <w:szCs w:val="18"/>
              </w:rPr>
              <w:t>opl_nr</w:t>
            </w:r>
            <w:proofErr w:type="spellEnd"/>
          </w:p>
        </w:tc>
        <w:tc>
          <w:tcPr>
            <w:tcW w:w="1984" w:type="dxa"/>
            <w:tcBorders>
              <w:bottom w:val="single" w:sz="4" w:space="0" w:color="auto"/>
            </w:tcBorders>
            <w:shd w:val="clear" w:color="auto" w:fill="D9D9D9"/>
            <w:vAlign w:val="bottom"/>
          </w:tcPr>
          <w:p w14:paraId="2447A04E" w14:textId="77777777" w:rsidR="00CB4BEB" w:rsidRPr="0051728E" w:rsidRDefault="00CB4BEB" w:rsidP="003C0924">
            <w:pPr>
              <w:rPr>
                <w:rFonts w:ascii="Trebuchet MS" w:hAnsi="Trebuchet MS" w:cs="Trebuchet MS"/>
                <w:bCs/>
                <w:sz w:val="18"/>
                <w:szCs w:val="18"/>
              </w:rPr>
            </w:pPr>
            <w:proofErr w:type="spellStart"/>
            <w:r>
              <w:rPr>
                <w:rFonts w:ascii="Trebuchet MS" w:hAnsi="Trebuchet MS" w:cs="Trebuchet MS"/>
                <w:b/>
                <w:bCs/>
                <w:sz w:val="18"/>
                <w:szCs w:val="18"/>
              </w:rPr>
              <w:t>opl_navn</w:t>
            </w:r>
            <w:proofErr w:type="spellEnd"/>
          </w:p>
        </w:tc>
        <w:tc>
          <w:tcPr>
            <w:tcW w:w="1418" w:type="dxa"/>
            <w:tcBorders>
              <w:bottom w:val="single" w:sz="4" w:space="0" w:color="auto"/>
            </w:tcBorders>
            <w:shd w:val="clear" w:color="auto" w:fill="D9D9D9"/>
            <w:vAlign w:val="bottom"/>
          </w:tcPr>
          <w:p w14:paraId="6ADD9618"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080" w:type="dxa"/>
            <w:tcBorders>
              <w:bottom w:val="single" w:sz="4" w:space="0" w:color="auto"/>
            </w:tcBorders>
            <w:shd w:val="clear" w:color="auto" w:fill="D9D9D9"/>
            <w:vAlign w:val="bottom"/>
          </w:tcPr>
          <w:p w14:paraId="51D3F4AE"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4D868485"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D9D9D9"/>
            <w:vAlign w:val="center"/>
          </w:tcPr>
          <w:p w14:paraId="04AD7FE2" w14:textId="77777777" w:rsidR="00CB4BEB" w:rsidRPr="0051728E"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1984" w:type="dxa"/>
            <w:tcBorders>
              <w:top w:val="single" w:sz="4" w:space="0" w:color="auto"/>
              <w:left w:val="single" w:sz="4" w:space="0" w:color="auto"/>
              <w:bottom w:val="single" w:sz="4" w:space="0" w:color="auto"/>
            </w:tcBorders>
            <w:shd w:val="clear" w:color="auto" w:fill="FFFFFF"/>
            <w:vAlign w:val="bottom"/>
          </w:tcPr>
          <w:p w14:paraId="0F0FB554" w14:textId="77777777" w:rsidR="00CB4BEB" w:rsidRPr="001D624A" w:rsidRDefault="00CB4BEB" w:rsidP="003C0924">
            <w:pPr>
              <w:rPr>
                <w:rFonts w:ascii="Trebuchet MS" w:hAnsi="Trebuchet MS" w:cs="Trebuchet MS"/>
                <w:sz w:val="18"/>
                <w:szCs w:val="18"/>
              </w:rPr>
            </w:pPr>
            <w:r w:rsidRPr="001D624A">
              <w:rPr>
                <w:rFonts w:ascii="Trebuchet MS" w:hAnsi="Trebuchet MS" w:cs="Trebuchet MS"/>
                <w:sz w:val="18"/>
                <w:szCs w:val="18"/>
              </w:rPr>
              <w:t>Hav/ingen vandløb</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8AC222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80" w:type="dxa"/>
            <w:tcBorders>
              <w:top w:val="single" w:sz="4" w:space="0" w:color="auto"/>
              <w:left w:val="single" w:sz="4" w:space="0" w:color="auto"/>
              <w:bottom w:val="single" w:sz="4" w:space="0" w:color="auto"/>
            </w:tcBorders>
            <w:shd w:val="clear" w:color="auto" w:fill="FFFFFF"/>
            <w:vAlign w:val="bottom"/>
          </w:tcPr>
          <w:p w14:paraId="2EA6BBFC"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Hvor regnvand løber direkte i havet uden at løbe i et vandløb.</w:t>
            </w:r>
          </w:p>
        </w:tc>
      </w:tr>
      <w:tr w:rsidR="00CB4BEB" w:rsidRPr="0051728E" w14:paraId="4E600F6D"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D9D9D9"/>
            <w:vAlign w:val="center"/>
          </w:tcPr>
          <w:p w14:paraId="3C96B137" w14:textId="77777777" w:rsidR="00CB4BEB" w:rsidRPr="0051728E" w:rsidRDefault="00CB4BEB" w:rsidP="003C0924">
            <w:pPr>
              <w:jc w:val="center"/>
              <w:rPr>
                <w:rFonts w:ascii="Trebuchet MS" w:hAnsi="Trebuchet MS" w:cs="Trebuchet MS"/>
                <w:sz w:val="18"/>
                <w:szCs w:val="18"/>
              </w:rPr>
            </w:pPr>
            <w:r>
              <w:rPr>
                <w:rFonts w:ascii="Trebuchet MS" w:hAnsi="Trebuchet MS" w:cs="Trebuchet MS"/>
                <w:sz w:val="18"/>
                <w:szCs w:val="18"/>
              </w:rPr>
              <w:t>2</w:t>
            </w:r>
          </w:p>
        </w:tc>
        <w:tc>
          <w:tcPr>
            <w:tcW w:w="1984" w:type="dxa"/>
            <w:tcBorders>
              <w:top w:val="single" w:sz="4" w:space="0" w:color="auto"/>
              <w:left w:val="single" w:sz="4" w:space="0" w:color="auto"/>
              <w:bottom w:val="single" w:sz="4" w:space="0" w:color="auto"/>
            </w:tcBorders>
            <w:shd w:val="clear" w:color="auto" w:fill="FFFFFF"/>
            <w:vAlign w:val="bottom"/>
          </w:tcPr>
          <w:p w14:paraId="7C196F15" w14:textId="77777777" w:rsidR="00CB4BEB" w:rsidRPr="001D624A" w:rsidRDefault="00CB4BEB" w:rsidP="003C0924">
            <w:pPr>
              <w:rPr>
                <w:rFonts w:ascii="Trebuchet MS" w:hAnsi="Trebuchet MS" w:cs="Trebuchet MS"/>
                <w:sz w:val="18"/>
                <w:szCs w:val="18"/>
              </w:rPr>
            </w:pPr>
            <w:r w:rsidRPr="001D624A">
              <w:rPr>
                <w:rFonts w:ascii="Trebuchet MS" w:hAnsi="Trebuchet MS" w:cs="Trebuchet MS"/>
                <w:sz w:val="18"/>
                <w:szCs w:val="18"/>
              </w:rPr>
              <w: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6C76C3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80" w:type="dxa"/>
            <w:tcBorders>
              <w:top w:val="single" w:sz="4" w:space="0" w:color="auto"/>
              <w:left w:val="single" w:sz="4" w:space="0" w:color="auto"/>
              <w:bottom w:val="single" w:sz="4" w:space="0" w:color="auto"/>
            </w:tcBorders>
            <w:shd w:val="clear" w:color="auto" w:fill="FFFFFF"/>
            <w:vAlign w:val="bottom"/>
          </w:tcPr>
          <w:p w14:paraId="5B906ADA" w14:textId="77777777" w:rsidR="00CB4BEB" w:rsidRPr="00FE3FC3" w:rsidRDefault="00CB4BEB" w:rsidP="003C0924">
            <w:pPr>
              <w:rPr>
                <w:rFonts w:ascii="Trebuchet MS" w:hAnsi="Trebuchet MS" w:cs="Trebuchet MS"/>
                <w:sz w:val="18"/>
                <w:szCs w:val="18"/>
              </w:rPr>
            </w:pPr>
          </w:p>
        </w:tc>
      </w:tr>
      <w:tr w:rsidR="00CB4BEB" w:rsidRPr="0051728E" w14:paraId="2F4859DC"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D9D9D9"/>
            <w:vAlign w:val="center"/>
          </w:tcPr>
          <w:p w14:paraId="563CA775" w14:textId="77777777" w:rsidR="00CB4BEB" w:rsidRDefault="00CB4BEB" w:rsidP="003C0924">
            <w:pPr>
              <w:jc w:val="center"/>
              <w:rPr>
                <w:rFonts w:ascii="Trebuchet MS" w:hAnsi="Trebuchet MS" w:cs="Trebuchet MS"/>
                <w:sz w:val="18"/>
                <w:szCs w:val="18"/>
              </w:rPr>
            </w:pPr>
          </w:p>
        </w:tc>
        <w:tc>
          <w:tcPr>
            <w:tcW w:w="1984" w:type="dxa"/>
            <w:tcBorders>
              <w:top w:val="single" w:sz="4" w:space="0" w:color="auto"/>
              <w:left w:val="single" w:sz="4" w:space="0" w:color="auto"/>
              <w:bottom w:val="single" w:sz="4" w:space="0" w:color="auto"/>
            </w:tcBorders>
            <w:shd w:val="clear" w:color="auto" w:fill="FFFFFF"/>
            <w:vAlign w:val="bottom"/>
          </w:tcPr>
          <w:p w14:paraId="6FF10BB1" w14:textId="77777777" w:rsidR="00CB4BEB" w:rsidRPr="001D624A"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D5A7D7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80" w:type="dxa"/>
            <w:tcBorders>
              <w:top w:val="single" w:sz="4" w:space="0" w:color="auto"/>
              <w:left w:val="single" w:sz="4" w:space="0" w:color="auto"/>
              <w:bottom w:val="single" w:sz="4" w:space="0" w:color="auto"/>
            </w:tcBorders>
            <w:shd w:val="clear" w:color="auto" w:fill="FFFFFF"/>
            <w:vAlign w:val="bottom"/>
          </w:tcPr>
          <w:p w14:paraId="638CE55F" w14:textId="77777777" w:rsidR="00CB4BEB" w:rsidRPr="00FE3FC3" w:rsidRDefault="00CB4BEB" w:rsidP="003C0924">
            <w:pPr>
              <w:rPr>
                <w:rFonts w:ascii="Trebuchet MS" w:hAnsi="Trebuchet MS" w:cs="Trebuchet MS"/>
                <w:sz w:val="18"/>
                <w:szCs w:val="18"/>
              </w:rPr>
            </w:pPr>
          </w:p>
        </w:tc>
      </w:tr>
    </w:tbl>
    <w:p w14:paraId="05AC196D" w14:textId="77777777" w:rsidR="00CB4BEB" w:rsidRPr="00A32757" w:rsidRDefault="00CB4BEB" w:rsidP="00CB4BEB">
      <w:pPr>
        <w:pStyle w:val="Overskrift7"/>
      </w:pPr>
      <w:bookmarkStart w:id="1277" w:name="_Toc292713308"/>
      <w:bookmarkStart w:id="1278" w:name="_Toc292865228"/>
      <w:r>
        <w:t>5.1.8.3.2</w:t>
      </w:r>
      <w:r w:rsidRPr="00A32757">
        <w:t xml:space="preserve"> </w:t>
      </w:r>
      <w:r>
        <w:t xml:space="preserve">  5007 </w:t>
      </w:r>
      <w:proofErr w:type="spellStart"/>
      <w:r>
        <w:t>Opl_type</w:t>
      </w:r>
      <w:proofErr w:type="spellEnd"/>
      <w:r w:rsidRPr="00CC386E">
        <w:rPr>
          <w:rStyle w:val="TypografiOverskrift4BrugerdefineretfarveRGB0Tegn"/>
        </w:rPr>
        <w:t xml:space="preserve"> </w:t>
      </w:r>
      <w:r>
        <w:t>(</w:t>
      </w:r>
      <w:r w:rsidRPr="004D056C">
        <w:t>d_5007_opl_type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2"/>
        <w:gridCol w:w="2035"/>
        <w:gridCol w:w="1403"/>
        <w:gridCol w:w="7956"/>
      </w:tblGrid>
      <w:tr w:rsidR="00CB4BEB" w:rsidRPr="0051728E" w14:paraId="0EA845EE" w14:textId="77777777" w:rsidTr="003C0924">
        <w:trPr>
          <w:trHeight w:hRule="exact" w:val="255"/>
        </w:trPr>
        <w:tc>
          <w:tcPr>
            <w:tcW w:w="2032" w:type="dxa"/>
            <w:tcBorders>
              <w:bottom w:val="single" w:sz="4" w:space="0" w:color="auto"/>
            </w:tcBorders>
            <w:shd w:val="clear" w:color="auto" w:fill="D9D9D9"/>
            <w:vAlign w:val="bottom"/>
          </w:tcPr>
          <w:p w14:paraId="36582F88" w14:textId="77777777" w:rsidR="00CB4BEB" w:rsidRPr="0051728E" w:rsidRDefault="00CB4BEB" w:rsidP="003C0924">
            <w:pPr>
              <w:rPr>
                <w:rFonts w:ascii="Trebuchet MS" w:hAnsi="Trebuchet MS" w:cs="Trebuchet MS"/>
                <w:b/>
                <w:bCs/>
                <w:sz w:val="18"/>
                <w:szCs w:val="18"/>
              </w:rPr>
            </w:pPr>
            <w:proofErr w:type="spellStart"/>
            <w:r w:rsidRPr="00C43406">
              <w:rPr>
                <w:rFonts w:ascii="Trebuchet MS" w:hAnsi="Trebuchet MS" w:cs="Trebuchet MS"/>
                <w:b/>
                <w:bCs/>
                <w:sz w:val="18"/>
                <w:szCs w:val="18"/>
              </w:rPr>
              <w:t>vandl_</w:t>
            </w:r>
            <w:r>
              <w:rPr>
                <w:rFonts w:ascii="Trebuchet MS" w:hAnsi="Trebuchet MS" w:cs="Trebuchet MS"/>
                <w:b/>
                <w:bCs/>
                <w:sz w:val="18"/>
                <w:szCs w:val="18"/>
              </w:rPr>
              <w:t>opl_type_kode</w:t>
            </w:r>
            <w:proofErr w:type="spellEnd"/>
          </w:p>
        </w:tc>
        <w:tc>
          <w:tcPr>
            <w:tcW w:w="2045" w:type="dxa"/>
            <w:tcBorders>
              <w:bottom w:val="single" w:sz="4" w:space="0" w:color="auto"/>
            </w:tcBorders>
            <w:shd w:val="clear" w:color="auto" w:fill="D9D9D9"/>
            <w:vAlign w:val="bottom"/>
          </w:tcPr>
          <w:p w14:paraId="70245270" w14:textId="77777777" w:rsidR="00CB4BEB" w:rsidRPr="00C43406" w:rsidRDefault="00CB4BEB" w:rsidP="003C0924">
            <w:pPr>
              <w:rPr>
                <w:rFonts w:ascii="Trebuchet MS" w:hAnsi="Trebuchet MS" w:cs="Trebuchet MS"/>
                <w:b/>
                <w:bCs/>
                <w:sz w:val="18"/>
                <w:szCs w:val="18"/>
              </w:rPr>
            </w:pPr>
            <w:proofErr w:type="spellStart"/>
            <w:r w:rsidRPr="00C43406">
              <w:rPr>
                <w:rFonts w:ascii="Trebuchet MS" w:hAnsi="Trebuchet MS" w:cs="Trebuchet MS"/>
                <w:b/>
                <w:bCs/>
                <w:sz w:val="18"/>
                <w:szCs w:val="18"/>
              </w:rPr>
              <w:t>vandl_</w:t>
            </w:r>
            <w:r>
              <w:rPr>
                <w:rFonts w:ascii="Trebuchet MS" w:hAnsi="Trebuchet MS" w:cs="Trebuchet MS"/>
                <w:b/>
                <w:bCs/>
                <w:sz w:val="18"/>
                <w:szCs w:val="18"/>
              </w:rPr>
              <w:t>opl_type</w:t>
            </w:r>
            <w:proofErr w:type="spellEnd"/>
          </w:p>
        </w:tc>
        <w:tc>
          <w:tcPr>
            <w:tcW w:w="1418" w:type="dxa"/>
            <w:tcBorders>
              <w:bottom w:val="single" w:sz="4" w:space="0" w:color="auto"/>
            </w:tcBorders>
            <w:shd w:val="clear" w:color="auto" w:fill="D9D9D9"/>
            <w:vAlign w:val="bottom"/>
          </w:tcPr>
          <w:p w14:paraId="3C7B9151"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080" w:type="dxa"/>
            <w:tcBorders>
              <w:bottom w:val="single" w:sz="4" w:space="0" w:color="auto"/>
            </w:tcBorders>
            <w:shd w:val="clear" w:color="auto" w:fill="D9D9D9"/>
            <w:vAlign w:val="bottom"/>
          </w:tcPr>
          <w:p w14:paraId="6B82A95D"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438995C5" w14:textId="77777777" w:rsidTr="003C0924">
        <w:trPr>
          <w:trHeight w:hRule="exact" w:val="255"/>
        </w:trPr>
        <w:tc>
          <w:tcPr>
            <w:tcW w:w="2032" w:type="dxa"/>
            <w:tcBorders>
              <w:top w:val="single" w:sz="4" w:space="0" w:color="auto"/>
              <w:left w:val="single" w:sz="4" w:space="0" w:color="auto"/>
              <w:bottom w:val="single" w:sz="4" w:space="0" w:color="auto"/>
              <w:right w:val="single" w:sz="4" w:space="0" w:color="auto"/>
            </w:tcBorders>
            <w:shd w:val="clear" w:color="auto" w:fill="D9D9D9"/>
            <w:vAlign w:val="center"/>
          </w:tcPr>
          <w:p w14:paraId="688F79B9"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1</w:t>
            </w:r>
          </w:p>
        </w:tc>
        <w:tc>
          <w:tcPr>
            <w:tcW w:w="2045" w:type="dxa"/>
            <w:tcBorders>
              <w:top w:val="single" w:sz="4" w:space="0" w:color="auto"/>
              <w:left w:val="single" w:sz="4" w:space="0" w:color="auto"/>
              <w:bottom w:val="single" w:sz="4" w:space="0" w:color="auto"/>
            </w:tcBorders>
            <w:shd w:val="clear" w:color="auto" w:fill="FFFFFF"/>
            <w:vAlign w:val="bottom"/>
          </w:tcPr>
          <w:p w14:paraId="633DAC3C" w14:textId="77777777" w:rsidR="00CB4BEB" w:rsidRPr="001D624A" w:rsidRDefault="00CB4BEB" w:rsidP="003C0924">
            <w:pPr>
              <w:rPr>
                <w:rFonts w:ascii="Trebuchet MS" w:hAnsi="Trebuchet MS" w:cs="Trebuchet MS"/>
                <w:sz w:val="18"/>
                <w:szCs w:val="18"/>
              </w:rPr>
            </w:pPr>
            <w:r w:rsidRPr="001D624A">
              <w:rPr>
                <w:rFonts w:ascii="Trebuchet MS" w:hAnsi="Trebuchet MS" w:cs="Trebuchet MS"/>
                <w:sz w:val="18"/>
                <w:szCs w:val="18"/>
              </w:rPr>
              <w:t>1. ordens vandskel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005679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80" w:type="dxa"/>
            <w:tcBorders>
              <w:top w:val="single" w:sz="4" w:space="0" w:color="auto"/>
              <w:left w:val="single" w:sz="4" w:space="0" w:color="auto"/>
              <w:bottom w:val="single" w:sz="4" w:space="0" w:color="auto"/>
            </w:tcBorders>
            <w:shd w:val="clear" w:color="auto" w:fill="FFFFFF"/>
            <w:vAlign w:val="bottom"/>
          </w:tcPr>
          <w:p w14:paraId="7A63037C" w14:textId="77777777" w:rsidR="00CB4BEB" w:rsidRPr="00FE3FC3" w:rsidRDefault="00CB4BEB" w:rsidP="003C0924">
            <w:pPr>
              <w:rPr>
                <w:rFonts w:ascii="Trebuchet MS" w:hAnsi="Trebuchet MS" w:cs="Trebuchet MS"/>
                <w:sz w:val="18"/>
                <w:szCs w:val="18"/>
              </w:rPr>
            </w:pPr>
          </w:p>
        </w:tc>
      </w:tr>
      <w:tr w:rsidR="00CB4BEB" w:rsidRPr="0051728E" w14:paraId="0099DBB2" w14:textId="77777777" w:rsidTr="003C0924">
        <w:trPr>
          <w:trHeight w:hRule="exact" w:val="255"/>
        </w:trPr>
        <w:tc>
          <w:tcPr>
            <w:tcW w:w="2032" w:type="dxa"/>
            <w:tcBorders>
              <w:top w:val="single" w:sz="4" w:space="0" w:color="auto"/>
              <w:left w:val="single" w:sz="4" w:space="0" w:color="auto"/>
              <w:bottom w:val="single" w:sz="4" w:space="0" w:color="auto"/>
              <w:right w:val="single" w:sz="4" w:space="0" w:color="auto"/>
            </w:tcBorders>
            <w:shd w:val="clear" w:color="auto" w:fill="D9D9D9"/>
            <w:vAlign w:val="center"/>
          </w:tcPr>
          <w:p w14:paraId="10438BCC"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2</w:t>
            </w:r>
          </w:p>
        </w:tc>
        <w:tc>
          <w:tcPr>
            <w:tcW w:w="2045" w:type="dxa"/>
            <w:tcBorders>
              <w:top w:val="single" w:sz="4" w:space="0" w:color="auto"/>
              <w:left w:val="single" w:sz="4" w:space="0" w:color="auto"/>
              <w:bottom w:val="single" w:sz="4" w:space="0" w:color="auto"/>
            </w:tcBorders>
            <w:shd w:val="clear" w:color="auto" w:fill="FFFFFF"/>
            <w:vAlign w:val="bottom"/>
          </w:tcPr>
          <w:p w14:paraId="0A56D3CD" w14:textId="77777777" w:rsidR="00CB4BEB" w:rsidRPr="001D624A" w:rsidRDefault="00CB4BEB" w:rsidP="003C0924">
            <w:pPr>
              <w:rPr>
                <w:rFonts w:ascii="Trebuchet MS" w:hAnsi="Trebuchet MS" w:cs="Trebuchet MS"/>
                <w:sz w:val="18"/>
                <w:szCs w:val="18"/>
              </w:rPr>
            </w:pPr>
            <w:r w:rsidRPr="001D624A">
              <w:rPr>
                <w:rFonts w:ascii="Trebuchet MS" w:hAnsi="Trebuchet MS" w:cs="Trebuchet MS"/>
                <w:sz w:val="18"/>
                <w:szCs w:val="18"/>
              </w:rPr>
              <w:t>2. ordens vandskel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00805E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80" w:type="dxa"/>
            <w:tcBorders>
              <w:top w:val="single" w:sz="4" w:space="0" w:color="auto"/>
              <w:left w:val="single" w:sz="4" w:space="0" w:color="auto"/>
              <w:bottom w:val="single" w:sz="4" w:space="0" w:color="auto"/>
            </w:tcBorders>
            <w:shd w:val="clear" w:color="auto" w:fill="FFFFFF"/>
            <w:vAlign w:val="bottom"/>
          </w:tcPr>
          <w:p w14:paraId="0ED79C75" w14:textId="77777777" w:rsidR="00CB4BEB" w:rsidRPr="00FE3FC3" w:rsidRDefault="00CB4BEB" w:rsidP="003C0924">
            <w:pPr>
              <w:rPr>
                <w:rFonts w:ascii="Trebuchet MS" w:hAnsi="Trebuchet MS" w:cs="Trebuchet MS"/>
                <w:sz w:val="18"/>
                <w:szCs w:val="18"/>
              </w:rPr>
            </w:pPr>
          </w:p>
        </w:tc>
      </w:tr>
      <w:tr w:rsidR="00CB4BEB" w:rsidRPr="0051728E" w14:paraId="17823E27" w14:textId="77777777" w:rsidTr="003C0924">
        <w:trPr>
          <w:trHeight w:hRule="exact" w:val="255"/>
        </w:trPr>
        <w:tc>
          <w:tcPr>
            <w:tcW w:w="2032" w:type="dxa"/>
            <w:tcBorders>
              <w:top w:val="single" w:sz="4" w:space="0" w:color="auto"/>
              <w:left w:val="single" w:sz="4" w:space="0" w:color="auto"/>
              <w:bottom w:val="single" w:sz="4" w:space="0" w:color="auto"/>
              <w:right w:val="single" w:sz="4" w:space="0" w:color="auto"/>
            </w:tcBorders>
            <w:shd w:val="clear" w:color="auto" w:fill="D9D9D9"/>
            <w:vAlign w:val="center"/>
          </w:tcPr>
          <w:p w14:paraId="298DEF11"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3</w:t>
            </w:r>
          </w:p>
        </w:tc>
        <w:tc>
          <w:tcPr>
            <w:tcW w:w="2045" w:type="dxa"/>
            <w:tcBorders>
              <w:top w:val="single" w:sz="4" w:space="0" w:color="auto"/>
              <w:left w:val="single" w:sz="4" w:space="0" w:color="auto"/>
              <w:bottom w:val="single" w:sz="4" w:space="0" w:color="auto"/>
            </w:tcBorders>
            <w:shd w:val="clear" w:color="auto" w:fill="FFFFFF"/>
            <w:vAlign w:val="bottom"/>
          </w:tcPr>
          <w:p w14:paraId="451929E1" w14:textId="77777777" w:rsidR="00CB4BEB" w:rsidRPr="001D624A" w:rsidRDefault="00CB4BEB" w:rsidP="003C0924">
            <w:pPr>
              <w:rPr>
                <w:rFonts w:ascii="Trebuchet MS" w:hAnsi="Trebuchet MS" w:cs="Trebuchet MS"/>
                <w:sz w:val="18"/>
                <w:szCs w:val="18"/>
              </w:rPr>
            </w:pPr>
            <w:r w:rsidRPr="001D624A">
              <w:rPr>
                <w:rFonts w:ascii="Trebuchet MS" w:hAnsi="Trebuchet MS" w:cs="Trebuchet MS"/>
                <w:sz w:val="18"/>
                <w:szCs w:val="18"/>
              </w:rPr>
              <w:t>3. ordens vandskel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16885B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80" w:type="dxa"/>
            <w:tcBorders>
              <w:top w:val="single" w:sz="4" w:space="0" w:color="auto"/>
              <w:left w:val="single" w:sz="4" w:space="0" w:color="auto"/>
              <w:bottom w:val="single" w:sz="4" w:space="0" w:color="auto"/>
            </w:tcBorders>
            <w:shd w:val="clear" w:color="auto" w:fill="FFFFFF"/>
            <w:vAlign w:val="bottom"/>
          </w:tcPr>
          <w:p w14:paraId="51DFF336" w14:textId="77777777" w:rsidR="00CB4BEB" w:rsidRPr="00FE3FC3" w:rsidRDefault="00CB4BEB" w:rsidP="003C0924">
            <w:pPr>
              <w:rPr>
                <w:rFonts w:ascii="Trebuchet MS" w:hAnsi="Trebuchet MS" w:cs="Trebuchet MS"/>
                <w:sz w:val="18"/>
                <w:szCs w:val="18"/>
              </w:rPr>
            </w:pPr>
          </w:p>
        </w:tc>
      </w:tr>
      <w:tr w:rsidR="00CB4BEB" w:rsidRPr="0051728E" w14:paraId="43886C1A" w14:textId="77777777" w:rsidTr="003C0924">
        <w:trPr>
          <w:trHeight w:hRule="exact" w:val="255"/>
        </w:trPr>
        <w:tc>
          <w:tcPr>
            <w:tcW w:w="2032" w:type="dxa"/>
            <w:tcBorders>
              <w:top w:val="single" w:sz="4" w:space="0" w:color="auto"/>
              <w:left w:val="single" w:sz="4" w:space="0" w:color="auto"/>
              <w:bottom w:val="single" w:sz="4" w:space="0" w:color="auto"/>
              <w:right w:val="single" w:sz="4" w:space="0" w:color="auto"/>
            </w:tcBorders>
            <w:shd w:val="clear" w:color="auto" w:fill="D9D9D9"/>
            <w:vAlign w:val="center"/>
          </w:tcPr>
          <w:p w14:paraId="7A972858"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4</w:t>
            </w:r>
          </w:p>
        </w:tc>
        <w:tc>
          <w:tcPr>
            <w:tcW w:w="2045" w:type="dxa"/>
            <w:tcBorders>
              <w:top w:val="single" w:sz="4" w:space="0" w:color="auto"/>
              <w:left w:val="single" w:sz="4" w:space="0" w:color="auto"/>
              <w:bottom w:val="single" w:sz="4" w:space="0" w:color="auto"/>
            </w:tcBorders>
            <w:shd w:val="clear" w:color="auto" w:fill="FFFFFF"/>
            <w:vAlign w:val="bottom"/>
          </w:tcPr>
          <w:p w14:paraId="13F3B16E" w14:textId="77777777" w:rsidR="00CB4BEB" w:rsidRPr="001D624A" w:rsidRDefault="00CB4BEB" w:rsidP="003C0924">
            <w:pPr>
              <w:rPr>
                <w:rFonts w:ascii="Trebuchet MS" w:hAnsi="Trebuchet MS" w:cs="Trebuchet MS"/>
                <w:sz w:val="18"/>
                <w:szCs w:val="18"/>
              </w:rPr>
            </w:pPr>
            <w:r w:rsidRPr="001D624A">
              <w:rPr>
                <w:rFonts w:ascii="Trebuchet MS" w:hAnsi="Trebuchet MS" w:cs="Trebuchet MS"/>
                <w:sz w:val="18"/>
                <w:szCs w:val="18"/>
              </w:rPr>
              <w:t>4. ordens vandskel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6EA8D6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80" w:type="dxa"/>
            <w:tcBorders>
              <w:top w:val="single" w:sz="4" w:space="0" w:color="auto"/>
              <w:left w:val="single" w:sz="4" w:space="0" w:color="auto"/>
              <w:bottom w:val="single" w:sz="4" w:space="0" w:color="auto"/>
            </w:tcBorders>
            <w:shd w:val="clear" w:color="auto" w:fill="FFFFFF"/>
            <w:vAlign w:val="bottom"/>
          </w:tcPr>
          <w:p w14:paraId="6F3E4921" w14:textId="77777777" w:rsidR="00CB4BEB" w:rsidRPr="00FE3FC3" w:rsidRDefault="00CB4BEB" w:rsidP="003C0924">
            <w:pPr>
              <w:rPr>
                <w:rFonts w:ascii="Trebuchet MS" w:hAnsi="Trebuchet MS" w:cs="Trebuchet MS"/>
                <w:sz w:val="18"/>
                <w:szCs w:val="18"/>
              </w:rPr>
            </w:pPr>
          </w:p>
        </w:tc>
      </w:tr>
      <w:tr w:rsidR="00CB4BEB" w:rsidRPr="0051728E" w14:paraId="3A0A7296" w14:textId="77777777" w:rsidTr="003C0924">
        <w:trPr>
          <w:trHeight w:hRule="exact" w:val="255"/>
        </w:trPr>
        <w:tc>
          <w:tcPr>
            <w:tcW w:w="2032" w:type="dxa"/>
            <w:tcBorders>
              <w:top w:val="single" w:sz="4" w:space="0" w:color="auto"/>
              <w:left w:val="single" w:sz="4" w:space="0" w:color="auto"/>
              <w:bottom w:val="single" w:sz="4" w:space="0" w:color="auto"/>
              <w:right w:val="single" w:sz="4" w:space="0" w:color="auto"/>
            </w:tcBorders>
            <w:shd w:val="clear" w:color="auto" w:fill="D9D9D9"/>
            <w:vAlign w:val="center"/>
          </w:tcPr>
          <w:p w14:paraId="63A7F7B0" w14:textId="77777777" w:rsidR="00CB4BEB" w:rsidRPr="0051728E" w:rsidRDefault="00CB4BEB" w:rsidP="003C0924">
            <w:pPr>
              <w:jc w:val="center"/>
              <w:rPr>
                <w:rFonts w:ascii="Trebuchet MS" w:hAnsi="Trebuchet MS" w:cs="Trebuchet MS"/>
                <w:sz w:val="18"/>
                <w:szCs w:val="18"/>
              </w:rPr>
            </w:pPr>
            <w:r>
              <w:rPr>
                <w:rFonts w:ascii="Trebuchet MS" w:hAnsi="Trebuchet MS" w:cs="Trebuchet MS"/>
                <w:sz w:val="18"/>
                <w:szCs w:val="18"/>
              </w:rPr>
              <w:t>9</w:t>
            </w:r>
          </w:p>
        </w:tc>
        <w:tc>
          <w:tcPr>
            <w:tcW w:w="2045" w:type="dxa"/>
            <w:tcBorders>
              <w:top w:val="single" w:sz="4" w:space="0" w:color="auto"/>
              <w:left w:val="single" w:sz="4" w:space="0" w:color="auto"/>
              <w:bottom w:val="single" w:sz="4" w:space="0" w:color="auto"/>
            </w:tcBorders>
            <w:shd w:val="clear" w:color="auto" w:fill="FFFFFF"/>
            <w:vAlign w:val="bottom"/>
          </w:tcPr>
          <w:p w14:paraId="3DD5F766" w14:textId="77777777" w:rsidR="00CB4BEB" w:rsidRPr="001D624A" w:rsidRDefault="00CB4BEB" w:rsidP="003C0924">
            <w:pPr>
              <w:rPr>
                <w:rFonts w:ascii="Trebuchet MS" w:hAnsi="Trebuchet MS" w:cs="Trebuchet MS"/>
                <w:sz w:val="18"/>
                <w:szCs w:val="18"/>
              </w:rPr>
            </w:pPr>
            <w:r w:rsidRPr="001D624A">
              <w:rPr>
                <w:rFonts w:ascii="Trebuchet MS" w:hAnsi="Trebuchet MS" w:cs="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480E37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80" w:type="dxa"/>
            <w:tcBorders>
              <w:top w:val="single" w:sz="4" w:space="0" w:color="auto"/>
              <w:left w:val="single" w:sz="4" w:space="0" w:color="auto"/>
              <w:bottom w:val="single" w:sz="4" w:space="0" w:color="auto"/>
            </w:tcBorders>
            <w:shd w:val="clear" w:color="auto" w:fill="FFFFFF"/>
            <w:vAlign w:val="bottom"/>
          </w:tcPr>
          <w:p w14:paraId="6FA2224A" w14:textId="77777777" w:rsidR="00CB4BEB" w:rsidRPr="00FE3FC3" w:rsidRDefault="00CB4BEB" w:rsidP="003C0924">
            <w:pPr>
              <w:rPr>
                <w:rFonts w:ascii="Trebuchet MS" w:hAnsi="Trebuchet MS" w:cs="Trebuchet MS"/>
                <w:sz w:val="18"/>
                <w:szCs w:val="18"/>
              </w:rPr>
            </w:pPr>
          </w:p>
        </w:tc>
      </w:tr>
    </w:tbl>
    <w:p w14:paraId="0C2518F8" w14:textId="77777777" w:rsidR="00DF11C9" w:rsidRDefault="00DF11C9" w:rsidP="00DF11C9">
      <w:bookmarkStart w:id="1279" w:name="_Toc63351426"/>
    </w:p>
    <w:p w14:paraId="3DDAA827" w14:textId="2A11E904" w:rsidR="00CB4BEB" w:rsidRDefault="00CB4BEB" w:rsidP="00CB4BEB">
      <w:pPr>
        <w:pStyle w:val="Overskrift2"/>
        <w:rPr>
          <w:kern w:val="32"/>
          <w:szCs w:val="32"/>
        </w:rPr>
      </w:pPr>
      <w:bookmarkStart w:id="1280" w:name="_Toc122436089"/>
      <w:r w:rsidRPr="003E226C">
        <w:rPr>
          <w:kern w:val="32"/>
          <w:szCs w:val="32"/>
        </w:rPr>
        <w:t>5</w:t>
      </w:r>
      <w:r>
        <w:rPr>
          <w:kern w:val="32"/>
          <w:szCs w:val="32"/>
        </w:rPr>
        <w:t>.1.9</w:t>
      </w:r>
      <w:r w:rsidRPr="003E226C">
        <w:rPr>
          <w:kern w:val="32"/>
          <w:szCs w:val="32"/>
        </w:rPr>
        <w:t xml:space="preserve"> </w:t>
      </w:r>
      <w:proofErr w:type="spellStart"/>
      <w:r w:rsidRPr="003E226C">
        <w:rPr>
          <w:kern w:val="32"/>
          <w:szCs w:val="32"/>
        </w:rPr>
        <w:t>Søoplande</w:t>
      </w:r>
      <w:proofErr w:type="spellEnd"/>
      <w:r w:rsidRPr="003E226C">
        <w:rPr>
          <w:kern w:val="32"/>
          <w:szCs w:val="32"/>
        </w:rPr>
        <w:t xml:space="preserve"> (5008)</w:t>
      </w:r>
      <w:bookmarkEnd w:id="1277"/>
      <w:bookmarkEnd w:id="1278"/>
      <w:bookmarkEnd w:id="1279"/>
      <w:bookmarkEnd w:id="1280"/>
    </w:p>
    <w:tbl>
      <w:tblPr>
        <w:tblW w:w="189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2"/>
        <w:gridCol w:w="1812"/>
        <w:gridCol w:w="2251"/>
        <w:gridCol w:w="7033"/>
        <w:gridCol w:w="1155"/>
        <w:gridCol w:w="1418"/>
        <w:gridCol w:w="1390"/>
        <w:gridCol w:w="2579"/>
      </w:tblGrid>
      <w:tr w:rsidR="00CB4BEB" w:rsidRPr="0051728E" w14:paraId="2F8AF30B" w14:textId="77777777" w:rsidTr="003C0924">
        <w:trPr>
          <w:trHeight w:val="227"/>
        </w:trPr>
        <w:tc>
          <w:tcPr>
            <w:tcW w:w="1302" w:type="dxa"/>
            <w:tcBorders>
              <w:bottom w:val="single" w:sz="4" w:space="0" w:color="auto"/>
            </w:tcBorders>
            <w:shd w:val="clear" w:color="auto" w:fill="D9D9D9"/>
            <w:vAlign w:val="center"/>
          </w:tcPr>
          <w:p w14:paraId="0871BAD6" w14:textId="77777777" w:rsidR="00CB4BEB" w:rsidRPr="008E1FB7" w:rsidRDefault="00CB4BEB" w:rsidP="003C0924">
            <w:pPr>
              <w:rPr>
                <w:rFonts w:ascii="Trebuchet MS" w:hAnsi="Trebuchet MS" w:cs="Trebuchet MS"/>
                <w:b/>
                <w:bCs/>
                <w:sz w:val="18"/>
                <w:szCs w:val="18"/>
              </w:rPr>
            </w:pPr>
            <w:r w:rsidRPr="008E1FB7">
              <w:rPr>
                <w:rFonts w:ascii="Trebuchet MS" w:hAnsi="Trebuchet MS" w:cs="Trebuchet MS"/>
                <w:b/>
                <w:bCs/>
                <w:sz w:val="18"/>
                <w:szCs w:val="18"/>
              </w:rPr>
              <w:t>Feltnavn</w:t>
            </w:r>
          </w:p>
        </w:tc>
        <w:tc>
          <w:tcPr>
            <w:tcW w:w="1812" w:type="dxa"/>
            <w:tcBorders>
              <w:bottom w:val="single" w:sz="4" w:space="0" w:color="auto"/>
            </w:tcBorders>
            <w:shd w:val="clear" w:color="auto" w:fill="D9D9D9"/>
            <w:vAlign w:val="center"/>
          </w:tcPr>
          <w:p w14:paraId="0E194EFB" w14:textId="77777777" w:rsidR="00CB4BEB" w:rsidRPr="008E1FB7" w:rsidRDefault="00CB4BEB" w:rsidP="003C0924">
            <w:pPr>
              <w:rPr>
                <w:rFonts w:ascii="Trebuchet MS" w:hAnsi="Trebuchet MS" w:cs="Trebuchet MS"/>
                <w:b/>
                <w:bCs/>
                <w:sz w:val="18"/>
                <w:szCs w:val="18"/>
              </w:rPr>
            </w:pPr>
            <w:r w:rsidRPr="008E1FB7">
              <w:rPr>
                <w:rFonts w:ascii="Trebuchet MS" w:hAnsi="Trebuchet MS" w:cs="Trebuchet MS"/>
                <w:b/>
                <w:bCs/>
                <w:sz w:val="18"/>
                <w:szCs w:val="18"/>
              </w:rPr>
              <w:t>Feltnavn</w:t>
            </w:r>
            <w:r>
              <w:rPr>
                <w:rFonts w:ascii="Trebuchet MS" w:hAnsi="Trebuchet MS" w:cs="Trebuchet MS"/>
                <w:b/>
                <w:bCs/>
                <w:sz w:val="18"/>
                <w:szCs w:val="18"/>
              </w:rPr>
              <w:t>10</w:t>
            </w:r>
          </w:p>
        </w:tc>
        <w:tc>
          <w:tcPr>
            <w:tcW w:w="9284" w:type="dxa"/>
            <w:gridSpan w:val="2"/>
            <w:tcBorders>
              <w:bottom w:val="single" w:sz="4" w:space="0" w:color="auto"/>
            </w:tcBorders>
            <w:shd w:val="clear" w:color="auto" w:fill="D9D9D9"/>
            <w:vAlign w:val="center"/>
          </w:tcPr>
          <w:p w14:paraId="7BF79F3D" w14:textId="77777777" w:rsidR="00CB4BEB" w:rsidRPr="008E1FB7" w:rsidRDefault="00CB4BEB" w:rsidP="003C0924">
            <w:pPr>
              <w:rPr>
                <w:rFonts w:ascii="Trebuchet MS" w:hAnsi="Trebuchet MS" w:cs="Trebuchet MS"/>
                <w:bCs/>
                <w:sz w:val="18"/>
                <w:szCs w:val="18"/>
              </w:rPr>
            </w:pPr>
            <w:r w:rsidRPr="008E1FB7">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65A4DFDE" w14:textId="77777777" w:rsidR="00CB4BEB" w:rsidRPr="008E1FB7" w:rsidRDefault="00CB4BEB" w:rsidP="003C0924">
            <w:pPr>
              <w:rPr>
                <w:rFonts w:ascii="Trebuchet MS" w:hAnsi="Trebuchet MS" w:cs="Trebuchet MS"/>
                <w:bCs/>
                <w:sz w:val="18"/>
                <w:szCs w:val="18"/>
              </w:rPr>
            </w:pPr>
            <w:r w:rsidRPr="008E1FB7">
              <w:rPr>
                <w:rFonts w:ascii="Trebuchet MS" w:hAnsi="Trebuchet MS" w:cs="Trebuchet MS"/>
                <w:b/>
                <w:bCs/>
                <w:sz w:val="18"/>
                <w:szCs w:val="18"/>
              </w:rPr>
              <w:t>Datatype</w:t>
            </w:r>
          </w:p>
        </w:tc>
        <w:tc>
          <w:tcPr>
            <w:tcW w:w="1418" w:type="dxa"/>
            <w:tcBorders>
              <w:bottom w:val="single" w:sz="4" w:space="0" w:color="auto"/>
            </w:tcBorders>
            <w:shd w:val="clear" w:color="auto" w:fill="D9D9D9"/>
            <w:vAlign w:val="center"/>
          </w:tcPr>
          <w:p w14:paraId="012D3978" w14:textId="77777777" w:rsidR="00CB4BEB" w:rsidRPr="008E1FB7" w:rsidRDefault="00CB4BEB" w:rsidP="003C0924">
            <w:pPr>
              <w:rPr>
                <w:rFonts w:ascii="Trebuchet MS" w:hAnsi="Trebuchet MS" w:cs="Trebuchet MS"/>
                <w:bCs/>
                <w:sz w:val="18"/>
                <w:szCs w:val="18"/>
              </w:rPr>
            </w:pPr>
            <w:r w:rsidRPr="008E1FB7">
              <w:rPr>
                <w:rFonts w:ascii="Trebuchet MS" w:hAnsi="Trebuchet MS" w:cs="Trebuchet MS"/>
                <w:b/>
                <w:bCs/>
                <w:sz w:val="18"/>
                <w:szCs w:val="18"/>
              </w:rPr>
              <w:t>Værdiområde</w:t>
            </w:r>
          </w:p>
        </w:tc>
        <w:tc>
          <w:tcPr>
            <w:tcW w:w="1390" w:type="dxa"/>
            <w:tcBorders>
              <w:bottom w:val="single" w:sz="4" w:space="0" w:color="auto"/>
            </w:tcBorders>
            <w:shd w:val="clear" w:color="auto" w:fill="D9D9D9"/>
            <w:vAlign w:val="center"/>
          </w:tcPr>
          <w:p w14:paraId="3F0260B3" w14:textId="77777777" w:rsidR="00CB4BEB" w:rsidRPr="0051728E" w:rsidRDefault="00CB4BEB" w:rsidP="003C0924">
            <w:pPr>
              <w:autoSpaceDE w:val="0"/>
              <w:autoSpaceDN w:val="0"/>
              <w:adjustRightInd w:val="0"/>
              <w:rPr>
                <w:rFonts w:ascii="Trebuchet MS" w:hAnsi="Trebuchet MS" w:cs="Trebuchet MS"/>
                <w:b/>
                <w:bCs/>
                <w:sz w:val="18"/>
                <w:szCs w:val="18"/>
              </w:rPr>
            </w:pPr>
            <w:r w:rsidRPr="0051728E">
              <w:rPr>
                <w:rFonts w:ascii="Trebuchet MS" w:hAnsi="Trebuchet MS" w:cs="Trebuchet MS"/>
                <w:b/>
                <w:bCs/>
                <w:sz w:val="18"/>
                <w:szCs w:val="18"/>
              </w:rPr>
              <w:t>Obligatorisk /</w:t>
            </w:r>
          </w:p>
          <w:p w14:paraId="59447E0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579" w:type="dxa"/>
            <w:shd w:val="clear" w:color="auto" w:fill="D9D9D9"/>
            <w:vAlign w:val="center"/>
          </w:tcPr>
          <w:p w14:paraId="33A3D76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Eksempel</w:t>
            </w:r>
          </w:p>
        </w:tc>
      </w:tr>
      <w:tr w:rsidR="00CB4BEB" w:rsidRPr="00F273B0" w14:paraId="775B3112" w14:textId="77777777" w:rsidTr="003C0924">
        <w:trPr>
          <w:trHeight w:hRule="exact" w:val="255"/>
        </w:trPr>
        <w:tc>
          <w:tcPr>
            <w:tcW w:w="1302" w:type="dxa"/>
            <w:tcBorders>
              <w:top w:val="single" w:sz="4" w:space="0" w:color="auto"/>
              <w:left w:val="single" w:sz="4" w:space="0" w:color="auto"/>
              <w:bottom w:val="single" w:sz="4" w:space="0" w:color="auto"/>
              <w:right w:val="single" w:sz="4" w:space="0" w:color="auto"/>
            </w:tcBorders>
            <w:shd w:val="clear" w:color="auto" w:fill="D9D9D9"/>
            <w:vAlign w:val="bottom"/>
          </w:tcPr>
          <w:p w14:paraId="009AAD10" w14:textId="77777777" w:rsidR="00CB4BEB" w:rsidRPr="006135F9" w:rsidRDefault="00CB4BEB" w:rsidP="003C0924">
            <w:pPr>
              <w:rPr>
                <w:rFonts w:ascii="Trebuchet MS" w:hAnsi="Trebuchet MS"/>
                <w:sz w:val="18"/>
                <w:szCs w:val="18"/>
              </w:rPr>
            </w:pPr>
            <w:proofErr w:type="spellStart"/>
            <w:r>
              <w:rPr>
                <w:rFonts w:ascii="Trebuchet MS" w:hAnsi="Trebuchet MS"/>
                <w:sz w:val="18"/>
                <w:szCs w:val="18"/>
              </w:rPr>
              <w:t>d</w:t>
            </w:r>
            <w:r w:rsidRPr="006135F9">
              <w:rPr>
                <w:rFonts w:ascii="Trebuchet MS" w:hAnsi="Trebuchet MS"/>
                <w:sz w:val="18"/>
                <w:szCs w:val="18"/>
              </w:rPr>
              <w:t>mu_ref</w:t>
            </w:r>
            <w:proofErr w:type="spellEnd"/>
          </w:p>
        </w:tc>
        <w:tc>
          <w:tcPr>
            <w:tcW w:w="1812" w:type="dxa"/>
            <w:tcBorders>
              <w:top w:val="single" w:sz="4" w:space="0" w:color="auto"/>
              <w:left w:val="single" w:sz="4" w:space="0" w:color="auto"/>
              <w:bottom w:val="single" w:sz="4" w:space="0" w:color="auto"/>
              <w:right w:val="single" w:sz="4" w:space="0" w:color="auto"/>
            </w:tcBorders>
            <w:shd w:val="clear" w:color="auto" w:fill="FFFFFF"/>
            <w:vAlign w:val="bottom"/>
          </w:tcPr>
          <w:p w14:paraId="48EDFDE7" w14:textId="77777777" w:rsidR="00CB4BEB" w:rsidRPr="00091566" w:rsidRDefault="00CB4BEB" w:rsidP="003C0924">
            <w:pPr>
              <w:rPr>
                <w:rFonts w:ascii="Trebuchet MS" w:hAnsi="Trebuchet MS"/>
                <w:sz w:val="18"/>
                <w:szCs w:val="18"/>
              </w:rPr>
            </w:pPr>
            <w:proofErr w:type="spellStart"/>
            <w:r>
              <w:rPr>
                <w:rFonts w:ascii="Trebuchet MS" w:hAnsi="Trebuchet MS"/>
                <w:sz w:val="18"/>
                <w:szCs w:val="18"/>
              </w:rPr>
              <w:t>d</w:t>
            </w:r>
            <w:r w:rsidRPr="006135F9">
              <w:rPr>
                <w:rFonts w:ascii="Trebuchet MS" w:hAnsi="Trebuchet MS"/>
                <w:sz w:val="18"/>
                <w:szCs w:val="18"/>
              </w:rPr>
              <w:t>mu_ref</w:t>
            </w:r>
            <w:proofErr w:type="spellEnd"/>
          </w:p>
        </w:tc>
        <w:tc>
          <w:tcPr>
            <w:tcW w:w="9284"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6D325E82" w14:textId="77777777" w:rsidR="00CB4BEB" w:rsidRPr="00091566" w:rsidRDefault="00CB4BEB" w:rsidP="003C0924">
            <w:pPr>
              <w:rPr>
                <w:rFonts w:ascii="Trebuchet MS" w:hAnsi="Trebuchet MS"/>
                <w:sz w:val="18"/>
                <w:szCs w:val="18"/>
              </w:rPr>
            </w:pPr>
            <w:r w:rsidRPr="00091566">
              <w:rPr>
                <w:rFonts w:ascii="Trebuchet MS" w:hAnsi="Trebuchet MS"/>
                <w:sz w:val="18"/>
                <w:szCs w:val="18"/>
              </w:rPr>
              <w:t xml:space="preserve">Nøgle til DMU </w:t>
            </w:r>
            <w:proofErr w:type="spellStart"/>
            <w:r w:rsidRPr="00091566">
              <w:rPr>
                <w:rFonts w:ascii="Trebuchet MS" w:hAnsi="Trebuchet MS"/>
                <w:sz w:val="18"/>
                <w:szCs w:val="18"/>
              </w:rPr>
              <w:t>vandløbsoplande</w:t>
            </w:r>
            <w:proofErr w:type="spellEnd"/>
            <w:r>
              <w:rPr>
                <w:rFonts w:ascii="Trebuchet MS" w:hAnsi="Trebuchet MS"/>
                <w:sz w:val="18"/>
                <w:szCs w:val="18"/>
              </w:rPr>
              <w:t>*</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4060937E"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40722C3"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0-128 tegn</w:t>
            </w:r>
          </w:p>
        </w:tc>
        <w:tc>
          <w:tcPr>
            <w:tcW w:w="1390" w:type="dxa"/>
            <w:tcBorders>
              <w:top w:val="single" w:sz="4" w:space="0" w:color="auto"/>
              <w:left w:val="single" w:sz="4" w:space="0" w:color="auto"/>
              <w:bottom w:val="single" w:sz="4" w:space="0" w:color="auto"/>
              <w:right w:val="single" w:sz="4" w:space="0" w:color="auto"/>
            </w:tcBorders>
            <w:shd w:val="clear" w:color="auto" w:fill="FFFFFF"/>
            <w:vAlign w:val="bottom"/>
          </w:tcPr>
          <w:p w14:paraId="30CD7273" w14:textId="77777777" w:rsidR="00CB4BEB" w:rsidRPr="00E472B2"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579" w:type="dxa"/>
            <w:tcBorders>
              <w:left w:val="single" w:sz="4" w:space="0" w:color="auto"/>
              <w:bottom w:val="single" w:sz="4" w:space="0" w:color="auto"/>
            </w:tcBorders>
            <w:shd w:val="clear" w:color="auto" w:fill="FFFFFF"/>
            <w:vAlign w:val="bottom"/>
          </w:tcPr>
          <w:p w14:paraId="54AC76EC" w14:textId="77777777" w:rsidR="00CB4BEB" w:rsidRPr="00560AB4" w:rsidRDefault="00CB4BEB" w:rsidP="003C0924">
            <w:pPr>
              <w:rPr>
                <w:rFonts w:ascii="Trebuchet MS" w:hAnsi="Trebuchet MS" w:cs="Trebuchet MS"/>
                <w:sz w:val="18"/>
                <w:szCs w:val="18"/>
              </w:rPr>
            </w:pPr>
          </w:p>
        </w:tc>
      </w:tr>
      <w:tr w:rsidR="00CB4BEB" w:rsidRPr="00F273B0" w14:paraId="0405454B" w14:textId="77777777" w:rsidTr="003C0924">
        <w:trPr>
          <w:trHeight w:hRule="exact" w:val="255"/>
        </w:trPr>
        <w:tc>
          <w:tcPr>
            <w:tcW w:w="1302" w:type="dxa"/>
            <w:tcBorders>
              <w:top w:val="single" w:sz="4" w:space="0" w:color="auto"/>
              <w:left w:val="single" w:sz="4" w:space="0" w:color="auto"/>
              <w:bottom w:val="single" w:sz="4" w:space="0" w:color="auto"/>
              <w:right w:val="single" w:sz="4" w:space="0" w:color="auto"/>
            </w:tcBorders>
            <w:shd w:val="clear" w:color="auto" w:fill="D9D9D9"/>
            <w:vAlign w:val="bottom"/>
          </w:tcPr>
          <w:p w14:paraId="00766A9E" w14:textId="77777777" w:rsidR="00CB4BEB" w:rsidRPr="003C0828" w:rsidRDefault="00CB4BEB" w:rsidP="003C0924">
            <w:pPr>
              <w:rPr>
                <w:rFonts w:ascii="Trebuchet MS" w:hAnsi="Trebuchet MS"/>
                <w:sz w:val="18"/>
                <w:szCs w:val="18"/>
              </w:rPr>
            </w:pPr>
            <w:proofErr w:type="spellStart"/>
            <w:r>
              <w:rPr>
                <w:rFonts w:ascii="Trebuchet MS" w:hAnsi="Trebuchet MS"/>
                <w:sz w:val="18"/>
                <w:szCs w:val="18"/>
              </w:rPr>
              <w:t>s</w:t>
            </w:r>
            <w:r w:rsidRPr="00C43406">
              <w:rPr>
                <w:rFonts w:ascii="Trebuchet MS" w:hAnsi="Trebuchet MS"/>
                <w:sz w:val="18"/>
                <w:szCs w:val="18"/>
              </w:rPr>
              <w:t>oe_</w:t>
            </w:r>
            <w:r w:rsidRPr="003C0828">
              <w:rPr>
                <w:rFonts w:ascii="Trebuchet MS" w:hAnsi="Trebuchet MS"/>
                <w:sz w:val="18"/>
                <w:szCs w:val="18"/>
              </w:rPr>
              <w:t>opl_nr</w:t>
            </w:r>
            <w:proofErr w:type="spellEnd"/>
          </w:p>
        </w:tc>
        <w:tc>
          <w:tcPr>
            <w:tcW w:w="1812" w:type="dxa"/>
            <w:tcBorders>
              <w:top w:val="single" w:sz="4" w:space="0" w:color="auto"/>
              <w:left w:val="single" w:sz="4" w:space="0" w:color="auto"/>
              <w:bottom w:val="single" w:sz="4" w:space="0" w:color="auto"/>
              <w:right w:val="single" w:sz="4" w:space="0" w:color="auto"/>
            </w:tcBorders>
            <w:vAlign w:val="bottom"/>
          </w:tcPr>
          <w:p w14:paraId="59E4D23D" w14:textId="77777777" w:rsidR="00CB4BEB" w:rsidRPr="00C43406" w:rsidRDefault="00CB4BEB" w:rsidP="003C0924">
            <w:pPr>
              <w:rPr>
                <w:rFonts w:ascii="Trebuchet MS" w:hAnsi="Trebuchet MS"/>
                <w:sz w:val="18"/>
                <w:szCs w:val="18"/>
              </w:rPr>
            </w:pPr>
            <w:proofErr w:type="spellStart"/>
            <w:r>
              <w:rPr>
                <w:rFonts w:ascii="Trebuchet MS" w:hAnsi="Trebuchet MS"/>
                <w:sz w:val="18"/>
                <w:szCs w:val="18"/>
              </w:rPr>
              <w:t>s</w:t>
            </w:r>
            <w:r w:rsidRPr="00C43406">
              <w:rPr>
                <w:rFonts w:ascii="Trebuchet MS" w:hAnsi="Trebuchet MS"/>
                <w:sz w:val="18"/>
                <w:szCs w:val="18"/>
              </w:rPr>
              <w:t>oe_</w:t>
            </w:r>
            <w:r w:rsidRPr="003C0828">
              <w:rPr>
                <w:rFonts w:ascii="Trebuchet MS" w:hAnsi="Trebuchet MS"/>
                <w:sz w:val="18"/>
                <w:szCs w:val="18"/>
              </w:rPr>
              <w:t>opl_nr</w:t>
            </w:r>
            <w:proofErr w:type="spellEnd"/>
          </w:p>
        </w:tc>
        <w:tc>
          <w:tcPr>
            <w:tcW w:w="9284"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3A6259C2" w14:textId="77777777" w:rsidR="00CB4BEB" w:rsidRPr="00091566" w:rsidRDefault="00CB4BEB" w:rsidP="003C0924">
            <w:pPr>
              <w:rPr>
                <w:rFonts w:ascii="Trebuchet MS" w:hAnsi="Trebuchet MS"/>
                <w:sz w:val="18"/>
                <w:szCs w:val="18"/>
              </w:rPr>
            </w:pPr>
            <w:proofErr w:type="spellStart"/>
            <w:r w:rsidRPr="00C43406">
              <w:rPr>
                <w:rFonts w:ascii="Trebuchet MS" w:hAnsi="Trebuchet MS"/>
                <w:sz w:val="18"/>
                <w:szCs w:val="18"/>
              </w:rPr>
              <w:t>Sø</w:t>
            </w:r>
            <w:r>
              <w:rPr>
                <w:rFonts w:ascii="Trebuchet MS" w:hAnsi="Trebuchet MS"/>
                <w:sz w:val="18"/>
                <w:szCs w:val="18"/>
              </w:rPr>
              <w:t>o</w:t>
            </w:r>
            <w:r w:rsidRPr="00091566">
              <w:rPr>
                <w:rFonts w:ascii="Trebuchet MS" w:hAnsi="Trebuchet MS"/>
                <w:sz w:val="18"/>
                <w:szCs w:val="18"/>
              </w:rPr>
              <w:t>plandsnummer</w:t>
            </w:r>
            <w:proofErr w:type="spellEnd"/>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6A1A467C"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Heltal</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0D0EE92D" w14:textId="77777777" w:rsidR="00CB4BEB" w:rsidRPr="008E1FB7" w:rsidRDefault="00CB4BEB" w:rsidP="003C0924">
            <w:pPr>
              <w:rPr>
                <w:rFonts w:ascii="Trebuchet MS" w:hAnsi="Trebuchet MS" w:cs="Trebuchet MS"/>
                <w:sz w:val="18"/>
                <w:szCs w:val="18"/>
              </w:rPr>
            </w:pPr>
            <w:r>
              <w:rPr>
                <w:rFonts w:ascii="Trebuchet MS" w:hAnsi="Trebuchet MS" w:cs="Trebuchet MS"/>
                <w:sz w:val="18"/>
                <w:szCs w:val="18"/>
              </w:rPr>
              <w:t>1-9999</w:t>
            </w:r>
          </w:p>
        </w:tc>
        <w:tc>
          <w:tcPr>
            <w:tcW w:w="1390" w:type="dxa"/>
            <w:tcBorders>
              <w:top w:val="single" w:sz="4" w:space="0" w:color="auto"/>
              <w:left w:val="single" w:sz="4" w:space="0" w:color="auto"/>
              <w:bottom w:val="single" w:sz="4" w:space="0" w:color="auto"/>
              <w:right w:val="single" w:sz="4" w:space="0" w:color="auto"/>
            </w:tcBorders>
            <w:shd w:val="clear" w:color="auto" w:fill="auto"/>
            <w:vAlign w:val="bottom"/>
          </w:tcPr>
          <w:p w14:paraId="10142CEE" w14:textId="77777777" w:rsidR="00CB4BEB" w:rsidRPr="00353B49"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579" w:type="dxa"/>
            <w:tcBorders>
              <w:top w:val="single" w:sz="4" w:space="0" w:color="auto"/>
              <w:left w:val="single" w:sz="4" w:space="0" w:color="auto"/>
              <w:bottom w:val="single" w:sz="4" w:space="0" w:color="auto"/>
              <w:right w:val="single" w:sz="4" w:space="0" w:color="auto"/>
            </w:tcBorders>
            <w:shd w:val="clear" w:color="auto" w:fill="auto"/>
            <w:vAlign w:val="bottom"/>
          </w:tcPr>
          <w:p w14:paraId="710C682C"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1</w:t>
            </w:r>
          </w:p>
        </w:tc>
      </w:tr>
      <w:tr w:rsidR="00CB4BEB" w:rsidRPr="00F273B0" w14:paraId="14FE8132" w14:textId="77777777" w:rsidTr="003C0924">
        <w:trPr>
          <w:trHeight w:hRule="exact" w:val="255"/>
        </w:trPr>
        <w:tc>
          <w:tcPr>
            <w:tcW w:w="1302" w:type="dxa"/>
            <w:tcBorders>
              <w:top w:val="single" w:sz="4" w:space="0" w:color="auto"/>
              <w:left w:val="single" w:sz="4" w:space="0" w:color="auto"/>
              <w:bottom w:val="single" w:sz="4" w:space="0" w:color="auto"/>
              <w:right w:val="single" w:sz="4" w:space="0" w:color="auto"/>
            </w:tcBorders>
            <w:shd w:val="clear" w:color="auto" w:fill="99CCFF"/>
            <w:vAlign w:val="bottom"/>
          </w:tcPr>
          <w:p w14:paraId="593FF189" w14:textId="77777777" w:rsidR="00CB4BEB" w:rsidRPr="003C0828" w:rsidRDefault="00CB4BEB" w:rsidP="003C0924">
            <w:pPr>
              <w:rPr>
                <w:rFonts w:ascii="Trebuchet MS" w:hAnsi="Trebuchet MS"/>
                <w:sz w:val="18"/>
                <w:szCs w:val="18"/>
              </w:rPr>
            </w:pPr>
            <w:proofErr w:type="spellStart"/>
            <w:r>
              <w:rPr>
                <w:rFonts w:ascii="Trebuchet MS" w:hAnsi="Trebuchet MS"/>
                <w:sz w:val="18"/>
                <w:szCs w:val="18"/>
              </w:rPr>
              <w:t>s</w:t>
            </w:r>
            <w:r w:rsidRPr="00C43406">
              <w:rPr>
                <w:rFonts w:ascii="Trebuchet MS" w:hAnsi="Trebuchet MS"/>
                <w:sz w:val="18"/>
                <w:szCs w:val="18"/>
              </w:rPr>
              <w:t>oe_</w:t>
            </w:r>
            <w:r w:rsidRPr="003C0828">
              <w:rPr>
                <w:rFonts w:ascii="Trebuchet MS" w:hAnsi="Trebuchet MS"/>
                <w:sz w:val="18"/>
                <w:szCs w:val="18"/>
              </w:rPr>
              <w:t>opl_navn</w:t>
            </w:r>
            <w:proofErr w:type="spellEnd"/>
          </w:p>
        </w:tc>
        <w:tc>
          <w:tcPr>
            <w:tcW w:w="1812" w:type="dxa"/>
            <w:tcBorders>
              <w:top w:val="single" w:sz="4" w:space="0" w:color="auto"/>
              <w:left w:val="single" w:sz="4" w:space="0" w:color="auto"/>
              <w:bottom w:val="single" w:sz="4" w:space="0" w:color="auto"/>
              <w:right w:val="single" w:sz="4" w:space="0" w:color="auto"/>
            </w:tcBorders>
            <w:shd w:val="clear" w:color="auto" w:fill="99CCFF"/>
            <w:vAlign w:val="bottom"/>
          </w:tcPr>
          <w:p w14:paraId="052203D1" w14:textId="77777777" w:rsidR="00CB4BEB" w:rsidRPr="00C43406" w:rsidRDefault="00CB4BEB" w:rsidP="003C0924">
            <w:pPr>
              <w:rPr>
                <w:rFonts w:ascii="Trebuchet MS" w:hAnsi="Trebuchet MS"/>
                <w:sz w:val="18"/>
                <w:szCs w:val="18"/>
              </w:rPr>
            </w:pPr>
            <w:proofErr w:type="spellStart"/>
            <w:r>
              <w:rPr>
                <w:rFonts w:ascii="Trebuchet MS" w:hAnsi="Trebuchet MS"/>
                <w:sz w:val="18"/>
                <w:szCs w:val="18"/>
              </w:rPr>
              <w:t>s</w:t>
            </w:r>
            <w:r w:rsidRPr="00C43406">
              <w:rPr>
                <w:rFonts w:ascii="Trebuchet MS" w:hAnsi="Trebuchet MS"/>
                <w:sz w:val="18"/>
                <w:szCs w:val="18"/>
              </w:rPr>
              <w:t>oe_</w:t>
            </w:r>
            <w:r>
              <w:rPr>
                <w:rFonts w:ascii="Trebuchet MS" w:hAnsi="Trebuchet MS"/>
                <w:sz w:val="18"/>
                <w:szCs w:val="18"/>
              </w:rPr>
              <w:t>opl_na</w:t>
            </w:r>
            <w:proofErr w:type="spellEnd"/>
          </w:p>
        </w:tc>
        <w:tc>
          <w:tcPr>
            <w:tcW w:w="9284"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04F923C0" w14:textId="77777777" w:rsidR="00CB4BEB" w:rsidRPr="00091566" w:rsidRDefault="00CB4BEB" w:rsidP="003C0924">
            <w:pPr>
              <w:rPr>
                <w:rFonts w:ascii="Trebuchet MS" w:hAnsi="Trebuchet MS"/>
                <w:sz w:val="18"/>
                <w:szCs w:val="18"/>
              </w:rPr>
            </w:pPr>
            <w:proofErr w:type="spellStart"/>
            <w:r w:rsidRPr="00C43406">
              <w:rPr>
                <w:rFonts w:ascii="Trebuchet MS" w:hAnsi="Trebuchet MS"/>
                <w:sz w:val="18"/>
                <w:szCs w:val="18"/>
              </w:rPr>
              <w:t>Sø</w:t>
            </w:r>
            <w:r>
              <w:rPr>
                <w:rFonts w:ascii="Trebuchet MS" w:hAnsi="Trebuchet MS"/>
                <w:sz w:val="18"/>
                <w:szCs w:val="18"/>
              </w:rPr>
              <w:t>o</w:t>
            </w:r>
            <w:r w:rsidRPr="00091566">
              <w:rPr>
                <w:rFonts w:ascii="Trebuchet MS" w:hAnsi="Trebuchet MS"/>
                <w:sz w:val="18"/>
                <w:szCs w:val="18"/>
              </w:rPr>
              <w:t>plandsn</w:t>
            </w:r>
            <w:r>
              <w:rPr>
                <w:rFonts w:ascii="Trebuchet MS" w:hAnsi="Trebuchet MS"/>
                <w:sz w:val="18"/>
                <w:szCs w:val="18"/>
              </w:rPr>
              <w:t>avn</w:t>
            </w:r>
            <w:proofErr w:type="spellEnd"/>
          </w:p>
        </w:tc>
        <w:tc>
          <w:tcPr>
            <w:tcW w:w="1155" w:type="dxa"/>
            <w:tcBorders>
              <w:top w:val="single" w:sz="4" w:space="0" w:color="auto"/>
              <w:left w:val="single" w:sz="4" w:space="0" w:color="auto"/>
              <w:bottom w:val="single" w:sz="4" w:space="0" w:color="auto"/>
              <w:right w:val="single" w:sz="4" w:space="0" w:color="auto"/>
            </w:tcBorders>
            <w:shd w:val="clear" w:color="auto" w:fill="99CCFF"/>
            <w:vAlign w:val="bottom"/>
          </w:tcPr>
          <w:p w14:paraId="64DD206A"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99CCFF"/>
            <w:vAlign w:val="bottom"/>
          </w:tcPr>
          <w:p w14:paraId="12316E08"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0-128 tegn</w:t>
            </w:r>
          </w:p>
        </w:tc>
        <w:tc>
          <w:tcPr>
            <w:tcW w:w="1390" w:type="dxa"/>
            <w:tcBorders>
              <w:top w:val="single" w:sz="4" w:space="0" w:color="auto"/>
              <w:left w:val="single" w:sz="4" w:space="0" w:color="auto"/>
              <w:bottom w:val="single" w:sz="4" w:space="0" w:color="auto"/>
              <w:right w:val="single" w:sz="4" w:space="0" w:color="auto"/>
            </w:tcBorders>
            <w:shd w:val="clear" w:color="auto" w:fill="99CCFF"/>
            <w:vAlign w:val="bottom"/>
          </w:tcPr>
          <w:p w14:paraId="0D56F57D" w14:textId="77777777" w:rsidR="00CB4BEB" w:rsidRPr="00353B49"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579" w:type="dxa"/>
            <w:tcBorders>
              <w:top w:val="single" w:sz="4" w:space="0" w:color="auto"/>
              <w:left w:val="single" w:sz="4" w:space="0" w:color="auto"/>
              <w:bottom w:val="single" w:sz="4" w:space="0" w:color="auto"/>
              <w:right w:val="single" w:sz="4" w:space="0" w:color="auto"/>
            </w:tcBorders>
            <w:shd w:val="clear" w:color="auto" w:fill="99CCFF"/>
            <w:vAlign w:val="bottom"/>
          </w:tcPr>
          <w:p w14:paraId="5C1461F3" w14:textId="77777777" w:rsidR="00CB4BEB" w:rsidRPr="00353B49" w:rsidRDefault="00CB4BEB" w:rsidP="003C0924">
            <w:pPr>
              <w:rPr>
                <w:rFonts w:ascii="Trebuchet MS" w:hAnsi="Trebuchet MS" w:cs="Trebuchet MS"/>
                <w:sz w:val="18"/>
                <w:szCs w:val="18"/>
              </w:rPr>
            </w:pPr>
          </w:p>
        </w:tc>
      </w:tr>
      <w:tr w:rsidR="00CB4BEB" w:rsidRPr="00F273B0" w14:paraId="7304C492" w14:textId="77777777" w:rsidTr="003C0924">
        <w:trPr>
          <w:trHeight w:hRule="exact" w:val="510"/>
        </w:trPr>
        <w:tc>
          <w:tcPr>
            <w:tcW w:w="1302" w:type="dxa"/>
            <w:tcBorders>
              <w:top w:val="single" w:sz="4" w:space="0" w:color="auto"/>
              <w:left w:val="single" w:sz="4" w:space="0" w:color="auto"/>
              <w:bottom w:val="nil"/>
              <w:right w:val="single" w:sz="4" w:space="0" w:color="auto"/>
            </w:tcBorders>
            <w:shd w:val="clear" w:color="auto" w:fill="D9D9D9"/>
            <w:vAlign w:val="bottom"/>
          </w:tcPr>
          <w:p w14:paraId="02AF0D72" w14:textId="77777777" w:rsidR="00CB4BEB" w:rsidRPr="006135F9" w:rsidRDefault="00CB4BEB" w:rsidP="003C0924">
            <w:pPr>
              <w:rPr>
                <w:rFonts w:ascii="Trebuchet MS" w:hAnsi="Trebuchet MS"/>
                <w:sz w:val="18"/>
                <w:szCs w:val="18"/>
              </w:rPr>
            </w:pPr>
            <w:proofErr w:type="spellStart"/>
            <w:r>
              <w:rPr>
                <w:rFonts w:ascii="Trebuchet MS" w:hAnsi="Trebuchet MS"/>
                <w:sz w:val="18"/>
                <w:szCs w:val="18"/>
              </w:rPr>
              <w:t>s</w:t>
            </w:r>
            <w:r w:rsidRPr="006135F9">
              <w:rPr>
                <w:rFonts w:ascii="Trebuchet MS" w:hAnsi="Trebuchet MS"/>
                <w:sz w:val="18"/>
                <w:szCs w:val="18"/>
              </w:rPr>
              <w:t>oe_nr</w:t>
            </w:r>
            <w:proofErr w:type="spellEnd"/>
          </w:p>
        </w:tc>
        <w:tc>
          <w:tcPr>
            <w:tcW w:w="1812" w:type="dxa"/>
            <w:tcBorders>
              <w:top w:val="single" w:sz="4" w:space="0" w:color="auto"/>
              <w:left w:val="single" w:sz="4" w:space="0" w:color="auto"/>
              <w:bottom w:val="nil"/>
              <w:right w:val="single" w:sz="4" w:space="0" w:color="auto"/>
            </w:tcBorders>
            <w:shd w:val="clear" w:color="auto" w:fill="FFFFFF"/>
            <w:vAlign w:val="bottom"/>
          </w:tcPr>
          <w:p w14:paraId="10A37D53" w14:textId="77777777" w:rsidR="00CB4BEB" w:rsidRDefault="00CB4BEB" w:rsidP="003C0924">
            <w:pPr>
              <w:rPr>
                <w:rFonts w:ascii="Trebuchet MS" w:hAnsi="Trebuchet MS"/>
                <w:sz w:val="18"/>
                <w:szCs w:val="18"/>
              </w:rPr>
            </w:pPr>
            <w:proofErr w:type="spellStart"/>
            <w:r>
              <w:rPr>
                <w:rFonts w:ascii="Trebuchet MS" w:hAnsi="Trebuchet MS"/>
                <w:sz w:val="18"/>
                <w:szCs w:val="18"/>
              </w:rPr>
              <w:t>s</w:t>
            </w:r>
            <w:r w:rsidRPr="006135F9">
              <w:rPr>
                <w:rFonts w:ascii="Trebuchet MS" w:hAnsi="Trebuchet MS"/>
                <w:sz w:val="18"/>
                <w:szCs w:val="18"/>
              </w:rPr>
              <w:t>oe_nr</w:t>
            </w:r>
            <w:proofErr w:type="spellEnd"/>
          </w:p>
        </w:tc>
        <w:tc>
          <w:tcPr>
            <w:tcW w:w="9284" w:type="dxa"/>
            <w:gridSpan w:val="2"/>
            <w:tcBorders>
              <w:top w:val="single" w:sz="4" w:space="0" w:color="auto"/>
              <w:left w:val="single" w:sz="4" w:space="0" w:color="auto"/>
              <w:bottom w:val="nil"/>
              <w:right w:val="single" w:sz="4" w:space="0" w:color="auto"/>
            </w:tcBorders>
            <w:shd w:val="clear" w:color="auto" w:fill="FFFFFF"/>
            <w:vAlign w:val="bottom"/>
          </w:tcPr>
          <w:p w14:paraId="6B0B8164" w14:textId="77777777" w:rsidR="00CB4BEB" w:rsidRPr="00AB2E87" w:rsidRDefault="00CB4BEB" w:rsidP="003C0924">
            <w:pPr>
              <w:rPr>
                <w:rFonts w:ascii="Trebuchet MS" w:hAnsi="Trebuchet MS"/>
                <w:sz w:val="18"/>
                <w:szCs w:val="18"/>
              </w:rPr>
            </w:pPr>
            <w:proofErr w:type="spellStart"/>
            <w:r>
              <w:rPr>
                <w:rFonts w:ascii="Trebuchet MS" w:hAnsi="Trebuchet MS"/>
                <w:sz w:val="18"/>
                <w:szCs w:val="18"/>
              </w:rPr>
              <w:t>Sønummer</w:t>
            </w:r>
            <w:proofErr w:type="spellEnd"/>
            <w:r>
              <w:rPr>
                <w:rFonts w:ascii="Trebuchet MS" w:hAnsi="Trebuchet MS"/>
                <w:sz w:val="18"/>
                <w:szCs w:val="18"/>
              </w:rPr>
              <w:t xml:space="preserve"> eller </w:t>
            </w:r>
            <w:r>
              <w:rPr>
                <w:rFonts w:ascii="Trebuchet MS" w:hAnsi="Trebuchet MS"/>
                <w:sz w:val="18"/>
                <w:szCs w:val="18"/>
              </w:rPr>
              <w:br/>
            </w:r>
            <w:proofErr w:type="spellStart"/>
            <w:r>
              <w:rPr>
                <w:rFonts w:ascii="Trebuchet MS" w:hAnsi="Trebuchet MS"/>
                <w:sz w:val="18"/>
                <w:szCs w:val="18"/>
              </w:rPr>
              <w:t>r</w:t>
            </w:r>
            <w:r w:rsidRPr="00AB2E87">
              <w:rPr>
                <w:rFonts w:ascii="Trebuchet MS" w:hAnsi="Trebuchet MS"/>
                <w:sz w:val="18"/>
                <w:szCs w:val="18"/>
              </w:rPr>
              <w:t>ecipient_nummer</w:t>
            </w:r>
            <w:proofErr w:type="spellEnd"/>
            <w:r w:rsidRPr="00AB2E87">
              <w:rPr>
                <w:rFonts w:ascii="Trebuchet MS" w:hAnsi="Trebuchet MS"/>
                <w:sz w:val="18"/>
                <w:szCs w:val="18"/>
              </w:rPr>
              <w:t xml:space="preserve"> (hist. Amtsnøgle)</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336FB890"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6008410E"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0-50 tegn</w:t>
            </w:r>
          </w:p>
        </w:tc>
        <w:tc>
          <w:tcPr>
            <w:tcW w:w="1390" w:type="dxa"/>
            <w:tcBorders>
              <w:top w:val="single" w:sz="4" w:space="0" w:color="auto"/>
              <w:left w:val="single" w:sz="4" w:space="0" w:color="auto"/>
              <w:bottom w:val="nil"/>
              <w:right w:val="single" w:sz="4" w:space="0" w:color="auto"/>
            </w:tcBorders>
            <w:shd w:val="clear" w:color="auto" w:fill="FFFFFF"/>
            <w:vAlign w:val="center"/>
          </w:tcPr>
          <w:p w14:paraId="37B4A0A3" w14:textId="77777777" w:rsidR="00CB4BEB" w:rsidRPr="00AB2E8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579" w:type="dxa"/>
            <w:tcBorders>
              <w:top w:val="single" w:sz="4" w:space="0" w:color="auto"/>
              <w:left w:val="single" w:sz="4" w:space="0" w:color="auto"/>
              <w:bottom w:val="nil"/>
              <w:right w:val="single" w:sz="4" w:space="0" w:color="auto"/>
            </w:tcBorders>
            <w:shd w:val="clear" w:color="auto" w:fill="FFFFFF"/>
            <w:vAlign w:val="center"/>
          </w:tcPr>
          <w:p w14:paraId="27834BEF" w14:textId="77777777" w:rsidR="00CB4BEB" w:rsidRPr="00AB2E87" w:rsidRDefault="00CB4BEB" w:rsidP="003C0924">
            <w:pPr>
              <w:rPr>
                <w:rFonts w:ascii="Trebuchet MS" w:hAnsi="Trebuchet MS"/>
                <w:sz w:val="18"/>
                <w:szCs w:val="18"/>
              </w:rPr>
            </w:pPr>
            <w:r>
              <w:rPr>
                <w:rFonts w:ascii="Trebuchet MS" w:hAnsi="Trebuchet MS"/>
                <w:sz w:val="18"/>
                <w:szCs w:val="18"/>
              </w:rPr>
              <w:t>SOE</w:t>
            </w:r>
            <w:r w:rsidRPr="00AB2E87">
              <w:rPr>
                <w:rFonts w:ascii="Trebuchet MS" w:hAnsi="Trebuchet MS"/>
                <w:sz w:val="18"/>
                <w:szCs w:val="18"/>
              </w:rPr>
              <w:t>_NR</w:t>
            </w:r>
          </w:p>
        </w:tc>
      </w:tr>
      <w:tr w:rsidR="00CB4BEB" w:rsidRPr="00F273B0" w14:paraId="1ADA7271" w14:textId="77777777" w:rsidTr="003C0924">
        <w:trPr>
          <w:trHeight w:hRule="exact" w:val="255"/>
        </w:trPr>
        <w:tc>
          <w:tcPr>
            <w:tcW w:w="1302" w:type="dxa"/>
            <w:tcBorders>
              <w:top w:val="single" w:sz="4" w:space="0" w:color="auto"/>
              <w:left w:val="single" w:sz="4" w:space="0" w:color="auto"/>
              <w:bottom w:val="nil"/>
              <w:right w:val="single" w:sz="4" w:space="0" w:color="auto"/>
            </w:tcBorders>
            <w:shd w:val="clear" w:color="auto" w:fill="D9D9D9"/>
            <w:vAlign w:val="bottom"/>
          </w:tcPr>
          <w:p w14:paraId="18F61073" w14:textId="77777777" w:rsidR="00CB4BEB" w:rsidRPr="006135F9" w:rsidRDefault="00CB4BEB" w:rsidP="003C0924">
            <w:pPr>
              <w:rPr>
                <w:rFonts w:ascii="Trebuchet MS" w:hAnsi="Trebuchet MS"/>
                <w:sz w:val="18"/>
                <w:szCs w:val="18"/>
              </w:rPr>
            </w:pPr>
            <w:proofErr w:type="spellStart"/>
            <w:r w:rsidRPr="006135F9">
              <w:rPr>
                <w:rFonts w:ascii="Trebuchet MS" w:hAnsi="Trebuchet MS"/>
                <w:sz w:val="18"/>
                <w:szCs w:val="18"/>
              </w:rPr>
              <w:t>hydro_ref</w:t>
            </w:r>
            <w:proofErr w:type="spellEnd"/>
          </w:p>
        </w:tc>
        <w:tc>
          <w:tcPr>
            <w:tcW w:w="1812" w:type="dxa"/>
            <w:tcBorders>
              <w:top w:val="single" w:sz="4" w:space="0" w:color="auto"/>
              <w:left w:val="single" w:sz="4" w:space="0" w:color="auto"/>
              <w:bottom w:val="nil"/>
              <w:right w:val="single" w:sz="4" w:space="0" w:color="auto"/>
            </w:tcBorders>
            <w:shd w:val="clear" w:color="auto" w:fill="FFFFFF"/>
            <w:vAlign w:val="bottom"/>
          </w:tcPr>
          <w:p w14:paraId="32E1C58C" w14:textId="77777777" w:rsidR="00CB4BEB" w:rsidRPr="008E1FB7" w:rsidRDefault="00CB4BEB" w:rsidP="003C0924">
            <w:pPr>
              <w:rPr>
                <w:rFonts w:ascii="Trebuchet MS" w:hAnsi="Trebuchet MS"/>
                <w:sz w:val="18"/>
                <w:szCs w:val="18"/>
              </w:rPr>
            </w:pPr>
            <w:proofErr w:type="spellStart"/>
            <w:r w:rsidRPr="006135F9">
              <w:rPr>
                <w:rFonts w:ascii="Trebuchet MS" w:hAnsi="Trebuchet MS"/>
                <w:sz w:val="18"/>
                <w:szCs w:val="18"/>
              </w:rPr>
              <w:t>hydro_ref</w:t>
            </w:r>
            <w:proofErr w:type="spellEnd"/>
          </w:p>
        </w:tc>
        <w:tc>
          <w:tcPr>
            <w:tcW w:w="9284" w:type="dxa"/>
            <w:gridSpan w:val="2"/>
            <w:tcBorders>
              <w:top w:val="single" w:sz="4" w:space="0" w:color="auto"/>
              <w:left w:val="single" w:sz="4" w:space="0" w:color="auto"/>
              <w:bottom w:val="nil"/>
              <w:right w:val="single" w:sz="4" w:space="0" w:color="auto"/>
            </w:tcBorders>
            <w:shd w:val="clear" w:color="auto" w:fill="FFFFFF"/>
            <w:vAlign w:val="bottom"/>
          </w:tcPr>
          <w:p w14:paraId="1A64676D" w14:textId="77777777" w:rsidR="00CB4BEB" w:rsidRPr="008E1FB7" w:rsidRDefault="00CB4BEB" w:rsidP="003C0924">
            <w:pPr>
              <w:rPr>
                <w:rFonts w:ascii="Trebuchet MS" w:hAnsi="Trebuchet MS"/>
                <w:sz w:val="18"/>
                <w:szCs w:val="18"/>
              </w:rPr>
            </w:pPr>
            <w:r w:rsidRPr="008E1FB7">
              <w:rPr>
                <w:rFonts w:ascii="Trebuchet MS" w:hAnsi="Trebuchet MS"/>
                <w:sz w:val="18"/>
                <w:szCs w:val="18"/>
              </w:rPr>
              <w:t>Fremmed nøgle til objektet i en anden databasetabel.</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18E072BA"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759E10E6"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0-128 tegn</w:t>
            </w:r>
          </w:p>
        </w:tc>
        <w:tc>
          <w:tcPr>
            <w:tcW w:w="1390" w:type="dxa"/>
            <w:tcBorders>
              <w:top w:val="single" w:sz="4" w:space="0" w:color="auto"/>
              <w:left w:val="single" w:sz="4" w:space="0" w:color="auto"/>
              <w:bottom w:val="nil"/>
              <w:right w:val="single" w:sz="4" w:space="0" w:color="auto"/>
            </w:tcBorders>
            <w:shd w:val="clear" w:color="auto" w:fill="FFFFFF"/>
            <w:vAlign w:val="bottom"/>
          </w:tcPr>
          <w:p w14:paraId="4BFB44C2" w14:textId="77777777" w:rsidR="00CB4BEB" w:rsidRPr="00560AB4"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579" w:type="dxa"/>
            <w:tcBorders>
              <w:top w:val="single" w:sz="4" w:space="0" w:color="auto"/>
              <w:left w:val="single" w:sz="4" w:space="0" w:color="auto"/>
              <w:bottom w:val="nil"/>
              <w:right w:val="single" w:sz="4" w:space="0" w:color="auto"/>
            </w:tcBorders>
            <w:shd w:val="clear" w:color="auto" w:fill="FFFFFF"/>
            <w:vAlign w:val="bottom"/>
          </w:tcPr>
          <w:p w14:paraId="0189B467" w14:textId="77777777" w:rsidR="00CB4BEB" w:rsidRDefault="00CB4BEB" w:rsidP="003C0924">
            <w:pPr>
              <w:rPr>
                <w:rFonts w:ascii="Trebuchet MS" w:hAnsi="Trebuchet MS"/>
                <w:sz w:val="18"/>
                <w:szCs w:val="18"/>
              </w:rPr>
            </w:pPr>
          </w:p>
        </w:tc>
      </w:tr>
      <w:tr w:rsidR="00CB4BEB" w:rsidRPr="00F273B0" w14:paraId="4DD3F533" w14:textId="77777777" w:rsidTr="003C0924">
        <w:trPr>
          <w:trHeight w:hRule="exact" w:val="255"/>
        </w:trPr>
        <w:tc>
          <w:tcPr>
            <w:tcW w:w="1302" w:type="dxa"/>
            <w:tcBorders>
              <w:top w:val="single" w:sz="4" w:space="0" w:color="auto"/>
              <w:left w:val="single" w:sz="4" w:space="0" w:color="auto"/>
              <w:bottom w:val="single" w:sz="4" w:space="0" w:color="auto"/>
              <w:right w:val="single" w:sz="4" w:space="0" w:color="auto"/>
            </w:tcBorders>
            <w:shd w:val="clear" w:color="auto" w:fill="97DDBA"/>
            <w:vAlign w:val="bottom"/>
          </w:tcPr>
          <w:p w14:paraId="4965142C" w14:textId="77777777" w:rsidR="00CB4BEB" w:rsidRPr="006135F9" w:rsidRDefault="00CB4BEB" w:rsidP="003C0924">
            <w:pPr>
              <w:rPr>
                <w:rFonts w:ascii="Trebuchet MS" w:hAnsi="Trebuchet MS"/>
                <w:sz w:val="18"/>
                <w:szCs w:val="18"/>
              </w:rPr>
            </w:pPr>
            <w:r>
              <w:rPr>
                <w:rFonts w:ascii="Trebuchet MS" w:hAnsi="Trebuchet MS"/>
                <w:sz w:val="18"/>
                <w:szCs w:val="18"/>
              </w:rPr>
              <w:t>l</w:t>
            </w:r>
            <w:r w:rsidRPr="006135F9">
              <w:rPr>
                <w:rFonts w:ascii="Trebuchet MS" w:hAnsi="Trebuchet MS"/>
                <w:sz w:val="18"/>
                <w:szCs w:val="18"/>
              </w:rPr>
              <w:t xml:space="preserve">ink  </w:t>
            </w:r>
          </w:p>
        </w:tc>
        <w:tc>
          <w:tcPr>
            <w:tcW w:w="1812" w:type="dxa"/>
            <w:tcBorders>
              <w:top w:val="single" w:sz="4" w:space="0" w:color="auto"/>
              <w:left w:val="single" w:sz="4" w:space="0" w:color="auto"/>
              <w:bottom w:val="single" w:sz="4" w:space="0" w:color="auto"/>
              <w:right w:val="single" w:sz="4" w:space="0" w:color="auto"/>
            </w:tcBorders>
            <w:shd w:val="clear" w:color="auto" w:fill="97DDBA"/>
          </w:tcPr>
          <w:p w14:paraId="45C3A706" w14:textId="77777777" w:rsidR="00CB4BEB" w:rsidRPr="0014307B" w:rsidRDefault="00CB4BEB" w:rsidP="003C0924">
            <w:pPr>
              <w:rPr>
                <w:rFonts w:ascii="Trebuchet MS" w:hAnsi="Trebuchet MS" w:cs="Trebuchet MS"/>
                <w:sz w:val="18"/>
                <w:szCs w:val="18"/>
              </w:rPr>
            </w:pPr>
          </w:p>
        </w:tc>
        <w:tc>
          <w:tcPr>
            <w:tcW w:w="15826"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7DEB7AD3"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658D9D87" w14:textId="77777777" w:rsidTr="003C0924">
        <w:trPr>
          <w:trHeight w:val="227"/>
        </w:trPr>
        <w:tc>
          <w:tcPr>
            <w:tcW w:w="5365" w:type="dxa"/>
            <w:gridSpan w:val="3"/>
            <w:tcBorders>
              <w:top w:val="single" w:sz="4" w:space="0" w:color="auto"/>
              <w:left w:val="nil"/>
              <w:bottom w:val="nil"/>
              <w:right w:val="nil"/>
            </w:tcBorders>
            <w:shd w:val="clear" w:color="auto" w:fill="97DDBA"/>
          </w:tcPr>
          <w:p w14:paraId="57728BCE" w14:textId="77777777" w:rsidR="00CB4BEB" w:rsidRPr="0051728E" w:rsidRDefault="00CB4BEB" w:rsidP="003C0924">
            <w:pPr>
              <w:rPr>
                <w:rFonts w:ascii="Trebuchet MS" w:hAnsi="Trebuchet MS" w:cs="Trebuchet MS"/>
                <w:i/>
                <w:iCs/>
                <w:sz w:val="18"/>
                <w:szCs w:val="18"/>
              </w:rPr>
            </w:pPr>
          </w:p>
        </w:tc>
        <w:tc>
          <w:tcPr>
            <w:tcW w:w="13575" w:type="dxa"/>
            <w:gridSpan w:val="5"/>
            <w:tcBorders>
              <w:top w:val="single" w:sz="4" w:space="0" w:color="auto"/>
              <w:left w:val="nil"/>
              <w:bottom w:val="nil"/>
              <w:right w:val="nil"/>
            </w:tcBorders>
            <w:shd w:val="clear" w:color="auto" w:fill="97DDBA"/>
            <w:vAlign w:val="bottom"/>
          </w:tcPr>
          <w:p w14:paraId="606A355A" w14:textId="77777777" w:rsidR="00CB4BEB" w:rsidRPr="008E1FB7" w:rsidRDefault="00CB4BEB" w:rsidP="003C0924">
            <w:pPr>
              <w:rPr>
                <w:rFonts w:ascii="Trebuchet MS" w:hAnsi="Trebuchet MS" w:cs="Trebuchet M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04E12A19" w14:textId="77777777" w:rsidR="00CB4BEB" w:rsidRPr="00A32757" w:rsidRDefault="00CB4BEB" w:rsidP="00CB4BEB">
      <w:pPr>
        <w:rPr>
          <w:rFonts w:ascii="Trebuchet MS" w:hAnsi="Trebuchet MS" w:cs="Trebuchet MS"/>
          <w:bCs/>
          <w:sz w:val="16"/>
          <w:szCs w:val="16"/>
        </w:rPr>
      </w:pPr>
    </w:p>
    <w:p w14:paraId="4D18C3B1" w14:textId="71B0C779" w:rsidR="00CB4BEB" w:rsidRPr="00A32757" w:rsidRDefault="00CB4BEB" w:rsidP="00CB4BEB">
      <w:pPr>
        <w:rPr>
          <w:rFonts w:ascii="Trebuchet MS" w:hAnsi="Trebuchet MS" w:cs="Trebuchet MS"/>
          <w:bCs/>
          <w:sz w:val="16"/>
          <w:szCs w:val="16"/>
        </w:rPr>
      </w:pPr>
      <w:r>
        <w:rPr>
          <w:rFonts w:ascii="Trebuchet MS" w:hAnsi="Trebuchet MS" w:cs="Trebuchet MS"/>
          <w:bCs/>
          <w:sz w:val="16"/>
          <w:szCs w:val="16"/>
        </w:rPr>
        <w:t>*</w:t>
      </w:r>
      <w:r w:rsidRPr="00095F3D">
        <w:rPr>
          <w:rFonts w:ascii="Trebuchet MS" w:hAnsi="Trebuchet MS"/>
          <w:sz w:val="18"/>
          <w:szCs w:val="18"/>
        </w:rPr>
        <w:t xml:space="preserve"> </w:t>
      </w:r>
      <w:r w:rsidR="001D624A">
        <w:rPr>
          <w:rFonts w:ascii="Trebuchet MS" w:hAnsi="Trebuchet MS"/>
          <w:sz w:val="18"/>
          <w:szCs w:val="18"/>
        </w:rPr>
        <w:t>N</w:t>
      </w:r>
      <w:r w:rsidRPr="008E1FB7">
        <w:rPr>
          <w:rFonts w:ascii="Trebuchet MS" w:hAnsi="Trebuchet MS"/>
          <w:sz w:val="18"/>
          <w:szCs w:val="18"/>
        </w:rPr>
        <w:t xml:space="preserve">øgle til DMU </w:t>
      </w:r>
      <w:proofErr w:type="spellStart"/>
      <w:r w:rsidRPr="008E1FB7">
        <w:rPr>
          <w:rFonts w:ascii="Trebuchet MS" w:hAnsi="Trebuchet MS"/>
          <w:sz w:val="18"/>
          <w:szCs w:val="18"/>
        </w:rPr>
        <w:t>vandløbsoplande</w:t>
      </w:r>
      <w:proofErr w:type="spellEnd"/>
      <w:r w:rsidRPr="008E1FB7">
        <w:rPr>
          <w:rFonts w:ascii="Trebuchet MS" w:hAnsi="Trebuchet MS"/>
          <w:sz w:val="18"/>
          <w:szCs w:val="18"/>
        </w:rPr>
        <w:t>. I DMU</w:t>
      </w:r>
      <w:r w:rsidR="001D624A">
        <w:rPr>
          <w:rFonts w:ascii="Trebuchet MS" w:hAnsi="Trebuchet MS"/>
          <w:sz w:val="18"/>
          <w:szCs w:val="18"/>
        </w:rPr>
        <w:t>-</w:t>
      </w:r>
      <w:r w:rsidRPr="008E1FB7">
        <w:rPr>
          <w:rFonts w:ascii="Trebuchet MS" w:hAnsi="Trebuchet MS"/>
          <w:sz w:val="18"/>
          <w:szCs w:val="18"/>
        </w:rPr>
        <w:t xml:space="preserve">lagene er der referencer til hvilke farvande de afvander til, hvilket overordnet opland de afvander til, ligesom der på lavere ordens </w:t>
      </w:r>
      <w:proofErr w:type="spellStart"/>
      <w:r w:rsidRPr="008E1FB7">
        <w:rPr>
          <w:rFonts w:ascii="Trebuchet MS" w:hAnsi="Trebuchet MS"/>
          <w:sz w:val="18"/>
          <w:szCs w:val="18"/>
        </w:rPr>
        <w:t>oplande</w:t>
      </w:r>
      <w:proofErr w:type="spellEnd"/>
      <w:r w:rsidRPr="008E1FB7">
        <w:rPr>
          <w:rFonts w:ascii="Trebuchet MS" w:hAnsi="Trebuchet MS"/>
          <w:sz w:val="18"/>
          <w:szCs w:val="18"/>
        </w:rPr>
        <w:t xml:space="preserve">, altid findes info for alle overordnede </w:t>
      </w:r>
      <w:proofErr w:type="spellStart"/>
      <w:r w:rsidRPr="008E1FB7">
        <w:rPr>
          <w:rFonts w:ascii="Trebuchet MS" w:hAnsi="Trebuchet MS"/>
          <w:sz w:val="18"/>
          <w:szCs w:val="18"/>
        </w:rPr>
        <w:t>oplande</w:t>
      </w:r>
      <w:proofErr w:type="spellEnd"/>
      <w:r w:rsidRPr="008E1FB7">
        <w:rPr>
          <w:rFonts w:ascii="Trebuchet MS" w:hAnsi="Trebuchet MS"/>
          <w:sz w:val="18"/>
          <w:szCs w:val="18"/>
        </w:rPr>
        <w:t>. Farvandene er vigtige, da de ofte er udpeget som habitatområder.</w:t>
      </w:r>
    </w:p>
    <w:p w14:paraId="4A18497F" w14:textId="77777777" w:rsidR="00CB4BEB" w:rsidRDefault="00CB4BEB" w:rsidP="00DF11C9">
      <w:pPr>
        <w:pStyle w:val="Overskrift4"/>
      </w:pPr>
      <w:r>
        <w:lastRenderedPageBreak/>
        <w:t>5.1.9.1</w:t>
      </w:r>
      <w:r w:rsidRPr="00A32757">
        <w:t xml:space="preserve"> </w:t>
      </w:r>
      <w:r>
        <w:t>Metadata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7E6F30FA" w14:textId="77777777" w:rsidTr="003C0924">
        <w:trPr>
          <w:trHeight w:hRule="exact" w:val="255"/>
        </w:trPr>
        <w:tc>
          <w:tcPr>
            <w:tcW w:w="2235" w:type="dxa"/>
            <w:shd w:val="clear" w:color="auto" w:fill="D9D9D9"/>
            <w:vAlign w:val="bottom"/>
          </w:tcPr>
          <w:p w14:paraId="20C8721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44CCC35A"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58D909B" w14:textId="77777777" w:rsidTr="003C0924">
        <w:trPr>
          <w:trHeight w:hRule="exact" w:val="255"/>
        </w:trPr>
        <w:tc>
          <w:tcPr>
            <w:tcW w:w="2235" w:type="dxa"/>
            <w:shd w:val="clear" w:color="auto" w:fill="E0E0E0"/>
            <w:vAlign w:val="bottom"/>
          </w:tcPr>
          <w:p w14:paraId="0AB6EC7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269B796A"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Sø</w:t>
            </w:r>
            <w:r w:rsidRPr="008E1FB7">
              <w:rPr>
                <w:rFonts w:ascii="Trebuchet MS" w:hAnsi="Trebuchet MS" w:cs="Trebuchet MS"/>
                <w:sz w:val="18"/>
                <w:szCs w:val="18"/>
              </w:rPr>
              <w:t>opland</w:t>
            </w:r>
            <w:proofErr w:type="spellEnd"/>
          </w:p>
        </w:tc>
      </w:tr>
      <w:tr w:rsidR="00CB4BEB" w:rsidRPr="0051728E" w14:paraId="4B9551BB" w14:textId="77777777" w:rsidTr="003C0924">
        <w:trPr>
          <w:trHeight w:hRule="exact" w:val="255"/>
        </w:trPr>
        <w:tc>
          <w:tcPr>
            <w:tcW w:w="2235" w:type="dxa"/>
            <w:shd w:val="clear" w:color="auto" w:fill="E0E0E0"/>
            <w:vAlign w:val="bottom"/>
          </w:tcPr>
          <w:p w14:paraId="12F14D8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4E37BE88"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Det opland, som søen får sit regnvand fra.</w:t>
            </w:r>
          </w:p>
        </w:tc>
      </w:tr>
      <w:tr w:rsidR="00CB4BEB" w:rsidRPr="0051728E" w14:paraId="7B92A670" w14:textId="77777777" w:rsidTr="003C0924">
        <w:trPr>
          <w:trHeight w:hRule="exact" w:val="255"/>
        </w:trPr>
        <w:tc>
          <w:tcPr>
            <w:tcW w:w="2235" w:type="dxa"/>
            <w:shd w:val="clear" w:color="auto" w:fill="E0E0E0"/>
            <w:vAlign w:val="bottom"/>
          </w:tcPr>
          <w:p w14:paraId="3A6D431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0CB44A4A"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Det område indenfor hvilket man kan forvente regnvand naturligt vil løbe til samme sø.</w:t>
            </w:r>
          </w:p>
        </w:tc>
      </w:tr>
      <w:tr w:rsidR="00CB4BEB" w:rsidRPr="0051728E" w14:paraId="31FC9940" w14:textId="77777777" w:rsidTr="003C0924">
        <w:trPr>
          <w:trHeight w:hRule="exact" w:val="255"/>
        </w:trPr>
        <w:tc>
          <w:tcPr>
            <w:tcW w:w="2235" w:type="dxa"/>
            <w:shd w:val="clear" w:color="auto" w:fill="E0E0E0"/>
            <w:vAlign w:val="bottom"/>
          </w:tcPr>
          <w:p w14:paraId="4408014F"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02271FD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Bruges bl.a. til beregning ved grundvandindvindingstilladelser og ved akut forurening på jordoverfladen.</w:t>
            </w:r>
          </w:p>
        </w:tc>
      </w:tr>
      <w:tr w:rsidR="00CB4BEB" w:rsidRPr="0051728E" w14:paraId="53A8A0B1" w14:textId="77777777" w:rsidTr="003C0924">
        <w:trPr>
          <w:trHeight w:hRule="exact" w:val="255"/>
        </w:trPr>
        <w:tc>
          <w:tcPr>
            <w:tcW w:w="2235" w:type="dxa"/>
            <w:shd w:val="clear" w:color="auto" w:fill="E0E0E0"/>
            <w:vAlign w:val="bottom"/>
          </w:tcPr>
          <w:p w14:paraId="428FFD8D"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28FED7C6"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Hydrografi</w:t>
            </w:r>
            <w:r>
              <w:rPr>
                <w:rFonts w:ascii="Trebuchet MS" w:hAnsi="Trebuchet MS" w:cs="Trebuchet MS"/>
                <w:bCs/>
                <w:kern w:val="32"/>
                <w:sz w:val="18"/>
                <w:szCs w:val="18"/>
              </w:rPr>
              <w:t xml:space="preserve">, </w:t>
            </w:r>
            <w:r>
              <w:rPr>
                <w:rFonts w:ascii="Trebuchet MS" w:hAnsi="Trebuchet MS" w:cs="Trebuchet MS"/>
                <w:sz w:val="18"/>
                <w:szCs w:val="18"/>
              </w:rPr>
              <w:t>Højde</w:t>
            </w:r>
          </w:p>
        </w:tc>
      </w:tr>
      <w:tr w:rsidR="00CB4BEB" w:rsidRPr="0051728E" w14:paraId="7124F73E" w14:textId="77777777" w:rsidTr="003C0924">
        <w:trPr>
          <w:trHeight w:hRule="exact" w:val="255"/>
        </w:trPr>
        <w:tc>
          <w:tcPr>
            <w:tcW w:w="2235" w:type="dxa"/>
            <w:shd w:val="clear" w:color="auto" w:fill="E0E0E0"/>
            <w:vAlign w:val="bottom"/>
          </w:tcPr>
          <w:p w14:paraId="0729975F" w14:textId="77777777" w:rsidR="00CB4BEB" w:rsidRPr="00492FFE" w:rsidRDefault="00CB4BEB" w:rsidP="003C0924">
            <w:pPr>
              <w:rPr>
                <w:rFonts w:ascii="Trebuchet MS" w:hAnsi="Trebuchet MS" w:cs="Trebuchet MS"/>
                <w:sz w:val="18"/>
                <w:szCs w:val="18"/>
              </w:rPr>
            </w:pPr>
            <w:proofErr w:type="spellStart"/>
            <w:r>
              <w:rPr>
                <w:rFonts w:ascii="Trebuchet MS" w:hAnsi="Trebuchet MS" w:cs="Trebuchet MS"/>
                <w:sz w:val="18"/>
                <w:szCs w:val="18"/>
              </w:rPr>
              <w:t>No</w:t>
            </w:r>
            <w:r w:rsidRPr="00C43406">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roofErr w:type="spellEnd"/>
          </w:p>
        </w:tc>
        <w:tc>
          <w:tcPr>
            <w:tcW w:w="11340" w:type="dxa"/>
            <w:shd w:val="clear" w:color="auto" w:fill="FFFFFF"/>
            <w:vAlign w:val="bottom"/>
          </w:tcPr>
          <w:p w14:paraId="61A0CEA8"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Afvanding, afløb, opland</w:t>
            </w:r>
          </w:p>
        </w:tc>
      </w:tr>
      <w:tr w:rsidR="00CB4BEB" w:rsidRPr="0051728E" w14:paraId="6134CB12" w14:textId="77777777" w:rsidTr="003C0924">
        <w:trPr>
          <w:trHeight w:hRule="exact" w:val="255"/>
        </w:trPr>
        <w:tc>
          <w:tcPr>
            <w:tcW w:w="2235" w:type="dxa"/>
            <w:shd w:val="clear" w:color="auto" w:fill="E0E0E0"/>
            <w:vAlign w:val="bottom"/>
          </w:tcPr>
          <w:p w14:paraId="322DFB2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290934A1"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6986AF21" w14:textId="77777777" w:rsidTr="003C0924">
        <w:trPr>
          <w:trHeight w:hRule="exact" w:val="255"/>
        </w:trPr>
        <w:tc>
          <w:tcPr>
            <w:tcW w:w="2235" w:type="dxa"/>
            <w:shd w:val="clear" w:color="auto" w:fill="E0E0E0"/>
            <w:vAlign w:val="bottom"/>
          </w:tcPr>
          <w:p w14:paraId="415F4F6D"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0076D2EE" w14:textId="77777777" w:rsidR="00CB4BEB" w:rsidRPr="00FE3FC3" w:rsidRDefault="00CB4BEB" w:rsidP="003C0924">
            <w:pPr>
              <w:rPr>
                <w:rFonts w:ascii="Trebuchet MS" w:hAnsi="Trebuchet MS" w:cs="Trebuchet MS"/>
                <w:sz w:val="18"/>
                <w:szCs w:val="18"/>
              </w:rPr>
            </w:pPr>
          </w:p>
        </w:tc>
      </w:tr>
      <w:tr w:rsidR="00CB4BEB" w:rsidRPr="009F0C83" w14:paraId="0227E31F" w14:textId="77777777" w:rsidTr="003C0924">
        <w:trPr>
          <w:trHeight w:hRule="exact" w:val="255"/>
        </w:trPr>
        <w:tc>
          <w:tcPr>
            <w:tcW w:w="2235" w:type="dxa"/>
            <w:shd w:val="clear" w:color="auto" w:fill="E0E0E0"/>
            <w:vAlign w:val="bottom"/>
          </w:tcPr>
          <w:p w14:paraId="6EF96771" w14:textId="77777777" w:rsidR="00CB4BEB" w:rsidRPr="006801BD" w:rsidRDefault="00CB4BEB" w:rsidP="003C0924">
            <w:pPr>
              <w:rPr>
                <w:rFonts w:ascii="Trebuchet MS" w:hAnsi="Trebuchet MS" w:cs="Trebuchet MS"/>
                <w:sz w:val="18"/>
                <w:szCs w:val="18"/>
              </w:rPr>
            </w:pPr>
            <w:proofErr w:type="spellStart"/>
            <w:r w:rsidRPr="006801BD">
              <w:rPr>
                <w:rFonts w:ascii="Trebuchet MS" w:hAnsi="Trebuchet MS" w:cs="Trebuchet MS"/>
                <w:sz w:val="18"/>
                <w:szCs w:val="18"/>
              </w:rPr>
              <w:t>KLE_koder</w:t>
            </w:r>
            <w:proofErr w:type="spellEnd"/>
          </w:p>
        </w:tc>
        <w:tc>
          <w:tcPr>
            <w:tcW w:w="11340" w:type="dxa"/>
            <w:shd w:val="clear" w:color="auto" w:fill="FFFFFF"/>
            <w:vAlign w:val="bottom"/>
          </w:tcPr>
          <w:p w14:paraId="71025947" w14:textId="77777777" w:rsidR="00CB4BEB" w:rsidRPr="006801BD" w:rsidRDefault="00CB4BEB" w:rsidP="003C0924">
            <w:pPr>
              <w:rPr>
                <w:rFonts w:ascii="Trebuchet MS" w:hAnsi="Trebuchet MS" w:cs="Trebuchet MS"/>
                <w:sz w:val="18"/>
                <w:szCs w:val="18"/>
              </w:rPr>
            </w:pPr>
            <w:r w:rsidRPr="001D624A">
              <w:rPr>
                <w:rFonts w:ascii="Trebuchet MS" w:hAnsi="Trebuchet MS" w:cs="Trebuchet MS"/>
                <w:sz w:val="18"/>
                <w:szCs w:val="18"/>
              </w:rPr>
              <w:t>09.08.05, 09.08.06, 09.08.22</w:t>
            </w:r>
          </w:p>
        </w:tc>
      </w:tr>
    </w:tbl>
    <w:p w14:paraId="4F40C625" w14:textId="77777777" w:rsidR="00CB4BEB" w:rsidRPr="00A32757" w:rsidRDefault="00CB4BEB" w:rsidP="00DF11C9">
      <w:pPr>
        <w:pStyle w:val="Overskrift4"/>
      </w:pPr>
      <w:r>
        <w:t>5.1.9.2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5"/>
        <w:gridCol w:w="8821"/>
      </w:tblGrid>
      <w:tr w:rsidR="00CB4BEB" w:rsidRPr="0051728E" w14:paraId="76CE50A2" w14:textId="77777777" w:rsidTr="003C0924">
        <w:trPr>
          <w:trHeight w:hRule="exact" w:val="255"/>
        </w:trPr>
        <w:tc>
          <w:tcPr>
            <w:tcW w:w="4644" w:type="dxa"/>
            <w:shd w:val="clear" w:color="auto" w:fill="D9D9D9"/>
            <w:vAlign w:val="bottom"/>
          </w:tcPr>
          <w:p w14:paraId="02FE67E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8931" w:type="dxa"/>
            <w:shd w:val="clear" w:color="auto" w:fill="D9D9D9"/>
            <w:vAlign w:val="bottom"/>
          </w:tcPr>
          <w:p w14:paraId="74E4564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4217F085" w14:textId="77777777" w:rsidTr="003C0924">
        <w:trPr>
          <w:trHeight w:hRule="exact" w:val="510"/>
        </w:trPr>
        <w:tc>
          <w:tcPr>
            <w:tcW w:w="4644" w:type="dxa"/>
            <w:shd w:val="clear" w:color="auto" w:fill="E0E0E0"/>
            <w:vAlign w:val="center"/>
          </w:tcPr>
          <w:p w14:paraId="63F85734"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8931" w:type="dxa"/>
            <w:shd w:val="clear" w:color="auto" w:fill="FFFFFF"/>
            <w:vAlign w:val="bottom"/>
          </w:tcPr>
          <w:p w14:paraId="4936459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De mindste/mest opdelte </w:t>
            </w:r>
            <w:proofErr w:type="spellStart"/>
            <w:r>
              <w:rPr>
                <w:rFonts w:ascii="Trebuchet MS" w:hAnsi="Trebuchet MS" w:cs="Trebuchet MS"/>
                <w:sz w:val="18"/>
                <w:szCs w:val="18"/>
              </w:rPr>
              <w:t>vandløbsoplande</w:t>
            </w:r>
            <w:proofErr w:type="spellEnd"/>
            <w:r>
              <w:rPr>
                <w:rFonts w:ascii="Trebuchet MS" w:hAnsi="Trebuchet MS" w:cs="Trebuchet MS"/>
                <w:sz w:val="18"/>
                <w:szCs w:val="18"/>
              </w:rPr>
              <w:t xml:space="preserve"> samles i hvad der afvander direkte til hver sø. </w:t>
            </w:r>
            <w:proofErr w:type="spellStart"/>
            <w:r>
              <w:rPr>
                <w:rFonts w:ascii="Trebuchet MS" w:hAnsi="Trebuchet MS" w:cs="Trebuchet MS"/>
                <w:sz w:val="18"/>
                <w:szCs w:val="18"/>
              </w:rPr>
              <w:t>Oplande</w:t>
            </w:r>
            <w:proofErr w:type="spellEnd"/>
            <w:r>
              <w:rPr>
                <w:rFonts w:ascii="Trebuchet MS" w:hAnsi="Trebuchet MS" w:cs="Trebuchet MS"/>
                <w:sz w:val="18"/>
                <w:szCs w:val="18"/>
              </w:rPr>
              <w:t xml:space="preserve"> der ikke ender i en sø tildeles </w:t>
            </w:r>
            <w:proofErr w:type="spellStart"/>
            <w:r>
              <w:rPr>
                <w:rFonts w:ascii="Trebuchet MS" w:hAnsi="Trebuchet MS" w:cs="Trebuchet MS"/>
                <w:sz w:val="18"/>
                <w:szCs w:val="18"/>
              </w:rPr>
              <w:t>oplandsnr</w:t>
            </w:r>
            <w:proofErr w:type="spellEnd"/>
            <w:r>
              <w:rPr>
                <w:rFonts w:ascii="Trebuchet MS" w:hAnsi="Trebuchet MS" w:cs="Trebuchet MS"/>
                <w:sz w:val="18"/>
                <w:szCs w:val="18"/>
              </w:rPr>
              <w:t xml:space="preserve"> 1 og oplandsnavn ingen eller hav. Resten tildeles søens navn</w:t>
            </w:r>
          </w:p>
        </w:tc>
      </w:tr>
      <w:tr w:rsidR="00CB4BEB" w:rsidRPr="0051728E" w14:paraId="1B243226" w14:textId="77777777" w:rsidTr="003C0924">
        <w:trPr>
          <w:trHeight w:hRule="exact" w:val="255"/>
        </w:trPr>
        <w:tc>
          <w:tcPr>
            <w:tcW w:w="4644" w:type="dxa"/>
            <w:shd w:val="clear" w:color="auto" w:fill="E0E0E0"/>
            <w:vAlign w:val="bottom"/>
          </w:tcPr>
          <w:p w14:paraId="2B72E92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8931" w:type="dxa"/>
            <w:shd w:val="clear" w:color="auto" w:fill="FFFFFF"/>
            <w:vAlign w:val="bottom"/>
          </w:tcPr>
          <w:p w14:paraId="72680211"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hvilken sø de tilhører.</w:t>
            </w:r>
          </w:p>
        </w:tc>
      </w:tr>
      <w:tr w:rsidR="00CB4BEB" w:rsidRPr="0051728E" w14:paraId="369B36A4" w14:textId="77777777" w:rsidTr="003C0924">
        <w:trPr>
          <w:trHeight w:hRule="exact" w:val="255"/>
        </w:trPr>
        <w:tc>
          <w:tcPr>
            <w:tcW w:w="4644" w:type="dxa"/>
            <w:shd w:val="clear" w:color="auto" w:fill="E0E0E0"/>
            <w:vAlign w:val="bottom"/>
          </w:tcPr>
          <w:p w14:paraId="56A4ABE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8931" w:type="dxa"/>
            <w:shd w:val="clear" w:color="auto" w:fill="FFFFFF"/>
            <w:vAlign w:val="bottom"/>
          </w:tcPr>
          <w:p w14:paraId="06639D6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0,5 ha</w:t>
            </w:r>
          </w:p>
        </w:tc>
      </w:tr>
      <w:tr w:rsidR="00CB4BEB" w:rsidRPr="0051728E" w14:paraId="20755100" w14:textId="77777777" w:rsidTr="003C0924">
        <w:trPr>
          <w:trHeight w:hRule="exact" w:val="255"/>
        </w:trPr>
        <w:tc>
          <w:tcPr>
            <w:tcW w:w="4644" w:type="dxa"/>
            <w:shd w:val="clear" w:color="auto" w:fill="E0E0E0"/>
            <w:vAlign w:val="bottom"/>
          </w:tcPr>
          <w:p w14:paraId="7B8BF57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8931" w:type="dxa"/>
            <w:shd w:val="clear" w:color="auto" w:fill="FFFFFF"/>
            <w:vAlign w:val="bottom"/>
          </w:tcPr>
          <w:p w14:paraId="43549F6F" w14:textId="77777777" w:rsidR="00CB4BEB" w:rsidRPr="00024C60" w:rsidRDefault="00CB4BEB" w:rsidP="003C0924">
            <w:pPr>
              <w:rPr>
                <w:rFonts w:ascii="Trebuchet MS" w:hAnsi="Trebuchet MS" w:cs="Trebuchet MS"/>
                <w:sz w:val="18"/>
                <w:szCs w:val="18"/>
              </w:rPr>
            </w:pPr>
          </w:p>
        </w:tc>
      </w:tr>
      <w:tr w:rsidR="00CB4BEB" w:rsidRPr="0051728E" w14:paraId="2A60D7AE" w14:textId="77777777" w:rsidTr="003C0924">
        <w:trPr>
          <w:trHeight w:hRule="exact" w:val="255"/>
        </w:trPr>
        <w:tc>
          <w:tcPr>
            <w:tcW w:w="4644" w:type="dxa"/>
            <w:shd w:val="clear" w:color="auto" w:fill="E0E0E0"/>
            <w:vAlign w:val="bottom"/>
          </w:tcPr>
          <w:p w14:paraId="4FB1212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8931" w:type="dxa"/>
            <w:shd w:val="clear" w:color="auto" w:fill="FFFFFF"/>
            <w:vAlign w:val="bottom"/>
          </w:tcPr>
          <w:p w14:paraId="595198D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Inden overlap og huller mellem fladerne. </w:t>
            </w:r>
          </w:p>
        </w:tc>
      </w:tr>
      <w:tr w:rsidR="00CB4BEB" w:rsidRPr="0051728E" w14:paraId="50B4F81B" w14:textId="77777777" w:rsidTr="003C0924">
        <w:trPr>
          <w:trHeight w:hRule="exact" w:val="255"/>
        </w:trPr>
        <w:tc>
          <w:tcPr>
            <w:tcW w:w="4644" w:type="dxa"/>
            <w:shd w:val="clear" w:color="auto" w:fill="E0E0E0"/>
            <w:vAlign w:val="bottom"/>
          </w:tcPr>
          <w:p w14:paraId="603EFFC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8931" w:type="dxa"/>
            <w:shd w:val="clear" w:color="auto" w:fill="FFFFFF"/>
            <w:vAlign w:val="bottom"/>
          </w:tcPr>
          <w:p w14:paraId="6BE87A9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Benyt </w:t>
            </w:r>
            <w:proofErr w:type="spellStart"/>
            <w:r>
              <w:rPr>
                <w:rFonts w:ascii="Trebuchet MS" w:hAnsi="Trebuchet MS" w:cs="Trebuchet MS"/>
                <w:sz w:val="18"/>
                <w:szCs w:val="18"/>
              </w:rPr>
              <w:t>vandløbsoplande</w:t>
            </w:r>
            <w:proofErr w:type="spellEnd"/>
            <w:r>
              <w:rPr>
                <w:rFonts w:ascii="Trebuchet MS" w:hAnsi="Trebuchet MS" w:cs="Trebuchet MS"/>
                <w:sz w:val="18"/>
                <w:szCs w:val="18"/>
              </w:rPr>
              <w:t xml:space="preserve"> til at danne temaet.</w:t>
            </w:r>
          </w:p>
        </w:tc>
      </w:tr>
    </w:tbl>
    <w:p w14:paraId="499F15A0" w14:textId="77777777" w:rsidR="00CB4BEB" w:rsidRPr="00A32757" w:rsidRDefault="00CB4BEB" w:rsidP="00DF11C9">
      <w:pPr>
        <w:pStyle w:val="Overskrift4"/>
      </w:pPr>
      <w:r>
        <w:t>5.1.9.3 Kodelister</w:t>
      </w:r>
    </w:p>
    <w:p w14:paraId="770D7197" w14:textId="77777777" w:rsidR="00CB4BEB" w:rsidRPr="00DF11C9" w:rsidRDefault="00CB4BEB" w:rsidP="00CB4BEB">
      <w:pPr>
        <w:autoSpaceDE w:val="0"/>
        <w:autoSpaceDN w:val="0"/>
        <w:adjustRightInd w:val="0"/>
        <w:rPr>
          <w:rFonts w:ascii="Trebuchet MS" w:hAnsi="Trebuchet MS" w:cs="Trebuchet MS"/>
          <w:sz w:val="19"/>
          <w:szCs w:val="19"/>
        </w:rPr>
      </w:pPr>
      <w:r w:rsidRPr="00DF11C9">
        <w:rPr>
          <w:rFonts w:ascii="Trebuchet MS" w:hAnsi="Trebuchet MS" w:cs="Trebuchet MS"/>
          <w:sz w:val="19"/>
          <w:szCs w:val="19"/>
        </w:rPr>
        <w:t>Kodelisterne fungerer som oversættelser mellem anvendte kodeværdier og de matchende forklarende tekster.</w:t>
      </w:r>
    </w:p>
    <w:p w14:paraId="59CB9F39" w14:textId="77777777" w:rsidR="00CB4BEB" w:rsidRDefault="00CB4BEB" w:rsidP="00CB4BEB">
      <w:pPr>
        <w:pStyle w:val="Overskrift7"/>
      </w:pPr>
      <w:r>
        <w:t>5.1.9.3</w:t>
      </w:r>
      <w:r w:rsidRPr="00A32757">
        <w:t xml:space="preserve">.1 </w:t>
      </w:r>
      <w:r>
        <w:t xml:space="preserve">  5008 </w:t>
      </w:r>
      <w:proofErr w:type="spellStart"/>
      <w:r>
        <w:t>Opl</w:t>
      </w:r>
      <w:proofErr w:type="spellEnd"/>
      <w:r w:rsidRPr="00CC386E">
        <w:rPr>
          <w:rStyle w:val="TypografiOverskrift4BrugerdefineretfarveRGB0Tegn"/>
        </w:rPr>
        <w:t xml:space="preserve"> </w:t>
      </w:r>
      <w:r>
        <w:t>(</w:t>
      </w:r>
      <w:r w:rsidRPr="004D056C">
        <w:t>d_5008_opl</w:t>
      </w:r>
      <w:r>
        <w:t>)</w:t>
      </w:r>
    </w:p>
    <w:p w14:paraId="73A820CD" w14:textId="77777777" w:rsidR="00CB4BEB" w:rsidRPr="00DF11C9" w:rsidRDefault="00CB4BEB" w:rsidP="00CB4BEB">
      <w:pPr>
        <w:rPr>
          <w:sz w:val="19"/>
          <w:szCs w:val="19"/>
        </w:rPr>
      </w:pPr>
      <w:r w:rsidRPr="00DF11C9">
        <w:rPr>
          <w:sz w:val="19"/>
          <w:szCs w:val="19"/>
        </w:rPr>
        <w:t>Kommunen egen liste.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8"/>
        <w:gridCol w:w="1461"/>
        <w:gridCol w:w="1431"/>
        <w:gridCol w:w="9366"/>
      </w:tblGrid>
      <w:tr w:rsidR="00CB4BEB" w:rsidRPr="0051728E" w14:paraId="6647DC1B" w14:textId="77777777" w:rsidTr="003C0924">
        <w:trPr>
          <w:trHeight w:hRule="exact" w:val="255"/>
        </w:trPr>
        <w:tc>
          <w:tcPr>
            <w:tcW w:w="1168" w:type="dxa"/>
            <w:tcBorders>
              <w:bottom w:val="single" w:sz="4" w:space="0" w:color="auto"/>
            </w:tcBorders>
            <w:shd w:val="clear" w:color="auto" w:fill="D9D9D9"/>
            <w:vAlign w:val="bottom"/>
          </w:tcPr>
          <w:p w14:paraId="13FF432C" w14:textId="77777777" w:rsidR="00CB4BEB" w:rsidRPr="00AA2C71" w:rsidRDefault="00CB4BEB" w:rsidP="003C0924">
            <w:pPr>
              <w:rPr>
                <w:rFonts w:ascii="Trebuchet MS" w:hAnsi="Trebuchet MS" w:cs="Trebuchet MS"/>
                <w:b/>
                <w:bCs/>
                <w:sz w:val="18"/>
                <w:szCs w:val="18"/>
              </w:rPr>
            </w:pPr>
            <w:proofErr w:type="spellStart"/>
            <w:r>
              <w:rPr>
                <w:rFonts w:ascii="Trebuchet MS" w:hAnsi="Trebuchet MS" w:cs="Trebuchet MS"/>
                <w:b/>
                <w:bCs/>
                <w:sz w:val="18"/>
                <w:szCs w:val="18"/>
              </w:rPr>
              <w:t>s</w:t>
            </w:r>
            <w:r w:rsidRPr="00C43406">
              <w:rPr>
                <w:rFonts w:ascii="Trebuchet MS" w:hAnsi="Trebuchet MS" w:cs="Trebuchet MS"/>
                <w:b/>
                <w:bCs/>
                <w:sz w:val="18"/>
                <w:szCs w:val="18"/>
              </w:rPr>
              <w:t>oe_</w:t>
            </w:r>
            <w:r w:rsidRPr="00AA2C71">
              <w:rPr>
                <w:rFonts w:ascii="Trebuchet MS" w:hAnsi="Trebuchet MS" w:cs="Trebuchet MS"/>
                <w:b/>
                <w:bCs/>
                <w:sz w:val="18"/>
                <w:szCs w:val="18"/>
              </w:rPr>
              <w:t>opl_nr</w:t>
            </w:r>
            <w:proofErr w:type="spellEnd"/>
          </w:p>
        </w:tc>
        <w:tc>
          <w:tcPr>
            <w:tcW w:w="1464" w:type="dxa"/>
            <w:tcBorders>
              <w:bottom w:val="single" w:sz="4" w:space="0" w:color="auto"/>
            </w:tcBorders>
            <w:shd w:val="clear" w:color="auto" w:fill="D9D9D9"/>
            <w:vAlign w:val="bottom"/>
          </w:tcPr>
          <w:p w14:paraId="42C0BBA3" w14:textId="77777777" w:rsidR="00CB4BEB" w:rsidRPr="00C43406" w:rsidRDefault="00CB4BEB" w:rsidP="003C0924">
            <w:pPr>
              <w:rPr>
                <w:rFonts w:ascii="Trebuchet MS" w:hAnsi="Trebuchet MS" w:cs="Trebuchet MS"/>
                <w:b/>
                <w:bCs/>
                <w:sz w:val="18"/>
                <w:szCs w:val="18"/>
              </w:rPr>
            </w:pPr>
            <w:proofErr w:type="spellStart"/>
            <w:r w:rsidRPr="00C43406">
              <w:rPr>
                <w:rFonts w:ascii="Trebuchet MS" w:hAnsi="Trebuchet MS" w:cs="Trebuchet MS"/>
                <w:b/>
                <w:bCs/>
                <w:sz w:val="18"/>
                <w:szCs w:val="18"/>
              </w:rPr>
              <w:t>soe</w:t>
            </w:r>
            <w:r w:rsidRPr="00AA2C71">
              <w:rPr>
                <w:rFonts w:ascii="Trebuchet MS" w:hAnsi="Trebuchet MS" w:cs="Trebuchet MS"/>
                <w:b/>
                <w:bCs/>
                <w:sz w:val="18"/>
                <w:szCs w:val="18"/>
              </w:rPr>
              <w:t>opl_navn</w:t>
            </w:r>
            <w:proofErr w:type="spellEnd"/>
          </w:p>
        </w:tc>
        <w:tc>
          <w:tcPr>
            <w:tcW w:w="1445" w:type="dxa"/>
            <w:tcBorders>
              <w:bottom w:val="single" w:sz="4" w:space="0" w:color="auto"/>
            </w:tcBorders>
            <w:shd w:val="clear" w:color="auto" w:fill="D9D9D9"/>
            <w:vAlign w:val="bottom"/>
          </w:tcPr>
          <w:p w14:paraId="76EB2F15"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9498" w:type="dxa"/>
            <w:tcBorders>
              <w:bottom w:val="single" w:sz="4" w:space="0" w:color="auto"/>
            </w:tcBorders>
            <w:shd w:val="clear" w:color="auto" w:fill="D9D9D9"/>
            <w:vAlign w:val="bottom"/>
          </w:tcPr>
          <w:p w14:paraId="377A34C9" w14:textId="77777777" w:rsidR="00CB4BEB" w:rsidRPr="00AA2C71" w:rsidRDefault="00CB4BEB" w:rsidP="003C0924">
            <w:pPr>
              <w:rPr>
                <w:rFonts w:ascii="Trebuchet MS" w:hAnsi="Trebuchet MS" w:cs="Trebuchet MS"/>
                <w:b/>
                <w:bCs/>
                <w:sz w:val="18"/>
                <w:szCs w:val="18"/>
              </w:rPr>
            </w:pPr>
            <w:r w:rsidRPr="00AA2C71">
              <w:rPr>
                <w:rFonts w:ascii="Trebuchet MS" w:hAnsi="Trebuchet MS" w:cs="Trebuchet MS"/>
                <w:b/>
                <w:bCs/>
                <w:sz w:val="18"/>
                <w:szCs w:val="18"/>
              </w:rPr>
              <w:t>Begrebsdefinition</w:t>
            </w:r>
          </w:p>
        </w:tc>
      </w:tr>
      <w:tr w:rsidR="00CB4BEB" w:rsidRPr="0051728E" w14:paraId="67E7A95F" w14:textId="77777777" w:rsidTr="003C0924">
        <w:trPr>
          <w:trHeight w:hRule="exact" w:val="255"/>
        </w:trPr>
        <w:tc>
          <w:tcPr>
            <w:tcW w:w="1168" w:type="dxa"/>
            <w:tcBorders>
              <w:top w:val="single" w:sz="4" w:space="0" w:color="auto"/>
              <w:left w:val="single" w:sz="4" w:space="0" w:color="auto"/>
              <w:bottom w:val="single" w:sz="4" w:space="0" w:color="auto"/>
              <w:right w:val="single" w:sz="4" w:space="0" w:color="auto"/>
            </w:tcBorders>
            <w:shd w:val="clear" w:color="auto" w:fill="D9D9D9"/>
            <w:vAlign w:val="bottom"/>
          </w:tcPr>
          <w:p w14:paraId="6DD3F6E2" w14:textId="77777777" w:rsidR="00CB4BEB" w:rsidRPr="00AA2C71" w:rsidRDefault="00CB4BEB" w:rsidP="003C0924">
            <w:pPr>
              <w:jc w:val="center"/>
              <w:rPr>
                <w:rFonts w:ascii="Trebuchet MS" w:hAnsi="Trebuchet MS" w:cs="Trebuchet MS"/>
                <w:sz w:val="18"/>
                <w:szCs w:val="18"/>
              </w:rPr>
            </w:pPr>
            <w:r w:rsidRPr="00AA2C71">
              <w:rPr>
                <w:rFonts w:ascii="Trebuchet MS" w:hAnsi="Trebuchet MS" w:cs="Trebuchet MS"/>
                <w:sz w:val="18"/>
                <w:szCs w:val="18"/>
              </w:rPr>
              <w:t>1</w:t>
            </w:r>
          </w:p>
        </w:tc>
        <w:tc>
          <w:tcPr>
            <w:tcW w:w="1464" w:type="dxa"/>
            <w:tcBorders>
              <w:top w:val="single" w:sz="4" w:space="0" w:color="auto"/>
              <w:left w:val="single" w:sz="4" w:space="0" w:color="auto"/>
              <w:bottom w:val="single" w:sz="4" w:space="0" w:color="auto"/>
            </w:tcBorders>
            <w:shd w:val="clear" w:color="auto" w:fill="FFFFFF"/>
            <w:vAlign w:val="bottom"/>
          </w:tcPr>
          <w:p w14:paraId="77B33EB3" w14:textId="77777777" w:rsidR="00CB4BEB" w:rsidRPr="00AA2C71" w:rsidRDefault="00CB4BEB" w:rsidP="003C0924">
            <w:pPr>
              <w:rPr>
                <w:rFonts w:ascii="Trebuchet MS" w:hAnsi="Trebuchet MS"/>
                <w:sz w:val="18"/>
                <w:szCs w:val="18"/>
              </w:rPr>
            </w:pPr>
            <w:r w:rsidRPr="00AA2C71">
              <w:rPr>
                <w:rFonts w:ascii="Trebuchet MS" w:hAnsi="Trebuchet MS"/>
                <w:sz w:val="18"/>
                <w:szCs w:val="18"/>
              </w:rPr>
              <w:t>Hav/ingen sø</w:t>
            </w:r>
          </w:p>
        </w:tc>
        <w:tc>
          <w:tcPr>
            <w:tcW w:w="1445" w:type="dxa"/>
            <w:tcBorders>
              <w:top w:val="single" w:sz="4" w:space="0" w:color="auto"/>
              <w:left w:val="single" w:sz="4" w:space="0" w:color="auto"/>
              <w:bottom w:val="single" w:sz="4" w:space="0" w:color="auto"/>
              <w:right w:val="single" w:sz="4" w:space="0" w:color="auto"/>
            </w:tcBorders>
            <w:shd w:val="clear" w:color="auto" w:fill="FFFFFF"/>
            <w:vAlign w:val="bottom"/>
          </w:tcPr>
          <w:p w14:paraId="327949F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498" w:type="dxa"/>
            <w:tcBorders>
              <w:top w:val="single" w:sz="4" w:space="0" w:color="auto"/>
              <w:left w:val="single" w:sz="4" w:space="0" w:color="auto"/>
              <w:bottom w:val="single" w:sz="4" w:space="0" w:color="auto"/>
            </w:tcBorders>
            <w:shd w:val="clear" w:color="auto" w:fill="FFFFFF"/>
            <w:vAlign w:val="bottom"/>
          </w:tcPr>
          <w:p w14:paraId="7216988F" w14:textId="77777777" w:rsidR="00CB4BEB" w:rsidRPr="00AA2C71" w:rsidRDefault="00CB4BEB" w:rsidP="003C0924">
            <w:pPr>
              <w:rPr>
                <w:rFonts w:ascii="Trebuchet MS" w:hAnsi="Trebuchet MS" w:cs="Trebuchet MS"/>
                <w:sz w:val="18"/>
                <w:szCs w:val="18"/>
              </w:rPr>
            </w:pPr>
          </w:p>
        </w:tc>
      </w:tr>
      <w:tr w:rsidR="00CB4BEB" w:rsidRPr="0051728E" w14:paraId="38C656D3" w14:textId="77777777" w:rsidTr="003C0924">
        <w:trPr>
          <w:trHeight w:hRule="exact" w:val="255"/>
        </w:trPr>
        <w:tc>
          <w:tcPr>
            <w:tcW w:w="1168" w:type="dxa"/>
            <w:tcBorders>
              <w:top w:val="single" w:sz="4" w:space="0" w:color="auto"/>
              <w:left w:val="single" w:sz="4" w:space="0" w:color="auto"/>
              <w:bottom w:val="single" w:sz="4" w:space="0" w:color="auto"/>
              <w:right w:val="single" w:sz="4" w:space="0" w:color="auto"/>
            </w:tcBorders>
            <w:shd w:val="clear" w:color="auto" w:fill="D9D9D9"/>
            <w:vAlign w:val="bottom"/>
          </w:tcPr>
          <w:p w14:paraId="3D59926E" w14:textId="77777777" w:rsidR="00CB4BEB" w:rsidRPr="00AA2C71" w:rsidRDefault="00CB4BEB" w:rsidP="003C0924">
            <w:pPr>
              <w:jc w:val="center"/>
              <w:rPr>
                <w:rFonts w:ascii="Trebuchet MS" w:hAnsi="Trebuchet MS" w:cs="Trebuchet MS"/>
                <w:sz w:val="18"/>
                <w:szCs w:val="18"/>
              </w:rPr>
            </w:pPr>
          </w:p>
        </w:tc>
        <w:tc>
          <w:tcPr>
            <w:tcW w:w="1464" w:type="dxa"/>
            <w:tcBorders>
              <w:top w:val="single" w:sz="4" w:space="0" w:color="auto"/>
              <w:left w:val="single" w:sz="4" w:space="0" w:color="auto"/>
              <w:bottom w:val="single" w:sz="4" w:space="0" w:color="auto"/>
            </w:tcBorders>
            <w:shd w:val="clear" w:color="auto" w:fill="FFFFFF"/>
            <w:vAlign w:val="bottom"/>
          </w:tcPr>
          <w:p w14:paraId="30535589" w14:textId="77777777" w:rsidR="00CB4BEB" w:rsidRPr="00AA2C71" w:rsidRDefault="00CB4BEB" w:rsidP="003C0924">
            <w:pPr>
              <w:rPr>
                <w:rFonts w:ascii="Trebuchet MS" w:hAnsi="Trebuchet MS"/>
                <w:sz w:val="18"/>
                <w:szCs w:val="18"/>
              </w:rPr>
            </w:pPr>
          </w:p>
        </w:tc>
        <w:tc>
          <w:tcPr>
            <w:tcW w:w="1445" w:type="dxa"/>
            <w:tcBorders>
              <w:top w:val="single" w:sz="4" w:space="0" w:color="auto"/>
              <w:left w:val="single" w:sz="4" w:space="0" w:color="auto"/>
              <w:bottom w:val="single" w:sz="4" w:space="0" w:color="auto"/>
              <w:right w:val="single" w:sz="4" w:space="0" w:color="auto"/>
            </w:tcBorders>
            <w:shd w:val="clear" w:color="auto" w:fill="FFFFFF"/>
            <w:vAlign w:val="bottom"/>
          </w:tcPr>
          <w:p w14:paraId="08053ED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498" w:type="dxa"/>
            <w:tcBorders>
              <w:top w:val="single" w:sz="4" w:space="0" w:color="auto"/>
              <w:left w:val="single" w:sz="4" w:space="0" w:color="auto"/>
              <w:bottom w:val="single" w:sz="4" w:space="0" w:color="auto"/>
            </w:tcBorders>
            <w:shd w:val="clear" w:color="auto" w:fill="FFFFFF"/>
            <w:vAlign w:val="bottom"/>
          </w:tcPr>
          <w:p w14:paraId="4C4972CF" w14:textId="77777777" w:rsidR="00CB4BEB" w:rsidRPr="00AA2C71" w:rsidRDefault="00CB4BEB" w:rsidP="003C0924">
            <w:pPr>
              <w:rPr>
                <w:rFonts w:ascii="Trebuchet MS" w:hAnsi="Trebuchet MS" w:cs="Trebuchet MS"/>
                <w:sz w:val="18"/>
                <w:szCs w:val="18"/>
              </w:rPr>
            </w:pPr>
          </w:p>
        </w:tc>
      </w:tr>
    </w:tbl>
    <w:p w14:paraId="3952B7C7" w14:textId="77777777" w:rsidR="00DF11C9" w:rsidRDefault="00DF11C9" w:rsidP="00DF11C9">
      <w:bookmarkStart w:id="1281" w:name="_Toc292713309"/>
      <w:bookmarkStart w:id="1282" w:name="_Toc292865234"/>
      <w:bookmarkStart w:id="1283" w:name="_Toc63351427"/>
    </w:p>
    <w:p w14:paraId="2BFDBE83" w14:textId="063BA5C2" w:rsidR="00CB4BEB" w:rsidRDefault="00CB4BEB" w:rsidP="00CB4BEB">
      <w:pPr>
        <w:pStyle w:val="Overskrift2"/>
        <w:rPr>
          <w:kern w:val="32"/>
          <w:szCs w:val="32"/>
        </w:rPr>
      </w:pPr>
      <w:bookmarkStart w:id="1284" w:name="_Toc122436090"/>
      <w:r w:rsidRPr="003E226C">
        <w:rPr>
          <w:kern w:val="32"/>
          <w:szCs w:val="32"/>
        </w:rPr>
        <w:lastRenderedPageBreak/>
        <w:t>5</w:t>
      </w:r>
      <w:r>
        <w:rPr>
          <w:kern w:val="32"/>
          <w:szCs w:val="32"/>
        </w:rPr>
        <w:t>.1.10 Pumpe</w:t>
      </w:r>
      <w:r w:rsidRPr="00C43406">
        <w:rPr>
          <w:kern w:val="32"/>
          <w:szCs w:val="32"/>
        </w:rPr>
        <w:t>lag</w:t>
      </w:r>
      <w:r w:rsidRPr="003E226C">
        <w:rPr>
          <w:kern w:val="32"/>
          <w:szCs w:val="32"/>
        </w:rPr>
        <w:t xml:space="preserve"> (5009)</w:t>
      </w:r>
      <w:bookmarkEnd w:id="1281"/>
      <w:bookmarkEnd w:id="1282"/>
      <w:bookmarkEnd w:id="1283"/>
      <w:bookmarkEnd w:id="1284"/>
    </w:p>
    <w:tbl>
      <w:tblPr>
        <w:tblW w:w="18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1"/>
        <w:gridCol w:w="1185"/>
        <w:gridCol w:w="1585"/>
        <w:gridCol w:w="5502"/>
        <w:gridCol w:w="1276"/>
        <w:gridCol w:w="2740"/>
        <w:gridCol w:w="1478"/>
        <w:gridCol w:w="2579"/>
      </w:tblGrid>
      <w:tr w:rsidR="00CB4BEB" w:rsidRPr="0051728E" w14:paraId="0E23B712" w14:textId="77777777" w:rsidTr="003C0924">
        <w:trPr>
          <w:trHeight w:val="227"/>
        </w:trPr>
        <w:tc>
          <w:tcPr>
            <w:tcW w:w="2071" w:type="dxa"/>
            <w:tcBorders>
              <w:bottom w:val="single" w:sz="4" w:space="0" w:color="auto"/>
            </w:tcBorders>
            <w:shd w:val="clear" w:color="auto" w:fill="D9D9D9"/>
            <w:vAlign w:val="bottom"/>
          </w:tcPr>
          <w:p w14:paraId="4082639C"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185" w:type="dxa"/>
            <w:tcBorders>
              <w:bottom w:val="single" w:sz="4" w:space="0" w:color="auto"/>
            </w:tcBorders>
            <w:shd w:val="clear" w:color="auto" w:fill="D9D9D9"/>
          </w:tcPr>
          <w:p w14:paraId="65341E1A" w14:textId="77777777" w:rsidR="00CB4BEB" w:rsidRPr="009367BB" w:rsidRDefault="00CB4BEB" w:rsidP="003C0924">
            <w:pPr>
              <w:rPr>
                <w:rFonts w:ascii="Trebuchet MS" w:hAnsi="Trebuchet MS" w:cs="Trebuchet MS"/>
                <w:b/>
                <w:bCs/>
                <w:sz w:val="18"/>
                <w:szCs w:val="18"/>
              </w:rPr>
            </w:pPr>
            <w:r>
              <w:rPr>
                <w:rFonts w:ascii="Trebuchet MS" w:hAnsi="Trebuchet MS" w:cs="Trebuchet MS"/>
                <w:b/>
                <w:bCs/>
                <w:sz w:val="18"/>
                <w:szCs w:val="18"/>
              </w:rPr>
              <w:t>Feltnavn10</w:t>
            </w:r>
          </w:p>
        </w:tc>
        <w:tc>
          <w:tcPr>
            <w:tcW w:w="7087" w:type="dxa"/>
            <w:gridSpan w:val="2"/>
            <w:tcBorders>
              <w:bottom w:val="single" w:sz="4" w:space="0" w:color="auto"/>
            </w:tcBorders>
            <w:shd w:val="clear" w:color="auto" w:fill="D9D9D9"/>
            <w:vAlign w:val="bottom"/>
          </w:tcPr>
          <w:p w14:paraId="1B73C1C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76" w:type="dxa"/>
            <w:tcBorders>
              <w:bottom w:val="single" w:sz="4" w:space="0" w:color="auto"/>
            </w:tcBorders>
            <w:shd w:val="clear" w:color="auto" w:fill="D9D9D9"/>
            <w:vAlign w:val="bottom"/>
          </w:tcPr>
          <w:p w14:paraId="42DD020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2740" w:type="dxa"/>
            <w:tcBorders>
              <w:bottom w:val="single" w:sz="4" w:space="0" w:color="auto"/>
            </w:tcBorders>
            <w:shd w:val="clear" w:color="auto" w:fill="D9D9D9"/>
            <w:vAlign w:val="bottom"/>
          </w:tcPr>
          <w:p w14:paraId="33A466A5"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78" w:type="dxa"/>
            <w:tcBorders>
              <w:bottom w:val="single" w:sz="4" w:space="0" w:color="auto"/>
            </w:tcBorders>
            <w:shd w:val="clear" w:color="auto" w:fill="D9D9D9"/>
            <w:vAlign w:val="bottom"/>
          </w:tcPr>
          <w:p w14:paraId="45028B14"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0D9E4E8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579" w:type="dxa"/>
            <w:shd w:val="clear" w:color="auto" w:fill="D9D9D9"/>
            <w:vAlign w:val="bottom"/>
          </w:tcPr>
          <w:p w14:paraId="0D36E60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F273B0" w14:paraId="43928E20" w14:textId="77777777" w:rsidTr="003C0924">
        <w:trPr>
          <w:trHeight w:hRule="exact" w:val="255"/>
        </w:trPr>
        <w:tc>
          <w:tcPr>
            <w:tcW w:w="2071" w:type="dxa"/>
            <w:tcBorders>
              <w:top w:val="single" w:sz="4" w:space="0" w:color="auto"/>
              <w:left w:val="single" w:sz="4" w:space="0" w:color="auto"/>
              <w:bottom w:val="single" w:sz="4" w:space="0" w:color="auto"/>
              <w:right w:val="single" w:sz="4" w:space="0" w:color="auto"/>
            </w:tcBorders>
            <w:shd w:val="clear" w:color="auto" w:fill="D9D9D9"/>
            <w:vAlign w:val="bottom"/>
          </w:tcPr>
          <w:p w14:paraId="0B32F22D" w14:textId="77777777" w:rsidR="00CB4BEB" w:rsidRPr="009367BB" w:rsidRDefault="00CB4BEB" w:rsidP="003C0924">
            <w:pPr>
              <w:rPr>
                <w:rFonts w:ascii="Trebuchet MS" w:hAnsi="Trebuchet MS"/>
                <w:sz w:val="18"/>
                <w:szCs w:val="18"/>
              </w:rPr>
            </w:pPr>
            <w:proofErr w:type="spellStart"/>
            <w:r>
              <w:rPr>
                <w:rFonts w:ascii="Trebuchet MS" w:hAnsi="Trebuchet MS"/>
                <w:sz w:val="18"/>
                <w:szCs w:val="18"/>
              </w:rPr>
              <w:t>l</w:t>
            </w:r>
            <w:r w:rsidRPr="00C43406">
              <w:rPr>
                <w:rFonts w:ascii="Trebuchet MS" w:hAnsi="Trebuchet MS"/>
                <w:sz w:val="18"/>
                <w:szCs w:val="18"/>
              </w:rPr>
              <w:t>ag</w:t>
            </w:r>
            <w:r>
              <w:rPr>
                <w:rFonts w:ascii="Trebuchet MS" w:hAnsi="Trebuchet MS"/>
                <w:sz w:val="18"/>
                <w:szCs w:val="18"/>
              </w:rPr>
              <w:t>_</w:t>
            </w:r>
            <w:r w:rsidRPr="009367BB">
              <w:rPr>
                <w:rFonts w:ascii="Trebuchet MS" w:hAnsi="Trebuchet MS"/>
                <w:sz w:val="18"/>
                <w:szCs w:val="18"/>
              </w:rPr>
              <w:t>navn</w:t>
            </w:r>
            <w:proofErr w:type="spellEnd"/>
          </w:p>
        </w:tc>
        <w:tc>
          <w:tcPr>
            <w:tcW w:w="1185" w:type="dxa"/>
            <w:tcBorders>
              <w:top w:val="single" w:sz="4" w:space="0" w:color="auto"/>
              <w:left w:val="single" w:sz="4" w:space="0" w:color="auto"/>
              <w:bottom w:val="single" w:sz="4" w:space="0" w:color="auto"/>
              <w:right w:val="single" w:sz="4" w:space="0" w:color="auto"/>
            </w:tcBorders>
            <w:shd w:val="clear" w:color="auto" w:fill="FFFFFF"/>
            <w:vAlign w:val="bottom"/>
          </w:tcPr>
          <w:p w14:paraId="3C816A83" w14:textId="77777777" w:rsidR="00CB4BEB" w:rsidRPr="00594F04" w:rsidRDefault="00CB4BEB" w:rsidP="003C0924">
            <w:pPr>
              <w:rPr>
                <w:rFonts w:ascii="Trebuchet MS" w:hAnsi="Trebuchet MS"/>
                <w:sz w:val="18"/>
                <w:szCs w:val="18"/>
              </w:rPr>
            </w:pPr>
            <w:proofErr w:type="spellStart"/>
            <w:r>
              <w:rPr>
                <w:rFonts w:ascii="Trebuchet MS" w:hAnsi="Trebuchet MS"/>
                <w:sz w:val="18"/>
                <w:szCs w:val="18"/>
              </w:rPr>
              <w:t>l</w:t>
            </w:r>
            <w:r w:rsidRPr="00C43406">
              <w:rPr>
                <w:rFonts w:ascii="Trebuchet MS" w:hAnsi="Trebuchet MS"/>
                <w:sz w:val="18"/>
                <w:szCs w:val="18"/>
              </w:rPr>
              <w:t>ag</w:t>
            </w:r>
            <w:r>
              <w:rPr>
                <w:rFonts w:ascii="Trebuchet MS" w:hAnsi="Trebuchet MS"/>
                <w:sz w:val="18"/>
                <w:szCs w:val="18"/>
              </w:rPr>
              <w:t>_</w:t>
            </w:r>
            <w:r w:rsidRPr="009367BB">
              <w:rPr>
                <w:rFonts w:ascii="Trebuchet MS" w:hAnsi="Trebuchet MS"/>
                <w:sz w:val="18"/>
                <w:szCs w:val="18"/>
              </w:rPr>
              <w:t>navn</w:t>
            </w:r>
            <w:proofErr w:type="spellEnd"/>
          </w:p>
        </w:tc>
        <w:tc>
          <w:tcPr>
            <w:tcW w:w="7087"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4BDFE5FA"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Navnet på pumpelag</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67867F1C" w14:textId="77777777" w:rsidR="00CB4BEB" w:rsidRPr="009367BB" w:rsidRDefault="00CB4BEB" w:rsidP="003C0924">
            <w:pPr>
              <w:rPr>
                <w:rFonts w:ascii="Trebuchet MS" w:hAnsi="Trebuchet MS" w:cs="Trebuchet MS"/>
                <w:sz w:val="18"/>
                <w:szCs w:val="18"/>
              </w:rPr>
            </w:pPr>
            <w:r w:rsidRPr="009367BB">
              <w:rPr>
                <w:rFonts w:ascii="Trebuchet MS" w:hAnsi="Trebuchet MS" w:cs="Trebuchet MS"/>
                <w:sz w:val="18"/>
                <w:szCs w:val="18"/>
              </w:rPr>
              <w:t>Tekststreng</w:t>
            </w:r>
          </w:p>
        </w:tc>
        <w:tc>
          <w:tcPr>
            <w:tcW w:w="2740" w:type="dxa"/>
            <w:tcBorders>
              <w:top w:val="single" w:sz="4" w:space="0" w:color="auto"/>
              <w:left w:val="single" w:sz="4" w:space="0" w:color="auto"/>
              <w:bottom w:val="single" w:sz="4" w:space="0" w:color="auto"/>
              <w:right w:val="single" w:sz="4" w:space="0" w:color="auto"/>
            </w:tcBorders>
            <w:shd w:val="clear" w:color="auto" w:fill="FFFFFF"/>
            <w:vAlign w:val="bottom"/>
          </w:tcPr>
          <w:p w14:paraId="2DC74677" w14:textId="77777777" w:rsidR="00CB4BEB" w:rsidRPr="009367BB" w:rsidRDefault="00CB4BEB" w:rsidP="003C0924">
            <w:pPr>
              <w:rPr>
                <w:rFonts w:ascii="Trebuchet MS" w:hAnsi="Trebuchet MS" w:cs="Trebuchet MS"/>
                <w:sz w:val="18"/>
                <w:szCs w:val="18"/>
              </w:rPr>
            </w:pPr>
            <w:r w:rsidRPr="009367BB">
              <w:rPr>
                <w:rFonts w:ascii="Trebuchet MS" w:hAnsi="Trebuchet MS" w:cs="Trebuchet MS"/>
                <w:sz w:val="18"/>
                <w:szCs w:val="18"/>
              </w:rPr>
              <w:t>0-128 tegn</w:t>
            </w:r>
          </w:p>
        </w:tc>
        <w:tc>
          <w:tcPr>
            <w:tcW w:w="1478" w:type="dxa"/>
            <w:tcBorders>
              <w:top w:val="single" w:sz="4" w:space="0" w:color="auto"/>
              <w:left w:val="single" w:sz="4" w:space="0" w:color="auto"/>
              <w:bottom w:val="single" w:sz="4" w:space="0" w:color="auto"/>
              <w:right w:val="single" w:sz="4" w:space="0" w:color="auto"/>
            </w:tcBorders>
            <w:shd w:val="clear" w:color="auto" w:fill="FFFFFF"/>
            <w:vAlign w:val="bottom"/>
          </w:tcPr>
          <w:p w14:paraId="50E70F48" w14:textId="77777777" w:rsidR="00CB4BEB" w:rsidRPr="009367B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579" w:type="dxa"/>
            <w:tcBorders>
              <w:left w:val="single" w:sz="4" w:space="0" w:color="auto"/>
            </w:tcBorders>
            <w:shd w:val="clear" w:color="auto" w:fill="FFFFFF"/>
            <w:vAlign w:val="bottom"/>
          </w:tcPr>
          <w:p w14:paraId="4B422502" w14:textId="77777777" w:rsidR="00CB4BEB" w:rsidRPr="009367BB" w:rsidRDefault="00CB4BEB" w:rsidP="003C0924">
            <w:pPr>
              <w:rPr>
                <w:rFonts w:ascii="Trebuchet MS" w:hAnsi="Trebuchet MS" w:cs="Trebuchet MS"/>
                <w:sz w:val="18"/>
                <w:szCs w:val="18"/>
              </w:rPr>
            </w:pPr>
            <w:proofErr w:type="spellStart"/>
            <w:r w:rsidRPr="007E0FF5">
              <w:rPr>
                <w:rFonts w:ascii="Trebuchet MS" w:hAnsi="Trebuchet MS" w:cs="Trebuchet MS"/>
                <w:sz w:val="18"/>
                <w:szCs w:val="18"/>
              </w:rPr>
              <w:t>Gl.Sø</w:t>
            </w:r>
            <w:r>
              <w:rPr>
                <w:rFonts w:ascii="Trebuchet MS" w:hAnsi="Trebuchet MS" w:cs="Trebuchet MS"/>
                <w:sz w:val="18"/>
                <w:szCs w:val="18"/>
              </w:rPr>
              <w:t>pumpe</w:t>
            </w:r>
            <w:r w:rsidRPr="00C43406">
              <w:rPr>
                <w:rFonts w:ascii="Trebuchet MS" w:hAnsi="Trebuchet MS" w:cs="Trebuchet MS"/>
                <w:sz w:val="18"/>
                <w:szCs w:val="18"/>
              </w:rPr>
              <w:t>lag</w:t>
            </w:r>
            <w:proofErr w:type="spellEnd"/>
          </w:p>
        </w:tc>
      </w:tr>
      <w:tr w:rsidR="00CB4BEB" w:rsidRPr="00F273B0" w14:paraId="5FCE5416"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686337A4" w14:textId="77777777" w:rsidR="00CB4BEB" w:rsidRPr="009367BB" w:rsidRDefault="00CB4BEB" w:rsidP="003C0924">
            <w:pPr>
              <w:rPr>
                <w:rFonts w:ascii="Trebuchet MS" w:hAnsi="Trebuchet MS"/>
                <w:sz w:val="18"/>
                <w:szCs w:val="18"/>
              </w:rPr>
            </w:pPr>
            <w:proofErr w:type="spellStart"/>
            <w:r>
              <w:rPr>
                <w:rFonts w:ascii="Trebuchet MS" w:hAnsi="Trebuchet MS"/>
                <w:sz w:val="18"/>
                <w:szCs w:val="18"/>
              </w:rPr>
              <w:t>l</w:t>
            </w:r>
            <w:r w:rsidRPr="00C43406">
              <w:rPr>
                <w:rFonts w:ascii="Trebuchet MS" w:hAnsi="Trebuchet MS"/>
                <w:sz w:val="18"/>
                <w:szCs w:val="18"/>
              </w:rPr>
              <w:t>ag</w:t>
            </w:r>
            <w:r>
              <w:rPr>
                <w:rFonts w:ascii="Trebuchet MS" w:hAnsi="Trebuchet MS"/>
                <w:sz w:val="18"/>
                <w:szCs w:val="18"/>
              </w:rPr>
              <w:t>_</w:t>
            </w:r>
            <w:r w:rsidRPr="009367BB">
              <w:rPr>
                <w:rFonts w:ascii="Trebuchet MS" w:hAnsi="Trebuchet MS"/>
                <w:sz w:val="18"/>
                <w:szCs w:val="18"/>
              </w:rPr>
              <w:t>type_kode</w:t>
            </w:r>
            <w:proofErr w:type="spellEnd"/>
          </w:p>
        </w:tc>
        <w:tc>
          <w:tcPr>
            <w:tcW w:w="1185" w:type="dxa"/>
            <w:tcBorders>
              <w:top w:val="single" w:sz="4" w:space="0" w:color="auto"/>
              <w:left w:val="single" w:sz="4" w:space="0" w:color="auto"/>
              <w:bottom w:val="nil"/>
              <w:right w:val="single" w:sz="4" w:space="0" w:color="auto"/>
            </w:tcBorders>
            <w:vAlign w:val="bottom"/>
          </w:tcPr>
          <w:p w14:paraId="415A7C80" w14:textId="77777777" w:rsidR="00CB4BEB" w:rsidRPr="00594F04" w:rsidRDefault="00CB4BEB" w:rsidP="003C0924">
            <w:pPr>
              <w:rPr>
                <w:rFonts w:ascii="Trebuchet MS" w:hAnsi="Trebuchet MS"/>
                <w:sz w:val="18"/>
                <w:szCs w:val="18"/>
              </w:rPr>
            </w:pPr>
            <w:proofErr w:type="spellStart"/>
            <w:r>
              <w:rPr>
                <w:rFonts w:ascii="Trebuchet MS" w:hAnsi="Trebuchet MS"/>
                <w:sz w:val="18"/>
                <w:szCs w:val="18"/>
              </w:rPr>
              <w:t>l</w:t>
            </w:r>
            <w:r w:rsidRPr="00C43406">
              <w:rPr>
                <w:rFonts w:ascii="Trebuchet MS" w:hAnsi="Trebuchet MS"/>
                <w:sz w:val="18"/>
                <w:szCs w:val="18"/>
              </w:rPr>
              <w:t>ag</w:t>
            </w:r>
            <w:r>
              <w:rPr>
                <w:rFonts w:ascii="Trebuchet MS" w:hAnsi="Trebuchet MS"/>
                <w:sz w:val="18"/>
                <w:szCs w:val="18"/>
              </w:rPr>
              <w:t>_</w:t>
            </w:r>
            <w:r w:rsidRPr="009367BB">
              <w:rPr>
                <w:rFonts w:ascii="Trebuchet MS" w:hAnsi="Trebuchet MS"/>
                <w:sz w:val="18"/>
                <w:szCs w:val="18"/>
              </w:rPr>
              <w:t>type_k</w:t>
            </w:r>
            <w:proofErr w:type="spellEnd"/>
          </w:p>
        </w:tc>
        <w:tc>
          <w:tcPr>
            <w:tcW w:w="7087" w:type="dxa"/>
            <w:gridSpan w:val="2"/>
            <w:tcBorders>
              <w:top w:val="single" w:sz="4" w:space="0" w:color="auto"/>
              <w:left w:val="single" w:sz="4" w:space="0" w:color="auto"/>
              <w:bottom w:val="nil"/>
              <w:right w:val="single" w:sz="4" w:space="0" w:color="auto"/>
            </w:tcBorders>
            <w:shd w:val="clear" w:color="auto" w:fill="auto"/>
            <w:vAlign w:val="bottom"/>
          </w:tcPr>
          <w:p w14:paraId="4766FFE2"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Kode for lagtype</w:t>
            </w:r>
          </w:p>
        </w:tc>
        <w:tc>
          <w:tcPr>
            <w:tcW w:w="1276" w:type="dxa"/>
            <w:tcBorders>
              <w:top w:val="single" w:sz="4" w:space="0" w:color="auto"/>
              <w:left w:val="single" w:sz="4" w:space="0" w:color="auto"/>
              <w:bottom w:val="nil"/>
              <w:right w:val="single" w:sz="4" w:space="0" w:color="auto"/>
            </w:tcBorders>
            <w:shd w:val="clear" w:color="auto" w:fill="auto"/>
            <w:vAlign w:val="bottom"/>
          </w:tcPr>
          <w:p w14:paraId="55736295" w14:textId="77777777" w:rsidR="00CB4BEB" w:rsidRPr="009367BB" w:rsidRDefault="00CB4BEB" w:rsidP="003C0924">
            <w:pPr>
              <w:rPr>
                <w:rFonts w:ascii="Trebuchet MS" w:hAnsi="Trebuchet MS" w:cs="Trebuchet MS"/>
                <w:sz w:val="18"/>
                <w:szCs w:val="18"/>
              </w:rPr>
            </w:pPr>
            <w:r w:rsidRPr="009367BB">
              <w:rPr>
                <w:rFonts w:ascii="Trebuchet MS" w:hAnsi="Trebuchet MS" w:cs="Trebuchet MS"/>
                <w:sz w:val="18"/>
                <w:szCs w:val="18"/>
              </w:rPr>
              <w:t>Heltal</w:t>
            </w:r>
          </w:p>
        </w:tc>
        <w:tc>
          <w:tcPr>
            <w:tcW w:w="2740" w:type="dxa"/>
            <w:tcBorders>
              <w:top w:val="single" w:sz="4" w:space="0" w:color="auto"/>
              <w:left w:val="single" w:sz="4" w:space="0" w:color="auto"/>
              <w:bottom w:val="nil"/>
              <w:right w:val="single" w:sz="4" w:space="0" w:color="auto"/>
            </w:tcBorders>
            <w:shd w:val="clear" w:color="auto" w:fill="auto"/>
            <w:vAlign w:val="bottom"/>
          </w:tcPr>
          <w:p w14:paraId="4699D408" w14:textId="77777777" w:rsidR="00CB4BEB" w:rsidRPr="009367BB" w:rsidRDefault="00CB4BEB" w:rsidP="003C0924">
            <w:pPr>
              <w:rPr>
                <w:rFonts w:ascii="Trebuchet MS" w:hAnsi="Trebuchet MS" w:cs="Trebuchet MS"/>
                <w:sz w:val="18"/>
                <w:szCs w:val="18"/>
              </w:rPr>
            </w:pPr>
            <w:r w:rsidRPr="009367BB">
              <w:rPr>
                <w:rFonts w:ascii="Trebuchet MS" w:hAnsi="Trebuchet MS" w:cs="Trebuchet MS"/>
                <w:sz w:val="18"/>
                <w:szCs w:val="18"/>
              </w:rPr>
              <w:t>1-</w:t>
            </w:r>
            <w:r>
              <w:rPr>
                <w:rFonts w:ascii="Trebuchet MS" w:hAnsi="Trebuchet MS" w:cs="Trebuchet MS"/>
                <w:sz w:val="18"/>
                <w:szCs w:val="18"/>
              </w:rPr>
              <w:t>9</w:t>
            </w:r>
          </w:p>
        </w:tc>
        <w:tc>
          <w:tcPr>
            <w:tcW w:w="1478" w:type="dxa"/>
            <w:tcBorders>
              <w:top w:val="single" w:sz="4" w:space="0" w:color="auto"/>
              <w:left w:val="single" w:sz="4" w:space="0" w:color="auto"/>
              <w:bottom w:val="nil"/>
              <w:right w:val="single" w:sz="4" w:space="0" w:color="auto"/>
            </w:tcBorders>
            <w:shd w:val="clear" w:color="auto" w:fill="auto"/>
            <w:vAlign w:val="bottom"/>
          </w:tcPr>
          <w:p w14:paraId="166811F2" w14:textId="77777777" w:rsidR="00CB4BEB" w:rsidRPr="009367BB"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579" w:type="dxa"/>
            <w:tcBorders>
              <w:top w:val="single" w:sz="4" w:space="0" w:color="auto"/>
              <w:left w:val="single" w:sz="4" w:space="0" w:color="auto"/>
              <w:bottom w:val="nil"/>
              <w:right w:val="single" w:sz="4" w:space="0" w:color="auto"/>
            </w:tcBorders>
            <w:shd w:val="clear" w:color="auto" w:fill="auto"/>
            <w:vAlign w:val="bottom"/>
          </w:tcPr>
          <w:p w14:paraId="31853EFE" w14:textId="77777777" w:rsidR="00CB4BEB" w:rsidRPr="009367BB" w:rsidRDefault="00CB4BEB" w:rsidP="003C0924">
            <w:pPr>
              <w:rPr>
                <w:rFonts w:ascii="Trebuchet MS" w:hAnsi="Trebuchet MS" w:cs="Trebuchet MS"/>
                <w:sz w:val="18"/>
                <w:szCs w:val="18"/>
              </w:rPr>
            </w:pPr>
            <w:r w:rsidRPr="009367BB">
              <w:rPr>
                <w:rFonts w:ascii="Trebuchet MS" w:hAnsi="Trebuchet MS" w:cs="Trebuchet MS"/>
                <w:sz w:val="18"/>
                <w:szCs w:val="18"/>
              </w:rPr>
              <w:t>1</w:t>
            </w:r>
          </w:p>
        </w:tc>
      </w:tr>
      <w:tr w:rsidR="00CB4BEB" w:rsidRPr="00F273B0" w14:paraId="4996AEA5"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9CCFF"/>
            <w:vAlign w:val="bottom"/>
          </w:tcPr>
          <w:p w14:paraId="097CCA94" w14:textId="77777777" w:rsidR="00CB4BEB" w:rsidRPr="009367BB" w:rsidRDefault="00CB4BEB" w:rsidP="003C0924">
            <w:pPr>
              <w:rPr>
                <w:rFonts w:ascii="Trebuchet MS" w:hAnsi="Trebuchet MS"/>
                <w:sz w:val="18"/>
                <w:szCs w:val="18"/>
              </w:rPr>
            </w:pPr>
            <w:proofErr w:type="spellStart"/>
            <w:r>
              <w:rPr>
                <w:rFonts w:ascii="Trebuchet MS" w:hAnsi="Trebuchet MS"/>
                <w:sz w:val="18"/>
                <w:szCs w:val="18"/>
              </w:rPr>
              <w:t>l</w:t>
            </w:r>
            <w:r w:rsidRPr="00C43406">
              <w:rPr>
                <w:rFonts w:ascii="Trebuchet MS" w:hAnsi="Trebuchet MS"/>
                <w:sz w:val="18"/>
                <w:szCs w:val="18"/>
              </w:rPr>
              <w:t>ag</w:t>
            </w:r>
            <w:r>
              <w:rPr>
                <w:rFonts w:ascii="Trebuchet MS" w:hAnsi="Trebuchet MS"/>
                <w:sz w:val="18"/>
                <w:szCs w:val="18"/>
              </w:rPr>
              <w:t>_</w:t>
            </w:r>
            <w:r w:rsidRPr="009367BB">
              <w:rPr>
                <w:rFonts w:ascii="Trebuchet MS" w:hAnsi="Trebuchet MS"/>
                <w:sz w:val="18"/>
                <w:szCs w:val="18"/>
              </w:rPr>
              <w:t>type</w:t>
            </w:r>
            <w:proofErr w:type="spellEnd"/>
          </w:p>
        </w:tc>
        <w:tc>
          <w:tcPr>
            <w:tcW w:w="1185" w:type="dxa"/>
            <w:tcBorders>
              <w:top w:val="single" w:sz="4" w:space="0" w:color="auto"/>
              <w:left w:val="single" w:sz="4" w:space="0" w:color="auto"/>
              <w:bottom w:val="nil"/>
              <w:right w:val="single" w:sz="4" w:space="0" w:color="auto"/>
            </w:tcBorders>
            <w:shd w:val="clear" w:color="auto" w:fill="99CCFF"/>
            <w:vAlign w:val="bottom"/>
          </w:tcPr>
          <w:p w14:paraId="1374498A" w14:textId="77777777" w:rsidR="00CB4BEB" w:rsidRDefault="00CB4BEB" w:rsidP="003C0924">
            <w:pPr>
              <w:rPr>
                <w:rFonts w:ascii="Trebuchet MS" w:hAnsi="Trebuchet MS"/>
                <w:sz w:val="18"/>
                <w:szCs w:val="18"/>
              </w:rPr>
            </w:pPr>
            <w:proofErr w:type="spellStart"/>
            <w:r>
              <w:rPr>
                <w:rFonts w:ascii="Trebuchet MS" w:hAnsi="Trebuchet MS"/>
                <w:sz w:val="18"/>
                <w:szCs w:val="18"/>
              </w:rPr>
              <w:t>l</w:t>
            </w:r>
            <w:r w:rsidRPr="00C43406">
              <w:rPr>
                <w:rFonts w:ascii="Trebuchet MS" w:hAnsi="Trebuchet MS"/>
                <w:sz w:val="18"/>
                <w:szCs w:val="18"/>
              </w:rPr>
              <w:t>ag</w:t>
            </w:r>
            <w:r>
              <w:rPr>
                <w:rFonts w:ascii="Trebuchet MS" w:hAnsi="Trebuchet MS"/>
                <w:sz w:val="18"/>
                <w:szCs w:val="18"/>
              </w:rPr>
              <w:t>_</w:t>
            </w:r>
            <w:r w:rsidRPr="009367BB">
              <w:rPr>
                <w:rFonts w:ascii="Trebuchet MS" w:hAnsi="Trebuchet MS"/>
                <w:sz w:val="18"/>
                <w:szCs w:val="18"/>
              </w:rPr>
              <w:t>type</w:t>
            </w:r>
            <w:proofErr w:type="spellEnd"/>
          </w:p>
        </w:tc>
        <w:tc>
          <w:tcPr>
            <w:tcW w:w="7087" w:type="dxa"/>
            <w:gridSpan w:val="2"/>
            <w:tcBorders>
              <w:top w:val="single" w:sz="4" w:space="0" w:color="auto"/>
              <w:left w:val="single" w:sz="4" w:space="0" w:color="auto"/>
              <w:bottom w:val="nil"/>
              <w:right w:val="single" w:sz="4" w:space="0" w:color="auto"/>
            </w:tcBorders>
            <w:shd w:val="clear" w:color="auto" w:fill="99CCFF"/>
            <w:vAlign w:val="bottom"/>
          </w:tcPr>
          <w:p w14:paraId="6F35E854" w14:textId="77777777" w:rsidR="00CB4BEB" w:rsidRPr="009367BB" w:rsidRDefault="00CB4BEB" w:rsidP="003C0924">
            <w:pPr>
              <w:rPr>
                <w:rFonts w:ascii="Trebuchet MS" w:hAnsi="Trebuchet MS"/>
                <w:sz w:val="18"/>
                <w:szCs w:val="18"/>
              </w:rPr>
            </w:pPr>
            <w:r>
              <w:rPr>
                <w:rFonts w:ascii="Trebuchet MS" w:hAnsi="Trebuchet MS"/>
                <w:sz w:val="18"/>
                <w:szCs w:val="18"/>
              </w:rPr>
              <w:t>Lag</w:t>
            </w:r>
            <w:r w:rsidRPr="009367BB">
              <w:rPr>
                <w:rFonts w:ascii="Trebuchet MS" w:hAnsi="Trebuchet MS"/>
                <w:sz w:val="18"/>
                <w:szCs w:val="18"/>
              </w:rPr>
              <w:t>type (</w:t>
            </w:r>
            <w:r w:rsidRPr="00594F04">
              <w:rPr>
                <w:rFonts w:ascii="Trebuchet MS" w:hAnsi="Trebuchet MS"/>
                <w:sz w:val="18"/>
                <w:szCs w:val="18"/>
              </w:rPr>
              <w:t>p</w:t>
            </w:r>
            <w:r>
              <w:rPr>
                <w:rFonts w:ascii="Trebuchet MS" w:hAnsi="Trebuchet MS"/>
                <w:sz w:val="18"/>
                <w:szCs w:val="18"/>
              </w:rPr>
              <w:t>umpe</w:t>
            </w:r>
            <w:r w:rsidRPr="00C43406">
              <w:rPr>
                <w:rFonts w:ascii="Trebuchet MS" w:hAnsi="Trebuchet MS"/>
                <w:sz w:val="18"/>
                <w:szCs w:val="18"/>
              </w:rPr>
              <w:t>lag</w:t>
            </w:r>
            <w:r w:rsidRPr="009367BB">
              <w:rPr>
                <w:rFonts w:ascii="Trebuchet MS" w:hAnsi="Trebuchet MS"/>
                <w:sz w:val="18"/>
                <w:szCs w:val="18"/>
              </w:rPr>
              <w:t>, dige</w:t>
            </w:r>
            <w:r w:rsidRPr="00C43406">
              <w:rPr>
                <w:rFonts w:ascii="Trebuchet MS" w:hAnsi="Trebuchet MS"/>
                <w:sz w:val="18"/>
                <w:szCs w:val="18"/>
              </w:rPr>
              <w:t>lag</w:t>
            </w:r>
            <w:r w:rsidRPr="009367BB">
              <w:rPr>
                <w:rFonts w:ascii="Trebuchet MS" w:hAnsi="Trebuchet MS"/>
                <w:sz w:val="18"/>
                <w:szCs w:val="18"/>
              </w:rPr>
              <w:t>, landvindings</w:t>
            </w:r>
            <w:r w:rsidRPr="00C43406">
              <w:rPr>
                <w:rFonts w:ascii="Trebuchet MS" w:hAnsi="Trebuchet MS"/>
                <w:sz w:val="18"/>
                <w:szCs w:val="18"/>
              </w:rPr>
              <w:t>lag</w:t>
            </w:r>
            <w:r w:rsidRPr="009367BB">
              <w:rPr>
                <w:rFonts w:ascii="Trebuchet MS" w:hAnsi="Trebuchet MS"/>
                <w:sz w:val="18"/>
                <w:szCs w:val="18"/>
              </w:rPr>
              <w:t xml:space="preserve"> m.v.)</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021EDD60" w14:textId="77777777" w:rsidR="00CB4BEB" w:rsidRPr="009367BB" w:rsidRDefault="00CB4BEB" w:rsidP="003C0924">
            <w:pPr>
              <w:rPr>
                <w:rFonts w:ascii="Trebuchet MS" w:hAnsi="Trebuchet MS" w:cs="Trebuchet MS"/>
                <w:sz w:val="18"/>
                <w:szCs w:val="18"/>
              </w:rPr>
            </w:pPr>
            <w:r w:rsidRPr="009367BB">
              <w:rPr>
                <w:rFonts w:ascii="Trebuchet MS" w:hAnsi="Trebuchet MS" w:cs="Trebuchet MS"/>
                <w:sz w:val="18"/>
                <w:szCs w:val="18"/>
              </w:rPr>
              <w:t>Tekststreng</w:t>
            </w:r>
          </w:p>
        </w:tc>
        <w:tc>
          <w:tcPr>
            <w:tcW w:w="2740" w:type="dxa"/>
            <w:tcBorders>
              <w:top w:val="single" w:sz="4" w:space="0" w:color="auto"/>
              <w:left w:val="single" w:sz="4" w:space="0" w:color="auto"/>
              <w:bottom w:val="nil"/>
              <w:right w:val="single" w:sz="4" w:space="0" w:color="auto"/>
            </w:tcBorders>
            <w:shd w:val="clear" w:color="auto" w:fill="99CCFF"/>
            <w:vAlign w:val="bottom"/>
          </w:tcPr>
          <w:p w14:paraId="751F4CEA" w14:textId="77777777" w:rsidR="00CB4BEB" w:rsidRPr="009367BB" w:rsidRDefault="00CB4BEB" w:rsidP="003C0924">
            <w:pPr>
              <w:rPr>
                <w:rFonts w:ascii="Trebuchet MS" w:hAnsi="Trebuchet MS" w:cs="Trebuchet MS"/>
                <w:sz w:val="18"/>
                <w:szCs w:val="18"/>
              </w:rPr>
            </w:pPr>
            <w:r w:rsidRPr="009367BB">
              <w:rPr>
                <w:rFonts w:ascii="Trebuchet MS" w:hAnsi="Trebuchet MS" w:cs="Trebuchet MS"/>
                <w:sz w:val="18"/>
                <w:szCs w:val="18"/>
              </w:rPr>
              <w:t>0-</w:t>
            </w:r>
            <w:r w:rsidRPr="004D056C">
              <w:rPr>
                <w:rFonts w:ascii="Trebuchet MS" w:hAnsi="Trebuchet MS" w:cs="Trebuchet MS"/>
                <w:sz w:val="18"/>
                <w:szCs w:val="18"/>
              </w:rPr>
              <w:t>25</w:t>
            </w:r>
            <w:r w:rsidRPr="009367BB">
              <w:rPr>
                <w:rFonts w:ascii="Trebuchet MS" w:hAnsi="Trebuchet MS" w:cs="Trebuchet MS"/>
                <w:sz w:val="18"/>
                <w:szCs w:val="18"/>
              </w:rPr>
              <w:t xml:space="preserve"> tegn</w:t>
            </w:r>
          </w:p>
        </w:tc>
        <w:tc>
          <w:tcPr>
            <w:tcW w:w="1478" w:type="dxa"/>
            <w:tcBorders>
              <w:top w:val="single" w:sz="4" w:space="0" w:color="auto"/>
              <w:left w:val="single" w:sz="4" w:space="0" w:color="auto"/>
              <w:bottom w:val="nil"/>
              <w:right w:val="single" w:sz="4" w:space="0" w:color="auto"/>
            </w:tcBorders>
            <w:shd w:val="clear" w:color="auto" w:fill="99CCFF"/>
            <w:vAlign w:val="bottom"/>
          </w:tcPr>
          <w:p w14:paraId="4CD6B12F" w14:textId="77777777" w:rsidR="00CB4BEB" w:rsidRPr="009367BB"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579" w:type="dxa"/>
            <w:tcBorders>
              <w:top w:val="single" w:sz="4" w:space="0" w:color="auto"/>
              <w:left w:val="single" w:sz="4" w:space="0" w:color="auto"/>
              <w:bottom w:val="nil"/>
              <w:right w:val="single" w:sz="4" w:space="0" w:color="auto"/>
            </w:tcBorders>
            <w:shd w:val="clear" w:color="auto" w:fill="99CCFF"/>
            <w:vAlign w:val="bottom"/>
          </w:tcPr>
          <w:p w14:paraId="63583283" w14:textId="77777777" w:rsidR="00CB4BEB" w:rsidRPr="009367BB" w:rsidRDefault="00CB4BEB" w:rsidP="003C0924">
            <w:pPr>
              <w:rPr>
                <w:rFonts w:ascii="Trebuchet MS" w:hAnsi="Trebuchet MS" w:cs="Trebuchet MS"/>
                <w:sz w:val="18"/>
                <w:szCs w:val="18"/>
              </w:rPr>
            </w:pPr>
            <w:r>
              <w:rPr>
                <w:rFonts w:ascii="Trebuchet MS" w:hAnsi="Trebuchet MS" w:cs="Trebuchet MS"/>
                <w:sz w:val="18"/>
                <w:szCs w:val="18"/>
              </w:rPr>
              <w:t>Landvindings</w:t>
            </w:r>
            <w:r w:rsidRPr="00C43406">
              <w:rPr>
                <w:rFonts w:ascii="Trebuchet MS" w:hAnsi="Trebuchet MS" w:cs="Trebuchet MS"/>
                <w:sz w:val="18"/>
                <w:szCs w:val="18"/>
              </w:rPr>
              <w:t>lag</w:t>
            </w:r>
          </w:p>
        </w:tc>
      </w:tr>
      <w:tr w:rsidR="00CB4BEB" w:rsidRPr="00F273B0" w14:paraId="47360955"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34B6CEBA" w14:textId="77777777" w:rsidR="00CB4BEB" w:rsidRPr="00C43406" w:rsidRDefault="00CB4BEB" w:rsidP="003C0924">
            <w:pPr>
              <w:rPr>
                <w:rFonts w:ascii="Trebuchet MS" w:hAnsi="Trebuchet MS"/>
                <w:sz w:val="18"/>
                <w:szCs w:val="18"/>
              </w:rPr>
            </w:pPr>
            <w:proofErr w:type="spellStart"/>
            <w:r w:rsidRPr="00C43406">
              <w:rPr>
                <w:rFonts w:ascii="Trebuchet MS" w:hAnsi="Trebuchet MS"/>
                <w:sz w:val="18"/>
                <w:szCs w:val="18"/>
              </w:rPr>
              <w:t>ejerstatus_kode</w:t>
            </w:r>
            <w:proofErr w:type="spellEnd"/>
          </w:p>
        </w:tc>
        <w:tc>
          <w:tcPr>
            <w:tcW w:w="1185" w:type="dxa"/>
            <w:tcBorders>
              <w:top w:val="single" w:sz="4" w:space="0" w:color="auto"/>
              <w:left w:val="single" w:sz="4" w:space="0" w:color="auto"/>
              <w:bottom w:val="nil"/>
              <w:right w:val="single" w:sz="4" w:space="0" w:color="auto"/>
            </w:tcBorders>
            <w:shd w:val="clear" w:color="auto" w:fill="97DDBA"/>
            <w:vAlign w:val="bottom"/>
          </w:tcPr>
          <w:p w14:paraId="642586CA" w14:textId="77777777" w:rsidR="00CB4BEB" w:rsidRPr="00C43406" w:rsidRDefault="00CB4BEB" w:rsidP="003C0924">
            <w:pPr>
              <w:rPr>
                <w:rFonts w:ascii="Trebuchet MS" w:hAnsi="Trebuchet MS"/>
                <w:sz w:val="18"/>
                <w:szCs w:val="18"/>
              </w:rPr>
            </w:pPr>
          </w:p>
        </w:tc>
        <w:tc>
          <w:tcPr>
            <w:tcW w:w="15160" w:type="dxa"/>
            <w:gridSpan w:val="6"/>
            <w:tcBorders>
              <w:top w:val="single" w:sz="4" w:space="0" w:color="auto"/>
              <w:left w:val="single" w:sz="4" w:space="0" w:color="auto"/>
              <w:bottom w:val="nil"/>
              <w:right w:val="single" w:sz="4" w:space="0" w:color="auto"/>
            </w:tcBorders>
            <w:shd w:val="clear" w:color="auto" w:fill="97DDBA"/>
            <w:vAlign w:val="bottom"/>
          </w:tcPr>
          <w:p w14:paraId="0EB0EFB1"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Felt defineret under: 4.1 Standardiserede felter til de temaspecifikke datamodeller</w:t>
            </w:r>
            <w:r w:rsidRPr="00C43406" w:rsidDel="00365106">
              <w:rPr>
                <w:rFonts w:ascii="Trebuchet MS" w:hAnsi="Trebuchet MS"/>
                <w:sz w:val="18"/>
                <w:szCs w:val="18"/>
              </w:rPr>
              <w:t xml:space="preserve"> </w:t>
            </w:r>
          </w:p>
          <w:p w14:paraId="34E819E4" w14:textId="77777777" w:rsidR="00CB4BEB" w:rsidRPr="00C43406" w:rsidRDefault="00CB4BEB" w:rsidP="003C0924">
            <w:pPr>
              <w:rPr>
                <w:rFonts w:ascii="Trebuchet MS" w:hAnsi="Trebuchet MS"/>
                <w:sz w:val="18"/>
                <w:szCs w:val="18"/>
              </w:rPr>
            </w:pPr>
          </w:p>
        </w:tc>
      </w:tr>
      <w:tr w:rsidR="00CB4BEB" w:rsidRPr="00F273B0" w14:paraId="75BE89BB"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7F10E2FC" w14:textId="77777777" w:rsidR="00CB4BEB" w:rsidRPr="00C43406" w:rsidRDefault="00CB4BEB" w:rsidP="003C0924">
            <w:pPr>
              <w:rPr>
                <w:rFonts w:ascii="Trebuchet MS" w:hAnsi="Trebuchet MS"/>
                <w:sz w:val="18"/>
                <w:szCs w:val="18"/>
              </w:rPr>
            </w:pPr>
            <w:r>
              <w:rPr>
                <w:rFonts w:ascii="Trebuchet MS" w:hAnsi="Trebuchet MS"/>
                <w:sz w:val="18"/>
                <w:szCs w:val="18"/>
              </w:rPr>
              <w:t>e</w:t>
            </w:r>
            <w:r w:rsidRPr="00C43406">
              <w:rPr>
                <w:rFonts w:ascii="Trebuchet MS" w:hAnsi="Trebuchet MS"/>
                <w:sz w:val="18"/>
                <w:szCs w:val="18"/>
              </w:rPr>
              <w:t>jerstatus</w:t>
            </w:r>
          </w:p>
        </w:tc>
        <w:tc>
          <w:tcPr>
            <w:tcW w:w="1185" w:type="dxa"/>
            <w:tcBorders>
              <w:top w:val="single" w:sz="4" w:space="0" w:color="auto"/>
              <w:left w:val="single" w:sz="4" w:space="0" w:color="auto"/>
              <w:bottom w:val="nil"/>
              <w:right w:val="single" w:sz="4" w:space="0" w:color="auto"/>
            </w:tcBorders>
            <w:shd w:val="clear" w:color="auto" w:fill="97DDBA"/>
            <w:vAlign w:val="bottom"/>
          </w:tcPr>
          <w:p w14:paraId="45E0C6F9" w14:textId="77777777" w:rsidR="00CB4BEB" w:rsidRPr="00C43406" w:rsidRDefault="00CB4BEB" w:rsidP="003C0924">
            <w:pPr>
              <w:rPr>
                <w:rFonts w:ascii="Trebuchet MS" w:hAnsi="Trebuchet MS"/>
                <w:sz w:val="18"/>
                <w:szCs w:val="18"/>
              </w:rPr>
            </w:pPr>
          </w:p>
        </w:tc>
        <w:tc>
          <w:tcPr>
            <w:tcW w:w="15160" w:type="dxa"/>
            <w:gridSpan w:val="6"/>
            <w:tcBorders>
              <w:top w:val="single" w:sz="4" w:space="0" w:color="auto"/>
              <w:left w:val="single" w:sz="4" w:space="0" w:color="auto"/>
              <w:bottom w:val="nil"/>
              <w:right w:val="single" w:sz="4" w:space="0" w:color="auto"/>
            </w:tcBorders>
            <w:shd w:val="clear" w:color="auto" w:fill="97DDBA"/>
            <w:vAlign w:val="bottom"/>
          </w:tcPr>
          <w:p w14:paraId="5B3E07CF"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Felt defineret under: 4.1 Standardiserede felter til de temaspecifikke datamodeller</w:t>
            </w:r>
            <w:r w:rsidRPr="00C43406" w:rsidDel="00365106">
              <w:rPr>
                <w:rFonts w:ascii="Trebuchet MS" w:hAnsi="Trebuchet MS"/>
                <w:sz w:val="18"/>
                <w:szCs w:val="18"/>
              </w:rPr>
              <w:t xml:space="preserve"> </w:t>
            </w:r>
          </w:p>
        </w:tc>
      </w:tr>
      <w:tr w:rsidR="00CB4BEB" w:rsidRPr="00F273B0" w14:paraId="0B199FE1"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29B6BC9A" w14:textId="77777777" w:rsidR="00CB4BEB" w:rsidRPr="004D056C" w:rsidRDefault="00CB4BEB" w:rsidP="003C0924">
            <w:pPr>
              <w:rPr>
                <w:rFonts w:ascii="Trebuchet MS" w:hAnsi="Trebuchet MS"/>
                <w:sz w:val="18"/>
                <w:szCs w:val="18"/>
              </w:rPr>
            </w:pPr>
            <w:proofErr w:type="spellStart"/>
            <w:r w:rsidRPr="004D056C">
              <w:rPr>
                <w:rFonts w:ascii="Trebuchet MS" w:hAnsi="Trebuchet MS"/>
                <w:sz w:val="18"/>
                <w:szCs w:val="18"/>
              </w:rPr>
              <w:t>vandloebsystem</w:t>
            </w:r>
            <w:proofErr w:type="spellEnd"/>
          </w:p>
        </w:tc>
        <w:tc>
          <w:tcPr>
            <w:tcW w:w="1185" w:type="dxa"/>
            <w:tcBorders>
              <w:top w:val="single" w:sz="4" w:space="0" w:color="auto"/>
              <w:left w:val="single" w:sz="4" w:space="0" w:color="auto"/>
              <w:bottom w:val="nil"/>
              <w:right w:val="single" w:sz="4" w:space="0" w:color="auto"/>
            </w:tcBorders>
            <w:shd w:val="clear" w:color="auto" w:fill="FFFFFF"/>
            <w:vAlign w:val="bottom"/>
          </w:tcPr>
          <w:p w14:paraId="626E288D" w14:textId="77777777" w:rsidR="00CB4BEB" w:rsidRDefault="00CB4BEB" w:rsidP="003C0924">
            <w:pPr>
              <w:rPr>
                <w:rFonts w:ascii="Trebuchet MS" w:hAnsi="Trebuchet MS"/>
                <w:color w:val="000000"/>
                <w:sz w:val="18"/>
                <w:szCs w:val="18"/>
              </w:rPr>
            </w:pPr>
            <w:proofErr w:type="spellStart"/>
            <w:r>
              <w:rPr>
                <w:rFonts w:ascii="Trebuchet MS" w:hAnsi="Trebuchet MS"/>
                <w:sz w:val="18"/>
                <w:szCs w:val="18"/>
              </w:rPr>
              <w:t>v</w:t>
            </w:r>
            <w:r w:rsidRPr="004D056C">
              <w:rPr>
                <w:rFonts w:ascii="Trebuchet MS" w:hAnsi="Trebuchet MS"/>
                <w:sz w:val="18"/>
                <w:szCs w:val="18"/>
              </w:rPr>
              <w:t>andl</w:t>
            </w:r>
            <w:r>
              <w:rPr>
                <w:rFonts w:ascii="Trebuchet MS" w:hAnsi="Trebuchet MS"/>
                <w:sz w:val="18"/>
                <w:szCs w:val="18"/>
              </w:rPr>
              <w:t>_</w:t>
            </w:r>
            <w:r w:rsidRPr="004D056C">
              <w:rPr>
                <w:rFonts w:ascii="Trebuchet MS" w:hAnsi="Trebuchet MS"/>
                <w:sz w:val="18"/>
                <w:szCs w:val="18"/>
              </w:rPr>
              <w:t>sys</w:t>
            </w:r>
            <w:r>
              <w:rPr>
                <w:rFonts w:ascii="Trebuchet MS" w:hAnsi="Trebuchet MS"/>
                <w:sz w:val="18"/>
                <w:szCs w:val="18"/>
              </w:rPr>
              <w:t>t</w:t>
            </w:r>
            <w:proofErr w:type="spellEnd"/>
          </w:p>
        </w:tc>
        <w:tc>
          <w:tcPr>
            <w:tcW w:w="7087" w:type="dxa"/>
            <w:gridSpan w:val="2"/>
            <w:tcBorders>
              <w:top w:val="single" w:sz="4" w:space="0" w:color="auto"/>
              <w:left w:val="single" w:sz="4" w:space="0" w:color="auto"/>
              <w:bottom w:val="nil"/>
              <w:right w:val="single" w:sz="4" w:space="0" w:color="auto"/>
            </w:tcBorders>
            <w:shd w:val="clear" w:color="auto" w:fill="FFFFFF"/>
            <w:vAlign w:val="bottom"/>
          </w:tcPr>
          <w:p w14:paraId="37168370" w14:textId="77777777" w:rsidR="00CB4BEB" w:rsidRDefault="00CB4BEB" w:rsidP="003C0924">
            <w:pPr>
              <w:rPr>
                <w:rFonts w:ascii="Trebuchet MS" w:hAnsi="Trebuchet MS"/>
                <w:color w:val="000000"/>
                <w:sz w:val="18"/>
                <w:szCs w:val="18"/>
              </w:rPr>
            </w:pPr>
            <w:r>
              <w:rPr>
                <w:rFonts w:ascii="Trebuchet MS" w:hAnsi="Trebuchet MS"/>
                <w:color w:val="000000"/>
                <w:sz w:val="18"/>
                <w:szCs w:val="18"/>
              </w:rPr>
              <w:t>Vandløbssystem som objektet ligger i/ved.</w:t>
            </w:r>
          </w:p>
          <w:p w14:paraId="75BD2DD6" w14:textId="77777777" w:rsidR="00CB4BEB" w:rsidRPr="009367BB" w:rsidRDefault="00CB4BEB" w:rsidP="003C0924">
            <w:pPr>
              <w:rPr>
                <w:rFonts w:ascii="Trebuchet MS" w:hAnsi="Trebuchet MS"/>
                <w:sz w:val="18"/>
                <w:szCs w:val="18"/>
              </w:rPr>
            </w:pPr>
          </w:p>
        </w:tc>
        <w:tc>
          <w:tcPr>
            <w:tcW w:w="1276" w:type="dxa"/>
            <w:tcBorders>
              <w:top w:val="single" w:sz="4" w:space="0" w:color="auto"/>
              <w:left w:val="single" w:sz="4" w:space="0" w:color="auto"/>
              <w:bottom w:val="nil"/>
              <w:right w:val="single" w:sz="4" w:space="0" w:color="auto"/>
            </w:tcBorders>
            <w:shd w:val="clear" w:color="auto" w:fill="FFFFFF"/>
            <w:vAlign w:val="bottom"/>
          </w:tcPr>
          <w:p w14:paraId="759455E3" w14:textId="77777777" w:rsidR="00CB4BEB" w:rsidRPr="009367BB" w:rsidRDefault="00CB4BEB" w:rsidP="003C0924">
            <w:pPr>
              <w:rPr>
                <w:rFonts w:ascii="Trebuchet MS" w:hAnsi="Trebuchet MS" w:cs="Trebuchet MS"/>
                <w:sz w:val="18"/>
                <w:szCs w:val="18"/>
              </w:rPr>
            </w:pPr>
            <w:r w:rsidRPr="009367BB">
              <w:rPr>
                <w:rFonts w:ascii="Trebuchet MS" w:hAnsi="Trebuchet MS" w:cs="Trebuchet MS"/>
                <w:sz w:val="18"/>
                <w:szCs w:val="18"/>
              </w:rPr>
              <w:t>Tekststreng</w:t>
            </w:r>
          </w:p>
        </w:tc>
        <w:tc>
          <w:tcPr>
            <w:tcW w:w="2740" w:type="dxa"/>
            <w:tcBorders>
              <w:top w:val="single" w:sz="4" w:space="0" w:color="auto"/>
              <w:left w:val="single" w:sz="4" w:space="0" w:color="auto"/>
              <w:bottom w:val="nil"/>
              <w:right w:val="single" w:sz="4" w:space="0" w:color="auto"/>
            </w:tcBorders>
            <w:shd w:val="clear" w:color="auto" w:fill="FFFFFF"/>
            <w:vAlign w:val="bottom"/>
          </w:tcPr>
          <w:p w14:paraId="56AFDC13" w14:textId="77777777" w:rsidR="00CB4BEB" w:rsidRPr="009367BB" w:rsidRDefault="00CB4BEB" w:rsidP="003C0924">
            <w:pPr>
              <w:rPr>
                <w:rFonts w:ascii="Trebuchet MS" w:hAnsi="Trebuchet MS" w:cs="Trebuchet MS"/>
                <w:sz w:val="18"/>
                <w:szCs w:val="18"/>
              </w:rPr>
            </w:pPr>
            <w:r w:rsidRPr="009367BB">
              <w:rPr>
                <w:rFonts w:ascii="Trebuchet MS" w:hAnsi="Trebuchet MS" w:cs="Trebuchet MS"/>
                <w:sz w:val="18"/>
                <w:szCs w:val="18"/>
              </w:rPr>
              <w:t>0-128 tegn</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339AB36C" w14:textId="77777777" w:rsidR="00CB4BEB" w:rsidRPr="009367B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579" w:type="dxa"/>
            <w:tcBorders>
              <w:top w:val="single" w:sz="4" w:space="0" w:color="auto"/>
              <w:left w:val="single" w:sz="4" w:space="0" w:color="auto"/>
              <w:bottom w:val="nil"/>
              <w:right w:val="single" w:sz="4" w:space="0" w:color="auto"/>
            </w:tcBorders>
            <w:shd w:val="clear" w:color="auto" w:fill="FFFFFF"/>
            <w:vAlign w:val="bottom"/>
          </w:tcPr>
          <w:p w14:paraId="50E20D00" w14:textId="77777777" w:rsidR="00CB4BEB" w:rsidRPr="009367BB" w:rsidRDefault="00CB4BEB" w:rsidP="003C0924">
            <w:pPr>
              <w:rPr>
                <w:rFonts w:ascii="Trebuchet MS" w:hAnsi="Trebuchet MS" w:cs="Trebuchet MS"/>
                <w:sz w:val="18"/>
                <w:szCs w:val="18"/>
              </w:rPr>
            </w:pPr>
            <w:r>
              <w:rPr>
                <w:rFonts w:ascii="Trebuchet MS" w:hAnsi="Trebuchet MS" w:cs="Trebuchet MS"/>
                <w:sz w:val="18"/>
                <w:szCs w:val="18"/>
              </w:rPr>
              <w:t>Knudå</w:t>
            </w:r>
          </w:p>
        </w:tc>
      </w:tr>
      <w:tr w:rsidR="00CB4BEB" w:rsidRPr="00F273B0" w14:paraId="69FEF34D" w14:textId="77777777" w:rsidTr="003C0924">
        <w:trPr>
          <w:trHeight w:hRule="exact" w:val="255"/>
        </w:trPr>
        <w:tc>
          <w:tcPr>
            <w:tcW w:w="2071" w:type="dxa"/>
            <w:tcBorders>
              <w:top w:val="single" w:sz="4" w:space="0" w:color="auto"/>
              <w:left w:val="single" w:sz="4" w:space="0" w:color="auto"/>
              <w:bottom w:val="single" w:sz="4" w:space="0" w:color="auto"/>
              <w:right w:val="single" w:sz="4" w:space="0" w:color="auto"/>
            </w:tcBorders>
            <w:shd w:val="clear" w:color="auto" w:fill="97DDBA"/>
            <w:vAlign w:val="bottom"/>
          </w:tcPr>
          <w:p w14:paraId="71173D46" w14:textId="77777777" w:rsidR="00CB4BEB" w:rsidRPr="009367BB" w:rsidRDefault="00CB4BEB" w:rsidP="003C0924">
            <w:pPr>
              <w:rPr>
                <w:rFonts w:ascii="Trebuchet MS" w:hAnsi="Trebuchet MS" w:cs="Trebuchet MS"/>
                <w:sz w:val="18"/>
                <w:szCs w:val="18"/>
              </w:rPr>
            </w:pPr>
            <w:r>
              <w:rPr>
                <w:rFonts w:ascii="Trebuchet MS" w:hAnsi="Trebuchet MS" w:cs="Trebuchet MS"/>
                <w:sz w:val="18"/>
                <w:szCs w:val="18"/>
              </w:rPr>
              <w:t>l</w:t>
            </w:r>
            <w:r w:rsidRPr="009367BB">
              <w:rPr>
                <w:rFonts w:ascii="Trebuchet MS" w:hAnsi="Trebuchet MS" w:cs="Trebuchet MS"/>
                <w:sz w:val="18"/>
                <w:szCs w:val="18"/>
              </w:rPr>
              <w:t>ink</w:t>
            </w:r>
          </w:p>
        </w:tc>
        <w:tc>
          <w:tcPr>
            <w:tcW w:w="1185" w:type="dxa"/>
            <w:tcBorders>
              <w:top w:val="single" w:sz="4" w:space="0" w:color="auto"/>
              <w:left w:val="single" w:sz="4" w:space="0" w:color="auto"/>
              <w:bottom w:val="single" w:sz="4" w:space="0" w:color="auto"/>
              <w:right w:val="single" w:sz="4" w:space="0" w:color="auto"/>
            </w:tcBorders>
            <w:shd w:val="clear" w:color="auto" w:fill="97DDBA"/>
            <w:vAlign w:val="bottom"/>
          </w:tcPr>
          <w:p w14:paraId="23968BA9" w14:textId="77777777" w:rsidR="00CB4BEB" w:rsidRPr="00A1616D" w:rsidRDefault="00CB4BEB" w:rsidP="003C0924">
            <w:pPr>
              <w:rPr>
                <w:rFonts w:ascii="Trebuchet MS" w:hAnsi="Trebuchet MS" w:cs="Trebuchet MS"/>
                <w:sz w:val="17"/>
                <w:szCs w:val="17"/>
              </w:rPr>
            </w:pPr>
          </w:p>
        </w:tc>
        <w:tc>
          <w:tcPr>
            <w:tcW w:w="15160"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61789527" w14:textId="77777777" w:rsidR="00CB4BEB" w:rsidRPr="00A1616D" w:rsidRDefault="00CB4BEB" w:rsidP="003C0924">
            <w:pPr>
              <w:rPr>
                <w:rFonts w:ascii="Trebuchet MS" w:hAnsi="Trebuchet MS" w:cs="Trebuchet MS"/>
                <w:sz w:val="17"/>
                <w:szCs w:val="17"/>
              </w:rPr>
            </w:pPr>
            <w:r w:rsidRPr="00A1616D">
              <w:rPr>
                <w:rFonts w:ascii="Trebuchet MS" w:hAnsi="Trebuchet MS" w:cs="Trebuchet MS"/>
                <w:sz w:val="17"/>
                <w:szCs w:val="17"/>
              </w:rPr>
              <w:t>Felt defineret under: 4.1 Standardiserede felter til de temaspecifikke datamodeller</w:t>
            </w:r>
          </w:p>
        </w:tc>
      </w:tr>
      <w:tr w:rsidR="00CB4BEB" w:rsidRPr="0051728E" w14:paraId="0D21F209" w14:textId="77777777" w:rsidTr="003C0924">
        <w:trPr>
          <w:trHeight w:hRule="exact" w:val="255"/>
        </w:trPr>
        <w:tc>
          <w:tcPr>
            <w:tcW w:w="4841" w:type="dxa"/>
            <w:gridSpan w:val="3"/>
            <w:tcBorders>
              <w:top w:val="single" w:sz="4" w:space="0" w:color="auto"/>
              <w:left w:val="nil"/>
              <w:bottom w:val="nil"/>
              <w:right w:val="nil"/>
            </w:tcBorders>
            <w:shd w:val="clear" w:color="auto" w:fill="99CCFF"/>
          </w:tcPr>
          <w:p w14:paraId="74C8ADA8" w14:textId="77777777" w:rsidR="00CB4BEB" w:rsidRDefault="00CB4BEB" w:rsidP="003C0924">
            <w:pPr>
              <w:rPr>
                <w:rFonts w:ascii="Trebuchet MS" w:hAnsi="Trebuchet MS" w:cs="Trebuchet MS"/>
                <w:i/>
                <w:iCs/>
                <w:sz w:val="18"/>
                <w:szCs w:val="18"/>
              </w:rPr>
            </w:pPr>
          </w:p>
        </w:tc>
        <w:tc>
          <w:tcPr>
            <w:tcW w:w="13575" w:type="dxa"/>
            <w:gridSpan w:val="5"/>
            <w:tcBorders>
              <w:top w:val="single" w:sz="4" w:space="0" w:color="auto"/>
              <w:left w:val="nil"/>
              <w:bottom w:val="nil"/>
              <w:right w:val="nil"/>
            </w:tcBorders>
            <w:shd w:val="clear" w:color="auto" w:fill="99CCFF"/>
            <w:vAlign w:val="bottom"/>
          </w:tcPr>
          <w:p w14:paraId="51BAFA52"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0120C604" w14:textId="77777777" w:rsidTr="003C0924">
        <w:trPr>
          <w:trHeight w:hRule="exact" w:val="255"/>
        </w:trPr>
        <w:tc>
          <w:tcPr>
            <w:tcW w:w="4841" w:type="dxa"/>
            <w:gridSpan w:val="3"/>
            <w:tcBorders>
              <w:top w:val="nil"/>
              <w:left w:val="nil"/>
              <w:bottom w:val="nil"/>
              <w:right w:val="nil"/>
            </w:tcBorders>
            <w:shd w:val="clear" w:color="auto" w:fill="97DDBA"/>
          </w:tcPr>
          <w:p w14:paraId="6A4EF95E" w14:textId="77777777" w:rsidR="00CB4BEB" w:rsidRPr="0051728E" w:rsidRDefault="00CB4BEB" w:rsidP="003C0924">
            <w:pPr>
              <w:rPr>
                <w:rFonts w:ascii="Trebuchet MS" w:hAnsi="Trebuchet MS" w:cs="Trebuchet MS"/>
                <w:i/>
                <w:iCs/>
                <w:sz w:val="18"/>
                <w:szCs w:val="18"/>
              </w:rPr>
            </w:pPr>
          </w:p>
        </w:tc>
        <w:tc>
          <w:tcPr>
            <w:tcW w:w="13575" w:type="dxa"/>
            <w:gridSpan w:val="5"/>
            <w:tcBorders>
              <w:top w:val="nil"/>
              <w:left w:val="nil"/>
              <w:bottom w:val="nil"/>
              <w:right w:val="nil"/>
            </w:tcBorders>
            <w:shd w:val="clear" w:color="auto" w:fill="97DDBA"/>
            <w:vAlign w:val="bottom"/>
          </w:tcPr>
          <w:p w14:paraId="72C16A88"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w:t>
            </w:r>
            <w:r w:rsidRPr="0051728E">
              <w:rPr>
                <w:rFonts w:ascii="Trebuchet MS" w:hAnsi="Trebuchet MS" w:cs="Trebuchet MS"/>
                <w:i/>
                <w:iCs/>
                <w:sz w:val="18"/>
                <w:szCs w:val="18"/>
              </w:rPr>
              <w:t>opslagstabeller, der indeholder oversættelser af koder i andre felter.</w:t>
            </w:r>
          </w:p>
        </w:tc>
      </w:tr>
    </w:tbl>
    <w:p w14:paraId="61593C6D" w14:textId="77777777" w:rsidR="00CB4BEB" w:rsidRDefault="00CB4BEB" w:rsidP="00DF11C9">
      <w:pPr>
        <w:pStyle w:val="Overskrift4"/>
      </w:pPr>
      <w:r>
        <w:t>5.1.10.1</w:t>
      </w:r>
      <w:r w:rsidRPr="00A32757">
        <w:t xml:space="preserve"> </w:t>
      </w:r>
      <w:r>
        <w:t>Metadata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70CD6284" w14:textId="77777777" w:rsidTr="003C0924">
        <w:trPr>
          <w:trHeight w:hRule="exact" w:val="255"/>
        </w:trPr>
        <w:tc>
          <w:tcPr>
            <w:tcW w:w="2235" w:type="dxa"/>
            <w:shd w:val="clear" w:color="auto" w:fill="D9D9D9"/>
            <w:vAlign w:val="bottom"/>
          </w:tcPr>
          <w:p w14:paraId="37700B8C"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6077D904"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06D0E409" w14:textId="77777777" w:rsidTr="003C0924">
        <w:trPr>
          <w:trHeight w:hRule="exact" w:val="255"/>
        </w:trPr>
        <w:tc>
          <w:tcPr>
            <w:tcW w:w="2235" w:type="dxa"/>
            <w:shd w:val="clear" w:color="auto" w:fill="E0E0E0"/>
            <w:vAlign w:val="bottom"/>
          </w:tcPr>
          <w:p w14:paraId="124949A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209B747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Pumpe</w:t>
            </w:r>
            <w:r w:rsidRPr="00C43406">
              <w:rPr>
                <w:rFonts w:ascii="Trebuchet MS" w:hAnsi="Trebuchet MS" w:cs="Trebuchet MS"/>
                <w:sz w:val="18"/>
                <w:szCs w:val="18"/>
              </w:rPr>
              <w:t>lag</w:t>
            </w:r>
          </w:p>
        </w:tc>
      </w:tr>
      <w:tr w:rsidR="00CB4BEB" w:rsidRPr="0051728E" w14:paraId="13F1BDA2" w14:textId="77777777" w:rsidTr="003C0924">
        <w:trPr>
          <w:trHeight w:hRule="exact" w:val="255"/>
        </w:trPr>
        <w:tc>
          <w:tcPr>
            <w:tcW w:w="2235" w:type="dxa"/>
            <w:shd w:val="clear" w:color="auto" w:fill="E0E0E0"/>
            <w:vAlign w:val="bottom"/>
          </w:tcPr>
          <w:p w14:paraId="16C8F41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6486FB2" w14:textId="77777777" w:rsidR="00CB4BEB" w:rsidRPr="00F279E4" w:rsidRDefault="00CB4BEB" w:rsidP="003C0924">
            <w:pPr>
              <w:rPr>
                <w:rFonts w:ascii="Trebuchet MS" w:hAnsi="Trebuchet MS" w:cs="Trebuchet MS"/>
                <w:sz w:val="18"/>
                <w:szCs w:val="18"/>
              </w:rPr>
            </w:pPr>
            <w:r w:rsidRPr="00C43406">
              <w:rPr>
                <w:rFonts w:ascii="Trebuchet MS" w:hAnsi="Trebuchet MS" w:cs="Trebuchet MS"/>
                <w:sz w:val="18"/>
                <w:szCs w:val="18"/>
              </w:rPr>
              <w:t>Sammenslutninger der står for dige, pumpeanlæg eller anden landvinding</w:t>
            </w:r>
          </w:p>
        </w:tc>
      </w:tr>
      <w:tr w:rsidR="00CB4BEB" w:rsidRPr="0051728E" w14:paraId="3241B7B1" w14:textId="77777777" w:rsidTr="003C0924">
        <w:trPr>
          <w:trHeight w:hRule="exact" w:val="255"/>
        </w:trPr>
        <w:tc>
          <w:tcPr>
            <w:tcW w:w="2235" w:type="dxa"/>
            <w:shd w:val="clear" w:color="auto" w:fill="E0E0E0"/>
            <w:vAlign w:val="bottom"/>
          </w:tcPr>
          <w:p w14:paraId="3C04ABA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1A39B0D6" w14:textId="77777777" w:rsidR="00CB4BEB" w:rsidRPr="00D77840" w:rsidRDefault="00CB4BEB" w:rsidP="003C0924">
            <w:pPr>
              <w:rPr>
                <w:rFonts w:ascii="Trebuchet MS" w:hAnsi="Trebuchet MS" w:cs="Trebuchet MS"/>
                <w:sz w:val="18"/>
                <w:szCs w:val="18"/>
              </w:rPr>
            </w:pPr>
            <w:r w:rsidRPr="00C43406">
              <w:rPr>
                <w:rFonts w:ascii="Trebuchet MS" w:hAnsi="Trebuchet MS" w:cs="Trebuchet MS"/>
                <w:sz w:val="18"/>
                <w:szCs w:val="18"/>
              </w:rPr>
              <w:t>Offentlige og Private Dige- Pumpe- og Landvindingslag</w:t>
            </w:r>
          </w:p>
        </w:tc>
      </w:tr>
      <w:tr w:rsidR="00CB4BEB" w:rsidRPr="0051728E" w14:paraId="1107DC63" w14:textId="77777777" w:rsidTr="003C0924">
        <w:trPr>
          <w:trHeight w:hRule="exact" w:val="255"/>
        </w:trPr>
        <w:tc>
          <w:tcPr>
            <w:tcW w:w="2235" w:type="dxa"/>
            <w:shd w:val="clear" w:color="auto" w:fill="E0E0E0"/>
            <w:vAlign w:val="bottom"/>
          </w:tcPr>
          <w:p w14:paraId="1E30D2C0"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5211D43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At have godt overblik over de steder, hvor der kunstigt er forsøgt tørlægning af vådområder</w:t>
            </w:r>
          </w:p>
        </w:tc>
      </w:tr>
      <w:tr w:rsidR="00CB4BEB" w:rsidRPr="0051728E" w14:paraId="1B3FFFE4" w14:textId="77777777" w:rsidTr="003C0924">
        <w:trPr>
          <w:trHeight w:hRule="exact" w:val="255"/>
        </w:trPr>
        <w:tc>
          <w:tcPr>
            <w:tcW w:w="2235" w:type="dxa"/>
            <w:shd w:val="clear" w:color="auto" w:fill="E0E0E0"/>
            <w:vAlign w:val="bottom"/>
          </w:tcPr>
          <w:p w14:paraId="759E8C97"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5E8479C2"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Hydrografi</w:t>
            </w:r>
            <w:r>
              <w:rPr>
                <w:rFonts w:ascii="Trebuchet MS" w:hAnsi="Trebuchet MS" w:cs="Trebuchet MS"/>
                <w:bCs/>
                <w:kern w:val="32"/>
                <w:sz w:val="18"/>
                <w:szCs w:val="18"/>
              </w:rPr>
              <w:t xml:space="preserve">, </w:t>
            </w:r>
            <w:r>
              <w:rPr>
                <w:rFonts w:ascii="Trebuchet MS" w:hAnsi="Trebuchet MS" w:cs="Trebuchet MS"/>
                <w:sz w:val="18"/>
                <w:szCs w:val="18"/>
              </w:rPr>
              <w:t>Højde</w:t>
            </w:r>
          </w:p>
        </w:tc>
      </w:tr>
      <w:tr w:rsidR="00CB4BEB" w:rsidRPr="0051728E" w14:paraId="09D6BCEA" w14:textId="77777777" w:rsidTr="003C0924">
        <w:trPr>
          <w:trHeight w:hRule="exact" w:val="255"/>
        </w:trPr>
        <w:tc>
          <w:tcPr>
            <w:tcW w:w="2235" w:type="dxa"/>
            <w:shd w:val="clear" w:color="auto" w:fill="E0E0E0"/>
            <w:vAlign w:val="bottom"/>
          </w:tcPr>
          <w:p w14:paraId="01487D56" w14:textId="77777777" w:rsidR="00CB4BEB" w:rsidRPr="00492FFE" w:rsidRDefault="00CB4BEB" w:rsidP="003C0924">
            <w:pPr>
              <w:rPr>
                <w:rFonts w:ascii="Trebuchet MS" w:hAnsi="Trebuchet MS" w:cs="Trebuchet MS"/>
                <w:sz w:val="18"/>
                <w:szCs w:val="18"/>
              </w:rPr>
            </w:pPr>
            <w:proofErr w:type="spellStart"/>
            <w:r>
              <w:rPr>
                <w:rFonts w:ascii="Trebuchet MS" w:hAnsi="Trebuchet MS" w:cs="Trebuchet MS"/>
                <w:sz w:val="18"/>
                <w:szCs w:val="18"/>
              </w:rPr>
              <w:t>Noegle</w:t>
            </w:r>
            <w:r w:rsidRPr="00492FFE">
              <w:rPr>
                <w:rFonts w:ascii="Trebuchet MS" w:hAnsi="Trebuchet MS" w:cs="Trebuchet MS"/>
                <w:sz w:val="18"/>
                <w:szCs w:val="18"/>
              </w:rPr>
              <w:t>_ord</w:t>
            </w:r>
            <w:proofErr w:type="spellEnd"/>
          </w:p>
        </w:tc>
        <w:tc>
          <w:tcPr>
            <w:tcW w:w="11340" w:type="dxa"/>
            <w:shd w:val="clear" w:color="auto" w:fill="FFFFFF"/>
            <w:vAlign w:val="bottom"/>
          </w:tcPr>
          <w:p w14:paraId="54FD05DC"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Afvanding, afløb, dige, tørlægning</w:t>
            </w:r>
          </w:p>
        </w:tc>
      </w:tr>
      <w:tr w:rsidR="00CB4BEB" w:rsidRPr="0051728E" w14:paraId="685E6172" w14:textId="77777777" w:rsidTr="003C0924">
        <w:trPr>
          <w:trHeight w:hRule="exact" w:val="255"/>
        </w:trPr>
        <w:tc>
          <w:tcPr>
            <w:tcW w:w="2235" w:type="dxa"/>
            <w:shd w:val="clear" w:color="auto" w:fill="E0E0E0"/>
            <w:vAlign w:val="bottom"/>
          </w:tcPr>
          <w:p w14:paraId="0E1A22D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1BB7770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09BE4FE2" w14:textId="77777777" w:rsidTr="003C0924">
        <w:trPr>
          <w:trHeight w:hRule="exact" w:val="255"/>
        </w:trPr>
        <w:tc>
          <w:tcPr>
            <w:tcW w:w="2235" w:type="dxa"/>
            <w:shd w:val="clear" w:color="auto" w:fill="E0E0E0"/>
            <w:vAlign w:val="bottom"/>
          </w:tcPr>
          <w:p w14:paraId="07CD2FB4"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65ABC556" w14:textId="77777777" w:rsidR="00CB4BEB" w:rsidRPr="00FE3FC3" w:rsidRDefault="00CB4BEB" w:rsidP="003C0924">
            <w:pPr>
              <w:rPr>
                <w:rFonts w:ascii="Trebuchet MS" w:hAnsi="Trebuchet MS" w:cs="Trebuchet MS"/>
                <w:sz w:val="18"/>
                <w:szCs w:val="18"/>
              </w:rPr>
            </w:pPr>
          </w:p>
        </w:tc>
      </w:tr>
      <w:tr w:rsidR="00CB4BEB" w:rsidRPr="009F0C83" w14:paraId="5A5BAEE0" w14:textId="77777777" w:rsidTr="003C0924">
        <w:trPr>
          <w:trHeight w:hRule="exact" w:val="255"/>
        </w:trPr>
        <w:tc>
          <w:tcPr>
            <w:tcW w:w="2235" w:type="dxa"/>
            <w:shd w:val="clear" w:color="auto" w:fill="E0E0E0"/>
            <w:vAlign w:val="bottom"/>
          </w:tcPr>
          <w:p w14:paraId="650B4A32" w14:textId="77777777" w:rsidR="00CB4BEB" w:rsidRPr="006801BD" w:rsidRDefault="00CB4BEB" w:rsidP="003C0924">
            <w:pPr>
              <w:rPr>
                <w:rFonts w:ascii="Trebuchet MS" w:hAnsi="Trebuchet MS" w:cs="Trebuchet MS"/>
                <w:sz w:val="18"/>
                <w:szCs w:val="18"/>
              </w:rPr>
            </w:pPr>
            <w:proofErr w:type="spellStart"/>
            <w:r w:rsidRPr="006801BD">
              <w:rPr>
                <w:rFonts w:ascii="Trebuchet MS" w:hAnsi="Trebuchet MS" w:cs="Trebuchet MS"/>
                <w:sz w:val="18"/>
                <w:szCs w:val="18"/>
              </w:rPr>
              <w:t>KLE_koder</w:t>
            </w:r>
            <w:proofErr w:type="spellEnd"/>
          </w:p>
        </w:tc>
        <w:tc>
          <w:tcPr>
            <w:tcW w:w="11340" w:type="dxa"/>
            <w:shd w:val="clear" w:color="auto" w:fill="FFFFFF"/>
            <w:vAlign w:val="bottom"/>
          </w:tcPr>
          <w:p w14:paraId="7D2A49BC" w14:textId="77777777" w:rsidR="00CB4BEB" w:rsidRPr="006801BD" w:rsidRDefault="00CB4BEB" w:rsidP="003C0924">
            <w:pPr>
              <w:rPr>
                <w:rFonts w:ascii="Trebuchet MS" w:hAnsi="Trebuchet MS" w:cs="Trebuchet MS"/>
                <w:sz w:val="18"/>
                <w:szCs w:val="18"/>
              </w:rPr>
            </w:pPr>
            <w:r w:rsidRPr="00EB0EBB">
              <w:rPr>
                <w:rFonts w:ascii="Trebuchet MS" w:hAnsi="Trebuchet MS" w:cs="Trebuchet MS"/>
                <w:sz w:val="18"/>
                <w:szCs w:val="18"/>
              </w:rPr>
              <w:t>06.02.00, 83.31.00</w:t>
            </w:r>
          </w:p>
        </w:tc>
      </w:tr>
    </w:tbl>
    <w:p w14:paraId="0A50B1B4" w14:textId="77777777" w:rsidR="00CB4BEB" w:rsidRPr="00A32757" w:rsidRDefault="00CB4BEB" w:rsidP="00DF11C9">
      <w:pPr>
        <w:pStyle w:val="Overskrift4"/>
      </w:pPr>
      <w:r>
        <w:t>5.1.10.2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6"/>
        <w:gridCol w:w="8820"/>
      </w:tblGrid>
      <w:tr w:rsidR="00CB4BEB" w:rsidRPr="0051728E" w14:paraId="519D4648" w14:textId="77777777" w:rsidTr="003C0924">
        <w:trPr>
          <w:trHeight w:hRule="exact" w:val="255"/>
        </w:trPr>
        <w:tc>
          <w:tcPr>
            <w:tcW w:w="4644" w:type="dxa"/>
            <w:shd w:val="clear" w:color="auto" w:fill="D9D9D9"/>
            <w:vAlign w:val="bottom"/>
          </w:tcPr>
          <w:p w14:paraId="54BDF03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8931" w:type="dxa"/>
            <w:shd w:val="clear" w:color="auto" w:fill="D9D9D9"/>
            <w:vAlign w:val="bottom"/>
          </w:tcPr>
          <w:p w14:paraId="15B4BC0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0C17989A" w14:textId="77777777" w:rsidTr="003C0924">
        <w:trPr>
          <w:trHeight w:hRule="exact" w:val="255"/>
        </w:trPr>
        <w:tc>
          <w:tcPr>
            <w:tcW w:w="4644" w:type="dxa"/>
            <w:shd w:val="clear" w:color="auto" w:fill="E0E0E0"/>
            <w:vAlign w:val="bottom"/>
          </w:tcPr>
          <w:p w14:paraId="199E22C8"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8931" w:type="dxa"/>
            <w:shd w:val="clear" w:color="auto" w:fill="FFFFFF"/>
            <w:vAlign w:val="bottom"/>
          </w:tcPr>
          <w:p w14:paraId="62A9185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Afgrænsning bør komme fra laget, men matrikelflader bruges efterfølgende for udgangspunkt.</w:t>
            </w:r>
          </w:p>
        </w:tc>
      </w:tr>
      <w:tr w:rsidR="00CB4BEB" w:rsidRPr="0051728E" w14:paraId="7DB66D1F" w14:textId="77777777" w:rsidTr="003C0924">
        <w:trPr>
          <w:trHeight w:hRule="exact" w:val="255"/>
        </w:trPr>
        <w:tc>
          <w:tcPr>
            <w:tcW w:w="4644" w:type="dxa"/>
            <w:shd w:val="clear" w:color="auto" w:fill="E0E0E0"/>
            <w:vAlign w:val="bottom"/>
          </w:tcPr>
          <w:p w14:paraId="0045FB0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8931" w:type="dxa"/>
            <w:shd w:val="clear" w:color="auto" w:fill="FFFFFF"/>
            <w:vAlign w:val="bottom"/>
          </w:tcPr>
          <w:p w14:paraId="17BB0B8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Opdeles i </w:t>
            </w:r>
            <w:r w:rsidRPr="00F63A78">
              <w:rPr>
                <w:rFonts w:ascii="Trebuchet MS" w:hAnsi="Trebuchet MS"/>
                <w:sz w:val="18"/>
                <w:szCs w:val="18"/>
              </w:rPr>
              <w:t xml:space="preserve">Dige- Pumpe- og </w:t>
            </w:r>
            <w:r w:rsidRPr="00192DE4">
              <w:rPr>
                <w:rFonts w:ascii="Trebuchet MS" w:hAnsi="Trebuchet MS"/>
                <w:sz w:val="18"/>
                <w:szCs w:val="18"/>
              </w:rPr>
              <w:t>Landvindingslag plus</w:t>
            </w:r>
            <w:r>
              <w:rPr>
                <w:rFonts w:ascii="Trebuchet MS" w:hAnsi="Trebuchet MS"/>
                <w:sz w:val="18"/>
                <w:szCs w:val="18"/>
              </w:rPr>
              <w:t xml:space="preserve"> andet. Desuden sættes ejerstatus på.</w:t>
            </w:r>
          </w:p>
        </w:tc>
      </w:tr>
      <w:tr w:rsidR="00CB4BEB" w:rsidRPr="0051728E" w14:paraId="76D1D902" w14:textId="77777777" w:rsidTr="003C0924">
        <w:trPr>
          <w:trHeight w:hRule="exact" w:val="255"/>
        </w:trPr>
        <w:tc>
          <w:tcPr>
            <w:tcW w:w="4644" w:type="dxa"/>
            <w:shd w:val="clear" w:color="auto" w:fill="E0E0E0"/>
            <w:vAlign w:val="bottom"/>
          </w:tcPr>
          <w:p w14:paraId="5A852B1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8931" w:type="dxa"/>
            <w:shd w:val="clear" w:color="auto" w:fill="FFFFFF"/>
            <w:vAlign w:val="bottom"/>
          </w:tcPr>
          <w:p w14:paraId="41D3D652"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0,5 ha</w:t>
            </w:r>
          </w:p>
        </w:tc>
      </w:tr>
      <w:tr w:rsidR="00CB4BEB" w:rsidRPr="0051728E" w14:paraId="28FA4460" w14:textId="77777777" w:rsidTr="003C0924">
        <w:trPr>
          <w:trHeight w:hRule="exact" w:val="255"/>
        </w:trPr>
        <w:tc>
          <w:tcPr>
            <w:tcW w:w="4644" w:type="dxa"/>
            <w:shd w:val="clear" w:color="auto" w:fill="E0E0E0"/>
            <w:vAlign w:val="bottom"/>
          </w:tcPr>
          <w:p w14:paraId="6B7F1E0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8931" w:type="dxa"/>
            <w:shd w:val="clear" w:color="auto" w:fill="FFFFFF"/>
            <w:vAlign w:val="bottom"/>
          </w:tcPr>
          <w:p w14:paraId="06AFFFF0" w14:textId="77777777" w:rsidR="00CB4BEB" w:rsidRPr="00024C60" w:rsidRDefault="00CB4BEB" w:rsidP="003C0924">
            <w:pPr>
              <w:rPr>
                <w:rFonts w:ascii="Trebuchet MS" w:hAnsi="Trebuchet MS" w:cs="Trebuchet MS"/>
                <w:sz w:val="18"/>
                <w:szCs w:val="18"/>
              </w:rPr>
            </w:pPr>
          </w:p>
        </w:tc>
      </w:tr>
      <w:tr w:rsidR="00CB4BEB" w:rsidRPr="0051728E" w14:paraId="11E4B6C8" w14:textId="77777777" w:rsidTr="003C0924">
        <w:trPr>
          <w:trHeight w:hRule="exact" w:val="255"/>
        </w:trPr>
        <w:tc>
          <w:tcPr>
            <w:tcW w:w="4644" w:type="dxa"/>
            <w:shd w:val="clear" w:color="auto" w:fill="E0E0E0"/>
            <w:vAlign w:val="bottom"/>
          </w:tcPr>
          <w:p w14:paraId="241DD47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8931" w:type="dxa"/>
            <w:shd w:val="clear" w:color="auto" w:fill="FFFFFF"/>
            <w:vAlign w:val="bottom"/>
          </w:tcPr>
          <w:p w14:paraId="276CBEE9" w14:textId="77777777" w:rsidR="00CB4BEB" w:rsidRPr="00024C60" w:rsidRDefault="00CB4BEB" w:rsidP="003C0924">
            <w:pPr>
              <w:rPr>
                <w:rFonts w:ascii="Trebuchet MS" w:hAnsi="Trebuchet MS" w:cs="Trebuchet MS"/>
                <w:sz w:val="18"/>
                <w:szCs w:val="18"/>
              </w:rPr>
            </w:pPr>
          </w:p>
        </w:tc>
      </w:tr>
      <w:tr w:rsidR="00CB4BEB" w:rsidRPr="0051728E" w14:paraId="3EA3AAB2" w14:textId="77777777" w:rsidTr="003C0924">
        <w:trPr>
          <w:trHeight w:hRule="exact" w:val="255"/>
        </w:trPr>
        <w:tc>
          <w:tcPr>
            <w:tcW w:w="4644" w:type="dxa"/>
            <w:shd w:val="clear" w:color="auto" w:fill="E0E0E0"/>
            <w:vAlign w:val="bottom"/>
          </w:tcPr>
          <w:p w14:paraId="0E44CAB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8931" w:type="dxa"/>
            <w:shd w:val="clear" w:color="auto" w:fill="FFFFFF"/>
            <w:vAlign w:val="bottom"/>
          </w:tcPr>
          <w:p w14:paraId="00224AF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27D83FE4" w14:textId="77777777" w:rsidR="00CB4BEB" w:rsidRPr="00A32757" w:rsidRDefault="00CB4BEB" w:rsidP="00DF11C9">
      <w:pPr>
        <w:pStyle w:val="Overskrift4"/>
      </w:pPr>
      <w:r>
        <w:lastRenderedPageBreak/>
        <w:t>5.1.10.3 Kodelister</w:t>
      </w:r>
    </w:p>
    <w:p w14:paraId="2E17CBCC" w14:textId="77777777" w:rsidR="00CB4BEB" w:rsidRPr="00DF11C9" w:rsidRDefault="00CB4BEB" w:rsidP="00CB4BEB">
      <w:pPr>
        <w:autoSpaceDE w:val="0"/>
        <w:autoSpaceDN w:val="0"/>
        <w:adjustRightInd w:val="0"/>
        <w:rPr>
          <w:rFonts w:ascii="Trebuchet MS" w:hAnsi="Trebuchet MS" w:cs="Trebuchet MS"/>
          <w:sz w:val="19"/>
          <w:szCs w:val="19"/>
        </w:rPr>
      </w:pPr>
      <w:r w:rsidRPr="00DF11C9">
        <w:rPr>
          <w:rFonts w:ascii="Trebuchet MS" w:hAnsi="Trebuchet MS" w:cs="Trebuchet MS"/>
          <w:sz w:val="19"/>
          <w:szCs w:val="19"/>
        </w:rPr>
        <w:t>Kodelisterne fungerer som oversættelser mellem anvendte kodeværdier og de matchende forklarende tekster.</w:t>
      </w:r>
    </w:p>
    <w:p w14:paraId="61F20CE7" w14:textId="77777777" w:rsidR="00CB4BEB" w:rsidRPr="00506B6D" w:rsidRDefault="00CB4BEB" w:rsidP="00CB4BEB">
      <w:pPr>
        <w:pStyle w:val="Overskrift7"/>
      </w:pPr>
      <w:r w:rsidRPr="00506B6D">
        <w:t xml:space="preserve">5.1.10.3.1   5009 </w:t>
      </w:r>
      <w:proofErr w:type="spellStart"/>
      <w:r w:rsidRPr="00506B6D">
        <w:t>Lag_type</w:t>
      </w:r>
      <w:proofErr w:type="spellEnd"/>
      <w:r w:rsidRPr="00506B6D">
        <w:rPr>
          <w:rStyle w:val="TypografiOverskrift4BrugerdefineretfarveRGB0Tegn"/>
        </w:rPr>
        <w:t xml:space="preserve"> </w:t>
      </w:r>
      <w:r w:rsidRPr="00506B6D">
        <w:t>(d_5009_lag_type)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0"/>
        <w:gridCol w:w="1595"/>
        <w:gridCol w:w="1490"/>
        <w:gridCol w:w="8801"/>
      </w:tblGrid>
      <w:tr w:rsidR="00CB4BEB" w:rsidRPr="0051728E" w14:paraId="5E135E7C" w14:textId="77777777" w:rsidTr="003C0924">
        <w:trPr>
          <w:trHeight w:hRule="exact" w:val="255"/>
        </w:trPr>
        <w:tc>
          <w:tcPr>
            <w:tcW w:w="1541" w:type="dxa"/>
            <w:tcBorders>
              <w:bottom w:val="single" w:sz="4" w:space="0" w:color="auto"/>
            </w:tcBorders>
            <w:shd w:val="clear" w:color="auto" w:fill="D9D9D9"/>
            <w:vAlign w:val="bottom"/>
          </w:tcPr>
          <w:p w14:paraId="1DE5D1D0" w14:textId="77777777" w:rsidR="00CB4BEB" w:rsidRPr="0051728E" w:rsidRDefault="00CB4BEB" w:rsidP="003C0924">
            <w:pPr>
              <w:rPr>
                <w:rFonts w:ascii="Trebuchet MS" w:hAnsi="Trebuchet MS" w:cs="Trebuchet MS"/>
                <w:b/>
                <w:bCs/>
                <w:sz w:val="18"/>
                <w:szCs w:val="18"/>
              </w:rPr>
            </w:pPr>
            <w:proofErr w:type="spellStart"/>
            <w:r>
              <w:rPr>
                <w:rFonts w:ascii="Trebuchet MS" w:hAnsi="Trebuchet MS" w:cs="Trebuchet MS"/>
                <w:b/>
                <w:bCs/>
                <w:sz w:val="18"/>
                <w:szCs w:val="18"/>
              </w:rPr>
              <w:t>lag_type_kode</w:t>
            </w:r>
            <w:proofErr w:type="spellEnd"/>
          </w:p>
        </w:tc>
        <w:tc>
          <w:tcPr>
            <w:tcW w:w="1597" w:type="dxa"/>
            <w:tcBorders>
              <w:bottom w:val="single" w:sz="4" w:space="0" w:color="auto"/>
            </w:tcBorders>
            <w:shd w:val="clear" w:color="auto" w:fill="D9D9D9"/>
            <w:vAlign w:val="bottom"/>
          </w:tcPr>
          <w:p w14:paraId="14AECE84" w14:textId="77777777" w:rsidR="00CB4BEB" w:rsidRPr="0051728E" w:rsidRDefault="00CB4BEB" w:rsidP="003C0924">
            <w:pPr>
              <w:rPr>
                <w:rFonts w:ascii="Trebuchet MS" w:hAnsi="Trebuchet MS" w:cs="Trebuchet MS"/>
                <w:bCs/>
                <w:sz w:val="18"/>
                <w:szCs w:val="18"/>
              </w:rPr>
            </w:pPr>
            <w:proofErr w:type="spellStart"/>
            <w:r>
              <w:rPr>
                <w:rFonts w:ascii="Trebuchet MS" w:hAnsi="Trebuchet MS" w:cs="Trebuchet MS"/>
                <w:b/>
                <w:bCs/>
                <w:sz w:val="18"/>
                <w:szCs w:val="18"/>
              </w:rPr>
              <w:t>lag_type</w:t>
            </w:r>
            <w:proofErr w:type="spellEnd"/>
          </w:p>
        </w:tc>
        <w:tc>
          <w:tcPr>
            <w:tcW w:w="1506" w:type="dxa"/>
            <w:tcBorders>
              <w:bottom w:val="single" w:sz="4" w:space="0" w:color="auto"/>
            </w:tcBorders>
            <w:shd w:val="clear" w:color="auto" w:fill="D9D9D9"/>
            <w:vAlign w:val="bottom"/>
          </w:tcPr>
          <w:p w14:paraId="1135490A"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931" w:type="dxa"/>
            <w:tcBorders>
              <w:bottom w:val="single" w:sz="4" w:space="0" w:color="auto"/>
            </w:tcBorders>
            <w:shd w:val="clear" w:color="auto" w:fill="D9D9D9"/>
            <w:vAlign w:val="bottom"/>
          </w:tcPr>
          <w:p w14:paraId="443FC91E"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359AE5C9" w14:textId="77777777" w:rsidTr="003C0924">
        <w:trPr>
          <w:trHeight w:hRule="exact" w:val="255"/>
        </w:trPr>
        <w:tc>
          <w:tcPr>
            <w:tcW w:w="1541" w:type="dxa"/>
            <w:tcBorders>
              <w:top w:val="single" w:sz="4" w:space="0" w:color="auto"/>
              <w:left w:val="single" w:sz="4" w:space="0" w:color="auto"/>
              <w:bottom w:val="single" w:sz="4" w:space="0" w:color="auto"/>
              <w:right w:val="single" w:sz="4" w:space="0" w:color="auto"/>
            </w:tcBorders>
            <w:shd w:val="clear" w:color="auto" w:fill="D9D9D9"/>
            <w:vAlign w:val="bottom"/>
          </w:tcPr>
          <w:p w14:paraId="281CAC0A" w14:textId="77777777" w:rsidR="00CB4BEB" w:rsidRPr="00AA2C71" w:rsidRDefault="00CB4BEB" w:rsidP="003C0924">
            <w:pPr>
              <w:jc w:val="center"/>
              <w:rPr>
                <w:rFonts w:ascii="Trebuchet MS" w:hAnsi="Trebuchet MS" w:cs="Trebuchet MS"/>
                <w:sz w:val="18"/>
                <w:szCs w:val="18"/>
              </w:rPr>
            </w:pPr>
            <w:r w:rsidRPr="00AA2C71">
              <w:rPr>
                <w:rFonts w:ascii="Trebuchet MS" w:hAnsi="Trebuchet MS" w:cs="Trebuchet MS"/>
                <w:sz w:val="18"/>
                <w:szCs w:val="18"/>
              </w:rPr>
              <w:t>1</w:t>
            </w:r>
          </w:p>
        </w:tc>
        <w:tc>
          <w:tcPr>
            <w:tcW w:w="1597" w:type="dxa"/>
            <w:tcBorders>
              <w:top w:val="single" w:sz="4" w:space="0" w:color="auto"/>
              <w:left w:val="single" w:sz="4" w:space="0" w:color="auto"/>
              <w:bottom w:val="single" w:sz="4" w:space="0" w:color="auto"/>
            </w:tcBorders>
            <w:shd w:val="clear" w:color="auto" w:fill="FFFFFF"/>
            <w:vAlign w:val="bottom"/>
          </w:tcPr>
          <w:p w14:paraId="6F00D22C" w14:textId="77777777" w:rsidR="00CB4BEB" w:rsidRPr="00AA2C71" w:rsidRDefault="00CB4BEB" w:rsidP="003C0924">
            <w:pPr>
              <w:rPr>
                <w:rFonts w:ascii="Trebuchet MS" w:hAnsi="Trebuchet MS"/>
                <w:sz w:val="18"/>
                <w:szCs w:val="18"/>
              </w:rPr>
            </w:pPr>
            <w:r w:rsidRPr="00AA2C71">
              <w:rPr>
                <w:rFonts w:ascii="Trebuchet MS" w:hAnsi="Trebuchet MS"/>
                <w:sz w:val="18"/>
                <w:szCs w:val="18"/>
              </w:rPr>
              <w:t>Dige</w:t>
            </w:r>
            <w:r w:rsidRPr="00C43406">
              <w:rPr>
                <w:rFonts w:ascii="Trebuchet MS" w:hAnsi="Trebuchet MS"/>
                <w:sz w:val="18"/>
                <w:szCs w:val="18"/>
              </w:rPr>
              <w:t>lag</w:t>
            </w:r>
          </w:p>
        </w:tc>
        <w:tc>
          <w:tcPr>
            <w:tcW w:w="1506" w:type="dxa"/>
            <w:tcBorders>
              <w:top w:val="single" w:sz="4" w:space="0" w:color="auto"/>
              <w:left w:val="single" w:sz="4" w:space="0" w:color="auto"/>
              <w:bottom w:val="single" w:sz="4" w:space="0" w:color="auto"/>
              <w:right w:val="single" w:sz="4" w:space="0" w:color="auto"/>
            </w:tcBorders>
            <w:shd w:val="clear" w:color="auto" w:fill="FFFFFF"/>
            <w:vAlign w:val="bottom"/>
          </w:tcPr>
          <w:p w14:paraId="0D8BDA5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1" w:type="dxa"/>
            <w:tcBorders>
              <w:top w:val="single" w:sz="4" w:space="0" w:color="auto"/>
              <w:left w:val="single" w:sz="4" w:space="0" w:color="auto"/>
              <w:bottom w:val="single" w:sz="4" w:space="0" w:color="auto"/>
            </w:tcBorders>
            <w:shd w:val="clear" w:color="auto" w:fill="FFFFFF"/>
            <w:vAlign w:val="bottom"/>
          </w:tcPr>
          <w:p w14:paraId="49434AD7" w14:textId="77777777" w:rsidR="00CB4BEB" w:rsidRPr="00AA2C71" w:rsidRDefault="00CB4BEB" w:rsidP="003C0924">
            <w:pPr>
              <w:rPr>
                <w:rFonts w:ascii="Trebuchet MS" w:hAnsi="Trebuchet MS" w:cs="Trebuchet MS"/>
                <w:sz w:val="18"/>
                <w:szCs w:val="18"/>
              </w:rPr>
            </w:pPr>
            <w:r w:rsidRPr="00C43406">
              <w:rPr>
                <w:rFonts w:ascii="Trebuchet MS" w:hAnsi="Trebuchet MS" w:cs="Trebuchet MS"/>
                <w:sz w:val="18"/>
                <w:szCs w:val="18"/>
              </w:rPr>
              <w:t>Sammenslutning (gruppe) af ejendomme (jordejere), der er fælles om et dige.</w:t>
            </w:r>
          </w:p>
        </w:tc>
      </w:tr>
      <w:tr w:rsidR="00CB4BEB" w:rsidRPr="0051728E" w14:paraId="15F21EBB" w14:textId="77777777" w:rsidTr="003C0924">
        <w:trPr>
          <w:trHeight w:hRule="exact" w:val="510"/>
        </w:trPr>
        <w:tc>
          <w:tcPr>
            <w:tcW w:w="1541" w:type="dxa"/>
            <w:tcBorders>
              <w:top w:val="single" w:sz="4" w:space="0" w:color="auto"/>
              <w:left w:val="single" w:sz="4" w:space="0" w:color="auto"/>
              <w:bottom w:val="single" w:sz="4" w:space="0" w:color="auto"/>
              <w:right w:val="single" w:sz="4" w:space="0" w:color="auto"/>
            </w:tcBorders>
            <w:shd w:val="clear" w:color="auto" w:fill="D9D9D9"/>
            <w:vAlign w:val="center"/>
          </w:tcPr>
          <w:p w14:paraId="126E1508" w14:textId="77777777" w:rsidR="00CB4BEB" w:rsidRPr="00AA2C71" w:rsidRDefault="00CB4BEB" w:rsidP="003C0924">
            <w:pPr>
              <w:jc w:val="center"/>
              <w:rPr>
                <w:rFonts w:ascii="Trebuchet MS" w:hAnsi="Trebuchet MS" w:cs="Trebuchet MS"/>
                <w:sz w:val="18"/>
                <w:szCs w:val="18"/>
              </w:rPr>
            </w:pPr>
            <w:r w:rsidRPr="00AA2C71">
              <w:rPr>
                <w:rFonts w:ascii="Trebuchet MS" w:hAnsi="Trebuchet MS" w:cs="Trebuchet MS"/>
                <w:sz w:val="18"/>
                <w:szCs w:val="18"/>
              </w:rPr>
              <w:t>2</w:t>
            </w:r>
          </w:p>
        </w:tc>
        <w:tc>
          <w:tcPr>
            <w:tcW w:w="1597" w:type="dxa"/>
            <w:tcBorders>
              <w:top w:val="single" w:sz="4" w:space="0" w:color="auto"/>
              <w:left w:val="single" w:sz="4" w:space="0" w:color="auto"/>
              <w:bottom w:val="single" w:sz="4" w:space="0" w:color="auto"/>
            </w:tcBorders>
            <w:shd w:val="clear" w:color="auto" w:fill="FFFFFF"/>
            <w:vAlign w:val="center"/>
          </w:tcPr>
          <w:p w14:paraId="2429928C" w14:textId="77777777" w:rsidR="00CB4BEB" w:rsidRPr="00AA2C71" w:rsidRDefault="00CB4BEB" w:rsidP="003C0924">
            <w:pPr>
              <w:rPr>
                <w:rFonts w:ascii="Trebuchet MS" w:hAnsi="Trebuchet MS"/>
                <w:sz w:val="18"/>
                <w:szCs w:val="18"/>
              </w:rPr>
            </w:pPr>
            <w:r w:rsidRPr="00AA2C71">
              <w:rPr>
                <w:rFonts w:ascii="Trebuchet MS" w:hAnsi="Trebuchet MS"/>
                <w:sz w:val="18"/>
                <w:szCs w:val="18"/>
              </w:rPr>
              <w:t>Landvindings</w:t>
            </w:r>
            <w:r w:rsidRPr="00C43406">
              <w:rPr>
                <w:rFonts w:ascii="Trebuchet MS" w:hAnsi="Trebuchet MS"/>
                <w:sz w:val="18"/>
                <w:szCs w:val="18"/>
              </w:rPr>
              <w:t>lag</w:t>
            </w:r>
          </w:p>
        </w:tc>
        <w:tc>
          <w:tcPr>
            <w:tcW w:w="1506" w:type="dxa"/>
            <w:tcBorders>
              <w:top w:val="single" w:sz="4" w:space="0" w:color="auto"/>
              <w:left w:val="single" w:sz="4" w:space="0" w:color="auto"/>
              <w:bottom w:val="single" w:sz="4" w:space="0" w:color="auto"/>
              <w:right w:val="single" w:sz="4" w:space="0" w:color="auto"/>
            </w:tcBorders>
            <w:shd w:val="clear" w:color="auto" w:fill="FFFFFF"/>
            <w:vAlign w:val="bottom"/>
          </w:tcPr>
          <w:p w14:paraId="69E7D90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1" w:type="dxa"/>
            <w:tcBorders>
              <w:top w:val="single" w:sz="4" w:space="0" w:color="auto"/>
              <w:left w:val="single" w:sz="4" w:space="0" w:color="auto"/>
              <w:bottom w:val="single" w:sz="4" w:space="0" w:color="auto"/>
            </w:tcBorders>
            <w:shd w:val="clear" w:color="auto" w:fill="FFFFFF"/>
            <w:vAlign w:val="bottom"/>
          </w:tcPr>
          <w:p w14:paraId="7E7CD486" w14:textId="77777777" w:rsidR="00CB4BEB" w:rsidRPr="00AA2C71" w:rsidRDefault="00CB4BEB" w:rsidP="003C0924">
            <w:pPr>
              <w:rPr>
                <w:rFonts w:ascii="Trebuchet MS" w:hAnsi="Trebuchet MS" w:cs="Trebuchet MS"/>
                <w:sz w:val="18"/>
                <w:szCs w:val="18"/>
              </w:rPr>
            </w:pPr>
            <w:r w:rsidRPr="00C43406">
              <w:rPr>
                <w:rFonts w:ascii="Trebuchet MS" w:hAnsi="Trebuchet MS" w:cs="Trebuchet MS"/>
                <w:sz w:val="18"/>
                <w:szCs w:val="18"/>
              </w:rPr>
              <w:t xml:space="preserve">Sammenslutning (gruppe) af ejendomme (jordejere), der er fælles om et dige og pumpeanlæg. </w:t>
            </w:r>
            <w:r w:rsidRPr="00AA2C71">
              <w:rPr>
                <w:rFonts w:ascii="Trebuchet MS" w:hAnsi="Trebuchet MS" w:cs="Trebuchet MS"/>
                <w:sz w:val="18"/>
                <w:szCs w:val="18"/>
              </w:rPr>
              <w:t>I forbindelse med tørlægning af en fjord eller sø. Typiske til landbrugsjord.</w:t>
            </w:r>
          </w:p>
        </w:tc>
      </w:tr>
      <w:tr w:rsidR="00CB4BEB" w:rsidRPr="0051728E" w14:paraId="5A283073" w14:textId="77777777" w:rsidTr="003C0924">
        <w:trPr>
          <w:trHeight w:hRule="exact" w:val="255"/>
        </w:trPr>
        <w:tc>
          <w:tcPr>
            <w:tcW w:w="1541" w:type="dxa"/>
            <w:tcBorders>
              <w:top w:val="single" w:sz="4" w:space="0" w:color="auto"/>
              <w:left w:val="single" w:sz="4" w:space="0" w:color="auto"/>
              <w:bottom w:val="single" w:sz="4" w:space="0" w:color="auto"/>
              <w:right w:val="single" w:sz="4" w:space="0" w:color="auto"/>
            </w:tcBorders>
            <w:shd w:val="clear" w:color="auto" w:fill="D9D9D9"/>
            <w:vAlign w:val="bottom"/>
          </w:tcPr>
          <w:p w14:paraId="04919DC4" w14:textId="77777777" w:rsidR="00CB4BEB" w:rsidRPr="00AA2C71" w:rsidRDefault="00CB4BEB" w:rsidP="003C0924">
            <w:pPr>
              <w:jc w:val="center"/>
              <w:rPr>
                <w:rFonts w:ascii="Trebuchet MS" w:hAnsi="Trebuchet MS" w:cs="Trebuchet MS"/>
                <w:sz w:val="18"/>
                <w:szCs w:val="18"/>
              </w:rPr>
            </w:pPr>
            <w:r w:rsidRPr="00AA2C71">
              <w:rPr>
                <w:rFonts w:ascii="Trebuchet MS" w:hAnsi="Trebuchet MS" w:cs="Trebuchet MS"/>
                <w:sz w:val="18"/>
                <w:szCs w:val="18"/>
              </w:rPr>
              <w:t>3</w:t>
            </w:r>
          </w:p>
        </w:tc>
        <w:tc>
          <w:tcPr>
            <w:tcW w:w="1597" w:type="dxa"/>
            <w:tcBorders>
              <w:top w:val="single" w:sz="4" w:space="0" w:color="auto"/>
              <w:left w:val="single" w:sz="4" w:space="0" w:color="auto"/>
              <w:bottom w:val="single" w:sz="4" w:space="0" w:color="auto"/>
            </w:tcBorders>
            <w:shd w:val="clear" w:color="auto" w:fill="FFFFFF"/>
            <w:vAlign w:val="bottom"/>
          </w:tcPr>
          <w:p w14:paraId="615E13A9"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Pumpelag</w:t>
            </w:r>
          </w:p>
        </w:tc>
        <w:tc>
          <w:tcPr>
            <w:tcW w:w="1506" w:type="dxa"/>
            <w:tcBorders>
              <w:top w:val="single" w:sz="4" w:space="0" w:color="auto"/>
              <w:left w:val="single" w:sz="4" w:space="0" w:color="auto"/>
              <w:bottom w:val="single" w:sz="4" w:space="0" w:color="auto"/>
              <w:right w:val="single" w:sz="4" w:space="0" w:color="auto"/>
            </w:tcBorders>
            <w:shd w:val="clear" w:color="auto" w:fill="FFFFFF"/>
            <w:vAlign w:val="bottom"/>
          </w:tcPr>
          <w:p w14:paraId="712521B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1" w:type="dxa"/>
            <w:tcBorders>
              <w:top w:val="single" w:sz="4" w:space="0" w:color="auto"/>
              <w:left w:val="single" w:sz="4" w:space="0" w:color="auto"/>
              <w:bottom w:val="single" w:sz="4" w:space="0" w:color="auto"/>
            </w:tcBorders>
            <w:shd w:val="clear" w:color="auto" w:fill="FFFFFF"/>
            <w:vAlign w:val="bottom"/>
          </w:tcPr>
          <w:p w14:paraId="388B7C31" w14:textId="77777777" w:rsidR="00CB4BEB" w:rsidRPr="00C43406" w:rsidRDefault="00CB4BEB" w:rsidP="003C0924">
            <w:pPr>
              <w:rPr>
                <w:rFonts w:ascii="Trebuchet MS" w:hAnsi="Trebuchet MS" w:cs="Trebuchet MS"/>
                <w:sz w:val="18"/>
                <w:szCs w:val="18"/>
              </w:rPr>
            </w:pPr>
            <w:r w:rsidRPr="00C43406">
              <w:rPr>
                <w:rFonts w:ascii="Trebuchet MS" w:hAnsi="Trebuchet MS" w:cs="Trebuchet MS"/>
                <w:sz w:val="18"/>
                <w:szCs w:val="18"/>
              </w:rPr>
              <w:t>Sammenslutning (gruppe) af ejendomme (jordejere), der er fælles om et (afvandings)-pumpeanlæg.</w:t>
            </w:r>
          </w:p>
        </w:tc>
      </w:tr>
      <w:tr w:rsidR="00CB4BEB" w:rsidRPr="0051728E" w14:paraId="250B764D" w14:textId="77777777" w:rsidTr="003C0924">
        <w:trPr>
          <w:trHeight w:hRule="exact" w:val="255"/>
        </w:trPr>
        <w:tc>
          <w:tcPr>
            <w:tcW w:w="1541" w:type="dxa"/>
            <w:tcBorders>
              <w:top w:val="single" w:sz="4" w:space="0" w:color="auto"/>
              <w:left w:val="single" w:sz="4" w:space="0" w:color="auto"/>
              <w:bottom w:val="single" w:sz="4" w:space="0" w:color="auto"/>
              <w:right w:val="single" w:sz="4" w:space="0" w:color="auto"/>
            </w:tcBorders>
            <w:shd w:val="clear" w:color="auto" w:fill="D9D9D9"/>
            <w:vAlign w:val="bottom"/>
          </w:tcPr>
          <w:p w14:paraId="52D7A503" w14:textId="77777777" w:rsidR="00CB4BEB" w:rsidRPr="00AA2C71" w:rsidRDefault="00CB4BEB" w:rsidP="003C0924">
            <w:pPr>
              <w:jc w:val="center"/>
              <w:rPr>
                <w:rFonts w:ascii="Trebuchet MS" w:hAnsi="Trebuchet MS" w:cs="Trebuchet MS"/>
                <w:sz w:val="18"/>
                <w:szCs w:val="18"/>
              </w:rPr>
            </w:pPr>
            <w:r w:rsidRPr="00AA2C71">
              <w:rPr>
                <w:rFonts w:ascii="Trebuchet MS" w:hAnsi="Trebuchet MS" w:cs="Trebuchet MS"/>
                <w:sz w:val="18"/>
                <w:szCs w:val="18"/>
              </w:rPr>
              <w:t>8</w:t>
            </w:r>
          </w:p>
        </w:tc>
        <w:tc>
          <w:tcPr>
            <w:tcW w:w="1597" w:type="dxa"/>
            <w:tcBorders>
              <w:top w:val="single" w:sz="4" w:space="0" w:color="auto"/>
              <w:left w:val="single" w:sz="4" w:space="0" w:color="auto"/>
              <w:bottom w:val="single" w:sz="4" w:space="0" w:color="auto"/>
            </w:tcBorders>
            <w:shd w:val="clear" w:color="auto" w:fill="FFFFFF"/>
            <w:vAlign w:val="bottom"/>
          </w:tcPr>
          <w:p w14:paraId="35E239E2" w14:textId="77777777" w:rsidR="00CB4BEB" w:rsidRPr="00AA2C71" w:rsidRDefault="00CB4BEB" w:rsidP="003C0924">
            <w:pPr>
              <w:rPr>
                <w:rFonts w:ascii="Trebuchet MS" w:hAnsi="Trebuchet MS"/>
                <w:sz w:val="18"/>
                <w:szCs w:val="18"/>
              </w:rPr>
            </w:pPr>
            <w:r w:rsidRPr="00AA2C71">
              <w:rPr>
                <w:rFonts w:ascii="Trebuchet MS" w:hAnsi="Trebuchet MS"/>
                <w:sz w:val="18"/>
                <w:szCs w:val="18"/>
              </w:rPr>
              <w:t>Andet</w:t>
            </w:r>
          </w:p>
        </w:tc>
        <w:tc>
          <w:tcPr>
            <w:tcW w:w="1506" w:type="dxa"/>
            <w:tcBorders>
              <w:top w:val="single" w:sz="4" w:space="0" w:color="auto"/>
              <w:left w:val="single" w:sz="4" w:space="0" w:color="auto"/>
              <w:bottom w:val="single" w:sz="4" w:space="0" w:color="auto"/>
              <w:right w:val="single" w:sz="4" w:space="0" w:color="auto"/>
            </w:tcBorders>
            <w:shd w:val="clear" w:color="auto" w:fill="FFFFFF"/>
            <w:vAlign w:val="bottom"/>
          </w:tcPr>
          <w:p w14:paraId="42D36C1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1" w:type="dxa"/>
            <w:tcBorders>
              <w:top w:val="single" w:sz="4" w:space="0" w:color="auto"/>
              <w:left w:val="single" w:sz="4" w:space="0" w:color="auto"/>
              <w:bottom w:val="single" w:sz="4" w:space="0" w:color="auto"/>
            </w:tcBorders>
            <w:shd w:val="clear" w:color="auto" w:fill="FFFFFF"/>
            <w:vAlign w:val="bottom"/>
          </w:tcPr>
          <w:p w14:paraId="43E78CA5" w14:textId="77777777" w:rsidR="00CB4BEB" w:rsidRPr="00AA2C71" w:rsidRDefault="00CB4BEB" w:rsidP="003C0924">
            <w:pPr>
              <w:rPr>
                <w:rFonts w:ascii="Trebuchet MS" w:hAnsi="Trebuchet MS" w:cs="Trebuchet MS"/>
                <w:sz w:val="18"/>
                <w:szCs w:val="18"/>
              </w:rPr>
            </w:pPr>
            <w:r w:rsidRPr="00AA2C71">
              <w:rPr>
                <w:rFonts w:ascii="Trebuchet MS" w:hAnsi="Trebuchet MS" w:cs="Trebuchet MS"/>
                <w:sz w:val="18"/>
                <w:szCs w:val="18"/>
              </w:rPr>
              <w:t>Hvor ovenstående valgmuligheder ikke passer.</w:t>
            </w:r>
          </w:p>
        </w:tc>
      </w:tr>
      <w:tr w:rsidR="00CB4BEB" w:rsidRPr="0051728E" w14:paraId="6BBA0E05" w14:textId="77777777" w:rsidTr="003C0924">
        <w:trPr>
          <w:trHeight w:hRule="exact" w:val="255"/>
        </w:trPr>
        <w:tc>
          <w:tcPr>
            <w:tcW w:w="1541" w:type="dxa"/>
            <w:tcBorders>
              <w:top w:val="single" w:sz="4" w:space="0" w:color="auto"/>
              <w:left w:val="single" w:sz="4" w:space="0" w:color="auto"/>
              <w:bottom w:val="single" w:sz="4" w:space="0" w:color="auto"/>
              <w:right w:val="single" w:sz="4" w:space="0" w:color="auto"/>
            </w:tcBorders>
            <w:shd w:val="clear" w:color="auto" w:fill="D9D9D9"/>
            <w:vAlign w:val="bottom"/>
          </w:tcPr>
          <w:p w14:paraId="43C63214" w14:textId="77777777" w:rsidR="00CB4BEB" w:rsidRPr="00AA2C71" w:rsidRDefault="00CB4BEB" w:rsidP="003C0924">
            <w:pPr>
              <w:jc w:val="center"/>
              <w:rPr>
                <w:rFonts w:ascii="Trebuchet MS" w:hAnsi="Trebuchet MS" w:cs="Trebuchet MS"/>
                <w:sz w:val="18"/>
                <w:szCs w:val="18"/>
              </w:rPr>
            </w:pPr>
            <w:r w:rsidRPr="00AA2C71">
              <w:rPr>
                <w:rFonts w:ascii="Trebuchet MS" w:hAnsi="Trebuchet MS" w:cs="Trebuchet MS"/>
                <w:sz w:val="18"/>
                <w:szCs w:val="18"/>
              </w:rPr>
              <w:t>9</w:t>
            </w:r>
          </w:p>
        </w:tc>
        <w:tc>
          <w:tcPr>
            <w:tcW w:w="1597" w:type="dxa"/>
            <w:tcBorders>
              <w:top w:val="single" w:sz="4" w:space="0" w:color="auto"/>
              <w:left w:val="single" w:sz="4" w:space="0" w:color="auto"/>
              <w:bottom w:val="single" w:sz="4" w:space="0" w:color="auto"/>
            </w:tcBorders>
            <w:shd w:val="clear" w:color="auto" w:fill="FFFFFF"/>
            <w:vAlign w:val="bottom"/>
          </w:tcPr>
          <w:p w14:paraId="257BF565" w14:textId="77777777" w:rsidR="00CB4BEB" w:rsidRPr="00AA2C71" w:rsidRDefault="00CB4BEB" w:rsidP="003C0924">
            <w:pPr>
              <w:rPr>
                <w:rFonts w:ascii="Trebuchet MS" w:hAnsi="Trebuchet MS"/>
                <w:sz w:val="18"/>
                <w:szCs w:val="18"/>
              </w:rPr>
            </w:pPr>
            <w:r w:rsidRPr="00AA2C71">
              <w:rPr>
                <w:rFonts w:ascii="Trebuchet MS" w:hAnsi="Trebuchet MS"/>
                <w:sz w:val="18"/>
                <w:szCs w:val="18"/>
              </w:rPr>
              <w:t>Ukendt</w:t>
            </w:r>
          </w:p>
        </w:tc>
        <w:tc>
          <w:tcPr>
            <w:tcW w:w="1506" w:type="dxa"/>
            <w:tcBorders>
              <w:top w:val="single" w:sz="4" w:space="0" w:color="auto"/>
              <w:left w:val="single" w:sz="4" w:space="0" w:color="auto"/>
              <w:bottom w:val="single" w:sz="4" w:space="0" w:color="auto"/>
              <w:right w:val="single" w:sz="4" w:space="0" w:color="auto"/>
            </w:tcBorders>
            <w:shd w:val="clear" w:color="auto" w:fill="FFFFFF"/>
            <w:vAlign w:val="bottom"/>
          </w:tcPr>
          <w:p w14:paraId="1F81EC2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1" w:type="dxa"/>
            <w:tcBorders>
              <w:top w:val="single" w:sz="4" w:space="0" w:color="auto"/>
              <w:left w:val="single" w:sz="4" w:space="0" w:color="auto"/>
              <w:bottom w:val="single" w:sz="4" w:space="0" w:color="auto"/>
            </w:tcBorders>
            <w:shd w:val="clear" w:color="auto" w:fill="FFFFFF"/>
            <w:vAlign w:val="bottom"/>
          </w:tcPr>
          <w:p w14:paraId="564D3A15" w14:textId="77777777" w:rsidR="00CB4BEB" w:rsidRPr="00AA2C71" w:rsidRDefault="00CB4BEB" w:rsidP="003C0924">
            <w:pPr>
              <w:rPr>
                <w:rFonts w:ascii="Trebuchet MS" w:hAnsi="Trebuchet MS" w:cs="Trebuchet MS"/>
                <w:sz w:val="18"/>
                <w:szCs w:val="18"/>
              </w:rPr>
            </w:pPr>
            <w:r w:rsidRPr="00AA2C71">
              <w:rPr>
                <w:rFonts w:ascii="Trebuchet MS" w:hAnsi="Trebuchet MS" w:cs="Trebuchet MS"/>
                <w:sz w:val="18"/>
                <w:szCs w:val="18"/>
              </w:rPr>
              <w:t xml:space="preserve">Mangler viden om </w:t>
            </w:r>
            <w:r>
              <w:rPr>
                <w:rFonts w:ascii="Trebuchet MS" w:hAnsi="Trebuchet MS" w:cs="Trebuchet MS"/>
                <w:sz w:val="18"/>
                <w:szCs w:val="18"/>
              </w:rPr>
              <w:t>lag</w:t>
            </w:r>
            <w:r w:rsidRPr="00AA2C71">
              <w:rPr>
                <w:rFonts w:ascii="Trebuchet MS" w:hAnsi="Trebuchet MS" w:cs="Trebuchet MS"/>
                <w:sz w:val="18"/>
                <w:szCs w:val="18"/>
              </w:rPr>
              <w:t>type.</w:t>
            </w:r>
          </w:p>
        </w:tc>
      </w:tr>
    </w:tbl>
    <w:p w14:paraId="69EAE33F" w14:textId="77777777" w:rsidR="00DF11C9" w:rsidRDefault="00DF11C9" w:rsidP="00DF11C9">
      <w:bookmarkStart w:id="1285" w:name="_Toc63351428"/>
      <w:bookmarkStart w:id="1286" w:name="_Toc292713311"/>
      <w:bookmarkStart w:id="1287" w:name="_Toc292865246"/>
    </w:p>
    <w:p w14:paraId="5BB8C037" w14:textId="35611EE4" w:rsidR="00CB4BEB" w:rsidRDefault="00CB4BEB" w:rsidP="00CB4BEB">
      <w:pPr>
        <w:pStyle w:val="Overskrift2"/>
        <w:rPr>
          <w:kern w:val="32"/>
          <w:szCs w:val="32"/>
        </w:rPr>
      </w:pPr>
      <w:bookmarkStart w:id="1288" w:name="_Toc122436091"/>
      <w:r w:rsidRPr="003E226C">
        <w:rPr>
          <w:kern w:val="32"/>
          <w:szCs w:val="32"/>
        </w:rPr>
        <w:t>5</w:t>
      </w:r>
      <w:r>
        <w:rPr>
          <w:kern w:val="32"/>
          <w:szCs w:val="32"/>
        </w:rPr>
        <w:t>.1.11</w:t>
      </w:r>
      <w:r w:rsidRPr="003E226C">
        <w:rPr>
          <w:kern w:val="32"/>
          <w:szCs w:val="32"/>
        </w:rPr>
        <w:t xml:space="preserve"> </w:t>
      </w:r>
      <w:r>
        <w:rPr>
          <w:kern w:val="32"/>
          <w:szCs w:val="32"/>
        </w:rPr>
        <w:t>Vandløbselement (5010</w:t>
      </w:r>
      <w:r w:rsidRPr="003E226C">
        <w:rPr>
          <w:kern w:val="32"/>
          <w:szCs w:val="32"/>
        </w:rPr>
        <w:t>)</w:t>
      </w:r>
      <w:bookmarkEnd w:id="1285"/>
      <w:bookmarkEnd w:id="1288"/>
    </w:p>
    <w:tbl>
      <w:tblPr>
        <w:tblW w:w="143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05"/>
        <w:gridCol w:w="1392"/>
        <w:gridCol w:w="1514"/>
        <w:gridCol w:w="3164"/>
        <w:gridCol w:w="1418"/>
        <w:gridCol w:w="1559"/>
        <w:gridCol w:w="1417"/>
        <w:gridCol w:w="1843"/>
      </w:tblGrid>
      <w:tr w:rsidR="00CB4BEB" w:rsidRPr="0051728E" w14:paraId="231C328E" w14:textId="77777777" w:rsidTr="00DF11C9">
        <w:trPr>
          <w:trHeight w:hRule="exact" w:val="510"/>
        </w:trPr>
        <w:tc>
          <w:tcPr>
            <w:tcW w:w="2005" w:type="dxa"/>
            <w:tcBorders>
              <w:bottom w:val="single" w:sz="4" w:space="0" w:color="auto"/>
            </w:tcBorders>
            <w:shd w:val="clear" w:color="auto" w:fill="D9D9D9"/>
            <w:vAlign w:val="center"/>
          </w:tcPr>
          <w:p w14:paraId="59B2D51F" w14:textId="77777777" w:rsidR="00CB4BEB" w:rsidRPr="005B6913" w:rsidRDefault="00CB4BEB" w:rsidP="003C0924">
            <w:pPr>
              <w:rPr>
                <w:rFonts w:ascii="Trebuchet MS" w:hAnsi="Trebuchet MS" w:cs="Trebuchet MS"/>
                <w:b/>
                <w:bCs/>
                <w:sz w:val="18"/>
                <w:szCs w:val="18"/>
              </w:rPr>
            </w:pPr>
            <w:r w:rsidRPr="005B6913">
              <w:rPr>
                <w:rFonts w:ascii="Trebuchet MS" w:hAnsi="Trebuchet MS" w:cs="Trebuchet MS"/>
                <w:b/>
                <w:bCs/>
                <w:sz w:val="18"/>
                <w:szCs w:val="18"/>
              </w:rPr>
              <w:t>Feltnavn</w:t>
            </w:r>
          </w:p>
        </w:tc>
        <w:tc>
          <w:tcPr>
            <w:tcW w:w="1392" w:type="dxa"/>
            <w:tcBorders>
              <w:bottom w:val="single" w:sz="4" w:space="0" w:color="auto"/>
            </w:tcBorders>
            <w:shd w:val="clear" w:color="auto" w:fill="D9D9D9"/>
            <w:vAlign w:val="center"/>
          </w:tcPr>
          <w:p w14:paraId="3CA6E99E" w14:textId="77777777" w:rsidR="00CB4BEB" w:rsidRPr="005B6913" w:rsidRDefault="00CB4BEB" w:rsidP="003C0924">
            <w:pPr>
              <w:rPr>
                <w:rFonts w:ascii="Trebuchet MS" w:hAnsi="Trebuchet MS" w:cs="Trebuchet MS"/>
                <w:b/>
                <w:bCs/>
                <w:sz w:val="18"/>
                <w:szCs w:val="18"/>
              </w:rPr>
            </w:pPr>
            <w:r w:rsidRPr="005B6913">
              <w:rPr>
                <w:rFonts w:ascii="Trebuchet MS" w:hAnsi="Trebuchet MS" w:cs="Trebuchet MS"/>
                <w:b/>
                <w:bCs/>
                <w:sz w:val="18"/>
                <w:szCs w:val="18"/>
              </w:rPr>
              <w:t>Feltnavn</w:t>
            </w:r>
            <w:r>
              <w:rPr>
                <w:rFonts w:ascii="Trebuchet MS" w:hAnsi="Trebuchet MS" w:cs="Trebuchet MS"/>
                <w:b/>
                <w:bCs/>
                <w:sz w:val="18"/>
                <w:szCs w:val="18"/>
              </w:rPr>
              <w:t>10</w:t>
            </w:r>
          </w:p>
        </w:tc>
        <w:tc>
          <w:tcPr>
            <w:tcW w:w="4678" w:type="dxa"/>
            <w:gridSpan w:val="2"/>
            <w:tcBorders>
              <w:bottom w:val="single" w:sz="4" w:space="0" w:color="auto"/>
            </w:tcBorders>
            <w:shd w:val="clear" w:color="auto" w:fill="D9D9D9"/>
            <w:vAlign w:val="center"/>
          </w:tcPr>
          <w:p w14:paraId="6A5D26B1" w14:textId="77777777" w:rsidR="00CB4BEB" w:rsidRPr="005B6913" w:rsidRDefault="00CB4BEB" w:rsidP="003C0924">
            <w:pPr>
              <w:rPr>
                <w:rFonts w:ascii="Trebuchet MS" w:hAnsi="Trebuchet MS" w:cs="Trebuchet MS"/>
                <w:bCs/>
                <w:sz w:val="18"/>
                <w:szCs w:val="18"/>
              </w:rPr>
            </w:pPr>
            <w:r w:rsidRPr="005B6913">
              <w:rPr>
                <w:rFonts w:ascii="Trebuchet MS" w:hAnsi="Trebuchet MS" w:cs="Trebuchet MS"/>
                <w:b/>
                <w:bCs/>
                <w:sz w:val="18"/>
                <w:szCs w:val="18"/>
              </w:rPr>
              <w:t>Formål</w:t>
            </w:r>
          </w:p>
        </w:tc>
        <w:tc>
          <w:tcPr>
            <w:tcW w:w="1418" w:type="dxa"/>
            <w:tcBorders>
              <w:bottom w:val="single" w:sz="4" w:space="0" w:color="auto"/>
            </w:tcBorders>
            <w:shd w:val="clear" w:color="auto" w:fill="D9D9D9"/>
            <w:vAlign w:val="center"/>
          </w:tcPr>
          <w:p w14:paraId="12A23B68" w14:textId="77777777" w:rsidR="00CB4BEB" w:rsidRPr="005B6913" w:rsidRDefault="00CB4BEB" w:rsidP="003C0924">
            <w:pPr>
              <w:rPr>
                <w:rFonts w:ascii="Trebuchet MS" w:hAnsi="Trebuchet MS" w:cs="Trebuchet MS"/>
                <w:bCs/>
                <w:sz w:val="18"/>
                <w:szCs w:val="18"/>
              </w:rPr>
            </w:pPr>
            <w:r w:rsidRPr="005B6913">
              <w:rPr>
                <w:rFonts w:ascii="Trebuchet MS" w:hAnsi="Trebuchet MS" w:cs="Trebuchet MS"/>
                <w:b/>
                <w:bCs/>
                <w:sz w:val="18"/>
                <w:szCs w:val="18"/>
              </w:rPr>
              <w:t>Datatype</w:t>
            </w:r>
          </w:p>
        </w:tc>
        <w:tc>
          <w:tcPr>
            <w:tcW w:w="1559" w:type="dxa"/>
            <w:tcBorders>
              <w:bottom w:val="single" w:sz="4" w:space="0" w:color="auto"/>
            </w:tcBorders>
            <w:shd w:val="clear" w:color="auto" w:fill="D9D9D9"/>
            <w:vAlign w:val="center"/>
          </w:tcPr>
          <w:p w14:paraId="74CDB5DB" w14:textId="77777777" w:rsidR="00CB4BEB" w:rsidRPr="005B6913" w:rsidRDefault="00CB4BEB" w:rsidP="003C0924">
            <w:pPr>
              <w:rPr>
                <w:rFonts w:ascii="Trebuchet MS" w:hAnsi="Trebuchet MS" w:cs="Trebuchet MS"/>
                <w:bCs/>
                <w:sz w:val="18"/>
                <w:szCs w:val="18"/>
              </w:rPr>
            </w:pPr>
            <w:r w:rsidRPr="005B6913">
              <w:rPr>
                <w:rFonts w:ascii="Trebuchet MS" w:hAnsi="Trebuchet MS" w:cs="Trebuchet MS"/>
                <w:b/>
                <w:bCs/>
                <w:sz w:val="18"/>
                <w:szCs w:val="18"/>
              </w:rPr>
              <w:t>Værdiområde</w:t>
            </w:r>
          </w:p>
        </w:tc>
        <w:tc>
          <w:tcPr>
            <w:tcW w:w="1417" w:type="dxa"/>
            <w:tcBorders>
              <w:bottom w:val="single" w:sz="4" w:space="0" w:color="auto"/>
            </w:tcBorders>
            <w:shd w:val="clear" w:color="auto" w:fill="D9D9D9"/>
            <w:vAlign w:val="bottom"/>
          </w:tcPr>
          <w:p w14:paraId="12C691CA" w14:textId="77777777" w:rsidR="00CB4BEB" w:rsidRPr="005B6913" w:rsidRDefault="00CB4BEB" w:rsidP="003C0924">
            <w:pPr>
              <w:autoSpaceDE w:val="0"/>
              <w:autoSpaceDN w:val="0"/>
              <w:adjustRightInd w:val="0"/>
              <w:rPr>
                <w:rFonts w:ascii="Trebuchet MS" w:hAnsi="Trebuchet MS" w:cs="Trebuchet MS"/>
                <w:b/>
                <w:bCs/>
                <w:sz w:val="18"/>
                <w:szCs w:val="18"/>
              </w:rPr>
            </w:pPr>
            <w:r w:rsidRPr="005B6913">
              <w:rPr>
                <w:rFonts w:ascii="Trebuchet MS" w:hAnsi="Trebuchet MS" w:cs="Trebuchet MS"/>
                <w:b/>
                <w:bCs/>
                <w:sz w:val="18"/>
                <w:szCs w:val="18"/>
              </w:rPr>
              <w:t>Obligatorisk /</w:t>
            </w:r>
          </w:p>
          <w:p w14:paraId="66D3B657" w14:textId="77777777" w:rsidR="00CB4BEB" w:rsidRPr="005B6913" w:rsidRDefault="00CB4BEB" w:rsidP="003C0924">
            <w:pPr>
              <w:rPr>
                <w:rFonts w:ascii="Trebuchet MS" w:hAnsi="Trebuchet MS" w:cs="Trebuchet MS"/>
                <w:bCs/>
                <w:sz w:val="18"/>
                <w:szCs w:val="18"/>
              </w:rPr>
            </w:pPr>
            <w:r w:rsidRPr="005B6913">
              <w:rPr>
                <w:rFonts w:ascii="Trebuchet MS" w:hAnsi="Trebuchet MS" w:cs="Trebuchet MS"/>
                <w:b/>
                <w:bCs/>
                <w:sz w:val="18"/>
                <w:szCs w:val="18"/>
              </w:rPr>
              <w:t>Frit / System</w:t>
            </w:r>
          </w:p>
        </w:tc>
        <w:tc>
          <w:tcPr>
            <w:tcW w:w="1843" w:type="dxa"/>
            <w:shd w:val="clear" w:color="auto" w:fill="D9D9D9"/>
            <w:vAlign w:val="center"/>
          </w:tcPr>
          <w:p w14:paraId="63071E24" w14:textId="77777777" w:rsidR="00CB4BEB" w:rsidRPr="005B6913" w:rsidRDefault="00CB4BEB" w:rsidP="003C0924">
            <w:pPr>
              <w:rPr>
                <w:rFonts w:ascii="Trebuchet MS" w:hAnsi="Trebuchet MS" w:cs="Trebuchet MS"/>
                <w:bCs/>
                <w:sz w:val="18"/>
                <w:szCs w:val="18"/>
              </w:rPr>
            </w:pPr>
            <w:r w:rsidRPr="005B6913">
              <w:rPr>
                <w:rFonts w:ascii="Trebuchet MS" w:hAnsi="Trebuchet MS" w:cs="Trebuchet MS"/>
                <w:b/>
                <w:bCs/>
                <w:sz w:val="18"/>
                <w:szCs w:val="18"/>
              </w:rPr>
              <w:t>Eksempel</w:t>
            </w:r>
          </w:p>
        </w:tc>
      </w:tr>
      <w:tr w:rsidR="00CB4BEB" w:rsidRPr="00F273B0" w14:paraId="5EA2A36C" w14:textId="77777777" w:rsidTr="00DF11C9">
        <w:trPr>
          <w:trHeight w:hRule="exact" w:val="603"/>
        </w:trPr>
        <w:tc>
          <w:tcPr>
            <w:tcW w:w="2005" w:type="dxa"/>
            <w:tcBorders>
              <w:top w:val="single" w:sz="4" w:space="0" w:color="auto"/>
              <w:left w:val="single" w:sz="4" w:space="0" w:color="auto"/>
              <w:bottom w:val="single" w:sz="4" w:space="0" w:color="auto"/>
              <w:right w:val="single" w:sz="4" w:space="0" w:color="auto"/>
            </w:tcBorders>
            <w:shd w:val="clear" w:color="auto" w:fill="FFFFFF"/>
            <w:vAlign w:val="center"/>
          </w:tcPr>
          <w:p w14:paraId="0BCC4582" w14:textId="77777777" w:rsidR="00CB4BEB" w:rsidRPr="00AD1433" w:rsidRDefault="00CB4BEB" w:rsidP="003C0924">
            <w:pPr>
              <w:rPr>
                <w:rFonts w:ascii="Trebuchet MS" w:hAnsi="Trebuchet MS"/>
                <w:sz w:val="18"/>
                <w:szCs w:val="18"/>
              </w:rPr>
            </w:pPr>
            <w:proofErr w:type="spellStart"/>
            <w:r w:rsidRPr="00AD1433">
              <w:rPr>
                <w:rFonts w:ascii="Trebuchet MS" w:hAnsi="Trebuchet MS"/>
                <w:sz w:val="18"/>
                <w:szCs w:val="18"/>
              </w:rPr>
              <w:t>element_nr</w:t>
            </w:r>
            <w:proofErr w:type="spellEnd"/>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tcPr>
          <w:p w14:paraId="3693507D" w14:textId="77777777" w:rsidR="00CB4BEB" w:rsidRPr="00AD1433" w:rsidRDefault="00CB4BEB" w:rsidP="003C0924">
            <w:pPr>
              <w:rPr>
                <w:rFonts w:ascii="Trebuchet MS" w:hAnsi="Trebuchet MS"/>
                <w:sz w:val="18"/>
                <w:szCs w:val="18"/>
              </w:rPr>
            </w:pPr>
            <w:proofErr w:type="spellStart"/>
            <w:r w:rsidRPr="00AD1433">
              <w:rPr>
                <w:rFonts w:ascii="Trebuchet MS" w:hAnsi="Trebuchet MS"/>
                <w:sz w:val="18"/>
                <w:szCs w:val="18"/>
              </w:rPr>
              <w:t>element_nr</w:t>
            </w:r>
            <w:proofErr w:type="spellEnd"/>
          </w:p>
        </w:tc>
        <w:tc>
          <w:tcPr>
            <w:tcW w:w="4678"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4C839118" w14:textId="77777777" w:rsidR="00CB4BEB" w:rsidRPr="00AD1433" w:rsidRDefault="00CB4BEB" w:rsidP="003C0924">
            <w:pPr>
              <w:rPr>
                <w:rFonts w:ascii="Trebuchet MS" w:hAnsi="Trebuchet MS"/>
                <w:sz w:val="18"/>
                <w:szCs w:val="18"/>
              </w:rPr>
            </w:pPr>
            <w:proofErr w:type="spellStart"/>
            <w:r w:rsidRPr="00AD1433">
              <w:rPr>
                <w:rFonts w:ascii="Trebuchet MS" w:hAnsi="Trebuchet MS"/>
                <w:sz w:val="18"/>
                <w:szCs w:val="18"/>
              </w:rPr>
              <w:t>Element_nr</w:t>
            </w:r>
            <w:proofErr w:type="spellEnd"/>
            <w:r w:rsidRPr="00AD1433">
              <w:rPr>
                <w:rFonts w:ascii="Trebuchet MS" w:hAnsi="Trebuchet MS"/>
                <w:sz w:val="18"/>
                <w:szCs w:val="18"/>
              </w:rPr>
              <w:t xml:space="preserve">. </w:t>
            </w:r>
            <w:r w:rsidRPr="00AD1433">
              <w:rPr>
                <w:rFonts w:ascii="Trebuchet MS" w:hAnsi="Trebuchet MS" w:cs="Trebuchet MS"/>
                <w:sz w:val="18"/>
                <w:szCs w:val="18"/>
              </w:rPr>
              <w:t>3-cifret kommunenummer efterfulgt af løbenummer opdelt med en bindestreg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E621CB5"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14:paraId="44F44789"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0-20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6A692F4E" w14:textId="77777777" w:rsidR="00CB4BEB" w:rsidRPr="00AD1433" w:rsidRDefault="00CB4BEB" w:rsidP="003C0924">
            <w:pPr>
              <w:jc w:val="center"/>
              <w:rPr>
                <w:rFonts w:ascii="Trebuchet MS" w:hAnsi="Trebuchet MS" w:cs="Trebuchet MS"/>
                <w:sz w:val="18"/>
                <w:szCs w:val="18"/>
              </w:rPr>
            </w:pPr>
            <w:r w:rsidRPr="00AD1433">
              <w:rPr>
                <w:rFonts w:ascii="Trebuchet MS" w:hAnsi="Trebuchet MS" w:cs="Trebuchet MS"/>
                <w:sz w:val="18"/>
                <w:szCs w:val="18"/>
              </w:rPr>
              <w:t>F</w:t>
            </w:r>
          </w:p>
        </w:tc>
        <w:tc>
          <w:tcPr>
            <w:tcW w:w="1843" w:type="dxa"/>
            <w:tcBorders>
              <w:left w:val="single" w:sz="4" w:space="0" w:color="auto"/>
              <w:bottom w:val="single" w:sz="4" w:space="0" w:color="auto"/>
            </w:tcBorders>
            <w:shd w:val="clear" w:color="auto" w:fill="FFFFFF"/>
            <w:vAlign w:val="center"/>
          </w:tcPr>
          <w:p w14:paraId="6048A9B0"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771-17</w:t>
            </w:r>
          </w:p>
        </w:tc>
      </w:tr>
      <w:tr w:rsidR="00CB4BEB" w:rsidRPr="00F273B0" w14:paraId="5AF72F31" w14:textId="77777777" w:rsidTr="00DF11C9">
        <w:trPr>
          <w:trHeight w:hRule="exact" w:val="255"/>
        </w:trPr>
        <w:tc>
          <w:tcPr>
            <w:tcW w:w="2005" w:type="dxa"/>
            <w:tcBorders>
              <w:top w:val="single" w:sz="4" w:space="0" w:color="auto"/>
              <w:left w:val="single" w:sz="4" w:space="0" w:color="auto"/>
              <w:bottom w:val="single" w:sz="4" w:space="0" w:color="auto"/>
              <w:right w:val="single" w:sz="4" w:space="0" w:color="auto"/>
            </w:tcBorders>
            <w:shd w:val="clear" w:color="auto" w:fill="auto"/>
            <w:vAlign w:val="bottom"/>
          </w:tcPr>
          <w:p w14:paraId="206441F3" w14:textId="77777777" w:rsidR="00CB4BEB" w:rsidRPr="00AD1433" w:rsidRDefault="00CB4BEB" w:rsidP="003C0924">
            <w:pPr>
              <w:rPr>
                <w:rFonts w:ascii="Trebuchet MS" w:hAnsi="Trebuchet MS"/>
                <w:sz w:val="18"/>
                <w:szCs w:val="18"/>
              </w:rPr>
            </w:pPr>
            <w:proofErr w:type="spellStart"/>
            <w:r w:rsidRPr="00AD1433">
              <w:rPr>
                <w:rFonts w:ascii="Trebuchet MS" w:hAnsi="Trebuchet MS"/>
                <w:sz w:val="18"/>
                <w:szCs w:val="18"/>
              </w:rPr>
              <w:t>element_kode</w:t>
            </w:r>
            <w:proofErr w:type="spellEnd"/>
          </w:p>
        </w:tc>
        <w:tc>
          <w:tcPr>
            <w:tcW w:w="1392" w:type="dxa"/>
            <w:tcBorders>
              <w:top w:val="single" w:sz="4" w:space="0" w:color="auto"/>
              <w:left w:val="single" w:sz="4" w:space="0" w:color="auto"/>
              <w:bottom w:val="single" w:sz="4" w:space="0" w:color="auto"/>
              <w:right w:val="single" w:sz="4" w:space="0" w:color="auto"/>
            </w:tcBorders>
            <w:vAlign w:val="bottom"/>
          </w:tcPr>
          <w:p w14:paraId="4142C757" w14:textId="77777777" w:rsidR="00CB4BEB" w:rsidRPr="00AD1433" w:rsidRDefault="00CB4BEB" w:rsidP="003C0924">
            <w:pPr>
              <w:rPr>
                <w:rFonts w:ascii="Trebuchet MS" w:hAnsi="Trebuchet MS"/>
                <w:sz w:val="18"/>
                <w:szCs w:val="18"/>
              </w:rPr>
            </w:pPr>
            <w:proofErr w:type="spellStart"/>
            <w:r w:rsidRPr="00AD1433">
              <w:rPr>
                <w:rFonts w:ascii="Trebuchet MS" w:hAnsi="Trebuchet MS"/>
                <w:sz w:val="18"/>
                <w:szCs w:val="18"/>
              </w:rPr>
              <w:t>element_k</w:t>
            </w:r>
            <w:proofErr w:type="spellEnd"/>
          </w:p>
        </w:tc>
        <w:tc>
          <w:tcPr>
            <w:tcW w:w="4678"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39E63A0F"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Kode for elementtype</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504E290A"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61894B6F"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1-99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B1FC341" w14:textId="77777777" w:rsidR="00CB4BEB" w:rsidRPr="00AD1433" w:rsidRDefault="00CB4BEB" w:rsidP="003C0924">
            <w:pPr>
              <w:jc w:val="center"/>
              <w:rPr>
                <w:rFonts w:ascii="Trebuchet MS" w:hAnsi="Trebuchet MS" w:cs="Trebuchet MS"/>
                <w:sz w:val="18"/>
                <w:szCs w:val="18"/>
              </w:rPr>
            </w:pPr>
            <w:r w:rsidRPr="00AD1433">
              <w:rPr>
                <w:rFonts w:ascii="Trebuchet MS" w:hAnsi="Trebuchet MS" w:cs="Trebuchet MS"/>
                <w:sz w:val="18"/>
                <w:szCs w:val="18"/>
              </w:rPr>
              <w:t>O</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3C927DF7"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1</w:t>
            </w:r>
          </w:p>
        </w:tc>
      </w:tr>
      <w:tr w:rsidR="00CB4BEB" w:rsidRPr="00F273B0" w14:paraId="4CA62544" w14:textId="77777777" w:rsidTr="00DF11C9">
        <w:trPr>
          <w:trHeight w:hRule="exact" w:val="255"/>
        </w:trPr>
        <w:tc>
          <w:tcPr>
            <w:tcW w:w="2005" w:type="dxa"/>
            <w:tcBorders>
              <w:top w:val="single" w:sz="4" w:space="0" w:color="auto"/>
              <w:left w:val="single" w:sz="4" w:space="0" w:color="auto"/>
              <w:bottom w:val="single" w:sz="4" w:space="0" w:color="auto"/>
              <w:right w:val="single" w:sz="4" w:space="0" w:color="auto"/>
            </w:tcBorders>
            <w:shd w:val="clear" w:color="auto" w:fill="99CCFF"/>
            <w:vAlign w:val="bottom"/>
          </w:tcPr>
          <w:p w14:paraId="57DA490F" w14:textId="77777777" w:rsidR="00CB4BEB" w:rsidRPr="00AD1433" w:rsidRDefault="00CB4BEB" w:rsidP="003C0924">
            <w:pPr>
              <w:rPr>
                <w:rFonts w:ascii="Trebuchet MS" w:hAnsi="Trebuchet MS"/>
                <w:sz w:val="18"/>
                <w:szCs w:val="18"/>
              </w:rPr>
            </w:pPr>
            <w:r>
              <w:rPr>
                <w:rFonts w:ascii="Trebuchet MS" w:hAnsi="Trebuchet MS"/>
                <w:sz w:val="18"/>
                <w:szCs w:val="18"/>
              </w:rPr>
              <w:t>e</w:t>
            </w:r>
            <w:r w:rsidRPr="00AD1433">
              <w:rPr>
                <w:rFonts w:ascii="Trebuchet MS" w:hAnsi="Trebuchet MS"/>
                <w:sz w:val="18"/>
                <w:szCs w:val="18"/>
              </w:rPr>
              <w:t>lement</w:t>
            </w:r>
          </w:p>
        </w:tc>
        <w:tc>
          <w:tcPr>
            <w:tcW w:w="1392" w:type="dxa"/>
            <w:tcBorders>
              <w:top w:val="single" w:sz="4" w:space="0" w:color="auto"/>
              <w:left w:val="single" w:sz="4" w:space="0" w:color="auto"/>
              <w:bottom w:val="single" w:sz="4" w:space="0" w:color="auto"/>
              <w:right w:val="single" w:sz="4" w:space="0" w:color="auto"/>
            </w:tcBorders>
            <w:shd w:val="clear" w:color="auto" w:fill="99CCFF"/>
            <w:vAlign w:val="bottom"/>
          </w:tcPr>
          <w:p w14:paraId="6C31B19E" w14:textId="77777777" w:rsidR="00CB4BEB" w:rsidRPr="00AD1433" w:rsidRDefault="00CB4BEB" w:rsidP="003C0924">
            <w:pPr>
              <w:rPr>
                <w:rFonts w:ascii="Trebuchet MS" w:hAnsi="Trebuchet MS"/>
                <w:sz w:val="18"/>
                <w:szCs w:val="18"/>
              </w:rPr>
            </w:pPr>
            <w:r>
              <w:rPr>
                <w:rFonts w:ascii="Trebuchet MS" w:hAnsi="Trebuchet MS"/>
                <w:sz w:val="18"/>
                <w:szCs w:val="18"/>
              </w:rPr>
              <w:t>e</w:t>
            </w:r>
            <w:r w:rsidRPr="00AD1433">
              <w:rPr>
                <w:rFonts w:ascii="Trebuchet MS" w:hAnsi="Trebuchet MS"/>
                <w:sz w:val="18"/>
                <w:szCs w:val="18"/>
              </w:rPr>
              <w:t>lement</w:t>
            </w:r>
          </w:p>
        </w:tc>
        <w:tc>
          <w:tcPr>
            <w:tcW w:w="4678"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4977ED30"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Elementtype</w:t>
            </w:r>
          </w:p>
        </w:tc>
        <w:tc>
          <w:tcPr>
            <w:tcW w:w="1418" w:type="dxa"/>
            <w:tcBorders>
              <w:top w:val="single" w:sz="4" w:space="0" w:color="auto"/>
              <w:left w:val="single" w:sz="4" w:space="0" w:color="auto"/>
              <w:bottom w:val="single" w:sz="4" w:space="0" w:color="auto"/>
              <w:right w:val="single" w:sz="4" w:space="0" w:color="auto"/>
            </w:tcBorders>
            <w:shd w:val="clear" w:color="auto" w:fill="99CCFF"/>
            <w:vAlign w:val="bottom"/>
          </w:tcPr>
          <w:p w14:paraId="18D32EC5"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99CCFF"/>
            <w:vAlign w:val="bottom"/>
          </w:tcPr>
          <w:p w14:paraId="78B5F75B"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0-30 tegn</w:t>
            </w:r>
          </w:p>
        </w:tc>
        <w:tc>
          <w:tcPr>
            <w:tcW w:w="1417" w:type="dxa"/>
            <w:tcBorders>
              <w:top w:val="single" w:sz="4" w:space="0" w:color="auto"/>
              <w:left w:val="single" w:sz="4" w:space="0" w:color="auto"/>
              <w:bottom w:val="single" w:sz="4" w:space="0" w:color="auto"/>
              <w:right w:val="single" w:sz="4" w:space="0" w:color="auto"/>
            </w:tcBorders>
            <w:shd w:val="clear" w:color="auto" w:fill="99CCFF"/>
            <w:vAlign w:val="bottom"/>
          </w:tcPr>
          <w:p w14:paraId="77DF5C4F" w14:textId="77777777" w:rsidR="00CB4BEB" w:rsidRPr="00AD1433" w:rsidRDefault="00CB4BEB" w:rsidP="003C0924">
            <w:pPr>
              <w:jc w:val="center"/>
              <w:rPr>
                <w:rFonts w:ascii="Trebuchet MS" w:hAnsi="Trebuchet MS" w:cs="Trebuchet MS"/>
                <w:sz w:val="18"/>
                <w:szCs w:val="18"/>
              </w:rPr>
            </w:pPr>
            <w:r w:rsidRPr="00AD1433">
              <w:rPr>
                <w:rFonts w:ascii="Trebuchet MS" w:hAnsi="Trebuchet MS" w:cs="Trebuchet MS"/>
                <w:sz w:val="18"/>
                <w:szCs w:val="18"/>
              </w:rPr>
              <w:t>S</w:t>
            </w:r>
          </w:p>
        </w:tc>
        <w:tc>
          <w:tcPr>
            <w:tcW w:w="1843" w:type="dxa"/>
            <w:tcBorders>
              <w:top w:val="single" w:sz="4" w:space="0" w:color="auto"/>
              <w:left w:val="single" w:sz="4" w:space="0" w:color="auto"/>
              <w:bottom w:val="single" w:sz="4" w:space="0" w:color="auto"/>
              <w:right w:val="single" w:sz="4" w:space="0" w:color="auto"/>
            </w:tcBorders>
            <w:shd w:val="clear" w:color="auto" w:fill="99CCFF"/>
            <w:vAlign w:val="bottom"/>
          </w:tcPr>
          <w:p w14:paraId="4EE54573"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Rist</w:t>
            </w:r>
          </w:p>
        </w:tc>
      </w:tr>
      <w:tr w:rsidR="00CB4BEB" w:rsidRPr="00F273B0" w14:paraId="2B843595" w14:textId="77777777" w:rsidTr="00DF11C9">
        <w:trPr>
          <w:trHeight w:hRule="exact" w:val="859"/>
        </w:trPr>
        <w:tc>
          <w:tcPr>
            <w:tcW w:w="2005" w:type="dxa"/>
            <w:tcBorders>
              <w:top w:val="single" w:sz="4" w:space="0" w:color="auto"/>
              <w:left w:val="single" w:sz="4" w:space="0" w:color="auto"/>
              <w:bottom w:val="single" w:sz="4" w:space="0" w:color="auto"/>
              <w:right w:val="single" w:sz="4" w:space="0" w:color="auto"/>
            </w:tcBorders>
            <w:shd w:val="clear" w:color="auto" w:fill="auto"/>
            <w:vAlign w:val="center"/>
          </w:tcPr>
          <w:p w14:paraId="1CF08F67" w14:textId="77777777" w:rsidR="00CB4BEB" w:rsidRPr="00AD1433" w:rsidRDefault="00CB4BEB" w:rsidP="003C0924">
            <w:pPr>
              <w:rPr>
                <w:rFonts w:ascii="Trebuchet MS" w:hAnsi="Trebuchet MS"/>
                <w:sz w:val="18"/>
                <w:szCs w:val="18"/>
              </w:rPr>
            </w:pPr>
            <w:r>
              <w:rPr>
                <w:rFonts w:ascii="Trebuchet MS" w:hAnsi="Trebuchet MS"/>
                <w:sz w:val="18"/>
                <w:szCs w:val="18"/>
              </w:rPr>
              <w:t>l</w:t>
            </w:r>
            <w:r w:rsidRPr="00AD1433">
              <w:rPr>
                <w:rFonts w:ascii="Trebuchet MS" w:hAnsi="Trebuchet MS"/>
                <w:sz w:val="18"/>
                <w:szCs w:val="18"/>
              </w:rPr>
              <w:t>okalitet</w:t>
            </w:r>
          </w:p>
        </w:tc>
        <w:tc>
          <w:tcPr>
            <w:tcW w:w="1392" w:type="dxa"/>
            <w:tcBorders>
              <w:top w:val="single" w:sz="4" w:space="0" w:color="auto"/>
              <w:left w:val="single" w:sz="4" w:space="0" w:color="auto"/>
              <w:bottom w:val="single" w:sz="4" w:space="0" w:color="auto"/>
              <w:right w:val="single" w:sz="4" w:space="0" w:color="auto"/>
            </w:tcBorders>
            <w:vAlign w:val="center"/>
          </w:tcPr>
          <w:p w14:paraId="53BA12E5" w14:textId="77777777" w:rsidR="00CB4BEB" w:rsidRPr="00AD1433" w:rsidRDefault="00CB4BEB" w:rsidP="003C0924">
            <w:pPr>
              <w:rPr>
                <w:rFonts w:ascii="Trebuchet MS" w:hAnsi="Trebuchet MS"/>
                <w:sz w:val="18"/>
                <w:szCs w:val="18"/>
              </w:rPr>
            </w:pPr>
            <w:r>
              <w:rPr>
                <w:rFonts w:ascii="Trebuchet MS" w:hAnsi="Trebuchet MS"/>
                <w:sz w:val="18"/>
                <w:szCs w:val="18"/>
              </w:rPr>
              <w:t>l</w:t>
            </w:r>
            <w:r w:rsidRPr="00AD1433">
              <w:rPr>
                <w:rFonts w:ascii="Trebuchet MS" w:hAnsi="Trebuchet MS"/>
                <w:sz w:val="18"/>
                <w:szCs w:val="18"/>
              </w:rPr>
              <w:t>okalitet</w:t>
            </w:r>
          </w:p>
        </w:tc>
        <w:tc>
          <w:tcPr>
            <w:tcW w:w="4678"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2473C90A" w14:textId="6FB31577" w:rsidR="00CB4BEB" w:rsidRPr="00AD1433" w:rsidRDefault="00CB4BEB" w:rsidP="003C0924">
            <w:pPr>
              <w:rPr>
                <w:rFonts w:ascii="Trebuchet MS" w:hAnsi="Trebuchet MS"/>
                <w:sz w:val="18"/>
                <w:szCs w:val="18"/>
              </w:rPr>
            </w:pPr>
            <w:r w:rsidRPr="00AD1433">
              <w:rPr>
                <w:rFonts w:ascii="Trebuchet MS" w:hAnsi="Trebuchet MS"/>
                <w:sz w:val="18"/>
                <w:szCs w:val="18"/>
              </w:rPr>
              <w:t>Lokalitet</w:t>
            </w:r>
            <w:r w:rsidR="00CF56DE">
              <w:rPr>
                <w:rFonts w:ascii="Trebuchet MS" w:hAnsi="Trebuchet MS"/>
                <w:sz w:val="18"/>
                <w:szCs w:val="18"/>
              </w:rPr>
              <w:t>s</w:t>
            </w:r>
            <w:r w:rsidRPr="00AD1433">
              <w:rPr>
                <w:rFonts w:ascii="Trebuchet MS" w:hAnsi="Trebuchet MS"/>
                <w:sz w:val="18"/>
                <w:szCs w:val="18"/>
              </w:rPr>
              <w:t>beskrivelse til entydig genfinding/overskrift på oversigt</w:t>
            </w:r>
            <w:r w:rsidR="00CF56DE">
              <w:rPr>
                <w:rFonts w:ascii="Trebuchet MS" w:hAnsi="Trebuchet MS"/>
                <w:sz w:val="18"/>
                <w:szCs w:val="18"/>
              </w:rPr>
              <w:t>s</w:t>
            </w:r>
            <w:r w:rsidRPr="00AD1433">
              <w:rPr>
                <w:rFonts w:ascii="Trebuchet MS" w:hAnsi="Trebuchet MS"/>
                <w:sz w:val="18"/>
                <w:szCs w:val="18"/>
              </w:rPr>
              <w:t xml:space="preserve">kort </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08F4430D"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1DBD08F7"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780DAAE4" w14:textId="77777777" w:rsidR="00CB4BEB" w:rsidRPr="00AD1433" w:rsidRDefault="00CB4BEB" w:rsidP="003C0924">
            <w:pPr>
              <w:jc w:val="center"/>
              <w:rPr>
                <w:rFonts w:ascii="Trebuchet MS" w:hAnsi="Trebuchet MS" w:cs="Trebuchet MS"/>
                <w:sz w:val="18"/>
                <w:szCs w:val="18"/>
              </w:rPr>
            </w:pPr>
            <w:r w:rsidRPr="00AD1433">
              <w:rPr>
                <w:rFonts w:ascii="Trebuchet MS" w:hAnsi="Trebuchet MS" w:cs="Trebuchet MS"/>
                <w:sz w:val="18"/>
                <w:szCs w:val="18"/>
              </w:rPr>
              <w:t>F</w:t>
            </w:r>
          </w:p>
        </w:tc>
        <w:tc>
          <w:tcPr>
            <w:tcW w:w="1843" w:type="dxa"/>
            <w:tcBorders>
              <w:top w:val="single" w:sz="4" w:space="0" w:color="auto"/>
              <w:left w:val="single" w:sz="4" w:space="0" w:color="auto"/>
            </w:tcBorders>
            <w:shd w:val="clear" w:color="auto" w:fill="auto"/>
            <w:vAlign w:val="bottom"/>
          </w:tcPr>
          <w:p w14:paraId="3F61F1C0"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 xml:space="preserve">Opstemning ved sø nord for </w:t>
            </w:r>
            <w:proofErr w:type="spellStart"/>
            <w:r w:rsidRPr="00AD1433">
              <w:rPr>
                <w:rFonts w:ascii="Trebuchet MS" w:hAnsi="Trebuchet MS" w:cs="Trebuchet MS"/>
                <w:sz w:val="18"/>
                <w:szCs w:val="18"/>
              </w:rPr>
              <w:t>Trimmelskovgård</w:t>
            </w:r>
            <w:proofErr w:type="spellEnd"/>
          </w:p>
        </w:tc>
      </w:tr>
      <w:tr w:rsidR="00CB4BEB" w:rsidRPr="00F273B0" w14:paraId="6361C2E9" w14:textId="77777777" w:rsidTr="00DF11C9">
        <w:trPr>
          <w:trHeight w:hRule="exact" w:val="334"/>
        </w:trPr>
        <w:tc>
          <w:tcPr>
            <w:tcW w:w="2005" w:type="dxa"/>
            <w:tcBorders>
              <w:top w:val="single" w:sz="4" w:space="0" w:color="auto"/>
              <w:left w:val="single" w:sz="4" w:space="0" w:color="auto"/>
              <w:bottom w:val="single" w:sz="4" w:space="0" w:color="auto"/>
              <w:right w:val="single" w:sz="4" w:space="0" w:color="auto"/>
            </w:tcBorders>
            <w:shd w:val="clear" w:color="auto" w:fill="FFFFFF"/>
            <w:vAlign w:val="bottom"/>
          </w:tcPr>
          <w:p w14:paraId="0A085F03" w14:textId="77777777" w:rsidR="00CB4BEB" w:rsidRPr="00AD1433" w:rsidRDefault="00CB4BEB" w:rsidP="003C0924">
            <w:pPr>
              <w:rPr>
                <w:rFonts w:ascii="Trebuchet MS" w:hAnsi="Trebuchet MS"/>
                <w:sz w:val="18"/>
                <w:szCs w:val="18"/>
              </w:rPr>
            </w:pPr>
            <w:proofErr w:type="spellStart"/>
            <w:r>
              <w:rPr>
                <w:rFonts w:ascii="Trebuchet MS" w:hAnsi="Trebuchet MS"/>
                <w:sz w:val="18"/>
                <w:szCs w:val="18"/>
              </w:rPr>
              <w:t>vstation</w:t>
            </w:r>
            <w:proofErr w:type="spellEnd"/>
          </w:p>
        </w:tc>
        <w:tc>
          <w:tcPr>
            <w:tcW w:w="1392" w:type="dxa"/>
            <w:tcBorders>
              <w:top w:val="single" w:sz="4" w:space="0" w:color="auto"/>
              <w:left w:val="single" w:sz="4" w:space="0" w:color="auto"/>
              <w:bottom w:val="single" w:sz="4" w:space="0" w:color="auto"/>
              <w:right w:val="single" w:sz="4" w:space="0" w:color="auto"/>
            </w:tcBorders>
            <w:shd w:val="clear" w:color="auto" w:fill="FFFFFF"/>
            <w:vAlign w:val="bottom"/>
          </w:tcPr>
          <w:p w14:paraId="7E31AD4F" w14:textId="77777777" w:rsidR="00CB4BEB" w:rsidRDefault="00CB4BEB" w:rsidP="003C0924">
            <w:pPr>
              <w:rPr>
                <w:rFonts w:ascii="Trebuchet MS" w:hAnsi="Trebuchet MS"/>
                <w:sz w:val="18"/>
                <w:szCs w:val="18"/>
              </w:rPr>
            </w:pPr>
            <w:proofErr w:type="spellStart"/>
            <w:r>
              <w:rPr>
                <w:rFonts w:ascii="Trebuchet MS" w:hAnsi="Trebuchet MS"/>
                <w:sz w:val="18"/>
                <w:szCs w:val="18"/>
              </w:rPr>
              <w:t>vstation</w:t>
            </w:r>
            <w:proofErr w:type="spellEnd"/>
          </w:p>
        </w:tc>
        <w:tc>
          <w:tcPr>
            <w:tcW w:w="4678"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52D2AAE1" w14:textId="77777777" w:rsidR="00CB4BEB" w:rsidRPr="00DF11C9" w:rsidRDefault="00CB4BEB" w:rsidP="003C0924">
            <w:pPr>
              <w:rPr>
                <w:rFonts w:ascii="Trebuchet MS" w:hAnsi="Trebuchet MS" w:cs="Trebuchet MS"/>
                <w:sz w:val="18"/>
                <w:szCs w:val="18"/>
              </w:rPr>
            </w:pPr>
            <w:r w:rsidRPr="00DF11C9">
              <w:rPr>
                <w:rFonts w:ascii="Trebuchet MS" w:hAnsi="Trebuchet MS" w:cs="Trebuchet MS"/>
                <w:sz w:val="18"/>
                <w:szCs w:val="18"/>
              </w:rPr>
              <w:t>Stationering i meter på vandløb</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6F26B40" w14:textId="77777777" w:rsidR="00CB4BEB" w:rsidRPr="00AD1433" w:rsidRDefault="00CB4BEB" w:rsidP="003C0924">
            <w:pPr>
              <w:rPr>
                <w:rFonts w:ascii="Trebuchet MS" w:hAnsi="Trebuchet MS" w:cs="Trebuchet MS"/>
                <w:sz w:val="18"/>
                <w:szCs w:val="18"/>
              </w:rPr>
            </w:pPr>
            <w:r>
              <w:rPr>
                <w:rFonts w:ascii="Trebuchet MS" w:hAnsi="Trebuchet MS" w:cs="Trebuchet MS"/>
                <w:sz w:val="18"/>
                <w:szCs w:val="18"/>
              </w:rPr>
              <w:t>Tal</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4D097D92" w14:textId="77777777" w:rsidR="00CB4BEB" w:rsidRPr="00AD1433" w:rsidRDefault="00CB4BEB" w:rsidP="003C0924">
            <w:pPr>
              <w:rPr>
                <w:rFonts w:ascii="Trebuchet MS" w:hAnsi="Trebuchet MS" w:cs="Trebuchet MS"/>
                <w:sz w:val="18"/>
                <w:szCs w:val="18"/>
              </w:rPr>
            </w:pPr>
            <w:r>
              <w:rPr>
                <w:rFonts w:ascii="Trebuchet MS" w:hAnsi="Trebuchet MS" w:cs="Trebuchet MS"/>
                <w:sz w:val="18"/>
                <w:szCs w:val="18"/>
              </w:rPr>
              <w:t>0,0-200.000,0</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002325AE" w14:textId="77777777" w:rsidR="00CB4BEB" w:rsidRPr="00AD1433"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bottom"/>
          </w:tcPr>
          <w:p w14:paraId="5F693D4E" w14:textId="77777777" w:rsidR="00CB4BEB" w:rsidRPr="00AD1433" w:rsidRDefault="00CB4BEB" w:rsidP="003C0924">
            <w:pPr>
              <w:rPr>
                <w:rFonts w:ascii="Trebuchet MS" w:hAnsi="Trebuchet MS" w:cs="Trebuchet MS"/>
                <w:sz w:val="18"/>
                <w:szCs w:val="18"/>
              </w:rPr>
            </w:pPr>
            <w:r>
              <w:rPr>
                <w:rFonts w:ascii="Trebuchet MS" w:hAnsi="Trebuchet MS" w:cs="Trebuchet MS"/>
                <w:sz w:val="18"/>
                <w:szCs w:val="18"/>
              </w:rPr>
              <w:t>1384,5</w:t>
            </w:r>
          </w:p>
        </w:tc>
      </w:tr>
      <w:tr w:rsidR="00CB4BEB" w:rsidRPr="00F273B0" w14:paraId="00E45E6A" w14:textId="77777777" w:rsidTr="00DF11C9">
        <w:trPr>
          <w:trHeight w:hRule="exact" w:val="267"/>
        </w:trPr>
        <w:tc>
          <w:tcPr>
            <w:tcW w:w="2005" w:type="dxa"/>
            <w:tcBorders>
              <w:top w:val="single" w:sz="4" w:space="0" w:color="auto"/>
              <w:left w:val="single" w:sz="4" w:space="0" w:color="auto"/>
              <w:bottom w:val="single" w:sz="4" w:space="0" w:color="auto"/>
              <w:right w:val="single" w:sz="4" w:space="0" w:color="auto"/>
            </w:tcBorders>
            <w:shd w:val="clear" w:color="auto" w:fill="FFFFFF"/>
            <w:vAlign w:val="bottom"/>
          </w:tcPr>
          <w:p w14:paraId="387F4A40" w14:textId="77777777" w:rsidR="00CB4BEB" w:rsidRPr="004D056C" w:rsidRDefault="00CB4BEB" w:rsidP="003C0924">
            <w:pPr>
              <w:rPr>
                <w:rFonts w:ascii="Trebuchet MS" w:hAnsi="Trebuchet MS"/>
                <w:sz w:val="18"/>
                <w:szCs w:val="18"/>
              </w:rPr>
            </w:pPr>
            <w:proofErr w:type="spellStart"/>
            <w:r w:rsidRPr="004D056C">
              <w:rPr>
                <w:rFonts w:ascii="Trebuchet MS" w:hAnsi="Trebuchet MS"/>
                <w:sz w:val="18"/>
                <w:szCs w:val="18"/>
              </w:rPr>
              <w:t>vandloebsystem</w:t>
            </w:r>
            <w:proofErr w:type="spellEnd"/>
          </w:p>
        </w:tc>
        <w:tc>
          <w:tcPr>
            <w:tcW w:w="1392" w:type="dxa"/>
            <w:tcBorders>
              <w:top w:val="single" w:sz="4" w:space="0" w:color="auto"/>
              <w:left w:val="single" w:sz="4" w:space="0" w:color="auto"/>
              <w:bottom w:val="single" w:sz="4" w:space="0" w:color="auto"/>
              <w:right w:val="single" w:sz="4" w:space="0" w:color="auto"/>
            </w:tcBorders>
            <w:shd w:val="clear" w:color="auto" w:fill="FFFFFF"/>
            <w:vAlign w:val="bottom"/>
          </w:tcPr>
          <w:p w14:paraId="0650386B" w14:textId="77777777" w:rsidR="00CB4BEB" w:rsidRDefault="00CB4BEB" w:rsidP="003C0924">
            <w:pPr>
              <w:rPr>
                <w:rFonts w:ascii="Trebuchet MS" w:hAnsi="Trebuchet MS"/>
                <w:color w:val="000000"/>
                <w:sz w:val="18"/>
                <w:szCs w:val="18"/>
              </w:rPr>
            </w:pPr>
            <w:proofErr w:type="spellStart"/>
            <w:r>
              <w:rPr>
                <w:rFonts w:ascii="Trebuchet MS" w:hAnsi="Trebuchet MS"/>
                <w:sz w:val="18"/>
                <w:szCs w:val="18"/>
              </w:rPr>
              <w:t>vandl_</w:t>
            </w:r>
            <w:r w:rsidRPr="004D056C">
              <w:rPr>
                <w:rFonts w:ascii="Trebuchet MS" w:hAnsi="Trebuchet MS"/>
                <w:sz w:val="18"/>
                <w:szCs w:val="18"/>
              </w:rPr>
              <w:t>syst</w:t>
            </w:r>
            <w:proofErr w:type="spellEnd"/>
          </w:p>
        </w:tc>
        <w:tc>
          <w:tcPr>
            <w:tcW w:w="4678"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4E911911" w14:textId="77777777" w:rsidR="00CB4BEB" w:rsidRPr="00DF11C9" w:rsidRDefault="00CB4BEB" w:rsidP="003C0924">
            <w:pPr>
              <w:rPr>
                <w:rFonts w:ascii="Trebuchet MS" w:hAnsi="Trebuchet MS" w:cs="Trebuchet MS"/>
                <w:sz w:val="18"/>
                <w:szCs w:val="18"/>
              </w:rPr>
            </w:pPr>
            <w:r w:rsidRPr="00DF11C9">
              <w:rPr>
                <w:rFonts w:ascii="Trebuchet MS" w:hAnsi="Trebuchet MS" w:cs="Trebuchet MS"/>
                <w:sz w:val="18"/>
                <w:szCs w:val="18"/>
              </w:rPr>
              <w:t>Vandløbssystem som objektet ligger i/ved.</w:t>
            </w:r>
          </w:p>
          <w:p w14:paraId="2F7B83DC" w14:textId="77777777" w:rsidR="00CB4BEB" w:rsidRPr="00DF11C9"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07E4ADE"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780AE61C"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552ABA9B" w14:textId="77777777" w:rsidR="00CB4BEB" w:rsidRPr="00AD1433" w:rsidRDefault="00CB4BEB" w:rsidP="003C0924">
            <w:pPr>
              <w:jc w:val="center"/>
              <w:rPr>
                <w:rFonts w:ascii="Trebuchet MS" w:hAnsi="Trebuchet MS" w:cs="Trebuchet MS"/>
                <w:sz w:val="18"/>
                <w:szCs w:val="18"/>
              </w:rPr>
            </w:pPr>
            <w:r w:rsidRPr="00AD1433">
              <w:rPr>
                <w:rFonts w:ascii="Trebuchet MS" w:hAnsi="Trebuchet MS" w:cs="Trebuchet MS"/>
                <w:sz w:val="18"/>
                <w:szCs w:val="18"/>
              </w:rPr>
              <w:t>O</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bottom"/>
          </w:tcPr>
          <w:p w14:paraId="63459EA7"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540-1</w:t>
            </w:r>
          </w:p>
        </w:tc>
      </w:tr>
      <w:tr w:rsidR="00CB4BEB" w:rsidRPr="00F273B0" w14:paraId="399C1ECF" w14:textId="77777777" w:rsidTr="00DF11C9">
        <w:trPr>
          <w:trHeight w:hRule="exact" w:val="255"/>
        </w:trPr>
        <w:tc>
          <w:tcPr>
            <w:tcW w:w="2005" w:type="dxa"/>
            <w:tcBorders>
              <w:top w:val="single" w:sz="4" w:space="0" w:color="auto"/>
              <w:left w:val="single" w:sz="4" w:space="0" w:color="auto"/>
              <w:bottom w:val="single" w:sz="4" w:space="0" w:color="auto"/>
              <w:right w:val="single" w:sz="4" w:space="0" w:color="auto"/>
            </w:tcBorders>
            <w:shd w:val="clear" w:color="auto" w:fill="auto"/>
            <w:vAlign w:val="bottom"/>
          </w:tcPr>
          <w:p w14:paraId="5406B1A4" w14:textId="77777777" w:rsidR="00CB4BEB" w:rsidRPr="00AD1433" w:rsidRDefault="00CB4BEB" w:rsidP="003C0924">
            <w:pPr>
              <w:rPr>
                <w:rFonts w:ascii="Trebuchet MS" w:hAnsi="Trebuchet MS"/>
                <w:sz w:val="18"/>
                <w:szCs w:val="18"/>
              </w:rPr>
            </w:pPr>
            <w:proofErr w:type="spellStart"/>
            <w:r w:rsidRPr="00AD1433">
              <w:rPr>
                <w:rFonts w:ascii="Trebuchet MS" w:hAnsi="Trebuchet MS"/>
                <w:sz w:val="18"/>
                <w:szCs w:val="18"/>
              </w:rPr>
              <w:t>anlagt_aar</w:t>
            </w:r>
            <w:proofErr w:type="spellEnd"/>
          </w:p>
        </w:tc>
        <w:tc>
          <w:tcPr>
            <w:tcW w:w="1392" w:type="dxa"/>
            <w:tcBorders>
              <w:top w:val="single" w:sz="4" w:space="0" w:color="auto"/>
              <w:left w:val="single" w:sz="4" w:space="0" w:color="auto"/>
              <w:bottom w:val="single" w:sz="4" w:space="0" w:color="auto"/>
              <w:right w:val="single" w:sz="4" w:space="0" w:color="auto"/>
            </w:tcBorders>
            <w:vAlign w:val="bottom"/>
          </w:tcPr>
          <w:p w14:paraId="1FD9D612" w14:textId="77777777" w:rsidR="00CB4BEB" w:rsidRPr="00AD1433" w:rsidRDefault="00CB4BEB" w:rsidP="003C0924">
            <w:pPr>
              <w:rPr>
                <w:rFonts w:ascii="Trebuchet MS" w:hAnsi="Trebuchet MS"/>
                <w:sz w:val="18"/>
                <w:szCs w:val="18"/>
              </w:rPr>
            </w:pPr>
            <w:proofErr w:type="spellStart"/>
            <w:r w:rsidRPr="00AD1433">
              <w:rPr>
                <w:rFonts w:ascii="Trebuchet MS" w:hAnsi="Trebuchet MS"/>
                <w:sz w:val="18"/>
                <w:szCs w:val="18"/>
              </w:rPr>
              <w:t>anlagt_aar</w:t>
            </w:r>
            <w:proofErr w:type="spellEnd"/>
          </w:p>
        </w:tc>
        <w:tc>
          <w:tcPr>
            <w:tcW w:w="4678"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02F6284A" w14:textId="77777777" w:rsidR="00CB4BEB" w:rsidRPr="00DF11C9" w:rsidRDefault="00CB4BEB" w:rsidP="003C0924">
            <w:pPr>
              <w:rPr>
                <w:rFonts w:ascii="Trebuchet MS" w:hAnsi="Trebuchet MS" w:cs="Trebuchet MS"/>
                <w:sz w:val="18"/>
                <w:szCs w:val="18"/>
              </w:rPr>
            </w:pPr>
            <w:r w:rsidRPr="00DF11C9">
              <w:rPr>
                <w:rFonts w:ascii="Trebuchet MS" w:hAnsi="Trebuchet MS" w:cs="Trebuchet MS"/>
                <w:sz w:val="18"/>
                <w:szCs w:val="18"/>
              </w:rPr>
              <w:t>Anlagt år</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387457C1" w14:textId="77777777" w:rsidR="00CB4BEB" w:rsidRPr="00AD1433"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62575BC8"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1800-2999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4C69023D" w14:textId="77777777" w:rsidR="00CB4BEB" w:rsidRPr="00AD1433" w:rsidRDefault="00CB4BEB" w:rsidP="003C0924">
            <w:pPr>
              <w:jc w:val="center"/>
              <w:rPr>
                <w:rFonts w:ascii="Trebuchet MS" w:hAnsi="Trebuchet MS" w:cs="Trebuchet MS"/>
                <w:sz w:val="18"/>
                <w:szCs w:val="18"/>
              </w:rPr>
            </w:pPr>
            <w:r w:rsidRPr="00AD1433">
              <w:rPr>
                <w:rFonts w:ascii="Trebuchet MS" w:hAnsi="Trebuchet MS" w:cs="Trebuchet MS"/>
                <w:sz w:val="18"/>
                <w:szCs w:val="18"/>
              </w:rPr>
              <w:t>F</w:t>
            </w:r>
          </w:p>
        </w:tc>
        <w:tc>
          <w:tcPr>
            <w:tcW w:w="1843" w:type="dxa"/>
            <w:tcBorders>
              <w:left w:val="single" w:sz="4" w:space="0" w:color="auto"/>
            </w:tcBorders>
            <w:shd w:val="clear" w:color="auto" w:fill="auto"/>
            <w:vAlign w:val="bottom"/>
          </w:tcPr>
          <w:p w14:paraId="7387BE4A"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1998</w:t>
            </w:r>
          </w:p>
        </w:tc>
      </w:tr>
      <w:tr w:rsidR="00CB4BEB" w:rsidRPr="00F273B0" w14:paraId="6EE19E74" w14:textId="77777777" w:rsidTr="00DF11C9">
        <w:trPr>
          <w:trHeight w:hRule="exact" w:val="255"/>
        </w:trPr>
        <w:tc>
          <w:tcPr>
            <w:tcW w:w="2005" w:type="dxa"/>
            <w:tcBorders>
              <w:top w:val="single" w:sz="4" w:space="0" w:color="auto"/>
              <w:left w:val="single" w:sz="4" w:space="0" w:color="auto"/>
              <w:bottom w:val="single" w:sz="4" w:space="0" w:color="auto"/>
              <w:right w:val="single" w:sz="4" w:space="0" w:color="auto"/>
            </w:tcBorders>
            <w:shd w:val="clear" w:color="auto" w:fill="FFFFFF"/>
            <w:vAlign w:val="bottom"/>
          </w:tcPr>
          <w:p w14:paraId="3556C3D7" w14:textId="77777777" w:rsidR="00CB4BEB" w:rsidRPr="00AD1433" w:rsidRDefault="00CB4BEB" w:rsidP="003C0924">
            <w:pPr>
              <w:rPr>
                <w:rFonts w:ascii="Trebuchet MS" w:hAnsi="Trebuchet MS"/>
                <w:sz w:val="18"/>
                <w:szCs w:val="18"/>
              </w:rPr>
            </w:pPr>
            <w:proofErr w:type="spellStart"/>
            <w:r w:rsidRPr="00AD1433">
              <w:rPr>
                <w:rFonts w:ascii="Trebuchet MS" w:hAnsi="Trebuchet MS"/>
                <w:sz w:val="18"/>
                <w:szCs w:val="18"/>
              </w:rPr>
              <w:t>saneret_aar</w:t>
            </w:r>
            <w:proofErr w:type="spellEnd"/>
          </w:p>
        </w:tc>
        <w:tc>
          <w:tcPr>
            <w:tcW w:w="1392" w:type="dxa"/>
            <w:tcBorders>
              <w:top w:val="single" w:sz="4" w:space="0" w:color="auto"/>
              <w:left w:val="single" w:sz="4" w:space="0" w:color="auto"/>
              <w:bottom w:val="single" w:sz="4" w:space="0" w:color="auto"/>
              <w:right w:val="single" w:sz="4" w:space="0" w:color="auto"/>
            </w:tcBorders>
            <w:shd w:val="clear" w:color="auto" w:fill="FFFFFF"/>
            <w:vAlign w:val="bottom"/>
          </w:tcPr>
          <w:p w14:paraId="5CA3E45F" w14:textId="77777777" w:rsidR="00CB4BEB" w:rsidRPr="00AD1433" w:rsidRDefault="00CB4BEB" w:rsidP="003C0924">
            <w:pPr>
              <w:rPr>
                <w:rFonts w:ascii="Trebuchet MS" w:hAnsi="Trebuchet MS" w:cs="Trebuchet MS"/>
                <w:sz w:val="18"/>
                <w:szCs w:val="18"/>
              </w:rPr>
            </w:pPr>
            <w:proofErr w:type="spellStart"/>
            <w:r w:rsidRPr="00AD1433">
              <w:rPr>
                <w:rFonts w:ascii="Trebuchet MS" w:hAnsi="Trebuchet MS"/>
                <w:sz w:val="18"/>
                <w:szCs w:val="18"/>
              </w:rPr>
              <w:t>saneret_aar</w:t>
            </w:r>
            <w:proofErr w:type="spellEnd"/>
          </w:p>
        </w:tc>
        <w:tc>
          <w:tcPr>
            <w:tcW w:w="4678"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167D057A" w14:textId="77777777" w:rsidR="00CB4BEB" w:rsidRPr="00AD1433" w:rsidRDefault="00CB4BEB" w:rsidP="003C0924">
            <w:pPr>
              <w:rPr>
                <w:rFonts w:ascii="Trebuchet MS" w:hAnsi="Trebuchet MS"/>
                <w:sz w:val="18"/>
                <w:szCs w:val="18"/>
              </w:rPr>
            </w:pPr>
            <w:r w:rsidRPr="00AD1433">
              <w:rPr>
                <w:rFonts w:ascii="Trebuchet MS" w:hAnsi="Trebuchet MS" w:cs="Trebuchet MS"/>
                <w:sz w:val="18"/>
                <w:szCs w:val="18"/>
              </w:rPr>
              <w:t>Årstal der angiver hvilket år spærringen er saneret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547E18D" w14:textId="77777777" w:rsidR="00CB4BEB" w:rsidRPr="00AD1433" w:rsidRDefault="00CB4BEB" w:rsidP="003C0924">
            <w:pPr>
              <w:rPr>
                <w:rFonts w:ascii="Trebuchet MS" w:hAnsi="Trebuchet MS" w:cs="Trebuchet MS"/>
                <w:sz w:val="18"/>
                <w:szCs w:val="18"/>
              </w:rPr>
            </w:pPr>
            <w:r w:rsidRPr="00AD1433">
              <w:rPr>
                <w:rFonts w:ascii="Trebuchet MS" w:hAnsi="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41A4BBF5"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1800-2999</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67CB88C2" w14:textId="77777777" w:rsidR="00CB4BEB" w:rsidRPr="00AD1433" w:rsidRDefault="00CB4BEB" w:rsidP="003C0924">
            <w:pPr>
              <w:jc w:val="center"/>
              <w:rPr>
                <w:rFonts w:ascii="Trebuchet MS" w:hAnsi="Trebuchet MS" w:cs="Trebuchet MS"/>
                <w:sz w:val="18"/>
                <w:szCs w:val="18"/>
              </w:rPr>
            </w:pPr>
            <w:r w:rsidRPr="00AD1433">
              <w:rPr>
                <w:rFonts w:ascii="Trebuchet MS" w:hAnsi="Trebuchet MS" w:cs="Trebuchet MS"/>
                <w:sz w:val="18"/>
                <w:szCs w:val="18"/>
              </w:rPr>
              <w:t>F</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bottom"/>
          </w:tcPr>
          <w:p w14:paraId="064A63C1"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2001</w:t>
            </w:r>
          </w:p>
        </w:tc>
      </w:tr>
      <w:tr w:rsidR="00CB4BEB" w:rsidRPr="00F273B0" w14:paraId="2AE9910E" w14:textId="77777777" w:rsidTr="00DF11C9">
        <w:trPr>
          <w:trHeight w:hRule="exact" w:val="255"/>
        </w:trPr>
        <w:tc>
          <w:tcPr>
            <w:tcW w:w="2005" w:type="dxa"/>
            <w:tcBorders>
              <w:top w:val="single" w:sz="4" w:space="0" w:color="auto"/>
              <w:left w:val="single" w:sz="4" w:space="0" w:color="auto"/>
              <w:bottom w:val="single" w:sz="4" w:space="0" w:color="auto"/>
              <w:right w:val="single" w:sz="4" w:space="0" w:color="auto"/>
            </w:tcBorders>
            <w:shd w:val="clear" w:color="auto" w:fill="97DDBA"/>
            <w:vAlign w:val="bottom"/>
          </w:tcPr>
          <w:p w14:paraId="6088C2F2" w14:textId="77777777" w:rsidR="00CB4BEB" w:rsidRPr="00AD1433" w:rsidRDefault="00CB4BEB" w:rsidP="003C0924">
            <w:pPr>
              <w:rPr>
                <w:rFonts w:ascii="Trebuchet MS" w:hAnsi="Trebuchet MS"/>
                <w:sz w:val="18"/>
                <w:szCs w:val="18"/>
              </w:rPr>
            </w:pPr>
            <w:proofErr w:type="spellStart"/>
            <w:r w:rsidRPr="00AD1433">
              <w:rPr>
                <w:rFonts w:ascii="Trebuchet MS" w:hAnsi="Trebuchet MS"/>
                <w:sz w:val="18"/>
                <w:szCs w:val="18"/>
              </w:rPr>
              <w:t>tilstand_kode</w:t>
            </w:r>
            <w:proofErr w:type="spellEnd"/>
          </w:p>
        </w:tc>
        <w:tc>
          <w:tcPr>
            <w:tcW w:w="1392" w:type="dxa"/>
            <w:tcBorders>
              <w:top w:val="single" w:sz="4" w:space="0" w:color="auto"/>
              <w:left w:val="single" w:sz="4" w:space="0" w:color="auto"/>
              <w:bottom w:val="single" w:sz="4" w:space="0" w:color="auto"/>
              <w:right w:val="single" w:sz="4" w:space="0" w:color="auto"/>
            </w:tcBorders>
            <w:shd w:val="clear" w:color="auto" w:fill="97DDBA"/>
            <w:vAlign w:val="bottom"/>
          </w:tcPr>
          <w:p w14:paraId="79ABB306" w14:textId="77777777" w:rsidR="00CB4BEB" w:rsidRPr="00AD1433" w:rsidRDefault="00CB4BEB" w:rsidP="003C0924">
            <w:pPr>
              <w:rPr>
                <w:rFonts w:ascii="Trebuchet MS" w:hAnsi="Trebuchet MS"/>
                <w:sz w:val="18"/>
                <w:szCs w:val="18"/>
              </w:rPr>
            </w:pPr>
          </w:p>
        </w:tc>
        <w:tc>
          <w:tcPr>
            <w:tcW w:w="4678"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4AFFE9B6"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Kode for tilstand</w:t>
            </w:r>
          </w:p>
        </w:tc>
        <w:tc>
          <w:tcPr>
            <w:tcW w:w="1418" w:type="dxa"/>
            <w:tcBorders>
              <w:top w:val="single" w:sz="4" w:space="0" w:color="auto"/>
              <w:left w:val="single" w:sz="4" w:space="0" w:color="auto"/>
              <w:bottom w:val="single" w:sz="4" w:space="0" w:color="auto"/>
              <w:right w:val="single" w:sz="4" w:space="0" w:color="auto"/>
            </w:tcBorders>
            <w:shd w:val="clear" w:color="auto" w:fill="97DDBA"/>
            <w:vAlign w:val="bottom"/>
          </w:tcPr>
          <w:p w14:paraId="56B5C0C2" w14:textId="77777777" w:rsidR="00CB4BEB" w:rsidRPr="00AD1433" w:rsidRDefault="00CB4BEB" w:rsidP="003C0924">
            <w:pPr>
              <w:rPr>
                <w:rFonts w:ascii="Trebuchet MS" w:hAnsi="Trebuchet MS" w:cs="Trebuchet MS"/>
                <w:sz w:val="18"/>
                <w:szCs w:val="18"/>
              </w:rPr>
            </w:pPr>
            <w:r w:rsidRPr="00AD1433">
              <w:rPr>
                <w:rFonts w:ascii="Trebuchet MS" w:hAnsi="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97DDBA"/>
            <w:vAlign w:val="bottom"/>
          </w:tcPr>
          <w:p w14:paraId="15B0C3EC"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1-3</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3958E85C" w14:textId="77777777" w:rsidR="00CB4BEB" w:rsidRPr="00AD1433" w:rsidRDefault="00CB4BEB" w:rsidP="003C0924">
            <w:pPr>
              <w:jc w:val="center"/>
              <w:rPr>
                <w:rFonts w:ascii="Trebuchet MS" w:hAnsi="Trebuchet MS" w:cs="Trebuchet MS"/>
                <w:sz w:val="18"/>
                <w:szCs w:val="18"/>
              </w:rPr>
            </w:pPr>
            <w:r w:rsidRPr="00AD1433">
              <w:rPr>
                <w:rFonts w:ascii="Trebuchet MS" w:hAnsi="Trebuchet MS" w:cs="Trebuchet MS"/>
                <w:sz w:val="18"/>
                <w:szCs w:val="18"/>
              </w:rPr>
              <w:t>F</w:t>
            </w:r>
          </w:p>
        </w:tc>
        <w:tc>
          <w:tcPr>
            <w:tcW w:w="1843" w:type="dxa"/>
            <w:tcBorders>
              <w:top w:val="single" w:sz="4" w:space="0" w:color="auto"/>
              <w:left w:val="single" w:sz="4" w:space="0" w:color="auto"/>
              <w:bottom w:val="single" w:sz="4" w:space="0" w:color="auto"/>
              <w:right w:val="single" w:sz="4" w:space="0" w:color="auto"/>
            </w:tcBorders>
            <w:shd w:val="clear" w:color="auto" w:fill="97DDBA"/>
            <w:vAlign w:val="bottom"/>
          </w:tcPr>
          <w:p w14:paraId="22D6F108"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3</w:t>
            </w:r>
          </w:p>
        </w:tc>
      </w:tr>
      <w:tr w:rsidR="00CB4BEB" w:rsidRPr="009367BB" w14:paraId="0EFC7D00" w14:textId="77777777" w:rsidTr="00DF11C9">
        <w:trPr>
          <w:trHeight w:hRule="exact" w:val="255"/>
        </w:trPr>
        <w:tc>
          <w:tcPr>
            <w:tcW w:w="2005" w:type="dxa"/>
            <w:tcBorders>
              <w:top w:val="single" w:sz="4" w:space="0" w:color="auto"/>
              <w:left w:val="single" w:sz="4" w:space="0" w:color="auto"/>
              <w:bottom w:val="single" w:sz="4" w:space="0" w:color="auto"/>
              <w:right w:val="single" w:sz="4" w:space="0" w:color="auto"/>
            </w:tcBorders>
            <w:shd w:val="clear" w:color="auto" w:fill="97DDBA"/>
            <w:vAlign w:val="bottom"/>
          </w:tcPr>
          <w:p w14:paraId="5D6E950F" w14:textId="77777777" w:rsidR="00CB4BEB" w:rsidRPr="00AD1433" w:rsidRDefault="00CB4BEB" w:rsidP="003C0924">
            <w:pPr>
              <w:rPr>
                <w:rFonts w:ascii="Trebuchet MS" w:hAnsi="Trebuchet MS"/>
                <w:sz w:val="18"/>
                <w:szCs w:val="18"/>
              </w:rPr>
            </w:pPr>
            <w:r>
              <w:rPr>
                <w:rFonts w:ascii="Trebuchet MS" w:hAnsi="Trebuchet MS"/>
                <w:sz w:val="18"/>
                <w:szCs w:val="18"/>
              </w:rPr>
              <w:t>t</w:t>
            </w:r>
            <w:r w:rsidRPr="00AD1433">
              <w:rPr>
                <w:rFonts w:ascii="Trebuchet MS" w:hAnsi="Trebuchet MS"/>
                <w:sz w:val="18"/>
                <w:szCs w:val="18"/>
              </w:rPr>
              <w:t>ilstand</w:t>
            </w:r>
          </w:p>
        </w:tc>
        <w:tc>
          <w:tcPr>
            <w:tcW w:w="1392" w:type="dxa"/>
            <w:tcBorders>
              <w:top w:val="single" w:sz="4" w:space="0" w:color="auto"/>
              <w:left w:val="single" w:sz="4" w:space="0" w:color="auto"/>
              <w:bottom w:val="single" w:sz="4" w:space="0" w:color="auto"/>
              <w:right w:val="single" w:sz="4" w:space="0" w:color="auto"/>
            </w:tcBorders>
            <w:shd w:val="clear" w:color="auto" w:fill="97DDBA"/>
            <w:vAlign w:val="bottom"/>
          </w:tcPr>
          <w:p w14:paraId="76594B85" w14:textId="77777777" w:rsidR="00CB4BEB" w:rsidRPr="00AD1433" w:rsidRDefault="00CB4BEB" w:rsidP="003C0924">
            <w:pPr>
              <w:rPr>
                <w:rFonts w:ascii="Trebuchet MS" w:hAnsi="Trebuchet MS"/>
                <w:sz w:val="18"/>
                <w:szCs w:val="18"/>
              </w:rPr>
            </w:pPr>
          </w:p>
        </w:tc>
        <w:tc>
          <w:tcPr>
            <w:tcW w:w="4678"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5AB31CCF"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Beskrivelse af tilstand</w:t>
            </w:r>
          </w:p>
        </w:tc>
        <w:tc>
          <w:tcPr>
            <w:tcW w:w="1418" w:type="dxa"/>
            <w:tcBorders>
              <w:top w:val="single" w:sz="4" w:space="0" w:color="auto"/>
              <w:left w:val="single" w:sz="4" w:space="0" w:color="auto"/>
              <w:bottom w:val="single" w:sz="4" w:space="0" w:color="auto"/>
              <w:right w:val="single" w:sz="4" w:space="0" w:color="auto"/>
            </w:tcBorders>
            <w:shd w:val="clear" w:color="auto" w:fill="97DDBA"/>
            <w:vAlign w:val="bottom"/>
          </w:tcPr>
          <w:p w14:paraId="246515D4"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97DDBA"/>
            <w:vAlign w:val="bottom"/>
          </w:tcPr>
          <w:p w14:paraId="55033DAE"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0-25 tegn</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786229FA" w14:textId="77777777" w:rsidR="00CB4BEB" w:rsidRPr="00AD1433" w:rsidRDefault="00CB4BEB" w:rsidP="003C0924">
            <w:pPr>
              <w:jc w:val="center"/>
              <w:rPr>
                <w:rFonts w:ascii="Trebuchet MS" w:hAnsi="Trebuchet MS" w:cs="Trebuchet MS"/>
                <w:sz w:val="18"/>
                <w:szCs w:val="18"/>
              </w:rPr>
            </w:pPr>
            <w:r w:rsidRPr="00AD1433">
              <w:rPr>
                <w:rFonts w:ascii="Trebuchet MS" w:hAnsi="Trebuchet MS" w:cs="Trebuchet MS"/>
                <w:sz w:val="18"/>
                <w:szCs w:val="18"/>
              </w:rPr>
              <w:t>S</w:t>
            </w:r>
          </w:p>
        </w:tc>
        <w:tc>
          <w:tcPr>
            <w:tcW w:w="1843" w:type="dxa"/>
            <w:tcBorders>
              <w:top w:val="single" w:sz="4" w:space="0" w:color="auto"/>
              <w:left w:val="single" w:sz="4" w:space="0" w:color="auto"/>
              <w:bottom w:val="single" w:sz="4" w:space="0" w:color="auto"/>
              <w:right w:val="single" w:sz="4" w:space="0" w:color="auto"/>
            </w:tcBorders>
            <w:shd w:val="clear" w:color="auto" w:fill="97DDBA"/>
            <w:vAlign w:val="bottom"/>
          </w:tcPr>
          <w:p w14:paraId="68F15FFE"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Dårlig</w:t>
            </w:r>
          </w:p>
        </w:tc>
      </w:tr>
      <w:tr w:rsidR="00CB4BEB" w:rsidRPr="000260ED" w14:paraId="75DF28CD" w14:textId="77777777" w:rsidTr="00DF11C9">
        <w:trPr>
          <w:trHeight w:hRule="exact" w:val="510"/>
        </w:trPr>
        <w:tc>
          <w:tcPr>
            <w:tcW w:w="2005" w:type="dxa"/>
            <w:tcBorders>
              <w:top w:val="single" w:sz="4" w:space="0" w:color="auto"/>
              <w:left w:val="single" w:sz="4" w:space="0" w:color="auto"/>
              <w:bottom w:val="single" w:sz="4" w:space="0" w:color="auto"/>
              <w:right w:val="single" w:sz="4" w:space="0" w:color="auto"/>
            </w:tcBorders>
            <w:shd w:val="clear" w:color="auto" w:fill="FFFFFF"/>
            <w:vAlign w:val="center"/>
          </w:tcPr>
          <w:p w14:paraId="075427CB" w14:textId="77777777" w:rsidR="00CB4BEB" w:rsidRPr="00AD1433" w:rsidRDefault="00CB4BEB" w:rsidP="003C0924">
            <w:pPr>
              <w:rPr>
                <w:rFonts w:ascii="Trebuchet MS" w:hAnsi="Trebuchet MS"/>
                <w:sz w:val="18"/>
                <w:szCs w:val="18"/>
              </w:rPr>
            </w:pPr>
            <w:proofErr w:type="spellStart"/>
            <w:r w:rsidRPr="00AD1433">
              <w:rPr>
                <w:rFonts w:ascii="Trebuchet MS" w:hAnsi="Trebuchet MS"/>
                <w:sz w:val="18"/>
                <w:szCs w:val="18"/>
              </w:rPr>
              <w:t>broend_data</w:t>
            </w:r>
            <w:proofErr w:type="spellEnd"/>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tcPr>
          <w:p w14:paraId="42875277" w14:textId="77777777" w:rsidR="00CB4BEB" w:rsidRPr="00AD1433" w:rsidRDefault="00CB4BEB" w:rsidP="003C0924">
            <w:pPr>
              <w:rPr>
                <w:rFonts w:ascii="Trebuchet MS" w:hAnsi="Trebuchet MS"/>
                <w:sz w:val="18"/>
                <w:szCs w:val="18"/>
              </w:rPr>
            </w:pPr>
            <w:proofErr w:type="spellStart"/>
            <w:r>
              <w:rPr>
                <w:rFonts w:ascii="Trebuchet MS" w:hAnsi="Trebuchet MS"/>
                <w:sz w:val="18"/>
                <w:szCs w:val="18"/>
              </w:rPr>
              <w:t>broend_dat</w:t>
            </w:r>
            <w:proofErr w:type="spellEnd"/>
          </w:p>
        </w:tc>
        <w:tc>
          <w:tcPr>
            <w:tcW w:w="4678"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5C737027"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Oplysninger om dimensioner mm.</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53A2689A"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14:paraId="1893AD05"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0-100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746160D2" w14:textId="77777777" w:rsidR="00CB4BEB" w:rsidRPr="00AD1433" w:rsidRDefault="00CB4BEB" w:rsidP="003C0924">
            <w:pPr>
              <w:jc w:val="center"/>
              <w:rPr>
                <w:rFonts w:ascii="Trebuchet MS" w:hAnsi="Trebuchet MS" w:cs="Trebuchet MS"/>
                <w:sz w:val="18"/>
                <w:szCs w:val="18"/>
              </w:rPr>
            </w:pPr>
            <w:r w:rsidRPr="00AD1433">
              <w:rPr>
                <w:rFonts w:ascii="Trebuchet MS" w:hAnsi="Trebuchet MS" w:cs="Trebuchet MS"/>
                <w:sz w:val="18"/>
                <w:szCs w:val="18"/>
              </w:rPr>
              <w:t>F</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bottom"/>
          </w:tcPr>
          <w:p w14:paraId="56CC477B"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ø60 bt. 1,5m dyb. Indløb fra vandløb</w:t>
            </w:r>
          </w:p>
        </w:tc>
      </w:tr>
      <w:tr w:rsidR="00CB4BEB" w:rsidRPr="000260ED" w14:paraId="4BE9DADE" w14:textId="77777777" w:rsidTr="00DF11C9">
        <w:trPr>
          <w:trHeight w:hRule="exact" w:val="255"/>
        </w:trPr>
        <w:tc>
          <w:tcPr>
            <w:tcW w:w="2005" w:type="dxa"/>
            <w:tcBorders>
              <w:top w:val="single" w:sz="4" w:space="0" w:color="auto"/>
              <w:left w:val="single" w:sz="4" w:space="0" w:color="auto"/>
              <w:bottom w:val="single" w:sz="4" w:space="0" w:color="auto"/>
              <w:right w:val="single" w:sz="4" w:space="0" w:color="auto"/>
            </w:tcBorders>
            <w:shd w:val="clear" w:color="auto" w:fill="FFFFFF"/>
            <w:vAlign w:val="bottom"/>
          </w:tcPr>
          <w:p w14:paraId="0D2D28A0" w14:textId="77777777" w:rsidR="00CB4BEB" w:rsidRPr="00AD1433" w:rsidRDefault="00CB4BEB" w:rsidP="003C0924">
            <w:pPr>
              <w:rPr>
                <w:rFonts w:ascii="Trebuchet MS" w:hAnsi="Trebuchet MS"/>
                <w:sz w:val="18"/>
                <w:szCs w:val="18"/>
              </w:rPr>
            </w:pPr>
            <w:proofErr w:type="spellStart"/>
            <w:r w:rsidRPr="00AD1433">
              <w:rPr>
                <w:rFonts w:ascii="Trebuchet MS" w:hAnsi="Trebuchet MS"/>
                <w:sz w:val="18"/>
                <w:szCs w:val="18"/>
              </w:rPr>
              <w:t>toemningsfrekvens</w:t>
            </w:r>
            <w:proofErr w:type="spellEnd"/>
          </w:p>
        </w:tc>
        <w:tc>
          <w:tcPr>
            <w:tcW w:w="1392" w:type="dxa"/>
            <w:tcBorders>
              <w:top w:val="single" w:sz="4" w:space="0" w:color="auto"/>
              <w:left w:val="single" w:sz="4" w:space="0" w:color="auto"/>
              <w:bottom w:val="single" w:sz="4" w:space="0" w:color="auto"/>
              <w:right w:val="single" w:sz="4" w:space="0" w:color="auto"/>
            </w:tcBorders>
            <w:shd w:val="clear" w:color="auto" w:fill="FFFFFF"/>
            <w:vAlign w:val="bottom"/>
          </w:tcPr>
          <w:p w14:paraId="187C4830" w14:textId="77777777" w:rsidR="00CB4BEB" w:rsidRPr="00AD1433" w:rsidRDefault="00CB4BEB" w:rsidP="003C0924">
            <w:pPr>
              <w:rPr>
                <w:rFonts w:ascii="Trebuchet MS" w:hAnsi="Trebuchet MS"/>
                <w:sz w:val="18"/>
                <w:szCs w:val="18"/>
              </w:rPr>
            </w:pPr>
            <w:proofErr w:type="spellStart"/>
            <w:r>
              <w:rPr>
                <w:rFonts w:ascii="Trebuchet MS" w:hAnsi="Trebuchet MS"/>
                <w:sz w:val="18"/>
                <w:szCs w:val="18"/>
              </w:rPr>
              <w:t>t</w:t>
            </w:r>
            <w:r w:rsidRPr="00AD1433">
              <w:rPr>
                <w:rFonts w:ascii="Trebuchet MS" w:hAnsi="Trebuchet MS"/>
                <w:sz w:val="18"/>
                <w:szCs w:val="18"/>
              </w:rPr>
              <w:t>oem</w:t>
            </w:r>
            <w:r>
              <w:rPr>
                <w:rFonts w:ascii="Trebuchet MS" w:hAnsi="Trebuchet MS"/>
                <w:sz w:val="18"/>
                <w:szCs w:val="18"/>
              </w:rPr>
              <w:t>_</w:t>
            </w:r>
            <w:r w:rsidRPr="00AD1433">
              <w:rPr>
                <w:rFonts w:ascii="Trebuchet MS" w:hAnsi="Trebuchet MS"/>
                <w:sz w:val="18"/>
                <w:szCs w:val="18"/>
              </w:rPr>
              <w:t>frekv</w:t>
            </w:r>
            <w:proofErr w:type="spellEnd"/>
          </w:p>
        </w:tc>
        <w:tc>
          <w:tcPr>
            <w:tcW w:w="4678"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72EA068B"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Tømningsfrekvens</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709E9AD"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725649F7"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0-20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73608ACE" w14:textId="77777777" w:rsidR="00CB4BEB" w:rsidRPr="00AD1433" w:rsidRDefault="00CB4BEB" w:rsidP="003C0924">
            <w:pPr>
              <w:jc w:val="center"/>
              <w:rPr>
                <w:rFonts w:ascii="Trebuchet MS" w:hAnsi="Trebuchet MS" w:cs="Trebuchet MS"/>
                <w:sz w:val="18"/>
                <w:szCs w:val="18"/>
              </w:rPr>
            </w:pPr>
            <w:r w:rsidRPr="00AD1433">
              <w:rPr>
                <w:rFonts w:ascii="Trebuchet MS" w:hAnsi="Trebuchet MS" w:cs="Trebuchet MS"/>
                <w:sz w:val="18"/>
                <w:szCs w:val="18"/>
              </w:rPr>
              <w:t>F</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bottom"/>
          </w:tcPr>
          <w:p w14:paraId="59B9E743"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Årligt</w:t>
            </w:r>
          </w:p>
        </w:tc>
      </w:tr>
      <w:tr w:rsidR="00CB4BEB" w:rsidRPr="005B6913" w14:paraId="67F1611C" w14:textId="77777777" w:rsidTr="00DF11C9">
        <w:trPr>
          <w:trHeight w:hRule="exact" w:val="510"/>
        </w:trPr>
        <w:tc>
          <w:tcPr>
            <w:tcW w:w="2005" w:type="dxa"/>
            <w:tcBorders>
              <w:top w:val="single" w:sz="4" w:space="0" w:color="auto"/>
              <w:left w:val="single" w:sz="4" w:space="0" w:color="auto"/>
              <w:bottom w:val="single" w:sz="4" w:space="0" w:color="auto"/>
              <w:right w:val="single" w:sz="4" w:space="0" w:color="auto"/>
            </w:tcBorders>
            <w:shd w:val="clear" w:color="auto" w:fill="FFFFFF"/>
            <w:vAlign w:val="center"/>
          </w:tcPr>
          <w:p w14:paraId="657E5535" w14:textId="77777777" w:rsidR="00CB4BEB" w:rsidRPr="00AD1433" w:rsidRDefault="00CB4BEB" w:rsidP="003C0924">
            <w:pPr>
              <w:rPr>
                <w:rFonts w:ascii="Trebuchet MS" w:hAnsi="Trebuchet MS"/>
                <w:sz w:val="18"/>
                <w:szCs w:val="18"/>
              </w:rPr>
            </w:pPr>
            <w:r w:rsidRPr="00AD1433">
              <w:rPr>
                <w:rFonts w:ascii="Trebuchet MS" w:hAnsi="Trebuchet MS"/>
                <w:sz w:val="18"/>
                <w:szCs w:val="18"/>
              </w:rPr>
              <w:lastRenderedPageBreak/>
              <w:t>adgangsforhold</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tcPr>
          <w:p w14:paraId="3A97B4EF" w14:textId="77777777" w:rsidR="00CB4BEB" w:rsidRPr="00AD1433" w:rsidRDefault="00CB4BEB" w:rsidP="003C0924">
            <w:pPr>
              <w:rPr>
                <w:rFonts w:ascii="Trebuchet MS" w:hAnsi="Trebuchet MS"/>
                <w:sz w:val="18"/>
                <w:szCs w:val="18"/>
              </w:rPr>
            </w:pPr>
            <w:proofErr w:type="spellStart"/>
            <w:r>
              <w:rPr>
                <w:rFonts w:ascii="Trebuchet MS" w:hAnsi="Trebuchet MS"/>
                <w:sz w:val="18"/>
                <w:szCs w:val="18"/>
              </w:rPr>
              <w:t>a</w:t>
            </w:r>
            <w:r w:rsidRPr="00AD1433">
              <w:rPr>
                <w:rFonts w:ascii="Trebuchet MS" w:hAnsi="Trebuchet MS"/>
                <w:sz w:val="18"/>
                <w:szCs w:val="18"/>
              </w:rPr>
              <w:t>dg</w:t>
            </w:r>
            <w:r>
              <w:rPr>
                <w:rFonts w:ascii="Trebuchet MS" w:hAnsi="Trebuchet MS"/>
                <w:sz w:val="18"/>
                <w:szCs w:val="18"/>
              </w:rPr>
              <w:t>_</w:t>
            </w:r>
            <w:r w:rsidRPr="00AD1433">
              <w:rPr>
                <w:rFonts w:ascii="Trebuchet MS" w:hAnsi="Trebuchet MS"/>
                <w:sz w:val="18"/>
                <w:szCs w:val="18"/>
              </w:rPr>
              <w:t>forhol</w:t>
            </w:r>
            <w:proofErr w:type="spellEnd"/>
          </w:p>
        </w:tc>
        <w:tc>
          <w:tcPr>
            <w:tcW w:w="4678"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69051721"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Særlige adgangs-/ tømningsforhold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035532D2"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14:paraId="768B4FFE"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0-100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5988BBD6" w14:textId="77777777" w:rsidR="00CB4BEB" w:rsidRPr="00AD1433" w:rsidRDefault="00CB4BEB" w:rsidP="003C0924">
            <w:pPr>
              <w:jc w:val="center"/>
              <w:rPr>
                <w:rFonts w:ascii="Trebuchet MS" w:hAnsi="Trebuchet MS" w:cs="Trebuchet MS"/>
                <w:sz w:val="18"/>
                <w:szCs w:val="18"/>
              </w:rPr>
            </w:pPr>
            <w:r w:rsidRPr="00AD1433">
              <w:rPr>
                <w:rFonts w:ascii="Trebuchet MS" w:hAnsi="Trebuchet MS" w:cs="Trebuchet MS"/>
                <w:sz w:val="18"/>
                <w:szCs w:val="18"/>
              </w:rPr>
              <w:t>F</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bottom"/>
          </w:tcPr>
          <w:p w14:paraId="6D9AD52F"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Adgang over mark – efter høst</w:t>
            </w:r>
          </w:p>
        </w:tc>
      </w:tr>
      <w:tr w:rsidR="00CB4BEB" w:rsidRPr="0051728E" w14:paraId="7E22F68D" w14:textId="77777777" w:rsidTr="00DF11C9">
        <w:trPr>
          <w:trHeight w:hRule="exact" w:val="255"/>
        </w:trPr>
        <w:tc>
          <w:tcPr>
            <w:tcW w:w="4911" w:type="dxa"/>
            <w:gridSpan w:val="3"/>
            <w:tcBorders>
              <w:top w:val="single" w:sz="4" w:space="0" w:color="auto"/>
              <w:left w:val="nil"/>
              <w:bottom w:val="nil"/>
              <w:right w:val="nil"/>
            </w:tcBorders>
            <w:shd w:val="clear" w:color="auto" w:fill="99CCFF"/>
          </w:tcPr>
          <w:p w14:paraId="322764E3" w14:textId="77777777" w:rsidR="00CB4BEB" w:rsidRDefault="00CB4BEB" w:rsidP="003C0924">
            <w:pPr>
              <w:rPr>
                <w:rFonts w:ascii="Trebuchet MS" w:hAnsi="Trebuchet MS" w:cs="Trebuchet MS"/>
                <w:i/>
                <w:iCs/>
                <w:sz w:val="18"/>
                <w:szCs w:val="18"/>
              </w:rPr>
            </w:pPr>
          </w:p>
        </w:tc>
        <w:tc>
          <w:tcPr>
            <w:tcW w:w="9401" w:type="dxa"/>
            <w:gridSpan w:val="5"/>
            <w:tcBorders>
              <w:top w:val="single" w:sz="4" w:space="0" w:color="auto"/>
              <w:left w:val="nil"/>
              <w:bottom w:val="nil"/>
              <w:right w:val="nil"/>
            </w:tcBorders>
            <w:shd w:val="clear" w:color="auto" w:fill="99CCFF"/>
            <w:vAlign w:val="bottom"/>
          </w:tcPr>
          <w:p w14:paraId="2C5619A7"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3CFBF9FA" w14:textId="77777777" w:rsidTr="00DF11C9">
        <w:trPr>
          <w:trHeight w:hRule="exact" w:val="255"/>
        </w:trPr>
        <w:tc>
          <w:tcPr>
            <w:tcW w:w="4911" w:type="dxa"/>
            <w:gridSpan w:val="3"/>
            <w:tcBorders>
              <w:top w:val="nil"/>
              <w:left w:val="nil"/>
              <w:bottom w:val="nil"/>
              <w:right w:val="nil"/>
            </w:tcBorders>
            <w:shd w:val="clear" w:color="auto" w:fill="97DDBA"/>
          </w:tcPr>
          <w:p w14:paraId="1E598C17" w14:textId="77777777" w:rsidR="00CB4BEB" w:rsidRPr="0051728E" w:rsidRDefault="00CB4BEB" w:rsidP="003C0924">
            <w:pPr>
              <w:rPr>
                <w:rFonts w:ascii="Trebuchet MS" w:hAnsi="Trebuchet MS" w:cs="Trebuchet MS"/>
                <w:i/>
                <w:iCs/>
                <w:sz w:val="18"/>
                <w:szCs w:val="18"/>
              </w:rPr>
            </w:pPr>
          </w:p>
        </w:tc>
        <w:tc>
          <w:tcPr>
            <w:tcW w:w="9401" w:type="dxa"/>
            <w:gridSpan w:val="5"/>
            <w:tcBorders>
              <w:top w:val="nil"/>
              <w:left w:val="nil"/>
              <w:bottom w:val="nil"/>
              <w:right w:val="nil"/>
            </w:tcBorders>
            <w:shd w:val="clear" w:color="auto" w:fill="97DDBA"/>
            <w:vAlign w:val="bottom"/>
          </w:tcPr>
          <w:p w14:paraId="6C601469"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w:t>
            </w:r>
            <w:r w:rsidRPr="0051728E">
              <w:rPr>
                <w:rFonts w:ascii="Trebuchet MS" w:hAnsi="Trebuchet MS" w:cs="Trebuchet MS"/>
                <w:i/>
                <w:iCs/>
                <w:sz w:val="18"/>
                <w:szCs w:val="18"/>
              </w:rPr>
              <w:t>opslagstabeller, der indeholder oversættelser af koder i andre felter.</w:t>
            </w:r>
          </w:p>
        </w:tc>
      </w:tr>
    </w:tbl>
    <w:p w14:paraId="29B1D326" w14:textId="77777777" w:rsidR="00CB4BEB" w:rsidRDefault="00CB4BEB" w:rsidP="00DF11C9">
      <w:pPr>
        <w:pStyle w:val="Overskrift4"/>
      </w:pPr>
      <w:r>
        <w:t>5.1.11.1</w:t>
      </w:r>
      <w:r w:rsidRPr="00A32757">
        <w:t xml:space="preserve"> </w:t>
      </w:r>
      <w:r>
        <w:t>Metadata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31058466" w14:textId="77777777" w:rsidTr="003C0924">
        <w:trPr>
          <w:trHeight w:hRule="exact" w:val="255"/>
        </w:trPr>
        <w:tc>
          <w:tcPr>
            <w:tcW w:w="2235" w:type="dxa"/>
            <w:shd w:val="clear" w:color="auto" w:fill="D9D9D9"/>
            <w:vAlign w:val="bottom"/>
          </w:tcPr>
          <w:p w14:paraId="25FE1ECA"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20EFF7E3"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162CC18E" w14:textId="77777777" w:rsidTr="003C0924">
        <w:trPr>
          <w:trHeight w:hRule="exact" w:val="255"/>
        </w:trPr>
        <w:tc>
          <w:tcPr>
            <w:tcW w:w="2235" w:type="dxa"/>
            <w:shd w:val="clear" w:color="auto" w:fill="E0E0E0"/>
            <w:vAlign w:val="bottom"/>
          </w:tcPr>
          <w:p w14:paraId="3BB51B1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2DDD199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Vandløbselement</w:t>
            </w:r>
          </w:p>
        </w:tc>
      </w:tr>
      <w:tr w:rsidR="00CB4BEB" w:rsidRPr="0051728E" w14:paraId="2BD6F5C5" w14:textId="77777777" w:rsidTr="003C0924">
        <w:trPr>
          <w:trHeight w:hRule="exact" w:val="255"/>
        </w:trPr>
        <w:tc>
          <w:tcPr>
            <w:tcW w:w="2235" w:type="dxa"/>
            <w:shd w:val="clear" w:color="auto" w:fill="E0E0E0"/>
            <w:vAlign w:val="bottom"/>
          </w:tcPr>
          <w:p w14:paraId="4E0A216D"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75B13F51"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Registrering af elementer langs/i vandløb</w:t>
            </w:r>
          </w:p>
        </w:tc>
      </w:tr>
      <w:tr w:rsidR="00CB4BEB" w:rsidRPr="0051728E" w14:paraId="27BB7B0E" w14:textId="77777777" w:rsidTr="003C0924">
        <w:trPr>
          <w:trHeight w:hRule="exact" w:val="255"/>
        </w:trPr>
        <w:tc>
          <w:tcPr>
            <w:tcW w:w="2235" w:type="dxa"/>
            <w:shd w:val="clear" w:color="auto" w:fill="E0E0E0"/>
            <w:vAlign w:val="bottom"/>
          </w:tcPr>
          <w:p w14:paraId="709F5D6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auto"/>
            <w:vAlign w:val="bottom"/>
          </w:tcPr>
          <w:p w14:paraId="2CCF4CA1" w14:textId="77777777" w:rsidR="00CB4BEB" w:rsidRPr="00D77840" w:rsidRDefault="00CB4BEB" w:rsidP="003C0924">
            <w:pPr>
              <w:rPr>
                <w:rFonts w:ascii="Trebuchet MS" w:hAnsi="Trebuchet MS" w:cs="Trebuchet MS"/>
                <w:sz w:val="18"/>
                <w:szCs w:val="18"/>
              </w:rPr>
            </w:pPr>
            <w:r w:rsidRPr="004A0ED7">
              <w:rPr>
                <w:rFonts w:ascii="Trebuchet MS" w:hAnsi="Trebuchet MS" w:cs="Trebuchet MS"/>
                <w:sz w:val="18"/>
                <w:szCs w:val="18"/>
              </w:rPr>
              <w:t>Punkter i vandløbet som indgår i regulativet m.v.</w:t>
            </w:r>
          </w:p>
        </w:tc>
      </w:tr>
      <w:tr w:rsidR="00CB4BEB" w:rsidRPr="0051728E" w14:paraId="5102C16F" w14:textId="77777777" w:rsidTr="003C0924">
        <w:trPr>
          <w:trHeight w:hRule="exact" w:val="255"/>
        </w:trPr>
        <w:tc>
          <w:tcPr>
            <w:tcW w:w="2235" w:type="dxa"/>
            <w:shd w:val="clear" w:color="auto" w:fill="E0E0E0"/>
            <w:vAlign w:val="bottom"/>
          </w:tcPr>
          <w:p w14:paraId="5E6C9543"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auto"/>
            <w:vAlign w:val="bottom"/>
          </w:tcPr>
          <w:p w14:paraId="06A708A1"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Drift af vandløb og sammenhæng til vandløbsregulativer</w:t>
            </w:r>
          </w:p>
        </w:tc>
      </w:tr>
      <w:tr w:rsidR="00CB4BEB" w:rsidRPr="0051728E" w14:paraId="7F6BBE5F" w14:textId="77777777" w:rsidTr="003C0924">
        <w:trPr>
          <w:trHeight w:hRule="exact" w:val="255"/>
        </w:trPr>
        <w:tc>
          <w:tcPr>
            <w:tcW w:w="2235" w:type="dxa"/>
            <w:shd w:val="clear" w:color="auto" w:fill="E0E0E0"/>
            <w:vAlign w:val="bottom"/>
          </w:tcPr>
          <w:p w14:paraId="71C39AF5"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auto"/>
            <w:vAlign w:val="bottom"/>
          </w:tcPr>
          <w:p w14:paraId="781CAED3"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Hydrografi</w:t>
            </w:r>
          </w:p>
        </w:tc>
      </w:tr>
      <w:tr w:rsidR="00CB4BEB" w:rsidRPr="0051728E" w14:paraId="56EFC8CF" w14:textId="77777777" w:rsidTr="003C0924">
        <w:trPr>
          <w:trHeight w:hRule="exact" w:val="255"/>
        </w:trPr>
        <w:tc>
          <w:tcPr>
            <w:tcW w:w="2235" w:type="dxa"/>
            <w:shd w:val="clear" w:color="auto" w:fill="E0E0E0"/>
            <w:vAlign w:val="bottom"/>
          </w:tcPr>
          <w:p w14:paraId="63734E1A" w14:textId="77777777" w:rsidR="00CB4BEB" w:rsidRPr="00492FFE" w:rsidRDefault="00CB4BEB" w:rsidP="003C0924">
            <w:pPr>
              <w:rPr>
                <w:rFonts w:ascii="Trebuchet MS" w:hAnsi="Trebuchet MS" w:cs="Trebuchet MS"/>
                <w:sz w:val="18"/>
                <w:szCs w:val="18"/>
              </w:rPr>
            </w:pPr>
            <w:proofErr w:type="spellStart"/>
            <w:r w:rsidRPr="00E45822">
              <w:rPr>
                <w:rFonts w:ascii="Trebuchet MS" w:hAnsi="Trebuchet MS" w:cs="Trebuchet MS"/>
                <w:sz w:val="18"/>
                <w:szCs w:val="18"/>
              </w:rPr>
              <w:t>Noegle</w:t>
            </w:r>
            <w:r w:rsidRPr="00492FFE">
              <w:rPr>
                <w:rFonts w:ascii="Trebuchet MS" w:hAnsi="Trebuchet MS" w:cs="Trebuchet MS"/>
                <w:sz w:val="18"/>
                <w:szCs w:val="18"/>
              </w:rPr>
              <w:t>_ord</w:t>
            </w:r>
            <w:proofErr w:type="spellEnd"/>
          </w:p>
        </w:tc>
        <w:tc>
          <w:tcPr>
            <w:tcW w:w="11340" w:type="dxa"/>
            <w:shd w:val="clear" w:color="auto" w:fill="auto"/>
            <w:vAlign w:val="bottom"/>
          </w:tcPr>
          <w:p w14:paraId="59882492" w14:textId="77777777" w:rsidR="00CB4BEB" w:rsidRPr="00492FFE" w:rsidRDefault="00CB4BEB" w:rsidP="003C0924">
            <w:pPr>
              <w:autoSpaceDE w:val="0"/>
              <w:autoSpaceDN w:val="0"/>
              <w:adjustRightInd w:val="0"/>
              <w:rPr>
                <w:rFonts w:ascii="Trebuchet MS" w:hAnsi="Trebuchet MS" w:cs="Trebuchet MS"/>
                <w:sz w:val="18"/>
                <w:szCs w:val="18"/>
              </w:rPr>
            </w:pPr>
            <w:r w:rsidRPr="007E0FF5">
              <w:rPr>
                <w:rFonts w:ascii="Trebuchet MS" w:hAnsi="Trebuchet MS" w:cs="Trebuchet MS"/>
                <w:sz w:val="18"/>
                <w:szCs w:val="18"/>
              </w:rPr>
              <w:t>Vandløb, bro, sandfang</w:t>
            </w:r>
          </w:p>
        </w:tc>
      </w:tr>
      <w:tr w:rsidR="00CB4BEB" w:rsidRPr="0051728E" w14:paraId="66C9AD92" w14:textId="77777777" w:rsidTr="003C0924">
        <w:trPr>
          <w:trHeight w:hRule="exact" w:val="255"/>
        </w:trPr>
        <w:tc>
          <w:tcPr>
            <w:tcW w:w="2235" w:type="dxa"/>
            <w:shd w:val="clear" w:color="auto" w:fill="E0E0E0"/>
            <w:vAlign w:val="bottom"/>
          </w:tcPr>
          <w:p w14:paraId="47F789E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7E71976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44EFA999" w14:textId="77777777" w:rsidTr="003C0924">
        <w:trPr>
          <w:trHeight w:hRule="exact" w:val="255"/>
        </w:trPr>
        <w:tc>
          <w:tcPr>
            <w:tcW w:w="2235" w:type="dxa"/>
            <w:shd w:val="clear" w:color="auto" w:fill="E0E0E0"/>
            <w:vAlign w:val="bottom"/>
          </w:tcPr>
          <w:p w14:paraId="62149693"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4AE16BC1"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Ingen</w:t>
            </w:r>
          </w:p>
        </w:tc>
      </w:tr>
      <w:tr w:rsidR="00CB4BEB" w:rsidRPr="009F0C83" w14:paraId="195180F1" w14:textId="77777777" w:rsidTr="003C0924">
        <w:trPr>
          <w:trHeight w:hRule="exact" w:val="255"/>
        </w:trPr>
        <w:tc>
          <w:tcPr>
            <w:tcW w:w="2235" w:type="dxa"/>
            <w:shd w:val="clear" w:color="auto" w:fill="E0E0E0"/>
            <w:vAlign w:val="bottom"/>
          </w:tcPr>
          <w:p w14:paraId="394A2E4C" w14:textId="77777777" w:rsidR="00CB4BEB" w:rsidRPr="006801BD" w:rsidRDefault="00CB4BEB" w:rsidP="003C0924">
            <w:pPr>
              <w:rPr>
                <w:rFonts w:ascii="Trebuchet MS" w:hAnsi="Trebuchet MS" w:cs="Trebuchet MS"/>
                <w:sz w:val="18"/>
                <w:szCs w:val="18"/>
              </w:rPr>
            </w:pPr>
            <w:proofErr w:type="spellStart"/>
            <w:r w:rsidRPr="006801BD">
              <w:rPr>
                <w:rFonts w:ascii="Trebuchet MS" w:hAnsi="Trebuchet MS" w:cs="Trebuchet MS"/>
                <w:sz w:val="18"/>
                <w:szCs w:val="18"/>
              </w:rPr>
              <w:t>KLE_koder</w:t>
            </w:r>
            <w:proofErr w:type="spellEnd"/>
          </w:p>
        </w:tc>
        <w:tc>
          <w:tcPr>
            <w:tcW w:w="11340" w:type="dxa"/>
            <w:shd w:val="clear" w:color="auto" w:fill="FFFFFF"/>
            <w:vAlign w:val="bottom"/>
          </w:tcPr>
          <w:p w14:paraId="6DDED9AC" w14:textId="77777777" w:rsidR="00CB4BEB" w:rsidRPr="006801BD" w:rsidRDefault="00CB4BEB" w:rsidP="003C0924">
            <w:pPr>
              <w:rPr>
                <w:rFonts w:ascii="Trebuchet MS" w:hAnsi="Trebuchet MS" w:cs="Trebuchet MS"/>
                <w:sz w:val="18"/>
                <w:szCs w:val="18"/>
              </w:rPr>
            </w:pPr>
            <w:r w:rsidRPr="00CF56DE">
              <w:rPr>
                <w:rFonts w:ascii="Trebuchet MS" w:hAnsi="Trebuchet MS" w:cs="Trebuchet MS"/>
                <w:sz w:val="18"/>
                <w:szCs w:val="18"/>
              </w:rPr>
              <w:t>06.02.00</w:t>
            </w:r>
          </w:p>
        </w:tc>
      </w:tr>
    </w:tbl>
    <w:p w14:paraId="66CC4EED" w14:textId="77777777" w:rsidR="00CB4BEB" w:rsidRPr="00A32757" w:rsidRDefault="00CB4BEB" w:rsidP="00DF11C9">
      <w:pPr>
        <w:pStyle w:val="Overskrift4"/>
      </w:pPr>
      <w:r>
        <w:t>5.1.11.2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3"/>
        <w:gridCol w:w="8823"/>
      </w:tblGrid>
      <w:tr w:rsidR="00CB4BEB" w:rsidRPr="0051728E" w14:paraId="37E4830F" w14:textId="77777777" w:rsidTr="003C0924">
        <w:trPr>
          <w:trHeight w:hRule="exact" w:val="255"/>
        </w:trPr>
        <w:tc>
          <w:tcPr>
            <w:tcW w:w="4644" w:type="dxa"/>
            <w:shd w:val="clear" w:color="auto" w:fill="D9D9D9"/>
            <w:vAlign w:val="bottom"/>
          </w:tcPr>
          <w:p w14:paraId="46FCCED6"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8931" w:type="dxa"/>
            <w:shd w:val="clear" w:color="auto" w:fill="D9D9D9"/>
            <w:vAlign w:val="bottom"/>
          </w:tcPr>
          <w:p w14:paraId="6B97C16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6DFA9D9A" w14:textId="77777777" w:rsidTr="003C0924">
        <w:trPr>
          <w:trHeight w:val="227"/>
        </w:trPr>
        <w:tc>
          <w:tcPr>
            <w:tcW w:w="4644" w:type="dxa"/>
            <w:shd w:val="clear" w:color="auto" w:fill="E0E0E0"/>
            <w:vAlign w:val="center"/>
          </w:tcPr>
          <w:p w14:paraId="5484B814"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8931" w:type="dxa"/>
            <w:shd w:val="clear" w:color="auto" w:fill="auto"/>
            <w:vAlign w:val="bottom"/>
          </w:tcPr>
          <w:p w14:paraId="0296CB1C" w14:textId="77777777" w:rsidR="00CB4BEB" w:rsidRPr="006963F2" w:rsidRDefault="00CB4BEB" w:rsidP="003C0924">
            <w:pPr>
              <w:rPr>
                <w:rFonts w:ascii="Trebuchet MS" w:hAnsi="Trebuchet MS" w:cs="Trebuchet MS"/>
                <w:sz w:val="18"/>
                <w:szCs w:val="18"/>
              </w:rPr>
            </w:pPr>
            <w:r w:rsidRPr="006963F2">
              <w:rPr>
                <w:rFonts w:ascii="Trebuchet MS" w:hAnsi="Trebuchet MS" w:cs="Trebuchet MS"/>
                <w:sz w:val="18"/>
                <w:szCs w:val="18"/>
              </w:rPr>
              <w:t>Oplysning indsamles via v</w:t>
            </w:r>
            <w:r w:rsidRPr="006963F2">
              <w:rPr>
                <w:rFonts w:ascii="Trebuchet MS" w:hAnsi="Trebuchet MS"/>
                <w:sz w:val="18"/>
                <w:szCs w:val="18"/>
              </w:rPr>
              <w:t>andløbsregulativer, tidligere registrering, udbudsmateriale ved vandløbsvedligeholdelse.</w:t>
            </w:r>
          </w:p>
        </w:tc>
      </w:tr>
      <w:tr w:rsidR="00CB4BEB" w:rsidRPr="0051728E" w14:paraId="16F607F4" w14:textId="77777777" w:rsidTr="003C0924">
        <w:trPr>
          <w:trHeight w:hRule="exact" w:val="255"/>
        </w:trPr>
        <w:tc>
          <w:tcPr>
            <w:tcW w:w="4644" w:type="dxa"/>
            <w:shd w:val="clear" w:color="auto" w:fill="E0E0E0"/>
            <w:vAlign w:val="bottom"/>
          </w:tcPr>
          <w:p w14:paraId="427D122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8931" w:type="dxa"/>
            <w:shd w:val="clear" w:color="auto" w:fill="auto"/>
            <w:vAlign w:val="bottom"/>
          </w:tcPr>
          <w:p w14:paraId="532D9691" w14:textId="77777777" w:rsidR="00CB4BEB" w:rsidRPr="006963F2" w:rsidRDefault="00CB4BEB" w:rsidP="003C0924">
            <w:pPr>
              <w:rPr>
                <w:rFonts w:ascii="Trebuchet MS" w:hAnsi="Trebuchet MS" w:cs="Trebuchet MS"/>
                <w:sz w:val="18"/>
                <w:szCs w:val="18"/>
              </w:rPr>
            </w:pPr>
            <w:r w:rsidRPr="006963F2">
              <w:rPr>
                <w:rFonts w:ascii="Trebuchet MS" w:hAnsi="Trebuchet MS" w:cs="Trebuchet MS"/>
                <w:sz w:val="18"/>
                <w:szCs w:val="18"/>
              </w:rPr>
              <w:t>Opdeles i elementtype i flere end 10 forskellige typer.</w:t>
            </w:r>
          </w:p>
        </w:tc>
      </w:tr>
      <w:tr w:rsidR="00CB4BEB" w:rsidRPr="0051728E" w14:paraId="29368B97" w14:textId="77777777" w:rsidTr="003C0924">
        <w:trPr>
          <w:trHeight w:hRule="exact" w:val="255"/>
        </w:trPr>
        <w:tc>
          <w:tcPr>
            <w:tcW w:w="4644" w:type="dxa"/>
            <w:shd w:val="clear" w:color="auto" w:fill="E0E0E0"/>
            <w:vAlign w:val="bottom"/>
          </w:tcPr>
          <w:p w14:paraId="779BD5D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8931" w:type="dxa"/>
            <w:shd w:val="clear" w:color="auto" w:fill="auto"/>
            <w:vAlign w:val="bottom"/>
          </w:tcPr>
          <w:p w14:paraId="306837EF"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5D0C415B" w14:textId="77777777" w:rsidTr="003C0924">
        <w:trPr>
          <w:trHeight w:hRule="exact" w:val="255"/>
        </w:trPr>
        <w:tc>
          <w:tcPr>
            <w:tcW w:w="4644" w:type="dxa"/>
            <w:shd w:val="clear" w:color="auto" w:fill="E0E0E0"/>
            <w:vAlign w:val="bottom"/>
          </w:tcPr>
          <w:p w14:paraId="2C95E97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8931" w:type="dxa"/>
            <w:shd w:val="clear" w:color="auto" w:fill="auto"/>
            <w:vAlign w:val="bottom"/>
          </w:tcPr>
          <w:p w14:paraId="0E292F67" w14:textId="77777777" w:rsidR="00CB4BEB" w:rsidRPr="00024C60" w:rsidRDefault="00CB4BEB" w:rsidP="003C0924">
            <w:pPr>
              <w:rPr>
                <w:rFonts w:ascii="Trebuchet MS" w:hAnsi="Trebuchet MS" w:cs="Trebuchet MS"/>
                <w:sz w:val="18"/>
                <w:szCs w:val="18"/>
              </w:rPr>
            </w:pPr>
          </w:p>
        </w:tc>
      </w:tr>
      <w:tr w:rsidR="00CB4BEB" w:rsidRPr="0051728E" w14:paraId="51E02018" w14:textId="77777777" w:rsidTr="003C0924">
        <w:trPr>
          <w:trHeight w:hRule="exact" w:val="255"/>
        </w:trPr>
        <w:tc>
          <w:tcPr>
            <w:tcW w:w="4644" w:type="dxa"/>
            <w:shd w:val="clear" w:color="auto" w:fill="E0E0E0"/>
            <w:vAlign w:val="bottom"/>
          </w:tcPr>
          <w:p w14:paraId="3A34301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8931" w:type="dxa"/>
            <w:shd w:val="clear" w:color="auto" w:fill="auto"/>
            <w:vAlign w:val="bottom"/>
          </w:tcPr>
          <w:p w14:paraId="7F2537F1" w14:textId="77777777" w:rsidR="00CB4BEB" w:rsidRPr="00024C60" w:rsidRDefault="00CB4BEB" w:rsidP="003C0924">
            <w:pPr>
              <w:rPr>
                <w:rFonts w:ascii="Trebuchet MS" w:hAnsi="Trebuchet MS" w:cs="Trebuchet MS"/>
                <w:sz w:val="18"/>
                <w:szCs w:val="18"/>
              </w:rPr>
            </w:pPr>
          </w:p>
        </w:tc>
      </w:tr>
      <w:tr w:rsidR="00CB4BEB" w:rsidRPr="0051728E" w14:paraId="27749D22" w14:textId="77777777" w:rsidTr="003C0924">
        <w:trPr>
          <w:trHeight w:hRule="exact" w:val="255"/>
        </w:trPr>
        <w:tc>
          <w:tcPr>
            <w:tcW w:w="4644" w:type="dxa"/>
            <w:shd w:val="clear" w:color="auto" w:fill="E0E0E0"/>
            <w:vAlign w:val="bottom"/>
          </w:tcPr>
          <w:p w14:paraId="1E3C293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8931" w:type="dxa"/>
            <w:shd w:val="clear" w:color="auto" w:fill="auto"/>
            <w:vAlign w:val="bottom"/>
          </w:tcPr>
          <w:p w14:paraId="0504E292"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Snap til </w:t>
            </w:r>
            <w:proofErr w:type="spellStart"/>
            <w:r w:rsidRPr="00CF56DE">
              <w:rPr>
                <w:rFonts w:ascii="Trebuchet MS" w:hAnsi="Trebuchet MS" w:cs="Trebuchet MS"/>
                <w:sz w:val="18"/>
                <w:szCs w:val="18"/>
              </w:rPr>
              <w:t>GeoDanmark</w:t>
            </w:r>
            <w:proofErr w:type="spellEnd"/>
            <w:r>
              <w:rPr>
                <w:rFonts w:ascii="Trebuchet MS" w:hAnsi="Trebuchet MS" w:cs="Trebuchet MS"/>
                <w:sz w:val="18"/>
                <w:szCs w:val="18"/>
              </w:rPr>
              <w:t xml:space="preserve">-vandløbsmidte </w:t>
            </w:r>
            <w:r w:rsidRPr="004A0ED7">
              <w:rPr>
                <w:rFonts w:ascii="Trebuchet MS" w:hAnsi="Trebuchet MS" w:cs="Trebuchet MS"/>
                <w:sz w:val="18"/>
                <w:szCs w:val="18"/>
              </w:rPr>
              <w:t xml:space="preserve">og evt. </w:t>
            </w:r>
            <w:proofErr w:type="spellStart"/>
            <w:r w:rsidRPr="00CF56DE">
              <w:rPr>
                <w:rFonts w:ascii="Trebuchet MS" w:hAnsi="Trebuchet MS" w:cs="Trebuchet MS"/>
                <w:sz w:val="18"/>
                <w:szCs w:val="18"/>
              </w:rPr>
              <w:t>GeoDanmark</w:t>
            </w:r>
            <w:proofErr w:type="spellEnd"/>
            <w:r w:rsidRPr="004A0ED7">
              <w:rPr>
                <w:rFonts w:ascii="Trebuchet MS" w:hAnsi="Trebuchet MS" w:cs="Trebuchet MS"/>
                <w:sz w:val="18"/>
                <w:szCs w:val="18"/>
              </w:rPr>
              <w:t>-vejmidte på broer.</w:t>
            </w:r>
          </w:p>
        </w:tc>
      </w:tr>
    </w:tbl>
    <w:p w14:paraId="3FBCEDA1" w14:textId="77777777" w:rsidR="00CB4BEB" w:rsidRPr="006963F2" w:rsidRDefault="00CB4BEB" w:rsidP="00DF11C9">
      <w:pPr>
        <w:pStyle w:val="Overskrift4"/>
      </w:pPr>
      <w:r>
        <w:t>5.1.11</w:t>
      </w:r>
      <w:r w:rsidRPr="003C1181">
        <w:t xml:space="preserve">.3.1 </w:t>
      </w:r>
      <w:r>
        <w:t xml:space="preserve">   </w:t>
      </w:r>
      <w:r w:rsidRPr="003C1181">
        <w:t>501</w:t>
      </w:r>
      <w:r>
        <w:t>0</w:t>
      </w:r>
      <w:r w:rsidRPr="003C1181">
        <w:t xml:space="preserve"> </w:t>
      </w:r>
      <w:proofErr w:type="spellStart"/>
      <w:r w:rsidRPr="003C1181">
        <w:t>Element_kode</w:t>
      </w:r>
      <w:proofErr w:type="spellEnd"/>
      <w:r>
        <w:t xml:space="preserve"> (</w:t>
      </w:r>
      <w:r w:rsidRPr="004D056C">
        <w:t>d_5010_element_type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54"/>
        <w:gridCol w:w="1856"/>
        <w:gridCol w:w="1418"/>
        <w:gridCol w:w="8647"/>
      </w:tblGrid>
      <w:tr w:rsidR="00CB4BEB" w:rsidRPr="0051728E" w14:paraId="23C92F4E" w14:textId="77777777" w:rsidTr="003C0924">
        <w:trPr>
          <w:trHeight w:hRule="exact" w:val="255"/>
        </w:trPr>
        <w:tc>
          <w:tcPr>
            <w:tcW w:w="1654" w:type="dxa"/>
            <w:tcBorders>
              <w:bottom w:val="single" w:sz="4" w:space="0" w:color="auto"/>
            </w:tcBorders>
            <w:shd w:val="clear" w:color="auto" w:fill="D9D9D9"/>
            <w:vAlign w:val="bottom"/>
          </w:tcPr>
          <w:p w14:paraId="4DF50FE1" w14:textId="77777777" w:rsidR="00CB4BEB" w:rsidRPr="0051728E" w:rsidRDefault="00CB4BEB" w:rsidP="003C0924">
            <w:pPr>
              <w:rPr>
                <w:rFonts w:ascii="Trebuchet MS" w:hAnsi="Trebuchet MS" w:cs="Trebuchet MS"/>
                <w:b/>
                <w:bCs/>
                <w:sz w:val="18"/>
                <w:szCs w:val="18"/>
              </w:rPr>
            </w:pPr>
            <w:proofErr w:type="spellStart"/>
            <w:r>
              <w:rPr>
                <w:rFonts w:ascii="Trebuchet MS" w:hAnsi="Trebuchet MS" w:cs="Trebuchet MS"/>
                <w:b/>
                <w:bCs/>
                <w:sz w:val="18"/>
                <w:szCs w:val="18"/>
              </w:rPr>
              <w:t>element_kode</w:t>
            </w:r>
            <w:proofErr w:type="spellEnd"/>
          </w:p>
        </w:tc>
        <w:tc>
          <w:tcPr>
            <w:tcW w:w="1856" w:type="dxa"/>
            <w:tcBorders>
              <w:bottom w:val="single" w:sz="4" w:space="0" w:color="auto"/>
            </w:tcBorders>
            <w:shd w:val="clear" w:color="auto" w:fill="D9D9D9"/>
            <w:vAlign w:val="bottom"/>
          </w:tcPr>
          <w:p w14:paraId="4D6F1523"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element</w:t>
            </w:r>
          </w:p>
        </w:tc>
        <w:tc>
          <w:tcPr>
            <w:tcW w:w="1418" w:type="dxa"/>
            <w:tcBorders>
              <w:bottom w:val="single" w:sz="4" w:space="0" w:color="auto"/>
            </w:tcBorders>
            <w:shd w:val="clear" w:color="auto" w:fill="D9D9D9"/>
            <w:vAlign w:val="bottom"/>
          </w:tcPr>
          <w:p w14:paraId="398AB6DB"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647" w:type="dxa"/>
            <w:tcBorders>
              <w:bottom w:val="single" w:sz="4" w:space="0" w:color="auto"/>
            </w:tcBorders>
            <w:shd w:val="clear" w:color="auto" w:fill="D9D9D9"/>
            <w:vAlign w:val="bottom"/>
          </w:tcPr>
          <w:p w14:paraId="1995D2EB"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46A650B7"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bottom"/>
          </w:tcPr>
          <w:p w14:paraId="78288412" w14:textId="77777777" w:rsidR="00CB4BEB" w:rsidRPr="00E472B2" w:rsidRDefault="00CB4BEB" w:rsidP="003C0924">
            <w:pPr>
              <w:jc w:val="center"/>
              <w:rPr>
                <w:rFonts w:ascii="Trebuchet MS" w:hAnsi="Trebuchet MS" w:cs="Trebuchet MS"/>
                <w:sz w:val="18"/>
                <w:szCs w:val="18"/>
              </w:rPr>
            </w:pPr>
            <w:r w:rsidRPr="00E472B2">
              <w:rPr>
                <w:rFonts w:ascii="Trebuchet MS" w:hAnsi="Trebuchet MS" w:cs="Trebuchet MS"/>
                <w:sz w:val="18"/>
                <w:szCs w:val="18"/>
              </w:rPr>
              <w:t>1</w:t>
            </w:r>
          </w:p>
        </w:tc>
        <w:tc>
          <w:tcPr>
            <w:tcW w:w="1856" w:type="dxa"/>
            <w:tcBorders>
              <w:top w:val="single" w:sz="4" w:space="0" w:color="auto"/>
              <w:left w:val="single" w:sz="4" w:space="0" w:color="auto"/>
              <w:bottom w:val="single" w:sz="4" w:space="0" w:color="auto"/>
            </w:tcBorders>
            <w:shd w:val="clear" w:color="auto" w:fill="FFFFFF"/>
            <w:vAlign w:val="bottom"/>
          </w:tcPr>
          <w:p w14:paraId="455FA458" w14:textId="77777777" w:rsidR="00CB4BEB" w:rsidRPr="0039764D" w:rsidRDefault="00CB4BEB" w:rsidP="003C0924">
            <w:pPr>
              <w:rPr>
                <w:rFonts w:ascii="Trebuchet MS" w:hAnsi="Trebuchet MS"/>
                <w:sz w:val="17"/>
                <w:szCs w:val="17"/>
              </w:rPr>
            </w:pPr>
            <w:r w:rsidRPr="0039764D">
              <w:rPr>
                <w:rFonts w:ascii="Trebuchet MS" w:hAnsi="Trebuchet MS"/>
                <w:sz w:val="17"/>
                <w:szCs w:val="17"/>
              </w:rPr>
              <w:t>Brønd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1309CEA" w14:textId="77777777" w:rsidR="00CB4BEB" w:rsidRPr="003A52C1" w:rsidRDefault="00CB4BEB" w:rsidP="003C0924">
            <w:pPr>
              <w:jc w:val="center"/>
              <w:rPr>
                <w:rFonts w:ascii="Trebuchet MS" w:hAnsi="Trebuchet MS" w:cs="Trebuchet MS"/>
                <w:sz w:val="17"/>
                <w:szCs w:val="17"/>
              </w:rPr>
            </w:pPr>
            <w:r w:rsidRPr="003A52C1">
              <w:rPr>
                <w:rFonts w:ascii="Trebuchet MS" w:hAnsi="Trebuchet MS" w:cs="Trebuchet MS"/>
                <w:sz w:val="17"/>
                <w:szCs w:val="17"/>
              </w:rPr>
              <w:t>1</w:t>
            </w:r>
          </w:p>
        </w:tc>
        <w:tc>
          <w:tcPr>
            <w:tcW w:w="8647" w:type="dxa"/>
            <w:tcBorders>
              <w:top w:val="single" w:sz="4" w:space="0" w:color="auto"/>
              <w:left w:val="single" w:sz="4" w:space="0" w:color="auto"/>
              <w:bottom w:val="single" w:sz="4" w:space="0" w:color="auto"/>
            </w:tcBorders>
            <w:shd w:val="clear" w:color="auto" w:fill="FFFFFF"/>
            <w:vAlign w:val="bottom"/>
          </w:tcPr>
          <w:p w14:paraId="4100616C" w14:textId="77777777" w:rsidR="00CB4BEB" w:rsidRPr="0039764D" w:rsidRDefault="00CB4BEB" w:rsidP="003C0924">
            <w:pPr>
              <w:rPr>
                <w:rFonts w:ascii="Trebuchet MS" w:hAnsi="Trebuchet MS" w:cs="Trebuchet MS"/>
                <w:sz w:val="17"/>
                <w:szCs w:val="17"/>
              </w:rPr>
            </w:pPr>
            <w:r w:rsidRPr="0039764D">
              <w:rPr>
                <w:rFonts w:ascii="Trebuchet MS" w:hAnsi="Trebuchet MS" w:cs="Trebuchet MS"/>
                <w:sz w:val="17"/>
                <w:szCs w:val="17"/>
              </w:rPr>
              <w:t>Brønd på rørlagt vandløb</w:t>
            </w:r>
          </w:p>
        </w:tc>
      </w:tr>
      <w:tr w:rsidR="00CB4BEB" w:rsidRPr="0051728E" w14:paraId="73849CC4"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bottom"/>
          </w:tcPr>
          <w:p w14:paraId="757351AC" w14:textId="77777777" w:rsidR="00CB4BEB" w:rsidRPr="00E472B2" w:rsidRDefault="00CB4BEB" w:rsidP="003C0924">
            <w:pPr>
              <w:jc w:val="center"/>
              <w:rPr>
                <w:rFonts w:ascii="Trebuchet MS" w:hAnsi="Trebuchet MS" w:cs="Trebuchet MS"/>
                <w:sz w:val="18"/>
                <w:szCs w:val="18"/>
              </w:rPr>
            </w:pPr>
            <w:r w:rsidRPr="00E472B2">
              <w:rPr>
                <w:rFonts w:ascii="Trebuchet MS" w:hAnsi="Trebuchet MS" w:cs="Trebuchet MS"/>
                <w:sz w:val="18"/>
                <w:szCs w:val="18"/>
              </w:rPr>
              <w:t>2</w:t>
            </w:r>
          </w:p>
        </w:tc>
        <w:tc>
          <w:tcPr>
            <w:tcW w:w="1856" w:type="dxa"/>
            <w:tcBorders>
              <w:top w:val="single" w:sz="4" w:space="0" w:color="auto"/>
              <w:left w:val="single" w:sz="4" w:space="0" w:color="auto"/>
              <w:bottom w:val="single" w:sz="4" w:space="0" w:color="auto"/>
            </w:tcBorders>
            <w:shd w:val="clear" w:color="auto" w:fill="FFFFFF"/>
            <w:vAlign w:val="bottom"/>
          </w:tcPr>
          <w:p w14:paraId="6411217A" w14:textId="77777777" w:rsidR="00CB4BEB" w:rsidRPr="00E472B2" w:rsidRDefault="00CB4BEB" w:rsidP="003C0924">
            <w:pPr>
              <w:rPr>
                <w:rFonts w:ascii="Trebuchet MS" w:hAnsi="Trebuchet MS"/>
                <w:sz w:val="18"/>
                <w:szCs w:val="18"/>
              </w:rPr>
            </w:pPr>
            <w:proofErr w:type="spellStart"/>
            <w:r>
              <w:rPr>
                <w:rFonts w:ascii="Trebuchet MS" w:hAnsi="Trebuchet MS"/>
                <w:sz w:val="18"/>
                <w:szCs w:val="18"/>
              </w:rPr>
              <w:t>Sandfangsbrønd</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03E380A"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6DF88EA1" w14:textId="77777777" w:rsidR="00CB4BEB" w:rsidRPr="009B0BE3" w:rsidRDefault="00CB4BEB" w:rsidP="003C0924">
            <w:pPr>
              <w:rPr>
                <w:rFonts w:ascii="Trebuchet MS" w:hAnsi="Trebuchet MS" w:cs="Trebuchet MS"/>
                <w:sz w:val="18"/>
                <w:szCs w:val="18"/>
              </w:rPr>
            </w:pPr>
            <w:proofErr w:type="spellStart"/>
            <w:r>
              <w:rPr>
                <w:rFonts w:ascii="Trebuchet MS" w:hAnsi="Trebuchet MS"/>
                <w:sz w:val="18"/>
                <w:szCs w:val="18"/>
              </w:rPr>
              <w:t>Sandfangsbrønd</w:t>
            </w:r>
            <w:proofErr w:type="spellEnd"/>
          </w:p>
        </w:tc>
      </w:tr>
      <w:tr w:rsidR="00CB4BEB" w:rsidRPr="0051728E" w14:paraId="0B0953A9"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bottom"/>
          </w:tcPr>
          <w:p w14:paraId="417EF12E" w14:textId="77777777" w:rsidR="00CB4BEB" w:rsidRPr="00E472B2" w:rsidRDefault="00CB4BEB" w:rsidP="003C0924">
            <w:pPr>
              <w:jc w:val="center"/>
              <w:rPr>
                <w:rFonts w:ascii="Trebuchet MS" w:hAnsi="Trebuchet MS" w:cs="Trebuchet MS"/>
                <w:sz w:val="18"/>
                <w:szCs w:val="18"/>
              </w:rPr>
            </w:pPr>
            <w:r w:rsidRPr="00E472B2">
              <w:rPr>
                <w:rFonts w:ascii="Trebuchet MS" w:hAnsi="Trebuchet MS" w:cs="Trebuchet MS"/>
                <w:sz w:val="18"/>
                <w:szCs w:val="18"/>
              </w:rPr>
              <w:t>3</w:t>
            </w:r>
          </w:p>
        </w:tc>
        <w:tc>
          <w:tcPr>
            <w:tcW w:w="1856" w:type="dxa"/>
            <w:tcBorders>
              <w:top w:val="single" w:sz="4" w:space="0" w:color="auto"/>
              <w:left w:val="single" w:sz="4" w:space="0" w:color="auto"/>
              <w:bottom w:val="single" w:sz="4" w:space="0" w:color="auto"/>
            </w:tcBorders>
            <w:shd w:val="clear" w:color="auto" w:fill="FFFFFF"/>
            <w:vAlign w:val="bottom"/>
          </w:tcPr>
          <w:p w14:paraId="3DF753CB" w14:textId="77777777" w:rsidR="00CB4BEB" w:rsidRPr="00E472B2" w:rsidRDefault="00CB4BEB" w:rsidP="003C0924">
            <w:pPr>
              <w:rPr>
                <w:rFonts w:ascii="Trebuchet MS" w:hAnsi="Trebuchet MS"/>
                <w:sz w:val="18"/>
                <w:szCs w:val="18"/>
              </w:rPr>
            </w:pPr>
            <w:r>
              <w:rPr>
                <w:rFonts w:ascii="Trebuchet MS" w:hAnsi="Trebuchet MS"/>
                <w:sz w:val="18"/>
                <w:szCs w:val="18"/>
              </w:rPr>
              <w:t>Sandfang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45663AB"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113A778F" w14:textId="77777777" w:rsidR="00CB4BEB" w:rsidRPr="009B0BE3" w:rsidRDefault="00CB4BEB" w:rsidP="003C0924">
            <w:pPr>
              <w:rPr>
                <w:rFonts w:ascii="Trebuchet MS" w:hAnsi="Trebuchet MS" w:cs="Trebuchet MS"/>
                <w:sz w:val="18"/>
                <w:szCs w:val="18"/>
              </w:rPr>
            </w:pPr>
            <w:r>
              <w:rPr>
                <w:rFonts w:ascii="Trebuchet MS" w:hAnsi="Trebuchet MS"/>
                <w:sz w:val="18"/>
                <w:szCs w:val="18"/>
              </w:rPr>
              <w:t>Sted på vandløbet hvor der kunstigt er skabt mulighed for sand bundfældes.</w:t>
            </w:r>
          </w:p>
        </w:tc>
      </w:tr>
      <w:tr w:rsidR="00CB4BEB" w:rsidRPr="0051728E" w14:paraId="5D3FFDDC"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bottom"/>
          </w:tcPr>
          <w:p w14:paraId="7FDB4266" w14:textId="77777777" w:rsidR="00CB4BEB" w:rsidRPr="00E472B2" w:rsidRDefault="00CB4BEB" w:rsidP="003C0924">
            <w:pPr>
              <w:jc w:val="center"/>
              <w:rPr>
                <w:rFonts w:ascii="Trebuchet MS" w:hAnsi="Trebuchet MS" w:cs="Trebuchet MS"/>
                <w:sz w:val="18"/>
                <w:szCs w:val="18"/>
              </w:rPr>
            </w:pPr>
            <w:r w:rsidRPr="00E472B2">
              <w:rPr>
                <w:rFonts w:ascii="Trebuchet MS" w:hAnsi="Trebuchet MS" w:cs="Trebuchet MS"/>
                <w:sz w:val="18"/>
                <w:szCs w:val="18"/>
              </w:rPr>
              <w:t>4</w:t>
            </w:r>
          </w:p>
        </w:tc>
        <w:tc>
          <w:tcPr>
            <w:tcW w:w="1856" w:type="dxa"/>
            <w:tcBorders>
              <w:top w:val="single" w:sz="4" w:space="0" w:color="auto"/>
              <w:left w:val="single" w:sz="4" w:space="0" w:color="auto"/>
              <w:bottom w:val="single" w:sz="4" w:space="0" w:color="auto"/>
            </w:tcBorders>
            <w:shd w:val="clear" w:color="auto" w:fill="FFFFFF"/>
            <w:vAlign w:val="bottom"/>
          </w:tcPr>
          <w:p w14:paraId="198F3240" w14:textId="77777777" w:rsidR="00CB4BEB" w:rsidRPr="00E472B2" w:rsidRDefault="00CB4BEB" w:rsidP="003C0924">
            <w:pPr>
              <w:rPr>
                <w:rFonts w:ascii="Trebuchet MS" w:hAnsi="Trebuchet MS"/>
                <w:sz w:val="18"/>
                <w:szCs w:val="18"/>
              </w:rPr>
            </w:pPr>
            <w:r>
              <w:rPr>
                <w:rFonts w:ascii="Trebuchet MS" w:hAnsi="Trebuchet MS"/>
                <w:sz w:val="18"/>
                <w:szCs w:val="18"/>
              </w:rPr>
              <w:t>Rist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5878A0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5BC63083" w14:textId="77777777" w:rsidR="00CB4BEB" w:rsidRPr="009B0BE3" w:rsidRDefault="00CB4BEB" w:rsidP="003C0924">
            <w:pPr>
              <w:rPr>
                <w:rFonts w:ascii="Trebuchet MS" w:hAnsi="Trebuchet MS" w:cs="Trebuchet MS"/>
                <w:sz w:val="18"/>
                <w:szCs w:val="18"/>
              </w:rPr>
            </w:pPr>
            <w:r w:rsidRPr="009B0BE3">
              <w:rPr>
                <w:rFonts w:ascii="Trebuchet MS" w:hAnsi="Trebuchet MS" w:cs="Trebuchet MS"/>
                <w:sz w:val="18"/>
                <w:szCs w:val="18"/>
              </w:rPr>
              <w:t>Rist til at opfange ting i vandløbet.</w:t>
            </w:r>
          </w:p>
        </w:tc>
      </w:tr>
      <w:tr w:rsidR="00CB4BEB" w:rsidRPr="0051728E" w14:paraId="15BC7DCC"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bottom"/>
          </w:tcPr>
          <w:p w14:paraId="7AFACCD1" w14:textId="77777777" w:rsidR="00CB4BEB" w:rsidRPr="00E472B2" w:rsidRDefault="00CB4BEB" w:rsidP="003C0924">
            <w:pPr>
              <w:jc w:val="center"/>
              <w:rPr>
                <w:rFonts w:ascii="Trebuchet MS" w:hAnsi="Trebuchet MS" w:cs="Trebuchet MS"/>
                <w:sz w:val="18"/>
                <w:szCs w:val="18"/>
              </w:rPr>
            </w:pPr>
            <w:r w:rsidRPr="00E472B2">
              <w:rPr>
                <w:rFonts w:ascii="Trebuchet MS" w:hAnsi="Trebuchet MS" w:cs="Trebuchet MS"/>
                <w:sz w:val="18"/>
                <w:szCs w:val="18"/>
              </w:rPr>
              <w:t>5</w:t>
            </w:r>
          </w:p>
        </w:tc>
        <w:tc>
          <w:tcPr>
            <w:tcW w:w="1856" w:type="dxa"/>
            <w:tcBorders>
              <w:top w:val="single" w:sz="4" w:space="0" w:color="auto"/>
              <w:left w:val="single" w:sz="4" w:space="0" w:color="auto"/>
              <w:bottom w:val="single" w:sz="4" w:space="0" w:color="auto"/>
            </w:tcBorders>
            <w:shd w:val="clear" w:color="auto" w:fill="FFFFFF"/>
            <w:vAlign w:val="bottom"/>
          </w:tcPr>
          <w:p w14:paraId="02905D59" w14:textId="77777777" w:rsidR="00CB4BEB" w:rsidRPr="00E472B2" w:rsidRDefault="00CB4BEB" w:rsidP="003C0924">
            <w:pPr>
              <w:rPr>
                <w:rFonts w:ascii="Trebuchet MS" w:hAnsi="Trebuchet MS"/>
                <w:sz w:val="18"/>
                <w:szCs w:val="18"/>
              </w:rPr>
            </w:pPr>
            <w:r>
              <w:rPr>
                <w:rFonts w:ascii="Trebuchet MS" w:hAnsi="Trebuchet MS"/>
                <w:sz w:val="18"/>
                <w:szCs w:val="18"/>
              </w:rPr>
              <w:t>Pumpe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759D6B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4C8E9A26" w14:textId="77777777" w:rsidR="00CB4BEB" w:rsidRPr="009B0BE3" w:rsidRDefault="00CB4BEB" w:rsidP="003C0924">
            <w:pPr>
              <w:rPr>
                <w:rFonts w:ascii="Trebuchet MS" w:hAnsi="Trebuchet MS" w:cs="Trebuchet MS"/>
                <w:sz w:val="18"/>
                <w:szCs w:val="18"/>
              </w:rPr>
            </w:pPr>
            <w:r>
              <w:rPr>
                <w:rFonts w:ascii="Trebuchet MS" w:hAnsi="Trebuchet MS" w:cs="Trebuchet MS"/>
                <w:sz w:val="18"/>
                <w:szCs w:val="18"/>
              </w:rPr>
              <w:t>Pumpe</w:t>
            </w:r>
          </w:p>
        </w:tc>
      </w:tr>
      <w:tr w:rsidR="00CB4BEB" w:rsidRPr="0051728E" w14:paraId="335A6277"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bottom"/>
          </w:tcPr>
          <w:p w14:paraId="7B32B45A" w14:textId="77777777" w:rsidR="00CB4BEB" w:rsidRPr="00E472B2" w:rsidRDefault="00CB4BEB" w:rsidP="003C0924">
            <w:pPr>
              <w:jc w:val="center"/>
              <w:rPr>
                <w:rFonts w:ascii="Trebuchet MS" w:hAnsi="Trebuchet MS" w:cs="Trebuchet MS"/>
                <w:sz w:val="18"/>
                <w:szCs w:val="18"/>
              </w:rPr>
            </w:pPr>
            <w:r w:rsidRPr="00E472B2">
              <w:rPr>
                <w:rFonts w:ascii="Trebuchet MS" w:hAnsi="Trebuchet MS" w:cs="Trebuchet MS"/>
                <w:sz w:val="18"/>
                <w:szCs w:val="18"/>
              </w:rPr>
              <w:lastRenderedPageBreak/>
              <w:t>6</w:t>
            </w:r>
          </w:p>
        </w:tc>
        <w:tc>
          <w:tcPr>
            <w:tcW w:w="1856" w:type="dxa"/>
            <w:tcBorders>
              <w:top w:val="single" w:sz="4" w:space="0" w:color="auto"/>
              <w:left w:val="single" w:sz="4" w:space="0" w:color="auto"/>
              <w:bottom w:val="single" w:sz="4" w:space="0" w:color="auto"/>
            </w:tcBorders>
            <w:shd w:val="clear" w:color="auto" w:fill="FFFFFF"/>
            <w:vAlign w:val="bottom"/>
          </w:tcPr>
          <w:p w14:paraId="633DD834" w14:textId="77777777" w:rsidR="00CB4BEB" w:rsidRPr="00E472B2" w:rsidRDefault="00CB4BEB" w:rsidP="003C0924">
            <w:pPr>
              <w:rPr>
                <w:rFonts w:ascii="Trebuchet MS" w:hAnsi="Trebuchet MS"/>
                <w:sz w:val="18"/>
                <w:szCs w:val="18"/>
              </w:rPr>
            </w:pPr>
            <w:r>
              <w:rPr>
                <w:rFonts w:ascii="Trebuchet MS" w:hAnsi="Trebuchet MS"/>
                <w:sz w:val="18"/>
                <w:szCs w:val="18"/>
              </w:rPr>
              <w:t>Sluse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69C384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4228D404"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Mekanisk anordning til regulering af vandstanden.</w:t>
            </w:r>
          </w:p>
        </w:tc>
      </w:tr>
      <w:tr w:rsidR="00CB4BEB" w:rsidRPr="0051728E" w14:paraId="58A4D172" w14:textId="77777777" w:rsidTr="003C0924">
        <w:trPr>
          <w:trHeight w:hRule="exact" w:val="76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2D802DDF" w14:textId="77777777" w:rsidR="00CB4BEB" w:rsidRPr="00E472B2" w:rsidRDefault="00CB4BEB" w:rsidP="003C0924">
            <w:pPr>
              <w:jc w:val="center"/>
              <w:rPr>
                <w:rFonts w:ascii="Trebuchet MS" w:hAnsi="Trebuchet MS" w:cs="Trebuchet MS"/>
                <w:sz w:val="18"/>
                <w:szCs w:val="18"/>
              </w:rPr>
            </w:pPr>
            <w:r w:rsidRPr="00E472B2">
              <w:rPr>
                <w:rFonts w:ascii="Trebuchet MS" w:hAnsi="Trebuchet MS" w:cs="Trebuchet MS"/>
                <w:sz w:val="18"/>
                <w:szCs w:val="18"/>
              </w:rPr>
              <w:t>7</w:t>
            </w:r>
          </w:p>
        </w:tc>
        <w:tc>
          <w:tcPr>
            <w:tcW w:w="1856" w:type="dxa"/>
            <w:tcBorders>
              <w:top w:val="single" w:sz="4" w:space="0" w:color="auto"/>
              <w:left w:val="single" w:sz="4" w:space="0" w:color="auto"/>
              <w:bottom w:val="single" w:sz="4" w:space="0" w:color="auto"/>
            </w:tcBorders>
            <w:shd w:val="clear" w:color="auto" w:fill="FFFFFF"/>
            <w:vAlign w:val="center"/>
          </w:tcPr>
          <w:p w14:paraId="296C9828" w14:textId="77777777" w:rsidR="00CB4BEB" w:rsidRPr="00E472B2" w:rsidRDefault="00CB4BEB" w:rsidP="003C0924">
            <w:pPr>
              <w:rPr>
                <w:rFonts w:ascii="Trebuchet MS" w:hAnsi="Trebuchet MS"/>
                <w:sz w:val="18"/>
                <w:szCs w:val="18"/>
              </w:rPr>
            </w:pPr>
            <w:r>
              <w:rPr>
                <w:rFonts w:ascii="Trebuchet MS" w:hAnsi="Trebuchet MS"/>
                <w:sz w:val="18"/>
                <w:szCs w:val="18"/>
              </w:rPr>
              <w:t>Stemmeværk</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46160FB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5764FF59" w14:textId="77777777" w:rsidR="00CB4BEB" w:rsidRPr="009B0BE3" w:rsidRDefault="00CB4BEB" w:rsidP="003C0924">
            <w:pPr>
              <w:rPr>
                <w:rFonts w:ascii="Trebuchet MS" w:hAnsi="Trebuchet MS" w:cs="Trebuchet MS"/>
                <w:sz w:val="18"/>
                <w:szCs w:val="18"/>
              </w:rPr>
            </w:pPr>
            <w:r w:rsidRPr="009B0BE3">
              <w:rPr>
                <w:rFonts w:ascii="Trebuchet MS" w:hAnsi="Trebuchet MS" w:cs="Trebuchet MS"/>
                <w:sz w:val="18"/>
                <w:szCs w:val="18"/>
              </w:rPr>
              <w:t>En konstruktion udført som en dæmning beregnet til at opstemme og kontrollere vandmængder</w:t>
            </w:r>
            <w:r w:rsidRPr="008A76F0">
              <w:rPr>
                <w:rFonts w:ascii="Trebuchet MS" w:hAnsi="Trebuchet MS" w:cs="Trebuchet MS"/>
                <w:color w:val="4F81BD"/>
                <w:sz w:val="18"/>
                <w:szCs w:val="18"/>
              </w:rPr>
              <w:t>,</w:t>
            </w:r>
            <w:r w:rsidRPr="009B0BE3">
              <w:rPr>
                <w:rFonts w:ascii="Trebuchet MS" w:hAnsi="Trebuchet MS" w:cs="Trebuchet MS"/>
                <w:sz w:val="18"/>
                <w:szCs w:val="18"/>
              </w:rPr>
              <w:t xml:space="preserve"> hvor tilløbende vand bliver holdt tilbage indtil værkets overkant/ </w:t>
            </w:r>
            <w:proofErr w:type="gramStart"/>
            <w:r w:rsidRPr="009B0BE3">
              <w:rPr>
                <w:rFonts w:ascii="Trebuchet MS" w:hAnsi="Trebuchet MS" w:cs="Trebuchet MS"/>
                <w:sz w:val="18"/>
                <w:szCs w:val="18"/>
              </w:rPr>
              <w:t>krone</w:t>
            </w:r>
            <w:proofErr w:type="gramEnd"/>
            <w:r w:rsidRPr="009B0BE3">
              <w:rPr>
                <w:rFonts w:ascii="Trebuchet MS" w:hAnsi="Trebuchet MS" w:cs="Trebuchet MS"/>
                <w:sz w:val="18"/>
                <w:szCs w:val="18"/>
              </w:rPr>
              <w:t xml:space="preserve"> bliver nået og skaber overløb over denne</w:t>
            </w:r>
          </w:p>
        </w:tc>
      </w:tr>
      <w:tr w:rsidR="00CB4BEB" w:rsidRPr="0051728E" w14:paraId="2BBFC1E4"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bottom"/>
          </w:tcPr>
          <w:p w14:paraId="4603F3A1" w14:textId="77777777" w:rsidR="00CB4BEB" w:rsidRPr="00E472B2" w:rsidRDefault="00CB4BEB" w:rsidP="003C0924">
            <w:pPr>
              <w:jc w:val="center"/>
              <w:rPr>
                <w:rFonts w:ascii="Trebuchet MS" w:hAnsi="Trebuchet MS" w:cs="Trebuchet MS"/>
                <w:sz w:val="18"/>
                <w:szCs w:val="18"/>
              </w:rPr>
            </w:pPr>
            <w:r>
              <w:rPr>
                <w:rFonts w:ascii="Trebuchet MS" w:hAnsi="Trebuchet MS" w:cs="Trebuchet MS"/>
                <w:sz w:val="18"/>
                <w:szCs w:val="18"/>
              </w:rPr>
              <w:t>8</w:t>
            </w:r>
          </w:p>
        </w:tc>
        <w:tc>
          <w:tcPr>
            <w:tcW w:w="1856" w:type="dxa"/>
            <w:tcBorders>
              <w:top w:val="single" w:sz="4" w:space="0" w:color="auto"/>
              <w:left w:val="single" w:sz="4" w:space="0" w:color="auto"/>
              <w:bottom w:val="single" w:sz="4" w:space="0" w:color="auto"/>
            </w:tcBorders>
            <w:shd w:val="clear" w:color="auto" w:fill="FFFFFF"/>
            <w:vAlign w:val="bottom"/>
          </w:tcPr>
          <w:p w14:paraId="20A652F0" w14:textId="77777777" w:rsidR="00CB4BEB" w:rsidRDefault="00CB4BEB" w:rsidP="003C0924">
            <w:pPr>
              <w:rPr>
                <w:rFonts w:ascii="Trebuchet MS" w:hAnsi="Trebuchet MS"/>
                <w:sz w:val="18"/>
                <w:szCs w:val="18"/>
              </w:rPr>
            </w:pPr>
            <w:r>
              <w:rPr>
                <w:rFonts w:ascii="Trebuchet MS" w:hAnsi="Trebuchet MS"/>
                <w:sz w:val="18"/>
                <w:szCs w:val="18"/>
              </w:rPr>
              <w:t>Bro</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7C886C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52E81022" w14:textId="77777777" w:rsidR="00CB4BEB" w:rsidRPr="009B0BE3" w:rsidRDefault="00CB4BEB" w:rsidP="003C0924">
            <w:pPr>
              <w:rPr>
                <w:rFonts w:ascii="Trebuchet MS" w:hAnsi="Trebuchet MS" w:cs="Trebuchet MS"/>
                <w:sz w:val="18"/>
                <w:szCs w:val="18"/>
              </w:rPr>
            </w:pPr>
            <w:r>
              <w:rPr>
                <w:rFonts w:ascii="Trebuchet MS" w:hAnsi="Trebuchet MS" w:cs="Trebuchet MS"/>
                <w:sz w:val="18"/>
                <w:szCs w:val="18"/>
              </w:rPr>
              <w:t>Bro</w:t>
            </w:r>
          </w:p>
        </w:tc>
      </w:tr>
      <w:tr w:rsidR="00CB4BEB" w:rsidRPr="0051728E" w14:paraId="6B7A16A1"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bottom"/>
          </w:tcPr>
          <w:p w14:paraId="767E23FD" w14:textId="77777777" w:rsidR="00CB4BEB" w:rsidRPr="00E472B2" w:rsidRDefault="00CB4BEB" w:rsidP="003C0924">
            <w:pPr>
              <w:jc w:val="center"/>
              <w:rPr>
                <w:rFonts w:ascii="Trebuchet MS" w:hAnsi="Trebuchet MS" w:cs="Trebuchet MS"/>
                <w:sz w:val="18"/>
                <w:szCs w:val="18"/>
              </w:rPr>
            </w:pPr>
            <w:r>
              <w:rPr>
                <w:rFonts w:ascii="Trebuchet MS" w:hAnsi="Trebuchet MS" w:cs="Trebuchet MS"/>
                <w:sz w:val="18"/>
                <w:szCs w:val="18"/>
              </w:rPr>
              <w:t>9</w:t>
            </w:r>
          </w:p>
        </w:tc>
        <w:tc>
          <w:tcPr>
            <w:tcW w:w="1856" w:type="dxa"/>
            <w:tcBorders>
              <w:top w:val="single" w:sz="4" w:space="0" w:color="auto"/>
              <w:left w:val="single" w:sz="4" w:space="0" w:color="auto"/>
              <w:bottom w:val="single" w:sz="4" w:space="0" w:color="auto"/>
            </w:tcBorders>
            <w:shd w:val="clear" w:color="auto" w:fill="FFFFFF"/>
            <w:vAlign w:val="bottom"/>
          </w:tcPr>
          <w:p w14:paraId="60378AC8" w14:textId="77777777" w:rsidR="00CB4BEB" w:rsidRDefault="00CB4BEB" w:rsidP="003C0924">
            <w:pPr>
              <w:rPr>
                <w:rFonts w:ascii="Trebuchet MS" w:hAnsi="Trebuchet MS"/>
                <w:sz w:val="18"/>
                <w:szCs w:val="18"/>
              </w:rPr>
            </w:pPr>
            <w:r>
              <w:rPr>
                <w:rFonts w:ascii="Trebuchet MS" w:hAnsi="Trebuchet MS"/>
                <w:sz w:val="18"/>
                <w:szCs w:val="18"/>
              </w:rPr>
              <w:t>Spang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DD40DD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5B231218"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Lille bro/bræt over vandløb</w:t>
            </w:r>
          </w:p>
        </w:tc>
      </w:tr>
      <w:tr w:rsidR="00CB4BEB" w:rsidRPr="0051728E" w14:paraId="5C915D3D"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45C31E9E"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10</w:t>
            </w:r>
          </w:p>
        </w:tc>
        <w:tc>
          <w:tcPr>
            <w:tcW w:w="1856" w:type="dxa"/>
            <w:tcBorders>
              <w:top w:val="single" w:sz="4" w:space="0" w:color="auto"/>
              <w:left w:val="single" w:sz="4" w:space="0" w:color="auto"/>
              <w:bottom w:val="single" w:sz="4" w:space="0" w:color="auto"/>
            </w:tcBorders>
            <w:shd w:val="clear" w:color="auto" w:fill="FFFFFF"/>
            <w:vAlign w:val="bottom"/>
          </w:tcPr>
          <w:p w14:paraId="697A5E40" w14:textId="77777777" w:rsidR="00CB4BEB" w:rsidRDefault="00CB4BEB" w:rsidP="003C0924">
            <w:pPr>
              <w:rPr>
                <w:rFonts w:ascii="Trebuchet MS" w:hAnsi="Trebuchet MS"/>
                <w:sz w:val="18"/>
                <w:szCs w:val="18"/>
              </w:rPr>
            </w:pPr>
            <w:r>
              <w:rPr>
                <w:rFonts w:ascii="Trebuchet MS" w:hAnsi="Trebuchet MS"/>
                <w:sz w:val="18"/>
                <w:szCs w:val="18"/>
              </w:rPr>
              <w:t>Åbent tilløb venstre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67EA8B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141AA0A4"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Tilløb af åbent vandløb fra venstre side</w:t>
            </w:r>
          </w:p>
        </w:tc>
      </w:tr>
      <w:tr w:rsidR="00CB4BEB" w:rsidRPr="0051728E" w14:paraId="64D66838"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4FB2C6B3"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11</w:t>
            </w:r>
          </w:p>
        </w:tc>
        <w:tc>
          <w:tcPr>
            <w:tcW w:w="1856" w:type="dxa"/>
            <w:tcBorders>
              <w:top w:val="single" w:sz="4" w:space="0" w:color="auto"/>
              <w:left w:val="single" w:sz="4" w:space="0" w:color="auto"/>
              <w:bottom w:val="single" w:sz="4" w:space="0" w:color="auto"/>
            </w:tcBorders>
            <w:shd w:val="clear" w:color="auto" w:fill="FFFFFF"/>
            <w:vAlign w:val="bottom"/>
          </w:tcPr>
          <w:p w14:paraId="187D9D31" w14:textId="77777777" w:rsidR="00CB4BEB" w:rsidRDefault="00CB4BEB" w:rsidP="003C0924">
            <w:pPr>
              <w:rPr>
                <w:rFonts w:ascii="Trebuchet MS" w:hAnsi="Trebuchet MS"/>
                <w:sz w:val="18"/>
                <w:szCs w:val="18"/>
              </w:rPr>
            </w:pPr>
            <w:r>
              <w:rPr>
                <w:rFonts w:ascii="Trebuchet MS" w:hAnsi="Trebuchet MS"/>
                <w:sz w:val="18"/>
                <w:szCs w:val="18"/>
              </w:rPr>
              <w:t>Åbent tilløb højre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604245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07F1DDCB"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Tilløb af åbent vandløb fra højre side</w:t>
            </w:r>
          </w:p>
        </w:tc>
      </w:tr>
      <w:tr w:rsidR="00CB4BEB" w:rsidRPr="0051728E" w14:paraId="7C224DC5"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10692462"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12</w:t>
            </w:r>
          </w:p>
        </w:tc>
        <w:tc>
          <w:tcPr>
            <w:tcW w:w="1856" w:type="dxa"/>
            <w:tcBorders>
              <w:top w:val="single" w:sz="4" w:space="0" w:color="auto"/>
              <w:left w:val="single" w:sz="4" w:space="0" w:color="auto"/>
              <w:bottom w:val="single" w:sz="4" w:space="0" w:color="auto"/>
            </w:tcBorders>
            <w:shd w:val="clear" w:color="auto" w:fill="FFFFFF"/>
            <w:vAlign w:val="bottom"/>
          </w:tcPr>
          <w:p w14:paraId="2CA576A1" w14:textId="77777777" w:rsidR="00CB4BEB" w:rsidRDefault="00CB4BEB" w:rsidP="003C0924">
            <w:pPr>
              <w:rPr>
                <w:rFonts w:ascii="Trebuchet MS" w:hAnsi="Trebuchet MS"/>
                <w:sz w:val="18"/>
                <w:szCs w:val="18"/>
              </w:rPr>
            </w:pPr>
            <w:r>
              <w:rPr>
                <w:rFonts w:ascii="Trebuchet MS" w:hAnsi="Trebuchet MS"/>
                <w:sz w:val="18"/>
                <w:szCs w:val="18"/>
              </w:rPr>
              <w:t>Rørtilløb venstre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2C4CCB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32EE543C"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Tilløb af rørlagt vandløb fra venstre side</w:t>
            </w:r>
          </w:p>
        </w:tc>
      </w:tr>
      <w:tr w:rsidR="00CB4BEB" w:rsidRPr="0051728E" w14:paraId="61A6756B"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4B0E85D0"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13</w:t>
            </w:r>
          </w:p>
        </w:tc>
        <w:tc>
          <w:tcPr>
            <w:tcW w:w="1856" w:type="dxa"/>
            <w:tcBorders>
              <w:top w:val="single" w:sz="4" w:space="0" w:color="auto"/>
              <w:left w:val="single" w:sz="4" w:space="0" w:color="auto"/>
              <w:bottom w:val="single" w:sz="4" w:space="0" w:color="auto"/>
            </w:tcBorders>
            <w:shd w:val="clear" w:color="auto" w:fill="FFFFFF"/>
            <w:vAlign w:val="bottom"/>
          </w:tcPr>
          <w:p w14:paraId="07305129" w14:textId="77777777" w:rsidR="00CB4BEB" w:rsidRDefault="00CB4BEB" w:rsidP="003C0924">
            <w:pPr>
              <w:rPr>
                <w:rFonts w:ascii="Trebuchet MS" w:hAnsi="Trebuchet MS"/>
                <w:sz w:val="18"/>
                <w:szCs w:val="18"/>
              </w:rPr>
            </w:pPr>
            <w:r>
              <w:rPr>
                <w:rFonts w:ascii="Trebuchet MS" w:hAnsi="Trebuchet MS"/>
                <w:sz w:val="18"/>
                <w:szCs w:val="18"/>
              </w:rPr>
              <w:t>Rørtilløb højre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3A6482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7D2A7A65"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Tilløb af rørlagt vandløb fra højre side</w:t>
            </w:r>
          </w:p>
        </w:tc>
      </w:tr>
      <w:tr w:rsidR="00CB4BEB" w:rsidRPr="0051728E" w14:paraId="2301DC18"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49F3661C"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14</w:t>
            </w:r>
          </w:p>
        </w:tc>
        <w:tc>
          <w:tcPr>
            <w:tcW w:w="1856" w:type="dxa"/>
            <w:tcBorders>
              <w:top w:val="single" w:sz="4" w:space="0" w:color="auto"/>
              <w:left w:val="single" w:sz="4" w:space="0" w:color="auto"/>
              <w:bottom w:val="single" w:sz="4" w:space="0" w:color="auto"/>
            </w:tcBorders>
            <w:shd w:val="clear" w:color="auto" w:fill="FFFFFF"/>
            <w:vAlign w:val="bottom"/>
          </w:tcPr>
          <w:p w14:paraId="19A10AA7" w14:textId="77777777" w:rsidR="00CB4BEB" w:rsidRDefault="00CB4BEB" w:rsidP="003C0924">
            <w:pPr>
              <w:rPr>
                <w:rFonts w:ascii="Trebuchet MS" w:hAnsi="Trebuchet MS"/>
                <w:sz w:val="18"/>
                <w:szCs w:val="18"/>
              </w:rPr>
            </w:pPr>
            <w:r>
              <w:rPr>
                <w:rFonts w:ascii="Trebuchet MS" w:hAnsi="Trebuchet MS"/>
                <w:sz w:val="18"/>
                <w:szCs w:val="18"/>
              </w:rPr>
              <w:t>Stationeringspunkt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222714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0E6064A6" w14:textId="77777777" w:rsidR="00CB4BEB" w:rsidRDefault="00CB4BEB" w:rsidP="003C0924">
            <w:pPr>
              <w:rPr>
                <w:rFonts w:ascii="Trebuchet MS" w:hAnsi="Trebuchet MS" w:cs="Trebuchet MS"/>
                <w:sz w:val="18"/>
                <w:szCs w:val="18"/>
              </w:rPr>
            </w:pPr>
            <w:r>
              <w:rPr>
                <w:rFonts w:ascii="Trebuchet MS" w:hAnsi="Trebuchet MS" w:cs="Trebuchet MS"/>
                <w:sz w:val="18"/>
                <w:szCs w:val="18"/>
              </w:rPr>
              <w:t>Punkt til angivelse af stationering i meter</w:t>
            </w:r>
          </w:p>
        </w:tc>
      </w:tr>
      <w:tr w:rsidR="00CB4BEB" w:rsidRPr="0051728E" w14:paraId="5FF5A3C1"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19654981" w14:textId="77777777" w:rsidR="00CB4BEB" w:rsidRPr="00EC5CA1" w:rsidRDefault="00CB4BEB" w:rsidP="003C0924">
            <w:pPr>
              <w:jc w:val="center"/>
              <w:rPr>
                <w:rFonts w:ascii="Trebuchet MS" w:hAnsi="Trebuchet MS" w:cs="Trebuchet MS"/>
                <w:color w:val="7030A0"/>
                <w:sz w:val="18"/>
                <w:szCs w:val="18"/>
              </w:rPr>
            </w:pPr>
            <w:r w:rsidRPr="004D056C">
              <w:rPr>
                <w:rFonts w:ascii="Trebuchet MS" w:hAnsi="Trebuchet MS" w:cs="Trebuchet MS"/>
                <w:sz w:val="18"/>
                <w:szCs w:val="18"/>
              </w:rPr>
              <w:t>15</w:t>
            </w:r>
          </w:p>
        </w:tc>
        <w:tc>
          <w:tcPr>
            <w:tcW w:w="1856" w:type="dxa"/>
            <w:tcBorders>
              <w:top w:val="single" w:sz="4" w:space="0" w:color="auto"/>
              <w:left w:val="single" w:sz="4" w:space="0" w:color="auto"/>
              <w:bottom w:val="single" w:sz="4" w:space="0" w:color="auto"/>
            </w:tcBorders>
            <w:shd w:val="clear" w:color="auto" w:fill="FFFFFF"/>
            <w:vAlign w:val="bottom"/>
          </w:tcPr>
          <w:p w14:paraId="5DC1A9F6" w14:textId="77777777" w:rsidR="00CB4BEB" w:rsidRPr="00EC5CA1" w:rsidRDefault="00CB4BEB" w:rsidP="003C0924">
            <w:pPr>
              <w:rPr>
                <w:rFonts w:ascii="Trebuchet MS" w:hAnsi="Trebuchet MS"/>
                <w:color w:val="7030A0"/>
                <w:sz w:val="18"/>
                <w:szCs w:val="18"/>
              </w:rPr>
            </w:pPr>
            <w:r w:rsidRPr="004D056C">
              <w:rPr>
                <w:rFonts w:ascii="Trebuchet MS" w:hAnsi="Trebuchet MS"/>
                <w:sz w:val="18"/>
                <w:szCs w:val="18"/>
              </w:rPr>
              <w:t>Styrt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9A222D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0C20C36B"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Lodret/frit fald</w:t>
            </w:r>
          </w:p>
        </w:tc>
      </w:tr>
      <w:tr w:rsidR="00CB4BEB" w:rsidRPr="0051728E" w14:paraId="3AE6D6C9"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6D9812AE" w14:textId="77777777" w:rsidR="00CB4BEB" w:rsidRPr="00EC5CA1" w:rsidRDefault="00CB4BEB" w:rsidP="003C0924">
            <w:pPr>
              <w:jc w:val="center"/>
              <w:rPr>
                <w:rFonts w:ascii="Trebuchet MS" w:hAnsi="Trebuchet MS" w:cs="Trebuchet MS"/>
                <w:color w:val="7030A0"/>
                <w:sz w:val="18"/>
                <w:szCs w:val="18"/>
              </w:rPr>
            </w:pPr>
            <w:r w:rsidRPr="004D056C">
              <w:rPr>
                <w:rFonts w:ascii="Trebuchet MS" w:hAnsi="Trebuchet MS" w:cs="Trebuchet MS"/>
                <w:sz w:val="18"/>
                <w:szCs w:val="18"/>
              </w:rPr>
              <w:t>16</w:t>
            </w:r>
          </w:p>
        </w:tc>
        <w:tc>
          <w:tcPr>
            <w:tcW w:w="1856" w:type="dxa"/>
            <w:tcBorders>
              <w:top w:val="single" w:sz="4" w:space="0" w:color="auto"/>
              <w:left w:val="single" w:sz="4" w:space="0" w:color="auto"/>
              <w:bottom w:val="single" w:sz="4" w:space="0" w:color="auto"/>
            </w:tcBorders>
            <w:shd w:val="clear" w:color="auto" w:fill="FFFFFF"/>
            <w:vAlign w:val="bottom"/>
          </w:tcPr>
          <w:p w14:paraId="7E1188CE" w14:textId="77777777" w:rsidR="00CB4BEB" w:rsidRPr="00EC5CA1" w:rsidRDefault="00CB4BEB" w:rsidP="003C0924">
            <w:pPr>
              <w:rPr>
                <w:rFonts w:ascii="Trebuchet MS" w:hAnsi="Trebuchet MS"/>
                <w:color w:val="7030A0"/>
                <w:sz w:val="18"/>
                <w:szCs w:val="18"/>
              </w:rPr>
            </w:pPr>
            <w:r w:rsidRPr="004D056C">
              <w:rPr>
                <w:rFonts w:ascii="Trebuchet MS" w:hAnsi="Trebuchet MS"/>
                <w:sz w:val="18"/>
                <w:szCs w:val="18"/>
              </w:rPr>
              <w:t>Overkørsel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1BA40C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6152A73E"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Mindre/smal overdækning af mindre vandløb, der giver mulighed for at køre på tværs</w:t>
            </w:r>
          </w:p>
        </w:tc>
      </w:tr>
      <w:tr w:rsidR="00CB4BEB" w:rsidRPr="0051728E" w14:paraId="65F6601F"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44CA9EA8" w14:textId="77777777" w:rsidR="00CB4BEB" w:rsidRPr="00EC5CA1" w:rsidRDefault="00CB4BEB" w:rsidP="003C0924">
            <w:pPr>
              <w:jc w:val="center"/>
              <w:rPr>
                <w:rFonts w:ascii="Trebuchet MS" w:hAnsi="Trebuchet MS" w:cs="Trebuchet MS"/>
                <w:color w:val="7030A0"/>
                <w:sz w:val="18"/>
                <w:szCs w:val="18"/>
              </w:rPr>
            </w:pPr>
            <w:r w:rsidRPr="004D056C">
              <w:rPr>
                <w:rFonts w:ascii="Trebuchet MS" w:hAnsi="Trebuchet MS" w:cs="Trebuchet MS"/>
                <w:sz w:val="18"/>
                <w:szCs w:val="18"/>
              </w:rPr>
              <w:t>17</w:t>
            </w:r>
          </w:p>
        </w:tc>
        <w:tc>
          <w:tcPr>
            <w:tcW w:w="1856" w:type="dxa"/>
            <w:tcBorders>
              <w:top w:val="single" w:sz="4" w:space="0" w:color="auto"/>
              <w:left w:val="single" w:sz="4" w:space="0" w:color="auto"/>
              <w:bottom w:val="single" w:sz="4" w:space="0" w:color="auto"/>
            </w:tcBorders>
            <w:shd w:val="clear" w:color="auto" w:fill="FFFFFF"/>
            <w:vAlign w:val="bottom"/>
          </w:tcPr>
          <w:p w14:paraId="2C35715E" w14:textId="77777777" w:rsidR="00CB4BEB" w:rsidRPr="00EC5CA1" w:rsidRDefault="00CB4BEB" w:rsidP="003C0924">
            <w:pPr>
              <w:rPr>
                <w:rFonts w:ascii="Trebuchet MS" w:hAnsi="Trebuchet MS"/>
                <w:color w:val="7030A0"/>
                <w:sz w:val="18"/>
                <w:szCs w:val="18"/>
              </w:rPr>
            </w:pPr>
            <w:proofErr w:type="spellStart"/>
            <w:r w:rsidRPr="004D056C">
              <w:rPr>
                <w:rFonts w:ascii="Trebuchet MS" w:hAnsi="Trebuchet MS"/>
                <w:sz w:val="18"/>
                <w:szCs w:val="18"/>
              </w:rPr>
              <w:t>Rørbro</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94AF0E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6B097C67"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Bro bygget op af et rør, hvor vandet løber igennem</w:t>
            </w:r>
          </w:p>
        </w:tc>
      </w:tr>
      <w:tr w:rsidR="00CB4BEB" w:rsidRPr="0051728E" w14:paraId="5FCD408A"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37D263E6" w14:textId="77777777" w:rsidR="00CB4BEB" w:rsidRPr="00EC5CA1" w:rsidRDefault="00CB4BEB" w:rsidP="003C0924">
            <w:pPr>
              <w:jc w:val="center"/>
              <w:rPr>
                <w:rFonts w:ascii="Trebuchet MS" w:hAnsi="Trebuchet MS" w:cs="Trebuchet MS"/>
                <w:color w:val="7030A0"/>
                <w:sz w:val="18"/>
                <w:szCs w:val="18"/>
              </w:rPr>
            </w:pPr>
            <w:r w:rsidRPr="004D056C">
              <w:rPr>
                <w:rFonts w:ascii="Trebuchet MS" w:hAnsi="Trebuchet MS" w:cs="Trebuchet MS"/>
                <w:sz w:val="18"/>
                <w:szCs w:val="18"/>
              </w:rPr>
              <w:t>18</w:t>
            </w:r>
          </w:p>
        </w:tc>
        <w:tc>
          <w:tcPr>
            <w:tcW w:w="1856" w:type="dxa"/>
            <w:tcBorders>
              <w:top w:val="single" w:sz="4" w:space="0" w:color="auto"/>
              <w:left w:val="single" w:sz="4" w:space="0" w:color="auto"/>
              <w:bottom w:val="single" w:sz="4" w:space="0" w:color="auto"/>
            </w:tcBorders>
            <w:shd w:val="clear" w:color="auto" w:fill="FFFFFF"/>
            <w:vAlign w:val="bottom"/>
          </w:tcPr>
          <w:p w14:paraId="1D4F31D8" w14:textId="77777777" w:rsidR="00CB4BEB" w:rsidRPr="00EC5CA1" w:rsidRDefault="00CB4BEB" w:rsidP="003C0924">
            <w:pPr>
              <w:rPr>
                <w:rFonts w:ascii="Trebuchet MS" w:hAnsi="Trebuchet MS"/>
                <w:color w:val="7030A0"/>
                <w:sz w:val="18"/>
                <w:szCs w:val="18"/>
              </w:rPr>
            </w:pPr>
            <w:r w:rsidRPr="004D056C">
              <w:rPr>
                <w:rFonts w:ascii="Trebuchet MS" w:hAnsi="Trebuchet MS"/>
                <w:sz w:val="18"/>
                <w:szCs w:val="18"/>
              </w:rPr>
              <w:t>Indløb rør/frontmur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237E34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35177416"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Hvor vandløb løber ind i røret</w:t>
            </w:r>
          </w:p>
        </w:tc>
      </w:tr>
      <w:tr w:rsidR="00CB4BEB" w:rsidRPr="0051728E" w14:paraId="75C478F2"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6031E917" w14:textId="77777777" w:rsidR="00CB4BEB" w:rsidRPr="00EC5CA1" w:rsidRDefault="00CB4BEB" w:rsidP="003C0924">
            <w:pPr>
              <w:jc w:val="center"/>
              <w:rPr>
                <w:rFonts w:ascii="Trebuchet MS" w:hAnsi="Trebuchet MS" w:cs="Trebuchet MS"/>
                <w:color w:val="7030A0"/>
                <w:sz w:val="18"/>
                <w:szCs w:val="18"/>
              </w:rPr>
            </w:pPr>
            <w:r w:rsidRPr="004D056C">
              <w:rPr>
                <w:rFonts w:ascii="Trebuchet MS" w:hAnsi="Trebuchet MS" w:cs="Trebuchet MS"/>
                <w:sz w:val="18"/>
                <w:szCs w:val="18"/>
              </w:rPr>
              <w:t>19</w:t>
            </w:r>
          </w:p>
        </w:tc>
        <w:tc>
          <w:tcPr>
            <w:tcW w:w="1856" w:type="dxa"/>
            <w:tcBorders>
              <w:top w:val="single" w:sz="4" w:space="0" w:color="auto"/>
              <w:left w:val="single" w:sz="4" w:space="0" w:color="auto"/>
              <w:bottom w:val="single" w:sz="4" w:space="0" w:color="auto"/>
            </w:tcBorders>
            <w:shd w:val="clear" w:color="auto" w:fill="FFFFFF"/>
            <w:vAlign w:val="bottom"/>
          </w:tcPr>
          <w:p w14:paraId="75C7F3F7" w14:textId="77777777" w:rsidR="00CB4BEB" w:rsidRPr="00EC5CA1" w:rsidRDefault="00CB4BEB" w:rsidP="003C0924">
            <w:pPr>
              <w:rPr>
                <w:rFonts w:ascii="Trebuchet MS" w:hAnsi="Trebuchet MS"/>
                <w:color w:val="7030A0"/>
                <w:sz w:val="18"/>
                <w:szCs w:val="18"/>
              </w:rPr>
            </w:pPr>
            <w:r w:rsidRPr="004D056C">
              <w:rPr>
                <w:rFonts w:ascii="Trebuchet MS" w:hAnsi="Trebuchet MS"/>
                <w:sz w:val="18"/>
                <w:szCs w:val="18"/>
              </w:rPr>
              <w:t>Udløb rør/frontmur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2E7380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4B5E2529"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Hvor vandløb kommer ud af røret</w:t>
            </w:r>
          </w:p>
        </w:tc>
      </w:tr>
      <w:tr w:rsidR="00CB4BEB" w:rsidRPr="0051728E" w14:paraId="207BEBC0"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0D60E111" w14:textId="77777777" w:rsidR="00CB4BEB" w:rsidRPr="00EC5CA1" w:rsidRDefault="00CB4BEB" w:rsidP="003C0924">
            <w:pPr>
              <w:jc w:val="center"/>
              <w:rPr>
                <w:rFonts w:ascii="Trebuchet MS" w:hAnsi="Trebuchet MS" w:cs="Trebuchet MS"/>
                <w:color w:val="7030A0"/>
                <w:sz w:val="18"/>
                <w:szCs w:val="18"/>
              </w:rPr>
            </w:pPr>
            <w:r w:rsidRPr="004D056C">
              <w:rPr>
                <w:rFonts w:ascii="Trebuchet MS" w:hAnsi="Trebuchet MS" w:cs="Trebuchet MS"/>
                <w:sz w:val="18"/>
                <w:szCs w:val="18"/>
              </w:rPr>
              <w:t>20</w:t>
            </w:r>
          </w:p>
        </w:tc>
        <w:tc>
          <w:tcPr>
            <w:tcW w:w="1856" w:type="dxa"/>
            <w:tcBorders>
              <w:top w:val="single" w:sz="4" w:space="0" w:color="auto"/>
              <w:left w:val="single" w:sz="4" w:space="0" w:color="auto"/>
              <w:bottom w:val="single" w:sz="4" w:space="0" w:color="auto"/>
            </w:tcBorders>
            <w:shd w:val="clear" w:color="auto" w:fill="FFFFFF"/>
            <w:vAlign w:val="bottom"/>
          </w:tcPr>
          <w:p w14:paraId="58A6F41C" w14:textId="77777777" w:rsidR="00CB4BEB" w:rsidRPr="00EC5CA1" w:rsidRDefault="00CB4BEB" w:rsidP="003C0924">
            <w:pPr>
              <w:rPr>
                <w:rFonts w:ascii="Trebuchet MS" w:hAnsi="Trebuchet MS"/>
                <w:color w:val="7030A0"/>
                <w:sz w:val="18"/>
                <w:szCs w:val="18"/>
              </w:rPr>
            </w:pPr>
            <w:r w:rsidRPr="004D056C">
              <w:rPr>
                <w:rFonts w:ascii="Trebuchet MS" w:hAnsi="Trebuchet MS"/>
                <w:sz w:val="18"/>
                <w:szCs w:val="18"/>
              </w:rPr>
              <w:t>Kantpæl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7EFB31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61B60F75"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Pæl i vandkanten til markering af vandløb</w:t>
            </w:r>
          </w:p>
        </w:tc>
      </w:tr>
      <w:tr w:rsidR="00CB4BEB" w:rsidRPr="0051728E" w14:paraId="49F01C5F"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4D0FDBF9" w14:textId="77777777" w:rsidR="00CB4BEB" w:rsidRPr="00EC5CA1" w:rsidRDefault="00CB4BEB" w:rsidP="003C0924">
            <w:pPr>
              <w:jc w:val="center"/>
              <w:rPr>
                <w:rFonts w:ascii="Trebuchet MS" w:hAnsi="Trebuchet MS" w:cs="Trebuchet MS"/>
                <w:color w:val="7030A0"/>
                <w:sz w:val="18"/>
                <w:szCs w:val="18"/>
              </w:rPr>
            </w:pPr>
            <w:r w:rsidRPr="004D056C">
              <w:rPr>
                <w:rFonts w:ascii="Trebuchet MS" w:hAnsi="Trebuchet MS" w:cs="Trebuchet MS"/>
                <w:sz w:val="18"/>
                <w:szCs w:val="18"/>
              </w:rPr>
              <w:t>21</w:t>
            </w:r>
          </w:p>
        </w:tc>
        <w:tc>
          <w:tcPr>
            <w:tcW w:w="1856" w:type="dxa"/>
            <w:tcBorders>
              <w:top w:val="single" w:sz="4" w:space="0" w:color="auto"/>
              <w:left w:val="single" w:sz="4" w:space="0" w:color="auto"/>
              <w:bottom w:val="single" w:sz="4" w:space="0" w:color="auto"/>
            </w:tcBorders>
            <w:shd w:val="clear" w:color="auto" w:fill="FFFFFF"/>
            <w:vAlign w:val="bottom"/>
          </w:tcPr>
          <w:p w14:paraId="7476B446" w14:textId="77777777" w:rsidR="00CB4BEB" w:rsidRPr="00EC5CA1" w:rsidRDefault="00CB4BEB" w:rsidP="003C0924">
            <w:pPr>
              <w:rPr>
                <w:rFonts w:ascii="Trebuchet MS" w:hAnsi="Trebuchet MS"/>
                <w:color w:val="7030A0"/>
                <w:sz w:val="18"/>
                <w:szCs w:val="18"/>
              </w:rPr>
            </w:pPr>
            <w:r w:rsidRPr="004D056C">
              <w:rPr>
                <w:rFonts w:ascii="Trebuchet MS" w:hAnsi="Trebuchet MS"/>
                <w:sz w:val="18"/>
                <w:szCs w:val="18"/>
              </w:rPr>
              <w:t>Skala</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8EED2F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4D1F6EF2"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Skala til at aflæse vandstanden i vandløbet</w:t>
            </w:r>
          </w:p>
        </w:tc>
      </w:tr>
      <w:tr w:rsidR="00CB4BEB" w:rsidRPr="0051728E" w14:paraId="133E08ED"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1B7D35EA" w14:textId="77777777" w:rsidR="00CB4BEB" w:rsidRPr="00EC5CA1" w:rsidRDefault="00CB4BEB" w:rsidP="003C0924">
            <w:pPr>
              <w:jc w:val="center"/>
              <w:rPr>
                <w:rFonts w:ascii="Trebuchet MS" w:hAnsi="Trebuchet MS" w:cs="Trebuchet MS"/>
                <w:color w:val="7030A0"/>
                <w:sz w:val="18"/>
                <w:szCs w:val="18"/>
              </w:rPr>
            </w:pPr>
            <w:r w:rsidRPr="004D056C">
              <w:rPr>
                <w:rFonts w:ascii="Trebuchet MS" w:hAnsi="Trebuchet MS" w:cs="Trebuchet MS"/>
                <w:sz w:val="18"/>
                <w:szCs w:val="18"/>
              </w:rPr>
              <w:t>22</w:t>
            </w:r>
          </w:p>
        </w:tc>
        <w:tc>
          <w:tcPr>
            <w:tcW w:w="1856" w:type="dxa"/>
            <w:tcBorders>
              <w:top w:val="single" w:sz="4" w:space="0" w:color="auto"/>
              <w:left w:val="single" w:sz="4" w:space="0" w:color="auto"/>
              <w:bottom w:val="single" w:sz="4" w:space="0" w:color="auto"/>
            </w:tcBorders>
            <w:shd w:val="clear" w:color="auto" w:fill="FFFFFF"/>
            <w:vAlign w:val="bottom"/>
          </w:tcPr>
          <w:p w14:paraId="2D8A1DD6" w14:textId="77777777" w:rsidR="00CB4BEB" w:rsidRPr="00EC5CA1" w:rsidRDefault="00CB4BEB" w:rsidP="003C0924">
            <w:pPr>
              <w:rPr>
                <w:rFonts w:ascii="Trebuchet MS" w:hAnsi="Trebuchet MS"/>
                <w:color w:val="7030A0"/>
                <w:sz w:val="18"/>
                <w:szCs w:val="18"/>
              </w:rPr>
            </w:pPr>
            <w:r w:rsidRPr="004D056C">
              <w:rPr>
                <w:rFonts w:ascii="Trebuchet MS" w:hAnsi="Trebuchet MS"/>
                <w:sz w:val="18"/>
                <w:szCs w:val="18"/>
              </w:rPr>
              <w:t>Stryg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6A76DB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0027D5B4"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St</w:t>
            </w:r>
            <w:r w:rsidRPr="008A76F0">
              <w:rPr>
                <w:rFonts w:ascii="Trebuchet MS" w:hAnsi="Trebuchet MS" w:cs="Trebuchet MS"/>
                <w:color w:val="4F81BD"/>
                <w:sz w:val="18"/>
                <w:szCs w:val="18"/>
              </w:rPr>
              <w:t>r</w:t>
            </w:r>
            <w:r w:rsidRPr="004D056C">
              <w:rPr>
                <w:rFonts w:ascii="Trebuchet MS" w:hAnsi="Trebuchet MS" w:cs="Trebuchet MS"/>
                <w:sz w:val="18"/>
                <w:szCs w:val="18"/>
              </w:rPr>
              <w:t>ækning med stort fald på vandløbet med mange sten</w:t>
            </w:r>
          </w:p>
        </w:tc>
      </w:tr>
      <w:tr w:rsidR="00CB4BEB" w:rsidRPr="0051728E" w14:paraId="547F580F" w14:textId="77777777" w:rsidTr="003C0924">
        <w:trPr>
          <w:trHeight w:hRule="exact" w:val="510"/>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4DE917DB" w14:textId="77777777" w:rsidR="00CB4BEB" w:rsidRPr="00EC5CA1" w:rsidRDefault="00CB4BEB" w:rsidP="003C0924">
            <w:pPr>
              <w:jc w:val="center"/>
              <w:rPr>
                <w:rFonts w:ascii="Trebuchet MS" w:hAnsi="Trebuchet MS" w:cs="Trebuchet MS"/>
                <w:color w:val="7030A0"/>
                <w:sz w:val="18"/>
                <w:szCs w:val="18"/>
              </w:rPr>
            </w:pPr>
            <w:r w:rsidRPr="004D056C">
              <w:rPr>
                <w:rFonts w:ascii="Trebuchet MS" w:hAnsi="Trebuchet MS" w:cs="Trebuchet MS"/>
                <w:sz w:val="18"/>
                <w:szCs w:val="18"/>
              </w:rPr>
              <w:t>23</w:t>
            </w:r>
          </w:p>
        </w:tc>
        <w:tc>
          <w:tcPr>
            <w:tcW w:w="1856" w:type="dxa"/>
            <w:tcBorders>
              <w:top w:val="single" w:sz="4" w:space="0" w:color="auto"/>
              <w:left w:val="single" w:sz="4" w:space="0" w:color="auto"/>
              <w:bottom w:val="single" w:sz="4" w:space="0" w:color="auto"/>
            </w:tcBorders>
            <w:shd w:val="clear" w:color="auto" w:fill="FFFFFF"/>
            <w:vAlign w:val="bottom"/>
          </w:tcPr>
          <w:p w14:paraId="024517C4" w14:textId="77777777" w:rsidR="00CB4BEB" w:rsidRPr="00594F04" w:rsidRDefault="00CB4BEB" w:rsidP="003C0924">
            <w:pPr>
              <w:rPr>
                <w:rFonts w:ascii="Trebuchet MS" w:hAnsi="Trebuchet MS"/>
                <w:color w:val="7030A0"/>
                <w:sz w:val="18"/>
                <w:szCs w:val="18"/>
              </w:rPr>
            </w:pPr>
            <w:r w:rsidRPr="00594F04">
              <w:rPr>
                <w:rFonts w:ascii="Trebuchet MS" w:hAnsi="Trebuchet MS"/>
                <w:sz w:val="18"/>
                <w:szCs w:val="18"/>
              </w:rPr>
              <w:t>Udløb/ende på vandløb</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2FAD72C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center"/>
          </w:tcPr>
          <w:p w14:paraId="2C18F518"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Udløb/enden på vandløbet f.eks. i en sø eller andet større vandløb</w:t>
            </w:r>
          </w:p>
        </w:tc>
      </w:tr>
      <w:tr w:rsidR="00CB4BEB" w:rsidRPr="0051728E" w14:paraId="3FCF09BA"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34621616" w14:textId="77777777" w:rsidR="00CB4BEB" w:rsidRPr="00EC5CA1" w:rsidRDefault="00CB4BEB" w:rsidP="003C0924">
            <w:pPr>
              <w:jc w:val="center"/>
              <w:rPr>
                <w:rFonts w:ascii="Trebuchet MS" w:hAnsi="Trebuchet MS" w:cs="Trebuchet MS"/>
                <w:color w:val="7030A0"/>
                <w:sz w:val="18"/>
                <w:szCs w:val="18"/>
              </w:rPr>
            </w:pPr>
            <w:r w:rsidRPr="004D056C">
              <w:rPr>
                <w:rFonts w:ascii="Trebuchet MS" w:hAnsi="Trebuchet MS" w:cs="Trebuchet MS"/>
                <w:sz w:val="18"/>
                <w:szCs w:val="18"/>
              </w:rPr>
              <w:t>24</w:t>
            </w:r>
          </w:p>
        </w:tc>
        <w:tc>
          <w:tcPr>
            <w:tcW w:w="1856" w:type="dxa"/>
            <w:tcBorders>
              <w:top w:val="single" w:sz="4" w:space="0" w:color="auto"/>
              <w:left w:val="single" w:sz="4" w:space="0" w:color="auto"/>
              <w:bottom w:val="single" w:sz="4" w:space="0" w:color="auto"/>
            </w:tcBorders>
            <w:shd w:val="clear" w:color="auto" w:fill="FFFFFF"/>
            <w:vAlign w:val="bottom"/>
          </w:tcPr>
          <w:p w14:paraId="31F60D47" w14:textId="77777777" w:rsidR="00CB4BEB" w:rsidRPr="00594F04" w:rsidRDefault="00CB4BEB" w:rsidP="003C0924">
            <w:pPr>
              <w:rPr>
                <w:rFonts w:ascii="Trebuchet MS" w:hAnsi="Trebuchet MS"/>
                <w:color w:val="7030A0"/>
                <w:sz w:val="18"/>
                <w:szCs w:val="18"/>
              </w:rPr>
            </w:pPr>
            <w:r w:rsidRPr="00594F04">
              <w:rPr>
                <w:rFonts w:ascii="Trebuchet MS" w:hAnsi="Trebuchet MS"/>
                <w:sz w:val="18"/>
                <w:szCs w:val="18"/>
              </w:rPr>
              <w:t>Ledning under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7683AF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04AB6F07"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Tele-, Gas-, Kloak-, El- eller Vandledninger eller tilsvarende ledninger</w:t>
            </w:r>
          </w:p>
        </w:tc>
      </w:tr>
      <w:tr w:rsidR="00CB4BEB" w:rsidRPr="0051728E" w14:paraId="22E5D43D"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bottom"/>
          </w:tcPr>
          <w:p w14:paraId="04B50887" w14:textId="77777777" w:rsidR="00CB4BEB" w:rsidRPr="00594F04" w:rsidRDefault="00CB4BEB" w:rsidP="003C0924">
            <w:pPr>
              <w:jc w:val="center"/>
              <w:rPr>
                <w:rFonts w:ascii="Trebuchet MS" w:hAnsi="Trebuchet MS" w:cs="Trebuchet MS"/>
                <w:sz w:val="18"/>
                <w:szCs w:val="18"/>
              </w:rPr>
            </w:pPr>
            <w:r w:rsidRPr="00594F04">
              <w:rPr>
                <w:rFonts w:ascii="Trebuchet MS" w:hAnsi="Trebuchet MS" w:cs="Trebuchet MS"/>
                <w:sz w:val="18"/>
                <w:szCs w:val="18"/>
              </w:rPr>
              <w:t>98</w:t>
            </w:r>
          </w:p>
        </w:tc>
        <w:tc>
          <w:tcPr>
            <w:tcW w:w="1856" w:type="dxa"/>
            <w:tcBorders>
              <w:top w:val="single" w:sz="4" w:space="0" w:color="auto"/>
              <w:left w:val="single" w:sz="4" w:space="0" w:color="auto"/>
              <w:bottom w:val="single" w:sz="4" w:space="0" w:color="auto"/>
            </w:tcBorders>
            <w:shd w:val="clear" w:color="auto" w:fill="FFFFFF"/>
            <w:vAlign w:val="bottom"/>
          </w:tcPr>
          <w:p w14:paraId="3014E25C" w14:textId="77777777" w:rsidR="00CB4BEB" w:rsidRPr="00E472B2" w:rsidRDefault="00CB4BEB" w:rsidP="003C0924">
            <w:pPr>
              <w:rPr>
                <w:rFonts w:ascii="Trebuchet MS" w:hAnsi="Trebuchet MS"/>
                <w:sz w:val="18"/>
                <w:szCs w:val="18"/>
              </w:rPr>
            </w:pPr>
            <w:r>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C3CA98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2E418707" w14:textId="77777777" w:rsidR="00CB4BEB" w:rsidRPr="009B0BE3" w:rsidRDefault="00CB4BEB" w:rsidP="003C0924">
            <w:pPr>
              <w:rPr>
                <w:rFonts w:ascii="Trebuchet MS" w:hAnsi="Trebuchet MS" w:cs="Trebuchet MS"/>
                <w:sz w:val="18"/>
                <w:szCs w:val="18"/>
              </w:rPr>
            </w:pPr>
            <w:r>
              <w:rPr>
                <w:rFonts w:ascii="Trebuchet MS" w:hAnsi="Trebuchet MS" w:cs="Trebuchet MS"/>
                <w:sz w:val="18"/>
                <w:szCs w:val="18"/>
              </w:rPr>
              <w:t>Andet</w:t>
            </w:r>
          </w:p>
        </w:tc>
      </w:tr>
      <w:tr w:rsidR="00CB4BEB" w:rsidRPr="0051728E" w14:paraId="78BB99FE"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bottom"/>
          </w:tcPr>
          <w:p w14:paraId="660BE094"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99</w:t>
            </w:r>
          </w:p>
        </w:tc>
        <w:tc>
          <w:tcPr>
            <w:tcW w:w="1856" w:type="dxa"/>
            <w:tcBorders>
              <w:top w:val="single" w:sz="4" w:space="0" w:color="auto"/>
              <w:left w:val="single" w:sz="4" w:space="0" w:color="auto"/>
              <w:bottom w:val="single" w:sz="4" w:space="0" w:color="auto"/>
            </w:tcBorders>
            <w:shd w:val="clear" w:color="auto" w:fill="FFFFFF"/>
            <w:vAlign w:val="bottom"/>
          </w:tcPr>
          <w:p w14:paraId="70B38559" w14:textId="77777777" w:rsidR="00CB4BEB" w:rsidRDefault="00CB4BEB" w:rsidP="003C0924">
            <w:pPr>
              <w:rPr>
                <w:rFonts w:ascii="Trebuchet MS" w:hAnsi="Trebuchet MS"/>
                <w:sz w:val="18"/>
                <w:szCs w:val="18"/>
              </w:rPr>
            </w:pPr>
            <w:r>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20FA3A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1D058B3E" w14:textId="77777777" w:rsidR="00CB4BEB" w:rsidRDefault="00CB4BEB" w:rsidP="003C0924">
            <w:pPr>
              <w:rPr>
                <w:rFonts w:ascii="Trebuchet MS" w:hAnsi="Trebuchet MS" w:cs="Trebuchet MS"/>
                <w:sz w:val="18"/>
                <w:szCs w:val="18"/>
              </w:rPr>
            </w:pPr>
            <w:r>
              <w:rPr>
                <w:rFonts w:ascii="Trebuchet MS" w:hAnsi="Trebuchet MS" w:cs="Trebuchet MS"/>
                <w:sz w:val="18"/>
                <w:szCs w:val="18"/>
              </w:rPr>
              <w:t>Ukendt</w:t>
            </w:r>
          </w:p>
        </w:tc>
      </w:tr>
    </w:tbl>
    <w:p w14:paraId="500FA89F" w14:textId="77777777" w:rsidR="00CB4BEB" w:rsidRDefault="00CB4BEB" w:rsidP="00CB4BEB">
      <w:pPr>
        <w:rPr>
          <w:rFonts w:ascii="Trebuchet MS" w:hAnsi="Trebuchet MS" w:cs="Arial"/>
          <w:bCs/>
          <w:kern w:val="32"/>
          <w:sz w:val="40"/>
          <w:szCs w:val="32"/>
        </w:rPr>
      </w:pPr>
      <w:r>
        <w:br w:type="page"/>
      </w:r>
    </w:p>
    <w:p w14:paraId="03C4C5A4" w14:textId="77777777" w:rsidR="00CB4BEB" w:rsidRPr="00066C65" w:rsidRDefault="00CB4BEB" w:rsidP="00CB4BEB">
      <w:pPr>
        <w:pStyle w:val="Overskrift1"/>
      </w:pPr>
      <w:bookmarkStart w:id="1289" w:name="_Toc63351429"/>
      <w:bookmarkStart w:id="1290" w:name="_Toc122436092"/>
      <w:r w:rsidRPr="00066C65">
        <w:lastRenderedPageBreak/>
        <w:t>5.2 Natur</w:t>
      </w:r>
      <w:bookmarkEnd w:id="1286"/>
      <w:bookmarkEnd w:id="1287"/>
      <w:bookmarkEnd w:id="1289"/>
      <w:bookmarkEnd w:id="1290"/>
    </w:p>
    <w:p w14:paraId="13382696" w14:textId="77777777" w:rsidR="00CB4BEB" w:rsidRPr="00594F04" w:rsidRDefault="00CB4BEB" w:rsidP="00CB4BEB">
      <w:pPr>
        <w:pStyle w:val="Overskrift2"/>
        <w:rPr>
          <w:kern w:val="32"/>
        </w:rPr>
      </w:pPr>
      <w:bookmarkStart w:id="1291" w:name="_Toc292713316"/>
      <w:bookmarkStart w:id="1292" w:name="_Toc292865271"/>
      <w:bookmarkStart w:id="1293" w:name="_Toc63351434"/>
      <w:bookmarkStart w:id="1294" w:name="_Toc122436093"/>
      <w:r w:rsidRPr="00066C65">
        <w:rPr>
          <w:kern w:val="32"/>
        </w:rPr>
        <w:t>5.2</w:t>
      </w:r>
      <w:r>
        <w:rPr>
          <w:kern w:val="32"/>
        </w:rPr>
        <w:t>.</w:t>
      </w:r>
      <w:r w:rsidRPr="00594F04">
        <w:rPr>
          <w:kern w:val="32"/>
        </w:rPr>
        <w:t>5 Arter Invasive Flade (5104)</w:t>
      </w:r>
      <w:bookmarkEnd w:id="1291"/>
      <w:bookmarkEnd w:id="1292"/>
      <w:bookmarkEnd w:id="1293"/>
      <w:bookmarkEnd w:id="1294"/>
    </w:p>
    <w:tbl>
      <w:tblPr>
        <w:tblW w:w="147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55"/>
        <w:gridCol w:w="1275"/>
        <w:gridCol w:w="4678"/>
        <w:gridCol w:w="1134"/>
        <w:gridCol w:w="1418"/>
        <w:gridCol w:w="1417"/>
        <w:gridCol w:w="3260"/>
      </w:tblGrid>
      <w:tr w:rsidR="00CB4BEB" w:rsidRPr="00594F04" w14:paraId="7E42DC63" w14:textId="77777777" w:rsidTr="003C0924">
        <w:tc>
          <w:tcPr>
            <w:tcW w:w="1555" w:type="dxa"/>
            <w:tcBorders>
              <w:bottom w:val="single" w:sz="4" w:space="0" w:color="auto"/>
            </w:tcBorders>
            <w:shd w:val="clear" w:color="auto" w:fill="D9D9D9"/>
            <w:vAlign w:val="center"/>
          </w:tcPr>
          <w:p w14:paraId="6C2D0302" w14:textId="77777777" w:rsidR="00CB4BEB" w:rsidRPr="00594F04" w:rsidRDefault="00CB4BEB" w:rsidP="003C0924">
            <w:pPr>
              <w:rPr>
                <w:rFonts w:ascii="Trebuchet MS" w:hAnsi="Trebuchet MS" w:cs="Trebuchet MS"/>
                <w:b/>
                <w:bCs/>
                <w:sz w:val="18"/>
                <w:szCs w:val="18"/>
              </w:rPr>
            </w:pPr>
            <w:r w:rsidRPr="00594F04">
              <w:rPr>
                <w:rFonts w:ascii="Trebuchet MS" w:hAnsi="Trebuchet MS" w:cs="Trebuchet MS"/>
                <w:b/>
                <w:bCs/>
                <w:sz w:val="18"/>
                <w:szCs w:val="18"/>
              </w:rPr>
              <w:t>Feltnavn</w:t>
            </w:r>
          </w:p>
        </w:tc>
        <w:tc>
          <w:tcPr>
            <w:tcW w:w="1275" w:type="dxa"/>
            <w:tcBorders>
              <w:bottom w:val="single" w:sz="4" w:space="0" w:color="auto"/>
            </w:tcBorders>
            <w:shd w:val="clear" w:color="auto" w:fill="D9D9D9"/>
            <w:vAlign w:val="center"/>
          </w:tcPr>
          <w:p w14:paraId="15D95E9D" w14:textId="77777777" w:rsidR="00CB4BEB" w:rsidRPr="00594F04" w:rsidRDefault="00CB4BEB" w:rsidP="003C0924">
            <w:pPr>
              <w:rPr>
                <w:rFonts w:ascii="Trebuchet MS" w:hAnsi="Trebuchet MS" w:cs="Trebuchet MS"/>
                <w:b/>
                <w:bCs/>
                <w:sz w:val="18"/>
                <w:szCs w:val="18"/>
              </w:rPr>
            </w:pPr>
            <w:r w:rsidRPr="00594F04">
              <w:rPr>
                <w:rFonts w:ascii="Trebuchet MS" w:hAnsi="Trebuchet MS" w:cs="Trebuchet MS"/>
                <w:b/>
                <w:bCs/>
                <w:sz w:val="18"/>
                <w:szCs w:val="18"/>
              </w:rPr>
              <w:t>Feltnavn</w:t>
            </w:r>
            <w:r>
              <w:rPr>
                <w:rFonts w:ascii="Trebuchet MS" w:hAnsi="Trebuchet MS" w:cs="Trebuchet MS"/>
                <w:b/>
                <w:bCs/>
                <w:sz w:val="18"/>
                <w:szCs w:val="18"/>
              </w:rPr>
              <w:t>10</w:t>
            </w:r>
          </w:p>
        </w:tc>
        <w:tc>
          <w:tcPr>
            <w:tcW w:w="4678" w:type="dxa"/>
            <w:tcBorders>
              <w:bottom w:val="single" w:sz="4" w:space="0" w:color="auto"/>
            </w:tcBorders>
            <w:shd w:val="clear" w:color="auto" w:fill="D9D9D9"/>
            <w:vAlign w:val="center"/>
          </w:tcPr>
          <w:p w14:paraId="4F0F5C50"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
                <w:bCs/>
                <w:sz w:val="18"/>
                <w:szCs w:val="18"/>
              </w:rPr>
              <w:t>Formål</w:t>
            </w:r>
          </w:p>
        </w:tc>
        <w:tc>
          <w:tcPr>
            <w:tcW w:w="1134" w:type="dxa"/>
            <w:tcBorders>
              <w:bottom w:val="single" w:sz="4" w:space="0" w:color="auto"/>
            </w:tcBorders>
            <w:shd w:val="clear" w:color="auto" w:fill="D9D9D9"/>
            <w:vAlign w:val="center"/>
          </w:tcPr>
          <w:p w14:paraId="1B555A82"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
                <w:bCs/>
                <w:sz w:val="18"/>
                <w:szCs w:val="18"/>
              </w:rPr>
              <w:t>Datatype</w:t>
            </w:r>
          </w:p>
        </w:tc>
        <w:tc>
          <w:tcPr>
            <w:tcW w:w="1418" w:type="dxa"/>
            <w:tcBorders>
              <w:bottom w:val="single" w:sz="4" w:space="0" w:color="auto"/>
            </w:tcBorders>
            <w:shd w:val="clear" w:color="auto" w:fill="D9D9D9"/>
            <w:vAlign w:val="center"/>
          </w:tcPr>
          <w:p w14:paraId="347DE0DA"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
                <w:bCs/>
                <w:sz w:val="18"/>
                <w:szCs w:val="18"/>
              </w:rPr>
              <w:t>Værdiområde</w:t>
            </w:r>
          </w:p>
        </w:tc>
        <w:tc>
          <w:tcPr>
            <w:tcW w:w="1417" w:type="dxa"/>
            <w:tcBorders>
              <w:bottom w:val="single" w:sz="4" w:space="0" w:color="auto"/>
            </w:tcBorders>
            <w:shd w:val="clear" w:color="auto" w:fill="D9D9D9"/>
            <w:vAlign w:val="center"/>
          </w:tcPr>
          <w:p w14:paraId="5C27EACD" w14:textId="77777777" w:rsidR="00CB4BEB" w:rsidRPr="00594F04" w:rsidRDefault="00CB4BEB" w:rsidP="003C0924">
            <w:pPr>
              <w:autoSpaceDE w:val="0"/>
              <w:autoSpaceDN w:val="0"/>
              <w:adjustRightInd w:val="0"/>
              <w:rPr>
                <w:rFonts w:ascii="Trebuchet MS" w:hAnsi="Trebuchet MS" w:cs="Trebuchet MS"/>
                <w:b/>
                <w:bCs/>
                <w:sz w:val="18"/>
                <w:szCs w:val="18"/>
              </w:rPr>
            </w:pPr>
            <w:r w:rsidRPr="00594F04">
              <w:rPr>
                <w:rFonts w:ascii="Trebuchet MS" w:hAnsi="Trebuchet MS" w:cs="Trebuchet MS"/>
                <w:b/>
                <w:bCs/>
                <w:sz w:val="18"/>
                <w:szCs w:val="18"/>
              </w:rPr>
              <w:t>Obligatorisk /</w:t>
            </w:r>
          </w:p>
          <w:p w14:paraId="0267B1FD"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
                <w:bCs/>
                <w:sz w:val="18"/>
                <w:szCs w:val="18"/>
              </w:rPr>
              <w:t>frit</w:t>
            </w:r>
          </w:p>
        </w:tc>
        <w:tc>
          <w:tcPr>
            <w:tcW w:w="3260" w:type="dxa"/>
            <w:shd w:val="clear" w:color="auto" w:fill="D9D9D9"/>
            <w:vAlign w:val="center"/>
          </w:tcPr>
          <w:p w14:paraId="5F23DF85"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
                <w:bCs/>
                <w:sz w:val="18"/>
                <w:szCs w:val="18"/>
              </w:rPr>
              <w:t>Eksempel</w:t>
            </w:r>
          </w:p>
        </w:tc>
      </w:tr>
      <w:tr w:rsidR="00CB4BEB" w:rsidRPr="00594F04" w14:paraId="24E5595D"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vAlign w:val="bottom"/>
          </w:tcPr>
          <w:p w14:paraId="660DC876" w14:textId="77777777" w:rsidR="00CB4BEB" w:rsidRPr="00594F04" w:rsidRDefault="00CB4BEB" w:rsidP="003C0924">
            <w:pPr>
              <w:rPr>
                <w:rFonts w:ascii="Trebuchet MS" w:hAnsi="Trebuchet MS"/>
                <w:sz w:val="18"/>
                <w:szCs w:val="18"/>
              </w:rPr>
            </w:pPr>
            <w:proofErr w:type="spellStart"/>
            <w:r w:rsidRPr="00594F04">
              <w:rPr>
                <w:rFonts w:ascii="Trebuchet MS" w:hAnsi="Trebuchet MS"/>
                <w:sz w:val="18"/>
                <w:szCs w:val="18"/>
              </w:rPr>
              <w:t>invasivart_kode</w:t>
            </w:r>
            <w:proofErr w:type="spellEnd"/>
          </w:p>
        </w:tc>
        <w:tc>
          <w:tcPr>
            <w:tcW w:w="1275" w:type="dxa"/>
            <w:tcBorders>
              <w:top w:val="single" w:sz="4" w:space="0" w:color="auto"/>
              <w:left w:val="single" w:sz="4" w:space="0" w:color="auto"/>
              <w:bottom w:val="single" w:sz="4" w:space="0" w:color="auto"/>
              <w:right w:val="single" w:sz="4" w:space="0" w:color="auto"/>
            </w:tcBorders>
            <w:shd w:val="clear" w:color="auto" w:fill="97DDBA"/>
            <w:vAlign w:val="bottom"/>
          </w:tcPr>
          <w:p w14:paraId="39D03281" w14:textId="77777777" w:rsidR="00CB4BEB" w:rsidRPr="00594F04" w:rsidRDefault="00CB4BEB" w:rsidP="003C0924">
            <w:pPr>
              <w:rPr>
                <w:rFonts w:ascii="Trebuchet MS" w:hAnsi="Trebuchet MS" w:cs="Trebuchet MS"/>
                <w:sz w:val="18"/>
                <w:szCs w:val="18"/>
              </w:rPr>
            </w:pPr>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32E5E53" w14:textId="77777777" w:rsidR="00CB4BEB" w:rsidRPr="00594F04" w:rsidRDefault="00CB4BEB" w:rsidP="003C0924">
            <w:pPr>
              <w:rPr>
                <w:rFonts w:ascii="Trebuchet MS" w:hAnsi="Trebuchet MS"/>
                <w:sz w:val="18"/>
                <w:szCs w:val="18"/>
              </w:rPr>
            </w:pPr>
            <w:r w:rsidRPr="00594F04">
              <w:rPr>
                <w:rFonts w:ascii="Trebuchet MS" w:hAnsi="Trebuchet MS" w:cs="Trebuchet MS"/>
                <w:sz w:val="18"/>
                <w:szCs w:val="18"/>
              </w:rPr>
              <w:t>Felt defineret under: 4.1 Standardiserede felter til de temaspecifikke datamodeller</w:t>
            </w:r>
          </w:p>
        </w:tc>
      </w:tr>
      <w:tr w:rsidR="00CB4BEB" w:rsidRPr="00594F04" w14:paraId="4B26DA10"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vAlign w:val="bottom"/>
          </w:tcPr>
          <w:p w14:paraId="0DA21C02" w14:textId="77777777" w:rsidR="00CB4BEB" w:rsidRPr="00594F04" w:rsidRDefault="00CB4BEB" w:rsidP="003C0924">
            <w:pPr>
              <w:rPr>
                <w:rFonts w:ascii="Trebuchet MS" w:hAnsi="Trebuchet MS"/>
                <w:sz w:val="18"/>
                <w:szCs w:val="18"/>
              </w:rPr>
            </w:pPr>
            <w:proofErr w:type="spellStart"/>
            <w:r w:rsidRPr="00594F04">
              <w:rPr>
                <w:rFonts w:ascii="Trebuchet MS" w:hAnsi="Trebuchet MS"/>
                <w:sz w:val="18"/>
                <w:szCs w:val="18"/>
              </w:rPr>
              <w:t>ia_dansknavn</w:t>
            </w:r>
            <w:proofErr w:type="spellEnd"/>
          </w:p>
        </w:tc>
        <w:tc>
          <w:tcPr>
            <w:tcW w:w="1275" w:type="dxa"/>
            <w:tcBorders>
              <w:top w:val="single" w:sz="4" w:space="0" w:color="auto"/>
              <w:left w:val="single" w:sz="4" w:space="0" w:color="auto"/>
              <w:bottom w:val="single" w:sz="4" w:space="0" w:color="auto"/>
              <w:right w:val="single" w:sz="4" w:space="0" w:color="auto"/>
            </w:tcBorders>
            <w:shd w:val="clear" w:color="auto" w:fill="97DDBA"/>
            <w:vAlign w:val="bottom"/>
          </w:tcPr>
          <w:p w14:paraId="1F192D54" w14:textId="77777777" w:rsidR="00CB4BEB" w:rsidRPr="00594F04" w:rsidRDefault="00CB4BEB" w:rsidP="003C0924">
            <w:pPr>
              <w:rPr>
                <w:rFonts w:ascii="Trebuchet MS" w:hAnsi="Trebuchet MS" w:cs="Trebuchet MS"/>
                <w:sz w:val="18"/>
                <w:szCs w:val="18"/>
              </w:rPr>
            </w:pPr>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3ECB6A0" w14:textId="77777777" w:rsidR="00CB4BEB" w:rsidRPr="00594F04" w:rsidRDefault="00CB4BEB" w:rsidP="003C0924">
            <w:pPr>
              <w:rPr>
                <w:rFonts w:ascii="Trebuchet MS" w:hAnsi="Trebuchet MS"/>
                <w:sz w:val="18"/>
                <w:szCs w:val="18"/>
              </w:rPr>
            </w:pPr>
            <w:r w:rsidRPr="00594F04">
              <w:rPr>
                <w:rFonts w:ascii="Trebuchet MS" w:hAnsi="Trebuchet MS" w:cs="Trebuchet MS"/>
                <w:sz w:val="18"/>
                <w:szCs w:val="18"/>
              </w:rPr>
              <w:t>Felt defineret under: 4.1 Standardiserede felter til de temaspecifikke datamodeller</w:t>
            </w:r>
          </w:p>
        </w:tc>
      </w:tr>
      <w:tr w:rsidR="00CB4BEB" w:rsidRPr="00594F04" w14:paraId="466DDBA4"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vAlign w:val="bottom"/>
          </w:tcPr>
          <w:p w14:paraId="2C886BA9" w14:textId="77777777" w:rsidR="00CB4BEB" w:rsidRPr="00594F04" w:rsidRDefault="00CB4BEB" w:rsidP="003C0924">
            <w:pPr>
              <w:rPr>
                <w:rFonts w:ascii="Trebuchet MS" w:hAnsi="Trebuchet MS"/>
                <w:sz w:val="18"/>
                <w:szCs w:val="18"/>
              </w:rPr>
            </w:pPr>
            <w:proofErr w:type="spellStart"/>
            <w:r w:rsidRPr="00594F04">
              <w:rPr>
                <w:rFonts w:ascii="Trebuchet MS" w:hAnsi="Trebuchet MS"/>
                <w:sz w:val="18"/>
                <w:szCs w:val="18"/>
              </w:rPr>
              <w:t>ia_latinsknavn</w:t>
            </w:r>
            <w:proofErr w:type="spellEnd"/>
          </w:p>
        </w:tc>
        <w:tc>
          <w:tcPr>
            <w:tcW w:w="1275" w:type="dxa"/>
            <w:tcBorders>
              <w:top w:val="single" w:sz="4" w:space="0" w:color="auto"/>
              <w:left w:val="single" w:sz="4" w:space="0" w:color="auto"/>
              <w:bottom w:val="single" w:sz="4" w:space="0" w:color="auto"/>
              <w:right w:val="single" w:sz="4" w:space="0" w:color="auto"/>
            </w:tcBorders>
            <w:shd w:val="clear" w:color="auto" w:fill="97DDBA"/>
            <w:vAlign w:val="bottom"/>
          </w:tcPr>
          <w:p w14:paraId="0896EFB1" w14:textId="77777777" w:rsidR="00CB4BEB" w:rsidRPr="00594F04" w:rsidRDefault="00CB4BEB" w:rsidP="003C0924">
            <w:pPr>
              <w:rPr>
                <w:rFonts w:ascii="Trebuchet MS" w:hAnsi="Trebuchet MS" w:cs="Trebuchet MS"/>
                <w:sz w:val="18"/>
                <w:szCs w:val="18"/>
              </w:rPr>
            </w:pPr>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175FCBE" w14:textId="77777777" w:rsidR="00CB4BEB" w:rsidRPr="00594F04" w:rsidRDefault="00CB4BEB" w:rsidP="003C0924">
            <w:pPr>
              <w:rPr>
                <w:rFonts w:ascii="Trebuchet MS" w:hAnsi="Trebuchet MS"/>
                <w:sz w:val="18"/>
                <w:szCs w:val="18"/>
              </w:rPr>
            </w:pPr>
            <w:r w:rsidRPr="00594F04">
              <w:rPr>
                <w:rFonts w:ascii="Trebuchet MS" w:hAnsi="Trebuchet MS" w:cs="Trebuchet MS"/>
                <w:sz w:val="18"/>
                <w:szCs w:val="18"/>
              </w:rPr>
              <w:t>Felt defineret under: 4.1 Standardiserede felter til de temaspecifikke datamodeller</w:t>
            </w:r>
          </w:p>
        </w:tc>
      </w:tr>
      <w:tr w:rsidR="00CB4BEB" w:rsidRPr="00594F04" w14:paraId="39D3BF00"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vAlign w:val="bottom"/>
          </w:tcPr>
          <w:p w14:paraId="7F8FFB84" w14:textId="77777777" w:rsidR="00CB4BEB" w:rsidRPr="00594F04" w:rsidRDefault="00CB4BEB" w:rsidP="003C0924">
            <w:pPr>
              <w:rPr>
                <w:rFonts w:ascii="Trebuchet MS" w:hAnsi="Trebuchet MS"/>
                <w:sz w:val="18"/>
                <w:szCs w:val="18"/>
              </w:rPr>
            </w:pPr>
            <w:proofErr w:type="spellStart"/>
            <w:r w:rsidRPr="00594F04">
              <w:rPr>
                <w:rFonts w:ascii="Trebuchet MS" w:hAnsi="Trebuchet MS"/>
                <w:sz w:val="18"/>
                <w:szCs w:val="18"/>
              </w:rPr>
              <w:t>ia_rige</w:t>
            </w:r>
            <w:proofErr w:type="spellEnd"/>
          </w:p>
        </w:tc>
        <w:tc>
          <w:tcPr>
            <w:tcW w:w="1275" w:type="dxa"/>
            <w:tcBorders>
              <w:top w:val="single" w:sz="4" w:space="0" w:color="auto"/>
              <w:left w:val="single" w:sz="4" w:space="0" w:color="auto"/>
              <w:bottom w:val="single" w:sz="4" w:space="0" w:color="auto"/>
              <w:right w:val="single" w:sz="4" w:space="0" w:color="auto"/>
            </w:tcBorders>
            <w:shd w:val="clear" w:color="auto" w:fill="97DDBA"/>
            <w:vAlign w:val="bottom"/>
          </w:tcPr>
          <w:p w14:paraId="51B0E818" w14:textId="77777777" w:rsidR="00CB4BEB" w:rsidRPr="00594F04" w:rsidRDefault="00CB4BEB" w:rsidP="003C0924">
            <w:pPr>
              <w:rPr>
                <w:rFonts w:ascii="Trebuchet MS" w:hAnsi="Trebuchet MS" w:cs="Trebuchet MS"/>
                <w:sz w:val="18"/>
                <w:szCs w:val="18"/>
              </w:rPr>
            </w:pPr>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AC4C55A" w14:textId="77777777" w:rsidR="00CB4BEB" w:rsidRPr="00594F04" w:rsidRDefault="00CB4BEB" w:rsidP="003C0924">
            <w:pPr>
              <w:rPr>
                <w:rFonts w:ascii="Trebuchet MS" w:hAnsi="Trebuchet MS"/>
                <w:sz w:val="18"/>
                <w:szCs w:val="18"/>
              </w:rPr>
            </w:pPr>
            <w:r w:rsidRPr="00594F04">
              <w:rPr>
                <w:rFonts w:ascii="Trebuchet MS" w:hAnsi="Trebuchet MS" w:cs="Trebuchet MS"/>
                <w:sz w:val="18"/>
                <w:szCs w:val="18"/>
              </w:rPr>
              <w:t>Felt defineret under: 4.1 Standardiserede felter til de temaspecifikke datamodeller</w:t>
            </w:r>
          </w:p>
        </w:tc>
      </w:tr>
      <w:tr w:rsidR="00CB4BEB" w:rsidRPr="00594F04" w14:paraId="30FA58F6"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D9D9D9"/>
            <w:vAlign w:val="bottom"/>
          </w:tcPr>
          <w:p w14:paraId="0B532A69" w14:textId="77777777" w:rsidR="00CB4BEB" w:rsidRPr="00594F04" w:rsidRDefault="00CB4BEB" w:rsidP="003C0924">
            <w:pPr>
              <w:rPr>
                <w:rFonts w:ascii="Trebuchet MS" w:hAnsi="Trebuchet MS"/>
                <w:sz w:val="18"/>
                <w:szCs w:val="18"/>
              </w:rPr>
            </w:pPr>
            <w:proofErr w:type="spellStart"/>
            <w:r w:rsidRPr="00594F04">
              <w:rPr>
                <w:rFonts w:ascii="Trebuchet MS" w:hAnsi="Trebuchet MS"/>
                <w:sz w:val="18"/>
                <w:szCs w:val="18"/>
              </w:rPr>
              <w:t>inventoer</w:t>
            </w:r>
            <w:proofErr w:type="spellEnd"/>
          </w:p>
        </w:tc>
        <w:tc>
          <w:tcPr>
            <w:tcW w:w="1275" w:type="dxa"/>
            <w:tcBorders>
              <w:top w:val="single" w:sz="4" w:space="0" w:color="auto"/>
              <w:left w:val="single" w:sz="4" w:space="0" w:color="auto"/>
              <w:bottom w:val="nil"/>
              <w:right w:val="single" w:sz="4" w:space="0" w:color="auto"/>
            </w:tcBorders>
            <w:shd w:val="clear" w:color="auto" w:fill="FFFFFF"/>
            <w:vAlign w:val="bottom"/>
          </w:tcPr>
          <w:p w14:paraId="108EB598" w14:textId="77777777" w:rsidR="00CB4BEB" w:rsidRPr="00594F04" w:rsidRDefault="00CB4BEB" w:rsidP="003C0924">
            <w:pPr>
              <w:rPr>
                <w:rFonts w:ascii="Trebuchet MS" w:hAnsi="Trebuchet MS"/>
                <w:sz w:val="18"/>
                <w:szCs w:val="18"/>
              </w:rPr>
            </w:pPr>
            <w:proofErr w:type="spellStart"/>
            <w:r w:rsidRPr="00594F04">
              <w:rPr>
                <w:rFonts w:ascii="Trebuchet MS" w:hAnsi="Trebuchet MS"/>
                <w:sz w:val="18"/>
                <w:szCs w:val="18"/>
              </w:rPr>
              <w:t>inventoer</w:t>
            </w:r>
            <w:proofErr w:type="spellEnd"/>
          </w:p>
        </w:tc>
        <w:tc>
          <w:tcPr>
            <w:tcW w:w="4678" w:type="dxa"/>
            <w:tcBorders>
              <w:top w:val="single" w:sz="4" w:space="0" w:color="auto"/>
              <w:left w:val="single" w:sz="4" w:space="0" w:color="auto"/>
              <w:bottom w:val="nil"/>
              <w:right w:val="single" w:sz="4" w:space="0" w:color="auto"/>
            </w:tcBorders>
            <w:shd w:val="clear" w:color="auto" w:fill="FFFFFF"/>
            <w:vAlign w:val="bottom"/>
          </w:tcPr>
          <w:p w14:paraId="4DD94B94"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Registrering af observatør</w:t>
            </w:r>
          </w:p>
        </w:tc>
        <w:tc>
          <w:tcPr>
            <w:tcW w:w="1134" w:type="dxa"/>
            <w:tcBorders>
              <w:top w:val="single" w:sz="4" w:space="0" w:color="auto"/>
              <w:left w:val="single" w:sz="4" w:space="0" w:color="auto"/>
              <w:bottom w:val="nil"/>
              <w:right w:val="single" w:sz="4" w:space="0" w:color="auto"/>
            </w:tcBorders>
            <w:shd w:val="clear" w:color="auto" w:fill="FFFFFF"/>
            <w:vAlign w:val="bottom"/>
          </w:tcPr>
          <w:p w14:paraId="243551EC"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auto"/>
            <w:vAlign w:val="bottom"/>
          </w:tcPr>
          <w:p w14:paraId="2C948674"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0-30 tegn</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58F6E110" w14:textId="77777777" w:rsidR="00CB4BEB" w:rsidRPr="00594F04" w:rsidRDefault="00CB4BEB" w:rsidP="003C0924">
            <w:pPr>
              <w:jc w:val="center"/>
              <w:rPr>
                <w:rFonts w:ascii="Trebuchet MS" w:hAnsi="Trebuchet MS" w:cs="Trebuchet MS"/>
                <w:sz w:val="18"/>
                <w:szCs w:val="18"/>
              </w:rPr>
            </w:pPr>
            <w:r w:rsidRPr="00594F04">
              <w:rPr>
                <w:rFonts w:ascii="Trebuchet MS" w:hAnsi="Trebuchet MS" w:cs="Trebuchet MS"/>
                <w:sz w:val="18"/>
                <w:szCs w:val="18"/>
              </w:rPr>
              <w:t>S</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12250340"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Hans Hansen</w:t>
            </w:r>
          </w:p>
        </w:tc>
      </w:tr>
      <w:tr w:rsidR="00CB4BEB" w:rsidRPr="00594F04" w14:paraId="56CD7F60" w14:textId="77777777" w:rsidTr="003C0924">
        <w:trPr>
          <w:trHeight w:hRule="exact" w:val="255"/>
        </w:trPr>
        <w:tc>
          <w:tcPr>
            <w:tcW w:w="1555" w:type="dxa"/>
            <w:tcBorders>
              <w:top w:val="single" w:sz="4" w:space="0" w:color="auto"/>
              <w:left w:val="single" w:sz="4" w:space="0" w:color="auto"/>
              <w:bottom w:val="nil"/>
              <w:right w:val="single" w:sz="4" w:space="0" w:color="auto"/>
            </w:tcBorders>
            <w:shd w:val="clear" w:color="auto" w:fill="97DDBA"/>
            <w:vAlign w:val="bottom"/>
          </w:tcPr>
          <w:p w14:paraId="0F339D60" w14:textId="77777777" w:rsidR="00CB4BEB" w:rsidRPr="00594F04" w:rsidRDefault="00CB4BEB" w:rsidP="003C0924">
            <w:pPr>
              <w:rPr>
                <w:rFonts w:ascii="Trebuchet MS" w:hAnsi="Trebuchet MS"/>
                <w:sz w:val="18"/>
                <w:szCs w:val="18"/>
              </w:rPr>
            </w:pPr>
            <w:proofErr w:type="spellStart"/>
            <w:r w:rsidRPr="00594F04">
              <w:rPr>
                <w:rFonts w:ascii="Trebuchet MS" w:hAnsi="Trebuchet MS"/>
                <w:sz w:val="18"/>
                <w:szCs w:val="18"/>
              </w:rPr>
              <w:t>antal_kode</w:t>
            </w:r>
            <w:proofErr w:type="spellEnd"/>
          </w:p>
        </w:tc>
        <w:tc>
          <w:tcPr>
            <w:tcW w:w="1275" w:type="dxa"/>
            <w:tcBorders>
              <w:top w:val="single" w:sz="4" w:space="0" w:color="auto"/>
              <w:left w:val="single" w:sz="4" w:space="0" w:color="auto"/>
              <w:bottom w:val="nil"/>
              <w:right w:val="single" w:sz="4" w:space="0" w:color="auto"/>
            </w:tcBorders>
            <w:shd w:val="clear" w:color="auto" w:fill="97DDBA"/>
            <w:vAlign w:val="bottom"/>
          </w:tcPr>
          <w:p w14:paraId="4A2934B4" w14:textId="77777777" w:rsidR="00CB4BEB" w:rsidRPr="00594F04" w:rsidRDefault="00CB4BEB" w:rsidP="003C0924">
            <w:pPr>
              <w:rPr>
                <w:rFonts w:ascii="Trebuchet MS" w:hAnsi="Trebuchet MS" w:cs="Trebuchet MS"/>
                <w:sz w:val="18"/>
                <w:szCs w:val="18"/>
              </w:rPr>
            </w:pPr>
          </w:p>
        </w:tc>
        <w:tc>
          <w:tcPr>
            <w:tcW w:w="11907" w:type="dxa"/>
            <w:gridSpan w:val="5"/>
            <w:tcBorders>
              <w:top w:val="single" w:sz="4" w:space="0" w:color="auto"/>
              <w:left w:val="single" w:sz="4" w:space="0" w:color="auto"/>
              <w:bottom w:val="nil"/>
              <w:right w:val="single" w:sz="4" w:space="0" w:color="auto"/>
            </w:tcBorders>
            <w:shd w:val="clear" w:color="auto" w:fill="97DDBA"/>
            <w:vAlign w:val="bottom"/>
          </w:tcPr>
          <w:p w14:paraId="29D7CC83"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Felt defineret under: 4.1 Standardiserede felter til de temaspecifikke datamodeller</w:t>
            </w:r>
          </w:p>
        </w:tc>
      </w:tr>
      <w:tr w:rsidR="00CB4BEB" w:rsidRPr="00594F04" w14:paraId="5B2C240E" w14:textId="77777777" w:rsidTr="003C0924">
        <w:trPr>
          <w:trHeight w:hRule="exact" w:val="255"/>
        </w:trPr>
        <w:tc>
          <w:tcPr>
            <w:tcW w:w="1555" w:type="dxa"/>
            <w:tcBorders>
              <w:top w:val="single" w:sz="4" w:space="0" w:color="auto"/>
              <w:left w:val="single" w:sz="4" w:space="0" w:color="auto"/>
              <w:bottom w:val="nil"/>
              <w:right w:val="single" w:sz="4" w:space="0" w:color="auto"/>
            </w:tcBorders>
            <w:shd w:val="clear" w:color="auto" w:fill="97DDBA"/>
            <w:vAlign w:val="bottom"/>
          </w:tcPr>
          <w:p w14:paraId="249C7226"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antal</w:t>
            </w:r>
          </w:p>
        </w:tc>
        <w:tc>
          <w:tcPr>
            <w:tcW w:w="1275" w:type="dxa"/>
            <w:tcBorders>
              <w:top w:val="single" w:sz="4" w:space="0" w:color="auto"/>
              <w:left w:val="single" w:sz="4" w:space="0" w:color="auto"/>
              <w:bottom w:val="nil"/>
              <w:right w:val="single" w:sz="4" w:space="0" w:color="auto"/>
            </w:tcBorders>
            <w:shd w:val="clear" w:color="auto" w:fill="97DDBA"/>
            <w:vAlign w:val="bottom"/>
          </w:tcPr>
          <w:p w14:paraId="20D3E157" w14:textId="77777777" w:rsidR="00CB4BEB" w:rsidRPr="00594F04" w:rsidRDefault="00CB4BEB" w:rsidP="003C0924">
            <w:pPr>
              <w:rPr>
                <w:rFonts w:ascii="Trebuchet MS" w:hAnsi="Trebuchet MS" w:cs="Trebuchet MS"/>
                <w:sz w:val="18"/>
                <w:szCs w:val="18"/>
              </w:rPr>
            </w:pPr>
          </w:p>
        </w:tc>
        <w:tc>
          <w:tcPr>
            <w:tcW w:w="11907" w:type="dxa"/>
            <w:gridSpan w:val="5"/>
            <w:tcBorders>
              <w:top w:val="single" w:sz="4" w:space="0" w:color="auto"/>
              <w:left w:val="single" w:sz="4" w:space="0" w:color="auto"/>
              <w:bottom w:val="nil"/>
              <w:right w:val="single" w:sz="4" w:space="0" w:color="auto"/>
            </w:tcBorders>
            <w:shd w:val="clear" w:color="auto" w:fill="97DDBA"/>
            <w:vAlign w:val="bottom"/>
          </w:tcPr>
          <w:p w14:paraId="7B788FA8"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Felt defineret under: 4.1 Standardiserede felter til de temaspecifikke datamodeller</w:t>
            </w:r>
          </w:p>
        </w:tc>
      </w:tr>
      <w:tr w:rsidR="00CB4BEB" w:rsidRPr="00594F04" w14:paraId="57C13595"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D9D9D9"/>
            <w:vAlign w:val="bottom"/>
          </w:tcPr>
          <w:p w14:paraId="47700906"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forekomst</w:t>
            </w:r>
          </w:p>
        </w:tc>
        <w:tc>
          <w:tcPr>
            <w:tcW w:w="1275" w:type="dxa"/>
            <w:tcBorders>
              <w:top w:val="single" w:sz="4" w:space="0" w:color="auto"/>
              <w:left w:val="single" w:sz="4" w:space="0" w:color="auto"/>
              <w:bottom w:val="single" w:sz="4" w:space="0" w:color="auto"/>
              <w:right w:val="single" w:sz="4" w:space="0" w:color="auto"/>
            </w:tcBorders>
            <w:shd w:val="clear" w:color="auto" w:fill="FFFFFF"/>
            <w:vAlign w:val="bottom"/>
          </w:tcPr>
          <w:p w14:paraId="30170026"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forekomst</w:t>
            </w:r>
          </w:p>
        </w:tc>
        <w:tc>
          <w:tcPr>
            <w:tcW w:w="4678" w:type="dxa"/>
            <w:tcBorders>
              <w:top w:val="single" w:sz="4" w:space="0" w:color="auto"/>
              <w:left w:val="single" w:sz="4" w:space="0" w:color="auto"/>
              <w:bottom w:val="single" w:sz="4" w:space="0" w:color="auto"/>
              <w:right w:val="single" w:sz="4" w:space="0" w:color="auto"/>
            </w:tcBorders>
            <w:shd w:val="clear" w:color="auto" w:fill="FFFFFF"/>
            <w:vAlign w:val="bottom"/>
          </w:tcPr>
          <w:p w14:paraId="7D6D8AE4"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Kort beskrivelse af forekomsten</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bottom"/>
          </w:tcPr>
          <w:p w14:paraId="6E764BE7"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B4ADF85"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126DBBE0" w14:textId="77777777" w:rsidR="00CB4BEB" w:rsidRPr="00594F04" w:rsidRDefault="00CB4BEB" w:rsidP="003C0924">
            <w:pPr>
              <w:jc w:val="center"/>
              <w:rPr>
                <w:rFonts w:ascii="Trebuchet MS" w:hAnsi="Trebuchet MS" w:cs="Trebuchet MS"/>
                <w:sz w:val="18"/>
                <w:szCs w:val="18"/>
              </w:rPr>
            </w:pPr>
            <w:r w:rsidRPr="00594F04">
              <w:rPr>
                <w:rFonts w:ascii="Trebuchet MS" w:hAnsi="Trebuchet MS" w:cs="Trebuchet MS"/>
                <w:sz w:val="18"/>
                <w:szCs w:val="18"/>
              </w:rPr>
              <w:t>F</w:t>
            </w:r>
          </w:p>
        </w:tc>
        <w:tc>
          <w:tcPr>
            <w:tcW w:w="3260" w:type="dxa"/>
            <w:tcBorders>
              <w:top w:val="single" w:sz="4" w:space="0" w:color="auto"/>
              <w:left w:val="single" w:sz="4" w:space="0" w:color="auto"/>
              <w:bottom w:val="single" w:sz="4" w:space="0" w:color="auto"/>
              <w:right w:val="single" w:sz="4" w:space="0" w:color="auto"/>
            </w:tcBorders>
            <w:shd w:val="clear" w:color="auto" w:fill="FFFFFF"/>
            <w:vAlign w:val="bottom"/>
          </w:tcPr>
          <w:p w14:paraId="16CD2997"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 xml:space="preserve">Talrig i nordlige del af </w:t>
            </w:r>
            <w:proofErr w:type="spellStart"/>
            <w:r w:rsidRPr="00594F04">
              <w:rPr>
                <w:rFonts w:ascii="Trebuchet MS" w:hAnsi="Trebuchet MS" w:cs="Trebuchet MS"/>
                <w:sz w:val="18"/>
                <w:szCs w:val="18"/>
              </w:rPr>
              <w:t>omr</w:t>
            </w:r>
            <w:proofErr w:type="spellEnd"/>
            <w:r w:rsidRPr="00594F04">
              <w:rPr>
                <w:rFonts w:ascii="Trebuchet MS" w:hAnsi="Trebuchet MS" w:cs="Trebuchet MS"/>
                <w:sz w:val="18"/>
                <w:szCs w:val="18"/>
              </w:rPr>
              <w:t>.</w:t>
            </w:r>
          </w:p>
        </w:tc>
      </w:tr>
      <w:tr w:rsidR="00CB4BEB" w:rsidRPr="00594F04" w14:paraId="04DB3FA6" w14:textId="77777777" w:rsidTr="003C0924">
        <w:trPr>
          <w:trHeight w:hRule="exact" w:val="255"/>
        </w:trPr>
        <w:tc>
          <w:tcPr>
            <w:tcW w:w="1555" w:type="dxa"/>
            <w:tcBorders>
              <w:top w:val="single" w:sz="4" w:space="0" w:color="auto"/>
              <w:left w:val="single" w:sz="4" w:space="0" w:color="auto"/>
              <w:bottom w:val="nil"/>
              <w:right w:val="single" w:sz="4" w:space="0" w:color="auto"/>
            </w:tcBorders>
            <w:shd w:val="clear" w:color="auto" w:fill="97DDBA"/>
            <w:vAlign w:val="bottom"/>
          </w:tcPr>
          <w:p w14:paraId="2A318A05" w14:textId="77777777" w:rsidR="00CB4BEB" w:rsidRPr="00594F04" w:rsidRDefault="00CB4BEB" w:rsidP="003C0924">
            <w:pPr>
              <w:rPr>
                <w:rFonts w:ascii="Trebuchet MS" w:hAnsi="Trebuchet MS" w:cs="Trebuchet MS"/>
                <w:sz w:val="18"/>
                <w:szCs w:val="18"/>
              </w:rPr>
            </w:pPr>
            <w:proofErr w:type="spellStart"/>
            <w:r w:rsidRPr="00594F04">
              <w:rPr>
                <w:rFonts w:ascii="Trebuchet MS" w:hAnsi="Trebuchet MS" w:cs="Trebuchet MS"/>
                <w:sz w:val="18"/>
                <w:szCs w:val="18"/>
              </w:rPr>
              <w:t>sagsnr</w:t>
            </w:r>
            <w:proofErr w:type="spellEnd"/>
          </w:p>
        </w:tc>
        <w:tc>
          <w:tcPr>
            <w:tcW w:w="1275" w:type="dxa"/>
            <w:tcBorders>
              <w:top w:val="single" w:sz="4" w:space="0" w:color="auto"/>
              <w:left w:val="single" w:sz="4" w:space="0" w:color="auto"/>
              <w:bottom w:val="nil"/>
              <w:right w:val="single" w:sz="4" w:space="0" w:color="auto"/>
            </w:tcBorders>
            <w:shd w:val="clear" w:color="auto" w:fill="97DDBA"/>
            <w:vAlign w:val="bottom"/>
          </w:tcPr>
          <w:p w14:paraId="4988A314" w14:textId="77777777" w:rsidR="00CB4BEB" w:rsidRPr="00594F04" w:rsidRDefault="00CB4BEB" w:rsidP="003C0924">
            <w:pPr>
              <w:rPr>
                <w:rFonts w:ascii="Trebuchet MS" w:hAnsi="Trebuchet MS" w:cs="Trebuchet MS"/>
                <w:sz w:val="18"/>
                <w:szCs w:val="18"/>
              </w:rPr>
            </w:pPr>
          </w:p>
        </w:tc>
        <w:tc>
          <w:tcPr>
            <w:tcW w:w="11907" w:type="dxa"/>
            <w:gridSpan w:val="5"/>
            <w:tcBorders>
              <w:top w:val="single" w:sz="4" w:space="0" w:color="auto"/>
              <w:left w:val="single" w:sz="4" w:space="0" w:color="auto"/>
              <w:bottom w:val="nil"/>
              <w:right w:val="single" w:sz="4" w:space="0" w:color="auto"/>
            </w:tcBorders>
            <w:shd w:val="clear" w:color="auto" w:fill="97DDBA"/>
            <w:vAlign w:val="bottom"/>
          </w:tcPr>
          <w:p w14:paraId="19E51820" w14:textId="77777777" w:rsidR="00CB4BEB" w:rsidRPr="00594F04" w:rsidRDefault="00CB4BEB" w:rsidP="003C0924">
            <w:pPr>
              <w:rPr>
                <w:rFonts w:ascii="Trebuchet MS" w:hAnsi="Trebuchet MS" w:cs="Trebuchet MS"/>
                <w:sz w:val="18"/>
                <w:szCs w:val="18"/>
              </w:rPr>
            </w:pPr>
            <w:bookmarkStart w:id="1295" w:name="OLE_LINK1"/>
            <w:bookmarkStart w:id="1296" w:name="OLE_LINK2"/>
            <w:r w:rsidRPr="00594F04">
              <w:rPr>
                <w:rFonts w:ascii="Trebuchet MS" w:hAnsi="Trebuchet MS" w:cs="Trebuchet MS"/>
                <w:sz w:val="18"/>
                <w:szCs w:val="18"/>
              </w:rPr>
              <w:t>Felt defineret under: 4.1 Standardiserede felter til de temaspecifikke datamodeller</w:t>
            </w:r>
            <w:bookmarkEnd w:id="1295"/>
            <w:bookmarkEnd w:id="1296"/>
          </w:p>
        </w:tc>
      </w:tr>
      <w:tr w:rsidR="00CB4BEB" w:rsidRPr="00F273B0" w14:paraId="1E57A8FE"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vAlign w:val="bottom"/>
          </w:tcPr>
          <w:p w14:paraId="6A25635F" w14:textId="77777777" w:rsidR="00CB4BEB" w:rsidRPr="009D1625" w:rsidRDefault="00CB4BEB" w:rsidP="003C0924">
            <w:pPr>
              <w:rPr>
                <w:rFonts w:ascii="Trebuchet MS" w:hAnsi="Trebuchet MS" w:cs="Trebuchet MS"/>
                <w:sz w:val="18"/>
                <w:szCs w:val="18"/>
              </w:rPr>
            </w:pPr>
            <w:r>
              <w:rPr>
                <w:rFonts w:ascii="Trebuchet MS" w:hAnsi="Trebuchet MS" w:cs="Trebuchet MS"/>
                <w:sz w:val="18"/>
                <w:szCs w:val="18"/>
              </w:rPr>
              <w:t>l</w:t>
            </w:r>
            <w:r w:rsidRPr="009D1625">
              <w:rPr>
                <w:rFonts w:ascii="Trebuchet MS" w:hAnsi="Trebuchet MS" w:cs="Trebuchet MS"/>
                <w:sz w:val="18"/>
                <w:szCs w:val="18"/>
              </w:rPr>
              <w:t>ink</w:t>
            </w:r>
          </w:p>
        </w:tc>
        <w:tc>
          <w:tcPr>
            <w:tcW w:w="1275" w:type="dxa"/>
            <w:tcBorders>
              <w:top w:val="single" w:sz="4" w:space="0" w:color="auto"/>
              <w:left w:val="single" w:sz="4" w:space="0" w:color="auto"/>
              <w:bottom w:val="single" w:sz="4" w:space="0" w:color="auto"/>
              <w:right w:val="single" w:sz="4" w:space="0" w:color="auto"/>
            </w:tcBorders>
            <w:shd w:val="clear" w:color="auto" w:fill="97DDBA"/>
            <w:vAlign w:val="bottom"/>
          </w:tcPr>
          <w:p w14:paraId="376229D3" w14:textId="77777777" w:rsidR="00CB4BEB" w:rsidRPr="0014307B" w:rsidRDefault="00CB4BEB" w:rsidP="003C0924">
            <w:pPr>
              <w:rPr>
                <w:rFonts w:ascii="Trebuchet MS" w:hAnsi="Trebuchet MS" w:cs="Trebuchet MS"/>
                <w:sz w:val="18"/>
                <w:szCs w:val="18"/>
              </w:rPr>
            </w:pPr>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BEB5639" w14:textId="77777777" w:rsidR="00CB4BEB" w:rsidRPr="009D1625"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69C01B64" w14:textId="77777777" w:rsidTr="003C0924">
        <w:trPr>
          <w:trHeight w:hRule="exact" w:val="255"/>
        </w:trPr>
        <w:tc>
          <w:tcPr>
            <w:tcW w:w="14737" w:type="dxa"/>
            <w:gridSpan w:val="7"/>
            <w:tcBorders>
              <w:top w:val="single" w:sz="4" w:space="0" w:color="auto"/>
              <w:left w:val="nil"/>
              <w:bottom w:val="nil"/>
              <w:right w:val="nil"/>
            </w:tcBorders>
            <w:shd w:val="clear" w:color="auto" w:fill="99CCFF"/>
            <w:vAlign w:val="bottom"/>
          </w:tcPr>
          <w:p w14:paraId="23FADB69"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19CEB0BB" w14:textId="77777777" w:rsidTr="003C0924">
        <w:trPr>
          <w:trHeight w:hRule="exact" w:val="255"/>
        </w:trPr>
        <w:tc>
          <w:tcPr>
            <w:tcW w:w="14737" w:type="dxa"/>
            <w:gridSpan w:val="7"/>
            <w:tcBorders>
              <w:top w:val="nil"/>
              <w:left w:val="nil"/>
              <w:bottom w:val="nil"/>
              <w:right w:val="nil"/>
            </w:tcBorders>
            <w:shd w:val="clear" w:color="auto" w:fill="97DDBA"/>
            <w:vAlign w:val="bottom"/>
          </w:tcPr>
          <w:p w14:paraId="09E7B9C7"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w:t>
            </w:r>
            <w:r w:rsidRPr="0051728E">
              <w:rPr>
                <w:rFonts w:ascii="Trebuchet MS" w:hAnsi="Trebuchet MS" w:cs="Trebuchet MS"/>
                <w:i/>
                <w:iCs/>
                <w:sz w:val="18"/>
                <w:szCs w:val="18"/>
              </w:rPr>
              <w:t>opslagstabeller, der indeholder oversættelser af koder i andre felter.</w:t>
            </w:r>
          </w:p>
        </w:tc>
      </w:tr>
    </w:tbl>
    <w:p w14:paraId="32283534" w14:textId="77777777" w:rsidR="00CB4BEB" w:rsidRDefault="00CB4BEB" w:rsidP="00DF11C9">
      <w:pPr>
        <w:pStyle w:val="Overskrift4"/>
      </w:pPr>
      <w:r>
        <w:t>5.2.5.1</w:t>
      </w:r>
      <w:r w:rsidRPr="00A32757">
        <w:t xml:space="preserve"> </w:t>
      </w:r>
      <w:r>
        <w:t>Metadata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3"/>
        <w:gridCol w:w="11193"/>
      </w:tblGrid>
      <w:tr w:rsidR="00CB4BEB" w:rsidRPr="0051728E" w14:paraId="244683EC" w14:textId="77777777" w:rsidTr="003C0924">
        <w:trPr>
          <w:trHeight w:hRule="exact" w:val="255"/>
        </w:trPr>
        <w:tc>
          <w:tcPr>
            <w:tcW w:w="2235" w:type="dxa"/>
            <w:shd w:val="clear" w:color="auto" w:fill="D9D9D9"/>
            <w:vAlign w:val="bottom"/>
          </w:tcPr>
          <w:p w14:paraId="4B8DCE47"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1A2F5116"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1F812969" w14:textId="77777777" w:rsidTr="003C0924">
        <w:trPr>
          <w:trHeight w:hRule="exact" w:val="255"/>
        </w:trPr>
        <w:tc>
          <w:tcPr>
            <w:tcW w:w="2235" w:type="dxa"/>
            <w:shd w:val="clear" w:color="auto" w:fill="E0E0E0"/>
            <w:vAlign w:val="bottom"/>
          </w:tcPr>
          <w:p w14:paraId="403FC0C9"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Temanavn</w:t>
            </w:r>
          </w:p>
        </w:tc>
        <w:tc>
          <w:tcPr>
            <w:tcW w:w="11340" w:type="dxa"/>
            <w:shd w:val="clear" w:color="auto" w:fill="FFFFFF"/>
            <w:vAlign w:val="bottom"/>
          </w:tcPr>
          <w:p w14:paraId="68D3C6DE"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Arter Invasive Flade</w:t>
            </w:r>
          </w:p>
        </w:tc>
      </w:tr>
      <w:tr w:rsidR="00CB4BEB" w:rsidRPr="0051728E" w14:paraId="658C104F" w14:textId="77777777" w:rsidTr="003C0924">
        <w:trPr>
          <w:trHeight w:hRule="exact" w:val="255"/>
        </w:trPr>
        <w:tc>
          <w:tcPr>
            <w:tcW w:w="2235" w:type="dxa"/>
            <w:shd w:val="clear" w:color="auto" w:fill="E0E0E0"/>
            <w:vAlign w:val="bottom"/>
          </w:tcPr>
          <w:p w14:paraId="391E772A"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Definition</w:t>
            </w:r>
          </w:p>
        </w:tc>
        <w:tc>
          <w:tcPr>
            <w:tcW w:w="11340" w:type="dxa"/>
            <w:shd w:val="clear" w:color="auto" w:fill="FFFFFF"/>
            <w:vAlign w:val="bottom"/>
          </w:tcPr>
          <w:p w14:paraId="60CE4DD0" w14:textId="77777777" w:rsidR="00CB4BEB" w:rsidRPr="00594F04" w:rsidRDefault="00CB4BEB" w:rsidP="003C0924">
            <w:pPr>
              <w:rPr>
                <w:rFonts w:ascii="Trebuchet MS" w:hAnsi="Trebuchet MS" w:cs="Trebuchet MS"/>
                <w:sz w:val="18"/>
                <w:szCs w:val="18"/>
              </w:rPr>
            </w:pPr>
            <w:r w:rsidRPr="00594F04">
              <w:rPr>
                <w:rFonts w:ascii="Trebuchet MS" w:hAnsi="Trebuchet MS"/>
                <w:sz w:val="18"/>
                <w:szCs w:val="18"/>
              </w:rPr>
              <w:t>Forekomst af ikke-hjemmehørende arter, som spreder sig meget på bekostning af lokale/ hjemmehørende arter.</w:t>
            </w:r>
          </w:p>
        </w:tc>
      </w:tr>
      <w:tr w:rsidR="00CB4BEB" w:rsidRPr="0051728E" w14:paraId="47CD8C13" w14:textId="77777777" w:rsidTr="003C0924">
        <w:trPr>
          <w:trHeight w:hRule="exact" w:val="510"/>
        </w:trPr>
        <w:tc>
          <w:tcPr>
            <w:tcW w:w="2235" w:type="dxa"/>
            <w:shd w:val="clear" w:color="auto" w:fill="E0E0E0"/>
            <w:vAlign w:val="center"/>
          </w:tcPr>
          <w:p w14:paraId="495A882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3127329D" w14:textId="77777777" w:rsidR="00CB4BEB" w:rsidRPr="00D77840" w:rsidRDefault="00CB4BEB" w:rsidP="003C0924">
            <w:pPr>
              <w:rPr>
                <w:rFonts w:ascii="Trebuchet MS" w:hAnsi="Trebuchet MS" w:cs="Trebuchet MS"/>
                <w:sz w:val="18"/>
                <w:szCs w:val="18"/>
              </w:rPr>
            </w:pPr>
            <w:r w:rsidRPr="00914E4C">
              <w:rPr>
                <w:rFonts w:ascii="Trebuchet MS" w:hAnsi="Trebuchet MS"/>
                <w:sz w:val="18"/>
                <w:szCs w:val="18"/>
              </w:rPr>
              <w:t>Plante- og dyrearter, der af mennesket er blevet flyttet fra en del af verden til en anden og her påvirker hjemmehørende arter negativt.</w:t>
            </w:r>
            <w:r>
              <w:rPr>
                <w:rFonts w:ascii="Trebuchet MS" w:hAnsi="Trebuchet MS"/>
                <w:sz w:val="18"/>
                <w:szCs w:val="18"/>
              </w:rPr>
              <w:t xml:space="preserve"> </w:t>
            </w:r>
            <w:r w:rsidRPr="00914E4C">
              <w:rPr>
                <w:rFonts w:ascii="Trebuchet MS" w:hAnsi="Trebuchet MS"/>
                <w:sz w:val="18"/>
                <w:szCs w:val="18"/>
              </w:rPr>
              <w:t>I Danmark er kæmpe-bjørneklo et eksempel på en sådan art.</w:t>
            </w:r>
            <w:r>
              <w:rPr>
                <w:rFonts w:ascii="Trebuchet MS" w:hAnsi="Trebuchet MS"/>
                <w:sz w:val="18"/>
                <w:szCs w:val="18"/>
              </w:rPr>
              <w:t xml:space="preserve"> </w:t>
            </w:r>
            <w:r w:rsidRPr="00914E4C">
              <w:rPr>
                <w:rFonts w:ascii="Trebuchet MS" w:hAnsi="Trebuchet MS"/>
                <w:sz w:val="18"/>
                <w:szCs w:val="18"/>
              </w:rPr>
              <w:t xml:space="preserve">Kilde: </w:t>
            </w:r>
            <w:hyperlink r:id="rId27" w:history="1">
              <w:r w:rsidRPr="00914E4C">
                <w:rPr>
                  <w:rStyle w:val="Hyperlink"/>
                  <w:rFonts w:ascii="Trebuchet MS" w:hAnsi="Trebuchet MS"/>
                  <w:sz w:val="18"/>
                  <w:szCs w:val="18"/>
                </w:rPr>
                <w:t>http://www.skovognatur.dk/DyrOgPlanter/invasivearter</w:t>
              </w:r>
            </w:hyperlink>
            <w:r w:rsidRPr="00914E4C">
              <w:rPr>
                <w:rFonts w:ascii="Trebuchet MS" w:hAnsi="Trebuchet MS"/>
                <w:sz w:val="18"/>
                <w:szCs w:val="18"/>
              </w:rPr>
              <w:t>/</w:t>
            </w:r>
          </w:p>
        </w:tc>
      </w:tr>
      <w:tr w:rsidR="00CB4BEB" w:rsidRPr="0051728E" w14:paraId="7D14F537" w14:textId="77777777" w:rsidTr="003C0924">
        <w:trPr>
          <w:trHeight w:hRule="exact" w:val="255"/>
        </w:trPr>
        <w:tc>
          <w:tcPr>
            <w:tcW w:w="2235" w:type="dxa"/>
            <w:shd w:val="clear" w:color="auto" w:fill="E0E0E0"/>
            <w:vAlign w:val="bottom"/>
          </w:tcPr>
          <w:p w14:paraId="338382FB"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57449500" w14:textId="77777777" w:rsidR="00CB4BEB" w:rsidRPr="0051728E" w:rsidRDefault="00CB4BEB" w:rsidP="003C0924">
            <w:pPr>
              <w:rPr>
                <w:rFonts w:ascii="Trebuchet MS" w:hAnsi="Trebuchet MS" w:cs="Trebuchet MS"/>
                <w:sz w:val="18"/>
                <w:szCs w:val="18"/>
              </w:rPr>
            </w:pPr>
            <w:r w:rsidRPr="00D876DD">
              <w:rPr>
                <w:rFonts w:ascii="Trebuchet MS" w:hAnsi="Trebuchet MS"/>
                <w:sz w:val="18"/>
                <w:szCs w:val="18"/>
              </w:rPr>
              <w:t>Øge tilgængelighede</w:t>
            </w:r>
            <w:r>
              <w:rPr>
                <w:rFonts w:ascii="Trebuchet MS" w:hAnsi="Trebuchet MS"/>
                <w:sz w:val="18"/>
                <w:szCs w:val="18"/>
              </w:rPr>
              <w:t>n</w:t>
            </w:r>
            <w:r w:rsidRPr="00D876DD">
              <w:rPr>
                <w:rFonts w:ascii="Trebuchet MS" w:hAnsi="Trebuchet MS"/>
                <w:sz w:val="18"/>
                <w:szCs w:val="18"/>
              </w:rPr>
              <w:t xml:space="preserve"> til indsamlet data</w:t>
            </w:r>
            <w:r>
              <w:rPr>
                <w:rFonts w:ascii="Trebuchet MS" w:hAnsi="Trebuchet MS"/>
                <w:sz w:val="18"/>
                <w:szCs w:val="18"/>
              </w:rPr>
              <w:t>.</w:t>
            </w:r>
          </w:p>
        </w:tc>
      </w:tr>
      <w:tr w:rsidR="00CB4BEB" w:rsidRPr="0051728E" w14:paraId="076A7A77" w14:textId="77777777" w:rsidTr="003C0924">
        <w:trPr>
          <w:trHeight w:hRule="exact" w:val="255"/>
        </w:trPr>
        <w:tc>
          <w:tcPr>
            <w:tcW w:w="2235" w:type="dxa"/>
            <w:shd w:val="clear" w:color="auto" w:fill="E0E0E0"/>
            <w:vAlign w:val="bottom"/>
          </w:tcPr>
          <w:p w14:paraId="2810457B"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134634F6"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Artsfordeling</w:t>
            </w:r>
            <w:r>
              <w:rPr>
                <w:rFonts w:ascii="Trebuchet MS" w:hAnsi="Trebuchet MS" w:cs="Trebuchet MS"/>
                <w:bCs/>
                <w:kern w:val="32"/>
                <w:sz w:val="18"/>
                <w:szCs w:val="18"/>
              </w:rPr>
              <w:t xml:space="preserve">, </w:t>
            </w:r>
            <w:r w:rsidRPr="00492FFE">
              <w:rPr>
                <w:rFonts w:ascii="Trebuchet MS" w:hAnsi="Trebuchet MS" w:cs="Trebuchet MS"/>
                <w:bCs/>
                <w:kern w:val="32"/>
                <w:sz w:val="18"/>
                <w:szCs w:val="18"/>
              </w:rPr>
              <w:t>Levesteder og biotoper</w:t>
            </w:r>
            <w:r>
              <w:rPr>
                <w:rFonts w:ascii="Trebuchet MS" w:hAnsi="Trebuchet MS" w:cs="Trebuchet MS"/>
                <w:bCs/>
                <w:kern w:val="32"/>
                <w:sz w:val="18"/>
                <w:szCs w:val="18"/>
              </w:rPr>
              <w:t>.</w:t>
            </w:r>
          </w:p>
        </w:tc>
      </w:tr>
      <w:tr w:rsidR="00CB4BEB" w:rsidRPr="0051728E" w14:paraId="0BEDC308" w14:textId="77777777" w:rsidTr="003C0924">
        <w:trPr>
          <w:trHeight w:hRule="exact" w:val="255"/>
        </w:trPr>
        <w:tc>
          <w:tcPr>
            <w:tcW w:w="2235" w:type="dxa"/>
            <w:shd w:val="clear" w:color="auto" w:fill="E0E0E0"/>
            <w:vAlign w:val="bottom"/>
          </w:tcPr>
          <w:p w14:paraId="1AE8EA72" w14:textId="77777777" w:rsidR="00CB4BEB" w:rsidRPr="00492FFE" w:rsidRDefault="00CB4BEB" w:rsidP="003C0924">
            <w:pPr>
              <w:rPr>
                <w:rFonts w:ascii="Trebuchet MS" w:hAnsi="Trebuchet MS" w:cs="Trebuchet MS"/>
                <w:sz w:val="18"/>
                <w:szCs w:val="18"/>
              </w:rPr>
            </w:pPr>
            <w:proofErr w:type="spellStart"/>
            <w:r w:rsidRPr="00E45822">
              <w:rPr>
                <w:rFonts w:ascii="Trebuchet MS" w:hAnsi="Trebuchet MS" w:cs="Trebuchet MS"/>
                <w:sz w:val="18"/>
                <w:szCs w:val="18"/>
              </w:rPr>
              <w:t>Noegle</w:t>
            </w:r>
            <w:r w:rsidRPr="00492FFE">
              <w:rPr>
                <w:rFonts w:ascii="Trebuchet MS" w:hAnsi="Trebuchet MS" w:cs="Trebuchet MS"/>
                <w:sz w:val="18"/>
                <w:szCs w:val="18"/>
              </w:rPr>
              <w:t>_ord</w:t>
            </w:r>
            <w:proofErr w:type="spellEnd"/>
          </w:p>
        </w:tc>
        <w:tc>
          <w:tcPr>
            <w:tcW w:w="11340" w:type="dxa"/>
            <w:shd w:val="clear" w:color="auto" w:fill="FFFFFF"/>
            <w:vAlign w:val="bottom"/>
          </w:tcPr>
          <w:p w14:paraId="7476C844" w14:textId="77777777" w:rsidR="00CB4BEB" w:rsidRPr="00594F04" w:rsidRDefault="00CB4BEB" w:rsidP="003C0924">
            <w:pPr>
              <w:autoSpaceDE w:val="0"/>
              <w:autoSpaceDN w:val="0"/>
              <w:adjustRightInd w:val="0"/>
              <w:rPr>
                <w:rFonts w:ascii="Trebuchet MS" w:hAnsi="Trebuchet MS" w:cs="Trebuchet MS"/>
                <w:sz w:val="18"/>
                <w:szCs w:val="18"/>
              </w:rPr>
            </w:pPr>
            <w:proofErr w:type="spellStart"/>
            <w:r w:rsidRPr="00594F04">
              <w:rPr>
                <w:rFonts w:ascii="Trebuchet MS" w:hAnsi="Trebuchet MS" w:cs="Trebuchet MS"/>
                <w:sz w:val="18"/>
                <w:szCs w:val="18"/>
              </w:rPr>
              <w:t>Dyrart</w:t>
            </w:r>
            <w:proofErr w:type="spellEnd"/>
            <w:r w:rsidRPr="00594F04">
              <w:rPr>
                <w:rFonts w:ascii="Trebuchet MS" w:hAnsi="Trebuchet MS" w:cs="Trebuchet MS"/>
                <w:sz w:val="18"/>
                <w:szCs w:val="18"/>
              </w:rPr>
              <w:t>, sortliste, Invasive</w:t>
            </w:r>
          </w:p>
        </w:tc>
      </w:tr>
      <w:tr w:rsidR="00CB4BEB" w:rsidRPr="0051728E" w14:paraId="35BAA6D1" w14:textId="77777777" w:rsidTr="003C0924">
        <w:trPr>
          <w:trHeight w:hRule="exact" w:val="255"/>
        </w:trPr>
        <w:tc>
          <w:tcPr>
            <w:tcW w:w="2235" w:type="dxa"/>
            <w:shd w:val="clear" w:color="auto" w:fill="E0E0E0"/>
            <w:vAlign w:val="bottom"/>
          </w:tcPr>
          <w:p w14:paraId="3B5FB3C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61813AD3"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Flade</w:t>
            </w:r>
          </w:p>
        </w:tc>
      </w:tr>
      <w:tr w:rsidR="00CB4BEB" w:rsidRPr="0051728E" w14:paraId="0B8CCCB6" w14:textId="77777777" w:rsidTr="003C0924">
        <w:trPr>
          <w:trHeight w:hRule="exact" w:val="255"/>
        </w:trPr>
        <w:tc>
          <w:tcPr>
            <w:tcW w:w="2235" w:type="dxa"/>
            <w:shd w:val="clear" w:color="auto" w:fill="E0E0E0"/>
            <w:vAlign w:val="bottom"/>
          </w:tcPr>
          <w:p w14:paraId="549E648F" w14:textId="77777777" w:rsidR="00CB4BEB" w:rsidRPr="006801BD" w:rsidRDefault="00CB4BEB" w:rsidP="003C0924">
            <w:pPr>
              <w:rPr>
                <w:rFonts w:ascii="Trebuchet MS" w:hAnsi="Trebuchet MS" w:cs="Trebuchet MS"/>
                <w:sz w:val="18"/>
                <w:szCs w:val="18"/>
              </w:rPr>
            </w:pPr>
            <w:r w:rsidRPr="006801BD">
              <w:rPr>
                <w:rFonts w:ascii="Trebuchet MS" w:hAnsi="Trebuchet MS" w:cs="Trebuchet MS"/>
                <w:sz w:val="18"/>
                <w:szCs w:val="18"/>
              </w:rPr>
              <w:t>Lovgrundlag</w:t>
            </w:r>
          </w:p>
        </w:tc>
        <w:tc>
          <w:tcPr>
            <w:tcW w:w="11340" w:type="dxa"/>
            <w:shd w:val="clear" w:color="auto" w:fill="FFFFFF"/>
            <w:vAlign w:val="bottom"/>
          </w:tcPr>
          <w:p w14:paraId="5B84AA79" w14:textId="77777777" w:rsidR="00CB4BEB" w:rsidRPr="00594F04" w:rsidRDefault="00CB4BEB" w:rsidP="003C0924">
            <w:pPr>
              <w:rPr>
                <w:rFonts w:ascii="Trebuchet MS" w:hAnsi="Trebuchet MS" w:cs="Trebuchet MS"/>
                <w:sz w:val="18"/>
                <w:szCs w:val="18"/>
              </w:rPr>
            </w:pPr>
          </w:p>
        </w:tc>
      </w:tr>
      <w:tr w:rsidR="00CB4BEB" w:rsidRPr="009F0C83" w14:paraId="13AAA8F0" w14:textId="77777777" w:rsidTr="003C0924">
        <w:trPr>
          <w:trHeight w:hRule="exact" w:val="255"/>
        </w:trPr>
        <w:tc>
          <w:tcPr>
            <w:tcW w:w="2235" w:type="dxa"/>
            <w:shd w:val="clear" w:color="auto" w:fill="E0E0E0"/>
            <w:vAlign w:val="bottom"/>
          </w:tcPr>
          <w:p w14:paraId="3396130C" w14:textId="77777777" w:rsidR="00CB4BEB" w:rsidRPr="006801BD" w:rsidRDefault="00CB4BEB" w:rsidP="003C0924">
            <w:pPr>
              <w:rPr>
                <w:rFonts w:ascii="Trebuchet MS" w:hAnsi="Trebuchet MS" w:cs="Trebuchet MS"/>
                <w:sz w:val="18"/>
                <w:szCs w:val="18"/>
              </w:rPr>
            </w:pPr>
            <w:proofErr w:type="spellStart"/>
            <w:r w:rsidRPr="006801BD">
              <w:rPr>
                <w:rFonts w:ascii="Trebuchet MS" w:hAnsi="Trebuchet MS" w:cs="Trebuchet MS"/>
                <w:sz w:val="18"/>
                <w:szCs w:val="18"/>
              </w:rPr>
              <w:t>KLE_koder</w:t>
            </w:r>
            <w:proofErr w:type="spellEnd"/>
          </w:p>
        </w:tc>
        <w:tc>
          <w:tcPr>
            <w:tcW w:w="11340" w:type="dxa"/>
            <w:shd w:val="clear" w:color="auto" w:fill="FFFFFF"/>
            <w:vAlign w:val="bottom"/>
          </w:tcPr>
          <w:p w14:paraId="1F657E4A" w14:textId="77777777" w:rsidR="00CB4BEB" w:rsidRPr="006801BD" w:rsidRDefault="00CB4BEB" w:rsidP="003C0924">
            <w:pPr>
              <w:rPr>
                <w:rFonts w:ascii="Trebuchet MS" w:hAnsi="Trebuchet MS" w:cs="Trebuchet MS"/>
                <w:sz w:val="18"/>
                <w:szCs w:val="18"/>
              </w:rPr>
            </w:pPr>
            <w:r w:rsidRPr="0080291F">
              <w:rPr>
                <w:rFonts w:ascii="Trebuchet MS" w:hAnsi="Trebuchet MS" w:cs="Trebuchet MS"/>
                <w:sz w:val="18"/>
                <w:szCs w:val="18"/>
              </w:rPr>
              <w:t>01.13.29</w:t>
            </w:r>
          </w:p>
        </w:tc>
      </w:tr>
    </w:tbl>
    <w:p w14:paraId="151FC0AE" w14:textId="77777777" w:rsidR="00CB4BEB" w:rsidRPr="00A32757" w:rsidRDefault="00CB4BEB" w:rsidP="00DF11C9">
      <w:pPr>
        <w:pStyle w:val="Overskrift4"/>
      </w:pPr>
      <w:r>
        <w:lastRenderedPageBreak/>
        <w:t>5.2.5.2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23"/>
        <w:gridCol w:w="8403"/>
      </w:tblGrid>
      <w:tr w:rsidR="00CB4BEB" w:rsidRPr="0051728E" w14:paraId="263D1ED7" w14:textId="77777777" w:rsidTr="003C0924">
        <w:trPr>
          <w:trHeight w:hRule="exact" w:val="255"/>
        </w:trPr>
        <w:tc>
          <w:tcPr>
            <w:tcW w:w="5070" w:type="dxa"/>
            <w:shd w:val="clear" w:color="auto" w:fill="D9D9D9"/>
            <w:vAlign w:val="center"/>
          </w:tcPr>
          <w:p w14:paraId="7E2F7D3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8505" w:type="dxa"/>
            <w:shd w:val="clear" w:color="auto" w:fill="D9D9D9"/>
            <w:vAlign w:val="center"/>
          </w:tcPr>
          <w:p w14:paraId="7EE4AFE7"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1DD661A0" w14:textId="77777777" w:rsidTr="003C0924">
        <w:trPr>
          <w:trHeight w:hRule="exact" w:val="510"/>
        </w:trPr>
        <w:tc>
          <w:tcPr>
            <w:tcW w:w="5070" w:type="dxa"/>
            <w:shd w:val="clear" w:color="auto" w:fill="E0E0E0"/>
            <w:vAlign w:val="center"/>
          </w:tcPr>
          <w:p w14:paraId="11D4E391"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8505" w:type="dxa"/>
            <w:shd w:val="clear" w:color="auto" w:fill="FFFFFF"/>
            <w:vAlign w:val="bottom"/>
          </w:tcPr>
          <w:p w14:paraId="2F2AF3C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Registrer så vidt muligt hvor artet er observeret. Ikke hvor stedet hvorfra observationen skete. Hvis flere arter observeres samtidigt, så </w:t>
            </w:r>
            <w:r w:rsidRPr="003A52C1">
              <w:rPr>
                <w:rFonts w:ascii="Trebuchet MS" w:hAnsi="Trebuchet MS" w:cs="Trebuchet MS"/>
                <w:sz w:val="18"/>
                <w:szCs w:val="18"/>
              </w:rPr>
              <w:t xml:space="preserve">en flade </w:t>
            </w:r>
            <w:r>
              <w:rPr>
                <w:rFonts w:ascii="Trebuchet MS" w:hAnsi="Trebuchet MS" w:cs="Trebuchet MS"/>
                <w:sz w:val="18"/>
                <w:szCs w:val="18"/>
              </w:rPr>
              <w:t>pr. art.</w:t>
            </w:r>
          </w:p>
        </w:tc>
      </w:tr>
      <w:tr w:rsidR="00CB4BEB" w:rsidRPr="0051728E" w14:paraId="5170217E" w14:textId="77777777" w:rsidTr="003C0924">
        <w:trPr>
          <w:trHeight w:hRule="exact" w:val="510"/>
        </w:trPr>
        <w:tc>
          <w:tcPr>
            <w:tcW w:w="5070" w:type="dxa"/>
            <w:shd w:val="clear" w:color="auto" w:fill="E0E0E0"/>
            <w:vAlign w:val="center"/>
          </w:tcPr>
          <w:p w14:paraId="446BEC2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8505" w:type="dxa"/>
            <w:shd w:val="clear" w:color="auto" w:fill="FFFFFF"/>
            <w:vAlign w:val="bottom"/>
          </w:tcPr>
          <w:p w14:paraId="7B5044E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Bl.a. opdeling i dyre og planteart, samt artsnavn. </w:t>
            </w:r>
            <w:r w:rsidRPr="00BA2DBD">
              <w:rPr>
                <w:rFonts w:ascii="Trebuchet MS" w:hAnsi="Trebuchet MS" w:cs="Trebuchet MS"/>
                <w:sz w:val="18"/>
                <w:szCs w:val="18"/>
              </w:rPr>
              <w:t>Der henvises til Danbif.dk for komplet liste over relevante arter og beskyttelsesniveauer</w:t>
            </w:r>
            <w:r>
              <w:rPr>
                <w:rFonts w:ascii="Trebuchet MS" w:hAnsi="Trebuchet MS" w:cs="Trebuchet MS"/>
                <w:sz w:val="18"/>
                <w:szCs w:val="18"/>
              </w:rPr>
              <w:t>.</w:t>
            </w:r>
          </w:p>
        </w:tc>
      </w:tr>
      <w:tr w:rsidR="00CB4BEB" w:rsidRPr="0051728E" w14:paraId="51298E64" w14:textId="77777777" w:rsidTr="003C0924">
        <w:trPr>
          <w:trHeight w:hRule="exact" w:val="255"/>
        </w:trPr>
        <w:tc>
          <w:tcPr>
            <w:tcW w:w="5070" w:type="dxa"/>
            <w:shd w:val="clear" w:color="auto" w:fill="E0E0E0"/>
            <w:vAlign w:val="center"/>
          </w:tcPr>
          <w:p w14:paraId="55C1B50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8505" w:type="dxa"/>
            <w:shd w:val="clear" w:color="auto" w:fill="FFFFFF"/>
            <w:vAlign w:val="center"/>
          </w:tcPr>
          <w:p w14:paraId="034A36EB" w14:textId="77777777" w:rsidR="00CB4BEB" w:rsidRPr="00024C60" w:rsidRDefault="00CB4BEB" w:rsidP="003C0924">
            <w:pPr>
              <w:rPr>
                <w:rFonts w:ascii="Trebuchet MS" w:hAnsi="Trebuchet MS" w:cs="Trebuchet MS"/>
                <w:sz w:val="18"/>
                <w:szCs w:val="18"/>
              </w:rPr>
            </w:pPr>
          </w:p>
        </w:tc>
      </w:tr>
      <w:tr w:rsidR="00CB4BEB" w:rsidRPr="0051728E" w14:paraId="4D431724" w14:textId="77777777" w:rsidTr="003C0924">
        <w:trPr>
          <w:trHeight w:hRule="exact" w:val="255"/>
        </w:trPr>
        <w:tc>
          <w:tcPr>
            <w:tcW w:w="5070" w:type="dxa"/>
            <w:shd w:val="clear" w:color="auto" w:fill="E0E0E0"/>
            <w:vAlign w:val="center"/>
          </w:tcPr>
          <w:p w14:paraId="424874F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8505" w:type="dxa"/>
            <w:shd w:val="clear" w:color="auto" w:fill="FFFFFF"/>
            <w:vAlign w:val="center"/>
          </w:tcPr>
          <w:p w14:paraId="70BAE72A" w14:textId="77777777" w:rsidR="00CB4BEB" w:rsidRPr="00024C60" w:rsidRDefault="00CB4BEB" w:rsidP="003C0924">
            <w:pPr>
              <w:rPr>
                <w:rFonts w:ascii="Trebuchet MS" w:hAnsi="Trebuchet MS" w:cs="Trebuchet MS"/>
                <w:sz w:val="18"/>
                <w:szCs w:val="18"/>
              </w:rPr>
            </w:pPr>
          </w:p>
        </w:tc>
      </w:tr>
      <w:tr w:rsidR="00CB4BEB" w:rsidRPr="0051728E" w14:paraId="51F6F10A" w14:textId="77777777" w:rsidTr="003C0924">
        <w:trPr>
          <w:trHeight w:hRule="exact" w:val="255"/>
        </w:trPr>
        <w:tc>
          <w:tcPr>
            <w:tcW w:w="5070" w:type="dxa"/>
            <w:shd w:val="clear" w:color="auto" w:fill="E0E0E0"/>
            <w:vAlign w:val="center"/>
          </w:tcPr>
          <w:p w14:paraId="21DB94A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8505" w:type="dxa"/>
            <w:shd w:val="clear" w:color="auto" w:fill="FFFFFF"/>
            <w:vAlign w:val="center"/>
          </w:tcPr>
          <w:p w14:paraId="7FE36718" w14:textId="77777777" w:rsidR="00CB4BEB" w:rsidRPr="00024C60" w:rsidRDefault="00CB4BEB" w:rsidP="003C0924">
            <w:pPr>
              <w:rPr>
                <w:rFonts w:ascii="Trebuchet MS" w:hAnsi="Trebuchet MS" w:cs="Trebuchet MS"/>
                <w:sz w:val="18"/>
                <w:szCs w:val="18"/>
              </w:rPr>
            </w:pPr>
          </w:p>
        </w:tc>
      </w:tr>
      <w:tr w:rsidR="00CB4BEB" w:rsidRPr="0051728E" w14:paraId="65BC2600" w14:textId="77777777" w:rsidTr="003C0924">
        <w:trPr>
          <w:trHeight w:hRule="exact" w:val="255"/>
        </w:trPr>
        <w:tc>
          <w:tcPr>
            <w:tcW w:w="5070" w:type="dxa"/>
            <w:shd w:val="clear" w:color="auto" w:fill="E0E0E0"/>
            <w:vAlign w:val="center"/>
          </w:tcPr>
          <w:p w14:paraId="0989E71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8505" w:type="dxa"/>
            <w:shd w:val="clear" w:color="auto" w:fill="FFFFFF"/>
            <w:vAlign w:val="center"/>
          </w:tcPr>
          <w:p w14:paraId="0A728099" w14:textId="77777777" w:rsidR="00CB4BEB" w:rsidRPr="00024C60" w:rsidRDefault="00CB4BEB" w:rsidP="003C0924">
            <w:pPr>
              <w:rPr>
                <w:rFonts w:ascii="Trebuchet MS" w:hAnsi="Trebuchet MS" w:cs="Trebuchet MS"/>
                <w:sz w:val="18"/>
                <w:szCs w:val="18"/>
              </w:rPr>
            </w:pPr>
          </w:p>
        </w:tc>
      </w:tr>
    </w:tbl>
    <w:p w14:paraId="0FAE7CF9" w14:textId="77777777" w:rsidR="009473F8" w:rsidRDefault="009473F8" w:rsidP="00CB4BEB">
      <w:pPr>
        <w:pStyle w:val="Overskrift2"/>
        <w:rPr>
          <w:rFonts w:cs="Times New Roman"/>
          <w:color w:val="A6A6A6" w:themeColor="background1" w:themeShade="A6"/>
          <w:sz w:val="24"/>
          <w:szCs w:val="24"/>
        </w:rPr>
      </w:pPr>
      <w:bookmarkStart w:id="1297" w:name="_Toc292713317"/>
      <w:bookmarkStart w:id="1298" w:name="_Toc292865277"/>
      <w:bookmarkStart w:id="1299" w:name="_Toc63351436"/>
    </w:p>
    <w:p w14:paraId="7E4AE16E" w14:textId="330631BA" w:rsidR="00CB4BEB" w:rsidRDefault="00CB4BEB" w:rsidP="00CB4BEB">
      <w:pPr>
        <w:pStyle w:val="Overskrift2"/>
        <w:rPr>
          <w:kern w:val="32"/>
        </w:rPr>
      </w:pPr>
      <w:bookmarkStart w:id="1300" w:name="_Toc122436094"/>
      <w:r w:rsidRPr="0044393A">
        <w:rPr>
          <w:rStyle w:val="Overskrift2Tegn"/>
        </w:rPr>
        <w:t xml:space="preserve">5.2.6 </w:t>
      </w:r>
      <w:proofErr w:type="spellStart"/>
      <w:r w:rsidRPr="0044393A">
        <w:rPr>
          <w:rStyle w:val="Overskrift2Tegn"/>
        </w:rPr>
        <w:t>Rigkær</w:t>
      </w:r>
      <w:proofErr w:type="spellEnd"/>
      <w:r w:rsidRPr="0044393A">
        <w:rPr>
          <w:rStyle w:val="Overskrift2Tegn"/>
        </w:rPr>
        <w:t xml:space="preserve"> - Fattigkær (5105)</w:t>
      </w:r>
      <w:bookmarkEnd w:id="1297"/>
      <w:bookmarkEnd w:id="1298"/>
      <w:bookmarkEnd w:id="1299"/>
      <w:bookmarkEnd w:id="1300"/>
      <w:r w:rsidRPr="00B03006">
        <w:rPr>
          <w:kern w:val="32"/>
        </w:rPr>
        <w:t xml:space="preserve"> </w:t>
      </w:r>
    </w:p>
    <w:tbl>
      <w:tblPr>
        <w:tblW w:w="18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96"/>
        <w:gridCol w:w="1318"/>
        <w:gridCol w:w="1946"/>
        <w:gridCol w:w="6856"/>
        <w:gridCol w:w="1126"/>
        <w:gridCol w:w="1497"/>
        <w:gridCol w:w="1458"/>
        <w:gridCol w:w="2671"/>
      </w:tblGrid>
      <w:tr w:rsidR="00CB4BEB" w:rsidRPr="0051728E" w14:paraId="3308D12E" w14:textId="77777777" w:rsidTr="003C0924">
        <w:tc>
          <w:tcPr>
            <w:tcW w:w="1796" w:type="dxa"/>
            <w:tcBorders>
              <w:bottom w:val="single" w:sz="4" w:space="0" w:color="auto"/>
            </w:tcBorders>
            <w:shd w:val="clear" w:color="auto" w:fill="D9D9D9"/>
            <w:vAlign w:val="center"/>
          </w:tcPr>
          <w:p w14:paraId="19B7465A"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318" w:type="dxa"/>
            <w:tcBorders>
              <w:bottom w:val="single" w:sz="4" w:space="0" w:color="auto"/>
            </w:tcBorders>
            <w:shd w:val="clear" w:color="auto" w:fill="D9D9D9"/>
            <w:vAlign w:val="center"/>
          </w:tcPr>
          <w:p w14:paraId="2712BB3F"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8802" w:type="dxa"/>
            <w:gridSpan w:val="2"/>
            <w:tcBorders>
              <w:bottom w:val="single" w:sz="4" w:space="0" w:color="auto"/>
            </w:tcBorders>
            <w:shd w:val="clear" w:color="auto" w:fill="D9D9D9"/>
            <w:vAlign w:val="center"/>
          </w:tcPr>
          <w:p w14:paraId="14A61D7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26" w:type="dxa"/>
            <w:tcBorders>
              <w:bottom w:val="single" w:sz="4" w:space="0" w:color="auto"/>
            </w:tcBorders>
            <w:shd w:val="clear" w:color="auto" w:fill="D9D9D9"/>
            <w:vAlign w:val="center"/>
          </w:tcPr>
          <w:p w14:paraId="43C5B700"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497" w:type="dxa"/>
            <w:tcBorders>
              <w:bottom w:val="single" w:sz="4" w:space="0" w:color="auto"/>
            </w:tcBorders>
            <w:shd w:val="clear" w:color="auto" w:fill="D9D9D9"/>
            <w:vAlign w:val="center"/>
          </w:tcPr>
          <w:p w14:paraId="130A4123"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58" w:type="dxa"/>
            <w:tcBorders>
              <w:bottom w:val="single" w:sz="4" w:space="0" w:color="auto"/>
            </w:tcBorders>
            <w:shd w:val="clear" w:color="auto" w:fill="D9D9D9"/>
            <w:vAlign w:val="center"/>
          </w:tcPr>
          <w:p w14:paraId="0B718FCB"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1EA61B7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671" w:type="dxa"/>
            <w:shd w:val="clear" w:color="auto" w:fill="D9D9D9"/>
            <w:vAlign w:val="center"/>
          </w:tcPr>
          <w:p w14:paraId="65777678"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F273B0" w14:paraId="095D28CA" w14:textId="77777777" w:rsidTr="003C0924">
        <w:trPr>
          <w:trHeight w:hRule="exact" w:val="255"/>
        </w:trPr>
        <w:tc>
          <w:tcPr>
            <w:tcW w:w="1796" w:type="dxa"/>
            <w:tcBorders>
              <w:top w:val="single" w:sz="4" w:space="0" w:color="auto"/>
              <w:left w:val="single" w:sz="4" w:space="0" w:color="auto"/>
              <w:bottom w:val="nil"/>
              <w:right w:val="single" w:sz="4" w:space="0" w:color="auto"/>
            </w:tcBorders>
            <w:shd w:val="clear" w:color="auto" w:fill="D9D9D9"/>
            <w:vAlign w:val="bottom"/>
          </w:tcPr>
          <w:p w14:paraId="744DA7A7" w14:textId="77777777" w:rsidR="00CB4BEB" w:rsidRPr="00EA663B" w:rsidRDefault="00CB4BEB" w:rsidP="003C0924">
            <w:pPr>
              <w:rPr>
                <w:rFonts w:ascii="Trebuchet MS" w:hAnsi="Trebuchet MS"/>
                <w:sz w:val="18"/>
                <w:szCs w:val="18"/>
              </w:rPr>
            </w:pPr>
            <w:proofErr w:type="spellStart"/>
            <w:r w:rsidRPr="00EA663B">
              <w:rPr>
                <w:rFonts w:ascii="Trebuchet MS" w:hAnsi="Trebuchet MS"/>
                <w:sz w:val="18"/>
                <w:szCs w:val="18"/>
              </w:rPr>
              <w:t>stedid</w:t>
            </w:r>
            <w:proofErr w:type="spellEnd"/>
          </w:p>
        </w:tc>
        <w:tc>
          <w:tcPr>
            <w:tcW w:w="1318" w:type="dxa"/>
            <w:tcBorders>
              <w:top w:val="single" w:sz="4" w:space="0" w:color="auto"/>
              <w:left w:val="single" w:sz="4" w:space="0" w:color="auto"/>
              <w:bottom w:val="nil"/>
              <w:right w:val="single" w:sz="4" w:space="0" w:color="auto"/>
            </w:tcBorders>
            <w:shd w:val="clear" w:color="auto" w:fill="FFFFFF"/>
            <w:vAlign w:val="bottom"/>
          </w:tcPr>
          <w:p w14:paraId="6225989E" w14:textId="77777777" w:rsidR="00CB4BEB" w:rsidRPr="00EA663B" w:rsidRDefault="00CB4BEB" w:rsidP="003C0924">
            <w:pPr>
              <w:rPr>
                <w:rFonts w:ascii="Trebuchet MS" w:hAnsi="Trebuchet MS"/>
                <w:sz w:val="18"/>
                <w:szCs w:val="18"/>
              </w:rPr>
            </w:pPr>
            <w:proofErr w:type="spellStart"/>
            <w:r w:rsidRPr="00EA663B">
              <w:rPr>
                <w:rFonts w:ascii="Trebuchet MS" w:hAnsi="Trebuchet MS"/>
                <w:sz w:val="18"/>
                <w:szCs w:val="18"/>
              </w:rPr>
              <w:t>stedid</w:t>
            </w:r>
            <w:proofErr w:type="spellEnd"/>
          </w:p>
        </w:tc>
        <w:tc>
          <w:tcPr>
            <w:tcW w:w="8802" w:type="dxa"/>
            <w:gridSpan w:val="2"/>
            <w:tcBorders>
              <w:top w:val="single" w:sz="4" w:space="0" w:color="auto"/>
              <w:left w:val="single" w:sz="4" w:space="0" w:color="auto"/>
              <w:bottom w:val="nil"/>
              <w:right w:val="single" w:sz="4" w:space="0" w:color="auto"/>
            </w:tcBorders>
            <w:shd w:val="clear" w:color="auto" w:fill="FFFFFF"/>
            <w:vAlign w:val="bottom"/>
          </w:tcPr>
          <w:p w14:paraId="575CD56A" w14:textId="77777777" w:rsidR="00CB4BEB" w:rsidRPr="00EA663B" w:rsidRDefault="00CB4BEB" w:rsidP="003C0924">
            <w:pPr>
              <w:rPr>
                <w:rFonts w:ascii="Trebuchet MS" w:hAnsi="Trebuchet MS"/>
                <w:sz w:val="18"/>
                <w:szCs w:val="18"/>
              </w:rPr>
            </w:pPr>
            <w:r w:rsidRPr="00EA663B">
              <w:rPr>
                <w:rFonts w:ascii="Trebuchet MS" w:hAnsi="Trebuchet MS"/>
                <w:sz w:val="18"/>
                <w:szCs w:val="18"/>
              </w:rPr>
              <w:t>Sted id fra naturdatabasen</w:t>
            </w:r>
          </w:p>
        </w:tc>
        <w:tc>
          <w:tcPr>
            <w:tcW w:w="1126" w:type="dxa"/>
            <w:tcBorders>
              <w:top w:val="single" w:sz="4" w:space="0" w:color="auto"/>
              <w:left w:val="single" w:sz="4" w:space="0" w:color="auto"/>
              <w:bottom w:val="nil"/>
              <w:right w:val="single" w:sz="4" w:space="0" w:color="auto"/>
            </w:tcBorders>
            <w:shd w:val="clear" w:color="auto" w:fill="FFFFFF"/>
            <w:vAlign w:val="bottom"/>
          </w:tcPr>
          <w:p w14:paraId="1F74328E" w14:textId="77777777" w:rsidR="00CB4BEB" w:rsidRPr="00EA663B" w:rsidRDefault="00CB4BEB" w:rsidP="003C0924">
            <w:pPr>
              <w:rPr>
                <w:rFonts w:ascii="Trebuchet MS" w:hAnsi="Trebuchet MS" w:cs="Trebuchet MS"/>
                <w:sz w:val="18"/>
                <w:szCs w:val="18"/>
              </w:rPr>
            </w:pPr>
            <w:r w:rsidRPr="00EA663B">
              <w:rPr>
                <w:rFonts w:ascii="Trebuchet MS" w:hAnsi="Trebuchet MS" w:cs="Trebuchet MS"/>
                <w:sz w:val="18"/>
                <w:szCs w:val="18"/>
              </w:rPr>
              <w:t>Heltal</w:t>
            </w:r>
          </w:p>
        </w:tc>
        <w:tc>
          <w:tcPr>
            <w:tcW w:w="1497" w:type="dxa"/>
            <w:tcBorders>
              <w:top w:val="single" w:sz="4" w:space="0" w:color="auto"/>
              <w:left w:val="single" w:sz="4" w:space="0" w:color="auto"/>
              <w:bottom w:val="nil"/>
              <w:right w:val="single" w:sz="4" w:space="0" w:color="auto"/>
            </w:tcBorders>
            <w:shd w:val="clear" w:color="auto" w:fill="FFFFFF"/>
            <w:vAlign w:val="bottom"/>
          </w:tcPr>
          <w:p w14:paraId="47C42C68" w14:textId="77777777" w:rsidR="00CB4BEB" w:rsidRPr="00EA663B" w:rsidRDefault="00CB4BEB" w:rsidP="003C0924">
            <w:pPr>
              <w:rPr>
                <w:rFonts w:ascii="Trebuchet MS" w:hAnsi="Trebuchet MS" w:cs="Trebuchet MS"/>
                <w:sz w:val="18"/>
                <w:szCs w:val="18"/>
              </w:rPr>
            </w:pPr>
            <w:r w:rsidRPr="003A52C1">
              <w:rPr>
                <w:rFonts w:ascii="Trebuchet MS" w:hAnsi="Trebuchet MS"/>
                <w:sz w:val="18"/>
                <w:szCs w:val="18"/>
              </w:rPr>
              <w:t>100000-999999</w:t>
            </w:r>
          </w:p>
        </w:tc>
        <w:tc>
          <w:tcPr>
            <w:tcW w:w="1458" w:type="dxa"/>
            <w:tcBorders>
              <w:top w:val="single" w:sz="4" w:space="0" w:color="auto"/>
              <w:left w:val="single" w:sz="4" w:space="0" w:color="auto"/>
              <w:bottom w:val="nil"/>
              <w:right w:val="single" w:sz="4" w:space="0" w:color="auto"/>
            </w:tcBorders>
            <w:shd w:val="clear" w:color="auto" w:fill="FFFFFF"/>
            <w:vAlign w:val="bottom"/>
          </w:tcPr>
          <w:p w14:paraId="4BE85BCF" w14:textId="77777777" w:rsidR="00CB4BEB" w:rsidRPr="00EA663B" w:rsidRDefault="00CB4BEB" w:rsidP="003C0924">
            <w:pPr>
              <w:jc w:val="center"/>
              <w:rPr>
                <w:rFonts w:ascii="Trebuchet MS" w:hAnsi="Trebuchet MS" w:cs="Trebuchet MS"/>
                <w:sz w:val="18"/>
                <w:szCs w:val="18"/>
              </w:rPr>
            </w:pPr>
            <w:r w:rsidRPr="00EA663B">
              <w:rPr>
                <w:rFonts w:ascii="Trebuchet MS" w:hAnsi="Trebuchet MS" w:cs="Trebuchet MS"/>
                <w:sz w:val="18"/>
                <w:szCs w:val="18"/>
              </w:rPr>
              <w:t>F</w:t>
            </w:r>
          </w:p>
        </w:tc>
        <w:tc>
          <w:tcPr>
            <w:tcW w:w="2671" w:type="dxa"/>
            <w:tcBorders>
              <w:top w:val="single" w:sz="4" w:space="0" w:color="auto"/>
              <w:left w:val="single" w:sz="4" w:space="0" w:color="auto"/>
              <w:bottom w:val="nil"/>
              <w:right w:val="single" w:sz="4" w:space="0" w:color="auto"/>
            </w:tcBorders>
            <w:shd w:val="clear" w:color="auto" w:fill="FFFFFF"/>
            <w:vAlign w:val="bottom"/>
          </w:tcPr>
          <w:p w14:paraId="2C16FFB9" w14:textId="77777777" w:rsidR="00CB4BEB" w:rsidRPr="00EA663B" w:rsidRDefault="00CB4BEB" w:rsidP="003C0924">
            <w:pPr>
              <w:rPr>
                <w:rFonts w:ascii="Trebuchet MS" w:hAnsi="Trebuchet MS" w:cs="Trebuchet MS"/>
                <w:sz w:val="18"/>
                <w:szCs w:val="18"/>
              </w:rPr>
            </w:pPr>
            <w:r w:rsidRPr="003A52C1">
              <w:rPr>
                <w:rFonts w:ascii="Trebuchet MS" w:hAnsi="Trebuchet MS" w:cs="Trebuchet MS"/>
                <w:sz w:val="18"/>
                <w:szCs w:val="18"/>
              </w:rPr>
              <w:t>123456</w:t>
            </w:r>
          </w:p>
        </w:tc>
      </w:tr>
      <w:tr w:rsidR="00CB4BEB" w:rsidRPr="00F273B0" w14:paraId="5D34FFC1" w14:textId="77777777" w:rsidTr="003C0924">
        <w:trPr>
          <w:trHeight w:hRule="exact" w:val="255"/>
        </w:trPr>
        <w:tc>
          <w:tcPr>
            <w:tcW w:w="1796" w:type="dxa"/>
            <w:tcBorders>
              <w:top w:val="single" w:sz="4" w:space="0" w:color="auto"/>
              <w:left w:val="single" w:sz="4" w:space="0" w:color="auto"/>
              <w:bottom w:val="nil"/>
              <w:right w:val="single" w:sz="4" w:space="0" w:color="auto"/>
            </w:tcBorders>
            <w:shd w:val="clear" w:color="auto" w:fill="D9D9D9"/>
            <w:vAlign w:val="bottom"/>
          </w:tcPr>
          <w:p w14:paraId="55F272EC" w14:textId="77777777" w:rsidR="00CB4BEB" w:rsidRPr="00EA663B" w:rsidRDefault="00CB4BEB" w:rsidP="003C0924">
            <w:pPr>
              <w:rPr>
                <w:rFonts w:ascii="Trebuchet MS" w:hAnsi="Trebuchet MS"/>
                <w:sz w:val="18"/>
                <w:szCs w:val="18"/>
              </w:rPr>
            </w:pPr>
            <w:r>
              <w:rPr>
                <w:rFonts w:ascii="Trebuchet MS" w:hAnsi="Trebuchet MS"/>
                <w:sz w:val="18"/>
                <w:szCs w:val="18"/>
              </w:rPr>
              <w:t>natura_2000</w:t>
            </w:r>
          </w:p>
        </w:tc>
        <w:tc>
          <w:tcPr>
            <w:tcW w:w="1318" w:type="dxa"/>
            <w:tcBorders>
              <w:top w:val="single" w:sz="4" w:space="0" w:color="auto"/>
              <w:left w:val="single" w:sz="4" w:space="0" w:color="auto"/>
              <w:bottom w:val="nil"/>
              <w:right w:val="single" w:sz="4" w:space="0" w:color="auto"/>
            </w:tcBorders>
            <w:shd w:val="clear" w:color="auto" w:fill="FFFFFF"/>
            <w:vAlign w:val="bottom"/>
          </w:tcPr>
          <w:p w14:paraId="512FA1A6" w14:textId="77777777" w:rsidR="00CB4BEB" w:rsidRDefault="00CB4BEB" w:rsidP="003C0924">
            <w:pPr>
              <w:rPr>
                <w:rFonts w:ascii="Trebuchet MS" w:hAnsi="Trebuchet MS"/>
                <w:sz w:val="18"/>
                <w:szCs w:val="18"/>
              </w:rPr>
            </w:pPr>
            <w:r>
              <w:rPr>
                <w:rFonts w:ascii="Trebuchet MS" w:hAnsi="Trebuchet MS"/>
                <w:sz w:val="18"/>
                <w:szCs w:val="18"/>
              </w:rPr>
              <w:t>natura_2000</w:t>
            </w:r>
          </w:p>
        </w:tc>
        <w:tc>
          <w:tcPr>
            <w:tcW w:w="8802" w:type="dxa"/>
            <w:gridSpan w:val="2"/>
            <w:tcBorders>
              <w:top w:val="single" w:sz="4" w:space="0" w:color="auto"/>
              <w:left w:val="single" w:sz="4" w:space="0" w:color="auto"/>
              <w:bottom w:val="nil"/>
              <w:right w:val="single" w:sz="4" w:space="0" w:color="auto"/>
            </w:tcBorders>
            <w:shd w:val="clear" w:color="auto" w:fill="FFFFFF"/>
            <w:vAlign w:val="bottom"/>
          </w:tcPr>
          <w:p w14:paraId="2B5935F2" w14:textId="77777777" w:rsidR="00CB4BEB" w:rsidRPr="00EA663B" w:rsidRDefault="00CB4BEB" w:rsidP="003C0924">
            <w:pPr>
              <w:rPr>
                <w:rFonts w:ascii="Trebuchet MS" w:hAnsi="Trebuchet MS"/>
                <w:sz w:val="18"/>
                <w:szCs w:val="18"/>
              </w:rPr>
            </w:pPr>
            <w:r>
              <w:rPr>
                <w:rFonts w:ascii="Trebuchet MS" w:hAnsi="Trebuchet MS"/>
                <w:sz w:val="18"/>
                <w:szCs w:val="18"/>
              </w:rPr>
              <w:t xml:space="preserve">Natura 2000 </w:t>
            </w:r>
            <w:proofErr w:type="spellStart"/>
            <w:r>
              <w:rPr>
                <w:rFonts w:ascii="Trebuchet MS" w:hAnsi="Trebuchet MS"/>
                <w:sz w:val="18"/>
                <w:szCs w:val="18"/>
              </w:rPr>
              <w:t>nr</w:t>
            </w:r>
            <w:proofErr w:type="spellEnd"/>
          </w:p>
        </w:tc>
        <w:tc>
          <w:tcPr>
            <w:tcW w:w="1126" w:type="dxa"/>
            <w:tcBorders>
              <w:top w:val="single" w:sz="4" w:space="0" w:color="auto"/>
              <w:left w:val="single" w:sz="4" w:space="0" w:color="auto"/>
              <w:bottom w:val="nil"/>
              <w:right w:val="single" w:sz="4" w:space="0" w:color="auto"/>
            </w:tcBorders>
            <w:shd w:val="clear" w:color="auto" w:fill="FFFFFF"/>
            <w:vAlign w:val="bottom"/>
          </w:tcPr>
          <w:p w14:paraId="18775A2F" w14:textId="77777777" w:rsidR="00CB4BEB" w:rsidRPr="00EA663B"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97" w:type="dxa"/>
            <w:tcBorders>
              <w:top w:val="single" w:sz="4" w:space="0" w:color="auto"/>
              <w:left w:val="single" w:sz="4" w:space="0" w:color="auto"/>
              <w:bottom w:val="nil"/>
              <w:right w:val="single" w:sz="4" w:space="0" w:color="auto"/>
            </w:tcBorders>
            <w:shd w:val="clear" w:color="auto" w:fill="FFFFFF"/>
            <w:vAlign w:val="bottom"/>
          </w:tcPr>
          <w:p w14:paraId="35CB8BAD" w14:textId="77777777" w:rsidR="00CB4BEB" w:rsidRPr="00EA663B" w:rsidRDefault="00CB4BEB" w:rsidP="003C0924">
            <w:pPr>
              <w:rPr>
                <w:rFonts w:ascii="Trebuchet MS" w:hAnsi="Trebuchet MS" w:cs="Trebuchet MS"/>
                <w:sz w:val="18"/>
                <w:szCs w:val="18"/>
              </w:rPr>
            </w:pPr>
            <w:r>
              <w:rPr>
                <w:rFonts w:ascii="Trebuchet MS" w:hAnsi="Trebuchet MS" w:cs="Trebuchet MS"/>
                <w:sz w:val="18"/>
                <w:szCs w:val="18"/>
              </w:rPr>
              <w:t>0001-9999</w:t>
            </w:r>
          </w:p>
        </w:tc>
        <w:tc>
          <w:tcPr>
            <w:tcW w:w="1458" w:type="dxa"/>
            <w:tcBorders>
              <w:top w:val="single" w:sz="4" w:space="0" w:color="auto"/>
              <w:left w:val="single" w:sz="4" w:space="0" w:color="auto"/>
              <w:bottom w:val="nil"/>
              <w:right w:val="single" w:sz="4" w:space="0" w:color="auto"/>
            </w:tcBorders>
            <w:shd w:val="clear" w:color="auto" w:fill="FFFFFF"/>
            <w:vAlign w:val="bottom"/>
          </w:tcPr>
          <w:p w14:paraId="5CBA3414" w14:textId="77777777" w:rsidR="00CB4BEB" w:rsidRPr="00EA663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71" w:type="dxa"/>
            <w:tcBorders>
              <w:top w:val="single" w:sz="4" w:space="0" w:color="auto"/>
              <w:left w:val="single" w:sz="4" w:space="0" w:color="auto"/>
              <w:bottom w:val="nil"/>
              <w:right w:val="single" w:sz="4" w:space="0" w:color="auto"/>
            </w:tcBorders>
            <w:shd w:val="clear" w:color="auto" w:fill="FFFFFF"/>
            <w:vAlign w:val="bottom"/>
          </w:tcPr>
          <w:p w14:paraId="6E6CC100" w14:textId="77777777" w:rsidR="00CB4BEB" w:rsidRPr="00EA663B" w:rsidRDefault="00CB4BEB" w:rsidP="003C0924">
            <w:pPr>
              <w:rPr>
                <w:rFonts w:ascii="Trebuchet MS" w:hAnsi="Trebuchet MS" w:cs="Trebuchet MS"/>
                <w:sz w:val="18"/>
                <w:szCs w:val="18"/>
              </w:rPr>
            </w:pPr>
            <w:r>
              <w:rPr>
                <w:rFonts w:ascii="Trebuchet MS" w:hAnsi="Trebuchet MS" w:cs="Trebuchet MS"/>
                <w:sz w:val="18"/>
                <w:szCs w:val="18"/>
              </w:rPr>
              <w:t>9999</w:t>
            </w:r>
          </w:p>
        </w:tc>
      </w:tr>
      <w:tr w:rsidR="00CB4BEB" w:rsidRPr="00F273B0" w14:paraId="7FAC956C" w14:textId="77777777" w:rsidTr="003C0924">
        <w:trPr>
          <w:trHeight w:hRule="exact" w:val="255"/>
        </w:trPr>
        <w:tc>
          <w:tcPr>
            <w:tcW w:w="1796" w:type="dxa"/>
            <w:tcBorders>
              <w:top w:val="single" w:sz="4" w:space="0" w:color="auto"/>
              <w:left w:val="single" w:sz="4" w:space="0" w:color="auto"/>
              <w:bottom w:val="nil"/>
              <w:right w:val="single" w:sz="4" w:space="0" w:color="auto"/>
            </w:tcBorders>
            <w:shd w:val="clear" w:color="auto" w:fill="D9D9D9"/>
            <w:vAlign w:val="bottom"/>
          </w:tcPr>
          <w:p w14:paraId="55447889" w14:textId="77777777" w:rsidR="00CB4BEB" w:rsidRPr="00EA663B" w:rsidRDefault="00CB4BEB" w:rsidP="003C0924">
            <w:pPr>
              <w:rPr>
                <w:rFonts w:ascii="Trebuchet MS" w:hAnsi="Trebuchet MS"/>
                <w:sz w:val="18"/>
                <w:szCs w:val="18"/>
              </w:rPr>
            </w:pPr>
            <w:proofErr w:type="spellStart"/>
            <w:r>
              <w:rPr>
                <w:rFonts w:ascii="Trebuchet MS" w:hAnsi="Trebuchet MS"/>
                <w:sz w:val="18"/>
                <w:szCs w:val="18"/>
              </w:rPr>
              <w:t>k</w:t>
            </w:r>
            <w:r w:rsidRPr="00EA663B">
              <w:rPr>
                <w:rFonts w:ascii="Trebuchet MS" w:hAnsi="Trebuchet MS"/>
                <w:sz w:val="18"/>
                <w:szCs w:val="18"/>
              </w:rPr>
              <w:t>aer_type_kode</w:t>
            </w:r>
            <w:proofErr w:type="spellEnd"/>
          </w:p>
        </w:tc>
        <w:tc>
          <w:tcPr>
            <w:tcW w:w="1318" w:type="dxa"/>
            <w:tcBorders>
              <w:top w:val="single" w:sz="4" w:space="0" w:color="auto"/>
              <w:left w:val="single" w:sz="4" w:space="0" w:color="auto"/>
              <w:bottom w:val="nil"/>
              <w:right w:val="single" w:sz="4" w:space="0" w:color="auto"/>
            </w:tcBorders>
            <w:shd w:val="clear" w:color="auto" w:fill="FFFFFF"/>
            <w:vAlign w:val="bottom"/>
          </w:tcPr>
          <w:p w14:paraId="3ED10F6A" w14:textId="77777777" w:rsidR="00CB4BEB" w:rsidRPr="00EA663B" w:rsidRDefault="00CB4BEB" w:rsidP="003C0924">
            <w:pPr>
              <w:rPr>
                <w:rFonts w:ascii="Trebuchet MS" w:hAnsi="Trebuchet MS"/>
                <w:sz w:val="18"/>
                <w:szCs w:val="18"/>
              </w:rPr>
            </w:pPr>
            <w:proofErr w:type="spellStart"/>
            <w:r>
              <w:rPr>
                <w:rFonts w:ascii="Trebuchet MS" w:hAnsi="Trebuchet MS"/>
                <w:sz w:val="18"/>
                <w:szCs w:val="18"/>
              </w:rPr>
              <w:t>kaer_ty</w:t>
            </w:r>
            <w:r w:rsidRPr="00EA663B">
              <w:rPr>
                <w:rFonts w:ascii="Trebuchet MS" w:hAnsi="Trebuchet MS"/>
                <w:sz w:val="18"/>
                <w:szCs w:val="18"/>
              </w:rPr>
              <w:t>_k</w:t>
            </w:r>
            <w:proofErr w:type="spellEnd"/>
          </w:p>
        </w:tc>
        <w:tc>
          <w:tcPr>
            <w:tcW w:w="8802" w:type="dxa"/>
            <w:gridSpan w:val="2"/>
            <w:tcBorders>
              <w:top w:val="single" w:sz="4" w:space="0" w:color="auto"/>
              <w:left w:val="single" w:sz="4" w:space="0" w:color="auto"/>
              <w:bottom w:val="nil"/>
              <w:right w:val="single" w:sz="4" w:space="0" w:color="auto"/>
            </w:tcBorders>
            <w:shd w:val="clear" w:color="auto" w:fill="FFFFFF"/>
            <w:vAlign w:val="bottom"/>
          </w:tcPr>
          <w:p w14:paraId="754921B5" w14:textId="77777777" w:rsidR="00CB4BEB" w:rsidRPr="00EA663B" w:rsidRDefault="00CB4BEB" w:rsidP="003C0924">
            <w:pPr>
              <w:rPr>
                <w:rFonts w:ascii="Trebuchet MS" w:hAnsi="Trebuchet MS"/>
                <w:sz w:val="18"/>
                <w:szCs w:val="18"/>
              </w:rPr>
            </w:pPr>
            <w:r w:rsidRPr="00EA663B">
              <w:rPr>
                <w:rFonts w:ascii="Trebuchet MS" w:hAnsi="Trebuchet MS"/>
                <w:sz w:val="18"/>
                <w:szCs w:val="18"/>
              </w:rPr>
              <w:t>Kode for typen af kær</w:t>
            </w:r>
          </w:p>
        </w:tc>
        <w:tc>
          <w:tcPr>
            <w:tcW w:w="1126" w:type="dxa"/>
            <w:tcBorders>
              <w:top w:val="single" w:sz="4" w:space="0" w:color="auto"/>
              <w:left w:val="single" w:sz="4" w:space="0" w:color="auto"/>
              <w:bottom w:val="nil"/>
              <w:right w:val="single" w:sz="4" w:space="0" w:color="auto"/>
            </w:tcBorders>
            <w:shd w:val="clear" w:color="auto" w:fill="FFFFFF"/>
            <w:vAlign w:val="bottom"/>
          </w:tcPr>
          <w:p w14:paraId="119F128B" w14:textId="77777777" w:rsidR="00CB4BEB" w:rsidRPr="00EA663B" w:rsidRDefault="00CB4BEB" w:rsidP="003C0924">
            <w:pPr>
              <w:rPr>
                <w:rFonts w:ascii="Trebuchet MS" w:hAnsi="Trebuchet MS" w:cs="Trebuchet MS"/>
                <w:sz w:val="18"/>
                <w:szCs w:val="18"/>
              </w:rPr>
            </w:pPr>
            <w:r w:rsidRPr="00EA663B">
              <w:rPr>
                <w:rFonts w:ascii="Trebuchet MS" w:hAnsi="Trebuchet MS" w:cs="Trebuchet MS"/>
                <w:sz w:val="18"/>
                <w:szCs w:val="18"/>
              </w:rPr>
              <w:t>Heltal</w:t>
            </w:r>
          </w:p>
        </w:tc>
        <w:tc>
          <w:tcPr>
            <w:tcW w:w="1497" w:type="dxa"/>
            <w:tcBorders>
              <w:top w:val="single" w:sz="4" w:space="0" w:color="auto"/>
              <w:left w:val="single" w:sz="4" w:space="0" w:color="auto"/>
              <w:bottom w:val="nil"/>
              <w:right w:val="single" w:sz="4" w:space="0" w:color="auto"/>
            </w:tcBorders>
            <w:shd w:val="clear" w:color="auto" w:fill="FFFFFF"/>
            <w:vAlign w:val="bottom"/>
          </w:tcPr>
          <w:p w14:paraId="1E9726A8" w14:textId="77777777" w:rsidR="00CB4BEB" w:rsidRPr="00EA663B" w:rsidRDefault="00CB4BEB" w:rsidP="003C0924">
            <w:pPr>
              <w:rPr>
                <w:rFonts w:ascii="Trebuchet MS" w:hAnsi="Trebuchet MS" w:cs="Trebuchet MS"/>
                <w:sz w:val="18"/>
                <w:szCs w:val="18"/>
              </w:rPr>
            </w:pPr>
            <w:r w:rsidRPr="00EA663B">
              <w:rPr>
                <w:rFonts w:ascii="Trebuchet MS" w:hAnsi="Trebuchet MS" w:cs="Trebuchet MS"/>
                <w:sz w:val="18"/>
                <w:szCs w:val="18"/>
              </w:rPr>
              <w:t>1-2</w:t>
            </w:r>
          </w:p>
        </w:tc>
        <w:tc>
          <w:tcPr>
            <w:tcW w:w="1458" w:type="dxa"/>
            <w:tcBorders>
              <w:top w:val="single" w:sz="4" w:space="0" w:color="auto"/>
              <w:left w:val="single" w:sz="4" w:space="0" w:color="auto"/>
              <w:bottom w:val="nil"/>
              <w:right w:val="single" w:sz="4" w:space="0" w:color="auto"/>
            </w:tcBorders>
            <w:shd w:val="clear" w:color="auto" w:fill="FFFFFF"/>
            <w:vAlign w:val="bottom"/>
          </w:tcPr>
          <w:p w14:paraId="27B2AB70" w14:textId="77777777" w:rsidR="00CB4BEB" w:rsidRPr="00EA663B" w:rsidRDefault="00CB4BEB" w:rsidP="003C0924">
            <w:pPr>
              <w:jc w:val="center"/>
              <w:rPr>
                <w:rFonts w:ascii="Trebuchet MS" w:hAnsi="Trebuchet MS" w:cs="Trebuchet MS"/>
                <w:sz w:val="18"/>
                <w:szCs w:val="18"/>
              </w:rPr>
            </w:pPr>
            <w:r w:rsidRPr="00EA663B">
              <w:rPr>
                <w:rFonts w:ascii="Trebuchet MS" w:hAnsi="Trebuchet MS" w:cs="Trebuchet MS"/>
                <w:sz w:val="18"/>
                <w:szCs w:val="18"/>
              </w:rPr>
              <w:t>O</w:t>
            </w:r>
          </w:p>
        </w:tc>
        <w:tc>
          <w:tcPr>
            <w:tcW w:w="2671" w:type="dxa"/>
            <w:tcBorders>
              <w:top w:val="single" w:sz="4" w:space="0" w:color="auto"/>
              <w:left w:val="single" w:sz="4" w:space="0" w:color="auto"/>
              <w:bottom w:val="nil"/>
              <w:right w:val="single" w:sz="4" w:space="0" w:color="auto"/>
            </w:tcBorders>
            <w:shd w:val="clear" w:color="auto" w:fill="FFFFFF"/>
            <w:vAlign w:val="bottom"/>
          </w:tcPr>
          <w:p w14:paraId="0C67A834" w14:textId="77777777" w:rsidR="00CB4BEB" w:rsidRPr="00EA663B" w:rsidRDefault="00CB4BEB" w:rsidP="003C0924">
            <w:pPr>
              <w:rPr>
                <w:rFonts w:ascii="Trebuchet MS" w:hAnsi="Trebuchet MS" w:cs="Trebuchet MS"/>
                <w:sz w:val="18"/>
                <w:szCs w:val="18"/>
              </w:rPr>
            </w:pPr>
            <w:r w:rsidRPr="00EA663B">
              <w:rPr>
                <w:rFonts w:ascii="Trebuchet MS" w:hAnsi="Trebuchet MS" w:cs="Trebuchet MS"/>
                <w:sz w:val="18"/>
                <w:szCs w:val="18"/>
              </w:rPr>
              <w:t>2</w:t>
            </w:r>
          </w:p>
        </w:tc>
      </w:tr>
      <w:tr w:rsidR="00CB4BEB" w:rsidRPr="00F273B0" w14:paraId="7F9DC30E" w14:textId="77777777" w:rsidTr="003C0924">
        <w:trPr>
          <w:trHeight w:hRule="exact" w:val="255"/>
        </w:trPr>
        <w:tc>
          <w:tcPr>
            <w:tcW w:w="1796" w:type="dxa"/>
            <w:tcBorders>
              <w:top w:val="single" w:sz="4" w:space="0" w:color="auto"/>
              <w:left w:val="single" w:sz="4" w:space="0" w:color="auto"/>
              <w:bottom w:val="single" w:sz="4" w:space="0" w:color="auto"/>
              <w:right w:val="single" w:sz="4" w:space="0" w:color="auto"/>
            </w:tcBorders>
            <w:shd w:val="clear" w:color="auto" w:fill="99CCFF"/>
            <w:vAlign w:val="bottom"/>
          </w:tcPr>
          <w:p w14:paraId="1AED5BD4" w14:textId="77777777" w:rsidR="00CB4BEB" w:rsidRPr="00EA663B" w:rsidRDefault="00CB4BEB" w:rsidP="003C0924">
            <w:pPr>
              <w:rPr>
                <w:rFonts w:ascii="Trebuchet MS" w:hAnsi="Trebuchet MS"/>
                <w:sz w:val="18"/>
                <w:szCs w:val="18"/>
              </w:rPr>
            </w:pPr>
            <w:proofErr w:type="spellStart"/>
            <w:r>
              <w:rPr>
                <w:rFonts w:ascii="Trebuchet MS" w:hAnsi="Trebuchet MS"/>
                <w:sz w:val="18"/>
                <w:szCs w:val="18"/>
              </w:rPr>
              <w:t>k</w:t>
            </w:r>
            <w:r w:rsidRPr="00EA663B">
              <w:rPr>
                <w:rFonts w:ascii="Trebuchet MS" w:hAnsi="Trebuchet MS"/>
                <w:sz w:val="18"/>
                <w:szCs w:val="18"/>
              </w:rPr>
              <w:t>aer_type</w:t>
            </w:r>
            <w:proofErr w:type="spellEnd"/>
          </w:p>
        </w:tc>
        <w:tc>
          <w:tcPr>
            <w:tcW w:w="1318" w:type="dxa"/>
            <w:tcBorders>
              <w:top w:val="single" w:sz="4" w:space="0" w:color="auto"/>
              <w:left w:val="single" w:sz="4" w:space="0" w:color="auto"/>
              <w:bottom w:val="single" w:sz="4" w:space="0" w:color="auto"/>
              <w:right w:val="single" w:sz="4" w:space="0" w:color="auto"/>
            </w:tcBorders>
            <w:shd w:val="clear" w:color="auto" w:fill="99CCFF"/>
            <w:vAlign w:val="bottom"/>
          </w:tcPr>
          <w:p w14:paraId="1EE896C7" w14:textId="77777777" w:rsidR="00CB4BEB" w:rsidRPr="00EA663B" w:rsidRDefault="00CB4BEB" w:rsidP="003C0924">
            <w:pPr>
              <w:rPr>
                <w:rFonts w:ascii="Trebuchet MS" w:hAnsi="Trebuchet MS"/>
                <w:sz w:val="18"/>
                <w:szCs w:val="18"/>
              </w:rPr>
            </w:pPr>
            <w:proofErr w:type="spellStart"/>
            <w:r>
              <w:rPr>
                <w:rFonts w:ascii="Trebuchet MS" w:hAnsi="Trebuchet MS"/>
                <w:sz w:val="18"/>
                <w:szCs w:val="18"/>
              </w:rPr>
              <w:t>kaer_ty</w:t>
            </w:r>
            <w:proofErr w:type="spellEnd"/>
          </w:p>
        </w:tc>
        <w:tc>
          <w:tcPr>
            <w:tcW w:w="8802"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5BED2410" w14:textId="77777777" w:rsidR="00CB4BEB" w:rsidRPr="00EA663B" w:rsidRDefault="00CB4BEB" w:rsidP="003C0924">
            <w:pPr>
              <w:rPr>
                <w:rFonts w:ascii="Trebuchet MS" w:hAnsi="Trebuchet MS"/>
                <w:sz w:val="18"/>
                <w:szCs w:val="18"/>
              </w:rPr>
            </w:pPr>
            <w:r w:rsidRPr="00EA663B">
              <w:rPr>
                <w:rFonts w:ascii="Trebuchet MS" w:hAnsi="Trebuchet MS"/>
                <w:sz w:val="18"/>
                <w:szCs w:val="18"/>
              </w:rPr>
              <w:t>Typen af kær</w:t>
            </w:r>
          </w:p>
        </w:tc>
        <w:tc>
          <w:tcPr>
            <w:tcW w:w="1126" w:type="dxa"/>
            <w:tcBorders>
              <w:top w:val="single" w:sz="4" w:space="0" w:color="auto"/>
              <w:left w:val="single" w:sz="4" w:space="0" w:color="auto"/>
              <w:bottom w:val="single" w:sz="4" w:space="0" w:color="auto"/>
              <w:right w:val="single" w:sz="4" w:space="0" w:color="auto"/>
            </w:tcBorders>
            <w:shd w:val="clear" w:color="auto" w:fill="99CCFF"/>
            <w:vAlign w:val="bottom"/>
          </w:tcPr>
          <w:p w14:paraId="338D5680" w14:textId="77777777" w:rsidR="00CB4BEB" w:rsidRPr="00EA663B" w:rsidRDefault="00CB4BEB" w:rsidP="003C0924">
            <w:pPr>
              <w:rPr>
                <w:rFonts w:ascii="Trebuchet MS" w:hAnsi="Trebuchet MS" w:cs="Trebuchet MS"/>
                <w:sz w:val="18"/>
                <w:szCs w:val="18"/>
              </w:rPr>
            </w:pPr>
            <w:r w:rsidRPr="00EA663B">
              <w:rPr>
                <w:rFonts w:ascii="Trebuchet MS" w:hAnsi="Trebuchet MS" w:cs="Trebuchet MS"/>
                <w:sz w:val="18"/>
                <w:szCs w:val="18"/>
              </w:rPr>
              <w:t>Tekststreng</w:t>
            </w:r>
          </w:p>
        </w:tc>
        <w:tc>
          <w:tcPr>
            <w:tcW w:w="1497" w:type="dxa"/>
            <w:tcBorders>
              <w:top w:val="single" w:sz="4" w:space="0" w:color="auto"/>
              <w:left w:val="single" w:sz="4" w:space="0" w:color="auto"/>
              <w:bottom w:val="single" w:sz="4" w:space="0" w:color="auto"/>
              <w:right w:val="single" w:sz="4" w:space="0" w:color="auto"/>
            </w:tcBorders>
            <w:shd w:val="clear" w:color="auto" w:fill="99CCFF"/>
            <w:vAlign w:val="bottom"/>
          </w:tcPr>
          <w:p w14:paraId="503C3A6D" w14:textId="77777777" w:rsidR="00CB4BEB" w:rsidRPr="00EA663B" w:rsidRDefault="00CB4BEB" w:rsidP="003C0924">
            <w:pPr>
              <w:rPr>
                <w:rFonts w:ascii="Trebuchet MS" w:hAnsi="Trebuchet MS" w:cs="Trebuchet MS"/>
                <w:sz w:val="18"/>
                <w:szCs w:val="18"/>
              </w:rPr>
            </w:pPr>
            <w:r w:rsidRPr="00EA663B">
              <w:rPr>
                <w:rFonts w:ascii="Trebuchet MS" w:hAnsi="Trebuchet MS" w:cs="Trebuchet MS"/>
                <w:sz w:val="18"/>
                <w:szCs w:val="18"/>
              </w:rPr>
              <w:t>0-25 tegn</w:t>
            </w:r>
          </w:p>
        </w:tc>
        <w:tc>
          <w:tcPr>
            <w:tcW w:w="1458" w:type="dxa"/>
            <w:tcBorders>
              <w:top w:val="single" w:sz="4" w:space="0" w:color="auto"/>
              <w:left w:val="single" w:sz="4" w:space="0" w:color="auto"/>
              <w:bottom w:val="single" w:sz="4" w:space="0" w:color="auto"/>
              <w:right w:val="single" w:sz="4" w:space="0" w:color="auto"/>
            </w:tcBorders>
            <w:shd w:val="clear" w:color="auto" w:fill="99CCFF"/>
            <w:vAlign w:val="bottom"/>
          </w:tcPr>
          <w:p w14:paraId="319A3DD7" w14:textId="77777777" w:rsidR="00CB4BEB" w:rsidRPr="00EA663B" w:rsidRDefault="00CB4BEB" w:rsidP="003C0924">
            <w:pPr>
              <w:jc w:val="center"/>
              <w:rPr>
                <w:rFonts w:ascii="Trebuchet MS" w:hAnsi="Trebuchet MS" w:cs="Trebuchet MS"/>
                <w:sz w:val="18"/>
                <w:szCs w:val="18"/>
              </w:rPr>
            </w:pPr>
            <w:r w:rsidRPr="00EA663B">
              <w:rPr>
                <w:rFonts w:ascii="Trebuchet MS" w:hAnsi="Trebuchet MS" w:cs="Trebuchet MS"/>
                <w:sz w:val="18"/>
                <w:szCs w:val="18"/>
              </w:rPr>
              <w:t>S</w:t>
            </w:r>
          </w:p>
        </w:tc>
        <w:tc>
          <w:tcPr>
            <w:tcW w:w="2671" w:type="dxa"/>
            <w:tcBorders>
              <w:top w:val="single" w:sz="4" w:space="0" w:color="auto"/>
              <w:left w:val="single" w:sz="4" w:space="0" w:color="auto"/>
              <w:bottom w:val="single" w:sz="4" w:space="0" w:color="auto"/>
              <w:right w:val="single" w:sz="4" w:space="0" w:color="auto"/>
            </w:tcBorders>
            <w:shd w:val="clear" w:color="auto" w:fill="99CCFF"/>
            <w:vAlign w:val="bottom"/>
          </w:tcPr>
          <w:p w14:paraId="05433D92" w14:textId="77777777" w:rsidR="00CB4BEB" w:rsidRPr="00EA663B" w:rsidRDefault="00CB4BEB" w:rsidP="003C0924">
            <w:pPr>
              <w:rPr>
                <w:rFonts w:ascii="Trebuchet MS" w:hAnsi="Trebuchet MS" w:cs="Trebuchet MS"/>
                <w:sz w:val="18"/>
                <w:szCs w:val="18"/>
              </w:rPr>
            </w:pPr>
            <w:r w:rsidRPr="00EA663B">
              <w:rPr>
                <w:rFonts w:ascii="Trebuchet MS" w:hAnsi="Trebuchet MS" w:cs="Trebuchet MS"/>
                <w:sz w:val="18"/>
                <w:szCs w:val="18"/>
              </w:rPr>
              <w:t>Ekstremfattigkær</w:t>
            </w:r>
          </w:p>
        </w:tc>
      </w:tr>
      <w:tr w:rsidR="00CB4BEB" w:rsidRPr="00F273B0" w14:paraId="045A64C6" w14:textId="77777777" w:rsidTr="003C0924">
        <w:trPr>
          <w:trHeight w:hRule="exact" w:val="255"/>
        </w:trPr>
        <w:tc>
          <w:tcPr>
            <w:tcW w:w="1796" w:type="dxa"/>
            <w:tcBorders>
              <w:top w:val="single" w:sz="4" w:space="0" w:color="auto"/>
              <w:left w:val="single" w:sz="4" w:space="0" w:color="auto"/>
              <w:bottom w:val="single" w:sz="4" w:space="0" w:color="auto"/>
              <w:right w:val="single" w:sz="4" w:space="0" w:color="auto"/>
            </w:tcBorders>
            <w:shd w:val="clear" w:color="auto" w:fill="97DDBA"/>
            <w:vAlign w:val="bottom"/>
          </w:tcPr>
          <w:p w14:paraId="6250F90E" w14:textId="77777777" w:rsidR="00CB4BEB" w:rsidRPr="00EA663B" w:rsidRDefault="00CB4BEB" w:rsidP="003C0924">
            <w:pPr>
              <w:rPr>
                <w:rFonts w:ascii="Trebuchet MS" w:hAnsi="Trebuchet MS" w:cs="Trebuchet MS"/>
                <w:sz w:val="18"/>
                <w:szCs w:val="18"/>
              </w:rPr>
            </w:pPr>
            <w:r>
              <w:rPr>
                <w:rFonts w:ascii="Trebuchet MS" w:hAnsi="Trebuchet MS" w:cs="Trebuchet MS"/>
                <w:sz w:val="18"/>
                <w:szCs w:val="18"/>
              </w:rPr>
              <w:t>l</w:t>
            </w:r>
            <w:r w:rsidRPr="00EA663B">
              <w:rPr>
                <w:rFonts w:ascii="Trebuchet MS" w:hAnsi="Trebuchet MS" w:cs="Trebuchet MS"/>
                <w:sz w:val="18"/>
                <w:szCs w:val="18"/>
              </w:rPr>
              <w:t>ink</w:t>
            </w:r>
          </w:p>
        </w:tc>
        <w:tc>
          <w:tcPr>
            <w:tcW w:w="1318" w:type="dxa"/>
            <w:tcBorders>
              <w:top w:val="single" w:sz="4" w:space="0" w:color="auto"/>
              <w:left w:val="single" w:sz="4" w:space="0" w:color="auto"/>
              <w:bottom w:val="single" w:sz="4" w:space="0" w:color="auto"/>
              <w:right w:val="single" w:sz="4" w:space="0" w:color="auto"/>
            </w:tcBorders>
            <w:shd w:val="clear" w:color="auto" w:fill="97DDBA"/>
            <w:vAlign w:val="bottom"/>
          </w:tcPr>
          <w:p w14:paraId="576F696C" w14:textId="77777777" w:rsidR="00CB4BEB" w:rsidRPr="00EA663B" w:rsidRDefault="00CB4BEB" w:rsidP="003C0924">
            <w:pPr>
              <w:rPr>
                <w:rFonts w:ascii="Trebuchet MS" w:hAnsi="Trebuchet MS" w:cs="Trebuchet MS"/>
                <w:sz w:val="18"/>
                <w:szCs w:val="18"/>
              </w:rPr>
            </w:pPr>
          </w:p>
        </w:tc>
        <w:tc>
          <w:tcPr>
            <w:tcW w:w="15554"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682C3E2E" w14:textId="77777777" w:rsidR="00CB4BEB" w:rsidRPr="00EA663B" w:rsidRDefault="00CB4BEB" w:rsidP="003C0924">
            <w:pPr>
              <w:rPr>
                <w:rFonts w:ascii="Trebuchet MS" w:hAnsi="Trebuchet MS" w:cs="Trebuchet MS"/>
                <w:sz w:val="18"/>
                <w:szCs w:val="18"/>
              </w:rPr>
            </w:pPr>
            <w:r w:rsidRPr="00EA663B">
              <w:rPr>
                <w:rFonts w:ascii="Trebuchet MS" w:hAnsi="Trebuchet MS" w:cs="Trebuchet MS"/>
                <w:sz w:val="18"/>
                <w:szCs w:val="18"/>
              </w:rPr>
              <w:t>Felt defineret under: 4.1 Standardiserede felter til de temaspecifikke datamodeller</w:t>
            </w:r>
          </w:p>
        </w:tc>
      </w:tr>
      <w:tr w:rsidR="00CB4BEB" w:rsidRPr="0051728E" w14:paraId="17E4718C" w14:textId="77777777" w:rsidTr="003C0924">
        <w:trPr>
          <w:trHeight w:hRule="exact" w:val="255"/>
        </w:trPr>
        <w:tc>
          <w:tcPr>
            <w:tcW w:w="5060" w:type="dxa"/>
            <w:gridSpan w:val="3"/>
            <w:tcBorders>
              <w:top w:val="single" w:sz="4" w:space="0" w:color="auto"/>
              <w:left w:val="nil"/>
              <w:bottom w:val="nil"/>
              <w:right w:val="nil"/>
            </w:tcBorders>
            <w:shd w:val="clear" w:color="auto" w:fill="99CCFF"/>
          </w:tcPr>
          <w:p w14:paraId="1AD8AF49" w14:textId="77777777" w:rsidR="00CB4BEB" w:rsidRPr="00EA663B" w:rsidRDefault="00CB4BEB" w:rsidP="003C0924">
            <w:pPr>
              <w:rPr>
                <w:rFonts w:ascii="Trebuchet MS" w:hAnsi="Trebuchet MS" w:cs="Trebuchet MS"/>
                <w:i/>
                <w:iCs/>
                <w:sz w:val="18"/>
                <w:szCs w:val="18"/>
              </w:rPr>
            </w:pPr>
          </w:p>
        </w:tc>
        <w:tc>
          <w:tcPr>
            <w:tcW w:w="13608" w:type="dxa"/>
            <w:gridSpan w:val="5"/>
            <w:tcBorders>
              <w:top w:val="single" w:sz="4" w:space="0" w:color="auto"/>
              <w:left w:val="nil"/>
              <w:bottom w:val="nil"/>
              <w:right w:val="nil"/>
            </w:tcBorders>
            <w:shd w:val="clear" w:color="auto" w:fill="99CCFF"/>
            <w:vAlign w:val="bottom"/>
          </w:tcPr>
          <w:p w14:paraId="05C95592" w14:textId="77777777" w:rsidR="00CB4BEB" w:rsidRPr="00EA663B" w:rsidRDefault="00CB4BEB" w:rsidP="003C0924">
            <w:pPr>
              <w:rPr>
                <w:rFonts w:ascii="Trebuchet MS" w:hAnsi="Trebuchet MS" w:cs="Trebuchet MS"/>
                <w:sz w:val="18"/>
                <w:szCs w:val="18"/>
              </w:rPr>
            </w:pPr>
            <w:r w:rsidRPr="00EA663B">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26720C6F" w14:textId="77777777" w:rsidTr="003C0924">
        <w:trPr>
          <w:trHeight w:hRule="exact" w:val="255"/>
        </w:trPr>
        <w:tc>
          <w:tcPr>
            <w:tcW w:w="5060" w:type="dxa"/>
            <w:gridSpan w:val="3"/>
            <w:tcBorders>
              <w:top w:val="nil"/>
              <w:left w:val="nil"/>
              <w:bottom w:val="nil"/>
              <w:right w:val="nil"/>
            </w:tcBorders>
            <w:shd w:val="clear" w:color="auto" w:fill="97DDBA"/>
          </w:tcPr>
          <w:p w14:paraId="31E4C17B" w14:textId="77777777" w:rsidR="00CB4BEB" w:rsidRPr="00EA663B" w:rsidRDefault="00CB4BEB" w:rsidP="003C0924">
            <w:pPr>
              <w:rPr>
                <w:rFonts w:ascii="Trebuchet MS" w:hAnsi="Trebuchet MS" w:cs="Trebuchet MS"/>
                <w:i/>
                <w:iCs/>
                <w:sz w:val="18"/>
                <w:szCs w:val="18"/>
              </w:rPr>
            </w:pPr>
          </w:p>
        </w:tc>
        <w:tc>
          <w:tcPr>
            <w:tcW w:w="13608" w:type="dxa"/>
            <w:gridSpan w:val="5"/>
            <w:tcBorders>
              <w:top w:val="nil"/>
              <w:left w:val="nil"/>
              <w:bottom w:val="nil"/>
              <w:right w:val="nil"/>
            </w:tcBorders>
            <w:shd w:val="clear" w:color="auto" w:fill="97DDBA"/>
            <w:vAlign w:val="bottom"/>
          </w:tcPr>
          <w:p w14:paraId="2FDF5950" w14:textId="77777777" w:rsidR="00CB4BEB" w:rsidRPr="00EA663B" w:rsidRDefault="00CB4BEB" w:rsidP="003C0924">
            <w:pPr>
              <w:rPr>
                <w:rFonts w:ascii="Trebuchet MS" w:hAnsi="Trebuchet MS" w:cs="Trebuchet MS"/>
                <w:i/>
                <w:iCs/>
                <w:sz w:val="18"/>
                <w:szCs w:val="18"/>
              </w:rPr>
            </w:pPr>
            <w:r w:rsidRPr="00EA663B">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0053C4E9" w14:textId="77777777" w:rsidR="00CB4BEB" w:rsidRDefault="00CB4BEB" w:rsidP="00DF11C9">
      <w:pPr>
        <w:pStyle w:val="Overskrift4"/>
      </w:pPr>
      <w:r>
        <w:t>5.2.6.1</w:t>
      </w:r>
      <w:r w:rsidRPr="00A32757">
        <w:t xml:space="preserve"> </w:t>
      </w:r>
      <w:r>
        <w:t>Metadata</w:t>
      </w:r>
      <w:r w:rsidRPr="00A2549B">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2BB2CEB3" w14:textId="77777777" w:rsidTr="003C0924">
        <w:trPr>
          <w:trHeight w:hRule="exact" w:val="255"/>
        </w:trPr>
        <w:tc>
          <w:tcPr>
            <w:tcW w:w="2235" w:type="dxa"/>
            <w:shd w:val="clear" w:color="auto" w:fill="D9D9D9"/>
            <w:vAlign w:val="bottom"/>
          </w:tcPr>
          <w:p w14:paraId="28B5D62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62E5F9F3"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02DE8396" w14:textId="77777777" w:rsidTr="003C0924">
        <w:trPr>
          <w:trHeight w:hRule="exact" w:val="255"/>
        </w:trPr>
        <w:tc>
          <w:tcPr>
            <w:tcW w:w="2235" w:type="dxa"/>
            <w:shd w:val="clear" w:color="auto" w:fill="E0E0E0"/>
            <w:vAlign w:val="bottom"/>
          </w:tcPr>
          <w:p w14:paraId="05B0605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5A6C2BF0"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Rigkær</w:t>
            </w:r>
            <w:proofErr w:type="spellEnd"/>
            <w:r>
              <w:rPr>
                <w:rFonts w:ascii="Trebuchet MS" w:hAnsi="Trebuchet MS" w:cs="Trebuchet MS"/>
                <w:sz w:val="18"/>
                <w:szCs w:val="18"/>
              </w:rPr>
              <w:t xml:space="preserve"> – Fattigkær</w:t>
            </w:r>
          </w:p>
        </w:tc>
      </w:tr>
      <w:tr w:rsidR="00CB4BEB" w:rsidRPr="0051728E" w14:paraId="329DBFAA" w14:textId="77777777" w:rsidTr="003C0924">
        <w:trPr>
          <w:trHeight w:hRule="exact" w:val="255"/>
        </w:trPr>
        <w:tc>
          <w:tcPr>
            <w:tcW w:w="2235" w:type="dxa"/>
            <w:shd w:val="clear" w:color="auto" w:fill="E0E0E0"/>
            <w:vAlign w:val="bottom"/>
          </w:tcPr>
          <w:p w14:paraId="2D6ACC76"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7532A2D5" w14:textId="77777777" w:rsidR="00CB4BEB" w:rsidRDefault="00CB4BEB" w:rsidP="003C0924">
            <w:pPr>
              <w:rPr>
                <w:rFonts w:ascii="Trebuchet MS" w:hAnsi="Trebuchet MS"/>
                <w:sz w:val="18"/>
                <w:szCs w:val="18"/>
              </w:rPr>
            </w:pPr>
            <w:r>
              <w:rPr>
                <w:rFonts w:ascii="Trebuchet MS" w:hAnsi="Trebuchet MS"/>
                <w:sz w:val="18"/>
                <w:szCs w:val="18"/>
              </w:rPr>
              <w:t>5105</w:t>
            </w:r>
          </w:p>
        </w:tc>
      </w:tr>
      <w:tr w:rsidR="00CB4BEB" w:rsidRPr="0051728E" w14:paraId="66E0BF7D" w14:textId="77777777" w:rsidTr="003C0924">
        <w:trPr>
          <w:trHeight w:hRule="exact" w:val="255"/>
        </w:trPr>
        <w:tc>
          <w:tcPr>
            <w:tcW w:w="2235" w:type="dxa"/>
            <w:shd w:val="clear" w:color="auto" w:fill="E0E0E0"/>
            <w:vAlign w:val="bottom"/>
          </w:tcPr>
          <w:p w14:paraId="68CEA10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5A040280" w14:textId="77777777" w:rsidR="00CB4BEB" w:rsidRPr="00F279E4" w:rsidRDefault="00CB4BEB" w:rsidP="003C0924">
            <w:pPr>
              <w:rPr>
                <w:rFonts w:ascii="Trebuchet MS" w:hAnsi="Trebuchet MS" w:cs="Trebuchet MS"/>
                <w:sz w:val="18"/>
                <w:szCs w:val="18"/>
              </w:rPr>
            </w:pPr>
            <w:r>
              <w:rPr>
                <w:rFonts w:ascii="Trebuchet MS" w:hAnsi="Trebuchet MS"/>
                <w:sz w:val="18"/>
                <w:szCs w:val="18"/>
              </w:rPr>
              <w:t>Særligt artsrige/-fattige moser.</w:t>
            </w:r>
          </w:p>
        </w:tc>
      </w:tr>
      <w:tr w:rsidR="00CB4BEB" w:rsidRPr="0051728E" w14:paraId="34C61798" w14:textId="77777777" w:rsidTr="003C0924">
        <w:trPr>
          <w:trHeight w:val="198"/>
        </w:trPr>
        <w:tc>
          <w:tcPr>
            <w:tcW w:w="2235" w:type="dxa"/>
            <w:shd w:val="clear" w:color="auto" w:fill="E0E0E0"/>
            <w:vAlign w:val="center"/>
          </w:tcPr>
          <w:p w14:paraId="571F1A3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center"/>
          </w:tcPr>
          <w:p w14:paraId="5F3CA656" w14:textId="7F2885C3" w:rsidR="00CB4BEB" w:rsidRPr="00D77840" w:rsidRDefault="00CB4BEB" w:rsidP="003C0924">
            <w:pPr>
              <w:rPr>
                <w:rFonts w:ascii="Trebuchet MS" w:hAnsi="Trebuchet MS" w:cs="Trebuchet MS"/>
                <w:sz w:val="18"/>
                <w:szCs w:val="18"/>
              </w:rPr>
            </w:pPr>
            <w:proofErr w:type="spellStart"/>
            <w:r w:rsidRPr="0095071C">
              <w:rPr>
                <w:rFonts w:ascii="Trebuchet MS" w:hAnsi="Trebuchet MS"/>
                <w:sz w:val="18"/>
                <w:szCs w:val="18"/>
              </w:rPr>
              <w:t>Ekstremrigkær</w:t>
            </w:r>
            <w:proofErr w:type="spellEnd"/>
            <w:r w:rsidRPr="0095071C">
              <w:rPr>
                <w:rFonts w:ascii="Trebuchet MS" w:hAnsi="Trebuchet MS"/>
                <w:sz w:val="18"/>
                <w:szCs w:val="18"/>
              </w:rPr>
              <w:t xml:space="preserve"> er moser</w:t>
            </w:r>
            <w:r>
              <w:rPr>
                <w:rFonts w:ascii="Trebuchet MS" w:hAnsi="Trebuchet MS"/>
                <w:sz w:val="18"/>
                <w:szCs w:val="18"/>
              </w:rPr>
              <w:t>. D</w:t>
            </w:r>
            <w:r w:rsidRPr="0095071C">
              <w:rPr>
                <w:rFonts w:ascii="Trebuchet MS" w:hAnsi="Trebuchet MS"/>
                <w:sz w:val="18"/>
                <w:szCs w:val="18"/>
              </w:rPr>
              <w:t>e er den danske vegetationstype, der kan indeholde flest plantearter. Udviklet bl.a. på kalkholdige moræneaflejringer med et meget højt næringsstof indhold.</w:t>
            </w:r>
            <w:r>
              <w:rPr>
                <w:rFonts w:ascii="Trebuchet MS" w:hAnsi="Trebuchet MS"/>
                <w:sz w:val="18"/>
                <w:szCs w:val="18"/>
              </w:rPr>
              <w:t xml:space="preserve"> </w:t>
            </w:r>
            <w:r w:rsidRPr="0095071C">
              <w:rPr>
                <w:rFonts w:ascii="Trebuchet MS" w:hAnsi="Trebuchet MS"/>
                <w:sz w:val="18"/>
                <w:szCs w:val="18"/>
              </w:rPr>
              <w:t>Fattigkær er fugtige, næringsfattige områder med sur bund. Jordbundsfo</w:t>
            </w:r>
            <w:r w:rsidR="00DF11C9">
              <w:rPr>
                <w:rFonts w:ascii="Trebuchet MS" w:hAnsi="Trebuchet MS"/>
                <w:sz w:val="18"/>
                <w:szCs w:val="18"/>
              </w:rPr>
              <w:t>r</w:t>
            </w:r>
            <w:r w:rsidRPr="0095071C">
              <w:rPr>
                <w:rFonts w:ascii="Trebuchet MS" w:hAnsi="Trebuchet MS"/>
                <w:sz w:val="18"/>
                <w:szCs w:val="18"/>
              </w:rPr>
              <w:t>holdene betinger, at fattigkærene også er artsfattige</w:t>
            </w:r>
            <w:r>
              <w:rPr>
                <w:rFonts w:ascii="Trebuchet MS" w:hAnsi="Trebuchet MS"/>
                <w:sz w:val="18"/>
                <w:szCs w:val="18"/>
              </w:rPr>
              <w:t>. K</w:t>
            </w:r>
            <w:r w:rsidRPr="0095071C">
              <w:rPr>
                <w:rFonts w:ascii="Trebuchet MS" w:hAnsi="Trebuchet MS"/>
                <w:sz w:val="18"/>
                <w:szCs w:val="18"/>
              </w:rPr>
              <w:t>unne være en underopdeling af naturtypen mose i på ens data til DAI</w:t>
            </w:r>
            <w:r>
              <w:rPr>
                <w:rFonts w:ascii="Trebuchet MS" w:hAnsi="Trebuchet MS"/>
                <w:sz w:val="18"/>
                <w:szCs w:val="18"/>
              </w:rPr>
              <w:t xml:space="preserve">. </w:t>
            </w:r>
            <w:r w:rsidRPr="0095071C">
              <w:rPr>
                <w:rFonts w:ascii="Trebuchet MS" w:hAnsi="Trebuchet MS"/>
                <w:sz w:val="18"/>
                <w:szCs w:val="18"/>
              </w:rPr>
              <w:t>Registrering af vegetation skal foretages i naturdatabasen</w:t>
            </w:r>
            <w:r>
              <w:rPr>
                <w:rFonts w:ascii="Trebuchet MS" w:hAnsi="Trebuchet MS"/>
                <w:sz w:val="18"/>
                <w:szCs w:val="18"/>
              </w:rPr>
              <w:t xml:space="preserve">. </w:t>
            </w:r>
          </w:p>
        </w:tc>
      </w:tr>
      <w:tr w:rsidR="00CB4BEB" w:rsidRPr="0051728E" w14:paraId="5BCB2CDF" w14:textId="77777777" w:rsidTr="003C0924">
        <w:trPr>
          <w:trHeight w:hRule="exact" w:val="255"/>
        </w:trPr>
        <w:tc>
          <w:tcPr>
            <w:tcW w:w="2235" w:type="dxa"/>
            <w:shd w:val="clear" w:color="auto" w:fill="E0E0E0"/>
            <w:vAlign w:val="bottom"/>
          </w:tcPr>
          <w:p w14:paraId="2E8400B4"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191BD51B" w14:textId="77777777" w:rsidR="00CB4BEB" w:rsidRPr="0051728E" w:rsidRDefault="00CB4BEB" w:rsidP="003C0924">
            <w:pPr>
              <w:rPr>
                <w:rFonts w:ascii="Trebuchet MS" w:hAnsi="Trebuchet MS" w:cs="Trebuchet MS"/>
                <w:sz w:val="18"/>
                <w:szCs w:val="18"/>
              </w:rPr>
            </w:pPr>
            <w:r w:rsidRPr="0095071C">
              <w:rPr>
                <w:rFonts w:ascii="Trebuchet MS" w:hAnsi="Trebuchet MS"/>
                <w:sz w:val="18"/>
                <w:szCs w:val="18"/>
              </w:rPr>
              <w:t xml:space="preserve">Oversigt over kendte lokaliteter med </w:t>
            </w:r>
            <w:proofErr w:type="spellStart"/>
            <w:r w:rsidRPr="0095071C">
              <w:rPr>
                <w:rFonts w:ascii="Trebuchet MS" w:hAnsi="Trebuchet MS"/>
                <w:sz w:val="18"/>
                <w:szCs w:val="18"/>
              </w:rPr>
              <w:t>ekstremrigkærs</w:t>
            </w:r>
            <w:proofErr w:type="spellEnd"/>
            <w:r w:rsidRPr="0095071C">
              <w:rPr>
                <w:rFonts w:ascii="Trebuchet MS" w:hAnsi="Trebuchet MS"/>
                <w:sz w:val="18"/>
                <w:szCs w:val="18"/>
              </w:rPr>
              <w:t xml:space="preserve"> eller ekstremfattigkær</w:t>
            </w:r>
            <w:r>
              <w:rPr>
                <w:rFonts w:ascii="Trebuchet MS" w:hAnsi="Trebuchet MS"/>
                <w:sz w:val="18"/>
                <w:szCs w:val="18"/>
              </w:rPr>
              <w:t>.</w:t>
            </w:r>
          </w:p>
        </w:tc>
      </w:tr>
      <w:tr w:rsidR="00CB4BEB" w:rsidRPr="0051728E" w14:paraId="049D8718" w14:textId="77777777" w:rsidTr="003C0924">
        <w:trPr>
          <w:trHeight w:hRule="exact" w:val="255"/>
        </w:trPr>
        <w:tc>
          <w:tcPr>
            <w:tcW w:w="2235" w:type="dxa"/>
            <w:shd w:val="clear" w:color="auto" w:fill="E0E0E0"/>
            <w:vAlign w:val="bottom"/>
          </w:tcPr>
          <w:p w14:paraId="1C854C78"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lastRenderedPageBreak/>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40D348D2"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Artsfordeling</w:t>
            </w:r>
            <w:r>
              <w:rPr>
                <w:rFonts w:ascii="Trebuchet MS" w:hAnsi="Trebuchet MS" w:cs="Trebuchet MS"/>
                <w:bCs/>
                <w:kern w:val="32"/>
                <w:sz w:val="18"/>
                <w:szCs w:val="18"/>
              </w:rPr>
              <w:t xml:space="preserve">, </w:t>
            </w:r>
            <w:r w:rsidRPr="00492FFE">
              <w:rPr>
                <w:rFonts w:ascii="Trebuchet MS" w:hAnsi="Trebuchet MS" w:cs="Trebuchet MS"/>
                <w:bCs/>
                <w:kern w:val="32"/>
                <w:sz w:val="18"/>
                <w:szCs w:val="18"/>
              </w:rPr>
              <w:t>Levesteder og biotoper</w:t>
            </w:r>
          </w:p>
        </w:tc>
      </w:tr>
      <w:tr w:rsidR="00CB4BEB" w:rsidRPr="0051728E" w14:paraId="646F9952" w14:textId="77777777" w:rsidTr="003C0924">
        <w:trPr>
          <w:trHeight w:hRule="exact" w:val="255"/>
        </w:trPr>
        <w:tc>
          <w:tcPr>
            <w:tcW w:w="2235" w:type="dxa"/>
            <w:shd w:val="clear" w:color="auto" w:fill="E0E0E0"/>
            <w:vAlign w:val="bottom"/>
          </w:tcPr>
          <w:p w14:paraId="2A545F4A" w14:textId="77777777" w:rsidR="00CB4BEB" w:rsidRPr="00492FFE" w:rsidRDefault="00CB4BEB" w:rsidP="003C0924">
            <w:pPr>
              <w:rPr>
                <w:rFonts w:ascii="Trebuchet MS" w:hAnsi="Trebuchet MS" w:cs="Trebuchet MS"/>
                <w:sz w:val="18"/>
                <w:szCs w:val="18"/>
              </w:rPr>
            </w:pPr>
            <w:proofErr w:type="spellStart"/>
            <w:r w:rsidRPr="00E45822">
              <w:rPr>
                <w:rFonts w:ascii="Trebuchet MS" w:hAnsi="Trebuchet MS" w:cs="Trebuchet MS"/>
                <w:sz w:val="18"/>
                <w:szCs w:val="18"/>
              </w:rPr>
              <w:t>Noegle</w:t>
            </w:r>
            <w:r w:rsidRPr="00492FFE">
              <w:rPr>
                <w:rFonts w:ascii="Trebuchet MS" w:hAnsi="Trebuchet MS" w:cs="Trebuchet MS"/>
                <w:sz w:val="18"/>
                <w:szCs w:val="18"/>
              </w:rPr>
              <w:t>_ord</w:t>
            </w:r>
            <w:proofErr w:type="spellEnd"/>
          </w:p>
        </w:tc>
        <w:tc>
          <w:tcPr>
            <w:tcW w:w="11340" w:type="dxa"/>
            <w:shd w:val="clear" w:color="auto" w:fill="FFFFFF"/>
            <w:vAlign w:val="bottom"/>
          </w:tcPr>
          <w:p w14:paraId="01D85CDF"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Planteart, Biotop, Mose</w:t>
            </w:r>
          </w:p>
        </w:tc>
      </w:tr>
      <w:tr w:rsidR="00CB4BEB" w:rsidRPr="0051728E" w14:paraId="020C187E" w14:textId="77777777" w:rsidTr="003C0924">
        <w:trPr>
          <w:trHeight w:hRule="exact" w:val="255"/>
        </w:trPr>
        <w:tc>
          <w:tcPr>
            <w:tcW w:w="2235" w:type="dxa"/>
            <w:shd w:val="clear" w:color="auto" w:fill="E0E0E0"/>
            <w:vAlign w:val="bottom"/>
          </w:tcPr>
          <w:p w14:paraId="2859D57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195F8F60"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4F1D1A52" w14:textId="77777777" w:rsidTr="003C0924">
        <w:trPr>
          <w:trHeight w:hRule="exact" w:val="255"/>
        </w:trPr>
        <w:tc>
          <w:tcPr>
            <w:tcW w:w="2235" w:type="dxa"/>
            <w:shd w:val="clear" w:color="auto" w:fill="E0E0E0"/>
            <w:vAlign w:val="bottom"/>
          </w:tcPr>
          <w:p w14:paraId="2514393F"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13E4E475" w14:textId="77777777" w:rsidR="00CB4BEB" w:rsidRPr="00FE3FC3" w:rsidRDefault="00CB4BEB" w:rsidP="003C0924">
            <w:pPr>
              <w:rPr>
                <w:rFonts w:ascii="Trebuchet MS" w:hAnsi="Trebuchet MS" w:cs="Trebuchet MS"/>
                <w:sz w:val="18"/>
                <w:szCs w:val="18"/>
              </w:rPr>
            </w:pPr>
          </w:p>
        </w:tc>
      </w:tr>
      <w:tr w:rsidR="00CB4BEB" w:rsidRPr="009F0C83" w14:paraId="4D3EDF7C" w14:textId="77777777" w:rsidTr="003C0924">
        <w:trPr>
          <w:trHeight w:hRule="exact" w:val="255"/>
        </w:trPr>
        <w:tc>
          <w:tcPr>
            <w:tcW w:w="2235" w:type="dxa"/>
            <w:shd w:val="clear" w:color="auto" w:fill="E0E0E0"/>
            <w:vAlign w:val="bottom"/>
          </w:tcPr>
          <w:p w14:paraId="2A879003" w14:textId="77777777" w:rsidR="00CB4BEB" w:rsidRPr="006801BD" w:rsidRDefault="00CB4BEB" w:rsidP="003C0924">
            <w:pPr>
              <w:rPr>
                <w:rFonts w:ascii="Trebuchet MS" w:hAnsi="Trebuchet MS" w:cs="Trebuchet MS"/>
                <w:sz w:val="18"/>
                <w:szCs w:val="18"/>
              </w:rPr>
            </w:pPr>
            <w:proofErr w:type="spellStart"/>
            <w:r w:rsidRPr="006801BD">
              <w:rPr>
                <w:rFonts w:ascii="Trebuchet MS" w:hAnsi="Trebuchet MS" w:cs="Trebuchet MS"/>
                <w:sz w:val="18"/>
                <w:szCs w:val="18"/>
              </w:rPr>
              <w:t>KLE_koder</w:t>
            </w:r>
            <w:proofErr w:type="spellEnd"/>
          </w:p>
        </w:tc>
        <w:tc>
          <w:tcPr>
            <w:tcW w:w="11340" w:type="dxa"/>
            <w:shd w:val="clear" w:color="auto" w:fill="FFFFFF"/>
            <w:vAlign w:val="bottom"/>
          </w:tcPr>
          <w:p w14:paraId="2DAC7CDC" w14:textId="77777777" w:rsidR="00CB4BEB" w:rsidRPr="006801BD" w:rsidRDefault="00CB4BEB" w:rsidP="003C0924">
            <w:pPr>
              <w:rPr>
                <w:rFonts w:ascii="Trebuchet MS" w:hAnsi="Trebuchet MS" w:cs="Trebuchet MS"/>
                <w:sz w:val="18"/>
                <w:szCs w:val="18"/>
              </w:rPr>
            </w:pPr>
            <w:r w:rsidRPr="00DF11C9">
              <w:rPr>
                <w:rFonts w:ascii="Trebuchet MS" w:hAnsi="Trebuchet MS" w:cs="Trebuchet MS"/>
                <w:sz w:val="18"/>
                <w:szCs w:val="18"/>
              </w:rPr>
              <w:t>01.05.08</w:t>
            </w:r>
          </w:p>
        </w:tc>
      </w:tr>
    </w:tbl>
    <w:p w14:paraId="0010708B" w14:textId="77777777" w:rsidR="00CB4BEB" w:rsidRPr="00A32757" w:rsidRDefault="00CB4BEB" w:rsidP="00DF11C9">
      <w:pPr>
        <w:pStyle w:val="Overskrift4"/>
      </w:pPr>
      <w:r>
        <w:t>5.2.6.2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01"/>
        <w:gridCol w:w="8425"/>
      </w:tblGrid>
      <w:tr w:rsidR="00CB4BEB" w:rsidRPr="0051728E" w14:paraId="76343709" w14:textId="77777777" w:rsidTr="003C0924">
        <w:trPr>
          <w:trHeight w:hRule="exact" w:val="255"/>
        </w:trPr>
        <w:tc>
          <w:tcPr>
            <w:tcW w:w="5070" w:type="dxa"/>
            <w:shd w:val="clear" w:color="auto" w:fill="D9D9D9"/>
            <w:vAlign w:val="center"/>
          </w:tcPr>
          <w:p w14:paraId="11BA257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8582" w:type="dxa"/>
            <w:shd w:val="clear" w:color="auto" w:fill="D9D9D9"/>
            <w:vAlign w:val="center"/>
          </w:tcPr>
          <w:p w14:paraId="2D3C1D1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4EF852DB" w14:textId="77777777" w:rsidTr="003C0924">
        <w:trPr>
          <w:trHeight w:hRule="exact" w:val="510"/>
        </w:trPr>
        <w:tc>
          <w:tcPr>
            <w:tcW w:w="5070" w:type="dxa"/>
            <w:shd w:val="clear" w:color="auto" w:fill="E0E0E0"/>
            <w:vAlign w:val="center"/>
          </w:tcPr>
          <w:p w14:paraId="4C3059CB"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8582" w:type="dxa"/>
            <w:shd w:val="clear" w:color="auto" w:fill="FFFFFF"/>
            <w:vAlign w:val="center"/>
          </w:tcPr>
          <w:p w14:paraId="75F18E9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Kræver normalt feltbesøg med tilhørende skema udfyldelse. Kan evt. snappe til brugsgrænser m.v. fra </w:t>
            </w:r>
            <w:proofErr w:type="spellStart"/>
            <w:r w:rsidRPr="00F375B2">
              <w:rPr>
                <w:rFonts w:ascii="Trebuchet MS" w:hAnsi="Trebuchet MS" w:cs="Trebuchet MS"/>
                <w:sz w:val="18"/>
                <w:szCs w:val="18"/>
              </w:rPr>
              <w:t>GeoDanmark</w:t>
            </w:r>
            <w:proofErr w:type="spellEnd"/>
            <w:r>
              <w:rPr>
                <w:rFonts w:ascii="Trebuchet MS" w:hAnsi="Trebuchet MS" w:cs="Trebuchet MS"/>
                <w:sz w:val="18"/>
                <w:szCs w:val="18"/>
              </w:rPr>
              <w:t xml:space="preserve">. Ellers benytte </w:t>
            </w:r>
            <w:proofErr w:type="spellStart"/>
            <w:r>
              <w:rPr>
                <w:rFonts w:ascii="Trebuchet MS" w:hAnsi="Trebuchet MS" w:cs="Trebuchet MS"/>
                <w:sz w:val="18"/>
                <w:szCs w:val="18"/>
              </w:rPr>
              <w:t>ortofoto</w:t>
            </w:r>
            <w:proofErr w:type="spellEnd"/>
            <w:r>
              <w:rPr>
                <w:rFonts w:ascii="Trebuchet MS" w:hAnsi="Trebuchet MS" w:cs="Trebuchet MS"/>
                <w:sz w:val="18"/>
                <w:szCs w:val="18"/>
              </w:rPr>
              <w:t xml:space="preserve"> eller GPS.</w:t>
            </w:r>
          </w:p>
        </w:tc>
      </w:tr>
      <w:tr w:rsidR="00CB4BEB" w:rsidRPr="0051728E" w14:paraId="058C15E8" w14:textId="77777777" w:rsidTr="003C0924">
        <w:trPr>
          <w:trHeight w:hRule="exact" w:val="255"/>
        </w:trPr>
        <w:tc>
          <w:tcPr>
            <w:tcW w:w="5070" w:type="dxa"/>
            <w:shd w:val="clear" w:color="auto" w:fill="E0E0E0"/>
            <w:vAlign w:val="center"/>
          </w:tcPr>
          <w:p w14:paraId="278F7C4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8582" w:type="dxa"/>
            <w:shd w:val="clear" w:color="auto" w:fill="FFFFFF"/>
            <w:vAlign w:val="center"/>
          </w:tcPr>
          <w:p w14:paraId="46A00FD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ekstremrig- og ekstremfattigkær.</w:t>
            </w:r>
          </w:p>
        </w:tc>
      </w:tr>
      <w:tr w:rsidR="00CB4BEB" w:rsidRPr="0051728E" w14:paraId="0D7697D5" w14:textId="77777777" w:rsidTr="003C0924">
        <w:trPr>
          <w:trHeight w:hRule="exact" w:val="255"/>
        </w:trPr>
        <w:tc>
          <w:tcPr>
            <w:tcW w:w="5070" w:type="dxa"/>
            <w:shd w:val="clear" w:color="auto" w:fill="E0E0E0"/>
            <w:vAlign w:val="center"/>
          </w:tcPr>
          <w:p w14:paraId="6A31093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8582" w:type="dxa"/>
            <w:shd w:val="clear" w:color="auto" w:fill="FFFFFF"/>
            <w:vAlign w:val="center"/>
          </w:tcPr>
          <w:p w14:paraId="763C96EA" w14:textId="77777777" w:rsidR="00CB4BEB" w:rsidRPr="00024C60" w:rsidRDefault="00CB4BEB" w:rsidP="003C0924">
            <w:pPr>
              <w:rPr>
                <w:rFonts w:ascii="Trebuchet MS" w:hAnsi="Trebuchet MS" w:cs="Trebuchet MS"/>
                <w:sz w:val="18"/>
                <w:szCs w:val="18"/>
              </w:rPr>
            </w:pPr>
          </w:p>
        </w:tc>
      </w:tr>
      <w:tr w:rsidR="00CB4BEB" w:rsidRPr="0051728E" w14:paraId="22B712C2" w14:textId="77777777" w:rsidTr="003C0924">
        <w:trPr>
          <w:trHeight w:hRule="exact" w:val="255"/>
        </w:trPr>
        <w:tc>
          <w:tcPr>
            <w:tcW w:w="5070" w:type="dxa"/>
            <w:shd w:val="clear" w:color="auto" w:fill="E0E0E0"/>
            <w:vAlign w:val="center"/>
          </w:tcPr>
          <w:p w14:paraId="19AB6D9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8582" w:type="dxa"/>
            <w:shd w:val="clear" w:color="auto" w:fill="FFFFFF"/>
            <w:vAlign w:val="center"/>
          </w:tcPr>
          <w:p w14:paraId="60972D70" w14:textId="77777777" w:rsidR="00CB4BEB" w:rsidRPr="00024C60" w:rsidRDefault="00CB4BEB" w:rsidP="003C0924">
            <w:pPr>
              <w:rPr>
                <w:rFonts w:ascii="Trebuchet MS" w:hAnsi="Trebuchet MS" w:cs="Trebuchet MS"/>
                <w:sz w:val="18"/>
                <w:szCs w:val="18"/>
              </w:rPr>
            </w:pPr>
          </w:p>
        </w:tc>
      </w:tr>
      <w:tr w:rsidR="00CB4BEB" w:rsidRPr="0051728E" w14:paraId="1AEFBC19" w14:textId="77777777" w:rsidTr="003C0924">
        <w:trPr>
          <w:trHeight w:hRule="exact" w:val="255"/>
        </w:trPr>
        <w:tc>
          <w:tcPr>
            <w:tcW w:w="5070" w:type="dxa"/>
            <w:shd w:val="clear" w:color="auto" w:fill="E0E0E0"/>
            <w:vAlign w:val="center"/>
          </w:tcPr>
          <w:p w14:paraId="6457539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8582" w:type="dxa"/>
            <w:shd w:val="clear" w:color="auto" w:fill="FFFFFF"/>
            <w:vAlign w:val="center"/>
          </w:tcPr>
          <w:p w14:paraId="052FEEFB" w14:textId="77777777" w:rsidR="00CB4BEB" w:rsidRPr="00024C60" w:rsidRDefault="00CB4BEB" w:rsidP="003C0924">
            <w:pPr>
              <w:rPr>
                <w:rFonts w:ascii="Trebuchet MS" w:hAnsi="Trebuchet MS" w:cs="Trebuchet MS"/>
                <w:sz w:val="18"/>
                <w:szCs w:val="18"/>
              </w:rPr>
            </w:pPr>
          </w:p>
        </w:tc>
      </w:tr>
      <w:tr w:rsidR="00CB4BEB" w:rsidRPr="0051728E" w14:paraId="0852F851" w14:textId="77777777" w:rsidTr="003C0924">
        <w:trPr>
          <w:trHeight w:hRule="exact" w:val="255"/>
        </w:trPr>
        <w:tc>
          <w:tcPr>
            <w:tcW w:w="5070" w:type="dxa"/>
            <w:shd w:val="clear" w:color="auto" w:fill="E0E0E0"/>
            <w:vAlign w:val="center"/>
          </w:tcPr>
          <w:p w14:paraId="7A0FC54C"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Geometrisk konsistens med objekter i andre datasæt</w:t>
            </w:r>
          </w:p>
        </w:tc>
        <w:tc>
          <w:tcPr>
            <w:tcW w:w="8582" w:type="dxa"/>
            <w:shd w:val="clear" w:color="auto" w:fill="FFFFFF"/>
            <w:vAlign w:val="center"/>
          </w:tcPr>
          <w:p w14:paraId="4A10F9FB"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Placeres centralt i §3-laget</w:t>
            </w:r>
          </w:p>
        </w:tc>
      </w:tr>
    </w:tbl>
    <w:p w14:paraId="720CDEA4" w14:textId="77777777" w:rsidR="00CB4BEB" w:rsidRPr="00A32757" w:rsidRDefault="00CB4BEB" w:rsidP="00DF11C9">
      <w:pPr>
        <w:pStyle w:val="Overskrift4"/>
      </w:pPr>
      <w:r>
        <w:t>5.2.6.3 Kodelister</w:t>
      </w:r>
    </w:p>
    <w:p w14:paraId="72C621A7" w14:textId="77777777" w:rsidR="00CB4BEB" w:rsidRPr="00DF11C9" w:rsidRDefault="00CB4BEB" w:rsidP="00CB4BEB">
      <w:pPr>
        <w:autoSpaceDE w:val="0"/>
        <w:autoSpaceDN w:val="0"/>
        <w:adjustRightInd w:val="0"/>
        <w:rPr>
          <w:rFonts w:ascii="Trebuchet MS" w:hAnsi="Trebuchet MS" w:cs="Trebuchet MS"/>
          <w:sz w:val="19"/>
          <w:szCs w:val="19"/>
        </w:rPr>
      </w:pPr>
      <w:r w:rsidRPr="00DF11C9">
        <w:rPr>
          <w:rFonts w:ascii="Trebuchet MS" w:hAnsi="Trebuchet MS" w:cs="Trebuchet MS"/>
          <w:sz w:val="19"/>
          <w:szCs w:val="19"/>
        </w:rPr>
        <w:t>Kodelisterne fungerer som oversættelser mellem anvendte kodeværdier og de matchende forklarende tekster.</w:t>
      </w:r>
    </w:p>
    <w:p w14:paraId="3605E90C" w14:textId="77777777" w:rsidR="00CB4BEB" w:rsidRPr="00A32757" w:rsidRDefault="00CB4BEB" w:rsidP="00DF11C9">
      <w:pPr>
        <w:pStyle w:val="Overskrift4"/>
      </w:pPr>
      <w:r>
        <w:t>5.2.6.3</w:t>
      </w:r>
      <w:r w:rsidRPr="00A32757">
        <w:t>.</w:t>
      </w:r>
      <w:r>
        <w:t>1</w:t>
      </w:r>
      <w:r w:rsidRPr="00A32757">
        <w:t xml:space="preserve"> </w:t>
      </w:r>
      <w:r>
        <w:t xml:space="preserve">  5105 </w:t>
      </w:r>
      <w:proofErr w:type="spellStart"/>
      <w:r>
        <w:t>Kaer_type</w:t>
      </w:r>
      <w:proofErr w:type="spellEnd"/>
      <w:r w:rsidRPr="00CC386E">
        <w:rPr>
          <w:rStyle w:val="TypografiOverskrift4BrugerdefineretfarveRGB0Tegn"/>
        </w:rPr>
        <w:t xml:space="preserve"> </w:t>
      </w:r>
      <w:r>
        <w:t>(</w:t>
      </w:r>
      <w:r w:rsidRPr="004D056C">
        <w:t>d_5105_kaer_type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09"/>
        <w:gridCol w:w="1701"/>
        <w:gridCol w:w="1418"/>
        <w:gridCol w:w="8647"/>
      </w:tblGrid>
      <w:tr w:rsidR="00CB4BEB" w:rsidRPr="0051728E" w14:paraId="53F69551" w14:textId="77777777" w:rsidTr="003C0924">
        <w:trPr>
          <w:trHeight w:hRule="exact" w:val="255"/>
        </w:trPr>
        <w:tc>
          <w:tcPr>
            <w:tcW w:w="1809" w:type="dxa"/>
            <w:tcBorders>
              <w:bottom w:val="single" w:sz="4" w:space="0" w:color="auto"/>
            </w:tcBorders>
            <w:shd w:val="clear" w:color="auto" w:fill="D9D9D9"/>
            <w:vAlign w:val="center"/>
          </w:tcPr>
          <w:p w14:paraId="1BCA420F" w14:textId="77777777" w:rsidR="00CB4BEB" w:rsidRPr="0051728E" w:rsidRDefault="00CB4BEB" w:rsidP="003C0924">
            <w:pPr>
              <w:rPr>
                <w:rFonts w:ascii="Trebuchet MS" w:hAnsi="Trebuchet MS" w:cs="Trebuchet MS"/>
                <w:b/>
                <w:bCs/>
                <w:sz w:val="18"/>
                <w:szCs w:val="18"/>
              </w:rPr>
            </w:pPr>
            <w:proofErr w:type="spellStart"/>
            <w:r>
              <w:rPr>
                <w:rFonts w:ascii="Trebuchet MS" w:hAnsi="Trebuchet MS" w:cs="Trebuchet MS"/>
                <w:b/>
                <w:bCs/>
                <w:sz w:val="18"/>
                <w:szCs w:val="18"/>
              </w:rPr>
              <w:t>kaer_type_kode</w:t>
            </w:r>
            <w:proofErr w:type="spellEnd"/>
          </w:p>
        </w:tc>
        <w:tc>
          <w:tcPr>
            <w:tcW w:w="1701" w:type="dxa"/>
            <w:tcBorders>
              <w:bottom w:val="single" w:sz="4" w:space="0" w:color="auto"/>
            </w:tcBorders>
            <w:shd w:val="clear" w:color="auto" w:fill="D9D9D9"/>
            <w:vAlign w:val="center"/>
          </w:tcPr>
          <w:p w14:paraId="395504FA" w14:textId="77777777" w:rsidR="00CB4BEB" w:rsidRPr="0051728E" w:rsidRDefault="00CB4BEB" w:rsidP="003C0924">
            <w:pPr>
              <w:rPr>
                <w:rFonts w:ascii="Trebuchet MS" w:hAnsi="Trebuchet MS" w:cs="Trebuchet MS"/>
                <w:bCs/>
                <w:sz w:val="18"/>
                <w:szCs w:val="18"/>
              </w:rPr>
            </w:pPr>
            <w:proofErr w:type="spellStart"/>
            <w:r>
              <w:rPr>
                <w:rFonts w:ascii="Trebuchet MS" w:hAnsi="Trebuchet MS" w:cs="Trebuchet MS"/>
                <w:b/>
                <w:bCs/>
                <w:sz w:val="18"/>
                <w:szCs w:val="18"/>
              </w:rPr>
              <w:t>kaer_type</w:t>
            </w:r>
            <w:proofErr w:type="spellEnd"/>
          </w:p>
        </w:tc>
        <w:tc>
          <w:tcPr>
            <w:tcW w:w="1418" w:type="dxa"/>
            <w:tcBorders>
              <w:bottom w:val="single" w:sz="4" w:space="0" w:color="auto"/>
            </w:tcBorders>
            <w:shd w:val="clear" w:color="auto" w:fill="D9D9D9"/>
            <w:vAlign w:val="bottom"/>
          </w:tcPr>
          <w:p w14:paraId="0DACC842"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647" w:type="dxa"/>
            <w:tcBorders>
              <w:bottom w:val="single" w:sz="4" w:space="0" w:color="auto"/>
            </w:tcBorders>
            <w:shd w:val="clear" w:color="auto" w:fill="D9D9D9"/>
            <w:vAlign w:val="bottom"/>
          </w:tcPr>
          <w:p w14:paraId="388B52DC"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EA663B" w14:paraId="423CE294" w14:textId="77777777" w:rsidTr="003C0924">
        <w:tc>
          <w:tcPr>
            <w:tcW w:w="1809" w:type="dxa"/>
            <w:tcBorders>
              <w:top w:val="single" w:sz="4" w:space="0" w:color="auto"/>
              <w:left w:val="single" w:sz="4" w:space="0" w:color="auto"/>
              <w:bottom w:val="single" w:sz="4" w:space="0" w:color="auto"/>
              <w:right w:val="single" w:sz="4" w:space="0" w:color="auto"/>
            </w:tcBorders>
            <w:shd w:val="clear" w:color="auto" w:fill="D9D9D9"/>
            <w:vAlign w:val="center"/>
          </w:tcPr>
          <w:p w14:paraId="35CB24A2" w14:textId="77777777" w:rsidR="00CB4BEB" w:rsidRPr="00EA663B" w:rsidRDefault="00CB4BEB" w:rsidP="003C0924">
            <w:pPr>
              <w:jc w:val="center"/>
              <w:rPr>
                <w:rFonts w:ascii="Trebuchet MS" w:hAnsi="Trebuchet MS"/>
                <w:sz w:val="18"/>
                <w:szCs w:val="18"/>
              </w:rPr>
            </w:pPr>
            <w:r w:rsidRPr="00EA663B">
              <w:rPr>
                <w:rFonts w:ascii="Trebuchet MS" w:hAnsi="Trebuchet MS"/>
                <w:sz w:val="18"/>
                <w:szCs w:val="18"/>
              </w:rPr>
              <w:t>1</w:t>
            </w:r>
          </w:p>
        </w:tc>
        <w:tc>
          <w:tcPr>
            <w:tcW w:w="1701" w:type="dxa"/>
            <w:tcBorders>
              <w:top w:val="single" w:sz="4" w:space="0" w:color="auto"/>
              <w:left w:val="single" w:sz="4" w:space="0" w:color="auto"/>
              <w:bottom w:val="single" w:sz="4" w:space="0" w:color="auto"/>
            </w:tcBorders>
            <w:shd w:val="clear" w:color="auto" w:fill="FFFFFF"/>
            <w:vAlign w:val="center"/>
          </w:tcPr>
          <w:p w14:paraId="4D493D62" w14:textId="77777777" w:rsidR="00CB4BEB" w:rsidRPr="00EA663B" w:rsidRDefault="00CB4BEB" w:rsidP="003C0924">
            <w:pPr>
              <w:rPr>
                <w:rFonts w:ascii="Trebuchet MS" w:hAnsi="Trebuchet MS"/>
                <w:sz w:val="18"/>
                <w:szCs w:val="18"/>
              </w:rPr>
            </w:pPr>
            <w:proofErr w:type="spellStart"/>
            <w:r w:rsidRPr="00EA663B">
              <w:rPr>
                <w:rFonts w:ascii="Trebuchet MS" w:hAnsi="Trebuchet MS"/>
                <w:sz w:val="18"/>
                <w:szCs w:val="18"/>
              </w:rPr>
              <w:t>Ekstremrigkær</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0DC4ACF9"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647" w:type="dxa"/>
            <w:tcBorders>
              <w:top w:val="single" w:sz="4" w:space="0" w:color="auto"/>
              <w:left w:val="single" w:sz="4" w:space="0" w:color="auto"/>
              <w:bottom w:val="single" w:sz="4" w:space="0" w:color="auto"/>
            </w:tcBorders>
            <w:shd w:val="clear" w:color="auto" w:fill="FFFFFF"/>
          </w:tcPr>
          <w:p w14:paraId="4D2C942A" w14:textId="77777777" w:rsidR="00CB4BEB" w:rsidRPr="00EA663B" w:rsidRDefault="00CB4BEB" w:rsidP="003C0924">
            <w:pPr>
              <w:rPr>
                <w:rFonts w:ascii="Trebuchet MS" w:hAnsi="Trebuchet MS" w:cs="Trebuchet MS"/>
                <w:sz w:val="18"/>
                <w:szCs w:val="18"/>
              </w:rPr>
            </w:pPr>
            <w:proofErr w:type="spellStart"/>
            <w:r w:rsidRPr="00EA663B">
              <w:rPr>
                <w:rFonts w:ascii="Trebuchet MS" w:hAnsi="Trebuchet MS"/>
                <w:sz w:val="18"/>
                <w:szCs w:val="18"/>
              </w:rPr>
              <w:t>Ekstremrigkær</w:t>
            </w:r>
            <w:proofErr w:type="spellEnd"/>
            <w:r w:rsidRPr="00EA663B">
              <w:rPr>
                <w:rFonts w:ascii="Trebuchet MS" w:hAnsi="Trebuchet MS"/>
                <w:sz w:val="18"/>
                <w:szCs w:val="18"/>
              </w:rPr>
              <w:t xml:space="preserve"> er moser. De er den danske vegetationstype, der kan indeholde flest plantearter. Udviklet bl.a. på kalkholdige moræneaflejringer med et meget højt næringsstof indhold. </w:t>
            </w:r>
            <w:proofErr w:type="gramStart"/>
            <w:r w:rsidRPr="00EA663B">
              <w:rPr>
                <w:rFonts w:ascii="Trebuchet MS" w:hAnsi="Trebuchet MS" w:cs="Trebuchet MS"/>
                <w:sz w:val="18"/>
                <w:szCs w:val="18"/>
              </w:rPr>
              <w:t>Artsrig</w:t>
            </w:r>
            <w:proofErr w:type="gramEnd"/>
            <w:r w:rsidRPr="00EA663B">
              <w:rPr>
                <w:rFonts w:ascii="Trebuchet MS" w:hAnsi="Trebuchet MS" w:cs="Trebuchet MS"/>
                <w:sz w:val="18"/>
                <w:szCs w:val="18"/>
              </w:rPr>
              <w:t xml:space="preserve"> moser og enge med konstant vandmættet jordbund på særligt kalkrig bund, således at den særlige </w:t>
            </w:r>
            <w:proofErr w:type="spellStart"/>
            <w:r w:rsidRPr="00EA663B">
              <w:rPr>
                <w:rFonts w:ascii="Trebuchet MS" w:hAnsi="Trebuchet MS" w:cs="Trebuchet MS"/>
                <w:sz w:val="18"/>
                <w:szCs w:val="18"/>
              </w:rPr>
              <w:t>rigkærsvegetation</w:t>
            </w:r>
            <w:proofErr w:type="spellEnd"/>
            <w:r w:rsidRPr="00EA663B">
              <w:rPr>
                <w:rFonts w:ascii="Trebuchet MS" w:hAnsi="Trebuchet MS" w:cs="Trebuchet MS"/>
                <w:sz w:val="18"/>
                <w:szCs w:val="18"/>
              </w:rPr>
              <w:t xml:space="preserve"> opstår. Med græsning eller slåning er vegetationen åben og </w:t>
            </w:r>
            <w:proofErr w:type="spellStart"/>
            <w:r w:rsidRPr="00EA663B">
              <w:rPr>
                <w:rFonts w:ascii="Trebuchet MS" w:hAnsi="Trebuchet MS" w:cs="Trebuchet MS"/>
                <w:sz w:val="18"/>
                <w:szCs w:val="18"/>
              </w:rPr>
              <w:t>lavtvoksende</w:t>
            </w:r>
            <w:proofErr w:type="spellEnd"/>
            <w:r w:rsidRPr="00EA663B">
              <w:rPr>
                <w:rFonts w:ascii="Trebuchet MS" w:hAnsi="Trebuchet MS" w:cs="Trebuchet MS"/>
                <w:sz w:val="18"/>
                <w:szCs w:val="18"/>
              </w:rPr>
              <w:t xml:space="preserve"> som regel med mange små </w:t>
            </w:r>
            <w:proofErr w:type="spellStart"/>
            <w:r w:rsidRPr="00EA663B">
              <w:rPr>
                <w:rFonts w:ascii="Trebuchet MS" w:hAnsi="Trebuchet MS" w:cs="Trebuchet MS"/>
                <w:sz w:val="18"/>
                <w:szCs w:val="18"/>
              </w:rPr>
              <w:t>starer</w:t>
            </w:r>
            <w:proofErr w:type="spellEnd"/>
            <w:r w:rsidRPr="00EA663B">
              <w:rPr>
                <w:rFonts w:ascii="Trebuchet MS" w:hAnsi="Trebuchet MS" w:cs="Trebuchet MS"/>
                <w:sz w:val="18"/>
                <w:szCs w:val="18"/>
              </w:rPr>
              <w:t xml:space="preserve"> og mosser. Uden græsning eller slåning udvikles mere højtvoksende og tilgroede typer, som efterhånden ændres til krat eller sumpskov. </w:t>
            </w:r>
            <w:proofErr w:type="spellStart"/>
            <w:r w:rsidRPr="00EA663B">
              <w:rPr>
                <w:rFonts w:ascii="Trebuchet MS" w:hAnsi="Trebuchet MS"/>
                <w:sz w:val="18"/>
                <w:szCs w:val="18"/>
              </w:rPr>
              <w:t>Ekstremrigkær</w:t>
            </w:r>
            <w:proofErr w:type="spellEnd"/>
            <w:r w:rsidRPr="00EA663B">
              <w:rPr>
                <w:rFonts w:ascii="Trebuchet MS" w:hAnsi="Trebuchet MS"/>
                <w:sz w:val="18"/>
                <w:szCs w:val="18"/>
              </w:rPr>
              <w:t xml:space="preserve"> adskiller sig fra </w:t>
            </w:r>
            <w:proofErr w:type="spellStart"/>
            <w:r w:rsidRPr="00EA663B">
              <w:rPr>
                <w:rFonts w:ascii="Trebuchet MS" w:hAnsi="Trebuchet MS"/>
                <w:sz w:val="18"/>
                <w:szCs w:val="18"/>
              </w:rPr>
              <w:t>rigkær</w:t>
            </w:r>
            <w:proofErr w:type="spellEnd"/>
            <w:r w:rsidRPr="00EA663B">
              <w:rPr>
                <w:rFonts w:ascii="Trebuchet MS" w:hAnsi="Trebuchet MS"/>
                <w:sz w:val="18"/>
                <w:szCs w:val="18"/>
              </w:rPr>
              <w:t xml:space="preserve"> ved forekomst af særlige plantearter som: </w:t>
            </w:r>
            <w:proofErr w:type="spellStart"/>
            <w:r w:rsidRPr="00EA663B">
              <w:rPr>
                <w:rFonts w:ascii="Trebuchet MS" w:hAnsi="Trebuchet MS"/>
                <w:sz w:val="18"/>
                <w:szCs w:val="18"/>
              </w:rPr>
              <w:t>Butblomstret</w:t>
            </w:r>
            <w:proofErr w:type="spellEnd"/>
            <w:r w:rsidRPr="00EA663B">
              <w:rPr>
                <w:rFonts w:ascii="Trebuchet MS" w:hAnsi="Trebuchet MS"/>
                <w:sz w:val="18"/>
                <w:szCs w:val="18"/>
              </w:rPr>
              <w:t xml:space="preserve"> siv</w:t>
            </w:r>
          </w:p>
        </w:tc>
      </w:tr>
      <w:tr w:rsidR="00CB4BEB" w:rsidRPr="00EA663B" w14:paraId="182B604B" w14:textId="77777777" w:rsidTr="003C0924">
        <w:tc>
          <w:tcPr>
            <w:tcW w:w="1809" w:type="dxa"/>
            <w:tcBorders>
              <w:top w:val="single" w:sz="4" w:space="0" w:color="auto"/>
              <w:left w:val="single" w:sz="4" w:space="0" w:color="auto"/>
              <w:bottom w:val="single" w:sz="4" w:space="0" w:color="auto"/>
              <w:right w:val="single" w:sz="4" w:space="0" w:color="auto"/>
            </w:tcBorders>
            <w:shd w:val="clear" w:color="auto" w:fill="D9D9D9"/>
            <w:vAlign w:val="center"/>
          </w:tcPr>
          <w:p w14:paraId="34CD2102" w14:textId="77777777" w:rsidR="00CB4BEB" w:rsidRPr="00EA663B" w:rsidRDefault="00CB4BEB" w:rsidP="003C0924">
            <w:pPr>
              <w:jc w:val="center"/>
              <w:rPr>
                <w:rFonts w:ascii="Trebuchet MS" w:hAnsi="Trebuchet MS"/>
                <w:sz w:val="18"/>
                <w:szCs w:val="18"/>
              </w:rPr>
            </w:pPr>
            <w:r w:rsidRPr="00EA663B">
              <w:rPr>
                <w:rFonts w:ascii="Trebuchet MS" w:hAnsi="Trebuchet MS"/>
                <w:sz w:val="18"/>
                <w:szCs w:val="18"/>
              </w:rPr>
              <w:t>2</w:t>
            </w:r>
          </w:p>
        </w:tc>
        <w:tc>
          <w:tcPr>
            <w:tcW w:w="1701" w:type="dxa"/>
            <w:tcBorders>
              <w:top w:val="single" w:sz="4" w:space="0" w:color="auto"/>
              <w:left w:val="single" w:sz="4" w:space="0" w:color="auto"/>
              <w:bottom w:val="single" w:sz="4" w:space="0" w:color="auto"/>
            </w:tcBorders>
            <w:shd w:val="clear" w:color="auto" w:fill="FFFFFF"/>
            <w:vAlign w:val="center"/>
          </w:tcPr>
          <w:p w14:paraId="3C780A04" w14:textId="77777777" w:rsidR="00CB4BEB" w:rsidRPr="00EA663B" w:rsidRDefault="00CB4BEB" w:rsidP="003C0924">
            <w:pPr>
              <w:rPr>
                <w:rFonts w:ascii="Trebuchet MS" w:hAnsi="Trebuchet MS"/>
                <w:sz w:val="18"/>
                <w:szCs w:val="18"/>
              </w:rPr>
            </w:pPr>
            <w:r w:rsidRPr="00EA663B">
              <w:rPr>
                <w:rFonts w:ascii="Trebuchet MS" w:hAnsi="Trebuchet MS"/>
                <w:sz w:val="18"/>
                <w:szCs w:val="18"/>
              </w:rPr>
              <w:t>Ekstremfattigkær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4250F7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tcPr>
          <w:p w14:paraId="7CCE7A01" w14:textId="3BA6DD8A" w:rsidR="00CB4BEB" w:rsidRPr="00EA663B" w:rsidRDefault="00CB4BEB" w:rsidP="003C0924">
            <w:pPr>
              <w:rPr>
                <w:rFonts w:ascii="Trebuchet MS" w:hAnsi="Trebuchet MS" w:cs="Trebuchet MS"/>
                <w:sz w:val="18"/>
                <w:szCs w:val="18"/>
              </w:rPr>
            </w:pPr>
            <w:r w:rsidRPr="00EA663B">
              <w:rPr>
                <w:rFonts w:ascii="Trebuchet MS" w:hAnsi="Trebuchet MS" w:cs="Trebuchet MS"/>
                <w:sz w:val="18"/>
                <w:szCs w:val="18"/>
              </w:rPr>
              <w:t xml:space="preserve">Moser karakteriseret af en ret ensartet græsagtig vegetation domineret af halvgræsser med tæt bunddække af tørvemoser, som ofte danner en gyngende hængesæk, der komplet dækker det minerogene søvand. </w:t>
            </w:r>
            <w:r w:rsidRPr="00EA663B">
              <w:rPr>
                <w:rFonts w:ascii="Trebuchet MS" w:hAnsi="Trebuchet MS"/>
                <w:sz w:val="18"/>
                <w:szCs w:val="18"/>
              </w:rPr>
              <w:t>Fattigkær er fugtige, næringsfattige områder med sur bund. Jordbundsfo</w:t>
            </w:r>
            <w:r w:rsidR="00F375B2">
              <w:rPr>
                <w:rFonts w:ascii="Trebuchet MS" w:hAnsi="Trebuchet MS"/>
                <w:sz w:val="18"/>
                <w:szCs w:val="18"/>
              </w:rPr>
              <w:t>r</w:t>
            </w:r>
            <w:r w:rsidRPr="00EA663B">
              <w:rPr>
                <w:rFonts w:ascii="Trebuchet MS" w:hAnsi="Trebuchet MS"/>
                <w:sz w:val="18"/>
                <w:szCs w:val="18"/>
              </w:rPr>
              <w:t>holdene betinger, at fattigkærene også er artsfattige.</w:t>
            </w:r>
          </w:p>
        </w:tc>
      </w:tr>
    </w:tbl>
    <w:p w14:paraId="5319CE53" w14:textId="77777777" w:rsidR="00CB4BEB" w:rsidRDefault="00CB4BEB" w:rsidP="00CB4BEB">
      <w:pPr>
        <w:pStyle w:val="Overskrift2"/>
        <w:rPr>
          <w:kern w:val="32"/>
        </w:rPr>
      </w:pPr>
      <w:bookmarkStart w:id="1301" w:name="_Toc292713318"/>
      <w:bookmarkStart w:id="1302" w:name="_Toc292865283"/>
      <w:bookmarkStart w:id="1303" w:name="_Toc63351437"/>
      <w:bookmarkStart w:id="1304" w:name="_Toc122436095"/>
      <w:r w:rsidRPr="00066C65">
        <w:rPr>
          <w:kern w:val="32"/>
        </w:rPr>
        <w:lastRenderedPageBreak/>
        <w:t xml:space="preserve">5.2.7 </w:t>
      </w:r>
      <w:r>
        <w:rPr>
          <w:kern w:val="32"/>
        </w:rPr>
        <w:t>Naturpleje</w:t>
      </w:r>
      <w:r w:rsidRPr="00066C65">
        <w:rPr>
          <w:kern w:val="32"/>
        </w:rPr>
        <w:t xml:space="preserve"> (510</w:t>
      </w:r>
      <w:r>
        <w:rPr>
          <w:kern w:val="32"/>
        </w:rPr>
        <w:t>6</w:t>
      </w:r>
      <w:r w:rsidRPr="00066C65">
        <w:rPr>
          <w:kern w:val="32"/>
        </w:rPr>
        <w:t>)</w:t>
      </w:r>
      <w:bookmarkEnd w:id="1301"/>
      <w:bookmarkEnd w:id="1302"/>
      <w:bookmarkEnd w:id="1303"/>
      <w:bookmarkEnd w:id="1304"/>
      <w:r w:rsidRPr="00B92643">
        <w:rPr>
          <w:kern w:val="32"/>
        </w:rPr>
        <w:t xml:space="preserve"> </w:t>
      </w:r>
    </w:p>
    <w:tbl>
      <w:tblPr>
        <w:tblW w:w="148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96"/>
        <w:gridCol w:w="1276"/>
        <w:gridCol w:w="1839"/>
        <w:gridCol w:w="3264"/>
        <w:gridCol w:w="1276"/>
        <w:gridCol w:w="1417"/>
        <w:gridCol w:w="1418"/>
        <w:gridCol w:w="2693"/>
      </w:tblGrid>
      <w:tr w:rsidR="00CB4BEB" w:rsidRPr="0051728E" w14:paraId="54815F2A" w14:textId="77777777" w:rsidTr="003C0924">
        <w:tc>
          <w:tcPr>
            <w:tcW w:w="1696" w:type="dxa"/>
            <w:tcBorders>
              <w:bottom w:val="single" w:sz="4" w:space="0" w:color="auto"/>
            </w:tcBorders>
            <w:shd w:val="clear" w:color="auto" w:fill="D9D9D9"/>
            <w:vAlign w:val="center"/>
          </w:tcPr>
          <w:p w14:paraId="200D1F05"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276" w:type="dxa"/>
            <w:tcBorders>
              <w:bottom w:val="single" w:sz="4" w:space="0" w:color="auto"/>
            </w:tcBorders>
            <w:shd w:val="clear" w:color="auto" w:fill="D9D9D9"/>
            <w:vAlign w:val="center"/>
          </w:tcPr>
          <w:p w14:paraId="326BC6A1"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5103" w:type="dxa"/>
            <w:gridSpan w:val="2"/>
            <w:tcBorders>
              <w:bottom w:val="single" w:sz="4" w:space="0" w:color="auto"/>
            </w:tcBorders>
            <w:shd w:val="clear" w:color="auto" w:fill="D9D9D9"/>
            <w:vAlign w:val="center"/>
          </w:tcPr>
          <w:p w14:paraId="6BAFD0B9"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76" w:type="dxa"/>
            <w:tcBorders>
              <w:bottom w:val="single" w:sz="4" w:space="0" w:color="auto"/>
            </w:tcBorders>
            <w:shd w:val="clear" w:color="auto" w:fill="D9D9D9"/>
            <w:vAlign w:val="center"/>
          </w:tcPr>
          <w:p w14:paraId="52E738ED"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417" w:type="dxa"/>
            <w:tcBorders>
              <w:bottom w:val="single" w:sz="4" w:space="0" w:color="auto"/>
            </w:tcBorders>
            <w:shd w:val="clear" w:color="auto" w:fill="D9D9D9"/>
            <w:vAlign w:val="center"/>
          </w:tcPr>
          <w:p w14:paraId="0B7FAF59"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18" w:type="dxa"/>
            <w:tcBorders>
              <w:bottom w:val="single" w:sz="4" w:space="0" w:color="auto"/>
            </w:tcBorders>
            <w:shd w:val="clear" w:color="auto" w:fill="D9D9D9"/>
            <w:vAlign w:val="center"/>
          </w:tcPr>
          <w:p w14:paraId="3C76953E"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2C482FE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693" w:type="dxa"/>
            <w:shd w:val="clear" w:color="auto" w:fill="D9D9D9"/>
            <w:vAlign w:val="center"/>
          </w:tcPr>
          <w:p w14:paraId="6863B77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1FCB2283"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D9D9D9"/>
            <w:vAlign w:val="bottom"/>
          </w:tcPr>
          <w:p w14:paraId="022CA46E" w14:textId="77777777" w:rsidR="00CB4BEB" w:rsidRPr="00CE1917" w:rsidRDefault="00CB4BEB" w:rsidP="003C0924">
            <w:pPr>
              <w:rPr>
                <w:rFonts w:ascii="Trebuchet MS" w:hAnsi="Trebuchet MS"/>
                <w:sz w:val="18"/>
                <w:szCs w:val="18"/>
              </w:rPr>
            </w:pPr>
            <w:proofErr w:type="spellStart"/>
            <w:r>
              <w:rPr>
                <w:rFonts w:ascii="Trebuchet MS" w:hAnsi="Trebuchet MS"/>
                <w:sz w:val="18"/>
                <w:szCs w:val="18"/>
              </w:rPr>
              <w:t>pleje_type_kode</w:t>
            </w:r>
            <w:proofErr w:type="spellEnd"/>
          </w:p>
        </w:tc>
        <w:tc>
          <w:tcPr>
            <w:tcW w:w="1276" w:type="dxa"/>
            <w:tcBorders>
              <w:top w:val="single" w:sz="4" w:space="0" w:color="auto"/>
              <w:left w:val="single" w:sz="4" w:space="0" w:color="auto"/>
              <w:bottom w:val="nil"/>
              <w:right w:val="single" w:sz="4" w:space="0" w:color="auto"/>
            </w:tcBorders>
            <w:vAlign w:val="bottom"/>
          </w:tcPr>
          <w:p w14:paraId="05ACBF18" w14:textId="77777777" w:rsidR="00CB4BEB" w:rsidRDefault="00CB4BEB" w:rsidP="003C0924">
            <w:pPr>
              <w:rPr>
                <w:rFonts w:ascii="Trebuchet MS" w:hAnsi="Trebuchet MS"/>
                <w:sz w:val="18"/>
                <w:szCs w:val="18"/>
              </w:rPr>
            </w:pPr>
            <w:proofErr w:type="spellStart"/>
            <w:r>
              <w:rPr>
                <w:rFonts w:ascii="Trebuchet MS" w:hAnsi="Trebuchet MS"/>
                <w:sz w:val="18"/>
                <w:szCs w:val="18"/>
              </w:rPr>
              <w:t>pleje_ty_k</w:t>
            </w:r>
            <w:proofErr w:type="spellEnd"/>
          </w:p>
        </w:tc>
        <w:tc>
          <w:tcPr>
            <w:tcW w:w="5103" w:type="dxa"/>
            <w:gridSpan w:val="2"/>
            <w:tcBorders>
              <w:top w:val="single" w:sz="4" w:space="0" w:color="auto"/>
              <w:left w:val="single" w:sz="4" w:space="0" w:color="auto"/>
              <w:bottom w:val="nil"/>
              <w:right w:val="single" w:sz="4" w:space="0" w:color="auto"/>
            </w:tcBorders>
            <w:shd w:val="clear" w:color="auto" w:fill="auto"/>
            <w:vAlign w:val="bottom"/>
          </w:tcPr>
          <w:p w14:paraId="4F2BB8DD" w14:textId="77777777" w:rsidR="00CB4BEB" w:rsidRPr="00CE1917" w:rsidRDefault="00CB4BEB" w:rsidP="003C0924">
            <w:pPr>
              <w:rPr>
                <w:rFonts w:ascii="Trebuchet MS" w:hAnsi="Trebuchet MS"/>
                <w:sz w:val="18"/>
                <w:szCs w:val="18"/>
              </w:rPr>
            </w:pPr>
            <w:r>
              <w:rPr>
                <w:rFonts w:ascii="Trebuchet MS" w:hAnsi="Trebuchet MS"/>
                <w:sz w:val="18"/>
                <w:szCs w:val="18"/>
              </w:rPr>
              <w:t>Kodetal for plejetype</w:t>
            </w:r>
          </w:p>
        </w:tc>
        <w:tc>
          <w:tcPr>
            <w:tcW w:w="1276" w:type="dxa"/>
            <w:tcBorders>
              <w:top w:val="single" w:sz="4" w:space="0" w:color="auto"/>
              <w:left w:val="single" w:sz="4" w:space="0" w:color="auto"/>
              <w:bottom w:val="nil"/>
              <w:right w:val="single" w:sz="4" w:space="0" w:color="auto"/>
            </w:tcBorders>
            <w:shd w:val="clear" w:color="auto" w:fill="auto"/>
            <w:vAlign w:val="bottom"/>
          </w:tcPr>
          <w:p w14:paraId="5B5FC925"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auto"/>
            <w:vAlign w:val="bottom"/>
          </w:tcPr>
          <w:p w14:paraId="04B47D51"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1-99</w:t>
            </w:r>
          </w:p>
        </w:tc>
        <w:tc>
          <w:tcPr>
            <w:tcW w:w="1418" w:type="dxa"/>
            <w:tcBorders>
              <w:top w:val="single" w:sz="4" w:space="0" w:color="auto"/>
              <w:left w:val="single" w:sz="4" w:space="0" w:color="auto"/>
              <w:bottom w:val="nil"/>
              <w:right w:val="single" w:sz="4" w:space="0" w:color="auto"/>
            </w:tcBorders>
            <w:shd w:val="clear" w:color="auto" w:fill="auto"/>
            <w:vAlign w:val="bottom"/>
          </w:tcPr>
          <w:p w14:paraId="1B383CFB"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693" w:type="dxa"/>
            <w:tcBorders>
              <w:top w:val="single" w:sz="4" w:space="0" w:color="auto"/>
              <w:left w:val="single" w:sz="4" w:space="0" w:color="auto"/>
              <w:bottom w:val="nil"/>
              <w:right w:val="single" w:sz="4" w:space="0" w:color="auto"/>
            </w:tcBorders>
            <w:shd w:val="clear" w:color="auto" w:fill="auto"/>
            <w:vAlign w:val="bottom"/>
          </w:tcPr>
          <w:p w14:paraId="578837A2"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8</w:t>
            </w:r>
          </w:p>
        </w:tc>
      </w:tr>
      <w:tr w:rsidR="00CB4BEB" w:rsidRPr="00CE1917" w14:paraId="0B519692"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9CCFF"/>
            <w:vAlign w:val="bottom"/>
          </w:tcPr>
          <w:p w14:paraId="4EF7BB34" w14:textId="77777777" w:rsidR="00CB4BEB" w:rsidRPr="00CE1917" w:rsidRDefault="00CB4BEB" w:rsidP="003C0924">
            <w:pPr>
              <w:rPr>
                <w:rFonts w:ascii="Trebuchet MS" w:hAnsi="Trebuchet MS"/>
                <w:sz w:val="18"/>
                <w:szCs w:val="18"/>
              </w:rPr>
            </w:pPr>
            <w:proofErr w:type="spellStart"/>
            <w:r w:rsidRPr="00CE1917">
              <w:rPr>
                <w:rFonts w:ascii="Trebuchet MS" w:hAnsi="Trebuchet MS"/>
                <w:sz w:val="18"/>
                <w:szCs w:val="18"/>
              </w:rPr>
              <w:t>pleje</w:t>
            </w:r>
            <w:r>
              <w:rPr>
                <w:rFonts w:ascii="Trebuchet MS" w:hAnsi="Trebuchet MS"/>
                <w:sz w:val="18"/>
                <w:szCs w:val="18"/>
              </w:rPr>
              <w:t>_</w:t>
            </w:r>
            <w:r w:rsidRPr="00CE1917">
              <w:rPr>
                <w:rFonts w:ascii="Trebuchet MS" w:hAnsi="Trebuchet MS"/>
                <w:sz w:val="18"/>
                <w:szCs w:val="18"/>
              </w:rPr>
              <w:t>type</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99CCFF"/>
            <w:vAlign w:val="bottom"/>
          </w:tcPr>
          <w:p w14:paraId="10D59BE6" w14:textId="77777777" w:rsidR="00CB4BEB" w:rsidRDefault="00CB4BEB" w:rsidP="003C0924">
            <w:pPr>
              <w:rPr>
                <w:rFonts w:ascii="Trebuchet MS" w:hAnsi="Trebuchet MS"/>
                <w:sz w:val="18"/>
                <w:szCs w:val="18"/>
              </w:rPr>
            </w:pPr>
            <w:proofErr w:type="spellStart"/>
            <w:r w:rsidRPr="00CE1917">
              <w:rPr>
                <w:rFonts w:ascii="Trebuchet MS" w:hAnsi="Trebuchet MS"/>
                <w:sz w:val="18"/>
                <w:szCs w:val="18"/>
              </w:rPr>
              <w:t>pleje</w:t>
            </w:r>
            <w:r>
              <w:rPr>
                <w:rFonts w:ascii="Trebuchet MS" w:hAnsi="Trebuchet MS"/>
                <w:sz w:val="18"/>
                <w:szCs w:val="18"/>
              </w:rPr>
              <w:t>_ty</w:t>
            </w:r>
            <w:proofErr w:type="spellEnd"/>
          </w:p>
        </w:tc>
        <w:tc>
          <w:tcPr>
            <w:tcW w:w="5103"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6DCA9082" w14:textId="77777777" w:rsidR="00CB4BEB" w:rsidRPr="00CE1917" w:rsidRDefault="00CB4BEB" w:rsidP="003C0924">
            <w:pPr>
              <w:rPr>
                <w:rFonts w:ascii="Trebuchet MS" w:hAnsi="Trebuchet MS"/>
                <w:sz w:val="18"/>
                <w:szCs w:val="18"/>
              </w:rPr>
            </w:pPr>
            <w:r>
              <w:rPr>
                <w:rFonts w:ascii="Trebuchet MS" w:hAnsi="Trebuchet MS"/>
                <w:sz w:val="18"/>
                <w:szCs w:val="18"/>
              </w:rPr>
              <w:t>Typen af naturpleje</w:t>
            </w:r>
          </w:p>
        </w:tc>
        <w:tc>
          <w:tcPr>
            <w:tcW w:w="1276" w:type="dxa"/>
            <w:tcBorders>
              <w:top w:val="single" w:sz="4" w:space="0" w:color="auto"/>
              <w:left w:val="single" w:sz="4" w:space="0" w:color="auto"/>
              <w:bottom w:val="single" w:sz="4" w:space="0" w:color="auto"/>
              <w:right w:val="single" w:sz="4" w:space="0" w:color="auto"/>
            </w:tcBorders>
            <w:shd w:val="clear" w:color="auto" w:fill="99CCFF"/>
            <w:vAlign w:val="bottom"/>
          </w:tcPr>
          <w:p w14:paraId="0F16AFC9" w14:textId="77777777" w:rsidR="00CB4BEB" w:rsidRPr="00CE1917" w:rsidRDefault="00CB4BEB" w:rsidP="003C0924">
            <w:pPr>
              <w:rPr>
                <w:rFonts w:ascii="Trebuchet MS" w:hAnsi="Trebuchet MS" w:cs="Trebuchet MS"/>
                <w:sz w:val="18"/>
                <w:szCs w:val="18"/>
              </w:rPr>
            </w:pPr>
            <w:r w:rsidRPr="00CE1917">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9CCFF"/>
            <w:vAlign w:val="bottom"/>
          </w:tcPr>
          <w:p w14:paraId="74625C80"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0-50</w:t>
            </w:r>
            <w:r w:rsidRPr="00CE1917">
              <w:rPr>
                <w:rFonts w:ascii="Trebuchet MS" w:hAnsi="Trebuchet MS" w:cs="Trebuchet MS"/>
                <w:sz w:val="18"/>
                <w:szCs w:val="18"/>
              </w:rPr>
              <w:t xml:space="preserve"> tegn</w:t>
            </w:r>
          </w:p>
        </w:tc>
        <w:tc>
          <w:tcPr>
            <w:tcW w:w="1418" w:type="dxa"/>
            <w:tcBorders>
              <w:top w:val="single" w:sz="4" w:space="0" w:color="auto"/>
              <w:left w:val="single" w:sz="4" w:space="0" w:color="auto"/>
              <w:bottom w:val="single" w:sz="4" w:space="0" w:color="auto"/>
              <w:right w:val="single" w:sz="4" w:space="0" w:color="auto"/>
            </w:tcBorders>
            <w:shd w:val="clear" w:color="auto" w:fill="99CCFF"/>
            <w:vAlign w:val="bottom"/>
          </w:tcPr>
          <w:p w14:paraId="7C839A53"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693" w:type="dxa"/>
            <w:tcBorders>
              <w:top w:val="single" w:sz="4" w:space="0" w:color="auto"/>
              <w:left w:val="single" w:sz="4" w:space="0" w:color="auto"/>
              <w:bottom w:val="single" w:sz="4" w:space="0" w:color="auto"/>
              <w:right w:val="single" w:sz="4" w:space="0" w:color="auto"/>
            </w:tcBorders>
            <w:shd w:val="clear" w:color="auto" w:fill="99CCFF"/>
            <w:vAlign w:val="bottom"/>
          </w:tcPr>
          <w:p w14:paraId="5FC45DDB" w14:textId="77777777" w:rsidR="00CB4BEB" w:rsidRPr="00BF52F8" w:rsidRDefault="00CB4BEB" w:rsidP="003C0924">
            <w:pPr>
              <w:rPr>
                <w:rFonts w:ascii="Trebuchet MS" w:hAnsi="Trebuchet MS" w:cs="Trebuchet MS"/>
                <w:sz w:val="18"/>
                <w:szCs w:val="18"/>
              </w:rPr>
            </w:pPr>
            <w:r w:rsidRPr="00BF52F8">
              <w:rPr>
                <w:rFonts w:ascii="Trebuchet MS" w:hAnsi="Trebuchet MS" w:cs="Trebuchet MS"/>
                <w:sz w:val="18"/>
                <w:szCs w:val="18"/>
              </w:rPr>
              <w:t>Nedskæring af vedplanter</w:t>
            </w:r>
          </w:p>
        </w:tc>
      </w:tr>
      <w:tr w:rsidR="00CB4BEB" w:rsidRPr="00EC31B1" w14:paraId="7D6A5C61"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E0E0E0"/>
            <w:vAlign w:val="bottom"/>
          </w:tcPr>
          <w:p w14:paraId="540A03C1" w14:textId="77777777" w:rsidR="00CB4BEB" w:rsidRPr="00F375B2" w:rsidRDefault="00CB4BEB" w:rsidP="003C0924">
            <w:pPr>
              <w:rPr>
                <w:rFonts w:ascii="Trebuchet MS" w:hAnsi="Trebuchet MS"/>
                <w:sz w:val="18"/>
                <w:szCs w:val="18"/>
              </w:rPr>
            </w:pPr>
            <w:proofErr w:type="spellStart"/>
            <w:r w:rsidRPr="00F375B2">
              <w:rPr>
                <w:rFonts w:ascii="Trebuchet MS" w:hAnsi="Trebuchet MS"/>
                <w:sz w:val="18"/>
                <w:szCs w:val="18"/>
              </w:rPr>
              <w:t>pleje_type_label</w:t>
            </w:r>
            <w:proofErr w:type="spellEnd"/>
          </w:p>
        </w:tc>
        <w:tc>
          <w:tcPr>
            <w:tcW w:w="1276" w:type="dxa"/>
            <w:tcBorders>
              <w:top w:val="single" w:sz="4" w:space="0" w:color="auto"/>
              <w:left w:val="single" w:sz="4" w:space="0" w:color="auto"/>
              <w:bottom w:val="single" w:sz="4" w:space="0" w:color="auto"/>
              <w:right w:val="single" w:sz="4" w:space="0" w:color="auto"/>
            </w:tcBorders>
            <w:vAlign w:val="bottom"/>
          </w:tcPr>
          <w:p w14:paraId="1F3EDD1B" w14:textId="77777777" w:rsidR="00CB4BEB" w:rsidRPr="00F375B2" w:rsidRDefault="00CB4BEB" w:rsidP="003C0924">
            <w:pPr>
              <w:rPr>
                <w:rFonts w:ascii="Trebuchet MS" w:hAnsi="Trebuchet MS"/>
                <w:sz w:val="18"/>
                <w:szCs w:val="18"/>
              </w:rPr>
            </w:pPr>
            <w:proofErr w:type="spellStart"/>
            <w:r w:rsidRPr="00F375B2">
              <w:rPr>
                <w:rFonts w:ascii="Trebuchet MS" w:hAnsi="Trebuchet MS"/>
                <w:sz w:val="18"/>
                <w:szCs w:val="18"/>
              </w:rPr>
              <w:t>pleje_ty_l</w:t>
            </w:r>
            <w:proofErr w:type="spellEnd"/>
          </w:p>
        </w:tc>
        <w:tc>
          <w:tcPr>
            <w:tcW w:w="5103"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49B50E0E" w14:textId="77777777" w:rsidR="00CB4BEB" w:rsidRPr="00F375B2" w:rsidRDefault="00CB4BEB" w:rsidP="003C0924">
            <w:pPr>
              <w:rPr>
                <w:rFonts w:ascii="Trebuchet MS" w:hAnsi="Trebuchet MS"/>
                <w:sz w:val="18"/>
                <w:szCs w:val="18"/>
              </w:rPr>
            </w:pPr>
            <w:r w:rsidRPr="00F375B2">
              <w:rPr>
                <w:rFonts w:ascii="Trebuchet MS" w:hAnsi="Trebuchet MS"/>
                <w:sz w:val="18"/>
                <w:szCs w:val="18"/>
              </w:rPr>
              <w:t>Forkortet navn af naturpleje</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41E9003C" w14:textId="77777777" w:rsidR="00CB4BEB" w:rsidRPr="00F375B2" w:rsidRDefault="00CB4BEB" w:rsidP="003C0924">
            <w:pPr>
              <w:rPr>
                <w:rFonts w:ascii="Trebuchet MS" w:hAnsi="Trebuchet MS"/>
                <w:sz w:val="18"/>
                <w:szCs w:val="18"/>
              </w:rPr>
            </w:pPr>
            <w:r w:rsidRPr="00F375B2">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22BACCC6" w14:textId="77777777" w:rsidR="00CB4BEB" w:rsidRPr="00F375B2" w:rsidRDefault="00CB4BEB" w:rsidP="003C0924">
            <w:pPr>
              <w:rPr>
                <w:rFonts w:ascii="Trebuchet MS" w:hAnsi="Trebuchet MS"/>
                <w:sz w:val="18"/>
                <w:szCs w:val="18"/>
              </w:rPr>
            </w:pPr>
            <w:r w:rsidRPr="00F375B2">
              <w:rPr>
                <w:rFonts w:ascii="Trebuchet MS" w:hAnsi="Trebuchet MS"/>
                <w:sz w:val="18"/>
                <w:szCs w:val="18"/>
              </w:rPr>
              <w:t>0-4 tegn</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734E8CA3" w14:textId="77777777" w:rsidR="00CB4BEB" w:rsidRPr="00F375B2" w:rsidRDefault="00CB4BEB" w:rsidP="003C0924">
            <w:pPr>
              <w:jc w:val="center"/>
              <w:rPr>
                <w:rFonts w:ascii="Trebuchet MS" w:hAnsi="Trebuchet MS"/>
                <w:sz w:val="18"/>
                <w:szCs w:val="18"/>
              </w:rPr>
            </w:pPr>
            <w:r w:rsidRPr="00F375B2">
              <w:rPr>
                <w:rFonts w:ascii="Trebuchet MS" w:hAnsi="Trebuchet MS"/>
                <w:sz w:val="18"/>
                <w:szCs w:val="18"/>
              </w:rPr>
              <w:t>S</w:t>
            </w:r>
          </w:p>
        </w:tc>
        <w:tc>
          <w:tcPr>
            <w:tcW w:w="2693" w:type="dxa"/>
            <w:tcBorders>
              <w:top w:val="single" w:sz="4" w:space="0" w:color="auto"/>
              <w:left w:val="single" w:sz="4" w:space="0" w:color="auto"/>
              <w:bottom w:val="single" w:sz="4" w:space="0" w:color="auto"/>
              <w:right w:val="single" w:sz="4" w:space="0" w:color="auto"/>
            </w:tcBorders>
            <w:shd w:val="clear" w:color="auto" w:fill="auto"/>
            <w:vAlign w:val="bottom"/>
          </w:tcPr>
          <w:p w14:paraId="277638B6" w14:textId="77777777" w:rsidR="00CB4BEB" w:rsidRPr="00F375B2" w:rsidRDefault="00CB4BEB" w:rsidP="003C0924">
            <w:pPr>
              <w:rPr>
                <w:rFonts w:ascii="Trebuchet MS" w:hAnsi="Trebuchet MS"/>
                <w:sz w:val="18"/>
                <w:szCs w:val="18"/>
              </w:rPr>
            </w:pPr>
            <w:r w:rsidRPr="00F375B2">
              <w:rPr>
                <w:rFonts w:ascii="Trebuchet MS" w:hAnsi="Trebuchet MS"/>
                <w:sz w:val="18"/>
                <w:szCs w:val="18"/>
              </w:rPr>
              <w:t>NP04</w:t>
            </w:r>
          </w:p>
        </w:tc>
      </w:tr>
      <w:tr w:rsidR="00CB4BEB" w:rsidRPr="00CE1917" w14:paraId="3B695B1F"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E0E0E0"/>
            <w:vAlign w:val="bottom"/>
          </w:tcPr>
          <w:p w14:paraId="7466F344" w14:textId="77777777" w:rsidR="00CB4BEB" w:rsidRPr="00CE1917" w:rsidRDefault="00CB4BEB" w:rsidP="003C0924">
            <w:pPr>
              <w:rPr>
                <w:rFonts w:ascii="Trebuchet MS" w:hAnsi="Trebuchet MS"/>
                <w:sz w:val="18"/>
                <w:szCs w:val="18"/>
              </w:rPr>
            </w:pPr>
            <w:proofErr w:type="spellStart"/>
            <w:r w:rsidRPr="00CE1917">
              <w:rPr>
                <w:rFonts w:ascii="Trebuchet MS" w:hAnsi="Trebuchet MS"/>
                <w:sz w:val="18"/>
                <w:szCs w:val="18"/>
              </w:rPr>
              <w:t>omr</w:t>
            </w:r>
            <w:r>
              <w:rPr>
                <w:rFonts w:ascii="Trebuchet MS" w:hAnsi="Trebuchet MS"/>
                <w:sz w:val="18"/>
                <w:szCs w:val="18"/>
              </w:rPr>
              <w:t>_</w:t>
            </w:r>
            <w:r w:rsidRPr="00CE1917">
              <w:rPr>
                <w:rFonts w:ascii="Trebuchet MS" w:hAnsi="Trebuchet MS"/>
                <w:sz w:val="18"/>
                <w:szCs w:val="18"/>
              </w:rPr>
              <w:t>nr</w:t>
            </w:r>
            <w:proofErr w:type="spellEnd"/>
          </w:p>
        </w:tc>
        <w:tc>
          <w:tcPr>
            <w:tcW w:w="1276" w:type="dxa"/>
            <w:tcBorders>
              <w:top w:val="single" w:sz="4" w:space="0" w:color="auto"/>
              <w:left w:val="single" w:sz="4" w:space="0" w:color="auto"/>
              <w:bottom w:val="single" w:sz="4" w:space="0" w:color="auto"/>
              <w:right w:val="single" w:sz="4" w:space="0" w:color="auto"/>
            </w:tcBorders>
            <w:vAlign w:val="bottom"/>
          </w:tcPr>
          <w:p w14:paraId="2C8F65A0" w14:textId="77777777" w:rsidR="00CB4BEB" w:rsidRPr="00C43406" w:rsidRDefault="00CB4BEB" w:rsidP="003C0924">
            <w:pPr>
              <w:rPr>
                <w:rFonts w:ascii="Trebuchet MS" w:hAnsi="Trebuchet MS"/>
                <w:sz w:val="18"/>
                <w:szCs w:val="18"/>
              </w:rPr>
            </w:pPr>
            <w:proofErr w:type="spellStart"/>
            <w:r w:rsidRPr="00CE1917">
              <w:rPr>
                <w:rFonts w:ascii="Trebuchet MS" w:hAnsi="Trebuchet MS"/>
                <w:sz w:val="18"/>
                <w:szCs w:val="18"/>
              </w:rPr>
              <w:t>omr</w:t>
            </w:r>
            <w:r>
              <w:rPr>
                <w:rFonts w:ascii="Trebuchet MS" w:hAnsi="Trebuchet MS"/>
                <w:sz w:val="18"/>
                <w:szCs w:val="18"/>
              </w:rPr>
              <w:t>_</w:t>
            </w:r>
            <w:r w:rsidRPr="00CE1917">
              <w:rPr>
                <w:rFonts w:ascii="Trebuchet MS" w:hAnsi="Trebuchet MS"/>
                <w:sz w:val="18"/>
                <w:szCs w:val="18"/>
              </w:rPr>
              <w:t>nr</w:t>
            </w:r>
            <w:proofErr w:type="spellEnd"/>
          </w:p>
        </w:tc>
        <w:tc>
          <w:tcPr>
            <w:tcW w:w="5103"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143A7096"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Nummer på naturplejeområde</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20FDEC95" w14:textId="77777777" w:rsidR="00CB4BEB" w:rsidRPr="00F375B2" w:rsidRDefault="00CB4BEB" w:rsidP="003C0924">
            <w:pPr>
              <w:rPr>
                <w:rFonts w:ascii="Trebuchet MS" w:hAnsi="Trebuchet MS"/>
                <w:sz w:val="18"/>
                <w:szCs w:val="18"/>
              </w:rPr>
            </w:pPr>
            <w:r w:rsidRPr="00F375B2">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4869CB8C" w14:textId="77777777" w:rsidR="00CB4BEB" w:rsidRPr="00F375B2" w:rsidRDefault="00CB4BEB" w:rsidP="003C0924">
            <w:pPr>
              <w:rPr>
                <w:rFonts w:ascii="Trebuchet MS" w:hAnsi="Trebuchet MS"/>
                <w:sz w:val="18"/>
                <w:szCs w:val="18"/>
              </w:rPr>
            </w:pPr>
            <w:r w:rsidRPr="00F375B2">
              <w:rPr>
                <w:rFonts w:ascii="Trebuchet MS" w:hAnsi="Trebuchet MS"/>
                <w:sz w:val="18"/>
                <w:szCs w:val="18"/>
              </w:rPr>
              <w:t>1-99999</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1DB29546" w14:textId="77777777" w:rsidR="00CB4BEB" w:rsidRPr="00F375B2" w:rsidRDefault="00CB4BEB" w:rsidP="003C0924">
            <w:pPr>
              <w:jc w:val="center"/>
              <w:rPr>
                <w:rFonts w:ascii="Trebuchet MS" w:hAnsi="Trebuchet MS"/>
                <w:sz w:val="18"/>
                <w:szCs w:val="18"/>
              </w:rPr>
            </w:pPr>
            <w:r w:rsidRPr="00F375B2">
              <w:rPr>
                <w:rFonts w:ascii="Trebuchet MS" w:hAnsi="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auto"/>
            <w:vAlign w:val="bottom"/>
          </w:tcPr>
          <w:p w14:paraId="671568FB" w14:textId="77777777" w:rsidR="00CB4BEB" w:rsidRPr="00F375B2" w:rsidRDefault="00CB4BEB" w:rsidP="003C0924">
            <w:pPr>
              <w:rPr>
                <w:rFonts w:ascii="Trebuchet MS" w:hAnsi="Trebuchet MS"/>
                <w:sz w:val="18"/>
                <w:szCs w:val="18"/>
              </w:rPr>
            </w:pPr>
          </w:p>
        </w:tc>
      </w:tr>
      <w:tr w:rsidR="00CB4BEB" w:rsidRPr="00CE1917" w14:paraId="6B931562"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E0E0E0"/>
            <w:vAlign w:val="bottom"/>
          </w:tcPr>
          <w:p w14:paraId="53D98A5A" w14:textId="77777777" w:rsidR="00CB4BEB" w:rsidRPr="00CE1917" w:rsidRDefault="00CB4BEB" w:rsidP="003C0924">
            <w:pPr>
              <w:rPr>
                <w:rFonts w:ascii="Trebuchet MS" w:hAnsi="Trebuchet MS"/>
                <w:sz w:val="18"/>
                <w:szCs w:val="18"/>
              </w:rPr>
            </w:pPr>
            <w:proofErr w:type="spellStart"/>
            <w:r w:rsidRPr="00CE1917">
              <w:rPr>
                <w:rFonts w:ascii="Trebuchet MS" w:hAnsi="Trebuchet MS"/>
                <w:sz w:val="18"/>
                <w:szCs w:val="18"/>
              </w:rPr>
              <w:t>omr</w:t>
            </w:r>
            <w:r>
              <w:rPr>
                <w:rFonts w:ascii="Trebuchet MS" w:hAnsi="Trebuchet MS"/>
                <w:sz w:val="18"/>
                <w:szCs w:val="18"/>
              </w:rPr>
              <w:t>_navn</w:t>
            </w:r>
            <w:proofErr w:type="spellEnd"/>
          </w:p>
        </w:tc>
        <w:tc>
          <w:tcPr>
            <w:tcW w:w="1276" w:type="dxa"/>
            <w:tcBorders>
              <w:top w:val="single" w:sz="4" w:space="0" w:color="auto"/>
              <w:left w:val="single" w:sz="4" w:space="0" w:color="auto"/>
              <w:bottom w:val="single" w:sz="4" w:space="0" w:color="auto"/>
              <w:right w:val="single" w:sz="4" w:space="0" w:color="auto"/>
            </w:tcBorders>
            <w:vAlign w:val="bottom"/>
          </w:tcPr>
          <w:p w14:paraId="5B9D9395" w14:textId="77777777" w:rsidR="00CB4BEB" w:rsidRPr="00C43406" w:rsidRDefault="00CB4BEB" w:rsidP="003C0924">
            <w:pPr>
              <w:rPr>
                <w:rFonts w:ascii="Trebuchet MS" w:hAnsi="Trebuchet MS"/>
                <w:sz w:val="18"/>
                <w:szCs w:val="18"/>
              </w:rPr>
            </w:pPr>
            <w:proofErr w:type="spellStart"/>
            <w:r w:rsidRPr="00CE1917">
              <w:rPr>
                <w:rFonts w:ascii="Trebuchet MS" w:hAnsi="Trebuchet MS"/>
                <w:sz w:val="18"/>
                <w:szCs w:val="18"/>
              </w:rPr>
              <w:t>omr</w:t>
            </w:r>
            <w:r>
              <w:rPr>
                <w:rFonts w:ascii="Trebuchet MS" w:hAnsi="Trebuchet MS"/>
                <w:sz w:val="18"/>
                <w:szCs w:val="18"/>
              </w:rPr>
              <w:t>_navn</w:t>
            </w:r>
            <w:proofErr w:type="spellEnd"/>
          </w:p>
        </w:tc>
        <w:tc>
          <w:tcPr>
            <w:tcW w:w="5103"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4733A2C1"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Navn på naturplejeområde</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22F7A7F9"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1F3B77A"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0-128 tegn</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4DD289C1" w14:textId="77777777" w:rsidR="00CB4BEB" w:rsidRPr="00C97CC9" w:rsidRDefault="00CB4BEB" w:rsidP="003C0924">
            <w:pPr>
              <w:jc w:val="center"/>
              <w:rPr>
                <w:rFonts w:ascii="Trebuchet MS" w:hAnsi="Trebuchet MS" w:cs="Trebuchet MS"/>
                <w:sz w:val="18"/>
                <w:szCs w:val="18"/>
              </w:rPr>
            </w:pPr>
            <w:r w:rsidRPr="00C97CC9">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auto"/>
            <w:vAlign w:val="bottom"/>
          </w:tcPr>
          <w:p w14:paraId="20FB8110" w14:textId="77777777" w:rsidR="00CB4BEB" w:rsidRPr="00CE1917" w:rsidRDefault="00CB4BEB" w:rsidP="003C0924">
            <w:pPr>
              <w:rPr>
                <w:rFonts w:ascii="Trebuchet MS" w:hAnsi="Trebuchet MS" w:cs="Trebuchet MS"/>
                <w:sz w:val="18"/>
                <w:szCs w:val="18"/>
              </w:rPr>
            </w:pPr>
          </w:p>
        </w:tc>
      </w:tr>
      <w:tr w:rsidR="00CB4BEB" w:rsidRPr="00CE1917" w14:paraId="24B03F17"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D9D9D9"/>
            <w:vAlign w:val="bottom"/>
          </w:tcPr>
          <w:p w14:paraId="04A830E3" w14:textId="77777777" w:rsidR="00CB4BEB" w:rsidRPr="00CE1917" w:rsidRDefault="00CB4BEB" w:rsidP="003C0924">
            <w:pPr>
              <w:rPr>
                <w:rFonts w:ascii="Trebuchet MS" w:hAnsi="Trebuchet MS"/>
                <w:sz w:val="18"/>
                <w:szCs w:val="18"/>
              </w:rPr>
            </w:pPr>
            <w:proofErr w:type="spellStart"/>
            <w:r>
              <w:rPr>
                <w:rFonts w:ascii="Trebuchet MS" w:hAnsi="Trebuchet MS"/>
                <w:sz w:val="18"/>
                <w:szCs w:val="18"/>
              </w:rPr>
              <w:t>f</w:t>
            </w:r>
            <w:r w:rsidRPr="00CE1917">
              <w:rPr>
                <w:rFonts w:ascii="Trebuchet MS" w:hAnsi="Trebuchet MS"/>
                <w:sz w:val="18"/>
                <w:szCs w:val="18"/>
              </w:rPr>
              <w:t>ortidsmindenr</w:t>
            </w:r>
            <w:proofErr w:type="spellEnd"/>
          </w:p>
        </w:tc>
        <w:tc>
          <w:tcPr>
            <w:tcW w:w="1276" w:type="dxa"/>
            <w:tcBorders>
              <w:top w:val="single" w:sz="4" w:space="0" w:color="auto"/>
              <w:left w:val="single" w:sz="4" w:space="0" w:color="auto"/>
              <w:bottom w:val="nil"/>
              <w:right w:val="single" w:sz="4" w:space="0" w:color="auto"/>
            </w:tcBorders>
            <w:shd w:val="clear" w:color="auto" w:fill="FFFFFF"/>
            <w:vAlign w:val="bottom"/>
          </w:tcPr>
          <w:p w14:paraId="436837AD" w14:textId="77777777" w:rsidR="00CB4BEB" w:rsidRDefault="00CB4BEB" w:rsidP="003C0924">
            <w:pPr>
              <w:rPr>
                <w:rFonts w:ascii="Trebuchet MS" w:hAnsi="Trebuchet MS"/>
                <w:sz w:val="18"/>
                <w:szCs w:val="18"/>
              </w:rPr>
            </w:pPr>
            <w:proofErr w:type="spellStart"/>
            <w:r>
              <w:rPr>
                <w:rFonts w:ascii="Trebuchet MS" w:hAnsi="Trebuchet MS"/>
                <w:sz w:val="18"/>
                <w:szCs w:val="18"/>
              </w:rPr>
              <w:t>fortidsm</w:t>
            </w:r>
            <w:r w:rsidRPr="00CE1917">
              <w:rPr>
                <w:rFonts w:ascii="Trebuchet MS" w:hAnsi="Trebuchet MS"/>
                <w:sz w:val="18"/>
                <w:szCs w:val="18"/>
              </w:rPr>
              <w:t>nr</w:t>
            </w:r>
            <w:proofErr w:type="spellEnd"/>
          </w:p>
        </w:tc>
        <w:tc>
          <w:tcPr>
            <w:tcW w:w="5103" w:type="dxa"/>
            <w:gridSpan w:val="2"/>
            <w:tcBorders>
              <w:top w:val="single" w:sz="4" w:space="0" w:color="auto"/>
              <w:left w:val="single" w:sz="4" w:space="0" w:color="auto"/>
              <w:bottom w:val="nil"/>
              <w:right w:val="single" w:sz="4" w:space="0" w:color="auto"/>
            </w:tcBorders>
            <w:shd w:val="clear" w:color="auto" w:fill="FFFFFF"/>
            <w:vAlign w:val="bottom"/>
          </w:tcPr>
          <w:p w14:paraId="102CBF11" w14:textId="77777777" w:rsidR="00CB4BEB" w:rsidRPr="00CE1917" w:rsidRDefault="00CB4BEB" w:rsidP="003C0924">
            <w:pPr>
              <w:rPr>
                <w:rFonts w:ascii="Trebuchet MS" w:hAnsi="Trebuchet MS"/>
                <w:sz w:val="18"/>
                <w:szCs w:val="18"/>
              </w:rPr>
            </w:pPr>
            <w:r>
              <w:rPr>
                <w:rFonts w:ascii="Trebuchet MS" w:hAnsi="Trebuchet MS"/>
                <w:sz w:val="18"/>
                <w:szCs w:val="18"/>
              </w:rPr>
              <w:t>Kulturarvsstyrelsen entydige nr. på evt. fortidsminde</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1FAAB323"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72A715E3"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0-50 tegn</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0EFF8CF2"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3" w:type="dxa"/>
            <w:tcBorders>
              <w:top w:val="single" w:sz="4" w:space="0" w:color="auto"/>
              <w:left w:val="single" w:sz="4" w:space="0" w:color="auto"/>
              <w:bottom w:val="nil"/>
              <w:right w:val="single" w:sz="4" w:space="0" w:color="auto"/>
            </w:tcBorders>
            <w:shd w:val="clear" w:color="auto" w:fill="FFFFFF"/>
            <w:vAlign w:val="bottom"/>
          </w:tcPr>
          <w:p w14:paraId="7CCECD8B" w14:textId="77777777" w:rsidR="00CB4BEB" w:rsidRPr="00CE1917" w:rsidRDefault="00CB4BEB" w:rsidP="003C0924">
            <w:pPr>
              <w:rPr>
                <w:rFonts w:ascii="Trebuchet MS" w:hAnsi="Trebuchet MS" w:cs="Trebuchet MS"/>
                <w:sz w:val="18"/>
                <w:szCs w:val="18"/>
              </w:rPr>
            </w:pPr>
          </w:p>
        </w:tc>
      </w:tr>
      <w:tr w:rsidR="00CB4BEB" w:rsidRPr="00CE1917" w14:paraId="63F29F6C"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D9D9D9"/>
            <w:vAlign w:val="bottom"/>
          </w:tcPr>
          <w:p w14:paraId="187116EC" w14:textId="77777777" w:rsidR="00CB4BEB" w:rsidRPr="00CE1917" w:rsidRDefault="00CB4BEB" w:rsidP="003C0924">
            <w:pPr>
              <w:rPr>
                <w:rFonts w:ascii="Trebuchet MS" w:hAnsi="Trebuchet MS"/>
                <w:sz w:val="18"/>
                <w:szCs w:val="18"/>
              </w:rPr>
            </w:pPr>
            <w:proofErr w:type="spellStart"/>
            <w:r w:rsidRPr="00CE1917">
              <w:rPr>
                <w:rFonts w:ascii="Trebuchet MS" w:hAnsi="Trebuchet MS"/>
                <w:sz w:val="18"/>
                <w:szCs w:val="18"/>
              </w:rPr>
              <w:t>faciliteter_kode</w:t>
            </w:r>
            <w:proofErr w:type="spellEnd"/>
          </w:p>
        </w:tc>
        <w:tc>
          <w:tcPr>
            <w:tcW w:w="1276" w:type="dxa"/>
            <w:tcBorders>
              <w:top w:val="single" w:sz="4" w:space="0" w:color="auto"/>
              <w:left w:val="single" w:sz="4" w:space="0" w:color="auto"/>
              <w:bottom w:val="nil"/>
              <w:right w:val="single" w:sz="4" w:space="0" w:color="auto"/>
            </w:tcBorders>
            <w:shd w:val="clear" w:color="auto" w:fill="FFFFFF"/>
            <w:vAlign w:val="bottom"/>
          </w:tcPr>
          <w:p w14:paraId="45890CBD" w14:textId="77777777" w:rsidR="00CB4BEB" w:rsidRDefault="00CB4BEB" w:rsidP="003C0924">
            <w:pPr>
              <w:rPr>
                <w:rFonts w:ascii="Trebuchet MS" w:hAnsi="Trebuchet MS"/>
                <w:sz w:val="18"/>
                <w:szCs w:val="18"/>
              </w:rPr>
            </w:pPr>
            <w:proofErr w:type="spellStart"/>
            <w:r>
              <w:rPr>
                <w:rFonts w:ascii="Trebuchet MS" w:hAnsi="Trebuchet MS"/>
                <w:sz w:val="18"/>
                <w:szCs w:val="18"/>
              </w:rPr>
              <w:t>facilite_k</w:t>
            </w:r>
            <w:proofErr w:type="spellEnd"/>
          </w:p>
        </w:tc>
        <w:tc>
          <w:tcPr>
            <w:tcW w:w="5103" w:type="dxa"/>
            <w:gridSpan w:val="2"/>
            <w:tcBorders>
              <w:top w:val="single" w:sz="4" w:space="0" w:color="auto"/>
              <w:left w:val="single" w:sz="4" w:space="0" w:color="auto"/>
              <w:bottom w:val="nil"/>
              <w:right w:val="single" w:sz="4" w:space="0" w:color="auto"/>
            </w:tcBorders>
            <w:shd w:val="clear" w:color="auto" w:fill="FFFFFF"/>
            <w:vAlign w:val="bottom"/>
          </w:tcPr>
          <w:p w14:paraId="35BA808F" w14:textId="77777777" w:rsidR="00CB4BEB" w:rsidRPr="00CE1917" w:rsidRDefault="00CB4BEB" w:rsidP="003C0924">
            <w:pPr>
              <w:rPr>
                <w:rFonts w:ascii="Trebuchet MS" w:hAnsi="Trebuchet MS"/>
                <w:sz w:val="18"/>
                <w:szCs w:val="18"/>
              </w:rPr>
            </w:pPr>
            <w:r>
              <w:rPr>
                <w:rFonts w:ascii="Trebuchet MS" w:hAnsi="Trebuchet MS"/>
                <w:sz w:val="18"/>
                <w:szCs w:val="18"/>
              </w:rPr>
              <w:t>Kodetal for opstillende publikumsfaciliteter</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4EE2B5E1"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6A6860F6"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1-99</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415CB09B"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3" w:type="dxa"/>
            <w:tcBorders>
              <w:top w:val="single" w:sz="4" w:space="0" w:color="auto"/>
              <w:left w:val="single" w:sz="4" w:space="0" w:color="auto"/>
              <w:bottom w:val="nil"/>
              <w:right w:val="single" w:sz="4" w:space="0" w:color="auto"/>
            </w:tcBorders>
            <w:shd w:val="clear" w:color="auto" w:fill="FFFFFF"/>
            <w:vAlign w:val="bottom"/>
          </w:tcPr>
          <w:p w14:paraId="1BF01216"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3</w:t>
            </w:r>
          </w:p>
        </w:tc>
      </w:tr>
      <w:tr w:rsidR="00CB4BEB" w:rsidRPr="00CE1917" w14:paraId="3D55290B"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99CCFF"/>
            <w:vAlign w:val="bottom"/>
          </w:tcPr>
          <w:p w14:paraId="6DDACC5F" w14:textId="77777777" w:rsidR="00CB4BEB" w:rsidRPr="00CE1917" w:rsidRDefault="00CB4BEB" w:rsidP="003C0924">
            <w:pPr>
              <w:rPr>
                <w:rFonts w:ascii="Trebuchet MS" w:hAnsi="Trebuchet MS"/>
                <w:sz w:val="18"/>
                <w:szCs w:val="18"/>
              </w:rPr>
            </w:pPr>
            <w:r>
              <w:rPr>
                <w:rFonts w:ascii="Trebuchet MS" w:hAnsi="Trebuchet MS"/>
                <w:sz w:val="18"/>
                <w:szCs w:val="18"/>
              </w:rPr>
              <w:t>f</w:t>
            </w:r>
            <w:r w:rsidRPr="00CE1917">
              <w:rPr>
                <w:rFonts w:ascii="Trebuchet MS" w:hAnsi="Trebuchet MS"/>
                <w:sz w:val="18"/>
                <w:szCs w:val="18"/>
              </w:rPr>
              <w:t>aciliteter</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7DDF460E" w14:textId="77777777" w:rsidR="00CB4BEB" w:rsidRDefault="00CB4BEB" w:rsidP="003C0924">
            <w:pPr>
              <w:rPr>
                <w:rFonts w:ascii="Trebuchet MS" w:hAnsi="Trebuchet MS"/>
                <w:sz w:val="18"/>
                <w:szCs w:val="18"/>
              </w:rPr>
            </w:pPr>
            <w:proofErr w:type="spellStart"/>
            <w:r>
              <w:rPr>
                <w:rFonts w:ascii="Trebuchet MS" w:hAnsi="Trebuchet MS"/>
                <w:sz w:val="18"/>
                <w:szCs w:val="18"/>
              </w:rPr>
              <w:t>facilite</w:t>
            </w:r>
            <w:proofErr w:type="spellEnd"/>
          </w:p>
        </w:tc>
        <w:tc>
          <w:tcPr>
            <w:tcW w:w="5103" w:type="dxa"/>
            <w:gridSpan w:val="2"/>
            <w:tcBorders>
              <w:top w:val="single" w:sz="4" w:space="0" w:color="auto"/>
              <w:left w:val="single" w:sz="4" w:space="0" w:color="auto"/>
              <w:bottom w:val="nil"/>
              <w:right w:val="single" w:sz="4" w:space="0" w:color="auto"/>
            </w:tcBorders>
            <w:shd w:val="clear" w:color="auto" w:fill="99CCFF"/>
            <w:vAlign w:val="bottom"/>
          </w:tcPr>
          <w:p w14:paraId="798F7680" w14:textId="77777777" w:rsidR="00CB4BEB" w:rsidRPr="00CE1917" w:rsidRDefault="00CB4BEB" w:rsidP="003C0924">
            <w:pPr>
              <w:rPr>
                <w:rFonts w:ascii="Trebuchet MS" w:hAnsi="Trebuchet MS"/>
                <w:sz w:val="18"/>
                <w:szCs w:val="18"/>
              </w:rPr>
            </w:pPr>
            <w:r>
              <w:rPr>
                <w:rFonts w:ascii="Trebuchet MS" w:hAnsi="Trebuchet MS"/>
                <w:sz w:val="18"/>
                <w:szCs w:val="18"/>
              </w:rPr>
              <w:t>Opstillende publikumsfaciliteter i området</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0FC2109A"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2303A06A"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0-50 tegn</w:t>
            </w:r>
          </w:p>
        </w:tc>
        <w:tc>
          <w:tcPr>
            <w:tcW w:w="1418" w:type="dxa"/>
            <w:tcBorders>
              <w:top w:val="single" w:sz="4" w:space="0" w:color="auto"/>
              <w:left w:val="single" w:sz="4" w:space="0" w:color="auto"/>
              <w:bottom w:val="nil"/>
              <w:right w:val="single" w:sz="4" w:space="0" w:color="auto"/>
            </w:tcBorders>
            <w:shd w:val="clear" w:color="auto" w:fill="99CCFF"/>
            <w:vAlign w:val="bottom"/>
          </w:tcPr>
          <w:p w14:paraId="5D2DCC63"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693" w:type="dxa"/>
            <w:tcBorders>
              <w:top w:val="single" w:sz="4" w:space="0" w:color="auto"/>
              <w:left w:val="single" w:sz="4" w:space="0" w:color="auto"/>
              <w:bottom w:val="nil"/>
              <w:right w:val="single" w:sz="4" w:space="0" w:color="auto"/>
            </w:tcBorders>
            <w:shd w:val="clear" w:color="auto" w:fill="99CCFF"/>
            <w:vAlign w:val="bottom"/>
          </w:tcPr>
          <w:p w14:paraId="4106CF8D"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Legeplads</w:t>
            </w:r>
          </w:p>
        </w:tc>
      </w:tr>
      <w:tr w:rsidR="00CB4BEB" w:rsidRPr="00CE1917" w14:paraId="72BA1808"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D9D9D9"/>
            <w:vAlign w:val="bottom"/>
          </w:tcPr>
          <w:p w14:paraId="07145627" w14:textId="77777777" w:rsidR="00CB4BEB" w:rsidRPr="00CE1917" w:rsidRDefault="00CB4BEB" w:rsidP="003C0924">
            <w:pPr>
              <w:rPr>
                <w:rFonts w:ascii="Trebuchet MS" w:hAnsi="Trebuchet MS"/>
                <w:sz w:val="18"/>
                <w:szCs w:val="18"/>
              </w:rPr>
            </w:pPr>
            <w:proofErr w:type="spellStart"/>
            <w:r w:rsidRPr="00CE1917">
              <w:rPr>
                <w:rFonts w:ascii="Trebuchet MS" w:hAnsi="Trebuchet MS"/>
                <w:sz w:val="18"/>
                <w:szCs w:val="18"/>
              </w:rPr>
              <w:t>aftale</w:t>
            </w:r>
            <w:r>
              <w:rPr>
                <w:rFonts w:ascii="Trebuchet MS" w:hAnsi="Trebuchet MS"/>
                <w:sz w:val="18"/>
                <w:szCs w:val="18"/>
              </w:rPr>
              <w:t>_</w:t>
            </w:r>
            <w:r w:rsidRPr="00CE1917">
              <w:rPr>
                <w:rFonts w:ascii="Trebuchet MS" w:hAnsi="Trebuchet MS"/>
                <w:sz w:val="18"/>
                <w:szCs w:val="18"/>
              </w:rPr>
              <w:t>type</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3239D0C3" w14:textId="77777777" w:rsidR="00CB4BEB" w:rsidRDefault="00CB4BEB" w:rsidP="003C0924">
            <w:pPr>
              <w:rPr>
                <w:rFonts w:ascii="Trebuchet MS" w:hAnsi="Trebuchet MS"/>
                <w:sz w:val="18"/>
                <w:szCs w:val="18"/>
              </w:rPr>
            </w:pPr>
            <w:proofErr w:type="spellStart"/>
            <w:r w:rsidRPr="00CE1917">
              <w:rPr>
                <w:rFonts w:ascii="Trebuchet MS" w:hAnsi="Trebuchet MS"/>
                <w:sz w:val="18"/>
                <w:szCs w:val="18"/>
              </w:rPr>
              <w:t>aftale</w:t>
            </w:r>
            <w:r>
              <w:rPr>
                <w:rFonts w:ascii="Trebuchet MS" w:hAnsi="Trebuchet MS"/>
                <w:sz w:val="18"/>
                <w:szCs w:val="18"/>
              </w:rPr>
              <w:t>_ty</w:t>
            </w:r>
            <w:proofErr w:type="spellEnd"/>
          </w:p>
        </w:tc>
        <w:tc>
          <w:tcPr>
            <w:tcW w:w="5103"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6F0AA453" w14:textId="77777777" w:rsidR="00CB4BEB" w:rsidRPr="00CE1917" w:rsidRDefault="00CB4BEB" w:rsidP="003C0924">
            <w:pPr>
              <w:rPr>
                <w:rFonts w:ascii="Trebuchet MS" w:hAnsi="Trebuchet MS"/>
                <w:sz w:val="18"/>
                <w:szCs w:val="18"/>
              </w:rPr>
            </w:pPr>
            <w:r>
              <w:rPr>
                <w:rFonts w:ascii="Trebuchet MS" w:hAnsi="Trebuchet MS"/>
                <w:sz w:val="18"/>
                <w:szCs w:val="18"/>
              </w:rPr>
              <w:t>Kort gengivelse af aftale med lodsejere.</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064EFC0B"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1F27D717"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0-128 tegn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6733D75"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FFFFFF"/>
            <w:vAlign w:val="bottom"/>
          </w:tcPr>
          <w:p w14:paraId="1E09A2DF" w14:textId="77777777" w:rsidR="00CB4BEB" w:rsidRPr="00CE1917" w:rsidRDefault="00CB4BEB" w:rsidP="003C0924">
            <w:pPr>
              <w:rPr>
                <w:rFonts w:ascii="Trebuchet MS" w:hAnsi="Trebuchet MS" w:cs="Trebuchet MS"/>
                <w:sz w:val="18"/>
                <w:szCs w:val="18"/>
              </w:rPr>
            </w:pPr>
          </w:p>
        </w:tc>
      </w:tr>
      <w:tr w:rsidR="00CB4BEB" w:rsidRPr="00CE1917" w14:paraId="028BE62D" w14:textId="77777777" w:rsidTr="003C0924">
        <w:trPr>
          <w:trHeight w:hRule="exact" w:val="510"/>
        </w:trPr>
        <w:tc>
          <w:tcPr>
            <w:tcW w:w="1696" w:type="dxa"/>
            <w:tcBorders>
              <w:top w:val="single" w:sz="4" w:space="0" w:color="auto"/>
              <w:left w:val="single" w:sz="4" w:space="0" w:color="auto"/>
              <w:bottom w:val="single" w:sz="4" w:space="0" w:color="auto"/>
              <w:right w:val="single" w:sz="4" w:space="0" w:color="auto"/>
            </w:tcBorders>
            <w:shd w:val="clear" w:color="auto" w:fill="D9D9D9"/>
            <w:vAlign w:val="center"/>
          </w:tcPr>
          <w:p w14:paraId="6838CEA2" w14:textId="77777777" w:rsidR="00CB4BEB" w:rsidRPr="00CE1917" w:rsidRDefault="00CB4BEB" w:rsidP="003C0924">
            <w:pPr>
              <w:rPr>
                <w:rFonts w:ascii="Trebuchet MS" w:hAnsi="Trebuchet MS"/>
                <w:sz w:val="18"/>
                <w:szCs w:val="18"/>
              </w:rPr>
            </w:pPr>
            <w:proofErr w:type="spellStart"/>
            <w:r w:rsidRPr="00CE1917">
              <w:rPr>
                <w:rFonts w:ascii="Trebuchet MS" w:hAnsi="Trebuchet MS"/>
                <w:sz w:val="18"/>
                <w:szCs w:val="18"/>
              </w:rPr>
              <w:t>aftale</w:t>
            </w:r>
            <w:r>
              <w:rPr>
                <w:rFonts w:ascii="Trebuchet MS" w:hAnsi="Trebuchet MS"/>
                <w:sz w:val="18"/>
                <w:szCs w:val="18"/>
              </w:rPr>
              <w:t>_</w:t>
            </w:r>
            <w:r w:rsidRPr="00CE1917">
              <w:rPr>
                <w:rFonts w:ascii="Trebuchet MS" w:hAnsi="Trebuchet MS"/>
                <w:sz w:val="18"/>
                <w:szCs w:val="18"/>
              </w:rPr>
              <w:t>nr</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665C140F" w14:textId="77777777" w:rsidR="00CB4BEB" w:rsidRDefault="00CB4BEB" w:rsidP="003C0924">
            <w:pPr>
              <w:rPr>
                <w:rFonts w:ascii="Trebuchet MS" w:hAnsi="Trebuchet MS"/>
                <w:sz w:val="18"/>
                <w:szCs w:val="18"/>
              </w:rPr>
            </w:pPr>
            <w:proofErr w:type="spellStart"/>
            <w:r w:rsidRPr="00CE1917">
              <w:rPr>
                <w:rFonts w:ascii="Trebuchet MS" w:hAnsi="Trebuchet MS"/>
                <w:sz w:val="18"/>
                <w:szCs w:val="18"/>
              </w:rPr>
              <w:t>aftale</w:t>
            </w:r>
            <w:r>
              <w:rPr>
                <w:rFonts w:ascii="Trebuchet MS" w:hAnsi="Trebuchet MS"/>
                <w:sz w:val="18"/>
                <w:szCs w:val="18"/>
              </w:rPr>
              <w:t>_</w:t>
            </w:r>
            <w:r w:rsidRPr="00CE1917">
              <w:rPr>
                <w:rFonts w:ascii="Trebuchet MS" w:hAnsi="Trebuchet MS"/>
                <w:sz w:val="18"/>
                <w:szCs w:val="18"/>
              </w:rPr>
              <w:t>nr</w:t>
            </w:r>
            <w:proofErr w:type="spellEnd"/>
          </w:p>
        </w:tc>
        <w:tc>
          <w:tcPr>
            <w:tcW w:w="5103"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757A8346" w14:textId="77777777" w:rsidR="00CB4BEB" w:rsidRPr="00CE1917" w:rsidRDefault="00CB4BEB" w:rsidP="003C0924">
            <w:pPr>
              <w:rPr>
                <w:rFonts w:ascii="Trebuchet MS" w:hAnsi="Trebuchet MS"/>
                <w:sz w:val="18"/>
                <w:szCs w:val="18"/>
              </w:rPr>
            </w:pPr>
            <w:r>
              <w:rPr>
                <w:rFonts w:ascii="Trebuchet MS" w:hAnsi="Trebuchet MS"/>
                <w:sz w:val="18"/>
                <w:szCs w:val="18"/>
              </w:rPr>
              <w:t xml:space="preserve">ESDH-nr. på aftalen </w:t>
            </w:r>
            <w:proofErr w:type="gramStart"/>
            <w:r>
              <w:rPr>
                <w:rFonts w:ascii="Trebuchet MS" w:hAnsi="Trebuchet MS"/>
                <w:sz w:val="18"/>
                <w:szCs w:val="18"/>
              </w:rPr>
              <w:t>fuldt omfang/ordlyd</w:t>
            </w:r>
            <w:proofErr w:type="gramEnd"/>
            <w:r>
              <w:rPr>
                <w:rFonts w:ascii="Trebuchet MS" w:hAnsi="Trebuchet MS"/>
                <w:sz w:val="18"/>
                <w:szCs w:val="18"/>
              </w:rPr>
              <w:t xml:space="preserve"> og underskrevet</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780B0FFC"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5B71249D"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0-50 tegn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1E9694CC"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11D70FF5" w14:textId="77777777" w:rsidR="00CB4BEB" w:rsidRPr="00CE1917" w:rsidRDefault="00CB4BEB" w:rsidP="003C0924">
            <w:pPr>
              <w:rPr>
                <w:rFonts w:ascii="Trebuchet MS" w:hAnsi="Trebuchet MS" w:cs="Trebuchet MS"/>
                <w:sz w:val="18"/>
                <w:szCs w:val="18"/>
              </w:rPr>
            </w:pPr>
          </w:p>
        </w:tc>
      </w:tr>
      <w:tr w:rsidR="00CB4BEB" w:rsidRPr="00353B49" w14:paraId="73D4AC37"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7DDBA"/>
            <w:vAlign w:val="center"/>
          </w:tcPr>
          <w:p w14:paraId="4C09FA5A" w14:textId="77777777" w:rsidR="00CB4BEB" w:rsidRPr="00353B49" w:rsidRDefault="00CB4BEB" w:rsidP="003C0924">
            <w:pPr>
              <w:rPr>
                <w:rFonts w:ascii="Trebuchet MS" w:hAnsi="Trebuchet MS" w:cs="Trebuchet MS"/>
                <w:sz w:val="18"/>
                <w:szCs w:val="18"/>
              </w:rPr>
            </w:pPr>
            <w:proofErr w:type="spellStart"/>
            <w:r w:rsidRPr="00353B49">
              <w:rPr>
                <w:rFonts w:ascii="Trebuchet MS" w:hAnsi="Trebuchet MS" w:cs="Trebuchet MS"/>
                <w:sz w:val="18"/>
                <w:szCs w:val="18"/>
              </w:rPr>
              <w:t>gyldig_fra</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35D63CC5" w14:textId="77777777" w:rsidR="00CB4BEB" w:rsidRPr="00C43406" w:rsidRDefault="00CB4BEB" w:rsidP="003C0924">
            <w:pPr>
              <w:rPr>
                <w:rFonts w:ascii="Trebuchet MS" w:hAnsi="Trebuchet MS"/>
                <w:sz w:val="18"/>
                <w:szCs w:val="18"/>
              </w:rPr>
            </w:pPr>
          </w:p>
        </w:tc>
        <w:tc>
          <w:tcPr>
            <w:tcW w:w="11907" w:type="dxa"/>
            <w:gridSpan w:val="6"/>
            <w:tcBorders>
              <w:top w:val="single" w:sz="4" w:space="0" w:color="auto"/>
              <w:left w:val="single" w:sz="4" w:space="0" w:color="auto"/>
              <w:bottom w:val="single" w:sz="4" w:space="0" w:color="auto"/>
            </w:tcBorders>
            <w:shd w:val="clear" w:color="auto" w:fill="97DDBA"/>
            <w:vAlign w:val="center"/>
          </w:tcPr>
          <w:p w14:paraId="76E61586"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Felt defineret under: 4.1 Standardiserede felter til de temaspecifikke datamodeller</w:t>
            </w:r>
            <w:r w:rsidRPr="00C43406" w:rsidDel="0024300E">
              <w:rPr>
                <w:rFonts w:ascii="Trebuchet MS" w:hAnsi="Trebuchet MS"/>
                <w:sz w:val="18"/>
                <w:szCs w:val="18"/>
              </w:rPr>
              <w:t xml:space="preserve"> </w:t>
            </w:r>
          </w:p>
        </w:tc>
      </w:tr>
      <w:tr w:rsidR="00CB4BEB" w:rsidRPr="00353B49" w14:paraId="413D3DE7"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7DDBA"/>
            <w:vAlign w:val="center"/>
          </w:tcPr>
          <w:p w14:paraId="40DFA19B" w14:textId="77777777" w:rsidR="00CB4BEB" w:rsidRPr="00353B49" w:rsidRDefault="00CB4BEB" w:rsidP="003C0924">
            <w:pPr>
              <w:rPr>
                <w:rFonts w:ascii="Trebuchet MS" w:hAnsi="Trebuchet MS" w:cs="Trebuchet MS"/>
                <w:sz w:val="18"/>
                <w:szCs w:val="18"/>
              </w:rPr>
            </w:pPr>
            <w:proofErr w:type="spellStart"/>
            <w:r w:rsidRPr="00353B49">
              <w:rPr>
                <w:rFonts w:ascii="Trebuchet MS" w:hAnsi="Trebuchet MS" w:cs="Trebuchet MS"/>
                <w:sz w:val="18"/>
                <w:szCs w:val="18"/>
              </w:rPr>
              <w:t>gyldig_til</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5E47993D" w14:textId="77777777" w:rsidR="00CB4BEB" w:rsidRPr="00C43406" w:rsidRDefault="00CB4BEB" w:rsidP="003C0924">
            <w:pPr>
              <w:rPr>
                <w:rFonts w:ascii="Trebuchet MS" w:hAnsi="Trebuchet MS"/>
                <w:sz w:val="18"/>
                <w:szCs w:val="18"/>
              </w:rPr>
            </w:pPr>
          </w:p>
        </w:tc>
        <w:tc>
          <w:tcPr>
            <w:tcW w:w="11907" w:type="dxa"/>
            <w:gridSpan w:val="6"/>
            <w:tcBorders>
              <w:top w:val="single" w:sz="4" w:space="0" w:color="auto"/>
              <w:left w:val="single" w:sz="4" w:space="0" w:color="auto"/>
              <w:bottom w:val="single" w:sz="4" w:space="0" w:color="auto"/>
            </w:tcBorders>
            <w:shd w:val="clear" w:color="auto" w:fill="97DDBA"/>
            <w:vAlign w:val="center"/>
          </w:tcPr>
          <w:p w14:paraId="7BCEA282"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Felt defineret under: 4.1 Standardiserede felter til de temaspecifikke datamodeller</w:t>
            </w:r>
            <w:r w:rsidRPr="00C43406" w:rsidDel="0024300E">
              <w:rPr>
                <w:rFonts w:ascii="Trebuchet MS" w:hAnsi="Trebuchet MS"/>
                <w:sz w:val="18"/>
                <w:szCs w:val="18"/>
              </w:rPr>
              <w:t xml:space="preserve"> </w:t>
            </w:r>
          </w:p>
        </w:tc>
      </w:tr>
      <w:tr w:rsidR="00CB4BEB" w:rsidRPr="00CE1917" w14:paraId="2DFB4695"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97DDBA"/>
            <w:vAlign w:val="center"/>
          </w:tcPr>
          <w:p w14:paraId="657C9750" w14:textId="77777777" w:rsidR="00CB4BEB" w:rsidRPr="00353B49" w:rsidRDefault="00CB4BEB" w:rsidP="003C0924">
            <w:pPr>
              <w:rPr>
                <w:rFonts w:ascii="Trebuchet MS" w:hAnsi="Trebuchet MS" w:cs="Trebuchet MS"/>
                <w:sz w:val="18"/>
                <w:szCs w:val="18"/>
              </w:rPr>
            </w:pPr>
            <w:proofErr w:type="spellStart"/>
            <w:r w:rsidRPr="00353B49">
              <w:rPr>
                <w:rFonts w:ascii="Trebuchet MS" w:hAnsi="Trebuchet MS" w:cs="Trebuchet MS"/>
                <w:sz w:val="18"/>
                <w:szCs w:val="18"/>
              </w:rPr>
              <w:t>ejerstatus</w:t>
            </w:r>
            <w:r>
              <w:rPr>
                <w:rFonts w:ascii="Trebuchet MS" w:hAnsi="Trebuchet MS" w:cs="Trebuchet MS"/>
                <w:sz w:val="18"/>
                <w:szCs w:val="18"/>
              </w:rPr>
              <w:t>_kode</w:t>
            </w:r>
            <w:proofErr w:type="spellEnd"/>
          </w:p>
        </w:tc>
        <w:tc>
          <w:tcPr>
            <w:tcW w:w="1276" w:type="dxa"/>
            <w:tcBorders>
              <w:top w:val="single" w:sz="4" w:space="0" w:color="auto"/>
              <w:left w:val="single" w:sz="4" w:space="0" w:color="auto"/>
              <w:bottom w:val="nil"/>
              <w:right w:val="single" w:sz="4" w:space="0" w:color="auto"/>
            </w:tcBorders>
            <w:shd w:val="clear" w:color="auto" w:fill="97DDBA"/>
            <w:vAlign w:val="center"/>
          </w:tcPr>
          <w:p w14:paraId="77C5D471" w14:textId="77777777" w:rsidR="00CB4BEB" w:rsidRPr="00C43406" w:rsidRDefault="00CB4BEB" w:rsidP="003C0924">
            <w:pPr>
              <w:rPr>
                <w:rFonts w:ascii="Trebuchet MS" w:hAnsi="Trebuchet MS"/>
                <w:sz w:val="18"/>
                <w:szCs w:val="18"/>
              </w:rPr>
            </w:pPr>
          </w:p>
        </w:tc>
        <w:tc>
          <w:tcPr>
            <w:tcW w:w="11907" w:type="dxa"/>
            <w:gridSpan w:val="6"/>
            <w:tcBorders>
              <w:top w:val="single" w:sz="4" w:space="0" w:color="auto"/>
              <w:left w:val="single" w:sz="4" w:space="0" w:color="auto"/>
              <w:bottom w:val="nil"/>
              <w:right w:val="single" w:sz="4" w:space="0" w:color="auto"/>
            </w:tcBorders>
            <w:shd w:val="clear" w:color="auto" w:fill="97DDBA"/>
            <w:vAlign w:val="center"/>
          </w:tcPr>
          <w:p w14:paraId="7B73E0F8"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Felt defineret under: 4.1 Standardiserede felter til de temaspecifikke datamodeller</w:t>
            </w:r>
            <w:r w:rsidRPr="00C43406" w:rsidDel="00365106">
              <w:rPr>
                <w:rFonts w:ascii="Trebuchet MS" w:hAnsi="Trebuchet MS"/>
                <w:sz w:val="18"/>
                <w:szCs w:val="18"/>
              </w:rPr>
              <w:t xml:space="preserve"> </w:t>
            </w:r>
          </w:p>
          <w:p w14:paraId="278A75EB" w14:textId="77777777" w:rsidR="00CB4BEB" w:rsidRPr="00C43406" w:rsidRDefault="00CB4BEB" w:rsidP="003C0924">
            <w:pPr>
              <w:rPr>
                <w:rFonts w:ascii="Trebuchet MS" w:hAnsi="Trebuchet MS"/>
                <w:sz w:val="18"/>
                <w:szCs w:val="18"/>
              </w:rPr>
            </w:pPr>
          </w:p>
          <w:p w14:paraId="05DA7A89" w14:textId="77777777" w:rsidR="00CB4BEB" w:rsidRPr="00C43406" w:rsidRDefault="00CB4BEB" w:rsidP="003C0924">
            <w:pPr>
              <w:rPr>
                <w:rFonts w:ascii="Trebuchet MS" w:hAnsi="Trebuchet MS"/>
                <w:sz w:val="18"/>
                <w:szCs w:val="18"/>
              </w:rPr>
            </w:pPr>
          </w:p>
          <w:p w14:paraId="299B9C28" w14:textId="77777777" w:rsidR="00CB4BEB" w:rsidRPr="00C43406" w:rsidRDefault="00CB4BEB" w:rsidP="003C0924">
            <w:pPr>
              <w:jc w:val="center"/>
              <w:rPr>
                <w:rFonts w:ascii="Trebuchet MS" w:hAnsi="Trebuchet MS"/>
                <w:sz w:val="18"/>
                <w:szCs w:val="18"/>
              </w:rPr>
            </w:pPr>
          </w:p>
          <w:p w14:paraId="51C281D2" w14:textId="77777777" w:rsidR="00CB4BEB" w:rsidRPr="00C43406" w:rsidRDefault="00CB4BEB" w:rsidP="003C0924">
            <w:pPr>
              <w:rPr>
                <w:rFonts w:ascii="Trebuchet MS" w:hAnsi="Trebuchet MS"/>
                <w:sz w:val="18"/>
                <w:szCs w:val="18"/>
              </w:rPr>
            </w:pPr>
          </w:p>
        </w:tc>
      </w:tr>
      <w:tr w:rsidR="00CB4BEB" w:rsidRPr="00CE1917" w14:paraId="42C0A70B"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7DDBA"/>
            <w:vAlign w:val="center"/>
          </w:tcPr>
          <w:p w14:paraId="1BCF8E2F"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e</w:t>
            </w:r>
            <w:r w:rsidRPr="00353B49">
              <w:rPr>
                <w:rFonts w:ascii="Trebuchet MS" w:hAnsi="Trebuchet MS" w:cs="Trebuchet MS"/>
                <w:sz w:val="18"/>
                <w:szCs w:val="18"/>
              </w:rPr>
              <w:t>jerstatus</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048E6291" w14:textId="77777777" w:rsidR="00CB4BEB" w:rsidRPr="00C43406" w:rsidRDefault="00CB4BEB" w:rsidP="003C0924">
            <w:pPr>
              <w:rPr>
                <w:rFonts w:ascii="Trebuchet MS" w:hAnsi="Trebuchet MS"/>
                <w:sz w:val="18"/>
                <w:szCs w:val="18"/>
              </w:rPr>
            </w:pPr>
          </w:p>
        </w:tc>
        <w:tc>
          <w:tcPr>
            <w:tcW w:w="11907" w:type="dxa"/>
            <w:gridSpan w:val="6"/>
            <w:tcBorders>
              <w:top w:val="single" w:sz="4" w:space="0" w:color="auto"/>
              <w:left w:val="single" w:sz="4" w:space="0" w:color="auto"/>
              <w:bottom w:val="single" w:sz="4" w:space="0" w:color="auto"/>
              <w:right w:val="single" w:sz="4" w:space="0" w:color="auto"/>
            </w:tcBorders>
            <w:shd w:val="clear" w:color="auto" w:fill="97DDBA"/>
            <w:vAlign w:val="center"/>
          </w:tcPr>
          <w:p w14:paraId="6567FEB5"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Felt defineret under: 4.1 Standardiserede felter til de temaspecifikke datamodeller</w:t>
            </w:r>
            <w:r w:rsidRPr="00C43406" w:rsidDel="00365106">
              <w:rPr>
                <w:rFonts w:ascii="Trebuchet MS" w:hAnsi="Trebuchet MS"/>
                <w:sz w:val="18"/>
                <w:szCs w:val="18"/>
              </w:rPr>
              <w:t xml:space="preserve"> </w:t>
            </w:r>
          </w:p>
          <w:p w14:paraId="61A36222" w14:textId="77777777" w:rsidR="00CB4BEB" w:rsidRPr="00C43406" w:rsidRDefault="00CB4BEB" w:rsidP="003C0924">
            <w:pPr>
              <w:rPr>
                <w:rFonts w:ascii="Trebuchet MS" w:hAnsi="Trebuchet MS"/>
                <w:sz w:val="18"/>
                <w:szCs w:val="18"/>
              </w:rPr>
            </w:pPr>
          </w:p>
          <w:p w14:paraId="53F8A045" w14:textId="77777777" w:rsidR="00CB4BEB" w:rsidRPr="00C43406" w:rsidRDefault="00CB4BEB" w:rsidP="003C0924">
            <w:pPr>
              <w:rPr>
                <w:rFonts w:ascii="Trebuchet MS" w:hAnsi="Trebuchet MS"/>
                <w:sz w:val="18"/>
                <w:szCs w:val="18"/>
              </w:rPr>
            </w:pPr>
          </w:p>
          <w:p w14:paraId="042962D1" w14:textId="77777777" w:rsidR="00CB4BEB" w:rsidRPr="00C43406" w:rsidRDefault="00CB4BEB" w:rsidP="003C0924">
            <w:pPr>
              <w:rPr>
                <w:rFonts w:ascii="Trebuchet MS" w:hAnsi="Trebuchet MS"/>
                <w:sz w:val="18"/>
                <w:szCs w:val="18"/>
              </w:rPr>
            </w:pPr>
          </w:p>
        </w:tc>
      </w:tr>
      <w:tr w:rsidR="00CB4BEB" w:rsidRPr="00353B49" w14:paraId="0C31924D"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97DDBA"/>
            <w:vAlign w:val="center"/>
          </w:tcPr>
          <w:p w14:paraId="73D536E5" w14:textId="77777777" w:rsidR="00CB4BEB" w:rsidRPr="008A756A" w:rsidRDefault="00CB4BEB" w:rsidP="003C0924">
            <w:pPr>
              <w:rPr>
                <w:rFonts w:ascii="Trebuchet MS" w:hAnsi="Trebuchet MS" w:cs="Trebuchet MS"/>
                <w:sz w:val="18"/>
                <w:szCs w:val="18"/>
              </w:rPr>
            </w:pPr>
            <w:proofErr w:type="spellStart"/>
            <w:r>
              <w:rPr>
                <w:rFonts w:ascii="Trebuchet MS" w:hAnsi="Trebuchet MS" w:cs="Trebuchet MS"/>
                <w:sz w:val="18"/>
                <w:szCs w:val="18"/>
              </w:rPr>
              <w:t>s</w:t>
            </w:r>
            <w:r w:rsidRPr="008A756A">
              <w:rPr>
                <w:rFonts w:ascii="Trebuchet MS" w:hAnsi="Trebuchet MS" w:cs="Trebuchet MS"/>
                <w:sz w:val="18"/>
                <w:szCs w:val="18"/>
              </w:rPr>
              <w:t>agsnr</w:t>
            </w:r>
            <w:proofErr w:type="spellEnd"/>
          </w:p>
        </w:tc>
        <w:tc>
          <w:tcPr>
            <w:tcW w:w="1276" w:type="dxa"/>
            <w:tcBorders>
              <w:top w:val="single" w:sz="4" w:space="0" w:color="auto"/>
              <w:left w:val="single" w:sz="4" w:space="0" w:color="auto"/>
              <w:bottom w:val="nil"/>
              <w:right w:val="single" w:sz="4" w:space="0" w:color="auto"/>
            </w:tcBorders>
            <w:shd w:val="clear" w:color="auto" w:fill="97DDBA"/>
            <w:vAlign w:val="center"/>
          </w:tcPr>
          <w:p w14:paraId="55A7F097" w14:textId="77777777" w:rsidR="00CB4BEB" w:rsidRPr="00C43406" w:rsidRDefault="00CB4BEB" w:rsidP="003C0924">
            <w:pPr>
              <w:rPr>
                <w:rFonts w:ascii="Trebuchet MS" w:hAnsi="Trebuchet MS"/>
                <w:sz w:val="18"/>
                <w:szCs w:val="18"/>
              </w:rPr>
            </w:pPr>
          </w:p>
        </w:tc>
        <w:tc>
          <w:tcPr>
            <w:tcW w:w="11907" w:type="dxa"/>
            <w:gridSpan w:val="6"/>
            <w:tcBorders>
              <w:top w:val="single" w:sz="4" w:space="0" w:color="auto"/>
              <w:left w:val="single" w:sz="4" w:space="0" w:color="auto"/>
              <w:bottom w:val="nil"/>
              <w:right w:val="single" w:sz="4" w:space="0" w:color="auto"/>
            </w:tcBorders>
            <w:shd w:val="clear" w:color="auto" w:fill="97DDBA"/>
            <w:vAlign w:val="bottom"/>
          </w:tcPr>
          <w:p w14:paraId="26C5C55F"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Felt defineret under: 4.1 Standardiserede felter til de temaspecifikke datamodeller</w:t>
            </w:r>
          </w:p>
        </w:tc>
      </w:tr>
      <w:tr w:rsidR="00CB4BEB" w:rsidRPr="00CE1917" w14:paraId="54CAB6D6" w14:textId="77777777" w:rsidTr="003C0924">
        <w:trPr>
          <w:trHeight w:hRule="exact" w:val="510"/>
        </w:trPr>
        <w:tc>
          <w:tcPr>
            <w:tcW w:w="1696" w:type="dxa"/>
            <w:tcBorders>
              <w:top w:val="single" w:sz="4" w:space="0" w:color="auto"/>
              <w:left w:val="single" w:sz="4" w:space="0" w:color="auto"/>
              <w:bottom w:val="nil"/>
              <w:right w:val="single" w:sz="4" w:space="0" w:color="auto"/>
            </w:tcBorders>
            <w:shd w:val="clear" w:color="auto" w:fill="D9D9D9"/>
            <w:vAlign w:val="center"/>
          </w:tcPr>
          <w:p w14:paraId="64C63DB5" w14:textId="77777777" w:rsidR="00CB4BEB" w:rsidRPr="00CE1917" w:rsidRDefault="00CB4BEB" w:rsidP="003C0924">
            <w:pPr>
              <w:rPr>
                <w:rFonts w:ascii="Trebuchet MS" w:hAnsi="Trebuchet MS"/>
                <w:sz w:val="18"/>
                <w:szCs w:val="18"/>
              </w:rPr>
            </w:pPr>
            <w:proofErr w:type="spellStart"/>
            <w:r w:rsidRPr="00CE1917">
              <w:rPr>
                <w:rFonts w:ascii="Trebuchet MS" w:hAnsi="Trebuchet MS"/>
                <w:sz w:val="18"/>
                <w:szCs w:val="18"/>
              </w:rPr>
              <w:t>projekt</w:t>
            </w:r>
            <w:r>
              <w:rPr>
                <w:rFonts w:ascii="Trebuchet MS" w:hAnsi="Trebuchet MS"/>
                <w:sz w:val="18"/>
                <w:szCs w:val="18"/>
              </w:rPr>
              <w:t>_</w:t>
            </w:r>
            <w:r w:rsidRPr="00CE1917">
              <w:rPr>
                <w:rFonts w:ascii="Trebuchet MS" w:hAnsi="Trebuchet MS"/>
                <w:sz w:val="18"/>
                <w:szCs w:val="18"/>
              </w:rPr>
              <w:t>type</w:t>
            </w:r>
            <w:proofErr w:type="spellEnd"/>
          </w:p>
        </w:tc>
        <w:tc>
          <w:tcPr>
            <w:tcW w:w="1276" w:type="dxa"/>
            <w:tcBorders>
              <w:top w:val="single" w:sz="4" w:space="0" w:color="auto"/>
              <w:left w:val="single" w:sz="4" w:space="0" w:color="auto"/>
              <w:bottom w:val="nil"/>
              <w:right w:val="single" w:sz="4" w:space="0" w:color="auto"/>
            </w:tcBorders>
            <w:shd w:val="clear" w:color="auto" w:fill="FFFFFF"/>
            <w:vAlign w:val="center"/>
          </w:tcPr>
          <w:p w14:paraId="243A2943" w14:textId="77777777" w:rsidR="00CB4BEB" w:rsidRPr="001907D7" w:rsidRDefault="00CB4BEB" w:rsidP="003C0924">
            <w:pPr>
              <w:rPr>
                <w:rFonts w:ascii="Trebuchet MS" w:hAnsi="Trebuchet MS"/>
                <w:sz w:val="18"/>
                <w:szCs w:val="18"/>
              </w:rPr>
            </w:pPr>
            <w:proofErr w:type="spellStart"/>
            <w:r w:rsidRPr="00CE1917">
              <w:rPr>
                <w:rFonts w:ascii="Trebuchet MS" w:hAnsi="Trebuchet MS"/>
                <w:sz w:val="18"/>
                <w:szCs w:val="18"/>
              </w:rPr>
              <w:t>projekt</w:t>
            </w:r>
            <w:r>
              <w:rPr>
                <w:rFonts w:ascii="Trebuchet MS" w:hAnsi="Trebuchet MS"/>
                <w:sz w:val="18"/>
                <w:szCs w:val="18"/>
              </w:rPr>
              <w:t>_ty</w:t>
            </w:r>
            <w:proofErr w:type="spellEnd"/>
          </w:p>
        </w:tc>
        <w:tc>
          <w:tcPr>
            <w:tcW w:w="5103" w:type="dxa"/>
            <w:gridSpan w:val="2"/>
            <w:tcBorders>
              <w:top w:val="single" w:sz="4" w:space="0" w:color="auto"/>
              <w:left w:val="single" w:sz="4" w:space="0" w:color="auto"/>
              <w:bottom w:val="nil"/>
              <w:right w:val="single" w:sz="4" w:space="0" w:color="auto"/>
            </w:tcBorders>
            <w:shd w:val="clear" w:color="auto" w:fill="FFFFFF"/>
            <w:vAlign w:val="bottom"/>
          </w:tcPr>
          <w:p w14:paraId="664DC761" w14:textId="77777777" w:rsidR="00CB4BEB" w:rsidRPr="00CE1917" w:rsidRDefault="00CB4BEB" w:rsidP="003C0924">
            <w:pPr>
              <w:rPr>
                <w:rFonts w:ascii="Trebuchet MS" w:hAnsi="Trebuchet MS"/>
                <w:color w:val="0000FF"/>
                <w:sz w:val="18"/>
                <w:szCs w:val="18"/>
              </w:rPr>
            </w:pPr>
            <w:r w:rsidRPr="001907D7">
              <w:rPr>
                <w:rFonts w:ascii="Trebuchet MS" w:hAnsi="Trebuchet MS"/>
                <w:sz w:val="18"/>
                <w:szCs w:val="18"/>
              </w:rPr>
              <w:t>Typen af et projekt (F.eks. LIFE projekt, Natura2000 mm.)</w:t>
            </w:r>
          </w:p>
        </w:tc>
        <w:tc>
          <w:tcPr>
            <w:tcW w:w="1276" w:type="dxa"/>
            <w:tcBorders>
              <w:top w:val="single" w:sz="4" w:space="0" w:color="auto"/>
              <w:left w:val="single" w:sz="4" w:space="0" w:color="auto"/>
              <w:bottom w:val="nil"/>
              <w:right w:val="single" w:sz="4" w:space="0" w:color="auto"/>
            </w:tcBorders>
            <w:shd w:val="clear" w:color="auto" w:fill="FFFFFF"/>
          </w:tcPr>
          <w:p w14:paraId="50E6BE7C" w14:textId="77777777" w:rsidR="00CB4BEB" w:rsidRPr="00CE1917" w:rsidRDefault="00CB4BEB" w:rsidP="003C0924">
            <w:pPr>
              <w:rPr>
                <w:rFonts w:ascii="Trebuchet MS" w:hAnsi="Trebuchet MS" w:cs="Trebuchet MS"/>
                <w:sz w:val="18"/>
                <w:szCs w:val="18"/>
              </w:rPr>
            </w:pPr>
            <w:r w:rsidRPr="00353B49">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FFFFFF"/>
          </w:tcPr>
          <w:p w14:paraId="3F268A9E"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0-50 tegn</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44A094A2"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3" w:type="dxa"/>
            <w:tcBorders>
              <w:top w:val="single" w:sz="4" w:space="0" w:color="auto"/>
              <w:left w:val="single" w:sz="4" w:space="0" w:color="auto"/>
              <w:bottom w:val="nil"/>
              <w:right w:val="single" w:sz="4" w:space="0" w:color="auto"/>
            </w:tcBorders>
            <w:shd w:val="clear" w:color="auto" w:fill="FFFFFF"/>
            <w:vAlign w:val="center"/>
          </w:tcPr>
          <w:p w14:paraId="5F72DE65"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LIFE-projekt</w:t>
            </w:r>
          </w:p>
        </w:tc>
      </w:tr>
      <w:tr w:rsidR="00CB4BEB" w:rsidRPr="00CE1917" w14:paraId="7E3CFF2A"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D9D9D9"/>
            <w:vAlign w:val="center"/>
          </w:tcPr>
          <w:p w14:paraId="7FD50A07" w14:textId="77777777" w:rsidR="00CB4BEB" w:rsidRPr="00CE1917" w:rsidRDefault="00CB4BEB" w:rsidP="003C0924">
            <w:pPr>
              <w:rPr>
                <w:rFonts w:ascii="Trebuchet MS" w:hAnsi="Trebuchet MS"/>
                <w:sz w:val="18"/>
                <w:szCs w:val="18"/>
              </w:rPr>
            </w:pPr>
            <w:r w:rsidRPr="00CE1917">
              <w:rPr>
                <w:rFonts w:ascii="Trebuchet MS" w:hAnsi="Trebuchet MS"/>
                <w:sz w:val="18"/>
                <w:szCs w:val="18"/>
              </w:rPr>
              <w:t xml:space="preserve">dyrehold </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2AEEAA07" w14:textId="77777777" w:rsidR="00CB4BEB" w:rsidRDefault="00CB4BEB" w:rsidP="003C0924">
            <w:pPr>
              <w:rPr>
                <w:rFonts w:ascii="Trebuchet MS" w:hAnsi="Trebuchet MS"/>
                <w:sz w:val="18"/>
                <w:szCs w:val="18"/>
              </w:rPr>
            </w:pPr>
            <w:r w:rsidRPr="00CE1917">
              <w:rPr>
                <w:rFonts w:ascii="Trebuchet MS" w:hAnsi="Trebuchet MS"/>
                <w:sz w:val="18"/>
                <w:szCs w:val="18"/>
              </w:rPr>
              <w:t xml:space="preserve">dyrehold </w:t>
            </w:r>
          </w:p>
        </w:tc>
        <w:tc>
          <w:tcPr>
            <w:tcW w:w="5103" w:type="dxa"/>
            <w:gridSpan w:val="2"/>
            <w:tcBorders>
              <w:top w:val="single" w:sz="4" w:space="0" w:color="auto"/>
              <w:left w:val="single" w:sz="4" w:space="0" w:color="auto"/>
              <w:bottom w:val="nil"/>
              <w:right w:val="single" w:sz="4" w:space="0" w:color="auto"/>
            </w:tcBorders>
            <w:shd w:val="clear" w:color="auto" w:fill="FFFFFF"/>
            <w:vAlign w:val="bottom"/>
          </w:tcPr>
          <w:p w14:paraId="20FD8F35" w14:textId="77777777" w:rsidR="00CB4BEB" w:rsidRPr="00CE1917" w:rsidRDefault="00CB4BEB" w:rsidP="003C0924">
            <w:pPr>
              <w:rPr>
                <w:rFonts w:ascii="Trebuchet MS" w:hAnsi="Trebuchet MS"/>
                <w:sz w:val="18"/>
                <w:szCs w:val="18"/>
              </w:rPr>
            </w:pPr>
            <w:r>
              <w:rPr>
                <w:rFonts w:ascii="Trebuchet MS" w:hAnsi="Trebuchet MS"/>
                <w:sz w:val="18"/>
                <w:szCs w:val="18"/>
              </w:rPr>
              <w:t>Art/arter af dyr til afgræsning m.v.</w:t>
            </w:r>
          </w:p>
        </w:tc>
        <w:tc>
          <w:tcPr>
            <w:tcW w:w="1276" w:type="dxa"/>
            <w:tcBorders>
              <w:top w:val="single" w:sz="4" w:space="0" w:color="auto"/>
              <w:left w:val="single" w:sz="4" w:space="0" w:color="auto"/>
              <w:bottom w:val="nil"/>
              <w:right w:val="single" w:sz="4" w:space="0" w:color="auto"/>
            </w:tcBorders>
            <w:shd w:val="clear" w:color="auto" w:fill="FFFFFF"/>
          </w:tcPr>
          <w:p w14:paraId="3A6BB4BA"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FFFFFF"/>
          </w:tcPr>
          <w:p w14:paraId="5101208E"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0-250 tegn</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334AD163"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693" w:type="dxa"/>
            <w:tcBorders>
              <w:top w:val="single" w:sz="4" w:space="0" w:color="auto"/>
              <w:left w:val="single" w:sz="4" w:space="0" w:color="auto"/>
              <w:bottom w:val="nil"/>
              <w:right w:val="single" w:sz="4" w:space="0" w:color="auto"/>
            </w:tcBorders>
            <w:shd w:val="clear" w:color="auto" w:fill="FFFFFF"/>
            <w:vAlign w:val="bottom"/>
          </w:tcPr>
          <w:p w14:paraId="584F88B9"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28 stk. kvæg og 112 stk. geder</w:t>
            </w:r>
          </w:p>
        </w:tc>
      </w:tr>
      <w:tr w:rsidR="00CB4BEB" w:rsidRPr="00CE1917" w14:paraId="386CE602"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D9D9D9"/>
            <w:vAlign w:val="center"/>
          </w:tcPr>
          <w:p w14:paraId="0515E5EC" w14:textId="77777777" w:rsidR="00CB4BEB" w:rsidRPr="00CE1917" w:rsidRDefault="00CB4BEB" w:rsidP="003C0924">
            <w:pPr>
              <w:rPr>
                <w:rFonts w:ascii="Trebuchet MS" w:hAnsi="Trebuchet MS"/>
                <w:sz w:val="18"/>
                <w:szCs w:val="18"/>
              </w:rPr>
            </w:pPr>
            <w:proofErr w:type="spellStart"/>
            <w:r w:rsidRPr="00CE1917">
              <w:rPr>
                <w:rFonts w:ascii="Trebuchet MS" w:hAnsi="Trebuchet MS"/>
                <w:sz w:val="18"/>
                <w:szCs w:val="18"/>
              </w:rPr>
              <w:t>antal_moder</w:t>
            </w:r>
            <w:proofErr w:type="spellEnd"/>
            <w:r w:rsidRPr="00CE1917">
              <w:rPr>
                <w:rFonts w:ascii="Trebuchet MS" w:hAnsi="Trebuchet MS"/>
                <w:sz w:val="18"/>
                <w:szCs w:val="18"/>
              </w:rPr>
              <w:t xml:space="preserve"> </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3422455C" w14:textId="77777777" w:rsidR="00CB4BEB" w:rsidRDefault="00CB4BEB" w:rsidP="003C0924">
            <w:pPr>
              <w:rPr>
                <w:rFonts w:ascii="Trebuchet MS" w:hAnsi="Trebuchet MS"/>
                <w:sz w:val="18"/>
                <w:szCs w:val="18"/>
              </w:rPr>
            </w:pPr>
            <w:proofErr w:type="spellStart"/>
            <w:r>
              <w:rPr>
                <w:rFonts w:ascii="Trebuchet MS" w:hAnsi="Trebuchet MS"/>
                <w:sz w:val="18"/>
                <w:szCs w:val="18"/>
              </w:rPr>
              <w:t>antal_mode</w:t>
            </w:r>
            <w:proofErr w:type="spellEnd"/>
          </w:p>
        </w:tc>
        <w:tc>
          <w:tcPr>
            <w:tcW w:w="5103" w:type="dxa"/>
            <w:gridSpan w:val="2"/>
            <w:tcBorders>
              <w:top w:val="single" w:sz="4" w:space="0" w:color="auto"/>
              <w:left w:val="single" w:sz="4" w:space="0" w:color="auto"/>
              <w:bottom w:val="nil"/>
              <w:right w:val="single" w:sz="4" w:space="0" w:color="auto"/>
            </w:tcBorders>
            <w:shd w:val="clear" w:color="auto" w:fill="FFFFFF"/>
            <w:vAlign w:val="bottom"/>
          </w:tcPr>
          <w:p w14:paraId="21CB9DDC" w14:textId="77777777" w:rsidR="00CB4BEB" w:rsidRPr="00CE1917" w:rsidRDefault="00CB4BEB" w:rsidP="003C0924">
            <w:pPr>
              <w:rPr>
                <w:rFonts w:ascii="Trebuchet MS" w:hAnsi="Trebuchet MS"/>
                <w:sz w:val="18"/>
                <w:szCs w:val="18"/>
              </w:rPr>
            </w:pPr>
            <w:r>
              <w:rPr>
                <w:rFonts w:ascii="Trebuchet MS" w:hAnsi="Trebuchet MS"/>
                <w:sz w:val="18"/>
                <w:szCs w:val="18"/>
              </w:rPr>
              <w:t>Antal moder dyr i flokken</w:t>
            </w:r>
          </w:p>
        </w:tc>
        <w:tc>
          <w:tcPr>
            <w:tcW w:w="1276" w:type="dxa"/>
            <w:tcBorders>
              <w:top w:val="single" w:sz="4" w:space="0" w:color="auto"/>
              <w:left w:val="single" w:sz="4" w:space="0" w:color="auto"/>
              <w:bottom w:val="nil"/>
              <w:right w:val="single" w:sz="4" w:space="0" w:color="auto"/>
            </w:tcBorders>
            <w:shd w:val="clear" w:color="auto" w:fill="FFFFFF"/>
          </w:tcPr>
          <w:p w14:paraId="1B73C6AF"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tcPr>
          <w:p w14:paraId="4399DF2C"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0-999</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01136C49"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3" w:type="dxa"/>
            <w:tcBorders>
              <w:top w:val="single" w:sz="4" w:space="0" w:color="auto"/>
              <w:left w:val="single" w:sz="4" w:space="0" w:color="auto"/>
              <w:bottom w:val="nil"/>
              <w:right w:val="single" w:sz="4" w:space="0" w:color="auto"/>
            </w:tcBorders>
            <w:shd w:val="clear" w:color="auto" w:fill="FFFFFF"/>
            <w:vAlign w:val="bottom"/>
          </w:tcPr>
          <w:p w14:paraId="612DE311"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23</w:t>
            </w:r>
          </w:p>
        </w:tc>
      </w:tr>
      <w:tr w:rsidR="00CB4BEB" w:rsidRPr="00CE1917" w14:paraId="5F4B34EA" w14:textId="77777777" w:rsidTr="003C0924">
        <w:trPr>
          <w:trHeight w:hRule="exact" w:val="503"/>
        </w:trPr>
        <w:tc>
          <w:tcPr>
            <w:tcW w:w="1696" w:type="dxa"/>
            <w:tcBorders>
              <w:top w:val="single" w:sz="4" w:space="0" w:color="auto"/>
              <w:left w:val="single" w:sz="4" w:space="0" w:color="auto"/>
              <w:bottom w:val="nil"/>
              <w:right w:val="single" w:sz="4" w:space="0" w:color="auto"/>
            </w:tcBorders>
            <w:shd w:val="clear" w:color="auto" w:fill="D9D9D9"/>
            <w:vAlign w:val="center"/>
          </w:tcPr>
          <w:p w14:paraId="44C0B012" w14:textId="77777777" w:rsidR="00CB4BEB" w:rsidRPr="00CE1917" w:rsidRDefault="00CB4BEB" w:rsidP="003C0924">
            <w:pPr>
              <w:rPr>
                <w:rFonts w:ascii="Trebuchet MS" w:hAnsi="Trebuchet MS"/>
                <w:sz w:val="18"/>
                <w:szCs w:val="18"/>
              </w:rPr>
            </w:pPr>
            <w:proofErr w:type="spellStart"/>
            <w:r>
              <w:rPr>
                <w:rFonts w:ascii="Trebuchet MS" w:hAnsi="Trebuchet MS"/>
                <w:sz w:val="18"/>
                <w:szCs w:val="18"/>
              </w:rPr>
              <w:t>chr</w:t>
            </w:r>
            <w:proofErr w:type="spellEnd"/>
            <w:r w:rsidRPr="00CE1917">
              <w:rPr>
                <w:rFonts w:ascii="Trebuchet MS" w:hAnsi="Trebuchet MS"/>
                <w:sz w:val="18"/>
                <w:szCs w:val="18"/>
              </w:rPr>
              <w:t xml:space="preserve"> </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2F2F781C" w14:textId="77777777" w:rsidR="00CB4BEB" w:rsidRDefault="00CB4BEB" w:rsidP="003C0924">
            <w:pPr>
              <w:rPr>
                <w:rFonts w:ascii="Trebuchet MS" w:hAnsi="Trebuchet MS"/>
                <w:sz w:val="18"/>
                <w:szCs w:val="18"/>
              </w:rPr>
            </w:pPr>
            <w:proofErr w:type="spellStart"/>
            <w:r>
              <w:rPr>
                <w:rFonts w:ascii="Trebuchet MS" w:hAnsi="Trebuchet MS"/>
                <w:sz w:val="18"/>
                <w:szCs w:val="18"/>
              </w:rPr>
              <w:t>chr</w:t>
            </w:r>
            <w:proofErr w:type="spellEnd"/>
            <w:r w:rsidRPr="00CE1917">
              <w:rPr>
                <w:rFonts w:ascii="Trebuchet MS" w:hAnsi="Trebuchet MS"/>
                <w:sz w:val="18"/>
                <w:szCs w:val="18"/>
              </w:rPr>
              <w:t xml:space="preserve"> </w:t>
            </w:r>
          </w:p>
        </w:tc>
        <w:tc>
          <w:tcPr>
            <w:tcW w:w="5103" w:type="dxa"/>
            <w:gridSpan w:val="2"/>
            <w:tcBorders>
              <w:top w:val="single" w:sz="4" w:space="0" w:color="auto"/>
              <w:left w:val="single" w:sz="4" w:space="0" w:color="auto"/>
              <w:bottom w:val="nil"/>
              <w:right w:val="single" w:sz="4" w:space="0" w:color="auto"/>
            </w:tcBorders>
            <w:shd w:val="clear" w:color="auto" w:fill="FFFFFF"/>
            <w:vAlign w:val="bottom"/>
          </w:tcPr>
          <w:p w14:paraId="4B1F8E48" w14:textId="77777777" w:rsidR="00CB4BEB" w:rsidRPr="00CE1917" w:rsidRDefault="00CB4BEB" w:rsidP="003C0924">
            <w:pPr>
              <w:rPr>
                <w:rFonts w:ascii="Trebuchet MS" w:hAnsi="Trebuchet MS"/>
                <w:sz w:val="18"/>
                <w:szCs w:val="18"/>
              </w:rPr>
            </w:pPr>
            <w:r>
              <w:rPr>
                <w:rFonts w:ascii="Trebuchet MS" w:hAnsi="Trebuchet MS"/>
                <w:sz w:val="18"/>
                <w:szCs w:val="18"/>
              </w:rPr>
              <w:t xml:space="preserve">Dyreholderens </w:t>
            </w:r>
            <w:r w:rsidRPr="00594F04">
              <w:rPr>
                <w:rFonts w:ascii="Trebuchet MS" w:hAnsi="Trebuchet MS"/>
                <w:sz w:val="18"/>
                <w:szCs w:val="18"/>
              </w:rPr>
              <w:t xml:space="preserve">CHR nummer (Det Centrale </w:t>
            </w:r>
            <w:proofErr w:type="spellStart"/>
            <w:r w:rsidRPr="00594F04">
              <w:rPr>
                <w:rFonts w:ascii="Trebuchet MS" w:hAnsi="Trebuchet MS"/>
                <w:sz w:val="18"/>
                <w:szCs w:val="18"/>
              </w:rPr>
              <w:t>HusdyrbrugsRegist</w:t>
            </w:r>
            <w:r>
              <w:rPr>
                <w:rFonts w:ascii="Trebuchet MS" w:hAnsi="Trebuchet MS"/>
                <w:sz w:val="18"/>
                <w:szCs w:val="18"/>
              </w:rPr>
              <w:t>er</w:t>
            </w:r>
            <w:proofErr w:type="spellEnd"/>
            <w:r>
              <w:rPr>
                <w:rFonts w:ascii="Trebuchet MS" w:hAnsi="Trebuchet MS"/>
                <w:sz w:val="18"/>
                <w:szCs w:val="18"/>
              </w:rPr>
              <w:t>)</w:t>
            </w:r>
          </w:p>
        </w:tc>
        <w:tc>
          <w:tcPr>
            <w:tcW w:w="1276" w:type="dxa"/>
            <w:tcBorders>
              <w:top w:val="single" w:sz="4" w:space="0" w:color="auto"/>
              <w:left w:val="single" w:sz="4" w:space="0" w:color="auto"/>
              <w:bottom w:val="nil"/>
              <w:right w:val="single" w:sz="4" w:space="0" w:color="auto"/>
            </w:tcBorders>
            <w:shd w:val="clear" w:color="auto" w:fill="FFFFFF"/>
          </w:tcPr>
          <w:p w14:paraId="14A23E45"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tcPr>
          <w:p w14:paraId="2F3B95F0"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0-9999999</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1BF3ECDC"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3" w:type="dxa"/>
            <w:tcBorders>
              <w:top w:val="single" w:sz="4" w:space="0" w:color="auto"/>
              <w:left w:val="single" w:sz="4" w:space="0" w:color="auto"/>
              <w:bottom w:val="nil"/>
              <w:right w:val="single" w:sz="4" w:space="0" w:color="auto"/>
            </w:tcBorders>
            <w:shd w:val="clear" w:color="auto" w:fill="FFFFFF"/>
            <w:vAlign w:val="bottom"/>
          </w:tcPr>
          <w:p w14:paraId="77D27123" w14:textId="77777777" w:rsidR="00CB4BEB" w:rsidRPr="00CE1917" w:rsidRDefault="00CB4BEB" w:rsidP="003C0924">
            <w:pPr>
              <w:rPr>
                <w:rFonts w:ascii="Trebuchet MS" w:hAnsi="Trebuchet MS" w:cs="Trebuchet MS"/>
                <w:sz w:val="18"/>
                <w:szCs w:val="18"/>
              </w:rPr>
            </w:pPr>
          </w:p>
        </w:tc>
      </w:tr>
      <w:tr w:rsidR="00CB4BEB" w:rsidRPr="00CE1917" w14:paraId="06BF374A"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D9D9D9"/>
            <w:vAlign w:val="center"/>
          </w:tcPr>
          <w:p w14:paraId="6339CFBF" w14:textId="77777777" w:rsidR="00CB4BEB" w:rsidRPr="00CE1917" w:rsidRDefault="00CB4BEB" w:rsidP="003C0924">
            <w:pPr>
              <w:rPr>
                <w:rFonts w:ascii="Trebuchet MS" w:hAnsi="Trebuchet MS"/>
                <w:sz w:val="18"/>
                <w:szCs w:val="18"/>
              </w:rPr>
            </w:pPr>
            <w:r w:rsidRPr="00CE1917">
              <w:rPr>
                <w:rFonts w:ascii="Trebuchet MS" w:hAnsi="Trebuchet MS"/>
                <w:sz w:val="18"/>
                <w:szCs w:val="18"/>
              </w:rPr>
              <w:t xml:space="preserve">navn </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3BE3AAF4" w14:textId="77777777" w:rsidR="00CB4BEB" w:rsidRDefault="00CB4BEB" w:rsidP="003C0924">
            <w:pPr>
              <w:rPr>
                <w:rFonts w:ascii="Trebuchet MS" w:hAnsi="Trebuchet MS"/>
                <w:sz w:val="18"/>
                <w:szCs w:val="18"/>
              </w:rPr>
            </w:pPr>
            <w:r w:rsidRPr="00CE1917">
              <w:rPr>
                <w:rFonts w:ascii="Trebuchet MS" w:hAnsi="Trebuchet MS"/>
                <w:sz w:val="18"/>
                <w:szCs w:val="18"/>
              </w:rPr>
              <w:t xml:space="preserve">navn </w:t>
            </w:r>
          </w:p>
        </w:tc>
        <w:tc>
          <w:tcPr>
            <w:tcW w:w="5103" w:type="dxa"/>
            <w:gridSpan w:val="2"/>
            <w:tcBorders>
              <w:top w:val="single" w:sz="4" w:space="0" w:color="auto"/>
              <w:left w:val="single" w:sz="4" w:space="0" w:color="auto"/>
              <w:bottom w:val="nil"/>
              <w:right w:val="single" w:sz="4" w:space="0" w:color="auto"/>
            </w:tcBorders>
            <w:shd w:val="clear" w:color="auto" w:fill="FFFFFF"/>
            <w:vAlign w:val="center"/>
          </w:tcPr>
          <w:p w14:paraId="282220F1" w14:textId="77777777" w:rsidR="00CB4BEB" w:rsidRPr="00CE1917" w:rsidRDefault="00CB4BEB" w:rsidP="003C0924">
            <w:pPr>
              <w:rPr>
                <w:rFonts w:ascii="Trebuchet MS" w:hAnsi="Trebuchet MS"/>
                <w:sz w:val="18"/>
                <w:szCs w:val="18"/>
              </w:rPr>
            </w:pPr>
            <w:r>
              <w:rPr>
                <w:rFonts w:ascii="Trebuchet MS" w:hAnsi="Trebuchet MS"/>
                <w:sz w:val="18"/>
                <w:szCs w:val="18"/>
              </w:rPr>
              <w:t xml:space="preserve">Navn på </w:t>
            </w:r>
            <w:proofErr w:type="spellStart"/>
            <w:r>
              <w:rPr>
                <w:rFonts w:ascii="Trebuchet MS" w:hAnsi="Trebuchet MS"/>
                <w:sz w:val="18"/>
                <w:szCs w:val="18"/>
              </w:rPr>
              <w:t>dyreholder</w:t>
            </w:r>
            <w:proofErr w:type="spellEnd"/>
          </w:p>
        </w:tc>
        <w:tc>
          <w:tcPr>
            <w:tcW w:w="1276" w:type="dxa"/>
            <w:tcBorders>
              <w:top w:val="single" w:sz="4" w:space="0" w:color="auto"/>
              <w:left w:val="single" w:sz="4" w:space="0" w:color="auto"/>
              <w:bottom w:val="nil"/>
              <w:right w:val="single" w:sz="4" w:space="0" w:color="auto"/>
            </w:tcBorders>
            <w:shd w:val="clear" w:color="auto" w:fill="FFFFFF"/>
          </w:tcPr>
          <w:p w14:paraId="40569046"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FFFFFF"/>
          </w:tcPr>
          <w:p w14:paraId="53E99549"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0-50 tegn</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4310F2C7"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3" w:type="dxa"/>
            <w:tcBorders>
              <w:top w:val="single" w:sz="4" w:space="0" w:color="auto"/>
              <w:left w:val="single" w:sz="4" w:space="0" w:color="auto"/>
              <w:bottom w:val="nil"/>
              <w:right w:val="single" w:sz="4" w:space="0" w:color="auto"/>
            </w:tcBorders>
            <w:shd w:val="clear" w:color="auto" w:fill="FFFFFF"/>
            <w:vAlign w:val="bottom"/>
          </w:tcPr>
          <w:p w14:paraId="7C3E8D49" w14:textId="77777777" w:rsidR="00CB4BEB" w:rsidRPr="004D056C" w:rsidRDefault="00CB4BEB" w:rsidP="003C0924">
            <w:pPr>
              <w:rPr>
                <w:rFonts w:ascii="Trebuchet MS" w:hAnsi="Trebuchet MS" w:cs="Trebuchet MS"/>
                <w:sz w:val="18"/>
                <w:szCs w:val="18"/>
              </w:rPr>
            </w:pPr>
            <w:proofErr w:type="spellStart"/>
            <w:r w:rsidRPr="004D056C">
              <w:rPr>
                <w:rFonts w:ascii="Trebuchet MS" w:hAnsi="Trebuchet MS" w:cs="Trebuchet MS"/>
                <w:sz w:val="18"/>
                <w:szCs w:val="18"/>
              </w:rPr>
              <w:t>NaturaGræsKlipning</w:t>
            </w:r>
            <w:proofErr w:type="spellEnd"/>
            <w:r w:rsidRPr="004D056C">
              <w:rPr>
                <w:rFonts w:ascii="Trebuchet MS" w:hAnsi="Trebuchet MS" w:cs="Trebuchet MS"/>
                <w:sz w:val="18"/>
                <w:szCs w:val="18"/>
              </w:rPr>
              <w:t xml:space="preserve"> A/S</w:t>
            </w:r>
          </w:p>
        </w:tc>
      </w:tr>
      <w:tr w:rsidR="00CB4BEB" w:rsidRPr="00CE1917" w14:paraId="30E4F05D" w14:textId="77777777" w:rsidTr="003C0924">
        <w:trPr>
          <w:trHeight w:hRule="exact" w:val="510"/>
        </w:trPr>
        <w:tc>
          <w:tcPr>
            <w:tcW w:w="1696" w:type="dxa"/>
            <w:tcBorders>
              <w:top w:val="single" w:sz="4" w:space="0" w:color="auto"/>
              <w:left w:val="single" w:sz="4" w:space="0" w:color="auto"/>
              <w:bottom w:val="nil"/>
              <w:right w:val="single" w:sz="4" w:space="0" w:color="auto"/>
            </w:tcBorders>
            <w:shd w:val="clear" w:color="auto" w:fill="D9D9D9"/>
            <w:vAlign w:val="center"/>
          </w:tcPr>
          <w:p w14:paraId="70B8B878" w14:textId="77777777" w:rsidR="00CB4BEB" w:rsidRPr="00CE1917" w:rsidRDefault="00CB4BEB" w:rsidP="003C0924">
            <w:pPr>
              <w:rPr>
                <w:rFonts w:ascii="Trebuchet MS" w:hAnsi="Trebuchet MS"/>
                <w:sz w:val="18"/>
                <w:szCs w:val="18"/>
              </w:rPr>
            </w:pPr>
            <w:r>
              <w:rPr>
                <w:rFonts w:ascii="Trebuchet MS" w:hAnsi="Trebuchet MS"/>
                <w:sz w:val="18"/>
                <w:szCs w:val="18"/>
              </w:rPr>
              <w:t>t</w:t>
            </w:r>
            <w:r w:rsidRPr="00CE1917">
              <w:rPr>
                <w:rFonts w:ascii="Trebuchet MS" w:hAnsi="Trebuchet MS"/>
                <w:sz w:val="18"/>
                <w:szCs w:val="18"/>
              </w:rPr>
              <w:t xml:space="preserve">elefon </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7989C256" w14:textId="77777777" w:rsidR="00CB4BEB" w:rsidRDefault="00CB4BEB" w:rsidP="003C0924">
            <w:pPr>
              <w:rPr>
                <w:rFonts w:ascii="Trebuchet MS" w:hAnsi="Trebuchet MS"/>
                <w:sz w:val="18"/>
                <w:szCs w:val="18"/>
              </w:rPr>
            </w:pPr>
            <w:r>
              <w:rPr>
                <w:rFonts w:ascii="Trebuchet MS" w:hAnsi="Trebuchet MS"/>
                <w:sz w:val="18"/>
                <w:szCs w:val="18"/>
              </w:rPr>
              <w:t>t</w:t>
            </w:r>
            <w:r w:rsidRPr="00CE1917">
              <w:rPr>
                <w:rFonts w:ascii="Trebuchet MS" w:hAnsi="Trebuchet MS"/>
                <w:sz w:val="18"/>
                <w:szCs w:val="18"/>
              </w:rPr>
              <w:t xml:space="preserve">elefon </w:t>
            </w:r>
          </w:p>
        </w:tc>
        <w:tc>
          <w:tcPr>
            <w:tcW w:w="5103" w:type="dxa"/>
            <w:gridSpan w:val="2"/>
            <w:tcBorders>
              <w:top w:val="single" w:sz="4" w:space="0" w:color="auto"/>
              <w:left w:val="single" w:sz="4" w:space="0" w:color="auto"/>
              <w:bottom w:val="nil"/>
              <w:right w:val="single" w:sz="4" w:space="0" w:color="auto"/>
            </w:tcBorders>
            <w:shd w:val="clear" w:color="auto" w:fill="FFFFFF"/>
            <w:vAlign w:val="center"/>
          </w:tcPr>
          <w:p w14:paraId="34F14911" w14:textId="77777777" w:rsidR="00CB4BEB" w:rsidRPr="00CE1917" w:rsidRDefault="00CB4BEB" w:rsidP="003C0924">
            <w:pPr>
              <w:rPr>
                <w:rFonts w:ascii="Trebuchet MS" w:hAnsi="Trebuchet MS"/>
                <w:sz w:val="18"/>
                <w:szCs w:val="18"/>
              </w:rPr>
            </w:pPr>
            <w:proofErr w:type="gramStart"/>
            <w:r>
              <w:rPr>
                <w:rFonts w:ascii="Trebuchet MS" w:hAnsi="Trebuchet MS"/>
                <w:sz w:val="18"/>
                <w:szCs w:val="18"/>
              </w:rPr>
              <w:t>Telefon nr.</w:t>
            </w:r>
            <w:proofErr w:type="gramEnd"/>
            <w:r>
              <w:rPr>
                <w:rFonts w:ascii="Trebuchet MS" w:hAnsi="Trebuchet MS"/>
                <w:sz w:val="18"/>
                <w:szCs w:val="18"/>
              </w:rPr>
              <w:t xml:space="preserve"> på </w:t>
            </w:r>
            <w:proofErr w:type="spellStart"/>
            <w:r>
              <w:rPr>
                <w:rFonts w:ascii="Trebuchet MS" w:hAnsi="Trebuchet MS"/>
                <w:sz w:val="18"/>
                <w:szCs w:val="18"/>
              </w:rPr>
              <w:t>dyreholder</w:t>
            </w:r>
            <w:proofErr w:type="spellEnd"/>
          </w:p>
        </w:tc>
        <w:tc>
          <w:tcPr>
            <w:tcW w:w="1276" w:type="dxa"/>
            <w:tcBorders>
              <w:top w:val="single" w:sz="4" w:space="0" w:color="auto"/>
              <w:left w:val="single" w:sz="4" w:space="0" w:color="auto"/>
              <w:bottom w:val="nil"/>
              <w:right w:val="single" w:sz="4" w:space="0" w:color="auto"/>
            </w:tcBorders>
            <w:shd w:val="clear" w:color="auto" w:fill="FFFFFF"/>
            <w:vAlign w:val="center"/>
          </w:tcPr>
          <w:p w14:paraId="278CD357"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609472FE"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10000000-99999999</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3A0C5191"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3" w:type="dxa"/>
            <w:tcBorders>
              <w:top w:val="single" w:sz="4" w:space="0" w:color="auto"/>
              <w:left w:val="single" w:sz="4" w:space="0" w:color="auto"/>
              <w:bottom w:val="nil"/>
              <w:right w:val="single" w:sz="4" w:space="0" w:color="auto"/>
            </w:tcBorders>
            <w:shd w:val="clear" w:color="auto" w:fill="FFFFFF"/>
          </w:tcPr>
          <w:p w14:paraId="05A1F29C" w14:textId="77777777" w:rsidR="00CB4BEB" w:rsidRPr="00CE1917" w:rsidRDefault="00CB4BEB" w:rsidP="003C0924">
            <w:pPr>
              <w:rPr>
                <w:rFonts w:ascii="Trebuchet MS" w:hAnsi="Trebuchet MS" w:cs="Trebuchet MS"/>
                <w:sz w:val="18"/>
                <w:szCs w:val="18"/>
              </w:rPr>
            </w:pPr>
          </w:p>
        </w:tc>
      </w:tr>
      <w:tr w:rsidR="00CB4BEB" w:rsidRPr="00CE1917" w14:paraId="56EF7F85" w14:textId="77777777" w:rsidTr="003C0924">
        <w:trPr>
          <w:trHeight w:hRule="exact" w:val="510"/>
        </w:trPr>
        <w:tc>
          <w:tcPr>
            <w:tcW w:w="1696" w:type="dxa"/>
            <w:tcBorders>
              <w:top w:val="single" w:sz="4" w:space="0" w:color="auto"/>
              <w:left w:val="single" w:sz="4" w:space="0" w:color="auto"/>
              <w:bottom w:val="nil"/>
              <w:right w:val="single" w:sz="4" w:space="0" w:color="auto"/>
            </w:tcBorders>
            <w:shd w:val="clear" w:color="auto" w:fill="D9D9D9"/>
            <w:vAlign w:val="center"/>
          </w:tcPr>
          <w:p w14:paraId="59E5E145" w14:textId="77777777" w:rsidR="00CB4BEB" w:rsidRPr="00CE1917" w:rsidRDefault="00CB4BEB" w:rsidP="003C0924">
            <w:pPr>
              <w:rPr>
                <w:rFonts w:ascii="Trebuchet MS" w:hAnsi="Trebuchet MS"/>
                <w:sz w:val="18"/>
                <w:szCs w:val="18"/>
              </w:rPr>
            </w:pPr>
            <w:r w:rsidRPr="00CE1917">
              <w:rPr>
                <w:rFonts w:ascii="Trebuchet MS" w:hAnsi="Trebuchet MS"/>
                <w:sz w:val="18"/>
                <w:szCs w:val="18"/>
              </w:rPr>
              <w:t xml:space="preserve">mobil </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63000AD3" w14:textId="77777777" w:rsidR="00CB4BEB" w:rsidRDefault="00CB4BEB" w:rsidP="003C0924">
            <w:pPr>
              <w:rPr>
                <w:rFonts w:ascii="Trebuchet MS" w:hAnsi="Trebuchet MS"/>
                <w:sz w:val="18"/>
                <w:szCs w:val="18"/>
              </w:rPr>
            </w:pPr>
            <w:r w:rsidRPr="00CE1917">
              <w:rPr>
                <w:rFonts w:ascii="Trebuchet MS" w:hAnsi="Trebuchet MS"/>
                <w:sz w:val="18"/>
                <w:szCs w:val="18"/>
              </w:rPr>
              <w:t xml:space="preserve">mobil </w:t>
            </w:r>
          </w:p>
        </w:tc>
        <w:tc>
          <w:tcPr>
            <w:tcW w:w="5103" w:type="dxa"/>
            <w:gridSpan w:val="2"/>
            <w:tcBorders>
              <w:top w:val="single" w:sz="4" w:space="0" w:color="auto"/>
              <w:left w:val="single" w:sz="4" w:space="0" w:color="auto"/>
              <w:bottom w:val="nil"/>
              <w:right w:val="single" w:sz="4" w:space="0" w:color="auto"/>
            </w:tcBorders>
            <w:shd w:val="clear" w:color="auto" w:fill="FFFFFF"/>
            <w:vAlign w:val="center"/>
          </w:tcPr>
          <w:p w14:paraId="13AC3D09" w14:textId="77777777" w:rsidR="00CB4BEB" w:rsidRPr="00CE1917" w:rsidRDefault="00CB4BEB" w:rsidP="003C0924">
            <w:pPr>
              <w:rPr>
                <w:rFonts w:ascii="Trebuchet MS" w:hAnsi="Trebuchet MS"/>
                <w:sz w:val="18"/>
                <w:szCs w:val="18"/>
              </w:rPr>
            </w:pPr>
            <w:r>
              <w:rPr>
                <w:rFonts w:ascii="Trebuchet MS" w:hAnsi="Trebuchet MS"/>
                <w:sz w:val="18"/>
                <w:szCs w:val="18"/>
              </w:rPr>
              <w:t xml:space="preserve">Mobil </w:t>
            </w:r>
            <w:proofErr w:type="gramStart"/>
            <w:r>
              <w:rPr>
                <w:rFonts w:ascii="Trebuchet MS" w:hAnsi="Trebuchet MS"/>
                <w:sz w:val="18"/>
                <w:szCs w:val="18"/>
              </w:rPr>
              <w:t>telefon nr.</w:t>
            </w:r>
            <w:proofErr w:type="gramEnd"/>
            <w:r>
              <w:rPr>
                <w:rFonts w:ascii="Trebuchet MS" w:hAnsi="Trebuchet MS"/>
                <w:sz w:val="18"/>
                <w:szCs w:val="18"/>
              </w:rPr>
              <w:t xml:space="preserve"> på </w:t>
            </w:r>
            <w:proofErr w:type="spellStart"/>
            <w:r>
              <w:rPr>
                <w:rFonts w:ascii="Trebuchet MS" w:hAnsi="Trebuchet MS"/>
                <w:sz w:val="18"/>
                <w:szCs w:val="18"/>
              </w:rPr>
              <w:t>dyreholder</w:t>
            </w:r>
            <w:proofErr w:type="spellEnd"/>
          </w:p>
        </w:tc>
        <w:tc>
          <w:tcPr>
            <w:tcW w:w="1276" w:type="dxa"/>
            <w:tcBorders>
              <w:top w:val="single" w:sz="4" w:space="0" w:color="auto"/>
              <w:left w:val="single" w:sz="4" w:space="0" w:color="auto"/>
              <w:bottom w:val="nil"/>
              <w:right w:val="single" w:sz="4" w:space="0" w:color="auto"/>
            </w:tcBorders>
            <w:shd w:val="clear" w:color="auto" w:fill="FFFFFF"/>
            <w:vAlign w:val="center"/>
          </w:tcPr>
          <w:p w14:paraId="51AE49D3"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26530F67"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10000000-99999999</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5B829D89"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3" w:type="dxa"/>
            <w:tcBorders>
              <w:top w:val="single" w:sz="4" w:space="0" w:color="auto"/>
              <w:left w:val="single" w:sz="4" w:space="0" w:color="auto"/>
              <w:bottom w:val="nil"/>
              <w:right w:val="single" w:sz="4" w:space="0" w:color="auto"/>
            </w:tcBorders>
            <w:shd w:val="clear" w:color="auto" w:fill="FFFFFF"/>
          </w:tcPr>
          <w:p w14:paraId="3CE276AC" w14:textId="77777777" w:rsidR="00CB4BEB" w:rsidRPr="00CE1917" w:rsidRDefault="00CB4BEB" w:rsidP="003C0924">
            <w:pPr>
              <w:rPr>
                <w:rFonts w:ascii="Trebuchet MS" w:hAnsi="Trebuchet MS" w:cs="Trebuchet MS"/>
                <w:sz w:val="18"/>
                <w:szCs w:val="18"/>
              </w:rPr>
            </w:pPr>
          </w:p>
        </w:tc>
      </w:tr>
      <w:tr w:rsidR="00CB4BEB" w:rsidRPr="00CE1917" w14:paraId="2AE89B64"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D9D9D9"/>
            <w:vAlign w:val="bottom"/>
          </w:tcPr>
          <w:p w14:paraId="3CFC05C1" w14:textId="77777777" w:rsidR="00CB4BEB" w:rsidRPr="00CE1917" w:rsidRDefault="00CB4BEB" w:rsidP="003C0924">
            <w:pPr>
              <w:rPr>
                <w:rFonts w:ascii="Trebuchet MS" w:hAnsi="Trebuchet MS"/>
                <w:sz w:val="18"/>
                <w:szCs w:val="18"/>
              </w:rPr>
            </w:pPr>
            <w:r w:rsidRPr="00CE1917">
              <w:rPr>
                <w:rFonts w:ascii="Trebuchet MS" w:hAnsi="Trebuchet MS"/>
                <w:sz w:val="18"/>
                <w:szCs w:val="18"/>
              </w:rPr>
              <w:t xml:space="preserve">mail </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2B75A14B" w14:textId="77777777" w:rsidR="00CB4BEB" w:rsidRDefault="00CB4BEB" w:rsidP="003C0924">
            <w:pPr>
              <w:rPr>
                <w:rFonts w:ascii="Trebuchet MS" w:hAnsi="Trebuchet MS"/>
                <w:sz w:val="18"/>
                <w:szCs w:val="18"/>
              </w:rPr>
            </w:pPr>
            <w:r w:rsidRPr="00CE1917">
              <w:rPr>
                <w:rFonts w:ascii="Trebuchet MS" w:hAnsi="Trebuchet MS"/>
                <w:sz w:val="18"/>
                <w:szCs w:val="18"/>
              </w:rPr>
              <w:t xml:space="preserve">mail </w:t>
            </w:r>
          </w:p>
        </w:tc>
        <w:tc>
          <w:tcPr>
            <w:tcW w:w="5103" w:type="dxa"/>
            <w:gridSpan w:val="2"/>
            <w:tcBorders>
              <w:top w:val="single" w:sz="4" w:space="0" w:color="auto"/>
              <w:left w:val="single" w:sz="4" w:space="0" w:color="auto"/>
              <w:bottom w:val="nil"/>
              <w:right w:val="single" w:sz="4" w:space="0" w:color="auto"/>
            </w:tcBorders>
            <w:shd w:val="clear" w:color="auto" w:fill="FFFFFF"/>
            <w:vAlign w:val="bottom"/>
          </w:tcPr>
          <w:p w14:paraId="5AB98E77" w14:textId="77777777" w:rsidR="00CB4BEB" w:rsidRPr="00CE1917" w:rsidRDefault="00CB4BEB" w:rsidP="003C0924">
            <w:pPr>
              <w:rPr>
                <w:rFonts w:ascii="Trebuchet MS" w:hAnsi="Trebuchet MS"/>
                <w:sz w:val="18"/>
                <w:szCs w:val="18"/>
              </w:rPr>
            </w:pPr>
            <w:r>
              <w:rPr>
                <w:rFonts w:ascii="Trebuchet MS" w:hAnsi="Trebuchet MS"/>
                <w:sz w:val="18"/>
                <w:szCs w:val="18"/>
              </w:rPr>
              <w:t xml:space="preserve">E-mail på </w:t>
            </w:r>
            <w:proofErr w:type="spellStart"/>
            <w:r>
              <w:rPr>
                <w:rFonts w:ascii="Trebuchet MS" w:hAnsi="Trebuchet MS"/>
                <w:sz w:val="18"/>
                <w:szCs w:val="18"/>
              </w:rPr>
              <w:t>dyreholder</w:t>
            </w:r>
            <w:proofErr w:type="spellEnd"/>
          </w:p>
        </w:tc>
        <w:tc>
          <w:tcPr>
            <w:tcW w:w="1276" w:type="dxa"/>
            <w:tcBorders>
              <w:top w:val="single" w:sz="4" w:space="0" w:color="auto"/>
              <w:left w:val="single" w:sz="4" w:space="0" w:color="auto"/>
              <w:bottom w:val="nil"/>
              <w:right w:val="single" w:sz="4" w:space="0" w:color="auto"/>
            </w:tcBorders>
            <w:shd w:val="clear" w:color="auto" w:fill="FFFFFF"/>
            <w:vAlign w:val="bottom"/>
          </w:tcPr>
          <w:p w14:paraId="1B9B4B5E"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2FA70A59"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0-250 tegn</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3644D0D3"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3" w:type="dxa"/>
            <w:tcBorders>
              <w:top w:val="single" w:sz="4" w:space="0" w:color="auto"/>
              <w:left w:val="single" w:sz="4" w:space="0" w:color="auto"/>
              <w:bottom w:val="nil"/>
              <w:right w:val="single" w:sz="4" w:space="0" w:color="auto"/>
            </w:tcBorders>
            <w:shd w:val="clear" w:color="auto" w:fill="FFFFFF"/>
            <w:vAlign w:val="bottom"/>
          </w:tcPr>
          <w:p w14:paraId="090BF5FD"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dyrene@Naturagraesklipning.dk</w:t>
            </w:r>
          </w:p>
        </w:tc>
      </w:tr>
      <w:tr w:rsidR="00CB4BEB" w:rsidRPr="00CE1917" w14:paraId="4F80207B" w14:textId="77777777" w:rsidTr="003C0924">
        <w:trPr>
          <w:trHeight w:hRule="exact" w:val="510"/>
        </w:trPr>
        <w:tc>
          <w:tcPr>
            <w:tcW w:w="1696" w:type="dxa"/>
            <w:tcBorders>
              <w:top w:val="single" w:sz="4" w:space="0" w:color="auto"/>
              <w:left w:val="single" w:sz="4" w:space="0" w:color="auto"/>
              <w:bottom w:val="nil"/>
              <w:right w:val="single" w:sz="4" w:space="0" w:color="auto"/>
            </w:tcBorders>
            <w:shd w:val="clear" w:color="auto" w:fill="D9D9D9"/>
            <w:vAlign w:val="center"/>
          </w:tcPr>
          <w:p w14:paraId="389E12CF" w14:textId="77777777" w:rsidR="00CB4BEB" w:rsidRPr="00CE1917" w:rsidRDefault="00CB4BEB" w:rsidP="003C0924">
            <w:pPr>
              <w:rPr>
                <w:rFonts w:ascii="Trebuchet MS" w:hAnsi="Trebuchet MS"/>
                <w:sz w:val="18"/>
                <w:szCs w:val="18"/>
              </w:rPr>
            </w:pPr>
            <w:r w:rsidRPr="00CE1917">
              <w:rPr>
                <w:rFonts w:ascii="Trebuchet MS" w:hAnsi="Trebuchet MS"/>
                <w:sz w:val="18"/>
                <w:szCs w:val="18"/>
              </w:rPr>
              <w:t xml:space="preserve">ajour </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234473FB" w14:textId="77777777" w:rsidR="00CB4BEB" w:rsidRDefault="00CB4BEB" w:rsidP="003C0924">
            <w:pPr>
              <w:rPr>
                <w:rFonts w:ascii="Trebuchet MS" w:hAnsi="Trebuchet MS"/>
                <w:sz w:val="18"/>
                <w:szCs w:val="18"/>
              </w:rPr>
            </w:pPr>
            <w:r w:rsidRPr="00CE1917">
              <w:rPr>
                <w:rFonts w:ascii="Trebuchet MS" w:hAnsi="Trebuchet MS"/>
                <w:sz w:val="18"/>
                <w:szCs w:val="18"/>
              </w:rPr>
              <w:t xml:space="preserve">ajour </w:t>
            </w:r>
          </w:p>
        </w:tc>
        <w:tc>
          <w:tcPr>
            <w:tcW w:w="5103" w:type="dxa"/>
            <w:gridSpan w:val="2"/>
            <w:tcBorders>
              <w:top w:val="single" w:sz="4" w:space="0" w:color="auto"/>
              <w:left w:val="single" w:sz="4" w:space="0" w:color="auto"/>
              <w:bottom w:val="nil"/>
              <w:right w:val="single" w:sz="4" w:space="0" w:color="auto"/>
            </w:tcBorders>
            <w:shd w:val="clear" w:color="auto" w:fill="FFFFFF"/>
            <w:vAlign w:val="bottom"/>
          </w:tcPr>
          <w:p w14:paraId="1422236D" w14:textId="77777777" w:rsidR="00CB4BEB" w:rsidRPr="00CE1917" w:rsidRDefault="00CB4BEB" w:rsidP="003C0924">
            <w:pPr>
              <w:rPr>
                <w:rFonts w:ascii="Trebuchet MS" w:hAnsi="Trebuchet MS"/>
                <w:sz w:val="18"/>
                <w:szCs w:val="18"/>
              </w:rPr>
            </w:pPr>
            <w:r>
              <w:rPr>
                <w:rFonts w:ascii="Trebuchet MS" w:hAnsi="Trebuchet MS"/>
                <w:sz w:val="18"/>
                <w:szCs w:val="18"/>
              </w:rPr>
              <w:t xml:space="preserve">Dato for hvornår kontaktinfo på </w:t>
            </w:r>
            <w:proofErr w:type="spellStart"/>
            <w:r>
              <w:rPr>
                <w:rFonts w:ascii="Trebuchet MS" w:hAnsi="Trebuchet MS"/>
                <w:sz w:val="18"/>
                <w:szCs w:val="18"/>
              </w:rPr>
              <w:t>dyreholder</w:t>
            </w:r>
            <w:proofErr w:type="spellEnd"/>
            <w:r>
              <w:rPr>
                <w:rFonts w:ascii="Trebuchet MS" w:hAnsi="Trebuchet MS"/>
                <w:sz w:val="18"/>
                <w:szCs w:val="18"/>
              </w:rPr>
              <w:t xml:space="preserve"> senest er ajourført</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7CB5CBC2" w14:textId="52C35DB5" w:rsidR="00CB4BEB" w:rsidRPr="00CE1917"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6556D666" w14:textId="77777777" w:rsidR="00CB4BEB" w:rsidRPr="00353B49" w:rsidRDefault="00CB4BEB" w:rsidP="003C0924">
            <w:pPr>
              <w:autoSpaceDE w:val="0"/>
              <w:autoSpaceDN w:val="0"/>
              <w:adjustRightInd w:val="0"/>
              <w:rPr>
                <w:rFonts w:ascii="Trebuchet MS" w:hAnsi="Trebuchet MS" w:cs="Trebuchet MS"/>
                <w:sz w:val="18"/>
                <w:szCs w:val="18"/>
              </w:rPr>
            </w:pPr>
            <w:r w:rsidRPr="00353B49">
              <w:rPr>
                <w:rFonts w:ascii="Trebuchet MS" w:hAnsi="Trebuchet MS" w:cs="Trebuchet MS"/>
                <w:sz w:val="18"/>
                <w:szCs w:val="18"/>
              </w:rPr>
              <w:t>2006-12-31</w:t>
            </w:r>
          </w:p>
          <w:p w14:paraId="4F6BE9E2" w14:textId="77777777" w:rsidR="00CB4BEB" w:rsidRPr="00CE1917" w:rsidRDefault="00CB4BEB" w:rsidP="003C0924">
            <w:pPr>
              <w:rPr>
                <w:rFonts w:ascii="Trebuchet MS" w:hAnsi="Trebuchet MS" w:cs="Trebuchet MS"/>
                <w:sz w:val="18"/>
                <w:szCs w:val="18"/>
              </w:rPr>
            </w:pPr>
            <w:r w:rsidRPr="00353B49">
              <w:rPr>
                <w:rFonts w:ascii="Trebuchet MS" w:hAnsi="Trebuchet MS" w:cs="Trebuchet MS"/>
                <w:sz w:val="18"/>
                <w:szCs w:val="18"/>
              </w:rPr>
              <w:t>2999-12-31</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79F87357"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3" w:type="dxa"/>
            <w:tcBorders>
              <w:top w:val="single" w:sz="4" w:space="0" w:color="auto"/>
              <w:left w:val="single" w:sz="4" w:space="0" w:color="auto"/>
              <w:bottom w:val="nil"/>
              <w:right w:val="single" w:sz="4" w:space="0" w:color="auto"/>
            </w:tcBorders>
            <w:shd w:val="clear" w:color="auto" w:fill="FFFFFF"/>
            <w:vAlign w:val="center"/>
          </w:tcPr>
          <w:p w14:paraId="4B6DD48E"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2011-06-28</w:t>
            </w:r>
          </w:p>
        </w:tc>
      </w:tr>
      <w:tr w:rsidR="00CB4BEB" w:rsidRPr="00CE1917" w14:paraId="7DAA3CDE"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7DDBA"/>
            <w:vAlign w:val="bottom"/>
          </w:tcPr>
          <w:p w14:paraId="016AE0CF"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lastRenderedPageBreak/>
              <w:t>l</w:t>
            </w:r>
            <w:r w:rsidRPr="00CE1917">
              <w:rPr>
                <w:rFonts w:ascii="Trebuchet MS" w:hAnsi="Trebuchet MS" w:cs="Trebuchet MS"/>
                <w:sz w:val="18"/>
                <w:szCs w:val="18"/>
              </w:rPr>
              <w:t>ink</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7C3F1BAB" w14:textId="77777777" w:rsidR="00CB4BEB" w:rsidRPr="0014307B" w:rsidRDefault="00CB4BEB" w:rsidP="003C0924">
            <w:pPr>
              <w:rPr>
                <w:rFonts w:ascii="Trebuchet MS" w:hAnsi="Trebuchet MS" w:cs="Trebuchet MS"/>
                <w:sz w:val="18"/>
                <w:szCs w:val="18"/>
              </w:rPr>
            </w:pPr>
          </w:p>
        </w:tc>
        <w:tc>
          <w:tcPr>
            <w:tcW w:w="11907"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1C15715A"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38634C64" w14:textId="77777777" w:rsidTr="003C0924">
        <w:trPr>
          <w:trHeight w:hRule="exact" w:val="255"/>
        </w:trPr>
        <w:tc>
          <w:tcPr>
            <w:tcW w:w="4811" w:type="dxa"/>
            <w:gridSpan w:val="3"/>
            <w:tcBorders>
              <w:top w:val="single" w:sz="4" w:space="0" w:color="auto"/>
              <w:left w:val="nil"/>
              <w:bottom w:val="nil"/>
              <w:right w:val="nil"/>
            </w:tcBorders>
            <w:shd w:val="clear" w:color="auto" w:fill="99CCFF"/>
          </w:tcPr>
          <w:p w14:paraId="06EE132D" w14:textId="77777777" w:rsidR="00CB4BEB" w:rsidRDefault="00CB4BEB" w:rsidP="003C0924">
            <w:pPr>
              <w:rPr>
                <w:rFonts w:ascii="Trebuchet MS" w:hAnsi="Trebuchet MS" w:cs="Trebuchet MS"/>
                <w:i/>
                <w:iCs/>
                <w:sz w:val="18"/>
                <w:szCs w:val="18"/>
              </w:rPr>
            </w:pPr>
          </w:p>
        </w:tc>
        <w:tc>
          <w:tcPr>
            <w:tcW w:w="10068" w:type="dxa"/>
            <w:gridSpan w:val="5"/>
            <w:tcBorders>
              <w:top w:val="single" w:sz="4" w:space="0" w:color="auto"/>
              <w:left w:val="nil"/>
              <w:bottom w:val="nil"/>
              <w:right w:val="nil"/>
            </w:tcBorders>
            <w:shd w:val="clear" w:color="auto" w:fill="99CCFF"/>
            <w:vAlign w:val="center"/>
          </w:tcPr>
          <w:p w14:paraId="76626901"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187E4372" w14:textId="77777777" w:rsidTr="003C0924">
        <w:trPr>
          <w:trHeight w:hRule="exact" w:val="255"/>
        </w:trPr>
        <w:tc>
          <w:tcPr>
            <w:tcW w:w="4811" w:type="dxa"/>
            <w:gridSpan w:val="3"/>
            <w:tcBorders>
              <w:top w:val="nil"/>
              <w:left w:val="nil"/>
              <w:bottom w:val="nil"/>
              <w:right w:val="nil"/>
            </w:tcBorders>
            <w:shd w:val="clear" w:color="auto" w:fill="97DDBA"/>
          </w:tcPr>
          <w:p w14:paraId="54766A13" w14:textId="77777777" w:rsidR="00CB4BEB" w:rsidRPr="0051728E" w:rsidRDefault="00CB4BEB" w:rsidP="003C0924">
            <w:pPr>
              <w:rPr>
                <w:rFonts w:ascii="Trebuchet MS" w:hAnsi="Trebuchet MS" w:cs="Trebuchet MS"/>
                <w:i/>
                <w:iCs/>
                <w:sz w:val="18"/>
                <w:szCs w:val="18"/>
              </w:rPr>
            </w:pPr>
          </w:p>
        </w:tc>
        <w:tc>
          <w:tcPr>
            <w:tcW w:w="10068" w:type="dxa"/>
            <w:gridSpan w:val="5"/>
            <w:tcBorders>
              <w:top w:val="nil"/>
              <w:left w:val="nil"/>
              <w:bottom w:val="nil"/>
              <w:right w:val="nil"/>
            </w:tcBorders>
            <w:shd w:val="clear" w:color="auto" w:fill="97DDBA"/>
            <w:vAlign w:val="center"/>
          </w:tcPr>
          <w:p w14:paraId="5DD03B42"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3EEE388B" w14:textId="77777777" w:rsidR="00CB4BEB" w:rsidRDefault="00CB4BEB" w:rsidP="00DF11C9">
      <w:pPr>
        <w:pStyle w:val="Overskrift4"/>
      </w:pPr>
      <w:r>
        <w:t>5.2.7.2</w:t>
      </w:r>
      <w:r w:rsidRPr="00A32757">
        <w:t xml:space="preserve"> </w:t>
      </w:r>
      <w:r>
        <w:t>Metadata</w:t>
      </w:r>
      <w:r w:rsidRPr="00BF40E3">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4FBD0DC3" w14:textId="77777777" w:rsidTr="003C0924">
        <w:trPr>
          <w:trHeight w:hRule="exact" w:val="255"/>
        </w:trPr>
        <w:tc>
          <w:tcPr>
            <w:tcW w:w="2235" w:type="dxa"/>
            <w:shd w:val="clear" w:color="auto" w:fill="D9D9D9"/>
            <w:vAlign w:val="bottom"/>
          </w:tcPr>
          <w:p w14:paraId="53FBF4F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03F100EC"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A1C5854" w14:textId="77777777" w:rsidTr="003C0924">
        <w:trPr>
          <w:trHeight w:hRule="exact" w:val="255"/>
        </w:trPr>
        <w:tc>
          <w:tcPr>
            <w:tcW w:w="2235" w:type="dxa"/>
            <w:shd w:val="clear" w:color="auto" w:fill="E0E0E0"/>
            <w:vAlign w:val="bottom"/>
          </w:tcPr>
          <w:p w14:paraId="22C5DC3D"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1B9EE74E"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Naturpleje</w:t>
            </w:r>
          </w:p>
        </w:tc>
      </w:tr>
      <w:tr w:rsidR="00CB4BEB" w:rsidRPr="0051728E" w14:paraId="6E990F69" w14:textId="77777777" w:rsidTr="003C0924">
        <w:trPr>
          <w:trHeight w:hRule="exact" w:val="255"/>
        </w:trPr>
        <w:tc>
          <w:tcPr>
            <w:tcW w:w="2235" w:type="dxa"/>
            <w:shd w:val="clear" w:color="auto" w:fill="E0E0E0"/>
            <w:vAlign w:val="bottom"/>
          </w:tcPr>
          <w:p w14:paraId="6C7562C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6E5C864C" w14:textId="77777777" w:rsidR="00CB4BEB" w:rsidRDefault="00CB4BEB" w:rsidP="003C0924">
            <w:pPr>
              <w:rPr>
                <w:rFonts w:ascii="Trebuchet MS" w:hAnsi="Trebuchet MS"/>
                <w:sz w:val="18"/>
                <w:szCs w:val="18"/>
              </w:rPr>
            </w:pPr>
            <w:r>
              <w:rPr>
                <w:rFonts w:ascii="Trebuchet MS" w:hAnsi="Trebuchet MS"/>
                <w:sz w:val="18"/>
                <w:szCs w:val="18"/>
              </w:rPr>
              <w:t>5106</w:t>
            </w:r>
          </w:p>
        </w:tc>
      </w:tr>
      <w:tr w:rsidR="00CB4BEB" w:rsidRPr="0051728E" w14:paraId="084457F1" w14:textId="77777777" w:rsidTr="003C0924">
        <w:trPr>
          <w:trHeight w:hRule="exact" w:val="510"/>
        </w:trPr>
        <w:tc>
          <w:tcPr>
            <w:tcW w:w="2235" w:type="dxa"/>
            <w:shd w:val="clear" w:color="auto" w:fill="E0E0E0"/>
            <w:vAlign w:val="center"/>
          </w:tcPr>
          <w:p w14:paraId="00F12E7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F8FBCA2" w14:textId="77777777" w:rsidR="00CB4BEB" w:rsidRPr="00F279E4" w:rsidRDefault="00CB4BEB" w:rsidP="003C0924">
            <w:pPr>
              <w:rPr>
                <w:rFonts w:ascii="Trebuchet MS" w:hAnsi="Trebuchet MS" w:cs="Trebuchet MS"/>
                <w:sz w:val="18"/>
                <w:szCs w:val="18"/>
              </w:rPr>
            </w:pPr>
            <w:r>
              <w:rPr>
                <w:rFonts w:ascii="Trebuchet MS" w:hAnsi="Trebuchet MS"/>
                <w:sz w:val="18"/>
                <w:szCs w:val="18"/>
              </w:rPr>
              <w:t>NBL</w:t>
            </w:r>
            <w:r w:rsidRPr="00B92643">
              <w:rPr>
                <w:rFonts w:ascii="Trebuchet MS" w:hAnsi="Trebuchet MS"/>
                <w:sz w:val="18"/>
                <w:szCs w:val="18"/>
              </w:rPr>
              <w:t xml:space="preserve"> §-3 beskyttede arealer eller </w:t>
            </w:r>
            <w:r>
              <w:rPr>
                <w:rFonts w:ascii="Trebuchet MS" w:hAnsi="Trebuchet MS"/>
                <w:sz w:val="18"/>
                <w:szCs w:val="18"/>
              </w:rPr>
              <w:t xml:space="preserve">andre </w:t>
            </w:r>
            <w:r w:rsidRPr="00B92643">
              <w:rPr>
                <w:rFonts w:ascii="Trebuchet MS" w:hAnsi="Trebuchet MS"/>
                <w:sz w:val="18"/>
                <w:szCs w:val="18"/>
              </w:rPr>
              <w:t xml:space="preserve">lokaliteter, som </w:t>
            </w:r>
            <w:r>
              <w:rPr>
                <w:rFonts w:ascii="Trebuchet MS" w:hAnsi="Trebuchet MS"/>
                <w:sz w:val="18"/>
                <w:szCs w:val="18"/>
              </w:rPr>
              <w:t>k</w:t>
            </w:r>
            <w:r w:rsidRPr="00B92643">
              <w:rPr>
                <w:rFonts w:ascii="Trebuchet MS" w:hAnsi="Trebuchet MS"/>
                <w:sz w:val="18"/>
                <w:szCs w:val="18"/>
              </w:rPr>
              <w:t>ommunen har under vedligeholdende pleje.</w:t>
            </w:r>
            <w:r>
              <w:rPr>
                <w:rFonts w:ascii="Trebuchet MS" w:hAnsi="Trebuchet MS"/>
                <w:sz w:val="18"/>
                <w:szCs w:val="18"/>
              </w:rPr>
              <w:t xml:space="preserve"> F.eks. fredede områder som ikke hører under §-3.</w:t>
            </w:r>
          </w:p>
        </w:tc>
      </w:tr>
      <w:tr w:rsidR="00CB4BEB" w:rsidRPr="0051728E" w14:paraId="2CD3242A" w14:textId="77777777" w:rsidTr="003C0924">
        <w:trPr>
          <w:trHeight w:hRule="exact" w:val="510"/>
        </w:trPr>
        <w:tc>
          <w:tcPr>
            <w:tcW w:w="2235" w:type="dxa"/>
            <w:shd w:val="clear" w:color="auto" w:fill="E0E0E0"/>
            <w:vAlign w:val="center"/>
          </w:tcPr>
          <w:p w14:paraId="40EE634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1462C959"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 xml:space="preserve">Oplysning om plejetype og evt. </w:t>
            </w:r>
            <w:proofErr w:type="spellStart"/>
            <w:r>
              <w:rPr>
                <w:rFonts w:ascii="Trebuchet MS" w:hAnsi="Trebuchet MS" w:cs="Trebuchet MS"/>
                <w:sz w:val="18"/>
                <w:szCs w:val="18"/>
              </w:rPr>
              <w:t>dyreholder</w:t>
            </w:r>
            <w:proofErr w:type="spellEnd"/>
            <w:r>
              <w:rPr>
                <w:rFonts w:ascii="Trebuchet MS" w:hAnsi="Trebuchet MS" w:cs="Trebuchet MS"/>
                <w:sz w:val="18"/>
                <w:szCs w:val="18"/>
              </w:rPr>
              <w:t xml:space="preserve"> på de </w:t>
            </w:r>
            <w:r>
              <w:rPr>
                <w:rFonts w:ascii="Trebuchet MS" w:hAnsi="Trebuchet MS"/>
                <w:sz w:val="18"/>
                <w:szCs w:val="18"/>
              </w:rPr>
              <w:t xml:space="preserve">NBL </w:t>
            </w:r>
            <w:r w:rsidRPr="00B92643">
              <w:rPr>
                <w:rFonts w:ascii="Trebuchet MS" w:hAnsi="Trebuchet MS"/>
                <w:sz w:val="18"/>
                <w:szCs w:val="18"/>
              </w:rPr>
              <w:t xml:space="preserve">§-3 beskyttede </w:t>
            </w:r>
            <w:r>
              <w:rPr>
                <w:rFonts w:ascii="Trebuchet MS" w:hAnsi="Trebuchet MS"/>
                <w:sz w:val="18"/>
                <w:szCs w:val="18"/>
              </w:rPr>
              <w:t>arealer eller lokaliteter, som k</w:t>
            </w:r>
            <w:r w:rsidRPr="00B92643">
              <w:rPr>
                <w:rFonts w:ascii="Trebuchet MS" w:hAnsi="Trebuchet MS"/>
                <w:sz w:val="18"/>
                <w:szCs w:val="18"/>
              </w:rPr>
              <w:t>ommunen har under vedligeholdende pleje.</w:t>
            </w:r>
          </w:p>
        </w:tc>
      </w:tr>
      <w:tr w:rsidR="00CB4BEB" w:rsidRPr="0051728E" w14:paraId="2E70876F" w14:textId="77777777" w:rsidTr="003C0924">
        <w:trPr>
          <w:trHeight w:hRule="exact" w:val="255"/>
        </w:trPr>
        <w:tc>
          <w:tcPr>
            <w:tcW w:w="2235" w:type="dxa"/>
            <w:shd w:val="clear" w:color="auto" w:fill="E0E0E0"/>
            <w:vAlign w:val="bottom"/>
          </w:tcPr>
          <w:p w14:paraId="3B1F2804"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354EE33E" w14:textId="77777777" w:rsidR="00CB4BEB" w:rsidRPr="0051728E" w:rsidRDefault="00CB4BEB" w:rsidP="003C0924">
            <w:pPr>
              <w:rPr>
                <w:rFonts w:ascii="Trebuchet MS" w:hAnsi="Trebuchet MS" w:cs="Trebuchet MS"/>
                <w:sz w:val="18"/>
                <w:szCs w:val="18"/>
              </w:rPr>
            </w:pPr>
            <w:proofErr w:type="spellStart"/>
            <w:r>
              <w:rPr>
                <w:rFonts w:ascii="Trebuchet MS" w:hAnsi="Trebuchet MS"/>
                <w:sz w:val="18"/>
                <w:szCs w:val="18"/>
              </w:rPr>
              <w:t>Driftdatabase</w:t>
            </w:r>
            <w:proofErr w:type="spellEnd"/>
            <w:r>
              <w:rPr>
                <w:rFonts w:ascii="Trebuchet MS" w:hAnsi="Trebuchet MS"/>
                <w:sz w:val="18"/>
                <w:szCs w:val="18"/>
              </w:rPr>
              <w:t xml:space="preserve"> m.h.t.</w:t>
            </w:r>
            <w:r w:rsidRPr="00B92643">
              <w:rPr>
                <w:rFonts w:ascii="Trebuchet MS" w:hAnsi="Trebuchet MS"/>
                <w:sz w:val="18"/>
                <w:szCs w:val="18"/>
              </w:rPr>
              <w:t xml:space="preserve"> </w:t>
            </w:r>
            <w:r>
              <w:rPr>
                <w:rFonts w:ascii="Trebuchet MS" w:hAnsi="Trebuchet MS"/>
                <w:sz w:val="18"/>
                <w:szCs w:val="18"/>
              </w:rPr>
              <w:t xml:space="preserve">NBL </w:t>
            </w:r>
            <w:r w:rsidRPr="00B92643">
              <w:rPr>
                <w:rFonts w:ascii="Trebuchet MS" w:hAnsi="Trebuchet MS"/>
                <w:sz w:val="18"/>
                <w:szCs w:val="18"/>
              </w:rPr>
              <w:t xml:space="preserve">§-3 beskyttede arealer eller lokaliteter, som </w:t>
            </w:r>
            <w:r>
              <w:rPr>
                <w:rFonts w:ascii="Trebuchet MS" w:hAnsi="Trebuchet MS"/>
                <w:sz w:val="18"/>
                <w:szCs w:val="18"/>
              </w:rPr>
              <w:t>k</w:t>
            </w:r>
            <w:r w:rsidRPr="00B92643">
              <w:rPr>
                <w:rFonts w:ascii="Trebuchet MS" w:hAnsi="Trebuchet MS"/>
                <w:sz w:val="18"/>
                <w:szCs w:val="18"/>
              </w:rPr>
              <w:t>ommunen har under vedligeholdende pleje.</w:t>
            </w:r>
          </w:p>
        </w:tc>
      </w:tr>
      <w:tr w:rsidR="00CB4BEB" w:rsidRPr="0051728E" w14:paraId="341C967B" w14:textId="77777777" w:rsidTr="003C0924">
        <w:trPr>
          <w:trHeight w:hRule="exact" w:val="255"/>
        </w:trPr>
        <w:tc>
          <w:tcPr>
            <w:tcW w:w="2235" w:type="dxa"/>
            <w:shd w:val="clear" w:color="auto" w:fill="E0E0E0"/>
            <w:vAlign w:val="bottom"/>
          </w:tcPr>
          <w:p w14:paraId="2E0872DC"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152B2AFB"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Beskyttende lokaliteter</w:t>
            </w:r>
          </w:p>
        </w:tc>
      </w:tr>
      <w:tr w:rsidR="00CB4BEB" w:rsidRPr="0051728E" w14:paraId="22CF1B3E" w14:textId="77777777" w:rsidTr="003C0924">
        <w:trPr>
          <w:trHeight w:hRule="exact" w:val="255"/>
        </w:trPr>
        <w:tc>
          <w:tcPr>
            <w:tcW w:w="2235" w:type="dxa"/>
            <w:shd w:val="clear" w:color="auto" w:fill="E0E0E0"/>
            <w:vAlign w:val="bottom"/>
          </w:tcPr>
          <w:p w14:paraId="47C5C878" w14:textId="77777777" w:rsidR="00CB4BEB" w:rsidRPr="00492FFE" w:rsidRDefault="00CB4BEB" w:rsidP="003C0924">
            <w:pPr>
              <w:rPr>
                <w:rFonts w:ascii="Trebuchet MS" w:hAnsi="Trebuchet MS" w:cs="Trebuchet MS"/>
                <w:sz w:val="18"/>
                <w:szCs w:val="18"/>
              </w:rPr>
            </w:pPr>
            <w:proofErr w:type="spellStart"/>
            <w:r>
              <w:rPr>
                <w:rFonts w:ascii="Trebuchet MS" w:hAnsi="Trebuchet MS" w:cs="Trebuchet MS"/>
                <w:sz w:val="18"/>
                <w:szCs w:val="18"/>
              </w:rPr>
              <w:t>n</w:t>
            </w:r>
            <w:r w:rsidRPr="00E45822">
              <w:rPr>
                <w:rFonts w:ascii="Trebuchet MS" w:hAnsi="Trebuchet MS" w:cs="Trebuchet MS"/>
                <w:sz w:val="18"/>
                <w:szCs w:val="18"/>
              </w:rPr>
              <w:t>oegle</w:t>
            </w:r>
            <w:r w:rsidRPr="00492FFE">
              <w:rPr>
                <w:rFonts w:ascii="Trebuchet MS" w:hAnsi="Trebuchet MS" w:cs="Trebuchet MS"/>
                <w:sz w:val="18"/>
                <w:szCs w:val="18"/>
              </w:rPr>
              <w:t>_ord</w:t>
            </w:r>
            <w:proofErr w:type="spellEnd"/>
          </w:p>
        </w:tc>
        <w:tc>
          <w:tcPr>
            <w:tcW w:w="11340" w:type="dxa"/>
            <w:shd w:val="clear" w:color="auto" w:fill="FFFFFF"/>
            <w:vAlign w:val="bottom"/>
          </w:tcPr>
          <w:p w14:paraId="09A890FE"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Naturdrift, §3 områder</w:t>
            </w:r>
          </w:p>
        </w:tc>
      </w:tr>
      <w:tr w:rsidR="00CB4BEB" w:rsidRPr="0051728E" w14:paraId="5CB5F2B3" w14:textId="77777777" w:rsidTr="003C0924">
        <w:trPr>
          <w:trHeight w:hRule="exact" w:val="255"/>
        </w:trPr>
        <w:tc>
          <w:tcPr>
            <w:tcW w:w="2235" w:type="dxa"/>
            <w:shd w:val="clear" w:color="auto" w:fill="E0E0E0"/>
            <w:vAlign w:val="bottom"/>
          </w:tcPr>
          <w:p w14:paraId="7E54F17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1BC12BB1"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2C3F55A5" w14:textId="77777777" w:rsidTr="003C0924">
        <w:trPr>
          <w:trHeight w:hRule="exact" w:val="255"/>
        </w:trPr>
        <w:tc>
          <w:tcPr>
            <w:tcW w:w="2235" w:type="dxa"/>
            <w:shd w:val="clear" w:color="auto" w:fill="E0E0E0"/>
            <w:vAlign w:val="bottom"/>
          </w:tcPr>
          <w:p w14:paraId="4B2CAF38"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0C4ACA4B" w14:textId="77777777" w:rsidR="00CB4BEB" w:rsidRPr="00FE3FC3" w:rsidRDefault="00CB4BEB" w:rsidP="003C0924">
            <w:pPr>
              <w:rPr>
                <w:rFonts w:ascii="Trebuchet MS" w:hAnsi="Trebuchet MS" w:cs="Trebuchet MS"/>
                <w:sz w:val="18"/>
                <w:szCs w:val="18"/>
              </w:rPr>
            </w:pPr>
            <w:r w:rsidRPr="00B92643">
              <w:rPr>
                <w:rFonts w:ascii="Trebuchet MS" w:hAnsi="Trebuchet MS" w:cs="Trebuchet MS"/>
                <w:sz w:val="18"/>
                <w:szCs w:val="18"/>
              </w:rPr>
              <w:t>Naturbeskyttelseslovens § 52 og bekendtgørelse nr. 551 af 22. juni 1992.</w:t>
            </w:r>
          </w:p>
        </w:tc>
      </w:tr>
      <w:tr w:rsidR="00CB4BEB" w:rsidRPr="0051728E" w14:paraId="07259920" w14:textId="77777777" w:rsidTr="003C0924">
        <w:trPr>
          <w:trHeight w:hRule="exact" w:val="255"/>
        </w:trPr>
        <w:tc>
          <w:tcPr>
            <w:tcW w:w="2235" w:type="dxa"/>
            <w:shd w:val="clear" w:color="auto" w:fill="E0E0E0"/>
            <w:vAlign w:val="bottom"/>
          </w:tcPr>
          <w:p w14:paraId="14C56FD7" w14:textId="77777777" w:rsidR="00CB4BEB" w:rsidRPr="006801BD" w:rsidRDefault="00CB4BEB" w:rsidP="003C0924">
            <w:pPr>
              <w:rPr>
                <w:rFonts w:ascii="Trebuchet MS" w:hAnsi="Trebuchet MS" w:cs="Trebuchet MS"/>
                <w:sz w:val="18"/>
                <w:szCs w:val="18"/>
              </w:rPr>
            </w:pPr>
            <w:proofErr w:type="spellStart"/>
            <w:r w:rsidRPr="006801BD">
              <w:rPr>
                <w:rFonts w:ascii="Trebuchet MS" w:hAnsi="Trebuchet MS" w:cs="Trebuchet MS"/>
                <w:sz w:val="18"/>
                <w:szCs w:val="18"/>
              </w:rPr>
              <w:t>KLE_koder</w:t>
            </w:r>
            <w:proofErr w:type="spellEnd"/>
          </w:p>
        </w:tc>
        <w:tc>
          <w:tcPr>
            <w:tcW w:w="11340" w:type="dxa"/>
            <w:shd w:val="clear" w:color="auto" w:fill="FFFFFF"/>
            <w:vAlign w:val="bottom"/>
          </w:tcPr>
          <w:p w14:paraId="756036DC" w14:textId="77777777" w:rsidR="00CB4BEB" w:rsidRPr="006801BD" w:rsidRDefault="00CB4BEB" w:rsidP="003C0924">
            <w:pPr>
              <w:rPr>
                <w:rFonts w:ascii="Trebuchet MS" w:hAnsi="Trebuchet MS" w:cs="Trebuchet MS"/>
                <w:sz w:val="18"/>
                <w:szCs w:val="18"/>
              </w:rPr>
            </w:pPr>
            <w:r w:rsidRPr="00284A55">
              <w:rPr>
                <w:rFonts w:ascii="Trebuchet MS" w:hAnsi="Trebuchet MS" w:cs="Trebuchet MS"/>
                <w:sz w:val="18"/>
                <w:szCs w:val="18"/>
              </w:rPr>
              <w:t>01.05.11, 04.08.11, 04.01.11</w:t>
            </w:r>
          </w:p>
        </w:tc>
      </w:tr>
    </w:tbl>
    <w:p w14:paraId="48701633" w14:textId="77777777" w:rsidR="00CB4BEB" w:rsidRPr="00A32757" w:rsidRDefault="00CB4BEB" w:rsidP="00DF11C9">
      <w:pPr>
        <w:pStyle w:val="Overskrift4"/>
      </w:pPr>
      <w:r>
        <w:t>5.2.7.2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8"/>
        <w:gridCol w:w="8958"/>
      </w:tblGrid>
      <w:tr w:rsidR="00CB4BEB" w:rsidRPr="0051728E" w14:paraId="75D8B5C8" w14:textId="77777777" w:rsidTr="003C0924">
        <w:trPr>
          <w:trHeight w:hRule="exact" w:val="255"/>
        </w:trPr>
        <w:tc>
          <w:tcPr>
            <w:tcW w:w="4503" w:type="dxa"/>
            <w:shd w:val="clear" w:color="auto" w:fill="D9D9D9"/>
            <w:vAlign w:val="bottom"/>
          </w:tcPr>
          <w:p w14:paraId="0F10778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05C51C3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6EE402FA" w14:textId="77777777" w:rsidTr="003C0924">
        <w:trPr>
          <w:trHeight w:hRule="exact" w:val="709"/>
        </w:trPr>
        <w:tc>
          <w:tcPr>
            <w:tcW w:w="4503" w:type="dxa"/>
            <w:shd w:val="clear" w:color="auto" w:fill="E0E0E0"/>
            <w:vAlign w:val="center"/>
          </w:tcPr>
          <w:p w14:paraId="15C2BC42"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center"/>
          </w:tcPr>
          <w:p w14:paraId="6ABCFA87"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Hvis der er forskellige plejetyper af et §3 område, så oprettes et objekt til hver type. Der kan derfor godt være overlap mellem fladerne. I sådanne tilfælde er det meget vigtigt at holde grundigt styr på hvilke objekt der har de andre oplysninger. Det skal være det mest blivende objekt.</w:t>
            </w:r>
          </w:p>
        </w:tc>
      </w:tr>
      <w:tr w:rsidR="00CB4BEB" w:rsidRPr="0051728E" w14:paraId="4613A9EC" w14:textId="77777777" w:rsidTr="003C0924">
        <w:trPr>
          <w:trHeight w:hRule="exact" w:val="255"/>
        </w:trPr>
        <w:tc>
          <w:tcPr>
            <w:tcW w:w="4503" w:type="dxa"/>
            <w:shd w:val="clear" w:color="auto" w:fill="E0E0E0"/>
            <w:vAlign w:val="bottom"/>
          </w:tcPr>
          <w:p w14:paraId="3C532D4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5DFCCB64" w14:textId="601BA8DF"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w:t>
            </w:r>
            <w:r w:rsidR="002F2609">
              <w:rPr>
                <w:rFonts w:ascii="Trebuchet MS" w:hAnsi="Trebuchet MS" w:cs="Trebuchet MS"/>
                <w:sz w:val="18"/>
                <w:szCs w:val="18"/>
              </w:rPr>
              <w:t>t</w:t>
            </w:r>
            <w:r>
              <w:rPr>
                <w:rFonts w:ascii="Trebuchet MS" w:hAnsi="Trebuchet MS" w:cs="Trebuchet MS"/>
                <w:sz w:val="18"/>
                <w:szCs w:val="18"/>
              </w:rPr>
              <w:t xml:space="preserve"> i plejetype, men også ejerforhold. Se 5.2.7.3 Kodelister.</w:t>
            </w:r>
          </w:p>
        </w:tc>
      </w:tr>
      <w:tr w:rsidR="00CB4BEB" w:rsidRPr="0051728E" w14:paraId="091C85C3" w14:textId="77777777" w:rsidTr="003C0924">
        <w:trPr>
          <w:trHeight w:hRule="exact" w:val="255"/>
        </w:trPr>
        <w:tc>
          <w:tcPr>
            <w:tcW w:w="4503" w:type="dxa"/>
            <w:shd w:val="clear" w:color="auto" w:fill="E0E0E0"/>
            <w:vAlign w:val="bottom"/>
          </w:tcPr>
          <w:p w14:paraId="7B6AA07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449AFE5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0,1 ha</w:t>
            </w:r>
          </w:p>
        </w:tc>
      </w:tr>
      <w:tr w:rsidR="00CB4BEB" w:rsidRPr="0051728E" w14:paraId="645314A2" w14:textId="77777777" w:rsidTr="003C0924">
        <w:trPr>
          <w:trHeight w:hRule="exact" w:val="255"/>
        </w:trPr>
        <w:tc>
          <w:tcPr>
            <w:tcW w:w="4503" w:type="dxa"/>
            <w:shd w:val="clear" w:color="auto" w:fill="E0E0E0"/>
            <w:vAlign w:val="bottom"/>
          </w:tcPr>
          <w:p w14:paraId="26442CC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2075DAAE" w14:textId="77777777" w:rsidR="00CB4BEB" w:rsidRPr="00024C60" w:rsidRDefault="00CB4BEB" w:rsidP="003C0924">
            <w:pPr>
              <w:rPr>
                <w:rFonts w:ascii="Trebuchet MS" w:hAnsi="Trebuchet MS" w:cs="Trebuchet MS"/>
                <w:sz w:val="18"/>
                <w:szCs w:val="18"/>
              </w:rPr>
            </w:pPr>
          </w:p>
        </w:tc>
      </w:tr>
      <w:tr w:rsidR="00CB4BEB" w:rsidRPr="0051728E" w14:paraId="255672AC" w14:textId="77777777" w:rsidTr="003C0924">
        <w:trPr>
          <w:trHeight w:hRule="exact" w:val="255"/>
        </w:trPr>
        <w:tc>
          <w:tcPr>
            <w:tcW w:w="4503" w:type="dxa"/>
            <w:shd w:val="clear" w:color="auto" w:fill="E0E0E0"/>
            <w:vAlign w:val="bottom"/>
          </w:tcPr>
          <w:p w14:paraId="624B795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047C0848" w14:textId="77777777" w:rsidR="00CB4BEB" w:rsidRPr="00024C60" w:rsidRDefault="00CB4BEB" w:rsidP="003C0924">
            <w:pPr>
              <w:rPr>
                <w:rFonts w:ascii="Trebuchet MS" w:hAnsi="Trebuchet MS" w:cs="Trebuchet MS"/>
                <w:sz w:val="18"/>
                <w:szCs w:val="18"/>
              </w:rPr>
            </w:pPr>
          </w:p>
        </w:tc>
      </w:tr>
      <w:tr w:rsidR="00CB4BEB" w:rsidRPr="0051728E" w14:paraId="2AA84B0C" w14:textId="77777777" w:rsidTr="003C0924">
        <w:trPr>
          <w:trHeight w:hRule="exact" w:val="255"/>
        </w:trPr>
        <w:tc>
          <w:tcPr>
            <w:tcW w:w="4503" w:type="dxa"/>
            <w:shd w:val="clear" w:color="auto" w:fill="E0E0E0"/>
            <w:vAlign w:val="bottom"/>
          </w:tcPr>
          <w:p w14:paraId="0079F30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616CEC0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Ofte vil det være fornuftigt at tage en kopi af/genbruge geometrien af det enkelte DAI’s §3 områder.</w:t>
            </w:r>
          </w:p>
        </w:tc>
      </w:tr>
    </w:tbl>
    <w:p w14:paraId="1553E3A1" w14:textId="77777777" w:rsidR="00CB4BEB" w:rsidRPr="00A32757" w:rsidRDefault="00CB4BEB" w:rsidP="00DF11C9">
      <w:pPr>
        <w:pStyle w:val="Overskrift4"/>
      </w:pPr>
      <w:r>
        <w:t>5.2.7.3 Kodelister</w:t>
      </w:r>
    </w:p>
    <w:p w14:paraId="4E5049EA" w14:textId="77777777" w:rsidR="00CB4BEB" w:rsidRDefault="00CB4BEB" w:rsidP="00CB4BEB">
      <w:pPr>
        <w:autoSpaceDE w:val="0"/>
        <w:autoSpaceDN w:val="0"/>
        <w:adjustRightInd w:val="0"/>
        <w:rPr>
          <w:rFonts w:ascii="Trebuchet MS" w:hAnsi="Trebuchet MS" w:cs="Trebuchet MS"/>
          <w:sz w:val="18"/>
          <w:szCs w:val="18"/>
        </w:rPr>
      </w:pPr>
      <w:r w:rsidRPr="00A32757">
        <w:rPr>
          <w:rFonts w:ascii="Trebuchet MS" w:hAnsi="Trebuchet MS" w:cs="Trebuchet MS"/>
          <w:sz w:val="18"/>
          <w:szCs w:val="18"/>
        </w:rPr>
        <w:t>Kodelisterne fungerer som oversættelser mellem anvendte kodeværdier og de matchende forklarende tekster.</w:t>
      </w:r>
    </w:p>
    <w:p w14:paraId="79307936" w14:textId="77777777" w:rsidR="00CB4BEB" w:rsidRDefault="00CB4BEB" w:rsidP="00CB4BEB">
      <w:pPr>
        <w:pStyle w:val="Overskrift7"/>
        <w:numPr>
          <w:ilvl w:val="4"/>
          <w:numId w:val="9"/>
        </w:numPr>
      </w:pPr>
      <w:r>
        <w:t xml:space="preserve">5106 </w:t>
      </w:r>
      <w:proofErr w:type="spellStart"/>
      <w:r>
        <w:t>Pleje_type</w:t>
      </w:r>
      <w:proofErr w:type="spellEnd"/>
      <w:r w:rsidRPr="00CC386E">
        <w:rPr>
          <w:rStyle w:val="TypografiOverskrift4BrugerdefineretfarveRGB0Tegn"/>
        </w:rPr>
        <w:t xml:space="preserve"> </w:t>
      </w:r>
      <w:r>
        <w:t>(</w:t>
      </w:r>
      <w:r w:rsidRPr="004D056C">
        <w:t>d_5106_pleje_type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2"/>
        <w:gridCol w:w="2139"/>
        <w:gridCol w:w="689"/>
        <w:gridCol w:w="1644"/>
        <w:gridCol w:w="7312"/>
      </w:tblGrid>
      <w:tr w:rsidR="00CB4BEB" w:rsidRPr="0051728E" w14:paraId="03EDEF1E" w14:textId="77777777" w:rsidTr="003C0924">
        <w:trPr>
          <w:trHeight w:hRule="exact" w:val="255"/>
        </w:trPr>
        <w:tc>
          <w:tcPr>
            <w:tcW w:w="1642" w:type="dxa"/>
            <w:tcBorders>
              <w:top w:val="single" w:sz="4" w:space="0" w:color="auto"/>
              <w:left w:val="single" w:sz="4" w:space="0" w:color="auto"/>
              <w:bottom w:val="single" w:sz="4" w:space="0" w:color="auto"/>
              <w:right w:val="single" w:sz="4" w:space="0" w:color="auto"/>
            </w:tcBorders>
            <w:shd w:val="clear" w:color="auto" w:fill="D9D9D9"/>
            <w:vAlign w:val="bottom"/>
          </w:tcPr>
          <w:p w14:paraId="53A6F956" w14:textId="77777777" w:rsidR="00CB4BEB" w:rsidRPr="002A67E9" w:rsidRDefault="00CB4BEB" w:rsidP="003C0924">
            <w:pPr>
              <w:rPr>
                <w:rFonts w:ascii="Trebuchet MS" w:hAnsi="Trebuchet MS" w:cs="Trebuchet MS"/>
                <w:b/>
                <w:bCs/>
                <w:sz w:val="18"/>
                <w:szCs w:val="18"/>
              </w:rPr>
            </w:pPr>
            <w:proofErr w:type="spellStart"/>
            <w:r w:rsidRPr="002A67E9">
              <w:rPr>
                <w:rFonts w:ascii="Trebuchet MS" w:hAnsi="Trebuchet MS" w:cs="Trebuchet MS"/>
                <w:b/>
                <w:bCs/>
                <w:sz w:val="18"/>
                <w:szCs w:val="18"/>
              </w:rPr>
              <w:lastRenderedPageBreak/>
              <w:t>pleje_type_kode</w:t>
            </w:r>
            <w:proofErr w:type="spellEnd"/>
          </w:p>
        </w:tc>
        <w:tc>
          <w:tcPr>
            <w:tcW w:w="2152" w:type="dxa"/>
            <w:tcBorders>
              <w:top w:val="single" w:sz="4" w:space="0" w:color="auto"/>
              <w:left w:val="single" w:sz="4" w:space="0" w:color="auto"/>
              <w:bottom w:val="single" w:sz="4" w:space="0" w:color="auto"/>
              <w:right w:val="single" w:sz="4" w:space="0" w:color="auto"/>
            </w:tcBorders>
            <w:shd w:val="clear" w:color="auto" w:fill="D9D9D9"/>
            <w:vAlign w:val="bottom"/>
          </w:tcPr>
          <w:p w14:paraId="47B847A9" w14:textId="77777777" w:rsidR="00CB4BEB" w:rsidRPr="002A67E9" w:rsidRDefault="00CB4BEB" w:rsidP="003C0924">
            <w:pPr>
              <w:rPr>
                <w:rFonts w:ascii="Trebuchet MS" w:hAnsi="Trebuchet MS" w:cs="Trebuchet MS"/>
                <w:b/>
                <w:bCs/>
                <w:sz w:val="18"/>
                <w:szCs w:val="18"/>
              </w:rPr>
            </w:pPr>
            <w:proofErr w:type="spellStart"/>
            <w:r w:rsidRPr="002A67E9">
              <w:rPr>
                <w:rFonts w:ascii="Trebuchet MS" w:hAnsi="Trebuchet MS" w:cs="Trebuchet MS"/>
                <w:b/>
                <w:bCs/>
                <w:sz w:val="18"/>
                <w:szCs w:val="18"/>
              </w:rPr>
              <w:t>pleje_type</w:t>
            </w:r>
            <w:proofErr w:type="spellEnd"/>
          </w:p>
        </w:tc>
        <w:tc>
          <w:tcPr>
            <w:tcW w:w="691" w:type="dxa"/>
            <w:tcBorders>
              <w:top w:val="single" w:sz="4" w:space="0" w:color="auto"/>
              <w:left w:val="single" w:sz="4" w:space="0" w:color="auto"/>
              <w:bottom w:val="single" w:sz="4" w:space="0" w:color="auto"/>
              <w:right w:val="single" w:sz="4" w:space="0" w:color="auto"/>
            </w:tcBorders>
            <w:shd w:val="clear" w:color="auto" w:fill="D9D9D9"/>
            <w:vAlign w:val="bottom"/>
          </w:tcPr>
          <w:p w14:paraId="03A1FC0F"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1644" w:type="dxa"/>
            <w:tcBorders>
              <w:top w:val="single" w:sz="4" w:space="0" w:color="auto"/>
              <w:left w:val="single" w:sz="4" w:space="0" w:color="auto"/>
              <w:bottom w:val="single" w:sz="4" w:space="0" w:color="auto"/>
              <w:right w:val="single" w:sz="4" w:space="0" w:color="auto"/>
            </w:tcBorders>
            <w:shd w:val="clear" w:color="auto" w:fill="D9D9D9"/>
            <w:vAlign w:val="bottom"/>
          </w:tcPr>
          <w:p w14:paraId="784F80DF" w14:textId="77777777" w:rsidR="00CB4BEB" w:rsidRPr="00594F04" w:rsidRDefault="00CB4BEB" w:rsidP="003C0924">
            <w:pPr>
              <w:rPr>
                <w:rFonts w:ascii="Trebuchet MS" w:hAnsi="Trebuchet MS" w:cs="Trebuchet MS"/>
                <w:b/>
                <w:bCs/>
                <w:sz w:val="18"/>
                <w:szCs w:val="18"/>
              </w:rPr>
            </w:pPr>
            <w:proofErr w:type="spellStart"/>
            <w:r w:rsidRPr="00594F04">
              <w:rPr>
                <w:rFonts w:ascii="Trebuchet MS" w:hAnsi="Trebuchet MS" w:cs="Trebuchet MS"/>
                <w:b/>
                <w:bCs/>
                <w:sz w:val="18"/>
                <w:szCs w:val="18"/>
              </w:rPr>
              <w:t>pleje_type_label</w:t>
            </w:r>
            <w:proofErr w:type="spellEnd"/>
          </w:p>
        </w:tc>
        <w:tc>
          <w:tcPr>
            <w:tcW w:w="7523" w:type="dxa"/>
            <w:tcBorders>
              <w:top w:val="single" w:sz="4" w:space="0" w:color="auto"/>
              <w:left w:val="single" w:sz="4" w:space="0" w:color="auto"/>
              <w:bottom w:val="single" w:sz="4" w:space="0" w:color="auto"/>
              <w:right w:val="single" w:sz="4" w:space="0" w:color="auto"/>
            </w:tcBorders>
            <w:shd w:val="clear" w:color="auto" w:fill="D9D9D9"/>
            <w:vAlign w:val="bottom"/>
          </w:tcPr>
          <w:p w14:paraId="1D0FD869" w14:textId="77777777" w:rsidR="00CB4BEB" w:rsidRPr="00594F04" w:rsidRDefault="00CB4BEB" w:rsidP="003C0924">
            <w:pPr>
              <w:rPr>
                <w:rFonts w:ascii="Trebuchet MS" w:hAnsi="Trebuchet MS" w:cs="Trebuchet MS"/>
                <w:b/>
                <w:bCs/>
                <w:sz w:val="18"/>
                <w:szCs w:val="18"/>
              </w:rPr>
            </w:pPr>
            <w:r w:rsidRPr="00594F04">
              <w:rPr>
                <w:rFonts w:ascii="Trebuchet MS" w:hAnsi="Trebuchet MS" w:cs="Trebuchet MS"/>
                <w:b/>
                <w:bCs/>
                <w:sz w:val="18"/>
                <w:szCs w:val="18"/>
              </w:rPr>
              <w:t>Begrebsdefinition</w:t>
            </w:r>
          </w:p>
        </w:tc>
      </w:tr>
      <w:tr w:rsidR="00CB4BEB" w:rsidRPr="0051728E" w14:paraId="77F8C616" w14:textId="77777777" w:rsidTr="003C0924">
        <w:trPr>
          <w:trHeight w:hRule="exact" w:val="510"/>
        </w:trPr>
        <w:tc>
          <w:tcPr>
            <w:tcW w:w="1642" w:type="dxa"/>
            <w:tcBorders>
              <w:top w:val="single" w:sz="4" w:space="0" w:color="auto"/>
              <w:left w:val="single" w:sz="4" w:space="0" w:color="auto"/>
              <w:bottom w:val="single" w:sz="4" w:space="0" w:color="auto"/>
              <w:right w:val="single" w:sz="4" w:space="0" w:color="auto"/>
            </w:tcBorders>
            <w:shd w:val="clear" w:color="auto" w:fill="D9D9D9"/>
            <w:vAlign w:val="center"/>
          </w:tcPr>
          <w:p w14:paraId="59FB0380" w14:textId="77777777" w:rsidR="00CB4BEB" w:rsidRPr="002A67E9" w:rsidRDefault="00CB4BEB" w:rsidP="003C0924">
            <w:pPr>
              <w:jc w:val="center"/>
              <w:rPr>
                <w:rFonts w:ascii="Trebuchet MS" w:hAnsi="Trebuchet MS" w:cs="Trebuchet MS"/>
                <w:bCs/>
                <w:sz w:val="18"/>
                <w:szCs w:val="18"/>
              </w:rPr>
            </w:pPr>
            <w:r w:rsidRPr="002A67E9">
              <w:rPr>
                <w:rFonts w:ascii="Trebuchet MS" w:hAnsi="Trebuchet MS" w:cs="Trebuchet MS"/>
                <w:bCs/>
                <w:sz w:val="18"/>
                <w:szCs w:val="18"/>
              </w:rPr>
              <w:t>1</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bottom"/>
          </w:tcPr>
          <w:p w14:paraId="0DC228C9" w14:textId="77777777" w:rsidR="00CB4BEB" w:rsidRPr="002A67E9" w:rsidRDefault="00CB4BEB" w:rsidP="003C0924">
            <w:pPr>
              <w:rPr>
                <w:rFonts w:ascii="Trebuchet MS" w:hAnsi="Trebuchet MS" w:cs="Trebuchet MS"/>
                <w:bCs/>
                <w:sz w:val="18"/>
                <w:szCs w:val="18"/>
              </w:rPr>
            </w:pPr>
            <w:r w:rsidRPr="002A67E9">
              <w:rPr>
                <w:rFonts w:ascii="Trebuchet MS" w:hAnsi="Trebuchet MS" w:cs="Trebuchet MS"/>
                <w:bCs/>
                <w:sz w:val="18"/>
                <w:szCs w:val="18"/>
              </w:rPr>
              <w:t>1. gangs rydning + græsning</w:t>
            </w:r>
          </w:p>
        </w:tc>
        <w:tc>
          <w:tcPr>
            <w:tcW w:w="691" w:type="dxa"/>
            <w:tcBorders>
              <w:top w:val="single" w:sz="4" w:space="0" w:color="auto"/>
              <w:left w:val="single" w:sz="4" w:space="0" w:color="auto"/>
              <w:bottom w:val="single" w:sz="4" w:space="0" w:color="auto"/>
              <w:right w:val="single" w:sz="4" w:space="0" w:color="auto"/>
            </w:tcBorders>
            <w:vAlign w:val="bottom"/>
          </w:tcPr>
          <w:p w14:paraId="6CA34DFB" w14:textId="77777777" w:rsidR="00CB4BEB" w:rsidRPr="003A52C1" w:rsidRDefault="00CB4BEB" w:rsidP="003C0924">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center"/>
          </w:tcPr>
          <w:p w14:paraId="4FF38168"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NP01</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4BB849EC" w14:textId="202A4B34"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Rydning af træer og buske for at genoprette lysåben tilstand samt efterfølgende græsning.</w:t>
            </w:r>
          </w:p>
        </w:tc>
      </w:tr>
      <w:tr w:rsidR="00CB4BEB" w:rsidRPr="0051728E" w14:paraId="2EA2ED76" w14:textId="77777777" w:rsidTr="003C0924">
        <w:trPr>
          <w:trHeight w:hRule="exact" w:val="255"/>
        </w:trPr>
        <w:tc>
          <w:tcPr>
            <w:tcW w:w="1642" w:type="dxa"/>
            <w:tcBorders>
              <w:top w:val="single" w:sz="4" w:space="0" w:color="auto"/>
              <w:left w:val="single" w:sz="4" w:space="0" w:color="auto"/>
              <w:bottom w:val="single" w:sz="4" w:space="0" w:color="auto"/>
              <w:right w:val="single" w:sz="4" w:space="0" w:color="auto"/>
            </w:tcBorders>
            <w:shd w:val="clear" w:color="auto" w:fill="D9D9D9"/>
            <w:vAlign w:val="bottom"/>
          </w:tcPr>
          <w:p w14:paraId="1DD434A7" w14:textId="77777777" w:rsidR="00CB4BEB" w:rsidRPr="002A67E9" w:rsidRDefault="00CB4BEB" w:rsidP="003C0924">
            <w:pPr>
              <w:jc w:val="center"/>
              <w:rPr>
                <w:rFonts w:ascii="Trebuchet MS" w:hAnsi="Trebuchet MS" w:cs="Trebuchet MS"/>
                <w:bCs/>
                <w:sz w:val="18"/>
                <w:szCs w:val="18"/>
              </w:rPr>
            </w:pPr>
            <w:r w:rsidRPr="002A67E9">
              <w:rPr>
                <w:rFonts w:ascii="Trebuchet MS" w:hAnsi="Trebuchet MS" w:cs="Trebuchet MS"/>
                <w:bCs/>
                <w:sz w:val="18"/>
                <w:szCs w:val="18"/>
              </w:rPr>
              <w:t>2</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bottom"/>
          </w:tcPr>
          <w:p w14:paraId="70F4AB7A" w14:textId="77777777" w:rsidR="00CB4BEB" w:rsidRPr="002A67E9" w:rsidRDefault="00CB4BEB" w:rsidP="003C0924">
            <w:pPr>
              <w:rPr>
                <w:rFonts w:ascii="Trebuchet MS" w:hAnsi="Trebuchet MS" w:cs="Trebuchet MS"/>
                <w:bCs/>
                <w:sz w:val="18"/>
                <w:szCs w:val="18"/>
              </w:rPr>
            </w:pPr>
            <w:r w:rsidRPr="002A67E9">
              <w:rPr>
                <w:rFonts w:ascii="Trebuchet MS" w:hAnsi="Trebuchet MS" w:cs="Trebuchet MS"/>
                <w:bCs/>
                <w:sz w:val="18"/>
                <w:szCs w:val="18"/>
              </w:rPr>
              <w:t>1. gangs rydning</w:t>
            </w:r>
          </w:p>
        </w:tc>
        <w:tc>
          <w:tcPr>
            <w:tcW w:w="691" w:type="dxa"/>
            <w:tcBorders>
              <w:top w:val="single" w:sz="4" w:space="0" w:color="auto"/>
              <w:left w:val="single" w:sz="4" w:space="0" w:color="auto"/>
              <w:bottom w:val="single" w:sz="4" w:space="0" w:color="auto"/>
              <w:right w:val="single" w:sz="4" w:space="0" w:color="auto"/>
            </w:tcBorders>
            <w:vAlign w:val="bottom"/>
          </w:tcPr>
          <w:p w14:paraId="75636C17" w14:textId="77777777" w:rsidR="00CB4BEB" w:rsidRPr="003A52C1" w:rsidRDefault="00CB4BEB" w:rsidP="003C0924">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bottom"/>
          </w:tcPr>
          <w:p w14:paraId="0236A977"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NP02</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060FFE7E"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Rydning af træer og buske for at genoprette lysåben tilstand.</w:t>
            </w:r>
          </w:p>
        </w:tc>
      </w:tr>
      <w:tr w:rsidR="00CB4BEB" w:rsidRPr="0051728E" w14:paraId="119454C5" w14:textId="77777777" w:rsidTr="003C0924">
        <w:trPr>
          <w:trHeight w:hRule="exact" w:val="510"/>
        </w:trPr>
        <w:tc>
          <w:tcPr>
            <w:tcW w:w="1642" w:type="dxa"/>
            <w:tcBorders>
              <w:top w:val="single" w:sz="4" w:space="0" w:color="auto"/>
              <w:left w:val="single" w:sz="4" w:space="0" w:color="auto"/>
              <w:bottom w:val="single" w:sz="4" w:space="0" w:color="auto"/>
              <w:right w:val="single" w:sz="4" w:space="0" w:color="auto"/>
            </w:tcBorders>
            <w:shd w:val="clear" w:color="auto" w:fill="D9D9D9"/>
            <w:vAlign w:val="center"/>
          </w:tcPr>
          <w:p w14:paraId="3B7C8F7D" w14:textId="77777777" w:rsidR="00CB4BEB" w:rsidRPr="002A67E9" w:rsidRDefault="00CB4BEB" w:rsidP="003C0924">
            <w:pPr>
              <w:jc w:val="center"/>
              <w:rPr>
                <w:rFonts w:ascii="Trebuchet MS" w:hAnsi="Trebuchet MS" w:cs="Trebuchet MS"/>
                <w:bCs/>
                <w:sz w:val="18"/>
                <w:szCs w:val="18"/>
              </w:rPr>
            </w:pPr>
            <w:r w:rsidRPr="002A67E9">
              <w:rPr>
                <w:rFonts w:ascii="Trebuchet MS" w:hAnsi="Trebuchet MS" w:cs="Trebuchet MS"/>
                <w:bCs/>
                <w:sz w:val="18"/>
                <w:szCs w:val="18"/>
              </w:rPr>
              <w:t>3</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center"/>
          </w:tcPr>
          <w:p w14:paraId="349991E1" w14:textId="77777777" w:rsidR="00CB4BEB" w:rsidRPr="002A67E9" w:rsidRDefault="00CB4BEB" w:rsidP="003C0924">
            <w:pPr>
              <w:rPr>
                <w:rFonts w:ascii="Trebuchet MS" w:hAnsi="Trebuchet MS" w:cs="Trebuchet MS"/>
                <w:bCs/>
                <w:sz w:val="18"/>
                <w:szCs w:val="18"/>
              </w:rPr>
            </w:pPr>
            <w:r w:rsidRPr="002A67E9">
              <w:rPr>
                <w:rFonts w:ascii="Trebuchet MS" w:hAnsi="Trebuchet MS" w:cs="Trebuchet MS"/>
                <w:bCs/>
                <w:sz w:val="18"/>
                <w:szCs w:val="18"/>
              </w:rPr>
              <w:t>Græsning</w:t>
            </w:r>
          </w:p>
        </w:tc>
        <w:tc>
          <w:tcPr>
            <w:tcW w:w="691" w:type="dxa"/>
            <w:tcBorders>
              <w:top w:val="single" w:sz="4" w:space="0" w:color="auto"/>
              <w:left w:val="single" w:sz="4" w:space="0" w:color="auto"/>
              <w:bottom w:val="single" w:sz="4" w:space="0" w:color="auto"/>
              <w:right w:val="single" w:sz="4" w:space="0" w:color="auto"/>
            </w:tcBorders>
            <w:vAlign w:val="center"/>
          </w:tcPr>
          <w:p w14:paraId="027E3045" w14:textId="77777777" w:rsidR="00CB4BEB" w:rsidRPr="003A52C1" w:rsidRDefault="00CB4BEB" w:rsidP="003C0924">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center"/>
          </w:tcPr>
          <w:p w14:paraId="3E0E7E24"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NP03</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4D09F1F6"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 xml:space="preserve">Indhegnet område med dyr, der afgræsser området. F.eks. får, heste eller kreaturer eller en blanding af flere dyrearter. </w:t>
            </w:r>
          </w:p>
        </w:tc>
      </w:tr>
      <w:tr w:rsidR="00CB4BEB" w:rsidRPr="0051728E" w14:paraId="059CA025" w14:textId="77777777" w:rsidTr="003C0924">
        <w:trPr>
          <w:trHeight w:hRule="exact" w:val="255"/>
        </w:trPr>
        <w:tc>
          <w:tcPr>
            <w:tcW w:w="1642" w:type="dxa"/>
            <w:tcBorders>
              <w:top w:val="single" w:sz="4" w:space="0" w:color="auto"/>
              <w:left w:val="single" w:sz="4" w:space="0" w:color="auto"/>
              <w:bottom w:val="single" w:sz="4" w:space="0" w:color="auto"/>
              <w:right w:val="single" w:sz="4" w:space="0" w:color="auto"/>
            </w:tcBorders>
            <w:shd w:val="clear" w:color="auto" w:fill="D9D9D9"/>
            <w:vAlign w:val="bottom"/>
          </w:tcPr>
          <w:p w14:paraId="0284BA59" w14:textId="77777777" w:rsidR="00CB4BEB" w:rsidRPr="002A67E9" w:rsidRDefault="00CB4BEB" w:rsidP="003C0924">
            <w:pPr>
              <w:jc w:val="center"/>
              <w:rPr>
                <w:rFonts w:ascii="Trebuchet MS" w:hAnsi="Trebuchet MS" w:cs="Trebuchet MS"/>
                <w:bCs/>
                <w:sz w:val="18"/>
                <w:szCs w:val="18"/>
              </w:rPr>
            </w:pPr>
            <w:r w:rsidRPr="002A67E9">
              <w:rPr>
                <w:rFonts w:ascii="Trebuchet MS" w:hAnsi="Trebuchet MS" w:cs="Trebuchet MS"/>
                <w:bCs/>
                <w:sz w:val="18"/>
                <w:szCs w:val="18"/>
              </w:rPr>
              <w:t>4</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bottom"/>
          </w:tcPr>
          <w:p w14:paraId="38EDA553" w14:textId="77777777" w:rsidR="00CB4BEB" w:rsidRPr="002A67E9" w:rsidRDefault="00CB4BEB" w:rsidP="003C0924">
            <w:pPr>
              <w:rPr>
                <w:rFonts w:ascii="Trebuchet MS" w:hAnsi="Trebuchet MS" w:cs="Trebuchet MS"/>
                <w:bCs/>
                <w:sz w:val="18"/>
                <w:szCs w:val="18"/>
              </w:rPr>
            </w:pPr>
            <w:r w:rsidRPr="002A67E9">
              <w:rPr>
                <w:rFonts w:ascii="Trebuchet MS" w:hAnsi="Trebuchet MS" w:cs="Trebuchet MS"/>
                <w:bCs/>
                <w:sz w:val="18"/>
                <w:szCs w:val="18"/>
              </w:rPr>
              <w:t>Slåning</w:t>
            </w:r>
          </w:p>
        </w:tc>
        <w:tc>
          <w:tcPr>
            <w:tcW w:w="691" w:type="dxa"/>
            <w:tcBorders>
              <w:top w:val="single" w:sz="4" w:space="0" w:color="auto"/>
              <w:left w:val="single" w:sz="4" w:space="0" w:color="auto"/>
              <w:bottom w:val="single" w:sz="4" w:space="0" w:color="auto"/>
              <w:right w:val="single" w:sz="4" w:space="0" w:color="auto"/>
            </w:tcBorders>
            <w:vAlign w:val="bottom"/>
          </w:tcPr>
          <w:p w14:paraId="0FEC3574" w14:textId="77777777" w:rsidR="00CB4BEB" w:rsidRPr="003A52C1" w:rsidRDefault="00CB4BEB" w:rsidP="003C0924">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bottom"/>
          </w:tcPr>
          <w:p w14:paraId="73CB5484"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NP04</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5A7640B1"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 xml:space="preserve">Typisk med en brakpudser eller en stor græsklipper. Slår græs, buske og små træer ned. </w:t>
            </w:r>
          </w:p>
        </w:tc>
      </w:tr>
      <w:tr w:rsidR="00CB4BEB" w:rsidRPr="0051728E" w14:paraId="5CF2CBA1" w14:textId="77777777" w:rsidTr="003C0924">
        <w:trPr>
          <w:trHeight w:hRule="exact" w:val="255"/>
        </w:trPr>
        <w:tc>
          <w:tcPr>
            <w:tcW w:w="1642" w:type="dxa"/>
            <w:tcBorders>
              <w:top w:val="single" w:sz="4" w:space="0" w:color="auto"/>
              <w:left w:val="single" w:sz="4" w:space="0" w:color="auto"/>
              <w:bottom w:val="single" w:sz="4" w:space="0" w:color="auto"/>
              <w:right w:val="single" w:sz="4" w:space="0" w:color="auto"/>
            </w:tcBorders>
            <w:shd w:val="clear" w:color="auto" w:fill="D9D9D9"/>
            <w:vAlign w:val="bottom"/>
          </w:tcPr>
          <w:p w14:paraId="64B856C0" w14:textId="77777777" w:rsidR="00CB4BEB" w:rsidRPr="002A67E9" w:rsidRDefault="00CB4BEB" w:rsidP="003C0924">
            <w:pPr>
              <w:jc w:val="center"/>
              <w:rPr>
                <w:rFonts w:ascii="Trebuchet MS" w:hAnsi="Trebuchet MS" w:cs="Trebuchet MS"/>
                <w:bCs/>
                <w:sz w:val="18"/>
                <w:szCs w:val="18"/>
              </w:rPr>
            </w:pPr>
            <w:r w:rsidRPr="002A67E9">
              <w:rPr>
                <w:rFonts w:ascii="Trebuchet MS" w:hAnsi="Trebuchet MS" w:cs="Trebuchet MS"/>
                <w:bCs/>
                <w:sz w:val="18"/>
                <w:szCs w:val="18"/>
              </w:rPr>
              <w:t>5</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bottom"/>
          </w:tcPr>
          <w:p w14:paraId="0EE4DD25"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Slåning af gyvel</w:t>
            </w:r>
          </w:p>
        </w:tc>
        <w:tc>
          <w:tcPr>
            <w:tcW w:w="691" w:type="dxa"/>
            <w:tcBorders>
              <w:top w:val="single" w:sz="4" w:space="0" w:color="auto"/>
              <w:left w:val="single" w:sz="4" w:space="0" w:color="auto"/>
              <w:bottom w:val="single" w:sz="4" w:space="0" w:color="auto"/>
              <w:right w:val="single" w:sz="4" w:space="0" w:color="auto"/>
            </w:tcBorders>
            <w:vAlign w:val="bottom"/>
          </w:tcPr>
          <w:p w14:paraId="7D047C4D" w14:textId="77777777" w:rsidR="00CB4BEB" w:rsidRPr="003A52C1" w:rsidRDefault="00CB4BEB" w:rsidP="003C0924">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bottom"/>
          </w:tcPr>
          <w:p w14:paraId="30218817"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NP05</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116EA669"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Slåning af gyvel med brakpudser hvert 2. år.</w:t>
            </w:r>
          </w:p>
        </w:tc>
      </w:tr>
      <w:tr w:rsidR="00CB4BEB" w:rsidRPr="0051728E" w14:paraId="1961D97A" w14:textId="77777777" w:rsidTr="003C0924">
        <w:trPr>
          <w:trHeight w:hRule="exact" w:val="510"/>
        </w:trPr>
        <w:tc>
          <w:tcPr>
            <w:tcW w:w="1642" w:type="dxa"/>
            <w:tcBorders>
              <w:top w:val="single" w:sz="4" w:space="0" w:color="auto"/>
              <w:left w:val="single" w:sz="4" w:space="0" w:color="auto"/>
              <w:bottom w:val="single" w:sz="4" w:space="0" w:color="auto"/>
              <w:right w:val="single" w:sz="4" w:space="0" w:color="auto"/>
            </w:tcBorders>
            <w:shd w:val="clear" w:color="auto" w:fill="D9D9D9"/>
            <w:vAlign w:val="center"/>
          </w:tcPr>
          <w:p w14:paraId="697AD63F" w14:textId="77777777" w:rsidR="00CB4BEB" w:rsidRPr="002A67E9" w:rsidRDefault="00CB4BEB" w:rsidP="003C0924">
            <w:pPr>
              <w:jc w:val="center"/>
              <w:rPr>
                <w:rFonts w:ascii="Trebuchet MS" w:hAnsi="Trebuchet MS" w:cs="Trebuchet MS"/>
                <w:bCs/>
                <w:sz w:val="18"/>
                <w:szCs w:val="18"/>
              </w:rPr>
            </w:pPr>
            <w:r w:rsidRPr="002A67E9">
              <w:rPr>
                <w:rFonts w:ascii="Trebuchet MS" w:hAnsi="Trebuchet MS" w:cs="Trebuchet MS"/>
                <w:bCs/>
                <w:sz w:val="18"/>
                <w:szCs w:val="18"/>
              </w:rPr>
              <w:t>6</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bottom"/>
          </w:tcPr>
          <w:p w14:paraId="287A2B45" w14:textId="77777777" w:rsidR="00CB4BEB" w:rsidRPr="002A67E9" w:rsidRDefault="00CB4BEB" w:rsidP="003C0924">
            <w:pPr>
              <w:rPr>
                <w:rFonts w:ascii="Trebuchet MS" w:hAnsi="Trebuchet MS" w:cs="Trebuchet MS"/>
                <w:bCs/>
                <w:sz w:val="18"/>
                <w:szCs w:val="18"/>
              </w:rPr>
            </w:pPr>
            <w:r w:rsidRPr="002A67E9">
              <w:rPr>
                <w:rFonts w:ascii="Trebuchet MS" w:hAnsi="Trebuchet MS" w:cs="Trebuchet MS"/>
                <w:bCs/>
                <w:sz w:val="18"/>
                <w:szCs w:val="18"/>
              </w:rPr>
              <w:t>Nedskæring af vedplanter</w:t>
            </w:r>
          </w:p>
        </w:tc>
        <w:tc>
          <w:tcPr>
            <w:tcW w:w="691" w:type="dxa"/>
            <w:tcBorders>
              <w:top w:val="single" w:sz="4" w:space="0" w:color="auto"/>
              <w:left w:val="single" w:sz="4" w:space="0" w:color="auto"/>
              <w:bottom w:val="single" w:sz="4" w:space="0" w:color="auto"/>
              <w:right w:val="single" w:sz="4" w:space="0" w:color="auto"/>
            </w:tcBorders>
            <w:vAlign w:val="center"/>
          </w:tcPr>
          <w:p w14:paraId="71DABD9F" w14:textId="77777777" w:rsidR="00CB4BEB" w:rsidRPr="003A52C1" w:rsidRDefault="00CB4BEB" w:rsidP="003C0924">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center"/>
          </w:tcPr>
          <w:p w14:paraId="6FA96882"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NP06</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511B24DB"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Træer og buske fældes/skæres ned.</w:t>
            </w:r>
          </w:p>
        </w:tc>
      </w:tr>
      <w:tr w:rsidR="00CB4BEB" w:rsidRPr="0051728E" w14:paraId="1A14CEF6" w14:textId="77777777" w:rsidTr="003C0924">
        <w:trPr>
          <w:trHeight w:hRule="exact" w:val="510"/>
        </w:trPr>
        <w:tc>
          <w:tcPr>
            <w:tcW w:w="1642" w:type="dxa"/>
            <w:tcBorders>
              <w:top w:val="single" w:sz="4" w:space="0" w:color="auto"/>
              <w:left w:val="single" w:sz="4" w:space="0" w:color="auto"/>
              <w:bottom w:val="single" w:sz="4" w:space="0" w:color="auto"/>
              <w:right w:val="single" w:sz="4" w:space="0" w:color="auto"/>
            </w:tcBorders>
            <w:shd w:val="clear" w:color="auto" w:fill="D9D9D9"/>
            <w:vAlign w:val="center"/>
          </w:tcPr>
          <w:p w14:paraId="59E0D0B8" w14:textId="77777777" w:rsidR="00CB4BEB" w:rsidRPr="002A67E9" w:rsidRDefault="00CB4BEB" w:rsidP="003C0924">
            <w:pPr>
              <w:jc w:val="center"/>
              <w:rPr>
                <w:rFonts w:ascii="Trebuchet MS" w:hAnsi="Trebuchet MS" w:cs="Trebuchet MS"/>
                <w:bCs/>
                <w:sz w:val="18"/>
                <w:szCs w:val="18"/>
              </w:rPr>
            </w:pPr>
            <w:r w:rsidRPr="002A67E9">
              <w:rPr>
                <w:rFonts w:ascii="Trebuchet MS" w:hAnsi="Trebuchet MS" w:cs="Trebuchet MS"/>
                <w:bCs/>
                <w:sz w:val="18"/>
                <w:szCs w:val="18"/>
              </w:rPr>
              <w:t>7</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center"/>
          </w:tcPr>
          <w:p w14:paraId="20B413EA" w14:textId="77777777" w:rsidR="00CB4BEB" w:rsidRPr="002A67E9" w:rsidRDefault="00CB4BEB" w:rsidP="003C0924">
            <w:pPr>
              <w:rPr>
                <w:rFonts w:ascii="Trebuchet MS" w:hAnsi="Trebuchet MS" w:cs="Trebuchet MS"/>
                <w:bCs/>
                <w:sz w:val="18"/>
                <w:szCs w:val="18"/>
              </w:rPr>
            </w:pPr>
            <w:r w:rsidRPr="002A67E9">
              <w:rPr>
                <w:rFonts w:ascii="Trebuchet MS" w:hAnsi="Trebuchet MS" w:cs="Trebuchet MS"/>
                <w:bCs/>
                <w:sz w:val="18"/>
                <w:szCs w:val="18"/>
              </w:rPr>
              <w:t>Plukhugst og stævning</w:t>
            </w:r>
          </w:p>
        </w:tc>
        <w:tc>
          <w:tcPr>
            <w:tcW w:w="691" w:type="dxa"/>
            <w:tcBorders>
              <w:top w:val="single" w:sz="4" w:space="0" w:color="auto"/>
              <w:left w:val="single" w:sz="4" w:space="0" w:color="auto"/>
              <w:bottom w:val="single" w:sz="4" w:space="0" w:color="auto"/>
              <w:right w:val="single" w:sz="4" w:space="0" w:color="auto"/>
            </w:tcBorders>
            <w:vAlign w:val="center"/>
          </w:tcPr>
          <w:p w14:paraId="376CAF28" w14:textId="77777777" w:rsidR="00CB4BEB" w:rsidRPr="003A52C1" w:rsidRDefault="00CB4BEB" w:rsidP="003C0924">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center"/>
          </w:tcPr>
          <w:p w14:paraId="5F885F61"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NP07</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0DC001E1"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Fældning af større eller mindre træer, hvorefter området forynges ved genopvækst og selvsåede planter.</w:t>
            </w:r>
          </w:p>
        </w:tc>
      </w:tr>
      <w:tr w:rsidR="00CB4BEB" w:rsidRPr="0051728E" w14:paraId="3865D385" w14:textId="77777777" w:rsidTr="003C0924">
        <w:trPr>
          <w:trHeight w:hRule="exact" w:val="255"/>
        </w:trPr>
        <w:tc>
          <w:tcPr>
            <w:tcW w:w="1642" w:type="dxa"/>
            <w:tcBorders>
              <w:top w:val="single" w:sz="4" w:space="0" w:color="auto"/>
              <w:left w:val="single" w:sz="4" w:space="0" w:color="auto"/>
              <w:bottom w:val="single" w:sz="4" w:space="0" w:color="auto"/>
              <w:right w:val="single" w:sz="4" w:space="0" w:color="auto"/>
            </w:tcBorders>
            <w:shd w:val="clear" w:color="auto" w:fill="D9D9D9"/>
            <w:vAlign w:val="bottom"/>
          </w:tcPr>
          <w:p w14:paraId="2B546C04" w14:textId="77777777" w:rsidR="00CB4BEB" w:rsidRPr="002A67E9" w:rsidRDefault="00CB4BEB" w:rsidP="003C0924">
            <w:pPr>
              <w:jc w:val="center"/>
              <w:rPr>
                <w:rFonts w:ascii="Trebuchet MS" w:hAnsi="Trebuchet MS" w:cs="Trebuchet MS"/>
                <w:bCs/>
                <w:sz w:val="18"/>
                <w:szCs w:val="18"/>
              </w:rPr>
            </w:pPr>
            <w:r w:rsidRPr="002A67E9">
              <w:rPr>
                <w:rFonts w:ascii="Trebuchet MS" w:hAnsi="Trebuchet MS" w:cs="Trebuchet MS"/>
                <w:bCs/>
                <w:sz w:val="18"/>
                <w:szCs w:val="18"/>
              </w:rPr>
              <w:t>8</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bottom"/>
          </w:tcPr>
          <w:p w14:paraId="60C09537" w14:textId="77777777" w:rsidR="00CB4BEB" w:rsidRPr="002A67E9" w:rsidRDefault="00CB4BEB" w:rsidP="003C0924">
            <w:pPr>
              <w:rPr>
                <w:rFonts w:ascii="Trebuchet MS" w:hAnsi="Trebuchet MS" w:cs="Trebuchet MS"/>
                <w:bCs/>
                <w:sz w:val="18"/>
                <w:szCs w:val="18"/>
              </w:rPr>
            </w:pPr>
            <w:r w:rsidRPr="002A67E9">
              <w:rPr>
                <w:rFonts w:ascii="Trebuchet MS" w:hAnsi="Trebuchet MS" w:cs="Trebuchet MS"/>
                <w:bCs/>
                <w:sz w:val="18"/>
                <w:szCs w:val="18"/>
              </w:rPr>
              <w:t>Afbrænding</w:t>
            </w:r>
          </w:p>
        </w:tc>
        <w:tc>
          <w:tcPr>
            <w:tcW w:w="691" w:type="dxa"/>
            <w:tcBorders>
              <w:top w:val="single" w:sz="4" w:space="0" w:color="auto"/>
              <w:left w:val="single" w:sz="4" w:space="0" w:color="auto"/>
              <w:bottom w:val="single" w:sz="4" w:space="0" w:color="auto"/>
              <w:right w:val="single" w:sz="4" w:space="0" w:color="auto"/>
            </w:tcBorders>
            <w:vAlign w:val="bottom"/>
          </w:tcPr>
          <w:p w14:paraId="57294EEC" w14:textId="77777777" w:rsidR="00CB4BEB" w:rsidRPr="003A52C1" w:rsidRDefault="00CB4BEB" w:rsidP="003C0924">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bottom"/>
          </w:tcPr>
          <w:p w14:paraId="66C59BCF"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NP08</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45F73981"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Typisk afbrænding af lyng på heder for at forynge/bibeholde lyngdækket på sigt.</w:t>
            </w:r>
          </w:p>
        </w:tc>
      </w:tr>
      <w:tr w:rsidR="00CB4BEB" w:rsidRPr="0051728E" w14:paraId="59CA6376" w14:textId="77777777" w:rsidTr="003C0924">
        <w:trPr>
          <w:trHeight w:hRule="exact" w:val="510"/>
        </w:trPr>
        <w:tc>
          <w:tcPr>
            <w:tcW w:w="1642" w:type="dxa"/>
            <w:tcBorders>
              <w:top w:val="single" w:sz="4" w:space="0" w:color="auto"/>
              <w:left w:val="single" w:sz="4" w:space="0" w:color="auto"/>
              <w:bottom w:val="single" w:sz="4" w:space="0" w:color="auto"/>
              <w:right w:val="single" w:sz="4" w:space="0" w:color="auto"/>
            </w:tcBorders>
            <w:shd w:val="clear" w:color="auto" w:fill="D9D9D9"/>
            <w:vAlign w:val="center"/>
          </w:tcPr>
          <w:p w14:paraId="35705DFF" w14:textId="77777777" w:rsidR="00CB4BEB" w:rsidRPr="002A67E9" w:rsidRDefault="00CB4BEB" w:rsidP="003C0924">
            <w:pPr>
              <w:jc w:val="center"/>
              <w:rPr>
                <w:rFonts w:ascii="Trebuchet MS" w:hAnsi="Trebuchet MS" w:cs="Trebuchet MS"/>
                <w:bCs/>
                <w:sz w:val="18"/>
                <w:szCs w:val="18"/>
              </w:rPr>
            </w:pPr>
            <w:r w:rsidRPr="002A67E9">
              <w:rPr>
                <w:rFonts w:ascii="Trebuchet MS" w:hAnsi="Trebuchet MS" w:cs="Trebuchet MS"/>
                <w:bCs/>
                <w:sz w:val="18"/>
                <w:szCs w:val="18"/>
              </w:rPr>
              <w:t>9</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center"/>
          </w:tcPr>
          <w:p w14:paraId="32D2E0D2" w14:textId="77777777" w:rsidR="00CB4BEB" w:rsidRPr="002A67E9" w:rsidRDefault="00CB4BEB" w:rsidP="003C0924">
            <w:pPr>
              <w:rPr>
                <w:rFonts w:ascii="Trebuchet MS" w:hAnsi="Trebuchet MS" w:cs="Trebuchet MS"/>
                <w:bCs/>
                <w:sz w:val="18"/>
                <w:szCs w:val="18"/>
              </w:rPr>
            </w:pPr>
            <w:r w:rsidRPr="002A67E9">
              <w:rPr>
                <w:rFonts w:ascii="Trebuchet MS" w:hAnsi="Trebuchet MS" w:cs="Trebuchet MS"/>
                <w:bCs/>
                <w:sz w:val="18"/>
                <w:szCs w:val="18"/>
              </w:rPr>
              <w:t>Vedligehold</w:t>
            </w:r>
          </w:p>
        </w:tc>
        <w:tc>
          <w:tcPr>
            <w:tcW w:w="691" w:type="dxa"/>
            <w:tcBorders>
              <w:top w:val="single" w:sz="4" w:space="0" w:color="auto"/>
              <w:left w:val="single" w:sz="4" w:space="0" w:color="auto"/>
              <w:bottom w:val="single" w:sz="4" w:space="0" w:color="auto"/>
              <w:right w:val="single" w:sz="4" w:space="0" w:color="auto"/>
            </w:tcBorders>
            <w:vAlign w:val="center"/>
          </w:tcPr>
          <w:p w14:paraId="5F07A251" w14:textId="77777777" w:rsidR="00CB4BEB" w:rsidRPr="003A52C1" w:rsidRDefault="00CB4BEB" w:rsidP="003C0924">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center"/>
          </w:tcPr>
          <w:p w14:paraId="42EAE8F3"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NP09</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48F77EDB"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Vedligeholdelse af diverse publikumsfaciliteter. F.eks. toiletter, shelters, borde/bænke og stier i området.</w:t>
            </w:r>
          </w:p>
        </w:tc>
      </w:tr>
      <w:tr w:rsidR="00CB4BEB" w:rsidRPr="0051728E" w14:paraId="31A55E7B" w14:textId="77777777" w:rsidTr="003C0924">
        <w:trPr>
          <w:trHeight w:hRule="exact" w:val="510"/>
        </w:trPr>
        <w:tc>
          <w:tcPr>
            <w:tcW w:w="1642" w:type="dxa"/>
            <w:tcBorders>
              <w:top w:val="single" w:sz="4" w:space="0" w:color="auto"/>
              <w:left w:val="single" w:sz="4" w:space="0" w:color="auto"/>
              <w:bottom w:val="single" w:sz="4" w:space="0" w:color="auto"/>
              <w:right w:val="single" w:sz="4" w:space="0" w:color="auto"/>
            </w:tcBorders>
            <w:shd w:val="clear" w:color="auto" w:fill="D9D9D9"/>
            <w:vAlign w:val="center"/>
          </w:tcPr>
          <w:p w14:paraId="44567FC8" w14:textId="77777777" w:rsidR="00CB4BEB" w:rsidRPr="002A67E9" w:rsidRDefault="00CB4BEB" w:rsidP="003C0924">
            <w:pPr>
              <w:jc w:val="center"/>
              <w:rPr>
                <w:rFonts w:ascii="Trebuchet MS" w:hAnsi="Trebuchet MS" w:cs="Trebuchet MS"/>
                <w:bCs/>
                <w:sz w:val="18"/>
                <w:szCs w:val="18"/>
              </w:rPr>
            </w:pPr>
            <w:r w:rsidRPr="002A67E9">
              <w:rPr>
                <w:rFonts w:ascii="Trebuchet MS" w:hAnsi="Trebuchet MS" w:cs="Trebuchet MS"/>
                <w:bCs/>
                <w:sz w:val="18"/>
                <w:szCs w:val="18"/>
              </w:rPr>
              <w:t>11</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center"/>
          </w:tcPr>
          <w:p w14:paraId="4570F44C" w14:textId="77777777" w:rsidR="00CB4BEB" w:rsidRPr="002A67E9" w:rsidRDefault="00CB4BEB" w:rsidP="003C0924">
            <w:pPr>
              <w:rPr>
                <w:rFonts w:ascii="Trebuchet MS" w:hAnsi="Trebuchet MS" w:cs="Trebuchet MS"/>
                <w:bCs/>
                <w:sz w:val="18"/>
                <w:szCs w:val="18"/>
              </w:rPr>
            </w:pPr>
            <w:r w:rsidRPr="002A67E9">
              <w:rPr>
                <w:rFonts w:ascii="Trebuchet MS" w:hAnsi="Trebuchet MS" w:cs="Trebuchet MS"/>
                <w:bCs/>
                <w:sz w:val="18"/>
                <w:szCs w:val="18"/>
              </w:rPr>
              <w:t>Pleje af fortidsminder, sommer</w:t>
            </w:r>
          </w:p>
        </w:tc>
        <w:tc>
          <w:tcPr>
            <w:tcW w:w="691" w:type="dxa"/>
            <w:tcBorders>
              <w:top w:val="single" w:sz="4" w:space="0" w:color="auto"/>
              <w:left w:val="single" w:sz="4" w:space="0" w:color="auto"/>
              <w:bottom w:val="single" w:sz="4" w:space="0" w:color="auto"/>
              <w:right w:val="single" w:sz="4" w:space="0" w:color="auto"/>
            </w:tcBorders>
            <w:vAlign w:val="center"/>
          </w:tcPr>
          <w:p w14:paraId="1958DCE1" w14:textId="77777777" w:rsidR="00CB4BEB" w:rsidRPr="003A52C1" w:rsidRDefault="00CB4BEB" w:rsidP="003C0924">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center"/>
          </w:tcPr>
          <w:p w14:paraId="011E7258"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NP11</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center"/>
          </w:tcPr>
          <w:p w14:paraId="08153BD7"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Slåning af græs, urter og vedplanter 2 gange i vækstsæsonen.</w:t>
            </w:r>
          </w:p>
        </w:tc>
      </w:tr>
      <w:tr w:rsidR="00CB4BEB" w:rsidRPr="0051728E" w14:paraId="5C65A1C3" w14:textId="77777777" w:rsidTr="003C0924">
        <w:trPr>
          <w:trHeight w:hRule="exact" w:val="510"/>
        </w:trPr>
        <w:tc>
          <w:tcPr>
            <w:tcW w:w="1642" w:type="dxa"/>
            <w:tcBorders>
              <w:top w:val="single" w:sz="4" w:space="0" w:color="auto"/>
              <w:left w:val="single" w:sz="4" w:space="0" w:color="auto"/>
              <w:bottom w:val="single" w:sz="4" w:space="0" w:color="auto"/>
              <w:right w:val="single" w:sz="4" w:space="0" w:color="auto"/>
            </w:tcBorders>
            <w:shd w:val="clear" w:color="auto" w:fill="D9D9D9"/>
            <w:vAlign w:val="center"/>
          </w:tcPr>
          <w:p w14:paraId="30265C94" w14:textId="77777777" w:rsidR="00CB4BEB" w:rsidRPr="002A67E9" w:rsidRDefault="00CB4BEB" w:rsidP="002F2609">
            <w:pPr>
              <w:jc w:val="center"/>
              <w:rPr>
                <w:rFonts w:ascii="Trebuchet MS" w:hAnsi="Trebuchet MS" w:cs="Trebuchet MS"/>
                <w:bCs/>
                <w:sz w:val="18"/>
                <w:szCs w:val="18"/>
              </w:rPr>
            </w:pPr>
            <w:r w:rsidRPr="002A67E9">
              <w:rPr>
                <w:rFonts w:ascii="Trebuchet MS" w:hAnsi="Trebuchet MS" w:cs="Trebuchet MS"/>
                <w:bCs/>
                <w:sz w:val="18"/>
                <w:szCs w:val="18"/>
              </w:rPr>
              <w:t>12</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center"/>
          </w:tcPr>
          <w:p w14:paraId="4ABA6B53" w14:textId="77777777" w:rsidR="00CB4BEB" w:rsidRPr="002A67E9" w:rsidRDefault="00CB4BEB" w:rsidP="003C0924">
            <w:pPr>
              <w:rPr>
                <w:rFonts w:ascii="Trebuchet MS" w:hAnsi="Trebuchet MS" w:cs="Trebuchet MS"/>
                <w:bCs/>
                <w:sz w:val="18"/>
                <w:szCs w:val="18"/>
              </w:rPr>
            </w:pPr>
            <w:r w:rsidRPr="002A67E9">
              <w:rPr>
                <w:rFonts w:ascii="Trebuchet MS" w:hAnsi="Trebuchet MS" w:cs="Trebuchet MS"/>
                <w:bCs/>
                <w:sz w:val="18"/>
                <w:szCs w:val="18"/>
              </w:rPr>
              <w:t>Pleje af fortidsminder, vinter</w:t>
            </w:r>
          </w:p>
        </w:tc>
        <w:tc>
          <w:tcPr>
            <w:tcW w:w="691" w:type="dxa"/>
            <w:tcBorders>
              <w:top w:val="single" w:sz="4" w:space="0" w:color="auto"/>
              <w:left w:val="single" w:sz="4" w:space="0" w:color="auto"/>
              <w:bottom w:val="single" w:sz="4" w:space="0" w:color="auto"/>
              <w:right w:val="single" w:sz="4" w:space="0" w:color="auto"/>
            </w:tcBorders>
            <w:vAlign w:val="center"/>
          </w:tcPr>
          <w:p w14:paraId="6CB43145" w14:textId="77777777" w:rsidR="00CB4BEB" w:rsidRPr="003A52C1" w:rsidRDefault="00CB4BEB" w:rsidP="003C0924">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center"/>
          </w:tcPr>
          <w:p w14:paraId="57D30B9E"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NP12</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center"/>
          </w:tcPr>
          <w:p w14:paraId="5671876F"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Slåning af høje urter og vedplanter i vinterhalvåret.</w:t>
            </w:r>
          </w:p>
        </w:tc>
      </w:tr>
      <w:tr w:rsidR="00CB4BEB" w:rsidRPr="0051728E" w14:paraId="7C6E3C11" w14:textId="77777777" w:rsidTr="003C0924">
        <w:trPr>
          <w:trHeight w:hRule="exact" w:val="255"/>
        </w:trPr>
        <w:tc>
          <w:tcPr>
            <w:tcW w:w="1642" w:type="dxa"/>
            <w:tcBorders>
              <w:top w:val="single" w:sz="4" w:space="0" w:color="auto"/>
              <w:left w:val="single" w:sz="4" w:space="0" w:color="auto"/>
              <w:bottom w:val="single" w:sz="4" w:space="0" w:color="auto"/>
              <w:right w:val="single" w:sz="4" w:space="0" w:color="auto"/>
            </w:tcBorders>
            <w:shd w:val="clear" w:color="auto" w:fill="D9D9D9"/>
            <w:vAlign w:val="bottom"/>
          </w:tcPr>
          <w:p w14:paraId="41FB9A05" w14:textId="77777777" w:rsidR="00CB4BEB" w:rsidRPr="002A67E9" w:rsidRDefault="00CB4BEB" w:rsidP="002F2609">
            <w:pPr>
              <w:jc w:val="center"/>
              <w:rPr>
                <w:rFonts w:ascii="Trebuchet MS" w:hAnsi="Trebuchet MS" w:cs="Trebuchet MS"/>
                <w:bCs/>
                <w:sz w:val="18"/>
                <w:szCs w:val="18"/>
              </w:rPr>
            </w:pPr>
            <w:r w:rsidRPr="002A67E9">
              <w:rPr>
                <w:rFonts w:ascii="Trebuchet MS" w:hAnsi="Trebuchet MS" w:cs="Trebuchet MS"/>
                <w:bCs/>
                <w:sz w:val="18"/>
                <w:szCs w:val="18"/>
              </w:rPr>
              <w:t>13</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bottom"/>
          </w:tcPr>
          <w:p w14:paraId="6C508609" w14:textId="77777777" w:rsidR="00CB4BEB" w:rsidRPr="002A67E9" w:rsidRDefault="00CB4BEB" w:rsidP="003C0924">
            <w:pPr>
              <w:rPr>
                <w:rFonts w:ascii="Trebuchet MS" w:hAnsi="Trebuchet MS" w:cs="Trebuchet MS"/>
                <w:bCs/>
                <w:sz w:val="18"/>
                <w:szCs w:val="18"/>
              </w:rPr>
            </w:pPr>
            <w:r w:rsidRPr="002A67E9">
              <w:rPr>
                <w:rFonts w:ascii="Trebuchet MS" w:hAnsi="Trebuchet MS" w:cs="Trebuchet MS"/>
                <w:bCs/>
                <w:sz w:val="18"/>
                <w:szCs w:val="18"/>
              </w:rPr>
              <w:t>Vandstandshævning</w:t>
            </w:r>
          </w:p>
        </w:tc>
        <w:tc>
          <w:tcPr>
            <w:tcW w:w="691" w:type="dxa"/>
            <w:tcBorders>
              <w:top w:val="single" w:sz="4" w:space="0" w:color="auto"/>
              <w:left w:val="single" w:sz="4" w:space="0" w:color="auto"/>
              <w:bottom w:val="single" w:sz="4" w:space="0" w:color="auto"/>
              <w:right w:val="single" w:sz="4" w:space="0" w:color="auto"/>
            </w:tcBorders>
            <w:vAlign w:val="bottom"/>
          </w:tcPr>
          <w:p w14:paraId="6832E767" w14:textId="77777777" w:rsidR="00CB4BEB" w:rsidRPr="003A52C1" w:rsidRDefault="00CB4BEB" w:rsidP="002F2609">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bottom"/>
          </w:tcPr>
          <w:p w14:paraId="03E4360F"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NP13</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64FA968B"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Hævning af vandstand for at genoprette oprindelig tilstand.</w:t>
            </w:r>
          </w:p>
        </w:tc>
      </w:tr>
      <w:tr w:rsidR="00CB4BEB" w:rsidRPr="0051728E" w14:paraId="5E4EDD14" w14:textId="77777777" w:rsidTr="003C0924">
        <w:trPr>
          <w:trHeight w:hRule="exact" w:val="255"/>
        </w:trPr>
        <w:tc>
          <w:tcPr>
            <w:tcW w:w="1642" w:type="dxa"/>
            <w:tcBorders>
              <w:top w:val="single" w:sz="4" w:space="0" w:color="auto"/>
              <w:left w:val="single" w:sz="4" w:space="0" w:color="auto"/>
              <w:bottom w:val="single" w:sz="4" w:space="0" w:color="auto"/>
              <w:right w:val="single" w:sz="4" w:space="0" w:color="auto"/>
            </w:tcBorders>
            <w:shd w:val="clear" w:color="auto" w:fill="D9D9D9"/>
            <w:vAlign w:val="bottom"/>
          </w:tcPr>
          <w:p w14:paraId="2C0355C2" w14:textId="77777777" w:rsidR="00CB4BEB" w:rsidRPr="002A67E9" w:rsidRDefault="00CB4BEB" w:rsidP="002F2609">
            <w:pPr>
              <w:jc w:val="center"/>
              <w:rPr>
                <w:rFonts w:ascii="Trebuchet MS" w:hAnsi="Trebuchet MS" w:cs="Trebuchet MS"/>
                <w:bCs/>
                <w:sz w:val="18"/>
                <w:szCs w:val="18"/>
              </w:rPr>
            </w:pPr>
            <w:r w:rsidRPr="002A67E9">
              <w:rPr>
                <w:rFonts w:ascii="Trebuchet MS" w:hAnsi="Trebuchet MS" w:cs="Trebuchet MS"/>
                <w:bCs/>
                <w:sz w:val="18"/>
                <w:szCs w:val="18"/>
              </w:rPr>
              <w:t>14</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bottom"/>
          </w:tcPr>
          <w:p w14:paraId="16FDB770" w14:textId="77777777" w:rsidR="00CB4BEB" w:rsidRPr="002A67E9" w:rsidRDefault="00CB4BEB" w:rsidP="002F2609">
            <w:pPr>
              <w:rPr>
                <w:rFonts w:ascii="Trebuchet MS" w:hAnsi="Trebuchet MS" w:cs="Trebuchet MS"/>
                <w:bCs/>
                <w:sz w:val="18"/>
                <w:szCs w:val="18"/>
              </w:rPr>
            </w:pPr>
            <w:r w:rsidRPr="002A67E9">
              <w:rPr>
                <w:rFonts w:ascii="Trebuchet MS" w:hAnsi="Trebuchet MS" w:cs="Trebuchet MS"/>
                <w:bCs/>
                <w:sz w:val="18"/>
                <w:szCs w:val="18"/>
              </w:rPr>
              <w:t>Græsningsaftaler</w:t>
            </w:r>
          </w:p>
        </w:tc>
        <w:tc>
          <w:tcPr>
            <w:tcW w:w="691" w:type="dxa"/>
            <w:tcBorders>
              <w:top w:val="single" w:sz="4" w:space="0" w:color="auto"/>
              <w:left w:val="single" w:sz="4" w:space="0" w:color="auto"/>
              <w:bottom w:val="single" w:sz="4" w:space="0" w:color="auto"/>
              <w:right w:val="single" w:sz="4" w:space="0" w:color="auto"/>
            </w:tcBorders>
            <w:vAlign w:val="bottom"/>
          </w:tcPr>
          <w:p w14:paraId="1E7313DD" w14:textId="77777777" w:rsidR="00CB4BEB" w:rsidRPr="003A52C1" w:rsidRDefault="00CB4BEB" w:rsidP="002F2609">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bottom"/>
          </w:tcPr>
          <w:p w14:paraId="3FCDC666" w14:textId="77777777" w:rsidR="00CB4BEB" w:rsidRPr="00594F04" w:rsidRDefault="00CB4BEB" w:rsidP="002F2609">
            <w:pPr>
              <w:rPr>
                <w:rFonts w:ascii="Trebuchet MS" w:hAnsi="Trebuchet MS" w:cs="Trebuchet MS"/>
                <w:bCs/>
                <w:sz w:val="18"/>
                <w:szCs w:val="18"/>
              </w:rPr>
            </w:pPr>
            <w:r w:rsidRPr="00594F04">
              <w:rPr>
                <w:rFonts w:ascii="Trebuchet MS" w:hAnsi="Trebuchet MS" w:cs="Trebuchet MS"/>
                <w:bCs/>
                <w:sz w:val="18"/>
                <w:szCs w:val="18"/>
              </w:rPr>
              <w:t>NP14</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54410AF9" w14:textId="77777777" w:rsidR="00CB4BEB" w:rsidRPr="00594F04" w:rsidRDefault="00CB4BEB" w:rsidP="002F2609">
            <w:pPr>
              <w:rPr>
                <w:rFonts w:ascii="Trebuchet MS" w:hAnsi="Trebuchet MS" w:cs="Trebuchet MS"/>
                <w:bCs/>
                <w:sz w:val="18"/>
                <w:szCs w:val="18"/>
              </w:rPr>
            </w:pPr>
            <w:r w:rsidRPr="00594F04">
              <w:rPr>
                <w:rFonts w:ascii="Trebuchet MS" w:hAnsi="Trebuchet MS" w:cs="Trebuchet MS"/>
                <w:bCs/>
                <w:sz w:val="18"/>
                <w:szCs w:val="18"/>
              </w:rPr>
              <w:t>Aftale med landmand m.v. om at området bliver afgræsset.</w:t>
            </w:r>
          </w:p>
        </w:tc>
      </w:tr>
      <w:tr w:rsidR="00CB4BEB" w:rsidRPr="0051728E" w14:paraId="4D26DE6A" w14:textId="77777777" w:rsidTr="003C0924">
        <w:trPr>
          <w:trHeight w:hRule="exact" w:val="255"/>
        </w:trPr>
        <w:tc>
          <w:tcPr>
            <w:tcW w:w="1642" w:type="dxa"/>
            <w:tcBorders>
              <w:top w:val="single" w:sz="4" w:space="0" w:color="auto"/>
              <w:left w:val="single" w:sz="4" w:space="0" w:color="auto"/>
              <w:bottom w:val="single" w:sz="4" w:space="0" w:color="auto"/>
              <w:right w:val="single" w:sz="4" w:space="0" w:color="auto"/>
            </w:tcBorders>
            <w:shd w:val="clear" w:color="auto" w:fill="D9D9D9"/>
            <w:vAlign w:val="bottom"/>
          </w:tcPr>
          <w:p w14:paraId="12843451" w14:textId="77777777" w:rsidR="00CB4BEB" w:rsidRPr="002A67E9" w:rsidRDefault="00CB4BEB" w:rsidP="002F2609">
            <w:pPr>
              <w:jc w:val="center"/>
              <w:rPr>
                <w:rFonts w:ascii="Trebuchet MS" w:hAnsi="Trebuchet MS" w:cs="Trebuchet MS"/>
                <w:bCs/>
                <w:sz w:val="18"/>
                <w:szCs w:val="18"/>
              </w:rPr>
            </w:pPr>
            <w:r w:rsidRPr="002A67E9">
              <w:rPr>
                <w:rFonts w:ascii="Trebuchet MS" w:hAnsi="Trebuchet MS" w:cs="Trebuchet MS"/>
                <w:bCs/>
                <w:sz w:val="18"/>
                <w:szCs w:val="18"/>
              </w:rPr>
              <w:t>15</w:t>
            </w:r>
          </w:p>
        </w:tc>
        <w:tc>
          <w:tcPr>
            <w:tcW w:w="2152" w:type="dxa"/>
            <w:tcBorders>
              <w:top w:val="single" w:sz="4" w:space="0" w:color="auto"/>
              <w:left w:val="single" w:sz="4" w:space="0" w:color="auto"/>
              <w:bottom w:val="single" w:sz="4" w:space="0" w:color="auto"/>
            </w:tcBorders>
            <w:shd w:val="clear" w:color="auto" w:fill="auto"/>
            <w:vAlign w:val="bottom"/>
          </w:tcPr>
          <w:p w14:paraId="74D7B80D" w14:textId="77777777" w:rsidR="00CB4BEB" w:rsidRPr="002A67E9" w:rsidRDefault="00CB4BEB" w:rsidP="002F2609">
            <w:pPr>
              <w:rPr>
                <w:rFonts w:ascii="Trebuchet MS" w:hAnsi="Trebuchet MS" w:cs="Trebuchet MS"/>
                <w:bCs/>
                <w:sz w:val="18"/>
                <w:szCs w:val="18"/>
              </w:rPr>
            </w:pPr>
            <w:r w:rsidRPr="002A67E9">
              <w:rPr>
                <w:rFonts w:ascii="Trebuchet MS" w:hAnsi="Trebuchet MS" w:cs="Trebuchet MS"/>
                <w:bCs/>
                <w:sz w:val="18"/>
                <w:szCs w:val="18"/>
              </w:rPr>
              <w:t>Vedligehold rydning</w:t>
            </w:r>
          </w:p>
        </w:tc>
        <w:tc>
          <w:tcPr>
            <w:tcW w:w="691" w:type="dxa"/>
            <w:tcBorders>
              <w:top w:val="single" w:sz="4" w:space="0" w:color="auto"/>
              <w:left w:val="single" w:sz="4" w:space="0" w:color="auto"/>
              <w:bottom w:val="single" w:sz="4" w:space="0" w:color="auto"/>
              <w:right w:val="single" w:sz="4" w:space="0" w:color="auto"/>
            </w:tcBorders>
            <w:vAlign w:val="bottom"/>
          </w:tcPr>
          <w:p w14:paraId="12BCC682" w14:textId="77777777" w:rsidR="00CB4BEB" w:rsidRPr="003A52C1" w:rsidRDefault="00CB4BEB" w:rsidP="002F2609">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bottom"/>
          </w:tcPr>
          <w:p w14:paraId="6F181F66" w14:textId="77777777" w:rsidR="00CB4BEB" w:rsidRPr="00594F04" w:rsidRDefault="00CB4BEB" w:rsidP="002F2609">
            <w:pPr>
              <w:rPr>
                <w:rFonts w:ascii="Trebuchet MS" w:hAnsi="Trebuchet MS" w:cs="Trebuchet MS"/>
                <w:bCs/>
                <w:sz w:val="18"/>
                <w:szCs w:val="18"/>
              </w:rPr>
            </w:pPr>
            <w:r w:rsidRPr="00594F04">
              <w:rPr>
                <w:rFonts w:ascii="Trebuchet MS" w:hAnsi="Trebuchet MS" w:cs="Trebuchet MS"/>
                <w:bCs/>
                <w:sz w:val="18"/>
                <w:szCs w:val="18"/>
              </w:rPr>
              <w:t>NP15</w:t>
            </w:r>
          </w:p>
        </w:tc>
        <w:tc>
          <w:tcPr>
            <w:tcW w:w="7523" w:type="dxa"/>
            <w:tcBorders>
              <w:top w:val="single" w:sz="4" w:space="0" w:color="auto"/>
              <w:left w:val="single" w:sz="4" w:space="0" w:color="auto"/>
              <w:bottom w:val="single" w:sz="4" w:space="0" w:color="auto"/>
            </w:tcBorders>
            <w:shd w:val="clear" w:color="auto" w:fill="auto"/>
            <w:vAlign w:val="bottom"/>
          </w:tcPr>
          <w:p w14:paraId="0B797269" w14:textId="77777777" w:rsidR="00CB4BEB" w:rsidRPr="00594F04" w:rsidRDefault="00CB4BEB" w:rsidP="002F2609">
            <w:pPr>
              <w:rPr>
                <w:rFonts w:ascii="Trebuchet MS" w:hAnsi="Trebuchet MS" w:cs="Trebuchet MS"/>
                <w:bCs/>
                <w:sz w:val="18"/>
                <w:szCs w:val="18"/>
              </w:rPr>
            </w:pPr>
            <w:r w:rsidRPr="00594F04">
              <w:rPr>
                <w:rFonts w:ascii="Trebuchet MS" w:hAnsi="Trebuchet MS" w:cs="Trebuchet MS"/>
                <w:bCs/>
                <w:sz w:val="18"/>
                <w:szCs w:val="18"/>
              </w:rPr>
              <w:t>Den efterfølgende vedligeholdelse efter en rydning, så det ikke gro til igen.</w:t>
            </w:r>
          </w:p>
        </w:tc>
      </w:tr>
      <w:tr w:rsidR="00CB4BEB" w:rsidRPr="0051728E" w14:paraId="4E3A82A8" w14:textId="77777777" w:rsidTr="003C0924">
        <w:trPr>
          <w:trHeight w:hRule="exact" w:val="255"/>
        </w:trPr>
        <w:tc>
          <w:tcPr>
            <w:tcW w:w="1642" w:type="dxa"/>
            <w:tcBorders>
              <w:top w:val="single" w:sz="4" w:space="0" w:color="auto"/>
              <w:left w:val="single" w:sz="4" w:space="0" w:color="auto"/>
              <w:bottom w:val="single" w:sz="4" w:space="0" w:color="auto"/>
              <w:right w:val="single" w:sz="4" w:space="0" w:color="auto"/>
            </w:tcBorders>
            <w:shd w:val="clear" w:color="auto" w:fill="D9D9D9"/>
            <w:vAlign w:val="bottom"/>
          </w:tcPr>
          <w:p w14:paraId="672F7228" w14:textId="77777777" w:rsidR="00CB4BEB" w:rsidRPr="002A67E9" w:rsidRDefault="00CB4BEB" w:rsidP="002F2609">
            <w:pPr>
              <w:jc w:val="center"/>
              <w:rPr>
                <w:rFonts w:ascii="Trebuchet MS" w:hAnsi="Trebuchet MS" w:cs="Trebuchet MS"/>
                <w:bCs/>
                <w:sz w:val="18"/>
                <w:szCs w:val="18"/>
              </w:rPr>
            </w:pPr>
            <w:r w:rsidRPr="002A67E9">
              <w:rPr>
                <w:rFonts w:ascii="Trebuchet MS" w:hAnsi="Trebuchet MS" w:cs="Trebuchet MS"/>
                <w:bCs/>
                <w:sz w:val="18"/>
                <w:szCs w:val="18"/>
              </w:rPr>
              <w:t>16</w:t>
            </w:r>
          </w:p>
        </w:tc>
        <w:tc>
          <w:tcPr>
            <w:tcW w:w="2152" w:type="dxa"/>
            <w:tcBorders>
              <w:top w:val="single" w:sz="4" w:space="0" w:color="auto"/>
              <w:left w:val="single" w:sz="4" w:space="0" w:color="auto"/>
              <w:bottom w:val="single" w:sz="4" w:space="0" w:color="auto"/>
            </w:tcBorders>
            <w:shd w:val="clear" w:color="auto" w:fill="auto"/>
            <w:vAlign w:val="bottom"/>
          </w:tcPr>
          <w:p w14:paraId="223B46B8" w14:textId="77777777" w:rsidR="00CB4BEB" w:rsidRPr="002A67E9" w:rsidRDefault="00CB4BEB" w:rsidP="002F2609">
            <w:pPr>
              <w:rPr>
                <w:rFonts w:ascii="Trebuchet MS" w:hAnsi="Trebuchet MS" w:cs="Trebuchet MS"/>
                <w:bCs/>
                <w:sz w:val="18"/>
                <w:szCs w:val="18"/>
              </w:rPr>
            </w:pPr>
            <w:r w:rsidRPr="002A67E9">
              <w:rPr>
                <w:rFonts w:ascii="Trebuchet MS" w:hAnsi="Trebuchet MS" w:cs="Trebuchet MS"/>
                <w:bCs/>
                <w:sz w:val="18"/>
                <w:szCs w:val="18"/>
              </w:rPr>
              <w:t>Vedligehold sti</w:t>
            </w:r>
          </w:p>
        </w:tc>
        <w:tc>
          <w:tcPr>
            <w:tcW w:w="691" w:type="dxa"/>
            <w:tcBorders>
              <w:top w:val="single" w:sz="4" w:space="0" w:color="auto"/>
              <w:left w:val="single" w:sz="4" w:space="0" w:color="auto"/>
              <w:bottom w:val="single" w:sz="4" w:space="0" w:color="auto"/>
              <w:right w:val="single" w:sz="4" w:space="0" w:color="auto"/>
            </w:tcBorders>
            <w:vAlign w:val="bottom"/>
          </w:tcPr>
          <w:p w14:paraId="5714C0AE" w14:textId="77777777" w:rsidR="00CB4BEB" w:rsidRPr="003A52C1" w:rsidRDefault="00CB4BEB" w:rsidP="002F2609">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bottom"/>
          </w:tcPr>
          <w:p w14:paraId="5230CA1F" w14:textId="77777777" w:rsidR="00CB4BEB" w:rsidRPr="00594F04" w:rsidRDefault="00CB4BEB" w:rsidP="002F2609">
            <w:pPr>
              <w:rPr>
                <w:rFonts w:ascii="Trebuchet MS" w:hAnsi="Trebuchet MS" w:cs="Trebuchet MS"/>
                <w:bCs/>
                <w:sz w:val="18"/>
                <w:szCs w:val="18"/>
              </w:rPr>
            </w:pPr>
            <w:r w:rsidRPr="00594F04">
              <w:rPr>
                <w:rFonts w:ascii="Trebuchet MS" w:hAnsi="Trebuchet MS" w:cs="Trebuchet MS"/>
                <w:bCs/>
                <w:sz w:val="18"/>
                <w:szCs w:val="18"/>
              </w:rPr>
              <w:t>NP16</w:t>
            </w:r>
          </w:p>
        </w:tc>
        <w:tc>
          <w:tcPr>
            <w:tcW w:w="7523" w:type="dxa"/>
            <w:tcBorders>
              <w:top w:val="single" w:sz="4" w:space="0" w:color="auto"/>
              <w:left w:val="single" w:sz="4" w:space="0" w:color="auto"/>
              <w:bottom w:val="single" w:sz="4" w:space="0" w:color="auto"/>
            </w:tcBorders>
            <w:shd w:val="clear" w:color="auto" w:fill="auto"/>
            <w:vAlign w:val="bottom"/>
          </w:tcPr>
          <w:p w14:paraId="34C6EB38" w14:textId="77777777" w:rsidR="00CB4BEB" w:rsidRPr="00594F04" w:rsidRDefault="00CB4BEB" w:rsidP="002F2609">
            <w:pPr>
              <w:rPr>
                <w:rFonts w:ascii="Trebuchet MS" w:hAnsi="Trebuchet MS" w:cs="Trebuchet MS"/>
                <w:bCs/>
                <w:sz w:val="18"/>
                <w:szCs w:val="18"/>
              </w:rPr>
            </w:pPr>
            <w:r w:rsidRPr="00594F04">
              <w:rPr>
                <w:rFonts w:ascii="Trebuchet MS" w:hAnsi="Trebuchet MS" w:cs="Trebuchet MS"/>
                <w:bCs/>
                <w:sz w:val="18"/>
                <w:szCs w:val="18"/>
              </w:rPr>
              <w:t>Vedligeholdelses kun af stier i området.</w:t>
            </w:r>
          </w:p>
        </w:tc>
      </w:tr>
      <w:tr w:rsidR="00CB4BEB" w:rsidRPr="00EC31B1" w14:paraId="59FBDB28" w14:textId="77777777" w:rsidTr="003C0924">
        <w:trPr>
          <w:trHeight w:hRule="exact" w:val="255"/>
        </w:trPr>
        <w:tc>
          <w:tcPr>
            <w:tcW w:w="1642" w:type="dxa"/>
            <w:tcBorders>
              <w:top w:val="single" w:sz="4" w:space="0" w:color="auto"/>
              <w:left w:val="single" w:sz="4" w:space="0" w:color="auto"/>
              <w:bottom w:val="single" w:sz="4" w:space="0" w:color="auto"/>
              <w:right w:val="single" w:sz="4" w:space="0" w:color="auto"/>
            </w:tcBorders>
            <w:shd w:val="clear" w:color="auto" w:fill="D9D9D9"/>
            <w:vAlign w:val="bottom"/>
          </w:tcPr>
          <w:p w14:paraId="35B35387" w14:textId="77777777" w:rsidR="00CB4BEB" w:rsidRPr="002F2609" w:rsidRDefault="00CB4BEB" w:rsidP="002F2609">
            <w:pPr>
              <w:jc w:val="center"/>
              <w:rPr>
                <w:rFonts w:ascii="Trebuchet MS" w:hAnsi="Trebuchet MS" w:cs="Trebuchet MS"/>
                <w:bCs/>
                <w:sz w:val="18"/>
                <w:szCs w:val="18"/>
              </w:rPr>
            </w:pPr>
            <w:r w:rsidRPr="002F2609">
              <w:rPr>
                <w:rFonts w:ascii="Trebuchet MS" w:hAnsi="Trebuchet MS" w:cs="Trebuchet MS"/>
                <w:bCs/>
                <w:sz w:val="18"/>
                <w:szCs w:val="18"/>
              </w:rPr>
              <w:t>17</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bottom"/>
          </w:tcPr>
          <w:p w14:paraId="3B983C7B" w14:textId="77777777" w:rsidR="00CB4BEB" w:rsidRPr="002F2609" w:rsidRDefault="00CB4BEB" w:rsidP="002F2609">
            <w:pPr>
              <w:rPr>
                <w:rFonts w:ascii="Trebuchet MS" w:hAnsi="Trebuchet MS" w:cs="Trebuchet MS"/>
                <w:bCs/>
                <w:sz w:val="18"/>
                <w:szCs w:val="18"/>
              </w:rPr>
            </w:pPr>
            <w:r w:rsidRPr="002F2609">
              <w:rPr>
                <w:rFonts w:ascii="Trebuchet MS" w:hAnsi="Trebuchet MS" w:cs="Trebuchet MS"/>
                <w:bCs/>
                <w:sz w:val="18"/>
                <w:szCs w:val="18"/>
              </w:rPr>
              <w:t>Anlæg af ny sø</w:t>
            </w:r>
          </w:p>
        </w:tc>
        <w:tc>
          <w:tcPr>
            <w:tcW w:w="691" w:type="dxa"/>
            <w:tcBorders>
              <w:top w:val="single" w:sz="4" w:space="0" w:color="auto"/>
              <w:left w:val="single" w:sz="4" w:space="0" w:color="auto"/>
              <w:bottom w:val="single" w:sz="4" w:space="0" w:color="auto"/>
              <w:right w:val="single" w:sz="4" w:space="0" w:color="auto"/>
            </w:tcBorders>
            <w:vAlign w:val="bottom"/>
          </w:tcPr>
          <w:p w14:paraId="5A551DBD" w14:textId="77777777" w:rsidR="00CB4BEB" w:rsidRPr="002F2609" w:rsidRDefault="00CB4BEB" w:rsidP="002F2609">
            <w:pPr>
              <w:jc w:val="center"/>
              <w:rPr>
                <w:rFonts w:ascii="Trebuchet MS" w:hAnsi="Trebuchet MS" w:cs="Trebuchet MS"/>
                <w:bCs/>
                <w:sz w:val="18"/>
                <w:szCs w:val="18"/>
              </w:rPr>
            </w:pPr>
            <w:r w:rsidRPr="002F2609">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bottom"/>
          </w:tcPr>
          <w:p w14:paraId="0E62BA73" w14:textId="77777777" w:rsidR="00CB4BEB" w:rsidRPr="002F2609" w:rsidRDefault="00CB4BEB" w:rsidP="002F2609">
            <w:pPr>
              <w:rPr>
                <w:rFonts w:ascii="Trebuchet MS" w:hAnsi="Trebuchet MS" w:cs="Trebuchet MS"/>
                <w:bCs/>
                <w:sz w:val="18"/>
                <w:szCs w:val="18"/>
              </w:rPr>
            </w:pPr>
            <w:r w:rsidRPr="002F2609">
              <w:rPr>
                <w:rFonts w:ascii="Trebuchet MS" w:hAnsi="Trebuchet MS" w:cs="Trebuchet MS"/>
                <w:bCs/>
                <w:sz w:val="18"/>
                <w:szCs w:val="18"/>
              </w:rPr>
              <w:t>NP17</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7C9778A2" w14:textId="77777777" w:rsidR="00CB4BEB" w:rsidRPr="002F2609" w:rsidRDefault="00CB4BEB" w:rsidP="002F2609">
            <w:pPr>
              <w:rPr>
                <w:rFonts w:ascii="Trebuchet MS" w:hAnsi="Trebuchet MS" w:cs="Trebuchet MS"/>
                <w:bCs/>
                <w:sz w:val="18"/>
                <w:szCs w:val="18"/>
              </w:rPr>
            </w:pPr>
            <w:r w:rsidRPr="002F2609">
              <w:rPr>
                <w:rFonts w:ascii="Trebuchet MS" w:hAnsi="Trebuchet MS" w:cs="Trebuchet MS"/>
                <w:bCs/>
                <w:sz w:val="18"/>
                <w:szCs w:val="18"/>
              </w:rPr>
              <w:t>Anlæg af ny sø. F.eks. med formål at skabe levesteder for særlig truede dyr og planter</w:t>
            </w:r>
          </w:p>
        </w:tc>
      </w:tr>
      <w:tr w:rsidR="00CB4BEB" w:rsidRPr="00EC31B1" w14:paraId="6D1C6B7C" w14:textId="77777777" w:rsidTr="003C0924">
        <w:trPr>
          <w:trHeight w:hRule="exact" w:val="510"/>
        </w:trPr>
        <w:tc>
          <w:tcPr>
            <w:tcW w:w="1642" w:type="dxa"/>
            <w:tcBorders>
              <w:top w:val="single" w:sz="4" w:space="0" w:color="auto"/>
              <w:left w:val="single" w:sz="4" w:space="0" w:color="auto"/>
              <w:bottom w:val="single" w:sz="4" w:space="0" w:color="auto"/>
              <w:right w:val="single" w:sz="4" w:space="0" w:color="auto"/>
            </w:tcBorders>
            <w:shd w:val="clear" w:color="auto" w:fill="D9D9D9"/>
            <w:vAlign w:val="center"/>
          </w:tcPr>
          <w:p w14:paraId="2E13748F" w14:textId="77777777" w:rsidR="00CB4BEB" w:rsidRPr="002F2609" w:rsidRDefault="00CB4BEB" w:rsidP="002F2609">
            <w:pPr>
              <w:jc w:val="center"/>
              <w:rPr>
                <w:rFonts w:ascii="Trebuchet MS" w:hAnsi="Trebuchet MS" w:cs="Trebuchet MS"/>
                <w:bCs/>
                <w:sz w:val="18"/>
                <w:szCs w:val="18"/>
              </w:rPr>
            </w:pPr>
            <w:r w:rsidRPr="002F2609">
              <w:rPr>
                <w:rFonts w:ascii="Trebuchet MS" w:hAnsi="Trebuchet MS" w:cs="Trebuchet MS"/>
                <w:bCs/>
                <w:sz w:val="18"/>
                <w:szCs w:val="18"/>
              </w:rPr>
              <w:t>18</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center"/>
          </w:tcPr>
          <w:p w14:paraId="3B6B626C" w14:textId="77777777" w:rsidR="00CB4BEB" w:rsidRPr="002F2609" w:rsidRDefault="00CB4BEB" w:rsidP="002F2609">
            <w:pPr>
              <w:rPr>
                <w:rFonts w:ascii="Trebuchet MS" w:hAnsi="Trebuchet MS" w:cs="Trebuchet MS"/>
                <w:bCs/>
                <w:sz w:val="18"/>
                <w:szCs w:val="18"/>
              </w:rPr>
            </w:pPr>
            <w:r w:rsidRPr="002F2609">
              <w:rPr>
                <w:rFonts w:ascii="Trebuchet MS" w:hAnsi="Trebuchet MS" w:cs="Trebuchet MS"/>
                <w:bCs/>
                <w:sz w:val="18"/>
                <w:szCs w:val="18"/>
              </w:rPr>
              <w:t>Oprensning af sø</w:t>
            </w:r>
          </w:p>
        </w:tc>
        <w:tc>
          <w:tcPr>
            <w:tcW w:w="691" w:type="dxa"/>
            <w:tcBorders>
              <w:top w:val="single" w:sz="4" w:space="0" w:color="auto"/>
              <w:left w:val="single" w:sz="4" w:space="0" w:color="auto"/>
              <w:bottom w:val="single" w:sz="4" w:space="0" w:color="auto"/>
              <w:right w:val="single" w:sz="4" w:space="0" w:color="auto"/>
            </w:tcBorders>
            <w:vAlign w:val="center"/>
          </w:tcPr>
          <w:p w14:paraId="21ABA639" w14:textId="77777777" w:rsidR="00CB4BEB" w:rsidRPr="002F2609" w:rsidRDefault="00CB4BEB" w:rsidP="002F2609">
            <w:pPr>
              <w:jc w:val="center"/>
              <w:rPr>
                <w:rFonts w:ascii="Trebuchet MS" w:hAnsi="Trebuchet MS" w:cs="Trebuchet MS"/>
                <w:bCs/>
                <w:sz w:val="18"/>
                <w:szCs w:val="18"/>
              </w:rPr>
            </w:pPr>
            <w:r w:rsidRPr="002F2609">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center"/>
          </w:tcPr>
          <w:p w14:paraId="51149C24" w14:textId="77777777" w:rsidR="00CB4BEB" w:rsidRPr="002F2609" w:rsidRDefault="00CB4BEB" w:rsidP="002F2609">
            <w:pPr>
              <w:rPr>
                <w:rFonts w:ascii="Trebuchet MS" w:hAnsi="Trebuchet MS" w:cs="Trebuchet MS"/>
                <w:bCs/>
                <w:sz w:val="18"/>
                <w:szCs w:val="18"/>
              </w:rPr>
            </w:pPr>
            <w:r w:rsidRPr="002F2609">
              <w:rPr>
                <w:rFonts w:ascii="Trebuchet MS" w:hAnsi="Trebuchet MS" w:cs="Trebuchet MS"/>
                <w:bCs/>
                <w:sz w:val="18"/>
                <w:szCs w:val="18"/>
              </w:rPr>
              <w:t>NP18</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center"/>
          </w:tcPr>
          <w:p w14:paraId="1EB6FD34" w14:textId="77777777" w:rsidR="00CB4BEB" w:rsidRPr="002F2609" w:rsidRDefault="00CB4BEB" w:rsidP="002F2609">
            <w:pPr>
              <w:rPr>
                <w:rFonts w:ascii="Trebuchet MS" w:hAnsi="Trebuchet MS" w:cs="Trebuchet MS"/>
                <w:bCs/>
                <w:sz w:val="18"/>
                <w:szCs w:val="18"/>
              </w:rPr>
            </w:pPr>
            <w:r w:rsidRPr="002F2609">
              <w:rPr>
                <w:rFonts w:ascii="Trebuchet MS" w:hAnsi="Trebuchet MS" w:cs="Trebuchet MS"/>
                <w:bCs/>
                <w:sz w:val="18"/>
                <w:szCs w:val="18"/>
              </w:rPr>
              <w:t>Oprensning af slam/dynd og plantevækst fra eksisterende sø. F.eks. med formål at forbedre forholdene for særligt truede dyr og planter</w:t>
            </w:r>
          </w:p>
        </w:tc>
      </w:tr>
      <w:tr w:rsidR="00CB4BEB" w:rsidRPr="0051728E" w14:paraId="7ECDF07D" w14:textId="77777777" w:rsidTr="003C0924">
        <w:trPr>
          <w:trHeight w:hRule="exact" w:val="255"/>
        </w:trPr>
        <w:tc>
          <w:tcPr>
            <w:tcW w:w="1642" w:type="dxa"/>
            <w:tcBorders>
              <w:top w:val="single" w:sz="4" w:space="0" w:color="auto"/>
              <w:left w:val="single" w:sz="4" w:space="0" w:color="auto"/>
              <w:bottom w:val="single" w:sz="4" w:space="0" w:color="auto"/>
              <w:right w:val="single" w:sz="4" w:space="0" w:color="auto"/>
            </w:tcBorders>
            <w:shd w:val="clear" w:color="auto" w:fill="D9D9D9"/>
            <w:vAlign w:val="bottom"/>
          </w:tcPr>
          <w:p w14:paraId="76546BB4" w14:textId="77777777" w:rsidR="00CB4BEB" w:rsidRPr="002A67E9" w:rsidRDefault="00CB4BEB" w:rsidP="002F2609">
            <w:pPr>
              <w:jc w:val="center"/>
              <w:rPr>
                <w:rFonts w:ascii="Trebuchet MS" w:hAnsi="Trebuchet MS" w:cs="Trebuchet MS"/>
                <w:bCs/>
                <w:sz w:val="18"/>
                <w:szCs w:val="18"/>
              </w:rPr>
            </w:pPr>
            <w:r w:rsidRPr="002A67E9">
              <w:rPr>
                <w:rFonts w:ascii="Trebuchet MS" w:hAnsi="Trebuchet MS" w:cs="Trebuchet MS"/>
                <w:bCs/>
                <w:sz w:val="18"/>
                <w:szCs w:val="18"/>
              </w:rPr>
              <w:t>98</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bottom"/>
          </w:tcPr>
          <w:p w14:paraId="1FB4DBBE" w14:textId="77777777" w:rsidR="00CB4BEB" w:rsidRPr="002A67E9" w:rsidRDefault="00CB4BEB" w:rsidP="002F2609">
            <w:pPr>
              <w:rPr>
                <w:rFonts w:ascii="Trebuchet MS" w:hAnsi="Trebuchet MS" w:cs="Trebuchet MS"/>
                <w:bCs/>
                <w:sz w:val="18"/>
                <w:szCs w:val="18"/>
              </w:rPr>
            </w:pPr>
            <w:r w:rsidRPr="002A67E9">
              <w:rPr>
                <w:rFonts w:ascii="Trebuchet MS" w:hAnsi="Trebuchet MS" w:cs="Trebuchet MS"/>
                <w:bCs/>
                <w:sz w:val="18"/>
                <w:szCs w:val="18"/>
              </w:rPr>
              <w:t>Andet</w:t>
            </w:r>
          </w:p>
        </w:tc>
        <w:tc>
          <w:tcPr>
            <w:tcW w:w="691" w:type="dxa"/>
            <w:tcBorders>
              <w:top w:val="single" w:sz="4" w:space="0" w:color="auto"/>
              <w:left w:val="single" w:sz="4" w:space="0" w:color="auto"/>
              <w:bottom w:val="single" w:sz="4" w:space="0" w:color="auto"/>
              <w:right w:val="single" w:sz="4" w:space="0" w:color="auto"/>
            </w:tcBorders>
            <w:vAlign w:val="bottom"/>
          </w:tcPr>
          <w:p w14:paraId="785ECB88" w14:textId="77777777" w:rsidR="00CB4BEB" w:rsidRPr="003A52C1" w:rsidRDefault="00CB4BEB" w:rsidP="002F2609">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bottom"/>
          </w:tcPr>
          <w:p w14:paraId="67B3137E" w14:textId="77777777" w:rsidR="00CB4BEB" w:rsidRPr="00594F04" w:rsidRDefault="00CB4BEB" w:rsidP="002F2609">
            <w:pPr>
              <w:rPr>
                <w:rFonts w:ascii="Trebuchet MS" w:hAnsi="Trebuchet MS" w:cs="Trebuchet MS"/>
                <w:bCs/>
                <w:sz w:val="18"/>
                <w:szCs w:val="18"/>
              </w:rPr>
            </w:pPr>
            <w:r w:rsidRPr="00594F04">
              <w:rPr>
                <w:rFonts w:ascii="Trebuchet MS" w:hAnsi="Trebuchet MS" w:cs="Trebuchet MS"/>
                <w:bCs/>
                <w:sz w:val="18"/>
                <w:szCs w:val="18"/>
              </w:rPr>
              <w:t>NP98</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5BFFC8F9" w14:textId="77777777" w:rsidR="00CB4BEB" w:rsidRPr="00594F04" w:rsidRDefault="00CB4BEB" w:rsidP="002F2609">
            <w:pPr>
              <w:rPr>
                <w:rFonts w:ascii="Trebuchet MS" w:hAnsi="Trebuchet MS" w:cs="Trebuchet MS"/>
                <w:bCs/>
                <w:sz w:val="18"/>
                <w:szCs w:val="18"/>
              </w:rPr>
            </w:pPr>
            <w:r w:rsidRPr="00594F04">
              <w:rPr>
                <w:rFonts w:ascii="Trebuchet MS" w:hAnsi="Trebuchet MS" w:cs="Trebuchet MS"/>
                <w:bCs/>
                <w:sz w:val="18"/>
                <w:szCs w:val="18"/>
              </w:rPr>
              <w:t>Andet</w:t>
            </w:r>
          </w:p>
        </w:tc>
      </w:tr>
      <w:tr w:rsidR="00CB4BEB" w:rsidRPr="0051728E" w14:paraId="6291A748" w14:textId="77777777" w:rsidTr="003C0924">
        <w:trPr>
          <w:trHeight w:hRule="exact" w:val="255"/>
        </w:trPr>
        <w:tc>
          <w:tcPr>
            <w:tcW w:w="1642" w:type="dxa"/>
            <w:tcBorders>
              <w:top w:val="single" w:sz="4" w:space="0" w:color="auto"/>
              <w:left w:val="single" w:sz="4" w:space="0" w:color="auto"/>
              <w:bottom w:val="single" w:sz="4" w:space="0" w:color="auto"/>
              <w:right w:val="single" w:sz="4" w:space="0" w:color="auto"/>
            </w:tcBorders>
            <w:shd w:val="clear" w:color="auto" w:fill="D9D9D9"/>
            <w:vAlign w:val="bottom"/>
          </w:tcPr>
          <w:p w14:paraId="3D8FEB2A" w14:textId="77777777" w:rsidR="00CB4BEB" w:rsidRPr="002A67E9" w:rsidRDefault="00CB4BEB" w:rsidP="002F2609">
            <w:pPr>
              <w:jc w:val="center"/>
              <w:rPr>
                <w:rFonts w:ascii="Trebuchet MS" w:hAnsi="Trebuchet MS" w:cs="Trebuchet MS"/>
                <w:bCs/>
                <w:sz w:val="18"/>
                <w:szCs w:val="18"/>
              </w:rPr>
            </w:pPr>
            <w:r w:rsidRPr="002A67E9">
              <w:rPr>
                <w:rFonts w:ascii="Trebuchet MS" w:hAnsi="Trebuchet MS" w:cs="Trebuchet MS"/>
                <w:bCs/>
                <w:sz w:val="18"/>
                <w:szCs w:val="18"/>
              </w:rPr>
              <w:t>99</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bottom"/>
          </w:tcPr>
          <w:p w14:paraId="553D788F" w14:textId="77777777" w:rsidR="00CB4BEB" w:rsidRPr="002A67E9" w:rsidRDefault="00CB4BEB" w:rsidP="003C0924">
            <w:pPr>
              <w:rPr>
                <w:rFonts w:ascii="Trebuchet MS" w:hAnsi="Trebuchet MS" w:cs="Trebuchet MS"/>
                <w:bCs/>
                <w:sz w:val="18"/>
                <w:szCs w:val="18"/>
              </w:rPr>
            </w:pPr>
            <w:r w:rsidRPr="002A67E9">
              <w:rPr>
                <w:rFonts w:ascii="Trebuchet MS" w:hAnsi="Trebuchet MS" w:cs="Trebuchet MS"/>
                <w:bCs/>
                <w:sz w:val="18"/>
                <w:szCs w:val="18"/>
              </w:rPr>
              <w:t>Ukendt</w:t>
            </w:r>
          </w:p>
        </w:tc>
        <w:tc>
          <w:tcPr>
            <w:tcW w:w="691" w:type="dxa"/>
            <w:tcBorders>
              <w:top w:val="single" w:sz="4" w:space="0" w:color="auto"/>
              <w:left w:val="single" w:sz="4" w:space="0" w:color="auto"/>
              <w:bottom w:val="single" w:sz="4" w:space="0" w:color="auto"/>
              <w:right w:val="single" w:sz="4" w:space="0" w:color="auto"/>
            </w:tcBorders>
            <w:vAlign w:val="bottom"/>
          </w:tcPr>
          <w:p w14:paraId="3246D8AC" w14:textId="77777777" w:rsidR="00CB4BEB" w:rsidRPr="003A52C1" w:rsidRDefault="00CB4BEB" w:rsidP="002F2609">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bottom"/>
          </w:tcPr>
          <w:p w14:paraId="62F30657"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NP99</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204718DD"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Ukendt</w:t>
            </w:r>
          </w:p>
        </w:tc>
      </w:tr>
    </w:tbl>
    <w:p w14:paraId="08CB5C90" w14:textId="77777777" w:rsidR="00CB4BEB" w:rsidRDefault="00CB4BEB" w:rsidP="00CB4BEB">
      <w:pPr>
        <w:rPr>
          <w:rFonts w:ascii="Trebuchet MS" w:hAnsi="Trebuchet MS"/>
          <w:sz w:val="24"/>
        </w:rPr>
      </w:pPr>
      <w:r>
        <w:br w:type="page"/>
      </w:r>
    </w:p>
    <w:p w14:paraId="7CAAA6E6" w14:textId="77777777" w:rsidR="00CB4BEB" w:rsidRPr="00A32757" w:rsidRDefault="00CB4BEB" w:rsidP="00CB4BEB">
      <w:pPr>
        <w:pStyle w:val="Overskrift7"/>
      </w:pPr>
      <w:r>
        <w:lastRenderedPageBreak/>
        <w:t>5.2.7.3</w:t>
      </w:r>
      <w:r w:rsidRPr="00A32757">
        <w:t>.</w:t>
      </w:r>
      <w:r>
        <w:t>2</w:t>
      </w:r>
      <w:r w:rsidRPr="00A32757">
        <w:t xml:space="preserve"> </w:t>
      </w:r>
      <w:r>
        <w:t xml:space="preserve">  5106 Faciliteter</w:t>
      </w:r>
      <w:r w:rsidRPr="00CC386E">
        <w:rPr>
          <w:rStyle w:val="TypografiOverskrift4BrugerdefineretfarveRGB0Tegn"/>
        </w:rPr>
        <w:t xml:space="preserve"> </w:t>
      </w:r>
      <w:r>
        <w:t>(</w:t>
      </w:r>
      <w:r w:rsidRPr="004D056C">
        <w:t>d_5106_faciliteter</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72"/>
        <w:gridCol w:w="1438"/>
        <w:gridCol w:w="1404"/>
        <w:gridCol w:w="9012"/>
      </w:tblGrid>
      <w:tr w:rsidR="00CB4BEB" w:rsidRPr="0051728E" w14:paraId="029C6B84" w14:textId="77777777" w:rsidTr="003C0924">
        <w:trPr>
          <w:trHeight w:hRule="exact" w:val="510"/>
        </w:trPr>
        <w:tc>
          <w:tcPr>
            <w:tcW w:w="0" w:type="auto"/>
            <w:tcBorders>
              <w:bottom w:val="single" w:sz="4" w:space="0" w:color="auto"/>
            </w:tcBorders>
            <w:shd w:val="clear" w:color="auto" w:fill="D9D9D9"/>
            <w:vAlign w:val="center"/>
          </w:tcPr>
          <w:p w14:paraId="39D1B44D" w14:textId="77777777" w:rsidR="00CB4BEB" w:rsidRPr="002A67E9" w:rsidRDefault="00CB4BEB" w:rsidP="003C0924">
            <w:pPr>
              <w:rPr>
                <w:rFonts w:ascii="Trebuchet MS" w:hAnsi="Trebuchet MS" w:cs="Trebuchet MS"/>
                <w:b/>
                <w:bCs/>
                <w:sz w:val="18"/>
                <w:szCs w:val="18"/>
              </w:rPr>
            </w:pPr>
            <w:proofErr w:type="spellStart"/>
            <w:r w:rsidRPr="002A67E9">
              <w:rPr>
                <w:rFonts w:ascii="Trebuchet MS" w:hAnsi="Trebuchet MS" w:cs="Trebuchet MS"/>
                <w:b/>
                <w:bCs/>
                <w:sz w:val="18"/>
                <w:szCs w:val="18"/>
              </w:rPr>
              <w:t>faciliteter_kode</w:t>
            </w:r>
            <w:proofErr w:type="spellEnd"/>
          </w:p>
        </w:tc>
        <w:tc>
          <w:tcPr>
            <w:tcW w:w="0" w:type="auto"/>
            <w:tcBorders>
              <w:bottom w:val="single" w:sz="4" w:space="0" w:color="auto"/>
            </w:tcBorders>
            <w:shd w:val="clear" w:color="auto" w:fill="D9D9D9"/>
            <w:vAlign w:val="center"/>
          </w:tcPr>
          <w:p w14:paraId="3CFEB36F" w14:textId="77777777" w:rsidR="00CB4BEB" w:rsidRPr="002A67E9" w:rsidRDefault="00CB4BEB" w:rsidP="003C0924">
            <w:pPr>
              <w:rPr>
                <w:rFonts w:ascii="Trebuchet MS" w:hAnsi="Trebuchet MS" w:cs="Trebuchet MS"/>
                <w:bCs/>
                <w:sz w:val="18"/>
                <w:szCs w:val="18"/>
              </w:rPr>
            </w:pPr>
            <w:r w:rsidRPr="00594F04">
              <w:rPr>
                <w:rFonts w:ascii="Trebuchet MS" w:hAnsi="Trebuchet MS" w:cs="Trebuchet MS"/>
                <w:b/>
                <w:bCs/>
                <w:sz w:val="18"/>
                <w:szCs w:val="18"/>
              </w:rPr>
              <w:t>Fa</w:t>
            </w:r>
            <w:r w:rsidRPr="002A67E9">
              <w:rPr>
                <w:rFonts w:ascii="Trebuchet MS" w:hAnsi="Trebuchet MS" w:cs="Trebuchet MS"/>
                <w:b/>
                <w:bCs/>
                <w:sz w:val="18"/>
                <w:szCs w:val="18"/>
              </w:rPr>
              <w:t>ciliteter</w:t>
            </w:r>
          </w:p>
        </w:tc>
        <w:tc>
          <w:tcPr>
            <w:tcW w:w="1418" w:type="dxa"/>
            <w:tcBorders>
              <w:bottom w:val="single" w:sz="4" w:space="0" w:color="auto"/>
            </w:tcBorders>
            <w:shd w:val="clear" w:color="auto" w:fill="D9D9D9"/>
            <w:vAlign w:val="center"/>
          </w:tcPr>
          <w:p w14:paraId="12366B6A"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9147" w:type="dxa"/>
            <w:tcBorders>
              <w:bottom w:val="single" w:sz="4" w:space="0" w:color="auto"/>
            </w:tcBorders>
            <w:shd w:val="clear" w:color="auto" w:fill="D9D9D9"/>
            <w:vAlign w:val="center"/>
          </w:tcPr>
          <w:p w14:paraId="4CC37CED" w14:textId="77777777" w:rsidR="00CB4BEB" w:rsidRPr="002A67E9" w:rsidRDefault="00CB4BEB" w:rsidP="003C0924">
            <w:pPr>
              <w:rPr>
                <w:rFonts w:ascii="Trebuchet MS" w:hAnsi="Trebuchet MS" w:cs="Trebuchet MS"/>
                <w:b/>
                <w:bCs/>
                <w:sz w:val="18"/>
                <w:szCs w:val="18"/>
              </w:rPr>
            </w:pPr>
            <w:r w:rsidRPr="002A67E9">
              <w:rPr>
                <w:rFonts w:ascii="Trebuchet MS" w:hAnsi="Trebuchet MS" w:cs="Trebuchet MS"/>
                <w:b/>
                <w:bCs/>
                <w:sz w:val="18"/>
                <w:szCs w:val="18"/>
              </w:rPr>
              <w:t>Begrebsdefinition</w:t>
            </w:r>
          </w:p>
        </w:tc>
      </w:tr>
      <w:tr w:rsidR="00CB4BEB" w:rsidRPr="0051728E" w14:paraId="45EAC1BC"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45D54B25"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22B09A05"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Kortbord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C11788C"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754A7EAE"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Skilt med kort over området</w:t>
            </w:r>
            <w:r>
              <w:rPr>
                <w:rFonts w:ascii="Trebuchet MS" w:hAnsi="Trebuchet MS"/>
                <w:sz w:val="18"/>
                <w:szCs w:val="18"/>
              </w:rPr>
              <w:t>.</w:t>
            </w:r>
          </w:p>
        </w:tc>
      </w:tr>
      <w:tr w:rsidR="00CB4BEB" w:rsidRPr="0051728E" w14:paraId="67E35512"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A17321F"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2</w:t>
            </w:r>
          </w:p>
        </w:tc>
        <w:tc>
          <w:tcPr>
            <w:tcW w:w="0" w:type="auto"/>
            <w:tcBorders>
              <w:top w:val="single" w:sz="4" w:space="0" w:color="auto"/>
              <w:left w:val="single" w:sz="4" w:space="0" w:color="auto"/>
              <w:bottom w:val="single" w:sz="4" w:space="0" w:color="auto"/>
            </w:tcBorders>
            <w:shd w:val="clear" w:color="auto" w:fill="FFFFFF"/>
            <w:vAlign w:val="bottom"/>
          </w:tcPr>
          <w:p w14:paraId="46EAAD85"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Bænk</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40FB47D"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598BEBD6"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Bænk</w:t>
            </w:r>
          </w:p>
        </w:tc>
      </w:tr>
      <w:tr w:rsidR="00CB4BEB" w:rsidRPr="0051728E" w14:paraId="13C003DA"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174375B3"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3</w:t>
            </w:r>
          </w:p>
        </w:tc>
        <w:tc>
          <w:tcPr>
            <w:tcW w:w="0" w:type="auto"/>
            <w:tcBorders>
              <w:top w:val="single" w:sz="4" w:space="0" w:color="auto"/>
              <w:left w:val="single" w:sz="4" w:space="0" w:color="auto"/>
              <w:bottom w:val="single" w:sz="4" w:space="0" w:color="auto"/>
            </w:tcBorders>
            <w:shd w:val="clear" w:color="auto" w:fill="FFFFFF"/>
            <w:vAlign w:val="bottom"/>
          </w:tcPr>
          <w:p w14:paraId="1207058F"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Legeplads</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26CF4E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18FBED01"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Legeplads med redskaber for børn</w:t>
            </w:r>
            <w:r>
              <w:rPr>
                <w:rFonts w:ascii="Trebuchet MS" w:hAnsi="Trebuchet MS"/>
                <w:sz w:val="18"/>
                <w:szCs w:val="18"/>
              </w:rPr>
              <w:t>.</w:t>
            </w:r>
          </w:p>
        </w:tc>
      </w:tr>
      <w:tr w:rsidR="00CB4BEB" w:rsidRPr="0043728E" w14:paraId="7434FDCF"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4860766C"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4</w:t>
            </w:r>
          </w:p>
        </w:tc>
        <w:tc>
          <w:tcPr>
            <w:tcW w:w="0" w:type="auto"/>
            <w:tcBorders>
              <w:top w:val="single" w:sz="4" w:space="0" w:color="auto"/>
              <w:left w:val="single" w:sz="4" w:space="0" w:color="auto"/>
              <w:bottom w:val="single" w:sz="4" w:space="0" w:color="auto"/>
            </w:tcBorders>
            <w:shd w:val="clear" w:color="auto" w:fill="FFFFFF"/>
            <w:vAlign w:val="bottom"/>
          </w:tcPr>
          <w:p w14:paraId="37ABD7DD"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Tørkloset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6850FD4"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49BD09FD"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Tørkloset</w:t>
            </w:r>
          </w:p>
        </w:tc>
      </w:tr>
      <w:tr w:rsidR="00CB4BEB" w:rsidRPr="0043728E" w14:paraId="4D0FE66A"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2FF9D24E"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5</w:t>
            </w:r>
          </w:p>
        </w:tc>
        <w:tc>
          <w:tcPr>
            <w:tcW w:w="0" w:type="auto"/>
            <w:tcBorders>
              <w:top w:val="single" w:sz="4" w:space="0" w:color="auto"/>
              <w:left w:val="single" w:sz="4" w:space="0" w:color="auto"/>
              <w:bottom w:val="single" w:sz="4" w:space="0" w:color="auto"/>
            </w:tcBorders>
            <w:shd w:val="clear" w:color="auto" w:fill="FFFFFF"/>
            <w:vAlign w:val="center"/>
          </w:tcPr>
          <w:p w14:paraId="1E05C797"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Multtoilet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5EC6A9BF"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066ADF94"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 xml:space="preserve">Multtoilet, kompost- eller separationstoilet er </w:t>
            </w:r>
            <w:hyperlink r:id="rId28" w:tooltip="Toilet" w:history="1">
              <w:r w:rsidRPr="002A67E9">
                <w:rPr>
                  <w:rFonts w:ascii="Trebuchet MS" w:hAnsi="Trebuchet MS"/>
                  <w:sz w:val="18"/>
                  <w:szCs w:val="18"/>
                </w:rPr>
                <w:t>toiletter</w:t>
              </w:r>
            </w:hyperlink>
            <w:r w:rsidRPr="002A67E9">
              <w:rPr>
                <w:rFonts w:ascii="Trebuchet MS" w:hAnsi="Trebuchet MS"/>
                <w:sz w:val="18"/>
                <w:szCs w:val="18"/>
              </w:rPr>
              <w:t xml:space="preserve"> uden afløb. </w:t>
            </w:r>
            <w:hyperlink r:id="rId29" w:tooltip="Urin" w:history="1">
              <w:r w:rsidRPr="002A67E9">
                <w:rPr>
                  <w:rFonts w:ascii="Trebuchet MS" w:hAnsi="Trebuchet MS"/>
                  <w:sz w:val="18"/>
                  <w:szCs w:val="18"/>
                </w:rPr>
                <w:t>Urin</w:t>
              </w:r>
            </w:hyperlink>
            <w:r w:rsidRPr="002A67E9">
              <w:rPr>
                <w:rFonts w:ascii="Trebuchet MS" w:hAnsi="Trebuchet MS"/>
                <w:sz w:val="18"/>
                <w:szCs w:val="18"/>
              </w:rPr>
              <w:t xml:space="preserve"> og </w:t>
            </w:r>
            <w:hyperlink r:id="rId30" w:tooltip="Afføring" w:history="1">
              <w:r w:rsidRPr="002A67E9">
                <w:rPr>
                  <w:rFonts w:ascii="Trebuchet MS" w:hAnsi="Trebuchet MS"/>
                  <w:sz w:val="18"/>
                  <w:szCs w:val="18"/>
                </w:rPr>
                <w:t>fækalier</w:t>
              </w:r>
            </w:hyperlink>
            <w:r w:rsidRPr="002A67E9">
              <w:rPr>
                <w:rFonts w:ascii="Trebuchet MS" w:hAnsi="Trebuchet MS"/>
                <w:sz w:val="18"/>
                <w:szCs w:val="18"/>
              </w:rPr>
              <w:t>, samt eventuelt lidt skyllevand opsamles og lagres i særlige tanke for at omdannes til gødning.</w:t>
            </w:r>
          </w:p>
        </w:tc>
      </w:tr>
      <w:tr w:rsidR="00CB4BEB" w:rsidRPr="0043728E" w14:paraId="50F63278"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6074C71"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6</w:t>
            </w:r>
          </w:p>
        </w:tc>
        <w:tc>
          <w:tcPr>
            <w:tcW w:w="0" w:type="auto"/>
            <w:tcBorders>
              <w:top w:val="single" w:sz="4" w:space="0" w:color="auto"/>
              <w:left w:val="single" w:sz="4" w:space="0" w:color="auto"/>
              <w:bottom w:val="single" w:sz="4" w:space="0" w:color="auto"/>
            </w:tcBorders>
            <w:shd w:val="clear" w:color="auto" w:fill="FFFFFF"/>
            <w:vAlign w:val="bottom"/>
          </w:tcPr>
          <w:p w14:paraId="110C8663"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Fugletårn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88C36D8"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2620BCC2"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Fugletårn</w:t>
            </w:r>
          </w:p>
        </w:tc>
      </w:tr>
      <w:tr w:rsidR="00CB4BEB" w:rsidRPr="0043728E" w14:paraId="6B8F315D"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0FFB1730"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7</w:t>
            </w:r>
          </w:p>
        </w:tc>
        <w:tc>
          <w:tcPr>
            <w:tcW w:w="0" w:type="auto"/>
            <w:tcBorders>
              <w:top w:val="single" w:sz="4" w:space="0" w:color="auto"/>
              <w:left w:val="single" w:sz="4" w:space="0" w:color="auto"/>
              <w:bottom w:val="single" w:sz="4" w:space="0" w:color="auto"/>
            </w:tcBorders>
            <w:shd w:val="clear" w:color="auto" w:fill="FFFFFF"/>
            <w:vAlign w:val="center"/>
          </w:tcPr>
          <w:p w14:paraId="2EB54E00"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Shelter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7C7E2D5D"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0F9F410C"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 xml:space="preserve">En shelter er en fast </w:t>
            </w:r>
            <w:hyperlink r:id="rId31" w:tooltip="Bivuak" w:history="1">
              <w:r w:rsidRPr="002A67E9">
                <w:rPr>
                  <w:rFonts w:ascii="Trebuchet MS" w:hAnsi="Trebuchet MS"/>
                  <w:sz w:val="18"/>
                  <w:szCs w:val="18"/>
                </w:rPr>
                <w:t>bivuak</w:t>
              </w:r>
            </w:hyperlink>
            <w:r w:rsidRPr="002A67E9">
              <w:rPr>
                <w:rFonts w:ascii="Trebuchet MS" w:hAnsi="Trebuchet MS"/>
                <w:sz w:val="18"/>
                <w:szCs w:val="18"/>
              </w:rPr>
              <w:t xml:space="preserve">. En lav træbarak, traditionelt åben på den ene langside, gulvet hævet ca. 0,5 m over jorden og stort tagudhæng, </w:t>
            </w:r>
            <w:proofErr w:type="gramStart"/>
            <w:r w:rsidRPr="002A67E9">
              <w:rPr>
                <w:rFonts w:ascii="Trebuchet MS" w:hAnsi="Trebuchet MS"/>
                <w:sz w:val="18"/>
                <w:szCs w:val="18"/>
              </w:rPr>
              <w:t>således at</w:t>
            </w:r>
            <w:proofErr w:type="gramEnd"/>
            <w:r w:rsidRPr="002A67E9">
              <w:rPr>
                <w:rFonts w:ascii="Trebuchet MS" w:hAnsi="Trebuchet MS"/>
                <w:sz w:val="18"/>
                <w:szCs w:val="18"/>
              </w:rPr>
              <w:t xml:space="preserve"> man er relativt beskyttet mod regn.</w:t>
            </w:r>
          </w:p>
        </w:tc>
      </w:tr>
      <w:tr w:rsidR="00CB4BEB" w:rsidRPr="0043728E" w14:paraId="6534D560"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6F65ABFA"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8</w:t>
            </w:r>
          </w:p>
        </w:tc>
        <w:tc>
          <w:tcPr>
            <w:tcW w:w="0" w:type="auto"/>
            <w:tcBorders>
              <w:top w:val="single" w:sz="4" w:space="0" w:color="auto"/>
              <w:left w:val="single" w:sz="4" w:space="0" w:color="auto"/>
              <w:bottom w:val="single" w:sz="4" w:space="0" w:color="auto"/>
            </w:tcBorders>
            <w:shd w:val="clear" w:color="auto" w:fill="FFFFFF"/>
            <w:vAlign w:val="bottom"/>
          </w:tcPr>
          <w:p w14:paraId="2A8384F1"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Bålplads</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28FD36A"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32AE5663"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Udendørs plads til brug for lejrbål</w:t>
            </w:r>
            <w:r>
              <w:rPr>
                <w:rFonts w:ascii="Trebuchet MS" w:hAnsi="Trebuchet MS"/>
                <w:sz w:val="18"/>
                <w:szCs w:val="18"/>
              </w:rPr>
              <w:t>.</w:t>
            </w:r>
          </w:p>
        </w:tc>
      </w:tr>
      <w:tr w:rsidR="00CB4BEB" w:rsidRPr="0043728E" w14:paraId="2BCA3138"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6EAB3AB"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9</w:t>
            </w:r>
          </w:p>
        </w:tc>
        <w:tc>
          <w:tcPr>
            <w:tcW w:w="0" w:type="auto"/>
            <w:tcBorders>
              <w:top w:val="single" w:sz="4" w:space="0" w:color="auto"/>
              <w:left w:val="single" w:sz="4" w:space="0" w:color="auto"/>
              <w:bottom w:val="single" w:sz="4" w:space="0" w:color="auto"/>
            </w:tcBorders>
            <w:shd w:val="clear" w:color="auto" w:fill="FFFFFF"/>
            <w:vAlign w:val="bottom"/>
          </w:tcPr>
          <w:p w14:paraId="64FB8142"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Vandpost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F9AAE8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0C261397"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Udendørs frostsikker vandpost, hvor der kan hentes rent drikkevand.</w:t>
            </w:r>
          </w:p>
        </w:tc>
      </w:tr>
      <w:tr w:rsidR="00CB4BEB" w:rsidRPr="0043728E" w14:paraId="26000654"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6CEEF03"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10</w:t>
            </w:r>
          </w:p>
        </w:tc>
        <w:tc>
          <w:tcPr>
            <w:tcW w:w="0" w:type="auto"/>
            <w:tcBorders>
              <w:top w:val="single" w:sz="4" w:space="0" w:color="auto"/>
              <w:left w:val="single" w:sz="4" w:space="0" w:color="auto"/>
              <w:bottom w:val="single" w:sz="4" w:space="0" w:color="auto"/>
            </w:tcBorders>
            <w:shd w:val="clear" w:color="auto" w:fill="FFFFFF"/>
            <w:vAlign w:val="bottom"/>
          </w:tcPr>
          <w:p w14:paraId="4BB40C5F"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P-plads</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54B80E3" w14:textId="77777777" w:rsidR="00CB4BEB" w:rsidRPr="003A52C1" w:rsidRDefault="00CB4BEB" w:rsidP="003C0924">
            <w:pPr>
              <w:pStyle w:val="NormalWeb"/>
              <w:jc w:val="center"/>
              <w:rPr>
                <w:rFonts w:ascii="Trebuchet MS" w:hAnsi="Trebuchet MS"/>
                <w:sz w:val="18"/>
                <w:szCs w:val="18"/>
              </w:rPr>
            </w:pPr>
            <w:r w:rsidRPr="002F2609">
              <w:rPr>
                <w:rFonts w:ascii="Trebuchet MS" w:eastAsiaTheme="minorEastAsia" w:hAnsi="Trebuchet MS" w:cstheme="minorBidi"/>
                <w:b w:val="0"/>
                <w:color w:val="767171"/>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4C9C5F47" w14:textId="77777777" w:rsidR="00CB4BEB" w:rsidRPr="002F2609" w:rsidRDefault="00CB4BEB" w:rsidP="003C0924">
            <w:pPr>
              <w:pStyle w:val="NormalWeb"/>
              <w:rPr>
                <w:rFonts w:ascii="Trebuchet MS" w:eastAsiaTheme="minorEastAsia" w:hAnsi="Trebuchet MS" w:cstheme="minorBidi"/>
                <w:b w:val="0"/>
                <w:color w:val="767171"/>
                <w:sz w:val="18"/>
                <w:szCs w:val="18"/>
              </w:rPr>
            </w:pPr>
            <w:r w:rsidRPr="002F2609">
              <w:rPr>
                <w:rFonts w:ascii="Trebuchet MS" w:eastAsiaTheme="minorEastAsia" w:hAnsi="Trebuchet MS" w:cstheme="minorBidi"/>
                <w:b w:val="0"/>
                <w:color w:val="767171"/>
                <w:sz w:val="18"/>
                <w:szCs w:val="18"/>
              </w:rPr>
              <w:t xml:space="preserve">En parkeringsplads/et </w:t>
            </w:r>
            <w:proofErr w:type="spellStart"/>
            <w:proofErr w:type="gramStart"/>
            <w:r w:rsidRPr="002F2609">
              <w:rPr>
                <w:rFonts w:ascii="Trebuchet MS" w:eastAsiaTheme="minorEastAsia" w:hAnsi="Trebuchet MS" w:cstheme="minorBidi"/>
                <w:b w:val="0"/>
                <w:color w:val="767171"/>
                <w:sz w:val="18"/>
                <w:szCs w:val="18"/>
              </w:rPr>
              <w:t>område,beregnet</w:t>
            </w:r>
            <w:proofErr w:type="spellEnd"/>
            <w:proofErr w:type="gramEnd"/>
            <w:r w:rsidRPr="002F2609">
              <w:rPr>
                <w:rFonts w:ascii="Trebuchet MS" w:eastAsiaTheme="minorEastAsia" w:hAnsi="Trebuchet MS" w:cstheme="minorBidi"/>
                <w:b w:val="0"/>
                <w:color w:val="767171"/>
                <w:sz w:val="18"/>
                <w:szCs w:val="18"/>
              </w:rPr>
              <w:t xml:space="preserve"> til at henstille (parkere) køretøjer på, når de ikke bruges.</w:t>
            </w:r>
          </w:p>
        </w:tc>
      </w:tr>
      <w:tr w:rsidR="00CB4BEB" w:rsidRPr="0043728E" w14:paraId="1A4B5FE0"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69FF8EB1"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11</w:t>
            </w:r>
          </w:p>
        </w:tc>
        <w:tc>
          <w:tcPr>
            <w:tcW w:w="0" w:type="auto"/>
            <w:tcBorders>
              <w:top w:val="single" w:sz="4" w:space="0" w:color="auto"/>
              <w:left w:val="single" w:sz="4" w:space="0" w:color="auto"/>
              <w:bottom w:val="single" w:sz="4" w:space="0" w:color="auto"/>
            </w:tcBorders>
            <w:shd w:val="clear" w:color="auto" w:fill="FFFFFF"/>
            <w:vAlign w:val="bottom"/>
          </w:tcPr>
          <w:p w14:paraId="0C1215C3"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Bord og bænk</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CD99E2D"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3395F100"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Bord med bænke til at raste/spise ved udendørs (afholde picnic )</w:t>
            </w:r>
            <w:r>
              <w:rPr>
                <w:rFonts w:ascii="Trebuchet MS" w:hAnsi="Trebuchet MS"/>
                <w:sz w:val="18"/>
                <w:szCs w:val="18"/>
              </w:rPr>
              <w:t>.</w:t>
            </w:r>
          </w:p>
        </w:tc>
      </w:tr>
      <w:tr w:rsidR="00CB4BEB" w:rsidRPr="0043728E" w14:paraId="44ABBFC0"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8A9C3CE"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12</w:t>
            </w:r>
          </w:p>
        </w:tc>
        <w:tc>
          <w:tcPr>
            <w:tcW w:w="0" w:type="auto"/>
            <w:tcBorders>
              <w:top w:val="single" w:sz="4" w:space="0" w:color="auto"/>
              <w:left w:val="single" w:sz="4" w:space="0" w:color="auto"/>
              <w:bottom w:val="single" w:sz="4" w:space="0" w:color="auto"/>
            </w:tcBorders>
            <w:shd w:val="clear" w:color="auto" w:fill="FFFFFF"/>
            <w:vAlign w:val="bottom"/>
          </w:tcPr>
          <w:p w14:paraId="03C98EDB"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Affaldsstativ</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67A12F1"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743587E8"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 xml:space="preserve">Stativ til affald. </w:t>
            </w:r>
          </w:p>
        </w:tc>
      </w:tr>
      <w:tr w:rsidR="00CB4BEB" w:rsidRPr="0043728E" w14:paraId="41D00FF8"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BE7F4F5"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13</w:t>
            </w:r>
          </w:p>
        </w:tc>
        <w:tc>
          <w:tcPr>
            <w:tcW w:w="0" w:type="auto"/>
            <w:tcBorders>
              <w:top w:val="single" w:sz="4" w:space="0" w:color="auto"/>
              <w:left w:val="single" w:sz="4" w:space="0" w:color="auto"/>
              <w:bottom w:val="single" w:sz="4" w:space="0" w:color="auto"/>
            </w:tcBorders>
            <w:shd w:val="clear" w:color="auto" w:fill="FFFFFF"/>
            <w:vAlign w:val="bottom"/>
          </w:tcPr>
          <w:p w14:paraId="5CAD0410"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Kanorasteplads</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481C854"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31EF3BA6"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Dagrasteplads for kanofarer</w:t>
            </w:r>
            <w:r>
              <w:rPr>
                <w:rFonts w:ascii="Trebuchet MS" w:hAnsi="Trebuchet MS"/>
                <w:sz w:val="18"/>
                <w:szCs w:val="18"/>
              </w:rPr>
              <w:t>.</w:t>
            </w:r>
          </w:p>
        </w:tc>
      </w:tr>
      <w:tr w:rsidR="00CB4BEB" w:rsidRPr="0051728E" w14:paraId="7F3767B1"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66016D91"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98</w:t>
            </w:r>
          </w:p>
        </w:tc>
        <w:tc>
          <w:tcPr>
            <w:tcW w:w="0" w:type="auto"/>
            <w:tcBorders>
              <w:top w:val="single" w:sz="4" w:space="0" w:color="auto"/>
              <w:left w:val="single" w:sz="4" w:space="0" w:color="auto"/>
              <w:bottom w:val="single" w:sz="4" w:space="0" w:color="auto"/>
            </w:tcBorders>
            <w:shd w:val="clear" w:color="auto" w:fill="FFFFFF"/>
            <w:vAlign w:val="bottom"/>
          </w:tcPr>
          <w:p w14:paraId="5FD530A9"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0B8AD3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17D91CED" w14:textId="77777777" w:rsidR="00CB4BEB" w:rsidRPr="002A67E9" w:rsidRDefault="00CB4BEB" w:rsidP="003C0924">
            <w:pPr>
              <w:rPr>
                <w:rFonts w:ascii="Trebuchet MS" w:hAnsi="Trebuchet MS" w:cs="Trebuchet MS"/>
                <w:sz w:val="18"/>
                <w:szCs w:val="18"/>
              </w:rPr>
            </w:pPr>
          </w:p>
        </w:tc>
      </w:tr>
      <w:tr w:rsidR="00CB4BEB" w:rsidRPr="0051728E" w14:paraId="62F1C826"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B91E8F7"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99</w:t>
            </w:r>
          </w:p>
        </w:tc>
        <w:tc>
          <w:tcPr>
            <w:tcW w:w="0" w:type="auto"/>
            <w:tcBorders>
              <w:top w:val="single" w:sz="4" w:space="0" w:color="auto"/>
              <w:left w:val="single" w:sz="4" w:space="0" w:color="auto"/>
              <w:bottom w:val="single" w:sz="4" w:space="0" w:color="auto"/>
            </w:tcBorders>
            <w:shd w:val="clear" w:color="auto" w:fill="FFFFFF"/>
            <w:vAlign w:val="bottom"/>
          </w:tcPr>
          <w:p w14:paraId="77A3025A"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39E207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24516DE6" w14:textId="77777777" w:rsidR="00CB4BEB" w:rsidRPr="002A67E9" w:rsidRDefault="00CB4BEB" w:rsidP="003C0924">
            <w:pPr>
              <w:rPr>
                <w:rFonts w:ascii="Trebuchet MS" w:hAnsi="Trebuchet MS" w:cs="Trebuchet MS"/>
                <w:sz w:val="18"/>
                <w:szCs w:val="18"/>
              </w:rPr>
            </w:pPr>
          </w:p>
        </w:tc>
      </w:tr>
    </w:tbl>
    <w:p w14:paraId="078209A5" w14:textId="77777777" w:rsidR="00DF11C9" w:rsidRDefault="00DF11C9" w:rsidP="00DF11C9">
      <w:bookmarkStart w:id="1305" w:name="_Toc63351438"/>
      <w:bookmarkStart w:id="1306" w:name="_Toc292713328"/>
      <w:bookmarkStart w:id="1307" w:name="_Toc292865339"/>
    </w:p>
    <w:p w14:paraId="70985176" w14:textId="24C07CD7" w:rsidR="00CB4BEB" w:rsidRPr="00594F04" w:rsidRDefault="00CB4BEB" w:rsidP="00CB4BEB">
      <w:pPr>
        <w:pStyle w:val="Overskrift2"/>
        <w:rPr>
          <w:kern w:val="32"/>
        </w:rPr>
      </w:pPr>
      <w:bookmarkStart w:id="1308" w:name="_Toc122436096"/>
      <w:r w:rsidRPr="00A01432">
        <w:rPr>
          <w:kern w:val="32"/>
        </w:rPr>
        <w:t xml:space="preserve">5.2.8 </w:t>
      </w:r>
      <w:r w:rsidRPr="00594F04">
        <w:rPr>
          <w:kern w:val="32"/>
        </w:rPr>
        <w:t>Arter Invasive Punkt (5107)</w:t>
      </w:r>
      <w:bookmarkEnd w:id="1305"/>
      <w:bookmarkEnd w:id="1308"/>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51"/>
        <w:gridCol w:w="4961"/>
        <w:gridCol w:w="1186"/>
        <w:gridCol w:w="1356"/>
        <w:gridCol w:w="1478"/>
        <w:gridCol w:w="2643"/>
      </w:tblGrid>
      <w:tr w:rsidR="00CB4BEB" w:rsidRPr="00594F04" w14:paraId="79239AAC" w14:textId="77777777" w:rsidTr="003C0924">
        <w:tc>
          <w:tcPr>
            <w:tcW w:w="1951" w:type="dxa"/>
            <w:tcBorders>
              <w:bottom w:val="single" w:sz="4" w:space="0" w:color="auto"/>
            </w:tcBorders>
            <w:shd w:val="clear" w:color="auto" w:fill="D9D9D9"/>
            <w:vAlign w:val="center"/>
          </w:tcPr>
          <w:p w14:paraId="1E7A1F25" w14:textId="77777777" w:rsidR="00CB4BEB" w:rsidRPr="00594F04" w:rsidRDefault="00CB4BEB" w:rsidP="003C0924">
            <w:pPr>
              <w:rPr>
                <w:rFonts w:ascii="Trebuchet MS" w:hAnsi="Trebuchet MS" w:cs="Trebuchet MS"/>
                <w:b/>
                <w:bCs/>
                <w:sz w:val="18"/>
                <w:szCs w:val="18"/>
              </w:rPr>
            </w:pPr>
            <w:r w:rsidRPr="00594F04">
              <w:rPr>
                <w:rFonts w:ascii="Trebuchet MS" w:hAnsi="Trebuchet MS" w:cs="Trebuchet MS"/>
                <w:b/>
                <w:bCs/>
                <w:sz w:val="18"/>
                <w:szCs w:val="18"/>
              </w:rPr>
              <w:t>Feltnavn</w:t>
            </w:r>
          </w:p>
        </w:tc>
        <w:tc>
          <w:tcPr>
            <w:tcW w:w="4961" w:type="dxa"/>
            <w:tcBorders>
              <w:bottom w:val="single" w:sz="4" w:space="0" w:color="auto"/>
            </w:tcBorders>
            <w:shd w:val="clear" w:color="auto" w:fill="D9D9D9"/>
            <w:vAlign w:val="center"/>
          </w:tcPr>
          <w:p w14:paraId="4E098AE8"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
                <w:bCs/>
                <w:sz w:val="18"/>
                <w:szCs w:val="18"/>
              </w:rPr>
              <w:t>Formål</w:t>
            </w:r>
          </w:p>
        </w:tc>
        <w:tc>
          <w:tcPr>
            <w:tcW w:w="1186" w:type="dxa"/>
            <w:tcBorders>
              <w:bottom w:val="single" w:sz="4" w:space="0" w:color="auto"/>
            </w:tcBorders>
            <w:shd w:val="clear" w:color="auto" w:fill="D9D9D9"/>
            <w:vAlign w:val="center"/>
          </w:tcPr>
          <w:p w14:paraId="5F22D686"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568CB044"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
                <w:bCs/>
                <w:sz w:val="18"/>
                <w:szCs w:val="18"/>
              </w:rPr>
              <w:t>Værdiområde</w:t>
            </w:r>
          </w:p>
        </w:tc>
        <w:tc>
          <w:tcPr>
            <w:tcW w:w="1478" w:type="dxa"/>
            <w:tcBorders>
              <w:bottom w:val="single" w:sz="4" w:space="0" w:color="auto"/>
            </w:tcBorders>
            <w:shd w:val="clear" w:color="auto" w:fill="D9D9D9"/>
            <w:vAlign w:val="center"/>
          </w:tcPr>
          <w:p w14:paraId="6E52F585" w14:textId="77777777" w:rsidR="00CB4BEB" w:rsidRPr="00594F04" w:rsidRDefault="00CB4BEB" w:rsidP="003C0924">
            <w:pPr>
              <w:autoSpaceDE w:val="0"/>
              <w:autoSpaceDN w:val="0"/>
              <w:adjustRightInd w:val="0"/>
              <w:rPr>
                <w:rFonts w:ascii="Trebuchet MS" w:hAnsi="Trebuchet MS" w:cs="Trebuchet MS"/>
                <w:b/>
                <w:bCs/>
                <w:sz w:val="18"/>
                <w:szCs w:val="18"/>
              </w:rPr>
            </w:pPr>
            <w:r w:rsidRPr="00594F04">
              <w:rPr>
                <w:rFonts w:ascii="Trebuchet MS" w:hAnsi="Trebuchet MS" w:cs="Trebuchet MS"/>
                <w:b/>
                <w:bCs/>
                <w:sz w:val="18"/>
                <w:szCs w:val="18"/>
              </w:rPr>
              <w:t>Obligatorisk /</w:t>
            </w:r>
          </w:p>
          <w:p w14:paraId="7FA1E0D4"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
                <w:bCs/>
                <w:sz w:val="18"/>
                <w:szCs w:val="18"/>
              </w:rPr>
              <w:t>frit</w:t>
            </w:r>
          </w:p>
        </w:tc>
        <w:tc>
          <w:tcPr>
            <w:tcW w:w="2643" w:type="dxa"/>
            <w:shd w:val="clear" w:color="auto" w:fill="D9D9D9"/>
            <w:vAlign w:val="center"/>
          </w:tcPr>
          <w:p w14:paraId="003B2C6A"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
                <w:bCs/>
                <w:sz w:val="18"/>
                <w:szCs w:val="18"/>
              </w:rPr>
              <w:t>Eksempel</w:t>
            </w:r>
          </w:p>
        </w:tc>
      </w:tr>
      <w:tr w:rsidR="00CB4BEB" w:rsidRPr="00594F04" w14:paraId="215C3437"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97DDBA"/>
            <w:vAlign w:val="bottom"/>
          </w:tcPr>
          <w:p w14:paraId="65F1B337" w14:textId="77777777" w:rsidR="00CB4BEB" w:rsidRPr="00594F04" w:rsidRDefault="00CB4BEB" w:rsidP="003C0924">
            <w:pPr>
              <w:rPr>
                <w:rFonts w:ascii="Trebuchet MS" w:hAnsi="Trebuchet MS"/>
                <w:sz w:val="18"/>
                <w:szCs w:val="18"/>
              </w:rPr>
            </w:pPr>
            <w:proofErr w:type="spellStart"/>
            <w:r w:rsidRPr="00594F04">
              <w:rPr>
                <w:rFonts w:ascii="Trebuchet MS" w:hAnsi="Trebuchet MS"/>
                <w:sz w:val="18"/>
                <w:szCs w:val="18"/>
              </w:rPr>
              <w:t>invasivart_kode</w:t>
            </w:r>
            <w:proofErr w:type="spellEnd"/>
          </w:p>
        </w:tc>
        <w:tc>
          <w:tcPr>
            <w:tcW w:w="11624"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4754171" w14:textId="77777777" w:rsidR="00CB4BEB" w:rsidRPr="002F2609" w:rsidRDefault="00CB4BEB" w:rsidP="003C0924">
            <w:pPr>
              <w:rPr>
                <w:rFonts w:ascii="Trebuchet MS" w:hAnsi="Trebuchet MS" w:cs="Trebuchet MS"/>
                <w:sz w:val="18"/>
                <w:szCs w:val="18"/>
              </w:rPr>
            </w:pPr>
            <w:r w:rsidRPr="002F2609">
              <w:rPr>
                <w:rFonts w:ascii="Trebuchet MS" w:hAnsi="Trebuchet MS" w:cs="Trebuchet MS"/>
                <w:sz w:val="18"/>
                <w:szCs w:val="18"/>
              </w:rPr>
              <w:t>Felt defineret under: 4.1 Standardiserede felter til de temaspecifikke datamodeller</w:t>
            </w:r>
          </w:p>
        </w:tc>
      </w:tr>
      <w:tr w:rsidR="00CB4BEB" w:rsidRPr="00594F04" w14:paraId="4CDDA29E"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97DDBA"/>
            <w:vAlign w:val="bottom"/>
          </w:tcPr>
          <w:p w14:paraId="694BE33E" w14:textId="77777777" w:rsidR="00CB4BEB" w:rsidRPr="00594F04" w:rsidRDefault="00CB4BEB" w:rsidP="003C0924">
            <w:pPr>
              <w:rPr>
                <w:rFonts w:ascii="Trebuchet MS" w:hAnsi="Trebuchet MS"/>
                <w:sz w:val="18"/>
                <w:szCs w:val="18"/>
              </w:rPr>
            </w:pPr>
            <w:proofErr w:type="spellStart"/>
            <w:r w:rsidRPr="00594F04">
              <w:rPr>
                <w:rFonts w:ascii="Trebuchet MS" w:hAnsi="Trebuchet MS"/>
                <w:sz w:val="18"/>
                <w:szCs w:val="18"/>
              </w:rPr>
              <w:t>ia_dansknavn</w:t>
            </w:r>
            <w:proofErr w:type="spellEnd"/>
          </w:p>
        </w:tc>
        <w:tc>
          <w:tcPr>
            <w:tcW w:w="11624"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1F59A362" w14:textId="77777777" w:rsidR="00CB4BEB" w:rsidRPr="002F2609" w:rsidRDefault="00CB4BEB" w:rsidP="003C0924">
            <w:pPr>
              <w:rPr>
                <w:rFonts w:ascii="Trebuchet MS" w:hAnsi="Trebuchet MS" w:cs="Trebuchet MS"/>
                <w:sz w:val="18"/>
                <w:szCs w:val="18"/>
              </w:rPr>
            </w:pPr>
            <w:r w:rsidRPr="002F2609">
              <w:rPr>
                <w:rFonts w:ascii="Trebuchet MS" w:hAnsi="Trebuchet MS" w:cs="Trebuchet MS"/>
                <w:sz w:val="18"/>
                <w:szCs w:val="18"/>
              </w:rPr>
              <w:t>Felt defineret under: 4.1 Standardiserede felter til de temaspecifikke datamodeller</w:t>
            </w:r>
          </w:p>
        </w:tc>
      </w:tr>
      <w:tr w:rsidR="00CB4BEB" w:rsidRPr="00594F04" w14:paraId="5D58952E"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97DDBA"/>
            <w:vAlign w:val="bottom"/>
          </w:tcPr>
          <w:p w14:paraId="6DB47431" w14:textId="77777777" w:rsidR="00CB4BEB" w:rsidRPr="00594F04" w:rsidRDefault="00CB4BEB" w:rsidP="003C0924">
            <w:pPr>
              <w:rPr>
                <w:rFonts w:ascii="Trebuchet MS" w:hAnsi="Trebuchet MS"/>
                <w:sz w:val="18"/>
                <w:szCs w:val="18"/>
              </w:rPr>
            </w:pPr>
            <w:proofErr w:type="spellStart"/>
            <w:r w:rsidRPr="00594F04">
              <w:rPr>
                <w:rFonts w:ascii="Trebuchet MS" w:hAnsi="Trebuchet MS"/>
                <w:sz w:val="18"/>
                <w:szCs w:val="18"/>
              </w:rPr>
              <w:t>ia_latinsknavn</w:t>
            </w:r>
            <w:proofErr w:type="spellEnd"/>
          </w:p>
        </w:tc>
        <w:tc>
          <w:tcPr>
            <w:tcW w:w="11624"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EDA721D" w14:textId="77777777" w:rsidR="00CB4BEB" w:rsidRPr="002F2609" w:rsidRDefault="00CB4BEB" w:rsidP="003C0924">
            <w:pPr>
              <w:rPr>
                <w:rFonts w:ascii="Trebuchet MS" w:hAnsi="Trebuchet MS" w:cs="Trebuchet MS"/>
                <w:sz w:val="18"/>
                <w:szCs w:val="18"/>
              </w:rPr>
            </w:pPr>
            <w:r w:rsidRPr="002F2609">
              <w:rPr>
                <w:rFonts w:ascii="Trebuchet MS" w:hAnsi="Trebuchet MS" w:cs="Trebuchet MS"/>
                <w:sz w:val="18"/>
                <w:szCs w:val="18"/>
              </w:rPr>
              <w:t>Felt defineret under: 4.1 Standardiserede felter til de temaspecifikke datamodeller</w:t>
            </w:r>
          </w:p>
        </w:tc>
      </w:tr>
      <w:tr w:rsidR="00CB4BEB" w:rsidRPr="00594F04" w14:paraId="09953603"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97DDBA"/>
            <w:vAlign w:val="bottom"/>
          </w:tcPr>
          <w:p w14:paraId="2A5FECF7" w14:textId="77777777" w:rsidR="00CB4BEB" w:rsidRPr="00594F04" w:rsidRDefault="00CB4BEB" w:rsidP="003C0924">
            <w:pPr>
              <w:rPr>
                <w:rFonts w:ascii="Trebuchet MS" w:hAnsi="Trebuchet MS"/>
                <w:sz w:val="18"/>
                <w:szCs w:val="18"/>
              </w:rPr>
            </w:pPr>
            <w:proofErr w:type="spellStart"/>
            <w:r w:rsidRPr="00594F04">
              <w:rPr>
                <w:rFonts w:ascii="Trebuchet MS" w:hAnsi="Trebuchet MS"/>
                <w:sz w:val="18"/>
                <w:szCs w:val="18"/>
              </w:rPr>
              <w:t>ia_rige</w:t>
            </w:r>
            <w:proofErr w:type="spellEnd"/>
          </w:p>
        </w:tc>
        <w:tc>
          <w:tcPr>
            <w:tcW w:w="11624"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D127EBF" w14:textId="77777777" w:rsidR="00CB4BEB" w:rsidRPr="002F2609" w:rsidRDefault="00CB4BEB" w:rsidP="003C0924">
            <w:pPr>
              <w:rPr>
                <w:rFonts w:ascii="Trebuchet MS" w:hAnsi="Trebuchet MS" w:cs="Trebuchet MS"/>
                <w:sz w:val="18"/>
                <w:szCs w:val="18"/>
              </w:rPr>
            </w:pPr>
            <w:r w:rsidRPr="002F2609">
              <w:rPr>
                <w:rFonts w:ascii="Trebuchet MS" w:hAnsi="Trebuchet MS" w:cs="Trebuchet MS"/>
                <w:sz w:val="18"/>
                <w:szCs w:val="18"/>
              </w:rPr>
              <w:t>Felt defineret under: 4.1 Standardiserede felter til de temaspecifikke datamodeller</w:t>
            </w:r>
          </w:p>
        </w:tc>
      </w:tr>
      <w:tr w:rsidR="00CB4BEB" w:rsidRPr="00594F04" w14:paraId="08292DA0"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3C45D5A6" w14:textId="77777777" w:rsidR="00CB4BEB" w:rsidRPr="00594F04" w:rsidRDefault="00CB4BEB" w:rsidP="003C0924">
            <w:pPr>
              <w:rPr>
                <w:rFonts w:ascii="Trebuchet MS" w:hAnsi="Trebuchet MS"/>
                <w:sz w:val="18"/>
                <w:szCs w:val="18"/>
              </w:rPr>
            </w:pPr>
            <w:proofErr w:type="spellStart"/>
            <w:r w:rsidRPr="00594F04">
              <w:rPr>
                <w:rFonts w:ascii="Trebuchet MS" w:hAnsi="Trebuchet MS"/>
                <w:sz w:val="18"/>
                <w:szCs w:val="18"/>
              </w:rPr>
              <w:t>inventoer</w:t>
            </w:r>
            <w:proofErr w:type="spellEnd"/>
          </w:p>
        </w:tc>
        <w:tc>
          <w:tcPr>
            <w:tcW w:w="4961" w:type="dxa"/>
            <w:tcBorders>
              <w:top w:val="single" w:sz="4" w:space="0" w:color="auto"/>
              <w:left w:val="single" w:sz="4" w:space="0" w:color="auto"/>
              <w:bottom w:val="nil"/>
              <w:right w:val="single" w:sz="4" w:space="0" w:color="auto"/>
            </w:tcBorders>
            <w:shd w:val="clear" w:color="auto" w:fill="FFFFFF"/>
            <w:vAlign w:val="bottom"/>
          </w:tcPr>
          <w:p w14:paraId="5E2222DC"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Registrering af observatør</w:t>
            </w:r>
          </w:p>
        </w:tc>
        <w:tc>
          <w:tcPr>
            <w:tcW w:w="1186" w:type="dxa"/>
            <w:tcBorders>
              <w:top w:val="single" w:sz="4" w:space="0" w:color="auto"/>
              <w:left w:val="single" w:sz="4" w:space="0" w:color="auto"/>
              <w:bottom w:val="nil"/>
              <w:right w:val="single" w:sz="4" w:space="0" w:color="auto"/>
            </w:tcBorders>
            <w:shd w:val="clear" w:color="auto" w:fill="FFFFFF"/>
            <w:vAlign w:val="bottom"/>
          </w:tcPr>
          <w:p w14:paraId="5EA03ECB"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auto"/>
            <w:vAlign w:val="bottom"/>
          </w:tcPr>
          <w:p w14:paraId="4495C8AA"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0-30 tegn</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413FF035" w14:textId="77777777" w:rsidR="00CB4BEB" w:rsidRPr="00594F04" w:rsidRDefault="00CB4BEB" w:rsidP="003C0924">
            <w:pPr>
              <w:jc w:val="center"/>
              <w:rPr>
                <w:rFonts w:ascii="Trebuchet MS" w:hAnsi="Trebuchet MS" w:cs="Trebuchet MS"/>
                <w:sz w:val="18"/>
                <w:szCs w:val="18"/>
              </w:rPr>
            </w:pPr>
            <w:r w:rsidRPr="00594F04">
              <w:rPr>
                <w:rFonts w:ascii="Trebuchet MS" w:hAnsi="Trebuchet MS" w:cs="Trebuchet MS"/>
                <w:sz w:val="18"/>
                <w:szCs w:val="18"/>
              </w:rPr>
              <w:t>S</w:t>
            </w:r>
          </w:p>
        </w:tc>
        <w:tc>
          <w:tcPr>
            <w:tcW w:w="2643" w:type="dxa"/>
            <w:tcBorders>
              <w:top w:val="single" w:sz="4" w:space="0" w:color="auto"/>
              <w:left w:val="single" w:sz="4" w:space="0" w:color="auto"/>
              <w:bottom w:val="nil"/>
              <w:right w:val="single" w:sz="4" w:space="0" w:color="auto"/>
            </w:tcBorders>
            <w:shd w:val="clear" w:color="auto" w:fill="FFFFFF"/>
            <w:vAlign w:val="bottom"/>
          </w:tcPr>
          <w:p w14:paraId="4CEF01E9"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Hans Hansen</w:t>
            </w:r>
          </w:p>
        </w:tc>
      </w:tr>
      <w:tr w:rsidR="00CB4BEB" w:rsidRPr="00594F04" w14:paraId="20A283DF" w14:textId="77777777" w:rsidTr="003C0924">
        <w:trPr>
          <w:trHeight w:hRule="exact" w:val="255"/>
        </w:trPr>
        <w:tc>
          <w:tcPr>
            <w:tcW w:w="1951" w:type="dxa"/>
            <w:tcBorders>
              <w:top w:val="single" w:sz="4" w:space="0" w:color="auto"/>
              <w:left w:val="single" w:sz="4" w:space="0" w:color="auto"/>
              <w:bottom w:val="nil"/>
              <w:right w:val="single" w:sz="4" w:space="0" w:color="auto"/>
            </w:tcBorders>
            <w:shd w:val="clear" w:color="auto" w:fill="97DDBA"/>
            <w:vAlign w:val="bottom"/>
          </w:tcPr>
          <w:p w14:paraId="2EC80EC5" w14:textId="77777777" w:rsidR="00CB4BEB" w:rsidRPr="00594F04" w:rsidRDefault="00CB4BEB" w:rsidP="003C0924">
            <w:pPr>
              <w:rPr>
                <w:rFonts w:ascii="Trebuchet MS" w:hAnsi="Trebuchet MS"/>
                <w:sz w:val="18"/>
                <w:szCs w:val="18"/>
              </w:rPr>
            </w:pPr>
            <w:proofErr w:type="spellStart"/>
            <w:r w:rsidRPr="00594F04">
              <w:rPr>
                <w:rFonts w:ascii="Trebuchet MS" w:hAnsi="Trebuchet MS"/>
                <w:sz w:val="18"/>
                <w:szCs w:val="18"/>
              </w:rPr>
              <w:t>antal_kode</w:t>
            </w:r>
            <w:proofErr w:type="spellEnd"/>
          </w:p>
        </w:tc>
        <w:tc>
          <w:tcPr>
            <w:tcW w:w="11624" w:type="dxa"/>
            <w:gridSpan w:val="5"/>
            <w:tcBorders>
              <w:top w:val="single" w:sz="4" w:space="0" w:color="auto"/>
              <w:left w:val="single" w:sz="4" w:space="0" w:color="auto"/>
              <w:bottom w:val="nil"/>
              <w:right w:val="single" w:sz="4" w:space="0" w:color="auto"/>
            </w:tcBorders>
            <w:shd w:val="clear" w:color="auto" w:fill="97DDBA"/>
            <w:vAlign w:val="bottom"/>
          </w:tcPr>
          <w:p w14:paraId="4BEB6585"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Felt defineret under: 4.1 Standardiserede felter til de temaspecifikke datamodeller</w:t>
            </w:r>
          </w:p>
        </w:tc>
      </w:tr>
      <w:tr w:rsidR="00CB4BEB" w:rsidRPr="00594F04" w14:paraId="7B99A660" w14:textId="77777777" w:rsidTr="003C0924">
        <w:trPr>
          <w:trHeight w:hRule="exact" w:val="255"/>
        </w:trPr>
        <w:tc>
          <w:tcPr>
            <w:tcW w:w="1951" w:type="dxa"/>
            <w:tcBorders>
              <w:top w:val="single" w:sz="4" w:space="0" w:color="auto"/>
              <w:left w:val="single" w:sz="4" w:space="0" w:color="auto"/>
              <w:bottom w:val="nil"/>
              <w:right w:val="single" w:sz="4" w:space="0" w:color="auto"/>
            </w:tcBorders>
            <w:shd w:val="clear" w:color="auto" w:fill="97DDBA"/>
            <w:vAlign w:val="bottom"/>
          </w:tcPr>
          <w:p w14:paraId="15A9D2B6"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antal</w:t>
            </w:r>
          </w:p>
        </w:tc>
        <w:tc>
          <w:tcPr>
            <w:tcW w:w="11624" w:type="dxa"/>
            <w:gridSpan w:val="5"/>
            <w:tcBorders>
              <w:top w:val="single" w:sz="4" w:space="0" w:color="auto"/>
              <w:left w:val="single" w:sz="4" w:space="0" w:color="auto"/>
              <w:bottom w:val="nil"/>
              <w:right w:val="single" w:sz="4" w:space="0" w:color="auto"/>
            </w:tcBorders>
            <w:shd w:val="clear" w:color="auto" w:fill="97DDBA"/>
            <w:vAlign w:val="bottom"/>
          </w:tcPr>
          <w:p w14:paraId="2F055BA5"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Felt defineret under: 4.1 Standardiserede felter til de temaspecifikke datamodeller</w:t>
            </w:r>
          </w:p>
        </w:tc>
      </w:tr>
      <w:tr w:rsidR="00CB4BEB" w:rsidRPr="00594F04" w14:paraId="64CC7BB1"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50909E1F"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forekomst</w:t>
            </w:r>
          </w:p>
        </w:tc>
        <w:tc>
          <w:tcPr>
            <w:tcW w:w="4961" w:type="dxa"/>
            <w:tcBorders>
              <w:top w:val="single" w:sz="4" w:space="0" w:color="auto"/>
              <w:left w:val="single" w:sz="4" w:space="0" w:color="auto"/>
              <w:bottom w:val="single" w:sz="4" w:space="0" w:color="auto"/>
              <w:right w:val="single" w:sz="4" w:space="0" w:color="auto"/>
            </w:tcBorders>
            <w:shd w:val="clear" w:color="auto" w:fill="FFFFFF"/>
            <w:vAlign w:val="bottom"/>
          </w:tcPr>
          <w:p w14:paraId="570EDECE"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Kort beskrivelse af forekomsten</w:t>
            </w:r>
          </w:p>
        </w:tc>
        <w:tc>
          <w:tcPr>
            <w:tcW w:w="1186" w:type="dxa"/>
            <w:tcBorders>
              <w:top w:val="single" w:sz="4" w:space="0" w:color="auto"/>
              <w:left w:val="single" w:sz="4" w:space="0" w:color="auto"/>
              <w:bottom w:val="single" w:sz="4" w:space="0" w:color="auto"/>
              <w:right w:val="single" w:sz="4" w:space="0" w:color="auto"/>
            </w:tcBorders>
            <w:shd w:val="clear" w:color="auto" w:fill="FFFFFF"/>
            <w:vAlign w:val="bottom"/>
          </w:tcPr>
          <w:p w14:paraId="708672FA"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70F5E178"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0-128 tegn</w:t>
            </w:r>
          </w:p>
        </w:tc>
        <w:tc>
          <w:tcPr>
            <w:tcW w:w="1478" w:type="dxa"/>
            <w:tcBorders>
              <w:top w:val="single" w:sz="4" w:space="0" w:color="auto"/>
              <w:left w:val="single" w:sz="4" w:space="0" w:color="auto"/>
              <w:bottom w:val="single" w:sz="4" w:space="0" w:color="auto"/>
              <w:right w:val="single" w:sz="4" w:space="0" w:color="auto"/>
            </w:tcBorders>
            <w:shd w:val="clear" w:color="auto" w:fill="FFFFFF"/>
            <w:vAlign w:val="bottom"/>
          </w:tcPr>
          <w:p w14:paraId="23D7B427" w14:textId="77777777" w:rsidR="00CB4BEB" w:rsidRPr="00594F04" w:rsidRDefault="00CB4BEB" w:rsidP="003C0924">
            <w:pPr>
              <w:jc w:val="center"/>
              <w:rPr>
                <w:rFonts w:ascii="Trebuchet MS" w:hAnsi="Trebuchet MS" w:cs="Trebuchet MS"/>
                <w:sz w:val="18"/>
                <w:szCs w:val="18"/>
              </w:rPr>
            </w:pPr>
            <w:r w:rsidRPr="00594F04">
              <w:rPr>
                <w:rFonts w:ascii="Trebuchet MS" w:hAnsi="Trebuchet MS" w:cs="Trebuchet MS"/>
                <w:sz w:val="18"/>
                <w:szCs w:val="18"/>
              </w:rPr>
              <w:t>F</w:t>
            </w:r>
          </w:p>
        </w:tc>
        <w:tc>
          <w:tcPr>
            <w:tcW w:w="2643" w:type="dxa"/>
            <w:tcBorders>
              <w:top w:val="single" w:sz="4" w:space="0" w:color="auto"/>
              <w:left w:val="single" w:sz="4" w:space="0" w:color="auto"/>
              <w:bottom w:val="single" w:sz="4" w:space="0" w:color="auto"/>
              <w:right w:val="single" w:sz="4" w:space="0" w:color="auto"/>
            </w:tcBorders>
            <w:shd w:val="clear" w:color="auto" w:fill="FFFFFF"/>
            <w:vAlign w:val="bottom"/>
          </w:tcPr>
          <w:p w14:paraId="252703E0"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Tre unger ved rede</w:t>
            </w:r>
          </w:p>
        </w:tc>
      </w:tr>
      <w:tr w:rsidR="00CB4BEB" w:rsidRPr="00594F04" w14:paraId="5C4C7D08" w14:textId="77777777" w:rsidTr="003C0924">
        <w:trPr>
          <w:trHeight w:hRule="exact" w:val="255"/>
        </w:trPr>
        <w:tc>
          <w:tcPr>
            <w:tcW w:w="1951" w:type="dxa"/>
            <w:tcBorders>
              <w:top w:val="single" w:sz="4" w:space="0" w:color="auto"/>
              <w:left w:val="single" w:sz="4" w:space="0" w:color="auto"/>
              <w:bottom w:val="nil"/>
              <w:right w:val="single" w:sz="4" w:space="0" w:color="auto"/>
            </w:tcBorders>
            <w:shd w:val="clear" w:color="auto" w:fill="97DDBA"/>
            <w:vAlign w:val="bottom"/>
          </w:tcPr>
          <w:p w14:paraId="13B234E8" w14:textId="77777777" w:rsidR="00CB4BEB" w:rsidRPr="00594F04" w:rsidRDefault="00CB4BEB" w:rsidP="003C0924">
            <w:pPr>
              <w:rPr>
                <w:rFonts w:ascii="Trebuchet MS" w:hAnsi="Trebuchet MS" w:cs="Trebuchet MS"/>
                <w:sz w:val="18"/>
                <w:szCs w:val="18"/>
              </w:rPr>
            </w:pPr>
            <w:proofErr w:type="spellStart"/>
            <w:r w:rsidRPr="00594F04">
              <w:rPr>
                <w:rFonts w:ascii="Trebuchet MS" w:hAnsi="Trebuchet MS" w:cs="Trebuchet MS"/>
                <w:sz w:val="18"/>
                <w:szCs w:val="18"/>
              </w:rPr>
              <w:t>sagsnr</w:t>
            </w:r>
            <w:proofErr w:type="spellEnd"/>
          </w:p>
        </w:tc>
        <w:tc>
          <w:tcPr>
            <w:tcW w:w="11624" w:type="dxa"/>
            <w:gridSpan w:val="5"/>
            <w:tcBorders>
              <w:top w:val="single" w:sz="4" w:space="0" w:color="auto"/>
              <w:left w:val="single" w:sz="4" w:space="0" w:color="auto"/>
              <w:bottom w:val="nil"/>
              <w:right w:val="single" w:sz="4" w:space="0" w:color="auto"/>
            </w:tcBorders>
            <w:shd w:val="clear" w:color="auto" w:fill="97DDBA"/>
            <w:vAlign w:val="bottom"/>
          </w:tcPr>
          <w:p w14:paraId="36A46892"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Felt defineret under: 4.1 Standardiserede felter til de temaspecifikke datamodeller</w:t>
            </w:r>
          </w:p>
        </w:tc>
      </w:tr>
      <w:tr w:rsidR="00CB4BEB" w:rsidRPr="00F273B0" w14:paraId="541E2241"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97DDBA"/>
            <w:vAlign w:val="bottom"/>
          </w:tcPr>
          <w:p w14:paraId="7D658D7E" w14:textId="77777777" w:rsidR="00CB4BEB" w:rsidRPr="00F122C2" w:rsidRDefault="00CB4BEB" w:rsidP="003C0924">
            <w:pPr>
              <w:rPr>
                <w:rFonts w:ascii="Trebuchet MS" w:hAnsi="Trebuchet MS" w:cs="Trebuchet MS"/>
                <w:sz w:val="18"/>
                <w:szCs w:val="18"/>
              </w:rPr>
            </w:pPr>
            <w:r w:rsidRPr="00F122C2">
              <w:rPr>
                <w:rFonts w:ascii="Trebuchet MS" w:hAnsi="Trebuchet MS" w:cs="Trebuchet MS"/>
                <w:sz w:val="18"/>
                <w:szCs w:val="18"/>
              </w:rPr>
              <w:lastRenderedPageBreak/>
              <w:t>link</w:t>
            </w:r>
          </w:p>
        </w:tc>
        <w:tc>
          <w:tcPr>
            <w:tcW w:w="11624"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BF22910" w14:textId="77777777" w:rsidR="00CB4BEB" w:rsidRPr="00F122C2" w:rsidRDefault="00CB4BEB" w:rsidP="003C0924">
            <w:pPr>
              <w:rPr>
                <w:rFonts w:ascii="Trebuchet MS" w:hAnsi="Trebuchet MS" w:cs="Trebuchet MS"/>
                <w:sz w:val="18"/>
                <w:szCs w:val="18"/>
              </w:rPr>
            </w:pPr>
            <w:r w:rsidRPr="00F122C2">
              <w:rPr>
                <w:rFonts w:ascii="Trebuchet MS" w:hAnsi="Trebuchet MS" w:cs="Trebuchet MS"/>
                <w:sz w:val="18"/>
                <w:szCs w:val="18"/>
              </w:rPr>
              <w:t>Felt defineret under: 4.1 Standardiserede felter til de temaspecifikke datamodeller</w:t>
            </w:r>
          </w:p>
        </w:tc>
      </w:tr>
      <w:tr w:rsidR="00CB4BEB" w:rsidRPr="0051728E" w14:paraId="755A627E" w14:textId="77777777" w:rsidTr="003C0924">
        <w:trPr>
          <w:trHeight w:hRule="exact" w:val="255"/>
        </w:trPr>
        <w:tc>
          <w:tcPr>
            <w:tcW w:w="13575" w:type="dxa"/>
            <w:gridSpan w:val="6"/>
            <w:tcBorders>
              <w:top w:val="single" w:sz="4" w:space="0" w:color="auto"/>
              <w:left w:val="nil"/>
              <w:bottom w:val="nil"/>
              <w:right w:val="nil"/>
            </w:tcBorders>
            <w:shd w:val="clear" w:color="auto" w:fill="99CCFF"/>
            <w:vAlign w:val="bottom"/>
          </w:tcPr>
          <w:p w14:paraId="2314F07B"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29F4803B" w14:textId="77777777" w:rsidTr="003C0924">
        <w:trPr>
          <w:trHeight w:hRule="exact" w:val="255"/>
        </w:trPr>
        <w:tc>
          <w:tcPr>
            <w:tcW w:w="13575" w:type="dxa"/>
            <w:gridSpan w:val="6"/>
            <w:tcBorders>
              <w:top w:val="nil"/>
              <w:left w:val="nil"/>
              <w:bottom w:val="nil"/>
              <w:right w:val="nil"/>
            </w:tcBorders>
            <w:shd w:val="clear" w:color="auto" w:fill="97DDBA"/>
            <w:vAlign w:val="bottom"/>
          </w:tcPr>
          <w:p w14:paraId="27816460"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w:t>
            </w:r>
            <w:r w:rsidRPr="0051728E">
              <w:rPr>
                <w:rFonts w:ascii="Trebuchet MS" w:hAnsi="Trebuchet MS" w:cs="Trebuchet MS"/>
                <w:i/>
                <w:iCs/>
                <w:sz w:val="18"/>
                <w:szCs w:val="18"/>
              </w:rPr>
              <w:t>opslagstabeller, der indeholder oversættelser af koder i andre felter.</w:t>
            </w:r>
          </w:p>
        </w:tc>
      </w:tr>
    </w:tbl>
    <w:p w14:paraId="23E82A9B" w14:textId="77777777" w:rsidR="00CB4BEB" w:rsidRDefault="00CB4BEB" w:rsidP="00DF11C9">
      <w:pPr>
        <w:pStyle w:val="Overskrift4"/>
      </w:pPr>
      <w:r>
        <w:t>5.2.8.1</w:t>
      </w:r>
      <w:r w:rsidRPr="00A32757">
        <w:t xml:space="preserve"> </w:t>
      </w:r>
      <w:r>
        <w:t>Metadata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3"/>
        <w:gridCol w:w="11193"/>
      </w:tblGrid>
      <w:tr w:rsidR="00CB4BEB" w:rsidRPr="0051728E" w14:paraId="2F5EFFEC" w14:textId="77777777" w:rsidTr="003C0924">
        <w:trPr>
          <w:trHeight w:hRule="exact" w:val="255"/>
        </w:trPr>
        <w:tc>
          <w:tcPr>
            <w:tcW w:w="2235" w:type="dxa"/>
            <w:shd w:val="clear" w:color="auto" w:fill="D9D9D9"/>
            <w:vAlign w:val="bottom"/>
          </w:tcPr>
          <w:p w14:paraId="1CB7479D"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3E431A91"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6CAFEA55" w14:textId="77777777" w:rsidTr="003C0924">
        <w:trPr>
          <w:trHeight w:hRule="exact" w:val="255"/>
        </w:trPr>
        <w:tc>
          <w:tcPr>
            <w:tcW w:w="2235" w:type="dxa"/>
            <w:shd w:val="clear" w:color="auto" w:fill="E0E0E0"/>
            <w:vAlign w:val="bottom"/>
          </w:tcPr>
          <w:p w14:paraId="6A8CD30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3787B823"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Arter Invasive Punkt</w:t>
            </w:r>
          </w:p>
        </w:tc>
      </w:tr>
      <w:tr w:rsidR="00CB4BEB" w:rsidRPr="0051728E" w14:paraId="44DABD6A" w14:textId="77777777" w:rsidTr="003C0924">
        <w:trPr>
          <w:trHeight w:hRule="exact" w:val="255"/>
        </w:trPr>
        <w:tc>
          <w:tcPr>
            <w:tcW w:w="2235" w:type="dxa"/>
            <w:shd w:val="clear" w:color="auto" w:fill="E0E0E0"/>
            <w:vAlign w:val="bottom"/>
          </w:tcPr>
          <w:p w14:paraId="33BDB3F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0FAEED85" w14:textId="77777777" w:rsidR="00CB4BEB" w:rsidRPr="00594F04" w:rsidRDefault="00CB4BEB" w:rsidP="003C0924">
            <w:pPr>
              <w:rPr>
                <w:rFonts w:ascii="Trebuchet MS" w:hAnsi="Trebuchet MS" w:cs="Trebuchet MS"/>
                <w:sz w:val="18"/>
                <w:szCs w:val="18"/>
              </w:rPr>
            </w:pPr>
            <w:r w:rsidRPr="00594F04">
              <w:rPr>
                <w:rFonts w:ascii="Trebuchet MS" w:hAnsi="Trebuchet MS"/>
                <w:sz w:val="18"/>
                <w:szCs w:val="18"/>
              </w:rPr>
              <w:t>Forekomst af ikke-hjemmehørende arter, som spreder sig meget på bekostning af lokale/ hjemmehørende arter.</w:t>
            </w:r>
          </w:p>
        </w:tc>
      </w:tr>
      <w:tr w:rsidR="00CB4BEB" w:rsidRPr="0051728E" w14:paraId="7D2170A9" w14:textId="77777777" w:rsidTr="003C0924">
        <w:trPr>
          <w:trHeight w:hRule="exact" w:val="510"/>
        </w:trPr>
        <w:tc>
          <w:tcPr>
            <w:tcW w:w="2235" w:type="dxa"/>
            <w:shd w:val="clear" w:color="auto" w:fill="E0E0E0"/>
            <w:vAlign w:val="center"/>
          </w:tcPr>
          <w:p w14:paraId="16A16AE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498E8F6F" w14:textId="77777777" w:rsidR="00CB4BEB" w:rsidRPr="00D77840" w:rsidRDefault="00CB4BEB" w:rsidP="003C0924">
            <w:pPr>
              <w:rPr>
                <w:rFonts w:ascii="Trebuchet MS" w:hAnsi="Trebuchet MS" w:cs="Trebuchet MS"/>
                <w:sz w:val="18"/>
                <w:szCs w:val="18"/>
              </w:rPr>
            </w:pPr>
            <w:r w:rsidRPr="00914E4C">
              <w:rPr>
                <w:rFonts w:ascii="Trebuchet MS" w:hAnsi="Trebuchet MS"/>
                <w:sz w:val="18"/>
                <w:szCs w:val="18"/>
              </w:rPr>
              <w:t>Plante- og dyrearter, der af mennesket er blevet flyttet fra en del af verden til en anden og her påvirker hjemmehørende arter negativt.</w:t>
            </w:r>
            <w:r>
              <w:rPr>
                <w:rFonts w:ascii="Trebuchet MS" w:hAnsi="Trebuchet MS"/>
                <w:sz w:val="18"/>
                <w:szCs w:val="18"/>
              </w:rPr>
              <w:t xml:space="preserve"> </w:t>
            </w:r>
            <w:r w:rsidRPr="00914E4C">
              <w:rPr>
                <w:rFonts w:ascii="Trebuchet MS" w:hAnsi="Trebuchet MS"/>
                <w:sz w:val="18"/>
                <w:szCs w:val="18"/>
              </w:rPr>
              <w:t>I Danmark er kæmpe-bjørneklo et eksempel på en sådan art.</w:t>
            </w:r>
            <w:r>
              <w:rPr>
                <w:rFonts w:ascii="Trebuchet MS" w:hAnsi="Trebuchet MS"/>
                <w:sz w:val="18"/>
                <w:szCs w:val="18"/>
              </w:rPr>
              <w:t xml:space="preserve"> </w:t>
            </w:r>
            <w:r w:rsidRPr="00914E4C">
              <w:rPr>
                <w:rFonts w:ascii="Trebuchet MS" w:hAnsi="Trebuchet MS"/>
                <w:sz w:val="18"/>
                <w:szCs w:val="18"/>
              </w:rPr>
              <w:t xml:space="preserve">Kilde: </w:t>
            </w:r>
            <w:hyperlink r:id="rId32" w:history="1">
              <w:r w:rsidRPr="00914E4C">
                <w:rPr>
                  <w:rStyle w:val="Hyperlink"/>
                  <w:rFonts w:ascii="Trebuchet MS" w:hAnsi="Trebuchet MS"/>
                  <w:sz w:val="18"/>
                  <w:szCs w:val="18"/>
                </w:rPr>
                <w:t>http://www.skovognatur.dk/DyrOgPlanter/invasivearter</w:t>
              </w:r>
            </w:hyperlink>
            <w:r w:rsidRPr="00914E4C">
              <w:rPr>
                <w:rFonts w:ascii="Trebuchet MS" w:hAnsi="Trebuchet MS"/>
                <w:sz w:val="18"/>
                <w:szCs w:val="18"/>
              </w:rPr>
              <w:t>/</w:t>
            </w:r>
          </w:p>
        </w:tc>
      </w:tr>
      <w:tr w:rsidR="00CB4BEB" w:rsidRPr="0051728E" w14:paraId="40473B38" w14:textId="77777777" w:rsidTr="003C0924">
        <w:trPr>
          <w:trHeight w:hRule="exact" w:val="255"/>
        </w:trPr>
        <w:tc>
          <w:tcPr>
            <w:tcW w:w="2235" w:type="dxa"/>
            <w:shd w:val="clear" w:color="auto" w:fill="E0E0E0"/>
            <w:vAlign w:val="bottom"/>
          </w:tcPr>
          <w:p w14:paraId="06EBED59"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23FD1CD1" w14:textId="77777777" w:rsidR="00CB4BEB" w:rsidRPr="0051728E" w:rsidRDefault="00CB4BEB" w:rsidP="003C0924">
            <w:pPr>
              <w:rPr>
                <w:rFonts w:ascii="Trebuchet MS" w:hAnsi="Trebuchet MS" w:cs="Trebuchet MS"/>
                <w:sz w:val="18"/>
                <w:szCs w:val="18"/>
              </w:rPr>
            </w:pPr>
            <w:r w:rsidRPr="00D876DD">
              <w:rPr>
                <w:rFonts w:ascii="Trebuchet MS" w:hAnsi="Trebuchet MS"/>
                <w:sz w:val="18"/>
                <w:szCs w:val="18"/>
              </w:rPr>
              <w:t>Øge tilgængelighede</w:t>
            </w:r>
            <w:r>
              <w:rPr>
                <w:rFonts w:ascii="Trebuchet MS" w:hAnsi="Trebuchet MS"/>
                <w:sz w:val="18"/>
                <w:szCs w:val="18"/>
              </w:rPr>
              <w:t>n</w:t>
            </w:r>
            <w:r w:rsidRPr="00D876DD">
              <w:rPr>
                <w:rFonts w:ascii="Trebuchet MS" w:hAnsi="Trebuchet MS"/>
                <w:sz w:val="18"/>
                <w:szCs w:val="18"/>
              </w:rPr>
              <w:t xml:space="preserve"> til indsamlet data</w:t>
            </w:r>
          </w:p>
        </w:tc>
      </w:tr>
      <w:tr w:rsidR="00CB4BEB" w:rsidRPr="0051728E" w14:paraId="721BB52C" w14:textId="77777777" w:rsidTr="003C0924">
        <w:trPr>
          <w:trHeight w:hRule="exact" w:val="255"/>
        </w:trPr>
        <w:tc>
          <w:tcPr>
            <w:tcW w:w="2235" w:type="dxa"/>
            <w:shd w:val="clear" w:color="auto" w:fill="E0E0E0"/>
            <w:vAlign w:val="bottom"/>
          </w:tcPr>
          <w:p w14:paraId="07B79D27"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2A14916C"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Artsfordeling</w:t>
            </w:r>
            <w:r>
              <w:rPr>
                <w:rFonts w:ascii="Trebuchet MS" w:hAnsi="Trebuchet MS" w:cs="Trebuchet MS"/>
                <w:bCs/>
                <w:kern w:val="32"/>
                <w:sz w:val="18"/>
                <w:szCs w:val="18"/>
              </w:rPr>
              <w:t xml:space="preserve">, </w:t>
            </w:r>
            <w:r w:rsidRPr="00492FFE">
              <w:rPr>
                <w:rFonts w:ascii="Trebuchet MS" w:hAnsi="Trebuchet MS" w:cs="Trebuchet MS"/>
                <w:bCs/>
                <w:kern w:val="32"/>
                <w:sz w:val="18"/>
                <w:szCs w:val="18"/>
              </w:rPr>
              <w:t>Levesteder og biotoper</w:t>
            </w:r>
          </w:p>
        </w:tc>
      </w:tr>
      <w:tr w:rsidR="00CB4BEB" w:rsidRPr="0051728E" w14:paraId="05119F49" w14:textId="77777777" w:rsidTr="003C0924">
        <w:trPr>
          <w:trHeight w:hRule="exact" w:val="255"/>
        </w:trPr>
        <w:tc>
          <w:tcPr>
            <w:tcW w:w="2235" w:type="dxa"/>
            <w:shd w:val="clear" w:color="auto" w:fill="E0E0E0"/>
            <w:vAlign w:val="bottom"/>
          </w:tcPr>
          <w:p w14:paraId="2C024A21" w14:textId="77777777" w:rsidR="00CB4BEB" w:rsidRPr="00492FFE" w:rsidRDefault="00CB4BEB" w:rsidP="003C0924">
            <w:pPr>
              <w:rPr>
                <w:rFonts w:ascii="Trebuchet MS" w:hAnsi="Trebuchet MS" w:cs="Trebuchet MS"/>
                <w:sz w:val="18"/>
                <w:szCs w:val="18"/>
              </w:rPr>
            </w:pPr>
            <w:proofErr w:type="spellStart"/>
            <w:r>
              <w:rPr>
                <w:rFonts w:ascii="Trebuchet MS" w:hAnsi="Trebuchet MS" w:cs="Trebuchet MS"/>
                <w:sz w:val="18"/>
                <w:szCs w:val="18"/>
              </w:rPr>
              <w:t>No</w:t>
            </w:r>
            <w:r w:rsidRPr="00C97CC9">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roofErr w:type="spellEnd"/>
          </w:p>
        </w:tc>
        <w:tc>
          <w:tcPr>
            <w:tcW w:w="11340" w:type="dxa"/>
            <w:shd w:val="clear" w:color="auto" w:fill="FFFFFF"/>
            <w:vAlign w:val="bottom"/>
          </w:tcPr>
          <w:p w14:paraId="6EE29240" w14:textId="77777777" w:rsidR="00CB4BEB" w:rsidRPr="00492FFE" w:rsidRDefault="00CB4BEB" w:rsidP="003C0924">
            <w:pPr>
              <w:autoSpaceDE w:val="0"/>
              <w:autoSpaceDN w:val="0"/>
              <w:adjustRightInd w:val="0"/>
              <w:rPr>
                <w:rFonts w:ascii="Trebuchet MS" w:hAnsi="Trebuchet MS" w:cs="Trebuchet MS"/>
                <w:sz w:val="18"/>
                <w:szCs w:val="18"/>
              </w:rPr>
            </w:pPr>
            <w:proofErr w:type="spellStart"/>
            <w:r>
              <w:rPr>
                <w:rFonts w:ascii="Trebuchet MS" w:hAnsi="Trebuchet MS" w:cs="Trebuchet MS"/>
                <w:sz w:val="18"/>
                <w:szCs w:val="18"/>
              </w:rPr>
              <w:t>Dyrart</w:t>
            </w:r>
            <w:proofErr w:type="spellEnd"/>
            <w:r>
              <w:rPr>
                <w:rFonts w:ascii="Trebuchet MS" w:hAnsi="Trebuchet MS" w:cs="Trebuchet MS"/>
                <w:sz w:val="18"/>
                <w:szCs w:val="18"/>
              </w:rPr>
              <w:t>, sortliste, Invasive</w:t>
            </w:r>
          </w:p>
        </w:tc>
      </w:tr>
      <w:tr w:rsidR="00CB4BEB" w:rsidRPr="0051728E" w14:paraId="352BC0C5" w14:textId="77777777" w:rsidTr="003C0924">
        <w:trPr>
          <w:trHeight w:hRule="exact" w:val="255"/>
        </w:trPr>
        <w:tc>
          <w:tcPr>
            <w:tcW w:w="2235" w:type="dxa"/>
            <w:shd w:val="clear" w:color="auto" w:fill="E0E0E0"/>
            <w:vAlign w:val="bottom"/>
          </w:tcPr>
          <w:p w14:paraId="101854B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1076B5DE"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6E70CDE8" w14:textId="77777777" w:rsidTr="003C0924">
        <w:trPr>
          <w:trHeight w:hRule="exact" w:val="255"/>
        </w:trPr>
        <w:tc>
          <w:tcPr>
            <w:tcW w:w="2235" w:type="dxa"/>
            <w:shd w:val="clear" w:color="auto" w:fill="E0E0E0"/>
            <w:vAlign w:val="bottom"/>
          </w:tcPr>
          <w:p w14:paraId="6A8F051A"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0BC3B7DA" w14:textId="77777777" w:rsidR="00CB4BEB" w:rsidRPr="00FE3FC3" w:rsidRDefault="00CB4BEB" w:rsidP="003C0924">
            <w:pPr>
              <w:rPr>
                <w:rFonts w:ascii="Trebuchet MS" w:hAnsi="Trebuchet MS" w:cs="Trebuchet MS"/>
                <w:sz w:val="18"/>
                <w:szCs w:val="18"/>
              </w:rPr>
            </w:pPr>
          </w:p>
        </w:tc>
      </w:tr>
      <w:tr w:rsidR="00CB4BEB" w:rsidRPr="0051728E" w14:paraId="1B698C13" w14:textId="77777777" w:rsidTr="003C0924">
        <w:trPr>
          <w:trHeight w:hRule="exact" w:val="255"/>
        </w:trPr>
        <w:tc>
          <w:tcPr>
            <w:tcW w:w="2235" w:type="dxa"/>
            <w:shd w:val="clear" w:color="auto" w:fill="E0E0E0"/>
            <w:vAlign w:val="bottom"/>
          </w:tcPr>
          <w:p w14:paraId="78982175" w14:textId="77777777" w:rsidR="00CB4BEB" w:rsidRPr="006801BD" w:rsidRDefault="00CB4BEB" w:rsidP="003C0924">
            <w:pPr>
              <w:rPr>
                <w:rFonts w:ascii="Trebuchet MS" w:hAnsi="Trebuchet MS" w:cs="Trebuchet MS"/>
                <w:sz w:val="18"/>
                <w:szCs w:val="18"/>
              </w:rPr>
            </w:pPr>
            <w:proofErr w:type="spellStart"/>
            <w:r w:rsidRPr="006801BD">
              <w:rPr>
                <w:rFonts w:ascii="Trebuchet MS" w:hAnsi="Trebuchet MS" w:cs="Trebuchet MS"/>
                <w:sz w:val="18"/>
                <w:szCs w:val="18"/>
              </w:rPr>
              <w:t>KLE_koder</w:t>
            </w:r>
            <w:proofErr w:type="spellEnd"/>
          </w:p>
        </w:tc>
        <w:tc>
          <w:tcPr>
            <w:tcW w:w="11340" w:type="dxa"/>
            <w:shd w:val="clear" w:color="auto" w:fill="FFFFFF"/>
            <w:vAlign w:val="bottom"/>
          </w:tcPr>
          <w:p w14:paraId="7F488028" w14:textId="77777777" w:rsidR="00CB4BEB" w:rsidRPr="006801BD" w:rsidRDefault="00CB4BEB" w:rsidP="003C0924">
            <w:pPr>
              <w:rPr>
                <w:rFonts w:ascii="Trebuchet MS" w:hAnsi="Trebuchet MS" w:cs="Trebuchet MS"/>
                <w:sz w:val="18"/>
                <w:szCs w:val="18"/>
              </w:rPr>
            </w:pPr>
            <w:r w:rsidRPr="002F2609">
              <w:rPr>
                <w:rFonts w:ascii="Trebuchet MS" w:hAnsi="Trebuchet MS" w:cs="Trebuchet MS"/>
                <w:sz w:val="18"/>
                <w:szCs w:val="18"/>
              </w:rPr>
              <w:t>01.13.29</w:t>
            </w:r>
          </w:p>
        </w:tc>
      </w:tr>
    </w:tbl>
    <w:p w14:paraId="3B2F6D06" w14:textId="77777777" w:rsidR="00CB4BEB" w:rsidRPr="00A32757" w:rsidRDefault="00CB4BEB" w:rsidP="00DF11C9">
      <w:pPr>
        <w:pStyle w:val="Overskrift4"/>
      </w:pPr>
      <w:r>
        <w:t>5.2.8.2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23"/>
        <w:gridCol w:w="8403"/>
      </w:tblGrid>
      <w:tr w:rsidR="00CB4BEB" w:rsidRPr="0051728E" w14:paraId="68147A10" w14:textId="77777777" w:rsidTr="003C0924">
        <w:trPr>
          <w:trHeight w:hRule="exact" w:val="255"/>
        </w:trPr>
        <w:tc>
          <w:tcPr>
            <w:tcW w:w="5070" w:type="dxa"/>
            <w:shd w:val="clear" w:color="auto" w:fill="D9D9D9"/>
            <w:vAlign w:val="center"/>
          </w:tcPr>
          <w:p w14:paraId="25765AE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8505" w:type="dxa"/>
            <w:shd w:val="clear" w:color="auto" w:fill="D9D9D9"/>
            <w:vAlign w:val="center"/>
          </w:tcPr>
          <w:p w14:paraId="4889C34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4DAE934B" w14:textId="77777777" w:rsidTr="003C0924">
        <w:trPr>
          <w:trHeight w:hRule="exact" w:val="510"/>
        </w:trPr>
        <w:tc>
          <w:tcPr>
            <w:tcW w:w="5070" w:type="dxa"/>
            <w:shd w:val="clear" w:color="auto" w:fill="E0E0E0"/>
            <w:vAlign w:val="center"/>
          </w:tcPr>
          <w:p w14:paraId="749BB5C4"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8505" w:type="dxa"/>
            <w:shd w:val="clear" w:color="auto" w:fill="FFFFFF"/>
            <w:vAlign w:val="bottom"/>
          </w:tcPr>
          <w:p w14:paraId="14990702"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Registrer så vidt muligt hvor artet er observeret. Ikke hvor stedet hvorfra observationen skete. Hvis flere arter observeres samtidigt, så et punkt pr. art.</w:t>
            </w:r>
          </w:p>
        </w:tc>
      </w:tr>
      <w:tr w:rsidR="00CB4BEB" w:rsidRPr="0051728E" w14:paraId="47646984" w14:textId="77777777" w:rsidTr="003C0924">
        <w:trPr>
          <w:trHeight w:hRule="exact" w:val="510"/>
        </w:trPr>
        <w:tc>
          <w:tcPr>
            <w:tcW w:w="5070" w:type="dxa"/>
            <w:shd w:val="clear" w:color="auto" w:fill="E0E0E0"/>
            <w:vAlign w:val="center"/>
          </w:tcPr>
          <w:p w14:paraId="3D558D9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8505" w:type="dxa"/>
            <w:shd w:val="clear" w:color="auto" w:fill="FFFFFF"/>
            <w:vAlign w:val="bottom"/>
          </w:tcPr>
          <w:p w14:paraId="1625E8E5"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Bl.a. opdeling i dyre og planteart, samt artsnavn. </w:t>
            </w:r>
            <w:r w:rsidRPr="00BA2DBD">
              <w:rPr>
                <w:rFonts w:ascii="Trebuchet MS" w:hAnsi="Trebuchet MS" w:cs="Trebuchet MS"/>
                <w:sz w:val="18"/>
                <w:szCs w:val="18"/>
              </w:rPr>
              <w:t>Der henvises til Danbif.dk for komplet liste over relevante arter og beskyttelsesniveauer</w:t>
            </w:r>
          </w:p>
        </w:tc>
      </w:tr>
      <w:tr w:rsidR="00CB4BEB" w:rsidRPr="0051728E" w14:paraId="41BDF128" w14:textId="77777777" w:rsidTr="003C0924">
        <w:trPr>
          <w:trHeight w:hRule="exact" w:val="255"/>
        </w:trPr>
        <w:tc>
          <w:tcPr>
            <w:tcW w:w="5070" w:type="dxa"/>
            <w:shd w:val="clear" w:color="auto" w:fill="E0E0E0"/>
            <w:vAlign w:val="center"/>
          </w:tcPr>
          <w:p w14:paraId="7230BC0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8505" w:type="dxa"/>
            <w:shd w:val="clear" w:color="auto" w:fill="FFFFFF"/>
            <w:vAlign w:val="center"/>
          </w:tcPr>
          <w:p w14:paraId="52A93E0A" w14:textId="77777777" w:rsidR="00CB4BEB" w:rsidRPr="00024C60" w:rsidRDefault="00CB4BEB" w:rsidP="003C0924">
            <w:pPr>
              <w:rPr>
                <w:rFonts w:ascii="Trebuchet MS" w:hAnsi="Trebuchet MS" w:cs="Trebuchet MS"/>
                <w:sz w:val="18"/>
                <w:szCs w:val="18"/>
              </w:rPr>
            </w:pPr>
          </w:p>
        </w:tc>
      </w:tr>
      <w:tr w:rsidR="00CB4BEB" w:rsidRPr="0051728E" w14:paraId="5C8E10D1" w14:textId="77777777" w:rsidTr="003C0924">
        <w:trPr>
          <w:trHeight w:hRule="exact" w:val="255"/>
        </w:trPr>
        <w:tc>
          <w:tcPr>
            <w:tcW w:w="5070" w:type="dxa"/>
            <w:shd w:val="clear" w:color="auto" w:fill="E0E0E0"/>
            <w:vAlign w:val="center"/>
          </w:tcPr>
          <w:p w14:paraId="2ED9581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8505" w:type="dxa"/>
            <w:shd w:val="clear" w:color="auto" w:fill="FFFFFF"/>
            <w:vAlign w:val="center"/>
          </w:tcPr>
          <w:p w14:paraId="6315F613" w14:textId="77777777" w:rsidR="00CB4BEB" w:rsidRPr="00024C60" w:rsidRDefault="00CB4BEB" w:rsidP="003C0924">
            <w:pPr>
              <w:rPr>
                <w:rFonts w:ascii="Trebuchet MS" w:hAnsi="Trebuchet MS" w:cs="Trebuchet MS"/>
                <w:sz w:val="18"/>
                <w:szCs w:val="18"/>
              </w:rPr>
            </w:pPr>
          </w:p>
        </w:tc>
      </w:tr>
      <w:tr w:rsidR="00CB4BEB" w:rsidRPr="0051728E" w14:paraId="59EE4F83" w14:textId="77777777" w:rsidTr="003C0924">
        <w:trPr>
          <w:trHeight w:hRule="exact" w:val="255"/>
        </w:trPr>
        <w:tc>
          <w:tcPr>
            <w:tcW w:w="5070" w:type="dxa"/>
            <w:shd w:val="clear" w:color="auto" w:fill="E0E0E0"/>
            <w:vAlign w:val="center"/>
          </w:tcPr>
          <w:p w14:paraId="5127FA9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8505" w:type="dxa"/>
            <w:shd w:val="clear" w:color="auto" w:fill="FFFFFF"/>
            <w:vAlign w:val="center"/>
          </w:tcPr>
          <w:p w14:paraId="05C461F3" w14:textId="77777777" w:rsidR="00CB4BEB" w:rsidRPr="00024C60" w:rsidRDefault="00CB4BEB" w:rsidP="003C0924">
            <w:pPr>
              <w:rPr>
                <w:rFonts w:ascii="Trebuchet MS" w:hAnsi="Trebuchet MS" w:cs="Trebuchet MS"/>
                <w:sz w:val="18"/>
                <w:szCs w:val="18"/>
              </w:rPr>
            </w:pPr>
          </w:p>
        </w:tc>
      </w:tr>
      <w:tr w:rsidR="00CB4BEB" w:rsidRPr="0051728E" w14:paraId="3917CAF5" w14:textId="77777777" w:rsidTr="003C0924">
        <w:trPr>
          <w:trHeight w:hRule="exact" w:val="255"/>
        </w:trPr>
        <w:tc>
          <w:tcPr>
            <w:tcW w:w="5070" w:type="dxa"/>
            <w:shd w:val="clear" w:color="auto" w:fill="E0E0E0"/>
            <w:vAlign w:val="center"/>
          </w:tcPr>
          <w:p w14:paraId="266D433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8505" w:type="dxa"/>
            <w:shd w:val="clear" w:color="auto" w:fill="FFFFFF"/>
            <w:vAlign w:val="center"/>
          </w:tcPr>
          <w:p w14:paraId="48B73FCF" w14:textId="77777777" w:rsidR="00CB4BEB" w:rsidRPr="00024C60" w:rsidRDefault="00CB4BEB" w:rsidP="003C0924">
            <w:pPr>
              <w:rPr>
                <w:rFonts w:ascii="Trebuchet MS" w:hAnsi="Trebuchet MS" w:cs="Trebuchet MS"/>
                <w:sz w:val="18"/>
                <w:szCs w:val="18"/>
              </w:rPr>
            </w:pPr>
          </w:p>
        </w:tc>
      </w:tr>
    </w:tbl>
    <w:p w14:paraId="201DA184" w14:textId="77777777" w:rsidR="00DF11C9" w:rsidRDefault="00DF11C9" w:rsidP="00DF11C9">
      <w:bookmarkStart w:id="1309" w:name="_Toc63351439"/>
    </w:p>
    <w:p w14:paraId="60D1DBEA" w14:textId="22B8A1A3" w:rsidR="00CB4BEB" w:rsidRPr="003A52C1" w:rsidRDefault="00CB4BEB" w:rsidP="00CB4BEB">
      <w:pPr>
        <w:pStyle w:val="Overskrift2"/>
        <w:rPr>
          <w:kern w:val="32"/>
        </w:rPr>
      </w:pPr>
      <w:bookmarkStart w:id="1310" w:name="_Toc122436097"/>
      <w:r w:rsidRPr="003A52C1">
        <w:rPr>
          <w:kern w:val="32"/>
        </w:rPr>
        <w:t>5.2.9 Grønt partnerskab (5108)</w:t>
      </w:r>
      <w:bookmarkEnd w:id="1309"/>
      <w:bookmarkEnd w:id="1310"/>
    </w:p>
    <w:tbl>
      <w:tblPr>
        <w:tblW w:w="145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4"/>
        <w:gridCol w:w="1164"/>
        <w:gridCol w:w="2873"/>
        <w:gridCol w:w="1884"/>
        <w:gridCol w:w="1275"/>
        <w:gridCol w:w="1418"/>
        <w:gridCol w:w="1417"/>
        <w:gridCol w:w="3261"/>
      </w:tblGrid>
      <w:tr w:rsidR="00CB4BEB" w:rsidRPr="00651A37" w14:paraId="1B212BA0" w14:textId="77777777" w:rsidTr="003C0924">
        <w:tc>
          <w:tcPr>
            <w:tcW w:w="1304" w:type="dxa"/>
            <w:tcBorders>
              <w:bottom w:val="single" w:sz="4" w:space="0" w:color="auto"/>
            </w:tcBorders>
            <w:shd w:val="clear" w:color="auto" w:fill="D9D9D9"/>
            <w:vAlign w:val="center"/>
          </w:tcPr>
          <w:p w14:paraId="6DEE81B6" w14:textId="77777777" w:rsidR="00CB4BEB" w:rsidRPr="00651A37"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Feltnavn</w:t>
            </w:r>
          </w:p>
        </w:tc>
        <w:tc>
          <w:tcPr>
            <w:tcW w:w="1164" w:type="dxa"/>
            <w:tcBorders>
              <w:bottom w:val="single" w:sz="4" w:space="0" w:color="auto"/>
            </w:tcBorders>
            <w:shd w:val="clear" w:color="auto" w:fill="D9D9D9"/>
          </w:tcPr>
          <w:p w14:paraId="71F31DEC" w14:textId="77777777" w:rsidR="00CB4BEB" w:rsidRPr="003A52C1" w:rsidRDefault="00CB4BEB" w:rsidP="003C0924">
            <w:pPr>
              <w:rPr>
                <w:rFonts w:ascii="Trebuchet MS" w:hAnsi="Trebuchet MS" w:cs="Trebuchet MS"/>
                <w:b/>
                <w:bCs/>
                <w:sz w:val="18"/>
                <w:szCs w:val="18"/>
              </w:rPr>
            </w:pPr>
            <w:r>
              <w:rPr>
                <w:rFonts w:ascii="Trebuchet MS" w:hAnsi="Trebuchet MS" w:cs="Trebuchet MS"/>
                <w:b/>
                <w:bCs/>
                <w:sz w:val="18"/>
                <w:szCs w:val="18"/>
              </w:rPr>
              <w:t>Feltnavn10</w:t>
            </w:r>
          </w:p>
        </w:tc>
        <w:tc>
          <w:tcPr>
            <w:tcW w:w="4757" w:type="dxa"/>
            <w:gridSpan w:val="2"/>
            <w:tcBorders>
              <w:bottom w:val="single" w:sz="4" w:space="0" w:color="auto"/>
            </w:tcBorders>
            <w:shd w:val="clear" w:color="auto" w:fill="D9D9D9"/>
            <w:vAlign w:val="center"/>
          </w:tcPr>
          <w:p w14:paraId="16CFDBDA" w14:textId="77777777" w:rsidR="00CB4BEB" w:rsidRPr="00651A3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Formål</w:t>
            </w:r>
          </w:p>
        </w:tc>
        <w:tc>
          <w:tcPr>
            <w:tcW w:w="1275" w:type="dxa"/>
            <w:tcBorders>
              <w:bottom w:val="single" w:sz="4" w:space="0" w:color="auto"/>
            </w:tcBorders>
            <w:shd w:val="clear" w:color="auto" w:fill="D9D9D9"/>
            <w:vAlign w:val="center"/>
          </w:tcPr>
          <w:p w14:paraId="3F31EA13" w14:textId="77777777" w:rsidR="00CB4BEB" w:rsidRPr="00651A3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Datatype</w:t>
            </w:r>
          </w:p>
        </w:tc>
        <w:tc>
          <w:tcPr>
            <w:tcW w:w="1418" w:type="dxa"/>
            <w:tcBorders>
              <w:bottom w:val="single" w:sz="4" w:space="0" w:color="auto"/>
            </w:tcBorders>
            <w:shd w:val="clear" w:color="auto" w:fill="D9D9D9"/>
            <w:vAlign w:val="center"/>
          </w:tcPr>
          <w:p w14:paraId="78EDB75C" w14:textId="77777777" w:rsidR="00CB4BEB" w:rsidRPr="00651A3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Værdiområde</w:t>
            </w:r>
          </w:p>
        </w:tc>
        <w:tc>
          <w:tcPr>
            <w:tcW w:w="1417" w:type="dxa"/>
            <w:tcBorders>
              <w:bottom w:val="single" w:sz="4" w:space="0" w:color="auto"/>
            </w:tcBorders>
            <w:shd w:val="clear" w:color="auto" w:fill="D9D9D9"/>
            <w:vAlign w:val="bottom"/>
          </w:tcPr>
          <w:p w14:paraId="52A04A2B" w14:textId="77777777" w:rsidR="00CB4BEB" w:rsidRPr="003A52C1" w:rsidRDefault="00CB4BEB" w:rsidP="003C0924">
            <w:pPr>
              <w:autoSpaceDE w:val="0"/>
              <w:autoSpaceDN w:val="0"/>
              <w:adjustRightInd w:val="0"/>
              <w:rPr>
                <w:rFonts w:ascii="Trebuchet MS" w:hAnsi="Trebuchet MS" w:cs="Trebuchet MS"/>
                <w:b/>
                <w:bCs/>
                <w:sz w:val="18"/>
                <w:szCs w:val="18"/>
              </w:rPr>
            </w:pPr>
            <w:r w:rsidRPr="003A52C1">
              <w:rPr>
                <w:rFonts w:ascii="Trebuchet MS" w:hAnsi="Trebuchet MS" w:cs="Trebuchet MS"/>
                <w:b/>
                <w:bCs/>
                <w:sz w:val="18"/>
                <w:szCs w:val="18"/>
              </w:rPr>
              <w:t>Obligatorisk /</w:t>
            </w:r>
          </w:p>
          <w:p w14:paraId="6A4A364D" w14:textId="77777777" w:rsidR="00CB4BEB" w:rsidRPr="00651A3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Frit</w:t>
            </w:r>
          </w:p>
        </w:tc>
        <w:tc>
          <w:tcPr>
            <w:tcW w:w="3261" w:type="dxa"/>
            <w:shd w:val="clear" w:color="auto" w:fill="D9D9D9"/>
            <w:vAlign w:val="center"/>
          </w:tcPr>
          <w:p w14:paraId="3C120A47"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Eksempel</w:t>
            </w:r>
          </w:p>
        </w:tc>
      </w:tr>
      <w:tr w:rsidR="00CB4BEB" w:rsidRPr="00651A37" w14:paraId="4B3E4929" w14:textId="77777777" w:rsidTr="003C0924">
        <w:trPr>
          <w:trHeight w:hRule="exact" w:val="255"/>
        </w:trPr>
        <w:tc>
          <w:tcPr>
            <w:tcW w:w="1304" w:type="dxa"/>
            <w:tcBorders>
              <w:top w:val="single" w:sz="4" w:space="0" w:color="auto"/>
              <w:left w:val="single" w:sz="4" w:space="0" w:color="auto"/>
              <w:bottom w:val="nil"/>
              <w:right w:val="single" w:sz="4" w:space="0" w:color="auto"/>
            </w:tcBorders>
            <w:shd w:val="clear" w:color="auto" w:fill="D9D9D9"/>
            <w:vAlign w:val="bottom"/>
          </w:tcPr>
          <w:p w14:paraId="629346D4" w14:textId="77777777" w:rsidR="00CB4BEB" w:rsidRPr="00651A37" w:rsidRDefault="00CB4BEB" w:rsidP="003C0924">
            <w:pPr>
              <w:rPr>
                <w:rFonts w:ascii="Trebuchet MS" w:hAnsi="Trebuchet MS"/>
                <w:color w:val="1F497D"/>
                <w:sz w:val="18"/>
                <w:szCs w:val="18"/>
              </w:rPr>
            </w:pPr>
            <w:r>
              <w:rPr>
                <w:rFonts w:ascii="Trebuchet MS" w:hAnsi="Trebuchet MS"/>
                <w:sz w:val="18"/>
                <w:szCs w:val="18"/>
              </w:rPr>
              <w:t>n</w:t>
            </w:r>
            <w:r w:rsidRPr="003A52C1">
              <w:rPr>
                <w:rFonts w:ascii="Trebuchet MS" w:hAnsi="Trebuchet MS"/>
                <w:sz w:val="18"/>
                <w:szCs w:val="18"/>
              </w:rPr>
              <w:t>avn</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47112B93" w14:textId="77777777" w:rsidR="00CB4BEB" w:rsidRPr="003A52C1" w:rsidRDefault="00CB4BEB" w:rsidP="003C0924">
            <w:pPr>
              <w:rPr>
                <w:rFonts w:ascii="Trebuchet MS" w:hAnsi="Trebuchet MS"/>
                <w:sz w:val="18"/>
                <w:szCs w:val="18"/>
              </w:rPr>
            </w:pPr>
            <w:r>
              <w:rPr>
                <w:rFonts w:ascii="Trebuchet MS" w:hAnsi="Trebuchet MS"/>
                <w:sz w:val="18"/>
                <w:szCs w:val="18"/>
              </w:rPr>
              <w:t>n</w:t>
            </w:r>
            <w:r w:rsidRPr="003A52C1">
              <w:rPr>
                <w:rFonts w:ascii="Trebuchet MS" w:hAnsi="Trebuchet MS"/>
                <w:sz w:val="18"/>
                <w:szCs w:val="18"/>
              </w:rPr>
              <w:t>avn</w:t>
            </w:r>
          </w:p>
        </w:tc>
        <w:tc>
          <w:tcPr>
            <w:tcW w:w="4757" w:type="dxa"/>
            <w:gridSpan w:val="2"/>
            <w:tcBorders>
              <w:top w:val="single" w:sz="4" w:space="0" w:color="auto"/>
              <w:left w:val="single" w:sz="4" w:space="0" w:color="auto"/>
              <w:bottom w:val="nil"/>
              <w:right w:val="single" w:sz="4" w:space="0" w:color="auto"/>
            </w:tcBorders>
            <w:shd w:val="clear" w:color="auto" w:fill="FFFFFF"/>
            <w:vAlign w:val="bottom"/>
          </w:tcPr>
          <w:p w14:paraId="78C18A34" w14:textId="77777777" w:rsidR="00CB4BEB" w:rsidRPr="00651A37" w:rsidRDefault="00CB4BEB" w:rsidP="003C0924">
            <w:pPr>
              <w:rPr>
                <w:rFonts w:ascii="Trebuchet MS" w:hAnsi="Trebuchet MS"/>
                <w:color w:val="1F497D"/>
                <w:sz w:val="18"/>
                <w:szCs w:val="18"/>
              </w:rPr>
            </w:pPr>
            <w:r w:rsidRPr="003A52C1">
              <w:rPr>
                <w:rFonts w:ascii="Trebuchet MS" w:hAnsi="Trebuchet MS"/>
                <w:sz w:val="18"/>
                <w:szCs w:val="18"/>
              </w:rPr>
              <w:t>Navnet for det grønne partnerskab</w:t>
            </w:r>
          </w:p>
        </w:tc>
        <w:tc>
          <w:tcPr>
            <w:tcW w:w="1275" w:type="dxa"/>
            <w:tcBorders>
              <w:top w:val="single" w:sz="4" w:space="0" w:color="auto"/>
              <w:left w:val="single" w:sz="4" w:space="0" w:color="auto"/>
              <w:bottom w:val="nil"/>
              <w:right w:val="single" w:sz="4" w:space="0" w:color="auto"/>
            </w:tcBorders>
            <w:shd w:val="clear" w:color="auto" w:fill="FFFFFF"/>
            <w:vAlign w:val="bottom"/>
          </w:tcPr>
          <w:p w14:paraId="33DFEAFF"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30470717"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0-150 tegn</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2FE7B7A7" w14:textId="77777777" w:rsidR="00CB4BEB" w:rsidRPr="00651A3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O</w:t>
            </w:r>
          </w:p>
        </w:tc>
        <w:tc>
          <w:tcPr>
            <w:tcW w:w="3261" w:type="dxa"/>
            <w:tcBorders>
              <w:top w:val="single" w:sz="4" w:space="0" w:color="auto"/>
              <w:left w:val="single" w:sz="4" w:space="0" w:color="auto"/>
              <w:bottom w:val="nil"/>
              <w:right w:val="single" w:sz="4" w:space="0" w:color="auto"/>
            </w:tcBorders>
            <w:shd w:val="clear" w:color="auto" w:fill="FFFFFF"/>
            <w:vAlign w:val="bottom"/>
          </w:tcPr>
          <w:p w14:paraId="677D4148"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Genopbyg Grønholt mosen</w:t>
            </w:r>
          </w:p>
        </w:tc>
      </w:tr>
      <w:tr w:rsidR="00CB4BEB" w:rsidRPr="00651A37" w14:paraId="0E86EE99" w14:textId="77777777" w:rsidTr="003C0924">
        <w:trPr>
          <w:trHeight w:hRule="exact" w:val="255"/>
        </w:trPr>
        <w:tc>
          <w:tcPr>
            <w:tcW w:w="1304" w:type="dxa"/>
            <w:tcBorders>
              <w:top w:val="single" w:sz="4" w:space="0" w:color="auto"/>
              <w:left w:val="single" w:sz="4" w:space="0" w:color="auto"/>
              <w:bottom w:val="nil"/>
              <w:right w:val="single" w:sz="4" w:space="0" w:color="auto"/>
            </w:tcBorders>
            <w:shd w:val="clear" w:color="auto" w:fill="D9D9D9"/>
            <w:vAlign w:val="bottom"/>
          </w:tcPr>
          <w:p w14:paraId="2F899A37" w14:textId="77777777" w:rsidR="00CB4BEB" w:rsidRPr="00651A37" w:rsidRDefault="00CB4BEB" w:rsidP="003C0924">
            <w:pPr>
              <w:rPr>
                <w:rFonts w:ascii="Trebuchet MS" w:hAnsi="Trebuchet MS"/>
                <w:color w:val="1F497D"/>
                <w:sz w:val="18"/>
                <w:szCs w:val="18"/>
              </w:rPr>
            </w:pPr>
            <w:proofErr w:type="spellStart"/>
            <w:r w:rsidRPr="003A52C1">
              <w:rPr>
                <w:rFonts w:ascii="Trebuchet MS" w:hAnsi="Trebuchet MS"/>
                <w:sz w:val="18"/>
                <w:szCs w:val="18"/>
              </w:rPr>
              <w:t>kontakt_navn</w:t>
            </w:r>
            <w:proofErr w:type="spellEnd"/>
          </w:p>
        </w:tc>
        <w:tc>
          <w:tcPr>
            <w:tcW w:w="1164" w:type="dxa"/>
            <w:tcBorders>
              <w:top w:val="single" w:sz="4" w:space="0" w:color="auto"/>
              <w:left w:val="single" w:sz="4" w:space="0" w:color="auto"/>
              <w:bottom w:val="nil"/>
              <w:right w:val="single" w:sz="4" w:space="0" w:color="auto"/>
            </w:tcBorders>
            <w:shd w:val="clear" w:color="auto" w:fill="FFFFFF"/>
            <w:vAlign w:val="bottom"/>
          </w:tcPr>
          <w:p w14:paraId="4CEDEE2C" w14:textId="77777777" w:rsidR="00CB4BEB" w:rsidRPr="003A52C1" w:rsidRDefault="00CB4BEB" w:rsidP="003C0924">
            <w:pPr>
              <w:rPr>
                <w:rFonts w:ascii="Trebuchet MS" w:hAnsi="Trebuchet MS"/>
                <w:sz w:val="18"/>
                <w:szCs w:val="18"/>
              </w:rPr>
            </w:pPr>
            <w:proofErr w:type="spellStart"/>
            <w:r>
              <w:rPr>
                <w:rFonts w:ascii="Trebuchet MS" w:hAnsi="Trebuchet MS"/>
                <w:sz w:val="18"/>
                <w:szCs w:val="18"/>
              </w:rPr>
              <w:t>kontakt_na</w:t>
            </w:r>
            <w:proofErr w:type="spellEnd"/>
          </w:p>
        </w:tc>
        <w:tc>
          <w:tcPr>
            <w:tcW w:w="4757" w:type="dxa"/>
            <w:gridSpan w:val="2"/>
            <w:tcBorders>
              <w:top w:val="single" w:sz="4" w:space="0" w:color="auto"/>
              <w:left w:val="single" w:sz="4" w:space="0" w:color="auto"/>
              <w:bottom w:val="nil"/>
              <w:right w:val="single" w:sz="4" w:space="0" w:color="auto"/>
            </w:tcBorders>
            <w:shd w:val="clear" w:color="auto" w:fill="FFFFFF"/>
            <w:vAlign w:val="bottom"/>
          </w:tcPr>
          <w:p w14:paraId="5ED6DEAE" w14:textId="77777777" w:rsidR="00CB4BEB" w:rsidRPr="00651A37" w:rsidRDefault="00CB4BEB" w:rsidP="003C0924">
            <w:pPr>
              <w:rPr>
                <w:rFonts w:ascii="Trebuchet MS" w:hAnsi="Trebuchet MS"/>
                <w:color w:val="1F497D"/>
                <w:sz w:val="18"/>
                <w:szCs w:val="18"/>
              </w:rPr>
            </w:pPr>
            <w:r w:rsidRPr="003A52C1">
              <w:rPr>
                <w:rFonts w:ascii="Trebuchet MS" w:hAnsi="Trebuchet MS"/>
                <w:sz w:val="18"/>
                <w:szCs w:val="18"/>
              </w:rPr>
              <w:t>Navn på kontaktperson for partnerskab</w:t>
            </w:r>
          </w:p>
        </w:tc>
        <w:tc>
          <w:tcPr>
            <w:tcW w:w="1275" w:type="dxa"/>
            <w:tcBorders>
              <w:top w:val="single" w:sz="4" w:space="0" w:color="auto"/>
              <w:left w:val="single" w:sz="4" w:space="0" w:color="auto"/>
              <w:bottom w:val="nil"/>
              <w:right w:val="single" w:sz="4" w:space="0" w:color="auto"/>
            </w:tcBorders>
            <w:shd w:val="clear" w:color="auto" w:fill="FFFFFF"/>
            <w:vAlign w:val="bottom"/>
          </w:tcPr>
          <w:p w14:paraId="7429AB19"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7D95E1E1"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0-150 tegn</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7A07620E" w14:textId="77777777" w:rsidR="00CB4BEB" w:rsidRPr="00651A3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3261" w:type="dxa"/>
            <w:tcBorders>
              <w:top w:val="single" w:sz="4" w:space="0" w:color="auto"/>
              <w:left w:val="single" w:sz="4" w:space="0" w:color="auto"/>
              <w:bottom w:val="nil"/>
              <w:right w:val="single" w:sz="4" w:space="0" w:color="auto"/>
            </w:tcBorders>
            <w:shd w:val="clear" w:color="auto" w:fill="FFFFFF"/>
            <w:vAlign w:val="bottom"/>
          </w:tcPr>
          <w:p w14:paraId="0849B3E4"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Mose Clausen</w:t>
            </w:r>
          </w:p>
        </w:tc>
      </w:tr>
      <w:tr w:rsidR="00CB4BEB" w:rsidRPr="00651A37" w14:paraId="59781969" w14:textId="77777777" w:rsidTr="003C0924">
        <w:trPr>
          <w:trHeight w:hRule="exact" w:val="255"/>
        </w:trPr>
        <w:tc>
          <w:tcPr>
            <w:tcW w:w="1304" w:type="dxa"/>
            <w:tcBorders>
              <w:top w:val="single" w:sz="4" w:space="0" w:color="auto"/>
              <w:left w:val="single" w:sz="4" w:space="0" w:color="auto"/>
              <w:bottom w:val="nil"/>
              <w:right w:val="single" w:sz="4" w:space="0" w:color="auto"/>
            </w:tcBorders>
            <w:shd w:val="clear" w:color="auto" w:fill="D9D9D9"/>
            <w:vAlign w:val="bottom"/>
          </w:tcPr>
          <w:p w14:paraId="697C22F8" w14:textId="77777777" w:rsidR="00CB4BEB" w:rsidRPr="00651A37" w:rsidRDefault="00CB4BEB" w:rsidP="003C0924">
            <w:pPr>
              <w:rPr>
                <w:color w:val="1F497D"/>
              </w:rPr>
            </w:pPr>
            <w:proofErr w:type="spellStart"/>
            <w:r w:rsidRPr="003A52C1">
              <w:rPr>
                <w:rFonts w:ascii="Trebuchet MS" w:hAnsi="Trebuchet MS"/>
                <w:sz w:val="18"/>
                <w:szCs w:val="18"/>
              </w:rPr>
              <w:lastRenderedPageBreak/>
              <w:t>kontakt_opl</w:t>
            </w:r>
            <w:proofErr w:type="spellEnd"/>
          </w:p>
        </w:tc>
        <w:tc>
          <w:tcPr>
            <w:tcW w:w="1164" w:type="dxa"/>
            <w:tcBorders>
              <w:top w:val="single" w:sz="4" w:space="0" w:color="auto"/>
              <w:left w:val="single" w:sz="4" w:space="0" w:color="auto"/>
              <w:bottom w:val="nil"/>
              <w:right w:val="single" w:sz="4" w:space="0" w:color="auto"/>
            </w:tcBorders>
            <w:shd w:val="clear" w:color="auto" w:fill="FFFFFF"/>
            <w:vAlign w:val="bottom"/>
          </w:tcPr>
          <w:p w14:paraId="5A56778F" w14:textId="77777777" w:rsidR="00CB4BEB" w:rsidRPr="003A52C1" w:rsidRDefault="00CB4BEB" w:rsidP="003C0924">
            <w:pPr>
              <w:rPr>
                <w:rFonts w:ascii="Trebuchet MS" w:hAnsi="Trebuchet MS"/>
                <w:sz w:val="18"/>
                <w:szCs w:val="18"/>
              </w:rPr>
            </w:pPr>
            <w:proofErr w:type="spellStart"/>
            <w:r w:rsidRPr="003A52C1">
              <w:rPr>
                <w:rFonts w:ascii="Trebuchet MS" w:hAnsi="Trebuchet MS"/>
                <w:sz w:val="18"/>
                <w:szCs w:val="18"/>
              </w:rPr>
              <w:t>kontakt_op</w:t>
            </w:r>
            <w:proofErr w:type="spellEnd"/>
          </w:p>
        </w:tc>
        <w:tc>
          <w:tcPr>
            <w:tcW w:w="4757" w:type="dxa"/>
            <w:gridSpan w:val="2"/>
            <w:tcBorders>
              <w:top w:val="single" w:sz="4" w:space="0" w:color="auto"/>
              <w:left w:val="single" w:sz="4" w:space="0" w:color="auto"/>
              <w:bottom w:val="nil"/>
              <w:right w:val="single" w:sz="4" w:space="0" w:color="auto"/>
            </w:tcBorders>
            <w:shd w:val="clear" w:color="auto" w:fill="FFFFFF"/>
          </w:tcPr>
          <w:p w14:paraId="42357F44" w14:textId="77777777" w:rsidR="00CB4BEB" w:rsidRPr="00651A37" w:rsidRDefault="00CB4BEB" w:rsidP="003C0924">
            <w:pPr>
              <w:rPr>
                <w:color w:val="1F497D"/>
              </w:rPr>
            </w:pPr>
            <w:r w:rsidRPr="003A52C1">
              <w:rPr>
                <w:rFonts w:ascii="Trebuchet MS" w:hAnsi="Trebuchet MS"/>
                <w:sz w:val="18"/>
                <w:szCs w:val="18"/>
              </w:rPr>
              <w:t>Kontakt oplysninger på kontaktperson</w:t>
            </w:r>
          </w:p>
        </w:tc>
        <w:tc>
          <w:tcPr>
            <w:tcW w:w="1275" w:type="dxa"/>
            <w:tcBorders>
              <w:top w:val="single" w:sz="4" w:space="0" w:color="auto"/>
              <w:left w:val="single" w:sz="4" w:space="0" w:color="auto"/>
              <w:bottom w:val="nil"/>
              <w:right w:val="single" w:sz="4" w:space="0" w:color="auto"/>
            </w:tcBorders>
            <w:shd w:val="clear" w:color="auto" w:fill="FFFFFF"/>
            <w:vAlign w:val="bottom"/>
          </w:tcPr>
          <w:p w14:paraId="19603723"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1B2FEE9E"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0-250 tegn</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18E1E005" w14:textId="77777777" w:rsidR="00CB4BEB" w:rsidRPr="00651A3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3261" w:type="dxa"/>
            <w:tcBorders>
              <w:top w:val="single" w:sz="4" w:space="0" w:color="auto"/>
              <w:left w:val="single" w:sz="4" w:space="0" w:color="auto"/>
              <w:bottom w:val="nil"/>
              <w:right w:val="single" w:sz="4" w:space="0" w:color="auto"/>
            </w:tcBorders>
            <w:shd w:val="clear" w:color="auto" w:fill="FFFFFF"/>
            <w:vAlign w:val="bottom"/>
          </w:tcPr>
          <w:p w14:paraId="2C5BD145"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clausen@mosen.dk</w:t>
            </w:r>
          </w:p>
        </w:tc>
      </w:tr>
      <w:tr w:rsidR="00CB4BEB" w:rsidRPr="00651A37" w14:paraId="1C19BA5F" w14:textId="77777777" w:rsidTr="003C0924">
        <w:trPr>
          <w:trHeight w:hRule="exact" w:val="445"/>
        </w:trPr>
        <w:tc>
          <w:tcPr>
            <w:tcW w:w="1304" w:type="dxa"/>
            <w:tcBorders>
              <w:top w:val="single" w:sz="4" w:space="0" w:color="auto"/>
              <w:left w:val="single" w:sz="4" w:space="0" w:color="auto"/>
              <w:bottom w:val="nil"/>
              <w:right w:val="single" w:sz="4" w:space="0" w:color="auto"/>
            </w:tcBorders>
            <w:shd w:val="clear" w:color="auto" w:fill="D9D9D9"/>
            <w:vAlign w:val="center"/>
          </w:tcPr>
          <w:p w14:paraId="6F73A6B6" w14:textId="77777777" w:rsidR="00CB4BEB" w:rsidRPr="00651A37" w:rsidRDefault="00CB4BEB" w:rsidP="003C0924">
            <w:pPr>
              <w:rPr>
                <w:color w:val="1F497D"/>
              </w:rPr>
            </w:pPr>
            <w:r w:rsidRPr="003A52C1">
              <w:rPr>
                <w:rFonts w:ascii="Trebuchet MS" w:hAnsi="Trebuchet MS"/>
                <w:sz w:val="18"/>
                <w:szCs w:val="18"/>
              </w:rPr>
              <w:t>deltager</w:t>
            </w:r>
          </w:p>
        </w:tc>
        <w:tc>
          <w:tcPr>
            <w:tcW w:w="1164" w:type="dxa"/>
            <w:tcBorders>
              <w:top w:val="single" w:sz="4" w:space="0" w:color="auto"/>
              <w:left w:val="single" w:sz="4" w:space="0" w:color="auto"/>
              <w:bottom w:val="nil"/>
              <w:right w:val="single" w:sz="4" w:space="0" w:color="auto"/>
            </w:tcBorders>
            <w:shd w:val="clear" w:color="auto" w:fill="FFFFFF"/>
            <w:vAlign w:val="center"/>
          </w:tcPr>
          <w:p w14:paraId="42CF7E97"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deltager</w:t>
            </w:r>
          </w:p>
        </w:tc>
        <w:tc>
          <w:tcPr>
            <w:tcW w:w="4757" w:type="dxa"/>
            <w:gridSpan w:val="2"/>
            <w:tcBorders>
              <w:top w:val="single" w:sz="4" w:space="0" w:color="auto"/>
              <w:left w:val="single" w:sz="4" w:space="0" w:color="auto"/>
              <w:bottom w:val="nil"/>
              <w:right w:val="single" w:sz="4" w:space="0" w:color="auto"/>
            </w:tcBorders>
            <w:shd w:val="clear" w:color="auto" w:fill="FFFFFF"/>
          </w:tcPr>
          <w:p w14:paraId="2D38450B" w14:textId="77777777" w:rsidR="00CB4BEB" w:rsidRPr="00651A37" w:rsidRDefault="00CB4BEB" w:rsidP="003C0924">
            <w:pPr>
              <w:rPr>
                <w:color w:val="1F497D"/>
              </w:rPr>
            </w:pPr>
            <w:r w:rsidRPr="003A52C1">
              <w:rPr>
                <w:rFonts w:ascii="Trebuchet MS" w:hAnsi="Trebuchet MS"/>
                <w:sz w:val="18"/>
                <w:szCs w:val="18"/>
              </w:rPr>
              <w:t>Navne på deltager (organisation, forening, privatperson og myndighed m.v.).</w:t>
            </w:r>
          </w:p>
        </w:tc>
        <w:tc>
          <w:tcPr>
            <w:tcW w:w="1275" w:type="dxa"/>
            <w:tcBorders>
              <w:top w:val="single" w:sz="4" w:space="0" w:color="auto"/>
              <w:left w:val="single" w:sz="4" w:space="0" w:color="auto"/>
              <w:bottom w:val="nil"/>
              <w:right w:val="single" w:sz="4" w:space="0" w:color="auto"/>
            </w:tcBorders>
            <w:shd w:val="clear" w:color="auto" w:fill="FFFFFF"/>
            <w:vAlign w:val="center"/>
          </w:tcPr>
          <w:p w14:paraId="62BD76D5"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1984C04B"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0-250 tegn</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14D1BAD7" w14:textId="77777777" w:rsidR="00CB4BEB" w:rsidRPr="00651A3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O</w:t>
            </w:r>
          </w:p>
        </w:tc>
        <w:tc>
          <w:tcPr>
            <w:tcW w:w="3261" w:type="dxa"/>
            <w:tcBorders>
              <w:top w:val="single" w:sz="4" w:space="0" w:color="auto"/>
              <w:left w:val="single" w:sz="4" w:space="0" w:color="auto"/>
              <w:bottom w:val="nil"/>
              <w:right w:val="single" w:sz="4" w:space="0" w:color="auto"/>
            </w:tcBorders>
            <w:shd w:val="clear" w:color="auto" w:fill="FFFFFF"/>
            <w:vAlign w:val="bottom"/>
          </w:tcPr>
          <w:p w14:paraId="4CF9896B"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De grønne mosers venner og landmand Ib-Erik Poulsen.</w:t>
            </w:r>
          </w:p>
        </w:tc>
      </w:tr>
      <w:tr w:rsidR="00CB4BEB" w:rsidRPr="00651A37" w14:paraId="4A50518B" w14:textId="77777777" w:rsidTr="003C0924">
        <w:trPr>
          <w:trHeight w:hRule="exact" w:val="391"/>
        </w:trPr>
        <w:tc>
          <w:tcPr>
            <w:tcW w:w="1304" w:type="dxa"/>
            <w:tcBorders>
              <w:top w:val="single" w:sz="4" w:space="0" w:color="auto"/>
              <w:left w:val="single" w:sz="4" w:space="0" w:color="auto"/>
              <w:bottom w:val="nil"/>
              <w:right w:val="single" w:sz="4" w:space="0" w:color="auto"/>
            </w:tcBorders>
            <w:shd w:val="clear" w:color="auto" w:fill="D9D9D9"/>
            <w:vAlign w:val="center"/>
          </w:tcPr>
          <w:p w14:paraId="220F8297" w14:textId="77777777" w:rsidR="00CB4BEB" w:rsidRPr="00651A37" w:rsidRDefault="00CB4BEB" w:rsidP="003C0924">
            <w:pPr>
              <w:rPr>
                <w:color w:val="1F497D"/>
              </w:rPr>
            </w:pPr>
            <w:proofErr w:type="spellStart"/>
            <w:r w:rsidRPr="003A52C1">
              <w:rPr>
                <w:rFonts w:ascii="Trebuchet MS" w:hAnsi="Trebuchet MS"/>
                <w:sz w:val="18"/>
                <w:szCs w:val="18"/>
              </w:rPr>
              <w:t>formaal</w:t>
            </w:r>
            <w:proofErr w:type="spellEnd"/>
          </w:p>
        </w:tc>
        <w:tc>
          <w:tcPr>
            <w:tcW w:w="1164" w:type="dxa"/>
            <w:tcBorders>
              <w:top w:val="single" w:sz="4" w:space="0" w:color="auto"/>
              <w:left w:val="single" w:sz="4" w:space="0" w:color="auto"/>
              <w:bottom w:val="nil"/>
              <w:right w:val="single" w:sz="4" w:space="0" w:color="auto"/>
            </w:tcBorders>
            <w:shd w:val="clear" w:color="auto" w:fill="FFFFFF"/>
            <w:vAlign w:val="center"/>
          </w:tcPr>
          <w:p w14:paraId="4811978C" w14:textId="77777777" w:rsidR="00CB4BEB" w:rsidRPr="003A52C1" w:rsidRDefault="00CB4BEB" w:rsidP="003C0924">
            <w:pPr>
              <w:rPr>
                <w:rFonts w:ascii="Trebuchet MS" w:hAnsi="Trebuchet MS"/>
                <w:sz w:val="18"/>
                <w:szCs w:val="18"/>
              </w:rPr>
            </w:pPr>
            <w:proofErr w:type="spellStart"/>
            <w:r w:rsidRPr="003A52C1">
              <w:rPr>
                <w:rFonts w:ascii="Trebuchet MS" w:hAnsi="Trebuchet MS"/>
                <w:sz w:val="18"/>
                <w:szCs w:val="18"/>
              </w:rPr>
              <w:t>formaal</w:t>
            </w:r>
            <w:proofErr w:type="spellEnd"/>
          </w:p>
        </w:tc>
        <w:tc>
          <w:tcPr>
            <w:tcW w:w="4757" w:type="dxa"/>
            <w:gridSpan w:val="2"/>
            <w:tcBorders>
              <w:top w:val="single" w:sz="4" w:space="0" w:color="auto"/>
              <w:left w:val="single" w:sz="4" w:space="0" w:color="auto"/>
              <w:bottom w:val="nil"/>
              <w:right w:val="single" w:sz="4" w:space="0" w:color="auto"/>
            </w:tcBorders>
            <w:shd w:val="clear" w:color="auto" w:fill="FFFFFF"/>
          </w:tcPr>
          <w:p w14:paraId="65EFB4A4" w14:textId="77777777" w:rsidR="00CB4BEB" w:rsidRPr="00651A37" w:rsidRDefault="00CB4BEB" w:rsidP="003C0924">
            <w:pPr>
              <w:rPr>
                <w:color w:val="1F497D"/>
              </w:rPr>
            </w:pPr>
            <w:r w:rsidRPr="003A52C1">
              <w:rPr>
                <w:rFonts w:ascii="Trebuchet MS" w:hAnsi="Trebuchet MS"/>
                <w:sz w:val="18"/>
                <w:szCs w:val="18"/>
              </w:rPr>
              <w:t>Kort beskrivelse af partnerskabet</w:t>
            </w:r>
          </w:p>
        </w:tc>
        <w:tc>
          <w:tcPr>
            <w:tcW w:w="1275" w:type="dxa"/>
            <w:tcBorders>
              <w:top w:val="single" w:sz="4" w:space="0" w:color="auto"/>
              <w:left w:val="single" w:sz="4" w:space="0" w:color="auto"/>
              <w:bottom w:val="nil"/>
              <w:right w:val="single" w:sz="4" w:space="0" w:color="auto"/>
            </w:tcBorders>
            <w:shd w:val="clear" w:color="auto" w:fill="FFFFFF"/>
            <w:vAlign w:val="center"/>
          </w:tcPr>
          <w:p w14:paraId="37F1EF2A"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5770F433"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0-250 tegn</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23552F7B" w14:textId="77777777" w:rsidR="00CB4BEB" w:rsidRPr="00651A3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3261" w:type="dxa"/>
            <w:tcBorders>
              <w:top w:val="single" w:sz="4" w:space="0" w:color="auto"/>
              <w:left w:val="single" w:sz="4" w:space="0" w:color="auto"/>
              <w:bottom w:val="nil"/>
              <w:right w:val="single" w:sz="4" w:space="0" w:color="auto"/>
            </w:tcBorders>
            <w:shd w:val="clear" w:color="auto" w:fill="FFFFFF"/>
            <w:vAlign w:val="bottom"/>
          </w:tcPr>
          <w:p w14:paraId="160B4B31"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Stoppe dræning af moseområdet</w:t>
            </w:r>
          </w:p>
        </w:tc>
      </w:tr>
      <w:tr w:rsidR="00CB4BEB" w:rsidRPr="00651A37" w14:paraId="31151E75" w14:textId="77777777" w:rsidTr="003C0924">
        <w:trPr>
          <w:trHeight w:hRule="exact" w:val="255"/>
        </w:trPr>
        <w:tc>
          <w:tcPr>
            <w:tcW w:w="1304" w:type="dxa"/>
            <w:tcBorders>
              <w:top w:val="single" w:sz="4" w:space="0" w:color="auto"/>
              <w:left w:val="single" w:sz="4" w:space="0" w:color="auto"/>
              <w:bottom w:val="nil"/>
              <w:right w:val="single" w:sz="4" w:space="0" w:color="auto"/>
            </w:tcBorders>
            <w:shd w:val="clear" w:color="auto" w:fill="97DDBA"/>
            <w:vAlign w:val="bottom"/>
          </w:tcPr>
          <w:p w14:paraId="06552AED" w14:textId="77777777" w:rsidR="00CB4BEB" w:rsidRPr="00651A37" w:rsidRDefault="00CB4BEB" w:rsidP="003C0924">
            <w:pPr>
              <w:rPr>
                <w:rFonts w:ascii="Trebuchet MS" w:hAnsi="Trebuchet MS"/>
                <w:color w:val="1F497D"/>
                <w:sz w:val="18"/>
                <w:szCs w:val="18"/>
              </w:rPr>
            </w:pPr>
            <w:proofErr w:type="spellStart"/>
            <w:r w:rsidRPr="003A52C1">
              <w:rPr>
                <w:rFonts w:ascii="Trebuchet MS" w:hAnsi="Trebuchet MS"/>
                <w:sz w:val="18"/>
                <w:szCs w:val="18"/>
              </w:rPr>
              <w:t>gyldig_fra</w:t>
            </w:r>
            <w:proofErr w:type="spellEnd"/>
          </w:p>
        </w:tc>
        <w:tc>
          <w:tcPr>
            <w:tcW w:w="1164" w:type="dxa"/>
            <w:tcBorders>
              <w:top w:val="single" w:sz="4" w:space="0" w:color="auto"/>
              <w:left w:val="single" w:sz="4" w:space="0" w:color="auto"/>
              <w:bottom w:val="nil"/>
              <w:right w:val="single" w:sz="4" w:space="0" w:color="auto"/>
            </w:tcBorders>
            <w:shd w:val="clear" w:color="auto" w:fill="97DDBA"/>
          </w:tcPr>
          <w:p w14:paraId="0C5C6905" w14:textId="77777777" w:rsidR="00CB4BEB" w:rsidRPr="003A52C1" w:rsidRDefault="00CB4BEB" w:rsidP="003C0924">
            <w:pPr>
              <w:rPr>
                <w:rFonts w:ascii="Trebuchet MS" w:hAnsi="Trebuchet MS" w:cs="Trebuchet MS"/>
                <w:sz w:val="18"/>
                <w:szCs w:val="18"/>
              </w:rPr>
            </w:pPr>
          </w:p>
        </w:tc>
        <w:tc>
          <w:tcPr>
            <w:tcW w:w="12128" w:type="dxa"/>
            <w:gridSpan w:val="6"/>
            <w:tcBorders>
              <w:top w:val="single" w:sz="4" w:space="0" w:color="auto"/>
              <w:left w:val="single" w:sz="4" w:space="0" w:color="auto"/>
              <w:bottom w:val="nil"/>
              <w:right w:val="single" w:sz="4" w:space="0" w:color="auto"/>
            </w:tcBorders>
            <w:shd w:val="clear" w:color="auto" w:fill="97DDBA"/>
          </w:tcPr>
          <w:p w14:paraId="50358AA8" w14:textId="77777777" w:rsidR="00CB4BEB" w:rsidRPr="003A52C1" w:rsidRDefault="00CB4BEB" w:rsidP="003C0924">
            <w:r w:rsidRPr="003A52C1">
              <w:rPr>
                <w:rFonts w:ascii="Trebuchet MS" w:hAnsi="Trebuchet MS" w:cs="Trebuchet MS"/>
                <w:sz w:val="18"/>
                <w:szCs w:val="18"/>
              </w:rPr>
              <w:t>Felt defineret under: 4.1 Standardiserede felter til de temaspecifikke datamodeller</w:t>
            </w:r>
          </w:p>
        </w:tc>
      </w:tr>
      <w:tr w:rsidR="00CB4BEB" w:rsidRPr="00651A37" w14:paraId="1017758B" w14:textId="77777777" w:rsidTr="003C0924">
        <w:trPr>
          <w:trHeight w:hRule="exact" w:val="255"/>
        </w:trPr>
        <w:tc>
          <w:tcPr>
            <w:tcW w:w="1304" w:type="dxa"/>
            <w:tcBorders>
              <w:top w:val="single" w:sz="4" w:space="0" w:color="auto"/>
              <w:left w:val="single" w:sz="4" w:space="0" w:color="auto"/>
              <w:bottom w:val="nil"/>
              <w:right w:val="single" w:sz="4" w:space="0" w:color="auto"/>
            </w:tcBorders>
            <w:shd w:val="clear" w:color="auto" w:fill="97DDBA"/>
            <w:vAlign w:val="bottom"/>
          </w:tcPr>
          <w:p w14:paraId="123E36AA" w14:textId="77777777" w:rsidR="00CB4BEB" w:rsidRPr="00651A37" w:rsidRDefault="00CB4BEB" w:rsidP="003C0924">
            <w:pPr>
              <w:rPr>
                <w:rFonts w:ascii="Trebuchet MS" w:hAnsi="Trebuchet MS"/>
                <w:color w:val="1F497D"/>
                <w:sz w:val="18"/>
                <w:szCs w:val="18"/>
              </w:rPr>
            </w:pPr>
            <w:proofErr w:type="spellStart"/>
            <w:r w:rsidRPr="003A52C1">
              <w:rPr>
                <w:rFonts w:ascii="Trebuchet MS" w:hAnsi="Trebuchet MS"/>
                <w:sz w:val="18"/>
                <w:szCs w:val="18"/>
              </w:rPr>
              <w:t>gyldig_til</w:t>
            </w:r>
            <w:proofErr w:type="spellEnd"/>
          </w:p>
        </w:tc>
        <w:tc>
          <w:tcPr>
            <w:tcW w:w="1164" w:type="dxa"/>
            <w:tcBorders>
              <w:top w:val="single" w:sz="4" w:space="0" w:color="auto"/>
              <w:left w:val="single" w:sz="4" w:space="0" w:color="auto"/>
              <w:bottom w:val="nil"/>
              <w:right w:val="single" w:sz="4" w:space="0" w:color="auto"/>
            </w:tcBorders>
            <w:shd w:val="clear" w:color="auto" w:fill="97DDBA"/>
          </w:tcPr>
          <w:p w14:paraId="77C3C829" w14:textId="77777777" w:rsidR="00CB4BEB" w:rsidRPr="003A52C1" w:rsidRDefault="00CB4BEB" w:rsidP="003C0924">
            <w:pPr>
              <w:rPr>
                <w:rFonts w:ascii="Trebuchet MS" w:hAnsi="Trebuchet MS" w:cs="Trebuchet MS"/>
                <w:sz w:val="18"/>
                <w:szCs w:val="18"/>
              </w:rPr>
            </w:pPr>
          </w:p>
        </w:tc>
        <w:tc>
          <w:tcPr>
            <w:tcW w:w="12128" w:type="dxa"/>
            <w:gridSpan w:val="6"/>
            <w:tcBorders>
              <w:top w:val="single" w:sz="4" w:space="0" w:color="auto"/>
              <w:left w:val="single" w:sz="4" w:space="0" w:color="auto"/>
              <w:bottom w:val="nil"/>
              <w:right w:val="single" w:sz="4" w:space="0" w:color="auto"/>
            </w:tcBorders>
            <w:shd w:val="clear" w:color="auto" w:fill="97DDBA"/>
          </w:tcPr>
          <w:p w14:paraId="2CE2B3C6" w14:textId="77777777" w:rsidR="00CB4BEB" w:rsidRPr="003A52C1" w:rsidRDefault="00CB4BEB" w:rsidP="003C0924">
            <w:r w:rsidRPr="003A52C1">
              <w:rPr>
                <w:rFonts w:ascii="Trebuchet MS" w:hAnsi="Trebuchet MS" w:cs="Trebuchet MS"/>
                <w:sz w:val="18"/>
                <w:szCs w:val="18"/>
              </w:rPr>
              <w:t>Felt defineret under: 4.1 Standardiserede felter til de temaspecifikke datamodeller</w:t>
            </w:r>
          </w:p>
        </w:tc>
      </w:tr>
      <w:tr w:rsidR="00CB4BEB" w:rsidRPr="00651A37" w14:paraId="298F9203" w14:textId="77777777" w:rsidTr="003C0924">
        <w:trPr>
          <w:trHeight w:hRule="exact" w:val="255"/>
        </w:trPr>
        <w:tc>
          <w:tcPr>
            <w:tcW w:w="1304" w:type="dxa"/>
            <w:tcBorders>
              <w:top w:val="single" w:sz="4" w:space="0" w:color="auto"/>
              <w:left w:val="single" w:sz="4" w:space="0" w:color="auto"/>
              <w:bottom w:val="nil"/>
              <w:right w:val="single" w:sz="4" w:space="0" w:color="auto"/>
            </w:tcBorders>
            <w:shd w:val="clear" w:color="auto" w:fill="97DDBA"/>
            <w:vAlign w:val="bottom"/>
          </w:tcPr>
          <w:p w14:paraId="6F051B54" w14:textId="77777777" w:rsidR="00CB4BEB" w:rsidRPr="00651A37" w:rsidRDefault="00CB4BEB" w:rsidP="003C0924">
            <w:pPr>
              <w:rPr>
                <w:rFonts w:ascii="Trebuchet MS" w:hAnsi="Trebuchet MS"/>
                <w:color w:val="1F497D"/>
                <w:sz w:val="18"/>
                <w:szCs w:val="18"/>
              </w:rPr>
            </w:pPr>
            <w:proofErr w:type="spellStart"/>
            <w:r w:rsidRPr="003A52C1">
              <w:rPr>
                <w:rFonts w:ascii="Trebuchet MS" w:hAnsi="Trebuchet MS"/>
                <w:sz w:val="18"/>
                <w:szCs w:val="18"/>
              </w:rPr>
              <w:t>Sagsnr</w:t>
            </w:r>
            <w:proofErr w:type="spellEnd"/>
          </w:p>
        </w:tc>
        <w:tc>
          <w:tcPr>
            <w:tcW w:w="1164" w:type="dxa"/>
            <w:tcBorders>
              <w:top w:val="single" w:sz="4" w:space="0" w:color="auto"/>
              <w:left w:val="single" w:sz="4" w:space="0" w:color="auto"/>
              <w:bottom w:val="nil"/>
              <w:right w:val="single" w:sz="4" w:space="0" w:color="auto"/>
            </w:tcBorders>
            <w:shd w:val="clear" w:color="auto" w:fill="97DDBA"/>
          </w:tcPr>
          <w:p w14:paraId="31F64A72" w14:textId="77777777" w:rsidR="00CB4BEB" w:rsidRPr="003A52C1" w:rsidRDefault="00CB4BEB" w:rsidP="003C0924">
            <w:pPr>
              <w:rPr>
                <w:rFonts w:ascii="Trebuchet MS" w:hAnsi="Trebuchet MS" w:cs="Trebuchet MS"/>
                <w:sz w:val="18"/>
                <w:szCs w:val="18"/>
              </w:rPr>
            </w:pPr>
          </w:p>
        </w:tc>
        <w:tc>
          <w:tcPr>
            <w:tcW w:w="12128" w:type="dxa"/>
            <w:gridSpan w:val="6"/>
            <w:tcBorders>
              <w:top w:val="single" w:sz="4" w:space="0" w:color="auto"/>
              <w:left w:val="single" w:sz="4" w:space="0" w:color="auto"/>
              <w:bottom w:val="nil"/>
              <w:right w:val="single" w:sz="4" w:space="0" w:color="auto"/>
            </w:tcBorders>
            <w:shd w:val="clear" w:color="auto" w:fill="97DDBA"/>
            <w:vAlign w:val="bottom"/>
          </w:tcPr>
          <w:p w14:paraId="5092C4AA"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651A37" w14:paraId="7F0581F8" w14:textId="77777777" w:rsidTr="003C0924">
        <w:trPr>
          <w:trHeight w:hRule="exact" w:val="255"/>
        </w:trPr>
        <w:tc>
          <w:tcPr>
            <w:tcW w:w="1304" w:type="dxa"/>
            <w:tcBorders>
              <w:top w:val="single" w:sz="4" w:space="0" w:color="auto"/>
              <w:left w:val="single" w:sz="4" w:space="0" w:color="auto"/>
              <w:bottom w:val="single" w:sz="4" w:space="0" w:color="auto"/>
              <w:right w:val="single" w:sz="4" w:space="0" w:color="auto"/>
            </w:tcBorders>
            <w:shd w:val="clear" w:color="auto" w:fill="97DDBA"/>
            <w:vAlign w:val="bottom"/>
          </w:tcPr>
          <w:p w14:paraId="03E15848" w14:textId="77777777" w:rsidR="00CB4BEB" w:rsidRPr="00651A37" w:rsidRDefault="00CB4BEB" w:rsidP="003C0924">
            <w:pPr>
              <w:rPr>
                <w:rFonts w:ascii="Trebuchet MS" w:hAnsi="Trebuchet MS" w:cs="Trebuchet MS"/>
                <w:color w:val="1F497D"/>
                <w:sz w:val="18"/>
                <w:szCs w:val="18"/>
              </w:rPr>
            </w:pPr>
            <w:r>
              <w:rPr>
                <w:rFonts w:ascii="Trebuchet MS" w:hAnsi="Trebuchet MS" w:cs="Trebuchet MS"/>
                <w:sz w:val="18"/>
                <w:szCs w:val="18"/>
              </w:rPr>
              <w:t>l</w:t>
            </w:r>
            <w:r w:rsidRPr="003A52C1">
              <w:rPr>
                <w:rFonts w:ascii="Trebuchet MS" w:hAnsi="Trebuchet MS" w:cs="Trebuchet MS"/>
                <w:sz w:val="18"/>
                <w:szCs w:val="18"/>
              </w:rPr>
              <w:t>ink</w:t>
            </w:r>
          </w:p>
        </w:tc>
        <w:tc>
          <w:tcPr>
            <w:tcW w:w="1164" w:type="dxa"/>
            <w:tcBorders>
              <w:top w:val="single" w:sz="4" w:space="0" w:color="auto"/>
              <w:left w:val="single" w:sz="4" w:space="0" w:color="auto"/>
              <w:bottom w:val="single" w:sz="4" w:space="0" w:color="auto"/>
              <w:right w:val="single" w:sz="4" w:space="0" w:color="auto"/>
            </w:tcBorders>
            <w:shd w:val="clear" w:color="auto" w:fill="97DDBA"/>
          </w:tcPr>
          <w:p w14:paraId="770477CD" w14:textId="77777777" w:rsidR="00CB4BEB" w:rsidRPr="003A52C1" w:rsidRDefault="00CB4BEB" w:rsidP="003C0924">
            <w:pPr>
              <w:rPr>
                <w:rFonts w:ascii="Trebuchet MS" w:hAnsi="Trebuchet MS" w:cs="Trebuchet MS"/>
                <w:sz w:val="18"/>
                <w:szCs w:val="18"/>
              </w:rPr>
            </w:pPr>
          </w:p>
        </w:tc>
        <w:tc>
          <w:tcPr>
            <w:tcW w:w="12128"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0174F5C7"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651A37" w14:paraId="2198648F" w14:textId="77777777" w:rsidTr="003C0924">
        <w:trPr>
          <w:trHeight w:hRule="exact" w:val="255"/>
        </w:trPr>
        <w:tc>
          <w:tcPr>
            <w:tcW w:w="5341" w:type="dxa"/>
            <w:gridSpan w:val="3"/>
            <w:tcBorders>
              <w:top w:val="nil"/>
              <w:left w:val="nil"/>
              <w:bottom w:val="nil"/>
              <w:right w:val="nil"/>
            </w:tcBorders>
            <w:shd w:val="clear" w:color="auto" w:fill="97DDBA"/>
          </w:tcPr>
          <w:p w14:paraId="11580D85" w14:textId="77777777" w:rsidR="00CB4BEB" w:rsidRPr="003A52C1" w:rsidRDefault="00CB4BEB" w:rsidP="003C0924">
            <w:pPr>
              <w:rPr>
                <w:rFonts w:ascii="Trebuchet MS" w:hAnsi="Trebuchet MS" w:cs="Trebuchet MS"/>
                <w:i/>
                <w:iCs/>
                <w:sz w:val="18"/>
                <w:szCs w:val="18"/>
              </w:rPr>
            </w:pPr>
          </w:p>
        </w:tc>
        <w:tc>
          <w:tcPr>
            <w:tcW w:w="9255" w:type="dxa"/>
            <w:gridSpan w:val="5"/>
            <w:tcBorders>
              <w:top w:val="nil"/>
              <w:left w:val="nil"/>
              <w:bottom w:val="nil"/>
              <w:right w:val="nil"/>
            </w:tcBorders>
            <w:shd w:val="clear" w:color="auto" w:fill="97DDBA"/>
            <w:vAlign w:val="bottom"/>
          </w:tcPr>
          <w:p w14:paraId="7A0B6115" w14:textId="77777777" w:rsidR="00CB4BEB" w:rsidRPr="003A52C1" w:rsidRDefault="00CB4BEB" w:rsidP="003C0924">
            <w:pPr>
              <w:rPr>
                <w:rFonts w:ascii="Trebuchet MS" w:hAnsi="Trebuchet MS" w:cs="Trebuchet MS"/>
                <w:i/>
                <w:iCs/>
                <w:sz w:val="18"/>
                <w:szCs w:val="18"/>
              </w:rPr>
            </w:pPr>
            <w:r w:rsidRPr="003A52C1">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6E567439" w14:textId="77777777" w:rsidR="00CB4BEB" w:rsidRPr="003A52C1" w:rsidRDefault="00CB4BEB" w:rsidP="00DF11C9">
      <w:pPr>
        <w:pStyle w:val="Overskrift4"/>
      </w:pPr>
      <w:r w:rsidRPr="003A52C1">
        <w:t xml:space="preserve">5.2.9.1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68"/>
        <w:gridCol w:w="11907"/>
      </w:tblGrid>
      <w:tr w:rsidR="00CB4BEB" w:rsidRPr="00651A37" w14:paraId="39B26B3A" w14:textId="77777777" w:rsidTr="003C0924">
        <w:trPr>
          <w:trHeight w:hRule="exact" w:val="255"/>
        </w:trPr>
        <w:tc>
          <w:tcPr>
            <w:tcW w:w="1668" w:type="dxa"/>
            <w:shd w:val="clear" w:color="auto" w:fill="D9D9D9"/>
            <w:vAlign w:val="bottom"/>
          </w:tcPr>
          <w:p w14:paraId="05B5AA58" w14:textId="77777777" w:rsidR="00CB4BEB" w:rsidRPr="00651A3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Metadataelement</w:t>
            </w:r>
          </w:p>
        </w:tc>
        <w:tc>
          <w:tcPr>
            <w:tcW w:w="11907" w:type="dxa"/>
            <w:shd w:val="clear" w:color="auto" w:fill="D9D9D9"/>
            <w:vAlign w:val="bottom"/>
          </w:tcPr>
          <w:p w14:paraId="25549A5B"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651A37" w14:paraId="6B43BC28" w14:textId="77777777" w:rsidTr="003C0924">
        <w:trPr>
          <w:trHeight w:hRule="exact" w:val="255"/>
        </w:trPr>
        <w:tc>
          <w:tcPr>
            <w:tcW w:w="1668" w:type="dxa"/>
            <w:shd w:val="clear" w:color="auto" w:fill="E0E0E0"/>
            <w:vAlign w:val="bottom"/>
          </w:tcPr>
          <w:p w14:paraId="0CC86591"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Temanavn</w:t>
            </w:r>
          </w:p>
        </w:tc>
        <w:tc>
          <w:tcPr>
            <w:tcW w:w="11907" w:type="dxa"/>
            <w:shd w:val="clear" w:color="auto" w:fill="FFFFFF"/>
            <w:vAlign w:val="bottom"/>
          </w:tcPr>
          <w:p w14:paraId="7EED28D0" w14:textId="77777777" w:rsidR="00CB4BEB" w:rsidRPr="003A52C1" w:rsidRDefault="00CB4BEB" w:rsidP="003C0924">
            <w:pPr>
              <w:rPr>
                <w:rFonts w:ascii="Trebuchet MS" w:hAnsi="Trebuchet MS" w:cs="Trebuchet MS"/>
                <w:sz w:val="18"/>
                <w:szCs w:val="18"/>
              </w:rPr>
            </w:pPr>
            <w:r w:rsidRPr="003A52C1">
              <w:rPr>
                <w:rFonts w:ascii="Trebuchet MS" w:hAnsi="Trebuchet MS"/>
                <w:sz w:val="18"/>
                <w:szCs w:val="18"/>
              </w:rPr>
              <w:t>Grønt partnerskab</w:t>
            </w:r>
          </w:p>
        </w:tc>
      </w:tr>
      <w:tr w:rsidR="00CB4BEB" w:rsidRPr="00651A37" w14:paraId="0D293EE7" w14:textId="77777777" w:rsidTr="003C0924">
        <w:trPr>
          <w:trHeight w:hRule="exact" w:val="255"/>
        </w:trPr>
        <w:tc>
          <w:tcPr>
            <w:tcW w:w="1668" w:type="dxa"/>
            <w:shd w:val="clear" w:color="auto" w:fill="E0E0E0"/>
            <w:vAlign w:val="bottom"/>
          </w:tcPr>
          <w:p w14:paraId="20962978"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Temakode</w:t>
            </w:r>
          </w:p>
        </w:tc>
        <w:tc>
          <w:tcPr>
            <w:tcW w:w="11907" w:type="dxa"/>
            <w:shd w:val="clear" w:color="auto" w:fill="FFFFFF"/>
            <w:vAlign w:val="bottom"/>
          </w:tcPr>
          <w:p w14:paraId="3BC19977"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5108</w:t>
            </w:r>
          </w:p>
        </w:tc>
      </w:tr>
      <w:tr w:rsidR="00CB4BEB" w:rsidRPr="00651A37" w14:paraId="30AB4569" w14:textId="77777777" w:rsidTr="009D3782">
        <w:trPr>
          <w:trHeight w:hRule="exact" w:val="886"/>
        </w:trPr>
        <w:tc>
          <w:tcPr>
            <w:tcW w:w="1668" w:type="dxa"/>
            <w:shd w:val="clear" w:color="auto" w:fill="E0E0E0"/>
            <w:vAlign w:val="bottom"/>
          </w:tcPr>
          <w:p w14:paraId="025EE123"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Definition</w:t>
            </w:r>
          </w:p>
        </w:tc>
        <w:tc>
          <w:tcPr>
            <w:tcW w:w="11907" w:type="dxa"/>
            <w:shd w:val="clear" w:color="auto" w:fill="FFFFFF"/>
          </w:tcPr>
          <w:p w14:paraId="0CEFBE8E" w14:textId="77777777" w:rsidR="00CB4BEB" w:rsidRPr="009D3782" w:rsidRDefault="00CB4BEB" w:rsidP="003C0924">
            <w:pPr>
              <w:pStyle w:val="NormalWeb"/>
              <w:spacing w:line="240" w:lineRule="atLeast"/>
              <w:rPr>
                <w:rFonts w:ascii="Trebuchet MS" w:eastAsiaTheme="minorEastAsia" w:hAnsi="Trebuchet MS" w:cstheme="minorBidi"/>
                <w:b w:val="0"/>
                <w:color w:val="767171"/>
                <w:sz w:val="18"/>
                <w:szCs w:val="18"/>
              </w:rPr>
            </w:pPr>
            <w:r w:rsidRPr="009D3782">
              <w:rPr>
                <w:rFonts w:ascii="Trebuchet MS" w:eastAsiaTheme="minorEastAsia" w:hAnsi="Trebuchet MS" w:cstheme="minorBidi"/>
                <w:b w:val="0"/>
                <w:color w:val="767171"/>
                <w:sz w:val="18"/>
                <w:szCs w:val="18"/>
              </w:rPr>
              <w:t>Et lokalt grønt partnerskab består af mindst 2 parter, der går sammen om et lokalt projekt, der gavner naturen, friluftslivet eller viden om naturen. Et partnerskab bygger på en højere grad af tillid og fælles forståelse end et almindeligt samarbejde. Friluftsrådet ser derfor de lokale partnerskaber som en mulighed for at udvikle og underbygge den lokale dialog.</w:t>
            </w:r>
          </w:p>
          <w:p w14:paraId="646E01F6" w14:textId="77777777" w:rsidR="00CB4BEB" w:rsidRPr="009D3782" w:rsidRDefault="00CB4BEB" w:rsidP="003C0924">
            <w:pPr>
              <w:pStyle w:val="NormalWeb"/>
              <w:spacing w:line="240" w:lineRule="atLeast"/>
              <w:rPr>
                <w:rFonts w:ascii="Trebuchet MS" w:eastAsiaTheme="minorEastAsia" w:hAnsi="Trebuchet MS" w:cstheme="minorBidi"/>
                <w:b w:val="0"/>
                <w:color w:val="767171"/>
                <w:sz w:val="18"/>
                <w:szCs w:val="18"/>
              </w:rPr>
            </w:pPr>
            <w:r w:rsidRPr="009D3782">
              <w:rPr>
                <w:rFonts w:ascii="Trebuchet MS" w:eastAsiaTheme="minorEastAsia" w:hAnsi="Trebuchet MS" w:cstheme="minorBidi"/>
                <w:b w:val="0"/>
                <w:color w:val="767171"/>
                <w:sz w:val="18"/>
                <w:szCs w:val="18"/>
              </w:rPr>
              <w:br/>
              <w:t>Et lokalt grønt partnerskab består af mindst 2 parter, der går sammen om et lokalt projekt, der gavner naturen, friluftslivet eller viden om naturen. Et partnerskab bygger på en højere grad af tillid og fælles forståelse end et almindeligt samarbejde. Friluftsrådet ser derfor de lokale partnerskaber som en mulighed for at udvikle og underbygge den lokale dialog.</w:t>
            </w:r>
          </w:p>
          <w:p w14:paraId="6B4E29EC" w14:textId="77777777" w:rsidR="00CB4BEB" w:rsidRPr="009D3782" w:rsidRDefault="00CB4BEB" w:rsidP="003C0924">
            <w:pPr>
              <w:rPr>
                <w:rFonts w:ascii="Trebuchet MS" w:hAnsi="Trebuchet MS"/>
                <w:sz w:val="18"/>
                <w:szCs w:val="18"/>
              </w:rPr>
            </w:pPr>
          </w:p>
        </w:tc>
      </w:tr>
      <w:tr w:rsidR="00CB4BEB" w:rsidRPr="00651A37" w14:paraId="755FCD1A" w14:textId="77777777" w:rsidTr="009D3782">
        <w:trPr>
          <w:trHeight w:hRule="exact" w:val="2699"/>
        </w:trPr>
        <w:tc>
          <w:tcPr>
            <w:tcW w:w="1668" w:type="dxa"/>
            <w:shd w:val="clear" w:color="auto" w:fill="E0E0E0"/>
            <w:vAlign w:val="bottom"/>
          </w:tcPr>
          <w:p w14:paraId="35929E98"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Beskrivelse</w:t>
            </w:r>
          </w:p>
        </w:tc>
        <w:tc>
          <w:tcPr>
            <w:tcW w:w="11907" w:type="dxa"/>
            <w:shd w:val="clear" w:color="auto" w:fill="FFFFFF"/>
          </w:tcPr>
          <w:p w14:paraId="54DAF1B4"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 xml:space="preserve">”Lokale grønne partnerskaber” er en bestemt måde at arbejde sammen på, når en fælles opgave skal løses. Det specielle ved grønne partnerskaber er, at projekterne bygger på et ligeværdigt samarbejde, hvor organisationers og foreningers frivillige gratis arbejdstimer indgår som et væsentligt aspekt ved prioriteringen af projekttilskud, ligesom andre bidrag, fx brug af arealer og bygninger, også indgår i den samlede vurdering af projektet. </w:t>
            </w:r>
          </w:p>
          <w:p w14:paraId="6E7760FA"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 xml:space="preserve">For at være partner i et partnerskab skal man bidrage til projektet. Det kan være i form af penge eller lønnet arbejdskraft (fx medarbejder fra en kommune), hvor værdien af arbejdstiden omsættes til kroner. Bidrag til projektet kan også være i form af arealer, bygninger, materialer og faciliteter - eller det kan være frivillig ulønnet arbejdskraft fra medlemmer af foreninger mm. En sponsor betragtes ikke som partner i projektet. </w:t>
            </w:r>
          </w:p>
          <w:p w14:paraId="74D047CF" w14:textId="77777777" w:rsidR="00CB4BEB" w:rsidRPr="009D3782" w:rsidRDefault="00CB4BEB" w:rsidP="003C0924">
            <w:pPr>
              <w:rPr>
                <w:rFonts w:ascii="Trebuchet MS" w:hAnsi="Trebuchet MS"/>
                <w:sz w:val="18"/>
                <w:szCs w:val="18"/>
              </w:rPr>
            </w:pPr>
            <w:r w:rsidRPr="003A52C1">
              <w:rPr>
                <w:rFonts w:ascii="Trebuchet MS" w:hAnsi="Trebuchet MS"/>
                <w:sz w:val="18"/>
                <w:szCs w:val="18"/>
              </w:rPr>
              <w:t>Det er mest praktisk at have et begrænset antal organisationer med i projektet, så gruppen er funktionsdygtig og i stand til at træffe beslutninger. Lokale foreninger, organisationer, borgergrupper, lodsejere, institutioner, virksomheder, kommuner mv. kan gå sammen om et fælles projekt.</w:t>
            </w:r>
          </w:p>
        </w:tc>
      </w:tr>
      <w:tr w:rsidR="00CB4BEB" w:rsidRPr="00651A37" w14:paraId="71ED4686" w14:textId="77777777" w:rsidTr="009D3782">
        <w:trPr>
          <w:trHeight w:hRule="exact" w:val="555"/>
        </w:trPr>
        <w:tc>
          <w:tcPr>
            <w:tcW w:w="1668" w:type="dxa"/>
            <w:shd w:val="clear" w:color="auto" w:fill="E0E0E0"/>
            <w:vAlign w:val="center"/>
          </w:tcPr>
          <w:p w14:paraId="774C56DA" w14:textId="77777777" w:rsidR="00CB4BEB" w:rsidRPr="00651A37" w:rsidRDefault="00CB4BEB" w:rsidP="003C0924">
            <w:pPr>
              <w:rPr>
                <w:rFonts w:ascii="Trebuchet MS" w:hAnsi="Trebuchet MS" w:cs="Trebuchet MS"/>
                <w:color w:val="1F497D"/>
                <w:sz w:val="18"/>
                <w:szCs w:val="18"/>
              </w:rPr>
            </w:pPr>
            <w:proofErr w:type="spellStart"/>
            <w:r w:rsidRPr="003A52C1">
              <w:rPr>
                <w:rFonts w:ascii="Trebuchet MS" w:hAnsi="Trebuchet MS" w:cs="Trebuchet MS"/>
                <w:sz w:val="18"/>
                <w:szCs w:val="18"/>
              </w:rPr>
              <w:t>Formaal</w:t>
            </w:r>
            <w:proofErr w:type="spellEnd"/>
            <w:r w:rsidRPr="003A52C1">
              <w:rPr>
                <w:rFonts w:ascii="Trebuchet MS" w:hAnsi="Trebuchet MS" w:cs="Trebuchet MS"/>
                <w:sz w:val="18"/>
                <w:szCs w:val="18"/>
              </w:rPr>
              <w:t xml:space="preserve"> </w:t>
            </w:r>
          </w:p>
        </w:tc>
        <w:tc>
          <w:tcPr>
            <w:tcW w:w="11907" w:type="dxa"/>
            <w:shd w:val="clear" w:color="auto" w:fill="FFFFFF"/>
          </w:tcPr>
          <w:p w14:paraId="46ACE580" w14:textId="77777777" w:rsidR="00CB4BEB" w:rsidRPr="003A52C1" w:rsidRDefault="00CB4BEB" w:rsidP="003C0924">
            <w:r w:rsidRPr="003A52C1">
              <w:rPr>
                <w:rFonts w:ascii="Trebuchet MS" w:hAnsi="Trebuchet MS"/>
                <w:sz w:val="18"/>
                <w:szCs w:val="18"/>
              </w:rPr>
              <w:t>At skabe overblik over de forskellige grønne partnerskaber, så man evt. kan samordne en indsats i et lokalområde eller indenfor et emneområde og derved skabe ekstra glæde af indsatsen.</w:t>
            </w:r>
          </w:p>
        </w:tc>
      </w:tr>
      <w:tr w:rsidR="00CB4BEB" w:rsidRPr="00651A37" w14:paraId="7FCD35B9" w14:textId="77777777" w:rsidTr="003C0924">
        <w:trPr>
          <w:trHeight w:hRule="exact" w:val="255"/>
        </w:trPr>
        <w:tc>
          <w:tcPr>
            <w:tcW w:w="1668" w:type="dxa"/>
            <w:shd w:val="clear" w:color="auto" w:fill="E0E0E0"/>
            <w:vAlign w:val="bottom"/>
          </w:tcPr>
          <w:p w14:paraId="36B77984" w14:textId="77777777" w:rsidR="00CB4BEB" w:rsidRPr="00651A37" w:rsidRDefault="00CB4BEB" w:rsidP="003C0924">
            <w:pPr>
              <w:rPr>
                <w:rFonts w:ascii="Trebuchet MS" w:hAnsi="Trebuchet MS" w:cs="Trebuchet MS"/>
                <w:color w:val="1F497D"/>
                <w:sz w:val="18"/>
                <w:szCs w:val="18"/>
              </w:rPr>
            </w:pPr>
            <w:proofErr w:type="spellStart"/>
            <w:r w:rsidRPr="003A52C1">
              <w:rPr>
                <w:rFonts w:ascii="Trebuchet MS" w:hAnsi="Trebuchet MS" w:cs="Trebuchet MS"/>
                <w:sz w:val="18"/>
                <w:szCs w:val="18"/>
              </w:rPr>
              <w:t>Noegleord_hovedgruppe</w:t>
            </w:r>
            <w:proofErr w:type="spellEnd"/>
          </w:p>
        </w:tc>
        <w:tc>
          <w:tcPr>
            <w:tcW w:w="11907" w:type="dxa"/>
            <w:shd w:val="clear" w:color="auto" w:fill="FFFFFF"/>
          </w:tcPr>
          <w:p w14:paraId="37BD9A17" w14:textId="77777777" w:rsidR="00CB4BEB" w:rsidRPr="003A52C1" w:rsidRDefault="00CB4BEB" w:rsidP="003C0924">
            <w:r w:rsidRPr="003A52C1">
              <w:rPr>
                <w:rFonts w:ascii="Trebuchet MS" w:hAnsi="Trebuchet MS"/>
                <w:sz w:val="18"/>
                <w:szCs w:val="18"/>
              </w:rPr>
              <w:t>Arealanvendelse</w:t>
            </w:r>
          </w:p>
        </w:tc>
      </w:tr>
      <w:tr w:rsidR="00CB4BEB" w:rsidRPr="00651A37" w14:paraId="544FFB9C" w14:textId="77777777" w:rsidTr="003C0924">
        <w:trPr>
          <w:trHeight w:hRule="exact" w:val="255"/>
        </w:trPr>
        <w:tc>
          <w:tcPr>
            <w:tcW w:w="1668" w:type="dxa"/>
            <w:shd w:val="clear" w:color="auto" w:fill="E0E0E0"/>
            <w:vAlign w:val="bottom"/>
          </w:tcPr>
          <w:p w14:paraId="7E930472" w14:textId="77777777" w:rsidR="00CB4BEB" w:rsidRPr="00651A37" w:rsidRDefault="00CB4BEB" w:rsidP="003C0924">
            <w:pPr>
              <w:rPr>
                <w:rFonts w:ascii="Trebuchet MS" w:hAnsi="Trebuchet MS" w:cs="Trebuchet MS"/>
                <w:color w:val="1F497D"/>
                <w:sz w:val="18"/>
                <w:szCs w:val="18"/>
              </w:rPr>
            </w:pPr>
            <w:proofErr w:type="spellStart"/>
            <w:r w:rsidRPr="003A52C1">
              <w:rPr>
                <w:rFonts w:ascii="Trebuchet MS" w:hAnsi="Trebuchet MS" w:cs="Trebuchet MS"/>
                <w:sz w:val="18"/>
                <w:szCs w:val="18"/>
              </w:rPr>
              <w:t>Noegle_ord</w:t>
            </w:r>
            <w:proofErr w:type="spellEnd"/>
          </w:p>
        </w:tc>
        <w:tc>
          <w:tcPr>
            <w:tcW w:w="11907" w:type="dxa"/>
            <w:shd w:val="clear" w:color="auto" w:fill="FFFFFF"/>
          </w:tcPr>
          <w:p w14:paraId="691E8E8F" w14:textId="77777777" w:rsidR="00CB4BEB" w:rsidRPr="003A52C1" w:rsidRDefault="00CB4BEB" w:rsidP="003C0924">
            <w:r w:rsidRPr="003A52C1">
              <w:rPr>
                <w:rFonts w:ascii="Trebuchet MS" w:hAnsi="Trebuchet MS"/>
                <w:sz w:val="18"/>
                <w:szCs w:val="18"/>
              </w:rPr>
              <w:t>Genopretningsprojekt, Naturprojekt, Friluftsliv</w:t>
            </w:r>
          </w:p>
        </w:tc>
      </w:tr>
      <w:tr w:rsidR="00CB4BEB" w:rsidRPr="00651A37" w14:paraId="4725113F" w14:textId="77777777" w:rsidTr="003C0924">
        <w:trPr>
          <w:trHeight w:hRule="exact" w:val="255"/>
        </w:trPr>
        <w:tc>
          <w:tcPr>
            <w:tcW w:w="1668" w:type="dxa"/>
            <w:shd w:val="clear" w:color="auto" w:fill="E0E0E0"/>
            <w:vAlign w:val="bottom"/>
          </w:tcPr>
          <w:p w14:paraId="1B746C96"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 type</w:t>
            </w:r>
          </w:p>
        </w:tc>
        <w:tc>
          <w:tcPr>
            <w:tcW w:w="11907" w:type="dxa"/>
            <w:shd w:val="clear" w:color="auto" w:fill="FFFFFF"/>
            <w:vAlign w:val="bottom"/>
          </w:tcPr>
          <w:p w14:paraId="5C7672F5"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Flade</w:t>
            </w:r>
          </w:p>
        </w:tc>
      </w:tr>
      <w:tr w:rsidR="00CB4BEB" w:rsidRPr="00651A37" w14:paraId="58088E72" w14:textId="77777777" w:rsidTr="003C0924">
        <w:trPr>
          <w:trHeight w:hRule="exact" w:val="255"/>
        </w:trPr>
        <w:tc>
          <w:tcPr>
            <w:tcW w:w="1668" w:type="dxa"/>
            <w:shd w:val="clear" w:color="auto" w:fill="E0E0E0"/>
            <w:vAlign w:val="bottom"/>
          </w:tcPr>
          <w:p w14:paraId="74137B78"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Lovgrundlag</w:t>
            </w:r>
          </w:p>
        </w:tc>
        <w:tc>
          <w:tcPr>
            <w:tcW w:w="11907" w:type="dxa"/>
            <w:shd w:val="clear" w:color="auto" w:fill="FFFFFF"/>
            <w:vAlign w:val="bottom"/>
          </w:tcPr>
          <w:p w14:paraId="2A74A5C7" w14:textId="77777777" w:rsidR="00CB4BEB" w:rsidRPr="003A52C1" w:rsidRDefault="00CB4BEB" w:rsidP="003C0924">
            <w:pPr>
              <w:rPr>
                <w:rFonts w:ascii="Trebuchet MS" w:hAnsi="Trebuchet MS" w:cs="Trebuchet MS"/>
                <w:sz w:val="18"/>
                <w:szCs w:val="18"/>
              </w:rPr>
            </w:pPr>
          </w:p>
        </w:tc>
      </w:tr>
      <w:tr w:rsidR="00CB4BEB" w:rsidRPr="00651A37" w14:paraId="5DB37585" w14:textId="77777777" w:rsidTr="003C0924">
        <w:trPr>
          <w:trHeight w:hRule="exact" w:val="255"/>
        </w:trPr>
        <w:tc>
          <w:tcPr>
            <w:tcW w:w="1668" w:type="dxa"/>
            <w:shd w:val="clear" w:color="auto" w:fill="E0E0E0"/>
            <w:vAlign w:val="bottom"/>
          </w:tcPr>
          <w:p w14:paraId="5B4D8C5F" w14:textId="77777777" w:rsidR="00CB4BEB" w:rsidRPr="006801BD" w:rsidRDefault="00CB4BEB" w:rsidP="003C0924">
            <w:pPr>
              <w:rPr>
                <w:rFonts w:ascii="Trebuchet MS" w:hAnsi="Trebuchet MS" w:cs="Trebuchet MS"/>
                <w:sz w:val="18"/>
                <w:szCs w:val="18"/>
              </w:rPr>
            </w:pPr>
            <w:proofErr w:type="spellStart"/>
            <w:r w:rsidRPr="006801BD">
              <w:rPr>
                <w:rFonts w:ascii="Trebuchet MS" w:hAnsi="Trebuchet MS" w:cs="Trebuchet MS"/>
                <w:sz w:val="18"/>
                <w:szCs w:val="18"/>
              </w:rPr>
              <w:lastRenderedPageBreak/>
              <w:t>KLE_koder</w:t>
            </w:r>
            <w:proofErr w:type="spellEnd"/>
          </w:p>
        </w:tc>
        <w:tc>
          <w:tcPr>
            <w:tcW w:w="11907" w:type="dxa"/>
            <w:shd w:val="clear" w:color="auto" w:fill="FFFFFF"/>
            <w:vAlign w:val="bottom"/>
          </w:tcPr>
          <w:p w14:paraId="490EF400" w14:textId="77777777" w:rsidR="00CB4BEB" w:rsidRPr="009D3782" w:rsidRDefault="00CB4BEB" w:rsidP="003C0924">
            <w:pPr>
              <w:rPr>
                <w:rFonts w:ascii="Trebuchet MS" w:hAnsi="Trebuchet MS" w:cs="Trebuchet MS"/>
                <w:sz w:val="18"/>
                <w:szCs w:val="18"/>
              </w:rPr>
            </w:pPr>
            <w:r w:rsidRPr="009D3782">
              <w:rPr>
                <w:rFonts w:ascii="Trebuchet MS" w:hAnsi="Trebuchet MS" w:cs="Trebuchet MS"/>
                <w:sz w:val="18"/>
                <w:szCs w:val="18"/>
              </w:rPr>
              <w:t>01.05.13</w:t>
            </w:r>
          </w:p>
        </w:tc>
      </w:tr>
    </w:tbl>
    <w:p w14:paraId="48B06122" w14:textId="77777777" w:rsidR="00CB4BEB" w:rsidRPr="003A52C1" w:rsidRDefault="00CB4BEB" w:rsidP="00DF11C9">
      <w:pPr>
        <w:pStyle w:val="Overskrift4"/>
      </w:pPr>
      <w:r w:rsidRPr="003A52C1">
        <w:t>5.2.9.2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7"/>
        <w:gridCol w:w="8979"/>
      </w:tblGrid>
      <w:tr w:rsidR="00CB4BEB" w:rsidRPr="00651A37" w14:paraId="46222A44" w14:textId="77777777" w:rsidTr="003C0924">
        <w:trPr>
          <w:trHeight w:hRule="exact" w:val="255"/>
        </w:trPr>
        <w:tc>
          <w:tcPr>
            <w:tcW w:w="4503" w:type="dxa"/>
            <w:shd w:val="clear" w:color="auto" w:fill="D9D9D9"/>
            <w:vAlign w:val="bottom"/>
          </w:tcPr>
          <w:p w14:paraId="318B2BD2" w14:textId="77777777" w:rsidR="00CB4BEB" w:rsidRPr="00651A3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Emne</w:t>
            </w:r>
          </w:p>
        </w:tc>
        <w:tc>
          <w:tcPr>
            <w:tcW w:w="9149" w:type="dxa"/>
            <w:shd w:val="clear" w:color="auto" w:fill="D9D9D9"/>
            <w:vAlign w:val="bottom"/>
          </w:tcPr>
          <w:p w14:paraId="431CE24B"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651A37" w14:paraId="3C32DE94" w14:textId="77777777" w:rsidTr="003C0924">
        <w:trPr>
          <w:trHeight w:hRule="exact" w:val="693"/>
        </w:trPr>
        <w:tc>
          <w:tcPr>
            <w:tcW w:w="4503" w:type="dxa"/>
            <w:shd w:val="clear" w:color="auto" w:fill="E0E0E0"/>
            <w:vAlign w:val="center"/>
          </w:tcPr>
          <w:p w14:paraId="27BC566F" w14:textId="77777777" w:rsidR="00CB4BEB" w:rsidRPr="00651A37" w:rsidRDefault="00CB4BEB" w:rsidP="003C0924">
            <w:pPr>
              <w:rPr>
                <w:rFonts w:ascii="Trebuchet MS" w:hAnsi="Trebuchet MS" w:cs="Trebuchet MS"/>
                <w:bCs/>
                <w:color w:val="1F497D"/>
                <w:sz w:val="18"/>
                <w:szCs w:val="18"/>
              </w:rPr>
            </w:pPr>
            <w:r w:rsidRPr="003A52C1">
              <w:rPr>
                <w:rFonts w:ascii="Trebuchet MS" w:hAnsi="Trebuchet MS" w:cs="Trebuchet MS"/>
                <w:bCs/>
                <w:sz w:val="18"/>
                <w:szCs w:val="18"/>
              </w:rPr>
              <w:t>Registreringsinstruks</w:t>
            </w:r>
          </w:p>
        </w:tc>
        <w:tc>
          <w:tcPr>
            <w:tcW w:w="9149" w:type="dxa"/>
            <w:shd w:val="clear" w:color="auto" w:fill="FFFFFF"/>
            <w:vAlign w:val="bottom"/>
          </w:tcPr>
          <w:p w14:paraId="7F4CB118"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 xml:space="preserve">Fladen registreres med snap til jordstykkefladerne, som deltager i dette grønne partnerskab. Er det kun dele af en matrikel der indgår i partnerskabet snappes til relevant andet objekt. F.eks. NBL§3 område fra DAI eller et </w:t>
            </w:r>
            <w:proofErr w:type="spellStart"/>
            <w:r w:rsidRPr="009D3782">
              <w:rPr>
                <w:rFonts w:ascii="Trebuchet MS" w:hAnsi="Trebuchet MS" w:cs="Trebuchet MS"/>
                <w:sz w:val="18"/>
                <w:szCs w:val="18"/>
              </w:rPr>
              <w:t>GeoDanmark</w:t>
            </w:r>
            <w:proofErr w:type="spellEnd"/>
            <w:r w:rsidRPr="003A52C1">
              <w:rPr>
                <w:rFonts w:ascii="Trebuchet MS" w:hAnsi="Trebuchet MS" w:cs="Trebuchet MS"/>
                <w:sz w:val="18"/>
                <w:szCs w:val="18"/>
              </w:rPr>
              <w:t>-objekt.</w:t>
            </w:r>
          </w:p>
        </w:tc>
      </w:tr>
      <w:tr w:rsidR="00CB4BEB" w:rsidRPr="00651A37" w14:paraId="035FCF3C" w14:textId="77777777" w:rsidTr="003C0924">
        <w:trPr>
          <w:trHeight w:hRule="exact" w:val="255"/>
        </w:trPr>
        <w:tc>
          <w:tcPr>
            <w:tcW w:w="4503" w:type="dxa"/>
            <w:shd w:val="clear" w:color="auto" w:fill="E0E0E0"/>
            <w:vAlign w:val="bottom"/>
          </w:tcPr>
          <w:p w14:paraId="0691AD29"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Klassificering/opdeling</w:t>
            </w:r>
          </w:p>
        </w:tc>
        <w:tc>
          <w:tcPr>
            <w:tcW w:w="9149" w:type="dxa"/>
            <w:shd w:val="clear" w:color="auto" w:fill="FFFFFF"/>
            <w:vAlign w:val="bottom"/>
          </w:tcPr>
          <w:p w14:paraId="1DACA5C2" w14:textId="77777777" w:rsidR="00CB4BEB" w:rsidRPr="003A52C1" w:rsidRDefault="00CB4BEB" w:rsidP="003C0924">
            <w:pPr>
              <w:rPr>
                <w:rFonts w:ascii="Trebuchet MS" w:hAnsi="Trebuchet MS" w:cs="Trebuchet MS"/>
                <w:sz w:val="18"/>
                <w:szCs w:val="18"/>
              </w:rPr>
            </w:pPr>
            <w:r w:rsidRPr="003A52C1">
              <w:rPr>
                <w:rFonts w:ascii="Trebuchet MS" w:hAnsi="Trebuchet MS"/>
                <w:sz w:val="18"/>
                <w:szCs w:val="18"/>
              </w:rPr>
              <w:t>Ingen</w:t>
            </w:r>
          </w:p>
        </w:tc>
      </w:tr>
      <w:tr w:rsidR="00CB4BEB" w:rsidRPr="00651A37" w14:paraId="15ABF011" w14:textId="77777777" w:rsidTr="003C0924">
        <w:trPr>
          <w:trHeight w:hRule="exact" w:val="255"/>
        </w:trPr>
        <w:tc>
          <w:tcPr>
            <w:tcW w:w="4503" w:type="dxa"/>
            <w:shd w:val="clear" w:color="auto" w:fill="E0E0E0"/>
            <w:vAlign w:val="bottom"/>
          </w:tcPr>
          <w:p w14:paraId="0D9DD66A"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Minimum størrelser for objekt</w:t>
            </w:r>
          </w:p>
        </w:tc>
        <w:tc>
          <w:tcPr>
            <w:tcW w:w="9149" w:type="dxa"/>
            <w:shd w:val="clear" w:color="auto" w:fill="FFFFFF"/>
            <w:vAlign w:val="bottom"/>
          </w:tcPr>
          <w:p w14:paraId="7B375B06" w14:textId="77777777" w:rsidR="00CB4BEB" w:rsidRPr="003A52C1" w:rsidRDefault="00CB4BEB" w:rsidP="003C0924">
            <w:pPr>
              <w:rPr>
                <w:rFonts w:ascii="Arial" w:hAnsi="Arial" w:cs="Arial"/>
                <w:sz w:val="18"/>
                <w:szCs w:val="18"/>
                <w:lang w:eastAsia="ja-JP"/>
              </w:rPr>
            </w:pPr>
            <w:r w:rsidRPr="003A52C1">
              <w:rPr>
                <w:rFonts w:ascii="Trebuchet MS" w:hAnsi="Trebuchet MS"/>
                <w:sz w:val="18"/>
                <w:szCs w:val="18"/>
              </w:rPr>
              <w:t>100 m</w:t>
            </w:r>
            <w:r w:rsidRPr="003A52C1">
              <w:rPr>
                <w:rFonts w:ascii="Arial" w:hAnsi="Arial" w:cs="Arial"/>
                <w:sz w:val="18"/>
                <w:szCs w:val="18"/>
                <w:lang w:eastAsia="ja-JP"/>
              </w:rPr>
              <w:t>²</w:t>
            </w:r>
          </w:p>
        </w:tc>
      </w:tr>
      <w:tr w:rsidR="00CB4BEB" w:rsidRPr="00651A37" w14:paraId="07D9581F" w14:textId="77777777" w:rsidTr="003C0924">
        <w:trPr>
          <w:trHeight w:hRule="exact" w:val="255"/>
        </w:trPr>
        <w:tc>
          <w:tcPr>
            <w:tcW w:w="4503" w:type="dxa"/>
            <w:shd w:val="clear" w:color="auto" w:fill="E0E0E0"/>
            <w:vAlign w:val="bottom"/>
          </w:tcPr>
          <w:p w14:paraId="00256B76"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Entydige objekter</w:t>
            </w:r>
          </w:p>
        </w:tc>
        <w:tc>
          <w:tcPr>
            <w:tcW w:w="9149" w:type="dxa"/>
            <w:shd w:val="clear" w:color="auto" w:fill="FFFFFF"/>
            <w:vAlign w:val="bottom"/>
          </w:tcPr>
          <w:p w14:paraId="36983295" w14:textId="77777777" w:rsidR="00CB4BEB" w:rsidRPr="003A52C1" w:rsidRDefault="00CB4BEB" w:rsidP="003C0924">
            <w:pPr>
              <w:rPr>
                <w:rFonts w:ascii="Trebuchet MS" w:hAnsi="Trebuchet MS" w:cs="Trebuchet MS"/>
                <w:sz w:val="18"/>
                <w:szCs w:val="18"/>
              </w:rPr>
            </w:pPr>
          </w:p>
        </w:tc>
      </w:tr>
      <w:tr w:rsidR="00CB4BEB" w:rsidRPr="00651A37" w14:paraId="26F5BEDC" w14:textId="77777777" w:rsidTr="003C0924">
        <w:trPr>
          <w:trHeight w:hRule="exact" w:val="222"/>
        </w:trPr>
        <w:tc>
          <w:tcPr>
            <w:tcW w:w="4503" w:type="dxa"/>
            <w:shd w:val="clear" w:color="auto" w:fill="E0E0E0"/>
            <w:vAlign w:val="center"/>
          </w:tcPr>
          <w:p w14:paraId="381664E5"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mellem objekter</w:t>
            </w:r>
          </w:p>
        </w:tc>
        <w:tc>
          <w:tcPr>
            <w:tcW w:w="9149" w:type="dxa"/>
            <w:shd w:val="clear" w:color="auto" w:fill="FFFFFF"/>
            <w:vAlign w:val="bottom"/>
          </w:tcPr>
          <w:p w14:paraId="4E29718B"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Kan forekomme, da samme areal godt kan deltage i flere partnerskaber.</w:t>
            </w:r>
          </w:p>
        </w:tc>
      </w:tr>
      <w:tr w:rsidR="00CB4BEB" w:rsidRPr="00651A37" w14:paraId="1E39CDD0" w14:textId="77777777" w:rsidTr="003C0924">
        <w:trPr>
          <w:trHeight w:hRule="exact" w:val="255"/>
        </w:trPr>
        <w:tc>
          <w:tcPr>
            <w:tcW w:w="4503" w:type="dxa"/>
            <w:shd w:val="clear" w:color="auto" w:fill="E0E0E0"/>
            <w:vAlign w:val="bottom"/>
          </w:tcPr>
          <w:p w14:paraId="3CA7BDD6"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med objekter i andre datasæt</w:t>
            </w:r>
          </w:p>
        </w:tc>
        <w:tc>
          <w:tcPr>
            <w:tcW w:w="9149" w:type="dxa"/>
            <w:shd w:val="clear" w:color="auto" w:fill="FFFFFF"/>
            <w:vAlign w:val="bottom"/>
          </w:tcPr>
          <w:p w14:paraId="0A2A9243" w14:textId="77777777" w:rsidR="00CB4BEB" w:rsidRPr="003A52C1" w:rsidRDefault="00CB4BEB" w:rsidP="003C0924">
            <w:pPr>
              <w:rPr>
                <w:rFonts w:ascii="Trebuchet MS" w:hAnsi="Trebuchet MS" w:cs="Trebuchet MS"/>
                <w:sz w:val="18"/>
                <w:szCs w:val="18"/>
              </w:rPr>
            </w:pPr>
          </w:p>
        </w:tc>
      </w:tr>
    </w:tbl>
    <w:p w14:paraId="2A996441" w14:textId="77777777" w:rsidR="00CB4BEB" w:rsidRDefault="00CB4BEB" w:rsidP="00CB4BEB">
      <w:pPr>
        <w:rPr>
          <w:rFonts w:ascii="Trebuchet MS" w:hAnsi="Trebuchet MS" w:cs="Arial"/>
          <w:bCs/>
          <w:kern w:val="32"/>
          <w:sz w:val="40"/>
          <w:szCs w:val="32"/>
        </w:rPr>
      </w:pPr>
      <w:r>
        <w:br w:type="page"/>
      </w:r>
    </w:p>
    <w:p w14:paraId="59A7D439" w14:textId="77777777" w:rsidR="00CB4BEB" w:rsidRPr="00066C65" w:rsidRDefault="00CB4BEB" w:rsidP="00CB4BEB">
      <w:pPr>
        <w:pStyle w:val="Overskrift1"/>
      </w:pPr>
      <w:bookmarkStart w:id="1311" w:name="_Toc63351440"/>
      <w:bookmarkStart w:id="1312" w:name="_Toc122436098"/>
      <w:r w:rsidRPr="00066C65">
        <w:lastRenderedPageBreak/>
        <w:t>5.</w:t>
      </w:r>
      <w:r>
        <w:t>3</w:t>
      </w:r>
      <w:r w:rsidRPr="00066C65">
        <w:t xml:space="preserve"> Miljø</w:t>
      </w:r>
      <w:bookmarkEnd w:id="1306"/>
      <w:bookmarkEnd w:id="1307"/>
      <w:bookmarkEnd w:id="1311"/>
      <w:bookmarkEnd w:id="1312"/>
    </w:p>
    <w:p w14:paraId="16857AE8" w14:textId="77777777" w:rsidR="00CB4BEB" w:rsidRDefault="00CB4BEB" w:rsidP="00CB4BEB">
      <w:pPr>
        <w:pStyle w:val="Overskrift2"/>
        <w:rPr>
          <w:kern w:val="32"/>
        </w:rPr>
      </w:pPr>
      <w:bookmarkStart w:id="1313" w:name="_Toc292713329"/>
      <w:bookmarkStart w:id="1314" w:name="_Toc292865340"/>
      <w:bookmarkStart w:id="1315" w:name="_Toc63351441"/>
      <w:bookmarkStart w:id="1316" w:name="_Toc122436099"/>
      <w:r>
        <w:rPr>
          <w:kern w:val="32"/>
        </w:rPr>
        <w:t>5.3.</w:t>
      </w:r>
      <w:r w:rsidRPr="00066C65">
        <w:rPr>
          <w:kern w:val="32"/>
        </w:rPr>
        <w:t xml:space="preserve">1 </w:t>
      </w:r>
      <w:bookmarkStart w:id="1317" w:name="_Hlk59516779"/>
      <w:proofErr w:type="spellStart"/>
      <w:r>
        <w:rPr>
          <w:kern w:val="32"/>
        </w:rPr>
        <w:t>Affaldprod_udbringning</w:t>
      </w:r>
      <w:proofErr w:type="spellEnd"/>
      <w:r w:rsidRPr="00066C65">
        <w:rPr>
          <w:kern w:val="32"/>
        </w:rPr>
        <w:t xml:space="preserve"> (5</w:t>
      </w:r>
      <w:r>
        <w:rPr>
          <w:kern w:val="32"/>
        </w:rPr>
        <w:t>2</w:t>
      </w:r>
      <w:r w:rsidRPr="00066C65">
        <w:rPr>
          <w:kern w:val="32"/>
        </w:rPr>
        <w:t>00)</w:t>
      </w:r>
      <w:bookmarkEnd w:id="1313"/>
      <w:bookmarkEnd w:id="1314"/>
      <w:bookmarkEnd w:id="1315"/>
      <w:bookmarkEnd w:id="1316"/>
      <w:r w:rsidRPr="00980FAF">
        <w:rPr>
          <w:kern w:val="32"/>
        </w:rPr>
        <w:t xml:space="preserve"> </w:t>
      </w:r>
      <w:bookmarkEnd w:id="1317"/>
    </w:p>
    <w:tbl>
      <w:tblPr>
        <w:tblW w:w="143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4"/>
        <w:gridCol w:w="1220"/>
        <w:gridCol w:w="1424"/>
        <w:gridCol w:w="2545"/>
        <w:gridCol w:w="1155"/>
        <w:gridCol w:w="1396"/>
        <w:gridCol w:w="1418"/>
        <w:gridCol w:w="3260"/>
      </w:tblGrid>
      <w:tr w:rsidR="00CB4BEB" w:rsidRPr="0051728E" w14:paraId="3401FAFB" w14:textId="77777777" w:rsidTr="003C0924">
        <w:tc>
          <w:tcPr>
            <w:tcW w:w="1894" w:type="dxa"/>
            <w:tcBorders>
              <w:bottom w:val="single" w:sz="4" w:space="0" w:color="auto"/>
            </w:tcBorders>
            <w:shd w:val="clear" w:color="auto" w:fill="D9D9D9"/>
            <w:vAlign w:val="center"/>
          </w:tcPr>
          <w:p w14:paraId="19C8D4D9"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220" w:type="dxa"/>
            <w:tcBorders>
              <w:bottom w:val="single" w:sz="4" w:space="0" w:color="auto"/>
            </w:tcBorders>
            <w:shd w:val="clear" w:color="auto" w:fill="D9D9D9"/>
            <w:vAlign w:val="center"/>
          </w:tcPr>
          <w:p w14:paraId="489A5602"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3969" w:type="dxa"/>
            <w:gridSpan w:val="2"/>
            <w:tcBorders>
              <w:bottom w:val="single" w:sz="4" w:space="0" w:color="auto"/>
            </w:tcBorders>
            <w:shd w:val="clear" w:color="auto" w:fill="D9D9D9"/>
            <w:vAlign w:val="center"/>
          </w:tcPr>
          <w:p w14:paraId="63E26803"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7FBD1A65"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96" w:type="dxa"/>
            <w:tcBorders>
              <w:bottom w:val="single" w:sz="4" w:space="0" w:color="auto"/>
            </w:tcBorders>
            <w:shd w:val="clear" w:color="auto" w:fill="D9D9D9"/>
            <w:vAlign w:val="center"/>
          </w:tcPr>
          <w:p w14:paraId="14AA96B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18" w:type="dxa"/>
            <w:tcBorders>
              <w:bottom w:val="single" w:sz="4" w:space="0" w:color="auto"/>
            </w:tcBorders>
            <w:shd w:val="clear" w:color="auto" w:fill="D9D9D9"/>
            <w:vAlign w:val="center"/>
          </w:tcPr>
          <w:p w14:paraId="6F63E3D5" w14:textId="77777777" w:rsidR="00CB4BEB" w:rsidRPr="009367BB" w:rsidRDefault="00CB4BEB" w:rsidP="003C0924">
            <w:pPr>
              <w:autoSpaceDE w:val="0"/>
              <w:autoSpaceDN w:val="0"/>
              <w:adjustRightInd w:val="0"/>
              <w:rPr>
                <w:rFonts w:ascii="Trebuchet MS" w:hAnsi="Trebuchet MS" w:cs="Trebuchet MS"/>
                <w:bCs/>
                <w:sz w:val="18"/>
                <w:szCs w:val="18"/>
              </w:rPr>
            </w:pPr>
            <w:proofErr w:type="gramStart"/>
            <w:r w:rsidRPr="009367BB">
              <w:rPr>
                <w:rFonts w:ascii="Trebuchet MS" w:hAnsi="Trebuchet MS" w:cs="Trebuchet MS"/>
                <w:b/>
                <w:bCs/>
                <w:sz w:val="18"/>
                <w:szCs w:val="18"/>
              </w:rPr>
              <w:t>Obligatorisk</w:t>
            </w:r>
            <w:r>
              <w:rPr>
                <w:rFonts w:ascii="Trebuchet MS" w:hAnsi="Trebuchet MS" w:cs="Trebuchet MS"/>
                <w:b/>
                <w:bCs/>
                <w:sz w:val="18"/>
                <w:szCs w:val="18"/>
              </w:rPr>
              <w:t xml:space="preserve"> </w:t>
            </w:r>
            <w:r w:rsidRPr="009367BB">
              <w:rPr>
                <w:rFonts w:ascii="Trebuchet MS" w:hAnsi="Trebuchet MS" w:cs="Trebuchet MS"/>
                <w:b/>
                <w:bCs/>
                <w:sz w:val="18"/>
                <w:szCs w:val="18"/>
              </w:rPr>
              <w:t xml:space="preserve"> /</w:t>
            </w:r>
            <w:proofErr w:type="gramEnd"/>
            <w:r w:rsidRPr="009367BB">
              <w:rPr>
                <w:rFonts w:ascii="Trebuchet MS" w:hAnsi="Trebuchet MS" w:cs="Trebuchet MS"/>
                <w:b/>
                <w:bCs/>
                <w:sz w:val="18"/>
                <w:szCs w:val="18"/>
              </w:rPr>
              <w:t>frit</w:t>
            </w:r>
          </w:p>
        </w:tc>
        <w:tc>
          <w:tcPr>
            <w:tcW w:w="3260" w:type="dxa"/>
            <w:shd w:val="clear" w:color="auto" w:fill="D9D9D9"/>
            <w:vAlign w:val="center"/>
          </w:tcPr>
          <w:p w14:paraId="662852E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4B0141" w14:paraId="511FDB9C"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D9D9D9"/>
            <w:vAlign w:val="bottom"/>
          </w:tcPr>
          <w:p w14:paraId="4B064174" w14:textId="77777777" w:rsidR="00CB4BEB" w:rsidRPr="004B0141" w:rsidRDefault="00CB4BEB" w:rsidP="003C0924">
            <w:pPr>
              <w:rPr>
                <w:rFonts w:ascii="Trebuchet MS" w:hAnsi="Trebuchet MS"/>
                <w:sz w:val="18"/>
                <w:szCs w:val="18"/>
              </w:rPr>
            </w:pPr>
            <w:proofErr w:type="spellStart"/>
            <w:r w:rsidRPr="004B0141">
              <w:rPr>
                <w:rFonts w:ascii="Trebuchet MS" w:hAnsi="Trebuchet MS"/>
                <w:sz w:val="18"/>
                <w:szCs w:val="18"/>
              </w:rPr>
              <w:t>affald_prod_kode</w:t>
            </w:r>
            <w:proofErr w:type="spellEnd"/>
          </w:p>
        </w:tc>
        <w:tc>
          <w:tcPr>
            <w:tcW w:w="1220" w:type="dxa"/>
            <w:tcBorders>
              <w:top w:val="single" w:sz="4" w:space="0" w:color="auto"/>
              <w:left w:val="single" w:sz="4" w:space="0" w:color="auto"/>
              <w:bottom w:val="nil"/>
              <w:right w:val="single" w:sz="4" w:space="0" w:color="auto"/>
            </w:tcBorders>
            <w:shd w:val="clear" w:color="auto" w:fill="FFFFFF"/>
            <w:vAlign w:val="bottom"/>
          </w:tcPr>
          <w:p w14:paraId="4A09E9EA" w14:textId="77777777" w:rsidR="00CB4BEB" w:rsidRPr="004B0141" w:rsidRDefault="00CB4BEB" w:rsidP="003C0924">
            <w:pPr>
              <w:rPr>
                <w:rFonts w:ascii="Trebuchet MS" w:hAnsi="Trebuchet MS"/>
                <w:sz w:val="18"/>
                <w:szCs w:val="18"/>
              </w:rPr>
            </w:pPr>
            <w:proofErr w:type="spellStart"/>
            <w:r>
              <w:rPr>
                <w:rFonts w:ascii="Trebuchet MS" w:hAnsi="Trebuchet MS"/>
                <w:sz w:val="18"/>
                <w:szCs w:val="18"/>
              </w:rPr>
              <w:t>affald_pr_k</w:t>
            </w:r>
            <w:proofErr w:type="spellEnd"/>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795F89A0"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Kode for affaldsprodukter til jordbrugsformål</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612FB43C"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Heltal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7E225E66"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1-8</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078C71E2" w14:textId="77777777" w:rsidR="00CB4BEB" w:rsidRPr="004B0141" w:rsidRDefault="00CB4BEB" w:rsidP="003C0924">
            <w:pPr>
              <w:jc w:val="center"/>
              <w:rPr>
                <w:rFonts w:ascii="Trebuchet MS" w:hAnsi="Trebuchet MS" w:cs="Trebuchet MS"/>
                <w:sz w:val="18"/>
                <w:szCs w:val="18"/>
              </w:rPr>
            </w:pPr>
            <w:r w:rsidRPr="004B0141">
              <w:rPr>
                <w:rFonts w:ascii="Trebuchet MS" w:hAnsi="Trebuchet MS" w:cs="Trebuchet MS"/>
                <w:sz w:val="18"/>
                <w:szCs w:val="18"/>
              </w:rPr>
              <w:t>O</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31F9A446"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2</w:t>
            </w:r>
          </w:p>
        </w:tc>
      </w:tr>
      <w:tr w:rsidR="00CB4BEB" w:rsidRPr="004B0141" w14:paraId="2A662E71"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99CCFF"/>
            <w:vAlign w:val="bottom"/>
          </w:tcPr>
          <w:p w14:paraId="4E38C2C4" w14:textId="77777777" w:rsidR="00CB4BEB" w:rsidRPr="004B0141" w:rsidRDefault="00CB4BEB" w:rsidP="003C0924">
            <w:pPr>
              <w:rPr>
                <w:rFonts w:ascii="Trebuchet MS" w:hAnsi="Trebuchet MS"/>
                <w:sz w:val="18"/>
                <w:szCs w:val="18"/>
              </w:rPr>
            </w:pPr>
            <w:proofErr w:type="spellStart"/>
            <w:r w:rsidRPr="004B0141">
              <w:rPr>
                <w:rFonts w:ascii="Trebuchet MS" w:hAnsi="Trebuchet MS"/>
                <w:sz w:val="18"/>
                <w:szCs w:val="18"/>
              </w:rPr>
              <w:t>affald_prod</w:t>
            </w:r>
            <w:proofErr w:type="spellEnd"/>
          </w:p>
        </w:tc>
        <w:tc>
          <w:tcPr>
            <w:tcW w:w="1220" w:type="dxa"/>
            <w:tcBorders>
              <w:top w:val="single" w:sz="4" w:space="0" w:color="auto"/>
              <w:left w:val="single" w:sz="4" w:space="0" w:color="auto"/>
              <w:bottom w:val="nil"/>
              <w:right w:val="single" w:sz="4" w:space="0" w:color="auto"/>
            </w:tcBorders>
            <w:shd w:val="clear" w:color="auto" w:fill="99CCFF"/>
            <w:vAlign w:val="bottom"/>
          </w:tcPr>
          <w:p w14:paraId="7294C3E6" w14:textId="77777777" w:rsidR="00CB4BEB" w:rsidRPr="004B0141" w:rsidRDefault="00CB4BEB" w:rsidP="003C0924">
            <w:pPr>
              <w:rPr>
                <w:rFonts w:ascii="Trebuchet MS" w:hAnsi="Trebuchet MS"/>
                <w:sz w:val="18"/>
                <w:szCs w:val="18"/>
              </w:rPr>
            </w:pPr>
            <w:proofErr w:type="spellStart"/>
            <w:r>
              <w:rPr>
                <w:rFonts w:ascii="Trebuchet MS" w:hAnsi="Trebuchet MS"/>
                <w:sz w:val="18"/>
                <w:szCs w:val="18"/>
              </w:rPr>
              <w:t>affald_pr</w:t>
            </w:r>
            <w:proofErr w:type="spellEnd"/>
          </w:p>
        </w:tc>
        <w:tc>
          <w:tcPr>
            <w:tcW w:w="3969" w:type="dxa"/>
            <w:gridSpan w:val="2"/>
            <w:tcBorders>
              <w:top w:val="single" w:sz="4" w:space="0" w:color="auto"/>
              <w:left w:val="single" w:sz="4" w:space="0" w:color="auto"/>
              <w:bottom w:val="nil"/>
              <w:right w:val="single" w:sz="4" w:space="0" w:color="auto"/>
            </w:tcBorders>
            <w:shd w:val="clear" w:color="auto" w:fill="99CCFF"/>
            <w:vAlign w:val="bottom"/>
          </w:tcPr>
          <w:p w14:paraId="502C4192"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Affaldsprodukter til jordbrugsformål</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4CDC50FC"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Tekststreng</w:t>
            </w:r>
          </w:p>
        </w:tc>
        <w:tc>
          <w:tcPr>
            <w:tcW w:w="1396" w:type="dxa"/>
            <w:tcBorders>
              <w:top w:val="single" w:sz="4" w:space="0" w:color="auto"/>
              <w:left w:val="single" w:sz="4" w:space="0" w:color="auto"/>
              <w:bottom w:val="nil"/>
              <w:right w:val="single" w:sz="4" w:space="0" w:color="auto"/>
            </w:tcBorders>
            <w:shd w:val="clear" w:color="auto" w:fill="99CCFF"/>
            <w:vAlign w:val="bottom"/>
          </w:tcPr>
          <w:p w14:paraId="3B1BB04F"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0-</w:t>
            </w:r>
            <w:r w:rsidRPr="004D056C">
              <w:rPr>
                <w:rFonts w:ascii="Trebuchet MS" w:hAnsi="Trebuchet MS" w:cs="Trebuchet MS"/>
                <w:sz w:val="18"/>
                <w:szCs w:val="18"/>
              </w:rPr>
              <w:t>30</w:t>
            </w:r>
            <w:r w:rsidRPr="004B0141">
              <w:rPr>
                <w:rFonts w:ascii="Trebuchet MS" w:hAnsi="Trebuchet MS" w:cs="Trebuchet MS"/>
                <w:sz w:val="18"/>
                <w:szCs w:val="18"/>
              </w:rPr>
              <w:t xml:space="preserve"> tegn</w:t>
            </w:r>
          </w:p>
        </w:tc>
        <w:tc>
          <w:tcPr>
            <w:tcW w:w="1418" w:type="dxa"/>
            <w:tcBorders>
              <w:top w:val="single" w:sz="4" w:space="0" w:color="auto"/>
              <w:left w:val="single" w:sz="4" w:space="0" w:color="auto"/>
              <w:bottom w:val="nil"/>
              <w:right w:val="single" w:sz="4" w:space="0" w:color="auto"/>
            </w:tcBorders>
            <w:shd w:val="clear" w:color="auto" w:fill="99CCFF"/>
            <w:vAlign w:val="bottom"/>
          </w:tcPr>
          <w:p w14:paraId="30479B98" w14:textId="77777777" w:rsidR="00CB4BEB" w:rsidRPr="004B0141" w:rsidRDefault="00CB4BEB" w:rsidP="003C0924">
            <w:pPr>
              <w:jc w:val="center"/>
              <w:rPr>
                <w:rFonts w:ascii="Trebuchet MS" w:hAnsi="Trebuchet MS" w:cs="Trebuchet MS"/>
                <w:sz w:val="18"/>
                <w:szCs w:val="18"/>
              </w:rPr>
            </w:pPr>
            <w:r w:rsidRPr="004B0141">
              <w:rPr>
                <w:rFonts w:ascii="Trebuchet MS" w:hAnsi="Trebuchet MS" w:cs="Trebuchet MS"/>
                <w:sz w:val="18"/>
                <w:szCs w:val="18"/>
              </w:rPr>
              <w:t>S</w:t>
            </w:r>
          </w:p>
        </w:tc>
        <w:tc>
          <w:tcPr>
            <w:tcW w:w="3260" w:type="dxa"/>
            <w:tcBorders>
              <w:top w:val="single" w:sz="4" w:space="0" w:color="auto"/>
              <w:left w:val="single" w:sz="4" w:space="0" w:color="auto"/>
              <w:bottom w:val="nil"/>
              <w:right w:val="single" w:sz="4" w:space="0" w:color="auto"/>
            </w:tcBorders>
            <w:shd w:val="clear" w:color="auto" w:fill="99CCFF"/>
            <w:vAlign w:val="bottom"/>
          </w:tcPr>
          <w:p w14:paraId="4628E857"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Rensningsanlæg</w:t>
            </w:r>
          </w:p>
        </w:tc>
      </w:tr>
      <w:tr w:rsidR="00CB4BEB" w:rsidRPr="004B0141" w14:paraId="041D0EFB"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D9D9D9"/>
            <w:vAlign w:val="bottom"/>
          </w:tcPr>
          <w:p w14:paraId="2D1080EA" w14:textId="77777777" w:rsidR="00CB4BEB" w:rsidRPr="004B0141" w:rsidRDefault="00CB4BEB" w:rsidP="003C0924">
            <w:pPr>
              <w:rPr>
                <w:rFonts w:ascii="Trebuchet MS" w:hAnsi="Trebuchet MS"/>
                <w:sz w:val="18"/>
                <w:szCs w:val="18"/>
              </w:rPr>
            </w:pPr>
            <w:r>
              <w:rPr>
                <w:rFonts w:ascii="Trebuchet MS" w:hAnsi="Trebuchet MS"/>
                <w:sz w:val="18"/>
                <w:szCs w:val="18"/>
              </w:rPr>
              <w:t>n</w:t>
            </w:r>
            <w:r w:rsidRPr="004B0141">
              <w:rPr>
                <w:rFonts w:ascii="Trebuchet MS" w:hAnsi="Trebuchet MS"/>
                <w:sz w:val="18"/>
                <w:szCs w:val="18"/>
              </w:rPr>
              <w:t>avn</w:t>
            </w:r>
          </w:p>
        </w:tc>
        <w:tc>
          <w:tcPr>
            <w:tcW w:w="1220" w:type="dxa"/>
            <w:tcBorders>
              <w:top w:val="single" w:sz="4" w:space="0" w:color="auto"/>
              <w:left w:val="single" w:sz="4" w:space="0" w:color="auto"/>
              <w:bottom w:val="nil"/>
              <w:right w:val="single" w:sz="4" w:space="0" w:color="auto"/>
            </w:tcBorders>
            <w:shd w:val="clear" w:color="auto" w:fill="FFFFFF"/>
            <w:vAlign w:val="bottom"/>
          </w:tcPr>
          <w:p w14:paraId="6D2E5F01" w14:textId="77777777" w:rsidR="00CB4BEB" w:rsidRPr="004B0141" w:rsidRDefault="00CB4BEB" w:rsidP="003C0924">
            <w:pPr>
              <w:rPr>
                <w:rFonts w:ascii="Trebuchet MS" w:hAnsi="Trebuchet MS"/>
                <w:sz w:val="18"/>
                <w:szCs w:val="18"/>
              </w:rPr>
            </w:pPr>
            <w:r>
              <w:rPr>
                <w:rFonts w:ascii="Trebuchet MS" w:hAnsi="Trebuchet MS"/>
                <w:sz w:val="18"/>
                <w:szCs w:val="18"/>
              </w:rPr>
              <w:t>n</w:t>
            </w:r>
            <w:r w:rsidRPr="004B0141">
              <w:rPr>
                <w:rFonts w:ascii="Trebuchet MS" w:hAnsi="Trebuchet MS"/>
                <w:sz w:val="18"/>
                <w:szCs w:val="18"/>
              </w:rPr>
              <w:t>avn</w:t>
            </w:r>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26FFACF0"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Ansøgers navn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399A4B87"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Tekststreng</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6F5059CC"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0-50 tegn</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7891EC8E" w14:textId="77777777" w:rsidR="00CB4BEB" w:rsidRPr="004B0141" w:rsidRDefault="00CB4BEB" w:rsidP="003C0924">
            <w:pPr>
              <w:jc w:val="center"/>
              <w:rPr>
                <w:rFonts w:ascii="Trebuchet MS" w:hAnsi="Trebuchet MS" w:cs="Trebuchet MS"/>
                <w:sz w:val="18"/>
                <w:szCs w:val="18"/>
              </w:rPr>
            </w:pPr>
            <w:r w:rsidRPr="004B0141">
              <w:rPr>
                <w:rFonts w:ascii="Trebuchet MS" w:hAnsi="Trebuchet MS" w:cs="Trebuchet MS"/>
                <w:sz w:val="18"/>
                <w:szCs w:val="18"/>
              </w:rPr>
              <w:t>O</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112CF0C2" w14:textId="77777777" w:rsidR="00CB4BEB" w:rsidRPr="004B0141" w:rsidRDefault="00CB4BEB" w:rsidP="003C0924">
            <w:pPr>
              <w:rPr>
                <w:rFonts w:ascii="Trebuchet MS" w:hAnsi="Trebuchet MS" w:cs="Trebuchet MS"/>
                <w:sz w:val="18"/>
                <w:szCs w:val="18"/>
              </w:rPr>
            </w:pPr>
          </w:p>
        </w:tc>
      </w:tr>
      <w:tr w:rsidR="00CB4BEB" w:rsidRPr="004B0141" w14:paraId="32E46CA0" w14:textId="77777777" w:rsidTr="003C0924">
        <w:trPr>
          <w:trHeight w:hRule="exact" w:val="541"/>
        </w:trPr>
        <w:tc>
          <w:tcPr>
            <w:tcW w:w="1894" w:type="dxa"/>
            <w:tcBorders>
              <w:top w:val="single" w:sz="4" w:space="0" w:color="auto"/>
              <w:left w:val="single" w:sz="4" w:space="0" w:color="auto"/>
              <w:bottom w:val="nil"/>
              <w:right w:val="single" w:sz="4" w:space="0" w:color="auto"/>
            </w:tcBorders>
            <w:shd w:val="clear" w:color="auto" w:fill="D9D9D9"/>
            <w:vAlign w:val="center"/>
          </w:tcPr>
          <w:p w14:paraId="69D4781E" w14:textId="77777777" w:rsidR="00CB4BEB" w:rsidRPr="004B0141" w:rsidRDefault="00CB4BEB" w:rsidP="003C0924">
            <w:pPr>
              <w:rPr>
                <w:rFonts w:ascii="Trebuchet MS" w:hAnsi="Trebuchet MS"/>
                <w:sz w:val="18"/>
                <w:szCs w:val="18"/>
              </w:rPr>
            </w:pPr>
            <w:proofErr w:type="spellStart"/>
            <w:r w:rsidRPr="004B0141">
              <w:rPr>
                <w:rFonts w:ascii="Trebuchet MS" w:hAnsi="Trebuchet MS"/>
                <w:sz w:val="18"/>
                <w:szCs w:val="18"/>
              </w:rPr>
              <w:t>ejd_nr</w:t>
            </w:r>
            <w:proofErr w:type="spellEnd"/>
          </w:p>
        </w:tc>
        <w:tc>
          <w:tcPr>
            <w:tcW w:w="1220" w:type="dxa"/>
            <w:tcBorders>
              <w:top w:val="single" w:sz="4" w:space="0" w:color="auto"/>
              <w:left w:val="single" w:sz="4" w:space="0" w:color="auto"/>
              <w:bottom w:val="nil"/>
              <w:right w:val="single" w:sz="4" w:space="0" w:color="auto"/>
            </w:tcBorders>
            <w:shd w:val="clear" w:color="auto" w:fill="FFFFFF"/>
            <w:vAlign w:val="center"/>
          </w:tcPr>
          <w:p w14:paraId="1710F4F0" w14:textId="77777777" w:rsidR="00CB4BEB" w:rsidRPr="00594F04" w:rsidRDefault="00CB4BEB" w:rsidP="003C0924">
            <w:pPr>
              <w:rPr>
                <w:rFonts w:ascii="Trebuchet MS" w:hAnsi="Trebuchet MS" w:cs="Arial"/>
                <w:sz w:val="18"/>
                <w:szCs w:val="18"/>
              </w:rPr>
            </w:pPr>
            <w:proofErr w:type="spellStart"/>
            <w:r w:rsidRPr="004B0141">
              <w:rPr>
                <w:rFonts w:ascii="Trebuchet MS" w:hAnsi="Trebuchet MS"/>
                <w:sz w:val="18"/>
                <w:szCs w:val="18"/>
              </w:rPr>
              <w:t>ejd_nr</w:t>
            </w:r>
            <w:proofErr w:type="spellEnd"/>
          </w:p>
        </w:tc>
        <w:tc>
          <w:tcPr>
            <w:tcW w:w="3969" w:type="dxa"/>
            <w:gridSpan w:val="2"/>
            <w:tcBorders>
              <w:top w:val="single" w:sz="4" w:space="0" w:color="auto"/>
              <w:left w:val="single" w:sz="4" w:space="0" w:color="auto"/>
              <w:bottom w:val="nil"/>
              <w:right w:val="single" w:sz="4" w:space="0" w:color="auto"/>
            </w:tcBorders>
            <w:shd w:val="clear" w:color="auto" w:fill="FFFFFF"/>
            <w:vAlign w:val="center"/>
          </w:tcPr>
          <w:p w14:paraId="00914D18" w14:textId="77777777" w:rsidR="00CB4BEB" w:rsidRPr="004B0141" w:rsidRDefault="00CB4BEB" w:rsidP="003C0924">
            <w:pPr>
              <w:rPr>
                <w:rFonts w:ascii="Trebuchet MS" w:hAnsi="Trebuchet MS"/>
                <w:sz w:val="18"/>
                <w:szCs w:val="18"/>
              </w:rPr>
            </w:pPr>
            <w:r w:rsidRPr="00594F04">
              <w:rPr>
                <w:rFonts w:ascii="Trebuchet MS" w:hAnsi="Trebuchet MS" w:cs="Arial"/>
                <w:sz w:val="18"/>
                <w:szCs w:val="18"/>
              </w:rPr>
              <w:t>ansøgers ESR-ejendomsnummer</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61474425" w14:textId="77777777" w:rsidR="00CB4BEB" w:rsidRPr="004D056C" w:rsidRDefault="00CB4BEB" w:rsidP="003C0924">
            <w:pPr>
              <w:rPr>
                <w:rFonts w:ascii="Trebuchet MS" w:hAnsi="Trebuchet MS"/>
                <w:sz w:val="18"/>
                <w:szCs w:val="18"/>
              </w:rPr>
            </w:pPr>
            <w:r w:rsidRPr="004D056C">
              <w:rPr>
                <w:rFonts w:ascii="Trebuchet MS" w:hAnsi="Trebuchet MS"/>
                <w:sz w:val="18"/>
                <w:szCs w:val="18"/>
              </w:rPr>
              <w:t>Heltal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060E22A7" w14:textId="77777777" w:rsidR="00CB4BEB" w:rsidRPr="004B0141" w:rsidRDefault="00CB4BEB" w:rsidP="003C0924">
            <w:pPr>
              <w:rPr>
                <w:rFonts w:ascii="Trebuchet MS" w:hAnsi="Trebuchet MS"/>
                <w:sz w:val="18"/>
                <w:szCs w:val="18"/>
              </w:rPr>
            </w:pPr>
            <w:r>
              <w:rPr>
                <w:rFonts w:ascii="Trebuchet MS" w:hAnsi="Trebuchet MS"/>
                <w:sz w:val="18"/>
                <w:szCs w:val="18"/>
              </w:rPr>
              <w:t>1000000000-9999999999</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67540C20" w14:textId="77777777" w:rsidR="00CB4BEB" w:rsidRPr="004B0141" w:rsidRDefault="00CB4BEB" w:rsidP="003C0924">
            <w:pPr>
              <w:jc w:val="center"/>
              <w:rPr>
                <w:rFonts w:ascii="Trebuchet MS" w:hAnsi="Trebuchet MS" w:cs="Trebuchet MS"/>
                <w:sz w:val="18"/>
                <w:szCs w:val="18"/>
              </w:rPr>
            </w:pPr>
            <w:r w:rsidRPr="004B0141">
              <w:rPr>
                <w:rFonts w:ascii="Trebuchet MS" w:hAnsi="Trebuchet MS" w:cs="Trebuchet MS"/>
                <w:sz w:val="18"/>
                <w:szCs w:val="18"/>
              </w:rPr>
              <w:t>F</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1E620EF4" w14:textId="77777777" w:rsidR="00CB4BEB" w:rsidRPr="004B0141" w:rsidRDefault="00CB4BEB" w:rsidP="003C0924">
            <w:pPr>
              <w:rPr>
                <w:rFonts w:ascii="Trebuchet MS" w:hAnsi="Trebuchet MS" w:cs="Trebuchet MS"/>
                <w:sz w:val="18"/>
                <w:szCs w:val="18"/>
              </w:rPr>
            </w:pPr>
          </w:p>
        </w:tc>
      </w:tr>
      <w:tr w:rsidR="00CB4BEB" w:rsidRPr="004B0141" w14:paraId="14F3CDB4"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97DDBA"/>
            <w:vAlign w:val="bottom"/>
          </w:tcPr>
          <w:p w14:paraId="002802A2"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vejkode</w:t>
            </w:r>
          </w:p>
        </w:tc>
        <w:tc>
          <w:tcPr>
            <w:tcW w:w="1220" w:type="dxa"/>
            <w:tcBorders>
              <w:top w:val="single" w:sz="4" w:space="0" w:color="auto"/>
              <w:left w:val="single" w:sz="4" w:space="0" w:color="auto"/>
              <w:bottom w:val="nil"/>
              <w:right w:val="single" w:sz="4" w:space="0" w:color="auto"/>
            </w:tcBorders>
            <w:shd w:val="clear" w:color="auto" w:fill="97DDBA"/>
            <w:vAlign w:val="bottom"/>
          </w:tcPr>
          <w:p w14:paraId="19F99F6D" w14:textId="77777777" w:rsidR="00CB4BEB" w:rsidRPr="004B0141" w:rsidRDefault="00CB4BEB" w:rsidP="003C0924">
            <w:pPr>
              <w:rPr>
                <w:rFonts w:ascii="Trebuchet MS" w:hAnsi="Trebuchet MS" w:cs="Trebuchet MS"/>
                <w:sz w:val="18"/>
                <w:szCs w:val="18"/>
              </w:rPr>
            </w:pPr>
          </w:p>
        </w:tc>
        <w:tc>
          <w:tcPr>
            <w:tcW w:w="11198" w:type="dxa"/>
            <w:gridSpan w:val="6"/>
            <w:tcBorders>
              <w:top w:val="single" w:sz="4" w:space="0" w:color="auto"/>
              <w:left w:val="single" w:sz="4" w:space="0" w:color="auto"/>
              <w:bottom w:val="nil"/>
              <w:right w:val="single" w:sz="4" w:space="0" w:color="auto"/>
            </w:tcBorders>
            <w:shd w:val="clear" w:color="auto" w:fill="97DDBA"/>
            <w:vAlign w:val="bottom"/>
          </w:tcPr>
          <w:p w14:paraId="1865D046"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Felt defineret under: 4.1 Standardiserede felter til de temaspecifikke datamodeller</w:t>
            </w:r>
          </w:p>
        </w:tc>
      </w:tr>
      <w:tr w:rsidR="00CB4BEB" w:rsidRPr="004B0141" w14:paraId="4ABA8254"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97DDBA"/>
            <w:vAlign w:val="bottom"/>
          </w:tcPr>
          <w:p w14:paraId="682727DE"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vejnavn</w:t>
            </w:r>
          </w:p>
        </w:tc>
        <w:tc>
          <w:tcPr>
            <w:tcW w:w="1220" w:type="dxa"/>
            <w:tcBorders>
              <w:top w:val="single" w:sz="4" w:space="0" w:color="auto"/>
              <w:left w:val="single" w:sz="4" w:space="0" w:color="auto"/>
              <w:bottom w:val="nil"/>
              <w:right w:val="single" w:sz="4" w:space="0" w:color="auto"/>
            </w:tcBorders>
            <w:shd w:val="clear" w:color="auto" w:fill="97DDBA"/>
            <w:vAlign w:val="bottom"/>
          </w:tcPr>
          <w:p w14:paraId="41316BDC" w14:textId="77777777" w:rsidR="00CB4BEB" w:rsidRPr="004B0141" w:rsidRDefault="00CB4BEB" w:rsidP="003C0924">
            <w:pPr>
              <w:rPr>
                <w:rFonts w:ascii="Trebuchet MS" w:hAnsi="Trebuchet MS" w:cs="Trebuchet MS"/>
                <w:sz w:val="18"/>
                <w:szCs w:val="18"/>
              </w:rPr>
            </w:pPr>
          </w:p>
        </w:tc>
        <w:tc>
          <w:tcPr>
            <w:tcW w:w="11198" w:type="dxa"/>
            <w:gridSpan w:val="6"/>
            <w:tcBorders>
              <w:top w:val="single" w:sz="4" w:space="0" w:color="auto"/>
              <w:left w:val="single" w:sz="4" w:space="0" w:color="auto"/>
              <w:bottom w:val="nil"/>
              <w:right w:val="single" w:sz="4" w:space="0" w:color="auto"/>
            </w:tcBorders>
            <w:shd w:val="clear" w:color="auto" w:fill="97DDBA"/>
            <w:vAlign w:val="bottom"/>
          </w:tcPr>
          <w:p w14:paraId="2003BEC6"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Felt defineret under: 4.1 Standardiserede felter til de temaspecifikke datamodeller</w:t>
            </w:r>
          </w:p>
        </w:tc>
      </w:tr>
      <w:tr w:rsidR="00CB4BEB" w:rsidRPr="008232BF" w14:paraId="40D58CE8"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97DDBA"/>
            <w:vAlign w:val="bottom"/>
          </w:tcPr>
          <w:p w14:paraId="7026A688" w14:textId="77777777" w:rsidR="00CB4BEB" w:rsidRPr="00C43406" w:rsidRDefault="00CB4BEB" w:rsidP="003C0924">
            <w:pPr>
              <w:rPr>
                <w:rFonts w:ascii="Trebuchet MS" w:hAnsi="Trebuchet MS" w:cs="Trebuchet MS"/>
                <w:sz w:val="18"/>
                <w:szCs w:val="18"/>
              </w:rPr>
            </w:pPr>
            <w:proofErr w:type="spellStart"/>
            <w:r w:rsidRPr="00C43406">
              <w:rPr>
                <w:rFonts w:ascii="Trebuchet MS" w:hAnsi="Trebuchet MS" w:cs="Trebuchet MS"/>
                <w:sz w:val="18"/>
                <w:szCs w:val="18"/>
              </w:rPr>
              <w:t>cvf_vejkode</w:t>
            </w:r>
            <w:proofErr w:type="spellEnd"/>
          </w:p>
        </w:tc>
        <w:tc>
          <w:tcPr>
            <w:tcW w:w="1220" w:type="dxa"/>
            <w:tcBorders>
              <w:top w:val="single" w:sz="4" w:space="0" w:color="auto"/>
              <w:left w:val="single" w:sz="4" w:space="0" w:color="auto"/>
              <w:bottom w:val="nil"/>
              <w:right w:val="single" w:sz="4" w:space="0" w:color="auto"/>
            </w:tcBorders>
            <w:shd w:val="clear" w:color="auto" w:fill="97DDBA"/>
            <w:vAlign w:val="bottom"/>
          </w:tcPr>
          <w:p w14:paraId="15CF9D54" w14:textId="77777777" w:rsidR="00CB4BEB" w:rsidRPr="00C43406" w:rsidRDefault="00CB4BEB" w:rsidP="003C0924">
            <w:pPr>
              <w:rPr>
                <w:rFonts w:ascii="Trebuchet MS" w:hAnsi="Trebuchet MS" w:cs="Trebuchet MS"/>
                <w:sz w:val="18"/>
                <w:szCs w:val="18"/>
              </w:rPr>
            </w:pPr>
          </w:p>
        </w:tc>
        <w:tc>
          <w:tcPr>
            <w:tcW w:w="11198" w:type="dxa"/>
            <w:gridSpan w:val="6"/>
            <w:tcBorders>
              <w:top w:val="single" w:sz="4" w:space="0" w:color="auto"/>
              <w:left w:val="single" w:sz="4" w:space="0" w:color="auto"/>
              <w:bottom w:val="nil"/>
              <w:right w:val="single" w:sz="4" w:space="0" w:color="auto"/>
            </w:tcBorders>
            <w:shd w:val="clear" w:color="auto" w:fill="97DDBA"/>
            <w:vAlign w:val="bottom"/>
          </w:tcPr>
          <w:p w14:paraId="58D364F9" w14:textId="77777777" w:rsidR="00CB4BEB" w:rsidRPr="00C43406" w:rsidRDefault="00CB4BEB" w:rsidP="003C0924">
            <w:pPr>
              <w:rPr>
                <w:rFonts w:ascii="Trebuchet MS" w:hAnsi="Trebuchet MS" w:cs="Trebuchet MS"/>
                <w:sz w:val="18"/>
                <w:szCs w:val="18"/>
              </w:rPr>
            </w:pPr>
            <w:r w:rsidRPr="00C43406">
              <w:rPr>
                <w:rFonts w:ascii="Trebuchet MS" w:hAnsi="Trebuchet MS" w:cs="Trebuchet MS"/>
                <w:sz w:val="18"/>
                <w:szCs w:val="18"/>
              </w:rPr>
              <w:t>Felt defineret under: 4.1 Standardiserede felter til de temaspecifikke datamodeller</w:t>
            </w:r>
          </w:p>
        </w:tc>
      </w:tr>
      <w:tr w:rsidR="00CB4BEB" w:rsidRPr="004B0141" w14:paraId="10750BB4"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97DDBA"/>
            <w:vAlign w:val="bottom"/>
          </w:tcPr>
          <w:p w14:paraId="5B8B8210" w14:textId="77777777" w:rsidR="00CB4BEB" w:rsidRPr="004B0141" w:rsidRDefault="00CB4BEB" w:rsidP="003C0924">
            <w:pPr>
              <w:rPr>
                <w:rFonts w:ascii="Trebuchet MS" w:hAnsi="Trebuchet MS" w:cs="Trebuchet MS"/>
                <w:sz w:val="18"/>
                <w:szCs w:val="18"/>
              </w:rPr>
            </w:pPr>
            <w:proofErr w:type="spellStart"/>
            <w:r w:rsidRPr="004B0141">
              <w:rPr>
                <w:rFonts w:ascii="Trebuchet MS" w:hAnsi="Trebuchet MS" w:cs="Trebuchet MS"/>
                <w:sz w:val="18"/>
                <w:szCs w:val="18"/>
              </w:rPr>
              <w:t>husnr</w:t>
            </w:r>
            <w:proofErr w:type="spellEnd"/>
          </w:p>
        </w:tc>
        <w:tc>
          <w:tcPr>
            <w:tcW w:w="1220" w:type="dxa"/>
            <w:tcBorders>
              <w:top w:val="single" w:sz="4" w:space="0" w:color="auto"/>
              <w:left w:val="single" w:sz="4" w:space="0" w:color="auto"/>
              <w:bottom w:val="nil"/>
              <w:right w:val="single" w:sz="4" w:space="0" w:color="auto"/>
            </w:tcBorders>
            <w:shd w:val="clear" w:color="auto" w:fill="97DDBA"/>
            <w:vAlign w:val="bottom"/>
          </w:tcPr>
          <w:p w14:paraId="12097B3A" w14:textId="77777777" w:rsidR="00CB4BEB" w:rsidRPr="004B0141" w:rsidRDefault="00CB4BEB" w:rsidP="003C0924">
            <w:pPr>
              <w:rPr>
                <w:rFonts w:ascii="Trebuchet MS" w:hAnsi="Trebuchet MS" w:cs="Trebuchet MS"/>
                <w:sz w:val="18"/>
                <w:szCs w:val="18"/>
              </w:rPr>
            </w:pPr>
          </w:p>
        </w:tc>
        <w:tc>
          <w:tcPr>
            <w:tcW w:w="11198" w:type="dxa"/>
            <w:gridSpan w:val="6"/>
            <w:tcBorders>
              <w:top w:val="single" w:sz="4" w:space="0" w:color="auto"/>
              <w:left w:val="single" w:sz="4" w:space="0" w:color="auto"/>
              <w:bottom w:val="nil"/>
              <w:right w:val="single" w:sz="4" w:space="0" w:color="auto"/>
            </w:tcBorders>
            <w:shd w:val="clear" w:color="auto" w:fill="97DDBA"/>
            <w:vAlign w:val="bottom"/>
          </w:tcPr>
          <w:p w14:paraId="10C92AA1"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Felt defineret under: 4.1 Standardiserede felter til de temaspecifikke datamodeller</w:t>
            </w:r>
          </w:p>
        </w:tc>
      </w:tr>
      <w:tr w:rsidR="00CB4BEB" w:rsidRPr="004B0141" w14:paraId="020E5CCD"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97DDBA"/>
            <w:vAlign w:val="bottom"/>
          </w:tcPr>
          <w:p w14:paraId="754EA81E" w14:textId="77777777" w:rsidR="00CB4BEB" w:rsidRPr="004B0141" w:rsidRDefault="00CB4BEB" w:rsidP="003C0924">
            <w:pPr>
              <w:rPr>
                <w:rFonts w:ascii="Trebuchet MS" w:hAnsi="Trebuchet MS" w:cs="Trebuchet MS"/>
                <w:sz w:val="18"/>
                <w:szCs w:val="18"/>
              </w:rPr>
            </w:pPr>
            <w:proofErr w:type="spellStart"/>
            <w:r w:rsidRPr="004B0141">
              <w:rPr>
                <w:rFonts w:ascii="Trebuchet MS" w:hAnsi="Trebuchet MS" w:cs="Trebuchet MS"/>
                <w:sz w:val="18"/>
                <w:szCs w:val="18"/>
              </w:rPr>
              <w:t>postnr</w:t>
            </w:r>
            <w:proofErr w:type="spellEnd"/>
          </w:p>
        </w:tc>
        <w:tc>
          <w:tcPr>
            <w:tcW w:w="1220" w:type="dxa"/>
            <w:tcBorders>
              <w:top w:val="single" w:sz="4" w:space="0" w:color="auto"/>
              <w:left w:val="single" w:sz="4" w:space="0" w:color="auto"/>
              <w:bottom w:val="nil"/>
              <w:right w:val="single" w:sz="4" w:space="0" w:color="auto"/>
            </w:tcBorders>
            <w:shd w:val="clear" w:color="auto" w:fill="97DDBA"/>
            <w:vAlign w:val="bottom"/>
          </w:tcPr>
          <w:p w14:paraId="65947BC9" w14:textId="77777777" w:rsidR="00CB4BEB" w:rsidRPr="004B0141" w:rsidRDefault="00CB4BEB" w:rsidP="003C0924">
            <w:pPr>
              <w:rPr>
                <w:rFonts w:ascii="Trebuchet MS" w:hAnsi="Trebuchet MS" w:cs="Trebuchet MS"/>
                <w:sz w:val="18"/>
                <w:szCs w:val="18"/>
              </w:rPr>
            </w:pPr>
          </w:p>
        </w:tc>
        <w:tc>
          <w:tcPr>
            <w:tcW w:w="11198" w:type="dxa"/>
            <w:gridSpan w:val="6"/>
            <w:tcBorders>
              <w:top w:val="single" w:sz="4" w:space="0" w:color="auto"/>
              <w:left w:val="single" w:sz="4" w:space="0" w:color="auto"/>
              <w:bottom w:val="nil"/>
              <w:right w:val="single" w:sz="4" w:space="0" w:color="auto"/>
            </w:tcBorders>
            <w:shd w:val="clear" w:color="auto" w:fill="97DDBA"/>
            <w:vAlign w:val="bottom"/>
          </w:tcPr>
          <w:p w14:paraId="0C5DB5A6"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Felt defineret under: 4.1 Standardiserede felter til de temaspecifikke datamodeller</w:t>
            </w:r>
          </w:p>
        </w:tc>
      </w:tr>
      <w:tr w:rsidR="00CB4BEB" w:rsidRPr="004B0141" w14:paraId="17D35AA2"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97DDBA"/>
            <w:vAlign w:val="bottom"/>
          </w:tcPr>
          <w:p w14:paraId="7C0AE07D" w14:textId="77777777" w:rsidR="00CB4BEB" w:rsidRPr="004B0141" w:rsidRDefault="00CB4BEB" w:rsidP="003C0924">
            <w:pPr>
              <w:rPr>
                <w:rFonts w:ascii="Trebuchet MS" w:hAnsi="Trebuchet MS" w:cs="Trebuchet MS"/>
                <w:sz w:val="18"/>
                <w:szCs w:val="18"/>
              </w:rPr>
            </w:pPr>
            <w:proofErr w:type="spellStart"/>
            <w:r w:rsidRPr="004B0141">
              <w:rPr>
                <w:rFonts w:ascii="Trebuchet MS" w:hAnsi="Trebuchet MS" w:cs="Trebuchet MS"/>
                <w:sz w:val="18"/>
                <w:szCs w:val="18"/>
              </w:rPr>
              <w:t>postnr_by</w:t>
            </w:r>
            <w:proofErr w:type="spellEnd"/>
          </w:p>
        </w:tc>
        <w:tc>
          <w:tcPr>
            <w:tcW w:w="1220" w:type="dxa"/>
            <w:tcBorders>
              <w:top w:val="single" w:sz="4" w:space="0" w:color="auto"/>
              <w:left w:val="single" w:sz="4" w:space="0" w:color="auto"/>
              <w:bottom w:val="nil"/>
              <w:right w:val="single" w:sz="4" w:space="0" w:color="auto"/>
            </w:tcBorders>
            <w:shd w:val="clear" w:color="auto" w:fill="97DDBA"/>
            <w:vAlign w:val="bottom"/>
          </w:tcPr>
          <w:p w14:paraId="48530835" w14:textId="77777777" w:rsidR="00CB4BEB" w:rsidRPr="004B0141" w:rsidRDefault="00CB4BEB" w:rsidP="003C0924">
            <w:pPr>
              <w:rPr>
                <w:rFonts w:ascii="Trebuchet MS" w:hAnsi="Trebuchet MS" w:cs="Trebuchet MS"/>
                <w:sz w:val="18"/>
                <w:szCs w:val="18"/>
              </w:rPr>
            </w:pPr>
          </w:p>
        </w:tc>
        <w:tc>
          <w:tcPr>
            <w:tcW w:w="11198" w:type="dxa"/>
            <w:gridSpan w:val="6"/>
            <w:tcBorders>
              <w:top w:val="single" w:sz="4" w:space="0" w:color="auto"/>
              <w:left w:val="single" w:sz="4" w:space="0" w:color="auto"/>
              <w:bottom w:val="nil"/>
              <w:right w:val="single" w:sz="4" w:space="0" w:color="auto"/>
            </w:tcBorders>
            <w:shd w:val="clear" w:color="auto" w:fill="97DDBA"/>
            <w:vAlign w:val="bottom"/>
          </w:tcPr>
          <w:p w14:paraId="346EC048"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Felt defineret under: 4.1 Standardiserede felter til de temaspecifikke datamodeller</w:t>
            </w:r>
          </w:p>
        </w:tc>
      </w:tr>
      <w:tr w:rsidR="00CB4BEB" w:rsidRPr="00F6698A" w14:paraId="4BFB61C2"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97DDBA"/>
            <w:vAlign w:val="bottom"/>
          </w:tcPr>
          <w:p w14:paraId="2248AF7A" w14:textId="77777777" w:rsidR="00CB4BEB" w:rsidRPr="00F6698A" w:rsidRDefault="00CB4BEB" w:rsidP="003C0924">
            <w:pPr>
              <w:rPr>
                <w:rFonts w:ascii="Trebuchet MS" w:hAnsi="Trebuchet MS" w:cs="Trebuchet MS"/>
                <w:color w:val="278079" w:themeColor="accent6" w:themeShade="BF"/>
                <w:sz w:val="18"/>
                <w:szCs w:val="18"/>
              </w:rPr>
            </w:pPr>
            <w:proofErr w:type="spellStart"/>
            <w:r w:rsidRPr="00F6698A">
              <w:rPr>
                <w:rFonts w:ascii="Trebuchet MS" w:hAnsi="Trebuchet MS" w:cs="Trebuchet MS"/>
                <w:color w:val="278079" w:themeColor="accent6" w:themeShade="BF"/>
                <w:sz w:val="18"/>
                <w:szCs w:val="18"/>
              </w:rPr>
              <w:t>adr_id</w:t>
            </w:r>
            <w:proofErr w:type="spellEnd"/>
          </w:p>
        </w:tc>
        <w:tc>
          <w:tcPr>
            <w:tcW w:w="1220" w:type="dxa"/>
            <w:tcBorders>
              <w:top w:val="single" w:sz="4" w:space="0" w:color="auto"/>
              <w:left w:val="single" w:sz="4" w:space="0" w:color="auto"/>
              <w:bottom w:val="nil"/>
              <w:right w:val="single" w:sz="4" w:space="0" w:color="auto"/>
            </w:tcBorders>
            <w:shd w:val="clear" w:color="auto" w:fill="97DDBA"/>
            <w:vAlign w:val="bottom"/>
          </w:tcPr>
          <w:p w14:paraId="59809EC1" w14:textId="77777777" w:rsidR="00CB4BEB" w:rsidRPr="00F6698A" w:rsidRDefault="00CB4BEB" w:rsidP="003C0924">
            <w:pPr>
              <w:rPr>
                <w:rFonts w:ascii="Trebuchet MS" w:hAnsi="Trebuchet MS" w:cs="Trebuchet MS"/>
                <w:color w:val="278079" w:themeColor="accent6" w:themeShade="BF"/>
                <w:sz w:val="18"/>
                <w:szCs w:val="18"/>
              </w:rPr>
            </w:pPr>
          </w:p>
        </w:tc>
        <w:tc>
          <w:tcPr>
            <w:tcW w:w="11198" w:type="dxa"/>
            <w:gridSpan w:val="6"/>
            <w:tcBorders>
              <w:top w:val="single" w:sz="4" w:space="0" w:color="auto"/>
              <w:left w:val="single" w:sz="4" w:space="0" w:color="auto"/>
              <w:bottom w:val="nil"/>
              <w:right w:val="single" w:sz="4" w:space="0" w:color="auto"/>
            </w:tcBorders>
            <w:shd w:val="clear" w:color="auto" w:fill="97DDBA"/>
            <w:vAlign w:val="bottom"/>
          </w:tcPr>
          <w:p w14:paraId="36573E3C" w14:textId="77777777" w:rsidR="00CB4BEB" w:rsidRPr="00F6698A" w:rsidRDefault="00CB4BEB" w:rsidP="003C0924">
            <w:pPr>
              <w:rPr>
                <w:rFonts w:ascii="Trebuchet MS" w:hAnsi="Trebuchet MS" w:cs="Trebuchet MS"/>
                <w:color w:val="278079" w:themeColor="accent6" w:themeShade="BF"/>
                <w:sz w:val="18"/>
                <w:szCs w:val="18"/>
              </w:rPr>
            </w:pPr>
            <w:r w:rsidRPr="00F6698A">
              <w:rPr>
                <w:rFonts w:ascii="Trebuchet MS" w:hAnsi="Trebuchet MS" w:cs="Trebuchet MS"/>
                <w:color w:val="278079" w:themeColor="accent6" w:themeShade="BF"/>
                <w:sz w:val="18"/>
                <w:szCs w:val="18"/>
              </w:rPr>
              <w:t>Felt defineret under: 4.1 Standardiserede felter til de temaspecifikke datamodeller</w:t>
            </w:r>
          </w:p>
        </w:tc>
      </w:tr>
      <w:tr w:rsidR="00CB4BEB" w:rsidRPr="004B0141" w14:paraId="54C28ED1"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D9D9D9"/>
            <w:vAlign w:val="bottom"/>
          </w:tcPr>
          <w:p w14:paraId="05E220C7"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markblok</w:t>
            </w:r>
          </w:p>
        </w:tc>
        <w:tc>
          <w:tcPr>
            <w:tcW w:w="1220" w:type="dxa"/>
            <w:tcBorders>
              <w:top w:val="single" w:sz="4" w:space="0" w:color="auto"/>
              <w:left w:val="single" w:sz="4" w:space="0" w:color="auto"/>
              <w:bottom w:val="nil"/>
              <w:right w:val="single" w:sz="4" w:space="0" w:color="auto"/>
            </w:tcBorders>
            <w:shd w:val="clear" w:color="auto" w:fill="FFFFFF"/>
            <w:vAlign w:val="bottom"/>
          </w:tcPr>
          <w:p w14:paraId="4F1028D7"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markblok</w:t>
            </w:r>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39FBA2F0"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 xml:space="preserve">Markbloknummer </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5A69B12"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Tekststreng</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6397B8C2"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0-25 tegn</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4E97E5A8" w14:textId="77777777" w:rsidR="00CB4BEB" w:rsidRPr="004B0141" w:rsidRDefault="00CB4BEB" w:rsidP="003C0924">
            <w:pPr>
              <w:jc w:val="center"/>
              <w:rPr>
                <w:rFonts w:ascii="Trebuchet MS" w:hAnsi="Trebuchet MS" w:cs="Trebuchet MS"/>
                <w:sz w:val="18"/>
                <w:szCs w:val="18"/>
              </w:rPr>
            </w:pPr>
            <w:r w:rsidRPr="004B0141">
              <w:rPr>
                <w:rFonts w:ascii="Trebuchet MS" w:hAnsi="Trebuchet MS" w:cs="Trebuchet MS"/>
                <w:sz w:val="18"/>
                <w:szCs w:val="18"/>
              </w:rPr>
              <w:t>F</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34524F8C" w14:textId="77777777" w:rsidR="00CB4BEB" w:rsidRPr="004B0141" w:rsidRDefault="00CB4BEB" w:rsidP="003C0924">
            <w:pPr>
              <w:rPr>
                <w:rFonts w:ascii="Trebuchet MS" w:hAnsi="Trebuchet MS" w:cs="Trebuchet MS"/>
                <w:sz w:val="18"/>
                <w:szCs w:val="18"/>
              </w:rPr>
            </w:pPr>
          </w:p>
        </w:tc>
      </w:tr>
      <w:tr w:rsidR="00CB4BEB" w:rsidRPr="004B0141" w14:paraId="4A2E0B33"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D9D9D9"/>
            <w:vAlign w:val="bottom"/>
          </w:tcPr>
          <w:p w14:paraId="46EDC36A" w14:textId="77777777" w:rsidR="00CB4BEB" w:rsidRPr="004B0141" w:rsidRDefault="00CB4BEB" w:rsidP="003C0924">
            <w:pPr>
              <w:rPr>
                <w:rFonts w:ascii="Trebuchet MS" w:hAnsi="Trebuchet MS"/>
                <w:sz w:val="18"/>
                <w:szCs w:val="18"/>
              </w:rPr>
            </w:pPr>
            <w:proofErr w:type="spellStart"/>
            <w:r w:rsidRPr="004B0141">
              <w:rPr>
                <w:rFonts w:ascii="Trebuchet MS" w:hAnsi="Trebuchet MS"/>
                <w:sz w:val="18"/>
                <w:szCs w:val="18"/>
              </w:rPr>
              <w:t>dosering_toerstof</w:t>
            </w:r>
            <w:proofErr w:type="spellEnd"/>
          </w:p>
        </w:tc>
        <w:tc>
          <w:tcPr>
            <w:tcW w:w="1220" w:type="dxa"/>
            <w:tcBorders>
              <w:top w:val="single" w:sz="4" w:space="0" w:color="auto"/>
              <w:left w:val="single" w:sz="4" w:space="0" w:color="auto"/>
              <w:bottom w:val="nil"/>
              <w:right w:val="single" w:sz="4" w:space="0" w:color="auto"/>
            </w:tcBorders>
            <w:shd w:val="clear" w:color="auto" w:fill="FFFFFF"/>
            <w:vAlign w:val="bottom"/>
          </w:tcPr>
          <w:p w14:paraId="2A6E8B08" w14:textId="77777777" w:rsidR="00CB4BEB" w:rsidRPr="004B0141" w:rsidRDefault="00CB4BEB" w:rsidP="003C0924">
            <w:pPr>
              <w:rPr>
                <w:rFonts w:ascii="Trebuchet MS" w:hAnsi="Trebuchet MS"/>
                <w:sz w:val="18"/>
                <w:szCs w:val="18"/>
              </w:rPr>
            </w:pPr>
            <w:proofErr w:type="spellStart"/>
            <w:r>
              <w:rPr>
                <w:rFonts w:ascii="Trebuchet MS" w:hAnsi="Trebuchet MS"/>
                <w:sz w:val="18"/>
                <w:szCs w:val="18"/>
              </w:rPr>
              <w:t>dose_toers</w:t>
            </w:r>
            <w:proofErr w:type="spellEnd"/>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6DD87D5B"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Dosering i ton i tørstof</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254E08E4" w14:textId="77777777" w:rsidR="00CB4BEB" w:rsidRPr="004B0141" w:rsidRDefault="00CB4BEB" w:rsidP="003C0924">
            <w:pPr>
              <w:rPr>
                <w:rFonts w:ascii="Trebuchet MS" w:hAnsi="Trebuchet MS"/>
                <w:sz w:val="18"/>
                <w:szCs w:val="18"/>
              </w:rPr>
            </w:pPr>
            <w:r>
              <w:rPr>
                <w:rFonts w:ascii="Trebuchet MS" w:hAnsi="Trebuchet MS"/>
                <w:sz w:val="18"/>
                <w:szCs w:val="18"/>
              </w:rPr>
              <w:t>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3DB7DDFB" w14:textId="77777777" w:rsidR="00CB4BEB" w:rsidRPr="004B0141" w:rsidRDefault="00CB4BEB" w:rsidP="003C0924">
            <w:pPr>
              <w:rPr>
                <w:rFonts w:ascii="Trebuchet MS" w:hAnsi="Trebuchet MS"/>
                <w:sz w:val="18"/>
                <w:szCs w:val="18"/>
              </w:rPr>
            </w:pPr>
            <w:r>
              <w:rPr>
                <w:rFonts w:ascii="Trebuchet MS" w:hAnsi="Trebuchet MS"/>
                <w:sz w:val="18"/>
                <w:szCs w:val="18"/>
              </w:rPr>
              <w:t>0,01-9999,99</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51CBC724" w14:textId="77777777" w:rsidR="00CB4BEB" w:rsidRPr="004B0141" w:rsidRDefault="00CB4BEB" w:rsidP="003C0924">
            <w:pPr>
              <w:jc w:val="center"/>
              <w:rPr>
                <w:rFonts w:ascii="Trebuchet MS" w:hAnsi="Trebuchet MS" w:cs="Trebuchet MS"/>
                <w:sz w:val="18"/>
                <w:szCs w:val="18"/>
              </w:rPr>
            </w:pPr>
            <w:r w:rsidRPr="004B0141">
              <w:rPr>
                <w:rFonts w:ascii="Trebuchet MS" w:hAnsi="Trebuchet MS" w:cs="Trebuchet MS"/>
                <w:sz w:val="18"/>
                <w:szCs w:val="18"/>
              </w:rPr>
              <w:t>F</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11A38B92" w14:textId="77777777" w:rsidR="00CB4BEB" w:rsidRPr="004B0141" w:rsidRDefault="00CB4BEB" w:rsidP="003C0924">
            <w:pPr>
              <w:rPr>
                <w:rFonts w:ascii="Trebuchet MS" w:hAnsi="Trebuchet MS" w:cs="Trebuchet MS"/>
                <w:sz w:val="18"/>
                <w:szCs w:val="18"/>
              </w:rPr>
            </w:pPr>
          </w:p>
        </w:tc>
      </w:tr>
      <w:tr w:rsidR="00CB4BEB" w:rsidRPr="004B0141" w14:paraId="30B99E40"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D9D9D9"/>
            <w:vAlign w:val="bottom"/>
          </w:tcPr>
          <w:p w14:paraId="63706EFA" w14:textId="77777777" w:rsidR="00CB4BEB" w:rsidRPr="00594F04" w:rsidRDefault="00CB4BEB" w:rsidP="003C0924">
            <w:pPr>
              <w:rPr>
                <w:rFonts w:ascii="Trebuchet MS" w:hAnsi="Trebuchet MS"/>
                <w:sz w:val="18"/>
                <w:szCs w:val="18"/>
              </w:rPr>
            </w:pPr>
            <w:proofErr w:type="spellStart"/>
            <w:r w:rsidRPr="00594F04">
              <w:rPr>
                <w:rFonts w:ascii="Trebuchet MS" w:hAnsi="Trebuchet MS"/>
                <w:sz w:val="18"/>
                <w:szCs w:val="18"/>
              </w:rPr>
              <w:t>dosering_vaadvaegt</w:t>
            </w:r>
            <w:proofErr w:type="spellEnd"/>
          </w:p>
        </w:tc>
        <w:tc>
          <w:tcPr>
            <w:tcW w:w="1220" w:type="dxa"/>
            <w:tcBorders>
              <w:top w:val="single" w:sz="4" w:space="0" w:color="auto"/>
              <w:left w:val="single" w:sz="4" w:space="0" w:color="auto"/>
              <w:bottom w:val="nil"/>
              <w:right w:val="single" w:sz="4" w:space="0" w:color="auto"/>
            </w:tcBorders>
            <w:shd w:val="clear" w:color="auto" w:fill="FFFFFF"/>
            <w:vAlign w:val="bottom"/>
          </w:tcPr>
          <w:p w14:paraId="6B5E69A6" w14:textId="77777777" w:rsidR="00CB4BEB" w:rsidRPr="00594F04" w:rsidRDefault="00CB4BEB" w:rsidP="003C0924">
            <w:pPr>
              <w:rPr>
                <w:rFonts w:ascii="Trebuchet MS" w:hAnsi="Trebuchet MS"/>
                <w:sz w:val="18"/>
                <w:szCs w:val="18"/>
              </w:rPr>
            </w:pPr>
            <w:proofErr w:type="spellStart"/>
            <w:r>
              <w:rPr>
                <w:rFonts w:ascii="Trebuchet MS" w:hAnsi="Trebuchet MS"/>
                <w:sz w:val="18"/>
                <w:szCs w:val="18"/>
              </w:rPr>
              <w:t>dose_vaadv</w:t>
            </w:r>
            <w:proofErr w:type="spellEnd"/>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2007F6AC"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Dosering i ton i vådvægt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6C8EF794"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43BCD377"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0,01-9999,99</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3E0948E2" w14:textId="77777777" w:rsidR="00CB4BEB" w:rsidRPr="00594F04" w:rsidRDefault="00CB4BEB" w:rsidP="003C0924">
            <w:pPr>
              <w:jc w:val="center"/>
              <w:rPr>
                <w:rFonts w:ascii="Trebuchet MS" w:hAnsi="Trebuchet MS" w:cs="Trebuchet MS"/>
                <w:sz w:val="18"/>
                <w:szCs w:val="18"/>
              </w:rPr>
            </w:pPr>
            <w:r w:rsidRPr="00594F04">
              <w:rPr>
                <w:rFonts w:ascii="Trebuchet MS" w:hAnsi="Trebuchet MS" w:cs="Trebuchet MS"/>
                <w:sz w:val="18"/>
                <w:szCs w:val="18"/>
              </w:rPr>
              <w:t>F</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053DD8FA" w14:textId="77777777" w:rsidR="00CB4BEB" w:rsidRPr="00594F04" w:rsidRDefault="00CB4BEB" w:rsidP="003C0924">
            <w:pPr>
              <w:rPr>
                <w:rFonts w:ascii="Trebuchet MS" w:hAnsi="Trebuchet MS" w:cs="Trebuchet MS"/>
                <w:sz w:val="18"/>
                <w:szCs w:val="18"/>
              </w:rPr>
            </w:pPr>
          </w:p>
        </w:tc>
      </w:tr>
      <w:tr w:rsidR="00CB4BEB" w:rsidRPr="004B0141" w14:paraId="411B7C14"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D9D9D9"/>
            <w:vAlign w:val="bottom"/>
          </w:tcPr>
          <w:p w14:paraId="5BF8D643" w14:textId="77777777" w:rsidR="00CB4BEB" w:rsidRPr="00594F04" w:rsidRDefault="00CB4BEB" w:rsidP="003C0924">
            <w:pPr>
              <w:rPr>
                <w:rFonts w:ascii="Trebuchet MS" w:hAnsi="Trebuchet MS"/>
                <w:sz w:val="18"/>
                <w:szCs w:val="18"/>
              </w:rPr>
            </w:pPr>
            <w:proofErr w:type="spellStart"/>
            <w:r w:rsidRPr="00594F04">
              <w:rPr>
                <w:rFonts w:ascii="Trebuchet MS" w:hAnsi="Trebuchet MS"/>
                <w:sz w:val="18"/>
                <w:szCs w:val="18"/>
              </w:rPr>
              <w:t>fosfor_total</w:t>
            </w:r>
            <w:proofErr w:type="spellEnd"/>
          </w:p>
        </w:tc>
        <w:tc>
          <w:tcPr>
            <w:tcW w:w="1220" w:type="dxa"/>
            <w:tcBorders>
              <w:top w:val="single" w:sz="4" w:space="0" w:color="auto"/>
              <w:left w:val="single" w:sz="4" w:space="0" w:color="auto"/>
              <w:bottom w:val="nil"/>
              <w:right w:val="single" w:sz="4" w:space="0" w:color="auto"/>
            </w:tcBorders>
            <w:shd w:val="clear" w:color="auto" w:fill="FFFFFF"/>
            <w:vAlign w:val="bottom"/>
          </w:tcPr>
          <w:p w14:paraId="7440C072" w14:textId="77777777" w:rsidR="00CB4BEB" w:rsidRPr="00594F04" w:rsidRDefault="00CB4BEB" w:rsidP="003C0924">
            <w:pPr>
              <w:rPr>
                <w:rFonts w:ascii="Trebuchet MS" w:hAnsi="Trebuchet MS"/>
                <w:sz w:val="18"/>
                <w:szCs w:val="18"/>
              </w:rPr>
            </w:pPr>
            <w:proofErr w:type="spellStart"/>
            <w:r w:rsidRPr="00594F04">
              <w:rPr>
                <w:rFonts w:ascii="Trebuchet MS" w:hAnsi="Trebuchet MS"/>
                <w:sz w:val="18"/>
                <w:szCs w:val="18"/>
              </w:rPr>
              <w:t>fosfor</w:t>
            </w:r>
            <w:r>
              <w:rPr>
                <w:rFonts w:ascii="Trebuchet MS" w:hAnsi="Trebuchet MS"/>
                <w:sz w:val="18"/>
                <w:szCs w:val="18"/>
              </w:rPr>
              <w:t>_tot</w:t>
            </w:r>
            <w:proofErr w:type="spellEnd"/>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7323DC22"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Mængden af fosfor angivet i kg. pr. ha.</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41C0F4F8"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2282A83C"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0,01-9999,99</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097CCCFB" w14:textId="77777777" w:rsidR="00CB4BEB" w:rsidRPr="00594F04" w:rsidRDefault="00CB4BEB" w:rsidP="003C0924">
            <w:pPr>
              <w:jc w:val="center"/>
              <w:rPr>
                <w:rFonts w:ascii="Trebuchet MS" w:hAnsi="Trebuchet MS" w:cs="Trebuchet MS"/>
                <w:sz w:val="18"/>
                <w:szCs w:val="18"/>
              </w:rPr>
            </w:pPr>
            <w:r w:rsidRPr="00594F04">
              <w:rPr>
                <w:rFonts w:ascii="Trebuchet MS" w:hAnsi="Trebuchet MS" w:cs="Trebuchet MS"/>
                <w:sz w:val="18"/>
                <w:szCs w:val="18"/>
              </w:rPr>
              <w:t>F</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13D08218" w14:textId="77777777" w:rsidR="00CB4BEB" w:rsidRPr="00594F04" w:rsidRDefault="00CB4BEB" w:rsidP="003C0924">
            <w:pPr>
              <w:rPr>
                <w:rFonts w:ascii="Trebuchet MS" w:hAnsi="Trebuchet MS" w:cs="Trebuchet MS"/>
                <w:sz w:val="18"/>
                <w:szCs w:val="18"/>
              </w:rPr>
            </w:pPr>
          </w:p>
        </w:tc>
      </w:tr>
      <w:tr w:rsidR="00CB4BEB" w:rsidRPr="00F122C2" w14:paraId="643F950D"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D9D9D9"/>
            <w:vAlign w:val="bottom"/>
          </w:tcPr>
          <w:p w14:paraId="5673EF4B" w14:textId="77777777" w:rsidR="00CB4BEB" w:rsidRPr="00594F04" w:rsidRDefault="00CB4BEB" w:rsidP="003C0924">
            <w:pPr>
              <w:rPr>
                <w:rFonts w:ascii="Trebuchet MS" w:hAnsi="Trebuchet MS"/>
                <w:sz w:val="18"/>
                <w:szCs w:val="18"/>
              </w:rPr>
            </w:pPr>
            <w:proofErr w:type="spellStart"/>
            <w:r w:rsidRPr="00594F04">
              <w:rPr>
                <w:rFonts w:ascii="Trebuchet MS" w:hAnsi="Trebuchet MS"/>
                <w:sz w:val="18"/>
                <w:szCs w:val="18"/>
              </w:rPr>
              <w:t>fosfor_udnyttelse</w:t>
            </w:r>
            <w:proofErr w:type="spellEnd"/>
          </w:p>
        </w:tc>
        <w:tc>
          <w:tcPr>
            <w:tcW w:w="1220" w:type="dxa"/>
            <w:tcBorders>
              <w:top w:val="single" w:sz="4" w:space="0" w:color="auto"/>
              <w:left w:val="single" w:sz="4" w:space="0" w:color="auto"/>
              <w:bottom w:val="nil"/>
              <w:right w:val="single" w:sz="4" w:space="0" w:color="auto"/>
            </w:tcBorders>
            <w:shd w:val="clear" w:color="auto" w:fill="FFFFFF"/>
            <w:vAlign w:val="bottom"/>
          </w:tcPr>
          <w:p w14:paraId="38AFFCE5" w14:textId="77777777" w:rsidR="00CB4BEB" w:rsidRPr="00594F04" w:rsidRDefault="00CB4BEB" w:rsidP="003C0924">
            <w:pPr>
              <w:rPr>
                <w:rFonts w:ascii="Trebuchet MS" w:hAnsi="Trebuchet MS"/>
                <w:sz w:val="18"/>
                <w:szCs w:val="18"/>
              </w:rPr>
            </w:pPr>
            <w:proofErr w:type="spellStart"/>
            <w:r w:rsidRPr="00594F04">
              <w:rPr>
                <w:rFonts w:ascii="Trebuchet MS" w:hAnsi="Trebuchet MS"/>
                <w:sz w:val="18"/>
                <w:szCs w:val="18"/>
              </w:rPr>
              <w:t>fosfor_ud</w:t>
            </w:r>
            <w:r>
              <w:rPr>
                <w:rFonts w:ascii="Trebuchet MS" w:hAnsi="Trebuchet MS"/>
                <w:sz w:val="18"/>
                <w:szCs w:val="18"/>
              </w:rPr>
              <w:t>n</w:t>
            </w:r>
            <w:proofErr w:type="spellEnd"/>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52859F34"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Udnyttelsen af fosfor i procent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6B3968B4"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1472A0ED"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0,01-100,00</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0C946E5B" w14:textId="77777777" w:rsidR="00CB4BEB" w:rsidRPr="00594F04" w:rsidRDefault="00CB4BEB" w:rsidP="003C0924">
            <w:pPr>
              <w:jc w:val="center"/>
              <w:rPr>
                <w:rFonts w:ascii="Trebuchet MS" w:hAnsi="Trebuchet MS"/>
                <w:sz w:val="18"/>
                <w:szCs w:val="18"/>
              </w:rPr>
            </w:pPr>
            <w:r w:rsidRPr="00594F04">
              <w:rPr>
                <w:rFonts w:ascii="Trebuchet MS" w:hAnsi="Trebuchet MS"/>
                <w:sz w:val="18"/>
                <w:szCs w:val="18"/>
              </w:rPr>
              <w:t>F</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355A4CC3"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12</w:t>
            </w:r>
          </w:p>
        </w:tc>
      </w:tr>
      <w:tr w:rsidR="00CB4BEB" w:rsidRPr="00F122C2" w14:paraId="44E48B46"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D9D9D9"/>
            <w:vAlign w:val="bottom"/>
          </w:tcPr>
          <w:p w14:paraId="7646071C" w14:textId="77777777" w:rsidR="00CB4BEB" w:rsidRPr="00594F04" w:rsidRDefault="00CB4BEB" w:rsidP="003C0924">
            <w:pPr>
              <w:rPr>
                <w:rFonts w:ascii="Trebuchet MS" w:hAnsi="Trebuchet MS"/>
                <w:sz w:val="18"/>
                <w:szCs w:val="18"/>
              </w:rPr>
            </w:pPr>
            <w:proofErr w:type="spellStart"/>
            <w:r w:rsidRPr="00594F04">
              <w:rPr>
                <w:rFonts w:ascii="Trebuchet MS" w:hAnsi="Trebuchet MS"/>
                <w:sz w:val="18"/>
                <w:szCs w:val="18"/>
              </w:rPr>
              <w:t>kvaelstof_total</w:t>
            </w:r>
            <w:proofErr w:type="spellEnd"/>
          </w:p>
        </w:tc>
        <w:tc>
          <w:tcPr>
            <w:tcW w:w="1220" w:type="dxa"/>
            <w:tcBorders>
              <w:top w:val="single" w:sz="4" w:space="0" w:color="auto"/>
              <w:left w:val="single" w:sz="4" w:space="0" w:color="auto"/>
              <w:bottom w:val="nil"/>
              <w:right w:val="single" w:sz="4" w:space="0" w:color="auto"/>
            </w:tcBorders>
            <w:shd w:val="clear" w:color="auto" w:fill="FFFFFF"/>
            <w:vAlign w:val="bottom"/>
          </w:tcPr>
          <w:p w14:paraId="778BB2E2" w14:textId="77777777" w:rsidR="00CB4BEB" w:rsidRPr="00594F04" w:rsidRDefault="00CB4BEB" w:rsidP="003C0924">
            <w:pPr>
              <w:rPr>
                <w:rFonts w:ascii="Trebuchet MS" w:hAnsi="Trebuchet MS"/>
                <w:sz w:val="18"/>
                <w:szCs w:val="18"/>
              </w:rPr>
            </w:pPr>
            <w:proofErr w:type="spellStart"/>
            <w:r>
              <w:rPr>
                <w:rFonts w:ascii="Trebuchet MS" w:hAnsi="Trebuchet MS"/>
                <w:sz w:val="18"/>
                <w:szCs w:val="18"/>
              </w:rPr>
              <w:t>kvaels</w:t>
            </w:r>
            <w:r w:rsidRPr="00594F04">
              <w:rPr>
                <w:rFonts w:ascii="Trebuchet MS" w:hAnsi="Trebuchet MS"/>
                <w:sz w:val="18"/>
                <w:szCs w:val="18"/>
              </w:rPr>
              <w:t>_tot</w:t>
            </w:r>
            <w:proofErr w:type="spellEnd"/>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455A6FBA"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Mængden af kvælstof angivet i kg. pr. ha.</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397D1481"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0E885BDA"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0,01-9999,99</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20387C82" w14:textId="77777777" w:rsidR="00CB4BEB" w:rsidRPr="00594F04" w:rsidRDefault="00CB4BEB" w:rsidP="003C0924">
            <w:pPr>
              <w:jc w:val="center"/>
              <w:rPr>
                <w:rFonts w:ascii="Trebuchet MS" w:hAnsi="Trebuchet MS"/>
                <w:sz w:val="18"/>
                <w:szCs w:val="18"/>
              </w:rPr>
            </w:pPr>
            <w:r w:rsidRPr="00594F04">
              <w:rPr>
                <w:rFonts w:ascii="Trebuchet MS" w:hAnsi="Trebuchet MS"/>
                <w:sz w:val="18"/>
                <w:szCs w:val="18"/>
              </w:rPr>
              <w:t>F</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320D578D"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2</w:t>
            </w:r>
          </w:p>
        </w:tc>
      </w:tr>
      <w:tr w:rsidR="00CB4BEB" w:rsidRPr="00F122C2" w14:paraId="07B9619A"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D9D9D9"/>
            <w:vAlign w:val="bottom"/>
          </w:tcPr>
          <w:p w14:paraId="0EBFC81C" w14:textId="77777777" w:rsidR="00CB4BEB" w:rsidRPr="00594F04" w:rsidRDefault="00CB4BEB" w:rsidP="003C0924">
            <w:pPr>
              <w:rPr>
                <w:rFonts w:ascii="Trebuchet MS" w:hAnsi="Trebuchet MS"/>
                <w:sz w:val="18"/>
                <w:szCs w:val="18"/>
              </w:rPr>
            </w:pPr>
            <w:proofErr w:type="spellStart"/>
            <w:r w:rsidRPr="00594F04">
              <w:rPr>
                <w:rFonts w:ascii="Trebuchet MS" w:hAnsi="Trebuchet MS"/>
                <w:sz w:val="18"/>
                <w:szCs w:val="18"/>
              </w:rPr>
              <w:t>kvaelstof_udnyttelse</w:t>
            </w:r>
            <w:proofErr w:type="spellEnd"/>
          </w:p>
        </w:tc>
        <w:tc>
          <w:tcPr>
            <w:tcW w:w="1220" w:type="dxa"/>
            <w:tcBorders>
              <w:top w:val="single" w:sz="4" w:space="0" w:color="auto"/>
              <w:left w:val="single" w:sz="4" w:space="0" w:color="auto"/>
              <w:bottom w:val="nil"/>
              <w:right w:val="single" w:sz="4" w:space="0" w:color="auto"/>
            </w:tcBorders>
            <w:shd w:val="clear" w:color="auto" w:fill="FFFFFF"/>
            <w:vAlign w:val="bottom"/>
          </w:tcPr>
          <w:p w14:paraId="6E6C9F2E" w14:textId="77777777" w:rsidR="00CB4BEB" w:rsidRPr="00594F04" w:rsidRDefault="00CB4BEB" w:rsidP="003C0924">
            <w:pPr>
              <w:rPr>
                <w:rFonts w:ascii="Trebuchet MS" w:hAnsi="Trebuchet MS"/>
                <w:sz w:val="18"/>
                <w:szCs w:val="18"/>
              </w:rPr>
            </w:pPr>
            <w:proofErr w:type="spellStart"/>
            <w:r>
              <w:rPr>
                <w:rFonts w:ascii="Trebuchet MS" w:hAnsi="Trebuchet MS"/>
                <w:sz w:val="18"/>
                <w:szCs w:val="18"/>
              </w:rPr>
              <w:t>kvaels</w:t>
            </w:r>
            <w:r w:rsidRPr="00594F04">
              <w:rPr>
                <w:rFonts w:ascii="Trebuchet MS" w:hAnsi="Trebuchet MS"/>
                <w:sz w:val="18"/>
                <w:szCs w:val="18"/>
              </w:rPr>
              <w:t>_udn</w:t>
            </w:r>
            <w:proofErr w:type="spellEnd"/>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58238CB7"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Udnyttelsen af kvælstof i kg. pr. ha.</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66DA1C9F"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5888FF4A"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0,01-9999,99</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1AB69992" w14:textId="77777777" w:rsidR="00CB4BEB" w:rsidRPr="00594F04" w:rsidRDefault="00CB4BEB" w:rsidP="003C0924">
            <w:pPr>
              <w:jc w:val="center"/>
              <w:rPr>
                <w:rFonts w:ascii="Trebuchet MS" w:hAnsi="Trebuchet MS"/>
                <w:sz w:val="18"/>
                <w:szCs w:val="18"/>
              </w:rPr>
            </w:pPr>
            <w:r w:rsidRPr="00594F04">
              <w:rPr>
                <w:rFonts w:ascii="Trebuchet MS" w:hAnsi="Trebuchet MS"/>
                <w:sz w:val="18"/>
                <w:szCs w:val="18"/>
              </w:rPr>
              <w:t>F</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6A2E27CA"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2</w:t>
            </w:r>
          </w:p>
        </w:tc>
      </w:tr>
      <w:tr w:rsidR="00CB4BEB" w:rsidRPr="00F122C2" w14:paraId="4EA1DE2D"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D9D9D9"/>
            <w:vAlign w:val="bottom"/>
          </w:tcPr>
          <w:p w14:paraId="6DE21607" w14:textId="77777777" w:rsidR="00CB4BEB" w:rsidRPr="00594F04" w:rsidRDefault="00CB4BEB" w:rsidP="003C0924">
            <w:pPr>
              <w:rPr>
                <w:rFonts w:ascii="Trebuchet MS" w:hAnsi="Trebuchet MS"/>
                <w:sz w:val="18"/>
                <w:szCs w:val="18"/>
              </w:rPr>
            </w:pPr>
            <w:proofErr w:type="spellStart"/>
            <w:r w:rsidRPr="00594F04">
              <w:rPr>
                <w:rFonts w:ascii="Trebuchet MS" w:hAnsi="Trebuchet MS"/>
                <w:sz w:val="18"/>
                <w:szCs w:val="18"/>
              </w:rPr>
              <w:t>kalium_total</w:t>
            </w:r>
            <w:proofErr w:type="spellEnd"/>
          </w:p>
        </w:tc>
        <w:tc>
          <w:tcPr>
            <w:tcW w:w="1220" w:type="dxa"/>
            <w:tcBorders>
              <w:top w:val="single" w:sz="4" w:space="0" w:color="auto"/>
              <w:left w:val="single" w:sz="4" w:space="0" w:color="auto"/>
              <w:bottom w:val="nil"/>
              <w:right w:val="single" w:sz="4" w:space="0" w:color="auto"/>
            </w:tcBorders>
            <w:shd w:val="clear" w:color="auto" w:fill="FFFFFF"/>
            <w:vAlign w:val="bottom"/>
          </w:tcPr>
          <w:p w14:paraId="1573F684" w14:textId="77777777" w:rsidR="00CB4BEB" w:rsidRPr="00594F04" w:rsidRDefault="00CB4BEB" w:rsidP="003C0924">
            <w:pPr>
              <w:rPr>
                <w:rFonts w:ascii="Trebuchet MS" w:hAnsi="Trebuchet MS"/>
                <w:sz w:val="18"/>
                <w:szCs w:val="18"/>
              </w:rPr>
            </w:pPr>
            <w:proofErr w:type="spellStart"/>
            <w:r w:rsidRPr="00594F04">
              <w:rPr>
                <w:rFonts w:ascii="Trebuchet MS" w:hAnsi="Trebuchet MS"/>
                <w:sz w:val="18"/>
                <w:szCs w:val="18"/>
              </w:rPr>
              <w:t>kalium_tot</w:t>
            </w:r>
            <w:proofErr w:type="spellEnd"/>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1CC4F60E"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Mængden af kalium angivet i kg. pr. ha.</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4B20313B"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2D0D7C7A"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0,01-9999,99</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796D1834" w14:textId="77777777" w:rsidR="00CB4BEB" w:rsidRPr="00594F04" w:rsidRDefault="00CB4BEB" w:rsidP="003C0924">
            <w:pPr>
              <w:jc w:val="center"/>
              <w:rPr>
                <w:rFonts w:ascii="Trebuchet MS" w:hAnsi="Trebuchet MS"/>
                <w:sz w:val="18"/>
                <w:szCs w:val="18"/>
              </w:rPr>
            </w:pPr>
            <w:r w:rsidRPr="00594F04">
              <w:rPr>
                <w:rFonts w:ascii="Trebuchet MS" w:hAnsi="Trebuchet MS"/>
                <w:sz w:val="18"/>
                <w:szCs w:val="18"/>
              </w:rPr>
              <w:t>F</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69467275"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2</w:t>
            </w:r>
          </w:p>
        </w:tc>
      </w:tr>
      <w:tr w:rsidR="00CB4BEB" w:rsidRPr="004B0141" w14:paraId="3F2C2BA7"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D9D9D9"/>
            <w:vAlign w:val="bottom"/>
          </w:tcPr>
          <w:p w14:paraId="32D53EDD" w14:textId="77777777" w:rsidR="00CB4BEB" w:rsidRPr="004B0141" w:rsidRDefault="00CB4BEB" w:rsidP="003C0924">
            <w:pPr>
              <w:rPr>
                <w:rFonts w:ascii="Trebuchet MS" w:hAnsi="Trebuchet MS"/>
                <w:sz w:val="18"/>
                <w:szCs w:val="18"/>
              </w:rPr>
            </w:pPr>
            <w:proofErr w:type="spellStart"/>
            <w:r w:rsidRPr="004B0141">
              <w:rPr>
                <w:rFonts w:ascii="Trebuchet MS" w:hAnsi="Trebuchet MS"/>
                <w:sz w:val="18"/>
                <w:szCs w:val="18"/>
              </w:rPr>
              <w:t>udbringning_aar</w:t>
            </w:r>
            <w:proofErr w:type="spellEnd"/>
          </w:p>
        </w:tc>
        <w:tc>
          <w:tcPr>
            <w:tcW w:w="1220" w:type="dxa"/>
            <w:tcBorders>
              <w:top w:val="single" w:sz="4" w:space="0" w:color="auto"/>
              <w:left w:val="single" w:sz="4" w:space="0" w:color="auto"/>
              <w:bottom w:val="nil"/>
              <w:right w:val="single" w:sz="4" w:space="0" w:color="auto"/>
            </w:tcBorders>
            <w:shd w:val="clear" w:color="auto" w:fill="FFFFFF"/>
            <w:vAlign w:val="bottom"/>
          </w:tcPr>
          <w:p w14:paraId="39D967F2" w14:textId="77777777" w:rsidR="00CB4BEB" w:rsidRPr="004B0141" w:rsidRDefault="00CB4BEB" w:rsidP="003C0924">
            <w:pPr>
              <w:rPr>
                <w:rFonts w:ascii="Trebuchet MS" w:hAnsi="Trebuchet MS"/>
                <w:sz w:val="18"/>
                <w:szCs w:val="18"/>
              </w:rPr>
            </w:pPr>
            <w:proofErr w:type="spellStart"/>
            <w:r>
              <w:rPr>
                <w:rFonts w:ascii="Trebuchet MS" w:hAnsi="Trebuchet MS"/>
                <w:sz w:val="18"/>
                <w:szCs w:val="18"/>
              </w:rPr>
              <w:t>udbrin</w:t>
            </w:r>
            <w:r w:rsidRPr="004B0141">
              <w:rPr>
                <w:rFonts w:ascii="Trebuchet MS" w:hAnsi="Trebuchet MS"/>
                <w:sz w:val="18"/>
                <w:szCs w:val="18"/>
              </w:rPr>
              <w:t>_aar</w:t>
            </w:r>
            <w:proofErr w:type="spellEnd"/>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64758993"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Hvilket år udbringningen skal ske </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C2BC45E"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Heltal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0618F636"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1900-2999</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06AA219B" w14:textId="77777777" w:rsidR="00CB4BEB" w:rsidRPr="004B0141" w:rsidRDefault="00CB4BEB" w:rsidP="003C0924">
            <w:pPr>
              <w:jc w:val="center"/>
              <w:rPr>
                <w:rFonts w:ascii="Trebuchet MS" w:hAnsi="Trebuchet MS"/>
                <w:sz w:val="18"/>
                <w:szCs w:val="18"/>
              </w:rPr>
            </w:pPr>
            <w:r w:rsidRPr="004B0141">
              <w:rPr>
                <w:rFonts w:ascii="Trebuchet MS" w:hAnsi="Trebuchet MS"/>
                <w:sz w:val="18"/>
                <w:szCs w:val="18"/>
              </w:rPr>
              <w:t>O</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47D7DC53"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2011</w:t>
            </w:r>
          </w:p>
        </w:tc>
      </w:tr>
      <w:tr w:rsidR="00CB4BEB" w:rsidRPr="004B0141" w14:paraId="79317C24"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97DDBA"/>
            <w:vAlign w:val="bottom"/>
          </w:tcPr>
          <w:p w14:paraId="1C9374CB" w14:textId="77777777" w:rsidR="00CB4BEB" w:rsidRPr="004B0141" w:rsidRDefault="00CB4BEB" w:rsidP="003C0924">
            <w:pPr>
              <w:rPr>
                <w:rFonts w:ascii="Trebuchet MS" w:hAnsi="Trebuchet MS" w:cs="Trebuchet MS"/>
                <w:sz w:val="18"/>
                <w:szCs w:val="18"/>
              </w:rPr>
            </w:pPr>
            <w:proofErr w:type="spellStart"/>
            <w:r>
              <w:rPr>
                <w:rFonts w:ascii="Trebuchet MS" w:hAnsi="Trebuchet MS" w:cs="Trebuchet MS"/>
                <w:sz w:val="18"/>
                <w:szCs w:val="18"/>
              </w:rPr>
              <w:t>sagsnr</w:t>
            </w:r>
            <w:proofErr w:type="spellEnd"/>
          </w:p>
        </w:tc>
        <w:tc>
          <w:tcPr>
            <w:tcW w:w="1220" w:type="dxa"/>
            <w:tcBorders>
              <w:top w:val="single" w:sz="4" w:space="0" w:color="auto"/>
              <w:left w:val="single" w:sz="4" w:space="0" w:color="auto"/>
              <w:bottom w:val="nil"/>
              <w:right w:val="single" w:sz="4" w:space="0" w:color="auto"/>
            </w:tcBorders>
            <w:shd w:val="clear" w:color="auto" w:fill="97DDBA"/>
          </w:tcPr>
          <w:p w14:paraId="5FF46264" w14:textId="77777777" w:rsidR="00CB4BEB" w:rsidRPr="004B0141" w:rsidRDefault="00CB4BEB" w:rsidP="003C0924">
            <w:pPr>
              <w:rPr>
                <w:rFonts w:ascii="Trebuchet MS" w:hAnsi="Trebuchet MS" w:cs="Trebuchet MS"/>
                <w:sz w:val="18"/>
                <w:szCs w:val="18"/>
              </w:rPr>
            </w:pPr>
          </w:p>
        </w:tc>
        <w:tc>
          <w:tcPr>
            <w:tcW w:w="11198" w:type="dxa"/>
            <w:gridSpan w:val="6"/>
            <w:tcBorders>
              <w:top w:val="single" w:sz="4" w:space="0" w:color="auto"/>
              <w:left w:val="single" w:sz="4" w:space="0" w:color="auto"/>
              <w:bottom w:val="nil"/>
              <w:right w:val="single" w:sz="4" w:space="0" w:color="auto"/>
            </w:tcBorders>
            <w:shd w:val="clear" w:color="auto" w:fill="97DDBA"/>
            <w:vAlign w:val="bottom"/>
          </w:tcPr>
          <w:p w14:paraId="3D6F7D94"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Felt defineret under: 4.1 Standardiserede felter til de temaspecifikke datamodeller</w:t>
            </w:r>
          </w:p>
        </w:tc>
      </w:tr>
      <w:tr w:rsidR="00CB4BEB" w:rsidRPr="004B0141" w14:paraId="5BA408EF" w14:textId="77777777" w:rsidTr="003C0924">
        <w:trPr>
          <w:trHeight w:hRule="exact" w:val="255"/>
        </w:trPr>
        <w:tc>
          <w:tcPr>
            <w:tcW w:w="1894" w:type="dxa"/>
            <w:tcBorders>
              <w:top w:val="single" w:sz="4" w:space="0" w:color="auto"/>
              <w:left w:val="single" w:sz="4" w:space="0" w:color="auto"/>
              <w:bottom w:val="single" w:sz="4" w:space="0" w:color="auto"/>
              <w:right w:val="single" w:sz="4" w:space="0" w:color="auto"/>
            </w:tcBorders>
            <w:shd w:val="clear" w:color="auto" w:fill="97DDBA"/>
            <w:vAlign w:val="bottom"/>
          </w:tcPr>
          <w:p w14:paraId="7A746810"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link</w:t>
            </w:r>
          </w:p>
        </w:tc>
        <w:tc>
          <w:tcPr>
            <w:tcW w:w="1220" w:type="dxa"/>
            <w:tcBorders>
              <w:top w:val="single" w:sz="4" w:space="0" w:color="auto"/>
              <w:left w:val="single" w:sz="4" w:space="0" w:color="auto"/>
              <w:bottom w:val="single" w:sz="4" w:space="0" w:color="auto"/>
              <w:right w:val="single" w:sz="4" w:space="0" w:color="auto"/>
            </w:tcBorders>
            <w:shd w:val="clear" w:color="auto" w:fill="97DDBA"/>
          </w:tcPr>
          <w:p w14:paraId="5EC918BC" w14:textId="77777777" w:rsidR="00CB4BEB" w:rsidRPr="004B0141" w:rsidRDefault="00CB4BEB" w:rsidP="003C0924">
            <w:pPr>
              <w:rPr>
                <w:rFonts w:ascii="Trebuchet MS" w:hAnsi="Trebuchet MS" w:cs="Trebuchet MS"/>
                <w:sz w:val="18"/>
                <w:szCs w:val="18"/>
              </w:rPr>
            </w:pPr>
          </w:p>
        </w:tc>
        <w:tc>
          <w:tcPr>
            <w:tcW w:w="11198"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63C6C5ED"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Felt defineret under: 4.1 Standardiserede felter til de temaspecifikke datamodeller</w:t>
            </w:r>
          </w:p>
        </w:tc>
      </w:tr>
      <w:tr w:rsidR="00CB4BEB" w:rsidRPr="004B0141" w14:paraId="5B4D1CA5" w14:textId="77777777" w:rsidTr="003C0924">
        <w:trPr>
          <w:trHeight w:hRule="exact" w:val="255"/>
        </w:trPr>
        <w:tc>
          <w:tcPr>
            <w:tcW w:w="4538" w:type="dxa"/>
            <w:gridSpan w:val="3"/>
            <w:tcBorders>
              <w:top w:val="single" w:sz="4" w:space="0" w:color="auto"/>
              <w:left w:val="nil"/>
              <w:bottom w:val="nil"/>
              <w:right w:val="nil"/>
            </w:tcBorders>
            <w:shd w:val="clear" w:color="auto" w:fill="99CCFF"/>
          </w:tcPr>
          <w:p w14:paraId="3EF7B1FC" w14:textId="77777777" w:rsidR="00CB4BEB" w:rsidRPr="004B0141" w:rsidRDefault="00CB4BEB" w:rsidP="003C0924">
            <w:pPr>
              <w:rPr>
                <w:rFonts w:ascii="Trebuchet MS" w:hAnsi="Trebuchet MS" w:cs="Trebuchet MS"/>
                <w:i/>
                <w:iCs/>
                <w:sz w:val="18"/>
                <w:szCs w:val="18"/>
              </w:rPr>
            </w:pPr>
          </w:p>
        </w:tc>
        <w:tc>
          <w:tcPr>
            <w:tcW w:w="9774" w:type="dxa"/>
            <w:gridSpan w:val="5"/>
            <w:tcBorders>
              <w:top w:val="single" w:sz="4" w:space="0" w:color="auto"/>
              <w:left w:val="nil"/>
              <w:bottom w:val="nil"/>
              <w:right w:val="nil"/>
            </w:tcBorders>
            <w:shd w:val="clear" w:color="auto" w:fill="99CCFF"/>
            <w:vAlign w:val="bottom"/>
          </w:tcPr>
          <w:p w14:paraId="3F73DF5F"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i/>
                <w:iCs/>
                <w:sz w:val="18"/>
                <w:szCs w:val="18"/>
              </w:rPr>
              <w:t>Felter markeret med blå er temaspecifikke opslagstabeller, der indeholder oversættelser af koder i andre felter.</w:t>
            </w:r>
          </w:p>
        </w:tc>
      </w:tr>
      <w:tr w:rsidR="00CB4BEB" w:rsidRPr="004B0141" w14:paraId="08C8D349" w14:textId="77777777" w:rsidTr="003C0924">
        <w:trPr>
          <w:trHeight w:hRule="exact" w:val="255"/>
        </w:trPr>
        <w:tc>
          <w:tcPr>
            <w:tcW w:w="4538" w:type="dxa"/>
            <w:gridSpan w:val="3"/>
            <w:tcBorders>
              <w:top w:val="nil"/>
              <w:left w:val="nil"/>
              <w:bottom w:val="nil"/>
              <w:right w:val="nil"/>
            </w:tcBorders>
            <w:shd w:val="clear" w:color="auto" w:fill="97DDBA"/>
          </w:tcPr>
          <w:p w14:paraId="3850DDAD" w14:textId="77777777" w:rsidR="00CB4BEB" w:rsidRPr="004B0141" w:rsidRDefault="00CB4BEB" w:rsidP="003C0924">
            <w:pPr>
              <w:rPr>
                <w:rFonts w:ascii="Trebuchet MS" w:hAnsi="Trebuchet MS" w:cs="Trebuchet MS"/>
                <w:i/>
                <w:iCs/>
                <w:sz w:val="18"/>
                <w:szCs w:val="18"/>
              </w:rPr>
            </w:pPr>
          </w:p>
        </w:tc>
        <w:tc>
          <w:tcPr>
            <w:tcW w:w="9774" w:type="dxa"/>
            <w:gridSpan w:val="5"/>
            <w:tcBorders>
              <w:top w:val="nil"/>
              <w:left w:val="nil"/>
              <w:bottom w:val="nil"/>
              <w:right w:val="nil"/>
            </w:tcBorders>
            <w:shd w:val="clear" w:color="auto" w:fill="97DDBA"/>
            <w:vAlign w:val="bottom"/>
          </w:tcPr>
          <w:p w14:paraId="115519BB" w14:textId="77777777" w:rsidR="00CB4BEB" w:rsidRPr="004B0141" w:rsidRDefault="00CB4BEB" w:rsidP="003C0924">
            <w:pPr>
              <w:rPr>
                <w:rFonts w:ascii="Trebuchet MS" w:hAnsi="Trebuchet MS" w:cs="Trebuchet MS"/>
                <w:i/>
                <w:iCs/>
                <w:sz w:val="18"/>
                <w:szCs w:val="18"/>
              </w:rPr>
            </w:pPr>
            <w:r w:rsidRPr="004B0141">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1B5E3B6A" w14:textId="77777777" w:rsidR="00CB4BEB" w:rsidRDefault="00CB4BEB" w:rsidP="00CB4BEB">
      <w:pPr>
        <w:pStyle w:val="Overskrift6"/>
      </w:pPr>
    </w:p>
    <w:p w14:paraId="091A0536" w14:textId="77777777" w:rsidR="00CB4BEB" w:rsidRDefault="00CB4BEB" w:rsidP="00DF11C9">
      <w:pPr>
        <w:pStyle w:val="Overskrift4"/>
      </w:pPr>
      <w:r>
        <w:br w:type="page"/>
      </w:r>
      <w:r>
        <w:lastRenderedPageBreak/>
        <w:t>5.3.1.1</w:t>
      </w:r>
      <w:r w:rsidRPr="00A32757">
        <w:t xml:space="preserve"> </w:t>
      </w:r>
      <w:r>
        <w:t>Metadata</w:t>
      </w:r>
      <w:r w:rsidRPr="00F87372">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4D2D2521" w14:textId="77777777" w:rsidTr="003C0924">
        <w:trPr>
          <w:trHeight w:hRule="exact" w:val="255"/>
        </w:trPr>
        <w:tc>
          <w:tcPr>
            <w:tcW w:w="2235" w:type="dxa"/>
            <w:shd w:val="clear" w:color="auto" w:fill="D9D9D9"/>
            <w:vAlign w:val="bottom"/>
          </w:tcPr>
          <w:p w14:paraId="4646A8D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1FC7C068"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0B948552" w14:textId="77777777" w:rsidTr="003C0924">
        <w:trPr>
          <w:trHeight w:hRule="exact" w:val="255"/>
        </w:trPr>
        <w:tc>
          <w:tcPr>
            <w:tcW w:w="2235" w:type="dxa"/>
            <w:shd w:val="clear" w:color="auto" w:fill="E0E0E0"/>
            <w:vAlign w:val="bottom"/>
          </w:tcPr>
          <w:p w14:paraId="57F64A8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1E966B06"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Affaldsprodukter til jordbrugsformål</w:t>
            </w:r>
          </w:p>
        </w:tc>
      </w:tr>
      <w:tr w:rsidR="00CB4BEB" w:rsidRPr="0051728E" w14:paraId="0E2FC927" w14:textId="77777777" w:rsidTr="003C0924">
        <w:trPr>
          <w:trHeight w:hRule="exact" w:val="255"/>
        </w:trPr>
        <w:tc>
          <w:tcPr>
            <w:tcW w:w="2235" w:type="dxa"/>
            <w:shd w:val="clear" w:color="auto" w:fill="E0E0E0"/>
            <w:vAlign w:val="bottom"/>
          </w:tcPr>
          <w:p w14:paraId="5BCB60D8"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244F384E" w14:textId="77777777" w:rsidR="00CB4BEB" w:rsidRDefault="00CB4BEB" w:rsidP="003C0924">
            <w:pPr>
              <w:rPr>
                <w:rFonts w:ascii="Trebuchet MS" w:hAnsi="Trebuchet MS"/>
                <w:sz w:val="18"/>
                <w:szCs w:val="18"/>
              </w:rPr>
            </w:pPr>
            <w:r>
              <w:rPr>
                <w:rFonts w:ascii="Trebuchet MS" w:hAnsi="Trebuchet MS"/>
                <w:sz w:val="18"/>
                <w:szCs w:val="18"/>
              </w:rPr>
              <w:t>5200</w:t>
            </w:r>
          </w:p>
        </w:tc>
      </w:tr>
      <w:tr w:rsidR="00CB4BEB" w:rsidRPr="0051728E" w14:paraId="3F562AC1" w14:textId="77777777" w:rsidTr="003C0924">
        <w:trPr>
          <w:trHeight w:hRule="exact" w:val="255"/>
        </w:trPr>
        <w:tc>
          <w:tcPr>
            <w:tcW w:w="2235" w:type="dxa"/>
            <w:shd w:val="clear" w:color="auto" w:fill="E0E0E0"/>
            <w:vAlign w:val="bottom"/>
          </w:tcPr>
          <w:p w14:paraId="5A44953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141D33BA" w14:textId="77777777" w:rsidR="00CB4BEB" w:rsidRPr="00F279E4" w:rsidRDefault="00CB4BEB" w:rsidP="003C0924">
            <w:pPr>
              <w:rPr>
                <w:rFonts w:ascii="Trebuchet MS" w:hAnsi="Trebuchet MS" w:cs="Trebuchet MS"/>
                <w:sz w:val="18"/>
                <w:szCs w:val="18"/>
              </w:rPr>
            </w:pPr>
            <w:r>
              <w:rPr>
                <w:rFonts w:ascii="Trebuchet MS" w:hAnsi="Trebuchet MS"/>
                <w:sz w:val="18"/>
                <w:szCs w:val="18"/>
              </w:rPr>
              <w:t>Arealer/marker hvor der er spredt slam for at udnytte gødningseffekten.</w:t>
            </w:r>
          </w:p>
        </w:tc>
      </w:tr>
      <w:tr w:rsidR="00CB4BEB" w:rsidRPr="0051728E" w14:paraId="3E92FB0D" w14:textId="77777777" w:rsidTr="003C0924">
        <w:trPr>
          <w:trHeight w:hRule="exact" w:val="255"/>
        </w:trPr>
        <w:tc>
          <w:tcPr>
            <w:tcW w:w="2235" w:type="dxa"/>
            <w:shd w:val="clear" w:color="auto" w:fill="E0E0E0"/>
            <w:vAlign w:val="bottom"/>
          </w:tcPr>
          <w:p w14:paraId="67B3133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5BF419EA" w14:textId="77777777" w:rsidR="00CB4BEB" w:rsidRPr="00D77840" w:rsidRDefault="00CB4BEB" w:rsidP="003C0924">
            <w:pPr>
              <w:rPr>
                <w:rFonts w:ascii="Trebuchet MS" w:hAnsi="Trebuchet MS" w:cs="Trebuchet MS"/>
                <w:sz w:val="18"/>
                <w:szCs w:val="18"/>
              </w:rPr>
            </w:pPr>
            <w:r w:rsidRPr="00877A02">
              <w:rPr>
                <w:rFonts w:ascii="Trebuchet MS" w:hAnsi="Trebuchet MS"/>
                <w:sz w:val="18"/>
                <w:szCs w:val="18"/>
              </w:rPr>
              <w:t>Udspredningsaftaler for slam fra renseanlæg og andet affald til jordbrugsformål</w:t>
            </w:r>
            <w:r>
              <w:rPr>
                <w:rFonts w:ascii="Trebuchet MS" w:hAnsi="Trebuchet MS"/>
                <w:sz w:val="18"/>
                <w:szCs w:val="18"/>
              </w:rPr>
              <w:t>.</w:t>
            </w:r>
          </w:p>
        </w:tc>
      </w:tr>
      <w:tr w:rsidR="00CB4BEB" w:rsidRPr="0051728E" w14:paraId="1FB4B5DD" w14:textId="77777777" w:rsidTr="003C0924">
        <w:trPr>
          <w:trHeight w:hRule="exact" w:val="255"/>
        </w:trPr>
        <w:tc>
          <w:tcPr>
            <w:tcW w:w="2235" w:type="dxa"/>
            <w:shd w:val="clear" w:color="auto" w:fill="E0E0E0"/>
            <w:vAlign w:val="bottom"/>
          </w:tcPr>
          <w:p w14:paraId="27B601C8"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0C6F2A41"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Kontrol af der ikke bliver kørt slam ud på samme areal for ofte.</w:t>
            </w:r>
          </w:p>
        </w:tc>
      </w:tr>
      <w:tr w:rsidR="00CB4BEB" w:rsidRPr="0051728E" w14:paraId="4A9B4AB4" w14:textId="77777777" w:rsidTr="003C0924">
        <w:trPr>
          <w:trHeight w:hRule="exact" w:val="255"/>
        </w:trPr>
        <w:tc>
          <w:tcPr>
            <w:tcW w:w="2235" w:type="dxa"/>
            <w:shd w:val="clear" w:color="auto" w:fill="E0E0E0"/>
            <w:vAlign w:val="bottom"/>
          </w:tcPr>
          <w:p w14:paraId="72B1A63D"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244372E4"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Arealanvendelse</w:t>
            </w:r>
          </w:p>
        </w:tc>
      </w:tr>
      <w:tr w:rsidR="00CB4BEB" w:rsidRPr="0051728E" w14:paraId="45869B9D" w14:textId="77777777" w:rsidTr="003C0924">
        <w:trPr>
          <w:trHeight w:hRule="exact" w:val="255"/>
        </w:trPr>
        <w:tc>
          <w:tcPr>
            <w:tcW w:w="2235" w:type="dxa"/>
            <w:shd w:val="clear" w:color="auto" w:fill="E0E0E0"/>
            <w:vAlign w:val="bottom"/>
          </w:tcPr>
          <w:p w14:paraId="428DA5DF" w14:textId="77777777" w:rsidR="00CB4BEB" w:rsidRPr="00492FFE" w:rsidRDefault="00CB4BEB" w:rsidP="003C0924">
            <w:pPr>
              <w:rPr>
                <w:rFonts w:ascii="Trebuchet MS" w:hAnsi="Trebuchet MS" w:cs="Trebuchet MS"/>
                <w:sz w:val="18"/>
                <w:szCs w:val="18"/>
              </w:rPr>
            </w:pPr>
            <w:proofErr w:type="spellStart"/>
            <w:r w:rsidRPr="00E45822">
              <w:rPr>
                <w:rFonts w:ascii="Trebuchet MS" w:hAnsi="Trebuchet MS" w:cs="Trebuchet MS"/>
                <w:sz w:val="18"/>
                <w:szCs w:val="18"/>
              </w:rPr>
              <w:t>Noegle</w:t>
            </w:r>
            <w:r w:rsidRPr="00492FFE">
              <w:rPr>
                <w:rFonts w:ascii="Trebuchet MS" w:hAnsi="Trebuchet MS" w:cs="Trebuchet MS"/>
                <w:sz w:val="18"/>
                <w:szCs w:val="18"/>
              </w:rPr>
              <w:t>_ord</w:t>
            </w:r>
            <w:proofErr w:type="spellEnd"/>
          </w:p>
        </w:tc>
        <w:tc>
          <w:tcPr>
            <w:tcW w:w="11340" w:type="dxa"/>
            <w:shd w:val="clear" w:color="auto" w:fill="FFFFFF"/>
            <w:vAlign w:val="bottom"/>
          </w:tcPr>
          <w:p w14:paraId="4F21249E"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sz w:val="18"/>
                <w:szCs w:val="18"/>
              </w:rPr>
              <w:t>Spildevandsslam</w:t>
            </w:r>
          </w:p>
        </w:tc>
      </w:tr>
      <w:tr w:rsidR="00CB4BEB" w:rsidRPr="0051728E" w14:paraId="3ADA7CCE" w14:textId="77777777" w:rsidTr="003C0924">
        <w:trPr>
          <w:trHeight w:hRule="exact" w:val="255"/>
        </w:trPr>
        <w:tc>
          <w:tcPr>
            <w:tcW w:w="2235" w:type="dxa"/>
            <w:shd w:val="clear" w:color="auto" w:fill="E0E0E0"/>
            <w:vAlign w:val="bottom"/>
          </w:tcPr>
          <w:p w14:paraId="580CA42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78038A38"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6C78EBDD" w14:textId="77777777" w:rsidTr="003C0924">
        <w:trPr>
          <w:trHeight w:hRule="exact" w:val="255"/>
        </w:trPr>
        <w:tc>
          <w:tcPr>
            <w:tcW w:w="2235" w:type="dxa"/>
            <w:shd w:val="clear" w:color="auto" w:fill="E0E0E0"/>
            <w:vAlign w:val="bottom"/>
          </w:tcPr>
          <w:p w14:paraId="6AF2CB6B"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7F72A6E0" w14:textId="77777777" w:rsidR="00CB4BEB" w:rsidRPr="00FE3FC3" w:rsidRDefault="00CB4BEB" w:rsidP="003C0924">
            <w:pPr>
              <w:rPr>
                <w:rFonts w:ascii="Trebuchet MS" w:hAnsi="Trebuchet MS" w:cs="Trebuchet MS"/>
                <w:sz w:val="18"/>
                <w:szCs w:val="18"/>
              </w:rPr>
            </w:pPr>
          </w:p>
        </w:tc>
      </w:tr>
      <w:tr w:rsidR="00CB4BEB" w:rsidRPr="0051728E" w14:paraId="255DE495" w14:textId="77777777" w:rsidTr="003C0924">
        <w:trPr>
          <w:trHeight w:hRule="exact" w:val="255"/>
        </w:trPr>
        <w:tc>
          <w:tcPr>
            <w:tcW w:w="2235" w:type="dxa"/>
            <w:shd w:val="clear" w:color="auto" w:fill="E0E0E0"/>
            <w:vAlign w:val="bottom"/>
          </w:tcPr>
          <w:p w14:paraId="75FD6D4D" w14:textId="77777777" w:rsidR="00CB4BEB" w:rsidRPr="00C60C42" w:rsidRDefault="00CB4BEB" w:rsidP="003C0924">
            <w:pPr>
              <w:rPr>
                <w:rFonts w:ascii="Trebuchet MS" w:hAnsi="Trebuchet MS" w:cs="Trebuchet MS"/>
                <w:sz w:val="18"/>
                <w:szCs w:val="18"/>
              </w:rPr>
            </w:pPr>
            <w:proofErr w:type="spellStart"/>
            <w:r w:rsidRPr="00C60C42">
              <w:rPr>
                <w:rFonts w:ascii="Trebuchet MS" w:hAnsi="Trebuchet MS" w:cs="Trebuchet MS"/>
                <w:sz w:val="18"/>
                <w:szCs w:val="18"/>
              </w:rPr>
              <w:t>KLE_koder</w:t>
            </w:r>
            <w:proofErr w:type="spellEnd"/>
          </w:p>
        </w:tc>
        <w:tc>
          <w:tcPr>
            <w:tcW w:w="11340" w:type="dxa"/>
            <w:shd w:val="clear" w:color="auto" w:fill="FFFFFF"/>
            <w:vAlign w:val="bottom"/>
          </w:tcPr>
          <w:p w14:paraId="16571218" w14:textId="77777777" w:rsidR="00CB4BEB" w:rsidRPr="00C60C42" w:rsidRDefault="00CB4BEB" w:rsidP="003C0924">
            <w:pPr>
              <w:rPr>
                <w:rFonts w:ascii="Trebuchet MS" w:hAnsi="Trebuchet MS" w:cs="Trebuchet MS"/>
                <w:sz w:val="18"/>
                <w:szCs w:val="18"/>
              </w:rPr>
            </w:pPr>
            <w:r w:rsidRPr="009D3782">
              <w:rPr>
                <w:rFonts w:ascii="Trebuchet MS" w:hAnsi="Trebuchet MS" w:cs="Trebuchet MS"/>
                <w:sz w:val="18"/>
                <w:szCs w:val="18"/>
              </w:rPr>
              <w:t>07.20.02</w:t>
            </w:r>
          </w:p>
        </w:tc>
      </w:tr>
    </w:tbl>
    <w:p w14:paraId="1E16F502" w14:textId="77777777" w:rsidR="00CB4BEB" w:rsidRPr="00A32757" w:rsidRDefault="00CB4BEB" w:rsidP="00CB4BEB">
      <w:pPr>
        <w:pStyle w:val="Overskrift6"/>
      </w:pPr>
      <w:r>
        <w:t>5.3.1.2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6"/>
        <w:gridCol w:w="8960"/>
      </w:tblGrid>
      <w:tr w:rsidR="00CB4BEB" w:rsidRPr="0051728E" w14:paraId="6AFFD25D" w14:textId="77777777" w:rsidTr="003C0924">
        <w:trPr>
          <w:trHeight w:hRule="exact" w:val="255"/>
        </w:trPr>
        <w:tc>
          <w:tcPr>
            <w:tcW w:w="4503" w:type="dxa"/>
            <w:shd w:val="clear" w:color="auto" w:fill="D9D9D9"/>
            <w:vAlign w:val="bottom"/>
          </w:tcPr>
          <w:p w14:paraId="71C20F2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3CCBA18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46839E8F" w14:textId="77777777" w:rsidTr="003C0924">
        <w:trPr>
          <w:trHeight w:hRule="exact" w:val="255"/>
        </w:trPr>
        <w:tc>
          <w:tcPr>
            <w:tcW w:w="4503" w:type="dxa"/>
            <w:shd w:val="clear" w:color="auto" w:fill="E0E0E0"/>
            <w:vAlign w:val="bottom"/>
          </w:tcPr>
          <w:p w14:paraId="73362754"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7F8FB0E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Normalt leveres data/oplysninger med som GIS-data.</w:t>
            </w:r>
          </w:p>
        </w:tc>
      </w:tr>
      <w:tr w:rsidR="00CB4BEB" w:rsidRPr="0051728E" w14:paraId="1378C55C" w14:textId="77777777" w:rsidTr="003C0924">
        <w:trPr>
          <w:trHeight w:hRule="exact" w:val="255"/>
        </w:trPr>
        <w:tc>
          <w:tcPr>
            <w:tcW w:w="4503" w:type="dxa"/>
            <w:shd w:val="clear" w:color="auto" w:fill="E0E0E0"/>
            <w:vAlign w:val="bottom"/>
          </w:tcPr>
          <w:p w14:paraId="4266B6C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797EE08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efter type af affaldsprodukter, men også flere andre felter kan der opdeles efter.</w:t>
            </w:r>
          </w:p>
        </w:tc>
      </w:tr>
      <w:tr w:rsidR="00CB4BEB" w:rsidRPr="0051728E" w14:paraId="058CF7AE" w14:textId="77777777" w:rsidTr="003C0924">
        <w:trPr>
          <w:trHeight w:hRule="exact" w:val="255"/>
        </w:trPr>
        <w:tc>
          <w:tcPr>
            <w:tcW w:w="4503" w:type="dxa"/>
            <w:shd w:val="clear" w:color="auto" w:fill="E0E0E0"/>
            <w:vAlign w:val="bottom"/>
          </w:tcPr>
          <w:p w14:paraId="1B3808F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4FBC4AC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0,1 ha</w:t>
            </w:r>
          </w:p>
        </w:tc>
      </w:tr>
      <w:tr w:rsidR="00CB4BEB" w:rsidRPr="0051728E" w14:paraId="686C7B1B" w14:textId="77777777" w:rsidTr="003C0924">
        <w:trPr>
          <w:trHeight w:hRule="exact" w:val="255"/>
        </w:trPr>
        <w:tc>
          <w:tcPr>
            <w:tcW w:w="4503" w:type="dxa"/>
            <w:shd w:val="clear" w:color="auto" w:fill="E0E0E0"/>
            <w:vAlign w:val="bottom"/>
          </w:tcPr>
          <w:p w14:paraId="0C0683B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70F7AB1D" w14:textId="77777777" w:rsidR="00CB4BEB" w:rsidRPr="00024C60" w:rsidRDefault="00CB4BEB" w:rsidP="003C0924">
            <w:pPr>
              <w:rPr>
                <w:rFonts w:ascii="Trebuchet MS" w:hAnsi="Trebuchet MS" w:cs="Trebuchet MS"/>
                <w:sz w:val="18"/>
                <w:szCs w:val="18"/>
              </w:rPr>
            </w:pPr>
          </w:p>
        </w:tc>
      </w:tr>
      <w:tr w:rsidR="00CB4BEB" w:rsidRPr="0051728E" w14:paraId="3F08536B" w14:textId="77777777" w:rsidTr="003C0924">
        <w:trPr>
          <w:trHeight w:hRule="exact" w:val="255"/>
        </w:trPr>
        <w:tc>
          <w:tcPr>
            <w:tcW w:w="4503" w:type="dxa"/>
            <w:shd w:val="clear" w:color="auto" w:fill="E0E0E0"/>
            <w:vAlign w:val="bottom"/>
          </w:tcPr>
          <w:p w14:paraId="24BBB98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50C8B65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Der skal ikke snappes til tidligere objekter, da markblokken kan ændre sig hvert år.</w:t>
            </w:r>
          </w:p>
        </w:tc>
      </w:tr>
      <w:tr w:rsidR="00CB4BEB" w:rsidRPr="0051728E" w14:paraId="738B10A6" w14:textId="77777777" w:rsidTr="003C0924">
        <w:trPr>
          <w:trHeight w:hRule="exact" w:val="255"/>
        </w:trPr>
        <w:tc>
          <w:tcPr>
            <w:tcW w:w="4503" w:type="dxa"/>
            <w:shd w:val="clear" w:color="auto" w:fill="E0E0E0"/>
            <w:vAlign w:val="bottom"/>
          </w:tcPr>
          <w:p w14:paraId="3D74F69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4B255DC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Markbloks geometri bør genbruges i størst muligt omfang, når en geometri ikke er medsendt.</w:t>
            </w:r>
          </w:p>
        </w:tc>
      </w:tr>
    </w:tbl>
    <w:p w14:paraId="390AB873" w14:textId="77777777" w:rsidR="00CB4BEB" w:rsidRPr="00A32757" w:rsidRDefault="00CB4BEB" w:rsidP="00CB4BEB">
      <w:pPr>
        <w:pStyle w:val="Overskrift6"/>
      </w:pPr>
      <w:r>
        <w:t>5.3.1.3 Kodelister</w:t>
      </w:r>
    </w:p>
    <w:p w14:paraId="6B52EF43" w14:textId="77777777" w:rsidR="00CB4BEB" w:rsidRPr="00DF11C9" w:rsidRDefault="00CB4BEB" w:rsidP="00CB4BEB">
      <w:pPr>
        <w:autoSpaceDE w:val="0"/>
        <w:autoSpaceDN w:val="0"/>
        <w:adjustRightInd w:val="0"/>
        <w:rPr>
          <w:rFonts w:ascii="Trebuchet MS" w:hAnsi="Trebuchet MS" w:cs="Trebuchet MS"/>
          <w:sz w:val="19"/>
          <w:szCs w:val="19"/>
        </w:rPr>
      </w:pPr>
      <w:r w:rsidRPr="00DF11C9">
        <w:rPr>
          <w:rFonts w:ascii="Trebuchet MS" w:hAnsi="Trebuchet MS" w:cs="Trebuchet MS"/>
          <w:sz w:val="19"/>
          <w:szCs w:val="19"/>
        </w:rPr>
        <w:t>Kodelisterne fungerer som oversættelser mellem anvendte kodeværdier og de matchende forklarende tekster.</w:t>
      </w:r>
    </w:p>
    <w:p w14:paraId="67B1D539" w14:textId="77777777" w:rsidR="00CB4BEB" w:rsidRPr="00A32757" w:rsidRDefault="00CB4BEB" w:rsidP="00CB4BEB">
      <w:pPr>
        <w:pStyle w:val="Overskrift7"/>
      </w:pPr>
      <w:r>
        <w:t>5.3.1.3</w:t>
      </w:r>
      <w:r w:rsidRPr="00A32757">
        <w:t>.</w:t>
      </w:r>
      <w:r>
        <w:t>1</w:t>
      </w:r>
      <w:r w:rsidRPr="00A32757">
        <w:t xml:space="preserve"> </w:t>
      </w:r>
      <w:r>
        <w:t xml:space="preserve">  5200 </w:t>
      </w:r>
      <w:proofErr w:type="spellStart"/>
      <w:r>
        <w:t>Affald_prod</w:t>
      </w:r>
      <w:proofErr w:type="spellEnd"/>
      <w:r w:rsidRPr="00CC386E">
        <w:rPr>
          <w:rStyle w:val="TypografiOverskrift4BrugerdefineretfarveRGB0Tegn"/>
        </w:rPr>
        <w:t xml:space="preserve"> </w:t>
      </w:r>
      <w:r>
        <w:t>(</w:t>
      </w:r>
      <w:r w:rsidRPr="004D056C">
        <w:t>d_5200_affald</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54"/>
        <w:gridCol w:w="2729"/>
        <w:gridCol w:w="1402"/>
        <w:gridCol w:w="7541"/>
      </w:tblGrid>
      <w:tr w:rsidR="00CB4BEB" w:rsidRPr="0051728E" w14:paraId="76DB2012" w14:textId="77777777" w:rsidTr="003C0924">
        <w:trPr>
          <w:trHeight w:hRule="exact" w:val="255"/>
        </w:trPr>
        <w:tc>
          <w:tcPr>
            <w:tcW w:w="1755" w:type="dxa"/>
            <w:tcBorders>
              <w:bottom w:val="single" w:sz="4" w:space="0" w:color="auto"/>
            </w:tcBorders>
            <w:shd w:val="clear" w:color="auto" w:fill="D9D9D9"/>
            <w:vAlign w:val="bottom"/>
          </w:tcPr>
          <w:p w14:paraId="2C4DDD86" w14:textId="77777777" w:rsidR="00CB4BEB" w:rsidRPr="0051728E" w:rsidRDefault="00CB4BEB" w:rsidP="003C0924">
            <w:pPr>
              <w:rPr>
                <w:rFonts w:ascii="Trebuchet MS" w:hAnsi="Trebuchet MS" w:cs="Trebuchet MS"/>
                <w:b/>
                <w:bCs/>
                <w:sz w:val="18"/>
                <w:szCs w:val="18"/>
              </w:rPr>
            </w:pPr>
            <w:proofErr w:type="spellStart"/>
            <w:r>
              <w:rPr>
                <w:rFonts w:ascii="Trebuchet MS" w:hAnsi="Trebuchet MS" w:cs="Trebuchet MS"/>
                <w:b/>
                <w:bCs/>
                <w:sz w:val="18"/>
                <w:szCs w:val="18"/>
              </w:rPr>
              <w:t>affald_prod_kode</w:t>
            </w:r>
            <w:proofErr w:type="spellEnd"/>
          </w:p>
        </w:tc>
        <w:tc>
          <w:tcPr>
            <w:tcW w:w="2748" w:type="dxa"/>
            <w:tcBorders>
              <w:bottom w:val="single" w:sz="4" w:space="0" w:color="auto"/>
            </w:tcBorders>
            <w:shd w:val="clear" w:color="auto" w:fill="D9D9D9"/>
            <w:vAlign w:val="bottom"/>
          </w:tcPr>
          <w:p w14:paraId="42383426" w14:textId="77777777" w:rsidR="00CB4BEB" w:rsidRPr="0051728E" w:rsidRDefault="00CB4BEB" w:rsidP="003C0924">
            <w:pPr>
              <w:rPr>
                <w:rFonts w:ascii="Trebuchet MS" w:hAnsi="Trebuchet MS" w:cs="Trebuchet MS"/>
                <w:bCs/>
                <w:sz w:val="18"/>
                <w:szCs w:val="18"/>
              </w:rPr>
            </w:pPr>
            <w:proofErr w:type="spellStart"/>
            <w:r>
              <w:rPr>
                <w:rFonts w:ascii="Trebuchet MS" w:hAnsi="Trebuchet MS" w:cs="Trebuchet MS"/>
                <w:b/>
                <w:bCs/>
                <w:sz w:val="18"/>
                <w:szCs w:val="18"/>
              </w:rPr>
              <w:t>affald_prod</w:t>
            </w:r>
            <w:proofErr w:type="spellEnd"/>
          </w:p>
        </w:tc>
        <w:tc>
          <w:tcPr>
            <w:tcW w:w="1417" w:type="dxa"/>
            <w:tcBorders>
              <w:bottom w:val="single" w:sz="4" w:space="0" w:color="auto"/>
            </w:tcBorders>
            <w:shd w:val="clear" w:color="auto" w:fill="D9D9D9"/>
            <w:vAlign w:val="bottom"/>
          </w:tcPr>
          <w:p w14:paraId="013560D0"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7655" w:type="dxa"/>
            <w:tcBorders>
              <w:bottom w:val="single" w:sz="4" w:space="0" w:color="auto"/>
            </w:tcBorders>
            <w:shd w:val="clear" w:color="auto" w:fill="D9D9D9"/>
            <w:vAlign w:val="bottom"/>
          </w:tcPr>
          <w:p w14:paraId="77CFB837"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28D53891" w14:textId="77777777" w:rsidTr="003C0924">
        <w:trPr>
          <w:trHeight w:hRule="exact" w:val="255"/>
        </w:trPr>
        <w:tc>
          <w:tcPr>
            <w:tcW w:w="1755" w:type="dxa"/>
            <w:tcBorders>
              <w:top w:val="single" w:sz="4" w:space="0" w:color="auto"/>
              <w:left w:val="single" w:sz="4" w:space="0" w:color="auto"/>
              <w:bottom w:val="single" w:sz="4" w:space="0" w:color="auto"/>
              <w:right w:val="single" w:sz="4" w:space="0" w:color="auto"/>
            </w:tcBorders>
            <w:shd w:val="clear" w:color="auto" w:fill="D9D9D9"/>
            <w:vAlign w:val="bottom"/>
          </w:tcPr>
          <w:p w14:paraId="4F6A554A" w14:textId="77777777" w:rsidR="00CB4BEB" w:rsidRPr="004F5ED7" w:rsidRDefault="00CB4BEB" w:rsidP="003C0924">
            <w:pPr>
              <w:jc w:val="center"/>
              <w:rPr>
                <w:rFonts w:ascii="Trebuchet MS" w:hAnsi="Trebuchet MS"/>
                <w:sz w:val="18"/>
                <w:szCs w:val="18"/>
              </w:rPr>
            </w:pPr>
            <w:r w:rsidRPr="004F5ED7">
              <w:rPr>
                <w:rFonts w:ascii="Trebuchet MS" w:hAnsi="Trebuchet MS"/>
                <w:sz w:val="18"/>
                <w:szCs w:val="18"/>
              </w:rPr>
              <w:t>1</w:t>
            </w:r>
          </w:p>
        </w:tc>
        <w:tc>
          <w:tcPr>
            <w:tcW w:w="2748" w:type="dxa"/>
            <w:tcBorders>
              <w:top w:val="single" w:sz="4" w:space="0" w:color="auto"/>
              <w:left w:val="single" w:sz="4" w:space="0" w:color="auto"/>
              <w:bottom w:val="single" w:sz="4" w:space="0" w:color="auto"/>
            </w:tcBorders>
            <w:shd w:val="clear" w:color="auto" w:fill="FFFFFF"/>
            <w:vAlign w:val="bottom"/>
          </w:tcPr>
          <w:p w14:paraId="3D56D060" w14:textId="77777777" w:rsidR="00CB4BEB" w:rsidRPr="004F5ED7" w:rsidRDefault="00CB4BEB" w:rsidP="003C0924">
            <w:pPr>
              <w:rPr>
                <w:rFonts w:ascii="Trebuchet MS" w:hAnsi="Trebuchet MS"/>
                <w:sz w:val="18"/>
                <w:szCs w:val="18"/>
              </w:rPr>
            </w:pPr>
            <w:r w:rsidRPr="004F5ED7">
              <w:rPr>
                <w:rFonts w:ascii="Trebuchet MS" w:hAnsi="Trebuchet MS"/>
                <w:sz w:val="18"/>
                <w:szCs w:val="18"/>
              </w:rPr>
              <w:t>Spildevand</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4684BA3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5" w:type="dxa"/>
            <w:tcBorders>
              <w:top w:val="single" w:sz="4" w:space="0" w:color="auto"/>
              <w:left w:val="single" w:sz="4" w:space="0" w:color="auto"/>
              <w:bottom w:val="single" w:sz="4" w:space="0" w:color="auto"/>
            </w:tcBorders>
            <w:shd w:val="clear" w:color="auto" w:fill="FFFFFF"/>
            <w:vAlign w:val="bottom"/>
          </w:tcPr>
          <w:p w14:paraId="6CE85A18"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Slam fra renseanlæg.</w:t>
            </w:r>
          </w:p>
        </w:tc>
      </w:tr>
      <w:tr w:rsidR="00CB4BEB" w:rsidRPr="0051728E" w14:paraId="69A34826" w14:textId="77777777" w:rsidTr="003C0924">
        <w:trPr>
          <w:trHeight w:hRule="exact" w:val="255"/>
        </w:trPr>
        <w:tc>
          <w:tcPr>
            <w:tcW w:w="1755" w:type="dxa"/>
            <w:tcBorders>
              <w:top w:val="single" w:sz="4" w:space="0" w:color="auto"/>
              <w:left w:val="single" w:sz="4" w:space="0" w:color="auto"/>
              <w:bottom w:val="single" w:sz="4" w:space="0" w:color="auto"/>
              <w:right w:val="single" w:sz="4" w:space="0" w:color="auto"/>
            </w:tcBorders>
            <w:shd w:val="clear" w:color="auto" w:fill="D9D9D9"/>
            <w:vAlign w:val="bottom"/>
          </w:tcPr>
          <w:p w14:paraId="16E7D13E" w14:textId="77777777" w:rsidR="00CB4BEB" w:rsidRPr="004F5ED7" w:rsidRDefault="00CB4BEB" w:rsidP="003C0924">
            <w:pPr>
              <w:jc w:val="center"/>
              <w:rPr>
                <w:rFonts w:ascii="Trebuchet MS" w:hAnsi="Trebuchet MS"/>
                <w:sz w:val="18"/>
                <w:szCs w:val="18"/>
              </w:rPr>
            </w:pPr>
            <w:r w:rsidRPr="004F5ED7">
              <w:rPr>
                <w:rFonts w:ascii="Trebuchet MS" w:hAnsi="Trebuchet MS"/>
                <w:sz w:val="18"/>
                <w:szCs w:val="18"/>
              </w:rPr>
              <w:t>2</w:t>
            </w:r>
          </w:p>
        </w:tc>
        <w:tc>
          <w:tcPr>
            <w:tcW w:w="2748" w:type="dxa"/>
            <w:tcBorders>
              <w:top w:val="single" w:sz="4" w:space="0" w:color="auto"/>
              <w:left w:val="single" w:sz="4" w:space="0" w:color="auto"/>
              <w:bottom w:val="single" w:sz="4" w:space="0" w:color="auto"/>
            </w:tcBorders>
            <w:shd w:val="clear" w:color="auto" w:fill="FFFFFF"/>
            <w:vAlign w:val="bottom"/>
          </w:tcPr>
          <w:p w14:paraId="565304B3" w14:textId="77777777" w:rsidR="00CB4BEB" w:rsidRPr="004F5ED7" w:rsidRDefault="00CB4BEB" w:rsidP="003C0924">
            <w:pPr>
              <w:rPr>
                <w:rFonts w:ascii="Trebuchet MS" w:hAnsi="Trebuchet MS"/>
                <w:sz w:val="18"/>
                <w:szCs w:val="18"/>
              </w:rPr>
            </w:pPr>
            <w:r>
              <w:rPr>
                <w:rFonts w:ascii="Trebuchet MS" w:hAnsi="Trebuchet MS"/>
                <w:sz w:val="18"/>
                <w:szCs w:val="18"/>
              </w:rPr>
              <w:t>Industri-/procesrestprodukt</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49E8245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5" w:type="dxa"/>
            <w:tcBorders>
              <w:top w:val="single" w:sz="4" w:space="0" w:color="auto"/>
              <w:left w:val="single" w:sz="4" w:space="0" w:color="auto"/>
              <w:bottom w:val="single" w:sz="4" w:space="0" w:color="auto"/>
            </w:tcBorders>
            <w:shd w:val="clear" w:color="auto" w:fill="FFFFFF"/>
            <w:vAlign w:val="bottom"/>
          </w:tcPr>
          <w:p w14:paraId="69C5F05E"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Div.  rester fra industriproduktion, som med fordel må spredes på marker.</w:t>
            </w:r>
          </w:p>
        </w:tc>
      </w:tr>
      <w:tr w:rsidR="00CB4BEB" w:rsidRPr="0051728E" w14:paraId="05F07429" w14:textId="77777777" w:rsidTr="003C0924">
        <w:trPr>
          <w:trHeight w:hRule="exact" w:val="255"/>
        </w:trPr>
        <w:tc>
          <w:tcPr>
            <w:tcW w:w="1755" w:type="dxa"/>
            <w:tcBorders>
              <w:top w:val="single" w:sz="4" w:space="0" w:color="auto"/>
              <w:left w:val="single" w:sz="4" w:space="0" w:color="auto"/>
              <w:bottom w:val="single" w:sz="4" w:space="0" w:color="auto"/>
              <w:right w:val="single" w:sz="4" w:space="0" w:color="auto"/>
            </w:tcBorders>
            <w:shd w:val="clear" w:color="auto" w:fill="D9D9D9"/>
            <w:vAlign w:val="bottom"/>
          </w:tcPr>
          <w:p w14:paraId="3813B944" w14:textId="77777777" w:rsidR="00CB4BEB" w:rsidRPr="004F5ED7" w:rsidRDefault="00CB4BEB" w:rsidP="003C0924">
            <w:pPr>
              <w:jc w:val="center"/>
              <w:rPr>
                <w:rFonts w:ascii="Trebuchet MS" w:hAnsi="Trebuchet MS"/>
                <w:sz w:val="18"/>
                <w:szCs w:val="18"/>
              </w:rPr>
            </w:pPr>
            <w:r w:rsidRPr="004F5ED7">
              <w:rPr>
                <w:rFonts w:ascii="Trebuchet MS" w:hAnsi="Trebuchet MS"/>
                <w:sz w:val="18"/>
                <w:szCs w:val="18"/>
              </w:rPr>
              <w:t>3</w:t>
            </w:r>
          </w:p>
        </w:tc>
        <w:tc>
          <w:tcPr>
            <w:tcW w:w="2748" w:type="dxa"/>
            <w:tcBorders>
              <w:top w:val="single" w:sz="4" w:space="0" w:color="auto"/>
              <w:left w:val="single" w:sz="4" w:space="0" w:color="auto"/>
              <w:bottom w:val="single" w:sz="4" w:space="0" w:color="auto"/>
            </w:tcBorders>
            <w:shd w:val="clear" w:color="auto" w:fill="FFFFFF"/>
            <w:vAlign w:val="bottom"/>
          </w:tcPr>
          <w:p w14:paraId="67B728E9" w14:textId="77777777" w:rsidR="00CB4BEB" w:rsidRPr="004F5ED7" w:rsidRDefault="00CB4BEB" w:rsidP="003C0924">
            <w:pPr>
              <w:rPr>
                <w:rFonts w:ascii="Trebuchet MS" w:hAnsi="Trebuchet MS"/>
                <w:sz w:val="18"/>
                <w:szCs w:val="18"/>
              </w:rPr>
            </w:pPr>
            <w:r w:rsidRPr="004F5ED7">
              <w:rPr>
                <w:rFonts w:ascii="Trebuchet MS" w:hAnsi="Trebuchet MS"/>
                <w:sz w:val="18"/>
                <w:szCs w:val="18"/>
              </w:rPr>
              <w:t>Aske</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78A9703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5" w:type="dxa"/>
            <w:tcBorders>
              <w:top w:val="single" w:sz="4" w:space="0" w:color="auto"/>
              <w:left w:val="single" w:sz="4" w:space="0" w:color="auto"/>
              <w:bottom w:val="single" w:sz="4" w:space="0" w:color="auto"/>
            </w:tcBorders>
            <w:shd w:val="clear" w:color="auto" w:fill="FFFFFF"/>
            <w:vAlign w:val="bottom"/>
          </w:tcPr>
          <w:p w14:paraId="17432508" w14:textId="3FFF1C20" w:rsidR="00CB4BEB" w:rsidRPr="00FE3FC3" w:rsidRDefault="00CB4BEB" w:rsidP="003C0924">
            <w:pPr>
              <w:rPr>
                <w:rFonts w:ascii="Trebuchet MS" w:hAnsi="Trebuchet MS" w:cs="Trebuchet MS"/>
                <w:sz w:val="18"/>
                <w:szCs w:val="18"/>
              </w:rPr>
            </w:pPr>
            <w:r>
              <w:rPr>
                <w:rFonts w:ascii="Trebuchet MS" w:hAnsi="Trebuchet MS" w:cs="Trebuchet MS"/>
                <w:sz w:val="18"/>
                <w:szCs w:val="18"/>
              </w:rPr>
              <w:t>Aske hovedsag</w:t>
            </w:r>
            <w:r w:rsidR="00F21E94">
              <w:rPr>
                <w:rFonts w:ascii="Trebuchet MS" w:hAnsi="Trebuchet MS" w:cs="Trebuchet MS"/>
                <w:sz w:val="18"/>
                <w:szCs w:val="18"/>
              </w:rPr>
              <w:t>e</w:t>
            </w:r>
            <w:r>
              <w:rPr>
                <w:rFonts w:ascii="Trebuchet MS" w:hAnsi="Trebuchet MS" w:cs="Trebuchet MS"/>
                <w:sz w:val="18"/>
                <w:szCs w:val="18"/>
              </w:rPr>
              <w:t>ligt fra afbrænding af halm på fjernvarmeanlæg.</w:t>
            </w:r>
          </w:p>
        </w:tc>
      </w:tr>
      <w:tr w:rsidR="00CB4BEB" w:rsidRPr="0051728E" w14:paraId="2B527891" w14:textId="77777777" w:rsidTr="003C0924">
        <w:trPr>
          <w:trHeight w:hRule="exact" w:val="255"/>
        </w:trPr>
        <w:tc>
          <w:tcPr>
            <w:tcW w:w="1755" w:type="dxa"/>
            <w:tcBorders>
              <w:top w:val="single" w:sz="4" w:space="0" w:color="auto"/>
              <w:left w:val="single" w:sz="4" w:space="0" w:color="auto"/>
              <w:bottom w:val="single" w:sz="4" w:space="0" w:color="auto"/>
              <w:right w:val="single" w:sz="4" w:space="0" w:color="auto"/>
            </w:tcBorders>
            <w:shd w:val="clear" w:color="auto" w:fill="D9D9D9"/>
            <w:vAlign w:val="bottom"/>
          </w:tcPr>
          <w:p w14:paraId="74A4EA9C" w14:textId="77777777" w:rsidR="00CB4BEB" w:rsidRPr="004F5ED7" w:rsidRDefault="00CB4BEB" w:rsidP="003C0924">
            <w:pPr>
              <w:jc w:val="center"/>
              <w:rPr>
                <w:rFonts w:ascii="Trebuchet MS" w:hAnsi="Trebuchet MS"/>
                <w:sz w:val="18"/>
                <w:szCs w:val="18"/>
              </w:rPr>
            </w:pPr>
            <w:r>
              <w:rPr>
                <w:rFonts w:ascii="Trebuchet MS" w:hAnsi="Trebuchet MS"/>
                <w:sz w:val="18"/>
                <w:szCs w:val="18"/>
              </w:rPr>
              <w:t>8</w:t>
            </w:r>
          </w:p>
        </w:tc>
        <w:tc>
          <w:tcPr>
            <w:tcW w:w="2748" w:type="dxa"/>
            <w:tcBorders>
              <w:top w:val="single" w:sz="4" w:space="0" w:color="auto"/>
              <w:left w:val="single" w:sz="4" w:space="0" w:color="auto"/>
              <w:bottom w:val="single" w:sz="4" w:space="0" w:color="auto"/>
            </w:tcBorders>
            <w:shd w:val="clear" w:color="auto" w:fill="FFFFFF"/>
            <w:vAlign w:val="bottom"/>
          </w:tcPr>
          <w:p w14:paraId="75C958D5" w14:textId="77777777" w:rsidR="00CB4BEB" w:rsidRPr="004F5ED7" w:rsidRDefault="00CB4BEB" w:rsidP="003C0924">
            <w:pPr>
              <w:rPr>
                <w:rFonts w:ascii="Trebuchet MS" w:hAnsi="Trebuchet MS"/>
                <w:sz w:val="18"/>
                <w:szCs w:val="18"/>
              </w:rPr>
            </w:pPr>
            <w:r>
              <w:rPr>
                <w:rFonts w:ascii="Trebuchet MS" w:hAnsi="Trebuchet MS"/>
                <w:sz w:val="18"/>
                <w:szCs w:val="18"/>
              </w:rPr>
              <w:t>Andet</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4861CE7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5" w:type="dxa"/>
            <w:tcBorders>
              <w:top w:val="single" w:sz="4" w:space="0" w:color="auto"/>
              <w:left w:val="single" w:sz="4" w:space="0" w:color="auto"/>
              <w:bottom w:val="single" w:sz="4" w:space="0" w:color="auto"/>
            </w:tcBorders>
            <w:shd w:val="clear" w:color="auto" w:fill="FFFFFF"/>
            <w:vAlign w:val="bottom"/>
          </w:tcPr>
          <w:p w14:paraId="6B3A0158"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Andet</w:t>
            </w:r>
          </w:p>
        </w:tc>
      </w:tr>
    </w:tbl>
    <w:p w14:paraId="15E82639" w14:textId="77777777" w:rsidR="00CB4BEB" w:rsidRDefault="00CB4BEB" w:rsidP="00CB4BEB"/>
    <w:p w14:paraId="060F207E" w14:textId="77777777" w:rsidR="00CB4BEB" w:rsidRPr="00801CEB" w:rsidRDefault="00CB4BEB" w:rsidP="00CB4BEB">
      <w:r>
        <w:br w:type="page"/>
      </w:r>
    </w:p>
    <w:p w14:paraId="0D5E35B4" w14:textId="77777777" w:rsidR="00CB4BEB" w:rsidRPr="00066C65" w:rsidRDefault="00CB4BEB" w:rsidP="00CB4BEB">
      <w:pPr>
        <w:pStyle w:val="Overskrift1"/>
      </w:pPr>
      <w:bookmarkStart w:id="1318" w:name="_Toc292713330"/>
      <w:bookmarkStart w:id="1319" w:name="_Toc292865346"/>
      <w:bookmarkStart w:id="1320" w:name="_Toc63351442"/>
      <w:bookmarkStart w:id="1321" w:name="_Toc122436100"/>
      <w:r w:rsidRPr="00066C65">
        <w:lastRenderedPageBreak/>
        <w:t>5.</w:t>
      </w:r>
      <w:r>
        <w:t>4</w:t>
      </w:r>
      <w:r w:rsidRPr="00066C65">
        <w:t xml:space="preserve"> Landbrug</w:t>
      </w:r>
      <w:bookmarkEnd w:id="1318"/>
      <w:bookmarkEnd w:id="1319"/>
      <w:bookmarkEnd w:id="1320"/>
      <w:bookmarkEnd w:id="1321"/>
    </w:p>
    <w:p w14:paraId="723EE925" w14:textId="77777777" w:rsidR="00CB4BEB" w:rsidRDefault="00CB4BEB" w:rsidP="00CB4BEB">
      <w:pPr>
        <w:pStyle w:val="Overskrift2"/>
        <w:rPr>
          <w:kern w:val="32"/>
        </w:rPr>
      </w:pPr>
      <w:bookmarkStart w:id="1322" w:name="_Toc63351443"/>
      <w:bookmarkStart w:id="1323" w:name="_Toc122436101"/>
      <w:bookmarkStart w:id="1324" w:name="_Toc292713337"/>
      <w:r>
        <w:rPr>
          <w:kern w:val="32"/>
        </w:rPr>
        <w:t>5.4.</w:t>
      </w:r>
      <w:r w:rsidRPr="00066C65">
        <w:rPr>
          <w:kern w:val="32"/>
        </w:rPr>
        <w:t xml:space="preserve">1 </w:t>
      </w:r>
      <w:r>
        <w:rPr>
          <w:kern w:val="32"/>
        </w:rPr>
        <w:t>Genopdyrkningsret</w:t>
      </w:r>
      <w:r w:rsidRPr="00066C65">
        <w:rPr>
          <w:kern w:val="32"/>
        </w:rPr>
        <w:t xml:space="preserve"> (5</w:t>
      </w:r>
      <w:r>
        <w:rPr>
          <w:kern w:val="32"/>
        </w:rPr>
        <w:t>3</w:t>
      </w:r>
      <w:r w:rsidRPr="00066C65">
        <w:rPr>
          <w:kern w:val="32"/>
        </w:rPr>
        <w:t>00)</w:t>
      </w:r>
      <w:bookmarkEnd w:id="1322"/>
      <w:bookmarkEnd w:id="1323"/>
      <w:r w:rsidRPr="00260F62">
        <w:rPr>
          <w:kern w:val="32"/>
        </w:rPr>
        <w:t xml:space="preserve"> </w:t>
      </w:r>
    </w:p>
    <w:tbl>
      <w:tblPr>
        <w:tblW w:w="138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1164"/>
        <w:gridCol w:w="2208"/>
        <w:gridCol w:w="2724"/>
        <w:gridCol w:w="1275"/>
        <w:gridCol w:w="1418"/>
        <w:gridCol w:w="1417"/>
        <w:gridCol w:w="1985"/>
      </w:tblGrid>
      <w:tr w:rsidR="00CB4BEB" w:rsidRPr="0051728E" w14:paraId="5777B57A" w14:textId="77777777" w:rsidTr="003C0924">
        <w:trPr>
          <w:trHeight w:hRule="exact" w:val="510"/>
        </w:trPr>
        <w:tc>
          <w:tcPr>
            <w:tcW w:w="1696" w:type="dxa"/>
            <w:tcBorders>
              <w:bottom w:val="single" w:sz="4" w:space="0" w:color="auto"/>
            </w:tcBorders>
            <w:shd w:val="clear" w:color="auto" w:fill="D9D9D9"/>
            <w:vAlign w:val="bottom"/>
          </w:tcPr>
          <w:p w14:paraId="72831777"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164" w:type="dxa"/>
            <w:tcBorders>
              <w:bottom w:val="single" w:sz="4" w:space="0" w:color="auto"/>
            </w:tcBorders>
            <w:shd w:val="clear" w:color="auto" w:fill="D9D9D9"/>
            <w:vAlign w:val="bottom"/>
          </w:tcPr>
          <w:p w14:paraId="2A282725"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4932" w:type="dxa"/>
            <w:gridSpan w:val="2"/>
            <w:tcBorders>
              <w:bottom w:val="single" w:sz="4" w:space="0" w:color="auto"/>
            </w:tcBorders>
            <w:shd w:val="clear" w:color="auto" w:fill="D9D9D9"/>
            <w:vAlign w:val="bottom"/>
          </w:tcPr>
          <w:p w14:paraId="6172741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75" w:type="dxa"/>
            <w:tcBorders>
              <w:bottom w:val="single" w:sz="4" w:space="0" w:color="auto"/>
            </w:tcBorders>
            <w:shd w:val="clear" w:color="auto" w:fill="D9D9D9"/>
            <w:vAlign w:val="bottom"/>
          </w:tcPr>
          <w:p w14:paraId="7EDD1C73"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418" w:type="dxa"/>
            <w:tcBorders>
              <w:bottom w:val="single" w:sz="4" w:space="0" w:color="auto"/>
            </w:tcBorders>
            <w:shd w:val="clear" w:color="auto" w:fill="D9D9D9"/>
            <w:vAlign w:val="bottom"/>
          </w:tcPr>
          <w:p w14:paraId="03997685"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17" w:type="dxa"/>
            <w:tcBorders>
              <w:bottom w:val="single" w:sz="4" w:space="0" w:color="auto"/>
            </w:tcBorders>
            <w:shd w:val="clear" w:color="auto" w:fill="D9D9D9"/>
            <w:vAlign w:val="bottom"/>
          </w:tcPr>
          <w:p w14:paraId="316480D8"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77AF9E9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1985" w:type="dxa"/>
            <w:shd w:val="clear" w:color="auto" w:fill="D9D9D9"/>
            <w:vAlign w:val="bottom"/>
          </w:tcPr>
          <w:p w14:paraId="27648CB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353B49" w14:paraId="749A9A59"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7DDBA"/>
            <w:vAlign w:val="center"/>
          </w:tcPr>
          <w:p w14:paraId="2679F777" w14:textId="77777777" w:rsidR="00CB4BEB" w:rsidRPr="00353B49" w:rsidRDefault="00CB4BEB" w:rsidP="003C0924">
            <w:pPr>
              <w:rPr>
                <w:rFonts w:ascii="Trebuchet MS" w:hAnsi="Trebuchet MS" w:cs="Trebuchet MS"/>
                <w:sz w:val="18"/>
                <w:szCs w:val="18"/>
              </w:rPr>
            </w:pPr>
            <w:proofErr w:type="spellStart"/>
            <w:r w:rsidRPr="00353B49">
              <w:rPr>
                <w:rFonts w:ascii="Trebuchet MS" w:hAnsi="Trebuchet MS" w:cs="Trebuchet MS"/>
                <w:sz w:val="18"/>
                <w:szCs w:val="18"/>
              </w:rPr>
              <w:t>gyldig_fra</w:t>
            </w:r>
            <w:proofErr w:type="spellEnd"/>
          </w:p>
        </w:tc>
        <w:tc>
          <w:tcPr>
            <w:tcW w:w="1164" w:type="dxa"/>
            <w:tcBorders>
              <w:top w:val="single" w:sz="4" w:space="0" w:color="auto"/>
              <w:left w:val="single" w:sz="4" w:space="0" w:color="auto"/>
              <w:bottom w:val="single" w:sz="4" w:space="0" w:color="auto"/>
              <w:right w:val="single" w:sz="4" w:space="0" w:color="auto"/>
            </w:tcBorders>
            <w:shd w:val="clear" w:color="auto" w:fill="97DDBA"/>
            <w:vAlign w:val="center"/>
          </w:tcPr>
          <w:p w14:paraId="30176A85" w14:textId="77777777" w:rsidR="00CB4BEB" w:rsidRPr="00C43406" w:rsidRDefault="00CB4BEB" w:rsidP="003C0924">
            <w:pPr>
              <w:rPr>
                <w:rFonts w:ascii="Trebuchet MS" w:hAnsi="Trebuchet MS" w:cs="Trebuchet MS"/>
                <w:sz w:val="18"/>
                <w:szCs w:val="18"/>
              </w:rPr>
            </w:pPr>
          </w:p>
        </w:tc>
        <w:tc>
          <w:tcPr>
            <w:tcW w:w="11027" w:type="dxa"/>
            <w:gridSpan w:val="6"/>
            <w:tcBorders>
              <w:top w:val="single" w:sz="4" w:space="0" w:color="auto"/>
              <w:left w:val="single" w:sz="4" w:space="0" w:color="auto"/>
              <w:bottom w:val="single" w:sz="4" w:space="0" w:color="auto"/>
            </w:tcBorders>
            <w:shd w:val="clear" w:color="auto" w:fill="97DDBA"/>
            <w:vAlign w:val="center"/>
          </w:tcPr>
          <w:p w14:paraId="0D5E4570" w14:textId="77777777" w:rsidR="00CB4BEB" w:rsidRPr="00C43406" w:rsidRDefault="00CB4BEB" w:rsidP="003C0924">
            <w:pPr>
              <w:rPr>
                <w:rFonts w:ascii="Trebuchet MS" w:hAnsi="Trebuchet MS" w:cs="Trebuchet MS"/>
                <w:sz w:val="18"/>
                <w:szCs w:val="18"/>
              </w:rPr>
            </w:pPr>
            <w:r w:rsidRPr="00C43406">
              <w:rPr>
                <w:rFonts w:ascii="Trebuchet MS" w:hAnsi="Trebuchet MS" w:cs="Trebuchet MS"/>
                <w:sz w:val="18"/>
                <w:szCs w:val="18"/>
              </w:rPr>
              <w:t>Felt defineret under: 4.1 Standardiserede felter til de temaspecifikke datamodeller</w:t>
            </w:r>
            <w:r w:rsidRPr="00C43406" w:rsidDel="0024300E">
              <w:rPr>
                <w:rFonts w:ascii="Trebuchet MS" w:hAnsi="Trebuchet MS" w:cs="Trebuchet MS"/>
                <w:sz w:val="18"/>
                <w:szCs w:val="18"/>
              </w:rPr>
              <w:t xml:space="preserve"> </w:t>
            </w:r>
          </w:p>
        </w:tc>
      </w:tr>
      <w:tr w:rsidR="00CB4BEB" w:rsidRPr="00353B49" w14:paraId="16AE58DD"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7DDBA"/>
            <w:vAlign w:val="center"/>
          </w:tcPr>
          <w:p w14:paraId="6A203F2B" w14:textId="77777777" w:rsidR="00CB4BEB" w:rsidRPr="00353B49" w:rsidRDefault="00CB4BEB" w:rsidP="003C0924">
            <w:pPr>
              <w:rPr>
                <w:rFonts w:ascii="Trebuchet MS" w:hAnsi="Trebuchet MS" w:cs="Trebuchet MS"/>
                <w:sz w:val="18"/>
                <w:szCs w:val="18"/>
              </w:rPr>
            </w:pPr>
            <w:proofErr w:type="spellStart"/>
            <w:r w:rsidRPr="00353B49">
              <w:rPr>
                <w:rFonts w:ascii="Trebuchet MS" w:hAnsi="Trebuchet MS" w:cs="Trebuchet MS"/>
                <w:sz w:val="18"/>
                <w:szCs w:val="18"/>
              </w:rPr>
              <w:t>gyldig_til</w:t>
            </w:r>
            <w:proofErr w:type="spellEnd"/>
          </w:p>
        </w:tc>
        <w:tc>
          <w:tcPr>
            <w:tcW w:w="1164" w:type="dxa"/>
            <w:tcBorders>
              <w:top w:val="single" w:sz="4" w:space="0" w:color="auto"/>
              <w:left w:val="single" w:sz="4" w:space="0" w:color="auto"/>
              <w:bottom w:val="single" w:sz="4" w:space="0" w:color="auto"/>
              <w:right w:val="single" w:sz="4" w:space="0" w:color="auto"/>
            </w:tcBorders>
            <w:shd w:val="clear" w:color="auto" w:fill="97DDBA"/>
            <w:vAlign w:val="center"/>
          </w:tcPr>
          <w:p w14:paraId="722431C1" w14:textId="77777777" w:rsidR="00CB4BEB" w:rsidRPr="00C43406" w:rsidRDefault="00CB4BEB" w:rsidP="003C0924">
            <w:pPr>
              <w:rPr>
                <w:rFonts w:ascii="Trebuchet MS" w:hAnsi="Trebuchet MS" w:cs="Trebuchet MS"/>
                <w:sz w:val="18"/>
                <w:szCs w:val="18"/>
              </w:rPr>
            </w:pPr>
          </w:p>
        </w:tc>
        <w:tc>
          <w:tcPr>
            <w:tcW w:w="11027" w:type="dxa"/>
            <w:gridSpan w:val="6"/>
            <w:tcBorders>
              <w:top w:val="single" w:sz="4" w:space="0" w:color="auto"/>
              <w:left w:val="single" w:sz="4" w:space="0" w:color="auto"/>
              <w:bottom w:val="single" w:sz="4" w:space="0" w:color="auto"/>
            </w:tcBorders>
            <w:shd w:val="clear" w:color="auto" w:fill="97DDBA"/>
            <w:vAlign w:val="center"/>
          </w:tcPr>
          <w:p w14:paraId="7195B0D9" w14:textId="77777777" w:rsidR="00CB4BEB" w:rsidRPr="00C43406" w:rsidRDefault="00CB4BEB" w:rsidP="003C0924">
            <w:pPr>
              <w:rPr>
                <w:rFonts w:ascii="Trebuchet MS" w:hAnsi="Trebuchet MS" w:cs="Trebuchet MS"/>
                <w:sz w:val="18"/>
                <w:szCs w:val="18"/>
              </w:rPr>
            </w:pPr>
            <w:r w:rsidRPr="00C43406">
              <w:rPr>
                <w:rFonts w:ascii="Trebuchet MS" w:hAnsi="Trebuchet MS" w:cs="Trebuchet MS"/>
                <w:sz w:val="18"/>
                <w:szCs w:val="18"/>
              </w:rPr>
              <w:t>Felt defineret under: 4.1 Standardiserede felter til de temaspecifikke datamodeller</w:t>
            </w:r>
            <w:r w:rsidRPr="00C43406" w:rsidDel="0024300E">
              <w:rPr>
                <w:rFonts w:ascii="Trebuchet MS" w:hAnsi="Trebuchet MS" w:cs="Trebuchet MS"/>
                <w:sz w:val="18"/>
                <w:szCs w:val="18"/>
              </w:rPr>
              <w:t xml:space="preserve"> </w:t>
            </w:r>
          </w:p>
        </w:tc>
      </w:tr>
      <w:tr w:rsidR="00CB4BEB" w:rsidRPr="00594F04" w14:paraId="34E205C5"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FFFFFF"/>
            <w:vAlign w:val="bottom"/>
          </w:tcPr>
          <w:p w14:paraId="3993DCA5" w14:textId="77777777" w:rsidR="00CB4BEB" w:rsidRPr="00594F04" w:rsidRDefault="00CB4BEB" w:rsidP="003C0924">
            <w:pPr>
              <w:rPr>
                <w:sz w:val="18"/>
                <w:szCs w:val="18"/>
              </w:rPr>
            </w:pPr>
            <w:r w:rsidRPr="00594F04">
              <w:rPr>
                <w:rFonts w:ascii="Trebuchet MS" w:hAnsi="Trebuchet MS"/>
                <w:sz w:val="18"/>
                <w:szCs w:val="18"/>
              </w:rPr>
              <w:t>funktion</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78846EEB"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funktion</w:t>
            </w:r>
          </w:p>
        </w:tc>
        <w:tc>
          <w:tcPr>
            <w:tcW w:w="4932" w:type="dxa"/>
            <w:gridSpan w:val="2"/>
            <w:tcBorders>
              <w:top w:val="single" w:sz="4" w:space="0" w:color="auto"/>
              <w:left w:val="single" w:sz="4" w:space="0" w:color="auto"/>
              <w:bottom w:val="nil"/>
              <w:right w:val="single" w:sz="4" w:space="0" w:color="auto"/>
            </w:tcBorders>
            <w:shd w:val="clear" w:color="auto" w:fill="FFFFFF"/>
            <w:vAlign w:val="bottom"/>
          </w:tcPr>
          <w:p w14:paraId="0BA02A6E"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Funktion ved anmeldelse</w:t>
            </w:r>
          </w:p>
        </w:tc>
        <w:tc>
          <w:tcPr>
            <w:tcW w:w="1275" w:type="dxa"/>
            <w:tcBorders>
              <w:top w:val="single" w:sz="4" w:space="0" w:color="auto"/>
              <w:left w:val="single" w:sz="4" w:space="0" w:color="auto"/>
              <w:bottom w:val="nil"/>
              <w:right w:val="single" w:sz="4" w:space="0" w:color="auto"/>
            </w:tcBorders>
            <w:shd w:val="clear" w:color="auto" w:fill="FFFFFF"/>
            <w:vAlign w:val="bottom"/>
          </w:tcPr>
          <w:p w14:paraId="1A887795"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00605CC2"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0-128 tegn</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0BD338D9" w14:textId="77777777" w:rsidR="00CB4BEB" w:rsidRPr="00594F04" w:rsidRDefault="00CB4BEB" w:rsidP="003C0924">
            <w:pPr>
              <w:jc w:val="center"/>
              <w:rPr>
                <w:rFonts w:ascii="Trebuchet MS" w:hAnsi="Trebuchet MS" w:cs="Trebuchet MS"/>
                <w:sz w:val="18"/>
                <w:szCs w:val="18"/>
              </w:rPr>
            </w:pPr>
            <w:r w:rsidRPr="00594F04">
              <w:rPr>
                <w:rFonts w:ascii="Trebuchet MS" w:hAnsi="Trebuchet MS" w:cs="Trebuchet MS"/>
                <w:sz w:val="18"/>
                <w:szCs w:val="18"/>
              </w:rPr>
              <w:t>O</w:t>
            </w:r>
          </w:p>
        </w:tc>
        <w:tc>
          <w:tcPr>
            <w:tcW w:w="1985" w:type="dxa"/>
            <w:tcBorders>
              <w:top w:val="single" w:sz="4" w:space="0" w:color="auto"/>
              <w:left w:val="single" w:sz="4" w:space="0" w:color="auto"/>
              <w:bottom w:val="nil"/>
              <w:right w:val="single" w:sz="4" w:space="0" w:color="auto"/>
            </w:tcBorders>
            <w:shd w:val="clear" w:color="auto" w:fill="FFFFFF"/>
            <w:vAlign w:val="bottom"/>
          </w:tcPr>
          <w:p w14:paraId="4138A36B"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Brak med spildfrø</w:t>
            </w:r>
          </w:p>
        </w:tc>
      </w:tr>
      <w:tr w:rsidR="00CB4BEB" w:rsidRPr="00CE1917" w14:paraId="107C3C18"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FFFFFF"/>
            <w:vAlign w:val="bottom"/>
          </w:tcPr>
          <w:p w14:paraId="5E04332D" w14:textId="77777777" w:rsidR="00CB4BEB" w:rsidRPr="002B2B69" w:rsidRDefault="00CB4BEB" w:rsidP="003C0924">
            <w:pPr>
              <w:rPr>
                <w:rFonts w:ascii="Trebuchet MS" w:hAnsi="Trebuchet MS"/>
                <w:sz w:val="18"/>
                <w:szCs w:val="18"/>
              </w:rPr>
            </w:pPr>
            <w:proofErr w:type="spellStart"/>
            <w:r>
              <w:rPr>
                <w:rFonts w:ascii="Trebuchet MS" w:hAnsi="Trebuchet MS"/>
                <w:sz w:val="18"/>
                <w:szCs w:val="18"/>
              </w:rPr>
              <w:t>planlagt_aktivitet</w:t>
            </w:r>
            <w:proofErr w:type="spellEnd"/>
          </w:p>
        </w:tc>
        <w:tc>
          <w:tcPr>
            <w:tcW w:w="1164" w:type="dxa"/>
            <w:tcBorders>
              <w:top w:val="single" w:sz="4" w:space="0" w:color="auto"/>
              <w:left w:val="single" w:sz="4" w:space="0" w:color="auto"/>
              <w:bottom w:val="nil"/>
              <w:right w:val="single" w:sz="4" w:space="0" w:color="auto"/>
            </w:tcBorders>
            <w:shd w:val="clear" w:color="auto" w:fill="FFFFFF"/>
            <w:vAlign w:val="bottom"/>
          </w:tcPr>
          <w:p w14:paraId="622C32AB" w14:textId="77777777" w:rsidR="00CB4BEB" w:rsidRDefault="00CB4BEB" w:rsidP="003C0924">
            <w:pPr>
              <w:rPr>
                <w:rFonts w:ascii="Trebuchet MS" w:hAnsi="Trebuchet MS"/>
                <w:sz w:val="18"/>
                <w:szCs w:val="18"/>
              </w:rPr>
            </w:pPr>
            <w:proofErr w:type="spellStart"/>
            <w:r>
              <w:rPr>
                <w:rFonts w:ascii="Trebuchet MS" w:hAnsi="Trebuchet MS"/>
                <w:sz w:val="18"/>
                <w:szCs w:val="18"/>
              </w:rPr>
              <w:t>planl_akti</w:t>
            </w:r>
            <w:proofErr w:type="spellEnd"/>
          </w:p>
        </w:tc>
        <w:tc>
          <w:tcPr>
            <w:tcW w:w="4932" w:type="dxa"/>
            <w:gridSpan w:val="2"/>
            <w:tcBorders>
              <w:top w:val="single" w:sz="4" w:space="0" w:color="auto"/>
              <w:left w:val="single" w:sz="4" w:space="0" w:color="auto"/>
              <w:bottom w:val="nil"/>
              <w:right w:val="single" w:sz="4" w:space="0" w:color="auto"/>
            </w:tcBorders>
            <w:shd w:val="clear" w:color="auto" w:fill="FFFFFF"/>
            <w:vAlign w:val="bottom"/>
          </w:tcPr>
          <w:p w14:paraId="54A0A47C" w14:textId="77777777" w:rsidR="00CB4BEB" w:rsidRPr="00432FE5" w:rsidRDefault="00CB4BEB" w:rsidP="003C0924">
            <w:pPr>
              <w:rPr>
                <w:rFonts w:ascii="Trebuchet MS" w:hAnsi="Trebuchet MS"/>
                <w:sz w:val="18"/>
                <w:szCs w:val="18"/>
              </w:rPr>
            </w:pPr>
            <w:r>
              <w:rPr>
                <w:rFonts w:ascii="Trebuchet MS" w:hAnsi="Trebuchet MS"/>
                <w:sz w:val="18"/>
                <w:szCs w:val="18"/>
              </w:rPr>
              <w:t>Planlagt aktivitet</w:t>
            </w:r>
          </w:p>
        </w:tc>
        <w:tc>
          <w:tcPr>
            <w:tcW w:w="1275" w:type="dxa"/>
            <w:tcBorders>
              <w:top w:val="single" w:sz="4" w:space="0" w:color="auto"/>
              <w:left w:val="single" w:sz="4" w:space="0" w:color="auto"/>
              <w:bottom w:val="nil"/>
              <w:right w:val="single" w:sz="4" w:space="0" w:color="auto"/>
            </w:tcBorders>
            <w:shd w:val="clear" w:color="auto" w:fill="FFFFFF"/>
            <w:vAlign w:val="bottom"/>
          </w:tcPr>
          <w:p w14:paraId="31D30523" w14:textId="77777777" w:rsidR="00CB4BEB" w:rsidRPr="002B2B69" w:rsidRDefault="00CB4BEB" w:rsidP="003C0924">
            <w:pPr>
              <w:rPr>
                <w:rFonts w:ascii="Trebuchet MS" w:hAnsi="Trebuchet MS" w:cs="Trebuchet MS"/>
                <w:sz w:val="18"/>
                <w:szCs w:val="18"/>
              </w:rPr>
            </w:pPr>
            <w:r w:rsidRPr="002B2B69">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0778CC43" w14:textId="77777777" w:rsidR="00CB4BEB" w:rsidRPr="002B2B69" w:rsidRDefault="00CB4BEB" w:rsidP="003C0924">
            <w:pPr>
              <w:rPr>
                <w:rFonts w:ascii="Trebuchet MS" w:hAnsi="Trebuchet MS" w:cs="Trebuchet MS"/>
                <w:sz w:val="18"/>
                <w:szCs w:val="18"/>
              </w:rPr>
            </w:pPr>
            <w:r w:rsidRPr="002B2B69">
              <w:rPr>
                <w:rFonts w:ascii="Trebuchet MS" w:hAnsi="Trebuchet MS" w:cs="Trebuchet MS"/>
                <w:sz w:val="18"/>
                <w:szCs w:val="18"/>
              </w:rPr>
              <w:t>0-</w:t>
            </w:r>
            <w:r>
              <w:rPr>
                <w:rFonts w:ascii="Trebuchet MS" w:hAnsi="Trebuchet MS" w:cs="Trebuchet MS"/>
                <w:sz w:val="18"/>
                <w:szCs w:val="18"/>
              </w:rPr>
              <w:t>128</w:t>
            </w:r>
            <w:r w:rsidRPr="002B2B69">
              <w:rPr>
                <w:rFonts w:ascii="Trebuchet MS" w:hAnsi="Trebuchet MS" w:cs="Trebuchet MS"/>
                <w:sz w:val="18"/>
                <w:szCs w:val="18"/>
              </w:rPr>
              <w:t xml:space="preserve"> tegn</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4040D0D3" w14:textId="77777777" w:rsidR="00CB4BEB" w:rsidRPr="002B2B69"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1985" w:type="dxa"/>
            <w:tcBorders>
              <w:top w:val="single" w:sz="4" w:space="0" w:color="auto"/>
              <w:left w:val="single" w:sz="4" w:space="0" w:color="auto"/>
              <w:bottom w:val="nil"/>
              <w:right w:val="single" w:sz="4" w:space="0" w:color="auto"/>
            </w:tcBorders>
            <w:shd w:val="clear" w:color="auto" w:fill="FFFFFF"/>
            <w:vAlign w:val="bottom"/>
          </w:tcPr>
          <w:p w14:paraId="1198081F" w14:textId="77777777" w:rsidR="00CB4BEB" w:rsidRPr="002B2B69" w:rsidRDefault="00CB4BEB" w:rsidP="003C0924">
            <w:pPr>
              <w:rPr>
                <w:rFonts w:ascii="Trebuchet MS" w:hAnsi="Trebuchet MS" w:cs="Trebuchet MS"/>
                <w:sz w:val="18"/>
                <w:szCs w:val="18"/>
              </w:rPr>
            </w:pPr>
            <w:r>
              <w:rPr>
                <w:rFonts w:ascii="Trebuchet MS" w:hAnsi="Trebuchet MS" w:cs="Trebuchet MS"/>
                <w:sz w:val="18"/>
                <w:szCs w:val="18"/>
              </w:rPr>
              <w:t>Græs uden N-kvote</w:t>
            </w:r>
          </w:p>
        </w:tc>
      </w:tr>
      <w:tr w:rsidR="00CB4BEB" w:rsidRPr="00CE1917" w14:paraId="21044BD3"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FFFFFF"/>
            <w:vAlign w:val="bottom"/>
          </w:tcPr>
          <w:p w14:paraId="091A2C5B" w14:textId="77777777" w:rsidR="00CB4BEB" w:rsidRPr="002B2B69" w:rsidRDefault="00CB4BEB" w:rsidP="003C0924">
            <w:pPr>
              <w:rPr>
                <w:rFonts w:ascii="Trebuchet MS" w:hAnsi="Trebuchet MS"/>
                <w:sz w:val="18"/>
                <w:szCs w:val="18"/>
              </w:rPr>
            </w:pPr>
            <w:r>
              <w:rPr>
                <w:rFonts w:ascii="Trebuchet MS" w:hAnsi="Trebuchet MS"/>
                <w:sz w:val="18"/>
                <w:szCs w:val="18"/>
              </w:rPr>
              <w:t>genoptaget</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4C24450C" w14:textId="77777777" w:rsidR="00CB4BEB" w:rsidRDefault="00CB4BEB" w:rsidP="003C0924">
            <w:pPr>
              <w:rPr>
                <w:rFonts w:ascii="Trebuchet MS" w:hAnsi="Trebuchet MS"/>
                <w:sz w:val="18"/>
                <w:szCs w:val="18"/>
              </w:rPr>
            </w:pPr>
            <w:r>
              <w:rPr>
                <w:rFonts w:ascii="Trebuchet MS" w:hAnsi="Trebuchet MS"/>
                <w:sz w:val="18"/>
                <w:szCs w:val="18"/>
              </w:rPr>
              <w:t>genoptaget</w:t>
            </w:r>
          </w:p>
        </w:tc>
        <w:tc>
          <w:tcPr>
            <w:tcW w:w="4932" w:type="dxa"/>
            <w:gridSpan w:val="2"/>
            <w:tcBorders>
              <w:top w:val="single" w:sz="4" w:space="0" w:color="auto"/>
              <w:left w:val="single" w:sz="4" w:space="0" w:color="auto"/>
              <w:bottom w:val="nil"/>
              <w:right w:val="single" w:sz="4" w:space="0" w:color="auto"/>
            </w:tcBorders>
            <w:shd w:val="clear" w:color="auto" w:fill="FFFFFF"/>
            <w:vAlign w:val="bottom"/>
          </w:tcPr>
          <w:p w14:paraId="2679BAB9" w14:textId="77777777" w:rsidR="00CB4BEB" w:rsidRPr="00432FE5" w:rsidRDefault="00CB4BEB" w:rsidP="003C0924">
            <w:pPr>
              <w:rPr>
                <w:rFonts w:ascii="Trebuchet MS" w:hAnsi="Trebuchet MS"/>
                <w:sz w:val="18"/>
                <w:szCs w:val="18"/>
              </w:rPr>
            </w:pPr>
            <w:r>
              <w:rPr>
                <w:rFonts w:ascii="Trebuchet MS" w:hAnsi="Trebuchet MS"/>
                <w:sz w:val="18"/>
                <w:szCs w:val="18"/>
              </w:rPr>
              <w:t>Genopdyrkning påbegyndt igen</w:t>
            </w:r>
          </w:p>
        </w:tc>
        <w:tc>
          <w:tcPr>
            <w:tcW w:w="1275" w:type="dxa"/>
            <w:tcBorders>
              <w:top w:val="single" w:sz="4" w:space="0" w:color="auto"/>
              <w:left w:val="single" w:sz="4" w:space="0" w:color="auto"/>
              <w:bottom w:val="nil"/>
              <w:right w:val="single" w:sz="4" w:space="0" w:color="auto"/>
            </w:tcBorders>
            <w:shd w:val="clear" w:color="auto" w:fill="FFFFFF"/>
            <w:vAlign w:val="bottom"/>
          </w:tcPr>
          <w:p w14:paraId="26FD0B1F" w14:textId="77777777" w:rsidR="00CB4BEB" w:rsidRPr="002B2B69"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54A07BC7" w14:textId="77777777" w:rsidR="00CB4BEB" w:rsidRPr="002B2B69" w:rsidRDefault="00CB4BEB" w:rsidP="003C0924">
            <w:pPr>
              <w:rPr>
                <w:rFonts w:ascii="Trebuchet MS" w:hAnsi="Trebuchet MS" w:cs="Trebuchet MS"/>
                <w:sz w:val="18"/>
                <w:szCs w:val="18"/>
              </w:rPr>
            </w:pPr>
            <w:r>
              <w:rPr>
                <w:rFonts w:ascii="Trebuchet MS" w:hAnsi="Trebuchet MS" w:cs="Trebuchet MS"/>
                <w:sz w:val="18"/>
                <w:szCs w:val="18"/>
              </w:rPr>
              <w:t>1999-2999</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2BB96121" w14:textId="77777777" w:rsidR="00CB4BEB" w:rsidRPr="002B2B69" w:rsidRDefault="00CB4BEB" w:rsidP="003C0924">
            <w:pPr>
              <w:jc w:val="center"/>
              <w:rPr>
                <w:rFonts w:ascii="Trebuchet MS" w:hAnsi="Trebuchet MS" w:cs="Trebuchet MS"/>
                <w:sz w:val="18"/>
                <w:szCs w:val="18"/>
              </w:rPr>
            </w:pPr>
            <w:r w:rsidRPr="003D5E8B">
              <w:rPr>
                <w:rFonts w:ascii="Trebuchet MS" w:hAnsi="Trebuchet MS" w:cs="Trebuchet MS"/>
                <w:color w:val="4F81BD"/>
                <w:sz w:val="18"/>
                <w:szCs w:val="18"/>
              </w:rPr>
              <w:t>F</w:t>
            </w:r>
          </w:p>
        </w:tc>
        <w:tc>
          <w:tcPr>
            <w:tcW w:w="1985" w:type="dxa"/>
            <w:tcBorders>
              <w:top w:val="single" w:sz="4" w:space="0" w:color="auto"/>
              <w:left w:val="single" w:sz="4" w:space="0" w:color="auto"/>
              <w:bottom w:val="nil"/>
              <w:right w:val="single" w:sz="4" w:space="0" w:color="auto"/>
            </w:tcBorders>
            <w:shd w:val="clear" w:color="auto" w:fill="FFFFFF"/>
            <w:vAlign w:val="bottom"/>
          </w:tcPr>
          <w:p w14:paraId="01CFEEAE" w14:textId="77777777" w:rsidR="00CB4BEB" w:rsidRPr="002B2B69" w:rsidRDefault="00CB4BEB" w:rsidP="003C0924">
            <w:pPr>
              <w:rPr>
                <w:rFonts w:ascii="Trebuchet MS" w:hAnsi="Trebuchet MS" w:cs="Trebuchet MS"/>
                <w:sz w:val="18"/>
                <w:szCs w:val="18"/>
              </w:rPr>
            </w:pPr>
            <w:r>
              <w:rPr>
                <w:rFonts w:ascii="Trebuchet MS" w:hAnsi="Trebuchet MS" w:cs="Trebuchet MS"/>
                <w:sz w:val="18"/>
                <w:szCs w:val="18"/>
              </w:rPr>
              <w:t>2013</w:t>
            </w:r>
          </w:p>
        </w:tc>
      </w:tr>
      <w:tr w:rsidR="00CB4BEB" w:rsidRPr="00CE1917" w14:paraId="308F975B"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7DDBA"/>
            <w:vAlign w:val="bottom"/>
          </w:tcPr>
          <w:p w14:paraId="3CDDA37D" w14:textId="77777777" w:rsidR="00CB4BEB" w:rsidRPr="00860575" w:rsidRDefault="00CB4BEB" w:rsidP="003C0924">
            <w:pPr>
              <w:rPr>
                <w:rFonts w:ascii="Trebuchet MS" w:hAnsi="Trebuchet MS" w:cs="Trebuchet MS"/>
                <w:sz w:val="18"/>
                <w:szCs w:val="18"/>
              </w:rPr>
            </w:pPr>
            <w:proofErr w:type="spellStart"/>
            <w:r>
              <w:rPr>
                <w:rFonts w:ascii="Trebuchet MS" w:hAnsi="Trebuchet MS"/>
                <w:sz w:val="18"/>
                <w:szCs w:val="18"/>
              </w:rPr>
              <w:t>sagsnr</w:t>
            </w:r>
            <w:proofErr w:type="spellEnd"/>
          </w:p>
        </w:tc>
        <w:tc>
          <w:tcPr>
            <w:tcW w:w="1164" w:type="dxa"/>
            <w:tcBorders>
              <w:top w:val="single" w:sz="4" w:space="0" w:color="auto"/>
              <w:left w:val="single" w:sz="4" w:space="0" w:color="auto"/>
              <w:bottom w:val="single" w:sz="4" w:space="0" w:color="auto"/>
              <w:right w:val="single" w:sz="4" w:space="0" w:color="auto"/>
            </w:tcBorders>
            <w:shd w:val="clear" w:color="auto" w:fill="97DDBA"/>
          </w:tcPr>
          <w:p w14:paraId="1DD5C7FB" w14:textId="77777777" w:rsidR="00CB4BEB" w:rsidRPr="0014307B" w:rsidRDefault="00CB4BEB" w:rsidP="003C0924">
            <w:pPr>
              <w:rPr>
                <w:rFonts w:ascii="Trebuchet MS" w:hAnsi="Trebuchet MS" w:cs="Trebuchet MS"/>
                <w:sz w:val="18"/>
                <w:szCs w:val="18"/>
              </w:rPr>
            </w:pPr>
          </w:p>
        </w:tc>
        <w:tc>
          <w:tcPr>
            <w:tcW w:w="11027"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2D65AC4B" w14:textId="77777777" w:rsidR="00CB4BEB" w:rsidRPr="0014307B"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014931B2"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7DDBA"/>
            <w:vAlign w:val="bottom"/>
          </w:tcPr>
          <w:p w14:paraId="0FAE5D4C" w14:textId="77777777" w:rsidR="00CB4BEB" w:rsidRPr="00860575" w:rsidRDefault="00CB4BEB" w:rsidP="003C0924">
            <w:pPr>
              <w:rPr>
                <w:rFonts w:ascii="Trebuchet MS" w:hAnsi="Trebuchet MS" w:cs="Trebuchet MS"/>
                <w:sz w:val="18"/>
                <w:szCs w:val="18"/>
              </w:rPr>
            </w:pPr>
            <w:r w:rsidRPr="00860575">
              <w:rPr>
                <w:rFonts w:ascii="Trebuchet MS" w:hAnsi="Trebuchet MS" w:cs="Trebuchet MS"/>
                <w:sz w:val="18"/>
                <w:szCs w:val="18"/>
              </w:rPr>
              <w:t>link</w:t>
            </w:r>
          </w:p>
        </w:tc>
        <w:tc>
          <w:tcPr>
            <w:tcW w:w="1164" w:type="dxa"/>
            <w:tcBorders>
              <w:top w:val="single" w:sz="4" w:space="0" w:color="auto"/>
              <w:left w:val="single" w:sz="4" w:space="0" w:color="auto"/>
              <w:bottom w:val="single" w:sz="4" w:space="0" w:color="auto"/>
              <w:right w:val="single" w:sz="4" w:space="0" w:color="auto"/>
            </w:tcBorders>
            <w:shd w:val="clear" w:color="auto" w:fill="97DDBA"/>
          </w:tcPr>
          <w:p w14:paraId="2F3DDAEB" w14:textId="77777777" w:rsidR="00CB4BEB" w:rsidRPr="0014307B" w:rsidRDefault="00CB4BEB" w:rsidP="003C0924">
            <w:pPr>
              <w:rPr>
                <w:rFonts w:ascii="Trebuchet MS" w:hAnsi="Trebuchet MS" w:cs="Trebuchet MS"/>
                <w:sz w:val="18"/>
                <w:szCs w:val="18"/>
              </w:rPr>
            </w:pPr>
          </w:p>
        </w:tc>
        <w:tc>
          <w:tcPr>
            <w:tcW w:w="11027"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73042696"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6B98945D" w14:textId="77777777" w:rsidTr="003C0924">
        <w:trPr>
          <w:trHeight w:hRule="exact" w:val="255"/>
        </w:trPr>
        <w:tc>
          <w:tcPr>
            <w:tcW w:w="5068" w:type="dxa"/>
            <w:gridSpan w:val="3"/>
            <w:tcBorders>
              <w:top w:val="nil"/>
              <w:left w:val="nil"/>
              <w:bottom w:val="nil"/>
              <w:right w:val="nil"/>
            </w:tcBorders>
            <w:shd w:val="clear" w:color="auto" w:fill="97DDBA"/>
          </w:tcPr>
          <w:p w14:paraId="70042E09" w14:textId="77777777" w:rsidR="00CB4BEB" w:rsidRPr="0051728E" w:rsidRDefault="00CB4BEB" w:rsidP="003C0924">
            <w:pPr>
              <w:rPr>
                <w:rFonts w:ascii="Trebuchet MS" w:hAnsi="Trebuchet MS" w:cs="Trebuchet MS"/>
                <w:i/>
                <w:iCs/>
                <w:sz w:val="18"/>
                <w:szCs w:val="18"/>
              </w:rPr>
            </w:pPr>
          </w:p>
        </w:tc>
        <w:tc>
          <w:tcPr>
            <w:tcW w:w="8819" w:type="dxa"/>
            <w:gridSpan w:val="5"/>
            <w:tcBorders>
              <w:top w:val="nil"/>
              <w:left w:val="nil"/>
              <w:bottom w:val="nil"/>
              <w:right w:val="nil"/>
            </w:tcBorders>
            <w:shd w:val="clear" w:color="auto" w:fill="97DDBA"/>
            <w:vAlign w:val="bottom"/>
          </w:tcPr>
          <w:p w14:paraId="6B670E32" w14:textId="77777777" w:rsidR="00CB4BEB" w:rsidRPr="0014307B" w:rsidRDefault="00CB4BEB" w:rsidP="003C0924">
            <w:pPr>
              <w:rPr>
                <w:rFonts w:ascii="Trebuchet MS" w:hAnsi="Trebuchet MS" w:cs="Trebuchet M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5780ABE5" w14:textId="77777777" w:rsidR="00CB4BEB" w:rsidRDefault="00CB4BEB" w:rsidP="00CB4BEB">
      <w:pPr>
        <w:pStyle w:val="Overskrift6"/>
      </w:pPr>
      <w:r>
        <w:t>5.4.1.1</w:t>
      </w:r>
      <w:r w:rsidRPr="00A32757">
        <w:t xml:space="preserve"> </w:t>
      </w:r>
      <w:r>
        <w:t>Metadata</w:t>
      </w:r>
      <w:r w:rsidRPr="00917A7E">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57E9FBAF" w14:textId="77777777" w:rsidTr="003C0924">
        <w:trPr>
          <w:trHeight w:hRule="exact" w:val="255"/>
        </w:trPr>
        <w:tc>
          <w:tcPr>
            <w:tcW w:w="2235" w:type="dxa"/>
            <w:shd w:val="clear" w:color="auto" w:fill="D9D9D9"/>
            <w:vAlign w:val="bottom"/>
          </w:tcPr>
          <w:p w14:paraId="7E4F509F"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43D4DB33"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4A50FE95" w14:textId="77777777" w:rsidTr="003C0924">
        <w:trPr>
          <w:trHeight w:hRule="exact" w:val="255"/>
        </w:trPr>
        <w:tc>
          <w:tcPr>
            <w:tcW w:w="2235" w:type="dxa"/>
            <w:shd w:val="clear" w:color="auto" w:fill="E0E0E0"/>
            <w:vAlign w:val="bottom"/>
          </w:tcPr>
          <w:p w14:paraId="46693F5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4EAFD37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15 års genopdyrkningsret</w:t>
            </w:r>
          </w:p>
        </w:tc>
      </w:tr>
      <w:tr w:rsidR="00CB4BEB" w:rsidRPr="0051728E" w14:paraId="4F3F91F9" w14:textId="77777777" w:rsidTr="003C0924">
        <w:trPr>
          <w:trHeight w:hRule="exact" w:val="255"/>
        </w:trPr>
        <w:tc>
          <w:tcPr>
            <w:tcW w:w="2235" w:type="dxa"/>
            <w:shd w:val="clear" w:color="auto" w:fill="E0E0E0"/>
            <w:vAlign w:val="bottom"/>
          </w:tcPr>
          <w:p w14:paraId="20437F5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5879AF1B" w14:textId="77777777" w:rsidR="00CB4BEB" w:rsidRDefault="00CB4BEB" w:rsidP="003C0924">
            <w:pPr>
              <w:rPr>
                <w:rFonts w:ascii="Trebuchet MS" w:hAnsi="Trebuchet MS"/>
                <w:sz w:val="18"/>
                <w:szCs w:val="18"/>
              </w:rPr>
            </w:pPr>
            <w:r>
              <w:rPr>
                <w:rFonts w:ascii="Trebuchet MS" w:hAnsi="Trebuchet MS"/>
                <w:sz w:val="18"/>
                <w:szCs w:val="18"/>
              </w:rPr>
              <w:t>5300</w:t>
            </w:r>
          </w:p>
        </w:tc>
      </w:tr>
      <w:tr w:rsidR="00CB4BEB" w:rsidRPr="0051728E" w14:paraId="0C402B61" w14:textId="77777777" w:rsidTr="003C0924">
        <w:trPr>
          <w:trHeight w:hRule="exact" w:val="255"/>
        </w:trPr>
        <w:tc>
          <w:tcPr>
            <w:tcW w:w="2235" w:type="dxa"/>
            <w:shd w:val="clear" w:color="auto" w:fill="E0E0E0"/>
            <w:vAlign w:val="bottom"/>
          </w:tcPr>
          <w:p w14:paraId="54CFDE4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458EA441" w14:textId="77777777" w:rsidR="00CB4BEB" w:rsidRPr="00F279E4" w:rsidRDefault="00CB4BEB" w:rsidP="003C0924">
            <w:pPr>
              <w:rPr>
                <w:rFonts w:ascii="Trebuchet MS" w:hAnsi="Trebuchet MS" w:cs="Trebuchet MS"/>
                <w:sz w:val="18"/>
                <w:szCs w:val="18"/>
              </w:rPr>
            </w:pPr>
            <w:r>
              <w:rPr>
                <w:rFonts w:ascii="Trebuchet MS" w:hAnsi="Trebuchet MS"/>
                <w:sz w:val="18"/>
                <w:szCs w:val="18"/>
              </w:rPr>
              <w:t>Anmeldelse af genopdyrkningsret indenfor 15 år</w:t>
            </w:r>
          </w:p>
        </w:tc>
      </w:tr>
      <w:tr w:rsidR="00CB4BEB" w:rsidRPr="0051728E" w14:paraId="72B064A9" w14:textId="77777777" w:rsidTr="003C0924">
        <w:trPr>
          <w:trHeight w:hRule="exact" w:val="255"/>
        </w:trPr>
        <w:tc>
          <w:tcPr>
            <w:tcW w:w="2235" w:type="dxa"/>
            <w:shd w:val="clear" w:color="auto" w:fill="E0E0E0"/>
            <w:vAlign w:val="bottom"/>
          </w:tcPr>
          <w:p w14:paraId="14CCF2F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1590E510"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Marker der er anmeldt genopdyrkningsret indenfor 15 år.</w:t>
            </w:r>
          </w:p>
        </w:tc>
      </w:tr>
      <w:tr w:rsidR="00CB4BEB" w:rsidRPr="0051728E" w14:paraId="099A863D" w14:textId="77777777" w:rsidTr="003C0924">
        <w:trPr>
          <w:trHeight w:hRule="exact" w:val="255"/>
        </w:trPr>
        <w:tc>
          <w:tcPr>
            <w:tcW w:w="2235" w:type="dxa"/>
            <w:shd w:val="clear" w:color="auto" w:fill="E0E0E0"/>
            <w:vAlign w:val="bottom"/>
          </w:tcPr>
          <w:p w14:paraId="74129D07"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091F1CA4"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Registrere hvor der er anmeldt ret til genopdyrkning.</w:t>
            </w:r>
          </w:p>
        </w:tc>
      </w:tr>
      <w:tr w:rsidR="00CB4BEB" w:rsidRPr="0051728E" w14:paraId="78EE9EC7" w14:textId="77777777" w:rsidTr="003C0924">
        <w:trPr>
          <w:trHeight w:hRule="exact" w:val="255"/>
        </w:trPr>
        <w:tc>
          <w:tcPr>
            <w:tcW w:w="2235" w:type="dxa"/>
            <w:shd w:val="clear" w:color="auto" w:fill="E0E0E0"/>
            <w:vAlign w:val="bottom"/>
          </w:tcPr>
          <w:p w14:paraId="081C90A7"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4AE61CE0" w14:textId="77777777" w:rsidR="00CB4BEB" w:rsidRPr="007E0FF5" w:rsidRDefault="00CB4BEB" w:rsidP="003C0924">
            <w:pPr>
              <w:rPr>
                <w:rFonts w:ascii="Trebuchet MS" w:hAnsi="Trebuchet MS" w:cs="Trebuchet MS"/>
                <w:sz w:val="18"/>
                <w:szCs w:val="18"/>
              </w:rPr>
            </w:pPr>
            <w:r w:rsidRPr="007E0FF5">
              <w:rPr>
                <w:rFonts w:ascii="Trebuchet MS" w:hAnsi="Trebuchet MS" w:cs="Trebuchet MS"/>
                <w:sz w:val="18"/>
                <w:szCs w:val="18"/>
              </w:rPr>
              <w:t>Landbrugs- og akvakulturanlæg</w:t>
            </w:r>
          </w:p>
        </w:tc>
      </w:tr>
      <w:tr w:rsidR="00CB4BEB" w:rsidRPr="0051728E" w14:paraId="1C6CAC1A" w14:textId="77777777" w:rsidTr="003C0924">
        <w:trPr>
          <w:trHeight w:hRule="exact" w:val="255"/>
        </w:trPr>
        <w:tc>
          <w:tcPr>
            <w:tcW w:w="2235" w:type="dxa"/>
            <w:shd w:val="clear" w:color="auto" w:fill="E0E0E0"/>
            <w:vAlign w:val="bottom"/>
          </w:tcPr>
          <w:p w14:paraId="754E3D96" w14:textId="77777777" w:rsidR="00CB4BEB" w:rsidRPr="00492FFE" w:rsidRDefault="00CB4BEB" w:rsidP="003C0924">
            <w:pPr>
              <w:rPr>
                <w:rFonts w:ascii="Trebuchet MS" w:hAnsi="Trebuchet MS" w:cs="Trebuchet MS"/>
                <w:sz w:val="18"/>
                <w:szCs w:val="18"/>
              </w:rPr>
            </w:pPr>
            <w:proofErr w:type="spellStart"/>
            <w:r w:rsidRPr="00E45822">
              <w:rPr>
                <w:rFonts w:ascii="Trebuchet MS" w:hAnsi="Trebuchet MS" w:cs="Trebuchet MS"/>
                <w:sz w:val="18"/>
                <w:szCs w:val="18"/>
              </w:rPr>
              <w:t>Noegle</w:t>
            </w:r>
            <w:r w:rsidRPr="00492FFE">
              <w:rPr>
                <w:rFonts w:ascii="Trebuchet MS" w:hAnsi="Trebuchet MS" w:cs="Trebuchet MS"/>
                <w:sz w:val="18"/>
                <w:szCs w:val="18"/>
              </w:rPr>
              <w:t>_ord</w:t>
            </w:r>
            <w:proofErr w:type="spellEnd"/>
          </w:p>
        </w:tc>
        <w:tc>
          <w:tcPr>
            <w:tcW w:w="11340" w:type="dxa"/>
            <w:shd w:val="clear" w:color="auto" w:fill="FFFFFF"/>
            <w:vAlign w:val="bottom"/>
          </w:tcPr>
          <w:p w14:paraId="559DA917" w14:textId="77777777" w:rsidR="00CB4BEB" w:rsidRPr="007E0FF5" w:rsidRDefault="00CB4BEB" w:rsidP="003C0924">
            <w:pPr>
              <w:autoSpaceDE w:val="0"/>
              <w:autoSpaceDN w:val="0"/>
              <w:adjustRightInd w:val="0"/>
              <w:rPr>
                <w:rFonts w:ascii="Trebuchet MS" w:hAnsi="Trebuchet MS" w:cs="Trebuchet MS"/>
                <w:sz w:val="18"/>
                <w:szCs w:val="18"/>
              </w:rPr>
            </w:pPr>
            <w:r w:rsidRPr="007E0FF5">
              <w:rPr>
                <w:rFonts w:ascii="Trebuchet MS" w:hAnsi="Trebuchet MS" w:cs="Trebuchet MS"/>
                <w:sz w:val="18"/>
                <w:szCs w:val="18"/>
              </w:rPr>
              <w:t>Mark, Brak</w:t>
            </w:r>
          </w:p>
        </w:tc>
      </w:tr>
      <w:tr w:rsidR="00CB4BEB" w:rsidRPr="0051728E" w14:paraId="52AC73CA" w14:textId="77777777" w:rsidTr="003C0924">
        <w:trPr>
          <w:trHeight w:hRule="exact" w:val="255"/>
        </w:trPr>
        <w:tc>
          <w:tcPr>
            <w:tcW w:w="2235" w:type="dxa"/>
            <w:shd w:val="clear" w:color="auto" w:fill="E0E0E0"/>
            <w:vAlign w:val="bottom"/>
          </w:tcPr>
          <w:p w14:paraId="101325A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49977691"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77DFEB9F" w14:textId="77777777" w:rsidTr="003C0924">
        <w:trPr>
          <w:trHeight w:hRule="exact" w:val="255"/>
        </w:trPr>
        <w:tc>
          <w:tcPr>
            <w:tcW w:w="2235" w:type="dxa"/>
            <w:shd w:val="clear" w:color="auto" w:fill="E0E0E0"/>
            <w:vAlign w:val="bottom"/>
          </w:tcPr>
          <w:p w14:paraId="3CE2E16D"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66EEF2A7" w14:textId="77777777" w:rsidR="00CB4BEB" w:rsidRPr="00FE3FC3" w:rsidRDefault="00CB4BEB" w:rsidP="003C0924">
            <w:pPr>
              <w:rPr>
                <w:rFonts w:ascii="Trebuchet MS" w:hAnsi="Trebuchet MS" w:cs="Trebuchet MS"/>
                <w:sz w:val="18"/>
                <w:szCs w:val="18"/>
              </w:rPr>
            </w:pPr>
          </w:p>
        </w:tc>
      </w:tr>
      <w:tr w:rsidR="00CB4BEB" w:rsidRPr="00C60C42" w14:paraId="36AA39C3" w14:textId="77777777" w:rsidTr="003C0924">
        <w:trPr>
          <w:trHeight w:hRule="exact" w:val="255"/>
        </w:trPr>
        <w:tc>
          <w:tcPr>
            <w:tcW w:w="2235" w:type="dxa"/>
            <w:shd w:val="clear" w:color="auto" w:fill="E0E0E0"/>
            <w:vAlign w:val="bottom"/>
          </w:tcPr>
          <w:p w14:paraId="645F35BC" w14:textId="77777777" w:rsidR="00CB4BEB" w:rsidRPr="00C60C42" w:rsidRDefault="00CB4BEB" w:rsidP="003C0924">
            <w:pPr>
              <w:rPr>
                <w:rFonts w:ascii="Trebuchet MS" w:hAnsi="Trebuchet MS" w:cs="Trebuchet MS"/>
                <w:sz w:val="18"/>
                <w:szCs w:val="18"/>
              </w:rPr>
            </w:pPr>
            <w:proofErr w:type="spellStart"/>
            <w:r w:rsidRPr="00C60C42">
              <w:rPr>
                <w:rFonts w:ascii="Trebuchet MS" w:hAnsi="Trebuchet MS" w:cs="Trebuchet MS"/>
                <w:sz w:val="18"/>
                <w:szCs w:val="18"/>
              </w:rPr>
              <w:t>KLE_koder</w:t>
            </w:r>
            <w:proofErr w:type="spellEnd"/>
          </w:p>
        </w:tc>
        <w:tc>
          <w:tcPr>
            <w:tcW w:w="11340" w:type="dxa"/>
            <w:shd w:val="clear" w:color="auto" w:fill="FFFFFF"/>
            <w:vAlign w:val="bottom"/>
          </w:tcPr>
          <w:p w14:paraId="339D5A9E" w14:textId="77777777" w:rsidR="00CB4BEB" w:rsidRPr="00C60C42" w:rsidRDefault="00CB4BEB" w:rsidP="003C0924">
            <w:pPr>
              <w:rPr>
                <w:rFonts w:ascii="Trebuchet MS" w:hAnsi="Trebuchet MS" w:cs="Trebuchet MS"/>
                <w:sz w:val="18"/>
                <w:szCs w:val="18"/>
              </w:rPr>
            </w:pPr>
            <w:r w:rsidRPr="00C03113">
              <w:rPr>
                <w:rFonts w:ascii="Trebuchet MS" w:hAnsi="Trebuchet MS" w:cs="Trebuchet MS"/>
                <w:sz w:val="18"/>
                <w:szCs w:val="18"/>
              </w:rPr>
              <w:t>01.13.23, 01.13.25</w:t>
            </w:r>
          </w:p>
        </w:tc>
      </w:tr>
    </w:tbl>
    <w:p w14:paraId="3B76C9ED" w14:textId="77777777" w:rsidR="00CB4BEB" w:rsidRPr="00C60C42" w:rsidRDefault="00CB4BEB" w:rsidP="00CB4BEB">
      <w:pPr>
        <w:pStyle w:val="Overskrift6"/>
      </w:pPr>
    </w:p>
    <w:p w14:paraId="572D6C00" w14:textId="77777777" w:rsidR="00CB4BEB" w:rsidRPr="00A32757" w:rsidRDefault="00CB4BEB" w:rsidP="00CB4BEB">
      <w:pPr>
        <w:pStyle w:val="Overskrift6"/>
      </w:pPr>
      <w:r>
        <w:br w:type="page"/>
      </w:r>
      <w:r>
        <w:lastRenderedPageBreak/>
        <w:t>5.4.1.2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7"/>
        <w:gridCol w:w="8959"/>
      </w:tblGrid>
      <w:tr w:rsidR="00CB4BEB" w:rsidRPr="0051728E" w14:paraId="5A3D92D2" w14:textId="77777777" w:rsidTr="003C0924">
        <w:trPr>
          <w:trHeight w:hRule="exact" w:val="255"/>
        </w:trPr>
        <w:tc>
          <w:tcPr>
            <w:tcW w:w="4503" w:type="dxa"/>
            <w:shd w:val="clear" w:color="auto" w:fill="D9D9D9"/>
            <w:vAlign w:val="bottom"/>
          </w:tcPr>
          <w:p w14:paraId="04953337"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6ADA781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5169EE43" w14:textId="77777777" w:rsidTr="003C0924">
        <w:trPr>
          <w:trHeight w:hRule="exact" w:val="510"/>
        </w:trPr>
        <w:tc>
          <w:tcPr>
            <w:tcW w:w="4503" w:type="dxa"/>
            <w:shd w:val="clear" w:color="auto" w:fill="E0E0E0"/>
            <w:vAlign w:val="center"/>
          </w:tcPr>
          <w:p w14:paraId="0736705D"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4E814CBE" w14:textId="533C3560" w:rsidR="00CB4BEB" w:rsidRPr="00024C60" w:rsidRDefault="00CB4BEB" w:rsidP="003C0924">
            <w:pPr>
              <w:rPr>
                <w:rFonts w:ascii="Trebuchet MS" w:hAnsi="Trebuchet MS" w:cs="Trebuchet MS"/>
                <w:sz w:val="18"/>
                <w:szCs w:val="18"/>
              </w:rPr>
            </w:pPr>
            <w:r>
              <w:rPr>
                <w:rFonts w:ascii="Trebuchet MS" w:hAnsi="Trebuchet MS" w:cs="Trebuchet MS"/>
                <w:sz w:val="18"/>
                <w:szCs w:val="18"/>
              </w:rPr>
              <w:t>Markblokke kan ofte genanve</w:t>
            </w:r>
            <w:r w:rsidR="00C03113">
              <w:rPr>
                <w:rFonts w:ascii="Trebuchet MS" w:hAnsi="Trebuchet MS" w:cs="Trebuchet MS"/>
                <w:sz w:val="18"/>
                <w:szCs w:val="18"/>
              </w:rPr>
              <w:t>n</w:t>
            </w:r>
            <w:r>
              <w:rPr>
                <w:rFonts w:ascii="Trebuchet MS" w:hAnsi="Trebuchet MS" w:cs="Trebuchet MS"/>
                <w:sz w:val="18"/>
                <w:szCs w:val="18"/>
              </w:rPr>
              <w:t xml:space="preserve">des til geometrien. Ellers snap til brugsgrænser fra </w:t>
            </w:r>
            <w:proofErr w:type="spellStart"/>
            <w:r w:rsidRPr="00C03113">
              <w:rPr>
                <w:rFonts w:ascii="Trebuchet MS" w:hAnsi="Trebuchet MS" w:cs="Trebuchet MS"/>
                <w:sz w:val="18"/>
                <w:szCs w:val="18"/>
              </w:rPr>
              <w:t>GeoDanmark</w:t>
            </w:r>
            <w:proofErr w:type="spellEnd"/>
            <w:r>
              <w:rPr>
                <w:rFonts w:ascii="Trebuchet MS" w:hAnsi="Trebuchet MS" w:cs="Trebuchet MS"/>
                <w:sz w:val="18"/>
                <w:szCs w:val="18"/>
              </w:rPr>
              <w:t>, så det passer med det anmeldte.</w:t>
            </w:r>
          </w:p>
        </w:tc>
      </w:tr>
      <w:tr w:rsidR="00CB4BEB" w:rsidRPr="0051728E" w14:paraId="51A00C4B" w14:textId="77777777" w:rsidTr="003C0924">
        <w:trPr>
          <w:trHeight w:hRule="exact" w:val="255"/>
        </w:trPr>
        <w:tc>
          <w:tcPr>
            <w:tcW w:w="4503" w:type="dxa"/>
            <w:shd w:val="clear" w:color="auto" w:fill="E0E0E0"/>
            <w:vAlign w:val="bottom"/>
          </w:tcPr>
          <w:p w14:paraId="67E666F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0D09F246" w14:textId="77777777" w:rsidR="00CB4BEB" w:rsidRPr="00024C60" w:rsidRDefault="00CB4BEB" w:rsidP="003C0924">
            <w:pPr>
              <w:rPr>
                <w:rFonts w:ascii="Trebuchet MS" w:hAnsi="Trebuchet MS" w:cs="Trebuchet MS"/>
                <w:sz w:val="18"/>
                <w:szCs w:val="18"/>
              </w:rPr>
            </w:pPr>
          </w:p>
        </w:tc>
      </w:tr>
      <w:tr w:rsidR="00CB4BEB" w:rsidRPr="0051728E" w14:paraId="0D69EA98" w14:textId="77777777" w:rsidTr="003C0924">
        <w:trPr>
          <w:trHeight w:hRule="exact" w:val="255"/>
        </w:trPr>
        <w:tc>
          <w:tcPr>
            <w:tcW w:w="4503" w:type="dxa"/>
            <w:shd w:val="clear" w:color="auto" w:fill="E0E0E0"/>
            <w:vAlign w:val="bottom"/>
          </w:tcPr>
          <w:p w14:paraId="0404812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3BDC4C5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0,1 ha</w:t>
            </w:r>
          </w:p>
        </w:tc>
      </w:tr>
      <w:tr w:rsidR="00CB4BEB" w:rsidRPr="0051728E" w14:paraId="540BCAC8" w14:textId="77777777" w:rsidTr="003C0924">
        <w:trPr>
          <w:trHeight w:hRule="exact" w:val="255"/>
        </w:trPr>
        <w:tc>
          <w:tcPr>
            <w:tcW w:w="4503" w:type="dxa"/>
            <w:shd w:val="clear" w:color="auto" w:fill="E0E0E0"/>
            <w:vAlign w:val="bottom"/>
          </w:tcPr>
          <w:p w14:paraId="3359912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0E224709" w14:textId="77777777" w:rsidR="00CB4BEB" w:rsidRPr="00024C60" w:rsidRDefault="00CB4BEB" w:rsidP="003C0924">
            <w:pPr>
              <w:rPr>
                <w:rFonts w:ascii="Trebuchet MS" w:hAnsi="Trebuchet MS" w:cs="Trebuchet MS"/>
                <w:sz w:val="18"/>
                <w:szCs w:val="18"/>
              </w:rPr>
            </w:pPr>
          </w:p>
        </w:tc>
      </w:tr>
      <w:tr w:rsidR="00CB4BEB" w:rsidRPr="0051728E" w14:paraId="46D07740" w14:textId="77777777" w:rsidTr="003C0924">
        <w:trPr>
          <w:trHeight w:hRule="exact" w:val="255"/>
        </w:trPr>
        <w:tc>
          <w:tcPr>
            <w:tcW w:w="4503" w:type="dxa"/>
            <w:shd w:val="clear" w:color="auto" w:fill="E0E0E0"/>
            <w:vAlign w:val="bottom"/>
          </w:tcPr>
          <w:p w14:paraId="636F426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3E5465C1"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Snap mellem fladerne, så der ikke forekommer huller eller overlap.</w:t>
            </w:r>
          </w:p>
        </w:tc>
      </w:tr>
      <w:tr w:rsidR="00CB4BEB" w:rsidRPr="0051728E" w14:paraId="1D7B6F2E" w14:textId="77777777" w:rsidTr="003C0924">
        <w:trPr>
          <w:trHeight w:hRule="exact" w:val="255"/>
        </w:trPr>
        <w:tc>
          <w:tcPr>
            <w:tcW w:w="4503" w:type="dxa"/>
            <w:shd w:val="clear" w:color="auto" w:fill="E0E0E0"/>
            <w:vAlign w:val="bottom"/>
          </w:tcPr>
          <w:p w14:paraId="467BBFC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1479BE05" w14:textId="6AA190C8" w:rsidR="00CB4BEB" w:rsidRPr="00024C60" w:rsidRDefault="00CB4BEB" w:rsidP="003C0924">
            <w:pPr>
              <w:rPr>
                <w:rFonts w:ascii="Trebuchet MS" w:hAnsi="Trebuchet MS" w:cs="Trebuchet MS"/>
                <w:sz w:val="18"/>
                <w:szCs w:val="18"/>
              </w:rPr>
            </w:pPr>
            <w:r>
              <w:rPr>
                <w:rFonts w:ascii="Trebuchet MS" w:hAnsi="Trebuchet MS" w:cs="Trebuchet MS"/>
                <w:sz w:val="18"/>
                <w:szCs w:val="18"/>
              </w:rPr>
              <w:t>Markblokke kan ofte genanve</w:t>
            </w:r>
            <w:r w:rsidR="00C03113">
              <w:rPr>
                <w:rFonts w:ascii="Trebuchet MS" w:hAnsi="Trebuchet MS" w:cs="Trebuchet MS"/>
                <w:sz w:val="18"/>
                <w:szCs w:val="18"/>
              </w:rPr>
              <w:t>n</w:t>
            </w:r>
            <w:r>
              <w:rPr>
                <w:rFonts w:ascii="Trebuchet MS" w:hAnsi="Trebuchet MS" w:cs="Trebuchet MS"/>
                <w:sz w:val="18"/>
                <w:szCs w:val="18"/>
              </w:rPr>
              <w:t xml:space="preserve">des til geometrien. Ellers snap til brugsgrænser fra </w:t>
            </w:r>
            <w:proofErr w:type="spellStart"/>
            <w:r w:rsidRPr="00C03113">
              <w:rPr>
                <w:rFonts w:ascii="Trebuchet MS" w:hAnsi="Trebuchet MS" w:cs="Trebuchet MS"/>
                <w:sz w:val="18"/>
                <w:szCs w:val="18"/>
              </w:rPr>
              <w:t>GeoDanmark</w:t>
            </w:r>
            <w:proofErr w:type="spellEnd"/>
            <w:r>
              <w:rPr>
                <w:rFonts w:ascii="Trebuchet MS" w:hAnsi="Trebuchet MS" w:cs="Trebuchet MS"/>
                <w:sz w:val="18"/>
                <w:szCs w:val="18"/>
              </w:rPr>
              <w:t>.</w:t>
            </w:r>
          </w:p>
        </w:tc>
      </w:tr>
    </w:tbl>
    <w:p w14:paraId="2364F561" w14:textId="77777777" w:rsidR="00CB4BEB" w:rsidRPr="00801CEB" w:rsidRDefault="00CB4BEB" w:rsidP="00CB4BEB"/>
    <w:p w14:paraId="73265085" w14:textId="77777777" w:rsidR="00CB4BEB" w:rsidRDefault="00CB4BEB" w:rsidP="00CB4BEB">
      <w:pPr>
        <w:rPr>
          <w:rFonts w:ascii="Trebuchet MS" w:hAnsi="Trebuchet MS" w:cs="Arial"/>
          <w:bCs/>
          <w:kern w:val="32"/>
          <w:sz w:val="40"/>
          <w:szCs w:val="32"/>
        </w:rPr>
      </w:pPr>
      <w:bookmarkStart w:id="1325" w:name="_Toc292865383"/>
      <w:r>
        <w:br w:type="page"/>
      </w:r>
    </w:p>
    <w:p w14:paraId="1FEBE6B2" w14:textId="77777777" w:rsidR="00CB4BEB" w:rsidRPr="00611D52" w:rsidRDefault="00CB4BEB" w:rsidP="00CB4BEB">
      <w:pPr>
        <w:pStyle w:val="Overskrift1"/>
      </w:pPr>
      <w:bookmarkStart w:id="1326" w:name="_Toc63351444"/>
      <w:bookmarkStart w:id="1327" w:name="_Toc122436102"/>
      <w:r w:rsidRPr="00D56BF7">
        <w:lastRenderedPageBreak/>
        <w:t>5.</w:t>
      </w:r>
      <w:r>
        <w:t>5</w:t>
      </w:r>
      <w:r w:rsidRPr="00D56BF7">
        <w:t xml:space="preserve"> Affald og genbrug</w:t>
      </w:r>
      <w:bookmarkEnd w:id="1324"/>
      <w:bookmarkEnd w:id="1325"/>
      <w:bookmarkEnd w:id="1326"/>
      <w:bookmarkEnd w:id="1327"/>
    </w:p>
    <w:p w14:paraId="37FDEF31" w14:textId="77777777" w:rsidR="00CB4BEB" w:rsidRDefault="00CB4BEB" w:rsidP="00CB4BEB">
      <w:pPr>
        <w:pStyle w:val="Overskrift2"/>
        <w:rPr>
          <w:kern w:val="32"/>
        </w:rPr>
      </w:pPr>
      <w:bookmarkStart w:id="1328" w:name="_Toc292713338"/>
      <w:bookmarkStart w:id="1329" w:name="_Toc292865384"/>
      <w:bookmarkStart w:id="1330" w:name="_Toc63351445"/>
      <w:bookmarkStart w:id="1331" w:name="_Toc122436103"/>
      <w:r>
        <w:rPr>
          <w:kern w:val="32"/>
        </w:rPr>
        <w:t>5.5.</w:t>
      </w:r>
      <w:r w:rsidRPr="00066C65">
        <w:rPr>
          <w:kern w:val="32"/>
        </w:rPr>
        <w:t>1 Affalds</w:t>
      </w:r>
      <w:r w:rsidRPr="00C60C42">
        <w:rPr>
          <w:kern w:val="32"/>
        </w:rPr>
        <w:t>område</w:t>
      </w:r>
      <w:r w:rsidRPr="00066C65">
        <w:rPr>
          <w:kern w:val="32"/>
        </w:rPr>
        <w:t xml:space="preserve"> (5</w:t>
      </w:r>
      <w:r>
        <w:rPr>
          <w:kern w:val="32"/>
        </w:rPr>
        <w:t>4</w:t>
      </w:r>
      <w:r w:rsidRPr="00066C65">
        <w:rPr>
          <w:kern w:val="32"/>
        </w:rPr>
        <w:t>00)</w:t>
      </w:r>
      <w:bookmarkEnd w:id="1328"/>
      <w:bookmarkEnd w:id="1329"/>
      <w:bookmarkEnd w:id="1330"/>
      <w:bookmarkEnd w:id="1331"/>
      <w:r w:rsidRPr="00260F62">
        <w:rPr>
          <w:kern w:val="32"/>
        </w:rPr>
        <w:t xml:space="preserve"> </w:t>
      </w:r>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5052"/>
        <w:gridCol w:w="1281"/>
        <w:gridCol w:w="1356"/>
        <w:gridCol w:w="1458"/>
        <w:gridCol w:w="2520"/>
      </w:tblGrid>
      <w:tr w:rsidR="00CB4BEB" w:rsidRPr="0051728E" w14:paraId="6490CA6F" w14:textId="77777777" w:rsidTr="003C0924">
        <w:trPr>
          <w:trHeight w:hRule="exact" w:val="510"/>
        </w:trPr>
        <w:tc>
          <w:tcPr>
            <w:tcW w:w="1908" w:type="dxa"/>
            <w:tcBorders>
              <w:bottom w:val="single" w:sz="4" w:space="0" w:color="auto"/>
            </w:tcBorders>
            <w:shd w:val="clear" w:color="auto" w:fill="D9D9D9"/>
            <w:vAlign w:val="bottom"/>
          </w:tcPr>
          <w:p w14:paraId="23CDEAF1"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5052" w:type="dxa"/>
            <w:tcBorders>
              <w:bottom w:val="single" w:sz="4" w:space="0" w:color="auto"/>
            </w:tcBorders>
            <w:shd w:val="clear" w:color="auto" w:fill="D9D9D9"/>
            <w:vAlign w:val="bottom"/>
          </w:tcPr>
          <w:p w14:paraId="2DBAE59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81" w:type="dxa"/>
            <w:tcBorders>
              <w:bottom w:val="single" w:sz="4" w:space="0" w:color="auto"/>
            </w:tcBorders>
            <w:shd w:val="clear" w:color="auto" w:fill="D9D9D9"/>
            <w:vAlign w:val="bottom"/>
          </w:tcPr>
          <w:p w14:paraId="7607652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6" w:type="dxa"/>
            <w:tcBorders>
              <w:bottom w:val="single" w:sz="4" w:space="0" w:color="auto"/>
            </w:tcBorders>
            <w:shd w:val="clear" w:color="auto" w:fill="D9D9D9"/>
            <w:vAlign w:val="bottom"/>
          </w:tcPr>
          <w:p w14:paraId="14BFFD4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58" w:type="dxa"/>
            <w:tcBorders>
              <w:bottom w:val="single" w:sz="4" w:space="0" w:color="auto"/>
            </w:tcBorders>
            <w:shd w:val="clear" w:color="auto" w:fill="D9D9D9"/>
            <w:vAlign w:val="bottom"/>
          </w:tcPr>
          <w:p w14:paraId="2463851A"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18F5EBC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520" w:type="dxa"/>
            <w:shd w:val="clear" w:color="auto" w:fill="D9D9D9"/>
            <w:vAlign w:val="bottom"/>
          </w:tcPr>
          <w:p w14:paraId="2D63B12D"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1E3E0A" w14:paraId="0D335D27" w14:textId="77777777" w:rsidTr="003C0924">
        <w:trPr>
          <w:trHeight w:hRule="exact" w:val="255"/>
        </w:trPr>
        <w:tc>
          <w:tcPr>
            <w:tcW w:w="1908" w:type="dxa"/>
            <w:tcBorders>
              <w:top w:val="single" w:sz="4" w:space="0" w:color="auto"/>
              <w:left w:val="single" w:sz="4" w:space="0" w:color="auto"/>
              <w:bottom w:val="single" w:sz="4" w:space="0" w:color="auto"/>
              <w:right w:val="single" w:sz="4" w:space="0" w:color="auto"/>
            </w:tcBorders>
            <w:shd w:val="clear" w:color="auto" w:fill="97DDBA"/>
            <w:vAlign w:val="center"/>
          </w:tcPr>
          <w:p w14:paraId="21B30248" w14:textId="77777777" w:rsidR="00CB4BEB" w:rsidRPr="001E3E0A" w:rsidRDefault="00CB4BEB" w:rsidP="003C0924">
            <w:pPr>
              <w:rPr>
                <w:rFonts w:ascii="Trebuchet MS" w:hAnsi="Trebuchet MS" w:cs="Trebuchet MS"/>
                <w:sz w:val="18"/>
                <w:szCs w:val="18"/>
              </w:rPr>
            </w:pPr>
            <w:proofErr w:type="spellStart"/>
            <w:r w:rsidRPr="001E3E0A">
              <w:rPr>
                <w:rFonts w:ascii="Trebuchet MS" w:hAnsi="Trebuchet MS" w:cs="Trebuchet MS"/>
                <w:sz w:val="18"/>
                <w:szCs w:val="18"/>
              </w:rPr>
              <w:t>gyldig_fra</w:t>
            </w:r>
            <w:proofErr w:type="spellEnd"/>
          </w:p>
        </w:tc>
        <w:tc>
          <w:tcPr>
            <w:tcW w:w="11667" w:type="dxa"/>
            <w:gridSpan w:val="5"/>
            <w:tcBorders>
              <w:top w:val="single" w:sz="4" w:space="0" w:color="auto"/>
              <w:left w:val="single" w:sz="4" w:space="0" w:color="auto"/>
              <w:bottom w:val="single" w:sz="4" w:space="0" w:color="auto"/>
            </w:tcBorders>
            <w:shd w:val="clear" w:color="auto" w:fill="97DDBA"/>
            <w:vAlign w:val="center"/>
          </w:tcPr>
          <w:p w14:paraId="6B6B4498"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Felt defineret under: 4.1 Standardiserede felter til de temaspecifikke datamodeller</w:t>
            </w:r>
            <w:r w:rsidRPr="00C43406" w:rsidDel="00207D8E">
              <w:rPr>
                <w:rFonts w:ascii="Trebuchet MS" w:hAnsi="Trebuchet MS"/>
                <w:sz w:val="18"/>
                <w:szCs w:val="18"/>
              </w:rPr>
              <w:t xml:space="preserve"> </w:t>
            </w:r>
          </w:p>
        </w:tc>
      </w:tr>
      <w:tr w:rsidR="00CB4BEB" w:rsidRPr="001E3E0A" w14:paraId="5476DCAE" w14:textId="77777777" w:rsidTr="003C0924">
        <w:trPr>
          <w:trHeight w:hRule="exact" w:val="255"/>
        </w:trPr>
        <w:tc>
          <w:tcPr>
            <w:tcW w:w="1908" w:type="dxa"/>
            <w:tcBorders>
              <w:top w:val="single" w:sz="4" w:space="0" w:color="auto"/>
              <w:left w:val="single" w:sz="4" w:space="0" w:color="auto"/>
              <w:bottom w:val="single" w:sz="4" w:space="0" w:color="auto"/>
              <w:right w:val="single" w:sz="4" w:space="0" w:color="auto"/>
            </w:tcBorders>
            <w:shd w:val="clear" w:color="auto" w:fill="97DDBA"/>
            <w:vAlign w:val="center"/>
          </w:tcPr>
          <w:p w14:paraId="0689643C" w14:textId="77777777" w:rsidR="00CB4BEB" w:rsidRPr="001E3E0A" w:rsidRDefault="00CB4BEB" w:rsidP="003C0924">
            <w:pPr>
              <w:rPr>
                <w:rFonts w:ascii="Trebuchet MS" w:hAnsi="Trebuchet MS" w:cs="Trebuchet MS"/>
                <w:sz w:val="18"/>
                <w:szCs w:val="18"/>
              </w:rPr>
            </w:pPr>
            <w:proofErr w:type="spellStart"/>
            <w:r w:rsidRPr="001E3E0A">
              <w:rPr>
                <w:rFonts w:ascii="Trebuchet MS" w:hAnsi="Trebuchet MS" w:cs="Trebuchet MS"/>
                <w:sz w:val="18"/>
                <w:szCs w:val="18"/>
              </w:rPr>
              <w:t>gyldig_til</w:t>
            </w:r>
            <w:proofErr w:type="spellEnd"/>
          </w:p>
        </w:tc>
        <w:tc>
          <w:tcPr>
            <w:tcW w:w="11667" w:type="dxa"/>
            <w:gridSpan w:val="5"/>
            <w:tcBorders>
              <w:top w:val="single" w:sz="4" w:space="0" w:color="auto"/>
              <w:left w:val="single" w:sz="4" w:space="0" w:color="auto"/>
              <w:bottom w:val="single" w:sz="4" w:space="0" w:color="auto"/>
            </w:tcBorders>
            <w:shd w:val="clear" w:color="auto" w:fill="97DDBA"/>
            <w:vAlign w:val="center"/>
          </w:tcPr>
          <w:p w14:paraId="5FD6F4B6"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Felt defineret under: 4.1 Standardiserede felter til de temaspecifikke datamodeller</w:t>
            </w:r>
            <w:r w:rsidRPr="00C43406" w:rsidDel="00207D8E">
              <w:rPr>
                <w:rFonts w:ascii="Trebuchet MS" w:hAnsi="Trebuchet MS"/>
                <w:sz w:val="18"/>
                <w:szCs w:val="18"/>
              </w:rPr>
              <w:t xml:space="preserve"> </w:t>
            </w:r>
          </w:p>
        </w:tc>
      </w:tr>
      <w:tr w:rsidR="00CB4BEB" w:rsidRPr="001E3E0A" w14:paraId="71C8EBC6" w14:textId="77777777" w:rsidTr="003C0924">
        <w:trPr>
          <w:trHeight w:hRule="exact" w:val="255"/>
        </w:trPr>
        <w:tc>
          <w:tcPr>
            <w:tcW w:w="1908" w:type="dxa"/>
            <w:tcBorders>
              <w:top w:val="single" w:sz="4" w:space="0" w:color="auto"/>
              <w:left w:val="single" w:sz="4" w:space="0" w:color="auto"/>
              <w:bottom w:val="single" w:sz="4" w:space="0" w:color="auto"/>
              <w:right w:val="single" w:sz="4" w:space="0" w:color="auto"/>
            </w:tcBorders>
            <w:shd w:val="clear" w:color="auto" w:fill="D9D9D9"/>
            <w:vAlign w:val="bottom"/>
          </w:tcPr>
          <w:p w14:paraId="6EFCF4FF" w14:textId="77777777" w:rsidR="00CB4BEB" w:rsidRPr="001E3E0A" w:rsidRDefault="00CB4BEB" w:rsidP="003C0924">
            <w:pPr>
              <w:rPr>
                <w:rFonts w:ascii="Trebuchet MS" w:hAnsi="Trebuchet MS"/>
                <w:sz w:val="18"/>
                <w:szCs w:val="18"/>
              </w:rPr>
            </w:pPr>
            <w:proofErr w:type="spellStart"/>
            <w:r w:rsidRPr="00BC4BC0">
              <w:rPr>
                <w:rFonts w:ascii="Trebuchet MS" w:hAnsi="Trebuchet MS"/>
                <w:sz w:val="18"/>
                <w:szCs w:val="18"/>
              </w:rPr>
              <w:t>affald</w:t>
            </w:r>
            <w:r w:rsidRPr="001E3E0A">
              <w:rPr>
                <w:rFonts w:ascii="Trebuchet MS" w:hAnsi="Trebuchet MS"/>
                <w:sz w:val="18"/>
                <w:szCs w:val="18"/>
              </w:rPr>
              <w:t>distrikt_nr</w:t>
            </w:r>
            <w:proofErr w:type="spellEnd"/>
          </w:p>
        </w:tc>
        <w:tc>
          <w:tcPr>
            <w:tcW w:w="5052" w:type="dxa"/>
            <w:tcBorders>
              <w:top w:val="single" w:sz="4" w:space="0" w:color="auto"/>
              <w:left w:val="single" w:sz="4" w:space="0" w:color="auto"/>
              <w:bottom w:val="single" w:sz="4" w:space="0" w:color="auto"/>
              <w:right w:val="single" w:sz="4" w:space="0" w:color="auto"/>
            </w:tcBorders>
            <w:shd w:val="clear" w:color="auto" w:fill="FFFFFF"/>
            <w:vAlign w:val="bottom"/>
          </w:tcPr>
          <w:p w14:paraId="794FC927"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 xml:space="preserve">Affaldsområde </w:t>
            </w:r>
            <w:proofErr w:type="spellStart"/>
            <w:r w:rsidRPr="00C60C42">
              <w:rPr>
                <w:rFonts w:ascii="Trebuchet MS" w:hAnsi="Trebuchet MS"/>
                <w:sz w:val="18"/>
                <w:szCs w:val="18"/>
              </w:rPr>
              <w:t>nr</w:t>
            </w:r>
            <w:proofErr w:type="spellEnd"/>
          </w:p>
        </w:tc>
        <w:tc>
          <w:tcPr>
            <w:tcW w:w="1281" w:type="dxa"/>
            <w:tcBorders>
              <w:top w:val="single" w:sz="4" w:space="0" w:color="auto"/>
              <w:left w:val="single" w:sz="4" w:space="0" w:color="auto"/>
              <w:bottom w:val="single" w:sz="4" w:space="0" w:color="auto"/>
              <w:right w:val="single" w:sz="4" w:space="0" w:color="auto"/>
            </w:tcBorders>
            <w:shd w:val="clear" w:color="auto" w:fill="FFFFFF"/>
            <w:vAlign w:val="bottom"/>
          </w:tcPr>
          <w:p w14:paraId="04E4DA61" w14:textId="77777777" w:rsidR="00CB4BEB" w:rsidRPr="001E3E0A" w:rsidRDefault="00CB4BEB" w:rsidP="003C0924">
            <w:pPr>
              <w:rPr>
                <w:rFonts w:ascii="Trebuchet MS" w:hAnsi="Trebuchet MS" w:cs="Trebuchet MS"/>
                <w:sz w:val="18"/>
                <w:szCs w:val="18"/>
              </w:rPr>
            </w:pPr>
            <w:r w:rsidRPr="001E3E0A">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5A9A5C6E" w14:textId="77777777" w:rsidR="00CB4BEB" w:rsidRPr="001E3E0A" w:rsidRDefault="00CB4BEB" w:rsidP="003C0924">
            <w:pPr>
              <w:rPr>
                <w:rFonts w:ascii="Trebuchet MS" w:hAnsi="Trebuchet MS" w:cs="Trebuchet MS"/>
                <w:sz w:val="18"/>
                <w:szCs w:val="18"/>
              </w:rPr>
            </w:pPr>
            <w:r>
              <w:rPr>
                <w:rFonts w:ascii="Trebuchet MS" w:hAnsi="Trebuchet MS" w:cs="Trebuchet MS"/>
                <w:sz w:val="18"/>
                <w:szCs w:val="18"/>
              </w:rPr>
              <w:t>1-99999</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bottom"/>
          </w:tcPr>
          <w:p w14:paraId="6ED8D3B5" w14:textId="77777777" w:rsidR="00CB4BEB" w:rsidRPr="001E3E0A" w:rsidRDefault="00CB4BEB" w:rsidP="003C0924">
            <w:pPr>
              <w:jc w:val="center"/>
              <w:rPr>
                <w:rFonts w:ascii="Trebuchet MS" w:hAnsi="Trebuchet MS" w:cs="Trebuchet MS"/>
                <w:sz w:val="18"/>
                <w:szCs w:val="18"/>
              </w:rPr>
            </w:pPr>
            <w:r w:rsidRPr="001E3E0A">
              <w:rPr>
                <w:rFonts w:ascii="Trebuchet MS" w:hAnsi="Trebuchet MS" w:cs="Trebuchet MS"/>
                <w:sz w:val="18"/>
                <w:szCs w:val="18"/>
              </w:rPr>
              <w:t>F</w:t>
            </w:r>
          </w:p>
        </w:tc>
        <w:tc>
          <w:tcPr>
            <w:tcW w:w="2520" w:type="dxa"/>
            <w:tcBorders>
              <w:top w:val="single" w:sz="4" w:space="0" w:color="auto"/>
              <w:left w:val="single" w:sz="4" w:space="0" w:color="auto"/>
              <w:bottom w:val="single" w:sz="4" w:space="0" w:color="auto"/>
              <w:right w:val="single" w:sz="4" w:space="0" w:color="auto"/>
            </w:tcBorders>
            <w:shd w:val="clear" w:color="auto" w:fill="FFFFFF"/>
            <w:vAlign w:val="bottom"/>
          </w:tcPr>
          <w:p w14:paraId="0F3EA83D" w14:textId="77777777" w:rsidR="00CB4BEB" w:rsidRPr="001E3E0A" w:rsidRDefault="00CB4BEB" w:rsidP="003C0924">
            <w:pPr>
              <w:rPr>
                <w:rFonts w:ascii="Trebuchet MS" w:hAnsi="Trebuchet MS" w:cs="Trebuchet MS"/>
                <w:sz w:val="18"/>
                <w:szCs w:val="18"/>
              </w:rPr>
            </w:pPr>
            <w:r w:rsidRPr="001E3E0A">
              <w:rPr>
                <w:rFonts w:ascii="Trebuchet MS" w:hAnsi="Trebuchet MS" w:cs="Trebuchet MS"/>
                <w:sz w:val="18"/>
                <w:szCs w:val="18"/>
              </w:rPr>
              <w:t>2</w:t>
            </w:r>
          </w:p>
        </w:tc>
      </w:tr>
      <w:tr w:rsidR="00CB4BEB" w:rsidRPr="001E3E0A" w14:paraId="18D94066" w14:textId="77777777" w:rsidTr="003C0924">
        <w:trPr>
          <w:trHeight w:hRule="exact" w:val="255"/>
        </w:trPr>
        <w:tc>
          <w:tcPr>
            <w:tcW w:w="1908" w:type="dxa"/>
            <w:tcBorders>
              <w:top w:val="single" w:sz="4" w:space="0" w:color="auto"/>
              <w:left w:val="single" w:sz="4" w:space="0" w:color="auto"/>
              <w:bottom w:val="single" w:sz="4" w:space="0" w:color="auto"/>
              <w:right w:val="single" w:sz="4" w:space="0" w:color="auto"/>
            </w:tcBorders>
            <w:shd w:val="clear" w:color="auto" w:fill="D9D9D9"/>
            <w:vAlign w:val="bottom"/>
          </w:tcPr>
          <w:p w14:paraId="4409ECF0" w14:textId="77777777" w:rsidR="00CB4BEB" w:rsidRPr="001E3E0A" w:rsidRDefault="00CB4BEB" w:rsidP="003C0924">
            <w:pPr>
              <w:rPr>
                <w:rFonts w:ascii="Trebuchet MS" w:hAnsi="Trebuchet MS"/>
                <w:sz w:val="18"/>
                <w:szCs w:val="18"/>
              </w:rPr>
            </w:pPr>
            <w:proofErr w:type="spellStart"/>
            <w:r w:rsidRPr="00BC4BC0">
              <w:rPr>
                <w:rFonts w:ascii="Trebuchet MS" w:hAnsi="Trebuchet MS"/>
                <w:sz w:val="18"/>
                <w:szCs w:val="18"/>
              </w:rPr>
              <w:t>affald</w:t>
            </w:r>
            <w:r w:rsidRPr="001E3E0A">
              <w:rPr>
                <w:rFonts w:ascii="Trebuchet MS" w:hAnsi="Trebuchet MS"/>
                <w:sz w:val="18"/>
                <w:szCs w:val="18"/>
              </w:rPr>
              <w:t>distrikt_navn</w:t>
            </w:r>
            <w:proofErr w:type="spellEnd"/>
          </w:p>
        </w:tc>
        <w:tc>
          <w:tcPr>
            <w:tcW w:w="5052" w:type="dxa"/>
            <w:tcBorders>
              <w:top w:val="single" w:sz="4" w:space="0" w:color="auto"/>
              <w:left w:val="single" w:sz="4" w:space="0" w:color="auto"/>
              <w:bottom w:val="single" w:sz="4" w:space="0" w:color="auto"/>
              <w:right w:val="single" w:sz="4" w:space="0" w:color="auto"/>
            </w:tcBorders>
            <w:shd w:val="clear" w:color="auto" w:fill="FFFFFF"/>
            <w:vAlign w:val="bottom"/>
          </w:tcPr>
          <w:p w14:paraId="4BD37D24"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Affaldsområdes navn</w:t>
            </w:r>
          </w:p>
        </w:tc>
        <w:tc>
          <w:tcPr>
            <w:tcW w:w="1281" w:type="dxa"/>
            <w:tcBorders>
              <w:top w:val="single" w:sz="4" w:space="0" w:color="auto"/>
              <w:left w:val="single" w:sz="4" w:space="0" w:color="auto"/>
              <w:bottom w:val="single" w:sz="4" w:space="0" w:color="auto"/>
              <w:right w:val="single" w:sz="4" w:space="0" w:color="auto"/>
            </w:tcBorders>
            <w:shd w:val="clear" w:color="auto" w:fill="FFFFFF"/>
            <w:vAlign w:val="bottom"/>
          </w:tcPr>
          <w:p w14:paraId="0B74B2A3" w14:textId="77777777" w:rsidR="00CB4BEB" w:rsidRPr="001E3E0A" w:rsidRDefault="00CB4BEB" w:rsidP="003C0924">
            <w:pPr>
              <w:rPr>
                <w:rFonts w:ascii="Trebuchet MS" w:hAnsi="Trebuchet MS" w:cs="Trebuchet MS"/>
                <w:sz w:val="18"/>
                <w:szCs w:val="18"/>
              </w:rPr>
            </w:pPr>
            <w:r w:rsidRPr="001E3E0A">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16F5C18D" w14:textId="77777777" w:rsidR="00CB4BEB" w:rsidRPr="001E3E0A" w:rsidRDefault="00CB4BEB" w:rsidP="003C0924">
            <w:pPr>
              <w:rPr>
                <w:rFonts w:ascii="Trebuchet MS" w:hAnsi="Trebuchet MS" w:cs="Trebuchet MS"/>
                <w:sz w:val="18"/>
                <w:szCs w:val="18"/>
              </w:rPr>
            </w:pPr>
            <w:r w:rsidRPr="001E3E0A">
              <w:rPr>
                <w:rFonts w:ascii="Trebuchet MS" w:hAnsi="Trebuchet MS" w:cs="Trebuchet MS"/>
                <w:sz w:val="18"/>
                <w:szCs w:val="18"/>
              </w:rPr>
              <w:t>0-128 tegn</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bottom"/>
          </w:tcPr>
          <w:p w14:paraId="6D0F09BF" w14:textId="77777777" w:rsidR="00CB4BEB" w:rsidRPr="001E3E0A" w:rsidRDefault="00CB4BEB" w:rsidP="003C0924">
            <w:pPr>
              <w:jc w:val="center"/>
              <w:rPr>
                <w:rFonts w:ascii="Trebuchet MS" w:hAnsi="Trebuchet MS" w:cs="Trebuchet MS"/>
                <w:sz w:val="18"/>
                <w:szCs w:val="18"/>
              </w:rPr>
            </w:pPr>
            <w:r w:rsidRPr="001E3E0A">
              <w:rPr>
                <w:rFonts w:ascii="Trebuchet MS" w:hAnsi="Trebuchet MS" w:cs="Trebuchet MS"/>
                <w:sz w:val="18"/>
                <w:szCs w:val="18"/>
              </w:rPr>
              <w:t>F</w:t>
            </w:r>
          </w:p>
        </w:tc>
        <w:tc>
          <w:tcPr>
            <w:tcW w:w="2520" w:type="dxa"/>
            <w:tcBorders>
              <w:top w:val="single" w:sz="4" w:space="0" w:color="auto"/>
              <w:left w:val="single" w:sz="4" w:space="0" w:color="auto"/>
              <w:bottom w:val="single" w:sz="4" w:space="0" w:color="auto"/>
              <w:right w:val="single" w:sz="4" w:space="0" w:color="auto"/>
            </w:tcBorders>
            <w:shd w:val="clear" w:color="auto" w:fill="FFFFFF"/>
            <w:vAlign w:val="bottom"/>
          </w:tcPr>
          <w:p w14:paraId="74F5E82F" w14:textId="77777777" w:rsidR="00CB4BEB" w:rsidRPr="001E3E0A" w:rsidRDefault="00CB4BEB" w:rsidP="003C0924">
            <w:pPr>
              <w:rPr>
                <w:rFonts w:ascii="Trebuchet MS" w:hAnsi="Trebuchet MS" w:cs="Trebuchet MS"/>
                <w:sz w:val="18"/>
                <w:szCs w:val="18"/>
              </w:rPr>
            </w:pPr>
            <w:r w:rsidRPr="001E3E0A">
              <w:rPr>
                <w:rFonts w:ascii="Trebuchet MS" w:hAnsi="Trebuchet MS" w:cs="Trebuchet MS"/>
                <w:sz w:val="18"/>
                <w:szCs w:val="18"/>
              </w:rPr>
              <w:t xml:space="preserve">Sønderlundskvarteret </w:t>
            </w:r>
          </w:p>
        </w:tc>
      </w:tr>
      <w:tr w:rsidR="00CB4BEB" w:rsidRPr="00A1616D" w14:paraId="0E9D72C4" w14:textId="77777777" w:rsidTr="003C0924">
        <w:trPr>
          <w:trHeight w:hRule="exact" w:val="255"/>
        </w:trPr>
        <w:tc>
          <w:tcPr>
            <w:tcW w:w="1908" w:type="dxa"/>
            <w:tcBorders>
              <w:top w:val="single" w:sz="4" w:space="0" w:color="auto"/>
              <w:left w:val="single" w:sz="4" w:space="0" w:color="auto"/>
              <w:bottom w:val="single" w:sz="4" w:space="0" w:color="auto"/>
              <w:right w:val="single" w:sz="4" w:space="0" w:color="auto"/>
            </w:tcBorders>
            <w:shd w:val="clear" w:color="auto" w:fill="D9D9D9"/>
            <w:vAlign w:val="bottom"/>
          </w:tcPr>
          <w:p w14:paraId="61883D21" w14:textId="77777777" w:rsidR="00CB4BEB" w:rsidRPr="00BC4BC0" w:rsidRDefault="00CB4BEB" w:rsidP="003C0924">
            <w:pPr>
              <w:rPr>
                <w:rFonts w:ascii="Trebuchet MS" w:hAnsi="Trebuchet MS"/>
                <w:sz w:val="18"/>
                <w:szCs w:val="18"/>
              </w:rPr>
            </w:pPr>
            <w:proofErr w:type="spellStart"/>
            <w:r w:rsidRPr="00BC4BC0">
              <w:rPr>
                <w:rFonts w:ascii="Trebuchet MS" w:hAnsi="Trebuchet MS"/>
                <w:sz w:val="18"/>
                <w:szCs w:val="18"/>
              </w:rPr>
              <w:t>affaldstype_kode</w:t>
            </w:r>
            <w:proofErr w:type="spellEnd"/>
          </w:p>
        </w:tc>
        <w:tc>
          <w:tcPr>
            <w:tcW w:w="5052" w:type="dxa"/>
            <w:tcBorders>
              <w:top w:val="single" w:sz="4" w:space="0" w:color="auto"/>
              <w:left w:val="single" w:sz="4" w:space="0" w:color="auto"/>
              <w:bottom w:val="single" w:sz="4" w:space="0" w:color="auto"/>
              <w:right w:val="single" w:sz="4" w:space="0" w:color="auto"/>
            </w:tcBorders>
            <w:shd w:val="clear" w:color="auto" w:fill="FFFFFF"/>
            <w:vAlign w:val="bottom"/>
          </w:tcPr>
          <w:p w14:paraId="429DFE0B" w14:textId="77777777" w:rsidR="00CB4BEB" w:rsidRPr="00BC4BC0" w:rsidRDefault="00CB4BEB" w:rsidP="003C0924">
            <w:pPr>
              <w:rPr>
                <w:rFonts w:ascii="Trebuchet MS" w:hAnsi="Trebuchet MS"/>
                <w:sz w:val="18"/>
                <w:szCs w:val="18"/>
              </w:rPr>
            </w:pPr>
            <w:r w:rsidRPr="00BC4BC0">
              <w:rPr>
                <w:rFonts w:ascii="Trebuchet MS" w:hAnsi="Trebuchet MS"/>
                <w:sz w:val="18"/>
                <w:szCs w:val="18"/>
              </w:rPr>
              <w:t>Kode for affaldstype</w:t>
            </w:r>
          </w:p>
        </w:tc>
        <w:tc>
          <w:tcPr>
            <w:tcW w:w="1281" w:type="dxa"/>
            <w:tcBorders>
              <w:top w:val="single" w:sz="4" w:space="0" w:color="auto"/>
              <w:left w:val="single" w:sz="4" w:space="0" w:color="auto"/>
              <w:bottom w:val="single" w:sz="4" w:space="0" w:color="auto"/>
              <w:right w:val="single" w:sz="4" w:space="0" w:color="auto"/>
            </w:tcBorders>
            <w:shd w:val="clear" w:color="auto" w:fill="FFFFFF"/>
            <w:vAlign w:val="bottom"/>
          </w:tcPr>
          <w:p w14:paraId="4227CAC8" w14:textId="77777777" w:rsidR="00CB4BEB" w:rsidRPr="00BC4BC0" w:rsidRDefault="00CB4BEB" w:rsidP="003C0924">
            <w:pPr>
              <w:rPr>
                <w:rFonts w:ascii="Trebuchet MS" w:hAnsi="Trebuchet MS" w:cs="Trebuchet MS"/>
                <w:sz w:val="18"/>
                <w:szCs w:val="18"/>
              </w:rPr>
            </w:pPr>
            <w:r w:rsidRPr="00BC4BC0">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0B9B2BE2" w14:textId="77777777" w:rsidR="00CB4BEB" w:rsidRPr="00BC4BC0" w:rsidRDefault="00CB4BEB" w:rsidP="003C0924">
            <w:pPr>
              <w:rPr>
                <w:rFonts w:ascii="Trebuchet MS" w:hAnsi="Trebuchet MS" w:cs="Trebuchet MS"/>
                <w:sz w:val="18"/>
                <w:szCs w:val="18"/>
              </w:rPr>
            </w:pPr>
            <w:r w:rsidRPr="00BC4BC0">
              <w:rPr>
                <w:rFonts w:ascii="Trebuchet MS" w:hAnsi="Trebuchet MS" w:cs="Trebuchet MS"/>
                <w:sz w:val="18"/>
                <w:szCs w:val="18"/>
              </w:rPr>
              <w:t>1-9</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bottom"/>
          </w:tcPr>
          <w:p w14:paraId="5AEF2CAE" w14:textId="77777777" w:rsidR="00CB4BEB" w:rsidRPr="00BC4BC0" w:rsidRDefault="00CB4BEB" w:rsidP="003C0924">
            <w:pPr>
              <w:jc w:val="center"/>
              <w:rPr>
                <w:rFonts w:ascii="Trebuchet MS" w:hAnsi="Trebuchet MS" w:cs="Trebuchet MS"/>
                <w:sz w:val="18"/>
                <w:szCs w:val="18"/>
              </w:rPr>
            </w:pPr>
            <w:r w:rsidRPr="00BC4BC0">
              <w:rPr>
                <w:rFonts w:ascii="Trebuchet MS" w:hAnsi="Trebuchet MS" w:cs="Trebuchet MS"/>
                <w:sz w:val="18"/>
                <w:szCs w:val="18"/>
              </w:rPr>
              <w:t>F</w:t>
            </w:r>
          </w:p>
        </w:tc>
        <w:tc>
          <w:tcPr>
            <w:tcW w:w="2520" w:type="dxa"/>
            <w:tcBorders>
              <w:top w:val="single" w:sz="4" w:space="0" w:color="auto"/>
              <w:left w:val="single" w:sz="4" w:space="0" w:color="auto"/>
              <w:bottom w:val="single" w:sz="4" w:space="0" w:color="auto"/>
              <w:right w:val="single" w:sz="4" w:space="0" w:color="auto"/>
            </w:tcBorders>
            <w:shd w:val="clear" w:color="auto" w:fill="FFFFFF"/>
            <w:vAlign w:val="bottom"/>
          </w:tcPr>
          <w:p w14:paraId="2491F62A" w14:textId="77777777" w:rsidR="00CB4BEB" w:rsidRPr="00BC4BC0" w:rsidRDefault="00CB4BEB" w:rsidP="003C0924">
            <w:pPr>
              <w:rPr>
                <w:rFonts w:ascii="Trebuchet MS" w:hAnsi="Trebuchet MS" w:cs="Trebuchet MS"/>
                <w:sz w:val="18"/>
                <w:szCs w:val="18"/>
              </w:rPr>
            </w:pPr>
            <w:r w:rsidRPr="00BC4BC0">
              <w:rPr>
                <w:rFonts w:ascii="Trebuchet MS" w:hAnsi="Trebuchet MS" w:cs="Trebuchet MS"/>
                <w:sz w:val="18"/>
                <w:szCs w:val="18"/>
              </w:rPr>
              <w:t>2</w:t>
            </w:r>
          </w:p>
        </w:tc>
      </w:tr>
      <w:tr w:rsidR="00CB4BEB" w:rsidRPr="00A1616D" w14:paraId="511004A0" w14:textId="77777777" w:rsidTr="003C0924">
        <w:trPr>
          <w:trHeight w:hRule="exact" w:val="510"/>
        </w:trPr>
        <w:tc>
          <w:tcPr>
            <w:tcW w:w="1908" w:type="dxa"/>
            <w:tcBorders>
              <w:top w:val="single" w:sz="4" w:space="0" w:color="auto"/>
              <w:left w:val="single" w:sz="4" w:space="0" w:color="auto"/>
              <w:bottom w:val="single" w:sz="4" w:space="0" w:color="auto"/>
              <w:right w:val="single" w:sz="4" w:space="0" w:color="auto"/>
            </w:tcBorders>
            <w:shd w:val="clear" w:color="auto" w:fill="99CCFF"/>
            <w:vAlign w:val="center"/>
          </w:tcPr>
          <w:p w14:paraId="494883F2" w14:textId="77777777" w:rsidR="00CB4BEB" w:rsidRPr="00BC4BC0" w:rsidRDefault="00CB4BEB" w:rsidP="003C0924">
            <w:pPr>
              <w:rPr>
                <w:rFonts w:ascii="Trebuchet MS" w:hAnsi="Trebuchet MS"/>
                <w:sz w:val="18"/>
                <w:szCs w:val="18"/>
              </w:rPr>
            </w:pPr>
            <w:r w:rsidRPr="00BC4BC0">
              <w:rPr>
                <w:rFonts w:ascii="Trebuchet MS" w:hAnsi="Trebuchet MS"/>
                <w:sz w:val="18"/>
                <w:szCs w:val="18"/>
              </w:rPr>
              <w:t>affaldstype</w:t>
            </w:r>
          </w:p>
        </w:tc>
        <w:tc>
          <w:tcPr>
            <w:tcW w:w="5052" w:type="dxa"/>
            <w:tcBorders>
              <w:top w:val="single" w:sz="4" w:space="0" w:color="auto"/>
              <w:left w:val="single" w:sz="4" w:space="0" w:color="auto"/>
              <w:bottom w:val="single" w:sz="4" w:space="0" w:color="auto"/>
              <w:right w:val="single" w:sz="4" w:space="0" w:color="auto"/>
            </w:tcBorders>
            <w:shd w:val="clear" w:color="auto" w:fill="99CCFF"/>
            <w:vAlign w:val="center"/>
          </w:tcPr>
          <w:p w14:paraId="7DFAC456" w14:textId="77777777" w:rsidR="00CB4BEB" w:rsidRPr="00BC4BC0" w:rsidRDefault="00CB4BEB" w:rsidP="003C0924">
            <w:pPr>
              <w:rPr>
                <w:rFonts w:ascii="Trebuchet MS" w:hAnsi="Trebuchet MS"/>
                <w:sz w:val="18"/>
                <w:szCs w:val="18"/>
              </w:rPr>
            </w:pPr>
            <w:r w:rsidRPr="00BC4BC0">
              <w:rPr>
                <w:rFonts w:ascii="Trebuchet MS" w:hAnsi="Trebuchet MS"/>
                <w:sz w:val="18"/>
                <w:szCs w:val="18"/>
              </w:rPr>
              <w:t>Opdeling i forskellige typer f.eks. storskrald, dagrenovation m.v.</w:t>
            </w:r>
          </w:p>
        </w:tc>
        <w:tc>
          <w:tcPr>
            <w:tcW w:w="1281" w:type="dxa"/>
            <w:tcBorders>
              <w:top w:val="single" w:sz="4" w:space="0" w:color="auto"/>
              <w:left w:val="single" w:sz="4" w:space="0" w:color="auto"/>
              <w:bottom w:val="single" w:sz="4" w:space="0" w:color="auto"/>
              <w:right w:val="single" w:sz="4" w:space="0" w:color="auto"/>
            </w:tcBorders>
            <w:shd w:val="clear" w:color="auto" w:fill="99CCFF"/>
            <w:vAlign w:val="center"/>
          </w:tcPr>
          <w:p w14:paraId="184B06E3" w14:textId="77777777" w:rsidR="00CB4BEB" w:rsidRPr="00BC4BC0" w:rsidRDefault="00CB4BEB" w:rsidP="003C0924">
            <w:pPr>
              <w:rPr>
                <w:rFonts w:ascii="Trebuchet MS" w:hAnsi="Trebuchet MS" w:cs="Trebuchet MS"/>
                <w:sz w:val="18"/>
                <w:szCs w:val="18"/>
              </w:rPr>
            </w:pPr>
            <w:r w:rsidRPr="00BC4BC0">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99CCFF"/>
            <w:vAlign w:val="center"/>
          </w:tcPr>
          <w:p w14:paraId="1153FED2" w14:textId="77777777" w:rsidR="00CB4BEB" w:rsidRPr="00BC4BC0" w:rsidRDefault="00CB4BEB" w:rsidP="003C0924">
            <w:pPr>
              <w:rPr>
                <w:rFonts w:ascii="Trebuchet MS" w:hAnsi="Trebuchet MS" w:cs="Trebuchet MS"/>
                <w:sz w:val="18"/>
                <w:szCs w:val="18"/>
              </w:rPr>
            </w:pPr>
            <w:r w:rsidRPr="00BC4BC0">
              <w:rPr>
                <w:rFonts w:ascii="Trebuchet MS" w:hAnsi="Trebuchet MS" w:cs="Trebuchet MS"/>
                <w:sz w:val="18"/>
                <w:szCs w:val="18"/>
              </w:rPr>
              <w:t>0-50 tegn</w:t>
            </w:r>
          </w:p>
        </w:tc>
        <w:tc>
          <w:tcPr>
            <w:tcW w:w="1458" w:type="dxa"/>
            <w:tcBorders>
              <w:top w:val="single" w:sz="4" w:space="0" w:color="auto"/>
              <w:left w:val="single" w:sz="4" w:space="0" w:color="auto"/>
              <w:bottom w:val="single" w:sz="4" w:space="0" w:color="auto"/>
              <w:right w:val="single" w:sz="4" w:space="0" w:color="auto"/>
            </w:tcBorders>
            <w:shd w:val="clear" w:color="auto" w:fill="99CCFF"/>
            <w:vAlign w:val="center"/>
          </w:tcPr>
          <w:p w14:paraId="5E637549" w14:textId="77777777" w:rsidR="00CB4BEB" w:rsidRPr="00BC4BC0" w:rsidRDefault="00CB4BEB" w:rsidP="003C0924">
            <w:pPr>
              <w:jc w:val="center"/>
              <w:rPr>
                <w:rFonts w:ascii="Trebuchet MS" w:hAnsi="Trebuchet MS" w:cs="Trebuchet MS"/>
                <w:sz w:val="18"/>
                <w:szCs w:val="18"/>
              </w:rPr>
            </w:pPr>
            <w:r w:rsidRPr="00BC4BC0">
              <w:rPr>
                <w:rFonts w:ascii="Trebuchet MS" w:hAnsi="Trebuchet MS" w:cs="Trebuchet MS"/>
                <w:sz w:val="18"/>
                <w:szCs w:val="18"/>
              </w:rPr>
              <w:t>F</w:t>
            </w:r>
          </w:p>
        </w:tc>
        <w:tc>
          <w:tcPr>
            <w:tcW w:w="2520" w:type="dxa"/>
            <w:tcBorders>
              <w:top w:val="single" w:sz="4" w:space="0" w:color="auto"/>
              <w:left w:val="single" w:sz="4" w:space="0" w:color="auto"/>
              <w:bottom w:val="single" w:sz="4" w:space="0" w:color="auto"/>
              <w:right w:val="single" w:sz="4" w:space="0" w:color="auto"/>
            </w:tcBorders>
            <w:shd w:val="clear" w:color="auto" w:fill="99CCFF"/>
            <w:vAlign w:val="center"/>
          </w:tcPr>
          <w:p w14:paraId="289757CC" w14:textId="77777777" w:rsidR="00CB4BEB" w:rsidRPr="00BC4BC0" w:rsidRDefault="00CB4BEB" w:rsidP="003C0924">
            <w:pPr>
              <w:rPr>
                <w:rFonts w:ascii="Trebuchet MS" w:hAnsi="Trebuchet MS" w:cs="Trebuchet MS"/>
                <w:sz w:val="18"/>
                <w:szCs w:val="18"/>
              </w:rPr>
            </w:pPr>
          </w:p>
        </w:tc>
      </w:tr>
      <w:tr w:rsidR="00CB4BEB" w:rsidRPr="001E3E0A" w14:paraId="4D417A76" w14:textId="77777777" w:rsidTr="003C0924">
        <w:trPr>
          <w:trHeight w:hRule="exact" w:val="255"/>
        </w:trPr>
        <w:tc>
          <w:tcPr>
            <w:tcW w:w="1908" w:type="dxa"/>
            <w:tcBorders>
              <w:top w:val="single" w:sz="4" w:space="0" w:color="auto"/>
              <w:left w:val="single" w:sz="4" w:space="0" w:color="auto"/>
              <w:bottom w:val="single" w:sz="4" w:space="0" w:color="auto"/>
              <w:right w:val="single" w:sz="4" w:space="0" w:color="auto"/>
            </w:tcBorders>
            <w:shd w:val="clear" w:color="auto" w:fill="D9D9D9"/>
            <w:vAlign w:val="bottom"/>
          </w:tcPr>
          <w:p w14:paraId="6E8E4DF5" w14:textId="77777777" w:rsidR="00CB4BEB" w:rsidRPr="001E3E0A" w:rsidRDefault="00CB4BEB" w:rsidP="003C0924">
            <w:pPr>
              <w:rPr>
                <w:rFonts w:ascii="Trebuchet MS" w:hAnsi="Trebuchet MS"/>
                <w:sz w:val="18"/>
                <w:szCs w:val="18"/>
              </w:rPr>
            </w:pPr>
            <w:proofErr w:type="spellStart"/>
            <w:r w:rsidRPr="001E3E0A">
              <w:rPr>
                <w:rFonts w:ascii="Trebuchet MS" w:hAnsi="Trebuchet MS"/>
                <w:sz w:val="18"/>
                <w:szCs w:val="18"/>
              </w:rPr>
              <w:t>afh_frekvens</w:t>
            </w:r>
            <w:proofErr w:type="spellEnd"/>
          </w:p>
        </w:tc>
        <w:tc>
          <w:tcPr>
            <w:tcW w:w="5052" w:type="dxa"/>
            <w:tcBorders>
              <w:top w:val="single" w:sz="4" w:space="0" w:color="auto"/>
              <w:left w:val="single" w:sz="4" w:space="0" w:color="auto"/>
              <w:bottom w:val="single" w:sz="4" w:space="0" w:color="auto"/>
              <w:right w:val="single" w:sz="4" w:space="0" w:color="auto"/>
            </w:tcBorders>
            <w:shd w:val="clear" w:color="auto" w:fill="FFFFFF"/>
            <w:vAlign w:val="bottom"/>
          </w:tcPr>
          <w:p w14:paraId="6451960E" w14:textId="77777777" w:rsidR="00CB4BEB" w:rsidRPr="001E3E0A" w:rsidRDefault="00CB4BEB" w:rsidP="003C0924">
            <w:pPr>
              <w:rPr>
                <w:rFonts w:ascii="Trebuchet MS" w:hAnsi="Trebuchet MS"/>
                <w:sz w:val="18"/>
                <w:szCs w:val="18"/>
              </w:rPr>
            </w:pPr>
            <w:r w:rsidRPr="001E3E0A">
              <w:rPr>
                <w:rFonts w:ascii="Trebuchet MS" w:hAnsi="Trebuchet MS"/>
                <w:sz w:val="18"/>
                <w:szCs w:val="18"/>
              </w:rPr>
              <w:t>Hvornår afhentes storskraldet</w:t>
            </w:r>
          </w:p>
        </w:tc>
        <w:tc>
          <w:tcPr>
            <w:tcW w:w="1281" w:type="dxa"/>
            <w:tcBorders>
              <w:top w:val="single" w:sz="4" w:space="0" w:color="auto"/>
              <w:left w:val="single" w:sz="4" w:space="0" w:color="auto"/>
              <w:bottom w:val="single" w:sz="4" w:space="0" w:color="auto"/>
              <w:right w:val="single" w:sz="4" w:space="0" w:color="auto"/>
            </w:tcBorders>
            <w:shd w:val="clear" w:color="auto" w:fill="FFFFFF"/>
            <w:vAlign w:val="bottom"/>
          </w:tcPr>
          <w:p w14:paraId="28F68036" w14:textId="77777777" w:rsidR="00CB4BEB" w:rsidRPr="001E3E0A" w:rsidRDefault="00CB4BEB" w:rsidP="003C0924">
            <w:pPr>
              <w:rPr>
                <w:rFonts w:ascii="Trebuchet MS" w:hAnsi="Trebuchet MS" w:cs="Trebuchet MS"/>
                <w:sz w:val="18"/>
                <w:szCs w:val="18"/>
              </w:rPr>
            </w:pPr>
            <w:r w:rsidRPr="001E3E0A">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13A16B64" w14:textId="77777777" w:rsidR="00CB4BEB" w:rsidRPr="001E3E0A" w:rsidRDefault="00CB4BEB" w:rsidP="003C0924">
            <w:pPr>
              <w:rPr>
                <w:rFonts w:ascii="Trebuchet MS" w:hAnsi="Trebuchet MS" w:cs="Trebuchet MS"/>
                <w:sz w:val="18"/>
                <w:szCs w:val="18"/>
              </w:rPr>
            </w:pPr>
            <w:r w:rsidRPr="001E3E0A">
              <w:rPr>
                <w:rFonts w:ascii="Trebuchet MS" w:hAnsi="Trebuchet MS" w:cs="Trebuchet MS"/>
                <w:sz w:val="18"/>
                <w:szCs w:val="18"/>
              </w:rPr>
              <w:t>0-128 tegn</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bottom"/>
          </w:tcPr>
          <w:p w14:paraId="32A191A7" w14:textId="77777777" w:rsidR="00CB4BEB" w:rsidRPr="001E3E0A" w:rsidRDefault="00CB4BEB" w:rsidP="003C0924">
            <w:pPr>
              <w:jc w:val="center"/>
              <w:rPr>
                <w:rFonts w:ascii="Trebuchet MS" w:hAnsi="Trebuchet MS" w:cs="Trebuchet MS"/>
                <w:sz w:val="18"/>
                <w:szCs w:val="18"/>
              </w:rPr>
            </w:pPr>
            <w:r w:rsidRPr="001E3E0A">
              <w:rPr>
                <w:rFonts w:ascii="Trebuchet MS" w:hAnsi="Trebuchet MS" w:cs="Trebuchet MS"/>
                <w:sz w:val="18"/>
                <w:szCs w:val="18"/>
              </w:rPr>
              <w:t>F</w:t>
            </w:r>
          </w:p>
        </w:tc>
        <w:tc>
          <w:tcPr>
            <w:tcW w:w="2520" w:type="dxa"/>
            <w:tcBorders>
              <w:top w:val="single" w:sz="4" w:space="0" w:color="auto"/>
              <w:left w:val="single" w:sz="4" w:space="0" w:color="auto"/>
              <w:bottom w:val="single" w:sz="4" w:space="0" w:color="auto"/>
              <w:right w:val="single" w:sz="4" w:space="0" w:color="auto"/>
            </w:tcBorders>
            <w:shd w:val="clear" w:color="auto" w:fill="FFFFFF"/>
            <w:vAlign w:val="bottom"/>
          </w:tcPr>
          <w:p w14:paraId="7B5D8197" w14:textId="77777777" w:rsidR="00CB4BEB" w:rsidRPr="001E3E0A" w:rsidRDefault="00CB4BEB" w:rsidP="003C0924">
            <w:pPr>
              <w:rPr>
                <w:rFonts w:ascii="Trebuchet MS" w:hAnsi="Trebuchet MS" w:cs="Trebuchet MS"/>
                <w:sz w:val="18"/>
                <w:szCs w:val="18"/>
              </w:rPr>
            </w:pPr>
          </w:p>
        </w:tc>
      </w:tr>
      <w:tr w:rsidR="00CB4BEB" w:rsidRPr="001E3E0A" w14:paraId="6991F6E2" w14:textId="77777777" w:rsidTr="003C0924">
        <w:trPr>
          <w:trHeight w:hRule="exact" w:val="255"/>
        </w:trPr>
        <w:tc>
          <w:tcPr>
            <w:tcW w:w="1908" w:type="dxa"/>
            <w:tcBorders>
              <w:top w:val="single" w:sz="4" w:space="0" w:color="auto"/>
              <w:left w:val="single" w:sz="4" w:space="0" w:color="auto"/>
              <w:bottom w:val="single" w:sz="4" w:space="0" w:color="auto"/>
              <w:right w:val="single" w:sz="4" w:space="0" w:color="auto"/>
            </w:tcBorders>
            <w:shd w:val="clear" w:color="auto" w:fill="D9D9D9"/>
            <w:vAlign w:val="bottom"/>
          </w:tcPr>
          <w:p w14:paraId="6403DD67" w14:textId="77777777" w:rsidR="00CB4BEB" w:rsidRPr="001E3E0A" w:rsidRDefault="00CB4BEB" w:rsidP="003C0924">
            <w:pPr>
              <w:rPr>
                <w:rFonts w:ascii="Trebuchet MS" w:hAnsi="Trebuchet MS"/>
                <w:sz w:val="18"/>
                <w:szCs w:val="18"/>
              </w:rPr>
            </w:pPr>
            <w:proofErr w:type="spellStart"/>
            <w:r w:rsidRPr="001E3E0A">
              <w:rPr>
                <w:rFonts w:ascii="Trebuchet MS" w:hAnsi="Trebuchet MS"/>
                <w:sz w:val="18"/>
                <w:szCs w:val="18"/>
              </w:rPr>
              <w:t>afh_dag</w:t>
            </w:r>
            <w:proofErr w:type="spellEnd"/>
          </w:p>
        </w:tc>
        <w:tc>
          <w:tcPr>
            <w:tcW w:w="5052" w:type="dxa"/>
            <w:tcBorders>
              <w:top w:val="single" w:sz="4" w:space="0" w:color="auto"/>
              <w:left w:val="single" w:sz="4" w:space="0" w:color="auto"/>
              <w:bottom w:val="single" w:sz="4" w:space="0" w:color="auto"/>
              <w:right w:val="single" w:sz="4" w:space="0" w:color="auto"/>
            </w:tcBorders>
            <w:shd w:val="clear" w:color="auto" w:fill="FFFFFF"/>
            <w:vAlign w:val="bottom"/>
          </w:tcPr>
          <w:p w14:paraId="03519EC6" w14:textId="77777777" w:rsidR="00CB4BEB" w:rsidRPr="001E3E0A" w:rsidRDefault="00CB4BEB" w:rsidP="003C0924">
            <w:pPr>
              <w:rPr>
                <w:rFonts w:ascii="Trebuchet MS" w:hAnsi="Trebuchet MS"/>
                <w:sz w:val="18"/>
                <w:szCs w:val="18"/>
              </w:rPr>
            </w:pPr>
            <w:r w:rsidRPr="001E3E0A">
              <w:rPr>
                <w:rFonts w:ascii="Trebuchet MS" w:hAnsi="Trebuchet MS"/>
                <w:sz w:val="18"/>
                <w:szCs w:val="18"/>
              </w:rPr>
              <w:t>Hvilken ugedag affaldet hentes</w:t>
            </w:r>
          </w:p>
        </w:tc>
        <w:tc>
          <w:tcPr>
            <w:tcW w:w="1281" w:type="dxa"/>
            <w:tcBorders>
              <w:top w:val="single" w:sz="4" w:space="0" w:color="auto"/>
              <w:left w:val="single" w:sz="4" w:space="0" w:color="auto"/>
              <w:bottom w:val="single" w:sz="4" w:space="0" w:color="auto"/>
              <w:right w:val="single" w:sz="4" w:space="0" w:color="auto"/>
            </w:tcBorders>
            <w:shd w:val="clear" w:color="auto" w:fill="FFFFFF"/>
            <w:vAlign w:val="bottom"/>
          </w:tcPr>
          <w:p w14:paraId="6D44CA0C" w14:textId="77777777" w:rsidR="00CB4BEB" w:rsidRPr="001E3E0A" w:rsidRDefault="00CB4BEB" w:rsidP="003C0924">
            <w:pPr>
              <w:rPr>
                <w:rFonts w:ascii="Trebuchet MS" w:hAnsi="Trebuchet MS" w:cs="Trebuchet MS"/>
                <w:sz w:val="18"/>
                <w:szCs w:val="18"/>
              </w:rPr>
            </w:pPr>
            <w:r w:rsidRPr="001E3E0A">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03083071" w14:textId="77777777" w:rsidR="00CB4BEB" w:rsidRPr="001E3E0A" w:rsidRDefault="00CB4BEB" w:rsidP="003C0924">
            <w:pPr>
              <w:rPr>
                <w:rFonts w:ascii="Trebuchet MS" w:hAnsi="Trebuchet MS" w:cs="Trebuchet MS"/>
                <w:sz w:val="18"/>
                <w:szCs w:val="18"/>
              </w:rPr>
            </w:pPr>
            <w:r w:rsidRPr="001E3E0A">
              <w:rPr>
                <w:rFonts w:ascii="Trebuchet MS" w:hAnsi="Trebuchet MS" w:cs="Trebuchet MS"/>
                <w:sz w:val="18"/>
                <w:szCs w:val="18"/>
              </w:rPr>
              <w:t>0-8 tegn</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bottom"/>
          </w:tcPr>
          <w:p w14:paraId="6C370FD4" w14:textId="77777777" w:rsidR="00CB4BEB" w:rsidRPr="001E3E0A" w:rsidRDefault="00CB4BEB" w:rsidP="003C0924">
            <w:pPr>
              <w:jc w:val="center"/>
              <w:rPr>
                <w:rFonts w:ascii="Trebuchet MS" w:hAnsi="Trebuchet MS" w:cs="Trebuchet MS"/>
                <w:sz w:val="18"/>
                <w:szCs w:val="18"/>
              </w:rPr>
            </w:pPr>
            <w:r w:rsidRPr="001E3E0A">
              <w:rPr>
                <w:rFonts w:ascii="Trebuchet MS" w:hAnsi="Trebuchet MS" w:cs="Trebuchet MS"/>
                <w:sz w:val="18"/>
                <w:szCs w:val="18"/>
              </w:rPr>
              <w:t>F</w:t>
            </w:r>
          </w:p>
        </w:tc>
        <w:tc>
          <w:tcPr>
            <w:tcW w:w="2520" w:type="dxa"/>
            <w:tcBorders>
              <w:top w:val="single" w:sz="4" w:space="0" w:color="auto"/>
              <w:left w:val="single" w:sz="4" w:space="0" w:color="auto"/>
              <w:bottom w:val="single" w:sz="4" w:space="0" w:color="auto"/>
              <w:right w:val="single" w:sz="4" w:space="0" w:color="auto"/>
            </w:tcBorders>
            <w:shd w:val="clear" w:color="auto" w:fill="FFFFFF"/>
            <w:vAlign w:val="bottom"/>
          </w:tcPr>
          <w:p w14:paraId="17671B60" w14:textId="77777777" w:rsidR="00CB4BEB" w:rsidRPr="001E3E0A" w:rsidRDefault="00CB4BEB" w:rsidP="003C0924">
            <w:pPr>
              <w:rPr>
                <w:rFonts w:ascii="Trebuchet MS" w:hAnsi="Trebuchet MS" w:cs="Trebuchet MS"/>
                <w:sz w:val="18"/>
                <w:szCs w:val="18"/>
              </w:rPr>
            </w:pPr>
          </w:p>
        </w:tc>
      </w:tr>
      <w:tr w:rsidR="00CB4BEB" w:rsidRPr="001E3E0A" w14:paraId="3C02D3CC" w14:textId="77777777" w:rsidTr="003C0924">
        <w:trPr>
          <w:trHeight w:hRule="exact" w:val="510"/>
        </w:trPr>
        <w:tc>
          <w:tcPr>
            <w:tcW w:w="1908" w:type="dxa"/>
            <w:tcBorders>
              <w:top w:val="single" w:sz="4" w:space="0" w:color="auto"/>
              <w:left w:val="single" w:sz="4" w:space="0" w:color="auto"/>
              <w:bottom w:val="nil"/>
              <w:right w:val="single" w:sz="4" w:space="0" w:color="auto"/>
            </w:tcBorders>
            <w:shd w:val="clear" w:color="auto" w:fill="D9D9D9"/>
            <w:vAlign w:val="center"/>
          </w:tcPr>
          <w:p w14:paraId="1FB9211B" w14:textId="77777777" w:rsidR="00CB4BEB" w:rsidRPr="001E3E0A" w:rsidRDefault="00CB4BEB" w:rsidP="003C0924">
            <w:pPr>
              <w:rPr>
                <w:rFonts w:ascii="Trebuchet MS" w:hAnsi="Trebuchet MS"/>
                <w:sz w:val="18"/>
                <w:szCs w:val="18"/>
              </w:rPr>
            </w:pPr>
            <w:proofErr w:type="spellStart"/>
            <w:r w:rsidRPr="001E3E0A">
              <w:rPr>
                <w:rFonts w:ascii="Trebuchet MS" w:hAnsi="Trebuchet MS"/>
                <w:sz w:val="18"/>
                <w:szCs w:val="18"/>
              </w:rPr>
              <w:t>renovatoer_cvr</w:t>
            </w:r>
            <w:proofErr w:type="spellEnd"/>
          </w:p>
        </w:tc>
        <w:tc>
          <w:tcPr>
            <w:tcW w:w="5052" w:type="dxa"/>
            <w:tcBorders>
              <w:top w:val="single" w:sz="4" w:space="0" w:color="auto"/>
              <w:left w:val="single" w:sz="4" w:space="0" w:color="auto"/>
              <w:bottom w:val="nil"/>
              <w:right w:val="single" w:sz="4" w:space="0" w:color="auto"/>
            </w:tcBorders>
            <w:shd w:val="clear" w:color="auto" w:fill="FFFFFF"/>
            <w:vAlign w:val="center"/>
          </w:tcPr>
          <w:p w14:paraId="1C37DCF5" w14:textId="6336383E" w:rsidR="00CB4BEB" w:rsidRPr="001E3E0A" w:rsidRDefault="00CB4BEB" w:rsidP="003C0924">
            <w:pPr>
              <w:rPr>
                <w:rFonts w:ascii="Trebuchet MS" w:hAnsi="Trebuchet MS"/>
                <w:sz w:val="18"/>
                <w:szCs w:val="18"/>
              </w:rPr>
            </w:pPr>
            <w:r w:rsidRPr="001E3E0A">
              <w:rPr>
                <w:rFonts w:ascii="Trebuchet MS" w:hAnsi="Trebuchet MS"/>
                <w:sz w:val="18"/>
                <w:szCs w:val="18"/>
              </w:rPr>
              <w:t>Renovatørs CVR</w:t>
            </w:r>
            <w:r w:rsidR="008B4E67">
              <w:rPr>
                <w:rFonts w:ascii="Trebuchet MS" w:hAnsi="Trebuchet MS"/>
                <w:sz w:val="18"/>
                <w:szCs w:val="18"/>
              </w:rPr>
              <w:t>-</w:t>
            </w:r>
            <w:r w:rsidRPr="001E3E0A">
              <w:rPr>
                <w:rFonts w:ascii="Trebuchet MS" w:hAnsi="Trebuchet MS"/>
                <w:sz w:val="18"/>
                <w:szCs w:val="18"/>
              </w:rPr>
              <w:t>nummer</w:t>
            </w:r>
          </w:p>
        </w:tc>
        <w:tc>
          <w:tcPr>
            <w:tcW w:w="1281" w:type="dxa"/>
            <w:tcBorders>
              <w:top w:val="single" w:sz="4" w:space="0" w:color="auto"/>
              <w:left w:val="single" w:sz="4" w:space="0" w:color="auto"/>
              <w:bottom w:val="nil"/>
              <w:right w:val="single" w:sz="4" w:space="0" w:color="auto"/>
            </w:tcBorders>
            <w:shd w:val="clear" w:color="auto" w:fill="FFFFFF"/>
            <w:vAlign w:val="center"/>
          </w:tcPr>
          <w:p w14:paraId="262455CF" w14:textId="77777777" w:rsidR="00CB4BEB" w:rsidRPr="001E3E0A" w:rsidRDefault="00CB4BEB" w:rsidP="003C0924">
            <w:pPr>
              <w:rPr>
                <w:rFonts w:ascii="Trebuchet MS" w:hAnsi="Trebuchet MS"/>
                <w:sz w:val="18"/>
                <w:szCs w:val="18"/>
              </w:rPr>
            </w:pPr>
            <w:r w:rsidRPr="001E3E0A">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5AFC9F85" w14:textId="77777777" w:rsidR="00CB4BEB" w:rsidRPr="001E3E0A" w:rsidRDefault="00CB4BEB" w:rsidP="003C0924">
            <w:pPr>
              <w:rPr>
                <w:rFonts w:ascii="Trebuchet MS" w:hAnsi="Trebuchet MS"/>
                <w:sz w:val="18"/>
                <w:szCs w:val="18"/>
              </w:rPr>
            </w:pPr>
            <w:r w:rsidRPr="001E3E0A">
              <w:rPr>
                <w:rFonts w:ascii="Trebuchet MS" w:hAnsi="Trebuchet MS"/>
                <w:sz w:val="18"/>
                <w:szCs w:val="18"/>
              </w:rPr>
              <w:t>10000000-99999999</w:t>
            </w:r>
          </w:p>
        </w:tc>
        <w:tc>
          <w:tcPr>
            <w:tcW w:w="1458" w:type="dxa"/>
            <w:tcBorders>
              <w:top w:val="single" w:sz="4" w:space="0" w:color="auto"/>
              <w:left w:val="single" w:sz="4" w:space="0" w:color="auto"/>
              <w:bottom w:val="nil"/>
              <w:right w:val="single" w:sz="4" w:space="0" w:color="auto"/>
            </w:tcBorders>
            <w:shd w:val="clear" w:color="auto" w:fill="FFFFFF"/>
            <w:vAlign w:val="bottom"/>
          </w:tcPr>
          <w:p w14:paraId="2880896F" w14:textId="77777777" w:rsidR="00CB4BEB" w:rsidRPr="001E3E0A" w:rsidRDefault="00CB4BEB" w:rsidP="003C0924">
            <w:pPr>
              <w:jc w:val="center"/>
              <w:rPr>
                <w:rFonts w:ascii="Trebuchet MS" w:hAnsi="Trebuchet MS" w:cs="Trebuchet MS"/>
                <w:sz w:val="18"/>
                <w:szCs w:val="18"/>
              </w:rPr>
            </w:pPr>
            <w:r w:rsidRPr="001E3E0A">
              <w:rPr>
                <w:rFonts w:ascii="Trebuchet MS" w:hAnsi="Trebuchet MS" w:cs="Trebuchet MS"/>
                <w:sz w:val="18"/>
                <w:szCs w:val="18"/>
              </w:rPr>
              <w:t>F</w:t>
            </w:r>
          </w:p>
        </w:tc>
        <w:tc>
          <w:tcPr>
            <w:tcW w:w="2520" w:type="dxa"/>
            <w:tcBorders>
              <w:top w:val="single" w:sz="4" w:space="0" w:color="auto"/>
              <w:left w:val="single" w:sz="4" w:space="0" w:color="auto"/>
              <w:bottom w:val="nil"/>
              <w:right w:val="single" w:sz="4" w:space="0" w:color="auto"/>
            </w:tcBorders>
            <w:shd w:val="clear" w:color="auto" w:fill="FFFFFF"/>
            <w:vAlign w:val="bottom"/>
          </w:tcPr>
          <w:p w14:paraId="6625322D" w14:textId="77777777" w:rsidR="00CB4BEB" w:rsidRPr="001E3E0A" w:rsidRDefault="00CB4BEB" w:rsidP="003C0924">
            <w:pPr>
              <w:rPr>
                <w:rFonts w:ascii="Trebuchet MS" w:hAnsi="Trebuchet MS" w:cs="Trebuchet MS"/>
                <w:sz w:val="18"/>
                <w:szCs w:val="18"/>
              </w:rPr>
            </w:pPr>
          </w:p>
        </w:tc>
      </w:tr>
      <w:tr w:rsidR="00CB4BEB" w:rsidRPr="00CE1917" w14:paraId="7E8E262F" w14:textId="77777777" w:rsidTr="003C0924">
        <w:trPr>
          <w:trHeight w:hRule="exact" w:val="255"/>
        </w:trPr>
        <w:tc>
          <w:tcPr>
            <w:tcW w:w="1908" w:type="dxa"/>
            <w:tcBorders>
              <w:top w:val="single" w:sz="4" w:space="0" w:color="auto"/>
              <w:left w:val="single" w:sz="4" w:space="0" w:color="auto"/>
              <w:bottom w:val="single" w:sz="4" w:space="0" w:color="auto"/>
              <w:right w:val="single" w:sz="4" w:space="0" w:color="auto"/>
            </w:tcBorders>
            <w:shd w:val="clear" w:color="auto" w:fill="97DDBA"/>
            <w:vAlign w:val="bottom"/>
          </w:tcPr>
          <w:p w14:paraId="5383FEB8" w14:textId="77777777" w:rsidR="00CB4BEB" w:rsidRPr="00860575" w:rsidRDefault="00CB4BEB" w:rsidP="003C0924">
            <w:pPr>
              <w:rPr>
                <w:rFonts w:ascii="Trebuchet MS" w:hAnsi="Trebuchet MS" w:cs="Trebuchet MS"/>
                <w:sz w:val="18"/>
                <w:szCs w:val="18"/>
              </w:rPr>
            </w:pPr>
            <w:r>
              <w:rPr>
                <w:rFonts w:ascii="Trebuchet MS" w:hAnsi="Trebuchet MS" w:cs="Trebuchet MS"/>
                <w:sz w:val="18"/>
                <w:szCs w:val="18"/>
              </w:rPr>
              <w:t>l</w:t>
            </w:r>
            <w:r w:rsidRPr="00860575">
              <w:rPr>
                <w:rFonts w:ascii="Trebuchet MS" w:hAnsi="Trebuchet MS" w:cs="Trebuchet MS"/>
                <w:sz w:val="18"/>
                <w:szCs w:val="18"/>
              </w:rPr>
              <w:t>ink</w:t>
            </w:r>
          </w:p>
        </w:tc>
        <w:tc>
          <w:tcPr>
            <w:tcW w:w="1166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9CFA8DF"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1504669C" w14:textId="77777777" w:rsidTr="003C0924">
        <w:trPr>
          <w:trHeight w:hRule="exact" w:val="255"/>
        </w:trPr>
        <w:tc>
          <w:tcPr>
            <w:tcW w:w="13575" w:type="dxa"/>
            <w:gridSpan w:val="6"/>
            <w:tcBorders>
              <w:top w:val="nil"/>
              <w:left w:val="nil"/>
              <w:bottom w:val="nil"/>
              <w:right w:val="nil"/>
            </w:tcBorders>
            <w:shd w:val="clear" w:color="auto" w:fill="97DDBA"/>
            <w:vAlign w:val="bottom"/>
          </w:tcPr>
          <w:p w14:paraId="2E5BDB9A" w14:textId="77777777" w:rsidR="00CB4BEB" w:rsidRPr="0014307B" w:rsidRDefault="00CB4BEB" w:rsidP="003C0924">
            <w:pPr>
              <w:rPr>
                <w:rFonts w:ascii="Trebuchet MS" w:hAnsi="Trebuchet MS" w:cs="Trebuchet M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64E122F8" w14:textId="77777777" w:rsidR="00CB4BEB" w:rsidRDefault="00CB4BEB" w:rsidP="00CB4BEB">
      <w:pPr>
        <w:pStyle w:val="Overskrift6"/>
      </w:pPr>
      <w:r>
        <w:t>5.5.1.1</w:t>
      </w:r>
      <w:r w:rsidRPr="00A32757">
        <w:t xml:space="preserve"> </w:t>
      </w:r>
      <w:r>
        <w:t>Metadata</w:t>
      </w:r>
      <w:r w:rsidRPr="00917A7E">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42DA0893" w14:textId="77777777" w:rsidTr="003C0924">
        <w:trPr>
          <w:trHeight w:hRule="exact" w:val="255"/>
        </w:trPr>
        <w:tc>
          <w:tcPr>
            <w:tcW w:w="2235" w:type="dxa"/>
            <w:shd w:val="clear" w:color="auto" w:fill="D9D9D9"/>
            <w:vAlign w:val="bottom"/>
          </w:tcPr>
          <w:p w14:paraId="2C077C0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362EF782"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41307FA8" w14:textId="77777777" w:rsidTr="003C0924">
        <w:trPr>
          <w:trHeight w:hRule="exact" w:val="255"/>
        </w:trPr>
        <w:tc>
          <w:tcPr>
            <w:tcW w:w="2235" w:type="dxa"/>
            <w:shd w:val="clear" w:color="auto" w:fill="E0E0E0"/>
            <w:vAlign w:val="bottom"/>
          </w:tcPr>
          <w:p w14:paraId="4187BAC8"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Temanavn</w:t>
            </w:r>
          </w:p>
        </w:tc>
        <w:tc>
          <w:tcPr>
            <w:tcW w:w="11340" w:type="dxa"/>
            <w:shd w:val="clear" w:color="auto" w:fill="FFFFFF"/>
            <w:vAlign w:val="bottom"/>
          </w:tcPr>
          <w:p w14:paraId="0F155A29"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Affaldsområde</w:t>
            </w:r>
          </w:p>
        </w:tc>
      </w:tr>
      <w:tr w:rsidR="00CB4BEB" w:rsidRPr="0051728E" w14:paraId="30E65A9C" w14:textId="77777777" w:rsidTr="003C0924">
        <w:trPr>
          <w:trHeight w:hRule="exact" w:val="255"/>
        </w:trPr>
        <w:tc>
          <w:tcPr>
            <w:tcW w:w="2235" w:type="dxa"/>
            <w:shd w:val="clear" w:color="auto" w:fill="E0E0E0"/>
            <w:vAlign w:val="bottom"/>
          </w:tcPr>
          <w:p w14:paraId="7C9E22AC"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Temakode</w:t>
            </w:r>
          </w:p>
        </w:tc>
        <w:tc>
          <w:tcPr>
            <w:tcW w:w="11340" w:type="dxa"/>
            <w:shd w:val="clear" w:color="auto" w:fill="FFFFFF"/>
            <w:vAlign w:val="bottom"/>
          </w:tcPr>
          <w:p w14:paraId="59A52E19"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5400</w:t>
            </w:r>
          </w:p>
        </w:tc>
      </w:tr>
      <w:tr w:rsidR="00CB4BEB" w:rsidRPr="0051728E" w14:paraId="575A05D7" w14:textId="77777777" w:rsidTr="003C0924">
        <w:trPr>
          <w:trHeight w:hRule="exact" w:val="255"/>
        </w:trPr>
        <w:tc>
          <w:tcPr>
            <w:tcW w:w="2235" w:type="dxa"/>
            <w:shd w:val="clear" w:color="auto" w:fill="E0E0E0"/>
            <w:vAlign w:val="bottom"/>
          </w:tcPr>
          <w:p w14:paraId="102EF13C"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Definition</w:t>
            </w:r>
          </w:p>
        </w:tc>
        <w:tc>
          <w:tcPr>
            <w:tcW w:w="11340" w:type="dxa"/>
            <w:shd w:val="clear" w:color="auto" w:fill="FFFFFF"/>
            <w:vAlign w:val="bottom"/>
          </w:tcPr>
          <w:p w14:paraId="73E9471C" w14:textId="77777777" w:rsidR="00CB4BEB" w:rsidRPr="00C60C42" w:rsidRDefault="00CB4BEB" w:rsidP="003C0924">
            <w:pPr>
              <w:rPr>
                <w:rFonts w:ascii="Trebuchet MS" w:hAnsi="Trebuchet MS" w:cs="Trebuchet MS"/>
                <w:sz w:val="18"/>
                <w:szCs w:val="18"/>
              </w:rPr>
            </w:pPr>
            <w:r w:rsidRPr="00C60C42">
              <w:rPr>
                <w:rFonts w:ascii="Trebuchet MS" w:hAnsi="Trebuchet MS"/>
                <w:sz w:val="18"/>
                <w:szCs w:val="18"/>
              </w:rPr>
              <w:t>Affaldsområder i kommunen.</w:t>
            </w:r>
          </w:p>
        </w:tc>
      </w:tr>
      <w:tr w:rsidR="00CB4BEB" w:rsidRPr="0051728E" w14:paraId="23B19564" w14:textId="77777777" w:rsidTr="003C0924">
        <w:trPr>
          <w:trHeight w:hRule="exact" w:val="765"/>
        </w:trPr>
        <w:tc>
          <w:tcPr>
            <w:tcW w:w="2235" w:type="dxa"/>
            <w:shd w:val="clear" w:color="auto" w:fill="E0E0E0"/>
            <w:vAlign w:val="center"/>
          </w:tcPr>
          <w:p w14:paraId="339EEEEF"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Beskrivelse</w:t>
            </w:r>
          </w:p>
        </w:tc>
        <w:tc>
          <w:tcPr>
            <w:tcW w:w="11340" w:type="dxa"/>
            <w:shd w:val="clear" w:color="auto" w:fill="FFFFFF"/>
            <w:vAlign w:val="bottom"/>
          </w:tcPr>
          <w:p w14:paraId="73411AE4" w14:textId="743361BE"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 xml:space="preserve">Opdeling af kommunen i områder ud fra hvem der tømmer og eller hvornår/hvilken ugedag der tømmes. Kan også være fra udbud. </w:t>
            </w:r>
            <w:r w:rsidRPr="00C60C42">
              <w:rPr>
                <w:rFonts w:ascii="Trebuchet MS" w:hAnsi="Trebuchet MS"/>
                <w:sz w:val="18"/>
                <w:szCs w:val="18"/>
              </w:rPr>
              <w:t>Afhentningsfrekvensen skal kun bruges hvis man ikke har et fagsystem hvor afhentningsdatoerne kan aflæses. Et alternativ kunne også være at bruge linket til at linke til afhentningstiderne via sit CMS</w:t>
            </w:r>
            <w:r w:rsidR="008B4E67">
              <w:rPr>
                <w:rFonts w:ascii="Trebuchet MS" w:hAnsi="Trebuchet MS"/>
                <w:sz w:val="18"/>
                <w:szCs w:val="18"/>
              </w:rPr>
              <w:t>-</w:t>
            </w:r>
            <w:r w:rsidRPr="00C60C42">
              <w:rPr>
                <w:rFonts w:ascii="Trebuchet MS" w:hAnsi="Trebuchet MS"/>
                <w:sz w:val="18"/>
                <w:szCs w:val="18"/>
              </w:rPr>
              <w:t>system.</w:t>
            </w:r>
          </w:p>
        </w:tc>
      </w:tr>
      <w:tr w:rsidR="00CB4BEB" w:rsidRPr="0051728E" w14:paraId="36CA01F7" w14:textId="77777777" w:rsidTr="003C0924">
        <w:trPr>
          <w:trHeight w:hRule="exact" w:val="255"/>
        </w:trPr>
        <w:tc>
          <w:tcPr>
            <w:tcW w:w="2235" w:type="dxa"/>
            <w:shd w:val="clear" w:color="auto" w:fill="E0E0E0"/>
            <w:vAlign w:val="bottom"/>
          </w:tcPr>
          <w:p w14:paraId="6EBCDAD7" w14:textId="77777777" w:rsidR="00CB4BEB" w:rsidRPr="00C60C42" w:rsidRDefault="00CB4BEB" w:rsidP="003C0924">
            <w:pPr>
              <w:rPr>
                <w:rFonts w:ascii="Trebuchet MS" w:hAnsi="Trebuchet MS" w:cs="Trebuchet MS"/>
                <w:sz w:val="18"/>
                <w:szCs w:val="18"/>
              </w:rPr>
            </w:pPr>
            <w:proofErr w:type="spellStart"/>
            <w:r w:rsidRPr="00C60C42">
              <w:rPr>
                <w:rFonts w:ascii="Trebuchet MS" w:hAnsi="Trebuchet MS" w:cs="Trebuchet MS"/>
                <w:sz w:val="18"/>
                <w:szCs w:val="18"/>
              </w:rPr>
              <w:t>Formaal</w:t>
            </w:r>
            <w:proofErr w:type="spellEnd"/>
            <w:r w:rsidRPr="00C60C42">
              <w:rPr>
                <w:rFonts w:ascii="Trebuchet MS" w:hAnsi="Trebuchet MS" w:cs="Trebuchet MS"/>
                <w:sz w:val="18"/>
                <w:szCs w:val="18"/>
              </w:rPr>
              <w:t xml:space="preserve"> </w:t>
            </w:r>
          </w:p>
        </w:tc>
        <w:tc>
          <w:tcPr>
            <w:tcW w:w="11340" w:type="dxa"/>
            <w:shd w:val="clear" w:color="auto" w:fill="FFFFFF"/>
            <w:vAlign w:val="bottom"/>
          </w:tcPr>
          <w:p w14:paraId="5E246F2D"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Oplyse sagsbehandler og borger via selvbetjeningsløsninger, hvornår der hentes skrald ved en bolig/adresse.</w:t>
            </w:r>
          </w:p>
        </w:tc>
      </w:tr>
      <w:tr w:rsidR="00CB4BEB" w:rsidRPr="0051728E" w14:paraId="2B0B9141" w14:textId="77777777" w:rsidTr="003C0924">
        <w:trPr>
          <w:trHeight w:hRule="exact" w:val="255"/>
        </w:trPr>
        <w:tc>
          <w:tcPr>
            <w:tcW w:w="2235" w:type="dxa"/>
            <w:shd w:val="clear" w:color="auto" w:fill="E0E0E0"/>
            <w:vAlign w:val="bottom"/>
          </w:tcPr>
          <w:p w14:paraId="7EBA3ACA" w14:textId="77777777" w:rsidR="00CB4BEB" w:rsidRPr="00C60C42" w:rsidRDefault="00CB4BEB" w:rsidP="003C0924">
            <w:pPr>
              <w:rPr>
                <w:rFonts w:ascii="Trebuchet MS" w:hAnsi="Trebuchet MS" w:cs="Trebuchet MS"/>
                <w:sz w:val="18"/>
                <w:szCs w:val="18"/>
              </w:rPr>
            </w:pPr>
            <w:proofErr w:type="spellStart"/>
            <w:r w:rsidRPr="00C60C42">
              <w:rPr>
                <w:rFonts w:ascii="Trebuchet MS" w:hAnsi="Trebuchet MS" w:cs="Trebuchet MS"/>
                <w:sz w:val="18"/>
                <w:szCs w:val="18"/>
              </w:rPr>
              <w:t>Noegleord_hovedgruppe</w:t>
            </w:r>
            <w:proofErr w:type="spellEnd"/>
          </w:p>
        </w:tc>
        <w:tc>
          <w:tcPr>
            <w:tcW w:w="11340" w:type="dxa"/>
            <w:shd w:val="clear" w:color="auto" w:fill="FFFFFF"/>
            <w:vAlign w:val="bottom"/>
          </w:tcPr>
          <w:p w14:paraId="496E6453"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 xml:space="preserve">Administrative enheder, </w:t>
            </w:r>
            <w:r w:rsidRPr="00C60C42">
              <w:rPr>
                <w:rFonts w:ascii="Trebuchet MS" w:hAnsi="Trebuchet MS" w:cs="Trebuchet MS"/>
                <w:bCs/>
                <w:sz w:val="18"/>
                <w:szCs w:val="18"/>
              </w:rPr>
              <w:t>Offentlig forsyningsvirksomhed og offentlige tjenesteydelser</w:t>
            </w:r>
            <w:r>
              <w:rPr>
                <w:rFonts w:ascii="Trebuchet MS" w:hAnsi="Trebuchet MS" w:cs="Trebuchet MS"/>
                <w:bCs/>
                <w:sz w:val="18"/>
                <w:szCs w:val="18"/>
              </w:rPr>
              <w:t>.</w:t>
            </w:r>
          </w:p>
        </w:tc>
      </w:tr>
      <w:tr w:rsidR="00CB4BEB" w:rsidRPr="0051728E" w14:paraId="30827F2B" w14:textId="77777777" w:rsidTr="003C0924">
        <w:trPr>
          <w:trHeight w:hRule="exact" w:val="255"/>
        </w:trPr>
        <w:tc>
          <w:tcPr>
            <w:tcW w:w="2235" w:type="dxa"/>
            <w:shd w:val="clear" w:color="auto" w:fill="E0E0E0"/>
            <w:vAlign w:val="bottom"/>
          </w:tcPr>
          <w:p w14:paraId="75D040ED" w14:textId="77777777" w:rsidR="00CB4BEB" w:rsidRPr="00C60C42" w:rsidRDefault="00CB4BEB" w:rsidP="003C0924">
            <w:pPr>
              <w:rPr>
                <w:rFonts w:ascii="Trebuchet MS" w:hAnsi="Trebuchet MS" w:cs="Trebuchet MS"/>
                <w:sz w:val="18"/>
                <w:szCs w:val="18"/>
              </w:rPr>
            </w:pPr>
            <w:proofErr w:type="spellStart"/>
            <w:r w:rsidRPr="00C60C42">
              <w:rPr>
                <w:rFonts w:ascii="Trebuchet MS" w:hAnsi="Trebuchet MS" w:cs="Trebuchet MS"/>
                <w:sz w:val="18"/>
                <w:szCs w:val="18"/>
              </w:rPr>
              <w:t>Noegle_ord</w:t>
            </w:r>
            <w:proofErr w:type="spellEnd"/>
          </w:p>
        </w:tc>
        <w:tc>
          <w:tcPr>
            <w:tcW w:w="11340" w:type="dxa"/>
            <w:shd w:val="clear" w:color="auto" w:fill="FFFFFF"/>
            <w:vAlign w:val="bottom"/>
          </w:tcPr>
          <w:p w14:paraId="5157CDE4" w14:textId="77777777" w:rsidR="00CB4BEB" w:rsidRPr="00C60C42" w:rsidRDefault="00CB4BEB" w:rsidP="003C0924">
            <w:pPr>
              <w:autoSpaceDE w:val="0"/>
              <w:autoSpaceDN w:val="0"/>
              <w:adjustRightInd w:val="0"/>
              <w:rPr>
                <w:rFonts w:ascii="Trebuchet MS" w:hAnsi="Trebuchet MS" w:cs="Trebuchet MS"/>
                <w:sz w:val="18"/>
                <w:szCs w:val="18"/>
              </w:rPr>
            </w:pPr>
            <w:r w:rsidRPr="00C60C42">
              <w:rPr>
                <w:rFonts w:ascii="Trebuchet MS" w:hAnsi="Trebuchet MS"/>
                <w:sz w:val="18"/>
                <w:szCs w:val="18"/>
              </w:rPr>
              <w:t>Affald, Skrald</w:t>
            </w:r>
          </w:p>
        </w:tc>
      </w:tr>
      <w:tr w:rsidR="00CB4BEB" w:rsidRPr="0051728E" w14:paraId="14CE8C00" w14:textId="77777777" w:rsidTr="003C0924">
        <w:trPr>
          <w:trHeight w:hRule="exact" w:val="255"/>
        </w:trPr>
        <w:tc>
          <w:tcPr>
            <w:tcW w:w="2235" w:type="dxa"/>
            <w:shd w:val="clear" w:color="auto" w:fill="E0E0E0"/>
            <w:vAlign w:val="bottom"/>
          </w:tcPr>
          <w:p w14:paraId="19555836"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Geometri type</w:t>
            </w:r>
          </w:p>
        </w:tc>
        <w:tc>
          <w:tcPr>
            <w:tcW w:w="11340" w:type="dxa"/>
            <w:shd w:val="clear" w:color="auto" w:fill="FFFFFF"/>
            <w:vAlign w:val="bottom"/>
          </w:tcPr>
          <w:p w14:paraId="7A25BCF2"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Flade</w:t>
            </w:r>
          </w:p>
        </w:tc>
      </w:tr>
      <w:tr w:rsidR="00CB4BEB" w:rsidRPr="0051728E" w14:paraId="1A224109" w14:textId="77777777" w:rsidTr="003C0924">
        <w:trPr>
          <w:trHeight w:hRule="exact" w:val="255"/>
        </w:trPr>
        <w:tc>
          <w:tcPr>
            <w:tcW w:w="2235" w:type="dxa"/>
            <w:shd w:val="clear" w:color="auto" w:fill="E0E0E0"/>
            <w:vAlign w:val="bottom"/>
          </w:tcPr>
          <w:p w14:paraId="52DD87AF"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Lovgrundlag</w:t>
            </w:r>
          </w:p>
        </w:tc>
        <w:tc>
          <w:tcPr>
            <w:tcW w:w="11340" w:type="dxa"/>
            <w:shd w:val="clear" w:color="auto" w:fill="FFFFFF"/>
            <w:vAlign w:val="bottom"/>
          </w:tcPr>
          <w:p w14:paraId="17AB1A72" w14:textId="77777777" w:rsidR="00CB4BEB" w:rsidRPr="00C60C42" w:rsidRDefault="00CB4BEB" w:rsidP="003C0924">
            <w:pPr>
              <w:rPr>
                <w:rFonts w:ascii="Trebuchet MS" w:hAnsi="Trebuchet MS" w:cs="Trebuchet MS"/>
                <w:sz w:val="18"/>
                <w:szCs w:val="18"/>
              </w:rPr>
            </w:pPr>
          </w:p>
        </w:tc>
      </w:tr>
      <w:tr w:rsidR="00CB4BEB" w:rsidRPr="00904157" w14:paraId="5F3832AE" w14:textId="77777777" w:rsidTr="003C0924">
        <w:trPr>
          <w:trHeight w:hRule="exact" w:val="255"/>
        </w:trPr>
        <w:tc>
          <w:tcPr>
            <w:tcW w:w="2235" w:type="dxa"/>
            <w:shd w:val="clear" w:color="auto" w:fill="E0E0E0"/>
            <w:vAlign w:val="bottom"/>
          </w:tcPr>
          <w:p w14:paraId="2F25C3E6" w14:textId="77777777" w:rsidR="00CB4BEB" w:rsidRPr="00C60C42" w:rsidRDefault="00CB4BEB" w:rsidP="003C0924">
            <w:pPr>
              <w:rPr>
                <w:rFonts w:ascii="Trebuchet MS" w:hAnsi="Trebuchet MS" w:cs="Trebuchet MS"/>
                <w:sz w:val="18"/>
                <w:szCs w:val="18"/>
              </w:rPr>
            </w:pPr>
            <w:proofErr w:type="spellStart"/>
            <w:r w:rsidRPr="00C60C42">
              <w:rPr>
                <w:rFonts w:ascii="Trebuchet MS" w:hAnsi="Trebuchet MS" w:cs="Trebuchet MS"/>
                <w:sz w:val="18"/>
                <w:szCs w:val="18"/>
              </w:rPr>
              <w:lastRenderedPageBreak/>
              <w:t>KLE_koder</w:t>
            </w:r>
            <w:proofErr w:type="spellEnd"/>
          </w:p>
        </w:tc>
        <w:tc>
          <w:tcPr>
            <w:tcW w:w="11340" w:type="dxa"/>
            <w:shd w:val="clear" w:color="auto" w:fill="FFFFFF"/>
            <w:vAlign w:val="bottom"/>
          </w:tcPr>
          <w:p w14:paraId="56D908EC" w14:textId="77777777" w:rsidR="00CB4BEB" w:rsidRPr="00C60C42" w:rsidRDefault="00CB4BEB" w:rsidP="003C0924">
            <w:pPr>
              <w:rPr>
                <w:rFonts w:ascii="Trebuchet MS" w:hAnsi="Trebuchet MS" w:cs="Trebuchet MS"/>
                <w:sz w:val="18"/>
                <w:szCs w:val="18"/>
              </w:rPr>
            </w:pPr>
            <w:r w:rsidRPr="008B4E67">
              <w:rPr>
                <w:rFonts w:ascii="Trebuchet MS" w:hAnsi="Trebuchet MS" w:cs="Trebuchet MS"/>
                <w:sz w:val="18"/>
                <w:szCs w:val="18"/>
              </w:rPr>
              <w:t>07.18.06, 07.18.08, 07.18.10, 07.18.12, 07.18.14, 07.18.16, 07.18.18, 07.18.20, 07.18.22</w:t>
            </w:r>
          </w:p>
        </w:tc>
      </w:tr>
    </w:tbl>
    <w:p w14:paraId="09FD1B1A" w14:textId="77777777" w:rsidR="00CB4BEB" w:rsidRPr="00A32757" w:rsidRDefault="00CB4BEB" w:rsidP="00CB4BEB">
      <w:pPr>
        <w:pStyle w:val="Overskrift6"/>
      </w:pPr>
      <w:r>
        <w:t>5.5.1.2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3"/>
        <w:gridCol w:w="8963"/>
      </w:tblGrid>
      <w:tr w:rsidR="00CB4BEB" w:rsidRPr="0051728E" w14:paraId="0FF0C1CF" w14:textId="77777777" w:rsidTr="003C0924">
        <w:trPr>
          <w:trHeight w:val="255"/>
        </w:trPr>
        <w:tc>
          <w:tcPr>
            <w:tcW w:w="4503" w:type="dxa"/>
            <w:shd w:val="clear" w:color="auto" w:fill="D9D9D9"/>
            <w:vAlign w:val="bottom"/>
          </w:tcPr>
          <w:p w14:paraId="4E055869"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3E1D952D"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146660DC" w14:textId="77777777" w:rsidTr="00A65F59">
        <w:trPr>
          <w:trHeight w:hRule="exact" w:val="1533"/>
        </w:trPr>
        <w:tc>
          <w:tcPr>
            <w:tcW w:w="4503" w:type="dxa"/>
            <w:shd w:val="clear" w:color="auto" w:fill="E0E0E0"/>
            <w:vAlign w:val="center"/>
          </w:tcPr>
          <w:p w14:paraId="2247C93D"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36FFF4FD" w14:textId="50E00B6E"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Ofte forelægger affaldsområderne</w:t>
            </w:r>
            <w:r w:rsidR="008B4E67">
              <w:rPr>
                <w:rFonts w:ascii="Trebuchet MS" w:hAnsi="Trebuchet MS" w:cs="Trebuchet MS"/>
                <w:sz w:val="18"/>
                <w:szCs w:val="18"/>
              </w:rPr>
              <w:t xml:space="preserve"> </w:t>
            </w:r>
            <w:r w:rsidRPr="00C60C42">
              <w:rPr>
                <w:rFonts w:ascii="Trebuchet MS" w:hAnsi="Trebuchet MS" w:cs="Trebuchet MS"/>
                <w:sz w:val="18"/>
                <w:szCs w:val="18"/>
              </w:rPr>
              <w:t>kun på papirkort med håndtegnet streger eller/og som registrering på hver enkelt adresse eller via vejlister. Ved adresse- eller vejlister registreres de på adressetema eller</w:t>
            </w:r>
            <w:r w:rsidRPr="00A65F59">
              <w:rPr>
                <w:rFonts w:ascii="Trebuchet MS" w:hAnsi="Trebuchet MS" w:cs="Trebuchet MS"/>
                <w:sz w:val="18"/>
                <w:szCs w:val="18"/>
              </w:rPr>
              <w:t xml:space="preserve"> vejmidtetema (strækninger) </w:t>
            </w:r>
            <w:r w:rsidRPr="00C60C42">
              <w:rPr>
                <w:rFonts w:ascii="Trebuchet MS" w:hAnsi="Trebuchet MS" w:cs="Trebuchet MS"/>
                <w:sz w:val="18"/>
                <w:szCs w:val="18"/>
              </w:rPr>
              <w:t xml:space="preserve">og via farvekoder på punkterne </w:t>
            </w:r>
            <w:r w:rsidRPr="00A65F59">
              <w:rPr>
                <w:rFonts w:ascii="Trebuchet MS" w:hAnsi="Trebuchet MS" w:cs="Trebuchet MS"/>
                <w:sz w:val="18"/>
                <w:szCs w:val="18"/>
              </w:rPr>
              <w:t>eller lin</w:t>
            </w:r>
            <w:r w:rsidR="008B4E67" w:rsidRPr="00A65F59">
              <w:rPr>
                <w:rFonts w:ascii="Trebuchet MS" w:hAnsi="Trebuchet MS" w:cs="Trebuchet MS"/>
                <w:sz w:val="18"/>
                <w:szCs w:val="18"/>
              </w:rPr>
              <w:t>j</w:t>
            </w:r>
            <w:r w:rsidRPr="00A65F59">
              <w:rPr>
                <w:rFonts w:ascii="Trebuchet MS" w:hAnsi="Trebuchet MS" w:cs="Trebuchet MS"/>
                <w:sz w:val="18"/>
                <w:szCs w:val="18"/>
              </w:rPr>
              <w:t>erne. S</w:t>
            </w:r>
            <w:r w:rsidRPr="00C60C42">
              <w:rPr>
                <w:rFonts w:ascii="Trebuchet MS" w:hAnsi="Trebuchet MS" w:cs="Trebuchet MS"/>
                <w:sz w:val="18"/>
                <w:szCs w:val="18"/>
              </w:rPr>
              <w:t>å indtegnes fladerne f.eks. med matrikelgeometrien som yderligere baggrund til adresse/vejmidtetemaet. Hvis distriktsgrænsen normalt følger vejmidten</w:t>
            </w:r>
            <w:r w:rsidR="00A65F59">
              <w:rPr>
                <w:rFonts w:ascii="Trebuchet MS" w:hAnsi="Trebuchet MS" w:cs="Trebuchet MS"/>
                <w:sz w:val="18"/>
                <w:szCs w:val="18"/>
              </w:rPr>
              <w:t xml:space="preserve">, </w:t>
            </w:r>
            <w:r w:rsidRPr="00C60C42">
              <w:rPr>
                <w:rFonts w:ascii="Trebuchet MS" w:hAnsi="Trebuchet MS" w:cs="Trebuchet MS"/>
                <w:sz w:val="18"/>
                <w:szCs w:val="18"/>
              </w:rPr>
              <w:t xml:space="preserve">snappes i stedet til </w:t>
            </w:r>
            <w:proofErr w:type="spellStart"/>
            <w:r w:rsidRPr="00A65F59">
              <w:rPr>
                <w:rFonts w:ascii="Trebuchet MS" w:hAnsi="Trebuchet MS" w:cs="Trebuchet MS"/>
                <w:sz w:val="18"/>
                <w:szCs w:val="18"/>
              </w:rPr>
              <w:t>GeoDanmark</w:t>
            </w:r>
            <w:proofErr w:type="spellEnd"/>
            <w:r w:rsidRPr="00C60C42">
              <w:rPr>
                <w:rFonts w:ascii="Trebuchet MS" w:hAnsi="Trebuchet MS" w:cs="Trebuchet MS"/>
                <w:sz w:val="18"/>
                <w:szCs w:val="18"/>
              </w:rPr>
              <w:t xml:space="preserve">-vejmidten. Samlet skal dette tema dække hele kommunen. </w:t>
            </w:r>
          </w:p>
        </w:tc>
      </w:tr>
      <w:tr w:rsidR="00CB4BEB" w:rsidRPr="0051728E" w14:paraId="110E6FB3" w14:textId="77777777" w:rsidTr="003C0924">
        <w:trPr>
          <w:trHeight w:hRule="exact" w:val="255"/>
        </w:trPr>
        <w:tc>
          <w:tcPr>
            <w:tcW w:w="4503" w:type="dxa"/>
            <w:shd w:val="clear" w:color="auto" w:fill="E0E0E0"/>
            <w:vAlign w:val="bottom"/>
          </w:tcPr>
          <w:p w14:paraId="369E8E5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7BC6B4AE"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Opdeles i nummer/navn for hvert distrikt.</w:t>
            </w:r>
          </w:p>
        </w:tc>
      </w:tr>
      <w:tr w:rsidR="00CB4BEB" w:rsidRPr="0051728E" w14:paraId="096A1BF0" w14:textId="77777777" w:rsidTr="003C0924">
        <w:trPr>
          <w:trHeight w:hRule="exact" w:val="255"/>
        </w:trPr>
        <w:tc>
          <w:tcPr>
            <w:tcW w:w="4503" w:type="dxa"/>
            <w:shd w:val="clear" w:color="auto" w:fill="E0E0E0"/>
            <w:vAlign w:val="bottom"/>
          </w:tcPr>
          <w:p w14:paraId="71DFDC7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341AF65D"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0,1 ha</w:t>
            </w:r>
          </w:p>
        </w:tc>
      </w:tr>
      <w:tr w:rsidR="00CB4BEB" w:rsidRPr="0051728E" w14:paraId="1A942219" w14:textId="77777777" w:rsidTr="003C0924">
        <w:trPr>
          <w:trHeight w:hRule="exact" w:val="255"/>
        </w:trPr>
        <w:tc>
          <w:tcPr>
            <w:tcW w:w="4503" w:type="dxa"/>
            <w:shd w:val="clear" w:color="auto" w:fill="E0E0E0"/>
            <w:vAlign w:val="bottom"/>
          </w:tcPr>
          <w:p w14:paraId="46BE8AF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16E6428F" w14:textId="77777777" w:rsidR="00CB4BEB" w:rsidRPr="00024C60" w:rsidRDefault="00CB4BEB" w:rsidP="003C0924">
            <w:pPr>
              <w:rPr>
                <w:rFonts w:ascii="Trebuchet MS" w:hAnsi="Trebuchet MS" w:cs="Trebuchet MS"/>
                <w:sz w:val="18"/>
                <w:szCs w:val="18"/>
              </w:rPr>
            </w:pPr>
          </w:p>
        </w:tc>
      </w:tr>
      <w:tr w:rsidR="00CB4BEB" w:rsidRPr="0051728E" w14:paraId="6CDDCEC6" w14:textId="77777777" w:rsidTr="003C0924">
        <w:trPr>
          <w:trHeight w:hRule="exact" w:val="255"/>
        </w:trPr>
        <w:tc>
          <w:tcPr>
            <w:tcW w:w="4503" w:type="dxa"/>
            <w:shd w:val="clear" w:color="auto" w:fill="E0E0E0"/>
            <w:vAlign w:val="bottom"/>
          </w:tcPr>
          <w:p w14:paraId="3FECCAC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7A2B5EB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Snap mellem fladerne, så der ikke forekommer huller eller overlap.</w:t>
            </w:r>
          </w:p>
        </w:tc>
      </w:tr>
      <w:tr w:rsidR="00CB4BEB" w:rsidRPr="0051728E" w14:paraId="6EB35D65" w14:textId="77777777" w:rsidTr="003C0924">
        <w:trPr>
          <w:trHeight w:hRule="exact" w:val="510"/>
        </w:trPr>
        <w:tc>
          <w:tcPr>
            <w:tcW w:w="4503" w:type="dxa"/>
            <w:shd w:val="clear" w:color="auto" w:fill="E0E0E0"/>
            <w:vAlign w:val="center"/>
          </w:tcPr>
          <w:p w14:paraId="14526D9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39438789" w14:textId="3E236549"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Matrikellodder/jordstykker eller </w:t>
            </w:r>
            <w:proofErr w:type="spellStart"/>
            <w:r>
              <w:rPr>
                <w:rFonts w:ascii="Trebuchet MS" w:hAnsi="Trebuchet MS" w:cs="Trebuchet MS"/>
                <w:sz w:val="18"/>
                <w:szCs w:val="18"/>
              </w:rPr>
              <w:t>vejmidter</w:t>
            </w:r>
            <w:proofErr w:type="spellEnd"/>
            <w:r w:rsidR="00A65F59">
              <w:rPr>
                <w:rFonts w:ascii="Trebuchet MS" w:hAnsi="Trebuchet MS" w:cs="Trebuchet MS"/>
                <w:sz w:val="18"/>
                <w:szCs w:val="18"/>
              </w:rPr>
              <w:t>,</w:t>
            </w:r>
            <w:r>
              <w:rPr>
                <w:rFonts w:ascii="Trebuchet MS" w:hAnsi="Trebuchet MS" w:cs="Trebuchet MS"/>
                <w:sz w:val="18"/>
                <w:szCs w:val="18"/>
              </w:rPr>
              <w:t xml:space="preserve"> samt evt. andre distrikter fra FKG. Særligt affaldsdistriktsgrænser er relevante her.</w:t>
            </w:r>
          </w:p>
        </w:tc>
      </w:tr>
    </w:tbl>
    <w:p w14:paraId="7212E898" w14:textId="77777777" w:rsidR="00CB4BEB" w:rsidRPr="00E45822" w:rsidRDefault="00CB4BEB" w:rsidP="00CB4BEB">
      <w:pPr>
        <w:pStyle w:val="Overskrift6"/>
      </w:pPr>
      <w:bookmarkStart w:id="1332" w:name="_Toc292713340"/>
      <w:bookmarkStart w:id="1333" w:name="_Toc292865396"/>
      <w:r w:rsidRPr="00E45822">
        <w:t>5.5.1.3 Kodelister</w:t>
      </w:r>
    </w:p>
    <w:p w14:paraId="5A7207A1" w14:textId="77777777" w:rsidR="00CB4BEB" w:rsidRPr="00DF11C9" w:rsidRDefault="00CB4BEB" w:rsidP="00CB4BEB">
      <w:pPr>
        <w:autoSpaceDE w:val="0"/>
        <w:autoSpaceDN w:val="0"/>
        <w:adjustRightInd w:val="0"/>
        <w:rPr>
          <w:rFonts w:ascii="Trebuchet MS" w:hAnsi="Trebuchet MS" w:cs="Trebuchet MS"/>
          <w:sz w:val="19"/>
          <w:szCs w:val="19"/>
        </w:rPr>
      </w:pPr>
      <w:r w:rsidRPr="00DF11C9">
        <w:rPr>
          <w:rFonts w:ascii="Trebuchet MS" w:hAnsi="Trebuchet MS" w:cs="Trebuchet MS"/>
          <w:sz w:val="19"/>
          <w:szCs w:val="19"/>
        </w:rPr>
        <w:t>Kodelisterne fungerer som oversættelser mellem anvendte kodeværdier og de matchende forklarende tekster.</w:t>
      </w:r>
    </w:p>
    <w:p w14:paraId="639B816E" w14:textId="77777777" w:rsidR="00CB4BEB" w:rsidRPr="00E45822" w:rsidRDefault="00CB4BEB" w:rsidP="00CB4BEB">
      <w:pPr>
        <w:tabs>
          <w:tab w:val="left" w:pos="3229"/>
        </w:tabs>
        <w:rPr>
          <w:rFonts w:ascii="Trebuchet MS" w:hAnsi="Trebuchet MS"/>
          <w:sz w:val="24"/>
        </w:rPr>
      </w:pPr>
      <w:r w:rsidRPr="00E45822">
        <w:rPr>
          <w:rFonts w:ascii="Trebuchet MS" w:hAnsi="Trebuchet MS"/>
          <w:sz w:val="24"/>
        </w:rPr>
        <w:tab/>
      </w:r>
    </w:p>
    <w:p w14:paraId="5FC13FE9" w14:textId="77777777" w:rsidR="00CB4BEB" w:rsidRPr="00E45822" w:rsidRDefault="00CB4BEB" w:rsidP="00CB4BEB">
      <w:pPr>
        <w:rPr>
          <w:rFonts w:ascii="Trebuchet MS" w:hAnsi="Trebuchet MS"/>
          <w:sz w:val="24"/>
        </w:rPr>
      </w:pPr>
      <w:r w:rsidRPr="00E45822">
        <w:rPr>
          <w:rFonts w:ascii="Trebuchet MS" w:hAnsi="Trebuchet MS"/>
          <w:sz w:val="24"/>
        </w:rPr>
        <w:t xml:space="preserve">5.5.1.3.1   5400 </w:t>
      </w:r>
      <w:proofErr w:type="spellStart"/>
      <w:r w:rsidRPr="00E45822">
        <w:rPr>
          <w:rFonts w:ascii="Trebuchet MS" w:hAnsi="Trebuchet MS"/>
          <w:sz w:val="24"/>
        </w:rPr>
        <w:t>affaldstype_type</w:t>
      </w:r>
      <w:proofErr w:type="spellEnd"/>
      <w:r w:rsidRPr="00E45822">
        <w:rPr>
          <w:rFonts w:ascii="Trebuchet MS" w:hAnsi="Trebuchet MS"/>
          <w:sz w:val="24"/>
        </w:rPr>
        <w:t xml:space="preserve"> (d_5400_affalds_type)</w:t>
      </w:r>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66"/>
        <w:gridCol w:w="2126"/>
        <w:gridCol w:w="1418"/>
        <w:gridCol w:w="8365"/>
      </w:tblGrid>
      <w:tr w:rsidR="00CB4BEB" w:rsidRPr="00E45822" w14:paraId="76C72549" w14:textId="77777777" w:rsidTr="003C0924">
        <w:trPr>
          <w:trHeight w:hRule="exact" w:val="255"/>
        </w:trPr>
        <w:tc>
          <w:tcPr>
            <w:tcW w:w="1666" w:type="dxa"/>
            <w:shd w:val="clear" w:color="auto" w:fill="D9D9D9"/>
            <w:vAlign w:val="bottom"/>
          </w:tcPr>
          <w:p w14:paraId="13BDBD84" w14:textId="77777777" w:rsidR="00CB4BEB" w:rsidRPr="00594F04" w:rsidRDefault="00CB4BEB" w:rsidP="003C0924">
            <w:pPr>
              <w:rPr>
                <w:rFonts w:ascii="Trebuchet MS" w:hAnsi="Trebuchet MS" w:cs="Trebuchet MS"/>
                <w:b/>
                <w:bCs/>
                <w:sz w:val="18"/>
                <w:szCs w:val="18"/>
              </w:rPr>
            </w:pPr>
            <w:proofErr w:type="spellStart"/>
            <w:r w:rsidRPr="00594F04">
              <w:rPr>
                <w:rFonts w:ascii="Trebuchet MS" w:hAnsi="Trebuchet MS" w:cs="Trebuchet MS"/>
                <w:b/>
                <w:bCs/>
                <w:sz w:val="18"/>
                <w:szCs w:val="18"/>
              </w:rPr>
              <w:t>affaldstype_kode</w:t>
            </w:r>
            <w:proofErr w:type="spellEnd"/>
          </w:p>
        </w:tc>
        <w:tc>
          <w:tcPr>
            <w:tcW w:w="2126" w:type="dxa"/>
            <w:shd w:val="clear" w:color="auto" w:fill="D9D9D9"/>
            <w:vAlign w:val="bottom"/>
          </w:tcPr>
          <w:p w14:paraId="711C2BB2" w14:textId="77777777" w:rsidR="00CB4BEB" w:rsidRPr="00594F04" w:rsidRDefault="00CB4BEB" w:rsidP="003C0924">
            <w:pPr>
              <w:rPr>
                <w:rFonts w:ascii="Trebuchet MS" w:hAnsi="Trebuchet MS" w:cs="Trebuchet MS"/>
                <w:b/>
                <w:bCs/>
                <w:sz w:val="18"/>
                <w:szCs w:val="18"/>
              </w:rPr>
            </w:pPr>
            <w:r w:rsidRPr="00594F04">
              <w:rPr>
                <w:rFonts w:ascii="Trebuchet MS" w:hAnsi="Trebuchet MS" w:cs="Trebuchet MS"/>
                <w:b/>
                <w:bCs/>
                <w:sz w:val="18"/>
                <w:szCs w:val="18"/>
              </w:rPr>
              <w:t>affaldstype</w:t>
            </w:r>
          </w:p>
        </w:tc>
        <w:tc>
          <w:tcPr>
            <w:tcW w:w="1418" w:type="dxa"/>
            <w:shd w:val="clear" w:color="auto" w:fill="D9D9D9"/>
            <w:vAlign w:val="bottom"/>
          </w:tcPr>
          <w:p w14:paraId="60C53516"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365" w:type="dxa"/>
            <w:shd w:val="clear" w:color="auto" w:fill="D9D9D9"/>
            <w:vAlign w:val="bottom"/>
          </w:tcPr>
          <w:p w14:paraId="08927CB7" w14:textId="77777777" w:rsidR="00CB4BEB" w:rsidRPr="00E45822" w:rsidRDefault="00CB4BEB" w:rsidP="003C0924">
            <w:pPr>
              <w:rPr>
                <w:rFonts w:ascii="Trebuchet MS" w:hAnsi="Trebuchet MS" w:cs="Trebuchet MS"/>
                <w:b/>
                <w:bCs/>
                <w:sz w:val="18"/>
                <w:szCs w:val="18"/>
              </w:rPr>
            </w:pPr>
            <w:r w:rsidRPr="00E45822">
              <w:rPr>
                <w:rFonts w:ascii="Trebuchet MS" w:hAnsi="Trebuchet MS" w:cs="Trebuchet MS"/>
                <w:b/>
                <w:bCs/>
                <w:sz w:val="18"/>
                <w:szCs w:val="18"/>
              </w:rPr>
              <w:t>Begrebsdefinition</w:t>
            </w:r>
          </w:p>
        </w:tc>
      </w:tr>
      <w:tr w:rsidR="00CB4BEB" w:rsidRPr="00E45822" w14:paraId="054CA05B" w14:textId="77777777" w:rsidTr="003C0924">
        <w:trPr>
          <w:trHeight w:hRule="exact" w:val="255"/>
        </w:trPr>
        <w:tc>
          <w:tcPr>
            <w:tcW w:w="1666" w:type="dxa"/>
            <w:shd w:val="clear" w:color="auto" w:fill="D9D9D9"/>
            <w:vAlign w:val="bottom"/>
          </w:tcPr>
          <w:p w14:paraId="50EE532F" w14:textId="77777777" w:rsidR="00CB4BEB" w:rsidRPr="00594F04" w:rsidRDefault="00CB4BEB" w:rsidP="003C0924">
            <w:pPr>
              <w:jc w:val="center"/>
              <w:rPr>
                <w:rFonts w:ascii="Trebuchet MS" w:hAnsi="Trebuchet MS"/>
                <w:sz w:val="18"/>
                <w:szCs w:val="18"/>
              </w:rPr>
            </w:pPr>
            <w:r w:rsidRPr="00594F04">
              <w:rPr>
                <w:rFonts w:ascii="Trebuchet MS" w:hAnsi="Trebuchet MS"/>
                <w:sz w:val="18"/>
                <w:szCs w:val="18"/>
              </w:rPr>
              <w:t>1</w:t>
            </w:r>
          </w:p>
        </w:tc>
        <w:tc>
          <w:tcPr>
            <w:tcW w:w="2126" w:type="dxa"/>
            <w:shd w:val="clear" w:color="auto" w:fill="FFFFFF"/>
            <w:vAlign w:val="bottom"/>
          </w:tcPr>
          <w:p w14:paraId="61FA210B"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Storskrald</w:t>
            </w:r>
          </w:p>
        </w:tc>
        <w:tc>
          <w:tcPr>
            <w:tcW w:w="1418" w:type="dxa"/>
            <w:shd w:val="clear" w:color="auto" w:fill="FFFFFF"/>
            <w:vAlign w:val="bottom"/>
          </w:tcPr>
          <w:p w14:paraId="53D27D35"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365" w:type="dxa"/>
            <w:shd w:val="clear" w:color="auto" w:fill="FFFFFF"/>
            <w:vAlign w:val="bottom"/>
          </w:tcPr>
          <w:p w14:paraId="4D1A4EC4" w14:textId="77777777" w:rsidR="00CB4BEB" w:rsidRPr="00E45822" w:rsidRDefault="00CB4BEB" w:rsidP="003C0924">
            <w:pPr>
              <w:rPr>
                <w:rFonts w:ascii="Trebuchet MS" w:hAnsi="Trebuchet MS"/>
                <w:sz w:val="18"/>
                <w:szCs w:val="18"/>
              </w:rPr>
            </w:pPr>
            <w:r w:rsidRPr="00E45822">
              <w:rPr>
                <w:rFonts w:ascii="Trebuchet MS" w:hAnsi="Trebuchet MS"/>
                <w:sz w:val="18"/>
                <w:szCs w:val="18"/>
              </w:rPr>
              <w:t>Storskrald hentet ved borgeren</w:t>
            </w:r>
          </w:p>
        </w:tc>
      </w:tr>
      <w:tr w:rsidR="00CB4BEB" w:rsidRPr="00E45822" w14:paraId="570BB572" w14:textId="77777777" w:rsidTr="003C0924">
        <w:trPr>
          <w:trHeight w:hRule="exact" w:val="255"/>
        </w:trPr>
        <w:tc>
          <w:tcPr>
            <w:tcW w:w="1666" w:type="dxa"/>
            <w:shd w:val="clear" w:color="auto" w:fill="D9D9D9"/>
            <w:vAlign w:val="bottom"/>
          </w:tcPr>
          <w:p w14:paraId="67B06CCB" w14:textId="77777777" w:rsidR="00CB4BEB" w:rsidRPr="00594F04" w:rsidRDefault="00CB4BEB" w:rsidP="003C0924">
            <w:pPr>
              <w:jc w:val="center"/>
              <w:rPr>
                <w:rFonts w:ascii="Trebuchet MS" w:hAnsi="Trebuchet MS"/>
                <w:sz w:val="18"/>
                <w:szCs w:val="18"/>
              </w:rPr>
            </w:pPr>
            <w:r w:rsidRPr="00594F04">
              <w:rPr>
                <w:rFonts w:ascii="Trebuchet MS" w:hAnsi="Trebuchet MS"/>
                <w:sz w:val="18"/>
                <w:szCs w:val="18"/>
              </w:rPr>
              <w:t>2</w:t>
            </w:r>
          </w:p>
        </w:tc>
        <w:tc>
          <w:tcPr>
            <w:tcW w:w="2126" w:type="dxa"/>
            <w:shd w:val="clear" w:color="auto" w:fill="FFFFFF"/>
            <w:vAlign w:val="bottom"/>
          </w:tcPr>
          <w:p w14:paraId="764A8840"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Dagrenovation</w:t>
            </w:r>
          </w:p>
        </w:tc>
        <w:tc>
          <w:tcPr>
            <w:tcW w:w="1418" w:type="dxa"/>
            <w:shd w:val="clear" w:color="auto" w:fill="FFFFFF"/>
            <w:vAlign w:val="bottom"/>
          </w:tcPr>
          <w:p w14:paraId="2459FDA8"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365" w:type="dxa"/>
            <w:shd w:val="clear" w:color="auto" w:fill="FFFFFF"/>
            <w:vAlign w:val="bottom"/>
          </w:tcPr>
          <w:p w14:paraId="2B64D9FE" w14:textId="77777777" w:rsidR="00CB4BEB" w:rsidRPr="00E45822" w:rsidRDefault="00CB4BEB" w:rsidP="003C0924">
            <w:pPr>
              <w:rPr>
                <w:rFonts w:ascii="Trebuchet MS" w:hAnsi="Trebuchet MS"/>
                <w:sz w:val="18"/>
                <w:szCs w:val="18"/>
              </w:rPr>
            </w:pPr>
            <w:r w:rsidRPr="00E45822">
              <w:rPr>
                <w:rFonts w:ascii="Trebuchet MS" w:hAnsi="Trebuchet MS"/>
                <w:sz w:val="18"/>
                <w:szCs w:val="18"/>
              </w:rPr>
              <w:t>Dagrenovation</w:t>
            </w:r>
          </w:p>
        </w:tc>
      </w:tr>
      <w:tr w:rsidR="00CB4BEB" w:rsidRPr="00E45822" w14:paraId="5AC657DE" w14:textId="77777777" w:rsidTr="003C0924">
        <w:trPr>
          <w:trHeight w:hRule="exact" w:val="255"/>
        </w:trPr>
        <w:tc>
          <w:tcPr>
            <w:tcW w:w="1666" w:type="dxa"/>
            <w:shd w:val="clear" w:color="auto" w:fill="D9D9D9"/>
            <w:vAlign w:val="bottom"/>
          </w:tcPr>
          <w:p w14:paraId="773CBDE3" w14:textId="77777777" w:rsidR="00CB4BEB" w:rsidRPr="00594F04" w:rsidRDefault="00CB4BEB" w:rsidP="003C0924">
            <w:pPr>
              <w:jc w:val="center"/>
              <w:rPr>
                <w:rFonts w:ascii="Trebuchet MS" w:hAnsi="Trebuchet MS"/>
                <w:sz w:val="18"/>
                <w:szCs w:val="18"/>
              </w:rPr>
            </w:pPr>
            <w:r w:rsidRPr="00594F04">
              <w:rPr>
                <w:rFonts w:ascii="Trebuchet MS" w:hAnsi="Trebuchet MS"/>
                <w:sz w:val="18"/>
                <w:szCs w:val="18"/>
              </w:rPr>
              <w:t>3</w:t>
            </w:r>
          </w:p>
        </w:tc>
        <w:tc>
          <w:tcPr>
            <w:tcW w:w="2126" w:type="dxa"/>
            <w:shd w:val="clear" w:color="auto" w:fill="FFFFFF"/>
            <w:vAlign w:val="bottom"/>
          </w:tcPr>
          <w:p w14:paraId="704DA7BF"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Haveaffald</w:t>
            </w:r>
          </w:p>
        </w:tc>
        <w:tc>
          <w:tcPr>
            <w:tcW w:w="1418" w:type="dxa"/>
            <w:shd w:val="clear" w:color="auto" w:fill="FFFFFF"/>
            <w:vAlign w:val="bottom"/>
          </w:tcPr>
          <w:p w14:paraId="6E293502"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365" w:type="dxa"/>
            <w:shd w:val="clear" w:color="auto" w:fill="FFFFFF"/>
            <w:vAlign w:val="bottom"/>
          </w:tcPr>
          <w:p w14:paraId="3DE379D9" w14:textId="77777777" w:rsidR="00CB4BEB" w:rsidRPr="00E45822" w:rsidRDefault="00CB4BEB" w:rsidP="003C0924">
            <w:pPr>
              <w:rPr>
                <w:rFonts w:ascii="Trebuchet MS" w:hAnsi="Trebuchet MS"/>
                <w:sz w:val="18"/>
                <w:szCs w:val="18"/>
              </w:rPr>
            </w:pPr>
            <w:r w:rsidRPr="00E45822">
              <w:rPr>
                <w:rFonts w:ascii="Trebuchet MS" w:hAnsi="Trebuchet MS"/>
                <w:sz w:val="18"/>
                <w:szCs w:val="18"/>
              </w:rPr>
              <w:t>Grønt affald til kompost hentet ved borgeren. Ej fødevare.</w:t>
            </w:r>
          </w:p>
        </w:tc>
      </w:tr>
      <w:tr w:rsidR="00CB4BEB" w:rsidRPr="00E45822" w14:paraId="6DB05DFF" w14:textId="77777777" w:rsidTr="003C0924">
        <w:trPr>
          <w:trHeight w:hRule="exact" w:val="255"/>
        </w:trPr>
        <w:tc>
          <w:tcPr>
            <w:tcW w:w="1666" w:type="dxa"/>
            <w:shd w:val="clear" w:color="auto" w:fill="D9D9D9"/>
            <w:vAlign w:val="bottom"/>
          </w:tcPr>
          <w:p w14:paraId="0625B7EB" w14:textId="77777777" w:rsidR="00CB4BEB" w:rsidRPr="00594F04" w:rsidRDefault="00CB4BEB" w:rsidP="003C0924">
            <w:pPr>
              <w:jc w:val="center"/>
              <w:rPr>
                <w:rFonts w:ascii="Trebuchet MS" w:hAnsi="Trebuchet MS"/>
                <w:sz w:val="18"/>
                <w:szCs w:val="18"/>
              </w:rPr>
            </w:pPr>
          </w:p>
        </w:tc>
        <w:tc>
          <w:tcPr>
            <w:tcW w:w="2126" w:type="dxa"/>
            <w:shd w:val="clear" w:color="auto" w:fill="FFFFFF"/>
            <w:vAlign w:val="bottom"/>
          </w:tcPr>
          <w:p w14:paraId="700D64CC" w14:textId="77777777" w:rsidR="00CB4BEB" w:rsidRPr="00594F04" w:rsidRDefault="00CB4BEB" w:rsidP="003C0924">
            <w:pPr>
              <w:rPr>
                <w:rFonts w:ascii="Trebuchet MS" w:hAnsi="Trebuchet MS"/>
                <w:sz w:val="18"/>
                <w:szCs w:val="18"/>
              </w:rPr>
            </w:pPr>
          </w:p>
        </w:tc>
        <w:tc>
          <w:tcPr>
            <w:tcW w:w="1418" w:type="dxa"/>
            <w:shd w:val="clear" w:color="auto" w:fill="FFFFFF"/>
            <w:vAlign w:val="bottom"/>
          </w:tcPr>
          <w:p w14:paraId="4CE0C950" w14:textId="77777777" w:rsidR="00CB4BEB" w:rsidRPr="003A52C1" w:rsidRDefault="00CB4BEB" w:rsidP="003C0924">
            <w:pPr>
              <w:jc w:val="center"/>
              <w:rPr>
                <w:rFonts w:ascii="Trebuchet MS" w:hAnsi="Trebuchet MS"/>
                <w:sz w:val="18"/>
                <w:szCs w:val="18"/>
              </w:rPr>
            </w:pPr>
          </w:p>
        </w:tc>
        <w:tc>
          <w:tcPr>
            <w:tcW w:w="8365" w:type="dxa"/>
            <w:shd w:val="clear" w:color="auto" w:fill="FFFFFF"/>
            <w:vAlign w:val="bottom"/>
          </w:tcPr>
          <w:p w14:paraId="6697EEC8" w14:textId="77777777" w:rsidR="00CB4BEB" w:rsidRPr="00E45822" w:rsidRDefault="00CB4BEB" w:rsidP="003C0924">
            <w:pPr>
              <w:rPr>
                <w:rFonts w:ascii="Trebuchet MS" w:hAnsi="Trebuchet MS"/>
                <w:sz w:val="18"/>
                <w:szCs w:val="18"/>
              </w:rPr>
            </w:pPr>
          </w:p>
        </w:tc>
      </w:tr>
      <w:tr w:rsidR="00CB4BEB" w:rsidRPr="00E45822" w14:paraId="120FA8EF" w14:textId="77777777" w:rsidTr="003C0924">
        <w:trPr>
          <w:trHeight w:hRule="exact" w:val="255"/>
        </w:trPr>
        <w:tc>
          <w:tcPr>
            <w:tcW w:w="1666" w:type="dxa"/>
            <w:shd w:val="clear" w:color="auto" w:fill="D9D9D9"/>
            <w:vAlign w:val="bottom"/>
          </w:tcPr>
          <w:p w14:paraId="2212FCB2" w14:textId="77777777" w:rsidR="00CB4BEB" w:rsidRPr="00E45822" w:rsidRDefault="00CB4BEB" w:rsidP="003C0924">
            <w:pPr>
              <w:jc w:val="center"/>
              <w:rPr>
                <w:rFonts w:ascii="Trebuchet MS" w:hAnsi="Trebuchet MS"/>
                <w:sz w:val="18"/>
                <w:szCs w:val="18"/>
              </w:rPr>
            </w:pPr>
            <w:r w:rsidRPr="00E45822">
              <w:rPr>
                <w:rFonts w:ascii="Trebuchet MS" w:hAnsi="Trebuchet MS"/>
                <w:sz w:val="18"/>
                <w:szCs w:val="18"/>
              </w:rPr>
              <w:t>8</w:t>
            </w:r>
          </w:p>
        </w:tc>
        <w:tc>
          <w:tcPr>
            <w:tcW w:w="2126" w:type="dxa"/>
            <w:shd w:val="clear" w:color="auto" w:fill="FFFFFF"/>
            <w:vAlign w:val="bottom"/>
          </w:tcPr>
          <w:p w14:paraId="4D74F249" w14:textId="77777777" w:rsidR="00CB4BEB" w:rsidRPr="00E45822" w:rsidRDefault="00CB4BEB" w:rsidP="003C0924">
            <w:pPr>
              <w:rPr>
                <w:rFonts w:ascii="Trebuchet MS" w:hAnsi="Trebuchet MS"/>
                <w:sz w:val="18"/>
                <w:szCs w:val="18"/>
              </w:rPr>
            </w:pPr>
            <w:r w:rsidRPr="00E45822">
              <w:rPr>
                <w:rFonts w:ascii="Trebuchet MS" w:hAnsi="Trebuchet MS"/>
                <w:sz w:val="18"/>
                <w:szCs w:val="18"/>
              </w:rPr>
              <w:t>Andet</w:t>
            </w:r>
          </w:p>
        </w:tc>
        <w:tc>
          <w:tcPr>
            <w:tcW w:w="1418" w:type="dxa"/>
            <w:shd w:val="clear" w:color="auto" w:fill="FFFFFF"/>
            <w:vAlign w:val="bottom"/>
          </w:tcPr>
          <w:p w14:paraId="1A7FA82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365" w:type="dxa"/>
            <w:shd w:val="clear" w:color="auto" w:fill="FFFFFF"/>
            <w:vAlign w:val="bottom"/>
          </w:tcPr>
          <w:p w14:paraId="2E62742D" w14:textId="77777777" w:rsidR="00CB4BEB" w:rsidRPr="00E45822" w:rsidRDefault="00CB4BEB" w:rsidP="003C0924">
            <w:pPr>
              <w:rPr>
                <w:rFonts w:ascii="Trebuchet MS" w:hAnsi="Trebuchet MS"/>
                <w:sz w:val="18"/>
                <w:szCs w:val="18"/>
              </w:rPr>
            </w:pPr>
            <w:r w:rsidRPr="00E45822">
              <w:rPr>
                <w:rFonts w:ascii="Trebuchet MS" w:hAnsi="Trebuchet MS"/>
                <w:sz w:val="18"/>
                <w:szCs w:val="18"/>
              </w:rPr>
              <w:t>Andet</w:t>
            </w:r>
          </w:p>
        </w:tc>
      </w:tr>
      <w:tr w:rsidR="00CB4BEB" w:rsidRPr="00E45822" w14:paraId="0E17427E" w14:textId="77777777" w:rsidTr="003C0924">
        <w:trPr>
          <w:trHeight w:hRule="exact" w:val="255"/>
        </w:trPr>
        <w:tc>
          <w:tcPr>
            <w:tcW w:w="1666" w:type="dxa"/>
            <w:shd w:val="clear" w:color="auto" w:fill="D9D9D9"/>
            <w:vAlign w:val="bottom"/>
          </w:tcPr>
          <w:p w14:paraId="7DD09058" w14:textId="77777777" w:rsidR="00CB4BEB" w:rsidRPr="00E45822" w:rsidRDefault="00CB4BEB" w:rsidP="003C0924">
            <w:pPr>
              <w:jc w:val="center"/>
              <w:rPr>
                <w:rFonts w:ascii="Trebuchet MS" w:hAnsi="Trebuchet MS"/>
                <w:sz w:val="18"/>
                <w:szCs w:val="18"/>
              </w:rPr>
            </w:pPr>
            <w:r w:rsidRPr="00E45822">
              <w:rPr>
                <w:rFonts w:ascii="Trebuchet MS" w:hAnsi="Trebuchet MS"/>
                <w:sz w:val="18"/>
                <w:szCs w:val="18"/>
              </w:rPr>
              <w:t>9</w:t>
            </w:r>
          </w:p>
        </w:tc>
        <w:tc>
          <w:tcPr>
            <w:tcW w:w="2126" w:type="dxa"/>
            <w:shd w:val="clear" w:color="auto" w:fill="FFFFFF"/>
            <w:vAlign w:val="bottom"/>
          </w:tcPr>
          <w:p w14:paraId="453E70A9" w14:textId="77777777" w:rsidR="00CB4BEB" w:rsidRPr="00E45822" w:rsidRDefault="00CB4BEB" w:rsidP="003C0924">
            <w:pPr>
              <w:rPr>
                <w:rFonts w:ascii="Trebuchet MS" w:hAnsi="Trebuchet MS"/>
                <w:sz w:val="18"/>
                <w:szCs w:val="18"/>
              </w:rPr>
            </w:pPr>
            <w:r w:rsidRPr="00E45822">
              <w:rPr>
                <w:rFonts w:ascii="Trebuchet MS" w:hAnsi="Trebuchet MS"/>
                <w:sz w:val="18"/>
                <w:szCs w:val="18"/>
              </w:rPr>
              <w:t>Ukendt</w:t>
            </w:r>
          </w:p>
        </w:tc>
        <w:tc>
          <w:tcPr>
            <w:tcW w:w="1418" w:type="dxa"/>
            <w:shd w:val="clear" w:color="auto" w:fill="FFFFFF"/>
            <w:vAlign w:val="bottom"/>
          </w:tcPr>
          <w:p w14:paraId="0774E46E"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365" w:type="dxa"/>
            <w:shd w:val="clear" w:color="auto" w:fill="FFFFFF"/>
            <w:vAlign w:val="bottom"/>
          </w:tcPr>
          <w:p w14:paraId="2A6C0C0E" w14:textId="77777777" w:rsidR="00CB4BEB" w:rsidRPr="00E45822" w:rsidRDefault="00CB4BEB" w:rsidP="003C0924">
            <w:pPr>
              <w:rPr>
                <w:rFonts w:ascii="Trebuchet MS" w:hAnsi="Trebuchet MS"/>
                <w:sz w:val="18"/>
                <w:szCs w:val="18"/>
              </w:rPr>
            </w:pPr>
            <w:r w:rsidRPr="00E45822">
              <w:rPr>
                <w:rFonts w:ascii="Trebuchet MS" w:hAnsi="Trebuchet MS"/>
                <w:sz w:val="18"/>
                <w:szCs w:val="18"/>
              </w:rPr>
              <w:t>Ukendt</w:t>
            </w:r>
          </w:p>
        </w:tc>
      </w:tr>
    </w:tbl>
    <w:p w14:paraId="79724499" w14:textId="77777777" w:rsidR="00DF11C9" w:rsidRDefault="00DF11C9" w:rsidP="00DF11C9">
      <w:bookmarkStart w:id="1334" w:name="_Toc63351446"/>
    </w:p>
    <w:p w14:paraId="2D5E813D" w14:textId="37C41BFB" w:rsidR="00CB4BEB" w:rsidRDefault="00CB4BEB" w:rsidP="00CB4BEB">
      <w:pPr>
        <w:pStyle w:val="Overskrift2"/>
        <w:rPr>
          <w:kern w:val="32"/>
        </w:rPr>
      </w:pPr>
      <w:bookmarkStart w:id="1335" w:name="_Toc122436104"/>
      <w:r>
        <w:rPr>
          <w:kern w:val="32"/>
        </w:rPr>
        <w:t>5.5.2</w:t>
      </w:r>
      <w:r w:rsidRPr="00066C65">
        <w:rPr>
          <w:kern w:val="32"/>
        </w:rPr>
        <w:t xml:space="preserve"> </w:t>
      </w:r>
      <w:bookmarkStart w:id="1336" w:name="_Hlk59516826"/>
      <w:r w:rsidRPr="00C60C42">
        <w:rPr>
          <w:kern w:val="32"/>
        </w:rPr>
        <w:t>Genbrugsplads (</w:t>
      </w:r>
      <w:r w:rsidRPr="00066C65">
        <w:rPr>
          <w:kern w:val="32"/>
        </w:rPr>
        <w:t>5</w:t>
      </w:r>
      <w:r>
        <w:rPr>
          <w:kern w:val="32"/>
        </w:rPr>
        <w:t>4</w:t>
      </w:r>
      <w:r w:rsidRPr="00066C65">
        <w:rPr>
          <w:kern w:val="32"/>
        </w:rPr>
        <w:t>0</w:t>
      </w:r>
      <w:r>
        <w:rPr>
          <w:kern w:val="32"/>
        </w:rPr>
        <w:t>1</w:t>
      </w:r>
      <w:r w:rsidRPr="00066C65">
        <w:rPr>
          <w:kern w:val="32"/>
        </w:rPr>
        <w:t>)</w:t>
      </w:r>
      <w:bookmarkEnd w:id="1332"/>
      <w:bookmarkEnd w:id="1333"/>
      <w:bookmarkEnd w:id="1334"/>
      <w:bookmarkEnd w:id="1335"/>
      <w:r w:rsidRPr="00260F62">
        <w:rPr>
          <w:kern w:val="32"/>
        </w:rPr>
        <w:t xml:space="preserve"> </w:t>
      </w:r>
      <w:bookmarkEnd w:id="1336"/>
    </w:p>
    <w:tbl>
      <w:tblPr>
        <w:tblW w:w="148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13"/>
        <w:gridCol w:w="1234"/>
        <w:gridCol w:w="3402"/>
        <w:gridCol w:w="1276"/>
        <w:gridCol w:w="1417"/>
        <w:gridCol w:w="1418"/>
        <w:gridCol w:w="4819"/>
      </w:tblGrid>
      <w:tr w:rsidR="00CB4BEB" w:rsidRPr="0051728E" w14:paraId="208CC9E6" w14:textId="77777777" w:rsidTr="003C0924">
        <w:tc>
          <w:tcPr>
            <w:tcW w:w="1313" w:type="dxa"/>
            <w:tcBorders>
              <w:bottom w:val="single" w:sz="4" w:space="0" w:color="auto"/>
            </w:tcBorders>
            <w:shd w:val="clear" w:color="auto" w:fill="D9D9D9"/>
            <w:vAlign w:val="center"/>
          </w:tcPr>
          <w:p w14:paraId="1D90D41C"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234" w:type="dxa"/>
            <w:tcBorders>
              <w:bottom w:val="single" w:sz="4" w:space="0" w:color="auto"/>
            </w:tcBorders>
            <w:shd w:val="clear" w:color="auto" w:fill="D9D9D9"/>
            <w:vAlign w:val="center"/>
          </w:tcPr>
          <w:p w14:paraId="5825EC92"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3402" w:type="dxa"/>
            <w:tcBorders>
              <w:bottom w:val="single" w:sz="4" w:space="0" w:color="auto"/>
            </w:tcBorders>
            <w:shd w:val="clear" w:color="auto" w:fill="D9D9D9"/>
            <w:vAlign w:val="center"/>
          </w:tcPr>
          <w:p w14:paraId="41F171E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76" w:type="dxa"/>
            <w:tcBorders>
              <w:bottom w:val="single" w:sz="4" w:space="0" w:color="auto"/>
            </w:tcBorders>
            <w:shd w:val="clear" w:color="auto" w:fill="D9D9D9"/>
            <w:vAlign w:val="center"/>
          </w:tcPr>
          <w:p w14:paraId="66ACAFF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417" w:type="dxa"/>
            <w:tcBorders>
              <w:bottom w:val="single" w:sz="4" w:space="0" w:color="auto"/>
            </w:tcBorders>
            <w:shd w:val="clear" w:color="auto" w:fill="D9D9D9"/>
            <w:vAlign w:val="center"/>
          </w:tcPr>
          <w:p w14:paraId="09E6B3C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18" w:type="dxa"/>
            <w:tcBorders>
              <w:bottom w:val="single" w:sz="4" w:space="0" w:color="auto"/>
            </w:tcBorders>
            <w:shd w:val="clear" w:color="auto" w:fill="D9D9D9"/>
            <w:vAlign w:val="center"/>
          </w:tcPr>
          <w:p w14:paraId="728AA89C"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4C735D09"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4819" w:type="dxa"/>
            <w:shd w:val="clear" w:color="auto" w:fill="D9D9D9"/>
            <w:vAlign w:val="center"/>
          </w:tcPr>
          <w:p w14:paraId="00C4FF8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446EE279" w14:textId="77777777" w:rsidTr="003C0924">
        <w:trPr>
          <w:trHeight w:hRule="exact" w:val="255"/>
        </w:trPr>
        <w:tc>
          <w:tcPr>
            <w:tcW w:w="1313" w:type="dxa"/>
            <w:tcBorders>
              <w:top w:val="single" w:sz="4" w:space="0" w:color="auto"/>
              <w:left w:val="single" w:sz="4" w:space="0" w:color="auto"/>
              <w:bottom w:val="nil"/>
              <w:right w:val="single" w:sz="4" w:space="0" w:color="auto"/>
            </w:tcBorders>
            <w:shd w:val="clear" w:color="auto" w:fill="D9D9D9"/>
            <w:vAlign w:val="bottom"/>
          </w:tcPr>
          <w:p w14:paraId="542A31D4" w14:textId="77777777" w:rsidR="00CB4BEB" w:rsidRPr="00860575" w:rsidRDefault="00CB4BEB" w:rsidP="003C0924">
            <w:pPr>
              <w:rPr>
                <w:rFonts w:ascii="Trebuchet MS" w:hAnsi="Trebuchet MS"/>
                <w:sz w:val="18"/>
                <w:szCs w:val="18"/>
              </w:rPr>
            </w:pPr>
            <w:proofErr w:type="spellStart"/>
            <w:r>
              <w:rPr>
                <w:rFonts w:ascii="Trebuchet MS" w:hAnsi="Trebuchet MS"/>
                <w:sz w:val="18"/>
                <w:szCs w:val="18"/>
              </w:rPr>
              <w:lastRenderedPageBreak/>
              <w:t>g</w:t>
            </w:r>
            <w:r w:rsidRPr="00860575">
              <w:rPr>
                <w:rFonts w:ascii="Trebuchet MS" w:hAnsi="Trebuchet MS"/>
                <w:sz w:val="18"/>
                <w:szCs w:val="18"/>
              </w:rPr>
              <w:t>s</w:t>
            </w:r>
            <w:r>
              <w:rPr>
                <w:rFonts w:ascii="Trebuchet MS" w:hAnsi="Trebuchet MS"/>
                <w:sz w:val="18"/>
                <w:szCs w:val="18"/>
              </w:rPr>
              <w:t>_</w:t>
            </w:r>
            <w:r w:rsidRPr="00860575">
              <w:rPr>
                <w:rFonts w:ascii="Trebuchet MS" w:hAnsi="Trebuchet MS"/>
                <w:sz w:val="18"/>
                <w:szCs w:val="18"/>
              </w:rPr>
              <w:t>navn</w:t>
            </w:r>
            <w:proofErr w:type="spellEnd"/>
          </w:p>
        </w:tc>
        <w:tc>
          <w:tcPr>
            <w:tcW w:w="1234" w:type="dxa"/>
            <w:tcBorders>
              <w:top w:val="single" w:sz="4" w:space="0" w:color="auto"/>
              <w:left w:val="single" w:sz="4" w:space="0" w:color="auto"/>
              <w:bottom w:val="nil"/>
              <w:right w:val="single" w:sz="4" w:space="0" w:color="auto"/>
            </w:tcBorders>
            <w:shd w:val="clear" w:color="auto" w:fill="FFFFFF"/>
            <w:vAlign w:val="bottom"/>
          </w:tcPr>
          <w:p w14:paraId="71C67CF9" w14:textId="77777777" w:rsidR="00CB4BEB" w:rsidRPr="00C60C42" w:rsidRDefault="00CB4BEB" w:rsidP="003C0924">
            <w:pPr>
              <w:rPr>
                <w:rFonts w:ascii="Trebuchet MS" w:hAnsi="Trebuchet MS"/>
                <w:sz w:val="18"/>
                <w:szCs w:val="18"/>
              </w:rPr>
            </w:pPr>
            <w:proofErr w:type="spellStart"/>
            <w:r>
              <w:rPr>
                <w:rFonts w:ascii="Trebuchet MS" w:hAnsi="Trebuchet MS"/>
                <w:sz w:val="18"/>
                <w:szCs w:val="18"/>
              </w:rPr>
              <w:t>g</w:t>
            </w:r>
            <w:r w:rsidRPr="00860575">
              <w:rPr>
                <w:rFonts w:ascii="Trebuchet MS" w:hAnsi="Trebuchet MS"/>
                <w:sz w:val="18"/>
                <w:szCs w:val="18"/>
              </w:rPr>
              <w:t>s</w:t>
            </w:r>
            <w:r>
              <w:rPr>
                <w:rFonts w:ascii="Trebuchet MS" w:hAnsi="Trebuchet MS"/>
                <w:sz w:val="18"/>
                <w:szCs w:val="18"/>
              </w:rPr>
              <w:t>_</w:t>
            </w:r>
            <w:r w:rsidRPr="00860575">
              <w:rPr>
                <w:rFonts w:ascii="Trebuchet MS" w:hAnsi="Trebuchet MS"/>
                <w:sz w:val="18"/>
                <w:szCs w:val="18"/>
              </w:rPr>
              <w:t>navn</w:t>
            </w:r>
            <w:proofErr w:type="spellEnd"/>
          </w:p>
        </w:tc>
        <w:tc>
          <w:tcPr>
            <w:tcW w:w="3402" w:type="dxa"/>
            <w:tcBorders>
              <w:top w:val="single" w:sz="4" w:space="0" w:color="auto"/>
              <w:left w:val="single" w:sz="4" w:space="0" w:color="auto"/>
              <w:bottom w:val="nil"/>
              <w:right w:val="single" w:sz="4" w:space="0" w:color="auto"/>
            </w:tcBorders>
            <w:shd w:val="clear" w:color="auto" w:fill="FFFFFF"/>
            <w:vAlign w:val="bottom"/>
          </w:tcPr>
          <w:p w14:paraId="66B554A4"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Sigende navn på genbrugspladsen</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557CFEE7" w14:textId="77777777" w:rsidR="00CB4BEB" w:rsidRPr="00860575" w:rsidRDefault="00CB4BEB" w:rsidP="003C0924">
            <w:pPr>
              <w:rPr>
                <w:rFonts w:ascii="Trebuchet MS" w:hAnsi="Trebuchet MS" w:cs="Trebuchet MS"/>
                <w:sz w:val="18"/>
                <w:szCs w:val="18"/>
              </w:rPr>
            </w:pPr>
            <w:r w:rsidRPr="00860575">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374BD044" w14:textId="77777777" w:rsidR="00CB4BEB" w:rsidRPr="00860575" w:rsidRDefault="00CB4BEB" w:rsidP="003C0924">
            <w:pPr>
              <w:rPr>
                <w:rFonts w:ascii="Trebuchet MS" w:hAnsi="Trebuchet MS" w:cs="Trebuchet MS"/>
                <w:sz w:val="18"/>
                <w:szCs w:val="18"/>
              </w:rPr>
            </w:pPr>
            <w:r w:rsidRPr="00860575">
              <w:rPr>
                <w:rFonts w:ascii="Trebuchet MS" w:hAnsi="Trebuchet MS" w:cs="Trebuchet MS"/>
                <w:sz w:val="18"/>
                <w:szCs w:val="18"/>
              </w:rPr>
              <w:t>0-50 tegn</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72818D34"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4819" w:type="dxa"/>
            <w:tcBorders>
              <w:top w:val="single" w:sz="4" w:space="0" w:color="auto"/>
              <w:left w:val="single" w:sz="4" w:space="0" w:color="auto"/>
              <w:bottom w:val="nil"/>
              <w:right w:val="single" w:sz="4" w:space="0" w:color="auto"/>
            </w:tcBorders>
            <w:shd w:val="clear" w:color="auto" w:fill="FFFFFF"/>
            <w:vAlign w:val="bottom"/>
          </w:tcPr>
          <w:p w14:paraId="6F12EF2F" w14:textId="77777777" w:rsidR="00CB4BEB" w:rsidRPr="00BF52F8" w:rsidRDefault="00CB4BEB" w:rsidP="003C0924">
            <w:pPr>
              <w:rPr>
                <w:rFonts w:ascii="Trebuchet MS" w:hAnsi="Trebuchet MS" w:cs="Trebuchet MS"/>
                <w:sz w:val="18"/>
                <w:szCs w:val="18"/>
              </w:rPr>
            </w:pPr>
          </w:p>
        </w:tc>
      </w:tr>
      <w:tr w:rsidR="00CB4BEB" w:rsidRPr="00CE1917" w14:paraId="19CC4EA4" w14:textId="77777777" w:rsidTr="003C0924">
        <w:trPr>
          <w:trHeight w:hRule="exact" w:val="255"/>
        </w:trPr>
        <w:tc>
          <w:tcPr>
            <w:tcW w:w="1313" w:type="dxa"/>
            <w:tcBorders>
              <w:top w:val="single" w:sz="4" w:space="0" w:color="auto"/>
              <w:left w:val="single" w:sz="4" w:space="0" w:color="auto"/>
              <w:bottom w:val="nil"/>
              <w:right w:val="single" w:sz="4" w:space="0" w:color="auto"/>
            </w:tcBorders>
            <w:shd w:val="clear" w:color="auto" w:fill="D9D9D9"/>
            <w:vAlign w:val="bottom"/>
          </w:tcPr>
          <w:p w14:paraId="6CF3144C" w14:textId="77777777" w:rsidR="00CB4BEB" w:rsidRPr="00860575" w:rsidRDefault="00CB4BEB" w:rsidP="003C0924">
            <w:pPr>
              <w:rPr>
                <w:rFonts w:ascii="Trebuchet MS" w:hAnsi="Trebuchet MS"/>
                <w:sz w:val="18"/>
                <w:szCs w:val="18"/>
              </w:rPr>
            </w:pPr>
            <w:proofErr w:type="spellStart"/>
            <w:r>
              <w:rPr>
                <w:rFonts w:ascii="Trebuchet MS" w:hAnsi="Trebuchet MS"/>
                <w:sz w:val="18"/>
                <w:szCs w:val="18"/>
              </w:rPr>
              <w:t>g</w:t>
            </w:r>
            <w:r w:rsidRPr="00860575">
              <w:rPr>
                <w:rFonts w:ascii="Trebuchet MS" w:hAnsi="Trebuchet MS"/>
                <w:sz w:val="18"/>
                <w:szCs w:val="18"/>
              </w:rPr>
              <w:t>s</w:t>
            </w:r>
            <w:r>
              <w:rPr>
                <w:rFonts w:ascii="Trebuchet MS" w:hAnsi="Trebuchet MS"/>
                <w:sz w:val="18"/>
                <w:szCs w:val="18"/>
              </w:rPr>
              <w:t>_</w:t>
            </w:r>
            <w:r w:rsidRPr="00860575">
              <w:rPr>
                <w:rFonts w:ascii="Trebuchet MS" w:hAnsi="Trebuchet MS"/>
                <w:sz w:val="18"/>
                <w:szCs w:val="18"/>
              </w:rPr>
              <w:t>type_kode</w:t>
            </w:r>
            <w:proofErr w:type="spellEnd"/>
          </w:p>
        </w:tc>
        <w:tc>
          <w:tcPr>
            <w:tcW w:w="1234" w:type="dxa"/>
            <w:tcBorders>
              <w:top w:val="single" w:sz="4" w:space="0" w:color="auto"/>
              <w:left w:val="single" w:sz="4" w:space="0" w:color="auto"/>
              <w:bottom w:val="nil"/>
              <w:right w:val="single" w:sz="4" w:space="0" w:color="auto"/>
            </w:tcBorders>
            <w:shd w:val="clear" w:color="auto" w:fill="FFFFFF"/>
            <w:vAlign w:val="bottom"/>
          </w:tcPr>
          <w:p w14:paraId="445E875E" w14:textId="77777777" w:rsidR="00CB4BEB" w:rsidRPr="00C60C42" w:rsidRDefault="00CB4BEB" w:rsidP="003C0924">
            <w:pPr>
              <w:rPr>
                <w:rFonts w:ascii="Trebuchet MS" w:hAnsi="Trebuchet MS"/>
                <w:sz w:val="18"/>
                <w:szCs w:val="18"/>
              </w:rPr>
            </w:pPr>
            <w:proofErr w:type="spellStart"/>
            <w:r>
              <w:rPr>
                <w:rFonts w:ascii="Trebuchet MS" w:hAnsi="Trebuchet MS"/>
                <w:sz w:val="18"/>
                <w:szCs w:val="18"/>
              </w:rPr>
              <w:t>g</w:t>
            </w:r>
            <w:r w:rsidRPr="00860575">
              <w:rPr>
                <w:rFonts w:ascii="Trebuchet MS" w:hAnsi="Trebuchet MS"/>
                <w:sz w:val="18"/>
                <w:szCs w:val="18"/>
              </w:rPr>
              <w:t>s</w:t>
            </w:r>
            <w:r>
              <w:rPr>
                <w:rFonts w:ascii="Trebuchet MS" w:hAnsi="Trebuchet MS"/>
                <w:sz w:val="18"/>
                <w:szCs w:val="18"/>
              </w:rPr>
              <w:t>_type_k</w:t>
            </w:r>
            <w:proofErr w:type="spellEnd"/>
          </w:p>
        </w:tc>
        <w:tc>
          <w:tcPr>
            <w:tcW w:w="3402" w:type="dxa"/>
            <w:tcBorders>
              <w:top w:val="single" w:sz="4" w:space="0" w:color="auto"/>
              <w:left w:val="single" w:sz="4" w:space="0" w:color="auto"/>
              <w:bottom w:val="nil"/>
              <w:right w:val="single" w:sz="4" w:space="0" w:color="auto"/>
            </w:tcBorders>
            <w:shd w:val="clear" w:color="auto" w:fill="FFFFFF"/>
            <w:vAlign w:val="bottom"/>
          </w:tcPr>
          <w:p w14:paraId="797C0061"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Kode for genbrugsplads typen</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25278446" w14:textId="77777777" w:rsidR="00CB4BEB" w:rsidRPr="00860575"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780A2ECB" w14:textId="77777777" w:rsidR="00CB4BEB" w:rsidRPr="00860575" w:rsidRDefault="00CB4BEB" w:rsidP="003C0924">
            <w:pPr>
              <w:rPr>
                <w:rFonts w:ascii="Trebuchet MS" w:hAnsi="Trebuchet MS" w:cs="Trebuchet MS"/>
                <w:sz w:val="18"/>
                <w:szCs w:val="18"/>
              </w:rPr>
            </w:pPr>
            <w:r>
              <w:rPr>
                <w:rFonts w:ascii="Trebuchet MS" w:hAnsi="Trebuchet MS" w:cs="Trebuchet MS"/>
                <w:sz w:val="18"/>
                <w:szCs w:val="18"/>
              </w:rPr>
              <w:t>1-9</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39B218E2"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4819" w:type="dxa"/>
            <w:tcBorders>
              <w:top w:val="single" w:sz="4" w:space="0" w:color="auto"/>
              <w:left w:val="single" w:sz="4" w:space="0" w:color="auto"/>
              <w:bottom w:val="nil"/>
              <w:right w:val="single" w:sz="4" w:space="0" w:color="auto"/>
            </w:tcBorders>
            <w:shd w:val="clear" w:color="auto" w:fill="FFFFFF"/>
            <w:vAlign w:val="bottom"/>
          </w:tcPr>
          <w:p w14:paraId="007168C0"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4</w:t>
            </w:r>
          </w:p>
        </w:tc>
      </w:tr>
      <w:tr w:rsidR="00CB4BEB" w:rsidRPr="00CE1917" w14:paraId="63685DD6" w14:textId="77777777" w:rsidTr="003C0924">
        <w:trPr>
          <w:trHeight w:hRule="exact" w:val="255"/>
        </w:trPr>
        <w:tc>
          <w:tcPr>
            <w:tcW w:w="1313" w:type="dxa"/>
            <w:tcBorders>
              <w:top w:val="single" w:sz="4" w:space="0" w:color="auto"/>
              <w:left w:val="single" w:sz="4" w:space="0" w:color="auto"/>
              <w:bottom w:val="nil"/>
              <w:right w:val="single" w:sz="4" w:space="0" w:color="auto"/>
            </w:tcBorders>
            <w:shd w:val="clear" w:color="auto" w:fill="99CCFF"/>
            <w:vAlign w:val="bottom"/>
          </w:tcPr>
          <w:p w14:paraId="4DF1A898" w14:textId="77777777" w:rsidR="00CB4BEB" w:rsidRPr="00860575" w:rsidRDefault="00CB4BEB" w:rsidP="003C0924">
            <w:pPr>
              <w:rPr>
                <w:rFonts w:ascii="Trebuchet MS" w:hAnsi="Trebuchet MS"/>
                <w:sz w:val="18"/>
                <w:szCs w:val="18"/>
              </w:rPr>
            </w:pPr>
            <w:proofErr w:type="spellStart"/>
            <w:r>
              <w:rPr>
                <w:rFonts w:ascii="Trebuchet MS" w:hAnsi="Trebuchet MS"/>
                <w:sz w:val="18"/>
                <w:szCs w:val="18"/>
              </w:rPr>
              <w:t>g</w:t>
            </w:r>
            <w:r w:rsidRPr="00860575">
              <w:rPr>
                <w:rFonts w:ascii="Trebuchet MS" w:hAnsi="Trebuchet MS"/>
                <w:sz w:val="18"/>
                <w:szCs w:val="18"/>
              </w:rPr>
              <w:t>s</w:t>
            </w:r>
            <w:r>
              <w:rPr>
                <w:rFonts w:ascii="Trebuchet MS" w:hAnsi="Trebuchet MS"/>
                <w:sz w:val="18"/>
                <w:szCs w:val="18"/>
              </w:rPr>
              <w:t>_</w:t>
            </w:r>
            <w:r w:rsidRPr="00860575">
              <w:rPr>
                <w:rFonts w:ascii="Trebuchet MS" w:hAnsi="Trebuchet MS"/>
                <w:sz w:val="18"/>
                <w:szCs w:val="18"/>
              </w:rPr>
              <w:t>type</w:t>
            </w:r>
            <w:proofErr w:type="spellEnd"/>
          </w:p>
        </w:tc>
        <w:tc>
          <w:tcPr>
            <w:tcW w:w="1234" w:type="dxa"/>
            <w:tcBorders>
              <w:top w:val="single" w:sz="4" w:space="0" w:color="auto"/>
              <w:left w:val="single" w:sz="4" w:space="0" w:color="auto"/>
              <w:bottom w:val="nil"/>
              <w:right w:val="single" w:sz="4" w:space="0" w:color="auto"/>
            </w:tcBorders>
            <w:shd w:val="clear" w:color="auto" w:fill="99CCFF"/>
            <w:vAlign w:val="bottom"/>
          </w:tcPr>
          <w:p w14:paraId="4ADDAB58" w14:textId="77777777" w:rsidR="00CB4BEB" w:rsidRPr="00C60C42" w:rsidRDefault="00CB4BEB" w:rsidP="003C0924">
            <w:pPr>
              <w:rPr>
                <w:rFonts w:ascii="Trebuchet MS" w:hAnsi="Trebuchet MS"/>
                <w:sz w:val="18"/>
                <w:szCs w:val="18"/>
              </w:rPr>
            </w:pPr>
            <w:proofErr w:type="spellStart"/>
            <w:r>
              <w:rPr>
                <w:rFonts w:ascii="Trebuchet MS" w:hAnsi="Trebuchet MS"/>
                <w:sz w:val="18"/>
                <w:szCs w:val="18"/>
              </w:rPr>
              <w:t>g</w:t>
            </w:r>
            <w:r w:rsidRPr="00860575">
              <w:rPr>
                <w:rFonts w:ascii="Trebuchet MS" w:hAnsi="Trebuchet MS"/>
                <w:sz w:val="18"/>
                <w:szCs w:val="18"/>
              </w:rPr>
              <w:t>s</w:t>
            </w:r>
            <w:r>
              <w:rPr>
                <w:rFonts w:ascii="Trebuchet MS" w:hAnsi="Trebuchet MS"/>
                <w:sz w:val="18"/>
                <w:szCs w:val="18"/>
              </w:rPr>
              <w:t>_</w:t>
            </w:r>
            <w:r w:rsidRPr="00860575">
              <w:rPr>
                <w:rFonts w:ascii="Trebuchet MS" w:hAnsi="Trebuchet MS"/>
                <w:sz w:val="18"/>
                <w:szCs w:val="18"/>
              </w:rPr>
              <w:t>type</w:t>
            </w:r>
            <w:proofErr w:type="spellEnd"/>
          </w:p>
        </w:tc>
        <w:tc>
          <w:tcPr>
            <w:tcW w:w="3402" w:type="dxa"/>
            <w:tcBorders>
              <w:top w:val="single" w:sz="4" w:space="0" w:color="auto"/>
              <w:left w:val="single" w:sz="4" w:space="0" w:color="auto"/>
              <w:bottom w:val="nil"/>
              <w:right w:val="single" w:sz="4" w:space="0" w:color="auto"/>
            </w:tcBorders>
            <w:shd w:val="clear" w:color="auto" w:fill="99CCFF"/>
            <w:vAlign w:val="bottom"/>
          </w:tcPr>
          <w:p w14:paraId="35032224"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Genbrugsplads typen</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54418A61" w14:textId="77777777" w:rsidR="00CB4BEB" w:rsidRPr="00860575" w:rsidRDefault="00CB4BEB" w:rsidP="003C0924">
            <w:pPr>
              <w:rPr>
                <w:rFonts w:ascii="Trebuchet MS" w:hAnsi="Trebuchet MS" w:cs="Trebuchet MS"/>
                <w:sz w:val="18"/>
                <w:szCs w:val="18"/>
              </w:rPr>
            </w:pPr>
            <w:r w:rsidRPr="00860575">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71669A21" w14:textId="77777777" w:rsidR="00CB4BEB" w:rsidRPr="00860575" w:rsidRDefault="00CB4BEB" w:rsidP="003C0924">
            <w:pPr>
              <w:rPr>
                <w:rFonts w:ascii="Trebuchet MS" w:hAnsi="Trebuchet MS" w:cs="Trebuchet MS"/>
                <w:sz w:val="18"/>
                <w:szCs w:val="18"/>
              </w:rPr>
            </w:pPr>
            <w:r w:rsidRPr="00860575">
              <w:rPr>
                <w:rFonts w:ascii="Trebuchet MS" w:hAnsi="Trebuchet MS" w:cs="Trebuchet MS"/>
                <w:sz w:val="18"/>
                <w:szCs w:val="18"/>
              </w:rPr>
              <w:t>0-</w:t>
            </w:r>
            <w:r>
              <w:rPr>
                <w:rFonts w:ascii="Trebuchet MS" w:hAnsi="Trebuchet MS" w:cs="Trebuchet MS"/>
                <w:sz w:val="18"/>
                <w:szCs w:val="18"/>
              </w:rPr>
              <w:t>128</w:t>
            </w:r>
            <w:r w:rsidRPr="00860575">
              <w:rPr>
                <w:rFonts w:ascii="Trebuchet MS" w:hAnsi="Trebuchet MS" w:cs="Trebuchet MS"/>
                <w:sz w:val="18"/>
                <w:szCs w:val="18"/>
              </w:rPr>
              <w:t xml:space="preserve"> tegn</w:t>
            </w:r>
          </w:p>
        </w:tc>
        <w:tc>
          <w:tcPr>
            <w:tcW w:w="1418" w:type="dxa"/>
            <w:tcBorders>
              <w:top w:val="single" w:sz="4" w:space="0" w:color="auto"/>
              <w:left w:val="single" w:sz="4" w:space="0" w:color="auto"/>
              <w:bottom w:val="nil"/>
              <w:right w:val="single" w:sz="4" w:space="0" w:color="auto"/>
            </w:tcBorders>
            <w:shd w:val="clear" w:color="auto" w:fill="99CCFF"/>
            <w:vAlign w:val="bottom"/>
          </w:tcPr>
          <w:p w14:paraId="0833DD9A"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4819" w:type="dxa"/>
            <w:tcBorders>
              <w:top w:val="single" w:sz="4" w:space="0" w:color="auto"/>
              <w:left w:val="single" w:sz="4" w:space="0" w:color="auto"/>
              <w:bottom w:val="nil"/>
              <w:right w:val="single" w:sz="4" w:space="0" w:color="auto"/>
            </w:tcBorders>
            <w:shd w:val="clear" w:color="auto" w:fill="99CCFF"/>
            <w:vAlign w:val="bottom"/>
          </w:tcPr>
          <w:p w14:paraId="48C908EE" w14:textId="77777777" w:rsidR="00CB4BEB" w:rsidRPr="00860575" w:rsidRDefault="00CB4BEB" w:rsidP="003C0924">
            <w:pPr>
              <w:rPr>
                <w:rFonts w:ascii="Trebuchet MS" w:hAnsi="Trebuchet MS" w:cs="Trebuchet MS"/>
                <w:sz w:val="18"/>
                <w:szCs w:val="18"/>
              </w:rPr>
            </w:pPr>
            <w:proofErr w:type="spellStart"/>
            <w:r w:rsidRPr="00860575">
              <w:rPr>
                <w:rFonts w:ascii="Trebuchet MS" w:hAnsi="Trebuchet MS" w:cs="Trebuchet MS"/>
                <w:sz w:val="18"/>
                <w:szCs w:val="18"/>
              </w:rPr>
              <w:t>Komposteringssplads</w:t>
            </w:r>
            <w:proofErr w:type="spellEnd"/>
          </w:p>
        </w:tc>
      </w:tr>
      <w:tr w:rsidR="00CB4BEB" w:rsidRPr="00CE1917" w14:paraId="29D399DF" w14:textId="77777777" w:rsidTr="003C0924">
        <w:trPr>
          <w:trHeight w:hRule="exact" w:val="255"/>
        </w:trPr>
        <w:tc>
          <w:tcPr>
            <w:tcW w:w="1313" w:type="dxa"/>
            <w:tcBorders>
              <w:top w:val="single" w:sz="4" w:space="0" w:color="auto"/>
              <w:left w:val="single" w:sz="4" w:space="0" w:color="auto"/>
              <w:bottom w:val="nil"/>
              <w:right w:val="single" w:sz="4" w:space="0" w:color="auto"/>
            </w:tcBorders>
            <w:shd w:val="clear" w:color="auto" w:fill="D9D9D9"/>
            <w:vAlign w:val="bottom"/>
          </w:tcPr>
          <w:p w14:paraId="35E4D09B" w14:textId="77777777" w:rsidR="00CB4BEB" w:rsidRPr="00860575" w:rsidRDefault="00CB4BEB" w:rsidP="003C0924">
            <w:pPr>
              <w:rPr>
                <w:rFonts w:ascii="Trebuchet MS" w:hAnsi="Trebuchet MS"/>
                <w:sz w:val="18"/>
                <w:szCs w:val="18"/>
              </w:rPr>
            </w:pPr>
            <w:proofErr w:type="spellStart"/>
            <w:r>
              <w:rPr>
                <w:rFonts w:ascii="Trebuchet MS" w:hAnsi="Trebuchet MS"/>
                <w:sz w:val="18"/>
                <w:szCs w:val="18"/>
              </w:rPr>
              <w:t>p_</w:t>
            </w:r>
            <w:r w:rsidRPr="00860575">
              <w:rPr>
                <w:rFonts w:ascii="Trebuchet MS" w:hAnsi="Trebuchet MS"/>
                <w:sz w:val="18"/>
                <w:szCs w:val="18"/>
              </w:rPr>
              <w:t>nr</w:t>
            </w:r>
            <w:proofErr w:type="spellEnd"/>
          </w:p>
        </w:tc>
        <w:tc>
          <w:tcPr>
            <w:tcW w:w="1234" w:type="dxa"/>
            <w:tcBorders>
              <w:top w:val="single" w:sz="4" w:space="0" w:color="auto"/>
              <w:left w:val="single" w:sz="4" w:space="0" w:color="auto"/>
              <w:bottom w:val="nil"/>
              <w:right w:val="single" w:sz="4" w:space="0" w:color="auto"/>
            </w:tcBorders>
            <w:shd w:val="clear" w:color="auto" w:fill="FFFFFF"/>
            <w:vAlign w:val="bottom"/>
          </w:tcPr>
          <w:p w14:paraId="2623996F" w14:textId="77777777" w:rsidR="00CB4BEB" w:rsidRPr="00C60C42" w:rsidRDefault="00CB4BEB" w:rsidP="003C0924">
            <w:pPr>
              <w:rPr>
                <w:rFonts w:ascii="Trebuchet MS" w:hAnsi="Trebuchet MS"/>
                <w:sz w:val="18"/>
                <w:szCs w:val="18"/>
              </w:rPr>
            </w:pPr>
            <w:proofErr w:type="spellStart"/>
            <w:r>
              <w:rPr>
                <w:rFonts w:ascii="Trebuchet MS" w:hAnsi="Trebuchet MS"/>
                <w:sz w:val="18"/>
                <w:szCs w:val="18"/>
              </w:rPr>
              <w:t>p_</w:t>
            </w:r>
            <w:r w:rsidRPr="00860575">
              <w:rPr>
                <w:rFonts w:ascii="Trebuchet MS" w:hAnsi="Trebuchet MS"/>
                <w:sz w:val="18"/>
                <w:szCs w:val="18"/>
              </w:rPr>
              <w:t>nr</w:t>
            </w:r>
            <w:proofErr w:type="spellEnd"/>
          </w:p>
        </w:tc>
        <w:tc>
          <w:tcPr>
            <w:tcW w:w="3402" w:type="dxa"/>
            <w:tcBorders>
              <w:top w:val="single" w:sz="4" w:space="0" w:color="auto"/>
              <w:left w:val="single" w:sz="4" w:space="0" w:color="auto"/>
              <w:bottom w:val="nil"/>
              <w:right w:val="single" w:sz="4" w:space="0" w:color="auto"/>
            </w:tcBorders>
            <w:shd w:val="clear" w:color="auto" w:fill="FFFFFF"/>
            <w:vAlign w:val="bottom"/>
          </w:tcPr>
          <w:p w14:paraId="3EC209F8"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Genbrugspladsens P-nummer</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35055659" w14:textId="77777777" w:rsidR="00CB4BEB" w:rsidRPr="00860575" w:rsidRDefault="00CB4BEB" w:rsidP="003C0924">
            <w:pPr>
              <w:rPr>
                <w:rFonts w:ascii="Trebuchet MS" w:hAnsi="Trebuchet MS"/>
                <w:sz w:val="18"/>
                <w:szCs w:val="18"/>
              </w:rPr>
            </w:pPr>
            <w:r w:rsidRPr="00860575">
              <w:rPr>
                <w:rFonts w:ascii="Trebuchet MS" w:hAnsi="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28CE5359" w14:textId="77777777" w:rsidR="00CB4BEB" w:rsidRPr="00860575" w:rsidRDefault="00CB4BEB" w:rsidP="003C0924">
            <w:pPr>
              <w:rPr>
                <w:rFonts w:ascii="Trebuchet MS" w:hAnsi="Trebuchet MS"/>
                <w:sz w:val="18"/>
                <w:szCs w:val="18"/>
              </w:rPr>
            </w:pPr>
          </w:p>
        </w:tc>
        <w:tc>
          <w:tcPr>
            <w:tcW w:w="1418" w:type="dxa"/>
            <w:tcBorders>
              <w:top w:val="single" w:sz="4" w:space="0" w:color="auto"/>
              <w:left w:val="single" w:sz="4" w:space="0" w:color="auto"/>
              <w:bottom w:val="nil"/>
              <w:right w:val="single" w:sz="4" w:space="0" w:color="auto"/>
            </w:tcBorders>
            <w:shd w:val="clear" w:color="auto" w:fill="FFFFFF"/>
            <w:vAlign w:val="bottom"/>
          </w:tcPr>
          <w:p w14:paraId="0E604DF5"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4819" w:type="dxa"/>
            <w:tcBorders>
              <w:top w:val="single" w:sz="4" w:space="0" w:color="auto"/>
              <w:left w:val="single" w:sz="4" w:space="0" w:color="auto"/>
              <w:bottom w:val="nil"/>
              <w:right w:val="single" w:sz="4" w:space="0" w:color="auto"/>
            </w:tcBorders>
            <w:shd w:val="clear" w:color="auto" w:fill="FFFFFF"/>
            <w:vAlign w:val="bottom"/>
          </w:tcPr>
          <w:p w14:paraId="1F9B7491" w14:textId="77777777" w:rsidR="00CB4BEB" w:rsidRPr="00CE1917" w:rsidRDefault="00CB4BEB" w:rsidP="003C0924">
            <w:pPr>
              <w:rPr>
                <w:rFonts w:ascii="Trebuchet MS" w:hAnsi="Trebuchet MS" w:cs="Trebuchet MS"/>
                <w:sz w:val="18"/>
                <w:szCs w:val="18"/>
              </w:rPr>
            </w:pPr>
          </w:p>
        </w:tc>
      </w:tr>
      <w:tr w:rsidR="00CB4BEB" w:rsidRPr="00A1616D" w14:paraId="10F2F88C" w14:textId="77777777" w:rsidTr="003C0924">
        <w:trPr>
          <w:trHeight w:hRule="exact" w:val="255"/>
        </w:trPr>
        <w:tc>
          <w:tcPr>
            <w:tcW w:w="1313" w:type="dxa"/>
            <w:tcBorders>
              <w:top w:val="single" w:sz="4" w:space="0" w:color="auto"/>
              <w:left w:val="single" w:sz="4" w:space="0" w:color="auto"/>
              <w:bottom w:val="single" w:sz="4" w:space="0" w:color="auto"/>
              <w:right w:val="single" w:sz="4" w:space="0" w:color="auto"/>
            </w:tcBorders>
            <w:shd w:val="clear" w:color="auto" w:fill="97DDBA"/>
            <w:vAlign w:val="bottom"/>
          </w:tcPr>
          <w:p w14:paraId="35C2C685" w14:textId="77777777" w:rsidR="00CB4BEB" w:rsidRPr="000B2E88" w:rsidRDefault="00CB4BEB" w:rsidP="003C0924">
            <w:pPr>
              <w:rPr>
                <w:rFonts w:ascii="Trebuchet MS" w:hAnsi="Trebuchet MS"/>
                <w:sz w:val="18"/>
                <w:szCs w:val="18"/>
              </w:rPr>
            </w:pPr>
            <w:bookmarkStart w:id="1337" w:name="_Hlk59516876"/>
            <w:r w:rsidRPr="000B2E88">
              <w:rPr>
                <w:rFonts w:ascii="Trebuchet MS" w:hAnsi="Trebuchet MS"/>
                <w:sz w:val="18"/>
                <w:szCs w:val="18"/>
              </w:rPr>
              <w:t>vejkode</w:t>
            </w:r>
          </w:p>
        </w:tc>
        <w:tc>
          <w:tcPr>
            <w:tcW w:w="1234" w:type="dxa"/>
            <w:tcBorders>
              <w:top w:val="single" w:sz="4" w:space="0" w:color="auto"/>
              <w:left w:val="single" w:sz="4" w:space="0" w:color="auto"/>
              <w:bottom w:val="single" w:sz="4" w:space="0" w:color="auto"/>
              <w:right w:val="single" w:sz="4" w:space="0" w:color="auto"/>
            </w:tcBorders>
            <w:shd w:val="clear" w:color="auto" w:fill="97DDBA"/>
          </w:tcPr>
          <w:p w14:paraId="0C46B33D" w14:textId="77777777" w:rsidR="00CB4BEB" w:rsidRPr="000B2E88" w:rsidRDefault="00CB4BEB" w:rsidP="003C0924">
            <w:pPr>
              <w:rPr>
                <w:rFonts w:ascii="Trebuchet MS" w:hAnsi="Trebuchet MS"/>
                <w:sz w:val="18"/>
                <w:szCs w:val="18"/>
              </w:rPr>
            </w:pPr>
          </w:p>
        </w:tc>
        <w:tc>
          <w:tcPr>
            <w:tcW w:w="1233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F56D340"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Felt defineret under: 4.1 Standardiserede felter til de temaspecifikke datamodeller</w:t>
            </w:r>
          </w:p>
        </w:tc>
      </w:tr>
      <w:tr w:rsidR="00CB4BEB" w:rsidRPr="00A1616D" w14:paraId="155A0C22" w14:textId="77777777" w:rsidTr="003C0924">
        <w:trPr>
          <w:trHeight w:hRule="exact" w:val="255"/>
        </w:trPr>
        <w:tc>
          <w:tcPr>
            <w:tcW w:w="1313" w:type="dxa"/>
            <w:tcBorders>
              <w:top w:val="single" w:sz="4" w:space="0" w:color="auto"/>
              <w:left w:val="single" w:sz="4" w:space="0" w:color="auto"/>
              <w:bottom w:val="single" w:sz="4" w:space="0" w:color="auto"/>
              <w:right w:val="single" w:sz="4" w:space="0" w:color="auto"/>
            </w:tcBorders>
            <w:shd w:val="clear" w:color="auto" w:fill="97DDBA"/>
            <w:vAlign w:val="bottom"/>
          </w:tcPr>
          <w:p w14:paraId="5435D279"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vejnavn</w:t>
            </w:r>
          </w:p>
        </w:tc>
        <w:tc>
          <w:tcPr>
            <w:tcW w:w="1234" w:type="dxa"/>
            <w:tcBorders>
              <w:top w:val="single" w:sz="4" w:space="0" w:color="auto"/>
              <w:left w:val="single" w:sz="4" w:space="0" w:color="auto"/>
              <w:bottom w:val="single" w:sz="4" w:space="0" w:color="auto"/>
              <w:right w:val="single" w:sz="4" w:space="0" w:color="auto"/>
            </w:tcBorders>
            <w:shd w:val="clear" w:color="auto" w:fill="97DDBA"/>
          </w:tcPr>
          <w:p w14:paraId="2FD84DF7" w14:textId="77777777" w:rsidR="00CB4BEB" w:rsidRPr="000B2E88" w:rsidRDefault="00CB4BEB" w:rsidP="003C0924">
            <w:pPr>
              <w:rPr>
                <w:rFonts w:ascii="Trebuchet MS" w:hAnsi="Trebuchet MS"/>
                <w:sz w:val="18"/>
                <w:szCs w:val="18"/>
              </w:rPr>
            </w:pPr>
          </w:p>
        </w:tc>
        <w:tc>
          <w:tcPr>
            <w:tcW w:w="1233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1833C6B0"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Felt defineret under: 4.1 Standardiserede felter til de temaspecifikke datamodeller</w:t>
            </w:r>
          </w:p>
        </w:tc>
      </w:tr>
      <w:tr w:rsidR="00CB4BEB" w:rsidRPr="00A1616D" w14:paraId="4B796A01" w14:textId="77777777" w:rsidTr="003C0924">
        <w:trPr>
          <w:trHeight w:hRule="exact" w:val="255"/>
        </w:trPr>
        <w:tc>
          <w:tcPr>
            <w:tcW w:w="1313" w:type="dxa"/>
            <w:tcBorders>
              <w:top w:val="single" w:sz="4" w:space="0" w:color="auto"/>
              <w:left w:val="single" w:sz="4" w:space="0" w:color="auto"/>
              <w:bottom w:val="single" w:sz="4" w:space="0" w:color="auto"/>
              <w:right w:val="single" w:sz="4" w:space="0" w:color="auto"/>
            </w:tcBorders>
            <w:shd w:val="clear" w:color="auto" w:fill="97DDBA"/>
            <w:vAlign w:val="bottom"/>
          </w:tcPr>
          <w:p w14:paraId="3A901EB0" w14:textId="77777777" w:rsidR="00CB4BEB" w:rsidRPr="000B2E88" w:rsidRDefault="00CB4BEB" w:rsidP="003C0924">
            <w:pPr>
              <w:rPr>
                <w:rFonts w:ascii="Trebuchet MS" w:hAnsi="Trebuchet MS"/>
                <w:sz w:val="18"/>
                <w:szCs w:val="18"/>
              </w:rPr>
            </w:pPr>
            <w:proofErr w:type="spellStart"/>
            <w:r w:rsidRPr="000B2E88">
              <w:rPr>
                <w:rFonts w:ascii="Trebuchet MS" w:hAnsi="Trebuchet MS"/>
                <w:sz w:val="18"/>
                <w:szCs w:val="18"/>
              </w:rPr>
              <w:t>cvf_vejkode</w:t>
            </w:r>
            <w:proofErr w:type="spellEnd"/>
          </w:p>
        </w:tc>
        <w:tc>
          <w:tcPr>
            <w:tcW w:w="1234" w:type="dxa"/>
            <w:tcBorders>
              <w:top w:val="single" w:sz="4" w:space="0" w:color="auto"/>
              <w:left w:val="single" w:sz="4" w:space="0" w:color="auto"/>
              <w:bottom w:val="single" w:sz="4" w:space="0" w:color="auto"/>
              <w:right w:val="single" w:sz="4" w:space="0" w:color="auto"/>
            </w:tcBorders>
            <w:shd w:val="clear" w:color="auto" w:fill="97DDBA"/>
          </w:tcPr>
          <w:p w14:paraId="45F61177" w14:textId="77777777" w:rsidR="00CB4BEB" w:rsidRPr="000B2E88" w:rsidRDefault="00CB4BEB" w:rsidP="003C0924">
            <w:pPr>
              <w:rPr>
                <w:rFonts w:ascii="Trebuchet MS" w:hAnsi="Trebuchet MS"/>
                <w:sz w:val="18"/>
                <w:szCs w:val="18"/>
              </w:rPr>
            </w:pPr>
          </w:p>
        </w:tc>
        <w:tc>
          <w:tcPr>
            <w:tcW w:w="1233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C08DFAB"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Felt defineret under: 4.1 Standardiserede felter til de temaspecifikke datamodeller</w:t>
            </w:r>
          </w:p>
        </w:tc>
      </w:tr>
      <w:tr w:rsidR="00CB4BEB" w:rsidRPr="00A1616D" w14:paraId="3C95752E" w14:textId="77777777" w:rsidTr="003C0924">
        <w:trPr>
          <w:trHeight w:hRule="exact" w:val="255"/>
        </w:trPr>
        <w:tc>
          <w:tcPr>
            <w:tcW w:w="1313" w:type="dxa"/>
            <w:tcBorders>
              <w:top w:val="single" w:sz="4" w:space="0" w:color="auto"/>
              <w:left w:val="single" w:sz="4" w:space="0" w:color="auto"/>
              <w:bottom w:val="single" w:sz="4" w:space="0" w:color="auto"/>
              <w:right w:val="single" w:sz="4" w:space="0" w:color="auto"/>
            </w:tcBorders>
            <w:shd w:val="clear" w:color="auto" w:fill="97DDBA"/>
            <w:vAlign w:val="bottom"/>
          </w:tcPr>
          <w:p w14:paraId="0BE47BC3" w14:textId="77777777" w:rsidR="00CB4BEB" w:rsidRPr="000B2E88" w:rsidRDefault="00CB4BEB" w:rsidP="003C0924">
            <w:pPr>
              <w:rPr>
                <w:rFonts w:ascii="Trebuchet MS" w:hAnsi="Trebuchet MS"/>
                <w:sz w:val="18"/>
                <w:szCs w:val="18"/>
              </w:rPr>
            </w:pPr>
            <w:proofErr w:type="spellStart"/>
            <w:r>
              <w:rPr>
                <w:rFonts w:ascii="Trebuchet MS" w:hAnsi="Trebuchet MS"/>
                <w:sz w:val="18"/>
                <w:szCs w:val="18"/>
              </w:rPr>
              <w:t>h</w:t>
            </w:r>
            <w:r w:rsidRPr="000B2E88">
              <w:rPr>
                <w:rFonts w:ascii="Trebuchet MS" w:hAnsi="Trebuchet MS"/>
                <w:sz w:val="18"/>
                <w:szCs w:val="18"/>
              </w:rPr>
              <w:t>usnr</w:t>
            </w:r>
            <w:proofErr w:type="spellEnd"/>
          </w:p>
        </w:tc>
        <w:tc>
          <w:tcPr>
            <w:tcW w:w="1234" w:type="dxa"/>
            <w:tcBorders>
              <w:top w:val="single" w:sz="4" w:space="0" w:color="auto"/>
              <w:left w:val="single" w:sz="4" w:space="0" w:color="auto"/>
              <w:bottom w:val="single" w:sz="4" w:space="0" w:color="auto"/>
              <w:right w:val="single" w:sz="4" w:space="0" w:color="auto"/>
            </w:tcBorders>
            <w:shd w:val="clear" w:color="auto" w:fill="97DDBA"/>
          </w:tcPr>
          <w:p w14:paraId="576CA1AF" w14:textId="77777777" w:rsidR="00CB4BEB" w:rsidRPr="000B2E88" w:rsidRDefault="00CB4BEB" w:rsidP="003C0924">
            <w:pPr>
              <w:rPr>
                <w:rFonts w:ascii="Trebuchet MS" w:hAnsi="Trebuchet MS"/>
                <w:sz w:val="18"/>
                <w:szCs w:val="18"/>
              </w:rPr>
            </w:pPr>
          </w:p>
        </w:tc>
        <w:tc>
          <w:tcPr>
            <w:tcW w:w="1233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D83991A"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Felt defineret under: 4.1 Standardiserede felter til de temaspecifikke datamodeller</w:t>
            </w:r>
          </w:p>
        </w:tc>
      </w:tr>
      <w:tr w:rsidR="00CB4BEB" w:rsidRPr="00A1616D" w14:paraId="153170B1" w14:textId="77777777" w:rsidTr="003C0924">
        <w:trPr>
          <w:trHeight w:hRule="exact" w:val="255"/>
        </w:trPr>
        <w:tc>
          <w:tcPr>
            <w:tcW w:w="1313" w:type="dxa"/>
            <w:tcBorders>
              <w:top w:val="single" w:sz="4" w:space="0" w:color="auto"/>
              <w:left w:val="single" w:sz="4" w:space="0" w:color="auto"/>
              <w:bottom w:val="single" w:sz="4" w:space="0" w:color="auto"/>
              <w:right w:val="single" w:sz="4" w:space="0" w:color="auto"/>
            </w:tcBorders>
            <w:shd w:val="clear" w:color="auto" w:fill="97DDBA"/>
            <w:vAlign w:val="bottom"/>
          </w:tcPr>
          <w:p w14:paraId="4CBD2D91" w14:textId="77777777" w:rsidR="00CB4BEB" w:rsidRPr="000B2E88" w:rsidRDefault="00CB4BEB" w:rsidP="003C0924">
            <w:pPr>
              <w:rPr>
                <w:rFonts w:ascii="Trebuchet MS" w:hAnsi="Trebuchet MS"/>
                <w:sz w:val="18"/>
                <w:szCs w:val="18"/>
              </w:rPr>
            </w:pPr>
            <w:proofErr w:type="spellStart"/>
            <w:r w:rsidRPr="000B2E88">
              <w:rPr>
                <w:rFonts w:ascii="Trebuchet MS" w:hAnsi="Trebuchet MS"/>
                <w:sz w:val="18"/>
                <w:szCs w:val="18"/>
              </w:rPr>
              <w:t>postnr</w:t>
            </w:r>
            <w:proofErr w:type="spellEnd"/>
          </w:p>
        </w:tc>
        <w:tc>
          <w:tcPr>
            <w:tcW w:w="1234" w:type="dxa"/>
            <w:tcBorders>
              <w:top w:val="single" w:sz="4" w:space="0" w:color="auto"/>
              <w:left w:val="single" w:sz="4" w:space="0" w:color="auto"/>
              <w:bottom w:val="single" w:sz="4" w:space="0" w:color="auto"/>
              <w:right w:val="single" w:sz="4" w:space="0" w:color="auto"/>
            </w:tcBorders>
            <w:shd w:val="clear" w:color="auto" w:fill="97DDBA"/>
          </w:tcPr>
          <w:p w14:paraId="1089F4F0" w14:textId="77777777" w:rsidR="00CB4BEB" w:rsidRPr="000B2E88" w:rsidRDefault="00CB4BEB" w:rsidP="003C0924">
            <w:pPr>
              <w:rPr>
                <w:rFonts w:ascii="Trebuchet MS" w:hAnsi="Trebuchet MS"/>
                <w:sz w:val="18"/>
                <w:szCs w:val="18"/>
              </w:rPr>
            </w:pPr>
          </w:p>
        </w:tc>
        <w:tc>
          <w:tcPr>
            <w:tcW w:w="1233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178645D3"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Felt defineret under: 4.1 Standardiserede felter til de temaspecifikke datamodeller</w:t>
            </w:r>
          </w:p>
        </w:tc>
      </w:tr>
      <w:tr w:rsidR="00CB4BEB" w:rsidRPr="00A1616D" w14:paraId="08E0C96F" w14:textId="77777777" w:rsidTr="003C0924">
        <w:trPr>
          <w:trHeight w:hRule="exact" w:val="255"/>
        </w:trPr>
        <w:tc>
          <w:tcPr>
            <w:tcW w:w="1313" w:type="dxa"/>
            <w:tcBorders>
              <w:top w:val="single" w:sz="4" w:space="0" w:color="auto"/>
              <w:left w:val="single" w:sz="4" w:space="0" w:color="auto"/>
              <w:bottom w:val="single" w:sz="4" w:space="0" w:color="auto"/>
              <w:right w:val="single" w:sz="4" w:space="0" w:color="auto"/>
            </w:tcBorders>
            <w:shd w:val="clear" w:color="auto" w:fill="97DDBA"/>
            <w:vAlign w:val="bottom"/>
          </w:tcPr>
          <w:p w14:paraId="24BD0341" w14:textId="77777777" w:rsidR="00CB4BEB" w:rsidRPr="00D71517" w:rsidRDefault="00CB4BEB" w:rsidP="003C0924">
            <w:pPr>
              <w:rPr>
                <w:rFonts w:ascii="Trebuchet MS" w:hAnsi="Trebuchet MS" w:cs="Trebuchet MS"/>
                <w:sz w:val="18"/>
                <w:szCs w:val="18"/>
              </w:rPr>
            </w:pPr>
            <w:proofErr w:type="spellStart"/>
            <w:r w:rsidRPr="00D71517">
              <w:rPr>
                <w:rFonts w:ascii="Trebuchet MS" w:hAnsi="Trebuchet MS" w:cs="Trebuchet MS"/>
                <w:sz w:val="18"/>
                <w:szCs w:val="18"/>
              </w:rPr>
              <w:t>postnr_by</w:t>
            </w:r>
            <w:proofErr w:type="spellEnd"/>
          </w:p>
        </w:tc>
        <w:tc>
          <w:tcPr>
            <w:tcW w:w="1234" w:type="dxa"/>
            <w:tcBorders>
              <w:top w:val="single" w:sz="4" w:space="0" w:color="auto"/>
              <w:left w:val="single" w:sz="4" w:space="0" w:color="auto"/>
              <w:bottom w:val="single" w:sz="4" w:space="0" w:color="auto"/>
              <w:right w:val="single" w:sz="4" w:space="0" w:color="auto"/>
            </w:tcBorders>
            <w:shd w:val="clear" w:color="auto" w:fill="97DDBA"/>
          </w:tcPr>
          <w:p w14:paraId="02329D00" w14:textId="77777777" w:rsidR="00CB4BEB" w:rsidRPr="00D71517" w:rsidRDefault="00CB4BEB" w:rsidP="003C0924">
            <w:pPr>
              <w:rPr>
                <w:rFonts w:ascii="Trebuchet MS" w:hAnsi="Trebuchet MS" w:cs="Trebuchet MS"/>
                <w:sz w:val="18"/>
                <w:szCs w:val="18"/>
              </w:rPr>
            </w:pPr>
          </w:p>
        </w:tc>
        <w:tc>
          <w:tcPr>
            <w:tcW w:w="1233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6ABDA7F1" w14:textId="77777777" w:rsidR="00CB4BEB" w:rsidRPr="00D71517" w:rsidRDefault="00CB4BEB" w:rsidP="003C0924">
            <w:pPr>
              <w:rPr>
                <w:rFonts w:ascii="Trebuchet MS" w:hAnsi="Trebuchet MS" w:cs="Trebuchet MS"/>
                <w:sz w:val="18"/>
                <w:szCs w:val="18"/>
              </w:rPr>
            </w:pPr>
            <w:r w:rsidRPr="00D71517">
              <w:rPr>
                <w:rFonts w:ascii="Trebuchet MS" w:hAnsi="Trebuchet MS" w:cs="Trebuchet MS"/>
                <w:sz w:val="18"/>
                <w:szCs w:val="18"/>
              </w:rPr>
              <w:t>Felt defineret under: 4.1 Standardiserede felter til de temaspecifikke datamodeller</w:t>
            </w:r>
          </w:p>
        </w:tc>
      </w:tr>
      <w:tr w:rsidR="00CB4BEB" w:rsidRPr="00F6698A" w14:paraId="11699BD6" w14:textId="77777777" w:rsidTr="003C0924">
        <w:trPr>
          <w:trHeight w:hRule="exact" w:val="255"/>
        </w:trPr>
        <w:tc>
          <w:tcPr>
            <w:tcW w:w="1313" w:type="dxa"/>
            <w:tcBorders>
              <w:top w:val="single" w:sz="4" w:space="0" w:color="auto"/>
              <w:left w:val="single" w:sz="4" w:space="0" w:color="auto"/>
              <w:bottom w:val="single" w:sz="4" w:space="0" w:color="auto"/>
              <w:right w:val="single" w:sz="4" w:space="0" w:color="auto"/>
            </w:tcBorders>
            <w:shd w:val="clear" w:color="auto" w:fill="97DDBA"/>
            <w:vAlign w:val="bottom"/>
          </w:tcPr>
          <w:p w14:paraId="329C5BA0" w14:textId="77777777" w:rsidR="00CB4BEB" w:rsidRPr="00D71517" w:rsidRDefault="00CB4BEB" w:rsidP="003C0924">
            <w:pPr>
              <w:rPr>
                <w:rFonts w:ascii="Trebuchet MS" w:hAnsi="Trebuchet MS" w:cs="Trebuchet MS"/>
                <w:sz w:val="18"/>
                <w:szCs w:val="18"/>
              </w:rPr>
            </w:pPr>
            <w:proofErr w:type="spellStart"/>
            <w:r w:rsidRPr="00D71517">
              <w:rPr>
                <w:rFonts w:ascii="Trebuchet MS" w:hAnsi="Trebuchet MS" w:cs="Trebuchet MS"/>
                <w:sz w:val="18"/>
                <w:szCs w:val="18"/>
              </w:rPr>
              <w:t>adr_id</w:t>
            </w:r>
            <w:proofErr w:type="spellEnd"/>
          </w:p>
        </w:tc>
        <w:tc>
          <w:tcPr>
            <w:tcW w:w="1234" w:type="dxa"/>
            <w:tcBorders>
              <w:top w:val="single" w:sz="4" w:space="0" w:color="auto"/>
              <w:left w:val="single" w:sz="4" w:space="0" w:color="auto"/>
              <w:bottom w:val="single" w:sz="4" w:space="0" w:color="auto"/>
              <w:right w:val="single" w:sz="4" w:space="0" w:color="auto"/>
            </w:tcBorders>
            <w:shd w:val="clear" w:color="auto" w:fill="97DDBA"/>
          </w:tcPr>
          <w:p w14:paraId="3373DAB9" w14:textId="77777777" w:rsidR="00CB4BEB" w:rsidRPr="00D71517" w:rsidRDefault="00CB4BEB" w:rsidP="003C0924">
            <w:pPr>
              <w:rPr>
                <w:rFonts w:ascii="Trebuchet MS" w:hAnsi="Trebuchet MS" w:cs="Trebuchet MS"/>
                <w:sz w:val="18"/>
                <w:szCs w:val="18"/>
              </w:rPr>
            </w:pPr>
          </w:p>
        </w:tc>
        <w:tc>
          <w:tcPr>
            <w:tcW w:w="1233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E9ABDA0" w14:textId="77777777" w:rsidR="00CB4BEB" w:rsidRPr="00D71517" w:rsidRDefault="00CB4BEB" w:rsidP="003C0924">
            <w:pPr>
              <w:rPr>
                <w:rFonts w:ascii="Trebuchet MS" w:hAnsi="Trebuchet MS" w:cs="Trebuchet MS"/>
                <w:sz w:val="18"/>
                <w:szCs w:val="18"/>
              </w:rPr>
            </w:pPr>
            <w:r w:rsidRPr="00D71517">
              <w:rPr>
                <w:rFonts w:ascii="Trebuchet MS" w:hAnsi="Trebuchet MS" w:cs="Trebuchet MS"/>
                <w:sz w:val="18"/>
                <w:szCs w:val="18"/>
              </w:rPr>
              <w:t>Felt defineret under: 4.1 Standardiserede felter til de temaspecifikke datamodeller</w:t>
            </w:r>
          </w:p>
        </w:tc>
      </w:tr>
      <w:bookmarkEnd w:id="1337"/>
      <w:tr w:rsidR="00CB4BEB" w:rsidRPr="00CE1917" w14:paraId="3941A1A8" w14:textId="77777777" w:rsidTr="003C0924">
        <w:trPr>
          <w:trHeight w:hRule="exact" w:val="255"/>
        </w:trPr>
        <w:tc>
          <w:tcPr>
            <w:tcW w:w="1313" w:type="dxa"/>
            <w:tcBorders>
              <w:top w:val="single" w:sz="4" w:space="0" w:color="auto"/>
              <w:left w:val="single" w:sz="4" w:space="0" w:color="auto"/>
              <w:bottom w:val="single" w:sz="4" w:space="0" w:color="auto"/>
              <w:right w:val="single" w:sz="4" w:space="0" w:color="auto"/>
            </w:tcBorders>
            <w:shd w:val="clear" w:color="auto" w:fill="97DDBA"/>
            <w:vAlign w:val="bottom"/>
          </w:tcPr>
          <w:p w14:paraId="1B8C2C33"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w:t>
            </w:r>
            <w:r w:rsidRPr="00CE1917">
              <w:rPr>
                <w:rFonts w:ascii="Trebuchet MS" w:hAnsi="Trebuchet MS" w:cs="Trebuchet MS"/>
                <w:sz w:val="18"/>
                <w:szCs w:val="18"/>
              </w:rPr>
              <w:t>ink</w:t>
            </w:r>
          </w:p>
        </w:tc>
        <w:tc>
          <w:tcPr>
            <w:tcW w:w="1234" w:type="dxa"/>
            <w:tcBorders>
              <w:top w:val="single" w:sz="4" w:space="0" w:color="auto"/>
              <w:left w:val="single" w:sz="4" w:space="0" w:color="auto"/>
              <w:bottom w:val="single" w:sz="4" w:space="0" w:color="auto"/>
              <w:right w:val="single" w:sz="4" w:space="0" w:color="auto"/>
            </w:tcBorders>
            <w:shd w:val="clear" w:color="auto" w:fill="97DDBA"/>
          </w:tcPr>
          <w:p w14:paraId="6B8850A1" w14:textId="77777777" w:rsidR="00CB4BEB" w:rsidRPr="0014307B" w:rsidRDefault="00CB4BEB" w:rsidP="003C0924">
            <w:pPr>
              <w:rPr>
                <w:rFonts w:ascii="Trebuchet MS" w:hAnsi="Trebuchet MS" w:cs="Trebuchet MS"/>
                <w:sz w:val="18"/>
                <w:szCs w:val="18"/>
              </w:rPr>
            </w:pPr>
          </w:p>
        </w:tc>
        <w:tc>
          <w:tcPr>
            <w:tcW w:w="1233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678A21DA"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210DD8CD" w14:textId="77777777" w:rsidTr="003C0924">
        <w:trPr>
          <w:trHeight w:hRule="exact" w:val="255"/>
        </w:trPr>
        <w:tc>
          <w:tcPr>
            <w:tcW w:w="14879" w:type="dxa"/>
            <w:gridSpan w:val="7"/>
            <w:tcBorders>
              <w:top w:val="single" w:sz="4" w:space="0" w:color="auto"/>
              <w:left w:val="nil"/>
              <w:bottom w:val="nil"/>
              <w:right w:val="nil"/>
            </w:tcBorders>
            <w:shd w:val="clear" w:color="auto" w:fill="99CCFF"/>
            <w:vAlign w:val="bottom"/>
          </w:tcPr>
          <w:p w14:paraId="25E36E5E"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44E41CC3" w14:textId="77777777" w:rsidTr="003C0924">
        <w:trPr>
          <w:trHeight w:hRule="exact" w:val="255"/>
        </w:trPr>
        <w:tc>
          <w:tcPr>
            <w:tcW w:w="14879" w:type="dxa"/>
            <w:gridSpan w:val="7"/>
            <w:tcBorders>
              <w:top w:val="nil"/>
              <w:left w:val="nil"/>
              <w:bottom w:val="nil"/>
              <w:right w:val="nil"/>
            </w:tcBorders>
            <w:shd w:val="clear" w:color="auto" w:fill="97DDBA"/>
            <w:vAlign w:val="bottom"/>
          </w:tcPr>
          <w:p w14:paraId="2B430358"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7E303DDA" w14:textId="77777777" w:rsidR="00CB4BEB" w:rsidRDefault="00CB4BEB" w:rsidP="00CB4BEB">
      <w:pPr>
        <w:pStyle w:val="Overskrift6"/>
      </w:pPr>
      <w:r>
        <w:t>5.5.2.1</w:t>
      </w:r>
      <w:r w:rsidRPr="00A32757">
        <w:t xml:space="preserve"> </w:t>
      </w:r>
      <w:r>
        <w:t>Metadata</w:t>
      </w:r>
      <w:r w:rsidRPr="003D44C9">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2B3BD2A4" w14:textId="77777777" w:rsidTr="003C0924">
        <w:trPr>
          <w:trHeight w:hRule="exact" w:val="255"/>
        </w:trPr>
        <w:tc>
          <w:tcPr>
            <w:tcW w:w="2235" w:type="dxa"/>
            <w:shd w:val="clear" w:color="auto" w:fill="D9D9D9"/>
            <w:vAlign w:val="bottom"/>
          </w:tcPr>
          <w:p w14:paraId="1BC1CC4F"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74C7ACC4"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0325F0B1" w14:textId="77777777" w:rsidTr="003C0924">
        <w:trPr>
          <w:trHeight w:hRule="exact" w:val="255"/>
        </w:trPr>
        <w:tc>
          <w:tcPr>
            <w:tcW w:w="2235" w:type="dxa"/>
            <w:shd w:val="clear" w:color="auto" w:fill="E0E0E0"/>
            <w:vAlign w:val="bottom"/>
          </w:tcPr>
          <w:p w14:paraId="310CA5B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4D3EF410"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Genbrugsplads</w:t>
            </w:r>
          </w:p>
        </w:tc>
      </w:tr>
      <w:tr w:rsidR="00CB4BEB" w:rsidRPr="0051728E" w14:paraId="3448C026" w14:textId="77777777" w:rsidTr="003C0924">
        <w:trPr>
          <w:trHeight w:hRule="exact" w:val="255"/>
        </w:trPr>
        <w:tc>
          <w:tcPr>
            <w:tcW w:w="2235" w:type="dxa"/>
            <w:shd w:val="clear" w:color="auto" w:fill="E0E0E0"/>
            <w:vAlign w:val="bottom"/>
          </w:tcPr>
          <w:p w14:paraId="618F78D6"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581B8EF9"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5401</w:t>
            </w:r>
          </w:p>
        </w:tc>
      </w:tr>
      <w:tr w:rsidR="00CB4BEB" w:rsidRPr="0051728E" w14:paraId="39DFBCAE" w14:textId="77777777" w:rsidTr="003C0924">
        <w:trPr>
          <w:trHeight w:hRule="exact" w:val="255"/>
        </w:trPr>
        <w:tc>
          <w:tcPr>
            <w:tcW w:w="2235" w:type="dxa"/>
            <w:shd w:val="clear" w:color="auto" w:fill="E0E0E0"/>
            <w:vAlign w:val="bottom"/>
          </w:tcPr>
          <w:p w14:paraId="6600358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112D0C4" w14:textId="33A9AC73" w:rsidR="00CB4BEB" w:rsidRPr="00C60C42" w:rsidRDefault="00CB4BEB" w:rsidP="003C0924">
            <w:pPr>
              <w:rPr>
                <w:rFonts w:ascii="Trebuchet MS" w:hAnsi="Trebuchet MS" w:cs="Trebuchet MS"/>
                <w:sz w:val="18"/>
                <w:szCs w:val="18"/>
              </w:rPr>
            </w:pPr>
            <w:r w:rsidRPr="00C60C42">
              <w:rPr>
                <w:rFonts w:ascii="Trebuchet MS" w:hAnsi="Trebuchet MS"/>
                <w:sz w:val="18"/>
                <w:szCs w:val="18"/>
              </w:rPr>
              <w:t>Genbrugspladser i kommunen. Steder hvor man centralt aflevere</w:t>
            </w:r>
            <w:r w:rsidR="00A65F59">
              <w:rPr>
                <w:rFonts w:ascii="Trebuchet MS" w:hAnsi="Trebuchet MS"/>
                <w:sz w:val="18"/>
                <w:szCs w:val="18"/>
              </w:rPr>
              <w:t>r</w:t>
            </w:r>
            <w:r w:rsidRPr="00C60C42">
              <w:rPr>
                <w:rFonts w:ascii="Trebuchet MS" w:hAnsi="Trebuchet MS"/>
                <w:sz w:val="18"/>
                <w:szCs w:val="18"/>
              </w:rPr>
              <w:t xml:space="preserve"> affald til genbrug.</w:t>
            </w:r>
          </w:p>
        </w:tc>
      </w:tr>
      <w:tr w:rsidR="00CB4BEB" w:rsidRPr="0051728E" w14:paraId="647E0F5B" w14:textId="77777777" w:rsidTr="003C0924">
        <w:trPr>
          <w:trHeight w:hRule="exact" w:val="255"/>
        </w:trPr>
        <w:tc>
          <w:tcPr>
            <w:tcW w:w="2235" w:type="dxa"/>
            <w:shd w:val="clear" w:color="auto" w:fill="E0E0E0"/>
            <w:vAlign w:val="bottom"/>
          </w:tcPr>
          <w:p w14:paraId="5756320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20C9458E" w14:textId="5CD6B34E" w:rsidR="00CB4BEB" w:rsidRPr="00C60C42" w:rsidRDefault="00CB4BEB" w:rsidP="003C0924">
            <w:pPr>
              <w:rPr>
                <w:rFonts w:ascii="Trebuchet MS" w:hAnsi="Trebuchet MS" w:cs="Trebuchet MS"/>
                <w:sz w:val="18"/>
                <w:szCs w:val="18"/>
              </w:rPr>
            </w:pPr>
            <w:r w:rsidRPr="00C60C42">
              <w:rPr>
                <w:rFonts w:ascii="Trebuchet MS" w:hAnsi="Trebuchet MS"/>
                <w:sz w:val="18"/>
                <w:szCs w:val="18"/>
              </w:rPr>
              <w:t>Steder hvor man centralt aflevere</w:t>
            </w:r>
            <w:r w:rsidR="00A65F59">
              <w:rPr>
                <w:rFonts w:ascii="Trebuchet MS" w:hAnsi="Trebuchet MS"/>
                <w:sz w:val="18"/>
                <w:szCs w:val="18"/>
              </w:rPr>
              <w:t>r</w:t>
            </w:r>
            <w:r w:rsidRPr="00C60C42">
              <w:rPr>
                <w:rFonts w:ascii="Trebuchet MS" w:hAnsi="Trebuchet MS"/>
                <w:sz w:val="18"/>
                <w:szCs w:val="18"/>
              </w:rPr>
              <w:t xml:space="preserve"> affald til genbrug. </w:t>
            </w:r>
          </w:p>
        </w:tc>
      </w:tr>
      <w:tr w:rsidR="00CB4BEB" w:rsidRPr="0051728E" w14:paraId="085DC0D7" w14:textId="77777777" w:rsidTr="003C0924">
        <w:trPr>
          <w:trHeight w:hRule="exact" w:val="255"/>
        </w:trPr>
        <w:tc>
          <w:tcPr>
            <w:tcW w:w="2235" w:type="dxa"/>
            <w:shd w:val="clear" w:color="auto" w:fill="E0E0E0"/>
            <w:vAlign w:val="bottom"/>
          </w:tcPr>
          <w:p w14:paraId="53200DCB"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0FBE08A1"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Oplys borger via selvbetjeningsløsninger om nærmeste genbrugsplads.</w:t>
            </w:r>
          </w:p>
        </w:tc>
      </w:tr>
      <w:tr w:rsidR="00CB4BEB" w:rsidRPr="0051728E" w14:paraId="11D03C9B" w14:textId="77777777" w:rsidTr="003C0924">
        <w:trPr>
          <w:trHeight w:hRule="exact" w:val="255"/>
        </w:trPr>
        <w:tc>
          <w:tcPr>
            <w:tcW w:w="2235" w:type="dxa"/>
            <w:shd w:val="clear" w:color="auto" w:fill="E0E0E0"/>
            <w:vAlign w:val="bottom"/>
          </w:tcPr>
          <w:p w14:paraId="0FBB9C00"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2B5C5FB4" w14:textId="77777777" w:rsidR="00CB4BEB" w:rsidRPr="00C60C42" w:rsidRDefault="00CB4BEB" w:rsidP="003C0924">
            <w:pPr>
              <w:rPr>
                <w:rFonts w:ascii="Trebuchet MS" w:hAnsi="Trebuchet MS" w:cs="Trebuchet MS"/>
                <w:bCs/>
                <w:sz w:val="18"/>
                <w:szCs w:val="18"/>
              </w:rPr>
            </w:pPr>
            <w:r w:rsidRPr="00C60C42">
              <w:rPr>
                <w:rFonts w:ascii="Trebuchet MS" w:hAnsi="Trebuchet MS" w:cs="Trebuchet MS"/>
                <w:bCs/>
                <w:sz w:val="18"/>
                <w:szCs w:val="18"/>
              </w:rPr>
              <w:t>Offentlig forsyningsvirksomhed og offentlige tjenesteydelser</w:t>
            </w:r>
          </w:p>
        </w:tc>
      </w:tr>
      <w:tr w:rsidR="00CB4BEB" w:rsidRPr="0051728E" w14:paraId="614ADD7B" w14:textId="77777777" w:rsidTr="003C0924">
        <w:trPr>
          <w:trHeight w:hRule="exact" w:val="255"/>
        </w:trPr>
        <w:tc>
          <w:tcPr>
            <w:tcW w:w="2235" w:type="dxa"/>
            <w:shd w:val="clear" w:color="auto" w:fill="E0E0E0"/>
            <w:vAlign w:val="bottom"/>
          </w:tcPr>
          <w:p w14:paraId="7CB1D355" w14:textId="77777777" w:rsidR="00CB4BEB" w:rsidRPr="00492FFE" w:rsidRDefault="00CB4BEB" w:rsidP="003C0924">
            <w:pPr>
              <w:rPr>
                <w:rFonts w:ascii="Trebuchet MS" w:hAnsi="Trebuchet MS" w:cs="Trebuchet MS"/>
                <w:sz w:val="18"/>
                <w:szCs w:val="18"/>
              </w:rPr>
            </w:pPr>
            <w:proofErr w:type="spellStart"/>
            <w:r w:rsidRPr="00E45822">
              <w:rPr>
                <w:rFonts w:ascii="Trebuchet MS" w:hAnsi="Trebuchet MS" w:cs="Trebuchet MS"/>
                <w:sz w:val="18"/>
                <w:szCs w:val="18"/>
              </w:rPr>
              <w:t>Noegle</w:t>
            </w:r>
            <w:r w:rsidRPr="00492FFE">
              <w:rPr>
                <w:rFonts w:ascii="Trebuchet MS" w:hAnsi="Trebuchet MS" w:cs="Trebuchet MS"/>
                <w:sz w:val="18"/>
                <w:szCs w:val="18"/>
              </w:rPr>
              <w:t>_ord</w:t>
            </w:r>
            <w:proofErr w:type="spellEnd"/>
          </w:p>
        </w:tc>
        <w:tc>
          <w:tcPr>
            <w:tcW w:w="11340" w:type="dxa"/>
            <w:shd w:val="clear" w:color="auto" w:fill="FFFFFF"/>
            <w:vAlign w:val="bottom"/>
          </w:tcPr>
          <w:p w14:paraId="4D055997" w14:textId="77777777" w:rsidR="00CB4BEB" w:rsidRPr="00C60C42" w:rsidRDefault="00CB4BEB" w:rsidP="003C0924">
            <w:pPr>
              <w:autoSpaceDE w:val="0"/>
              <w:autoSpaceDN w:val="0"/>
              <w:adjustRightInd w:val="0"/>
              <w:rPr>
                <w:rFonts w:ascii="Trebuchet MS" w:hAnsi="Trebuchet MS" w:cs="Trebuchet MS"/>
                <w:sz w:val="18"/>
                <w:szCs w:val="18"/>
              </w:rPr>
            </w:pPr>
            <w:r w:rsidRPr="00C60C42">
              <w:rPr>
                <w:rFonts w:ascii="Trebuchet MS" w:hAnsi="Trebuchet MS"/>
                <w:sz w:val="18"/>
                <w:szCs w:val="18"/>
              </w:rPr>
              <w:t>Affald, Skrald, Genbrug, Miljøstation</w:t>
            </w:r>
          </w:p>
        </w:tc>
      </w:tr>
      <w:tr w:rsidR="00CB4BEB" w:rsidRPr="0051728E" w14:paraId="1575FF63" w14:textId="77777777" w:rsidTr="003C0924">
        <w:trPr>
          <w:trHeight w:hRule="exact" w:val="255"/>
        </w:trPr>
        <w:tc>
          <w:tcPr>
            <w:tcW w:w="2235" w:type="dxa"/>
            <w:shd w:val="clear" w:color="auto" w:fill="E0E0E0"/>
            <w:vAlign w:val="bottom"/>
          </w:tcPr>
          <w:p w14:paraId="101F998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27522584"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Punkt</w:t>
            </w:r>
          </w:p>
        </w:tc>
      </w:tr>
      <w:tr w:rsidR="00CB4BEB" w:rsidRPr="0051728E" w14:paraId="2B460D33" w14:textId="77777777" w:rsidTr="003C0924">
        <w:trPr>
          <w:trHeight w:hRule="exact" w:val="255"/>
        </w:trPr>
        <w:tc>
          <w:tcPr>
            <w:tcW w:w="2235" w:type="dxa"/>
            <w:shd w:val="clear" w:color="auto" w:fill="E0E0E0"/>
            <w:vAlign w:val="bottom"/>
          </w:tcPr>
          <w:p w14:paraId="6AD348E9"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46A10B94" w14:textId="77777777" w:rsidR="00CB4BEB" w:rsidRPr="00C60C42" w:rsidRDefault="00CB4BEB" w:rsidP="003C0924">
            <w:pPr>
              <w:rPr>
                <w:rFonts w:ascii="Trebuchet MS" w:hAnsi="Trebuchet MS" w:cs="Trebuchet MS"/>
                <w:sz w:val="18"/>
                <w:szCs w:val="18"/>
              </w:rPr>
            </w:pPr>
          </w:p>
        </w:tc>
      </w:tr>
      <w:tr w:rsidR="00CB4BEB" w:rsidRPr="00904157" w14:paraId="3BB10679" w14:textId="77777777" w:rsidTr="003C0924">
        <w:trPr>
          <w:trHeight w:hRule="exact" w:val="255"/>
        </w:trPr>
        <w:tc>
          <w:tcPr>
            <w:tcW w:w="2235" w:type="dxa"/>
            <w:shd w:val="clear" w:color="auto" w:fill="E0E0E0"/>
            <w:vAlign w:val="bottom"/>
          </w:tcPr>
          <w:p w14:paraId="39752E9A" w14:textId="77777777" w:rsidR="00CB4BEB" w:rsidRPr="00C60C42" w:rsidRDefault="00CB4BEB" w:rsidP="003C0924">
            <w:pPr>
              <w:rPr>
                <w:rFonts w:ascii="Trebuchet MS" w:hAnsi="Trebuchet MS" w:cs="Trebuchet MS"/>
                <w:sz w:val="18"/>
                <w:szCs w:val="18"/>
              </w:rPr>
            </w:pPr>
            <w:proofErr w:type="spellStart"/>
            <w:r w:rsidRPr="00C60C42">
              <w:rPr>
                <w:rFonts w:ascii="Trebuchet MS" w:hAnsi="Trebuchet MS" w:cs="Trebuchet MS"/>
                <w:sz w:val="18"/>
                <w:szCs w:val="18"/>
              </w:rPr>
              <w:t>KLE_koder</w:t>
            </w:r>
            <w:proofErr w:type="spellEnd"/>
          </w:p>
        </w:tc>
        <w:tc>
          <w:tcPr>
            <w:tcW w:w="11340" w:type="dxa"/>
            <w:shd w:val="clear" w:color="auto" w:fill="FFFFFF"/>
            <w:vAlign w:val="bottom"/>
          </w:tcPr>
          <w:p w14:paraId="5F8991F3" w14:textId="77777777" w:rsidR="00CB4BEB" w:rsidRPr="00C60C42" w:rsidRDefault="00CB4BEB" w:rsidP="003C0924">
            <w:pPr>
              <w:rPr>
                <w:rFonts w:ascii="Trebuchet MS" w:hAnsi="Trebuchet MS" w:cs="Trebuchet MS"/>
                <w:sz w:val="18"/>
                <w:szCs w:val="18"/>
              </w:rPr>
            </w:pPr>
            <w:r w:rsidRPr="00A65F59">
              <w:rPr>
                <w:rFonts w:ascii="Trebuchet MS" w:hAnsi="Trebuchet MS" w:cs="Trebuchet MS"/>
                <w:sz w:val="18"/>
                <w:szCs w:val="18"/>
              </w:rPr>
              <w:t>07.04.20</w:t>
            </w:r>
          </w:p>
        </w:tc>
      </w:tr>
    </w:tbl>
    <w:p w14:paraId="115218B7" w14:textId="77777777" w:rsidR="00CB4BEB" w:rsidRPr="00A32757" w:rsidRDefault="00CB4BEB" w:rsidP="00CB4BEB">
      <w:pPr>
        <w:pStyle w:val="Overskrift6"/>
      </w:pPr>
      <w:r>
        <w:t>5.5.2.2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6"/>
        <w:gridCol w:w="8960"/>
      </w:tblGrid>
      <w:tr w:rsidR="00CB4BEB" w:rsidRPr="0051728E" w14:paraId="709BFE5A" w14:textId="77777777" w:rsidTr="003C0924">
        <w:trPr>
          <w:trHeight w:hRule="exact" w:val="255"/>
        </w:trPr>
        <w:tc>
          <w:tcPr>
            <w:tcW w:w="4503" w:type="dxa"/>
            <w:shd w:val="clear" w:color="auto" w:fill="D9D9D9"/>
            <w:vAlign w:val="center"/>
          </w:tcPr>
          <w:p w14:paraId="158AE64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center"/>
          </w:tcPr>
          <w:p w14:paraId="0CB0AAFA"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475299D2" w14:textId="77777777" w:rsidTr="003C0924">
        <w:trPr>
          <w:trHeight w:hRule="exact" w:val="510"/>
        </w:trPr>
        <w:tc>
          <w:tcPr>
            <w:tcW w:w="4503" w:type="dxa"/>
            <w:shd w:val="clear" w:color="auto" w:fill="E0E0E0"/>
            <w:vAlign w:val="center"/>
          </w:tcPr>
          <w:p w14:paraId="2B79B21E"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center"/>
          </w:tcPr>
          <w:p w14:paraId="76B2E04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Sæt et punkt centralt i genbrugsområdet ud fra </w:t>
            </w:r>
            <w:proofErr w:type="spellStart"/>
            <w:r>
              <w:rPr>
                <w:rFonts w:ascii="Trebuchet MS" w:hAnsi="Trebuchet MS" w:cs="Trebuchet MS"/>
                <w:sz w:val="18"/>
                <w:szCs w:val="18"/>
              </w:rPr>
              <w:t>ortofoto</w:t>
            </w:r>
            <w:proofErr w:type="spellEnd"/>
            <w:r>
              <w:rPr>
                <w:rFonts w:ascii="Trebuchet MS" w:hAnsi="Trebuchet MS" w:cs="Trebuchet MS"/>
                <w:sz w:val="18"/>
                <w:szCs w:val="18"/>
              </w:rPr>
              <w:t>. Genbrugspladserne findes via adressesøger ud fra adresserne på kommunens hjemmeside.</w:t>
            </w:r>
          </w:p>
        </w:tc>
      </w:tr>
      <w:tr w:rsidR="00CB4BEB" w:rsidRPr="0051728E" w14:paraId="703D6C0A" w14:textId="77777777" w:rsidTr="003C0924">
        <w:trPr>
          <w:trHeight w:hRule="exact" w:val="255"/>
        </w:trPr>
        <w:tc>
          <w:tcPr>
            <w:tcW w:w="4503" w:type="dxa"/>
            <w:shd w:val="clear" w:color="auto" w:fill="E0E0E0"/>
            <w:vAlign w:val="bottom"/>
          </w:tcPr>
          <w:p w14:paraId="46E3F6B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center"/>
          </w:tcPr>
          <w:p w14:paraId="327C93C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Opdeles i 4 hovedtyper </w:t>
            </w:r>
            <w:r w:rsidRPr="00C60C42">
              <w:rPr>
                <w:rFonts w:ascii="Trebuchet MS" w:hAnsi="Trebuchet MS" w:cs="Trebuchet MS"/>
                <w:sz w:val="18"/>
                <w:szCs w:val="18"/>
              </w:rPr>
              <w:t>genbrugspladser.</w:t>
            </w:r>
          </w:p>
        </w:tc>
      </w:tr>
      <w:tr w:rsidR="00CB4BEB" w:rsidRPr="0051728E" w14:paraId="2899872C" w14:textId="77777777" w:rsidTr="003C0924">
        <w:trPr>
          <w:trHeight w:hRule="exact" w:val="255"/>
        </w:trPr>
        <w:tc>
          <w:tcPr>
            <w:tcW w:w="4503" w:type="dxa"/>
            <w:shd w:val="clear" w:color="auto" w:fill="E0E0E0"/>
            <w:vAlign w:val="bottom"/>
          </w:tcPr>
          <w:p w14:paraId="7F66B16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center"/>
          </w:tcPr>
          <w:p w14:paraId="21B1446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76A2FE54" w14:textId="77777777" w:rsidTr="003C0924">
        <w:trPr>
          <w:trHeight w:hRule="exact" w:val="255"/>
        </w:trPr>
        <w:tc>
          <w:tcPr>
            <w:tcW w:w="4503" w:type="dxa"/>
            <w:shd w:val="clear" w:color="auto" w:fill="E0E0E0"/>
            <w:vAlign w:val="bottom"/>
          </w:tcPr>
          <w:p w14:paraId="24E36A7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lastRenderedPageBreak/>
              <w:t>Entydige objekter</w:t>
            </w:r>
          </w:p>
        </w:tc>
        <w:tc>
          <w:tcPr>
            <w:tcW w:w="9072" w:type="dxa"/>
            <w:shd w:val="clear" w:color="auto" w:fill="FFFFFF"/>
            <w:vAlign w:val="center"/>
          </w:tcPr>
          <w:p w14:paraId="43783C02" w14:textId="77777777" w:rsidR="00CB4BEB" w:rsidRPr="00024C60" w:rsidRDefault="00CB4BEB" w:rsidP="003C0924">
            <w:pPr>
              <w:rPr>
                <w:rFonts w:ascii="Trebuchet MS" w:hAnsi="Trebuchet MS" w:cs="Trebuchet MS"/>
                <w:sz w:val="18"/>
                <w:szCs w:val="18"/>
              </w:rPr>
            </w:pPr>
          </w:p>
        </w:tc>
      </w:tr>
      <w:tr w:rsidR="00CB4BEB" w:rsidRPr="0051728E" w14:paraId="34305023" w14:textId="77777777" w:rsidTr="003C0924">
        <w:trPr>
          <w:trHeight w:hRule="exact" w:val="255"/>
        </w:trPr>
        <w:tc>
          <w:tcPr>
            <w:tcW w:w="4503" w:type="dxa"/>
            <w:shd w:val="clear" w:color="auto" w:fill="E0E0E0"/>
            <w:vAlign w:val="bottom"/>
          </w:tcPr>
          <w:p w14:paraId="6603C20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center"/>
          </w:tcPr>
          <w:p w14:paraId="3937FEA2" w14:textId="77777777" w:rsidR="00CB4BEB" w:rsidRPr="00024C60" w:rsidRDefault="00CB4BEB" w:rsidP="003C0924">
            <w:pPr>
              <w:rPr>
                <w:rFonts w:ascii="Trebuchet MS" w:hAnsi="Trebuchet MS" w:cs="Trebuchet MS"/>
                <w:sz w:val="18"/>
                <w:szCs w:val="18"/>
              </w:rPr>
            </w:pPr>
          </w:p>
        </w:tc>
      </w:tr>
      <w:tr w:rsidR="00CB4BEB" w:rsidRPr="0051728E" w14:paraId="3A823806" w14:textId="77777777" w:rsidTr="003C0924">
        <w:trPr>
          <w:trHeight w:hRule="exact" w:val="255"/>
        </w:trPr>
        <w:tc>
          <w:tcPr>
            <w:tcW w:w="4503" w:type="dxa"/>
            <w:shd w:val="clear" w:color="auto" w:fill="E0E0E0"/>
            <w:vAlign w:val="bottom"/>
          </w:tcPr>
          <w:p w14:paraId="3C7F2CE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center"/>
          </w:tcPr>
          <w:p w14:paraId="75EA59C1"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bl>
    <w:p w14:paraId="30AC2236" w14:textId="77777777" w:rsidR="00CB4BEB" w:rsidRPr="00A32757" w:rsidRDefault="00CB4BEB" w:rsidP="00CB4BEB">
      <w:pPr>
        <w:pStyle w:val="Overskrift6"/>
      </w:pPr>
      <w:r>
        <w:t>5.5.2.3 Kodelister</w:t>
      </w:r>
    </w:p>
    <w:p w14:paraId="56A937E6" w14:textId="77777777" w:rsidR="00CB4BEB" w:rsidRPr="00DF11C9" w:rsidRDefault="00CB4BEB" w:rsidP="00CB4BEB">
      <w:pPr>
        <w:autoSpaceDE w:val="0"/>
        <w:autoSpaceDN w:val="0"/>
        <w:adjustRightInd w:val="0"/>
        <w:rPr>
          <w:rFonts w:ascii="Trebuchet MS" w:hAnsi="Trebuchet MS" w:cs="Trebuchet MS"/>
          <w:sz w:val="19"/>
          <w:szCs w:val="19"/>
        </w:rPr>
      </w:pPr>
      <w:r w:rsidRPr="00DF11C9">
        <w:rPr>
          <w:rFonts w:ascii="Trebuchet MS" w:hAnsi="Trebuchet MS" w:cs="Trebuchet MS"/>
          <w:sz w:val="19"/>
          <w:szCs w:val="19"/>
        </w:rPr>
        <w:t>Kodelisterne fungerer som oversættelser mellem anvendte kodeværdier og de matchende forklarende tekster.</w:t>
      </w:r>
    </w:p>
    <w:p w14:paraId="34D25AEE" w14:textId="77777777" w:rsidR="00CB4BEB" w:rsidRPr="00F62741" w:rsidRDefault="00CB4BEB" w:rsidP="00CB4BEB">
      <w:pPr>
        <w:pStyle w:val="Overskrift7"/>
        <w:rPr>
          <w:lang w:val="en-US"/>
        </w:rPr>
      </w:pPr>
      <w:r w:rsidRPr="00F62741">
        <w:rPr>
          <w:lang w:val="en-US"/>
        </w:rPr>
        <w:t xml:space="preserve">5.5.2.4.1   5401 </w:t>
      </w:r>
      <w:proofErr w:type="spellStart"/>
      <w:r w:rsidRPr="00F62741">
        <w:rPr>
          <w:lang w:val="en-US"/>
        </w:rPr>
        <w:t>Gs_type</w:t>
      </w:r>
      <w:proofErr w:type="spellEnd"/>
      <w:r w:rsidRPr="00F62741">
        <w:rPr>
          <w:rStyle w:val="TypografiOverskrift4BrugerdefineretfarveRGB0Tegn"/>
          <w:lang w:val="en-US"/>
        </w:rPr>
        <w:t xml:space="preserve"> </w:t>
      </w:r>
      <w:r w:rsidRPr="00F62741">
        <w:rPr>
          <w:lang w:val="en-US"/>
        </w:rPr>
        <w:t>(</w:t>
      </w:r>
      <w:r w:rsidRPr="004D056C">
        <w:rPr>
          <w:lang w:val="en-US"/>
        </w:rPr>
        <w:t>d_5401_gs_type</w:t>
      </w:r>
      <w:r w:rsidRPr="00F62741">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79"/>
        <w:gridCol w:w="1882"/>
        <w:gridCol w:w="1418"/>
        <w:gridCol w:w="8896"/>
      </w:tblGrid>
      <w:tr w:rsidR="00CB4BEB" w:rsidRPr="0051728E" w14:paraId="234B8E5C" w14:textId="77777777" w:rsidTr="003C0924">
        <w:trPr>
          <w:trHeight w:hRule="exact" w:val="255"/>
        </w:trPr>
        <w:tc>
          <w:tcPr>
            <w:tcW w:w="1379" w:type="dxa"/>
            <w:tcBorders>
              <w:bottom w:val="single" w:sz="4" w:space="0" w:color="auto"/>
            </w:tcBorders>
            <w:shd w:val="clear" w:color="auto" w:fill="D9D9D9"/>
            <w:vAlign w:val="bottom"/>
          </w:tcPr>
          <w:p w14:paraId="04F73747" w14:textId="77777777" w:rsidR="00CB4BEB" w:rsidRPr="0051728E" w:rsidRDefault="00CB4BEB" w:rsidP="003C0924">
            <w:pPr>
              <w:rPr>
                <w:rFonts w:ascii="Trebuchet MS" w:hAnsi="Trebuchet MS" w:cs="Trebuchet MS"/>
                <w:b/>
                <w:bCs/>
                <w:sz w:val="18"/>
                <w:szCs w:val="18"/>
              </w:rPr>
            </w:pPr>
            <w:proofErr w:type="spellStart"/>
            <w:r>
              <w:rPr>
                <w:rFonts w:ascii="Trebuchet MS" w:hAnsi="Trebuchet MS" w:cs="Trebuchet MS"/>
                <w:b/>
                <w:bCs/>
                <w:sz w:val="18"/>
                <w:szCs w:val="18"/>
              </w:rPr>
              <w:t>gs_type_kode</w:t>
            </w:r>
            <w:proofErr w:type="spellEnd"/>
          </w:p>
        </w:tc>
        <w:tc>
          <w:tcPr>
            <w:tcW w:w="1882" w:type="dxa"/>
            <w:tcBorders>
              <w:bottom w:val="single" w:sz="4" w:space="0" w:color="auto"/>
            </w:tcBorders>
            <w:shd w:val="clear" w:color="auto" w:fill="D9D9D9"/>
            <w:vAlign w:val="bottom"/>
          </w:tcPr>
          <w:p w14:paraId="1B1057F7" w14:textId="77777777" w:rsidR="00CB4BEB" w:rsidRPr="0051728E" w:rsidRDefault="00CB4BEB" w:rsidP="003C0924">
            <w:pPr>
              <w:rPr>
                <w:rFonts w:ascii="Trebuchet MS" w:hAnsi="Trebuchet MS" w:cs="Trebuchet MS"/>
                <w:bCs/>
                <w:sz w:val="18"/>
                <w:szCs w:val="18"/>
              </w:rPr>
            </w:pPr>
            <w:proofErr w:type="spellStart"/>
            <w:r>
              <w:rPr>
                <w:rFonts w:ascii="Trebuchet MS" w:hAnsi="Trebuchet MS" w:cs="Trebuchet MS"/>
                <w:b/>
                <w:bCs/>
                <w:sz w:val="18"/>
                <w:szCs w:val="18"/>
              </w:rPr>
              <w:t>gs_type</w:t>
            </w:r>
            <w:proofErr w:type="spellEnd"/>
          </w:p>
        </w:tc>
        <w:tc>
          <w:tcPr>
            <w:tcW w:w="1418" w:type="dxa"/>
            <w:tcBorders>
              <w:bottom w:val="single" w:sz="4" w:space="0" w:color="auto"/>
            </w:tcBorders>
            <w:shd w:val="clear" w:color="auto" w:fill="D9D9D9"/>
            <w:vAlign w:val="bottom"/>
          </w:tcPr>
          <w:p w14:paraId="5D0B68E8"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896" w:type="dxa"/>
            <w:tcBorders>
              <w:bottom w:val="single" w:sz="4" w:space="0" w:color="auto"/>
            </w:tcBorders>
            <w:shd w:val="clear" w:color="auto" w:fill="D9D9D9"/>
            <w:vAlign w:val="bottom"/>
          </w:tcPr>
          <w:p w14:paraId="19C485BE"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6949F274" w14:textId="77777777" w:rsidTr="003C0924">
        <w:trPr>
          <w:trHeight w:hRule="exact" w:val="255"/>
        </w:trPr>
        <w:tc>
          <w:tcPr>
            <w:tcW w:w="1379" w:type="dxa"/>
            <w:tcBorders>
              <w:top w:val="single" w:sz="4" w:space="0" w:color="auto"/>
              <w:left w:val="single" w:sz="4" w:space="0" w:color="auto"/>
              <w:bottom w:val="single" w:sz="4" w:space="0" w:color="auto"/>
              <w:right w:val="single" w:sz="4" w:space="0" w:color="auto"/>
            </w:tcBorders>
            <w:shd w:val="clear" w:color="auto" w:fill="D9D9D9"/>
            <w:vAlign w:val="bottom"/>
          </w:tcPr>
          <w:p w14:paraId="24A12C13" w14:textId="77777777" w:rsidR="00CB4BEB" w:rsidRPr="00CE6370" w:rsidRDefault="00CB4BEB" w:rsidP="003C0924">
            <w:pPr>
              <w:jc w:val="center"/>
              <w:rPr>
                <w:rFonts w:ascii="Trebuchet MS" w:hAnsi="Trebuchet MS"/>
                <w:sz w:val="18"/>
                <w:szCs w:val="18"/>
              </w:rPr>
            </w:pPr>
            <w:r>
              <w:rPr>
                <w:rFonts w:ascii="Trebuchet MS" w:hAnsi="Trebuchet MS"/>
                <w:sz w:val="18"/>
                <w:szCs w:val="18"/>
              </w:rPr>
              <w:t>1</w:t>
            </w:r>
          </w:p>
        </w:tc>
        <w:tc>
          <w:tcPr>
            <w:tcW w:w="1882" w:type="dxa"/>
            <w:tcBorders>
              <w:top w:val="single" w:sz="4" w:space="0" w:color="auto"/>
              <w:left w:val="single" w:sz="4" w:space="0" w:color="auto"/>
              <w:bottom w:val="single" w:sz="4" w:space="0" w:color="auto"/>
            </w:tcBorders>
            <w:shd w:val="clear" w:color="auto" w:fill="FFFFFF"/>
            <w:vAlign w:val="bottom"/>
          </w:tcPr>
          <w:p w14:paraId="5624A7C6" w14:textId="77777777" w:rsidR="00CB4BEB" w:rsidRPr="00C60C42" w:rsidRDefault="00CB4BEB" w:rsidP="003C0924">
            <w:pPr>
              <w:rPr>
                <w:rFonts w:ascii="Trebuchet MS" w:hAnsi="Trebuchet MS"/>
                <w:sz w:val="18"/>
                <w:szCs w:val="18"/>
              </w:rPr>
            </w:pPr>
            <w:proofErr w:type="spellStart"/>
            <w:r w:rsidRPr="00C60C42">
              <w:rPr>
                <w:rFonts w:ascii="Trebuchet MS" w:hAnsi="Trebuchet MS"/>
                <w:sz w:val="18"/>
                <w:szCs w:val="18"/>
              </w:rPr>
              <w:t>Genbrugspladsn</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7452CB9" w14:textId="77777777" w:rsidR="00CB4BEB" w:rsidRPr="00C60C42" w:rsidRDefault="00CB4BEB" w:rsidP="003C0924">
            <w:pPr>
              <w:jc w:val="center"/>
              <w:rPr>
                <w:rFonts w:ascii="Trebuchet MS" w:hAnsi="Trebuchet MS" w:cs="Trebuchet MS"/>
                <w:sz w:val="18"/>
                <w:szCs w:val="18"/>
              </w:rPr>
            </w:pPr>
            <w:r w:rsidRPr="00C60C42">
              <w:rPr>
                <w:rFonts w:ascii="Trebuchet MS" w:hAnsi="Trebuchet MS" w:cs="Trebuchet MS"/>
                <w:sz w:val="18"/>
                <w:szCs w:val="18"/>
              </w:rPr>
              <w:t>1</w:t>
            </w:r>
          </w:p>
        </w:tc>
        <w:tc>
          <w:tcPr>
            <w:tcW w:w="8896" w:type="dxa"/>
            <w:tcBorders>
              <w:top w:val="single" w:sz="4" w:space="0" w:color="auto"/>
              <w:left w:val="single" w:sz="4" w:space="0" w:color="auto"/>
              <w:bottom w:val="single" w:sz="4" w:space="0" w:color="auto"/>
            </w:tcBorders>
            <w:shd w:val="clear" w:color="auto" w:fill="FFFFFF"/>
            <w:vAlign w:val="bottom"/>
          </w:tcPr>
          <w:p w14:paraId="13D18E3A" w14:textId="46814349"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Større indhegnet område hvor borgere aflevere</w:t>
            </w:r>
            <w:r w:rsidR="00A65F59">
              <w:rPr>
                <w:rFonts w:ascii="Trebuchet MS" w:hAnsi="Trebuchet MS" w:cs="Trebuchet MS"/>
                <w:sz w:val="18"/>
                <w:szCs w:val="18"/>
              </w:rPr>
              <w:t>r</w:t>
            </w:r>
            <w:r w:rsidRPr="00C60C42">
              <w:rPr>
                <w:rFonts w:ascii="Trebuchet MS" w:hAnsi="Trebuchet MS" w:cs="Trebuchet MS"/>
                <w:sz w:val="18"/>
                <w:szCs w:val="18"/>
              </w:rPr>
              <w:t xml:space="preserve"> affald sorteret efter type. Typiske direkte i container.</w:t>
            </w:r>
          </w:p>
        </w:tc>
      </w:tr>
      <w:tr w:rsidR="00CB4BEB" w:rsidRPr="0051728E" w14:paraId="76DB7EB7" w14:textId="77777777" w:rsidTr="003C0924">
        <w:trPr>
          <w:trHeight w:hRule="exact" w:val="255"/>
        </w:trPr>
        <w:tc>
          <w:tcPr>
            <w:tcW w:w="1379" w:type="dxa"/>
            <w:tcBorders>
              <w:top w:val="single" w:sz="4" w:space="0" w:color="auto"/>
              <w:left w:val="single" w:sz="4" w:space="0" w:color="auto"/>
              <w:bottom w:val="single" w:sz="4" w:space="0" w:color="auto"/>
              <w:right w:val="single" w:sz="4" w:space="0" w:color="auto"/>
            </w:tcBorders>
            <w:shd w:val="clear" w:color="auto" w:fill="D9D9D9"/>
            <w:vAlign w:val="bottom"/>
          </w:tcPr>
          <w:p w14:paraId="54E72C7F" w14:textId="77777777" w:rsidR="00CB4BEB" w:rsidRPr="00CE6370" w:rsidRDefault="00CB4BEB" w:rsidP="003C0924">
            <w:pPr>
              <w:jc w:val="center"/>
              <w:rPr>
                <w:rFonts w:ascii="Trebuchet MS" w:hAnsi="Trebuchet MS"/>
                <w:sz w:val="18"/>
                <w:szCs w:val="18"/>
              </w:rPr>
            </w:pPr>
            <w:r>
              <w:rPr>
                <w:rFonts w:ascii="Trebuchet MS" w:hAnsi="Trebuchet MS"/>
                <w:sz w:val="18"/>
                <w:szCs w:val="18"/>
              </w:rPr>
              <w:t>2</w:t>
            </w:r>
          </w:p>
        </w:tc>
        <w:tc>
          <w:tcPr>
            <w:tcW w:w="1882" w:type="dxa"/>
            <w:tcBorders>
              <w:top w:val="single" w:sz="4" w:space="0" w:color="auto"/>
              <w:left w:val="single" w:sz="4" w:space="0" w:color="auto"/>
              <w:bottom w:val="single" w:sz="4" w:space="0" w:color="auto"/>
            </w:tcBorders>
            <w:shd w:val="clear" w:color="auto" w:fill="FFFFFF"/>
            <w:vAlign w:val="bottom"/>
          </w:tcPr>
          <w:p w14:paraId="43A2F49B" w14:textId="77777777" w:rsidR="00CB4BEB" w:rsidRPr="00C60C42" w:rsidRDefault="00CB4BEB" w:rsidP="003C0924">
            <w:pPr>
              <w:rPr>
                <w:rFonts w:ascii="Trebuchet MS" w:hAnsi="Trebuchet MS"/>
                <w:sz w:val="18"/>
                <w:szCs w:val="18"/>
              </w:rPr>
            </w:pPr>
            <w:proofErr w:type="spellStart"/>
            <w:r w:rsidRPr="00C60C42">
              <w:rPr>
                <w:rFonts w:ascii="Trebuchet MS" w:hAnsi="Trebuchet MS"/>
                <w:sz w:val="18"/>
                <w:szCs w:val="18"/>
              </w:rPr>
              <w:t>Affaldsø</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D8EAA6F" w14:textId="77777777" w:rsidR="00CB4BEB" w:rsidRPr="00C60C42" w:rsidRDefault="00CB4BEB" w:rsidP="003C0924">
            <w:pPr>
              <w:jc w:val="center"/>
              <w:rPr>
                <w:rFonts w:ascii="Trebuchet MS" w:hAnsi="Trebuchet MS" w:cs="Trebuchet MS"/>
                <w:sz w:val="18"/>
                <w:szCs w:val="18"/>
              </w:rPr>
            </w:pPr>
            <w:r w:rsidRPr="00C60C42">
              <w:rPr>
                <w:rFonts w:ascii="Trebuchet MS" w:hAnsi="Trebuchet MS" w:cs="Trebuchet MS"/>
                <w:sz w:val="18"/>
                <w:szCs w:val="18"/>
              </w:rPr>
              <w:t>1</w:t>
            </w:r>
          </w:p>
        </w:tc>
        <w:tc>
          <w:tcPr>
            <w:tcW w:w="8896" w:type="dxa"/>
            <w:tcBorders>
              <w:top w:val="single" w:sz="4" w:space="0" w:color="auto"/>
              <w:left w:val="single" w:sz="4" w:space="0" w:color="auto"/>
              <w:bottom w:val="single" w:sz="4" w:space="0" w:color="auto"/>
            </w:tcBorders>
            <w:shd w:val="clear" w:color="auto" w:fill="FFFFFF"/>
            <w:vAlign w:val="bottom"/>
          </w:tcPr>
          <w:p w14:paraId="452D5325"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Mindre område hvor borgere kan aflevere mindre mænge af sorteret affald - Glas, papir og evt. metal.</w:t>
            </w:r>
          </w:p>
        </w:tc>
      </w:tr>
      <w:tr w:rsidR="00CB4BEB" w:rsidRPr="0051728E" w14:paraId="1590B5CD" w14:textId="77777777" w:rsidTr="003C0924">
        <w:trPr>
          <w:trHeight w:hRule="exact" w:val="510"/>
        </w:trPr>
        <w:tc>
          <w:tcPr>
            <w:tcW w:w="1379" w:type="dxa"/>
            <w:tcBorders>
              <w:top w:val="single" w:sz="4" w:space="0" w:color="auto"/>
              <w:left w:val="single" w:sz="4" w:space="0" w:color="auto"/>
              <w:bottom w:val="single" w:sz="4" w:space="0" w:color="auto"/>
              <w:right w:val="single" w:sz="4" w:space="0" w:color="auto"/>
            </w:tcBorders>
            <w:shd w:val="clear" w:color="auto" w:fill="D9D9D9"/>
            <w:vAlign w:val="center"/>
          </w:tcPr>
          <w:p w14:paraId="5D992F3C" w14:textId="77777777" w:rsidR="00CB4BEB" w:rsidRDefault="00CB4BEB" w:rsidP="003C0924">
            <w:pPr>
              <w:jc w:val="center"/>
              <w:rPr>
                <w:rFonts w:ascii="Trebuchet MS" w:hAnsi="Trebuchet MS"/>
                <w:sz w:val="18"/>
                <w:szCs w:val="18"/>
              </w:rPr>
            </w:pPr>
            <w:r>
              <w:rPr>
                <w:rFonts w:ascii="Trebuchet MS" w:hAnsi="Trebuchet MS"/>
                <w:sz w:val="18"/>
                <w:szCs w:val="18"/>
              </w:rPr>
              <w:t>3</w:t>
            </w:r>
          </w:p>
        </w:tc>
        <w:tc>
          <w:tcPr>
            <w:tcW w:w="1882" w:type="dxa"/>
            <w:tcBorders>
              <w:top w:val="single" w:sz="4" w:space="0" w:color="auto"/>
              <w:left w:val="single" w:sz="4" w:space="0" w:color="auto"/>
              <w:bottom w:val="single" w:sz="4" w:space="0" w:color="auto"/>
            </w:tcBorders>
            <w:shd w:val="clear" w:color="auto" w:fill="FFFFFF"/>
            <w:vAlign w:val="center"/>
          </w:tcPr>
          <w:p w14:paraId="58B5FB45"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Fyldplads</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5875642D" w14:textId="77777777" w:rsidR="00CB4BEB" w:rsidRPr="00C60C42" w:rsidRDefault="00CB4BEB" w:rsidP="003C0924">
            <w:pPr>
              <w:jc w:val="center"/>
              <w:rPr>
                <w:rFonts w:ascii="Trebuchet MS" w:hAnsi="Trebuchet MS" w:cs="Trebuchet MS"/>
                <w:sz w:val="18"/>
                <w:szCs w:val="18"/>
              </w:rPr>
            </w:pPr>
            <w:r w:rsidRPr="00C60C42">
              <w:rPr>
                <w:rFonts w:ascii="Trebuchet MS" w:hAnsi="Trebuchet MS" w:cs="Trebuchet MS"/>
                <w:sz w:val="18"/>
                <w:szCs w:val="18"/>
              </w:rPr>
              <w:t>1</w:t>
            </w:r>
          </w:p>
        </w:tc>
        <w:tc>
          <w:tcPr>
            <w:tcW w:w="8896" w:type="dxa"/>
            <w:tcBorders>
              <w:top w:val="single" w:sz="4" w:space="0" w:color="auto"/>
              <w:left w:val="single" w:sz="4" w:space="0" w:color="auto"/>
              <w:bottom w:val="single" w:sz="4" w:space="0" w:color="auto"/>
            </w:tcBorders>
            <w:shd w:val="clear" w:color="auto" w:fill="FFFFFF"/>
            <w:vAlign w:val="bottom"/>
          </w:tcPr>
          <w:p w14:paraId="2A90F195"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Områder der fyldes op med begrænset former for affald f.eks. i gammel grusgrav eller ved havneudvidelser.</w:t>
            </w:r>
          </w:p>
        </w:tc>
      </w:tr>
      <w:tr w:rsidR="00CB4BEB" w:rsidRPr="0051728E" w14:paraId="26A7240E" w14:textId="77777777" w:rsidTr="003C0924">
        <w:trPr>
          <w:trHeight w:hRule="exact" w:val="525"/>
        </w:trPr>
        <w:tc>
          <w:tcPr>
            <w:tcW w:w="1379" w:type="dxa"/>
            <w:tcBorders>
              <w:top w:val="single" w:sz="4" w:space="0" w:color="auto"/>
              <w:left w:val="single" w:sz="4" w:space="0" w:color="auto"/>
              <w:bottom w:val="single" w:sz="4" w:space="0" w:color="auto"/>
              <w:right w:val="single" w:sz="4" w:space="0" w:color="auto"/>
            </w:tcBorders>
            <w:shd w:val="clear" w:color="auto" w:fill="D9D9D9"/>
            <w:vAlign w:val="bottom"/>
          </w:tcPr>
          <w:p w14:paraId="6B9B36B0" w14:textId="77777777" w:rsidR="00CB4BEB" w:rsidRDefault="00CB4BEB" w:rsidP="003C0924">
            <w:pPr>
              <w:jc w:val="center"/>
              <w:rPr>
                <w:rFonts w:ascii="Trebuchet MS" w:hAnsi="Trebuchet MS"/>
                <w:sz w:val="18"/>
                <w:szCs w:val="18"/>
              </w:rPr>
            </w:pPr>
            <w:r>
              <w:rPr>
                <w:rFonts w:ascii="Trebuchet MS" w:hAnsi="Trebuchet MS"/>
                <w:sz w:val="18"/>
                <w:szCs w:val="18"/>
              </w:rPr>
              <w:t>4</w:t>
            </w:r>
          </w:p>
        </w:tc>
        <w:tc>
          <w:tcPr>
            <w:tcW w:w="1882" w:type="dxa"/>
            <w:tcBorders>
              <w:top w:val="single" w:sz="4" w:space="0" w:color="auto"/>
              <w:left w:val="single" w:sz="4" w:space="0" w:color="auto"/>
              <w:bottom w:val="single" w:sz="4" w:space="0" w:color="auto"/>
            </w:tcBorders>
            <w:shd w:val="clear" w:color="auto" w:fill="FFFFFF"/>
            <w:vAlign w:val="bottom"/>
          </w:tcPr>
          <w:p w14:paraId="3C8DE723" w14:textId="77777777" w:rsidR="00CB4BEB" w:rsidRPr="00C60C42" w:rsidRDefault="00CB4BEB" w:rsidP="003C0924">
            <w:pPr>
              <w:rPr>
                <w:rFonts w:ascii="Trebuchet MS" w:hAnsi="Trebuchet MS"/>
                <w:sz w:val="18"/>
                <w:szCs w:val="18"/>
              </w:rPr>
            </w:pPr>
            <w:proofErr w:type="spellStart"/>
            <w:r w:rsidRPr="00C60C42">
              <w:rPr>
                <w:rFonts w:ascii="Trebuchet MS" w:hAnsi="Trebuchet MS"/>
                <w:sz w:val="18"/>
                <w:szCs w:val="18"/>
              </w:rPr>
              <w:t>Komposteringssanlæg</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AE90474" w14:textId="77777777" w:rsidR="00CB4BEB" w:rsidRPr="00C60C42" w:rsidRDefault="00CB4BEB" w:rsidP="003C0924">
            <w:pPr>
              <w:jc w:val="center"/>
              <w:rPr>
                <w:rFonts w:ascii="Trebuchet MS" w:hAnsi="Trebuchet MS" w:cs="Trebuchet MS"/>
                <w:sz w:val="18"/>
                <w:szCs w:val="18"/>
              </w:rPr>
            </w:pPr>
            <w:r w:rsidRPr="00C60C42">
              <w:rPr>
                <w:rFonts w:ascii="Trebuchet MS" w:hAnsi="Trebuchet MS" w:cs="Trebuchet MS"/>
                <w:sz w:val="18"/>
                <w:szCs w:val="18"/>
              </w:rPr>
              <w:t>1</w:t>
            </w:r>
          </w:p>
        </w:tc>
        <w:tc>
          <w:tcPr>
            <w:tcW w:w="8896" w:type="dxa"/>
            <w:tcBorders>
              <w:top w:val="single" w:sz="4" w:space="0" w:color="auto"/>
              <w:left w:val="single" w:sz="4" w:space="0" w:color="auto"/>
              <w:bottom w:val="single" w:sz="4" w:space="0" w:color="auto"/>
            </w:tcBorders>
            <w:shd w:val="clear" w:color="auto" w:fill="FFFFFF"/>
            <w:vAlign w:val="bottom"/>
          </w:tcPr>
          <w:p w14:paraId="485CAEB5"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Anlæg hvor haveaffald m.v. komposteres til jord.</w:t>
            </w:r>
          </w:p>
        </w:tc>
      </w:tr>
      <w:tr w:rsidR="00CB4BEB" w:rsidRPr="0051728E" w14:paraId="3F28CF06" w14:textId="77777777" w:rsidTr="003C0924">
        <w:trPr>
          <w:trHeight w:hRule="exact" w:val="255"/>
        </w:trPr>
        <w:tc>
          <w:tcPr>
            <w:tcW w:w="1379" w:type="dxa"/>
            <w:tcBorders>
              <w:top w:val="single" w:sz="4" w:space="0" w:color="auto"/>
              <w:left w:val="single" w:sz="4" w:space="0" w:color="auto"/>
              <w:bottom w:val="single" w:sz="4" w:space="0" w:color="auto"/>
              <w:right w:val="single" w:sz="4" w:space="0" w:color="auto"/>
            </w:tcBorders>
            <w:shd w:val="clear" w:color="auto" w:fill="D9D9D9"/>
            <w:vAlign w:val="bottom"/>
          </w:tcPr>
          <w:p w14:paraId="751EFFCE" w14:textId="77777777" w:rsidR="00CB4BEB" w:rsidRDefault="00CB4BEB" w:rsidP="003C0924">
            <w:pPr>
              <w:jc w:val="center"/>
              <w:rPr>
                <w:rFonts w:ascii="Trebuchet MS" w:hAnsi="Trebuchet MS"/>
                <w:sz w:val="18"/>
                <w:szCs w:val="18"/>
              </w:rPr>
            </w:pPr>
            <w:r>
              <w:rPr>
                <w:rFonts w:ascii="Trebuchet MS" w:hAnsi="Trebuchet MS"/>
                <w:sz w:val="18"/>
                <w:szCs w:val="18"/>
              </w:rPr>
              <w:t>8</w:t>
            </w:r>
          </w:p>
        </w:tc>
        <w:tc>
          <w:tcPr>
            <w:tcW w:w="1882" w:type="dxa"/>
            <w:tcBorders>
              <w:top w:val="single" w:sz="4" w:space="0" w:color="auto"/>
              <w:left w:val="single" w:sz="4" w:space="0" w:color="auto"/>
              <w:bottom w:val="single" w:sz="4" w:space="0" w:color="auto"/>
            </w:tcBorders>
            <w:shd w:val="clear" w:color="auto" w:fill="FFFFFF"/>
            <w:vAlign w:val="bottom"/>
          </w:tcPr>
          <w:p w14:paraId="4148700E"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2FFAA6C" w14:textId="77777777" w:rsidR="00CB4BEB" w:rsidRPr="00C60C42" w:rsidRDefault="00CB4BEB" w:rsidP="003C0924">
            <w:pPr>
              <w:jc w:val="center"/>
              <w:rPr>
                <w:rFonts w:ascii="Trebuchet MS" w:hAnsi="Trebuchet MS"/>
                <w:sz w:val="18"/>
                <w:szCs w:val="18"/>
              </w:rPr>
            </w:pPr>
            <w:r w:rsidRPr="00C60C42">
              <w:rPr>
                <w:rFonts w:ascii="Trebuchet MS" w:hAnsi="Trebuchet MS"/>
                <w:sz w:val="18"/>
                <w:szCs w:val="18"/>
              </w:rPr>
              <w:t>1</w:t>
            </w:r>
          </w:p>
        </w:tc>
        <w:tc>
          <w:tcPr>
            <w:tcW w:w="8896" w:type="dxa"/>
            <w:tcBorders>
              <w:top w:val="single" w:sz="4" w:space="0" w:color="auto"/>
              <w:left w:val="single" w:sz="4" w:space="0" w:color="auto"/>
              <w:bottom w:val="single" w:sz="4" w:space="0" w:color="auto"/>
            </w:tcBorders>
            <w:shd w:val="clear" w:color="auto" w:fill="FFFFFF"/>
            <w:vAlign w:val="bottom"/>
          </w:tcPr>
          <w:p w14:paraId="7539A2D6"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Andet</w:t>
            </w:r>
          </w:p>
        </w:tc>
      </w:tr>
      <w:tr w:rsidR="00CB4BEB" w:rsidRPr="0051728E" w14:paraId="10701188" w14:textId="77777777" w:rsidTr="003C0924">
        <w:trPr>
          <w:trHeight w:hRule="exact" w:val="255"/>
        </w:trPr>
        <w:tc>
          <w:tcPr>
            <w:tcW w:w="1379" w:type="dxa"/>
            <w:tcBorders>
              <w:top w:val="single" w:sz="4" w:space="0" w:color="auto"/>
              <w:left w:val="single" w:sz="4" w:space="0" w:color="auto"/>
              <w:bottom w:val="single" w:sz="4" w:space="0" w:color="auto"/>
              <w:right w:val="single" w:sz="4" w:space="0" w:color="auto"/>
            </w:tcBorders>
            <w:shd w:val="clear" w:color="auto" w:fill="D9D9D9"/>
            <w:vAlign w:val="bottom"/>
          </w:tcPr>
          <w:p w14:paraId="1B9AE695" w14:textId="77777777" w:rsidR="00CB4BEB" w:rsidRDefault="00CB4BEB" w:rsidP="003C0924">
            <w:pPr>
              <w:jc w:val="center"/>
              <w:rPr>
                <w:rFonts w:ascii="Trebuchet MS" w:hAnsi="Trebuchet MS"/>
                <w:sz w:val="18"/>
                <w:szCs w:val="18"/>
              </w:rPr>
            </w:pPr>
            <w:r>
              <w:rPr>
                <w:rFonts w:ascii="Trebuchet MS" w:hAnsi="Trebuchet MS"/>
                <w:sz w:val="18"/>
                <w:szCs w:val="18"/>
              </w:rPr>
              <w:t>9</w:t>
            </w:r>
          </w:p>
        </w:tc>
        <w:tc>
          <w:tcPr>
            <w:tcW w:w="1882" w:type="dxa"/>
            <w:tcBorders>
              <w:top w:val="single" w:sz="4" w:space="0" w:color="auto"/>
              <w:left w:val="single" w:sz="4" w:space="0" w:color="auto"/>
              <w:bottom w:val="single" w:sz="4" w:space="0" w:color="auto"/>
            </w:tcBorders>
            <w:shd w:val="clear" w:color="auto" w:fill="FFFFFF"/>
            <w:vAlign w:val="bottom"/>
          </w:tcPr>
          <w:p w14:paraId="208CADF5"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FFA62F3" w14:textId="77777777" w:rsidR="00CB4BEB" w:rsidRPr="00C60C42" w:rsidRDefault="00CB4BEB" w:rsidP="003C0924">
            <w:pPr>
              <w:jc w:val="center"/>
              <w:rPr>
                <w:rFonts w:ascii="Trebuchet MS" w:hAnsi="Trebuchet MS"/>
                <w:sz w:val="18"/>
                <w:szCs w:val="18"/>
              </w:rPr>
            </w:pPr>
            <w:r w:rsidRPr="00C60C42">
              <w:rPr>
                <w:rFonts w:ascii="Trebuchet MS" w:hAnsi="Trebuchet MS"/>
                <w:sz w:val="18"/>
                <w:szCs w:val="18"/>
              </w:rPr>
              <w:t>1</w:t>
            </w:r>
          </w:p>
        </w:tc>
        <w:tc>
          <w:tcPr>
            <w:tcW w:w="8896" w:type="dxa"/>
            <w:tcBorders>
              <w:top w:val="single" w:sz="4" w:space="0" w:color="auto"/>
              <w:left w:val="single" w:sz="4" w:space="0" w:color="auto"/>
              <w:bottom w:val="single" w:sz="4" w:space="0" w:color="auto"/>
            </w:tcBorders>
            <w:shd w:val="clear" w:color="auto" w:fill="FFFFFF"/>
            <w:vAlign w:val="bottom"/>
          </w:tcPr>
          <w:p w14:paraId="53B2E10A"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Ukendt</w:t>
            </w:r>
          </w:p>
        </w:tc>
      </w:tr>
    </w:tbl>
    <w:p w14:paraId="3B8019BD" w14:textId="77777777" w:rsidR="00DF11C9" w:rsidRDefault="00DF11C9" w:rsidP="00DF11C9">
      <w:bookmarkStart w:id="1338" w:name="_Toc292713341"/>
      <w:bookmarkStart w:id="1339" w:name="_Toc292865402"/>
      <w:bookmarkStart w:id="1340" w:name="_Toc63351447"/>
    </w:p>
    <w:p w14:paraId="365D3A2A" w14:textId="2FBE884F" w:rsidR="00CB4BEB" w:rsidRDefault="00CB4BEB" w:rsidP="00CB4BEB">
      <w:pPr>
        <w:pStyle w:val="Overskrift2"/>
        <w:rPr>
          <w:kern w:val="32"/>
        </w:rPr>
      </w:pPr>
      <w:bookmarkStart w:id="1341" w:name="_Toc122436105"/>
      <w:r>
        <w:rPr>
          <w:kern w:val="32"/>
        </w:rPr>
        <w:t>5.5.3</w:t>
      </w:r>
      <w:r w:rsidRPr="00066C65">
        <w:rPr>
          <w:kern w:val="32"/>
        </w:rPr>
        <w:t xml:space="preserve"> </w:t>
      </w:r>
      <w:r w:rsidRPr="00C97CC9">
        <w:rPr>
          <w:kern w:val="32"/>
        </w:rPr>
        <w:t>C</w:t>
      </w:r>
      <w:r w:rsidRPr="00066C65">
        <w:rPr>
          <w:kern w:val="32"/>
        </w:rPr>
        <w:t>ontainer (5</w:t>
      </w:r>
      <w:r>
        <w:rPr>
          <w:kern w:val="32"/>
        </w:rPr>
        <w:t>4</w:t>
      </w:r>
      <w:r w:rsidRPr="00066C65">
        <w:rPr>
          <w:kern w:val="32"/>
        </w:rPr>
        <w:t>0</w:t>
      </w:r>
      <w:r>
        <w:rPr>
          <w:kern w:val="32"/>
        </w:rPr>
        <w:t>2</w:t>
      </w:r>
      <w:r w:rsidRPr="00066C65">
        <w:rPr>
          <w:kern w:val="32"/>
        </w:rPr>
        <w:t>)</w:t>
      </w:r>
      <w:bookmarkEnd w:id="1338"/>
      <w:bookmarkEnd w:id="1339"/>
      <w:bookmarkEnd w:id="1340"/>
      <w:bookmarkEnd w:id="1341"/>
      <w:r w:rsidRPr="00260F62">
        <w:rPr>
          <w:kern w:val="32"/>
        </w:rPr>
        <w:t xml:space="preserve"> </w:t>
      </w:r>
    </w:p>
    <w:tbl>
      <w:tblPr>
        <w:tblW w:w="14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29"/>
        <w:gridCol w:w="1076"/>
        <w:gridCol w:w="5670"/>
        <w:gridCol w:w="1155"/>
        <w:gridCol w:w="1397"/>
        <w:gridCol w:w="1701"/>
        <w:gridCol w:w="1247"/>
        <w:gridCol w:w="595"/>
      </w:tblGrid>
      <w:tr w:rsidR="00CB4BEB" w:rsidRPr="0051728E" w14:paraId="46796E61" w14:textId="77777777" w:rsidTr="003C0924">
        <w:tc>
          <w:tcPr>
            <w:tcW w:w="1329" w:type="dxa"/>
            <w:tcBorders>
              <w:bottom w:val="single" w:sz="4" w:space="0" w:color="auto"/>
            </w:tcBorders>
            <w:shd w:val="clear" w:color="auto" w:fill="D9D9D9"/>
            <w:vAlign w:val="center"/>
          </w:tcPr>
          <w:p w14:paraId="318D3A18" w14:textId="77777777" w:rsidR="00CB4BEB" w:rsidRPr="00AF48F9" w:rsidRDefault="00CB4BEB" w:rsidP="003C0924">
            <w:pPr>
              <w:rPr>
                <w:rFonts w:ascii="Trebuchet MS" w:hAnsi="Trebuchet MS" w:cs="Trebuchet MS"/>
                <w:b/>
                <w:bCs/>
                <w:sz w:val="18"/>
                <w:szCs w:val="18"/>
              </w:rPr>
            </w:pPr>
            <w:r w:rsidRPr="00AF48F9">
              <w:rPr>
                <w:rFonts w:ascii="Trebuchet MS" w:hAnsi="Trebuchet MS" w:cs="Trebuchet MS"/>
                <w:b/>
                <w:bCs/>
                <w:sz w:val="18"/>
                <w:szCs w:val="18"/>
              </w:rPr>
              <w:t>Feltnavn</w:t>
            </w:r>
          </w:p>
        </w:tc>
        <w:tc>
          <w:tcPr>
            <w:tcW w:w="1076" w:type="dxa"/>
            <w:tcBorders>
              <w:bottom w:val="single" w:sz="4" w:space="0" w:color="auto"/>
            </w:tcBorders>
            <w:shd w:val="clear" w:color="auto" w:fill="D9D9D9"/>
            <w:vAlign w:val="center"/>
          </w:tcPr>
          <w:p w14:paraId="11FA8695" w14:textId="77777777" w:rsidR="00CB4BEB" w:rsidRPr="00AF48F9" w:rsidRDefault="00CB4BEB" w:rsidP="003C0924">
            <w:pPr>
              <w:rPr>
                <w:rFonts w:ascii="Trebuchet MS" w:hAnsi="Trebuchet MS" w:cs="Trebuchet MS"/>
                <w:b/>
                <w:bCs/>
                <w:sz w:val="18"/>
                <w:szCs w:val="18"/>
              </w:rPr>
            </w:pPr>
            <w:r w:rsidRPr="00AF48F9">
              <w:rPr>
                <w:rFonts w:ascii="Trebuchet MS" w:hAnsi="Trebuchet MS" w:cs="Trebuchet MS"/>
                <w:b/>
                <w:bCs/>
                <w:sz w:val="18"/>
                <w:szCs w:val="18"/>
              </w:rPr>
              <w:t>Feltnavn</w:t>
            </w:r>
          </w:p>
        </w:tc>
        <w:tc>
          <w:tcPr>
            <w:tcW w:w="5670" w:type="dxa"/>
            <w:tcBorders>
              <w:bottom w:val="single" w:sz="4" w:space="0" w:color="auto"/>
            </w:tcBorders>
            <w:shd w:val="clear" w:color="auto" w:fill="D9D9D9"/>
            <w:vAlign w:val="center"/>
          </w:tcPr>
          <w:p w14:paraId="5309D021" w14:textId="77777777" w:rsidR="00CB4BEB" w:rsidRPr="00AF48F9" w:rsidRDefault="00CB4BEB" w:rsidP="003C0924">
            <w:pPr>
              <w:rPr>
                <w:rFonts w:ascii="Trebuchet MS" w:hAnsi="Trebuchet MS" w:cs="Trebuchet MS"/>
                <w:bCs/>
                <w:sz w:val="18"/>
                <w:szCs w:val="18"/>
              </w:rPr>
            </w:pPr>
            <w:r w:rsidRPr="00AF48F9">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3A825F33" w14:textId="77777777" w:rsidR="00CB4BEB" w:rsidRPr="00AF48F9" w:rsidRDefault="00CB4BEB" w:rsidP="003C0924">
            <w:pPr>
              <w:rPr>
                <w:rFonts w:ascii="Trebuchet MS" w:hAnsi="Trebuchet MS" w:cs="Trebuchet MS"/>
                <w:bCs/>
                <w:sz w:val="18"/>
                <w:szCs w:val="18"/>
              </w:rPr>
            </w:pPr>
            <w:r w:rsidRPr="00AF48F9">
              <w:rPr>
                <w:rFonts w:ascii="Trebuchet MS" w:hAnsi="Trebuchet MS" w:cs="Trebuchet MS"/>
                <w:b/>
                <w:bCs/>
                <w:sz w:val="18"/>
                <w:szCs w:val="18"/>
              </w:rPr>
              <w:t>Datatype</w:t>
            </w:r>
          </w:p>
        </w:tc>
        <w:tc>
          <w:tcPr>
            <w:tcW w:w="1397" w:type="dxa"/>
            <w:tcBorders>
              <w:bottom w:val="single" w:sz="4" w:space="0" w:color="auto"/>
            </w:tcBorders>
            <w:shd w:val="clear" w:color="auto" w:fill="D9D9D9"/>
            <w:vAlign w:val="center"/>
          </w:tcPr>
          <w:p w14:paraId="368AFFDE" w14:textId="77777777" w:rsidR="00CB4BEB" w:rsidRPr="00AF48F9" w:rsidRDefault="00CB4BEB" w:rsidP="003C0924">
            <w:pPr>
              <w:rPr>
                <w:rFonts w:ascii="Trebuchet MS" w:hAnsi="Trebuchet MS" w:cs="Trebuchet MS"/>
                <w:bCs/>
                <w:sz w:val="18"/>
                <w:szCs w:val="18"/>
              </w:rPr>
            </w:pPr>
            <w:r w:rsidRPr="00AF48F9">
              <w:rPr>
                <w:rFonts w:ascii="Trebuchet MS" w:hAnsi="Trebuchet MS" w:cs="Trebuchet MS"/>
                <w:b/>
                <w:bCs/>
                <w:sz w:val="18"/>
                <w:szCs w:val="18"/>
              </w:rPr>
              <w:t>Værdiområde</w:t>
            </w:r>
          </w:p>
        </w:tc>
        <w:tc>
          <w:tcPr>
            <w:tcW w:w="1701" w:type="dxa"/>
            <w:tcBorders>
              <w:bottom w:val="single" w:sz="4" w:space="0" w:color="auto"/>
            </w:tcBorders>
            <w:shd w:val="clear" w:color="auto" w:fill="D9D9D9"/>
            <w:vAlign w:val="center"/>
          </w:tcPr>
          <w:p w14:paraId="0D86C769" w14:textId="77777777" w:rsidR="00CB4BEB" w:rsidRPr="00AF48F9" w:rsidRDefault="00CB4BEB" w:rsidP="003C0924">
            <w:pPr>
              <w:autoSpaceDE w:val="0"/>
              <w:autoSpaceDN w:val="0"/>
              <w:adjustRightInd w:val="0"/>
              <w:rPr>
                <w:rFonts w:ascii="Trebuchet MS" w:hAnsi="Trebuchet MS" w:cs="Trebuchet MS"/>
                <w:bCs/>
                <w:sz w:val="18"/>
                <w:szCs w:val="18"/>
              </w:rPr>
            </w:pPr>
            <w:r w:rsidRPr="00AF48F9">
              <w:rPr>
                <w:rFonts w:ascii="Trebuchet MS" w:hAnsi="Trebuchet MS" w:cs="Trebuchet MS"/>
                <w:b/>
                <w:bCs/>
                <w:sz w:val="18"/>
                <w:szCs w:val="18"/>
              </w:rPr>
              <w:t>Obligatorisk /frit</w:t>
            </w:r>
          </w:p>
        </w:tc>
        <w:tc>
          <w:tcPr>
            <w:tcW w:w="1842" w:type="dxa"/>
            <w:gridSpan w:val="2"/>
            <w:shd w:val="clear" w:color="auto" w:fill="D9D9D9"/>
            <w:vAlign w:val="center"/>
          </w:tcPr>
          <w:p w14:paraId="069CBFDE" w14:textId="77777777" w:rsidR="00CB4BEB" w:rsidRPr="00AF48F9" w:rsidRDefault="00CB4BEB" w:rsidP="003C0924">
            <w:pPr>
              <w:rPr>
                <w:rFonts w:ascii="Trebuchet MS" w:hAnsi="Trebuchet MS" w:cs="Trebuchet MS"/>
                <w:bCs/>
                <w:sz w:val="18"/>
                <w:szCs w:val="18"/>
              </w:rPr>
            </w:pPr>
            <w:r w:rsidRPr="00AF48F9">
              <w:rPr>
                <w:rFonts w:ascii="Trebuchet MS" w:hAnsi="Trebuchet MS" w:cs="Trebuchet MS"/>
                <w:b/>
                <w:bCs/>
                <w:sz w:val="18"/>
                <w:szCs w:val="18"/>
              </w:rPr>
              <w:t>Eksempel</w:t>
            </w:r>
          </w:p>
        </w:tc>
      </w:tr>
      <w:tr w:rsidR="00CB4BEB" w:rsidRPr="00CE1917" w14:paraId="28A88556" w14:textId="77777777" w:rsidTr="003C0924">
        <w:trPr>
          <w:trHeight w:hRule="exact" w:val="255"/>
        </w:trPr>
        <w:tc>
          <w:tcPr>
            <w:tcW w:w="1329" w:type="dxa"/>
            <w:tcBorders>
              <w:top w:val="single" w:sz="4" w:space="0" w:color="auto"/>
              <w:left w:val="single" w:sz="4" w:space="0" w:color="auto"/>
              <w:bottom w:val="nil"/>
              <w:right w:val="single" w:sz="4" w:space="0" w:color="auto"/>
            </w:tcBorders>
            <w:shd w:val="clear" w:color="auto" w:fill="D9D9D9"/>
            <w:vAlign w:val="bottom"/>
          </w:tcPr>
          <w:p w14:paraId="3B8C6B10" w14:textId="77777777" w:rsidR="00CB4BEB" w:rsidRPr="00AF48F9" w:rsidRDefault="00CB4BEB" w:rsidP="003C0924">
            <w:pPr>
              <w:rPr>
                <w:rFonts w:ascii="Trebuchet MS" w:hAnsi="Trebuchet MS"/>
                <w:sz w:val="18"/>
                <w:szCs w:val="18"/>
              </w:rPr>
            </w:pPr>
            <w:proofErr w:type="spellStart"/>
            <w:r>
              <w:rPr>
                <w:rFonts w:ascii="Trebuchet MS" w:hAnsi="Trebuchet MS"/>
                <w:sz w:val="18"/>
                <w:szCs w:val="18"/>
              </w:rPr>
              <w:t>gc_</w:t>
            </w:r>
            <w:r w:rsidRPr="00AF48F9">
              <w:rPr>
                <w:rFonts w:ascii="Trebuchet MS" w:hAnsi="Trebuchet MS"/>
                <w:sz w:val="18"/>
                <w:szCs w:val="18"/>
              </w:rPr>
              <w:t>type_kode</w:t>
            </w:r>
            <w:proofErr w:type="spellEnd"/>
          </w:p>
        </w:tc>
        <w:tc>
          <w:tcPr>
            <w:tcW w:w="1076" w:type="dxa"/>
            <w:tcBorders>
              <w:top w:val="single" w:sz="4" w:space="0" w:color="auto"/>
              <w:left w:val="single" w:sz="4" w:space="0" w:color="auto"/>
              <w:bottom w:val="nil"/>
              <w:right w:val="single" w:sz="4" w:space="0" w:color="auto"/>
            </w:tcBorders>
            <w:vAlign w:val="bottom"/>
          </w:tcPr>
          <w:p w14:paraId="14F406E7" w14:textId="77777777" w:rsidR="00CB4BEB" w:rsidRPr="00AF48F9" w:rsidRDefault="00CB4BEB" w:rsidP="003C0924">
            <w:pPr>
              <w:rPr>
                <w:rFonts w:ascii="Trebuchet MS" w:hAnsi="Trebuchet MS"/>
                <w:sz w:val="18"/>
                <w:szCs w:val="18"/>
              </w:rPr>
            </w:pPr>
            <w:proofErr w:type="spellStart"/>
            <w:r>
              <w:rPr>
                <w:rFonts w:ascii="Trebuchet MS" w:hAnsi="Trebuchet MS"/>
                <w:sz w:val="18"/>
                <w:szCs w:val="18"/>
              </w:rPr>
              <w:t>gc_type_k</w:t>
            </w:r>
            <w:proofErr w:type="spellEnd"/>
          </w:p>
        </w:tc>
        <w:tc>
          <w:tcPr>
            <w:tcW w:w="5670" w:type="dxa"/>
            <w:tcBorders>
              <w:top w:val="single" w:sz="4" w:space="0" w:color="auto"/>
              <w:left w:val="single" w:sz="4" w:space="0" w:color="auto"/>
              <w:bottom w:val="nil"/>
              <w:right w:val="single" w:sz="4" w:space="0" w:color="auto"/>
            </w:tcBorders>
            <w:shd w:val="clear" w:color="auto" w:fill="auto"/>
            <w:vAlign w:val="bottom"/>
          </w:tcPr>
          <w:p w14:paraId="70B98755"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Kode for containertype</w:t>
            </w:r>
          </w:p>
        </w:tc>
        <w:tc>
          <w:tcPr>
            <w:tcW w:w="1155" w:type="dxa"/>
            <w:tcBorders>
              <w:top w:val="single" w:sz="4" w:space="0" w:color="auto"/>
              <w:left w:val="single" w:sz="4" w:space="0" w:color="auto"/>
              <w:bottom w:val="nil"/>
              <w:right w:val="single" w:sz="4" w:space="0" w:color="auto"/>
            </w:tcBorders>
            <w:shd w:val="clear" w:color="auto" w:fill="auto"/>
            <w:vAlign w:val="bottom"/>
          </w:tcPr>
          <w:p w14:paraId="1889C9A8" w14:textId="77777777" w:rsidR="00CB4BEB" w:rsidRPr="00AF48F9" w:rsidRDefault="00CB4BEB" w:rsidP="003C0924">
            <w:pPr>
              <w:rPr>
                <w:rFonts w:ascii="Trebuchet MS" w:hAnsi="Trebuchet MS" w:cs="Trebuchet MS"/>
                <w:sz w:val="18"/>
                <w:szCs w:val="18"/>
              </w:rPr>
            </w:pPr>
            <w:r w:rsidRPr="00AF48F9">
              <w:rPr>
                <w:rFonts w:ascii="Trebuchet MS" w:hAnsi="Trebuchet MS" w:cs="Trebuchet MS"/>
                <w:sz w:val="18"/>
                <w:szCs w:val="18"/>
              </w:rPr>
              <w:t>Heltal</w:t>
            </w:r>
          </w:p>
        </w:tc>
        <w:tc>
          <w:tcPr>
            <w:tcW w:w="1397" w:type="dxa"/>
            <w:tcBorders>
              <w:top w:val="single" w:sz="4" w:space="0" w:color="auto"/>
              <w:left w:val="single" w:sz="4" w:space="0" w:color="auto"/>
              <w:bottom w:val="nil"/>
              <w:right w:val="single" w:sz="4" w:space="0" w:color="auto"/>
            </w:tcBorders>
            <w:shd w:val="clear" w:color="auto" w:fill="auto"/>
            <w:vAlign w:val="bottom"/>
          </w:tcPr>
          <w:p w14:paraId="7909FC95" w14:textId="77777777" w:rsidR="00CB4BEB" w:rsidRPr="00AF48F9" w:rsidRDefault="00CB4BEB" w:rsidP="003C0924">
            <w:pPr>
              <w:rPr>
                <w:rFonts w:ascii="Trebuchet MS" w:hAnsi="Trebuchet MS" w:cs="Trebuchet MS"/>
                <w:sz w:val="18"/>
                <w:szCs w:val="18"/>
              </w:rPr>
            </w:pPr>
            <w:r w:rsidRPr="00AF48F9">
              <w:rPr>
                <w:rFonts w:ascii="Trebuchet MS" w:hAnsi="Trebuchet MS" w:cs="Trebuchet MS"/>
                <w:sz w:val="18"/>
                <w:szCs w:val="18"/>
              </w:rPr>
              <w:t>1-</w:t>
            </w:r>
            <w:r>
              <w:rPr>
                <w:rFonts w:ascii="Trebuchet MS" w:hAnsi="Trebuchet MS" w:cs="Trebuchet MS"/>
                <w:sz w:val="18"/>
                <w:szCs w:val="18"/>
              </w:rPr>
              <w:t>99</w:t>
            </w:r>
          </w:p>
        </w:tc>
        <w:tc>
          <w:tcPr>
            <w:tcW w:w="1701" w:type="dxa"/>
            <w:tcBorders>
              <w:top w:val="single" w:sz="4" w:space="0" w:color="auto"/>
              <w:left w:val="single" w:sz="4" w:space="0" w:color="auto"/>
              <w:bottom w:val="nil"/>
              <w:right w:val="single" w:sz="4" w:space="0" w:color="auto"/>
            </w:tcBorders>
            <w:shd w:val="clear" w:color="auto" w:fill="auto"/>
            <w:vAlign w:val="bottom"/>
          </w:tcPr>
          <w:p w14:paraId="0F2BD612" w14:textId="77777777" w:rsidR="00CB4BEB" w:rsidRPr="00AF48F9"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1842" w:type="dxa"/>
            <w:gridSpan w:val="2"/>
            <w:tcBorders>
              <w:top w:val="single" w:sz="4" w:space="0" w:color="auto"/>
              <w:left w:val="single" w:sz="4" w:space="0" w:color="auto"/>
              <w:bottom w:val="nil"/>
              <w:right w:val="single" w:sz="4" w:space="0" w:color="auto"/>
            </w:tcBorders>
            <w:shd w:val="clear" w:color="auto" w:fill="auto"/>
            <w:vAlign w:val="bottom"/>
          </w:tcPr>
          <w:p w14:paraId="1FC0206C" w14:textId="77777777" w:rsidR="00CB4BEB" w:rsidRPr="00AF48F9" w:rsidRDefault="00CB4BEB" w:rsidP="003C0924">
            <w:pPr>
              <w:rPr>
                <w:rFonts w:ascii="Trebuchet MS" w:hAnsi="Trebuchet MS" w:cs="Trebuchet MS"/>
                <w:sz w:val="18"/>
                <w:szCs w:val="18"/>
              </w:rPr>
            </w:pPr>
            <w:r>
              <w:rPr>
                <w:rFonts w:ascii="Trebuchet MS" w:hAnsi="Trebuchet MS" w:cs="Trebuchet MS"/>
                <w:sz w:val="18"/>
                <w:szCs w:val="18"/>
              </w:rPr>
              <w:t>7</w:t>
            </w:r>
          </w:p>
        </w:tc>
      </w:tr>
      <w:tr w:rsidR="00CB4BEB" w:rsidRPr="00CE1917" w14:paraId="04E09438" w14:textId="77777777" w:rsidTr="003C0924">
        <w:trPr>
          <w:trHeight w:hRule="exact" w:val="255"/>
        </w:trPr>
        <w:tc>
          <w:tcPr>
            <w:tcW w:w="1329" w:type="dxa"/>
            <w:tcBorders>
              <w:top w:val="single" w:sz="4" w:space="0" w:color="auto"/>
              <w:left w:val="single" w:sz="4" w:space="0" w:color="auto"/>
              <w:bottom w:val="nil"/>
              <w:right w:val="single" w:sz="4" w:space="0" w:color="auto"/>
            </w:tcBorders>
            <w:shd w:val="clear" w:color="auto" w:fill="99CCFF"/>
            <w:vAlign w:val="bottom"/>
          </w:tcPr>
          <w:p w14:paraId="640FED43" w14:textId="77777777" w:rsidR="00CB4BEB" w:rsidRPr="00AF48F9" w:rsidRDefault="00CB4BEB" w:rsidP="003C0924">
            <w:pPr>
              <w:rPr>
                <w:rFonts w:ascii="Trebuchet MS" w:hAnsi="Trebuchet MS"/>
                <w:sz w:val="18"/>
                <w:szCs w:val="18"/>
              </w:rPr>
            </w:pPr>
            <w:proofErr w:type="spellStart"/>
            <w:r>
              <w:rPr>
                <w:rFonts w:ascii="Trebuchet MS" w:hAnsi="Trebuchet MS"/>
                <w:sz w:val="18"/>
                <w:szCs w:val="18"/>
              </w:rPr>
              <w:t>gc_</w:t>
            </w:r>
            <w:r w:rsidRPr="00AF48F9">
              <w:rPr>
                <w:rFonts w:ascii="Trebuchet MS" w:hAnsi="Trebuchet MS"/>
                <w:sz w:val="18"/>
                <w:szCs w:val="18"/>
              </w:rPr>
              <w:t>type</w:t>
            </w:r>
            <w:proofErr w:type="spellEnd"/>
          </w:p>
        </w:tc>
        <w:tc>
          <w:tcPr>
            <w:tcW w:w="1076" w:type="dxa"/>
            <w:tcBorders>
              <w:top w:val="single" w:sz="4" w:space="0" w:color="auto"/>
              <w:left w:val="single" w:sz="4" w:space="0" w:color="auto"/>
              <w:bottom w:val="nil"/>
              <w:right w:val="single" w:sz="4" w:space="0" w:color="auto"/>
            </w:tcBorders>
            <w:shd w:val="clear" w:color="auto" w:fill="99CCFF"/>
            <w:vAlign w:val="bottom"/>
          </w:tcPr>
          <w:p w14:paraId="520E05F2" w14:textId="77777777" w:rsidR="00CB4BEB" w:rsidRPr="00AF48F9" w:rsidRDefault="00CB4BEB" w:rsidP="003C0924">
            <w:pPr>
              <w:rPr>
                <w:rFonts w:ascii="Trebuchet MS" w:hAnsi="Trebuchet MS"/>
                <w:sz w:val="18"/>
                <w:szCs w:val="18"/>
              </w:rPr>
            </w:pPr>
            <w:proofErr w:type="spellStart"/>
            <w:r>
              <w:rPr>
                <w:rFonts w:ascii="Trebuchet MS" w:hAnsi="Trebuchet MS"/>
                <w:sz w:val="18"/>
                <w:szCs w:val="18"/>
              </w:rPr>
              <w:t>gc_</w:t>
            </w:r>
            <w:r w:rsidRPr="00AF48F9">
              <w:rPr>
                <w:rFonts w:ascii="Trebuchet MS" w:hAnsi="Trebuchet MS"/>
                <w:sz w:val="18"/>
                <w:szCs w:val="18"/>
              </w:rPr>
              <w:t>type</w:t>
            </w:r>
            <w:proofErr w:type="spellEnd"/>
          </w:p>
        </w:tc>
        <w:tc>
          <w:tcPr>
            <w:tcW w:w="5670" w:type="dxa"/>
            <w:tcBorders>
              <w:top w:val="single" w:sz="4" w:space="0" w:color="auto"/>
              <w:left w:val="single" w:sz="4" w:space="0" w:color="auto"/>
              <w:bottom w:val="nil"/>
              <w:right w:val="single" w:sz="4" w:space="0" w:color="auto"/>
            </w:tcBorders>
            <w:shd w:val="clear" w:color="auto" w:fill="99CCFF"/>
            <w:vAlign w:val="bottom"/>
          </w:tcPr>
          <w:p w14:paraId="7F06F040"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Containertype</w:t>
            </w:r>
            <w:r>
              <w:rPr>
                <w:rFonts w:ascii="Trebuchet MS" w:hAnsi="Trebuchet MS"/>
                <w:sz w:val="18"/>
                <w:szCs w:val="18"/>
              </w:rPr>
              <w:t xml:space="preserve"> eller genbrugsmateriale som er tiltænk containeren</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483BB133" w14:textId="77777777" w:rsidR="00CB4BEB" w:rsidRPr="00AF48F9" w:rsidRDefault="00CB4BEB" w:rsidP="003C0924">
            <w:pPr>
              <w:rPr>
                <w:rFonts w:ascii="Trebuchet MS" w:hAnsi="Trebuchet MS" w:cs="Trebuchet MS"/>
                <w:sz w:val="18"/>
                <w:szCs w:val="18"/>
              </w:rPr>
            </w:pPr>
            <w:r w:rsidRPr="00AF48F9">
              <w:rPr>
                <w:rFonts w:ascii="Trebuchet MS" w:hAnsi="Trebuchet MS" w:cs="Trebuchet MS"/>
                <w:sz w:val="18"/>
                <w:szCs w:val="18"/>
              </w:rPr>
              <w:t>Tekststreng</w:t>
            </w:r>
          </w:p>
        </w:tc>
        <w:tc>
          <w:tcPr>
            <w:tcW w:w="1397" w:type="dxa"/>
            <w:tcBorders>
              <w:top w:val="single" w:sz="4" w:space="0" w:color="auto"/>
              <w:left w:val="single" w:sz="4" w:space="0" w:color="auto"/>
              <w:bottom w:val="nil"/>
              <w:right w:val="single" w:sz="4" w:space="0" w:color="auto"/>
            </w:tcBorders>
            <w:shd w:val="clear" w:color="auto" w:fill="99CCFF"/>
            <w:vAlign w:val="bottom"/>
          </w:tcPr>
          <w:p w14:paraId="3509C560" w14:textId="77777777" w:rsidR="00CB4BEB" w:rsidRPr="00AF48F9" w:rsidRDefault="00CB4BEB" w:rsidP="003C0924">
            <w:pPr>
              <w:rPr>
                <w:rFonts w:ascii="Trebuchet MS" w:hAnsi="Trebuchet MS" w:cs="Trebuchet MS"/>
                <w:sz w:val="18"/>
                <w:szCs w:val="18"/>
              </w:rPr>
            </w:pPr>
            <w:r w:rsidRPr="00AF48F9">
              <w:rPr>
                <w:rFonts w:ascii="Trebuchet MS" w:hAnsi="Trebuchet MS" w:cs="Trebuchet MS"/>
                <w:sz w:val="18"/>
                <w:szCs w:val="18"/>
              </w:rPr>
              <w:t>0-1</w:t>
            </w:r>
            <w:r>
              <w:rPr>
                <w:rFonts w:ascii="Trebuchet MS" w:hAnsi="Trebuchet MS" w:cs="Trebuchet MS"/>
                <w:sz w:val="18"/>
                <w:szCs w:val="18"/>
              </w:rPr>
              <w:t>28</w:t>
            </w:r>
            <w:r w:rsidRPr="00AF48F9">
              <w:rPr>
                <w:rFonts w:ascii="Trebuchet MS" w:hAnsi="Trebuchet MS" w:cs="Trebuchet MS"/>
                <w:sz w:val="18"/>
                <w:szCs w:val="18"/>
              </w:rPr>
              <w:t xml:space="preserve"> tegn</w:t>
            </w:r>
          </w:p>
        </w:tc>
        <w:tc>
          <w:tcPr>
            <w:tcW w:w="1701" w:type="dxa"/>
            <w:tcBorders>
              <w:top w:val="single" w:sz="4" w:space="0" w:color="auto"/>
              <w:left w:val="single" w:sz="4" w:space="0" w:color="auto"/>
              <w:bottom w:val="nil"/>
              <w:right w:val="single" w:sz="4" w:space="0" w:color="auto"/>
            </w:tcBorders>
            <w:shd w:val="clear" w:color="auto" w:fill="99CCFF"/>
            <w:vAlign w:val="bottom"/>
          </w:tcPr>
          <w:p w14:paraId="52E5B12A" w14:textId="77777777" w:rsidR="00CB4BEB" w:rsidRPr="00AF48F9"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1842" w:type="dxa"/>
            <w:gridSpan w:val="2"/>
            <w:tcBorders>
              <w:top w:val="single" w:sz="4" w:space="0" w:color="auto"/>
              <w:left w:val="single" w:sz="4" w:space="0" w:color="auto"/>
              <w:bottom w:val="nil"/>
              <w:right w:val="single" w:sz="4" w:space="0" w:color="auto"/>
            </w:tcBorders>
            <w:shd w:val="clear" w:color="auto" w:fill="99CCFF"/>
            <w:vAlign w:val="bottom"/>
          </w:tcPr>
          <w:p w14:paraId="50CA886D" w14:textId="77777777" w:rsidR="00CB4BEB" w:rsidRPr="00AF48F9" w:rsidRDefault="00CB4BEB" w:rsidP="003C0924">
            <w:pPr>
              <w:rPr>
                <w:rFonts w:ascii="Trebuchet MS" w:hAnsi="Trebuchet MS" w:cs="Trebuchet MS"/>
                <w:sz w:val="18"/>
                <w:szCs w:val="18"/>
              </w:rPr>
            </w:pPr>
            <w:r w:rsidRPr="00AF48F9">
              <w:rPr>
                <w:rFonts w:ascii="Trebuchet MS" w:hAnsi="Trebuchet MS"/>
                <w:sz w:val="18"/>
                <w:szCs w:val="18"/>
              </w:rPr>
              <w:t>Husholdningsaffald</w:t>
            </w:r>
          </w:p>
        </w:tc>
      </w:tr>
      <w:tr w:rsidR="00CB4BEB" w:rsidRPr="00CE1917" w14:paraId="1F1EF6BD" w14:textId="77777777" w:rsidTr="003C0924">
        <w:trPr>
          <w:trHeight w:hRule="exact" w:val="255"/>
        </w:trPr>
        <w:tc>
          <w:tcPr>
            <w:tcW w:w="1329" w:type="dxa"/>
            <w:tcBorders>
              <w:top w:val="single" w:sz="4" w:space="0" w:color="auto"/>
              <w:left w:val="single" w:sz="4" w:space="0" w:color="auto"/>
              <w:bottom w:val="nil"/>
              <w:right w:val="single" w:sz="4" w:space="0" w:color="auto"/>
            </w:tcBorders>
            <w:shd w:val="clear" w:color="auto" w:fill="D9D9D9"/>
            <w:vAlign w:val="bottom"/>
          </w:tcPr>
          <w:p w14:paraId="36A2DAEC"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model</w:t>
            </w:r>
          </w:p>
        </w:tc>
        <w:tc>
          <w:tcPr>
            <w:tcW w:w="1076" w:type="dxa"/>
            <w:tcBorders>
              <w:top w:val="single" w:sz="4" w:space="0" w:color="auto"/>
              <w:left w:val="single" w:sz="4" w:space="0" w:color="auto"/>
              <w:bottom w:val="nil"/>
              <w:right w:val="single" w:sz="4" w:space="0" w:color="auto"/>
            </w:tcBorders>
            <w:shd w:val="clear" w:color="auto" w:fill="FFFFFF"/>
            <w:vAlign w:val="bottom"/>
          </w:tcPr>
          <w:p w14:paraId="20B55A84"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model</w:t>
            </w:r>
          </w:p>
        </w:tc>
        <w:tc>
          <w:tcPr>
            <w:tcW w:w="5670" w:type="dxa"/>
            <w:tcBorders>
              <w:top w:val="single" w:sz="4" w:space="0" w:color="auto"/>
              <w:left w:val="single" w:sz="4" w:space="0" w:color="auto"/>
              <w:bottom w:val="nil"/>
              <w:right w:val="single" w:sz="4" w:space="0" w:color="auto"/>
            </w:tcBorders>
            <w:shd w:val="clear" w:color="auto" w:fill="FFFFFF"/>
            <w:vAlign w:val="bottom"/>
          </w:tcPr>
          <w:p w14:paraId="685E3811"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Containerens model nummer/navn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199D446" w14:textId="77777777" w:rsidR="00CB4BEB" w:rsidRPr="00AF48F9" w:rsidRDefault="00CB4BEB" w:rsidP="003C0924">
            <w:pPr>
              <w:rPr>
                <w:rFonts w:ascii="Trebuchet MS" w:hAnsi="Trebuchet MS" w:cs="Trebuchet MS"/>
                <w:sz w:val="18"/>
                <w:szCs w:val="18"/>
              </w:rPr>
            </w:pPr>
            <w:r w:rsidRPr="00AF48F9">
              <w:rPr>
                <w:rFonts w:ascii="Trebuchet MS" w:hAnsi="Trebuchet MS" w:cs="Trebuchet MS"/>
                <w:sz w:val="18"/>
                <w:szCs w:val="18"/>
              </w:rPr>
              <w:t>Tekststreng</w:t>
            </w:r>
          </w:p>
        </w:tc>
        <w:tc>
          <w:tcPr>
            <w:tcW w:w="1397" w:type="dxa"/>
            <w:tcBorders>
              <w:top w:val="single" w:sz="4" w:space="0" w:color="auto"/>
              <w:left w:val="single" w:sz="4" w:space="0" w:color="auto"/>
              <w:bottom w:val="nil"/>
              <w:right w:val="single" w:sz="4" w:space="0" w:color="auto"/>
            </w:tcBorders>
            <w:shd w:val="clear" w:color="auto" w:fill="FFFFFF"/>
            <w:vAlign w:val="bottom"/>
          </w:tcPr>
          <w:p w14:paraId="05712AB8" w14:textId="77777777" w:rsidR="00CB4BEB" w:rsidRPr="00AF48F9" w:rsidRDefault="00CB4BEB" w:rsidP="003C0924">
            <w:pPr>
              <w:rPr>
                <w:rFonts w:ascii="Trebuchet MS" w:hAnsi="Trebuchet MS" w:cs="Trebuchet MS"/>
                <w:sz w:val="18"/>
                <w:szCs w:val="18"/>
              </w:rPr>
            </w:pPr>
            <w:r w:rsidRPr="00AF48F9">
              <w:rPr>
                <w:rFonts w:ascii="Trebuchet MS" w:hAnsi="Trebuchet MS" w:cs="Trebuchet MS"/>
                <w:sz w:val="18"/>
                <w:szCs w:val="18"/>
              </w:rPr>
              <w:t>0-25 tegn</w:t>
            </w:r>
          </w:p>
        </w:tc>
        <w:tc>
          <w:tcPr>
            <w:tcW w:w="1701" w:type="dxa"/>
            <w:tcBorders>
              <w:top w:val="single" w:sz="4" w:space="0" w:color="auto"/>
              <w:left w:val="single" w:sz="4" w:space="0" w:color="auto"/>
              <w:bottom w:val="nil"/>
              <w:right w:val="single" w:sz="4" w:space="0" w:color="auto"/>
            </w:tcBorders>
            <w:shd w:val="clear" w:color="auto" w:fill="FFFFFF"/>
            <w:vAlign w:val="bottom"/>
          </w:tcPr>
          <w:p w14:paraId="61808B8A" w14:textId="77777777" w:rsidR="00CB4BEB" w:rsidRPr="00AF48F9"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842" w:type="dxa"/>
            <w:gridSpan w:val="2"/>
            <w:tcBorders>
              <w:top w:val="single" w:sz="4" w:space="0" w:color="auto"/>
              <w:left w:val="single" w:sz="4" w:space="0" w:color="auto"/>
              <w:bottom w:val="nil"/>
              <w:right w:val="single" w:sz="4" w:space="0" w:color="auto"/>
            </w:tcBorders>
            <w:shd w:val="clear" w:color="auto" w:fill="FFFFFF"/>
            <w:vAlign w:val="bottom"/>
          </w:tcPr>
          <w:p w14:paraId="1B762966" w14:textId="77777777" w:rsidR="00CB4BEB" w:rsidRPr="00AF48F9" w:rsidRDefault="00CB4BEB" w:rsidP="003C0924">
            <w:pPr>
              <w:rPr>
                <w:rFonts w:ascii="Trebuchet MS" w:hAnsi="Trebuchet MS" w:cs="Trebuchet MS"/>
                <w:sz w:val="18"/>
                <w:szCs w:val="18"/>
              </w:rPr>
            </w:pPr>
          </w:p>
        </w:tc>
      </w:tr>
      <w:tr w:rsidR="00CB4BEB" w:rsidRPr="00CE1917" w14:paraId="4230641E" w14:textId="77777777" w:rsidTr="003C0924">
        <w:trPr>
          <w:trHeight w:hRule="exact" w:val="255"/>
        </w:trPr>
        <w:tc>
          <w:tcPr>
            <w:tcW w:w="1329" w:type="dxa"/>
            <w:tcBorders>
              <w:top w:val="single" w:sz="4" w:space="0" w:color="auto"/>
              <w:left w:val="single" w:sz="4" w:space="0" w:color="auto"/>
              <w:bottom w:val="nil"/>
              <w:right w:val="single" w:sz="4" w:space="0" w:color="auto"/>
            </w:tcBorders>
            <w:shd w:val="clear" w:color="auto" w:fill="D9D9D9"/>
            <w:vAlign w:val="bottom"/>
          </w:tcPr>
          <w:p w14:paraId="01EC6B7C" w14:textId="77777777" w:rsidR="00CB4BEB" w:rsidRPr="00AF48F9" w:rsidRDefault="00CB4BEB" w:rsidP="003C0924">
            <w:pPr>
              <w:rPr>
                <w:rFonts w:ascii="Trebuchet MS" w:hAnsi="Trebuchet MS"/>
                <w:sz w:val="18"/>
                <w:szCs w:val="18"/>
              </w:rPr>
            </w:pPr>
            <w:proofErr w:type="spellStart"/>
            <w:r w:rsidRPr="00AF48F9">
              <w:rPr>
                <w:rFonts w:ascii="Trebuchet MS" w:hAnsi="Trebuchet MS"/>
                <w:sz w:val="18"/>
                <w:szCs w:val="18"/>
              </w:rPr>
              <w:t>t_frekvens</w:t>
            </w:r>
            <w:proofErr w:type="spellEnd"/>
          </w:p>
        </w:tc>
        <w:tc>
          <w:tcPr>
            <w:tcW w:w="1076" w:type="dxa"/>
            <w:tcBorders>
              <w:top w:val="single" w:sz="4" w:space="0" w:color="auto"/>
              <w:left w:val="single" w:sz="4" w:space="0" w:color="auto"/>
              <w:bottom w:val="nil"/>
              <w:right w:val="single" w:sz="4" w:space="0" w:color="auto"/>
            </w:tcBorders>
            <w:shd w:val="clear" w:color="auto" w:fill="FFFFFF"/>
            <w:vAlign w:val="bottom"/>
          </w:tcPr>
          <w:p w14:paraId="65E417B6" w14:textId="77777777" w:rsidR="00CB4BEB" w:rsidRPr="00AF48F9" w:rsidRDefault="00CB4BEB" w:rsidP="003C0924">
            <w:pPr>
              <w:rPr>
                <w:rFonts w:ascii="Trebuchet MS" w:hAnsi="Trebuchet MS"/>
                <w:sz w:val="18"/>
                <w:szCs w:val="18"/>
              </w:rPr>
            </w:pPr>
            <w:proofErr w:type="spellStart"/>
            <w:r w:rsidRPr="00AF48F9">
              <w:rPr>
                <w:rFonts w:ascii="Trebuchet MS" w:hAnsi="Trebuchet MS"/>
                <w:sz w:val="18"/>
                <w:szCs w:val="18"/>
              </w:rPr>
              <w:t>t_frekvens</w:t>
            </w:r>
            <w:proofErr w:type="spellEnd"/>
          </w:p>
        </w:tc>
        <w:tc>
          <w:tcPr>
            <w:tcW w:w="5670" w:type="dxa"/>
            <w:tcBorders>
              <w:top w:val="single" w:sz="4" w:space="0" w:color="auto"/>
              <w:left w:val="single" w:sz="4" w:space="0" w:color="auto"/>
              <w:bottom w:val="nil"/>
              <w:right w:val="single" w:sz="4" w:space="0" w:color="auto"/>
            </w:tcBorders>
            <w:shd w:val="clear" w:color="auto" w:fill="FFFFFF"/>
            <w:vAlign w:val="bottom"/>
          </w:tcPr>
          <w:p w14:paraId="7A6E8CA3"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Hvor ofte tømmes containeren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E165328" w14:textId="77777777" w:rsidR="00CB4BEB" w:rsidRPr="00AF48F9" w:rsidRDefault="00CB4BEB" w:rsidP="003C0924">
            <w:pPr>
              <w:rPr>
                <w:rFonts w:ascii="Trebuchet MS" w:hAnsi="Trebuchet MS" w:cs="Trebuchet MS"/>
                <w:sz w:val="18"/>
                <w:szCs w:val="18"/>
              </w:rPr>
            </w:pPr>
            <w:r w:rsidRPr="00AF48F9">
              <w:rPr>
                <w:rFonts w:ascii="Trebuchet MS" w:hAnsi="Trebuchet MS" w:cs="Trebuchet MS"/>
                <w:sz w:val="18"/>
                <w:szCs w:val="18"/>
              </w:rPr>
              <w:t>Tekststreng</w:t>
            </w:r>
          </w:p>
        </w:tc>
        <w:tc>
          <w:tcPr>
            <w:tcW w:w="1397" w:type="dxa"/>
            <w:tcBorders>
              <w:top w:val="single" w:sz="4" w:space="0" w:color="auto"/>
              <w:left w:val="single" w:sz="4" w:space="0" w:color="auto"/>
              <w:bottom w:val="nil"/>
              <w:right w:val="single" w:sz="4" w:space="0" w:color="auto"/>
            </w:tcBorders>
            <w:shd w:val="clear" w:color="auto" w:fill="FFFFFF"/>
            <w:vAlign w:val="bottom"/>
          </w:tcPr>
          <w:p w14:paraId="39810ECE" w14:textId="77777777" w:rsidR="00CB4BEB" w:rsidRPr="00AF48F9" w:rsidRDefault="00CB4BEB" w:rsidP="003C0924">
            <w:pPr>
              <w:rPr>
                <w:rFonts w:ascii="Trebuchet MS" w:hAnsi="Trebuchet MS" w:cs="Trebuchet MS"/>
                <w:sz w:val="18"/>
                <w:szCs w:val="18"/>
              </w:rPr>
            </w:pPr>
            <w:r w:rsidRPr="00AF48F9">
              <w:rPr>
                <w:rFonts w:ascii="Trebuchet MS" w:hAnsi="Trebuchet MS" w:cs="Trebuchet MS"/>
                <w:sz w:val="18"/>
                <w:szCs w:val="18"/>
              </w:rPr>
              <w:t>0-50 tegn</w:t>
            </w:r>
          </w:p>
        </w:tc>
        <w:tc>
          <w:tcPr>
            <w:tcW w:w="1701" w:type="dxa"/>
            <w:tcBorders>
              <w:top w:val="single" w:sz="4" w:space="0" w:color="auto"/>
              <w:left w:val="single" w:sz="4" w:space="0" w:color="auto"/>
              <w:bottom w:val="nil"/>
              <w:right w:val="single" w:sz="4" w:space="0" w:color="auto"/>
            </w:tcBorders>
            <w:shd w:val="clear" w:color="auto" w:fill="FFFFFF"/>
            <w:vAlign w:val="bottom"/>
          </w:tcPr>
          <w:p w14:paraId="2721D69F" w14:textId="77777777" w:rsidR="00CB4BEB" w:rsidRPr="00AF48F9"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842" w:type="dxa"/>
            <w:gridSpan w:val="2"/>
            <w:tcBorders>
              <w:top w:val="single" w:sz="4" w:space="0" w:color="auto"/>
              <w:left w:val="single" w:sz="4" w:space="0" w:color="auto"/>
              <w:bottom w:val="nil"/>
              <w:right w:val="single" w:sz="4" w:space="0" w:color="auto"/>
            </w:tcBorders>
            <w:shd w:val="clear" w:color="auto" w:fill="FFFFFF"/>
            <w:vAlign w:val="bottom"/>
          </w:tcPr>
          <w:p w14:paraId="583346CF" w14:textId="77777777" w:rsidR="00CB4BEB" w:rsidRPr="00AF48F9" w:rsidRDefault="00CB4BEB" w:rsidP="003C0924">
            <w:pPr>
              <w:rPr>
                <w:rFonts w:ascii="Trebuchet MS" w:hAnsi="Trebuchet MS" w:cs="Trebuchet MS"/>
                <w:sz w:val="18"/>
                <w:szCs w:val="18"/>
              </w:rPr>
            </w:pPr>
            <w:r>
              <w:rPr>
                <w:rFonts w:ascii="Trebuchet MS" w:hAnsi="Trebuchet MS" w:cs="Trebuchet MS"/>
                <w:sz w:val="18"/>
                <w:szCs w:val="18"/>
              </w:rPr>
              <w:t>Hver 2. uge</w:t>
            </w:r>
          </w:p>
        </w:tc>
      </w:tr>
      <w:tr w:rsidR="00CB4BEB" w:rsidRPr="00CE1917" w14:paraId="1DAA2172" w14:textId="77777777" w:rsidTr="003C0924">
        <w:trPr>
          <w:trHeight w:hRule="exact" w:val="510"/>
        </w:trPr>
        <w:tc>
          <w:tcPr>
            <w:tcW w:w="1329" w:type="dxa"/>
            <w:tcBorders>
              <w:top w:val="single" w:sz="4" w:space="0" w:color="auto"/>
              <w:left w:val="single" w:sz="4" w:space="0" w:color="auto"/>
              <w:bottom w:val="nil"/>
              <w:right w:val="single" w:sz="4" w:space="0" w:color="auto"/>
            </w:tcBorders>
            <w:shd w:val="clear" w:color="auto" w:fill="D9D9D9"/>
            <w:vAlign w:val="center"/>
          </w:tcPr>
          <w:p w14:paraId="557DA279" w14:textId="77777777" w:rsidR="00CB4BEB" w:rsidRPr="00AF48F9" w:rsidRDefault="00CB4BEB" w:rsidP="003C0924">
            <w:pPr>
              <w:rPr>
                <w:rFonts w:ascii="Trebuchet MS" w:hAnsi="Trebuchet MS"/>
                <w:sz w:val="18"/>
                <w:szCs w:val="18"/>
              </w:rPr>
            </w:pPr>
            <w:proofErr w:type="spellStart"/>
            <w:r w:rsidRPr="00AF48F9">
              <w:rPr>
                <w:rFonts w:ascii="Trebuchet MS" w:hAnsi="Trebuchet MS"/>
                <w:sz w:val="18"/>
                <w:szCs w:val="18"/>
              </w:rPr>
              <w:t>t</w:t>
            </w:r>
            <w:r>
              <w:rPr>
                <w:rFonts w:ascii="Trebuchet MS" w:hAnsi="Trebuchet MS"/>
                <w:sz w:val="18"/>
                <w:szCs w:val="18"/>
              </w:rPr>
              <w:t>_</w:t>
            </w:r>
            <w:r w:rsidRPr="00AF48F9">
              <w:rPr>
                <w:rFonts w:ascii="Trebuchet MS" w:hAnsi="Trebuchet MS"/>
                <w:sz w:val="18"/>
                <w:szCs w:val="18"/>
              </w:rPr>
              <w:t>dato</w:t>
            </w:r>
            <w:proofErr w:type="spellEnd"/>
          </w:p>
        </w:tc>
        <w:tc>
          <w:tcPr>
            <w:tcW w:w="1076" w:type="dxa"/>
            <w:tcBorders>
              <w:top w:val="single" w:sz="4" w:space="0" w:color="auto"/>
              <w:left w:val="single" w:sz="4" w:space="0" w:color="auto"/>
              <w:bottom w:val="nil"/>
              <w:right w:val="single" w:sz="4" w:space="0" w:color="auto"/>
            </w:tcBorders>
            <w:shd w:val="clear" w:color="auto" w:fill="FFFFFF"/>
            <w:vAlign w:val="center"/>
          </w:tcPr>
          <w:p w14:paraId="4FCED20D" w14:textId="77777777" w:rsidR="00CB4BEB" w:rsidRPr="00AF48F9" w:rsidRDefault="00CB4BEB" w:rsidP="003C0924">
            <w:pPr>
              <w:rPr>
                <w:rFonts w:ascii="Trebuchet MS" w:hAnsi="Trebuchet MS"/>
                <w:sz w:val="18"/>
                <w:szCs w:val="18"/>
              </w:rPr>
            </w:pPr>
            <w:proofErr w:type="spellStart"/>
            <w:r w:rsidRPr="00AF48F9">
              <w:rPr>
                <w:rFonts w:ascii="Trebuchet MS" w:hAnsi="Trebuchet MS"/>
                <w:sz w:val="18"/>
                <w:szCs w:val="18"/>
              </w:rPr>
              <w:t>t</w:t>
            </w:r>
            <w:r>
              <w:rPr>
                <w:rFonts w:ascii="Trebuchet MS" w:hAnsi="Trebuchet MS"/>
                <w:sz w:val="18"/>
                <w:szCs w:val="18"/>
              </w:rPr>
              <w:t>_</w:t>
            </w:r>
            <w:r w:rsidRPr="00AF48F9">
              <w:rPr>
                <w:rFonts w:ascii="Trebuchet MS" w:hAnsi="Trebuchet MS"/>
                <w:sz w:val="18"/>
                <w:szCs w:val="18"/>
              </w:rPr>
              <w:t>dato</w:t>
            </w:r>
            <w:proofErr w:type="spellEnd"/>
          </w:p>
        </w:tc>
        <w:tc>
          <w:tcPr>
            <w:tcW w:w="5670" w:type="dxa"/>
            <w:tcBorders>
              <w:top w:val="single" w:sz="4" w:space="0" w:color="auto"/>
              <w:left w:val="single" w:sz="4" w:space="0" w:color="auto"/>
              <w:bottom w:val="nil"/>
              <w:right w:val="single" w:sz="4" w:space="0" w:color="auto"/>
            </w:tcBorders>
            <w:shd w:val="clear" w:color="auto" w:fill="FFFFFF"/>
            <w:vAlign w:val="center"/>
          </w:tcPr>
          <w:p w14:paraId="4C5D0B3F"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Tilsynsdato</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28855784" w14:textId="03837DAF" w:rsidR="00CB4BEB" w:rsidRPr="00AF48F9"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1397" w:type="dxa"/>
            <w:tcBorders>
              <w:top w:val="single" w:sz="4" w:space="0" w:color="auto"/>
              <w:left w:val="single" w:sz="4" w:space="0" w:color="auto"/>
              <w:bottom w:val="nil"/>
              <w:right w:val="single" w:sz="4" w:space="0" w:color="auto"/>
            </w:tcBorders>
            <w:shd w:val="clear" w:color="auto" w:fill="FFFFFF"/>
            <w:vAlign w:val="bottom"/>
          </w:tcPr>
          <w:p w14:paraId="1E7B1E73" w14:textId="77777777" w:rsidR="00CB4BEB" w:rsidRPr="00283B0D" w:rsidRDefault="00CB4BEB" w:rsidP="003C0924">
            <w:pPr>
              <w:rPr>
                <w:rFonts w:ascii="Trebuchet MS" w:hAnsi="Trebuchet MS"/>
                <w:sz w:val="18"/>
                <w:szCs w:val="18"/>
              </w:rPr>
            </w:pPr>
            <w:r w:rsidRPr="00283B0D">
              <w:rPr>
                <w:rFonts w:ascii="Trebuchet MS" w:hAnsi="Trebuchet MS"/>
                <w:sz w:val="18"/>
                <w:szCs w:val="18"/>
              </w:rPr>
              <w:t>1900-01-01-2999-12-31</w:t>
            </w:r>
          </w:p>
        </w:tc>
        <w:tc>
          <w:tcPr>
            <w:tcW w:w="1701" w:type="dxa"/>
            <w:tcBorders>
              <w:top w:val="single" w:sz="4" w:space="0" w:color="auto"/>
              <w:left w:val="single" w:sz="4" w:space="0" w:color="auto"/>
              <w:bottom w:val="nil"/>
              <w:right w:val="single" w:sz="4" w:space="0" w:color="auto"/>
            </w:tcBorders>
            <w:shd w:val="clear" w:color="auto" w:fill="FFFFFF"/>
            <w:vAlign w:val="center"/>
          </w:tcPr>
          <w:p w14:paraId="744BDDCB" w14:textId="77777777" w:rsidR="00CB4BEB" w:rsidRPr="00AF48F9" w:rsidRDefault="00CB4BEB" w:rsidP="003C0924">
            <w:pPr>
              <w:jc w:val="center"/>
              <w:rPr>
                <w:rFonts w:ascii="Trebuchet MS" w:hAnsi="Trebuchet MS"/>
                <w:sz w:val="18"/>
                <w:szCs w:val="18"/>
              </w:rPr>
            </w:pPr>
            <w:r>
              <w:rPr>
                <w:rFonts w:ascii="Trebuchet MS" w:hAnsi="Trebuchet MS"/>
                <w:sz w:val="18"/>
                <w:szCs w:val="18"/>
              </w:rPr>
              <w:t>F</w:t>
            </w:r>
          </w:p>
        </w:tc>
        <w:tc>
          <w:tcPr>
            <w:tcW w:w="1842" w:type="dxa"/>
            <w:gridSpan w:val="2"/>
            <w:tcBorders>
              <w:top w:val="single" w:sz="4" w:space="0" w:color="auto"/>
              <w:left w:val="single" w:sz="4" w:space="0" w:color="auto"/>
              <w:bottom w:val="nil"/>
              <w:right w:val="single" w:sz="4" w:space="0" w:color="auto"/>
            </w:tcBorders>
            <w:shd w:val="clear" w:color="auto" w:fill="FFFFFF"/>
            <w:vAlign w:val="center"/>
          </w:tcPr>
          <w:p w14:paraId="1D88A18B"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2011-05-23</w:t>
            </w:r>
          </w:p>
        </w:tc>
      </w:tr>
      <w:tr w:rsidR="00CB4BEB" w:rsidRPr="00CE1917" w14:paraId="0A823D34" w14:textId="77777777" w:rsidTr="003C0924">
        <w:trPr>
          <w:trHeight w:hRule="exact" w:val="255"/>
        </w:trPr>
        <w:tc>
          <w:tcPr>
            <w:tcW w:w="1329" w:type="dxa"/>
            <w:tcBorders>
              <w:top w:val="single" w:sz="4" w:space="0" w:color="auto"/>
              <w:left w:val="single" w:sz="4" w:space="0" w:color="auto"/>
              <w:bottom w:val="single" w:sz="4" w:space="0" w:color="auto"/>
              <w:right w:val="single" w:sz="4" w:space="0" w:color="auto"/>
            </w:tcBorders>
            <w:shd w:val="clear" w:color="auto" w:fill="97DDBA"/>
            <w:vAlign w:val="bottom"/>
          </w:tcPr>
          <w:p w14:paraId="22D1E4FD" w14:textId="77777777" w:rsidR="00CB4BEB" w:rsidRPr="00AF48F9" w:rsidRDefault="00CB4BEB" w:rsidP="003C0924">
            <w:pPr>
              <w:rPr>
                <w:rFonts w:ascii="Trebuchet MS" w:hAnsi="Trebuchet MS" w:cs="Trebuchet MS"/>
                <w:sz w:val="18"/>
                <w:szCs w:val="18"/>
              </w:rPr>
            </w:pPr>
            <w:r>
              <w:rPr>
                <w:rFonts w:ascii="Trebuchet MS" w:hAnsi="Trebuchet MS" w:cs="Trebuchet MS"/>
                <w:sz w:val="18"/>
                <w:szCs w:val="18"/>
              </w:rPr>
              <w:t>l</w:t>
            </w:r>
            <w:r w:rsidRPr="00AF48F9">
              <w:rPr>
                <w:rFonts w:ascii="Trebuchet MS" w:hAnsi="Trebuchet MS" w:cs="Trebuchet MS"/>
                <w:sz w:val="18"/>
                <w:szCs w:val="18"/>
              </w:rPr>
              <w:t>ink</w:t>
            </w:r>
          </w:p>
        </w:tc>
        <w:tc>
          <w:tcPr>
            <w:tcW w:w="1076" w:type="dxa"/>
            <w:tcBorders>
              <w:top w:val="single" w:sz="4" w:space="0" w:color="auto"/>
              <w:left w:val="single" w:sz="4" w:space="0" w:color="auto"/>
              <w:bottom w:val="single" w:sz="4" w:space="0" w:color="auto"/>
              <w:right w:val="single" w:sz="4" w:space="0" w:color="auto"/>
            </w:tcBorders>
            <w:shd w:val="clear" w:color="auto" w:fill="97DDBA"/>
            <w:vAlign w:val="bottom"/>
          </w:tcPr>
          <w:p w14:paraId="694A77D4" w14:textId="77777777" w:rsidR="00CB4BEB" w:rsidRPr="0014307B" w:rsidRDefault="00CB4BEB" w:rsidP="003C0924">
            <w:pPr>
              <w:rPr>
                <w:rFonts w:ascii="Trebuchet MS" w:hAnsi="Trebuchet MS" w:cs="Trebuchet MS"/>
                <w:sz w:val="18"/>
                <w:szCs w:val="18"/>
              </w:rPr>
            </w:pPr>
          </w:p>
        </w:tc>
        <w:tc>
          <w:tcPr>
            <w:tcW w:w="11765"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68E3E983" w14:textId="77777777" w:rsidR="00CB4BEB" w:rsidRPr="00AF48F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69A20F41" w14:textId="77777777" w:rsidTr="003C0924">
        <w:trPr>
          <w:gridAfter w:val="1"/>
          <w:wAfter w:w="595" w:type="dxa"/>
          <w:trHeight w:hRule="exact" w:val="255"/>
        </w:trPr>
        <w:tc>
          <w:tcPr>
            <w:tcW w:w="13575" w:type="dxa"/>
            <w:gridSpan w:val="7"/>
            <w:tcBorders>
              <w:top w:val="single" w:sz="4" w:space="0" w:color="auto"/>
              <w:left w:val="nil"/>
              <w:bottom w:val="nil"/>
              <w:right w:val="nil"/>
            </w:tcBorders>
            <w:shd w:val="clear" w:color="auto" w:fill="99CCFF"/>
            <w:vAlign w:val="bottom"/>
          </w:tcPr>
          <w:p w14:paraId="4172BBF9"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15A01833" w14:textId="77777777" w:rsidTr="003C0924">
        <w:trPr>
          <w:gridAfter w:val="1"/>
          <w:wAfter w:w="595" w:type="dxa"/>
          <w:trHeight w:hRule="exact" w:val="255"/>
        </w:trPr>
        <w:tc>
          <w:tcPr>
            <w:tcW w:w="13575" w:type="dxa"/>
            <w:gridSpan w:val="7"/>
            <w:tcBorders>
              <w:top w:val="nil"/>
              <w:left w:val="nil"/>
              <w:bottom w:val="nil"/>
              <w:right w:val="nil"/>
            </w:tcBorders>
            <w:shd w:val="clear" w:color="auto" w:fill="97DDBA"/>
            <w:vAlign w:val="bottom"/>
          </w:tcPr>
          <w:p w14:paraId="09301B9D"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39CD1EEA" w14:textId="77777777" w:rsidR="00CB4BEB" w:rsidRDefault="00CB4BEB" w:rsidP="00CB4BEB">
      <w:pPr>
        <w:pStyle w:val="Overskrift6"/>
      </w:pPr>
      <w:r>
        <w:t>5.5.3.1</w:t>
      </w:r>
      <w:r w:rsidRPr="00A32757">
        <w:t xml:space="preserve"> </w:t>
      </w:r>
      <w:r>
        <w:t>Metadata</w:t>
      </w:r>
      <w:r w:rsidRPr="0061541A">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78D4ABF8" w14:textId="77777777" w:rsidTr="003C0924">
        <w:trPr>
          <w:trHeight w:hRule="exact" w:val="255"/>
        </w:trPr>
        <w:tc>
          <w:tcPr>
            <w:tcW w:w="2235" w:type="dxa"/>
            <w:shd w:val="clear" w:color="auto" w:fill="D9D9D9"/>
            <w:vAlign w:val="bottom"/>
          </w:tcPr>
          <w:p w14:paraId="0D27CE4D"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4B222AE7"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78686D3" w14:textId="77777777" w:rsidTr="003C0924">
        <w:trPr>
          <w:trHeight w:hRule="exact" w:val="255"/>
        </w:trPr>
        <w:tc>
          <w:tcPr>
            <w:tcW w:w="2235" w:type="dxa"/>
            <w:shd w:val="clear" w:color="auto" w:fill="E0E0E0"/>
            <w:vAlign w:val="bottom"/>
          </w:tcPr>
          <w:p w14:paraId="11D630F3"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lastRenderedPageBreak/>
              <w:t>Temanavn</w:t>
            </w:r>
          </w:p>
        </w:tc>
        <w:tc>
          <w:tcPr>
            <w:tcW w:w="11340" w:type="dxa"/>
            <w:shd w:val="clear" w:color="auto" w:fill="FFFFFF"/>
            <w:vAlign w:val="bottom"/>
          </w:tcPr>
          <w:p w14:paraId="61208476"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Container</w:t>
            </w:r>
          </w:p>
        </w:tc>
      </w:tr>
      <w:tr w:rsidR="00CB4BEB" w:rsidRPr="0051728E" w14:paraId="7FA85E81" w14:textId="77777777" w:rsidTr="003C0924">
        <w:trPr>
          <w:trHeight w:hRule="exact" w:val="255"/>
        </w:trPr>
        <w:tc>
          <w:tcPr>
            <w:tcW w:w="2235" w:type="dxa"/>
            <w:shd w:val="clear" w:color="auto" w:fill="E0E0E0"/>
            <w:vAlign w:val="bottom"/>
          </w:tcPr>
          <w:p w14:paraId="3EEF0BF8"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Temakode</w:t>
            </w:r>
          </w:p>
        </w:tc>
        <w:tc>
          <w:tcPr>
            <w:tcW w:w="11340" w:type="dxa"/>
            <w:shd w:val="clear" w:color="auto" w:fill="FFFFFF"/>
            <w:vAlign w:val="bottom"/>
          </w:tcPr>
          <w:p w14:paraId="73AAEF39"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5402</w:t>
            </w:r>
          </w:p>
        </w:tc>
      </w:tr>
      <w:tr w:rsidR="00CB4BEB" w:rsidRPr="0051728E" w14:paraId="398BE49C" w14:textId="77777777" w:rsidTr="003C0924">
        <w:trPr>
          <w:trHeight w:hRule="exact" w:val="255"/>
        </w:trPr>
        <w:tc>
          <w:tcPr>
            <w:tcW w:w="2235" w:type="dxa"/>
            <w:shd w:val="clear" w:color="auto" w:fill="E0E0E0"/>
            <w:vAlign w:val="bottom"/>
          </w:tcPr>
          <w:p w14:paraId="793E845B"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Definition</w:t>
            </w:r>
          </w:p>
        </w:tc>
        <w:tc>
          <w:tcPr>
            <w:tcW w:w="11340" w:type="dxa"/>
            <w:shd w:val="clear" w:color="auto" w:fill="FFFFFF"/>
            <w:vAlign w:val="bottom"/>
          </w:tcPr>
          <w:p w14:paraId="6E687CE2" w14:textId="4738FDDD"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Containere</w:t>
            </w:r>
            <w:r w:rsidRPr="00C60C42">
              <w:rPr>
                <w:rFonts w:ascii="Trebuchet MS" w:hAnsi="Trebuchet MS"/>
                <w:sz w:val="18"/>
                <w:szCs w:val="18"/>
              </w:rPr>
              <w:t xml:space="preserve"> i kommunen. De </w:t>
            </w:r>
            <w:r w:rsidRPr="00C60C42">
              <w:rPr>
                <w:rFonts w:ascii="Trebuchet MS" w:hAnsi="Trebuchet MS" w:cs="Trebuchet MS"/>
                <w:sz w:val="18"/>
                <w:szCs w:val="18"/>
              </w:rPr>
              <w:t>containere,</w:t>
            </w:r>
            <w:r w:rsidRPr="00C60C42">
              <w:rPr>
                <w:rFonts w:ascii="Trebuchet MS" w:hAnsi="Trebuchet MS"/>
                <w:sz w:val="18"/>
                <w:szCs w:val="18"/>
              </w:rPr>
              <w:t xml:space="preserve"> hvor man decentralt aflevere</w:t>
            </w:r>
            <w:r w:rsidR="00A65F59">
              <w:rPr>
                <w:rFonts w:ascii="Trebuchet MS" w:hAnsi="Trebuchet MS"/>
                <w:sz w:val="18"/>
                <w:szCs w:val="18"/>
              </w:rPr>
              <w:t xml:space="preserve">r </w:t>
            </w:r>
            <w:r w:rsidRPr="00C60C42">
              <w:rPr>
                <w:rFonts w:ascii="Trebuchet MS" w:hAnsi="Trebuchet MS"/>
                <w:sz w:val="18"/>
                <w:szCs w:val="18"/>
              </w:rPr>
              <w:t>affald til genbrug.</w:t>
            </w:r>
          </w:p>
        </w:tc>
      </w:tr>
      <w:tr w:rsidR="00CB4BEB" w:rsidRPr="0051728E" w14:paraId="7EDE599A" w14:textId="77777777" w:rsidTr="003C0924">
        <w:trPr>
          <w:trHeight w:hRule="exact" w:val="510"/>
        </w:trPr>
        <w:tc>
          <w:tcPr>
            <w:tcW w:w="2235" w:type="dxa"/>
            <w:shd w:val="clear" w:color="auto" w:fill="E0E0E0"/>
            <w:vAlign w:val="center"/>
          </w:tcPr>
          <w:p w14:paraId="46CE0DE9"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Beskrivelse</w:t>
            </w:r>
          </w:p>
        </w:tc>
        <w:tc>
          <w:tcPr>
            <w:tcW w:w="11340" w:type="dxa"/>
            <w:shd w:val="clear" w:color="auto" w:fill="FFFFFF"/>
            <w:vAlign w:val="bottom"/>
          </w:tcPr>
          <w:p w14:paraId="69F88A4B" w14:textId="706FD91B" w:rsidR="00CB4BEB" w:rsidRPr="00C60C42" w:rsidRDefault="00CB4BEB" w:rsidP="003C0924">
            <w:pPr>
              <w:rPr>
                <w:rFonts w:ascii="Trebuchet MS" w:hAnsi="Trebuchet MS" w:cs="Trebuchet MS"/>
                <w:sz w:val="18"/>
                <w:szCs w:val="18"/>
              </w:rPr>
            </w:pPr>
            <w:r w:rsidRPr="00C60C42">
              <w:rPr>
                <w:rFonts w:ascii="Trebuchet MS" w:hAnsi="Trebuchet MS"/>
                <w:sz w:val="18"/>
                <w:szCs w:val="18"/>
              </w:rPr>
              <w:t xml:space="preserve">De </w:t>
            </w:r>
            <w:r w:rsidRPr="00C60C42">
              <w:rPr>
                <w:rFonts w:ascii="Trebuchet MS" w:hAnsi="Trebuchet MS" w:cs="Trebuchet MS"/>
                <w:sz w:val="18"/>
                <w:szCs w:val="18"/>
              </w:rPr>
              <w:t>containere,</w:t>
            </w:r>
            <w:r w:rsidRPr="00C60C42">
              <w:rPr>
                <w:rFonts w:ascii="Trebuchet MS" w:hAnsi="Trebuchet MS"/>
                <w:sz w:val="18"/>
                <w:szCs w:val="18"/>
              </w:rPr>
              <w:t xml:space="preserve"> hvor man decentralt aflevere</w:t>
            </w:r>
            <w:r w:rsidR="00A65F59">
              <w:rPr>
                <w:rFonts w:ascii="Trebuchet MS" w:hAnsi="Trebuchet MS"/>
                <w:sz w:val="18"/>
                <w:szCs w:val="18"/>
              </w:rPr>
              <w:t>r</w:t>
            </w:r>
            <w:r w:rsidRPr="00C60C42">
              <w:rPr>
                <w:rFonts w:ascii="Trebuchet MS" w:hAnsi="Trebuchet MS"/>
                <w:sz w:val="18"/>
                <w:szCs w:val="18"/>
              </w:rPr>
              <w:t xml:space="preserve"> affald til genbrug. Står ofte ved butikker, større boligblokke eller fællesarealer i villaområder.</w:t>
            </w:r>
          </w:p>
        </w:tc>
      </w:tr>
      <w:tr w:rsidR="00CB4BEB" w:rsidRPr="0051728E" w14:paraId="199F8108" w14:textId="77777777" w:rsidTr="003C0924">
        <w:trPr>
          <w:trHeight w:hRule="exact" w:val="255"/>
        </w:trPr>
        <w:tc>
          <w:tcPr>
            <w:tcW w:w="2235" w:type="dxa"/>
            <w:shd w:val="clear" w:color="auto" w:fill="E0E0E0"/>
            <w:vAlign w:val="bottom"/>
          </w:tcPr>
          <w:p w14:paraId="33205A8A" w14:textId="77777777" w:rsidR="00CB4BEB" w:rsidRPr="00C60C42" w:rsidRDefault="00CB4BEB" w:rsidP="003C0924">
            <w:pPr>
              <w:rPr>
                <w:rFonts w:ascii="Trebuchet MS" w:hAnsi="Trebuchet MS" w:cs="Trebuchet MS"/>
                <w:sz w:val="18"/>
                <w:szCs w:val="18"/>
              </w:rPr>
            </w:pPr>
            <w:proofErr w:type="spellStart"/>
            <w:r w:rsidRPr="00C60C42">
              <w:rPr>
                <w:rFonts w:ascii="Trebuchet MS" w:hAnsi="Trebuchet MS" w:cs="Trebuchet MS"/>
                <w:sz w:val="18"/>
                <w:szCs w:val="18"/>
              </w:rPr>
              <w:t>Formaal</w:t>
            </w:r>
            <w:proofErr w:type="spellEnd"/>
            <w:r w:rsidRPr="00C60C42">
              <w:rPr>
                <w:rFonts w:ascii="Trebuchet MS" w:hAnsi="Trebuchet MS" w:cs="Trebuchet MS"/>
                <w:sz w:val="18"/>
                <w:szCs w:val="18"/>
              </w:rPr>
              <w:t xml:space="preserve"> </w:t>
            </w:r>
          </w:p>
        </w:tc>
        <w:tc>
          <w:tcPr>
            <w:tcW w:w="11340" w:type="dxa"/>
            <w:shd w:val="clear" w:color="auto" w:fill="FFFFFF"/>
            <w:vAlign w:val="bottom"/>
          </w:tcPr>
          <w:p w14:paraId="7B3E21B1"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Oplys borger via selvbetjeningsløsninger om nærmeste container.</w:t>
            </w:r>
          </w:p>
        </w:tc>
      </w:tr>
      <w:tr w:rsidR="00CB4BEB" w:rsidRPr="0051728E" w14:paraId="54111235" w14:textId="77777777" w:rsidTr="003C0924">
        <w:trPr>
          <w:trHeight w:hRule="exact" w:val="255"/>
        </w:trPr>
        <w:tc>
          <w:tcPr>
            <w:tcW w:w="2235" w:type="dxa"/>
            <w:shd w:val="clear" w:color="auto" w:fill="E0E0E0"/>
            <w:vAlign w:val="bottom"/>
          </w:tcPr>
          <w:p w14:paraId="1725E1F5" w14:textId="77777777" w:rsidR="00CB4BEB" w:rsidRPr="00C60C42" w:rsidRDefault="00CB4BEB" w:rsidP="003C0924">
            <w:pPr>
              <w:rPr>
                <w:rFonts w:ascii="Trebuchet MS" w:hAnsi="Trebuchet MS" w:cs="Trebuchet MS"/>
                <w:sz w:val="18"/>
                <w:szCs w:val="18"/>
              </w:rPr>
            </w:pPr>
            <w:proofErr w:type="spellStart"/>
            <w:r w:rsidRPr="00C60C42">
              <w:rPr>
                <w:rFonts w:ascii="Trebuchet MS" w:hAnsi="Trebuchet MS" w:cs="Trebuchet MS"/>
                <w:sz w:val="18"/>
                <w:szCs w:val="18"/>
              </w:rPr>
              <w:t>Noegleord_hovedgruppe</w:t>
            </w:r>
            <w:proofErr w:type="spellEnd"/>
          </w:p>
        </w:tc>
        <w:tc>
          <w:tcPr>
            <w:tcW w:w="11340" w:type="dxa"/>
            <w:shd w:val="clear" w:color="auto" w:fill="FFFFFF"/>
            <w:vAlign w:val="bottom"/>
          </w:tcPr>
          <w:p w14:paraId="235A2383" w14:textId="77777777" w:rsidR="00CB4BEB" w:rsidRPr="00C60C42" w:rsidRDefault="00CB4BEB" w:rsidP="003C0924">
            <w:pPr>
              <w:rPr>
                <w:rFonts w:ascii="Trebuchet MS" w:hAnsi="Trebuchet MS" w:cs="Trebuchet MS"/>
                <w:bCs/>
                <w:sz w:val="18"/>
                <w:szCs w:val="18"/>
              </w:rPr>
            </w:pPr>
            <w:r w:rsidRPr="00C60C42">
              <w:rPr>
                <w:rFonts w:ascii="Trebuchet MS" w:hAnsi="Trebuchet MS" w:cs="Trebuchet MS"/>
                <w:bCs/>
                <w:sz w:val="18"/>
                <w:szCs w:val="18"/>
              </w:rPr>
              <w:t>Offentlig forsyningsvirksomhed og offentlige tjenesteydelser</w:t>
            </w:r>
          </w:p>
        </w:tc>
      </w:tr>
      <w:tr w:rsidR="00CB4BEB" w:rsidRPr="0051728E" w14:paraId="18647090" w14:textId="77777777" w:rsidTr="003C0924">
        <w:trPr>
          <w:trHeight w:hRule="exact" w:val="255"/>
        </w:trPr>
        <w:tc>
          <w:tcPr>
            <w:tcW w:w="2235" w:type="dxa"/>
            <w:shd w:val="clear" w:color="auto" w:fill="E0E0E0"/>
            <w:vAlign w:val="bottom"/>
          </w:tcPr>
          <w:p w14:paraId="2DF46F3F" w14:textId="77777777" w:rsidR="00CB4BEB" w:rsidRPr="00C60C42" w:rsidRDefault="00CB4BEB" w:rsidP="003C0924">
            <w:pPr>
              <w:rPr>
                <w:rFonts w:ascii="Trebuchet MS" w:hAnsi="Trebuchet MS" w:cs="Trebuchet MS"/>
                <w:sz w:val="18"/>
                <w:szCs w:val="18"/>
              </w:rPr>
            </w:pPr>
            <w:proofErr w:type="spellStart"/>
            <w:r w:rsidRPr="00C60C42">
              <w:rPr>
                <w:rFonts w:ascii="Trebuchet MS" w:hAnsi="Trebuchet MS" w:cs="Trebuchet MS"/>
                <w:sz w:val="18"/>
                <w:szCs w:val="18"/>
              </w:rPr>
              <w:t>Noegle_ord</w:t>
            </w:r>
            <w:proofErr w:type="spellEnd"/>
          </w:p>
        </w:tc>
        <w:tc>
          <w:tcPr>
            <w:tcW w:w="11340" w:type="dxa"/>
            <w:shd w:val="clear" w:color="auto" w:fill="FFFFFF"/>
            <w:vAlign w:val="bottom"/>
          </w:tcPr>
          <w:p w14:paraId="155C7E42" w14:textId="77777777" w:rsidR="00CB4BEB" w:rsidRPr="00C60C42" w:rsidRDefault="00CB4BEB" w:rsidP="003C0924">
            <w:pPr>
              <w:autoSpaceDE w:val="0"/>
              <w:autoSpaceDN w:val="0"/>
              <w:adjustRightInd w:val="0"/>
              <w:rPr>
                <w:rFonts w:ascii="Trebuchet MS" w:hAnsi="Trebuchet MS" w:cs="Trebuchet MS"/>
                <w:sz w:val="18"/>
                <w:szCs w:val="18"/>
              </w:rPr>
            </w:pPr>
            <w:r w:rsidRPr="00C60C42">
              <w:rPr>
                <w:rFonts w:ascii="Trebuchet MS" w:hAnsi="Trebuchet MS"/>
                <w:sz w:val="18"/>
                <w:szCs w:val="18"/>
              </w:rPr>
              <w:t>Affald, Skrald, Genbrug, Miljøstation</w:t>
            </w:r>
          </w:p>
        </w:tc>
      </w:tr>
      <w:tr w:rsidR="00CB4BEB" w:rsidRPr="0051728E" w14:paraId="78C59291" w14:textId="77777777" w:rsidTr="003C0924">
        <w:trPr>
          <w:trHeight w:hRule="exact" w:val="255"/>
        </w:trPr>
        <w:tc>
          <w:tcPr>
            <w:tcW w:w="2235" w:type="dxa"/>
            <w:shd w:val="clear" w:color="auto" w:fill="E0E0E0"/>
            <w:vAlign w:val="bottom"/>
          </w:tcPr>
          <w:p w14:paraId="603EFBD5"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Geometri type</w:t>
            </w:r>
          </w:p>
        </w:tc>
        <w:tc>
          <w:tcPr>
            <w:tcW w:w="11340" w:type="dxa"/>
            <w:shd w:val="clear" w:color="auto" w:fill="FFFFFF"/>
            <w:vAlign w:val="bottom"/>
          </w:tcPr>
          <w:p w14:paraId="6B500B12"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Punkt</w:t>
            </w:r>
          </w:p>
        </w:tc>
      </w:tr>
      <w:tr w:rsidR="00CB4BEB" w:rsidRPr="0051728E" w14:paraId="1EC719B9" w14:textId="77777777" w:rsidTr="003C0924">
        <w:trPr>
          <w:trHeight w:hRule="exact" w:val="255"/>
        </w:trPr>
        <w:tc>
          <w:tcPr>
            <w:tcW w:w="2235" w:type="dxa"/>
            <w:shd w:val="clear" w:color="auto" w:fill="E0E0E0"/>
            <w:vAlign w:val="bottom"/>
          </w:tcPr>
          <w:p w14:paraId="4E94CD92"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Lovgrundlag</w:t>
            </w:r>
          </w:p>
        </w:tc>
        <w:tc>
          <w:tcPr>
            <w:tcW w:w="11340" w:type="dxa"/>
            <w:shd w:val="clear" w:color="auto" w:fill="FFFFFF"/>
            <w:vAlign w:val="bottom"/>
          </w:tcPr>
          <w:p w14:paraId="3D9F2E7C" w14:textId="77777777" w:rsidR="00CB4BEB" w:rsidRPr="00C60C42" w:rsidRDefault="00CB4BEB" w:rsidP="003C0924">
            <w:pPr>
              <w:rPr>
                <w:rFonts w:ascii="Trebuchet MS" w:hAnsi="Trebuchet MS" w:cs="Trebuchet MS"/>
                <w:sz w:val="18"/>
                <w:szCs w:val="18"/>
              </w:rPr>
            </w:pPr>
          </w:p>
        </w:tc>
      </w:tr>
      <w:tr w:rsidR="00CB4BEB" w:rsidRPr="00186E64" w14:paraId="24909DD3" w14:textId="77777777" w:rsidTr="003C0924">
        <w:trPr>
          <w:trHeight w:hRule="exact" w:val="255"/>
        </w:trPr>
        <w:tc>
          <w:tcPr>
            <w:tcW w:w="2235" w:type="dxa"/>
            <w:shd w:val="clear" w:color="auto" w:fill="E0E0E0"/>
            <w:vAlign w:val="bottom"/>
          </w:tcPr>
          <w:p w14:paraId="57329D68" w14:textId="77777777" w:rsidR="00CB4BEB" w:rsidRPr="00C60C42" w:rsidRDefault="00CB4BEB" w:rsidP="003C0924">
            <w:pPr>
              <w:rPr>
                <w:rFonts w:ascii="Trebuchet MS" w:hAnsi="Trebuchet MS" w:cs="Trebuchet MS"/>
                <w:sz w:val="18"/>
                <w:szCs w:val="18"/>
              </w:rPr>
            </w:pPr>
            <w:proofErr w:type="spellStart"/>
            <w:r w:rsidRPr="00C60C42">
              <w:rPr>
                <w:rFonts w:ascii="Trebuchet MS" w:hAnsi="Trebuchet MS" w:cs="Trebuchet MS"/>
                <w:sz w:val="18"/>
                <w:szCs w:val="18"/>
              </w:rPr>
              <w:t>KLE_koder</w:t>
            </w:r>
            <w:proofErr w:type="spellEnd"/>
          </w:p>
        </w:tc>
        <w:tc>
          <w:tcPr>
            <w:tcW w:w="11340" w:type="dxa"/>
            <w:shd w:val="clear" w:color="auto" w:fill="FFFFFF"/>
            <w:vAlign w:val="bottom"/>
          </w:tcPr>
          <w:p w14:paraId="4BCD7865" w14:textId="77777777" w:rsidR="00CB4BEB" w:rsidRPr="00C60C42" w:rsidRDefault="00CB4BEB" w:rsidP="003C0924">
            <w:pPr>
              <w:rPr>
                <w:rFonts w:ascii="Trebuchet MS" w:hAnsi="Trebuchet MS" w:cs="Trebuchet MS"/>
                <w:sz w:val="18"/>
                <w:szCs w:val="18"/>
              </w:rPr>
            </w:pPr>
            <w:r w:rsidRPr="00A65F59">
              <w:rPr>
                <w:rFonts w:ascii="Trebuchet MS" w:hAnsi="Trebuchet MS" w:cs="Trebuchet MS"/>
                <w:sz w:val="18"/>
                <w:szCs w:val="18"/>
              </w:rPr>
              <w:t>83.38.00</w:t>
            </w:r>
          </w:p>
        </w:tc>
      </w:tr>
    </w:tbl>
    <w:p w14:paraId="5B03670A" w14:textId="77777777" w:rsidR="00CB4BEB" w:rsidRPr="00A32757" w:rsidRDefault="00CB4BEB" w:rsidP="00CB4BEB">
      <w:pPr>
        <w:pStyle w:val="Overskrift6"/>
      </w:pPr>
      <w:r>
        <w:t>5.5.3.2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6"/>
        <w:gridCol w:w="8960"/>
      </w:tblGrid>
      <w:tr w:rsidR="00CB4BEB" w:rsidRPr="0051728E" w14:paraId="71089B7B" w14:textId="77777777" w:rsidTr="003C0924">
        <w:trPr>
          <w:trHeight w:hRule="exact" w:val="255"/>
        </w:trPr>
        <w:tc>
          <w:tcPr>
            <w:tcW w:w="4503" w:type="dxa"/>
            <w:shd w:val="clear" w:color="auto" w:fill="D9D9D9"/>
            <w:vAlign w:val="bottom"/>
          </w:tcPr>
          <w:p w14:paraId="2C94DE19"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66193B66"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5F3FD6D7" w14:textId="77777777" w:rsidTr="003C0924">
        <w:trPr>
          <w:trHeight w:hRule="exact" w:val="255"/>
        </w:trPr>
        <w:tc>
          <w:tcPr>
            <w:tcW w:w="4503" w:type="dxa"/>
            <w:shd w:val="clear" w:color="auto" w:fill="E0E0E0"/>
            <w:vAlign w:val="bottom"/>
          </w:tcPr>
          <w:p w14:paraId="7241BF4F"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5F551CD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Placeres ud fra </w:t>
            </w:r>
            <w:proofErr w:type="spellStart"/>
            <w:r>
              <w:rPr>
                <w:rFonts w:ascii="Trebuchet MS" w:hAnsi="Trebuchet MS" w:cs="Trebuchet MS"/>
                <w:sz w:val="18"/>
                <w:szCs w:val="18"/>
              </w:rPr>
              <w:t>ortofoto</w:t>
            </w:r>
            <w:proofErr w:type="spellEnd"/>
            <w:r>
              <w:rPr>
                <w:rFonts w:ascii="Trebuchet MS" w:hAnsi="Trebuchet MS" w:cs="Trebuchet MS"/>
                <w:sz w:val="18"/>
                <w:szCs w:val="18"/>
              </w:rPr>
              <w:t xml:space="preserve"> og listen i forbindelse med tømningsaftalen.</w:t>
            </w:r>
          </w:p>
        </w:tc>
      </w:tr>
      <w:tr w:rsidR="00CB4BEB" w:rsidRPr="0051728E" w14:paraId="0F1A6A53" w14:textId="77777777" w:rsidTr="003C0924">
        <w:trPr>
          <w:trHeight w:hRule="exact" w:val="255"/>
        </w:trPr>
        <w:tc>
          <w:tcPr>
            <w:tcW w:w="4503" w:type="dxa"/>
            <w:shd w:val="clear" w:color="auto" w:fill="E0E0E0"/>
            <w:vAlign w:val="bottom"/>
          </w:tcPr>
          <w:p w14:paraId="2F21F08A"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4415B05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Opdeles efter </w:t>
            </w:r>
            <w:r>
              <w:rPr>
                <w:rFonts w:ascii="Trebuchet MS" w:hAnsi="Trebuchet MS"/>
                <w:sz w:val="18"/>
                <w:szCs w:val="18"/>
              </w:rPr>
              <w:t>genbrugsmateriale som er tiltænk containeren.</w:t>
            </w:r>
          </w:p>
        </w:tc>
      </w:tr>
      <w:tr w:rsidR="00CB4BEB" w:rsidRPr="0051728E" w14:paraId="229EE059" w14:textId="77777777" w:rsidTr="003C0924">
        <w:trPr>
          <w:trHeight w:hRule="exact" w:val="255"/>
        </w:trPr>
        <w:tc>
          <w:tcPr>
            <w:tcW w:w="4503" w:type="dxa"/>
            <w:shd w:val="clear" w:color="auto" w:fill="E0E0E0"/>
            <w:vAlign w:val="bottom"/>
          </w:tcPr>
          <w:p w14:paraId="036DA38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202766C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18BF35AE" w14:textId="77777777" w:rsidTr="003C0924">
        <w:trPr>
          <w:trHeight w:hRule="exact" w:val="255"/>
        </w:trPr>
        <w:tc>
          <w:tcPr>
            <w:tcW w:w="4503" w:type="dxa"/>
            <w:shd w:val="clear" w:color="auto" w:fill="E0E0E0"/>
            <w:vAlign w:val="bottom"/>
          </w:tcPr>
          <w:p w14:paraId="44117A1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6D84BFCE" w14:textId="77777777" w:rsidR="00CB4BEB" w:rsidRPr="00024C60" w:rsidRDefault="00CB4BEB" w:rsidP="003C0924">
            <w:pPr>
              <w:rPr>
                <w:rFonts w:ascii="Trebuchet MS" w:hAnsi="Trebuchet MS" w:cs="Trebuchet MS"/>
                <w:sz w:val="18"/>
                <w:szCs w:val="18"/>
              </w:rPr>
            </w:pPr>
          </w:p>
        </w:tc>
      </w:tr>
      <w:tr w:rsidR="00CB4BEB" w:rsidRPr="0051728E" w14:paraId="601C7845" w14:textId="77777777" w:rsidTr="003C0924">
        <w:trPr>
          <w:trHeight w:hRule="exact" w:val="255"/>
        </w:trPr>
        <w:tc>
          <w:tcPr>
            <w:tcW w:w="4503" w:type="dxa"/>
            <w:shd w:val="clear" w:color="auto" w:fill="E0E0E0"/>
            <w:vAlign w:val="bottom"/>
          </w:tcPr>
          <w:p w14:paraId="7A7B00CA"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5BDA4882" w14:textId="77777777" w:rsidR="00CB4BEB" w:rsidRPr="00024C60" w:rsidRDefault="00CB4BEB" w:rsidP="003C0924">
            <w:pPr>
              <w:rPr>
                <w:rFonts w:ascii="Trebuchet MS" w:hAnsi="Trebuchet MS" w:cs="Trebuchet MS"/>
                <w:sz w:val="18"/>
                <w:szCs w:val="18"/>
              </w:rPr>
            </w:pPr>
          </w:p>
        </w:tc>
      </w:tr>
      <w:tr w:rsidR="00CB4BEB" w:rsidRPr="0051728E" w14:paraId="065FE7F5" w14:textId="77777777" w:rsidTr="003C0924">
        <w:trPr>
          <w:trHeight w:hRule="exact" w:val="255"/>
        </w:trPr>
        <w:tc>
          <w:tcPr>
            <w:tcW w:w="4503" w:type="dxa"/>
            <w:shd w:val="clear" w:color="auto" w:fill="E0E0E0"/>
            <w:vAlign w:val="bottom"/>
          </w:tcPr>
          <w:p w14:paraId="3F3ECF2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679CD33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285268F6" w14:textId="77777777" w:rsidR="00CB4BEB" w:rsidRPr="00A32757" w:rsidRDefault="00CB4BEB" w:rsidP="00CB4BEB">
      <w:pPr>
        <w:pStyle w:val="Overskrift6"/>
      </w:pPr>
      <w:r>
        <w:t>5.5.3.3 Kodelister</w:t>
      </w:r>
    </w:p>
    <w:p w14:paraId="7C917FBA" w14:textId="77777777" w:rsidR="00CB4BEB" w:rsidRDefault="00CB4BEB" w:rsidP="00CB4BEB">
      <w:pPr>
        <w:autoSpaceDE w:val="0"/>
        <w:autoSpaceDN w:val="0"/>
        <w:adjustRightInd w:val="0"/>
        <w:rPr>
          <w:rFonts w:ascii="Trebuchet MS" w:hAnsi="Trebuchet MS" w:cs="Trebuchet MS"/>
          <w:sz w:val="18"/>
          <w:szCs w:val="18"/>
        </w:rPr>
      </w:pPr>
      <w:r w:rsidRPr="00A32757">
        <w:rPr>
          <w:rFonts w:ascii="Trebuchet MS" w:hAnsi="Trebuchet MS" w:cs="Trebuchet MS"/>
          <w:sz w:val="18"/>
          <w:szCs w:val="18"/>
        </w:rPr>
        <w:t>Kodelisterne fungerer som oversættelser mellem anvendte kodeværdier og de matchende forklarende tekster.</w:t>
      </w:r>
    </w:p>
    <w:p w14:paraId="74DE0504" w14:textId="77777777" w:rsidR="00CB4BEB" w:rsidRPr="00F62741" w:rsidRDefault="00CB4BEB" w:rsidP="00CB4BEB">
      <w:pPr>
        <w:pStyle w:val="Overskrift7"/>
        <w:rPr>
          <w:lang w:val="en-US"/>
        </w:rPr>
      </w:pPr>
      <w:r w:rsidRPr="00F62741">
        <w:rPr>
          <w:lang w:val="en-US"/>
        </w:rPr>
        <w:t xml:space="preserve">5.5.3.3.1   5402 </w:t>
      </w:r>
      <w:proofErr w:type="spellStart"/>
      <w:r w:rsidRPr="00F62741">
        <w:rPr>
          <w:lang w:val="en-US"/>
        </w:rPr>
        <w:t>GC_Type</w:t>
      </w:r>
      <w:proofErr w:type="spellEnd"/>
      <w:r w:rsidRPr="00F62741">
        <w:rPr>
          <w:rStyle w:val="TypografiOverskrift4BrugerdefineretfarveRGB0Tegn"/>
          <w:lang w:val="en-US"/>
        </w:rPr>
        <w:t xml:space="preserve"> </w:t>
      </w:r>
      <w:r w:rsidRPr="00F62741">
        <w:rPr>
          <w:lang w:val="en-US"/>
        </w:rPr>
        <w:t>(</w:t>
      </w:r>
      <w:r w:rsidRPr="004D056C">
        <w:rPr>
          <w:lang w:val="en-US"/>
        </w:rPr>
        <w:t>d_5402_gc_type</w:t>
      </w:r>
      <w:r w:rsidRPr="00F62741">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3"/>
        <w:gridCol w:w="2109"/>
        <w:gridCol w:w="1418"/>
        <w:gridCol w:w="8505"/>
      </w:tblGrid>
      <w:tr w:rsidR="00CB4BEB" w:rsidRPr="0051728E" w14:paraId="476AED26" w14:textId="77777777" w:rsidTr="003C0924">
        <w:trPr>
          <w:trHeight w:hRule="exact" w:val="255"/>
        </w:trPr>
        <w:tc>
          <w:tcPr>
            <w:tcW w:w="1543" w:type="dxa"/>
            <w:tcBorders>
              <w:bottom w:val="single" w:sz="4" w:space="0" w:color="auto"/>
            </w:tcBorders>
            <w:shd w:val="clear" w:color="auto" w:fill="D9D9D9"/>
            <w:vAlign w:val="bottom"/>
          </w:tcPr>
          <w:p w14:paraId="047373CD" w14:textId="77777777" w:rsidR="00CB4BEB" w:rsidRPr="0051728E" w:rsidRDefault="00CB4BEB" w:rsidP="003C0924">
            <w:pPr>
              <w:rPr>
                <w:rFonts w:ascii="Trebuchet MS" w:hAnsi="Trebuchet MS" w:cs="Trebuchet MS"/>
                <w:b/>
                <w:bCs/>
                <w:sz w:val="18"/>
                <w:szCs w:val="18"/>
              </w:rPr>
            </w:pPr>
            <w:proofErr w:type="spellStart"/>
            <w:r>
              <w:rPr>
                <w:rFonts w:ascii="Trebuchet MS" w:hAnsi="Trebuchet MS" w:cs="Trebuchet MS"/>
                <w:b/>
                <w:bCs/>
                <w:sz w:val="18"/>
                <w:szCs w:val="18"/>
              </w:rPr>
              <w:t>gc_type_kode</w:t>
            </w:r>
            <w:proofErr w:type="spellEnd"/>
          </w:p>
        </w:tc>
        <w:tc>
          <w:tcPr>
            <w:tcW w:w="2109" w:type="dxa"/>
            <w:tcBorders>
              <w:bottom w:val="single" w:sz="4" w:space="0" w:color="auto"/>
            </w:tcBorders>
            <w:shd w:val="clear" w:color="auto" w:fill="D9D9D9"/>
            <w:vAlign w:val="bottom"/>
          </w:tcPr>
          <w:p w14:paraId="5C2E3100" w14:textId="77777777" w:rsidR="00CB4BEB" w:rsidRPr="0051728E" w:rsidRDefault="00CB4BEB" w:rsidP="003C0924">
            <w:pPr>
              <w:rPr>
                <w:rFonts w:ascii="Trebuchet MS" w:hAnsi="Trebuchet MS" w:cs="Trebuchet MS"/>
                <w:bCs/>
                <w:sz w:val="18"/>
                <w:szCs w:val="18"/>
              </w:rPr>
            </w:pPr>
            <w:proofErr w:type="spellStart"/>
            <w:r>
              <w:rPr>
                <w:rFonts w:ascii="Trebuchet MS" w:hAnsi="Trebuchet MS" w:cs="Trebuchet MS"/>
                <w:b/>
                <w:bCs/>
                <w:sz w:val="18"/>
                <w:szCs w:val="18"/>
              </w:rPr>
              <w:t>gc_type</w:t>
            </w:r>
            <w:proofErr w:type="spellEnd"/>
          </w:p>
        </w:tc>
        <w:tc>
          <w:tcPr>
            <w:tcW w:w="1418" w:type="dxa"/>
            <w:tcBorders>
              <w:bottom w:val="single" w:sz="4" w:space="0" w:color="auto"/>
            </w:tcBorders>
            <w:shd w:val="clear" w:color="auto" w:fill="D9D9D9"/>
            <w:vAlign w:val="bottom"/>
          </w:tcPr>
          <w:p w14:paraId="731AA94F"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505" w:type="dxa"/>
            <w:tcBorders>
              <w:bottom w:val="single" w:sz="4" w:space="0" w:color="auto"/>
            </w:tcBorders>
            <w:shd w:val="clear" w:color="auto" w:fill="D9D9D9"/>
            <w:vAlign w:val="bottom"/>
          </w:tcPr>
          <w:p w14:paraId="60DE3382"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42CE2D4D" w14:textId="77777777" w:rsidTr="003C0924">
        <w:trPr>
          <w:trHeight w:hRule="exact" w:val="227"/>
        </w:trPr>
        <w:tc>
          <w:tcPr>
            <w:tcW w:w="1543" w:type="dxa"/>
            <w:tcBorders>
              <w:top w:val="single" w:sz="4" w:space="0" w:color="auto"/>
              <w:left w:val="single" w:sz="4" w:space="0" w:color="auto"/>
              <w:bottom w:val="single" w:sz="4" w:space="0" w:color="auto"/>
              <w:right w:val="single" w:sz="4" w:space="0" w:color="auto"/>
            </w:tcBorders>
            <w:shd w:val="clear" w:color="auto" w:fill="D9D9D9"/>
            <w:vAlign w:val="bottom"/>
          </w:tcPr>
          <w:p w14:paraId="6C18AC5C" w14:textId="77777777" w:rsidR="00CB4BEB" w:rsidRPr="00CE6370" w:rsidRDefault="00CB4BEB" w:rsidP="003C0924">
            <w:pPr>
              <w:jc w:val="center"/>
              <w:rPr>
                <w:rFonts w:ascii="Trebuchet MS" w:hAnsi="Trebuchet MS"/>
                <w:sz w:val="18"/>
                <w:szCs w:val="18"/>
              </w:rPr>
            </w:pPr>
            <w:r>
              <w:rPr>
                <w:rFonts w:ascii="Trebuchet MS" w:hAnsi="Trebuchet MS"/>
                <w:sz w:val="18"/>
                <w:szCs w:val="18"/>
              </w:rPr>
              <w:t>1</w:t>
            </w:r>
          </w:p>
        </w:tc>
        <w:tc>
          <w:tcPr>
            <w:tcW w:w="2109" w:type="dxa"/>
            <w:tcBorders>
              <w:top w:val="single" w:sz="4" w:space="0" w:color="auto"/>
              <w:left w:val="single" w:sz="4" w:space="0" w:color="auto"/>
              <w:bottom w:val="single" w:sz="4" w:space="0" w:color="auto"/>
            </w:tcBorders>
            <w:shd w:val="clear" w:color="auto" w:fill="FFFFFF"/>
            <w:vAlign w:val="bottom"/>
          </w:tcPr>
          <w:p w14:paraId="0999324C" w14:textId="77777777" w:rsidR="00CB4BEB" w:rsidRPr="00AF48F9" w:rsidRDefault="00CB4BEB" w:rsidP="003C0924">
            <w:pPr>
              <w:rPr>
                <w:rFonts w:ascii="Trebuchet MS" w:hAnsi="Trebuchet MS"/>
                <w:sz w:val="18"/>
                <w:szCs w:val="18"/>
              </w:rPr>
            </w:pPr>
            <w:r>
              <w:rPr>
                <w:rFonts w:ascii="Trebuchet MS" w:hAnsi="Trebuchet MS"/>
                <w:sz w:val="18"/>
                <w:szCs w:val="18"/>
              </w:rPr>
              <w:t>Glas</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52B3E3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76FF7F93" w14:textId="77777777" w:rsidR="00CB4BEB" w:rsidRPr="00FE3FC3" w:rsidRDefault="00CB4BEB" w:rsidP="003C0924">
            <w:pPr>
              <w:rPr>
                <w:rFonts w:ascii="Trebuchet MS" w:hAnsi="Trebuchet MS" w:cs="Trebuchet MS"/>
                <w:sz w:val="18"/>
                <w:szCs w:val="18"/>
              </w:rPr>
            </w:pPr>
            <w:r w:rsidRPr="007A2412">
              <w:rPr>
                <w:rFonts w:ascii="Trebuchet MS" w:hAnsi="Trebuchet MS" w:cs="Trebuchet MS"/>
                <w:sz w:val="18"/>
                <w:szCs w:val="18"/>
              </w:rPr>
              <w:t>Flasker og andre typer glas fra madlavning</w:t>
            </w:r>
          </w:p>
        </w:tc>
      </w:tr>
      <w:tr w:rsidR="00CB4BEB" w:rsidRPr="0051728E" w14:paraId="7F6C4E6E" w14:textId="77777777" w:rsidTr="003C0924">
        <w:trPr>
          <w:trHeight w:hRule="exact" w:val="227"/>
        </w:trPr>
        <w:tc>
          <w:tcPr>
            <w:tcW w:w="1543" w:type="dxa"/>
            <w:tcBorders>
              <w:top w:val="single" w:sz="4" w:space="0" w:color="auto"/>
              <w:left w:val="single" w:sz="4" w:space="0" w:color="auto"/>
              <w:bottom w:val="single" w:sz="4" w:space="0" w:color="auto"/>
              <w:right w:val="single" w:sz="4" w:space="0" w:color="auto"/>
            </w:tcBorders>
            <w:shd w:val="clear" w:color="auto" w:fill="D9D9D9"/>
            <w:vAlign w:val="bottom"/>
          </w:tcPr>
          <w:p w14:paraId="7AACC965" w14:textId="77777777" w:rsidR="00CB4BEB" w:rsidRPr="00CE6370" w:rsidRDefault="00CB4BEB" w:rsidP="003C0924">
            <w:pPr>
              <w:jc w:val="center"/>
              <w:rPr>
                <w:rFonts w:ascii="Trebuchet MS" w:hAnsi="Trebuchet MS"/>
                <w:sz w:val="18"/>
                <w:szCs w:val="18"/>
              </w:rPr>
            </w:pPr>
            <w:r>
              <w:rPr>
                <w:rFonts w:ascii="Trebuchet MS" w:hAnsi="Trebuchet MS"/>
                <w:sz w:val="18"/>
                <w:szCs w:val="18"/>
              </w:rPr>
              <w:t>2</w:t>
            </w:r>
          </w:p>
        </w:tc>
        <w:tc>
          <w:tcPr>
            <w:tcW w:w="2109" w:type="dxa"/>
            <w:tcBorders>
              <w:top w:val="single" w:sz="4" w:space="0" w:color="auto"/>
              <w:left w:val="single" w:sz="4" w:space="0" w:color="auto"/>
              <w:bottom w:val="single" w:sz="4" w:space="0" w:color="auto"/>
            </w:tcBorders>
            <w:shd w:val="clear" w:color="auto" w:fill="FFFFFF"/>
            <w:vAlign w:val="bottom"/>
          </w:tcPr>
          <w:p w14:paraId="51B73382"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Papir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C3FD9F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3899CD78" w14:textId="77777777" w:rsidR="00CB4BEB" w:rsidRPr="00FE3FC3" w:rsidRDefault="00CB4BEB" w:rsidP="003C0924">
            <w:pPr>
              <w:rPr>
                <w:rFonts w:ascii="Trebuchet MS" w:hAnsi="Trebuchet MS" w:cs="Trebuchet MS"/>
                <w:sz w:val="18"/>
                <w:szCs w:val="18"/>
              </w:rPr>
            </w:pPr>
            <w:r w:rsidRPr="007A2412">
              <w:rPr>
                <w:rFonts w:ascii="Trebuchet MS" w:hAnsi="Trebuchet MS" w:cs="Trebuchet MS"/>
                <w:sz w:val="18"/>
                <w:szCs w:val="18"/>
              </w:rPr>
              <w:t>Aviser, reklamer og andet rent papir</w:t>
            </w:r>
          </w:p>
        </w:tc>
      </w:tr>
      <w:tr w:rsidR="00CB4BEB" w:rsidRPr="0051728E" w14:paraId="518B2010" w14:textId="77777777" w:rsidTr="003C0924">
        <w:trPr>
          <w:trHeight w:hRule="exact" w:val="227"/>
        </w:trPr>
        <w:tc>
          <w:tcPr>
            <w:tcW w:w="1543" w:type="dxa"/>
            <w:tcBorders>
              <w:top w:val="single" w:sz="4" w:space="0" w:color="auto"/>
              <w:left w:val="single" w:sz="4" w:space="0" w:color="auto"/>
              <w:bottom w:val="single" w:sz="4" w:space="0" w:color="auto"/>
              <w:right w:val="single" w:sz="4" w:space="0" w:color="auto"/>
            </w:tcBorders>
            <w:shd w:val="clear" w:color="auto" w:fill="D9D9D9"/>
            <w:vAlign w:val="bottom"/>
          </w:tcPr>
          <w:p w14:paraId="7909C9FE" w14:textId="77777777" w:rsidR="00CB4BEB" w:rsidRDefault="00CB4BEB" w:rsidP="003C0924">
            <w:pPr>
              <w:jc w:val="center"/>
              <w:rPr>
                <w:rFonts w:ascii="Trebuchet MS" w:hAnsi="Trebuchet MS"/>
                <w:sz w:val="18"/>
                <w:szCs w:val="18"/>
              </w:rPr>
            </w:pPr>
            <w:r>
              <w:rPr>
                <w:rFonts w:ascii="Trebuchet MS" w:hAnsi="Trebuchet MS"/>
                <w:sz w:val="18"/>
                <w:szCs w:val="18"/>
              </w:rPr>
              <w:t>3</w:t>
            </w:r>
          </w:p>
        </w:tc>
        <w:tc>
          <w:tcPr>
            <w:tcW w:w="2109" w:type="dxa"/>
            <w:tcBorders>
              <w:top w:val="single" w:sz="4" w:space="0" w:color="auto"/>
              <w:left w:val="single" w:sz="4" w:space="0" w:color="auto"/>
              <w:bottom w:val="single" w:sz="4" w:space="0" w:color="auto"/>
            </w:tcBorders>
            <w:shd w:val="clear" w:color="auto" w:fill="FFFFFF"/>
            <w:vAlign w:val="bottom"/>
          </w:tcPr>
          <w:p w14:paraId="0797152E"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Batterier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A143B9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053EB3FA" w14:textId="77777777" w:rsidR="00CB4BEB" w:rsidRPr="00FE3FC3" w:rsidRDefault="00CB4BEB" w:rsidP="003C0924">
            <w:pPr>
              <w:rPr>
                <w:rFonts w:ascii="Trebuchet MS" w:hAnsi="Trebuchet MS" w:cs="Trebuchet MS"/>
                <w:sz w:val="18"/>
                <w:szCs w:val="18"/>
              </w:rPr>
            </w:pPr>
            <w:r w:rsidRPr="007A2412">
              <w:rPr>
                <w:rFonts w:ascii="Trebuchet MS" w:hAnsi="Trebuchet MS" w:cs="Trebuchet MS"/>
                <w:sz w:val="18"/>
                <w:szCs w:val="18"/>
              </w:rPr>
              <w:t>Brugte batterier</w:t>
            </w:r>
          </w:p>
        </w:tc>
      </w:tr>
      <w:tr w:rsidR="00CB4BEB" w:rsidRPr="0051728E" w14:paraId="55344BE2" w14:textId="77777777" w:rsidTr="003C0924">
        <w:trPr>
          <w:trHeight w:hRule="exact" w:val="227"/>
        </w:trPr>
        <w:tc>
          <w:tcPr>
            <w:tcW w:w="1543" w:type="dxa"/>
            <w:tcBorders>
              <w:top w:val="single" w:sz="4" w:space="0" w:color="auto"/>
              <w:left w:val="single" w:sz="4" w:space="0" w:color="auto"/>
              <w:bottom w:val="single" w:sz="4" w:space="0" w:color="auto"/>
              <w:right w:val="single" w:sz="4" w:space="0" w:color="auto"/>
            </w:tcBorders>
            <w:shd w:val="clear" w:color="auto" w:fill="D9D9D9"/>
            <w:vAlign w:val="bottom"/>
          </w:tcPr>
          <w:p w14:paraId="6159E006" w14:textId="77777777" w:rsidR="00CB4BEB" w:rsidRDefault="00CB4BEB" w:rsidP="003C0924">
            <w:pPr>
              <w:jc w:val="center"/>
              <w:rPr>
                <w:rFonts w:ascii="Trebuchet MS" w:hAnsi="Trebuchet MS"/>
                <w:sz w:val="18"/>
                <w:szCs w:val="18"/>
              </w:rPr>
            </w:pPr>
            <w:r>
              <w:rPr>
                <w:rFonts w:ascii="Trebuchet MS" w:hAnsi="Trebuchet MS"/>
                <w:sz w:val="18"/>
                <w:szCs w:val="18"/>
              </w:rPr>
              <w:t>4</w:t>
            </w:r>
          </w:p>
        </w:tc>
        <w:tc>
          <w:tcPr>
            <w:tcW w:w="2109" w:type="dxa"/>
            <w:tcBorders>
              <w:top w:val="single" w:sz="4" w:space="0" w:color="auto"/>
              <w:left w:val="single" w:sz="4" w:space="0" w:color="auto"/>
              <w:bottom w:val="single" w:sz="4" w:space="0" w:color="auto"/>
            </w:tcBorders>
            <w:shd w:val="clear" w:color="auto" w:fill="FFFFFF"/>
            <w:vAlign w:val="bottom"/>
          </w:tcPr>
          <w:p w14:paraId="4FF43AB1"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Dåser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77C837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2ECBA2E1" w14:textId="77777777" w:rsidR="00CB4BEB" w:rsidRPr="00FE3FC3" w:rsidRDefault="00CB4BEB" w:rsidP="003C0924">
            <w:pPr>
              <w:rPr>
                <w:rFonts w:ascii="Trebuchet MS" w:hAnsi="Trebuchet MS" w:cs="Trebuchet MS"/>
                <w:sz w:val="18"/>
                <w:szCs w:val="18"/>
              </w:rPr>
            </w:pPr>
            <w:r w:rsidRPr="007A2412">
              <w:rPr>
                <w:rFonts w:ascii="Trebuchet MS" w:hAnsi="Trebuchet MS" w:cs="Trebuchet MS"/>
                <w:sz w:val="18"/>
                <w:szCs w:val="18"/>
              </w:rPr>
              <w:t>Dåser i metal</w:t>
            </w:r>
          </w:p>
        </w:tc>
      </w:tr>
      <w:tr w:rsidR="00CB4BEB" w:rsidRPr="0051728E" w14:paraId="4F83AF98" w14:textId="77777777" w:rsidTr="003C0924">
        <w:trPr>
          <w:trHeight w:hRule="exact" w:val="227"/>
        </w:trPr>
        <w:tc>
          <w:tcPr>
            <w:tcW w:w="1543" w:type="dxa"/>
            <w:tcBorders>
              <w:top w:val="single" w:sz="4" w:space="0" w:color="auto"/>
              <w:left w:val="single" w:sz="4" w:space="0" w:color="auto"/>
              <w:bottom w:val="single" w:sz="4" w:space="0" w:color="auto"/>
              <w:right w:val="single" w:sz="4" w:space="0" w:color="auto"/>
            </w:tcBorders>
            <w:shd w:val="clear" w:color="auto" w:fill="D9D9D9"/>
            <w:vAlign w:val="bottom"/>
          </w:tcPr>
          <w:p w14:paraId="524FF524" w14:textId="77777777" w:rsidR="00CB4BEB" w:rsidRDefault="00CB4BEB" w:rsidP="003C0924">
            <w:pPr>
              <w:jc w:val="center"/>
              <w:rPr>
                <w:rFonts w:ascii="Trebuchet MS" w:hAnsi="Trebuchet MS"/>
                <w:sz w:val="18"/>
                <w:szCs w:val="18"/>
              </w:rPr>
            </w:pPr>
            <w:r>
              <w:rPr>
                <w:rFonts w:ascii="Trebuchet MS" w:hAnsi="Trebuchet MS"/>
                <w:sz w:val="18"/>
                <w:szCs w:val="18"/>
              </w:rPr>
              <w:t>5</w:t>
            </w:r>
          </w:p>
        </w:tc>
        <w:tc>
          <w:tcPr>
            <w:tcW w:w="2109" w:type="dxa"/>
            <w:tcBorders>
              <w:top w:val="single" w:sz="4" w:space="0" w:color="auto"/>
              <w:left w:val="single" w:sz="4" w:space="0" w:color="auto"/>
              <w:bottom w:val="single" w:sz="4" w:space="0" w:color="auto"/>
            </w:tcBorders>
            <w:shd w:val="clear" w:color="auto" w:fill="FFFFFF"/>
            <w:vAlign w:val="bottom"/>
          </w:tcPr>
          <w:p w14:paraId="607C5053"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Tøj</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C226FB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7024D170" w14:textId="77777777" w:rsidR="00CB4BEB" w:rsidRPr="00FE3FC3" w:rsidRDefault="00CB4BEB" w:rsidP="003C0924">
            <w:pPr>
              <w:rPr>
                <w:rFonts w:ascii="Trebuchet MS" w:hAnsi="Trebuchet MS" w:cs="Trebuchet MS"/>
                <w:sz w:val="18"/>
                <w:szCs w:val="18"/>
              </w:rPr>
            </w:pPr>
            <w:r w:rsidRPr="007A2412">
              <w:rPr>
                <w:rFonts w:ascii="Trebuchet MS" w:hAnsi="Trebuchet MS" w:cs="Trebuchet MS"/>
                <w:sz w:val="18"/>
                <w:szCs w:val="18"/>
              </w:rPr>
              <w:t>Brugt tøj der kan genbruges som tøj</w:t>
            </w:r>
          </w:p>
        </w:tc>
      </w:tr>
      <w:tr w:rsidR="00CB4BEB" w:rsidRPr="0051728E" w14:paraId="7DEC8C2E" w14:textId="77777777" w:rsidTr="003C0924">
        <w:trPr>
          <w:trHeight w:hRule="exact" w:val="227"/>
        </w:trPr>
        <w:tc>
          <w:tcPr>
            <w:tcW w:w="1543" w:type="dxa"/>
            <w:tcBorders>
              <w:top w:val="single" w:sz="4" w:space="0" w:color="auto"/>
              <w:left w:val="single" w:sz="4" w:space="0" w:color="auto"/>
              <w:bottom w:val="single" w:sz="4" w:space="0" w:color="auto"/>
              <w:right w:val="single" w:sz="4" w:space="0" w:color="auto"/>
            </w:tcBorders>
            <w:shd w:val="clear" w:color="auto" w:fill="D9D9D9"/>
            <w:vAlign w:val="bottom"/>
          </w:tcPr>
          <w:p w14:paraId="09F44871" w14:textId="77777777" w:rsidR="00CB4BEB" w:rsidRDefault="00CB4BEB" w:rsidP="003C0924">
            <w:pPr>
              <w:jc w:val="center"/>
              <w:rPr>
                <w:rFonts w:ascii="Trebuchet MS" w:hAnsi="Trebuchet MS"/>
                <w:sz w:val="18"/>
                <w:szCs w:val="18"/>
              </w:rPr>
            </w:pPr>
            <w:r>
              <w:rPr>
                <w:rFonts w:ascii="Trebuchet MS" w:hAnsi="Trebuchet MS"/>
                <w:sz w:val="18"/>
                <w:szCs w:val="18"/>
              </w:rPr>
              <w:t>6</w:t>
            </w:r>
          </w:p>
        </w:tc>
        <w:tc>
          <w:tcPr>
            <w:tcW w:w="2109" w:type="dxa"/>
            <w:tcBorders>
              <w:top w:val="single" w:sz="4" w:space="0" w:color="auto"/>
              <w:left w:val="single" w:sz="4" w:space="0" w:color="auto"/>
              <w:bottom w:val="single" w:sz="4" w:space="0" w:color="auto"/>
            </w:tcBorders>
            <w:shd w:val="clear" w:color="auto" w:fill="FFFFFF"/>
            <w:vAlign w:val="bottom"/>
          </w:tcPr>
          <w:p w14:paraId="7B8BD1F1" w14:textId="77777777" w:rsidR="00CB4BEB" w:rsidRPr="00AF48F9" w:rsidRDefault="00CB4BEB" w:rsidP="003C0924">
            <w:pPr>
              <w:rPr>
                <w:rFonts w:ascii="Trebuchet MS" w:hAnsi="Trebuchet MS"/>
                <w:sz w:val="18"/>
                <w:szCs w:val="18"/>
              </w:rPr>
            </w:pPr>
            <w:r>
              <w:rPr>
                <w:rFonts w:ascii="Trebuchet MS" w:hAnsi="Trebuchet MS"/>
                <w:sz w:val="18"/>
                <w:szCs w:val="18"/>
              </w:rPr>
              <w:t>Miljø</w:t>
            </w:r>
            <w:r w:rsidRPr="00AF48F9">
              <w:rPr>
                <w:rFonts w:ascii="Trebuchet MS" w:hAnsi="Trebuchet MS"/>
                <w:sz w:val="18"/>
                <w:szCs w:val="18"/>
              </w:rPr>
              <w:t>stationer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E0201E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6E102F1E" w14:textId="1CBAFB67" w:rsidR="00CB4BEB" w:rsidRPr="00FE3FC3" w:rsidRDefault="00CB4BEB" w:rsidP="003C0924">
            <w:pPr>
              <w:rPr>
                <w:rFonts w:ascii="Trebuchet MS" w:hAnsi="Trebuchet MS" w:cs="Trebuchet MS"/>
                <w:sz w:val="18"/>
                <w:szCs w:val="18"/>
              </w:rPr>
            </w:pPr>
            <w:r w:rsidRPr="007A2412">
              <w:rPr>
                <w:rFonts w:ascii="Trebuchet MS" w:hAnsi="Trebuchet MS" w:cs="Trebuchet MS"/>
                <w:sz w:val="18"/>
                <w:szCs w:val="18"/>
              </w:rPr>
              <w:t>Modtager miljøfarligt affald som malingsrester, kemikal</w:t>
            </w:r>
            <w:r w:rsidR="00A65F59">
              <w:rPr>
                <w:rFonts w:ascii="Trebuchet MS" w:hAnsi="Trebuchet MS" w:cs="Trebuchet MS"/>
                <w:sz w:val="18"/>
                <w:szCs w:val="18"/>
              </w:rPr>
              <w:t>i</w:t>
            </w:r>
            <w:r w:rsidRPr="007A2412">
              <w:rPr>
                <w:rFonts w:ascii="Trebuchet MS" w:hAnsi="Trebuchet MS" w:cs="Trebuchet MS"/>
                <w:sz w:val="18"/>
                <w:szCs w:val="18"/>
              </w:rPr>
              <w:t>er m.v.</w:t>
            </w:r>
          </w:p>
        </w:tc>
      </w:tr>
      <w:tr w:rsidR="00CB4BEB" w:rsidRPr="0051728E" w14:paraId="2E5A6390" w14:textId="77777777" w:rsidTr="003C0924">
        <w:trPr>
          <w:trHeight w:hRule="exact" w:val="227"/>
        </w:trPr>
        <w:tc>
          <w:tcPr>
            <w:tcW w:w="1543" w:type="dxa"/>
            <w:tcBorders>
              <w:top w:val="single" w:sz="4" w:space="0" w:color="auto"/>
              <w:left w:val="single" w:sz="4" w:space="0" w:color="auto"/>
              <w:bottom w:val="single" w:sz="4" w:space="0" w:color="auto"/>
              <w:right w:val="single" w:sz="4" w:space="0" w:color="auto"/>
            </w:tcBorders>
            <w:shd w:val="clear" w:color="auto" w:fill="D9D9D9"/>
            <w:vAlign w:val="bottom"/>
          </w:tcPr>
          <w:p w14:paraId="76CAAB55" w14:textId="77777777" w:rsidR="00CB4BEB" w:rsidRDefault="00CB4BEB" w:rsidP="003C0924">
            <w:pPr>
              <w:jc w:val="center"/>
              <w:rPr>
                <w:rFonts w:ascii="Trebuchet MS" w:hAnsi="Trebuchet MS"/>
                <w:sz w:val="18"/>
                <w:szCs w:val="18"/>
              </w:rPr>
            </w:pPr>
            <w:r>
              <w:rPr>
                <w:rFonts w:ascii="Trebuchet MS" w:hAnsi="Trebuchet MS"/>
                <w:sz w:val="18"/>
                <w:szCs w:val="18"/>
              </w:rPr>
              <w:t>7</w:t>
            </w:r>
          </w:p>
        </w:tc>
        <w:tc>
          <w:tcPr>
            <w:tcW w:w="2109" w:type="dxa"/>
            <w:tcBorders>
              <w:top w:val="single" w:sz="4" w:space="0" w:color="auto"/>
              <w:left w:val="single" w:sz="4" w:space="0" w:color="auto"/>
              <w:bottom w:val="single" w:sz="4" w:space="0" w:color="auto"/>
            </w:tcBorders>
            <w:shd w:val="clear" w:color="auto" w:fill="FFFFFF"/>
            <w:vAlign w:val="bottom"/>
          </w:tcPr>
          <w:p w14:paraId="581BC800"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 xml:space="preserve">Husholdningsaffald </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CD4860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4026DF89" w14:textId="77777777" w:rsidR="00CB4BEB" w:rsidRPr="00FE3FC3" w:rsidRDefault="00CB4BEB" w:rsidP="003C0924">
            <w:pPr>
              <w:rPr>
                <w:rFonts w:ascii="Trebuchet MS" w:hAnsi="Trebuchet MS" w:cs="Trebuchet MS"/>
                <w:sz w:val="18"/>
                <w:szCs w:val="18"/>
              </w:rPr>
            </w:pPr>
            <w:r w:rsidRPr="007A2412">
              <w:rPr>
                <w:rFonts w:ascii="Trebuchet MS" w:hAnsi="Trebuchet MS" w:cs="Trebuchet MS"/>
                <w:sz w:val="18"/>
                <w:szCs w:val="18"/>
              </w:rPr>
              <w:t>Blandet affald fra husholdning med madrester og meget mere.</w:t>
            </w:r>
          </w:p>
        </w:tc>
      </w:tr>
      <w:tr w:rsidR="00CB4BEB" w:rsidRPr="0051728E" w14:paraId="315E00D0" w14:textId="77777777" w:rsidTr="003C0924">
        <w:trPr>
          <w:trHeight w:hRule="exact" w:val="227"/>
        </w:trPr>
        <w:tc>
          <w:tcPr>
            <w:tcW w:w="1543" w:type="dxa"/>
            <w:tcBorders>
              <w:top w:val="single" w:sz="4" w:space="0" w:color="auto"/>
              <w:left w:val="single" w:sz="4" w:space="0" w:color="auto"/>
              <w:bottom w:val="single" w:sz="4" w:space="0" w:color="auto"/>
              <w:right w:val="single" w:sz="4" w:space="0" w:color="auto"/>
            </w:tcBorders>
            <w:shd w:val="clear" w:color="auto" w:fill="D9D9D9"/>
            <w:vAlign w:val="bottom"/>
          </w:tcPr>
          <w:p w14:paraId="5CAA4827" w14:textId="77777777" w:rsidR="00CB4BEB" w:rsidRPr="000B2E88" w:rsidRDefault="00CB4BEB" w:rsidP="003C0924">
            <w:pPr>
              <w:jc w:val="center"/>
              <w:rPr>
                <w:rFonts w:ascii="Trebuchet MS" w:hAnsi="Trebuchet MS"/>
                <w:sz w:val="18"/>
                <w:szCs w:val="18"/>
              </w:rPr>
            </w:pPr>
            <w:r w:rsidRPr="000B2E88">
              <w:rPr>
                <w:rFonts w:ascii="Trebuchet MS" w:hAnsi="Trebuchet MS"/>
                <w:sz w:val="18"/>
                <w:szCs w:val="18"/>
              </w:rPr>
              <w:t>8</w:t>
            </w:r>
          </w:p>
        </w:tc>
        <w:tc>
          <w:tcPr>
            <w:tcW w:w="2109" w:type="dxa"/>
            <w:tcBorders>
              <w:top w:val="single" w:sz="4" w:space="0" w:color="auto"/>
              <w:left w:val="single" w:sz="4" w:space="0" w:color="auto"/>
              <w:bottom w:val="single" w:sz="4" w:space="0" w:color="auto"/>
            </w:tcBorders>
            <w:shd w:val="clear" w:color="auto" w:fill="FFFFFF"/>
            <w:vAlign w:val="bottom"/>
          </w:tcPr>
          <w:p w14:paraId="0B9EECE4"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Pap</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AF2AFCE"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7B4F6EE3"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Rent pap, papkasser, bølgepap</w:t>
            </w:r>
          </w:p>
        </w:tc>
      </w:tr>
      <w:tr w:rsidR="00CB4BEB" w:rsidRPr="0051728E" w14:paraId="180EDF03" w14:textId="77777777" w:rsidTr="003C0924">
        <w:trPr>
          <w:trHeight w:hRule="exact" w:val="227"/>
        </w:trPr>
        <w:tc>
          <w:tcPr>
            <w:tcW w:w="1543" w:type="dxa"/>
            <w:tcBorders>
              <w:top w:val="single" w:sz="4" w:space="0" w:color="auto"/>
              <w:left w:val="single" w:sz="4" w:space="0" w:color="auto"/>
              <w:bottom w:val="single" w:sz="4" w:space="0" w:color="auto"/>
              <w:right w:val="single" w:sz="4" w:space="0" w:color="auto"/>
            </w:tcBorders>
            <w:shd w:val="clear" w:color="auto" w:fill="D9D9D9"/>
            <w:vAlign w:val="bottom"/>
          </w:tcPr>
          <w:p w14:paraId="7E51F942" w14:textId="77777777" w:rsidR="00CB4BEB" w:rsidRPr="000B2E88" w:rsidRDefault="00CB4BEB" w:rsidP="003C0924">
            <w:pPr>
              <w:jc w:val="center"/>
              <w:rPr>
                <w:rFonts w:ascii="Trebuchet MS" w:hAnsi="Trebuchet MS"/>
                <w:sz w:val="18"/>
                <w:szCs w:val="18"/>
              </w:rPr>
            </w:pPr>
            <w:r w:rsidRPr="000B2E88">
              <w:rPr>
                <w:rFonts w:ascii="Trebuchet MS" w:hAnsi="Trebuchet MS"/>
                <w:sz w:val="18"/>
                <w:szCs w:val="18"/>
              </w:rPr>
              <w:t>9</w:t>
            </w:r>
          </w:p>
        </w:tc>
        <w:tc>
          <w:tcPr>
            <w:tcW w:w="2109" w:type="dxa"/>
            <w:tcBorders>
              <w:top w:val="single" w:sz="4" w:space="0" w:color="auto"/>
              <w:left w:val="single" w:sz="4" w:space="0" w:color="auto"/>
              <w:bottom w:val="single" w:sz="4" w:space="0" w:color="auto"/>
            </w:tcBorders>
            <w:shd w:val="clear" w:color="auto" w:fill="FFFFFF"/>
            <w:vAlign w:val="bottom"/>
          </w:tcPr>
          <w:p w14:paraId="29D4670B"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Metal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481D375"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139A0DC4"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 xml:space="preserve">Metallåg </w:t>
            </w:r>
            <w:proofErr w:type="spellStart"/>
            <w:r w:rsidRPr="000B2E88">
              <w:rPr>
                <w:rFonts w:ascii="Trebuchet MS" w:hAnsi="Trebuchet MS"/>
                <w:sz w:val="18"/>
                <w:szCs w:val="18"/>
              </w:rPr>
              <w:t>o.lign</w:t>
            </w:r>
            <w:proofErr w:type="spellEnd"/>
            <w:r w:rsidRPr="000B2E88">
              <w:rPr>
                <w:rFonts w:ascii="Trebuchet MS" w:hAnsi="Trebuchet MS"/>
                <w:sz w:val="18"/>
                <w:szCs w:val="18"/>
              </w:rPr>
              <w:t>.</w:t>
            </w:r>
          </w:p>
        </w:tc>
      </w:tr>
      <w:tr w:rsidR="00CB4BEB" w:rsidRPr="0051728E" w14:paraId="15F5BAF5" w14:textId="77777777" w:rsidTr="003C0924">
        <w:trPr>
          <w:trHeight w:hRule="exact" w:val="227"/>
        </w:trPr>
        <w:tc>
          <w:tcPr>
            <w:tcW w:w="1543" w:type="dxa"/>
            <w:tcBorders>
              <w:top w:val="single" w:sz="4" w:space="0" w:color="auto"/>
              <w:left w:val="single" w:sz="4" w:space="0" w:color="auto"/>
              <w:bottom w:val="single" w:sz="4" w:space="0" w:color="auto"/>
              <w:right w:val="single" w:sz="4" w:space="0" w:color="auto"/>
            </w:tcBorders>
            <w:shd w:val="clear" w:color="auto" w:fill="D9D9D9"/>
            <w:vAlign w:val="bottom"/>
          </w:tcPr>
          <w:p w14:paraId="0D8E4285" w14:textId="77777777" w:rsidR="00CB4BEB" w:rsidRPr="000B2E88" w:rsidRDefault="00CB4BEB" w:rsidP="003C0924">
            <w:pPr>
              <w:jc w:val="center"/>
              <w:rPr>
                <w:rFonts w:ascii="Trebuchet MS" w:hAnsi="Trebuchet MS"/>
                <w:sz w:val="18"/>
                <w:szCs w:val="18"/>
              </w:rPr>
            </w:pPr>
            <w:r w:rsidRPr="000B2E88">
              <w:rPr>
                <w:rFonts w:ascii="Trebuchet MS" w:hAnsi="Trebuchet MS"/>
                <w:sz w:val="18"/>
                <w:szCs w:val="18"/>
              </w:rPr>
              <w:lastRenderedPageBreak/>
              <w:t>10</w:t>
            </w:r>
          </w:p>
        </w:tc>
        <w:tc>
          <w:tcPr>
            <w:tcW w:w="2109" w:type="dxa"/>
            <w:tcBorders>
              <w:top w:val="single" w:sz="4" w:space="0" w:color="auto"/>
              <w:left w:val="single" w:sz="4" w:space="0" w:color="auto"/>
              <w:bottom w:val="single" w:sz="4" w:space="0" w:color="auto"/>
            </w:tcBorders>
            <w:shd w:val="clear" w:color="auto" w:fill="FFFFFF"/>
            <w:vAlign w:val="bottom"/>
          </w:tcPr>
          <w:p w14:paraId="259AA649"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Plast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8E9FA50"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0334A6F5"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Plastflasker, dunke m.v.</w:t>
            </w:r>
          </w:p>
        </w:tc>
      </w:tr>
      <w:tr w:rsidR="00CB4BEB" w:rsidRPr="0051728E" w14:paraId="0D9EE11E" w14:textId="77777777" w:rsidTr="003C0924">
        <w:trPr>
          <w:trHeight w:hRule="exact" w:val="227"/>
        </w:trPr>
        <w:tc>
          <w:tcPr>
            <w:tcW w:w="1543" w:type="dxa"/>
            <w:tcBorders>
              <w:top w:val="single" w:sz="4" w:space="0" w:color="auto"/>
              <w:left w:val="single" w:sz="4" w:space="0" w:color="auto"/>
              <w:bottom w:val="single" w:sz="4" w:space="0" w:color="auto"/>
              <w:right w:val="single" w:sz="4" w:space="0" w:color="auto"/>
            </w:tcBorders>
            <w:shd w:val="clear" w:color="auto" w:fill="D9D9D9"/>
            <w:vAlign w:val="bottom"/>
          </w:tcPr>
          <w:p w14:paraId="0F11F418" w14:textId="77777777" w:rsidR="00CB4BEB" w:rsidRDefault="00CB4BEB" w:rsidP="003C0924">
            <w:pPr>
              <w:jc w:val="center"/>
              <w:rPr>
                <w:rFonts w:ascii="Trebuchet MS" w:hAnsi="Trebuchet MS"/>
                <w:sz w:val="18"/>
                <w:szCs w:val="18"/>
              </w:rPr>
            </w:pPr>
            <w:r>
              <w:rPr>
                <w:rFonts w:ascii="Trebuchet MS" w:hAnsi="Trebuchet MS"/>
                <w:sz w:val="18"/>
                <w:szCs w:val="18"/>
              </w:rPr>
              <w:t>98</w:t>
            </w:r>
          </w:p>
        </w:tc>
        <w:tc>
          <w:tcPr>
            <w:tcW w:w="2109" w:type="dxa"/>
            <w:tcBorders>
              <w:top w:val="single" w:sz="4" w:space="0" w:color="auto"/>
              <w:left w:val="single" w:sz="4" w:space="0" w:color="auto"/>
              <w:bottom w:val="single" w:sz="4" w:space="0" w:color="auto"/>
            </w:tcBorders>
            <w:shd w:val="clear" w:color="auto" w:fill="FFFFFF"/>
            <w:vAlign w:val="bottom"/>
          </w:tcPr>
          <w:p w14:paraId="3ECDF1D8" w14:textId="77777777" w:rsidR="00CB4BEB" w:rsidRPr="00AF48F9" w:rsidRDefault="00CB4BEB" w:rsidP="003C0924">
            <w:pPr>
              <w:rPr>
                <w:rFonts w:ascii="Trebuchet MS" w:hAnsi="Trebuchet MS"/>
                <w:sz w:val="18"/>
                <w:szCs w:val="18"/>
              </w:rPr>
            </w:pPr>
            <w:r>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DC3BCF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593627BA" w14:textId="77777777" w:rsidR="00CB4BEB" w:rsidRPr="007A2412" w:rsidRDefault="00CB4BEB" w:rsidP="003C0924">
            <w:pPr>
              <w:rPr>
                <w:rFonts w:ascii="Trebuchet MS" w:hAnsi="Trebuchet MS" w:cs="Trebuchet MS"/>
                <w:sz w:val="18"/>
                <w:szCs w:val="18"/>
              </w:rPr>
            </w:pPr>
            <w:r>
              <w:rPr>
                <w:rFonts w:ascii="Trebuchet MS" w:hAnsi="Trebuchet MS" w:cs="Trebuchet MS"/>
                <w:sz w:val="18"/>
                <w:szCs w:val="18"/>
              </w:rPr>
              <w:t>Hvor ovenstående ikke passer ind i genbrugsmaterialet</w:t>
            </w:r>
          </w:p>
        </w:tc>
      </w:tr>
      <w:tr w:rsidR="00CB4BEB" w:rsidRPr="0051728E" w14:paraId="1FFD0655" w14:textId="77777777" w:rsidTr="003C0924">
        <w:trPr>
          <w:trHeight w:hRule="exact" w:val="227"/>
        </w:trPr>
        <w:tc>
          <w:tcPr>
            <w:tcW w:w="1543" w:type="dxa"/>
            <w:tcBorders>
              <w:top w:val="single" w:sz="4" w:space="0" w:color="auto"/>
              <w:left w:val="single" w:sz="4" w:space="0" w:color="auto"/>
              <w:bottom w:val="single" w:sz="4" w:space="0" w:color="auto"/>
              <w:right w:val="single" w:sz="4" w:space="0" w:color="auto"/>
            </w:tcBorders>
            <w:shd w:val="clear" w:color="auto" w:fill="D9D9D9"/>
            <w:vAlign w:val="bottom"/>
          </w:tcPr>
          <w:p w14:paraId="232EE782" w14:textId="77777777" w:rsidR="00CB4BEB" w:rsidRDefault="00CB4BEB" w:rsidP="003C0924">
            <w:pPr>
              <w:jc w:val="center"/>
              <w:rPr>
                <w:rFonts w:ascii="Trebuchet MS" w:hAnsi="Trebuchet MS"/>
                <w:sz w:val="18"/>
                <w:szCs w:val="18"/>
              </w:rPr>
            </w:pPr>
            <w:r>
              <w:rPr>
                <w:rFonts w:ascii="Trebuchet MS" w:hAnsi="Trebuchet MS"/>
                <w:sz w:val="18"/>
                <w:szCs w:val="18"/>
              </w:rPr>
              <w:t>99</w:t>
            </w:r>
          </w:p>
        </w:tc>
        <w:tc>
          <w:tcPr>
            <w:tcW w:w="2109" w:type="dxa"/>
            <w:tcBorders>
              <w:top w:val="single" w:sz="4" w:space="0" w:color="auto"/>
              <w:left w:val="single" w:sz="4" w:space="0" w:color="auto"/>
              <w:bottom w:val="single" w:sz="4" w:space="0" w:color="auto"/>
            </w:tcBorders>
            <w:shd w:val="clear" w:color="auto" w:fill="FFFFFF"/>
            <w:vAlign w:val="bottom"/>
          </w:tcPr>
          <w:p w14:paraId="59743520" w14:textId="77777777" w:rsidR="00CB4BEB" w:rsidRDefault="00CB4BEB" w:rsidP="003C0924">
            <w:pPr>
              <w:rPr>
                <w:rFonts w:ascii="Trebuchet MS" w:hAnsi="Trebuchet MS"/>
                <w:sz w:val="18"/>
                <w:szCs w:val="18"/>
              </w:rPr>
            </w:pPr>
            <w:r>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A26F0B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22EE0330" w14:textId="77777777" w:rsidR="00CB4BEB" w:rsidRPr="007A2412" w:rsidRDefault="00CB4BEB" w:rsidP="003C0924">
            <w:pPr>
              <w:rPr>
                <w:rFonts w:ascii="Trebuchet MS" w:hAnsi="Trebuchet MS" w:cs="Trebuchet MS"/>
                <w:sz w:val="18"/>
                <w:szCs w:val="18"/>
              </w:rPr>
            </w:pPr>
            <w:r>
              <w:rPr>
                <w:rFonts w:ascii="Trebuchet MS" w:hAnsi="Trebuchet MS" w:cs="Trebuchet MS"/>
                <w:sz w:val="18"/>
                <w:szCs w:val="18"/>
              </w:rPr>
              <w:t>Hvor der mangler viden om typen.</w:t>
            </w:r>
          </w:p>
        </w:tc>
      </w:tr>
    </w:tbl>
    <w:p w14:paraId="1F439868" w14:textId="77777777" w:rsidR="00CB4BEB" w:rsidRDefault="00CB4BEB" w:rsidP="00CB4BEB">
      <w:r>
        <w:br w:type="page"/>
      </w:r>
    </w:p>
    <w:p w14:paraId="7F3A835A" w14:textId="77777777" w:rsidR="00CB4BEB" w:rsidRPr="00066C65" w:rsidRDefault="00CB4BEB" w:rsidP="00CB4BEB">
      <w:pPr>
        <w:pStyle w:val="Overskrift1"/>
      </w:pPr>
      <w:bookmarkStart w:id="1342" w:name="_Toc292713342"/>
      <w:bookmarkStart w:id="1343" w:name="_Toc292865408"/>
      <w:bookmarkStart w:id="1344" w:name="_Toc63351448"/>
      <w:bookmarkStart w:id="1345" w:name="_Toc122436106"/>
      <w:r w:rsidRPr="00066C65">
        <w:lastRenderedPageBreak/>
        <w:t>5.</w:t>
      </w:r>
      <w:r>
        <w:t>6</w:t>
      </w:r>
      <w:r w:rsidRPr="00066C65">
        <w:t xml:space="preserve"> Forsyning</w:t>
      </w:r>
      <w:bookmarkEnd w:id="1342"/>
      <w:bookmarkEnd w:id="1343"/>
      <w:bookmarkEnd w:id="1344"/>
      <w:bookmarkEnd w:id="1345"/>
    </w:p>
    <w:p w14:paraId="02CE0F08" w14:textId="77777777" w:rsidR="00CB4BEB" w:rsidRDefault="00CB4BEB" w:rsidP="00CB4BEB">
      <w:pPr>
        <w:pStyle w:val="Overskrift2"/>
        <w:rPr>
          <w:kern w:val="32"/>
        </w:rPr>
      </w:pPr>
      <w:bookmarkStart w:id="1346" w:name="_Toc292713343"/>
      <w:bookmarkStart w:id="1347" w:name="_Toc292865409"/>
      <w:bookmarkStart w:id="1348" w:name="_Toc63351449"/>
      <w:bookmarkStart w:id="1349" w:name="_Toc122436107"/>
      <w:r w:rsidRPr="00A01432">
        <w:rPr>
          <w:kern w:val="32"/>
        </w:rPr>
        <w:t>5.6.1 Elforsyningsområde (5500)</w:t>
      </w:r>
      <w:bookmarkEnd w:id="1346"/>
      <w:bookmarkEnd w:id="1347"/>
      <w:bookmarkEnd w:id="1348"/>
      <w:bookmarkEnd w:id="1349"/>
      <w:r w:rsidRPr="00260F62">
        <w:rPr>
          <w:kern w:val="32"/>
        </w:rPr>
        <w:t xml:space="preserve"> </w:t>
      </w:r>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4"/>
        <w:gridCol w:w="5623"/>
        <w:gridCol w:w="1155"/>
        <w:gridCol w:w="1356"/>
        <w:gridCol w:w="1478"/>
        <w:gridCol w:w="2579"/>
      </w:tblGrid>
      <w:tr w:rsidR="00CB4BEB" w:rsidRPr="0051728E" w14:paraId="10909557" w14:textId="77777777" w:rsidTr="003C0924">
        <w:tc>
          <w:tcPr>
            <w:tcW w:w="1384" w:type="dxa"/>
            <w:tcBorders>
              <w:bottom w:val="single" w:sz="4" w:space="0" w:color="auto"/>
            </w:tcBorders>
            <w:shd w:val="clear" w:color="auto" w:fill="D9D9D9"/>
            <w:vAlign w:val="center"/>
          </w:tcPr>
          <w:p w14:paraId="362358C9"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5623" w:type="dxa"/>
            <w:tcBorders>
              <w:bottom w:val="single" w:sz="4" w:space="0" w:color="auto"/>
            </w:tcBorders>
            <w:shd w:val="clear" w:color="auto" w:fill="D9D9D9"/>
            <w:vAlign w:val="center"/>
          </w:tcPr>
          <w:p w14:paraId="0511D750"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187DDCB3"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2F88813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78" w:type="dxa"/>
            <w:tcBorders>
              <w:bottom w:val="single" w:sz="4" w:space="0" w:color="auto"/>
            </w:tcBorders>
            <w:shd w:val="clear" w:color="auto" w:fill="D9D9D9"/>
            <w:vAlign w:val="center"/>
          </w:tcPr>
          <w:p w14:paraId="22D0F730"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45A7C3B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579" w:type="dxa"/>
            <w:shd w:val="clear" w:color="auto" w:fill="D9D9D9"/>
            <w:vAlign w:val="center"/>
          </w:tcPr>
          <w:p w14:paraId="500CA7D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14E0252F" w14:textId="77777777" w:rsidTr="003C0924">
        <w:trPr>
          <w:trHeight w:hRule="exact" w:val="255"/>
        </w:trPr>
        <w:tc>
          <w:tcPr>
            <w:tcW w:w="1384" w:type="dxa"/>
            <w:tcBorders>
              <w:top w:val="single" w:sz="4" w:space="0" w:color="auto"/>
              <w:left w:val="single" w:sz="4" w:space="0" w:color="auto"/>
              <w:bottom w:val="nil"/>
              <w:right w:val="single" w:sz="4" w:space="0" w:color="auto"/>
            </w:tcBorders>
            <w:shd w:val="clear" w:color="auto" w:fill="D9D9D9"/>
            <w:vAlign w:val="bottom"/>
          </w:tcPr>
          <w:p w14:paraId="15BDEC19" w14:textId="77777777" w:rsidR="00CB4BEB" w:rsidRPr="00FD54CF" w:rsidRDefault="00CB4BEB" w:rsidP="003C0924">
            <w:pPr>
              <w:rPr>
                <w:rFonts w:ascii="Trebuchet MS" w:hAnsi="Trebuchet MS"/>
                <w:sz w:val="18"/>
                <w:szCs w:val="18"/>
              </w:rPr>
            </w:pPr>
            <w:proofErr w:type="spellStart"/>
            <w:r>
              <w:rPr>
                <w:rFonts w:ascii="Trebuchet MS" w:hAnsi="Trebuchet MS"/>
                <w:sz w:val="18"/>
                <w:szCs w:val="18"/>
              </w:rPr>
              <w:t>n</w:t>
            </w:r>
            <w:r w:rsidRPr="00FD54CF">
              <w:rPr>
                <w:rFonts w:ascii="Trebuchet MS" w:hAnsi="Trebuchet MS"/>
                <w:sz w:val="18"/>
                <w:szCs w:val="18"/>
              </w:rPr>
              <w:t>et_s_nr</w:t>
            </w:r>
            <w:proofErr w:type="spellEnd"/>
          </w:p>
        </w:tc>
        <w:tc>
          <w:tcPr>
            <w:tcW w:w="5623" w:type="dxa"/>
            <w:tcBorders>
              <w:top w:val="single" w:sz="4" w:space="0" w:color="auto"/>
              <w:left w:val="single" w:sz="4" w:space="0" w:color="auto"/>
              <w:bottom w:val="nil"/>
              <w:right w:val="single" w:sz="4" w:space="0" w:color="auto"/>
            </w:tcBorders>
            <w:shd w:val="clear" w:color="auto" w:fill="FFFFFF"/>
            <w:vAlign w:val="bottom"/>
          </w:tcPr>
          <w:p w14:paraId="3217251E" w14:textId="326F812B" w:rsidR="00CB4BEB" w:rsidRPr="00FD54CF" w:rsidRDefault="00A65F59" w:rsidP="003C0924">
            <w:pPr>
              <w:rPr>
                <w:rFonts w:ascii="Trebuchet MS" w:hAnsi="Trebuchet MS"/>
                <w:sz w:val="18"/>
                <w:szCs w:val="18"/>
              </w:rPr>
            </w:pPr>
            <w:proofErr w:type="spellStart"/>
            <w:r>
              <w:rPr>
                <w:rFonts w:ascii="Trebuchet MS" w:hAnsi="Trebuchet MS"/>
                <w:sz w:val="18"/>
                <w:szCs w:val="18"/>
              </w:rPr>
              <w:t>N</w:t>
            </w:r>
            <w:r w:rsidR="00CB4BEB" w:rsidRPr="00FD54CF">
              <w:rPr>
                <w:rFonts w:ascii="Trebuchet MS" w:hAnsi="Trebuchet MS"/>
                <w:sz w:val="18"/>
                <w:szCs w:val="18"/>
              </w:rPr>
              <w:t>r</w:t>
            </w:r>
            <w:proofErr w:type="spellEnd"/>
            <w:r w:rsidR="00CB4BEB" w:rsidRPr="00FD54CF">
              <w:rPr>
                <w:rFonts w:ascii="Trebuchet MS" w:hAnsi="Trebuchet MS"/>
                <w:sz w:val="18"/>
                <w:szCs w:val="18"/>
              </w:rPr>
              <w:t xml:space="preserve"> på </w:t>
            </w:r>
            <w:proofErr w:type="spellStart"/>
            <w:r w:rsidR="00CB4BEB" w:rsidRPr="00FD54CF">
              <w:rPr>
                <w:rFonts w:ascii="Trebuchet MS" w:hAnsi="Trebuchet MS"/>
                <w:sz w:val="18"/>
                <w:szCs w:val="18"/>
              </w:rPr>
              <w:t>Netselskab</w:t>
            </w:r>
            <w:proofErr w:type="spellEnd"/>
          </w:p>
        </w:tc>
        <w:tc>
          <w:tcPr>
            <w:tcW w:w="1155" w:type="dxa"/>
            <w:tcBorders>
              <w:top w:val="single" w:sz="4" w:space="0" w:color="auto"/>
              <w:left w:val="single" w:sz="4" w:space="0" w:color="auto"/>
              <w:bottom w:val="nil"/>
              <w:right w:val="single" w:sz="4" w:space="0" w:color="auto"/>
            </w:tcBorders>
            <w:shd w:val="clear" w:color="auto" w:fill="FFFFFF"/>
            <w:vAlign w:val="bottom"/>
          </w:tcPr>
          <w:p w14:paraId="3CF7C5EB" w14:textId="77777777" w:rsidR="00CB4BEB" w:rsidRPr="00FD54CF" w:rsidRDefault="00CB4BEB" w:rsidP="003C0924">
            <w:pPr>
              <w:rPr>
                <w:rFonts w:ascii="Trebuchet MS" w:hAnsi="Trebuchet MS"/>
                <w:sz w:val="18"/>
                <w:szCs w:val="18"/>
              </w:rPr>
            </w:pPr>
            <w:r w:rsidRPr="00FD54CF">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08708FEE" w14:textId="77777777" w:rsidR="00CB4BEB" w:rsidRPr="00FD54CF" w:rsidRDefault="00CB4BEB" w:rsidP="003C0924">
            <w:pPr>
              <w:rPr>
                <w:rFonts w:ascii="Trebuchet MS" w:hAnsi="Trebuchet MS"/>
                <w:sz w:val="18"/>
                <w:szCs w:val="18"/>
              </w:rPr>
            </w:pPr>
            <w:r w:rsidRPr="003A52C1">
              <w:rPr>
                <w:rFonts w:ascii="Trebuchet MS" w:hAnsi="Trebuchet MS"/>
                <w:sz w:val="18"/>
                <w:szCs w:val="18"/>
              </w:rPr>
              <w:t>0-99999999</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614E62D8"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579" w:type="dxa"/>
            <w:tcBorders>
              <w:top w:val="single" w:sz="4" w:space="0" w:color="auto"/>
              <w:left w:val="single" w:sz="4" w:space="0" w:color="auto"/>
              <w:bottom w:val="nil"/>
              <w:right w:val="single" w:sz="4" w:space="0" w:color="auto"/>
            </w:tcBorders>
            <w:shd w:val="clear" w:color="auto" w:fill="FFFFFF"/>
            <w:vAlign w:val="bottom"/>
          </w:tcPr>
          <w:p w14:paraId="1732D9F4" w14:textId="77777777" w:rsidR="00CB4BEB" w:rsidRPr="00CE1917" w:rsidRDefault="00CB4BEB" w:rsidP="003C0924">
            <w:pPr>
              <w:rPr>
                <w:rFonts w:ascii="Trebuchet MS" w:hAnsi="Trebuchet MS" w:cs="Trebuchet MS"/>
                <w:sz w:val="18"/>
                <w:szCs w:val="18"/>
              </w:rPr>
            </w:pPr>
          </w:p>
        </w:tc>
      </w:tr>
      <w:tr w:rsidR="00CB4BEB" w:rsidRPr="00CE1917" w14:paraId="58E91368" w14:textId="77777777" w:rsidTr="003C0924">
        <w:trPr>
          <w:trHeight w:hRule="exact" w:val="510"/>
        </w:trPr>
        <w:tc>
          <w:tcPr>
            <w:tcW w:w="1384" w:type="dxa"/>
            <w:tcBorders>
              <w:top w:val="single" w:sz="4" w:space="0" w:color="auto"/>
              <w:left w:val="single" w:sz="4" w:space="0" w:color="auto"/>
              <w:bottom w:val="nil"/>
              <w:right w:val="single" w:sz="4" w:space="0" w:color="auto"/>
            </w:tcBorders>
            <w:shd w:val="clear" w:color="auto" w:fill="D9D9D9"/>
            <w:vAlign w:val="center"/>
          </w:tcPr>
          <w:p w14:paraId="75FF30BF" w14:textId="77777777" w:rsidR="00CB4BEB" w:rsidRPr="00FD54CF" w:rsidRDefault="00CB4BEB" w:rsidP="003C0924">
            <w:pPr>
              <w:rPr>
                <w:rFonts w:ascii="Trebuchet MS" w:hAnsi="Trebuchet MS"/>
                <w:sz w:val="18"/>
                <w:szCs w:val="18"/>
              </w:rPr>
            </w:pPr>
            <w:proofErr w:type="spellStart"/>
            <w:r w:rsidRPr="00FD54CF">
              <w:rPr>
                <w:rFonts w:ascii="Trebuchet MS" w:hAnsi="Trebuchet MS"/>
                <w:sz w:val="18"/>
                <w:szCs w:val="18"/>
              </w:rPr>
              <w:t>fs_</w:t>
            </w:r>
            <w:r>
              <w:rPr>
                <w:rFonts w:ascii="Trebuchet MS" w:hAnsi="Trebuchet MS"/>
                <w:sz w:val="18"/>
                <w:szCs w:val="18"/>
              </w:rPr>
              <w:t>cvr</w:t>
            </w:r>
            <w:proofErr w:type="spellEnd"/>
          </w:p>
        </w:tc>
        <w:tc>
          <w:tcPr>
            <w:tcW w:w="5623" w:type="dxa"/>
            <w:tcBorders>
              <w:top w:val="single" w:sz="4" w:space="0" w:color="auto"/>
              <w:left w:val="single" w:sz="4" w:space="0" w:color="auto"/>
              <w:bottom w:val="nil"/>
              <w:right w:val="single" w:sz="4" w:space="0" w:color="auto"/>
            </w:tcBorders>
            <w:shd w:val="clear" w:color="auto" w:fill="FFFFFF"/>
            <w:vAlign w:val="center"/>
          </w:tcPr>
          <w:p w14:paraId="59FE03D3" w14:textId="7ABB2456" w:rsidR="00CB4BEB" w:rsidRPr="00FD54CF" w:rsidRDefault="00CB4BEB" w:rsidP="003C0924">
            <w:pPr>
              <w:rPr>
                <w:rFonts w:ascii="Trebuchet MS" w:hAnsi="Trebuchet MS"/>
                <w:sz w:val="18"/>
                <w:szCs w:val="18"/>
              </w:rPr>
            </w:pPr>
            <w:r w:rsidRPr="00FD54CF">
              <w:rPr>
                <w:rFonts w:ascii="Trebuchet MS" w:hAnsi="Trebuchet MS"/>
                <w:sz w:val="18"/>
                <w:szCs w:val="18"/>
              </w:rPr>
              <w:t>Forsyning</w:t>
            </w:r>
            <w:r w:rsidR="00A65F59">
              <w:rPr>
                <w:rFonts w:ascii="Trebuchet MS" w:hAnsi="Trebuchet MS"/>
                <w:sz w:val="18"/>
                <w:szCs w:val="18"/>
              </w:rPr>
              <w:t>s</w:t>
            </w:r>
            <w:r w:rsidRPr="00FD54CF">
              <w:rPr>
                <w:rFonts w:ascii="Trebuchet MS" w:hAnsi="Trebuchet MS"/>
                <w:sz w:val="18"/>
                <w:szCs w:val="18"/>
              </w:rPr>
              <w:t>selskabets CVR</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00E599FC" w14:textId="77777777" w:rsidR="00CB4BEB" w:rsidRPr="00FD54CF" w:rsidRDefault="00CB4BEB" w:rsidP="003C0924">
            <w:pPr>
              <w:rPr>
                <w:rFonts w:ascii="Trebuchet MS" w:hAnsi="Trebuchet MS"/>
                <w:sz w:val="18"/>
                <w:szCs w:val="18"/>
              </w:rPr>
            </w:pPr>
            <w:r w:rsidRPr="00FD54CF">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03511458" w14:textId="77777777" w:rsidR="00CB4BEB" w:rsidRPr="00F201D7" w:rsidRDefault="00CB4BEB" w:rsidP="003C0924">
            <w:pPr>
              <w:rPr>
                <w:rFonts w:ascii="Trebuchet MS" w:hAnsi="Trebuchet MS"/>
                <w:sz w:val="18"/>
                <w:szCs w:val="18"/>
              </w:rPr>
            </w:pPr>
            <w:r w:rsidRPr="00F201D7">
              <w:rPr>
                <w:rFonts w:ascii="Trebuchet MS" w:hAnsi="Trebuchet MS"/>
                <w:sz w:val="18"/>
                <w:szCs w:val="18"/>
              </w:rPr>
              <w:t>10000000-99999999</w:t>
            </w:r>
          </w:p>
        </w:tc>
        <w:tc>
          <w:tcPr>
            <w:tcW w:w="1478" w:type="dxa"/>
            <w:tcBorders>
              <w:top w:val="single" w:sz="4" w:space="0" w:color="auto"/>
              <w:left w:val="single" w:sz="4" w:space="0" w:color="auto"/>
              <w:bottom w:val="nil"/>
              <w:right w:val="single" w:sz="4" w:space="0" w:color="auto"/>
            </w:tcBorders>
            <w:shd w:val="clear" w:color="auto" w:fill="FFFFFF"/>
            <w:vAlign w:val="center"/>
          </w:tcPr>
          <w:p w14:paraId="5886257F" w14:textId="77777777" w:rsidR="00CB4BEB" w:rsidRPr="00F201D7" w:rsidRDefault="00CB4BEB" w:rsidP="003C0924">
            <w:pPr>
              <w:jc w:val="center"/>
              <w:rPr>
                <w:rFonts w:ascii="Trebuchet MS" w:hAnsi="Trebuchet MS" w:cs="Trebuchet MS"/>
                <w:sz w:val="18"/>
                <w:szCs w:val="18"/>
              </w:rPr>
            </w:pPr>
            <w:r w:rsidRPr="00F201D7">
              <w:rPr>
                <w:rFonts w:ascii="Trebuchet MS" w:hAnsi="Trebuchet MS" w:cs="Trebuchet MS"/>
                <w:sz w:val="18"/>
                <w:szCs w:val="18"/>
              </w:rPr>
              <w:t>O</w:t>
            </w:r>
          </w:p>
        </w:tc>
        <w:tc>
          <w:tcPr>
            <w:tcW w:w="2579" w:type="dxa"/>
            <w:tcBorders>
              <w:top w:val="single" w:sz="4" w:space="0" w:color="auto"/>
              <w:left w:val="single" w:sz="4" w:space="0" w:color="auto"/>
              <w:bottom w:val="nil"/>
              <w:right w:val="single" w:sz="4" w:space="0" w:color="auto"/>
            </w:tcBorders>
            <w:shd w:val="clear" w:color="auto" w:fill="FFFFFF"/>
            <w:vAlign w:val="center"/>
          </w:tcPr>
          <w:p w14:paraId="2D5960F3" w14:textId="77777777" w:rsidR="00CB4BEB" w:rsidRPr="00F201D7" w:rsidRDefault="00CB4BEB" w:rsidP="003C0924">
            <w:pPr>
              <w:rPr>
                <w:rFonts w:ascii="Trebuchet MS" w:hAnsi="Trebuchet MS" w:cs="Trebuchet MS"/>
                <w:sz w:val="18"/>
                <w:szCs w:val="18"/>
              </w:rPr>
            </w:pPr>
            <w:r w:rsidRPr="00F201D7">
              <w:rPr>
                <w:rFonts w:ascii="Trebuchet MS" w:hAnsi="Trebuchet MS" w:cs="Trebuchet MS"/>
                <w:sz w:val="18"/>
                <w:szCs w:val="18"/>
              </w:rPr>
              <w:t>29189633</w:t>
            </w:r>
          </w:p>
        </w:tc>
      </w:tr>
      <w:tr w:rsidR="00CB4BEB" w:rsidRPr="00CE1917" w14:paraId="0A29B31E" w14:textId="77777777" w:rsidTr="003C0924">
        <w:trPr>
          <w:trHeight w:hRule="exact" w:val="255"/>
        </w:trPr>
        <w:tc>
          <w:tcPr>
            <w:tcW w:w="1384" w:type="dxa"/>
            <w:tcBorders>
              <w:top w:val="single" w:sz="4" w:space="0" w:color="auto"/>
              <w:left w:val="single" w:sz="4" w:space="0" w:color="auto"/>
              <w:bottom w:val="nil"/>
              <w:right w:val="single" w:sz="4" w:space="0" w:color="auto"/>
            </w:tcBorders>
            <w:shd w:val="clear" w:color="auto" w:fill="D9D9D9"/>
            <w:vAlign w:val="bottom"/>
          </w:tcPr>
          <w:p w14:paraId="009A616A" w14:textId="77777777" w:rsidR="00CB4BEB" w:rsidRPr="00FD54CF" w:rsidRDefault="00CB4BEB" w:rsidP="003C0924">
            <w:pPr>
              <w:rPr>
                <w:rFonts w:ascii="Trebuchet MS" w:hAnsi="Trebuchet MS"/>
                <w:sz w:val="18"/>
                <w:szCs w:val="18"/>
              </w:rPr>
            </w:pPr>
            <w:proofErr w:type="spellStart"/>
            <w:r w:rsidRPr="00FD54CF">
              <w:rPr>
                <w:rFonts w:ascii="Trebuchet MS" w:hAnsi="Trebuchet MS"/>
                <w:sz w:val="18"/>
                <w:szCs w:val="18"/>
              </w:rPr>
              <w:t>fs_navn</w:t>
            </w:r>
            <w:proofErr w:type="spellEnd"/>
          </w:p>
        </w:tc>
        <w:tc>
          <w:tcPr>
            <w:tcW w:w="5623" w:type="dxa"/>
            <w:tcBorders>
              <w:top w:val="single" w:sz="4" w:space="0" w:color="auto"/>
              <w:left w:val="single" w:sz="4" w:space="0" w:color="auto"/>
              <w:bottom w:val="nil"/>
              <w:right w:val="single" w:sz="4" w:space="0" w:color="auto"/>
            </w:tcBorders>
            <w:shd w:val="clear" w:color="auto" w:fill="FFFFFF"/>
            <w:vAlign w:val="bottom"/>
          </w:tcPr>
          <w:p w14:paraId="3D97D0D0" w14:textId="31CCFF8E" w:rsidR="00CB4BEB" w:rsidRPr="00FD54CF" w:rsidRDefault="00CB4BEB" w:rsidP="003C0924">
            <w:pPr>
              <w:rPr>
                <w:rFonts w:ascii="Trebuchet MS" w:hAnsi="Trebuchet MS"/>
                <w:sz w:val="18"/>
                <w:szCs w:val="18"/>
              </w:rPr>
            </w:pPr>
            <w:r w:rsidRPr="00FD54CF">
              <w:rPr>
                <w:rFonts w:ascii="Trebuchet MS" w:hAnsi="Trebuchet MS"/>
                <w:sz w:val="18"/>
                <w:szCs w:val="18"/>
              </w:rPr>
              <w:t>Forsynings</w:t>
            </w:r>
            <w:r w:rsidR="00A71758">
              <w:rPr>
                <w:rFonts w:ascii="Trebuchet MS" w:hAnsi="Trebuchet MS"/>
                <w:sz w:val="18"/>
                <w:szCs w:val="18"/>
              </w:rPr>
              <w:t>s</w:t>
            </w:r>
            <w:r w:rsidRPr="00FD54CF">
              <w:rPr>
                <w:rFonts w:ascii="Trebuchet MS" w:hAnsi="Trebuchet MS"/>
                <w:sz w:val="18"/>
                <w:szCs w:val="18"/>
              </w:rPr>
              <w:t>elskabets</w:t>
            </w:r>
            <w:r>
              <w:rPr>
                <w:rFonts w:ascii="Trebuchet MS" w:hAnsi="Trebuchet MS"/>
                <w:sz w:val="18"/>
                <w:szCs w:val="18"/>
              </w:rPr>
              <w:t xml:space="preserve"> </w:t>
            </w:r>
            <w:r w:rsidRPr="00FD54CF">
              <w:rPr>
                <w:rFonts w:ascii="Trebuchet MS" w:hAnsi="Trebuchet MS"/>
                <w:sz w:val="18"/>
                <w:szCs w:val="18"/>
              </w:rPr>
              <w:t>navn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43282F9" w14:textId="77777777" w:rsidR="00CB4BEB" w:rsidRPr="00FD54CF" w:rsidRDefault="00CB4BEB" w:rsidP="003C0924">
            <w:pPr>
              <w:rPr>
                <w:rFonts w:ascii="Trebuchet MS" w:hAnsi="Trebuchet MS" w:cs="Trebuchet MS"/>
                <w:sz w:val="18"/>
                <w:szCs w:val="18"/>
              </w:rPr>
            </w:pPr>
            <w:r w:rsidRPr="00FD54C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20D74D5F" w14:textId="77777777" w:rsidR="00CB4BEB" w:rsidRPr="00FD54CF" w:rsidRDefault="00CB4BEB" w:rsidP="003C0924">
            <w:pPr>
              <w:rPr>
                <w:rFonts w:ascii="Trebuchet MS" w:hAnsi="Trebuchet MS" w:cs="Trebuchet MS"/>
                <w:sz w:val="18"/>
                <w:szCs w:val="18"/>
              </w:rPr>
            </w:pPr>
            <w:r w:rsidRPr="00FD54CF">
              <w:rPr>
                <w:rFonts w:ascii="Trebuchet MS" w:hAnsi="Trebuchet MS" w:cs="Trebuchet MS"/>
                <w:sz w:val="18"/>
                <w:szCs w:val="18"/>
              </w:rPr>
              <w:t>0-128 tegn</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7EBFF0DA"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579" w:type="dxa"/>
            <w:tcBorders>
              <w:top w:val="single" w:sz="4" w:space="0" w:color="auto"/>
              <w:left w:val="single" w:sz="4" w:space="0" w:color="auto"/>
              <w:bottom w:val="nil"/>
              <w:right w:val="single" w:sz="4" w:space="0" w:color="auto"/>
            </w:tcBorders>
            <w:shd w:val="clear" w:color="auto" w:fill="FFFFFF"/>
            <w:vAlign w:val="bottom"/>
          </w:tcPr>
          <w:p w14:paraId="2487D601" w14:textId="77777777" w:rsidR="00CB4BEB" w:rsidRPr="00CE1917" w:rsidRDefault="00CB4BEB" w:rsidP="003C0924">
            <w:pPr>
              <w:rPr>
                <w:rFonts w:ascii="Trebuchet MS" w:hAnsi="Trebuchet MS" w:cs="Trebuchet MS"/>
                <w:sz w:val="18"/>
                <w:szCs w:val="18"/>
              </w:rPr>
            </w:pPr>
          </w:p>
        </w:tc>
      </w:tr>
      <w:tr w:rsidR="00CB4BEB" w:rsidRPr="00CE1917" w14:paraId="725434AE" w14:textId="77777777" w:rsidTr="003C0924">
        <w:trPr>
          <w:trHeight w:hRule="exact" w:val="255"/>
        </w:trPr>
        <w:tc>
          <w:tcPr>
            <w:tcW w:w="1384" w:type="dxa"/>
            <w:tcBorders>
              <w:top w:val="single" w:sz="4" w:space="0" w:color="auto"/>
              <w:left w:val="single" w:sz="4" w:space="0" w:color="auto"/>
              <w:bottom w:val="single" w:sz="4" w:space="0" w:color="auto"/>
              <w:right w:val="single" w:sz="4" w:space="0" w:color="auto"/>
            </w:tcBorders>
            <w:shd w:val="clear" w:color="auto" w:fill="97DDBA"/>
            <w:vAlign w:val="bottom"/>
          </w:tcPr>
          <w:p w14:paraId="7CC935B3"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w:t>
            </w:r>
            <w:r w:rsidRPr="00CE1917">
              <w:rPr>
                <w:rFonts w:ascii="Trebuchet MS" w:hAnsi="Trebuchet MS" w:cs="Trebuchet MS"/>
                <w:sz w:val="18"/>
                <w:szCs w:val="18"/>
              </w:rPr>
              <w:t>ink</w:t>
            </w:r>
          </w:p>
        </w:tc>
        <w:tc>
          <w:tcPr>
            <w:tcW w:w="12191"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E1E0FE2"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7C2EF6E1" w14:textId="77777777" w:rsidTr="003C0924">
        <w:trPr>
          <w:trHeight w:hRule="exact" w:val="255"/>
        </w:trPr>
        <w:tc>
          <w:tcPr>
            <w:tcW w:w="13575" w:type="dxa"/>
            <w:gridSpan w:val="6"/>
            <w:tcBorders>
              <w:top w:val="single" w:sz="4" w:space="0" w:color="auto"/>
              <w:left w:val="nil"/>
              <w:bottom w:val="nil"/>
              <w:right w:val="nil"/>
            </w:tcBorders>
            <w:shd w:val="clear" w:color="auto" w:fill="97DDBA"/>
            <w:vAlign w:val="bottom"/>
          </w:tcPr>
          <w:p w14:paraId="2375E06A" w14:textId="77777777" w:rsidR="00CB4BEB" w:rsidRPr="009367BB" w:rsidRDefault="00CB4BEB" w:rsidP="003C0924">
            <w:pPr>
              <w:rPr>
                <w:rFonts w:ascii="Trebuchet MS" w:hAnsi="Trebuchet MS" w:cs="Trebuchet M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30C214AB" w14:textId="77777777" w:rsidR="00CB4BEB" w:rsidRDefault="00CB4BEB" w:rsidP="00CB4BEB">
      <w:pPr>
        <w:pStyle w:val="Overskrift6"/>
      </w:pPr>
      <w:r>
        <w:t>5.6.1.1</w:t>
      </w:r>
      <w:r w:rsidRPr="00A32757">
        <w:t xml:space="preserve"> </w:t>
      </w:r>
      <w:r>
        <w:t>Metadata</w:t>
      </w:r>
      <w:r w:rsidRPr="00C626D5">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713A71A4" w14:textId="77777777" w:rsidTr="003C0924">
        <w:trPr>
          <w:trHeight w:hRule="exact" w:val="255"/>
        </w:trPr>
        <w:tc>
          <w:tcPr>
            <w:tcW w:w="2235" w:type="dxa"/>
            <w:shd w:val="clear" w:color="auto" w:fill="D9D9D9"/>
            <w:vAlign w:val="bottom"/>
          </w:tcPr>
          <w:p w14:paraId="209FB29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29926BB3"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773BBFF7" w14:textId="77777777" w:rsidTr="003C0924">
        <w:trPr>
          <w:trHeight w:hRule="exact" w:val="255"/>
        </w:trPr>
        <w:tc>
          <w:tcPr>
            <w:tcW w:w="2235" w:type="dxa"/>
            <w:shd w:val="clear" w:color="auto" w:fill="E0E0E0"/>
            <w:vAlign w:val="bottom"/>
          </w:tcPr>
          <w:p w14:paraId="6A26829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626C7E72" w14:textId="77777777" w:rsidR="00CB4BEB" w:rsidRPr="0051728E" w:rsidRDefault="00CB4BEB" w:rsidP="003C0924">
            <w:pPr>
              <w:rPr>
                <w:rFonts w:ascii="Trebuchet MS" w:hAnsi="Trebuchet MS" w:cs="Trebuchet MS"/>
                <w:sz w:val="18"/>
                <w:szCs w:val="18"/>
              </w:rPr>
            </w:pPr>
            <w:r w:rsidRPr="004960D9">
              <w:rPr>
                <w:rFonts w:ascii="Trebuchet MS" w:hAnsi="Trebuchet MS" w:cs="Trebuchet MS"/>
                <w:sz w:val="18"/>
                <w:szCs w:val="18"/>
              </w:rPr>
              <w:t>E</w:t>
            </w:r>
            <w:r>
              <w:rPr>
                <w:rFonts w:ascii="Trebuchet MS" w:hAnsi="Trebuchet MS" w:cs="Trebuchet MS"/>
                <w:sz w:val="18"/>
                <w:szCs w:val="18"/>
              </w:rPr>
              <w:t>l</w:t>
            </w:r>
            <w:r w:rsidRPr="004960D9">
              <w:rPr>
                <w:rFonts w:ascii="Trebuchet MS" w:hAnsi="Trebuchet MS" w:cs="Trebuchet MS"/>
                <w:sz w:val="18"/>
                <w:szCs w:val="18"/>
              </w:rPr>
              <w:t>forsyningsområd</w:t>
            </w:r>
            <w:r>
              <w:rPr>
                <w:rFonts w:ascii="Trebuchet MS" w:hAnsi="Trebuchet MS" w:cs="Trebuchet MS"/>
                <w:sz w:val="18"/>
                <w:szCs w:val="18"/>
              </w:rPr>
              <w:t>e</w:t>
            </w:r>
          </w:p>
        </w:tc>
      </w:tr>
      <w:tr w:rsidR="00CB4BEB" w:rsidRPr="0051728E" w14:paraId="18293ABD" w14:textId="77777777" w:rsidTr="003C0924">
        <w:trPr>
          <w:trHeight w:hRule="exact" w:val="255"/>
        </w:trPr>
        <w:tc>
          <w:tcPr>
            <w:tcW w:w="2235" w:type="dxa"/>
            <w:shd w:val="clear" w:color="auto" w:fill="E0E0E0"/>
            <w:vAlign w:val="bottom"/>
          </w:tcPr>
          <w:p w14:paraId="4A405DC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225B005A" w14:textId="77777777" w:rsidR="00CB4BEB" w:rsidRDefault="00CB4BEB" w:rsidP="003C0924">
            <w:pPr>
              <w:rPr>
                <w:rFonts w:ascii="Trebuchet MS" w:hAnsi="Trebuchet MS"/>
                <w:sz w:val="18"/>
                <w:szCs w:val="18"/>
              </w:rPr>
            </w:pPr>
            <w:r>
              <w:rPr>
                <w:rFonts w:ascii="Trebuchet MS" w:hAnsi="Trebuchet MS"/>
                <w:sz w:val="18"/>
                <w:szCs w:val="18"/>
              </w:rPr>
              <w:t>5500</w:t>
            </w:r>
          </w:p>
        </w:tc>
      </w:tr>
      <w:tr w:rsidR="00CB4BEB" w:rsidRPr="0051728E" w14:paraId="11E9B90E" w14:textId="77777777" w:rsidTr="003C0924">
        <w:trPr>
          <w:trHeight w:hRule="exact" w:val="255"/>
        </w:trPr>
        <w:tc>
          <w:tcPr>
            <w:tcW w:w="2235" w:type="dxa"/>
            <w:shd w:val="clear" w:color="auto" w:fill="E0E0E0"/>
            <w:vAlign w:val="bottom"/>
          </w:tcPr>
          <w:p w14:paraId="00BF276D"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40582E01" w14:textId="77777777" w:rsidR="00CB4BEB" w:rsidRPr="00F279E4" w:rsidRDefault="00CB4BEB" w:rsidP="003C0924">
            <w:pPr>
              <w:rPr>
                <w:rFonts w:ascii="Trebuchet MS" w:hAnsi="Trebuchet MS" w:cs="Trebuchet MS"/>
                <w:sz w:val="18"/>
                <w:szCs w:val="18"/>
              </w:rPr>
            </w:pPr>
            <w:r w:rsidRPr="004960D9">
              <w:rPr>
                <w:rFonts w:ascii="Trebuchet MS" w:hAnsi="Trebuchet MS" w:cs="Trebuchet MS"/>
                <w:sz w:val="18"/>
                <w:szCs w:val="18"/>
              </w:rPr>
              <w:t>E</w:t>
            </w:r>
            <w:r>
              <w:rPr>
                <w:rFonts w:ascii="Trebuchet MS" w:hAnsi="Trebuchet MS" w:cs="Trebuchet MS"/>
                <w:sz w:val="18"/>
                <w:szCs w:val="18"/>
              </w:rPr>
              <w:t>l</w:t>
            </w:r>
            <w:r w:rsidRPr="004960D9">
              <w:rPr>
                <w:rFonts w:ascii="Trebuchet MS" w:hAnsi="Trebuchet MS" w:cs="Trebuchet MS"/>
                <w:sz w:val="18"/>
                <w:szCs w:val="18"/>
              </w:rPr>
              <w:t>forsyningsområd</w:t>
            </w:r>
            <w:r>
              <w:rPr>
                <w:rFonts w:ascii="Trebuchet MS" w:hAnsi="Trebuchet MS" w:cs="Trebuchet MS"/>
                <w:sz w:val="18"/>
                <w:szCs w:val="18"/>
              </w:rPr>
              <w:t>e</w:t>
            </w:r>
            <w:r>
              <w:rPr>
                <w:rFonts w:ascii="Trebuchet MS" w:hAnsi="Trebuchet MS"/>
                <w:sz w:val="18"/>
                <w:szCs w:val="18"/>
              </w:rPr>
              <w:t xml:space="preserve"> i kommunen.</w:t>
            </w:r>
          </w:p>
        </w:tc>
      </w:tr>
      <w:tr w:rsidR="00CB4BEB" w:rsidRPr="0051728E" w14:paraId="485B9B98" w14:textId="77777777" w:rsidTr="003C0924">
        <w:trPr>
          <w:trHeight w:hRule="exact" w:val="255"/>
        </w:trPr>
        <w:tc>
          <w:tcPr>
            <w:tcW w:w="2235" w:type="dxa"/>
            <w:shd w:val="clear" w:color="auto" w:fill="E0E0E0"/>
            <w:vAlign w:val="bottom"/>
          </w:tcPr>
          <w:p w14:paraId="4E6D011D"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46D083C3"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Opdeling af kommunen i distrikter ud fra, hvem der forsyner forbrugerne med strøm</w:t>
            </w:r>
            <w:r>
              <w:rPr>
                <w:rFonts w:ascii="Trebuchet MS" w:hAnsi="Trebuchet MS"/>
                <w:sz w:val="18"/>
                <w:szCs w:val="18"/>
              </w:rPr>
              <w:t>.</w:t>
            </w:r>
          </w:p>
        </w:tc>
      </w:tr>
      <w:tr w:rsidR="00CB4BEB" w:rsidRPr="0051728E" w14:paraId="72E695F3" w14:textId="77777777" w:rsidTr="003C0924">
        <w:trPr>
          <w:trHeight w:hRule="exact" w:val="255"/>
        </w:trPr>
        <w:tc>
          <w:tcPr>
            <w:tcW w:w="2235" w:type="dxa"/>
            <w:shd w:val="clear" w:color="auto" w:fill="E0E0E0"/>
            <w:vAlign w:val="bottom"/>
          </w:tcPr>
          <w:p w14:paraId="7D6CE231"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552E790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sagsbehandler og borger via selvbetjeningsløsninger, hvem der forsyner forbrugerne med strøm</w:t>
            </w:r>
            <w:r>
              <w:rPr>
                <w:rFonts w:ascii="Trebuchet MS" w:hAnsi="Trebuchet MS"/>
                <w:sz w:val="18"/>
                <w:szCs w:val="18"/>
              </w:rPr>
              <w:t>.</w:t>
            </w:r>
          </w:p>
        </w:tc>
      </w:tr>
      <w:tr w:rsidR="00CB4BEB" w:rsidRPr="0051728E" w14:paraId="26192D68" w14:textId="77777777" w:rsidTr="003C0924">
        <w:trPr>
          <w:trHeight w:hRule="exact" w:val="255"/>
        </w:trPr>
        <w:tc>
          <w:tcPr>
            <w:tcW w:w="2235" w:type="dxa"/>
            <w:shd w:val="clear" w:color="auto" w:fill="E0E0E0"/>
            <w:vAlign w:val="bottom"/>
          </w:tcPr>
          <w:p w14:paraId="13138E41"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70451A91"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 xml:space="preserve">Administrative enheder, </w:t>
            </w:r>
            <w:r w:rsidRPr="0061541A">
              <w:rPr>
                <w:rFonts w:ascii="Trebuchet MS" w:hAnsi="Trebuchet MS" w:cs="Trebuchet MS"/>
                <w:bCs/>
                <w:sz w:val="18"/>
                <w:szCs w:val="18"/>
              </w:rPr>
              <w:t>Offentlig forsyningsvirksomhed og offentlige tjenesteydelser</w:t>
            </w:r>
          </w:p>
        </w:tc>
      </w:tr>
      <w:tr w:rsidR="00CB4BEB" w:rsidRPr="0051728E" w14:paraId="3CD0E932" w14:textId="77777777" w:rsidTr="003C0924">
        <w:trPr>
          <w:trHeight w:hRule="exact" w:val="255"/>
        </w:trPr>
        <w:tc>
          <w:tcPr>
            <w:tcW w:w="2235" w:type="dxa"/>
            <w:shd w:val="clear" w:color="auto" w:fill="E0E0E0"/>
            <w:vAlign w:val="bottom"/>
          </w:tcPr>
          <w:p w14:paraId="2EEFA4A8" w14:textId="77777777" w:rsidR="00CB4BEB" w:rsidRPr="00C60C42" w:rsidRDefault="00CB4BEB" w:rsidP="003C0924">
            <w:pPr>
              <w:rPr>
                <w:rFonts w:ascii="Trebuchet MS" w:hAnsi="Trebuchet MS" w:cs="Trebuchet MS"/>
                <w:sz w:val="18"/>
                <w:szCs w:val="18"/>
              </w:rPr>
            </w:pPr>
            <w:proofErr w:type="spellStart"/>
            <w:r w:rsidRPr="00C60C42">
              <w:rPr>
                <w:rFonts w:ascii="Trebuchet MS" w:hAnsi="Trebuchet MS" w:cs="Trebuchet MS"/>
                <w:sz w:val="18"/>
                <w:szCs w:val="18"/>
              </w:rPr>
              <w:t>Noegle_ord</w:t>
            </w:r>
            <w:proofErr w:type="spellEnd"/>
          </w:p>
        </w:tc>
        <w:tc>
          <w:tcPr>
            <w:tcW w:w="11340" w:type="dxa"/>
            <w:shd w:val="clear" w:color="auto" w:fill="FFFFFF"/>
            <w:vAlign w:val="bottom"/>
          </w:tcPr>
          <w:p w14:paraId="3A8C8B83" w14:textId="77777777" w:rsidR="00CB4BEB" w:rsidRPr="00C60C42" w:rsidRDefault="00CB4BEB" w:rsidP="003C0924">
            <w:pPr>
              <w:autoSpaceDE w:val="0"/>
              <w:autoSpaceDN w:val="0"/>
              <w:adjustRightInd w:val="0"/>
              <w:rPr>
                <w:rFonts w:ascii="Trebuchet MS" w:hAnsi="Trebuchet MS" w:cs="Trebuchet MS"/>
                <w:sz w:val="18"/>
                <w:szCs w:val="18"/>
              </w:rPr>
            </w:pPr>
            <w:r w:rsidRPr="00C60C42">
              <w:rPr>
                <w:rFonts w:ascii="Trebuchet MS" w:hAnsi="Trebuchet MS"/>
                <w:sz w:val="18"/>
                <w:szCs w:val="18"/>
              </w:rPr>
              <w:t>Strøm, Elforsyning</w:t>
            </w:r>
          </w:p>
        </w:tc>
      </w:tr>
      <w:tr w:rsidR="00CB4BEB" w:rsidRPr="0051728E" w14:paraId="6402011C" w14:textId="77777777" w:rsidTr="003C0924">
        <w:trPr>
          <w:trHeight w:hRule="exact" w:val="255"/>
        </w:trPr>
        <w:tc>
          <w:tcPr>
            <w:tcW w:w="2235" w:type="dxa"/>
            <w:shd w:val="clear" w:color="auto" w:fill="E0E0E0"/>
            <w:vAlign w:val="bottom"/>
          </w:tcPr>
          <w:p w14:paraId="358EFD61"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Geometri type</w:t>
            </w:r>
          </w:p>
        </w:tc>
        <w:tc>
          <w:tcPr>
            <w:tcW w:w="11340" w:type="dxa"/>
            <w:shd w:val="clear" w:color="auto" w:fill="FFFFFF"/>
            <w:vAlign w:val="bottom"/>
          </w:tcPr>
          <w:p w14:paraId="499B4063"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Flade</w:t>
            </w:r>
          </w:p>
        </w:tc>
      </w:tr>
      <w:tr w:rsidR="00CB4BEB" w:rsidRPr="0051728E" w14:paraId="16363977" w14:textId="77777777" w:rsidTr="003C0924">
        <w:trPr>
          <w:trHeight w:hRule="exact" w:val="255"/>
        </w:trPr>
        <w:tc>
          <w:tcPr>
            <w:tcW w:w="2235" w:type="dxa"/>
            <w:shd w:val="clear" w:color="auto" w:fill="E0E0E0"/>
            <w:vAlign w:val="bottom"/>
          </w:tcPr>
          <w:p w14:paraId="3BF185A2"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Lovgrundlag</w:t>
            </w:r>
          </w:p>
        </w:tc>
        <w:tc>
          <w:tcPr>
            <w:tcW w:w="11340" w:type="dxa"/>
            <w:shd w:val="clear" w:color="auto" w:fill="FFFFFF"/>
            <w:vAlign w:val="bottom"/>
          </w:tcPr>
          <w:p w14:paraId="3BA0785C" w14:textId="77777777" w:rsidR="00CB4BEB" w:rsidRPr="00C60C42" w:rsidRDefault="00CB4BEB" w:rsidP="003C0924">
            <w:pPr>
              <w:rPr>
                <w:rFonts w:ascii="Trebuchet MS" w:hAnsi="Trebuchet MS" w:cs="Trebuchet MS"/>
                <w:sz w:val="18"/>
                <w:szCs w:val="18"/>
              </w:rPr>
            </w:pPr>
          </w:p>
        </w:tc>
      </w:tr>
      <w:tr w:rsidR="00CB4BEB" w:rsidRPr="00186E64" w14:paraId="509A370B" w14:textId="77777777" w:rsidTr="003C0924">
        <w:trPr>
          <w:trHeight w:hRule="exact" w:val="255"/>
        </w:trPr>
        <w:tc>
          <w:tcPr>
            <w:tcW w:w="2235" w:type="dxa"/>
            <w:shd w:val="clear" w:color="auto" w:fill="E0E0E0"/>
            <w:vAlign w:val="bottom"/>
          </w:tcPr>
          <w:p w14:paraId="39474E1E" w14:textId="77777777" w:rsidR="00CB4BEB" w:rsidRPr="00C60C42" w:rsidRDefault="00CB4BEB" w:rsidP="003C0924">
            <w:pPr>
              <w:rPr>
                <w:rFonts w:ascii="Trebuchet MS" w:hAnsi="Trebuchet MS" w:cs="Trebuchet MS"/>
                <w:sz w:val="18"/>
                <w:szCs w:val="18"/>
              </w:rPr>
            </w:pPr>
            <w:proofErr w:type="spellStart"/>
            <w:r w:rsidRPr="00C60C42">
              <w:rPr>
                <w:rFonts w:ascii="Trebuchet MS" w:hAnsi="Trebuchet MS" w:cs="Trebuchet MS"/>
                <w:sz w:val="18"/>
                <w:szCs w:val="18"/>
              </w:rPr>
              <w:t>KLE_koder</w:t>
            </w:r>
            <w:proofErr w:type="spellEnd"/>
          </w:p>
        </w:tc>
        <w:tc>
          <w:tcPr>
            <w:tcW w:w="11340" w:type="dxa"/>
            <w:shd w:val="clear" w:color="auto" w:fill="FFFFFF"/>
            <w:vAlign w:val="bottom"/>
          </w:tcPr>
          <w:p w14:paraId="7F8C9E1A" w14:textId="77777777" w:rsidR="00CB4BEB" w:rsidRPr="00C60C42" w:rsidRDefault="00CB4BEB" w:rsidP="003C0924">
            <w:pPr>
              <w:rPr>
                <w:rFonts w:ascii="Trebuchet MS" w:hAnsi="Trebuchet MS" w:cs="Trebuchet MS"/>
                <w:sz w:val="18"/>
                <w:szCs w:val="18"/>
              </w:rPr>
            </w:pPr>
            <w:r w:rsidRPr="00A71758">
              <w:rPr>
                <w:rFonts w:ascii="Trebuchet MS" w:hAnsi="Trebuchet MS" w:cs="Trebuchet MS"/>
                <w:sz w:val="18"/>
                <w:szCs w:val="18"/>
              </w:rPr>
              <w:t>13.01.00</w:t>
            </w:r>
          </w:p>
        </w:tc>
      </w:tr>
    </w:tbl>
    <w:p w14:paraId="473E748B" w14:textId="77777777" w:rsidR="00CB4BEB" w:rsidRPr="00A32757" w:rsidRDefault="00CB4BEB" w:rsidP="00CB4BEB">
      <w:pPr>
        <w:pStyle w:val="Overskrift6"/>
      </w:pPr>
      <w:r>
        <w:t>5.6.1.2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3"/>
        <w:gridCol w:w="8963"/>
      </w:tblGrid>
      <w:tr w:rsidR="00CB4BEB" w:rsidRPr="0051728E" w14:paraId="3BB480BF" w14:textId="77777777" w:rsidTr="003C0924">
        <w:trPr>
          <w:trHeight w:hRule="exact" w:val="255"/>
        </w:trPr>
        <w:tc>
          <w:tcPr>
            <w:tcW w:w="4503" w:type="dxa"/>
            <w:shd w:val="clear" w:color="auto" w:fill="D9D9D9"/>
            <w:vAlign w:val="center"/>
          </w:tcPr>
          <w:p w14:paraId="4209C047"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center"/>
          </w:tcPr>
          <w:p w14:paraId="0B223E16"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5B19DA2B" w14:textId="77777777" w:rsidTr="003C0924">
        <w:trPr>
          <w:trHeight w:hRule="exact" w:val="510"/>
        </w:trPr>
        <w:tc>
          <w:tcPr>
            <w:tcW w:w="4503" w:type="dxa"/>
            <w:shd w:val="clear" w:color="auto" w:fill="E0E0E0"/>
            <w:vAlign w:val="center"/>
          </w:tcPr>
          <w:p w14:paraId="16BC066A"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464EE0F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Det enkelte energiselskab kan ofte udlevere et digitalt kort over deres forsyningsområde. Følg om muligt andre distriktsgrænser. Vil ofte skære kommunegrænsen.</w:t>
            </w:r>
          </w:p>
        </w:tc>
      </w:tr>
      <w:tr w:rsidR="00CB4BEB" w:rsidRPr="0051728E" w14:paraId="5A22473B" w14:textId="77777777" w:rsidTr="003C0924">
        <w:trPr>
          <w:trHeight w:hRule="exact" w:val="255"/>
        </w:trPr>
        <w:tc>
          <w:tcPr>
            <w:tcW w:w="4503" w:type="dxa"/>
            <w:shd w:val="clear" w:color="auto" w:fill="E0E0E0"/>
            <w:vAlign w:val="bottom"/>
          </w:tcPr>
          <w:p w14:paraId="09D38D6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13E52DFF"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efter hvem der er El-selskab.</w:t>
            </w:r>
          </w:p>
        </w:tc>
      </w:tr>
      <w:tr w:rsidR="00CB4BEB" w:rsidRPr="0051728E" w14:paraId="3F936E52" w14:textId="77777777" w:rsidTr="003C0924">
        <w:trPr>
          <w:trHeight w:hRule="exact" w:val="255"/>
        </w:trPr>
        <w:tc>
          <w:tcPr>
            <w:tcW w:w="4503" w:type="dxa"/>
            <w:shd w:val="clear" w:color="auto" w:fill="E0E0E0"/>
            <w:vAlign w:val="bottom"/>
          </w:tcPr>
          <w:p w14:paraId="70139A1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3B0B67A1"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r w:rsidR="00CB4BEB" w:rsidRPr="0051728E" w14:paraId="3B396E93" w14:textId="77777777" w:rsidTr="003C0924">
        <w:trPr>
          <w:trHeight w:hRule="exact" w:val="255"/>
        </w:trPr>
        <w:tc>
          <w:tcPr>
            <w:tcW w:w="4503" w:type="dxa"/>
            <w:shd w:val="clear" w:color="auto" w:fill="E0E0E0"/>
            <w:vAlign w:val="bottom"/>
          </w:tcPr>
          <w:p w14:paraId="15FC09A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010BC2B6" w14:textId="77777777" w:rsidR="00CB4BEB" w:rsidRPr="00024C60" w:rsidRDefault="00CB4BEB" w:rsidP="003C0924">
            <w:pPr>
              <w:rPr>
                <w:rFonts w:ascii="Trebuchet MS" w:hAnsi="Trebuchet MS" w:cs="Trebuchet MS"/>
                <w:sz w:val="18"/>
                <w:szCs w:val="18"/>
              </w:rPr>
            </w:pPr>
          </w:p>
        </w:tc>
      </w:tr>
      <w:tr w:rsidR="00CB4BEB" w:rsidRPr="0051728E" w14:paraId="6BA20C32" w14:textId="77777777" w:rsidTr="003C0924">
        <w:trPr>
          <w:trHeight w:hRule="exact" w:val="255"/>
        </w:trPr>
        <w:tc>
          <w:tcPr>
            <w:tcW w:w="4503" w:type="dxa"/>
            <w:shd w:val="clear" w:color="auto" w:fill="E0E0E0"/>
            <w:vAlign w:val="bottom"/>
          </w:tcPr>
          <w:p w14:paraId="2553C88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lastRenderedPageBreak/>
              <w:t>Geometrisk konsistens mellem objekter</w:t>
            </w:r>
          </w:p>
        </w:tc>
        <w:tc>
          <w:tcPr>
            <w:tcW w:w="9072" w:type="dxa"/>
            <w:shd w:val="clear" w:color="auto" w:fill="FFFFFF"/>
            <w:vAlign w:val="bottom"/>
          </w:tcPr>
          <w:p w14:paraId="1A41DC0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Snap mellem fladerne, så der ikke forekommer huller eller overlap.</w:t>
            </w:r>
          </w:p>
        </w:tc>
      </w:tr>
      <w:tr w:rsidR="00CB4BEB" w:rsidRPr="0051728E" w14:paraId="10081F12" w14:textId="77777777" w:rsidTr="003C0924">
        <w:trPr>
          <w:trHeight w:hRule="exact" w:val="510"/>
        </w:trPr>
        <w:tc>
          <w:tcPr>
            <w:tcW w:w="4503" w:type="dxa"/>
            <w:shd w:val="clear" w:color="auto" w:fill="E0E0E0"/>
            <w:vAlign w:val="center"/>
          </w:tcPr>
          <w:p w14:paraId="42BAC15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1198051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Matrikellodder/jordstykker eller </w:t>
            </w:r>
            <w:proofErr w:type="spellStart"/>
            <w:r>
              <w:rPr>
                <w:rFonts w:ascii="Trebuchet MS" w:hAnsi="Trebuchet MS" w:cs="Trebuchet MS"/>
                <w:sz w:val="18"/>
                <w:szCs w:val="18"/>
              </w:rPr>
              <w:t>vejmidter</w:t>
            </w:r>
            <w:proofErr w:type="spellEnd"/>
            <w:r>
              <w:rPr>
                <w:rFonts w:ascii="Trebuchet MS" w:hAnsi="Trebuchet MS" w:cs="Trebuchet MS"/>
                <w:sz w:val="18"/>
                <w:szCs w:val="18"/>
              </w:rPr>
              <w:t xml:space="preserve"> samt evt. andre distrikter fra FKG. Særligt affaldsdistriktsgrænser er relevante her.</w:t>
            </w:r>
          </w:p>
        </w:tc>
      </w:tr>
    </w:tbl>
    <w:p w14:paraId="04E2517B" w14:textId="77777777" w:rsidR="00DF11C9" w:rsidRDefault="00DF11C9" w:rsidP="00DF11C9">
      <w:bookmarkStart w:id="1350" w:name="_Toc63351455"/>
      <w:bookmarkStart w:id="1351" w:name="_Toc292713346"/>
      <w:bookmarkStart w:id="1352" w:name="_Toc292865427"/>
    </w:p>
    <w:p w14:paraId="4A9DAFE1" w14:textId="3C6835BC" w:rsidR="00CB4BEB" w:rsidRDefault="00CB4BEB" w:rsidP="00CB4BEB">
      <w:pPr>
        <w:pStyle w:val="Overskrift2"/>
        <w:rPr>
          <w:kern w:val="32"/>
        </w:rPr>
      </w:pPr>
      <w:bookmarkStart w:id="1353" w:name="_Toc122436108"/>
      <w:r>
        <w:rPr>
          <w:kern w:val="32"/>
        </w:rPr>
        <w:t>5.6.7</w:t>
      </w:r>
      <w:r w:rsidRPr="00066C65">
        <w:rPr>
          <w:kern w:val="32"/>
        </w:rPr>
        <w:t xml:space="preserve"> </w:t>
      </w:r>
      <w:r>
        <w:rPr>
          <w:kern w:val="32"/>
        </w:rPr>
        <w:t>Spildevandsplanpunkter</w:t>
      </w:r>
      <w:r w:rsidRPr="00066C65">
        <w:rPr>
          <w:kern w:val="32"/>
        </w:rPr>
        <w:t xml:space="preserve"> (5</w:t>
      </w:r>
      <w:r>
        <w:rPr>
          <w:kern w:val="32"/>
        </w:rPr>
        <w:t>5</w:t>
      </w:r>
      <w:r w:rsidRPr="00066C65">
        <w:rPr>
          <w:kern w:val="32"/>
        </w:rPr>
        <w:t>0</w:t>
      </w:r>
      <w:r>
        <w:rPr>
          <w:kern w:val="32"/>
        </w:rPr>
        <w:t>6)</w:t>
      </w:r>
      <w:bookmarkEnd w:id="1350"/>
      <w:bookmarkEnd w:id="1353"/>
    </w:p>
    <w:tbl>
      <w:tblPr>
        <w:tblW w:w="13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96"/>
        <w:gridCol w:w="1276"/>
        <w:gridCol w:w="3260"/>
        <w:gridCol w:w="1134"/>
        <w:gridCol w:w="1418"/>
        <w:gridCol w:w="1701"/>
        <w:gridCol w:w="3090"/>
        <w:gridCol w:w="28"/>
      </w:tblGrid>
      <w:tr w:rsidR="00CB4BEB" w:rsidRPr="0051728E" w14:paraId="46F2D8E2" w14:textId="77777777" w:rsidTr="003C0924">
        <w:tc>
          <w:tcPr>
            <w:tcW w:w="1696" w:type="dxa"/>
            <w:tcBorders>
              <w:bottom w:val="single" w:sz="4" w:space="0" w:color="auto"/>
            </w:tcBorders>
            <w:shd w:val="clear" w:color="auto" w:fill="D9D9D9"/>
            <w:vAlign w:val="center"/>
          </w:tcPr>
          <w:p w14:paraId="1E7133CA" w14:textId="77777777" w:rsidR="00CB4BEB" w:rsidRPr="003A2743" w:rsidRDefault="00CB4BEB" w:rsidP="003C0924">
            <w:pPr>
              <w:rPr>
                <w:rFonts w:ascii="Trebuchet MS" w:hAnsi="Trebuchet MS" w:cs="Trebuchet MS"/>
                <w:b/>
                <w:bCs/>
                <w:sz w:val="18"/>
                <w:szCs w:val="18"/>
              </w:rPr>
            </w:pPr>
            <w:r w:rsidRPr="003A2743">
              <w:rPr>
                <w:rFonts w:ascii="Trebuchet MS" w:hAnsi="Trebuchet MS" w:cs="Trebuchet MS"/>
                <w:b/>
                <w:bCs/>
                <w:sz w:val="18"/>
                <w:szCs w:val="18"/>
              </w:rPr>
              <w:t>Feltnavn</w:t>
            </w:r>
          </w:p>
        </w:tc>
        <w:tc>
          <w:tcPr>
            <w:tcW w:w="1276" w:type="dxa"/>
            <w:tcBorders>
              <w:bottom w:val="single" w:sz="4" w:space="0" w:color="auto"/>
            </w:tcBorders>
            <w:shd w:val="clear" w:color="auto" w:fill="D9D9D9"/>
            <w:vAlign w:val="center"/>
          </w:tcPr>
          <w:p w14:paraId="77DC992E" w14:textId="77777777" w:rsidR="00CB4BEB" w:rsidRPr="003A2743" w:rsidRDefault="00CB4BEB" w:rsidP="003C0924">
            <w:pPr>
              <w:rPr>
                <w:rFonts w:ascii="Trebuchet MS" w:hAnsi="Trebuchet MS" w:cs="Trebuchet MS"/>
                <w:b/>
                <w:bCs/>
                <w:sz w:val="18"/>
                <w:szCs w:val="18"/>
              </w:rPr>
            </w:pPr>
            <w:r w:rsidRPr="003A2743">
              <w:rPr>
                <w:rFonts w:ascii="Trebuchet MS" w:hAnsi="Trebuchet MS" w:cs="Trebuchet MS"/>
                <w:b/>
                <w:bCs/>
                <w:sz w:val="18"/>
                <w:szCs w:val="18"/>
              </w:rPr>
              <w:t>Feltnavn</w:t>
            </w:r>
            <w:r>
              <w:rPr>
                <w:rFonts w:ascii="Trebuchet MS" w:hAnsi="Trebuchet MS" w:cs="Trebuchet MS"/>
                <w:b/>
                <w:bCs/>
                <w:sz w:val="18"/>
                <w:szCs w:val="18"/>
              </w:rPr>
              <w:t>10</w:t>
            </w:r>
          </w:p>
        </w:tc>
        <w:tc>
          <w:tcPr>
            <w:tcW w:w="3260" w:type="dxa"/>
            <w:tcBorders>
              <w:bottom w:val="single" w:sz="4" w:space="0" w:color="auto"/>
            </w:tcBorders>
            <w:shd w:val="clear" w:color="auto" w:fill="D9D9D9"/>
            <w:vAlign w:val="center"/>
          </w:tcPr>
          <w:p w14:paraId="64ED80E1" w14:textId="77777777" w:rsidR="00CB4BEB" w:rsidRPr="003A2743" w:rsidRDefault="00CB4BEB" w:rsidP="003C0924">
            <w:pPr>
              <w:rPr>
                <w:rFonts w:ascii="Trebuchet MS" w:hAnsi="Trebuchet MS" w:cs="Trebuchet MS"/>
                <w:bCs/>
                <w:sz w:val="18"/>
                <w:szCs w:val="18"/>
              </w:rPr>
            </w:pPr>
            <w:r w:rsidRPr="003A2743">
              <w:rPr>
                <w:rFonts w:ascii="Trebuchet MS" w:hAnsi="Trebuchet MS" w:cs="Trebuchet MS"/>
                <w:b/>
                <w:bCs/>
                <w:sz w:val="18"/>
                <w:szCs w:val="18"/>
              </w:rPr>
              <w:t>Formål</w:t>
            </w:r>
          </w:p>
        </w:tc>
        <w:tc>
          <w:tcPr>
            <w:tcW w:w="1134" w:type="dxa"/>
            <w:tcBorders>
              <w:bottom w:val="single" w:sz="4" w:space="0" w:color="auto"/>
            </w:tcBorders>
            <w:shd w:val="clear" w:color="auto" w:fill="D9D9D9"/>
            <w:vAlign w:val="center"/>
          </w:tcPr>
          <w:p w14:paraId="06762BA8" w14:textId="77777777" w:rsidR="00CB4BEB" w:rsidRPr="003A2743" w:rsidRDefault="00CB4BEB" w:rsidP="003C0924">
            <w:pPr>
              <w:rPr>
                <w:rFonts w:ascii="Trebuchet MS" w:hAnsi="Trebuchet MS" w:cs="Trebuchet MS"/>
                <w:bCs/>
                <w:sz w:val="18"/>
                <w:szCs w:val="18"/>
              </w:rPr>
            </w:pPr>
            <w:r w:rsidRPr="003A2743">
              <w:rPr>
                <w:rFonts w:ascii="Trebuchet MS" w:hAnsi="Trebuchet MS" w:cs="Trebuchet MS"/>
                <w:b/>
                <w:bCs/>
                <w:sz w:val="18"/>
                <w:szCs w:val="18"/>
              </w:rPr>
              <w:t>Datatype</w:t>
            </w:r>
          </w:p>
        </w:tc>
        <w:tc>
          <w:tcPr>
            <w:tcW w:w="1418" w:type="dxa"/>
            <w:tcBorders>
              <w:bottom w:val="single" w:sz="4" w:space="0" w:color="auto"/>
            </w:tcBorders>
            <w:shd w:val="clear" w:color="auto" w:fill="D9D9D9"/>
            <w:vAlign w:val="center"/>
          </w:tcPr>
          <w:p w14:paraId="7E757F6E" w14:textId="77777777" w:rsidR="00CB4BEB" w:rsidRPr="003A2743" w:rsidRDefault="00CB4BEB" w:rsidP="003C0924">
            <w:pPr>
              <w:rPr>
                <w:rFonts w:ascii="Trebuchet MS" w:hAnsi="Trebuchet MS" w:cs="Trebuchet MS"/>
                <w:bCs/>
                <w:sz w:val="18"/>
                <w:szCs w:val="18"/>
              </w:rPr>
            </w:pPr>
            <w:r w:rsidRPr="003A2743">
              <w:rPr>
                <w:rFonts w:ascii="Trebuchet MS" w:hAnsi="Trebuchet MS" w:cs="Trebuchet MS"/>
                <w:b/>
                <w:bCs/>
                <w:sz w:val="18"/>
                <w:szCs w:val="18"/>
              </w:rPr>
              <w:t>Værdiområde</w:t>
            </w:r>
          </w:p>
        </w:tc>
        <w:tc>
          <w:tcPr>
            <w:tcW w:w="1701" w:type="dxa"/>
            <w:tcBorders>
              <w:bottom w:val="single" w:sz="4" w:space="0" w:color="auto"/>
            </w:tcBorders>
            <w:shd w:val="clear" w:color="auto" w:fill="D9D9D9"/>
            <w:vAlign w:val="center"/>
          </w:tcPr>
          <w:p w14:paraId="7CA69006" w14:textId="77777777" w:rsidR="00CB4BEB" w:rsidRPr="003A2743" w:rsidRDefault="00CB4BEB" w:rsidP="003C0924">
            <w:pPr>
              <w:autoSpaceDE w:val="0"/>
              <w:autoSpaceDN w:val="0"/>
              <w:adjustRightInd w:val="0"/>
              <w:rPr>
                <w:rFonts w:ascii="Trebuchet MS" w:hAnsi="Trebuchet MS" w:cs="Trebuchet MS"/>
                <w:bCs/>
                <w:sz w:val="18"/>
                <w:szCs w:val="18"/>
              </w:rPr>
            </w:pPr>
            <w:proofErr w:type="gramStart"/>
            <w:r w:rsidRPr="003A2743">
              <w:rPr>
                <w:rFonts w:ascii="Trebuchet MS" w:hAnsi="Trebuchet MS" w:cs="Trebuchet MS"/>
                <w:b/>
                <w:bCs/>
                <w:sz w:val="18"/>
                <w:szCs w:val="18"/>
              </w:rPr>
              <w:t xml:space="preserve">Obligatorisk </w:t>
            </w:r>
            <w:r>
              <w:rPr>
                <w:rFonts w:ascii="Trebuchet MS" w:hAnsi="Trebuchet MS" w:cs="Trebuchet MS"/>
                <w:b/>
                <w:bCs/>
                <w:sz w:val="18"/>
                <w:szCs w:val="18"/>
              </w:rPr>
              <w:t xml:space="preserve"> </w:t>
            </w:r>
            <w:r w:rsidRPr="003A2743">
              <w:rPr>
                <w:rFonts w:ascii="Trebuchet MS" w:hAnsi="Trebuchet MS" w:cs="Trebuchet MS"/>
                <w:b/>
                <w:bCs/>
                <w:sz w:val="18"/>
                <w:szCs w:val="18"/>
              </w:rPr>
              <w:t>/</w:t>
            </w:r>
            <w:proofErr w:type="gramEnd"/>
            <w:r w:rsidRPr="003A2743">
              <w:rPr>
                <w:rFonts w:ascii="Trebuchet MS" w:hAnsi="Trebuchet MS" w:cs="Trebuchet MS"/>
                <w:b/>
                <w:bCs/>
                <w:sz w:val="18"/>
                <w:szCs w:val="18"/>
              </w:rPr>
              <w:t>frit</w:t>
            </w:r>
          </w:p>
        </w:tc>
        <w:tc>
          <w:tcPr>
            <w:tcW w:w="3118" w:type="dxa"/>
            <w:gridSpan w:val="2"/>
            <w:shd w:val="clear" w:color="auto" w:fill="D9D9D9"/>
            <w:vAlign w:val="center"/>
          </w:tcPr>
          <w:p w14:paraId="1CF03A22" w14:textId="77777777" w:rsidR="00CB4BEB" w:rsidRPr="003A2743" w:rsidRDefault="00CB4BEB" w:rsidP="003C0924">
            <w:pPr>
              <w:rPr>
                <w:rFonts w:ascii="Trebuchet MS" w:hAnsi="Trebuchet MS" w:cs="Trebuchet MS"/>
                <w:bCs/>
                <w:sz w:val="18"/>
                <w:szCs w:val="18"/>
              </w:rPr>
            </w:pPr>
            <w:r w:rsidRPr="003A2743">
              <w:rPr>
                <w:rFonts w:ascii="Trebuchet MS" w:hAnsi="Trebuchet MS" w:cs="Trebuchet MS"/>
                <w:b/>
                <w:bCs/>
                <w:sz w:val="18"/>
                <w:szCs w:val="18"/>
              </w:rPr>
              <w:t>Eksempel</w:t>
            </w:r>
          </w:p>
        </w:tc>
      </w:tr>
      <w:tr w:rsidR="00CB4BEB" w:rsidRPr="00CE1917" w14:paraId="431A2B01"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D9D9D9"/>
            <w:vAlign w:val="bottom"/>
          </w:tcPr>
          <w:p w14:paraId="6D772838" w14:textId="77777777" w:rsidR="00CB4BEB" w:rsidRPr="003A2743" w:rsidRDefault="00CB4BEB" w:rsidP="003C0924">
            <w:pPr>
              <w:rPr>
                <w:rFonts w:ascii="Trebuchet MS" w:hAnsi="Trebuchet MS"/>
                <w:sz w:val="18"/>
                <w:szCs w:val="18"/>
              </w:rPr>
            </w:pPr>
            <w:proofErr w:type="spellStart"/>
            <w:r>
              <w:rPr>
                <w:rFonts w:ascii="Trebuchet MS" w:hAnsi="Trebuchet MS"/>
                <w:sz w:val="18"/>
                <w:szCs w:val="18"/>
              </w:rPr>
              <w:t>anlaeg_type_kode</w:t>
            </w:r>
            <w:proofErr w:type="spellEnd"/>
          </w:p>
        </w:tc>
        <w:tc>
          <w:tcPr>
            <w:tcW w:w="1276" w:type="dxa"/>
            <w:tcBorders>
              <w:top w:val="single" w:sz="4" w:space="0" w:color="auto"/>
              <w:left w:val="single" w:sz="4" w:space="0" w:color="auto"/>
              <w:bottom w:val="nil"/>
              <w:right w:val="single" w:sz="4" w:space="0" w:color="auto"/>
            </w:tcBorders>
            <w:shd w:val="clear" w:color="auto" w:fill="FFFFFF"/>
            <w:vAlign w:val="bottom"/>
          </w:tcPr>
          <w:p w14:paraId="0F4EEF8C" w14:textId="77777777" w:rsidR="00CB4BEB" w:rsidRDefault="00CB4BEB" w:rsidP="003C0924">
            <w:pPr>
              <w:rPr>
                <w:rFonts w:ascii="Trebuchet MS" w:hAnsi="Trebuchet MS"/>
                <w:sz w:val="18"/>
                <w:szCs w:val="18"/>
              </w:rPr>
            </w:pPr>
            <w:proofErr w:type="spellStart"/>
            <w:r>
              <w:rPr>
                <w:rFonts w:ascii="Trebuchet MS" w:hAnsi="Trebuchet MS"/>
                <w:sz w:val="18"/>
                <w:szCs w:val="18"/>
              </w:rPr>
              <w:t>anlaeg_ty_k</w:t>
            </w:r>
            <w:proofErr w:type="spellEnd"/>
          </w:p>
        </w:tc>
        <w:tc>
          <w:tcPr>
            <w:tcW w:w="3260" w:type="dxa"/>
            <w:tcBorders>
              <w:top w:val="single" w:sz="4" w:space="0" w:color="auto"/>
              <w:left w:val="single" w:sz="4" w:space="0" w:color="auto"/>
              <w:bottom w:val="nil"/>
              <w:right w:val="single" w:sz="4" w:space="0" w:color="auto"/>
            </w:tcBorders>
            <w:shd w:val="clear" w:color="auto" w:fill="FFFFFF"/>
            <w:vAlign w:val="bottom"/>
          </w:tcPr>
          <w:p w14:paraId="6248836E" w14:textId="77777777" w:rsidR="00CB4BEB" w:rsidRPr="003A2743" w:rsidRDefault="00CB4BEB" w:rsidP="003C0924">
            <w:pPr>
              <w:rPr>
                <w:rFonts w:ascii="Trebuchet MS" w:hAnsi="Trebuchet MS"/>
                <w:sz w:val="18"/>
                <w:szCs w:val="18"/>
              </w:rPr>
            </w:pPr>
            <w:r>
              <w:rPr>
                <w:rFonts w:ascii="Trebuchet MS" w:hAnsi="Trebuchet MS"/>
                <w:sz w:val="18"/>
                <w:szCs w:val="18"/>
              </w:rPr>
              <w:t>Kodetal for Spildevandsplanpunkter</w:t>
            </w:r>
          </w:p>
        </w:tc>
        <w:tc>
          <w:tcPr>
            <w:tcW w:w="1134" w:type="dxa"/>
            <w:tcBorders>
              <w:top w:val="single" w:sz="4" w:space="0" w:color="auto"/>
              <w:left w:val="single" w:sz="4" w:space="0" w:color="auto"/>
              <w:bottom w:val="nil"/>
              <w:right w:val="single" w:sz="4" w:space="0" w:color="auto"/>
            </w:tcBorders>
            <w:shd w:val="clear" w:color="auto" w:fill="FFFFFF"/>
            <w:vAlign w:val="bottom"/>
          </w:tcPr>
          <w:p w14:paraId="12E70E4C" w14:textId="77777777" w:rsidR="00CB4BEB" w:rsidRPr="003A2743" w:rsidRDefault="00CB4BEB" w:rsidP="003C0924">
            <w:pPr>
              <w:rPr>
                <w:rFonts w:ascii="Trebuchet MS" w:hAnsi="Trebuchet MS"/>
                <w:sz w:val="18"/>
                <w:szCs w:val="18"/>
              </w:rPr>
            </w:pPr>
            <w:r w:rsidRPr="003A2743">
              <w:rPr>
                <w:rFonts w:ascii="Trebuchet MS" w:hAnsi="Trebuchet MS"/>
                <w:sz w:val="18"/>
                <w:szCs w:val="18"/>
              </w:rPr>
              <w:t>Heltal</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451C2C56" w14:textId="77777777" w:rsidR="00CB4BEB" w:rsidRPr="003A2743" w:rsidRDefault="00CB4BEB" w:rsidP="003C0924">
            <w:pPr>
              <w:rPr>
                <w:rFonts w:ascii="Trebuchet MS" w:hAnsi="Trebuchet MS"/>
                <w:sz w:val="18"/>
                <w:szCs w:val="18"/>
              </w:rPr>
            </w:pPr>
            <w:r w:rsidRPr="003A2743">
              <w:rPr>
                <w:rFonts w:ascii="Trebuchet MS" w:hAnsi="Trebuchet MS"/>
                <w:sz w:val="18"/>
                <w:szCs w:val="18"/>
              </w:rPr>
              <w:t>1-</w:t>
            </w:r>
            <w:r w:rsidRPr="004D056C">
              <w:rPr>
                <w:rFonts w:ascii="Trebuchet MS" w:hAnsi="Trebuchet MS"/>
                <w:sz w:val="18"/>
                <w:szCs w:val="18"/>
              </w:rPr>
              <w:t>8</w:t>
            </w:r>
          </w:p>
        </w:tc>
        <w:tc>
          <w:tcPr>
            <w:tcW w:w="1701" w:type="dxa"/>
            <w:tcBorders>
              <w:top w:val="single" w:sz="4" w:space="0" w:color="auto"/>
              <w:left w:val="single" w:sz="4" w:space="0" w:color="auto"/>
              <w:bottom w:val="nil"/>
              <w:right w:val="single" w:sz="4" w:space="0" w:color="auto"/>
            </w:tcBorders>
            <w:shd w:val="clear" w:color="auto" w:fill="FFFFFF"/>
            <w:vAlign w:val="bottom"/>
          </w:tcPr>
          <w:p w14:paraId="64DDB7F5" w14:textId="77777777" w:rsidR="00CB4BEB" w:rsidRPr="003A2743" w:rsidRDefault="00CB4BEB" w:rsidP="003C0924">
            <w:pPr>
              <w:rPr>
                <w:rFonts w:ascii="Trebuchet MS" w:hAnsi="Trebuchet MS" w:cs="Trebuchet MS"/>
                <w:sz w:val="18"/>
                <w:szCs w:val="18"/>
              </w:rPr>
            </w:pPr>
            <w:r>
              <w:rPr>
                <w:rFonts w:ascii="Trebuchet MS" w:hAnsi="Trebuchet MS" w:cs="Trebuchet MS"/>
                <w:sz w:val="18"/>
                <w:szCs w:val="18"/>
              </w:rPr>
              <w:t>O</w:t>
            </w:r>
          </w:p>
        </w:tc>
        <w:tc>
          <w:tcPr>
            <w:tcW w:w="3118" w:type="dxa"/>
            <w:gridSpan w:val="2"/>
            <w:tcBorders>
              <w:top w:val="single" w:sz="4" w:space="0" w:color="auto"/>
              <w:left w:val="single" w:sz="4" w:space="0" w:color="auto"/>
              <w:bottom w:val="nil"/>
              <w:right w:val="single" w:sz="4" w:space="0" w:color="auto"/>
            </w:tcBorders>
            <w:shd w:val="clear" w:color="auto" w:fill="FFFFFF"/>
            <w:vAlign w:val="bottom"/>
          </w:tcPr>
          <w:p w14:paraId="28E70E3E" w14:textId="77777777" w:rsidR="00CB4BEB" w:rsidRPr="003A2743" w:rsidRDefault="00CB4BEB" w:rsidP="003C0924">
            <w:pPr>
              <w:rPr>
                <w:rFonts w:ascii="Trebuchet MS" w:hAnsi="Trebuchet MS" w:cs="Trebuchet MS"/>
                <w:sz w:val="18"/>
                <w:szCs w:val="18"/>
              </w:rPr>
            </w:pPr>
            <w:r>
              <w:rPr>
                <w:rFonts w:ascii="Trebuchet MS" w:hAnsi="Trebuchet MS" w:cs="Trebuchet MS"/>
                <w:sz w:val="18"/>
                <w:szCs w:val="18"/>
              </w:rPr>
              <w:t>3</w:t>
            </w:r>
          </w:p>
        </w:tc>
      </w:tr>
      <w:tr w:rsidR="00CB4BEB" w:rsidRPr="00CE1917" w14:paraId="57A613EE"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9CCFF"/>
            <w:vAlign w:val="bottom"/>
          </w:tcPr>
          <w:p w14:paraId="5DF08DF8" w14:textId="77777777" w:rsidR="00CB4BEB" w:rsidRPr="00594F04" w:rsidRDefault="00CB4BEB" w:rsidP="003C0924">
            <w:pPr>
              <w:rPr>
                <w:rFonts w:ascii="Trebuchet MS" w:hAnsi="Trebuchet MS"/>
                <w:sz w:val="18"/>
                <w:szCs w:val="18"/>
              </w:rPr>
            </w:pPr>
            <w:proofErr w:type="spellStart"/>
            <w:r w:rsidRPr="00594F04">
              <w:rPr>
                <w:rFonts w:ascii="Trebuchet MS" w:hAnsi="Trebuchet MS"/>
                <w:sz w:val="18"/>
                <w:szCs w:val="18"/>
              </w:rPr>
              <w:t>anlaeg_type</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99CCFF"/>
            <w:vAlign w:val="bottom"/>
          </w:tcPr>
          <w:p w14:paraId="70833D4E" w14:textId="77777777" w:rsidR="00CB4BEB" w:rsidRPr="00594F04" w:rsidRDefault="00CB4BEB" w:rsidP="003C0924">
            <w:pPr>
              <w:rPr>
                <w:rFonts w:ascii="Trebuchet MS" w:hAnsi="Trebuchet MS"/>
                <w:sz w:val="18"/>
                <w:szCs w:val="18"/>
              </w:rPr>
            </w:pPr>
            <w:proofErr w:type="spellStart"/>
            <w:r>
              <w:rPr>
                <w:rFonts w:ascii="Trebuchet MS" w:hAnsi="Trebuchet MS"/>
                <w:sz w:val="18"/>
                <w:szCs w:val="18"/>
              </w:rPr>
              <w:t>anlaeg_ty</w:t>
            </w:r>
            <w:proofErr w:type="spellEnd"/>
          </w:p>
        </w:tc>
        <w:tc>
          <w:tcPr>
            <w:tcW w:w="3260" w:type="dxa"/>
            <w:tcBorders>
              <w:top w:val="single" w:sz="4" w:space="0" w:color="auto"/>
              <w:left w:val="single" w:sz="4" w:space="0" w:color="auto"/>
              <w:bottom w:val="single" w:sz="4" w:space="0" w:color="auto"/>
              <w:right w:val="single" w:sz="4" w:space="0" w:color="auto"/>
            </w:tcBorders>
            <w:shd w:val="clear" w:color="auto" w:fill="99CCFF"/>
            <w:vAlign w:val="bottom"/>
          </w:tcPr>
          <w:p w14:paraId="75D3CDD9"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Spildevandsplanpunkter</w:t>
            </w:r>
          </w:p>
        </w:tc>
        <w:tc>
          <w:tcPr>
            <w:tcW w:w="1134" w:type="dxa"/>
            <w:tcBorders>
              <w:top w:val="single" w:sz="4" w:space="0" w:color="auto"/>
              <w:left w:val="single" w:sz="4" w:space="0" w:color="auto"/>
              <w:bottom w:val="single" w:sz="4" w:space="0" w:color="auto"/>
              <w:right w:val="single" w:sz="4" w:space="0" w:color="auto"/>
            </w:tcBorders>
            <w:shd w:val="clear" w:color="auto" w:fill="99CCFF"/>
            <w:vAlign w:val="bottom"/>
          </w:tcPr>
          <w:p w14:paraId="598CE90E"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99CCFF"/>
            <w:vAlign w:val="bottom"/>
          </w:tcPr>
          <w:p w14:paraId="0DD5953B"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0-25 tegn</w:t>
            </w:r>
          </w:p>
        </w:tc>
        <w:tc>
          <w:tcPr>
            <w:tcW w:w="1701" w:type="dxa"/>
            <w:tcBorders>
              <w:top w:val="single" w:sz="4" w:space="0" w:color="auto"/>
              <w:left w:val="single" w:sz="4" w:space="0" w:color="auto"/>
              <w:bottom w:val="single" w:sz="4" w:space="0" w:color="auto"/>
              <w:right w:val="single" w:sz="4" w:space="0" w:color="auto"/>
            </w:tcBorders>
            <w:shd w:val="clear" w:color="auto" w:fill="99CCFF"/>
            <w:vAlign w:val="bottom"/>
          </w:tcPr>
          <w:p w14:paraId="55CAB56D"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S</w:t>
            </w:r>
          </w:p>
        </w:tc>
        <w:tc>
          <w:tcPr>
            <w:tcW w:w="3118"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5C9EEAE4" w14:textId="77777777" w:rsidR="00CB4BEB" w:rsidRPr="00594F04" w:rsidRDefault="00CB4BEB" w:rsidP="003C0924">
            <w:pPr>
              <w:rPr>
                <w:rFonts w:ascii="Trebuchet MS" w:hAnsi="Trebuchet MS" w:cs="Trebuchet MS"/>
                <w:sz w:val="18"/>
                <w:szCs w:val="18"/>
              </w:rPr>
            </w:pPr>
            <w:r w:rsidRPr="00594F04">
              <w:rPr>
                <w:rFonts w:ascii="Trebuchet MS" w:hAnsi="Trebuchet MS"/>
                <w:sz w:val="18"/>
                <w:szCs w:val="18"/>
              </w:rPr>
              <w:t>Sparrebassin</w:t>
            </w:r>
          </w:p>
        </w:tc>
      </w:tr>
      <w:tr w:rsidR="00CB4BEB" w:rsidRPr="00B41FD5" w14:paraId="43A3759E"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7DDBA"/>
            <w:vAlign w:val="bottom"/>
          </w:tcPr>
          <w:p w14:paraId="195768E8" w14:textId="77777777" w:rsidR="00CB4BEB" w:rsidRPr="00594F04" w:rsidRDefault="00CB4BEB" w:rsidP="003C0924">
            <w:pPr>
              <w:rPr>
                <w:rFonts w:ascii="Trebuchet MS" w:hAnsi="Trebuchet MS"/>
                <w:sz w:val="18"/>
                <w:szCs w:val="18"/>
              </w:rPr>
            </w:pPr>
            <w:proofErr w:type="spellStart"/>
            <w:r w:rsidRPr="00594F04">
              <w:rPr>
                <w:rFonts w:ascii="Trebuchet MS" w:hAnsi="Trebuchet MS"/>
                <w:sz w:val="18"/>
                <w:szCs w:val="18"/>
              </w:rPr>
              <w:t>planstatus_kode</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49603EC8" w14:textId="77777777" w:rsidR="00CB4BEB" w:rsidRPr="00594F04" w:rsidRDefault="00CB4BEB" w:rsidP="003C0924">
            <w:pPr>
              <w:rPr>
                <w:rFonts w:ascii="Trebuchet MS" w:hAnsi="Trebuchet MS" w:cs="Trebuchet MS"/>
                <w:sz w:val="18"/>
                <w:szCs w:val="18"/>
              </w:rPr>
            </w:pPr>
          </w:p>
        </w:tc>
        <w:tc>
          <w:tcPr>
            <w:tcW w:w="10631" w:type="dxa"/>
            <w:gridSpan w:val="6"/>
            <w:tcBorders>
              <w:top w:val="single" w:sz="4" w:space="0" w:color="auto"/>
              <w:left w:val="single" w:sz="4" w:space="0" w:color="auto"/>
              <w:bottom w:val="single" w:sz="4" w:space="0" w:color="auto"/>
              <w:right w:val="single" w:sz="4" w:space="0" w:color="auto"/>
            </w:tcBorders>
            <w:shd w:val="clear" w:color="auto" w:fill="97DDBA"/>
          </w:tcPr>
          <w:p w14:paraId="0C5568D5" w14:textId="77777777" w:rsidR="00CB4BEB" w:rsidRPr="00594F04" w:rsidRDefault="00CB4BEB" w:rsidP="003C0924">
            <w:pPr>
              <w:rPr>
                <w:rFonts w:ascii="Trebuchet MS" w:hAnsi="Trebuchet MS"/>
                <w:sz w:val="18"/>
                <w:szCs w:val="18"/>
              </w:rPr>
            </w:pPr>
            <w:r w:rsidRPr="00594F04">
              <w:rPr>
                <w:rFonts w:ascii="Trebuchet MS" w:hAnsi="Trebuchet MS" w:cs="Trebuchet MS"/>
                <w:sz w:val="18"/>
                <w:szCs w:val="18"/>
              </w:rPr>
              <w:t>Felt defineret under: 4.1 Standardiserede felter til de temaspecifikke datamodeller</w:t>
            </w:r>
          </w:p>
        </w:tc>
      </w:tr>
      <w:tr w:rsidR="00CB4BEB" w:rsidRPr="00B41FD5" w14:paraId="01C8E001"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7DDBA"/>
            <w:vAlign w:val="bottom"/>
          </w:tcPr>
          <w:p w14:paraId="70E3F7C0"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planstatus</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74A47A48" w14:textId="77777777" w:rsidR="00CB4BEB" w:rsidRPr="00594F04" w:rsidRDefault="00CB4BEB" w:rsidP="003C0924">
            <w:pPr>
              <w:rPr>
                <w:rFonts w:ascii="Trebuchet MS" w:hAnsi="Trebuchet MS" w:cs="Trebuchet MS"/>
                <w:sz w:val="18"/>
                <w:szCs w:val="18"/>
              </w:rPr>
            </w:pPr>
          </w:p>
        </w:tc>
        <w:tc>
          <w:tcPr>
            <w:tcW w:w="10631" w:type="dxa"/>
            <w:gridSpan w:val="6"/>
            <w:tcBorders>
              <w:top w:val="single" w:sz="4" w:space="0" w:color="auto"/>
              <w:left w:val="single" w:sz="4" w:space="0" w:color="auto"/>
              <w:bottom w:val="single" w:sz="4" w:space="0" w:color="auto"/>
              <w:right w:val="single" w:sz="4" w:space="0" w:color="auto"/>
            </w:tcBorders>
            <w:shd w:val="clear" w:color="auto" w:fill="97DDBA"/>
          </w:tcPr>
          <w:p w14:paraId="64F40DF8" w14:textId="77777777" w:rsidR="00CB4BEB" w:rsidRPr="00594F04" w:rsidRDefault="00CB4BEB" w:rsidP="003C0924">
            <w:pPr>
              <w:rPr>
                <w:rFonts w:ascii="Trebuchet MS" w:hAnsi="Trebuchet MS"/>
                <w:sz w:val="18"/>
                <w:szCs w:val="18"/>
              </w:rPr>
            </w:pPr>
            <w:r w:rsidRPr="00594F04">
              <w:rPr>
                <w:rFonts w:ascii="Trebuchet MS" w:hAnsi="Trebuchet MS" w:cs="Trebuchet MS"/>
                <w:sz w:val="18"/>
                <w:szCs w:val="18"/>
              </w:rPr>
              <w:t>Felt defineret under: 4.1 Standardiserede felter til de temaspecifikke datamodeller</w:t>
            </w:r>
          </w:p>
        </w:tc>
      </w:tr>
      <w:tr w:rsidR="00CB4BEB" w:rsidRPr="00CE1917" w14:paraId="7816E7CE"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7DDBA"/>
            <w:vAlign w:val="bottom"/>
          </w:tcPr>
          <w:p w14:paraId="124631FA"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link</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29F7EC5C" w14:textId="77777777" w:rsidR="00CB4BEB" w:rsidRPr="00594F04" w:rsidRDefault="00CB4BEB" w:rsidP="003C0924">
            <w:pPr>
              <w:rPr>
                <w:rFonts w:ascii="Trebuchet MS" w:hAnsi="Trebuchet MS" w:cs="Trebuchet MS"/>
                <w:sz w:val="18"/>
                <w:szCs w:val="18"/>
              </w:rPr>
            </w:pPr>
          </w:p>
        </w:tc>
        <w:tc>
          <w:tcPr>
            <w:tcW w:w="10631"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27335A2B"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Felt defineret under: 4.1 Standardiserede felter til de temaspecifikke datamodeller</w:t>
            </w:r>
          </w:p>
        </w:tc>
      </w:tr>
      <w:tr w:rsidR="00CB4BEB" w:rsidRPr="0051728E" w14:paraId="048E2233" w14:textId="77777777" w:rsidTr="003C0924">
        <w:trPr>
          <w:gridAfter w:val="1"/>
          <w:wAfter w:w="28" w:type="dxa"/>
          <w:trHeight w:hRule="exact" w:val="255"/>
        </w:trPr>
        <w:tc>
          <w:tcPr>
            <w:tcW w:w="13575" w:type="dxa"/>
            <w:gridSpan w:val="7"/>
            <w:tcBorders>
              <w:top w:val="single" w:sz="4" w:space="0" w:color="auto"/>
              <w:left w:val="nil"/>
              <w:bottom w:val="nil"/>
              <w:right w:val="nil"/>
            </w:tcBorders>
            <w:shd w:val="clear" w:color="auto" w:fill="99CCFF"/>
            <w:vAlign w:val="bottom"/>
          </w:tcPr>
          <w:p w14:paraId="21C7AEEB"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5786FE49" w14:textId="77777777" w:rsidTr="003C0924">
        <w:trPr>
          <w:gridAfter w:val="1"/>
          <w:wAfter w:w="28" w:type="dxa"/>
          <w:trHeight w:hRule="exact" w:val="255"/>
        </w:trPr>
        <w:tc>
          <w:tcPr>
            <w:tcW w:w="13575" w:type="dxa"/>
            <w:gridSpan w:val="7"/>
            <w:tcBorders>
              <w:top w:val="nil"/>
              <w:left w:val="nil"/>
              <w:bottom w:val="nil"/>
              <w:right w:val="nil"/>
            </w:tcBorders>
            <w:shd w:val="clear" w:color="auto" w:fill="97DDBA"/>
            <w:vAlign w:val="bottom"/>
          </w:tcPr>
          <w:p w14:paraId="5BC2B42D"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70D60B7C" w14:textId="77777777" w:rsidR="00CB4BEB" w:rsidRDefault="00CB4BEB" w:rsidP="00CB4BEB">
      <w:pPr>
        <w:pStyle w:val="Overskrift6"/>
      </w:pPr>
      <w:r>
        <w:t>5.6.7.1</w:t>
      </w:r>
      <w:r w:rsidRPr="00A32757">
        <w:t xml:space="preserve"> </w:t>
      </w:r>
      <w:r>
        <w:t>Metadata</w:t>
      </w:r>
      <w:r w:rsidRPr="00A72FD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3C99F017" w14:textId="77777777" w:rsidTr="003C0924">
        <w:trPr>
          <w:trHeight w:hRule="exact" w:val="255"/>
        </w:trPr>
        <w:tc>
          <w:tcPr>
            <w:tcW w:w="2235" w:type="dxa"/>
            <w:shd w:val="clear" w:color="auto" w:fill="D9D9D9"/>
            <w:vAlign w:val="bottom"/>
          </w:tcPr>
          <w:p w14:paraId="5E83938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78BE6E49"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42D6EB6" w14:textId="77777777" w:rsidTr="003C0924">
        <w:trPr>
          <w:trHeight w:hRule="exact" w:val="255"/>
        </w:trPr>
        <w:tc>
          <w:tcPr>
            <w:tcW w:w="2235" w:type="dxa"/>
            <w:shd w:val="clear" w:color="auto" w:fill="E0E0E0"/>
            <w:vAlign w:val="bottom"/>
          </w:tcPr>
          <w:p w14:paraId="789C68B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2369FD76"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Spildevandsplanpunkter</w:t>
            </w:r>
          </w:p>
        </w:tc>
      </w:tr>
      <w:tr w:rsidR="00CB4BEB" w:rsidRPr="0051728E" w14:paraId="0C285407" w14:textId="77777777" w:rsidTr="003C0924">
        <w:trPr>
          <w:trHeight w:hRule="exact" w:val="255"/>
        </w:trPr>
        <w:tc>
          <w:tcPr>
            <w:tcW w:w="2235" w:type="dxa"/>
            <w:shd w:val="clear" w:color="auto" w:fill="E0E0E0"/>
            <w:vAlign w:val="bottom"/>
          </w:tcPr>
          <w:p w14:paraId="4DFD039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7E7FE95B" w14:textId="77777777" w:rsidR="00CB4BEB" w:rsidRDefault="00CB4BEB" w:rsidP="003C0924">
            <w:pPr>
              <w:rPr>
                <w:rFonts w:ascii="Trebuchet MS" w:hAnsi="Trebuchet MS"/>
                <w:sz w:val="18"/>
                <w:szCs w:val="18"/>
              </w:rPr>
            </w:pPr>
            <w:r>
              <w:rPr>
                <w:rFonts w:ascii="Trebuchet MS" w:hAnsi="Trebuchet MS"/>
                <w:sz w:val="18"/>
                <w:szCs w:val="18"/>
              </w:rPr>
              <w:t>5506</w:t>
            </w:r>
          </w:p>
        </w:tc>
      </w:tr>
      <w:tr w:rsidR="00CB4BEB" w:rsidRPr="0051728E" w14:paraId="44712CBF" w14:textId="77777777" w:rsidTr="003C0924">
        <w:trPr>
          <w:trHeight w:hRule="exact" w:val="255"/>
        </w:trPr>
        <w:tc>
          <w:tcPr>
            <w:tcW w:w="2235" w:type="dxa"/>
            <w:shd w:val="clear" w:color="auto" w:fill="E0E0E0"/>
            <w:vAlign w:val="bottom"/>
          </w:tcPr>
          <w:p w14:paraId="022C4FB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78FAB14F" w14:textId="77777777" w:rsidR="00CB4BEB" w:rsidRPr="00F279E4" w:rsidRDefault="00CB4BEB" w:rsidP="003C0924">
            <w:pPr>
              <w:rPr>
                <w:rFonts w:ascii="Trebuchet MS" w:hAnsi="Trebuchet MS" w:cs="Trebuchet MS"/>
                <w:sz w:val="18"/>
                <w:szCs w:val="18"/>
              </w:rPr>
            </w:pPr>
            <w:r>
              <w:rPr>
                <w:rFonts w:ascii="Trebuchet MS" w:hAnsi="Trebuchet MS"/>
                <w:sz w:val="18"/>
                <w:szCs w:val="18"/>
              </w:rPr>
              <w:t>Punkter fra kommunens spildevandsplan der angiver renseanlæg, udløb, sparrebassiner m.v.</w:t>
            </w:r>
          </w:p>
        </w:tc>
      </w:tr>
      <w:tr w:rsidR="00CB4BEB" w:rsidRPr="0051728E" w14:paraId="3F725B79" w14:textId="77777777" w:rsidTr="003C0924">
        <w:trPr>
          <w:trHeight w:hRule="exact" w:val="255"/>
        </w:trPr>
        <w:tc>
          <w:tcPr>
            <w:tcW w:w="2235" w:type="dxa"/>
            <w:shd w:val="clear" w:color="auto" w:fill="E0E0E0"/>
            <w:vAlign w:val="bottom"/>
          </w:tcPr>
          <w:p w14:paraId="44CE6E5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3E6B8FA4"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 xml:space="preserve">Tekniske anlæg der er en del af spildevandsplanen. </w:t>
            </w:r>
            <w:r w:rsidRPr="003A52C1">
              <w:rPr>
                <w:rFonts w:ascii="Trebuchet MS" w:hAnsi="Trebuchet MS" w:cs="Trebuchet MS"/>
                <w:sz w:val="18"/>
                <w:szCs w:val="18"/>
              </w:rPr>
              <w:t>Temaet er tænkt til registrering af de objekter, der ikke er i PlanDK3</w:t>
            </w:r>
            <w:r>
              <w:rPr>
                <w:rFonts w:ascii="Trebuchet MS" w:hAnsi="Trebuchet MS" w:cs="Trebuchet MS"/>
                <w:sz w:val="18"/>
                <w:szCs w:val="18"/>
              </w:rPr>
              <w:t>.</w:t>
            </w:r>
          </w:p>
        </w:tc>
      </w:tr>
      <w:tr w:rsidR="00CB4BEB" w:rsidRPr="0051728E" w14:paraId="11410850" w14:textId="77777777" w:rsidTr="003C0924">
        <w:trPr>
          <w:trHeight w:hRule="exact" w:val="255"/>
        </w:trPr>
        <w:tc>
          <w:tcPr>
            <w:tcW w:w="2235" w:type="dxa"/>
            <w:shd w:val="clear" w:color="auto" w:fill="E0E0E0"/>
            <w:vAlign w:val="bottom"/>
          </w:tcPr>
          <w:p w14:paraId="212C0315"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307EF31A"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Vise de tekniske anlæg der hører til en spildevandsplan.</w:t>
            </w:r>
          </w:p>
        </w:tc>
      </w:tr>
      <w:tr w:rsidR="00CB4BEB" w:rsidRPr="0051728E" w14:paraId="6C92D880" w14:textId="77777777" w:rsidTr="003C0924">
        <w:trPr>
          <w:trHeight w:hRule="exact" w:val="255"/>
        </w:trPr>
        <w:tc>
          <w:tcPr>
            <w:tcW w:w="2235" w:type="dxa"/>
            <w:shd w:val="clear" w:color="auto" w:fill="E0E0E0"/>
            <w:vAlign w:val="bottom"/>
          </w:tcPr>
          <w:p w14:paraId="06E88CB4"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226A8C3E"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 xml:space="preserve">Administrative enheder, </w:t>
            </w:r>
            <w:r w:rsidRPr="0061541A">
              <w:rPr>
                <w:rFonts w:ascii="Trebuchet MS" w:hAnsi="Trebuchet MS" w:cs="Trebuchet MS"/>
                <w:bCs/>
                <w:sz w:val="18"/>
                <w:szCs w:val="18"/>
              </w:rPr>
              <w:t>Offentlig forsyningsvirksomhed og offentlige tjenesteydelser</w:t>
            </w:r>
            <w:r>
              <w:rPr>
                <w:rFonts w:ascii="Trebuchet MS" w:hAnsi="Trebuchet MS" w:cs="Trebuchet MS"/>
                <w:bCs/>
                <w:sz w:val="18"/>
                <w:szCs w:val="18"/>
              </w:rPr>
              <w:t>.</w:t>
            </w:r>
          </w:p>
        </w:tc>
      </w:tr>
      <w:tr w:rsidR="00CB4BEB" w:rsidRPr="0051728E" w14:paraId="1B6AF94A" w14:textId="77777777" w:rsidTr="003C0924">
        <w:trPr>
          <w:trHeight w:hRule="exact" w:val="255"/>
        </w:trPr>
        <w:tc>
          <w:tcPr>
            <w:tcW w:w="2235" w:type="dxa"/>
            <w:shd w:val="clear" w:color="auto" w:fill="E0E0E0"/>
            <w:vAlign w:val="bottom"/>
          </w:tcPr>
          <w:p w14:paraId="58888642" w14:textId="77777777" w:rsidR="00CB4BEB" w:rsidRPr="00492FFE" w:rsidRDefault="00CB4BEB" w:rsidP="003C0924">
            <w:pPr>
              <w:rPr>
                <w:rFonts w:ascii="Trebuchet MS" w:hAnsi="Trebuchet MS" w:cs="Trebuchet MS"/>
                <w:sz w:val="18"/>
                <w:szCs w:val="18"/>
              </w:rPr>
            </w:pPr>
            <w:proofErr w:type="spellStart"/>
            <w:r>
              <w:rPr>
                <w:rFonts w:ascii="Trebuchet MS" w:hAnsi="Trebuchet MS" w:cs="Trebuchet MS"/>
                <w:sz w:val="18"/>
                <w:szCs w:val="18"/>
              </w:rPr>
              <w:t>No</w:t>
            </w:r>
            <w:r w:rsidRPr="000B2E88">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roofErr w:type="spellEnd"/>
          </w:p>
        </w:tc>
        <w:tc>
          <w:tcPr>
            <w:tcW w:w="11340" w:type="dxa"/>
            <w:shd w:val="clear" w:color="auto" w:fill="FFFFFF"/>
            <w:vAlign w:val="bottom"/>
          </w:tcPr>
          <w:p w14:paraId="08937137"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sz w:val="18"/>
                <w:szCs w:val="18"/>
              </w:rPr>
              <w:t>Spildevand, Regnvand, Kloak</w:t>
            </w:r>
          </w:p>
        </w:tc>
      </w:tr>
      <w:tr w:rsidR="00CB4BEB" w:rsidRPr="0051728E" w14:paraId="48ECFDE5" w14:textId="77777777" w:rsidTr="003C0924">
        <w:trPr>
          <w:trHeight w:hRule="exact" w:val="255"/>
        </w:trPr>
        <w:tc>
          <w:tcPr>
            <w:tcW w:w="2235" w:type="dxa"/>
            <w:shd w:val="clear" w:color="auto" w:fill="E0E0E0"/>
            <w:vAlign w:val="bottom"/>
          </w:tcPr>
          <w:p w14:paraId="71EA491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44032D48"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0A362704" w14:textId="77777777" w:rsidTr="003C0924">
        <w:trPr>
          <w:trHeight w:hRule="exact" w:val="255"/>
        </w:trPr>
        <w:tc>
          <w:tcPr>
            <w:tcW w:w="2235" w:type="dxa"/>
            <w:shd w:val="clear" w:color="auto" w:fill="E0E0E0"/>
            <w:vAlign w:val="bottom"/>
          </w:tcPr>
          <w:p w14:paraId="46D512C2"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Lovgrundlag</w:t>
            </w:r>
          </w:p>
        </w:tc>
        <w:tc>
          <w:tcPr>
            <w:tcW w:w="11340" w:type="dxa"/>
            <w:shd w:val="clear" w:color="auto" w:fill="FFFFFF"/>
            <w:vAlign w:val="bottom"/>
          </w:tcPr>
          <w:p w14:paraId="773D6AC6" w14:textId="77777777" w:rsidR="00CB4BEB" w:rsidRPr="00A71758" w:rsidRDefault="00CB4BEB" w:rsidP="003C0924">
            <w:pPr>
              <w:rPr>
                <w:rFonts w:ascii="Trebuchet MS" w:hAnsi="Trebuchet MS"/>
                <w:sz w:val="18"/>
                <w:szCs w:val="18"/>
              </w:rPr>
            </w:pPr>
          </w:p>
        </w:tc>
      </w:tr>
      <w:tr w:rsidR="00CB4BEB" w:rsidRPr="00186E64" w14:paraId="41FAEF00" w14:textId="77777777" w:rsidTr="003C0924">
        <w:trPr>
          <w:trHeight w:hRule="exact" w:val="255"/>
        </w:trPr>
        <w:tc>
          <w:tcPr>
            <w:tcW w:w="2235" w:type="dxa"/>
            <w:shd w:val="clear" w:color="auto" w:fill="E0E0E0"/>
            <w:vAlign w:val="bottom"/>
          </w:tcPr>
          <w:p w14:paraId="5A838C4F" w14:textId="77777777" w:rsidR="00CB4BEB" w:rsidRPr="00C60C42" w:rsidRDefault="00CB4BEB" w:rsidP="003C0924">
            <w:pPr>
              <w:rPr>
                <w:rFonts w:ascii="Trebuchet MS" w:hAnsi="Trebuchet MS" w:cs="Trebuchet MS"/>
                <w:sz w:val="18"/>
                <w:szCs w:val="18"/>
              </w:rPr>
            </w:pPr>
            <w:proofErr w:type="spellStart"/>
            <w:r w:rsidRPr="00C60C42">
              <w:rPr>
                <w:rFonts w:ascii="Trebuchet MS" w:hAnsi="Trebuchet MS" w:cs="Trebuchet MS"/>
                <w:sz w:val="18"/>
                <w:szCs w:val="18"/>
              </w:rPr>
              <w:t>KLE_koder</w:t>
            </w:r>
            <w:proofErr w:type="spellEnd"/>
          </w:p>
        </w:tc>
        <w:tc>
          <w:tcPr>
            <w:tcW w:w="11340" w:type="dxa"/>
            <w:shd w:val="clear" w:color="auto" w:fill="FFFFFF"/>
            <w:vAlign w:val="bottom"/>
          </w:tcPr>
          <w:p w14:paraId="03AA93F6" w14:textId="77777777" w:rsidR="00CB4BEB" w:rsidRPr="00A71758" w:rsidRDefault="00CB4BEB" w:rsidP="003C0924">
            <w:pPr>
              <w:rPr>
                <w:rFonts w:ascii="Trebuchet MS" w:hAnsi="Trebuchet MS"/>
                <w:sz w:val="18"/>
                <w:szCs w:val="18"/>
              </w:rPr>
            </w:pPr>
            <w:r w:rsidRPr="00A71758">
              <w:rPr>
                <w:rFonts w:ascii="Trebuchet MS" w:hAnsi="Trebuchet MS"/>
                <w:sz w:val="18"/>
                <w:szCs w:val="18"/>
              </w:rPr>
              <w:t>06.00.05, 06.01.00, 06.01.05, 06.03, 06.03.00</w:t>
            </w:r>
          </w:p>
        </w:tc>
      </w:tr>
    </w:tbl>
    <w:p w14:paraId="52AFBA66" w14:textId="77777777" w:rsidR="00CB4BEB" w:rsidRPr="00A32757" w:rsidRDefault="00CB4BEB" w:rsidP="00CB4BEB">
      <w:pPr>
        <w:pStyle w:val="Overskrift6"/>
      </w:pPr>
      <w:r>
        <w:t>5.6.7.2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6"/>
        <w:gridCol w:w="8960"/>
      </w:tblGrid>
      <w:tr w:rsidR="00CB4BEB" w:rsidRPr="0051728E" w14:paraId="10CD4881" w14:textId="77777777" w:rsidTr="003C0924">
        <w:trPr>
          <w:trHeight w:hRule="exact" w:val="255"/>
        </w:trPr>
        <w:tc>
          <w:tcPr>
            <w:tcW w:w="4503" w:type="dxa"/>
            <w:shd w:val="clear" w:color="auto" w:fill="D9D9D9"/>
            <w:vAlign w:val="bottom"/>
          </w:tcPr>
          <w:p w14:paraId="3A8ECE5F"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138FDAE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20C87533" w14:textId="77777777" w:rsidTr="003C0924">
        <w:trPr>
          <w:trHeight w:hRule="exact" w:val="510"/>
        </w:trPr>
        <w:tc>
          <w:tcPr>
            <w:tcW w:w="4503" w:type="dxa"/>
            <w:shd w:val="clear" w:color="auto" w:fill="E0E0E0"/>
            <w:vAlign w:val="bottom"/>
          </w:tcPr>
          <w:p w14:paraId="2E633104"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2E5C2A1D" w14:textId="77777777" w:rsidR="00CB4BEB" w:rsidRPr="00DB13B5" w:rsidRDefault="00CB4BEB" w:rsidP="003C0924">
            <w:pPr>
              <w:rPr>
                <w:rFonts w:ascii="Trebuchet MS" w:hAnsi="Trebuchet MS" w:cs="Trebuchet MS"/>
                <w:sz w:val="18"/>
                <w:szCs w:val="18"/>
              </w:rPr>
            </w:pPr>
            <w:r w:rsidRPr="00DB13B5">
              <w:rPr>
                <w:rFonts w:ascii="Trebuchet MS" w:hAnsi="Trebuchet MS" w:cs="Trebuchet MS"/>
                <w:sz w:val="18"/>
                <w:szCs w:val="18"/>
              </w:rPr>
              <w:t xml:space="preserve">Konverteres direkte fra den nuværende spildevandsplan. Objekterne flyttes på plads i forhold til </w:t>
            </w:r>
            <w:proofErr w:type="spellStart"/>
            <w:r w:rsidRPr="00A71758">
              <w:rPr>
                <w:rFonts w:ascii="Trebuchet MS" w:hAnsi="Trebuchet MS" w:cs="Trebuchet MS"/>
                <w:sz w:val="18"/>
                <w:szCs w:val="18"/>
              </w:rPr>
              <w:t>GeoDanmark</w:t>
            </w:r>
            <w:proofErr w:type="spellEnd"/>
            <w:r w:rsidRPr="00DB13B5">
              <w:rPr>
                <w:rFonts w:ascii="Trebuchet MS" w:hAnsi="Trebuchet MS" w:cs="Trebuchet MS"/>
                <w:sz w:val="18"/>
                <w:szCs w:val="18"/>
              </w:rPr>
              <w:t>-objekter og evt. objekter i kloakregistrering.</w:t>
            </w:r>
          </w:p>
        </w:tc>
      </w:tr>
      <w:tr w:rsidR="00CB4BEB" w:rsidRPr="0051728E" w14:paraId="2469F3B5" w14:textId="77777777" w:rsidTr="003C0924">
        <w:trPr>
          <w:trHeight w:hRule="exact" w:val="255"/>
        </w:trPr>
        <w:tc>
          <w:tcPr>
            <w:tcW w:w="4503" w:type="dxa"/>
            <w:shd w:val="clear" w:color="auto" w:fill="E0E0E0"/>
            <w:vAlign w:val="bottom"/>
          </w:tcPr>
          <w:p w14:paraId="4544F72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01C9590D" w14:textId="77777777" w:rsidR="00CB4BEB" w:rsidRPr="00DB13B5" w:rsidRDefault="00CB4BEB" w:rsidP="003C0924">
            <w:pPr>
              <w:rPr>
                <w:rFonts w:ascii="Trebuchet MS" w:hAnsi="Trebuchet MS" w:cs="Trebuchet MS"/>
                <w:sz w:val="18"/>
                <w:szCs w:val="18"/>
              </w:rPr>
            </w:pPr>
            <w:r w:rsidRPr="00DB13B5">
              <w:rPr>
                <w:rFonts w:ascii="Trebuchet MS" w:hAnsi="Trebuchet MS" w:cs="Trebuchet MS"/>
                <w:sz w:val="18"/>
                <w:szCs w:val="18"/>
              </w:rPr>
              <w:t>Opdeles i anlægstyper.</w:t>
            </w:r>
          </w:p>
        </w:tc>
      </w:tr>
      <w:tr w:rsidR="00CB4BEB" w:rsidRPr="0051728E" w14:paraId="012B1F9F" w14:textId="77777777" w:rsidTr="003C0924">
        <w:trPr>
          <w:trHeight w:hRule="exact" w:val="255"/>
        </w:trPr>
        <w:tc>
          <w:tcPr>
            <w:tcW w:w="4503" w:type="dxa"/>
            <w:shd w:val="clear" w:color="auto" w:fill="E0E0E0"/>
            <w:vAlign w:val="bottom"/>
          </w:tcPr>
          <w:p w14:paraId="0FB7322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020B28DC" w14:textId="77777777" w:rsidR="00CB4BEB" w:rsidRPr="00DB13B5" w:rsidRDefault="00CB4BEB" w:rsidP="003C0924">
            <w:pPr>
              <w:rPr>
                <w:rFonts w:ascii="Trebuchet MS" w:hAnsi="Trebuchet MS" w:cs="Trebuchet MS"/>
                <w:sz w:val="18"/>
                <w:szCs w:val="18"/>
              </w:rPr>
            </w:pPr>
            <w:r w:rsidRPr="00DB13B5">
              <w:rPr>
                <w:rFonts w:ascii="Trebuchet MS" w:hAnsi="Trebuchet MS" w:cs="Trebuchet MS"/>
                <w:sz w:val="18"/>
                <w:szCs w:val="18"/>
              </w:rPr>
              <w:t>-</w:t>
            </w:r>
          </w:p>
        </w:tc>
      </w:tr>
      <w:tr w:rsidR="00CB4BEB" w:rsidRPr="0051728E" w14:paraId="5DFE75F6" w14:textId="77777777" w:rsidTr="003C0924">
        <w:trPr>
          <w:trHeight w:hRule="exact" w:val="255"/>
        </w:trPr>
        <w:tc>
          <w:tcPr>
            <w:tcW w:w="4503" w:type="dxa"/>
            <w:shd w:val="clear" w:color="auto" w:fill="E0E0E0"/>
            <w:vAlign w:val="bottom"/>
          </w:tcPr>
          <w:p w14:paraId="6E68C3D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lastRenderedPageBreak/>
              <w:t>Entydige objekter</w:t>
            </w:r>
          </w:p>
        </w:tc>
        <w:tc>
          <w:tcPr>
            <w:tcW w:w="9072" w:type="dxa"/>
            <w:shd w:val="clear" w:color="auto" w:fill="FFFFFF"/>
            <w:vAlign w:val="bottom"/>
          </w:tcPr>
          <w:p w14:paraId="442F19D2" w14:textId="77777777" w:rsidR="00CB4BEB" w:rsidRPr="00DB13B5" w:rsidRDefault="00CB4BEB" w:rsidP="003C0924">
            <w:pPr>
              <w:rPr>
                <w:rFonts w:ascii="Trebuchet MS" w:hAnsi="Trebuchet MS" w:cs="Trebuchet MS"/>
                <w:sz w:val="18"/>
                <w:szCs w:val="18"/>
              </w:rPr>
            </w:pPr>
          </w:p>
        </w:tc>
      </w:tr>
      <w:tr w:rsidR="00CB4BEB" w:rsidRPr="0051728E" w14:paraId="05F00F65" w14:textId="77777777" w:rsidTr="003C0924">
        <w:trPr>
          <w:trHeight w:hRule="exact" w:val="255"/>
        </w:trPr>
        <w:tc>
          <w:tcPr>
            <w:tcW w:w="4503" w:type="dxa"/>
            <w:shd w:val="clear" w:color="auto" w:fill="E0E0E0"/>
            <w:vAlign w:val="bottom"/>
          </w:tcPr>
          <w:p w14:paraId="0600550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55CBC922" w14:textId="77777777" w:rsidR="00CB4BEB" w:rsidRPr="00DB13B5" w:rsidRDefault="00CB4BEB" w:rsidP="003C0924">
            <w:pPr>
              <w:rPr>
                <w:rFonts w:ascii="Trebuchet MS" w:hAnsi="Trebuchet MS" w:cs="Trebuchet MS"/>
                <w:sz w:val="18"/>
                <w:szCs w:val="18"/>
              </w:rPr>
            </w:pPr>
          </w:p>
        </w:tc>
      </w:tr>
      <w:tr w:rsidR="00CB4BEB" w:rsidRPr="0051728E" w14:paraId="1FA7890E" w14:textId="77777777" w:rsidTr="003C0924">
        <w:trPr>
          <w:trHeight w:hRule="exact" w:val="255"/>
        </w:trPr>
        <w:tc>
          <w:tcPr>
            <w:tcW w:w="4503" w:type="dxa"/>
            <w:shd w:val="clear" w:color="auto" w:fill="E0E0E0"/>
            <w:vAlign w:val="bottom"/>
          </w:tcPr>
          <w:p w14:paraId="658B5AB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2E236A08" w14:textId="77777777" w:rsidR="00CB4BEB" w:rsidRPr="00DB13B5" w:rsidRDefault="00CB4BEB" w:rsidP="003C0924">
            <w:pPr>
              <w:rPr>
                <w:rFonts w:ascii="Trebuchet MS" w:hAnsi="Trebuchet MS" w:cs="Trebuchet MS"/>
                <w:sz w:val="18"/>
                <w:szCs w:val="18"/>
              </w:rPr>
            </w:pPr>
            <w:r w:rsidRPr="00DB13B5">
              <w:rPr>
                <w:rFonts w:ascii="Trebuchet MS" w:hAnsi="Trebuchet MS" w:cs="Trebuchet MS"/>
                <w:sz w:val="18"/>
                <w:szCs w:val="18"/>
              </w:rPr>
              <w:t xml:space="preserve">Snap til evt. </w:t>
            </w:r>
            <w:proofErr w:type="spellStart"/>
            <w:r w:rsidRPr="00A71758">
              <w:rPr>
                <w:rFonts w:ascii="Trebuchet MS" w:hAnsi="Trebuchet MS" w:cs="Trebuchet MS"/>
                <w:sz w:val="18"/>
                <w:szCs w:val="18"/>
              </w:rPr>
              <w:t>GeoDanmark</w:t>
            </w:r>
            <w:proofErr w:type="spellEnd"/>
            <w:r w:rsidRPr="00DB13B5">
              <w:rPr>
                <w:rFonts w:ascii="Trebuchet MS" w:hAnsi="Trebuchet MS" w:cs="Trebuchet MS"/>
                <w:sz w:val="18"/>
                <w:szCs w:val="18"/>
              </w:rPr>
              <w:t>-objekter</w:t>
            </w:r>
          </w:p>
        </w:tc>
      </w:tr>
    </w:tbl>
    <w:p w14:paraId="794190E2" w14:textId="77777777" w:rsidR="00CB4BEB" w:rsidRPr="00A32757" w:rsidRDefault="00CB4BEB" w:rsidP="00CB4BEB">
      <w:pPr>
        <w:pStyle w:val="Overskrift6"/>
      </w:pPr>
      <w:r>
        <w:t>5.6.7.3 Kodelister</w:t>
      </w:r>
    </w:p>
    <w:p w14:paraId="63603425" w14:textId="77777777" w:rsidR="00CB4BEB" w:rsidRPr="00DF11C9" w:rsidRDefault="00CB4BEB" w:rsidP="00CB4BEB">
      <w:pPr>
        <w:autoSpaceDE w:val="0"/>
        <w:autoSpaceDN w:val="0"/>
        <w:adjustRightInd w:val="0"/>
        <w:rPr>
          <w:rFonts w:ascii="Trebuchet MS" w:hAnsi="Trebuchet MS" w:cs="Trebuchet MS"/>
          <w:sz w:val="19"/>
          <w:szCs w:val="19"/>
        </w:rPr>
      </w:pPr>
      <w:r w:rsidRPr="00DF11C9">
        <w:rPr>
          <w:rFonts w:ascii="Trebuchet MS" w:hAnsi="Trebuchet MS" w:cs="Trebuchet MS"/>
          <w:sz w:val="19"/>
          <w:szCs w:val="19"/>
        </w:rPr>
        <w:t>Kodelisterne fungerer som oversættelser mellem anvendte kodeværdier og de matchende forklarende tekster.</w:t>
      </w:r>
    </w:p>
    <w:p w14:paraId="7CBD6DFE" w14:textId="77777777" w:rsidR="00CB4BEB" w:rsidRPr="00A32757" w:rsidRDefault="00CB4BEB" w:rsidP="00CB4BEB">
      <w:pPr>
        <w:pStyle w:val="Overskrift7"/>
      </w:pPr>
      <w:r>
        <w:t>5.6.7.3</w:t>
      </w:r>
      <w:r w:rsidRPr="00A32757">
        <w:t>.</w:t>
      </w:r>
      <w:r>
        <w:t>1</w:t>
      </w:r>
      <w:r w:rsidRPr="00A32757">
        <w:t xml:space="preserve"> </w:t>
      </w:r>
      <w:r>
        <w:t xml:space="preserve">  5506 </w:t>
      </w:r>
      <w:proofErr w:type="spellStart"/>
      <w:r>
        <w:t>Anlaegtype</w:t>
      </w:r>
      <w:proofErr w:type="spellEnd"/>
      <w:r w:rsidRPr="00CC386E">
        <w:rPr>
          <w:rStyle w:val="TypografiOverskrift4BrugerdefineretfarveRGB0Tegn"/>
        </w:rPr>
        <w:t xml:space="preserve"> </w:t>
      </w:r>
      <w:r>
        <w:t>(</w:t>
      </w:r>
      <w:r w:rsidRPr="004D056C">
        <w:t>d_5506_anlaegtype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78"/>
        <w:gridCol w:w="2358"/>
        <w:gridCol w:w="1403"/>
        <w:gridCol w:w="7687"/>
      </w:tblGrid>
      <w:tr w:rsidR="00CB4BEB" w:rsidRPr="00CB6121" w14:paraId="0515BCD2" w14:textId="77777777" w:rsidTr="003C0924">
        <w:trPr>
          <w:trHeight w:hRule="exact" w:val="255"/>
        </w:trPr>
        <w:tc>
          <w:tcPr>
            <w:tcW w:w="1983" w:type="dxa"/>
            <w:tcBorders>
              <w:bottom w:val="single" w:sz="4" w:space="0" w:color="auto"/>
            </w:tcBorders>
            <w:shd w:val="clear" w:color="auto" w:fill="D9D9D9"/>
            <w:vAlign w:val="center"/>
          </w:tcPr>
          <w:p w14:paraId="0A31A176" w14:textId="77777777" w:rsidR="00CB4BEB" w:rsidRPr="00CB6121" w:rsidRDefault="00CB4BEB" w:rsidP="003C0924">
            <w:pPr>
              <w:rPr>
                <w:rFonts w:ascii="Trebuchet MS" w:hAnsi="Trebuchet MS" w:cs="Trebuchet MS"/>
                <w:b/>
                <w:bCs/>
                <w:sz w:val="18"/>
                <w:szCs w:val="18"/>
              </w:rPr>
            </w:pPr>
            <w:proofErr w:type="spellStart"/>
            <w:r w:rsidRPr="00CB6121">
              <w:rPr>
                <w:rFonts w:ascii="Trebuchet MS" w:hAnsi="Trebuchet MS"/>
                <w:b/>
                <w:sz w:val="18"/>
                <w:szCs w:val="18"/>
              </w:rPr>
              <w:t>anlaeg_type_kode</w:t>
            </w:r>
            <w:proofErr w:type="spellEnd"/>
          </w:p>
        </w:tc>
        <w:tc>
          <w:tcPr>
            <w:tcW w:w="2371" w:type="dxa"/>
            <w:tcBorders>
              <w:bottom w:val="single" w:sz="4" w:space="0" w:color="auto"/>
            </w:tcBorders>
            <w:shd w:val="clear" w:color="auto" w:fill="D9D9D9"/>
            <w:vAlign w:val="center"/>
          </w:tcPr>
          <w:p w14:paraId="2D0BECD5" w14:textId="77777777" w:rsidR="00CB4BEB" w:rsidRPr="00CB6121" w:rsidRDefault="00CB4BEB" w:rsidP="003C0924">
            <w:pPr>
              <w:rPr>
                <w:rFonts w:ascii="Trebuchet MS" w:hAnsi="Trebuchet MS" w:cs="Trebuchet MS"/>
                <w:b/>
                <w:bCs/>
                <w:sz w:val="18"/>
                <w:szCs w:val="18"/>
              </w:rPr>
            </w:pPr>
            <w:proofErr w:type="spellStart"/>
            <w:r w:rsidRPr="00CB6121">
              <w:rPr>
                <w:rFonts w:ascii="Trebuchet MS" w:hAnsi="Trebuchet MS"/>
                <w:b/>
                <w:sz w:val="18"/>
                <w:szCs w:val="18"/>
              </w:rPr>
              <w:t>anlaeg_type</w:t>
            </w:r>
            <w:proofErr w:type="spellEnd"/>
          </w:p>
        </w:tc>
        <w:tc>
          <w:tcPr>
            <w:tcW w:w="1418" w:type="dxa"/>
            <w:tcBorders>
              <w:bottom w:val="single" w:sz="4" w:space="0" w:color="auto"/>
            </w:tcBorders>
            <w:shd w:val="clear" w:color="auto" w:fill="D9D9D9"/>
            <w:vAlign w:val="bottom"/>
          </w:tcPr>
          <w:p w14:paraId="3D896D5D"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7803" w:type="dxa"/>
            <w:tcBorders>
              <w:bottom w:val="single" w:sz="4" w:space="0" w:color="auto"/>
            </w:tcBorders>
            <w:shd w:val="clear" w:color="auto" w:fill="D9D9D9"/>
            <w:vAlign w:val="bottom"/>
          </w:tcPr>
          <w:p w14:paraId="5C355549" w14:textId="77777777" w:rsidR="00CB4BEB" w:rsidRPr="00CB6121" w:rsidRDefault="00CB4BEB" w:rsidP="003C0924">
            <w:pPr>
              <w:rPr>
                <w:rFonts w:ascii="Trebuchet MS" w:hAnsi="Trebuchet MS" w:cs="Trebuchet MS"/>
                <w:b/>
                <w:bCs/>
                <w:sz w:val="18"/>
                <w:szCs w:val="18"/>
              </w:rPr>
            </w:pPr>
            <w:r w:rsidRPr="00CB6121">
              <w:rPr>
                <w:rFonts w:ascii="Trebuchet MS" w:hAnsi="Trebuchet MS" w:cs="Trebuchet MS"/>
                <w:b/>
                <w:bCs/>
                <w:sz w:val="18"/>
                <w:szCs w:val="18"/>
              </w:rPr>
              <w:t>Begrebsdefinition</w:t>
            </w:r>
          </w:p>
        </w:tc>
      </w:tr>
      <w:tr w:rsidR="00CB4BEB" w:rsidRPr="0051728E" w14:paraId="35DE0E61" w14:textId="77777777" w:rsidTr="003C0924">
        <w:trPr>
          <w:trHeight w:hRule="exact" w:val="255"/>
        </w:trPr>
        <w:tc>
          <w:tcPr>
            <w:tcW w:w="1983" w:type="dxa"/>
            <w:tcBorders>
              <w:top w:val="single" w:sz="4" w:space="0" w:color="auto"/>
              <w:left w:val="single" w:sz="4" w:space="0" w:color="auto"/>
              <w:bottom w:val="single" w:sz="4" w:space="0" w:color="auto"/>
              <w:right w:val="single" w:sz="4" w:space="0" w:color="auto"/>
            </w:tcBorders>
            <w:shd w:val="clear" w:color="auto" w:fill="D9D9D9"/>
            <w:vAlign w:val="bottom"/>
          </w:tcPr>
          <w:p w14:paraId="2DF97BF6" w14:textId="77777777" w:rsidR="00CB4BEB" w:rsidRPr="00CE6370" w:rsidRDefault="00CB4BEB" w:rsidP="003C0924">
            <w:pPr>
              <w:jc w:val="center"/>
              <w:rPr>
                <w:rFonts w:ascii="Trebuchet MS" w:hAnsi="Trebuchet MS"/>
                <w:sz w:val="18"/>
                <w:szCs w:val="18"/>
              </w:rPr>
            </w:pPr>
            <w:r>
              <w:rPr>
                <w:rFonts w:ascii="Trebuchet MS" w:hAnsi="Trebuchet MS"/>
                <w:sz w:val="18"/>
                <w:szCs w:val="18"/>
              </w:rPr>
              <w:t>1</w:t>
            </w:r>
          </w:p>
        </w:tc>
        <w:tc>
          <w:tcPr>
            <w:tcW w:w="2371" w:type="dxa"/>
            <w:tcBorders>
              <w:top w:val="single" w:sz="4" w:space="0" w:color="auto"/>
              <w:left w:val="single" w:sz="4" w:space="0" w:color="auto"/>
              <w:bottom w:val="single" w:sz="4" w:space="0" w:color="auto"/>
            </w:tcBorders>
            <w:shd w:val="clear" w:color="auto" w:fill="FFFFFF"/>
            <w:vAlign w:val="center"/>
          </w:tcPr>
          <w:p w14:paraId="571564A2" w14:textId="77777777" w:rsidR="00CB4BEB" w:rsidRPr="003A2743" w:rsidRDefault="00CB4BEB" w:rsidP="003C0924">
            <w:pPr>
              <w:rPr>
                <w:rFonts w:ascii="Trebuchet MS" w:hAnsi="Trebuchet MS"/>
                <w:sz w:val="18"/>
                <w:szCs w:val="18"/>
              </w:rPr>
            </w:pPr>
            <w:r>
              <w:rPr>
                <w:rFonts w:ascii="Trebuchet MS" w:hAnsi="Trebuchet MS"/>
                <w:sz w:val="18"/>
                <w:szCs w:val="18"/>
              </w:rPr>
              <w:t>Renseanlæg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AC273A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803" w:type="dxa"/>
            <w:tcBorders>
              <w:top w:val="single" w:sz="4" w:space="0" w:color="auto"/>
              <w:left w:val="single" w:sz="4" w:space="0" w:color="auto"/>
              <w:bottom w:val="single" w:sz="4" w:space="0" w:color="auto"/>
            </w:tcBorders>
            <w:shd w:val="clear" w:color="auto" w:fill="FFFFFF"/>
            <w:vAlign w:val="bottom"/>
          </w:tcPr>
          <w:p w14:paraId="40DB3DC9" w14:textId="77777777" w:rsidR="00CB4BEB" w:rsidRPr="00DB13B5" w:rsidRDefault="00CB4BEB" w:rsidP="003C0924">
            <w:pPr>
              <w:rPr>
                <w:rFonts w:ascii="Trebuchet MS" w:hAnsi="Trebuchet MS" w:cs="Trebuchet MS"/>
                <w:sz w:val="18"/>
                <w:szCs w:val="18"/>
              </w:rPr>
            </w:pPr>
            <w:r w:rsidRPr="00DB13B5">
              <w:rPr>
                <w:rFonts w:ascii="Trebuchet MS" w:hAnsi="Trebuchet MS" w:cs="Trebuchet MS"/>
                <w:sz w:val="18"/>
                <w:szCs w:val="18"/>
              </w:rPr>
              <w:t>Anlæg som renser spildevand for dele af indholdet.</w:t>
            </w:r>
          </w:p>
        </w:tc>
      </w:tr>
      <w:tr w:rsidR="00CB4BEB" w:rsidRPr="0051728E" w14:paraId="348AEA01" w14:textId="77777777" w:rsidTr="003C0924">
        <w:trPr>
          <w:trHeight w:hRule="exact" w:val="255"/>
        </w:trPr>
        <w:tc>
          <w:tcPr>
            <w:tcW w:w="1983" w:type="dxa"/>
            <w:tcBorders>
              <w:top w:val="single" w:sz="4" w:space="0" w:color="auto"/>
              <w:left w:val="single" w:sz="4" w:space="0" w:color="auto"/>
              <w:bottom w:val="single" w:sz="4" w:space="0" w:color="auto"/>
              <w:right w:val="single" w:sz="4" w:space="0" w:color="auto"/>
            </w:tcBorders>
            <w:shd w:val="clear" w:color="auto" w:fill="D9D9D9"/>
            <w:vAlign w:val="bottom"/>
          </w:tcPr>
          <w:p w14:paraId="22DA6838" w14:textId="77777777" w:rsidR="00CB4BEB" w:rsidRPr="00CE6370" w:rsidRDefault="00CB4BEB" w:rsidP="003C0924">
            <w:pPr>
              <w:jc w:val="center"/>
              <w:rPr>
                <w:rFonts w:ascii="Trebuchet MS" w:hAnsi="Trebuchet MS"/>
                <w:sz w:val="18"/>
                <w:szCs w:val="18"/>
              </w:rPr>
            </w:pPr>
            <w:r>
              <w:rPr>
                <w:rFonts w:ascii="Trebuchet MS" w:hAnsi="Trebuchet MS"/>
                <w:sz w:val="18"/>
                <w:szCs w:val="18"/>
              </w:rPr>
              <w:t>2</w:t>
            </w:r>
          </w:p>
        </w:tc>
        <w:tc>
          <w:tcPr>
            <w:tcW w:w="2371" w:type="dxa"/>
            <w:tcBorders>
              <w:top w:val="single" w:sz="4" w:space="0" w:color="auto"/>
              <w:left w:val="single" w:sz="4" w:space="0" w:color="auto"/>
              <w:bottom w:val="single" w:sz="4" w:space="0" w:color="auto"/>
            </w:tcBorders>
            <w:shd w:val="clear" w:color="auto" w:fill="FFFFFF"/>
            <w:vAlign w:val="center"/>
          </w:tcPr>
          <w:p w14:paraId="2FDD0309" w14:textId="77777777" w:rsidR="00CB4BEB" w:rsidRPr="003A2743" w:rsidRDefault="00CB4BEB" w:rsidP="003C0924">
            <w:pPr>
              <w:rPr>
                <w:rFonts w:ascii="Trebuchet MS" w:hAnsi="Trebuchet MS"/>
                <w:sz w:val="18"/>
                <w:szCs w:val="18"/>
              </w:rPr>
            </w:pPr>
            <w:r>
              <w:rPr>
                <w:rFonts w:ascii="Trebuchet MS" w:hAnsi="Trebuchet MS"/>
                <w:sz w:val="18"/>
                <w:szCs w:val="18"/>
              </w:rPr>
              <w:t>Forsinkelsesbassin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CCA502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803" w:type="dxa"/>
            <w:tcBorders>
              <w:top w:val="single" w:sz="4" w:space="0" w:color="auto"/>
              <w:left w:val="single" w:sz="4" w:space="0" w:color="auto"/>
              <w:bottom w:val="single" w:sz="4" w:space="0" w:color="auto"/>
            </w:tcBorders>
            <w:shd w:val="clear" w:color="auto" w:fill="FFFFFF"/>
            <w:vAlign w:val="bottom"/>
          </w:tcPr>
          <w:p w14:paraId="0872BB5F" w14:textId="77777777" w:rsidR="00CB4BEB" w:rsidRPr="00DB13B5" w:rsidRDefault="00CB4BEB" w:rsidP="003C0924">
            <w:pPr>
              <w:rPr>
                <w:rFonts w:ascii="Trebuchet MS" w:hAnsi="Trebuchet MS" w:cs="Trebuchet MS"/>
                <w:sz w:val="18"/>
                <w:szCs w:val="18"/>
              </w:rPr>
            </w:pPr>
            <w:r w:rsidRPr="00FB39DE">
              <w:rPr>
                <w:rFonts w:ascii="Trebuchet MS" w:hAnsi="Trebuchet MS" w:cs="Trebuchet MS"/>
                <w:sz w:val="18"/>
                <w:szCs w:val="18"/>
              </w:rPr>
              <w:t xml:space="preserve">Bassinanlæg til </w:t>
            </w:r>
            <w:r>
              <w:rPr>
                <w:rFonts w:ascii="Trebuchet MS" w:hAnsi="Trebuchet MS" w:cs="Trebuchet MS"/>
                <w:sz w:val="18"/>
                <w:szCs w:val="18"/>
              </w:rPr>
              <w:t>’parkering’ af spildevandet, når det regner voldsomt.</w:t>
            </w:r>
          </w:p>
        </w:tc>
      </w:tr>
      <w:tr w:rsidR="00CB4BEB" w:rsidRPr="0051728E" w14:paraId="5D5C9C79" w14:textId="77777777" w:rsidTr="003C0924">
        <w:trPr>
          <w:trHeight w:hRule="exact" w:val="510"/>
        </w:trPr>
        <w:tc>
          <w:tcPr>
            <w:tcW w:w="1983" w:type="dxa"/>
            <w:tcBorders>
              <w:top w:val="single" w:sz="4" w:space="0" w:color="auto"/>
              <w:left w:val="single" w:sz="4" w:space="0" w:color="auto"/>
              <w:bottom w:val="single" w:sz="4" w:space="0" w:color="auto"/>
              <w:right w:val="single" w:sz="4" w:space="0" w:color="auto"/>
            </w:tcBorders>
            <w:shd w:val="clear" w:color="auto" w:fill="D9D9D9"/>
            <w:vAlign w:val="center"/>
          </w:tcPr>
          <w:p w14:paraId="503FEE92" w14:textId="77777777" w:rsidR="00CB4BEB" w:rsidRPr="00CE6370" w:rsidRDefault="00CB4BEB" w:rsidP="003C0924">
            <w:pPr>
              <w:jc w:val="center"/>
              <w:rPr>
                <w:rFonts w:ascii="Trebuchet MS" w:hAnsi="Trebuchet MS"/>
                <w:sz w:val="18"/>
                <w:szCs w:val="18"/>
              </w:rPr>
            </w:pPr>
            <w:r>
              <w:rPr>
                <w:rFonts w:ascii="Trebuchet MS" w:hAnsi="Trebuchet MS"/>
                <w:sz w:val="18"/>
                <w:szCs w:val="18"/>
              </w:rPr>
              <w:t>3</w:t>
            </w:r>
          </w:p>
        </w:tc>
        <w:tc>
          <w:tcPr>
            <w:tcW w:w="2371" w:type="dxa"/>
            <w:tcBorders>
              <w:top w:val="single" w:sz="4" w:space="0" w:color="auto"/>
              <w:left w:val="single" w:sz="4" w:space="0" w:color="auto"/>
              <w:bottom w:val="single" w:sz="4" w:space="0" w:color="auto"/>
            </w:tcBorders>
            <w:shd w:val="clear" w:color="auto" w:fill="FFFFFF"/>
            <w:vAlign w:val="center"/>
          </w:tcPr>
          <w:p w14:paraId="3FB03872" w14:textId="77777777" w:rsidR="00CB4BEB" w:rsidRDefault="00CB4BEB" w:rsidP="003C0924">
            <w:pPr>
              <w:rPr>
                <w:rFonts w:ascii="Trebuchet MS" w:hAnsi="Trebuchet MS"/>
                <w:sz w:val="18"/>
                <w:szCs w:val="18"/>
              </w:rPr>
            </w:pPr>
            <w:r>
              <w:rPr>
                <w:rFonts w:ascii="Trebuchet MS" w:hAnsi="Trebuchet MS"/>
                <w:sz w:val="18"/>
                <w:szCs w:val="18"/>
              </w:rPr>
              <w:t>Sparebassin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6724C5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803" w:type="dxa"/>
            <w:tcBorders>
              <w:top w:val="single" w:sz="4" w:space="0" w:color="auto"/>
              <w:left w:val="single" w:sz="4" w:space="0" w:color="auto"/>
              <w:bottom w:val="single" w:sz="4" w:space="0" w:color="auto"/>
            </w:tcBorders>
            <w:shd w:val="clear" w:color="auto" w:fill="FFFFFF"/>
            <w:vAlign w:val="bottom"/>
          </w:tcPr>
          <w:p w14:paraId="49E7D17E" w14:textId="77777777" w:rsidR="00CB4BEB" w:rsidRPr="00DB13B5" w:rsidRDefault="00CB4BEB" w:rsidP="003C0924">
            <w:pPr>
              <w:rPr>
                <w:rFonts w:ascii="Trebuchet MS" w:hAnsi="Trebuchet MS" w:cs="Trebuchet MS"/>
                <w:sz w:val="18"/>
                <w:szCs w:val="18"/>
              </w:rPr>
            </w:pPr>
            <w:r>
              <w:rPr>
                <w:rFonts w:ascii="Trebuchet MS" w:hAnsi="Trebuchet MS" w:cs="Trebuchet MS"/>
                <w:sz w:val="18"/>
                <w:szCs w:val="18"/>
              </w:rPr>
              <w:t>Et b</w:t>
            </w:r>
            <w:r w:rsidRPr="00FB39DE">
              <w:rPr>
                <w:rFonts w:ascii="Trebuchet MS" w:hAnsi="Trebuchet MS" w:cs="Trebuchet MS"/>
                <w:sz w:val="18"/>
                <w:szCs w:val="18"/>
              </w:rPr>
              <w:t>a</w:t>
            </w:r>
            <w:r>
              <w:rPr>
                <w:rFonts w:ascii="Trebuchet MS" w:hAnsi="Trebuchet MS" w:cs="Trebuchet MS"/>
                <w:sz w:val="18"/>
                <w:szCs w:val="18"/>
              </w:rPr>
              <w:t>s</w:t>
            </w:r>
            <w:r w:rsidRPr="00FB39DE">
              <w:rPr>
                <w:rFonts w:ascii="Trebuchet MS" w:hAnsi="Trebuchet MS" w:cs="Trebuchet MS"/>
                <w:sz w:val="18"/>
                <w:szCs w:val="18"/>
              </w:rPr>
              <w:t xml:space="preserve">sin </w:t>
            </w:r>
            <w:r>
              <w:rPr>
                <w:rFonts w:ascii="Trebuchet MS" w:hAnsi="Trebuchet MS" w:cs="Trebuchet MS"/>
                <w:sz w:val="18"/>
                <w:szCs w:val="18"/>
              </w:rPr>
              <w:t xml:space="preserve">som </w:t>
            </w:r>
            <w:r w:rsidRPr="00FB39DE">
              <w:rPr>
                <w:rFonts w:ascii="Trebuchet MS" w:hAnsi="Trebuchet MS" w:cs="Trebuchet MS"/>
                <w:sz w:val="18"/>
                <w:szCs w:val="18"/>
              </w:rPr>
              <w:t xml:space="preserve">oplagrer spildevandet i ”regntiden” hvor pumperne </w:t>
            </w:r>
            <w:r w:rsidRPr="00FB39DE">
              <w:rPr>
                <w:rFonts w:ascii="Trebuchet MS" w:hAnsi="Trebuchet MS" w:cs="Trebuchet MS"/>
                <w:sz w:val="18"/>
                <w:szCs w:val="18"/>
              </w:rPr>
              <w:br/>
              <w:t>ikke kan</w:t>
            </w:r>
            <w:r>
              <w:rPr>
                <w:rFonts w:ascii="Trebuchet MS" w:hAnsi="Trebuchet MS" w:cs="Trebuchet MS"/>
                <w:sz w:val="18"/>
                <w:szCs w:val="18"/>
              </w:rPr>
              <w:t xml:space="preserve"> </w:t>
            </w:r>
            <w:r w:rsidRPr="00FB39DE">
              <w:rPr>
                <w:rFonts w:ascii="Trebuchet MS" w:hAnsi="Trebuchet MS" w:cs="Trebuchet MS"/>
                <w:sz w:val="18"/>
                <w:szCs w:val="18"/>
              </w:rPr>
              <w:t>ikke kan følge med</w:t>
            </w:r>
            <w:r>
              <w:rPr>
                <w:rFonts w:ascii="Trebuchet MS" w:hAnsi="Trebuchet MS" w:cs="Trebuchet MS"/>
                <w:sz w:val="18"/>
                <w:szCs w:val="18"/>
              </w:rPr>
              <w:t>.</w:t>
            </w:r>
          </w:p>
        </w:tc>
      </w:tr>
      <w:tr w:rsidR="00CB4BEB" w:rsidRPr="0051728E" w14:paraId="7EF70381" w14:textId="77777777" w:rsidTr="003C0924">
        <w:trPr>
          <w:trHeight w:hRule="exact" w:val="255"/>
        </w:trPr>
        <w:tc>
          <w:tcPr>
            <w:tcW w:w="1983" w:type="dxa"/>
            <w:tcBorders>
              <w:top w:val="single" w:sz="4" w:space="0" w:color="auto"/>
              <w:left w:val="single" w:sz="4" w:space="0" w:color="auto"/>
              <w:bottom w:val="single" w:sz="4" w:space="0" w:color="auto"/>
              <w:right w:val="single" w:sz="4" w:space="0" w:color="auto"/>
            </w:tcBorders>
            <w:shd w:val="clear" w:color="auto" w:fill="D9D9D9"/>
            <w:vAlign w:val="bottom"/>
          </w:tcPr>
          <w:p w14:paraId="44EBB5A8" w14:textId="77777777" w:rsidR="00CB4BEB" w:rsidRPr="00CE6370" w:rsidRDefault="00CB4BEB" w:rsidP="003C0924">
            <w:pPr>
              <w:jc w:val="center"/>
              <w:rPr>
                <w:rFonts w:ascii="Trebuchet MS" w:hAnsi="Trebuchet MS"/>
                <w:sz w:val="18"/>
                <w:szCs w:val="18"/>
              </w:rPr>
            </w:pPr>
            <w:r>
              <w:rPr>
                <w:rFonts w:ascii="Trebuchet MS" w:hAnsi="Trebuchet MS"/>
                <w:sz w:val="18"/>
                <w:szCs w:val="18"/>
              </w:rPr>
              <w:t>4</w:t>
            </w:r>
          </w:p>
        </w:tc>
        <w:tc>
          <w:tcPr>
            <w:tcW w:w="2371" w:type="dxa"/>
            <w:tcBorders>
              <w:top w:val="single" w:sz="4" w:space="0" w:color="auto"/>
              <w:left w:val="single" w:sz="4" w:space="0" w:color="auto"/>
              <w:bottom w:val="single" w:sz="4" w:space="0" w:color="auto"/>
            </w:tcBorders>
            <w:shd w:val="clear" w:color="auto" w:fill="FFFFFF"/>
            <w:vAlign w:val="center"/>
          </w:tcPr>
          <w:p w14:paraId="21A4D6DC" w14:textId="77777777" w:rsidR="00CB4BEB" w:rsidRDefault="00CB4BEB" w:rsidP="003C0924">
            <w:pPr>
              <w:rPr>
                <w:rFonts w:ascii="Trebuchet MS" w:hAnsi="Trebuchet MS"/>
                <w:sz w:val="18"/>
                <w:szCs w:val="18"/>
              </w:rPr>
            </w:pPr>
            <w:r>
              <w:rPr>
                <w:rFonts w:ascii="Trebuchet MS" w:hAnsi="Trebuchet MS"/>
                <w:sz w:val="18"/>
                <w:szCs w:val="18"/>
              </w:rPr>
              <w:t>Overløbsbygværk</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BD36DD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803" w:type="dxa"/>
            <w:tcBorders>
              <w:top w:val="single" w:sz="4" w:space="0" w:color="auto"/>
              <w:left w:val="single" w:sz="4" w:space="0" w:color="auto"/>
              <w:bottom w:val="single" w:sz="4" w:space="0" w:color="auto"/>
            </w:tcBorders>
            <w:shd w:val="clear" w:color="auto" w:fill="FFFFFF"/>
            <w:vAlign w:val="bottom"/>
          </w:tcPr>
          <w:p w14:paraId="0928D81A" w14:textId="77777777" w:rsidR="00CB4BEB" w:rsidRPr="00DB13B5" w:rsidRDefault="00CB4BEB" w:rsidP="003C0924">
            <w:pPr>
              <w:rPr>
                <w:rFonts w:ascii="Trebuchet MS" w:hAnsi="Trebuchet MS" w:cs="Trebuchet MS"/>
                <w:sz w:val="18"/>
                <w:szCs w:val="18"/>
              </w:rPr>
            </w:pPr>
            <w:r w:rsidRPr="00DB13B5">
              <w:rPr>
                <w:rFonts w:ascii="Trebuchet MS" w:hAnsi="Trebuchet MS" w:cs="Trebuchet MS"/>
                <w:sz w:val="18"/>
                <w:szCs w:val="18"/>
              </w:rPr>
              <w:t>Bygværk som ved overbelastning sender spildevand til et bassin eller udløb.</w:t>
            </w:r>
          </w:p>
        </w:tc>
      </w:tr>
      <w:tr w:rsidR="00CB4BEB" w:rsidRPr="00F52AE5" w14:paraId="28B77771" w14:textId="77777777" w:rsidTr="003C0924">
        <w:trPr>
          <w:trHeight w:hRule="exact" w:val="255"/>
        </w:trPr>
        <w:tc>
          <w:tcPr>
            <w:tcW w:w="1983" w:type="dxa"/>
            <w:tcBorders>
              <w:top w:val="single" w:sz="4" w:space="0" w:color="auto"/>
              <w:left w:val="single" w:sz="4" w:space="0" w:color="auto"/>
              <w:bottom w:val="single" w:sz="4" w:space="0" w:color="auto"/>
              <w:right w:val="single" w:sz="4" w:space="0" w:color="auto"/>
            </w:tcBorders>
            <w:shd w:val="clear" w:color="auto" w:fill="D9D9D9"/>
            <w:vAlign w:val="bottom"/>
          </w:tcPr>
          <w:p w14:paraId="654E768E" w14:textId="77777777" w:rsidR="00CB4BEB" w:rsidRPr="00F52AE5" w:rsidRDefault="00CB4BEB" w:rsidP="003C0924">
            <w:pPr>
              <w:jc w:val="center"/>
              <w:rPr>
                <w:rFonts w:ascii="Trebuchet MS" w:hAnsi="Trebuchet MS"/>
                <w:sz w:val="17"/>
                <w:szCs w:val="17"/>
              </w:rPr>
            </w:pPr>
            <w:r w:rsidRPr="00F52AE5">
              <w:rPr>
                <w:rFonts w:ascii="Trebuchet MS" w:hAnsi="Trebuchet MS"/>
                <w:sz w:val="17"/>
                <w:szCs w:val="17"/>
              </w:rPr>
              <w:t>5</w:t>
            </w:r>
          </w:p>
        </w:tc>
        <w:tc>
          <w:tcPr>
            <w:tcW w:w="2371" w:type="dxa"/>
            <w:tcBorders>
              <w:top w:val="single" w:sz="4" w:space="0" w:color="auto"/>
              <w:left w:val="single" w:sz="4" w:space="0" w:color="auto"/>
              <w:bottom w:val="single" w:sz="4" w:space="0" w:color="auto"/>
            </w:tcBorders>
            <w:shd w:val="clear" w:color="auto" w:fill="FFFFFF"/>
            <w:vAlign w:val="center"/>
          </w:tcPr>
          <w:p w14:paraId="0E2707D2"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Pumpestation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A63BBCA" w14:textId="77777777" w:rsidR="00CB4BEB" w:rsidRPr="003A52C1" w:rsidRDefault="00CB4BEB" w:rsidP="003C0924">
            <w:pPr>
              <w:jc w:val="center"/>
              <w:rPr>
                <w:rFonts w:ascii="Trebuchet MS" w:hAnsi="Trebuchet MS" w:cs="Trebuchet MS"/>
                <w:sz w:val="17"/>
                <w:szCs w:val="17"/>
              </w:rPr>
            </w:pPr>
            <w:r w:rsidRPr="003A52C1">
              <w:rPr>
                <w:rFonts w:ascii="Trebuchet MS" w:hAnsi="Trebuchet MS" w:cs="Trebuchet MS"/>
                <w:sz w:val="17"/>
                <w:szCs w:val="17"/>
              </w:rPr>
              <w:t>1</w:t>
            </w:r>
          </w:p>
        </w:tc>
        <w:tc>
          <w:tcPr>
            <w:tcW w:w="7803" w:type="dxa"/>
            <w:tcBorders>
              <w:top w:val="single" w:sz="4" w:space="0" w:color="auto"/>
              <w:left w:val="single" w:sz="4" w:space="0" w:color="auto"/>
              <w:bottom w:val="single" w:sz="4" w:space="0" w:color="auto"/>
            </w:tcBorders>
            <w:shd w:val="clear" w:color="auto" w:fill="FFFFFF"/>
            <w:vAlign w:val="bottom"/>
          </w:tcPr>
          <w:p w14:paraId="2F27E636" w14:textId="77777777" w:rsidR="00CB4BEB" w:rsidRPr="00F52AE5" w:rsidRDefault="00CB4BEB" w:rsidP="003C0924">
            <w:pPr>
              <w:rPr>
                <w:rFonts w:ascii="Trebuchet MS" w:hAnsi="Trebuchet MS" w:cs="Trebuchet MS"/>
                <w:sz w:val="17"/>
                <w:szCs w:val="17"/>
              </w:rPr>
            </w:pPr>
            <w:r w:rsidRPr="00F52AE5">
              <w:rPr>
                <w:rFonts w:ascii="Trebuchet MS" w:hAnsi="Trebuchet MS" w:cs="Trebuchet MS"/>
                <w:sz w:val="17"/>
                <w:szCs w:val="17"/>
              </w:rPr>
              <w:t>Pumpe der pumper spildevand væk via en trykledning.</w:t>
            </w:r>
          </w:p>
        </w:tc>
      </w:tr>
      <w:tr w:rsidR="00CB4BEB" w:rsidRPr="0051728E" w14:paraId="649EE954" w14:textId="77777777" w:rsidTr="003C0924">
        <w:trPr>
          <w:trHeight w:hRule="exact" w:val="255"/>
        </w:trPr>
        <w:tc>
          <w:tcPr>
            <w:tcW w:w="1983" w:type="dxa"/>
            <w:tcBorders>
              <w:top w:val="single" w:sz="4" w:space="0" w:color="auto"/>
              <w:left w:val="single" w:sz="4" w:space="0" w:color="auto"/>
              <w:bottom w:val="single" w:sz="4" w:space="0" w:color="auto"/>
              <w:right w:val="single" w:sz="4" w:space="0" w:color="auto"/>
            </w:tcBorders>
            <w:shd w:val="clear" w:color="auto" w:fill="D9D9D9"/>
            <w:vAlign w:val="bottom"/>
          </w:tcPr>
          <w:p w14:paraId="216DEB04" w14:textId="77777777" w:rsidR="00CB4BEB" w:rsidRPr="00CE6370" w:rsidRDefault="00CB4BEB" w:rsidP="003C0924">
            <w:pPr>
              <w:jc w:val="center"/>
              <w:rPr>
                <w:rFonts w:ascii="Trebuchet MS" w:hAnsi="Trebuchet MS"/>
                <w:sz w:val="18"/>
                <w:szCs w:val="18"/>
              </w:rPr>
            </w:pPr>
            <w:r>
              <w:rPr>
                <w:rFonts w:ascii="Trebuchet MS" w:hAnsi="Trebuchet MS"/>
                <w:sz w:val="18"/>
                <w:szCs w:val="18"/>
              </w:rPr>
              <w:t>6</w:t>
            </w:r>
          </w:p>
        </w:tc>
        <w:tc>
          <w:tcPr>
            <w:tcW w:w="2371" w:type="dxa"/>
            <w:tcBorders>
              <w:top w:val="single" w:sz="4" w:space="0" w:color="auto"/>
              <w:left w:val="single" w:sz="4" w:space="0" w:color="auto"/>
              <w:bottom w:val="single" w:sz="4" w:space="0" w:color="auto"/>
            </w:tcBorders>
            <w:shd w:val="clear" w:color="auto" w:fill="FFFFFF"/>
            <w:vAlign w:val="center"/>
          </w:tcPr>
          <w:p w14:paraId="10DDBE70" w14:textId="77777777" w:rsidR="00CB4BEB" w:rsidRDefault="00CB4BEB" w:rsidP="003C0924">
            <w:pPr>
              <w:rPr>
                <w:rFonts w:ascii="Trebuchet MS" w:hAnsi="Trebuchet MS"/>
                <w:sz w:val="18"/>
                <w:szCs w:val="18"/>
              </w:rPr>
            </w:pPr>
            <w:r>
              <w:rPr>
                <w:rFonts w:ascii="Trebuchet MS" w:hAnsi="Trebuchet MS"/>
                <w:sz w:val="18"/>
                <w:szCs w:val="18"/>
              </w:rPr>
              <w:t>Udløb</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5DF9B3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803" w:type="dxa"/>
            <w:tcBorders>
              <w:top w:val="single" w:sz="4" w:space="0" w:color="auto"/>
              <w:left w:val="single" w:sz="4" w:space="0" w:color="auto"/>
              <w:bottom w:val="single" w:sz="4" w:space="0" w:color="auto"/>
            </w:tcBorders>
            <w:shd w:val="clear" w:color="auto" w:fill="FFFFFF"/>
            <w:vAlign w:val="bottom"/>
          </w:tcPr>
          <w:p w14:paraId="0E516BBD" w14:textId="77777777" w:rsidR="00CB4BEB" w:rsidRPr="00DB13B5" w:rsidRDefault="00CB4BEB" w:rsidP="003C0924">
            <w:pPr>
              <w:rPr>
                <w:rFonts w:ascii="Trebuchet MS" w:hAnsi="Trebuchet MS" w:cs="Trebuchet MS"/>
                <w:sz w:val="18"/>
                <w:szCs w:val="18"/>
              </w:rPr>
            </w:pPr>
            <w:r w:rsidRPr="00DB13B5">
              <w:rPr>
                <w:rFonts w:ascii="Trebuchet MS" w:hAnsi="Trebuchet MS" w:cs="Trebuchet MS"/>
                <w:sz w:val="18"/>
                <w:szCs w:val="18"/>
              </w:rPr>
              <w:t>Punktet hvor ledningen slutter/ender i en ”naturlig” recipient.</w:t>
            </w:r>
          </w:p>
        </w:tc>
      </w:tr>
      <w:tr w:rsidR="00CB4BEB" w:rsidRPr="0051728E" w14:paraId="2BE46D2B" w14:textId="77777777" w:rsidTr="003C0924">
        <w:trPr>
          <w:trHeight w:hRule="exact" w:val="255"/>
        </w:trPr>
        <w:tc>
          <w:tcPr>
            <w:tcW w:w="1983" w:type="dxa"/>
            <w:tcBorders>
              <w:top w:val="single" w:sz="4" w:space="0" w:color="auto"/>
              <w:left w:val="single" w:sz="4" w:space="0" w:color="auto"/>
              <w:bottom w:val="single" w:sz="4" w:space="0" w:color="auto"/>
              <w:right w:val="single" w:sz="4" w:space="0" w:color="auto"/>
            </w:tcBorders>
            <w:shd w:val="clear" w:color="auto" w:fill="D9D9D9"/>
            <w:vAlign w:val="bottom"/>
          </w:tcPr>
          <w:p w14:paraId="3F6A3A25" w14:textId="77777777" w:rsidR="00CB4BEB" w:rsidRPr="00CE6370" w:rsidRDefault="00CB4BEB" w:rsidP="003C0924">
            <w:pPr>
              <w:jc w:val="center"/>
              <w:rPr>
                <w:rFonts w:ascii="Trebuchet MS" w:hAnsi="Trebuchet MS"/>
                <w:sz w:val="18"/>
                <w:szCs w:val="18"/>
              </w:rPr>
            </w:pPr>
            <w:r>
              <w:rPr>
                <w:rFonts w:ascii="Trebuchet MS" w:hAnsi="Trebuchet MS"/>
                <w:sz w:val="18"/>
                <w:szCs w:val="18"/>
              </w:rPr>
              <w:t>7</w:t>
            </w:r>
          </w:p>
        </w:tc>
        <w:tc>
          <w:tcPr>
            <w:tcW w:w="2371" w:type="dxa"/>
            <w:tcBorders>
              <w:top w:val="single" w:sz="4" w:space="0" w:color="auto"/>
              <w:left w:val="single" w:sz="4" w:space="0" w:color="auto"/>
              <w:bottom w:val="single" w:sz="4" w:space="0" w:color="auto"/>
            </w:tcBorders>
            <w:shd w:val="clear" w:color="auto" w:fill="FFFFFF"/>
            <w:vAlign w:val="center"/>
          </w:tcPr>
          <w:p w14:paraId="6945763B" w14:textId="77777777" w:rsidR="00CB4BEB" w:rsidRDefault="00CB4BEB" w:rsidP="003C0924">
            <w:pPr>
              <w:rPr>
                <w:rFonts w:ascii="Trebuchet MS" w:hAnsi="Trebuchet MS"/>
                <w:sz w:val="18"/>
                <w:szCs w:val="18"/>
              </w:rPr>
            </w:pPr>
            <w:r>
              <w:rPr>
                <w:rFonts w:ascii="Trebuchet MS" w:hAnsi="Trebuchet MS"/>
                <w:sz w:val="18"/>
                <w:szCs w:val="18"/>
              </w:rPr>
              <w:t>Nedsivning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8D598A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803" w:type="dxa"/>
            <w:tcBorders>
              <w:top w:val="single" w:sz="4" w:space="0" w:color="auto"/>
              <w:left w:val="single" w:sz="4" w:space="0" w:color="auto"/>
              <w:bottom w:val="single" w:sz="4" w:space="0" w:color="auto"/>
            </w:tcBorders>
            <w:shd w:val="clear" w:color="auto" w:fill="FFFFFF"/>
            <w:vAlign w:val="bottom"/>
          </w:tcPr>
          <w:p w14:paraId="254D91F0" w14:textId="77777777" w:rsidR="00CB4BEB" w:rsidRPr="00DB13B5" w:rsidRDefault="00CB4BEB" w:rsidP="003C0924">
            <w:pPr>
              <w:rPr>
                <w:rFonts w:ascii="Trebuchet MS" w:hAnsi="Trebuchet MS" w:cs="Trebuchet MS"/>
                <w:sz w:val="18"/>
                <w:szCs w:val="18"/>
              </w:rPr>
            </w:pPr>
            <w:r w:rsidRPr="00DB13B5">
              <w:rPr>
                <w:rFonts w:ascii="Trebuchet MS" w:hAnsi="Trebuchet MS" w:cs="Trebuchet MS"/>
                <w:sz w:val="18"/>
                <w:szCs w:val="18"/>
              </w:rPr>
              <w:t>Ejendommen med punktet har anlagt nedsivning af regnvand</w:t>
            </w:r>
            <w:r>
              <w:rPr>
                <w:rFonts w:ascii="Trebuchet MS" w:hAnsi="Trebuchet MS" w:cs="Trebuchet MS"/>
                <w:sz w:val="18"/>
                <w:szCs w:val="18"/>
              </w:rPr>
              <w:t>.</w:t>
            </w:r>
          </w:p>
        </w:tc>
      </w:tr>
      <w:tr w:rsidR="00CB4BEB" w:rsidRPr="0051728E" w14:paraId="1A52F78A" w14:textId="77777777" w:rsidTr="003C0924">
        <w:trPr>
          <w:trHeight w:hRule="exact" w:val="255"/>
        </w:trPr>
        <w:tc>
          <w:tcPr>
            <w:tcW w:w="1983" w:type="dxa"/>
            <w:tcBorders>
              <w:top w:val="single" w:sz="4" w:space="0" w:color="auto"/>
              <w:left w:val="single" w:sz="4" w:space="0" w:color="auto"/>
              <w:bottom w:val="single" w:sz="4" w:space="0" w:color="auto"/>
              <w:right w:val="single" w:sz="4" w:space="0" w:color="auto"/>
            </w:tcBorders>
            <w:shd w:val="clear" w:color="auto" w:fill="D9D9D9"/>
            <w:vAlign w:val="bottom"/>
          </w:tcPr>
          <w:p w14:paraId="753CE14F" w14:textId="77777777" w:rsidR="00CB4BEB" w:rsidRDefault="00CB4BEB" w:rsidP="003C0924">
            <w:pPr>
              <w:jc w:val="center"/>
              <w:rPr>
                <w:rFonts w:ascii="Trebuchet MS" w:hAnsi="Trebuchet MS"/>
                <w:sz w:val="18"/>
                <w:szCs w:val="18"/>
              </w:rPr>
            </w:pPr>
            <w:r>
              <w:rPr>
                <w:rFonts w:ascii="Trebuchet MS" w:hAnsi="Trebuchet MS"/>
                <w:sz w:val="18"/>
                <w:szCs w:val="18"/>
              </w:rPr>
              <w:t>8</w:t>
            </w:r>
          </w:p>
        </w:tc>
        <w:tc>
          <w:tcPr>
            <w:tcW w:w="2371" w:type="dxa"/>
            <w:tcBorders>
              <w:top w:val="single" w:sz="4" w:space="0" w:color="auto"/>
              <w:left w:val="single" w:sz="4" w:space="0" w:color="auto"/>
              <w:bottom w:val="single" w:sz="4" w:space="0" w:color="auto"/>
            </w:tcBorders>
            <w:shd w:val="clear" w:color="auto" w:fill="FFFFFF"/>
            <w:vAlign w:val="center"/>
          </w:tcPr>
          <w:p w14:paraId="3B9C99F9" w14:textId="77777777" w:rsidR="00CB4BEB" w:rsidRDefault="00CB4BEB" w:rsidP="003C0924">
            <w:pPr>
              <w:rPr>
                <w:rFonts w:ascii="Trebuchet MS" w:hAnsi="Trebuchet MS"/>
                <w:sz w:val="18"/>
                <w:szCs w:val="18"/>
              </w:rPr>
            </w:pPr>
            <w:r>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1CBAC1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803" w:type="dxa"/>
            <w:tcBorders>
              <w:top w:val="single" w:sz="4" w:space="0" w:color="auto"/>
              <w:left w:val="single" w:sz="4" w:space="0" w:color="auto"/>
              <w:bottom w:val="single" w:sz="4" w:space="0" w:color="auto"/>
            </w:tcBorders>
            <w:shd w:val="clear" w:color="auto" w:fill="FFFFFF"/>
            <w:vAlign w:val="bottom"/>
          </w:tcPr>
          <w:p w14:paraId="7D96B963" w14:textId="77777777" w:rsidR="00CB4BEB" w:rsidRPr="00DB13B5" w:rsidRDefault="00CB4BEB" w:rsidP="003C0924">
            <w:pPr>
              <w:rPr>
                <w:rFonts w:ascii="Trebuchet MS" w:hAnsi="Trebuchet MS" w:cs="Trebuchet MS"/>
                <w:sz w:val="18"/>
                <w:szCs w:val="18"/>
              </w:rPr>
            </w:pPr>
            <w:r w:rsidRPr="00DB13B5">
              <w:rPr>
                <w:rFonts w:ascii="Trebuchet MS" w:hAnsi="Trebuchet MS" w:cs="Trebuchet MS"/>
                <w:sz w:val="18"/>
                <w:szCs w:val="18"/>
              </w:rPr>
              <w:t>Andet</w:t>
            </w:r>
          </w:p>
        </w:tc>
      </w:tr>
    </w:tbl>
    <w:p w14:paraId="78467023" w14:textId="77777777" w:rsidR="00DF11C9" w:rsidRDefault="00DF11C9" w:rsidP="00DF11C9">
      <w:bookmarkStart w:id="1354" w:name="_Toc63351456"/>
    </w:p>
    <w:p w14:paraId="7BEF3B2D" w14:textId="43283357" w:rsidR="00CB4BEB" w:rsidRPr="0004101F" w:rsidRDefault="00CB4BEB" w:rsidP="00CB4BEB">
      <w:pPr>
        <w:pStyle w:val="Overskrift2"/>
        <w:rPr>
          <w:kern w:val="32"/>
        </w:rPr>
      </w:pPr>
      <w:bookmarkStart w:id="1355" w:name="_Toc122436109"/>
      <w:r w:rsidRPr="0004101F">
        <w:rPr>
          <w:kern w:val="32"/>
        </w:rPr>
        <w:t>5.6.</w:t>
      </w:r>
      <w:r>
        <w:rPr>
          <w:kern w:val="32"/>
        </w:rPr>
        <w:t>8</w:t>
      </w:r>
      <w:r w:rsidRPr="0004101F">
        <w:rPr>
          <w:kern w:val="32"/>
        </w:rPr>
        <w:t xml:space="preserve"> Fiberkabel (550</w:t>
      </w:r>
      <w:r>
        <w:rPr>
          <w:kern w:val="32"/>
        </w:rPr>
        <w:t>7</w:t>
      </w:r>
      <w:r w:rsidRPr="0004101F">
        <w:rPr>
          <w:kern w:val="32"/>
        </w:rPr>
        <w:t>)</w:t>
      </w:r>
      <w:bookmarkEnd w:id="1354"/>
      <w:bookmarkEnd w:id="1355"/>
      <w:r w:rsidRPr="0004101F">
        <w:rPr>
          <w:kern w:val="32"/>
        </w:rPr>
        <w:t xml:space="preserve"> </w:t>
      </w:r>
    </w:p>
    <w:tbl>
      <w:tblPr>
        <w:tblW w:w="13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30"/>
        <w:gridCol w:w="1164"/>
        <w:gridCol w:w="3490"/>
        <w:gridCol w:w="1256"/>
        <w:gridCol w:w="1396"/>
        <w:gridCol w:w="1811"/>
        <w:gridCol w:w="2973"/>
        <w:gridCol w:w="202"/>
      </w:tblGrid>
      <w:tr w:rsidR="00CB4BEB" w:rsidRPr="0051728E" w14:paraId="5302E867" w14:textId="77777777" w:rsidTr="003C0924">
        <w:trPr>
          <w:trHeight w:val="536"/>
        </w:trPr>
        <w:tc>
          <w:tcPr>
            <w:tcW w:w="1230" w:type="dxa"/>
            <w:tcBorders>
              <w:bottom w:val="single" w:sz="4" w:space="0" w:color="auto"/>
            </w:tcBorders>
            <w:shd w:val="clear" w:color="auto" w:fill="D9D9D9"/>
            <w:vAlign w:val="center"/>
          </w:tcPr>
          <w:p w14:paraId="23BE2995"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164" w:type="dxa"/>
            <w:tcBorders>
              <w:bottom w:val="single" w:sz="4" w:space="0" w:color="auto"/>
            </w:tcBorders>
            <w:shd w:val="clear" w:color="auto" w:fill="D9D9D9"/>
            <w:vAlign w:val="center"/>
          </w:tcPr>
          <w:p w14:paraId="514DF2E6"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3490" w:type="dxa"/>
            <w:tcBorders>
              <w:bottom w:val="single" w:sz="4" w:space="0" w:color="auto"/>
            </w:tcBorders>
            <w:shd w:val="clear" w:color="auto" w:fill="D9D9D9"/>
            <w:vAlign w:val="center"/>
          </w:tcPr>
          <w:p w14:paraId="366C3D1E"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56" w:type="dxa"/>
            <w:tcBorders>
              <w:bottom w:val="single" w:sz="4" w:space="0" w:color="auto"/>
            </w:tcBorders>
            <w:shd w:val="clear" w:color="auto" w:fill="D9D9D9"/>
            <w:vAlign w:val="center"/>
          </w:tcPr>
          <w:p w14:paraId="71718063"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96" w:type="dxa"/>
            <w:tcBorders>
              <w:bottom w:val="single" w:sz="4" w:space="0" w:color="auto"/>
            </w:tcBorders>
            <w:shd w:val="clear" w:color="auto" w:fill="D9D9D9"/>
            <w:vAlign w:val="center"/>
          </w:tcPr>
          <w:p w14:paraId="2A5743A9"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811" w:type="dxa"/>
            <w:tcBorders>
              <w:bottom w:val="single" w:sz="4" w:space="0" w:color="auto"/>
            </w:tcBorders>
            <w:shd w:val="clear" w:color="auto" w:fill="D9D9D9"/>
            <w:vAlign w:val="center"/>
          </w:tcPr>
          <w:p w14:paraId="70CB813C"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4A29C8A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3175" w:type="dxa"/>
            <w:gridSpan w:val="2"/>
            <w:shd w:val="clear" w:color="auto" w:fill="D9D9D9"/>
            <w:vAlign w:val="center"/>
          </w:tcPr>
          <w:p w14:paraId="4003208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3C8BD20B" w14:textId="77777777" w:rsidTr="003C0924">
        <w:trPr>
          <w:trHeight w:hRule="exact" w:val="659"/>
        </w:trPr>
        <w:tc>
          <w:tcPr>
            <w:tcW w:w="1230" w:type="dxa"/>
            <w:tcBorders>
              <w:top w:val="single" w:sz="4" w:space="0" w:color="auto"/>
              <w:left w:val="single" w:sz="4" w:space="0" w:color="auto"/>
              <w:bottom w:val="nil"/>
              <w:right w:val="single" w:sz="4" w:space="0" w:color="auto"/>
            </w:tcBorders>
            <w:shd w:val="clear" w:color="auto" w:fill="D9D9D9"/>
            <w:vAlign w:val="center"/>
          </w:tcPr>
          <w:p w14:paraId="319A94B4" w14:textId="77777777" w:rsidR="00CB4BEB" w:rsidRPr="00FD54CF" w:rsidRDefault="00CB4BEB" w:rsidP="003C0924">
            <w:pPr>
              <w:rPr>
                <w:rFonts w:ascii="Trebuchet MS" w:hAnsi="Trebuchet MS"/>
                <w:sz w:val="18"/>
                <w:szCs w:val="18"/>
              </w:rPr>
            </w:pPr>
            <w:proofErr w:type="spellStart"/>
            <w:r>
              <w:rPr>
                <w:rFonts w:ascii="Trebuchet MS" w:hAnsi="Trebuchet MS"/>
                <w:sz w:val="18"/>
                <w:szCs w:val="18"/>
              </w:rPr>
              <w:t>fs_cvr</w:t>
            </w:r>
            <w:proofErr w:type="spellEnd"/>
          </w:p>
        </w:tc>
        <w:tc>
          <w:tcPr>
            <w:tcW w:w="1164" w:type="dxa"/>
            <w:tcBorders>
              <w:top w:val="single" w:sz="4" w:space="0" w:color="auto"/>
              <w:left w:val="single" w:sz="4" w:space="0" w:color="auto"/>
              <w:bottom w:val="nil"/>
              <w:right w:val="single" w:sz="4" w:space="0" w:color="auto"/>
            </w:tcBorders>
            <w:shd w:val="clear" w:color="auto" w:fill="FFFFFF"/>
            <w:vAlign w:val="center"/>
          </w:tcPr>
          <w:p w14:paraId="12479CB4" w14:textId="77777777" w:rsidR="00CB4BEB" w:rsidRPr="00FD54CF" w:rsidRDefault="00CB4BEB" w:rsidP="003C0924">
            <w:pPr>
              <w:rPr>
                <w:rFonts w:ascii="Trebuchet MS" w:hAnsi="Trebuchet MS"/>
                <w:sz w:val="18"/>
                <w:szCs w:val="18"/>
              </w:rPr>
            </w:pPr>
            <w:proofErr w:type="spellStart"/>
            <w:r>
              <w:rPr>
                <w:rFonts w:ascii="Trebuchet MS" w:hAnsi="Trebuchet MS"/>
                <w:sz w:val="18"/>
                <w:szCs w:val="18"/>
              </w:rPr>
              <w:t>fs_cvr</w:t>
            </w:r>
            <w:proofErr w:type="spellEnd"/>
          </w:p>
        </w:tc>
        <w:tc>
          <w:tcPr>
            <w:tcW w:w="3490" w:type="dxa"/>
            <w:tcBorders>
              <w:top w:val="single" w:sz="4" w:space="0" w:color="auto"/>
              <w:left w:val="single" w:sz="4" w:space="0" w:color="auto"/>
              <w:bottom w:val="nil"/>
              <w:right w:val="single" w:sz="4" w:space="0" w:color="auto"/>
            </w:tcBorders>
            <w:shd w:val="clear" w:color="auto" w:fill="FFFFFF"/>
            <w:vAlign w:val="center"/>
          </w:tcPr>
          <w:p w14:paraId="60535AAA" w14:textId="77777777" w:rsidR="00CB4BEB" w:rsidRPr="00FD54CF" w:rsidRDefault="00CB4BEB" w:rsidP="003C0924">
            <w:pPr>
              <w:rPr>
                <w:rFonts w:ascii="Trebuchet MS" w:hAnsi="Trebuchet MS"/>
                <w:sz w:val="18"/>
                <w:szCs w:val="18"/>
              </w:rPr>
            </w:pPr>
            <w:proofErr w:type="spellStart"/>
            <w:r w:rsidRPr="00FD54CF">
              <w:rPr>
                <w:rFonts w:ascii="Trebuchet MS" w:hAnsi="Trebuchet MS"/>
                <w:sz w:val="18"/>
                <w:szCs w:val="18"/>
              </w:rPr>
              <w:t>Forsyningselskabets</w:t>
            </w:r>
            <w:proofErr w:type="spellEnd"/>
            <w:r w:rsidRPr="00FD54CF">
              <w:rPr>
                <w:rFonts w:ascii="Trebuchet MS" w:hAnsi="Trebuchet MS"/>
                <w:sz w:val="18"/>
                <w:szCs w:val="18"/>
              </w:rPr>
              <w:t xml:space="preserve"> CVR</w:t>
            </w:r>
          </w:p>
        </w:tc>
        <w:tc>
          <w:tcPr>
            <w:tcW w:w="1256" w:type="dxa"/>
            <w:tcBorders>
              <w:top w:val="single" w:sz="4" w:space="0" w:color="auto"/>
              <w:left w:val="single" w:sz="4" w:space="0" w:color="auto"/>
              <w:bottom w:val="nil"/>
              <w:right w:val="single" w:sz="4" w:space="0" w:color="auto"/>
            </w:tcBorders>
            <w:shd w:val="clear" w:color="auto" w:fill="FFFFFF"/>
            <w:vAlign w:val="center"/>
          </w:tcPr>
          <w:p w14:paraId="78CA0B37" w14:textId="77777777" w:rsidR="00CB4BEB" w:rsidRPr="00860575" w:rsidRDefault="00CB4BEB" w:rsidP="003C0924">
            <w:pPr>
              <w:rPr>
                <w:rFonts w:ascii="Trebuchet MS" w:hAnsi="Trebuchet MS"/>
                <w:sz w:val="18"/>
                <w:szCs w:val="18"/>
              </w:rPr>
            </w:pPr>
            <w:r w:rsidRPr="00860575">
              <w:rPr>
                <w:rFonts w:ascii="Trebuchet MS" w:hAnsi="Trebuchet MS"/>
                <w:sz w:val="18"/>
                <w:szCs w:val="18"/>
              </w:rPr>
              <w:t>Heltal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7A1D268D" w14:textId="77777777" w:rsidR="00CB4BEB" w:rsidRPr="00860575" w:rsidRDefault="00CB4BEB" w:rsidP="003C0924">
            <w:pPr>
              <w:rPr>
                <w:rFonts w:ascii="Trebuchet MS" w:hAnsi="Trebuchet MS"/>
                <w:sz w:val="18"/>
                <w:szCs w:val="18"/>
              </w:rPr>
            </w:pPr>
            <w:r w:rsidRPr="00F201D7">
              <w:rPr>
                <w:rFonts w:ascii="Trebuchet MS" w:hAnsi="Trebuchet MS"/>
                <w:sz w:val="18"/>
                <w:szCs w:val="18"/>
              </w:rPr>
              <w:t>10000000-99999999</w:t>
            </w:r>
          </w:p>
        </w:tc>
        <w:tc>
          <w:tcPr>
            <w:tcW w:w="1811" w:type="dxa"/>
            <w:tcBorders>
              <w:top w:val="single" w:sz="4" w:space="0" w:color="auto"/>
              <w:left w:val="single" w:sz="4" w:space="0" w:color="auto"/>
              <w:bottom w:val="nil"/>
              <w:right w:val="single" w:sz="4" w:space="0" w:color="auto"/>
            </w:tcBorders>
            <w:shd w:val="clear" w:color="auto" w:fill="FFFFFF"/>
            <w:vAlign w:val="center"/>
          </w:tcPr>
          <w:p w14:paraId="4B5CECE1" w14:textId="77777777" w:rsidR="00CB4BEB" w:rsidRPr="00594F04" w:rsidRDefault="00CB4BEB" w:rsidP="003C0924">
            <w:pPr>
              <w:jc w:val="center"/>
              <w:rPr>
                <w:rFonts w:ascii="Trebuchet MS" w:hAnsi="Trebuchet MS" w:cs="Trebuchet MS"/>
                <w:sz w:val="18"/>
                <w:szCs w:val="18"/>
              </w:rPr>
            </w:pPr>
            <w:r w:rsidRPr="00594F04">
              <w:rPr>
                <w:rFonts w:ascii="Trebuchet MS" w:hAnsi="Trebuchet MS" w:cs="Trebuchet MS"/>
                <w:sz w:val="18"/>
                <w:szCs w:val="18"/>
              </w:rPr>
              <w:t>F</w:t>
            </w:r>
          </w:p>
        </w:tc>
        <w:tc>
          <w:tcPr>
            <w:tcW w:w="3175" w:type="dxa"/>
            <w:gridSpan w:val="2"/>
            <w:tcBorders>
              <w:top w:val="single" w:sz="4" w:space="0" w:color="auto"/>
              <w:left w:val="single" w:sz="4" w:space="0" w:color="auto"/>
              <w:bottom w:val="nil"/>
              <w:right w:val="single" w:sz="4" w:space="0" w:color="auto"/>
            </w:tcBorders>
            <w:shd w:val="clear" w:color="auto" w:fill="FFFFFF"/>
            <w:vAlign w:val="center"/>
          </w:tcPr>
          <w:p w14:paraId="46F83EBE"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12345678</w:t>
            </w:r>
          </w:p>
        </w:tc>
      </w:tr>
      <w:tr w:rsidR="00CB4BEB" w:rsidRPr="00CE1917" w14:paraId="7FC7EFCE" w14:textId="77777777" w:rsidTr="003C0924">
        <w:trPr>
          <w:trHeight w:hRule="exact" w:val="329"/>
        </w:trPr>
        <w:tc>
          <w:tcPr>
            <w:tcW w:w="1230" w:type="dxa"/>
            <w:tcBorders>
              <w:top w:val="single" w:sz="4" w:space="0" w:color="auto"/>
              <w:left w:val="single" w:sz="4" w:space="0" w:color="auto"/>
              <w:bottom w:val="nil"/>
              <w:right w:val="single" w:sz="4" w:space="0" w:color="auto"/>
            </w:tcBorders>
            <w:shd w:val="clear" w:color="auto" w:fill="D9D9D9"/>
            <w:vAlign w:val="bottom"/>
          </w:tcPr>
          <w:p w14:paraId="5B05D3B9" w14:textId="77777777" w:rsidR="00CB4BEB" w:rsidRPr="00FD54CF" w:rsidRDefault="00CB4BEB" w:rsidP="003C0924">
            <w:pPr>
              <w:rPr>
                <w:rFonts w:ascii="Trebuchet MS" w:hAnsi="Trebuchet MS"/>
                <w:sz w:val="18"/>
                <w:szCs w:val="18"/>
              </w:rPr>
            </w:pPr>
            <w:proofErr w:type="spellStart"/>
            <w:r w:rsidRPr="00FD54CF">
              <w:rPr>
                <w:rFonts w:ascii="Trebuchet MS" w:hAnsi="Trebuchet MS"/>
                <w:sz w:val="18"/>
                <w:szCs w:val="18"/>
              </w:rPr>
              <w:t>fs_navn</w:t>
            </w:r>
            <w:proofErr w:type="spellEnd"/>
          </w:p>
        </w:tc>
        <w:tc>
          <w:tcPr>
            <w:tcW w:w="1164" w:type="dxa"/>
            <w:tcBorders>
              <w:top w:val="single" w:sz="4" w:space="0" w:color="auto"/>
              <w:left w:val="single" w:sz="4" w:space="0" w:color="auto"/>
              <w:bottom w:val="nil"/>
              <w:right w:val="single" w:sz="4" w:space="0" w:color="auto"/>
            </w:tcBorders>
            <w:shd w:val="clear" w:color="auto" w:fill="FFFFFF"/>
            <w:vAlign w:val="bottom"/>
          </w:tcPr>
          <w:p w14:paraId="09985759" w14:textId="77777777" w:rsidR="00CB4BEB" w:rsidRPr="00FD54CF" w:rsidRDefault="00CB4BEB" w:rsidP="003C0924">
            <w:pPr>
              <w:rPr>
                <w:rFonts w:ascii="Trebuchet MS" w:hAnsi="Trebuchet MS"/>
                <w:sz w:val="18"/>
                <w:szCs w:val="18"/>
              </w:rPr>
            </w:pPr>
            <w:proofErr w:type="spellStart"/>
            <w:r w:rsidRPr="00FD54CF">
              <w:rPr>
                <w:rFonts w:ascii="Trebuchet MS" w:hAnsi="Trebuchet MS"/>
                <w:sz w:val="18"/>
                <w:szCs w:val="18"/>
              </w:rPr>
              <w:t>fs_navn</w:t>
            </w:r>
            <w:proofErr w:type="spellEnd"/>
          </w:p>
        </w:tc>
        <w:tc>
          <w:tcPr>
            <w:tcW w:w="3490" w:type="dxa"/>
            <w:tcBorders>
              <w:top w:val="single" w:sz="4" w:space="0" w:color="auto"/>
              <w:left w:val="single" w:sz="4" w:space="0" w:color="auto"/>
              <w:bottom w:val="nil"/>
              <w:right w:val="single" w:sz="4" w:space="0" w:color="auto"/>
            </w:tcBorders>
            <w:shd w:val="clear" w:color="auto" w:fill="FFFFFF"/>
            <w:vAlign w:val="bottom"/>
          </w:tcPr>
          <w:p w14:paraId="345B9D77" w14:textId="77777777" w:rsidR="00CB4BEB" w:rsidRPr="00FD54CF" w:rsidRDefault="00CB4BEB" w:rsidP="003C0924">
            <w:pPr>
              <w:rPr>
                <w:rFonts w:ascii="Trebuchet MS" w:hAnsi="Trebuchet MS"/>
                <w:sz w:val="18"/>
                <w:szCs w:val="18"/>
              </w:rPr>
            </w:pPr>
            <w:proofErr w:type="spellStart"/>
            <w:r w:rsidRPr="00FD54CF">
              <w:rPr>
                <w:rFonts w:ascii="Trebuchet MS" w:hAnsi="Trebuchet MS"/>
                <w:sz w:val="18"/>
                <w:szCs w:val="18"/>
              </w:rPr>
              <w:t>Forsyningselskabets</w:t>
            </w:r>
            <w:proofErr w:type="spellEnd"/>
            <w:r>
              <w:rPr>
                <w:rFonts w:ascii="Trebuchet MS" w:hAnsi="Trebuchet MS"/>
                <w:sz w:val="18"/>
                <w:szCs w:val="18"/>
              </w:rPr>
              <w:t xml:space="preserve"> </w:t>
            </w:r>
            <w:r w:rsidRPr="00FD54CF">
              <w:rPr>
                <w:rFonts w:ascii="Trebuchet MS" w:hAnsi="Trebuchet MS"/>
                <w:sz w:val="18"/>
                <w:szCs w:val="18"/>
              </w:rPr>
              <w:t>navn</w:t>
            </w:r>
          </w:p>
        </w:tc>
        <w:tc>
          <w:tcPr>
            <w:tcW w:w="1256" w:type="dxa"/>
            <w:tcBorders>
              <w:top w:val="single" w:sz="4" w:space="0" w:color="auto"/>
              <w:left w:val="single" w:sz="4" w:space="0" w:color="auto"/>
              <w:bottom w:val="nil"/>
              <w:right w:val="single" w:sz="4" w:space="0" w:color="auto"/>
            </w:tcBorders>
            <w:shd w:val="clear" w:color="auto" w:fill="FFFFFF"/>
            <w:vAlign w:val="bottom"/>
          </w:tcPr>
          <w:p w14:paraId="39B4B78C" w14:textId="77777777" w:rsidR="00CB4BEB" w:rsidRPr="00FD54CF" w:rsidRDefault="00CB4BEB" w:rsidP="003C0924">
            <w:pPr>
              <w:rPr>
                <w:rFonts w:ascii="Trebuchet MS" w:hAnsi="Trebuchet MS"/>
                <w:sz w:val="18"/>
                <w:szCs w:val="18"/>
              </w:rPr>
            </w:pPr>
            <w:r>
              <w:rPr>
                <w:rFonts w:ascii="Trebuchet MS" w:hAnsi="Trebuchet MS"/>
                <w:sz w:val="18"/>
                <w:szCs w:val="18"/>
              </w:rPr>
              <w:t>Tekststreng</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64F23D1D" w14:textId="77777777" w:rsidR="00CB4BEB" w:rsidRPr="00DB13B5" w:rsidRDefault="00CB4BEB" w:rsidP="003C0924">
            <w:pPr>
              <w:rPr>
                <w:rFonts w:ascii="Trebuchet MS" w:hAnsi="Trebuchet MS"/>
                <w:sz w:val="18"/>
                <w:szCs w:val="18"/>
              </w:rPr>
            </w:pPr>
            <w:r w:rsidRPr="00DB13B5">
              <w:rPr>
                <w:rFonts w:ascii="Trebuchet MS" w:hAnsi="Trebuchet MS"/>
                <w:sz w:val="18"/>
                <w:szCs w:val="18"/>
              </w:rPr>
              <w:t>0-128 tegn</w:t>
            </w:r>
          </w:p>
        </w:tc>
        <w:tc>
          <w:tcPr>
            <w:tcW w:w="1811" w:type="dxa"/>
            <w:tcBorders>
              <w:top w:val="single" w:sz="4" w:space="0" w:color="auto"/>
              <w:left w:val="single" w:sz="4" w:space="0" w:color="auto"/>
              <w:bottom w:val="nil"/>
              <w:right w:val="single" w:sz="4" w:space="0" w:color="auto"/>
            </w:tcBorders>
            <w:shd w:val="clear" w:color="auto" w:fill="FFFFFF"/>
            <w:vAlign w:val="bottom"/>
          </w:tcPr>
          <w:p w14:paraId="3C1F77C6" w14:textId="77777777" w:rsidR="00CB4BEB" w:rsidRPr="00594F04" w:rsidRDefault="00CB4BEB" w:rsidP="003C0924">
            <w:pPr>
              <w:jc w:val="center"/>
              <w:rPr>
                <w:rFonts w:ascii="Trebuchet MS" w:hAnsi="Trebuchet MS" w:cs="Trebuchet MS"/>
                <w:sz w:val="18"/>
                <w:szCs w:val="18"/>
              </w:rPr>
            </w:pPr>
            <w:r w:rsidRPr="00594F04">
              <w:rPr>
                <w:rFonts w:ascii="Trebuchet MS" w:hAnsi="Trebuchet MS" w:cs="Trebuchet MS"/>
                <w:sz w:val="18"/>
                <w:szCs w:val="18"/>
              </w:rPr>
              <w:t>F</w:t>
            </w:r>
          </w:p>
        </w:tc>
        <w:tc>
          <w:tcPr>
            <w:tcW w:w="3175" w:type="dxa"/>
            <w:gridSpan w:val="2"/>
            <w:tcBorders>
              <w:top w:val="single" w:sz="4" w:space="0" w:color="auto"/>
              <w:left w:val="single" w:sz="4" w:space="0" w:color="auto"/>
              <w:bottom w:val="nil"/>
              <w:right w:val="single" w:sz="4" w:space="0" w:color="auto"/>
            </w:tcBorders>
            <w:shd w:val="clear" w:color="auto" w:fill="FFFFFF"/>
            <w:vAlign w:val="bottom"/>
          </w:tcPr>
          <w:p w14:paraId="1E42B289"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Dråbens vandforsyning</w:t>
            </w:r>
          </w:p>
        </w:tc>
      </w:tr>
      <w:tr w:rsidR="00CB4BEB" w:rsidRPr="00CE1917" w14:paraId="2E556AB2" w14:textId="77777777" w:rsidTr="003C0924">
        <w:trPr>
          <w:trHeight w:hRule="exact" w:val="329"/>
        </w:trPr>
        <w:tc>
          <w:tcPr>
            <w:tcW w:w="1230" w:type="dxa"/>
            <w:tcBorders>
              <w:top w:val="single" w:sz="4" w:space="0" w:color="auto"/>
              <w:left w:val="single" w:sz="4" w:space="0" w:color="auto"/>
              <w:bottom w:val="nil"/>
              <w:right w:val="single" w:sz="4" w:space="0" w:color="auto"/>
            </w:tcBorders>
            <w:shd w:val="clear" w:color="auto" w:fill="D9D9D9"/>
            <w:vAlign w:val="bottom"/>
          </w:tcPr>
          <w:p w14:paraId="3447C153" w14:textId="77777777" w:rsidR="00CB4BEB" w:rsidRPr="00FD54CF" w:rsidRDefault="00CB4BEB" w:rsidP="003C0924">
            <w:pPr>
              <w:rPr>
                <w:rFonts w:ascii="Trebuchet MS" w:hAnsi="Trebuchet MS"/>
                <w:sz w:val="18"/>
                <w:szCs w:val="18"/>
              </w:rPr>
            </w:pPr>
            <w:r>
              <w:rPr>
                <w:rFonts w:ascii="Trebuchet MS" w:hAnsi="Trebuchet MS"/>
                <w:sz w:val="18"/>
                <w:szCs w:val="18"/>
              </w:rPr>
              <w:t>dybde</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3FD060FF" w14:textId="77777777" w:rsidR="00CB4BEB" w:rsidRDefault="00CB4BEB" w:rsidP="003C0924">
            <w:pPr>
              <w:rPr>
                <w:rFonts w:ascii="Trebuchet MS" w:hAnsi="Trebuchet MS"/>
                <w:sz w:val="18"/>
                <w:szCs w:val="18"/>
              </w:rPr>
            </w:pPr>
            <w:r>
              <w:rPr>
                <w:rFonts w:ascii="Trebuchet MS" w:hAnsi="Trebuchet MS"/>
                <w:sz w:val="18"/>
                <w:szCs w:val="18"/>
              </w:rPr>
              <w:t>dybde</w:t>
            </w:r>
          </w:p>
        </w:tc>
        <w:tc>
          <w:tcPr>
            <w:tcW w:w="3490" w:type="dxa"/>
            <w:tcBorders>
              <w:top w:val="single" w:sz="4" w:space="0" w:color="auto"/>
              <w:left w:val="single" w:sz="4" w:space="0" w:color="auto"/>
              <w:bottom w:val="nil"/>
              <w:right w:val="single" w:sz="4" w:space="0" w:color="auto"/>
            </w:tcBorders>
            <w:shd w:val="clear" w:color="auto" w:fill="FFFFFF"/>
            <w:vAlign w:val="bottom"/>
          </w:tcPr>
          <w:p w14:paraId="3825FA4B" w14:textId="77777777" w:rsidR="00CB4BEB" w:rsidRPr="00FD54CF" w:rsidRDefault="00CB4BEB" w:rsidP="003C0924">
            <w:pPr>
              <w:rPr>
                <w:rFonts w:ascii="Trebuchet MS" w:hAnsi="Trebuchet MS"/>
                <w:sz w:val="18"/>
                <w:szCs w:val="18"/>
              </w:rPr>
            </w:pPr>
            <w:r>
              <w:rPr>
                <w:rFonts w:ascii="Trebuchet MS" w:hAnsi="Trebuchet MS"/>
                <w:sz w:val="18"/>
                <w:szCs w:val="18"/>
              </w:rPr>
              <w:t>Dybde i m</w:t>
            </w:r>
          </w:p>
        </w:tc>
        <w:tc>
          <w:tcPr>
            <w:tcW w:w="1256" w:type="dxa"/>
            <w:tcBorders>
              <w:top w:val="single" w:sz="4" w:space="0" w:color="auto"/>
              <w:left w:val="single" w:sz="4" w:space="0" w:color="auto"/>
              <w:bottom w:val="nil"/>
              <w:right w:val="single" w:sz="4" w:space="0" w:color="auto"/>
            </w:tcBorders>
            <w:shd w:val="clear" w:color="auto" w:fill="FFFFFF"/>
            <w:vAlign w:val="bottom"/>
          </w:tcPr>
          <w:p w14:paraId="23FFD90D" w14:textId="77777777" w:rsidR="00CB4BEB" w:rsidRPr="00FD54CF" w:rsidRDefault="00CB4BEB" w:rsidP="003C0924">
            <w:pPr>
              <w:rPr>
                <w:rFonts w:ascii="Trebuchet MS" w:hAnsi="Trebuchet MS" w:cs="Trebuchet MS"/>
                <w:sz w:val="18"/>
                <w:szCs w:val="18"/>
              </w:rPr>
            </w:pPr>
            <w:r>
              <w:rPr>
                <w:rFonts w:ascii="Trebuchet MS" w:hAnsi="Trebuchet MS"/>
                <w:sz w:val="18"/>
                <w:szCs w:val="18"/>
              </w:rPr>
              <w:t>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29369E57" w14:textId="77777777" w:rsidR="00CB4BEB" w:rsidRPr="00DB13B5" w:rsidRDefault="00CB4BEB" w:rsidP="003C0924">
            <w:pPr>
              <w:rPr>
                <w:rFonts w:ascii="Trebuchet MS" w:hAnsi="Trebuchet MS" w:cs="Trebuchet MS"/>
                <w:sz w:val="18"/>
                <w:szCs w:val="18"/>
              </w:rPr>
            </w:pPr>
            <w:r w:rsidRPr="00DB13B5">
              <w:rPr>
                <w:rFonts w:ascii="Trebuchet MS" w:hAnsi="Trebuchet MS" w:cs="Trebuchet MS"/>
                <w:sz w:val="18"/>
                <w:szCs w:val="18"/>
              </w:rPr>
              <w:t>0,1 – 9,9</w:t>
            </w:r>
          </w:p>
        </w:tc>
        <w:tc>
          <w:tcPr>
            <w:tcW w:w="1811" w:type="dxa"/>
            <w:tcBorders>
              <w:top w:val="single" w:sz="4" w:space="0" w:color="auto"/>
              <w:left w:val="single" w:sz="4" w:space="0" w:color="auto"/>
              <w:bottom w:val="nil"/>
              <w:right w:val="single" w:sz="4" w:space="0" w:color="auto"/>
            </w:tcBorders>
            <w:shd w:val="clear" w:color="auto" w:fill="FFFFFF"/>
            <w:vAlign w:val="bottom"/>
          </w:tcPr>
          <w:p w14:paraId="2F65488C"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3175" w:type="dxa"/>
            <w:gridSpan w:val="2"/>
            <w:tcBorders>
              <w:top w:val="single" w:sz="4" w:space="0" w:color="auto"/>
              <w:left w:val="single" w:sz="4" w:space="0" w:color="auto"/>
              <w:bottom w:val="nil"/>
              <w:right w:val="single" w:sz="4" w:space="0" w:color="auto"/>
            </w:tcBorders>
            <w:shd w:val="clear" w:color="auto" w:fill="FFFFFF"/>
            <w:vAlign w:val="bottom"/>
          </w:tcPr>
          <w:p w14:paraId="5B9CEDA3"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1,2</w:t>
            </w:r>
          </w:p>
        </w:tc>
      </w:tr>
      <w:tr w:rsidR="00CB4BEB" w:rsidRPr="00CE1917" w14:paraId="35305464" w14:textId="77777777" w:rsidTr="003C0924">
        <w:trPr>
          <w:trHeight w:hRule="exact" w:val="329"/>
        </w:trPr>
        <w:tc>
          <w:tcPr>
            <w:tcW w:w="1230" w:type="dxa"/>
            <w:tcBorders>
              <w:top w:val="single" w:sz="4" w:space="0" w:color="auto"/>
              <w:left w:val="single" w:sz="4" w:space="0" w:color="auto"/>
              <w:bottom w:val="nil"/>
              <w:right w:val="single" w:sz="4" w:space="0" w:color="auto"/>
            </w:tcBorders>
            <w:shd w:val="clear" w:color="auto" w:fill="D9D9D9"/>
            <w:vAlign w:val="bottom"/>
          </w:tcPr>
          <w:p w14:paraId="1DEAF865" w14:textId="77777777" w:rsidR="00CB4BEB" w:rsidRPr="00FD54CF" w:rsidRDefault="00CB4BEB" w:rsidP="003C0924">
            <w:pPr>
              <w:rPr>
                <w:rFonts w:ascii="Trebuchet MS" w:hAnsi="Trebuchet MS"/>
                <w:sz w:val="18"/>
                <w:szCs w:val="18"/>
              </w:rPr>
            </w:pPr>
            <w:proofErr w:type="spellStart"/>
            <w:r>
              <w:rPr>
                <w:rFonts w:ascii="Trebuchet MS" w:hAnsi="Trebuchet MS"/>
                <w:sz w:val="18"/>
                <w:szCs w:val="18"/>
              </w:rPr>
              <w:t>aar_i_jord</w:t>
            </w:r>
            <w:proofErr w:type="spellEnd"/>
          </w:p>
        </w:tc>
        <w:tc>
          <w:tcPr>
            <w:tcW w:w="1164" w:type="dxa"/>
            <w:tcBorders>
              <w:top w:val="single" w:sz="4" w:space="0" w:color="auto"/>
              <w:left w:val="single" w:sz="4" w:space="0" w:color="auto"/>
              <w:bottom w:val="nil"/>
              <w:right w:val="single" w:sz="4" w:space="0" w:color="auto"/>
            </w:tcBorders>
            <w:shd w:val="clear" w:color="auto" w:fill="FFFFFF"/>
            <w:vAlign w:val="bottom"/>
          </w:tcPr>
          <w:p w14:paraId="5A480A57" w14:textId="77777777" w:rsidR="00CB4BEB" w:rsidRDefault="00CB4BEB" w:rsidP="003C0924">
            <w:pPr>
              <w:rPr>
                <w:rFonts w:ascii="Trebuchet MS" w:hAnsi="Trebuchet MS"/>
                <w:sz w:val="18"/>
                <w:szCs w:val="18"/>
              </w:rPr>
            </w:pPr>
            <w:proofErr w:type="spellStart"/>
            <w:r>
              <w:rPr>
                <w:rFonts w:ascii="Trebuchet MS" w:hAnsi="Trebuchet MS"/>
                <w:sz w:val="18"/>
                <w:szCs w:val="18"/>
              </w:rPr>
              <w:t>aar_i_jord</w:t>
            </w:r>
            <w:proofErr w:type="spellEnd"/>
          </w:p>
        </w:tc>
        <w:tc>
          <w:tcPr>
            <w:tcW w:w="3490" w:type="dxa"/>
            <w:tcBorders>
              <w:top w:val="single" w:sz="4" w:space="0" w:color="auto"/>
              <w:left w:val="single" w:sz="4" w:space="0" w:color="auto"/>
              <w:bottom w:val="nil"/>
              <w:right w:val="single" w:sz="4" w:space="0" w:color="auto"/>
            </w:tcBorders>
            <w:shd w:val="clear" w:color="auto" w:fill="FFFFFF"/>
            <w:vAlign w:val="bottom"/>
          </w:tcPr>
          <w:p w14:paraId="18C188AB" w14:textId="77777777" w:rsidR="00CB4BEB" w:rsidRPr="00FD54CF" w:rsidRDefault="00CB4BEB" w:rsidP="003C0924">
            <w:pPr>
              <w:rPr>
                <w:rFonts w:ascii="Trebuchet MS" w:hAnsi="Trebuchet MS"/>
                <w:sz w:val="18"/>
                <w:szCs w:val="18"/>
              </w:rPr>
            </w:pPr>
            <w:r>
              <w:rPr>
                <w:rFonts w:ascii="Trebuchet MS" w:hAnsi="Trebuchet MS"/>
                <w:sz w:val="18"/>
                <w:szCs w:val="18"/>
              </w:rPr>
              <w:t>Årstal, hvor kabel er lagt i jord</w:t>
            </w:r>
          </w:p>
        </w:tc>
        <w:tc>
          <w:tcPr>
            <w:tcW w:w="1256" w:type="dxa"/>
            <w:tcBorders>
              <w:top w:val="single" w:sz="4" w:space="0" w:color="auto"/>
              <w:left w:val="single" w:sz="4" w:space="0" w:color="auto"/>
              <w:bottom w:val="nil"/>
              <w:right w:val="single" w:sz="4" w:space="0" w:color="auto"/>
            </w:tcBorders>
            <w:shd w:val="clear" w:color="auto" w:fill="FFFFFF"/>
            <w:vAlign w:val="bottom"/>
          </w:tcPr>
          <w:p w14:paraId="53A4D286" w14:textId="77777777" w:rsidR="00CB4BEB" w:rsidRPr="00FD54CF"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752D46AD" w14:textId="77777777" w:rsidR="00CB4BEB" w:rsidRPr="00DB13B5" w:rsidRDefault="00CB4BEB" w:rsidP="003C0924">
            <w:pPr>
              <w:rPr>
                <w:rFonts w:ascii="Trebuchet MS" w:hAnsi="Trebuchet MS" w:cs="Trebuchet MS"/>
                <w:sz w:val="18"/>
                <w:szCs w:val="18"/>
              </w:rPr>
            </w:pPr>
            <w:r w:rsidRPr="00DB13B5">
              <w:rPr>
                <w:rFonts w:ascii="Trebuchet MS" w:hAnsi="Trebuchet MS" w:cs="Trebuchet MS"/>
                <w:sz w:val="18"/>
                <w:szCs w:val="18"/>
              </w:rPr>
              <w:t>1900-2999</w:t>
            </w:r>
          </w:p>
        </w:tc>
        <w:tc>
          <w:tcPr>
            <w:tcW w:w="1811" w:type="dxa"/>
            <w:tcBorders>
              <w:top w:val="single" w:sz="4" w:space="0" w:color="auto"/>
              <w:left w:val="single" w:sz="4" w:space="0" w:color="auto"/>
              <w:bottom w:val="nil"/>
              <w:right w:val="single" w:sz="4" w:space="0" w:color="auto"/>
            </w:tcBorders>
            <w:shd w:val="clear" w:color="auto" w:fill="FFFFFF"/>
            <w:vAlign w:val="bottom"/>
          </w:tcPr>
          <w:p w14:paraId="64FD5F8B"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3175" w:type="dxa"/>
            <w:gridSpan w:val="2"/>
            <w:tcBorders>
              <w:top w:val="single" w:sz="4" w:space="0" w:color="auto"/>
              <w:left w:val="single" w:sz="4" w:space="0" w:color="auto"/>
              <w:bottom w:val="nil"/>
              <w:right w:val="single" w:sz="4" w:space="0" w:color="auto"/>
            </w:tcBorders>
            <w:shd w:val="clear" w:color="auto" w:fill="FFFFFF"/>
            <w:vAlign w:val="bottom"/>
          </w:tcPr>
          <w:p w14:paraId="67474BB5"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1998</w:t>
            </w:r>
          </w:p>
        </w:tc>
      </w:tr>
      <w:tr w:rsidR="00CB4BEB" w:rsidRPr="00CE1917" w14:paraId="7497B0B9" w14:textId="77777777" w:rsidTr="003C0924">
        <w:trPr>
          <w:trHeight w:hRule="exact" w:val="329"/>
        </w:trPr>
        <w:tc>
          <w:tcPr>
            <w:tcW w:w="1230" w:type="dxa"/>
            <w:tcBorders>
              <w:top w:val="single" w:sz="4" w:space="0" w:color="auto"/>
              <w:left w:val="single" w:sz="4" w:space="0" w:color="auto"/>
              <w:bottom w:val="nil"/>
              <w:right w:val="single" w:sz="4" w:space="0" w:color="auto"/>
            </w:tcBorders>
            <w:shd w:val="clear" w:color="auto" w:fill="D9D9D9"/>
            <w:vAlign w:val="bottom"/>
          </w:tcPr>
          <w:p w14:paraId="1A2260EA" w14:textId="77777777" w:rsidR="00CB4BEB" w:rsidRPr="00FD54CF" w:rsidRDefault="00CB4BEB" w:rsidP="003C0924">
            <w:pPr>
              <w:rPr>
                <w:rFonts w:ascii="Trebuchet MS" w:hAnsi="Trebuchet MS"/>
                <w:sz w:val="18"/>
                <w:szCs w:val="18"/>
              </w:rPr>
            </w:pPr>
            <w:proofErr w:type="spellStart"/>
            <w:r>
              <w:rPr>
                <w:rFonts w:ascii="Trebuchet MS" w:hAnsi="Trebuchet MS"/>
                <w:sz w:val="18"/>
                <w:szCs w:val="18"/>
              </w:rPr>
              <w:t>antal_kabler</w:t>
            </w:r>
            <w:proofErr w:type="spellEnd"/>
          </w:p>
        </w:tc>
        <w:tc>
          <w:tcPr>
            <w:tcW w:w="1164" w:type="dxa"/>
            <w:tcBorders>
              <w:top w:val="single" w:sz="4" w:space="0" w:color="auto"/>
              <w:left w:val="single" w:sz="4" w:space="0" w:color="auto"/>
              <w:bottom w:val="nil"/>
              <w:right w:val="single" w:sz="4" w:space="0" w:color="auto"/>
            </w:tcBorders>
            <w:shd w:val="clear" w:color="auto" w:fill="FFFFFF"/>
            <w:vAlign w:val="bottom"/>
          </w:tcPr>
          <w:p w14:paraId="33ECA9A8" w14:textId="77777777" w:rsidR="00CB4BEB" w:rsidRDefault="00CB4BEB" w:rsidP="003C0924">
            <w:pPr>
              <w:rPr>
                <w:rFonts w:ascii="Trebuchet MS" w:hAnsi="Trebuchet MS"/>
                <w:sz w:val="18"/>
                <w:szCs w:val="18"/>
              </w:rPr>
            </w:pPr>
            <w:proofErr w:type="spellStart"/>
            <w:r>
              <w:rPr>
                <w:rFonts w:ascii="Trebuchet MS" w:hAnsi="Trebuchet MS"/>
                <w:sz w:val="18"/>
                <w:szCs w:val="18"/>
              </w:rPr>
              <w:t>antal_kabl</w:t>
            </w:r>
            <w:proofErr w:type="spellEnd"/>
          </w:p>
        </w:tc>
        <w:tc>
          <w:tcPr>
            <w:tcW w:w="3490" w:type="dxa"/>
            <w:tcBorders>
              <w:top w:val="single" w:sz="4" w:space="0" w:color="auto"/>
              <w:left w:val="single" w:sz="4" w:space="0" w:color="auto"/>
              <w:bottom w:val="nil"/>
              <w:right w:val="single" w:sz="4" w:space="0" w:color="auto"/>
            </w:tcBorders>
            <w:shd w:val="clear" w:color="auto" w:fill="FFFFFF"/>
            <w:vAlign w:val="bottom"/>
          </w:tcPr>
          <w:p w14:paraId="193551CC" w14:textId="77777777" w:rsidR="00CB4BEB" w:rsidRPr="00FD54CF" w:rsidRDefault="00CB4BEB" w:rsidP="003C0924">
            <w:pPr>
              <w:rPr>
                <w:rFonts w:ascii="Trebuchet MS" w:hAnsi="Trebuchet MS"/>
                <w:sz w:val="18"/>
                <w:szCs w:val="18"/>
              </w:rPr>
            </w:pPr>
            <w:r>
              <w:rPr>
                <w:rFonts w:ascii="Trebuchet MS" w:hAnsi="Trebuchet MS"/>
                <w:sz w:val="18"/>
                <w:szCs w:val="18"/>
              </w:rPr>
              <w:t>Antal kabler</w:t>
            </w:r>
          </w:p>
        </w:tc>
        <w:tc>
          <w:tcPr>
            <w:tcW w:w="1256" w:type="dxa"/>
            <w:tcBorders>
              <w:top w:val="single" w:sz="4" w:space="0" w:color="auto"/>
              <w:left w:val="single" w:sz="4" w:space="0" w:color="auto"/>
              <w:bottom w:val="nil"/>
              <w:right w:val="single" w:sz="4" w:space="0" w:color="auto"/>
            </w:tcBorders>
            <w:shd w:val="clear" w:color="auto" w:fill="FFFFFF"/>
            <w:vAlign w:val="bottom"/>
          </w:tcPr>
          <w:p w14:paraId="2D8FC8B1" w14:textId="77777777" w:rsidR="00CB4BEB" w:rsidRPr="00FD54CF"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0012F004" w14:textId="77777777" w:rsidR="00CB4BEB" w:rsidRPr="00DB13B5" w:rsidRDefault="00CB4BEB" w:rsidP="003C0924">
            <w:pPr>
              <w:rPr>
                <w:rFonts w:ascii="Trebuchet MS" w:hAnsi="Trebuchet MS" w:cs="Trebuchet MS"/>
                <w:sz w:val="18"/>
                <w:szCs w:val="18"/>
              </w:rPr>
            </w:pPr>
            <w:r w:rsidRPr="00DB13B5">
              <w:rPr>
                <w:rFonts w:ascii="Trebuchet MS" w:hAnsi="Trebuchet MS" w:cs="Trebuchet MS"/>
                <w:sz w:val="18"/>
                <w:szCs w:val="18"/>
              </w:rPr>
              <w:t>1-99999</w:t>
            </w:r>
          </w:p>
        </w:tc>
        <w:tc>
          <w:tcPr>
            <w:tcW w:w="1811" w:type="dxa"/>
            <w:tcBorders>
              <w:top w:val="single" w:sz="4" w:space="0" w:color="auto"/>
              <w:left w:val="single" w:sz="4" w:space="0" w:color="auto"/>
              <w:bottom w:val="nil"/>
              <w:right w:val="single" w:sz="4" w:space="0" w:color="auto"/>
            </w:tcBorders>
            <w:shd w:val="clear" w:color="auto" w:fill="FFFFFF"/>
            <w:vAlign w:val="bottom"/>
          </w:tcPr>
          <w:p w14:paraId="718E8864"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3175" w:type="dxa"/>
            <w:gridSpan w:val="2"/>
            <w:tcBorders>
              <w:top w:val="single" w:sz="4" w:space="0" w:color="auto"/>
              <w:left w:val="single" w:sz="4" w:space="0" w:color="auto"/>
              <w:bottom w:val="nil"/>
              <w:right w:val="single" w:sz="4" w:space="0" w:color="auto"/>
            </w:tcBorders>
            <w:shd w:val="clear" w:color="auto" w:fill="FFFFFF"/>
            <w:vAlign w:val="bottom"/>
          </w:tcPr>
          <w:p w14:paraId="0413545A"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5</w:t>
            </w:r>
          </w:p>
        </w:tc>
      </w:tr>
      <w:tr w:rsidR="00CB4BEB" w:rsidRPr="00CE1917" w14:paraId="64484784" w14:textId="77777777" w:rsidTr="003C0924">
        <w:trPr>
          <w:trHeight w:hRule="exact" w:val="329"/>
        </w:trPr>
        <w:tc>
          <w:tcPr>
            <w:tcW w:w="1230" w:type="dxa"/>
            <w:tcBorders>
              <w:top w:val="single" w:sz="4" w:space="0" w:color="auto"/>
              <w:left w:val="single" w:sz="4" w:space="0" w:color="auto"/>
              <w:bottom w:val="single" w:sz="4" w:space="0" w:color="auto"/>
              <w:right w:val="single" w:sz="4" w:space="0" w:color="auto"/>
            </w:tcBorders>
            <w:shd w:val="clear" w:color="auto" w:fill="97DDBA"/>
            <w:vAlign w:val="bottom"/>
          </w:tcPr>
          <w:p w14:paraId="7A63939A"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w:t>
            </w:r>
            <w:r w:rsidRPr="00CE1917">
              <w:rPr>
                <w:rFonts w:ascii="Trebuchet MS" w:hAnsi="Trebuchet MS" w:cs="Trebuchet MS"/>
                <w:sz w:val="18"/>
                <w:szCs w:val="18"/>
              </w:rPr>
              <w:t>ink</w:t>
            </w:r>
          </w:p>
        </w:tc>
        <w:tc>
          <w:tcPr>
            <w:tcW w:w="1164" w:type="dxa"/>
            <w:tcBorders>
              <w:top w:val="single" w:sz="4" w:space="0" w:color="auto"/>
              <w:left w:val="single" w:sz="4" w:space="0" w:color="auto"/>
              <w:bottom w:val="single" w:sz="4" w:space="0" w:color="auto"/>
              <w:right w:val="single" w:sz="4" w:space="0" w:color="auto"/>
            </w:tcBorders>
            <w:shd w:val="clear" w:color="auto" w:fill="97DDBA"/>
          </w:tcPr>
          <w:p w14:paraId="59227873" w14:textId="77777777" w:rsidR="00CB4BEB" w:rsidRPr="0014307B" w:rsidRDefault="00CB4BEB" w:rsidP="003C0924">
            <w:pPr>
              <w:rPr>
                <w:rFonts w:ascii="Trebuchet MS" w:hAnsi="Trebuchet MS" w:cs="Trebuchet MS"/>
                <w:sz w:val="18"/>
                <w:szCs w:val="18"/>
              </w:rPr>
            </w:pPr>
          </w:p>
        </w:tc>
        <w:tc>
          <w:tcPr>
            <w:tcW w:w="11128"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1A73B736"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617529A3" w14:textId="77777777" w:rsidTr="003C0924">
        <w:trPr>
          <w:gridAfter w:val="1"/>
          <w:wAfter w:w="202" w:type="dxa"/>
          <w:trHeight w:hRule="exact" w:val="329"/>
        </w:trPr>
        <w:tc>
          <w:tcPr>
            <w:tcW w:w="13320" w:type="dxa"/>
            <w:gridSpan w:val="7"/>
            <w:tcBorders>
              <w:top w:val="single" w:sz="4" w:space="0" w:color="auto"/>
              <w:left w:val="nil"/>
              <w:bottom w:val="nil"/>
              <w:right w:val="nil"/>
            </w:tcBorders>
            <w:shd w:val="clear" w:color="auto" w:fill="97DDBA"/>
            <w:vAlign w:val="bottom"/>
          </w:tcPr>
          <w:p w14:paraId="43EC75EF" w14:textId="77777777" w:rsidR="00CB4BEB" w:rsidRPr="009367BB" w:rsidRDefault="00CB4BEB" w:rsidP="003C0924">
            <w:pPr>
              <w:rPr>
                <w:rFonts w:ascii="Trebuchet MS" w:hAnsi="Trebuchet MS" w:cs="Trebuchet M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66CB4DEB" w14:textId="77777777" w:rsidR="00CB4BEB" w:rsidRDefault="00CB4BEB" w:rsidP="00CB4BEB">
      <w:pPr>
        <w:pStyle w:val="Overskrift6"/>
      </w:pPr>
      <w:r>
        <w:lastRenderedPageBreak/>
        <w:t>5.6.8.1</w:t>
      </w:r>
      <w:r w:rsidRPr="00A32757">
        <w:t xml:space="preserve"> </w:t>
      </w:r>
      <w:r>
        <w:t>Metadata</w:t>
      </w:r>
      <w:r w:rsidRPr="00C626D5">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5CD7A386" w14:textId="77777777" w:rsidTr="003C0924">
        <w:trPr>
          <w:trHeight w:hRule="exact" w:val="255"/>
        </w:trPr>
        <w:tc>
          <w:tcPr>
            <w:tcW w:w="2235" w:type="dxa"/>
            <w:shd w:val="clear" w:color="auto" w:fill="D9D9D9"/>
            <w:vAlign w:val="bottom"/>
          </w:tcPr>
          <w:p w14:paraId="20792C4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63A57072"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255EFB6E" w14:textId="77777777" w:rsidTr="003C0924">
        <w:trPr>
          <w:trHeight w:hRule="exact" w:val="255"/>
        </w:trPr>
        <w:tc>
          <w:tcPr>
            <w:tcW w:w="2235" w:type="dxa"/>
            <w:shd w:val="clear" w:color="auto" w:fill="E0E0E0"/>
            <w:vAlign w:val="bottom"/>
          </w:tcPr>
          <w:p w14:paraId="57A92AEA"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Temanavn</w:t>
            </w:r>
          </w:p>
        </w:tc>
        <w:tc>
          <w:tcPr>
            <w:tcW w:w="11340" w:type="dxa"/>
            <w:shd w:val="clear" w:color="auto" w:fill="FFFFFF"/>
            <w:vAlign w:val="bottom"/>
          </w:tcPr>
          <w:p w14:paraId="0FE027AE"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Fiberkabel</w:t>
            </w:r>
          </w:p>
        </w:tc>
      </w:tr>
      <w:tr w:rsidR="00CB4BEB" w:rsidRPr="0051728E" w14:paraId="5EAA2E65" w14:textId="77777777" w:rsidTr="003C0924">
        <w:trPr>
          <w:trHeight w:hRule="exact" w:val="255"/>
        </w:trPr>
        <w:tc>
          <w:tcPr>
            <w:tcW w:w="2235" w:type="dxa"/>
            <w:shd w:val="clear" w:color="auto" w:fill="E0E0E0"/>
            <w:vAlign w:val="bottom"/>
          </w:tcPr>
          <w:p w14:paraId="47E06DC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07E105DA" w14:textId="77777777" w:rsidR="00CB4BEB" w:rsidRDefault="00CB4BEB" w:rsidP="003C0924">
            <w:pPr>
              <w:rPr>
                <w:rFonts w:ascii="Trebuchet MS" w:hAnsi="Trebuchet MS"/>
                <w:sz w:val="18"/>
                <w:szCs w:val="18"/>
              </w:rPr>
            </w:pPr>
            <w:r>
              <w:rPr>
                <w:rFonts w:ascii="Trebuchet MS" w:hAnsi="Trebuchet MS"/>
                <w:sz w:val="18"/>
                <w:szCs w:val="18"/>
              </w:rPr>
              <w:t>5507</w:t>
            </w:r>
          </w:p>
        </w:tc>
      </w:tr>
      <w:tr w:rsidR="00CB4BEB" w:rsidRPr="0051728E" w14:paraId="47713683" w14:textId="77777777" w:rsidTr="003C0924">
        <w:trPr>
          <w:trHeight w:hRule="exact" w:val="255"/>
        </w:trPr>
        <w:tc>
          <w:tcPr>
            <w:tcW w:w="2235" w:type="dxa"/>
            <w:shd w:val="clear" w:color="auto" w:fill="E0E0E0"/>
            <w:vAlign w:val="bottom"/>
          </w:tcPr>
          <w:p w14:paraId="41C2CD5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694CEEC7"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Kommunale fiberkabler.</w:t>
            </w:r>
          </w:p>
        </w:tc>
      </w:tr>
      <w:tr w:rsidR="00CB4BEB" w:rsidRPr="0051728E" w14:paraId="5928AD6A" w14:textId="77777777" w:rsidTr="003C0924">
        <w:trPr>
          <w:trHeight w:hRule="exact" w:val="255"/>
        </w:trPr>
        <w:tc>
          <w:tcPr>
            <w:tcW w:w="2235" w:type="dxa"/>
            <w:shd w:val="clear" w:color="auto" w:fill="E0E0E0"/>
            <w:vAlign w:val="bottom"/>
          </w:tcPr>
          <w:p w14:paraId="5D4520D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4009F5D4"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Registrering af kommunale fiberkabler, hvor kommunen er ledningsejer.</w:t>
            </w:r>
          </w:p>
        </w:tc>
      </w:tr>
      <w:tr w:rsidR="00CB4BEB" w:rsidRPr="0051728E" w14:paraId="2B512794" w14:textId="77777777" w:rsidTr="003C0924">
        <w:trPr>
          <w:trHeight w:hRule="exact" w:val="255"/>
        </w:trPr>
        <w:tc>
          <w:tcPr>
            <w:tcW w:w="2235" w:type="dxa"/>
            <w:shd w:val="clear" w:color="auto" w:fill="E0E0E0"/>
            <w:vAlign w:val="bottom"/>
          </w:tcPr>
          <w:p w14:paraId="0891AED3"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57EC9D08"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Oplyse egne og fremmede graveansøgere om kables beliggenhed. Drift af netværk</w:t>
            </w:r>
            <w:r>
              <w:rPr>
                <w:rFonts w:ascii="Trebuchet MS" w:hAnsi="Trebuchet MS" w:cs="Trebuchet MS"/>
                <w:sz w:val="18"/>
                <w:szCs w:val="18"/>
              </w:rPr>
              <w:t>.</w:t>
            </w:r>
          </w:p>
        </w:tc>
      </w:tr>
      <w:tr w:rsidR="00CB4BEB" w:rsidRPr="0051728E" w14:paraId="791F7096" w14:textId="77777777" w:rsidTr="003C0924">
        <w:trPr>
          <w:trHeight w:hRule="exact" w:val="255"/>
        </w:trPr>
        <w:tc>
          <w:tcPr>
            <w:tcW w:w="2235" w:type="dxa"/>
            <w:shd w:val="clear" w:color="auto" w:fill="E0E0E0"/>
            <w:vAlign w:val="bottom"/>
          </w:tcPr>
          <w:p w14:paraId="63683347"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2F8414D1"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 xml:space="preserve">Administrative enheder, </w:t>
            </w:r>
            <w:r w:rsidRPr="0061541A">
              <w:rPr>
                <w:rFonts w:ascii="Trebuchet MS" w:hAnsi="Trebuchet MS" w:cs="Trebuchet MS"/>
                <w:bCs/>
                <w:sz w:val="18"/>
                <w:szCs w:val="18"/>
              </w:rPr>
              <w:t>Offentlig forsyningsvirksomhed og offentlige tjenesteydelser</w:t>
            </w:r>
            <w:r>
              <w:rPr>
                <w:rFonts w:ascii="Trebuchet MS" w:hAnsi="Trebuchet MS" w:cs="Trebuchet MS"/>
                <w:bCs/>
                <w:sz w:val="18"/>
                <w:szCs w:val="18"/>
              </w:rPr>
              <w:t>.</w:t>
            </w:r>
          </w:p>
        </w:tc>
      </w:tr>
      <w:tr w:rsidR="00CB4BEB" w:rsidRPr="0051728E" w14:paraId="35F1DC88" w14:textId="77777777" w:rsidTr="003C0924">
        <w:trPr>
          <w:trHeight w:hRule="exact" w:val="255"/>
        </w:trPr>
        <w:tc>
          <w:tcPr>
            <w:tcW w:w="2235" w:type="dxa"/>
            <w:shd w:val="clear" w:color="auto" w:fill="E0E0E0"/>
            <w:vAlign w:val="bottom"/>
          </w:tcPr>
          <w:p w14:paraId="462F2274" w14:textId="77777777" w:rsidR="00CB4BEB" w:rsidRPr="00492FFE" w:rsidRDefault="00CB4BEB" w:rsidP="003C0924">
            <w:pPr>
              <w:rPr>
                <w:rFonts w:ascii="Trebuchet MS" w:hAnsi="Trebuchet MS" w:cs="Trebuchet MS"/>
                <w:sz w:val="18"/>
                <w:szCs w:val="18"/>
              </w:rPr>
            </w:pPr>
            <w:proofErr w:type="spellStart"/>
            <w:r>
              <w:rPr>
                <w:rFonts w:ascii="Trebuchet MS" w:hAnsi="Trebuchet MS" w:cs="Trebuchet MS"/>
                <w:sz w:val="18"/>
                <w:szCs w:val="18"/>
              </w:rPr>
              <w:t>No</w:t>
            </w:r>
            <w:r w:rsidRPr="000B2E88">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roofErr w:type="spellEnd"/>
          </w:p>
        </w:tc>
        <w:tc>
          <w:tcPr>
            <w:tcW w:w="11340" w:type="dxa"/>
            <w:shd w:val="clear" w:color="auto" w:fill="FFFFFF"/>
            <w:vAlign w:val="bottom"/>
          </w:tcPr>
          <w:p w14:paraId="19498EA4"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sz w:val="18"/>
                <w:szCs w:val="18"/>
              </w:rPr>
              <w:t>Strøm, Elforsyning</w:t>
            </w:r>
          </w:p>
        </w:tc>
      </w:tr>
      <w:tr w:rsidR="00CB4BEB" w:rsidRPr="0051728E" w14:paraId="1C0D4B75" w14:textId="77777777" w:rsidTr="003C0924">
        <w:trPr>
          <w:trHeight w:hRule="exact" w:val="255"/>
        </w:trPr>
        <w:tc>
          <w:tcPr>
            <w:tcW w:w="2235" w:type="dxa"/>
            <w:shd w:val="clear" w:color="auto" w:fill="E0E0E0"/>
            <w:vAlign w:val="bottom"/>
          </w:tcPr>
          <w:p w14:paraId="1AA614A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70738DA1"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Linje</w:t>
            </w:r>
          </w:p>
        </w:tc>
      </w:tr>
      <w:tr w:rsidR="00CB4BEB" w:rsidRPr="0051728E" w14:paraId="0508276D" w14:textId="77777777" w:rsidTr="003C0924">
        <w:trPr>
          <w:trHeight w:hRule="exact" w:val="255"/>
        </w:trPr>
        <w:tc>
          <w:tcPr>
            <w:tcW w:w="2235" w:type="dxa"/>
            <w:shd w:val="clear" w:color="auto" w:fill="E0E0E0"/>
            <w:vAlign w:val="bottom"/>
          </w:tcPr>
          <w:p w14:paraId="4514859F"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Lovgrundlag</w:t>
            </w:r>
          </w:p>
        </w:tc>
        <w:tc>
          <w:tcPr>
            <w:tcW w:w="11340" w:type="dxa"/>
            <w:shd w:val="clear" w:color="auto" w:fill="FFFFFF"/>
            <w:vAlign w:val="bottom"/>
          </w:tcPr>
          <w:p w14:paraId="3F56EE7E" w14:textId="77777777" w:rsidR="00CB4BEB" w:rsidRPr="00C60C42" w:rsidRDefault="00CB4BEB" w:rsidP="003C0924">
            <w:pPr>
              <w:rPr>
                <w:rFonts w:ascii="Trebuchet MS" w:hAnsi="Trebuchet MS" w:cs="Trebuchet MS"/>
                <w:sz w:val="18"/>
                <w:szCs w:val="18"/>
              </w:rPr>
            </w:pPr>
          </w:p>
        </w:tc>
      </w:tr>
      <w:tr w:rsidR="00CB4BEB" w:rsidRPr="00186E64" w14:paraId="55F54017" w14:textId="77777777" w:rsidTr="003C0924">
        <w:trPr>
          <w:trHeight w:hRule="exact" w:val="255"/>
        </w:trPr>
        <w:tc>
          <w:tcPr>
            <w:tcW w:w="2235" w:type="dxa"/>
            <w:shd w:val="clear" w:color="auto" w:fill="E0E0E0"/>
            <w:vAlign w:val="bottom"/>
          </w:tcPr>
          <w:p w14:paraId="24DD374C" w14:textId="77777777" w:rsidR="00CB4BEB" w:rsidRPr="00C60C42" w:rsidRDefault="00CB4BEB" w:rsidP="003C0924">
            <w:pPr>
              <w:rPr>
                <w:rFonts w:ascii="Trebuchet MS" w:hAnsi="Trebuchet MS" w:cs="Trebuchet MS"/>
                <w:sz w:val="18"/>
                <w:szCs w:val="18"/>
              </w:rPr>
            </w:pPr>
            <w:proofErr w:type="spellStart"/>
            <w:r w:rsidRPr="00C60C42">
              <w:rPr>
                <w:rFonts w:ascii="Trebuchet MS" w:hAnsi="Trebuchet MS" w:cs="Trebuchet MS"/>
                <w:sz w:val="18"/>
                <w:szCs w:val="18"/>
              </w:rPr>
              <w:t>KLE_koder</w:t>
            </w:r>
            <w:proofErr w:type="spellEnd"/>
          </w:p>
        </w:tc>
        <w:tc>
          <w:tcPr>
            <w:tcW w:w="11340" w:type="dxa"/>
            <w:shd w:val="clear" w:color="auto" w:fill="FFFFFF"/>
            <w:vAlign w:val="bottom"/>
          </w:tcPr>
          <w:p w14:paraId="559F2903" w14:textId="77777777" w:rsidR="00CB4BEB" w:rsidRPr="00C60C42" w:rsidRDefault="00CB4BEB" w:rsidP="003C0924">
            <w:pPr>
              <w:rPr>
                <w:rFonts w:ascii="Trebuchet MS" w:hAnsi="Trebuchet MS" w:cs="Trebuchet MS"/>
                <w:sz w:val="18"/>
                <w:szCs w:val="18"/>
              </w:rPr>
            </w:pPr>
            <w:r w:rsidRPr="00A71758">
              <w:rPr>
                <w:rFonts w:ascii="Trebuchet MS" w:hAnsi="Trebuchet MS" w:cs="Trebuchet MS"/>
                <w:sz w:val="18"/>
                <w:szCs w:val="18"/>
              </w:rPr>
              <w:t>05.12.00</w:t>
            </w:r>
          </w:p>
        </w:tc>
      </w:tr>
    </w:tbl>
    <w:p w14:paraId="3CA890B1" w14:textId="77777777" w:rsidR="00CB4BEB" w:rsidRPr="00A32757" w:rsidRDefault="00CB4BEB" w:rsidP="00CB4BEB">
      <w:pPr>
        <w:pStyle w:val="Overskrift6"/>
      </w:pPr>
      <w:r>
        <w:t>5.6.8.2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50"/>
        <w:gridCol w:w="8976"/>
      </w:tblGrid>
      <w:tr w:rsidR="00CB4BEB" w:rsidRPr="0051728E" w14:paraId="5E17D4BE" w14:textId="77777777" w:rsidTr="003C0924">
        <w:trPr>
          <w:trHeight w:hRule="exact" w:val="255"/>
        </w:trPr>
        <w:tc>
          <w:tcPr>
            <w:tcW w:w="4503" w:type="dxa"/>
            <w:shd w:val="clear" w:color="auto" w:fill="D9D9D9"/>
            <w:vAlign w:val="bottom"/>
          </w:tcPr>
          <w:p w14:paraId="29C3A41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517A5B9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11086266" w14:textId="77777777" w:rsidTr="003C0924">
        <w:trPr>
          <w:trHeight w:hRule="exact" w:val="255"/>
        </w:trPr>
        <w:tc>
          <w:tcPr>
            <w:tcW w:w="4503" w:type="dxa"/>
            <w:shd w:val="clear" w:color="auto" w:fill="E0E0E0"/>
            <w:vAlign w:val="bottom"/>
          </w:tcPr>
          <w:p w14:paraId="53495BA8"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404E25A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Kabler registreres i marken og overføres til GIS.</w:t>
            </w:r>
          </w:p>
        </w:tc>
      </w:tr>
      <w:tr w:rsidR="00CB4BEB" w:rsidRPr="0051728E" w14:paraId="14D2659E" w14:textId="77777777" w:rsidTr="003C0924">
        <w:trPr>
          <w:trHeight w:hRule="exact" w:val="255"/>
        </w:trPr>
        <w:tc>
          <w:tcPr>
            <w:tcW w:w="4503" w:type="dxa"/>
            <w:shd w:val="clear" w:color="auto" w:fill="E0E0E0"/>
            <w:vAlign w:val="bottom"/>
          </w:tcPr>
          <w:p w14:paraId="09B3A2E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4B7CFBBD"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r w:rsidR="00CB4BEB" w:rsidRPr="0051728E" w14:paraId="3D835079" w14:textId="77777777" w:rsidTr="003C0924">
        <w:trPr>
          <w:trHeight w:hRule="exact" w:val="255"/>
        </w:trPr>
        <w:tc>
          <w:tcPr>
            <w:tcW w:w="4503" w:type="dxa"/>
            <w:shd w:val="clear" w:color="auto" w:fill="E0E0E0"/>
            <w:vAlign w:val="bottom"/>
          </w:tcPr>
          <w:p w14:paraId="66911DB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682DBB9C"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r w:rsidR="00CB4BEB" w:rsidRPr="0051728E" w14:paraId="10274CAD" w14:textId="77777777" w:rsidTr="003C0924">
        <w:trPr>
          <w:trHeight w:hRule="exact" w:val="255"/>
        </w:trPr>
        <w:tc>
          <w:tcPr>
            <w:tcW w:w="4503" w:type="dxa"/>
            <w:shd w:val="clear" w:color="auto" w:fill="E0E0E0"/>
            <w:vAlign w:val="bottom"/>
          </w:tcPr>
          <w:p w14:paraId="71B3150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7E39F2DF" w14:textId="77777777" w:rsidR="00CB4BEB" w:rsidRPr="00024C60" w:rsidRDefault="00CB4BEB" w:rsidP="003C0924">
            <w:pPr>
              <w:rPr>
                <w:rFonts w:ascii="Trebuchet MS" w:hAnsi="Trebuchet MS" w:cs="Trebuchet MS"/>
                <w:sz w:val="18"/>
                <w:szCs w:val="18"/>
              </w:rPr>
            </w:pPr>
          </w:p>
        </w:tc>
      </w:tr>
      <w:tr w:rsidR="00CB4BEB" w:rsidRPr="0051728E" w14:paraId="28249074" w14:textId="77777777" w:rsidTr="003C0924">
        <w:trPr>
          <w:trHeight w:hRule="exact" w:val="255"/>
        </w:trPr>
        <w:tc>
          <w:tcPr>
            <w:tcW w:w="4503" w:type="dxa"/>
            <w:shd w:val="clear" w:color="auto" w:fill="E0E0E0"/>
            <w:vAlign w:val="bottom"/>
          </w:tcPr>
          <w:p w14:paraId="4EB53F7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1A50C865" w14:textId="77777777" w:rsidR="00CB4BEB" w:rsidRPr="00024C60" w:rsidRDefault="00CB4BEB" w:rsidP="003C0924">
            <w:pPr>
              <w:rPr>
                <w:rFonts w:ascii="Trebuchet MS" w:hAnsi="Trebuchet MS" w:cs="Trebuchet MS"/>
                <w:sz w:val="18"/>
                <w:szCs w:val="18"/>
              </w:rPr>
            </w:pPr>
          </w:p>
        </w:tc>
      </w:tr>
      <w:tr w:rsidR="00CB4BEB" w:rsidRPr="0051728E" w14:paraId="47A2BBEA" w14:textId="77777777" w:rsidTr="003C0924">
        <w:trPr>
          <w:trHeight w:hRule="exact" w:val="255"/>
        </w:trPr>
        <w:tc>
          <w:tcPr>
            <w:tcW w:w="4503" w:type="dxa"/>
            <w:shd w:val="clear" w:color="auto" w:fill="E0E0E0"/>
            <w:vAlign w:val="bottom"/>
          </w:tcPr>
          <w:p w14:paraId="1DC669B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5FD348F5" w14:textId="77777777" w:rsidR="00CB4BEB" w:rsidRPr="00024C60" w:rsidRDefault="00CB4BEB" w:rsidP="003C0924">
            <w:pPr>
              <w:rPr>
                <w:rFonts w:ascii="Trebuchet MS" w:hAnsi="Trebuchet MS" w:cs="Trebuchet MS"/>
                <w:sz w:val="18"/>
                <w:szCs w:val="18"/>
              </w:rPr>
            </w:pPr>
          </w:p>
        </w:tc>
      </w:tr>
    </w:tbl>
    <w:p w14:paraId="23A9BA39" w14:textId="77777777" w:rsidR="00DF11C9" w:rsidRDefault="00CB4BEB" w:rsidP="00DF11C9">
      <w:r w:rsidRPr="003A52C1">
        <w:t xml:space="preserve"> </w:t>
      </w:r>
      <w:bookmarkStart w:id="1356" w:name="_Toc63351457"/>
    </w:p>
    <w:p w14:paraId="490FE2D7" w14:textId="4148DF42" w:rsidR="00CB4BEB" w:rsidRPr="003A52C1" w:rsidRDefault="00CB4BEB" w:rsidP="00CB4BEB">
      <w:pPr>
        <w:pStyle w:val="Overskrift2"/>
        <w:rPr>
          <w:kern w:val="32"/>
        </w:rPr>
      </w:pPr>
      <w:bookmarkStart w:id="1357" w:name="_Toc122436110"/>
      <w:r w:rsidRPr="003A52C1">
        <w:rPr>
          <w:kern w:val="32"/>
        </w:rPr>
        <w:t xml:space="preserve">5.6.9 </w:t>
      </w:r>
      <w:bookmarkStart w:id="1358" w:name="_Hlk59516911"/>
      <w:r w:rsidRPr="003A52C1">
        <w:rPr>
          <w:kern w:val="32"/>
        </w:rPr>
        <w:t>Husstandsmøller (5508)</w:t>
      </w:r>
      <w:bookmarkEnd w:id="1356"/>
      <w:bookmarkEnd w:id="1357"/>
      <w:r w:rsidRPr="003A52C1">
        <w:rPr>
          <w:kern w:val="32"/>
        </w:rPr>
        <w:t xml:space="preserve"> </w:t>
      </w:r>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5649"/>
        <w:gridCol w:w="1155"/>
        <w:gridCol w:w="1417"/>
        <w:gridCol w:w="1249"/>
        <w:gridCol w:w="2579"/>
      </w:tblGrid>
      <w:tr w:rsidR="00CB4BEB" w:rsidRPr="00B90958" w14:paraId="11EC0101" w14:textId="77777777" w:rsidTr="003C0924">
        <w:tc>
          <w:tcPr>
            <w:tcW w:w="1526" w:type="dxa"/>
            <w:tcBorders>
              <w:bottom w:val="single" w:sz="4" w:space="0" w:color="auto"/>
            </w:tcBorders>
            <w:shd w:val="clear" w:color="auto" w:fill="D9D9D9"/>
            <w:vAlign w:val="center"/>
          </w:tcPr>
          <w:bookmarkEnd w:id="1358"/>
          <w:p w14:paraId="017E1BFD" w14:textId="77777777" w:rsidR="00CB4BEB" w:rsidRPr="00B90958"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Feltnavn</w:t>
            </w:r>
          </w:p>
        </w:tc>
        <w:tc>
          <w:tcPr>
            <w:tcW w:w="5649" w:type="dxa"/>
            <w:tcBorders>
              <w:bottom w:val="single" w:sz="4" w:space="0" w:color="auto"/>
            </w:tcBorders>
            <w:shd w:val="clear" w:color="auto" w:fill="D9D9D9"/>
            <w:vAlign w:val="center"/>
          </w:tcPr>
          <w:p w14:paraId="5E047021" w14:textId="77777777" w:rsidR="00CB4BEB" w:rsidRPr="00B90958"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6B4E9D2B" w14:textId="77777777" w:rsidR="00CB4BEB" w:rsidRPr="00B90958"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Datatype</w:t>
            </w:r>
          </w:p>
        </w:tc>
        <w:tc>
          <w:tcPr>
            <w:tcW w:w="1417" w:type="dxa"/>
            <w:tcBorders>
              <w:bottom w:val="single" w:sz="4" w:space="0" w:color="auto"/>
            </w:tcBorders>
            <w:shd w:val="clear" w:color="auto" w:fill="D9D9D9"/>
            <w:vAlign w:val="center"/>
          </w:tcPr>
          <w:p w14:paraId="41F0779A" w14:textId="77777777" w:rsidR="00CB4BEB" w:rsidRPr="00B90958"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Værdiområde</w:t>
            </w:r>
          </w:p>
        </w:tc>
        <w:tc>
          <w:tcPr>
            <w:tcW w:w="1249" w:type="dxa"/>
            <w:tcBorders>
              <w:bottom w:val="single" w:sz="4" w:space="0" w:color="auto"/>
            </w:tcBorders>
            <w:shd w:val="clear" w:color="auto" w:fill="D9D9D9"/>
            <w:vAlign w:val="center"/>
          </w:tcPr>
          <w:p w14:paraId="412927E3" w14:textId="77777777" w:rsidR="00CB4BEB" w:rsidRPr="00B90958" w:rsidRDefault="00CB4BEB" w:rsidP="003C0924">
            <w:pPr>
              <w:autoSpaceDE w:val="0"/>
              <w:autoSpaceDN w:val="0"/>
              <w:adjustRightInd w:val="0"/>
              <w:rPr>
                <w:rFonts w:ascii="Trebuchet MS" w:hAnsi="Trebuchet MS" w:cs="Trebuchet MS"/>
                <w:bCs/>
                <w:color w:val="1F497D"/>
                <w:sz w:val="18"/>
                <w:szCs w:val="18"/>
              </w:rPr>
            </w:pPr>
            <w:r w:rsidRPr="003A52C1">
              <w:rPr>
                <w:rFonts w:ascii="Trebuchet MS" w:hAnsi="Trebuchet MS" w:cs="Trebuchet MS"/>
                <w:b/>
                <w:bCs/>
                <w:sz w:val="18"/>
                <w:szCs w:val="18"/>
              </w:rPr>
              <w:t>Obligatorisk /frit</w:t>
            </w:r>
          </w:p>
        </w:tc>
        <w:tc>
          <w:tcPr>
            <w:tcW w:w="2579" w:type="dxa"/>
            <w:shd w:val="clear" w:color="auto" w:fill="D9D9D9"/>
            <w:vAlign w:val="center"/>
          </w:tcPr>
          <w:p w14:paraId="62EBFA3E"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Eksempel</w:t>
            </w:r>
          </w:p>
        </w:tc>
      </w:tr>
      <w:tr w:rsidR="00CB4BEB" w:rsidRPr="00B90958" w14:paraId="59840130" w14:textId="77777777" w:rsidTr="003C0924">
        <w:trPr>
          <w:trHeight w:hRule="exact" w:val="255"/>
        </w:trPr>
        <w:tc>
          <w:tcPr>
            <w:tcW w:w="1526" w:type="dxa"/>
            <w:tcBorders>
              <w:top w:val="single" w:sz="4" w:space="0" w:color="auto"/>
              <w:left w:val="single" w:sz="4" w:space="0" w:color="auto"/>
              <w:bottom w:val="nil"/>
              <w:right w:val="single" w:sz="4" w:space="0" w:color="auto"/>
            </w:tcBorders>
            <w:shd w:val="clear" w:color="auto" w:fill="D9D9D9"/>
            <w:vAlign w:val="bottom"/>
          </w:tcPr>
          <w:p w14:paraId="25EF4D18" w14:textId="77777777" w:rsidR="00CB4BEB" w:rsidRPr="00B90958" w:rsidRDefault="00CB4BEB" w:rsidP="003C0924">
            <w:pPr>
              <w:rPr>
                <w:rFonts w:ascii="Trebuchet MS" w:hAnsi="Trebuchet MS"/>
                <w:color w:val="1F497D"/>
                <w:sz w:val="18"/>
                <w:szCs w:val="18"/>
              </w:rPr>
            </w:pPr>
            <w:proofErr w:type="spellStart"/>
            <w:r w:rsidRPr="003A52C1">
              <w:rPr>
                <w:rFonts w:ascii="Trebuchet MS" w:hAnsi="Trebuchet MS"/>
                <w:sz w:val="18"/>
                <w:szCs w:val="18"/>
              </w:rPr>
              <w:t>moelletype</w:t>
            </w:r>
            <w:proofErr w:type="spellEnd"/>
          </w:p>
        </w:tc>
        <w:tc>
          <w:tcPr>
            <w:tcW w:w="5649" w:type="dxa"/>
            <w:tcBorders>
              <w:top w:val="single" w:sz="4" w:space="0" w:color="auto"/>
              <w:left w:val="single" w:sz="4" w:space="0" w:color="auto"/>
              <w:bottom w:val="nil"/>
              <w:right w:val="single" w:sz="4" w:space="0" w:color="auto"/>
            </w:tcBorders>
            <w:shd w:val="clear" w:color="auto" w:fill="auto"/>
            <w:vAlign w:val="bottom"/>
          </w:tcPr>
          <w:p w14:paraId="686D615E" w14:textId="77777777" w:rsidR="00CB4BEB" w:rsidRPr="00B90958" w:rsidRDefault="00CB4BEB" w:rsidP="003C0924">
            <w:pPr>
              <w:rPr>
                <w:rFonts w:ascii="Trebuchet MS" w:hAnsi="Trebuchet MS"/>
                <w:color w:val="1F497D"/>
                <w:sz w:val="18"/>
                <w:szCs w:val="18"/>
              </w:rPr>
            </w:pPr>
            <w:r w:rsidRPr="003A52C1">
              <w:rPr>
                <w:rFonts w:ascii="Trebuchet MS" w:hAnsi="Trebuchet MS"/>
                <w:sz w:val="18"/>
                <w:szCs w:val="18"/>
              </w:rPr>
              <w:t xml:space="preserve">Mølletype </w:t>
            </w:r>
          </w:p>
        </w:tc>
        <w:tc>
          <w:tcPr>
            <w:tcW w:w="1155" w:type="dxa"/>
            <w:tcBorders>
              <w:top w:val="single" w:sz="4" w:space="0" w:color="auto"/>
              <w:left w:val="single" w:sz="4" w:space="0" w:color="auto"/>
              <w:bottom w:val="nil"/>
              <w:right w:val="single" w:sz="4" w:space="0" w:color="auto"/>
            </w:tcBorders>
            <w:shd w:val="clear" w:color="auto" w:fill="auto"/>
            <w:vAlign w:val="bottom"/>
          </w:tcPr>
          <w:p w14:paraId="473D3036"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auto"/>
            <w:vAlign w:val="bottom"/>
          </w:tcPr>
          <w:p w14:paraId="116F5206"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0-50 tegn</w:t>
            </w:r>
          </w:p>
        </w:tc>
        <w:tc>
          <w:tcPr>
            <w:tcW w:w="1249" w:type="dxa"/>
            <w:tcBorders>
              <w:top w:val="single" w:sz="4" w:space="0" w:color="auto"/>
              <w:left w:val="single" w:sz="4" w:space="0" w:color="auto"/>
              <w:bottom w:val="nil"/>
              <w:right w:val="single" w:sz="4" w:space="0" w:color="auto"/>
            </w:tcBorders>
            <w:shd w:val="clear" w:color="auto" w:fill="auto"/>
            <w:vAlign w:val="bottom"/>
          </w:tcPr>
          <w:p w14:paraId="76AA71D0" w14:textId="77777777" w:rsidR="00CB4BEB" w:rsidRPr="00B90958"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O</w:t>
            </w:r>
          </w:p>
        </w:tc>
        <w:tc>
          <w:tcPr>
            <w:tcW w:w="2579" w:type="dxa"/>
            <w:tcBorders>
              <w:top w:val="single" w:sz="4" w:space="0" w:color="auto"/>
              <w:left w:val="single" w:sz="4" w:space="0" w:color="auto"/>
              <w:bottom w:val="nil"/>
              <w:right w:val="single" w:sz="4" w:space="0" w:color="auto"/>
            </w:tcBorders>
            <w:shd w:val="clear" w:color="auto" w:fill="auto"/>
            <w:vAlign w:val="bottom"/>
          </w:tcPr>
          <w:p w14:paraId="03DD3D44" w14:textId="77777777" w:rsidR="00CB4BEB" w:rsidRPr="003A52C1" w:rsidRDefault="00CB4BEB" w:rsidP="003C0924">
            <w:pPr>
              <w:rPr>
                <w:rFonts w:ascii="Trebuchet MS" w:hAnsi="Trebuchet MS" w:cs="Trebuchet MS"/>
                <w:sz w:val="18"/>
                <w:szCs w:val="18"/>
              </w:rPr>
            </w:pPr>
            <w:proofErr w:type="spellStart"/>
            <w:r w:rsidRPr="003A52C1">
              <w:rPr>
                <w:rFonts w:ascii="Trebuchet MS" w:hAnsi="Trebuchet MS" w:cs="Trebuchet MS"/>
                <w:sz w:val="18"/>
                <w:szCs w:val="18"/>
              </w:rPr>
              <w:t>Kingspan</w:t>
            </w:r>
            <w:proofErr w:type="spellEnd"/>
            <w:r w:rsidRPr="003A52C1">
              <w:rPr>
                <w:rFonts w:ascii="Trebuchet MS" w:hAnsi="Trebuchet MS" w:cs="Trebuchet MS"/>
                <w:sz w:val="18"/>
                <w:szCs w:val="18"/>
              </w:rPr>
              <w:t xml:space="preserve"> 6 kW</w:t>
            </w:r>
          </w:p>
        </w:tc>
      </w:tr>
      <w:tr w:rsidR="00CB4BEB" w:rsidRPr="00B90958" w14:paraId="7D0A607B" w14:textId="77777777" w:rsidTr="003C0924">
        <w:trPr>
          <w:trHeight w:hRule="exact" w:val="255"/>
        </w:trPr>
        <w:tc>
          <w:tcPr>
            <w:tcW w:w="1526" w:type="dxa"/>
            <w:tcBorders>
              <w:top w:val="single" w:sz="4" w:space="0" w:color="auto"/>
              <w:left w:val="single" w:sz="4" w:space="0" w:color="auto"/>
              <w:bottom w:val="nil"/>
              <w:right w:val="single" w:sz="4" w:space="0" w:color="auto"/>
            </w:tcBorders>
            <w:shd w:val="clear" w:color="auto" w:fill="D9D9D9"/>
            <w:vAlign w:val="bottom"/>
          </w:tcPr>
          <w:p w14:paraId="382E8413" w14:textId="77777777" w:rsidR="00CB4BEB" w:rsidRPr="00B90958" w:rsidRDefault="00CB4BEB" w:rsidP="003C0924">
            <w:pPr>
              <w:rPr>
                <w:rFonts w:ascii="Trebuchet MS" w:hAnsi="Trebuchet MS"/>
                <w:color w:val="1F497D"/>
                <w:sz w:val="18"/>
                <w:szCs w:val="18"/>
              </w:rPr>
            </w:pPr>
            <w:proofErr w:type="spellStart"/>
            <w:r w:rsidRPr="003A52C1">
              <w:rPr>
                <w:rFonts w:ascii="Trebuchet MS" w:hAnsi="Trebuchet MS"/>
                <w:sz w:val="18"/>
                <w:szCs w:val="18"/>
              </w:rPr>
              <w:t>hoejde</w:t>
            </w:r>
            <w:proofErr w:type="spellEnd"/>
          </w:p>
        </w:tc>
        <w:tc>
          <w:tcPr>
            <w:tcW w:w="5649" w:type="dxa"/>
            <w:tcBorders>
              <w:top w:val="single" w:sz="4" w:space="0" w:color="auto"/>
              <w:left w:val="single" w:sz="4" w:space="0" w:color="auto"/>
              <w:bottom w:val="nil"/>
              <w:right w:val="single" w:sz="4" w:space="0" w:color="auto"/>
            </w:tcBorders>
            <w:shd w:val="clear" w:color="auto" w:fill="auto"/>
            <w:vAlign w:val="bottom"/>
          </w:tcPr>
          <w:p w14:paraId="6B8DAD7C" w14:textId="77777777" w:rsidR="00CB4BEB" w:rsidRPr="00B90958" w:rsidRDefault="00CB4BEB" w:rsidP="003C0924">
            <w:pPr>
              <w:rPr>
                <w:rFonts w:ascii="Trebuchet MS" w:hAnsi="Trebuchet MS"/>
                <w:color w:val="1F497D"/>
                <w:sz w:val="18"/>
                <w:szCs w:val="18"/>
              </w:rPr>
            </w:pPr>
            <w:r w:rsidRPr="003A52C1">
              <w:rPr>
                <w:rFonts w:ascii="Trebuchet MS" w:hAnsi="Trebuchet MS"/>
                <w:sz w:val="18"/>
                <w:szCs w:val="18"/>
              </w:rPr>
              <w:t>Højde på møllen, målt til nav</w:t>
            </w:r>
          </w:p>
        </w:tc>
        <w:tc>
          <w:tcPr>
            <w:tcW w:w="1155" w:type="dxa"/>
            <w:tcBorders>
              <w:top w:val="single" w:sz="4" w:space="0" w:color="auto"/>
              <w:left w:val="single" w:sz="4" w:space="0" w:color="auto"/>
              <w:bottom w:val="nil"/>
              <w:right w:val="single" w:sz="4" w:space="0" w:color="auto"/>
            </w:tcBorders>
            <w:shd w:val="clear" w:color="auto" w:fill="auto"/>
            <w:vAlign w:val="bottom"/>
          </w:tcPr>
          <w:p w14:paraId="35454D0F"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Tal</w:t>
            </w:r>
          </w:p>
        </w:tc>
        <w:tc>
          <w:tcPr>
            <w:tcW w:w="1417" w:type="dxa"/>
            <w:tcBorders>
              <w:top w:val="single" w:sz="4" w:space="0" w:color="auto"/>
              <w:left w:val="single" w:sz="4" w:space="0" w:color="auto"/>
              <w:bottom w:val="nil"/>
              <w:right w:val="single" w:sz="4" w:space="0" w:color="auto"/>
            </w:tcBorders>
            <w:shd w:val="clear" w:color="auto" w:fill="auto"/>
            <w:vAlign w:val="bottom"/>
          </w:tcPr>
          <w:p w14:paraId="3EA9F837"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0,1-49,9</w:t>
            </w:r>
          </w:p>
        </w:tc>
        <w:tc>
          <w:tcPr>
            <w:tcW w:w="1249" w:type="dxa"/>
            <w:tcBorders>
              <w:top w:val="single" w:sz="4" w:space="0" w:color="auto"/>
              <w:left w:val="single" w:sz="4" w:space="0" w:color="auto"/>
              <w:bottom w:val="nil"/>
              <w:right w:val="single" w:sz="4" w:space="0" w:color="auto"/>
            </w:tcBorders>
            <w:shd w:val="clear" w:color="auto" w:fill="auto"/>
            <w:vAlign w:val="bottom"/>
          </w:tcPr>
          <w:p w14:paraId="19A41F90" w14:textId="77777777" w:rsidR="00CB4BEB" w:rsidRPr="00B90958"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579" w:type="dxa"/>
            <w:tcBorders>
              <w:top w:val="single" w:sz="4" w:space="0" w:color="auto"/>
              <w:left w:val="single" w:sz="4" w:space="0" w:color="auto"/>
              <w:bottom w:val="nil"/>
              <w:right w:val="single" w:sz="4" w:space="0" w:color="auto"/>
            </w:tcBorders>
            <w:shd w:val="clear" w:color="auto" w:fill="auto"/>
            <w:vAlign w:val="bottom"/>
          </w:tcPr>
          <w:p w14:paraId="485B9906"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20,5</w:t>
            </w:r>
          </w:p>
        </w:tc>
      </w:tr>
      <w:tr w:rsidR="00CB4BEB" w:rsidRPr="00186E64" w14:paraId="404A4DF5" w14:textId="77777777" w:rsidTr="003C0924">
        <w:trPr>
          <w:trHeight w:hRule="exact" w:val="255"/>
        </w:trPr>
        <w:tc>
          <w:tcPr>
            <w:tcW w:w="1526" w:type="dxa"/>
            <w:tcBorders>
              <w:top w:val="single" w:sz="4" w:space="0" w:color="auto"/>
              <w:left w:val="single" w:sz="4" w:space="0" w:color="auto"/>
              <w:bottom w:val="nil"/>
              <w:right w:val="single" w:sz="4" w:space="0" w:color="auto"/>
            </w:tcBorders>
            <w:shd w:val="clear" w:color="auto" w:fill="D9D9D9" w:themeFill="background1" w:themeFillShade="D9"/>
            <w:vAlign w:val="bottom"/>
          </w:tcPr>
          <w:p w14:paraId="12243EB4"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kapacitet</w:t>
            </w:r>
          </w:p>
        </w:tc>
        <w:tc>
          <w:tcPr>
            <w:tcW w:w="5649" w:type="dxa"/>
            <w:tcBorders>
              <w:top w:val="single" w:sz="4" w:space="0" w:color="auto"/>
              <w:left w:val="single" w:sz="4" w:space="0" w:color="auto"/>
              <w:bottom w:val="nil"/>
              <w:right w:val="single" w:sz="4" w:space="0" w:color="auto"/>
            </w:tcBorders>
            <w:shd w:val="clear" w:color="auto" w:fill="auto"/>
            <w:vAlign w:val="bottom"/>
          </w:tcPr>
          <w:p w14:paraId="13864826"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Vindmøllens kapacitet angivet i kW</w:t>
            </w:r>
          </w:p>
        </w:tc>
        <w:tc>
          <w:tcPr>
            <w:tcW w:w="1155" w:type="dxa"/>
            <w:tcBorders>
              <w:top w:val="single" w:sz="4" w:space="0" w:color="auto"/>
              <w:left w:val="single" w:sz="4" w:space="0" w:color="auto"/>
              <w:bottom w:val="nil"/>
              <w:right w:val="single" w:sz="4" w:space="0" w:color="auto"/>
            </w:tcBorders>
            <w:shd w:val="clear" w:color="auto" w:fill="auto"/>
            <w:vAlign w:val="bottom"/>
          </w:tcPr>
          <w:p w14:paraId="218A9B98"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Tal</w:t>
            </w:r>
          </w:p>
        </w:tc>
        <w:tc>
          <w:tcPr>
            <w:tcW w:w="1417" w:type="dxa"/>
            <w:tcBorders>
              <w:top w:val="single" w:sz="4" w:space="0" w:color="auto"/>
              <w:left w:val="single" w:sz="4" w:space="0" w:color="auto"/>
              <w:bottom w:val="nil"/>
              <w:right w:val="single" w:sz="4" w:space="0" w:color="auto"/>
            </w:tcBorders>
            <w:shd w:val="clear" w:color="auto" w:fill="auto"/>
            <w:vAlign w:val="bottom"/>
          </w:tcPr>
          <w:p w14:paraId="5D7FDC20"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0,1-6,0</w:t>
            </w:r>
          </w:p>
        </w:tc>
        <w:tc>
          <w:tcPr>
            <w:tcW w:w="1249" w:type="dxa"/>
            <w:tcBorders>
              <w:top w:val="single" w:sz="4" w:space="0" w:color="auto"/>
              <w:left w:val="single" w:sz="4" w:space="0" w:color="auto"/>
              <w:bottom w:val="nil"/>
              <w:right w:val="single" w:sz="4" w:space="0" w:color="auto"/>
            </w:tcBorders>
            <w:shd w:val="clear" w:color="auto" w:fill="auto"/>
            <w:vAlign w:val="bottom"/>
          </w:tcPr>
          <w:p w14:paraId="0D2CA386" w14:textId="77777777" w:rsidR="00CB4BEB" w:rsidRPr="00C60C42" w:rsidRDefault="00CB4BEB" w:rsidP="003C0924">
            <w:pPr>
              <w:jc w:val="center"/>
              <w:rPr>
                <w:rFonts w:ascii="Trebuchet MS" w:hAnsi="Trebuchet MS" w:cs="Trebuchet MS"/>
                <w:sz w:val="18"/>
                <w:szCs w:val="18"/>
              </w:rPr>
            </w:pPr>
            <w:r w:rsidRPr="00C60C42">
              <w:rPr>
                <w:rFonts w:ascii="Trebuchet MS" w:hAnsi="Trebuchet MS" w:cs="Trebuchet MS"/>
                <w:sz w:val="18"/>
                <w:szCs w:val="18"/>
              </w:rPr>
              <w:t>F</w:t>
            </w:r>
          </w:p>
        </w:tc>
        <w:tc>
          <w:tcPr>
            <w:tcW w:w="2579" w:type="dxa"/>
            <w:tcBorders>
              <w:top w:val="single" w:sz="4" w:space="0" w:color="auto"/>
              <w:left w:val="single" w:sz="4" w:space="0" w:color="auto"/>
              <w:bottom w:val="nil"/>
              <w:right w:val="single" w:sz="4" w:space="0" w:color="auto"/>
            </w:tcBorders>
            <w:shd w:val="clear" w:color="auto" w:fill="auto"/>
            <w:vAlign w:val="bottom"/>
          </w:tcPr>
          <w:p w14:paraId="048A14BD"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0,1</w:t>
            </w:r>
          </w:p>
        </w:tc>
      </w:tr>
      <w:tr w:rsidR="00CB4BEB" w:rsidRPr="00B90958" w14:paraId="2D8B623A" w14:textId="77777777" w:rsidTr="003C0924">
        <w:trPr>
          <w:trHeight w:hRule="exact" w:val="255"/>
        </w:trPr>
        <w:tc>
          <w:tcPr>
            <w:tcW w:w="1526" w:type="dxa"/>
            <w:tcBorders>
              <w:top w:val="single" w:sz="4" w:space="0" w:color="auto"/>
              <w:left w:val="single" w:sz="4" w:space="0" w:color="auto"/>
              <w:bottom w:val="nil"/>
              <w:right w:val="single" w:sz="4" w:space="0" w:color="auto"/>
            </w:tcBorders>
            <w:shd w:val="clear" w:color="auto" w:fill="D9D9D9"/>
            <w:vAlign w:val="bottom"/>
          </w:tcPr>
          <w:p w14:paraId="7D9D8BCA" w14:textId="77777777" w:rsidR="00CB4BEB" w:rsidRPr="00B90958" w:rsidRDefault="00CB4BEB" w:rsidP="003C0924">
            <w:pPr>
              <w:rPr>
                <w:rFonts w:ascii="Trebuchet MS" w:hAnsi="Trebuchet MS"/>
                <w:color w:val="1F497D"/>
                <w:sz w:val="18"/>
                <w:szCs w:val="18"/>
              </w:rPr>
            </w:pPr>
            <w:proofErr w:type="spellStart"/>
            <w:r w:rsidRPr="003A52C1">
              <w:rPr>
                <w:rFonts w:ascii="Trebuchet MS" w:hAnsi="Trebuchet MS"/>
                <w:sz w:val="18"/>
                <w:szCs w:val="18"/>
              </w:rPr>
              <w:t>stoej_kode</w:t>
            </w:r>
            <w:proofErr w:type="spellEnd"/>
          </w:p>
        </w:tc>
        <w:tc>
          <w:tcPr>
            <w:tcW w:w="5649" w:type="dxa"/>
            <w:tcBorders>
              <w:top w:val="single" w:sz="4" w:space="0" w:color="auto"/>
              <w:left w:val="single" w:sz="4" w:space="0" w:color="auto"/>
              <w:bottom w:val="nil"/>
              <w:right w:val="single" w:sz="4" w:space="0" w:color="auto"/>
            </w:tcBorders>
            <w:shd w:val="clear" w:color="auto" w:fill="auto"/>
            <w:vAlign w:val="bottom"/>
          </w:tcPr>
          <w:p w14:paraId="2008B1C8" w14:textId="77777777" w:rsidR="00CB4BEB" w:rsidRPr="00B90958" w:rsidRDefault="00CB4BEB" w:rsidP="003C0924">
            <w:pPr>
              <w:rPr>
                <w:rFonts w:ascii="Trebuchet MS" w:hAnsi="Trebuchet MS"/>
                <w:color w:val="1F497D"/>
                <w:sz w:val="18"/>
                <w:szCs w:val="18"/>
              </w:rPr>
            </w:pPr>
            <w:r w:rsidRPr="003A52C1">
              <w:rPr>
                <w:rFonts w:ascii="Trebuchet MS" w:hAnsi="Trebuchet MS"/>
                <w:sz w:val="18"/>
                <w:szCs w:val="18"/>
              </w:rPr>
              <w:t>Kode for typen af støjbelastning</w:t>
            </w:r>
          </w:p>
        </w:tc>
        <w:tc>
          <w:tcPr>
            <w:tcW w:w="1155" w:type="dxa"/>
            <w:tcBorders>
              <w:top w:val="single" w:sz="4" w:space="0" w:color="auto"/>
              <w:left w:val="single" w:sz="4" w:space="0" w:color="auto"/>
              <w:bottom w:val="nil"/>
              <w:right w:val="single" w:sz="4" w:space="0" w:color="auto"/>
            </w:tcBorders>
            <w:shd w:val="clear" w:color="auto" w:fill="auto"/>
            <w:vAlign w:val="bottom"/>
          </w:tcPr>
          <w:p w14:paraId="089900A1"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auto"/>
            <w:vAlign w:val="bottom"/>
          </w:tcPr>
          <w:p w14:paraId="70B9D217"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1-9</w:t>
            </w:r>
          </w:p>
        </w:tc>
        <w:tc>
          <w:tcPr>
            <w:tcW w:w="1249" w:type="dxa"/>
            <w:tcBorders>
              <w:top w:val="single" w:sz="4" w:space="0" w:color="auto"/>
              <w:left w:val="single" w:sz="4" w:space="0" w:color="auto"/>
              <w:bottom w:val="nil"/>
              <w:right w:val="single" w:sz="4" w:space="0" w:color="auto"/>
            </w:tcBorders>
            <w:shd w:val="clear" w:color="auto" w:fill="auto"/>
            <w:vAlign w:val="bottom"/>
          </w:tcPr>
          <w:p w14:paraId="23BD9FA3" w14:textId="77777777" w:rsidR="00CB4BEB" w:rsidRPr="00B90958"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O</w:t>
            </w:r>
          </w:p>
        </w:tc>
        <w:tc>
          <w:tcPr>
            <w:tcW w:w="2579" w:type="dxa"/>
            <w:tcBorders>
              <w:top w:val="single" w:sz="4" w:space="0" w:color="auto"/>
              <w:left w:val="single" w:sz="4" w:space="0" w:color="auto"/>
              <w:bottom w:val="nil"/>
              <w:right w:val="single" w:sz="4" w:space="0" w:color="auto"/>
            </w:tcBorders>
            <w:shd w:val="clear" w:color="auto" w:fill="auto"/>
            <w:vAlign w:val="bottom"/>
          </w:tcPr>
          <w:p w14:paraId="3CA1FD9E"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1</w:t>
            </w:r>
          </w:p>
        </w:tc>
      </w:tr>
      <w:tr w:rsidR="00CB4BEB" w:rsidRPr="00B90958" w14:paraId="305C34FE" w14:textId="77777777" w:rsidTr="003C0924">
        <w:trPr>
          <w:trHeight w:hRule="exact" w:val="765"/>
        </w:trPr>
        <w:tc>
          <w:tcPr>
            <w:tcW w:w="1526" w:type="dxa"/>
            <w:tcBorders>
              <w:top w:val="single" w:sz="4" w:space="0" w:color="auto"/>
              <w:left w:val="single" w:sz="4" w:space="0" w:color="auto"/>
              <w:bottom w:val="nil"/>
              <w:right w:val="single" w:sz="4" w:space="0" w:color="auto"/>
            </w:tcBorders>
            <w:shd w:val="clear" w:color="auto" w:fill="99CCFF"/>
            <w:vAlign w:val="center"/>
          </w:tcPr>
          <w:p w14:paraId="57441E04" w14:textId="77777777" w:rsidR="00CB4BEB" w:rsidRPr="00B90958" w:rsidRDefault="00CB4BEB" w:rsidP="003C0924">
            <w:pPr>
              <w:rPr>
                <w:rFonts w:ascii="Trebuchet MS" w:hAnsi="Trebuchet MS"/>
                <w:color w:val="1F497D"/>
                <w:sz w:val="18"/>
                <w:szCs w:val="18"/>
              </w:rPr>
            </w:pPr>
            <w:proofErr w:type="spellStart"/>
            <w:r w:rsidRPr="003A52C1">
              <w:rPr>
                <w:rFonts w:ascii="Trebuchet MS" w:hAnsi="Trebuchet MS"/>
                <w:sz w:val="18"/>
                <w:szCs w:val="18"/>
              </w:rPr>
              <w:t>stoej</w:t>
            </w:r>
            <w:proofErr w:type="spellEnd"/>
          </w:p>
        </w:tc>
        <w:tc>
          <w:tcPr>
            <w:tcW w:w="5649" w:type="dxa"/>
            <w:tcBorders>
              <w:top w:val="single" w:sz="4" w:space="0" w:color="auto"/>
              <w:left w:val="single" w:sz="4" w:space="0" w:color="auto"/>
              <w:bottom w:val="nil"/>
              <w:right w:val="single" w:sz="4" w:space="0" w:color="auto"/>
            </w:tcBorders>
            <w:shd w:val="clear" w:color="auto" w:fill="99CCFF"/>
            <w:vAlign w:val="center"/>
          </w:tcPr>
          <w:p w14:paraId="6B405C36" w14:textId="77777777" w:rsidR="00CB4BEB" w:rsidRPr="00B90958" w:rsidRDefault="00CB4BEB" w:rsidP="003C0924">
            <w:pPr>
              <w:rPr>
                <w:rFonts w:ascii="Trebuchet MS" w:hAnsi="Trebuchet MS"/>
                <w:color w:val="1F497D"/>
                <w:sz w:val="18"/>
                <w:szCs w:val="18"/>
              </w:rPr>
            </w:pPr>
            <w:r w:rsidRPr="003A52C1">
              <w:rPr>
                <w:rFonts w:ascii="Trebuchet MS" w:hAnsi="Trebuchet MS"/>
                <w:sz w:val="18"/>
                <w:szCs w:val="18"/>
              </w:rPr>
              <w:t>Støj målt i dB(A)</w:t>
            </w:r>
          </w:p>
        </w:tc>
        <w:tc>
          <w:tcPr>
            <w:tcW w:w="1155" w:type="dxa"/>
            <w:tcBorders>
              <w:top w:val="single" w:sz="4" w:space="0" w:color="auto"/>
              <w:left w:val="single" w:sz="4" w:space="0" w:color="auto"/>
              <w:bottom w:val="nil"/>
              <w:right w:val="single" w:sz="4" w:space="0" w:color="auto"/>
            </w:tcBorders>
            <w:shd w:val="clear" w:color="auto" w:fill="99CCFF"/>
            <w:vAlign w:val="center"/>
          </w:tcPr>
          <w:p w14:paraId="1F1E7EE0"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9CCFF"/>
            <w:vAlign w:val="center"/>
          </w:tcPr>
          <w:p w14:paraId="6FF62992"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0-128 tegn</w:t>
            </w:r>
          </w:p>
        </w:tc>
        <w:tc>
          <w:tcPr>
            <w:tcW w:w="1249" w:type="dxa"/>
            <w:tcBorders>
              <w:top w:val="single" w:sz="4" w:space="0" w:color="auto"/>
              <w:left w:val="single" w:sz="4" w:space="0" w:color="auto"/>
              <w:bottom w:val="nil"/>
              <w:right w:val="single" w:sz="4" w:space="0" w:color="auto"/>
            </w:tcBorders>
            <w:shd w:val="clear" w:color="auto" w:fill="99CCFF"/>
            <w:vAlign w:val="center"/>
          </w:tcPr>
          <w:p w14:paraId="51A5A9D8" w14:textId="77777777" w:rsidR="00CB4BEB" w:rsidRPr="00B90958"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S</w:t>
            </w:r>
          </w:p>
        </w:tc>
        <w:tc>
          <w:tcPr>
            <w:tcW w:w="2579" w:type="dxa"/>
            <w:tcBorders>
              <w:top w:val="single" w:sz="4" w:space="0" w:color="auto"/>
              <w:left w:val="single" w:sz="4" w:space="0" w:color="auto"/>
              <w:bottom w:val="nil"/>
              <w:right w:val="single" w:sz="4" w:space="0" w:color="auto"/>
            </w:tcBorders>
            <w:shd w:val="clear" w:color="auto" w:fill="99CCFF"/>
            <w:vAlign w:val="bottom"/>
          </w:tcPr>
          <w:p w14:paraId="5B719B35" w14:textId="77777777" w:rsidR="00CB4BEB" w:rsidRPr="003A52C1" w:rsidRDefault="00CB4BEB" w:rsidP="003C0924">
            <w:pPr>
              <w:rPr>
                <w:rFonts w:ascii="Trebuchet MS" w:hAnsi="Trebuchet MS" w:cs="Trebuchet MS"/>
                <w:sz w:val="18"/>
                <w:szCs w:val="18"/>
              </w:rPr>
            </w:pPr>
            <w:r w:rsidRPr="003A52C1">
              <w:rPr>
                <w:rFonts w:ascii="Trebuchet MS" w:hAnsi="Trebuchet MS"/>
                <w:sz w:val="18"/>
                <w:szCs w:val="18"/>
              </w:rPr>
              <w:t>44 dB(A) ved en vindhastighed på 8 m/s i det åbne land</w:t>
            </w:r>
          </w:p>
        </w:tc>
      </w:tr>
      <w:tr w:rsidR="00CB4BEB" w:rsidRPr="00B90958" w14:paraId="41140C8D" w14:textId="77777777" w:rsidTr="003C0924">
        <w:trPr>
          <w:trHeight w:hRule="exact" w:val="255"/>
        </w:trPr>
        <w:tc>
          <w:tcPr>
            <w:tcW w:w="1526" w:type="dxa"/>
            <w:tcBorders>
              <w:top w:val="single" w:sz="4" w:space="0" w:color="auto"/>
              <w:left w:val="single" w:sz="4" w:space="0" w:color="auto"/>
              <w:bottom w:val="nil"/>
              <w:right w:val="single" w:sz="4" w:space="0" w:color="auto"/>
            </w:tcBorders>
            <w:shd w:val="clear" w:color="auto" w:fill="D9D9D9"/>
            <w:vAlign w:val="bottom"/>
          </w:tcPr>
          <w:p w14:paraId="5C69CDF6" w14:textId="77777777" w:rsidR="00CB4BEB" w:rsidRPr="00B90958" w:rsidRDefault="00CB4BEB" w:rsidP="003C0924">
            <w:pPr>
              <w:rPr>
                <w:rFonts w:ascii="Trebuchet MS" w:hAnsi="Trebuchet MS"/>
                <w:color w:val="1F497D"/>
                <w:sz w:val="18"/>
                <w:szCs w:val="18"/>
              </w:rPr>
            </w:pPr>
            <w:r w:rsidRPr="003A52C1">
              <w:rPr>
                <w:rFonts w:ascii="Trebuchet MS" w:hAnsi="Trebuchet MS"/>
                <w:sz w:val="18"/>
                <w:szCs w:val="18"/>
              </w:rPr>
              <w:t>konsekvenszone</w:t>
            </w:r>
          </w:p>
        </w:tc>
        <w:tc>
          <w:tcPr>
            <w:tcW w:w="5649" w:type="dxa"/>
            <w:tcBorders>
              <w:top w:val="single" w:sz="4" w:space="0" w:color="auto"/>
              <w:left w:val="single" w:sz="4" w:space="0" w:color="auto"/>
              <w:bottom w:val="nil"/>
              <w:right w:val="single" w:sz="4" w:space="0" w:color="auto"/>
            </w:tcBorders>
            <w:shd w:val="clear" w:color="auto" w:fill="FFFFFF"/>
            <w:vAlign w:val="bottom"/>
          </w:tcPr>
          <w:p w14:paraId="620F4077" w14:textId="77777777" w:rsidR="00CB4BEB" w:rsidRPr="00B90958" w:rsidRDefault="00CB4BEB" w:rsidP="003C0924">
            <w:pPr>
              <w:rPr>
                <w:rFonts w:ascii="Trebuchet MS" w:hAnsi="Trebuchet MS"/>
                <w:color w:val="1F497D"/>
                <w:sz w:val="18"/>
                <w:szCs w:val="18"/>
              </w:rPr>
            </w:pPr>
            <w:r w:rsidRPr="003A52C1">
              <w:rPr>
                <w:rFonts w:ascii="Trebuchet MS" w:hAnsi="Trebuchet MS"/>
                <w:sz w:val="18"/>
                <w:szCs w:val="18"/>
              </w:rPr>
              <w:t>Beregnes ud fra metoden i støjbekendtgørelsen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E28F6DC" w14:textId="77777777" w:rsidR="00CB4BEB" w:rsidRPr="00B90958" w:rsidRDefault="00CB4BEB" w:rsidP="003C0924">
            <w:pPr>
              <w:ind w:left="1304" w:hanging="1304"/>
              <w:rPr>
                <w:rFonts w:ascii="Trebuchet MS" w:hAnsi="Trebuchet MS" w:cs="Trebuchet MS"/>
                <w:color w:val="1F497D"/>
                <w:sz w:val="18"/>
                <w:szCs w:val="18"/>
              </w:rPr>
            </w:pPr>
            <w:r w:rsidRPr="003A52C1">
              <w:rPr>
                <w:rFonts w:ascii="Trebuchet MS" w:hAnsi="Trebuchet MS" w:cs="Trebuchet MS"/>
                <w:sz w:val="18"/>
                <w:szCs w:val="18"/>
              </w:rPr>
              <w:t>Tal</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049349C4"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0,1-999,9</w:t>
            </w:r>
          </w:p>
        </w:tc>
        <w:tc>
          <w:tcPr>
            <w:tcW w:w="1249" w:type="dxa"/>
            <w:tcBorders>
              <w:top w:val="single" w:sz="4" w:space="0" w:color="auto"/>
              <w:left w:val="single" w:sz="4" w:space="0" w:color="auto"/>
              <w:bottom w:val="nil"/>
              <w:right w:val="single" w:sz="4" w:space="0" w:color="auto"/>
            </w:tcBorders>
            <w:shd w:val="clear" w:color="auto" w:fill="FFFFFF"/>
            <w:vAlign w:val="bottom"/>
          </w:tcPr>
          <w:p w14:paraId="218190CA" w14:textId="77777777" w:rsidR="00CB4BEB" w:rsidRPr="00B90958"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579" w:type="dxa"/>
            <w:tcBorders>
              <w:top w:val="single" w:sz="4" w:space="0" w:color="auto"/>
              <w:left w:val="single" w:sz="4" w:space="0" w:color="auto"/>
              <w:bottom w:val="nil"/>
              <w:right w:val="single" w:sz="4" w:space="0" w:color="auto"/>
            </w:tcBorders>
            <w:shd w:val="clear" w:color="auto" w:fill="FFFFFF"/>
            <w:vAlign w:val="bottom"/>
          </w:tcPr>
          <w:p w14:paraId="029C4BC9"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99,5</w:t>
            </w:r>
          </w:p>
        </w:tc>
      </w:tr>
      <w:tr w:rsidR="00CB4BEB" w:rsidRPr="00B90958" w14:paraId="52AF95FF"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97DDBA"/>
            <w:vAlign w:val="bottom"/>
          </w:tcPr>
          <w:p w14:paraId="39324F59" w14:textId="77777777" w:rsidR="00CB4BEB" w:rsidRPr="00B90958" w:rsidRDefault="00CB4BEB" w:rsidP="003C0924">
            <w:pPr>
              <w:rPr>
                <w:rFonts w:ascii="Trebuchet MS" w:hAnsi="Trebuchet MS" w:cs="Trebuchet MS"/>
                <w:color w:val="1F497D"/>
                <w:sz w:val="18"/>
                <w:szCs w:val="18"/>
              </w:rPr>
            </w:pPr>
            <w:proofErr w:type="spellStart"/>
            <w:r w:rsidRPr="003A52C1">
              <w:rPr>
                <w:rFonts w:ascii="Trebuchet MS" w:hAnsi="Trebuchet MS" w:cs="Trebuchet MS"/>
                <w:sz w:val="18"/>
                <w:szCs w:val="18"/>
              </w:rPr>
              <w:lastRenderedPageBreak/>
              <w:t>sag</w:t>
            </w:r>
            <w:r w:rsidRPr="00EC6B51">
              <w:rPr>
                <w:rFonts w:ascii="Trebuchet MS" w:hAnsi="Trebuchet MS" w:cs="Trebuchet MS"/>
                <w:color w:val="4F81BD"/>
                <w:sz w:val="18"/>
                <w:szCs w:val="18"/>
              </w:rPr>
              <w:t>s</w:t>
            </w:r>
            <w:r w:rsidRPr="003A52C1">
              <w:rPr>
                <w:rFonts w:ascii="Trebuchet MS" w:hAnsi="Trebuchet MS" w:cs="Trebuchet MS"/>
                <w:sz w:val="18"/>
                <w:szCs w:val="18"/>
              </w:rPr>
              <w:t>nr</w:t>
            </w:r>
            <w:proofErr w:type="spellEnd"/>
          </w:p>
        </w:tc>
        <w:tc>
          <w:tcPr>
            <w:tcW w:w="12049"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5A1AD6CE"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B90958" w14:paraId="5783A9BC"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97DDBA"/>
            <w:vAlign w:val="bottom"/>
          </w:tcPr>
          <w:p w14:paraId="351A2676"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vejkode</w:t>
            </w:r>
          </w:p>
        </w:tc>
        <w:tc>
          <w:tcPr>
            <w:tcW w:w="12049"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7425A01"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B90958" w14:paraId="4B24EFB4"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97DDBA"/>
            <w:vAlign w:val="bottom"/>
          </w:tcPr>
          <w:p w14:paraId="7113752C" w14:textId="77777777" w:rsidR="00CB4BEB" w:rsidRPr="00A76F9C" w:rsidRDefault="00CB4BEB" w:rsidP="003C0924">
            <w:pPr>
              <w:rPr>
                <w:rFonts w:ascii="Trebuchet MS" w:hAnsi="Trebuchet MS" w:cs="Trebuchet MS"/>
                <w:sz w:val="18"/>
                <w:szCs w:val="18"/>
              </w:rPr>
            </w:pPr>
            <w:r w:rsidRPr="003A52C1">
              <w:rPr>
                <w:rFonts w:ascii="Trebuchet MS" w:hAnsi="Trebuchet MS" w:cs="Trebuchet MS"/>
                <w:sz w:val="18"/>
                <w:szCs w:val="18"/>
              </w:rPr>
              <w:t>vejnavn</w:t>
            </w:r>
          </w:p>
        </w:tc>
        <w:tc>
          <w:tcPr>
            <w:tcW w:w="12049"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12831E0F"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DF1F84" w14:paraId="6954DDDE"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97DDBA"/>
            <w:vAlign w:val="bottom"/>
          </w:tcPr>
          <w:p w14:paraId="630CA674" w14:textId="77777777" w:rsidR="00CB4BEB" w:rsidRPr="00A76F9C" w:rsidRDefault="00CB4BEB" w:rsidP="003C0924">
            <w:pPr>
              <w:rPr>
                <w:rFonts w:ascii="Trebuchet MS" w:hAnsi="Trebuchet MS" w:cs="Trebuchet MS"/>
                <w:sz w:val="18"/>
                <w:szCs w:val="18"/>
              </w:rPr>
            </w:pPr>
            <w:proofErr w:type="spellStart"/>
            <w:r w:rsidRPr="00A76F9C">
              <w:rPr>
                <w:rFonts w:ascii="Trebuchet MS" w:hAnsi="Trebuchet MS" w:cs="Trebuchet MS"/>
                <w:sz w:val="18"/>
                <w:szCs w:val="18"/>
              </w:rPr>
              <w:t>cvf_vejkode</w:t>
            </w:r>
            <w:proofErr w:type="spellEnd"/>
          </w:p>
        </w:tc>
        <w:tc>
          <w:tcPr>
            <w:tcW w:w="12049"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75A96B7" w14:textId="77777777" w:rsidR="00CB4BEB" w:rsidRPr="00A76F9C" w:rsidRDefault="00CB4BEB" w:rsidP="003C0924">
            <w:pPr>
              <w:rPr>
                <w:rFonts w:ascii="Trebuchet MS" w:hAnsi="Trebuchet MS" w:cs="Trebuchet MS"/>
                <w:sz w:val="18"/>
                <w:szCs w:val="18"/>
              </w:rPr>
            </w:pPr>
            <w:r w:rsidRPr="00A76F9C">
              <w:rPr>
                <w:rFonts w:ascii="Trebuchet MS" w:hAnsi="Trebuchet MS" w:cs="Trebuchet MS"/>
                <w:sz w:val="18"/>
                <w:szCs w:val="18"/>
              </w:rPr>
              <w:t>Felt defineret under: 4.1 Standardiserede felter til de temaspecifikke datamodeller</w:t>
            </w:r>
          </w:p>
        </w:tc>
      </w:tr>
      <w:tr w:rsidR="00CB4BEB" w:rsidRPr="00B90958" w14:paraId="2A71F67F"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97DDBA"/>
            <w:vAlign w:val="bottom"/>
          </w:tcPr>
          <w:p w14:paraId="77D0835C" w14:textId="77777777" w:rsidR="00CB4BEB" w:rsidRPr="00A76F9C" w:rsidRDefault="00CB4BEB" w:rsidP="003C0924">
            <w:pPr>
              <w:rPr>
                <w:rFonts w:ascii="Trebuchet MS" w:hAnsi="Trebuchet MS" w:cs="Trebuchet MS"/>
                <w:sz w:val="18"/>
                <w:szCs w:val="18"/>
              </w:rPr>
            </w:pPr>
            <w:proofErr w:type="spellStart"/>
            <w:r w:rsidRPr="003A52C1">
              <w:rPr>
                <w:rFonts w:ascii="Trebuchet MS" w:hAnsi="Trebuchet MS" w:cs="Trebuchet MS"/>
                <w:sz w:val="18"/>
                <w:szCs w:val="18"/>
              </w:rPr>
              <w:t>husnr</w:t>
            </w:r>
            <w:proofErr w:type="spellEnd"/>
          </w:p>
        </w:tc>
        <w:tc>
          <w:tcPr>
            <w:tcW w:w="12049"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154C47FA"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B90958" w14:paraId="24736968"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97DDBA"/>
            <w:vAlign w:val="bottom"/>
          </w:tcPr>
          <w:p w14:paraId="710A3436" w14:textId="77777777" w:rsidR="00CB4BEB" w:rsidRPr="00A76F9C" w:rsidRDefault="00CB4BEB" w:rsidP="003C0924">
            <w:pPr>
              <w:rPr>
                <w:rFonts w:ascii="Trebuchet MS" w:hAnsi="Trebuchet MS" w:cs="Trebuchet MS"/>
                <w:sz w:val="18"/>
                <w:szCs w:val="18"/>
              </w:rPr>
            </w:pPr>
            <w:proofErr w:type="spellStart"/>
            <w:r w:rsidRPr="003A52C1">
              <w:rPr>
                <w:rFonts w:ascii="Trebuchet MS" w:hAnsi="Trebuchet MS" w:cs="Trebuchet MS"/>
                <w:sz w:val="18"/>
                <w:szCs w:val="18"/>
              </w:rPr>
              <w:t>postnr</w:t>
            </w:r>
            <w:proofErr w:type="spellEnd"/>
          </w:p>
        </w:tc>
        <w:tc>
          <w:tcPr>
            <w:tcW w:w="12049"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F81DFCC"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B90958" w14:paraId="1D560F6B"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97DDBA"/>
            <w:vAlign w:val="bottom"/>
          </w:tcPr>
          <w:p w14:paraId="7A9F7B84" w14:textId="77777777" w:rsidR="00CB4BEB" w:rsidRPr="00A76F9C" w:rsidRDefault="00CB4BEB" w:rsidP="003C0924">
            <w:pPr>
              <w:rPr>
                <w:rFonts w:ascii="Trebuchet MS" w:hAnsi="Trebuchet MS" w:cs="Trebuchet MS"/>
                <w:sz w:val="18"/>
                <w:szCs w:val="18"/>
              </w:rPr>
            </w:pPr>
            <w:proofErr w:type="spellStart"/>
            <w:r w:rsidRPr="003A52C1">
              <w:rPr>
                <w:rFonts w:ascii="Trebuchet MS" w:hAnsi="Trebuchet MS" w:cs="Trebuchet MS"/>
                <w:sz w:val="18"/>
                <w:szCs w:val="18"/>
              </w:rPr>
              <w:t>postnr_by</w:t>
            </w:r>
            <w:proofErr w:type="spellEnd"/>
          </w:p>
        </w:tc>
        <w:tc>
          <w:tcPr>
            <w:tcW w:w="12049"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535274C2"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F6698A" w14:paraId="3CCA12C0"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97DDBA"/>
            <w:vAlign w:val="bottom"/>
          </w:tcPr>
          <w:p w14:paraId="099A46A7" w14:textId="77777777" w:rsidR="00CB4BEB" w:rsidRPr="00D14FD8" w:rsidRDefault="00CB4BEB" w:rsidP="003C0924">
            <w:pPr>
              <w:rPr>
                <w:rFonts w:ascii="Trebuchet MS" w:hAnsi="Trebuchet MS" w:cs="Trebuchet MS"/>
                <w:sz w:val="18"/>
                <w:szCs w:val="18"/>
              </w:rPr>
            </w:pPr>
            <w:proofErr w:type="spellStart"/>
            <w:r w:rsidRPr="00D14FD8">
              <w:rPr>
                <w:rFonts w:ascii="Trebuchet MS" w:hAnsi="Trebuchet MS" w:cs="Trebuchet MS"/>
                <w:sz w:val="18"/>
                <w:szCs w:val="18"/>
              </w:rPr>
              <w:t>adr_id</w:t>
            </w:r>
            <w:proofErr w:type="spellEnd"/>
          </w:p>
        </w:tc>
        <w:tc>
          <w:tcPr>
            <w:tcW w:w="12049"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E9532C8" w14:textId="77777777" w:rsidR="00CB4BEB" w:rsidRPr="00D14FD8" w:rsidRDefault="00CB4BEB" w:rsidP="003C0924">
            <w:pPr>
              <w:rPr>
                <w:rFonts w:ascii="Trebuchet MS" w:hAnsi="Trebuchet MS" w:cs="Trebuchet MS"/>
                <w:sz w:val="18"/>
                <w:szCs w:val="18"/>
              </w:rPr>
            </w:pPr>
            <w:r w:rsidRPr="00D14FD8">
              <w:rPr>
                <w:rFonts w:ascii="Trebuchet MS" w:hAnsi="Trebuchet MS" w:cs="Trebuchet MS"/>
                <w:sz w:val="18"/>
                <w:szCs w:val="18"/>
              </w:rPr>
              <w:t>Felt defineret under: 4.1 Standardiserede felter til de temaspecifikke datamodeller</w:t>
            </w:r>
          </w:p>
        </w:tc>
      </w:tr>
      <w:tr w:rsidR="00CB4BEB" w:rsidRPr="00B90958" w14:paraId="7D47691D" w14:textId="77777777" w:rsidTr="003C0924">
        <w:trPr>
          <w:trHeight w:hRule="exact" w:val="255"/>
        </w:trPr>
        <w:tc>
          <w:tcPr>
            <w:tcW w:w="13575" w:type="dxa"/>
            <w:gridSpan w:val="6"/>
            <w:tcBorders>
              <w:top w:val="single" w:sz="4" w:space="0" w:color="auto"/>
              <w:left w:val="nil"/>
              <w:bottom w:val="nil"/>
              <w:right w:val="nil"/>
            </w:tcBorders>
            <w:shd w:val="clear" w:color="auto" w:fill="99CCFF"/>
            <w:vAlign w:val="bottom"/>
          </w:tcPr>
          <w:p w14:paraId="2F3E1F66"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i/>
                <w:iCs/>
                <w:sz w:val="18"/>
                <w:szCs w:val="18"/>
              </w:rPr>
              <w:t>Felter markeret med blå er temaspecifikke opslagstabeller, der indeholder oversættelser af koder i andre felter.</w:t>
            </w:r>
          </w:p>
        </w:tc>
      </w:tr>
      <w:tr w:rsidR="00CB4BEB" w:rsidRPr="00B90958" w14:paraId="6DCC680C" w14:textId="77777777" w:rsidTr="003C0924">
        <w:trPr>
          <w:trHeight w:hRule="exact" w:val="255"/>
        </w:trPr>
        <w:tc>
          <w:tcPr>
            <w:tcW w:w="13575" w:type="dxa"/>
            <w:gridSpan w:val="6"/>
            <w:tcBorders>
              <w:top w:val="nil"/>
              <w:left w:val="nil"/>
              <w:bottom w:val="nil"/>
              <w:right w:val="nil"/>
            </w:tcBorders>
            <w:shd w:val="clear" w:color="auto" w:fill="97DDBA"/>
            <w:vAlign w:val="bottom"/>
          </w:tcPr>
          <w:p w14:paraId="37986E4E" w14:textId="77777777" w:rsidR="00CB4BEB" w:rsidRPr="003A52C1" w:rsidRDefault="00CB4BEB" w:rsidP="003C0924">
            <w:pPr>
              <w:rPr>
                <w:rFonts w:ascii="Trebuchet MS" w:hAnsi="Trebuchet MS" w:cs="Trebuchet MS"/>
                <w:i/>
                <w:iCs/>
                <w:sz w:val="18"/>
                <w:szCs w:val="18"/>
              </w:rPr>
            </w:pPr>
            <w:r w:rsidRPr="003A52C1">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55C079A9" w14:textId="77777777" w:rsidR="00CB4BEB" w:rsidRPr="003A52C1" w:rsidRDefault="00CB4BEB" w:rsidP="00CB4BEB">
      <w:pPr>
        <w:pStyle w:val="Overskrift6"/>
      </w:pPr>
      <w:r w:rsidRPr="003A52C1">
        <w:t xml:space="preserve">5.6.9.1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B90958" w14:paraId="09AC29A0" w14:textId="77777777" w:rsidTr="003C0924">
        <w:trPr>
          <w:trHeight w:hRule="exact" w:val="255"/>
        </w:trPr>
        <w:tc>
          <w:tcPr>
            <w:tcW w:w="2235" w:type="dxa"/>
            <w:shd w:val="clear" w:color="auto" w:fill="D9D9D9"/>
            <w:vAlign w:val="bottom"/>
          </w:tcPr>
          <w:p w14:paraId="54083869" w14:textId="77777777" w:rsidR="00CB4BEB" w:rsidRPr="00B90958"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Metadataelement</w:t>
            </w:r>
          </w:p>
        </w:tc>
        <w:tc>
          <w:tcPr>
            <w:tcW w:w="11340" w:type="dxa"/>
            <w:shd w:val="clear" w:color="auto" w:fill="D9D9D9"/>
            <w:vAlign w:val="bottom"/>
          </w:tcPr>
          <w:p w14:paraId="5A690330"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B90958" w14:paraId="590D12DB" w14:textId="77777777" w:rsidTr="003C0924">
        <w:trPr>
          <w:trHeight w:hRule="exact" w:val="255"/>
        </w:trPr>
        <w:tc>
          <w:tcPr>
            <w:tcW w:w="2235" w:type="dxa"/>
            <w:shd w:val="clear" w:color="auto" w:fill="E0E0E0"/>
            <w:vAlign w:val="bottom"/>
          </w:tcPr>
          <w:p w14:paraId="2CC582CB"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Temanavn</w:t>
            </w:r>
          </w:p>
        </w:tc>
        <w:tc>
          <w:tcPr>
            <w:tcW w:w="11340" w:type="dxa"/>
            <w:shd w:val="clear" w:color="auto" w:fill="FFFFFF"/>
            <w:vAlign w:val="bottom"/>
          </w:tcPr>
          <w:p w14:paraId="30376AE8"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Husstandsmøller</w:t>
            </w:r>
          </w:p>
        </w:tc>
      </w:tr>
      <w:tr w:rsidR="00CB4BEB" w:rsidRPr="00B90958" w14:paraId="7A50A050" w14:textId="77777777" w:rsidTr="003C0924">
        <w:trPr>
          <w:trHeight w:hRule="exact" w:val="255"/>
        </w:trPr>
        <w:tc>
          <w:tcPr>
            <w:tcW w:w="2235" w:type="dxa"/>
            <w:shd w:val="clear" w:color="auto" w:fill="E0E0E0"/>
            <w:vAlign w:val="bottom"/>
          </w:tcPr>
          <w:p w14:paraId="65994DD3"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Temakode</w:t>
            </w:r>
          </w:p>
        </w:tc>
        <w:tc>
          <w:tcPr>
            <w:tcW w:w="11340" w:type="dxa"/>
            <w:shd w:val="clear" w:color="auto" w:fill="FFFFFF"/>
            <w:vAlign w:val="bottom"/>
          </w:tcPr>
          <w:p w14:paraId="454B7191" w14:textId="77777777" w:rsidR="00CB4BEB" w:rsidRPr="00A76F9C" w:rsidRDefault="00CB4BEB" w:rsidP="003C0924">
            <w:pPr>
              <w:rPr>
                <w:rFonts w:ascii="Trebuchet MS" w:hAnsi="Trebuchet MS" w:cs="Trebuchet MS"/>
                <w:sz w:val="18"/>
                <w:szCs w:val="18"/>
              </w:rPr>
            </w:pPr>
            <w:r w:rsidRPr="00A76F9C">
              <w:rPr>
                <w:rFonts w:ascii="Trebuchet MS" w:hAnsi="Trebuchet MS" w:cs="Trebuchet MS"/>
                <w:sz w:val="18"/>
                <w:szCs w:val="18"/>
              </w:rPr>
              <w:t>5508</w:t>
            </w:r>
          </w:p>
        </w:tc>
      </w:tr>
      <w:tr w:rsidR="00CB4BEB" w:rsidRPr="00B90958" w14:paraId="52FC3FAD" w14:textId="77777777" w:rsidTr="003C0924">
        <w:trPr>
          <w:trHeight w:hRule="exact" w:val="255"/>
        </w:trPr>
        <w:tc>
          <w:tcPr>
            <w:tcW w:w="2235" w:type="dxa"/>
            <w:shd w:val="clear" w:color="auto" w:fill="E0E0E0"/>
            <w:vAlign w:val="bottom"/>
          </w:tcPr>
          <w:p w14:paraId="022318B3"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Definition</w:t>
            </w:r>
          </w:p>
        </w:tc>
        <w:tc>
          <w:tcPr>
            <w:tcW w:w="11340" w:type="dxa"/>
            <w:shd w:val="clear" w:color="auto" w:fill="FFFFFF"/>
            <w:vAlign w:val="bottom"/>
          </w:tcPr>
          <w:p w14:paraId="1777336B"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Anmeldte husstandsvindmøller til kommunen</w:t>
            </w:r>
            <w:r>
              <w:rPr>
                <w:rFonts w:ascii="Trebuchet MS" w:hAnsi="Trebuchet MS" w:cs="Trebuchet MS"/>
                <w:sz w:val="18"/>
                <w:szCs w:val="18"/>
              </w:rPr>
              <w:t>.</w:t>
            </w:r>
          </w:p>
        </w:tc>
      </w:tr>
      <w:tr w:rsidR="00CB4BEB" w:rsidRPr="00B90958" w14:paraId="54E8B6D6" w14:textId="77777777" w:rsidTr="003C0924">
        <w:trPr>
          <w:trHeight w:hRule="exact" w:val="215"/>
        </w:trPr>
        <w:tc>
          <w:tcPr>
            <w:tcW w:w="2235" w:type="dxa"/>
            <w:shd w:val="clear" w:color="auto" w:fill="E0E0E0"/>
            <w:vAlign w:val="center"/>
          </w:tcPr>
          <w:p w14:paraId="3223BC58"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Beskrivelse</w:t>
            </w:r>
          </w:p>
        </w:tc>
        <w:tc>
          <w:tcPr>
            <w:tcW w:w="11340" w:type="dxa"/>
            <w:shd w:val="clear" w:color="auto" w:fill="FFFFFF"/>
            <w:vAlign w:val="bottom"/>
          </w:tcPr>
          <w:p w14:paraId="1FFD5669"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Tilsendte ansøgninger om tilladelse til at opstille en husstandsmølle, som behandles i miljø, plan og byggeafdeling.</w:t>
            </w:r>
          </w:p>
        </w:tc>
      </w:tr>
      <w:tr w:rsidR="00CB4BEB" w:rsidRPr="00B90958" w14:paraId="2ACC80E5" w14:textId="77777777" w:rsidTr="00A76F9C">
        <w:trPr>
          <w:trHeight w:hRule="exact" w:val="495"/>
        </w:trPr>
        <w:tc>
          <w:tcPr>
            <w:tcW w:w="2235" w:type="dxa"/>
            <w:shd w:val="clear" w:color="auto" w:fill="E0E0E0"/>
            <w:vAlign w:val="center"/>
          </w:tcPr>
          <w:p w14:paraId="7EBB0E86" w14:textId="77777777" w:rsidR="00CB4BEB" w:rsidRPr="00B90958" w:rsidRDefault="00CB4BEB" w:rsidP="003C0924">
            <w:pPr>
              <w:rPr>
                <w:rFonts w:ascii="Trebuchet MS" w:hAnsi="Trebuchet MS" w:cs="Trebuchet MS"/>
                <w:color w:val="1F497D"/>
                <w:sz w:val="18"/>
                <w:szCs w:val="18"/>
              </w:rPr>
            </w:pPr>
            <w:proofErr w:type="spellStart"/>
            <w:r w:rsidRPr="003A52C1">
              <w:rPr>
                <w:rFonts w:ascii="Trebuchet MS" w:hAnsi="Trebuchet MS" w:cs="Trebuchet MS"/>
                <w:sz w:val="18"/>
                <w:szCs w:val="18"/>
              </w:rPr>
              <w:t>Formaal</w:t>
            </w:r>
            <w:proofErr w:type="spellEnd"/>
            <w:r w:rsidRPr="003A52C1">
              <w:rPr>
                <w:rFonts w:ascii="Trebuchet MS" w:hAnsi="Trebuchet MS" w:cs="Trebuchet MS"/>
                <w:sz w:val="18"/>
                <w:szCs w:val="18"/>
              </w:rPr>
              <w:t xml:space="preserve"> </w:t>
            </w:r>
          </w:p>
        </w:tc>
        <w:tc>
          <w:tcPr>
            <w:tcW w:w="11340" w:type="dxa"/>
            <w:shd w:val="clear" w:color="auto" w:fill="FFFFFF"/>
            <w:vAlign w:val="bottom"/>
          </w:tcPr>
          <w:p w14:paraId="69292243" w14:textId="360C2C4E" w:rsidR="00CB4BEB" w:rsidRPr="00A76F9C" w:rsidRDefault="00CB4BEB" w:rsidP="003C0924">
            <w:pPr>
              <w:pStyle w:val="Default"/>
              <w:rPr>
                <w:rFonts w:ascii="Trebuchet MS" w:eastAsiaTheme="minorEastAsia" w:hAnsi="Trebuchet MS" w:cs="Trebuchet MS"/>
                <w:color w:val="767171"/>
                <w:sz w:val="18"/>
                <w:szCs w:val="18"/>
                <w:lang w:eastAsia="en-US"/>
              </w:rPr>
            </w:pPr>
            <w:r w:rsidRPr="00A76F9C">
              <w:rPr>
                <w:rFonts w:ascii="Trebuchet MS" w:eastAsiaTheme="minorEastAsia" w:hAnsi="Trebuchet MS" w:cs="Trebuchet MS"/>
                <w:color w:val="767171"/>
                <w:sz w:val="18"/>
                <w:szCs w:val="18"/>
                <w:lang w:eastAsia="en-US"/>
              </w:rPr>
              <w:t xml:space="preserve">At registrere modtaget ansøgninger om tilladelser til at opstille husstandsvindmølle og til at levere det nødvendige kortgrundlag til sagsbehandlingen - </w:t>
            </w:r>
            <w:proofErr w:type="gramStart"/>
            <w:r w:rsidRPr="00A76F9C">
              <w:rPr>
                <w:rFonts w:ascii="Trebuchet MS" w:eastAsiaTheme="minorEastAsia" w:hAnsi="Trebuchet MS" w:cs="Trebuchet MS"/>
                <w:color w:val="767171"/>
                <w:sz w:val="18"/>
                <w:szCs w:val="18"/>
                <w:lang w:eastAsia="en-US"/>
              </w:rPr>
              <w:t>VVM screeninger</w:t>
            </w:r>
            <w:proofErr w:type="gramEnd"/>
            <w:r w:rsidRPr="00A76F9C">
              <w:rPr>
                <w:rFonts w:ascii="Trebuchet MS" w:eastAsiaTheme="minorEastAsia" w:hAnsi="Trebuchet MS" w:cs="Trebuchet MS"/>
                <w:color w:val="767171"/>
                <w:sz w:val="18"/>
                <w:szCs w:val="18"/>
                <w:lang w:eastAsia="en-US"/>
              </w:rPr>
              <w:t>, vurdering af vindmøllestøj, nabohøringer, vurdering af kumulative effekter mv.</w:t>
            </w:r>
          </w:p>
          <w:p w14:paraId="6A1460A5" w14:textId="77777777" w:rsidR="00CB4BEB" w:rsidRPr="003A52C1" w:rsidRDefault="00CB4BEB" w:rsidP="003C0924">
            <w:pPr>
              <w:rPr>
                <w:rFonts w:ascii="Trebuchet MS" w:hAnsi="Trebuchet MS" w:cs="Trebuchet MS"/>
                <w:sz w:val="18"/>
                <w:szCs w:val="18"/>
              </w:rPr>
            </w:pPr>
          </w:p>
        </w:tc>
      </w:tr>
      <w:tr w:rsidR="00CB4BEB" w:rsidRPr="00B90958" w14:paraId="75A291FD" w14:textId="77777777" w:rsidTr="003C0924">
        <w:trPr>
          <w:trHeight w:hRule="exact" w:val="255"/>
        </w:trPr>
        <w:tc>
          <w:tcPr>
            <w:tcW w:w="2235" w:type="dxa"/>
            <w:shd w:val="clear" w:color="auto" w:fill="E0E0E0"/>
            <w:vAlign w:val="bottom"/>
          </w:tcPr>
          <w:p w14:paraId="02799AB3" w14:textId="77777777" w:rsidR="00CB4BEB" w:rsidRPr="00B90958" w:rsidRDefault="00CB4BEB" w:rsidP="003C0924">
            <w:pPr>
              <w:rPr>
                <w:rFonts w:ascii="Trebuchet MS" w:hAnsi="Trebuchet MS" w:cs="Trebuchet MS"/>
                <w:color w:val="1F497D"/>
                <w:sz w:val="18"/>
                <w:szCs w:val="18"/>
              </w:rPr>
            </w:pPr>
            <w:proofErr w:type="spellStart"/>
            <w:r w:rsidRPr="003A52C1">
              <w:rPr>
                <w:rFonts w:ascii="Trebuchet MS" w:hAnsi="Trebuchet MS" w:cs="Trebuchet MS"/>
                <w:sz w:val="18"/>
                <w:szCs w:val="18"/>
              </w:rPr>
              <w:t>Noegleord_hovedgruppe</w:t>
            </w:r>
            <w:proofErr w:type="spellEnd"/>
          </w:p>
        </w:tc>
        <w:tc>
          <w:tcPr>
            <w:tcW w:w="11340" w:type="dxa"/>
            <w:shd w:val="clear" w:color="auto" w:fill="FFFFFF"/>
            <w:vAlign w:val="bottom"/>
          </w:tcPr>
          <w:p w14:paraId="0E307FC6" w14:textId="77777777" w:rsidR="00CB4BEB" w:rsidRPr="00A76F9C" w:rsidRDefault="00CB4BEB" w:rsidP="003C0924">
            <w:pPr>
              <w:rPr>
                <w:rFonts w:ascii="Trebuchet MS" w:hAnsi="Trebuchet MS" w:cs="Trebuchet MS"/>
                <w:sz w:val="18"/>
                <w:szCs w:val="18"/>
              </w:rPr>
            </w:pPr>
            <w:r w:rsidRPr="00A76F9C">
              <w:rPr>
                <w:rFonts w:ascii="Trebuchet MS" w:hAnsi="Trebuchet MS" w:cs="Trebuchet MS"/>
                <w:sz w:val="18"/>
                <w:szCs w:val="18"/>
              </w:rPr>
              <w:t>Vindmøller</w:t>
            </w:r>
          </w:p>
        </w:tc>
      </w:tr>
      <w:tr w:rsidR="00CB4BEB" w:rsidRPr="00B90958" w14:paraId="60680E2F" w14:textId="77777777" w:rsidTr="003C0924">
        <w:trPr>
          <w:trHeight w:hRule="exact" w:val="255"/>
        </w:trPr>
        <w:tc>
          <w:tcPr>
            <w:tcW w:w="2235" w:type="dxa"/>
            <w:shd w:val="clear" w:color="auto" w:fill="E0E0E0"/>
            <w:vAlign w:val="bottom"/>
          </w:tcPr>
          <w:p w14:paraId="78C79D8E" w14:textId="77777777" w:rsidR="00CB4BEB" w:rsidRPr="00B90958" w:rsidRDefault="00CB4BEB" w:rsidP="003C0924">
            <w:pPr>
              <w:rPr>
                <w:rFonts w:ascii="Trebuchet MS" w:hAnsi="Trebuchet MS" w:cs="Trebuchet MS"/>
                <w:color w:val="1F497D"/>
                <w:sz w:val="18"/>
                <w:szCs w:val="18"/>
              </w:rPr>
            </w:pPr>
            <w:proofErr w:type="spellStart"/>
            <w:r w:rsidRPr="003A52C1">
              <w:rPr>
                <w:rFonts w:ascii="Trebuchet MS" w:hAnsi="Trebuchet MS" w:cs="Trebuchet MS"/>
                <w:sz w:val="18"/>
                <w:szCs w:val="18"/>
              </w:rPr>
              <w:t>Noegle_ord</w:t>
            </w:r>
            <w:proofErr w:type="spellEnd"/>
          </w:p>
        </w:tc>
        <w:tc>
          <w:tcPr>
            <w:tcW w:w="11340" w:type="dxa"/>
            <w:shd w:val="clear" w:color="auto" w:fill="FFFFFF"/>
            <w:vAlign w:val="bottom"/>
          </w:tcPr>
          <w:p w14:paraId="1CF43A2A" w14:textId="77777777" w:rsidR="00CB4BEB" w:rsidRPr="003A52C1" w:rsidRDefault="00CB4BEB" w:rsidP="003C0924">
            <w:pPr>
              <w:autoSpaceDE w:val="0"/>
              <w:autoSpaceDN w:val="0"/>
              <w:adjustRightInd w:val="0"/>
              <w:rPr>
                <w:rFonts w:ascii="Trebuchet MS" w:hAnsi="Trebuchet MS" w:cs="Trebuchet MS"/>
                <w:sz w:val="18"/>
                <w:szCs w:val="18"/>
              </w:rPr>
            </w:pPr>
          </w:p>
        </w:tc>
      </w:tr>
      <w:tr w:rsidR="00CB4BEB" w:rsidRPr="00B90958" w14:paraId="3019C861" w14:textId="77777777" w:rsidTr="003C0924">
        <w:trPr>
          <w:trHeight w:hRule="exact" w:val="255"/>
        </w:trPr>
        <w:tc>
          <w:tcPr>
            <w:tcW w:w="2235" w:type="dxa"/>
            <w:shd w:val="clear" w:color="auto" w:fill="E0E0E0"/>
            <w:vAlign w:val="bottom"/>
          </w:tcPr>
          <w:p w14:paraId="12F5125E"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 type</w:t>
            </w:r>
          </w:p>
        </w:tc>
        <w:tc>
          <w:tcPr>
            <w:tcW w:w="11340" w:type="dxa"/>
            <w:shd w:val="clear" w:color="auto" w:fill="FFFFFF"/>
            <w:vAlign w:val="bottom"/>
          </w:tcPr>
          <w:p w14:paraId="5ECE6C33"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Punkt</w:t>
            </w:r>
          </w:p>
        </w:tc>
      </w:tr>
      <w:tr w:rsidR="00CB4BEB" w:rsidRPr="00B90958" w14:paraId="4C7FE55A" w14:textId="77777777" w:rsidTr="003C0924">
        <w:trPr>
          <w:trHeight w:hRule="exact" w:val="931"/>
        </w:trPr>
        <w:tc>
          <w:tcPr>
            <w:tcW w:w="2235" w:type="dxa"/>
            <w:shd w:val="clear" w:color="auto" w:fill="E0E0E0"/>
            <w:vAlign w:val="center"/>
          </w:tcPr>
          <w:p w14:paraId="682901A2"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Lovgrundlag</w:t>
            </w:r>
          </w:p>
        </w:tc>
        <w:tc>
          <w:tcPr>
            <w:tcW w:w="11340" w:type="dxa"/>
            <w:shd w:val="clear" w:color="auto" w:fill="FFFFFF"/>
            <w:vAlign w:val="bottom"/>
          </w:tcPr>
          <w:p w14:paraId="0830A03C"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"Landzonetilladelse efter § 35 i Lov om planlægning. VVM-screening efter § 5 i bekendtgørelse om vurdering af visse offentlige og private anlægs virkning på miljøet i medfør af lov om planlægning. Vurdering af vindmøllestøj efter kapitel 4 i bekendtgørelse om støj fra vindmøller. Vurdering i.f.t. § 7, stk.1 i Bekendtgørelse om udpegning og administration af internationale naturbeskyttelsesområder samt beskyttelse af visse arter."</w:t>
            </w:r>
          </w:p>
        </w:tc>
      </w:tr>
      <w:tr w:rsidR="00CB4BEB" w:rsidRPr="00186E64" w14:paraId="68C0F84E" w14:textId="77777777" w:rsidTr="003C0924">
        <w:trPr>
          <w:trHeight w:hRule="exact" w:val="255"/>
        </w:trPr>
        <w:tc>
          <w:tcPr>
            <w:tcW w:w="2235" w:type="dxa"/>
            <w:shd w:val="clear" w:color="auto" w:fill="E0E0E0"/>
            <w:vAlign w:val="bottom"/>
          </w:tcPr>
          <w:p w14:paraId="618E9971" w14:textId="77777777" w:rsidR="00CB4BEB" w:rsidRPr="00C60C42" w:rsidRDefault="00CB4BEB" w:rsidP="003C0924">
            <w:pPr>
              <w:rPr>
                <w:rFonts w:ascii="Trebuchet MS" w:hAnsi="Trebuchet MS" w:cs="Trebuchet MS"/>
                <w:sz w:val="18"/>
                <w:szCs w:val="18"/>
              </w:rPr>
            </w:pPr>
            <w:proofErr w:type="spellStart"/>
            <w:r w:rsidRPr="00C60C42">
              <w:rPr>
                <w:rFonts w:ascii="Trebuchet MS" w:hAnsi="Trebuchet MS" w:cs="Trebuchet MS"/>
                <w:sz w:val="18"/>
                <w:szCs w:val="18"/>
              </w:rPr>
              <w:t>KLE_koder</w:t>
            </w:r>
            <w:proofErr w:type="spellEnd"/>
          </w:p>
        </w:tc>
        <w:tc>
          <w:tcPr>
            <w:tcW w:w="11340" w:type="dxa"/>
            <w:shd w:val="clear" w:color="auto" w:fill="FFFFFF"/>
            <w:vAlign w:val="bottom"/>
          </w:tcPr>
          <w:p w14:paraId="36A16589" w14:textId="77777777" w:rsidR="00CB4BEB" w:rsidRPr="00C60C42" w:rsidRDefault="00CB4BEB" w:rsidP="003C0924">
            <w:pPr>
              <w:rPr>
                <w:rFonts w:ascii="Trebuchet MS" w:hAnsi="Trebuchet MS" w:cs="Trebuchet MS"/>
                <w:sz w:val="18"/>
                <w:szCs w:val="18"/>
              </w:rPr>
            </w:pPr>
            <w:r w:rsidRPr="00A76F9C">
              <w:rPr>
                <w:rFonts w:ascii="Trebuchet MS" w:hAnsi="Trebuchet MS" w:cs="Trebuchet MS"/>
                <w:sz w:val="18"/>
                <w:szCs w:val="18"/>
              </w:rPr>
              <w:t>01.02.20</w:t>
            </w:r>
          </w:p>
        </w:tc>
      </w:tr>
    </w:tbl>
    <w:p w14:paraId="4E02C9BD" w14:textId="77777777" w:rsidR="00CB4BEB" w:rsidRPr="003A52C1" w:rsidRDefault="00CB4BEB" w:rsidP="00CB4BEB">
      <w:pPr>
        <w:pStyle w:val="Overskrift6"/>
      </w:pPr>
      <w:r w:rsidRPr="003A52C1">
        <w:t>5.6.9.2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5"/>
        <w:gridCol w:w="8961"/>
      </w:tblGrid>
      <w:tr w:rsidR="00CB4BEB" w:rsidRPr="00B90958" w14:paraId="7F69F989" w14:textId="77777777" w:rsidTr="003C0924">
        <w:trPr>
          <w:trHeight w:hRule="exact" w:val="255"/>
        </w:trPr>
        <w:tc>
          <w:tcPr>
            <w:tcW w:w="4503" w:type="dxa"/>
            <w:shd w:val="clear" w:color="auto" w:fill="D9D9D9"/>
            <w:vAlign w:val="bottom"/>
          </w:tcPr>
          <w:p w14:paraId="5C0225BC" w14:textId="77777777" w:rsidR="00CB4BEB" w:rsidRPr="00B90958"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Emne</w:t>
            </w:r>
          </w:p>
        </w:tc>
        <w:tc>
          <w:tcPr>
            <w:tcW w:w="9072" w:type="dxa"/>
            <w:shd w:val="clear" w:color="auto" w:fill="D9D9D9"/>
            <w:vAlign w:val="bottom"/>
          </w:tcPr>
          <w:p w14:paraId="596E817A"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B90958" w14:paraId="6609A010" w14:textId="77777777" w:rsidTr="00A76F9C">
        <w:trPr>
          <w:trHeight w:hRule="exact" w:val="1591"/>
        </w:trPr>
        <w:tc>
          <w:tcPr>
            <w:tcW w:w="4503" w:type="dxa"/>
            <w:shd w:val="clear" w:color="auto" w:fill="E0E0E0"/>
            <w:vAlign w:val="center"/>
          </w:tcPr>
          <w:p w14:paraId="1F970345" w14:textId="77777777" w:rsidR="00CB4BEB" w:rsidRPr="00C60C42" w:rsidRDefault="00CB4BEB" w:rsidP="003C0924">
            <w:pPr>
              <w:rPr>
                <w:rFonts w:ascii="Trebuchet MS" w:hAnsi="Trebuchet MS" w:cs="Trebuchet MS"/>
                <w:bCs/>
                <w:sz w:val="18"/>
                <w:szCs w:val="18"/>
              </w:rPr>
            </w:pPr>
            <w:r w:rsidRPr="00C60C42">
              <w:rPr>
                <w:rFonts w:ascii="Trebuchet MS" w:hAnsi="Trebuchet MS" w:cs="Trebuchet MS"/>
                <w:bCs/>
                <w:sz w:val="18"/>
                <w:szCs w:val="18"/>
              </w:rPr>
              <w:lastRenderedPageBreak/>
              <w:t>Registreringsinstruks</w:t>
            </w:r>
          </w:p>
        </w:tc>
        <w:tc>
          <w:tcPr>
            <w:tcW w:w="9072" w:type="dxa"/>
            <w:shd w:val="clear" w:color="auto" w:fill="FFFFFF"/>
            <w:vAlign w:val="center"/>
          </w:tcPr>
          <w:p w14:paraId="7F652356" w14:textId="0C0C8BF3"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 xml:space="preserve">Vindmøller på 6 kW og derunder, som ikke registreres i BBR. "Registrer vindmøllens position ud fra ansøgers oplysninger om de eksakte koordinater. På baggrund af støjberegninger på støjdata fra leverandøren registreres en støjkonsekvenszone som en buffer omkring møllepositionen uden for hvilken støjbekendtgørelsens krav er overholdt. Et notat om støjkonsekvenszonens reference til støjbekendtgørelsens § 4 stk. 1 angives i kodelisten”. Vindmøller med kapacitet over 6 kW registreres i BBR. </w:t>
            </w:r>
          </w:p>
        </w:tc>
      </w:tr>
      <w:tr w:rsidR="00CB4BEB" w:rsidRPr="00B90958" w14:paraId="4CE4A2D1" w14:textId="77777777" w:rsidTr="003C0924">
        <w:trPr>
          <w:trHeight w:hRule="exact" w:val="255"/>
        </w:trPr>
        <w:tc>
          <w:tcPr>
            <w:tcW w:w="4503" w:type="dxa"/>
            <w:shd w:val="clear" w:color="auto" w:fill="E0E0E0"/>
            <w:vAlign w:val="bottom"/>
          </w:tcPr>
          <w:p w14:paraId="1A4E6F8A"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Klassificering/opdeling</w:t>
            </w:r>
          </w:p>
        </w:tc>
        <w:tc>
          <w:tcPr>
            <w:tcW w:w="9072" w:type="dxa"/>
            <w:shd w:val="clear" w:color="auto" w:fill="FFFFFF"/>
            <w:vAlign w:val="bottom"/>
          </w:tcPr>
          <w:p w14:paraId="4E19BFEC" w14:textId="77777777" w:rsidR="00CB4BEB" w:rsidRPr="003A52C1" w:rsidRDefault="00CB4BEB" w:rsidP="003C0924">
            <w:pPr>
              <w:rPr>
                <w:rFonts w:ascii="Trebuchet MS" w:hAnsi="Trebuchet MS" w:cs="Trebuchet MS"/>
                <w:sz w:val="18"/>
                <w:szCs w:val="18"/>
              </w:rPr>
            </w:pPr>
          </w:p>
        </w:tc>
      </w:tr>
      <w:tr w:rsidR="00CB4BEB" w:rsidRPr="00B90958" w14:paraId="255A8EDA" w14:textId="77777777" w:rsidTr="003C0924">
        <w:trPr>
          <w:trHeight w:hRule="exact" w:val="255"/>
        </w:trPr>
        <w:tc>
          <w:tcPr>
            <w:tcW w:w="4503" w:type="dxa"/>
            <w:shd w:val="clear" w:color="auto" w:fill="E0E0E0"/>
            <w:vAlign w:val="bottom"/>
          </w:tcPr>
          <w:p w14:paraId="7A46FCD8"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Minimum størrelser for objekt</w:t>
            </w:r>
          </w:p>
        </w:tc>
        <w:tc>
          <w:tcPr>
            <w:tcW w:w="9072" w:type="dxa"/>
            <w:shd w:val="clear" w:color="auto" w:fill="FFFFFF"/>
            <w:vAlign w:val="bottom"/>
          </w:tcPr>
          <w:p w14:paraId="105EF145" w14:textId="77777777" w:rsidR="00CB4BEB" w:rsidRPr="003A52C1" w:rsidRDefault="00CB4BEB" w:rsidP="003C0924">
            <w:pPr>
              <w:rPr>
                <w:rFonts w:ascii="Trebuchet MS" w:hAnsi="Trebuchet MS" w:cs="Trebuchet MS"/>
                <w:sz w:val="18"/>
                <w:szCs w:val="18"/>
              </w:rPr>
            </w:pPr>
          </w:p>
        </w:tc>
      </w:tr>
      <w:tr w:rsidR="00CB4BEB" w:rsidRPr="00B90958" w14:paraId="445371CB" w14:textId="77777777" w:rsidTr="003C0924">
        <w:trPr>
          <w:trHeight w:hRule="exact" w:val="255"/>
        </w:trPr>
        <w:tc>
          <w:tcPr>
            <w:tcW w:w="4503" w:type="dxa"/>
            <w:shd w:val="clear" w:color="auto" w:fill="E0E0E0"/>
            <w:vAlign w:val="bottom"/>
          </w:tcPr>
          <w:p w14:paraId="1E27102C"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Entydige objekter</w:t>
            </w:r>
          </w:p>
        </w:tc>
        <w:tc>
          <w:tcPr>
            <w:tcW w:w="9072" w:type="dxa"/>
            <w:shd w:val="clear" w:color="auto" w:fill="FFFFFF"/>
            <w:vAlign w:val="bottom"/>
          </w:tcPr>
          <w:p w14:paraId="5BA42CB1" w14:textId="77777777" w:rsidR="00CB4BEB" w:rsidRPr="003A52C1" w:rsidRDefault="00CB4BEB" w:rsidP="003C0924">
            <w:pPr>
              <w:rPr>
                <w:rFonts w:ascii="Trebuchet MS" w:hAnsi="Trebuchet MS" w:cs="Trebuchet MS"/>
                <w:sz w:val="18"/>
                <w:szCs w:val="18"/>
              </w:rPr>
            </w:pPr>
          </w:p>
        </w:tc>
      </w:tr>
      <w:tr w:rsidR="00CB4BEB" w:rsidRPr="00B90958" w14:paraId="269CB2E8" w14:textId="77777777" w:rsidTr="003C0924">
        <w:trPr>
          <w:trHeight w:hRule="exact" w:val="255"/>
        </w:trPr>
        <w:tc>
          <w:tcPr>
            <w:tcW w:w="4503" w:type="dxa"/>
            <w:shd w:val="clear" w:color="auto" w:fill="E0E0E0"/>
            <w:vAlign w:val="bottom"/>
          </w:tcPr>
          <w:p w14:paraId="50415D60"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mellem objekter</w:t>
            </w:r>
          </w:p>
        </w:tc>
        <w:tc>
          <w:tcPr>
            <w:tcW w:w="9072" w:type="dxa"/>
            <w:shd w:val="clear" w:color="auto" w:fill="FFFFFF"/>
            <w:vAlign w:val="bottom"/>
          </w:tcPr>
          <w:p w14:paraId="76A8038A" w14:textId="77777777" w:rsidR="00CB4BEB" w:rsidRPr="003A52C1" w:rsidRDefault="00CB4BEB" w:rsidP="003C0924">
            <w:pPr>
              <w:rPr>
                <w:rFonts w:ascii="Trebuchet MS" w:hAnsi="Trebuchet MS" w:cs="Trebuchet MS"/>
                <w:sz w:val="18"/>
                <w:szCs w:val="18"/>
              </w:rPr>
            </w:pPr>
          </w:p>
        </w:tc>
      </w:tr>
      <w:tr w:rsidR="00CB4BEB" w:rsidRPr="00B90958" w14:paraId="023B9E4B" w14:textId="77777777" w:rsidTr="003C0924">
        <w:trPr>
          <w:trHeight w:hRule="exact" w:val="255"/>
        </w:trPr>
        <w:tc>
          <w:tcPr>
            <w:tcW w:w="4503" w:type="dxa"/>
            <w:shd w:val="clear" w:color="auto" w:fill="E0E0E0"/>
            <w:vAlign w:val="bottom"/>
          </w:tcPr>
          <w:p w14:paraId="648825CD"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med objekter i andre datasæt</w:t>
            </w:r>
          </w:p>
        </w:tc>
        <w:tc>
          <w:tcPr>
            <w:tcW w:w="9072" w:type="dxa"/>
            <w:shd w:val="clear" w:color="auto" w:fill="FFFFFF"/>
            <w:vAlign w:val="bottom"/>
          </w:tcPr>
          <w:p w14:paraId="561F1A2A" w14:textId="77777777" w:rsidR="00CB4BEB" w:rsidRPr="003A52C1" w:rsidRDefault="00CB4BEB" w:rsidP="003C0924">
            <w:pPr>
              <w:rPr>
                <w:rFonts w:ascii="Trebuchet MS" w:hAnsi="Trebuchet MS" w:cs="Trebuchet MS"/>
                <w:sz w:val="18"/>
                <w:szCs w:val="18"/>
              </w:rPr>
            </w:pPr>
          </w:p>
        </w:tc>
      </w:tr>
    </w:tbl>
    <w:p w14:paraId="44345F57" w14:textId="77777777" w:rsidR="00CB4BEB" w:rsidRPr="003A52C1" w:rsidRDefault="00CB4BEB" w:rsidP="00CB4BEB">
      <w:pPr>
        <w:pStyle w:val="Overskrift6"/>
      </w:pPr>
      <w:r w:rsidRPr="003A52C1">
        <w:t>5.6.9.3 Kodelister</w:t>
      </w:r>
    </w:p>
    <w:p w14:paraId="283A5A03" w14:textId="77777777" w:rsidR="00CB4BEB" w:rsidRPr="003A52C1" w:rsidRDefault="00CB4BEB" w:rsidP="00CB4BEB">
      <w:pPr>
        <w:autoSpaceDE w:val="0"/>
        <w:autoSpaceDN w:val="0"/>
        <w:adjustRightInd w:val="0"/>
        <w:rPr>
          <w:rFonts w:ascii="Trebuchet MS" w:hAnsi="Trebuchet MS" w:cs="Trebuchet MS"/>
          <w:sz w:val="18"/>
          <w:szCs w:val="18"/>
        </w:rPr>
      </w:pPr>
      <w:r w:rsidRPr="003A52C1">
        <w:rPr>
          <w:rFonts w:ascii="Trebuchet MS" w:hAnsi="Trebuchet MS" w:cs="Trebuchet MS"/>
          <w:sz w:val="18"/>
          <w:szCs w:val="18"/>
        </w:rPr>
        <w:t>Kodelisterne fungerer som oversættelser mellem anvendte kodeværdier og de matchende forklarende tekster.</w:t>
      </w:r>
    </w:p>
    <w:p w14:paraId="619BE18E" w14:textId="77777777" w:rsidR="00CB4BEB" w:rsidRPr="003A52C1" w:rsidRDefault="00CB4BEB" w:rsidP="00CB4BEB">
      <w:pPr>
        <w:pStyle w:val="Overskrift7"/>
      </w:pPr>
      <w:r w:rsidRPr="003A52C1">
        <w:t>5.6.9.3.1   5508 støjbelastning</w:t>
      </w:r>
      <w:r w:rsidRPr="003A52C1">
        <w:rPr>
          <w:rStyle w:val="TypografiOverskrift4BrugerdefineretfarveRGB0Tegn"/>
        </w:rPr>
        <w:t xml:space="preserve"> </w:t>
      </w:r>
      <w:r w:rsidRPr="003A52C1">
        <w:t>(d_5508_stoej)</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69"/>
        <w:gridCol w:w="2918"/>
        <w:gridCol w:w="840"/>
        <w:gridCol w:w="7699"/>
      </w:tblGrid>
      <w:tr w:rsidR="00CB4BEB" w:rsidRPr="002071FA" w14:paraId="212B4C05" w14:textId="77777777" w:rsidTr="003C0924">
        <w:trPr>
          <w:trHeight w:hRule="exact" w:val="255"/>
        </w:trPr>
        <w:tc>
          <w:tcPr>
            <w:tcW w:w="1983" w:type="dxa"/>
            <w:tcBorders>
              <w:bottom w:val="single" w:sz="4" w:space="0" w:color="auto"/>
            </w:tcBorders>
            <w:shd w:val="clear" w:color="auto" w:fill="D9D9D9"/>
            <w:vAlign w:val="center"/>
          </w:tcPr>
          <w:p w14:paraId="3428F4D4" w14:textId="77777777" w:rsidR="00CB4BEB" w:rsidRPr="002071FA" w:rsidRDefault="00CB4BEB" w:rsidP="003C0924">
            <w:pPr>
              <w:rPr>
                <w:rFonts w:ascii="Trebuchet MS" w:hAnsi="Trebuchet MS" w:cs="Trebuchet MS"/>
                <w:b/>
                <w:bCs/>
                <w:color w:val="1F497D"/>
                <w:sz w:val="18"/>
                <w:szCs w:val="18"/>
              </w:rPr>
            </w:pPr>
            <w:proofErr w:type="spellStart"/>
            <w:r w:rsidRPr="003A52C1">
              <w:rPr>
                <w:rFonts w:ascii="Trebuchet MS" w:hAnsi="Trebuchet MS"/>
                <w:b/>
                <w:sz w:val="18"/>
                <w:szCs w:val="18"/>
              </w:rPr>
              <w:t>stoej_kode</w:t>
            </w:r>
            <w:proofErr w:type="spellEnd"/>
          </w:p>
        </w:tc>
        <w:tc>
          <w:tcPr>
            <w:tcW w:w="2945" w:type="dxa"/>
            <w:tcBorders>
              <w:bottom w:val="single" w:sz="4" w:space="0" w:color="auto"/>
            </w:tcBorders>
            <w:shd w:val="clear" w:color="auto" w:fill="D9D9D9"/>
            <w:vAlign w:val="center"/>
          </w:tcPr>
          <w:p w14:paraId="2245469A" w14:textId="77777777" w:rsidR="00CB4BEB" w:rsidRPr="002071FA" w:rsidRDefault="00CB4BEB" w:rsidP="003C0924">
            <w:pPr>
              <w:rPr>
                <w:rFonts w:ascii="Trebuchet MS" w:hAnsi="Trebuchet MS" w:cs="Trebuchet MS"/>
                <w:b/>
                <w:bCs/>
                <w:color w:val="1F497D"/>
                <w:sz w:val="18"/>
                <w:szCs w:val="18"/>
              </w:rPr>
            </w:pPr>
            <w:proofErr w:type="spellStart"/>
            <w:r w:rsidRPr="003A52C1">
              <w:rPr>
                <w:rFonts w:ascii="Trebuchet MS" w:hAnsi="Trebuchet MS"/>
                <w:b/>
                <w:sz w:val="18"/>
                <w:szCs w:val="18"/>
              </w:rPr>
              <w:t>stoej</w:t>
            </w:r>
            <w:proofErr w:type="spellEnd"/>
          </w:p>
        </w:tc>
        <w:tc>
          <w:tcPr>
            <w:tcW w:w="844" w:type="dxa"/>
            <w:tcBorders>
              <w:bottom w:val="single" w:sz="4" w:space="0" w:color="auto"/>
            </w:tcBorders>
            <w:shd w:val="clear" w:color="auto" w:fill="D9D9D9"/>
            <w:vAlign w:val="bottom"/>
          </w:tcPr>
          <w:p w14:paraId="56B256C3" w14:textId="77777777" w:rsidR="00CB4BEB" w:rsidRPr="002071FA"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aktiv</w:t>
            </w:r>
          </w:p>
        </w:tc>
        <w:tc>
          <w:tcPr>
            <w:tcW w:w="7803" w:type="dxa"/>
            <w:tcBorders>
              <w:bottom w:val="single" w:sz="4" w:space="0" w:color="auto"/>
            </w:tcBorders>
            <w:shd w:val="clear" w:color="auto" w:fill="D9D9D9"/>
            <w:vAlign w:val="bottom"/>
          </w:tcPr>
          <w:p w14:paraId="12B7685C"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Begrebsdefinition</w:t>
            </w:r>
          </w:p>
        </w:tc>
      </w:tr>
      <w:tr w:rsidR="00CB4BEB" w:rsidRPr="002071FA" w14:paraId="5138F161" w14:textId="77777777" w:rsidTr="003C0924">
        <w:trPr>
          <w:trHeight w:hRule="exact" w:val="510"/>
        </w:trPr>
        <w:tc>
          <w:tcPr>
            <w:tcW w:w="1983" w:type="dxa"/>
            <w:tcBorders>
              <w:top w:val="single" w:sz="4" w:space="0" w:color="auto"/>
              <w:left w:val="single" w:sz="4" w:space="0" w:color="auto"/>
              <w:bottom w:val="single" w:sz="4" w:space="0" w:color="auto"/>
              <w:right w:val="single" w:sz="4" w:space="0" w:color="auto"/>
            </w:tcBorders>
            <w:shd w:val="clear" w:color="auto" w:fill="D9D9D9"/>
            <w:vAlign w:val="center"/>
          </w:tcPr>
          <w:p w14:paraId="151010F2" w14:textId="77777777" w:rsidR="00CB4BEB" w:rsidRPr="002071FA" w:rsidRDefault="00CB4BEB" w:rsidP="003C0924">
            <w:pPr>
              <w:jc w:val="center"/>
              <w:rPr>
                <w:rFonts w:ascii="Trebuchet MS" w:hAnsi="Trebuchet MS"/>
                <w:color w:val="1F497D"/>
                <w:sz w:val="18"/>
                <w:szCs w:val="18"/>
              </w:rPr>
            </w:pPr>
            <w:r w:rsidRPr="003A52C1">
              <w:rPr>
                <w:rFonts w:ascii="Trebuchet MS" w:hAnsi="Trebuchet MS"/>
                <w:sz w:val="18"/>
                <w:szCs w:val="18"/>
              </w:rPr>
              <w:t>1</w:t>
            </w:r>
          </w:p>
        </w:tc>
        <w:tc>
          <w:tcPr>
            <w:tcW w:w="2945" w:type="dxa"/>
            <w:tcBorders>
              <w:top w:val="single" w:sz="4" w:space="0" w:color="auto"/>
              <w:left w:val="single" w:sz="4" w:space="0" w:color="auto"/>
              <w:bottom w:val="single" w:sz="4" w:space="0" w:color="auto"/>
            </w:tcBorders>
            <w:shd w:val="clear" w:color="auto" w:fill="FFFFFF"/>
            <w:vAlign w:val="center"/>
          </w:tcPr>
          <w:p w14:paraId="2466BF13"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 xml:space="preserve">44 dB(A) ved en vindhastighed </w:t>
            </w:r>
          </w:p>
          <w:p w14:paraId="14BD075C" w14:textId="77777777" w:rsidR="00CB4BEB" w:rsidRPr="002071FA" w:rsidRDefault="00CB4BEB" w:rsidP="003C0924">
            <w:pPr>
              <w:rPr>
                <w:rFonts w:ascii="Trebuchet MS" w:hAnsi="Trebuchet MS"/>
                <w:color w:val="1F497D"/>
                <w:sz w:val="18"/>
                <w:szCs w:val="18"/>
              </w:rPr>
            </w:pPr>
            <w:r w:rsidRPr="003A52C1">
              <w:rPr>
                <w:rFonts w:ascii="Trebuchet MS" w:hAnsi="Trebuchet MS"/>
                <w:sz w:val="18"/>
                <w:szCs w:val="18"/>
              </w:rPr>
              <w:t>på 8 m/s i det åbne land</w:t>
            </w:r>
          </w:p>
        </w:tc>
        <w:tc>
          <w:tcPr>
            <w:tcW w:w="844" w:type="dxa"/>
            <w:tcBorders>
              <w:top w:val="single" w:sz="4" w:space="0" w:color="auto"/>
              <w:left w:val="single" w:sz="4" w:space="0" w:color="auto"/>
              <w:bottom w:val="single" w:sz="4" w:space="0" w:color="auto"/>
              <w:right w:val="single" w:sz="4" w:space="0" w:color="auto"/>
            </w:tcBorders>
            <w:shd w:val="clear" w:color="auto" w:fill="FFFFFF"/>
            <w:vAlign w:val="center"/>
          </w:tcPr>
          <w:p w14:paraId="32D00487" w14:textId="77777777" w:rsidR="00CB4BEB" w:rsidRPr="002071FA"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7803" w:type="dxa"/>
            <w:tcBorders>
              <w:top w:val="single" w:sz="4" w:space="0" w:color="auto"/>
              <w:left w:val="single" w:sz="4" w:space="0" w:color="auto"/>
              <w:bottom w:val="single" w:sz="4" w:space="0" w:color="auto"/>
            </w:tcBorders>
            <w:shd w:val="clear" w:color="auto" w:fill="FFFFFF"/>
            <w:vAlign w:val="center"/>
          </w:tcPr>
          <w:p w14:paraId="714A7A0B"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Måles ved 15 meter fra beboelse i det åbne land ved 8 m/s</w:t>
            </w:r>
          </w:p>
        </w:tc>
      </w:tr>
      <w:tr w:rsidR="00CB4BEB" w:rsidRPr="002071FA" w14:paraId="4EAF67BC" w14:textId="77777777" w:rsidTr="003C0924">
        <w:trPr>
          <w:trHeight w:hRule="exact" w:val="510"/>
        </w:trPr>
        <w:tc>
          <w:tcPr>
            <w:tcW w:w="1983" w:type="dxa"/>
            <w:tcBorders>
              <w:top w:val="single" w:sz="4" w:space="0" w:color="auto"/>
              <w:left w:val="single" w:sz="4" w:space="0" w:color="auto"/>
              <w:bottom w:val="single" w:sz="4" w:space="0" w:color="auto"/>
              <w:right w:val="single" w:sz="4" w:space="0" w:color="auto"/>
            </w:tcBorders>
            <w:shd w:val="clear" w:color="auto" w:fill="D9D9D9"/>
            <w:vAlign w:val="center"/>
          </w:tcPr>
          <w:p w14:paraId="1090F9F9" w14:textId="77777777" w:rsidR="00CB4BEB" w:rsidRPr="002071FA" w:rsidRDefault="00CB4BEB" w:rsidP="003C0924">
            <w:pPr>
              <w:jc w:val="center"/>
              <w:rPr>
                <w:rFonts w:ascii="Trebuchet MS" w:hAnsi="Trebuchet MS"/>
                <w:color w:val="1F497D"/>
                <w:sz w:val="18"/>
                <w:szCs w:val="18"/>
              </w:rPr>
            </w:pPr>
            <w:r w:rsidRPr="003A52C1">
              <w:rPr>
                <w:rFonts w:ascii="Trebuchet MS" w:hAnsi="Trebuchet MS"/>
                <w:sz w:val="18"/>
                <w:szCs w:val="18"/>
              </w:rPr>
              <w:t>2</w:t>
            </w:r>
          </w:p>
        </w:tc>
        <w:tc>
          <w:tcPr>
            <w:tcW w:w="2945" w:type="dxa"/>
            <w:tcBorders>
              <w:top w:val="single" w:sz="4" w:space="0" w:color="auto"/>
              <w:left w:val="single" w:sz="4" w:space="0" w:color="auto"/>
              <w:bottom w:val="single" w:sz="4" w:space="0" w:color="auto"/>
            </w:tcBorders>
            <w:shd w:val="clear" w:color="auto" w:fill="FFFFFF"/>
            <w:vAlign w:val="center"/>
          </w:tcPr>
          <w:p w14:paraId="24D26FDE" w14:textId="77777777" w:rsidR="00CB4BEB" w:rsidRPr="002071FA" w:rsidRDefault="00CB4BEB" w:rsidP="003C0924">
            <w:pPr>
              <w:rPr>
                <w:rFonts w:ascii="Trebuchet MS" w:hAnsi="Trebuchet MS"/>
                <w:color w:val="1F497D"/>
                <w:sz w:val="18"/>
                <w:szCs w:val="18"/>
              </w:rPr>
            </w:pPr>
            <w:r w:rsidRPr="003A52C1">
              <w:rPr>
                <w:rFonts w:ascii="Trebuchet MS" w:hAnsi="Trebuchet MS"/>
                <w:sz w:val="18"/>
                <w:szCs w:val="18"/>
              </w:rPr>
              <w:t>42 dB(A) ved en vindhastighed på 6 m/s i det åbne land</w:t>
            </w:r>
          </w:p>
        </w:tc>
        <w:tc>
          <w:tcPr>
            <w:tcW w:w="844" w:type="dxa"/>
            <w:tcBorders>
              <w:top w:val="single" w:sz="4" w:space="0" w:color="auto"/>
              <w:left w:val="single" w:sz="4" w:space="0" w:color="auto"/>
              <w:bottom w:val="single" w:sz="4" w:space="0" w:color="auto"/>
              <w:right w:val="single" w:sz="4" w:space="0" w:color="auto"/>
            </w:tcBorders>
            <w:shd w:val="clear" w:color="auto" w:fill="FFFFFF"/>
            <w:vAlign w:val="center"/>
          </w:tcPr>
          <w:p w14:paraId="381A6A25" w14:textId="77777777" w:rsidR="00CB4BEB" w:rsidRPr="002071FA"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7803" w:type="dxa"/>
            <w:tcBorders>
              <w:top w:val="single" w:sz="4" w:space="0" w:color="auto"/>
              <w:left w:val="single" w:sz="4" w:space="0" w:color="auto"/>
              <w:bottom w:val="single" w:sz="4" w:space="0" w:color="auto"/>
            </w:tcBorders>
            <w:shd w:val="clear" w:color="auto" w:fill="FFFFFF"/>
            <w:vAlign w:val="center"/>
          </w:tcPr>
          <w:p w14:paraId="6866E6C1"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Måles ved 15 meter fra beboelse i det åbne land ved 6 m/s</w:t>
            </w:r>
          </w:p>
        </w:tc>
      </w:tr>
      <w:tr w:rsidR="00CB4BEB" w:rsidRPr="002071FA" w14:paraId="24A0DD33" w14:textId="77777777" w:rsidTr="003C0924">
        <w:trPr>
          <w:trHeight w:hRule="exact" w:val="510"/>
        </w:trPr>
        <w:tc>
          <w:tcPr>
            <w:tcW w:w="1983" w:type="dxa"/>
            <w:tcBorders>
              <w:top w:val="single" w:sz="4" w:space="0" w:color="auto"/>
              <w:left w:val="single" w:sz="4" w:space="0" w:color="auto"/>
              <w:bottom w:val="single" w:sz="4" w:space="0" w:color="auto"/>
              <w:right w:val="single" w:sz="4" w:space="0" w:color="auto"/>
            </w:tcBorders>
            <w:shd w:val="clear" w:color="auto" w:fill="D9D9D9"/>
            <w:vAlign w:val="center"/>
          </w:tcPr>
          <w:p w14:paraId="3A2B672C" w14:textId="77777777" w:rsidR="00CB4BEB" w:rsidRPr="002071FA" w:rsidRDefault="00CB4BEB" w:rsidP="003C0924">
            <w:pPr>
              <w:jc w:val="center"/>
              <w:rPr>
                <w:rFonts w:ascii="Trebuchet MS" w:hAnsi="Trebuchet MS"/>
                <w:color w:val="1F497D"/>
                <w:sz w:val="18"/>
                <w:szCs w:val="18"/>
              </w:rPr>
            </w:pPr>
            <w:r w:rsidRPr="003A52C1">
              <w:rPr>
                <w:rFonts w:ascii="Trebuchet MS" w:hAnsi="Trebuchet MS"/>
                <w:sz w:val="18"/>
                <w:szCs w:val="18"/>
              </w:rPr>
              <w:t>3</w:t>
            </w:r>
          </w:p>
        </w:tc>
        <w:tc>
          <w:tcPr>
            <w:tcW w:w="2945" w:type="dxa"/>
            <w:tcBorders>
              <w:top w:val="single" w:sz="4" w:space="0" w:color="auto"/>
              <w:left w:val="single" w:sz="4" w:space="0" w:color="auto"/>
              <w:bottom w:val="single" w:sz="4" w:space="0" w:color="auto"/>
            </w:tcBorders>
            <w:shd w:val="clear" w:color="auto" w:fill="FFFFFF"/>
            <w:vAlign w:val="center"/>
          </w:tcPr>
          <w:p w14:paraId="2E21CE97" w14:textId="77777777" w:rsidR="00CB4BEB" w:rsidRPr="002071FA" w:rsidRDefault="00CB4BEB" w:rsidP="003C0924">
            <w:pPr>
              <w:rPr>
                <w:rFonts w:ascii="Trebuchet MS" w:hAnsi="Trebuchet MS"/>
                <w:color w:val="1F497D"/>
                <w:sz w:val="18"/>
                <w:szCs w:val="18"/>
              </w:rPr>
            </w:pPr>
            <w:r w:rsidRPr="003A52C1">
              <w:rPr>
                <w:rFonts w:ascii="Trebuchet MS" w:hAnsi="Trebuchet MS"/>
                <w:sz w:val="18"/>
                <w:szCs w:val="18"/>
              </w:rPr>
              <w:t>39 dB(A) ved en vindhastighed på 8 m/s i støjfølsomt område</w:t>
            </w:r>
          </w:p>
        </w:tc>
        <w:tc>
          <w:tcPr>
            <w:tcW w:w="844" w:type="dxa"/>
            <w:tcBorders>
              <w:top w:val="single" w:sz="4" w:space="0" w:color="auto"/>
              <w:left w:val="single" w:sz="4" w:space="0" w:color="auto"/>
              <w:bottom w:val="single" w:sz="4" w:space="0" w:color="auto"/>
              <w:right w:val="single" w:sz="4" w:space="0" w:color="auto"/>
            </w:tcBorders>
            <w:shd w:val="clear" w:color="auto" w:fill="FFFFFF"/>
            <w:vAlign w:val="center"/>
          </w:tcPr>
          <w:p w14:paraId="61FF34E5" w14:textId="77777777" w:rsidR="00CB4BEB" w:rsidRPr="002071FA"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7803" w:type="dxa"/>
            <w:tcBorders>
              <w:top w:val="single" w:sz="4" w:space="0" w:color="auto"/>
              <w:left w:val="single" w:sz="4" w:space="0" w:color="auto"/>
              <w:bottom w:val="single" w:sz="4" w:space="0" w:color="auto"/>
            </w:tcBorders>
            <w:shd w:val="clear" w:color="auto" w:fill="FFFFFF"/>
            <w:vAlign w:val="center"/>
          </w:tcPr>
          <w:p w14:paraId="169D1E52"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støjfølsom arealanvendelse ved 8 m/s</w:t>
            </w:r>
          </w:p>
        </w:tc>
      </w:tr>
      <w:tr w:rsidR="00CB4BEB" w:rsidRPr="002071FA" w14:paraId="41111F89" w14:textId="77777777" w:rsidTr="003C0924">
        <w:trPr>
          <w:trHeight w:hRule="exact" w:val="510"/>
        </w:trPr>
        <w:tc>
          <w:tcPr>
            <w:tcW w:w="1983" w:type="dxa"/>
            <w:tcBorders>
              <w:top w:val="single" w:sz="4" w:space="0" w:color="auto"/>
              <w:left w:val="single" w:sz="4" w:space="0" w:color="auto"/>
              <w:bottom w:val="single" w:sz="4" w:space="0" w:color="auto"/>
              <w:right w:val="single" w:sz="4" w:space="0" w:color="auto"/>
            </w:tcBorders>
            <w:shd w:val="clear" w:color="auto" w:fill="D9D9D9"/>
            <w:vAlign w:val="center"/>
          </w:tcPr>
          <w:p w14:paraId="4A52A3DA" w14:textId="77777777" w:rsidR="00CB4BEB" w:rsidRPr="002071FA" w:rsidRDefault="00CB4BEB" w:rsidP="003C0924">
            <w:pPr>
              <w:jc w:val="center"/>
              <w:rPr>
                <w:rFonts w:ascii="Trebuchet MS" w:hAnsi="Trebuchet MS"/>
                <w:color w:val="1F497D"/>
                <w:sz w:val="18"/>
                <w:szCs w:val="18"/>
              </w:rPr>
            </w:pPr>
            <w:r w:rsidRPr="003A52C1">
              <w:rPr>
                <w:rFonts w:ascii="Trebuchet MS" w:hAnsi="Trebuchet MS"/>
                <w:sz w:val="18"/>
                <w:szCs w:val="18"/>
              </w:rPr>
              <w:t>4</w:t>
            </w:r>
          </w:p>
        </w:tc>
        <w:tc>
          <w:tcPr>
            <w:tcW w:w="2945" w:type="dxa"/>
            <w:tcBorders>
              <w:top w:val="single" w:sz="4" w:space="0" w:color="auto"/>
              <w:left w:val="single" w:sz="4" w:space="0" w:color="auto"/>
              <w:bottom w:val="single" w:sz="4" w:space="0" w:color="auto"/>
            </w:tcBorders>
            <w:shd w:val="clear" w:color="auto" w:fill="FFFFFF"/>
            <w:vAlign w:val="center"/>
          </w:tcPr>
          <w:p w14:paraId="5F64B01F" w14:textId="77777777" w:rsidR="00CB4BEB" w:rsidRPr="002071FA" w:rsidRDefault="00CB4BEB" w:rsidP="003C0924">
            <w:pPr>
              <w:rPr>
                <w:rFonts w:ascii="Trebuchet MS" w:hAnsi="Trebuchet MS"/>
                <w:color w:val="1F497D"/>
                <w:sz w:val="18"/>
                <w:szCs w:val="18"/>
              </w:rPr>
            </w:pPr>
            <w:r w:rsidRPr="003A52C1">
              <w:rPr>
                <w:rFonts w:ascii="Trebuchet MS" w:hAnsi="Trebuchet MS"/>
                <w:sz w:val="18"/>
                <w:szCs w:val="18"/>
              </w:rPr>
              <w:t>37 dB(A) ved en vindhastighed på 6 m/s i støjfølsomt område</w:t>
            </w:r>
          </w:p>
        </w:tc>
        <w:tc>
          <w:tcPr>
            <w:tcW w:w="844" w:type="dxa"/>
            <w:tcBorders>
              <w:top w:val="single" w:sz="4" w:space="0" w:color="auto"/>
              <w:left w:val="single" w:sz="4" w:space="0" w:color="auto"/>
              <w:bottom w:val="single" w:sz="4" w:space="0" w:color="auto"/>
              <w:right w:val="single" w:sz="4" w:space="0" w:color="auto"/>
            </w:tcBorders>
            <w:shd w:val="clear" w:color="auto" w:fill="FFFFFF"/>
            <w:vAlign w:val="center"/>
          </w:tcPr>
          <w:p w14:paraId="34C56B81" w14:textId="77777777" w:rsidR="00CB4BEB" w:rsidRPr="002071FA"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7803" w:type="dxa"/>
            <w:tcBorders>
              <w:top w:val="single" w:sz="4" w:space="0" w:color="auto"/>
              <w:left w:val="single" w:sz="4" w:space="0" w:color="auto"/>
              <w:bottom w:val="single" w:sz="4" w:space="0" w:color="auto"/>
            </w:tcBorders>
            <w:shd w:val="clear" w:color="auto" w:fill="FFFFFF"/>
            <w:vAlign w:val="center"/>
          </w:tcPr>
          <w:p w14:paraId="14BA1054"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støjfølsom arealanvendelse ved 6 m/s</w:t>
            </w:r>
          </w:p>
        </w:tc>
      </w:tr>
      <w:tr w:rsidR="00CB4BEB" w:rsidRPr="002071FA" w14:paraId="3F7AE43B" w14:textId="77777777" w:rsidTr="003C0924">
        <w:trPr>
          <w:trHeight w:hRule="exact" w:val="255"/>
        </w:trPr>
        <w:tc>
          <w:tcPr>
            <w:tcW w:w="1983" w:type="dxa"/>
            <w:tcBorders>
              <w:top w:val="single" w:sz="4" w:space="0" w:color="auto"/>
              <w:left w:val="single" w:sz="4" w:space="0" w:color="auto"/>
              <w:bottom w:val="single" w:sz="4" w:space="0" w:color="auto"/>
              <w:right w:val="single" w:sz="4" w:space="0" w:color="auto"/>
            </w:tcBorders>
            <w:shd w:val="clear" w:color="auto" w:fill="D9D9D9"/>
            <w:vAlign w:val="bottom"/>
          </w:tcPr>
          <w:p w14:paraId="48F3AD60" w14:textId="77777777" w:rsidR="00CB4BEB" w:rsidRPr="002071FA" w:rsidRDefault="00CB4BEB" w:rsidP="003C0924">
            <w:pPr>
              <w:jc w:val="center"/>
              <w:rPr>
                <w:rFonts w:ascii="Trebuchet MS" w:hAnsi="Trebuchet MS"/>
                <w:color w:val="1F497D"/>
                <w:sz w:val="18"/>
                <w:szCs w:val="18"/>
              </w:rPr>
            </w:pPr>
            <w:r w:rsidRPr="003A52C1">
              <w:rPr>
                <w:rFonts w:ascii="Trebuchet MS" w:hAnsi="Trebuchet MS"/>
                <w:sz w:val="18"/>
                <w:szCs w:val="18"/>
              </w:rPr>
              <w:t>9</w:t>
            </w:r>
          </w:p>
        </w:tc>
        <w:tc>
          <w:tcPr>
            <w:tcW w:w="2945" w:type="dxa"/>
            <w:tcBorders>
              <w:top w:val="single" w:sz="4" w:space="0" w:color="auto"/>
              <w:left w:val="single" w:sz="4" w:space="0" w:color="auto"/>
              <w:bottom w:val="single" w:sz="4" w:space="0" w:color="auto"/>
            </w:tcBorders>
            <w:shd w:val="clear" w:color="auto" w:fill="FFFFFF"/>
            <w:vAlign w:val="center"/>
          </w:tcPr>
          <w:p w14:paraId="474F1736" w14:textId="77777777" w:rsidR="00CB4BEB" w:rsidRPr="002071FA" w:rsidRDefault="00CB4BEB" w:rsidP="003C0924">
            <w:pPr>
              <w:rPr>
                <w:rFonts w:ascii="Trebuchet MS" w:hAnsi="Trebuchet MS"/>
                <w:color w:val="1F497D"/>
                <w:sz w:val="18"/>
                <w:szCs w:val="18"/>
              </w:rPr>
            </w:pPr>
            <w:r w:rsidRPr="003A52C1">
              <w:rPr>
                <w:rFonts w:ascii="Trebuchet MS" w:hAnsi="Trebuchet MS"/>
                <w:sz w:val="18"/>
                <w:szCs w:val="18"/>
              </w:rPr>
              <w:t>Ukendt</w:t>
            </w:r>
          </w:p>
        </w:tc>
        <w:tc>
          <w:tcPr>
            <w:tcW w:w="844" w:type="dxa"/>
            <w:tcBorders>
              <w:top w:val="single" w:sz="4" w:space="0" w:color="auto"/>
              <w:left w:val="single" w:sz="4" w:space="0" w:color="auto"/>
              <w:bottom w:val="single" w:sz="4" w:space="0" w:color="auto"/>
              <w:right w:val="single" w:sz="4" w:space="0" w:color="auto"/>
            </w:tcBorders>
            <w:shd w:val="clear" w:color="auto" w:fill="FFFFFF"/>
            <w:vAlign w:val="bottom"/>
          </w:tcPr>
          <w:p w14:paraId="403A5C91" w14:textId="77777777" w:rsidR="00CB4BEB" w:rsidRPr="002071FA"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7803" w:type="dxa"/>
            <w:tcBorders>
              <w:top w:val="single" w:sz="4" w:space="0" w:color="auto"/>
              <w:left w:val="single" w:sz="4" w:space="0" w:color="auto"/>
              <w:bottom w:val="single" w:sz="4" w:space="0" w:color="auto"/>
            </w:tcBorders>
            <w:shd w:val="clear" w:color="auto" w:fill="FFFFFF"/>
            <w:vAlign w:val="bottom"/>
          </w:tcPr>
          <w:p w14:paraId="19FDFA60"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Mangler viden om typen</w:t>
            </w:r>
          </w:p>
        </w:tc>
      </w:tr>
    </w:tbl>
    <w:p w14:paraId="68927D7A" w14:textId="77777777" w:rsidR="00CB4BEB" w:rsidRDefault="00CB4BEB" w:rsidP="00CB4BEB"/>
    <w:p w14:paraId="56E4AD8D" w14:textId="77777777" w:rsidR="00CB4BEB" w:rsidRDefault="00CB4BEB" w:rsidP="00CB4BEB">
      <w:r>
        <w:br w:type="page"/>
      </w:r>
    </w:p>
    <w:p w14:paraId="1DE2DA35" w14:textId="77777777" w:rsidR="00CB4BEB" w:rsidRPr="00066C65" w:rsidRDefault="00CB4BEB" w:rsidP="00CB4BEB">
      <w:pPr>
        <w:pStyle w:val="Overskrift1"/>
      </w:pPr>
      <w:bookmarkStart w:id="1359" w:name="_Toc63351458"/>
      <w:bookmarkStart w:id="1360" w:name="_Toc122436111"/>
      <w:r>
        <w:lastRenderedPageBreak/>
        <w:t>5.7</w:t>
      </w:r>
      <w:r w:rsidRPr="00066C65">
        <w:t xml:space="preserve"> Vej og trafik</w:t>
      </w:r>
      <w:bookmarkEnd w:id="1351"/>
      <w:bookmarkEnd w:id="1352"/>
      <w:bookmarkEnd w:id="1359"/>
      <w:bookmarkEnd w:id="1360"/>
    </w:p>
    <w:p w14:paraId="22D9F0E2" w14:textId="77777777" w:rsidR="00CB4BEB" w:rsidRPr="00C2501A" w:rsidRDefault="00CB4BEB" w:rsidP="00CB4BEB">
      <w:pPr>
        <w:pStyle w:val="Overskrift2"/>
        <w:rPr>
          <w:kern w:val="32"/>
        </w:rPr>
      </w:pPr>
      <w:bookmarkStart w:id="1361" w:name="_Toc292713347"/>
      <w:bookmarkStart w:id="1362" w:name="_Toc292865428"/>
      <w:bookmarkStart w:id="1363" w:name="_Toc63351459"/>
      <w:bookmarkStart w:id="1364" w:name="_Toc122436112"/>
      <w:r w:rsidRPr="00A01432">
        <w:rPr>
          <w:kern w:val="32"/>
        </w:rPr>
        <w:t>5.7.1 Vintervedligeholdelse (5600)</w:t>
      </w:r>
      <w:bookmarkEnd w:id="1361"/>
      <w:bookmarkEnd w:id="1362"/>
      <w:bookmarkEnd w:id="1363"/>
      <w:bookmarkEnd w:id="1364"/>
      <w:r w:rsidRPr="00426AF4">
        <w:rPr>
          <w:kern w:val="32"/>
        </w:rPr>
        <w:t xml:space="preserve"> </w:t>
      </w:r>
    </w:p>
    <w:tbl>
      <w:tblPr>
        <w:tblW w:w="148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22"/>
        <w:gridCol w:w="1275"/>
        <w:gridCol w:w="4678"/>
        <w:gridCol w:w="1276"/>
        <w:gridCol w:w="1417"/>
        <w:gridCol w:w="1276"/>
        <w:gridCol w:w="2835"/>
      </w:tblGrid>
      <w:tr w:rsidR="00CB4BEB" w:rsidRPr="0051728E" w14:paraId="17274984" w14:textId="77777777" w:rsidTr="003C0924">
        <w:tc>
          <w:tcPr>
            <w:tcW w:w="2122" w:type="dxa"/>
            <w:tcBorders>
              <w:bottom w:val="single" w:sz="4" w:space="0" w:color="auto"/>
            </w:tcBorders>
            <w:shd w:val="clear" w:color="auto" w:fill="D9D9D9"/>
            <w:vAlign w:val="center"/>
          </w:tcPr>
          <w:p w14:paraId="1DFAC879"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275" w:type="dxa"/>
            <w:tcBorders>
              <w:bottom w:val="single" w:sz="4" w:space="0" w:color="auto"/>
            </w:tcBorders>
            <w:shd w:val="clear" w:color="auto" w:fill="D9D9D9"/>
            <w:vAlign w:val="center"/>
          </w:tcPr>
          <w:p w14:paraId="38E9908A"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4678" w:type="dxa"/>
            <w:tcBorders>
              <w:bottom w:val="single" w:sz="4" w:space="0" w:color="auto"/>
            </w:tcBorders>
            <w:shd w:val="clear" w:color="auto" w:fill="D9D9D9"/>
            <w:vAlign w:val="center"/>
          </w:tcPr>
          <w:p w14:paraId="735ADC0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76" w:type="dxa"/>
            <w:tcBorders>
              <w:bottom w:val="single" w:sz="4" w:space="0" w:color="auto"/>
            </w:tcBorders>
            <w:shd w:val="clear" w:color="auto" w:fill="D9D9D9"/>
            <w:vAlign w:val="center"/>
          </w:tcPr>
          <w:p w14:paraId="7FB7762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417" w:type="dxa"/>
            <w:tcBorders>
              <w:bottom w:val="single" w:sz="4" w:space="0" w:color="auto"/>
            </w:tcBorders>
            <w:shd w:val="clear" w:color="auto" w:fill="D9D9D9"/>
            <w:vAlign w:val="center"/>
          </w:tcPr>
          <w:p w14:paraId="3C3C4A79"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276" w:type="dxa"/>
            <w:tcBorders>
              <w:bottom w:val="single" w:sz="4" w:space="0" w:color="auto"/>
            </w:tcBorders>
            <w:shd w:val="clear" w:color="auto" w:fill="D9D9D9"/>
            <w:vAlign w:val="center"/>
          </w:tcPr>
          <w:p w14:paraId="7001E67C" w14:textId="77777777" w:rsidR="00CB4BEB" w:rsidRPr="001D6480" w:rsidRDefault="00CB4BEB" w:rsidP="003C0924">
            <w:pPr>
              <w:autoSpaceDE w:val="0"/>
              <w:autoSpaceDN w:val="0"/>
              <w:adjustRightInd w:val="0"/>
              <w:rPr>
                <w:rFonts w:ascii="Trebuchet MS" w:hAnsi="Trebuchet MS" w:cs="Trebuchet MS"/>
                <w:bCs/>
                <w:sz w:val="18"/>
                <w:szCs w:val="18"/>
              </w:rPr>
            </w:pPr>
            <w:proofErr w:type="gramStart"/>
            <w:r w:rsidRPr="001D6480">
              <w:rPr>
                <w:rFonts w:ascii="Trebuchet MS" w:hAnsi="Trebuchet MS" w:cs="Trebuchet MS"/>
                <w:b/>
                <w:bCs/>
                <w:sz w:val="18"/>
                <w:szCs w:val="18"/>
              </w:rPr>
              <w:t>Obligatorisk  /</w:t>
            </w:r>
            <w:proofErr w:type="gramEnd"/>
            <w:r w:rsidRPr="001D6480">
              <w:rPr>
                <w:rFonts w:ascii="Trebuchet MS" w:hAnsi="Trebuchet MS" w:cs="Trebuchet MS"/>
                <w:b/>
                <w:bCs/>
                <w:sz w:val="18"/>
                <w:szCs w:val="18"/>
              </w:rPr>
              <w:t>frit</w:t>
            </w:r>
          </w:p>
        </w:tc>
        <w:tc>
          <w:tcPr>
            <w:tcW w:w="2835" w:type="dxa"/>
            <w:shd w:val="clear" w:color="auto" w:fill="D9D9D9"/>
            <w:vAlign w:val="center"/>
          </w:tcPr>
          <w:p w14:paraId="13F41DC8" w14:textId="77777777" w:rsidR="00CB4BEB" w:rsidRPr="001D6480" w:rsidRDefault="00CB4BEB" w:rsidP="003C0924">
            <w:pPr>
              <w:rPr>
                <w:rFonts w:ascii="Trebuchet MS" w:hAnsi="Trebuchet MS" w:cs="Trebuchet MS"/>
                <w:bCs/>
                <w:sz w:val="18"/>
                <w:szCs w:val="18"/>
              </w:rPr>
            </w:pPr>
            <w:r w:rsidRPr="001D6480">
              <w:rPr>
                <w:rFonts w:ascii="Trebuchet MS" w:hAnsi="Trebuchet MS" w:cs="Trebuchet MS"/>
                <w:b/>
                <w:bCs/>
                <w:sz w:val="18"/>
                <w:szCs w:val="18"/>
              </w:rPr>
              <w:t>Eksempel</w:t>
            </w:r>
          </w:p>
        </w:tc>
      </w:tr>
      <w:tr w:rsidR="00CB4BEB" w:rsidRPr="00CE1917" w14:paraId="0C0E07D2" w14:textId="77777777" w:rsidTr="003C0924">
        <w:trPr>
          <w:trHeight w:hRule="exact" w:val="255"/>
        </w:trPr>
        <w:tc>
          <w:tcPr>
            <w:tcW w:w="2122" w:type="dxa"/>
            <w:tcBorders>
              <w:top w:val="single" w:sz="4" w:space="0" w:color="auto"/>
              <w:left w:val="single" w:sz="4" w:space="0" w:color="auto"/>
              <w:bottom w:val="nil"/>
              <w:right w:val="single" w:sz="4" w:space="0" w:color="auto"/>
            </w:tcBorders>
            <w:shd w:val="clear" w:color="auto" w:fill="D9D9D9"/>
            <w:vAlign w:val="bottom"/>
          </w:tcPr>
          <w:p w14:paraId="593C07D8" w14:textId="77777777" w:rsidR="00CB4BEB" w:rsidRPr="00A967CE" w:rsidRDefault="00CB4BEB" w:rsidP="003C0924">
            <w:pPr>
              <w:rPr>
                <w:rFonts w:ascii="Trebuchet MS" w:hAnsi="Trebuchet MS"/>
                <w:sz w:val="18"/>
                <w:szCs w:val="18"/>
              </w:rPr>
            </w:pPr>
            <w:proofErr w:type="spellStart"/>
            <w:r>
              <w:rPr>
                <w:rFonts w:ascii="Trebuchet MS" w:hAnsi="Trebuchet MS"/>
                <w:sz w:val="18"/>
                <w:szCs w:val="18"/>
              </w:rPr>
              <w:t>rute</w:t>
            </w:r>
            <w:r w:rsidRPr="00A967CE">
              <w:rPr>
                <w:rFonts w:ascii="Trebuchet MS" w:hAnsi="Trebuchet MS"/>
                <w:sz w:val="18"/>
                <w:szCs w:val="18"/>
              </w:rPr>
              <w:t>_kode</w:t>
            </w:r>
            <w:proofErr w:type="spellEnd"/>
          </w:p>
        </w:tc>
        <w:tc>
          <w:tcPr>
            <w:tcW w:w="1275" w:type="dxa"/>
            <w:tcBorders>
              <w:top w:val="single" w:sz="4" w:space="0" w:color="auto"/>
              <w:left w:val="single" w:sz="4" w:space="0" w:color="auto"/>
              <w:bottom w:val="nil"/>
              <w:right w:val="single" w:sz="4" w:space="0" w:color="auto"/>
            </w:tcBorders>
            <w:vAlign w:val="bottom"/>
          </w:tcPr>
          <w:p w14:paraId="6F05E0D4" w14:textId="77777777" w:rsidR="00CB4BEB" w:rsidRPr="00A967CE" w:rsidRDefault="00CB4BEB" w:rsidP="003C0924">
            <w:pPr>
              <w:rPr>
                <w:rFonts w:ascii="Trebuchet MS" w:hAnsi="Trebuchet MS"/>
                <w:sz w:val="18"/>
                <w:szCs w:val="18"/>
              </w:rPr>
            </w:pPr>
            <w:proofErr w:type="spellStart"/>
            <w:r>
              <w:rPr>
                <w:rFonts w:ascii="Trebuchet MS" w:hAnsi="Trebuchet MS"/>
                <w:sz w:val="18"/>
                <w:szCs w:val="18"/>
              </w:rPr>
              <w:t>rute_k</w:t>
            </w:r>
            <w:proofErr w:type="spellEnd"/>
          </w:p>
        </w:tc>
        <w:tc>
          <w:tcPr>
            <w:tcW w:w="4678" w:type="dxa"/>
            <w:tcBorders>
              <w:top w:val="single" w:sz="4" w:space="0" w:color="auto"/>
              <w:left w:val="single" w:sz="4" w:space="0" w:color="auto"/>
              <w:bottom w:val="nil"/>
              <w:right w:val="single" w:sz="4" w:space="0" w:color="auto"/>
            </w:tcBorders>
            <w:shd w:val="clear" w:color="auto" w:fill="auto"/>
            <w:vAlign w:val="bottom"/>
          </w:tcPr>
          <w:p w14:paraId="4F8F0C6B" w14:textId="77777777" w:rsidR="00CB4BEB" w:rsidRPr="00A967CE" w:rsidRDefault="00CB4BEB" w:rsidP="003C0924">
            <w:pPr>
              <w:rPr>
                <w:rFonts w:ascii="Trebuchet MS" w:hAnsi="Trebuchet MS"/>
                <w:sz w:val="18"/>
                <w:szCs w:val="18"/>
              </w:rPr>
            </w:pPr>
            <w:r w:rsidRPr="00A967CE">
              <w:rPr>
                <w:rFonts w:ascii="Trebuchet MS" w:hAnsi="Trebuchet MS"/>
                <w:sz w:val="18"/>
                <w:szCs w:val="18"/>
              </w:rPr>
              <w:t>Kode for rækkefølgen, som vejen holdes ryddet efter</w:t>
            </w:r>
          </w:p>
        </w:tc>
        <w:tc>
          <w:tcPr>
            <w:tcW w:w="1276" w:type="dxa"/>
            <w:tcBorders>
              <w:top w:val="single" w:sz="4" w:space="0" w:color="auto"/>
              <w:left w:val="single" w:sz="4" w:space="0" w:color="auto"/>
              <w:bottom w:val="nil"/>
              <w:right w:val="single" w:sz="4" w:space="0" w:color="auto"/>
            </w:tcBorders>
            <w:shd w:val="clear" w:color="auto" w:fill="auto"/>
            <w:vAlign w:val="bottom"/>
          </w:tcPr>
          <w:p w14:paraId="3DDC31D3" w14:textId="77777777" w:rsidR="00CB4BEB" w:rsidRPr="00A967CE" w:rsidRDefault="00CB4BEB" w:rsidP="003C0924">
            <w:pPr>
              <w:rPr>
                <w:rFonts w:ascii="Trebuchet MS" w:hAnsi="Trebuchet MS" w:cs="Trebuchet MS"/>
                <w:sz w:val="18"/>
                <w:szCs w:val="18"/>
              </w:rPr>
            </w:pPr>
            <w:r w:rsidRPr="00A967CE">
              <w:rPr>
                <w:rFonts w:ascii="Trebuchet MS" w:hAnsi="Trebuchet MS" w:cs="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auto"/>
            <w:vAlign w:val="bottom"/>
          </w:tcPr>
          <w:p w14:paraId="43703408" w14:textId="77777777" w:rsidR="00CB4BEB" w:rsidRPr="00A967CE" w:rsidRDefault="00CB4BEB" w:rsidP="003C0924">
            <w:pPr>
              <w:rPr>
                <w:rFonts w:ascii="Trebuchet MS" w:hAnsi="Trebuchet MS" w:cs="Trebuchet MS"/>
                <w:sz w:val="18"/>
                <w:szCs w:val="18"/>
              </w:rPr>
            </w:pPr>
            <w:r>
              <w:rPr>
                <w:rFonts w:ascii="Trebuchet MS" w:hAnsi="Trebuchet MS" w:cs="Trebuchet MS"/>
                <w:sz w:val="18"/>
                <w:szCs w:val="18"/>
              </w:rPr>
              <w:t>1-7</w:t>
            </w:r>
          </w:p>
        </w:tc>
        <w:tc>
          <w:tcPr>
            <w:tcW w:w="1276" w:type="dxa"/>
            <w:tcBorders>
              <w:top w:val="single" w:sz="4" w:space="0" w:color="auto"/>
              <w:left w:val="single" w:sz="4" w:space="0" w:color="auto"/>
              <w:bottom w:val="nil"/>
              <w:right w:val="single" w:sz="4" w:space="0" w:color="auto"/>
            </w:tcBorders>
            <w:shd w:val="clear" w:color="auto" w:fill="auto"/>
            <w:vAlign w:val="bottom"/>
          </w:tcPr>
          <w:p w14:paraId="42890294"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O</w:t>
            </w:r>
          </w:p>
        </w:tc>
        <w:tc>
          <w:tcPr>
            <w:tcW w:w="2835" w:type="dxa"/>
            <w:tcBorders>
              <w:top w:val="single" w:sz="4" w:space="0" w:color="auto"/>
              <w:left w:val="single" w:sz="4" w:space="0" w:color="auto"/>
              <w:bottom w:val="nil"/>
              <w:right w:val="single" w:sz="4" w:space="0" w:color="auto"/>
            </w:tcBorders>
            <w:shd w:val="clear" w:color="auto" w:fill="auto"/>
            <w:vAlign w:val="bottom"/>
          </w:tcPr>
          <w:p w14:paraId="1D34C248"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2</w:t>
            </w:r>
          </w:p>
        </w:tc>
      </w:tr>
      <w:tr w:rsidR="00CB4BEB" w:rsidRPr="00CE1917" w14:paraId="12C465D8" w14:textId="77777777" w:rsidTr="003C0924">
        <w:trPr>
          <w:trHeight w:hRule="exact" w:val="255"/>
        </w:trPr>
        <w:tc>
          <w:tcPr>
            <w:tcW w:w="2122" w:type="dxa"/>
            <w:tcBorders>
              <w:top w:val="single" w:sz="4" w:space="0" w:color="auto"/>
              <w:left w:val="single" w:sz="4" w:space="0" w:color="auto"/>
              <w:bottom w:val="nil"/>
              <w:right w:val="single" w:sz="4" w:space="0" w:color="auto"/>
            </w:tcBorders>
            <w:shd w:val="clear" w:color="auto" w:fill="99CCFF"/>
            <w:vAlign w:val="bottom"/>
          </w:tcPr>
          <w:p w14:paraId="114EB798" w14:textId="77777777" w:rsidR="00CB4BEB" w:rsidRPr="00A967CE" w:rsidRDefault="00CB4BEB" w:rsidP="003C0924">
            <w:pPr>
              <w:rPr>
                <w:rFonts w:ascii="Trebuchet MS" w:hAnsi="Trebuchet MS"/>
                <w:sz w:val="18"/>
                <w:szCs w:val="18"/>
              </w:rPr>
            </w:pPr>
            <w:r>
              <w:rPr>
                <w:rFonts w:ascii="Trebuchet MS" w:hAnsi="Trebuchet MS"/>
                <w:sz w:val="18"/>
                <w:szCs w:val="18"/>
              </w:rPr>
              <w:t>rute</w:t>
            </w:r>
          </w:p>
        </w:tc>
        <w:tc>
          <w:tcPr>
            <w:tcW w:w="1275" w:type="dxa"/>
            <w:tcBorders>
              <w:top w:val="single" w:sz="4" w:space="0" w:color="auto"/>
              <w:left w:val="single" w:sz="4" w:space="0" w:color="auto"/>
              <w:bottom w:val="nil"/>
              <w:right w:val="single" w:sz="4" w:space="0" w:color="auto"/>
            </w:tcBorders>
            <w:shd w:val="clear" w:color="auto" w:fill="99CCFF"/>
            <w:vAlign w:val="bottom"/>
          </w:tcPr>
          <w:p w14:paraId="13E5ED75" w14:textId="77777777" w:rsidR="00CB4BEB" w:rsidRPr="00A967CE" w:rsidRDefault="00CB4BEB" w:rsidP="003C0924">
            <w:pPr>
              <w:rPr>
                <w:rFonts w:ascii="Trebuchet MS" w:hAnsi="Trebuchet MS"/>
                <w:sz w:val="18"/>
                <w:szCs w:val="18"/>
              </w:rPr>
            </w:pPr>
            <w:r>
              <w:rPr>
                <w:rFonts w:ascii="Trebuchet MS" w:hAnsi="Trebuchet MS"/>
                <w:sz w:val="18"/>
                <w:szCs w:val="18"/>
              </w:rPr>
              <w:t>rute</w:t>
            </w:r>
          </w:p>
        </w:tc>
        <w:tc>
          <w:tcPr>
            <w:tcW w:w="4678" w:type="dxa"/>
            <w:tcBorders>
              <w:top w:val="single" w:sz="4" w:space="0" w:color="auto"/>
              <w:left w:val="single" w:sz="4" w:space="0" w:color="auto"/>
              <w:bottom w:val="nil"/>
              <w:right w:val="single" w:sz="4" w:space="0" w:color="auto"/>
            </w:tcBorders>
            <w:shd w:val="clear" w:color="auto" w:fill="99CCFF"/>
            <w:vAlign w:val="bottom"/>
          </w:tcPr>
          <w:p w14:paraId="76D34D8F" w14:textId="77777777" w:rsidR="00CB4BEB" w:rsidRPr="00A967CE" w:rsidRDefault="00CB4BEB" w:rsidP="003C0924">
            <w:pPr>
              <w:rPr>
                <w:rFonts w:ascii="Trebuchet MS" w:hAnsi="Trebuchet MS"/>
                <w:sz w:val="18"/>
                <w:szCs w:val="18"/>
              </w:rPr>
            </w:pPr>
            <w:r w:rsidRPr="00A967CE">
              <w:rPr>
                <w:rFonts w:ascii="Trebuchet MS" w:hAnsi="Trebuchet MS"/>
                <w:sz w:val="18"/>
                <w:szCs w:val="18"/>
              </w:rPr>
              <w:t>Rækkefølgen som vejen holdes ryddet efter</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23535FA9" w14:textId="77777777" w:rsidR="00CB4BEB" w:rsidRPr="00A967CE" w:rsidRDefault="00CB4BEB" w:rsidP="003C0924">
            <w:pPr>
              <w:rPr>
                <w:rFonts w:ascii="Trebuchet MS" w:hAnsi="Trebuchet MS" w:cs="Trebuchet MS"/>
                <w:sz w:val="18"/>
                <w:szCs w:val="18"/>
              </w:rPr>
            </w:pPr>
            <w:r w:rsidRPr="00A967CE">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5089A1D9" w14:textId="77777777" w:rsidR="00CB4BEB" w:rsidRPr="00A967CE" w:rsidRDefault="00CB4BEB" w:rsidP="003C0924">
            <w:pPr>
              <w:rPr>
                <w:rFonts w:ascii="Trebuchet MS" w:hAnsi="Trebuchet MS" w:cs="Trebuchet MS"/>
                <w:sz w:val="18"/>
                <w:szCs w:val="18"/>
              </w:rPr>
            </w:pPr>
            <w:r w:rsidRPr="00A967CE">
              <w:rPr>
                <w:rFonts w:ascii="Trebuchet MS" w:hAnsi="Trebuchet MS" w:cs="Trebuchet MS"/>
                <w:sz w:val="18"/>
                <w:szCs w:val="18"/>
              </w:rPr>
              <w:t>0-</w:t>
            </w:r>
            <w:r w:rsidRPr="004D056C">
              <w:rPr>
                <w:rFonts w:ascii="Trebuchet MS" w:hAnsi="Trebuchet MS" w:cs="Trebuchet MS"/>
                <w:sz w:val="18"/>
                <w:szCs w:val="18"/>
              </w:rPr>
              <w:t>20</w:t>
            </w:r>
            <w:r w:rsidRPr="00A967CE">
              <w:rPr>
                <w:rFonts w:ascii="Trebuchet MS" w:hAnsi="Trebuchet MS" w:cs="Trebuchet MS"/>
                <w:sz w:val="18"/>
                <w:szCs w:val="18"/>
              </w:rPr>
              <w:t xml:space="preserve"> tegn</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4B12D84D"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S</w:t>
            </w:r>
          </w:p>
        </w:tc>
        <w:tc>
          <w:tcPr>
            <w:tcW w:w="2835" w:type="dxa"/>
            <w:tcBorders>
              <w:top w:val="single" w:sz="4" w:space="0" w:color="auto"/>
              <w:left w:val="single" w:sz="4" w:space="0" w:color="auto"/>
              <w:bottom w:val="nil"/>
              <w:right w:val="single" w:sz="4" w:space="0" w:color="auto"/>
            </w:tcBorders>
            <w:shd w:val="clear" w:color="auto" w:fill="99CCFF"/>
            <w:vAlign w:val="bottom"/>
          </w:tcPr>
          <w:p w14:paraId="2D00CCFA"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Klasse II rute</w:t>
            </w:r>
          </w:p>
        </w:tc>
      </w:tr>
      <w:tr w:rsidR="00CB4BEB" w:rsidRPr="00CE1917" w14:paraId="0BFD032F" w14:textId="77777777" w:rsidTr="003C0924">
        <w:trPr>
          <w:trHeight w:hRule="exact" w:val="255"/>
        </w:trPr>
        <w:tc>
          <w:tcPr>
            <w:tcW w:w="2122" w:type="dxa"/>
            <w:tcBorders>
              <w:top w:val="single" w:sz="4" w:space="0" w:color="auto"/>
              <w:left w:val="single" w:sz="4" w:space="0" w:color="auto"/>
              <w:bottom w:val="single" w:sz="4" w:space="0" w:color="auto"/>
              <w:right w:val="single" w:sz="4" w:space="0" w:color="auto"/>
            </w:tcBorders>
            <w:shd w:val="clear" w:color="auto" w:fill="D9D9D9"/>
            <w:vAlign w:val="bottom"/>
          </w:tcPr>
          <w:p w14:paraId="1383CCD7" w14:textId="77777777" w:rsidR="00CB4BEB" w:rsidRDefault="00CB4BEB" w:rsidP="003C0924">
            <w:pPr>
              <w:rPr>
                <w:rFonts w:ascii="Trebuchet MS" w:hAnsi="Trebuchet MS"/>
                <w:sz w:val="18"/>
                <w:szCs w:val="18"/>
              </w:rPr>
            </w:pPr>
            <w:proofErr w:type="spellStart"/>
            <w:r>
              <w:rPr>
                <w:rFonts w:ascii="Trebuchet MS" w:hAnsi="Trebuchet MS"/>
                <w:sz w:val="18"/>
                <w:szCs w:val="18"/>
              </w:rPr>
              <w:t>rute_entreprenoer_sne</w:t>
            </w:r>
            <w:proofErr w:type="spellEnd"/>
          </w:p>
        </w:tc>
        <w:tc>
          <w:tcPr>
            <w:tcW w:w="1275" w:type="dxa"/>
            <w:tcBorders>
              <w:top w:val="single" w:sz="4" w:space="0" w:color="auto"/>
              <w:left w:val="single" w:sz="4" w:space="0" w:color="auto"/>
              <w:bottom w:val="single" w:sz="4" w:space="0" w:color="auto"/>
              <w:right w:val="single" w:sz="4" w:space="0" w:color="auto"/>
            </w:tcBorders>
            <w:vAlign w:val="bottom"/>
          </w:tcPr>
          <w:p w14:paraId="4255FE84" w14:textId="77777777" w:rsidR="00CB4BEB" w:rsidRDefault="00CB4BEB" w:rsidP="003C0924">
            <w:pPr>
              <w:rPr>
                <w:rFonts w:ascii="Trebuchet MS" w:hAnsi="Trebuchet MS"/>
                <w:sz w:val="18"/>
                <w:szCs w:val="18"/>
              </w:rPr>
            </w:pPr>
            <w:proofErr w:type="spellStart"/>
            <w:r>
              <w:rPr>
                <w:rFonts w:ascii="Trebuchet MS" w:hAnsi="Trebuchet MS"/>
                <w:sz w:val="18"/>
                <w:szCs w:val="18"/>
              </w:rPr>
              <w:t>rute_e_sne</w:t>
            </w:r>
            <w:proofErr w:type="spellEnd"/>
          </w:p>
        </w:tc>
        <w:tc>
          <w:tcPr>
            <w:tcW w:w="4678" w:type="dxa"/>
            <w:tcBorders>
              <w:top w:val="single" w:sz="4" w:space="0" w:color="auto"/>
              <w:left w:val="single" w:sz="4" w:space="0" w:color="auto"/>
              <w:bottom w:val="single" w:sz="4" w:space="0" w:color="auto"/>
              <w:right w:val="single" w:sz="4" w:space="0" w:color="auto"/>
            </w:tcBorders>
            <w:shd w:val="clear" w:color="auto" w:fill="auto"/>
            <w:vAlign w:val="bottom"/>
          </w:tcPr>
          <w:p w14:paraId="7811E072" w14:textId="77777777" w:rsidR="00CB4BEB" w:rsidRDefault="00CB4BEB" w:rsidP="003C0924">
            <w:pPr>
              <w:rPr>
                <w:rFonts w:ascii="Trebuchet MS" w:hAnsi="Trebuchet MS"/>
                <w:sz w:val="18"/>
                <w:szCs w:val="18"/>
              </w:rPr>
            </w:pPr>
            <w:r>
              <w:rPr>
                <w:rFonts w:ascii="Trebuchet MS" w:hAnsi="Trebuchet MS"/>
                <w:sz w:val="18"/>
                <w:szCs w:val="18"/>
              </w:rPr>
              <w:t>Navn på entreprenør der rydder sne</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60DC7517" w14:textId="77777777" w:rsidR="00CB4BEB" w:rsidRPr="00A967CE" w:rsidRDefault="00CB4BEB" w:rsidP="003C0924">
            <w:pPr>
              <w:rPr>
                <w:rFonts w:ascii="Trebuchet MS" w:hAnsi="Trebuchet MS" w:cs="Trebuchet MS"/>
                <w:sz w:val="18"/>
                <w:szCs w:val="18"/>
              </w:rPr>
            </w:pPr>
            <w:r w:rsidRPr="00A967CE">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0484E0FB" w14:textId="77777777" w:rsidR="00CB4BEB" w:rsidRPr="00A967CE" w:rsidRDefault="00CB4BEB" w:rsidP="003C0924">
            <w:pPr>
              <w:rPr>
                <w:rFonts w:ascii="Trebuchet MS" w:hAnsi="Trebuchet MS" w:cs="Trebuchet MS"/>
                <w:sz w:val="18"/>
                <w:szCs w:val="18"/>
              </w:rPr>
            </w:pPr>
            <w:r w:rsidRPr="00A967CE">
              <w:rPr>
                <w:rFonts w:ascii="Trebuchet MS" w:hAnsi="Trebuchet MS" w:cs="Trebuchet MS"/>
                <w:sz w:val="18"/>
                <w:szCs w:val="18"/>
              </w:rPr>
              <w:t>0-</w:t>
            </w:r>
            <w:r>
              <w:rPr>
                <w:rFonts w:ascii="Trebuchet MS" w:hAnsi="Trebuchet MS" w:cs="Trebuchet MS"/>
                <w:sz w:val="18"/>
                <w:szCs w:val="18"/>
              </w:rPr>
              <w:t>128</w:t>
            </w:r>
            <w:r w:rsidRPr="00A967CE">
              <w:rPr>
                <w:rFonts w:ascii="Trebuchet MS" w:hAnsi="Trebuchet MS" w:cs="Trebuchet MS"/>
                <w:sz w:val="18"/>
                <w:szCs w:val="18"/>
              </w:rPr>
              <w:t xml:space="preserve"> tegn</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78B7A6B1" w14:textId="77777777" w:rsidR="00CB4BEB" w:rsidRDefault="00CB4BEB" w:rsidP="003C0924">
            <w:pPr>
              <w:rPr>
                <w:rFonts w:ascii="Trebuchet MS" w:hAnsi="Trebuchet MS" w:cs="Trebuchet MS"/>
                <w:sz w:val="18"/>
                <w:szCs w:val="18"/>
              </w:rPr>
            </w:pPr>
            <w:r>
              <w:rPr>
                <w:rFonts w:ascii="Trebuchet MS" w:hAnsi="Trebuchet MS" w:cs="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3882C644" w14:textId="77777777" w:rsidR="00CB4BEB" w:rsidRPr="00A967CE" w:rsidRDefault="00CB4BEB" w:rsidP="003C0924">
            <w:pPr>
              <w:rPr>
                <w:rFonts w:ascii="Trebuchet MS" w:hAnsi="Trebuchet MS" w:cs="Trebuchet MS"/>
                <w:sz w:val="18"/>
                <w:szCs w:val="18"/>
              </w:rPr>
            </w:pPr>
            <w:r>
              <w:rPr>
                <w:rFonts w:ascii="Trebuchet MS" w:hAnsi="Trebuchet MS" w:cs="Trebuchet MS"/>
                <w:sz w:val="18"/>
                <w:szCs w:val="18"/>
              </w:rPr>
              <w:t>Hans Hansens entreprenør A/S</w:t>
            </w:r>
          </w:p>
        </w:tc>
      </w:tr>
      <w:tr w:rsidR="00CB4BEB" w:rsidRPr="00CE1917" w14:paraId="2AB2D323" w14:textId="77777777" w:rsidTr="003C0924">
        <w:trPr>
          <w:trHeight w:hRule="exact" w:val="255"/>
        </w:trPr>
        <w:tc>
          <w:tcPr>
            <w:tcW w:w="2122" w:type="dxa"/>
            <w:tcBorders>
              <w:top w:val="single" w:sz="4" w:space="0" w:color="auto"/>
              <w:left w:val="single" w:sz="4" w:space="0" w:color="auto"/>
              <w:bottom w:val="single" w:sz="4" w:space="0" w:color="auto"/>
              <w:right w:val="single" w:sz="4" w:space="0" w:color="auto"/>
            </w:tcBorders>
            <w:shd w:val="clear" w:color="auto" w:fill="D9D9D9"/>
            <w:vAlign w:val="bottom"/>
          </w:tcPr>
          <w:p w14:paraId="046FEBCF" w14:textId="77777777" w:rsidR="00CB4BEB" w:rsidRPr="00A967CE" w:rsidRDefault="00CB4BEB" w:rsidP="003C0924">
            <w:pPr>
              <w:rPr>
                <w:rFonts w:ascii="Trebuchet MS" w:hAnsi="Trebuchet MS"/>
                <w:sz w:val="18"/>
                <w:szCs w:val="18"/>
              </w:rPr>
            </w:pPr>
            <w:proofErr w:type="spellStart"/>
            <w:r>
              <w:rPr>
                <w:rFonts w:ascii="Trebuchet MS" w:hAnsi="Trebuchet MS"/>
                <w:sz w:val="18"/>
                <w:szCs w:val="18"/>
              </w:rPr>
              <w:t>rute_nr_sne</w:t>
            </w:r>
            <w:proofErr w:type="spellEnd"/>
          </w:p>
        </w:tc>
        <w:tc>
          <w:tcPr>
            <w:tcW w:w="1275" w:type="dxa"/>
            <w:tcBorders>
              <w:top w:val="single" w:sz="4" w:space="0" w:color="auto"/>
              <w:left w:val="single" w:sz="4" w:space="0" w:color="auto"/>
              <w:bottom w:val="single" w:sz="4" w:space="0" w:color="auto"/>
              <w:right w:val="single" w:sz="4" w:space="0" w:color="auto"/>
            </w:tcBorders>
            <w:vAlign w:val="bottom"/>
          </w:tcPr>
          <w:p w14:paraId="54B60D7C" w14:textId="77777777" w:rsidR="00CB4BEB" w:rsidRDefault="00CB4BEB" w:rsidP="003C0924">
            <w:pPr>
              <w:rPr>
                <w:rFonts w:ascii="Trebuchet MS" w:hAnsi="Trebuchet MS"/>
                <w:sz w:val="18"/>
                <w:szCs w:val="18"/>
              </w:rPr>
            </w:pPr>
            <w:proofErr w:type="spellStart"/>
            <w:r>
              <w:rPr>
                <w:rFonts w:ascii="Trebuchet MS" w:hAnsi="Trebuchet MS"/>
                <w:sz w:val="18"/>
                <w:szCs w:val="18"/>
              </w:rPr>
              <w:t>rute_nrsne</w:t>
            </w:r>
            <w:proofErr w:type="spellEnd"/>
          </w:p>
        </w:tc>
        <w:tc>
          <w:tcPr>
            <w:tcW w:w="4678" w:type="dxa"/>
            <w:tcBorders>
              <w:top w:val="single" w:sz="4" w:space="0" w:color="auto"/>
              <w:left w:val="single" w:sz="4" w:space="0" w:color="auto"/>
              <w:bottom w:val="single" w:sz="4" w:space="0" w:color="auto"/>
              <w:right w:val="single" w:sz="4" w:space="0" w:color="auto"/>
            </w:tcBorders>
            <w:shd w:val="clear" w:color="auto" w:fill="auto"/>
            <w:vAlign w:val="bottom"/>
          </w:tcPr>
          <w:p w14:paraId="67302B1B" w14:textId="77777777" w:rsidR="00CB4BEB" w:rsidRPr="00A967CE" w:rsidRDefault="00CB4BEB" w:rsidP="003C0924">
            <w:pPr>
              <w:rPr>
                <w:rFonts w:ascii="Trebuchet MS" w:hAnsi="Trebuchet MS"/>
                <w:sz w:val="18"/>
                <w:szCs w:val="18"/>
              </w:rPr>
            </w:pPr>
            <w:r>
              <w:rPr>
                <w:rFonts w:ascii="Trebuchet MS" w:hAnsi="Trebuchet MS"/>
                <w:sz w:val="18"/>
                <w:szCs w:val="18"/>
              </w:rPr>
              <w:t>Nummer på rute hvor der ryddes sne</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3DF29B93" w14:textId="77777777" w:rsidR="00CB4BEB" w:rsidRPr="00A967CE" w:rsidRDefault="00CB4BEB" w:rsidP="003C0924">
            <w:pPr>
              <w:rPr>
                <w:rFonts w:ascii="Trebuchet MS" w:hAnsi="Trebuchet MS" w:cs="Trebuchet MS"/>
                <w:sz w:val="18"/>
                <w:szCs w:val="18"/>
              </w:rPr>
            </w:pPr>
            <w:r w:rsidRPr="00A967CE">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F473E68" w14:textId="77777777" w:rsidR="00CB4BEB" w:rsidRPr="00A967CE" w:rsidRDefault="00CB4BEB" w:rsidP="003C0924">
            <w:pPr>
              <w:rPr>
                <w:rFonts w:ascii="Trebuchet MS" w:hAnsi="Trebuchet MS" w:cs="Trebuchet MS"/>
                <w:sz w:val="18"/>
                <w:szCs w:val="18"/>
              </w:rPr>
            </w:pPr>
            <w:r w:rsidRPr="00A967CE">
              <w:rPr>
                <w:rFonts w:ascii="Trebuchet MS" w:hAnsi="Trebuchet MS" w:cs="Trebuchet MS"/>
                <w:sz w:val="18"/>
                <w:szCs w:val="18"/>
              </w:rPr>
              <w:t>0-</w:t>
            </w:r>
            <w:r>
              <w:rPr>
                <w:rFonts w:ascii="Trebuchet MS" w:hAnsi="Trebuchet MS" w:cs="Trebuchet MS"/>
                <w:sz w:val="18"/>
                <w:szCs w:val="18"/>
              </w:rPr>
              <w:t>50</w:t>
            </w:r>
            <w:r w:rsidRPr="00A967CE">
              <w:rPr>
                <w:rFonts w:ascii="Trebuchet MS" w:hAnsi="Trebuchet MS" w:cs="Trebuchet MS"/>
                <w:sz w:val="18"/>
                <w:szCs w:val="18"/>
              </w:rPr>
              <w:t xml:space="preserve"> tegn</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0B31D3C2" w14:textId="77777777" w:rsidR="00CB4BEB" w:rsidRDefault="00CB4BEB" w:rsidP="003C0924">
            <w:pPr>
              <w:rPr>
                <w:rFonts w:ascii="Trebuchet MS" w:hAnsi="Trebuchet MS" w:cs="Trebuchet MS"/>
                <w:sz w:val="18"/>
                <w:szCs w:val="18"/>
              </w:rPr>
            </w:pPr>
            <w:r>
              <w:rPr>
                <w:rFonts w:ascii="Trebuchet MS" w:hAnsi="Trebuchet MS" w:cs="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119560E4" w14:textId="77777777" w:rsidR="00CB4BEB" w:rsidRPr="00A967CE" w:rsidRDefault="00CB4BEB" w:rsidP="003C0924">
            <w:pPr>
              <w:rPr>
                <w:rFonts w:ascii="Trebuchet MS" w:hAnsi="Trebuchet MS" w:cs="Trebuchet MS"/>
                <w:sz w:val="18"/>
                <w:szCs w:val="18"/>
              </w:rPr>
            </w:pPr>
            <w:r>
              <w:rPr>
                <w:rFonts w:ascii="Trebuchet MS" w:hAnsi="Trebuchet MS" w:cs="Trebuchet MS"/>
                <w:sz w:val="18"/>
                <w:szCs w:val="18"/>
              </w:rPr>
              <w:t>37-Halling</w:t>
            </w:r>
          </w:p>
        </w:tc>
      </w:tr>
      <w:tr w:rsidR="00CB4BEB" w:rsidRPr="00CE1917" w14:paraId="2908AF26" w14:textId="77777777" w:rsidTr="003C0924">
        <w:trPr>
          <w:trHeight w:hRule="exact" w:val="255"/>
        </w:trPr>
        <w:tc>
          <w:tcPr>
            <w:tcW w:w="2122" w:type="dxa"/>
            <w:tcBorders>
              <w:top w:val="single" w:sz="4" w:space="0" w:color="auto"/>
              <w:left w:val="single" w:sz="4" w:space="0" w:color="auto"/>
              <w:bottom w:val="single" w:sz="4" w:space="0" w:color="auto"/>
              <w:right w:val="single" w:sz="4" w:space="0" w:color="auto"/>
            </w:tcBorders>
            <w:shd w:val="clear" w:color="auto" w:fill="D9D9D9"/>
            <w:vAlign w:val="bottom"/>
          </w:tcPr>
          <w:p w14:paraId="295AA40F" w14:textId="77777777" w:rsidR="00CB4BEB" w:rsidRDefault="00CB4BEB" w:rsidP="003C0924">
            <w:pPr>
              <w:rPr>
                <w:rFonts w:ascii="Trebuchet MS" w:hAnsi="Trebuchet MS"/>
                <w:sz w:val="18"/>
                <w:szCs w:val="18"/>
              </w:rPr>
            </w:pPr>
            <w:proofErr w:type="spellStart"/>
            <w:r>
              <w:rPr>
                <w:rFonts w:ascii="Trebuchet MS" w:hAnsi="Trebuchet MS"/>
                <w:sz w:val="18"/>
                <w:szCs w:val="18"/>
              </w:rPr>
              <w:t>rute_entreprenoer_salt</w:t>
            </w:r>
            <w:proofErr w:type="spellEnd"/>
          </w:p>
        </w:tc>
        <w:tc>
          <w:tcPr>
            <w:tcW w:w="1275" w:type="dxa"/>
            <w:tcBorders>
              <w:top w:val="single" w:sz="4" w:space="0" w:color="auto"/>
              <w:left w:val="single" w:sz="4" w:space="0" w:color="auto"/>
              <w:bottom w:val="nil"/>
              <w:right w:val="single" w:sz="4" w:space="0" w:color="auto"/>
            </w:tcBorders>
            <w:vAlign w:val="bottom"/>
          </w:tcPr>
          <w:p w14:paraId="15548BB9" w14:textId="77777777" w:rsidR="00CB4BEB" w:rsidRDefault="00CB4BEB" w:rsidP="003C0924">
            <w:pPr>
              <w:rPr>
                <w:rFonts w:ascii="Trebuchet MS" w:hAnsi="Trebuchet MS"/>
                <w:sz w:val="18"/>
                <w:szCs w:val="18"/>
              </w:rPr>
            </w:pPr>
            <w:proofErr w:type="spellStart"/>
            <w:r>
              <w:rPr>
                <w:rFonts w:ascii="Trebuchet MS" w:hAnsi="Trebuchet MS"/>
                <w:sz w:val="18"/>
                <w:szCs w:val="18"/>
              </w:rPr>
              <w:t>rute_e_sal</w:t>
            </w:r>
            <w:proofErr w:type="spellEnd"/>
          </w:p>
        </w:tc>
        <w:tc>
          <w:tcPr>
            <w:tcW w:w="4678" w:type="dxa"/>
            <w:tcBorders>
              <w:top w:val="single" w:sz="4" w:space="0" w:color="auto"/>
              <w:left w:val="single" w:sz="4" w:space="0" w:color="auto"/>
              <w:bottom w:val="nil"/>
              <w:right w:val="single" w:sz="4" w:space="0" w:color="auto"/>
            </w:tcBorders>
            <w:shd w:val="clear" w:color="auto" w:fill="auto"/>
            <w:vAlign w:val="bottom"/>
          </w:tcPr>
          <w:p w14:paraId="6780FB7E" w14:textId="77777777" w:rsidR="00CB4BEB" w:rsidRDefault="00CB4BEB" w:rsidP="003C0924">
            <w:pPr>
              <w:rPr>
                <w:rFonts w:ascii="Trebuchet MS" w:hAnsi="Trebuchet MS"/>
                <w:sz w:val="18"/>
                <w:szCs w:val="18"/>
              </w:rPr>
            </w:pPr>
            <w:r>
              <w:rPr>
                <w:rFonts w:ascii="Trebuchet MS" w:hAnsi="Trebuchet MS"/>
                <w:sz w:val="18"/>
                <w:szCs w:val="18"/>
              </w:rPr>
              <w:t>Navn på entreprenør der salter</w:t>
            </w:r>
          </w:p>
        </w:tc>
        <w:tc>
          <w:tcPr>
            <w:tcW w:w="1276" w:type="dxa"/>
            <w:tcBorders>
              <w:top w:val="single" w:sz="4" w:space="0" w:color="auto"/>
              <w:left w:val="single" w:sz="4" w:space="0" w:color="auto"/>
              <w:bottom w:val="nil"/>
              <w:right w:val="single" w:sz="4" w:space="0" w:color="auto"/>
            </w:tcBorders>
            <w:shd w:val="clear" w:color="auto" w:fill="auto"/>
            <w:vAlign w:val="bottom"/>
          </w:tcPr>
          <w:p w14:paraId="5A3CEEF5" w14:textId="77777777" w:rsidR="00CB4BEB" w:rsidRPr="00A967CE" w:rsidRDefault="00CB4BEB" w:rsidP="003C0924">
            <w:pPr>
              <w:rPr>
                <w:rFonts w:ascii="Trebuchet MS" w:hAnsi="Trebuchet MS" w:cs="Trebuchet MS"/>
                <w:sz w:val="18"/>
                <w:szCs w:val="18"/>
              </w:rPr>
            </w:pPr>
            <w:r w:rsidRPr="00A967CE">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auto"/>
            <w:vAlign w:val="bottom"/>
          </w:tcPr>
          <w:p w14:paraId="6EA81334" w14:textId="77777777" w:rsidR="00CB4BEB" w:rsidRPr="00A967CE" w:rsidRDefault="00CB4BEB" w:rsidP="003C0924">
            <w:pPr>
              <w:rPr>
                <w:rFonts w:ascii="Trebuchet MS" w:hAnsi="Trebuchet MS" w:cs="Trebuchet MS"/>
                <w:sz w:val="18"/>
                <w:szCs w:val="18"/>
              </w:rPr>
            </w:pPr>
            <w:r w:rsidRPr="00A967CE">
              <w:rPr>
                <w:rFonts w:ascii="Trebuchet MS" w:hAnsi="Trebuchet MS" w:cs="Trebuchet MS"/>
                <w:sz w:val="18"/>
                <w:szCs w:val="18"/>
              </w:rPr>
              <w:t>0-</w:t>
            </w:r>
            <w:r>
              <w:rPr>
                <w:rFonts w:ascii="Trebuchet MS" w:hAnsi="Trebuchet MS" w:cs="Trebuchet MS"/>
                <w:sz w:val="18"/>
                <w:szCs w:val="18"/>
              </w:rPr>
              <w:t>128</w:t>
            </w:r>
            <w:r w:rsidRPr="00A967CE">
              <w:rPr>
                <w:rFonts w:ascii="Trebuchet MS" w:hAnsi="Trebuchet MS" w:cs="Trebuchet MS"/>
                <w:sz w:val="18"/>
                <w:szCs w:val="18"/>
              </w:rPr>
              <w:t xml:space="preserve"> tegn</w:t>
            </w:r>
          </w:p>
        </w:tc>
        <w:tc>
          <w:tcPr>
            <w:tcW w:w="1276" w:type="dxa"/>
            <w:tcBorders>
              <w:top w:val="single" w:sz="4" w:space="0" w:color="auto"/>
              <w:left w:val="single" w:sz="4" w:space="0" w:color="auto"/>
              <w:bottom w:val="nil"/>
              <w:right w:val="single" w:sz="4" w:space="0" w:color="auto"/>
            </w:tcBorders>
            <w:shd w:val="clear" w:color="auto" w:fill="auto"/>
            <w:vAlign w:val="bottom"/>
          </w:tcPr>
          <w:p w14:paraId="40F5A8CD" w14:textId="77777777" w:rsidR="00CB4BEB" w:rsidRDefault="00CB4BEB" w:rsidP="003C0924">
            <w:pPr>
              <w:rPr>
                <w:rFonts w:ascii="Trebuchet MS" w:hAnsi="Trebuchet MS" w:cs="Trebuchet MS"/>
                <w:sz w:val="18"/>
                <w:szCs w:val="18"/>
              </w:rPr>
            </w:pPr>
            <w:r>
              <w:rPr>
                <w:rFonts w:ascii="Trebuchet MS" w:hAnsi="Trebuchet MS" w:cs="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auto"/>
            <w:vAlign w:val="bottom"/>
          </w:tcPr>
          <w:p w14:paraId="2B59A481" w14:textId="77777777" w:rsidR="00CB4BEB" w:rsidRPr="00A967CE" w:rsidRDefault="00CB4BEB" w:rsidP="003C0924">
            <w:pPr>
              <w:rPr>
                <w:rFonts w:ascii="Trebuchet MS" w:hAnsi="Trebuchet MS" w:cs="Trebuchet MS"/>
                <w:sz w:val="18"/>
                <w:szCs w:val="18"/>
              </w:rPr>
            </w:pPr>
            <w:r>
              <w:rPr>
                <w:rFonts w:ascii="Trebuchet MS" w:hAnsi="Trebuchet MS" w:cs="Trebuchet MS"/>
                <w:sz w:val="18"/>
                <w:szCs w:val="18"/>
              </w:rPr>
              <w:t>Hans Hansens entreprenør A/S</w:t>
            </w:r>
          </w:p>
        </w:tc>
      </w:tr>
      <w:tr w:rsidR="00CB4BEB" w:rsidRPr="00CE1917" w14:paraId="34F93849" w14:textId="77777777" w:rsidTr="003C0924">
        <w:trPr>
          <w:trHeight w:hRule="exact" w:val="255"/>
        </w:trPr>
        <w:tc>
          <w:tcPr>
            <w:tcW w:w="2122" w:type="dxa"/>
            <w:tcBorders>
              <w:top w:val="single" w:sz="4" w:space="0" w:color="auto"/>
              <w:left w:val="single" w:sz="4" w:space="0" w:color="auto"/>
              <w:bottom w:val="single" w:sz="4" w:space="0" w:color="auto"/>
              <w:right w:val="single" w:sz="4" w:space="0" w:color="auto"/>
            </w:tcBorders>
            <w:shd w:val="clear" w:color="auto" w:fill="D9D9D9"/>
            <w:vAlign w:val="bottom"/>
          </w:tcPr>
          <w:p w14:paraId="4D3406D1" w14:textId="77777777" w:rsidR="00CB4BEB" w:rsidRDefault="00CB4BEB" w:rsidP="003C0924">
            <w:pPr>
              <w:rPr>
                <w:rFonts w:ascii="Trebuchet MS" w:hAnsi="Trebuchet MS"/>
                <w:sz w:val="18"/>
                <w:szCs w:val="18"/>
              </w:rPr>
            </w:pPr>
            <w:proofErr w:type="spellStart"/>
            <w:r>
              <w:rPr>
                <w:rFonts w:ascii="Trebuchet MS" w:hAnsi="Trebuchet MS"/>
                <w:sz w:val="18"/>
                <w:szCs w:val="18"/>
              </w:rPr>
              <w:t>rute_nr_salt</w:t>
            </w:r>
            <w:proofErr w:type="spellEnd"/>
          </w:p>
        </w:tc>
        <w:tc>
          <w:tcPr>
            <w:tcW w:w="1275" w:type="dxa"/>
            <w:tcBorders>
              <w:top w:val="single" w:sz="4" w:space="0" w:color="auto"/>
              <w:left w:val="single" w:sz="4" w:space="0" w:color="auto"/>
              <w:bottom w:val="nil"/>
              <w:right w:val="single" w:sz="4" w:space="0" w:color="auto"/>
            </w:tcBorders>
            <w:vAlign w:val="bottom"/>
          </w:tcPr>
          <w:p w14:paraId="5FF65ABD" w14:textId="77777777" w:rsidR="00CB4BEB" w:rsidRDefault="00CB4BEB" w:rsidP="003C0924">
            <w:pPr>
              <w:rPr>
                <w:rFonts w:ascii="Trebuchet MS" w:hAnsi="Trebuchet MS"/>
                <w:sz w:val="18"/>
                <w:szCs w:val="18"/>
              </w:rPr>
            </w:pPr>
            <w:proofErr w:type="spellStart"/>
            <w:r>
              <w:rPr>
                <w:rFonts w:ascii="Trebuchet MS" w:hAnsi="Trebuchet MS"/>
                <w:sz w:val="18"/>
                <w:szCs w:val="18"/>
              </w:rPr>
              <w:t>rute_nrsal</w:t>
            </w:r>
            <w:proofErr w:type="spellEnd"/>
          </w:p>
        </w:tc>
        <w:tc>
          <w:tcPr>
            <w:tcW w:w="4678" w:type="dxa"/>
            <w:tcBorders>
              <w:top w:val="single" w:sz="4" w:space="0" w:color="auto"/>
              <w:left w:val="single" w:sz="4" w:space="0" w:color="auto"/>
              <w:bottom w:val="nil"/>
              <w:right w:val="single" w:sz="4" w:space="0" w:color="auto"/>
            </w:tcBorders>
            <w:shd w:val="clear" w:color="auto" w:fill="auto"/>
            <w:vAlign w:val="bottom"/>
          </w:tcPr>
          <w:p w14:paraId="0903E433" w14:textId="77777777" w:rsidR="00CB4BEB" w:rsidRPr="00A967CE" w:rsidRDefault="00CB4BEB" w:rsidP="003C0924">
            <w:pPr>
              <w:rPr>
                <w:rFonts w:ascii="Trebuchet MS" w:hAnsi="Trebuchet MS"/>
                <w:sz w:val="18"/>
                <w:szCs w:val="18"/>
              </w:rPr>
            </w:pPr>
            <w:r>
              <w:rPr>
                <w:rFonts w:ascii="Trebuchet MS" w:hAnsi="Trebuchet MS"/>
                <w:sz w:val="18"/>
                <w:szCs w:val="18"/>
              </w:rPr>
              <w:t>Nummer på rute hvor der saltes</w:t>
            </w:r>
          </w:p>
        </w:tc>
        <w:tc>
          <w:tcPr>
            <w:tcW w:w="1276" w:type="dxa"/>
            <w:tcBorders>
              <w:top w:val="single" w:sz="4" w:space="0" w:color="auto"/>
              <w:left w:val="single" w:sz="4" w:space="0" w:color="auto"/>
              <w:bottom w:val="nil"/>
              <w:right w:val="single" w:sz="4" w:space="0" w:color="auto"/>
            </w:tcBorders>
            <w:shd w:val="clear" w:color="auto" w:fill="auto"/>
            <w:vAlign w:val="bottom"/>
          </w:tcPr>
          <w:p w14:paraId="75561C57" w14:textId="77777777" w:rsidR="00CB4BEB" w:rsidRPr="00A967CE" w:rsidRDefault="00CB4BEB" w:rsidP="003C0924">
            <w:pPr>
              <w:rPr>
                <w:rFonts w:ascii="Trebuchet MS" w:hAnsi="Trebuchet MS" w:cs="Trebuchet MS"/>
                <w:sz w:val="18"/>
                <w:szCs w:val="18"/>
              </w:rPr>
            </w:pPr>
            <w:r w:rsidRPr="00A967CE">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auto"/>
            <w:vAlign w:val="bottom"/>
          </w:tcPr>
          <w:p w14:paraId="038A2F11" w14:textId="77777777" w:rsidR="00CB4BEB" w:rsidRPr="00A967CE" w:rsidRDefault="00CB4BEB" w:rsidP="003C0924">
            <w:pPr>
              <w:rPr>
                <w:rFonts w:ascii="Trebuchet MS" w:hAnsi="Trebuchet MS" w:cs="Trebuchet MS"/>
                <w:sz w:val="18"/>
                <w:szCs w:val="18"/>
              </w:rPr>
            </w:pPr>
            <w:r>
              <w:rPr>
                <w:rFonts w:ascii="Trebuchet MS" w:hAnsi="Trebuchet MS" w:cs="Trebuchet MS"/>
                <w:sz w:val="18"/>
                <w:szCs w:val="18"/>
              </w:rPr>
              <w:t>0-5</w:t>
            </w:r>
            <w:r w:rsidRPr="00A967CE">
              <w:rPr>
                <w:rFonts w:ascii="Trebuchet MS" w:hAnsi="Trebuchet MS" w:cs="Trebuchet MS"/>
                <w:sz w:val="18"/>
                <w:szCs w:val="18"/>
              </w:rPr>
              <w:t>0 tegn</w:t>
            </w:r>
          </w:p>
        </w:tc>
        <w:tc>
          <w:tcPr>
            <w:tcW w:w="1276" w:type="dxa"/>
            <w:tcBorders>
              <w:top w:val="single" w:sz="4" w:space="0" w:color="auto"/>
              <w:left w:val="single" w:sz="4" w:space="0" w:color="auto"/>
              <w:bottom w:val="nil"/>
              <w:right w:val="single" w:sz="4" w:space="0" w:color="auto"/>
            </w:tcBorders>
            <w:shd w:val="clear" w:color="auto" w:fill="auto"/>
            <w:vAlign w:val="bottom"/>
          </w:tcPr>
          <w:p w14:paraId="673C6395" w14:textId="77777777" w:rsidR="00CB4BEB" w:rsidRDefault="00CB4BEB" w:rsidP="003C0924">
            <w:pPr>
              <w:rPr>
                <w:rFonts w:ascii="Trebuchet MS" w:hAnsi="Trebuchet MS" w:cs="Trebuchet MS"/>
                <w:sz w:val="18"/>
                <w:szCs w:val="18"/>
              </w:rPr>
            </w:pPr>
            <w:r>
              <w:rPr>
                <w:rFonts w:ascii="Trebuchet MS" w:hAnsi="Trebuchet MS" w:cs="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auto"/>
            <w:vAlign w:val="bottom"/>
          </w:tcPr>
          <w:p w14:paraId="12C5451E" w14:textId="77777777" w:rsidR="00CB4BEB" w:rsidRPr="00A967CE" w:rsidRDefault="00CB4BEB" w:rsidP="003C0924">
            <w:pPr>
              <w:rPr>
                <w:rFonts w:ascii="Trebuchet MS" w:hAnsi="Trebuchet MS" w:cs="Trebuchet MS"/>
                <w:sz w:val="18"/>
                <w:szCs w:val="18"/>
              </w:rPr>
            </w:pPr>
            <w:r>
              <w:rPr>
                <w:rFonts w:ascii="Trebuchet MS" w:hAnsi="Trebuchet MS" w:cs="Trebuchet MS"/>
                <w:sz w:val="18"/>
                <w:szCs w:val="18"/>
              </w:rPr>
              <w:t>37-Halling</w:t>
            </w:r>
          </w:p>
        </w:tc>
      </w:tr>
      <w:tr w:rsidR="00CB4BEB" w:rsidRPr="00CE1917" w14:paraId="70F36D75" w14:textId="77777777" w:rsidTr="003C0924">
        <w:trPr>
          <w:trHeight w:hRule="exact" w:val="255"/>
        </w:trPr>
        <w:tc>
          <w:tcPr>
            <w:tcW w:w="2122" w:type="dxa"/>
            <w:tcBorders>
              <w:top w:val="single" w:sz="4" w:space="0" w:color="auto"/>
              <w:left w:val="single" w:sz="4" w:space="0" w:color="auto"/>
              <w:bottom w:val="single" w:sz="4" w:space="0" w:color="auto"/>
              <w:right w:val="single" w:sz="4" w:space="0" w:color="auto"/>
            </w:tcBorders>
            <w:shd w:val="clear" w:color="auto" w:fill="97DDBA"/>
            <w:vAlign w:val="bottom"/>
          </w:tcPr>
          <w:p w14:paraId="57F11EB0"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w:t>
            </w:r>
            <w:r w:rsidRPr="00CE1917">
              <w:rPr>
                <w:rFonts w:ascii="Trebuchet MS" w:hAnsi="Trebuchet MS" w:cs="Trebuchet MS"/>
                <w:sz w:val="18"/>
                <w:szCs w:val="18"/>
              </w:rPr>
              <w:t>ink</w:t>
            </w:r>
          </w:p>
        </w:tc>
        <w:tc>
          <w:tcPr>
            <w:tcW w:w="1275" w:type="dxa"/>
            <w:tcBorders>
              <w:top w:val="single" w:sz="4" w:space="0" w:color="auto"/>
              <w:left w:val="single" w:sz="4" w:space="0" w:color="auto"/>
              <w:bottom w:val="single" w:sz="4" w:space="0" w:color="auto"/>
              <w:right w:val="single" w:sz="4" w:space="0" w:color="auto"/>
            </w:tcBorders>
            <w:shd w:val="clear" w:color="auto" w:fill="97DDBA"/>
          </w:tcPr>
          <w:p w14:paraId="58331B6E" w14:textId="77777777" w:rsidR="00CB4BEB" w:rsidRPr="0014307B" w:rsidRDefault="00CB4BEB" w:rsidP="003C0924">
            <w:pPr>
              <w:rPr>
                <w:rFonts w:ascii="Trebuchet MS" w:hAnsi="Trebuchet MS" w:cs="Trebuchet MS"/>
                <w:sz w:val="18"/>
                <w:szCs w:val="18"/>
              </w:rPr>
            </w:pPr>
          </w:p>
        </w:tc>
        <w:tc>
          <w:tcPr>
            <w:tcW w:w="1148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BB02E77"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37C985E9" w14:textId="77777777" w:rsidTr="003C0924">
        <w:trPr>
          <w:trHeight w:hRule="exact" w:val="255"/>
        </w:trPr>
        <w:tc>
          <w:tcPr>
            <w:tcW w:w="14879" w:type="dxa"/>
            <w:gridSpan w:val="7"/>
            <w:tcBorders>
              <w:top w:val="single" w:sz="4" w:space="0" w:color="auto"/>
              <w:left w:val="nil"/>
              <w:bottom w:val="nil"/>
              <w:right w:val="nil"/>
            </w:tcBorders>
            <w:shd w:val="clear" w:color="auto" w:fill="99CCFF"/>
            <w:vAlign w:val="bottom"/>
          </w:tcPr>
          <w:p w14:paraId="45BB26BA"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62DF1D80" w14:textId="77777777" w:rsidTr="003C0924">
        <w:trPr>
          <w:trHeight w:hRule="exact" w:val="255"/>
        </w:trPr>
        <w:tc>
          <w:tcPr>
            <w:tcW w:w="14879" w:type="dxa"/>
            <w:gridSpan w:val="7"/>
            <w:tcBorders>
              <w:top w:val="nil"/>
              <w:left w:val="nil"/>
              <w:bottom w:val="nil"/>
              <w:right w:val="nil"/>
            </w:tcBorders>
            <w:shd w:val="clear" w:color="auto" w:fill="97DDBA"/>
            <w:vAlign w:val="bottom"/>
          </w:tcPr>
          <w:p w14:paraId="49231B67"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247BA499" w14:textId="77777777" w:rsidR="00CB4BEB" w:rsidRDefault="00CB4BEB" w:rsidP="00CB4BEB">
      <w:pPr>
        <w:pStyle w:val="Overskrift6"/>
      </w:pPr>
      <w:r>
        <w:t>5.7.1.1</w:t>
      </w:r>
      <w:r w:rsidRPr="00A32757">
        <w:t xml:space="preserve"> </w:t>
      </w:r>
      <w:r>
        <w:t>Metadata</w:t>
      </w:r>
      <w:r w:rsidRPr="00A72FD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44748E69" w14:textId="77777777" w:rsidTr="003C0924">
        <w:trPr>
          <w:trHeight w:hRule="exact" w:val="255"/>
        </w:trPr>
        <w:tc>
          <w:tcPr>
            <w:tcW w:w="2235" w:type="dxa"/>
            <w:shd w:val="clear" w:color="auto" w:fill="D9D9D9"/>
            <w:vAlign w:val="bottom"/>
          </w:tcPr>
          <w:p w14:paraId="3666470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0CC03316"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0802D171" w14:textId="77777777" w:rsidTr="003C0924">
        <w:trPr>
          <w:trHeight w:hRule="exact" w:val="255"/>
        </w:trPr>
        <w:tc>
          <w:tcPr>
            <w:tcW w:w="2235" w:type="dxa"/>
            <w:shd w:val="clear" w:color="auto" w:fill="E0E0E0"/>
            <w:vAlign w:val="bottom"/>
          </w:tcPr>
          <w:p w14:paraId="46882D8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71489180" w14:textId="77777777" w:rsidR="00CB4BEB" w:rsidRPr="0051728E" w:rsidRDefault="00CB4BEB" w:rsidP="003C0924">
            <w:pPr>
              <w:rPr>
                <w:rFonts w:ascii="Trebuchet MS" w:hAnsi="Trebuchet MS" w:cs="Trebuchet MS"/>
                <w:sz w:val="18"/>
                <w:szCs w:val="18"/>
              </w:rPr>
            </w:pPr>
            <w:r w:rsidRPr="004960D9">
              <w:rPr>
                <w:rFonts w:ascii="Trebuchet MS" w:hAnsi="Trebuchet MS" w:cs="Trebuchet MS"/>
                <w:sz w:val="18"/>
                <w:szCs w:val="18"/>
              </w:rPr>
              <w:t>Vintervedligeholdelse</w:t>
            </w:r>
          </w:p>
        </w:tc>
      </w:tr>
      <w:tr w:rsidR="00CB4BEB" w:rsidRPr="0051728E" w14:paraId="57F20E44" w14:textId="77777777" w:rsidTr="003C0924">
        <w:trPr>
          <w:trHeight w:hRule="exact" w:val="255"/>
        </w:trPr>
        <w:tc>
          <w:tcPr>
            <w:tcW w:w="2235" w:type="dxa"/>
            <w:shd w:val="clear" w:color="auto" w:fill="E0E0E0"/>
            <w:vAlign w:val="bottom"/>
          </w:tcPr>
          <w:p w14:paraId="6F298BE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27EA05ED" w14:textId="77777777" w:rsidR="00CB4BEB" w:rsidRDefault="00CB4BEB" w:rsidP="003C0924">
            <w:pPr>
              <w:rPr>
                <w:rFonts w:ascii="Trebuchet MS" w:hAnsi="Trebuchet MS"/>
                <w:sz w:val="18"/>
                <w:szCs w:val="18"/>
              </w:rPr>
            </w:pPr>
            <w:r>
              <w:rPr>
                <w:rFonts w:ascii="Trebuchet MS" w:hAnsi="Trebuchet MS"/>
                <w:sz w:val="18"/>
                <w:szCs w:val="18"/>
              </w:rPr>
              <w:t>5600</w:t>
            </w:r>
          </w:p>
        </w:tc>
      </w:tr>
      <w:tr w:rsidR="00CB4BEB" w:rsidRPr="0051728E" w14:paraId="146B0DF6" w14:textId="77777777" w:rsidTr="003C0924">
        <w:trPr>
          <w:trHeight w:hRule="exact" w:val="510"/>
        </w:trPr>
        <w:tc>
          <w:tcPr>
            <w:tcW w:w="2235" w:type="dxa"/>
            <w:shd w:val="clear" w:color="auto" w:fill="E0E0E0"/>
            <w:vAlign w:val="center"/>
          </w:tcPr>
          <w:p w14:paraId="7C1A373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14C63EFC" w14:textId="77777777" w:rsidR="00CB4BEB" w:rsidRPr="00F279E4" w:rsidRDefault="00CB4BEB" w:rsidP="003C0924">
            <w:pPr>
              <w:rPr>
                <w:rFonts w:ascii="Trebuchet MS" w:hAnsi="Trebuchet MS" w:cs="Trebuchet MS"/>
                <w:sz w:val="18"/>
                <w:szCs w:val="18"/>
              </w:rPr>
            </w:pPr>
            <w:r w:rsidRPr="00023736">
              <w:rPr>
                <w:rFonts w:ascii="Trebuchet MS" w:hAnsi="Trebuchet MS"/>
                <w:sz w:val="18"/>
                <w:szCs w:val="18"/>
              </w:rPr>
              <w:t>Vintervedligeholdelse</w:t>
            </w:r>
            <w:r>
              <w:rPr>
                <w:rFonts w:ascii="Trebuchet MS" w:hAnsi="Trebuchet MS"/>
                <w:sz w:val="18"/>
                <w:szCs w:val="18"/>
              </w:rPr>
              <w:t xml:space="preserve"> af veje og stier. Der er taget udgangspunkt i </w:t>
            </w:r>
            <w:proofErr w:type="spellStart"/>
            <w:r>
              <w:rPr>
                <w:rFonts w:ascii="Trebuchet MS" w:hAnsi="Trebuchet MS"/>
                <w:sz w:val="18"/>
                <w:szCs w:val="18"/>
              </w:rPr>
              <w:t>Samkom</w:t>
            </w:r>
            <w:proofErr w:type="spellEnd"/>
            <w:r>
              <w:rPr>
                <w:rFonts w:ascii="Trebuchet MS" w:hAnsi="Trebuchet MS"/>
                <w:sz w:val="18"/>
                <w:szCs w:val="18"/>
              </w:rPr>
              <w:t>, ”Fælles principper for klassificeret vejnet” udgivet af Vejdirektoratet og KTC (</w:t>
            </w:r>
            <w:proofErr w:type="spellStart"/>
            <w:r>
              <w:rPr>
                <w:rFonts w:ascii="Trebuchet MS" w:hAnsi="Trebuchet MS"/>
                <w:sz w:val="18"/>
                <w:szCs w:val="18"/>
              </w:rPr>
              <w:t>Samkom</w:t>
            </w:r>
            <w:proofErr w:type="spellEnd"/>
            <w:r>
              <w:rPr>
                <w:rFonts w:ascii="Trebuchet MS" w:hAnsi="Trebuchet MS"/>
                <w:sz w:val="18"/>
                <w:szCs w:val="18"/>
              </w:rPr>
              <w:t>) i juni 2011.</w:t>
            </w:r>
          </w:p>
        </w:tc>
      </w:tr>
      <w:tr w:rsidR="00CB4BEB" w:rsidRPr="0051728E" w14:paraId="0F41AA8C" w14:textId="77777777" w:rsidTr="003C0924">
        <w:trPr>
          <w:trHeight w:hRule="exact" w:val="255"/>
        </w:trPr>
        <w:tc>
          <w:tcPr>
            <w:tcW w:w="2235" w:type="dxa"/>
            <w:shd w:val="clear" w:color="auto" w:fill="E0E0E0"/>
            <w:vAlign w:val="bottom"/>
          </w:tcPr>
          <w:p w14:paraId="6A03439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1A461FE1"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Opdeling af kommunens veje og stier efter hvor de ryddes for sne, gruses og/eller saltes</w:t>
            </w:r>
            <w:r>
              <w:rPr>
                <w:rFonts w:ascii="Trebuchet MS" w:hAnsi="Trebuchet MS"/>
                <w:sz w:val="18"/>
                <w:szCs w:val="18"/>
              </w:rPr>
              <w:t>.</w:t>
            </w:r>
          </w:p>
        </w:tc>
      </w:tr>
      <w:tr w:rsidR="00CB4BEB" w:rsidRPr="0051728E" w14:paraId="7C4A40BC" w14:textId="77777777" w:rsidTr="003C0924">
        <w:trPr>
          <w:trHeight w:hRule="exact" w:val="255"/>
        </w:trPr>
        <w:tc>
          <w:tcPr>
            <w:tcW w:w="2235" w:type="dxa"/>
            <w:shd w:val="clear" w:color="auto" w:fill="E0E0E0"/>
            <w:vAlign w:val="bottom"/>
          </w:tcPr>
          <w:p w14:paraId="65386BFD"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4093AC6A"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sagsbehandler og borger via selvbetjeningsløsninger, hvordan vejnettet og stier ryddes for sne, gruses og/eller saltes</w:t>
            </w:r>
            <w:r>
              <w:rPr>
                <w:rFonts w:ascii="Trebuchet MS" w:hAnsi="Trebuchet MS"/>
                <w:sz w:val="18"/>
                <w:szCs w:val="18"/>
              </w:rPr>
              <w:t>.</w:t>
            </w:r>
          </w:p>
        </w:tc>
      </w:tr>
      <w:tr w:rsidR="00CB4BEB" w:rsidRPr="0051728E" w14:paraId="4E69B3CA" w14:textId="77777777" w:rsidTr="003C0924">
        <w:trPr>
          <w:trHeight w:hRule="exact" w:val="255"/>
        </w:trPr>
        <w:tc>
          <w:tcPr>
            <w:tcW w:w="2235" w:type="dxa"/>
            <w:shd w:val="clear" w:color="auto" w:fill="E0E0E0"/>
            <w:vAlign w:val="bottom"/>
          </w:tcPr>
          <w:p w14:paraId="47A27185"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3DE9D3A8"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Transportnet</w:t>
            </w:r>
            <w:r>
              <w:rPr>
                <w:rFonts w:ascii="Trebuchet MS" w:hAnsi="Trebuchet MS" w:cs="Trebuchet MS"/>
                <w:sz w:val="18"/>
                <w:szCs w:val="18"/>
              </w:rPr>
              <w:t xml:space="preserve">, </w:t>
            </w:r>
            <w:r w:rsidRPr="0061541A">
              <w:rPr>
                <w:rFonts w:ascii="Trebuchet MS" w:hAnsi="Trebuchet MS" w:cs="Trebuchet MS"/>
                <w:bCs/>
                <w:sz w:val="18"/>
                <w:szCs w:val="18"/>
              </w:rPr>
              <w:t>Offentlig forsyningsvirksomhed og offentlige tjenesteydelser</w:t>
            </w:r>
          </w:p>
        </w:tc>
      </w:tr>
      <w:tr w:rsidR="00CB4BEB" w:rsidRPr="0051728E" w14:paraId="356D98FA" w14:textId="77777777" w:rsidTr="003C0924">
        <w:trPr>
          <w:trHeight w:hRule="exact" w:val="255"/>
        </w:trPr>
        <w:tc>
          <w:tcPr>
            <w:tcW w:w="2235" w:type="dxa"/>
            <w:shd w:val="clear" w:color="auto" w:fill="E0E0E0"/>
            <w:vAlign w:val="bottom"/>
          </w:tcPr>
          <w:p w14:paraId="48232B77" w14:textId="77777777" w:rsidR="00CB4BEB" w:rsidRPr="00492FFE" w:rsidRDefault="00CB4BEB" w:rsidP="003C0924">
            <w:pPr>
              <w:rPr>
                <w:rFonts w:ascii="Trebuchet MS" w:hAnsi="Trebuchet MS" w:cs="Trebuchet MS"/>
                <w:sz w:val="18"/>
                <w:szCs w:val="18"/>
              </w:rPr>
            </w:pPr>
            <w:proofErr w:type="spellStart"/>
            <w:r w:rsidRPr="00E45822">
              <w:rPr>
                <w:rFonts w:ascii="Trebuchet MS" w:hAnsi="Trebuchet MS" w:cs="Trebuchet MS"/>
                <w:sz w:val="18"/>
                <w:szCs w:val="18"/>
              </w:rPr>
              <w:t>Noegle</w:t>
            </w:r>
            <w:r w:rsidRPr="00492FFE">
              <w:rPr>
                <w:rFonts w:ascii="Trebuchet MS" w:hAnsi="Trebuchet MS" w:cs="Trebuchet MS"/>
                <w:sz w:val="18"/>
                <w:szCs w:val="18"/>
              </w:rPr>
              <w:t>_ord</w:t>
            </w:r>
            <w:proofErr w:type="spellEnd"/>
          </w:p>
        </w:tc>
        <w:tc>
          <w:tcPr>
            <w:tcW w:w="11340" w:type="dxa"/>
            <w:shd w:val="clear" w:color="auto" w:fill="FFFFFF"/>
            <w:vAlign w:val="bottom"/>
          </w:tcPr>
          <w:p w14:paraId="08476154"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sz w:val="18"/>
                <w:szCs w:val="18"/>
              </w:rPr>
              <w:t>Snerydning, Saltning</w:t>
            </w:r>
          </w:p>
        </w:tc>
      </w:tr>
      <w:tr w:rsidR="00CB4BEB" w:rsidRPr="0051728E" w14:paraId="35AC7F3A" w14:textId="77777777" w:rsidTr="003C0924">
        <w:trPr>
          <w:trHeight w:hRule="exact" w:val="255"/>
        </w:trPr>
        <w:tc>
          <w:tcPr>
            <w:tcW w:w="2235" w:type="dxa"/>
            <w:shd w:val="clear" w:color="auto" w:fill="E0E0E0"/>
            <w:vAlign w:val="bottom"/>
          </w:tcPr>
          <w:p w14:paraId="489270E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35025610"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Linje</w:t>
            </w:r>
          </w:p>
        </w:tc>
      </w:tr>
      <w:tr w:rsidR="00CB4BEB" w:rsidRPr="0051728E" w14:paraId="4E9DBC1F" w14:textId="77777777" w:rsidTr="003C0924">
        <w:trPr>
          <w:trHeight w:hRule="exact" w:val="255"/>
        </w:trPr>
        <w:tc>
          <w:tcPr>
            <w:tcW w:w="2235" w:type="dxa"/>
            <w:shd w:val="clear" w:color="auto" w:fill="E0E0E0"/>
            <w:vAlign w:val="bottom"/>
          </w:tcPr>
          <w:p w14:paraId="35999EA0"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61672FB2" w14:textId="77777777" w:rsidR="00CB4BEB" w:rsidRPr="00FE3FC3" w:rsidRDefault="00CB4BEB" w:rsidP="003C0924">
            <w:pPr>
              <w:rPr>
                <w:rFonts w:ascii="Trebuchet MS" w:hAnsi="Trebuchet MS" w:cs="Trebuchet MS"/>
                <w:sz w:val="18"/>
                <w:szCs w:val="18"/>
              </w:rPr>
            </w:pPr>
          </w:p>
        </w:tc>
      </w:tr>
      <w:tr w:rsidR="00CB4BEB" w:rsidRPr="00186E64" w14:paraId="0439C0CD" w14:textId="77777777" w:rsidTr="003C0924">
        <w:trPr>
          <w:trHeight w:hRule="exact" w:val="255"/>
        </w:trPr>
        <w:tc>
          <w:tcPr>
            <w:tcW w:w="2235" w:type="dxa"/>
            <w:shd w:val="clear" w:color="auto" w:fill="E0E0E0"/>
            <w:vAlign w:val="bottom"/>
          </w:tcPr>
          <w:p w14:paraId="1446BFCA" w14:textId="77777777" w:rsidR="00CB4BEB" w:rsidRPr="00C60C42" w:rsidRDefault="00CB4BEB" w:rsidP="003C0924">
            <w:pPr>
              <w:rPr>
                <w:rFonts w:ascii="Trebuchet MS" w:hAnsi="Trebuchet MS" w:cs="Trebuchet MS"/>
                <w:sz w:val="18"/>
                <w:szCs w:val="18"/>
              </w:rPr>
            </w:pPr>
            <w:proofErr w:type="spellStart"/>
            <w:r w:rsidRPr="00C60C42">
              <w:rPr>
                <w:rFonts w:ascii="Trebuchet MS" w:hAnsi="Trebuchet MS" w:cs="Trebuchet MS"/>
                <w:sz w:val="18"/>
                <w:szCs w:val="18"/>
              </w:rPr>
              <w:t>KLE_koder</w:t>
            </w:r>
            <w:proofErr w:type="spellEnd"/>
          </w:p>
        </w:tc>
        <w:tc>
          <w:tcPr>
            <w:tcW w:w="11340" w:type="dxa"/>
            <w:shd w:val="clear" w:color="auto" w:fill="FFFFFF"/>
            <w:vAlign w:val="bottom"/>
          </w:tcPr>
          <w:p w14:paraId="793869A4" w14:textId="77777777" w:rsidR="00CB4BEB" w:rsidRPr="00C60C42" w:rsidRDefault="00CB4BEB" w:rsidP="003C0924">
            <w:pPr>
              <w:rPr>
                <w:rFonts w:ascii="Trebuchet MS" w:hAnsi="Trebuchet MS" w:cs="Trebuchet MS"/>
                <w:sz w:val="18"/>
                <w:szCs w:val="18"/>
              </w:rPr>
            </w:pPr>
            <w:r w:rsidRPr="00372CA8">
              <w:rPr>
                <w:rFonts w:ascii="Trebuchet MS" w:hAnsi="Trebuchet MS" w:cs="Trebuchet MS"/>
                <w:sz w:val="18"/>
                <w:szCs w:val="18"/>
              </w:rPr>
              <w:t>05.07.02</w:t>
            </w:r>
          </w:p>
        </w:tc>
      </w:tr>
    </w:tbl>
    <w:p w14:paraId="36A634A4" w14:textId="77777777" w:rsidR="00CB4BEB" w:rsidRPr="00A32757" w:rsidRDefault="00CB4BEB" w:rsidP="00CB4BEB">
      <w:pPr>
        <w:pStyle w:val="Overskrift6"/>
      </w:pPr>
      <w:r>
        <w:t>5.7.1.2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7"/>
        <w:gridCol w:w="8959"/>
      </w:tblGrid>
      <w:tr w:rsidR="00CB4BEB" w:rsidRPr="0051728E" w14:paraId="559F46DE" w14:textId="77777777" w:rsidTr="003C0924">
        <w:trPr>
          <w:trHeight w:hRule="exact" w:val="255"/>
        </w:trPr>
        <w:tc>
          <w:tcPr>
            <w:tcW w:w="4503" w:type="dxa"/>
            <w:shd w:val="clear" w:color="auto" w:fill="D9D9D9"/>
            <w:vAlign w:val="bottom"/>
          </w:tcPr>
          <w:p w14:paraId="213E4BF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6DF470F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4468D4E5" w14:textId="77777777" w:rsidTr="003C0924">
        <w:trPr>
          <w:trHeight w:hRule="exact" w:val="255"/>
        </w:trPr>
        <w:tc>
          <w:tcPr>
            <w:tcW w:w="4503" w:type="dxa"/>
            <w:shd w:val="clear" w:color="auto" w:fill="E0E0E0"/>
            <w:vAlign w:val="bottom"/>
          </w:tcPr>
          <w:p w14:paraId="5A6E8BE3"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center"/>
          </w:tcPr>
          <w:p w14:paraId="5DF96A1D" w14:textId="77777777" w:rsidR="00CB4BEB" w:rsidRPr="00024C60" w:rsidRDefault="00CB4BEB" w:rsidP="003C0924">
            <w:pPr>
              <w:rPr>
                <w:rFonts w:ascii="Trebuchet MS" w:hAnsi="Trebuchet MS" w:cs="Trebuchet MS"/>
                <w:sz w:val="18"/>
                <w:szCs w:val="18"/>
              </w:rPr>
            </w:pPr>
            <w:proofErr w:type="spellStart"/>
            <w:r w:rsidRPr="00372CA8">
              <w:rPr>
                <w:rFonts w:ascii="Trebuchet MS" w:hAnsi="Trebuchet MS" w:cs="Trebuchet MS"/>
                <w:sz w:val="18"/>
                <w:szCs w:val="18"/>
              </w:rPr>
              <w:t>GeoDanmark</w:t>
            </w:r>
            <w:proofErr w:type="spellEnd"/>
            <w:r>
              <w:rPr>
                <w:rFonts w:ascii="Trebuchet MS" w:hAnsi="Trebuchet MS" w:cs="Trebuchet MS"/>
                <w:sz w:val="18"/>
                <w:szCs w:val="18"/>
              </w:rPr>
              <w:t xml:space="preserve">-vejmidte geometrien benyttes eller tilsvarende tema fra f.eks. </w:t>
            </w:r>
            <w:proofErr w:type="spellStart"/>
            <w:r>
              <w:rPr>
                <w:rFonts w:ascii="Trebuchet MS" w:hAnsi="Trebuchet MS" w:cs="Trebuchet MS"/>
                <w:sz w:val="18"/>
                <w:szCs w:val="18"/>
              </w:rPr>
              <w:t>Vejman</w:t>
            </w:r>
            <w:proofErr w:type="spellEnd"/>
            <w:r>
              <w:rPr>
                <w:rFonts w:ascii="Trebuchet MS" w:hAnsi="Trebuchet MS" w:cs="Trebuchet MS"/>
                <w:sz w:val="18"/>
                <w:szCs w:val="18"/>
              </w:rPr>
              <w:t xml:space="preserve"> eller ROSY.</w:t>
            </w:r>
          </w:p>
        </w:tc>
      </w:tr>
      <w:tr w:rsidR="00CB4BEB" w:rsidRPr="0051728E" w14:paraId="3BA3B97A" w14:textId="77777777" w:rsidTr="001C4DDA">
        <w:trPr>
          <w:trHeight w:hRule="exact" w:val="1079"/>
        </w:trPr>
        <w:tc>
          <w:tcPr>
            <w:tcW w:w="4503" w:type="dxa"/>
            <w:shd w:val="clear" w:color="auto" w:fill="E0E0E0"/>
            <w:vAlign w:val="center"/>
          </w:tcPr>
          <w:p w14:paraId="04BC206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lastRenderedPageBreak/>
              <w:t>Klassificering/opdeling</w:t>
            </w:r>
          </w:p>
        </w:tc>
        <w:tc>
          <w:tcPr>
            <w:tcW w:w="9072" w:type="dxa"/>
            <w:shd w:val="clear" w:color="auto" w:fill="FFFFFF"/>
            <w:vAlign w:val="bottom"/>
          </w:tcPr>
          <w:p w14:paraId="403490CC"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efter frekvens for forventet snerydning i f.eks. 6 typer og hvilken færdselstype der ryddes på. Der er mulighed for at anvende simplificeret opdeling.</w:t>
            </w:r>
            <w:r>
              <w:rPr>
                <w:rFonts w:ascii="Trebuchet MS" w:hAnsi="Trebuchet MS" w:cs="Trebuchet MS"/>
                <w:sz w:val="18"/>
                <w:szCs w:val="18"/>
              </w:rPr>
              <w:br/>
              <w:t>En eventuel simplificering fremgår af tabel 5.7.1.3.1.1, som udfyldes af hver kommune afhængig af eget system og opdeling.</w:t>
            </w:r>
          </w:p>
        </w:tc>
      </w:tr>
      <w:tr w:rsidR="00CB4BEB" w:rsidRPr="0051728E" w14:paraId="4BA868A8" w14:textId="77777777" w:rsidTr="003C0924">
        <w:trPr>
          <w:trHeight w:hRule="exact" w:val="255"/>
        </w:trPr>
        <w:tc>
          <w:tcPr>
            <w:tcW w:w="4503" w:type="dxa"/>
            <w:shd w:val="clear" w:color="auto" w:fill="E0E0E0"/>
            <w:vAlign w:val="bottom"/>
          </w:tcPr>
          <w:p w14:paraId="130F4F3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4D5EDF4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Se </w:t>
            </w:r>
            <w:proofErr w:type="spellStart"/>
            <w:r w:rsidRPr="001C4DDA">
              <w:rPr>
                <w:rFonts w:ascii="Trebuchet MS" w:hAnsi="Trebuchet MS" w:cs="Trebuchet MS"/>
                <w:sz w:val="18"/>
                <w:szCs w:val="18"/>
              </w:rPr>
              <w:t>GeoDanmark</w:t>
            </w:r>
            <w:proofErr w:type="spellEnd"/>
            <w:r>
              <w:rPr>
                <w:rFonts w:ascii="Trebuchet MS" w:hAnsi="Trebuchet MS" w:cs="Trebuchet MS"/>
                <w:sz w:val="18"/>
                <w:szCs w:val="18"/>
              </w:rPr>
              <w:t>-specifikationen.</w:t>
            </w:r>
          </w:p>
        </w:tc>
      </w:tr>
      <w:tr w:rsidR="00CB4BEB" w:rsidRPr="0051728E" w14:paraId="73180DE0" w14:textId="77777777" w:rsidTr="003C0924">
        <w:trPr>
          <w:trHeight w:hRule="exact" w:val="255"/>
        </w:trPr>
        <w:tc>
          <w:tcPr>
            <w:tcW w:w="4503" w:type="dxa"/>
            <w:shd w:val="clear" w:color="auto" w:fill="E0E0E0"/>
            <w:vAlign w:val="bottom"/>
          </w:tcPr>
          <w:p w14:paraId="16C3C1E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6EF2C90E" w14:textId="77777777" w:rsidR="00CB4BEB" w:rsidRPr="00D05007" w:rsidRDefault="00CB4BEB" w:rsidP="003C0924">
            <w:pPr>
              <w:rPr>
                <w:rFonts w:ascii="Trebuchet MS" w:hAnsi="Trebuchet MS" w:cs="Trebuchet MS"/>
                <w:sz w:val="18"/>
                <w:szCs w:val="18"/>
              </w:rPr>
            </w:pPr>
            <w:r>
              <w:rPr>
                <w:rFonts w:ascii="Trebuchet MS" w:hAnsi="Trebuchet MS" w:cs="Trebuchet MS"/>
                <w:sz w:val="18"/>
                <w:szCs w:val="18"/>
              </w:rPr>
              <w:t xml:space="preserve">Se </w:t>
            </w:r>
            <w:proofErr w:type="spellStart"/>
            <w:r w:rsidRPr="001C4DDA">
              <w:rPr>
                <w:rFonts w:ascii="Trebuchet MS" w:hAnsi="Trebuchet MS" w:cs="Trebuchet MS"/>
                <w:sz w:val="18"/>
                <w:szCs w:val="18"/>
              </w:rPr>
              <w:t>GeoDanmark</w:t>
            </w:r>
            <w:proofErr w:type="spellEnd"/>
            <w:r>
              <w:rPr>
                <w:rFonts w:ascii="Trebuchet MS" w:hAnsi="Trebuchet MS" w:cs="Trebuchet MS"/>
                <w:sz w:val="18"/>
                <w:szCs w:val="18"/>
              </w:rPr>
              <w:t>-specifikationen.</w:t>
            </w:r>
          </w:p>
        </w:tc>
      </w:tr>
      <w:tr w:rsidR="00CB4BEB" w:rsidRPr="0051728E" w14:paraId="0A07E697" w14:textId="77777777" w:rsidTr="003C0924">
        <w:trPr>
          <w:trHeight w:hRule="exact" w:val="255"/>
        </w:trPr>
        <w:tc>
          <w:tcPr>
            <w:tcW w:w="4503" w:type="dxa"/>
            <w:shd w:val="clear" w:color="auto" w:fill="E0E0E0"/>
            <w:vAlign w:val="bottom"/>
          </w:tcPr>
          <w:p w14:paraId="7CD94AE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371A60FF" w14:textId="77777777" w:rsidR="00CB4BEB" w:rsidRPr="00D05007" w:rsidRDefault="00CB4BEB" w:rsidP="003C0924">
            <w:pPr>
              <w:rPr>
                <w:rFonts w:ascii="Trebuchet MS" w:hAnsi="Trebuchet MS" w:cs="Trebuchet MS"/>
                <w:sz w:val="18"/>
                <w:szCs w:val="18"/>
              </w:rPr>
            </w:pPr>
            <w:r>
              <w:rPr>
                <w:rFonts w:ascii="Trebuchet MS" w:hAnsi="Trebuchet MS" w:cs="Trebuchet MS"/>
                <w:sz w:val="18"/>
                <w:szCs w:val="18"/>
              </w:rPr>
              <w:t xml:space="preserve">Se </w:t>
            </w:r>
            <w:proofErr w:type="spellStart"/>
            <w:r w:rsidRPr="001C4DDA">
              <w:rPr>
                <w:rFonts w:ascii="Trebuchet MS" w:hAnsi="Trebuchet MS" w:cs="Trebuchet MS"/>
                <w:sz w:val="18"/>
                <w:szCs w:val="18"/>
              </w:rPr>
              <w:t>GeoDanmark</w:t>
            </w:r>
            <w:proofErr w:type="spellEnd"/>
            <w:r>
              <w:rPr>
                <w:rFonts w:ascii="Trebuchet MS" w:hAnsi="Trebuchet MS" w:cs="Trebuchet MS"/>
                <w:sz w:val="18"/>
                <w:szCs w:val="18"/>
              </w:rPr>
              <w:t>-specifikationen.</w:t>
            </w:r>
          </w:p>
        </w:tc>
      </w:tr>
      <w:tr w:rsidR="00CB4BEB" w:rsidRPr="0051728E" w14:paraId="7568E34A" w14:textId="77777777" w:rsidTr="003C0924">
        <w:trPr>
          <w:trHeight w:hRule="exact" w:val="255"/>
        </w:trPr>
        <w:tc>
          <w:tcPr>
            <w:tcW w:w="4503" w:type="dxa"/>
            <w:shd w:val="clear" w:color="auto" w:fill="E0E0E0"/>
            <w:vAlign w:val="bottom"/>
          </w:tcPr>
          <w:p w14:paraId="6C25DB1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0351D519" w14:textId="77777777" w:rsidR="00CB4BEB" w:rsidRPr="00D05007" w:rsidRDefault="00CB4BEB" w:rsidP="003C0924">
            <w:pPr>
              <w:rPr>
                <w:rFonts w:ascii="Trebuchet MS" w:hAnsi="Trebuchet MS" w:cs="Trebuchet MS"/>
                <w:sz w:val="18"/>
                <w:szCs w:val="18"/>
              </w:rPr>
            </w:pPr>
            <w:r>
              <w:rPr>
                <w:rFonts w:ascii="Trebuchet MS" w:hAnsi="Trebuchet MS" w:cs="Trebuchet MS"/>
                <w:sz w:val="18"/>
                <w:szCs w:val="18"/>
              </w:rPr>
              <w:t xml:space="preserve">Se </w:t>
            </w:r>
            <w:proofErr w:type="spellStart"/>
            <w:r w:rsidRPr="001C4DDA">
              <w:rPr>
                <w:rFonts w:ascii="Trebuchet MS" w:hAnsi="Trebuchet MS" w:cs="Trebuchet MS"/>
                <w:sz w:val="18"/>
                <w:szCs w:val="18"/>
              </w:rPr>
              <w:t>GeoDanmark</w:t>
            </w:r>
            <w:proofErr w:type="spellEnd"/>
            <w:r>
              <w:rPr>
                <w:rFonts w:ascii="Trebuchet MS" w:hAnsi="Trebuchet MS" w:cs="Trebuchet MS"/>
                <w:sz w:val="18"/>
                <w:szCs w:val="18"/>
              </w:rPr>
              <w:t>-specifikationen.</w:t>
            </w:r>
          </w:p>
        </w:tc>
      </w:tr>
    </w:tbl>
    <w:p w14:paraId="53E48B77" w14:textId="77777777" w:rsidR="00CB4BEB" w:rsidRPr="00A32757" w:rsidRDefault="00CB4BEB" w:rsidP="00CB4BEB">
      <w:pPr>
        <w:pStyle w:val="Overskrift6"/>
      </w:pPr>
      <w:r>
        <w:t>5.7.1.3 Kodelister</w:t>
      </w:r>
    </w:p>
    <w:p w14:paraId="01C72F46" w14:textId="77777777" w:rsidR="00CB4BEB" w:rsidRPr="00DF11C9" w:rsidRDefault="00CB4BEB" w:rsidP="00CB4BEB">
      <w:pPr>
        <w:autoSpaceDE w:val="0"/>
        <w:autoSpaceDN w:val="0"/>
        <w:adjustRightInd w:val="0"/>
        <w:rPr>
          <w:rFonts w:ascii="Trebuchet MS" w:hAnsi="Trebuchet MS" w:cs="Trebuchet MS"/>
          <w:sz w:val="19"/>
          <w:szCs w:val="19"/>
        </w:rPr>
      </w:pPr>
      <w:r w:rsidRPr="00DF11C9">
        <w:rPr>
          <w:rFonts w:ascii="Trebuchet MS" w:hAnsi="Trebuchet MS" w:cs="Trebuchet MS"/>
          <w:sz w:val="19"/>
          <w:szCs w:val="19"/>
        </w:rPr>
        <w:t>Kodelisterne fungerer som oversættelser mellem anvendte kodeværdier og de matchende forklarende tekster.</w:t>
      </w:r>
    </w:p>
    <w:p w14:paraId="516D3824" w14:textId="77777777" w:rsidR="00CB4BEB" w:rsidRPr="001134B3" w:rsidRDefault="00CB4BEB" w:rsidP="00CB4BEB">
      <w:pPr>
        <w:pStyle w:val="Overskrift7"/>
        <w:rPr>
          <w:b/>
          <w:color w:val="FF0000"/>
        </w:rPr>
      </w:pPr>
      <w:r>
        <w:t>5.7.1.3.1   5600 Rute</w:t>
      </w:r>
      <w:r w:rsidRPr="00CC386E">
        <w:rPr>
          <w:rStyle w:val="TypografiOverskrift4BrugerdefineretfarveRGB0Tegn"/>
        </w:rPr>
        <w:t xml:space="preserve"> </w:t>
      </w:r>
      <w:r>
        <w:t>(</w:t>
      </w:r>
      <w:r w:rsidRPr="004D056C">
        <w:t>d_5600_rute</w:t>
      </w:r>
      <w:r>
        <w:t>)</w:t>
      </w:r>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8"/>
        <w:gridCol w:w="1415"/>
        <w:gridCol w:w="1418"/>
        <w:gridCol w:w="9654"/>
      </w:tblGrid>
      <w:tr w:rsidR="00CB4BEB" w:rsidRPr="0051728E" w14:paraId="1ADF643A" w14:textId="77777777" w:rsidTr="003C0924">
        <w:trPr>
          <w:trHeight w:hRule="exact" w:val="255"/>
        </w:trPr>
        <w:tc>
          <w:tcPr>
            <w:tcW w:w="0" w:type="auto"/>
            <w:tcBorders>
              <w:bottom w:val="single" w:sz="4" w:space="0" w:color="auto"/>
            </w:tcBorders>
            <w:shd w:val="clear" w:color="auto" w:fill="D9D9D9"/>
            <w:vAlign w:val="bottom"/>
          </w:tcPr>
          <w:p w14:paraId="660FA142" w14:textId="77777777" w:rsidR="00CB4BEB" w:rsidRPr="0051728E" w:rsidRDefault="00CB4BEB" w:rsidP="003C0924">
            <w:pPr>
              <w:rPr>
                <w:rFonts w:ascii="Trebuchet MS" w:hAnsi="Trebuchet MS" w:cs="Trebuchet MS"/>
                <w:b/>
                <w:bCs/>
                <w:sz w:val="18"/>
                <w:szCs w:val="18"/>
              </w:rPr>
            </w:pPr>
            <w:proofErr w:type="spellStart"/>
            <w:r>
              <w:rPr>
                <w:rFonts w:ascii="Trebuchet MS" w:hAnsi="Trebuchet MS" w:cs="Trebuchet MS"/>
                <w:b/>
                <w:bCs/>
                <w:sz w:val="18"/>
                <w:szCs w:val="18"/>
              </w:rPr>
              <w:t>rute_k</w:t>
            </w:r>
            <w:proofErr w:type="spellEnd"/>
          </w:p>
        </w:tc>
        <w:tc>
          <w:tcPr>
            <w:tcW w:w="1415" w:type="dxa"/>
            <w:tcBorders>
              <w:bottom w:val="single" w:sz="4" w:space="0" w:color="auto"/>
            </w:tcBorders>
            <w:shd w:val="clear" w:color="auto" w:fill="D9D9D9"/>
            <w:vAlign w:val="bottom"/>
          </w:tcPr>
          <w:p w14:paraId="00AA4C34"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rute</w:t>
            </w:r>
          </w:p>
        </w:tc>
        <w:tc>
          <w:tcPr>
            <w:tcW w:w="1418" w:type="dxa"/>
            <w:tcBorders>
              <w:bottom w:val="single" w:sz="4" w:space="0" w:color="auto"/>
            </w:tcBorders>
            <w:shd w:val="clear" w:color="auto" w:fill="D9D9D9"/>
            <w:vAlign w:val="bottom"/>
          </w:tcPr>
          <w:p w14:paraId="203A1799"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9654" w:type="dxa"/>
            <w:tcBorders>
              <w:bottom w:val="single" w:sz="4" w:space="0" w:color="auto"/>
            </w:tcBorders>
            <w:shd w:val="clear" w:color="auto" w:fill="D9D9D9"/>
            <w:vAlign w:val="bottom"/>
          </w:tcPr>
          <w:p w14:paraId="6FA7FE9B"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3D34E4C9"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714D420" w14:textId="77777777" w:rsidR="00CB4BEB" w:rsidRPr="00CE6370" w:rsidRDefault="00CB4BEB" w:rsidP="003C0924">
            <w:pPr>
              <w:jc w:val="center"/>
              <w:rPr>
                <w:rFonts w:ascii="Trebuchet MS" w:hAnsi="Trebuchet MS"/>
                <w:sz w:val="18"/>
                <w:szCs w:val="18"/>
              </w:rPr>
            </w:pPr>
            <w:r>
              <w:rPr>
                <w:rFonts w:ascii="Trebuchet MS" w:hAnsi="Trebuchet MS"/>
                <w:sz w:val="18"/>
                <w:szCs w:val="18"/>
              </w:rPr>
              <w:t>1</w:t>
            </w:r>
          </w:p>
        </w:tc>
        <w:tc>
          <w:tcPr>
            <w:tcW w:w="1415" w:type="dxa"/>
            <w:tcBorders>
              <w:top w:val="single" w:sz="4" w:space="0" w:color="auto"/>
              <w:left w:val="single" w:sz="4" w:space="0" w:color="auto"/>
              <w:bottom w:val="single" w:sz="4" w:space="0" w:color="auto"/>
            </w:tcBorders>
            <w:shd w:val="clear" w:color="auto" w:fill="FFFFFF"/>
            <w:vAlign w:val="bottom"/>
          </w:tcPr>
          <w:p w14:paraId="451A74F0" w14:textId="77777777" w:rsidR="00CB4BEB" w:rsidRDefault="00CB4BEB" w:rsidP="003C0924">
            <w:pPr>
              <w:rPr>
                <w:sz w:val="16"/>
                <w:szCs w:val="16"/>
              </w:rPr>
            </w:pPr>
            <w:r>
              <w:rPr>
                <w:rFonts w:ascii="Trebuchet MS" w:hAnsi="Trebuchet MS" w:cs="Trebuchet MS"/>
                <w:sz w:val="18"/>
                <w:szCs w:val="18"/>
              </w:rPr>
              <w:t xml:space="preserve">Klasse I rute              </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305069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654" w:type="dxa"/>
            <w:tcBorders>
              <w:top w:val="single" w:sz="4" w:space="0" w:color="auto"/>
              <w:left w:val="single" w:sz="4" w:space="0" w:color="auto"/>
              <w:bottom w:val="single" w:sz="4" w:space="0" w:color="auto"/>
            </w:tcBorders>
            <w:shd w:val="clear" w:color="auto" w:fill="FFFFFF"/>
            <w:vAlign w:val="bottom"/>
          </w:tcPr>
          <w:p w14:paraId="12D980F5"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Veje som har afgørende betydning for fjerntrafikken.</w:t>
            </w:r>
          </w:p>
        </w:tc>
      </w:tr>
      <w:tr w:rsidR="00CB4BEB" w:rsidRPr="0051728E" w14:paraId="7FC9800F"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139CC2F" w14:textId="77777777" w:rsidR="00CB4BEB" w:rsidRPr="00CE6370" w:rsidRDefault="00CB4BEB" w:rsidP="003C0924">
            <w:pPr>
              <w:jc w:val="center"/>
              <w:rPr>
                <w:rFonts w:ascii="Trebuchet MS" w:hAnsi="Trebuchet MS"/>
                <w:sz w:val="18"/>
                <w:szCs w:val="18"/>
              </w:rPr>
            </w:pPr>
            <w:r>
              <w:rPr>
                <w:rFonts w:ascii="Trebuchet MS" w:hAnsi="Trebuchet MS"/>
                <w:sz w:val="18"/>
                <w:szCs w:val="18"/>
              </w:rPr>
              <w:t>2</w:t>
            </w:r>
          </w:p>
        </w:tc>
        <w:tc>
          <w:tcPr>
            <w:tcW w:w="1415" w:type="dxa"/>
            <w:tcBorders>
              <w:top w:val="single" w:sz="4" w:space="0" w:color="auto"/>
              <w:left w:val="single" w:sz="4" w:space="0" w:color="auto"/>
              <w:bottom w:val="single" w:sz="4" w:space="0" w:color="auto"/>
            </w:tcBorders>
            <w:shd w:val="clear" w:color="auto" w:fill="FFFFFF"/>
            <w:vAlign w:val="bottom"/>
          </w:tcPr>
          <w:p w14:paraId="115B06C3" w14:textId="77777777" w:rsidR="00CB4BEB" w:rsidRDefault="00CB4BEB" w:rsidP="003C0924">
            <w:pPr>
              <w:rPr>
                <w:sz w:val="16"/>
                <w:szCs w:val="16"/>
              </w:rPr>
            </w:pPr>
            <w:r>
              <w:rPr>
                <w:rFonts w:ascii="Trebuchet MS" w:hAnsi="Trebuchet MS" w:cs="Trebuchet MS"/>
                <w:sz w:val="18"/>
                <w:szCs w:val="18"/>
              </w:rPr>
              <w:t>Klasse II rute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C1F189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654" w:type="dxa"/>
            <w:tcBorders>
              <w:top w:val="single" w:sz="4" w:space="0" w:color="auto"/>
              <w:left w:val="single" w:sz="4" w:space="0" w:color="auto"/>
              <w:bottom w:val="single" w:sz="4" w:space="0" w:color="auto"/>
            </w:tcBorders>
            <w:shd w:val="clear" w:color="auto" w:fill="FFFFFF"/>
            <w:vAlign w:val="bottom"/>
          </w:tcPr>
          <w:p w14:paraId="7FFF4A12"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Veje som har betydning for fjerntrafikken og/eller afgørende betydning for afvikling af den gennemkørende trafik.</w:t>
            </w:r>
          </w:p>
        </w:tc>
      </w:tr>
      <w:tr w:rsidR="00CB4BEB" w:rsidRPr="0051728E" w14:paraId="754DA02F"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7042B276" w14:textId="77777777" w:rsidR="00CB4BEB" w:rsidRDefault="00CB4BEB" w:rsidP="003C0924">
            <w:pPr>
              <w:jc w:val="center"/>
              <w:rPr>
                <w:rFonts w:ascii="Trebuchet MS" w:hAnsi="Trebuchet MS"/>
                <w:sz w:val="18"/>
                <w:szCs w:val="18"/>
              </w:rPr>
            </w:pPr>
            <w:r>
              <w:rPr>
                <w:rFonts w:ascii="Trebuchet MS" w:hAnsi="Trebuchet MS"/>
                <w:sz w:val="18"/>
                <w:szCs w:val="18"/>
              </w:rPr>
              <w:t>3</w:t>
            </w:r>
          </w:p>
        </w:tc>
        <w:tc>
          <w:tcPr>
            <w:tcW w:w="1415" w:type="dxa"/>
            <w:tcBorders>
              <w:top w:val="single" w:sz="4" w:space="0" w:color="auto"/>
              <w:left w:val="single" w:sz="4" w:space="0" w:color="auto"/>
              <w:bottom w:val="single" w:sz="4" w:space="0" w:color="auto"/>
            </w:tcBorders>
            <w:shd w:val="clear" w:color="auto" w:fill="FFFFFF"/>
            <w:vAlign w:val="center"/>
          </w:tcPr>
          <w:p w14:paraId="49C5522D" w14:textId="77777777" w:rsidR="00CB4BEB" w:rsidRDefault="00CB4BEB" w:rsidP="003C0924">
            <w:pPr>
              <w:rPr>
                <w:rFonts w:ascii="Trebuchet MS" w:hAnsi="Trebuchet MS" w:cs="Trebuchet MS"/>
                <w:sz w:val="18"/>
                <w:szCs w:val="18"/>
              </w:rPr>
            </w:pPr>
            <w:r>
              <w:rPr>
                <w:rFonts w:ascii="Trebuchet MS" w:hAnsi="Trebuchet MS" w:cs="Trebuchet MS"/>
                <w:sz w:val="18"/>
                <w:szCs w:val="18"/>
              </w:rPr>
              <w:t>Klasse III rute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31EE652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654" w:type="dxa"/>
            <w:tcBorders>
              <w:top w:val="single" w:sz="4" w:space="0" w:color="auto"/>
              <w:left w:val="single" w:sz="4" w:space="0" w:color="auto"/>
              <w:bottom w:val="single" w:sz="4" w:space="0" w:color="auto"/>
            </w:tcBorders>
            <w:shd w:val="clear" w:color="auto" w:fill="FFFFFF"/>
            <w:vAlign w:val="bottom"/>
          </w:tcPr>
          <w:p w14:paraId="21AC97F0" w14:textId="77777777" w:rsidR="00CB4BEB" w:rsidRDefault="00CB4BEB" w:rsidP="003C0924">
            <w:pPr>
              <w:rPr>
                <w:rFonts w:ascii="Trebuchet MS" w:hAnsi="Trebuchet MS" w:cs="Trebuchet MS"/>
                <w:sz w:val="18"/>
                <w:szCs w:val="18"/>
              </w:rPr>
            </w:pPr>
            <w:r>
              <w:rPr>
                <w:rFonts w:ascii="Trebuchet MS" w:hAnsi="Trebuchet MS" w:cs="Trebuchet MS"/>
                <w:sz w:val="18"/>
                <w:szCs w:val="18"/>
              </w:rPr>
              <w:t>Veje som har betydning for afvikling af den gennemkørende og/eller kollektive trafik, eller afgørende betydning for afvikling af den lokale nærtrafik.</w:t>
            </w:r>
          </w:p>
        </w:tc>
      </w:tr>
      <w:tr w:rsidR="00CB4BEB" w:rsidRPr="0051728E" w14:paraId="053E1045"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E072EA6" w14:textId="77777777" w:rsidR="00CB4BEB" w:rsidRDefault="00CB4BEB" w:rsidP="003C0924">
            <w:pPr>
              <w:jc w:val="center"/>
              <w:rPr>
                <w:rFonts w:ascii="Trebuchet MS" w:hAnsi="Trebuchet MS"/>
                <w:sz w:val="18"/>
                <w:szCs w:val="18"/>
              </w:rPr>
            </w:pPr>
            <w:r>
              <w:rPr>
                <w:rFonts w:ascii="Trebuchet MS" w:hAnsi="Trebuchet MS"/>
                <w:sz w:val="18"/>
                <w:szCs w:val="18"/>
              </w:rPr>
              <w:t>4</w:t>
            </w:r>
          </w:p>
        </w:tc>
        <w:tc>
          <w:tcPr>
            <w:tcW w:w="1415" w:type="dxa"/>
            <w:tcBorders>
              <w:top w:val="single" w:sz="4" w:space="0" w:color="auto"/>
              <w:left w:val="single" w:sz="4" w:space="0" w:color="auto"/>
              <w:bottom w:val="single" w:sz="4" w:space="0" w:color="auto"/>
            </w:tcBorders>
            <w:shd w:val="clear" w:color="auto" w:fill="FFFFFF"/>
            <w:vAlign w:val="bottom"/>
          </w:tcPr>
          <w:p w14:paraId="34956EA5" w14:textId="77777777" w:rsidR="00CB4BEB" w:rsidRDefault="00CB4BEB" w:rsidP="003C0924">
            <w:pPr>
              <w:rPr>
                <w:rFonts w:ascii="Trebuchet MS" w:hAnsi="Trebuchet MS" w:cs="Trebuchet MS"/>
                <w:sz w:val="18"/>
                <w:szCs w:val="18"/>
              </w:rPr>
            </w:pPr>
            <w:r>
              <w:rPr>
                <w:rFonts w:ascii="Trebuchet MS" w:hAnsi="Trebuchet MS" w:cs="Trebuchet MS"/>
                <w:sz w:val="18"/>
                <w:szCs w:val="18"/>
              </w:rPr>
              <w:t>Klasse IV rute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3C28FB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654" w:type="dxa"/>
            <w:tcBorders>
              <w:top w:val="single" w:sz="4" w:space="0" w:color="auto"/>
              <w:left w:val="single" w:sz="4" w:space="0" w:color="auto"/>
              <w:bottom w:val="single" w:sz="4" w:space="0" w:color="auto"/>
            </w:tcBorders>
            <w:shd w:val="clear" w:color="auto" w:fill="FFFFFF"/>
            <w:vAlign w:val="bottom"/>
          </w:tcPr>
          <w:p w14:paraId="3A0FA51D" w14:textId="77777777" w:rsidR="00CB4BEB" w:rsidRDefault="00CB4BEB" w:rsidP="003C0924">
            <w:pPr>
              <w:rPr>
                <w:rFonts w:ascii="Trebuchet MS" w:hAnsi="Trebuchet MS" w:cs="Trebuchet MS"/>
                <w:sz w:val="18"/>
                <w:szCs w:val="18"/>
              </w:rPr>
            </w:pPr>
            <w:r>
              <w:rPr>
                <w:rFonts w:ascii="Trebuchet MS" w:hAnsi="Trebuchet MS" w:cs="Trebuchet MS"/>
                <w:sz w:val="18"/>
                <w:szCs w:val="18"/>
              </w:rPr>
              <w:t>Veje som har betydning for afvikling af den lokale nærtrafik.</w:t>
            </w:r>
          </w:p>
        </w:tc>
      </w:tr>
      <w:tr w:rsidR="00CB4BEB" w:rsidRPr="0051728E" w14:paraId="27408FBD"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902EC87" w14:textId="77777777" w:rsidR="00CB4BEB" w:rsidRDefault="00CB4BEB" w:rsidP="003C0924">
            <w:pPr>
              <w:jc w:val="center"/>
              <w:rPr>
                <w:rFonts w:ascii="Trebuchet MS" w:hAnsi="Trebuchet MS"/>
                <w:sz w:val="18"/>
                <w:szCs w:val="18"/>
              </w:rPr>
            </w:pPr>
            <w:r>
              <w:rPr>
                <w:rFonts w:ascii="Trebuchet MS" w:hAnsi="Trebuchet MS"/>
                <w:sz w:val="18"/>
                <w:szCs w:val="18"/>
              </w:rPr>
              <w:t>5</w:t>
            </w:r>
          </w:p>
        </w:tc>
        <w:tc>
          <w:tcPr>
            <w:tcW w:w="1415" w:type="dxa"/>
            <w:tcBorders>
              <w:top w:val="single" w:sz="4" w:space="0" w:color="auto"/>
              <w:left w:val="single" w:sz="4" w:space="0" w:color="auto"/>
              <w:bottom w:val="single" w:sz="4" w:space="0" w:color="auto"/>
            </w:tcBorders>
            <w:shd w:val="clear" w:color="auto" w:fill="FFFFFF"/>
            <w:vAlign w:val="bottom"/>
          </w:tcPr>
          <w:p w14:paraId="4038B921" w14:textId="77777777" w:rsidR="00CB4BEB" w:rsidRDefault="00CB4BEB" w:rsidP="003C0924">
            <w:pPr>
              <w:rPr>
                <w:rFonts w:ascii="Trebuchet MS" w:hAnsi="Trebuchet MS" w:cs="Trebuchet MS"/>
                <w:sz w:val="18"/>
                <w:szCs w:val="18"/>
              </w:rPr>
            </w:pPr>
            <w:r>
              <w:rPr>
                <w:rFonts w:ascii="Trebuchet MS" w:hAnsi="Trebuchet MS" w:cs="Trebuchet MS"/>
                <w:sz w:val="18"/>
                <w:szCs w:val="18"/>
              </w:rPr>
              <w:t>Klasse V rute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B2308C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654" w:type="dxa"/>
            <w:tcBorders>
              <w:top w:val="single" w:sz="4" w:space="0" w:color="auto"/>
              <w:left w:val="single" w:sz="4" w:space="0" w:color="auto"/>
              <w:bottom w:val="single" w:sz="4" w:space="0" w:color="auto"/>
            </w:tcBorders>
            <w:shd w:val="clear" w:color="auto" w:fill="FFFFFF"/>
            <w:vAlign w:val="bottom"/>
          </w:tcPr>
          <w:p w14:paraId="6A1448FA" w14:textId="77777777" w:rsidR="00CB4BEB" w:rsidRDefault="00CB4BEB" w:rsidP="003C0924">
            <w:pPr>
              <w:rPr>
                <w:rFonts w:ascii="Trebuchet MS" w:hAnsi="Trebuchet MS" w:cs="Trebuchet MS"/>
                <w:sz w:val="18"/>
                <w:szCs w:val="18"/>
              </w:rPr>
            </w:pPr>
            <w:r>
              <w:rPr>
                <w:rFonts w:ascii="Trebuchet MS" w:hAnsi="Trebuchet MS" w:cs="Trebuchet MS"/>
                <w:sz w:val="18"/>
                <w:szCs w:val="18"/>
              </w:rPr>
              <w:t>Veje som har mindre betydning for afvikling af trafikken.</w:t>
            </w:r>
          </w:p>
        </w:tc>
      </w:tr>
      <w:tr w:rsidR="00CB4BEB" w:rsidRPr="0051728E" w14:paraId="01D4AE8A"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2D7153B" w14:textId="77777777" w:rsidR="00CB4BEB" w:rsidRDefault="00CB4BEB" w:rsidP="003C0924">
            <w:pPr>
              <w:jc w:val="center"/>
              <w:rPr>
                <w:rFonts w:ascii="Trebuchet MS" w:hAnsi="Trebuchet MS"/>
                <w:sz w:val="18"/>
                <w:szCs w:val="18"/>
              </w:rPr>
            </w:pPr>
            <w:r>
              <w:rPr>
                <w:rFonts w:ascii="Trebuchet MS" w:hAnsi="Trebuchet MS"/>
                <w:sz w:val="18"/>
                <w:szCs w:val="18"/>
              </w:rPr>
              <w:t>6</w:t>
            </w:r>
          </w:p>
        </w:tc>
        <w:tc>
          <w:tcPr>
            <w:tcW w:w="1415" w:type="dxa"/>
            <w:tcBorders>
              <w:top w:val="single" w:sz="4" w:space="0" w:color="auto"/>
              <w:left w:val="single" w:sz="4" w:space="0" w:color="auto"/>
              <w:bottom w:val="single" w:sz="4" w:space="0" w:color="auto"/>
            </w:tcBorders>
            <w:shd w:val="clear" w:color="auto" w:fill="FFFFFF"/>
            <w:vAlign w:val="bottom"/>
          </w:tcPr>
          <w:p w14:paraId="405674E4" w14:textId="77777777" w:rsidR="00CB4BEB" w:rsidRDefault="00CB4BEB" w:rsidP="003C0924">
            <w:pPr>
              <w:rPr>
                <w:sz w:val="16"/>
                <w:szCs w:val="16"/>
              </w:rPr>
            </w:pPr>
            <w:r>
              <w:rPr>
                <w:rFonts w:ascii="Trebuchet MS" w:hAnsi="Trebuchet MS" w:cs="Trebuchet MS"/>
                <w:sz w:val="18"/>
                <w:szCs w:val="18"/>
              </w:rPr>
              <w:t>Klasse VI rute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FCF1D6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654" w:type="dxa"/>
            <w:tcBorders>
              <w:top w:val="single" w:sz="4" w:space="0" w:color="auto"/>
              <w:left w:val="single" w:sz="4" w:space="0" w:color="auto"/>
              <w:bottom w:val="single" w:sz="4" w:space="0" w:color="auto"/>
            </w:tcBorders>
            <w:shd w:val="clear" w:color="auto" w:fill="FFFFFF"/>
            <w:vAlign w:val="bottom"/>
          </w:tcPr>
          <w:p w14:paraId="57A8CD31"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Veje som betjener enkeltbruger områder og mindre boligveje.</w:t>
            </w:r>
          </w:p>
        </w:tc>
      </w:tr>
    </w:tbl>
    <w:p w14:paraId="53F4B133" w14:textId="77777777" w:rsidR="001C4DDA" w:rsidRDefault="001C4DDA" w:rsidP="00DF11C9">
      <w:bookmarkStart w:id="1365" w:name="_Toc292713348"/>
      <w:bookmarkStart w:id="1366" w:name="_Toc292865434"/>
      <w:bookmarkStart w:id="1367" w:name="_Toc63351460"/>
    </w:p>
    <w:p w14:paraId="0551125B" w14:textId="7053A52D" w:rsidR="00CB4BEB" w:rsidRDefault="00CB4BEB" w:rsidP="00CB4BEB">
      <w:pPr>
        <w:pStyle w:val="Overskrift2"/>
        <w:rPr>
          <w:kern w:val="32"/>
        </w:rPr>
      </w:pPr>
      <w:bookmarkStart w:id="1368" w:name="_Toc122436113"/>
      <w:r>
        <w:rPr>
          <w:kern w:val="32"/>
        </w:rPr>
        <w:t>5.7.</w:t>
      </w:r>
      <w:r w:rsidRPr="00066C65">
        <w:rPr>
          <w:kern w:val="32"/>
        </w:rPr>
        <w:t>2</w:t>
      </w:r>
      <w:r>
        <w:rPr>
          <w:kern w:val="32"/>
        </w:rPr>
        <w:t xml:space="preserve"> Hastighedsdæmpning</w:t>
      </w:r>
      <w:r w:rsidRPr="00066C65">
        <w:rPr>
          <w:kern w:val="32"/>
        </w:rPr>
        <w:t xml:space="preserve"> (5</w:t>
      </w:r>
      <w:r>
        <w:rPr>
          <w:kern w:val="32"/>
        </w:rPr>
        <w:t>6</w:t>
      </w:r>
      <w:r w:rsidRPr="00066C65">
        <w:rPr>
          <w:kern w:val="32"/>
        </w:rPr>
        <w:t>01)</w:t>
      </w:r>
      <w:bookmarkEnd w:id="1365"/>
      <w:bookmarkEnd w:id="1366"/>
      <w:bookmarkEnd w:id="1367"/>
      <w:bookmarkEnd w:id="1368"/>
      <w:r w:rsidRPr="004960D9">
        <w:rPr>
          <w:kern w:val="32"/>
        </w:rPr>
        <w:t xml:space="preserve"> </w:t>
      </w:r>
    </w:p>
    <w:tbl>
      <w:tblPr>
        <w:tblW w:w="14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6"/>
        <w:gridCol w:w="1256"/>
        <w:gridCol w:w="302"/>
        <w:gridCol w:w="4559"/>
        <w:gridCol w:w="1155"/>
        <w:gridCol w:w="1383"/>
        <w:gridCol w:w="1256"/>
        <w:gridCol w:w="3041"/>
      </w:tblGrid>
      <w:tr w:rsidR="00CB4BEB" w:rsidRPr="0051728E" w14:paraId="56FA916E" w14:textId="77777777" w:rsidTr="003C0924">
        <w:tc>
          <w:tcPr>
            <w:tcW w:w="1716" w:type="dxa"/>
            <w:tcBorders>
              <w:bottom w:val="single" w:sz="4" w:space="0" w:color="auto"/>
            </w:tcBorders>
            <w:shd w:val="clear" w:color="auto" w:fill="D9D9D9"/>
            <w:vAlign w:val="center"/>
          </w:tcPr>
          <w:p w14:paraId="1239D214"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256" w:type="dxa"/>
            <w:tcBorders>
              <w:bottom w:val="single" w:sz="4" w:space="0" w:color="auto"/>
            </w:tcBorders>
            <w:shd w:val="clear" w:color="auto" w:fill="D9D9D9"/>
            <w:vAlign w:val="center"/>
          </w:tcPr>
          <w:p w14:paraId="4F3CF267"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4861" w:type="dxa"/>
            <w:gridSpan w:val="2"/>
            <w:tcBorders>
              <w:bottom w:val="single" w:sz="4" w:space="0" w:color="auto"/>
            </w:tcBorders>
            <w:shd w:val="clear" w:color="auto" w:fill="D9D9D9"/>
            <w:vAlign w:val="center"/>
          </w:tcPr>
          <w:p w14:paraId="702C288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691C2F2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83" w:type="dxa"/>
            <w:tcBorders>
              <w:bottom w:val="single" w:sz="4" w:space="0" w:color="auto"/>
            </w:tcBorders>
            <w:shd w:val="clear" w:color="auto" w:fill="D9D9D9"/>
            <w:vAlign w:val="center"/>
          </w:tcPr>
          <w:p w14:paraId="79495F6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256" w:type="dxa"/>
            <w:tcBorders>
              <w:bottom w:val="single" w:sz="4" w:space="0" w:color="auto"/>
            </w:tcBorders>
            <w:shd w:val="clear" w:color="auto" w:fill="D9D9D9"/>
            <w:vAlign w:val="center"/>
          </w:tcPr>
          <w:p w14:paraId="0EDDDEC5" w14:textId="77777777" w:rsidR="00CB4BEB" w:rsidRPr="009367BB" w:rsidRDefault="00CB4BEB" w:rsidP="003C0924">
            <w:pPr>
              <w:autoSpaceDE w:val="0"/>
              <w:autoSpaceDN w:val="0"/>
              <w:adjustRightInd w:val="0"/>
              <w:rPr>
                <w:rFonts w:ascii="Trebuchet MS" w:hAnsi="Trebuchet MS" w:cs="Trebuchet MS"/>
                <w:bCs/>
                <w:sz w:val="18"/>
                <w:szCs w:val="18"/>
              </w:rPr>
            </w:pPr>
            <w:proofErr w:type="gramStart"/>
            <w:r w:rsidRPr="009367BB">
              <w:rPr>
                <w:rFonts w:ascii="Trebuchet MS" w:hAnsi="Trebuchet MS" w:cs="Trebuchet MS"/>
                <w:b/>
                <w:bCs/>
                <w:sz w:val="18"/>
                <w:szCs w:val="18"/>
              </w:rPr>
              <w:t xml:space="preserve">Obligatorisk </w:t>
            </w:r>
            <w:r>
              <w:rPr>
                <w:rFonts w:ascii="Trebuchet MS" w:hAnsi="Trebuchet MS" w:cs="Trebuchet MS"/>
                <w:b/>
                <w:bCs/>
                <w:sz w:val="18"/>
                <w:szCs w:val="18"/>
              </w:rPr>
              <w:t xml:space="preserve"> </w:t>
            </w:r>
            <w:r w:rsidRPr="009367BB">
              <w:rPr>
                <w:rFonts w:ascii="Trebuchet MS" w:hAnsi="Trebuchet MS" w:cs="Trebuchet MS"/>
                <w:b/>
                <w:bCs/>
                <w:sz w:val="18"/>
                <w:szCs w:val="18"/>
              </w:rPr>
              <w:t>/</w:t>
            </w:r>
            <w:proofErr w:type="gramEnd"/>
            <w:r>
              <w:rPr>
                <w:rFonts w:ascii="Trebuchet MS" w:hAnsi="Trebuchet MS" w:cs="Trebuchet MS"/>
                <w:b/>
                <w:bCs/>
                <w:sz w:val="18"/>
                <w:szCs w:val="18"/>
              </w:rPr>
              <w:t xml:space="preserve"> </w:t>
            </w:r>
            <w:r w:rsidRPr="009367BB">
              <w:rPr>
                <w:rFonts w:ascii="Trebuchet MS" w:hAnsi="Trebuchet MS" w:cs="Trebuchet MS"/>
                <w:b/>
                <w:bCs/>
                <w:sz w:val="18"/>
                <w:szCs w:val="18"/>
              </w:rPr>
              <w:t>frit</w:t>
            </w:r>
          </w:p>
        </w:tc>
        <w:tc>
          <w:tcPr>
            <w:tcW w:w="3041" w:type="dxa"/>
            <w:shd w:val="clear" w:color="auto" w:fill="D9D9D9"/>
            <w:vAlign w:val="center"/>
          </w:tcPr>
          <w:p w14:paraId="70B7D1D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24108B39" w14:textId="77777777" w:rsidTr="003C0924">
        <w:trPr>
          <w:trHeight w:hRule="exact" w:val="255"/>
        </w:trPr>
        <w:tc>
          <w:tcPr>
            <w:tcW w:w="1716" w:type="dxa"/>
            <w:tcBorders>
              <w:top w:val="single" w:sz="4" w:space="0" w:color="auto"/>
              <w:left w:val="single" w:sz="4" w:space="0" w:color="auto"/>
              <w:bottom w:val="nil"/>
              <w:right w:val="single" w:sz="4" w:space="0" w:color="auto"/>
            </w:tcBorders>
            <w:shd w:val="clear" w:color="auto" w:fill="auto"/>
            <w:vAlign w:val="bottom"/>
          </w:tcPr>
          <w:p w14:paraId="65A9FEE7" w14:textId="77777777" w:rsidR="00CB4BEB" w:rsidRPr="00023736" w:rsidRDefault="00CB4BEB" w:rsidP="003C0924">
            <w:pPr>
              <w:rPr>
                <w:rFonts w:ascii="Trebuchet MS" w:hAnsi="Trebuchet MS"/>
                <w:sz w:val="18"/>
                <w:szCs w:val="18"/>
              </w:rPr>
            </w:pPr>
            <w:proofErr w:type="spellStart"/>
            <w:r>
              <w:rPr>
                <w:rFonts w:ascii="Trebuchet MS" w:hAnsi="Trebuchet MS"/>
                <w:sz w:val="18"/>
                <w:szCs w:val="18"/>
              </w:rPr>
              <w:t>hasti_type_kode</w:t>
            </w:r>
            <w:proofErr w:type="spellEnd"/>
          </w:p>
        </w:tc>
        <w:tc>
          <w:tcPr>
            <w:tcW w:w="1256" w:type="dxa"/>
            <w:tcBorders>
              <w:top w:val="single" w:sz="4" w:space="0" w:color="auto"/>
              <w:left w:val="single" w:sz="4" w:space="0" w:color="auto"/>
              <w:bottom w:val="nil"/>
              <w:right w:val="single" w:sz="4" w:space="0" w:color="auto"/>
            </w:tcBorders>
            <w:vAlign w:val="bottom"/>
          </w:tcPr>
          <w:p w14:paraId="45A4CADF" w14:textId="77777777" w:rsidR="00CB4BEB" w:rsidRDefault="00CB4BEB" w:rsidP="003C0924">
            <w:pPr>
              <w:rPr>
                <w:rFonts w:ascii="Trebuchet MS" w:hAnsi="Trebuchet MS"/>
                <w:sz w:val="18"/>
                <w:szCs w:val="18"/>
              </w:rPr>
            </w:pPr>
            <w:proofErr w:type="spellStart"/>
            <w:r>
              <w:rPr>
                <w:rFonts w:ascii="Trebuchet MS" w:hAnsi="Trebuchet MS"/>
                <w:sz w:val="18"/>
                <w:szCs w:val="18"/>
              </w:rPr>
              <w:t>hasti_ty_k</w:t>
            </w:r>
            <w:proofErr w:type="spellEnd"/>
          </w:p>
        </w:tc>
        <w:tc>
          <w:tcPr>
            <w:tcW w:w="4861" w:type="dxa"/>
            <w:gridSpan w:val="2"/>
            <w:tcBorders>
              <w:top w:val="single" w:sz="4" w:space="0" w:color="auto"/>
              <w:left w:val="single" w:sz="4" w:space="0" w:color="auto"/>
              <w:bottom w:val="nil"/>
              <w:right w:val="single" w:sz="4" w:space="0" w:color="auto"/>
            </w:tcBorders>
            <w:shd w:val="clear" w:color="auto" w:fill="FFFFFF"/>
            <w:vAlign w:val="bottom"/>
          </w:tcPr>
          <w:p w14:paraId="5E079684" w14:textId="77777777" w:rsidR="00CB4BEB" w:rsidRPr="00023736" w:rsidRDefault="00CB4BEB" w:rsidP="003C0924">
            <w:pPr>
              <w:rPr>
                <w:rFonts w:ascii="Trebuchet MS" w:hAnsi="Trebuchet MS"/>
                <w:sz w:val="18"/>
                <w:szCs w:val="18"/>
              </w:rPr>
            </w:pPr>
            <w:r>
              <w:rPr>
                <w:rFonts w:ascii="Trebuchet MS" w:hAnsi="Trebuchet MS"/>
                <w:sz w:val="18"/>
                <w:szCs w:val="18"/>
              </w:rPr>
              <w:t>Kode for t</w:t>
            </w:r>
            <w:r w:rsidRPr="00023736">
              <w:rPr>
                <w:rFonts w:ascii="Trebuchet MS" w:hAnsi="Trebuchet MS"/>
                <w:sz w:val="18"/>
                <w:szCs w:val="18"/>
              </w:rPr>
              <w:t>yper af hastighedsdæmpning objekter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6426270F"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383" w:type="dxa"/>
            <w:tcBorders>
              <w:top w:val="single" w:sz="4" w:space="0" w:color="auto"/>
              <w:left w:val="single" w:sz="4" w:space="0" w:color="auto"/>
              <w:bottom w:val="nil"/>
              <w:right w:val="single" w:sz="4" w:space="0" w:color="auto"/>
            </w:tcBorders>
            <w:shd w:val="clear" w:color="auto" w:fill="FFFFFF"/>
            <w:vAlign w:val="bottom"/>
          </w:tcPr>
          <w:p w14:paraId="26B553E0"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1-99</w:t>
            </w:r>
          </w:p>
        </w:tc>
        <w:tc>
          <w:tcPr>
            <w:tcW w:w="1256" w:type="dxa"/>
            <w:tcBorders>
              <w:top w:val="single" w:sz="4" w:space="0" w:color="auto"/>
              <w:left w:val="single" w:sz="4" w:space="0" w:color="auto"/>
              <w:bottom w:val="nil"/>
              <w:right w:val="single" w:sz="4" w:space="0" w:color="auto"/>
            </w:tcBorders>
            <w:shd w:val="clear" w:color="auto" w:fill="FFFFFF"/>
            <w:vAlign w:val="bottom"/>
          </w:tcPr>
          <w:p w14:paraId="155F81A8"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3041" w:type="dxa"/>
            <w:tcBorders>
              <w:top w:val="single" w:sz="4" w:space="0" w:color="auto"/>
              <w:left w:val="single" w:sz="4" w:space="0" w:color="auto"/>
              <w:bottom w:val="nil"/>
              <w:right w:val="single" w:sz="4" w:space="0" w:color="auto"/>
            </w:tcBorders>
            <w:shd w:val="clear" w:color="auto" w:fill="FFFFFF"/>
            <w:vAlign w:val="bottom"/>
          </w:tcPr>
          <w:p w14:paraId="0BFDD63D"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13</w:t>
            </w:r>
          </w:p>
        </w:tc>
      </w:tr>
      <w:tr w:rsidR="00CB4BEB" w:rsidRPr="00CE1917" w14:paraId="113B0C15" w14:textId="77777777" w:rsidTr="003C0924">
        <w:trPr>
          <w:trHeight w:hRule="exact" w:val="510"/>
        </w:trPr>
        <w:tc>
          <w:tcPr>
            <w:tcW w:w="1716" w:type="dxa"/>
            <w:tcBorders>
              <w:top w:val="single" w:sz="4" w:space="0" w:color="auto"/>
              <w:left w:val="single" w:sz="4" w:space="0" w:color="auto"/>
              <w:bottom w:val="single" w:sz="4" w:space="0" w:color="auto"/>
              <w:right w:val="single" w:sz="4" w:space="0" w:color="auto"/>
            </w:tcBorders>
            <w:shd w:val="clear" w:color="auto" w:fill="99CCFF"/>
            <w:vAlign w:val="center"/>
          </w:tcPr>
          <w:p w14:paraId="29B9D1DD" w14:textId="77777777" w:rsidR="00CB4BEB" w:rsidRPr="00023736" w:rsidRDefault="00CB4BEB" w:rsidP="003C0924">
            <w:pPr>
              <w:rPr>
                <w:rFonts w:ascii="Trebuchet MS" w:hAnsi="Trebuchet MS"/>
                <w:sz w:val="18"/>
                <w:szCs w:val="18"/>
              </w:rPr>
            </w:pPr>
            <w:proofErr w:type="spellStart"/>
            <w:r>
              <w:rPr>
                <w:rFonts w:ascii="Trebuchet MS" w:hAnsi="Trebuchet MS"/>
                <w:sz w:val="18"/>
                <w:szCs w:val="18"/>
              </w:rPr>
              <w:t>hasti_</w:t>
            </w:r>
            <w:r w:rsidRPr="00023736">
              <w:rPr>
                <w:rFonts w:ascii="Trebuchet MS" w:hAnsi="Trebuchet MS"/>
                <w:sz w:val="18"/>
                <w:szCs w:val="18"/>
              </w:rPr>
              <w:t>type</w:t>
            </w:r>
            <w:proofErr w:type="spellEnd"/>
          </w:p>
        </w:tc>
        <w:tc>
          <w:tcPr>
            <w:tcW w:w="1256" w:type="dxa"/>
            <w:tcBorders>
              <w:top w:val="single" w:sz="4" w:space="0" w:color="auto"/>
              <w:left w:val="single" w:sz="4" w:space="0" w:color="auto"/>
              <w:bottom w:val="single" w:sz="4" w:space="0" w:color="auto"/>
              <w:right w:val="single" w:sz="4" w:space="0" w:color="auto"/>
            </w:tcBorders>
            <w:shd w:val="clear" w:color="auto" w:fill="99CCFF"/>
            <w:vAlign w:val="center"/>
          </w:tcPr>
          <w:p w14:paraId="58B4E20D" w14:textId="77777777" w:rsidR="00CB4BEB" w:rsidRPr="00023736" w:rsidRDefault="00CB4BEB" w:rsidP="003C0924">
            <w:pPr>
              <w:rPr>
                <w:rFonts w:ascii="Trebuchet MS" w:hAnsi="Trebuchet MS"/>
                <w:sz w:val="18"/>
                <w:szCs w:val="18"/>
              </w:rPr>
            </w:pPr>
            <w:proofErr w:type="spellStart"/>
            <w:r>
              <w:rPr>
                <w:rFonts w:ascii="Trebuchet MS" w:hAnsi="Trebuchet MS"/>
                <w:sz w:val="18"/>
                <w:szCs w:val="18"/>
              </w:rPr>
              <w:t>hasti_ty</w:t>
            </w:r>
            <w:proofErr w:type="spellEnd"/>
          </w:p>
        </w:tc>
        <w:tc>
          <w:tcPr>
            <w:tcW w:w="4861" w:type="dxa"/>
            <w:gridSpan w:val="2"/>
            <w:tcBorders>
              <w:top w:val="single" w:sz="4" w:space="0" w:color="auto"/>
              <w:left w:val="single" w:sz="4" w:space="0" w:color="auto"/>
              <w:bottom w:val="single" w:sz="4" w:space="0" w:color="auto"/>
              <w:right w:val="single" w:sz="4" w:space="0" w:color="auto"/>
            </w:tcBorders>
            <w:shd w:val="clear" w:color="auto" w:fill="99CCFF"/>
            <w:vAlign w:val="center"/>
          </w:tcPr>
          <w:p w14:paraId="2E50F39A" w14:textId="77777777" w:rsidR="00CB4BEB" w:rsidRPr="00023736" w:rsidRDefault="00CB4BEB" w:rsidP="003C0924">
            <w:pPr>
              <w:rPr>
                <w:rFonts w:ascii="Trebuchet MS" w:hAnsi="Trebuchet MS"/>
                <w:sz w:val="18"/>
                <w:szCs w:val="18"/>
              </w:rPr>
            </w:pPr>
            <w:r w:rsidRPr="00023736">
              <w:rPr>
                <w:rFonts w:ascii="Trebuchet MS" w:hAnsi="Trebuchet MS"/>
                <w:sz w:val="18"/>
                <w:szCs w:val="18"/>
              </w:rPr>
              <w:t>Typer af hastighedsdæmpning objekter</w:t>
            </w:r>
          </w:p>
        </w:tc>
        <w:tc>
          <w:tcPr>
            <w:tcW w:w="1155" w:type="dxa"/>
            <w:tcBorders>
              <w:top w:val="single" w:sz="4" w:space="0" w:color="auto"/>
              <w:left w:val="single" w:sz="4" w:space="0" w:color="auto"/>
              <w:bottom w:val="single" w:sz="4" w:space="0" w:color="auto"/>
              <w:right w:val="single" w:sz="4" w:space="0" w:color="auto"/>
            </w:tcBorders>
            <w:shd w:val="clear" w:color="auto" w:fill="99CCFF"/>
            <w:vAlign w:val="center"/>
          </w:tcPr>
          <w:p w14:paraId="729E1D7B" w14:textId="77777777" w:rsidR="00CB4BEB" w:rsidRPr="00CE1917" w:rsidRDefault="00CB4BEB" w:rsidP="003C0924">
            <w:pPr>
              <w:rPr>
                <w:rFonts w:ascii="Trebuchet MS" w:hAnsi="Trebuchet MS" w:cs="Trebuchet MS"/>
                <w:sz w:val="18"/>
                <w:szCs w:val="18"/>
              </w:rPr>
            </w:pPr>
            <w:r w:rsidRPr="00CE1917">
              <w:rPr>
                <w:rFonts w:ascii="Trebuchet MS" w:hAnsi="Trebuchet MS" w:cs="Trebuchet MS"/>
                <w:sz w:val="18"/>
                <w:szCs w:val="18"/>
              </w:rPr>
              <w:t>Tekststreng</w:t>
            </w:r>
          </w:p>
        </w:tc>
        <w:tc>
          <w:tcPr>
            <w:tcW w:w="1383" w:type="dxa"/>
            <w:tcBorders>
              <w:top w:val="single" w:sz="4" w:space="0" w:color="auto"/>
              <w:left w:val="single" w:sz="4" w:space="0" w:color="auto"/>
              <w:bottom w:val="single" w:sz="4" w:space="0" w:color="auto"/>
              <w:right w:val="single" w:sz="4" w:space="0" w:color="auto"/>
            </w:tcBorders>
            <w:shd w:val="clear" w:color="auto" w:fill="99CCFF"/>
            <w:vAlign w:val="center"/>
          </w:tcPr>
          <w:p w14:paraId="36DDDCEA" w14:textId="77777777" w:rsidR="00CB4BEB" w:rsidRPr="00CE1917" w:rsidRDefault="00CB4BEB" w:rsidP="003C0924">
            <w:pPr>
              <w:rPr>
                <w:rFonts w:ascii="Trebuchet MS" w:hAnsi="Trebuchet MS" w:cs="Trebuchet MS"/>
                <w:sz w:val="18"/>
                <w:szCs w:val="18"/>
              </w:rPr>
            </w:pPr>
            <w:r w:rsidRPr="00CE1917">
              <w:rPr>
                <w:rFonts w:ascii="Trebuchet MS" w:hAnsi="Trebuchet MS" w:cs="Trebuchet MS"/>
                <w:sz w:val="18"/>
                <w:szCs w:val="18"/>
              </w:rPr>
              <w:t>0-</w:t>
            </w:r>
            <w:r>
              <w:rPr>
                <w:rFonts w:ascii="Trebuchet MS" w:hAnsi="Trebuchet MS" w:cs="Trebuchet MS"/>
                <w:sz w:val="18"/>
                <w:szCs w:val="18"/>
              </w:rPr>
              <w:t>55</w:t>
            </w:r>
            <w:r w:rsidRPr="00CE1917">
              <w:rPr>
                <w:rFonts w:ascii="Trebuchet MS" w:hAnsi="Trebuchet MS" w:cs="Trebuchet MS"/>
                <w:sz w:val="18"/>
                <w:szCs w:val="18"/>
              </w:rPr>
              <w:t xml:space="preserve"> tegn</w:t>
            </w:r>
          </w:p>
        </w:tc>
        <w:tc>
          <w:tcPr>
            <w:tcW w:w="1256" w:type="dxa"/>
            <w:tcBorders>
              <w:top w:val="single" w:sz="4" w:space="0" w:color="auto"/>
              <w:left w:val="single" w:sz="4" w:space="0" w:color="auto"/>
              <w:bottom w:val="single" w:sz="4" w:space="0" w:color="auto"/>
              <w:right w:val="single" w:sz="4" w:space="0" w:color="auto"/>
            </w:tcBorders>
            <w:shd w:val="clear" w:color="auto" w:fill="99CCFF"/>
            <w:vAlign w:val="center"/>
          </w:tcPr>
          <w:p w14:paraId="7870BFC4"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3041" w:type="dxa"/>
            <w:tcBorders>
              <w:top w:val="single" w:sz="4" w:space="0" w:color="auto"/>
              <w:left w:val="single" w:sz="4" w:space="0" w:color="auto"/>
              <w:bottom w:val="single" w:sz="4" w:space="0" w:color="auto"/>
              <w:right w:val="single" w:sz="4" w:space="0" w:color="auto"/>
            </w:tcBorders>
            <w:shd w:val="clear" w:color="auto" w:fill="99CCFF"/>
            <w:vAlign w:val="bottom"/>
          </w:tcPr>
          <w:p w14:paraId="1879BC57" w14:textId="77777777" w:rsidR="00CB4BEB" w:rsidRPr="001D6480" w:rsidRDefault="00CB4BEB" w:rsidP="003C0924">
            <w:pPr>
              <w:rPr>
                <w:rFonts w:ascii="Trebuchet MS" w:hAnsi="Trebuchet MS" w:cs="Trebuchet MS"/>
                <w:sz w:val="18"/>
                <w:szCs w:val="18"/>
              </w:rPr>
            </w:pPr>
            <w:r w:rsidRPr="001D6480">
              <w:rPr>
                <w:rFonts w:ascii="Trebuchet MS" w:hAnsi="Trebuchet MS"/>
                <w:sz w:val="18"/>
                <w:szCs w:val="18"/>
              </w:rPr>
              <w:t>Forsætninger med indsnævring til 1 spor og hævet flade</w:t>
            </w:r>
          </w:p>
        </w:tc>
      </w:tr>
      <w:tr w:rsidR="00CB4BEB" w:rsidRPr="00CE1917" w14:paraId="011F017B" w14:textId="77777777" w:rsidTr="003C0924">
        <w:trPr>
          <w:trHeight w:hRule="exact" w:val="255"/>
        </w:trPr>
        <w:tc>
          <w:tcPr>
            <w:tcW w:w="1716" w:type="dxa"/>
            <w:tcBorders>
              <w:top w:val="single" w:sz="4" w:space="0" w:color="auto"/>
              <w:left w:val="single" w:sz="4" w:space="0" w:color="auto"/>
              <w:bottom w:val="single" w:sz="4" w:space="0" w:color="auto"/>
              <w:right w:val="single" w:sz="4" w:space="0" w:color="auto"/>
            </w:tcBorders>
            <w:shd w:val="clear" w:color="auto" w:fill="97DDBB"/>
            <w:vAlign w:val="bottom"/>
          </w:tcPr>
          <w:p w14:paraId="214B3721" w14:textId="77777777" w:rsidR="00CB4BEB" w:rsidRPr="007D1B90" w:rsidRDefault="00CB4BEB" w:rsidP="003C0924">
            <w:pPr>
              <w:rPr>
                <w:rFonts w:ascii="Trebuchet MS" w:hAnsi="Trebuchet MS"/>
                <w:sz w:val="18"/>
                <w:szCs w:val="18"/>
              </w:rPr>
            </w:pPr>
            <w:proofErr w:type="spellStart"/>
            <w:r w:rsidRPr="000B2E88">
              <w:rPr>
                <w:rFonts w:ascii="Trebuchet MS" w:hAnsi="Trebuchet MS"/>
                <w:sz w:val="18"/>
                <w:szCs w:val="18"/>
              </w:rPr>
              <w:t>hastighed_kode</w:t>
            </w:r>
            <w:proofErr w:type="spellEnd"/>
          </w:p>
        </w:tc>
        <w:tc>
          <w:tcPr>
            <w:tcW w:w="1256" w:type="dxa"/>
            <w:tcBorders>
              <w:top w:val="single" w:sz="4" w:space="0" w:color="auto"/>
              <w:left w:val="single" w:sz="4" w:space="0" w:color="auto"/>
              <w:bottom w:val="single" w:sz="4" w:space="0" w:color="auto"/>
              <w:right w:val="single" w:sz="4" w:space="0" w:color="auto"/>
            </w:tcBorders>
            <w:shd w:val="clear" w:color="auto" w:fill="97DDBB"/>
          </w:tcPr>
          <w:p w14:paraId="5D8EBAFD" w14:textId="77777777" w:rsidR="00CB4BEB" w:rsidRPr="000B2E88" w:rsidRDefault="00CB4BEB" w:rsidP="003C0924">
            <w:pPr>
              <w:rPr>
                <w:rFonts w:ascii="Trebuchet MS" w:hAnsi="Trebuchet MS"/>
                <w:sz w:val="18"/>
                <w:szCs w:val="18"/>
              </w:rPr>
            </w:pPr>
          </w:p>
        </w:tc>
        <w:tc>
          <w:tcPr>
            <w:tcW w:w="11696" w:type="dxa"/>
            <w:gridSpan w:val="6"/>
            <w:tcBorders>
              <w:top w:val="single" w:sz="4" w:space="0" w:color="auto"/>
              <w:left w:val="single" w:sz="4" w:space="0" w:color="auto"/>
              <w:bottom w:val="single" w:sz="4" w:space="0" w:color="auto"/>
              <w:right w:val="single" w:sz="4" w:space="0" w:color="auto"/>
            </w:tcBorders>
            <w:shd w:val="clear" w:color="auto" w:fill="97DDBB"/>
            <w:vAlign w:val="bottom"/>
          </w:tcPr>
          <w:p w14:paraId="47A8591F"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Felt defineret under: 4.1 Standardiserede felter til de temaspecifikke datamodeller</w:t>
            </w:r>
            <w:r w:rsidRPr="000B2E88" w:rsidDel="00EE083F">
              <w:rPr>
                <w:rFonts w:ascii="Trebuchet MS" w:hAnsi="Trebuchet MS"/>
                <w:sz w:val="18"/>
                <w:szCs w:val="18"/>
              </w:rPr>
              <w:t xml:space="preserve"> </w:t>
            </w:r>
          </w:p>
          <w:p w14:paraId="206FD29B" w14:textId="77777777" w:rsidR="00CB4BEB" w:rsidRPr="000B2E88" w:rsidRDefault="00CB4BEB" w:rsidP="003C0924">
            <w:pPr>
              <w:rPr>
                <w:rFonts w:ascii="Trebuchet MS" w:hAnsi="Trebuchet MS"/>
                <w:sz w:val="18"/>
                <w:szCs w:val="18"/>
              </w:rPr>
            </w:pPr>
          </w:p>
          <w:p w14:paraId="7CEF3DB3" w14:textId="77777777" w:rsidR="00CB4BEB" w:rsidRPr="000B2E88" w:rsidRDefault="00CB4BEB" w:rsidP="003C0924">
            <w:pPr>
              <w:rPr>
                <w:rFonts w:ascii="Trebuchet MS" w:hAnsi="Trebuchet MS"/>
                <w:sz w:val="18"/>
                <w:szCs w:val="18"/>
              </w:rPr>
            </w:pPr>
          </w:p>
        </w:tc>
      </w:tr>
      <w:tr w:rsidR="00CB4BEB" w:rsidRPr="00CE1917" w14:paraId="05306CAB" w14:textId="77777777" w:rsidTr="003C0924">
        <w:trPr>
          <w:trHeight w:hRule="exact" w:val="255"/>
        </w:trPr>
        <w:tc>
          <w:tcPr>
            <w:tcW w:w="1716" w:type="dxa"/>
            <w:tcBorders>
              <w:top w:val="single" w:sz="4" w:space="0" w:color="auto"/>
              <w:left w:val="single" w:sz="4" w:space="0" w:color="auto"/>
              <w:bottom w:val="nil"/>
              <w:right w:val="single" w:sz="4" w:space="0" w:color="auto"/>
            </w:tcBorders>
            <w:shd w:val="clear" w:color="auto" w:fill="97DDBB"/>
            <w:vAlign w:val="bottom"/>
          </w:tcPr>
          <w:p w14:paraId="1D886C21" w14:textId="77777777" w:rsidR="00CB4BEB" w:rsidRPr="007D1B90" w:rsidRDefault="00CB4BEB" w:rsidP="003C0924">
            <w:pPr>
              <w:rPr>
                <w:rFonts w:ascii="Trebuchet MS" w:hAnsi="Trebuchet MS"/>
                <w:sz w:val="18"/>
                <w:szCs w:val="18"/>
              </w:rPr>
            </w:pPr>
            <w:r w:rsidRPr="000B2E88">
              <w:rPr>
                <w:rFonts w:ascii="Trebuchet MS" w:hAnsi="Trebuchet MS"/>
                <w:sz w:val="18"/>
                <w:szCs w:val="18"/>
              </w:rPr>
              <w:t>hastighed</w:t>
            </w:r>
          </w:p>
        </w:tc>
        <w:tc>
          <w:tcPr>
            <w:tcW w:w="1256" w:type="dxa"/>
            <w:tcBorders>
              <w:top w:val="single" w:sz="4" w:space="0" w:color="auto"/>
              <w:left w:val="single" w:sz="4" w:space="0" w:color="auto"/>
              <w:bottom w:val="nil"/>
              <w:right w:val="single" w:sz="4" w:space="0" w:color="auto"/>
            </w:tcBorders>
            <w:shd w:val="clear" w:color="auto" w:fill="97DDBB"/>
          </w:tcPr>
          <w:p w14:paraId="15A8FA6B" w14:textId="77777777" w:rsidR="00CB4BEB" w:rsidRPr="000B2E88" w:rsidRDefault="00CB4BEB" w:rsidP="003C0924">
            <w:pPr>
              <w:rPr>
                <w:rFonts w:ascii="Trebuchet MS" w:hAnsi="Trebuchet MS"/>
                <w:sz w:val="18"/>
                <w:szCs w:val="18"/>
              </w:rPr>
            </w:pPr>
          </w:p>
        </w:tc>
        <w:tc>
          <w:tcPr>
            <w:tcW w:w="11696" w:type="dxa"/>
            <w:gridSpan w:val="6"/>
            <w:tcBorders>
              <w:top w:val="single" w:sz="4" w:space="0" w:color="auto"/>
              <w:left w:val="single" w:sz="4" w:space="0" w:color="auto"/>
              <w:bottom w:val="nil"/>
              <w:right w:val="single" w:sz="4" w:space="0" w:color="auto"/>
            </w:tcBorders>
            <w:shd w:val="clear" w:color="auto" w:fill="97DDBB"/>
            <w:vAlign w:val="bottom"/>
          </w:tcPr>
          <w:p w14:paraId="0E9BA457"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Felt defineret under: 4.1 Standardiserede felter til de temaspecifikke datamodeller</w:t>
            </w:r>
            <w:r w:rsidRPr="000B2E88" w:rsidDel="00EE083F">
              <w:rPr>
                <w:rFonts w:ascii="Trebuchet MS" w:hAnsi="Trebuchet MS"/>
                <w:sz w:val="18"/>
                <w:szCs w:val="18"/>
              </w:rPr>
              <w:t xml:space="preserve"> </w:t>
            </w:r>
          </w:p>
          <w:p w14:paraId="03FC680D" w14:textId="77777777" w:rsidR="00CB4BEB" w:rsidRPr="000B2E88" w:rsidRDefault="00CB4BEB" w:rsidP="003C0924">
            <w:pPr>
              <w:rPr>
                <w:rFonts w:ascii="Trebuchet MS" w:hAnsi="Trebuchet MS"/>
                <w:sz w:val="18"/>
                <w:szCs w:val="18"/>
              </w:rPr>
            </w:pPr>
          </w:p>
        </w:tc>
      </w:tr>
      <w:tr w:rsidR="00CB4BEB" w:rsidRPr="00CE1917" w14:paraId="79338C44" w14:textId="77777777" w:rsidTr="003C0924">
        <w:trPr>
          <w:trHeight w:hRule="exact" w:val="255"/>
        </w:trPr>
        <w:tc>
          <w:tcPr>
            <w:tcW w:w="1716" w:type="dxa"/>
            <w:tcBorders>
              <w:top w:val="single" w:sz="4" w:space="0" w:color="auto"/>
              <w:left w:val="single" w:sz="4" w:space="0" w:color="auto"/>
              <w:bottom w:val="single" w:sz="4" w:space="0" w:color="auto"/>
              <w:right w:val="single" w:sz="4" w:space="0" w:color="auto"/>
            </w:tcBorders>
            <w:shd w:val="clear" w:color="auto" w:fill="97DDBA"/>
            <w:vAlign w:val="bottom"/>
          </w:tcPr>
          <w:p w14:paraId="2DC57EDA"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w:t>
            </w:r>
            <w:r w:rsidRPr="00CE1917">
              <w:rPr>
                <w:rFonts w:ascii="Trebuchet MS" w:hAnsi="Trebuchet MS" w:cs="Trebuchet MS"/>
                <w:sz w:val="18"/>
                <w:szCs w:val="18"/>
              </w:rPr>
              <w:t>ink</w:t>
            </w:r>
          </w:p>
        </w:tc>
        <w:tc>
          <w:tcPr>
            <w:tcW w:w="1256" w:type="dxa"/>
            <w:tcBorders>
              <w:top w:val="single" w:sz="4" w:space="0" w:color="auto"/>
              <w:left w:val="single" w:sz="4" w:space="0" w:color="auto"/>
              <w:bottom w:val="single" w:sz="4" w:space="0" w:color="auto"/>
              <w:right w:val="single" w:sz="4" w:space="0" w:color="auto"/>
            </w:tcBorders>
            <w:shd w:val="clear" w:color="auto" w:fill="97DDBA"/>
          </w:tcPr>
          <w:p w14:paraId="0CA03F29" w14:textId="77777777" w:rsidR="00CB4BEB" w:rsidRPr="0014307B" w:rsidRDefault="00CB4BEB" w:rsidP="003C0924">
            <w:pPr>
              <w:rPr>
                <w:rFonts w:ascii="Trebuchet MS" w:hAnsi="Trebuchet MS" w:cs="Trebuchet MS"/>
                <w:sz w:val="18"/>
                <w:szCs w:val="18"/>
              </w:rPr>
            </w:pPr>
          </w:p>
        </w:tc>
        <w:tc>
          <w:tcPr>
            <w:tcW w:w="11696"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7AA3CE70"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60161A5F" w14:textId="77777777" w:rsidTr="003C0924">
        <w:trPr>
          <w:trHeight w:hRule="exact" w:val="255"/>
        </w:trPr>
        <w:tc>
          <w:tcPr>
            <w:tcW w:w="3274" w:type="dxa"/>
            <w:gridSpan w:val="3"/>
            <w:tcBorders>
              <w:top w:val="single" w:sz="4" w:space="0" w:color="auto"/>
              <w:left w:val="nil"/>
              <w:bottom w:val="nil"/>
              <w:right w:val="nil"/>
            </w:tcBorders>
            <w:shd w:val="clear" w:color="auto" w:fill="99CCFF"/>
          </w:tcPr>
          <w:p w14:paraId="499912C0" w14:textId="77777777" w:rsidR="00CB4BEB" w:rsidRDefault="00CB4BEB" w:rsidP="003C0924">
            <w:pPr>
              <w:rPr>
                <w:rFonts w:ascii="Trebuchet MS" w:hAnsi="Trebuchet MS" w:cs="Trebuchet MS"/>
                <w:i/>
                <w:iCs/>
                <w:sz w:val="18"/>
                <w:szCs w:val="18"/>
              </w:rPr>
            </w:pPr>
          </w:p>
        </w:tc>
        <w:tc>
          <w:tcPr>
            <w:tcW w:w="11394" w:type="dxa"/>
            <w:gridSpan w:val="5"/>
            <w:tcBorders>
              <w:top w:val="single" w:sz="4" w:space="0" w:color="auto"/>
              <w:left w:val="nil"/>
              <w:bottom w:val="nil"/>
              <w:right w:val="nil"/>
            </w:tcBorders>
            <w:shd w:val="clear" w:color="auto" w:fill="99CCFF"/>
            <w:vAlign w:val="bottom"/>
          </w:tcPr>
          <w:p w14:paraId="107127F2"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290081DC" w14:textId="77777777" w:rsidTr="003C0924">
        <w:trPr>
          <w:trHeight w:hRule="exact" w:val="255"/>
        </w:trPr>
        <w:tc>
          <w:tcPr>
            <w:tcW w:w="3274" w:type="dxa"/>
            <w:gridSpan w:val="3"/>
            <w:tcBorders>
              <w:top w:val="nil"/>
              <w:left w:val="nil"/>
              <w:bottom w:val="nil"/>
              <w:right w:val="nil"/>
            </w:tcBorders>
            <w:shd w:val="clear" w:color="auto" w:fill="97DDBA"/>
          </w:tcPr>
          <w:p w14:paraId="4AFE95D6" w14:textId="77777777" w:rsidR="00CB4BEB" w:rsidRPr="0051728E" w:rsidRDefault="00CB4BEB" w:rsidP="003C0924">
            <w:pPr>
              <w:rPr>
                <w:rFonts w:ascii="Trebuchet MS" w:hAnsi="Trebuchet MS" w:cs="Trebuchet MS"/>
                <w:i/>
                <w:iCs/>
                <w:sz w:val="18"/>
                <w:szCs w:val="18"/>
              </w:rPr>
            </w:pPr>
          </w:p>
        </w:tc>
        <w:tc>
          <w:tcPr>
            <w:tcW w:w="11394" w:type="dxa"/>
            <w:gridSpan w:val="5"/>
            <w:tcBorders>
              <w:top w:val="nil"/>
              <w:left w:val="nil"/>
              <w:bottom w:val="nil"/>
              <w:right w:val="nil"/>
            </w:tcBorders>
            <w:shd w:val="clear" w:color="auto" w:fill="97DDBA"/>
            <w:vAlign w:val="bottom"/>
          </w:tcPr>
          <w:p w14:paraId="23C71F17"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138299DC" w14:textId="77777777" w:rsidR="00CB4BEB" w:rsidRDefault="00CB4BEB" w:rsidP="00CB4BEB">
      <w:pPr>
        <w:pStyle w:val="Overskrift6"/>
      </w:pPr>
      <w:r>
        <w:t>5.7.2.1</w:t>
      </w:r>
      <w:r w:rsidRPr="00A32757">
        <w:t xml:space="preserve"> </w:t>
      </w:r>
      <w:r>
        <w:t>Metadata</w:t>
      </w:r>
      <w:r w:rsidRPr="00D73A39">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66D094D6" w14:textId="77777777" w:rsidTr="003C0924">
        <w:trPr>
          <w:trHeight w:hRule="exact" w:val="255"/>
        </w:trPr>
        <w:tc>
          <w:tcPr>
            <w:tcW w:w="2235" w:type="dxa"/>
            <w:shd w:val="clear" w:color="auto" w:fill="D9D9D9"/>
            <w:vAlign w:val="bottom"/>
          </w:tcPr>
          <w:p w14:paraId="14554499"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2635537C"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4D461E45" w14:textId="77777777" w:rsidTr="003C0924">
        <w:trPr>
          <w:trHeight w:hRule="exact" w:val="255"/>
        </w:trPr>
        <w:tc>
          <w:tcPr>
            <w:tcW w:w="2235" w:type="dxa"/>
            <w:shd w:val="clear" w:color="auto" w:fill="E0E0E0"/>
            <w:vAlign w:val="bottom"/>
          </w:tcPr>
          <w:p w14:paraId="6AEAB8F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49C608A2" w14:textId="77777777" w:rsidR="00CB4BEB" w:rsidRPr="0051728E" w:rsidRDefault="00CB4BEB" w:rsidP="003C0924">
            <w:pPr>
              <w:rPr>
                <w:rFonts w:ascii="Trebuchet MS" w:hAnsi="Trebuchet MS" w:cs="Trebuchet MS"/>
                <w:sz w:val="18"/>
                <w:szCs w:val="18"/>
              </w:rPr>
            </w:pPr>
            <w:r w:rsidRPr="004960D9">
              <w:rPr>
                <w:rFonts w:ascii="Trebuchet MS" w:hAnsi="Trebuchet MS" w:cs="Trebuchet MS"/>
                <w:sz w:val="18"/>
                <w:szCs w:val="18"/>
              </w:rPr>
              <w:t>Hastighedsdæmpning</w:t>
            </w:r>
          </w:p>
        </w:tc>
      </w:tr>
      <w:tr w:rsidR="00CB4BEB" w:rsidRPr="0051728E" w14:paraId="3B12E974" w14:textId="77777777" w:rsidTr="003C0924">
        <w:trPr>
          <w:trHeight w:hRule="exact" w:val="255"/>
        </w:trPr>
        <w:tc>
          <w:tcPr>
            <w:tcW w:w="2235" w:type="dxa"/>
            <w:shd w:val="clear" w:color="auto" w:fill="E0E0E0"/>
            <w:vAlign w:val="bottom"/>
          </w:tcPr>
          <w:p w14:paraId="16041AB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36822D5C" w14:textId="77777777" w:rsidR="00CB4BEB" w:rsidRDefault="00CB4BEB" w:rsidP="003C0924">
            <w:pPr>
              <w:rPr>
                <w:rFonts w:ascii="Trebuchet MS" w:hAnsi="Trebuchet MS"/>
                <w:sz w:val="18"/>
                <w:szCs w:val="18"/>
              </w:rPr>
            </w:pPr>
            <w:r>
              <w:rPr>
                <w:rFonts w:ascii="Trebuchet MS" w:hAnsi="Trebuchet MS"/>
                <w:sz w:val="18"/>
                <w:szCs w:val="18"/>
              </w:rPr>
              <w:t>5601</w:t>
            </w:r>
          </w:p>
        </w:tc>
      </w:tr>
      <w:tr w:rsidR="00CB4BEB" w:rsidRPr="0051728E" w14:paraId="2606DE04" w14:textId="77777777" w:rsidTr="003C0924">
        <w:trPr>
          <w:trHeight w:hRule="exact" w:val="255"/>
        </w:trPr>
        <w:tc>
          <w:tcPr>
            <w:tcW w:w="2235" w:type="dxa"/>
            <w:shd w:val="clear" w:color="auto" w:fill="E0E0E0"/>
            <w:vAlign w:val="bottom"/>
          </w:tcPr>
          <w:p w14:paraId="5F92E87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21ED41ED" w14:textId="77777777" w:rsidR="00CB4BEB" w:rsidRPr="00F279E4" w:rsidRDefault="00CB4BEB" w:rsidP="003C0924">
            <w:pPr>
              <w:rPr>
                <w:rFonts w:ascii="Trebuchet MS" w:hAnsi="Trebuchet MS" w:cs="Trebuchet MS"/>
                <w:sz w:val="18"/>
                <w:szCs w:val="18"/>
              </w:rPr>
            </w:pPr>
            <w:r w:rsidRPr="00023736">
              <w:rPr>
                <w:rFonts w:ascii="Trebuchet MS" w:hAnsi="Trebuchet MS"/>
                <w:sz w:val="18"/>
                <w:szCs w:val="18"/>
              </w:rPr>
              <w:t>Hastighedsdæmpninger</w:t>
            </w:r>
            <w:r>
              <w:rPr>
                <w:rFonts w:ascii="Trebuchet MS" w:hAnsi="Trebuchet MS"/>
                <w:sz w:val="18"/>
                <w:szCs w:val="18"/>
              </w:rPr>
              <w:t xml:space="preserve"> på veje.</w:t>
            </w:r>
          </w:p>
        </w:tc>
      </w:tr>
      <w:tr w:rsidR="00CB4BEB" w:rsidRPr="0051728E" w14:paraId="231AB419" w14:textId="77777777" w:rsidTr="003C0924">
        <w:trPr>
          <w:trHeight w:hRule="exact" w:val="510"/>
        </w:trPr>
        <w:tc>
          <w:tcPr>
            <w:tcW w:w="2235" w:type="dxa"/>
            <w:shd w:val="clear" w:color="auto" w:fill="E0E0E0"/>
            <w:vAlign w:val="center"/>
          </w:tcPr>
          <w:p w14:paraId="70800CC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7B771983" w14:textId="77777777" w:rsidR="00CB4BEB" w:rsidRPr="00D77840" w:rsidRDefault="00CB4BEB" w:rsidP="003C0924">
            <w:pPr>
              <w:rPr>
                <w:rFonts w:ascii="Trebuchet MS" w:hAnsi="Trebuchet MS" w:cs="Trebuchet MS"/>
                <w:sz w:val="18"/>
                <w:szCs w:val="18"/>
              </w:rPr>
            </w:pPr>
            <w:r w:rsidRPr="00FB0490">
              <w:rPr>
                <w:rFonts w:ascii="Trebuchet MS" w:hAnsi="Trebuchet MS" w:cs="Trebuchet MS"/>
                <w:sz w:val="18"/>
                <w:szCs w:val="18"/>
              </w:rPr>
              <w:t>De forskellige hastighedsdæmpende anlæg, som ikke er en del af den almindelige vejudformning, der er placeret på/ved veje for at mindske farten til den lovlige hastighed.</w:t>
            </w:r>
          </w:p>
        </w:tc>
      </w:tr>
      <w:tr w:rsidR="00CB4BEB" w:rsidRPr="0051728E" w14:paraId="095D8829" w14:textId="77777777" w:rsidTr="003C0924">
        <w:trPr>
          <w:trHeight w:hRule="exact" w:val="255"/>
        </w:trPr>
        <w:tc>
          <w:tcPr>
            <w:tcW w:w="2235" w:type="dxa"/>
            <w:shd w:val="clear" w:color="auto" w:fill="E0E0E0"/>
            <w:vAlign w:val="bottom"/>
          </w:tcPr>
          <w:p w14:paraId="527BE026"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7552ED10"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Give overblik over hvor der er hastighedsdæmpende foranstaltninger.</w:t>
            </w:r>
          </w:p>
        </w:tc>
      </w:tr>
      <w:tr w:rsidR="00CB4BEB" w:rsidRPr="0051728E" w14:paraId="712C794E" w14:textId="77777777" w:rsidTr="003C0924">
        <w:trPr>
          <w:trHeight w:hRule="exact" w:val="255"/>
        </w:trPr>
        <w:tc>
          <w:tcPr>
            <w:tcW w:w="2235" w:type="dxa"/>
            <w:shd w:val="clear" w:color="auto" w:fill="E0E0E0"/>
            <w:vAlign w:val="bottom"/>
          </w:tcPr>
          <w:p w14:paraId="643D3E6C"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1C90918C"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Transportnet</w:t>
            </w:r>
          </w:p>
        </w:tc>
      </w:tr>
      <w:tr w:rsidR="00CB4BEB" w:rsidRPr="0051728E" w14:paraId="2A8B4521" w14:textId="77777777" w:rsidTr="003C0924">
        <w:trPr>
          <w:trHeight w:hRule="exact" w:val="255"/>
        </w:trPr>
        <w:tc>
          <w:tcPr>
            <w:tcW w:w="2235" w:type="dxa"/>
            <w:shd w:val="clear" w:color="auto" w:fill="E0E0E0"/>
            <w:vAlign w:val="bottom"/>
          </w:tcPr>
          <w:p w14:paraId="5236902F" w14:textId="77777777" w:rsidR="00CB4BEB" w:rsidRPr="00492FFE" w:rsidRDefault="00CB4BEB" w:rsidP="003C0924">
            <w:pPr>
              <w:rPr>
                <w:rFonts w:ascii="Trebuchet MS" w:hAnsi="Trebuchet MS" w:cs="Trebuchet MS"/>
                <w:sz w:val="18"/>
                <w:szCs w:val="18"/>
              </w:rPr>
            </w:pPr>
            <w:proofErr w:type="spellStart"/>
            <w:r>
              <w:rPr>
                <w:rFonts w:ascii="Trebuchet MS" w:hAnsi="Trebuchet MS" w:cs="Trebuchet MS"/>
                <w:sz w:val="18"/>
                <w:szCs w:val="18"/>
              </w:rPr>
              <w:t>No</w:t>
            </w:r>
            <w:r w:rsidRPr="000B2E88">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roofErr w:type="spellEnd"/>
          </w:p>
        </w:tc>
        <w:tc>
          <w:tcPr>
            <w:tcW w:w="11340" w:type="dxa"/>
            <w:shd w:val="clear" w:color="auto" w:fill="FFFFFF"/>
            <w:vAlign w:val="bottom"/>
          </w:tcPr>
          <w:p w14:paraId="124635D1"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sz w:val="18"/>
                <w:szCs w:val="18"/>
              </w:rPr>
              <w:t>Hastighed, fart</w:t>
            </w:r>
          </w:p>
        </w:tc>
      </w:tr>
      <w:tr w:rsidR="00CB4BEB" w:rsidRPr="0051728E" w14:paraId="1CB9C02B" w14:textId="77777777" w:rsidTr="003C0924">
        <w:trPr>
          <w:trHeight w:hRule="exact" w:val="255"/>
        </w:trPr>
        <w:tc>
          <w:tcPr>
            <w:tcW w:w="2235" w:type="dxa"/>
            <w:shd w:val="clear" w:color="auto" w:fill="E0E0E0"/>
            <w:vAlign w:val="bottom"/>
          </w:tcPr>
          <w:p w14:paraId="3BE7D14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4754D69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77C2D5AD" w14:textId="77777777" w:rsidTr="003C0924">
        <w:trPr>
          <w:trHeight w:hRule="exact" w:val="255"/>
        </w:trPr>
        <w:tc>
          <w:tcPr>
            <w:tcW w:w="2235" w:type="dxa"/>
            <w:shd w:val="clear" w:color="auto" w:fill="E0E0E0"/>
            <w:vAlign w:val="bottom"/>
          </w:tcPr>
          <w:p w14:paraId="1D0DEC84"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3A3754F4" w14:textId="77777777" w:rsidR="00CB4BEB" w:rsidRPr="00FE3FC3" w:rsidRDefault="00CB4BEB" w:rsidP="003C0924">
            <w:pPr>
              <w:rPr>
                <w:rFonts w:ascii="Trebuchet MS" w:hAnsi="Trebuchet MS" w:cs="Trebuchet MS"/>
                <w:sz w:val="18"/>
                <w:szCs w:val="18"/>
              </w:rPr>
            </w:pPr>
          </w:p>
        </w:tc>
      </w:tr>
      <w:tr w:rsidR="00CB4BEB" w:rsidRPr="00186E64" w14:paraId="070428C3" w14:textId="77777777" w:rsidTr="003C0924">
        <w:trPr>
          <w:trHeight w:hRule="exact" w:val="255"/>
        </w:trPr>
        <w:tc>
          <w:tcPr>
            <w:tcW w:w="2235" w:type="dxa"/>
            <w:shd w:val="clear" w:color="auto" w:fill="E0E0E0"/>
            <w:vAlign w:val="bottom"/>
          </w:tcPr>
          <w:p w14:paraId="088C412A" w14:textId="77777777" w:rsidR="00CB4BEB" w:rsidRPr="00C60C42" w:rsidRDefault="00CB4BEB" w:rsidP="003C0924">
            <w:pPr>
              <w:rPr>
                <w:rFonts w:ascii="Trebuchet MS" w:hAnsi="Trebuchet MS" w:cs="Trebuchet MS"/>
                <w:sz w:val="18"/>
                <w:szCs w:val="18"/>
              </w:rPr>
            </w:pPr>
            <w:proofErr w:type="spellStart"/>
            <w:r w:rsidRPr="00C60C42">
              <w:rPr>
                <w:rFonts w:ascii="Trebuchet MS" w:hAnsi="Trebuchet MS" w:cs="Trebuchet MS"/>
                <w:sz w:val="18"/>
                <w:szCs w:val="18"/>
              </w:rPr>
              <w:t>KLE_koder</w:t>
            </w:r>
            <w:proofErr w:type="spellEnd"/>
          </w:p>
        </w:tc>
        <w:tc>
          <w:tcPr>
            <w:tcW w:w="11340" w:type="dxa"/>
            <w:shd w:val="clear" w:color="auto" w:fill="FFFFFF"/>
            <w:vAlign w:val="bottom"/>
          </w:tcPr>
          <w:p w14:paraId="07ACB0B8" w14:textId="77777777" w:rsidR="00CB4BEB" w:rsidRPr="00C60C42" w:rsidRDefault="00CB4BEB" w:rsidP="003C0924">
            <w:pPr>
              <w:rPr>
                <w:rFonts w:ascii="Trebuchet MS" w:hAnsi="Trebuchet MS" w:cs="Trebuchet MS"/>
                <w:sz w:val="18"/>
                <w:szCs w:val="18"/>
              </w:rPr>
            </w:pPr>
            <w:r w:rsidRPr="00F146DF">
              <w:rPr>
                <w:rFonts w:ascii="Trebuchet MS" w:hAnsi="Trebuchet MS" w:cs="Trebuchet MS"/>
                <w:sz w:val="18"/>
                <w:szCs w:val="18"/>
              </w:rPr>
              <w:t>05.13.00, 05.13.01</w:t>
            </w:r>
          </w:p>
        </w:tc>
      </w:tr>
    </w:tbl>
    <w:p w14:paraId="459C70DE" w14:textId="77777777" w:rsidR="00CB4BEB" w:rsidRPr="00A32757" w:rsidRDefault="00CB4BEB" w:rsidP="00CB4BEB">
      <w:pPr>
        <w:pStyle w:val="Overskrift6"/>
      </w:pPr>
      <w:r>
        <w:t>5.7.2.2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81"/>
        <w:gridCol w:w="8845"/>
      </w:tblGrid>
      <w:tr w:rsidR="00CB4BEB" w:rsidRPr="0051728E" w14:paraId="00275FDC" w14:textId="77777777" w:rsidTr="003C0924">
        <w:trPr>
          <w:trHeight w:hRule="exact" w:val="255"/>
        </w:trPr>
        <w:tc>
          <w:tcPr>
            <w:tcW w:w="4644" w:type="dxa"/>
            <w:shd w:val="clear" w:color="auto" w:fill="D9D9D9"/>
            <w:vAlign w:val="bottom"/>
          </w:tcPr>
          <w:p w14:paraId="1DA2DF0D"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08" w:type="dxa"/>
            <w:shd w:val="clear" w:color="auto" w:fill="D9D9D9"/>
            <w:vAlign w:val="bottom"/>
          </w:tcPr>
          <w:p w14:paraId="0C53A68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72F6BB6C" w14:textId="77777777" w:rsidTr="00F146DF">
        <w:trPr>
          <w:trHeight w:hRule="exact" w:val="766"/>
        </w:trPr>
        <w:tc>
          <w:tcPr>
            <w:tcW w:w="4644" w:type="dxa"/>
            <w:shd w:val="clear" w:color="auto" w:fill="E0E0E0"/>
            <w:vAlign w:val="center"/>
          </w:tcPr>
          <w:p w14:paraId="019528DB"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08" w:type="dxa"/>
            <w:shd w:val="clear" w:color="auto" w:fill="FFFFFF"/>
            <w:vAlign w:val="bottom"/>
          </w:tcPr>
          <w:p w14:paraId="524D1A4C" w14:textId="3E1A540C"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Udtræk fra vejadministrationssystem (f.eks. </w:t>
            </w:r>
            <w:proofErr w:type="spellStart"/>
            <w:r>
              <w:rPr>
                <w:rFonts w:ascii="Trebuchet MS" w:hAnsi="Trebuchet MS" w:cs="Trebuchet MS"/>
                <w:sz w:val="18"/>
                <w:szCs w:val="18"/>
              </w:rPr>
              <w:t>Vejman</w:t>
            </w:r>
            <w:proofErr w:type="spellEnd"/>
            <w:r>
              <w:rPr>
                <w:rFonts w:ascii="Trebuchet MS" w:hAnsi="Trebuchet MS" w:cs="Trebuchet MS"/>
                <w:sz w:val="18"/>
                <w:szCs w:val="18"/>
              </w:rPr>
              <w:t xml:space="preserve">) kombineret med </w:t>
            </w:r>
            <w:proofErr w:type="spellStart"/>
            <w:r w:rsidRPr="00F146DF">
              <w:rPr>
                <w:rFonts w:ascii="Trebuchet MS" w:hAnsi="Trebuchet MS" w:cs="Trebuchet MS"/>
                <w:sz w:val="18"/>
                <w:szCs w:val="18"/>
              </w:rPr>
              <w:t>GeoDanmark</w:t>
            </w:r>
            <w:proofErr w:type="spellEnd"/>
            <w:r>
              <w:rPr>
                <w:rFonts w:ascii="Trebuchet MS" w:hAnsi="Trebuchet MS" w:cs="Trebuchet MS"/>
                <w:sz w:val="18"/>
                <w:szCs w:val="18"/>
              </w:rPr>
              <w:t xml:space="preserve">-chikane og -heller m.v. viser hvor der bl.a. er nogle. Ofte kan de typebestemmes ud fra </w:t>
            </w:r>
            <w:proofErr w:type="spellStart"/>
            <w:r>
              <w:rPr>
                <w:rFonts w:ascii="Trebuchet MS" w:hAnsi="Trebuchet MS" w:cs="Trebuchet MS"/>
                <w:sz w:val="18"/>
                <w:szCs w:val="18"/>
              </w:rPr>
              <w:t>ortofoto</w:t>
            </w:r>
            <w:proofErr w:type="spellEnd"/>
            <w:r>
              <w:rPr>
                <w:rFonts w:ascii="Trebuchet MS" w:hAnsi="Trebuchet MS" w:cs="Trebuchet MS"/>
                <w:sz w:val="18"/>
                <w:szCs w:val="18"/>
              </w:rPr>
              <w:t xml:space="preserve">. Der snappes til </w:t>
            </w:r>
            <w:proofErr w:type="spellStart"/>
            <w:r w:rsidRPr="00F146DF">
              <w:rPr>
                <w:rFonts w:ascii="Trebuchet MS" w:hAnsi="Trebuchet MS" w:cs="Trebuchet MS"/>
                <w:sz w:val="18"/>
                <w:szCs w:val="18"/>
              </w:rPr>
              <w:t>GeoDanmark</w:t>
            </w:r>
            <w:proofErr w:type="spellEnd"/>
            <w:r>
              <w:rPr>
                <w:rFonts w:ascii="Trebuchet MS" w:hAnsi="Trebuchet MS" w:cs="Trebuchet MS"/>
                <w:sz w:val="18"/>
                <w:szCs w:val="18"/>
              </w:rPr>
              <w:t>-vejmidte. Hastigheden der skal registreres</w:t>
            </w:r>
            <w:r w:rsidR="00D64FEB">
              <w:rPr>
                <w:rFonts w:ascii="Trebuchet MS" w:hAnsi="Trebuchet MS" w:cs="Trebuchet MS"/>
                <w:sz w:val="18"/>
                <w:szCs w:val="18"/>
              </w:rPr>
              <w:t>,</w:t>
            </w:r>
            <w:r>
              <w:rPr>
                <w:rFonts w:ascii="Trebuchet MS" w:hAnsi="Trebuchet MS" w:cs="Trebuchet MS"/>
                <w:sz w:val="18"/>
                <w:szCs w:val="18"/>
              </w:rPr>
              <w:t xml:space="preserve"> er hastigheden bilisterne skal tvinges ned på.</w:t>
            </w:r>
          </w:p>
        </w:tc>
      </w:tr>
      <w:tr w:rsidR="00CB4BEB" w:rsidRPr="0051728E" w14:paraId="3D4729AB" w14:textId="77777777" w:rsidTr="003C0924">
        <w:trPr>
          <w:trHeight w:hRule="exact" w:val="255"/>
        </w:trPr>
        <w:tc>
          <w:tcPr>
            <w:tcW w:w="4644" w:type="dxa"/>
            <w:shd w:val="clear" w:color="auto" w:fill="E0E0E0"/>
            <w:vAlign w:val="bottom"/>
          </w:tcPr>
          <w:p w14:paraId="7E810D4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08" w:type="dxa"/>
            <w:shd w:val="clear" w:color="auto" w:fill="FFFFFF"/>
            <w:vAlign w:val="bottom"/>
          </w:tcPr>
          <w:p w14:paraId="37E73E20" w14:textId="77777777" w:rsidR="00CB4BEB" w:rsidRPr="00024C60" w:rsidRDefault="00CB4BEB" w:rsidP="003C0924">
            <w:pPr>
              <w:rPr>
                <w:rFonts w:ascii="Trebuchet MS" w:hAnsi="Trebuchet MS" w:cs="Trebuchet MS"/>
                <w:sz w:val="18"/>
                <w:szCs w:val="18"/>
              </w:rPr>
            </w:pPr>
            <w:proofErr w:type="spellStart"/>
            <w:r>
              <w:rPr>
                <w:rFonts w:ascii="Trebuchet MS" w:hAnsi="Trebuchet MS" w:cs="Trebuchet MS"/>
                <w:sz w:val="18"/>
                <w:szCs w:val="18"/>
              </w:rPr>
              <w:t>Opdels</w:t>
            </w:r>
            <w:proofErr w:type="spellEnd"/>
            <w:r>
              <w:rPr>
                <w:rFonts w:ascii="Trebuchet MS" w:hAnsi="Trebuchet MS" w:cs="Trebuchet MS"/>
                <w:sz w:val="18"/>
                <w:szCs w:val="18"/>
              </w:rPr>
              <w:t xml:space="preserve"> i 26 forskellige typer fra ”Vejreglerne”</w:t>
            </w:r>
          </w:p>
        </w:tc>
      </w:tr>
      <w:tr w:rsidR="00CB4BEB" w:rsidRPr="0051728E" w14:paraId="3A738822" w14:textId="77777777" w:rsidTr="003C0924">
        <w:trPr>
          <w:trHeight w:hRule="exact" w:val="255"/>
        </w:trPr>
        <w:tc>
          <w:tcPr>
            <w:tcW w:w="4644" w:type="dxa"/>
            <w:shd w:val="clear" w:color="auto" w:fill="E0E0E0"/>
            <w:vAlign w:val="bottom"/>
          </w:tcPr>
          <w:p w14:paraId="6E16490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08" w:type="dxa"/>
            <w:shd w:val="clear" w:color="auto" w:fill="FFFFFF"/>
            <w:vAlign w:val="bottom"/>
          </w:tcPr>
          <w:p w14:paraId="67FB9AE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5D444370" w14:textId="77777777" w:rsidTr="003C0924">
        <w:trPr>
          <w:trHeight w:hRule="exact" w:val="255"/>
        </w:trPr>
        <w:tc>
          <w:tcPr>
            <w:tcW w:w="4644" w:type="dxa"/>
            <w:shd w:val="clear" w:color="auto" w:fill="E0E0E0"/>
            <w:vAlign w:val="bottom"/>
          </w:tcPr>
          <w:p w14:paraId="7D3A5AD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08" w:type="dxa"/>
            <w:shd w:val="clear" w:color="auto" w:fill="FFFFFF"/>
            <w:vAlign w:val="bottom"/>
          </w:tcPr>
          <w:p w14:paraId="42BCBA4F" w14:textId="77777777" w:rsidR="00CB4BEB" w:rsidRPr="00024C60" w:rsidRDefault="00CB4BEB" w:rsidP="003C0924">
            <w:pPr>
              <w:rPr>
                <w:rFonts w:ascii="Trebuchet MS" w:hAnsi="Trebuchet MS" w:cs="Trebuchet MS"/>
                <w:sz w:val="18"/>
                <w:szCs w:val="18"/>
              </w:rPr>
            </w:pPr>
          </w:p>
        </w:tc>
      </w:tr>
      <w:tr w:rsidR="00CB4BEB" w:rsidRPr="0051728E" w14:paraId="73D01ABA" w14:textId="77777777" w:rsidTr="003C0924">
        <w:trPr>
          <w:trHeight w:hRule="exact" w:val="255"/>
        </w:trPr>
        <w:tc>
          <w:tcPr>
            <w:tcW w:w="4644" w:type="dxa"/>
            <w:shd w:val="clear" w:color="auto" w:fill="E0E0E0"/>
            <w:vAlign w:val="bottom"/>
          </w:tcPr>
          <w:p w14:paraId="1EDBF84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08" w:type="dxa"/>
            <w:shd w:val="clear" w:color="auto" w:fill="FFFFFF"/>
            <w:vAlign w:val="bottom"/>
          </w:tcPr>
          <w:p w14:paraId="77CFA3E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r w:rsidR="00CB4BEB" w:rsidRPr="0051728E" w14:paraId="0C3B8973" w14:textId="77777777" w:rsidTr="003C0924">
        <w:trPr>
          <w:trHeight w:hRule="exact" w:val="255"/>
        </w:trPr>
        <w:tc>
          <w:tcPr>
            <w:tcW w:w="4644" w:type="dxa"/>
            <w:shd w:val="clear" w:color="auto" w:fill="E0E0E0"/>
            <w:vAlign w:val="bottom"/>
          </w:tcPr>
          <w:p w14:paraId="119E3FC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08" w:type="dxa"/>
            <w:shd w:val="clear" w:color="auto" w:fill="FFFFFF"/>
            <w:vAlign w:val="bottom"/>
          </w:tcPr>
          <w:p w14:paraId="7F0209B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Snap til </w:t>
            </w:r>
            <w:proofErr w:type="spellStart"/>
            <w:r w:rsidRPr="00F146DF">
              <w:rPr>
                <w:rFonts w:ascii="Trebuchet MS" w:hAnsi="Trebuchet MS" w:cs="Trebuchet MS"/>
                <w:sz w:val="18"/>
                <w:szCs w:val="18"/>
              </w:rPr>
              <w:t>GeoDanmark</w:t>
            </w:r>
            <w:proofErr w:type="spellEnd"/>
            <w:r>
              <w:rPr>
                <w:rFonts w:ascii="Trebuchet MS" w:hAnsi="Trebuchet MS" w:cs="Trebuchet MS"/>
                <w:sz w:val="18"/>
                <w:szCs w:val="18"/>
              </w:rPr>
              <w:t>-vejmidte.</w:t>
            </w:r>
          </w:p>
        </w:tc>
      </w:tr>
    </w:tbl>
    <w:p w14:paraId="6314BDD8" w14:textId="77777777" w:rsidR="00CB4BEB" w:rsidRPr="00A32757" w:rsidRDefault="00CB4BEB" w:rsidP="00CB4BEB">
      <w:pPr>
        <w:pStyle w:val="Overskrift6"/>
      </w:pPr>
      <w:r>
        <w:t>5.7.2.3 Kodelister</w:t>
      </w:r>
    </w:p>
    <w:p w14:paraId="2DC3E2BC" w14:textId="77777777" w:rsidR="00CB4BEB" w:rsidRPr="00DF11C9" w:rsidRDefault="00CB4BEB" w:rsidP="00CB4BEB">
      <w:pPr>
        <w:autoSpaceDE w:val="0"/>
        <w:autoSpaceDN w:val="0"/>
        <w:adjustRightInd w:val="0"/>
        <w:rPr>
          <w:rFonts w:ascii="Trebuchet MS" w:hAnsi="Trebuchet MS" w:cs="Trebuchet MS"/>
          <w:sz w:val="19"/>
          <w:szCs w:val="19"/>
        </w:rPr>
      </w:pPr>
      <w:r w:rsidRPr="00DF11C9">
        <w:rPr>
          <w:rFonts w:ascii="Trebuchet MS" w:hAnsi="Trebuchet MS" w:cs="Trebuchet MS"/>
          <w:sz w:val="19"/>
          <w:szCs w:val="19"/>
        </w:rPr>
        <w:t>Kodelisterne fungerer som oversættelser mellem anvendte kodeværdier og de matchende forklarende tekster.</w:t>
      </w:r>
    </w:p>
    <w:p w14:paraId="4EDE02EA" w14:textId="77777777" w:rsidR="00CB4BEB" w:rsidRPr="00AB5E7A" w:rsidRDefault="00CB4BEB" w:rsidP="00CB4BEB">
      <w:pPr>
        <w:pStyle w:val="Overskrift7"/>
        <w:rPr>
          <w:lang w:val="en-US"/>
        </w:rPr>
      </w:pPr>
      <w:r w:rsidRPr="00AB5E7A">
        <w:rPr>
          <w:lang w:val="en-US"/>
        </w:rPr>
        <w:t xml:space="preserve">5.7.2.3.1    5601 </w:t>
      </w:r>
      <w:proofErr w:type="spellStart"/>
      <w:r w:rsidRPr="00AB5E7A">
        <w:rPr>
          <w:lang w:val="en-US"/>
        </w:rPr>
        <w:t>Hasti_type</w:t>
      </w:r>
      <w:proofErr w:type="spellEnd"/>
      <w:r w:rsidRPr="00AB5E7A">
        <w:rPr>
          <w:rStyle w:val="TypografiOverskrift4BrugerdefineretfarveRGB0Tegn"/>
          <w:lang w:val="en-US"/>
        </w:rPr>
        <w:t xml:space="preserve"> </w:t>
      </w:r>
      <w:r w:rsidRPr="00AB5E7A">
        <w:rPr>
          <w:lang w:val="en-US"/>
        </w:rPr>
        <w:t>(</w:t>
      </w:r>
      <w:r w:rsidRPr="004D056C">
        <w:rPr>
          <w:lang w:val="en-US"/>
        </w:rPr>
        <w:t>d_5601_hasti_type</w:t>
      </w:r>
      <w:r w:rsidRPr="00AB5E7A">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7"/>
        <w:gridCol w:w="2429"/>
        <w:gridCol w:w="1534"/>
        <w:gridCol w:w="7846"/>
      </w:tblGrid>
      <w:tr w:rsidR="00CB4BEB" w:rsidRPr="0051728E" w14:paraId="6F997BE4" w14:textId="77777777" w:rsidTr="003C0924">
        <w:trPr>
          <w:trHeight w:hRule="exact" w:val="368"/>
        </w:trPr>
        <w:tc>
          <w:tcPr>
            <w:tcW w:w="0" w:type="auto"/>
            <w:tcBorders>
              <w:bottom w:val="single" w:sz="4" w:space="0" w:color="auto"/>
            </w:tcBorders>
            <w:shd w:val="clear" w:color="auto" w:fill="D9D9D9"/>
            <w:vAlign w:val="bottom"/>
          </w:tcPr>
          <w:p w14:paraId="3622A2D3" w14:textId="77777777" w:rsidR="00CB4BEB" w:rsidRPr="00272271" w:rsidRDefault="00CB4BEB" w:rsidP="003C0924">
            <w:pPr>
              <w:rPr>
                <w:rFonts w:ascii="Trebuchet MS" w:hAnsi="Trebuchet MS" w:cs="Trebuchet MS"/>
                <w:b/>
                <w:bCs/>
                <w:sz w:val="18"/>
                <w:szCs w:val="18"/>
              </w:rPr>
            </w:pPr>
            <w:proofErr w:type="spellStart"/>
            <w:r>
              <w:rPr>
                <w:rFonts w:ascii="Trebuchet MS" w:hAnsi="Trebuchet MS" w:cs="Trebuchet MS"/>
                <w:b/>
                <w:bCs/>
                <w:sz w:val="18"/>
                <w:szCs w:val="18"/>
              </w:rPr>
              <w:t>h</w:t>
            </w:r>
            <w:r w:rsidRPr="00272271">
              <w:rPr>
                <w:rFonts w:ascii="Trebuchet MS" w:hAnsi="Trebuchet MS" w:cs="Trebuchet MS"/>
                <w:b/>
                <w:bCs/>
                <w:sz w:val="18"/>
                <w:szCs w:val="18"/>
              </w:rPr>
              <w:t>asti_type_kode</w:t>
            </w:r>
            <w:proofErr w:type="spellEnd"/>
          </w:p>
        </w:tc>
        <w:tc>
          <w:tcPr>
            <w:tcW w:w="2460" w:type="dxa"/>
            <w:tcBorders>
              <w:bottom w:val="single" w:sz="4" w:space="0" w:color="auto"/>
            </w:tcBorders>
            <w:shd w:val="clear" w:color="auto" w:fill="D9D9D9"/>
            <w:vAlign w:val="bottom"/>
          </w:tcPr>
          <w:p w14:paraId="69CD4DFE" w14:textId="77777777" w:rsidR="00CB4BEB" w:rsidRPr="00272271" w:rsidRDefault="00CB4BEB" w:rsidP="003C0924">
            <w:pPr>
              <w:rPr>
                <w:rFonts w:ascii="Trebuchet MS" w:hAnsi="Trebuchet MS" w:cs="Trebuchet MS"/>
                <w:bCs/>
                <w:sz w:val="18"/>
                <w:szCs w:val="18"/>
              </w:rPr>
            </w:pPr>
            <w:proofErr w:type="spellStart"/>
            <w:r w:rsidRPr="00272271">
              <w:rPr>
                <w:rFonts w:ascii="Trebuchet MS" w:hAnsi="Trebuchet MS" w:cs="Trebuchet MS"/>
                <w:b/>
                <w:bCs/>
                <w:sz w:val="18"/>
                <w:szCs w:val="18"/>
              </w:rPr>
              <w:t>hasti_type</w:t>
            </w:r>
            <w:proofErr w:type="spellEnd"/>
          </w:p>
        </w:tc>
        <w:tc>
          <w:tcPr>
            <w:tcW w:w="1560" w:type="dxa"/>
            <w:tcBorders>
              <w:bottom w:val="single" w:sz="4" w:space="0" w:color="auto"/>
            </w:tcBorders>
            <w:shd w:val="clear" w:color="auto" w:fill="D9D9D9"/>
            <w:vAlign w:val="bottom"/>
          </w:tcPr>
          <w:p w14:paraId="04360535"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015" w:type="dxa"/>
            <w:tcBorders>
              <w:bottom w:val="single" w:sz="4" w:space="0" w:color="auto"/>
            </w:tcBorders>
            <w:shd w:val="clear" w:color="auto" w:fill="D9D9D9"/>
            <w:vAlign w:val="bottom"/>
          </w:tcPr>
          <w:p w14:paraId="2772865E" w14:textId="77777777" w:rsidR="00CB4BEB" w:rsidRPr="00272271" w:rsidRDefault="00CB4BEB" w:rsidP="003C0924">
            <w:pPr>
              <w:rPr>
                <w:rFonts w:ascii="Trebuchet MS" w:hAnsi="Trebuchet MS" w:cs="Trebuchet MS"/>
                <w:b/>
                <w:bCs/>
                <w:sz w:val="18"/>
                <w:szCs w:val="18"/>
              </w:rPr>
            </w:pPr>
            <w:r w:rsidRPr="00272271">
              <w:rPr>
                <w:rFonts w:ascii="Trebuchet MS" w:hAnsi="Trebuchet MS" w:cs="Trebuchet MS"/>
                <w:b/>
                <w:bCs/>
                <w:sz w:val="18"/>
                <w:szCs w:val="18"/>
              </w:rPr>
              <w:t>Begrebsdefinition</w:t>
            </w:r>
          </w:p>
        </w:tc>
      </w:tr>
      <w:tr w:rsidR="00CB4BEB" w:rsidRPr="0051728E" w14:paraId="6160D3E3"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6E32DF6C"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1</w:t>
            </w:r>
          </w:p>
        </w:tc>
        <w:tc>
          <w:tcPr>
            <w:tcW w:w="2460" w:type="dxa"/>
            <w:tcBorders>
              <w:top w:val="single" w:sz="4" w:space="0" w:color="auto"/>
              <w:left w:val="single" w:sz="4" w:space="0" w:color="auto"/>
              <w:bottom w:val="single" w:sz="4" w:space="0" w:color="auto"/>
            </w:tcBorders>
            <w:shd w:val="clear" w:color="auto" w:fill="FFFFFF"/>
            <w:vAlign w:val="bottom"/>
          </w:tcPr>
          <w:p w14:paraId="30B22D58"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Forvarsling</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3E824D3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27D9961E" w14:textId="77777777" w:rsidR="00CB4BEB" w:rsidRPr="00272271" w:rsidRDefault="00CB4BEB" w:rsidP="003C0924">
            <w:pPr>
              <w:rPr>
                <w:rFonts w:ascii="Trebuchet MS" w:hAnsi="Trebuchet MS" w:cs="Trebuchet MS"/>
                <w:sz w:val="18"/>
                <w:szCs w:val="18"/>
              </w:rPr>
            </w:pPr>
            <w:r w:rsidRPr="00272271">
              <w:rPr>
                <w:rFonts w:ascii="Trebuchet MS" w:hAnsi="Trebuchet MS" w:cs="Trebuchet MS"/>
                <w:sz w:val="18"/>
                <w:szCs w:val="18"/>
              </w:rPr>
              <w:t>Varsling typisk i form af skilte om der kommer en hastighedsdæmpende foranstaltning.</w:t>
            </w:r>
          </w:p>
        </w:tc>
      </w:tr>
      <w:tr w:rsidR="00CB4BEB" w:rsidRPr="0051728E" w14:paraId="53FD9F88"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5AADA73F"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lastRenderedPageBreak/>
              <w:t>2</w:t>
            </w:r>
          </w:p>
        </w:tc>
        <w:tc>
          <w:tcPr>
            <w:tcW w:w="2460" w:type="dxa"/>
            <w:tcBorders>
              <w:top w:val="single" w:sz="4" w:space="0" w:color="auto"/>
              <w:left w:val="single" w:sz="4" w:space="0" w:color="auto"/>
              <w:bottom w:val="single" w:sz="4" w:space="0" w:color="auto"/>
            </w:tcBorders>
            <w:shd w:val="clear" w:color="auto" w:fill="FFFFFF"/>
            <w:vAlign w:val="center"/>
          </w:tcPr>
          <w:p w14:paraId="52F5F86C"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Port</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41482D9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0909B1FB" w14:textId="77777777" w:rsidR="00CB4BEB" w:rsidRPr="00272271" w:rsidRDefault="00CB4BEB" w:rsidP="003C0924">
            <w:pPr>
              <w:rPr>
                <w:rFonts w:ascii="Trebuchet MS" w:hAnsi="Trebuchet MS" w:cs="Trebuchet MS"/>
                <w:sz w:val="18"/>
                <w:szCs w:val="18"/>
              </w:rPr>
            </w:pPr>
            <w:r w:rsidRPr="00272271">
              <w:rPr>
                <w:rFonts w:ascii="Trebuchet MS" w:hAnsi="Trebuchet MS" w:cs="Trebuchet MS"/>
                <w:sz w:val="18"/>
                <w:szCs w:val="18"/>
              </w:rPr>
              <w:t>En visuel markering af en byport. Typisk med beplantning, belægningsskift, portaler, belysning og/eller indsnævring</w:t>
            </w:r>
          </w:p>
        </w:tc>
      </w:tr>
      <w:tr w:rsidR="00CB4BEB" w:rsidRPr="0051728E" w14:paraId="02C98F20"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43DE0AD5"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3</w:t>
            </w:r>
          </w:p>
        </w:tc>
        <w:tc>
          <w:tcPr>
            <w:tcW w:w="2460" w:type="dxa"/>
            <w:tcBorders>
              <w:top w:val="single" w:sz="4" w:space="0" w:color="auto"/>
              <w:left w:val="single" w:sz="4" w:space="0" w:color="auto"/>
              <w:bottom w:val="single" w:sz="4" w:space="0" w:color="auto"/>
            </w:tcBorders>
            <w:shd w:val="clear" w:color="auto" w:fill="FFFFFF"/>
            <w:vAlign w:val="bottom"/>
          </w:tcPr>
          <w:p w14:paraId="385272D5"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2-sporet bump</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4E0C2CF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44260CE5" w14:textId="77777777" w:rsidR="00CB4BEB" w:rsidRPr="00272271" w:rsidRDefault="00CB4BEB" w:rsidP="003C0924">
            <w:pPr>
              <w:rPr>
                <w:rFonts w:ascii="Trebuchet MS" w:hAnsi="Trebuchet MS" w:cs="Trebuchet MS"/>
                <w:sz w:val="18"/>
                <w:szCs w:val="18"/>
              </w:rPr>
            </w:pPr>
            <w:r w:rsidRPr="00272271">
              <w:rPr>
                <w:rFonts w:ascii="Trebuchet MS" w:hAnsi="Trebuchet MS" w:cs="Trebuchet MS"/>
                <w:sz w:val="18"/>
                <w:szCs w:val="18"/>
              </w:rPr>
              <w:t>Bump der dækker 2 spor (typiske begge retninger).</w:t>
            </w:r>
          </w:p>
        </w:tc>
      </w:tr>
      <w:tr w:rsidR="00CB4BEB" w:rsidRPr="0051728E" w14:paraId="7C532C8D"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984819D"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4</w:t>
            </w:r>
          </w:p>
        </w:tc>
        <w:tc>
          <w:tcPr>
            <w:tcW w:w="2460" w:type="dxa"/>
            <w:tcBorders>
              <w:top w:val="single" w:sz="4" w:space="0" w:color="auto"/>
              <w:left w:val="single" w:sz="4" w:space="0" w:color="auto"/>
              <w:bottom w:val="single" w:sz="4" w:space="0" w:color="auto"/>
            </w:tcBorders>
            <w:shd w:val="clear" w:color="auto" w:fill="FFFFFF"/>
            <w:vAlign w:val="bottom"/>
          </w:tcPr>
          <w:p w14:paraId="3B6D265A"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2-sporet hævet flade</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65650BA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707CBC5D" w14:textId="77777777" w:rsidR="00CB4BEB" w:rsidRPr="00272271" w:rsidRDefault="00CB4BEB" w:rsidP="003C0924">
            <w:pPr>
              <w:rPr>
                <w:rFonts w:ascii="Trebuchet MS" w:hAnsi="Trebuchet MS" w:cs="Trebuchet MS"/>
                <w:sz w:val="18"/>
                <w:szCs w:val="18"/>
              </w:rPr>
            </w:pPr>
            <w:r w:rsidRPr="00272271">
              <w:rPr>
                <w:rFonts w:ascii="Trebuchet MS" w:hAnsi="Trebuchet MS" w:cs="Trebuchet MS"/>
                <w:sz w:val="18"/>
                <w:szCs w:val="18"/>
              </w:rPr>
              <w:t>Hævet vejflade der dækker 2 spor (typisk begge retninger) mindste længde 10 meter.</w:t>
            </w:r>
          </w:p>
        </w:tc>
      </w:tr>
      <w:tr w:rsidR="00CB4BEB" w:rsidRPr="0051728E" w14:paraId="61119B12"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1DE1054D"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5</w:t>
            </w:r>
          </w:p>
        </w:tc>
        <w:tc>
          <w:tcPr>
            <w:tcW w:w="2460" w:type="dxa"/>
            <w:tcBorders>
              <w:top w:val="single" w:sz="4" w:space="0" w:color="auto"/>
              <w:left w:val="single" w:sz="4" w:space="0" w:color="auto"/>
              <w:bottom w:val="single" w:sz="4" w:space="0" w:color="auto"/>
            </w:tcBorders>
            <w:shd w:val="clear" w:color="auto" w:fill="FFFFFF"/>
            <w:vAlign w:val="bottom"/>
          </w:tcPr>
          <w:p w14:paraId="5C9519FC"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Forsætning</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5F12CF8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6FB07F54" w14:textId="77777777" w:rsidR="00CB4BEB" w:rsidRPr="00272271" w:rsidRDefault="00CB4BEB" w:rsidP="003C0924">
            <w:pPr>
              <w:rPr>
                <w:rFonts w:ascii="Trebuchet MS" w:hAnsi="Trebuchet MS" w:cs="Trebuchet MS"/>
                <w:sz w:val="18"/>
                <w:szCs w:val="18"/>
              </w:rPr>
            </w:pPr>
            <w:r w:rsidRPr="00272271">
              <w:rPr>
                <w:rFonts w:ascii="Trebuchet MS" w:hAnsi="Trebuchet MS" w:cs="Trebuchet MS"/>
                <w:sz w:val="18"/>
                <w:szCs w:val="18"/>
              </w:rPr>
              <w:t>Forskydning af vejen til siden (parallelt)</w:t>
            </w:r>
          </w:p>
        </w:tc>
      </w:tr>
      <w:tr w:rsidR="00CB4BEB" w:rsidRPr="0051728E" w14:paraId="70A5A221"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7B76EE8E"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6</w:t>
            </w:r>
          </w:p>
        </w:tc>
        <w:tc>
          <w:tcPr>
            <w:tcW w:w="2460" w:type="dxa"/>
            <w:tcBorders>
              <w:top w:val="single" w:sz="4" w:space="0" w:color="auto"/>
              <w:left w:val="single" w:sz="4" w:space="0" w:color="auto"/>
              <w:bottom w:val="single" w:sz="4" w:space="0" w:color="auto"/>
            </w:tcBorders>
            <w:shd w:val="clear" w:color="auto" w:fill="FFFFFF"/>
            <w:vAlign w:val="center"/>
          </w:tcPr>
          <w:p w14:paraId="1CAAC8CE"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2-sporet indsnævring fra vejmidte</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5EE64D31"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442C4025"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Helle anlæg mellem kørselsretningerne, men uden at øge den samlet vejbredde tilsvarende, så det enkelte kørespor bliver smallere.</w:t>
            </w:r>
          </w:p>
        </w:tc>
      </w:tr>
      <w:tr w:rsidR="00CB4BEB" w:rsidRPr="0051728E" w14:paraId="0A3FDE99"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1D49D243"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7</w:t>
            </w:r>
          </w:p>
        </w:tc>
        <w:tc>
          <w:tcPr>
            <w:tcW w:w="2460" w:type="dxa"/>
            <w:tcBorders>
              <w:top w:val="single" w:sz="4" w:space="0" w:color="auto"/>
              <w:left w:val="single" w:sz="4" w:space="0" w:color="auto"/>
              <w:bottom w:val="single" w:sz="4" w:space="0" w:color="auto"/>
            </w:tcBorders>
            <w:shd w:val="clear" w:color="auto" w:fill="FFFFFF"/>
            <w:vAlign w:val="bottom"/>
          </w:tcPr>
          <w:p w14:paraId="34141B00"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2-sporet indsnævring fra vejkant</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025C8D7F"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center"/>
          </w:tcPr>
          <w:p w14:paraId="33ACE0FB"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 xml:space="preserve">Over en kort strækning er </w:t>
            </w:r>
            <w:proofErr w:type="spellStart"/>
            <w:r w:rsidRPr="00272271">
              <w:rPr>
                <w:rFonts w:ascii="Trebuchet MS" w:hAnsi="Trebuchet MS"/>
                <w:sz w:val="18"/>
                <w:szCs w:val="18"/>
              </w:rPr>
              <w:t>vejbredden</w:t>
            </w:r>
            <w:proofErr w:type="spellEnd"/>
            <w:r w:rsidRPr="00272271">
              <w:rPr>
                <w:rFonts w:ascii="Trebuchet MS" w:hAnsi="Trebuchet MS"/>
                <w:sz w:val="18"/>
                <w:szCs w:val="18"/>
              </w:rPr>
              <w:t xml:space="preserve"> smallere, men der er stadigvæk to spor. </w:t>
            </w:r>
          </w:p>
        </w:tc>
      </w:tr>
      <w:tr w:rsidR="00CB4BEB" w:rsidRPr="0051728E" w14:paraId="6BAD1977"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4F4B3CCB"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8</w:t>
            </w:r>
          </w:p>
        </w:tc>
        <w:tc>
          <w:tcPr>
            <w:tcW w:w="2460" w:type="dxa"/>
            <w:tcBorders>
              <w:top w:val="single" w:sz="4" w:space="0" w:color="auto"/>
              <w:left w:val="single" w:sz="4" w:space="0" w:color="auto"/>
              <w:bottom w:val="single" w:sz="4" w:space="0" w:color="auto"/>
            </w:tcBorders>
            <w:shd w:val="clear" w:color="auto" w:fill="FFFFFF"/>
            <w:vAlign w:val="bottom"/>
          </w:tcPr>
          <w:p w14:paraId="14680DD7"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Indsnævring til 1 spor</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76E7BFA1"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33AF6B1D"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 xml:space="preserve">Det ene spor blokeres fysisk med blomsterkasse, helle med træ eller lign. </w:t>
            </w:r>
          </w:p>
        </w:tc>
      </w:tr>
      <w:tr w:rsidR="00CB4BEB" w:rsidRPr="0051728E" w14:paraId="66547C2F"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6AB6D394"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9</w:t>
            </w:r>
          </w:p>
        </w:tc>
        <w:tc>
          <w:tcPr>
            <w:tcW w:w="2460" w:type="dxa"/>
            <w:tcBorders>
              <w:top w:val="single" w:sz="4" w:space="0" w:color="auto"/>
              <w:left w:val="single" w:sz="4" w:space="0" w:color="auto"/>
              <w:bottom w:val="single" w:sz="4" w:space="0" w:color="auto"/>
            </w:tcBorders>
            <w:shd w:val="clear" w:color="auto" w:fill="FFFFFF"/>
            <w:vAlign w:val="bottom"/>
          </w:tcPr>
          <w:p w14:paraId="02DFBD98"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Indsnævring til 1 spor med bump</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5C79281D"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center"/>
          </w:tcPr>
          <w:p w14:paraId="2F04CDB6"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 xml:space="preserve">Bump samtidigt med det ene spor blokeres fysisk med blomsterkasse, helle med træ eller lign. </w:t>
            </w:r>
          </w:p>
        </w:tc>
      </w:tr>
      <w:tr w:rsidR="00CB4BEB" w:rsidRPr="0051728E" w14:paraId="4C231FBF"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522CF256"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10</w:t>
            </w:r>
          </w:p>
        </w:tc>
        <w:tc>
          <w:tcPr>
            <w:tcW w:w="2460" w:type="dxa"/>
            <w:tcBorders>
              <w:top w:val="single" w:sz="4" w:space="0" w:color="auto"/>
              <w:left w:val="single" w:sz="4" w:space="0" w:color="auto"/>
              <w:bottom w:val="single" w:sz="4" w:space="0" w:color="auto"/>
            </w:tcBorders>
            <w:shd w:val="clear" w:color="auto" w:fill="FFFFFF"/>
            <w:vAlign w:val="center"/>
          </w:tcPr>
          <w:p w14:paraId="2159B03A"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Indsnævring til 1 spor med hævet flade</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08CA5287"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54CCB406"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 xml:space="preserve">Hævet flade samtidigt med det ene spor blokeres fysisk med blomsterkasse, helle med træ eller lign. </w:t>
            </w:r>
          </w:p>
        </w:tc>
      </w:tr>
      <w:tr w:rsidR="00CB4BEB" w:rsidRPr="0051728E" w14:paraId="49FBF3E9"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7A85CCDB"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11</w:t>
            </w:r>
          </w:p>
        </w:tc>
        <w:tc>
          <w:tcPr>
            <w:tcW w:w="2460" w:type="dxa"/>
            <w:tcBorders>
              <w:top w:val="single" w:sz="4" w:space="0" w:color="auto"/>
              <w:left w:val="single" w:sz="4" w:space="0" w:color="auto"/>
              <w:bottom w:val="single" w:sz="4" w:space="0" w:color="auto"/>
            </w:tcBorders>
            <w:shd w:val="clear" w:color="auto" w:fill="FFFFFF"/>
            <w:vAlign w:val="center"/>
          </w:tcPr>
          <w:p w14:paraId="7A10F207"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Forsætning med indsnævring til 1 spor</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7721FC23"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6DD2C5D2"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Begge spor blokeres forskudt fysisk med blomsterkasse, helle med træ eller lign. Så der kun er et spor tilbage igennem slusen.</w:t>
            </w:r>
          </w:p>
        </w:tc>
      </w:tr>
      <w:tr w:rsidR="00CB4BEB" w:rsidRPr="0051728E" w14:paraId="77E5B8D6"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61C91DC4"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12</w:t>
            </w:r>
          </w:p>
        </w:tc>
        <w:tc>
          <w:tcPr>
            <w:tcW w:w="2460" w:type="dxa"/>
            <w:tcBorders>
              <w:top w:val="single" w:sz="4" w:space="0" w:color="auto"/>
              <w:left w:val="single" w:sz="4" w:space="0" w:color="auto"/>
              <w:bottom w:val="single" w:sz="4" w:space="0" w:color="auto"/>
            </w:tcBorders>
            <w:shd w:val="clear" w:color="auto" w:fill="FFFFFF"/>
            <w:vAlign w:val="bottom"/>
          </w:tcPr>
          <w:p w14:paraId="7B87C629"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 xml:space="preserve">Forsætning med </w:t>
            </w:r>
            <w:proofErr w:type="spellStart"/>
            <w:r w:rsidRPr="001D6480">
              <w:rPr>
                <w:rFonts w:ascii="Trebuchet MS" w:hAnsi="Trebuchet MS"/>
                <w:sz w:val="18"/>
                <w:szCs w:val="18"/>
              </w:rPr>
              <w:t>indsnæv</w:t>
            </w:r>
            <w:r>
              <w:rPr>
                <w:rFonts w:ascii="Trebuchet MS" w:hAnsi="Trebuchet MS"/>
                <w:sz w:val="18"/>
                <w:szCs w:val="18"/>
              </w:rPr>
              <w:t>-</w:t>
            </w:r>
            <w:r w:rsidRPr="001D6480">
              <w:rPr>
                <w:rFonts w:ascii="Trebuchet MS" w:hAnsi="Trebuchet MS"/>
                <w:sz w:val="18"/>
                <w:szCs w:val="18"/>
              </w:rPr>
              <w:t>ring</w:t>
            </w:r>
            <w:proofErr w:type="spellEnd"/>
            <w:r w:rsidRPr="001D6480">
              <w:rPr>
                <w:rFonts w:ascii="Trebuchet MS" w:hAnsi="Trebuchet MS"/>
                <w:sz w:val="18"/>
                <w:szCs w:val="18"/>
              </w:rPr>
              <w:t xml:space="preserve"> til 1 spor og bump</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22CA0A8F"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3C03C693"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Hævet flade samtidig med at det ene spor blokeres fysisk med blomsterkasse, helle med træ eller lign.</w:t>
            </w:r>
          </w:p>
        </w:tc>
      </w:tr>
      <w:tr w:rsidR="00CB4BEB" w:rsidRPr="0051728E" w14:paraId="2F4E8495" w14:textId="77777777" w:rsidTr="003C0924">
        <w:trPr>
          <w:trHeight w:hRule="exact" w:val="631"/>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42F0D5DD"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13</w:t>
            </w:r>
          </w:p>
        </w:tc>
        <w:tc>
          <w:tcPr>
            <w:tcW w:w="2460" w:type="dxa"/>
            <w:tcBorders>
              <w:top w:val="single" w:sz="4" w:space="0" w:color="auto"/>
              <w:left w:val="single" w:sz="4" w:space="0" w:color="auto"/>
              <w:bottom w:val="single" w:sz="4" w:space="0" w:color="auto"/>
            </w:tcBorders>
            <w:shd w:val="clear" w:color="auto" w:fill="FFFFFF"/>
            <w:vAlign w:val="bottom"/>
          </w:tcPr>
          <w:p w14:paraId="2C495D52"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Forsætning med indsnævring til 1 spor og hævet flade</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158DEB0F"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007F50E1"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Begge spor blokeres forskudt fysisk med blomsterkasse, helle med træ eller lign. Så der kun er et spor tilbage igennem slusen. Udfor eller mellem hver blokering er der en hævet flade.</w:t>
            </w:r>
          </w:p>
        </w:tc>
      </w:tr>
      <w:tr w:rsidR="00CB4BEB" w:rsidRPr="0051728E" w14:paraId="4D36624C"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2410E7C"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14</w:t>
            </w:r>
          </w:p>
        </w:tc>
        <w:tc>
          <w:tcPr>
            <w:tcW w:w="2460" w:type="dxa"/>
            <w:tcBorders>
              <w:top w:val="single" w:sz="4" w:space="0" w:color="auto"/>
              <w:left w:val="single" w:sz="4" w:space="0" w:color="auto"/>
              <w:bottom w:val="single" w:sz="4" w:space="0" w:color="auto"/>
            </w:tcBorders>
            <w:shd w:val="clear" w:color="auto" w:fill="FFFFFF"/>
            <w:vAlign w:val="bottom"/>
          </w:tcPr>
          <w:p w14:paraId="44D5A5E4"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Rundkørsel</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534A0135"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591D1EE0"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Rundkørsel (ensrettet kørsel omkring en "ø")</w:t>
            </w:r>
          </w:p>
        </w:tc>
      </w:tr>
      <w:tr w:rsidR="00CB4BEB" w:rsidRPr="0051728E" w14:paraId="61BF1F97"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A65DF2B"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15</w:t>
            </w:r>
          </w:p>
        </w:tc>
        <w:tc>
          <w:tcPr>
            <w:tcW w:w="2460" w:type="dxa"/>
            <w:tcBorders>
              <w:top w:val="single" w:sz="4" w:space="0" w:color="auto"/>
              <w:left w:val="single" w:sz="4" w:space="0" w:color="auto"/>
              <w:bottom w:val="single" w:sz="4" w:space="0" w:color="auto"/>
            </w:tcBorders>
            <w:shd w:val="clear" w:color="auto" w:fill="FFFFFF"/>
            <w:vAlign w:val="bottom"/>
          </w:tcPr>
          <w:p w14:paraId="712F3B20"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Cirkelformet bump</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3BFC37E8"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55F98DBB"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Bump der fra siden har form som en cirkelbue - en del af en cylinderflade.</w:t>
            </w:r>
          </w:p>
        </w:tc>
      </w:tr>
      <w:tr w:rsidR="00CB4BEB" w:rsidRPr="0051728E" w14:paraId="0A6514CD"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C2BC9D4"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16</w:t>
            </w:r>
          </w:p>
        </w:tc>
        <w:tc>
          <w:tcPr>
            <w:tcW w:w="2460" w:type="dxa"/>
            <w:tcBorders>
              <w:top w:val="single" w:sz="4" w:space="0" w:color="auto"/>
              <w:left w:val="single" w:sz="4" w:space="0" w:color="auto"/>
              <w:bottom w:val="single" w:sz="4" w:space="0" w:color="auto"/>
            </w:tcBorders>
            <w:shd w:val="clear" w:color="auto" w:fill="FFFFFF"/>
            <w:vAlign w:val="bottom"/>
          </w:tcPr>
          <w:p w14:paraId="36EAD263"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Modificeret cirkelbump</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6995E9EB"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373BC0ED"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Bump der fra siden har form som en cirkelbue, men flader ud så den fanger vej i en blød overgang.</w:t>
            </w:r>
          </w:p>
        </w:tc>
      </w:tr>
      <w:tr w:rsidR="00CB4BEB" w:rsidRPr="0051728E" w14:paraId="0759099C"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62DBA1A3"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17</w:t>
            </w:r>
          </w:p>
        </w:tc>
        <w:tc>
          <w:tcPr>
            <w:tcW w:w="2460" w:type="dxa"/>
            <w:tcBorders>
              <w:top w:val="single" w:sz="4" w:space="0" w:color="auto"/>
              <w:left w:val="single" w:sz="4" w:space="0" w:color="auto"/>
              <w:bottom w:val="single" w:sz="4" w:space="0" w:color="auto"/>
            </w:tcBorders>
            <w:shd w:val="clear" w:color="auto" w:fill="FFFFFF"/>
            <w:vAlign w:val="center"/>
          </w:tcPr>
          <w:p w14:paraId="1ED4C7A7"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Modificeret sinusbump</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63FC188C"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5946AC9E"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Bump der fra siden har form som en sinuskurve, men flader ud så den fanger vej i en blød overgang.</w:t>
            </w:r>
          </w:p>
        </w:tc>
      </w:tr>
      <w:tr w:rsidR="00CB4BEB" w:rsidRPr="0051728E" w14:paraId="201BCB4F"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DD261D6"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18</w:t>
            </w:r>
          </w:p>
        </w:tc>
        <w:tc>
          <w:tcPr>
            <w:tcW w:w="2460" w:type="dxa"/>
            <w:tcBorders>
              <w:top w:val="single" w:sz="4" w:space="0" w:color="auto"/>
              <w:left w:val="single" w:sz="4" w:space="0" w:color="auto"/>
              <w:bottom w:val="single" w:sz="4" w:space="0" w:color="auto"/>
            </w:tcBorders>
            <w:shd w:val="clear" w:color="auto" w:fill="FFFFFF"/>
            <w:vAlign w:val="bottom"/>
          </w:tcPr>
          <w:p w14:paraId="0B00497A"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Kuppelformet bump</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250F952E"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61DAC09A"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Bump der har form som en kuppel - en del af en kugleflade.</w:t>
            </w:r>
          </w:p>
        </w:tc>
      </w:tr>
      <w:tr w:rsidR="00CB4BEB" w:rsidRPr="0051728E" w14:paraId="7F9C6D39"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655356BC"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19</w:t>
            </w:r>
          </w:p>
        </w:tc>
        <w:tc>
          <w:tcPr>
            <w:tcW w:w="2460" w:type="dxa"/>
            <w:tcBorders>
              <w:top w:val="single" w:sz="4" w:space="0" w:color="auto"/>
              <w:left w:val="single" w:sz="4" w:space="0" w:color="auto"/>
              <w:bottom w:val="single" w:sz="4" w:space="0" w:color="auto"/>
            </w:tcBorders>
            <w:shd w:val="clear" w:color="auto" w:fill="FFFFFF"/>
            <w:vAlign w:val="bottom"/>
          </w:tcPr>
          <w:p w14:paraId="49335D9C"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Trapezformet bump</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529B186A"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2304862F"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 xml:space="preserve">En plan </w:t>
            </w:r>
            <w:proofErr w:type="gramStart"/>
            <w:r w:rsidRPr="00272271">
              <w:rPr>
                <w:rFonts w:ascii="Trebuchet MS" w:hAnsi="Trebuchet MS"/>
                <w:sz w:val="18"/>
                <w:szCs w:val="18"/>
              </w:rPr>
              <w:t>flade</w:t>
            </w:r>
            <w:proofErr w:type="gramEnd"/>
            <w:r w:rsidRPr="00272271">
              <w:rPr>
                <w:rFonts w:ascii="Trebuchet MS" w:hAnsi="Trebuchet MS"/>
                <w:sz w:val="18"/>
                <w:szCs w:val="18"/>
              </w:rPr>
              <w:t xml:space="preserve"> med ramper i en ret </w:t>
            </w:r>
            <w:r>
              <w:rPr>
                <w:rFonts w:ascii="Trebuchet MS" w:hAnsi="Trebuchet MS"/>
                <w:sz w:val="18"/>
                <w:szCs w:val="18"/>
              </w:rPr>
              <w:t>linje</w:t>
            </w:r>
            <w:r w:rsidRPr="00272271">
              <w:rPr>
                <w:rFonts w:ascii="Trebuchet MS" w:hAnsi="Trebuchet MS"/>
                <w:sz w:val="18"/>
                <w:szCs w:val="18"/>
              </w:rPr>
              <w:t>.</w:t>
            </w:r>
          </w:p>
        </w:tc>
      </w:tr>
      <w:tr w:rsidR="00CB4BEB" w:rsidRPr="0051728E" w14:paraId="049EA9E8" w14:textId="77777777" w:rsidTr="003C0924">
        <w:trPr>
          <w:trHeight w:hRule="exact" w:val="43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2F170DBB"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20</w:t>
            </w:r>
          </w:p>
        </w:tc>
        <w:tc>
          <w:tcPr>
            <w:tcW w:w="2460" w:type="dxa"/>
            <w:tcBorders>
              <w:top w:val="single" w:sz="4" w:space="0" w:color="auto"/>
              <w:left w:val="single" w:sz="4" w:space="0" w:color="auto"/>
              <w:bottom w:val="single" w:sz="4" w:space="0" w:color="auto"/>
            </w:tcBorders>
            <w:shd w:val="clear" w:color="auto" w:fill="FFFFFF"/>
            <w:vAlign w:val="bottom"/>
          </w:tcPr>
          <w:p w14:paraId="227699AD"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Trapezbump med modificeret rampe</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3AF2340D"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center"/>
          </w:tcPr>
          <w:p w14:paraId="78C3A505"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 xml:space="preserve">En plan </w:t>
            </w:r>
            <w:proofErr w:type="gramStart"/>
            <w:r w:rsidRPr="00272271">
              <w:rPr>
                <w:rFonts w:ascii="Trebuchet MS" w:hAnsi="Trebuchet MS"/>
                <w:sz w:val="18"/>
                <w:szCs w:val="18"/>
              </w:rPr>
              <w:t>flade</w:t>
            </w:r>
            <w:proofErr w:type="gramEnd"/>
            <w:r w:rsidRPr="00272271">
              <w:rPr>
                <w:rFonts w:ascii="Trebuchet MS" w:hAnsi="Trebuchet MS"/>
                <w:sz w:val="18"/>
                <w:szCs w:val="18"/>
              </w:rPr>
              <w:t xml:space="preserve"> med ramper i en blød kurve </w:t>
            </w:r>
            <w:r>
              <w:rPr>
                <w:rFonts w:ascii="Trebuchet MS" w:hAnsi="Trebuchet MS"/>
                <w:sz w:val="18"/>
                <w:szCs w:val="18"/>
              </w:rPr>
              <w:t>linje</w:t>
            </w:r>
            <w:r w:rsidRPr="00272271">
              <w:rPr>
                <w:rFonts w:ascii="Trebuchet MS" w:hAnsi="Trebuchet MS"/>
                <w:sz w:val="18"/>
                <w:szCs w:val="18"/>
              </w:rPr>
              <w:t>.</w:t>
            </w:r>
          </w:p>
        </w:tc>
      </w:tr>
      <w:tr w:rsidR="00CB4BEB" w:rsidRPr="0051728E" w14:paraId="66B8AE85"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55E8CAC6"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21</w:t>
            </w:r>
          </w:p>
        </w:tc>
        <w:tc>
          <w:tcPr>
            <w:tcW w:w="2460" w:type="dxa"/>
            <w:tcBorders>
              <w:top w:val="single" w:sz="4" w:space="0" w:color="auto"/>
              <w:left w:val="single" w:sz="4" w:space="0" w:color="auto"/>
              <w:bottom w:val="single" w:sz="4" w:space="0" w:color="auto"/>
            </w:tcBorders>
            <w:shd w:val="clear" w:color="auto" w:fill="FFFFFF"/>
            <w:vAlign w:val="center"/>
          </w:tcPr>
          <w:p w14:paraId="5EB7EF2F" w14:textId="77777777" w:rsidR="00CB4BEB" w:rsidRPr="001D6480" w:rsidRDefault="00CB4BEB" w:rsidP="003C0924">
            <w:pPr>
              <w:rPr>
                <w:rFonts w:ascii="Trebuchet MS" w:hAnsi="Trebuchet MS"/>
                <w:sz w:val="18"/>
                <w:szCs w:val="18"/>
              </w:rPr>
            </w:pPr>
            <w:proofErr w:type="spellStart"/>
            <w:r w:rsidRPr="001D6480">
              <w:rPr>
                <w:rFonts w:ascii="Trebuchet MS" w:hAnsi="Trebuchet MS"/>
                <w:sz w:val="18"/>
                <w:szCs w:val="18"/>
              </w:rPr>
              <w:t>Kombibump</w:t>
            </w:r>
            <w:proofErr w:type="spellEnd"/>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515FD56F"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648BEAB9"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2 forskellige bump typer inde i hinanden, hvor busser m.v. benytter den ene og biler benytter den anden. Normalt to sæt ramper med forskellige afstand.</w:t>
            </w:r>
          </w:p>
        </w:tc>
      </w:tr>
      <w:tr w:rsidR="00CB4BEB" w:rsidRPr="0051728E" w14:paraId="05AB9D4F"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560C130F"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22</w:t>
            </w:r>
          </w:p>
        </w:tc>
        <w:tc>
          <w:tcPr>
            <w:tcW w:w="2460" w:type="dxa"/>
            <w:tcBorders>
              <w:top w:val="single" w:sz="4" w:space="0" w:color="auto"/>
              <w:left w:val="single" w:sz="4" w:space="0" w:color="auto"/>
              <w:bottom w:val="single" w:sz="4" w:space="0" w:color="auto"/>
            </w:tcBorders>
            <w:shd w:val="clear" w:color="auto" w:fill="FFFFFF"/>
            <w:vAlign w:val="center"/>
          </w:tcPr>
          <w:p w14:paraId="2844121F"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Pudebump</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567809C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561BDAF4" w14:textId="13171AB1" w:rsidR="00CB4BEB" w:rsidRPr="00272271" w:rsidRDefault="00CB4BEB" w:rsidP="003C0924">
            <w:pPr>
              <w:rPr>
                <w:rFonts w:ascii="Trebuchet MS" w:hAnsi="Trebuchet MS"/>
                <w:sz w:val="18"/>
                <w:szCs w:val="18"/>
              </w:rPr>
            </w:pPr>
            <w:r w:rsidRPr="00272271">
              <w:rPr>
                <w:rFonts w:ascii="Trebuchet MS" w:hAnsi="Trebuchet MS"/>
                <w:sz w:val="18"/>
                <w:szCs w:val="18"/>
              </w:rPr>
              <w:t>Et smalt bump, der tillader store køretøjer at skræve hen</w:t>
            </w:r>
            <w:r w:rsidR="00D64FEB">
              <w:rPr>
                <w:rFonts w:ascii="Trebuchet MS" w:hAnsi="Trebuchet MS"/>
                <w:sz w:val="18"/>
                <w:szCs w:val="18"/>
              </w:rPr>
              <w:t xml:space="preserve"> </w:t>
            </w:r>
            <w:r w:rsidRPr="00272271">
              <w:rPr>
                <w:rFonts w:ascii="Trebuchet MS" w:hAnsi="Trebuchet MS"/>
                <w:sz w:val="18"/>
                <w:szCs w:val="18"/>
              </w:rPr>
              <w:t xml:space="preserve">over bumpet, </w:t>
            </w:r>
            <w:proofErr w:type="gramStart"/>
            <w:r w:rsidRPr="00272271">
              <w:rPr>
                <w:rFonts w:ascii="Trebuchet MS" w:hAnsi="Trebuchet MS"/>
                <w:sz w:val="18"/>
                <w:szCs w:val="18"/>
              </w:rPr>
              <w:t>således at</w:t>
            </w:r>
            <w:proofErr w:type="gramEnd"/>
            <w:r w:rsidRPr="00272271">
              <w:rPr>
                <w:rFonts w:ascii="Trebuchet MS" w:hAnsi="Trebuchet MS"/>
                <w:sz w:val="18"/>
                <w:szCs w:val="18"/>
              </w:rPr>
              <w:t xml:space="preserve"> kun mindre køretøjer mærker bumpet ved passage. Der er et pudebump i hvert kørespor.</w:t>
            </w:r>
          </w:p>
        </w:tc>
      </w:tr>
      <w:tr w:rsidR="00CB4BEB" w:rsidRPr="0051728E" w14:paraId="572506D8"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23BE8AEF"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lastRenderedPageBreak/>
              <w:t>23</w:t>
            </w:r>
          </w:p>
        </w:tc>
        <w:tc>
          <w:tcPr>
            <w:tcW w:w="2460" w:type="dxa"/>
            <w:tcBorders>
              <w:top w:val="single" w:sz="4" w:space="0" w:color="auto"/>
              <w:left w:val="single" w:sz="4" w:space="0" w:color="auto"/>
              <w:bottom w:val="single" w:sz="4" w:space="0" w:color="auto"/>
            </w:tcBorders>
            <w:shd w:val="clear" w:color="auto" w:fill="FFFFFF"/>
            <w:vAlign w:val="center"/>
          </w:tcPr>
          <w:p w14:paraId="5FE4C53E"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Pukkelbump</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666FD43B"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6B2DCD2C"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 xml:space="preserve">Flere mindre kuppelformede bump, der placeres forskudt i forhold til hinanden. Også kaldet </w:t>
            </w:r>
            <w:proofErr w:type="spellStart"/>
            <w:r w:rsidRPr="00272271">
              <w:rPr>
                <w:rFonts w:ascii="Trebuchet MS" w:hAnsi="Trebuchet MS"/>
                <w:sz w:val="18"/>
                <w:szCs w:val="18"/>
              </w:rPr>
              <w:t>mushrooms</w:t>
            </w:r>
            <w:proofErr w:type="spellEnd"/>
            <w:r w:rsidRPr="00272271">
              <w:rPr>
                <w:rFonts w:ascii="Trebuchet MS" w:hAnsi="Trebuchet MS"/>
                <w:sz w:val="18"/>
                <w:szCs w:val="18"/>
              </w:rPr>
              <w:t>, paddehatte, mariehøns eller skildpadder.</w:t>
            </w:r>
          </w:p>
        </w:tc>
      </w:tr>
      <w:tr w:rsidR="00CB4BEB" w:rsidRPr="0051728E" w14:paraId="216FC498" w14:textId="77777777" w:rsidTr="003C0924">
        <w:trPr>
          <w:trHeight w:hRule="exact" w:val="377"/>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42848208"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24</w:t>
            </w:r>
          </w:p>
        </w:tc>
        <w:tc>
          <w:tcPr>
            <w:tcW w:w="2460" w:type="dxa"/>
            <w:tcBorders>
              <w:top w:val="single" w:sz="4" w:space="0" w:color="auto"/>
              <w:left w:val="single" w:sz="4" w:space="0" w:color="auto"/>
              <w:bottom w:val="single" w:sz="4" w:space="0" w:color="auto"/>
            </w:tcBorders>
            <w:shd w:val="clear" w:color="auto" w:fill="FFFFFF"/>
            <w:vAlign w:val="bottom"/>
          </w:tcPr>
          <w:p w14:paraId="707D4685"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Præfabrikeret permanent bumptype</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11073F73"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center"/>
          </w:tcPr>
          <w:p w14:paraId="5E19DE3D"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Bump der er fremstillet på en virksomhed og stillet færdige op.</w:t>
            </w:r>
          </w:p>
        </w:tc>
      </w:tr>
      <w:tr w:rsidR="00CB4BEB" w:rsidRPr="0051728E" w14:paraId="4BEA7975"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7D5CD6A"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25</w:t>
            </w:r>
          </w:p>
        </w:tc>
        <w:tc>
          <w:tcPr>
            <w:tcW w:w="2460" w:type="dxa"/>
            <w:tcBorders>
              <w:top w:val="single" w:sz="4" w:space="0" w:color="auto"/>
              <w:left w:val="single" w:sz="4" w:space="0" w:color="auto"/>
              <w:bottom w:val="single" w:sz="4" w:space="0" w:color="auto"/>
            </w:tcBorders>
            <w:shd w:val="clear" w:color="auto" w:fill="FFFFFF"/>
            <w:vAlign w:val="bottom"/>
          </w:tcPr>
          <w:p w14:paraId="40363F50"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Midlertidig bump</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7C27B7CD"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1AC32837"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Bump der opsættes til en særlig lejlighed/i kortere tidsrum.</w:t>
            </w:r>
          </w:p>
        </w:tc>
      </w:tr>
      <w:tr w:rsidR="00CB4BEB" w:rsidRPr="0051728E" w14:paraId="076F9C16"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D424F2C"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26</w:t>
            </w:r>
          </w:p>
        </w:tc>
        <w:tc>
          <w:tcPr>
            <w:tcW w:w="2460" w:type="dxa"/>
            <w:tcBorders>
              <w:top w:val="single" w:sz="4" w:space="0" w:color="auto"/>
              <w:left w:val="single" w:sz="4" w:space="0" w:color="auto"/>
              <w:bottom w:val="single" w:sz="4" w:space="0" w:color="auto"/>
            </w:tcBorders>
            <w:shd w:val="clear" w:color="auto" w:fill="FFFFFF"/>
            <w:vAlign w:val="bottom"/>
          </w:tcPr>
          <w:p w14:paraId="73E44ABC"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Variabel bump</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181402F7"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52C26A2A" w14:textId="77777777" w:rsidR="00CB4BEB" w:rsidRPr="00272271" w:rsidRDefault="00CB4BEB" w:rsidP="003C0924">
            <w:pPr>
              <w:rPr>
                <w:rFonts w:ascii="Trebuchet MS" w:hAnsi="Trebuchet MS" w:cs="Trebuchet MS"/>
                <w:sz w:val="18"/>
                <w:szCs w:val="18"/>
              </w:rPr>
            </w:pPr>
            <w:r w:rsidRPr="00272271">
              <w:rPr>
                <w:rFonts w:ascii="Trebuchet MS" w:hAnsi="Trebuchet MS"/>
                <w:sz w:val="18"/>
                <w:szCs w:val="18"/>
              </w:rPr>
              <w:t>Bump, der giver efter og jævnes ud, når det passeres af busser og andre store køretøjer.</w:t>
            </w:r>
          </w:p>
        </w:tc>
      </w:tr>
      <w:tr w:rsidR="00CB4BEB" w:rsidRPr="0051728E" w14:paraId="17B877C7"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5FC3AEC3"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27</w:t>
            </w:r>
          </w:p>
        </w:tc>
        <w:tc>
          <w:tcPr>
            <w:tcW w:w="2460" w:type="dxa"/>
            <w:tcBorders>
              <w:top w:val="single" w:sz="4" w:space="0" w:color="auto"/>
              <w:left w:val="single" w:sz="4" w:space="0" w:color="auto"/>
              <w:bottom w:val="single" w:sz="4" w:space="0" w:color="auto"/>
            </w:tcBorders>
            <w:shd w:val="clear" w:color="auto" w:fill="FFFFFF"/>
            <w:vAlign w:val="center"/>
          </w:tcPr>
          <w:p w14:paraId="71146693"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Rumlefelt</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36AFF948"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17FB1DF1"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Felt med afvigende belægning eller tværgående smalle striber, der afgiver lyd og skaber opmærksomhed, når man kører henover det</w:t>
            </w:r>
          </w:p>
        </w:tc>
      </w:tr>
      <w:tr w:rsidR="00CB4BEB" w:rsidRPr="0051728E" w14:paraId="737C3357"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1AD7BCE0"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98</w:t>
            </w:r>
          </w:p>
        </w:tc>
        <w:tc>
          <w:tcPr>
            <w:tcW w:w="2460" w:type="dxa"/>
            <w:tcBorders>
              <w:top w:val="single" w:sz="4" w:space="0" w:color="auto"/>
              <w:left w:val="single" w:sz="4" w:space="0" w:color="auto"/>
              <w:bottom w:val="single" w:sz="4" w:space="0" w:color="auto"/>
            </w:tcBorders>
            <w:shd w:val="clear" w:color="auto" w:fill="FFFFFF"/>
            <w:vAlign w:val="bottom"/>
          </w:tcPr>
          <w:p w14:paraId="61759DF6"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Andet</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7839D63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5DDC9CE7" w14:textId="77777777" w:rsidR="00CB4BEB" w:rsidRPr="00272271" w:rsidRDefault="00CB4BEB" w:rsidP="003C0924">
            <w:pPr>
              <w:rPr>
                <w:rFonts w:ascii="Trebuchet MS" w:hAnsi="Trebuchet MS" w:cs="Trebuchet MS"/>
                <w:sz w:val="18"/>
                <w:szCs w:val="18"/>
              </w:rPr>
            </w:pPr>
            <w:r w:rsidRPr="00272271">
              <w:rPr>
                <w:rFonts w:ascii="Trebuchet MS" w:hAnsi="Trebuchet MS" w:cs="Trebuchet MS"/>
                <w:sz w:val="18"/>
                <w:szCs w:val="18"/>
              </w:rPr>
              <w:t>Hvor ovenstående ikke er dækkende.</w:t>
            </w:r>
          </w:p>
        </w:tc>
      </w:tr>
      <w:tr w:rsidR="00CB4BEB" w:rsidRPr="0051728E" w14:paraId="495CEE71"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ECA803F"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99</w:t>
            </w:r>
          </w:p>
        </w:tc>
        <w:tc>
          <w:tcPr>
            <w:tcW w:w="2460" w:type="dxa"/>
            <w:tcBorders>
              <w:top w:val="single" w:sz="4" w:space="0" w:color="auto"/>
              <w:left w:val="single" w:sz="4" w:space="0" w:color="auto"/>
              <w:bottom w:val="single" w:sz="4" w:space="0" w:color="auto"/>
            </w:tcBorders>
            <w:shd w:val="clear" w:color="auto" w:fill="FFFFFF"/>
            <w:vAlign w:val="bottom"/>
          </w:tcPr>
          <w:p w14:paraId="39A6E39A"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Ukendt</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5276686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238F3E7C" w14:textId="77777777" w:rsidR="00CB4BEB" w:rsidRPr="00272271" w:rsidRDefault="00CB4BEB" w:rsidP="003C0924">
            <w:pPr>
              <w:rPr>
                <w:rFonts w:ascii="Trebuchet MS" w:hAnsi="Trebuchet MS" w:cs="Trebuchet MS"/>
                <w:sz w:val="18"/>
                <w:szCs w:val="18"/>
              </w:rPr>
            </w:pPr>
            <w:r w:rsidRPr="00272271">
              <w:rPr>
                <w:rFonts w:ascii="Trebuchet MS" w:hAnsi="Trebuchet MS" w:cs="Trebuchet MS"/>
                <w:sz w:val="18"/>
                <w:szCs w:val="18"/>
              </w:rPr>
              <w:t>Hvor der mangler viden om typen</w:t>
            </w:r>
          </w:p>
        </w:tc>
      </w:tr>
    </w:tbl>
    <w:p w14:paraId="4703F2BA" w14:textId="77777777" w:rsidR="00DF11C9" w:rsidRDefault="00DF11C9" w:rsidP="00DF11C9">
      <w:bookmarkStart w:id="1369" w:name="_Toc292713349"/>
      <w:bookmarkStart w:id="1370" w:name="_Toc292865440"/>
      <w:bookmarkStart w:id="1371" w:name="_Toc63351461"/>
    </w:p>
    <w:p w14:paraId="0D344543" w14:textId="5DD4C7DB" w:rsidR="00CB4BEB" w:rsidRDefault="00CB4BEB" w:rsidP="00CB4BEB">
      <w:pPr>
        <w:pStyle w:val="Overskrift2"/>
        <w:rPr>
          <w:kern w:val="32"/>
        </w:rPr>
      </w:pPr>
      <w:bookmarkStart w:id="1372" w:name="_Toc122436114"/>
      <w:r>
        <w:rPr>
          <w:kern w:val="32"/>
        </w:rPr>
        <w:t>5.7.</w:t>
      </w:r>
      <w:r w:rsidRPr="00066C65">
        <w:rPr>
          <w:kern w:val="32"/>
        </w:rPr>
        <w:t>3 P-zoner (5</w:t>
      </w:r>
      <w:r>
        <w:rPr>
          <w:kern w:val="32"/>
        </w:rPr>
        <w:t>6</w:t>
      </w:r>
      <w:r w:rsidRPr="00066C65">
        <w:rPr>
          <w:kern w:val="32"/>
        </w:rPr>
        <w:t>02)</w:t>
      </w:r>
      <w:bookmarkEnd w:id="1369"/>
      <w:bookmarkEnd w:id="1370"/>
      <w:bookmarkEnd w:id="1371"/>
      <w:bookmarkEnd w:id="1372"/>
      <w:r w:rsidRPr="004960D9">
        <w:rPr>
          <w:kern w:val="32"/>
        </w:rPr>
        <w:t xml:space="preserve"> </w:t>
      </w:r>
    </w:p>
    <w:tbl>
      <w:tblPr>
        <w:tblW w:w="13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74"/>
        <w:gridCol w:w="1164"/>
        <w:gridCol w:w="4637"/>
        <w:gridCol w:w="1155"/>
        <w:gridCol w:w="1356"/>
        <w:gridCol w:w="1475"/>
        <w:gridCol w:w="1842"/>
      </w:tblGrid>
      <w:tr w:rsidR="00CB4BEB" w:rsidRPr="0051728E" w14:paraId="30BF4E6A" w14:textId="77777777" w:rsidTr="003C0924">
        <w:tc>
          <w:tcPr>
            <w:tcW w:w="1974" w:type="dxa"/>
            <w:tcBorders>
              <w:bottom w:val="single" w:sz="4" w:space="0" w:color="auto"/>
            </w:tcBorders>
            <w:shd w:val="clear" w:color="auto" w:fill="D9D9D9"/>
            <w:vAlign w:val="center"/>
          </w:tcPr>
          <w:p w14:paraId="2951D782" w14:textId="77777777" w:rsidR="00CB4BEB" w:rsidRPr="00CF1D16" w:rsidRDefault="00CB4BEB" w:rsidP="003C0924">
            <w:pPr>
              <w:rPr>
                <w:rFonts w:ascii="Trebuchet MS" w:hAnsi="Trebuchet MS" w:cs="Trebuchet MS"/>
                <w:b/>
                <w:bCs/>
                <w:sz w:val="18"/>
                <w:szCs w:val="18"/>
              </w:rPr>
            </w:pPr>
            <w:r w:rsidRPr="00CF1D16">
              <w:rPr>
                <w:rFonts w:ascii="Trebuchet MS" w:hAnsi="Trebuchet MS" w:cs="Trebuchet MS"/>
                <w:b/>
                <w:bCs/>
                <w:sz w:val="18"/>
                <w:szCs w:val="18"/>
              </w:rPr>
              <w:t>Feltnavn</w:t>
            </w:r>
          </w:p>
        </w:tc>
        <w:tc>
          <w:tcPr>
            <w:tcW w:w="1164" w:type="dxa"/>
            <w:tcBorders>
              <w:bottom w:val="single" w:sz="4" w:space="0" w:color="auto"/>
            </w:tcBorders>
            <w:shd w:val="clear" w:color="auto" w:fill="D9D9D9"/>
            <w:vAlign w:val="center"/>
          </w:tcPr>
          <w:p w14:paraId="43C56A99" w14:textId="77777777" w:rsidR="00CB4BEB" w:rsidRPr="00CF1D16" w:rsidRDefault="00CB4BEB" w:rsidP="003C0924">
            <w:pPr>
              <w:rPr>
                <w:rFonts w:ascii="Trebuchet MS" w:hAnsi="Trebuchet MS" w:cs="Trebuchet MS"/>
                <w:b/>
                <w:bCs/>
                <w:sz w:val="18"/>
                <w:szCs w:val="18"/>
              </w:rPr>
            </w:pPr>
            <w:r w:rsidRPr="00CF1D16">
              <w:rPr>
                <w:rFonts w:ascii="Trebuchet MS" w:hAnsi="Trebuchet MS" w:cs="Trebuchet MS"/>
                <w:b/>
                <w:bCs/>
                <w:sz w:val="18"/>
                <w:szCs w:val="18"/>
              </w:rPr>
              <w:t>Feltnavn</w:t>
            </w:r>
            <w:r>
              <w:rPr>
                <w:rFonts w:ascii="Trebuchet MS" w:hAnsi="Trebuchet MS" w:cs="Trebuchet MS"/>
                <w:b/>
                <w:bCs/>
                <w:sz w:val="18"/>
                <w:szCs w:val="18"/>
              </w:rPr>
              <w:t>10</w:t>
            </w:r>
          </w:p>
        </w:tc>
        <w:tc>
          <w:tcPr>
            <w:tcW w:w="4637" w:type="dxa"/>
            <w:tcBorders>
              <w:bottom w:val="single" w:sz="4" w:space="0" w:color="auto"/>
            </w:tcBorders>
            <w:shd w:val="clear" w:color="auto" w:fill="D9D9D9"/>
            <w:vAlign w:val="center"/>
          </w:tcPr>
          <w:p w14:paraId="0797374B" w14:textId="77777777" w:rsidR="00CB4BEB" w:rsidRPr="00CF1D16" w:rsidRDefault="00CB4BEB" w:rsidP="003C0924">
            <w:pPr>
              <w:rPr>
                <w:rFonts w:ascii="Trebuchet MS" w:hAnsi="Trebuchet MS" w:cs="Trebuchet MS"/>
                <w:bCs/>
                <w:sz w:val="18"/>
                <w:szCs w:val="18"/>
              </w:rPr>
            </w:pPr>
            <w:r w:rsidRPr="00CF1D16">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4F30E534" w14:textId="77777777" w:rsidR="00CB4BEB" w:rsidRPr="00CF1D16" w:rsidRDefault="00CB4BEB" w:rsidP="003C0924">
            <w:pPr>
              <w:rPr>
                <w:rFonts w:ascii="Trebuchet MS" w:hAnsi="Trebuchet MS" w:cs="Trebuchet MS"/>
                <w:bCs/>
                <w:sz w:val="18"/>
                <w:szCs w:val="18"/>
              </w:rPr>
            </w:pPr>
            <w:r w:rsidRPr="00CF1D16">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21D5D522" w14:textId="77777777" w:rsidR="00CB4BEB" w:rsidRPr="00CF1D16" w:rsidRDefault="00CB4BEB" w:rsidP="003C0924">
            <w:pPr>
              <w:rPr>
                <w:rFonts w:ascii="Trebuchet MS" w:hAnsi="Trebuchet MS" w:cs="Trebuchet MS"/>
                <w:bCs/>
                <w:sz w:val="18"/>
                <w:szCs w:val="18"/>
              </w:rPr>
            </w:pPr>
            <w:r w:rsidRPr="00CF1D16">
              <w:rPr>
                <w:rFonts w:ascii="Trebuchet MS" w:hAnsi="Trebuchet MS" w:cs="Trebuchet MS"/>
                <w:b/>
                <w:bCs/>
                <w:sz w:val="18"/>
                <w:szCs w:val="18"/>
              </w:rPr>
              <w:t>Værdiområde</w:t>
            </w:r>
          </w:p>
        </w:tc>
        <w:tc>
          <w:tcPr>
            <w:tcW w:w="1475" w:type="dxa"/>
            <w:tcBorders>
              <w:bottom w:val="single" w:sz="4" w:space="0" w:color="auto"/>
            </w:tcBorders>
            <w:shd w:val="clear" w:color="auto" w:fill="D9D9D9"/>
            <w:vAlign w:val="center"/>
          </w:tcPr>
          <w:p w14:paraId="235E39A4" w14:textId="77777777" w:rsidR="00CB4BEB" w:rsidRPr="00CF1D16" w:rsidRDefault="00CB4BEB" w:rsidP="003C0924">
            <w:pPr>
              <w:autoSpaceDE w:val="0"/>
              <w:autoSpaceDN w:val="0"/>
              <w:adjustRightInd w:val="0"/>
              <w:rPr>
                <w:rFonts w:ascii="Trebuchet MS" w:hAnsi="Trebuchet MS" w:cs="Trebuchet MS"/>
                <w:b/>
                <w:bCs/>
                <w:sz w:val="18"/>
                <w:szCs w:val="18"/>
              </w:rPr>
            </w:pPr>
            <w:r w:rsidRPr="00CF1D16">
              <w:rPr>
                <w:rFonts w:ascii="Trebuchet MS" w:hAnsi="Trebuchet MS" w:cs="Trebuchet MS"/>
                <w:b/>
                <w:bCs/>
                <w:sz w:val="18"/>
                <w:szCs w:val="18"/>
              </w:rPr>
              <w:t>Obligatorisk /</w:t>
            </w:r>
          </w:p>
          <w:p w14:paraId="70D61C92" w14:textId="77777777" w:rsidR="00CB4BEB" w:rsidRPr="00CF1D16" w:rsidRDefault="00CB4BEB" w:rsidP="003C0924">
            <w:pPr>
              <w:rPr>
                <w:rFonts w:ascii="Trebuchet MS" w:hAnsi="Trebuchet MS" w:cs="Trebuchet MS"/>
                <w:bCs/>
                <w:sz w:val="18"/>
                <w:szCs w:val="18"/>
              </w:rPr>
            </w:pPr>
            <w:r w:rsidRPr="00CF1D16">
              <w:rPr>
                <w:rFonts w:ascii="Trebuchet MS" w:hAnsi="Trebuchet MS" w:cs="Trebuchet MS"/>
                <w:b/>
                <w:bCs/>
                <w:sz w:val="18"/>
                <w:szCs w:val="18"/>
              </w:rPr>
              <w:t>Frit</w:t>
            </w:r>
          </w:p>
        </w:tc>
        <w:tc>
          <w:tcPr>
            <w:tcW w:w="1842" w:type="dxa"/>
            <w:shd w:val="clear" w:color="auto" w:fill="D9D9D9"/>
            <w:vAlign w:val="center"/>
          </w:tcPr>
          <w:p w14:paraId="6112FEA1" w14:textId="77777777" w:rsidR="00CB4BEB" w:rsidRPr="00CF1D16" w:rsidRDefault="00CB4BEB" w:rsidP="003C0924">
            <w:pPr>
              <w:rPr>
                <w:rFonts w:ascii="Trebuchet MS" w:hAnsi="Trebuchet MS" w:cs="Trebuchet MS"/>
                <w:bCs/>
                <w:sz w:val="18"/>
                <w:szCs w:val="18"/>
              </w:rPr>
            </w:pPr>
            <w:r w:rsidRPr="00CF1D16">
              <w:rPr>
                <w:rFonts w:ascii="Trebuchet MS" w:hAnsi="Trebuchet MS" w:cs="Trebuchet MS"/>
                <w:b/>
                <w:bCs/>
                <w:sz w:val="18"/>
                <w:szCs w:val="18"/>
              </w:rPr>
              <w:t>Eksempel</w:t>
            </w:r>
          </w:p>
        </w:tc>
      </w:tr>
      <w:tr w:rsidR="00CB4BEB" w:rsidRPr="00CE1917" w14:paraId="6205DB3E" w14:textId="77777777" w:rsidTr="003C0924">
        <w:trPr>
          <w:trHeight w:hRule="exact" w:val="255"/>
        </w:trPr>
        <w:tc>
          <w:tcPr>
            <w:tcW w:w="1974" w:type="dxa"/>
            <w:tcBorders>
              <w:top w:val="single" w:sz="4" w:space="0" w:color="auto"/>
              <w:left w:val="single" w:sz="4" w:space="0" w:color="auto"/>
              <w:bottom w:val="nil"/>
              <w:right w:val="single" w:sz="4" w:space="0" w:color="auto"/>
            </w:tcBorders>
            <w:shd w:val="clear" w:color="auto" w:fill="D9D9D9"/>
            <w:vAlign w:val="bottom"/>
          </w:tcPr>
          <w:p w14:paraId="36300FE0" w14:textId="77777777" w:rsidR="00CB4BEB" w:rsidRPr="00CF1D16" w:rsidRDefault="00CB4BEB" w:rsidP="003C0924">
            <w:pPr>
              <w:rPr>
                <w:rFonts w:ascii="Trebuchet MS" w:hAnsi="Trebuchet MS"/>
                <w:sz w:val="18"/>
                <w:szCs w:val="18"/>
              </w:rPr>
            </w:pPr>
            <w:proofErr w:type="spellStart"/>
            <w:r>
              <w:rPr>
                <w:rFonts w:ascii="Trebuchet MS" w:hAnsi="Trebuchet MS"/>
                <w:sz w:val="18"/>
                <w:szCs w:val="18"/>
              </w:rPr>
              <w:t>p_</w:t>
            </w:r>
            <w:r w:rsidRPr="00CF1D16">
              <w:rPr>
                <w:rFonts w:ascii="Trebuchet MS" w:hAnsi="Trebuchet MS"/>
                <w:sz w:val="18"/>
                <w:szCs w:val="18"/>
              </w:rPr>
              <w:t>type_kode</w:t>
            </w:r>
            <w:proofErr w:type="spellEnd"/>
          </w:p>
        </w:tc>
        <w:tc>
          <w:tcPr>
            <w:tcW w:w="1164" w:type="dxa"/>
            <w:tcBorders>
              <w:top w:val="single" w:sz="4" w:space="0" w:color="auto"/>
              <w:left w:val="single" w:sz="4" w:space="0" w:color="auto"/>
              <w:bottom w:val="nil"/>
              <w:right w:val="single" w:sz="4" w:space="0" w:color="auto"/>
            </w:tcBorders>
            <w:shd w:val="clear" w:color="auto" w:fill="FFFFFF"/>
            <w:vAlign w:val="bottom"/>
          </w:tcPr>
          <w:p w14:paraId="6CDDD645" w14:textId="77777777" w:rsidR="00CB4BEB" w:rsidRPr="00CF1D16" w:rsidRDefault="00CB4BEB" w:rsidP="003C0924">
            <w:pPr>
              <w:rPr>
                <w:rFonts w:ascii="Trebuchet MS" w:hAnsi="Trebuchet MS"/>
                <w:sz w:val="18"/>
                <w:szCs w:val="18"/>
              </w:rPr>
            </w:pPr>
            <w:proofErr w:type="spellStart"/>
            <w:r>
              <w:rPr>
                <w:rFonts w:ascii="Trebuchet MS" w:hAnsi="Trebuchet MS"/>
                <w:sz w:val="18"/>
                <w:szCs w:val="18"/>
              </w:rPr>
              <w:t>p_ty_k</w:t>
            </w:r>
            <w:proofErr w:type="spellEnd"/>
          </w:p>
        </w:tc>
        <w:tc>
          <w:tcPr>
            <w:tcW w:w="4637" w:type="dxa"/>
            <w:tcBorders>
              <w:top w:val="single" w:sz="4" w:space="0" w:color="auto"/>
              <w:left w:val="single" w:sz="4" w:space="0" w:color="auto"/>
              <w:bottom w:val="nil"/>
              <w:right w:val="single" w:sz="4" w:space="0" w:color="auto"/>
            </w:tcBorders>
            <w:shd w:val="clear" w:color="auto" w:fill="FFFFFF"/>
            <w:vAlign w:val="bottom"/>
          </w:tcPr>
          <w:p w14:paraId="1572035D"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Kode for parkeringstyper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1F7C8A5"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29D9552F"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1-9</w:t>
            </w:r>
          </w:p>
        </w:tc>
        <w:tc>
          <w:tcPr>
            <w:tcW w:w="1475" w:type="dxa"/>
            <w:tcBorders>
              <w:top w:val="single" w:sz="4" w:space="0" w:color="auto"/>
              <w:left w:val="single" w:sz="4" w:space="0" w:color="auto"/>
              <w:bottom w:val="nil"/>
              <w:right w:val="single" w:sz="4" w:space="0" w:color="auto"/>
            </w:tcBorders>
            <w:shd w:val="clear" w:color="auto" w:fill="FFFFFF"/>
            <w:vAlign w:val="bottom"/>
          </w:tcPr>
          <w:p w14:paraId="11A5AD7D" w14:textId="77777777" w:rsidR="00CB4BEB" w:rsidRPr="001D6480" w:rsidRDefault="00CB4BEB" w:rsidP="003C0924">
            <w:pPr>
              <w:jc w:val="center"/>
              <w:rPr>
                <w:rFonts w:ascii="Trebuchet MS" w:hAnsi="Trebuchet MS" w:cs="Trebuchet MS"/>
                <w:sz w:val="18"/>
                <w:szCs w:val="18"/>
              </w:rPr>
            </w:pPr>
            <w:r w:rsidRPr="001D6480">
              <w:rPr>
                <w:rFonts w:ascii="Trebuchet MS" w:hAnsi="Trebuchet MS" w:cs="Trebuchet MS"/>
                <w:sz w:val="18"/>
                <w:szCs w:val="18"/>
              </w:rPr>
              <w:t>O</w:t>
            </w:r>
          </w:p>
        </w:tc>
        <w:tc>
          <w:tcPr>
            <w:tcW w:w="1842" w:type="dxa"/>
            <w:tcBorders>
              <w:top w:val="single" w:sz="4" w:space="0" w:color="auto"/>
              <w:left w:val="single" w:sz="4" w:space="0" w:color="auto"/>
              <w:bottom w:val="nil"/>
              <w:right w:val="single" w:sz="4" w:space="0" w:color="auto"/>
            </w:tcBorders>
            <w:shd w:val="clear" w:color="auto" w:fill="FFFFFF"/>
            <w:vAlign w:val="bottom"/>
          </w:tcPr>
          <w:p w14:paraId="1BFD5DD8" w14:textId="77777777" w:rsidR="00CB4BEB" w:rsidRPr="001D6480" w:rsidRDefault="00CB4BEB" w:rsidP="003C0924">
            <w:pPr>
              <w:jc w:val="center"/>
              <w:rPr>
                <w:rFonts w:ascii="Trebuchet MS" w:hAnsi="Trebuchet MS" w:cs="Trebuchet MS"/>
                <w:sz w:val="18"/>
                <w:szCs w:val="18"/>
              </w:rPr>
            </w:pPr>
            <w:r w:rsidRPr="001D6480">
              <w:rPr>
                <w:rFonts w:ascii="Trebuchet MS" w:hAnsi="Trebuchet MS" w:cs="Trebuchet MS"/>
                <w:sz w:val="18"/>
                <w:szCs w:val="18"/>
              </w:rPr>
              <w:t>4</w:t>
            </w:r>
          </w:p>
        </w:tc>
      </w:tr>
      <w:tr w:rsidR="00CB4BEB" w:rsidRPr="00CE1917" w14:paraId="520B3DCF" w14:textId="77777777" w:rsidTr="003C0924">
        <w:trPr>
          <w:trHeight w:hRule="exact" w:val="255"/>
        </w:trPr>
        <w:tc>
          <w:tcPr>
            <w:tcW w:w="1974" w:type="dxa"/>
            <w:tcBorders>
              <w:top w:val="single" w:sz="4" w:space="0" w:color="auto"/>
              <w:left w:val="single" w:sz="4" w:space="0" w:color="auto"/>
              <w:bottom w:val="nil"/>
              <w:right w:val="single" w:sz="4" w:space="0" w:color="auto"/>
            </w:tcBorders>
            <w:shd w:val="clear" w:color="auto" w:fill="99CCFF"/>
            <w:vAlign w:val="bottom"/>
          </w:tcPr>
          <w:p w14:paraId="15B8C712" w14:textId="77777777" w:rsidR="00CB4BEB" w:rsidRPr="00CF1D16" w:rsidRDefault="00CB4BEB" w:rsidP="003C0924">
            <w:pPr>
              <w:rPr>
                <w:rFonts w:ascii="Trebuchet MS" w:hAnsi="Trebuchet MS"/>
                <w:sz w:val="18"/>
                <w:szCs w:val="18"/>
              </w:rPr>
            </w:pPr>
            <w:proofErr w:type="spellStart"/>
            <w:r>
              <w:rPr>
                <w:rFonts w:ascii="Trebuchet MS" w:hAnsi="Trebuchet MS"/>
                <w:sz w:val="18"/>
                <w:szCs w:val="18"/>
              </w:rPr>
              <w:t>p_</w:t>
            </w:r>
            <w:r w:rsidRPr="00CF1D16">
              <w:rPr>
                <w:rFonts w:ascii="Trebuchet MS" w:hAnsi="Trebuchet MS"/>
                <w:sz w:val="18"/>
                <w:szCs w:val="18"/>
              </w:rPr>
              <w:t>type</w:t>
            </w:r>
            <w:proofErr w:type="spellEnd"/>
          </w:p>
        </w:tc>
        <w:tc>
          <w:tcPr>
            <w:tcW w:w="1164" w:type="dxa"/>
            <w:tcBorders>
              <w:top w:val="single" w:sz="4" w:space="0" w:color="auto"/>
              <w:left w:val="single" w:sz="4" w:space="0" w:color="auto"/>
              <w:bottom w:val="nil"/>
              <w:right w:val="single" w:sz="4" w:space="0" w:color="auto"/>
            </w:tcBorders>
            <w:shd w:val="clear" w:color="auto" w:fill="99CCFF"/>
            <w:vAlign w:val="bottom"/>
          </w:tcPr>
          <w:p w14:paraId="6CB9C671" w14:textId="77777777" w:rsidR="00CB4BEB" w:rsidRPr="00CF1D16" w:rsidRDefault="00CB4BEB" w:rsidP="003C0924">
            <w:pPr>
              <w:rPr>
                <w:rFonts w:ascii="Trebuchet MS" w:hAnsi="Trebuchet MS"/>
                <w:sz w:val="18"/>
                <w:szCs w:val="18"/>
              </w:rPr>
            </w:pPr>
            <w:proofErr w:type="spellStart"/>
            <w:r>
              <w:rPr>
                <w:rFonts w:ascii="Trebuchet MS" w:hAnsi="Trebuchet MS"/>
                <w:sz w:val="18"/>
                <w:szCs w:val="18"/>
              </w:rPr>
              <w:t>p_ty</w:t>
            </w:r>
            <w:proofErr w:type="spellEnd"/>
          </w:p>
        </w:tc>
        <w:tc>
          <w:tcPr>
            <w:tcW w:w="4637" w:type="dxa"/>
            <w:tcBorders>
              <w:top w:val="single" w:sz="4" w:space="0" w:color="auto"/>
              <w:left w:val="single" w:sz="4" w:space="0" w:color="auto"/>
              <w:bottom w:val="nil"/>
              <w:right w:val="single" w:sz="4" w:space="0" w:color="auto"/>
            </w:tcBorders>
            <w:shd w:val="clear" w:color="auto" w:fill="99CCFF"/>
            <w:vAlign w:val="bottom"/>
          </w:tcPr>
          <w:p w14:paraId="2DFED324"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Parkeringstyper</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23F6C9BF"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4DA66AAB"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0-20 tegn</w:t>
            </w:r>
          </w:p>
        </w:tc>
        <w:tc>
          <w:tcPr>
            <w:tcW w:w="1475" w:type="dxa"/>
            <w:tcBorders>
              <w:top w:val="single" w:sz="4" w:space="0" w:color="auto"/>
              <w:left w:val="single" w:sz="4" w:space="0" w:color="auto"/>
              <w:bottom w:val="nil"/>
              <w:right w:val="single" w:sz="4" w:space="0" w:color="auto"/>
            </w:tcBorders>
            <w:shd w:val="clear" w:color="auto" w:fill="99CCFF"/>
            <w:vAlign w:val="bottom"/>
          </w:tcPr>
          <w:p w14:paraId="04570A80" w14:textId="77777777" w:rsidR="00CB4BEB" w:rsidRPr="001D6480" w:rsidRDefault="00CB4BEB" w:rsidP="003C0924">
            <w:pPr>
              <w:jc w:val="center"/>
              <w:rPr>
                <w:rFonts w:ascii="Trebuchet MS" w:hAnsi="Trebuchet MS" w:cs="Trebuchet MS"/>
                <w:sz w:val="18"/>
                <w:szCs w:val="18"/>
              </w:rPr>
            </w:pPr>
            <w:r w:rsidRPr="001D6480">
              <w:rPr>
                <w:rFonts w:ascii="Trebuchet MS" w:hAnsi="Trebuchet MS" w:cs="Trebuchet MS"/>
                <w:sz w:val="18"/>
                <w:szCs w:val="18"/>
              </w:rPr>
              <w:t>S</w:t>
            </w:r>
          </w:p>
        </w:tc>
        <w:tc>
          <w:tcPr>
            <w:tcW w:w="1842" w:type="dxa"/>
            <w:tcBorders>
              <w:top w:val="single" w:sz="4" w:space="0" w:color="auto"/>
              <w:left w:val="single" w:sz="4" w:space="0" w:color="auto"/>
              <w:bottom w:val="nil"/>
              <w:right w:val="single" w:sz="4" w:space="0" w:color="auto"/>
            </w:tcBorders>
            <w:shd w:val="clear" w:color="auto" w:fill="99CCFF"/>
            <w:vAlign w:val="bottom"/>
          </w:tcPr>
          <w:p w14:paraId="1A3A84F4" w14:textId="77777777" w:rsidR="00CB4BEB" w:rsidRPr="001D6480" w:rsidRDefault="00CB4BEB" w:rsidP="003C0924">
            <w:pPr>
              <w:jc w:val="center"/>
              <w:rPr>
                <w:rFonts w:ascii="Trebuchet MS" w:hAnsi="Trebuchet MS" w:cs="Trebuchet MS"/>
                <w:sz w:val="18"/>
                <w:szCs w:val="18"/>
              </w:rPr>
            </w:pPr>
            <w:r w:rsidRPr="001D6480">
              <w:rPr>
                <w:rFonts w:ascii="Trebuchet MS" w:hAnsi="Trebuchet MS"/>
                <w:sz w:val="18"/>
                <w:szCs w:val="18"/>
              </w:rPr>
              <w:t>Erhvervsparkering</w:t>
            </w:r>
          </w:p>
        </w:tc>
      </w:tr>
      <w:tr w:rsidR="00CB4BEB" w:rsidRPr="00CE1917" w14:paraId="3B016BB5" w14:textId="77777777" w:rsidTr="003C0924">
        <w:trPr>
          <w:trHeight w:hRule="exact" w:val="255"/>
        </w:trPr>
        <w:tc>
          <w:tcPr>
            <w:tcW w:w="1974" w:type="dxa"/>
            <w:tcBorders>
              <w:top w:val="single" w:sz="4" w:space="0" w:color="auto"/>
              <w:left w:val="single" w:sz="4" w:space="0" w:color="auto"/>
              <w:bottom w:val="nil"/>
              <w:right w:val="single" w:sz="4" w:space="0" w:color="auto"/>
            </w:tcBorders>
            <w:shd w:val="clear" w:color="auto" w:fill="D9D9D9"/>
            <w:vAlign w:val="bottom"/>
          </w:tcPr>
          <w:p w14:paraId="144F1EBF" w14:textId="77777777" w:rsidR="00CB4BEB" w:rsidRPr="00CF1D16" w:rsidRDefault="00CB4BEB" w:rsidP="003C0924">
            <w:pPr>
              <w:rPr>
                <w:rFonts w:ascii="Trebuchet MS" w:hAnsi="Trebuchet MS"/>
                <w:sz w:val="18"/>
                <w:szCs w:val="18"/>
              </w:rPr>
            </w:pPr>
            <w:proofErr w:type="spellStart"/>
            <w:r>
              <w:rPr>
                <w:rFonts w:ascii="Trebuchet MS" w:hAnsi="Trebuchet MS"/>
                <w:sz w:val="18"/>
                <w:szCs w:val="18"/>
              </w:rPr>
              <w:t>p_</w:t>
            </w:r>
            <w:r w:rsidRPr="00CF1D16">
              <w:rPr>
                <w:rFonts w:ascii="Trebuchet MS" w:hAnsi="Trebuchet MS"/>
                <w:sz w:val="18"/>
                <w:szCs w:val="18"/>
              </w:rPr>
              <w:t>tid_kode</w:t>
            </w:r>
            <w:proofErr w:type="spellEnd"/>
          </w:p>
        </w:tc>
        <w:tc>
          <w:tcPr>
            <w:tcW w:w="1164" w:type="dxa"/>
            <w:tcBorders>
              <w:top w:val="single" w:sz="4" w:space="0" w:color="auto"/>
              <w:left w:val="single" w:sz="4" w:space="0" w:color="auto"/>
              <w:bottom w:val="nil"/>
              <w:right w:val="single" w:sz="4" w:space="0" w:color="auto"/>
            </w:tcBorders>
            <w:shd w:val="clear" w:color="auto" w:fill="FFFFFF"/>
            <w:vAlign w:val="bottom"/>
          </w:tcPr>
          <w:p w14:paraId="3A5B321F" w14:textId="77777777" w:rsidR="00CB4BEB" w:rsidRPr="007E0FF5" w:rsidRDefault="00CB4BEB" w:rsidP="003C0924">
            <w:pPr>
              <w:rPr>
                <w:rFonts w:ascii="Trebuchet MS" w:hAnsi="Trebuchet MS"/>
                <w:sz w:val="18"/>
                <w:szCs w:val="18"/>
              </w:rPr>
            </w:pPr>
            <w:proofErr w:type="spellStart"/>
            <w:r>
              <w:rPr>
                <w:rFonts w:ascii="Trebuchet MS" w:hAnsi="Trebuchet MS"/>
                <w:sz w:val="18"/>
                <w:szCs w:val="18"/>
              </w:rPr>
              <w:t>p_tid_k</w:t>
            </w:r>
            <w:proofErr w:type="spellEnd"/>
          </w:p>
        </w:tc>
        <w:tc>
          <w:tcPr>
            <w:tcW w:w="4637" w:type="dxa"/>
            <w:tcBorders>
              <w:top w:val="single" w:sz="4" w:space="0" w:color="auto"/>
              <w:left w:val="single" w:sz="4" w:space="0" w:color="auto"/>
              <w:bottom w:val="nil"/>
              <w:right w:val="single" w:sz="4" w:space="0" w:color="auto"/>
            </w:tcBorders>
            <w:shd w:val="clear" w:color="auto" w:fill="FFFFFF"/>
            <w:vAlign w:val="bottom"/>
          </w:tcPr>
          <w:p w14:paraId="579E9398" w14:textId="77777777" w:rsidR="00CB4BEB" w:rsidRPr="00CF1D16" w:rsidRDefault="00CB4BEB" w:rsidP="003C0924">
            <w:pPr>
              <w:rPr>
                <w:rFonts w:ascii="Trebuchet MS" w:hAnsi="Trebuchet MS"/>
                <w:sz w:val="18"/>
                <w:szCs w:val="18"/>
              </w:rPr>
            </w:pPr>
            <w:r w:rsidRPr="007E0FF5">
              <w:rPr>
                <w:rFonts w:ascii="Trebuchet MS" w:hAnsi="Trebuchet MS"/>
                <w:sz w:val="18"/>
                <w:szCs w:val="18"/>
              </w:rPr>
              <w:t>Kode for max parkeringstid</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991213B"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4FB4CDAB"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0-99</w:t>
            </w:r>
          </w:p>
        </w:tc>
        <w:tc>
          <w:tcPr>
            <w:tcW w:w="1475" w:type="dxa"/>
            <w:tcBorders>
              <w:top w:val="single" w:sz="4" w:space="0" w:color="auto"/>
              <w:left w:val="single" w:sz="4" w:space="0" w:color="auto"/>
              <w:bottom w:val="nil"/>
              <w:right w:val="single" w:sz="4" w:space="0" w:color="auto"/>
            </w:tcBorders>
            <w:shd w:val="clear" w:color="auto" w:fill="FFFFFF"/>
            <w:vAlign w:val="bottom"/>
          </w:tcPr>
          <w:p w14:paraId="6642EF10" w14:textId="77777777" w:rsidR="00CB4BEB" w:rsidRPr="001D6480" w:rsidRDefault="00CB4BEB" w:rsidP="003C0924">
            <w:pPr>
              <w:jc w:val="center"/>
              <w:rPr>
                <w:rFonts w:ascii="Trebuchet MS" w:hAnsi="Trebuchet MS"/>
                <w:sz w:val="18"/>
                <w:szCs w:val="18"/>
              </w:rPr>
            </w:pPr>
            <w:r w:rsidRPr="001D6480">
              <w:rPr>
                <w:rFonts w:ascii="Trebuchet MS" w:hAnsi="Trebuchet MS"/>
                <w:sz w:val="18"/>
                <w:szCs w:val="18"/>
              </w:rPr>
              <w:t>F</w:t>
            </w:r>
          </w:p>
        </w:tc>
        <w:tc>
          <w:tcPr>
            <w:tcW w:w="1842" w:type="dxa"/>
            <w:tcBorders>
              <w:top w:val="single" w:sz="4" w:space="0" w:color="auto"/>
              <w:left w:val="single" w:sz="4" w:space="0" w:color="auto"/>
              <w:bottom w:val="nil"/>
              <w:right w:val="single" w:sz="4" w:space="0" w:color="auto"/>
            </w:tcBorders>
            <w:shd w:val="clear" w:color="auto" w:fill="FFFFFF"/>
            <w:vAlign w:val="bottom"/>
          </w:tcPr>
          <w:p w14:paraId="30DA1FC4" w14:textId="77777777" w:rsidR="00CB4BEB" w:rsidRPr="001D6480" w:rsidRDefault="00CB4BEB" w:rsidP="003C0924">
            <w:pPr>
              <w:jc w:val="center"/>
              <w:rPr>
                <w:rFonts w:ascii="Trebuchet MS" w:hAnsi="Trebuchet MS"/>
                <w:sz w:val="18"/>
                <w:szCs w:val="18"/>
              </w:rPr>
            </w:pPr>
            <w:r w:rsidRPr="001D6480">
              <w:rPr>
                <w:rFonts w:ascii="Trebuchet MS" w:hAnsi="Trebuchet MS"/>
                <w:sz w:val="18"/>
                <w:szCs w:val="18"/>
              </w:rPr>
              <w:t>3</w:t>
            </w:r>
          </w:p>
        </w:tc>
      </w:tr>
      <w:tr w:rsidR="00CB4BEB" w:rsidRPr="00CE1917" w14:paraId="005A5F6B" w14:textId="77777777" w:rsidTr="003C0924">
        <w:trPr>
          <w:trHeight w:hRule="exact" w:val="255"/>
        </w:trPr>
        <w:tc>
          <w:tcPr>
            <w:tcW w:w="1974" w:type="dxa"/>
            <w:tcBorders>
              <w:top w:val="single" w:sz="4" w:space="0" w:color="auto"/>
              <w:left w:val="single" w:sz="4" w:space="0" w:color="auto"/>
              <w:bottom w:val="single" w:sz="4" w:space="0" w:color="auto"/>
              <w:right w:val="single" w:sz="4" w:space="0" w:color="auto"/>
            </w:tcBorders>
            <w:shd w:val="clear" w:color="auto" w:fill="99CCFF"/>
            <w:vAlign w:val="bottom"/>
          </w:tcPr>
          <w:p w14:paraId="408DDFDC" w14:textId="77777777" w:rsidR="00CB4BEB" w:rsidRPr="00CF1D16" w:rsidRDefault="00CB4BEB" w:rsidP="003C0924">
            <w:pPr>
              <w:rPr>
                <w:rFonts w:ascii="Trebuchet MS" w:hAnsi="Trebuchet MS"/>
                <w:sz w:val="18"/>
                <w:szCs w:val="18"/>
              </w:rPr>
            </w:pPr>
            <w:proofErr w:type="spellStart"/>
            <w:r>
              <w:rPr>
                <w:rFonts w:ascii="Trebuchet MS" w:hAnsi="Trebuchet MS"/>
                <w:sz w:val="18"/>
                <w:szCs w:val="18"/>
              </w:rPr>
              <w:t>p_</w:t>
            </w:r>
            <w:r w:rsidRPr="00CF1D16">
              <w:rPr>
                <w:rFonts w:ascii="Trebuchet MS" w:hAnsi="Trebuchet MS"/>
                <w:sz w:val="18"/>
                <w:szCs w:val="18"/>
              </w:rPr>
              <w:t>tid</w:t>
            </w:r>
            <w:proofErr w:type="spellEnd"/>
          </w:p>
        </w:tc>
        <w:tc>
          <w:tcPr>
            <w:tcW w:w="1164" w:type="dxa"/>
            <w:tcBorders>
              <w:top w:val="single" w:sz="4" w:space="0" w:color="auto"/>
              <w:left w:val="single" w:sz="4" w:space="0" w:color="auto"/>
              <w:bottom w:val="single" w:sz="4" w:space="0" w:color="auto"/>
              <w:right w:val="single" w:sz="4" w:space="0" w:color="auto"/>
            </w:tcBorders>
            <w:shd w:val="clear" w:color="auto" w:fill="99CCFF"/>
            <w:vAlign w:val="bottom"/>
          </w:tcPr>
          <w:p w14:paraId="1DD1E459" w14:textId="77777777" w:rsidR="00CB4BEB" w:rsidRPr="00CF1D16" w:rsidRDefault="00CB4BEB" w:rsidP="003C0924">
            <w:pPr>
              <w:rPr>
                <w:rFonts w:ascii="Trebuchet MS" w:hAnsi="Trebuchet MS"/>
                <w:sz w:val="18"/>
                <w:szCs w:val="18"/>
              </w:rPr>
            </w:pPr>
            <w:proofErr w:type="spellStart"/>
            <w:r>
              <w:rPr>
                <w:rFonts w:ascii="Trebuchet MS" w:hAnsi="Trebuchet MS"/>
                <w:sz w:val="18"/>
                <w:szCs w:val="18"/>
              </w:rPr>
              <w:t>p_</w:t>
            </w:r>
            <w:r w:rsidRPr="00CF1D16">
              <w:rPr>
                <w:rFonts w:ascii="Trebuchet MS" w:hAnsi="Trebuchet MS"/>
                <w:sz w:val="18"/>
                <w:szCs w:val="18"/>
              </w:rPr>
              <w:t>tid</w:t>
            </w:r>
            <w:proofErr w:type="spellEnd"/>
          </w:p>
        </w:tc>
        <w:tc>
          <w:tcPr>
            <w:tcW w:w="4637" w:type="dxa"/>
            <w:tcBorders>
              <w:top w:val="single" w:sz="4" w:space="0" w:color="auto"/>
              <w:left w:val="single" w:sz="4" w:space="0" w:color="auto"/>
              <w:bottom w:val="single" w:sz="4" w:space="0" w:color="auto"/>
              <w:right w:val="single" w:sz="4" w:space="0" w:color="auto"/>
            </w:tcBorders>
            <w:shd w:val="clear" w:color="auto" w:fill="99CCFF"/>
            <w:vAlign w:val="bottom"/>
          </w:tcPr>
          <w:p w14:paraId="1831F39D"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Max tid i minutter</w:t>
            </w:r>
            <w:r>
              <w:rPr>
                <w:rFonts w:ascii="Trebuchet MS" w:hAnsi="Trebuchet MS"/>
                <w:sz w:val="18"/>
                <w:szCs w:val="18"/>
              </w:rPr>
              <w:t>/timer</w:t>
            </w:r>
            <w:r w:rsidRPr="00CF1D16">
              <w:rPr>
                <w:rFonts w:ascii="Trebuchet MS" w:hAnsi="Trebuchet MS"/>
                <w:sz w:val="18"/>
                <w:szCs w:val="18"/>
              </w:rPr>
              <w:t xml:space="preserve"> for parkering</w:t>
            </w:r>
          </w:p>
        </w:tc>
        <w:tc>
          <w:tcPr>
            <w:tcW w:w="1155" w:type="dxa"/>
            <w:tcBorders>
              <w:top w:val="single" w:sz="4" w:space="0" w:color="auto"/>
              <w:left w:val="single" w:sz="4" w:space="0" w:color="auto"/>
              <w:bottom w:val="single" w:sz="4" w:space="0" w:color="auto"/>
              <w:right w:val="single" w:sz="4" w:space="0" w:color="auto"/>
            </w:tcBorders>
            <w:shd w:val="clear" w:color="auto" w:fill="99CCFF"/>
            <w:vAlign w:val="bottom"/>
          </w:tcPr>
          <w:p w14:paraId="4F5B9A3D"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99CCFF"/>
            <w:vAlign w:val="bottom"/>
          </w:tcPr>
          <w:p w14:paraId="0838E596"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0-30 tegn</w:t>
            </w:r>
          </w:p>
        </w:tc>
        <w:tc>
          <w:tcPr>
            <w:tcW w:w="1475" w:type="dxa"/>
            <w:tcBorders>
              <w:top w:val="single" w:sz="4" w:space="0" w:color="auto"/>
              <w:left w:val="single" w:sz="4" w:space="0" w:color="auto"/>
              <w:bottom w:val="single" w:sz="4" w:space="0" w:color="auto"/>
              <w:right w:val="single" w:sz="4" w:space="0" w:color="auto"/>
            </w:tcBorders>
            <w:shd w:val="clear" w:color="auto" w:fill="99CCFF"/>
            <w:vAlign w:val="bottom"/>
          </w:tcPr>
          <w:p w14:paraId="09CC73A7" w14:textId="77777777" w:rsidR="00CB4BEB" w:rsidRPr="001D6480" w:rsidRDefault="00CB4BEB" w:rsidP="003C0924">
            <w:pPr>
              <w:jc w:val="center"/>
              <w:rPr>
                <w:rFonts w:ascii="Trebuchet MS" w:hAnsi="Trebuchet MS"/>
                <w:sz w:val="18"/>
                <w:szCs w:val="18"/>
              </w:rPr>
            </w:pPr>
            <w:r w:rsidRPr="001D6480">
              <w:rPr>
                <w:rFonts w:ascii="Trebuchet MS" w:hAnsi="Trebuchet MS"/>
                <w:sz w:val="18"/>
                <w:szCs w:val="18"/>
              </w:rPr>
              <w:t>S</w:t>
            </w:r>
          </w:p>
        </w:tc>
        <w:tc>
          <w:tcPr>
            <w:tcW w:w="1842" w:type="dxa"/>
            <w:tcBorders>
              <w:top w:val="single" w:sz="4" w:space="0" w:color="auto"/>
              <w:left w:val="single" w:sz="4" w:space="0" w:color="auto"/>
              <w:bottom w:val="single" w:sz="4" w:space="0" w:color="auto"/>
              <w:right w:val="single" w:sz="4" w:space="0" w:color="auto"/>
            </w:tcBorders>
            <w:shd w:val="clear" w:color="auto" w:fill="99CCFF"/>
            <w:vAlign w:val="bottom"/>
          </w:tcPr>
          <w:p w14:paraId="037D7E13" w14:textId="77777777" w:rsidR="00CB4BEB" w:rsidRPr="001D6480" w:rsidRDefault="00CB4BEB" w:rsidP="003C0924">
            <w:pPr>
              <w:jc w:val="center"/>
              <w:rPr>
                <w:rFonts w:ascii="Trebuchet MS" w:hAnsi="Trebuchet MS"/>
                <w:sz w:val="18"/>
                <w:szCs w:val="18"/>
              </w:rPr>
            </w:pPr>
            <w:r w:rsidRPr="001D6480">
              <w:rPr>
                <w:rFonts w:ascii="Trebuchet MS" w:hAnsi="Trebuchet MS"/>
                <w:sz w:val="18"/>
                <w:szCs w:val="18"/>
              </w:rPr>
              <w:t>max 3 timer</w:t>
            </w:r>
          </w:p>
        </w:tc>
      </w:tr>
      <w:tr w:rsidR="00CB4BEB" w:rsidRPr="00CE1917" w14:paraId="1AE9CA4A" w14:textId="77777777" w:rsidTr="003C0924">
        <w:trPr>
          <w:trHeight w:hRule="exact" w:val="255"/>
        </w:trPr>
        <w:tc>
          <w:tcPr>
            <w:tcW w:w="1974" w:type="dxa"/>
            <w:tcBorders>
              <w:top w:val="single" w:sz="4" w:space="0" w:color="auto"/>
              <w:left w:val="single" w:sz="4" w:space="0" w:color="auto"/>
              <w:bottom w:val="single" w:sz="4" w:space="0" w:color="auto"/>
              <w:right w:val="single" w:sz="4" w:space="0" w:color="auto"/>
            </w:tcBorders>
            <w:shd w:val="clear" w:color="auto" w:fill="E0E0E0"/>
            <w:vAlign w:val="bottom"/>
          </w:tcPr>
          <w:p w14:paraId="260B4E69" w14:textId="77777777" w:rsidR="00CB4BEB" w:rsidRPr="00CF1D16" w:rsidRDefault="00CB4BEB" w:rsidP="003C0924">
            <w:pPr>
              <w:rPr>
                <w:rFonts w:ascii="Trebuchet MS" w:hAnsi="Trebuchet MS"/>
                <w:sz w:val="18"/>
                <w:szCs w:val="18"/>
              </w:rPr>
            </w:pPr>
            <w:proofErr w:type="spellStart"/>
            <w:r>
              <w:rPr>
                <w:rFonts w:ascii="Trebuchet MS" w:hAnsi="Trebuchet MS"/>
                <w:sz w:val="18"/>
                <w:szCs w:val="18"/>
              </w:rPr>
              <w:t>p_</w:t>
            </w:r>
            <w:r w:rsidRPr="00CF1D16">
              <w:rPr>
                <w:rFonts w:ascii="Trebuchet MS" w:hAnsi="Trebuchet MS"/>
                <w:sz w:val="18"/>
                <w:szCs w:val="18"/>
              </w:rPr>
              <w:t>periode</w:t>
            </w:r>
            <w:proofErr w:type="spellEnd"/>
          </w:p>
        </w:tc>
        <w:tc>
          <w:tcPr>
            <w:tcW w:w="1164" w:type="dxa"/>
            <w:tcBorders>
              <w:top w:val="single" w:sz="4" w:space="0" w:color="auto"/>
              <w:left w:val="single" w:sz="4" w:space="0" w:color="auto"/>
              <w:bottom w:val="single" w:sz="4" w:space="0" w:color="auto"/>
              <w:right w:val="single" w:sz="4" w:space="0" w:color="auto"/>
            </w:tcBorders>
            <w:vAlign w:val="bottom"/>
          </w:tcPr>
          <w:p w14:paraId="1ACBD103" w14:textId="77777777" w:rsidR="00CB4BEB" w:rsidRPr="00CF1D16" w:rsidRDefault="00CB4BEB" w:rsidP="003C0924">
            <w:pPr>
              <w:rPr>
                <w:rFonts w:ascii="Trebuchet MS" w:hAnsi="Trebuchet MS"/>
                <w:sz w:val="18"/>
                <w:szCs w:val="18"/>
              </w:rPr>
            </w:pPr>
            <w:proofErr w:type="spellStart"/>
            <w:r>
              <w:rPr>
                <w:rFonts w:ascii="Trebuchet MS" w:hAnsi="Trebuchet MS"/>
                <w:sz w:val="18"/>
                <w:szCs w:val="18"/>
              </w:rPr>
              <w:t>p_</w:t>
            </w:r>
            <w:r w:rsidRPr="00CF1D16">
              <w:rPr>
                <w:rFonts w:ascii="Trebuchet MS" w:hAnsi="Trebuchet MS"/>
                <w:sz w:val="18"/>
                <w:szCs w:val="18"/>
              </w:rPr>
              <w:t>periode</w:t>
            </w:r>
            <w:proofErr w:type="spellEnd"/>
          </w:p>
        </w:tc>
        <w:tc>
          <w:tcPr>
            <w:tcW w:w="4637" w:type="dxa"/>
            <w:tcBorders>
              <w:top w:val="single" w:sz="4" w:space="0" w:color="auto"/>
              <w:left w:val="single" w:sz="4" w:space="0" w:color="auto"/>
              <w:bottom w:val="single" w:sz="4" w:space="0" w:color="auto"/>
              <w:right w:val="single" w:sz="4" w:space="0" w:color="auto"/>
            </w:tcBorders>
            <w:shd w:val="clear" w:color="auto" w:fill="auto"/>
            <w:vAlign w:val="bottom"/>
          </w:tcPr>
          <w:p w14:paraId="181E312A"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 xml:space="preserve">Periode for </w:t>
            </w:r>
            <w:proofErr w:type="spellStart"/>
            <w:r w:rsidRPr="00CF1D16">
              <w:rPr>
                <w:rFonts w:ascii="Trebuchet MS" w:hAnsi="Trebuchet MS"/>
                <w:sz w:val="18"/>
                <w:szCs w:val="18"/>
              </w:rPr>
              <w:t>parkeringstidbegrænsning</w:t>
            </w:r>
            <w:proofErr w:type="spellEnd"/>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5950E043"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0EB85989"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0-50 tegn</w:t>
            </w:r>
          </w:p>
        </w:tc>
        <w:tc>
          <w:tcPr>
            <w:tcW w:w="1475" w:type="dxa"/>
            <w:tcBorders>
              <w:top w:val="single" w:sz="4" w:space="0" w:color="auto"/>
              <w:left w:val="single" w:sz="4" w:space="0" w:color="auto"/>
              <w:bottom w:val="single" w:sz="4" w:space="0" w:color="auto"/>
              <w:right w:val="single" w:sz="4" w:space="0" w:color="auto"/>
            </w:tcBorders>
            <w:shd w:val="clear" w:color="auto" w:fill="auto"/>
            <w:vAlign w:val="bottom"/>
          </w:tcPr>
          <w:p w14:paraId="514FA586" w14:textId="77777777" w:rsidR="00CB4BEB" w:rsidRPr="001D6480" w:rsidRDefault="00CB4BEB" w:rsidP="003C0924">
            <w:pPr>
              <w:jc w:val="center"/>
              <w:rPr>
                <w:rFonts w:ascii="Trebuchet MS" w:hAnsi="Trebuchet MS"/>
                <w:sz w:val="18"/>
                <w:szCs w:val="18"/>
              </w:rPr>
            </w:pPr>
            <w:r w:rsidRPr="001D6480">
              <w:rPr>
                <w:rFonts w:ascii="Trebuchet MS" w:hAnsi="Trebuchet MS"/>
                <w:sz w:val="18"/>
                <w:szCs w:val="18"/>
              </w:rPr>
              <w:t>F</w:t>
            </w:r>
          </w:p>
        </w:tc>
        <w:tc>
          <w:tcPr>
            <w:tcW w:w="1842" w:type="dxa"/>
            <w:tcBorders>
              <w:top w:val="single" w:sz="4" w:space="0" w:color="auto"/>
              <w:left w:val="single" w:sz="4" w:space="0" w:color="auto"/>
              <w:bottom w:val="single" w:sz="4" w:space="0" w:color="auto"/>
              <w:right w:val="single" w:sz="4" w:space="0" w:color="auto"/>
            </w:tcBorders>
            <w:shd w:val="clear" w:color="auto" w:fill="auto"/>
            <w:vAlign w:val="bottom"/>
          </w:tcPr>
          <w:p w14:paraId="778DEDD4" w14:textId="77777777" w:rsidR="00CB4BEB" w:rsidRPr="001D6480" w:rsidRDefault="00CB4BEB" w:rsidP="003C0924">
            <w:pPr>
              <w:jc w:val="center"/>
              <w:rPr>
                <w:rFonts w:ascii="Trebuchet MS" w:hAnsi="Trebuchet MS"/>
                <w:sz w:val="18"/>
                <w:szCs w:val="18"/>
              </w:rPr>
            </w:pPr>
            <w:r w:rsidRPr="001D6480">
              <w:rPr>
                <w:rFonts w:ascii="Trebuchet MS" w:hAnsi="Trebuchet MS"/>
                <w:sz w:val="18"/>
                <w:szCs w:val="18"/>
              </w:rPr>
              <w:t>7-17 (8-14)</w:t>
            </w:r>
          </w:p>
        </w:tc>
      </w:tr>
      <w:tr w:rsidR="00CB4BEB" w:rsidRPr="00CE1917" w14:paraId="15CD577F" w14:textId="77777777" w:rsidTr="003C0924">
        <w:trPr>
          <w:trHeight w:hRule="exact" w:val="255"/>
        </w:trPr>
        <w:tc>
          <w:tcPr>
            <w:tcW w:w="1974" w:type="dxa"/>
            <w:tcBorders>
              <w:top w:val="single" w:sz="4" w:space="0" w:color="auto"/>
              <w:left w:val="single" w:sz="4" w:space="0" w:color="auto"/>
              <w:bottom w:val="nil"/>
              <w:right w:val="single" w:sz="4" w:space="0" w:color="auto"/>
            </w:tcBorders>
            <w:shd w:val="clear" w:color="auto" w:fill="D9D9D9"/>
            <w:vAlign w:val="bottom"/>
          </w:tcPr>
          <w:p w14:paraId="16023E7E" w14:textId="77777777" w:rsidR="00CB4BEB" w:rsidRPr="00CF1D16" w:rsidRDefault="00CB4BEB" w:rsidP="003C0924">
            <w:pPr>
              <w:rPr>
                <w:rFonts w:ascii="Trebuchet MS" w:hAnsi="Trebuchet MS"/>
                <w:sz w:val="18"/>
                <w:szCs w:val="18"/>
              </w:rPr>
            </w:pPr>
            <w:proofErr w:type="spellStart"/>
            <w:r>
              <w:rPr>
                <w:rFonts w:ascii="Trebuchet MS" w:hAnsi="Trebuchet MS"/>
                <w:sz w:val="18"/>
                <w:szCs w:val="18"/>
              </w:rPr>
              <w:t>p_</w:t>
            </w:r>
            <w:r w:rsidRPr="00CF1D16">
              <w:rPr>
                <w:rFonts w:ascii="Trebuchet MS" w:hAnsi="Trebuchet MS"/>
                <w:sz w:val="18"/>
                <w:szCs w:val="18"/>
              </w:rPr>
              <w:t>pladser</w:t>
            </w:r>
            <w:r>
              <w:rPr>
                <w:rFonts w:ascii="Trebuchet MS" w:hAnsi="Trebuchet MS"/>
                <w:sz w:val="18"/>
                <w:szCs w:val="18"/>
              </w:rPr>
              <w:t>_personbil</w:t>
            </w:r>
            <w:proofErr w:type="spellEnd"/>
          </w:p>
        </w:tc>
        <w:tc>
          <w:tcPr>
            <w:tcW w:w="1164" w:type="dxa"/>
            <w:tcBorders>
              <w:top w:val="single" w:sz="4" w:space="0" w:color="auto"/>
              <w:left w:val="single" w:sz="4" w:space="0" w:color="auto"/>
              <w:bottom w:val="nil"/>
              <w:right w:val="single" w:sz="4" w:space="0" w:color="auto"/>
            </w:tcBorders>
            <w:shd w:val="clear" w:color="auto" w:fill="FFFFFF"/>
            <w:vAlign w:val="bottom"/>
          </w:tcPr>
          <w:p w14:paraId="6F2437CB" w14:textId="77777777" w:rsidR="00CB4BEB" w:rsidRPr="00CF1D16" w:rsidRDefault="00CB4BEB" w:rsidP="003C0924">
            <w:pPr>
              <w:rPr>
                <w:rFonts w:ascii="Trebuchet MS" w:hAnsi="Trebuchet MS"/>
                <w:sz w:val="18"/>
                <w:szCs w:val="18"/>
              </w:rPr>
            </w:pPr>
            <w:proofErr w:type="spellStart"/>
            <w:r>
              <w:rPr>
                <w:rFonts w:ascii="Trebuchet MS" w:hAnsi="Trebuchet MS"/>
                <w:sz w:val="18"/>
                <w:szCs w:val="18"/>
              </w:rPr>
              <w:t>plads_pbil</w:t>
            </w:r>
            <w:proofErr w:type="spellEnd"/>
          </w:p>
        </w:tc>
        <w:tc>
          <w:tcPr>
            <w:tcW w:w="4637" w:type="dxa"/>
            <w:tcBorders>
              <w:top w:val="single" w:sz="4" w:space="0" w:color="auto"/>
              <w:left w:val="single" w:sz="4" w:space="0" w:color="auto"/>
              <w:bottom w:val="nil"/>
              <w:right w:val="single" w:sz="4" w:space="0" w:color="auto"/>
            </w:tcBorders>
            <w:shd w:val="clear" w:color="auto" w:fill="FFFFFF"/>
            <w:vAlign w:val="bottom"/>
          </w:tcPr>
          <w:p w14:paraId="5B7D66A6"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 xml:space="preserve">Antal p-pladser </w:t>
            </w:r>
            <w:r>
              <w:rPr>
                <w:rFonts w:ascii="Trebuchet MS" w:hAnsi="Trebuchet MS"/>
                <w:sz w:val="18"/>
                <w:szCs w:val="18"/>
              </w:rPr>
              <w:t>i P-zonen til personbiler parkering</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4D7CA8A"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58200FA"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0-9999</w:t>
            </w:r>
          </w:p>
        </w:tc>
        <w:tc>
          <w:tcPr>
            <w:tcW w:w="1475" w:type="dxa"/>
            <w:tcBorders>
              <w:top w:val="single" w:sz="4" w:space="0" w:color="auto"/>
              <w:left w:val="single" w:sz="4" w:space="0" w:color="auto"/>
              <w:bottom w:val="nil"/>
              <w:right w:val="single" w:sz="4" w:space="0" w:color="auto"/>
            </w:tcBorders>
            <w:shd w:val="clear" w:color="auto" w:fill="FFFFFF"/>
            <w:vAlign w:val="bottom"/>
          </w:tcPr>
          <w:p w14:paraId="376C3F94" w14:textId="77777777" w:rsidR="00CB4BEB" w:rsidRPr="001D6480" w:rsidRDefault="00CB4BEB" w:rsidP="003C0924">
            <w:pPr>
              <w:jc w:val="center"/>
              <w:rPr>
                <w:rFonts w:ascii="Trebuchet MS" w:hAnsi="Trebuchet MS"/>
                <w:sz w:val="18"/>
                <w:szCs w:val="18"/>
              </w:rPr>
            </w:pPr>
            <w:r w:rsidRPr="001D6480">
              <w:rPr>
                <w:rFonts w:ascii="Trebuchet MS" w:hAnsi="Trebuchet MS"/>
                <w:sz w:val="18"/>
                <w:szCs w:val="18"/>
              </w:rPr>
              <w:t>F</w:t>
            </w:r>
          </w:p>
        </w:tc>
        <w:tc>
          <w:tcPr>
            <w:tcW w:w="1842" w:type="dxa"/>
            <w:tcBorders>
              <w:top w:val="single" w:sz="4" w:space="0" w:color="auto"/>
              <w:left w:val="single" w:sz="4" w:space="0" w:color="auto"/>
              <w:bottom w:val="nil"/>
              <w:right w:val="single" w:sz="4" w:space="0" w:color="auto"/>
            </w:tcBorders>
            <w:shd w:val="clear" w:color="auto" w:fill="FFFFFF"/>
            <w:vAlign w:val="bottom"/>
          </w:tcPr>
          <w:p w14:paraId="4ECFD28D" w14:textId="77777777" w:rsidR="00CB4BEB" w:rsidRPr="001D6480" w:rsidRDefault="00CB4BEB" w:rsidP="003C0924">
            <w:pPr>
              <w:jc w:val="center"/>
              <w:rPr>
                <w:rFonts w:ascii="Trebuchet MS" w:hAnsi="Trebuchet MS" w:cs="Trebuchet MS"/>
                <w:sz w:val="18"/>
                <w:szCs w:val="18"/>
              </w:rPr>
            </w:pPr>
            <w:r w:rsidRPr="001D6480">
              <w:rPr>
                <w:rFonts w:ascii="Trebuchet MS" w:hAnsi="Trebuchet MS" w:cs="Trebuchet MS"/>
                <w:sz w:val="18"/>
                <w:szCs w:val="18"/>
              </w:rPr>
              <w:t>57</w:t>
            </w:r>
          </w:p>
        </w:tc>
      </w:tr>
      <w:tr w:rsidR="00CB4BEB" w:rsidRPr="00CE1917" w14:paraId="2EF6DD9E" w14:textId="77777777" w:rsidTr="003C0924">
        <w:trPr>
          <w:trHeight w:hRule="exact" w:val="510"/>
        </w:trPr>
        <w:tc>
          <w:tcPr>
            <w:tcW w:w="1974" w:type="dxa"/>
            <w:tcBorders>
              <w:top w:val="single" w:sz="4" w:space="0" w:color="auto"/>
              <w:left w:val="single" w:sz="4" w:space="0" w:color="auto"/>
              <w:bottom w:val="nil"/>
              <w:right w:val="single" w:sz="4" w:space="0" w:color="auto"/>
            </w:tcBorders>
            <w:shd w:val="clear" w:color="auto" w:fill="D9D9D9"/>
            <w:vAlign w:val="center"/>
          </w:tcPr>
          <w:p w14:paraId="01A268AD" w14:textId="77777777" w:rsidR="00CB4BEB" w:rsidRPr="00CF1D16" w:rsidRDefault="00CB4BEB" w:rsidP="003C0924">
            <w:pPr>
              <w:rPr>
                <w:rFonts w:ascii="Trebuchet MS" w:hAnsi="Trebuchet MS"/>
                <w:sz w:val="18"/>
                <w:szCs w:val="18"/>
              </w:rPr>
            </w:pPr>
            <w:proofErr w:type="spellStart"/>
            <w:r>
              <w:rPr>
                <w:rFonts w:ascii="Trebuchet MS" w:hAnsi="Trebuchet MS"/>
                <w:sz w:val="18"/>
                <w:szCs w:val="18"/>
              </w:rPr>
              <w:t>p_</w:t>
            </w:r>
            <w:r w:rsidRPr="00CF1D16">
              <w:rPr>
                <w:rFonts w:ascii="Trebuchet MS" w:hAnsi="Trebuchet MS"/>
                <w:sz w:val="18"/>
                <w:szCs w:val="18"/>
              </w:rPr>
              <w:t>pris_time</w:t>
            </w:r>
            <w:proofErr w:type="spellEnd"/>
          </w:p>
        </w:tc>
        <w:tc>
          <w:tcPr>
            <w:tcW w:w="1164" w:type="dxa"/>
            <w:tcBorders>
              <w:top w:val="single" w:sz="4" w:space="0" w:color="auto"/>
              <w:left w:val="single" w:sz="4" w:space="0" w:color="auto"/>
              <w:bottom w:val="nil"/>
              <w:right w:val="single" w:sz="4" w:space="0" w:color="auto"/>
            </w:tcBorders>
            <w:shd w:val="clear" w:color="auto" w:fill="FFFFFF"/>
            <w:vAlign w:val="center"/>
          </w:tcPr>
          <w:p w14:paraId="4E96578A" w14:textId="77777777" w:rsidR="00CB4BEB" w:rsidRPr="00CF1D16" w:rsidRDefault="00CB4BEB" w:rsidP="003C0924">
            <w:pPr>
              <w:rPr>
                <w:rFonts w:ascii="Trebuchet MS" w:hAnsi="Trebuchet MS"/>
                <w:sz w:val="18"/>
                <w:szCs w:val="18"/>
              </w:rPr>
            </w:pPr>
            <w:proofErr w:type="spellStart"/>
            <w:r>
              <w:rPr>
                <w:rFonts w:ascii="Trebuchet MS" w:hAnsi="Trebuchet MS"/>
                <w:sz w:val="18"/>
                <w:szCs w:val="18"/>
              </w:rPr>
              <w:t>p_pris_tim</w:t>
            </w:r>
            <w:proofErr w:type="spellEnd"/>
          </w:p>
        </w:tc>
        <w:tc>
          <w:tcPr>
            <w:tcW w:w="4637" w:type="dxa"/>
            <w:tcBorders>
              <w:top w:val="single" w:sz="4" w:space="0" w:color="auto"/>
              <w:left w:val="single" w:sz="4" w:space="0" w:color="auto"/>
              <w:bottom w:val="nil"/>
              <w:right w:val="single" w:sz="4" w:space="0" w:color="auto"/>
            </w:tcBorders>
            <w:shd w:val="clear" w:color="auto" w:fill="FFFFFF"/>
            <w:vAlign w:val="center"/>
          </w:tcPr>
          <w:p w14:paraId="78A926CB" w14:textId="77777777" w:rsidR="00CB4BEB" w:rsidRPr="00CF1D16" w:rsidRDefault="00CB4BEB" w:rsidP="003C0924">
            <w:pPr>
              <w:rPr>
                <w:rFonts w:ascii="Trebuchet MS" w:hAnsi="Trebuchet MS"/>
                <w:sz w:val="18"/>
                <w:szCs w:val="18"/>
              </w:rPr>
            </w:pPr>
            <w:proofErr w:type="spellStart"/>
            <w:r w:rsidRPr="00CF1D16">
              <w:rPr>
                <w:rFonts w:ascii="Trebuchet MS" w:hAnsi="Trebuchet MS"/>
                <w:sz w:val="18"/>
                <w:szCs w:val="18"/>
              </w:rPr>
              <w:t>kr</w:t>
            </w:r>
            <w:proofErr w:type="spellEnd"/>
            <w:r w:rsidRPr="00CF1D16">
              <w:rPr>
                <w:rFonts w:ascii="Trebuchet MS" w:hAnsi="Trebuchet MS"/>
                <w:sz w:val="18"/>
                <w:szCs w:val="18"/>
              </w:rPr>
              <w:t>/timen for områder med p-afgift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0C422100"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Tal</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5FF8BC2A"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0,01-999,99</w:t>
            </w:r>
          </w:p>
        </w:tc>
        <w:tc>
          <w:tcPr>
            <w:tcW w:w="1475" w:type="dxa"/>
            <w:tcBorders>
              <w:top w:val="single" w:sz="4" w:space="0" w:color="auto"/>
              <w:left w:val="single" w:sz="4" w:space="0" w:color="auto"/>
              <w:bottom w:val="nil"/>
              <w:right w:val="single" w:sz="4" w:space="0" w:color="auto"/>
            </w:tcBorders>
            <w:shd w:val="clear" w:color="auto" w:fill="FFFFFF"/>
            <w:vAlign w:val="center"/>
          </w:tcPr>
          <w:p w14:paraId="645775D1" w14:textId="77777777" w:rsidR="00CB4BEB" w:rsidRPr="001D6480" w:rsidRDefault="00CB4BEB" w:rsidP="003C0924">
            <w:pPr>
              <w:jc w:val="center"/>
              <w:rPr>
                <w:rFonts w:ascii="Trebuchet MS" w:hAnsi="Trebuchet MS"/>
                <w:sz w:val="18"/>
                <w:szCs w:val="18"/>
              </w:rPr>
            </w:pPr>
            <w:r w:rsidRPr="001D6480">
              <w:rPr>
                <w:rFonts w:ascii="Trebuchet MS" w:hAnsi="Trebuchet MS"/>
                <w:sz w:val="18"/>
                <w:szCs w:val="18"/>
              </w:rPr>
              <w:t>F</w:t>
            </w:r>
          </w:p>
        </w:tc>
        <w:tc>
          <w:tcPr>
            <w:tcW w:w="1842" w:type="dxa"/>
            <w:tcBorders>
              <w:top w:val="single" w:sz="4" w:space="0" w:color="auto"/>
              <w:left w:val="single" w:sz="4" w:space="0" w:color="auto"/>
              <w:bottom w:val="nil"/>
              <w:right w:val="single" w:sz="4" w:space="0" w:color="auto"/>
            </w:tcBorders>
            <w:shd w:val="clear" w:color="auto" w:fill="FFFFFF"/>
            <w:vAlign w:val="center"/>
          </w:tcPr>
          <w:p w14:paraId="0A4FB59C" w14:textId="77777777" w:rsidR="00CB4BEB" w:rsidRPr="001D6480" w:rsidRDefault="00CB4BEB" w:rsidP="003C0924">
            <w:pPr>
              <w:jc w:val="center"/>
              <w:rPr>
                <w:rFonts w:ascii="Trebuchet MS" w:hAnsi="Trebuchet MS" w:cs="Trebuchet MS"/>
                <w:sz w:val="18"/>
                <w:szCs w:val="18"/>
              </w:rPr>
            </w:pPr>
            <w:r w:rsidRPr="001D6480">
              <w:rPr>
                <w:rFonts w:ascii="Trebuchet MS" w:hAnsi="Trebuchet MS" w:cs="Trebuchet MS"/>
                <w:sz w:val="18"/>
                <w:szCs w:val="18"/>
              </w:rPr>
              <w:t>7,50</w:t>
            </w:r>
          </w:p>
        </w:tc>
      </w:tr>
      <w:tr w:rsidR="00CB4BEB" w:rsidRPr="00CE1917" w14:paraId="6EC74CE9" w14:textId="77777777" w:rsidTr="003C0924">
        <w:trPr>
          <w:trHeight w:hRule="exact" w:val="510"/>
        </w:trPr>
        <w:tc>
          <w:tcPr>
            <w:tcW w:w="1974" w:type="dxa"/>
            <w:tcBorders>
              <w:top w:val="single" w:sz="4" w:space="0" w:color="auto"/>
              <w:left w:val="single" w:sz="4" w:space="0" w:color="auto"/>
              <w:bottom w:val="nil"/>
              <w:right w:val="single" w:sz="4" w:space="0" w:color="auto"/>
            </w:tcBorders>
            <w:shd w:val="clear" w:color="auto" w:fill="D9D9D9"/>
            <w:vAlign w:val="center"/>
          </w:tcPr>
          <w:p w14:paraId="4FA0B5DD" w14:textId="77777777" w:rsidR="00CB4BEB" w:rsidRPr="00CF1D16" w:rsidRDefault="00CB4BEB" w:rsidP="003C0924">
            <w:pPr>
              <w:rPr>
                <w:rFonts w:ascii="Trebuchet MS" w:hAnsi="Trebuchet MS"/>
                <w:sz w:val="18"/>
                <w:szCs w:val="18"/>
              </w:rPr>
            </w:pPr>
            <w:proofErr w:type="spellStart"/>
            <w:r>
              <w:rPr>
                <w:rFonts w:ascii="Trebuchet MS" w:hAnsi="Trebuchet MS"/>
                <w:sz w:val="18"/>
                <w:szCs w:val="18"/>
              </w:rPr>
              <w:t>p_pladser_handicap</w:t>
            </w:r>
            <w:proofErr w:type="spellEnd"/>
          </w:p>
        </w:tc>
        <w:tc>
          <w:tcPr>
            <w:tcW w:w="1164" w:type="dxa"/>
            <w:tcBorders>
              <w:top w:val="single" w:sz="4" w:space="0" w:color="auto"/>
              <w:left w:val="single" w:sz="4" w:space="0" w:color="auto"/>
              <w:bottom w:val="nil"/>
              <w:right w:val="single" w:sz="4" w:space="0" w:color="auto"/>
            </w:tcBorders>
            <w:shd w:val="clear" w:color="auto" w:fill="FFFFFF"/>
            <w:vAlign w:val="center"/>
          </w:tcPr>
          <w:p w14:paraId="636DB35A" w14:textId="77777777" w:rsidR="00CB4BEB" w:rsidRPr="00CF1D16" w:rsidRDefault="00CB4BEB" w:rsidP="003C0924">
            <w:pPr>
              <w:rPr>
                <w:rFonts w:ascii="Trebuchet MS" w:hAnsi="Trebuchet MS"/>
                <w:sz w:val="18"/>
                <w:szCs w:val="18"/>
              </w:rPr>
            </w:pPr>
            <w:proofErr w:type="spellStart"/>
            <w:r>
              <w:rPr>
                <w:rFonts w:ascii="Trebuchet MS" w:hAnsi="Trebuchet MS"/>
                <w:sz w:val="18"/>
                <w:szCs w:val="18"/>
              </w:rPr>
              <w:t>plads_hand</w:t>
            </w:r>
            <w:proofErr w:type="spellEnd"/>
          </w:p>
        </w:tc>
        <w:tc>
          <w:tcPr>
            <w:tcW w:w="4637" w:type="dxa"/>
            <w:tcBorders>
              <w:top w:val="single" w:sz="4" w:space="0" w:color="auto"/>
              <w:left w:val="single" w:sz="4" w:space="0" w:color="auto"/>
              <w:bottom w:val="nil"/>
              <w:right w:val="single" w:sz="4" w:space="0" w:color="auto"/>
            </w:tcBorders>
            <w:shd w:val="clear" w:color="auto" w:fill="FFFFFF"/>
            <w:vAlign w:val="bottom"/>
          </w:tcPr>
          <w:p w14:paraId="02867C42"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 xml:space="preserve">Antal p-pladser </w:t>
            </w:r>
            <w:r>
              <w:rPr>
                <w:rFonts w:ascii="Trebuchet MS" w:hAnsi="Trebuchet MS"/>
                <w:sz w:val="18"/>
                <w:szCs w:val="18"/>
              </w:rPr>
              <w:t xml:space="preserve">i P-zonen til handicap parkering </w:t>
            </w:r>
            <w:r w:rsidRPr="00CF1D16">
              <w:rPr>
                <w:rFonts w:ascii="Trebuchet MS" w:hAnsi="Trebuchet MS"/>
                <w:sz w:val="18"/>
                <w:szCs w:val="18"/>
              </w:rPr>
              <w:t>på parkeringsområdet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7C59AD6A"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175EB99E"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0-9999</w:t>
            </w:r>
          </w:p>
        </w:tc>
        <w:tc>
          <w:tcPr>
            <w:tcW w:w="1475" w:type="dxa"/>
            <w:tcBorders>
              <w:top w:val="single" w:sz="4" w:space="0" w:color="auto"/>
              <w:left w:val="single" w:sz="4" w:space="0" w:color="auto"/>
              <w:bottom w:val="nil"/>
              <w:right w:val="single" w:sz="4" w:space="0" w:color="auto"/>
            </w:tcBorders>
            <w:shd w:val="clear" w:color="auto" w:fill="FFFFFF"/>
            <w:vAlign w:val="center"/>
          </w:tcPr>
          <w:p w14:paraId="2803A16A" w14:textId="77777777" w:rsidR="00CB4BEB" w:rsidRPr="001D6480" w:rsidRDefault="00CB4BEB" w:rsidP="003C0924">
            <w:pPr>
              <w:jc w:val="center"/>
              <w:rPr>
                <w:rFonts w:ascii="Trebuchet MS" w:hAnsi="Trebuchet MS"/>
                <w:sz w:val="18"/>
                <w:szCs w:val="18"/>
              </w:rPr>
            </w:pPr>
            <w:r w:rsidRPr="001D6480">
              <w:rPr>
                <w:rFonts w:ascii="Trebuchet MS" w:hAnsi="Trebuchet MS"/>
                <w:sz w:val="18"/>
                <w:szCs w:val="18"/>
              </w:rPr>
              <w:t>F</w:t>
            </w:r>
          </w:p>
        </w:tc>
        <w:tc>
          <w:tcPr>
            <w:tcW w:w="1842" w:type="dxa"/>
            <w:tcBorders>
              <w:top w:val="single" w:sz="4" w:space="0" w:color="auto"/>
              <w:left w:val="single" w:sz="4" w:space="0" w:color="auto"/>
              <w:bottom w:val="nil"/>
              <w:right w:val="single" w:sz="4" w:space="0" w:color="auto"/>
            </w:tcBorders>
            <w:shd w:val="clear" w:color="auto" w:fill="FFFFFF"/>
            <w:vAlign w:val="center"/>
          </w:tcPr>
          <w:p w14:paraId="2E543022" w14:textId="77777777" w:rsidR="00CB4BEB" w:rsidRPr="001D6480" w:rsidRDefault="00CB4BEB" w:rsidP="003C0924">
            <w:pPr>
              <w:jc w:val="center"/>
              <w:rPr>
                <w:rFonts w:ascii="Trebuchet MS" w:hAnsi="Trebuchet MS" w:cs="Trebuchet MS"/>
                <w:sz w:val="18"/>
                <w:szCs w:val="18"/>
              </w:rPr>
            </w:pPr>
            <w:r w:rsidRPr="001D6480">
              <w:rPr>
                <w:rFonts w:ascii="Trebuchet MS" w:hAnsi="Trebuchet MS" w:cs="Trebuchet MS"/>
                <w:sz w:val="18"/>
                <w:szCs w:val="18"/>
              </w:rPr>
              <w:t>57</w:t>
            </w:r>
          </w:p>
        </w:tc>
      </w:tr>
      <w:tr w:rsidR="00CB4BEB" w:rsidRPr="00CE1917" w14:paraId="1DD2B1E0" w14:textId="77777777" w:rsidTr="003C0924">
        <w:trPr>
          <w:trHeight w:hRule="exact" w:val="510"/>
        </w:trPr>
        <w:tc>
          <w:tcPr>
            <w:tcW w:w="1974" w:type="dxa"/>
            <w:tcBorders>
              <w:top w:val="single" w:sz="4" w:space="0" w:color="auto"/>
              <w:left w:val="single" w:sz="4" w:space="0" w:color="auto"/>
              <w:bottom w:val="nil"/>
              <w:right w:val="single" w:sz="4" w:space="0" w:color="auto"/>
            </w:tcBorders>
            <w:shd w:val="clear" w:color="auto" w:fill="D9D9D9"/>
            <w:vAlign w:val="center"/>
          </w:tcPr>
          <w:p w14:paraId="6EDE6833" w14:textId="77777777" w:rsidR="00CB4BEB" w:rsidRPr="00CF1D16" w:rsidRDefault="00CB4BEB" w:rsidP="003C0924">
            <w:pPr>
              <w:rPr>
                <w:rFonts w:ascii="Trebuchet MS" w:hAnsi="Trebuchet MS"/>
                <w:sz w:val="18"/>
                <w:szCs w:val="18"/>
              </w:rPr>
            </w:pPr>
            <w:proofErr w:type="spellStart"/>
            <w:r>
              <w:rPr>
                <w:rFonts w:ascii="Trebuchet MS" w:hAnsi="Trebuchet MS"/>
                <w:sz w:val="18"/>
                <w:szCs w:val="18"/>
              </w:rPr>
              <w:t>p_pladser_lastbil</w:t>
            </w:r>
            <w:proofErr w:type="spellEnd"/>
          </w:p>
        </w:tc>
        <w:tc>
          <w:tcPr>
            <w:tcW w:w="1164" w:type="dxa"/>
            <w:tcBorders>
              <w:top w:val="single" w:sz="4" w:space="0" w:color="auto"/>
              <w:left w:val="single" w:sz="4" w:space="0" w:color="auto"/>
              <w:bottom w:val="nil"/>
              <w:right w:val="single" w:sz="4" w:space="0" w:color="auto"/>
            </w:tcBorders>
            <w:shd w:val="clear" w:color="auto" w:fill="FFFFFF"/>
            <w:vAlign w:val="center"/>
          </w:tcPr>
          <w:p w14:paraId="6550598C" w14:textId="77777777" w:rsidR="00CB4BEB" w:rsidRPr="00CF1D16" w:rsidRDefault="00CB4BEB" w:rsidP="003C0924">
            <w:pPr>
              <w:rPr>
                <w:rFonts w:ascii="Trebuchet MS" w:hAnsi="Trebuchet MS"/>
                <w:sz w:val="18"/>
                <w:szCs w:val="18"/>
              </w:rPr>
            </w:pPr>
            <w:proofErr w:type="spellStart"/>
            <w:r>
              <w:rPr>
                <w:rFonts w:ascii="Trebuchet MS" w:hAnsi="Trebuchet MS"/>
                <w:sz w:val="18"/>
                <w:szCs w:val="18"/>
              </w:rPr>
              <w:t>plads_last</w:t>
            </w:r>
            <w:proofErr w:type="spellEnd"/>
          </w:p>
        </w:tc>
        <w:tc>
          <w:tcPr>
            <w:tcW w:w="4637" w:type="dxa"/>
            <w:tcBorders>
              <w:top w:val="single" w:sz="4" w:space="0" w:color="auto"/>
              <w:left w:val="single" w:sz="4" w:space="0" w:color="auto"/>
              <w:bottom w:val="nil"/>
              <w:right w:val="single" w:sz="4" w:space="0" w:color="auto"/>
            </w:tcBorders>
            <w:shd w:val="clear" w:color="auto" w:fill="FFFFFF"/>
            <w:vAlign w:val="bottom"/>
          </w:tcPr>
          <w:p w14:paraId="568834C9"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 xml:space="preserve">Antal p-pladser </w:t>
            </w:r>
            <w:r>
              <w:rPr>
                <w:rFonts w:ascii="Trebuchet MS" w:hAnsi="Trebuchet MS"/>
                <w:sz w:val="18"/>
                <w:szCs w:val="18"/>
              </w:rPr>
              <w:t xml:space="preserve">i P-zonen til lastbiler parkering </w:t>
            </w:r>
            <w:r w:rsidRPr="00CF1D16">
              <w:rPr>
                <w:rFonts w:ascii="Trebuchet MS" w:hAnsi="Trebuchet MS"/>
                <w:sz w:val="18"/>
                <w:szCs w:val="18"/>
              </w:rPr>
              <w:t>på parkeringsområdet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25DF68F"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29C8A93D" w14:textId="77777777" w:rsidR="00CB4BEB" w:rsidRPr="009D5016" w:rsidRDefault="00CB4BEB" w:rsidP="003C0924">
            <w:pPr>
              <w:rPr>
                <w:rFonts w:ascii="Trebuchet MS" w:hAnsi="Trebuchet MS"/>
                <w:sz w:val="18"/>
                <w:szCs w:val="18"/>
              </w:rPr>
            </w:pPr>
            <w:r>
              <w:rPr>
                <w:rFonts w:ascii="Trebuchet MS" w:hAnsi="Trebuchet MS"/>
                <w:sz w:val="18"/>
                <w:szCs w:val="18"/>
              </w:rPr>
              <w:t>0-9999</w:t>
            </w:r>
          </w:p>
        </w:tc>
        <w:tc>
          <w:tcPr>
            <w:tcW w:w="1475" w:type="dxa"/>
            <w:tcBorders>
              <w:top w:val="single" w:sz="4" w:space="0" w:color="auto"/>
              <w:left w:val="single" w:sz="4" w:space="0" w:color="auto"/>
              <w:bottom w:val="nil"/>
              <w:right w:val="single" w:sz="4" w:space="0" w:color="auto"/>
            </w:tcBorders>
            <w:shd w:val="clear" w:color="auto" w:fill="FFFFFF"/>
            <w:vAlign w:val="center"/>
          </w:tcPr>
          <w:p w14:paraId="1211421C" w14:textId="77777777" w:rsidR="00CB4BEB" w:rsidRPr="00CF1D16" w:rsidRDefault="00CB4BEB" w:rsidP="003C0924">
            <w:pPr>
              <w:jc w:val="center"/>
              <w:rPr>
                <w:rFonts w:ascii="Trebuchet MS" w:hAnsi="Trebuchet MS"/>
                <w:sz w:val="18"/>
                <w:szCs w:val="18"/>
              </w:rPr>
            </w:pPr>
            <w:r>
              <w:rPr>
                <w:rFonts w:ascii="Trebuchet MS" w:hAnsi="Trebuchet MS"/>
                <w:sz w:val="18"/>
                <w:szCs w:val="18"/>
              </w:rPr>
              <w:t>F</w:t>
            </w:r>
          </w:p>
        </w:tc>
        <w:tc>
          <w:tcPr>
            <w:tcW w:w="1842" w:type="dxa"/>
            <w:tcBorders>
              <w:top w:val="single" w:sz="4" w:space="0" w:color="auto"/>
              <w:left w:val="single" w:sz="4" w:space="0" w:color="auto"/>
              <w:bottom w:val="nil"/>
              <w:right w:val="single" w:sz="4" w:space="0" w:color="auto"/>
            </w:tcBorders>
            <w:shd w:val="clear" w:color="auto" w:fill="FFFFFF"/>
            <w:vAlign w:val="center"/>
          </w:tcPr>
          <w:p w14:paraId="3B21E172" w14:textId="77777777" w:rsidR="00CB4BEB" w:rsidRPr="00CF1D16" w:rsidRDefault="00CB4BEB" w:rsidP="003C0924">
            <w:pPr>
              <w:jc w:val="center"/>
              <w:rPr>
                <w:rFonts w:ascii="Trebuchet MS" w:hAnsi="Trebuchet MS" w:cs="Trebuchet MS"/>
                <w:sz w:val="18"/>
                <w:szCs w:val="18"/>
              </w:rPr>
            </w:pPr>
            <w:r>
              <w:rPr>
                <w:rFonts w:ascii="Trebuchet MS" w:hAnsi="Trebuchet MS" w:cs="Trebuchet MS"/>
                <w:sz w:val="18"/>
                <w:szCs w:val="18"/>
              </w:rPr>
              <w:t>57</w:t>
            </w:r>
          </w:p>
        </w:tc>
      </w:tr>
      <w:tr w:rsidR="00CB4BEB" w:rsidRPr="00CE1917" w14:paraId="4A922E4F" w14:textId="77777777" w:rsidTr="003C0924">
        <w:trPr>
          <w:trHeight w:hRule="exact" w:val="510"/>
        </w:trPr>
        <w:tc>
          <w:tcPr>
            <w:tcW w:w="1974" w:type="dxa"/>
            <w:tcBorders>
              <w:top w:val="single" w:sz="4" w:space="0" w:color="auto"/>
              <w:left w:val="single" w:sz="4" w:space="0" w:color="auto"/>
              <w:bottom w:val="nil"/>
              <w:right w:val="single" w:sz="4" w:space="0" w:color="auto"/>
            </w:tcBorders>
            <w:shd w:val="clear" w:color="auto" w:fill="D9D9D9"/>
            <w:vAlign w:val="center"/>
          </w:tcPr>
          <w:p w14:paraId="36FEA196" w14:textId="77777777" w:rsidR="00CB4BEB" w:rsidRPr="00CF1D16" w:rsidRDefault="00CB4BEB" w:rsidP="003C0924">
            <w:pPr>
              <w:rPr>
                <w:rFonts w:ascii="Trebuchet MS" w:hAnsi="Trebuchet MS"/>
                <w:sz w:val="18"/>
                <w:szCs w:val="18"/>
              </w:rPr>
            </w:pPr>
            <w:proofErr w:type="spellStart"/>
            <w:r>
              <w:rPr>
                <w:rFonts w:ascii="Trebuchet MS" w:hAnsi="Trebuchet MS"/>
                <w:sz w:val="18"/>
                <w:szCs w:val="18"/>
              </w:rPr>
              <w:t>p_pladser_elbil</w:t>
            </w:r>
            <w:proofErr w:type="spellEnd"/>
          </w:p>
        </w:tc>
        <w:tc>
          <w:tcPr>
            <w:tcW w:w="1164" w:type="dxa"/>
            <w:tcBorders>
              <w:top w:val="single" w:sz="4" w:space="0" w:color="auto"/>
              <w:left w:val="single" w:sz="4" w:space="0" w:color="auto"/>
              <w:bottom w:val="nil"/>
              <w:right w:val="single" w:sz="4" w:space="0" w:color="auto"/>
            </w:tcBorders>
            <w:shd w:val="clear" w:color="auto" w:fill="FFFFFF"/>
            <w:vAlign w:val="center"/>
          </w:tcPr>
          <w:p w14:paraId="6189CEB5" w14:textId="77777777" w:rsidR="00CB4BEB" w:rsidRPr="00CF1D16" w:rsidRDefault="00CB4BEB" w:rsidP="003C0924">
            <w:pPr>
              <w:rPr>
                <w:rFonts w:ascii="Trebuchet MS" w:hAnsi="Trebuchet MS"/>
                <w:sz w:val="18"/>
                <w:szCs w:val="18"/>
              </w:rPr>
            </w:pPr>
            <w:proofErr w:type="spellStart"/>
            <w:r>
              <w:rPr>
                <w:rFonts w:ascii="Trebuchet MS" w:hAnsi="Trebuchet MS"/>
                <w:sz w:val="18"/>
                <w:szCs w:val="18"/>
              </w:rPr>
              <w:t>plads_ebil</w:t>
            </w:r>
            <w:proofErr w:type="spellEnd"/>
          </w:p>
        </w:tc>
        <w:tc>
          <w:tcPr>
            <w:tcW w:w="4637" w:type="dxa"/>
            <w:tcBorders>
              <w:top w:val="single" w:sz="4" w:space="0" w:color="auto"/>
              <w:left w:val="single" w:sz="4" w:space="0" w:color="auto"/>
              <w:bottom w:val="nil"/>
              <w:right w:val="single" w:sz="4" w:space="0" w:color="auto"/>
            </w:tcBorders>
            <w:shd w:val="clear" w:color="auto" w:fill="FFFFFF"/>
            <w:vAlign w:val="bottom"/>
          </w:tcPr>
          <w:p w14:paraId="7ECBE013"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 xml:space="preserve">Antal p-pladser </w:t>
            </w:r>
            <w:r>
              <w:rPr>
                <w:rFonts w:ascii="Trebuchet MS" w:hAnsi="Trebuchet MS"/>
                <w:sz w:val="18"/>
                <w:szCs w:val="18"/>
              </w:rPr>
              <w:t xml:space="preserve">i P-zonen til lastbiler parkering </w:t>
            </w:r>
            <w:r w:rsidRPr="00CF1D16">
              <w:rPr>
                <w:rFonts w:ascii="Trebuchet MS" w:hAnsi="Trebuchet MS"/>
                <w:sz w:val="18"/>
                <w:szCs w:val="18"/>
              </w:rPr>
              <w:t>på parkeringsområdet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6E602F70"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7B08C34F" w14:textId="77777777" w:rsidR="00CB4BEB" w:rsidRPr="009D5016" w:rsidRDefault="00CB4BEB" w:rsidP="003C0924">
            <w:pPr>
              <w:rPr>
                <w:rFonts w:ascii="Trebuchet MS" w:hAnsi="Trebuchet MS"/>
                <w:sz w:val="18"/>
                <w:szCs w:val="18"/>
              </w:rPr>
            </w:pPr>
            <w:r>
              <w:rPr>
                <w:rFonts w:ascii="Trebuchet MS" w:hAnsi="Trebuchet MS"/>
                <w:sz w:val="18"/>
                <w:szCs w:val="18"/>
              </w:rPr>
              <w:t>0-9999</w:t>
            </w:r>
          </w:p>
        </w:tc>
        <w:tc>
          <w:tcPr>
            <w:tcW w:w="1475" w:type="dxa"/>
            <w:tcBorders>
              <w:top w:val="single" w:sz="4" w:space="0" w:color="auto"/>
              <w:left w:val="single" w:sz="4" w:space="0" w:color="auto"/>
              <w:bottom w:val="nil"/>
              <w:right w:val="single" w:sz="4" w:space="0" w:color="auto"/>
            </w:tcBorders>
            <w:shd w:val="clear" w:color="auto" w:fill="FFFFFF"/>
            <w:vAlign w:val="center"/>
          </w:tcPr>
          <w:p w14:paraId="1A39B5FF" w14:textId="77777777" w:rsidR="00CB4BEB" w:rsidRPr="00CF1D16" w:rsidRDefault="00CB4BEB" w:rsidP="003C0924">
            <w:pPr>
              <w:jc w:val="center"/>
              <w:rPr>
                <w:rFonts w:ascii="Trebuchet MS" w:hAnsi="Trebuchet MS"/>
                <w:sz w:val="18"/>
                <w:szCs w:val="18"/>
              </w:rPr>
            </w:pPr>
            <w:r>
              <w:rPr>
                <w:rFonts w:ascii="Trebuchet MS" w:hAnsi="Trebuchet MS"/>
                <w:sz w:val="18"/>
                <w:szCs w:val="18"/>
              </w:rPr>
              <w:t>F</w:t>
            </w:r>
          </w:p>
        </w:tc>
        <w:tc>
          <w:tcPr>
            <w:tcW w:w="1842" w:type="dxa"/>
            <w:tcBorders>
              <w:top w:val="single" w:sz="4" w:space="0" w:color="auto"/>
              <w:left w:val="single" w:sz="4" w:space="0" w:color="auto"/>
              <w:bottom w:val="nil"/>
              <w:right w:val="single" w:sz="4" w:space="0" w:color="auto"/>
            </w:tcBorders>
            <w:shd w:val="clear" w:color="auto" w:fill="FFFFFF"/>
            <w:vAlign w:val="center"/>
          </w:tcPr>
          <w:p w14:paraId="3307BAB3" w14:textId="77777777" w:rsidR="00CB4BEB" w:rsidRPr="00CF1D16" w:rsidRDefault="00CB4BEB" w:rsidP="003C0924">
            <w:pPr>
              <w:jc w:val="center"/>
              <w:rPr>
                <w:rFonts w:ascii="Trebuchet MS" w:hAnsi="Trebuchet MS" w:cs="Trebuchet MS"/>
                <w:sz w:val="18"/>
                <w:szCs w:val="18"/>
              </w:rPr>
            </w:pPr>
            <w:r>
              <w:rPr>
                <w:rFonts w:ascii="Trebuchet MS" w:hAnsi="Trebuchet MS" w:cs="Trebuchet MS"/>
                <w:sz w:val="18"/>
                <w:szCs w:val="18"/>
              </w:rPr>
              <w:t>57</w:t>
            </w:r>
          </w:p>
        </w:tc>
      </w:tr>
      <w:tr w:rsidR="00CB4BEB" w:rsidRPr="00CE1917" w14:paraId="74A3DD20" w14:textId="77777777" w:rsidTr="003C0924">
        <w:trPr>
          <w:trHeight w:hRule="exact" w:val="255"/>
        </w:trPr>
        <w:tc>
          <w:tcPr>
            <w:tcW w:w="1974" w:type="dxa"/>
            <w:tcBorders>
              <w:top w:val="single" w:sz="4" w:space="0" w:color="auto"/>
              <w:left w:val="single" w:sz="4" w:space="0" w:color="auto"/>
              <w:bottom w:val="nil"/>
              <w:right w:val="single" w:sz="4" w:space="0" w:color="auto"/>
            </w:tcBorders>
            <w:shd w:val="clear" w:color="auto" w:fill="D9D9D9"/>
            <w:vAlign w:val="bottom"/>
          </w:tcPr>
          <w:p w14:paraId="650758E6" w14:textId="77777777" w:rsidR="00CB4BEB" w:rsidRPr="00CF1D16" w:rsidRDefault="00CB4BEB" w:rsidP="003C0924">
            <w:pPr>
              <w:rPr>
                <w:rFonts w:ascii="Trebuchet MS" w:hAnsi="Trebuchet MS"/>
                <w:sz w:val="18"/>
                <w:szCs w:val="18"/>
              </w:rPr>
            </w:pPr>
            <w:proofErr w:type="spellStart"/>
            <w:r>
              <w:rPr>
                <w:rFonts w:ascii="Trebuchet MS" w:hAnsi="Trebuchet MS"/>
                <w:sz w:val="18"/>
                <w:szCs w:val="18"/>
              </w:rPr>
              <w:t>p_pladser_mc</w:t>
            </w:r>
            <w:proofErr w:type="spellEnd"/>
          </w:p>
        </w:tc>
        <w:tc>
          <w:tcPr>
            <w:tcW w:w="1164" w:type="dxa"/>
            <w:tcBorders>
              <w:top w:val="single" w:sz="4" w:space="0" w:color="auto"/>
              <w:left w:val="single" w:sz="4" w:space="0" w:color="auto"/>
              <w:bottom w:val="nil"/>
              <w:right w:val="single" w:sz="4" w:space="0" w:color="auto"/>
            </w:tcBorders>
            <w:shd w:val="clear" w:color="auto" w:fill="FFFFFF"/>
            <w:vAlign w:val="bottom"/>
          </w:tcPr>
          <w:p w14:paraId="65EA6557" w14:textId="77777777" w:rsidR="00CB4BEB" w:rsidRPr="00CF1D16" w:rsidRDefault="00CB4BEB" w:rsidP="003C0924">
            <w:pPr>
              <w:rPr>
                <w:rFonts w:ascii="Trebuchet MS" w:hAnsi="Trebuchet MS"/>
                <w:sz w:val="18"/>
                <w:szCs w:val="18"/>
              </w:rPr>
            </w:pPr>
            <w:proofErr w:type="spellStart"/>
            <w:r>
              <w:rPr>
                <w:rFonts w:ascii="Trebuchet MS" w:hAnsi="Trebuchet MS"/>
                <w:sz w:val="18"/>
                <w:szCs w:val="18"/>
              </w:rPr>
              <w:t>plads_mc</w:t>
            </w:r>
            <w:proofErr w:type="spellEnd"/>
          </w:p>
        </w:tc>
        <w:tc>
          <w:tcPr>
            <w:tcW w:w="4637" w:type="dxa"/>
            <w:tcBorders>
              <w:top w:val="single" w:sz="4" w:space="0" w:color="auto"/>
              <w:left w:val="single" w:sz="4" w:space="0" w:color="auto"/>
              <w:bottom w:val="nil"/>
              <w:right w:val="single" w:sz="4" w:space="0" w:color="auto"/>
            </w:tcBorders>
            <w:shd w:val="clear" w:color="auto" w:fill="FFFFFF"/>
            <w:vAlign w:val="bottom"/>
          </w:tcPr>
          <w:p w14:paraId="6C3EA91F"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Antal p-pladser på parkeringsområdet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3AEB0765"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tcPr>
          <w:p w14:paraId="65876E5A" w14:textId="77777777" w:rsidR="00CB4BEB" w:rsidRPr="009D5016" w:rsidRDefault="00CB4BEB" w:rsidP="003C0924">
            <w:pPr>
              <w:rPr>
                <w:rFonts w:ascii="Trebuchet MS" w:hAnsi="Trebuchet MS"/>
                <w:sz w:val="18"/>
                <w:szCs w:val="18"/>
              </w:rPr>
            </w:pPr>
            <w:r>
              <w:rPr>
                <w:rFonts w:ascii="Trebuchet MS" w:hAnsi="Trebuchet MS"/>
                <w:sz w:val="18"/>
                <w:szCs w:val="18"/>
              </w:rPr>
              <w:t>0-9999</w:t>
            </w:r>
          </w:p>
        </w:tc>
        <w:tc>
          <w:tcPr>
            <w:tcW w:w="1475" w:type="dxa"/>
            <w:tcBorders>
              <w:top w:val="single" w:sz="4" w:space="0" w:color="auto"/>
              <w:left w:val="single" w:sz="4" w:space="0" w:color="auto"/>
              <w:bottom w:val="nil"/>
              <w:right w:val="single" w:sz="4" w:space="0" w:color="auto"/>
            </w:tcBorders>
            <w:shd w:val="clear" w:color="auto" w:fill="FFFFFF"/>
            <w:vAlign w:val="bottom"/>
          </w:tcPr>
          <w:p w14:paraId="17A16989" w14:textId="77777777" w:rsidR="00CB4BEB" w:rsidRPr="00CF1D16" w:rsidRDefault="00CB4BEB" w:rsidP="003C0924">
            <w:pPr>
              <w:jc w:val="center"/>
              <w:rPr>
                <w:rFonts w:ascii="Trebuchet MS" w:hAnsi="Trebuchet MS"/>
                <w:sz w:val="18"/>
                <w:szCs w:val="18"/>
              </w:rPr>
            </w:pPr>
            <w:r>
              <w:rPr>
                <w:rFonts w:ascii="Trebuchet MS" w:hAnsi="Trebuchet MS"/>
                <w:sz w:val="18"/>
                <w:szCs w:val="18"/>
              </w:rPr>
              <w:t>F</w:t>
            </w:r>
          </w:p>
        </w:tc>
        <w:tc>
          <w:tcPr>
            <w:tcW w:w="1842" w:type="dxa"/>
            <w:tcBorders>
              <w:top w:val="single" w:sz="4" w:space="0" w:color="auto"/>
              <w:left w:val="single" w:sz="4" w:space="0" w:color="auto"/>
              <w:bottom w:val="nil"/>
              <w:right w:val="single" w:sz="4" w:space="0" w:color="auto"/>
            </w:tcBorders>
            <w:shd w:val="clear" w:color="auto" w:fill="FFFFFF"/>
            <w:vAlign w:val="bottom"/>
          </w:tcPr>
          <w:p w14:paraId="265A6365" w14:textId="77777777" w:rsidR="00CB4BEB" w:rsidRPr="00CF1D16" w:rsidRDefault="00CB4BEB" w:rsidP="003C0924">
            <w:pPr>
              <w:jc w:val="center"/>
              <w:rPr>
                <w:rFonts w:ascii="Trebuchet MS" w:hAnsi="Trebuchet MS" w:cs="Trebuchet MS"/>
                <w:sz w:val="18"/>
                <w:szCs w:val="18"/>
              </w:rPr>
            </w:pPr>
            <w:r>
              <w:rPr>
                <w:rFonts w:ascii="Trebuchet MS" w:hAnsi="Trebuchet MS" w:cs="Trebuchet MS"/>
                <w:sz w:val="18"/>
                <w:szCs w:val="18"/>
              </w:rPr>
              <w:t>57</w:t>
            </w:r>
          </w:p>
        </w:tc>
      </w:tr>
      <w:tr w:rsidR="00CB4BEB" w:rsidRPr="00CE1917" w14:paraId="3910C1A7" w14:textId="77777777" w:rsidTr="003C0924">
        <w:trPr>
          <w:trHeight w:hRule="exact" w:val="255"/>
        </w:trPr>
        <w:tc>
          <w:tcPr>
            <w:tcW w:w="1974" w:type="dxa"/>
            <w:tcBorders>
              <w:top w:val="single" w:sz="4" w:space="0" w:color="auto"/>
              <w:left w:val="single" w:sz="4" w:space="0" w:color="auto"/>
              <w:bottom w:val="nil"/>
              <w:right w:val="single" w:sz="4" w:space="0" w:color="auto"/>
            </w:tcBorders>
            <w:shd w:val="clear" w:color="auto" w:fill="D9D9D9"/>
            <w:vAlign w:val="bottom"/>
          </w:tcPr>
          <w:p w14:paraId="4D6700BF" w14:textId="77777777" w:rsidR="00CB4BEB" w:rsidRPr="00CF1D16" w:rsidRDefault="00CB4BEB" w:rsidP="003C0924">
            <w:pPr>
              <w:rPr>
                <w:rFonts w:ascii="Trebuchet MS" w:hAnsi="Trebuchet MS"/>
                <w:sz w:val="18"/>
                <w:szCs w:val="18"/>
              </w:rPr>
            </w:pPr>
            <w:proofErr w:type="spellStart"/>
            <w:r>
              <w:rPr>
                <w:rFonts w:ascii="Trebuchet MS" w:hAnsi="Trebuchet MS"/>
                <w:sz w:val="18"/>
                <w:szCs w:val="18"/>
              </w:rPr>
              <w:t>p_pladser_cykel</w:t>
            </w:r>
            <w:proofErr w:type="spellEnd"/>
          </w:p>
        </w:tc>
        <w:tc>
          <w:tcPr>
            <w:tcW w:w="1164" w:type="dxa"/>
            <w:tcBorders>
              <w:top w:val="single" w:sz="4" w:space="0" w:color="auto"/>
              <w:left w:val="single" w:sz="4" w:space="0" w:color="auto"/>
              <w:bottom w:val="nil"/>
              <w:right w:val="single" w:sz="4" w:space="0" w:color="auto"/>
            </w:tcBorders>
            <w:shd w:val="clear" w:color="auto" w:fill="FFFFFF"/>
            <w:vAlign w:val="bottom"/>
          </w:tcPr>
          <w:p w14:paraId="03947D6D" w14:textId="77777777" w:rsidR="00CB4BEB" w:rsidRPr="00CF1D16" w:rsidRDefault="00CB4BEB" w:rsidP="003C0924">
            <w:pPr>
              <w:rPr>
                <w:rFonts w:ascii="Trebuchet MS" w:hAnsi="Trebuchet MS"/>
                <w:sz w:val="18"/>
                <w:szCs w:val="18"/>
              </w:rPr>
            </w:pPr>
            <w:proofErr w:type="spellStart"/>
            <w:r>
              <w:rPr>
                <w:rFonts w:ascii="Trebuchet MS" w:hAnsi="Trebuchet MS"/>
                <w:sz w:val="18"/>
                <w:szCs w:val="18"/>
              </w:rPr>
              <w:t>plads_cyke</w:t>
            </w:r>
            <w:proofErr w:type="spellEnd"/>
          </w:p>
        </w:tc>
        <w:tc>
          <w:tcPr>
            <w:tcW w:w="4637" w:type="dxa"/>
            <w:tcBorders>
              <w:top w:val="single" w:sz="4" w:space="0" w:color="auto"/>
              <w:left w:val="single" w:sz="4" w:space="0" w:color="auto"/>
              <w:bottom w:val="nil"/>
              <w:right w:val="single" w:sz="4" w:space="0" w:color="auto"/>
            </w:tcBorders>
            <w:shd w:val="clear" w:color="auto" w:fill="FFFFFF"/>
            <w:vAlign w:val="bottom"/>
          </w:tcPr>
          <w:p w14:paraId="729C707F"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Antal p-pladser på parkeringsområdet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694B749"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tcPr>
          <w:p w14:paraId="4248752A" w14:textId="77777777" w:rsidR="00CB4BEB" w:rsidRPr="009D5016" w:rsidRDefault="00CB4BEB" w:rsidP="003C0924">
            <w:pPr>
              <w:rPr>
                <w:rFonts w:ascii="Trebuchet MS" w:hAnsi="Trebuchet MS"/>
                <w:sz w:val="18"/>
                <w:szCs w:val="18"/>
              </w:rPr>
            </w:pPr>
            <w:r>
              <w:rPr>
                <w:rFonts w:ascii="Trebuchet MS" w:hAnsi="Trebuchet MS"/>
                <w:sz w:val="18"/>
                <w:szCs w:val="18"/>
              </w:rPr>
              <w:t>0-9999</w:t>
            </w:r>
          </w:p>
        </w:tc>
        <w:tc>
          <w:tcPr>
            <w:tcW w:w="1475" w:type="dxa"/>
            <w:tcBorders>
              <w:top w:val="single" w:sz="4" w:space="0" w:color="auto"/>
              <w:left w:val="single" w:sz="4" w:space="0" w:color="auto"/>
              <w:bottom w:val="nil"/>
              <w:right w:val="single" w:sz="4" w:space="0" w:color="auto"/>
            </w:tcBorders>
            <w:shd w:val="clear" w:color="auto" w:fill="FFFFFF"/>
            <w:vAlign w:val="bottom"/>
          </w:tcPr>
          <w:p w14:paraId="70C399A8" w14:textId="77777777" w:rsidR="00CB4BEB" w:rsidRPr="00CF1D16" w:rsidRDefault="00CB4BEB" w:rsidP="003C0924">
            <w:pPr>
              <w:jc w:val="center"/>
              <w:rPr>
                <w:rFonts w:ascii="Trebuchet MS" w:hAnsi="Trebuchet MS"/>
                <w:sz w:val="18"/>
                <w:szCs w:val="18"/>
              </w:rPr>
            </w:pPr>
            <w:r>
              <w:rPr>
                <w:rFonts w:ascii="Trebuchet MS" w:hAnsi="Trebuchet MS"/>
                <w:sz w:val="18"/>
                <w:szCs w:val="18"/>
              </w:rPr>
              <w:t>F</w:t>
            </w:r>
          </w:p>
        </w:tc>
        <w:tc>
          <w:tcPr>
            <w:tcW w:w="1842" w:type="dxa"/>
            <w:tcBorders>
              <w:top w:val="single" w:sz="4" w:space="0" w:color="auto"/>
              <w:left w:val="single" w:sz="4" w:space="0" w:color="auto"/>
              <w:bottom w:val="nil"/>
              <w:right w:val="single" w:sz="4" w:space="0" w:color="auto"/>
            </w:tcBorders>
            <w:shd w:val="clear" w:color="auto" w:fill="FFFFFF"/>
            <w:vAlign w:val="bottom"/>
          </w:tcPr>
          <w:p w14:paraId="1AEAB439" w14:textId="77777777" w:rsidR="00CB4BEB" w:rsidRPr="00CF1D16" w:rsidRDefault="00CB4BEB" w:rsidP="003C0924">
            <w:pPr>
              <w:jc w:val="center"/>
              <w:rPr>
                <w:rFonts w:ascii="Trebuchet MS" w:hAnsi="Trebuchet MS" w:cs="Trebuchet MS"/>
                <w:sz w:val="18"/>
                <w:szCs w:val="18"/>
              </w:rPr>
            </w:pPr>
            <w:r>
              <w:rPr>
                <w:rFonts w:ascii="Trebuchet MS" w:hAnsi="Trebuchet MS" w:cs="Trebuchet MS"/>
                <w:sz w:val="18"/>
                <w:szCs w:val="18"/>
              </w:rPr>
              <w:t>57</w:t>
            </w:r>
          </w:p>
        </w:tc>
      </w:tr>
      <w:tr w:rsidR="00CB4BEB" w:rsidRPr="00843A57" w14:paraId="66186F12" w14:textId="77777777" w:rsidTr="003C0924">
        <w:trPr>
          <w:trHeight w:hRule="exact" w:val="255"/>
        </w:trPr>
        <w:tc>
          <w:tcPr>
            <w:tcW w:w="1974" w:type="dxa"/>
            <w:tcBorders>
              <w:top w:val="single" w:sz="4" w:space="0" w:color="auto"/>
              <w:left w:val="single" w:sz="4" w:space="0" w:color="auto"/>
              <w:bottom w:val="nil"/>
              <w:right w:val="single" w:sz="4" w:space="0" w:color="auto"/>
            </w:tcBorders>
            <w:shd w:val="clear" w:color="auto" w:fill="D9D9D9"/>
            <w:vAlign w:val="bottom"/>
          </w:tcPr>
          <w:p w14:paraId="52E2006E" w14:textId="77777777" w:rsidR="00CB4BEB" w:rsidRPr="00A4211B" w:rsidRDefault="00CB4BEB" w:rsidP="003C0924">
            <w:pPr>
              <w:rPr>
                <w:rFonts w:ascii="Trebuchet MS" w:hAnsi="Trebuchet MS"/>
                <w:sz w:val="18"/>
                <w:szCs w:val="18"/>
              </w:rPr>
            </w:pPr>
            <w:r w:rsidRPr="00A4211B">
              <w:rPr>
                <w:rFonts w:ascii="Trebuchet MS" w:hAnsi="Trebuchet MS"/>
                <w:sz w:val="18"/>
                <w:szCs w:val="18"/>
              </w:rPr>
              <w:t>lokalitet</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433750DB" w14:textId="77777777" w:rsidR="00CB4BEB" w:rsidRPr="00A4211B" w:rsidRDefault="00CB4BEB" w:rsidP="003C0924">
            <w:pPr>
              <w:rPr>
                <w:rFonts w:ascii="Trebuchet MS" w:hAnsi="Trebuchet MS"/>
                <w:sz w:val="18"/>
                <w:szCs w:val="18"/>
              </w:rPr>
            </w:pPr>
            <w:r w:rsidRPr="00A4211B">
              <w:rPr>
                <w:rFonts w:ascii="Trebuchet MS" w:hAnsi="Trebuchet MS"/>
                <w:sz w:val="18"/>
                <w:szCs w:val="18"/>
              </w:rPr>
              <w:t>lokalitet</w:t>
            </w:r>
          </w:p>
        </w:tc>
        <w:tc>
          <w:tcPr>
            <w:tcW w:w="4637" w:type="dxa"/>
            <w:tcBorders>
              <w:top w:val="single" w:sz="4" w:space="0" w:color="auto"/>
              <w:left w:val="single" w:sz="4" w:space="0" w:color="auto"/>
              <w:bottom w:val="nil"/>
              <w:right w:val="single" w:sz="4" w:space="0" w:color="auto"/>
            </w:tcBorders>
            <w:shd w:val="clear" w:color="auto" w:fill="FFFFFF"/>
            <w:vAlign w:val="bottom"/>
          </w:tcPr>
          <w:p w14:paraId="3C25B3AE" w14:textId="77777777" w:rsidR="00CB4BEB" w:rsidRPr="00A4211B" w:rsidRDefault="00CB4BEB" w:rsidP="003C0924">
            <w:pPr>
              <w:rPr>
                <w:rFonts w:ascii="Trebuchet MS" w:hAnsi="Trebuchet MS"/>
                <w:sz w:val="18"/>
                <w:szCs w:val="18"/>
              </w:rPr>
            </w:pPr>
            <w:r w:rsidRPr="00A4211B">
              <w:rPr>
                <w:rFonts w:ascii="Trebuchet MS" w:hAnsi="Trebuchet MS"/>
                <w:sz w:val="18"/>
                <w:szCs w:val="18"/>
              </w:rPr>
              <w:t>Stednavn på p-zone, beskrivelse af sted eller adresse</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D6AF70D" w14:textId="77777777" w:rsidR="00CB4BEB" w:rsidRPr="00A4211B" w:rsidRDefault="00CB4BEB" w:rsidP="003C0924">
            <w:pPr>
              <w:rPr>
                <w:rFonts w:ascii="Trebuchet MS" w:hAnsi="Trebuchet MS"/>
                <w:sz w:val="18"/>
                <w:szCs w:val="18"/>
              </w:rPr>
            </w:pPr>
            <w:r w:rsidRPr="00A4211B">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5B946338" w14:textId="77777777" w:rsidR="00CB4BEB" w:rsidRPr="00A4211B" w:rsidRDefault="00CB4BEB" w:rsidP="003C0924">
            <w:pPr>
              <w:rPr>
                <w:rFonts w:ascii="Trebuchet MS" w:hAnsi="Trebuchet MS"/>
                <w:sz w:val="18"/>
                <w:szCs w:val="18"/>
              </w:rPr>
            </w:pPr>
            <w:r w:rsidRPr="00A4211B">
              <w:rPr>
                <w:rFonts w:ascii="Trebuchet MS" w:hAnsi="Trebuchet MS"/>
                <w:sz w:val="18"/>
                <w:szCs w:val="18"/>
              </w:rPr>
              <w:t>0-128 tegn</w:t>
            </w:r>
          </w:p>
        </w:tc>
        <w:tc>
          <w:tcPr>
            <w:tcW w:w="1475" w:type="dxa"/>
            <w:tcBorders>
              <w:top w:val="single" w:sz="4" w:space="0" w:color="auto"/>
              <w:left w:val="single" w:sz="4" w:space="0" w:color="auto"/>
              <w:bottom w:val="nil"/>
              <w:right w:val="single" w:sz="4" w:space="0" w:color="auto"/>
            </w:tcBorders>
            <w:shd w:val="clear" w:color="auto" w:fill="FFFFFF"/>
            <w:vAlign w:val="bottom"/>
          </w:tcPr>
          <w:p w14:paraId="66AF4FB5" w14:textId="77777777" w:rsidR="00CB4BEB" w:rsidRPr="00A4211B" w:rsidRDefault="00CB4BEB" w:rsidP="003C0924">
            <w:pPr>
              <w:jc w:val="center"/>
              <w:rPr>
                <w:rFonts w:ascii="Trebuchet MS" w:hAnsi="Trebuchet MS"/>
                <w:sz w:val="18"/>
                <w:szCs w:val="18"/>
              </w:rPr>
            </w:pPr>
            <w:r w:rsidRPr="00A4211B">
              <w:rPr>
                <w:rFonts w:ascii="Trebuchet MS" w:hAnsi="Trebuchet MS"/>
                <w:sz w:val="18"/>
                <w:szCs w:val="18"/>
              </w:rPr>
              <w:t>F</w:t>
            </w:r>
          </w:p>
        </w:tc>
        <w:tc>
          <w:tcPr>
            <w:tcW w:w="1842" w:type="dxa"/>
            <w:tcBorders>
              <w:top w:val="single" w:sz="4" w:space="0" w:color="auto"/>
              <w:left w:val="single" w:sz="4" w:space="0" w:color="auto"/>
              <w:bottom w:val="nil"/>
              <w:right w:val="single" w:sz="4" w:space="0" w:color="auto"/>
            </w:tcBorders>
            <w:shd w:val="clear" w:color="auto" w:fill="FFFFFF"/>
            <w:vAlign w:val="bottom"/>
          </w:tcPr>
          <w:p w14:paraId="6E91AFF6" w14:textId="77777777" w:rsidR="00CB4BEB" w:rsidRPr="00843A57" w:rsidRDefault="00CB4BEB" w:rsidP="003C0924">
            <w:pPr>
              <w:jc w:val="center"/>
              <w:rPr>
                <w:rFonts w:ascii="Trebuchet MS" w:hAnsi="Trebuchet MS" w:cs="Trebuchet MS"/>
                <w:color w:val="4F81BD"/>
                <w:sz w:val="18"/>
                <w:szCs w:val="18"/>
              </w:rPr>
            </w:pPr>
            <w:r w:rsidRPr="00843A57">
              <w:rPr>
                <w:rFonts w:ascii="Trebuchet MS" w:hAnsi="Trebuchet MS" w:cs="Trebuchet MS"/>
                <w:color w:val="4F81BD"/>
                <w:sz w:val="18"/>
                <w:szCs w:val="18"/>
              </w:rPr>
              <w:t>Bindslevs Plads</w:t>
            </w:r>
          </w:p>
        </w:tc>
      </w:tr>
      <w:tr w:rsidR="00CB4BEB" w:rsidRPr="00CE1917" w14:paraId="598E70B7" w14:textId="77777777" w:rsidTr="003C0924">
        <w:trPr>
          <w:trHeight w:hRule="exact" w:val="255"/>
        </w:trPr>
        <w:tc>
          <w:tcPr>
            <w:tcW w:w="1974" w:type="dxa"/>
            <w:tcBorders>
              <w:top w:val="single" w:sz="4" w:space="0" w:color="auto"/>
              <w:left w:val="single" w:sz="4" w:space="0" w:color="auto"/>
              <w:bottom w:val="single" w:sz="4" w:space="0" w:color="auto"/>
              <w:right w:val="single" w:sz="4" w:space="0" w:color="auto"/>
            </w:tcBorders>
            <w:shd w:val="clear" w:color="auto" w:fill="97DDBA"/>
            <w:vAlign w:val="bottom"/>
          </w:tcPr>
          <w:p w14:paraId="5269E55F" w14:textId="77777777" w:rsidR="00CB4BEB" w:rsidRPr="00A4211B" w:rsidRDefault="00CB4BEB" w:rsidP="003C0924">
            <w:pPr>
              <w:rPr>
                <w:rFonts w:ascii="Trebuchet MS" w:hAnsi="Trebuchet MS"/>
                <w:sz w:val="18"/>
                <w:szCs w:val="18"/>
              </w:rPr>
            </w:pPr>
            <w:r w:rsidRPr="00A4211B">
              <w:rPr>
                <w:rFonts w:ascii="Trebuchet MS" w:hAnsi="Trebuchet MS"/>
                <w:sz w:val="18"/>
                <w:szCs w:val="18"/>
              </w:rPr>
              <w:t>link</w:t>
            </w:r>
          </w:p>
        </w:tc>
        <w:tc>
          <w:tcPr>
            <w:tcW w:w="1164" w:type="dxa"/>
            <w:tcBorders>
              <w:top w:val="single" w:sz="4" w:space="0" w:color="auto"/>
              <w:left w:val="single" w:sz="4" w:space="0" w:color="auto"/>
              <w:bottom w:val="single" w:sz="4" w:space="0" w:color="auto"/>
              <w:right w:val="single" w:sz="4" w:space="0" w:color="auto"/>
            </w:tcBorders>
            <w:shd w:val="clear" w:color="auto" w:fill="97DDBA"/>
          </w:tcPr>
          <w:p w14:paraId="43915390" w14:textId="77777777" w:rsidR="00CB4BEB" w:rsidRPr="00A4211B" w:rsidRDefault="00CB4BEB" w:rsidP="003C0924">
            <w:pPr>
              <w:rPr>
                <w:rFonts w:ascii="Trebuchet MS" w:hAnsi="Trebuchet MS"/>
                <w:sz w:val="18"/>
                <w:szCs w:val="18"/>
              </w:rPr>
            </w:pPr>
          </w:p>
        </w:tc>
        <w:tc>
          <w:tcPr>
            <w:tcW w:w="10465"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93FA44A" w14:textId="77777777" w:rsidR="00CB4BEB" w:rsidRPr="00A4211B" w:rsidRDefault="00CB4BEB" w:rsidP="003C0924">
            <w:pPr>
              <w:rPr>
                <w:rFonts w:ascii="Trebuchet MS" w:hAnsi="Trebuchet MS"/>
                <w:sz w:val="18"/>
                <w:szCs w:val="18"/>
              </w:rPr>
            </w:pPr>
            <w:r w:rsidRPr="00A4211B">
              <w:rPr>
                <w:rFonts w:ascii="Trebuchet MS" w:hAnsi="Trebuchet MS"/>
                <w:sz w:val="18"/>
                <w:szCs w:val="18"/>
              </w:rPr>
              <w:t>Felt defineret under: 4.1 Standardiserede felter til de temaspecifikke datamodeller</w:t>
            </w:r>
          </w:p>
        </w:tc>
      </w:tr>
      <w:tr w:rsidR="00CB4BEB" w:rsidRPr="0051728E" w14:paraId="0D89B514" w14:textId="77777777" w:rsidTr="003C0924">
        <w:trPr>
          <w:trHeight w:hRule="exact" w:val="255"/>
        </w:trPr>
        <w:tc>
          <w:tcPr>
            <w:tcW w:w="3138" w:type="dxa"/>
            <w:gridSpan w:val="2"/>
            <w:tcBorders>
              <w:top w:val="single" w:sz="4" w:space="0" w:color="auto"/>
              <w:left w:val="nil"/>
              <w:bottom w:val="nil"/>
              <w:right w:val="nil"/>
            </w:tcBorders>
            <w:shd w:val="clear" w:color="auto" w:fill="99CCFF"/>
          </w:tcPr>
          <w:p w14:paraId="48870169" w14:textId="77777777" w:rsidR="00CB4BEB" w:rsidRDefault="00CB4BEB" w:rsidP="003C0924">
            <w:pPr>
              <w:rPr>
                <w:rFonts w:ascii="Trebuchet MS" w:hAnsi="Trebuchet MS" w:cs="Trebuchet MS"/>
                <w:i/>
                <w:iCs/>
                <w:sz w:val="18"/>
                <w:szCs w:val="18"/>
              </w:rPr>
            </w:pPr>
          </w:p>
        </w:tc>
        <w:tc>
          <w:tcPr>
            <w:tcW w:w="10465" w:type="dxa"/>
            <w:gridSpan w:val="5"/>
            <w:tcBorders>
              <w:top w:val="single" w:sz="4" w:space="0" w:color="auto"/>
              <w:left w:val="nil"/>
              <w:bottom w:val="nil"/>
              <w:right w:val="nil"/>
            </w:tcBorders>
            <w:shd w:val="clear" w:color="auto" w:fill="99CCFF"/>
            <w:vAlign w:val="bottom"/>
          </w:tcPr>
          <w:p w14:paraId="7E4DE651"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26534EF7" w14:textId="77777777" w:rsidTr="003C0924">
        <w:trPr>
          <w:trHeight w:hRule="exact" w:val="255"/>
        </w:trPr>
        <w:tc>
          <w:tcPr>
            <w:tcW w:w="3138" w:type="dxa"/>
            <w:gridSpan w:val="2"/>
            <w:tcBorders>
              <w:top w:val="nil"/>
              <w:left w:val="nil"/>
              <w:bottom w:val="nil"/>
              <w:right w:val="nil"/>
            </w:tcBorders>
            <w:shd w:val="clear" w:color="auto" w:fill="97DDBA"/>
          </w:tcPr>
          <w:p w14:paraId="76F47948" w14:textId="77777777" w:rsidR="00CB4BEB" w:rsidRPr="0051728E" w:rsidRDefault="00CB4BEB" w:rsidP="003C0924">
            <w:pPr>
              <w:rPr>
                <w:rFonts w:ascii="Trebuchet MS" w:hAnsi="Trebuchet MS" w:cs="Trebuchet MS"/>
                <w:i/>
                <w:iCs/>
                <w:sz w:val="18"/>
                <w:szCs w:val="18"/>
              </w:rPr>
            </w:pPr>
          </w:p>
        </w:tc>
        <w:tc>
          <w:tcPr>
            <w:tcW w:w="10465" w:type="dxa"/>
            <w:gridSpan w:val="5"/>
            <w:tcBorders>
              <w:top w:val="nil"/>
              <w:left w:val="nil"/>
              <w:bottom w:val="nil"/>
              <w:right w:val="nil"/>
            </w:tcBorders>
            <w:shd w:val="clear" w:color="auto" w:fill="97DDBA"/>
            <w:vAlign w:val="bottom"/>
          </w:tcPr>
          <w:p w14:paraId="1BDDC821"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65091D50" w14:textId="77777777" w:rsidR="00CB4BEB" w:rsidRDefault="00CB4BEB" w:rsidP="00CB4BEB">
      <w:pPr>
        <w:pStyle w:val="Overskrift6"/>
      </w:pPr>
      <w:r>
        <w:lastRenderedPageBreak/>
        <w:t>5.7.3.1</w:t>
      </w:r>
      <w:r w:rsidRPr="00A32757">
        <w:t xml:space="preserve"> </w:t>
      </w:r>
      <w:r>
        <w:t>Metadata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0572413C" w14:textId="77777777" w:rsidTr="003C0924">
        <w:trPr>
          <w:trHeight w:hRule="exact" w:val="255"/>
        </w:trPr>
        <w:tc>
          <w:tcPr>
            <w:tcW w:w="2235" w:type="dxa"/>
            <w:shd w:val="clear" w:color="auto" w:fill="D9D9D9"/>
            <w:vAlign w:val="bottom"/>
          </w:tcPr>
          <w:p w14:paraId="29B6801F"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595DFAFA"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5B66C3A1" w14:textId="77777777" w:rsidTr="003C0924">
        <w:trPr>
          <w:trHeight w:hRule="exact" w:val="255"/>
        </w:trPr>
        <w:tc>
          <w:tcPr>
            <w:tcW w:w="2235" w:type="dxa"/>
            <w:shd w:val="clear" w:color="auto" w:fill="E0E0E0"/>
            <w:vAlign w:val="bottom"/>
          </w:tcPr>
          <w:p w14:paraId="0B3D4A4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49584BF5" w14:textId="77777777" w:rsidR="00CB4BEB" w:rsidRPr="0051728E" w:rsidRDefault="00CB4BEB" w:rsidP="003C0924">
            <w:pPr>
              <w:rPr>
                <w:rFonts w:ascii="Trebuchet MS" w:hAnsi="Trebuchet MS" w:cs="Trebuchet MS"/>
                <w:sz w:val="18"/>
                <w:szCs w:val="18"/>
              </w:rPr>
            </w:pPr>
            <w:r w:rsidRPr="004960D9">
              <w:rPr>
                <w:rFonts w:ascii="Trebuchet MS" w:hAnsi="Trebuchet MS" w:cs="Trebuchet MS"/>
                <w:sz w:val="18"/>
                <w:szCs w:val="18"/>
              </w:rPr>
              <w:t>P-zoner</w:t>
            </w:r>
          </w:p>
        </w:tc>
      </w:tr>
      <w:tr w:rsidR="00CB4BEB" w:rsidRPr="0051728E" w14:paraId="4700F9C5" w14:textId="77777777" w:rsidTr="003C0924">
        <w:trPr>
          <w:trHeight w:hRule="exact" w:val="255"/>
        </w:trPr>
        <w:tc>
          <w:tcPr>
            <w:tcW w:w="2235" w:type="dxa"/>
            <w:shd w:val="clear" w:color="auto" w:fill="E0E0E0"/>
            <w:vAlign w:val="bottom"/>
          </w:tcPr>
          <w:p w14:paraId="106BD83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1452C94B" w14:textId="77777777" w:rsidR="00CB4BEB" w:rsidRDefault="00CB4BEB" w:rsidP="003C0924">
            <w:pPr>
              <w:rPr>
                <w:rFonts w:ascii="Trebuchet MS" w:hAnsi="Trebuchet MS"/>
                <w:sz w:val="18"/>
                <w:szCs w:val="18"/>
              </w:rPr>
            </w:pPr>
            <w:r>
              <w:rPr>
                <w:rFonts w:ascii="Trebuchet MS" w:hAnsi="Trebuchet MS"/>
                <w:sz w:val="18"/>
                <w:szCs w:val="18"/>
              </w:rPr>
              <w:t>5602</w:t>
            </w:r>
          </w:p>
        </w:tc>
      </w:tr>
      <w:tr w:rsidR="00CB4BEB" w:rsidRPr="0051728E" w14:paraId="5EBE7B29" w14:textId="77777777" w:rsidTr="003C0924">
        <w:trPr>
          <w:trHeight w:hRule="exact" w:val="255"/>
        </w:trPr>
        <w:tc>
          <w:tcPr>
            <w:tcW w:w="2235" w:type="dxa"/>
            <w:shd w:val="clear" w:color="auto" w:fill="E0E0E0"/>
            <w:vAlign w:val="bottom"/>
          </w:tcPr>
          <w:p w14:paraId="0B7AC4E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7FE06638" w14:textId="77777777" w:rsidR="00CB4BEB" w:rsidRPr="00F279E4" w:rsidRDefault="00CB4BEB" w:rsidP="003C0924">
            <w:pPr>
              <w:rPr>
                <w:rFonts w:ascii="Trebuchet MS" w:hAnsi="Trebuchet MS" w:cs="Trebuchet MS"/>
                <w:sz w:val="18"/>
                <w:szCs w:val="18"/>
              </w:rPr>
            </w:pPr>
            <w:r>
              <w:rPr>
                <w:rFonts w:ascii="Trebuchet MS" w:hAnsi="Trebuchet MS"/>
                <w:sz w:val="18"/>
                <w:szCs w:val="18"/>
              </w:rPr>
              <w:t>Zoner i byer, hvor der er begrænsninger på parkering.</w:t>
            </w:r>
          </w:p>
        </w:tc>
      </w:tr>
      <w:tr w:rsidR="00CB4BEB" w:rsidRPr="0051728E" w14:paraId="4A9BB36F" w14:textId="77777777" w:rsidTr="003C0924">
        <w:trPr>
          <w:trHeight w:hRule="exact" w:val="255"/>
        </w:trPr>
        <w:tc>
          <w:tcPr>
            <w:tcW w:w="2235" w:type="dxa"/>
            <w:shd w:val="clear" w:color="auto" w:fill="E0E0E0"/>
            <w:vAlign w:val="bottom"/>
          </w:tcPr>
          <w:p w14:paraId="4C87C7C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100929F7"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Zoner hvor der f.eks. er sat en begrænsning på parkering kun må ske i afmærket pladser.</w:t>
            </w:r>
          </w:p>
        </w:tc>
      </w:tr>
      <w:tr w:rsidR="00CB4BEB" w:rsidRPr="0051728E" w14:paraId="1758CF7F" w14:textId="77777777" w:rsidTr="003C0924">
        <w:trPr>
          <w:trHeight w:hRule="exact" w:val="255"/>
        </w:trPr>
        <w:tc>
          <w:tcPr>
            <w:tcW w:w="2235" w:type="dxa"/>
            <w:shd w:val="clear" w:color="auto" w:fill="E0E0E0"/>
            <w:vAlign w:val="bottom"/>
          </w:tcPr>
          <w:p w14:paraId="523F86D5"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6A248D9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sagsbehandler og borger via selvbetjeningsløsninger, hvordan parkeringsforholdene er begrænset i zonen.</w:t>
            </w:r>
          </w:p>
        </w:tc>
      </w:tr>
      <w:tr w:rsidR="00CB4BEB" w:rsidRPr="0051728E" w14:paraId="529A094D" w14:textId="77777777" w:rsidTr="003C0924">
        <w:trPr>
          <w:trHeight w:hRule="exact" w:val="255"/>
        </w:trPr>
        <w:tc>
          <w:tcPr>
            <w:tcW w:w="2235" w:type="dxa"/>
            <w:shd w:val="clear" w:color="auto" w:fill="E0E0E0"/>
            <w:vAlign w:val="bottom"/>
          </w:tcPr>
          <w:p w14:paraId="451CF55B"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02FD8312" w14:textId="77777777" w:rsidR="00CB4BEB" w:rsidRPr="008F59B8" w:rsidRDefault="00CB4BEB" w:rsidP="003C0924">
            <w:pPr>
              <w:rPr>
                <w:rFonts w:ascii="Trebuchet MS" w:hAnsi="Trebuchet MS" w:cs="Trebuchet MS"/>
                <w:sz w:val="18"/>
                <w:szCs w:val="18"/>
              </w:rPr>
            </w:pPr>
            <w:r w:rsidRPr="008F59B8">
              <w:rPr>
                <w:rFonts w:ascii="Trebuchet MS" w:hAnsi="Trebuchet MS" w:cs="Trebuchet MS"/>
                <w:bCs/>
                <w:kern w:val="32"/>
                <w:sz w:val="18"/>
                <w:szCs w:val="18"/>
              </w:rPr>
              <w:t>Transportnet</w:t>
            </w:r>
          </w:p>
        </w:tc>
      </w:tr>
      <w:tr w:rsidR="00CB4BEB" w:rsidRPr="0051728E" w14:paraId="1B7C263B" w14:textId="77777777" w:rsidTr="003C0924">
        <w:trPr>
          <w:trHeight w:hRule="exact" w:val="255"/>
        </w:trPr>
        <w:tc>
          <w:tcPr>
            <w:tcW w:w="2235" w:type="dxa"/>
            <w:shd w:val="clear" w:color="auto" w:fill="E0E0E0"/>
            <w:vAlign w:val="bottom"/>
          </w:tcPr>
          <w:p w14:paraId="7A63BEEA" w14:textId="77777777" w:rsidR="00CB4BEB" w:rsidRPr="00492FFE" w:rsidRDefault="00CB4BEB" w:rsidP="003C0924">
            <w:pPr>
              <w:rPr>
                <w:rFonts w:ascii="Trebuchet MS" w:hAnsi="Trebuchet MS" w:cs="Trebuchet MS"/>
                <w:sz w:val="18"/>
                <w:szCs w:val="18"/>
              </w:rPr>
            </w:pPr>
            <w:proofErr w:type="spellStart"/>
            <w:r w:rsidRPr="00E45822">
              <w:rPr>
                <w:rFonts w:ascii="Trebuchet MS" w:hAnsi="Trebuchet MS" w:cs="Trebuchet MS"/>
                <w:sz w:val="18"/>
                <w:szCs w:val="18"/>
              </w:rPr>
              <w:t>Noegle</w:t>
            </w:r>
            <w:r w:rsidRPr="00492FFE">
              <w:rPr>
                <w:rFonts w:ascii="Trebuchet MS" w:hAnsi="Trebuchet MS" w:cs="Trebuchet MS"/>
                <w:sz w:val="18"/>
                <w:szCs w:val="18"/>
              </w:rPr>
              <w:t>_ord</w:t>
            </w:r>
            <w:proofErr w:type="spellEnd"/>
          </w:p>
        </w:tc>
        <w:tc>
          <w:tcPr>
            <w:tcW w:w="11340" w:type="dxa"/>
            <w:shd w:val="clear" w:color="auto" w:fill="FFFFFF"/>
            <w:vAlign w:val="bottom"/>
          </w:tcPr>
          <w:p w14:paraId="5FA01616"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sz w:val="18"/>
                <w:szCs w:val="18"/>
              </w:rPr>
              <w:t>Parkering, P-plads</w:t>
            </w:r>
          </w:p>
        </w:tc>
      </w:tr>
      <w:tr w:rsidR="00CB4BEB" w:rsidRPr="0051728E" w14:paraId="49B15D40" w14:textId="77777777" w:rsidTr="003C0924">
        <w:trPr>
          <w:trHeight w:hRule="exact" w:val="255"/>
        </w:trPr>
        <w:tc>
          <w:tcPr>
            <w:tcW w:w="2235" w:type="dxa"/>
            <w:shd w:val="clear" w:color="auto" w:fill="E0E0E0"/>
            <w:vAlign w:val="bottom"/>
          </w:tcPr>
          <w:p w14:paraId="04D36FE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3E792C9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74509CFC" w14:textId="77777777" w:rsidTr="003C0924">
        <w:trPr>
          <w:trHeight w:hRule="exact" w:val="255"/>
        </w:trPr>
        <w:tc>
          <w:tcPr>
            <w:tcW w:w="2235" w:type="dxa"/>
            <w:shd w:val="clear" w:color="auto" w:fill="E0E0E0"/>
            <w:vAlign w:val="bottom"/>
          </w:tcPr>
          <w:p w14:paraId="34532E67"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Lovgrundlag</w:t>
            </w:r>
          </w:p>
        </w:tc>
        <w:tc>
          <w:tcPr>
            <w:tcW w:w="11340" w:type="dxa"/>
            <w:shd w:val="clear" w:color="auto" w:fill="FFFFFF"/>
            <w:vAlign w:val="bottom"/>
          </w:tcPr>
          <w:p w14:paraId="7627EA33" w14:textId="77777777" w:rsidR="00CB4BEB" w:rsidRPr="00C60C42" w:rsidRDefault="00CB4BEB" w:rsidP="003C0924">
            <w:pPr>
              <w:rPr>
                <w:rFonts w:ascii="Trebuchet MS" w:hAnsi="Trebuchet MS" w:cs="Trebuchet MS"/>
                <w:sz w:val="18"/>
                <w:szCs w:val="18"/>
              </w:rPr>
            </w:pPr>
          </w:p>
        </w:tc>
      </w:tr>
      <w:tr w:rsidR="00CB4BEB" w:rsidRPr="00186E64" w14:paraId="0FAC24A8" w14:textId="77777777" w:rsidTr="003C0924">
        <w:trPr>
          <w:trHeight w:hRule="exact" w:val="255"/>
        </w:trPr>
        <w:tc>
          <w:tcPr>
            <w:tcW w:w="2235" w:type="dxa"/>
            <w:shd w:val="clear" w:color="auto" w:fill="E0E0E0"/>
            <w:vAlign w:val="bottom"/>
          </w:tcPr>
          <w:p w14:paraId="53A3767E" w14:textId="77777777" w:rsidR="00CB4BEB" w:rsidRPr="00C60C42" w:rsidRDefault="00CB4BEB" w:rsidP="003C0924">
            <w:pPr>
              <w:rPr>
                <w:rFonts w:ascii="Trebuchet MS" w:hAnsi="Trebuchet MS" w:cs="Trebuchet MS"/>
                <w:sz w:val="18"/>
                <w:szCs w:val="18"/>
              </w:rPr>
            </w:pPr>
            <w:proofErr w:type="spellStart"/>
            <w:r w:rsidRPr="00C60C42">
              <w:rPr>
                <w:rFonts w:ascii="Trebuchet MS" w:hAnsi="Trebuchet MS" w:cs="Trebuchet MS"/>
                <w:sz w:val="18"/>
                <w:szCs w:val="18"/>
              </w:rPr>
              <w:t>KLE_koder</w:t>
            </w:r>
            <w:proofErr w:type="spellEnd"/>
          </w:p>
        </w:tc>
        <w:tc>
          <w:tcPr>
            <w:tcW w:w="11340" w:type="dxa"/>
            <w:shd w:val="clear" w:color="auto" w:fill="FFFFFF"/>
            <w:vAlign w:val="bottom"/>
          </w:tcPr>
          <w:p w14:paraId="41059EDC" w14:textId="77777777" w:rsidR="00CB4BEB" w:rsidRPr="00C60C42" w:rsidRDefault="00CB4BEB" w:rsidP="003C0924">
            <w:pPr>
              <w:rPr>
                <w:rFonts w:ascii="Trebuchet MS" w:hAnsi="Trebuchet MS" w:cs="Trebuchet MS"/>
                <w:sz w:val="18"/>
                <w:szCs w:val="18"/>
              </w:rPr>
            </w:pPr>
            <w:r w:rsidRPr="00A4211B">
              <w:rPr>
                <w:rFonts w:ascii="Trebuchet MS" w:hAnsi="Trebuchet MS" w:cs="Trebuchet MS"/>
                <w:sz w:val="18"/>
                <w:szCs w:val="18"/>
              </w:rPr>
              <w:t>05.09.02, 05.09.06, 05.09.08</w:t>
            </w:r>
          </w:p>
        </w:tc>
      </w:tr>
    </w:tbl>
    <w:p w14:paraId="5A07067D" w14:textId="77777777" w:rsidR="00CB4BEB" w:rsidRPr="00A32757" w:rsidRDefault="00CB4BEB" w:rsidP="00CB4BEB">
      <w:pPr>
        <w:pStyle w:val="Overskrift6"/>
      </w:pPr>
      <w:r>
        <w:t>5.7.3.2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9"/>
        <w:gridCol w:w="8977"/>
      </w:tblGrid>
      <w:tr w:rsidR="00CB4BEB" w:rsidRPr="0051728E" w14:paraId="3E06C2CE" w14:textId="77777777" w:rsidTr="003C0924">
        <w:trPr>
          <w:trHeight w:hRule="exact" w:val="255"/>
        </w:trPr>
        <w:tc>
          <w:tcPr>
            <w:tcW w:w="4503" w:type="dxa"/>
            <w:shd w:val="clear" w:color="auto" w:fill="D9D9D9"/>
            <w:vAlign w:val="center"/>
          </w:tcPr>
          <w:p w14:paraId="5A90D1DC"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center"/>
          </w:tcPr>
          <w:p w14:paraId="00CFC6B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21E07A3A" w14:textId="77777777" w:rsidTr="003C0924">
        <w:trPr>
          <w:trHeight w:hRule="exact" w:val="510"/>
        </w:trPr>
        <w:tc>
          <w:tcPr>
            <w:tcW w:w="4503" w:type="dxa"/>
            <w:shd w:val="clear" w:color="auto" w:fill="E0E0E0"/>
            <w:vAlign w:val="center"/>
          </w:tcPr>
          <w:p w14:paraId="246C2365"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63968E5D"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Fladen tegnes med snap til </w:t>
            </w:r>
            <w:proofErr w:type="spellStart"/>
            <w:r w:rsidRPr="00A4211B">
              <w:rPr>
                <w:rFonts w:ascii="Trebuchet MS" w:hAnsi="Trebuchet MS" w:cs="Trebuchet MS"/>
                <w:sz w:val="18"/>
                <w:szCs w:val="18"/>
              </w:rPr>
              <w:t>GeoDanmark</w:t>
            </w:r>
            <w:proofErr w:type="spellEnd"/>
            <w:r>
              <w:rPr>
                <w:rFonts w:ascii="Trebuchet MS" w:hAnsi="Trebuchet MS" w:cs="Trebuchet MS"/>
                <w:sz w:val="18"/>
                <w:szCs w:val="18"/>
              </w:rPr>
              <w:t xml:space="preserve">-vejmidte ud for skilte med P-zonen. Dette skilt vil ofte kunne genkendes på </w:t>
            </w:r>
            <w:proofErr w:type="spellStart"/>
            <w:r>
              <w:rPr>
                <w:rFonts w:ascii="Trebuchet MS" w:hAnsi="Trebuchet MS" w:cs="Trebuchet MS"/>
                <w:sz w:val="18"/>
                <w:szCs w:val="18"/>
              </w:rPr>
              <w:t>ortofoto</w:t>
            </w:r>
            <w:proofErr w:type="spellEnd"/>
            <w:r>
              <w:rPr>
                <w:rFonts w:ascii="Trebuchet MS" w:hAnsi="Trebuchet MS" w:cs="Trebuchet MS"/>
                <w:sz w:val="18"/>
                <w:szCs w:val="18"/>
              </w:rPr>
              <w:t>. Ellers benyttes skråfoto eller street-view.</w:t>
            </w:r>
          </w:p>
        </w:tc>
      </w:tr>
      <w:tr w:rsidR="00CB4BEB" w:rsidRPr="0051728E" w14:paraId="2DF751B5" w14:textId="77777777" w:rsidTr="003C0924">
        <w:trPr>
          <w:trHeight w:hRule="exact" w:val="255"/>
        </w:trPr>
        <w:tc>
          <w:tcPr>
            <w:tcW w:w="4503" w:type="dxa"/>
            <w:shd w:val="clear" w:color="auto" w:fill="E0E0E0"/>
            <w:vAlign w:val="bottom"/>
          </w:tcPr>
          <w:p w14:paraId="3BBDC0E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799D98A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via tre grupper med flere forskellige værdier i hver gruppe. Se 5.8.3.3 Kodelister.</w:t>
            </w:r>
          </w:p>
        </w:tc>
      </w:tr>
      <w:tr w:rsidR="00CB4BEB" w:rsidRPr="0051728E" w14:paraId="129B3F99" w14:textId="77777777" w:rsidTr="003C0924">
        <w:trPr>
          <w:trHeight w:hRule="exact" w:val="255"/>
        </w:trPr>
        <w:tc>
          <w:tcPr>
            <w:tcW w:w="4503" w:type="dxa"/>
            <w:shd w:val="clear" w:color="auto" w:fill="E0E0E0"/>
            <w:vAlign w:val="bottom"/>
          </w:tcPr>
          <w:p w14:paraId="0406686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04DFA3C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50 kvm.</w:t>
            </w:r>
          </w:p>
        </w:tc>
      </w:tr>
      <w:tr w:rsidR="00CB4BEB" w:rsidRPr="0051728E" w14:paraId="6786D57A" w14:textId="77777777" w:rsidTr="003C0924">
        <w:trPr>
          <w:trHeight w:hRule="exact" w:val="255"/>
        </w:trPr>
        <w:tc>
          <w:tcPr>
            <w:tcW w:w="4503" w:type="dxa"/>
            <w:shd w:val="clear" w:color="auto" w:fill="E0E0E0"/>
            <w:vAlign w:val="bottom"/>
          </w:tcPr>
          <w:p w14:paraId="68E3816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7AE969A5" w14:textId="77777777" w:rsidR="00CB4BEB" w:rsidRPr="00024C60" w:rsidRDefault="00CB4BEB" w:rsidP="003C0924">
            <w:pPr>
              <w:rPr>
                <w:rFonts w:ascii="Trebuchet MS" w:hAnsi="Trebuchet MS" w:cs="Trebuchet MS"/>
                <w:sz w:val="18"/>
                <w:szCs w:val="18"/>
              </w:rPr>
            </w:pPr>
          </w:p>
        </w:tc>
      </w:tr>
      <w:tr w:rsidR="00CB4BEB" w:rsidRPr="0051728E" w14:paraId="14BBE8F3" w14:textId="77777777" w:rsidTr="003C0924">
        <w:trPr>
          <w:trHeight w:hRule="exact" w:val="255"/>
        </w:trPr>
        <w:tc>
          <w:tcPr>
            <w:tcW w:w="4503" w:type="dxa"/>
            <w:shd w:val="clear" w:color="auto" w:fill="E0E0E0"/>
            <w:vAlign w:val="bottom"/>
          </w:tcPr>
          <w:p w14:paraId="3AB890F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559D75C5"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 overlap.</w:t>
            </w:r>
          </w:p>
        </w:tc>
      </w:tr>
      <w:tr w:rsidR="00CB4BEB" w:rsidRPr="0051728E" w14:paraId="52DD94BF" w14:textId="77777777" w:rsidTr="003C0924">
        <w:trPr>
          <w:trHeight w:hRule="exact" w:val="255"/>
        </w:trPr>
        <w:tc>
          <w:tcPr>
            <w:tcW w:w="4503" w:type="dxa"/>
            <w:shd w:val="clear" w:color="auto" w:fill="E0E0E0"/>
            <w:vAlign w:val="bottom"/>
          </w:tcPr>
          <w:p w14:paraId="07E478B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62F7AE10" w14:textId="77777777" w:rsidR="00CB4BEB" w:rsidRPr="00024C60" w:rsidRDefault="00CB4BEB" w:rsidP="003C0924">
            <w:pPr>
              <w:rPr>
                <w:rFonts w:ascii="Trebuchet MS" w:hAnsi="Trebuchet MS" w:cs="Trebuchet MS"/>
                <w:sz w:val="18"/>
                <w:szCs w:val="18"/>
              </w:rPr>
            </w:pPr>
          </w:p>
        </w:tc>
      </w:tr>
    </w:tbl>
    <w:p w14:paraId="19A043AC" w14:textId="77777777" w:rsidR="00CB4BEB" w:rsidRPr="00A32757" w:rsidRDefault="00CB4BEB" w:rsidP="00CB4BEB">
      <w:pPr>
        <w:pStyle w:val="Overskrift6"/>
      </w:pPr>
      <w:r>
        <w:t>5.7.3.3 Kodelister</w:t>
      </w:r>
    </w:p>
    <w:p w14:paraId="3450E09F" w14:textId="77777777" w:rsidR="00CB4BEB" w:rsidRPr="00DF11C9" w:rsidRDefault="00CB4BEB" w:rsidP="00CB4BEB">
      <w:pPr>
        <w:autoSpaceDE w:val="0"/>
        <w:autoSpaceDN w:val="0"/>
        <w:adjustRightInd w:val="0"/>
        <w:rPr>
          <w:rFonts w:ascii="Trebuchet MS" w:hAnsi="Trebuchet MS" w:cs="Trebuchet MS"/>
          <w:sz w:val="19"/>
          <w:szCs w:val="19"/>
        </w:rPr>
      </w:pPr>
      <w:r w:rsidRPr="00DF11C9">
        <w:rPr>
          <w:rFonts w:ascii="Trebuchet MS" w:hAnsi="Trebuchet MS" w:cs="Trebuchet MS"/>
          <w:sz w:val="19"/>
          <w:szCs w:val="19"/>
        </w:rPr>
        <w:t>Kodelisterne fungerer som oversættelser mellem anvendte kodeværdier og de matchende forklarende tekster.</w:t>
      </w:r>
    </w:p>
    <w:p w14:paraId="1DC60403" w14:textId="77777777" w:rsidR="00CB4BEB" w:rsidRPr="00A32757" w:rsidRDefault="00CB4BEB" w:rsidP="00CB4BEB">
      <w:pPr>
        <w:pStyle w:val="Overskrift7"/>
      </w:pPr>
      <w:r>
        <w:t>5.7.3.3</w:t>
      </w:r>
      <w:r w:rsidRPr="00A32757">
        <w:t>.</w:t>
      </w:r>
      <w:r>
        <w:t>1</w:t>
      </w:r>
      <w:r w:rsidRPr="00A32757">
        <w:t xml:space="preserve"> </w:t>
      </w:r>
      <w:r>
        <w:t xml:space="preserve">  5602 </w:t>
      </w:r>
      <w:proofErr w:type="spellStart"/>
      <w:r>
        <w:t>P_tid</w:t>
      </w:r>
      <w:proofErr w:type="spellEnd"/>
      <w:r w:rsidRPr="00CC386E">
        <w:rPr>
          <w:rStyle w:val="TypografiOverskrift4BrugerdefineretfarveRGB0Tegn"/>
        </w:rPr>
        <w:t xml:space="preserve"> </w:t>
      </w:r>
      <w:r>
        <w:t>(</w:t>
      </w:r>
      <w:r w:rsidRPr="004D056C">
        <w:t>d_5602_p_tid</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2"/>
        <w:gridCol w:w="2098"/>
        <w:gridCol w:w="1288"/>
        <w:gridCol w:w="4656"/>
      </w:tblGrid>
      <w:tr w:rsidR="00CB4BEB" w:rsidRPr="0051728E" w14:paraId="053E30A1" w14:textId="77777777" w:rsidTr="003C0924">
        <w:trPr>
          <w:trHeight w:hRule="exact" w:val="255"/>
        </w:trPr>
        <w:tc>
          <w:tcPr>
            <w:tcW w:w="1412" w:type="dxa"/>
            <w:tcBorders>
              <w:bottom w:val="single" w:sz="4" w:space="0" w:color="auto"/>
            </w:tcBorders>
            <w:shd w:val="clear" w:color="auto" w:fill="D9D9D9"/>
            <w:vAlign w:val="bottom"/>
          </w:tcPr>
          <w:p w14:paraId="5094AF2C" w14:textId="77777777" w:rsidR="00CB4BEB" w:rsidRPr="0051728E" w:rsidRDefault="00CB4BEB" w:rsidP="003C0924">
            <w:pPr>
              <w:rPr>
                <w:rFonts w:ascii="Trebuchet MS" w:hAnsi="Trebuchet MS" w:cs="Trebuchet MS"/>
                <w:b/>
                <w:bCs/>
                <w:sz w:val="18"/>
                <w:szCs w:val="18"/>
              </w:rPr>
            </w:pPr>
            <w:proofErr w:type="spellStart"/>
            <w:r>
              <w:rPr>
                <w:rFonts w:ascii="Trebuchet MS" w:hAnsi="Trebuchet MS" w:cs="Trebuchet MS"/>
                <w:b/>
                <w:bCs/>
                <w:sz w:val="18"/>
                <w:szCs w:val="18"/>
              </w:rPr>
              <w:t>p_tid_kode</w:t>
            </w:r>
            <w:proofErr w:type="spellEnd"/>
          </w:p>
        </w:tc>
        <w:tc>
          <w:tcPr>
            <w:tcW w:w="2098" w:type="dxa"/>
            <w:tcBorders>
              <w:bottom w:val="single" w:sz="4" w:space="0" w:color="auto"/>
            </w:tcBorders>
            <w:shd w:val="clear" w:color="auto" w:fill="D9D9D9"/>
            <w:vAlign w:val="bottom"/>
          </w:tcPr>
          <w:p w14:paraId="7310FAC8" w14:textId="77777777" w:rsidR="00CB4BEB" w:rsidRPr="0051728E" w:rsidRDefault="00CB4BEB" w:rsidP="003C0924">
            <w:pPr>
              <w:rPr>
                <w:rFonts w:ascii="Trebuchet MS" w:hAnsi="Trebuchet MS" w:cs="Trebuchet MS"/>
                <w:bCs/>
                <w:sz w:val="18"/>
                <w:szCs w:val="18"/>
              </w:rPr>
            </w:pPr>
            <w:proofErr w:type="spellStart"/>
            <w:r>
              <w:rPr>
                <w:rFonts w:ascii="Trebuchet MS" w:hAnsi="Trebuchet MS" w:cs="Trebuchet MS"/>
                <w:b/>
                <w:bCs/>
                <w:sz w:val="18"/>
                <w:szCs w:val="18"/>
              </w:rPr>
              <w:t>p_tid</w:t>
            </w:r>
            <w:proofErr w:type="spellEnd"/>
          </w:p>
        </w:tc>
        <w:tc>
          <w:tcPr>
            <w:tcW w:w="1288" w:type="dxa"/>
            <w:tcBorders>
              <w:bottom w:val="single" w:sz="4" w:space="0" w:color="auto"/>
            </w:tcBorders>
            <w:shd w:val="clear" w:color="auto" w:fill="D9D9D9"/>
            <w:vAlign w:val="bottom"/>
          </w:tcPr>
          <w:p w14:paraId="6D71B5A7"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4656" w:type="dxa"/>
            <w:tcBorders>
              <w:bottom w:val="single" w:sz="4" w:space="0" w:color="auto"/>
            </w:tcBorders>
            <w:shd w:val="clear" w:color="auto" w:fill="D9D9D9"/>
            <w:vAlign w:val="bottom"/>
          </w:tcPr>
          <w:p w14:paraId="3E52B032"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69F1CF32"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3DDC4863" w14:textId="77777777" w:rsidR="00CB4BEB" w:rsidRPr="00CE6370" w:rsidRDefault="00CB4BEB" w:rsidP="003C0924">
            <w:pPr>
              <w:jc w:val="center"/>
              <w:rPr>
                <w:rFonts w:ascii="Trebuchet MS" w:hAnsi="Trebuchet MS"/>
                <w:sz w:val="18"/>
                <w:szCs w:val="18"/>
              </w:rPr>
            </w:pPr>
            <w:r>
              <w:rPr>
                <w:rFonts w:ascii="Trebuchet MS" w:hAnsi="Trebuchet MS"/>
                <w:sz w:val="18"/>
                <w:szCs w:val="18"/>
              </w:rPr>
              <w:t>0</w:t>
            </w:r>
          </w:p>
        </w:tc>
        <w:tc>
          <w:tcPr>
            <w:tcW w:w="2098" w:type="dxa"/>
            <w:tcBorders>
              <w:top w:val="single" w:sz="4" w:space="0" w:color="auto"/>
              <w:left w:val="single" w:sz="4" w:space="0" w:color="auto"/>
              <w:bottom w:val="single" w:sz="4" w:space="0" w:color="auto"/>
            </w:tcBorders>
            <w:shd w:val="clear" w:color="auto" w:fill="FFFFFF"/>
            <w:vAlign w:val="bottom"/>
          </w:tcPr>
          <w:p w14:paraId="46D1C4C6"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Ingen tidsbegrænsning</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7876AC5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7BBF0362"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Ikke begrænsning i perioden køretøjet må parkere i.</w:t>
            </w:r>
          </w:p>
        </w:tc>
      </w:tr>
      <w:tr w:rsidR="00CB4BEB" w:rsidRPr="0051728E" w14:paraId="7E1F3A62"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7CA69018" w14:textId="77777777" w:rsidR="00CB4BEB" w:rsidRPr="00CE6370" w:rsidRDefault="00CB4BEB" w:rsidP="003C0924">
            <w:pPr>
              <w:jc w:val="center"/>
              <w:rPr>
                <w:rFonts w:ascii="Trebuchet MS" w:hAnsi="Trebuchet MS"/>
                <w:sz w:val="18"/>
                <w:szCs w:val="18"/>
              </w:rPr>
            </w:pPr>
            <w:r>
              <w:rPr>
                <w:rFonts w:ascii="Trebuchet MS" w:hAnsi="Trebuchet MS"/>
                <w:sz w:val="18"/>
                <w:szCs w:val="18"/>
              </w:rPr>
              <w:t>1</w:t>
            </w:r>
          </w:p>
        </w:tc>
        <w:tc>
          <w:tcPr>
            <w:tcW w:w="2098" w:type="dxa"/>
            <w:tcBorders>
              <w:top w:val="single" w:sz="4" w:space="0" w:color="auto"/>
              <w:left w:val="single" w:sz="4" w:space="0" w:color="auto"/>
              <w:bottom w:val="single" w:sz="4" w:space="0" w:color="auto"/>
            </w:tcBorders>
            <w:shd w:val="clear" w:color="auto" w:fill="FFFFFF"/>
            <w:vAlign w:val="bottom"/>
          </w:tcPr>
          <w:p w14:paraId="1CF2EE3E"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1 time</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2EAA8E6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6024C826"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Parkering er tilladt i op til 1 time.</w:t>
            </w:r>
          </w:p>
        </w:tc>
      </w:tr>
      <w:tr w:rsidR="00CB4BEB" w:rsidRPr="0051728E" w14:paraId="7D4B3613"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0F0FC6FA" w14:textId="77777777" w:rsidR="00CB4BEB" w:rsidRPr="00CE6370" w:rsidRDefault="00CB4BEB" w:rsidP="003C0924">
            <w:pPr>
              <w:jc w:val="center"/>
              <w:rPr>
                <w:rFonts w:ascii="Trebuchet MS" w:hAnsi="Trebuchet MS"/>
                <w:sz w:val="18"/>
                <w:szCs w:val="18"/>
              </w:rPr>
            </w:pPr>
            <w:r>
              <w:rPr>
                <w:rFonts w:ascii="Trebuchet MS" w:hAnsi="Trebuchet MS"/>
                <w:sz w:val="18"/>
                <w:szCs w:val="18"/>
              </w:rPr>
              <w:t>2</w:t>
            </w:r>
          </w:p>
        </w:tc>
        <w:tc>
          <w:tcPr>
            <w:tcW w:w="2098" w:type="dxa"/>
            <w:tcBorders>
              <w:top w:val="single" w:sz="4" w:space="0" w:color="auto"/>
              <w:left w:val="single" w:sz="4" w:space="0" w:color="auto"/>
              <w:bottom w:val="single" w:sz="4" w:space="0" w:color="auto"/>
            </w:tcBorders>
            <w:shd w:val="clear" w:color="auto" w:fill="FFFFFF"/>
            <w:vAlign w:val="bottom"/>
          </w:tcPr>
          <w:p w14:paraId="6B512495"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2 timer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22F5581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394092C4"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Parkering er tilladt i op til 2 timer.</w:t>
            </w:r>
          </w:p>
        </w:tc>
      </w:tr>
      <w:tr w:rsidR="00CB4BEB" w:rsidRPr="0051728E" w14:paraId="13F03394"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4966850B" w14:textId="77777777" w:rsidR="00CB4BEB" w:rsidRDefault="00CB4BEB" w:rsidP="003C0924">
            <w:pPr>
              <w:jc w:val="center"/>
              <w:rPr>
                <w:rFonts w:ascii="Trebuchet MS" w:hAnsi="Trebuchet MS"/>
                <w:sz w:val="18"/>
                <w:szCs w:val="18"/>
              </w:rPr>
            </w:pPr>
            <w:r>
              <w:rPr>
                <w:rFonts w:ascii="Trebuchet MS" w:hAnsi="Trebuchet MS"/>
                <w:sz w:val="18"/>
                <w:szCs w:val="18"/>
              </w:rPr>
              <w:t>3</w:t>
            </w:r>
          </w:p>
        </w:tc>
        <w:tc>
          <w:tcPr>
            <w:tcW w:w="2098" w:type="dxa"/>
            <w:tcBorders>
              <w:top w:val="single" w:sz="4" w:space="0" w:color="auto"/>
              <w:left w:val="single" w:sz="4" w:space="0" w:color="auto"/>
              <w:bottom w:val="single" w:sz="4" w:space="0" w:color="auto"/>
            </w:tcBorders>
            <w:shd w:val="clear" w:color="auto" w:fill="FFFFFF"/>
            <w:vAlign w:val="bottom"/>
          </w:tcPr>
          <w:p w14:paraId="7D0AC07F"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3 timer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2087CF9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153456BC"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Parkering er tilladt i op til 3 timer.</w:t>
            </w:r>
          </w:p>
        </w:tc>
      </w:tr>
      <w:tr w:rsidR="00CB4BEB" w:rsidRPr="0051728E" w14:paraId="79103731"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00F780F9" w14:textId="77777777" w:rsidR="00CB4BEB" w:rsidRPr="00CE6370" w:rsidRDefault="00CB4BEB" w:rsidP="003C0924">
            <w:pPr>
              <w:jc w:val="center"/>
              <w:rPr>
                <w:rFonts w:ascii="Trebuchet MS" w:hAnsi="Trebuchet MS"/>
                <w:sz w:val="18"/>
                <w:szCs w:val="18"/>
              </w:rPr>
            </w:pPr>
            <w:r>
              <w:rPr>
                <w:rFonts w:ascii="Trebuchet MS" w:hAnsi="Trebuchet MS"/>
                <w:sz w:val="18"/>
                <w:szCs w:val="18"/>
              </w:rPr>
              <w:t>4</w:t>
            </w:r>
          </w:p>
        </w:tc>
        <w:tc>
          <w:tcPr>
            <w:tcW w:w="2098" w:type="dxa"/>
            <w:tcBorders>
              <w:top w:val="single" w:sz="4" w:space="0" w:color="auto"/>
              <w:left w:val="single" w:sz="4" w:space="0" w:color="auto"/>
              <w:bottom w:val="single" w:sz="4" w:space="0" w:color="auto"/>
            </w:tcBorders>
            <w:shd w:val="clear" w:color="auto" w:fill="FFFFFF"/>
            <w:vAlign w:val="bottom"/>
          </w:tcPr>
          <w:p w14:paraId="321B7985"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4 timer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6311AB7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37EC233A"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Parkering er tilladt i op til 4 timer.</w:t>
            </w:r>
          </w:p>
        </w:tc>
      </w:tr>
      <w:tr w:rsidR="00CB4BEB" w:rsidRPr="0051728E" w14:paraId="57A1702F"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7E224BCE" w14:textId="77777777" w:rsidR="00CB4BEB" w:rsidRDefault="00CB4BEB" w:rsidP="003C0924">
            <w:pPr>
              <w:jc w:val="center"/>
              <w:rPr>
                <w:rFonts w:ascii="Trebuchet MS" w:hAnsi="Trebuchet MS"/>
                <w:sz w:val="18"/>
                <w:szCs w:val="18"/>
              </w:rPr>
            </w:pPr>
            <w:r>
              <w:rPr>
                <w:rFonts w:ascii="Trebuchet MS" w:hAnsi="Trebuchet MS"/>
                <w:sz w:val="18"/>
                <w:szCs w:val="18"/>
              </w:rPr>
              <w:t>5</w:t>
            </w:r>
          </w:p>
        </w:tc>
        <w:tc>
          <w:tcPr>
            <w:tcW w:w="2098" w:type="dxa"/>
            <w:tcBorders>
              <w:top w:val="single" w:sz="4" w:space="0" w:color="auto"/>
              <w:left w:val="single" w:sz="4" w:space="0" w:color="auto"/>
              <w:bottom w:val="single" w:sz="4" w:space="0" w:color="auto"/>
            </w:tcBorders>
            <w:shd w:val="clear" w:color="auto" w:fill="FFFFFF"/>
            <w:vAlign w:val="bottom"/>
          </w:tcPr>
          <w:p w14:paraId="04C32B87"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5 timer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4E69A01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452FD8EA"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Parkering er tilladt i op til 5 timer.</w:t>
            </w:r>
          </w:p>
        </w:tc>
      </w:tr>
      <w:tr w:rsidR="00CB4BEB" w:rsidRPr="0051728E" w14:paraId="21FA18FD"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6759997B" w14:textId="77777777" w:rsidR="00CB4BEB" w:rsidRPr="00CE6370" w:rsidRDefault="00CB4BEB" w:rsidP="003C0924">
            <w:pPr>
              <w:jc w:val="center"/>
              <w:rPr>
                <w:rFonts w:ascii="Trebuchet MS" w:hAnsi="Trebuchet MS"/>
                <w:sz w:val="18"/>
                <w:szCs w:val="18"/>
              </w:rPr>
            </w:pPr>
            <w:r>
              <w:rPr>
                <w:rFonts w:ascii="Trebuchet MS" w:hAnsi="Trebuchet MS"/>
                <w:sz w:val="18"/>
                <w:szCs w:val="18"/>
              </w:rPr>
              <w:lastRenderedPageBreak/>
              <w:t>6</w:t>
            </w:r>
          </w:p>
        </w:tc>
        <w:tc>
          <w:tcPr>
            <w:tcW w:w="2098" w:type="dxa"/>
            <w:tcBorders>
              <w:top w:val="single" w:sz="4" w:space="0" w:color="auto"/>
              <w:left w:val="single" w:sz="4" w:space="0" w:color="auto"/>
              <w:bottom w:val="single" w:sz="4" w:space="0" w:color="auto"/>
            </w:tcBorders>
            <w:shd w:val="clear" w:color="auto" w:fill="FFFFFF"/>
            <w:vAlign w:val="bottom"/>
          </w:tcPr>
          <w:p w14:paraId="7361FECA"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6 timer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117875E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555110B0"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Parkering er tilladt i op til 6 timer.</w:t>
            </w:r>
          </w:p>
        </w:tc>
      </w:tr>
      <w:tr w:rsidR="00CB4BEB" w:rsidRPr="0051728E" w14:paraId="065E343F"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129D6EB7" w14:textId="77777777" w:rsidR="00CB4BEB" w:rsidRDefault="00CB4BEB" w:rsidP="003C0924">
            <w:pPr>
              <w:jc w:val="center"/>
              <w:rPr>
                <w:rFonts w:ascii="Trebuchet MS" w:hAnsi="Trebuchet MS"/>
                <w:sz w:val="18"/>
                <w:szCs w:val="18"/>
              </w:rPr>
            </w:pPr>
            <w:r>
              <w:rPr>
                <w:rFonts w:ascii="Trebuchet MS" w:hAnsi="Trebuchet MS"/>
                <w:sz w:val="18"/>
                <w:szCs w:val="18"/>
              </w:rPr>
              <w:t>7</w:t>
            </w:r>
          </w:p>
        </w:tc>
        <w:tc>
          <w:tcPr>
            <w:tcW w:w="2098" w:type="dxa"/>
            <w:tcBorders>
              <w:top w:val="single" w:sz="4" w:space="0" w:color="auto"/>
              <w:left w:val="single" w:sz="4" w:space="0" w:color="auto"/>
              <w:bottom w:val="single" w:sz="4" w:space="0" w:color="auto"/>
            </w:tcBorders>
            <w:shd w:val="clear" w:color="auto" w:fill="FFFFFF"/>
            <w:vAlign w:val="bottom"/>
          </w:tcPr>
          <w:p w14:paraId="3CAD1CED"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7 timer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583B7DA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7D502311"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Parkering er tilladt i op til 7 timer.</w:t>
            </w:r>
          </w:p>
        </w:tc>
      </w:tr>
      <w:tr w:rsidR="00CB4BEB" w:rsidRPr="0051728E" w14:paraId="4EF99E13"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67070C1B" w14:textId="77777777" w:rsidR="00CB4BEB" w:rsidRDefault="00CB4BEB" w:rsidP="003C0924">
            <w:pPr>
              <w:jc w:val="center"/>
              <w:rPr>
                <w:rFonts w:ascii="Trebuchet MS" w:hAnsi="Trebuchet MS"/>
                <w:sz w:val="18"/>
                <w:szCs w:val="18"/>
              </w:rPr>
            </w:pPr>
            <w:r>
              <w:rPr>
                <w:rFonts w:ascii="Trebuchet MS" w:hAnsi="Trebuchet MS"/>
                <w:sz w:val="18"/>
                <w:szCs w:val="18"/>
              </w:rPr>
              <w:t>8</w:t>
            </w:r>
          </w:p>
        </w:tc>
        <w:tc>
          <w:tcPr>
            <w:tcW w:w="2098" w:type="dxa"/>
            <w:tcBorders>
              <w:top w:val="single" w:sz="4" w:space="0" w:color="auto"/>
              <w:left w:val="single" w:sz="4" w:space="0" w:color="auto"/>
              <w:bottom w:val="single" w:sz="4" w:space="0" w:color="auto"/>
            </w:tcBorders>
            <w:shd w:val="clear" w:color="auto" w:fill="FFFFFF"/>
            <w:vAlign w:val="bottom"/>
          </w:tcPr>
          <w:p w14:paraId="146862FE"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8 timer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03AA756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3D67B78E"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Parkering er tilladt i op til 8 timer.</w:t>
            </w:r>
          </w:p>
        </w:tc>
      </w:tr>
      <w:tr w:rsidR="00CB4BEB" w:rsidRPr="0051728E" w14:paraId="0137519A"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5932106C" w14:textId="77777777" w:rsidR="00CB4BEB" w:rsidRPr="00CE6370" w:rsidRDefault="00CB4BEB" w:rsidP="003C0924">
            <w:pPr>
              <w:jc w:val="center"/>
              <w:rPr>
                <w:rFonts w:ascii="Trebuchet MS" w:hAnsi="Trebuchet MS"/>
                <w:sz w:val="18"/>
                <w:szCs w:val="18"/>
              </w:rPr>
            </w:pPr>
            <w:r>
              <w:rPr>
                <w:rFonts w:ascii="Trebuchet MS" w:hAnsi="Trebuchet MS"/>
                <w:sz w:val="18"/>
                <w:szCs w:val="18"/>
              </w:rPr>
              <w:t>9</w:t>
            </w:r>
          </w:p>
        </w:tc>
        <w:tc>
          <w:tcPr>
            <w:tcW w:w="2098" w:type="dxa"/>
            <w:tcBorders>
              <w:top w:val="single" w:sz="4" w:space="0" w:color="auto"/>
              <w:left w:val="single" w:sz="4" w:space="0" w:color="auto"/>
              <w:bottom w:val="single" w:sz="4" w:space="0" w:color="auto"/>
            </w:tcBorders>
            <w:shd w:val="clear" w:color="auto" w:fill="FFFFFF"/>
            <w:vAlign w:val="bottom"/>
          </w:tcPr>
          <w:p w14:paraId="70ACF10C"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9 timer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35A8563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15FF60F5"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Parkering er tilladt i op til 9 timer.</w:t>
            </w:r>
          </w:p>
        </w:tc>
      </w:tr>
      <w:tr w:rsidR="00CB4BEB" w:rsidRPr="0051728E" w14:paraId="38E065E0"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42423612" w14:textId="77777777" w:rsidR="00CB4BEB" w:rsidRDefault="00CB4BEB" w:rsidP="003C0924">
            <w:pPr>
              <w:jc w:val="center"/>
              <w:rPr>
                <w:rFonts w:ascii="Trebuchet MS" w:hAnsi="Trebuchet MS"/>
                <w:sz w:val="18"/>
                <w:szCs w:val="18"/>
              </w:rPr>
            </w:pPr>
            <w:r>
              <w:rPr>
                <w:rFonts w:ascii="Trebuchet MS" w:hAnsi="Trebuchet MS"/>
                <w:sz w:val="18"/>
                <w:szCs w:val="18"/>
              </w:rPr>
              <w:t>10</w:t>
            </w:r>
          </w:p>
        </w:tc>
        <w:tc>
          <w:tcPr>
            <w:tcW w:w="2098" w:type="dxa"/>
            <w:tcBorders>
              <w:top w:val="single" w:sz="4" w:space="0" w:color="auto"/>
              <w:left w:val="single" w:sz="4" w:space="0" w:color="auto"/>
              <w:bottom w:val="single" w:sz="4" w:space="0" w:color="auto"/>
            </w:tcBorders>
            <w:shd w:val="clear" w:color="auto" w:fill="FFFFFF"/>
            <w:vAlign w:val="bottom"/>
          </w:tcPr>
          <w:p w14:paraId="01212211"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10 timer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6F2496B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69B75262"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Parkering er tilladt i op til 10 timer.</w:t>
            </w:r>
          </w:p>
        </w:tc>
      </w:tr>
      <w:tr w:rsidR="00CB4BEB" w:rsidRPr="0051728E" w14:paraId="3C627BAE"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13B107E9" w14:textId="77777777" w:rsidR="00CB4BEB" w:rsidRPr="00CE6370" w:rsidRDefault="00CB4BEB" w:rsidP="003C0924">
            <w:pPr>
              <w:jc w:val="center"/>
              <w:rPr>
                <w:rFonts w:ascii="Trebuchet MS" w:hAnsi="Trebuchet MS"/>
                <w:sz w:val="18"/>
                <w:szCs w:val="18"/>
              </w:rPr>
            </w:pPr>
            <w:r>
              <w:rPr>
                <w:rFonts w:ascii="Trebuchet MS" w:hAnsi="Trebuchet MS"/>
                <w:sz w:val="18"/>
                <w:szCs w:val="18"/>
              </w:rPr>
              <w:t>11</w:t>
            </w:r>
          </w:p>
        </w:tc>
        <w:tc>
          <w:tcPr>
            <w:tcW w:w="2098" w:type="dxa"/>
            <w:tcBorders>
              <w:top w:val="single" w:sz="4" w:space="0" w:color="auto"/>
              <w:left w:val="single" w:sz="4" w:space="0" w:color="auto"/>
              <w:bottom w:val="single" w:sz="4" w:space="0" w:color="auto"/>
            </w:tcBorders>
            <w:shd w:val="clear" w:color="auto" w:fill="FFFFFF"/>
            <w:vAlign w:val="bottom"/>
          </w:tcPr>
          <w:p w14:paraId="09893EB4"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11 timer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713736A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6E39D9B9"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Parkering er tilladt i op til 11 timer.</w:t>
            </w:r>
          </w:p>
        </w:tc>
      </w:tr>
      <w:tr w:rsidR="00CB4BEB" w:rsidRPr="0051728E" w14:paraId="6C5068F8"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292F8439" w14:textId="77777777" w:rsidR="00CB4BEB" w:rsidRDefault="00CB4BEB" w:rsidP="003C0924">
            <w:pPr>
              <w:jc w:val="center"/>
              <w:rPr>
                <w:rFonts w:ascii="Trebuchet MS" w:hAnsi="Trebuchet MS"/>
                <w:sz w:val="18"/>
                <w:szCs w:val="18"/>
              </w:rPr>
            </w:pPr>
            <w:r>
              <w:rPr>
                <w:rFonts w:ascii="Trebuchet MS" w:hAnsi="Trebuchet MS"/>
                <w:sz w:val="18"/>
                <w:szCs w:val="18"/>
              </w:rPr>
              <w:t>12</w:t>
            </w:r>
          </w:p>
        </w:tc>
        <w:tc>
          <w:tcPr>
            <w:tcW w:w="2098" w:type="dxa"/>
            <w:tcBorders>
              <w:top w:val="single" w:sz="4" w:space="0" w:color="auto"/>
              <w:left w:val="single" w:sz="4" w:space="0" w:color="auto"/>
              <w:bottom w:val="single" w:sz="4" w:space="0" w:color="auto"/>
            </w:tcBorders>
            <w:shd w:val="clear" w:color="auto" w:fill="FFFFFF"/>
            <w:vAlign w:val="bottom"/>
          </w:tcPr>
          <w:p w14:paraId="1EF05986"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12 timer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05A722D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77F0CF5F"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Parkering er tilladt i op til 12 timer.</w:t>
            </w:r>
          </w:p>
        </w:tc>
      </w:tr>
      <w:tr w:rsidR="00CB4BEB" w:rsidRPr="0051728E" w14:paraId="3139676A"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63D7DCDD" w14:textId="77777777" w:rsidR="00CB4BEB" w:rsidRDefault="00CB4BEB" w:rsidP="003C0924">
            <w:pPr>
              <w:jc w:val="center"/>
              <w:rPr>
                <w:rFonts w:ascii="Trebuchet MS" w:hAnsi="Trebuchet MS"/>
                <w:sz w:val="18"/>
                <w:szCs w:val="18"/>
              </w:rPr>
            </w:pPr>
            <w:r>
              <w:rPr>
                <w:rFonts w:ascii="Trebuchet MS" w:hAnsi="Trebuchet MS"/>
                <w:sz w:val="18"/>
                <w:szCs w:val="18"/>
              </w:rPr>
              <w:t>15</w:t>
            </w:r>
          </w:p>
        </w:tc>
        <w:tc>
          <w:tcPr>
            <w:tcW w:w="2098" w:type="dxa"/>
            <w:tcBorders>
              <w:top w:val="single" w:sz="4" w:space="0" w:color="auto"/>
              <w:left w:val="single" w:sz="4" w:space="0" w:color="auto"/>
              <w:bottom w:val="single" w:sz="4" w:space="0" w:color="auto"/>
            </w:tcBorders>
            <w:shd w:val="clear" w:color="auto" w:fill="FFFFFF"/>
            <w:vAlign w:val="bottom"/>
          </w:tcPr>
          <w:p w14:paraId="6B410457"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15 minutter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385079B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025926FD" w14:textId="77777777" w:rsidR="00CB4BEB" w:rsidRPr="008F59B8" w:rsidRDefault="00CB4BEB" w:rsidP="003C0924">
            <w:pPr>
              <w:rPr>
                <w:rFonts w:ascii="Trebuchet MS" w:hAnsi="Trebuchet MS" w:cs="Trebuchet MS"/>
                <w:sz w:val="18"/>
                <w:szCs w:val="18"/>
              </w:rPr>
            </w:pPr>
            <w:r w:rsidRPr="008F59B8">
              <w:rPr>
                <w:rFonts w:ascii="Trebuchet MS" w:hAnsi="Trebuchet MS" w:cs="Trebuchet MS"/>
                <w:sz w:val="18"/>
                <w:szCs w:val="18"/>
              </w:rPr>
              <w:t xml:space="preserve">Parkering er tilladt i op til </w:t>
            </w:r>
            <w:r w:rsidRPr="008F59B8">
              <w:rPr>
                <w:rFonts w:ascii="Trebuchet MS" w:hAnsi="Trebuchet MS"/>
                <w:sz w:val="18"/>
                <w:szCs w:val="18"/>
              </w:rPr>
              <w:t>15 minutter</w:t>
            </w:r>
            <w:r w:rsidRPr="008F59B8">
              <w:rPr>
                <w:rFonts w:ascii="Trebuchet MS" w:hAnsi="Trebuchet MS" w:cs="Trebuchet MS"/>
                <w:sz w:val="18"/>
                <w:szCs w:val="18"/>
              </w:rPr>
              <w:t>.</w:t>
            </w:r>
          </w:p>
        </w:tc>
      </w:tr>
      <w:tr w:rsidR="00CB4BEB" w:rsidRPr="0051728E" w14:paraId="3575E02A"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02412D7F" w14:textId="77777777" w:rsidR="00CB4BEB" w:rsidRDefault="00CB4BEB" w:rsidP="003C0924">
            <w:pPr>
              <w:jc w:val="center"/>
              <w:rPr>
                <w:rFonts w:ascii="Trebuchet MS" w:hAnsi="Trebuchet MS"/>
                <w:sz w:val="18"/>
                <w:szCs w:val="18"/>
              </w:rPr>
            </w:pPr>
            <w:r>
              <w:rPr>
                <w:rFonts w:ascii="Trebuchet MS" w:hAnsi="Trebuchet MS"/>
                <w:sz w:val="18"/>
                <w:szCs w:val="18"/>
              </w:rPr>
              <w:t>30</w:t>
            </w:r>
          </w:p>
        </w:tc>
        <w:tc>
          <w:tcPr>
            <w:tcW w:w="2098" w:type="dxa"/>
            <w:tcBorders>
              <w:top w:val="single" w:sz="4" w:space="0" w:color="auto"/>
              <w:left w:val="single" w:sz="4" w:space="0" w:color="auto"/>
              <w:bottom w:val="single" w:sz="4" w:space="0" w:color="auto"/>
            </w:tcBorders>
            <w:shd w:val="clear" w:color="auto" w:fill="FFFFFF"/>
            <w:vAlign w:val="bottom"/>
          </w:tcPr>
          <w:p w14:paraId="197B1F68"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30 minutter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23708A1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2F6E4C67" w14:textId="77777777" w:rsidR="00CB4BEB" w:rsidRPr="008F59B8" w:rsidRDefault="00CB4BEB" w:rsidP="003C0924">
            <w:pPr>
              <w:rPr>
                <w:rFonts w:ascii="Trebuchet MS" w:hAnsi="Trebuchet MS" w:cs="Trebuchet MS"/>
                <w:sz w:val="18"/>
                <w:szCs w:val="18"/>
              </w:rPr>
            </w:pPr>
            <w:r w:rsidRPr="008F59B8">
              <w:rPr>
                <w:rFonts w:ascii="Trebuchet MS" w:hAnsi="Trebuchet MS" w:cs="Trebuchet MS"/>
                <w:sz w:val="18"/>
                <w:szCs w:val="18"/>
              </w:rPr>
              <w:t xml:space="preserve">Parkering er tilladt i op til </w:t>
            </w:r>
            <w:r w:rsidRPr="008F59B8">
              <w:rPr>
                <w:rFonts w:ascii="Trebuchet MS" w:hAnsi="Trebuchet MS"/>
                <w:sz w:val="18"/>
                <w:szCs w:val="18"/>
              </w:rPr>
              <w:t>30 minutter</w:t>
            </w:r>
            <w:r w:rsidRPr="008F59B8">
              <w:rPr>
                <w:rFonts w:ascii="Trebuchet MS" w:hAnsi="Trebuchet MS" w:cs="Trebuchet MS"/>
                <w:sz w:val="18"/>
                <w:szCs w:val="18"/>
              </w:rPr>
              <w:t>.</w:t>
            </w:r>
          </w:p>
        </w:tc>
      </w:tr>
      <w:tr w:rsidR="00CB4BEB" w:rsidRPr="0051728E" w14:paraId="498FE578"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06256F72" w14:textId="77777777" w:rsidR="00CB4BEB" w:rsidRDefault="00CB4BEB" w:rsidP="003C0924">
            <w:pPr>
              <w:jc w:val="center"/>
              <w:rPr>
                <w:rFonts w:ascii="Trebuchet MS" w:hAnsi="Trebuchet MS"/>
                <w:sz w:val="18"/>
                <w:szCs w:val="18"/>
              </w:rPr>
            </w:pPr>
            <w:r>
              <w:rPr>
                <w:rFonts w:ascii="Trebuchet MS" w:hAnsi="Trebuchet MS"/>
                <w:sz w:val="18"/>
                <w:szCs w:val="18"/>
              </w:rPr>
              <w:t>45</w:t>
            </w:r>
          </w:p>
        </w:tc>
        <w:tc>
          <w:tcPr>
            <w:tcW w:w="2098" w:type="dxa"/>
            <w:tcBorders>
              <w:top w:val="single" w:sz="4" w:space="0" w:color="auto"/>
              <w:left w:val="single" w:sz="4" w:space="0" w:color="auto"/>
              <w:bottom w:val="single" w:sz="4" w:space="0" w:color="auto"/>
            </w:tcBorders>
            <w:shd w:val="clear" w:color="auto" w:fill="FFFFFF"/>
            <w:vAlign w:val="bottom"/>
          </w:tcPr>
          <w:p w14:paraId="65312721"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45 minutter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29B6F81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6B58D27D" w14:textId="77777777" w:rsidR="00CB4BEB" w:rsidRPr="008F59B8" w:rsidRDefault="00CB4BEB" w:rsidP="003C0924">
            <w:pPr>
              <w:rPr>
                <w:rFonts w:ascii="Trebuchet MS" w:hAnsi="Trebuchet MS" w:cs="Trebuchet MS"/>
                <w:sz w:val="18"/>
                <w:szCs w:val="18"/>
              </w:rPr>
            </w:pPr>
            <w:r w:rsidRPr="008F59B8">
              <w:rPr>
                <w:rFonts w:ascii="Trebuchet MS" w:hAnsi="Trebuchet MS" w:cs="Trebuchet MS"/>
                <w:sz w:val="18"/>
                <w:szCs w:val="18"/>
              </w:rPr>
              <w:t xml:space="preserve">Parkering er tilladt i op til </w:t>
            </w:r>
            <w:r w:rsidRPr="008F59B8">
              <w:rPr>
                <w:rFonts w:ascii="Trebuchet MS" w:hAnsi="Trebuchet MS"/>
                <w:sz w:val="18"/>
                <w:szCs w:val="18"/>
              </w:rPr>
              <w:t>45 minutter</w:t>
            </w:r>
            <w:r w:rsidRPr="008F59B8">
              <w:rPr>
                <w:rFonts w:ascii="Trebuchet MS" w:hAnsi="Trebuchet MS" w:cs="Trebuchet MS"/>
                <w:sz w:val="18"/>
                <w:szCs w:val="18"/>
              </w:rPr>
              <w:t>.</w:t>
            </w:r>
          </w:p>
        </w:tc>
      </w:tr>
      <w:tr w:rsidR="00CB4BEB" w:rsidRPr="0051728E" w14:paraId="236A033B"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30630157" w14:textId="77777777" w:rsidR="00CB4BEB" w:rsidRDefault="00CB4BEB" w:rsidP="003C0924">
            <w:pPr>
              <w:jc w:val="center"/>
              <w:rPr>
                <w:rFonts w:ascii="Trebuchet MS" w:hAnsi="Trebuchet MS"/>
                <w:sz w:val="18"/>
                <w:szCs w:val="18"/>
              </w:rPr>
            </w:pPr>
            <w:r>
              <w:rPr>
                <w:rFonts w:ascii="Trebuchet MS" w:hAnsi="Trebuchet MS"/>
                <w:sz w:val="18"/>
                <w:szCs w:val="18"/>
              </w:rPr>
              <w:t>97</w:t>
            </w:r>
          </w:p>
        </w:tc>
        <w:tc>
          <w:tcPr>
            <w:tcW w:w="2098" w:type="dxa"/>
            <w:tcBorders>
              <w:top w:val="single" w:sz="4" w:space="0" w:color="auto"/>
              <w:left w:val="single" w:sz="4" w:space="0" w:color="auto"/>
              <w:bottom w:val="single" w:sz="4" w:space="0" w:color="auto"/>
            </w:tcBorders>
            <w:shd w:val="clear" w:color="auto" w:fill="FFFFFF"/>
            <w:vAlign w:val="bottom"/>
          </w:tcPr>
          <w:p w14:paraId="61372ACA"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Uden forbudsperiode</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1C716C7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465AC5FB" w14:textId="77777777" w:rsidR="00CB4BEB" w:rsidRDefault="00CB4BEB" w:rsidP="003C0924">
            <w:pPr>
              <w:rPr>
                <w:rFonts w:ascii="Trebuchet MS" w:hAnsi="Trebuchet MS" w:cs="Trebuchet MS"/>
                <w:sz w:val="18"/>
                <w:szCs w:val="18"/>
              </w:rPr>
            </w:pPr>
            <w:r>
              <w:rPr>
                <w:rFonts w:ascii="Trebuchet MS" w:hAnsi="Trebuchet MS" w:cs="Trebuchet MS"/>
                <w:sz w:val="18"/>
                <w:szCs w:val="18"/>
              </w:rPr>
              <w:t>Tidsrum hvor der ingen restriktioner er</w:t>
            </w:r>
          </w:p>
        </w:tc>
      </w:tr>
      <w:tr w:rsidR="00CB4BEB" w:rsidRPr="0051728E" w14:paraId="64ED109F"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350AA821" w14:textId="77777777" w:rsidR="00CB4BEB" w:rsidRDefault="00CB4BEB" w:rsidP="003C0924">
            <w:pPr>
              <w:jc w:val="center"/>
              <w:rPr>
                <w:rFonts w:ascii="Trebuchet MS" w:hAnsi="Trebuchet MS"/>
                <w:sz w:val="18"/>
                <w:szCs w:val="18"/>
              </w:rPr>
            </w:pPr>
            <w:r>
              <w:rPr>
                <w:rFonts w:ascii="Trebuchet MS" w:hAnsi="Trebuchet MS"/>
                <w:sz w:val="18"/>
                <w:szCs w:val="18"/>
              </w:rPr>
              <w:t>98</w:t>
            </w:r>
          </w:p>
        </w:tc>
        <w:tc>
          <w:tcPr>
            <w:tcW w:w="2098" w:type="dxa"/>
            <w:tcBorders>
              <w:top w:val="single" w:sz="4" w:space="0" w:color="auto"/>
              <w:left w:val="single" w:sz="4" w:space="0" w:color="auto"/>
              <w:bottom w:val="single" w:sz="4" w:space="0" w:color="auto"/>
            </w:tcBorders>
            <w:shd w:val="clear" w:color="auto" w:fill="FFFFFF"/>
            <w:vAlign w:val="bottom"/>
          </w:tcPr>
          <w:p w14:paraId="74E0CE94"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Andet</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6F6206B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1EA96DFC" w14:textId="77777777" w:rsidR="00CB4BEB" w:rsidRDefault="00CB4BEB" w:rsidP="003C0924">
            <w:pPr>
              <w:rPr>
                <w:rFonts w:ascii="Trebuchet MS" w:hAnsi="Trebuchet MS" w:cs="Trebuchet MS"/>
                <w:sz w:val="18"/>
                <w:szCs w:val="18"/>
              </w:rPr>
            </w:pPr>
            <w:r>
              <w:rPr>
                <w:rFonts w:ascii="Trebuchet MS" w:hAnsi="Trebuchet MS" w:cs="Trebuchet MS"/>
                <w:sz w:val="18"/>
                <w:szCs w:val="18"/>
              </w:rPr>
              <w:t>Anden værdi end muligt at vælge i ovenstående liste.</w:t>
            </w:r>
          </w:p>
        </w:tc>
      </w:tr>
      <w:tr w:rsidR="00CB4BEB" w:rsidRPr="0051728E" w14:paraId="0024B3B5"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75A386D0" w14:textId="77777777" w:rsidR="00CB4BEB" w:rsidRDefault="00CB4BEB" w:rsidP="003C0924">
            <w:pPr>
              <w:jc w:val="center"/>
              <w:rPr>
                <w:rFonts w:ascii="Trebuchet MS" w:hAnsi="Trebuchet MS"/>
                <w:sz w:val="18"/>
                <w:szCs w:val="18"/>
              </w:rPr>
            </w:pPr>
            <w:r>
              <w:rPr>
                <w:rFonts w:ascii="Trebuchet MS" w:hAnsi="Trebuchet MS"/>
                <w:sz w:val="18"/>
                <w:szCs w:val="18"/>
              </w:rPr>
              <w:t>99</w:t>
            </w:r>
          </w:p>
        </w:tc>
        <w:tc>
          <w:tcPr>
            <w:tcW w:w="2098" w:type="dxa"/>
            <w:tcBorders>
              <w:top w:val="single" w:sz="4" w:space="0" w:color="auto"/>
              <w:left w:val="single" w:sz="4" w:space="0" w:color="auto"/>
              <w:bottom w:val="single" w:sz="4" w:space="0" w:color="auto"/>
            </w:tcBorders>
            <w:shd w:val="clear" w:color="auto" w:fill="FFFFFF"/>
            <w:vAlign w:val="bottom"/>
          </w:tcPr>
          <w:p w14:paraId="1D77DEB6"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Ukendt</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1AA7BD6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301A686C" w14:textId="77777777" w:rsidR="00CB4BEB" w:rsidRDefault="00CB4BEB" w:rsidP="003C0924">
            <w:pPr>
              <w:rPr>
                <w:rFonts w:ascii="Trebuchet MS" w:hAnsi="Trebuchet MS" w:cs="Trebuchet MS"/>
                <w:sz w:val="18"/>
                <w:szCs w:val="18"/>
              </w:rPr>
            </w:pPr>
            <w:r>
              <w:rPr>
                <w:rFonts w:ascii="Trebuchet MS" w:hAnsi="Trebuchet MS" w:cs="Trebuchet MS"/>
                <w:sz w:val="18"/>
                <w:szCs w:val="18"/>
              </w:rPr>
              <w:t>Mangler viden om tidsbegrænsning.</w:t>
            </w:r>
          </w:p>
        </w:tc>
      </w:tr>
    </w:tbl>
    <w:p w14:paraId="1B0ECA46" w14:textId="77777777" w:rsidR="00CB4BEB" w:rsidRPr="00A32757" w:rsidRDefault="00CB4BEB" w:rsidP="00CB4BEB">
      <w:pPr>
        <w:pStyle w:val="Overskrift7"/>
      </w:pPr>
      <w:r>
        <w:t>5.7.3.3</w:t>
      </w:r>
      <w:r w:rsidRPr="00A32757">
        <w:t>.</w:t>
      </w:r>
      <w:r>
        <w:t>2</w:t>
      </w:r>
      <w:r w:rsidRPr="00A32757">
        <w:t xml:space="preserve"> </w:t>
      </w:r>
      <w:r>
        <w:t xml:space="preserve">  5602 </w:t>
      </w:r>
      <w:proofErr w:type="spellStart"/>
      <w:r>
        <w:t>P_type</w:t>
      </w:r>
      <w:proofErr w:type="spellEnd"/>
      <w:r w:rsidRPr="00CC386E">
        <w:rPr>
          <w:rStyle w:val="TypografiOverskrift4BrugerdefineretfarveRGB0Tegn"/>
        </w:rPr>
        <w:t xml:space="preserve"> </w:t>
      </w:r>
      <w:r>
        <w:t>(</w:t>
      </w:r>
      <w:r w:rsidRPr="004D056C">
        <w:t>d_5602_p_type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75"/>
        <w:gridCol w:w="1759"/>
        <w:gridCol w:w="1404"/>
        <w:gridCol w:w="8788"/>
      </w:tblGrid>
      <w:tr w:rsidR="00CB4BEB" w:rsidRPr="0051728E" w14:paraId="5D9FCD7C" w14:textId="77777777" w:rsidTr="003C0924">
        <w:trPr>
          <w:trHeight w:hRule="exact" w:val="255"/>
        </w:trPr>
        <w:tc>
          <w:tcPr>
            <w:tcW w:w="1478" w:type="dxa"/>
            <w:tcBorders>
              <w:bottom w:val="single" w:sz="4" w:space="0" w:color="auto"/>
            </w:tcBorders>
            <w:shd w:val="clear" w:color="auto" w:fill="D9D9D9"/>
            <w:vAlign w:val="bottom"/>
          </w:tcPr>
          <w:p w14:paraId="217296A8" w14:textId="77777777" w:rsidR="00CB4BEB" w:rsidRPr="0051728E" w:rsidRDefault="00CB4BEB" w:rsidP="003C0924">
            <w:pPr>
              <w:rPr>
                <w:rFonts w:ascii="Trebuchet MS" w:hAnsi="Trebuchet MS" w:cs="Trebuchet MS"/>
                <w:b/>
                <w:bCs/>
                <w:sz w:val="18"/>
                <w:szCs w:val="18"/>
              </w:rPr>
            </w:pPr>
            <w:proofErr w:type="spellStart"/>
            <w:r>
              <w:rPr>
                <w:rFonts w:ascii="Trebuchet MS" w:hAnsi="Trebuchet MS" w:cs="Trebuchet MS"/>
                <w:b/>
                <w:bCs/>
                <w:sz w:val="18"/>
                <w:szCs w:val="18"/>
              </w:rPr>
              <w:t>p_type_kode</w:t>
            </w:r>
            <w:proofErr w:type="spellEnd"/>
          </w:p>
        </w:tc>
        <w:tc>
          <w:tcPr>
            <w:tcW w:w="1761" w:type="dxa"/>
            <w:tcBorders>
              <w:bottom w:val="single" w:sz="4" w:space="0" w:color="auto"/>
            </w:tcBorders>
            <w:shd w:val="clear" w:color="auto" w:fill="D9D9D9"/>
            <w:vAlign w:val="bottom"/>
          </w:tcPr>
          <w:p w14:paraId="440A67E0" w14:textId="77777777" w:rsidR="00CB4BEB" w:rsidRPr="0051728E" w:rsidRDefault="00CB4BEB" w:rsidP="003C0924">
            <w:pPr>
              <w:rPr>
                <w:rFonts w:ascii="Trebuchet MS" w:hAnsi="Trebuchet MS" w:cs="Trebuchet MS"/>
                <w:bCs/>
                <w:sz w:val="18"/>
                <w:szCs w:val="18"/>
              </w:rPr>
            </w:pPr>
            <w:proofErr w:type="spellStart"/>
            <w:r>
              <w:rPr>
                <w:rFonts w:ascii="Trebuchet MS" w:hAnsi="Trebuchet MS" w:cs="Trebuchet MS"/>
                <w:b/>
                <w:bCs/>
                <w:sz w:val="18"/>
                <w:szCs w:val="18"/>
              </w:rPr>
              <w:t>p_type</w:t>
            </w:r>
            <w:proofErr w:type="spellEnd"/>
          </w:p>
        </w:tc>
        <w:tc>
          <w:tcPr>
            <w:tcW w:w="1418" w:type="dxa"/>
            <w:tcBorders>
              <w:bottom w:val="single" w:sz="4" w:space="0" w:color="auto"/>
            </w:tcBorders>
            <w:shd w:val="clear" w:color="auto" w:fill="D9D9D9"/>
            <w:vAlign w:val="bottom"/>
          </w:tcPr>
          <w:p w14:paraId="5E3FC2BB"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918" w:type="dxa"/>
            <w:tcBorders>
              <w:bottom w:val="single" w:sz="4" w:space="0" w:color="auto"/>
            </w:tcBorders>
            <w:shd w:val="clear" w:color="auto" w:fill="D9D9D9"/>
            <w:vAlign w:val="bottom"/>
          </w:tcPr>
          <w:p w14:paraId="4F1E6F47"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76DC18E8" w14:textId="77777777" w:rsidTr="003C0924">
        <w:trPr>
          <w:trHeight w:hRule="exact" w:val="255"/>
        </w:trPr>
        <w:tc>
          <w:tcPr>
            <w:tcW w:w="1478" w:type="dxa"/>
            <w:tcBorders>
              <w:top w:val="single" w:sz="4" w:space="0" w:color="auto"/>
              <w:left w:val="single" w:sz="4" w:space="0" w:color="auto"/>
              <w:bottom w:val="single" w:sz="4" w:space="0" w:color="auto"/>
              <w:right w:val="single" w:sz="4" w:space="0" w:color="auto"/>
            </w:tcBorders>
            <w:shd w:val="clear" w:color="auto" w:fill="D9D9D9"/>
            <w:vAlign w:val="bottom"/>
          </w:tcPr>
          <w:p w14:paraId="569AEDF4" w14:textId="77777777" w:rsidR="00CB4BEB" w:rsidRPr="00CE6370" w:rsidRDefault="00CB4BEB" w:rsidP="003C0924">
            <w:pPr>
              <w:jc w:val="center"/>
              <w:rPr>
                <w:rFonts w:ascii="Trebuchet MS" w:hAnsi="Trebuchet MS"/>
                <w:sz w:val="18"/>
                <w:szCs w:val="18"/>
              </w:rPr>
            </w:pPr>
            <w:r>
              <w:rPr>
                <w:rFonts w:ascii="Trebuchet MS" w:hAnsi="Trebuchet MS"/>
                <w:sz w:val="18"/>
                <w:szCs w:val="18"/>
              </w:rPr>
              <w:t>1</w:t>
            </w:r>
          </w:p>
        </w:tc>
        <w:tc>
          <w:tcPr>
            <w:tcW w:w="1761" w:type="dxa"/>
            <w:tcBorders>
              <w:top w:val="single" w:sz="4" w:space="0" w:color="auto"/>
              <w:left w:val="single" w:sz="4" w:space="0" w:color="auto"/>
              <w:bottom w:val="single" w:sz="4" w:space="0" w:color="auto"/>
            </w:tcBorders>
            <w:shd w:val="clear" w:color="auto" w:fill="auto"/>
            <w:vAlign w:val="bottom"/>
          </w:tcPr>
          <w:p w14:paraId="10A796AA"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Betalingszone</w:t>
            </w:r>
          </w:p>
        </w:tc>
        <w:tc>
          <w:tcPr>
            <w:tcW w:w="1418" w:type="dxa"/>
            <w:tcBorders>
              <w:top w:val="single" w:sz="4" w:space="0" w:color="auto"/>
              <w:left w:val="single" w:sz="4" w:space="0" w:color="auto"/>
              <w:bottom w:val="single" w:sz="4" w:space="0" w:color="auto"/>
              <w:right w:val="single" w:sz="4" w:space="0" w:color="auto"/>
            </w:tcBorders>
            <w:vAlign w:val="bottom"/>
          </w:tcPr>
          <w:p w14:paraId="084BB64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18" w:type="dxa"/>
            <w:tcBorders>
              <w:top w:val="single" w:sz="4" w:space="0" w:color="auto"/>
              <w:left w:val="single" w:sz="4" w:space="0" w:color="auto"/>
              <w:bottom w:val="single" w:sz="4" w:space="0" w:color="auto"/>
            </w:tcBorders>
            <w:shd w:val="clear" w:color="auto" w:fill="auto"/>
            <w:vAlign w:val="bottom"/>
          </w:tcPr>
          <w:p w14:paraId="5B9B7B75" w14:textId="77777777" w:rsidR="00CB4BEB" w:rsidRPr="00FE3FC3" w:rsidRDefault="00CB4BEB" w:rsidP="003C0924">
            <w:pPr>
              <w:rPr>
                <w:rFonts w:ascii="Trebuchet MS" w:hAnsi="Trebuchet MS" w:cs="Trebuchet MS"/>
                <w:sz w:val="18"/>
                <w:szCs w:val="18"/>
              </w:rPr>
            </w:pPr>
            <w:r w:rsidRPr="006B11B8">
              <w:rPr>
                <w:rFonts w:ascii="Trebuchet MS" w:hAnsi="Trebuchet MS" w:cs="Trebuchet MS"/>
                <w:sz w:val="18"/>
                <w:szCs w:val="18"/>
              </w:rPr>
              <w:t>Parkering i zonen tilladt mod betaling</w:t>
            </w:r>
          </w:p>
        </w:tc>
      </w:tr>
      <w:tr w:rsidR="00CB4BEB" w:rsidRPr="0051728E" w14:paraId="278FC31F" w14:textId="77777777" w:rsidTr="003C0924">
        <w:trPr>
          <w:trHeight w:hRule="exact" w:val="255"/>
        </w:trPr>
        <w:tc>
          <w:tcPr>
            <w:tcW w:w="1478" w:type="dxa"/>
            <w:tcBorders>
              <w:top w:val="single" w:sz="4" w:space="0" w:color="auto"/>
              <w:left w:val="single" w:sz="4" w:space="0" w:color="auto"/>
              <w:bottom w:val="single" w:sz="4" w:space="0" w:color="auto"/>
              <w:right w:val="single" w:sz="4" w:space="0" w:color="auto"/>
            </w:tcBorders>
            <w:shd w:val="clear" w:color="auto" w:fill="D9D9D9"/>
            <w:vAlign w:val="bottom"/>
          </w:tcPr>
          <w:p w14:paraId="74B48193" w14:textId="77777777" w:rsidR="00CB4BEB" w:rsidRPr="00CE6370" w:rsidRDefault="00CB4BEB" w:rsidP="003C0924">
            <w:pPr>
              <w:jc w:val="center"/>
              <w:rPr>
                <w:rFonts w:ascii="Trebuchet MS" w:hAnsi="Trebuchet MS"/>
                <w:sz w:val="18"/>
                <w:szCs w:val="18"/>
              </w:rPr>
            </w:pPr>
            <w:r>
              <w:rPr>
                <w:rFonts w:ascii="Trebuchet MS" w:hAnsi="Trebuchet MS"/>
                <w:sz w:val="18"/>
                <w:szCs w:val="18"/>
              </w:rPr>
              <w:t>2</w:t>
            </w:r>
          </w:p>
        </w:tc>
        <w:tc>
          <w:tcPr>
            <w:tcW w:w="1761" w:type="dxa"/>
            <w:tcBorders>
              <w:top w:val="single" w:sz="4" w:space="0" w:color="auto"/>
              <w:left w:val="single" w:sz="4" w:space="0" w:color="auto"/>
              <w:bottom w:val="single" w:sz="4" w:space="0" w:color="auto"/>
            </w:tcBorders>
            <w:shd w:val="clear" w:color="auto" w:fill="auto"/>
            <w:vAlign w:val="bottom"/>
          </w:tcPr>
          <w:p w14:paraId="4BDBEA00"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Betalingsfri zone</w:t>
            </w:r>
          </w:p>
        </w:tc>
        <w:tc>
          <w:tcPr>
            <w:tcW w:w="1418" w:type="dxa"/>
            <w:tcBorders>
              <w:top w:val="single" w:sz="4" w:space="0" w:color="auto"/>
              <w:left w:val="single" w:sz="4" w:space="0" w:color="auto"/>
              <w:bottom w:val="single" w:sz="4" w:space="0" w:color="auto"/>
              <w:right w:val="single" w:sz="4" w:space="0" w:color="auto"/>
            </w:tcBorders>
            <w:vAlign w:val="bottom"/>
          </w:tcPr>
          <w:p w14:paraId="4EACD6B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18" w:type="dxa"/>
            <w:tcBorders>
              <w:top w:val="single" w:sz="4" w:space="0" w:color="auto"/>
              <w:left w:val="single" w:sz="4" w:space="0" w:color="auto"/>
              <w:bottom w:val="single" w:sz="4" w:space="0" w:color="auto"/>
            </w:tcBorders>
            <w:shd w:val="clear" w:color="auto" w:fill="auto"/>
            <w:vAlign w:val="bottom"/>
          </w:tcPr>
          <w:p w14:paraId="57B72192" w14:textId="77777777" w:rsidR="00CB4BEB" w:rsidRPr="00FE3FC3" w:rsidRDefault="00CB4BEB" w:rsidP="003C0924">
            <w:pPr>
              <w:rPr>
                <w:rFonts w:ascii="Trebuchet MS" w:hAnsi="Trebuchet MS" w:cs="Trebuchet MS"/>
                <w:sz w:val="18"/>
                <w:szCs w:val="18"/>
              </w:rPr>
            </w:pPr>
            <w:r w:rsidRPr="006B11B8">
              <w:rPr>
                <w:rFonts w:ascii="Trebuchet MS" w:hAnsi="Trebuchet MS" w:cs="Trebuchet MS"/>
                <w:sz w:val="18"/>
                <w:szCs w:val="18"/>
              </w:rPr>
              <w:t>Parkering i zonen tilladt uden betaling</w:t>
            </w:r>
            <w:r>
              <w:rPr>
                <w:rFonts w:ascii="Trebuchet MS" w:hAnsi="Trebuchet MS" w:cs="Trebuchet MS"/>
                <w:sz w:val="18"/>
                <w:szCs w:val="18"/>
              </w:rPr>
              <w:t>, men så typiske tidsbegrænset og/eller kun på afmærket pladser.</w:t>
            </w:r>
          </w:p>
        </w:tc>
      </w:tr>
      <w:tr w:rsidR="00CB4BEB" w:rsidRPr="0051728E" w14:paraId="104BA05A" w14:textId="77777777" w:rsidTr="003C0924">
        <w:trPr>
          <w:trHeight w:hRule="exact" w:val="255"/>
        </w:trPr>
        <w:tc>
          <w:tcPr>
            <w:tcW w:w="1478" w:type="dxa"/>
            <w:tcBorders>
              <w:top w:val="single" w:sz="4" w:space="0" w:color="auto"/>
              <w:left w:val="single" w:sz="4" w:space="0" w:color="auto"/>
              <w:bottom w:val="single" w:sz="4" w:space="0" w:color="auto"/>
              <w:right w:val="single" w:sz="4" w:space="0" w:color="auto"/>
            </w:tcBorders>
            <w:shd w:val="clear" w:color="auto" w:fill="D9D9D9"/>
            <w:vAlign w:val="bottom"/>
          </w:tcPr>
          <w:p w14:paraId="513D3103" w14:textId="77777777" w:rsidR="00CB4BEB" w:rsidRDefault="00CB4BEB" w:rsidP="003C0924">
            <w:pPr>
              <w:jc w:val="center"/>
              <w:rPr>
                <w:rFonts w:ascii="Trebuchet MS" w:hAnsi="Trebuchet MS"/>
                <w:sz w:val="18"/>
                <w:szCs w:val="18"/>
              </w:rPr>
            </w:pPr>
            <w:r>
              <w:rPr>
                <w:rFonts w:ascii="Trebuchet MS" w:hAnsi="Trebuchet MS"/>
                <w:sz w:val="18"/>
                <w:szCs w:val="18"/>
              </w:rPr>
              <w:t>3</w:t>
            </w:r>
          </w:p>
        </w:tc>
        <w:tc>
          <w:tcPr>
            <w:tcW w:w="1761" w:type="dxa"/>
            <w:tcBorders>
              <w:top w:val="single" w:sz="4" w:space="0" w:color="auto"/>
              <w:left w:val="single" w:sz="4" w:space="0" w:color="auto"/>
              <w:bottom w:val="single" w:sz="4" w:space="0" w:color="auto"/>
            </w:tcBorders>
            <w:shd w:val="clear" w:color="auto" w:fill="auto"/>
            <w:vAlign w:val="bottom"/>
          </w:tcPr>
          <w:p w14:paraId="338E1522"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Beboerparkering</w:t>
            </w:r>
          </w:p>
        </w:tc>
        <w:tc>
          <w:tcPr>
            <w:tcW w:w="1418" w:type="dxa"/>
            <w:tcBorders>
              <w:top w:val="single" w:sz="4" w:space="0" w:color="auto"/>
              <w:left w:val="single" w:sz="4" w:space="0" w:color="auto"/>
              <w:bottom w:val="single" w:sz="4" w:space="0" w:color="auto"/>
              <w:right w:val="single" w:sz="4" w:space="0" w:color="auto"/>
            </w:tcBorders>
            <w:vAlign w:val="bottom"/>
          </w:tcPr>
          <w:p w14:paraId="6CCD996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18" w:type="dxa"/>
            <w:tcBorders>
              <w:top w:val="single" w:sz="4" w:space="0" w:color="auto"/>
              <w:left w:val="single" w:sz="4" w:space="0" w:color="auto"/>
              <w:bottom w:val="single" w:sz="4" w:space="0" w:color="auto"/>
            </w:tcBorders>
            <w:shd w:val="clear" w:color="auto" w:fill="auto"/>
            <w:vAlign w:val="bottom"/>
          </w:tcPr>
          <w:p w14:paraId="268325BE" w14:textId="77777777" w:rsidR="00CB4BEB" w:rsidRPr="00FE3FC3" w:rsidRDefault="00CB4BEB" w:rsidP="003C0924">
            <w:pPr>
              <w:rPr>
                <w:rFonts w:ascii="Trebuchet MS" w:hAnsi="Trebuchet MS" w:cs="Trebuchet MS"/>
                <w:sz w:val="18"/>
                <w:szCs w:val="18"/>
              </w:rPr>
            </w:pPr>
            <w:r w:rsidRPr="00FB0490">
              <w:rPr>
                <w:rFonts w:ascii="Trebuchet MS" w:hAnsi="Trebuchet MS" w:cs="Trebuchet MS"/>
                <w:sz w:val="18"/>
                <w:szCs w:val="18"/>
              </w:rPr>
              <w:t>Parkering i zonen på privat ejendom tiltænkt beboere m.v.</w:t>
            </w:r>
          </w:p>
        </w:tc>
      </w:tr>
      <w:tr w:rsidR="00CB4BEB" w:rsidRPr="0051728E" w14:paraId="4734B2F3" w14:textId="77777777" w:rsidTr="003C0924">
        <w:trPr>
          <w:trHeight w:hRule="exact" w:val="255"/>
        </w:trPr>
        <w:tc>
          <w:tcPr>
            <w:tcW w:w="1478" w:type="dxa"/>
            <w:tcBorders>
              <w:top w:val="single" w:sz="4" w:space="0" w:color="auto"/>
              <w:left w:val="single" w:sz="4" w:space="0" w:color="auto"/>
              <w:bottom w:val="single" w:sz="4" w:space="0" w:color="auto"/>
              <w:right w:val="single" w:sz="4" w:space="0" w:color="auto"/>
            </w:tcBorders>
            <w:shd w:val="clear" w:color="auto" w:fill="D9D9D9"/>
            <w:vAlign w:val="bottom"/>
          </w:tcPr>
          <w:p w14:paraId="40534442" w14:textId="77777777" w:rsidR="00CB4BEB" w:rsidRDefault="00CB4BEB" w:rsidP="003C0924">
            <w:pPr>
              <w:jc w:val="center"/>
              <w:rPr>
                <w:rFonts w:ascii="Trebuchet MS" w:hAnsi="Trebuchet MS"/>
                <w:sz w:val="18"/>
                <w:szCs w:val="18"/>
              </w:rPr>
            </w:pPr>
            <w:r>
              <w:rPr>
                <w:rFonts w:ascii="Trebuchet MS" w:hAnsi="Trebuchet MS"/>
                <w:sz w:val="18"/>
                <w:szCs w:val="18"/>
              </w:rPr>
              <w:t>4</w:t>
            </w:r>
          </w:p>
        </w:tc>
        <w:tc>
          <w:tcPr>
            <w:tcW w:w="1761" w:type="dxa"/>
            <w:tcBorders>
              <w:top w:val="single" w:sz="4" w:space="0" w:color="auto"/>
              <w:left w:val="single" w:sz="4" w:space="0" w:color="auto"/>
              <w:bottom w:val="single" w:sz="4" w:space="0" w:color="auto"/>
            </w:tcBorders>
            <w:shd w:val="clear" w:color="auto" w:fill="auto"/>
            <w:vAlign w:val="bottom"/>
          </w:tcPr>
          <w:p w14:paraId="556E6E38"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Erhvervsparkering</w:t>
            </w:r>
          </w:p>
        </w:tc>
        <w:tc>
          <w:tcPr>
            <w:tcW w:w="1418" w:type="dxa"/>
            <w:tcBorders>
              <w:top w:val="single" w:sz="4" w:space="0" w:color="auto"/>
              <w:left w:val="single" w:sz="4" w:space="0" w:color="auto"/>
              <w:bottom w:val="single" w:sz="4" w:space="0" w:color="auto"/>
              <w:right w:val="single" w:sz="4" w:space="0" w:color="auto"/>
            </w:tcBorders>
            <w:vAlign w:val="bottom"/>
          </w:tcPr>
          <w:p w14:paraId="088736C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18" w:type="dxa"/>
            <w:tcBorders>
              <w:top w:val="single" w:sz="4" w:space="0" w:color="auto"/>
              <w:left w:val="single" w:sz="4" w:space="0" w:color="auto"/>
              <w:bottom w:val="single" w:sz="4" w:space="0" w:color="auto"/>
            </w:tcBorders>
            <w:shd w:val="clear" w:color="auto" w:fill="auto"/>
            <w:vAlign w:val="bottom"/>
          </w:tcPr>
          <w:p w14:paraId="464E5C38" w14:textId="77777777" w:rsidR="00CB4BEB" w:rsidRPr="00FE3FC3" w:rsidRDefault="00CB4BEB" w:rsidP="003C0924">
            <w:pPr>
              <w:rPr>
                <w:rFonts w:ascii="Trebuchet MS" w:hAnsi="Trebuchet MS" w:cs="Trebuchet MS"/>
                <w:sz w:val="18"/>
                <w:szCs w:val="18"/>
              </w:rPr>
            </w:pPr>
            <w:r w:rsidRPr="00FB0490">
              <w:rPr>
                <w:rFonts w:ascii="Trebuchet MS" w:hAnsi="Trebuchet MS" w:cs="Trebuchet MS"/>
                <w:sz w:val="18"/>
                <w:szCs w:val="18"/>
              </w:rPr>
              <w:t>Parkering i zonen på privat ejendom tiltænkt kontorfolk m.v.</w:t>
            </w:r>
          </w:p>
        </w:tc>
      </w:tr>
      <w:tr w:rsidR="00CB4BEB" w:rsidRPr="0051728E" w14:paraId="27C69A92" w14:textId="77777777" w:rsidTr="003C0924">
        <w:trPr>
          <w:trHeight w:hRule="exact" w:val="255"/>
        </w:trPr>
        <w:tc>
          <w:tcPr>
            <w:tcW w:w="1478" w:type="dxa"/>
            <w:tcBorders>
              <w:top w:val="single" w:sz="4" w:space="0" w:color="auto"/>
              <w:left w:val="single" w:sz="4" w:space="0" w:color="auto"/>
              <w:bottom w:val="single" w:sz="4" w:space="0" w:color="auto"/>
              <w:right w:val="single" w:sz="4" w:space="0" w:color="auto"/>
            </w:tcBorders>
            <w:shd w:val="clear" w:color="auto" w:fill="D9D9D9"/>
            <w:vAlign w:val="bottom"/>
          </w:tcPr>
          <w:p w14:paraId="4BC1EF9D" w14:textId="77777777" w:rsidR="00CB4BEB" w:rsidRDefault="00CB4BEB" w:rsidP="003C0924">
            <w:pPr>
              <w:jc w:val="center"/>
              <w:rPr>
                <w:rFonts w:ascii="Trebuchet MS" w:hAnsi="Trebuchet MS"/>
                <w:sz w:val="18"/>
                <w:szCs w:val="18"/>
              </w:rPr>
            </w:pPr>
            <w:r>
              <w:rPr>
                <w:rFonts w:ascii="Trebuchet MS" w:hAnsi="Trebuchet MS"/>
                <w:sz w:val="18"/>
                <w:szCs w:val="18"/>
              </w:rPr>
              <w:t>5</w:t>
            </w:r>
          </w:p>
        </w:tc>
        <w:tc>
          <w:tcPr>
            <w:tcW w:w="1761" w:type="dxa"/>
            <w:tcBorders>
              <w:top w:val="single" w:sz="4" w:space="0" w:color="auto"/>
              <w:left w:val="single" w:sz="4" w:space="0" w:color="auto"/>
              <w:bottom w:val="single" w:sz="4" w:space="0" w:color="auto"/>
            </w:tcBorders>
            <w:shd w:val="clear" w:color="auto" w:fill="auto"/>
            <w:vAlign w:val="bottom"/>
          </w:tcPr>
          <w:p w14:paraId="6A1243FB"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P-licens</w:t>
            </w:r>
          </w:p>
        </w:tc>
        <w:tc>
          <w:tcPr>
            <w:tcW w:w="1418" w:type="dxa"/>
            <w:tcBorders>
              <w:top w:val="single" w:sz="4" w:space="0" w:color="auto"/>
              <w:left w:val="single" w:sz="4" w:space="0" w:color="auto"/>
              <w:bottom w:val="single" w:sz="4" w:space="0" w:color="auto"/>
              <w:right w:val="single" w:sz="4" w:space="0" w:color="auto"/>
            </w:tcBorders>
            <w:vAlign w:val="bottom"/>
          </w:tcPr>
          <w:p w14:paraId="59C6EE3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18" w:type="dxa"/>
            <w:tcBorders>
              <w:top w:val="single" w:sz="4" w:space="0" w:color="auto"/>
              <w:left w:val="single" w:sz="4" w:space="0" w:color="auto"/>
              <w:bottom w:val="single" w:sz="4" w:space="0" w:color="auto"/>
            </w:tcBorders>
            <w:shd w:val="clear" w:color="auto" w:fill="auto"/>
            <w:vAlign w:val="bottom"/>
          </w:tcPr>
          <w:p w14:paraId="3FAE963E" w14:textId="77777777" w:rsidR="00CB4BEB" w:rsidRDefault="00CB4BEB" w:rsidP="003C0924">
            <w:pPr>
              <w:rPr>
                <w:rFonts w:ascii="Trebuchet MS" w:hAnsi="Trebuchet MS" w:cs="Trebuchet MS"/>
                <w:sz w:val="18"/>
                <w:szCs w:val="18"/>
              </w:rPr>
            </w:pPr>
            <w:r w:rsidRPr="00FA03F4">
              <w:rPr>
                <w:rFonts w:ascii="Trebuchet MS" w:hAnsi="Trebuchet MS" w:cs="Trebuchet MS"/>
                <w:sz w:val="18"/>
                <w:szCs w:val="18"/>
              </w:rPr>
              <w:t>Parkering i zonen</w:t>
            </w:r>
            <w:r>
              <w:rPr>
                <w:rFonts w:ascii="Trebuchet MS" w:hAnsi="Trebuchet MS" w:cs="Trebuchet MS"/>
                <w:sz w:val="18"/>
                <w:szCs w:val="18"/>
              </w:rPr>
              <w:t xml:space="preserve"> med parkeringslicens. F.eks. Beboerlicens.</w:t>
            </w:r>
          </w:p>
        </w:tc>
      </w:tr>
      <w:tr w:rsidR="00CB4BEB" w:rsidRPr="0051728E" w14:paraId="1E2762D6" w14:textId="77777777" w:rsidTr="003C0924">
        <w:trPr>
          <w:trHeight w:hRule="exact" w:val="255"/>
        </w:trPr>
        <w:tc>
          <w:tcPr>
            <w:tcW w:w="1478" w:type="dxa"/>
            <w:tcBorders>
              <w:top w:val="single" w:sz="4" w:space="0" w:color="auto"/>
              <w:left w:val="single" w:sz="4" w:space="0" w:color="auto"/>
              <w:bottom w:val="single" w:sz="4" w:space="0" w:color="auto"/>
              <w:right w:val="single" w:sz="4" w:space="0" w:color="auto"/>
            </w:tcBorders>
            <w:shd w:val="clear" w:color="auto" w:fill="D9D9D9"/>
            <w:vAlign w:val="bottom"/>
          </w:tcPr>
          <w:p w14:paraId="0924A8E9" w14:textId="77777777" w:rsidR="00CB4BEB" w:rsidRDefault="00CB4BEB" w:rsidP="003C0924">
            <w:pPr>
              <w:jc w:val="center"/>
              <w:rPr>
                <w:rFonts w:ascii="Trebuchet MS" w:hAnsi="Trebuchet MS"/>
                <w:sz w:val="18"/>
                <w:szCs w:val="18"/>
              </w:rPr>
            </w:pPr>
            <w:r>
              <w:rPr>
                <w:rFonts w:ascii="Trebuchet MS" w:hAnsi="Trebuchet MS"/>
                <w:sz w:val="18"/>
                <w:szCs w:val="18"/>
              </w:rPr>
              <w:t>8</w:t>
            </w:r>
          </w:p>
        </w:tc>
        <w:tc>
          <w:tcPr>
            <w:tcW w:w="1761" w:type="dxa"/>
            <w:tcBorders>
              <w:top w:val="single" w:sz="4" w:space="0" w:color="auto"/>
              <w:left w:val="single" w:sz="4" w:space="0" w:color="auto"/>
              <w:bottom w:val="single" w:sz="4" w:space="0" w:color="auto"/>
            </w:tcBorders>
            <w:shd w:val="clear" w:color="auto" w:fill="auto"/>
            <w:vAlign w:val="bottom"/>
          </w:tcPr>
          <w:p w14:paraId="5E70AC43"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vAlign w:val="bottom"/>
          </w:tcPr>
          <w:p w14:paraId="238D7A5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18" w:type="dxa"/>
            <w:tcBorders>
              <w:top w:val="single" w:sz="4" w:space="0" w:color="auto"/>
              <w:left w:val="single" w:sz="4" w:space="0" w:color="auto"/>
              <w:bottom w:val="single" w:sz="4" w:space="0" w:color="auto"/>
            </w:tcBorders>
            <w:shd w:val="clear" w:color="auto" w:fill="auto"/>
            <w:vAlign w:val="bottom"/>
          </w:tcPr>
          <w:p w14:paraId="059AC940" w14:textId="77777777" w:rsidR="00CB4BEB" w:rsidRPr="00FA03F4" w:rsidRDefault="00CB4BEB" w:rsidP="003C0924">
            <w:pPr>
              <w:rPr>
                <w:rFonts w:ascii="Trebuchet MS" w:hAnsi="Trebuchet MS" w:cs="Trebuchet MS"/>
                <w:sz w:val="18"/>
                <w:szCs w:val="18"/>
              </w:rPr>
            </w:pPr>
            <w:r>
              <w:rPr>
                <w:rFonts w:ascii="Trebuchet MS" w:hAnsi="Trebuchet MS" w:cs="Trebuchet MS"/>
                <w:sz w:val="18"/>
                <w:szCs w:val="18"/>
              </w:rPr>
              <w:t>Hvor ovenstående ikke dækker.</w:t>
            </w:r>
          </w:p>
        </w:tc>
      </w:tr>
      <w:tr w:rsidR="00CB4BEB" w:rsidRPr="0051728E" w14:paraId="2E98E137" w14:textId="77777777" w:rsidTr="003C0924">
        <w:trPr>
          <w:trHeight w:hRule="exact" w:val="255"/>
        </w:trPr>
        <w:tc>
          <w:tcPr>
            <w:tcW w:w="1478" w:type="dxa"/>
            <w:tcBorders>
              <w:top w:val="single" w:sz="4" w:space="0" w:color="auto"/>
              <w:left w:val="single" w:sz="4" w:space="0" w:color="auto"/>
              <w:bottom w:val="single" w:sz="4" w:space="0" w:color="auto"/>
              <w:right w:val="single" w:sz="4" w:space="0" w:color="auto"/>
            </w:tcBorders>
            <w:shd w:val="clear" w:color="auto" w:fill="D9D9D9"/>
            <w:vAlign w:val="bottom"/>
          </w:tcPr>
          <w:p w14:paraId="68076343" w14:textId="77777777" w:rsidR="00CB4BEB" w:rsidRDefault="00CB4BEB" w:rsidP="003C0924">
            <w:pPr>
              <w:jc w:val="center"/>
              <w:rPr>
                <w:rFonts w:ascii="Trebuchet MS" w:hAnsi="Trebuchet MS"/>
                <w:sz w:val="18"/>
                <w:szCs w:val="18"/>
              </w:rPr>
            </w:pPr>
            <w:r>
              <w:rPr>
                <w:rFonts w:ascii="Trebuchet MS" w:hAnsi="Trebuchet MS"/>
                <w:sz w:val="18"/>
                <w:szCs w:val="18"/>
              </w:rPr>
              <w:t>9</w:t>
            </w:r>
          </w:p>
        </w:tc>
        <w:tc>
          <w:tcPr>
            <w:tcW w:w="1761" w:type="dxa"/>
            <w:tcBorders>
              <w:top w:val="single" w:sz="4" w:space="0" w:color="auto"/>
              <w:left w:val="single" w:sz="4" w:space="0" w:color="auto"/>
              <w:bottom w:val="single" w:sz="4" w:space="0" w:color="auto"/>
            </w:tcBorders>
            <w:shd w:val="clear" w:color="auto" w:fill="auto"/>
            <w:vAlign w:val="bottom"/>
          </w:tcPr>
          <w:p w14:paraId="7E77F207"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vAlign w:val="bottom"/>
          </w:tcPr>
          <w:p w14:paraId="5A8CFDF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18" w:type="dxa"/>
            <w:tcBorders>
              <w:top w:val="single" w:sz="4" w:space="0" w:color="auto"/>
              <w:left w:val="single" w:sz="4" w:space="0" w:color="auto"/>
              <w:bottom w:val="single" w:sz="4" w:space="0" w:color="auto"/>
            </w:tcBorders>
            <w:shd w:val="clear" w:color="auto" w:fill="auto"/>
            <w:vAlign w:val="bottom"/>
          </w:tcPr>
          <w:p w14:paraId="6DF6C2B7" w14:textId="77777777" w:rsidR="00CB4BEB" w:rsidRPr="00FA03F4" w:rsidRDefault="00CB4BEB" w:rsidP="003C0924">
            <w:pPr>
              <w:rPr>
                <w:rFonts w:ascii="Trebuchet MS" w:hAnsi="Trebuchet MS" w:cs="Trebuchet MS"/>
                <w:sz w:val="18"/>
                <w:szCs w:val="18"/>
              </w:rPr>
            </w:pPr>
            <w:r>
              <w:rPr>
                <w:rFonts w:ascii="Trebuchet MS" w:hAnsi="Trebuchet MS" w:cs="Trebuchet MS"/>
                <w:sz w:val="18"/>
                <w:szCs w:val="18"/>
              </w:rPr>
              <w:t>Hvor der mangler viden om zonetype.</w:t>
            </w:r>
          </w:p>
        </w:tc>
      </w:tr>
    </w:tbl>
    <w:p w14:paraId="3D7A0C51" w14:textId="77777777" w:rsidR="00DF11C9" w:rsidRDefault="00DF11C9" w:rsidP="00DF11C9">
      <w:bookmarkStart w:id="1373" w:name="_Toc292713350"/>
      <w:bookmarkStart w:id="1374" w:name="_Toc292865446"/>
      <w:bookmarkStart w:id="1375" w:name="_Toc63351462"/>
    </w:p>
    <w:p w14:paraId="3A04C2D6" w14:textId="7D839F0F" w:rsidR="00CB4BEB" w:rsidRDefault="00CB4BEB" w:rsidP="00CB4BEB">
      <w:pPr>
        <w:pStyle w:val="Overskrift2"/>
        <w:rPr>
          <w:kern w:val="32"/>
        </w:rPr>
      </w:pPr>
      <w:bookmarkStart w:id="1376" w:name="_Toc122436115"/>
      <w:r>
        <w:rPr>
          <w:kern w:val="32"/>
        </w:rPr>
        <w:t>5.7.</w:t>
      </w:r>
      <w:r w:rsidRPr="00066C65">
        <w:rPr>
          <w:kern w:val="32"/>
        </w:rPr>
        <w:t>4 Hastighedszone (5</w:t>
      </w:r>
      <w:r>
        <w:rPr>
          <w:kern w:val="32"/>
        </w:rPr>
        <w:t>6</w:t>
      </w:r>
      <w:r w:rsidRPr="00066C65">
        <w:rPr>
          <w:kern w:val="32"/>
        </w:rPr>
        <w:t>03)</w:t>
      </w:r>
      <w:bookmarkEnd w:id="1373"/>
      <w:bookmarkEnd w:id="1374"/>
      <w:bookmarkEnd w:id="1375"/>
      <w:bookmarkEnd w:id="1376"/>
      <w:r w:rsidRPr="004960D9">
        <w:rPr>
          <w:kern w:val="32"/>
        </w:rPr>
        <w:t xml:space="preserve"> </w:t>
      </w:r>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0"/>
        <w:gridCol w:w="4687"/>
        <w:gridCol w:w="1138"/>
        <w:gridCol w:w="1356"/>
        <w:gridCol w:w="1436"/>
        <w:gridCol w:w="2298"/>
      </w:tblGrid>
      <w:tr w:rsidR="00CB4BEB" w:rsidRPr="0051728E" w14:paraId="6F1D30CB" w14:textId="77777777" w:rsidTr="003C0924">
        <w:tc>
          <w:tcPr>
            <w:tcW w:w="2660" w:type="dxa"/>
            <w:tcBorders>
              <w:bottom w:val="single" w:sz="4" w:space="0" w:color="auto"/>
            </w:tcBorders>
            <w:shd w:val="clear" w:color="auto" w:fill="D9D9D9"/>
            <w:vAlign w:val="center"/>
          </w:tcPr>
          <w:p w14:paraId="63B36CFF" w14:textId="77777777" w:rsidR="00CB4BEB" w:rsidRPr="00CD4BC8" w:rsidRDefault="00CB4BEB" w:rsidP="003C0924">
            <w:pPr>
              <w:rPr>
                <w:rFonts w:ascii="Trebuchet MS" w:hAnsi="Trebuchet MS" w:cs="Trebuchet MS"/>
                <w:b/>
                <w:bCs/>
                <w:sz w:val="18"/>
                <w:szCs w:val="18"/>
              </w:rPr>
            </w:pPr>
            <w:r w:rsidRPr="00CD4BC8">
              <w:rPr>
                <w:rFonts w:ascii="Trebuchet MS" w:hAnsi="Trebuchet MS" w:cs="Trebuchet MS"/>
                <w:b/>
                <w:bCs/>
                <w:sz w:val="18"/>
                <w:szCs w:val="18"/>
              </w:rPr>
              <w:t>Feltnavn</w:t>
            </w:r>
          </w:p>
        </w:tc>
        <w:tc>
          <w:tcPr>
            <w:tcW w:w="4687" w:type="dxa"/>
            <w:tcBorders>
              <w:bottom w:val="single" w:sz="4" w:space="0" w:color="auto"/>
            </w:tcBorders>
            <w:shd w:val="clear" w:color="auto" w:fill="D9D9D9"/>
            <w:vAlign w:val="center"/>
          </w:tcPr>
          <w:p w14:paraId="756969FF" w14:textId="77777777" w:rsidR="00CB4BEB" w:rsidRPr="00CD4BC8" w:rsidRDefault="00CB4BEB" w:rsidP="003C0924">
            <w:pPr>
              <w:rPr>
                <w:rFonts w:ascii="Trebuchet MS" w:hAnsi="Trebuchet MS" w:cs="Trebuchet MS"/>
                <w:bCs/>
                <w:sz w:val="18"/>
                <w:szCs w:val="18"/>
              </w:rPr>
            </w:pPr>
            <w:r w:rsidRPr="00CD4BC8">
              <w:rPr>
                <w:rFonts w:ascii="Trebuchet MS" w:hAnsi="Trebuchet MS" w:cs="Trebuchet MS"/>
                <w:b/>
                <w:bCs/>
                <w:sz w:val="18"/>
                <w:szCs w:val="18"/>
              </w:rPr>
              <w:t>Formål</w:t>
            </w:r>
          </w:p>
        </w:tc>
        <w:tc>
          <w:tcPr>
            <w:tcW w:w="1138" w:type="dxa"/>
            <w:tcBorders>
              <w:bottom w:val="single" w:sz="4" w:space="0" w:color="auto"/>
            </w:tcBorders>
            <w:shd w:val="clear" w:color="auto" w:fill="D9D9D9"/>
            <w:vAlign w:val="center"/>
          </w:tcPr>
          <w:p w14:paraId="68144309" w14:textId="77777777" w:rsidR="00CB4BEB" w:rsidRPr="00CD4BC8" w:rsidRDefault="00CB4BEB" w:rsidP="003C0924">
            <w:pPr>
              <w:rPr>
                <w:rFonts w:ascii="Trebuchet MS" w:hAnsi="Trebuchet MS" w:cs="Trebuchet MS"/>
                <w:bCs/>
                <w:sz w:val="18"/>
                <w:szCs w:val="18"/>
              </w:rPr>
            </w:pPr>
            <w:r w:rsidRPr="00CD4BC8">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6C5CA395" w14:textId="77777777" w:rsidR="00CB4BEB" w:rsidRPr="00CD4BC8" w:rsidRDefault="00CB4BEB" w:rsidP="003C0924">
            <w:pPr>
              <w:rPr>
                <w:rFonts w:ascii="Trebuchet MS" w:hAnsi="Trebuchet MS" w:cs="Trebuchet MS"/>
                <w:bCs/>
                <w:sz w:val="18"/>
                <w:szCs w:val="18"/>
              </w:rPr>
            </w:pPr>
            <w:r w:rsidRPr="00CD4BC8">
              <w:rPr>
                <w:rFonts w:ascii="Trebuchet MS" w:hAnsi="Trebuchet MS" w:cs="Trebuchet MS"/>
                <w:b/>
                <w:bCs/>
                <w:sz w:val="18"/>
                <w:szCs w:val="18"/>
              </w:rPr>
              <w:t>Værdiområde</w:t>
            </w:r>
          </w:p>
        </w:tc>
        <w:tc>
          <w:tcPr>
            <w:tcW w:w="1436" w:type="dxa"/>
            <w:tcBorders>
              <w:bottom w:val="single" w:sz="4" w:space="0" w:color="auto"/>
            </w:tcBorders>
            <w:shd w:val="clear" w:color="auto" w:fill="D9D9D9"/>
            <w:vAlign w:val="center"/>
          </w:tcPr>
          <w:p w14:paraId="38FC79E0" w14:textId="77777777" w:rsidR="00CB4BEB" w:rsidRPr="00CD4BC8" w:rsidRDefault="00CB4BEB" w:rsidP="003C0924">
            <w:pPr>
              <w:autoSpaceDE w:val="0"/>
              <w:autoSpaceDN w:val="0"/>
              <w:adjustRightInd w:val="0"/>
              <w:rPr>
                <w:rFonts w:ascii="Trebuchet MS" w:hAnsi="Trebuchet MS" w:cs="Trebuchet MS"/>
                <w:b/>
                <w:bCs/>
                <w:sz w:val="18"/>
                <w:szCs w:val="18"/>
              </w:rPr>
            </w:pPr>
            <w:r w:rsidRPr="00CD4BC8">
              <w:rPr>
                <w:rFonts w:ascii="Trebuchet MS" w:hAnsi="Trebuchet MS" w:cs="Trebuchet MS"/>
                <w:b/>
                <w:bCs/>
                <w:sz w:val="18"/>
                <w:szCs w:val="18"/>
              </w:rPr>
              <w:t>Obligatorisk /</w:t>
            </w:r>
          </w:p>
          <w:p w14:paraId="48DC4BD5" w14:textId="77777777" w:rsidR="00CB4BEB" w:rsidRPr="00CD4BC8" w:rsidRDefault="00CB4BEB" w:rsidP="003C0924">
            <w:pPr>
              <w:rPr>
                <w:rFonts w:ascii="Trebuchet MS" w:hAnsi="Trebuchet MS" w:cs="Trebuchet MS"/>
                <w:bCs/>
                <w:sz w:val="18"/>
                <w:szCs w:val="18"/>
              </w:rPr>
            </w:pPr>
            <w:r w:rsidRPr="00CD4BC8">
              <w:rPr>
                <w:rFonts w:ascii="Trebuchet MS" w:hAnsi="Trebuchet MS" w:cs="Trebuchet MS"/>
                <w:b/>
                <w:bCs/>
                <w:sz w:val="18"/>
                <w:szCs w:val="18"/>
              </w:rPr>
              <w:t>Frit</w:t>
            </w:r>
          </w:p>
        </w:tc>
        <w:tc>
          <w:tcPr>
            <w:tcW w:w="2298" w:type="dxa"/>
            <w:tcBorders>
              <w:bottom w:val="single" w:sz="4" w:space="0" w:color="auto"/>
            </w:tcBorders>
            <w:shd w:val="clear" w:color="auto" w:fill="D9D9D9"/>
            <w:vAlign w:val="center"/>
          </w:tcPr>
          <w:p w14:paraId="465612D4" w14:textId="77777777" w:rsidR="00CB4BEB" w:rsidRPr="00CD4BC8" w:rsidRDefault="00CB4BEB" w:rsidP="003C0924">
            <w:pPr>
              <w:rPr>
                <w:rFonts w:ascii="Trebuchet MS" w:hAnsi="Trebuchet MS" w:cs="Trebuchet MS"/>
                <w:bCs/>
                <w:sz w:val="18"/>
                <w:szCs w:val="18"/>
              </w:rPr>
            </w:pPr>
            <w:r w:rsidRPr="00CD4BC8">
              <w:rPr>
                <w:rFonts w:ascii="Trebuchet MS" w:hAnsi="Trebuchet MS" w:cs="Trebuchet MS"/>
                <w:b/>
                <w:bCs/>
                <w:sz w:val="18"/>
                <w:szCs w:val="18"/>
              </w:rPr>
              <w:t>Eksempel</w:t>
            </w:r>
          </w:p>
        </w:tc>
      </w:tr>
      <w:tr w:rsidR="00CB4BEB" w:rsidRPr="00CE1917" w14:paraId="0BEDB64C" w14:textId="77777777" w:rsidTr="003C0924">
        <w:trPr>
          <w:trHeight w:hRule="exact" w:val="255"/>
        </w:trPr>
        <w:tc>
          <w:tcPr>
            <w:tcW w:w="2660" w:type="dxa"/>
            <w:tcBorders>
              <w:top w:val="single" w:sz="4" w:space="0" w:color="auto"/>
              <w:left w:val="single" w:sz="4" w:space="0" w:color="auto"/>
              <w:bottom w:val="single" w:sz="4" w:space="0" w:color="auto"/>
              <w:right w:val="single" w:sz="4" w:space="0" w:color="auto"/>
            </w:tcBorders>
            <w:shd w:val="clear" w:color="auto" w:fill="97DDBA"/>
            <w:vAlign w:val="bottom"/>
          </w:tcPr>
          <w:p w14:paraId="4DE5DD85" w14:textId="77777777" w:rsidR="00CB4BEB" w:rsidRPr="001272B4" w:rsidRDefault="00CB4BEB" w:rsidP="003C0924">
            <w:pPr>
              <w:rPr>
                <w:rFonts w:ascii="Trebuchet MS" w:hAnsi="Trebuchet MS"/>
                <w:sz w:val="18"/>
                <w:szCs w:val="18"/>
              </w:rPr>
            </w:pPr>
            <w:proofErr w:type="spellStart"/>
            <w:r w:rsidRPr="001272B4">
              <w:rPr>
                <w:rFonts w:ascii="Trebuchet MS" w:hAnsi="Trebuchet MS"/>
                <w:sz w:val="18"/>
                <w:szCs w:val="18"/>
              </w:rPr>
              <w:t>hastighed_kode</w:t>
            </w:r>
            <w:proofErr w:type="spellEnd"/>
          </w:p>
        </w:tc>
        <w:tc>
          <w:tcPr>
            <w:tcW w:w="4687" w:type="dxa"/>
            <w:tcBorders>
              <w:top w:val="single" w:sz="4" w:space="0" w:color="auto"/>
              <w:left w:val="single" w:sz="4" w:space="0" w:color="auto"/>
              <w:bottom w:val="single" w:sz="4" w:space="0" w:color="auto"/>
              <w:right w:val="single" w:sz="4" w:space="0" w:color="auto"/>
            </w:tcBorders>
            <w:shd w:val="clear" w:color="auto" w:fill="97DDBA"/>
            <w:vAlign w:val="bottom"/>
          </w:tcPr>
          <w:p w14:paraId="0670283D" w14:textId="77777777" w:rsidR="00CB4BEB" w:rsidRPr="001272B4" w:rsidRDefault="00CB4BEB" w:rsidP="003C0924">
            <w:pPr>
              <w:rPr>
                <w:rFonts w:ascii="Trebuchet MS" w:hAnsi="Trebuchet MS"/>
                <w:sz w:val="18"/>
                <w:szCs w:val="18"/>
              </w:rPr>
            </w:pPr>
            <w:r w:rsidRPr="001272B4">
              <w:rPr>
                <w:rFonts w:ascii="Trebuchet MS" w:hAnsi="Trebuchet MS"/>
                <w:sz w:val="18"/>
                <w:szCs w:val="18"/>
              </w:rPr>
              <w:t>Kode for max fart/hastighed</w:t>
            </w:r>
          </w:p>
        </w:tc>
        <w:tc>
          <w:tcPr>
            <w:tcW w:w="1138" w:type="dxa"/>
            <w:tcBorders>
              <w:top w:val="single" w:sz="4" w:space="0" w:color="auto"/>
              <w:left w:val="single" w:sz="4" w:space="0" w:color="auto"/>
              <w:bottom w:val="single" w:sz="4" w:space="0" w:color="auto"/>
              <w:right w:val="single" w:sz="4" w:space="0" w:color="auto"/>
            </w:tcBorders>
            <w:shd w:val="clear" w:color="auto" w:fill="97DDBA"/>
            <w:vAlign w:val="bottom"/>
          </w:tcPr>
          <w:p w14:paraId="17C45560" w14:textId="77777777" w:rsidR="00CB4BEB" w:rsidRPr="001272B4"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single" w:sz="4" w:space="0" w:color="auto"/>
              <w:right w:val="single" w:sz="4" w:space="0" w:color="auto"/>
            </w:tcBorders>
            <w:shd w:val="clear" w:color="auto" w:fill="97DDBA"/>
            <w:vAlign w:val="bottom"/>
          </w:tcPr>
          <w:p w14:paraId="620BF39A" w14:textId="77777777" w:rsidR="00CB4BEB" w:rsidRPr="001272B4" w:rsidRDefault="00CB4BEB" w:rsidP="003C0924">
            <w:pPr>
              <w:rPr>
                <w:rFonts w:ascii="Trebuchet MS" w:hAnsi="Trebuchet MS" w:cs="Trebuchet MS"/>
                <w:sz w:val="18"/>
                <w:szCs w:val="18"/>
              </w:rPr>
            </w:pPr>
          </w:p>
        </w:tc>
        <w:tc>
          <w:tcPr>
            <w:tcW w:w="1436" w:type="dxa"/>
            <w:tcBorders>
              <w:top w:val="single" w:sz="4" w:space="0" w:color="auto"/>
              <w:left w:val="single" w:sz="4" w:space="0" w:color="auto"/>
              <w:bottom w:val="single" w:sz="4" w:space="0" w:color="auto"/>
              <w:right w:val="single" w:sz="4" w:space="0" w:color="auto"/>
            </w:tcBorders>
            <w:shd w:val="clear" w:color="auto" w:fill="97DDBA"/>
            <w:vAlign w:val="bottom"/>
          </w:tcPr>
          <w:p w14:paraId="7F8D4FD4" w14:textId="77777777" w:rsidR="00CB4BEB" w:rsidRPr="001272B4" w:rsidRDefault="00CB4BEB" w:rsidP="003C0924">
            <w:pPr>
              <w:jc w:val="center"/>
              <w:rPr>
                <w:rFonts w:ascii="Trebuchet MS" w:hAnsi="Trebuchet MS" w:cs="Trebuchet MS"/>
                <w:sz w:val="18"/>
                <w:szCs w:val="18"/>
              </w:rPr>
            </w:pPr>
            <w:r w:rsidRPr="001272B4">
              <w:rPr>
                <w:rFonts w:ascii="Trebuchet MS" w:hAnsi="Trebuchet MS" w:cs="Trebuchet MS"/>
                <w:sz w:val="18"/>
                <w:szCs w:val="18"/>
              </w:rPr>
              <w:t>O</w:t>
            </w:r>
          </w:p>
        </w:tc>
        <w:tc>
          <w:tcPr>
            <w:tcW w:w="2298" w:type="dxa"/>
            <w:tcBorders>
              <w:top w:val="single" w:sz="4" w:space="0" w:color="auto"/>
              <w:left w:val="single" w:sz="4" w:space="0" w:color="auto"/>
              <w:bottom w:val="single" w:sz="4" w:space="0" w:color="auto"/>
              <w:right w:val="single" w:sz="4" w:space="0" w:color="auto"/>
            </w:tcBorders>
            <w:shd w:val="clear" w:color="auto" w:fill="97DDBA"/>
            <w:vAlign w:val="bottom"/>
          </w:tcPr>
          <w:p w14:paraId="6B3C8601" w14:textId="77777777" w:rsidR="00CB4BEB" w:rsidRPr="001272B4" w:rsidRDefault="00CB4BEB" w:rsidP="003C0924">
            <w:pPr>
              <w:rPr>
                <w:rFonts w:ascii="Trebuchet MS" w:hAnsi="Trebuchet MS" w:cs="Trebuchet MS"/>
                <w:sz w:val="18"/>
                <w:szCs w:val="18"/>
              </w:rPr>
            </w:pPr>
            <w:proofErr w:type="spellStart"/>
            <w:r>
              <w:rPr>
                <w:rFonts w:ascii="Trebuchet MS" w:hAnsi="Trebuchet MS" w:cs="Trebuchet MS"/>
                <w:bCs/>
                <w:iCs/>
                <w:sz w:val="18"/>
                <w:szCs w:val="18"/>
              </w:rPr>
              <w:t>d_basis_hastighed</w:t>
            </w:r>
            <w:proofErr w:type="spellEnd"/>
          </w:p>
        </w:tc>
      </w:tr>
      <w:tr w:rsidR="00CB4BEB" w:rsidRPr="00CE1917" w14:paraId="40E33785" w14:textId="77777777" w:rsidTr="003C0924">
        <w:trPr>
          <w:trHeight w:hRule="exact" w:val="255"/>
        </w:trPr>
        <w:tc>
          <w:tcPr>
            <w:tcW w:w="2660" w:type="dxa"/>
            <w:tcBorders>
              <w:top w:val="single" w:sz="4" w:space="0" w:color="auto"/>
              <w:left w:val="single" w:sz="4" w:space="0" w:color="auto"/>
              <w:bottom w:val="single" w:sz="4" w:space="0" w:color="auto"/>
              <w:right w:val="single" w:sz="4" w:space="0" w:color="auto"/>
            </w:tcBorders>
            <w:shd w:val="clear" w:color="auto" w:fill="97DDBA"/>
            <w:vAlign w:val="bottom"/>
          </w:tcPr>
          <w:p w14:paraId="397744AC" w14:textId="77777777" w:rsidR="00CB4BEB" w:rsidRPr="001272B4" w:rsidRDefault="00CB4BEB" w:rsidP="003C0924">
            <w:pPr>
              <w:rPr>
                <w:rFonts w:ascii="Trebuchet MS" w:hAnsi="Trebuchet MS"/>
                <w:sz w:val="18"/>
                <w:szCs w:val="18"/>
              </w:rPr>
            </w:pPr>
            <w:r>
              <w:rPr>
                <w:rFonts w:ascii="Trebuchet MS" w:hAnsi="Trebuchet MS"/>
                <w:sz w:val="18"/>
                <w:szCs w:val="18"/>
              </w:rPr>
              <w:t>h</w:t>
            </w:r>
            <w:r w:rsidRPr="001272B4">
              <w:rPr>
                <w:rFonts w:ascii="Trebuchet MS" w:hAnsi="Trebuchet MS"/>
                <w:sz w:val="18"/>
                <w:szCs w:val="18"/>
              </w:rPr>
              <w:t>astighed</w:t>
            </w:r>
          </w:p>
        </w:tc>
        <w:tc>
          <w:tcPr>
            <w:tcW w:w="4687" w:type="dxa"/>
            <w:tcBorders>
              <w:top w:val="single" w:sz="4" w:space="0" w:color="auto"/>
              <w:left w:val="single" w:sz="4" w:space="0" w:color="auto"/>
              <w:bottom w:val="single" w:sz="4" w:space="0" w:color="auto"/>
              <w:right w:val="single" w:sz="4" w:space="0" w:color="auto"/>
            </w:tcBorders>
            <w:shd w:val="clear" w:color="auto" w:fill="97DDBA"/>
            <w:vAlign w:val="bottom"/>
          </w:tcPr>
          <w:p w14:paraId="2F9243C4" w14:textId="77777777" w:rsidR="00CB4BEB" w:rsidRPr="001272B4" w:rsidRDefault="00CB4BEB" w:rsidP="003C0924">
            <w:pPr>
              <w:rPr>
                <w:rFonts w:ascii="Trebuchet MS" w:hAnsi="Trebuchet MS"/>
                <w:sz w:val="18"/>
                <w:szCs w:val="18"/>
              </w:rPr>
            </w:pPr>
            <w:r w:rsidRPr="001272B4">
              <w:rPr>
                <w:rFonts w:ascii="Trebuchet MS" w:hAnsi="Trebuchet MS"/>
                <w:sz w:val="18"/>
                <w:szCs w:val="18"/>
              </w:rPr>
              <w:t>Max fart/hastighed (forbudstavle)</w:t>
            </w:r>
          </w:p>
        </w:tc>
        <w:tc>
          <w:tcPr>
            <w:tcW w:w="1138" w:type="dxa"/>
            <w:tcBorders>
              <w:top w:val="single" w:sz="4" w:space="0" w:color="auto"/>
              <w:left w:val="single" w:sz="4" w:space="0" w:color="auto"/>
              <w:bottom w:val="single" w:sz="4" w:space="0" w:color="auto"/>
              <w:right w:val="single" w:sz="4" w:space="0" w:color="auto"/>
            </w:tcBorders>
            <w:shd w:val="clear" w:color="auto" w:fill="97DDBA"/>
            <w:vAlign w:val="bottom"/>
          </w:tcPr>
          <w:p w14:paraId="193E8268" w14:textId="77777777" w:rsidR="00CB4BEB" w:rsidRPr="001272B4"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single" w:sz="4" w:space="0" w:color="auto"/>
              <w:right w:val="single" w:sz="4" w:space="0" w:color="auto"/>
            </w:tcBorders>
            <w:shd w:val="clear" w:color="auto" w:fill="97DDBA"/>
            <w:vAlign w:val="bottom"/>
          </w:tcPr>
          <w:p w14:paraId="0E1D9F35" w14:textId="77777777" w:rsidR="00CB4BEB" w:rsidRPr="001272B4" w:rsidRDefault="00CB4BEB" w:rsidP="003C0924">
            <w:pPr>
              <w:rPr>
                <w:rFonts w:ascii="Trebuchet MS" w:hAnsi="Trebuchet MS" w:cs="Trebuchet MS"/>
                <w:sz w:val="18"/>
                <w:szCs w:val="18"/>
              </w:rPr>
            </w:pPr>
          </w:p>
        </w:tc>
        <w:tc>
          <w:tcPr>
            <w:tcW w:w="1436" w:type="dxa"/>
            <w:tcBorders>
              <w:top w:val="single" w:sz="4" w:space="0" w:color="auto"/>
              <w:left w:val="single" w:sz="4" w:space="0" w:color="auto"/>
              <w:bottom w:val="single" w:sz="4" w:space="0" w:color="auto"/>
              <w:right w:val="single" w:sz="4" w:space="0" w:color="auto"/>
            </w:tcBorders>
            <w:shd w:val="clear" w:color="auto" w:fill="97DDBA"/>
            <w:vAlign w:val="bottom"/>
          </w:tcPr>
          <w:p w14:paraId="21717C69" w14:textId="77777777" w:rsidR="00CB4BEB" w:rsidRPr="001272B4" w:rsidRDefault="00CB4BEB" w:rsidP="003C0924">
            <w:pPr>
              <w:jc w:val="center"/>
              <w:rPr>
                <w:rFonts w:ascii="Trebuchet MS" w:hAnsi="Trebuchet MS" w:cs="Trebuchet MS"/>
                <w:sz w:val="18"/>
                <w:szCs w:val="18"/>
              </w:rPr>
            </w:pPr>
            <w:r w:rsidRPr="001272B4">
              <w:rPr>
                <w:rFonts w:ascii="Trebuchet MS" w:hAnsi="Trebuchet MS" w:cs="Trebuchet MS"/>
                <w:sz w:val="18"/>
                <w:szCs w:val="18"/>
              </w:rPr>
              <w:t>S</w:t>
            </w:r>
          </w:p>
        </w:tc>
        <w:tc>
          <w:tcPr>
            <w:tcW w:w="2298" w:type="dxa"/>
            <w:tcBorders>
              <w:top w:val="single" w:sz="4" w:space="0" w:color="auto"/>
              <w:left w:val="single" w:sz="4" w:space="0" w:color="auto"/>
              <w:bottom w:val="single" w:sz="4" w:space="0" w:color="auto"/>
              <w:right w:val="single" w:sz="4" w:space="0" w:color="auto"/>
            </w:tcBorders>
            <w:shd w:val="clear" w:color="auto" w:fill="97DDBA"/>
            <w:vAlign w:val="bottom"/>
          </w:tcPr>
          <w:p w14:paraId="19BE9EEA" w14:textId="77777777" w:rsidR="00CB4BEB" w:rsidRPr="001272B4" w:rsidRDefault="00CB4BEB" w:rsidP="003C0924">
            <w:pPr>
              <w:rPr>
                <w:rFonts w:ascii="Trebuchet MS" w:hAnsi="Trebuchet MS" w:cs="Trebuchet MS"/>
                <w:sz w:val="18"/>
                <w:szCs w:val="18"/>
              </w:rPr>
            </w:pPr>
          </w:p>
        </w:tc>
      </w:tr>
      <w:tr w:rsidR="00CB4BEB" w:rsidRPr="00CE1917" w14:paraId="65567632" w14:textId="77777777" w:rsidTr="003C0924">
        <w:trPr>
          <w:trHeight w:hRule="exact" w:val="255"/>
        </w:trPr>
        <w:tc>
          <w:tcPr>
            <w:tcW w:w="2660" w:type="dxa"/>
            <w:tcBorders>
              <w:top w:val="single" w:sz="4" w:space="0" w:color="auto"/>
              <w:left w:val="single" w:sz="4" w:space="0" w:color="auto"/>
              <w:bottom w:val="single" w:sz="4" w:space="0" w:color="auto"/>
              <w:right w:val="single" w:sz="4" w:space="0" w:color="auto"/>
            </w:tcBorders>
            <w:shd w:val="clear" w:color="auto" w:fill="97DDBD"/>
            <w:vAlign w:val="bottom"/>
          </w:tcPr>
          <w:p w14:paraId="67D5D237" w14:textId="77777777" w:rsidR="00CB4BEB" w:rsidRPr="001272B4" w:rsidRDefault="00CB4BEB" w:rsidP="003C0924">
            <w:pPr>
              <w:rPr>
                <w:rFonts w:ascii="Trebuchet MS" w:hAnsi="Trebuchet MS"/>
                <w:sz w:val="18"/>
                <w:szCs w:val="18"/>
              </w:rPr>
            </w:pPr>
            <w:proofErr w:type="spellStart"/>
            <w:r w:rsidRPr="001272B4">
              <w:rPr>
                <w:rFonts w:ascii="Trebuchet MS" w:hAnsi="Trebuchet MS"/>
                <w:sz w:val="18"/>
                <w:szCs w:val="18"/>
              </w:rPr>
              <w:t>anbefalet_hastighed_kode</w:t>
            </w:r>
            <w:proofErr w:type="spellEnd"/>
          </w:p>
        </w:tc>
        <w:tc>
          <w:tcPr>
            <w:tcW w:w="4687" w:type="dxa"/>
            <w:tcBorders>
              <w:top w:val="single" w:sz="4" w:space="0" w:color="auto"/>
              <w:left w:val="single" w:sz="4" w:space="0" w:color="auto"/>
              <w:bottom w:val="single" w:sz="4" w:space="0" w:color="auto"/>
              <w:right w:val="single" w:sz="4" w:space="0" w:color="auto"/>
            </w:tcBorders>
            <w:shd w:val="clear" w:color="auto" w:fill="97DDBD"/>
            <w:vAlign w:val="bottom"/>
          </w:tcPr>
          <w:p w14:paraId="10EE6D36" w14:textId="77777777" w:rsidR="00CB4BEB" w:rsidRPr="001272B4" w:rsidRDefault="00CB4BEB" w:rsidP="003C0924">
            <w:pPr>
              <w:rPr>
                <w:rFonts w:ascii="Trebuchet MS" w:hAnsi="Trebuchet MS"/>
                <w:sz w:val="18"/>
                <w:szCs w:val="18"/>
              </w:rPr>
            </w:pPr>
            <w:r w:rsidRPr="001272B4">
              <w:rPr>
                <w:rFonts w:ascii="Trebuchet MS" w:hAnsi="Trebuchet MS"/>
                <w:sz w:val="18"/>
                <w:szCs w:val="18"/>
              </w:rPr>
              <w:t>Kode for anbefalet hastighed (blå tavle)</w:t>
            </w:r>
          </w:p>
        </w:tc>
        <w:tc>
          <w:tcPr>
            <w:tcW w:w="1138" w:type="dxa"/>
            <w:tcBorders>
              <w:top w:val="single" w:sz="4" w:space="0" w:color="auto"/>
              <w:left w:val="single" w:sz="4" w:space="0" w:color="auto"/>
              <w:bottom w:val="single" w:sz="4" w:space="0" w:color="auto"/>
              <w:right w:val="single" w:sz="4" w:space="0" w:color="auto"/>
            </w:tcBorders>
            <w:shd w:val="clear" w:color="auto" w:fill="97DDBD"/>
            <w:vAlign w:val="bottom"/>
          </w:tcPr>
          <w:p w14:paraId="25E0734E" w14:textId="77777777" w:rsidR="00CB4BEB" w:rsidRPr="001272B4"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single" w:sz="4" w:space="0" w:color="auto"/>
              <w:right w:val="single" w:sz="4" w:space="0" w:color="auto"/>
            </w:tcBorders>
            <w:shd w:val="clear" w:color="auto" w:fill="97DDBD"/>
            <w:vAlign w:val="bottom"/>
          </w:tcPr>
          <w:p w14:paraId="2EB44424" w14:textId="77777777" w:rsidR="00CB4BEB" w:rsidRPr="001272B4" w:rsidRDefault="00CB4BEB" w:rsidP="003C0924">
            <w:pPr>
              <w:rPr>
                <w:rFonts w:ascii="Trebuchet MS" w:hAnsi="Trebuchet MS" w:cs="Trebuchet MS"/>
                <w:sz w:val="18"/>
                <w:szCs w:val="18"/>
              </w:rPr>
            </w:pPr>
          </w:p>
        </w:tc>
        <w:tc>
          <w:tcPr>
            <w:tcW w:w="1436" w:type="dxa"/>
            <w:tcBorders>
              <w:top w:val="single" w:sz="4" w:space="0" w:color="auto"/>
              <w:left w:val="single" w:sz="4" w:space="0" w:color="auto"/>
              <w:bottom w:val="single" w:sz="4" w:space="0" w:color="auto"/>
              <w:right w:val="single" w:sz="4" w:space="0" w:color="auto"/>
            </w:tcBorders>
            <w:shd w:val="clear" w:color="auto" w:fill="97DDBD"/>
            <w:vAlign w:val="bottom"/>
          </w:tcPr>
          <w:p w14:paraId="54A6D385" w14:textId="77777777" w:rsidR="00CB4BEB" w:rsidRPr="001272B4" w:rsidRDefault="00CB4BEB" w:rsidP="003C0924">
            <w:pPr>
              <w:jc w:val="center"/>
              <w:rPr>
                <w:rFonts w:ascii="Trebuchet MS" w:hAnsi="Trebuchet MS" w:cs="Trebuchet MS"/>
                <w:sz w:val="18"/>
                <w:szCs w:val="18"/>
              </w:rPr>
            </w:pPr>
            <w:r w:rsidRPr="001272B4">
              <w:rPr>
                <w:rFonts w:ascii="Trebuchet MS" w:hAnsi="Trebuchet MS" w:cs="Trebuchet MS"/>
                <w:sz w:val="18"/>
                <w:szCs w:val="18"/>
              </w:rPr>
              <w:t>O</w:t>
            </w:r>
          </w:p>
        </w:tc>
        <w:tc>
          <w:tcPr>
            <w:tcW w:w="2298" w:type="dxa"/>
            <w:tcBorders>
              <w:top w:val="single" w:sz="4" w:space="0" w:color="auto"/>
              <w:left w:val="single" w:sz="4" w:space="0" w:color="auto"/>
              <w:bottom w:val="single" w:sz="4" w:space="0" w:color="auto"/>
              <w:right w:val="single" w:sz="4" w:space="0" w:color="auto"/>
            </w:tcBorders>
            <w:shd w:val="clear" w:color="auto" w:fill="97DDBD"/>
            <w:vAlign w:val="bottom"/>
          </w:tcPr>
          <w:p w14:paraId="1F0D893C" w14:textId="77777777" w:rsidR="00CB4BEB" w:rsidRPr="001272B4" w:rsidRDefault="00CB4BEB" w:rsidP="003C0924">
            <w:pPr>
              <w:rPr>
                <w:rFonts w:ascii="Trebuchet MS" w:hAnsi="Trebuchet MS" w:cs="Trebuchet MS"/>
                <w:sz w:val="18"/>
                <w:szCs w:val="18"/>
              </w:rPr>
            </w:pPr>
            <w:proofErr w:type="spellStart"/>
            <w:r>
              <w:rPr>
                <w:rFonts w:ascii="Trebuchet MS" w:hAnsi="Trebuchet MS" w:cs="Trebuchet MS"/>
                <w:sz w:val="18"/>
                <w:szCs w:val="18"/>
              </w:rPr>
              <w:t>d_basis_hastighed</w:t>
            </w:r>
            <w:proofErr w:type="spellEnd"/>
          </w:p>
        </w:tc>
      </w:tr>
      <w:tr w:rsidR="00CB4BEB" w:rsidRPr="00CE1917" w14:paraId="6677CE39" w14:textId="77777777" w:rsidTr="003C0924">
        <w:trPr>
          <w:trHeight w:hRule="exact" w:val="255"/>
        </w:trPr>
        <w:tc>
          <w:tcPr>
            <w:tcW w:w="2660" w:type="dxa"/>
            <w:tcBorders>
              <w:top w:val="single" w:sz="4" w:space="0" w:color="auto"/>
              <w:left w:val="single" w:sz="4" w:space="0" w:color="auto"/>
              <w:bottom w:val="nil"/>
              <w:right w:val="single" w:sz="4" w:space="0" w:color="auto"/>
            </w:tcBorders>
            <w:shd w:val="clear" w:color="auto" w:fill="97DDBD"/>
            <w:vAlign w:val="bottom"/>
          </w:tcPr>
          <w:p w14:paraId="41014D3B" w14:textId="77777777" w:rsidR="00CB4BEB" w:rsidRPr="001272B4" w:rsidRDefault="00CB4BEB" w:rsidP="003C0924">
            <w:pPr>
              <w:rPr>
                <w:rFonts w:ascii="Trebuchet MS" w:hAnsi="Trebuchet MS"/>
                <w:sz w:val="18"/>
                <w:szCs w:val="18"/>
              </w:rPr>
            </w:pPr>
            <w:proofErr w:type="spellStart"/>
            <w:r w:rsidRPr="001272B4">
              <w:rPr>
                <w:rFonts w:ascii="Trebuchet MS" w:hAnsi="Trebuchet MS"/>
                <w:sz w:val="18"/>
                <w:szCs w:val="18"/>
              </w:rPr>
              <w:t>anbefalet_hastighed</w:t>
            </w:r>
            <w:proofErr w:type="spellEnd"/>
          </w:p>
        </w:tc>
        <w:tc>
          <w:tcPr>
            <w:tcW w:w="4687" w:type="dxa"/>
            <w:tcBorders>
              <w:top w:val="single" w:sz="4" w:space="0" w:color="auto"/>
              <w:left w:val="single" w:sz="4" w:space="0" w:color="auto"/>
              <w:bottom w:val="nil"/>
              <w:right w:val="single" w:sz="4" w:space="0" w:color="auto"/>
            </w:tcBorders>
            <w:shd w:val="clear" w:color="auto" w:fill="97DDBD"/>
            <w:vAlign w:val="bottom"/>
          </w:tcPr>
          <w:p w14:paraId="69FCADF1" w14:textId="77777777" w:rsidR="00CB4BEB" w:rsidRPr="001272B4" w:rsidRDefault="00CB4BEB" w:rsidP="003C0924">
            <w:pPr>
              <w:rPr>
                <w:rFonts w:ascii="Trebuchet MS" w:hAnsi="Trebuchet MS"/>
                <w:sz w:val="18"/>
                <w:szCs w:val="18"/>
              </w:rPr>
            </w:pPr>
            <w:r w:rsidRPr="001272B4">
              <w:rPr>
                <w:rFonts w:ascii="Trebuchet MS" w:hAnsi="Trebuchet MS"/>
                <w:sz w:val="18"/>
                <w:szCs w:val="18"/>
              </w:rPr>
              <w:t>Anbefalet hastighed (blå tavle)</w:t>
            </w:r>
          </w:p>
        </w:tc>
        <w:tc>
          <w:tcPr>
            <w:tcW w:w="1138" w:type="dxa"/>
            <w:tcBorders>
              <w:top w:val="single" w:sz="4" w:space="0" w:color="auto"/>
              <w:left w:val="single" w:sz="4" w:space="0" w:color="auto"/>
              <w:bottom w:val="nil"/>
              <w:right w:val="single" w:sz="4" w:space="0" w:color="auto"/>
            </w:tcBorders>
            <w:shd w:val="clear" w:color="auto" w:fill="97DDBD"/>
            <w:vAlign w:val="bottom"/>
          </w:tcPr>
          <w:p w14:paraId="1DA9EAC4" w14:textId="77777777" w:rsidR="00CB4BEB" w:rsidRPr="001272B4"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D"/>
            <w:vAlign w:val="bottom"/>
          </w:tcPr>
          <w:p w14:paraId="1AA0307B" w14:textId="77777777" w:rsidR="00CB4BEB" w:rsidRPr="001272B4" w:rsidRDefault="00CB4BEB" w:rsidP="003C0924">
            <w:pPr>
              <w:rPr>
                <w:rFonts w:ascii="Trebuchet MS" w:hAnsi="Trebuchet MS" w:cs="Trebuchet MS"/>
                <w:sz w:val="18"/>
                <w:szCs w:val="18"/>
              </w:rPr>
            </w:pPr>
          </w:p>
        </w:tc>
        <w:tc>
          <w:tcPr>
            <w:tcW w:w="1436" w:type="dxa"/>
            <w:tcBorders>
              <w:top w:val="single" w:sz="4" w:space="0" w:color="auto"/>
              <w:left w:val="single" w:sz="4" w:space="0" w:color="auto"/>
              <w:bottom w:val="nil"/>
              <w:right w:val="single" w:sz="4" w:space="0" w:color="auto"/>
            </w:tcBorders>
            <w:shd w:val="clear" w:color="auto" w:fill="97DDBD"/>
            <w:vAlign w:val="bottom"/>
          </w:tcPr>
          <w:p w14:paraId="0E7098E8" w14:textId="77777777" w:rsidR="00CB4BEB" w:rsidRPr="001272B4" w:rsidRDefault="00CB4BEB" w:rsidP="003C0924">
            <w:pPr>
              <w:jc w:val="center"/>
              <w:rPr>
                <w:rFonts w:ascii="Trebuchet MS" w:hAnsi="Trebuchet MS" w:cs="Trebuchet MS"/>
                <w:sz w:val="18"/>
                <w:szCs w:val="18"/>
              </w:rPr>
            </w:pPr>
            <w:r w:rsidRPr="001272B4">
              <w:rPr>
                <w:rFonts w:ascii="Trebuchet MS" w:hAnsi="Trebuchet MS" w:cs="Trebuchet MS"/>
                <w:sz w:val="18"/>
                <w:szCs w:val="18"/>
              </w:rPr>
              <w:t>S</w:t>
            </w:r>
          </w:p>
        </w:tc>
        <w:tc>
          <w:tcPr>
            <w:tcW w:w="2298" w:type="dxa"/>
            <w:tcBorders>
              <w:top w:val="single" w:sz="4" w:space="0" w:color="auto"/>
              <w:left w:val="single" w:sz="4" w:space="0" w:color="auto"/>
              <w:bottom w:val="nil"/>
              <w:right w:val="single" w:sz="4" w:space="0" w:color="auto"/>
            </w:tcBorders>
            <w:shd w:val="clear" w:color="auto" w:fill="97DDBD"/>
            <w:vAlign w:val="bottom"/>
          </w:tcPr>
          <w:p w14:paraId="10A6B4EE" w14:textId="77777777" w:rsidR="00CB4BEB" w:rsidRPr="001272B4" w:rsidRDefault="00CB4BEB" w:rsidP="003C0924">
            <w:pPr>
              <w:rPr>
                <w:rFonts w:ascii="Trebuchet MS" w:hAnsi="Trebuchet MS" w:cs="Trebuchet MS"/>
                <w:sz w:val="18"/>
                <w:szCs w:val="18"/>
              </w:rPr>
            </w:pPr>
          </w:p>
        </w:tc>
      </w:tr>
      <w:tr w:rsidR="00CB4BEB" w:rsidRPr="00CE1917" w14:paraId="1BBAE68B" w14:textId="77777777" w:rsidTr="003C0924">
        <w:trPr>
          <w:trHeight w:hRule="exact" w:val="255"/>
        </w:trPr>
        <w:tc>
          <w:tcPr>
            <w:tcW w:w="2660" w:type="dxa"/>
            <w:tcBorders>
              <w:top w:val="single" w:sz="4" w:space="0" w:color="auto"/>
              <w:left w:val="single" w:sz="4" w:space="0" w:color="auto"/>
              <w:bottom w:val="single" w:sz="4" w:space="0" w:color="auto"/>
              <w:right w:val="single" w:sz="4" w:space="0" w:color="auto"/>
            </w:tcBorders>
            <w:shd w:val="clear" w:color="auto" w:fill="97DDBA"/>
            <w:vAlign w:val="bottom"/>
          </w:tcPr>
          <w:p w14:paraId="1D2F50A7" w14:textId="77777777" w:rsidR="00CB4BEB" w:rsidRPr="001272B4" w:rsidRDefault="00CB4BEB" w:rsidP="003C0924">
            <w:pPr>
              <w:rPr>
                <w:rFonts w:ascii="Trebuchet MS" w:hAnsi="Trebuchet MS" w:cs="Trebuchet MS"/>
                <w:sz w:val="18"/>
                <w:szCs w:val="18"/>
              </w:rPr>
            </w:pPr>
            <w:r>
              <w:rPr>
                <w:rFonts w:ascii="Trebuchet MS" w:hAnsi="Trebuchet MS" w:cs="Trebuchet MS"/>
                <w:sz w:val="18"/>
                <w:szCs w:val="18"/>
              </w:rPr>
              <w:t>l</w:t>
            </w:r>
            <w:r w:rsidRPr="001272B4">
              <w:rPr>
                <w:rFonts w:ascii="Trebuchet MS" w:hAnsi="Trebuchet MS" w:cs="Trebuchet MS"/>
                <w:sz w:val="18"/>
                <w:szCs w:val="18"/>
              </w:rPr>
              <w:t>ink</w:t>
            </w:r>
          </w:p>
        </w:tc>
        <w:tc>
          <w:tcPr>
            <w:tcW w:w="10915"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B35D861" w14:textId="77777777" w:rsidR="00CB4BEB" w:rsidRPr="005810E9" w:rsidRDefault="00CB4BEB" w:rsidP="003C0924">
            <w:pPr>
              <w:rPr>
                <w:rFonts w:ascii="Trebuchet MS" w:hAnsi="Trebuchet MS" w:cs="Trebuchet MS"/>
                <w:sz w:val="18"/>
                <w:szCs w:val="18"/>
              </w:rPr>
            </w:pPr>
            <w:r w:rsidRPr="005810E9">
              <w:rPr>
                <w:rFonts w:ascii="Trebuchet MS" w:hAnsi="Trebuchet MS" w:cs="Trebuchet MS"/>
                <w:sz w:val="18"/>
                <w:szCs w:val="18"/>
              </w:rPr>
              <w:t>Felt defineret under: 4.1 Standardiserede felter til de temaspecifikke datamodeller</w:t>
            </w:r>
          </w:p>
        </w:tc>
      </w:tr>
      <w:tr w:rsidR="00CB4BEB" w:rsidRPr="0051728E" w14:paraId="4F499CD9" w14:textId="77777777" w:rsidTr="003C0924">
        <w:tc>
          <w:tcPr>
            <w:tcW w:w="13575" w:type="dxa"/>
            <w:gridSpan w:val="6"/>
            <w:tcBorders>
              <w:top w:val="nil"/>
              <w:left w:val="nil"/>
              <w:bottom w:val="nil"/>
              <w:right w:val="nil"/>
            </w:tcBorders>
            <w:shd w:val="clear" w:color="auto" w:fill="97DDBA"/>
            <w:vAlign w:val="center"/>
          </w:tcPr>
          <w:p w14:paraId="6C2B2C26"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5613122A" w14:textId="77777777" w:rsidR="00CB4BEB" w:rsidRDefault="00CB4BEB" w:rsidP="00CB4BEB">
      <w:pPr>
        <w:pStyle w:val="Overskrift6"/>
      </w:pPr>
      <w:r>
        <w:lastRenderedPageBreak/>
        <w:t>5.7.4.1</w:t>
      </w:r>
      <w:r w:rsidRPr="00A32757">
        <w:t xml:space="preserve"> </w:t>
      </w:r>
      <w:r>
        <w:t>Metadata</w:t>
      </w:r>
      <w:r w:rsidRPr="00381BC9">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0A76253D" w14:textId="77777777" w:rsidTr="003C0924">
        <w:trPr>
          <w:trHeight w:hRule="exact" w:val="255"/>
        </w:trPr>
        <w:tc>
          <w:tcPr>
            <w:tcW w:w="2235" w:type="dxa"/>
            <w:shd w:val="clear" w:color="auto" w:fill="D9D9D9"/>
            <w:vAlign w:val="bottom"/>
          </w:tcPr>
          <w:p w14:paraId="34ACAD3A"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5F7E46FC"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BD1E2A3" w14:textId="77777777" w:rsidTr="003C0924">
        <w:trPr>
          <w:trHeight w:hRule="exact" w:val="255"/>
        </w:trPr>
        <w:tc>
          <w:tcPr>
            <w:tcW w:w="2235" w:type="dxa"/>
            <w:shd w:val="clear" w:color="auto" w:fill="E0E0E0"/>
            <w:vAlign w:val="bottom"/>
          </w:tcPr>
          <w:p w14:paraId="717F5A0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3DAD48E2" w14:textId="77777777" w:rsidR="00CB4BEB" w:rsidRPr="0051728E" w:rsidRDefault="00CB4BEB" w:rsidP="003C0924">
            <w:pPr>
              <w:rPr>
                <w:rFonts w:ascii="Trebuchet MS" w:hAnsi="Trebuchet MS" w:cs="Trebuchet MS"/>
                <w:sz w:val="18"/>
                <w:szCs w:val="18"/>
              </w:rPr>
            </w:pPr>
            <w:r w:rsidRPr="004960D9">
              <w:rPr>
                <w:rFonts w:ascii="Trebuchet MS" w:hAnsi="Trebuchet MS" w:cs="Trebuchet MS"/>
                <w:sz w:val="18"/>
                <w:szCs w:val="18"/>
              </w:rPr>
              <w:t>Hastighedszone</w:t>
            </w:r>
          </w:p>
        </w:tc>
      </w:tr>
      <w:tr w:rsidR="00CB4BEB" w:rsidRPr="0051728E" w14:paraId="4E992AAE" w14:textId="77777777" w:rsidTr="003C0924">
        <w:trPr>
          <w:trHeight w:hRule="exact" w:val="255"/>
        </w:trPr>
        <w:tc>
          <w:tcPr>
            <w:tcW w:w="2235" w:type="dxa"/>
            <w:shd w:val="clear" w:color="auto" w:fill="E0E0E0"/>
            <w:vAlign w:val="bottom"/>
          </w:tcPr>
          <w:p w14:paraId="7DF06D90"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0BA8322A" w14:textId="77777777" w:rsidR="00CB4BEB" w:rsidRDefault="00CB4BEB" w:rsidP="003C0924">
            <w:pPr>
              <w:rPr>
                <w:rFonts w:ascii="Trebuchet MS" w:hAnsi="Trebuchet MS"/>
                <w:sz w:val="18"/>
                <w:szCs w:val="18"/>
              </w:rPr>
            </w:pPr>
            <w:r>
              <w:rPr>
                <w:rFonts w:ascii="Trebuchet MS" w:hAnsi="Trebuchet MS"/>
                <w:sz w:val="18"/>
                <w:szCs w:val="18"/>
              </w:rPr>
              <w:t>5603</w:t>
            </w:r>
          </w:p>
        </w:tc>
      </w:tr>
      <w:tr w:rsidR="00CB4BEB" w:rsidRPr="0051728E" w14:paraId="3FB20C8B" w14:textId="77777777" w:rsidTr="003C0924">
        <w:trPr>
          <w:trHeight w:hRule="exact" w:val="255"/>
        </w:trPr>
        <w:tc>
          <w:tcPr>
            <w:tcW w:w="2235" w:type="dxa"/>
            <w:shd w:val="clear" w:color="auto" w:fill="E0E0E0"/>
            <w:vAlign w:val="bottom"/>
          </w:tcPr>
          <w:p w14:paraId="6507429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629315A3" w14:textId="77777777" w:rsidR="00CB4BEB" w:rsidRPr="005810E9" w:rsidRDefault="00CB4BEB" w:rsidP="003C0924">
            <w:pPr>
              <w:rPr>
                <w:rFonts w:ascii="Trebuchet MS" w:hAnsi="Trebuchet MS" w:cs="Trebuchet MS"/>
                <w:sz w:val="18"/>
                <w:szCs w:val="18"/>
              </w:rPr>
            </w:pPr>
            <w:r w:rsidRPr="005810E9">
              <w:rPr>
                <w:rFonts w:ascii="Trebuchet MS" w:hAnsi="Trebuchet MS"/>
                <w:sz w:val="18"/>
                <w:szCs w:val="18"/>
              </w:rPr>
              <w:t>Zoner i byer, hvor der er begrænsninger på hastigheden.</w:t>
            </w:r>
          </w:p>
        </w:tc>
      </w:tr>
      <w:tr w:rsidR="00CB4BEB" w:rsidRPr="0051728E" w14:paraId="43A8469F" w14:textId="77777777" w:rsidTr="003C0924">
        <w:trPr>
          <w:trHeight w:hRule="exact" w:val="255"/>
        </w:trPr>
        <w:tc>
          <w:tcPr>
            <w:tcW w:w="2235" w:type="dxa"/>
            <w:shd w:val="clear" w:color="auto" w:fill="E0E0E0"/>
            <w:vAlign w:val="bottom"/>
          </w:tcPr>
          <w:p w14:paraId="2C9813C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613B869E"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Zoner hvor der f.eks. er sat en begrænsning på hastigheden kun må ske med max 30 km/t.</w:t>
            </w:r>
          </w:p>
        </w:tc>
      </w:tr>
      <w:tr w:rsidR="00CB4BEB" w:rsidRPr="0051728E" w14:paraId="4C7D9CD5" w14:textId="77777777" w:rsidTr="003C0924">
        <w:trPr>
          <w:trHeight w:hRule="exact" w:val="255"/>
        </w:trPr>
        <w:tc>
          <w:tcPr>
            <w:tcW w:w="2235" w:type="dxa"/>
            <w:shd w:val="clear" w:color="auto" w:fill="E0E0E0"/>
            <w:vAlign w:val="bottom"/>
          </w:tcPr>
          <w:p w14:paraId="29AA18D5"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7D875966"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sagsbehandler og borger via selvbetjeningsløsninger, hvordan hastigheden er begrænset i zonen.</w:t>
            </w:r>
          </w:p>
        </w:tc>
      </w:tr>
      <w:tr w:rsidR="00CB4BEB" w:rsidRPr="0051728E" w14:paraId="4200EF09" w14:textId="77777777" w:rsidTr="003C0924">
        <w:trPr>
          <w:trHeight w:hRule="exact" w:val="255"/>
        </w:trPr>
        <w:tc>
          <w:tcPr>
            <w:tcW w:w="2235" w:type="dxa"/>
            <w:shd w:val="clear" w:color="auto" w:fill="E0E0E0"/>
            <w:vAlign w:val="bottom"/>
          </w:tcPr>
          <w:p w14:paraId="09F67E1C"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5050ACC5"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Transportnet</w:t>
            </w:r>
          </w:p>
        </w:tc>
      </w:tr>
      <w:tr w:rsidR="00CB4BEB" w:rsidRPr="0051728E" w14:paraId="626CD9C1" w14:textId="77777777" w:rsidTr="003C0924">
        <w:trPr>
          <w:trHeight w:hRule="exact" w:val="255"/>
        </w:trPr>
        <w:tc>
          <w:tcPr>
            <w:tcW w:w="2235" w:type="dxa"/>
            <w:shd w:val="clear" w:color="auto" w:fill="E0E0E0"/>
            <w:vAlign w:val="bottom"/>
          </w:tcPr>
          <w:p w14:paraId="38DF1492" w14:textId="77777777" w:rsidR="00CB4BEB" w:rsidRPr="00492FFE" w:rsidRDefault="00CB4BEB" w:rsidP="003C0924">
            <w:pPr>
              <w:rPr>
                <w:rFonts w:ascii="Trebuchet MS" w:hAnsi="Trebuchet MS" w:cs="Trebuchet MS"/>
                <w:sz w:val="18"/>
                <w:szCs w:val="18"/>
              </w:rPr>
            </w:pPr>
            <w:proofErr w:type="spellStart"/>
            <w:r w:rsidRPr="00E45822">
              <w:rPr>
                <w:rFonts w:ascii="Trebuchet MS" w:hAnsi="Trebuchet MS" w:cs="Trebuchet MS"/>
                <w:sz w:val="18"/>
                <w:szCs w:val="18"/>
              </w:rPr>
              <w:t>No</w:t>
            </w:r>
            <w:r w:rsidRPr="003A52C1">
              <w:rPr>
                <w:rFonts w:ascii="Trebuchet MS" w:hAnsi="Trebuchet MS" w:cs="Trebuchet MS"/>
                <w:sz w:val="18"/>
                <w:szCs w:val="18"/>
              </w:rPr>
              <w:t>e</w:t>
            </w:r>
            <w:r w:rsidRPr="00E45822">
              <w:rPr>
                <w:rFonts w:ascii="Trebuchet MS" w:hAnsi="Trebuchet MS" w:cs="Trebuchet MS"/>
                <w:sz w:val="18"/>
                <w:szCs w:val="18"/>
              </w:rPr>
              <w:t>gle</w:t>
            </w:r>
            <w:r w:rsidRPr="00492FFE">
              <w:rPr>
                <w:rFonts w:ascii="Trebuchet MS" w:hAnsi="Trebuchet MS" w:cs="Trebuchet MS"/>
                <w:sz w:val="18"/>
                <w:szCs w:val="18"/>
              </w:rPr>
              <w:t>_ord</w:t>
            </w:r>
            <w:proofErr w:type="spellEnd"/>
          </w:p>
        </w:tc>
        <w:tc>
          <w:tcPr>
            <w:tcW w:w="11340" w:type="dxa"/>
            <w:shd w:val="clear" w:color="auto" w:fill="FFFFFF"/>
            <w:vAlign w:val="bottom"/>
          </w:tcPr>
          <w:p w14:paraId="6124F8E2"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sz w:val="18"/>
                <w:szCs w:val="18"/>
              </w:rPr>
              <w:t>Hastighed, Fart</w:t>
            </w:r>
          </w:p>
        </w:tc>
      </w:tr>
      <w:tr w:rsidR="00CB4BEB" w:rsidRPr="0051728E" w14:paraId="24719DDF" w14:textId="77777777" w:rsidTr="003C0924">
        <w:trPr>
          <w:trHeight w:hRule="exact" w:val="255"/>
        </w:trPr>
        <w:tc>
          <w:tcPr>
            <w:tcW w:w="2235" w:type="dxa"/>
            <w:shd w:val="clear" w:color="auto" w:fill="E0E0E0"/>
            <w:vAlign w:val="bottom"/>
          </w:tcPr>
          <w:p w14:paraId="04EAB14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3A9FEDC6"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413A7B04" w14:textId="77777777" w:rsidTr="003C0924">
        <w:trPr>
          <w:trHeight w:hRule="exact" w:val="255"/>
        </w:trPr>
        <w:tc>
          <w:tcPr>
            <w:tcW w:w="2235" w:type="dxa"/>
            <w:shd w:val="clear" w:color="auto" w:fill="E0E0E0"/>
            <w:vAlign w:val="bottom"/>
          </w:tcPr>
          <w:p w14:paraId="35C23ECB"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77EFAFDC" w14:textId="77777777" w:rsidR="00CB4BEB" w:rsidRPr="00FE3FC3" w:rsidRDefault="00CB4BEB" w:rsidP="003C0924">
            <w:pPr>
              <w:rPr>
                <w:rFonts w:ascii="Trebuchet MS" w:hAnsi="Trebuchet MS" w:cs="Trebuchet MS"/>
                <w:sz w:val="18"/>
                <w:szCs w:val="18"/>
              </w:rPr>
            </w:pPr>
          </w:p>
        </w:tc>
      </w:tr>
      <w:tr w:rsidR="00CB4BEB" w:rsidRPr="00186E64" w14:paraId="3F4B97C8" w14:textId="77777777" w:rsidTr="003C0924">
        <w:trPr>
          <w:trHeight w:hRule="exact" w:val="255"/>
        </w:trPr>
        <w:tc>
          <w:tcPr>
            <w:tcW w:w="2235" w:type="dxa"/>
            <w:shd w:val="clear" w:color="auto" w:fill="E0E0E0"/>
            <w:vAlign w:val="bottom"/>
          </w:tcPr>
          <w:p w14:paraId="7B8E1819" w14:textId="77777777" w:rsidR="00CB4BEB" w:rsidRPr="00C60C42" w:rsidRDefault="00CB4BEB" w:rsidP="003C0924">
            <w:pPr>
              <w:rPr>
                <w:rFonts w:ascii="Trebuchet MS" w:hAnsi="Trebuchet MS" w:cs="Trebuchet MS"/>
                <w:sz w:val="18"/>
                <w:szCs w:val="18"/>
              </w:rPr>
            </w:pPr>
            <w:proofErr w:type="spellStart"/>
            <w:r w:rsidRPr="00C60C42">
              <w:rPr>
                <w:rFonts w:ascii="Trebuchet MS" w:hAnsi="Trebuchet MS" w:cs="Trebuchet MS"/>
                <w:sz w:val="18"/>
                <w:szCs w:val="18"/>
              </w:rPr>
              <w:t>KLE_koder</w:t>
            </w:r>
            <w:proofErr w:type="spellEnd"/>
          </w:p>
        </w:tc>
        <w:tc>
          <w:tcPr>
            <w:tcW w:w="11340" w:type="dxa"/>
            <w:shd w:val="clear" w:color="auto" w:fill="FFFFFF"/>
            <w:vAlign w:val="bottom"/>
          </w:tcPr>
          <w:p w14:paraId="153F7A82" w14:textId="77777777" w:rsidR="00CB4BEB" w:rsidRPr="00C60C42" w:rsidRDefault="00CB4BEB" w:rsidP="003C0924">
            <w:pPr>
              <w:rPr>
                <w:rFonts w:ascii="Trebuchet MS" w:hAnsi="Trebuchet MS" w:cs="Trebuchet MS"/>
                <w:sz w:val="18"/>
                <w:szCs w:val="18"/>
              </w:rPr>
            </w:pPr>
            <w:r w:rsidRPr="00A4211B">
              <w:rPr>
                <w:rFonts w:ascii="Trebuchet MS" w:hAnsi="Trebuchet MS" w:cs="Trebuchet MS"/>
                <w:sz w:val="18"/>
                <w:szCs w:val="18"/>
              </w:rPr>
              <w:t>05.13.00</w:t>
            </w:r>
          </w:p>
        </w:tc>
      </w:tr>
    </w:tbl>
    <w:p w14:paraId="520AA33B" w14:textId="77777777" w:rsidR="00CB4BEB" w:rsidRPr="00A32757" w:rsidRDefault="00CB4BEB" w:rsidP="00CB4BEB">
      <w:pPr>
        <w:pStyle w:val="Overskrift6"/>
      </w:pPr>
      <w:r>
        <w:t>5.7.4.2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6"/>
        <w:gridCol w:w="8960"/>
      </w:tblGrid>
      <w:tr w:rsidR="00CB4BEB" w:rsidRPr="0051728E" w14:paraId="77C3EB4C" w14:textId="77777777" w:rsidTr="003C0924">
        <w:trPr>
          <w:trHeight w:hRule="exact" w:val="255"/>
        </w:trPr>
        <w:tc>
          <w:tcPr>
            <w:tcW w:w="4503" w:type="dxa"/>
            <w:shd w:val="clear" w:color="auto" w:fill="D9D9D9"/>
            <w:vAlign w:val="center"/>
          </w:tcPr>
          <w:p w14:paraId="7D24E486"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center"/>
          </w:tcPr>
          <w:p w14:paraId="0B5FDD9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54BB143A" w14:textId="77777777" w:rsidTr="003C0924">
        <w:trPr>
          <w:trHeight w:hRule="exact" w:val="510"/>
        </w:trPr>
        <w:tc>
          <w:tcPr>
            <w:tcW w:w="4503" w:type="dxa"/>
            <w:shd w:val="clear" w:color="auto" w:fill="E0E0E0"/>
            <w:vAlign w:val="center"/>
          </w:tcPr>
          <w:p w14:paraId="3226CAD5"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center"/>
          </w:tcPr>
          <w:p w14:paraId="1540098D"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Fladen tegnes med snap til </w:t>
            </w:r>
            <w:proofErr w:type="spellStart"/>
            <w:r w:rsidRPr="00A4211B">
              <w:rPr>
                <w:rFonts w:ascii="Trebuchet MS" w:hAnsi="Trebuchet MS" w:cs="Trebuchet MS"/>
                <w:sz w:val="18"/>
                <w:szCs w:val="18"/>
              </w:rPr>
              <w:t>GeoDanmark</w:t>
            </w:r>
            <w:proofErr w:type="spellEnd"/>
            <w:r>
              <w:rPr>
                <w:rFonts w:ascii="Trebuchet MS" w:hAnsi="Trebuchet MS" w:cs="Trebuchet MS"/>
                <w:sz w:val="18"/>
                <w:szCs w:val="18"/>
              </w:rPr>
              <w:t xml:space="preserve">-vejmidte ud for skilte med hastighedszonen. Dette skilt vil ofte kunne genkendes på </w:t>
            </w:r>
            <w:proofErr w:type="spellStart"/>
            <w:r>
              <w:rPr>
                <w:rFonts w:ascii="Trebuchet MS" w:hAnsi="Trebuchet MS" w:cs="Trebuchet MS"/>
                <w:sz w:val="18"/>
                <w:szCs w:val="18"/>
              </w:rPr>
              <w:t>ortofoto</w:t>
            </w:r>
            <w:proofErr w:type="spellEnd"/>
            <w:r>
              <w:rPr>
                <w:rFonts w:ascii="Trebuchet MS" w:hAnsi="Trebuchet MS" w:cs="Trebuchet MS"/>
                <w:sz w:val="18"/>
                <w:szCs w:val="18"/>
              </w:rPr>
              <w:t>. Ellers benyttes skråfoto eller street-view.</w:t>
            </w:r>
          </w:p>
        </w:tc>
      </w:tr>
      <w:tr w:rsidR="00CB4BEB" w:rsidRPr="0051728E" w14:paraId="4BAEB54B" w14:textId="77777777" w:rsidTr="003C0924">
        <w:trPr>
          <w:trHeight w:hRule="exact" w:val="255"/>
        </w:trPr>
        <w:tc>
          <w:tcPr>
            <w:tcW w:w="4503" w:type="dxa"/>
            <w:shd w:val="clear" w:color="auto" w:fill="E0E0E0"/>
            <w:vAlign w:val="center"/>
          </w:tcPr>
          <w:p w14:paraId="2803E32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center"/>
          </w:tcPr>
          <w:p w14:paraId="382DAF6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via tre grupper med flere forskellige værdier i hver gruppe. Se 5.8.4.3 Kodelister.</w:t>
            </w:r>
          </w:p>
        </w:tc>
      </w:tr>
      <w:tr w:rsidR="00CB4BEB" w:rsidRPr="0051728E" w14:paraId="5C0E2F73" w14:textId="77777777" w:rsidTr="003C0924">
        <w:trPr>
          <w:trHeight w:hRule="exact" w:val="255"/>
        </w:trPr>
        <w:tc>
          <w:tcPr>
            <w:tcW w:w="4503" w:type="dxa"/>
            <w:shd w:val="clear" w:color="auto" w:fill="E0E0E0"/>
            <w:vAlign w:val="center"/>
          </w:tcPr>
          <w:p w14:paraId="086DE4E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center"/>
          </w:tcPr>
          <w:p w14:paraId="7AF31F8C"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100 kvm.</w:t>
            </w:r>
          </w:p>
        </w:tc>
      </w:tr>
      <w:tr w:rsidR="00CB4BEB" w:rsidRPr="0051728E" w14:paraId="26FFDA60" w14:textId="77777777" w:rsidTr="003C0924">
        <w:trPr>
          <w:trHeight w:hRule="exact" w:val="255"/>
        </w:trPr>
        <w:tc>
          <w:tcPr>
            <w:tcW w:w="4503" w:type="dxa"/>
            <w:shd w:val="clear" w:color="auto" w:fill="E0E0E0"/>
            <w:vAlign w:val="center"/>
          </w:tcPr>
          <w:p w14:paraId="273F36B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center"/>
          </w:tcPr>
          <w:p w14:paraId="3F226EC2" w14:textId="77777777" w:rsidR="00CB4BEB" w:rsidRPr="00024C60" w:rsidRDefault="00CB4BEB" w:rsidP="003C0924">
            <w:pPr>
              <w:rPr>
                <w:rFonts w:ascii="Trebuchet MS" w:hAnsi="Trebuchet MS" w:cs="Trebuchet MS"/>
                <w:sz w:val="18"/>
                <w:szCs w:val="18"/>
              </w:rPr>
            </w:pPr>
          </w:p>
        </w:tc>
      </w:tr>
      <w:tr w:rsidR="00CB4BEB" w:rsidRPr="0051728E" w14:paraId="7925B9B0" w14:textId="77777777" w:rsidTr="003C0924">
        <w:trPr>
          <w:trHeight w:hRule="exact" w:val="255"/>
        </w:trPr>
        <w:tc>
          <w:tcPr>
            <w:tcW w:w="4503" w:type="dxa"/>
            <w:shd w:val="clear" w:color="auto" w:fill="E0E0E0"/>
            <w:vAlign w:val="center"/>
          </w:tcPr>
          <w:p w14:paraId="40695CC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center"/>
          </w:tcPr>
          <w:p w14:paraId="251A331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 overlap.</w:t>
            </w:r>
          </w:p>
        </w:tc>
      </w:tr>
      <w:tr w:rsidR="00CB4BEB" w:rsidRPr="0051728E" w14:paraId="0C3241A8" w14:textId="77777777" w:rsidTr="003C0924">
        <w:trPr>
          <w:trHeight w:hRule="exact" w:val="255"/>
        </w:trPr>
        <w:tc>
          <w:tcPr>
            <w:tcW w:w="4503" w:type="dxa"/>
            <w:shd w:val="clear" w:color="auto" w:fill="E0E0E0"/>
            <w:vAlign w:val="center"/>
          </w:tcPr>
          <w:p w14:paraId="37517CB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center"/>
          </w:tcPr>
          <w:p w14:paraId="4C2A41FC"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Snap til </w:t>
            </w:r>
            <w:proofErr w:type="spellStart"/>
            <w:r w:rsidRPr="00A4211B">
              <w:rPr>
                <w:rFonts w:ascii="Trebuchet MS" w:hAnsi="Trebuchet MS" w:cs="Trebuchet MS"/>
                <w:sz w:val="18"/>
                <w:szCs w:val="18"/>
              </w:rPr>
              <w:t>GeoDanmark</w:t>
            </w:r>
            <w:proofErr w:type="spellEnd"/>
            <w:r>
              <w:rPr>
                <w:rFonts w:ascii="Trebuchet MS" w:hAnsi="Trebuchet MS" w:cs="Trebuchet MS"/>
                <w:sz w:val="18"/>
                <w:szCs w:val="18"/>
              </w:rPr>
              <w:t>-vejmidte</w:t>
            </w:r>
          </w:p>
        </w:tc>
      </w:tr>
    </w:tbl>
    <w:p w14:paraId="7DAA48E3" w14:textId="77777777" w:rsidR="00DF11C9" w:rsidRDefault="00DF11C9" w:rsidP="00DF11C9">
      <w:bookmarkStart w:id="1377" w:name="_Toc292713351"/>
      <w:bookmarkStart w:id="1378" w:name="_Toc292865452"/>
      <w:bookmarkStart w:id="1379" w:name="_Toc63351463"/>
    </w:p>
    <w:p w14:paraId="7F0D8D17" w14:textId="0E3761A9" w:rsidR="00CB4BEB" w:rsidRDefault="00CB4BEB" w:rsidP="00CB4BEB">
      <w:pPr>
        <w:pStyle w:val="Overskrift2"/>
        <w:rPr>
          <w:kern w:val="32"/>
        </w:rPr>
      </w:pPr>
      <w:bookmarkStart w:id="1380" w:name="_Toc122436116"/>
      <w:r>
        <w:rPr>
          <w:kern w:val="32"/>
        </w:rPr>
        <w:t>5.7.</w:t>
      </w:r>
      <w:r w:rsidRPr="00066C65">
        <w:rPr>
          <w:kern w:val="32"/>
        </w:rPr>
        <w:t>5 Kørsels</w:t>
      </w:r>
      <w:r>
        <w:rPr>
          <w:kern w:val="32"/>
        </w:rPr>
        <w:t>regulering</w:t>
      </w:r>
      <w:r w:rsidRPr="00066C65">
        <w:rPr>
          <w:kern w:val="32"/>
        </w:rPr>
        <w:t xml:space="preserve"> (5</w:t>
      </w:r>
      <w:r>
        <w:rPr>
          <w:kern w:val="32"/>
        </w:rPr>
        <w:t>6</w:t>
      </w:r>
      <w:r w:rsidRPr="00066C65">
        <w:rPr>
          <w:kern w:val="32"/>
        </w:rPr>
        <w:t>04)</w:t>
      </w:r>
      <w:bookmarkEnd w:id="1377"/>
      <w:bookmarkEnd w:id="1378"/>
      <w:bookmarkEnd w:id="1379"/>
      <w:bookmarkEnd w:id="1380"/>
      <w:r w:rsidRPr="004960D9">
        <w:rPr>
          <w:kern w:val="32"/>
        </w:rPr>
        <w:t xml:space="preserve"> </w:t>
      </w:r>
    </w:p>
    <w:tbl>
      <w:tblPr>
        <w:tblW w:w="14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1560"/>
        <w:gridCol w:w="578"/>
        <w:gridCol w:w="4890"/>
        <w:gridCol w:w="1155"/>
        <w:gridCol w:w="1356"/>
        <w:gridCol w:w="1371"/>
        <w:gridCol w:w="2062"/>
      </w:tblGrid>
      <w:tr w:rsidR="00CB4BEB" w:rsidRPr="0051728E" w14:paraId="6B0549E2" w14:textId="77777777" w:rsidTr="003C0924">
        <w:tc>
          <w:tcPr>
            <w:tcW w:w="1696" w:type="dxa"/>
            <w:tcBorders>
              <w:bottom w:val="single" w:sz="4" w:space="0" w:color="auto"/>
            </w:tcBorders>
            <w:shd w:val="clear" w:color="auto" w:fill="D9D9D9"/>
            <w:vAlign w:val="center"/>
          </w:tcPr>
          <w:p w14:paraId="45EA9B00"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560" w:type="dxa"/>
            <w:tcBorders>
              <w:bottom w:val="single" w:sz="4" w:space="0" w:color="auto"/>
            </w:tcBorders>
            <w:shd w:val="clear" w:color="auto" w:fill="D9D9D9"/>
            <w:vAlign w:val="center"/>
          </w:tcPr>
          <w:p w14:paraId="54491B5A"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5468" w:type="dxa"/>
            <w:gridSpan w:val="2"/>
            <w:tcBorders>
              <w:bottom w:val="single" w:sz="4" w:space="0" w:color="auto"/>
            </w:tcBorders>
            <w:shd w:val="clear" w:color="auto" w:fill="D9D9D9"/>
            <w:vAlign w:val="center"/>
          </w:tcPr>
          <w:p w14:paraId="13AB290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2852E45D"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0F0F9B4E"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371" w:type="dxa"/>
            <w:tcBorders>
              <w:bottom w:val="single" w:sz="4" w:space="0" w:color="auto"/>
            </w:tcBorders>
            <w:shd w:val="clear" w:color="auto" w:fill="D9D9D9"/>
            <w:vAlign w:val="center"/>
          </w:tcPr>
          <w:p w14:paraId="64C5B8CE"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104F9CE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062" w:type="dxa"/>
            <w:shd w:val="clear" w:color="auto" w:fill="D9D9D9"/>
            <w:vAlign w:val="center"/>
          </w:tcPr>
          <w:p w14:paraId="59429970"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161844F4"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D9D9D9"/>
            <w:vAlign w:val="bottom"/>
          </w:tcPr>
          <w:p w14:paraId="44F04808" w14:textId="77777777" w:rsidR="00CB4BEB" w:rsidRPr="00BC0529" w:rsidRDefault="00CB4BEB" w:rsidP="003C0924">
            <w:pPr>
              <w:rPr>
                <w:rFonts w:ascii="Trebuchet MS" w:hAnsi="Trebuchet MS"/>
                <w:sz w:val="18"/>
                <w:szCs w:val="18"/>
              </w:rPr>
            </w:pPr>
            <w:proofErr w:type="spellStart"/>
            <w:r>
              <w:rPr>
                <w:rFonts w:ascii="Trebuchet MS" w:hAnsi="Trebuchet MS"/>
                <w:sz w:val="18"/>
                <w:szCs w:val="18"/>
              </w:rPr>
              <w:t>begr_</w:t>
            </w:r>
            <w:r w:rsidRPr="00BC0529">
              <w:rPr>
                <w:rFonts w:ascii="Trebuchet MS" w:hAnsi="Trebuchet MS"/>
                <w:sz w:val="18"/>
                <w:szCs w:val="18"/>
              </w:rPr>
              <w:t>type_kode</w:t>
            </w:r>
            <w:proofErr w:type="spellEnd"/>
          </w:p>
        </w:tc>
        <w:tc>
          <w:tcPr>
            <w:tcW w:w="1560" w:type="dxa"/>
            <w:tcBorders>
              <w:top w:val="single" w:sz="4" w:space="0" w:color="auto"/>
              <w:left w:val="single" w:sz="4" w:space="0" w:color="auto"/>
              <w:bottom w:val="nil"/>
              <w:right w:val="single" w:sz="4" w:space="0" w:color="auto"/>
            </w:tcBorders>
            <w:shd w:val="clear" w:color="auto" w:fill="FFFFFF"/>
            <w:vAlign w:val="bottom"/>
          </w:tcPr>
          <w:p w14:paraId="51082828" w14:textId="77777777" w:rsidR="00CB4BEB" w:rsidRPr="00BC0529" w:rsidRDefault="00CB4BEB" w:rsidP="003C0924">
            <w:pPr>
              <w:rPr>
                <w:rFonts w:ascii="Trebuchet MS" w:hAnsi="Trebuchet MS"/>
                <w:sz w:val="18"/>
                <w:szCs w:val="18"/>
              </w:rPr>
            </w:pPr>
            <w:proofErr w:type="spellStart"/>
            <w:r>
              <w:rPr>
                <w:rFonts w:ascii="Trebuchet MS" w:hAnsi="Trebuchet MS"/>
                <w:sz w:val="18"/>
                <w:szCs w:val="18"/>
              </w:rPr>
              <w:t>begr_ty_k</w:t>
            </w:r>
            <w:proofErr w:type="spellEnd"/>
          </w:p>
        </w:tc>
        <w:tc>
          <w:tcPr>
            <w:tcW w:w="5468" w:type="dxa"/>
            <w:gridSpan w:val="2"/>
            <w:tcBorders>
              <w:top w:val="single" w:sz="4" w:space="0" w:color="auto"/>
              <w:left w:val="single" w:sz="4" w:space="0" w:color="auto"/>
              <w:bottom w:val="nil"/>
              <w:right w:val="single" w:sz="4" w:space="0" w:color="auto"/>
            </w:tcBorders>
            <w:shd w:val="clear" w:color="auto" w:fill="FFFFFF"/>
            <w:vAlign w:val="bottom"/>
          </w:tcPr>
          <w:p w14:paraId="40F96AC9" w14:textId="77777777" w:rsidR="00CB4BEB" w:rsidRPr="00BC0529" w:rsidRDefault="00CB4BEB" w:rsidP="003C0924">
            <w:pPr>
              <w:rPr>
                <w:rFonts w:ascii="Trebuchet MS" w:hAnsi="Trebuchet MS"/>
                <w:sz w:val="18"/>
                <w:szCs w:val="18"/>
              </w:rPr>
            </w:pPr>
            <w:r w:rsidRPr="00BC0529">
              <w:rPr>
                <w:rFonts w:ascii="Trebuchet MS" w:hAnsi="Trebuchet MS"/>
                <w:sz w:val="18"/>
                <w:szCs w:val="18"/>
              </w:rPr>
              <w:t>Kode for begrænsning i kørsel på veje</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3B827C35" w14:textId="77777777" w:rsidR="00CB4BEB" w:rsidRPr="00BC0529" w:rsidRDefault="00CB4BEB" w:rsidP="003C0924">
            <w:pPr>
              <w:rPr>
                <w:rFonts w:ascii="Trebuchet MS" w:hAnsi="Trebuchet MS"/>
                <w:sz w:val="18"/>
                <w:szCs w:val="18"/>
              </w:rPr>
            </w:pPr>
            <w:r>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7E3D945" w14:textId="77777777" w:rsidR="00CB4BEB" w:rsidRPr="00BC0529" w:rsidRDefault="00CB4BEB" w:rsidP="003C0924">
            <w:pPr>
              <w:rPr>
                <w:rFonts w:ascii="Trebuchet MS" w:hAnsi="Trebuchet MS"/>
                <w:sz w:val="18"/>
                <w:szCs w:val="18"/>
              </w:rPr>
            </w:pPr>
            <w:r>
              <w:rPr>
                <w:rFonts w:ascii="Trebuchet MS" w:hAnsi="Trebuchet MS"/>
                <w:sz w:val="18"/>
                <w:szCs w:val="18"/>
              </w:rPr>
              <w:t>1-9</w:t>
            </w:r>
          </w:p>
        </w:tc>
        <w:tc>
          <w:tcPr>
            <w:tcW w:w="1371" w:type="dxa"/>
            <w:tcBorders>
              <w:top w:val="single" w:sz="4" w:space="0" w:color="auto"/>
              <w:left w:val="single" w:sz="4" w:space="0" w:color="auto"/>
              <w:bottom w:val="nil"/>
              <w:right w:val="single" w:sz="4" w:space="0" w:color="auto"/>
            </w:tcBorders>
            <w:shd w:val="clear" w:color="auto" w:fill="FFFFFF"/>
            <w:vAlign w:val="bottom"/>
          </w:tcPr>
          <w:p w14:paraId="1B12E1A5"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062" w:type="dxa"/>
            <w:tcBorders>
              <w:top w:val="single" w:sz="4" w:space="0" w:color="auto"/>
              <w:left w:val="single" w:sz="4" w:space="0" w:color="auto"/>
              <w:bottom w:val="nil"/>
              <w:right w:val="single" w:sz="4" w:space="0" w:color="auto"/>
            </w:tcBorders>
            <w:shd w:val="clear" w:color="auto" w:fill="FFFFFF"/>
            <w:vAlign w:val="bottom"/>
          </w:tcPr>
          <w:p w14:paraId="3E67258C" w14:textId="77777777" w:rsidR="00CB4BEB" w:rsidRDefault="00CB4BEB" w:rsidP="003C0924">
            <w:pPr>
              <w:rPr>
                <w:sz w:val="16"/>
                <w:szCs w:val="16"/>
              </w:rPr>
            </w:pPr>
            <w:r>
              <w:rPr>
                <w:sz w:val="16"/>
                <w:szCs w:val="16"/>
              </w:rPr>
              <w:t>3</w:t>
            </w:r>
          </w:p>
        </w:tc>
      </w:tr>
      <w:tr w:rsidR="00CB4BEB" w:rsidRPr="00CE1917" w14:paraId="4603F839"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99CCFF"/>
            <w:vAlign w:val="bottom"/>
          </w:tcPr>
          <w:p w14:paraId="3C19F6FE" w14:textId="77777777" w:rsidR="00CB4BEB" w:rsidRPr="00BC0529" w:rsidRDefault="00CB4BEB" w:rsidP="003C0924">
            <w:pPr>
              <w:rPr>
                <w:rFonts w:ascii="Trebuchet MS" w:hAnsi="Trebuchet MS"/>
                <w:sz w:val="18"/>
                <w:szCs w:val="18"/>
              </w:rPr>
            </w:pPr>
            <w:proofErr w:type="spellStart"/>
            <w:r>
              <w:rPr>
                <w:rFonts w:ascii="Trebuchet MS" w:hAnsi="Trebuchet MS"/>
                <w:sz w:val="18"/>
                <w:szCs w:val="18"/>
              </w:rPr>
              <w:t>begr_</w:t>
            </w:r>
            <w:r w:rsidRPr="00BC0529">
              <w:rPr>
                <w:rFonts w:ascii="Trebuchet MS" w:hAnsi="Trebuchet MS"/>
                <w:sz w:val="18"/>
                <w:szCs w:val="18"/>
              </w:rPr>
              <w:t>type</w:t>
            </w:r>
            <w:proofErr w:type="spellEnd"/>
          </w:p>
        </w:tc>
        <w:tc>
          <w:tcPr>
            <w:tcW w:w="1560" w:type="dxa"/>
            <w:tcBorders>
              <w:top w:val="single" w:sz="4" w:space="0" w:color="auto"/>
              <w:left w:val="single" w:sz="4" w:space="0" w:color="auto"/>
              <w:bottom w:val="nil"/>
              <w:right w:val="single" w:sz="4" w:space="0" w:color="auto"/>
            </w:tcBorders>
            <w:shd w:val="clear" w:color="auto" w:fill="99CCFF"/>
            <w:vAlign w:val="bottom"/>
          </w:tcPr>
          <w:p w14:paraId="4B254A83" w14:textId="77777777" w:rsidR="00CB4BEB" w:rsidRPr="00BC0529" w:rsidRDefault="00CB4BEB" w:rsidP="003C0924">
            <w:pPr>
              <w:rPr>
                <w:rFonts w:ascii="Trebuchet MS" w:hAnsi="Trebuchet MS"/>
                <w:sz w:val="18"/>
                <w:szCs w:val="18"/>
              </w:rPr>
            </w:pPr>
            <w:proofErr w:type="spellStart"/>
            <w:r>
              <w:rPr>
                <w:rFonts w:ascii="Trebuchet MS" w:hAnsi="Trebuchet MS"/>
                <w:sz w:val="18"/>
                <w:szCs w:val="18"/>
              </w:rPr>
              <w:t>begr_ty</w:t>
            </w:r>
            <w:proofErr w:type="spellEnd"/>
          </w:p>
        </w:tc>
        <w:tc>
          <w:tcPr>
            <w:tcW w:w="5468" w:type="dxa"/>
            <w:gridSpan w:val="2"/>
            <w:tcBorders>
              <w:top w:val="single" w:sz="4" w:space="0" w:color="auto"/>
              <w:left w:val="single" w:sz="4" w:space="0" w:color="auto"/>
              <w:bottom w:val="nil"/>
              <w:right w:val="single" w:sz="4" w:space="0" w:color="auto"/>
            </w:tcBorders>
            <w:shd w:val="clear" w:color="auto" w:fill="99CCFF"/>
            <w:vAlign w:val="bottom"/>
          </w:tcPr>
          <w:p w14:paraId="70A84E11" w14:textId="77777777" w:rsidR="00CB4BEB" w:rsidRPr="00BC0529" w:rsidRDefault="00CB4BEB" w:rsidP="003C0924">
            <w:pPr>
              <w:rPr>
                <w:rFonts w:ascii="Trebuchet MS" w:hAnsi="Trebuchet MS"/>
                <w:sz w:val="18"/>
                <w:szCs w:val="18"/>
              </w:rPr>
            </w:pPr>
            <w:r w:rsidRPr="00BC0529">
              <w:rPr>
                <w:rFonts w:ascii="Trebuchet MS" w:hAnsi="Trebuchet MS"/>
                <w:sz w:val="18"/>
                <w:szCs w:val="18"/>
              </w:rPr>
              <w:t>Begrænsning i kørsel på veje</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03C7D126" w14:textId="77777777" w:rsidR="00CB4BEB" w:rsidRPr="00BC0529" w:rsidRDefault="00CB4BEB" w:rsidP="003C0924">
            <w:pPr>
              <w:rPr>
                <w:rFonts w:ascii="Trebuchet MS" w:hAnsi="Trebuchet MS" w:cs="Trebuchet MS"/>
                <w:sz w:val="18"/>
                <w:szCs w:val="18"/>
              </w:rPr>
            </w:pPr>
            <w:r w:rsidRPr="00BC0529">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23AF52BB" w14:textId="77777777" w:rsidR="00CB4BEB" w:rsidRPr="00BC0529" w:rsidRDefault="00CB4BEB" w:rsidP="003C0924">
            <w:pPr>
              <w:rPr>
                <w:rFonts w:ascii="Trebuchet MS" w:hAnsi="Trebuchet MS" w:cs="Trebuchet MS"/>
                <w:sz w:val="18"/>
                <w:szCs w:val="18"/>
              </w:rPr>
            </w:pPr>
            <w:r w:rsidRPr="00BC0529">
              <w:rPr>
                <w:rFonts w:ascii="Trebuchet MS" w:hAnsi="Trebuchet MS" w:cs="Trebuchet MS"/>
                <w:sz w:val="18"/>
                <w:szCs w:val="18"/>
              </w:rPr>
              <w:t>0-20 tegn</w:t>
            </w:r>
          </w:p>
        </w:tc>
        <w:tc>
          <w:tcPr>
            <w:tcW w:w="1371" w:type="dxa"/>
            <w:tcBorders>
              <w:top w:val="single" w:sz="4" w:space="0" w:color="auto"/>
              <w:left w:val="single" w:sz="4" w:space="0" w:color="auto"/>
              <w:bottom w:val="nil"/>
              <w:right w:val="single" w:sz="4" w:space="0" w:color="auto"/>
            </w:tcBorders>
            <w:shd w:val="clear" w:color="auto" w:fill="99CCFF"/>
            <w:vAlign w:val="bottom"/>
          </w:tcPr>
          <w:p w14:paraId="1805A50E"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062" w:type="dxa"/>
            <w:tcBorders>
              <w:top w:val="single" w:sz="4" w:space="0" w:color="auto"/>
              <w:left w:val="single" w:sz="4" w:space="0" w:color="auto"/>
              <w:bottom w:val="nil"/>
              <w:right w:val="single" w:sz="4" w:space="0" w:color="auto"/>
            </w:tcBorders>
            <w:shd w:val="clear" w:color="auto" w:fill="99CCFF"/>
            <w:vAlign w:val="bottom"/>
          </w:tcPr>
          <w:p w14:paraId="2B99CAC0" w14:textId="77777777" w:rsidR="00CB4BEB" w:rsidRPr="00BC0529" w:rsidRDefault="00CB4BEB" w:rsidP="003C0924">
            <w:pPr>
              <w:rPr>
                <w:rFonts w:ascii="Trebuchet MS" w:hAnsi="Trebuchet MS" w:cs="Trebuchet MS"/>
                <w:sz w:val="18"/>
                <w:szCs w:val="18"/>
              </w:rPr>
            </w:pPr>
            <w:r w:rsidRPr="00BC0529">
              <w:rPr>
                <w:rFonts w:ascii="Trebuchet MS" w:hAnsi="Trebuchet MS" w:cs="Trebuchet MS"/>
                <w:sz w:val="18"/>
                <w:szCs w:val="18"/>
              </w:rPr>
              <w:t>Sommerkørsel</w:t>
            </w:r>
          </w:p>
        </w:tc>
      </w:tr>
      <w:tr w:rsidR="00CB4BEB" w:rsidRPr="00CE1917" w14:paraId="4909F7A9"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D9D9D9"/>
            <w:vAlign w:val="bottom"/>
          </w:tcPr>
          <w:p w14:paraId="21567FB2" w14:textId="77777777" w:rsidR="00CB4BEB" w:rsidRPr="00BC0529" w:rsidRDefault="00CB4BEB" w:rsidP="003C0924">
            <w:pPr>
              <w:rPr>
                <w:rFonts w:ascii="Trebuchet MS" w:hAnsi="Trebuchet MS"/>
                <w:sz w:val="18"/>
                <w:szCs w:val="18"/>
              </w:rPr>
            </w:pPr>
            <w:r w:rsidRPr="00BC0529">
              <w:rPr>
                <w:rFonts w:ascii="Trebuchet MS" w:hAnsi="Trebuchet MS"/>
                <w:sz w:val="18"/>
                <w:szCs w:val="18"/>
              </w:rPr>
              <w:t>periode</w:t>
            </w:r>
          </w:p>
        </w:tc>
        <w:tc>
          <w:tcPr>
            <w:tcW w:w="1560" w:type="dxa"/>
            <w:tcBorders>
              <w:top w:val="single" w:sz="4" w:space="0" w:color="auto"/>
              <w:left w:val="single" w:sz="4" w:space="0" w:color="auto"/>
              <w:bottom w:val="nil"/>
              <w:right w:val="single" w:sz="4" w:space="0" w:color="auto"/>
            </w:tcBorders>
            <w:shd w:val="clear" w:color="auto" w:fill="FFFFFF"/>
            <w:vAlign w:val="bottom"/>
          </w:tcPr>
          <w:p w14:paraId="0E6D931A" w14:textId="77777777" w:rsidR="00CB4BEB" w:rsidRPr="00BC0529" w:rsidRDefault="00CB4BEB" w:rsidP="003C0924">
            <w:pPr>
              <w:rPr>
                <w:rFonts w:ascii="Trebuchet MS" w:hAnsi="Trebuchet MS"/>
                <w:sz w:val="18"/>
                <w:szCs w:val="18"/>
              </w:rPr>
            </w:pPr>
            <w:r w:rsidRPr="00BC0529">
              <w:rPr>
                <w:rFonts w:ascii="Trebuchet MS" w:hAnsi="Trebuchet MS"/>
                <w:sz w:val="18"/>
                <w:szCs w:val="18"/>
              </w:rPr>
              <w:t>periode</w:t>
            </w:r>
          </w:p>
        </w:tc>
        <w:tc>
          <w:tcPr>
            <w:tcW w:w="5468" w:type="dxa"/>
            <w:gridSpan w:val="2"/>
            <w:tcBorders>
              <w:top w:val="single" w:sz="4" w:space="0" w:color="auto"/>
              <w:left w:val="single" w:sz="4" w:space="0" w:color="auto"/>
              <w:bottom w:val="nil"/>
              <w:right w:val="single" w:sz="4" w:space="0" w:color="auto"/>
            </w:tcBorders>
            <w:shd w:val="clear" w:color="auto" w:fill="FFFFFF"/>
            <w:vAlign w:val="bottom"/>
          </w:tcPr>
          <w:p w14:paraId="1CB11235" w14:textId="77777777" w:rsidR="00CB4BEB" w:rsidRPr="00BC0529" w:rsidRDefault="00CB4BEB" w:rsidP="003C0924">
            <w:pPr>
              <w:rPr>
                <w:rFonts w:ascii="Trebuchet MS" w:hAnsi="Trebuchet MS"/>
                <w:sz w:val="18"/>
                <w:szCs w:val="18"/>
              </w:rPr>
            </w:pPr>
            <w:r w:rsidRPr="00BC0529">
              <w:rPr>
                <w:rFonts w:ascii="Trebuchet MS" w:hAnsi="Trebuchet MS"/>
                <w:sz w:val="18"/>
                <w:szCs w:val="18"/>
              </w:rPr>
              <w:t>Periode, hvor begrænsningen gælder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01432DA" w14:textId="77777777" w:rsidR="00CB4BEB" w:rsidRPr="00BC0529" w:rsidRDefault="00CB4BEB" w:rsidP="003C0924">
            <w:pPr>
              <w:rPr>
                <w:rFonts w:ascii="Trebuchet MS" w:hAnsi="Trebuchet MS" w:cs="Trebuchet MS"/>
                <w:sz w:val="18"/>
                <w:szCs w:val="18"/>
              </w:rPr>
            </w:pPr>
            <w:r w:rsidRPr="00BC0529">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31EFA67E" w14:textId="77777777" w:rsidR="00CB4BEB" w:rsidRPr="00BC0529" w:rsidRDefault="00CB4BEB" w:rsidP="003C0924">
            <w:pPr>
              <w:rPr>
                <w:rFonts w:ascii="Trebuchet MS" w:hAnsi="Trebuchet MS" w:cs="Trebuchet MS"/>
                <w:sz w:val="18"/>
                <w:szCs w:val="18"/>
              </w:rPr>
            </w:pPr>
            <w:r w:rsidRPr="00BC0529">
              <w:rPr>
                <w:rFonts w:ascii="Trebuchet MS" w:hAnsi="Trebuchet MS" w:cs="Trebuchet MS"/>
                <w:sz w:val="18"/>
                <w:szCs w:val="18"/>
              </w:rPr>
              <w:t>0-50 tegn</w:t>
            </w:r>
          </w:p>
        </w:tc>
        <w:tc>
          <w:tcPr>
            <w:tcW w:w="1371" w:type="dxa"/>
            <w:tcBorders>
              <w:top w:val="single" w:sz="4" w:space="0" w:color="auto"/>
              <w:left w:val="single" w:sz="4" w:space="0" w:color="auto"/>
              <w:bottom w:val="nil"/>
              <w:right w:val="single" w:sz="4" w:space="0" w:color="auto"/>
            </w:tcBorders>
            <w:shd w:val="clear" w:color="auto" w:fill="FFFFFF"/>
            <w:vAlign w:val="bottom"/>
          </w:tcPr>
          <w:p w14:paraId="51D30CAF"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062" w:type="dxa"/>
            <w:tcBorders>
              <w:top w:val="single" w:sz="4" w:space="0" w:color="auto"/>
              <w:left w:val="single" w:sz="4" w:space="0" w:color="auto"/>
              <w:bottom w:val="nil"/>
              <w:right w:val="single" w:sz="4" w:space="0" w:color="auto"/>
            </w:tcBorders>
            <w:shd w:val="clear" w:color="auto" w:fill="FFFFFF"/>
            <w:vAlign w:val="bottom"/>
          </w:tcPr>
          <w:p w14:paraId="289A7868"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Maj-august</w:t>
            </w:r>
          </w:p>
        </w:tc>
      </w:tr>
      <w:tr w:rsidR="00CB4BEB" w:rsidRPr="00CE1917" w14:paraId="6409EE5F"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D9D9D9"/>
            <w:vAlign w:val="bottom"/>
          </w:tcPr>
          <w:p w14:paraId="1E6EEBFB" w14:textId="77777777" w:rsidR="00CB4BEB" w:rsidRDefault="00CB4BEB" w:rsidP="003C0924">
            <w:pPr>
              <w:rPr>
                <w:rFonts w:ascii="Trebuchet MS" w:hAnsi="Trebuchet MS"/>
                <w:sz w:val="18"/>
                <w:szCs w:val="18"/>
              </w:rPr>
            </w:pPr>
            <w:proofErr w:type="spellStart"/>
            <w:r>
              <w:rPr>
                <w:rFonts w:ascii="Trebuchet MS" w:hAnsi="Trebuchet MS"/>
                <w:sz w:val="18"/>
                <w:szCs w:val="18"/>
              </w:rPr>
              <w:t>vaegtbegr_akselt</w:t>
            </w:r>
            <w:proofErr w:type="spellEnd"/>
          </w:p>
        </w:tc>
        <w:tc>
          <w:tcPr>
            <w:tcW w:w="1560" w:type="dxa"/>
            <w:tcBorders>
              <w:top w:val="single" w:sz="4" w:space="0" w:color="auto"/>
              <w:left w:val="single" w:sz="4" w:space="0" w:color="auto"/>
              <w:bottom w:val="nil"/>
              <w:right w:val="single" w:sz="4" w:space="0" w:color="auto"/>
            </w:tcBorders>
            <w:shd w:val="clear" w:color="auto" w:fill="FFFFFF"/>
            <w:vAlign w:val="bottom"/>
          </w:tcPr>
          <w:p w14:paraId="205FD101" w14:textId="77777777" w:rsidR="00CB4BEB" w:rsidRDefault="00CB4BEB" w:rsidP="003C0924">
            <w:pPr>
              <w:rPr>
                <w:rFonts w:ascii="Trebuchet MS" w:hAnsi="Trebuchet MS"/>
                <w:sz w:val="18"/>
                <w:szCs w:val="18"/>
              </w:rPr>
            </w:pPr>
            <w:proofErr w:type="spellStart"/>
            <w:r>
              <w:rPr>
                <w:rFonts w:ascii="Trebuchet MS" w:hAnsi="Trebuchet MS"/>
                <w:sz w:val="18"/>
                <w:szCs w:val="18"/>
              </w:rPr>
              <w:t>vbeg_aksel</w:t>
            </w:r>
            <w:proofErr w:type="spellEnd"/>
          </w:p>
        </w:tc>
        <w:tc>
          <w:tcPr>
            <w:tcW w:w="5468" w:type="dxa"/>
            <w:gridSpan w:val="2"/>
            <w:tcBorders>
              <w:top w:val="single" w:sz="4" w:space="0" w:color="auto"/>
              <w:left w:val="single" w:sz="4" w:space="0" w:color="auto"/>
              <w:bottom w:val="nil"/>
              <w:right w:val="single" w:sz="4" w:space="0" w:color="auto"/>
            </w:tcBorders>
            <w:shd w:val="clear" w:color="auto" w:fill="FFFFFF"/>
            <w:vAlign w:val="bottom"/>
          </w:tcPr>
          <w:p w14:paraId="16E1DE85" w14:textId="5368AE0B" w:rsidR="00CB4BEB" w:rsidRPr="00BC0529" w:rsidRDefault="00CB4BEB" w:rsidP="003C0924">
            <w:pPr>
              <w:rPr>
                <w:rFonts w:ascii="Trebuchet MS" w:hAnsi="Trebuchet MS"/>
                <w:sz w:val="18"/>
                <w:szCs w:val="18"/>
              </w:rPr>
            </w:pPr>
            <w:r>
              <w:rPr>
                <w:rFonts w:ascii="Trebuchet MS" w:hAnsi="Trebuchet MS"/>
                <w:sz w:val="18"/>
                <w:szCs w:val="18"/>
              </w:rPr>
              <w:t>Begrænsning i akseltryk i ton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2224EE8" w14:textId="77777777" w:rsidR="00CB4BEB" w:rsidRPr="00BC0529"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293A1C22" w14:textId="77777777" w:rsidR="00CB4BEB" w:rsidRPr="00BC0529" w:rsidRDefault="00CB4BEB" w:rsidP="003C0924">
            <w:pPr>
              <w:rPr>
                <w:rFonts w:ascii="Trebuchet MS" w:hAnsi="Trebuchet MS" w:cs="Trebuchet MS"/>
                <w:sz w:val="18"/>
                <w:szCs w:val="18"/>
              </w:rPr>
            </w:pPr>
            <w:r>
              <w:rPr>
                <w:rFonts w:ascii="Trebuchet MS" w:hAnsi="Trebuchet MS" w:cs="Trebuchet MS"/>
                <w:sz w:val="18"/>
                <w:szCs w:val="18"/>
              </w:rPr>
              <w:t>1-999</w:t>
            </w:r>
          </w:p>
        </w:tc>
        <w:tc>
          <w:tcPr>
            <w:tcW w:w="1371" w:type="dxa"/>
            <w:tcBorders>
              <w:top w:val="single" w:sz="4" w:space="0" w:color="auto"/>
              <w:left w:val="single" w:sz="4" w:space="0" w:color="auto"/>
              <w:bottom w:val="nil"/>
              <w:right w:val="single" w:sz="4" w:space="0" w:color="auto"/>
            </w:tcBorders>
            <w:shd w:val="clear" w:color="auto" w:fill="FFFFFF"/>
            <w:vAlign w:val="bottom"/>
          </w:tcPr>
          <w:p w14:paraId="355615F3"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062" w:type="dxa"/>
            <w:tcBorders>
              <w:top w:val="single" w:sz="4" w:space="0" w:color="auto"/>
              <w:left w:val="single" w:sz="4" w:space="0" w:color="auto"/>
              <w:bottom w:val="nil"/>
              <w:right w:val="single" w:sz="4" w:space="0" w:color="auto"/>
            </w:tcBorders>
            <w:shd w:val="clear" w:color="auto" w:fill="FFFFFF"/>
            <w:vAlign w:val="bottom"/>
          </w:tcPr>
          <w:p w14:paraId="4294DDB3"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2</w:t>
            </w:r>
          </w:p>
        </w:tc>
      </w:tr>
      <w:tr w:rsidR="00CB4BEB" w:rsidRPr="00CE1917" w14:paraId="66AFEB67"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D9D9D9"/>
            <w:vAlign w:val="bottom"/>
          </w:tcPr>
          <w:p w14:paraId="6C0AA440" w14:textId="77777777" w:rsidR="00CB4BEB" w:rsidRDefault="00CB4BEB" w:rsidP="003C0924">
            <w:pPr>
              <w:rPr>
                <w:rFonts w:ascii="Trebuchet MS" w:hAnsi="Trebuchet MS"/>
                <w:sz w:val="18"/>
                <w:szCs w:val="18"/>
              </w:rPr>
            </w:pPr>
            <w:proofErr w:type="spellStart"/>
            <w:r>
              <w:rPr>
                <w:rFonts w:ascii="Trebuchet MS" w:hAnsi="Trebuchet MS"/>
                <w:sz w:val="18"/>
                <w:szCs w:val="18"/>
              </w:rPr>
              <w:t>vaegtbegr_totalv</w:t>
            </w:r>
            <w:proofErr w:type="spellEnd"/>
          </w:p>
        </w:tc>
        <w:tc>
          <w:tcPr>
            <w:tcW w:w="1560" w:type="dxa"/>
            <w:tcBorders>
              <w:top w:val="single" w:sz="4" w:space="0" w:color="auto"/>
              <w:left w:val="single" w:sz="4" w:space="0" w:color="auto"/>
              <w:bottom w:val="nil"/>
              <w:right w:val="single" w:sz="4" w:space="0" w:color="auto"/>
            </w:tcBorders>
            <w:shd w:val="clear" w:color="auto" w:fill="FFFFFF"/>
            <w:vAlign w:val="bottom"/>
          </w:tcPr>
          <w:p w14:paraId="6F4C211C" w14:textId="77777777" w:rsidR="00CB4BEB" w:rsidRDefault="00CB4BEB" w:rsidP="003C0924">
            <w:pPr>
              <w:rPr>
                <w:rFonts w:ascii="Trebuchet MS" w:hAnsi="Trebuchet MS"/>
                <w:sz w:val="18"/>
                <w:szCs w:val="18"/>
              </w:rPr>
            </w:pPr>
            <w:proofErr w:type="spellStart"/>
            <w:r>
              <w:rPr>
                <w:rFonts w:ascii="Trebuchet MS" w:hAnsi="Trebuchet MS"/>
                <w:sz w:val="18"/>
                <w:szCs w:val="18"/>
              </w:rPr>
              <w:t>vbeg_total</w:t>
            </w:r>
            <w:proofErr w:type="spellEnd"/>
          </w:p>
        </w:tc>
        <w:tc>
          <w:tcPr>
            <w:tcW w:w="5468" w:type="dxa"/>
            <w:gridSpan w:val="2"/>
            <w:tcBorders>
              <w:top w:val="single" w:sz="4" w:space="0" w:color="auto"/>
              <w:left w:val="single" w:sz="4" w:space="0" w:color="auto"/>
              <w:bottom w:val="nil"/>
              <w:right w:val="single" w:sz="4" w:space="0" w:color="auto"/>
            </w:tcBorders>
            <w:shd w:val="clear" w:color="auto" w:fill="FFFFFF"/>
            <w:vAlign w:val="bottom"/>
          </w:tcPr>
          <w:p w14:paraId="569F24BC" w14:textId="77777777" w:rsidR="00CB4BEB" w:rsidRPr="00BC0529" w:rsidRDefault="00CB4BEB" w:rsidP="003C0924">
            <w:pPr>
              <w:rPr>
                <w:rFonts w:ascii="Trebuchet MS" w:hAnsi="Trebuchet MS"/>
                <w:sz w:val="18"/>
                <w:szCs w:val="18"/>
              </w:rPr>
            </w:pPr>
            <w:r>
              <w:rPr>
                <w:rFonts w:ascii="Trebuchet MS" w:hAnsi="Trebuchet MS"/>
                <w:sz w:val="18"/>
                <w:szCs w:val="18"/>
              </w:rPr>
              <w:t>Begrænsning i totalvægt i ton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325119FD" w14:textId="77777777" w:rsidR="00CB4BEB" w:rsidRPr="00BC0529"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6C5EC2A5" w14:textId="77777777" w:rsidR="00CB4BEB" w:rsidRPr="00BC0529" w:rsidRDefault="00CB4BEB" w:rsidP="003C0924">
            <w:pPr>
              <w:rPr>
                <w:rFonts w:ascii="Trebuchet MS" w:hAnsi="Trebuchet MS" w:cs="Trebuchet MS"/>
                <w:sz w:val="18"/>
                <w:szCs w:val="18"/>
              </w:rPr>
            </w:pPr>
            <w:r>
              <w:rPr>
                <w:rFonts w:ascii="Trebuchet MS" w:hAnsi="Trebuchet MS" w:cs="Trebuchet MS"/>
                <w:sz w:val="18"/>
                <w:szCs w:val="18"/>
              </w:rPr>
              <w:t>1-999</w:t>
            </w:r>
          </w:p>
        </w:tc>
        <w:tc>
          <w:tcPr>
            <w:tcW w:w="1371" w:type="dxa"/>
            <w:tcBorders>
              <w:top w:val="single" w:sz="4" w:space="0" w:color="auto"/>
              <w:left w:val="single" w:sz="4" w:space="0" w:color="auto"/>
              <w:bottom w:val="nil"/>
              <w:right w:val="single" w:sz="4" w:space="0" w:color="auto"/>
            </w:tcBorders>
            <w:shd w:val="clear" w:color="auto" w:fill="FFFFFF"/>
            <w:vAlign w:val="bottom"/>
          </w:tcPr>
          <w:p w14:paraId="0A5E1594"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062" w:type="dxa"/>
            <w:tcBorders>
              <w:top w:val="single" w:sz="4" w:space="0" w:color="auto"/>
              <w:left w:val="single" w:sz="4" w:space="0" w:color="auto"/>
              <w:bottom w:val="nil"/>
              <w:right w:val="single" w:sz="4" w:space="0" w:color="auto"/>
            </w:tcBorders>
            <w:shd w:val="clear" w:color="auto" w:fill="FFFFFF"/>
            <w:vAlign w:val="bottom"/>
          </w:tcPr>
          <w:p w14:paraId="566E75F4"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10</w:t>
            </w:r>
          </w:p>
        </w:tc>
      </w:tr>
      <w:tr w:rsidR="00CB4BEB" w:rsidRPr="00CE1917" w14:paraId="3B70624F" w14:textId="77777777" w:rsidTr="003C0924">
        <w:trPr>
          <w:trHeight w:hRule="exact" w:val="510"/>
        </w:trPr>
        <w:tc>
          <w:tcPr>
            <w:tcW w:w="1696" w:type="dxa"/>
            <w:tcBorders>
              <w:top w:val="single" w:sz="4" w:space="0" w:color="auto"/>
              <w:left w:val="single" w:sz="4" w:space="0" w:color="auto"/>
              <w:bottom w:val="nil"/>
              <w:right w:val="single" w:sz="4" w:space="0" w:color="auto"/>
            </w:tcBorders>
            <w:shd w:val="clear" w:color="auto" w:fill="D9D9D9"/>
            <w:vAlign w:val="center"/>
          </w:tcPr>
          <w:p w14:paraId="05E6BF7D" w14:textId="77777777" w:rsidR="00CB4BEB" w:rsidRPr="00BC0529" w:rsidRDefault="00CB4BEB" w:rsidP="003C0924">
            <w:pPr>
              <w:rPr>
                <w:rFonts w:ascii="Trebuchet MS" w:hAnsi="Trebuchet MS"/>
                <w:sz w:val="18"/>
                <w:szCs w:val="18"/>
              </w:rPr>
            </w:pPr>
            <w:proofErr w:type="spellStart"/>
            <w:r w:rsidRPr="00A4211B">
              <w:rPr>
                <w:rFonts w:ascii="Trebuchet MS" w:hAnsi="Trebuchet MS"/>
                <w:sz w:val="18"/>
                <w:szCs w:val="18"/>
              </w:rPr>
              <w:t>geodanmark</w:t>
            </w:r>
            <w:r>
              <w:rPr>
                <w:rFonts w:ascii="Trebuchet MS" w:hAnsi="Trebuchet MS"/>
                <w:sz w:val="18"/>
                <w:szCs w:val="18"/>
              </w:rPr>
              <w:t>_id</w:t>
            </w:r>
            <w:proofErr w:type="spellEnd"/>
          </w:p>
        </w:tc>
        <w:tc>
          <w:tcPr>
            <w:tcW w:w="1560" w:type="dxa"/>
            <w:tcBorders>
              <w:top w:val="single" w:sz="4" w:space="0" w:color="auto"/>
              <w:left w:val="single" w:sz="4" w:space="0" w:color="auto"/>
              <w:bottom w:val="nil"/>
              <w:right w:val="single" w:sz="4" w:space="0" w:color="auto"/>
            </w:tcBorders>
            <w:shd w:val="clear" w:color="auto" w:fill="FFFFFF"/>
            <w:vAlign w:val="center"/>
          </w:tcPr>
          <w:p w14:paraId="004CD590" w14:textId="77777777" w:rsidR="00CB4BEB" w:rsidRPr="00A4211B" w:rsidRDefault="00CB4BEB" w:rsidP="003C0924">
            <w:pPr>
              <w:rPr>
                <w:rFonts w:ascii="Trebuchet MS" w:hAnsi="Trebuchet MS"/>
                <w:sz w:val="18"/>
                <w:szCs w:val="18"/>
              </w:rPr>
            </w:pPr>
            <w:proofErr w:type="spellStart"/>
            <w:r w:rsidRPr="00A4211B">
              <w:rPr>
                <w:rFonts w:ascii="Trebuchet MS" w:hAnsi="Trebuchet MS"/>
                <w:sz w:val="18"/>
                <w:szCs w:val="18"/>
              </w:rPr>
              <w:t>geodk</w:t>
            </w:r>
            <w:r>
              <w:rPr>
                <w:rFonts w:ascii="Trebuchet MS" w:hAnsi="Trebuchet MS"/>
                <w:sz w:val="18"/>
                <w:szCs w:val="18"/>
              </w:rPr>
              <w:t>_id</w:t>
            </w:r>
            <w:proofErr w:type="spellEnd"/>
          </w:p>
        </w:tc>
        <w:tc>
          <w:tcPr>
            <w:tcW w:w="5468" w:type="dxa"/>
            <w:gridSpan w:val="2"/>
            <w:tcBorders>
              <w:top w:val="single" w:sz="4" w:space="0" w:color="auto"/>
              <w:left w:val="single" w:sz="4" w:space="0" w:color="auto"/>
              <w:bottom w:val="nil"/>
              <w:right w:val="single" w:sz="4" w:space="0" w:color="auto"/>
            </w:tcBorders>
            <w:shd w:val="clear" w:color="auto" w:fill="FFFFFF"/>
            <w:vAlign w:val="center"/>
          </w:tcPr>
          <w:p w14:paraId="1EA99CCD" w14:textId="77777777" w:rsidR="00CB4BEB" w:rsidRPr="00BC0529" w:rsidRDefault="00CB4BEB" w:rsidP="003C0924">
            <w:pPr>
              <w:rPr>
                <w:rFonts w:ascii="Trebuchet MS" w:hAnsi="Trebuchet MS"/>
                <w:sz w:val="18"/>
                <w:szCs w:val="18"/>
              </w:rPr>
            </w:pPr>
            <w:r w:rsidRPr="00A4211B">
              <w:rPr>
                <w:rFonts w:ascii="Trebuchet MS" w:hAnsi="Trebuchet MS"/>
                <w:sz w:val="18"/>
                <w:szCs w:val="18"/>
              </w:rPr>
              <w:t xml:space="preserve">ID på </w:t>
            </w:r>
            <w:proofErr w:type="spellStart"/>
            <w:r w:rsidRPr="00A4211B">
              <w:rPr>
                <w:rFonts w:ascii="Trebuchet MS" w:hAnsi="Trebuchet MS"/>
                <w:sz w:val="18"/>
                <w:szCs w:val="18"/>
              </w:rPr>
              <w:t>GeoDanmark</w:t>
            </w:r>
            <w:proofErr w:type="spellEnd"/>
            <w:r w:rsidRPr="00A4211B">
              <w:rPr>
                <w:rFonts w:ascii="Trebuchet MS" w:hAnsi="Trebuchet MS"/>
                <w:sz w:val="18"/>
                <w:szCs w:val="18"/>
              </w:rPr>
              <w:t xml:space="preserve"> objekt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6BF133BF" w14:textId="77777777" w:rsidR="00CB4BEB" w:rsidRPr="00BC0529" w:rsidRDefault="00CB4BEB" w:rsidP="003C0924">
            <w:pPr>
              <w:rPr>
                <w:rFonts w:ascii="Trebuchet MS" w:hAnsi="Trebuchet MS" w:cs="Trebuchet MS"/>
                <w:sz w:val="18"/>
                <w:szCs w:val="18"/>
              </w:rPr>
            </w:pPr>
            <w:r w:rsidRPr="00700E37">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1F5B155C"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0000000000-2147483648</w:t>
            </w:r>
          </w:p>
          <w:p w14:paraId="044F1E5A" w14:textId="77777777" w:rsidR="00CB4BEB" w:rsidRPr="00BC0529" w:rsidRDefault="00CB4BEB" w:rsidP="003C0924">
            <w:pPr>
              <w:rPr>
                <w:rFonts w:ascii="Trebuchet MS" w:hAnsi="Trebuchet MS" w:cs="Trebuchet MS"/>
                <w:sz w:val="18"/>
                <w:szCs w:val="18"/>
              </w:rPr>
            </w:pPr>
          </w:p>
        </w:tc>
        <w:tc>
          <w:tcPr>
            <w:tcW w:w="1371" w:type="dxa"/>
            <w:tcBorders>
              <w:top w:val="single" w:sz="4" w:space="0" w:color="auto"/>
              <w:left w:val="single" w:sz="4" w:space="0" w:color="auto"/>
              <w:bottom w:val="nil"/>
              <w:right w:val="single" w:sz="4" w:space="0" w:color="auto"/>
            </w:tcBorders>
            <w:shd w:val="clear" w:color="auto" w:fill="FFFFFF"/>
            <w:vAlign w:val="center"/>
          </w:tcPr>
          <w:p w14:paraId="6A4C1173"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062" w:type="dxa"/>
            <w:tcBorders>
              <w:top w:val="single" w:sz="4" w:space="0" w:color="auto"/>
              <w:left w:val="single" w:sz="4" w:space="0" w:color="auto"/>
              <w:bottom w:val="nil"/>
              <w:right w:val="single" w:sz="4" w:space="0" w:color="auto"/>
            </w:tcBorders>
            <w:shd w:val="clear" w:color="auto" w:fill="FFFFFF"/>
            <w:vAlign w:val="center"/>
          </w:tcPr>
          <w:p w14:paraId="03464FCF"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1009382240</w:t>
            </w:r>
          </w:p>
        </w:tc>
      </w:tr>
      <w:tr w:rsidR="00CB4BEB" w:rsidRPr="00CE1917" w14:paraId="6876A53E"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7DDBA"/>
            <w:vAlign w:val="bottom"/>
          </w:tcPr>
          <w:p w14:paraId="61784DB0"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lastRenderedPageBreak/>
              <w:t>l</w:t>
            </w:r>
            <w:r w:rsidRPr="00CE1917">
              <w:rPr>
                <w:rFonts w:ascii="Trebuchet MS" w:hAnsi="Trebuchet MS" w:cs="Trebuchet MS"/>
                <w:sz w:val="18"/>
                <w:szCs w:val="18"/>
              </w:rPr>
              <w:t>ink</w:t>
            </w:r>
          </w:p>
        </w:tc>
        <w:tc>
          <w:tcPr>
            <w:tcW w:w="1560" w:type="dxa"/>
            <w:tcBorders>
              <w:top w:val="single" w:sz="4" w:space="0" w:color="auto"/>
              <w:left w:val="single" w:sz="4" w:space="0" w:color="auto"/>
              <w:bottom w:val="single" w:sz="4" w:space="0" w:color="auto"/>
              <w:right w:val="single" w:sz="4" w:space="0" w:color="auto"/>
            </w:tcBorders>
            <w:shd w:val="clear" w:color="auto" w:fill="97DDBA"/>
          </w:tcPr>
          <w:p w14:paraId="5F493360" w14:textId="77777777" w:rsidR="00CB4BEB" w:rsidRPr="0014307B" w:rsidRDefault="00CB4BEB" w:rsidP="003C0924">
            <w:pPr>
              <w:rPr>
                <w:rFonts w:ascii="Trebuchet MS" w:hAnsi="Trebuchet MS" w:cs="Trebuchet MS"/>
                <w:sz w:val="18"/>
                <w:szCs w:val="18"/>
              </w:rPr>
            </w:pPr>
          </w:p>
        </w:tc>
        <w:tc>
          <w:tcPr>
            <w:tcW w:w="11412"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1644CCEF"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22DE327D" w14:textId="77777777" w:rsidTr="003C0924">
        <w:trPr>
          <w:trHeight w:hRule="exact" w:val="255"/>
        </w:trPr>
        <w:tc>
          <w:tcPr>
            <w:tcW w:w="3834" w:type="dxa"/>
            <w:gridSpan w:val="3"/>
            <w:tcBorders>
              <w:top w:val="single" w:sz="4" w:space="0" w:color="auto"/>
              <w:left w:val="nil"/>
              <w:bottom w:val="nil"/>
              <w:right w:val="nil"/>
            </w:tcBorders>
            <w:shd w:val="clear" w:color="auto" w:fill="99CCFF"/>
          </w:tcPr>
          <w:p w14:paraId="2AAE331C" w14:textId="77777777" w:rsidR="00CB4BEB" w:rsidRDefault="00CB4BEB" w:rsidP="003C0924">
            <w:pPr>
              <w:rPr>
                <w:rFonts w:ascii="Trebuchet MS" w:hAnsi="Trebuchet MS" w:cs="Trebuchet MS"/>
                <w:i/>
                <w:iCs/>
                <w:sz w:val="18"/>
                <w:szCs w:val="18"/>
              </w:rPr>
            </w:pPr>
          </w:p>
        </w:tc>
        <w:tc>
          <w:tcPr>
            <w:tcW w:w="10834" w:type="dxa"/>
            <w:gridSpan w:val="5"/>
            <w:tcBorders>
              <w:top w:val="single" w:sz="4" w:space="0" w:color="auto"/>
              <w:left w:val="nil"/>
              <w:bottom w:val="nil"/>
              <w:right w:val="nil"/>
            </w:tcBorders>
            <w:shd w:val="clear" w:color="auto" w:fill="99CCFF"/>
            <w:vAlign w:val="bottom"/>
          </w:tcPr>
          <w:p w14:paraId="77EB8F1D"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7D8E9DBD" w14:textId="77777777" w:rsidTr="003C0924">
        <w:trPr>
          <w:trHeight w:hRule="exact" w:val="255"/>
        </w:trPr>
        <w:tc>
          <w:tcPr>
            <w:tcW w:w="3834" w:type="dxa"/>
            <w:gridSpan w:val="3"/>
            <w:tcBorders>
              <w:top w:val="nil"/>
              <w:left w:val="nil"/>
              <w:bottom w:val="nil"/>
              <w:right w:val="nil"/>
            </w:tcBorders>
            <w:shd w:val="clear" w:color="auto" w:fill="97DDBA"/>
          </w:tcPr>
          <w:p w14:paraId="4143AF11" w14:textId="77777777" w:rsidR="00CB4BEB" w:rsidRPr="0051728E" w:rsidRDefault="00CB4BEB" w:rsidP="003C0924">
            <w:pPr>
              <w:rPr>
                <w:rFonts w:ascii="Trebuchet MS" w:hAnsi="Trebuchet MS" w:cs="Trebuchet MS"/>
                <w:i/>
                <w:iCs/>
                <w:sz w:val="18"/>
                <w:szCs w:val="18"/>
              </w:rPr>
            </w:pPr>
          </w:p>
        </w:tc>
        <w:tc>
          <w:tcPr>
            <w:tcW w:w="10834" w:type="dxa"/>
            <w:gridSpan w:val="5"/>
            <w:tcBorders>
              <w:top w:val="nil"/>
              <w:left w:val="nil"/>
              <w:bottom w:val="nil"/>
              <w:right w:val="nil"/>
            </w:tcBorders>
            <w:shd w:val="clear" w:color="auto" w:fill="97DDBA"/>
            <w:vAlign w:val="bottom"/>
          </w:tcPr>
          <w:p w14:paraId="5C9FE7DB"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63464C0D" w14:textId="77777777" w:rsidR="00CB4BEB" w:rsidRDefault="00CB4BEB" w:rsidP="00CB4BEB">
      <w:pPr>
        <w:pStyle w:val="Overskrift6"/>
      </w:pPr>
      <w:r>
        <w:t>5.7.5.1</w:t>
      </w:r>
      <w:r w:rsidRPr="00A32757">
        <w:t xml:space="preserve"> </w:t>
      </w:r>
      <w:r>
        <w:t>Metadata</w:t>
      </w:r>
      <w:r w:rsidRPr="000073D8">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19929423" w14:textId="77777777" w:rsidTr="003C0924">
        <w:trPr>
          <w:trHeight w:hRule="exact" w:val="255"/>
        </w:trPr>
        <w:tc>
          <w:tcPr>
            <w:tcW w:w="2235" w:type="dxa"/>
            <w:shd w:val="clear" w:color="auto" w:fill="D9D9D9"/>
            <w:vAlign w:val="bottom"/>
          </w:tcPr>
          <w:p w14:paraId="1AE07A3F"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30BE8F77"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6C0C303C" w14:textId="77777777" w:rsidTr="003C0924">
        <w:trPr>
          <w:trHeight w:hRule="exact" w:val="255"/>
        </w:trPr>
        <w:tc>
          <w:tcPr>
            <w:tcW w:w="2235" w:type="dxa"/>
            <w:shd w:val="clear" w:color="auto" w:fill="E0E0E0"/>
            <w:vAlign w:val="bottom"/>
          </w:tcPr>
          <w:p w14:paraId="2749B64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51E22758" w14:textId="77777777" w:rsidR="00CB4BEB" w:rsidRPr="00BA3026" w:rsidRDefault="00CB4BEB" w:rsidP="003C0924">
            <w:pPr>
              <w:rPr>
                <w:rFonts w:ascii="Trebuchet MS" w:hAnsi="Trebuchet MS" w:cs="Trebuchet MS"/>
                <w:sz w:val="18"/>
                <w:szCs w:val="18"/>
              </w:rPr>
            </w:pPr>
            <w:r w:rsidRPr="00BA3026">
              <w:rPr>
                <w:rFonts w:ascii="Trebuchet MS" w:hAnsi="Trebuchet MS" w:cs="Trebuchet MS"/>
                <w:sz w:val="18"/>
                <w:szCs w:val="18"/>
              </w:rPr>
              <w:t>Kørsels</w:t>
            </w:r>
            <w:r w:rsidRPr="000B2E88">
              <w:rPr>
                <w:rFonts w:ascii="Trebuchet MS" w:hAnsi="Trebuchet MS" w:cs="Trebuchet MS"/>
                <w:sz w:val="18"/>
                <w:szCs w:val="18"/>
              </w:rPr>
              <w:t>regulering</w:t>
            </w:r>
          </w:p>
        </w:tc>
      </w:tr>
      <w:tr w:rsidR="00CB4BEB" w:rsidRPr="0051728E" w14:paraId="6D1CBF25" w14:textId="77777777" w:rsidTr="003C0924">
        <w:trPr>
          <w:trHeight w:hRule="exact" w:val="255"/>
        </w:trPr>
        <w:tc>
          <w:tcPr>
            <w:tcW w:w="2235" w:type="dxa"/>
            <w:shd w:val="clear" w:color="auto" w:fill="E0E0E0"/>
            <w:vAlign w:val="bottom"/>
          </w:tcPr>
          <w:p w14:paraId="2AA362C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59109B25" w14:textId="77777777" w:rsidR="00CB4BEB" w:rsidRDefault="00CB4BEB" w:rsidP="003C0924">
            <w:pPr>
              <w:rPr>
                <w:rFonts w:ascii="Trebuchet MS" w:hAnsi="Trebuchet MS"/>
                <w:sz w:val="18"/>
                <w:szCs w:val="18"/>
              </w:rPr>
            </w:pPr>
            <w:r>
              <w:rPr>
                <w:rFonts w:ascii="Trebuchet MS" w:hAnsi="Trebuchet MS"/>
                <w:sz w:val="18"/>
                <w:szCs w:val="18"/>
              </w:rPr>
              <w:t>5604</w:t>
            </w:r>
          </w:p>
        </w:tc>
      </w:tr>
      <w:tr w:rsidR="00CB4BEB" w:rsidRPr="0051728E" w14:paraId="3A294E48" w14:textId="77777777" w:rsidTr="003C0924">
        <w:trPr>
          <w:trHeight w:hRule="exact" w:val="255"/>
        </w:trPr>
        <w:tc>
          <w:tcPr>
            <w:tcW w:w="2235" w:type="dxa"/>
            <w:shd w:val="clear" w:color="auto" w:fill="E0E0E0"/>
            <w:vAlign w:val="bottom"/>
          </w:tcPr>
          <w:p w14:paraId="02DDCD1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12113BA1" w14:textId="77777777" w:rsidR="00CB4BEB" w:rsidRPr="00F279E4" w:rsidRDefault="00CB4BEB" w:rsidP="003C0924">
            <w:pPr>
              <w:rPr>
                <w:rFonts w:ascii="Trebuchet MS" w:hAnsi="Trebuchet MS" w:cs="Trebuchet MS"/>
                <w:sz w:val="18"/>
                <w:szCs w:val="18"/>
              </w:rPr>
            </w:pPr>
            <w:r>
              <w:rPr>
                <w:rFonts w:ascii="Trebuchet MS" w:hAnsi="Trebuchet MS"/>
                <w:sz w:val="18"/>
                <w:szCs w:val="18"/>
              </w:rPr>
              <w:t>Vej hvor alm. kørsel med bil og motorcykel m.v. er stærkt begrænset.</w:t>
            </w:r>
          </w:p>
        </w:tc>
      </w:tr>
      <w:tr w:rsidR="00CB4BEB" w:rsidRPr="0051728E" w14:paraId="2B55CD7A" w14:textId="77777777" w:rsidTr="003C0924">
        <w:trPr>
          <w:trHeight w:hRule="exact" w:val="255"/>
        </w:trPr>
        <w:tc>
          <w:tcPr>
            <w:tcW w:w="2235" w:type="dxa"/>
            <w:shd w:val="clear" w:color="auto" w:fill="E0E0E0"/>
            <w:vAlign w:val="bottom"/>
          </w:tcPr>
          <w:p w14:paraId="5DACF2E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4EEE6998"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Viser f.eks. hvordan der i begrænset omfang må køre i gågaden.</w:t>
            </w:r>
          </w:p>
        </w:tc>
      </w:tr>
      <w:tr w:rsidR="00CB4BEB" w:rsidRPr="0051728E" w14:paraId="6A75D5F7" w14:textId="77777777" w:rsidTr="003C0924">
        <w:trPr>
          <w:trHeight w:hRule="exact" w:val="255"/>
        </w:trPr>
        <w:tc>
          <w:tcPr>
            <w:tcW w:w="2235" w:type="dxa"/>
            <w:shd w:val="clear" w:color="auto" w:fill="E0E0E0"/>
            <w:vAlign w:val="bottom"/>
          </w:tcPr>
          <w:p w14:paraId="15B89252"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64D214D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sagsbehandler og borger via selvbetjeningsløsninger, hvordan vejen er begrænset i tilladt kørsel.</w:t>
            </w:r>
          </w:p>
        </w:tc>
      </w:tr>
      <w:tr w:rsidR="00CB4BEB" w:rsidRPr="0051728E" w14:paraId="0AF0DF01" w14:textId="77777777" w:rsidTr="003C0924">
        <w:trPr>
          <w:trHeight w:hRule="exact" w:val="255"/>
        </w:trPr>
        <w:tc>
          <w:tcPr>
            <w:tcW w:w="2235" w:type="dxa"/>
            <w:shd w:val="clear" w:color="auto" w:fill="E0E0E0"/>
            <w:vAlign w:val="bottom"/>
          </w:tcPr>
          <w:p w14:paraId="459E5379"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65F534A1"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Transportnet</w:t>
            </w:r>
          </w:p>
        </w:tc>
      </w:tr>
      <w:tr w:rsidR="00CB4BEB" w:rsidRPr="0051728E" w14:paraId="077E0512" w14:textId="77777777" w:rsidTr="003C0924">
        <w:trPr>
          <w:trHeight w:hRule="exact" w:val="255"/>
        </w:trPr>
        <w:tc>
          <w:tcPr>
            <w:tcW w:w="2235" w:type="dxa"/>
            <w:shd w:val="clear" w:color="auto" w:fill="E0E0E0"/>
            <w:vAlign w:val="bottom"/>
          </w:tcPr>
          <w:p w14:paraId="55A7ED06" w14:textId="77777777" w:rsidR="00CB4BEB" w:rsidRPr="00492FFE" w:rsidRDefault="00CB4BEB" w:rsidP="003C0924">
            <w:pPr>
              <w:rPr>
                <w:rFonts w:ascii="Trebuchet MS" w:hAnsi="Trebuchet MS" w:cs="Trebuchet MS"/>
                <w:sz w:val="18"/>
                <w:szCs w:val="18"/>
              </w:rPr>
            </w:pPr>
            <w:proofErr w:type="spellStart"/>
            <w:r>
              <w:rPr>
                <w:rFonts w:ascii="Trebuchet MS" w:hAnsi="Trebuchet MS" w:cs="Trebuchet MS"/>
                <w:sz w:val="18"/>
                <w:szCs w:val="18"/>
              </w:rPr>
              <w:t>No</w:t>
            </w:r>
            <w:r w:rsidRPr="000B2E88">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roofErr w:type="spellEnd"/>
          </w:p>
        </w:tc>
        <w:tc>
          <w:tcPr>
            <w:tcW w:w="11340" w:type="dxa"/>
            <w:shd w:val="clear" w:color="auto" w:fill="FFFFFF"/>
            <w:vAlign w:val="bottom"/>
          </w:tcPr>
          <w:p w14:paraId="263CD9D8"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sz w:val="18"/>
                <w:szCs w:val="18"/>
              </w:rPr>
              <w:t xml:space="preserve">Hastighed, Fart, Gågade, </w:t>
            </w:r>
          </w:p>
        </w:tc>
      </w:tr>
      <w:tr w:rsidR="00CB4BEB" w:rsidRPr="0051728E" w14:paraId="375BBFD7" w14:textId="77777777" w:rsidTr="003C0924">
        <w:trPr>
          <w:trHeight w:hRule="exact" w:val="255"/>
        </w:trPr>
        <w:tc>
          <w:tcPr>
            <w:tcW w:w="2235" w:type="dxa"/>
            <w:shd w:val="clear" w:color="auto" w:fill="E0E0E0"/>
            <w:vAlign w:val="bottom"/>
          </w:tcPr>
          <w:p w14:paraId="08952F9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5E4FD2E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Linje</w:t>
            </w:r>
          </w:p>
        </w:tc>
      </w:tr>
      <w:tr w:rsidR="00CB4BEB" w:rsidRPr="0051728E" w14:paraId="4D12F3F8" w14:textId="77777777" w:rsidTr="003C0924">
        <w:trPr>
          <w:trHeight w:hRule="exact" w:val="255"/>
        </w:trPr>
        <w:tc>
          <w:tcPr>
            <w:tcW w:w="2235" w:type="dxa"/>
            <w:shd w:val="clear" w:color="auto" w:fill="E0E0E0"/>
            <w:vAlign w:val="bottom"/>
          </w:tcPr>
          <w:p w14:paraId="55DB6A9A"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Lovgrundlag</w:t>
            </w:r>
          </w:p>
        </w:tc>
        <w:tc>
          <w:tcPr>
            <w:tcW w:w="11340" w:type="dxa"/>
            <w:shd w:val="clear" w:color="auto" w:fill="FFFFFF"/>
            <w:vAlign w:val="bottom"/>
          </w:tcPr>
          <w:p w14:paraId="5D958B6E" w14:textId="77777777" w:rsidR="00CB4BEB" w:rsidRPr="00C60C42" w:rsidRDefault="00CB4BEB" w:rsidP="003C0924">
            <w:pPr>
              <w:rPr>
                <w:rFonts w:ascii="Trebuchet MS" w:hAnsi="Trebuchet MS" w:cs="Trebuchet MS"/>
                <w:sz w:val="18"/>
                <w:szCs w:val="18"/>
              </w:rPr>
            </w:pPr>
          </w:p>
        </w:tc>
      </w:tr>
      <w:tr w:rsidR="00CB4BEB" w:rsidRPr="00186E64" w14:paraId="6AC4E007" w14:textId="77777777" w:rsidTr="003C0924">
        <w:trPr>
          <w:trHeight w:hRule="exact" w:val="255"/>
        </w:trPr>
        <w:tc>
          <w:tcPr>
            <w:tcW w:w="2235" w:type="dxa"/>
            <w:shd w:val="clear" w:color="auto" w:fill="E0E0E0"/>
            <w:vAlign w:val="bottom"/>
          </w:tcPr>
          <w:p w14:paraId="6B265858" w14:textId="77777777" w:rsidR="00CB4BEB" w:rsidRPr="00C60C42" w:rsidRDefault="00CB4BEB" w:rsidP="003C0924">
            <w:pPr>
              <w:rPr>
                <w:rFonts w:ascii="Trebuchet MS" w:hAnsi="Trebuchet MS" w:cs="Trebuchet MS"/>
                <w:sz w:val="18"/>
                <w:szCs w:val="18"/>
              </w:rPr>
            </w:pPr>
            <w:proofErr w:type="spellStart"/>
            <w:r w:rsidRPr="00C60C42">
              <w:rPr>
                <w:rFonts w:ascii="Trebuchet MS" w:hAnsi="Trebuchet MS" w:cs="Trebuchet MS"/>
                <w:sz w:val="18"/>
                <w:szCs w:val="18"/>
              </w:rPr>
              <w:t>KLE_koder</w:t>
            </w:r>
            <w:proofErr w:type="spellEnd"/>
          </w:p>
        </w:tc>
        <w:tc>
          <w:tcPr>
            <w:tcW w:w="11340" w:type="dxa"/>
            <w:shd w:val="clear" w:color="auto" w:fill="FFFFFF"/>
            <w:vAlign w:val="bottom"/>
          </w:tcPr>
          <w:p w14:paraId="39180D59" w14:textId="77777777" w:rsidR="00CB4BEB" w:rsidRPr="00C60C42" w:rsidRDefault="00CB4BEB" w:rsidP="003C0924">
            <w:pPr>
              <w:rPr>
                <w:rFonts w:ascii="Trebuchet MS" w:hAnsi="Trebuchet MS" w:cs="Trebuchet MS"/>
                <w:sz w:val="18"/>
                <w:szCs w:val="18"/>
              </w:rPr>
            </w:pPr>
            <w:r w:rsidRPr="00A4211B">
              <w:rPr>
                <w:rFonts w:ascii="Trebuchet MS" w:hAnsi="Trebuchet MS" w:cs="Trebuchet MS"/>
                <w:sz w:val="18"/>
                <w:szCs w:val="18"/>
              </w:rPr>
              <w:t>05.13.10</w:t>
            </w:r>
          </w:p>
        </w:tc>
      </w:tr>
    </w:tbl>
    <w:p w14:paraId="1DD35E70" w14:textId="77777777" w:rsidR="00CB4BEB" w:rsidRPr="00A32757" w:rsidRDefault="00CB4BEB" w:rsidP="00CB4BEB">
      <w:pPr>
        <w:pStyle w:val="Overskrift6"/>
      </w:pPr>
      <w:r>
        <w:t>5.7.5.2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7"/>
        <w:gridCol w:w="8959"/>
      </w:tblGrid>
      <w:tr w:rsidR="00CB4BEB" w:rsidRPr="0051728E" w14:paraId="37C0BC9A" w14:textId="77777777" w:rsidTr="003C0924">
        <w:trPr>
          <w:trHeight w:hRule="exact" w:val="255"/>
        </w:trPr>
        <w:tc>
          <w:tcPr>
            <w:tcW w:w="4503" w:type="dxa"/>
            <w:shd w:val="clear" w:color="auto" w:fill="D9D9D9"/>
            <w:vAlign w:val="bottom"/>
          </w:tcPr>
          <w:p w14:paraId="50DAA5C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6F15F0B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2AD9E34A" w14:textId="77777777" w:rsidTr="003C0924">
        <w:trPr>
          <w:trHeight w:hRule="exact" w:val="255"/>
        </w:trPr>
        <w:tc>
          <w:tcPr>
            <w:tcW w:w="4503" w:type="dxa"/>
            <w:shd w:val="clear" w:color="auto" w:fill="E0E0E0"/>
            <w:vAlign w:val="bottom"/>
          </w:tcPr>
          <w:p w14:paraId="7810403A"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227CDA92"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Geometrien fra </w:t>
            </w:r>
            <w:proofErr w:type="spellStart"/>
            <w:r w:rsidRPr="00A4211B">
              <w:rPr>
                <w:rFonts w:ascii="Trebuchet MS" w:hAnsi="Trebuchet MS" w:cs="Trebuchet MS"/>
                <w:sz w:val="18"/>
                <w:szCs w:val="18"/>
              </w:rPr>
              <w:t>GeoDanmark</w:t>
            </w:r>
            <w:proofErr w:type="spellEnd"/>
            <w:r>
              <w:rPr>
                <w:rFonts w:ascii="Trebuchet MS" w:hAnsi="Trebuchet MS" w:cs="Trebuchet MS"/>
                <w:sz w:val="18"/>
                <w:szCs w:val="18"/>
              </w:rPr>
              <w:t xml:space="preserve">-vejmidte genanvendes og </w:t>
            </w:r>
            <w:proofErr w:type="spellStart"/>
            <w:r>
              <w:rPr>
                <w:rFonts w:ascii="Trebuchet MS" w:hAnsi="Trebuchet MS" w:cs="Trebuchet MS"/>
                <w:sz w:val="18"/>
                <w:szCs w:val="18"/>
              </w:rPr>
              <w:t>oplysnngerne</w:t>
            </w:r>
            <w:proofErr w:type="spellEnd"/>
            <w:r>
              <w:rPr>
                <w:rFonts w:ascii="Trebuchet MS" w:hAnsi="Trebuchet MS" w:cs="Trebuchet MS"/>
                <w:sz w:val="18"/>
                <w:szCs w:val="18"/>
              </w:rPr>
              <w:t xml:space="preserve"> findes evt. via </w:t>
            </w:r>
            <w:proofErr w:type="spellStart"/>
            <w:r>
              <w:rPr>
                <w:rFonts w:ascii="Trebuchet MS" w:hAnsi="Trebuchet MS" w:cs="Trebuchet MS"/>
                <w:sz w:val="18"/>
                <w:szCs w:val="18"/>
              </w:rPr>
              <w:t>Steetview</w:t>
            </w:r>
            <w:proofErr w:type="spellEnd"/>
            <w:r>
              <w:rPr>
                <w:rFonts w:ascii="Trebuchet MS" w:hAnsi="Trebuchet MS" w:cs="Trebuchet MS"/>
                <w:sz w:val="18"/>
                <w:szCs w:val="18"/>
              </w:rPr>
              <w:t>.</w:t>
            </w:r>
          </w:p>
        </w:tc>
      </w:tr>
      <w:tr w:rsidR="00CB4BEB" w:rsidRPr="0051728E" w14:paraId="10C98A0B" w14:textId="77777777" w:rsidTr="003C0924">
        <w:trPr>
          <w:trHeight w:hRule="exact" w:val="255"/>
        </w:trPr>
        <w:tc>
          <w:tcPr>
            <w:tcW w:w="4503" w:type="dxa"/>
            <w:shd w:val="clear" w:color="auto" w:fill="E0E0E0"/>
            <w:vAlign w:val="bottom"/>
          </w:tcPr>
          <w:p w14:paraId="03F155F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5C7BB487"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via tre forskellige værdier. Se 5.8.5.3 Kodelister.</w:t>
            </w:r>
          </w:p>
        </w:tc>
      </w:tr>
      <w:tr w:rsidR="00CB4BEB" w:rsidRPr="0051728E" w14:paraId="3E16E673" w14:textId="77777777" w:rsidTr="003C0924">
        <w:trPr>
          <w:trHeight w:hRule="exact" w:val="255"/>
        </w:trPr>
        <w:tc>
          <w:tcPr>
            <w:tcW w:w="4503" w:type="dxa"/>
            <w:shd w:val="clear" w:color="auto" w:fill="E0E0E0"/>
            <w:vAlign w:val="bottom"/>
          </w:tcPr>
          <w:p w14:paraId="1EC18A2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01DE094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0423D1FD" w14:textId="77777777" w:rsidTr="003C0924">
        <w:trPr>
          <w:trHeight w:hRule="exact" w:val="255"/>
        </w:trPr>
        <w:tc>
          <w:tcPr>
            <w:tcW w:w="4503" w:type="dxa"/>
            <w:shd w:val="clear" w:color="auto" w:fill="E0E0E0"/>
            <w:vAlign w:val="bottom"/>
          </w:tcPr>
          <w:p w14:paraId="0F9394B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2BBCC6D0" w14:textId="77777777" w:rsidR="00CB4BEB" w:rsidRPr="00024C60" w:rsidRDefault="00CB4BEB" w:rsidP="003C0924">
            <w:pPr>
              <w:rPr>
                <w:rFonts w:ascii="Trebuchet MS" w:hAnsi="Trebuchet MS" w:cs="Trebuchet MS"/>
                <w:sz w:val="18"/>
                <w:szCs w:val="18"/>
              </w:rPr>
            </w:pPr>
          </w:p>
        </w:tc>
      </w:tr>
      <w:tr w:rsidR="00CB4BEB" w:rsidRPr="0051728E" w14:paraId="33FABA41" w14:textId="77777777" w:rsidTr="003C0924">
        <w:trPr>
          <w:trHeight w:hRule="exact" w:val="255"/>
        </w:trPr>
        <w:tc>
          <w:tcPr>
            <w:tcW w:w="4503" w:type="dxa"/>
            <w:shd w:val="clear" w:color="auto" w:fill="E0E0E0"/>
            <w:vAlign w:val="bottom"/>
          </w:tcPr>
          <w:p w14:paraId="6D3B81C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1EEE388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 overlap.</w:t>
            </w:r>
          </w:p>
        </w:tc>
      </w:tr>
      <w:tr w:rsidR="00CB4BEB" w:rsidRPr="0051728E" w14:paraId="66C2089E" w14:textId="77777777" w:rsidTr="003C0924">
        <w:trPr>
          <w:trHeight w:hRule="exact" w:val="255"/>
        </w:trPr>
        <w:tc>
          <w:tcPr>
            <w:tcW w:w="4503" w:type="dxa"/>
            <w:shd w:val="clear" w:color="auto" w:fill="E0E0E0"/>
            <w:vAlign w:val="bottom"/>
          </w:tcPr>
          <w:p w14:paraId="34C8201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7C83C8F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Snap til </w:t>
            </w:r>
            <w:proofErr w:type="spellStart"/>
            <w:r w:rsidRPr="00A4211B">
              <w:rPr>
                <w:rFonts w:ascii="Trebuchet MS" w:hAnsi="Trebuchet MS" w:cs="Trebuchet MS"/>
                <w:sz w:val="18"/>
                <w:szCs w:val="18"/>
              </w:rPr>
              <w:t>GeoDanmark</w:t>
            </w:r>
            <w:proofErr w:type="spellEnd"/>
            <w:r>
              <w:rPr>
                <w:rFonts w:ascii="Trebuchet MS" w:hAnsi="Trebuchet MS" w:cs="Trebuchet MS"/>
                <w:sz w:val="18"/>
                <w:szCs w:val="18"/>
              </w:rPr>
              <w:t>-vejmidte</w:t>
            </w:r>
          </w:p>
        </w:tc>
      </w:tr>
    </w:tbl>
    <w:p w14:paraId="3CD18185" w14:textId="77777777" w:rsidR="00CB4BEB" w:rsidRPr="00A32757" w:rsidRDefault="00CB4BEB" w:rsidP="00CB4BEB">
      <w:pPr>
        <w:pStyle w:val="Overskrift6"/>
      </w:pPr>
      <w:r>
        <w:t>5.7.5.3 Kodelister</w:t>
      </w:r>
    </w:p>
    <w:p w14:paraId="4C62A947" w14:textId="77777777" w:rsidR="00CB4BEB" w:rsidRDefault="00CB4BEB" w:rsidP="00CB4BEB">
      <w:pPr>
        <w:autoSpaceDE w:val="0"/>
        <w:autoSpaceDN w:val="0"/>
        <w:adjustRightInd w:val="0"/>
        <w:rPr>
          <w:rFonts w:ascii="Trebuchet MS" w:hAnsi="Trebuchet MS" w:cs="Trebuchet MS"/>
          <w:sz w:val="18"/>
          <w:szCs w:val="18"/>
        </w:rPr>
      </w:pPr>
      <w:r w:rsidRPr="00A32757">
        <w:rPr>
          <w:rFonts w:ascii="Trebuchet MS" w:hAnsi="Trebuchet MS" w:cs="Trebuchet MS"/>
          <w:sz w:val="18"/>
          <w:szCs w:val="18"/>
        </w:rPr>
        <w:t>Kodelisterne fungerer som oversættelser mellem anvendte kodeværdier og de matchende forklarende tekster.</w:t>
      </w:r>
    </w:p>
    <w:p w14:paraId="0004DA18" w14:textId="77777777" w:rsidR="00CB4BEB" w:rsidRPr="00A32757" w:rsidRDefault="00CB4BEB" w:rsidP="00CB4BEB">
      <w:pPr>
        <w:pStyle w:val="Overskrift7"/>
      </w:pPr>
      <w:r>
        <w:t>5.7.5.3</w:t>
      </w:r>
      <w:r w:rsidRPr="00A32757">
        <w:t>.</w:t>
      </w:r>
      <w:r>
        <w:t>1</w:t>
      </w:r>
      <w:r w:rsidRPr="00A32757">
        <w:t xml:space="preserve"> </w:t>
      </w:r>
      <w:r>
        <w:t xml:space="preserve">  5604 </w:t>
      </w:r>
      <w:proofErr w:type="spellStart"/>
      <w:r>
        <w:t>Begr_type</w:t>
      </w:r>
      <w:proofErr w:type="spellEnd"/>
      <w:r w:rsidRPr="00CC386E">
        <w:rPr>
          <w:rStyle w:val="TypografiOverskrift4BrugerdefineretfarveRGB0Tegn"/>
        </w:rPr>
        <w:t xml:space="preserve"> </w:t>
      </w:r>
      <w:r>
        <w:t>(</w:t>
      </w:r>
      <w:r w:rsidRPr="004D056C">
        <w:t>d_5604_begr_type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87"/>
        <w:gridCol w:w="1350"/>
        <w:gridCol w:w="1407"/>
        <w:gridCol w:w="9082"/>
      </w:tblGrid>
      <w:tr w:rsidR="00CB4BEB" w:rsidRPr="0051728E" w14:paraId="17C5776C" w14:textId="77777777" w:rsidTr="003C0924">
        <w:trPr>
          <w:trHeight w:hRule="exact" w:val="255"/>
        </w:trPr>
        <w:tc>
          <w:tcPr>
            <w:tcW w:w="0" w:type="auto"/>
            <w:tcBorders>
              <w:bottom w:val="single" w:sz="4" w:space="0" w:color="auto"/>
            </w:tcBorders>
            <w:shd w:val="clear" w:color="auto" w:fill="D9D9D9"/>
            <w:vAlign w:val="center"/>
          </w:tcPr>
          <w:p w14:paraId="552F8144" w14:textId="77777777" w:rsidR="00CB4BEB" w:rsidRPr="0051728E" w:rsidRDefault="00CB4BEB" w:rsidP="003C0924">
            <w:pPr>
              <w:rPr>
                <w:rFonts w:ascii="Trebuchet MS" w:hAnsi="Trebuchet MS" w:cs="Trebuchet MS"/>
                <w:b/>
                <w:bCs/>
                <w:sz w:val="18"/>
                <w:szCs w:val="18"/>
              </w:rPr>
            </w:pPr>
            <w:proofErr w:type="spellStart"/>
            <w:r>
              <w:rPr>
                <w:rFonts w:ascii="Trebuchet MS" w:hAnsi="Trebuchet MS" w:cs="Trebuchet MS"/>
                <w:b/>
                <w:bCs/>
                <w:sz w:val="18"/>
                <w:szCs w:val="18"/>
              </w:rPr>
              <w:t>begr_type_kode</w:t>
            </w:r>
            <w:proofErr w:type="spellEnd"/>
          </w:p>
        </w:tc>
        <w:tc>
          <w:tcPr>
            <w:tcW w:w="0" w:type="auto"/>
            <w:tcBorders>
              <w:bottom w:val="single" w:sz="4" w:space="0" w:color="auto"/>
            </w:tcBorders>
            <w:shd w:val="clear" w:color="auto" w:fill="D9D9D9"/>
            <w:vAlign w:val="center"/>
          </w:tcPr>
          <w:p w14:paraId="1A7EF08A" w14:textId="77777777" w:rsidR="00CB4BEB" w:rsidRPr="0051728E" w:rsidRDefault="00CB4BEB" w:rsidP="003C0924">
            <w:pPr>
              <w:rPr>
                <w:rFonts w:ascii="Trebuchet MS" w:hAnsi="Trebuchet MS" w:cs="Trebuchet MS"/>
                <w:bCs/>
                <w:sz w:val="18"/>
                <w:szCs w:val="18"/>
              </w:rPr>
            </w:pPr>
            <w:proofErr w:type="spellStart"/>
            <w:r>
              <w:rPr>
                <w:rFonts w:ascii="Trebuchet MS" w:hAnsi="Trebuchet MS" w:cs="Trebuchet MS"/>
                <w:b/>
                <w:bCs/>
                <w:sz w:val="18"/>
                <w:szCs w:val="18"/>
              </w:rPr>
              <w:t>begr_type</w:t>
            </w:r>
            <w:proofErr w:type="spellEnd"/>
          </w:p>
        </w:tc>
        <w:tc>
          <w:tcPr>
            <w:tcW w:w="1418" w:type="dxa"/>
            <w:tcBorders>
              <w:bottom w:val="single" w:sz="4" w:space="0" w:color="auto"/>
            </w:tcBorders>
            <w:shd w:val="clear" w:color="auto" w:fill="D9D9D9"/>
            <w:vAlign w:val="bottom"/>
          </w:tcPr>
          <w:p w14:paraId="12DE8F83"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9187" w:type="dxa"/>
            <w:tcBorders>
              <w:bottom w:val="single" w:sz="4" w:space="0" w:color="auto"/>
            </w:tcBorders>
            <w:shd w:val="clear" w:color="auto" w:fill="D9D9D9"/>
          </w:tcPr>
          <w:p w14:paraId="7F3462F6"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300E1099"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0D832E0C" w14:textId="77777777" w:rsidR="00CB4BEB" w:rsidRPr="00CE6370" w:rsidRDefault="00CB4BEB" w:rsidP="003C0924">
            <w:pPr>
              <w:jc w:val="center"/>
              <w:rPr>
                <w:rFonts w:ascii="Trebuchet MS" w:hAnsi="Trebuchet MS"/>
                <w:sz w:val="18"/>
                <w:szCs w:val="18"/>
              </w:rPr>
            </w:pPr>
            <w:r>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center"/>
          </w:tcPr>
          <w:p w14:paraId="7C8A4498" w14:textId="77777777" w:rsidR="00CB4BEB" w:rsidRPr="005D4BF4" w:rsidRDefault="00CB4BEB" w:rsidP="003C0924">
            <w:pPr>
              <w:rPr>
                <w:rFonts w:ascii="Trebuchet MS" w:hAnsi="Trebuchet MS"/>
                <w:sz w:val="18"/>
                <w:szCs w:val="18"/>
              </w:rPr>
            </w:pPr>
            <w:r w:rsidRPr="005D4BF4">
              <w:rPr>
                <w:rFonts w:ascii="Trebuchet MS" w:hAnsi="Trebuchet MS"/>
                <w:sz w:val="18"/>
                <w:szCs w:val="18"/>
              </w:rPr>
              <w:t>Gågadekørsel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5F766AE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187" w:type="dxa"/>
            <w:tcBorders>
              <w:top w:val="single" w:sz="4" w:space="0" w:color="auto"/>
              <w:left w:val="single" w:sz="4" w:space="0" w:color="auto"/>
              <w:bottom w:val="single" w:sz="4" w:space="0" w:color="auto"/>
            </w:tcBorders>
            <w:shd w:val="clear" w:color="auto" w:fill="FFFFFF"/>
            <w:vAlign w:val="bottom"/>
          </w:tcPr>
          <w:p w14:paraId="5CF14C6E" w14:textId="77777777" w:rsidR="00CB4BEB" w:rsidRPr="00FE3FC3" w:rsidRDefault="00CB4BEB" w:rsidP="003C0924">
            <w:pPr>
              <w:rPr>
                <w:rFonts w:ascii="Trebuchet MS" w:hAnsi="Trebuchet MS" w:cs="Trebuchet MS"/>
                <w:sz w:val="18"/>
                <w:szCs w:val="18"/>
              </w:rPr>
            </w:pPr>
            <w:r w:rsidRPr="00FA03F4">
              <w:rPr>
                <w:rFonts w:ascii="Trebuchet MS" w:hAnsi="Trebuchet MS" w:cs="Trebuchet MS"/>
                <w:sz w:val="18"/>
                <w:szCs w:val="18"/>
              </w:rPr>
              <w:t>Kørsel med bil og cykel er forbudt som hovedregl</w:t>
            </w:r>
            <w:r>
              <w:rPr>
                <w:rFonts w:ascii="Trebuchet MS" w:hAnsi="Trebuchet MS" w:cs="Trebuchet MS"/>
                <w:sz w:val="18"/>
                <w:szCs w:val="18"/>
              </w:rPr>
              <w:t>en</w:t>
            </w:r>
            <w:r w:rsidRPr="00FA03F4">
              <w:rPr>
                <w:rFonts w:ascii="Trebuchet MS" w:hAnsi="Trebuchet MS" w:cs="Trebuchet MS"/>
                <w:sz w:val="18"/>
                <w:szCs w:val="18"/>
              </w:rPr>
              <w:t>, men tilladt i kort</w:t>
            </w:r>
            <w:r>
              <w:rPr>
                <w:rFonts w:ascii="Trebuchet MS" w:hAnsi="Trebuchet MS" w:cs="Trebuchet MS"/>
                <w:sz w:val="18"/>
                <w:szCs w:val="18"/>
              </w:rPr>
              <w:t>e tidsrum af døgnet til f.eks. v</w:t>
            </w:r>
            <w:r w:rsidRPr="00FA03F4">
              <w:rPr>
                <w:rFonts w:ascii="Trebuchet MS" w:hAnsi="Trebuchet MS" w:cs="Trebuchet MS"/>
                <w:sz w:val="18"/>
                <w:szCs w:val="18"/>
              </w:rPr>
              <w:t>arekørsel m.v.</w:t>
            </w:r>
            <w:r>
              <w:rPr>
                <w:rFonts w:ascii="Trebuchet MS" w:hAnsi="Trebuchet MS" w:cs="Trebuchet MS"/>
                <w:sz w:val="18"/>
                <w:szCs w:val="18"/>
              </w:rPr>
              <w:t xml:space="preserve"> til områdets butikker.</w:t>
            </w:r>
          </w:p>
        </w:tc>
      </w:tr>
      <w:tr w:rsidR="00CB4BEB" w:rsidRPr="0051728E" w14:paraId="3A5AC656"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269F81FE" w14:textId="77777777" w:rsidR="00CB4BEB" w:rsidRPr="00CE6370" w:rsidRDefault="00CB4BEB" w:rsidP="003C0924">
            <w:pPr>
              <w:jc w:val="center"/>
              <w:rPr>
                <w:rFonts w:ascii="Trebuchet MS" w:hAnsi="Trebuchet MS"/>
                <w:sz w:val="18"/>
                <w:szCs w:val="18"/>
              </w:rPr>
            </w:pPr>
            <w:r>
              <w:rPr>
                <w:rFonts w:ascii="Trebuchet MS" w:hAnsi="Trebuchet MS"/>
                <w:sz w:val="18"/>
                <w:szCs w:val="18"/>
              </w:rPr>
              <w:t>2</w:t>
            </w:r>
          </w:p>
        </w:tc>
        <w:tc>
          <w:tcPr>
            <w:tcW w:w="0" w:type="auto"/>
            <w:tcBorders>
              <w:top w:val="single" w:sz="4" w:space="0" w:color="auto"/>
              <w:left w:val="single" w:sz="4" w:space="0" w:color="auto"/>
              <w:bottom w:val="single" w:sz="4" w:space="0" w:color="auto"/>
            </w:tcBorders>
            <w:shd w:val="clear" w:color="auto" w:fill="FFFFFF"/>
            <w:vAlign w:val="bottom"/>
          </w:tcPr>
          <w:p w14:paraId="504AC0E5" w14:textId="77777777" w:rsidR="00CB4BEB" w:rsidRPr="005D4BF4" w:rsidRDefault="00CB4BEB" w:rsidP="003C0924">
            <w:pPr>
              <w:rPr>
                <w:rFonts w:ascii="Trebuchet MS" w:hAnsi="Trebuchet MS"/>
                <w:sz w:val="18"/>
                <w:szCs w:val="18"/>
              </w:rPr>
            </w:pPr>
            <w:r w:rsidRPr="005D4BF4">
              <w:rPr>
                <w:rFonts w:ascii="Trebuchet MS" w:hAnsi="Trebuchet MS"/>
                <w:sz w:val="18"/>
                <w:szCs w:val="18"/>
              </w:rPr>
              <w:t>Varekørsel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ED6DFF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187" w:type="dxa"/>
            <w:tcBorders>
              <w:top w:val="single" w:sz="4" w:space="0" w:color="auto"/>
              <w:left w:val="single" w:sz="4" w:space="0" w:color="auto"/>
              <w:bottom w:val="single" w:sz="4" w:space="0" w:color="auto"/>
            </w:tcBorders>
            <w:shd w:val="clear" w:color="auto" w:fill="FFFFFF"/>
            <w:vAlign w:val="bottom"/>
          </w:tcPr>
          <w:p w14:paraId="7459F6B7" w14:textId="77777777" w:rsidR="00CB4BEB" w:rsidRPr="00FE3FC3" w:rsidRDefault="00CB4BEB" w:rsidP="003C0924">
            <w:pPr>
              <w:rPr>
                <w:rFonts w:ascii="Trebuchet MS" w:hAnsi="Trebuchet MS" w:cs="Trebuchet MS"/>
                <w:sz w:val="18"/>
                <w:szCs w:val="18"/>
              </w:rPr>
            </w:pPr>
            <w:r w:rsidRPr="00FA03F4">
              <w:rPr>
                <w:rFonts w:ascii="Trebuchet MS" w:hAnsi="Trebuchet MS" w:cs="Trebuchet MS"/>
                <w:sz w:val="18"/>
                <w:szCs w:val="18"/>
              </w:rPr>
              <w:t>Kun varekørsel</w:t>
            </w:r>
            <w:r>
              <w:rPr>
                <w:rFonts w:ascii="Trebuchet MS" w:hAnsi="Trebuchet MS" w:cs="Trebuchet MS"/>
                <w:sz w:val="18"/>
                <w:szCs w:val="18"/>
              </w:rPr>
              <w:t xml:space="preserve"> til området</w:t>
            </w:r>
            <w:r w:rsidRPr="00FA03F4">
              <w:rPr>
                <w:rFonts w:ascii="Trebuchet MS" w:hAnsi="Trebuchet MS" w:cs="Trebuchet MS"/>
                <w:sz w:val="18"/>
                <w:szCs w:val="18"/>
              </w:rPr>
              <w:t xml:space="preserve"> tilladt</w:t>
            </w:r>
          </w:p>
        </w:tc>
      </w:tr>
      <w:tr w:rsidR="00CB4BEB" w:rsidRPr="0051728E" w14:paraId="61A9CBCF"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4777B4D2" w14:textId="77777777" w:rsidR="00CB4BEB" w:rsidRDefault="00CB4BEB" w:rsidP="003C0924">
            <w:pPr>
              <w:jc w:val="center"/>
              <w:rPr>
                <w:rFonts w:ascii="Trebuchet MS" w:hAnsi="Trebuchet MS"/>
                <w:sz w:val="18"/>
                <w:szCs w:val="18"/>
              </w:rPr>
            </w:pPr>
            <w:r>
              <w:rPr>
                <w:rFonts w:ascii="Trebuchet MS" w:hAnsi="Trebuchet MS"/>
                <w:sz w:val="18"/>
                <w:szCs w:val="18"/>
              </w:rPr>
              <w:lastRenderedPageBreak/>
              <w:t>3</w:t>
            </w:r>
          </w:p>
        </w:tc>
        <w:tc>
          <w:tcPr>
            <w:tcW w:w="0" w:type="auto"/>
            <w:tcBorders>
              <w:top w:val="single" w:sz="4" w:space="0" w:color="auto"/>
              <w:left w:val="single" w:sz="4" w:space="0" w:color="auto"/>
              <w:bottom w:val="single" w:sz="4" w:space="0" w:color="auto"/>
            </w:tcBorders>
            <w:shd w:val="clear" w:color="auto" w:fill="FFFFFF"/>
            <w:vAlign w:val="bottom"/>
          </w:tcPr>
          <w:p w14:paraId="5660C57D" w14:textId="77777777" w:rsidR="00CB4BEB" w:rsidRPr="005D4BF4" w:rsidRDefault="00CB4BEB" w:rsidP="003C0924">
            <w:pPr>
              <w:rPr>
                <w:rFonts w:ascii="Trebuchet MS" w:hAnsi="Trebuchet MS"/>
                <w:sz w:val="18"/>
                <w:szCs w:val="18"/>
              </w:rPr>
            </w:pPr>
            <w:r w:rsidRPr="005D4BF4">
              <w:rPr>
                <w:rFonts w:ascii="Trebuchet MS" w:hAnsi="Trebuchet MS"/>
                <w:sz w:val="18"/>
                <w:szCs w:val="18"/>
              </w:rPr>
              <w:t>Sommerkørsel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985272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187" w:type="dxa"/>
            <w:tcBorders>
              <w:top w:val="single" w:sz="4" w:space="0" w:color="auto"/>
              <w:left w:val="single" w:sz="4" w:space="0" w:color="auto"/>
              <w:bottom w:val="single" w:sz="4" w:space="0" w:color="auto"/>
            </w:tcBorders>
            <w:shd w:val="clear" w:color="auto" w:fill="FFFFFF"/>
            <w:vAlign w:val="bottom"/>
          </w:tcPr>
          <w:p w14:paraId="643BB55E" w14:textId="77777777" w:rsidR="00CB4BEB" w:rsidRPr="00FE3FC3" w:rsidRDefault="00CB4BEB" w:rsidP="003C0924">
            <w:pPr>
              <w:rPr>
                <w:rFonts w:ascii="Trebuchet MS" w:hAnsi="Trebuchet MS" w:cs="Trebuchet MS"/>
                <w:sz w:val="18"/>
                <w:szCs w:val="18"/>
              </w:rPr>
            </w:pPr>
            <w:r w:rsidRPr="00FA03F4">
              <w:rPr>
                <w:rFonts w:ascii="Trebuchet MS" w:hAnsi="Trebuchet MS" w:cs="Trebuchet MS"/>
                <w:sz w:val="18"/>
                <w:szCs w:val="18"/>
              </w:rPr>
              <w:t>Kun kørsel i sommerperioden</w:t>
            </w:r>
          </w:p>
        </w:tc>
      </w:tr>
      <w:tr w:rsidR="00CB4BEB" w:rsidRPr="0051728E" w14:paraId="2D6BEB7A"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49FCBD48" w14:textId="77777777" w:rsidR="00CB4BEB" w:rsidRDefault="00CB4BEB" w:rsidP="003C0924">
            <w:pPr>
              <w:jc w:val="center"/>
              <w:rPr>
                <w:rFonts w:ascii="Trebuchet MS" w:hAnsi="Trebuchet MS"/>
                <w:sz w:val="18"/>
                <w:szCs w:val="18"/>
              </w:rPr>
            </w:pPr>
            <w:r>
              <w:rPr>
                <w:rFonts w:ascii="Trebuchet MS" w:hAnsi="Trebuchet MS"/>
                <w:sz w:val="18"/>
                <w:szCs w:val="18"/>
              </w:rPr>
              <w:t>4</w:t>
            </w:r>
          </w:p>
        </w:tc>
        <w:tc>
          <w:tcPr>
            <w:tcW w:w="0" w:type="auto"/>
            <w:tcBorders>
              <w:top w:val="single" w:sz="4" w:space="0" w:color="auto"/>
              <w:left w:val="single" w:sz="4" w:space="0" w:color="auto"/>
              <w:bottom w:val="single" w:sz="4" w:space="0" w:color="auto"/>
            </w:tcBorders>
            <w:shd w:val="clear" w:color="auto" w:fill="FFFFFF"/>
            <w:vAlign w:val="bottom"/>
          </w:tcPr>
          <w:p w14:paraId="7FF6615F" w14:textId="77777777" w:rsidR="00CB4BEB" w:rsidRPr="005D4BF4" w:rsidRDefault="00CB4BEB" w:rsidP="003C0924">
            <w:pPr>
              <w:rPr>
                <w:rFonts w:ascii="Trebuchet MS" w:hAnsi="Trebuchet MS"/>
                <w:sz w:val="18"/>
                <w:szCs w:val="18"/>
              </w:rPr>
            </w:pPr>
            <w:r>
              <w:rPr>
                <w:rFonts w:ascii="Trebuchet MS" w:hAnsi="Trebuchet MS"/>
                <w:sz w:val="18"/>
                <w:szCs w:val="18"/>
              </w:rPr>
              <w:t>Lastbilkørsel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A02812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187" w:type="dxa"/>
            <w:tcBorders>
              <w:top w:val="single" w:sz="4" w:space="0" w:color="auto"/>
              <w:left w:val="single" w:sz="4" w:space="0" w:color="auto"/>
              <w:bottom w:val="single" w:sz="4" w:space="0" w:color="auto"/>
            </w:tcBorders>
            <w:shd w:val="clear" w:color="auto" w:fill="FFFFFF"/>
            <w:vAlign w:val="bottom"/>
          </w:tcPr>
          <w:p w14:paraId="3D20C680" w14:textId="77777777" w:rsidR="00CB4BEB" w:rsidRPr="00FA03F4" w:rsidRDefault="00CB4BEB" w:rsidP="003C0924">
            <w:pPr>
              <w:rPr>
                <w:rFonts w:ascii="Trebuchet MS" w:hAnsi="Trebuchet MS" w:cs="Trebuchet MS"/>
                <w:sz w:val="18"/>
                <w:szCs w:val="18"/>
              </w:rPr>
            </w:pPr>
            <w:r>
              <w:rPr>
                <w:rFonts w:ascii="Trebuchet MS" w:hAnsi="Trebuchet MS" w:cs="Trebuchet MS"/>
                <w:sz w:val="18"/>
                <w:szCs w:val="18"/>
              </w:rPr>
              <w:t>Begrænset højde, bredde eller befæstelse der hindrer store/tunge køretøjers færdsel</w:t>
            </w:r>
          </w:p>
        </w:tc>
      </w:tr>
      <w:tr w:rsidR="00CB4BEB" w:rsidRPr="0051728E" w14:paraId="376D021D"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20356C08" w14:textId="77777777" w:rsidR="00CB4BEB" w:rsidRDefault="00CB4BEB" w:rsidP="003C0924">
            <w:pPr>
              <w:jc w:val="center"/>
              <w:rPr>
                <w:rFonts w:ascii="Trebuchet MS" w:hAnsi="Trebuchet MS"/>
                <w:sz w:val="18"/>
                <w:szCs w:val="18"/>
              </w:rPr>
            </w:pPr>
            <w:r>
              <w:rPr>
                <w:rFonts w:ascii="Trebuchet MS" w:hAnsi="Trebuchet MS"/>
                <w:sz w:val="18"/>
                <w:szCs w:val="18"/>
              </w:rPr>
              <w:t>5</w:t>
            </w:r>
          </w:p>
        </w:tc>
        <w:tc>
          <w:tcPr>
            <w:tcW w:w="0" w:type="auto"/>
            <w:tcBorders>
              <w:top w:val="single" w:sz="4" w:space="0" w:color="auto"/>
              <w:left w:val="single" w:sz="4" w:space="0" w:color="auto"/>
              <w:bottom w:val="single" w:sz="4" w:space="0" w:color="auto"/>
            </w:tcBorders>
            <w:shd w:val="clear" w:color="auto" w:fill="FFFFFF"/>
            <w:vAlign w:val="bottom"/>
          </w:tcPr>
          <w:p w14:paraId="3C7E3809" w14:textId="77777777" w:rsidR="00CB4BEB" w:rsidRDefault="00CB4BEB" w:rsidP="003C0924">
            <w:pPr>
              <w:rPr>
                <w:rFonts w:ascii="Trebuchet MS" w:hAnsi="Trebuchet MS"/>
                <w:sz w:val="18"/>
                <w:szCs w:val="18"/>
              </w:rPr>
            </w:pPr>
            <w:r>
              <w:rPr>
                <w:rFonts w:ascii="Trebuchet MS" w:hAnsi="Trebuchet MS"/>
                <w:sz w:val="18"/>
                <w:szCs w:val="18"/>
              </w:rPr>
              <w:t>Tvangsrute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13895E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187" w:type="dxa"/>
            <w:tcBorders>
              <w:top w:val="single" w:sz="4" w:space="0" w:color="auto"/>
              <w:left w:val="single" w:sz="4" w:space="0" w:color="auto"/>
              <w:bottom w:val="single" w:sz="4" w:space="0" w:color="auto"/>
            </w:tcBorders>
            <w:shd w:val="clear" w:color="auto" w:fill="FFFFFF"/>
            <w:vAlign w:val="bottom"/>
          </w:tcPr>
          <w:p w14:paraId="02DB703A" w14:textId="77777777" w:rsidR="00CB4BEB" w:rsidRDefault="00CB4BEB" w:rsidP="003C0924">
            <w:pPr>
              <w:rPr>
                <w:rFonts w:ascii="Trebuchet MS" w:hAnsi="Trebuchet MS" w:cs="Trebuchet MS"/>
                <w:sz w:val="18"/>
                <w:szCs w:val="18"/>
              </w:rPr>
            </w:pPr>
            <w:r>
              <w:rPr>
                <w:rFonts w:ascii="Trebuchet MS" w:hAnsi="Trebuchet MS" w:cs="Trebuchet MS"/>
                <w:sz w:val="18"/>
                <w:szCs w:val="18"/>
              </w:rPr>
              <w:t>Tvangsrute for farligt gods</w:t>
            </w:r>
          </w:p>
        </w:tc>
      </w:tr>
      <w:tr w:rsidR="00CB4BEB" w:rsidRPr="0051728E" w14:paraId="0A66619C"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6BF6F058" w14:textId="77777777" w:rsidR="00CB4BEB" w:rsidRDefault="00CB4BEB" w:rsidP="003C0924">
            <w:pPr>
              <w:jc w:val="center"/>
              <w:rPr>
                <w:rFonts w:ascii="Trebuchet MS" w:hAnsi="Trebuchet MS"/>
                <w:sz w:val="18"/>
                <w:szCs w:val="18"/>
              </w:rPr>
            </w:pPr>
            <w:r>
              <w:rPr>
                <w:rFonts w:ascii="Trebuchet MS" w:hAnsi="Trebuchet MS"/>
                <w:sz w:val="18"/>
                <w:szCs w:val="18"/>
              </w:rPr>
              <w:t>6</w:t>
            </w:r>
          </w:p>
        </w:tc>
        <w:tc>
          <w:tcPr>
            <w:tcW w:w="0" w:type="auto"/>
            <w:tcBorders>
              <w:top w:val="single" w:sz="4" w:space="0" w:color="auto"/>
              <w:left w:val="single" w:sz="4" w:space="0" w:color="auto"/>
              <w:bottom w:val="single" w:sz="4" w:space="0" w:color="auto"/>
            </w:tcBorders>
            <w:shd w:val="clear" w:color="auto" w:fill="FFFFFF"/>
            <w:vAlign w:val="bottom"/>
          </w:tcPr>
          <w:p w14:paraId="7B6F60B1" w14:textId="77777777" w:rsidR="00CB4BEB" w:rsidRDefault="00CB4BEB" w:rsidP="003C0924">
            <w:pPr>
              <w:rPr>
                <w:rFonts w:ascii="Trebuchet MS" w:hAnsi="Trebuchet MS"/>
                <w:sz w:val="18"/>
                <w:szCs w:val="18"/>
              </w:rPr>
            </w:pPr>
            <w:r>
              <w:rPr>
                <w:rFonts w:ascii="Trebuchet MS" w:hAnsi="Trebuchet MS"/>
                <w:sz w:val="18"/>
                <w:szCs w:val="18"/>
              </w:rPr>
              <w:t>Lang transport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ADD68E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187" w:type="dxa"/>
            <w:tcBorders>
              <w:top w:val="single" w:sz="4" w:space="0" w:color="auto"/>
              <w:left w:val="single" w:sz="4" w:space="0" w:color="auto"/>
              <w:bottom w:val="single" w:sz="4" w:space="0" w:color="auto"/>
            </w:tcBorders>
            <w:shd w:val="clear" w:color="auto" w:fill="FFFFFF"/>
            <w:vAlign w:val="bottom"/>
          </w:tcPr>
          <w:p w14:paraId="1B0E3079" w14:textId="77777777" w:rsidR="00CB4BEB" w:rsidRDefault="00CB4BEB" w:rsidP="003C0924">
            <w:pPr>
              <w:rPr>
                <w:rFonts w:ascii="Trebuchet MS" w:hAnsi="Trebuchet MS" w:cs="Trebuchet MS"/>
                <w:sz w:val="18"/>
                <w:szCs w:val="18"/>
              </w:rPr>
            </w:pPr>
            <w:r>
              <w:rPr>
                <w:rFonts w:ascii="Trebuchet MS" w:hAnsi="Trebuchet MS" w:cs="Trebuchet MS"/>
                <w:sz w:val="18"/>
                <w:szCs w:val="18"/>
              </w:rPr>
              <w:t>Ruter for køretøjer der er &gt; 25 meter lange</w:t>
            </w:r>
          </w:p>
        </w:tc>
      </w:tr>
      <w:tr w:rsidR="00CB4BEB" w:rsidRPr="0051728E" w14:paraId="4FAC0596"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14BB545F" w14:textId="77777777" w:rsidR="00CB4BEB" w:rsidRDefault="00CB4BEB" w:rsidP="003C0924">
            <w:pPr>
              <w:jc w:val="center"/>
              <w:rPr>
                <w:rFonts w:ascii="Trebuchet MS" w:hAnsi="Trebuchet MS"/>
                <w:sz w:val="18"/>
                <w:szCs w:val="18"/>
              </w:rPr>
            </w:pPr>
            <w:r>
              <w:rPr>
                <w:rFonts w:ascii="Trebuchet MS" w:hAnsi="Trebuchet MS"/>
                <w:sz w:val="18"/>
                <w:szCs w:val="18"/>
              </w:rPr>
              <w:t>8</w:t>
            </w:r>
          </w:p>
        </w:tc>
        <w:tc>
          <w:tcPr>
            <w:tcW w:w="0" w:type="auto"/>
            <w:tcBorders>
              <w:top w:val="single" w:sz="4" w:space="0" w:color="auto"/>
              <w:left w:val="single" w:sz="4" w:space="0" w:color="auto"/>
              <w:bottom w:val="single" w:sz="4" w:space="0" w:color="auto"/>
            </w:tcBorders>
            <w:shd w:val="clear" w:color="auto" w:fill="FFFFFF"/>
            <w:vAlign w:val="bottom"/>
          </w:tcPr>
          <w:p w14:paraId="71A08AEA" w14:textId="77777777" w:rsidR="00CB4BEB" w:rsidRPr="005D4BF4" w:rsidRDefault="00CB4BEB" w:rsidP="003C0924">
            <w:pPr>
              <w:rPr>
                <w:rFonts w:ascii="Trebuchet MS" w:hAnsi="Trebuchet MS"/>
                <w:sz w:val="18"/>
                <w:szCs w:val="18"/>
              </w:rPr>
            </w:pPr>
            <w:r>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6FE1B0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187" w:type="dxa"/>
            <w:tcBorders>
              <w:top w:val="single" w:sz="4" w:space="0" w:color="auto"/>
              <w:left w:val="single" w:sz="4" w:space="0" w:color="auto"/>
              <w:bottom w:val="single" w:sz="4" w:space="0" w:color="auto"/>
            </w:tcBorders>
            <w:shd w:val="clear" w:color="auto" w:fill="FFFFFF"/>
            <w:vAlign w:val="bottom"/>
          </w:tcPr>
          <w:p w14:paraId="4D5EFA10" w14:textId="77777777" w:rsidR="00CB4BEB" w:rsidRPr="00FA03F4" w:rsidRDefault="00CB4BEB" w:rsidP="003C0924">
            <w:pPr>
              <w:rPr>
                <w:rFonts w:ascii="Trebuchet MS" w:hAnsi="Trebuchet MS" w:cs="Trebuchet MS"/>
                <w:sz w:val="18"/>
                <w:szCs w:val="18"/>
              </w:rPr>
            </w:pPr>
            <w:r>
              <w:rPr>
                <w:rFonts w:ascii="Trebuchet MS" w:hAnsi="Trebuchet MS" w:cs="Trebuchet MS"/>
                <w:sz w:val="18"/>
                <w:szCs w:val="18"/>
              </w:rPr>
              <w:t>Hvor ovenstående ikke er dækkende</w:t>
            </w:r>
          </w:p>
        </w:tc>
      </w:tr>
      <w:tr w:rsidR="00CB4BEB" w:rsidRPr="0051728E" w14:paraId="5AD0E82C"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155F3A2A" w14:textId="77777777" w:rsidR="00CB4BEB" w:rsidRDefault="00CB4BEB" w:rsidP="003C0924">
            <w:pPr>
              <w:jc w:val="center"/>
              <w:rPr>
                <w:rFonts w:ascii="Trebuchet MS" w:hAnsi="Trebuchet MS"/>
                <w:sz w:val="18"/>
                <w:szCs w:val="18"/>
              </w:rPr>
            </w:pPr>
            <w:r>
              <w:rPr>
                <w:rFonts w:ascii="Trebuchet MS" w:hAnsi="Trebuchet MS"/>
                <w:sz w:val="18"/>
                <w:szCs w:val="18"/>
              </w:rPr>
              <w:t>9</w:t>
            </w:r>
          </w:p>
        </w:tc>
        <w:tc>
          <w:tcPr>
            <w:tcW w:w="0" w:type="auto"/>
            <w:tcBorders>
              <w:top w:val="single" w:sz="4" w:space="0" w:color="auto"/>
              <w:left w:val="single" w:sz="4" w:space="0" w:color="auto"/>
              <w:bottom w:val="single" w:sz="4" w:space="0" w:color="auto"/>
            </w:tcBorders>
            <w:shd w:val="clear" w:color="auto" w:fill="FFFFFF"/>
            <w:vAlign w:val="bottom"/>
          </w:tcPr>
          <w:p w14:paraId="01471B9A" w14:textId="77777777" w:rsidR="00CB4BEB" w:rsidRDefault="00CB4BEB" w:rsidP="003C0924">
            <w:pPr>
              <w:rPr>
                <w:rFonts w:ascii="Trebuchet MS" w:hAnsi="Trebuchet MS"/>
                <w:sz w:val="18"/>
                <w:szCs w:val="18"/>
              </w:rPr>
            </w:pPr>
            <w:r>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FFA9B3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187" w:type="dxa"/>
            <w:tcBorders>
              <w:top w:val="single" w:sz="4" w:space="0" w:color="auto"/>
              <w:left w:val="single" w:sz="4" w:space="0" w:color="auto"/>
              <w:bottom w:val="single" w:sz="4" w:space="0" w:color="auto"/>
            </w:tcBorders>
            <w:shd w:val="clear" w:color="auto" w:fill="FFFFFF"/>
            <w:vAlign w:val="bottom"/>
          </w:tcPr>
          <w:p w14:paraId="6C2176A1" w14:textId="77777777" w:rsidR="00CB4BEB" w:rsidRDefault="00CB4BEB" w:rsidP="003C0924">
            <w:pPr>
              <w:rPr>
                <w:rFonts w:ascii="Trebuchet MS" w:hAnsi="Trebuchet MS" w:cs="Trebuchet MS"/>
                <w:sz w:val="18"/>
                <w:szCs w:val="18"/>
              </w:rPr>
            </w:pPr>
            <w:r>
              <w:rPr>
                <w:rFonts w:ascii="Trebuchet MS" w:hAnsi="Trebuchet MS" w:cs="Trebuchet MS"/>
                <w:sz w:val="18"/>
                <w:szCs w:val="18"/>
              </w:rPr>
              <w:t>Mangler viden om begrænsningen</w:t>
            </w:r>
          </w:p>
        </w:tc>
      </w:tr>
    </w:tbl>
    <w:p w14:paraId="0F6E30B7" w14:textId="77777777" w:rsidR="00DF11C9" w:rsidRDefault="00DF11C9" w:rsidP="00DF11C9">
      <w:bookmarkStart w:id="1381" w:name="_Toc292713352"/>
      <w:bookmarkStart w:id="1382" w:name="_Toc292865458"/>
      <w:bookmarkStart w:id="1383" w:name="_Toc63351464"/>
    </w:p>
    <w:p w14:paraId="1B67D4F3" w14:textId="08BB2B06" w:rsidR="00CB4BEB" w:rsidRDefault="00CB4BEB" w:rsidP="00CB4BEB">
      <w:pPr>
        <w:pStyle w:val="Overskrift2"/>
        <w:rPr>
          <w:kern w:val="32"/>
        </w:rPr>
      </w:pPr>
      <w:bookmarkStart w:id="1384" w:name="_Toc122436117"/>
      <w:r w:rsidRPr="00FE5AB5">
        <w:rPr>
          <w:kern w:val="32"/>
        </w:rPr>
        <w:t xml:space="preserve">5.7.6 </w:t>
      </w:r>
      <w:proofErr w:type="spellStart"/>
      <w:r w:rsidRPr="003A52C1">
        <w:rPr>
          <w:kern w:val="32"/>
        </w:rPr>
        <w:t>Trafik_</w:t>
      </w:r>
      <w:r w:rsidRPr="00FE5AB5">
        <w:rPr>
          <w:kern w:val="32"/>
        </w:rPr>
        <w:t>byggelinje</w:t>
      </w:r>
      <w:proofErr w:type="spellEnd"/>
      <w:r w:rsidRPr="00FE5AB5">
        <w:rPr>
          <w:kern w:val="32"/>
        </w:rPr>
        <w:t xml:space="preserve"> (5605)</w:t>
      </w:r>
      <w:bookmarkEnd w:id="1381"/>
      <w:bookmarkEnd w:id="1382"/>
      <w:bookmarkEnd w:id="1383"/>
      <w:bookmarkEnd w:id="1384"/>
      <w:r w:rsidRPr="004960D9">
        <w:rPr>
          <w:kern w:val="32"/>
        </w:rPr>
        <w:t xml:space="preserve"> </w:t>
      </w:r>
    </w:p>
    <w:tbl>
      <w:tblPr>
        <w:tblW w:w="14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1164"/>
        <w:gridCol w:w="1043"/>
        <w:gridCol w:w="5028"/>
        <w:gridCol w:w="1155"/>
        <w:gridCol w:w="1370"/>
        <w:gridCol w:w="1360"/>
        <w:gridCol w:w="1993"/>
      </w:tblGrid>
      <w:tr w:rsidR="00CB4BEB" w:rsidRPr="0051728E" w14:paraId="2B4E3D1C" w14:textId="77777777" w:rsidTr="003C0924">
        <w:tc>
          <w:tcPr>
            <w:tcW w:w="1555" w:type="dxa"/>
            <w:tcBorders>
              <w:bottom w:val="single" w:sz="4" w:space="0" w:color="auto"/>
            </w:tcBorders>
            <w:shd w:val="clear" w:color="auto" w:fill="D9D9D9"/>
            <w:vAlign w:val="center"/>
          </w:tcPr>
          <w:p w14:paraId="79613681" w14:textId="77777777" w:rsidR="00CB4BEB" w:rsidRPr="005D2495" w:rsidRDefault="00CB4BEB" w:rsidP="003C0924">
            <w:pPr>
              <w:rPr>
                <w:rFonts w:ascii="Trebuchet MS" w:hAnsi="Trebuchet MS" w:cs="Trebuchet MS"/>
                <w:b/>
                <w:bCs/>
                <w:sz w:val="18"/>
                <w:szCs w:val="18"/>
              </w:rPr>
            </w:pPr>
            <w:r w:rsidRPr="005D2495">
              <w:rPr>
                <w:rFonts w:ascii="Trebuchet MS" w:hAnsi="Trebuchet MS" w:cs="Trebuchet MS"/>
                <w:b/>
                <w:bCs/>
                <w:sz w:val="18"/>
                <w:szCs w:val="18"/>
              </w:rPr>
              <w:t>Feltnavn</w:t>
            </w:r>
          </w:p>
        </w:tc>
        <w:tc>
          <w:tcPr>
            <w:tcW w:w="1134" w:type="dxa"/>
            <w:tcBorders>
              <w:bottom w:val="single" w:sz="4" w:space="0" w:color="auto"/>
            </w:tcBorders>
            <w:shd w:val="clear" w:color="auto" w:fill="D9D9D9"/>
            <w:vAlign w:val="center"/>
          </w:tcPr>
          <w:p w14:paraId="2174F6F7" w14:textId="77777777" w:rsidR="00CB4BEB" w:rsidRPr="005D2495" w:rsidRDefault="00CB4BEB" w:rsidP="003C0924">
            <w:pPr>
              <w:rPr>
                <w:rFonts w:ascii="Trebuchet MS" w:hAnsi="Trebuchet MS" w:cs="Trebuchet MS"/>
                <w:b/>
                <w:bCs/>
                <w:sz w:val="18"/>
                <w:szCs w:val="18"/>
              </w:rPr>
            </w:pPr>
            <w:r w:rsidRPr="005D2495">
              <w:rPr>
                <w:rFonts w:ascii="Trebuchet MS" w:hAnsi="Trebuchet MS" w:cs="Trebuchet MS"/>
                <w:b/>
                <w:bCs/>
                <w:sz w:val="18"/>
                <w:szCs w:val="18"/>
              </w:rPr>
              <w:t>Feltnavn</w:t>
            </w:r>
            <w:r>
              <w:rPr>
                <w:rFonts w:ascii="Trebuchet MS" w:hAnsi="Trebuchet MS" w:cs="Trebuchet MS"/>
                <w:b/>
                <w:bCs/>
                <w:sz w:val="18"/>
                <w:szCs w:val="18"/>
              </w:rPr>
              <w:t>10</w:t>
            </w:r>
          </w:p>
        </w:tc>
        <w:tc>
          <w:tcPr>
            <w:tcW w:w="6095" w:type="dxa"/>
            <w:gridSpan w:val="2"/>
            <w:tcBorders>
              <w:bottom w:val="single" w:sz="4" w:space="0" w:color="auto"/>
            </w:tcBorders>
            <w:shd w:val="clear" w:color="auto" w:fill="D9D9D9"/>
            <w:vAlign w:val="center"/>
          </w:tcPr>
          <w:p w14:paraId="1F331E33" w14:textId="77777777" w:rsidR="00CB4BEB" w:rsidRPr="005D2495" w:rsidRDefault="00CB4BEB" w:rsidP="003C0924">
            <w:pPr>
              <w:rPr>
                <w:rFonts w:ascii="Trebuchet MS" w:hAnsi="Trebuchet MS" w:cs="Trebuchet MS"/>
                <w:bCs/>
                <w:sz w:val="18"/>
                <w:szCs w:val="18"/>
              </w:rPr>
            </w:pPr>
            <w:r w:rsidRPr="005D2495">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071A5469" w14:textId="77777777" w:rsidR="00CB4BEB" w:rsidRPr="005D2495" w:rsidRDefault="00CB4BEB" w:rsidP="003C0924">
            <w:pPr>
              <w:rPr>
                <w:rFonts w:ascii="Trebuchet MS" w:hAnsi="Trebuchet MS" w:cs="Trebuchet MS"/>
                <w:bCs/>
                <w:sz w:val="18"/>
                <w:szCs w:val="18"/>
              </w:rPr>
            </w:pPr>
            <w:r w:rsidRPr="005D2495">
              <w:rPr>
                <w:rFonts w:ascii="Trebuchet MS" w:hAnsi="Trebuchet MS" w:cs="Trebuchet MS"/>
                <w:b/>
                <w:bCs/>
                <w:sz w:val="18"/>
                <w:szCs w:val="18"/>
              </w:rPr>
              <w:t>Datatype</w:t>
            </w:r>
          </w:p>
        </w:tc>
        <w:tc>
          <w:tcPr>
            <w:tcW w:w="1370" w:type="dxa"/>
            <w:tcBorders>
              <w:bottom w:val="single" w:sz="4" w:space="0" w:color="auto"/>
            </w:tcBorders>
            <w:shd w:val="clear" w:color="auto" w:fill="D9D9D9"/>
            <w:vAlign w:val="center"/>
          </w:tcPr>
          <w:p w14:paraId="1824F75F" w14:textId="77777777" w:rsidR="00CB4BEB" w:rsidRPr="005D2495" w:rsidRDefault="00CB4BEB" w:rsidP="003C0924">
            <w:pPr>
              <w:rPr>
                <w:rFonts w:ascii="Trebuchet MS" w:hAnsi="Trebuchet MS" w:cs="Trebuchet MS"/>
                <w:bCs/>
                <w:sz w:val="18"/>
                <w:szCs w:val="18"/>
              </w:rPr>
            </w:pPr>
            <w:r w:rsidRPr="005D2495">
              <w:rPr>
                <w:rFonts w:ascii="Trebuchet MS" w:hAnsi="Trebuchet MS" w:cs="Trebuchet MS"/>
                <w:b/>
                <w:bCs/>
                <w:sz w:val="18"/>
                <w:szCs w:val="18"/>
              </w:rPr>
              <w:t>Værdiområde</w:t>
            </w:r>
          </w:p>
        </w:tc>
        <w:tc>
          <w:tcPr>
            <w:tcW w:w="1361" w:type="dxa"/>
            <w:tcBorders>
              <w:bottom w:val="single" w:sz="4" w:space="0" w:color="auto"/>
            </w:tcBorders>
            <w:shd w:val="clear" w:color="auto" w:fill="D9D9D9"/>
            <w:vAlign w:val="center"/>
          </w:tcPr>
          <w:p w14:paraId="5D32A5F7" w14:textId="77777777" w:rsidR="00CB4BEB" w:rsidRPr="005D2495" w:rsidRDefault="00CB4BEB" w:rsidP="003C0924">
            <w:pPr>
              <w:autoSpaceDE w:val="0"/>
              <w:autoSpaceDN w:val="0"/>
              <w:adjustRightInd w:val="0"/>
              <w:rPr>
                <w:rFonts w:ascii="Trebuchet MS" w:hAnsi="Trebuchet MS" w:cs="Trebuchet MS"/>
                <w:b/>
                <w:bCs/>
                <w:sz w:val="18"/>
                <w:szCs w:val="18"/>
              </w:rPr>
            </w:pPr>
            <w:r w:rsidRPr="005D2495">
              <w:rPr>
                <w:rFonts w:ascii="Trebuchet MS" w:hAnsi="Trebuchet MS" w:cs="Trebuchet MS"/>
                <w:b/>
                <w:bCs/>
                <w:sz w:val="18"/>
                <w:szCs w:val="18"/>
              </w:rPr>
              <w:t>Obligatorisk /</w:t>
            </w:r>
          </w:p>
          <w:p w14:paraId="7B15E63E" w14:textId="77777777" w:rsidR="00CB4BEB" w:rsidRPr="005D2495" w:rsidRDefault="00CB4BEB" w:rsidP="003C0924">
            <w:pPr>
              <w:rPr>
                <w:rFonts w:ascii="Trebuchet MS" w:hAnsi="Trebuchet MS" w:cs="Trebuchet MS"/>
                <w:bCs/>
                <w:sz w:val="18"/>
                <w:szCs w:val="18"/>
              </w:rPr>
            </w:pPr>
            <w:r w:rsidRPr="005D2495">
              <w:rPr>
                <w:rFonts w:ascii="Trebuchet MS" w:hAnsi="Trebuchet MS" w:cs="Trebuchet MS"/>
                <w:b/>
                <w:bCs/>
                <w:sz w:val="18"/>
                <w:szCs w:val="18"/>
              </w:rPr>
              <w:t>frit</w:t>
            </w:r>
          </w:p>
        </w:tc>
        <w:tc>
          <w:tcPr>
            <w:tcW w:w="1998" w:type="dxa"/>
            <w:shd w:val="clear" w:color="auto" w:fill="D9D9D9"/>
            <w:vAlign w:val="center"/>
          </w:tcPr>
          <w:p w14:paraId="122EDFD9" w14:textId="77777777" w:rsidR="00CB4BEB" w:rsidRPr="005D2495" w:rsidRDefault="00CB4BEB" w:rsidP="003C0924">
            <w:pPr>
              <w:rPr>
                <w:rFonts w:ascii="Trebuchet MS" w:hAnsi="Trebuchet MS" w:cs="Trebuchet MS"/>
                <w:bCs/>
                <w:sz w:val="18"/>
                <w:szCs w:val="18"/>
              </w:rPr>
            </w:pPr>
            <w:r w:rsidRPr="005D2495">
              <w:rPr>
                <w:rFonts w:ascii="Trebuchet MS" w:hAnsi="Trebuchet MS" w:cs="Trebuchet MS"/>
                <w:b/>
                <w:bCs/>
                <w:sz w:val="18"/>
                <w:szCs w:val="18"/>
              </w:rPr>
              <w:t>Eksempel</w:t>
            </w:r>
          </w:p>
        </w:tc>
      </w:tr>
      <w:tr w:rsidR="00CB4BEB" w:rsidRPr="00CE1917" w14:paraId="6CE146E7" w14:textId="77777777" w:rsidTr="003C0924">
        <w:trPr>
          <w:trHeight w:hRule="exact" w:val="255"/>
        </w:trPr>
        <w:tc>
          <w:tcPr>
            <w:tcW w:w="1555" w:type="dxa"/>
            <w:tcBorders>
              <w:top w:val="single" w:sz="4" w:space="0" w:color="auto"/>
              <w:left w:val="single" w:sz="4" w:space="0" w:color="auto"/>
              <w:bottom w:val="nil"/>
              <w:right w:val="single" w:sz="4" w:space="0" w:color="auto"/>
            </w:tcBorders>
            <w:shd w:val="clear" w:color="auto" w:fill="D9D9D9"/>
            <w:vAlign w:val="bottom"/>
          </w:tcPr>
          <w:p w14:paraId="738B1444" w14:textId="77777777" w:rsidR="00CB4BEB" w:rsidRPr="005D2495" w:rsidRDefault="00CB4BEB" w:rsidP="003C0924">
            <w:pPr>
              <w:rPr>
                <w:rFonts w:ascii="Trebuchet MS" w:hAnsi="Trebuchet MS"/>
                <w:sz w:val="18"/>
                <w:szCs w:val="18"/>
              </w:rPr>
            </w:pPr>
            <w:proofErr w:type="spellStart"/>
            <w:r w:rsidRPr="005D2495">
              <w:rPr>
                <w:rFonts w:ascii="Trebuchet MS" w:hAnsi="Trebuchet MS"/>
                <w:sz w:val="18"/>
                <w:szCs w:val="18"/>
              </w:rPr>
              <w:t>dekl_type</w:t>
            </w:r>
            <w:r>
              <w:rPr>
                <w:rFonts w:ascii="Trebuchet MS" w:hAnsi="Trebuchet MS"/>
                <w:sz w:val="18"/>
                <w:szCs w:val="18"/>
              </w:rPr>
              <w:t>_kode</w:t>
            </w:r>
            <w:proofErr w:type="spellEnd"/>
          </w:p>
        </w:tc>
        <w:tc>
          <w:tcPr>
            <w:tcW w:w="1134" w:type="dxa"/>
            <w:tcBorders>
              <w:top w:val="single" w:sz="4" w:space="0" w:color="auto"/>
              <w:left w:val="single" w:sz="4" w:space="0" w:color="auto"/>
              <w:bottom w:val="nil"/>
              <w:right w:val="single" w:sz="4" w:space="0" w:color="auto"/>
            </w:tcBorders>
            <w:shd w:val="clear" w:color="auto" w:fill="FFFFFF"/>
            <w:vAlign w:val="bottom"/>
          </w:tcPr>
          <w:p w14:paraId="39955E47" w14:textId="77777777" w:rsidR="00CB4BEB" w:rsidRDefault="00CB4BEB" w:rsidP="003C0924">
            <w:pPr>
              <w:rPr>
                <w:rFonts w:ascii="Trebuchet MS" w:hAnsi="Trebuchet MS"/>
                <w:sz w:val="18"/>
                <w:szCs w:val="18"/>
              </w:rPr>
            </w:pPr>
            <w:proofErr w:type="spellStart"/>
            <w:r>
              <w:rPr>
                <w:rFonts w:ascii="Trebuchet MS" w:hAnsi="Trebuchet MS"/>
                <w:sz w:val="18"/>
                <w:szCs w:val="18"/>
              </w:rPr>
              <w:t>dekl_ty_k</w:t>
            </w:r>
            <w:proofErr w:type="spellEnd"/>
          </w:p>
        </w:tc>
        <w:tc>
          <w:tcPr>
            <w:tcW w:w="6095" w:type="dxa"/>
            <w:gridSpan w:val="2"/>
            <w:tcBorders>
              <w:top w:val="single" w:sz="4" w:space="0" w:color="auto"/>
              <w:left w:val="single" w:sz="4" w:space="0" w:color="auto"/>
              <w:bottom w:val="nil"/>
              <w:right w:val="single" w:sz="4" w:space="0" w:color="auto"/>
            </w:tcBorders>
            <w:shd w:val="clear" w:color="auto" w:fill="FFFFFF"/>
            <w:vAlign w:val="bottom"/>
          </w:tcPr>
          <w:p w14:paraId="324EA116" w14:textId="77777777" w:rsidR="00CB4BEB" w:rsidRPr="005D2495" w:rsidRDefault="00CB4BEB" w:rsidP="003C0924">
            <w:pPr>
              <w:rPr>
                <w:rFonts w:ascii="Trebuchet MS" w:hAnsi="Trebuchet MS"/>
                <w:sz w:val="18"/>
                <w:szCs w:val="18"/>
              </w:rPr>
            </w:pPr>
            <w:r>
              <w:rPr>
                <w:rFonts w:ascii="Trebuchet MS" w:hAnsi="Trebuchet MS"/>
                <w:sz w:val="18"/>
                <w:szCs w:val="18"/>
              </w:rPr>
              <w:t>Kode for type af deklaration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D8693ED" w14:textId="77777777" w:rsidR="00CB4BEB" w:rsidRPr="005D2495" w:rsidRDefault="00CB4BEB" w:rsidP="003C0924">
            <w:pPr>
              <w:rPr>
                <w:rFonts w:ascii="Trebuchet MS" w:hAnsi="Trebuchet MS"/>
                <w:sz w:val="18"/>
                <w:szCs w:val="18"/>
              </w:rPr>
            </w:pPr>
            <w:r>
              <w:rPr>
                <w:rFonts w:ascii="Trebuchet MS" w:hAnsi="Trebuchet MS"/>
                <w:sz w:val="18"/>
                <w:szCs w:val="18"/>
              </w:rPr>
              <w:t>Heltal</w:t>
            </w:r>
          </w:p>
        </w:tc>
        <w:tc>
          <w:tcPr>
            <w:tcW w:w="1370" w:type="dxa"/>
            <w:tcBorders>
              <w:top w:val="single" w:sz="4" w:space="0" w:color="auto"/>
              <w:left w:val="single" w:sz="4" w:space="0" w:color="auto"/>
              <w:bottom w:val="nil"/>
              <w:right w:val="single" w:sz="4" w:space="0" w:color="auto"/>
            </w:tcBorders>
            <w:shd w:val="clear" w:color="auto" w:fill="FFFFFF"/>
            <w:vAlign w:val="bottom"/>
          </w:tcPr>
          <w:p w14:paraId="7EE590C8" w14:textId="77777777" w:rsidR="00CB4BEB" w:rsidRPr="005D2495" w:rsidRDefault="00CB4BEB" w:rsidP="003C0924">
            <w:pPr>
              <w:rPr>
                <w:rFonts w:ascii="Trebuchet MS" w:hAnsi="Trebuchet MS"/>
                <w:sz w:val="18"/>
                <w:szCs w:val="18"/>
              </w:rPr>
            </w:pPr>
            <w:r>
              <w:rPr>
                <w:rFonts w:ascii="Trebuchet MS" w:hAnsi="Trebuchet MS"/>
                <w:sz w:val="18"/>
                <w:szCs w:val="18"/>
              </w:rPr>
              <w:t>1-6</w:t>
            </w:r>
          </w:p>
        </w:tc>
        <w:tc>
          <w:tcPr>
            <w:tcW w:w="1361" w:type="dxa"/>
            <w:tcBorders>
              <w:top w:val="single" w:sz="4" w:space="0" w:color="auto"/>
              <w:left w:val="single" w:sz="4" w:space="0" w:color="auto"/>
              <w:bottom w:val="nil"/>
              <w:right w:val="single" w:sz="4" w:space="0" w:color="auto"/>
            </w:tcBorders>
            <w:shd w:val="clear" w:color="auto" w:fill="FFFFFF"/>
            <w:vAlign w:val="bottom"/>
          </w:tcPr>
          <w:p w14:paraId="47F056DF" w14:textId="77777777" w:rsidR="00CB4BEB" w:rsidRPr="005D2495"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1998" w:type="dxa"/>
            <w:tcBorders>
              <w:top w:val="single" w:sz="4" w:space="0" w:color="auto"/>
              <w:left w:val="single" w:sz="4" w:space="0" w:color="auto"/>
              <w:bottom w:val="nil"/>
              <w:right w:val="single" w:sz="4" w:space="0" w:color="auto"/>
            </w:tcBorders>
            <w:shd w:val="clear" w:color="auto" w:fill="FFFFFF"/>
            <w:vAlign w:val="bottom"/>
          </w:tcPr>
          <w:p w14:paraId="6A41798F" w14:textId="77777777" w:rsidR="00CB4BEB" w:rsidRPr="005D2495" w:rsidRDefault="00CB4BEB" w:rsidP="003C0924">
            <w:pPr>
              <w:rPr>
                <w:rFonts w:ascii="Trebuchet MS" w:hAnsi="Trebuchet MS"/>
                <w:sz w:val="18"/>
                <w:szCs w:val="18"/>
              </w:rPr>
            </w:pPr>
            <w:r>
              <w:rPr>
                <w:rFonts w:ascii="Trebuchet MS" w:hAnsi="Trebuchet MS"/>
                <w:sz w:val="18"/>
                <w:szCs w:val="18"/>
              </w:rPr>
              <w:t>4</w:t>
            </w:r>
          </w:p>
        </w:tc>
      </w:tr>
      <w:tr w:rsidR="00CB4BEB" w:rsidRPr="00CE1917" w14:paraId="3BD5321B" w14:textId="77777777" w:rsidTr="003C0924">
        <w:trPr>
          <w:trHeight w:hRule="exact" w:val="255"/>
        </w:trPr>
        <w:tc>
          <w:tcPr>
            <w:tcW w:w="1555" w:type="dxa"/>
            <w:tcBorders>
              <w:top w:val="single" w:sz="4" w:space="0" w:color="auto"/>
              <w:left w:val="single" w:sz="4" w:space="0" w:color="auto"/>
              <w:bottom w:val="nil"/>
              <w:right w:val="single" w:sz="4" w:space="0" w:color="auto"/>
            </w:tcBorders>
            <w:shd w:val="clear" w:color="auto" w:fill="99CCFF"/>
            <w:vAlign w:val="bottom"/>
          </w:tcPr>
          <w:p w14:paraId="1969F199" w14:textId="77777777" w:rsidR="00CB4BEB" w:rsidRPr="005D2495" w:rsidRDefault="00CB4BEB" w:rsidP="003C0924">
            <w:pPr>
              <w:rPr>
                <w:rFonts w:ascii="Trebuchet MS" w:hAnsi="Trebuchet MS"/>
                <w:sz w:val="18"/>
                <w:szCs w:val="18"/>
              </w:rPr>
            </w:pPr>
            <w:proofErr w:type="spellStart"/>
            <w:r w:rsidRPr="005D2495">
              <w:rPr>
                <w:rFonts w:ascii="Trebuchet MS" w:hAnsi="Trebuchet MS"/>
                <w:sz w:val="18"/>
                <w:szCs w:val="18"/>
              </w:rPr>
              <w:t>dekl_type</w:t>
            </w:r>
            <w:proofErr w:type="spellEnd"/>
          </w:p>
        </w:tc>
        <w:tc>
          <w:tcPr>
            <w:tcW w:w="1134" w:type="dxa"/>
            <w:tcBorders>
              <w:top w:val="single" w:sz="4" w:space="0" w:color="auto"/>
              <w:left w:val="single" w:sz="4" w:space="0" w:color="auto"/>
              <w:bottom w:val="nil"/>
              <w:right w:val="single" w:sz="4" w:space="0" w:color="auto"/>
            </w:tcBorders>
            <w:shd w:val="clear" w:color="auto" w:fill="99CCFF"/>
            <w:vAlign w:val="bottom"/>
          </w:tcPr>
          <w:p w14:paraId="106640CB" w14:textId="77777777" w:rsidR="00CB4BEB" w:rsidRDefault="00CB4BEB" w:rsidP="003C0924">
            <w:pPr>
              <w:rPr>
                <w:rFonts w:ascii="Trebuchet MS" w:hAnsi="Trebuchet MS"/>
                <w:sz w:val="18"/>
                <w:szCs w:val="18"/>
              </w:rPr>
            </w:pPr>
            <w:proofErr w:type="spellStart"/>
            <w:r>
              <w:rPr>
                <w:rFonts w:ascii="Trebuchet MS" w:hAnsi="Trebuchet MS"/>
                <w:sz w:val="18"/>
                <w:szCs w:val="18"/>
              </w:rPr>
              <w:t>dekl_ty</w:t>
            </w:r>
            <w:proofErr w:type="spellEnd"/>
          </w:p>
        </w:tc>
        <w:tc>
          <w:tcPr>
            <w:tcW w:w="6095" w:type="dxa"/>
            <w:gridSpan w:val="2"/>
            <w:tcBorders>
              <w:top w:val="single" w:sz="4" w:space="0" w:color="auto"/>
              <w:left w:val="single" w:sz="4" w:space="0" w:color="auto"/>
              <w:bottom w:val="nil"/>
              <w:right w:val="single" w:sz="4" w:space="0" w:color="auto"/>
            </w:tcBorders>
            <w:shd w:val="clear" w:color="auto" w:fill="99CCFF"/>
            <w:vAlign w:val="bottom"/>
          </w:tcPr>
          <w:p w14:paraId="3DD066CA" w14:textId="77777777" w:rsidR="00CB4BEB" w:rsidRPr="005D2495" w:rsidRDefault="00CB4BEB" w:rsidP="003C0924">
            <w:pPr>
              <w:rPr>
                <w:rFonts w:ascii="Trebuchet MS" w:hAnsi="Trebuchet MS"/>
                <w:sz w:val="18"/>
                <w:szCs w:val="18"/>
              </w:rPr>
            </w:pPr>
            <w:r>
              <w:rPr>
                <w:rFonts w:ascii="Trebuchet MS" w:hAnsi="Trebuchet MS"/>
                <w:sz w:val="18"/>
                <w:szCs w:val="18"/>
              </w:rPr>
              <w:t>Type af deklaration</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7F043250" w14:textId="77777777" w:rsidR="00CB4BEB" w:rsidRPr="005D2495" w:rsidRDefault="00CB4BEB" w:rsidP="003C0924">
            <w:pPr>
              <w:rPr>
                <w:rFonts w:ascii="Trebuchet MS" w:hAnsi="Trebuchet MS"/>
                <w:sz w:val="18"/>
                <w:szCs w:val="18"/>
              </w:rPr>
            </w:pPr>
            <w:r w:rsidRPr="005D2495">
              <w:rPr>
                <w:rFonts w:ascii="Trebuchet MS" w:hAnsi="Trebuchet MS" w:cs="Trebuchet MS"/>
                <w:sz w:val="18"/>
                <w:szCs w:val="18"/>
              </w:rPr>
              <w:t>Tekststreng</w:t>
            </w:r>
          </w:p>
        </w:tc>
        <w:tc>
          <w:tcPr>
            <w:tcW w:w="1370" w:type="dxa"/>
            <w:tcBorders>
              <w:top w:val="single" w:sz="4" w:space="0" w:color="auto"/>
              <w:left w:val="single" w:sz="4" w:space="0" w:color="auto"/>
              <w:bottom w:val="nil"/>
              <w:right w:val="single" w:sz="4" w:space="0" w:color="auto"/>
            </w:tcBorders>
            <w:shd w:val="clear" w:color="auto" w:fill="99CCFF"/>
            <w:vAlign w:val="bottom"/>
          </w:tcPr>
          <w:p w14:paraId="5F0B2C95" w14:textId="77777777" w:rsidR="00CB4BEB" w:rsidRPr="005D2495" w:rsidRDefault="00CB4BEB" w:rsidP="003C0924">
            <w:pPr>
              <w:rPr>
                <w:rFonts w:ascii="Trebuchet MS" w:hAnsi="Trebuchet MS"/>
                <w:sz w:val="18"/>
                <w:szCs w:val="18"/>
              </w:rPr>
            </w:pPr>
            <w:r>
              <w:rPr>
                <w:rFonts w:ascii="Trebuchet MS" w:hAnsi="Trebuchet MS" w:cs="Trebuchet MS"/>
                <w:sz w:val="18"/>
                <w:szCs w:val="18"/>
              </w:rPr>
              <w:t>0</w:t>
            </w:r>
            <w:r w:rsidRPr="005810E9">
              <w:rPr>
                <w:rFonts w:ascii="Trebuchet MS" w:hAnsi="Trebuchet MS" w:cs="Trebuchet MS"/>
                <w:sz w:val="18"/>
                <w:szCs w:val="18"/>
              </w:rPr>
              <w:t>-25 tegn</w:t>
            </w:r>
          </w:p>
        </w:tc>
        <w:tc>
          <w:tcPr>
            <w:tcW w:w="1361" w:type="dxa"/>
            <w:tcBorders>
              <w:top w:val="single" w:sz="4" w:space="0" w:color="auto"/>
              <w:left w:val="single" w:sz="4" w:space="0" w:color="auto"/>
              <w:bottom w:val="nil"/>
              <w:right w:val="single" w:sz="4" w:space="0" w:color="auto"/>
            </w:tcBorders>
            <w:shd w:val="clear" w:color="auto" w:fill="99CCFF"/>
            <w:vAlign w:val="bottom"/>
          </w:tcPr>
          <w:p w14:paraId="4ABA4458" w14:textId="77777777" w:rsidR="00CB4BEB" w:rsidRPr="005D2495"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1998" w:type="dxa"/>
            <w:tcBorders>
              <w:top w:val="single" w:sz="4" w:space="0" w:color="auto"/>
              <w:left w:val="single" w:sz="4" w:space="0" w:color="auto"/>
              <w:bottom w:val="nil"/>
              <w:right w:val="single" w:sz="4" w:space="0" w:color="auto"/>
            </w:tcBorders>
            <w:shd w:val="clear" w:color="auto" w:fill="99CCFF"/>
            <w:vAlign w:val="bottom"/>
          </w:tcPr>
          <w:p w14:paraId="66DCB33E" w14:textId="77777777" w:rsidR="00CB4BEB" w:rsidRPr="005D2495" w:rsidRDefault="00CB4BEB" w:rsidP="003C0924">
            <w:pPr>
              <w:rPr>
                <w:rFonts w:ascii="Trebuchet MS" w:hAnsi="Trebuchet MS" w:cs="Trebuchet MS"/>
                <w:sz w:val="18"/>
                <w:szCs w:val="18"/>
              </w:rPr>
            </w:pPr>
            <w:r w:rsidRPr="005D4BF4">
              <w:rPr>
                <w:rFonts w:ascii="Trebuchet MS" w:hAnsi="Trebuchet MS"/>
                <w:sz w:val="18"/>
                <w:szCs w:val="18"/>
              </w:rPr>
              <w:t>Dispensation</w:t>
            </w:r>
          </w:p>
        </w:tc>
      </w:tr>
      <w:tr w:rsidR="00CB4BEB" w:rsidRPr="00353B49" w14:paraId="647DB7B4" w14:textId="77777777" w:rsidTr="003C0924">
        <w:trPr>
          <w:trHeight w:hRule="exact" w:val="255"/>
        </w:trPr>
        <w:tc>
          <w:tcPr>
            <w:tcW w:w="1555" w:type="dxa"/>
            <w:tcBorders>
              <w:top w:val="single" w:sz="4" w:space="0" w:color="auto"/>
              <w:left w:val="single" w:sz="4" w:space="0" w:color="auto"/>
              <w:bottom w:val="nil"/>
              <w:right w:val="single" w:sz="4" w:space="0" w:color="auto"/>
            </w:tcBorders>
            <w:shd w:val="clear" w:color="auto" w:fill="97DDBA"/>
            <w:vAlign w:val="bottom"/>
          </w:tcPr>
          <w:p w14:paraId="7CF014D0"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Vejkode</w:t>
            </w:r>
          </w:p>
        </w:tc>
        <w:tc>
          <w:tcPr>
            <w:tcW w:w="1134" w:type="dxa"/>
            <w:tcBorders>
              <w:top w:val="single" w:sz="4" w:space="0" w:color="auto"/>
              <w:left w:val="single" w:sz="4" w:space="0" w:color="auto"/>
              <w:bottom w:val="nil"/>
              <w:right w:val="single" w:sz="4" w:space="0" w:color="auto"/>
            </w:tcBorders>
            <w:shd w:val="clear" w:color="auto" w:fill="97DDBA"/>
            <w:vAlign w:val="bottom"/>
          </w:tcPr>
          <w:p w14:paraId="215B7C0E" w14:textId="77777777" w:rsidR="00CB4BEB" w:rsidRPr="0014307B" w:rsidRDefault="00CB4BEB" w:rsidP="003C0924">
            <w:pPr>
              <w:rPr>
                <w:rFonts w:ascii="Trebuchet MS" w:hAnsi="Trebuchet MS" w:cs="Trebuchet MS"/>
                <w:sz w:val="18"/>
                <w:szCs w:val="18"/>
              </w:rPr>
            </w:pPr>
          </w:p>
        </w:tc>
        <w:tc>
          <w:tcPr>
            <w:tcW w:w="11979" w:type="dxa"/>
            <w:gridSpan w:val="6"/>
            <w:tcBorders>
              <w:top w:val="single" w:sz="4" w:space="0" w:color="auto"/>
              <w:left w:val="single" w:sz="4" w:space="0" w:color="auto"/>
              <w:bottom w:val="nil"/>
              <w:right w:val="single" w:sz="4" w:space="0" w:color="auto"/>
            </w:tcBorders>
            <w:shd w:val="clear" w:color="auto" w:fill="97DDBA"/>
            <w:vAlign w:val="bottom"/>
          </w:tcPr>
          <w:p w14:paraId="4DB2EEBD"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1B158EA0" w14:textId="77777777" w:rsidTr="003C0924">
        <w:trPr>
          <w:trHeight w:hRule="exact" w:val="255"/>
        </w:trPr>
        <w:tc>
          <w:tcPr>
            <w:tcW w:w="1555" w:type="dxa"/>
            <w:tcBorders>
              <w:top w:val="single" w:sz="4" w:space="0" w:color="auto"/>
              <w:left w:val="single" w:sz="4" w:space="0" w:color="auto"/>
              <w:bottom w:val="nil"/>
              <w:right w:val="single" w:sz="4" w:space="0" w:color="auto"/>
            </w:tcBorders>
            <w:shd w:val="clear" w:color="auto" w:fill="97DDBA"/>
            <w:vAlign w:val="bottom"/>
          </w:tcPr>
          <w:p w14:paraId="45FD5593" w14:textId="77777777" w:rsidR="00CB4BEB" w:rsidRPr="000B2E88" w:rsidRDefault="00CB4BEB" w:rsidP="003C0924">
            <w:pPr>
              <w:rPr>
                <w:rFonts w:ascii="Trebuchet MS" w:hAnsi="Trebuchet MS" w:cs="Trebuchet MS"/>
                <w:sz w:val="18"/>
                <w:szCs w:val="18"/>
              </w:rPr>
            </w:pPr>
            <w:r w:rsidRPr="004D056C">
              <w:rPr>
                <w:rFonts w:ascii="Trebuchet MS" w:hAnsi="Trebuchet MS" w:cs="Trebuchet MS"/>
                <w:sz w:val="18"/>
                <w:szCs w:val="18"/>
              </w:rPr>
              <w:t>Vejnavn</w:t>
            </w:r>
          </w:p>
        </w:tc>
        <w:tc>
          <w:tcPr>
            <w:tcW w:w="1134" w:type="dxa"/>
            <w:tcBorders>
              <w:top w:val="single" w:sz="4" w:space="0" w:color="auto"/>
              <w:left w:val="single" w:sz="4" w:space="0" w:color="auto"/>
              <w:bottom w:val="nil"/>
              <w:right w:val="single" w:sz="4" w:space="0" w:color="auto"/>
            </w:tcBorders>
            <w:shd w:val="clear" w:color="auto" w:fill="97DDBA"/>
            <w:vAlign w:val="bottom"/>
          </w:tcPr>
          <w:p w14:paraId="22C8B26F" w14:textId="77777777" w:rsidR="00CB4BEB" w:rsidRPr="004D056C" w:rsidRDefault="00CB4BEB" w:rsidP="003C0924">
            <w:pPr>
              <w:rPr>
                <w:rFonts w:ascii="Trebuchet MS" w:hAnsi="Trebuchet MS" w:cs="Trebuchet MS"/>
                <w:sz w:val="18"/>
                <w:szCs w:val="18"/>
              </w:rPr>
            </w:pPr>
          </w:p>
        </w:tc>
        <w:tc>
          <w:tcPr>
            <w:tcW w:w="11979" w:type="dxa"/>
            <w:gridSpan w:val="6"/>
            <w:tcBorders>
              <w:top w:val="single" w:sz="4" w:space="0" w:color="auto"/>
              <w:left w:val="single" w:sz="4" w:space="0" w:color="auto"/>
              <w:bottom w:val="nil"/>
              <w:right w:val="single" w:sz="4" w:space="0" w:color="auto"/>
            </w:tcBorders>
            <w:shd w:val="clear" w:color="auto" w:fill="97DDBA"/>
            <w:vAlign w:val="bottom"/>
          </w:tcPr>
          <w:p w14:paraId="0872117D"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Felt defineret under: 4.1 Standardiserede felter til de temaspecifikke datamodeller</w:t>
            </w:r>
          </w:p>
        </w:tc>
      </w:tr>
      <w:tr w:rsidR="00CB4BEB" w:rsidRPr="00F52AE5" w14:paraId="0F5BFFB7" w14:textId="77777777" w:rsidTr="003C0924">
        <w:trPr>
          <w:trHeight w:hRule="exact" w:val="255"/>
        </w:trPr>
        <w:tc>
          <w:tcPr>
            <w:tcW w:w="1555" w:type="dxa"/>
            <w:tcBorders>
              <w:top w:val="single" w:sz="4" w:space="0" w:color="auto"/>
              <w:left w:val="single" w:sz="4" w:space="0" w:color="auto"/>
              <w:bottom w:val="nil"/>
              <w:right w:val="single" w:sz="4" w:space="0" w:color="auto"/>
            </w:tcBorders>
            <w:shd w:val="clear" w:color="auto" w:fill="97DDBA"/>
            <w:vAlign w:val="bottom"/>
          </w:tcPr>
          <w:p w14:paraId="250D5C08" w14:textId="77777777" w:rsidR="00CB4BEB" w:rsidRPr="000B2E88" w:rsidRDefault="00CB4BEB" w:rsidP="003C0924">
            <w:pPr>
              <w:rPr>
                <w:rFonts w:ascii="Trebuchet MS" w:hAnsi="Trebuchet MS" w:cs="Trebuchet MS"/>
                <w:sz w:val="18"/>
                <w:szCs w:val="18"/>
              </w:rPr>
            </w:pPr>
            <w:proofErr w:type="spellStart"/>
            <w:r w:rsidRPr="000B2E88">
              <w:rPr>
                <w:rFonts w:ascii="Trebuchet MS" w:hAnsi="Trebuchet MS" w:cs="Trebuchet MS"/>
                <w:sz w:val="18"/>
                <w:szCs w:val="18"/>
              </w:rPr>
              <w:t>cvf_vejkode</w:t>
            </w:r>
            <w:proofErr w:type="spellEnd"/>
          </w:p>
        </w:tc>
        <w:tc>
          <w:tcPr>
            <w:tcW w:w="1134" w:type="dxa"/>
            <w:tcBorders>
              <w:top w:val="single" w:sz="4" w:space="0" w:color="auto"/>
              <w:left w:val="single" w:sz="4" w:space="0" w:color="auto"/>
              <w:bottom w:val="nil"/>
              <w:right w:val="single" w:sz="4" w:space="0" w:color="auto"/>
            </w:tcBorders>
            <w:shd w:val="clear" w:color="auto" w:fill="97DDBA"/>
            <w:vAlign w:val="bottom"/>
          </w:tcPr>
          <w:p w14:paraId="0C905276" w14:textId="77777777" w:rsidR="00CB4BEB" w:rsidRPr="000B2E88" w:rsidRDefault="00CB4BEB" w:rsidP="003C0924">
            <w:pPr>
              <w:rPr>
                <w:rFonts w:ascii="Trebuchet MS" w:hAnsi="Trebuchet MS" w:cs="Trebuchet MS"/>
                <w:sz w:val="18"/>
                <w:szCs w:val="18"/>
              </w:rPr>
            </w:pPr>
          </w:p>
        </w:tc>
        <w:tc>
          <w:tcPr>
            <w:tcW w:w="11979" w:type="dxa"/>
            <w:gridSpan w:val="6"/>
            <w:tcBorders>
              <w:top w:val="single" w:sz="4" w:space="0" w:color="auto"/>
              <w:left w:val="single" w:sz="4" w:space="0" w:color="auto"/>
              <w:bottom w:val="nil"/>
              <w:right w:val="single" w:sz="4" w:space="0" w:color="auto"/>
            </w:tcBorders>
            <w:shd w:val="clear" w:color="auto" w:fill="97DDBA"/>
            <w:vAlign w:val="bottom"/>
          </w:tcPr>
          <w:p w14:paraId="17B82B26"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Felt defineret under: 4.1 Standardiserede felter til de temaspecifikke datamodeller</w:t>
            </w:r>
          </w:p>
        </w:tc>
      </w:tr>
      <w:tr w:rsidR="00CB4BEB" w:rsidRPr="00CE1917" w14:paraId="216B740A" w14:textId="77777777" w:rsidTr="003C0924">
        <w:trPr>
          <w:trHeight w:hRule="exact" w:val="255"/>
        </w:trPr>
        <w:tc>
          <w:tcPr>
            <w:tcW w:w="1555" w:type="dxa"/>
            <w:tcBorders>
              <w:top w:val="single" w:sz="4" w:space="0" w:color="auto"/>
              <w:left w:val="single" w:sz="4" w:space="0" w:color="auto"/>
              <w:bottom w:val="nil"/>
              <w:right w:val="single" w:sz="4" w:space="0" w:color="auto"/>
            </w:tcBorders>
            <w:shd w:val="clear" w:color="auto" w:fill="D9D9D9"/>
            <w:vAlign w:val="bottom"/>
          </w:tcPr>
          <w:p w14:paraId="576DB7B7" w14:textId="77777777" w:rsidR="00CB4BEB" w:rsidRPr="005D2495" w:rsidRDefault="00CB4BEB" w:rsidP="003C0924">
            <w:pPr>
              <w:rPr>
                <w:rFonts w:ascii="Trebuchet MS" w:hAnsi="Trebuchet MS"/>
                <w:sz w:val="18"/>
                <w:szCs w:val="18"/>
              </w:rPr>
            </w:pPr>
            <w:proofErr w:type="spellStart"/>
            <w:r>
              <w:rPr>
                <w:rFonts w:ascii="Trebuchet MS" w:hAnsi="Trebuchet MS"/>
                <w:sz w:val="18"/>
                <w:szCs w:val="18"/>
              </w:rPr>
              <w:t>dekl_link</w:t>
            </w:r>
            <w:proofErr w:type="spellEnd"/>
          </w:p>
        </w:tc>
        <w:tc>
          <w:tcPr>
            <w:tcW w:w="1134" w:type="dxa"/>
            <w:tcBorders>
              <w:top w:val="single" w:sz="4" w:space="0" w:color="auto"/>
              <w:left w:val="single" w:sz="4" w:space="0" w:color="auto"/>
              <w:bottom w:val="nil"/>
              <w:right w:val="single" w:sz="4" w:space="0" w:color="auto"/>
            </w:tcBorders>
            <w:shd w:val="clear" w:color="auto" w:fill="FFFFFF"/>
            <w:vAlign w:val="bottom"/>
          </w:tcPr>
          <w:p w14:paraId="272DD614" w14:textId="77777777" w:rsidR="00CB4BEB" w:rsidRPr="005D4BF4" w:rsidRDefault="00CB4BEB" w:rsidP="003C0924">
            <w:pPr>
              <w:rPr>
                <w:rFonts w:ascii="Trebuchet MS" w:hAnsi="Trebuchet MS"/>
                <w:sz w:val="18"/>
                <w:szCs w:val="18"/>
              </w:rPr>
            </w:pPr>
            <w:proofErr w:type="spellStart"/>
            <w:r>
              <w:rPr>
                <w:rFonts w:ascii="Trebuchet MS" w:hAnsi="Trebuchet MS"/>
                <w:sz w:val="18"/>
                <w:szCs w:val="18"/>
              </w:rPr>
              <w:t>dekl_link</w:t>
            </w:r>
            <w:proofErr w:type="spellEnd"/>
          </w:p>
        </w:tc>
        <w:tc>
          <w:tcPr>
            <w:tcW w:w="6095" w:type="dxa"/>
            <w:gridSpan w:val="2"/>
            <w:tcBorders>
              <w:top w:val="single" w:sz="4" w:space="0" w:color="auto"/>
              <w:left w:val="single" w:sz="4" w:space="0" w:color="auto"/>
              <w:bottom w:val="nil"/>
              <w:right w:val="single" w:sz="4" w:space="0" w:color="auto"/>
            </w:tcBorders>
            <w:shd w:val="clear" w:color="auto" w:fill="FFFFFF"/>
            <w:vAlign w:val="bottom"/>
          </w:tcPr>
          <w:p w14:paraId="247A74A4" w14:textId="77777777" w:rsidR="00CB4BEB" w:rsidRPr="005D4BF4" w:rsidRDefault="00CB4BEB" w:rsidP="003C0924">
            <w:pPr>
              <w:rPr>
                <w:rFonts w:ascii="Trebuchet MS" w:hAnsi="Trebuchet MS"/>
                <w:sz w:val="18"/>
                <w:szCs w:val="18"/>
              </w:rPr>
            </w:pPr>
            <w:r w:rsidRPr="005D4BF4">
              <w:rPr>
                <w:rFonts w:ascii="Trebuchet MS" w:hAnsi="Trebuchet MS"/>
                <w:sz w:val="18"/>
                <w:szCs w:val="18"/>
              </w:rPr>
              <w:t>Link til deklarationer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8D973F9" w14:textId="77777777" w:rsidR="00CB4BEB" w:rsidRPr="005D2495" w:rsidRDefault="00CB4BEB" w:rsidP="003C0924">
            <w:pPr>
              <w:rPr>
                <w:rFonts w:ascii="Trebuchet MS" w:hAnsi="Trebuchet MS"/>
                <w:sz w:val="18"/>
                <w:szCs w:val="18"/>
              </w:rPr>
            </w:pPr>
            <w:r w:rsidRPr="005D2495">
              <w:rPr>
                <w:rFonts w:ascii="Trebuchet MS" w:hAnsi="Trebuchet MS" w:cs="Trebuchet MS"/>
                <w:sz w:val="18"/>
                <w:szCs w:val="18"/>
              </w:rPr>
              <w:t>Tekststreng</w:t>
            </w:r>
          </w:p>
        </w:tc>
        <w:tc>
          <w:tcPr>
            <w:tcW w:w="1370" w:type="dxa"/>
            <w:tcBorders>
              <w:top w:val="single" w:sz="4" w:space="0" w:color="auto"/>
              <w:left w:val="single" w:sz="4" w:space="0" w:color="auto"/>
              <w:bottom w:val="nil"/>
              <w:right w:val="single" w:sz="4" w:space="0" w:color="auto"/>
            </w:tcBorders>
            <w:shd w:val="clear" w:color="auto" w:fill="FFFFFF"/>
            <w:vAlign w:val="bottom"/>
          </w:tcPr>
          <w:p w14:paraId="1942DA5F" w14:textId="77777777" w:rsidR="00CB4BEB" w:rsidRPr="005D2495" w:rsidRDefault="00CB4BEB" w:rsidP="003C0924">
            <w:pPr>
              <w:rPr>
                <w:rFonts w:ascii="Trebuchet MS" w:hAnsi="Trebuchet MS"/>
                <w:sz w:val="18"/>
                <w:szCs w:val="18"/>
              </w:rPr>
            </w:pPr>
            <w:r>
              <w:rPr>
                <w:rFonts w:ascii="Trebuchet MS" w:hAnsi="Trebuchet MS" w:cs="Trebuchet MS"/>
                <w:sz w:val="18"/>
                <w:szCs w:val="18"/>
              </w:rPr>
              <w:t>0-254</w:t>
            </w:r>
            <w:r w:rsidRPr="005D2495">
              <w:rPr>
                <w:rFonts w:ascii="Trebuchet MS" w:hAnsi="Trebuchet MS" w:cs="Trebuchet MS"/>
                <w:sz w:val="18"/>
                <w:szCs w:val="18"/>
              </w:rPr>
              <w:t xml:space="preserve"> tegn</w:t>
            </w:r>
          </w:p>
        </w:tc>
        <w:tc>
          <w:tcPr>
            <w:tcW w:w="1361" w:type="dxa"/>
            <w:tcBorders>
              <w:top w:val="single" w:sz="4" w:space="0" w:color="auto"/>
              <w:left w:val="single" w:sz="4" w:space="0" w:color="auto"/>
              <w:bottom w:val="nil"/>
              <w:right w:val="single" w:sz="4" w:space="0" w:color="auto"/>
            </w:tcBorders>
            <w:shd w:val="clear" w:color="auto" w:fill="FFFFFF"/>
            <w:vAlign w:val="bottom"/>
          </w:tcPr>
          <w:p w14:paraId="34C029DB" w14:textId="77777777" w:rsidR="00CB4BEB" w:rsidRPr="005D2495"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998" w:type="dxa"/>
            <w:tcBorders>
              <w:top w:val="single" w:sz="4" w:space="0" w:color="auto"/>
              <w:left w:val="single" w:sz="4" w:space="0" w:color="auto"/>
              <w:bottom w:val="nil"/>
              <w:right w:val="single" w:sz="4" w:space="0" w:color="auto"/>
            </w:tcBorders>
            <w:shd w:val="clear" w:color="auto" w:fill="FFFFFF"/>
            <w:vAlign w:val="bottom"/>
          </w:tcPr>
          <w:p w14:paraId="4B128B01" w14:textId="77777777" w:rsidR="00CB4BEB" w:rsidRPr="005D2495" w:rsidRDefault="00CB4BEB" w:rsidP="003C0924">
            <w:pPr>
              <w:rPr>
                <w:rFonts w:ascii="Trebuchet MS" w:hAnsi="Trebuchet MS" w:cs="Trebuchet MS"/>
                <w:sz w:val="18"/>
                <w:szCs w:val="18"/>
              </w:rPr>
            </w:pPr>
          </w:p>
        </w:tc>
      </w:tr>
      <w:tr w:rsidR="00CB4BEB" w:rsidRPr="00CE1917" w14:paraId="7CFBE43F" w14:textId="77777777" w:rsidTr="003C0924">
        <w:trPr>
          <w:trHeight w:hRule="exact" w:val="510"/>
        </w:trPr>
        <w:tc>
          <w:tcPr>
            <w:tcW w:w="1555" w:type="dxa"/>
            <w:tcBorders>
              <w:top w:val="single" w:sz="4" w:space="0" w:color="auto"/>
              <w:left w:val="single" w:sz="4" w:space="0" w:color="auto"/>
              <w:bottom w:val="nil"/>
              <w:right w:val="single" w:sz="4" w:space="0" w:color="auto"/>
            </w:tcBorders>
            <w:shd w:val="clear" w:color="auto" w:fill="D9D9D9"/>
            <w:vAlign w:val="center"/>
          </w:tcPr>
          <w:p w14:paraId="324F72D5" w14:textId="77777777" w:rsidR="00CB4BEB" w:rsidRDefault="00CB4BEB" w:rsidP="003C0924">
            <w:pPr>
              <w:rPr>
                <w:rFonts w:ascii="Trebuchet MS" w:hAnsi="Trebuchet MS"/>
                <w:sz w:val="18"/>
                <w:szCs w:val="18"/>
              </w:rPr>
            </w:pPr>
            <w:r>
              <w:rPr>
                <w:rFonts w:ascii="Trebuchet MS" w:hAnsi="Trebuchet MS"/>
                <w:sz w:val="18"/>
                <w:szCs w:val="18"/>
              </w:rPr>
              <w:t>Bredde</w:t>
            </w:r>
          </w:p>
        </w:tc>
        <w:tc>
          <w:tcPr>
            <w:tcW w:w="1134" w:type="dxa"/>
            <w:tcBorders>
              <w:top w:val="single" w:sz="4" w:space="0" w:color="auto"/>
              <w:left w:val="single" w:sz="4" w:space="0" w:color="auto"/>
              <w:bottom w:val="nil"/>
              <w:right w:val="single" w:sz="4" w:space="0" w:color="auto"/>
            </w:tcBorders>
            <w:shd w:val="clear" w:color="auto" w:fill="FFFFFF"/>
            <w:vAlign w:val="center"/>
          </w:tcPr>
          <w:p w14:paraId="2CF52EFF" w14:textId="77777777" w:rsidR="00CB4BEB" w:rsidRPr="00505BCA" w:rsidRDefault="00CB4BEB" w:rsidP="003C0924">
            <w:pPr>
              <w:rPr>
                <w:rFonts w:ascii="Trebuchet MS" w:hAnsi="Trebuchet MS"/>
                <w:sz w:val="18"/>
                <w:szCs w:val="18"/>
              </w:rPr>
            </w:pPr>
            <w:r>
              <w:rPr>
                <w:rFonts w:ascii="Trebuchet MS" w:hAnsi="Trebuchet MS"/>
                <w:sz w:val="18"/>
                <w:szCs w:val="18"/>
              </w:rPr>
              <w:t>bredde</w:t>
            </w:r>
          </w:p>
        </w:tc>
        <w:tc>
          <w:tcPr>
            <w:tcW w:w="6095" w:type="dxa"/>
            <w:gridSpan w:val="2"/>
            <w:tcBorders>
              <w:top w:val="single" w:sz="4" w:space="0" w:color="auto"/>
              <w:left w:val="single" w:sz="4" w:space="0" w:color="auto"/>
              <w:bottom w:val="nil"/>
              <w:right w:val="single" w:sz="4" w:space="0" w:color="auto"/>
            </w:tcBorders>
            <w:shd w:val="clear" w:color="auto" w:fill="FFFFFF"/>
            <w:vAlign w:val="bottom"/>
          </w:tcPr>
          <w:p w14:paraId="5518A967" w14:textId="77777777" w:rsidR="00CB4BEB" w:rsidRPr="00505BCA" w:rsidRDefault="00CB4BEB" w:rsidP="003C0924">
            <w:pPr>
              <w:rPr>
                <w:rFonts w:ascii="Trebuchet MS" w:hAnsi="Trebuchet MS"/>
                <w:sz w:val="18"/>
                <w:szCs w:val="18"/>
              </w:rPr>
            </w:pPr>
            <w:r w:rsidRPr="00505BCA">
              <w:rPr>
                <w:rFonts w:ascii="Trebuchet MS" w:hAnsi="Trebuchet MS"/>
                <w:sz w:val="18"/>
                <w:szCs w:val="18"/>
              </w:rPr>
              <w:t>Afstanden mellem vejbyggelinjens højre og venstre side divideret med 2</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2E27BA2C" w14:textId="77777777" w:rsidR="00CB4BEB" w:rsidRPr="00505BCA" w:rsidRDefault="00CB4BEB" w:rsidP="003C0924">
            <w:pPr>
              <w:rPr>
                <w:rFonts w:ascii="Trebuchet MS" w:hAnsi="Trebuchet MS"/>
                <w:sz w:val="18"/>
                <w:szCs w:val="18"/>
              </w:rPr>
            </w:pPr>
            <w:r>
              <w:rPr>
                <w:rFonts w:ascii="Trebuchet MS" w:hAnsi="Trebuchet MS"/>
                <w:sz w:val="18"/>
                <w:szCs w:val="18"/>
              </w:rPr>
              <w:t>T</w:t>
            </w:r>
            <w:r w:rsidRPr="00505BCA">
              <w:rPr>
                <w:rFonts w:ascii="Trebuchet MS" w:hAnsi="Trebuchet MS"/>
                <w:sz w:val="18"/>
                <w:szCs w:val="18"/>
              </w:rPr>
              <w:t>al</w:t>
            </w:r>
          </w:p>
        </w:tc>
        <w:tc>
          <w:tcPr>
            <w:tcW w:w="1370" w:type="dxa"/>
            <w:tcBorders>
              <w:top w:val="single" w:sz="4" w:space="0" w:color="auto"/>
              <w:left w:val="single" w:sz="4" w:space="0" w:color="auto"/>
              <w:bottom w:val="nil"/>
              <w:right w:val="single" w:sz="4" w:space="0" w:color="auto"/>
            </w:tcBorders>
            <w:shd w:val="clear" w:color="auto" w:fill="FFFFFF"/>
            <w:vAlign w:val="center"/>
          </w:tcPr>
          <w:p w14:paraId="451DF716" w14:textId="77777777" w:rsidR="00CB4BEB" w:rsidRPr="00505BCA" w:rsidRDefault="00CB4BEB" w:rsidP="003C0924">
            <w:pPr>
              <w:rPr>
                <w:rFonts w:ascii="Trebuchet MS" w:hAnsi="Trebuchet MS"/>
                <w:sz w:val="18"/>
                <w:szCs w:val="18"/>
              </w:rPr>
            </w:pPr>
            <w:r w:rsidRPr="005810E9">
              <w:rPr>
                <w:rFonts w:ascii="Trebuchet MS" w:hAnsi="Trebuchet MS"/>
                <w:sz w:val="18"/>
                <w:szCs w:val="18"/>
              </w:rPr>
              <w:t>0,01-999,99</w:t>
            </w:r>
          </w:p>
        </w:tc>
        <w:tc>
          <w:tcPr>
            <w:tcW w:w="1361" w:type="dxa"/>
            <w:tcBorders>
              <w:top w:val="single" w:sz="4" w:space="0" w:color="auto"/>
              <w:left w:val="single" w:sz="4" w:space="0" w:color="auto"/>
              <w:bottom w:val="nil"/>
              <w:right w:val="single" w:sz="4" w:space="0" w:color="auto"/>
            </w:tcBorders>
            <w:shd w:val="clear" w:color="auto" w:fill="FFFFFF"/>
            <w:vAlign w:val="center"/>
          </w:tcPr>
          <w:p w14:paraId="299CDD50" w14:textId="77777777" w:rsidR="00CB4BEB" w:rsidRPr="00505BCA" w:rsidRDefault="00CB4BEB" w:rsidP="003C0924">
            <w:pPr>
              <w:jc w:val="center"/>
              <w:rPr>
                <w:rFonts w:ascii="Trebuchet MS" w:hAnsi="Trebuchet MS"/>
                <w:sz w:val="18"/>
                <w:szCs w:val="18"/>
              </w:rPr>
            </w:pPr>
            <w:r w:rsidRPr="00505BCA">
              <w:rPr>
                <w:rFonts w:ascii="Trebuchet MS" w:hAnsi="Trebuchet MS"/>
                <w:sz w:val="18"/>
                <w:szCs w:val="18"/>
              </w:rPr>
              <w:t>F</w:t>
            </w:r>
          </w:p>
        </w:tc>
        <w:tc>
          <w:tcPr>
            <w:tcW w:w="1998" w:type="dxa"/>
            <w:tcBorders>
              <w:top w:val="single" w:sz="4" w:space="0" w:color="auto"/>
              <w:left w:val="single" w:sz="4" w:space="0" w:color="auto"/>
              <w:bottom w:val="nil"/>
              <w:right w:val="single" w:sz="4" w:space="0" w:color="auto"/>
            </w:tcBorders>
            <w:shd w:val="clear" w:color="auto" w:fill="FFFFFF"/>
            <w:vAlign w:val="center"/>
          </w:tcPr>
          <w:p w14:paraId="01E30322" w14:textId="77777777" w:rsidR="00CB4BEB" w:rsidRPr="00505BCA" w:rsidRDefault="00CB4BEB" w:rsidP="003C0924">
            <w:pPr>
              <w:jc w:val="center"/>
              <w:rPr>
                <w:rFonts w:ascii="Trebuchet MS" w:hAnsi="Trebuchet MS"/>
                <w:sz w:val="18"/>
                <w:szCs w:val="18"/>
              </w:rPr>
            </w:pPr>
            <w:r>
              <w:rPr>
                <w:rFonts w:ascii="Trebuchet MS" w:hAnsi="Trebuchet MS"/>
                <w:sz w:val="18"/>
                <w:szCs w:val="18"/>
              </w:rPr>
              <w:t>60,00</w:t>
            </w:r>
          </w:p>
        </w:tc>
      </w:tr>
      <w:tr w:rsidR="00CB4BEB" w:rsidRPr="00CE1917" w14:paraId="13CF086F" w14:textId="77777777" w:rsidTr="00A4211B">
        <w:trPr>
          <w:trHeight w:hRule="exact" w:val="1255"/>
        </w:trPr>
        <w:tc>
          <w:tcPr>
            <w:tcW w:w="1555" w:type="dxa"/>
            <w:tcBorders>
              <w:top w:val="single" w:sz="4" w:space="0" w:color="auto"/>
              <w:left w:val="single" w:sz="4" w:space="0" w:color="auto"/>
              <w:bottom w:val="nil"/>
              <w:right w:val="single" w:sz="4" w:space="0" w:color="auto"/>
            </w:tcBorders>
            <w:shd w:val="clear" w:color="auto" w:fill="D9D9D9"/>
            <w:vAlign w:val="center"/>
          </w:tcPr>
          <w:p w14:paraId="66704E3B" w14:textId="77777777" w:rsidR="00CB4BEB" w:rsidRPr="00C039B7" w:rsidRDefault="00CB4BEB" w:rsidP="003C0924">
            <w:pPr>
              <w:rPr>
                <w:rFonts w:ascii="Trebuchet MS" w:hAnsi="Trebuchet MS"/>
                <w:b/>
                <w:sz w:val="18"/>
                <w:szCs w:val="18"/>
              </w:rPr>
            </w:pPr>
            <w:r w:rsidRPr="00C039B7">
              <w:rPr>
                <w:rFonts w:ascii="Trebuchet MS" w:hAnsi="Trebuchet MS"/>
                <w:b/>
                <w:sz w:val="18"/>
                <w:szCs w:val="18"/>
              </w:rPr>
              <w:t>forskydning</w:t>
            </w:r>
          </w:p>
        </w:tc>
        <w:tc>
          <w:tcPr>
            <w:tcW w:w="1134" w:type="dxa"/>
            <w:tcBorders>
              <w:top w:val="single" w:sz="4" w:space="0" w:color="auto"/>
              <w:left w:val="single" w:sz="4" w:space="0" w:color="auto"/>
              <w:bottom w:val="nil"/>
              <w:right w:val="single" w:sz="4" w:space="0" w:color="auto"/>
            </w:tcBorders>
            <w:shd w:val="clear" w:color="auto" w:fill="FFFFFF"/>
            <w:vAlign w:val="center"/>
          </w:tcPr>
          <w:p w14:paraId="7D761C40" w14:textId="77777777" w:rsidR="00CB4BEB" w:rsidRPr="00505BCA" w:rsidRDefault="00CB4BEB" w:rsidP="003C0924">
            <w:pPr>
              <w:rPr>
                <w:rFonts w:ascii="Trebuchet MS" w:hAnsi="Trebuchet MS"/>
                <w:sz w:val="18"/>
                <w:szCs w:val="18"/>
              </w:rPr>
            </w:pPr>
            <w:proofErr w:type="spellStart"/>
            <w:r>
              <w:rPr>
                <w:rFonts w:ascii="Trebuchet MS" w:hAnsi="Trebuchet MS"/>
                <w:b/>
                <w:sz w:val="18"/>
                <w:szCs w:val="18"/>
              </w:rPr>
              <w:t>forskydnin</w:t>
            </w:r>
            <w:proofErr w:type="spellEnd"/>
          </w:p>
        </w:tc>
        <w:tc>
          <w:tcPr>
            <w:tcW w:w="6095" w:type="dxa"/>
            <w:gridSpan w:val="2"/>
            <w:tcBorders>
              <w:top w:val="single" w:sz="4" w:space="0" w:color="auto"/>
              <w:left w:val="single" w:sz="4" w:space="0" w:color="auto"/>
              <w:bottom w:val="nil"/>
              <w:right w:val="single" w:sz="4" w:space="0" w:color="auto"/>
            </w:tcBorders>
            <w:shd w:val="clear" w:color="auto" w:fill="FFFFFF"/>
            <w:vAlign w:val="bottom"/>
          </w:tcPr>
          <w:p w14:paraId="3726B5E4" w14:textId="77777777" w:rsidR="00CB4BEB" w:rsidRPr="00505BCA" w:rsidRDefault="00CB4BEB" w:rsidP="003C0924">
            <w:pPr>
              <w:rPr>
                <w:rFonts w:ascii="Trebuchet MS" w:hAnsi="Trebuchet MS"/>
                <w:sz w:val="18"/>
                <w:szCs w:val="18"/>
              </w:rPr>
            </w:pPr>
            <w:r w:rsidRPr="00505BCA">
              <w:rPr>
                <w:rFonts w:ascii="Trebuchet MS" w:hAnsi="Trebuchet MS"/>
                <w:sz w:val="18"/>
                <w:szCs w:val="18"/>
              </w:rPr>
              <w:t>Forskydningen regnes som forskydningen af bufferens midtpunkt set fra vejmidten i digitaliseringsretningen (stationeringsretningen). Hvis ingen forskydning = 0</w:t>
            </w:r>
            <w:r w:rsidRPr="00505BCA">
              <w:rPr>
                <w:rFonts w:ascii="Trebuchet MS" w:hAnsi="Trebuchet MS"/>
                <w:sz w:val="18"/>
                <w:szCs w:val="18"/>
              </w:rPr>
              <w:br/>
              <w:t>Hvis + 20 m i højre side = 20</w:t>
            </w:r>
          </w:p>
          <w:p w14:paraId="631CC25E" w14:textId="77777777" w:rsidR="00CB4BEB" w:rsidRPr="00505BCA" w:rsidRDefault="00CB4BEB" w:rsidP="003C0924">
            <w:pPr>
              <w:rPr>
                <w:rFonts w:ascii="Trebuchet MS" w:hAnsi="Trebuchet MS"/>
                <w:sz w:val="18"/>
                <w:szCs w:val="18"/>
              </w:rPr>
            </w:pPr>
            <w:r w:rsidRPr="00505BCA">
              <w:rPr>
                <w:rFonts w:ascii="Trebuchet MS" w:hAnsi="Trebuchet MS"/>
                <w:sz w:val="18"/>
                <w:szCs w:val="18"/>
              </w:rPr>
              <w:t>Hvis + 20 m i venstre side = -20</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6159887B" w14:textId="77777777" w:rsidR="00CB4BEB" w:rsidRPr="005810E9" w:rsidRDefault="00CB4BEB" w:rsidP="003C0924">
            <w:pPr>
              <w:rPr>
                <w:rFonts w:ascii="Trebuchet MS" w:hAnsi="Trebuchet MS"/>
                <w:sz w:val="18"/>
                <w:szCs w:val="18"/>
              </w:rPr>
            </w:pPr>
            <w:r w:rsidRPr="005810E9">
              <w:rPr>
                <w:rFonts w:ascii="Trebuchet MS" w:hAnsi="Trebuchet MS"/>
                <w:sz w:val="18"/>
                <w:szCs w:val="18"/>
              </w:rPr>
              <w:t>Tal</w:t>
            </w:r>
          </w:p>
        </w:tc>
        <w:tc>
          <w:tcPr>
            <w:tcW w:w="1370" w:type="dxa"/>
            <w:tcBorders>
              <w:top w:val="single" w:sz="4" w:space="0" w:color="auto"/>
              <w:left w:val="single" w:sz="4" w:space="0" w:color="auto"/>
              <w:bottom w:val="nil"/>
              <w:right w:val="single" w:sz="4" w:space="0" w:color="auto"/>
            </w:tcBorders>
            <w:shd w:val="clear" w:color="auto" w:fill="FFFFFF"/>
            <w:vAlign w:val="center"/>
          </w:tcPr>
          <w:p w14:paraId="42D5CBF2" w14:textId="77777777" w:rsidR="00CB4BEB" w:rsidRPr="005810E9" w:rsidRDefault="00CB4BEB" w:rsidP="003C0924">
            <w:pPr>
              <w:jc w:val="center"/>
              <w:rPr>
                <w:rFonts w:ascii="Trebuchet MS" w:hAnsi="Trebuchet MS"/>
                <w:sz w:val="18"/>
                <w:szCs w:val="18"/>
              </w:rPr>
            </w:pPr>
            <w:r w:rsidRPr="005810E9">
              <w:rPr>
                <w:rFonts w:ascii="Trebuchet MS" w:hAnsi="Trebuchet MS"/>
                <w:sz w:val="18"/>
                <w:szCs w:val="18"/>
              </w:rPr>
              <w:t>-999,99-</w:t>
            </w:r>
            <w:r w:rsidRPr="005810E9">
              <w:rPr>
                <w:rFonts w:ascii="Trebuchet MS" w:hAnsi="Trebuchet MS"/>
                <w:sz w:val="18"/>
                <w:szCs w:val="18"/>
              </w:rPr>
              <w:br/>
              <w:t>999,99</w:t>
            </w:r>
          </w:p>
        </w:tc>
        <w:tc>
          <w:tcPr>
            <w:tcW w:w="1361" w:type="dxa"/>
            <w:tcBorders>
              <w:top w:val="single" w:sz="4" w:space="0" w:color="auto"/>
              <w:left w:val="single" w:sz="4" w:space="0" w:color="auto"/>
              <w:bottom w:val="nil"/>
              <w:right w:val="single" w:sz="4" w:space="0" w:color="auto"/>
            </w:tcBorders>
            <w:shd w:val="clear" w:color="auto" w:fill="FFFFFF"/>
            <w:vAlign w:val="center"/>
          </w:tcPr>
          <w:p w14:paraId="1EFDE705" w14:textId="77777777" w:rsidR="00CB4BEB" w:rsidRPr="005810E9" w:rsidRDefault="00CB4BEB" w:rsidP="003C0924">
            <w:pPr>
              <w:jc w:val="center"/>
              <w:rPr>
                <w:rFonts w:ascii="Trebuchet MS" w:hAnsi="Trebuchet MS"/>
                <w:sz w:val="18"/>
                <w:szCs w:val="18"/>
              </w:rPr>
            </w:pPr>
            <w:r w:rsidRPr="005810E9">
              <w:rPr>
                <w:rFonts w:ascii="Trebuchet MS" w:hAnsi="Trebuchet MS"/>
                <w:sz w:val="18"/>
                <w:szCs w:val="18"/>
              </w:rPr>
              <w:t>F</w:t>
            </w:r>
          </w:p>
        </w:tc>
        <w:tc>
          <w:tcPr>
            <w:tcW w:w="1998" w:type="dxa"/>
            <w:tcBorders>
              <w:top w:val="single" w:sz="4" w:space="0" w:color="auto"/>
              <w:left w:val="single" w:sz="4" w:space="0" w:color="auto"/>
              <w:bottom w:val="nil"/>
              <w:right w:val="single" w:sz="4" w:space="0" w:color="auto"/>
            </w:tcBorders>
            <w:shd w:val="clear" w:color="auto" w:fill="FFFFFF"/>
            <w:vAlign w:val="center"/>
          </w:tcPr>
          <w:p w14:paraId="0D947812" w14:textId="77777777" w:rsidR="00CB4BEB" w:rsidRPr="005810E9" w:rsidRDefault="00CB4BEB" w:rsidP="003C0924">
            <w:pPr>
              <w:jc w:val="center"/>
              <w:rPr>
                <w:rFonts w:ascii="Trebuchet MS" w:hAnsi="Trebuchet MS"/>
                <w:sz w:val="18"/>
                <w:szCs w:val="18"/>
              </w:rPr>
            </w:pPr>
            <w:r w:rsidRPr="005810E9">
              <w:rPr>
                <w:rFonts w:ascii="Trebuchet MS" w:hAnsi="Trebuchet MS"/>
                <w:sz w:val="18"/>
                <w:szCs w:val="18"/>
              </w:rPr>
              <w:t>-9,00</w:t>
            </w:r>
          </w:p>
        </w:tc>
      </w:tr>
      <w:tr w:rsidR="00CB4BEB" w:rsidRPr="00CE1917" w14:paraId="505A3C41" w14:textId="77777777" w:rsidTr="003C0924">
        <w:trPr>
          <w:trHeight w:hRule="exact" w:val="255"/>
        </w:trPr>
        <w:tc>
          <w:tcPr>
            <w:tcW w:w="1555" w:type="dxa"/>
            <w:tcBorders>
              <w:top w:val="single" w:sz="4" w:space="0" w:color="auto"/>
              <w:left w:val="single" w:sz="4" w:space="0" w:color="auto"/>
              <w:bottom w:val="nil"/>
              <w:right w:val="single" w:sz="4" w:space="0" w:color="auto"/>
            </w:tcBorders>
            <w:shd w:val="clear" w:color="auto" w:fill="97DDBA"/>
            <w:vAlign w:val="bottom"/>
          </w:tcPr>
          <w:p w14:paraId="08833F27" w14:textId="77777777" w:rsidR="00CB4BEB" w:rsidRPr="00353B49" w:rsidRDefault="00CB4BEB" w:rsidP="003C0924">
            <w:pPr>
              <w:rPr>
                <w:rFonts w:ascii="Trebuchet MS" w:hAnsi="Trebuchet MS" w:cs="Trebuchet MS"/>
                <w:sz w:val="18"/>
                <w:szCs w:val="18"/>
              </w:rPr>
            </w:pPr>
            <w:proofErr w:type="spellStart"/>
            <w:r>
              <w:rPr>
                <w:rFonts w:ascii="Trebuchet MS" w:hAnsi="Trebuchet MS" w:cs="Trebuchet MS"/>
                <w:sz w:val="18"/>
                <w:szCs w:val="18"/>
              </w:rPr>
              <w:t>Sagsnr</w:t>
            </w:r>
            <w:proofErr w:type="spellEnd"/>
          </w:p>
        </w:tc>
        <w:tc>
          <w:tcPr>
            <w:tcW w:w="1134" w:type="dxa"/>
            <w:tcBorders>
              <w:top w:val="single" w:sz="4" w:space="0" w:color="auto"/>
              <w:left w:val="single" w:sz="4" w:space="0" w:color="auto"/>
              <w:bottom w:val="nil"/>
              <w:right w:val="single" w:sz="4" w:space="0" w:color="auto"/>
            </w:tcBorders>
            <w:shd w:val="clear" w:color="auto" w:fill="97DDBA"/>
          </w:tcPr>
          <w:p w14:paraId="2E1A70D1" w14:textId="77777777" w:rsidR="00CB4BEB" w:rsidRPr="0014307B" w:rsidRDefault="00CB4BEB" w:rsidP="003C0924">
            <w:pPr>
              <w:rPr>
                <w:rFonts w:ascii="Trebuchet MS" w:hAnsi="Trebuchet MS" w:cs="Trebuchet MS"/>
                <w:sz w:val="18"/>
                <w:szCs w:val="18"/>
              </w:rPr>
            </w:pPr>
          </w:p>
        </w:tc>
        <w:tc>
          <w:tcPr>
            <w:tcW w:w="11979" w:type="dxa"/>
            <w:gridSpan w:val="6"/>
            <w:tcBorders>
              <w:top w:val="single" w:sz="4" w:space="0" w:color="auto"/>
              <w:left w:val="single" w:sz="4" w:space="0" w:color="auto"/>
              <w:bottom w:val="nil"/>
              <w:right w:val="single" w:sz="4" w:space="0" w:color="auto"/>
            </w:tcBorders>
            <w:shd w:val="clear" w:color="auto" w:fill="97DDBA"/>
            <w:vAlign w:val="bottom"/>
          </w:tcPr>
          <w:p w14:paraId="4766DDDD"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0F60AAD7"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vAlign w:val="bottom"/>
          </w:tcPr>
          <w:p w14:paraId="30C662B4" w14:textId="77777777" w:rsidR="00CB4BEB" w:rsidRPr="005D2495" w:rsidRDefault="00CB4BEB" w:rsidP="003C0924">
            <w:pPr>
              <w:rPr>
                <w:rFonts w:ascii="Trebuchet MS" w:hAnsi="Trebuchet MS" w:cs="Trebuchet MS"/>
                <w:sz w:val="18"/>
                <w:szCs w:val="18"/>
              </w:rPr>
            </w:pPr>
            <w:r>
              <w:rPr>
                <w:rFonts w:ascii="Trebuchet MS" w:hAnsi="Trebuchet MS" w:cs="Trebuchet MS"/>
                <w:sz w:val="18"/>
                <w:szCs w:val="18"/>
              </w:rPr>
              <w:t>L</w:t>
            </w:r>
            <w:r w:rsidRPr="005D2495">
              <w:rPr>
                <w:rFonts w:ascii="Trebuchet MS" w:hAnsi="Trebuchet MS" w:cs="Trebuchet MS"/>
                <w:sz w:val="18"/>
                <w:szCs w:val="18"/>
              </w:rPr>
              <w:t>ink</w:t>
            </w:r>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45C56C1B" w14:textId="77777777" w:rsidR="00CB4BEB" w:rsidRPr="0014307B" w:rsidRDefault="00CB4BEB" w:rsidP="003C0924">
            <w:pPr>
              <w:rPr>
                <w:rFonts w:ascii="Trebuchet MS" w:hAnsi="Trebuchet MS" w:cs="Trebuchet MS"/>
                <w:sz w:val="18"/>
                <w:szCs w:val="18"/>
              </w:rPr>
            </w:pPr>
          </w:p>
        </w:tc>
        <w:tc>
          <w:tcPr>
            <w:tcW w:w="11979"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41D1240C" w14:textId="77777777" w:rsidR="00CB4BEB" w:rsidRPr="005D2495"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6C757D07" w14:textId="77777777" w:rsidTr="003C0924">
        <w:trPr>
          <w:trHeight w:hRule="exact" w:val="255"/>
        </w:trPr>
        <w:tc>
          <w:tcPr>
            <w:tcW w:w="3735" w:type="dxa"/>
            <w:gridSpan w:val="3"/>
            <w:tcBorders>
              <w:top w:val="single" w:sz="4" w:space="0" w:color="auto"/>
              <w:left w:val="nil"/>
              <w:bottom w:val="nil"/>
              <w:right w:val="nil"/>
            </w:tcBorders>
            <w:shd w:val="clear" w:color="auto" w:fill="99CCFF"/>
          </w:tcPr>
          <w:p w14:paraId="0A86C2B7" w14:textId="77777777" w:rsidR="00CB4BEB" w:rsidRDefault="00CB4BEB" w:rsidP="003C0924">
            <w:pPr>
              <w:rPr>
                <w:rFonts w:ascii="Trebuchet MS" w:hAnsi="Trebuchet MS" w:cs="Trebuchet MS"/>
                <w:i/>
                <w:iCs/>
                <w:sz w:val="18"/>
                <w:szCs w:val="18"/>
              </w:rPr>
            </w:pPr>
          </w:p>
        </w:tc>
        <w:tc>
          <w:tcPr>
            <w:tcW w:w="10933" w:type="dxa"/>
            <w:gridSpan w:val="5"/>
            <w:tcBorders>
              <w:top w:val="single" w:sz="4" w:space="0" w:color="auto"/>
              <w:left w:val="nil"/>
              <w:bottom w:val="nil"/>
              <w:right w:val="nil"/>
            </w:tcBorders>
            <w:shd w:val="clear" w:color="auto" w:fill="99CCFF"/>
            <w:vAlign w:val="bottom"/>
          </w:tcPr>
          <w:p w14:paraId="6EE89A54"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02B91167" w14:textId="77777777" w:rsidTr="003C0924">
        <w:trPr>
          <w:trHeight w:hRule="exact" w:val="255"/>
        </w:trPr>
        <w:tc>
          <w:tcPr>
            <w:tcW w:w="3735" w:type="dxa"/>
            <w:gridSpan w:val="3"/>
            <w:tcBorders>
              <w:top w:val="nil"/>
              <w:left w:val="nil"/>
              <w:bottom w:val="nil"/>
              <w:right w:val="nil"/>
            </w:tcBorders>
            <w:shd w:val="clear" w:color="auto" w:fill="97DDBA"/>
          </w:tcPr>
          <w:p w14:paraId="724A60C3" w14:textId="77777777" w:rsidR="00CB4BEB" w:rsidRPr="0051728E" w:rsidRDefault="00CB4BEB" w:rsidP="003C0924">
            <w:pPr>
              <w:rPr>
                <w:rFonts w:ascii="Trebuchet MS" w:hAnsi="Trebuchet MS" w:cs="Trebuchet MS"/>
                <w:i/>
                <w:iCs/>
                <w:sz w:val="18"/>
                <w:szCs w:val="18"/>
              </w:rPr>
            </w:pPr>
          </w:p>
        </w:tc>
        <w:tc>
          <w:tcPr>
            <w:tcW w:w="10933" w:type="dxa"/>
            <w:gridSpan w:val="5"/>
            <w:tcBorders>
              <w:top w:val="nil"/>
              <w:left w:val="nil"/>
              <w:bottom w:val="nil"/>
              <w:right w:val="nil"/>
            </w:tcBorders>
            <w:shd w:val="clear" w:color="auto" w:fill="97DDBA"/>
            <w:vAlign w:val="bottom"/>
          </w:tcPr>
          <w:p w14:paraId="2A6F1659"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10DD5152" w14:textId="77777777" w:rsidR="00CB4BEB" w:rsidRDefault="00CB4BEB" w:rsidP="00CB4BEB">
      <w:pPr>
        <w:pStyle w:val="Overskrift6"/>
      </w:pPr>
      <w:r>
        <w:t>5.7.6.1</w:t>
      </w:r>
      <w:r w:rsidRPr="00A32757">
        <w:t xml:space="preserve"> </w:t>
      </w:r>
      <w:r>
        <w:t>Metadata</w:t>
      </w:r>
      <w:r w:rsidRPr="000F1AAD">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68C61F38" w14:textId="77777777" w:rsidTr="003C0924">
        <w:trPr>
          <w:trHeight w:hRule="exact" w:val="255"/>
        </w:trPr>
        <w:tc>
          <w:tcPr>
            <w:tcW w:w="2235" w:type="dxa"/>
            <w:shd w:val="clear" w:color="auto" w:fill="D9D9D9"/>
            <w:vAlign w:val="center"/>
          </w:tcPr>
          <w:p w14:paraId="15857369"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center"/>
          </w:tcPr>
          <w:p w14:paraId="3BA94B9A"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5BF6ED3" w14:textId="77777777" w:rsidTr="003C0924">
        <w:trPr>
          <w:trHeight w:hRule="exact" w:val="255"/>
        </w:trPr>
        <w:tc>
          <w:tcPr>
            <w:tcW w:w="2235" w:type="dxa"/>
            <w:shd w:val="clear" w:color="auto" w:fill="E0E0E0"/>
            <w:vAlign w:val="bottom"/>
          </w:tcPr>
          <w:p w14:paraId="13A8A41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47AC3D7B" w14:textId="77777777" w:rsidR="00CB4BEB" w:rsidRPr="0051728E" w:rsidRDefault="00CB4BEB" w:rsidP="003C0924">
            <w:pPr>
              <w:rPr>
                <w:rFonts w:ascii="Trebuchet MS" w:hAnsi="Trebuchet MS" w:cs="Trebuchet MS"/>
                <w:sz w:val="18"/>
                <w:szCs w:val="18"/>
              </w:rPr>
            </w:pPr>
            <w:proofErr w:type="spellStart"/>
            <w:r w:rsidRPr="003A52C1">
              <w:rPr>
                <w:rFonts w:ascii="Trebuchet MS" w:hAnsi="Trebuchet MS" w:cs="Trebuchet MS"/>
                <w:sz w:val="18"/>
                <w:szCs w:val="18"/>
              </w:rPr>
              <w:t>Trafik_</w:t>
            </w:r>
            <w:r>
              <w:rPr>
                <w:rFonts w:ascii="Trebuchet MS" w:hAnsi="Trebuchet MS" w:cs="Trebuchet MS"/>
                <w:sz w:val="18"/>
                <w:szCs w:val="18"/>
              </w:rPr>
              <w:t>byggelinj</w:t>
            </w:r>
            <w:r w:rsidRPr="004960D9">
              <w:rPr>
                <w:rFonts w:ascii="Trebuchet MS" w:hAnsi="Trebuchet MS" w:cs="Trebuchet MS"/>
                <w:sz w:val="18"/>
                <w:szCs w:val="18"/>
              </w:rPr>
              <w:t>e</w:t>
            </w:r>
            <w:proofErr w:type="spellEnd"/>
          </w:p>
        </w:tc>
      </w:tr>
      <w:tr w:rsidR="00CB4BEB" w:rsidRPr="0051728E" w14:paraId="5651DBEB" w14:textId="77777777" w:rsidTr="003C0924">
        <w:trPr>
          <w:trHeight w:hRule="exact" w:val="255"/>
        </w:trPr>
        <w:tc>
          <w:tcPr>
            <w:tcW w:w="2235" w:type="dxa"/>
            <w:shd w:val="clear" w:color="auto" w:fill="E0E0E0"/>
            <w:vAlign w:val="bottom"/>
          </w:tcPr>
          <w:p w14:paraId="0C0B780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2F07B906" w14:textId="77777777" w:rsidR="00CB4BEB" w:rsidRDefault="00CB4BEB" w:rsidP="003C0924">
            <w:pPr>
              <w:rPr>
                <w:rFonts w:ascii="Trebuchet MS" w:hAnsi="Trebuchet MS"/>
                <w:sz w:val="18"/>
                <w:szCs w:val="18"/>
              </w:rPr>
            </w:pPr>
            <w:r>
              <w:rPr>
                <w:rFonts w:ascii="Trebuchet MS" w:hAnsi="Trebuchet MS"/>
                <w:sz w:val="18"/>
                <w:szCs w:val="18"/>
              </w:rPr>
              <w:t>5605</w:t>
            </w:r>
          </w:p>
        </w:tc>
      </w:tr>
      <w:tr w:rsidR="00CB4BEB" w:rsidRPr="0051728E" w14:paraId="6B74F8C5" w14:textId="77777777" w:rsidTr="003C0924">
        <w:trPr>
          <w:trHeight w:hRule="exact" w:val="255"/>
        </w:trPr>
        <w:tc>
          <w:tcPr>
            <w:tcW w:w="2235" w:type="dxa"/>
            <w:shd w:val="clear" w:color="auto" w:fill="E0E0E0"/>
            <w:vAlign w:val="bottom"/>
          </w:tcPr>
          <w:p w14:paraId="1D6E9DD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7A90D6E" w14:textId="77777777" w:rsidR="00CB4BEB" w:rsidRPr="00F279E4" w:rsidRDefault="00CB4BEB" w:rsidP="003C0924">
            <w:pPr>
              <w:rPr>
                <w:rFonts w:ascii="Trebuchet MS" w:hAnsi="Trebuchet MS" w:cs="Trebuchet MS"/>
                <w:sz w:val="18"/>
                <w:szCs w:val="18"/>
              </w:rPr>
            </w:pPr>
            <w:r>
              <w:rPr>
                <w:rFonts w:ascii="Trebuchet MS" w:hAnsi="Trebuchet MS"/>
                <w:sz w:val="18"/>
                <w:szCs w:val="18"/>
              </w:rPr>
              <w:t>Vejbyggelinjer pålagt efter vejloven eller planloven, langs veje samt dispensationer fra disse byggelinjer.</w:t>
            </w:r>
          </w:p>
        </w:tc>
      </w:tr>
      <w:tr w:rsidR="00CB4BEB" w:rsidRPr="0051728E" w14:paraId="685991FD" w14:textId="77777777" w:rsidTr="003C0924">
        <w:trPr>
          <w:trHeight w:hRule="exact" w:val="510"/>
        </w:trPr>
        <w:tc>
          <w:tcPr>
            <w:tcW w:w="2235" w:type="dxa"/>
            <w:shd w:val="clear" w:color="auto" w:fill="E0E0E0"/>
            <w:vAlign w:val="center"/>
          </w:tcPr>
          <w:p w14:paraId="0178862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lastRenderedPageBreak/>
              <w:t>Beskrivelse</w:t>
            </w:r>
          </w:p>
        </w:tc>
        <w:tc>
          <w:tcPr>
            <w:tcW w:w="11340" w:type="dxa"/>
            <w:shd w:val="clear" w:color="auto" w:fill="FFFFFF"/>
            <w:vAlign w:val="bottom"/>
          </w:tcPr>
          <w:p w14:paraId="07BFE8FB" w14:textId="1BD2691A" w:rsidR="00CB4BEB" w:rsidRPr="00D77840" w:rsidRDefault="00CB4BEB" w:rsidP="003C0924">
            <w:pPr>
              <w:rPr>
                <w:rFonts w:ascii="Trebuchet MS" w:hAnsi="Trebuchet MS" w:cs="Trebuchet MS"/>
                <w:sz w:val="18"/>
                <w:szCs w:val="18"/>
              </w:rPr>
            </w:pPr>
            <w:r>
              <w:rPr>
                <w:rFonts w:ascii="Trebuchet MS" w:hAnsi="Trebuchet MS" w:cs="Trebuchet MS"/>
                <w:sz w:val="18"/>
                <w:szCs w:val="18"/>
              </w:rPr>
              <w:t>Viser hvor der er vejbyggelinjer og givet dispensationer. Herunder også hvor dispensationen er givet med en fjernelse betingelse. Dette vil altid kun være et vejle</w:t>
            </w:r>
            <w:r w:rsidR="00450684">
              <w:rPr>
                <w:rFonts w:ascii="Trebuchet MS" w:hAnsi="Trebuchet MS" w:cs="Trebuchet MS"/>
                <w:sz w:val="18"/>
                <w:szCs w:val="18"/>
              </w:rPr>
              <w:t>de</w:t>
            </w:r>
            <w:r>
              <w:rPr>
                <w:rFonts w:ascii="Trebuchet MS" w:hAnsi="Trebuchet MS" w:cs="Trebuchet MS"/>
                <w:sz w:val="18"/>
                <w:szCs w:val="18"/>
              </w:rPr>
              <w:t>nde tema. Det er tinglysningen m.v. der gælder.</w:t>
            </w:r>
          </w:p>
        </w:tc>
      </w:tr>
      <w:tr w:rsidR="00CB4BEB" w:rsidRPr="0051728E" w14:paraId="182E4B02" w14:textId="77777777" w:rsidTr="003C0924">
        <w:trPr>
          <w:trHeight w:hRule="exact" w:val="255"/>
        </w:trPr>
        <w:tc>
          <w:tcPr>
            <w:tcW w:w="2235" w:type="dxa"/>
            <w:shd w:val="clear" w:color="auto" w:fill="E0E0E0"/>
            <w:vAlign w:val="bottom"/>
          </w:tcPr>
          <w:p w14:paraId="4F429414"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48379A7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sagsbehandler og borger via selvbetjeningsløsninger, hvor der er vejbyggelinjer og evt. givet dispensationer.</w:t>
            </w:r>
          </w:p>
        </w:tc>
      </w:tr>
      <w:tr w:rsidR="00CB4BEB" w:rsidRPr="0051728E" w14:paraId="46D3FCD3" w14:textId="77777777" w:rsidTr="003C0924">
        <w:trPr>
          <w:trHeight w:hRule="exact" w:val="255"/>
        </w:trPr>
        <w:tc>
          <w:tcPr>
            <w:tcW w:w="2235" w:type="dxa"/>
            <w:shd w:val="clear" w:color="auto" w:fill="E0E0E0"/>
            <w:vAlign w:val="bottom"/>
          </w:tcPr>
          <w:p w14:paraId="43005BE6"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7FD26E07"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Forvaltede og regulerede områder samt områder med brugsbegrænsning og indberetningsenheder</w:t>
            </w:r>
            <w:r>
              <w:rPr>
                <w:rFonts w:ascii="Trebuchet MS" w:hAnsi="Trebuchet MS" w:cs="Trebuchet MS"/>
                <w:bCs/>
                <w:kern w:val="32"/>
                <w:sz w:val="18"/>
                <w:szCs w:val="18"/>
              </w:rPr>
              <w:t xml:space="preserve">, </w:t>
            </w:r>
            <w:r w:rsidRPr="00492FFE">
              <w:rPr>
                <w:rFonts w:ascii="Trebuchet MS" w:hAnsi="Trebuchet MS" w:cs="Trebuchet MS"/>
                <w:bCs/>
                <w:kern w:val="32"/>
                <w:sz w:val="18"/>
                <w:szCs w:val="18"/>
              </w:rPr>
              <w:t>Matrikulære parceller</w:t>
            </w:r>
          </w:p>
        </w:tc>
      </w:tr>
      <w:tr w:rsidR="00CB4BEB" w:rsidRPr="0051728E" w14:paraId="0D56C151" w14:textId="77777777" w:rsidTr="003C0924">
        <w:trPr>
          <w:trHeight w:hRule="exact" w:val="255"/>
        </w:trPr>
        <w:tc>
          <w:tcPr>
            <w:tcW w:w="2235" w:type="dxa"/>
            <w:shd w:val="clear" w:color="auto" w:fill="E0E0E0"/>
            <w:vAlign w:val="bottom"/>
          </w:tcPr>
          <w:p w14:paraId="4D971546" w14:textId="77777777" w:rsidR="00CB4BEB" w:rsidRPr="00492FFE" w:rsidRDefault="00CB4BEB" w:rsidP="003C0924">
            <w:pPr>
              <w:rPr>
                <w:rFonts w:ascii="Trebuchet MS" w:hAnsi="Trebuchet MS" w:cs="Trebuchet MS"/>
                <w:sz w:val="18"/>
                <w:szCs w:val="18"/>
              </w:rPr>
            </w:pPr>
            <w:proofErr w:type="spellStart"/>
            <w:r w:rsidRPr="00E45822">
              <w:rPr>
                <w:rFonts w:ascii="Trebuchet MS" w:hAnsi="Trebuchet MS" w:cs="Trebuchet MS"/>
                <w:sz w:val="18"/>
                <w:szCs w:val="18"/>
              </w:rPr>
              <w:t>Noegle</w:t>
            </w:r>
            <w:r w:rsidRPr="00492FFE">
              <w:rPr>
                <w:rFonts w:ascii="Trebuchet MS" w:hAnsi="Trebuchet MS" w:cs="Trebuchet MS"/>
                <w:sz w:val="18"/>
                <w:szCs w:val="18"/>
              </w:rPr>
              <w:t>_ord</w:t>
            </w:r>
            <w:proofErr w:type="spellEnd"/>
          </w:p>
        </w:tc>
        <w:tc>
          <w:tcPr>
            <w:tcW w:w="11340" w:type="dxa"/>
            <w:shd w:val="clear" w:color="auto" w:fill="FFFFFF"/>
            <w:vAlign w:val="bottom"/>
          </w:tcPr>
          <w:p w14:paraId="38180A7A"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Byggeri, tinglysning, Deklaration, Oversigtsareal</w:t>
            </w:r>
          </w:p>
        </w:tc>
      </w:tr>
      <w:tr w:rsidR="00CB4BEB" w:rsidRPr="0051728E" w14:paraId="7E9630B1" w14:textId="77777777" w:rsidTr="003C0924">
        <w:trPr>
          <w:trHeight w:hRule="exact" w:val="255"/>
        </w:trPr>
        <w:tc>
          <w:tcPr>
            <w:tcW w:w="2235" w:type="dxa"/>
            <w:shd w:val="clear" w:color="auto" w:fill="E0E0E0"/>
            <w:vAlign w:val="bottom"/>
          </w:tcPr>
          <w:p w14:paraId="5442EF7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26EA1E3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48E8DA40" w14:textId="77777777" w:rsidTr="003C0924">
        <w:trPr>
          <w:trHeight w:hRule="exact" w:val="255"/>
        </w:trPr>
        <w:tc>
          <w:tcPr>
            <w:tcW w:w="2235" w:type="dxa"/>
            <w:shd w:val="clear" w:color="auto" w:fill="E0E0E0"/>
            <w:vAlign w:val="bottom"/>
          </w:tcPr>
          <w:p w14:paraId="62D6FB26"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Lovgrundlag</w:t>
            </w:r>
          </w:p>
        </w:tc>
        <w:tc>
          <w:tcPr>
            <w:tcW w:w="11340" w:type="dxa"/>
            <w:shd w:val="clear" w:color="auto" w:fill="FFFFFF"/>
            <w:vAlign w:val="bottom"/>
          </w:tcPr>
          <w:p w14:paraId="6C6DBC97"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Vejloven</w:t>
            </w:r>
          </w:p>
        </w:tc>
      </w:tr>
      <w:tr w:rsidR="00CB4BEB" w:rsidRPr="00186E64" w14:paraId="1777F200" w14:textId="77777777" w:rsidTr="003C0924">
        <w:trPr>
          <w:trHeight w:hRule="exact" w:val="255"/>
        </w:trPr>
        <w:tc>
          <w:tcPr>
            <w:tcW w:w="2235" w:type="dxa"/>
            <w:shd w:val="clear" w:color="auto" w:fill="E0E0E0"/>
            <w:vAlign w:val="bottom"/>
          </w:tcPr>
          <w:p w14:paraId="2809AA95" w14:textId="77777777" w:rsidR="00CB4BEB" w:rsidRPr="00C60C42" w:rsidRDefault="00CB4BEB" w:rsidP="003C0924">
            <w:pPr>
              <w:rPr>
                <w:rFonts w:ascii="Trebuchet MS" w:hAnsi="Trebuchet MS" w:cs="Trebuchet MS"/>
                <w:sz w:val="18"/>
                <w:szCs w:val="18"/>
              </w:rPr>
            </w:pPr>
            <w:proofErr w:type="spellStart"/>
            <w:r w:rsidRPr="00C60C42">
              <w:rPr>
                <w:rFonts w:ascii="Trebuchet MS" w:hAnsi="Trebuchet MS" w:cs="Trebuchet MS"/>
                <w:sz w:val="18"/>
                <w:szCs w:val="18"/>
              </w:rPr>
              <w:t>KLE_koder</w:t>
            </w:r>
            <w:proofErr w:type="spellEnd"/>
          </w:p>
        </w:tc>
        <w:tc>
          <w:tcPr>
            <w:tcW w:w="11340" w:type="dxa"/>
            <w:shd w:val="clear" w:color="auto" w:fill="FFFFFF"/>
            <w:vAlign w:val="bottom"/>
          </w:tcPr>
          <w:p w14:paraId="15E1EE19" w14:textId="77777777" w:rsidR="00CB4BEB" w:rsidRPr="00C60C42" w:rsidRDefault="00CB4BEB" w:rsidP="003C0924">
            <w:pPr>
              <w:rPr>
                <w:rFonts w:ascii="Trebuchet MS" w:hAnsi="Trebuchet MS" w:cs="Trebuchet MS"/>
                <w:sz w:val="18"/>
                <w:szCs w:val="18"/>
              </w:rPr>
            </w:pPr>
            <w:r w:rsidRPr="00450684">
              <w:rPr>
                <w:rFonts w:ascii="Trebuchet MS" w:hAnsi="Trebuchet MS" w:cs="Trebuchet MS"/>
                <w:sz w:val="18"/>
                <w:szCs w:val="18"/>
              </w:rPr>
              <w:t>05.01.11</w:t>
            </w:r>
          </w:p>
        </w:tc>
      </w:tr>
    </w:tbl>
    <w:p w14:paraId="6F8BB753" w14:textId="77777777" w:rsidR="00CB4BEB" w:rsidRPr="00A32757" w:rsidRDefault="00CB4BEB" w:rsidP="00CB4BEB">
      <w:pPr>
        <w:pStyle w:val="Overskrift6"/>
      </w:pPr>
      <w:r>
        <w:t>5.7.6.2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7"/>
        <w:gridCol w:w="8959"/>
      </w:tblGrid>
      <w:tr w:rsidR="00CB4BEB" w:rsidRPr="0051728E" w14:paraId="0C5794D0" w14:textId="77777777" w:rsidTr="003C0924">
        <w:trPr>
          <w:trHeight w:hRule="exact" w:val="255"/>
        </w:trPr>
        <w:tc>
          <w:tcPr>
            <w:tcW w:w="4503" w:type="dxa"/>
            <w:shd w:val="clear" w:color="auto" w:fill="D9D9D9"/>
            <w:vAlign w:val="bottom"/>
          </w:tcPr>
          <w:p w14:paraId="5E04D66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7AA0F80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4AEF2999" w14:textId="77777777" w:rsidTr="003C0924">
        <w:trPr>
          <w:trHeight w:hRule="exact" w:val="709"/>
        </w:trPr>
        <w:tc>
          <w:tcPr>
            <w:tcW w:w="4503" w:type="dxa"/>
            <w:shd w:val="clear" w:color="auto" w:fill="E0E0E0"/>
            <w:vAlign w:val="center"/>
          </w:tcPr>
          <w:p w14:paraId="16F49DA5"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center"/>
          </w:tcPr>
          <w:p w14:paraId="4150919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Der er et meget stort arbejde med at finde alle byggelinjer.  De fleste byggelinjer er tinglyste. Enkelte vil fremgå af lokalplaner. Særligt langs tidligere amtsvej er der ofte tinglyst byggelinjer.  Nogle byggelinjer angiver alene en afstand fra vejmidte. Brug da </w:t>
            </w:r>
            <w:proofErr w:type="spellStart"/>
            <w:r w:rsidRPr="00450684">
              <w:rPr>
                <w:rFonts w:ascii="Trebuchet MS" w:hAnsi="Trebuchet MS" w:cs="Trebuchet MS"/>
                <w:sz w:val="18"/>
                <w:szCs w:val="18"/>
              </w:rPr>
              <w:t>GeoDanmark</w:t>
            </w:r>
            <w:proofErr w:type="spellEnd"/>
            <w:r>
              <w:rPr>
                <w:rFonts w:ascii="Trebuchet MS" w:hAnsi="Trebuchet MS" w:cs="Trebuchet MS"/>
                <w:sz w:val="18"/>
                <w:szCs w:val="18"/>
              </w:rPr>
              <w:t>-vejmidten til at parallelforskyde i den oplyste afstand.</w:t>
            </w:r>
          </w:p>
        </w:tc>
      </w:tr>
      <w:tr w:rsidR="00CB4BEB" w:rsidRPr="0051728E" w14:paraId="439B6C00" w14:textId="77777777" w:rsidTr="003C0924">
        <w:trPr>
          <w:trHeight w:hRule="exact" w:val="255"/>
        </w:trPr>
        <w:tc>
          <w:tcPr>
            <w:tcW w:w="4503" w:type="dxa"/>
            <w:shd w:val="clear" w:color="auto" w:fill="E0E0E0"/>
            <w:vAlign w:val="bottom"/>
          </w:tcPr>
          <w:p w14:paraId="541BAC3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44A9DD4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typer af vejbyggelinjer herunder også dispensationer.</w:t>
            </w:r>
          </w:p>
        </w:tc>
      </w:tr>
      <w:tr w:rsidR="00CB4BEB" w:rsidRPr="0051728E" w14:paraId="51CF1C45" w14:textId="77777777" w:rsidTr="003C0924">
        <w:trPr>
          <w:trHeight w:hRule="exact" w:val="255"/>
        </w:trPr>
        <w:tc>
          <w:tcPr>
            <w:tcW w:w="4503" w:type="dxa"/>
            <w:shd w:val="clear" w:color="auto" w:fill="E0E0E0"/>
            <w:vAlign w:val="bottom"/>
          </w:tcPr>
          <w:p w14:paraId="3C8B091A"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3CE900C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1 meter</w:t>
            </w:r>
          </w:p>
        </w:tc>
      </w:tr>
      <w:tr w:rsidR="00CB4BEB" w:rsidRPr="0051728E" w14:paraId="6962A2F3" w14:textId="77777777" w:rsidTr="003C0924">
        <w:trPr>
          <w:trHeight w:hRule="exact" w:val="255"/>
        </w:trPr>
        <w:tc>
          <w:tcPr>
            <w:tcW w:w="4503" w:type="dxa"/>
            <w:shd w:val="clear" w:color="auto" w:fill="E0E0E0"/>
            <w:vAlign w:val="bottom"/>
          </w:tcPr>
          <w:p w14:paraId="117C5E5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6B3B9F7E" w14:textId="77777777" w:rsidR="00CB4BEB" w:rsidRPr="00024C60" w:rsidRDefault="00CB4BEB" w:rsidP="003C0924">
            <w:pPr>
              <w:rPr>
                <w:rFonts w:ascii="Trebuchet MS" w:hAnsi="Trebuchet MS" w:cs="Trebuchet MS"/>
                <w:sz w:val="18"/>
                <w:szCs w:val="18"/>
              </w:rPr>
            </w:pPr>
          </w:p>
        </w:tc>
      </w:tr>
      <w:tr w:rsidR="00CB4BEB" w:rsidRPr="0051728E" w14:paraId="4EFF4F02" w14:textId="77777777" w:rsidTr="003C0924">
        <w:trPr>
          <w:trHeight w:hRule="exact" w:val="255"/>
        </w:trPr>
        <w:tc>
          <w:tcPr>
            <w:tcW w:w="4503" w:type="dxa"/>
            <w:shd w:val="clear" w:color="auto" w:fill="E0E0E0"/>
            <w:vAlign w:val="bottom"/>
          </w:tcPr>
          <w:p w14:paraId="08123FF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3F2D7C1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r w:rsidR="00CB4BEB" w:rsidRPr="0051728E" w14:paraId="0F32007E" w14:textId="77777777" w:rsidTr="003C0924">
        <w:trPr>
          <w:trHeight w:hRule="exact" w:val="255"/>
        </w:trPr>
        <w:tc>
          <w:tcPr>
            <w:tcW w:w="4503" w:type="dxa"/>
            <w:shd w:val="clear" w:color="auto" w:fill="E0E0E0"/>
            <w:vAlign w:val="bottom"/>
          </w:tcPr>
          <w:p w14:paraId="3386DDD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57F939F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0C499EFE" w14:textId="77777777" w:rsidR="00CB4BEB" w:rsidRPr="00A32757" w:rsidRDefault="00CB4BEB" w:rsidP="00CB4BEB">
      <w:pPr>
        <w:pStyle w:val="Overskrift6"/>
      </w:pPr>
      <w:r>
        <w:t>5.7.6.3 Kodelister</w:t>
      </w:r>
    </w:p>
    <w:p w14:paraId="7F65391B" w14:textId="77777777" w:rsidR="00CB4BEB" w:rsidRPr="00A73FEE" w:rsidRDefault="00CB4BEB" w:rsidP="00CB4BEB">
      <w:pPr>
        <w:autoSpaceDE w:val="0"/>
        <w:autoSpaceDN w:val="0"/>
        <w:adjustRightInd w:val="0"/>
        <w:rPr>
          <w:rStyle w:val="Overskrift7Tegn"/>
          <w:rFonts w:eastAsiaTheme="minorEastAsia"/>
        </w:rPr>
      </w:pPr>
      <w:r w:rsidRPr="00A32757">
        <w:rPr>
          <w:rFonts w:ascii="Trebuchet MS" w:hAnsi="Trebuchet MS" w:cs="Trebuchet MS"/>
          <w:sz w:val="18"/>
          <w:szCs w:val="18"/>
        </w:rPr>
        <w:t>Kodelisterne fungerer som oversættelser mellem anvendte kodeværdier og de matchende forklarende tekster.</w:t>
      </w:r>
      <w:r>
        <w:rPr>
          <w:rFonts w:ascii="Trebuchet MS" w:hAnsi="Trebuchet MS" w:cs="Trebuchet MS"/>
          <w:sz w:val="18"/>
          <w:szCs w:val="18"/>
        </w:rPr>
        <w:t xml:space="preserve">  </w:t>
      </w:r>
      <w:r>
        <w:rPr>
          <w:rFonts w:ascii="Trebuchet MS" w:hAnsi="Trebuchet MS" w:cs="Trebuchet MS"/>
          <w:sz w:val="18"/>
          <w:szCs w:val="18"/>
        </w:rPr>
        <w:br/>
      </w:r>
      <w:r>
        <w:rPr>
          <w:rFonts w:ascii="Trebuchet MS" w:hAnsi="Trebuchet MS" w:cs="Trebuchet MS"/>
          <w:sz w:val="18"/>
          <w:szCs w:val="18"/>
        </w:rPr>
        <w:br/>
      </w:r>
      <w:r w:rsidRPr="00A73FEE">
        <w:rPr>
          <w:rStyle w:val="Overskrift7Tegn"/>
          <w:rFonts w:eastAsiaTheme="minorEastAsia"/>
        </w:rPr>
        <w:t xml:space="preserve">5.7.6.3.1   5605 </w:t>
      </w:r>
      <w:proofErr w:type="spellStart"/>
      <w:r w:rsidRPr="00A73FEE">
        <w:rPr>
          <w:rStyle w:val="Overskrift7Tegn"/>
          <w:rFonts w:eastAsiaTheme="minorEastAsia"/>
        </w:rPr>
        <w:t>Dekl_type</w:t>
      </w:r>
      <w:proofErr w:type="spellEnd"/>
      <w:r w:rsidRPr="00A73FEE">
        <w:rPr>
          <w:rStyle w:val="Overskrift7Tegn"/>
          <w:rFonts w:eastAsiaTheme="minorEastAsia"/>
        </w:rPr>
        <w:t xml:space="preserve"> (d_5605_dekl_type) </w:t>
      </w:r>
      <w:bookmarkStart w:id="1385" w:name="_Toc292713353"/>
      <w:bookmarkStart w:id="1386" w:name="_Toc29286546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71"/>
        <w:gridCol w:w="2000"/>
        <w:gridCol w:w="1395"/>
        <w:gridCol w:w="8460"/>
      </w:tblGrid>
      <w:tr w:rsidR="00CB4BEB" w:rsidRPr="0051728E" w14:paraId="365C7FC7" w14:textId="77777777" w:rsidTr="003C0924">
        <w:trPr>
          <w:trHeight w:hRule="exact" w:val="255"/>
        </w:trPr>
        <w:tc>
          <w:tcPr>
            <w:tcW w:w="0" w:type="auto"/>
            <w:tcBorders>
              <w:bottom w:val="single" w:sz="4" w:space="0" w:color="auto"/>
            </w:tcBorders>
            <w:shd w:val="clear" w:color="auto" w:fill="D9D9D9"/>
            <w:vAlign w:val="bottom"/>
          </w:tcPr>
          <w:p w14:paraId="694CC1E8" w14:textId="77777777" w:rsidR="00CB4BEB" w:rsidRPr="0051728E" w:rsidRDefault="00CB4BEB" w:rsidP="003C0924">
            <w:pPr>
              <w:rPr>
                <w:rFonts w:ascii="Trebuchet MS" w:hAnsi="Trebuchet MS" w:cs="Trebuchet MS"/>
                <w:b/>
                <w:bCs/>
                <w:sz w:val="18"/>
                <w:szCs w:val="18"/>
              </w:rPr>
            </w:pPr>
            <w:proofErr w:type="spellStart"/>
            <w:r>
              <w:rPr>
                <w:rFonts w:ascii="Trebuchet MS" w:hAnsi="Trebuchet MS" w:cs="Trebuchet MS"/>
                <w:b/>
                <w:bCs/>
                <w:sz w:val="18"/>
                <w:szCs w:val="18"/>
              </w:rPr>
              <w:t>d</w:t>
            </w:r>
            <w:r w:rsidRPr="005D4BF4">
              <w:rPr>
                <w:rFonts w:ascii="Trebuchet MS" w:hAnsi="Trebuchet MS" w:cs="Trebuchet MS"/>
                <w:b/>
                <w:bCs/>
                <w:sz w:val="18"/>
                <w:szCs w:val="18"/>
              </w:rPr>
              <w:t>ekl_type</w:t>
            </w:r>
            <w:r>
              <w:rPr>
                <w:rFonts w:ascii="Trebuchet MS" w:hAnsi="Trebuchet MS" w:cs="Trebuchet MS"/>
                <w:b/>
                <w:bCs/>
                <w:sz w:val="18"/>
                <w:szCs w:val="18"/>
              </w:rPr>
              <w:t>_kode</w:t>
            </w:r>
            <w:proofErr w:type="spellEnd"/>
          </w:p>
        </w:tc>
        <w:tc>
          <w:tcPr>
            <w:tcW w:w="0" w:type="auto"/>
            <w:tcBorders>
              <w:bottom w:val="single" w:sz="4" w:space="0" w:color="auto"/>
            </w:tcBorders>
            <w:shd w:val="clear" w:color="auto" w:fill="D9D9D9"/>
            <w:vAlign w:val="bottom"/>
          </w:tcPr>
          <w:p w14:paraId="40B7E049" w14:textId="77777777" w:rsidR="00CB4BEB" w:rsidRPr="0051728E" w:rsidRDefault="00CB4BEB" w:rsidP="003C0924">
            <w:pPr>
              <w:rPr>
                <w:rFonts w:ascii="Trebuchet MS" w:hAnsi="Trebuchet MS" w:cs="Trebuchet MS"/>
                <w:bCs/>
                <w:sz w:val="18"/>
                <w:szCs w:val="18"/>
              </w:rPr>
            </w:pPr>
            <w:proofErr w:type="spellStart"/>
            <w:r w:rsidRPr="005D4BF4">
              <w:rPr>
                <w:rFonts w:ascii="Trebuchet MS" w:hAnsi="Trebuchet MS" w:cs="Trebuchet MS"/>
                <w:b/>
                <w:bCs/>
                <w:sz w:val="18"/>
                <w:szCs w:val="18"/>
              </w:rPr>
              <w:t>dekl_type</w:t>
            </w:r>
            <w:proofErr w:type="spellEnd"/>
          </w:p>
        </w:tc>
        <w:tc>
          <w:tcPr>
            <w:tcW w:w="1418" w:type="dxa"/>
            <w:tcBorders>
              <w:bottom w:val="single" w:sz="4" w:space="0" w:color="auto"/>
            </w:tcBorders>
            <w:shd w:val="clear" w:color="auto" w:fill="D9D9D9"/>
            <w:vAlign w:val="bottom"/>
          </w:tcPr>
          <w:p w14:paraId="692425C9"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663" w:type="dxa"/>
            <w:tcBorders>
              <w:bottom w:val="single" w:sz="4" w:space="0" w:color="auto"/>
            </w:tcBorders>
            <w:shd w:val="clear" w:color="auto" w:fill="D9D9D9"/>
            <w:vAlign w:val="bottom"/>
          </w:tcPr>
          <w:p w14:paraId="2ACA84FC"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2A3DD6A5"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159ED308" w14:textId="77777777" w:rsidR="00CB4BEB" w:rsidRPr="00CE6370" w:rsidRDefault="00CB4BEB" w:rsidP="003C0924">
            <w:pPr>
              <w:jc w:val="center"/>
              <w:rPr>
                <w:rFonts w:ascii="Trebuchet MS" w:hAnsi="Trebuchet MS"/>
                <w:sz w:val="18"/>
                <w:szCs w:val="18"/>
              </w:rPr>
            </w:pPr>
            <w:r>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0912964D" w14:textId="77777777" w:rsidR="00CB4BEB" w:rsidRPr="005D4BF4" w:rsidRDefault="00CB4BEB" w:rsidP="003C0924">
            <w:pPr>
              <w:rPr>
                <w:rFonts w:ascii="Trebuchet MS" w:hAnsi="Trebuchet MS"/>
                <w:sz w:val="18"/>
                <w:szCs w:val="18"/>
              </w:rPr>
            </w:pPr>
            <w:r w:rsidRPr="005D4BF4">
              <w:rPr>
                <w:rFonts w:ascii="Trebuchet MS" w:hAnsi="Trebuchet MS"/>
                <w:sz w:val="18"/>
                <w:szCs w:val="18"/>
              </w:rPr>
              <w:t>Oversigt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91CCAE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63" w:type="dxa"/>
            <w:tcBorders>
              <w:top w:val="single" w:sz="4" w:space="0" w:color="auto"/>
              <w:left w:val="single" w:sz="4" w:space="0" w:color="auto"/>
              <w:bottom w:val="single" w:sz="4" w:space="0" w:color="auto"/>
            </w:tcBorders>
            <w:shd w:val="clear" w:color="auto" w:fill="FFFFFF"/>
            <w:vAlign w:val="bottom"/>
          </w:tcPr>
          <w:p w14:paraId="50A021CF" w14:textId="77777777" w:rsidR="00CB4BEB" w:rsidRPr="00FE3FC3" w:rsidRDefault="00CB4BEB" w:rsidP="003C0924">
            <w:pPr>
              <w:rPr>
                <w:rFonts w:ascii="Trebuchet MS" w:hAnsi="Trebuchet MS" w:cs="Trebuchet MS"/>
                <w:sz w:val="18"/>
                <w:szCs w:val="18"/>
              </w:rPr>
            </w:pPr>
            <w:r w:rsidRPr="00FA03F4">
              <w:rPr>
                <w:rFonts w:ascii="Trebuchet MS" w:hAnsi="Trebuchet MS" w:cs="Trebuchet MS"/>
                <w:sz w:val="18"/>
                <w:szCs w:val="18"/>
              </w:rPr>
              <w:t>For at sikre oversigt - frit udsyn til trafikanter</w:t>
            </w:r>
            <w:r>
              <w:rPr>
                <w:rFonts w:ascii="Trebuchet MS" w:hAnsi="Trebuchet MS" w:cs="Trebuchet MS"/>
                <w:sz w:val="18"/>
                <w:szCs w:val="18"/>
              </w:rPr>
              <w:t>. Særligt ved vejkryds.</w:t>
            </w:r>
          </w:p>
        </w:tc>
      </w:tr>
      <w:tr w:rsidR="00CB4BEB" w:rsidRPr="0051728E" w14:paraId="22413100"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2160469E" w14:textId="77777777" w:rsidR="00CB4BEB" w:rsidRPr="00CE6370" w:rsidRDefault="00CB4BEB" w:rsidP="003C0924">
            <w:pPr>
              <w:jc w:val="center"/>
              <w:rPr>
                <w:rFonts w:ascii="Trebuchet MS" w:hAnsi="Trebuchet MS"/>
                <w:sz w:val="18"/>
                <w:szCs w:val="18"/>
              </w:rPr>
            </w:pPr>
            <w:r>
              <w:rPr>
                <w:rFonts w:ascii="Trebuchet MS" w:hAnsi="Trebuchet MS"/>
                <w:sz w:val="18"/>
                <w:szCs w:val="18"/>
              </w:rPr>
              <w:t>2</w:t>
            </w:r>
          </w:p>
        </w:tc>
        <w:tc>
          <w:tcPr>
            <w:tcW w:w="0" w:type="auto"/>
            <w:tcBorders>
              <w:top w:val="single" w:sz="4" w:space="0" w:color="auto"/>
              <w:left w:val="single" w:sz="4" w:space="0" w:color="auto"/>
              <w:bottom w:val="single" w:sz="4" w:space="0" w:color="auto"/>
            </w:tcBorders>
            <w:shd w:val="clear" w:color="auto" w:fill="FFFFFF"/>
            <w:vAlign w:val="bottom"/>
          </w:tcPr>
          <w:p w14:paraId="0581EA9A" w14:textId="77777777" w:rsidR="00CB4BEB" w:rsidRPr="005D4BF4" w:rsidRDefault="00CB4BEB" w:rsidP="003C0924">
            <w:pPr>
              <w:rPr>
                <w:rFonts w:ascii="Trebuchet MS" w:hAnsi="Trebuchet MS"/>
                <w:sz w:val="18"/>
                <w:szCs w:val="18"/>
              </w:rPr>
            </w:pPr>
            <w:proofErr w:type="spellStart"/>
            <w:r>
              <w:rPr>
                <w:rFonts w:ascii="Trebuchet MS" w:hAnsi="Trebuchet MS"/>
                <w:sz w:val="18"/>
                <w:szCs w:val="18"/>
              </w:rPr>
              <w:t>Vejbyggelinj</w:t>
            </w:r>
            <w:r w:rsidRPr="005D4BF4">
              <w:rPr>
                <w:rFonts w:ascii="Trebuchet MS" w:hAnsi="Trebuchet MS"/>
                <w:sz w:val="18"/>
                <w:szCs w:val="18"/>
              </w:rPr>
              <w:t>e</w:t>
            </w:r>
            <w:r>
              <w:rPr>
                <w:rFonts w:ascii="Trebuchet MS" w:hAnsi="Trebuchet MS"/>
                <w:sz w:val="18"/>
                <w:szCs w:val="18"/>
              </w:rPr>
              <w:t>_planlov</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411C93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63" w:type="dxa"/>
            <w:tcBorders>
              <w:top w:val="single" w:sz="4" w:space="0" w:color="auto"/>
              <w:left w:val="single" w:sz="4" w:space="0" w:color="auto"/>
              <w:bottom w:val="single" w:sz="4" w:space="0" w:color="auto"/>
            </w:tcBorders>
            <w:shd w:val="clear" w:color="auto" w:fill="FFFFFF"/>
            <w:vAlign w:val="bottom"/>
          </w:tcPr>
          <w:p w14:paraId="1960664C" w14:textId="77777777" w:rsidR="00CB4BEB" w:rsidRPr="00FE3FC3" w:rsidRDefault="00CB4BEB" w:rsidP="003C0924">
            <w:pPr>
              <w:rPr>
                <w:rFonts w:ascii="Trebuchet MS" w:hAnsi="Trebuchet MS" w:cs="Trebuchet MS"/>
                <w:sz w:val="18"/>
                <w:szCs w:val="18"/>
              </w:rPr>
            </w:pPr>
            <w:r w:rsidRPr="007002C5">
              <w:rPr>
                <w:rFonts w:ascii="Trebuchet MS" w:hAnsi="Trebuchet MS" w:cs="Trebuchet MS"/>
                <w:sz w:val="18"/>
                <w:szCs w:val="18"/>
              </w:rPr>
              <w:t>Forbud mod alt byggeri</w:t>
            </w:r>
            <w:r>
              <w:rPr>
                <w:rFonts w:ascii="Trebuchet MS" w:hAnsi="Trebuchet MS" w:cs="Trebuchet MS"/>
                <w:sz w:val="18"/>
                <w:szCs w:val="18"/>
              </w:rPr>
              <w:t xml:space="preserve"> efter planloven</w:t>
            </w:r>
            <w:r w:rsidRPr="007002C5">
              <w:rPr>
                <w:rFonts w:ascii="Trebuchet MS" w:hAnsi="Trebuchet MS" w:cs="Trebuchet MS"/>
                <w:sz w:val="18"/>
                <w:szCs w:val="18"/>
              </w:rPr>
              <w:t>. Typiske i en bestemt afstand fra vejmidte.</w:t>
            </w:r>
          </w:p>
        </w:tc>
      </w:tr>
      <w:tr w:rsidR="00CB4BEB" w:rsidRPr="0051728E" w14:paraId="2D5F007F"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3A019A1A" w14:textId="77777777" w:rsidR="00CB4BEB" w:rsidRDefault="00CB4BEB" w:rsidP="003C0924">
            <w:pPr>
              <w:jc w:val="center"/>
              <w:rPr>
                <w:rFonts w:ascii="Trebuchet MS" w:hAnsi="Trebuchet MS"/>
                <w:sz w:val="18"/>
                <w:szCs w:val="18"/>
              </w:rPr>
            </w:pPr>
            <w:r>
              <w:rPr>
                <w:rFonts w:ascii="Trebuchet MS" w:hAnsi="Trebuchet MS"/>
                <w:sz w:val="18"/>
                <w:szCs w:val="18"/>
              </w:rPr>
              <w:t>3</w:t>
            </w:r>
          </w:p>
        </w:tc>
        <w:tc>
          <w:tcPr>
            <w:tcW w:w="0" w:type="auto"/>
            <w:tcBorders>
              <w:top w:val="single" w:sz="4" w:space="0" w:color="auto"/>
              <w:left w:val="single" w:sz="4" w:space="0" w:color="auto"/>
              <w:bottom w:val="single" w:sz="4" w:space="0" w:color="auto"/>
            </w:tcBorders>
            <w:shd w:val="clear" w:color="auto" w:fill="FFFFFF"/>
            <w:vAlign w:val="center"/>
          </w:tcPr>
          <w:p w14:paraId="6A81ADC3" w14:textId="77777777" w:rsidR="00CB4BEB" w:rsidRPr="005D4BF4" w:rsidRDefault="00CB4BEB" w:rsidP="003C0924">
            <w:pPr>
              <w:rPr>
                <w:rFonts w:ascii="Trebuchet MS" w:hAnsi="Trebuchet MS"/>
                <w:sz w:val="18"/>
                <w:szCs w:val="18"/>
              </w:rPr>
            </w:pPr>
            <w:r w:rsidRPr="005D4BF4">
              <w:rPr>
                <w:rFonts w:ascii="Trebuchet MS" w:hAnsi="Trebuchet MS"/>
                <w:sz w:val="18"/>
                <w:szCs w:val="18"/>
              </w:rPr>
              <w:t>Fjernelse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0BF3F54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63" w:type="dxa"/>
            <w:tcBorders>
              <w:top w:val="single" w:sz="4" w:space="0" w:color="auto"/>
              <w:left w:val="single" w:sz="4" w:space="0" w:color="auto"/>
              <w:bottom w:val="single" w:sz="4" w:space="0" w:color="auto"/>
            </w:tcBorders>
            <w:shd w:val="clear" w:color="auto" w:fill="FFFFFF"/>
            <w:vAlign w:val="bottom"/>
          </w:tcPr>
          <w:p w14:paraId="29153355" w14:textId="77777777" w:rsidR="00CB4BEB" w:rsidRPr="00FE3FC3" w:rsidRDefault="00CB4BEB" w:rsidP="003C0924">
            <w:pPr>
              <w:rPr>
                <w:rFonts w:ascii="Trebuchet MS" w:hAnsi="Trebuchet MS" w:cs="Trebuchet MS"/>
                <w:sz w:val="18"/>
                <w:szCs w:val="18"/>
              </w:rPr>
            </w:pPr>
            <w:r w:rsidRPr="00FB0490">
              <w:rPr>
                <w:rFonts w:ascii="Trebuchet MS" w:hAnsi="Trebuchet MS" w:cs="Trebuchet MS"/>
                <w:sz w:val="18"/>
                <w:szCs w:val="18"/>
              </w:rPr>
              <w:t>Byggeri sket på trods af byggelinje, men med krav/de</w:t>
            </w:r>
            <w:r>
              <w:rPr>
                <w:rFonts w:ascii="Trebuchet MS" w:hAnsi="Trebuchet MS" w:cs="Trebuchet MS"/>
                <w:sz w:val="18"/>
                <w:szCs w:val="18"/>
              </w:rPr>
              <w:t>klaration så vejmyndigheden</w:t>
            </w:r>
            <w:r w:rsidRPr="00FB0490">
              <w:rPr>
                <w:rFonts w:ascii="Trebuchet MS" w:hAnsi="Trebuchet MS" w:cs="Trebuchet MS"/>
                <w:sz w:val="18"/>
                <w:szCs w:val="18"/>
              </w:rPr>
              <w:t xml:space="preserve"> frit</w:t>
            </w:r>
            <w:r>
              <w:rPr>
                <w:rFonts w:ascii="Trebuchet MS" w:hAnsi="Trebuchet MS" w:cs="Trebuchet MS"/>
                <w:sz w:val="18"/>
                <w:szCs w:val="18"/>
              </w:rPr>
              <w:t xml:space="preserve"> kan</w:t>
            </w:r>
            <w:r w:rsidRPr="00FB0490">
              <w:rPr>
                <w:rFonts w:ascii="Trebuchet MS" w:hAnsi="Trebuchet MS" w:cs="Trebuchet MS"/>
                <w:sz w:val="18"/>
                <w:szCs w:val="18"/>
              </w:rPr>
              <w:t xml:space="preserve"> kræve byggeriet fjernet igen, hvis der skulle opstå behov for dette.</w:t>
            </w:r>
          </w:p>
        </w:tc>
      </w:tr>
      <w:tr w:rsidR="00CB4BEB" w:rsidRPr="0051728E" w14:paraId="57896A94"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0A2DFF4" w14:textId="77777777" w:rsidR="00CB4BEB" w:rsidRDefault="00CB4BEB" w:rsidP="003C0924">
            <w:pPr>
              <w:jc w:val="center"/>
              <w:rPr>
                <w:rFonts w:ascii="Trebuchet MS" w:hAnsi="Trebuchet MS"/>
                <w:sz w:val="18"/>
                <w:szCs w:val="18"/>
              </w:rPr>
            </w:pPr>
            <w:r>
              <w:rPr>
                <w:rFonts w:ascii="Trebuchet MS" w:hAnsi="Trebuchet MS"/>
                <w:sz w:val="18"/>
                <w:szCs w:val="18"/>
              </w:rPr>
              <w:t>4</w:t>
            </w:r>
          </w:p>
        </w:tc>
        <w:tc>
          <w:tcPr>
            <w:tcW w:w="0" w:type="auto"/>
            <w:tcBorders>
              <w:top w:val="single" w:sz="4" w:space="0" w:color="auto"/>
              <w:left w:val="single" w:sz="4" w:space="0" w:color="auto"/>
              <w:bottom w:val="single" w:sz="4" w:space="0" w:color="auto"/>
            </w:tcBorders>
            <w:shd w:val="clear" w:color="auto" w:fill="FFFFFF"/>
            <w:vAlign w:val="bottom"/>
          </w:tcPr>
          <w:p w14:paraId="737668FB" w14:textId="77777777" w:rsidR="00CB4BEB" w:rsidRPr="005D4BF4" w:rsidRDefault="00CB4BEB" w:rsidP="003C0924">
            <w:pPr>
              <w:rPr>
                <w:rFonts w:ascii="Trebuchet MS" w:hAnsi="Trebuchet MS"/>
                <w:sz w:val="18"/>
                <w:szCs w:val="18"/>
              </w:rPr>
            </w:pPr>
            <w:proofErr w:type="spellStart"/>
            <w:r w:rsidRPr="005D4BF4">
              <w:rPr>
                <w:rFonts w:ascii="Trebuchet MS" w:hAnsi="Trebuchet MS"/>
                <w:sz w:val="18"/>
                <w:szCs w:val="18"/>
              </w:rPr>
              <w:t>Dispensation</w:t>
            </w:r>
            <w:r>
              <w:rPr>
                <w:rFonts w:ascii="Trebuchet MS" w:hAnsi="Trebuchet MS"/>
                <w:sz w:val="18"/>
                <w:szCs w:val="18"/>
              </w:rPr>
              <w:t>_planlov</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0A6611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63" w:type="dxa"/>
            <w:tcBorders>
              <w:top w:val="single" w:sz="4" w:space="0" w:color="auto"/>
              <w:left w:val="single" w:sz="4" w:space="0" w:color="auto"/>
              <w:bottom w:val="single" w:sz="4" w:space="0" w:color="auto"/>
            </w:tcBorders>
            <w:shd w:val="clear" w:color="auto" w:fill="FFFFFF"/>
            <w:vAlign w:val="bottom"/>
          </w:tcPr>
          <w:p w14:paraId="29E88029" w14:textId="77777777" w:rsidR="00CB4BEB" w:rsidRPr="00FE3FC3" w:rsidRDefault="00CB4BEB" w:rsidP="003C0924">
            <w:pPr>
              <w:rPr>
                <w:rFonts w:ascii="Trebuchet MS" w:hAnsi="Trebuchet MS" w:cs="Trebuchet MS"/>
                <w:sz w:val="18"/>
                <w:szCs w:val="18"/>
              </w:rPr>
            </w:pPr>
            <w:r w:rsidRPr="00FB0490">
              <w:rPr>
                <w:rFonts w:ascii="Trebuchet MS" w:hAnsi="Trebuchet MS" w:cs="Trebuchet MS"/>
                <w:sz w:val="18"/>
                <w:szCs w:val="18"/>
              </w:rPr>
              <w:t>Der er givet dispensation efter Planloven fra en planmæssig byggelinje.</w:t>
            </w:r>
          </w:p>
        </w:tc>
      </w:tr>
      <w:tr w:rsidR="00CB4BEB" w:rsidRPr="0051728E" w14:paraId="2D0EEB17"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4DCA86C2" w14:textId="77777777" w:rsidR="00CB4BEB" w:rsidRDefault="00CB4BEB" w:rsidP="003C0924">
            <w:pPr>
              <w:jc w:val="center"/>
              <w:rPr>
                <w:rFonts w:ascii="Trebuchet MS" w:hAnsi="Trebuchet MS"/>
                <w:sz w:val="18"/>
                <w:szCs w:val="18"/>
              </w:rPr>
            </w:pPr>
            <w:r>
              <w:rPr>
                <w:rFonts w:ascii="Trebuchet MS" w:hAnsi="Trebuchet MS"/>
                <w:sz w:val="18"/>
                <w:szCs w:val="18"/>
              </w:rPr>
              <w:t>5</w:t>
            </w:r>
          </w:p>
        </w:tc>
        <w:tc>
          <w:tcPr>
            <w:tcW w:w="0" w:type="auto"/>
            <w:tcBorders>
              <w:top w:val="single" w:sz="4" w:space="0" w:color="auto"/>
              <w:left w:val="single" w:sz="4" w:space="0" w:color="auto"/>
              <w:bottom w:val="single" w:sz="4" w:space="0" w:color="auto"/>
            </w:tcBorders>
            <w:shd w:val="clear" w:color="auto" w:fill="FFFFFF"/>
            <w:vAlign w:val="bottom"/>
          </w:tcPr>
          <w:p w14:paraId="6DA095E4" w14:textId="77777777" w:rsidR="00CB4BEB" w:rsidRPr="005D4BF4" w:rsidRDefault="00CB4BEB" w:rsidP="003C0924">
            <w:pPr>
              <w:rPr>
                <w:rFonts w:ascii="Trebuchet MS" w:hAnsi="Trebuchet MS"/>
                <w:sz w:val="18"/>
                <w:szCs w:val="18"/>
              </w:rPr>
            </w:pPr>
            <w:r w:rsidRPr="005D4BF4">
              <w:rPr>
                <w:rFonts w:ascii="Trebuchet MS" w:hAnsi="Trebuchet MS"/>
                <w:sz w:val="18"/>
                <w:szCs w:val="18"/>
              </w:rPr>
              <w:t>§34</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4A34EB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63" w:type="dxa"/>
            <w:tcBorders>
              <w:top w:val="single" w:sz="4" w:space="0" w:color="auto"/>
              <w:left w:val="single" w:sz="4" w:space="0" w:color="auto"/>
              <w:bottom w:val="single" w:sz="4" w:space="0" w:color="auto"/>
            </w:tcBorders>
            <w:shd w:val="clear" w:color="auto" w:fill="FFFFFF"/>
            <w:vAlign w:val="bottom"/>
          </w:tcPr>
          <w:p w14:paraId="48101BFF" w14:textId="77777777" w:rsidR="00CB4BEB" w:rsidRPr="00FE3FC3" w:rsidRDefault="00CB4BEB" w:rsidP="003C0924">
            <w:pPr>
              <w:rPr>
                <w:rFonts w:ascii="Trebuchet MS" w:hAnsi="Trebuchet MS" w:cs="Trebuchet MS"/>
                <w:sz w:val="18"/>
                <w:szCs w:val="18"/>
              </w:rPr>
            </w:pPr>
            <w:r w:rsidRPr="00FB0490">
              <w:rPr>
                <w:rFonts w:ascii="Trebuchet MS" w:hAnsi="Trebuchet MS" w:cs="Trebuchet MS"/>
                <w:sz w:val="18"/>
                <w:szCs w:val="18"/>
              </w:rPr>
              <w:t xml:space="preserve">Vejteknisk byggelinje langs eksisterende veje (Vejlovens </w:t>
            </w:r>
            <w:r w:rsidRPr="00FB0490">
              <w:rPr>
                <w:rFonts w:ascii="Trebuchet MS" w:hAnsi="Trebuchet MS"/>
                <w:sz w:val="18"/>
                <w:szCs w:val="18"/>
              </w:rPr>
              <w:t>§34</w:t>
            </w:r>
            <w:r w:rsidRPr="00FB0490">
              <w:rPr>
                <w:rFonts w:ascii="Trebuchet MS" w:hAnsi="Trebuchet MS" w:cs="Trebuchet MS"/>
                <w:sz w:val="18"/>
                <w:szCs w:val="18"/>
              </w:rPr>
              <w:t>)</w:t>
            </w:r>
          </w:p>
        </w:tc>
      </w:tr>
      <w:tr w:rsidR="00CB4BEB" w:rsidRPr="0051728E" w14:paraId="3514F373"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05DA8F3" w14:textId="77777777" w:rsidR="00CB4BEB" w:rsidRDefault="00CB4BEB" w:rsidP="003C0924">
            <w:pPr>
              <w:jc w:val="center"/>
              <w:rPr>
                <w:rFonts w:ascii="Trebuchet MS" w:hAnsi="Trebuchet MS"/>
                <w:sz w:val="18"/>
                <w:szCs w:val="18"/>
              </w:rPr>
            </w:pPr>
            <w:r>
              <w:rPr>
                <w:rFonts w:ascii="Trebuchet MS" w:hAnsi="Trebuchet MS"/>
                <w:sz w:val="18"/>
                <w:szCs w:val="18"/>
              </w:rPr>
              <w:t>6</w:t>
            </w:r>
          </w:p>
        </w:tc>
        <w:tc>
          <w:tcPr>
            <w:tcW w:w="0" w:type="auto"/>
            <w:tcBorders>
              <w:top w:val="single" w:sz="4" w:space="0" w:color="auto"/>
              <w:left w:val="single" w:sz="4" w:space="0" w:color="auto"/>
              <w:bottom w:val="single" w:sz="4" w:space="0" w:color="auto"/>
            </w:tcBorders>
            <w:shd w:val="clear" w:color="auto" w:fill="FFFFFF"/>
            <w:vAlign w:val="bottom"/>
          </w:tcPr>
          <w:p w14:paraId="142732B8" w14:textId="77777777" w:rsidR="00CB4BEB" w:rsidRPr="005D4BF4" w:rsidRDefault="00CB4BEB" w:rsidP="003C0924">
            <w:pPr>
              <w:rPr>
                <w:rFonts w:ascii="Trebuchet MS" w:hAnsi="Trebuchet MS"/>
                <w:sz w:val="18"/>
                <w:szCs w:val="18"/>
              </w:rPr>
            </w:pPr>
            <w:r w:rsidRPr="005D4BF4">
              <w:rPr>
                <w:rFonts w:ascii="Trebuchet MS" w:hAnsi="Trebuchet MS"/>
                <w:sz w:val="18"/>
                <w:szCs w:val="18"/>
              </w:rPr>
              <w:t>§35</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ED1786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63" w:type="dxa"/>
            <w:tcBorders>
              <w:top w:val="single" w:sz="4" w:space="0" w:color="auto"/>
              <w:left w:val="single" w:sz="4" w:space="0" w:color="auto"/>
              <w:bottom w:val="single" w:sz="4" w:space="0" w:color="auto"/>
            </w:tcBorders>
            <w:shd w:val="clear" w:color="auto" w:fill="FFFFFF"/>
            <w:vAlign w:val="bottom"/>
          </w:tcPr>
          <w:p w14:paraId="05053D7F" w14:textId="77777777" w:rsidR="00CB4BEB" w:rsidRPr="00FE3FC3" w:rsidRDefault="00CB4BEB" w:rsidP="003C0924">
            <w:pPr>
              <w:rPr>
                <w:rFonts w:ascii="Trebuchet MS" w:hAnsi="Trebuchet MS" w:cs="Trebuchet MS"/>
                <w:sz w:val="18"/>
                <w:szCs w:val="18"/>
              </w:rPr>
            </w:pPr>
            <w:r w:rsidRPr="00FB0490">
              <w:rPr>
                <w:rFonts w:ascii="Trebuchet MS" w:hAnsi="Trebuchet MS" w:cs="Trebuchet MS"/>
                <w:sz w:val="18"/>
                <w:szCs w:val="18"/>
              </w:rPr>
              <w:t xml:space="preserve">Byggelinjer langs planlagte veje (Vejlovens </w:t>
            </w:r>
            <w:r w:rsidRPr="00FB0490">
              <w:rPr>
                <w:rFonts w:ascii="Trebuchet MS" w:hAnsi="Trebuchet MS"/>
                <w:sz w:val="18"/>
                <w:szCs w:val="18"/>
              </w:rPr>
              <w:t>§35</w:t>
            </w:r>
            <w:r w:rsidRPr="00FB0490">
              <w:rPr>
                <w:rFonts w:ascii="Trebuchet MS" w:hAnsi="Trebuchet MS" w:cs="Trebuchet MS"/>
                <w:sz w:val="18"/>
                <w:szCs w:val="18"/>
              </w:rPr>
              <w:t>)</w:t>
            </w:r>
          </w:p>
        </w:tc>
      </w:tr>
      <w:tr w:rsidR="00CB4BEB" w:rsidRPr="0051728E" w14:paraId="06AB0FB9"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FCC5319" w14:textId="77777777" w:rsidR="00CB4BEB" w:rsidRDefault="00CB4BEB" w:rsidP="003C0924">
            <w:pPr>
              <w:jc w:val="center"/>
              <w:rPr>
                <w:rFonts w:ascii="Trebuchet MS" w:hAnsi="Trebuchet MS"/>
                <w:sz w:val="18"/>
                <w:szCs w:val="18"/>
              </w:rPr>
            </w:pPr>
            <w:r>
              <w:rPr>
                <w:rFonts w:ascii="Trebuchet MS" w:hAnsi="Trebuchet MS"/>
                <w:sz w:val="18"/>
                <w:szCs w:val="18"/>
              </w:rPr>
              <w:t>7</w:t>
            </w:r>
          </w:p>
        </w:tc>
        <w:tc>
          <w:tcPr>
            <w:tcW w:w="0" w:type="auto"/>
            <w:tcBorders>
              <w:top w:val="single" w:sz="4" w:space="0" w:color="auto"/>
              <w:left w:val="single" w:sz="4" w:space="0" w:color="auto"/>
              <w:bottom w:val="single" w:sz="4" w:space="0" w:color="auto"/>
            </w:tcBorders>
            <w:shd w:val="clear" w:color="auto" w:fill="FFFFFF"/>
            <w:vAlign w:val="bottom"/>
          </w:tcPr>
          <w:p w14:paraId="5C9CDB7E" w14:textId="77777777" w:rsidR="00CB4BEB" w:rsidRPr="005D4BF4" w:rsidRDefault="00CB4BEB" w:rsidP="003C0924">
            <w:pPr>
              <w:rPr>
                <w:rFonts w:ascii="Trebuchet MS" w:hAnsi="Trebuchet MS"/>
                <w:sz w:val="18"/>
                <w:szCs w:val="18"/>
              </w:rPr>
            </w:pPr>
            <w:proofErr w:type="spellStart"/>
            <w:r>
              <w:rPr>
                <w:rFonts w:ascii="Trebuchet MS" w:hAnsi="Trebuchet MS"/>
                <w:sz w:val="18"/>
                <w:szCs w:val="18"/>
              </w:rPr>
              <w:t>Dispensation_vejlov</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89D62E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63" w:type="dxa"/>
            <w:tcBorders>
              <w:top w:val="single" w:sz="4" w:space="0" w:color="auto"/>
              <w:left w:val="single" w:sz="4" w:space="0" w:color="auto"/>
              <w:bottom w:val="single" w:sz="4" w:space="0" w:color="auto"/>
            </w:tcBorders>
            <w:shd w:val="clear" w:color="auto" w:fill="FFFFFF"/>
            <w:vAlign w:val="bottom"/>
          </w:tcPr>
          <w:p w14:paraId="18E790CF" w14:textId="77777777" w:rsidR="00CB4BEB" w:rsidRPr="00FB0490" w:rsidRDefault="00CB4BEB" w:rsidP="003C0924">
            <w:pPr>
              <w:rPr>
                <w:rFonts w:ascii="Trebuchet MS" w:hAnsi="Trebuchet MS" w:cs="Trebuchet MS"/>
                <w:sz w:val="18"/>
                <w:szCs w:val="18"/>
              </w:rPr>
            </w:pPr>
            <w:r w:rsidRPr="00FB0490">
              <w:rPr>
                <w:rFonts w:ascii="Trebuchet MS" w:hAnsi="Trebuchet MS" w:cs="Trebuchet MS"/>
                <w:sz w:val="18"/>
                <w:szCs w:val="18"/>
              </w:rPr>
              <w:t>Der er givet dispensation efter Vejloven fra en vejteknisk byggelinje.</w:t>
            </w:r>
          </w:p>
        </w:tc>
      </w:tr>
      <w:tr w:rsidR="00CB4BEB" w:rsidRPr="00651A37" w14:paraId="7A7B0442"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6B86DA5C" w14:textId="77777777" w:rsidR="00CB4BEB" w:rsidRPr="00651A37" w:rsidRDefault="00CB4BEB" w:rsidP="003C0924">
            <w:pPr>
              <w:jc w:val="center"/>
              <w:rPr>
                <w:rFonts w:ascii="Trebuchet MS" w:hAnsi="Trebuchet MS"/>
                <w:color w:val="1F497D"/>
                <w:sz w:val="18"/>
                <w:szCs w:val="18"/>
              </w:rPr>
            </w:pPr>
            <w:r w:rsidRPr="003A52C1">
              <w:rPr>
                <w:rFonts w:ascii="Trebuchet MS" w:hAnsi="Trebuchet MS"/>
                <w:sz w:val="18"/>
                <w:szCs w:val="18"/>
              </w:rPr>
              <w:t>8</w:t>
            </w:r>
          </w:p>
        </w:tc>
        <w:tc>
          <w:tcPr>
            <w:tcW w:w="0" w:type="auto"/>
            <w:tcBorders>
              <w:top w:val="single" w:sz="4" w:space="0" w:color="auto"/>
              <w:left w:val="single" w:sz="4" w:space="0" w:color="auto"/>
              <w:bottom w:val="single" w:sz="4" w:space="0" w:color="auto"/>
            </w:tcBorders>
            <w:shd w:val="clear" w:color="auto" w:fill="FFFFFF"/>
            <w:vAlign w:val="bottom"/>
          </w:tcPr>
          <w:p w14:paraId="2F73F76E" w14:textId="77777777" w:rsidR="00CB4BEB" w:rsidRPr="00651A37" w:rsidRDefault="00CB4BEB" w:rsidP="003C0924">
            <w:pPr>
              <w:rPr>
                <w:rFonts w:ascii="Trebuchet MS" w:hAnsi="Trebuchet MS"/>
                <w:color w:val="1F497D"/>
                <w:sz w:val="18"/>
                <w:szCs w:val="18"/>
              </w:rPr>
            </w:pPr>
            <w:r w:rsidRPr="003A52C1">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EE8021E" w14:textId="77777777" w:rsidR="00CB4BEB" w:rsidRPr="00651A3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663" w:type="dxa"/>
            <w:tcBorders>
              <w:top w:val="single" w:sz="4" w:space="0" w:color="auto"/>
              <w:left w:val="single" w:sz="4" w:space="0" w:color="auto"/>
              <w:bottom w:val="single" w:sz="4" w:space="0" w:color="auto"/>
            </w:tcBorders>
            <w:shd w:val="clear" w:color="auto" w:fill="FFFFFF"/>
            <w:vAlign w:val="bottom"/>
          </w:tcPr>
          <w:p w14:paraId="75A5F37D"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Andet</w:t>
            </w:r>
          </w:p>
        </w:tc>
      </w:tr>
      <w:tr w:rsidR="00CB4BEB" w:rsidRPr="00651A37" w14:paraId="7D9593DD"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C5F4FEF" w14:textId="77777777" w:rsidR="00CB4BEB" w:rsidRPr="00651A37" w:rsidRDefault="00CB4BEB" w:rsidP="003C0924">
            <w:pPr>
              <w:jc w:val="center"/>
              <w:rPr>
                <w:rFonts w:ascii="Trebuchet MS" w:hAnsi="Trebuchet MS"/>
                <w:color w:val="1F497D"/>
                <w:sz w:val="18"/>
                <w:szCs w:val="18"/>
              </w:rPr>
            </w:pPr>
            <w:r w:rsidRPr="003A52C1">
              <w:rPr>
                <w:rFonts w:ascii="Trebuchet MS" w:hAnsi="Trebuchet MS"/>
                <w:sz w:val="18"/>
                <w:szCs w:val="18"/>
              </w:rPr>
              <w:t>9</w:t>
            </w:r>
          </w:p>
        </w:tc>
        <w:tc>
          <w:tcPr>
            <w:tcW w:w="0" w:type="auto"/>
            <w:tcBorders>
              <w:top w:val="single" w:sz="4" w:space="0" w:color="auto"/>
              <w:left w:val="single" w:sz="4" w:space="0" w:color="auto"/>
              <w:bottom w:val="single" w:sz="4" w:space="0" w:color="auto"/>
            </w:tcBorders>
            <w:shd w:val="clear" w:color="auto" w:fill="FFFFFF"/>
            <w:vAlign w:val="bottom"/>
          </w:tcPr>
          <w:p w14:paraId="4F8A7CAF" w14:textId="77777777" w:rsidR="00CB4BEB" w:rsidRPr="00651A37" w:rsidRDefault="00CB4BEB" w:rsidP="003C0924">
            <w:pPr>
              <w:rPr>
                <w:rFonts w:ascii="Trebuchet MS" w:hAnsi="Trebuchet MS"/>
                <w:color w:val="1F497D"/>
                <w:sz w:val="18"/>
                <w:szCs w:val="18"/>
              </w:rPr>
            </w:pPr>
            <w:r w:rsidRPr="003A52C1">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EDE1EE4" w14:textId="77777777" w:rsidR="00CB4BEB" w:rsidRPr="00651A3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663" w:type="dxa"/>
            <w:tcBorders>
              <w:top w:val="single" w:sz="4" w:space="0" w:color="auto"/>
              <w:left w:val="single" w:sz="4" w:space="0" w:color="auto"/>
              <w:bottom w:val="single" w:sz="4" w:space="0" w:color="auto"/>
            </w:tcBorders>
            <w:shd w:val="clear" w:color="auto" w:fill="FFFFFF"/>
            <w:vAlign w:val="bottom"/>
          </w:tcPr>
          <w:p w14:paraId="7A53D815"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Manglende viden</w:t>
            </w:r>
          </w:p>
        </w:tc>
      </w:tr>
    </w:tbl>
    <w:p w14:paraId="6E567766" w14:textId="77777777" w:rsidR="00CB4BEB" w:rsidRDefault="00CB4BEB" w:rsidP="00CB4BEB">
      <w:pPr>
        <w:pStyle w:val="Overskrift2"/>
        <w:rPr>
          <w:kern w:val="32"/>
        </w:rPr>
      </w:pPr>
      <w:bookmarkStart w:id="1387" w:name="_Toc63351465"/>
      <w:bookmarkStart w:id="1388" w:name="_Toc122436118"/>
      <w:r>
        <w:rPr>
          <w:kern w:val="32"/>
        </w:rPr>
        <w:lastRenderedPageBreak/>
        <w:t>5.7.</w:t>
      </w:r>
      <w:r w:rsidRPr="00066C65">
        <w:rPr>
          <w:kern w:val="32"/>
        </w:rPr>
        <w:t>7 Vejinventar (5</w:t>
      </w:r>
      <w:r>
        <w:rPr>
          <w:kern w:val="32"/>
        </w:rPr>
        <w:t>6</w:t>
      </w:r>
      <w:r w:rsidRPr="00066C65">
        <w:rPr>
          <w:kern w:val="32"/>
        </w:rPr>
        <w:t>06)</w:t>
      </w:r>
      <w:bookmarkEnd w:id="1385"/>
      <w:bookmarkEnd w:id="1386"/>
      <w:bookmarkEnd w:id="1387"/>
      <w:bookmarkEnd w:id="1388"/>
      <w:r w:rsidRPr="004960D9">
        <w:rPr>
          <w:kern w:val="32"/>
        </w:rPr>
        <w:t xml:space="preserve"> </w:t>
      </w:r>
    </w:p>
    <w:tbl>
      <w:tblPr>
        <w:tblW w:w="14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0"/>
        <w:gridCol w:w="1426"/>
        <w:gridCol w:w="692"/>
        <w:gridCol w:w="4781"/>
        <w:gridCol w:w="1155"/>
        <w:gridCol w:w="1356"/>
        <w:gridCol w:w="1380"/>
        <w:gridCol w:w="2048"/>
      </w:tblGrid>
      <w:tr w:rsidR="00CB4BEB" w:rsidRPr="0051728E" w14:paraId="3161FB93" w14:textId="77777777" w:rsidTr="003C0924">
        <w:tc>
          <w:tcPr>
            <w:tcW w:w="1830" w:type="dxa"/>
            <w:tcBorders>
              <w:bottom w:val="single" w:sz="4" w:space="0" w:color="auto"/>
            </w:tcBorders>
            <w:shd w:val="clear" w:color="auto" w:fill="D9D9D9"/>
            <w:vAlign w:val="center"/>
          </w:tcPr>
          <w:p w14:paraId="062F7679" w14:textId="77777777" w:rsidR="00CB4BEB" w:rsidRPr="005D2495" w:rsidRDefault="00CB4BEB" w:rsidP="003C0924">
            <w:pPr>
              <w:rPr>
                <w:rFonts w:ascii="Trebuchet MS" w:hAnsi="Trebuchet MS" w:cs="Trebuchet MS"/>
                <w:b/>
                <w:bCs/>
                <w:sz w:val="18"/>
                <w:szCs w:val="18"/>
              </w:rPr>
            </w:pPr>
            <w:r w:rsidRPr="005D2495">
              <w:rPr>
                <w:rFonts w:ascii="Trebuchet MS" w:hAnsi="Trebuchet MS" w:cs="Trebuchet MS"/>
                <w:b/>
                <w:bCs/>
                <w:sz w:val="18"/>
                <w:szCs w:val="18"/>
              </w:rPr>
              <w:t>Feltnavn</w:t>
            </w:r>
          </w:p>
        </w:tc>
        <w:tc>
          <w:tcPr>
            <w:tcW w:w="1426" w:type="dxa"/>
            <w:tcBorders>
              <w:bottom w:val="single" w:sz="4" w:space="0" w:color="auto"/>
            </w:tcBorders>
            <w:shd w:val="clear" w:color="auto" w:fill="D9D9D9"/>
            <w:vAlign w:val="center"/>
          </w:tcPr>
          <w:p w14:paraId="65E0C184" w14:textId="77777777" w:rsidR="00CB4BEB" w:rsidRPr="005D2495" w:rsidRDefault="00CB4BEB" w:rsidP="003C0924">
            <w:pPr>
              <w:rPr>
                <w:rFonts w:ascii="Trebuchet MS" w:hAnsi="Trebuchet MS" w:cs="Trebuchet MS"/>
                <w:b/>
                <w:bCs/>
                <w:sz w:val="18"/>
                <w:szCs w:val="18"/>
              </w:rPr>
            </w:pPr>
            <w:r w:rsidRPr="005D2495">
              <w:rPr>
                <w:rFonts w:ascii="Trebuchet MS" w:hAnsi="Trebuchet MS" w:cs="Trebuchet MS"/>
                <w:b/>
                <w:bCs/>
                <w:sz w:val="18"/>
                <w:szCs w:val="18"/>
              </w:rPr>
              <w:t>Feltnavn</w:t>
            </w:r>
          </w:p>
        </w:tc>
        <w:tc>
          <w:tcPr>
            <w:tcW w:w="5473" w:type="dxa"/>
            <w:gridSpan w:val="2"/>
            <w:tcBorders>
              <w:bottom w:val="single" w:sz="4" w:space="0" w:color="auto"/>
            </w:tcBorders>
            <w:shd w:val="clear" w:color="auto" w:fill="D9D9D9"/>
            <w:vAlign w:val="center"/>
          </w:tcPr>
          <w:p w14:paraId="7A6CE2AE" w14:textId="77777777" w:rsidR="00CB4BEB" w:rsidRPr="005D2495" w:rsidRDefault="00CB4BEB" w:rsidP="003C0924">
            <w:pPr>
              <w:rPr>
                <w:rFonts w:ascii="Trebuchet MS" w:hAnsi="Trebuchet MS" w:cs="Trebuchet MS"/>
                <w:bCs/>
                <w:sz w:val="18"/>
                <w:szCs w:val="18"/>
              </w:rPr>
            </w:pPr>
            <w:r w:rsidRPr="005D2495">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3E412579" w14:textId="77777777" w:rsidR="00CB4BEB" w:rsidRPr="005D2495" w:rsidRDefault="00CB4BEB" w:rsidP="003C0924">
            <w:pPr>
              <w:rPr>
                <w:rFonts w:ascii="Trebuchet MS" w:hAnsi="Trebuchet MS" w:cs="Trebuchet MS"/>
                <w:bCs/>
                <w:sz w:val="18"/>
                <w:szCs w:val="18"/>
              </w:rPr>
            </w:pPr>
            <w:r w:rsidRPr="005D2495">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64475AF6" w14:textId="77777777" w:rsidR="00CB4BEB" w:rsidRPr="005D2495" w:rsidRDefault="00CB4BEB" w:rsidP="003C0924">
            <w:pPr>
              <w:rPr>
                <w:rFonts w:ascii="Trebuchet MS" w:hAnsi="Trebuchet MS" w:cs="Trebuchet MS"/>
                <w:bCs/>
                <w:sz w:val="18"/>
                <w:szCs w:val="18"/>
              </w:rPr>
            </w:pPr>
            <w:r w:rsidRPr="005D2495">
              <w:rPr>
                <w:rFonts w:ascii="Trebuchet MS" w:hAnsi="Trebuchet MS" w:cs="Trebuchet MS"/>
                <w:b/>
                <w:bCs/>
                <w:sz w:val="18"/>
                <w:szCs w:val="18"/>
              </w:rPr>
              <w:t>Værdiområde</w:t>
            </w:r>
          </w:p>
        </w:tc>
        <w:tc>
          <w:tcPr>
            <w:tcW w:w="1380" w:type="dxa"/>
            <w:tcBorders>
              <w:bottom w:val="single" w:sz="4" w:space="0" w:color="auto"/>
            </w:tcBorders>
            <w:shd w:val="clear" w:color="auto" w:fill="D9D9D9"/>
            <w:vAlign w:val="center"/>
          </w:tcPr>
          <w:p w14:paraId="20797E90" w14:textId="77777777" w:rsidR="00CB4BEB" w:rsidRPr="005D2495" w:rsidRDefault="00CB4BEB" w:rsidP="003C0924">
            <w:pPr>
              <w:autoSpaceDE w:val="0"/>
              <w:autoSpaceDN w:val="0"/>
              <w:adjustRightInd w:val="0"/>
              <w:rPr>
                <w:rFonts w:ascii="Trebuchet MS" w:hAnsi="Trebuchet MS" w:cs="Trebuchet MS"/>
                <w:b/>
                <w:bCs/>
                <w:sz w:val="18"/>
                <w:szCs w:val="18"/>
              </w:rPr>
            </w:pPr>
            <w:r w:rsidRPr="005D2495">
              <w:rPr>
                <w:rFonts w:ascii="Trebuchet MS" w:hAnsi="Trebuchet MS" w:cs="Trebuchet MS"/>
                <w:b/>
                <w:bCs/>
                <w:sz w:val="18"/>
                <w:szCs w:val="18"/>
              </w:rPr>
              <w:t>Obligatorisk /</w:t>
            </w:r>
          </w:p>
          <w:p w14:paraId="6FF92311" w14:textId="77777777" w:rsidR="00CB4BEB" w:rsidRPr="005D2495" w:rsidRDefault="00CB4BEB" w:rsidP="003C0924">
            <w:pPr>
              <w:rPr>
                <w:rFonts w:ascii="Trebuchet MS" w:hAnsi="Trebuchet MS" w:cs="Trebuchet MS"/>
                <w:bCs/>
                <w:sz w:val="18"/>
                <w:szCs w:val="18"/>
              </w:rPr>
            </w:pPr>
            <w:r w:rsidRPr="005D2495">
              <w:rPr>
                <w:rFonts w:ascii="Trebuchet MS" w:hAnsi="Trebuchet MS" w:cs="Trebuchet MS"/>
                <w:b/>
                <w:bCs/>
                <w:sz w:val="18"/>
                <w:szCs w:val="18"/>
              </w:rPr>
              <w:t>Frit</w:t>
            </w:r>
          </w:p>
        </w:tc>
        <w:tc>
          <w:tcPr>
            <w:tcW w:w="2048" w:type="dxa"/>
            <w:shd w:val="clear" w:color="auto" w:fill="D9D9D9"/>
            <w:vAlign w:val="center"/>
          </w:tcPr>
          <w:p w14:paraId="43C32B54" w14:textId="77777777" w:rsidR="00CB4BEB" w:rsidRPr="005D2495" w:rsidRDefault="00CB4BEB" w:rsidP="003C0924">
            <w:pPr>
              <w:rPr>
                <w:rFonts w:ascii="Trebuchet MS" w:hAnsi="Trebuchet MS" w:cs="Trebuchet MS"/>
                <w:bCs/>
                <w:sz w:val="18"/>
                <w:szCs w:val="18"/>
              </w:rPr>
            </w:pPr>
            <w:r w:rsidRPr="005D2495">
              <w:rPr>
                <w:rFonts w:ascii="Trebuchet MS" w:hAnsi="Trebuchet MS" w:cs="Trebuchet MS"/>
                <w:b/>
                <w:bCs/>
                <w:sz w:val="18"/>
                <w:szCs w:val="18"/>
              </w:rPr>
              <w:t>Eksempel</w:t>
            </w:r>
          </w:p>
        </w:tc>
      </w:tr>
      <w:tr w:rsidR="00CB4BEB" w:rsidRPr="00CE1917" w14:paraId="78D349F8" w14:textId="77777777" w:rsidTr="003C0924">
        <w:trPr>
          <w:trHeight w:hRule="exact" w:val="255"/>
        </w:trPr>
        <w:tc>
          <w:tcPr>
            <w:tcW w:w="1830" w:type="dxa"/>
            <w:tcBorders>
              <w:top w:val="single" w:sz="4" w:space="0" w:color="auto"/>
              <w:left w:val="single" w:sz="4" w:space="0" w:color="auto"/>
              <w:bottom w:val="nil"/>
              <w:right w:val="single" w:sz="4" w:space="0" w:color="auto"/>
            </w:tcBorders>
            <w:shd w:val="clear" w:color="auto" w:fill="D9D9D9"/>
            <w:vAlign w:val="bottom"/>
          </w:tcPr>
          <w:p w14:paraId="16FD09E0" w14:textId="77777777" w:rsidR="00CB4BEB" w:rsidRPr="005D2495" w:rsidRDefault="00CB4BEB" w:rsidP="003C0924">
            <w:pPr>
              <w:rPr>
                <w:rFonts w:ascii="Trebuchet MS" w:hAnsi="Trebuchet MS"/>
                <w:sz w:val="18"/>
                <w:szCs w:val="18"/>
              </w:rPr>
            </w:pPr>
            <w:proofErr w:type="spellStart"/>
            <w:r w:rsidRPr="005D2495">
              <w:rPr>
                <w:rFonts w:ascii="Trebuchet MS" w:hAnsi="Trebuchet MS"/>
                <w:sz w:val="18"/>
                <w:szCs w:val="18"/>
              </w:rPr>
              <w:t>inventar_nr</w:t>
            </w:r>
            <w:proofErr w:type="spellEnd"/>
          </w:p>
        </w:tc>
        <w:tc>
          <w:tcPr>
            <w:tcW w:w="1426" w:type="dxa"/>
            <w:tcBorders>
              <w:top w:val="single" w:sz="4" w:space="0" w:color="auto"/>
              <w:left w:val="single" w:sz="4" w:space="0" w:color="auto"/>
              <w:bottom w:val="nil"/>
              <w:right w:val="single" w:sz="4" w:space="0" w:color="auto"/>
            </w:tcBorders>
            <w:shd w:val="clear" w:color="auto" w:fill="FFFFFF"/>
            <w:vAlign w:val="bottom"/>
          </w:tcPr>
          <w:p w14:paraId="04709731" w14:textId="77777777" w:rsidR="00CB4BEB" w:rsidRPr="005D2495" w:rsidRDefault="00CB4BEB" w:rsidP="003C0924">
            <w:pPr>
              <w:rPr>
                <w:rFonts w:ascii="Trebuchet MS" w:hAnsi="Trebuchet MS"/>
                <w:sz w:val="18"/>
                <w:szCs w:val="18"/>
              </w:rPr>
            </w:pPr>
            <w:proofErr w:type="spellStart"/>
            <w:r w:rsidRPr="005D2495">
              <w:rPr>
                <w:rFonts w:ascii="Trebuchet MS" w:hAnsi="Trebuchet MS"/>
                <w:sz w:val="18"/>
                <w:szCs w:val="18"/>
              </w:rPr>
              <w:t>inventa_nr</w:t>
            </w:r>
            <w:proofErr w:type="spellEnd"/>
          </w:p>
        </w:tc>
        <w:tc>
          <w:tcPr>
            <w:tcW w:w="5473" w:type="dxa"/>
            <w:gridSpan w:val="2"/>
            <w:tcBorders>
              <w:top w:val="single" w:sz="4" w:space="0" w:color="auto"/>
              <w:left w:val="single" w:sz="4" w:space="0" w:color="auto"/>
              <w:bottom w:val="nil"/>
              <w:right w:val="single" w:sz="4" w:space="0" w:color="auto"/>
            </w:tcBorders>
            <w:shd w:val="clear" w:color="auto" w:fill="FFFFFF"/>
            <w:vAlign w:val="bottom"/>
          </w:tcPr>
          <w:p w14:paraId="6E64EAD8" w14:textId="77777777" w:rsidR="00CB4BEB" w:rsidRPr="005D2495" w:rsidRDefault="00CB4BEB" w:rsidP="003C0924">
            <w:pPr>
              <w:rPr>
                <w:rFonts w:ascii="Trebuchet MS" w:hAnsi="Trebuchet MS"/>
                <w:sz w:val="18"/>
                <w:szCs w:val="18"/>
              </w:rPr>
            </w:pPr>
            <w:r w:rsidRPr="005D2495">
              <w:rPr>
                <w:rFonts w:ascii="Trebuchet MS" w:hAnsi="Trebuchet MS"/>
                <w:sz w:val="18"/>
                <w:szCs w:val="18"/>
              </w:rPr>
              <w:t>ID-nummer på inventar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30925B94" w14:textId="77777777" w:rsidR="00CB4BEB" w:rsidRPr="005D2495" w:rsidRDefault="00CB4BEB" w:rsidP="003C0924">
            <w:pPr>
              <w:rPr>
                <w:rFonts w:ascii="Trebuchet MS" w:hAnsi="Trebuchet MS"/>
                <w:sz w:val="18"/>
                <w:szCs w:val="18"/>
              </w:rPr>
            </w:pPr>
            <w:r w:rsidRPr="005D2495">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79D00106" w14:textId="77777777" w:rsidR="00CB4BEB" w:rsidRPr="005D2495" w:rsidRDefault="00CB4BEB" w:rsidP="003C0924">
            <w:pPr>
              <w:rPr>
                <w:rFonts w:ascii="Trebuchet MS" w:hAnsi="Trebuchet MS"/>
                <w:sz w:val="18"/>
                <w:szCs w:val="18"/>
              </w:rPr>
            </w:pPr>
            <w:r w:rsidRPr="005D2495">
              <w:rPr>
                <w:rFonts w:ascii="Trebuchet MS" w:hAnsi="Trebuchet MS" w:cs="Trebuchet MS"/>
                <w:sz w:val="18"/>
                <w:szCs w:val="18"/>
              </w:rPr>
              <w:t>0-50 tegn</w:t>
            </w:r>
          </w:p>
        </w:tc>
        <w:tc>
          <w:tcPr>
            <w:tcW w:w="1380" w:type="dxa"/>
            <w:tcBorders>
              <w:top w:val="single" w:sz="4" w:space="0" w:color="auto"/>
              <w:left w:val="single" w:sz="4" w:space="0" w:color="auto"/>
              <w:bottom w:val="nil"/>
              <w:right w:val="single" w:sz="4" w:space="0" w:color="auto"/>
            </w:tcBorders>
            <w:shd w:val="clear" w:color="auto" w:fill="FFFFFF"/>
            <w:vAlign w:val="bottom"/>
          </w:tcPr>
          <w:p w14:paraId="3BC42F3A" w14:textId="77777777" w:rsidR="00CB4BEB" w:rsidRPr="005D2495"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048" w:type="dxa"/>
            <w:tcBorders>
              <w:top w:val="single" w:sz="4" w:space="0" w:color="auto"/>
              <w:left w:val="single" w:sz="4" w:space="0" w:color="auto"/>
              <w:bottom w:val="nil"/>
              <w:right w:val="single" w:sz="4" w:space="0" w:color="auto"/>
            </w:tcBorders>
            <w:shd w:val="clear" w:color="auto" w:fill="FFFFFF"/>
            <w:vAlign w:val="bottom"/>
          </w:tcPr>
          <w:p w14:paraId="70549B36" w14:textId="77777777" w:rsidR="00CB4BEB" w:rsidRPr="005D2495" w:rsidRDefault="00CB4BEB" w:rsidP="003C0924">
            <w:pPr>
              <w:rPr>
                <w:rFonts w:ascii="Trebuchet MS" w:hAnsi="Trebuchet MS"/>
                <w:sz w:val="18"/>
                <w:szCs w:val="18"/>
              </w:rPr>
            </w:pPr>
          </w:p>
        </w:tc>
      </w:tr>
      <w:tr w:rsidR="00CB4BEB" w:rsidRPr="00CE1917" w14:paraId="6440207B" w14:textId="77777777" w:rsidTr="003C0924">
        <w:trPr>
          <w:trHeight w:hRule="exact" w:val="255"/>
        </w:trPr>
        <w:tc>
          <w:tcPr>
            <w:tcW w:w="1830" w:type="dxa"/>
            <w:tcBorders>
              <w:top w:val="single" w:sz="4" w:space="0" w:color="auto"/>
              <w:left w:val="single" w:sz="4" w:space="0" w:color="auto"/>
              <w:bottom w:val="nil"/>
              <w:right w:val="single" w:sz="4" w:space="0" w:color="auto"/>
            </w:tcBorders>
            <w:shd w:val="clear" w:color="auto" w:fill="D9D9D9"/>
            <w:vAlign w:val="bottom"/>
          </w:tcPr>
          <w:p w14:paraId="5CC9A9E6" w14:textId="77777777" w:rsidR="00CB4BEB" w:rsidRPr="005D2495" w:rsidRDefault="00CB4BEB" w:rsidP="003C0924">
            <w:pPr>
              <w:rPr>
                <w:rFonts w:ascii="Trebuchet MS" w:hAnsi="Trebuchet MS"/>
                <w:sz w:val="18"/>
                <w:szCs w:val="18"/>
              </w:rPr>
            </w:pPr>
            <w:proofErr w:type="spellStart"/>
            <w:r w:rsidRPr="005D2495">
              <w:rPr>
                <w:rFonts w:ascii="Trebuchet MS" w:hAnsi="Trebuchet MS"/>
                <w:sz w:val="18"/>
                <w:szCs w:val="18"/>
              </w:rPr>
              <w:t>inventar</w:t>
            </w:r>
            <w:r>
              <w:rPr>
                <w:rFonts w:ascii="Trebuchet MS" w:hAnsi="Trebuchet MS"/>
                <w:sz w:val="18"/>
                <w:szCs w:val="18"/>
              </w:rPr>
              <w:t>_</w:t>
            </w:r>
            <w:r w:rsidRPr="005D2495">
              <w:rPr>
                <w:rFonts w:ascii="Trebuchet MS" w:hAnsi="Trebuchet MS"/>
                <w:sz w:val="18"/>
                <w:szCs w:val="18"/>
              </w:rPr>
              <w:t>type_kode</w:t>
            </w:r>
            <w:proofErr w:type="spellEnd"/>
          </w:p>
        </w:tc>
        <w:tc>
          <w:tcPr>
            <w:tcW w:w="1426" w:type="dxa"/>
            <w:tcBorders>
              <w:top w:val="single" w:sz="4" w:space="0" w:color="auto"/>
              <w:left w:val="single" w:sz="4" w:space="0" w:color="auto"/>
              <w:bottom w:val="nil"/>
              <w:right w:val="single" w:sz="4" w:space="0" w:color="auto"/>
            </w:tcBorders>
            <w:shd w:val="clear" w:color="auto" w:fill="FFFFFF"/>
            <w:vAlign w:val="bottom"/>
          </w:tcPr>
          <w:p w14:paraId="3F87D1AB" w14:textId="77777777" w:rsidR="00CB4BEB" w:rsidRPr="005D2495" w:rsidRDefault="00CB4BEB" w:rsidP="003C0924">
            <w:pPr>
              <w:rPr>
                <w:rFonts w:ascii="Trebuchet MS" w:hAnsi="Trebuchet MS"/>
                <w:sz w:val="18"/>
                <w:szCs w:val="18"/>
              </w:rPr>
            </w:pPr>
            <w:proofErr w:type="spellStart"/>
            <w:r w:rsidRPr="005D2495">
              <w:rPr>
                <w:rFonts w:ascii="Trebuchet MS" w:hAnsi="Trebuchet MS"/>
                <w:sz w:val="18"/>
                <w:szCs w:val="18"/>
              </w:rPr>
              <w:t>inven</w:t>
            </w:r>
            <w:r>
              <w:rPr>
                <w:rFonts w:ascii="Trebuchet MS" w:hAnsi="Trebuchet MS"/>
                <w:sz w:val="18"/>
                <w:szCs w:val="18"/>
              </w:rPr>
              <w:t>_ty_k</w:t>
            </w:r>
            <w:proofErr w:type="spellEnd"/>
          </w:p>
        </w:tc>
        <w:tc>
          <w:tcPr>
            <w:tcW w:w="5473" w:type="dxa"/>
            <w:gridSpan w:val="2"/>
            <w:tcBorders>
              <w:top w:val="single" w:sz="4" w:space="0" w:color="auto"/>
              <w:left w:val="single" w:sz="4" w:space="0" w:color="auto"/>
              <w:bottom w:val="nil"/>
              <w:right w:val="single" w:sz="4" w:space="0" w:color="auto"/>
            </w:tcBorders>
            <w:shd w:val="clear" w:color="auto" w:fill="FFFFFF"/>
            <w:vAlign w:val="bottom"/>
          </w:tcPr>
          <w:p w14:paraId="5883634A" w14:textId="77777777" w:rsidR="00CB4BEB" w:rsidRPr="005D2495" w:rsidRDefault="00CB4BEB" w:rsidP="003C0924">
            <w:pPr>
              <w:rPr>
                <w:rFonts w:ascii="Trebuchet MS" w:hAnsi="Trebuchet MS"/>
                <w:sz w:val="18"/>
                <w:szCs w:val="18"/>
              </w:rPr>
            </w:pPr>
            <w:r w:rsidRPr="005D2495">
              <w:rPr>
                <w:rFonts w:ascii="Trebuchet MS" w:hAnsi="Trebuchet MS"/>
                <w:sz w:val="18"/>
                <w:szCs w:val="18"/>
              </w:rPr>
              <w:t>Kode for type af vejinventar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4384E360" w14:textId="77777777" w:rsidR="00CB4BEB" w:rsidRPr="005D2495" w:rsidRDefault="00CB4BEB" w:rsidP="003C0924">
            <w:pPr>
              <w:rPr>
                <w:rFonts w:ascii="Trebuchet MS" w:hAnsi="Trebuchet MS"/>
                <w:sz w:val="18"/>
                <w:szCs w:val="18"/>
              </w:rPr>
            </w:pPr>
            <w:r w:rsidRPr="005D2495">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5C13BD61" w14:textId="77777777" w:rsidR="00CB4BEB" w:rsidRPr="005D2495" w:rsidRDefault="00CB4BEB" w:rsidP="003C0924">
            <w:pPr>
              <w:rPr>
                <w:rFonts w:ascii="Trebuchet MS" w:hAnsi="Trebuchet MS" w:cs="Trebuchet MS"/>
                <w:sz w:val="18"/>
                <w:szCs w:val="18"/>
              </w:rPr>
            </w:pPr>
            <w:r>
              <w:rPr>
                <w:rFonts w:ascii="Trebuchet MS" w:hAnsi="Trebuchet MS" w:cs="Trebuchet MS"/>
                <w:sz w:val="18"/>
                <w:szCs w:val="18"/>
              </w:rPr>
              <w:t>1-98</w:t>
            </w:r>
          </w:p>
        </w:tc>
        <w:tc>
          <w:tcPr>
            <w:tcW w:w="1380" w:type="dxa"/>
            <w:tcBorders>
              <w:top w:val="single" w:sz="4" w:space="0" w:color="auto"/>
              <w:left w:val="single" w:sz="4" w:space="0" w:color="auto"/>
              <w:bottom w:val="nil"/>
              <w:right w:val="single" w:sz="4" w:space="0" w:color="auto"/>
            </w:tcBorders>
            <w:shd w:val="clear" w:color="auto" w:fill="FFFFFF"/>
            <w:vAlign w:val="bottom"/>
          </w:tcPr>
          <w:p w14:paraId="7C551477" w14:textId="77777777" w:rsidR="00CB4BEB" w:rsidRPr="005D2495"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048" w:type="dxa"/>
            <w:tcBorders>
              <w:top w:val="single" w:sz="4" w:space="0" w:color="auto"/>
              <w:left w:val="single" w:sz="4" w:space="0" w:color="auto"/>
              <w:bottom w:val="nil"/>
              <w:right w:val="single" w:sz="4" w:space="0" w:color="auto"/>
            </w:tcBorders>
            <w:shd w:val="clear" w:color="auto" w:fill="FFFFFF"/>
            <w:vAlign w:val="bottom"/>
          </w:tcPr>
          <w:p w14:paraId="66FF1E73" w14:textId="77777777" w:rsidR="00CB4BEB" w:rsidRPr="005D2495" w:rsidRDefault="00CB4BEB" w:rsidP="003C0924">
            <w:pPr>
              <w:rPr>
                <w:rFonts w:ascii="Trebuchet MS" w:hAnsi="Trebuchet MS"/>
                <w:sz w:val="18"/>
                <w:szCs w:val="18"/>
              </w:rPr>
            </w:pPr>
            <w:r w:rsidRPr="005D2495">
              <w:rPr>
                <w:rFonts w:ascii="Trebuchet MS" w:hAnsi="Trebuchet MS"/>
                <w:sz w:val="18"/>
                <w:szCs w:val="18"/>
              </w:rPr>
              <w:t>7</w:t>
            </w:r>
          </w:p>
        </w:tc>
      </w:tr>
      <w:tr w:rsidR="00CB4BEB" w:rsidRPr="00CE1917" w14:paraId="650FD731" w14:textId="77777777" w:rsidTr="003C0924">
        <w:trPr>
          <w:trHeight w:hRule="exact" w:val="255"/>
        </w:trPr>
        <w:tc>
          <w:tcPr>
            <w:tcW w:w="1830" w:type="dxa"/>
            <w:tcBorders>
              <w:top w:val="single" w:sz="4" w:space="0" w:color="auto"/>
              <w:left w:val="single" w:sz="4" w:space="0" w:color="auto"/>
              <w:bottom w:val="nil"/>
              <w:right w:val="single" w:sz="4" w:space="0" w:color="auto"/>
            </w:tcBorders>
            <w:shd w:val="clear" w:color="auto" w:fill="99CCFF"/>
            <w:vAlign w:val="bottom"/>
          </w:tcPr>
          <w:p w14:paraId="0B2AEE72" w14:textId="77777777" w:rsidR="00CB4BEB" w:rsidRPr="005D2495" w:rsidRDefault="00CB4BEB" w:rsidP="003C0924">
            <w:pPr>
              <w:rPr>
                <w:rFonts w:ascii="Trebuchet MS" w:hAnsi="Trebuchet MS"/>
                <w:sz w:val="18"/>
                <w:szCs w:val="18"/>
              </w:rPr>
            </w:pPr>
            <w:proofErr w:type="spellStart"/>
            <w:r w:rsidRPr="005D2495">
              <w:rPr>
                <w:rFonts w:ascii="Trebuchet MS" w:hAnsi="Trebuchet MS"/>
                <w:sz w:val="18"/>
                <w:szCs w:val="18"/>
              </w:rPr>
              <w:t>inventar</w:t>
            </w:r>
            <w:r>
              <w:rPr>
                <w:rFonts w:ascii="Trebuchet MS" w:hAnsi="Trebuchet MS"/>
                <w:sz w:val="18"/>
                <w:szCs w:val="18"/>
              </w:rPr>
              <w:t>_</w:t>
            </w:r>
            <w:r w:rsidRPr="005D2495">
              <w:rPr>
                <w:rFonts w:ascii="Trebuchet MS" w:hAnsi="Trebuchet MS"/>
                <w:sz w:val="18"/>
                <w:szCs w:val="18"/>
              </w:rPr>
              <w:t>type</w:t>
            </w:r>
            <w:proofErr w:type="spellEnd"/>
          </w:p>
        </w:tc>
        <w:tc>
          <w:tcPr>
            <w:tcW w:w="1426" w:type="dxa"/>
            <w:tcBorders>
              <w:top w:val="single" w:sz="4" w:space="0" w:color="auto"/>
              <w:left w:val="single" w:sz="4" w:space="0" w:color="auto"/>
              <w:bottom w:val="nil"/>
              <w:right w:val="single" w:sz="4" w:space="0" w:color="auto"/>
            </w:tcBorders>
            <w:shd w:val="clear" w:color="auto" w:fill="99CCFF"/>
            <w:vAlign w:val="bottom"/>
          </w:tcPr>
          <w:p w14:paraId="090A4423" w14:textId="77777777" w:rsidR="00CB4BEB" w:rsidRPr="005D2495" w:rsidRDefault="00CB4BEB" w:rsidP="003C0924">
            <w:pPr>
              <w:rPr>
                <w:rFonts w:ascii="Trebuchet MS" w:hAnsi="Trebuchet MS"/>
                <w:sz w:val="18"/>
                <w:szCs w:val="18"/>
              </w:rPr>
            </w:pPr>
            <w:proofErr w:type="spellStart"/>
            <w:r>
              <w:rPr>
                <w:rFonts w:ascii="Trebuchet MS" w:hAnsi="Trebuchet MS"/>
                <w:sz w:val="18"/>
                <w:szCs w:val="18"/>
              </w:rPr>
              <w:t>inven_ty</w:t>
            </w:r>
            <w:proofErr w:type="spellEnd"/>
          </w:p>
        </w:tc>
        <w:tc>
          <w:tcPr>
            <w:tcW w:w="5473" w:type="dxa"/>
            <w:gridSpan w:val="2"/>
            <w:tcBorders>
              <w:top w:val="single" w:sz="4" w:space="0" w:color="auto"/>
              <w:left w:val="single" w:sz="4" w:space="0" w:color="auto"/>
              <w:bottom w:val="nil"/>
              <w:right w:val="single" w:sz="4" w:space="0" w:color="auto"/>
            </w:tcBorders>
            <w:shd w:val="clear" w:color="auto" w:fill="99CCFF"/>
            <w:vAlign w:val="bottom"/>
          </w:tcPr>
          <w:p w14:paraId="69E4B972" w14:textId="77777777" w:rsidR="00CB4BEB" w:rsidRPr="005D2495" w:rsidRDefault="00CB4BEB" w:rsidP="003C0924">
            <w:pPr>
              <w:rPr>
                <w:rFonts w:ascii="Trebuchet MS" w:hAnsi="Trebuchet MS"/>
                <w:sz w:val="18"/>
                <w:szCs w:val="18"/>
              </w:rPr>
            </w:pPr>
            <w:r w:rsidRPr="005D2495">
              <w:rPr>
                <w:rFonts w:ascii="Trebuchet MS" w:hAnsi="Trebuchet MS"/>
                <w:sz w:val="18"/>
                <w:szCs w:val="18"/>
              </w:rPr>
              <w:t>Type af vejinventar</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06AB363D" w14:textId="77777777" w:rsidR="00CB4BEB" w:rsidRPr="005D2495" w:rsidRDefault="00CB4BEB" w:rsidP="003C0924">
            <w:pPr>
              <w:rPr>
                <w:rFonts w:ascii="Trebuchet MS" w:hAnsi="Trebuchet MS"/>
                <w:sz w:val="18"/>
                <w:szCs w:val="18"/>
              </w:rPr>
            </w:pPr>
            <w:r w:rsidRPr="005D2495">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714C843F" w14:textId="77777777" w:rsidR="00CB4BEB" w:rsidRPr="005D2495" w:rsidRDefault="00CB4BEB" w:rsidP="003C0924">
            <w:pPr>
              <w:rPr>
                <w:rFonts w:ascii="Trebuchet MS" w:hAnsi="Trebuchet MS"/>
                <w:sz w:val="18"/>
                <w:szCs w:val="18"/>
              </w:rPr>
            </w:pPr>
            <w:r w:rsidRPr="005D2495">
              <w:rPr>
                <w:rFonts w:ascii="Trebuchet MS" w:hAnsi="Trebuchet MS" w:cs="Trebuchet MS"/>
                <w:sz w:val="18"/>
                <w:szCs w:val="18"/>
              </w:rPr>
              <w:t>0-30 tegn</w:t>
            </w:r>
          </w:p>
        </w:tc>
        <w:tc>
          <w:tcPr>
            <w:tcW w:w="1380" w:type="dxa"/>
            <w:tcBorders>
              <w:top w:val="single" w:sz="4" w:space="0" w:color="auto"/>
              <w:left w:val="single" w:sz="4" w:space="0" w:color="auto"/>
              <w:bottom w:val="nil"/>
              <w:right w:val="single" w:sz="4" w:space="0" w:color="auto"/>
            </w:tcBorders>
            <w:shd w:val="clear" w:color="auto" w:fill="99CCFF"/>
            <w:vAlign w:val="bottom"/>
          </w:tcPr>
          <w:p w14:paraId="1F7A46AC" w14:textId="77777777" w:rsidR="00CB4BEB" w:rsidRPr="005D2495"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048" w:type="dxa"/>
            <w:tcBorders>
              <w:top w:val="single" w:sz="4" w:space="0" w:color="auto"/>
              <w:left w:val="single" w:sz="4" w:space="0" w:color="auto"/>
              <w:bottom w:val="nil"/>
              <w:right w:val="single" w:sz="4" w:space="0" w:color="auto"/>
            </w:tcBorders>
            <w:shd w:val="clear" w:color="auto" w:fill="99CCFF"/>
            <w:vAlign w:val="bottom"/>
          </w:tcPr>
          <w:p w14:paraId="30F5E99C" w14:textId="77777777" w:rsidR="00CB4BEB" w:rsidRPr="005D2495" w:rsidRDefault="00CB4BEB" w:rsidP="003C0924">
            <w:pPr>
              <w:rPr>
                <w:rFonts w:ascii="Trebuchet MS" w:hAnsi="Trebuchet MS"/>
                <w:sz w:val="18"/>
                <w:szCs w:val="18"/>
              </w:rPr>
            </w:pPr>
            <w:r w:rsidRPr="005D2495">
              <w:rPr>
                <w:rFonts w:ascii="Trebuchet MS" w:hAnsi="Trebuchet MS"/>
                <w:sz w:val="18"/>
                <w:szCs w:val="18"/>
              </w:rPr>
              <w:t>signalanlæg (lyssignaler)</w:t>
            </w:r>
          </w:p>
        </w:tc>
      </w:tr>
      <w:tr w:rsidR="00CB4BEB" w:rsidRPr="00CE1917" w14:paraId="62E03A40" w14:textId="77777777" w:rsidTr="003C0924">
        <w:trPr>
          <w:trHeight w:hRule="exact" w:val="255"/>
        </w:trPr>
        <w:tc>
          <w:tcPr>
            <w:tcW w:w="1830" w:type="dxa"/>
            <w:tcBorders>
              <w:top w:val="single" w:sz="4" w:space="0" w:color="auto"/>
              <w:left w:val="single" w:sz="4" w:space="0" w:color="auto"/>
              <w:bottom w:val="nil"/>
              <w:right w:val="single" w:sz="4" w:space="0" w:color="auto"/>
            </w:tcBorders>
            <w:shd w:val="clear" w:color="auto" w:fill="D9D9D9"/>
            <w:vAlign w:val="bottom"/>
          </w:tcPr>
          <w:p w14:paraId="2BBF649E" w14:textId="77777777" w:rsidR="00CB4BEB" w:rsidRPr="005D2495" w:rsidRDefault="00CB4BEB" w:rsidP="003C0924">
            <w:pPr>
              <w:rPr>
                <w:rFonts w:ascii="Trebuchet MS" w:hAnsi="Trebuchet MS"/>
                <w:sz w:val="18"/>
                <w:szCs w:val="18"/>
              </w:rPr>
            </w:pPr>
            <w:r>
              <w:rPr>
                <w:rFonts w:ascii="Trebuchet MS" w:hAnsi="Trebuchet MS"/>
                <w:sz w:val="18"/>
                <w:szCs w:val="18"/>
              </w:rPr>
              <w:t>Model</w:t>
            </w:r>
          </w:p>
        </w:tc>
        <w:tc>
          <w:tcPr>
            <w:tcW w:w="1426" w:type="dxa"/>
            <w:tcBorders>
              <w:top w:val="single" w:sz="4" w:space="0" w:color="auto"/>
              <w:left w:val="single" w:sz="4" w:space="0" w:color="auto"/>
              <w:bottom w:val="nil"/>
              <w:right w:val="single" w:sz="4" w:space="0" w:color="auto"/>
            </w:tcBorders>
            <w:shd w:val="clear" w:color="auto" w:fill="FFFFFF"/>
            <w:vAlign w:val="bottom"/>
          </w:tcPr>
          <w:p w14:paraId="6883D7DD" w14:textId="77777777" w:rsidR="00CB4BEB" w:rsidRPr="005810E9" w:rsidRDefault="00CB4BEB" w:rsidP="003C0924">
            <w:pPr>
              <w:rPr>
                <w:rFonts w:ascii="Trebuchet MS" w:hAnsi="Trebuchet MS"/>
                <w:sz w:val="18"/>
                <w:szCs w:val="18"/>
              </w:rPr>
            </w:pPr>
            <w:r>
              <w:rPr>
                <w:rFonts w:ascii="Trebuchet MS" w:hAnsi="Trebuchet MS"/>
                <w:sz w:val="18"/>
                <w:szCs w:val="18"/>
              </w:rPr>
              <w:t>model</w:t>
            </w:r>
          </w:p>
        </w:tc>
        <w:tc>
          <w:tcPr>
            <w:tcW w:w="5473" w:type="dxa"/>
            <w:gridSpan w:val="2"/>
            <w:tcBorders>
              <w:top w:val="single" w:sz="4" w:space="0" w:color="auto"/>
              <w:left w:val="single" w:sz="4" w:space="0" w:color="auto"/>
              <w:bottom w:val="nil"/>
              <w:right w:val="single" w:sz="4" w:space="0" w:color="auto"/>
            </w:tcBorders>
            <w:shd w:val="clear" w:color="auto" w:fill="FFFFFF"/>
            <w:vAlign w:val="bottom"/>
          </w:tcPr>
          <w:p w14:paraId="24FD2AA7" w14:textId="77777777" w:rsidR="00CB4BEB" w:rsidRPr="005810E9" w:rsidRDefault="00CB4BEB" w:rsidP="003C0924">
            <w:pPr>
              <w:rPr>
                <w:rFonts w:ascii="Trebuchet MS" w:hAnsi="Trebuchet MS"/>
                <w:sz w:val="18"/>
                <w:szCs w:val="18"/>
              </w:rPr>
            </w:pPr>
            <w:r w:rsidRPr="005810E9">
              <w:rPr>
                <w:rFonts w:ascii="Trebuchet MS" w:hAnsi="Trebuchet MS"/>
                <w:sz w:val="18"/>
                <w:szCs w:val="18"/>
              </w:rPr>
              <w:t xml:space="preserve">Model nr. for vejinventar </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1F5A1BB1" w14:textId="77777777" w:rsidR="00CB4BEB" w:rsidRPr="005810E9" w:rsidRDefault="00CB4BEB" w:rsidP="003C0924">
            <w:pPr>
              <w:rPr>
                <w:rFonts w:ascii="Trebuchet MS" w:hAnsi="Trebuchet MS"/>
                <w:sz w:val="18"/>
                <w:szCs w:val="18"/>
              </w:rPr>
            </w:pPr>
            <w:r w:rsidRPr="005810E9">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5EE512AA" w14:textId="77777777" w:rsidR="00CB4BEB" w:rsidRPr="005810E9" w:rsidRDefault="00CB4BEB" w:rsidP="003C0924">
            <w:pPr>
              <w:rPr>
                <w:rFonts w:ascii="Trebuchet MS" w:hAnsi="Trebuchet MS"/>
                <w:sz w:val="18"/>
                <w:szCs w:val="18"/>
              </w:rPr>
            </w:pPr>
            <w:r w:rsidRPr="005810E9">
              <w:rPr>
                <w:rFonts w:ascii="Trebuchet MS" w:hAnsi="Trebuchet MS" w:cs="Trebuchet MS"/>
                <w:sz w:val="18"/>
                <w:szCs w:val="18"/>
              </w:rPr>
              <w:t>0-50 tegn</w:t>
            </w:r>
          </w:p>
        </w:tc>
        <w:tc>
          <w:tcPr>
            <w:tcW w:w="1380" w:type="dxa"/>
            <w:tcBorders>
              <w:top w:val="single" w:sz="4" w:space="0" w:color="auto"/>
              <w:left w:val="single" w:sz="4" w:space="0" w:color="auto"/>
              <w:bottom w:val="nil"/>
              <w:right w:val="single" w:sz="4" w:space="0" w:color="auto"/>
            </w:tcBorders>
            <w:shd w:val="clear" w:color="auto" w:fill="FFFFFF"/>
            <w:vAlign w:val="bottom"/>
          </w:tcPr>
          <w:p w14:paraId="1509FAE6" w14:textId="77777777" w:rsidR="00CB4BEB" w:rsidRPr="005810E9" w:rsidRDefault="00CB4BEB" w:rsidP="003C0924">
            <w:pPr>
              <w:jc w:val="center"/>
              <w:rPr>
                <w:rFonts w:ascii="Trebuchet MS" w:hAnsi="Trebuchet MS" w:cs="Trebuchet MS"/>
                <w:sz w:val="18"/>
                <w:szCs w:val="18"/>
              </w:rPr>
            </w:pPr>
            <w:r w:rsidRPr="005810E9">
              <w:rPr>
                <w:rFonts w:ascii="Trebuchet MS" w:hAnsi="Trebuchet MS" w:cs="Trebuchet MS"/>
                <w:sz w:val="18"/>
                <w:szCs w:val="18"/>
              </w:rPr>
              <w:t>F</w:t>
            </w:r>
          </w:p>
        </w:tc>
        <w:tc>
          <w:tcPr>
            <w:tcW w:w="2048" w:type="dxa"/>
            <w:tcBorders>
              <w:top w:val="single" w:sz="4" w:space="0" w:color="auto"/>
              <w:left w:val="single" w:sz="4" w:space="0" w:color="auto"/>
              <w:bottom w:val="nil"/>
              <w:right w:val="single" w:sz="4" w:space="0" w:color="auto"/>
            </w:tcBorders>
            <w:shd w:val="clear" w:color="auto" w:fill="FFFFFF"/>
            <w:vAlign w:val="bottom"/>
          </w:tcPr>
          <w:p w14:paraId="3AEAF5B0" w14:textId="77777777" w:rsidR="00CB4BEB" w:rsidRPr="005810E9" w:rsidRDefault="00CB4BEB" w:rsidP="003C0924">
            <w:pPr>
              <w:rPr>
                <w:rFonts w:ascii="Trebuchet MS" w:hAnsi="Trebuchet MS"/>
                <w:sz w:val="18"/>
                <w:szCs w:val="18"/>
              </w:rPr>
            </w:pPr>
            <w:r w:rsidRPr="005810E9">
              <w:rPr>
                <w:rFonts w:ascii="Trebuchet MS" w:hAnsi="Trebuchet MS"/>
                <w:sz w:val="18"/>
                <w:szCs w:val="18"/>
              </w:rPr>
              <w:t>Forbudsskilt</w:t>
            </w:r>
          </w:p>
        </w:tc>
      </w:tr>
      <w:tr w:rsidR="00CB4BEB" w:rsidRPr="00CE1917" w14:paraId="47047894" w14:textId="77777777" w:rsidTr="003C0924">
        <w:trPr>
          <w:trHeight w:hRule="exact" w:val="255"/>
        </w:trPr>
        <w:tc>
          <w:tcPr>
            <w:tcW w:w="1830" w:type="dxa"/>
            <w:tcBorders>
              <w:top w:val="single" w:sz="4" w:space="0" w:color="auto"/>
              <w:left w:val="single" w:sz="4" w:space="0" w:color="auto"/>
              <w:bottom w:val="nil"/>
              <w:right w:val="single" w:sz="4" w:space="0" w:color="auto"/>
            </w:tcBorders>
            <w:shd w:val="clear" w:color="auto" w:fill="97DDBA"/>
            <w:vAlign w:val="bottom"/>
          </w:tcPr>
          <w:p w14:paraId="4F2796DF" w14:textId="77777777" w:rsidR="00CB4BEB" w:rsidRPr="005D2495" w:rsidRDefault="00CB4BEB" w:rsidP="003C0924">
            <w:pPr>
              <w:rPr>
                <w:rFonts w:ascii="Trebuchet MS" w:hAnsi="Trebuchet MS" w:cs="Trebuchet MS"/>
                <w:sz w:val="18"/>
                <w:szCs w:val="18"/>
              </w:rPr>
            </w:pPr>
            <w:proofErr w:type="spellStart"/>
            <w:r w:rsidRPr="005D2495">
              <w:rPr>
                <w:rFonts w:ascii="Trebuchet MS" w:hAnsi="Trebuchet MS" w:cs="Trebuchet MS"/>
                <w:sz w:val="18"/>
                <w:szCs w:val="18"/>
              </w:rPr>
              <w:t>tilstand_kode</w:t>
            </w:r>
            <w:proofErr w:type="spellEnd"/>
          </w:p>
        </w:tc>
        <w:tc>
          <w:tcPr>
            <w:tcW w:w="1426" w:type="dxa"/>
            <w:tcBorders>
              <w:top w:val="single" w:sz="4" w:space="0" w:color="auto"/>
              <w:left w:val="single" w:sz="4" w:space="0" w:color="auto"/>
              <w:bottom w:val="nil"/>
              <w:right w:val="single" w:sz="4" w:space="0" w:color="auto"/>
            </w:tcBorders>
            <w:shd w:val="clear" w:color="auto" w:fill="97DDBA"/>
          </w:tcPr>
          <w:p w14:paraId="3CD3B8E3" w14:textId="77777777" w:rsidR="00CB4BEB" w:rsidRPr="005810E9" w:rsidRDefault="00CB4BEB" w:rsidP="003C0924">
            <w:pPr>
              <w:rPr>
                <w:rFonts w:ascii="Trebuchet MS" w:hAnsi="Trebuchet MS" w:cs="Trebuchet MS"/>
                <w:sz w:val="18"/>
                <w:szCs w:val="18"/>
              </w:rPr>
            </w:pPr>
          </w:p>
        </w:tc>
        <w:tc>
          <w:tcPr>
            <w:tcW w:w="11412" w:type="dxa"/>
            <w:gridSpan w:val="6"/>
            <w:tcBorders>
              <w:top w:val="single" w:sz="4" w:space="0" w:color="auto"/>
              <w:left w:val="single" w:sz="4" w:space="0" w:color="auto"/>
              <w:bottom w:val="nil"/>
              <w:right w:val="single" w:sz="4" w:space="0" w:color="auto"/>
            </w:tcBorders>
            <w:shd w:val="clear" w:color="auto" w:fill="97DDBA"/>
          </w:tcPr>
          <w:p w14:paraId="2168A812" w14:textId="77777777" w:rsidR="00CB4BEB" w:rsidRPr="005810E9" w:rsidRDefault="00CB4BEB" w:rsidP="003C0924">
            <w:pPr>
              <w:rPr>
                <w:rFonts w:ascii="Trebuchet MS" w:hAnsi="Trebuchet MS" w:cs="Trebuchet MS"/>
                <w:sz w:val="18"/>
                <w:szCs w:val="18"/>
              </w:rPr>
            </w:pPr>
            <w:r w:rsidRPr="005810E9">
              <w:rPr>
                <w:rFonts w:ascii="Trebuchet MS" w:hAnsi="Trebuchet MS" w:cs="Trebuchet MS"/>
                <w:sz w:val="18"/>
                <w:szCs w:val="18"/>
              </w:rPr>
              <w:t>Felt defineret under: 4.1 Standardiserede felter til de temaspecifikke datamodeller</w:t>
            </w:r>
          </w:p>
        </w:tc>
      </w:tr>
      <w:tr w:rsidR="00CB4BEB" w:rsidRPr="00CE1917" w14:paraId="2C4C5AFE" w14:textId="77777777" w:rsidTr="003C0924">
        <w:trPr>
          <w:trHeight w:hRule="exact" w:val="255"/>
        </w:trPr>
        <w:tc>
          <w:tcPr>
            <w:tcW w:w="1830" w:type="dxa"/>
            <w:tcBorders>
              <w:top w:val="single" w:sz="4" w:space="0" w:color="auto"/>
              <w:left w:val="single" w:sz="4" w:space="0" w:color="auto"/>
              <w:bottom w:val="nil"/>
              <w:right w:val="single" w:sz="4" w:space="0" w:color="auto"/>
            </w:tcBorders>
            <w:shd w:val="clear" w:color="auto" w:fill="97DDBA"/>
            <w:vAlign w:val="bottom"/>
          </w:tcPr>
          <w:p w14:paraId="1192AEE5" w14:textId="77777777" w:rsidR="00CB4BEB" w:rsidRPr="005D2495" w:rsidRDefault="00CB4BEB" w:rsidP="003C0924">
            <w:pPr>
              <w:rPr>
                <w:rFonts w:ascii="Trebuchet MS" w:hAnsi="Trebuchet MS" w:cs="Trebuchet MS"/>
                <w:sz w:val="18"/>
                <w:szCs w:val="18"/>
              </w:rPr>
            </w:pPr>
            <w:r w:rsidRPr="005D2495">
              <w:rPr>
                <w:rFonts w:ascii="Trebuchet MS" w:hAnsi="Trebuchet MS" w:cs="Trebuchet MS"/>
                <w:sz w:val="18"/>
                <w:szCs w:val="18"/>
              </w:rPr>
              <w:t>Tilstand</w:t>
            </w:r>
          </w:p>
        </w:tc>
        <w:tc>
          <w:tcPr>
            <w:tcW w:w="1426" w:type="dxa"/>
            <w:tcBorders>
              <w:top w:val="single" w:sz="4" w:space="0" w:color="auto"/>
              <w:left w:val="single" w:sz="4" w:space="0" w:color="auto"/>
              <w:bottom w:val="nil"/>
              <w:right w:val="single" w:sz="4" w:space="0" w:color="auto"/>
            </w:tcBorders>
            <w:shd w:val="clear" w:color="auto" w:fill="97DDBA"/>
          </w:tcPr>
          <w:p w14:paraId="434C3499" w14:textId="77777777" w:rsidR="00CB4BEB" w:rsidRPr="005810E9" w:rsidRDefault="00CB4BEB" w:rsidP="003C0924">
            <w:pPr>
              <w:rPr>
                <w:rFonts w:ascii="Trebuchet MS" w:hAnsi="Trebuchet MS" w:cs="Trebuchet MS"/>
                <w:sz w:val="18"/>
                <w:szCs w:val="18"/>
              </w:rPr>
            </w:pPr>
          </w:p>
        </w:tc>
        <w:tc>
          <w:tcPr>
            <w:tcW w:w="11412" w:type="dxa"/>
            <w:gridSpan w:val="6"/>
            <w:tcBorders>
              <w:top w:val="single" w:sz="4" w:space="0" w:color="auto"/>
              <w:left w:val="single" w:sz="4" w:space="0" w:color="auto"/>
              <w:bottom w:val="nil"/>
              <w:right w:val="single" w:sz="4" w:space="0" w:color="auto"/>
            </w:tcBorders>
            <w:shd w:val="clear" w:color="auto" w:fill="97DDBA"/>
          </w:tcPr>
          <w:p w14:paraId="5D8AAE44" w14:textId="77777777" w:rsidR="00CB4BEB" w:rsidRPr="005810E9" w:rsidRDefault="00CB4BEB" w:rsidP="003C0924">
            <w:pPr>
              <w:rPr>
                <w:rFonts w:ascii="Trebuchet MS" w:hAnsi="Trebuchet MS" w:cs="Trebuchet MS"/>
                <w:sz w:val="18"/>
                <w:szCs w:val="18"/>
              </w:rPr>
            </w:pPr>
            <w:r w:rsidRPr="005810E9">
              <w:rPr>
                <w:rFonts w:ascii="Trebuchet MS" w:hAnsi="Trebuchet MS" w:cs="Trebuchet MS"/>
                <w:sz w:val="18"/>
                <w:szCs w:val="18"/>
              </w:rPr>
              <w:t>Felt defineret under: 4.1 Standardiserede felter til de temaspecifikke datamodeller</w:t>
            </w:r>
          </w:p>
        </w:tc>
      </w:tr>
      <w:tr w:rsidR="00CB4BEB" w:rsidRPr="00CE1917" w14:paraId="7B35E66E" w14:textId="77777777" w:rsidTr="003C0924">
        <w:trPr>
          <w:trHeight w:hRule="exact" w:val="255"/>
        </w:trPr>
        <w:tc>
          <w:tcPr>
            <w:tcW w:w="1830" w:type="dxa"/>
            <w:tcBorders>
              <w:top w:val="single" w:sz="4" w:space="0" w:color="auto"/>
              <w:left w:val="single" w:sz="4" w:space="0" w:color="auto"/>
              <w:bottom w:val="single" w:sz="4" w:space="0" w:color="auto"/>
              <w:right w:val="single" w:sz="4" w:space="0" w:color="auto"/>
            </w:tcBorders>
            <w:shd w:val="clear" w:color="auto" w:fill="97DDBA"/>
            <w:vAlign w:val="bottom"/>
          </w:tcPr>
          <w:p w14:paraId="084B9885" w14:textId="77777777" w:rsidR="00CB4BEB" w:rsidRPr="005D2495" w:rsidRDefault="00CB4BEB" w:rsidP="003C0924">
            <w:pPr>
              <w:rPr>
                <w:rFonts w:ascii="Trebuchet MS" w:hAnsi="Trebuchet MS" w:cs="Trebuchet MS"/>
                <w:sz w:val="18"/>
                <w:szCs w:val="18"/>
              </w:rPr>
            </w:pPr>
            <w:r>
              <w:rPr>
                <w:rFonts w:ascii="Trebuchet MS" w:hAnsi="Trebuchet MS" w:cs="Trebuchet MS"/>
                <w:sz w:val="18"/>
                <w:szCs w:val="18"/>
              </w:rPr>
              <w:t>L</w:t>
            </w:r>
            <w:r w:rsidRPr="005D2495">
              <w:rPr>
                <w:rFonts w:ascii="Trebuchet MS" w:hAnsi="Trebuchet MS" w:cs="Trebuchet MS"/>
                <w:sz w:val="18"/>
                <w:szCs w:val="18"/>
              </w:rPr>
              <w:t>ink</w:t>
            </w:r>
          </w:p>
        </w:tc>
        <w:tc>
          <w:tcPr>
            <w:tcW w:w="1426" w:type="dxa"/>
            <w:tcBorders>
              <w:top w:val="single" w:sz="4" w:space="0" w:color="auto"/>
              <w:left w:val="single" w:sz="4" w:space="0" w:color="auto"/>
              <w:bottom w:val="single" w:sz="4" w:space="0" w:color="auto"/>
              <w:right w:val="single" w:sz="4" w:space="0" w:color="auto"/>
            </w:tcBorders>
            <w:shd w:val="clear" w:color="auto" w:fill="97DDBA"/>
          </w:tcPr>
          <w:p w14:paraId="5726DC6A" w14:textId="77777777" w:rsidR="00CB4BEB" w:rsidRPr="0014307B" w:rsidRDefault="00CB4BEB" w:rsidP="003C0924">
            <w:pPr>
              <w:rPr>
                <w:rFonts w:ascii="Trebuchet MS" w:hAnsi="Trebuchet MS" w:cs="Trebuchet MS"/>
                <w:sz w:val="18"/>
                <w:szCs w:val="18"/>
              </w:rPr>
            </w:pPr>
          </w:p>
        </w:tc>
        <w:tc>
          <w:tcPr>
            <w:tcW w:w="11412"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08E2ADE5" w14:textId="77777777" w:rsidR="00CB4BEB" w:rsidRPr="005D2495"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0D3CAF8A" w14:textId="77777777" w:rsidTr="003C0924">
        <w:trPr>
          <w:trHeight w:hRule="exact" w:val="255"/>
        </w:trPr>
        <w:tc>
          <w:tcPr>
            <w:tcW w:w="3948" w:type="dxa"/>
            <w:gridSpan w:val="3"/>
            <w:tcBorders>
              <w:top w:val="single" w:sz="4" w:space="0" w:color="auto"/>
              <w:left w:val="nil"/>
              <w:bottom w:val="nil"/>
              <w:right w:val="nil"/>
            </w:tcBorders>
            <w:shd w:val="clear" w:color="auto" w:fill="99CCFF"/>
          </w:tcPr>
          <w:p w14:paraId="5DD60BA9" w14:textId="77777777" w:rsidR="00CB4BEB" w:rsidRPr="0051728E" w:rsidRDefault="00CB4BEB" w:rsidP="003C0924">
            <w:pPr>
              <w:rPr>
                <w:rFonts w:ascii="Trebuchet MS" w:hAnsi="Trebuchet MS" w:cs="Trebuchet MS"/>
                <w:i/>
                <w:iCs/>
                <w:sz w:val="18"/>
                <w:szCs w:val="18"/>
              </w:rPr>
            </w:pPr>
          </w:p>
        </w:tc>
        <w:tc>
          <w:tcPr>
            <w:tcW w:w="10720" w:type="dxa"/>
            <w:gridSpan w:val="5"/>
            <w:tcBorders>
              <w:top w:val="single" w:sz="4" w:space="0" w:color="auto"/>
              <w:left w:val="nil"/>
              <w:bottom w:val="nil"/>
              <w:right w:val="nil"/>
            </w:tcBorders>
            <w:shd w:val="clear" w:color="auto" w:fill="99CCFF"/>
            <w:vAlign w:val="bottom"/>
          </w:tcPr>
          <w:p w14:paraId="778A3C6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i/>
                <w:iCs/>
                <w:sz w:val="18"/>
                <w:szCs w:val="18"/>
              </w:rPr>
              <w:t xml:space="preserve">Felter markeret med blå er </w:t>
            </w:r>
            <w:r>
              <w:rPr>
                <w:rFonts w:ascii="Trebuchet MS" w:hAnsi="Trebuchet MS" w:cs="Trebuchet MS"/>
                <w:i/>
                <w:iCs/>
                <w:sz w:val="18"/>
                <w:szCs w:val="18"/>
              </w:rPr>
              <w:t xml:space="preserve">temaspecifikke </w:t>
            </w:r>
            <w:r w:rsidRPr="0051728E">
              <w:rPr>
                <w:rFonts w:ascii="Trebuchet MS" w:hAnsi="Trebuchet MS" w:cs="Trebuchet MS"/>
                <w:i/>
                <w:iCs/>
                <w:sz w:val="18"/>
                <w:szCs w:val="18"/>
              </w:rPr>
              <w:t>opslagstabeller, der indeholder oversættelser af koder i andre felter.</w:t>
            </w:r>
          </w:p>
        </w:tc>
      </w:tr>
      <w:tr w:rsidR="00CB4BEB" w:rsidRPr="0051728E" w14:paraId="09B11B52" w14:textId="77777777" w:rsidTr="003C0924">
        <w:trPr>
          <w:trHeight w:hRule="exact" w:val="255"/>
        </w:trPr>
        <w:tc>
          <w:tcPr>
            <w:tcW w:w="3948" w:type="dxa"/>
            <w:gridSpan w:val="3"/>
            <w:tcBorders>
              <w:top w:val="nil"/>
              <w:left w:val="nil"/>
              <w:bottom w:val="nil"/>
              <w:right w:val="nil"/>
            </w:tcBorders>
            <w:shd w:val="clear" w:color="auto" w:fill="97DDBA"/>
          </w:tcPr>
          <w:p w14:paraId="6C26EC84" w14:textId="77777777" w:rsidR="00CB4BEB" w:rsidRPr="0051728E" w:rsidRDefault="00CB4BEB" w:rsidP="003C0924">
            <w:pPr>
              <w:rPr>
                <w:rFonts w:ascii="Trebuchet MS" w:hAnsi="Trebuchet MS" w:cs="Trebuchet MS"/>
                <w:i/>
                <w:iCs/>
                <w:sz w:val="18"/>
                <w:szCs w:val="18"/>
              </w:rPr>
            </w:pPr>
          </w:p>
        </w:tc>
        <w:tc>
          <w:tcPr>
            <w:tcW w:w="10720" w:type="dxa"/>
            <w:gridSpan w:val="5"/>
            <w:tcBorders>
              <w:top w:val="nil"/>
              <w:left w:val="nil"/>
              <w:bottom w:val="nil"/>
              <w:right w:val="nil"/>
            </w:tcBorders>
            <w:shd w:val="clear" w:color="auto" w:fill="97DDBA"/>
            <w:vAlign w:val="bottom"/>
          </w:tcPr>
          <w:p w14:paraId="2C4C6450" w14:textId="77777777" w:rsidR="00CB4BEB" w:rsidRPr="0051728E"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6A71CC7D" w14:textId="77777777" w:rsidR="00CB4BEB" w:rsidRDefault="00CB4BEB" w:rsidP="00CB4BEB">
      <w:pPr>
        <w:pStyle w:val="Overskrift6"/>
      </w:pPr>
      <w:r>
        <w:t>5.7.7.1</w:t>
      </w:r>
      <w:r w:rsidRPr="00A32757">
        <w:t xml:space="preserve"> </w:t>
      </w:r>
      <w:r>
        <w:t>Metadata</w:t>
      </w:r>
      <w:r w:rsidRPr="000F1AAD">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67EC4989" w14:textId="77777777" w:rsidTr="003C0924">
        <w:trPr>
          <w:trHeight w:hRule="exact" w:val="255"/>
        </w:trPr>
        <w:tc>
          <w:tcPr>
            <w:tcW w:w="2235" w:type="dxa"/>
            <w:shd w:val="clear" w:color="auto" w:fill="D9D9D9"/>
            <w:vAlign w:val="bottom"/>
          </w:tcPr>
          <w:p w14:paraId="2ABEBDFD"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728B5FEF"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5BFE564" w14:textId="77777777" w:rsidTr="003C0924">
        <w:trPr>
          <w:trHeight w:hRule="exact" w:val="255"/>
        </w:trPr>
        <w:tc>
          <w:tcPr>
            <w:tcW w:w="2235" w:type="dxa"/>
            <w:shd w:val="clear" w:color="auto" w:fill="E0E0E0"/>
            <w:vAlign w:val="bottom"/>
          </w:tcPr>
          <w:p w14:paraId="6ECDF46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6E25A88C" w14:textId="77777777" w:rsidR="00CB4BEB" w:rsidRPr="0051728E" w:rsidRDefault="00CB4BEB" w:rsidP="003C0924">
            <w:pPr>
              <w:rPr>
                <w:rFonts w:ascii="Trebuchet MS" w:hAnsi="Trebuchet MS" w:cs="Trebuchet MS"/>
                <w:sz w:val="18"/>
                <w:szCs w:val="18"/>
              </w:rPr>
            </w:pPr>
            <w:r w:rsidRPr="005D2495">
              <w:rPr>
                <w:rFonts w:ascii="Trebuchet MS" w:hAnsi="Trebuchet MS" w:cs="Trebuchet MS"/>
                <w:sz w:val="18"/>
                <w:szCs w:val="18"/>
              </w:rPr>
              <w:t>Vejinventar</w:t>
            </w:r>
          </w:p>
        </w:tc>
      </w:tr>
      <w:tr w:rsidR="00CB4BEB" w:rsidRPr="0051728E" w14:paraId="7FBC2481" w14:textId="77777777" w:rsidTr="003C0924">
        <w:trPr>
          <w:trHeight w:hRule="exact" w:val="255"/>
        </w:trPr>
        <w:tc>
          <w:tcPr>
            <w:tcW w:w="2235" w:type="dxa"/>
            <w:shd w:val="clear" w:color="auto" w:fill="E0E0E0"/>
            <w:vAlign w:val="bottom"/>
          </w:tcPr>
          <w:p w14:paraId="1DD001C6"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4FE0D79B" w14:textId="77777777" w:rsidR="00CB4BEB" w:rsidRDefault="00CB4BEB" w:rsidP="003C0924">
            <w:pPr>
              <w:rPr>
                <w:rFonts w:ascii="Trebuchet MS" w:hAnsi="Trebuchet MS"/>
                <w:sz w:val="18"/>
                <w:szCs w:val="18"/>
              </w:rPr>
            </w:pPr>
            <w:r w:rsidRPr="00B021C4">
              <w:rPr>
                <w:rFonts w:ascii="Trebuchet MS" w:hAnsi="Trebuchet MS"/>
                <w:sz w:val="18"/>
                <w:szCs w:val="18"/>
              </w:rPr>
              <w:t>5</w:t>
            </w:r>
            <w:r w:rsidRPr="0053190B">
              <w:rPr>
                <w:rFonts w:ascii="Trebuchet MS" w:hAnsi="Trebuchet MS"/>
                <w:sz w:val="18"/>
                <w:szCs w:val="18"/>
              </w:rPr>
              <w:t>6</w:t>
            </w:r>
            <w:r w:rsidRPr="00B021C4">
              <w:rPr>
                <w:rFonts w:ascii="Trebuchet MS" w:hAnsi="Trebuchet MS"/>
                <w:sz w:val="18"/>
                <w:szCs w:val="18"/>
              </w:rPr>
              <w:t>06</w:t>
            </w:r>
          </w:p>
        </w:tc>
      </w:tr>
      <w:tr w:rsidR="00CB4BEB" w:rsidRPr="0051728E" w14:paraId="29AD5AA0" w14:textId="77777777" w:rsidTr="003C0924">
        <w:trPr>
          <w:trHeight w:hRule="exact" w:val="255"/>
        </w:trPr>
        <w:tc>
          <w:tcPr>
            <w:tcW w:w="2235" w:type="dxa"/>
            <w:shd w:val="clear" w:color="auto" w:fill="E0E0E0"/>
            <w:vAlign w:val="bottom"/>
          </w:tcPr>
          <w:p w14:paraId="6FD168D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4FAFE33C" w14:textId="77777777" w:rsidR="00CB4BEB" w:rsidRPr="00F279E4" w:rsidRDefault="00CB4BEB" w:rsidP="003C0924">
            <w:pPr>
              <w:rPr>
                <w:rFonts w:ascii="Trebuchet MS" w:hAnsi="Trebuchet MS" w:cs="Trebuchet MS"/>
                <w:sz w:val="18"/>
                <w:szCs w:val="18"/>
              </w:rPr>
            </w:pPr>
            <w:r w:rsidRPr="005D2495">
              <w:rPr>
                <w:rFonts w:ascii="Trebuchet MS" w:hAnsi="Trebuchet MS" w:cs="Trebuchet MS"/>
                <w:sz w:val="18"/>
                <w:szCs w:val="18"/>
              </w:rPr>
              <w:t>Vejinventar</w:t>
            </w:r>
            <w:r>
              <w:rPr>
                <w:rFonts w:ascii="Trebuchet MS" w:hAnsi="Trebuchet MS"/>
                <w:sz w:val="18"/>
                <w:szCs w:val="18"/>
              </w:rPr>
              <w:t xml:space="preserve"> langs/på offentlige veje.</w:t>
            </w:r>
          </w:p>
        </w:tc>
      </w:tr>
      <w:tr w:rsidR="00CB4BEB" w:rsidRPr="0051728E" w14:paraId="100A3D4E" w14:textId="77777777" w:rsidTr="003C0924">
        <w:trPr>
          <w:trHeight w:hRule="exact" w:val="255"/>
        </w:trPr>
        <w:tc>
          <w:tcPr>
            <w:tcW w:w="2235" w:type="dxa"/>
            <w:shd w:val="clear" w:color="auto" w:fill="E0E0E0"/>
            <w:vAlign w:val="bottom"/>
          </w:tcPr>
          <w:p w14:paraId="7A7A803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4894D05C"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Skilte, autoværn m.v. der står på vejens matrikulære areal eller tilsvarende, hvis vej ikke er udskilt.</w:t>
            </w:r>
          </w:p>
        </w:tc>
      </w:tr>
      <w:tr w:rsidR="00CB4BEB" w:rsidRPr="0051728E" w14:paraId="3C978F28" w14:textId="77777777" w:rsidTr="003C0924">
        <w:trPr>
          <w:trHeight w:hRule="exact" w:val="255"/>
        </w:trPr>
        <w:tc>
          <w:tcPr>
            <w:tcW w:w="2235" w:type="dxa"/>
            <w:shd w:val="clear" w:color="auto" w:fill="E0E0E0"/>
            <w:vAlign w:val="bottom"/>
          </w:tcPr>
          <w:p w14:paraId="73DE91AE"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3C87B0D4"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Skabe et geografisk overblik over hvad der står hvor langs de kommunale veje. Bl.a. til at udbyde vedligeholdelsesarbejdet.</w:t>
            </w:r>
          </w:p>
        </w:tc>
      </w:tr>
      <w:tr w:rsidR="00CB4BEB" w:rsidRPr="0051728E" w14:paraId="7C705EAF" w14:textId="77777777" w:rsidTr="003C0924">
        <w:trPr>
          <w:trHeight w:hRule="exact" w:val="255"/>
        </w:trPr>
        <w:tc>
          <w:tcPr>
            <w:tcW w:w="2235" w:type="dxa"/>
            <w:shd w:val="clear" w:color="auto" w:fill="E0E0E0"/>
            <w:vAlign w:val="bottom"/>
          </w:tcPr>
          <w:p w14:paraId="1D5BB8B7"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62CA0D62" w14:textId="77777777" w:rsidR="00CB4BEB" w:rsidRPr="00FE3FC3" w:rsidRDefault="00CB4BEB" w:rsidP="003C0924">
            <w:pPr>
              <w:rPr>
                <w:rFonts w:ascii="Trebuchet MS" w:hAnsi="Trebuchet MS" w:cs="Trebuchet MS"/>
                <w:sz w:val="18"/>
                <w:szCs w:val="18"/>
              </w:rPr>
            </w:pPr>
          </w:p>
        </w:tc>
      </w:tr>
      <w:tr w:rsidR="00CB4BEB" w:rsidRPr="0051728E" w14:paraId="62CECC32" w14:textId="77777777" w:rsidTr="003C0924">
        <w:trPr>
          <w:trHeight w:hRule="exact" w:val="255"/>
        </w:trPr>
        <w:tc>
          <w:tcPr>
            <w:tcW w:w="2235" w:type="dxa"/>
            <w:shd w:val="clear" w:color="auto" w:fill="E0E0E0"/>
            <w:vAlign w:val="bottom"/>
          </w:tcPr>
          <w:p w14:paraId="7DED69F7" w14:textId="77777777" w:rsidR="00CB4BEB" w:rsidRPr="00492FFE" w:rsidRDefault="00CB4BEB" w:rsidP="003C0924">
            <w:pPr>
              <w:rPr>
                <w:rFonts w:ascii="Trebuchet MS" w:hAnsi="Trebuchet MS" w:cs="Trebuchet MS"/>
                <w:sz w:val="18"/>
                <w:szCs w:val="18"/>
              </w:rPr>
            </w:pPr>
            <w:proofErr w:type="spellStart"/>
            <w:r>
              <w:rPr>
                <w:rFonts w:ascii="Trebuchet MS" w:hAnsi="Trebuchet MS" w:cs="Trebuchet MS"/>
                <w:sz w:val="18"/>
                <w:szCs w:val="18"/>
              </w:rPr>
              <w:t>No</w:t>
            </w:r>
            <w:r w:rsidRPr="000B2E88">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roofErr w:type="spellEnd"/>
          </w:p>
        </w:tc>
        <w:tc>
          <w:tcPr>
            <w:tcW w:w="11340" w:type="dxa"/>
            <w:shd w:val="clear" w:color="auto" w:fill="FFFFFF"/>
            <w:vAlign w:val="bottom"/>
          </w:tcPr>
          <w:p w14:paraId="18071574"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Trafikskilte, autoværn</w:t>
            </w:r>
          </w:p>
        </w:tc>
      </w:tr>
      <w:tr w:rsidR="00CB4BEB" w:rsidRPr="0051728E" w14:paraId="64F67715" w14:textId="77777777" w:rsidTr="003C0924">
        <w:trPr>
          <w:trHeight w:hRule="exact" w:val="255"/>
        </w:trPr>
        <w:tc>
          <w:tcPr>
            <w:tcW w:w="2235" w:type="dxa"/>
            <w:shd w:val="clear" w:color="auto" w:fill="E0E0E0"/>
            <w:vAlign w:val="bottom"/>
          </w:tcPr>
          <w:p w14:paraId="327C77D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6C0DB570"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05D16A2A" w14:textId="77777777" w:rsidTr="003C0924">
        <w:trPr>
          <w:trHeight w:hRule="exact" w:val="255"/>
        </w:trPr>
        <w:tc>
          <w:tcPr>
            <w:tcW w:w="2235" w:type="dxa"/>
            <w:shd w:val="clear" w:color="auto" w:fill="E0E0E0"/>
            <w:vAlign w:val="bottom"/>
          </w:tcPr>
          <w:p w14:paraId="5E4341F6"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55465255" w14:textId="77777777" w:rsidR="00CB4BEB" w:rsidRPr="00FE3FC3" w:rsidRDefault="00CB4BEB" w:rsidP="003C0924">
            <w:pPr>
              <w:rPr>
                <w:rFonts w:ascii="Trebuchet MS" w:hAnsi="Trebuchet MS" w:cs="Trebuchet MS"/>
                <w:sz w:val="18"/>
                <w:szCs w:val="18"/>
              </w:rPr>
            </w:pPr>
          </w:p>
        </w:tc>
      </w:tr>
      <w:tr w:rsidR="00CB4BEB" w:rsidRPr="00186E64" w14:paraId="7E0B58BD" w14:textId="77777777" w:rsidTr="003C0924">
        <w:trPr>
          <w:trHeight w:hRule="exact" w:val="255"/>
        </w:trPr>
        <w:tc>
          <w:tcPr>
            <w:tcW w:w="2235" w:type="dxa"/>
            <w:shd w:val="clear" w:color="auto" w:fill="E0E0E0"/>
            <w:vAlign w:val="bottom"/>
          </w:tcPr>
          <w:p w14:paraId="4DE27438" w14:textId="77777777" w:rsidR="00CB4BEB" w:rsidRPr="00C60C42" w:rsidRDefault="00CB4BEB" w:rsidP="003C0924">
            <w:pPr>
              <w:rPr>
                <w:rFonts w:ascii="Trebuchet MS" w:hAnsi="Trebuchet MS" w:cs="Trebuchet MS"/>
                <w:sz w:val="18"/>
                <w:szCs w:val="18"/>
              </w:rPr>
            </w:pPr>
            <w:proofErr w:type="spellStart"/>
            <w:r w:rsidRPr="00C60C42">
              <w:rPr>
                <w:rFonts w:ascii="Trebuchet MS" w:hAnsi="Trebuchet MS" w:cs="Trebuchet MS"/>
                <w:sz w:val="18"/>
                <w:szCs w:val="18"/>
              </w:rPr>
              <w:t>KLE_koder</w:t>
            </w:r>
            <w:proofErr w:type="spellEnd"/>
          </w:p>
        </w:tc>
        <w:tc>
          <w:tcPr>
            <w:tcW w:w="11340" w:type="dxa"/>
            <w:shd w:val="clear" w:color="auto" w:fill="FFFFFF"/>
            <w:vAlign w:val="bottom"/>
          </w:tcPr>
          <w:p w14:paraId="03917392" w14:textId="77777777" w:rsidR="00CB4BEB" w:rsidRPr="00C60C42" w:rsidRDefault="00CB4BEB" w:rsidP="003C0924">
            <w:pPr>
              <w:rPr>
                <w:rFonts w:ascii="Trebuchet MS" w:hAnsi="Trebuchet MS" w:cs="Trebuchet MS"/>
                <w:sz w:val="18"/>
                <w:szCs w:val="18"/>
              </w:rPr>
            </w:pPr>
            <w:r w:rsidRPr="00450684">
              <w:rPr>
                <w:rFonts w:ascii="Trebuchet MS" w:hAnsi="Trebuchet MS" w:cs="Trebuchet MS"/>
                <w:sz w:val="18"/>
                <w:szCs w:val="18"/>
              </w:rPr>
              <w:t>05.09.10, 05.13.01</w:t>
            </w:r>
          </w:p>
        </w:tc>
      </w:tr>
    </w:tbl>
    <w:p w14:paraId="14584D6A" w14:textId="77777777" w:rsidR="00CB4BEB" w:rsidRPr="00A32757" w:rsidRDefault="00CB4BEB" w:rsidP="00CB4BEB">
      <w:pPr>
        <w:pStyle w:val="Overskrift6"/>
      </w:pPr>
      <w:r>
        <w:t>5.7.7.2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5"/>
        <w:gridCol w:w="8961"/>
      </w:tblGrid>
      <w:tr w:rsidR="00CB4BEB" w:rsidRPr="0051728E" w14:paraId="24F36AB4" w14:textId="77777777" w:rsidTr="003C0924">
        <w:trPr>
          <w:trHeight w:hRule="exact" w:val="255"/>
        </w:trPr>
        <w:tc>
          <w:tcPr>
            <w:tcW w:w="4503" w:type="dxa"/>
            <w:shd w:val="clear" w:color="auto" w:fill="D9D9D9"/>
            <w:vAlign w:val="bottom"/>
          </w:tcPr>
          <w:p w14:paraId="1A9E8DA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4FAC6D8C"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073EAFFD" w14:textId="77777777" w:rsidTr="003C0924">
        <w:trPr>
          <w:trHeight w:hRule="exact" w:val="952"/>
        </w:trPr>
        <w:tc>
          <w:tcPr>
            <w:tcW w:w="4503" w:type="dxa"/>
            <w:shd w:val="clear" w:color="auto" w:fill="E0E0E0"/>
            <w:vAlign w:val="center"/>
          </w:tcPr>
          <w:p w14:paraId="295142E0"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2D7F49C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Først skal der undersøges hvad der allerede er i kommunens fagsystemer og måske lidt i </w:t>
            </w:r>
            <w:proofErr w:type="spellStart"/>
            <w:r w:rsidRPr="00450684">
              <w:rPr>
                <w:rFonts w:ascii="Trebuchet MS" w:hAnsi="Trebuchet MS" w:cs="Trebuchet MS"/>
                <w:sz w:val="18"/>
                <w:szCs w:val="18"/>
              </w:rPr>
              <w:t>GeoDanmark</w:t>
            </w:r>
            <w:proofErr w:type="spellEnd"/>
            <w:r>
              <w:rPr>
                <w:rFonts w:ascii="Trebuchet MS" w:hAnsi="Trebuchet MS" w:cs="Trebuchet MS"/>
                <w:sz w:val="18"/>
                <w:szCs w:val="18"/>
              </w:rPr>
              <w:t>-data (</w:t>
            </w:r>
            <w:proofErr w:type="spellStart"/>
            <w:r>
              <w:rPr>
                <w:rFonts w:ascii="Trebuchet MS" w:hAnsi="Trebuchet MS" w:cs="Trebuchet MS"/>
                <w:sz w:val="18"/>
                <w:szCs w:val="18"/>
              </w:rPr>
              <w:t>autoværn+trafikhegn</w:t>
            </w:r>
            <w:proofErr w:type="spellEnd"/>
            <w:r>
              <w:rPr>
                <w:rFonts w:ascii="Trebuchet MS" w:hAnsi="Trebuchet MS" w:cs="Trebuchet MS"/>
                <w:sz w:val="18"/>
                <w:szCs w:val="18"/>
              </w:rPr>
              <w:t xml:space="preserve">) eller gamle tekniske kort. M.h.t. restmængden så kan noget ses på gode </w:t>
            </w:r>
            <w:proofErr w:type="spellStart"/>
            <w:r>
              <w:rPr>
                <w:rFonts w:ascii="Trebuchet MS" w:hAnsi="Trebuchet MS" w:cs="Trebuchet MS"/>
                <w:sz w:val="18"/>
                <w:szCs w:val="18"/>
              </w:rPr>
              <w:t>ortofotos</w:t>
            </w:r>
            <w:proofErr w:type="spellEnd"/>
            <w:r>
              <w:rPr>
                <w:rFonts w:ascii="Trebuchet MS" w:hAnsi="Trebuchet MS" w:cs="Trebuchet MS"/>
                <w:sz w:val="18"/>
                <w:szCs w:val="18"/>
              </w:rPr>
              <w:t xml:space="preserve"> og resten fremgår af Streetview. En anden angrebsvinkel vil være en GPS/mobil med GPS og så sende den med en flok vejmænd ud i felten. Så kunne der også komme et foto ud til hvert objekt.</w:t>
            </w:r>
          </w:p>
        </w:tc>
      </w:tr>
      <w:tr w:rsidR="00CB4BEB" w:rsidRPr="0051728E" w14:paraId="777B288B" w14:textId="77777777" w:rsidTr="003C0924">
        <w:trPr>
          <w:trHeight w:hRule="exact" w:val="255"/>
        </w:trPr>
        <w:tc>
          <w:tcPr>
            <w:tcW w:w="4503" w:type="dxa"/>
            <w:shd w:val="clear" w:color="auto" w:fill="E0E0E0"/>
            <w:vAlign w:val="bottom"/>
          </w:tcPr>
          <w:p w14:paraId="0AF23C1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09F78377"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type af vejinventar og med mulighed for en bedømmelse af tilstanden.</w:t>
            </w:r>
          </w:p>
        </w:tc>
      </w:tr>
      <w:tr w:rsidR="00CB4BEB" w:rsidRPr="0051728E" w14:paraId="7FB63A0F" w14:textId="77777777" w:rsidTr="003C0924">
        <w:trPr>
          <w:trHeight w:hRule="exact" w:val="255"/>
        </w:trPr>
        <w:tc>
          <w:tcPr>
            <w:tcW w:w="4503" w:type="dxa"/>
            <w:shd w:val="clear" w:color="auto" w:fill="E0E0E0"/>
            <w:vAlign w:val="bottom"/>
          </w:tcPr>
          <w:p w14:paraId="4ACF652A"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lastRenderedPageBreak/>
              <w:t>Minimum størrelser for objekt</w:t>
            </w:r>
          </w:p>
        </w:tc>
        <w:tc>
          <w:tcPr>
            <w:tcW w:w="9072" w:type="dxa"/>
            <w:shd w:val="clear" w:color="auto" w:fill="FFFFFF"/>
            <w:vAlign w:val="bottom"/>
          </w:tcPr>
          <w:p w14:paraId="1168E217"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5138A304" w14:textId="77777777" w:rsidTr="003C0924">
        <w:trPr>
          <w:trHeight w:hRule="exact" w:val="255"/>
        </w:trPr>
        <w:tc>
          <w:tcPr>
            <w:tcW w:w="4503" w:type="dxa"/>
            <w:shd w:val="clear" w:color="auto" w:fill="E0E0E0"/>
            <w:vAlign w:val="bottom"/>
          </w:tcPr>
          <w:p w14:paraId="0CDE4A0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46CA129B" w14:textId="77777777" w:rsidR="00CB4BEB" w:rsidRPr="00024C60" w:rsidRDefault="00CB4BEB" w:rsidP="003C0924">
            <w:pPr>
              <w:rPr>
                <w:rFonts w:ascii="Trebuchet MS" w:hAnsi="Trebuchet MS" w:cs="Trebuchet MS"/>
                <w:sz w:val="18"/>
                <w:szCs w:val="18"/>
              </w:rPr>
            </w:pPr>
          </w:p>
        </w:tc>
      </w:tr>
      <w:tr w:rsidR="00CB4BEB" w:rsidRPr="0051728E" w14:paraId="1F885F86" w14:textId="77777777" w:rsidTr="003C0924">
        <w:trPr>
          <w:trHeight w:hRule="exact" w:val="255"/>
        </w:trPr>
        <w:tc>
          <w:tcPr>
            <w:tcW w:w="4503" w:type="dxa"/>
            <w:shd w:val="clear" w:color="auto" w:fill="E0E0E0"/>
            <w:vAlign w:val="bottom"/>
          </w:tcPr>
          <w:p w14:paraId="04D2C11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2445A99B" w14:textId="77777777" w:rsidR="00CB4BEB" w:rsidRPr="00024C60" w:rsidRDefault="00CB4BEB" w:rsidP="003C0924">
            <w:pPr>
              <w:rPr>
                <w:rFonts w:ascii="Trebuchet MS" w:hAnsi="Trebuchet MS" w:cs="Trebuchet MS"/>
                <w:sz w:val="18"/>
                <w:szCs w:val="18"/>
              </w:rPr>
            </w:pPr>
          </w:p>
        </w:tc>
      </w:tr>
      <w:tr w:rsidR="00CB4BEB" w:rsidRPr="0051728E" w14:paraId="4CDC23FF" w14:textId="77777777" w:rsidTr="003C0924">
        <w:trPr>
          <w:trHeight w:hRule="exact" w:val="255"/>
        </w:trPr>
        <w:tc>
          <w:tcPr>
            <w:tcW w:w="4503" w:type="dxa"/>
            <w:shd w:val="clear" w:color="auto" w:fill="E0E0E0"/>
            <w:vAlign w:val="bottom"/>
          </w:tcPr>
          <w:p w14:paraId="4DC564B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28B5431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Evt. snap til pågældende </w:t>
            </w:r>
            <w:proofErr w:type="spellStart"/>
            <w:r w:rsidRPr="00450684">
              <w:rPr>
                <w:rFonts w:ascii="Trebuchet MS" w:hAnsi="Trebuchet MS" w:cs="Trebuchet MS"/>
                <w:sz w:val="18"/>
                <w:szCs w:val="18"/>
              </w:rPr>
              <w:t>GeoDanmark</w:t>
            </w:r>
            <w:proofErr w:type="spellEnd"/>
            <w:r>
              <w:rPr>
                <w:rFonts w:ascii="Trebuchet MS" w:hAnsi="Trebuchet MS" w:cs="Trebuchet MS"/>
                <w:sz w:val="18"/>
                <w:szCs w:val="18"/>
              </w:rPr>
              <w:t>-objekt (autoværn/trafikhegn.</w:t>
            </w:r>
          </w:p>
        </w:tc>
      </w:tr>
    </w:tbl>
    <w:p w14:paraId="345DC887" w14:textId="77777777" w:rsidR="00CB4BEB" w:rsidRPr="00A32757" w:rsidRDefault="00CB4BEB" w:rsidP="00CB4BEB">
      <w:pPr>
        <w:pStyle w:val="Overskrift6"/>
      </w:pPr>
      <w:r>
        <w:t>5.7.7.3 Kodelister</w:t>
      </w:r>
    </w:p>
    <w:p w14:paraId="0CE2A32F" w14:textId="77777777" w:rsidR="00CB4BEB" w:rsidRPr="00DF11C9" w:rsidRDefault="00CB4BEB" w:rsidP="00CB4BEB">
      <w:pPr>
        <w:autoSpaceDE w:val="0"/>
        <w:autoSpaceDN w:val="0"/>
        <w:adjustRightInd w:val="0"/>
        <w:rPr>
          <w:rFonts w:ascii="Trebuchet MS" w:hAnsi="Trebuchet MS" w:cs="Trebuchet MS"/>
          <w:sz w:val="19"/>
          <w:szCs w:val="19"/>
        </w:rPr>
      </w:pPr>
      <w:r w:rsidRPr="00DF11C9">
        <w:rPr>
          <w:rFonts w:ascii="Trebuchet MS" w:hAnsi="Trebuchet MS" w:cs="Trebuchet MS"/>
          <w:sz w:val="19"/>
          <w:szCs w:val="19"/>
        </w:rPr>
        <w:t>Kodelisterne fungerer som oversættelser mellem anvendte kodeværdier og de matchende forklarende tekster.</w:t>
      </w:r>
    </w:p>
    <w:p w14:paraId="6D9B0821" w14:textId="77777777" w:rsidR="00CB4BEB" w:rsidRPr="00A32757" w:rsidRDefault="00CB4BEB" w:rsidP="00CB4BEB">
      <w:pPr>
        <w:pStyle w:val="Overskrift7"/>
      </w:pPr>
      <w:r>
        <w:t>5.7.7.3</w:t>
      </w:r>
      <w:r w:rsidRPr="00A32757">
        <w:t>.</w:t>
      </w:r>
      <w:r>
        <w:t>1</w:t>
      </w:r>
      <w:r w:rsidRPr="00A32757">
        <w:t xml:space="preserve"> </w:t>
      </w:r>
      <w:r>
        <w:t xml:space="preserve">  5606 </w:t>
      </w:r>
      <w:proofErr w:type="spellStart"/>
      <w:r>
        <w:t>Inventar_type</w:t>
      </w:r>
      <w:proofErr w:type="spellEnd"/>
      <w:r w:rsidRPr="00CC386E">
        <w:rPr>
          <w:rStyle w:val="TypografiOverskrift4BrugerdefineretfarveRGB0Tegn"/>
        </w:rPr>
        <w:t xml:space="preserve"> </w:t>
      </w:r>
      <w:r>
        <w:t>(</w:t>
      </w:r>
      <w:r w:rsidRPr="004D056C">
        <w:t>d_5606_inventar_type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50"/>
        <w:gridCol w:w="2353"/>
        <w:gridCol w:w="1418"/>
        <w:gridCol w:w="7654"/>
      </w:tblGrid>
      <w:tr w:rsidR="00CB4BEB" w:rsidRPr="0051728E" w14:paraId="6CEAAFA2" w14:textId="77777777" w:rsidTr="003C0924">
        <w:trPr>
          <w:trHeight w:hRule="exact" w:val="255"/>
        </w:trPr>
        <w:tc>
          <w:tcPr>
            <w:tcW w:w="2150" w:type="dxa"/>
            <w:tcBorders>
              <w:bottom w:val="single" w:sz="4" w:space="0" w:color="auto"/>
            </w:tcBorders>
            <w:shd w:val="clear" w:color="auto" w:fill="D9D9D9"/>
            <w:vAlign w:val="bottom"/>
          </w:tcPr>
          <w:p w14:paraId="6F93D3D2" w14:textId="77777777" w:rsidR="00CB4BEB" w:rsidRPr="0051728E" w:rsidRDefault="00CB4BEB" w:rsidP="003C0924">
            <w:pPr>
              <w:rPr>
                <w:rFonts w:ascii="Trebuchet MS" w:hAnsi="Trebuchet MS" w:cs="Trebuchet MS"/>
                <w:b/>
                <w:bCs/>
                <w:sz w:val="18"/>
                <w:szCs w:val="18"/>
              </w:rPr>
            </w:pPr>
            <w:proofErr w:type="spellStart"/>
            <w:r>
              <w:rPr>
                <w:rFonts w:ascii="Trebuchet MS" w:hAnsi="Trebuchet MS" w:cs="Trebuchet MS"/>
                <w:b/>
                <w:bCs/>
                <w:sz w:val="18"/>
                <w:szCs w:val="18"/>
              </w:rPr>
              <w:t>inventar_type_kode</w:t>
            </w:r>
            <w:proofErr w:type="spellEnd"/>
          </w:p>
        </w:tc>
        <w:tc>
          <w:tcPr>
            <w:tcW w:w="2353" w:type="dxa"/>
            <w:tcBorders>
              <w:bottom w:val="single" w:sz="4" w:space="0" w:color="auto"/>
            </w:tcBorders>
            <w:shd w:val="clear" w:color="auto" w:fill="D9D9D9"/>
            <w:vAlign w:val="bottom"/>
          </w:tcPr>
          <w:p w14:paraId="1532069E" w14:textId="77777777" w:rsidR="00CB4BEB" w:rsidRPr="0051728E" w:rsidRDefault="00CB4BEB" w:rsidP="003C0924">
            <w:pPr>
              <w:rPr>
                <w:rFonts w:ascii="Trebuchet MS" w:hAnsi="Trebuchet MS" w:cs="Trebuchet MS"/>
                <w:bCs/>
                <w:sz w:val="18"/>
                <w:szCs w:val="18"/>
              </w:rPr>
            </w:pPr>
            <w:proofErr w:type="spellStart"/>
            <w:r>
              <w:rPr>
                <w:rFonts w:ascii="Trebuchet MS" w:hAnsi="Trebuchet MS" w:cs="Trebuchet MS"/>
                <w:b/>
                <w:bCs/>
                <w:sz w:val="18"/>
                <w:szCs w:val="18"/>
              </w:rPr>
              <w:t>inventar_type</w:t>
            </w:r>
            <w:proofErr w:type="spellEnd"/>
          </w:p>
        </w:tc>
        <w:tc>
          <w:tcPr>
            <w:tcW w:w="1418" w:type="dxa"/>
            <w:tcBorders>
              <w:bottom w:val="single" w:sz="4" w:space="0" w:color="auto"/>
            </w:tcBorders>
            <w:shd w:val="clear" w:color="auto" w:fill="D9D9D9"/>
            <w:vAlign w:val="bottom"/>
          </w:tcPr>
          <w:p w14:paraId="3B34A175"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7654" w:type="dxa"/>
            <w:tcBorders>
              <w:bottom w:val="single" w:sz="4" w:space="0" w:color="auto"/>
            </w:tcBorders>
            <w:shd w:val="clear" w:color="auto" w:fill="D9D9D9"/>
            <w:vAlign w:val="bottom"/>
          </w:tcPr>
          <w:p w14:paraId="6D22D8F9"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01E62A95"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0260B857" w14:textId="77777777" w:rsidR="00CB4BEB" w:rsidRPr="005D2495" w:rsidRDefault="00CB4BEB" w:rsidP="003C0924">
            <w:pPr>
              <w:jc w:val="center"/>
              <w:rPr>
                <w:rFonts w:ascii="Trebuchet MS" w:hAnsi="Trebuchet MS"/>
                <w:sz w:val="18"/>
                <w:szCs w:val="18"/>
              </w:rPr>
            </w:pPr>
            <w:r w:rsidRPr="005D2495">
              <w:rPr>
                <w:rFonts w:ascii="Trebuchet MS" w:hAnsi="Trebuchet MS"/>
                <w:sz w:val="18"/>
                <w:szCs w:val="18"/>
              </w:rPr>
              <w:t>1</w:t>
            </w:r>
          </w:p>
        </w:tc>
        <w:tc>
          <w:tcPr>
            <w:tcW w:w="2353" w:type="dxa"/>
            <w:tcBorders>
              <w:top w:val="single" w:sz="4" w:space="0" w:color="auto"/>
              <w:left w:val="single" w:sz="4" w:space="0" w:color="auto"/>
              <w:bottom w:val="single" w:sz="4" w:space="0" w:color="auto"/>
            </w:tcBorders>
            <w:shd w:val="clear" w:color="auto" w:fill="FFFFFF"/>
            <w:vAlign w:val="bottom"/>
          </w:tcPr>
          <w:p w14:paraId="538C9707" w14:textId="77777777" w:rsidR="00CB4BEB" w:rsidRPr="005D2495" w:rsidRDefault="00CB4BEB" w:rsidP="003C0924">
            <w:pPr>
              <w:rPr>
                <w:rFonts w:ascii="Trebuchet MS" w:hAnsi="Trebuchet MS"/>
                <w:sz w:val="18"/>
                <w:szCs w:val="18"/>
              </w:rPr>
            </w:pPr>
            <w:r w:rsidRPr="005D2495">
              <w:rPr>
                <w:rFonts w:ascii="Trebuchet MS" w:hAnsi="Trebuchet MS"/>
                <w:sz w:val="18"/>
                <w:szCs w:val="18"/>
              </w:rPr>
              <w:t>Pullert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38AD4F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1017F387" w14:textId="77777777" w:rsidR="00CB4BEB" w:rsidRPr="00FE3FC3" w:rsidRDefault="00CB4BEB" w:rsidP="003C0924">
            <w:pPr>
              <w:rPr>
                <w:rFonts w:ascii="Trebuchet MS" w:hAnsi="Trebuchet MS" w:cs="Trebuchet MS"/>
                <w:sz w:val="18"/>
                <w:szCs w:val="18"/>
              </w:rPr>
            </w:pPr>
            <w:r w:rsidRPr="007002C5">
              <w:rPr>
                <w:rFonts w:ascii="Trebuchet MS" w:hAnsi="Trebuchet MS" w:cs="Trebuchet MS"/>
                <w:sz w:val="18"/>
                <w:szCs w:val="18"/>
              </w:rPr>
              <w:t>Pæl eller stolpe</w:t>
            </w:r>
          </w:p>
        </w:tc>
      </w:tr>
      <w:tr w:rsidR="00CB4BEB" w:rsidRPr="0051728E" w14:paraId="4850E119"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75FC53DE" w14:textId="77777777" w:rsidR="00CB4BEB" w:rsidRPr="005D2495" w:rsidRDefault="00CB4BEB" w:rsidP="003C0924">
            <w:pPr>
              <w:jc w:val="center"/>
              <w:rPr>
                <w:rFonts w:ascii="Trebuchet MS" w:hAnsi="Trebuchet MS"/>
                <w:sz w:val="18"/>
                <w:szCs w:val="18"/>
              </w:rPr>
            </w:pPr>
            <w:r>
              <w:rPr>
                <w:rFonts w:ascii="Trebuchet MS" w:hAnsi="Trebuchet MS"/>
                <w:sz w:val="18"/>
                <w:szCs w:val="18"/>
              </w:rPr>
              <w:t>2</w:t>
            </w:r>
          </w:p>
        </w:tc>
        <w:tc>
          <w:tcPr>
            <w:tcW w:w="2353" w:type="dxa"/>
            <w:tcBorders>
              <w:top w:val="single" w:sz="4" w:space="0" w:color="auto"/>
              <w:left w:val="single" w:sz="4" w:space="0" w:color="auto"/>
              <w:bottom w:val="single" w:sz="4" w:space="0" w:color="auto"/>
            </w:tcBorders>
            <w:shd w:val="clear" w:color="auto" w:fill="FFFFFF"/>
            <w:vAlign w:val="bottom"/>
          </w:tcPr>
          <w:p w14:paraId="6C2A5F43" w14:textId="77777777" w:rsidR="00CB4BEB" w:rsidRPr="005D2495" w:rsidRDefault="00CB4BEB" w:rsidP="003C0924">
            <w:pPr>
              <w:rPr>
                <w:rFonts w:ascii="Trebuchet MS" w:hAnsi="Trebuchet MS"/>
                <w:sz w:val="18"/>
                <w:szCs w:val="18"/>
              </w:rPr>
            </w:pPr>
            <w:r>
              <w:rPr>
                <w:rFonts w:ascii="Trebuchet MS" w:hAnsi="Trebuchet MS"/>
                <w:sz w:val="18"/>
                <w:szCs w:val="18"/>
              </w:rPr>
              <w:t>Trafiks</w:t>
            </w:r>
            <w:r w:rsidRPr="005D2495">
              <w:rPr>
                <w:rFonts w:ascii="Trebuchet MS" w:hAnsi="Trebuchet MS"/>
                <w:sz w:val="18"/>
                <w:szCs w:val="18"/>
              </w:rPr>
              <w:t>kilte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095889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73A627C7"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Trafik</w:t>
            </w:r>
            <w:r w:rsidRPr="007002C5">
              <w:rPr>
                <w:rFonts w:ascii="Trebuchet MS" w:hAnsi="Trebuchet MS" w:cs="Trebuchet MS"/>
                <w:sz w:val="18"/>
                <w:szCs w:val="18"/>
              </w:rPr>
              <w:t>skilte m</w:t>
            </w:r>
            <w:r>
              <w:rPr>
                <w:rFonts w:ascii="Trebuchet MS" w:hAnsi="Trebuchet MS" w:cs="Trebuchet MS"/>
                <w:sz w:val="18"/>
                <w:szCs w:val="18"/>
              </w:rPr>
              <w:t>ed f.eks. vigepligt, parkeringsforbud m.v.</w:t>
            </w:r>
          </w:p>
        </w:tc>
      </w:tr>
      <w:tr w:rsidR="00CB4BEB" w:rsidRPr="0051728E" w14:paraId="266CDA0A"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61D853D2" w14:textId="77777777" w:rsidR="00CB4BEB" w:rsidRPr="005D2495" w:rsidRDefault="00CB4BEB" w:rsidP="003C0924">
            <w:pPr>
              <w:jc w:val="center"/>
              <w:rPr>
                <w:rFonts w:ascii="Trebuchet MS" w:hAnsi="Trebuchet MS"/>
                <w:sz w:val="18"/>
                <w:szCs w:val="18"/>
              </w:rPr>
            </w:pPr>
            <w:r>
              <w:rPr>
                <w:rFonts w:ascii="Trebuchet MS" w:hAnsi="Trebuchet MS"/>
                <w:sz w:val="18"/>
                <w:szCs w:val="18"/>
              </w:rPr>
              <w:t>3</w:t>
            </w:r>
          </w:p>
        </w:tc>
        <w:tc>
          <w:tcPr>
            <w:tcW w:w="2353" w:type="dxa"/>
            <w:tcBorders>
              <w:top w:val="single" w:sz="4" w:space="0" w:color="auto"/>
              <w:left w:val="single" w:sz="4" w:space="0" w:color="auto"/>
              <w:bottom w:val="single" w:sz="4" w:space="0" w:color="auto"/>
            </w:tcBorders>
            <w:shd w:val="clear" w:color="auto" w:fill="FFFFFF"/>
            <w:vAlign w:val="bottom"/>
          </w:tcPr>
          <w:p w14:paraId="43149407" w14:textId="77777777" w:rsidR="00CB4BEB" w:rsidRPr="005D2495" w:rsidRDefault="00CB4BEB" w:rsidP="003C0924">
            <w:pPr>
              <w:rPr>
                <w:rFonts w:ascii="Trebuchet MS" w:hAnsi="Trebuchet MS"/>
                <w:sz w:val="18"/>
                <w:szCs w:val="18"/>
              </w:rPr>
            </w:pPr>
            <w:r w:rsidRPr="005D2495">
              <w:rPr>
                <w:rFonts w:ascii="Trebuchet MS" w:hAnsi="Trebuchet MS"/>
                <w:sz w:val="18"/>
                <w:szCs w:val="18"/>
              </w:rPr>
              <w:t>Rampe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77FAA3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47B28388"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 xml:space="preserve">Skrående flade, der </w:t>
            </w:r>
            <w:r w:rsidRPr="007002C5">
              <w:rPr>
                <w:rFonts w:ascii="Trebuchet MS" w:hAnsi="Trebuchet MS" w:cs="Trebuchet MS"/>
                <w:sz w:val="18"/>
                <w:szCs w:val="18"/>
              </w:rPr>
              <w:t>give</w:t>
            </w:r>
            <w:r>
              <w:rPr>
                <w:rFonts w:ascii="Trebuchet MS" w:hAnsi="Trebuchet MS" w:cs="Trebuchet MS"/>
                <w:sz w:val="18"/>
                <w:szCs w:val="18"/>
              </w:rPr>
              <w:t>r</w:t>
            </w:r>
            <w:r w:rsidRPr="007002C5">
              <w:rPr>
                <w:rFonts w:ascii="Trebuchet MS" w:hAnsi="Trebuchet MS" w:cs="Trebuchet MS"/>
                <w:sz w:val="18"/>
                <w:szCs w:val="18"/>
              </w:rPr>
              <w:t xml:space="preserve"> niveaufri passage</w:t>
            </w:r>
          </w:p>
        </w:tc>
      </w:tr>
      <w:tr w:rsidR="00CB4BEB" w:rsidRPr="0051728E" w14:paraId="29DE0B9A"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38F57F1C" w14:textId="77777777" w:rsidR="00CB4BEB" w:rsidRPr="005D2495" w:rsidRDefault="00CB4BEB" w:rsidP="003C0924">
            <w:pPr>
              <w:jc w:val="center"/>
              <w:rPr>
                <w:rFonts w:ascii="Trebuchet MS" w:hAnsi="Trebuchet MS"/>
                <w:sz w:val="18"/>
                <w:szCs w:val="18"/>
              </w:rPr>
            </w:pPr>
            <w:r>
              <w:rPr>
                <w:rFonts w:ascii="Trebuchet MS" w:hAnsi="Trebuchet MS"/>
                <w:sz w:val="18"/>
                <w:szCs w:val="18"/>
              </w:rPr>
              <w:t>4</w:t>
            </w:r>
          </w:p>
        </w:tc>
        <w:tc>
          <w:tcPr>
            <w:tcW w:w="2353" w:type="dxa"/>
            <w:tcBorders>
              <w:top w:val="single" w:sz="4" w:space="0" w:color="auto"/>
              <w:left w:val="single" w:sz="4" w:space="0" w:color="auto"/>
              <w:bottom w:val="single" w:sz="4" w:space="0" w:color="auto"/>
            </w:tcBorders>
            <w:shd w:val="clear" w:color="auto" w:fill="FFFFFF"/>
            <w:vAlign w:val="bottom"/>
          </w:tcPr>
          <w:p w14:paraId="3D1A27F8" w14:textId="77777777" w:rsidR="00CB4BEB" w:rsidRPr="005D2495" w:rsidRDefault="00CB4BEB" w:rsidP="003C0924">
            <w:pPr>
              <w:rPr>
                <w:rFonts w:ascii="Trebuchet MS" w:hAnsi="Trebuchet MS"/>
                <w:sz w:val="18"/>
                <w:szCs w:val="18"/>
              </w:rPr>
            </w:pPr>
            <w:r>
              <w:rPr>
                <w:rFonts w:ascii="Trebuchet MS" w:hAnsi="Trebuchet MS"/>
                <w:sz w:val="18"/>
                <w:szCs w:val="18"/>
              </w:rPr>
              <w:t>P</w:t>
            </w:r>
            <w:r w:rsidRPr="005D2495">
              <w:rPr>
                <w:rFonts w:ascii="Trebuchet MS" w:hAnsi="Trebuchet MS"/>
                <w:sz w:val="18"/>
                <w:szCs w:val="18"/>
              </w:rPr>
              <w:t>-automater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F7C23E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487ACB82" w14:textId="77777777" w:rsidR="00CB4BEB" w:rsidRPr="00FE3FC3" w:rsidRDefault="00CB4BEB" w:rsidP="003C0924">
            <w:pPr>
              <w:rPr>
                <w:rFonts w:ascii="Trebuchet MS" w:hAnsi="Trebuchet MS" w:cs="Trebuchet MS"/>
                <w:sz w:val="18"/>
                <w:szCs w:val="18"/>
              </w:rPr>
            </w:pPr>
            <w:r w:rsidRPr="007002C5">
              <w:rPr>
                <w:rFonts w:ascii="Trebuchet MS" w:hAnsi="Trebuchet MS" w:cs="Trebuchet MS"/>
                <w:sz w:val="18"/>
                <w:szCs w:val="18"/>
              </w:rPr>
              <w:t>Automat til at købe parkeringsbillet i.</w:t>
            </w:r>
          </w:p>
        </w:tc>
      </w:tr>
      <w:tr w:rsidR="00CB4BEB" w:rsidRPr="0051728E" w14:paraId="361B7C51"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466FD076" w14:textId="77777777" w:rsidR="00CB4BEB" w:rsidRPr="005D2495" w:rsidRDefault="00CB4BEB" w:rsidP="003C0924">
            <w:pPr>
              <w:jc w:val="center"/>
              <w:rPr>
                <w:rFonts w:ascii="Trebuchet MS" w:hAnsi="Trebuchet MS"/>
                <w:sz w:val="18"/>
                <w:szCs w:val="18"/>
              </w:rPr>
            </w:pPr>
            <w:r>
              <w:rPr>
                <w:rFonts w:ascii="Trebuchet MS" w:hAnsi="Trebuchet MS"/>
                <w:sz w:val="18"/>
                <w:szCs w:val="18"/>
              </w:rPr>
              <w:t>5</w:t>
            </w:r>
          </w:p>
        </w:tc>
        <w:tc>
          <w:tcPr>
            <w:tcW w:w="2353" w:type="dxa"/>
            <w:tcBorders>
              <w:top w:val="single" w:sz="4" w:space="0" w:color="auto"/>
              <w:left w:val="single" w:sz="4" w:space="0" w:color="auto"/>
              <w:bottom w:val="single" w:sz="4" w:space="0" w:color="auto"/>
            </w:tcBorders>
            <w:shd w:val="clear" w:color="auto" w:fill="FFFFFF"/>
            <w:vAlign w:val="bottom"/>
          </w:tcPr>
          <w:p w14:paraId="4A9D1D94" w14:textId="77777777" w:rsidR="00CB4BEB" w:rsidRPr="005D2495" w:rsidRDefault="00CB4BEB" w:rsidP="003C0924">
            <w:pPr>
              <w:rPr>
                <w:rFonts w:ascii="Trebuchet MS" w:hAnsi="Trebuchet MS"/>
                <w:sz w:val="18"/>
                <w:szCs w:val="18"/>
              </w:rPr>
            </w:pPr>
            <w:r w:rsidRPr="005D2495">
              <w:rPr>
                <w:rFonts w:ascii="Trebuchet MS" w:hAnsi="Trebuchet MS"/>
                <w:sz w:val="18"/>
                <w:szCs w:val="18"/>
              </w:rPr>
              <w:t>Signalanlæg (lyssignaler)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884810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5E5676E1" w14:textId="77777777" w:rsidR="00CB4BEB" w:rsidRPr="00FE3FC3" w:rsidRDefault="00CB4BEB" w:rsidP="003C0924">
            <w:pPr>
              <w:rPr>
                <w:rFonts w:ascii="Trebuchet MS" w:hAnsi="Trebuchet MS" w:cs="Trebuchet MS"/>
                <w:sz w:val="18"/>
                <w:szCs w:val="18"/>
              </w:rPr>
            </w:pPr>
            <w:r w:rsidRPr="007002C5">
              <w:rPr>
                <w:rFonts w:ascii="Trebuchet MS" w:hAnsi="Trebuchet MS" w:cs="Trebuchet MS"/>
                <w:sz w:val="18"/>
                <w:szCs w:val="18"/>
              </w:rPr>
              <w:t>Lysregulering typisk i vejkryds.</w:t>
            </w:r>
          </w:p>
        </w:tc>
      </w:tr>
      <w:tr w:rsidR="00CB4BEB" w:rsidRPr="0051728E" w14:paraId="19391EEF"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577CFC73" w14:textId="77777777" w:rsidR="00CB4BEB" w:rsidRPr="005D2495" w:rsidRDefault="00CB4BEB" w:rsidP="003C0924">
            <w:pPr>
              <w:jc w:val="center"/>
              <w:rPr>
                <w:rFonts w:ascii="Trebuchet MS" w:hAnsi="Trebuchet MS"/>
                <w:sz w:val="18"/>
                <w:szCs w:val="18"/>
              </w:rPr>
            </w:pPr>
            <w:r>
              <w:rPr>
                <w:rFonts w:ascii="Trebuchet MS" w:hAnsi="Trebuchet MS"/>
                <w:sz w:val="18"/>
                <w:szCs w:val="18"/>
              </w:rPr>
              <w:t>6</w:t>
            </w:r>
          </w:p>
        </w:tc>
        <w:tc>
          <w:tcPr>
            <w:tcW w:w="2353" w:type="dxa"/>
            <w:tcBorders>
              <w:top w:val="single" w:sz="4" w:space="0" w:color="auto"/>
              <w:left w:val="single" w:sz="4" w:space="0" w:color="auto"/>
              <w:bottom w:val="single" w:sz="4" w:space="0" w:color="auto"/>
            </w:tcBorders>
            <w:shd w:val="clear" w:color="auto" w:fill="FFFFFF"/>
            <w:vAlign w:val="bottom"/>
          </w:tcPr>
          <w:p w14:paraId="70EDBD7D" w14:textId="77777777" w:rsidR="00CB4BEB" w:rsidRPr="005D2495" w:rsidRDefault="00CB4BEB" w:rsidP="003C0924">
            <w:pPr>
              <w:rPr>
                <w:rFonts w:ascii="Trebuchet MS" w:hAnsi="Trebuchet MS"/>
                <w:sz w:val="18"/>
                <w:szCs w:val="18"/>
              </w:rPr>
            </w:pPr>
            <w:r>
              <w:rPr>
                <w:rFonts w:ascii="Trebuchet MS" w:hAnsi="Trebuchet MS"/>
                <w:sz w:val="18"/>
                <w:szCs w:val="18"/>
              </w:rPr>
              <w:t>Vejnavneskilt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B8B4BF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59EDF767" w14:textId="77777777" w:rsidR="00CB4BEB" w:rsidRPr="007002C5" w:rsidRDefault="00CB4BEB" w:rsidP="003C0924">
            <w:pPr>
              <w:rPr>
                <w:rFonts w:ascii="Trebuchet MS" w:hAnsi="Trebuchet MS" w:cs="Trebuchet MS"/>
                <w:sz w:val="18"/>
                <w:szCs w:val="18"/>
              </w:rPr>
            </w:pPr>
            <w:r>
              <w:rPr>
                <w:rFonts w:ascii="Trebuchet MS" w:hAnsi="Trebuchet MS" w:cs="Trebuchet MS"/>
                <w:sz w:val="18"/>
                <w:szCs w:val="18"/>
              </w:rPr>
              <w:t>Skiltet med vejens navn</w:t>
            </w:r>
          </w:p>
        </w:tc>
      </w:tr>
      <w:tr w:rsidR="00CB4BEB" w:rsidRPr="0051728E" w14:paraId="6B5668CC"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3F647B9C" w14:textId="77777777" w:rsidR="00CB4BEB" w:rsidRPr="005D2495" w:rsidRDefault="00CB4BEB" w:rsidP="003C0924">
            <w:pPr>
              <w:jc w:val="center"/>
              <w:rPr>
                <w:rFonts w:ascii="Trebuchet MS" w:hAnsi="Trebuchet MS"/>
                <w:sz w:val="18"/>
                <w:szCs w:val="18"/>
              </w:rPr>
            </w:pPr>
            <w:r>
              <w:rPr>
                <w:rFonts w:ascii="Trebuchet MS" w:hAnsi="Trebuchet MS"/>
                <w:sz w:val="18"/>
                <w:szCs w:val="18"/>
              </w:rPr>
              <w:t>7</w:t>
            </w:r>
          </w:p>
        </w:tc>
        <w:tc>
          <w:tcPr>
            <w:tcW w:w="2353" w:type="dxa"/>
            <w:tcBorders>
              <w:top w:val="single" w:sz="4" w:space="0" w:color="auto"/>
              <w:left w:val="single" w:sz="4" w:space="0" w:color="auto"/>
              <w:bottom w:val="single" w:sz="4" w:space="0" w:color="auto"/>
            </w:tcBorders>
            <w:shd w:val="clear" w:color="auto" w:fill="FFFFFF"/>
            <w:vAlign w:val="bottom"/>
          </w:tcPr>
          <w:p w14:paraId="0CE6DFC6" w14:textId="77777777" w:rsidR="00CB4BEB" w:rsidRPr="005D2495" w:rsidRDefault="00CB4BEB" w:rsidP="003C0924">
            <w:pPr>
              <w:rPr>
                <w:rFonts w:ascii="Trebuchet MS" w:hAnsi="Trebuchet MS"/>
                <w:sz w:val="18"/>
                <w:szCs w:val="18"/>
              </w:rPr>
            </w:pPr>
            <w:r>
              <w:rPr>
                <w:rFonts w:ascii="Trebuchet MS" w:hAnsi="Trebuchet MS"/>
                <w:sz w:val="18"/>
                <w:szCs w:val="18"/>
              </w:rPr>
              <w:t>Belysning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023691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3982D5F2" w14:textId="77777777" w:rsidR="00CB4BEB" w:rsidRPr="007002C5" w:rsidRDefault="00CB4BEB" w:rsidP="003C0924">
            <w:pPr>
              <w:rPr>
                <w:rFonts w:ascii="Trebuchet MS" w:hAnsi="Trebuchet MS" w:cs="Trebuchet MS"/>
                <w:sz w:val="18"/>
                <w:szCs w:val="18"/>
              </w:rPr>
            </w:pPr>
            <w:r>
              <w:rPr>
                <w:rFonts w:ascii="Trebuchet MS" w:hAnsi="Trebuchet MS" w:cs="Trebuchet MS"/>
                <w:sz w:val="18"/>
                <w:szCs w:val="18"/>
              </w:rPr>
              <w:t>Gadelys</w:t>
            </w:r>
          </w:p>
        </w:tc>
      </w:tr>
      <w:tr w:rsidR="00CB4BEB" w:rsidRPr="0051728E" w14:paraId="7E3B302F"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6CFF49AD" w14:textId="77777777" w:rsidR="00CB4BEB" w:rsidRPr="005D2495" w:rsidRDefault="00CB4BEB" w:rsidP="003C0924">
            <w:pPr>
              <w:jc w:val="center"/>
              <w:rPr>
                <w:rFonts w:ascii="Trebuchet MS" w:hAnsi="Trebuchet MS"/>
                <w:sz w:val="18"/>
                <w:szCs w:val="18"/>
              </w:rPr>
            </w:pPr>
            <w:r>
              <w:rPr>
                <w:rFonts w:ascii="Trebuchet MS" w:hAnsi="Trebuchet MS"/>
                <w:sz w:val="18"/>
                <w:szCs w:val="18"/>
              </w:rPr>
              <w:t>8</w:t>
            </w:r>
          </w:p>
        </w:tc>
        <w:tc>
          <w:tcPr>
            <w:tcW w:w="2353" w:type="dxa"/>
            <w:tcBorders>
              <w:top w:val="single" w:sz="4" w:space="0" w:color="auto"/>
              <w:left w:val="single" w:sz="4" w:space="0" w:color="auto"/>
              <w:bottom w:val="single" w:sz="4" w:space="0" w:color="auto"/>
            </w:tcBorders>
            <w:shd w:val="clear" w:color="auto" w:fill="FFFFFF"/>
            <w:vAlign w:val="bottom"/>
          </w:tcPr>
          <w:p w14:paraId="18BA5D86" w14:textId="77777777" w:rsidR="00CB4BEB" w:rsidRPr="005D2495" w:rsidRDefault="00CB4BEB" w:rsidP="003C0924">
            <w:pPr>
              <w:rPr>
                <w:rFonts w:ascii="Trebuchet MS" w:hAnsi="Trebuchet MS"/>
                <w:sz w:val="18"/>
                <w:szCs w:val="18"/>
              </w:rPr>
            </w:pPr>
            <w:r>
              <w:rPr>
                <w:rFonts w:ascii="Trebuchet MS" w:hAnsi="Trebuchet MS"/>
                <w:sz w:val="18"/>
                <w:szCs w:val="18"/>
              </w:rPr>
              <w:t>Pumpestation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0A291E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37C43BE9" w14:textId="77777777" w:rsidR="00CB4BEB" w:rsidRPr="007002C5" w:rsidRDefault="00CB4BEB" w:rsidP="003C0924">
            <w:pPr>
              <w:rPr>
                <w:rFonts w:ascii="Trebuchet MS" w:hAnsi="Trebuchet MS" w:cs="Trebuchet MS"/>
                <w:sz w:val="18"/>
                <w:szCs w:val="18"/>
              </w:rPr>
            </w:pPr>
            <w:r>
              <w:rPr>
                <w:rFonts w:ascii="Trebuchet MS" w:hAnsi="Trebuchet MS" w:cs="Trebuchet MS"/>
                <w:sz w:val="18"/>
                <w:szCs w:val="18"/>
              </w:rPr>
              <w:t>Pumpestation for vejanlæg</w:t>
            </w:r>
          </w:p>
        </w:tc>
      </w:tr>
      <w:tr w:rsidR="00CB4BEB" w:rsidRPr="0051728E" w14:paraId="4346CF53"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3FB47369" w14:textId="77777777" w:rsidR="00CB4BEB" w:rsidRPr="00450684" w:rsidRDefault="00CB4BEB" w:rsidP="003C0924">
            <w:pPr>
              <w:jc w:val="center"/>
              <w:rPr>
                <w:rFonts w:ascii="Trebuchet MS" w:hAnsi="Trebuchet MS" w:cs="Trebuchet MS"/>
                <w:sz w:val="18"/>
                <w:szCs w:val="18"/>
              </w:rPr>
            </w:pPr>
            <w:r w:rsidRPr="00450684">
              <w:rPr>
                <w:rFonts w:ascii="Trebuchet MS" w:hAnsi="Trebuchet MS" w:cs="Trebuchet MS"/>
                <w:sz w:val="18"/>
                <w:szCs w:val="18"/>
              </w:rPr>
              <w:t>9</w:t>
            </w:r>
          </w:p>
        </w:tc>
        <w:tc>
          <w:tcPr>
            <w:tcW w:w="2353" w:type="dxa"/>
            <w:tcBorders>
              <w:top w:val="single" w:sz="4" w:space="0" w:color="auto"/>
              <w:left w:val="single" w:sz="4" w:space="0" w:color="auto"/>
              <w:bottom w:val="single" w:sz="4" w:space="0" w:color="auto"/>
            </w:tcBorders>
            <w:shd w:val="clear" w:color="auto" w:fill="FFFFFF"/>
            <w:vAlign w:val="bottom"/>
          </w:tcPr>
          <w:p w14:paraId="08BC5233" w14:textId="77777777" w:rsidR="00CB4BEB" w:rsidRPr="00450684" w:rsidRDefault="00CB4BEB" w:rsidP="003C0924">
            <w:pPr>
              <w:rPr>
                <w:rFonts w:ascii="Trebuchet MS" w:hAnsi="Trebuchet MS" w:cs="Trebuchet MS"/>
                <w:sz w:val="18"/>
                <w:szCs w:val="18"/>
              </w:rPr>
            </w:pPr>
            <w:r w:rsidRPr="00450684">
              <w:rPr>
                <w:rFonts w:ascii="Trebuchet MS" w:hAnsi="Trebuchet MS" w:cs="Trebuchet MS"/>
                <w:sz w:val="18"/>
                <w:szCs w:val="18"/>
              </w:rPr>
              <w:t>El-skab</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BAA13D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06C80A7B" w14:textId="77777777" w:rsidR="00CB4BEB" w:rsidRPr="007002C5" w:rsidRDefault="00CB4BEB" w:rsidP="003C0924">
            <w:pPr>
              <w:rPr>
                <w:rFonts w:ascii="Trebuchet MS" w:hAnsi="Trebuchet MS" w:cs="Trebuchet MS"/>
                <w:sz w:val="18"/>
                <w:szCs w:val="18"/>
              </w:rPr>
            </w:pPr>
            <w:r w:rsidRPr="007E0FF5">
              <w:rPr>
                <w:rFonts w:ascii="Trebuchet MS" w:hAnsi="Trebuchet MS" w:cs="Trebuchet MS"/>
                <w:sz w:val="18"/>
                <w:szCs w:val="18"/>
              </w:rPr>
              <w:t>Skab hver der elektriske installationer m.v.</w:t>
            </w:r>
          </w:p>
        </w:tc>
      </w:tr>
      <w:tr w:rsidR="00CB4BEB" w:rsidRPr="0051728E" w14:paraId="7E509C05"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0E8C774D" w14:textId="77777777" w:rsidR="00CB4BEB" w:rsidRPr="00450684" w:rsidRDefault="00CB4BEB" w:rsidP="003C0924">
            <w:pPr>
              <w:jc w:val="center"/>
              <w:rPr>
                <w:rFonts w:ascii="Trebuchet MS" w:hAnsi="Trebuchet MS" w:cs="Trebuchet MS"/>
                <w:sz w:val="18"/>
                <w:szCs w:val="18"/>
              </w:rPr>
            </w:pPr>
            <w:r w:rsidRPr="00450684">
              <w:rPr>
                <w:rFonts w:ascii="Trebuchet MS" w:hAnsi="Trebuchet MS" w:cs="Trebuchet MS"/>
                <w:sz w:val="18"/>
                <w:szCs w:val="18"/>
              </w:rPr>
              <w:t>10</w:t>
            </w:r>
          </w:p>
        </w:tc>
        <w:tc>
          <w:tcPr>
            <w:tcW w:w="2353" w:type="dxa"/>
            <w:tcBorders>
              <w:top w:val="single" w:sz="4" w:space="0" w:color="auto"/>
              <w:left w:val="single" w:sz="4" w:space="0" w:color="auto"/>
              <w:bottom w:val="single" w:sz="4" w:space="0" w:color="auto"/>
            </w:tcBorders>
            <w:shd w:val="clear" w:color="auto" w:fill="FFFFFF"/>
            <w:vAlign w:val="bottom"/>
          </w:tcPr>
          <w:p w14:paraId="3DC977C6" w14:textId="77777777" w:rsidR="00CB4BEB" w:rsidRPr="00450684" w:rsidRDefault="00CB4BEB" w:rsidP="003C0924">
            <w:pPr>
              <w:rPr>
                <w:rFonts w:ascii="Trebuchet MS" w:hAnsi="Trebuchet MS" w:cs="Trebuchet MS"/>
                <w:sz w:val="18"/>
                <w:szCs w:val="18"/>
              </w:rPr>
            </w:pPr>
            <w:proofErr w:type="spellStart"/>
            <w:r w:rsidRPr="00450684">
              <w:rPr>
                <w:rFonts w:ascii="Trebuchet MS" w:hAnsi="Trebuchet MS" w:cs="Trebuchet MS"/>
                <w:sz w:val="18"/>
                <w:szCs w:val="18"/>
              </w:rPr>
              <w:t>Spærrebum</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504C69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53444D26" w14:textId="77777777" w:rsidR="00CB4BEB" w:rsidRPr="007002C5" w:rsidRDefault="00CB4BEB" w:rsidP="003C0924">
            <w:pPr>
              <w:rPr>
                <w:rFonts w:ascii="Trebuchet MS" w:hAnsi="Trebuchet MS" w:cs="Trebuchet MS"/>
                <w:sz w:val="18"/>
                <w:szCs w:val="18"/>
              </w:rPr>
            </w:pPr>
            <w:proofErr w:type="spellStart"/>
            <w:r>
              <w:rPr>
                <w:rFonts w:ascii="Trebuchet MS" w:hAnsi="Trebuchet MS" w:cs="Trebuchet MS"/>
                <w:sz w:val="18"/>
                <w:szCs w:val="18"/>
              </w:rPr>
              <w:t>Spærrebum</w:t>
            </w:r>
            <w:proofErr w:type="spellEnd"/>
            <w:r>
              <w:rPr>
                <w:rFonts w:ascii="Trebuchet MS" w:hAnsi="Trebuchet MS" w:cs="Trebuchet MS"/>
                <w:sz w:val="18"/>
                <w:szCs w:val="18"/>
              </w:rPr>
              <w:t xml:space="preserve"> til blokering af </w:t>
            </w:r>
          </w:p>
        </w:tc>
      </w:tr>
      <w:tr w:rsidR="00CB4BEB" w:rsidRPr="0051728E" w14:paraId="2DF682DE"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757E5743" w14:textId="77777777" w:rsidR="00CB4BEB" w:rsidRPr="00450684" w:rsidRDefault="00CB4BEB" w:rsidP="003C0924">
            <w:pPr>
              <w:jc w:val="center"/>
              <w:rPr>
                <w:rFonts w:ascii="Trebuchet MS" w:hAnsi="Trebuchet MS" w:cs="Trebuchet MS"/>
                <w:sz w:val="18"/>
                <w:szCs w:val="18"/>
              </w:rPr>
            </w:pPr>
            <w:r w:rsidRPr="00450684">
              <w:rPr>
                <w:rFonts w:ascii="Trebuchet MS" w:hAnsi="Trebuchet MS" w:cs="Trebuchet MS"/>
                <w:sz w:val="18"/>
                <w:szCs w:val="18"/>
              </w:rPr>
              <w:t>11</w:t>
            </w:r>
          </w:p>
        </w:tc>
        <w:tc>
          <w:tcPr>
            <w:tcW w:w="2353" w:type="dxa"/>
            <w:tcBorders>
              <w:top w:val="single" w:sz="4" w:space="0" w:color="auto"/>
              <w:left w:val="single" w:sz="4" w:space="0" w:color="auto"/>
              <w:bottom w:val="single" w:sz="4" w:space="0" w:color="auto"/>
            </w:tcBorders>
            <w:shd w:val="clear" w:color="auto" w:fill="FFFFFF"/>
            <w:vAlign w:val="bottom"/>
          </w:tcPr>
          <w:p w14:paraId="0AE69177" w14:textId="77777777" w:rsidR="00CB4BEB" w:rsidRPr="00450684" w:rsidRDefault="00CB4BEB" w:rsidP="003C0924">
            <w:pPr>
              <w:rPr>
                <w:rFonts w:ascii="Trebuchet MS" w:hAnsi="Trebuchet MS" w:cs="Trebuchet MS"/>
                <w:sz w:val="18"/>
                <w:szCs w:val="18"/>
              </w:rPr>
            </w:pPr>
            <w:r w:rsidRPr="00450684">
              <w:rPr>
                <w:rFonts w:ascii="Trebuchet MS" w:hAnsi="Trebuchet MS" w:cs="Trebuchet MS"/>
                <w:sz w:val="18"/>
                <w:szCs w:val="18"/>
              </w:rPr>
              <w:t>Fartmåler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A6739E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75252B2E" w14:textId="77777777" w:rsidR="00CB4BEB" w:rsidRPr="007E0FF5" w:rsidRDefault="00CB4BEB" w:rsidP="003C0924">
            <w:pPr>
              <w:rPr>
                <w:rFonts w:ascii="Trebuchet MS" w:hAnsi="Trebuchet MS" w:cs="Trebuchet MS"/>
                <w:sz w:val="18"/>
                <w:szCs w:val="18"/>
              </w:rPr>
            </w:pPr>
            <w:r w:rsidRPr="007E0FF5">
              <w:rPr>
                <w:rFonts w:ascii="Trebuchet MS" w:hAnsi="Trebuchet MS" w:cs="Trebuchet MS"/>
                <w:sz w:val="18"/>
                <w:szCs w:val="18"/>
              </w:rPr>
              <w:t>Fast fartmåler</w:t>
            </w:r>
          </w:p>
        </w:tc>
      </w:tr>
      <w:tr w:rsidR="00CB4BEB" w:rsidRPr="0051728E" w14:paraId="17891B52"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65073B90" w14:textId="77777777" w:rsidR="00CB4BEB" w:rsidRPr="00450684" w:rsidRDefault="00CB4BEB" w:rsidP="003C0924">
            <w:pPr>
              <w:jc w:val="center"/>
              <w:rPr>
                <w:rFonts w:ascii="Trebuchet MS" w:hAnsi="Trebuchet MS" w:cs="Trebuchet MS"/>
                <w:sz w:val="18"/>
                <w:szCs w:val="18"/>
              </w:rPr>
            </w:pPr>
            <w:r w:rsidRPr="00450684">
              <w:rPr>
                <w:rFonts w:ascii="Trebuchet MS" w:hAnsi="Trebuchet MS" w:cs="Trebuchet MS"/>
                <w:sz w:val="18"/>
                <w:szCs w:val="18"/>
              </w:rPr>
              <w:t>12</w:t>
            </w:r>
          </w:p>
        </w:tc>
        <w:tc>
          <w:tcPr>
            <w:tcW w:w="2353" w:type="dxa"/>
            <w:tcBorders>
              <w:top w:val="single" w:sz="4" w:space="0" w:color="auto"/>
              <w:left w:val="single" w:sz="4" w:space="0" w:color="auto"/>
              <w:bottom w:val="single" w:sz="4" w:space="0" w:color="auto"/>
            </w:tcBorders>
            <w:shd w:val="clear" w:color="auto" w:fill="FFFFFF"/>
            <w:vAlign w:val="bottom"/>
          </w:tcPr>
          <w:p w14:paraId="6184F700" w14:textId="77777777" w:rsidR="00CB4BEB" w:rsidRPr="00450684" w:rsidRDefault="00CB4BEB" w:rsidP="003C0924">
            <w:pPr>
              <w:rPr>
                <w:rFonts w:ascii="Trebuchet MS" w:hAnsi="Trebuchet MS" w:cs="Trebuchet MS"/>
                <w:sz w:val="18"/>
                <w:szCs w:val="18"/>
              </w:rPr>
            </w:pPr>
            <w:r w:rsidRPr="00450684">
              <w:rPr>
                <w:rFonts w:ascii="Trebuchet MS" w:hAnsi="Trebuchet MS" w:cs="Trebuchet MS"/>
                <w:sz w:val="18"/>
                <w:szCs w:val="18"/>
              </w:rPr>
              <w:t>Tællerstation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504A63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5E69AFC6" w14:textId="77777777" w:rsidR="00CB4BEB" w:rsidRPr="007E0FF5" w:rsidRDefault="00CB4BEB" w:rsidP="003C0924">
            <w:pPr>
              <w:rPr>
                <w:rFonts w:ascii="Trebuchet MS" w:hAnsi="Trebuchet MS" w:cs="Trebuchet MS"/>
                <w:sz w:val="18"/>
                <w:szCs w:val="18"/>
              </w:rPr>
            </w:pPr>
            <w:r w:rsidRPr="007E0FF5">
              <w:rPr>
                <w:rFonts w:ascii="Trebuchet MS" w:hAnsi="Trebuchet MS" w:cs="Trebuchet MS"/>
                <w:sz w:val="18"/>
                <w:szCs w:val="18"/>
              </w:rPr>
              <w:t>Installation der automatisk tæller biler m.v.</w:t>
            </w:r>
          </w:p>
        </w:tc>
      </w:tr>
      <w:tr w:rsidR="00CB4BEB" w:rsidRPr="00A67871" w14:paraId="5165B11B"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01E9CAD8" w14:textId="77777777" w:rsidR="00CB4BEB" w:rsidRPr="00450684" w:rsidRDefault="00CB4BEB" w:rsidP="003C0924">
            <w:pPr>
              <w:jc w:val="center"/>
              <w:rPr>
                <w:rFonts w:ascii="Trebuchet MS" w:hAnsi="Trebuchet MS" w:cs="Trebuchet MS"/>
                <w:sz w:val="18"/>
                <w:szCs w:val="18"/>
              </w:rPr>
            </w:pPr>
            <w:r w:rsidRPr="00450684">
              <w:rPr>
                <w:rFonts w:ascii="Trebuchet MS" w:hAnsi="Trebuchet MS" w:cs="Trebuchet MS"/>
                <w:sz w:val="18"/>
                <w:szCs w:val="18"/>
              </w:rPr>
              <w:t>13</w:t>
            </w:r>
          </w:p>
        </w:tc>
        <w:tc>
          <w:tcPr>
            <w:tcW w:w="2353" w:type="dxa"/>
            <w:tcBorders>
              <w:top w:val="single" w:sz="4" w:space="0" w:color="auto"/>
              <w:left w:val="single" w:sz="4" w:space="0" w:color="auto"/>
              <w:bottom w:val="single" w:sz="4" w:space="0" w:color="auto"/>
            </w:tcBorders>
            <w:shd w:val="clear" w:color="auto" w:fill="FFFFFF"/>
            <w:vAlign w:val="bottom"/>
          </w:tcPr>
          <w:p w14:paraId="011780D6" w14:textId="77777777" w:rsidR="00CB4BEB" w:rsidRPr="00450684" w:rsidRDefault="00CB4BEB" w:rsidP="003C0924">
            <w:pPr>
              <w:rPr>
                <w:rFonts w:ascii="Trebuchet MS" w:hAnsi="Trebuchet MS" w:cs="Trebuchet MS"/>
                <w:sz w:val="18"/>
                <w:szCs w:val="18"/>
              </w:rPr>
            </w:pPr>
            <w:r w:rsidRPr="00450684">
              <w:rPr>
                <w:rFonts w:ascii="Trebuchet MS" w:hAnsi="Trebuchet MS" w:cs="Trebuchet MS"/>
                <w:sz w:val="18"/>
                <w:szCs w:val="18"/>
              </w:rPr>
              <w:t>P-henvisninger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DB64657" w14:textId="77777777" w:rsidR="00CB4BEB" w:rsidRPr="00450684" w:rsidRDefault="00CB4BEB" w:rsidP="003C0924">
            <w:pPr>
              <w:jc w:val="center"/>
              <w:rPr>
                <w:rFonts w:ascii="Trebuchet MS" w:hAnsi="Trebuchet MS" w:cs="Trebuchet MS"/>
                <w:sz w:val="18"/>
                <w:szCs w:val="18"/>
              </w:rPr>
            </w:pPr>
            <w:r w:rsidRPr="00450684">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54B57C12" w14:textId="77777777" w:rsidR="00CB4BEB" w:rsidRPr="00450684" w:rsidRDefault="00CB4BEB" w:rsidP="003C0924">
            <w:pPr>
              <w:rPr>
                <w:rFonts w:ascii="Trebuchet MS" w:hAnsi="Trebuchet MS" w:cs="Trebuchet MS"/>
                <w:sz w:val="18"/>
                <w:szCs w:val="18"/>
              </w:rPr>
            </w:pPr>
            <w:r w:rsidRPr="00450684">
              <w:rPr>
                <w:rFonts w:ascii="Trebuchet MS" w:hAnsi="Trebuchet MS" w:cs="Trebuchet MS"/>
                <w:sz w:val="18"/>
                <w:szCs w:val="18"/>
              </w:rPr>
              <w:t>Skilte med henvisning til p-plads samt antal frie pladser til rådighed</w:t>
            </w:r>
          </w:p>
        </w:tc>
      </w:tr>
      <w:tr w:rsidR="00CB4BEB" w:rsidRPr="00A67871" w14:paraId="5B1741AC"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4548283C" w14:textId="77777777" w:rsidR="00CB4BEB" w:rsidRPr="00450684" w:rsidRDefault="00CB4BEB" w:rsidP="003C0924">
            <w:pPr>
              <w:jc w:val="center"/>
              <w:rPr>
                <w:rFonts w:ascii="Trebuchet MS" w:hAnsi="Trebuchet MS" w:cs="Trebuchet MS"/>
                <w:sz w:val="18"/>
                <w:szCs w:val="18"/>
              </w:rPr>
            </w:pPr>
            <w:r w:rsidRPr="00450684">
              <w:rPr>
                <w:rFonts w:ascii="Trebuchet MS" w:hAnsi="Trebuchet MS" w:cs="Trebuchet MS"/>
                <w:sz w:val="18"/>
                <w:szCs w:val="18"/>
              </w:rPr>
              <w:t>14</w:t>
            </w:r>
          </w:p>
        </w:tc>
        <w:tc>
          <w:tcPr>
            <w:tcW w:w="2353" w:type="dxa"/>
            <w:tcBorders>
              <w:top w:val="single" w:sz="4" w:space="0" w:color="auto"/>
              <w:left w:val="single" w:sz="4" w:space="0" w:color="auto"/>
              <w:bottom w:val="single" w:sz="4" w:space="0" w:color="auto"/>
            </w:tcBorders>
            <w:shd w:val="clear" w:color="auto" w:fill="FFFFFF"/>
            <w:vAlign w:val="bottom"/>
          </w:tcPr>
          <w:p w14:paraId="7C3C4DF3" w14:textId="77777777" w:rsidR="00CB4BEB" w:rsidRPr="00450684" w:rsidRDefault="00CB4BEB" w:rsidP="003C0924">
            <w:pPr>
              <w:rPr>
                <w:rFonts w:ascii="Trebuchet MS" w:hAnsi="Trebuchet MS" w:cs="Trebuchet MS"/>
                <w:sz w:val="18"/>
                <w:szCs w:val="18"/>
              </w:rPr>
            </w:pPr>
            <w:r w:rsidRPr="00450684">
              <w:rPr>
                <w:rFonts w:ascii="Trebuchet MS" w:hAnsi="Trebuchet MS" w:cs="Trebuchet MS"/>
                <w:sz w:val="18"/>
                <w:szCs w:val="18"/>
              </w:rPr>
              <w:t>Cykelbarometer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0876069" w14:textId="77777777" w:rsidR="00CB4BEB" w:rsidRPr="00450684" w:rsidRDefault="00CB4BEB" w:rsidP="003C0924">
            <w:pPr>
              <w:jc w:val="center"/>
              <w:rPr>
                <w:rFonts w:ascii="Trebuchet MS" w:hAnsi="Trebuchet MS" w:cs="Trebuchet MS"/>
                <w:sz w:val="18"/>
                <w:szCs w:val="18"/>
              </w:rPr>
            </w:pPr>
            <w:r w:rsidRPr="00450684">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548A5CCF" w14:textId="77777777" w:rsidR="00CB4BEB" w:rsidRPr="00450684" w:rsidRDefault="00CB4BEB" w:rsidP="003C0924">
            <w:pPr>
              <w:rPr>
                <w:rFonts w:ascii="Trebuchet MS" w:hAnsi="Trebuchet MS" w:cs="Trebuchet MS"/>
                <w:sz w:val="18"/>
                <w:szCs w:val="18"/>
              </w:rPr>
            </w:pPr>
            <w:r w:rsidRPr="00450684">
              <w:rPr>
                <w:rFonts w:ascii="Trebuchet MS" w:hAnsi="Trebuchet MS" w:cs="Trebuchet MS"/>
                <w:sz w:val="18"/>
                <w:szCs w:val="18"/>
              </w:rPr>
              <w:t>Pylon/skilt med optælling af cyklister</w:t>
            </w:r>
          </w:p>
        </w:tc>
      </w:tr>
      <w:tr w:rsidR="00CB4BEB" w:rsidRPr="00A67871" w14:paraId="7DE519F4"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263F4079" w14:textId="77777777" w:rsidR="00CB4BEB" w:rsidRPr="00450684" w:rsidRDefault="00CB4BEB" w:rsidP="003C0924">
            <w:pPr>
              <w:jc w:val="center"/>
              <w:rPr>
                <w:rFonts w:ascii="Trebuchet MS" w:hAnsi="Trebuchet MS" w:cs="Trebuchet MS"/>
                <w:sz w:val="18"/>
                <w:szCs w:val="18"/>
              </w:rPr>
            </w:pPr>
            <w:r w:rsidRPr="00450684">
              <w:rPr>
                <w:rFonts w:ascii="Trebuchet MS" w:hAnsi="Trebuchet MS" w:cs="Trebuchet MS"/>
                <w:sz w:val="18"/>
                <w:szCs w:val="18"/>
              </w:rPr>
              <w:t>15</w:t>
            </w:r>
          </w:p>
        </w:tc>
        <w:tc>
          <w:tcPr>
            <w:tcW w:w="2353" w:type="dxa"/>
            <w:tcBorders>
              <w:top w:val="single" w:sz="4" w:space="0" w:color="auto"/>
              <w:left w:val="single" w:sz="4" w:space="0" w:color="auto"/>
              <w:bottom w:val="single" w:sz="4" w:space="0" w:color="auto"/>
            </w:tcBorders>
            <w:shd w:val="clear" w:color="auto" w:fill="FFFFFF"/>
            <w:vAlign w:val="bottom"/>
          </w:tcPr>
          <w:p w14:paraId="63992564" w14:textId="77777777" w:rsidR="00CB4BEB" w:rsidRPr="00450684" w:rsidRDefault="00CB4BEB" w:rsidP="003C0924">
            <w:pPr>
              <w:rPr>
                <w:rFonts w:ascii="Trebuchet MS" w:hAnsi="Trebuchet MS" w:cs="Trebuchet MS"/>
                <w:sz w:val="18"/>
                <w:szCs w:val="18"/>
              </w:rPr>
            </w:pPr>
            <w:r w:rsidRPr="00450684">
              <w:rPr>
                <w:rFonts w:ascii="Trebuchet MS" w:hAnsi="Trebuchet MS" w:cs="Trebuchet MS"/>
                <w:sz w:val="18"/>
                <w:szCs w:val="18"/>
              </w:rPr>
              <w:t>Højdevarsling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53C5974" w14:textId="77777777" w:rsidR="00CB4BEB" w:rsidRPr="00450684" w:rsidRDefault="00CB4BEB" w:rsidP="003C0924">
            <w:pPr>
              <w:jc w:val="center"/>
              <w:rPr>
                <w:rFonts w:ascii="Trebuchet MS" w:hAnsi="Trebuchet MS" w:cs="Trebuchet MS"/>
                <w:sz w:val="18"/>
                <w:szCs w:val="18"/>
              </w:rPr>
            </w:pPr>
            <w:r w:rsidRPr="00450684">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77406EBC" w14:textId="77777777" w:rsidR="00CB4BEB" w:rsidRPr="00450684" w:rsidRDefault="00CB4BEB" w:rsidP="003C0924">
            <w:pPr>
              <w:rPr>
                <w:rFonts w:ascii="Trebuchet MS" w:hAnsi="Trebuchet MS" w:cs="Trebuchet MS"/>
                <w:sz w:val="18"/>
                <w:szCs w:val="18"/>
              </w:rPr>
            </w:pPr>
            <w:r w:rsidRPr="00450684">
              <w:rPr>
                <w:rFonts w:ascii="Trebuchet MS" w:hAnsi="Trebuchet MS" w:cs="Trebuchet MS"/>
                <w:sz w:val="18"/>
                <w:szCs w:val="18"/>
              </w:rPr>
              <w:t>Skilt med signallys, der advarer for høje køretøjer mod at køre ind i ex. bro</w:t>
            </w:r>
          </w:p>
        </w:tc>
      </w:tr>
      <w:tr w:rsidR="00CB4BEB" w:rsidRPr="0051728E" w14:paraId="6F3641BD"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5921A8FD" w14:textId="77777777" w:rsidR="00CB4BEB" w:rsidRPr="00450684" w:rsidRDefault="00CB4BEB" w:rsidP="003C0924">
            <w:pPr>
              <w:jc w:val="center"/>
              <w:rPr>
                <w:rFonts w:ascii="Trebuchet MS" w:hAnsi="Trebuchet MS" w:cs="Trebuchet MS"/>
                <w:sz w:val="18"/>
                <w:szCs w:val="18"/>
              </w:rPr>
            </w:pPr>
            <w:r w:rsidRPr="00450684">
              <w:rPr>
                <w:rFonts w:ascii="Trebuchet MS" w:hAnsi="Trebuchet MS" w:cs="Trebuchet MS"/>
                <w:sz w:val="18"/>
                <w:szCs w:val="18"/>
              </w:rPr>
              <w:t>98</w:t>
            </w:r>
          </w:p>
        </w:tc>
        <w:tc>
          <w:tcPr>
            <w:tcW w:w="2353" w:type="dxa"/>
            <w:tcBorders>
              <w:top w:val="single" w:sz="4" w:space="0" w:color="auto"/>
              <w:left w:val="single" w:sz="4" w:space="0" w:color="auto"/>
              <w:bottom w:val="single" w:sz="4" w:space="0" w:color="auto"/>
            </w:tcBorders>
            <w:shd w:val="clear" w:color="auto" w:fill="FFFFFF"/>
            <w:vAlign w:val="bottom"/>
          </w:tcPr>
          <w:p w14:paraId="7B5CDBC8" w14:textId="77777777" w:rsidR="00CB4BEB" w:rsidRPr="00450684" w:rsidRDefault="00CB4BEB" w:rsidP="003C0924">
            <w:pPr>
              <w:rPr>
                <w:rFonts w:ascii="Trebuchet MS" w:hAnsi="Trebuchet MS" w:cs="Trebuchet MS"/>
                <w:sz w:val="18"/>
                <w:szCs w:val="18"/>
              </w:rPr>
            </w:pPr>
            <w:r w:rsidRPr="00450684">
              <w:rPr>
                <w:rFonts w:ascii="Trebuchet MS" w:hAnsi="Trebuchet MS" w:cs="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4687AB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2739CB3A" w14:textId="77777777" w:rsidR="00CB4BEB" w:rsidRPr="007E0FF5" w:rsidRDefault="00CB4BEB" w:rsidP="003C0924">
            <w:pPr>
              <w:rPr>
                <w:rFonts w:ascii="Trebuchet MS" w:hAnsi="Trebuchet MS" w:cs="Trebuchet MS"/>
                <w:sz w:val="18"/>
                <w:szCs w:val="18"/>
              </w:rPr>
            </w:pPr>
            <w:r w:rsidRPr="007E0FF5">
              <w:rPr>
                <w:rFonts w:ascii="Trebuchet MS" w:hAnsi="Trebuchet MS" w:cs="Trebuchet MS"/>
                <w:sz w:val="18"/>
                <w:szCs w:val="18"/>
              </w:rPr>
              <w:t>Andet</w:t>
            </w:r>
          </w:p>
        </w:tc>
      </w:tr>
      <w:tr w:rsidR="00CB4BEB" w:rsidRPr="0051728E" w14:paraId="4605511D"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0F84EF6B" w14:textId="77777777" w:rsidR="00CB4BEB" w:rsidRPr="00450684" w:rsidRDefault="00CB4BEB" w:rsidP="003C0924">
            <w:pPr>
              <w:jc w:val="center"/>
              <w:rPr>
                <w:rFonts w:ascii="Trebuchet MS" w:hAnsi="Trebuchet MS" w:cs="Trebuchet MS"/>
                <w:sz w:val="18"/>
                <w:szCs w:val="18"/>
              </w:rPr>
            </w:pPr>
            <w:r w:rsidRPr="00450684">
              <w:rPr>
                <w:rFonts w:ascii="Trebuchet MS" w:hAnsi="Trebuchet MS" w:cs="Trebuchet MS"/>
                <w:sz w:val="18"/>
                <w:szCs w:val="18"/>
              </w:rPr>
              <w:t>99</w:t>
            </w:r>
          </w:p>
        </w:tc>
        <w:tc>
          <w:tcPr>
            <w:tcW w:w="2353" w:type="dxa"/>
            <w:tcBorders>
              <w:top w:val="single" w:sz="4" w:space="0" w:color="auto"/>
              <w:left w:val="single" w:sz="4" w:space="0" w:color="auto"/>
              <w:bottom w:val="single" w:sz="4" w:space="0" w:color="auto"/>
            </w:tcBorders>
            <w:shd w:val="clear" w:color="auto" w:fill="FFFFFF"/>
            <w:vAlign w:val="bottom"/>
          </w:tcPr>
          <w:p w14:paraId="79E183CE" w14:textId="77777777" w:rsidR="00CB4BEB" w:rsidRPr="00450684" w:rsidRDefault="00CB4BEB" w:rsidP="003C0924">
            <w:pPr>
              <w:rPr>
                <w:rFonts w:ascii="Trebuchet MS" w:hAnsi="Trebuchet MS" w:cs="Trebuchet MS"/>
                <w:sz w:val="18"/>
                <w:szCs w:val="18"/>
              </w:rPr>
            </w:pPr>
            <w:r w:rsidRPr="00450684">
              <w:rPr>
                <w:rFonts w:ascii="Trebuchet MS" w:hAnsi="Trebuchet MS" w:cs="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B8A6EE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68CE1B97" w14:textId="77777777" w:rsidR="00CB4BEB" w:rsidRPr="007E0FF5" w:rsidRDefault="00CB4BEB" w:rsidP="003C0924">
            <w:pPr>
              <w:rPr>
                <w:rFonts w:ascii="Trebuchet MS" w:hAnsi="Trebuchet MS" w:cs="Trebuchet MS"/>
                <w:sz w:val="18"/>
                <w:szCs w:val="18"/>
              </w:rPr>
            </w:pPr>
            <w:r>
              <w:rPr>
                <w:rFonts w:ascii="Trebuchet MS" w:hAnsi="Trebuchet MS" w:cs="Trebuchet MS"/>
                <w:sz w:val="18"/>
                <w:szCs w:val="18"/>
              </w:rPr>
              <w:t>Manglende viden</w:t>
            </w:r>
          </w:p>
        </w:tc>
      </w:tr>
    </w:tbl>
    <w:p w14:paraId="55059688" w14:textId="77777777" w:rsidR="00CB4BEB" w:rsidRDefault="00CB4BEB" w:rsidP="00CB4BEB">
      <w:bookmarkStart w:id="1389" w:name="_Toc292713357"/>
      <w:bookmarkStart w:id="1390" w:name="_Toc292865488"/>
    </w:p>
    <w:p w14:paraId="2BA3BC96" w14:textId="77777777" w:rsidR="00E724D5" w:rsidRDefault="00E724D5" w:rsidP="00E724D5">
      <w:pPr>
        <w:pStyle w:val="Overskrift2"/>
        <w:rPr>
          <w:ins w:id="1391" w:author="Line Hvingel" w:date="2022-12-20T13:07:00Z"/>
        </w:rPr>
      </w:pPr>
      <w:bookmarkStart w:id="1392" w:name="_Toc122436119"/>
      <w:ins w:id="1393" w:author="Line Hvingel" w:date="2022-12-20T13:06:00Z">
        <w:r w:rsidRPr="00E724D5">
          <w:t xml:space="preserve">5.7.8 </w:t>
        </w:r>
        <w:proofErr w:type="spellStart"/>
        <w:r w:rsidRPr="00E724D5">
          <w:t>Ladefacilitet</w:t>
        </w:r>
        <w:proofErr w:type="spellEnd"/>
        <w:r w:rsidRPr="00E724D5">
          <w:t xml:space="preserve"> (5607)</w:t>
        </w:r>
        <w:bookmarkEnd w:id="1392"/>
        <w:r w:rsidRPr="00E724D5">
          <w:t xml:space="preserve"> </w:t>
        </w:r>
      </w:ins>
    </w:p>
    <w:tbl>
      <w:tblPr>
        <w:tblStyle w:val="Tabel-Gitter"/>
        <w:tblW w:w="13320" w:type="dxa"/>
        <w:tblLayout w:type="fixed"/>
        <w:tblLook w:val="04A0" w:firstRow="1" w:lastRow="0" w:firstColumn="1" w:lastColumn="0" w:noHBand="0" w:noVBand="1"/>
      </w:tblPr>
      <w:tblGrid>
        <w:gridCol w:w="1838"/>
        <w:gridCol w:w="1134"/>
        <w:gridCol w:w="3402"/>
        <w:gridCol w:w="1701"/>
        <w:gridCol w:w="1559"/>
        <w:gridCol w:w="1843"/>
        <w:gridCol w:w="1843"/>
        <w:tblGridChange w:id="1394">
          <w:tblGrid>
            <w:gridCol w:w="1838"/>
            <w:gridCol w:w="1134"/>
            <w:gridCol w:w="3402"/>
            <w:gridCol w:w="1701"/>
            <w:gridCol w:w="1559"/>
            <w:gridCol w:w="1843"/>
            <w:gridCol w:w="1843"/>
          </w:tblGrid>
        </w:tblGridChange>
      </w:tblGrid>
      <w:tr w:rsidR="004D7C92" w:rsidRPr="00982CE1" w14:paraId="38073535" w14:textId="77777777" w:rsidTr="002C1C2F">
        <w:trPr>
          <w:ins w:id="1395" w:author="Line Hvingel" w:date="2022-12-20T13:07:00Z"/>
        </w:trPr>
        <w:tc>
          <w:tcPr>
            <w:tcW w:w="1838" w:type="dxa"/>
            <w:shd w:val="clear" w:color="auto" w:fill="F2F2F2" w:themeFill="background1" w:themeFillShade="F2"/>
          </w:tcPr>
          <w:p w14:paraId="4A6FF6C6" w14:textId="77777777" w:rsidR="004D7C92" w:rsidRPr="00982CE1" w:rsidRDefault="004D7C92" w:rsidP="002C1C2F">
            <w:pPr>
              <w:rPr>
                <w:ins w:id="1396" w:author="Line Hvingel" w:date="2022-12-20T13:07:00Z"/>
                <w:sz w:val="16"/>
                <w:szCs w:val="16"/>
              </w:rPr>
            </w:pPr>
            <w:ins w:id="1397" w:author="Line Hvingel" w:date="2022-12-20T13:07:00Z">
              <w:r w:rsidRPr="00982CE1">
                <w:rPr>
                  <w:sz w:val="16"/>
                  <w:szCs w:val="16"/>
                </w:rPr>
                <w:t>Feltnavn</w:t>
              </w:r>
            </w:ins>
          </w:p>
        </w:tc>
        <w:tc>
          <w:tcPr>
            <w:tcW w:w="1134" w:type="dxa"/>
            <w:shd w:val="clear" w:color="auto" w:fill="F2F2F2" w:themeFill="background1" w:themeFillShade="F2"/>
          </w:tcPr>
          <w:p w14:paraId="445AEAD0" w14:textId="77777777" w:rsidR="004D7C92" w:rsidRPr="00982CE1" w:rsidRDefault="004D7C92" w:rsidP="002C1C2F">
            <w:pPr>
              <w:rPr>
                <w:ins w:id="1398" w:author="Line Hvingel" w:date="2022-12-20T13:07:00Z"/>
                <w:sz w:val="16"/>
                <w:szCs w:val="16"/>
              </w:rPr>
            </w:pPr>
            <w:ins w:id="1399" w:author="Line Hvingel" w:date="2022-12-20T13:07:00Z">
              <w:r w:rsidRPr="00982CE1">
                <w:rPr>
                  <w:sz w:val="16"/>
                  <w:szCs w:val="16"/>
                </w:rPr>
                <w:t>Feltnavn (10)</w:t>
              </w:r>
            </w:ins>
          </w:p>
        </w:tc>
        <w:tc>
          <w:tcPr>
            <w:tcW w:w="3402" w:type="dxa"/>
            <w:shd w:val="clear" w:color="auto" w:fill="F2F2F2" w:themeFill="background1" w:themeFillShade="F2"/>
          </w:tcPr>
          <w:p w14:paraId="6EEF0214" w14:textId="77777777" w:rsidR="004D7C92" w:rsidRPr="00982CE1" w:rsidRDefault="004D7C92" w:rsidP="002C1C2F">
            <w:pPr>
              <w:rPr>
                <w:ins w:id="1400" w:author="Line Hvingel" w:date="2022-12-20T13:07:00Z"/>
                <w:sz w:val="16"/>
                <w:szCs w:val="16"/>
              </w:rPr>
            </w:pPr>
            <w:ins w:id="1401" w:author="Line Hvingel" w:date="2022-12-20T13:07:00Z">
              <w:r w:rsidRPr="00982CE1">
                <w:rPr>
                  <w:sz w:val="16"/>
                  <w:szCs w:val="16"/>
                </w:rPr>
                <w:t>Formål (definition</w:t>
              </w:r>
              <w:r>
                <w:rPr>
                  <w:sz w:val="16"/>
                  <w:szCs w:val="16"/>
                </w:rPr>
                <w:t xml:space="preserve"> og forklaring</w:t>
              </w:r>
              <w:r w:rsidRPr="00982CE1">
                <w:rPr>
                  <w:sz w:val="16"/>
                  <w:szCs w:val="16"/>
                </w:rPr>
                <w:t>)</w:t>
              </w:r>
            </w:ins>
          </w:p>
        </w:tc>
        <w:tc>
          <w:tcPr>
            <w:tcW w:w="1701" w:type="dxa"/>
            <w:shd w:val="clear" w:color="auto" w:fill="F2F2F2" w:themeFill="background1" w:themeFillShade="F2"/>
          </w:tcPr>
          <w:p w14:paraId="622FB545" w14:textId="77777777" w:rsidR="004D7C92" w:rsidRPr="00982CE1" w:rsidRDefault="004D7C92" w:rsidP="002C1C2F">
            <w:pPr>
              <w:rPr>
                <w:ins w:id="1402" w:author="Line Hvingel" w:date="2022-12-20T13:07:00Z"/>
                <w:sz w:val="16"/>
                <w:szCs w:val="16"/>
              </w:rPr>
            </w:pPr>
            <w:ins w:id="1403" w:author="Line Hvingel" w:date="2022-12-20T13:07:00Z">
              <w:r w:rsidRPr="00982CE1">
                <w:rPr>
                  <w:sz w:val="16"/>
                  <w:szCs w:val="16"/>
                </w:rPr>
                <w:t>Datatype</w:t>
              </w:r>
            </w:ins>
          </w:p>
        </w:tc>
        <w:tc>
          <w:tcPr>
            <w:tcW w:w="1559" w:type="dxa"/>
            <w:shd w:val="clear" w:color="auto" w:fill="F2F2F2" w:themeFill="background1" w:themeFillShade="F2"/>
          </w:tcPr>
          <w:p w14:paraId="5B4A0995" w14:textId="77777777" w:rsidR="004D7C92" w:rsidRPr="00982CE1" w:rsidRDefault="004D7C92" w:rsidP="002C1C2F">
            <w:pPr>
              <w:rPr>
                <w:ins w:id="1404" w:author="Line Hvingel" w:date="2022-12-20T13:07:00Z"/>
                <w:sz w:val="16"/>
                <w:szCs w:val="16"/>
              </w:rPr>
            </w:pPr>
            <w:ins w:id="1405" w:author="Line Hvingel" w:date="2022-12-20T13:07:00Z">
              <w:r w:rsidRPr="00982CE1">
                <w:rPr>
                  <w:sz w:val="16"/>
                  <w:szCs w:val="16"/>
                </w:rPr>
                <w:t>Værdiområde</w:t>
              </w:r>
            </w:ins>
          </w:p>
        </w:tc>
        <w:tc>
          <w:tcPr>
            <w:tcW w:w="1843" w:type="dxa"/>
            <w:shd w:val="clear" w:color="auto" w:fill="F2F2F2" w:themeFill="background1" w:themeFillShade="F2"/>
          </w:tcPr>
          <w:p w14:paraId="425E7A16" w14:textId="77777777" w:rsidR="004D7C92" w:rsidRPr="00982CE1" w:rsidRDefault="004D7C92" w:rsidP="002C1C2F">
            <w:pPr>
              <w:rPr>
                <w:ins w:id="1406" w:author="Line Hvingel" w:date="2022-12-20T13:07:00Z"/>
                <w:sz w:val="16"/>
                <w:szCs w:val="16"/>
              </w:rPr>
            </w:pPr>
            <w:ins w:id="1407" w:author="Line Hvingel" w:date="2022-12-20T13:07:00Z">
              <w:r w:rsidRPr="00982CE1">
                <w:rPr>
                  <w:sz w:val="16"/>
                  <w:szCs w:val="16"/>
                </w:rPr>
                <w:t>Obligatorisk/ frit</w:t>
              </w:r>
            </w:ins>
          </w:p>
        </w:tc>
        <w:tc>
          <w:tcPr>
            <w:tcW w:w="1843" w:type="dxa"/>
            <w:shd w:val="clear" w:color="auto" w:fill="F2F2F2" w:themeFill="background1" w:themeFillShade="F2"/>
          </w:tcPr>
          <w:p w14:paraId="3D7E797B" w14:textId="77777777" w:rsidR="004D7C92" w:rsidRPr="00982CE1" w:rsidRDefault="004D7C92" w:rsidP="002C1C2F">
            <w:pPr>
              <w:rPr>
                <w:ins w:id="1408" w:author="Line Hvingel" w:date="2022-12-20T13:07:00Z"/>
                <w:sz w:val="16"/>
                <w:szCs w:val="16"/>
              </w:rPr>
            </w:pPr>
            <w:ins w:id="1409" w:author="Line Hvingel" w:date="2022-12-20T13:07:00Z">
              <w:r w:rsidRPr="00982CE1">
                <w:rPr>
                  <w:sz w:val="16"/>
                  <w:szCs w:val="16"/>
                </w:rPr>
                <w:t>Eksempel</w:t>
              </w:r>
            </w:ins>
          </w:p>
        </w:tc>
      </w:tr>
      <w:tr w:rsidR="0030361C" w:rsidRPr="00982CE1" w14:paraId="1C3DD567" w14:textId="77777777" w:rsidTr="005F34F8">
        <w:trPr>
          <w:ins w:id="1410" w:author="Sofie Kofoed Led" w:date="2022-12-21T15:22:00Z"/>
        </w:trPr>
        <w:tc>
          <w:tcPr>
            <w:tcW w:w="1838" w:type="dxa"/>
            <w:shd w:val="clear" w:color="auto" w:fill="F2F2F2" w:themeFill="background1" w:themeFillShade="F2"/>
          </w:tcPr>
          <w:p w14:paraId="1EB5E213" w14:textId="0252931D" w:rsidR="0030361C" w:rsidRPr="00982CE1" w:rsidRDefault="0030361C" w:rsidP="0030361C">
            <w:pPr>
              <w:rPr>
                <w:ins w:id="1411" w:author="Sofie Kofoed Led" w:date="2022-12-21T15:22:00Z"/>
                <w:sz w:val="16"/>
                <w:szCs w:val="16"/>
              </w:rPr>
            </w:pPr>
            <w:proofErr w:type="spellStart"/>
            <w:ins w:id="1412" w:author="Sofie Kofoed Led" w:date="2022-12-21T15:23:00Z">
              <w:r w:rsidRPr="00570E83">
                <w:rPr>
                  <w:sz w:val="16"/>
                  <w:szCs w:val="16"/>
                </w:rPr>
                <w:t>bruger_id</w:t>
              </w:r>
            </w:ins>
            <w:proofErr w:type="spellEnd"/>
          </w:p>
        </w:tc>
        <w:tc>
          <w:tcPr>
            <w:tcW w:w="1134" w:type="dxa"/>
            <w:shd w:val="clear" w:color="auto" w:fill="F2F2F2" w:themeFill="background1" w:themeFillShade="F2"/>
          </w:tcPr>
          <w:p w14:paraId="42AEA541" w14:textId="34E269A5" w:rsidR="0030361C" w:rsidRPr="00982CE1" w:rsidRDefault="0030361C" w:rsidP="0030361C">
            <w:pPr>
              <w:rPr>
                <w:ins w:id="1413" w:author="Sofie Kofoed Led" w:date="2022-12-21T15:22:00Z"/>
                <w:sz w:val="16"/>
                <w:szCs w:val="16"/>
              </w:rPr>
            </w:pPr>
            <w:proofErr w:type="spellStart"/>
            <w:ins w:id="1414" w:author="Sofie Kofoed Led" w:date="2022-12-21T15:23:00Z">
              <w:r w:rsidRPr="00570E83">
                <w:rPr>
                  <w:sz w:val="16"/>
                  <w:szCs w:val="16"/>
                </w:rPr>
                <w:t>bruger_id</w:t>
              </w:r>
            </w:ins>
            <w:proofErr w:type="spellEnd"/>
          </w:p>
        </w:tc>
        <w:tc>
          <w:tcPr>
            <w:tcW w:w="10348" w:type="dxa"/>
            <w:gridSpan w:val="5"/>
            <w:shd w:val="clear" w:color="auto" w:fill="F2F2F2" w:themeFill="background1" w:themeFillShade="F2"/>
          </w:tcPr>
          <w:p w14:paraId="542B4D35" w14:textId="1F5D2A1D" w:rsidR="0030361C" w:rsidRPr="00982CE1" w:rsidRDefault="0030361C" w:rsidP="0030361C">
            <w:pPr>
              <w:rPr>
                <w:ins w:id="1415" w:author="Sofie Kofoed Led" w:date="2022-12-21T15:22:00Z"/>
                <w:sz w:val="16"/>
                <w:szCs w:val="16"/>
              </w:rPr>
            </w:pPr>
            <w:ins w:id="1416" w:author="Sofie Kofoed Led" w:date="2022-12-21T15:23:00Z">
              <w:r>
                <w:rPr>
                  <w:sz w:val="16"/>
                  <w:szCs w:val="16"/>
                </w:rPr>
                <w:t xml:space="preserve">Felter defineret under: </w:t>
              </w:r>
              <w:r w:rsidRPr="00991795">
                <w:rPr>
                  <w:sz w:val="16"/>
                  <w:szCs w:val="16"/>
                </w:rPr>
                <w:t>3.1 Felter i generel datamodel</w:t>
              </w:r>
            </w:ins>
          </w:p>
        </w:tc>
      </w:tr>
      <w:tr w:rsidR="0030361C" w:rsidRPr="00982CE1" w14:paraId="2D465A2B" w14:textId="77777777" w:rsidTr="005F34F8">
        <w:trPr>
          <w:ins w:id="1417" w:author="Sofie Kofoed Led" w:date="2022-12-21T15:25:00Z"/>
        </w:trPr>
        <w:tc>
          <w:tcPr>
            <w:tcW w:w="1838" w:type="dxa"/>
            <w:shd w:val="clear" w:color="auto" w:fill="F2F2F2" w:themeFill="background1" w:themeFillShade="F2"/>
          </w:tcPr>
          <w:p w14:paraId="5C2E4E52" w14:textId="2474F4EE" w:rsidR="0030361C" w:rsidRPr="00570E83" w:rsidRDefault="0030361C" w:rsidP="0030361C">
            <w:pPr>
              <w:rPr>
                <w:ins w:id="1418" w:author="Sofie Kofoed Led" w:date="2022-12-21T15:25:00Z"/>
                <w:sz w:val="16"/>
                <w:szCs w:val="16"/>
              </w:rPr>
            </w:pPr>
            <w:proofErr w:type="spellStart"/>
            <w:ins w:id="1419" w:author="Sofie Kofoed Led" w:date="2022-12-21T15:25:00Z">
              <w:r w:rsidRPr="00977024">
                <w:rPr>
                  <w:sz w:val="16"/>
                  <w:szCs w:val="16"/>
                </w:rPr>
                <w:t>Status_kode</w:t>
              </w:r>
              <w:proofErr w:type="spellEnd"/>
            </w:ins>
          </w:p>
        </w:tc>
        <w:tc>
          <w:tcPr>
            <w:tcW w:w="1134" w:type="dxa"/>
            <w:shd w:val="clear" w:color="auto" w:fill="F2F2F2" w:themeFill="background1" w:themeFillShade="F2"/>
          </w:tcPr>
          <w:p w14:paraId="777F8DA2" w14:textId="77777777" w:rsidR="0030361C" w:rsidRPr="00570E83" w:rsidRDefault="0030361C" w:rsidP="0030361C">
            <w:pPr>
              <w:rPr>
                <w:ins w:id="1420" w:author="Sofie Kofoed Led" w:date="2022-12-21T15:25:00Z"/>
                <w:sz w:val="16"/>
                <w:szCs w:val="16"/>
              </w:rPr>
            </w:pPr>
          </w:p>
        </w:tc>
        <w:tc>
          <w:tcPr>
            <w:tcW w:w="10348" w:type="dxa"/>
            <w:gridSpan w:val="5"/>
            <w:shd w:val="clear" w:color="auto" w:fill="F2F2F2" w:themeFill="background1" w:themeFillShade="F2"/>
          </w:tcPr>
          <w:p w14:paraId="736964A1" w14:textId="35E5186B" w:rsidR="0030361C" w:rsidRDefault="0030361C" w:rsidP="0030361C">
            <w:pPr>
              <w:rPr>
                <w:ins w:id="1421" w:author="Sofie Kofoed Led" w:date="2022-12-21T15:25:00Z"/>
                <w:sz w:val="16"/>
                <w:szCs w:val="16"/>
              </w:rPr>
            </w:pPr>
            <w:ins w:id="1422" w:author="Sofie Kofoed Led" w:date="2022-12-21T15:25:00Z">
              <w:r>
                <w:rPr>
                  <w:sz w:val="16"/>
                  <w:szCs w:val="16"/>
                </w:rPr>
                <w:t xml:space="preserve">Felter defineret under: </w:t>
              </w:r>
              <w:r w:rsidRPr="00991795">
                <w:rPr>
                  <w:sz w:val="16"/>
                  <w:szCs w:val="16"/>
                </w:rPr>
                <w:t>3.1 Felter i generel datamodel</w:t>
              </w:r>
            </w:ins>
          </w:p>
        </w:tc>
      </w:tr>
      <w:tr w:rsidR="0030361C" w:rsidRPr="00982CE1" w14:paraId="7FCFBB86" w14:textId="77777777" w:rsidTr="005F34F8">
        <w:trPr>
          <w:ins w:id="1423" w:author="Sofie Kofoed Led" w:date="2022-12-21T15:27:00Z"/>
        </w:trPr>
        <w:tc>
          <w:tcPr>
            <w:tcW w:w="1838" w:type="dxa"/>
            <w:shd w:val="clear" w:color="auto" w:fill="F2F2F2" w:themeFill="background1" w:themeFillShade="F2"/>
          </w:tcPr>
          <w:p w14:paraId="76FA657C" w14:textId="36F13C67" w:rsidR="0030361C" w:rsidRPr="00977024" w:rsidRDefault="0030361C" w:rsidP="0030361C">
            <w:pPr>
              <w:rPr>
                <w:ins w:id="1424" w:author="Sofie Kofoed Led" w:date="2022-12-21T15:27:00Z"/>
                <w:sz w:val="16"/>
                <w:szCs w:val="16"/>
              </w:rPr>
            </w:pPr>
            <w:ins w:id="1425" w:author="Sofie Kofoed Led" w:date="2022-12-21T15:27:00Z">
              <w:r w:rsidRPr="00B06305">
                <w:rPr>
                  <w:sz w:val="16"/>
                  <w:szCs w:val="16"/>
                </w:rPr>
                <w:t>note</w:t>
              </w:r>
            </w:ins>
          </w:p>
        </w:tc>
        <w:tc>
          <w:tcPr>
            <w:tcW w:w="1134" w:type="dxa"/>
            <w:shd w:val="clear" w:color="auto" w:fill="F2F2F2" w:themeFill="background1" w:themeFillShade="F2"/>
          </w:tcPr>
          <w:p w14:paraId="7F14341D" w14:textId="5FA7048C" w:rsidR="0030361C" w:rsidRPr="00570E83" w:rsidRDefault="0030361C" w:rsidP="0030361C">
            <w:pPr>
              <w:rPr>
                <w:ins w:id="1426" w:author="Sofie Kofoed Led" w:date="2022-12-21T15:27:00Z"/>
                <w:sz w:val="16"/>
                <w:szCs w:val="16"/>
              </w:rPr>
            </w:pPr>
            <w:ins w:id="1427" w:author="Sofie Kofoed Led" w:date="2022-12-21T15:27:00Z">
              <w:r w:rsidRPr="00B06305">
                <w:rPr>
                  <w:sz w:val="16"/>
                  <w:szCs w:val="16"/>
                </w:rPr>
                <w:t>note</w:t>
              </w:r>
            </w:ins>
          </w:p>
        </w:tc>
        <w:tc>
          <w:tcPr>
            <w:tcW w:w="10348" w:type="dxa"/>
            <w:gridSpan w:val="5"/>
            <w:shd w:val="clear" w:color="auto" w:fill="F2F2F2" w:themeFill="background1" w:themeFillShade="F2"/>
          </w:tcPr>
          <w:p w14:paraId="4520364B" w14:textId="25666A7E" w:rsidR="0030361C" w:rsidRDefault="0030361C" w:rsidP="0030361C">
            <w:pPr>
              <w:rPr>
                <w:ins w:id="1428" w:author="Sofie Kofoed Led" w:date="2022-12-21T15:27:00Z"/>
                <w:sz w:val="16"/>
                <w:szCs w:val="16"/>
              </w:rPr>
            </w:pPr>
            <w:ins w:id="1429" w:author="Sofie Kofoed Led" w:date="2022-12-21T15:27:00Z">
              <w:r>
                <w:rPr>
                  <w:sz w:val="16"/>
                  <w:szCs w:val="16"/>
                </w:rPr>
                <w:t xml:space="preserve">Felter defineret under: </w:t>
              </w:r>
              <w:r w:rsidRPr="00991795">
                <w:rPr>
                  <w:sz w:val="16"/>
                  <w:szCs w:val="16"/>
                </w:rPr>
                <w:t>3.1 Felter i generel datamodel</w:t>
              </w:r>
            </w:ins>
          </w:p>
        </w:tc>
      </w:tr>
      <w:tr w:rsidR="004D7C92" w:rsidRPr="00982CE1" w14:paraId="133B48B1" w14:textId="77777777" w:rsidTr="002C1C2F">
        <w:trPr>
          <w:ins w:id="1430" w:author="Line Hvingel" w:date="2022-12-20T13:07:00Z"/>
        </w:trPr>
        <w:tc>
          <w:tcPr>
            <w:tcW w:w="1838" w:type="dxa"/>
          </w:tcPr>
          <w:p w14:paraId="0790FDB6" w14:textId="77777777" w:rsidR="004D7C92" w:rsidRPr="007C151B" w:rsidRDefault="004D7C92" w:rsidP="002C1C2F">
            <w:pPr>
              <w:rPr>
                <w:ins w:id="1431" w:author="Line Hvingel" w:date="2022-12-20T13:07:00Z"/>
                <w:sz w:val="16"/>
                <w:szCs w:val="16"/>
              </w:rPr>
            </w:pPr>
            <w:proofErr w:type="spellStart"/>
            <w:ins w:id="1432" w:author="Line Hvingel" w:date="2022-12-20T13:07:00Z">
              <w:r w:rsidRPr="007C151B">
                <w:rPr>
                  <w:sz w:val="16"/>
                  <w:szCs w:val="16"/>
                </w:rPr>
                <w:t>ladefacilitet_type_kode</w:t>
              </w:r>
              <w:proofErr w:type="spellEnd"/>
            </w:ins>
          </w:p>
        </w:tc>
        <w:tc>
          <w:tcPr>
            <w:tcW w:w="1134" w:type="dxa"/>
          </w:tcPr>
          <w:p w14:paraId="6061DF38" w14:textId="77777777" w:rsidR="004D7C92" w:rsidRDefault="004D7C92" w:rsidP="002C1C2F">
            <w:pPr>
              <w:rPr>
                <w:ins w:id="1433" w:author="Line Hvingel" w:date="2022-12-20T13:07:00Z"/>
                <w:sz w:val="16"/>
                <w:szCs w:val="16"/>
              </w:rPr>
            </w:pPr>
            <w:proofErr w:type="spellStart"/>
            <w:ins w:id="1434" w:author="Line Hvingel" w:date="2022-12-20T13:07:00Z">
              <w:r>
                <w:rPr>
                  <w:sz w:val="16"/>
                  <w:szCs w:val="16"/>
                </w:rPr>
                <w:t>lade_ty_k</w:t>
              </w:r>
              <w:proofErr w:type="spellEnd"/>
            </w:ins>
          </w:p>
        </w:tc>
        <w:tc>
          <w:tcPr>
            <w:tcW w:w="3402" w:type="dxa"/>
            <w:shd w:val="clear" w:color="auto" w:fill="auto"/>
          </w:tcPr>
          <w:p w14:paraId="25BD58B6" w14:textId="77777777" w:rsidR="004D7C92" w:rsidRDefault="004D7C92" w:rsidP="002C1C2F">
            <w:pPr>
              <w:rPr>
                <w:ins w:id="1435" w:author="Line Hvingel" w:date="2022-12-20T13:07:00Z"/>
                <w:sz w:val="16"/>
                <w:szCs w:val="16"/>
              </w:rPr>
            </w:pPr>
            <w:ins w:id="1436" w:author="Line Hvingel" w:date="2022-12-20T13:07:00Z">
              <w:r w:rsidRPr="00985FB3">
                <w:rPr>
                  <w:sz w:val="16"/>
                  <w:szCs w:val="16"/>
                </w:rPr>
                <w:t xml:space="preserve">Kode for typen af </w:t>
              </w:r>
              <w:proofErr w:type="spellStart"/>
              <w:r>
                <w:rPr>
                  <w:sz w:val="16"/>
                  <w:szCs w:val="16"/>
                </w:rPr>
                <w:t>ladefacilitet</w:t>
              </w:r>
              <w:proofErr w:type="spellEnd"/>
            </w:ins>
          </w:p>
          <w:p w14:paraId="6C011123" w14:textId="77777777" w:rsidR="004D7C92" w:rsidRDefault="004D7C92" w:rsidP="002C1C2F">
            <w:pPr>
              <w:rPr>
                <w:ins w:id="1437" w:author="Line Hvingel" w:date="2022-12-20T13:07:00Z"/>
                <w:sz w:val="16"/>
                <w:szCs w:val="16"/>
              </w:rPr>
            </w:pPr>
          </w:p>
          <w:p w14:paraId="7FFB4F71" w14:textId="77777777" w:rsidR="004D7C92" w:rsidRPr="00985FB3" w:rsidRDefault="004D7C92" w:rsidP="002C1C2F">
            <w:pPr>
              <w:rPr>
                <w:ins w:id="1438" w:author="Line Hvingel" w:date="2022-12-20T13:07:00Z"/>
                <w:sz w:val="16"/>
                <w:szCs w:val="16"/>
              </w:rPr>
            </w:pPr>
            <w:ins w:id="1439" w:author="Line Hvingel" w:date="2022-12-20T13:07:00Z">
              <w:r>
                <w:rPr>
                  <w:sz w:val="16"/>
                  <w:szCs w:val="16"/>
                </w:rPr>
                <w:t>Kan være til bil, cykel eller kørestol</w:t>
              </w:r>
            </w:ins>
          </w:p>
        </w:tc>
        <w:tc>
          <w:tcPr>
            <w:tcW w:w="1701" w:type="dxa"/>
            <w:shd w:val="clear" w:color="auto" w:fill="auto"/>
          </w:tcPr>
          <w:p w14:paraId="67239942" w14:textId="77777777" w:rsidR="004D7C92" w:rsidRPr="00985FB3" w:rsidRDefault="004D7C92" w:rsidP="002C1C2F">
            <w:pPr>
              <w:rPr>
                <w:ins w:id="1440" w:author="Line Hvingel" w:date="2022-12-20T13:07:00Z"/>
                <w:sz w:val="16"/>
                <w:szCs w:val="16"/>
              </w:rPr>
            </w:pPr>
            <w:ins w:id="1441" w:author="Line Hvingel" w:date="2022-12-20T13:07:00Z">
              <w:r w:rsidRPr="00985FB3">
                <w:rPr>
                  <w:sz w:val="16"/>
                  <w:szCs w:val="16"/>
                </w:rPr>
                <w:lastRenderedPageBreak/>
                <w:t>Heltal</w:t>
              </w:r>
            </w:ins>
          </w:p>
        </w:tc>
        <w:tc>
          <w:tcPr>
            <w:tcW w:w="1559" w:type="dxa"/>
            <w:shd w:val="clear" w:color="auto" w:fill="auto"/>
          </w:tcPr>
          <w:p w14:paraId="5BBB78E1" w14:textId="77777777" w:rsidR="004D7C92" w:rsidRPr="00985FB3" w:rsidRDefault="004D7C92" w:rsidP="002C1C2F">
            <w:pPr>
              <w:rPr>
                <w:ins w:id="1442" w:author="Line Hvingel" w:date="2022-12-20T13:07:00Z"/>
                <w:sz w:val="16"/>
                <w:szCs w:val="16"/>
              </w:rPr>
            </w:pPr>
            <w:ins w:id="1443" w:author="Line Hvingel" w:date="2022-12-20T13:07:00Z">
              <w:r w:rsidRPr="00985FB3">
                <w:rPr>
                  <w:sz w:val="16"/>
                  <w:szCs w:val="16"/>
                </w:rPr>
                <w:t>1-99</w:t>
              </w:r>
            </w:ins>
          </w:p>
        </w:tc>
        <w:tc>
          <w:tcPr>
            <w:tcW w:w="1843" w:type="dxa"/>
          </w:tcPr>
          <w:p w14:paraId="42192BE6" w14:textId="77777777" w:rsidR="004D7C92" w:rsidRDefault="004D7C92" w:rsidP="002C1C2F">
            <w:pPr>
              <w:rPr>
                <w:ins w:id="1444" w:author="Line Hvingel" w:date="2022-12-20T13:07:00Z"/>
                <w:sz w:val="16"/>
                <w:szCs w:val="16"/>
              </w:rPr>
            </w:pPr>
            <w:ins w:id="1445" w:author="Line Hvingel" w:date="2022-12-20T13:07:00Z">
              <w:r>
                <w:rPr>
                  <w:sz w:val="16"/>
                  <w:szCs w:val="16"/>
                </w:rPr>
                <w:t>O</w:t>
              </w:r>
            </w:ins>
          </w:p>
        </w:tc>
        <w:tc>
          <w:tcPr>
            <w:tcW w:w="1843" w:type="dxa"/>
          </w:tcPr>
          <w:p w14:paraId="5AB6006D" w14:textId="77777777" w:rsidR="004D7C92" w:rsidRDefault="004D7C92" w:rsidP="002C1C2F">
            <w:pPr>
              <w:rPr>
                <w:ins w:id="1446" w:author="Line Hvingel" w:date="2022-12-20T13:07:00Z"/>
                <w:sz w:val="16"/>
                <w:szCs w:val="16"/>
              </w:rPr>
            </w:pPr>
            <w:ins w:id="1447" w:author="Line Hvingel" w:date="2022-12-20T13:07:00Z">
              <w:r>
                <w:rPr>
                  <w:sz w:val="16"/>
                  <w:szCs w:val="16"/>
                </w:rPr>
                <w:t>1</w:t>
              </w:r>
            </w:ins>
          </w:p>
        </w:tc>
      </w:tr>
      <w:tr w:rsidR="004D7C92" w:rsidRPr="00982CE1" w14:paraId="78572A93" w14:textId="77777777" w:rsidTr="002C1C2F">
        <w:trPr>
          <w:ins w:id="1448" w:author="Line Hvingel" w:date="2022-12-20T13:07:00Z"/>
        </w:trPr>
        <w:tc>
          <w:tcPr>
            <w:tcW w:w="1838" w:type="dxa"/>
            <w:shd w:val="clear" w:color="auto" w:fill="D6E9F5" w:themeFill="accent2" w:themeFillTint="33"/>
          </w:tcPr>
          <w:p w14:paraId="646061C6" w14:textId="77777777" w:rsidR="004D7C92" w:rsidRPr="007C151B" w:rsidRDefault="004D7C92" w:rsidP="002C1C2F">
            <w:pPr>
              <w:rPr>
                <w:ins w:id="1449" w:author="Line Hvingel" w:date="2022-12-20T13:07:00Z"/>
                <w:sz w:val="16"/>
                <w:szCs w:val="16"/>
              </w:rPr>
            </w:pPr>
            <w:proofErr w:type="spellStart"/>
            <w:ins w:id="1450" w:author="Line Hvingel" w:date="2022-12-20T13:07:00Z">
              <w:r w:rsidRPr="007C151B">
                <w:rPr>
                  <w:sz w:val="16"/>
                  <w:szCs w:val="16"/>
                </w:rPr>
                <w:t>ladefacilitet</w:t>
              </w:r>
              <w:proofErr w:type="spellEnd"/>
              <w:r w:rsidRPr="007C151B">
                <w:rPr>
                  <w:sz w:val="16"/>
                  <w:szCs w:val="16"/>
                </w:rPr>
                <w:t xml:space="preserve"> _type</w:t>
              </w:r>
            </w:ins>
          </w:p>
        </w:tc>
        <w:tc>
          <w:tcPr>
            <w:tcW w:w="1134" w:type="dxa"/>
            <w:shd w:val="clear" w:color="auto" w:fill="D6E9F5" w:themeFill="accent2" w:themeFillTint="33"/>
          </w:tcPr>
          <w:p w14:paraId="6093E0F7" w14:textId="77777777" w:rsidR="004D7C92" w:rsidRDefault="004D7C92" w:rsidP="002C1C2F">
            <w:pPr>
              <w:rPr>
                <w:ins w:id="1451" w:author="Line Hvingel" w:date="2022-12-20T13:07:00Z"/>
                <w:sz w:val="16"/>
                <w:szCs w:val="16"/>
              </w:rPr>
            </w:pPr>
            <w:proofErr w:type="spellStart"/>
            <w:ins w:id="1452" w:author="Line Hvingel" w:date="2022-12-20T13:07:00Z">
              <w:r>
                <w:rPr>
                  <w:sz w:val="16"/>
                  <w:szCs w:val="16"/>
                </w:rPr>
                <w:t>lade_ty</w:t>
              </w:r>
              <w:proofErr w:type="spellEnd"/>
            </w:ins>
          </w:p>
        </w:tc>
        <w:tc>
          <w:tcPr>
            <w:tcW w:w="3402" w:type="dxa"/>
            <w:shd w:val="clear" w:color="auto" w:fill="D6E9F5" w:themeFill="accent2" w:themeFillTint="33"/>
          </w:tcPr>
          <w:p w14:paraId="242A3D1F" w14:textId="77777777" w:rsidR="004D7C92" w:rsidRDefault="004D7C92" w:rsidP="002C1C2F">
            <w:pPr>
              <w:rPr>
                <w:ins w:id="1453" w:author="Line Hvingel" w:date="2022-12-20T13:07:00Z"/>
                <w:sz w:val="16"/>
                <w:szCs w:val="16"/>
              </w:rPr>
            </w:pPr>
            <w:ins w:id="1454" w:author="Line Hvingel" w:date="2022-12-20T13:07:00Z">
              <w:r w:rsidRPr="00985FB3">
                <w:rPr>
                  <w:sz w:val="16"/>
                  <w:szCs w:val="16"/>
                </w:rPr>
                <w:t xml:space="preserve">Type af </w:t>
              </w:r>
              <w:proofErr w:type="spellStart"/>
              <w:r>
                <w:rPr>
                  <w:sz w:val="16"/>
                  <w:szCs w:val="16"/>
                </w:rPr>
                <w:t>ladefacilitet</w:t>
              </w:r>
              <w:proofErr w:type="spellEnd"/>
            </w:ins>
          </w:p>
          <w:p w14:paraId="03779C7E" w14:textId="77777777" w:rsidR="004D7C92" w:rsidRPr="00985FB3" w:rsidRDefault="004D7C92" w:rsidP="002C1C2F">
            <w:pPr>
              <w:rPr>
                <w:ins w:id="1455" w:author="Line Hvingel" w:date="2022-12-20T13:07:00Z"/>
                <w:sz w:val="16"/>
                <w:szCs w:val="16"/>
              </w:rPr>
            </w:pPr>
          </w:p>
        </w:tc>
        <w:tc>
          <w:tcPr>
            <w:tcW w:w="1701" w:type="dxa"/>
            <w:shd w:val="clear" w:color="auto" w:fill="D6E9F5" w:themeFill="accent2" w:themeFillTint="33"/>
          </w:tcPr>
          <w:p w14:paraId="1EBB332A" w14:textId="77777777" w:rsidR="004D7C92" w:rsidRPr="00985FB3" w:rsidRDefault="004D7C92" w:rsidP="002C1C2F">
            <w:pPr>
              <w:rPr>
                <w:ins w:id="1456" w:author="Line Hvingel" w:date="2022-12-20T13:07:00Z"/>
                <w:sz w:val="16"/>
                <w:szCs w:val="16"/>
              </w:rPr>
            </w:pPr>
            <w:ins w:id="1457" w:author="Line Hvingel" w:date="2022-12-20T13:07:00Z">
              <w:r w:rsidRPr="00985FB3">
                <w:rPr>
                  <w:sz w:val="16"/>
                  <w:szCs w:val="16"/>
                </w:rPr>
                <w:t>Tekststreng</w:t>
              </w:r>
            </w:ins>
          </w:p>
        </w:tc>
        <w:tc>
          <w:tcPr>
            <w:tcW w:w="1559" w:type="dxa"/>
            <w:shd w:val="clear" w:color="auto" w:fill="D6E9F5" w:themeFill="accent2" w:themeFillTint="33"/>
          </w:tcPr>
          <w:p w14:paraId="0EA69E3D" w14:textId="77777777" w:rsidR="004D7C92" w:rsidRPr="00985FB3" w:rsidRDefault="004D7C92" w:rsidP="002C1C2F">
            <w:pPr>
              <w:rPr>
                <w:ins w:id="1458" w:author="Line Hvingel" w:date="2022-12-20T13:07:00Z"/>
                <w:sz w:val="16"/>
                <w:szCs w:val="16"/>
              </w:rPr>
            </w:pPr>
            <w:ins w:id="1459" w:author="Line Hvingel" w:date="2022-12-20T13:07:00Z">
              <w:r w:rsidRPr="00985FB3">
                <w:rPr>
                  <w:sz w:val="16"/>
                  <w:szCs w:val="16"/>
                </w:rPr>
                <w:t>0-30 tegn</w:t>
              </w:r>
            </w:ins>
          </w:p>
        </w:tc>
        <w:tc>
          <w:tcPr>
            <w:tcW w:w="1843" w:type="dxa"/>
            <w:shd w:val="clear" w:color="auto" w:fill="D6E9F5" w:themeFill="accent2" w:themeFillTint="33"/>
          </w:tcPr>
          <w:p w14:paraId="291144AE" w14:textId="77777777" w:rsidR="004D7C92" w:rsidRDefault="004D7C92" w:rsidP="002C1C2F">
            <w:pPr>
              <w:rPr>
                <w:ins w:id="1460" w:author="Line Hvingel" w:date="2022-12-20T13:07:00Z"/>
                <w:sz w:val="16"/>
                <w:szCs w:val="16"/>
              </w:rPr>
            </w:pPr>
            <w:ins w:id="1461" w:author="Line Hvingel" w:date="2022-12-20T13:07:00Z">
              <w:r>
                <w:rPr>
                  <w:sz w:val="16"/>
                  <w:szCs w:val="16"/>
                </w:rPr>
                <w:t>F (Udfyldes automatisk)</w:t>
              </w:r>
            </w:ins>
          </w:p>
        </w:tc>
        <w:tc>
          <w:tcPr>
            <w:tcW w:w="1843" w:type="dxa"/>
            <w:shd w:val="clear" w:color="auto" w:fill="D6E9F5" w:themeFill="accent2" w:themeFillTint="33"/>
          </w:tcPr>
          <w:p w14:paraId="16849BBC" w14:textId="77777777" w:rsidR="004D7C92" w:rsidRDefault="004D7C92" w:rsidP="002C1C2F">
            <w:pPr>
              <w:rPr>
                <w:ins w:id="1462" w:author="Line Hvingel" w:date="2022-12-20T13:07:00Z"/>
                <w:sz w:val="16"/>
                <w:szCs w:val="16"/>
              </w:rPr>
            </w:pPr>
            <w:proofErr w:type="spellStart"/>
            <w:ins w:id="1463" w:author="Line Hvingel" w:date="2022-12-20T13:07:00Z">
              <w:r>
                <w:rPr>
                  <w:sz w:val="16"/>
                  <w:szCs w:val="16"/>
                </w:rPr>
                <w:t>Elladestander</w:t>
              </w:r>
              <w:proofErr w:type="spellEnd"/>
              <w:r>
                <w:rPr>
                  <w:sz w:val="16"/>
                  <w:szCs w:val="16"/>
                </w:rPr>
                <w:t xml:space="preserve"> til bil</w:t>
              </w:r>
            </w:ins>
          </w:p>
        </w:tc>
      </w:tr>
      <w:tr w:rsidR="004D7C92" w:rsidRPr="00982CE1" w14:paraId="43669315" w14:textId="77777777" w:rsidTr="002C1C2F">
        <w:trPr>
          <w:ins w:id="1464" w:author="Line Hvingel" w:date="2022-12-20T13:07:00Z"/>
        </w:trPr>
        <w:tc>
          <w:tcPr>
            <w:tcW w:w="1838" w:type="dxa"/>
          </w:tcPr>
          <w:p w14:paraId="43093AD8" w14:textId="5DE5AE59" w:rsidR="004D7C92" w:rsidRPr="00982CE1" w:rsidRDefault="004D7C92" w:rsidP="002C1C2F">
            <w:pPr>
              <w:rPr>
                <w:ins w:id="1465" w:author="Line Hvingel" w:date="2022-12-20T13:07:00Z"/>
                <w:sz w:val="16"/>
                <w:szCs w:val="16"/>
              </w:rPr>
            </w:pPr>
            <w:proofErr w:type="spellStart"/>
            <w:ins w:id="1466" w:author="Line Hvingel" w:date="2022-12-20T13:07:00Z">
              <w:r>
                <w:rPr>
                  <w:sz w:val="16"/>
                  <w:szCs w:val="16"/>
                </w:rPr>
                <w:t>i</w:t>
              </w:r>
              <w:r w:rsidRPr="00493073">
                <w:rPr>
                  <w:sz w:val="16"/>
                  <w:szCs w:val="16"/>
                </w:rPr>
                <w:t>nternationalt</w:t>
              </w:r>
              <w:r>
                <w:rPr>
                  <w:sz w:val="16"/>
                  <w:szCs w:val="16"/>
                </w:rPr>
                <w:t>_</w:t>
              </w:r>
              <w:del w:id="1467" w:author="Christian Fischer" w:date="2023-01-10T13:29:00Z">
                <w:r w:rsidRPr="00493073" w:rsidDel="00AD7815">
                  <w:rPr>
                    <w:sz w:val="16"/>
                    <w:szCs w:val="16"/>
                  </w:rPr>
                  <w:delText>ID</w:delText>
                </w:r>
              </w:del>
            </w:ins>
            <w:ins w:id="1468" w:author="Christian Fischer" w:date="2023-01-10T13:29:00Z">
              <w:r w:rsidR="00AD7815">
                <w:rPr>
                  <w:sz w:val="16"/>
                  <w:szCs w:val="16"/>
                </w:rPr>
                <w:t>id</w:t>
              </w:r>
            </w:ins>
            <w:proofErr w:type="spellEnd"/>
          </w:p>
        </w:tc>
        <w:tc>
          <w:tcPr>
            <w:tcW w:w="1134" w:type="dxa"/>
          </w:tcPr>
          <w:p w14:paraId="54234A9B" w14:textId="58D1ADC8" w:rsidR="004D7C92" w:rsidRPr="00982CE1" w:rsidRDefault="004D7C92" w:rsidP="002C1C2F">
            <w:pPr>
              <w:rPr>
                <w:ins w:id="1469" w:author="Line Hvingel" w:date="2022-12-20T13:07:00Z"/>
                <w:sz w:val="16"/>
                <w:szCs w:val="16"/>
              </w:rPr>
            </w:pPr>
            <w:proofErr w:type="spellStart"/>
            <w:ins w:id="1470" w:author="Line Hvingel" w:date="2022-12-20T13:07:00Z">
              <w:r>
                <w:rPr>
                  <w:sz w:val="16"/>
                  <w:szCs w:val="16"/>
                </w:rPr>
                <w:t>int_</w:t>
              </w:r>
              <w:del w:id="1471" w:author="Christian Fischer" w:date="2023-01-10T13:29:00Z">
                <w:r w:rsidDel="00AD7815">
                  <w:rPr>
                    <w:sz w:val="16"/>
                    <w:szCs w:val="16"/>
                  </w:rPr>
                  <w:delText>ID</w:delText>
                </w:r>
              </w:del>
            </w:ins>
            <w:ins w:id="1472" w:author="Christian Fischer" w:date="2023-01-10T13:29:00Z">
              <w:r w:rsidR="00AD7815">
                <w:rPr>
                  <w:sz w:val="16"/>
                  <w:szCs w:val="16"/>
                </w:rPr>
                <w:t>id</w:t>
              </w:r>
            </w:ins>
            <w:proofErr w:type="spellEnd"/>
          </w:p>
        </w:tc>
        <w:tc>
          <w:tcPr>
            <w:tcW w:w="3402" w:type="dxa"/>
            <w:shd w:val="clear" w:color="auto" w:fill="auto"/>
          </w:tcPr>
          <w:p w14:paraId="68F209DA" w14:textId="77777777" w:rsidR="004D7C92" w:rsidRDefault="004D7C92" w:rsidP="002C1C2F">
            <w:pPr>
              <w:rPr>
                <w:ins w:id="1473" w:author="Line Hvingel" w:date="2022-12-20T13:07:00Z"/>
                <w:sz w:val="16"/>
                <w:szCs w:val="16"/>
              </w:rPr>
            </w:pPr>
            <w:ins w:id="1474" w:author="Line Hvingel" w:date="2022-12-20T13:07:00Z">
              <w:r w:rsidRPr="00CC7E7A">
                <w:rPr>
                  <w:sz w:val="16"/>
                  <w:szCs w:val="16"/>
                </w:rPr>
                <w:t xml:space="preserve">Unik identifikation af en </w:t>
              </w:r>
              <w:proofErr w:type="spellStart"/>
              <w:r w:rsidRPr="00CC7E7A">
                <w:rPr>
                  <w:sz w:val="16"/>
                  <w:szCs w:val="16"/>
                </w:rPr>
                <w:t>ladefacilitet</w:t>
              </w:r>
              <w:proofErr w:type="spellEnd"/>
              <w:r w:rsidRPr="00CC7E7A">
                <w:rPr>
                  <w:sz w:val="16"/>
                  <w:szCs w:val="16"/>
                </w:rPr>
                <w:t>.</w:t>
              </w:r>
            </w:ins>
          </w:p>
          <w:p w14:paraId="2870DF77" w14:textId="77777777" w:rsidR="004D7C92" w:rsidRPr="00CC7E7A" w:rsidRDefault="004D7C92" w:rsidP="002C1C2F">
            <w:pPr>
              <w:rPr>
                <w:ins w:id="1475" w:author="Line Hvingel" w:date="2022-12-20T13:07:00Z"/>
                <w:sz w:val="16"/>
                <w:szCs w:val="16"/>
              </w:rPr>
            </w:pPr>
          </w:p>
          <w:p w14:paraId="0D39A7F5" w14:textId="77777777" w:rsidR="004D7C92" w:rsidRPr="00985FB3" w:rsidRDefault="004D7C92" w:rsidP="002C1C2F">
            <w:pPr>
              <w:rPr>
                <w:ins w:id="1476" w:author="Line Hvingel" w:date="2022-12-20T13:07:00Z"/>
                <w:sz w:val="16"/>
                <w:szCs w:val="16"/>
              </w:rPr>
            </w:pPr>
            <w:ins w:id="1477" w:author="Line Hvingel" w:date="2022-12-20T13:07:00Z">
              <w:r w:rsidRPr="00CC7E7A">
                <w:rPr>
                  <w:sz w:val="16"/>
                  <w:szCs w:val="16"/>
                </w:rPr>
                <w:t xml:space="preserve">Internationalt identifikationsnummer til </w:t>
              </w:r>
              <w:proofErr w:type="spellStart"/>
              <w:r w:rsidRPr="00CC7E7A">
                <w:rPr>
                  <w:sz w:val="16"/>
                  <w:szCs w:val="16"/>
                </w:rPr>
                <w:t>ladefacilitet</w:t>
              </w:r>
              <w:proofErr w:type="spellEnd"/>
              <w:r w:rsidRPr="00CC7E7A">
                <w:rPr>
                  <w:sz w:val="16"/>
                  <w:szCs w:val="16"/>
                </w:rPr>
                <w:t xml:space="preserve">. For </w:t>
              </w:r>
              <w:proofErr w:type="spellStart"/>
              <w:r w:rsidRPr="00CC7E7A">
                <w:rPr>
                  <w:sz w:val="16"/>
                  <w:szCs w:val="16"/>
                </w:rPr>
                <w:t>elladestandere</w:t>
              </w:r>
              <w:proofErr w:type="spellEnd"/>
              <w:r w:rsidRPr="00CC7E7A">
                <w:rPr>
                  <w:sz w:val="16"/>
                  <w:szCs w:val="16"/>
                </w:rPr>
                <w:t xml:space="preserve"> vil det være det såkaldte EVSE ID. To </w:t>
              </w:r>
              <w:proofErr w:type="spellStart"/>
              <w:r w:rsidRPr="00CC7E7A">
                <w:rPr>
                  <w:sz w:val="16"/>
                  <w:szCs w:val="16"/>
                </w:rPr>
                <w:t>ladepunkter</w:t>
              </w:r>
              <w:proofErr w:type="spellEnd"/>
              <w:r w:rsidRPr="00CC7E7A">
                <w:rPr>
                  <w:sz w:val="16"/>
                  <w:szCs w:val="16"/>
                </w:rPr>
                <w:t xml:space="preserve"> kan have samme ID, hvis de IKKE er på samme </w:t>
              </w:r>
              <w:proofErr w:type="spellStart"/>
              <w:proofErr w:type="gramStart"/>
              <w:r w:rsidRPr="00CC7E7A">
                <w:rPr>
                  <w:sz w:val="16"/>
                  <w:szCs w:val="16"/>
                </w:rPr>
                <w:t>ladestander.Anvendes</w:t>
              </w:r>
              <w:proofErr w:type="spellEnd"/>
              <w:proofErr w:type="gramEnd"/>
              <w:r w:rsidRPr="00CC7E7A">
                <w:rPr>
                  <w:sz w:val="16"/>
                  <w:szCs w:val="16"/>
                </w:rPr>
                <w:t xml:space="preserve"> ved sammenstilling med data relateret til samme </w:t>
              </w:r>
              <w:proofErr w:type="spellStart"/>
              <w:r w:rsidRPr="00CC7E7A">
                <w:rPr>
                  <w:sz w:val="16"/>
                  <w:szCs w:val="16"/>
                </w:rPr>
                <w:t>ladepunkt</w:t>
              </w:r>
              <w:proofErr w:type="spellEnd"/>
              <w:r w:rsidRPr="00CC7E7A">
                <w:rPr>
                  <w:sz w:val="16"/>
                  <w:szCs w:val="16"/>
                </w:rPr>
                <w:t xml:space="preserve"> nationalt, såvel som internationalt.</w:t>
              </w:r>
            </w:ins>
          </w:p>
        </w:tc>
        <w:tc>
          <w:tcPr>
            <w:tcW w:w="1701" w:type="dxa"/>
            <w:shd w:val="clear" w:color="auto" w:fill="auto"/>
          </w:tcPr>
          <w:p w14:paraId="77ED1FAB" w14:textId="77777777" w:rsidR="004D7C92" w:rsidRPr="00985FB3" w:rsidRDefault="004D7C92" w:rsidP="002C1C2F">
            <w:pPr>
              <w:rPr>
                <w:ins w:id="1478" w:author="Line Hvingel" w:date="2022-12-20T13:07:00Z"/>
                <w:sz w:val="16"/>
                <w:szCs w:val="16"/>
              </w:rPr>
            </w:pPr>
            <w:ins w:id="1479" w:author="Line Hvingel" w:date="2022-12-20T13:07:00Z">
              <w:r w:rsidRPr="00985FB3">
                <w:rPr>
                  <w:sz w:val="16"/>
                  <w:szCs w:val="16"/>
                </w:rPr>
                <w:t>Tekststreng</w:t>
              </w:r>
            </w:ins>
          </w:p>
        </w:tc>
        <w:tc>
          <w:tcPr>
            <w:tcW w:w="1559" w:type="dxa"/>
            <w:shd w:val="clear" w:color="auto" w:fill="auto"/>
          </w:tcPr>
          <w:p w14:paraId="5EE4CFC4" w14:textId="77777777" w:rsidR="004D7C92" w:rsidRPr="00985FB3" w:rsidRDefault="004D7C92" w:rsidP="002C1C2F">
            <w:pPr>
              <w:rPr>
                <w:ins w:id="1480" w:author="Line Hvingel" w:date="2022-12-20T13:07:00Z"/>
                <w:sz w:val="16"/>
                <w:szCs w:val="16"/>
              </w:rPr>
            </w:pPr>
            <w:ins w:id="1481" w:author="Line Hvingel" w:date="2022-12-20T13:07:00Z">
              <w:r w:rsidRPr="00985FB3">
                <w:rPr>
                  <w:sz w:val="16"/>
                  <w:szCs w:val="16"/>
                </w:rPr>
                <w:t>1-20 tegn</w:t>
              </w:r>
            </w:ins>
          </w:p>
        </w:tc>
        <w:tc>
          <w:tcPr>
            <w:tcW w:w="1843" w:type="dxa"/>
          </w:tcPr>
          <w:p w14:paraId="0B037ABB" w14:textId="77777777" w:rsidR="004D7C92" w:rsidRPr="00982CE1" w:rsidRDefault="004D7C92" w:rsidP="002C1C2F">
            <w:pPr>
              <w:rPr>
                <w:ins w:id="1482" w:author="Line Hvingel" w:date="2022-12-20T13:07:00Z"/>
                <w:sz w:val="16"/>
                <w:szCs w:val="16"/>
              </w:rPr>
            </w:pPr>
            <w:ins w:id="1483" w:author="Line Hvingel" w:date="2022-12-20T13:07:00Z">
              <w:r>
                <w:rPr>
                  <w:sz w:val="16"/>
                  <w:szCs w:val="16"/>
                </w:rPr>
                <w:t>F</w:t>
              </w:r>
            </w:ins>
          </w:p>
        </w:tc>
        <w:tc>
          <w:tcPr>
            <w:tcW w:w="1843" w:type="dxa"/>
          </w:tcPr>
          <w:p w14:paraId="1F881A53" w14:textId="77777777" w:rsidR="004D7C92" w:rsidRPr="00982CE1" w:rsidRDefault="004D7C92" w:rsidP="002C1C2F">
            <w:pPr>
              <w:rPr>
                <w:ins w:id="1484" w:author="Line Hvingel" w:date="2022-12-20T13:07:00Z"/>
                <w:sz w:val="16"/>
                <w:szCs w:val="16"/>
              </w:rPr>
            </w:pPr>
            <w:ins w:id="1485" w:author="Line Hvingel" w:date="2022-12-20T13:07:00Z">
              <w:r>
                <w:rPr>
                  <w:sz w:val="16"/>
                  <w:szCs w:val="16"/>
                </w:rPr>
                <w:t>CH</w:t>
              </w:r>
              <w:r w:rsidRPr="007C4A86">
                <w:rPr>
                  <w:sz w:val="16"/>
                  <w:szCs w:val="16"/>
                </w:rPr>
                <w:t>*ION*E213604</w:t>
              </w:r>
            </w:ins>
          </w:p>
        </w:tc>
      </w:tr>
      <w:tr w:rsidR="00F23550" w:rsidRPr="00982CE1" w14:paraId="1401050E" w14:textId="77777777" w:rsidTr="002C1C2F">
        <w:trPr>
          <w:ins w:id="1486" w:author="Sofie Kofoed Led" w:date="2022-12-21T15:28:00Z"/>
        </w:trPr>
        <w:tc>
          <w:tcPr>
            <w:tcW w:w="1838" w:type="dxa"/>
          </w:tcPr>
          <w:p w14:paraId="39C5B2BC" w14:textId="2AD706C5" w:rsidR="00F23550" w:rsidRDefault="00F23550" w:rsidP="00F23550">
            <w:pPr>
              <w:rPr>
                <w:ins w:id="1487" w:author="Sofie Kofoed Led" w:date="2022-12-21T15:28:00Z"/>
                <w:sz w:val="16"/>
                <w:szCs w:val="16"/>
              </w:rPr>
            </w:pPr>
            <w:proofErr w:type="spellStart"/>
            <w:ins w:id="1488" w:author="Sofie Kofoed Led" w:date="2022-12-21T15:28:00Z">
              <w:r>
                <w:rPr>
                  <w:sz w:val="16"/>
                  <w:szCs w:val="16"/>
                </w:rPr>
                <w:t>ejer_</w:t>
              </w:r>
              <w:del w:id="1489" w:author="Christian Fischer" w:date="2023-01-10T13:28:00Z">
                <w:r w:rsidRPr="004C0DF4" w:rsidDel="00AD7815">
                  <w:rPr>
                    <w:sz w:val="16"/>
                    <w:szCs w:val="16"/>
                  </w:rPr>
                  <w:delText xml:space="preserve"> </w:delText>
                </w:r>
              </w:del>
              <w:r w:rsidRPr="004C0DF4">
                <w:rPr>
                  <w:sz w:val="16"/>
                  <w:szCs w:val="16"/>
                </w:rPr>
                <w:t>ladefacilitet</w:t>
              </w:r>
              <w:proofErr w:type="spellEnd"/>
            </w:ins>
          </w:p>
        </w:tc>
        <w:tc>
          <w:tcPr>
            <w:tcW w:w="1134" w:type="dxa"/>
          </w:tcPr>
          <w:p w14:paraId="7066A784" w14:textId="162B78A7" w:rsidR="00F23550" w:rsidRDefault="00F23550" w:rsidP="00F23550">
            <w:pPr>
              <w:rPr>
                <w:ins w:id="1490" w:author="Sofie Kofoed Led" w:date="2022-12-21T15:28:00Z"/>
                <w:sz w:val="16"/>
                <w:szCs w:val="16"/>
              </w:rPr>
            </w:pPr>
            <w:ins w:id="1491" w:author="Sofie Kofoed Led" w:date="2022-12-21T15:28:00Z">
              <w:r>
                <w:rPr>
                  <w:sz w:val="16"/>
                  <w:szCs w:val="16"/>
                </w:rPr>
                <w:t>ejer</w:t>
              </w:r>
            </w:ins>
          </w:p>
        </w:tc>
        <w:tc>
          <w:tcPr>
            <w:tcW w:w="3402" w:type="dxa"/>
            <w:shd w:val="clear" w:color="auto" w:fill="auto"/>
          </w:tcPr>
          <w:p w14:paraId="1CC06447" w14:textId="77777777" w:rsidR="00F23550" w:rsidRDefault="00F23550" w:rsidP="00F23550">
            <w:pPr>
              <w:rPr>
                <w:ins w:id="1492" w:author="Sofie Kofoed Led" w:date="2022-12-21T15:28:00Z"/>
                <w:sz w:val="16"/>
                <w:szCs w:val="16"/>
              </w:rPr>
            </w:pPr>
            <w:ins w:id="1493" w:author="Sofie Kofoed Led" w:date="2022-12-21T15:28:00Z">
              <w:r w:rsidRPr="00032D76">
                <w:rPr>
                  <w:sz w:val="16"/>
                  <w:szCs w:val="16"/>
                </w:rPr>
                <w:t xml:space="preserve">Fysisk eller juridisk person, der ejer det eller de tekniske anlæg, der udgør en </w:t>
              </w:r>
              <w:proofErr w:type="spellStart"/>
              <w:r w:rsidRPr="00032D76">
                <w:rPr>
                  <w:sz w:val="16"/>
                  <w:szCs w:val="16"/>
                </w:rPr>
                <w:t>ladefacilitet</w:t>
              </w:r>
              <w:proofErr w:type="spellEnd"/>
              <w:r w:rsidRPr="00032D76">
                <w:rPr>
                  <w:sz w:val="16"/>
                  <w:szCs w:val="16"/>
                </w:rPr>
                <w:t>.</w:t>
              </w:r>
            </w:ins>
          </w:p>
          <w:p w14:paraId="1BD3C7D2" w14:textId="77777777" w:rsidR="00F23550" w:rsidRPr="00032D76" w:rsidRDefault="00F23550" w:rsidP="00F23550">
            <w:pPr>
              <w:rPr>
                <w:ins w:id="1494" w:author="Sofie Kofoed Led" w:date="2022-12-21T15:28:00Z"/>
                <w:sz w:val="16"/>
                <w:szCs w:val="16"/>
              </w:rPr>
            </w:pPr>
          </w:p>
          <w:p w14:paraId="2D356F43" w14:textId="26A57678" w:rsidR="00F23550" w:rsidRPr="00CC7E7A" w:rsidRDefault="00F23550" w:rsidP="00F23550">
            <w:pPr>
              <w:rPr>
                <w:ins w:id="1495" w:author="Sofie Kofoed Led" w:date="2022-12-21T15:28:00Z"/>
                <w:sz w:val="16"/>
                <w:szCs w:val="16"/>
              </w:rPr>
            </w:pPr>
            <w:ins w:id="1496" w:author="Sofie Kofoed Led" w:date="2022-12-21T15:28:00Z">
              <w:r w:rsidRPr="00032D76">
                <w:rPr>
                  <w:sz w:val="16"/>
                  <w:szCs w:val="16"/>
                </w:rPr>
                <w:t xml:space="preserve">Ejer af </w:t>
              </w:r>
              <w:proofErr w:type="spellStart"/>
              <w:r w:rsidRPr="00032D76">
                <w:rPr>
                  <w:sz w:val="16"/>
                  <w:szCs w:val="16"/>
                </w:rPr>
                <w:t>ladefacilitet</w:t>
              </w:r>
              <w:proofErr w:type="spellEnd"/>
              <w:r w:rsidRPr="00032D76">
                <w:rPr>
                  <w:sz w:val="16"/>
                  <w:szCs w:val="16"/>
                </w:rPr>
                <w:t>, der muliggør opladning. Ofte operatør, men også energiselskaber</w:t>
              </w:r>
            </w:ins>
          </w:p>
        </w:tc>
        <w:tc>
          <w:tcPr>
            <w:tcW w:w="1701" w:type="dxa"/>
            <w:shd w:val="clear" w:color="auto" w:fill="auto"/>
          </w:tcPr>
          <w:p w14:paraId="75FA1E00" w14:textId="34BE8F65" w:rsidR="00F23550" w:rsidRPr="00985FB3" w:rsidRDefault="00F23550" w:rsidP="00F23550">
            <w:pPr>
              <w:rPr>
                <w:ins w:id="1497" w:author="Sofie Kofoed Led" w:date="2022-12-21T15:28:00Z"/>
                <w:sz w:val="16"/>
                <w:szCs w:val="16"/>
              </w:rPr>
            </w:pPr>
            <w:ins w:id="1498" w:author="Sofie Kofoed Led" w:date="2022-12-21T15:28:00Z">
              <w:r w:rsidRPr="00985FB3">
                <w:rPr>
                  <w:sz w:val="16"/>
                  <w:szCs w:val="16"/>
                </w:rPr>
                <w:t>Tekststreng</w:t>
              </w:r>
            </w:ins>
          </w:p>
        </w:tc>
        <w:tc>
          <w:tcPr>
            <w:tcW w:w="1559" w:type="dxa"/>
            <w:shd w:val="clear" w:color="auto" w:fill="auto"/>
          </w:tcPr>
          <w:p w14:paraId="175DDCD7" w14:textId="0D8FD935" w:rsidR="00F23550" w:rsidRPr="00985FB3" w:rsidRDefault="00F23550" w:rsidP="00F23550">
            <w:pPr>
              <w:rPr>
                <w:ins w:id="1499" w:author="Sofie Kofoed Led" w:date="2022-12-21T15:28:00Z"/>
                <w:sz w:val="16"/>
                <w:szCs w:val="16"/>
              </w:rPr>
            </w:pPr>
            <w:ins w:id="1500" w:author="Sofie Kofoed Led" w:date="2022-12-21T15:28:00Z">
              <w:r w:rsidRPr="00985FB3">
                <w:rPr>
                  <w:sz w:val="16"/>
                  <w:szCs w:val="16"/>
                </w:rPr>
                <w:t>0-50 tegn</w:t>
              </w:r>
            </w:ins>
          </w:p>
        </w:tc>
        <w:tc>
          <w:tcPr>
            <w:tcW w:w="1843" w:type="dxa"/>
          </w:tcPr>
          <w:p w14:paraId="06EDDAE2" w14:textId="628C6C9E" w:rsidR="00F23550" w:rsidRDefault="00F23550" w:rsidP="00F23550">
            <w:pPr>
              <w:rPr>
                <w:ins w:id="1501" w:author="Sofie Kofoed Led" w:date="2022-12-21T15:28:00Z"/>
                <w:sz w:val="16"/>
                <w:szCs w:val="16"/>
              </w:rPr>
            </w:pPr>
            <w:ins w:id="1502" w:author="Sofie Kofoed Led" w:date="2022-12-21T15:28:00Z">
              <w:r>
                <w:rPr>
                  <w:sz w:val="16"/>
                  <w:szCs w:val="16"/>
                </w:rPr>
                <w:t>F</w:t>
              </w:r>
            </w:ins>
          </w:p>
        </w:tc>
        <w:tc>
          <w:tcPr>
            <w:tcW w:w="1843" w:type="dxa"/>
          </w:tcPr>
          <w:p w14:paraId="6DF2BB1C" w14:textId="402FC33D" w:rsidR="00F23550" w:rsidRDefault="00F23550" w:rsidP="00F23550">
            <w:pPr>
              <w:rPr>
                <w:ins w:id="1503" w:author="Sofie Kofoed Led" w:date="2022-12-21T15:28:00Z"/>
                <w:sz w:val="16"/>
                <w:szCs w:val="16"/>
              </w:rPr>
            </w:pPr>
            <w:ins w:id="1504" w:author="Sofie Kofoed Led" w:date="2022-12-21T15:28:00Z">
              <w:r>
                <w:rPr>
                  <w:sz w:val="16"/>
                  <w:szCs w:val="16"/>
                </w:rPr>
                <w:t>Zapp</w:t>
              </w:r>
            </w:ins>
          </w:p>
        </w:tc>
      </w:tr>
      <w:tr w:rsidR="00F23550" w:rsidRPr="00982CE1" w14:paraId="18FEF23A" w14:textId="77777777" w:rsidTr="002C1C2F">
        <w:trPr>
          <w:ins w:id="1505" w:author="Sofie Kofoed Led" w:date="2022-12-21T15:32:00Z"/>
        </w:trPr>
        <w:tc>
          <w:tcPr>
            <w:tcW w:w="1838" w:type="dxa"/>
          </w:tcPr>
          <w:p w14:paraId="3891D992" w14:textId="05A51AB0" w:rsidR="00F23550" w:rsidRDefault="00F23550" w:rsidP="00F23550">
            <w:pPr>
              <w:rPr>
                <w:ins w:id="1506" w:author="Sofie Kofoed Led" w:date="2022-12-21T15:32:00Z"/>
                <w:sz w:val="16"/>
                <w:szCs w:val="16"/>
              </w:rPr>
            </w:pPr>
            <w:proofErr w:type="spellStart"/>
            <w:ins w:id="1507" w:author="Sofie Kofoed Led" w:date="2022-12-21T15:32:00Z">
              <w:r>
                <w:rPr>
                  <w:sz w:val="16"/>
                  <w:szCs w:val="16"/>
                </w:rPr>
                <w:t>operatoer_</w:t>
              </w:r>
              <w:del w:id="1508" w:author="Christian Fischer" w:date="2023-01-10T13:29:00Z">
                <w:r w:rsidRPr="004C0DF4" w:rsidDel="00AD7815">
                  <w:rPr>
                    <w:sz w:val="16"/>
                    <w:szCs w:val="16"/>
                  </w:rPr>
                  <w:delText xml:space="preserve"> </w:delText>
                </w:r>
              </w:del>
              <w:r w:rsidRPr="004C0DF4">
                <w:rPr>
                  <w:sz w:val="16"/>
                  <w:szCs w:val="16"/>
                </w:rPr>
                <w:t>ladefacilitet</w:t>
              </w:r>
              <w:proofErr w:type="spellEnd"/>
            </w:ins>
          </w:p>
        </w:tc>
        <w:tc>
          <w:tcPr>
            <w:tcW w:w="1134" w:type="dxa"/>
          </w:tcPr>
          <w:p w14:paraId="4E5481DE" w14:textId="29FD8856" w:rsidR="00F23550" w:rsidRDefault="00F23550" w:rsidP="00F23550">
            <w:pPr>
              <w:rPr>
                <w:ins w:id="1509" w:author="Sofie Kofoed Led" w:date="2022-12-21T15:32:00Z"/>
                <w:sz w:val="16"/>
                <w:szCs w:val="16"/>
              </w:rPr>
            </w:pPr>
            <w:proofErr w:type="spellStart"/>
            <w:ins w:id="1510" w:author="Sofie Kofoed Led" w:date="2022-12-21T15:32:00Z">
              <w:r>
                <w:rPr>
                  <w:sz w:val="16"/>
                  <w:szCs w:val="16"/>
                </w:rPr>
                <w:t>operatoer</w:t>
              </w:r>
              <w:proofErr w:type="spellEnd"/>
            </w:ins>
          </w:p>
        </w:tc>
        <w:tc>
          <w:tcPr>
            <w:tcW w:w="3402" w:type="dxa"/>
            <w:shd w:val="clear" w:color="auto" w:fill="auto"/>
          </w:tcPr>
          <w:p w14:paraId="7E642022" w14:textId="77777777" w:rsidR="00F23550" w:rsidRDefault="00F23550" w:rsidP="00F23550">
            <w:pPr>
              <w:rPr>
                <w:ins w:id="1511" w:author="Sofie Kofoed Led" w:date="2022-12-21T15:32:00Z"/>
                <w:sz w:val="16"/>
                <w:szCs w:val="16"/>
              </w:rPr>
            </w:pPr>
            <w:ins w:id="1512" w:author="Sofie Kofoed Led" w:date="2022-12-21T15:32:00Z">
              <w:r w:rsidRPr="005E6045">
                <w:rPr>
                  <w:sz w:val="16"/>
                  <w:szCs w:val="16"/>
                </w:rPr>
                <w:t xml:space="preserve">Fysisk eller juridisk person, der er ansvarlig for forvaltningen og driften af en </w:t>
              </w:r>
              <w:proofErr w:type="spellStart"/>
              <w:r w:rsidRPr="005E6045">
                <w:rPr>
                  <w:sz w:val="16"/>
                  <w:szCs w:val="16"/>
                </w:rPr>
                <w:t>ladefacilitet</w:t>
              </w:r>
              <w:proofErr w:type="spellEnd"/>
              <w:r w:rsidRPr="005E6045">
                <w:rPr>
                  <w:sz w:val="16"/>
                  <w:szCs w:val="16"/>
                </w:rPr>
                <w:t xml:space="preserve">. </w:t>
              </w:r>
            </w:ins>
          </w:p>
          <w:p w14:paraId="6231B0D6" w14:textId="77777777" w:rsidR="00F23550" w:rsidRDefault="00F23550" w:rsidP="00F23550">
            <w:pPr>
              <w:rPr>
                <w:ins w:id="1513" w:author="Sofie Kofoed Led" w:date="2022-12-21T15:32:00Z"/>
                <w:sz w:val="16"/>
                <w:szCs w:val="16"/>
              </w:rPr>
            </w:pPr>
          </w:p>
          <w:p w14:paraId="1B06F499" w14:textId="2759DE95" w:rsidR="00F23550" w:rsidRPr="00032D76" w:rsidRDefault="00F23550" w:rsidP="00F23550">
            <w:pPr>
              <w:rPr>
                <w:ins w:id="1514" w:author="Sofie Kofoed Led" w:date="2022-12-21T15:32:00Z"/>
                <w:sz w:val="16"/>
                <w:szCs w:val="16"/>
              </w:rPr>
            </w:pPr>
            <w:ins w:id="1515" w:author="Sofie Kofoed Led" w:date="2022-12-21T15:32:00Z">
              <w:r w:rsidRPr="005E6045">
                <w:rPr>
                  <w:sz w:val="16"/>
                  <w:szCs w:val="16"/>
                </w:rPr>
                <w:t xml:space="preserve">Driften af </w:t>
              </w:r>
              <w:proofErr w:type="spellStart"/>
              <w:r w:rsidRPr="005E6045">
                <w:rPr>
                  <w:sz w:val="16"/>
                  <w:szCs w:val="16"/>
                </w:rPr>
                <w:t>ladefacilitet</w:t>
              </w:r>
              <w:proofErr w:type="spellEnd"/>
              <w:r w:rsidRPr="005E6045">
                <w:rPr>
                  <w:sz w:val="16"/>
                  <w:szCs w:val="16"/>
                </w:rPr>
                <w:t xml:space="preserve"> kan varetages af ejeren af </w:t>
              </w:r>
              <w:proofErr w:type="spellStart"/>
              <w:r w:rsidRPr="005E6045">
                <w:rPr>
                  <w:sz w:val="16"/>
                  <w:szCs w:val="16"/>
                </w:rPr>
                <w:t>ladefacilitet</w:t>
              </w:r>
              <w:proofErr w:type="spellEnd"/>
              <w:r w:rsidRPr="005E6045">
                <w:rPr>
                  <w:sz w:val="16"/>
                  <w:szCs w:val="16"/>
                </w:rPr>
                <w:t>.</w:t>
              </w:r>
            </w:ins>
          </w:p>
        </w:tc>
        <w:tc>
          <w:tcPr>
            <w:tcW w:w="1701" w:type="dxa"/>
            <w:shd w:val="clear" w:color="auto" w:fill="auto"/>
          </w:tcPr>
          <w:p w14:paraId="74E247FA" w14:textId="3DBCAFA1" w:rsidR="00F23550" w:rsidRPr="00985FB3" w:rsidRDefault="00F23550" w:rsidP="00F23550">
            <w:pPr>
              <w:rPr>
                <w:ins w:id="1516" w:author="Sofie Kofoed Led" w:date="2022-12-21T15:32:00Z"/>
                <w:sz w:val="16"/>
                <w:szCs w:val="16"/>
              </w:rPr>
            </w:pPr>
            <w:ins w:id="1517" w:author="Sofie Kofoed Led" w:date="2022-12-21T15:32:00Z">
              <w:r w:rsidRPr="00985FB3">
                <w:rPr>
                  <w:sz w:val="16"/>
                  <w:szCs w:val="16"/>
                </w:rPr>
                <w:t>Tekststreng</w:t>
              </w:r>
            </w:ins>
          </w:p>
        </w:tc>
        <w:tc>
          <w:tcPr>
            <w:tcW w:w="1559" w:type="dxa"/>
            <w:shd w:val="clear" w:color="auto" w:fill="auto"/>
          </w:tcPr>
          <w:p w14:paraId="27F03D14" w14:textId="0AAA817E" w:rsidR="00F23550" w:rsidRPr="00985FB3" w:rsidRDefault="00F23550" w:rsidP="00F23550">
            <w:pPr>
              <w:rPr>
                <w:ins w:id="1518" w:author="Sofie Kofoed Led" w:date="2022-12-21T15:32:00Z"/>
                <w:sz w:val="16"/>
                <w:szCs w:val="16"/>
              </w:rPr>
            </w:pPr>
            <w:ins w:id="1519" w:author="Sofie Kofoed Led" w:date="2022-12-21T15:32:00Z">
              <w:r w:rsidRPr="00985FB3">
                <w:rPr>
                  <w:sz w:val="16"/>
                  <w:szCs w:val="16"/>
                </w:rPr>
                <w:t>0-50 tegn</w:t>
              </w:r>
            </w:ins>
          </w:p>
        </w:tc>
        <w:tc>
          <w:tcPr>
            <w:tcW w:w="1843" w:type="dxa"/>
          </w:tcPr>
          <w:p w14:paraId="4663FA76" w14:textId="4A36759F" w:rsidR="00F23550" w:rsidRDefault="00F23550" w:rsidP="00F23550">
            <w:pPr>
              <w:rPr>
                <w:ins w:id="1520" w:author="Sofie Kofoed Led" w:date="2022-12-21T15:32:00Z"/>
                <w:sz w:val="16"/>
                <w:szCs w:val="16"/>
              </w:rPr>
            </w:pPr>
            <w:ins w:id="1521" w:author="Sofie Kofoed Led" w:date="2022-12-21T15:32:00Z">
              <w:r>
                <w:rPr>
                  <w:sz w:val="16"/>
                  <w:szCs w:val="16"/>
                </w:rPr>
                <w:t>F</w:t>
              </w:r>
            </w:ins>
          </w:p>
        </w:tc>
        <w:tc>
          <w:tcPr>
            <w:tcW w:w="1843" w:type="dxa"/>
          </w:tcPr>
          <w:p w14:paraId="048C64AD" w14:textId="264B2D1B" w:rsidR="00F23550" w:rsidRDefault="00F23550" w:rsidP="00F23550">
            <w:pPr>
              <w:rPr>
                <w:ins w:id="1522" w:author="Sofie Kofoed Led" w:date="2022-12-21T15:32:00Z"/>
                <w:sz w:val="16"/>
                <w:szCs w:val="16"/>
              </w:rPr>
            </w:pPr>
            <w:ins w:id="1523" w:author="Sofie Kofoed Led" w:date="2022-12-21T15:32:00Z">
              <w:r w:rsidRPr="001A55A5">
                <w:rPr>
                  <w:sz w:val="16"/>
                  <w:szCs w:val="16"/>
                </w:rPr>
                <w:t xml:space="preserve">Fx </w:t>
              </w:r>
              <w:proofErr w:type="spellStart"/>
              <w:r w:rsidRPr="001A55A5">
                <w:rPr>
                  <w:sz w:val="16"/>
                  <w:szCs w:val="16"/>
                </w:rPr>
                <w:t>Spiiri</w:t>
              </w:r>
              <w:proofErr w:type="spellEnd"/>
              <w:r w:rsidRPr="001A55A5">
                <w:rPr>
                  <w:sz w:val="16"/>
                  <w:szCs w:val="16"/>
                </w:rPr>
                <w:t xml:space="preserve">, </w:t>
              </w:r>
              <w:proofErr w:type="spellStart"/>
              <w:r w:rsidRPr="001A55A5">
                <w:rPr>
                  <w:sz w:val="16"/>
                  <w:szCs w:val="16"/>
                </w:rPr>
                <w:t>Sperto</w:t>
              </w:r>
              <w:proofErr w:type="spellEnd"/>
              <w:r w:rsidRPr="001A55A5">
                <w:rPr>
                  <w:sz w:val="16"/>
                  <w:szCs w:val="16"/>
                </w:rPr>
                <w:t xml:space="preserve">, E.ON eller </w:t>
              </w:r>
              <w:proofErr w:type="spellStart"/>
              <w:r w:rsidRPr="001A55A5">
                <w:rPr>
                  <w:sz w:val="16"/>
                  <w:szCs w:val="16"/>
                </w:rPr>
                <w:t>Clever</w:t>
              </w:r>
              <w:proofErr w:type="spellEnd"/>
              <w:r w:rsidRPr="001A55A5">
                <w:rPr>
                  <w:sz w:val="16"/>
                  <w:szCs w:val="16"/>
                </w:rPr>
                <w:t>.</w:t>
              </w:r>
            </w:ins>
          </w:p>
        </w:tc>
      </w:tr>
      <w:tr w:rsidR="00F23550" w:rsidRPr="00982CE1" w14:paraId="2478902E" w14:textId="77777777" w:rsidTr="002C1C2F">
        <w:trPr>
          <w:ins w:id="1524" w:author="Sofie Kofoed Led" w:date="2022-12-21T15:32:00Z"/>
        </w:trPr>
        <w:tc>
          <w:tcPr>
            <w:tcW w:w="1838" w:type="dxa"/>
          </w:tcPr>
          <w:p w14:paraId="64ED0F51" w14:textId="764576A3" w:rsidR="00F23550" w:rsidRDefault="00F23550" w:rsidP="00F23550">
            <w:pPr>
              <w:rPr>
                <w:ins w:id="1525" w:author="Sofie Kofoed Led" w:date="2022-12-21T15:32:00Z"/>
                <w:sz w:val="16"/>
                <w:szCs w:val="16"/>
              </w:rPr>
            </w:pPr>
            <w:proofErr w:type="spellStart"/>
            <w:ins w:id="1526" w:author="Sofie Kofoed Led" w:date="2022-12-21T15:32:00Z">
              <w:r>
                <w:rPr>
                  <w:sz w:val="16"/>
                  <w:szCs w:val="16"/>
                </w:rPr>
                <w:t>u</w:t>
              </w:r>
              <w:r w:rsidRPr="00493073">
                <w:rPr>
                  <w:sz w:val="16"/>
                  <w:szCs w:val="16"/>
                </w:rPr>
                <w:t>dbyder</w:t>
              </w:r>
              <w:r>
                <w:rPr>
                  <w:sz w:val="16"/>
                  <w:szCs w:val="16"/>
                </w:rPr>
                <w:t>_</w:t>
              </w:r>
              <w:del w:id="1527" w:author="Christian Fischer" w:date="2023-01-10T13:29:00Z">
                <w:r w:rsidRPr="004C0DF4" w:rsidDel="00AD7815">
                  <w:rPr>
                    <w:sz w:val="16"/>
                    <w:szCs w:val="16"/>
                  </w:rPr>
                  <w:delText xml:space="preserve"> </w:delText>
                </w:r>
              </w:del>
              <w:r w:rsidRPr="004C0DF4">
                <w:rPr>
                  <w:sz w:val="16"/>
                  <w:szCs w:val="16"/>
                </w:rPr>
                <w:t>ladefacilitet</w:t>
              </w:r>
              <w:proofErr w:type="spellEnd"/>
            </w:ins>
          </w:p>
        </w:tc>
        <w:tc>
          <w:tcPr>
            <w:tcW w:w="1134" w:type="dxa"/>
          </w:tcPr>
          <w:p w14:paraId="75718C5C" w14:textId="61E53F0D" w:rsidR="00F23550" w:rsidRDefault="00F23550" w:rsidP="00F23550">
            <w:pPr>
              <w:rPr>
                <w:ins w:id="1528" w:author="Sofie Kofoed Led" w:date="2022-12-21T15:32:00Z"/>
                <w:sz w:val="16"/>
                <w:szCs w:val="16"/>
              </w:rPr>
            </w:pPr>
            <w:ins w:id="1529" w:author="Sofie Kofoed Led" w:date="2022-12-21T15:32:00Z">
              <w:r w:rsidRPr="001C2491">
                <w:rPr>
                  <w:sz w:val="16"/>
                  <w:szCs w:val="16"/>
                </w:rPr>
                <w:t>udbyder</w:t>
              </w:r>
            </w:ins>
          </w:p>
        </w:tc>
        <w:tc>
          <w:tcPr>
            <w:tcW w:w="3402" w:type="dxa"/>
            <w:shd w:val="clear" w:color="auto" w:fill="auto"/>
          </w:tcPr>
          <w:p w14:paraId="32B0CF08" w14:textId="77777777" w:rsidR="00F23550" w:rsidRDefault="00F23550" w:rsidP="00F23550">
            <w:pPr>
              <w:rPr>
                <w:ins w:id="1530" w:author="Sofie Kofoed Led" w:date="2022-12-21T15:32:00Z"/>
                <w:sz w:val="16"/>
                <w:szCs w:val="16"/>
              </w:rPr>
            </w:pPr>
            <w:ins w:id="1531" w:author="Sofie Kofoed Led" w:date="2022-12-21T15:32:00Z">
              <w:r w:rsidRPr="009B1B5C">
                <w:rPr>
                  <w:sz w:val="16"/>
                  <w:szCs w:val="16"/>
                </w:rPr>
                <w:t xml:space="preserve">Fysisk eller juridisk person, som udbyder opladningstjenester til brugeren fra en </w:t>
              </w:r>
              <w:proofErr w:type="spellStart"/>
              <w:r w:rsidRPr="009B1B5C">
                <w:rPr>
                  <w:sz w:val="16"/>
                  <w:szCs w:val="16"/>
                </w:rPr>
                <w:t>ladefacilitet</w:t>
              </w:r>
              <w:proofErr w:type="spellEnd"/>
              <w:r w:rsidRPr="009B1B5C">
                <w:rPr>
                  <w:sz w:val="16"/>
                  <w:szCs w:val="16"/>
                </w:rPr>
                <w:t>, hvor udbyderen af opladningstjenester ikke selv er operatør.</w:t>
              </w:r>
            </w:ins>
          </w:p>
          <w:p w14:paraId="440342AB" w14:textId="77777777" w:rsidR="00F23550" w:rsidRDefault="00F23550" w:rsidP="00F23550">
            <w:pPr>
              <w:rPr>
                <w:ins w:id="1532" w:author="Sofie Kofoed Led" w:date="2022-12-21T15:32:00Z"/>
                <w:sz w:val="16"/>
                <w:szCs w:val="16"/>
              </w:rPr>
            </w:pPr>
          </w:p>
          <w:p w14:paraId="2022A1E1" w14:textId="4C216F04" w:rsidR="00F23550" w:rsidRPr="005E6045" w:rsidRDefault="00F23550" w:rsidP="00F23550">
            <w:pPr>
              <w:rPr>
                <w:ins w:id="1533" w:author="Sofie Kofoed Led" w:date="2022-12-21T15:32:00Z"/>
                <w:sz w:val="16"/>
                <w:szCs w:val="16"/>
              </w:rPr>
            </w:pPr>
            <w:ins w:id="1534" w:author="Sofie Kofoed Led" w:date="2022-12-21T15:32:00Z">
              <w:r w:rsidRPr="009B1B5C">
                <w:rPr>
                  <w:sz w:val="16"/>
                  <w:szCs w:val="16"/>
                </w:rPr>
                <w:t>Operatør og udbyder er ikke nødvendigvis den samme organisation.</w:t>
              </w:r>
            </w:ins>
          </w:p>
        </w:tc>
        <w:tc>
          <w:tcPr>
            <w:tcW w:w="1701" w:type="dxa"/>
            <w:shd w:val="clear" w:color="auto" w:fill="auto"/>
          </w:tcPr>
          <w:p w14:paraId="6BA90356" w14:textId="39ACBE93" w:rsidR="00F23550" w:rsidRPr="00985FB3" w:rsidRDefault="00F23550" w:rsidP="00F23550">
            <w:pPr>
              <w:rPr>
                <w:ins w:id="1535" w:author="Sofie Kofoed Led" w:date="2022-12-21T15:32:00Z"/>
                <w:sz w:val="16"/>
                <w:szCs w:val="16"/>
              </w:rPr>
            </w:pPr>
            <w:ins w:id="1536" w:author="Sofie Kofoed Led" w:date="2022-12-21T15:32:00Z">
              <w:r w:rsidRPr="001C2491">
                <w:rPr>
                  <w:sz w:val="16"/>
                  <w:szCs w:val="16"/>
                </w:rPr>
                <w:t>Tekststreng</w:t>
              </w:r>
            </w:ins>
          </w:p>
        </w:tc>
        <w:tc>
          <w:tcPr>
            <w:tcW w:w="1559" w:type="dxa"/>
            <w:shd w:val="clear" w:color="auto" w:fill="auto"/>
          </w:tcPr>
          <w:p w14:paraId="4DF1E8D6" w14:textId="3317EA3D" w:rsidR="00F23550" w:rsidRPr="00985FB3" w:rsidRDefault="00F23550" w:rsidP="00F23550">
            <w:pPr>
              <w:rPr>
                <w:ins w:id="1537" w:author="Sofie Kofoed Led" w:date="2022-12-21T15:32:00Z"/>
                <w:sz w:val="16"/>
                <w:szCs w:val="16"/>
              </w:rPr>
            </w:pPr>
            <w:ins w:id="1538" w:author="Sofie Kofoed Led" w:date="2022-12-21T15:32:00Z">
              <w:r w:rsidRPr="001C2491">
                <w:rPr>
                  <w:sz w:val="16"/>
                  <w:szCs w:val="16"/>
                </w:rPr>
                <w:t>0-50 tegn</w:t>
              </w:r>
            </w:ins>
          </w:p>
        </w:tc>
        <w:tc>
          <w:tcPr>
            <w:tcW w:w="1843" w:type="dxa"/>
          </w:tcPr>
          <w:p w14:paraId="547E377A" w14:textId="37820206" w:rsidR="00F23550" w:rsidRDefault="00F23550" w:rsidP="00F23550">
            <w:pPr>
              <w:rPr>
                <w:ins w:id="1539" w:author="Sofie Kofoed Led" w:date="2022-12-21T15:32:00Z"/>
                <w:sz w:val="16"/>
                <w:szCs w:val="16"/>
              </w:rPr>
            </w:pPr>
            <w:ins w:id="1540" w:author="Sofie Kofoed Led" w:date="2022-12-21T15:32:00Z">
              <w:r w:rsidRPr="001C2491">
                <w:rPr>
                  <w:sz w:val="16"/>
                  <w:szCs w:val="16"/>
                </w:rPr>
                <w:t>F</w:t>
              </w:r>
            </w:ins>
          </w:p>
        </w:tc>
        <w:tc>
          <w:tcPr>
            <w:tcW w:w="1843" w:type="dxa"/>
          </w:tcPr>
          <w:p w14:paraId="09232614" w14:textId="11946E2F" w:rsidR="00F23550" w:rsidRPr="001A55A5" w:rsidRDefault="00F23550" w:rsidP="00F23550">
            <w:pPr>
              <w:rPr>
                <w:ins w:id="1541" w:author="Sofie Kofoed Led" w:date="2022-12-21T15:32:00Z"/>
                <w:sz w:val="16"/>
                <w:szCs w:val="16"/>
              </w:rPr>
            </w:pPr>
            <w:proofErr w:type="spellStart"/>
            <w:ins w:id="1542" w:author="Sofie Kofoed Led" w:date="2022-12-21T15:32:00Z">
              <w:r w:rsidRPr="001C2491">
                <w:rPr>
                  <w:sz w:val="16"/>
                  <w:szCs w:val="16"/>
                </w:rPr>
                <w:t>Monta</w:t>
              </w:r>
              <w:proofErr w:type="spellEnd"/>
            </w:ins>
          </w:p>
        </w:tc>
      </w:tr>
      <w:tr w:rsidR="006C5B7E" w:rsidRPr="00982CE1" w14:paraId="65A428A0" w14:textId="77777777" w:rsidTr="002C1C2F">
        <w:trPr>
          <w:ins w:id="1543" w:author="Sofie Kofoed Led" w:date="2022-12-21T15:33:00Z"/>
        </w:trPr>
        <w:tc>
          <w:tcPr>
            <w:tcW w:w="1838" w:type="dxa"/>
          </w:tcPr>
          <w:p w14:paraId="415EA24D" w14:textId="31E82F89" w:rsidR="006C5B7E" w:rsidRDefault="006C5B7E" w:rsidP="006C5B7E">
            <w:pPr>
              <w:rPr>
                <w:ins w:id="1544" w:author="Sofie Kofoed Led" w:date="2022-12-21T15:33:00Z"/>
                <w:sz w:val="16"/>
                <w:szCs w:val="16"/>
              </w:rPr>
            </w:pPr>
            <w:proofErr w:type="spellStart"/>
            <w:ins w:id="1545" w:author="Sofie Kofoed Led" w:date="2022-12-21T15:33:00Z">
              <w:r w:rsidRPr="00233B06">
                <w:rPr>
                  <w:sz w:val="16"/>
                  <w:szCs w:val="16"/>
                </w:rPr>
                <w:t>antal_ladepunkter</w:t>
              </w:r>
              <w:proofErr w:type="spellEnd"/>
            </w:ins>
          </w:p>
        </w:tc>
        <w:tc>
          <w:tcPr>
            <w:tcW w:w="1134" w:type="dxa"/>
          </w:tcPr>
          <w:p w14:paraId="668529F4" w14:textId="33746F11" w:rsidR="006C5B7E" w:rsidRPr="001C2491" w:rsidRDefault="006C5B7E" w:rsidP="006C5B7E">
            <w:pPr>
              <w:rPr>
                <w:ins w:id="1546" w:author="Sofie Kofoed Led" w:date="2022-12-21T15:33:00Z"/>
                <w:sz w:val="16"/>
                <w:szCs w:val="16"/>
              </w:rPr>
            </w:pPr>
            <w:proofErr w:type="spellStart"/>
            <w:ins w:id="1547" w:author="Sofie Kofoed Led" w:date="2022-12-21T15:33:00Z">
              <w:r w:rsidRPr="001C2491">
                <w:rPr>
                  <w:sz w:val="16"/>
                  <w:szCs w:val="16"/>
                </w:rPr>
                <w:t>ladepkt</w:t>
              </w:r>
              <w:proofErr w:type="spellEnd"/>
            </w:ins>
          </w:p>
        </w:tc>
        <w:tc>
          <w:tcPr>
            <w:tcW w:w="3402" w:type="dxa"/>
            <w:shd w:val="clear" w:color="auto" w:fill="auto"/>
          </w:tcPr>
          <w:p w14:paraId="14D59FEB" w14:textId="77777777" w:rsidR="006C5B7E" w:rsidRPr="009B1B5C" w:rsidRDefault="006C5B7E" w:rsidP="006C5B7E">
            <w:pPr>
              <w:rPr>
                <w:ins w:id="1548" w:author="Sofie Kofoed Led" w:date="2022-12-21T15:33:00Z"/>
                <w:sz w:val="16"/>
                <w:szCs w:val="16"/>
              </w:rPr>
            </w:pPr>
            <w:ins w:id="1549" w:author="Sofie Kofoed Led" w:date="2022-12-21T15:33:00Z">
              <w:r w:rsidRPr="009B1B5C">
                <w:rPr>
                  <w:sz w:val="16"/>
                  <w:szCs w:val="16"/>
                </w:rPr>
                <w:t xml:space="preserve">Antal </w:t>
              </w:r>
              <w:proofErr w:type="spellStart"/>
              <w:r w:rsidRPr="009B1B5C">
                <w:rPr>
                  <w:sz w:val="16"/>
                  <w:szCs w:val="16"/>
                </w:rPr>
                <w:t>ladepunkter</w:t>
              </w:r>
              <w:proofErr w:type="spellEnd"/>
              <w:r w:rsidRPr="009B1B5C">
                <w:rPr>
                  <w:sz w:val="16"/>
                  <w:szCs w:val="16"/>
                </w:rPr>
                <w:t xml:space="preserve"> på en </w:t>
              </w:r>
              <w:proofErr w:type="spellStart"/>
              <w:r w:rsidRPr="009B1B5C">
                <w:rPr>
                  <w:sz w:val="16"/>
                  <w:szCs w:val="16"/>
                </w:rPr>
                <w:t>ladefacilitet</w:t>
              </w:r>
              <w:proofErr w:type="spellEnd"/>
              <w:r w:rsidRPr="009B1B5C">
                <w:rPr>
                  <w:sz w:val="16"/>
                  <w:szCs w:val="16"/>
                </w:rPr>
                <w:t>.</w:t>
              </w:r>
            </w:ins>
          </w:p>
          <w:p w14:paraId="1DA76882" w14:textId="6264AB73" w:rsidR="006C5B7E" w:rsidRPr="009B1B5C" w:rsidRDefault="006C5B7E" w:rsidP="006C5B7E">
            <w:pPr>
              <w:rPr>
                <w:ins w:id="1550" w:author="Sofie Kofoed Led" w:date="2022-12-21T15:33:00Z"/>
                <w:sz w:val="16"/>
                <w:szCs w:val="16"/>
              </w:rPr>
            </w:pPr>
            <w:ins w:id="1551" w:author="Sofie Kofoed Led" w:date="2022-12-21T15:33:00Z">
              <w:r w:rsidRPr="009B1B5C">
                <w:rPr>
                  <w:sz w:val="16"/>
                  <w:szCs w:val="16"/>
                </w:rPr>
                <w:t xml:space="preserve">Et </w:t>
              </w:r>
              <w:proofErr w:type="spellStart"/>
              <w:r w:rsidRPr="009B1B5C">
                <w:rPr>
                  <w:sz w:val="16"/>
                  <w:szCs w:val="16"/>
                </w:rPr>
                <w:t>ladepunkt</w:t>
              </w:r>
              <w:proofErr w:type="spellEnd"/>
              <w:r w:rsidRPr="009B1B5C">
                <w:rPr>
                  <w:sz w:val="16"/>
                  <w:szCs w:val="16"/>
                </w:rPr>
                <w:t xml:space="preserve"> gør det muligt at overføre drivmiddel til et køretøj. Der kan være flere </w:t>
              </w:r>
              <w:proofErr w:type="spellStart"/>
              <w:r w:rsidRPr="009B1B5C">
                <w:rPr>
                  <w:sz w:val="16"/>
                  <w:szCs w:val="16"/>
                </w:rPr>
                <w:t>ladepunkter</w:t>
              </w:r>
              <w:proofErr w:type="spellEnd"/>
              <w:r w:rsidRPr="009B1B5C">
                <w:rPr>
                  <w:sz w:val="16"/>
                  <w:szCs w:val="16"/>
                </w:rPr>
                <w:t xml:space="preserve"> på en </w:t>
              </w:r>
              <w:proofErr w:type="spellStart"/>
              <w:r w:rsidRPr="009B1B5C">
                <w:rPr>
                  <w:sz w:val="16"/>
                  <w:szCs w:val="16"/>
                </w:rPr>
                <w:t>ladefacilitet</w:t>
              </w:r>
              <w:proofErr w:type="spellEnd"/>
              <w:r w:rsidRPr="009B1B5C">
                <w:rPr>
                  <w:sz w:val="16"/>
                  <w:szCs w:val="16"/>
                </w:rPr>
                <w:t xml:space="preserve">. Antallet kan blandt andet anvendes til at vurdere den samlede </w:t>
              </w:r>
              <w:proofErr w:type="spellStart"/>
              <w:r w:rsidRPr="009B1B5C">
                <w:rPr>
                  <w:sz w:val="16"/>
                  <w:szCs w:val="16"/>
                </w:rPr>
                <w:t>ladekapacitet</w:t>
              </w:r>
              <w:proofErr w:type="spellEnd"/>
              <w:r w:rsidRPr="009B1B5C">
                <w:rPr>
                  <w:sz w:val="16"/>
                  <w:szCs w:val="16"/>
                </w:rPr>
                <w:t>.</w:t>
              </w:r>
            </w:ins>
          </w:p>
        </w:tc>
        <w:tc>
          <w:tcPr>
            <w:tcW w:w="1701" w:type="dxa"/>
            <w:shd w:val="clear" w:color="auto" w:fill="auto"/>
          </w:tcPr>
          <w:p w14:paraId="3A610829" w14:textId="4B1233A4" w:rsidR="006C5B7E" w:rsidRPr="001C2491" w:rsidRDefault="006C5B7E" w:rsidP="006C5B7E">
            <w:pPr>
              <w:rPr>
                <w:ins w:id="1552" w:author="Sofie Kofoed Led" w:date="2022-12-21T15:33:00Z"/>
                <w:sz w:val="16"/>
                <w:szCs w:val="16"/>
              </w:rPr>
            </w:pPr>
            <w:ins w:id="1553" w:author="Sofie Kofoed Led" w:date="2022-12-21T15:33:00Z">
              <w:r w:rsidRPr="001C2491">
                <w:rPr>
                  <w:sz w:val="16"/>
                  <w:szCs w:val="16"/>
                </w:rPr>
                <w:t>Heltal</w:t>
              </w:r>
            </w:ins>
          </w:p>
        </w:tc>
        <w:tc>
          <w:tcPr>
            <w:tcW w:w="1559" w:type="dxa"/>
            <w:shd w:val="clear" w:color="auto" w:fill="auto"/>
          </w:tcPr>
          <w:p w14:paraId="3782EAEE" w14:textId="145404C1" w:rsidR="006C5B7E" w:rsidRPr="001C2491" w:rsidRDefault="006C5B7E" w:rsidP="006C5B7E">
            <w:pPr>
              <w:rPr>
                <w:ins w:id="1554" w:author="Sofie Kofoed Led" w:date="2022-12-21T15:33:00Z"/>
                <w:sz w:val="16"/>
                <w:szCs w:val="16"/>
              </w:rPr>
            </w:pPr>
            <w:ins w:id="1555" w:author="Sofie Kofoed Led" w:date="2022-12-21T15:33:00Z">
              <w:r w:rsidRPr="001C2491">
                <w:rPr>
                  <w:sz w:val="16"/>
                  <w:szCs w:val="16"/>
                </w:rPr>
                <w:t>1-99</w:t>
              </w:r>
            </w:ins>
          </w:p>
        </w:tc>
        <w:tc>
          <w:tcPr>
            <w:tcW w:w="1843" w:type="dxa"/>
          </w:tcPr>
          <w:p w14:paraId="347B84BA" w14:textId="76472259" w:rsidR="006C5B7E" w:rsidRPr="001C2491" w:rsidRDefault="006C5B7E" w:rsidP="006C5B7E">
            <w:pPr>
              <w:rPr>
                <w:ins w:id="1556" w:author="Sofie Kofoed Led" w:date="2022-12-21T15:33:00Z"/>
                <w:sz w:val="16"/>
                <w:szCs w:val="16"/>
              </w:rPr>
            </w:pPr>
            <w:ins w:id="1557" w:author="Sofie Kofoed Led" w:date="2022-12-21T15:33:00Z">
              <w:r w:rsidRPr="001C2491">
                <w:rPr>
                  <w:sz w:val="16"/>
                  <w:szCs w:val="16"/>
                </w:rPr>
                <w:t>F</w:t>
              </w:r>
            </w:ins>
          </w:p>
        </w:tc>
        <w:tc>
          <w:tcPr>
            <w:tcW w:w="1843" w:type="dxa"/>
          </w:tcPr>
          <w:p w14:paraId="019FAC5D" w14:textId="21FDA00D" w:rsidR="006C5B7E" w:rsidRPr="001C2491" w:rsidRDefault="006C5B7E" w:rsidP="006C5B7E">
            <w:pPr>
              <w:rPr>
                <w:ins w:id="1558" w:author="Sofie Kofoed Led" w:date="2022-12-21T15:33:00Z"/>
                <w:sz w:val="16"/>
                <w:szCs w:val="16"/>
              </w:rPr>
            </w:pPr>
            <w:ins w:id="1559" w:author="Sofie Kofoed Led" w:date="2022-12-21T15:33:00Z">
              <w:r w:rsidRPr="001C2491">
                <w:rPr>
                  <w:sz w:val="16"/>
                  <w:szCs w:val="16"/>
                </w:rPr>
                <w:t>2</w:t>
              </w:r>
            </w:ins>
          </w:p>
        </w:tc>
      </w:tr>
      <w:tr w:rsidR="006C5B7E" w:rsidRPr="00982CE1" w14:paraId="0077B9C0" w14:textId="77777777" w:rsidTr="002C1C2F">
        <w:trPr>
          <w:ins w:id="1560" w:author="Sofie Kofoed Led" w:date="2022-12-21T15:33:00Z"/>
        </w:trPr>
        <w:tc>
          <w:tcPr>
            <w:tcW w:w="1838" w:type="dxa"/>
          </w:tcPr>
          <w:p w14:paraId="34066B81" w14:textId="3C24698F" w:rsidR="006C5B7E" w:rsidRPr="00233B06" w:rsidRDefault="006C5B7E" w:rsidP="006C5B7E">
            <w:pPr>
              <w:rPr>
                <w:ins w:id="1561" w:author="Sofie Kofoed Led" w:date="2022-12-21T15:33:00Z"/>
                <w:sz w:val="16"/>
                <w:szCs w:val="16"/>
              </w:rPr>
            </w:pPr>
            <w:ins w:id="1562" w:author="Sofie Kofoed Led" w:date="2022-12-21T15:33:00Z">
              <w:r>
                <w:rPr>
                  <w:sz w:val="16"/>
                  <w:szCs w:val="16"/>
                </w:rPr>
                <w:t>s</w:t>
              </w:r>
              <w:r w:rsidRPr="00493073">
                <w:rPr>
                  <w:sz w:val="16"/>
                  <w:szCs w:val="16"/>
                </w:rPr>
                <w:t>tiktype</w:t>
              </w:r>
            </w:ins>
          </w:p>
        </w:tc>
        <w:tc>
          <w:tcPr>
            <w:tcW w:w="1134" w:type="dxa"/>
          </w:tcPr>
          <w:p w14:paraId="75570F6C" w14:textId="5BF27148" w:rsidR="006C5B7E" w:rsidRPr="001C2491" w:rsidRDefault="006C5B7E" w:rsidP="006C5B7E">
            <w:pPr>
              <w:rPr>
                <w:ins w:id="1563" w:author="Sofie Kofoed Led" w:date="2022-12-21T15:33:00Z"/>
                <w:sz w:val="16"/>
                <w:szCs w:val="16"/>
              </w:rPr>
            </w:pPr>
            <w:ins w:id="1564" w:author="Sofie Kofoed Led" w:date="2022-12-21T15:33:00Z">
              <w:r w:rsidRPr="001C2491">
                <w:rPr>
                  <w:sz w:val="16"/>
                  <w:szCs w:val="16"/>
                </w:rPr>
                <w:t>stiktype</w:t>
              </w:r>
            </w:ins>
          </w:p>
        </w:tc>
        <w:tc>
          <w:tcPr>
            <w:tcW w:w="3402" w:type="dxa"/>
            <w:shd w:val="clear" w:color="auto" w:fill="auto"/>
          </w:tcPr>
          <w:p w14:paraId="7EF0CB4B" w14:textId="77777777" w:rsidR="006C5B7E" w:rsidRPr="0064286F" w:rsidRDefault="006C5B7E" w:rsidP="006C5B7E">
            <w:pPr>
              <w:rPr>
                <w:ins w:id="1565" w:author="Sofie Kofoed Led" w:date="2022-12-21T15:33:00Z"/>
                <w:sz w:val="16"/>
                <w:szCs w:val="16"/>
              </w:rPr>
            </w:pPr>
            <w:ins w:id="1566" w:author="Sofie Kofoed Led" w:date="2022-12-21T15:33:00Z">
              <w:r w:rsidRPr="0064286F">
                <w:rPr>
                  <w:sz w:val="16"/>
                  <w:szCs w:val="16"/>
                </w:rPr>
                <w:t xml:space="preserve">Type af </w:t>
              </w:r>
              <w:proofErr w:type="spellStart"/>
              <w:r w:rsidRPr="0064286F">
                <w:rPr>
                  <w:sz w:val="16"/>
                  <w:szCs w:val="16"/>
                </w:rPr>
                <w:t>ladestik</w:t>
              </w:r>
              <w:proofErr w:type="spellEnd"/>
              <w:r w:rsidRPr="0064286F">
                <w:rPr>
                  <w:sz w:val="16"/>
                  <w:szCs w:val="16"/>
                </w:rPr>
                <w:t>.</w:t>
              </w:r>
            </w:ins>
          </w:p>
          <w:p w14:paraId="27F7A117" w14:textId="76B3EAEA" w:rsidR="006C5B7E" w:rsidRPr="009B1B5C" w:rsidRDefault="006C5B7E" w:rsidP="006C5B7E">
            <w:pPr>
              <w:rPr>
                <w:ins w:id="1567" w:author="Sofie Kofoed Led" w:date="2022-12-21T15:33:00Z"/>
                <w:sz w:val="16"/>
                <w:szCs w:val="16"/>
              </w:rPr>
            </w:pPr>
            <w:ins w:id="1568" w:author="Sofie Kofoed Led" w:date="2022-12-21T15:33:00Z">
              <w:r w:rsidRPr="0064286F">
                <w:rPr>
                  <w:sz w:val="16"/>
                  <w:szCs w:val="16"/>
                </w:rPr>
                <w:t xml:space="preserve">Anvendes til at vurdere, hvilken type af </w:t>
              </w:r>
              <w:proofErr w:type="spellStart"/>
              <w:r w:rsidRPr="0064286F">
                <w:rPr>
                  <w:sz w:val="16"/>
                  <w:szCs w:val="16"/>
                </w:rPr>
                <w:t>ladestik</w:t>
              </w:r>
              <w:proofErr w:type="spellEnd"/>
              <w:r w:rsidRPr="0064286F">
                <w:rPr>
                  <w:sz w:val="16"/>
                  <w:szCs w:val="16"/>
                </w:rPr>
                <w:t xml:space="preserve">, en </w:t>
              </w:r>
              <w:proofErr w:type="spellStart"/>
              <w:r w:rsidRPr="0064286F">
                <w:rPr>
                  <w:sz w:val="16"/>
                  <w:szCs w:val="16"/>
                </w:rPr>
                <w:t>ladefacilitet</w:t>
              </w:r>
              <w:proofErr w:type="spellEnd"/>
              <w:r w:rsidRPr="0064286F">
                <w:rPr>
                  <w:sz w:val="16"/>
                  <w:szCs w:val="16"/>
                </w:rPr>
                <w:t xml:space="preserve"> understøtter.</w:t>
              </w:r>
            </w:ins>
          </w:p>
        </w:tc>
        <w:tc>
          <w:tcPr>
            <w:tcW w:w="1701" w:type="dxa"/>
            <w:shd w:val="clear" w:color="auto" w:fill="auto"/>
          </w:tcPr>
          <w:p w14:paraId="61EBB6C3" w14:textId="6F47F7C9" w:rsidR="006C5B7E" w:rsidRPr="001C2491" w:rsidRDefault="006C5B7E" w:rsidP="006C5B7E">
            <w:pPr>
              <w:rPr>
                <w:ins w:id="1569" w:author="Sofie Kofoed Led" w:date="2022-12-21T15:33:00Z"/>
                <w:sz w:val="16"/>
                <w:szCs w:val="16"/>
              </w:rPr>
            </w:pPr>
            <w:ins w:id="1570" w:author="Sofie Kofoed Led" w:date="2022-12-21T15:33:00Z">
              <w:r w:rsidRPr="001C2491">
                <w:rPr>
                  <w:sz w:val="16"/>
                  <w:szCs w:val="16"/>
                </w:rPr>
                <w:t>Tekststreng</w:t>
              </w:r>
            </w:ins>
          </w:p>
        </w:tc>
        <w:tc>
          <w:tcPr>
            <w:tcW w:w="1559" w:type="dxa"/>
            <w:shd w:val="clear" w:color="auto" w:fill="auto"/>
          </w:tcPr>
          <w:p w14:paraId="2ACF34A7" w14:textId="36F9BFB3" w:rsidR="006C5B7E" w:rsidRPr="001C2491" w:rsidRDefault="006C5B7E" w:rsidP="006C5B7E">
            <w:pPr>
              <w:rPr>
                <w:ins w:id="1571" w:author="Sofie Kofoed Led" w:date="2022-12-21T15:33:00Z"/>
                <w:sz w:val="16"/>
                <w:szCs w:val="16"/>
              </w:rPr>
            </w:pPr>
            <w:ins w:id="1572" w:author="Sofie Kofoed Led" w:date="2022-12-21T15:33:00Z">
              <w:r w:rsidRPr="001C2491">
                <w:rPr>
                  <w:sz w:val="16"/>
                  <w:szCs w:val="16"/>
                </w:rPr>
                <w:t>0-</w:t>
              </w:r>
              <w:r>
                <w:rPr>
                  <w:sz w:val="16"/>
                  <w:szCs w:val="16"/>
                </w:rPr>
                <w:t>30</w:t>
              </w:r>
              <w:r w:rsidRPr="001C2491">
                <w:rPr>
                  <w:sz w:val="16"/>
                  <w:szCs w:val="16"/>
                </w:rPr>
                <w:t xml:space="preserve"> tegn</w:t>
              </w:r>
            </w:ins>
          </w:p>
        </w:tc>
        <w:tc>
          <w:tcPr>
            <w:tcW w:w="1843" w:type="dxa"/>
          </w:tcPr>
          <w:p w14:paraId="6A23AE07" w14:textId="263BFC3D" w:rsidR="006C5B7E" w:rsidRPr="001C2491" w:rsidRDefault="006C5B7E" w:rsidP="006C5B7E">
            <w:pPr>
              <w:rPr>
                <w:ins w:id="1573" w:author="Sofie Kofoed Led" w:date="2022-12-21T15:33:00Z"/>
                <w:sz w:val="16"/>
                <w:szCs w:val="16"/>
              </w:rPr>
            </w:pPr>
            <w:ins w:id="1574" w:author="Sofie Kofoed Led" w:date="2022-12-21T15:33:00Z">
              <w:r w:rsidRPr="001C2491">
                <w:rPr>
                  <w:sz w:val="16"/>
                  <w:szCs w:val="16"/>
                </w:rPr>
                <w:t>F</w:t>
              </w:r>
            </w:ins>
          </w:p>
        </w:tc>
        <w:tc>
          <w:tcPr>
            <w:tcW w:w="1843" w:type="dxa"/>
          </w:tcPr>
          <w:p w14:paraId="75D827B1" w14:textId="66486B34" w:rsidR="006C5B7E" w:rsidRPr="001C2491" w:rsidRDefault="006C5B7E" w:rsidP="006C5B7E">
            <w:pPr>
              <w:rPr>
                <w:ins w:id="1575" w:author="Sofie Kofoed Led" w:date="2022-12-21T15:33:00Z"/>
                <w:sz w:val="16"/>
                <w:szCs w:val="16"/>
              </w:rPr>
            </w:pPr>
            <w:ins w:id="1576" w:author="Sofie Kofoed Led" w:date="2022-12-21T15:33:00Z">
              <w:r>
                <w:rPr>
                  <w:sz w:val="16"/>
                  <w:szCs w:val="16"/>
                  <w:lang w:val="en-US"/>
                </w:rPr>
                <w:t>Type 2, CCS-Combo mm</w:t>
              </w:r>
            </w:ins>
          </w:p>
        </w:tc>
      </w:tr>
      <w:tr w:rsidR="006C5B7E" w:rsidRPr="00982CE1" w14:paraId="7647E44F" w14:textId="77777777" w:rsidTr="002C1C2F">
        <w:trPr>
          <w:ins w:id="1577" w:author="Sofie Kofoed Led" w:date="2022-12-21T15:35:00Z"/>
        </w:trPr>
        <w:tc>
          <w:tcPr>
            <w:tcW w:w="1838" w:type="dxa"/>
          </w:tcPr>
          <w:p w14:paraId="0B52E035" w14:textId="092B0C6F" w:rsidR="006C5B7E" w:rsidRDefault="006C5B7E" w:rsidP="006C5B7E">
            <w:pPr>
              <w:rPr>
                <w:ins w:id="1578" w:author="Sofie Kofoed Led" w:date="2022-12-21T15:35:00Z"/>
                <w:sz w:val="16"/>
                <w:szCs w:val="16"/>
              </w:rPr>
            </w:pPr>
            <w:proofErr w:type="spellStart"/>
            <w:ins w:id="1579" w:author="Sofie Kofoed Led" w:date="2022-12-21T15:35:00Z">
              <w:r w:rsidRPr="00013E31">
                <w:rPr>
                  <w:sz w:val="16"/>
                  <w:szCs w:val="16"/>
                </w:rPr>
                <w:t>effekt_</w:t>
              </w:r>
            </w:ins>
            <w:ins w:id="1580" w:author="Line Hvingel" w:date="2023-01-02T14:04:00Z">
              <w:r w:rsidR="00AE6A6C">
                <w:rPr>
                  <w:sz w:val="16"/>
                  <w:szCs w:val="16"/>
                </w:rPr>
                <w:t>type</w:t>
              </w:r>
            </w:ins>
            <w:ins w:id="1581" w:author="Line Hvingel" w:date="2023-01-02T14:05:00Z">
              <w:r w:rsidR="00AE6A6C">
                <w:rPr>
                  <w:sz w:val="16"/>
                  <w:szCs w:val="16"/>
                </w:rPr>
                <w:t>_</w:t>
              </w:r>
            </w:ins>
            <w:ins w:id="1582" w:author="Sofie Kofoed Led" w:date="2022-12-21T15:35:00Z">
              <w:r w:rsidRPr="00013E31">
                <w:rPr>
                  <w:sz w:val="16"/>
                  <w:szCs w:val="16"/>
                </w:rPr>
                <w:t>kode</w:t>
              </w:r>
              <w:proofErr w:type="spellEnd"/>
            </w:ins>
          </w:p>
        </w:tc>
        <w:tc>
          <w:tcPr>
            <w:tcW w:w="1134" w:type="dxa"/>
          </w:tcPr>
          <w:p w14:paraId="05700F60" w14:textId="4613EB41" w:rsidR="006C5B7E" w:rsidRPr="001C2491" w:rsidRDefault="006C5B7E" w:rsidP="006C5B7E">
            <w:pPr>
              <w:rPr>
                <w:ins w:id="1583" w:author="Sofie Kofoed Led" w:date="2022-12-21T15:35:00Z"/>
                <w:sz w:val="16"/>
                <w:szCs w:val="16"/>
              </w:rPr>
            </w:pPr>
            <w:proofErr w:type="spellStart"/>
            <w:ins w:id="1584" w:author="Sofie Kofoed Led" w:date="2022-12-21T15:35:00Z">
              <w:r w:rsidRPr="00013E31">
                <w:rPr>
                  <w:sz w:val="16"/>
                  <w:szCs w:val="16"/>
                </w:rPr>
                <w:t>effekt_</w:t>
              </w:r>
            </w:ins>
            <w:ins w:id="1585" w:author="Christian Fischer" w:date="2023-01-10T13:35:00Z">
              <w:r w:rsidR="007F4197">
                <w:rPr>
                  <w:sz w:val="16"/>
                  <w:szCs w:val="16"/>
                </w:rPr>
                <w:t>t_k</w:t>
              </w:r>
            </w:ins>
            <w:proofErr w:type="spellEnd"/>
            <w:ins w:id="1586" w:author="Sofie Kofoed Led" w:date="2022-12-21T15:35:00Z">
              <w:del w:id="1587" w:author="Christian Fischer" w:date="2023-01-10T13:35:00Z">
                <w:r w:rsidRPr="00013E31" w:rsidDel="007F4197">
                  <w:rPr>
                    <w:sz w:val="16"/>
                    <w:szCs w:val="16"/>
                  </w:rPr>
                  <w:delText>k</w:delText>
                </w:r>
              </w:del>
            </w:ins>
          </w:p>
        </w:tc>
        <w:tc>
          <w:tcPr>
            <w:tcW w:w="3402" w:type="dxa"/>
            <w:shd w:val="clear" w:color="auto" w:fill="auto"/>
          </w:tcPr>
          <w:p w14:paraId="7ADAF9B9" w14:textId="77777777" w:rsidR="007F4197" w:rsidRDefault="007F4197" w:rsidP="007F4197">
            <w:pPr>
              <w:rPr>
                <w:ins w:id="1588" w:author="Christian Fischer" w:date="2023-01-10T13:34:00Z"/>
                <w:sz w:val="16"/>
                <w:szCs w:val="16"/>
              </w:rPr>
            </w:pPr>
            <w:ins w:id="1589" w:author="Christian Fischer" w:date="2023-01-10T13:34:00Z">
              <w:r w:rsidRPr="00985FB3">
                <w:rPr>
                  <w:sz w:val="16"/>
                  <w:szCs w:val="16"/>
                </w:rPr>
                <w:t xml:space="preserve">Kode for typen af </w:t>
              </w:r>
              <w:proofErr w:type="spellStart"/>
              <w:r>
                <w:rPr>
                  <w:sz w:val="16"/>
                  <w:szCs w:val="16"/>
                </w:rPr>
                <w:t>ladefacilitet</w:t>
              </w:r>
              <w:proofErr w:type="spellEnd"/>
            </w:ins>
          </w:p>
          <w:p w14:paraId="0C048A5A" w14:textId="2AABAA3F" w:rsidR="006C5B7E" w:rsidDel="007F4197" w:rsidRDefault="006C5B7E" w:rsidP="006C5B7E">
            <w:pPr>
              <w:rPr>
                <w:ins w:id="1590" w:author="Sofie Kofoed Led" w:date="2022-12-21T15:35:00Z"/>
                <w:del w:id="1591" w:author="Christian Fischer" w:date="2023-01-10T13:34:00Z"/>
                <w:sz w:val="16"/>
                <w:szCs w:val="16"/>
              </w:rPr>
            </w:pPr>
            <w:ins w:id="1592" w:author="Sofie Kofoed Led" w:date="2022-12-21T15:35:00Z">
              <w:del w:id="1593" w:author="Christian Fischer" w:date="2023-01-10T13:34:00Z">
                <w:r w:rsidRPr="00470091" w:rsidDel="007F4197">
                  <w:rPr>
                    <w:sz w:val="16"/>
                    <w:szCs w:val="16"/>
                  </w:rPr>
                  <w:delText>Kategori af ladefacilitet på baggrund af ladeeffekt.</w:delText>
                </w:r>
              </w:del>
            </w:ins>
          </w:p>
          <w:p w14:paraId="370A793E" w14:textId="42EF8C02" w:rsidR="006C5B7E" w:rsidRPr="0064286F" w:rsidRDefault="006C5B7E" w:rsidP="006C5B7E">
            <w:pPr>
              <w:rPr>
                <w:ins w:id="1594" w:author="Sofie Kofoed Led" w:date="2022-12-21T15:35:00Z"/>
                <w:sz w:val="16"/>
                <w:szCs w:val="16"/>
              </w:rPr>
            </w:pPr>
            <w:ins w:id="1595" w:author="Sofie Kofoed Led" w:date="2022-12-21T15:35:00Z">
              <w:del w:id="1596" w:author="Christian Fischer" w:date="2023-01-10T13:34:00Z">
                <w:r w:rsidRPr="00470091" w:rsidDel="007F4197">
                  <w:rPr>
                    <w:sz w:val="16"/>
                    <w:szCs w:val="16"/>
                  </w:rPr>
                  <w:delText>Antal kWh en ladefacilitet kan oplade med. Der er en kodeliste ift. tilladte anvendte intervaller</w:delText>
                </w:r>
                <w:r w:rsidDel="007F4197">
                  <w:rPr>
                    <w:sz w:val="16"/>
                    <w:szCs w:val="16"/>
                  </w:rPr>
                  <w:delText xml:space="preserve"> svarende til normallader, hurtiglader, lynlader.</w:delText>
                </w:r>
                <w:r w:rsidRPr="00470091" w:rsidDel="007F4197">
                  <w:rPr>
                    <w:sz w:val="16"/>
                    <w:szCs w:val="16"/>
                  </w:rPr>
                  <w:delText xml:space="preserve"> Anvendes til planlægning og af forbrugeren til at vurdere lademuligheder.</w:delText>
                </w:r>
              </w:del>
            </w:ins>
          </w:p>
        </w:tc>
        <w:tc>
          <w:tcPr>
            <w:tcW w:w="1701" w:type="dxa"/>
            <w:shd w:val="clear" w:color="auto" w:fill="auto"/>
          </w:tcPr>
          <w:p w14:paraId="27DA0F2D" w14:textId="1673F04C" w:rsidR="006C5B7E" w:rsidRPr="001C2491" w:rsidRDefault="006C5B7E" w:rsidP="006C5B7E">
            <w:pPr>
              <w:rPr>
                <w:ins w:id="1597" w:author="Sofie Kofoed Led" w:date="2022-12-21T15:35:00Z"/>
                <w:sz w:val="16"/>
                <w:szCs w:val="16"/>
              </w:rPr>
            </w:pPr>
            <w:ins w:id="1598" w:author="Sofie Kofoed Led" w:date="2022-12-21T15:35:00Z">
              <w:r w:rsidRPr="00013E31">
                <w:rPr>
                  <w:sz w:val="16"/>
                  <w:szCs w:val="16"/>
                </w:rPr>
                <w:t>Heltal</w:t>
              </w:r>
            </w:ins>
          </w:p>
        </w:tc>
        <w:tc>
          <w:tcPr>
            <w:tcW w:w="1559" w:type="dxa"/>
            <w:shd w:val="clear" w:color="auto" w:fill="auto"/>
          </w:tcPr>
          <w:p w14:paraId="7384E80B" w14:textId="78D64E93" w:rsidR="006C5B7E" w:rsidRPr="001C2491" w:rsidRDefault="006C5B7E" w:rsidP="006C5B7E">
            <w:pPr>
              <w:rPr>
                <w:ins w:id="1599" w:author="Sofie Kofoed Led" w:date="2022-12-21T15:35:00Z"/>
                <w:sz w:val="16"/>
                <w:szCs w:val="16"/>
              </w:rPr>
            </w:pPr>
            <w:ins w:id="1600" w:author="Sofie Kofoed Led" w:date="2022-12-21T15:35:00Z">
              <w:r w:rsidRPr="00013E31">
                <w:rPr>
                  <w:sz w:val="16"/>
                  <w:szCs w:val="16"/>
                </w:rPr>
                <w:t>0-99</w:t>
              </w:r>
            </w:ins>
          </w:p>
        </w:tc>
        <w:tc>
          <w:tcPr>
            <w:tcW w:w="1843" w:type="dxa"/>
          </w:tcPr>
          <w:p w14:paraId="4CC6DEC3" w14:textId="50915BBB" w:rsidR="006C5B7E" w:rsidRPr="001C2491" w:rsidRDefault="006C5B7E" w:rsidP="006C5B7E">
            <w:pPr>
              <w:rPr>
                <w:ins w:id="1601" w:author="Sofie Kofoed Led" w:date="2022-12-21T15:35:00Z"/>
                <w:sz w:val="16"/>
                <w:szCs w:val="16"/>
              </w:rPr>
            </w:pPr>
            <w:ins w:id="1602" w:author="Sofie Kofoed Led" w:date="2022-12-21T15:35:00Z">
              <w:r w:rsidRPr="00013E31">
                <w:rPr>
                  <w:sz w:val="16"/>
                  <w:szCs w:val="16"/>
                </w:rPr>
                <w:t>F</w:t>
              </w:r>
            </w:ins>
          </w:p>
        </w:tc>
        <w:tc>
          <w:tcPr>
            <w:tcW w:w="1843" w:type="dxa"/>
          </w:tcPr>
          <w:p w14:paraId="045CC6EB" w14:textId="1E502FAD" w:rsidR="006C5B7E" w:rsidRDefault="002475D1" w:rsidP="006C5B7E">
            <w:pPr>
              <w:rPr>
                <w:ins w:id="1603" w:author="Sofie Kofoed Led" w:date="2022-12-21T15:35:00Z"/>
                <w:sz w:val="16"/>
                <w:szCs w:val="16"/>
                <w:lang w:val="en-US"/>
              </w:rPr>
            </w:pPr>
            <w:ins w:id="1604" w:author="Christian Fischer" w:date="2023-01-10T13:38:00Z">
              <w:r>
                <w:rPr>
                  <w:sz w:val="16"/>
                  <w:szCs w:val="16"/>
                </w:rPr>
                <w:t>2</w:t>
              </w:r>
            </w:ins>
            <w:ins w:id="1605" w:author="Sofie Kofoed Led" w:date="2022-12-21T15:35:00Z">
              <w:del w:id="1606" w:author="Christian Fischer" w:date="2023-01-10T13:38:00Z">
                <w:r w:rsidR="006C5B7E" w:rsidRPr="00013E31" w:rsidDel="002475D1">
                  <w:rPr>
                    <w:sz w:val="16"/>
                    <w:szCs w:val="16"/>
                  </w:rPr>
                  <w:delText>1</w:delText>
                </w:r>
              </w:del>
            </w:ins>
          </w:p>
        </w:tc>
      </w:tr>
      <w:tr w:rsidR="00834170" w:rsidRPr="00982CE1" w14:paraId="38ED2829" w14:textId="77777777" w:rsidTr="007F4197">
        <w:tblPrEx>
          <w:tblW w:w="13320" w:type="dxa"/>
          <w:tblLayout w:type="fixed"/>
          <w:tblPrExChange w:id="1607" w:author="Christian Fischer" w:date="2023-01-10T13:36:00Z">
            <w:tblPrEx>
              <w:tblW w:w="13320" w:type="dxa"/>
              <w:tblLayout w:type="fixed"/>
            </w:tblPrEx>
          </w:tblPrExChange>
        </w:tblPrEx>
        <w:trPr>
          <w:ins w:id="1608" w:author="Sofie Kofoed Led" w:date="2022-12-21T15:42:00Z"/>
        </w:trPr>
        <w:tc>
          <w:tcPr>
            <w:tcW w:w="1838" w:type="dxa"/>
            <w:shd w:val="clear" w:color="auto" w:fill="D6E9F5" w:themeFill="accent2" w:themeFillTint="33"/>
            <w:tcPrChange w:id="1609" w:author="Christian Fischer" w:date="2023-01-10T13:36:00Z">
              <w:tcPr>
                <w:tcW w:w="1838" w:type="dxa"/>
              </w:tcPr>
            </w:tcPrChange>
          </w:tcPr>
          <w:p w14:paraId="54F5842A" w14:textId="0DA4C8EC" w:rsidR="00834170" w:rsidRPr="00013E31" w:rsidRDefault="00834170" w:rsidP="00834170">
            <w:pPr>
              <w:rPr>
                <w:ins w:id="1610" w:author="Sofie Kofoed Led" w:date="2022-12-21T15:42:00Z"/>
                <w:sz w:val="16"/>
                <w:szCs w:val="16"/>
              </w:rPr>
            </w:pPr>
            <w:proofErr w:type="spellStart"/>
            <w:ins w:id="1611" w:author="Sofie Kofoed Led" w:date="2022-12-21T15:42:00Z">
              <w:r w:rsidRPr="00013E31">
                <w:rPr>
                  <w:sz w:val="16"/>
                  <w:szCs w:val="16"/>
                </w:rPr>
                <w:t>effekt_</w:t>
              </w:r>
              <w:del w:id="1612" w:author="Christian Fischer" w:date="2023-01-10T13:34:00Z">
                <w:r w:rsidRPr="00013E31" w:rsidDel="007F4197">
                  <w:rPr>
                    <w:sz w:val="16"/>
                    <w:szCs w:val="16"/>
                  </w:rPr>
                  <w:delText>kode</w:delText>
                </w:r>
              </w:del>
            </w:ins>
            <w:ins w:id="1613" w:author="Christian Fischer" w:date="2023-01-10T13:34:00Z">
              <w:r w:rsidR="007F4197">
                <w:rPr>
                  <w:sz w:val="16"/>
                  <w:szCs w:val="16"/>
                </w:rPr>
                <w:t>type</w:t>
              </w:r>
            </w:ins>
            <w:proofErr w:type="spellEnd"/>
          </w:p>
        </w:tc>
        <w:tc>
          <w:tcPr>
            <w:tcW w:w="1134" w:type="dxa"/>
            <w:shd w:val="clear" w:color="auto" w:fill="D6E9F5" w:themeFill="accent2" w:themeFillTint="33"/>
            <w:tcPrChange w:id="1614" w:author="Christian Fischer" w:date="2023-01-10T13:36:00Z">
              <w:tcPr>
                <w:tcW w:w="1134" w:type="dxa"/>
              </w:tcPr>
            </w:tcPrChange>
          </w:tcPr>
          <w:p w14:paraId="69DC1772" w14:textId="2FE92943" w:rsidR="00834170" w:rsidRPr="00013E31" w:rsidRDefault="00834170" w:rsidP="00834170">
            <w:pPr>
              <w:rPr>
                <w:ins w:id="1615" w:author="Sofie Kofoed Led" w:date="2022-12-21T15:42:00Z"/>
                <w:sz w:val="16"/>
                <w:szCs w:val="16"/>
              </w:rPr>
            </w:pPr>
            <w:proofErr w:type="spellStart"/>
            <w:ins w:id="1616" w:author="Sofie Kofoed Led" w:date="2022-12-21T15:42:00Z">
              <w:r w:rsidRPr="00013E31">
                <w:rPr>
                  <w:sz w:val="16"/>
                  <w:szCs w:val="16"/>
                </w:rPr>
                <w:t>effekt_</w:t>
              </w:r>
            </w:ins>
            <w:ins w:id="1617" w:author="Christian Fischer" w:date="2023-01-10T13:34:00Z">
              <w:r w:rsidR="007F4197">
                <w:rPr>
                  <w:sz w:val="16"/>
                  <w:szCs w:val="16"/>
                </w:rPr>
                <w:t>t</w:t>
              </w:r>
            </w:ins>
            <w:proofErr w:type="spellEnd"/>
            <w:ins w:id="1618" w:author="Sofie Kofoed Led" w:date="2022-12-21T15:42:00Z">
              <w:del w:id="1619" w:author="Christian Fischer" w:date="2023-01-10T13:34:00Z">
                <w:r w:rsidRPr="00013E31" w:rsidDel="007F4197">
                  <w:rPr>
                    <w:sz w:val="16"/>
                    <w:szCs w:val="16"/>
                  </w:rPr>
                  <w:delText>k</w:delText>
                </w:r>
              </w:del>
            </w:ins>
          </w:p>
        </w:tc>
        <w:tc>
          <w:tcPr>
            <w:tcW w:w="3402" w:type="dxa"/>
            <w:shd w:val="clear" w:color="auto" w:fill="D6E9F5" w:themeFill="accent2" w:themeFillTint="33"/>
            <w:tcPrChange w:id="1620" w:author="Christian Fischer" w:date="2023-01-10T13:36:00Z">
              <w:tcPr>
                <w:tcW w:w="3402" w:type="dxa"/>
                <w:shd w:val="clear" w:color="auto" w:fill="auto"/>
              </w:tcPr>
            </w:tcPrChange>
          </w:tcPr>
          <w:p w14:paraId="21C46763" w14:textId="77777777" w:rsidR="00834170" w:rsidRDefault="00834170" w:rsidP="00834170">
            <w:pPr>
              <w:rPr>
                <w:ins w:id="1621" w:author="Sofie Kofoed Led" w:date="2022-12-21T15:42:00Z"/>
                <w:sz w:val="16"/>
                <w:szCs w:val="16"/>
              </w:rPr>
            </w:pPr>
            <w:ins w:id="1622" w:author="Sofie Kofoed Led" w:date="2022-12-21T15:42:00Z">
              <w:r w:rsidRPr="00470091">
                <w:rPr>
                  <w:sz w:val="16"/>
                  <w:szCs w:val="16"/>
                </w:rPr>
                <w:t xml:space="preserve">Kategori af </w:t>
              </w:r>
              <w:proofErr w:type="spellStart"/>
              <w:r w:rsidRPr="00470091">
                <w:rPr>
                  <w:sz w:val="16"/>
                  <w:szCs w:val="16"/>
                </w:rPr>
                <w:t>ladefacilitet</w:t>
              </w:r>
              <w:proofErr w:type="spellEnd"/>
              <w:r w:rsidRPr="00470091">
                <w:rPr>
                  <w:sz w:val="16"/>
                  <w:szCs w:val="16"/>
                </w:rPr>
                <w:t xml:space="preserve"> på baggrund af </w:t>
              </w:r>
              <w:proofErr w:type="spellStart"/>
              <w:r w:rsidRPr="00470091">
                <w:rPr>
                  <w:sz w:val="16"/>
                  <w:szCs w:val="16"/>
                </w:rPr>
                <w:t>ladeeffekt</w:t>
              </w:r>
              <w:proofErr w:type="spellEnd"/>
              <w:r w:rsidRPr="00470091">
                <w:rPr>
                  <w:sz w:val="16"/>
                  <w:szCs w:val="16"/>
                </w:rPr>
                <w:t>.</w:t>
              </w:r>
            </w:ins>
          </w:p>
          <w:p w14:paraId="3B7C689A" w14:textId="06BF0EE5" w:rsidR="00834170" w:rsidRPr="00470091" w:rsidRDefault="00834170" w:rsidP="00834170">
            <w:pPr>
              <w:rPr>
                <w:ins w:id="1623" w:author="Sofie Kofoed Led" w:date="2022-12-21T15:42:00Z"/>
                <w:sz w:val="16"/>
                <w:szCs w:val="16"/>
              </w:rPr>
            </w:pPr>
            <w:ins w:id="1624" w:author="Sofie Kofoed Led" w:date="2022-12-21T15:42:00Z">
              <w:r w:rsidRPr="00470091">
                <w:rPr>
                  <w:sz w:val="16"/>
                  <w:szCs w:val="16"/>
                </w:rPr>
                <w:t xml:space="preserve">Antal kWh en </w:t>
              </w:r>
              <w:proofErr w:type="spellStart"/>
              <w:r w:rsidRPr="00470091">
                <w:rPr>
                  <w:sz w:val="16"/>
                  <w:szCs w:val="16"/>
                </w:rPr>
                <w:t>ladefacilitet</w:t>
              </w:r>
              <w:proofErr w:type="spellEnd"/>
              <w:r w:rsidRPr="00470091">
                <w:rPr>
                  <w:sz w:val="16"/>
                  <w:szCs w:val="16"/>
                </w:rPr>
                <w:t xml:space="preserve"> kan oplade med. Der er en kodeliste ift. tilladte anvendte intervaller</w:t>
              </w:r>
              <w:r>
                <w:rPr>
                  <w:sz w:val="16"/>
                  <w:szCs w:val="16"/>
                </w:rPr>
                <w:t xml:space="preserve"> </w:t>
              </w:r>
              <w:r>
                <w:rPr>
                  <w:sz w:val="16"/>
                  <w:szCs w:val="16"/>
                </w:rPr>
                <w:lastRenderedPageBreak/>
                <w:t>svarende til normallader, hurtiglader, lynlader.</w:t>
              </w:r>
              <w:r w:rsidRPr="00470091">
                <w:rPr>
                  <w:sz w:val="16"/>
                  <w:szCs w:val="16"/>
                </w:rPr>
                <w:t xml:space="preserve"> Anvendes til planlægning og af forbrugeren til at vurdere </w:t>
              </w:r>
              <w:proofErr w:type="spellStart"/>
              <w:r w:rsidRPr="00470091">
                <w:rPr>
                  <w:sz w:val="16"/>
                  <w:szCs w:val="16"/>
                </w:rPr>
                <w:t>lademuligheder</w:t>
              </w:r>
              <w:proofErr w:type="spellEnd"/>
              <w:r w:rsidRPr="00470091">
                <w:rPr>
                  <w:sz w:val="16"/>
                  <w:szCs w:val="16"/>
                </w:rPr>
                <w:t>.</w:t>
              </w:r>
            </w:ins>
          </w:p>
        </w:tc>
        <w:tc>
          <w:tcPr>
            <w:tcW w:w="1701" w:type="dxa"/>
            <w:shd w:val="clear" w:color="auto" w:fill="D6E9F5" w:themeFill="accent2" w:themeFillTint="33"/>
            <w:tcPrChange w:id="1625" w:author="Christian Fischer" w:date="2023-01-10T13:36:00Z">
              <w:tcPr>
                <w:tcW w:w="1701" w:type="dxa"/>
                <w:shd w:val="clear" w:color="auto" w:fill="auto"/>
              </w:tcPr>
            </w:tcPrChange>
          </w:tcPr>
          <w:p w14:paraId="2EC59CE9" w14:textId="779953A6" w:rsidR="00834170" w:rsidRPr="00013E31" w:rsidRDefault="00834170" w:rsidP="00834170">
            <w:pPr>
              <w:rPr>
                <w:ins w:id="1626" w:author="Sofie Kofoed Led" w:date="2022-12-21T15:42:00Z"/>
                <w:sz w:val="16"/>
                <w:szCs w:val="16"/>
              </w:rPr>
            </w:pPr>
            <w:ins w:id="1627" w:author="Sofie Kofoed Led" w:date="2022-12-21T15:42:00Z">
              <w:del w:id="1628" w:author="Christian Fischer" w:date="2023-01-10T13:35:00Z">
                <w:r w:rsidRPr="00013E31" w:rsidDel="007F4197">
                  <w:rPr>
                    <w:sz w:val="16"/>
                    <w:szCs w:val="16"/>
                  </w:rPr>
                  <w:lastRenderedPageBreak/>
                  <w:delText>Heltal</w:delText>
                </w:r>
              </w:del>
            </w:ins>
            <w:ins w:id="1629" w:author="Christian Fischer" w:date="2023-01-10T13:35:00Z">
              <w:r w:rsidR="007F4197">
                <w:rPr>
                  <w:sz w:val="16"/>
                  <w:szCs w:val="16"/>
                </w:rPr>
                <w:t>Tekststreng</w:t>
              </w:r>
            </w:ins>
          </w:p>
        </w:tc>
        <w:tc>
          <w:tcPr>
            <w:tcW w:w="1559" w:type="dxa"/>
            <w:shd w:val="clear" w:color="auto" w:fill="D6E9F5" w:themeFill="accent2" w:themeFillTint="33"/>
            <w:tcPrChange w:id="1630" w:author="Christian Fischer" w:date="2023-01-10T13:36:00Z">
              <w:tcPr>
                <w:tcW w:w="1559" w:type="dxa"/>
                <w:shd w:val="clear" w:color="auto" w:fill="auto"/>
              </w:tcPr>
            </w:tcPrChange>
          </w:tcPr>
          <w:p w14:paraId="6E215CA0" w14:textId="1B05D6A8" w:rsidR="00834170" w:rsidRPr="00013E31" w:rsidRDefault="00834170" w:rsidP="00834170">
            <w:pPr>
              <w:rPr>
                <w:ins w:id="1631" w:author="Sofie Kofoed Led" w:date="2022-12-21T15:42:00Z"/>
                <w:sz w:val="16"/>
                <w:szCs w:val="16"/>
              </w:rPr>
            </w:pPr>
            <w:ins w:id="1632" w:author="Sofie Kofoed Led" w:date="2022-12-21T15:42:00Z">
              <w:r w:rsidRPr="00013E31">
                <w:rPr>
                  <w:sz w:val="16"/>
                  <w:szCs w:val="16"/>
                </w:rPr>
                <w:t>0-</w:t>
              </w:r>
              <w:del w:id="1633" w:author="Christian Fischer" w:date="2023-01-10T13:35:00Z">
                <w:r w:rsidRPr="00013E31" w:rsidDel="007F4197">
                  <w:rPr>
                    <w:sz w:val="16"/>
                    <w:szCs w:val="16"/>
                  </w:rPr>
                  <w:delText>99</w:delText>
                </w:r>
              </w:del>
            </w:ins>
            <w:ins w:id="1634" w:author="Christian Fischer" w:date="2023-01-10T13:35:00Z">
              <w:r w:rsidR="007F4197">
                <w:rPr>
                  <w:sz w:val="16"/>
                  <w:szCs w:val="16"/>
                </w:rPr>
                <w:t>30</w:t>
              </w:r>
            </w:ins>
          </w:p>
        </w:tc>
        <w:tc>
          <w:tcPr>
            <w:tcW w:w="1843" w:type="dxa"/>
            <w:shd w:val="clear" w:color="auto" w:fill="D6E9F5" w:themeFill="accent2" w:themeFillTint="33"/>
            <w:tcPrChange w:id="1635" w:author="Christian Fischer" w:date="2023-01-10T13:36:00Z">
              <w:tcPr>
                <w:tcW w:w="1843" w:type="dxa"/>
              </w:tcPr>
            </w:tcPrChange>
          </w:tcPr>
          <w:p w14:paraId="10EB58FE" w14:textId="2DA0724B" w:rsidR="00834170" w:rsidRPr="00013E31" w:rsidRDefault="00834170" w:rsidP="00834170">
            <w:pPr>
              <w:rPr>
                <w:ins w:id="1636" w:author="Sofie Kofoed Led" w:date="2022-12-21T15:42:00Z"/>
                <w:sz w:val="16"/>
                <w:szCs w:val="16"/>
              </w:rPr>
            </w:pPr>
            <w:ins w:id="1637" w:author="Sofie Kofoed Led" w:date="2022-12-21T15:42:00Z">
              <w:r w:rsidRPr="00013E31">
                <w:rPr>
                  <w:sz w:val="16"/>
                  <w:szCs w:val="16"/>
                </w:rPr>
                <w:t>F</w:t>
              </w:r>
            </w:ins>
            <w:ins w:id="1638" w:author="Christian Fischer" w:date="2023-01-10T13:37:00Z">
              <w:r w:rsidR="007F4197">
                <w:rPr>
                  <w:sz w:val="16"/>
                  <w:szCs w:val="16"/>
                </w:rPr>
                <w:t xml:space="preserve"> (Udfyldes automatisk)</w:t>
              </w:r>
            </w:ins>
          </w:p>
        </w:tc>
        <w:tc>
          <w:tcPr>
            <w:tcW w:w="1843" w:type="dxa"/>
            <w:shd w:val="clear" w:color="auto" w:fill="D6E9F5" w:themeFill="accent2" w:themeFillTint="33"/>
            <w:tcPrChange w:id="1639" w:author="Christian Fischer" w:date="2023-01-10T13:36:00Z">
              <w:tcPr>
                <w:tcW w:w="1843" w:type="dxa"/>
              </w:tcPr>
            </w:tcPrChange>
          </w:tcPr>
          <w:p w14:paraId="2FC1CD49" w14:textId="1C84257B" w:rsidR="00834170" w:rsidRPr="00013E31" w:rsidRDefault="002475D1" w:rsidP="00834170">
            <w:pPr>
              <w:rPr>
                <w:ins w:id="1640" w:author="Sofie Kofoed Led" w:date="2022-12-21T15:42:00Z"/>
                <w:sz w:val="16"/>
                <w:szCs w:val="16"/>
              </w:rPr>
            </w:pPr>
            <w:ins w:id="1641" w:author="Christian Fischer" w:date="2023-01-10T13:38:00Z">
              <w:r>
                <w:rPr>
                  <w:sz w:val="16"/>
                  <w:szCs w:val="16"/>
                </w:rPr>
                <w:t>Hurtiglader</w:t>
              </w:r>
            </w:ins>
            <w:ins w:id="1642" w:author="Sofie Kofoed Led" w:date="2022-12-21T15:42:00Z">
              <w:del w:id="1643" w:author="Christian Fischer" w:date="2023-01-10T13:38:00Z">
                <w:r w:rsidR="00834170" w:rsidRPr="00013E31" w:rsidDel="002475D1">
                  <w:rPr>
                    <w:sz w:val="16"/>
                    <w:szCs w:val="16"/>
                  </w:rPr>
                  <w:delText>1</w:delText>
                </w:r>
              </w:del>
            </w:ins>
          </w:p>
        </w:tc>
      </w:tr>
      <w:tr w:rsidR="006C5B7E" w:rsidRPr="00982CE1" w14:paraId="2392634F" w14:textId="77777777" w:rsidTr="002C1C2F">
        <w:trPr>
          <w:ins w:id="1644" w:author="Sofie Kofoed Led" w:date="2022-12-21T15:37:00Z"/>
        </w:trPr>
        <w:tc>
          <w:tcPr>
            <w:tcW w:w="1838" w:type="dxa"/>
          </w:tcPr>
          <w:p w14:paraId="73236183" w14:textId="67EEE24D" w:rsidR="006C5B7E" w:rsidRPr="00013E31" w:rsidRDefault="006C5B7E" w:rsidP="006C5B7E">
            <w:pPr>
              <w:rPr>
                <w:ins w:id="1645" w:author="Sofie Kofoed Led" w:date="2022-12-21T15:37:00Z"/>
                <w:sz w:val="16"/>
                <w:szCs w:val="16"/>
              </w:rPr>
            </w:pPr>
            <w:proofErr w:type="spellStart"/>
            <w:ins w:id="1646" w:author="Sofie Kofoed Led" w:date="2022-12-21T15:37:00Z">
              <w:r w:rsidRPr="0095112B">
                <w:rPr>
                  <w:sz w:val="16"/>
                  <w:szCs w:val="16"/>
                </w:rPr>
                <w:t>tilgaengelighed_type_kode</w:t>
              </w:r>
              <w:proofErr w:type="spellEnd"/>
            </w:ins>
          </w:p>
        </w:tc>
        <w:tc>
          <w:tcPr>
            <w:tcW w:w="1134" w:type="dxa"/>
          </w:tcPr>
          <w:p w14:paraId="2F60D0EF" w14:textId="526C7F89" w:rsidR="006C5B7E" w:rsidRPr="00013E31" w:rsidRDefault="006C5B7E" w:rsidP="006C5B7E">
            <w:pPr>
              <w:rPr>
                <w:ins w:id="1647" w:author="Sofie Kofoed Led" w:date="2022-12-21T15:37:00Z"/>
                <w:sz w:val="16"/>
                <w:szCs w:val="16"/>
              </w:rPr>
            </w:pPr>
            <w:proofErr w:type="spellStart"/>
            <w:ins w:id="1648" w:author="Sofie Kofoed Led" w:date="2022-12-21T15:37:00Z">
              <w:r w:rsidRPr="0095112B">
                <w:rPr>
                  <w:sz w:val="16"/>
                  <w:szCs w:val="16"/>
                </w:rPr>
                <w:t>tilgae_ty_k</w:t>
              </w:r>
              <w:proofErr w:type="spellEnd"/>
            </w:ins>
          </w:p>
        </w:tc>
        <w:tc>
          <w:tcPr>
            <w:tcW w:w="3402" w:type="dxa"/>
            <w:shd w:val="clear" w:color="auto" w:fill="auto"/>
          </w:tcPr>
          <w:p w14:paraId="27658343" w14:textId="0EC2A3E4" w:rsidR="006C5B7E" w:rsidRPr="00F067F1" w:rsidDel="007F4197" w:rsidRDefault="006C5B7E" w:rsidP="006C5B7E">
            <w:pPr>
              <w:rPr>
                <w:ins w:id="1649" w:author="Sofie Kofoed Led" w:date="2022-12-21T15:37:00Z"/>
                <w:del w:id="1650" w:author="Christian Fischer" w:date="2023-01-10T13:37:00Z"/>
                <w:sz w:val="16"/>
                <w:szCs w:val="16"/>
              </w:rPr>
            </w:pPr>
            <w:ins w:id="1651" w:author="Sofie Kofoed Led" w:date="2022-12-21T15:37:00Z">
              <w:r>
                <w:rPr>
                  <w:sz w:val="16"/>
                  <w:szCs w:val="16"/>
                </w:rPr>
                <w:t xml:space="preserve">Kode for </w:t>
              </w:r>
              <w:del w:id="1652" w:author="Christian Fischer" w:date="2023-01-10T13:37:00Z">
                <w:r w:rsidDel="007F4197">
                  <w:rPr>
                    <w:sz w:val="16"/>
                    <w:szCs w:val="16"/>
                  </w:rPr>
                  <w:delText>a</w:delText>
                </w:r>
                <w:r w:rsidRPr="00F067F1" w:rsidDel="007F4197">
                  <w:rPr>
                    <w:sz w:val="16"/>
                    <w:szCs w:val="16"/>
                  </w:rPr>
                  <w:delText>dgang for brugere.</w:delText>
                </w:r>
              </w:del>
            </w:ins>
          </w:p>
          <w:p w14:paraId="303C1B7F" w14:textId="3F4EBF2D" w:rsidR="006C5B7E" w:rsidRPr="00470091" w:rsidRDefault="006C5B7E" w:rsidP="007F4197">
            <w:pPr>
              <w:rPr>
                <w:ins w:id="1653" w:author="Sofie Kofoed Led" w:date="2022-12-21T15:37:00Z"/>
                <w:sz w:val="16"/>
                <w:szCs w:val="16"/>
              </w:rPr>
            </w:pPr>
            <w:ins w:id="1654" w:author="Sofie Kofoed Led" w:date="2022-12-21T15:37:00Z">
              <w:del w:id="1655" w:author="Christian Fischer" w:date="2023-01-10T13:37:00Z">
                <w:r w:rsidRPr="00F067F1" w:rsidDel="007F4197">
                  <w:rPr>
                    <w:sz w:val="16"/>
                    <w:szCs w:val="16"/>
                  </w:rPr>
                  <w:delText>Kode for hvem, der kan anvende ladefacilitet; er det offentlig tilgængelig eller med begrænsninger i anvenderkredsen. Anvendes ved planlægning af ladefaciliteter.</w:delText>
                </w:r>
              </w:del>
            </w:ins>
            <w:ins w:id="1656" w:author="Christian Fischer" w:date="2023-01-10T13:37:00Z">
              <w:r w:rsidR="007F4197">
                <w:rPr>
                  <w:sz w:val="16"/>
                  <w:szCs w:val="16"/>
                </w:rPr>
                <w:t>typen af tilgængelighed</w:t>
              </w:r>
            </w:ins>
          </w:p>
        </w:tc>
        <w:tc>
          <w:tcPr>
            <w:tcW w:w="1701" w:type="dxa"/>
            <w:shd w:val="clear" w:color="auto" w:fill="auto"/>
          </w:tcPr>
          <w:p w14:paraId="0CF7933C" w14:textId="72E16553" w:rsidR="006C5B7E" w:rsidRPr="00013E31" w:rsidRDefault="006C5B7E" w:rsidP="006C5B7E">
            <w:pPr>
              <w:rPr>
                <w:ins w:id="1657" w:author="Sofie Kofoed Led" w:date="2022-12-21T15:37:00Z"/>
                <w:sz w:val="16"/>
                <w:szCs w:val="16"/>
              </w:rPr>
            </w:pPr>
            <w:ins w:id="1658" w:author="Sofie Kofoed Led" w:date="2022-12-21T15:37:00Z">
              <w:r w:rsidRPr="00013E31">
                <w:rPr>
                  <w:sz w:val="16"/>
                  <w:szCs w:val="16"/>
                </w:rPr>
                <w:t>Heltal</w:t>
              </w:r>
            </w:ins>
          </w:p>
        </w:tc>
        <w:tc>
          <w:tcPr>
            <w:tcW w:w="1559" w:type="dxa"/>
            <w:shd w:val="clear" w:color="auto" w:fill="auto"/>
          </w:tcPr>
          <w:p w14:paraId="10D80BD6" w14:textId="4BF90F12" w:rsidR="006C5B7E" w:rsidRPr="00013E31" w:rsidRDefault="006C5B7E" w:rsidP="006C5B7E">
            <w:pPr>
              <w:rPr>
                <w:ins w:id="1659" w:author="Sofie Kofoed Led" w:date="2022-12-21T15:37:00Z"/>
                <w:sz w:val="16"/>
                <w:szCs w:val="16"/>
              </w:rPr>
            </w:pPr>
            <w:ins w:id="1660" w:author="Sofie Kofoed Led" w:date="2022-12-21T15:37:00Z">
              <w:r w:rsidRPr="00013E31">
                <w:rPr>
                  <w:sz w:val="16"/>
                  <w:szCs w:val="16"/>
                </w:rPr>
                <w:t>0-99</w:t>
              </w:r>
            </w:ins>
          </w:p>
        </w:tc>
        <w:tc>
          <w:tcPr>
            <w:tcW w:w="1843" w:type="dxa"/>
          </w:tcPr>
          <w:p w14:paraId="4B4ADC92" w14:textId="2CC4115D" w:rsidR="006C5B7E" w:rsidRPr="00013E31" w:rsidRDefault="006C5B7E" w:rsidP="006C5B7E">
            <w:pPr>
              <w:rPr>
                <w:ins w:id="1661" w:author="Sofie Kofoed Led" w:date="2022-12-21T15:37:00Z"/>
                <w:sz w:val="16"/>
                <w:szCs w:val="16"/>
              </w:rPr>
            </w:pPr>
            <w:ins w:id="1662" w:author="Sofie Kofoed Led" w:date="2022-12-21T15:37:00Z">
              <w:r w:rsidRPr="00013E31">
                <w:rPr>
                  <w:sz w:val="16"/>
                  <w:szCs w:val="16"/>
                </w:rPr>
                <w:t>F</w:t>
              </w:r>
            </w:ins>
          </w:p>
        </w:tc>
        <w:tc>
          <w:tcPr>
            <w:tcW w:w="1843" w:type="dxa"/>
          </w:tcPr>
          <w:p w14:paraId="11FC9FFD" w14:textId="78DADEDE" w:rsidR="006C5B7E" w:rsidRPr="00013E31" w:rsidRDefault="006C5B7E" w:rsidP="006C5B7E">
            <w:pPr>
              <w:rPr>
                <w:ins w:id="1663" w:author="Sofie Kofoed Led" w:date="2022-12-21T15:37:00Z"/>
                <w:sz w:val="16"/>
                <w:szCs w:val="16"/>
              </w:rPr>
            </w:pPr>
            <w:ins w:id="1664" w:author="Sofie Kofoed Led" w:date="2022-12-21T15:37:00Z">
              <w:r w:rsidRPr="00013E31">
                <w:rPr>
                  <w:sz w:val="16"/>
                  <w:szCs w:val="16"/>
                </w:rPr>
                <w:t>1</w:t>
              </w:r>
            </w:ins>
          </w:p>
        </w:tc>
      </w:tr>
      <w:tr w:rsidR="00834170" w:rsidRPr="00982CE1" w14:paraId="515E6774" w14:textId="77777777" w:rsidTr="002475D1">
        <w:tblPrEx>
          <w:tblW w:w="13320" w:type="dxa"/>
          <w:tblLayout w:type="fixed"/>
          <w:tblPrExChange w:id="1665" w:author="Christian Fischer" w:date="2023-01-10T13:39:00Z">
            <w:tblPrEx>
              <w:tblW w:w="13320" w:type="dxa"/>
              <w:tblLayout w:type="fixed"/>
            </w:tblPrEx>
          </w:tblPrExChange>
        </w:tblPrEx>
        <w:trPr>
          <w:ins w:id="1666" w:author="Sofie Kofoed Led" w:date="2022-12-21T15:41:00Z"/>
        </w:trPr>
        <w:tc>
          <w:tcPr>
            <w:tcW w:w="1838" w:type="dxa"/>
            <w:shd w:val="clear" w:color="auto" w:fill="D6E9F5" w:themeFill="accent2" w:themeFillTint="33"/>
            <w:tcPrChange w:id="1667" w:author="Christian Fischer" w:date="2023-01-10T13:39:00Z">
              <w:tcPr>
                <w:tcW w:w="1838" w:type="dxa"/>
              </w:tcPr>
            </w:tcPrChange>
          </w:tcPr>
          <w:p w14:paraId="31F67C12" w14:textId="1F90EF68" w:rsidR="00834170" w:rsidRPr="0095112B" w:rsidRDefault="00C465B5" w:rsidP="00834170">
            <w:pPr>
              <w:rPr>
                <w:ins w:id="1668" w:author="Sofie Kofoed Led" w:date="2022-12-21T15:41:00Z"/>
                <w:sz w:val="16"/>
                <w:szCs w:val="16"/>
              </w:rPr>
            </w:pPr>
            <w:proofErr w:type="spellStart"/>
            <w:ins w:id="1669" w:author="Christian Fischer" w:date="2023-01-10T13:56:00Z">
              <w:r>
                <w:rPr>
                  <w:sz w:val="16"/>
                  <w:szCs w:val="16"/>
                </w:rPr>
                <w:t>t</w:t>
              </w:r>
            </w:ins>
            <w:ins w:id="1670" w:author="Sofie Kofoed Led" w:date="2022-12-21T15:41:00Z">
              <w:del w:id="1671" w:author="Christian Fischer" w:date="2023-01-10T13:56:00Z">
                <w:r w:rsidR="007F4197" w:rsidRPr="0095112B" w:rsidDel="00C465B5">
                  <w:rPr>
                    <w:sz w:val="16"/>
                    <w:szCs w:val="16"/>
                  </w:rPr>
                  <w:delText>T</w:delText>
                </w:r>
              </w:del>
              <w:r w:rsidR="00834170" w:rsidRPr="0095112B">
                <w:rPr>
                  <w:sz w:val="16"/>
                  <w:szCs w:val="16"/>
                </w:rPr>
                <w:t>ilgaengelighed</w:t>
              </w:r>
            </w:ins>
            <w:ins w:id="1672" w:author="Christian Fischer" w:date="2023-01-10T13:36:00Z">
              <w:r w:rsidR="007F4197">
                <w:rPr>
                  <w:sz w:val="16"/>
                  <w:szCs w:val="16"/>
                </w:rPr>
                <w:t>_type</w:t>
              </w:r>
            </w:ins>
            <w:proofErr w:type="spellEnd"/>
          </w:p>
        </w:tc>
        <w:tc>
          <w:tcPr>
            <w:tcW w:w="1134" w:type="dxa"/>
            <w:shd w:val="clear" w:color="auto" w:fill="D6E9F5" w:themeFill="accent2" w:themeFillTint="33"/>
            <w:tcPrChange w:id="1673" w:author="Christian Fischer" w:date="2023-01-10T13:39:00Z">
              <w:tcPr>
                <w:tcW w:w="1134" w:type="dxa"/>
              </w:tcPr>
            </w:tcPrChange>
          </w:tcPr>
          <w:p w14:paraId="58029262" w14:textId="72C48484" w:rsidR="00834170" w:rsidRPr="0095112B" w:rsidRDefault="00834170" w:rsidP="00834170">
            <w:pPr>
              <w:rPr>
                <w:ins w:id="1674" w:author="Sofie Kofoed Led" w:date="2022-12-21T15:41:00Z"/>
                <w:sz w:val="16"/>
                <w:szCs w:val="16"/>
              </w:rPr>
            </w:pPr>
            <w:proofErr w:type="spellStart"/>
            <w:ins w:id="1675" w:author="Sofie Kofoed Led" w:date="2022-12-21T15:41:00Z">
              <w:r w:rsidRPr="0095112B">
                <w:rPr>
                  <w:sz w:val="16"/>
                  <w:szCs w:val="16"/>
                </w:rPr>
                <w:t>tilgaenge</w:t>
              </w:r>
              <w:proofErr w:type="spellEnd"/>
            </w:ins>
          </w:p>
        </w:tc>
        <w:tc>
          <w:tcPr>
            <w:tcW w:w="3402" w:type="dxa"/>
            <w:shd w:val="clear" w:color="auto" w:fill="D6E9F5" w:themeFill="accent2" w:themeFillTint="33"/>
            <w:tcPrChange w:id="1676" w:author="Christian Fischer" w:date="2023-01-10T13:39:00Z">
              <w:tcPr>
                <w:tcW w:w="3402" w:type="dxa"/>
                <w:shd w:val="clear" w:color="auto" w:fill="auto"/>
              </w:tcPr>
            </w:tcPrChange>
          </w:tcPr>
          <w:p w14:paraId="781CAE24" w14:textId="77777777" w:rsidR="00834170" w:rsidRPr="00CF411D" w:rsidRDefault="00834170" w:rsidP="00834170">
            <w:pPr>
              <w:rPr>
                <w:ins w:id="1677" w:author="Sofie Kofoed Led" w:date="2022-12-21T15:41:00Z"/>
                <w:sz w:val="16"/>
                <w:szCs w:val="16"/>
              </w:rPr>
            </w:pPr>
            <w:ins w:id="1678" w:author="Sofie Kofoed Led" w:date="2022-12-21T15:41:00Z">
              <w:r w:rsidRPr="00CF411D">
                <w:rPr>
                  <w:sz w:val="16"/>
                  <w:szCs w:val="16"/>
                </w:rPr>
                <w:t>Adgang for brugere.</w:t>
              </w:r>
            </w:ins>
          </w:p>
          <w:p w14:paraId="75B69D41" w14:textId="7F519462" w:rsidR="00834170" w:rsidRDefault="00834170" w:rsidP="00834170">
            <w:pPr>
              <w:rPr>
                <w:ins w:id="1679" w:author="Sofie Kofoed Led" w:date="2022-12-21T15:41:00Z"/>
                <w:sz w:val="16"/>
                <w:szCs w:val="16"/>
              </w:rPr>
            </w:pPr>
            <w:ins w:id="1680" w:author="Sofie Kofoed Led" w:date="2022-12-21T15:41:00Z">
              <w:r w:rsidRPr="00CF411D">
                <w:rPr>
                  <w:sz w:val="16"/>
                  <w:szCs w:val="16"/>
                </w:rPr>
                <w:t xml:space="preserve">Angivelse af, hvem, der kan anvende </w:t>
              </w:r>
              <w:proofErr w:type="spellStart"/>
              <w:r w:rsidRPr="00CF411D">
                <w:rPr>
                  <w:sz w:val="16"/>
                  <w:szCs w:val="16"/>
                </w:rPr>
                <w:t>ladefacilitet</w:t>
              </w:r>
              <w:proofErr w:type="spellEnd"/>
              <w:r w:rsidRPr="00CF411D">
                <w:rPr>
                  <w:sz w:val="16"/>
                  <w:szCs w:val="16"/>
                </w:rPr>
                <w:t xml:space="preserve">; er det offentlig tilgængelig eller med begrænsninger i anvenderkredsen. Anvendes ved planlægning af </w:t>
              </w:r>
              <w:proofErr w:type="spellStart"/>
              <w:r w:rsidRPr="00CF411D">
                <w:rPr>
                  <w:sz w:val="16"/>
                  <w:szCs w:val="16"/>
                </w:rPr>
                <w:t>ladefaciliteter</w:t>
              </w:r>
              <w:proofErr w:type="spellEnd"/>
              <w:r w:rsidRPr="00CF411D">
                <w:rPr>
                  <w:sz w:val="16"/>
                  <w:szCs w:val="16"/>
                </w:rPr>
                <w:t>.</w:t>
              </w:r>
            </w:ins>
          </w:p>
        </w:tc>
        <w:tc>
          <w:tcPr>
            <w:tcW w:w="1701" w:type="dxa"/>
            <w:shd w:val="clear" w:color="auto" w:fill="D6E9F5" w:themeFill="accent2" w:themeFillTint="33"/>
            <w:tcPrChange w:id="1681" w:author="Christian Fischer" w:date="2023-01-10T13:39:00Z">
              <w:tcPr>
                <w:tcW w:w="1701" w:type="dxa"/>
                <w:shd w:val="clear" w:color="auto" w:fill="auto"/>
              </w:tcPr>
            </w:tcPrChange>
          </w:tcPr>
          <w:p w14:paraId="79BBB6C7" w14:textId="77B676CC" w:rsidR="00834170" w:rsidRPr="00013E31" w:rsidRDefault="00834170" w:rsidP="00834170">
            <w:pPr>
              <w:rPr>
                <w:ins w:id="1682" w:author="Sofie Kofoed Led" w:date="2022-12-21T15:41:00Z"/>
                <w:sz w:val="16"/>
                <w:szCs w:val="16"/>
              </w:rPr>
            </w:pPr>
            <w:ins w:id="1683" w:author="Sofie Kofoed Led" w:date="2022-12-21T15:41:00Z">
              <w:r w:rsidRPr="00013E31">
                <w:rPr>
                  <w:sz w:val="16"/>
                  <w:szCs w:val="16"/>
                </w:rPr>
                <w:t>Tekststreng</w:t>
              </w:r>
            </w:ins>
          </w:p>
        </w:tc>
        <w:tc>
          <w:tcPr>
            <w:tcW w:w="1559" w:type="dxa"/>
            <w:shd w:val="clear" w:color="auto" w:fill="D6E9F5" w:themeFill="accent2" w:themeFillTint="33"/>
            <w:tcPrChange w:id="1684" w:author="Christian Fischer" w:date="2023-01-10T13:39:00Z">
              <w:tcPr>
                <w:tcW w:w="1559" w:type="dxa"/>
                <w:shd w:val="clear" w:color="auto" w:fill="auto"/>
              </w:tcPr>
            </w:tcPrChange>
          </w:tcPr>
          <w:p w14:paraId="315FED59" w14:textId="2DF87269" w:rsidR="00834170" w:rsidRPr="00013E31" w:rsidRDefault="00834170" w:rsidP="00834170">
            <w:pPr>
              <w:rPr>
                <w:ins w:id="1685" w:author="Sofie Kofoed Led" w:date="2022-12-21T15:41:00Z"/>
                <w:sz w:val="16"/>
                <w:szCs w:val="16"/>
              </w:rPr>
            </w:pPr>
            <w:ins w:id="1686" w:author="Sofie Kofoed Led" w:date="2022-12-21T15:41:00Z">
              <w:r w:rsidRPr="00013E31">
                <w:rPr>
                  <w:sz w:val="16"/>
                  <w:szCs w:val="16"/>
                </w:rPr>
                <w:t>0-50 tegn</w:t>
              </w:r>
            </w:ins>
          </w:p>
        </w:tc>
        <w:tc>
          <w:tcPr>
            <w:tcW w:w="1843" w:type="dxa"/>
            <w:shd w:val="clear" w:color="auto" w:fill="D6E9F5" w:themeFill="accent2" w:themeFillTint="33"/>
            <w:tcPrChange w:id="1687" w:author="Christian Fischer" w:date="2023-01-10T13:39:00Z">
              <w:tcPr>
                <w:tcW w:w="1843" w:type="dxa"/>
              </w:tcPr>
            </w:tcPrChange>
          </w:tcPr>
          <w:p w14:paraId="48214F51" w14:textId="2F49FB31" w:rsidR="00834170" w:rsidRPr="00013E31" w:rsidRDefault="00834170" w:rsidP="00834170">
            <w:pPr>
              <w:rPr>
                <w:ins w:id="1688" w:author="Sofie Kofoed Led" w:date="2022-12-21T15:41:00Z"/>
                <w:sz w:val="16"/>
                <w:szCs w:val="16"/>
              </w:rPr>
            </w:pPr>
            <w:ins w:id="1689" w:author="Sofie Kofoed Led" w:date="2022-12-21T15:41:00Z">
              <w:r w:rsidRPr="00013E31">
                <w:rPr>
                  <w:sz w:val="16"/>
                  <w:szCs w:val="16"/>
                </w:rPr>
                <w:t>F (Udfyldes automatisk)</w:t>
              </w:r>
            </w:ins>
          </w:p>
        </w:tc>
        <w:tc>
          <w:tcPr>
            <w:tcW w:w="1843" w:type="dxa"/>
            <w:shd w:val="clear" w:color="auto" w:fill="D6E9F5" w:themeFill="accent2" w:themeFillTint="33"/>
            <w:tcPrChange w:id="1690" w:author="Christian Fischer" w:date="2023-01-10T13:39:00Z">
              <w:tcPr>
                <w:tcW w:w="1843" w:type="dxa"/>
              </w:tcPr>
            </w:tcPrChange>
          </w:tcPr>
          <w:p w14:paraId="40ECA40D" w14:textId="4436407F" w:rsidR="00834170" w:rsidRPr="00013E31" w:rsidRDefault="00834170" w:rsidP="00834170">
            <w:pPr>
              <w:rPr>
                <w:ins w:id="1691" w:author="Sofie Kofoed Led" w:date="2022-12-21T15:41:00Z"/>
                <w:sz w:val="16"/>
                <w:szCs w:val="16"/>
              </w:rPr>
            </w:pPr>
            <w:ins w:id="1692" w:author="Sofie Kofoed Led" w:date="2022-12-21T15:41:00Z">
              <w:r w:rsidRPr="00013E31">
                <w:rPr>
                  <w:sz w:val="16"/>
                  <w:szCs w:val="16"/>
                </w:rPr>
                <w:t>Offentlig tilgængelig</w:t>
              </w:r>
            </w:ins>
          </w:p>
        </w:tc>
      </w:tr>
      <w:tr w:rsidR="00834170" w:rsidRPr="00982CE1" w14:paraId="737B668B" w14:textId="77777777" w:rsidTr="002C1C2F">
        <w:trPr>
          <w:ins w:id="1693" w:author="Sofie Kofoed Led" w:date="2022-12-21T15:38:00Z"/>
        </w:trPr>
        <w:tc>
          <w:tcPr>
            <w:tcW w:w="1838" w:type="dxa"/>
          </w:tcPr>
          <w:p w14:paraId="1925A096" w14:textId="1E740824" w:rsidR="00834170" w:rsidRPr="0095112B" w:rsidRDefault="00504BDC" w:rsidP="00834170">
            <w:pPr>
              <w:rPr>
                <w:ins w:id="1694" w:author="Sofie Kofoed Led" w:date="2022-12-21T15:38:00Z"/>
                <w:sz w:val="16"/>
                <w:szCs w:val="16"/>
              </w:rPr>
            </w:pPr>
            <w:proofErr w:type="spellStart"/>
            <w:ins w:id="1695" w:author="Christian Fischer" w:date="2023-01-10T13:43:00Z">
              <w:r>
                <w:rPr>
                  <w:sz w:val="16"/>
                  <w:szCs w:val="16"/>
                </w:rPr>
                <w:t>a</w:t>
              </w:r>
            </w:ins>
            <w:ins w:id="1696" w:author="Sofie Kofoed Led" w:date="2022-12-21T15:38:00Z">
              <w:del w:id="1697" w:author="Christian Fischer" w:date="2023-01-10T13:43:00Z">
                <w:r w:rsidR="00834170" w:rsidRPr="00013E31" w:rsidDel="00504BDC">
                  <w:rPr>
                    <w:sz w:val="16"/>
                    <w:szCs w:val="16"/>
                  </w:rPr>
                  <w:delText>A</w:delText>
                </w:r>
              </w:del>
              <w:r w:rsidR="00834170" w:rsidRPr="00013E31">
                <w:rPr>
                  <w:sz w:val="16"/>
                  <w:szCs w:val="16"/>
                </w:rPr>
                <w:t>nvendelsesgrad_k</w:t>
              </w:r>
              <w:del w:id="1698" w:author="Christian Fischer" w:date="2023-01-10T13:39:00Z">
                <w:r w:rsidR="00834170" w:rsidRPr="00013E31" w:rsidDel="00504BDC">
                  <w:rPr>
                    <w:sz w:val="16"/>
                    <w:szCs w:val="16"/>
                  </w:rPr>
                  <w:delText>W</w:delText>
                </w:r>
              </w:del>
            </w:ins>
            <w:ins w:id="1699" w:author="Christian Fischer" w:date="2023-01-10T13:39:00Z">
              <w:r>
                <w:rPr>
                  <w:sz w:val="16"/>
                  <w:szCs w:val="16"/>
                </w:rPr>
                <w:t>w</w:t>
              </w:r>
            </w:ins>
            <w:ins w:id="1700" w:author="Sofie Kofoed Led" w:date="2022-12-21T15:38:00Z">
              <w:r w:rsidR="00834170" w:rsidRPr="00013E31">
                <w:rPr>
                  <w:sz w:val="16"/>
                  <w:szCs w:val="16"/>
                </w:rPr>
                <w:t>h</w:t>
              </w:r>
              <w:proofErr w:type="spellEnd"/>
            </w:ins>
          </w:p>
        </w:tc>
        <w:tc>
          <w:tcPr>
            <w:tcW w:w="1134" w:type="dxa"/>
          </w:tcPr>
          <w:p w14:paraId="538E4E7E" w14:textId="4223732B" w:rsidR="00834170" w:rsidRPr="0095112B" w:rsidRDefault="00834170" w:rsidP="00834170">
            <w:pPr>
              <w:rPr>
                <w:ins w:id="1701" w:author="Sofie Kofoed Led" w:date="2022-12-21T15:38:00Z"/>
                <w:sz w:val="16"/>
                <w:szCs w:val="16"/>
              </w:rPr>
            </w:pPr>
            <w:proofErr w:type="spellStart"/>
            <w:ins w:id="1702" w:author="Sofie Kofoed Led" w:date="2022-12-21T15:38:00Z">
              <w:r w:rsidRPr="00013E31">
                <w:rPr>
                  <w:sz w:val="16"/>
                  <w:szCs w:val="16"/>
                </w:rPr>
                <w:t>anvgr_k</w:t>
              </w:r>
              <w:del w:id="1703" w:author="Christian Fischer" w:date="2023-01-10T13:39:00Z">
                <w:r w:rsidRPr="00013E31" w:rsidDel="00504BDC">
                  <w:rPr>
                    <w:sz w:val="16"/>
                    <w:szCs w:val="16"/>
                  </w:rPr>
                  <w:delText>W</w:delText>
                </w:r>
              </w:del>
            </w:ins>
            <w:ins w:id="1704" w:author="Christian Fischer" w:date="2023-01-10T13:39:00Z">
              <w:r w:rsidR="00504BDC">
                <w:rPr>
                  <w:sz w:val="16"/>
                  <w:szCs w:val="16"/>
                </w:rPr>
                <w:t>w</w:t>
              </w:r>
            </w:ins>
            <w:ins w:id="1705" w:author="Sofie Kofoed Led" w:date="2022-12-21T15:38:00Z">
              <w:r w:rsidRPr="00013E31">
                <w:rPr>
                  <w:sz w:val="16"/>
                  <w:szCs w:val="16"/>
                </w:rPr>
                <w:t>h</w:t>
              </w:r>
              <w:proofErr w:type="spellEnd"/>
            </w:ins>
          </w:p>
        </w:tc>
        <w:tc>
          <w:tcPr>
            <w:tcW w:w="3402" w:type="dxa"/>
            <w:shd w:val="clear" w:color="auto" w:fill="auto"/>
          </w:tcPr>
          <w:p w14:paraId="314FA2F6" w14:textId="77777777" w:rsidR="00834170" w:rsidRPr="00CF411D" w:rsidRDefault="00834170" w:rsidP="00834170">
            <w:pPr>
              <w:rPr>
                <w:ins w:id="1706" w:author="Sofie Kofoed Led" w:date="2022-12-21T15:38:00Z"/>
                <w:sz w:val="16"/>
                <w:szCs w:val="16"/>
              </w:rPr>
            </w:pPr>
            <w:ins w:id="1707" w:author="Sofie Kofoed Led" w:date="2022-12-21T15:38:00Z">
              <w:r w:rsidRPr="00CF411D">
                <w:rPr>
                  <w:sz w:val="16"/>
                  <w:szCs w:val="16"/>
                </w:rPr>
                <w:t xml:space="preserve">Forbrug af el for en </w:t>
              </w:r>
              <w:proofErr w:type="spellStart"/>
              <w:r w:rsidRPr="00CF411D">
                <w:rPr>
                  <w:sz w:val="16"/>
                  <w:szCs w:val="16"/>
                </w:rPr>
                <w:t>ladefacilitet</w:t>
              </w:r>
              <w:proofErr w:type="spellEnd"/>
              <w:r w:rsidRPr="00CF411D">
                <w:rPr>
                  <w:sz w:val="16"/>
                  <w:szCs w:val="16"/>
                </w:rPr>
                <w:t>.</w:t>
              </w:r>
            </w:ins>
          </w:p>
          <w:p w14:paraId="156613DD" w14:textId="572B7867" w:rsidR="00834170" w:rsidRDefault="00834170" w:rsidP="00834170">
            <w:pPr>
              <w:rPr>
                <w:ins w:id="1708" w:author="Sofie Kofoed Led" w:date="2022-12-21T15:38:00Z"/>
                <w:sz w:val="16"/>
                <w:szCs w:val="16"/>
              </w:rPr>
            </w:pPr>
            <w:ins w:id="1709" w:author="Sofie Kofoed Led" w:date="2022-12-21T15:38:00Z">
              <w:r w:rsidRPr="00CF411D">
                <w:rPr>
                  <w:sz w:val="16"/>
                  <w:szCs w:val="16"/>
                </w:rPr>
                <w:t xml:space="preserve">Formidler anvendelsen af </w:t>
              </w:r>
              <w:proofErr w:type="spellStart"/>
              <w:r w:rsidRPr="00CF411D">
                <w:rPr>
                  <w:sz w:val="16"/>
                  <w:szCs w:val="16"/>
                </w:rPr>
                <w:t>ladefacilitet</w:t>
              </w:r>
              <w:proofErr w:type="spellEnd"/>
              <w:r w:rsidRPr="00CF411D">
                <w:rPr>
                  <w:sz w:val="16"/>
                  <w:szCs w:val="16"/>
                </w:rPr>
                <w:t xml:space="preserve"> som f.eks. et gennemsnit/døgn</w:t>
              </w:r>
            </w:ins>
          </w:p>
        </w:tc>
        <w:tc>
          <w:tcPr>
            <w:tcW w:w="1701" w:type="dxa"/>
            <w:shd w:val="clear" w:color="auto" w:fill="auto"/>
          </w:tcPr>
          <w:p w14:paraId="0814C1D5" w14:textId="39B6FABC" w:rsidR="00834170" w:rsidRPr="00013E31" w:rsidRDefault="00834170" w:rsidP="00834170">
            <w:pPr>
              <w:rPr>
                <w:ins w:id="1710" w:author="Sofie Kofoed Led" w:date="2022-12-21T15:38:00Z"/>
                <w:sz w:val="16"/>
                <w:szCs w:val="16"/>
              </w:rPr>
            </w:pPr>
            <w:ins w:id="1711" w:author="Sofie Kofoed Led" w:date="2022-12-21T15:38:00Z">
              <w:r w:rsidRPr="00013E31">
                <w:rPr>
                  <w:sz w:val="16"/>
                  <w:szCs w:val="16"/>
                </w:rPr>
                <w:t>Heltal</w:t>
              </w:r>
            </w:ins>
          </w:p>
        </w:tc>
        <w:tc>
          <w:tcPr>
            <w:tcW w:w="1559" w:type="dxa"/>
            <w:shd w:val="clear" w:color="auto" w:fill="auto"/>
          </w:tcPr>
          <w:p w14:paraId="1F5CB2DE" w14:textId="3BBDC6AE" w:rsidR="00834170" w:rsidRPr="00013E31" w:rsidRDefault="00834170" w:rsidP="00834170">
            <w:pPr>
              <w:rPr>
                <w:ins w:id="1712" w:author="Sofie Kofoed Led" w:date="2022-12-21T15:38:00Z"/>
                <w:sz w:val="16"/>
                <w:szCs w:val="16"/>
              </w:rPr>
            </w:pPr>
            <w:ins w:id="1713" w:author="Sofie Kofoed Led" w:date="2022-12-21T15:38:00Z">
              <w:r w:rsidRPr="00013E31">
                <w:rPr>
                  <w:sz w:val="16"/>
                  <w:szCs w:val="16"/>
                </w:rPr>
                <w:t>0-999</w:t>
              </w:r>
            </w:ins>
          </w:p>
        </w:tc>
        <w:tc>
          <w:tcPr>
            <w:tcW w:w="1843" w:type="dxa"/>
          </w:tcPr>
          <w:p w14:paraId="4246A1C0" w14:textId="7A7BC684" w:rsidR="00834170" w:rsidRPr="00013E31" w:rsidRDefault="00834170" w:rsidP="00834170">
            <w:pPr>
              <w:rPr>
                <w:ins w:id="1714" w:author="Sofie Kofoed Led" w:date="2022-12-21T15:38:00Z"/>
                <w:sz w:val="16"/>
                <w:szCs w:val="16"/>
              </w:rPr>
            </w:pPr>
            <w:ins w:id="1715" w:author="Sofie Kofoed Led" w:date="2022-12-21T15:38:00Z">
              <w:r w:rsidRPr="00013E31">
                <w:rPr>
                  <w:sz w:val="16"/>
                  <w:szCs w:val="16"/>
                </w:rPr>
                <w:t>F</w:t>
              </w:r>
            </w:ins>
          </w:p>
        </w:tc>
        <w:tc>
          <w:tcPr>
            <w:tcW w:w="1843" w:type="dxa"/>
          </w:tcPr>
          <w:p w14:paraId="2AB817F2" w14:textId="797BB6D4" w:rsidR="00834170" w:rsidRPr="00013E31" w:rsidRDefault="00834170" w:rsidP="00834170">
            <w:pPr>
              <w:rPr>
                <w:ins w:id="1716" w:author="Sofie Kofoed Led" w:date="2022-12-21T15:38:00Z"/>
                <w:sz w:val="16"/>
                <w:szCs w:val="16"/>
              </w:rPr>
            </w:pPr>
            <w:ins w:id="1717" w:author="Sofie Kofoed Led" w:date="2022-12-21T15:38:00Z">
              <w:r w:rsidRPr="00013E31">
                <w:rPr>
                  <w:sz w:val="16"/>
                  <w:szCs w:val="16"/>
                </w:rPr>
                <w:t>100 kWh</w:t>
              </w:r>
            </w:ins>
          </w:p>
        </w:tc>
      </w:tr>
      <w:tr w:rsidR="00834170" w:rsidRPr="00982CE1" w14:paraId="3D904024" w14:textId="77777777" w:rsidTr="002C1C2F">
        <w:trPr>
          <w:ins w:id="1718" w:author="Sofie Kofoed Led" w:date="2022-12-21T15:39:00Z"/>
        </w:trPr>
        <w:tc>
          <w:tcPr>
            <w:tcW w:w="1838" w:type="dxa"/>
          </w:tcPr>
          <w:p w14:paraId="48618F66" w14:textId="159D0BE1" w:rsidR="00834170" w:rsidRPr="00013E31" w:rsidRDefault="00834170" w:rsidP="00834170">
            <w:pPr>
              <w:rPr>
                <w:ins w:id="1719" w:author="Sofie Kofoed Led" w:date="2022-12-21T15:39:00Z"/>
                <w:sz w:val="16"/>
                <w:szCs w:val="16"/>
              </w:rPr>
            </w:pPr>
            <w:proofErr w:type="spellStart"/>
            <w:ins w:id="1720" w:author="Sofie Kofoed Led" w:date="2022-12-21T15:39:00Z">
              <w:r>
                <w:rPr>
                  <w:sz w:val="16"/>
                  <w:szCs w:val="16"/>
                </w:rPr>
                <w:t>driftstart</w:t>
              </w:r>
              <w:r w:rsidRPr="00013E31">
                <w:rPr>
                  <w:sz w:val="16"/>
                  <w:szCs w:val="16"/>
                </w:rPr>
                <w:t>_fra</w:t>
              </w:r>
              <w:proofErr w:type="spellEnd"/>
            </w:ins>
          </w:p>
        </w:tc>
        <w:tc>
          <w:tcPr>
            <w:tcW w:w="1134" w:type="dxa"/>
          </w:tcPr>
          <w:p w14:paraId="61C71837" w14:textId="44DD62B9" w:rsidR="00834170" w:rsidRPr="00013E31" w:rsidRDefault="00834170" w:rsidP="00834170">
            <w:pPr>
              <w:rPr>
                <w:ins w:id="1721" w:author="Sofie Kofoed Led" w:date="2022-12-21T15:39:00Z"/>
                <w:sz w:val="16"/>
                <w:szCs w:val="16"/>
              </w:rPr>
            </w:pPr>
            <w:proofErr w:type="spellStart"/>
            <w:ins w:id="1722" w:author="Sofie Kofoed Led" w:date="2022-12-21T15:39:00Z">
              <w:r>
                <w:rPr>
                  <w:sz w:val="16"/>
                  <w:szCs w:val="16"/>
                </w:rPr>
                <w:t>drift</w:t>
              </w:r>
              <w:r w:rsidRPr="00013E31">
                <w:rPr>
                  <w:sz w:val="16"/>
                  <w:szCs w:val="16"/>
                </w:rPr>
                <w:t>_fra</w:t>
              </w:r>
              <w:proofErr w:type="spellEnd"/>
            </w:ins>
          </w:p>
        </w:tc>
        <w:tc>
          <w:tcPr>
            <w:tcW w:w="3402" w:type="dxa"/>
            <w:shd w:val="clear" w:color="auto" w:fill="auto"/>
          </w:tcPr>
          <w:p w14:paraId="7C211E95" w14:textId="77777777" w:rsidR="00834170" w:rsidRDefault="00834170" w:rsidP="00834170">
            <w:pPr>
              <w:rPr>
                <w:ins w:id="1723" w:author="Sofie Kofoed Led" w:date="2022-12-21T15:39:00Z"/>
                <w:sz w:val="16"/>
                <w:szCs w:val="16"/>
              </w:rPr>
            </w:pPr>
            <w:ins w:id="1724" w:author="Sofie Kofoed Led" w:date="2022-12-21T15:39:00Z">
              <w:r w:rsidRPr="0039715A">
                <w:rPr>
                  <w:sz w:val="16"/>
                  <w:szCs w:val="16"/>
                </w:rPr>
                <w:t xml:space="preserve">Dato for idriftsættelse af en </w:t>
              </w:r>
              <w:proofErr w:type="spellStart"/>
              <w:r w:rsidRPr="0039715A">
                <w:rPr>
                  <w:sz w:val="16"/>
                  <w:szCs w:val="16"/>
                </w:rPr>
                <w:t>ladefacilitet</w:t>
              </w:r>
              <w:proofErr w:type="spellEnd"/>
              <w:r w:rsidRPr="0039715A">
                <w:rPr>
                  <w:sz w:val="16"/>
                  <w:szCs w:val="16"/>
                </w:rPr>
                <w:t>.</w:t>
              </w:r>
            </w:ins>
          </w:p>
          <w:p w14:paraId="2DF8DFDB" w14:textId="0D71B8C9" w:rsidR="00834170" w:rsidRPr="00CF411D" w:rsidRDefault="00834170" w:rsidP="00834170">
            <w:pPr>
              <w:rPr>
                <w:ins w:id="1725" w:author="Sofie Kofoed Led" w:date="2022-12-21T15:39:00Z"/>
                <w:sz w:val="16"/>
                <w:szCs w:val="16"/>
              </w:rPr>
            </w:pPr>
            <w:ins w:id="1726" w:author="Sofie Kofoed Led" w:date="2022-12-21T15:39:00Z">
              <w:r w:rsidRPr="0053262B">
                <w:rPr>
                  <w:sz w:val="16"/>
                  <w:szCs w:val="16"/>
                </w:rPr>
                <w:t xml:space="preserve">Dato for, hvornår der første gang kan oplades ved </w:t>
              </w:r>
              <w:proofErr w:type="spellStart"/>
              <w:r w:rsidRPr="0053262B">
                <w:rPr>
                  <w:sz w:val="16"/>
                  <w:szCs w:val="16"/>
                </w:rPr>
                <w:t>ladefacilitet</w:t>
              </w:r>
            </w:ins>
            <w:ins w:id="1727" w:author="Christian Fischer" w:date="2023-01-12T10:02:00Z">
              <w:r w:rsidR="002C010C">
                <w:rPr>
                  <w:sz w:val="16"/>
                  <w:szCs w:val="16"/>
                </w:rPr>
                <w:t>en</w:t>
              </w:r>
            </w:ins>
            <w:proofErr w:type="spellEnd"/>
            <w:ins w:id="1728" w:author="Sofie Kofoed Led" w:date="2022-12-21T15:39:00Z">
              <w:r w:rsidRPr="0053262B">
                <w:rPr>
                  <w:sz w:val="16"/>
                  <w:szCs w:val="16"/>
                </w:rPr>
                <w:t>. Datoen er vigtigt, idet kommunen vil gerne have besked, når anlægsarbejdet er tilfredsstillende udført, så der kan opsættes skiltning.</w:t>
              </w:r>
            </w:ins>
          </w:p>
        </w:tc>
        <w:tc>
          <w:tcPr>
            <w:tcW w:w="1701" w:type="dxa"/>
            <w:shd w:val="clear" w:color="auto" w:fill="auto"/>
          </w:tcPr>
          <w:p w14:paraId="3FB0A149" w14:textId="7F00F278" w:rsidR="00834170" w:rsidRPr="00013E31" w:rsidRDefault="00834170" w:rsidP="00834170">
            <w:pPr>
              <w:rPr>
                <w:ins w:id="1729" w:author="Sofie Kofoed Led" w:date="2022-12-21T15:39:00Z"/>
                <w:sz w:val="16"/>
                <w:szCs w:val="16"/>
              </w:rPr>
            </w:pPr>
            <w:ins w:id="1730" w:author="Sofie Kofoed Led" w:date="2022-12-21T15:39:00Z">
              <w:r w:rsidRPr="00013E31">
                <w:rPr>
                  <w:sz w:val="16"/>
                  <w:szCs w:val="16"/>
                </w:rPr>
                <w:t>Dato</w:t>
              </w:r>
            </w:ins>
          </w:p>
        </w:tc>
        <w:tc>
          <w:tcPr>
            <w:tcW w:w="1559" w:type="dxa"/>
            <w:shd w:val="clear" w:color="auto" w:fill="auto"/>
          </w:tcPr>
          <w:p w14:paraId="7628475B" w14:textId="6262E592" w:rsidR="00834170" w:rsidRPr="00013E31" w:rsidRDefault="00834170" w:rsidP="00834170">
            <w:pPr>
              <w:rPr>
                <w:ins w:id="1731" w:author="Sofie Kofoed Led" w:date="2022-12-21T15:39:00Z"/>
                <w:sz w:val="16"/>
                <w:szCs w:val="16"/>
              </w:rPr>
            </w:pPr>
            <w:ins w:id="1732" w:author="Sofie Kofoed Led" w:date="2022-12-21T15:39:00Z">
              <w:r w:rsidRPr="00013E31">
                <w:rPr>
                  <w:sz w:val="16"/>
                  <w:szCs w:val="16"/>
                </w:rPr>
                <w:t>ISO-format</w:t>
              </w:r>
            </w:ins>
          </w:p>
        </w:tc>
        <w:tc>
          <w:tcPr>
            <w:tcW w:w="1843" w:type="dxa"/>
          </w:tcPr>
          <w:p w14:paraId="02466619" w14:textId="070DF52C" w:rsidR="00834170" w:rsidRPr="00013E31" w:rsidRDefault="00834170" w:rsidP="00834170">
            <w:pPr>
              <w:rPr>
                <w:ins w:id="1733" w:author="Sofie Kofoed Led" w:date="2022-12-21T15:39:00Z"/>
                <w:sz w:val="16"/>
                <w:szCs w:val="16"/>
              </w:rPr>
            </w:pPr>
            <w:ins w:id="1734" w:author="Sofie Kofoed Led" w:date="2022-12-21T15:39:00Z">
              <w:r w:rsidRPr="00013E31">
                <w:rPr>
                  <w:sz w:val="16"/>
                  <w:szCs w:val="16"/>
                </w:rPr>
                <w:t>F</w:t>
              </w:r>
            </w:ins>
          </w:p>
        </w:tc>
        <w:tc>
          <w:tcPr>
            <w:tcW w:w="1843" w:type="dxa"/>
          </w:tcPr>
          <w:p w14:paraId="61C78042" w14:textId="3D835860" w:rsidR="00834170" w:rsidRPr="00013E31" w:rsidRDefault="00834170" w:rsidP="00834170">
            <w:pPr>
              <w:rPr>
                <w:ins w:id="1735" w:author="Sofie Kofoed Led" w:date="2022-12-21T15:39:00Z"/>
                <w:sz w:val="16"/>
                <w:szCs w:val="16"/>
              </w:rPr>
            </w:pPr>
            <w:ins w:id="1736" w:author="Sofie Kofoed Led" w:date="2022-12-21T15:39:00Z">
              <w:r w:rsidRPr="00013E31">
                <w:rPr>
                  <w:sz w:val="16"/>
                  <w:szCs w:val="16"/>
                </w:rPr>
                <w:t>2022-10-29</w:t>
              </w:r>
            </w:ins>
          </w:p>
        </w:tc>
      </w:tr>
      <w:tr w:rsidR="00A857A0" w:rsidRPr="00982CE1" w14:paraId="2FA96ED5" w14:textId="77777777" w:rsidTr="002C1C2F">
        <w:trPr>
          <w:ins w:id="1737" w:author="Christian Fischer" w:date="2023-01-12T09:53:00Z"/>
        </w:trPr>
        <w:tc>
          <w:tcPr>
            <w:tcW w:w="1838" w:type="dxa"/>
          </w:tcPr>
          <w:p w14:paraId="28BFF1C5" w14:textId="452182D0" w:rsidR="00A857A0" w:rsidRDefault="00A857A0" w:rsidP="00A857A0">
            <w:pPr>
              <w:rPr>
                <w:ins w:id="1738" w:author="Christian Fischer" w:date="2023-01-12T09:53:00Z"/>
                <w:sz w:val="16"/>
                <w:szCs w:val="16"/>
              </w:rPr>
            </w:pPr>
            <w:proofErr w:type="spellStart"/>
            <w:ins w:id="1739" w:author="Christian Fischer" w:date="2023-01-12T09:54:00Z">
              <w:r w:rsidRPr="00685904">
                <w:rPr>
                  <w:sz w:val="16"/>
                  <w:szCs w:val="16"/>
                </w:rPr>
                <w:t>ansvar_org</w:t>
              </w:r>
            </w:ins>
            <w:proofErr w:type="spellEnd"/>
          </w:p>
        </w:tc>
        <w:tc>
          <w:tcPr>
            <w:tcW w:w="1134" w:type="dxa"/>
          </w:tcPr>
          <w:p w14:paraId="66AAD553" w14:textId="31A44446" w:rsidR="00A857A0" w:rsidRDefault="00A857A0" w:rsidP="00A857A0">
            <w:pPr>
              <w:rPr>
                <w:ins w:id="1740" w:author="Christian Fischer" w:date="2023-01-12T09:53:00Z"/>
                <w:sz w:val="16"/>
                <w:szCs w:val="16"/>
              </w:rPr>
            </w:pPr>
            <w:proofErr w:type="spellStart"/>
            <w:ins w:id="1741" w:author="Christian Fischer" w:date="2023-01-12T09:54:00Z">
              <w:r w:rsidRPr="00685904">
                <w:rPr>
                  <w:sz w:val="16"/>
                  <w:szCs w:val="16"/>
                </w:rPr>
                <w:t>ansvar_org</w:t>
              </w:r>
            </w:ins>
            <w:proofErr w:type="spellEnd"/>
          </w:p>
        </w:tc>
        <w:tc>
          <w:tcPr>
            <w:tcW w:w="3402" w:type="dxa"/>
            <w:shd w:val="clear" w:color="auto" w:fill="auto"/>
          </w:tcPr>
          <w:p w14:paraId="42C6CB49" w14:textId="66A779DF" w:rsidR="00A857A0" w:rsidRPr="0039715A" w:rsidRDefault="00A857A0" w:rsidP="00A857A0">
            <w:pPr>
              <w:rPr>
                <w:ins w:id="1742" w:author="Christian Fischer" w:date="2023-01-12T09:53:00Z"/>
                <w:sz w:val="16"/>
                <w:szCs w:val="16"/>
              </w:rPr>
            </w:pPr>
            <w:ins w:id="1743" w:author="Christian Fischer" w:date="2023-01-12T09:56:00Z">
              <w:r>
                <w:rPr>
                  <w:sz w:val="16"/>
                  <w:szCs w:val="16"/>
                </w:rPr>
                <w:t>Na</w:t>
              </w:r>
            </w:ins>
            <w:ins w:id="1744" w:author="Christian Fischer" w:date="2023-01-12T09:57:00Z">
              <w:r>
                <w:rPr>
                  <w:sz w:val="16"/>
                  <w:szCs w:val="16"/>
                </w:rPr>
                <w:t>vn på vedligeholdsansvarlig organisation.</w:t>
              </w:r>
            </w:ins>
          </w:p>
        </w:tc>
        <w:tc>
          <w:tcPr>
            <w:tcW w:w="1701" w:type="dxa"/>
            <w:shd w:val="clear" w:color="auto" w:fill="auto"/>
          </w:tcPr>
          <w:p w14:paraId="5F718C34" w14:textId="3EB94329" w:rsidR="00A857A0" w:rsidRPr="00013E31" w:rsidRDefault="00A857A0" w:rsidP="00A857A0">
            <w:pPr>
              <w:rPr>
                <w:ins w:id="1745" w:author="Christian Fischer" w:date="2023-01-12T09:53:00Z"/>
                <w:sz w:val="16"/>
                <w:szCs w:val="16"/>
              </w:rPr>
            </w:pPr>
            <w:ins w:id="1746" w:author="Christian Fischer" w:date="2023-01-12T09:57:00Z">
              <w:r>
                <w:rPr>
                  <w:sz w:val="16"/>
                  <w:szCs w:val="16"/>
                </w:rPr>
                <w:t>Tekststreng</w:t>
              </w:r>
            </w:ins>
          </w:p>
        </w:tc>
        <w:tc>
          <w:tcPr>
            <w:tcW w:w="1559" w:type="dxa"/>
            <w:shd w:val="clear" w:color="auto" w:fill="auto"/>
          </w:tcPr>
          <w:p w14:paraId="221C9B2E" w14:textId="028653A2" w:rsidR="00A857A0" w:rsidRPr="00013E31" w:rsidRDefault="00A857A0" w:rsidP="00A857A0">
            <w:pPr>
              <w:rPr>
                <w:ins w:id="1747" w:author="Christian Fischer" w:date="2023-01-12T09:53:00Z"/>
                <w:sz w:val="16"/>
                <w:szCs w:val="16"/>
              </w:rPr>
            </w:pPr>
            <w:ins w:id="1748" w:author="Christian Fischer" w:date="2023-01-12T09:57:00Z">
              <w:r>
                <w:rPr>
                  <w:sz w:val="16"/>
                  <w:szCs w:val="16"/>
                </w:rPr>
                <w:t>0-254 tegn</w:t>
              </w:r>
            </w:ins>
          </w:p>
        </w:tc>
        <w:tc>
          <w:tcPr>
            <w:tcW w:w="1843" w:type="dxa"/>
          </w:tcPr>
          <w:p w14:paraId="3E7A09F4" w14:textId="0856BA8B" w:rsidR="00A857A0" w:rsidRPr="00013E31" w:rsidRDefault="00A857A0" w:rsidP="00A857A0">
            <w:pPr>
              <w:rPr>
                <w:ins w:id="1749" w:author="Christian Fischer" w:date="2023-01-12T09:53:00Z"/>
                <w:sz w:val="16"/>
                <w:szCs w:val="16"/>
              </w:rPr>
            </w:pPr>
            <w:ins w:id="1750" w:author="Christian Fischer" w:date="2023-01-12T09:57:00Z">
              <w:r>
                <w:rPr>
                  <w:sz w:val="16"/>
                  <w:szCs w:val="16"/>
                </w:rPr>
                <w:t>F</w:t>
              </w:r>
            </w:ins>
          </w:p>
        </w:tc>
        <w:tc>
          <w:tcPr>
            <w:tcW w:w="1843" w:type="dxa"/>
          </w:tcPr>
          <w:p w14:paraId="6ADCB21A" w14:textId="4D59B4BD" w:rsidR="00A857A0" w:rsidRPr="00013E31" w:rsidRDefault="00A857A0" w:rsidP="00A857A0">
            <w:pPr>
              <w:rPr>
                <w:ins w:id="1751" w:author="Christian Fischer" w:date="2023-01-12T09:53:00Z"/>
                <w:sz w:val="16"/>
                <w:szCs w:val="16"/>
              </w:rPr>
            </w:pPr>
            <w:proofErr w:type="spellStart"/>
            <w:ins w:id="1752" w:author="Christian Fischer" w:date="2023-01-12T09:57:00Z">
              <w:r>
                <w:rPr>
                  <w:sz w:val="16"/>
                  <w:szCs w:val="16"/>
                </w:rPr>
                <w:t>Okribon</w:t>
              </w:r>
            </w:ins>
            <w:proofErr w:type="spellEnd"/>
          </w:p>
        </w:tc>
      </w:tr>
      <w:tr w:rsidR="002C010C" w:rsidRPr="00982CE1" w14:paraId="5A666F58" w14:textId="77777777" w:rsidTr="002C1C2F">
        <w:trPr>
          <w:ins w:id="1753" w:author="Christian Fischer" w:date="2023-01-12T10:08:00Z"/>
        </w:trPr>
        <w:tc>
          <w:tcPr>
            <w:tcW w:w="1838" w:type="dxa"/>
          </w:tcPr>
          <w:p w14:paraId="150F6CF0" w14:textId="70598828" w:rsidR="002C010C" w:rsidRPr="00685904" w:rsidRDefault="002C010C" w:rsidP="002C010C">
            <w:pPr>
              <w:rPr>
                <w:ins w:id="1754" w:author="Christian Fischer" w:date="2023-01-12T10:08:00Z"/>
                <w:sz w:val="16"/>
                <w:szCs w:val="16"/>
              </w:rPr>
            </w:pPr>
            <w:proofErr w:type="spellStart"/>
            <w:ins w:id="1755" w:author="Christian Fischer" w:date="2023-01-12T10:08:00Z">
              <w:r w:rsidRPr="00685904">
                <w:rPr>
                  <w:sz w:val="16"/>
                  <w:szCs w:val="16"/>
                </w:rPr>
                <w:t>kontak_ved</w:t>
              </w:r>
              <w:proofErr w:type="spellEnd"/>
            </w:ins>
          </w:p>
        </w:tc>
        <w:tc>
          <w:tcPr>
            <w:tcW w:w="1134" w:type="dxa"/>
          </w:tcPr>
          <w:p w14:paraId="0BD2E159" w14:textId="35C95EA4" w:rsidR="002C010C" w:rsidRPr="00685904" w:rsidRDefault="002C010C" w:rsidP="002C010C">
            <w:pPr>
              <w:rPr>
                <w:ins w:id="1756" w:author="Christian Fischer" w:date="2023-01-12T10:08:00Z"/>
                <w:sz w:val="16"/>
                <w:szCs w:val="16"/>
              </w:rPr>
            </w:pPr>
            <w:proofErr w:type="spellStart"/>
            <w:ins w:id="1757" w:author="Christian Fischer" w:date="2023-01-12T10:08:00Z">
              <w:r w:rsidRPr="00685904">
                <w:rPr>
                  <w:sz w:val="16"/>
                  <w:szCs w:val="16"/>
                </w:rPr>
                <w:t>kontak_ved</w:t>
              </w:r>
              <w:proofErr w:type="spellEnd"/>
            </w:ins>
          </w:p>
        </w:tc>
        <w:tc>
          <w:tcPr>
            <w:tcW w:w="3402" w:type="dxa"/>
            <w:shd w:val="clear" w:color="auto" w:fill="auto"/>
          </w:tcPr>
          <w:p w14:paraId="341BC29D" w14:textId="4CF2137F" w:rsidR="002C010C" w:rsidRDefault="002C010C" w:rsidP="002C010C">
            <w:pPr>
              <w:rPr>
                <w:ins w:id="1758" w:author="Christian Fischer" w:date="2023-01-12T10:08:00Z"/>
                <w:sz w:val="16"/>
                <w:szCs w:val="16"/>
              </w:rPr>
            </w:pPr>
            <w:ins w:id="1759" w:author="Christian Fischer" w:date="2023-01-12T10:09:00Z">
              <w:r>
                <w:rPr>
                  <w:sz w:val="16"/>
                  <w:szCs w:val="16"/>
                </w:rPr>
                <w:t>Telefon og/eller mailadresse, evt. kontaktforening. Ikke personfølsomme</w:t>
              </w:r>
            </w:ins>
          </w:p>
        </w:tc>
        <w:tc>
          <w:tcPr>
            <w:tcW w:w="1701" w:type="dxa"/>
            <w:shd w:val="clear" w:color="auto" w:fill="auto"/>
          </w:tcPr>
          <w:p w14:paraId="2805CC1D" w14:textId="466B69BA" w:rsidR="002C010C" w:rsidRDefault="002C010C" w:rsidP="002C010C">
            <w:pPr>
              <w:rPr>
                <w:ins w:id="1760" w:author="Christian Fischer" w:date="2023-01-12T10:08:00Z"/>
                <w:sz w:val="16"/>
                <w:szCs w:val="16"/>
              </w:rPr>
            </w:pPr>
            <w:ins w:id="1761" w:author="Christian Fischer" w:date="2023-01-12T10:09:00Z">
              <w:r>
                <w:rPr>
                  <w:sz w:val="16"/>
                  <w:szCs w:val="16"/>
                </w:rPr>
                <w:t>Tekststreng</w:t>
              </w:r>
            </w:ins>
          </w:p>
        </w:tc>
        <w:tc>
          <w:tcPr>
            <w:tcW w:w="1559" w:type="dxa"/>
            <w:shd w:val="clear" w:color="auto" w:fill="auto"/>
          </w:tcPr>
          <w:p w14:paraId="01744E87" w14:textId="21C3D844" w:rsidR="002C010C" w:rsidRDefault="002C010C" w:rsidP="002C010C">
            <w:pPr>
              <w:rPr>
                <w:ins w:id="1762" w:author="Christian Fischer" w:date="2023-01-12T10:08:00Z"/>
                <w:sz w:val="16"/>
                <w:szCs w:val="16"/>
              </w:rPr>
            </w:pPr>
            <w:ins w:id="1763" w:author="Christian Fischer" w:date="2023-01-12T10:09:00Z">
              <w:r>
                <w:rPr>
                  <w:sz w:val="16"/>
                  <w:szCs w:val="16"/>
                </w:rPr>
                <w:t>0-254 tegn</w:t>
              </w:r>
            </w:ins>
          </w:p>
        </w:tc>
        <w:tc>
          <w:tcPr>
            <w:tcW w:w="1843" w:type="dxa"/>
          </w:tcPr>
          <w:p w14:paraId="65F54A49" w14:textId="714C7E6B" w:rsidR="002C010C" w:rsidRDefault="002C010C" w:rsidP="002C010C">
            <w:pPr>
              <w:rPr>
                <w:ins w:id="1764" w:author="Christian Fischer" w:date="2023-01-12T10:08:00Z"/>
                <w:sz w:val="16"/>
                <w:szCs w:val="16"/>
              </w:rPr>
            </w:pPr>
            <w:ins w:id="1765" w:author="Christian Fischer" w:date="2023-01-12T10:09:00Z">
              <w:r>
                <w:rPr>
                  <w:sz w:val="16"/>
                  <w:szCs w:val="16"/>
                </w:rPr>
                <w:t>F</w:t>
              </w:r>
            </w:ins>
          </w:p>
        </w:tc>
        <w:tc>
          <w:tcPr>
            <w:tcW w:w="1843" w:type="dxa"/>
          </w:tcPr>
          <w:p w14:paraId="0E2FCA09" w14:textId="6F3E7AC8" w:rsidR="002C010C" w:rsidRDefault="002C010C" w:rsidP="002C010C">
            <w:pPr>
              <w:rPr>
                <w:ins w:id="1766" w:author="Christian Fischer" w:date="2023-01-12T10:08:00Z"/>
                <w:sz w:val="16"/>
                <w:szCs w:val="16"/>
              </w:rPr>
            </w:pPr>
            <w:ins w:id="1767" w:author="Christian Fischer" w:date="2023-01-12T10:09:00Z">
              <w:r>
                <w:rPr>
                  <w:sz w:val="16"/>
                  <w:szCs w:val="16"/>
                </w:rPr>
                <w:fldChar w:fldCharType="begin"/>
              </w:r>
              <w:r>
                <w:rPr>
                  <w:sz w:val="16"/>
                  <w:szCs w:val="16"/>
                </w:rPr>
                <w:instrText xml:space="preserve"> HYPERLINK "mailto:kontakt@okribon.dk" </w:instrText>
              </w:r>
              <w:r>
                <w:rPr>
                  <w:sz w:val="16"/>
                  <w:szCs w:val="16"/>
                </w:rPr>
                <w:fldChar w:fldCharType="separate"/>
              </w:r>
              <w:r w:rsidRPr="00F1528C">
                <w:rPr>
                  <w:rStyle w:val="Hyperlink"/>
                  <w:sz w:val="16"/>
                  <w:szCs w:val="16"/>
                </w:rPr>
                <w:t>kontakt@okribon.dk</w:t>
              </w:r>
              <w:r>
                <w:rPr>
                  <w:sz w:val="16"/>
                  <w:szCs w:val="16"/>
                </w:rPr>
                <w:fldChar w:fldCharType="end"/>
              </w:r>
              <w:r>
                <w:rPr>
                  <w:sz w:val="16"/>
                  <w:szCs w:val="16"/>
                </w:rPr>
                <w:t xml:space="preserve">, </w:t>
              </w:r>
            </w:ins>
            <w:ins w:id="1768" w:author="Christian Fischer" w:date="2023-01-12T10:10:00Z">
              <w:r>
                <w:rPr>
                  <w:sz w:val="16"/>
                  <w:szCs w:val="16"/>
                </w:rPr>
                <w:t>76209866</w:t>
              </w:r>
            </w:ins>
          </w:p>
        </w:tc>
      </w:tr>
      <w:tr w:rsidR="00DD6AAD" w:rsidRPr="00982CE1" w14:paraId="7E1BF505" w14:textId="77777777" w:rsidTr="002C1C2F">
        <w:trPr>
          <w:ins w:id="1769" w:author="Christian Fischer" w:date="2023-01-12T10:32:00Z"/>
        </w:trPr>
        <w:tc>
          <w:tcPr>
            <w:tcW w:w="1838" w:type="dxa"/>
          </w:tcPr>
          <w:p w14:paraId="4EB8B529" w14:textId="0AE7024E" w:rsidR="00DD6AAD" w:rsidRPr="00685904" w:rsidRDefault="00DD6AAD" w:rsidP="00DD6AAD">
            <w:pPr>
              <w:rPr>
                <w:ins w:id="1770" w:author="Christian Fischer" w:date="2023-01-12T10:32:00Z"/>
                <w:sz w:val="16"/>
                <w:szCs w:val="16"/>
              </w:rPr>
            </w:pPr>
            <w:proofErr w:type="spellStart"/>
            <w:ins w:id="1771" w:author="Christian Fischer" w:date="2023-01-12T10:32:00Z">
              <w:r>
                <w:rPr>
                  <w:sz w:val="16"/>
                  <w:szCs w:val="16"/>
                </w:rPr>
                <w:t>omr</w:t>
              </w:r>
            </w:ins>
            <w:ins w:id="1772" w:author="Christian Fischer" w:date="2023-01-12T10:33:00Z">
              <w:r w:rsidR="00722B61">
                <w:rPr>
                  <w:sz w:val="16"/>
                  <w:szCs w:val="16"/>
                </w:rPr>
                <w:t>aa</w:t>
              </w:r>
            </w:ins>
            <w:ins w:id="1773" w:author="Christian Fischer" w:date="2023-01-12T10:32:00Z">
              <w:r>
                <w:rPr>
                  <w:sz w:val="16"/>
                  <w:szCs w:val="16"/>
                </w:rPr>
                <w:t>de_navn</w:t>
              </w:r>
              <w:proofErr w:type="spellEnd"/>
            </w:ins>
          </w:p>
        </w:tc>
        <w:tc>
          <w:tcPr>
            <w:tcW w:w="1134" w:type="dxa"/>
          </w:tcPr>
          <w:p w14:paraId="1F0AD0D2" w14:textId="468BAEDF" w:rsidR="00DD6AAD" w:rsidRPr="00685904" w:rsidRDefault="00DD6AAD" w:rsidP="00DD6AAD">
            <w:pPr>
              <w:rPr>
                <w:ins w:id="1774" w:author="Christian Fischer" w:date="2023-01-12T10:32:00Z"/>
                <w:sz w:val="16"/>
                <w:szCs w:val="16"/>
              </w:rPr>
            </w:pPr>
            <w:proofErr w:type="spellStart"/>
            <w:ins w:id="1775" w:author="Christian Fischer" w:date="2023-01-12T10:32:00Z">
              <w:r>
                <w:rPr>
                  <w:sz w:val="16"/>
                  <w:szCs w:val="16"/>
                </w:rPr>
                <w:t>omr_navn</w:t>
              </w:r>
              <w:proofErr w:type="spellEnd"/>
            </w:ins>
          </w:p>
        </w:tc>
        <w:tc>
          <w:tcPr>
            <w:tcW w:w="3402" w:type="dxa"/>
            <w:shd w:val="clear" w:color="auto" w:fill="auto"/>
          </w:tcPr>
          <w:p w14:paraId="7CF9C37B" w14:textId="0A523DC7" w:rsidR="00DD6AAD" w:rsidRDefault="00DD6AAD" w:rsidP="00DD6AAD">
            <w:pPr>
              <w:rPr>
                <w:ins w:id="1776" w:author="Christian Fischer" w:date="2023-01-12T10:32:00Z"/>
                <w:sz w:val="16"/>
                <w:szCs w:val="16"/>
              </w:rPr>
            </w:pPr>
            <w:ins w:id="1777" w:author="Christian Fischer" w:date="2023-01-12T10:32:00Z">
              <w:r w:rsidRPr="00DD6AAD">
                <w:rPr>
                  <w:sz w:val="16"/>
                  <w:szCs w:val="16"/>
                </w:rPr>
                <w:t>Unikt områdenavn</w:t>
              </w:r>
              <w:r>
                <w:rPr>
                  <w:sz w:val="16"/>
                  <w:szCs w:val="16"/>
                </w:rPr>
                <w:t xml:space="preserve">. </w:t>
              </w:r>
              <w:r w:rsidRPr="00DD6AAD">
                <w:rPr>
                  <w:sz w:val="16"/>
                  <w:szCs w:val="16"/>
                </w:rPr>
                <w:t xml:space="preserve">Unikt navn på et område, hvor en eller flere </w:t>
              </w:r>
              <w:proofErr w:type="spellStart"/>
              <w:r w:rsidRPr="00DD6AAD">
                <w:rPr>
                  <w:sz w:val="16"/>
                  <w:szCs w:val="16"/>
                </w:rPr>
                <w:t>ladefaciliteter</w:t>
              </w:r>
              <w:proofErr w:type="spellEnd"/>
              <w:r w:rsidRPr="00DD6AAD">
                <w:rPr>
                  <w:sz w:val="16"/>
                  <w:szCs w:val="16"/>
                </w:rPr>
                <w:t xml:space="preserve"> står sammen.</w:t>
              </w:r>
            </w:ins>
          </w:p>
        </w:tc>
        <w:tc>
          <w:tcPr>
            <w:tcW w:w="1701" w:type="dxa"/>
            <w:shd w:val="clear" w:color="auto" w:fill="auto"/>
          </w:tcPr>
          <w:p w14:paraId="14CD328F" w14:textId="1C64348B" w:rsidR="00DD6AAD" w:rsidRDefault="00DD6AAD" w:rsidP="00DD6AAD">
            <w:pPr>
              <w:rPr>
                <w:ins w:id="1778" w:author="Christian Fischer" w:date="2023-01-12T10:32:00Z"/>
                <w:sz w:val="16"/>
                <w:szCs w:val="16"/>
              </w:rPr>
            </w:pPr>
            <w:ins w:id="1779" w:author="Christian Fischer" w:date="2023-01-12T10:33:00Z">
              <w:r>
                <w:rPr>
                  <w:sz w:val="16"/>
                  <w:szCs w:val="16"/>
                </w:rPr>
                <w:t>Tekststreng</w:t>
              </w:r>
            </w:ins>
          </w:p>
        </w:tc>
        <w:tc>
          <w:tcPr>
            <w:tcW w:w="1559" w:type="dxa"/>
            <w:shd w:val="clear" w:color="auto" w:fill="auto"/>
          </w:tcPr>
          <w:p w14:paraId="1F194894" w14:textId="4B407689" w:rsidR="00DD6AAD" w:rsidRDefault="00DD6AAD" w:rsidP="00DD6AAD">
            <w:pPr>
              <w:rPr>
                <w:ins w:id="1780" w:author="Christian Fischer" w:date="2023-01-12T10:32:00Z"/>
                <w:sz w:val="16"/>
                <w:szCs w:val="16"/>
              </w:rPr>
            </w:pPr>
            <w:ins w:id="1781" w:author="Christian Fischer" w:date="2023-01-12T10:33:00Z">
              <w:r>
                <w:rPr>
                  <w:sz w:val="16"/>
                  <w:szCs w:val="16"/>
                </w:rPr>
                <w:t>0-254 tegn</w:t>
              </w:r>
            </w:ins>
          </w:p>
        </w:tc>
        <w:tc>
          <w:tcPr>
            <w:tcW w:w="1843" w:type="dxa"/>
          </w:tcPr>
          <w:p w14:paraId="28022B30" w14:textId="59A79D81" w:rsidR="00DD6AAD" w:rsidRDefault="00DD6AAD" w:rsidP="00DD6AAD">
            <w:pPr>
              <w:rPr>
                <w:ins w:id="1782" w:author="Christian Fischer" w:date="2023-01-12T10:32:00Z"/>
                <w:sz w:val="16"/>
                <w:szCs w:val="16"/>
              </w:rPr>
            </w:pPr>
            <w:ins w:id="1783" w:author="Christian Fischer" w:date="2023-01-12T10:33:00Z">
              <w:r>
                <w:rPr>
                  <w:sz w:val="16"/>
                  <w:szCs w:val="16"/>
                </w:rPr>
                <w:t>F</w:t>
              </w:r>
            </w:ins>
          </w:p>
        </w:tc>
        <w:tc>
          <w:tcPr>
            <w:tcW w:w="1843" w:type="dxa"/>
          </w:tcPr>
          <w:p w14:paraId="763F869C" w14:textId="4969B078" w:rsidR="00DD6AAD" w:rsidRDefault="00DD6AAD" w:rsidP="00DD6AAD">
            <w:pPr>
              <w:rPr>
                <w:ins w:id="1784" w:author="Christian Fischer" w:date="2023-01-12T10:32:00Z"/>
                <w:sz w:val="16"/>
                <w:szCs w:val="16"/>
              </w:rPr>
            </w:pPr>
            <w:ins w:id="1785" w:author="Christian Fischer" w:date="2023-01-12T10:33:00Z">
              <w:r w:rsidRPr="00DD6AAD">
                <w:rPr>
                  <w:sz w:val="16"/>
                  <w:szCs w:val="16"/>
                </w:rPr>
                <w:t>Amager Strandpark</w:t>
              </w:r>
            </w:ins>
          </w:p>
        </w:tc>
      </w:tr>
      <w:tr w:rsidR="00DD6AAD" w:rsidRPr="00982CE1" w:rsidDel="00A857A0" w14:paraId="0A8AAB0A" w14:textId="304610FC" w:rsidTr="007B69EF">
        <w:trPr>
          <w:ins w:id="1786" w:author="Line Hvingel" w:date="2022-12-20T13:07:00Z"/>
          <w:del w:id="1787" w:author="Christian Fischer" w:date="2023-01-12T09:52:00Z"/>
        </w:trPr>
        <w:tc>
          <w:tcPr>
            <w:tcW w:w="1838" w:type="dxa"/>
            <w:shd w:val="clear" w:color="auto" w:fill="A8C9B5" w:themeFill="accent5" w:themeFillShade="E6"/>
          </w:tcPr>
          <w:p w14:paraId="1B84AAAA" w14:textId="6378277C" w:rsidR="00DD6AAD" w:rsidDel="00A857A0" w:rsidRDefault="00DD6AAD" w:rsidP="00DD6AAD">
            <w:pPr>
              <w:rPr>
                <w:ins w:id="1788" w:author="Line Hvingel" w:date="2022-12-20T13:07:00Z"/>
                <w:del w:id="1789" w:author="Christian Fischer" w:date="2023-01-12T09:52:00Z"/>
                <w:sz w:val="16"/>
                <w:szCs w:val="16"/>
              </w:rPr>
            </w:pPr>
            <w:ins w:id="1790" w:author="Line Hvingel" w:date="2022-12-20T13:07:00Z">
              <w:del w:id="1791" w:author="Christian Fischer" w:date="2023-01-12T09:52:00Z">
                <w:r w:rsidDel="00A857A0">
                  <w:rPr>
                    <w:sz w:val="16"/>
                    <w:szCs w:val="16"/>
                  </w:rPr>
                  <w:delText>o</w:delText>
                </w:r>
                <w:r w:rsidRPr="000B40F9" w:rsidDel="00A857A0">
                  <w:rPr>
                    <w:sz w:val="16"/>
                    <w:szCs w:val="16"/>
                  </w:rPr>
                  <w:delText>prettet</w:delText>
                </w:r>
              </w:del>
            </w:ins>
          </w:p>
        </w:tc>
        <w:tc>
          <w:tcPr>
            <w:tcW w:w="1134" w:type="dxa"/>
            <w:shd w:val="clear" w:color="auto" w:fill="A8C9B5" w:themeFill="accent5" w:themeFillShade="E6"/>
          </w:tcPr>
          <w:p w14:paraId="4B9409D5" w14:textId="09B8AC7D" w:rsidR="00DD6AAD" w:rsidDel="00A857A0" w:rsidRDefault="00DD6AAD" w:rsidP="00DD6AAD">
            <w:pPr>
              <w:rPr>
                <w:ins w:id="1792" w:author="Line Hvingel" w:date="2022-12-20T13:07:00Z"/>
                <w:del w:id="1793" w:author="Christian Fischer" w:date="2023-01-12T09:52:00Z"/>
                <w:sz w:val="16"/>
                <w:szCs w:val="16"/>
              </w:rPr>
            </w:pPr>
            <w:ins w:id="1794" w:author="Line Hvingel" w:date="2022-12-20T13:07:00Z">
              <w:del w:id="1795" w:author="Christian Fischer" w:date="2023-01-12T09:52:00Z">
                <w:r w:rsidRPr="000B40F9" w:rsidDel="00A857A0">
                  <w:rPr>
                    <w:sz w:val="16"/>
                    <w:szCs w:val="16"/>
                  </w:rPr>
                  <w:delText>oprettet</w:delText>
                </w:r>
              </w:del>
            </w:ins>
          </w:p>
        </w:tc>
        <w:tc>
          <w:tcPr>
            <w:tcW w:w="10348" w:type="dxa"/>
            <w:gridSpan w:val="5"/>
            <w:shd w:val="clear" w:color="auto" w:fill="A8C9B5" w:themeFill="accent5" w:themeFillShade="E6"/>
          </w:tcPr>
          <w:p w14:paraId="7635D71F" w14:textId="7842A879" w:rsidR="00DD6AAD" w:rsidRPr="007C4A86" w:rsidDel="00A857A0" w:rsidRDefault="00DD6AAD" w:rsidP="00DD6AAD">
            <w:pPr>
              <w:rPr>
                <w:ins w:id="1796" w:author="Line Hvingel" w:date="2022-12-20T13:07:00Z"/>
                <w:del w:id="1797" w:author="Christian Fischer" w:date="2023-01-12T09:52:00Z"/>
                <w:sz w:val="16"/>
                <w:szCs w:val="16"/>
              </w:rPr>
            </w:pPr>
            <w:ins w:id="1798" w:author="Line Hvingel" w:date="2022-12-20T13:10:00Z">
              <w:del w:id="1799" w:author="Christian Fischer" w:date="2023-01-12T09:52:00Z">
                <w:r w:rsidDel="00A857A0">
                  <w:rPr>
                    <w:sz w:val="16"/>
                    <w:szCs w:val="16"/>
                  </w:rPr>
                  <w:delText xml:space="preserve">Felter defineret under: </w:delText>
                </w:r>
                <w:r w:rsidRPr="00991795" w:rsidDel="00A857A0">
                  <w:rPr>
                    <w:sz w:val="16"/>
                    <w:szCs w:val="16"/>
                  </w:rPr>
                  <w:delText>3.1 Felter i generel datamodel</w:delText>
                </w:r>
              </w:del>
            </w:ins>
          </w:p>
        </w:tc>
      </w:tr>
      <w:tr w:rsidR="00DD6AAD" w:rsidRPr="00982CE1" w:rsidDel="00A857A0" w14:paraId="5C506CC3" w14:textId="12B613C4" w:rsidTr="00E21136">
        <w:trPr>
          <w:ins w:id="1800" w:author="Line Hvingel" w:date="2022-12-20T13:07:00Z"/>
          <w:del w:id="1801" w:author="Christian Fischer" w:date="2023-01-12T09:52:00Z"/>
        </w:trPr>
        <w:tc>
          <w:tcPr>
            <w:tcW w:w="1838" w:type="dxa"/>
            <w:shd w:val="clear" w:color="auto" w:fill="A8C9B5" w:themeFill="accent5" w:themeFillShade="E6"/>
          </w:tcPr>
          <w:p w14:paraId="04D04BF8" w14:textId="0F3AD0AD" w:rsidR="00DD6AAD" w:rsidRPr="00977024" w:rsidDel="00A857A0" w:rsidRDefault="00DD6AAD" w:rsidP="00DD6AAD">
            <w:pPr>
              <w:rPr>
                <w:ins w:id="1802" w:author="Line Hvingel" w:date="2022-12-20T13:07:00Z"/>
                <w:del w:id="1803" w:author="Christian Fischer" w:date="2023-01-12T09:52:00Z"/>
                <w:sz w:val="16"/>
                <w:szCs w:val="16"/>
              </w:rPr>
            </w:pPr>
            <w:ins w:id="1804" w:author="Line Hvingel" w:date="2022-12-20T13:07:00Z">
              <w:del w:id="1805" w:author="Christian Fischer" w:date="2023-01-12T09:52:00Z">
                <w:r w:rsidRPr="00977024" w:rsidDel="00A857A0">
                  <w:rPr>
                    <w:sz w:val="16"/>
                    <w:szCs w:val="16"/>
                  </w:rPr>
                  <w:delText>Status_kode</w:delText>
                </w:r>
              </w:del>
            </w:ins>
          </w:p>
        </w:tc>
        <w:tc>
          <w:tcPr>
            <w:tcW w:w="1134" w:type="dxa"/>
            <w:shd w:val="clear" w:color="auto" w:fill="A8C9B5" w:themeFill="accent5" w:themeFillShade="E6"/>
          </w:tcPr>
          <w:p w14:paraId="45FF1873" w14:textId="5E643C29" w:rsidR="00DD6AAD" w:rsidRPr="000B40F9" w:rsidDel="00A857A0" w:rsidRDefault="00DD6AAD" w:rsidP="00DD6AAD">
            <w:pPr>
              <w:rPr>
                <w:ins w:id="1806" w:author="Line Hvingel" w:date="2022-12-20T13:07:00Z"/>
                <w:del w:id="1807" w:author="Christian Fischer" w:date="2023-01-12T09:52:00Z"/>
                <w:sz w:val="16"/>
                <w:szCs w:val="16"/>
              </w:rPr>
            </w:pPr>
          </w:p>
        </w:tc>
        <w:tc>
          <w:tcPr>
            <w:tcW w:w="10348" w:type="dxa"/>
            <w:gridSpan w:val="5"/>
            <w:shd w:val="clear" w:color="auto" w:fill="A8C9B5" w:themeFill="accent5" w:themeFillShade="E6"/>
          </w:tcPr>
          <w:p w14:paraId="07582A03" w14:textId="35658542" w:rsidR="00DD6AAD" w:rsidRPr="000B40F9" w:rsidDel="00A857A0" w:rsidRDefault="00DD6AAD" w:rsidP="00DD6AAD">
            <w:pPr>
              <w:rPr>
                <w:ins w:id="1808" w:author="Line Hvingel" w:date="2022-12-20T13:07:00Z"/>
                <w:del w:id="1809" w:author="Christian Fischer" w:date="2023-01-12T09:52:00Z"/>
                <w:sz w:val="16"/>
                <w:szCs w:val="16"/>
              </w:rPr>
            </w:pPr>
            <w:ins w:id="1810" w:author="Line Hvingel" w:date="2022-12-20T13:10:00Z">
              <w:del w:id="1811" w:author="Christian Fischer" w:date="2023-01-12T09:52:00Z">
                <w:r w:rsidDel="00A857A0">
                  <w:rPr>
                    <w:sz w:val="16"/>
                    <w:szCs w:val="16"/>
                  </w:rPr>
                  <w:delText xml:space="preserve">Felter defineret under: </w:delText>
                </w:r>
                <w:r w:rsidRPr="00991795" w:rsidDel="00A857A0">
                  <w:rPr>
                    <w:sz w:val="16"/>
                    <w:szCs w:val="16"/>
                  </w:rPr>
                  <w:delText>3.1 Felter i generel datamodel</w:delText>
                </w:r>
              </w:del>
            </w:ins>
          </w:p>
        </w:tc>
      </w:tr>
      <w:tr w:rsidR="00DD6AAD" w:rsidRPr="00982CE1" w14:paraId="0B87361A" w14:textId="77777777" w:rsidTr="00D57FCA">
        <w:trPr>
          <w:ins w:id="1812" w:author="Line Hvingel" w:date="2022-12-20T13:07:00Z"/>
        </w:trPr>
        <w:tc>
          <w:tcPr>
            <w:tcW w:w="1838" w:type="dxa"/>
            <w:shd w:val="clear" w:color="auto" w:fill="A8C9B5" w:themeFill="accent5" w:themeFillShade="E6"/>
          </w:tcPr>
          <w:p w14:paraId="14694D1C" w14:textId="12C45CD5" w:rsidR="00DD6AAD" w:rsidRPr="00977024" w:rsidRDefault="00DD6AAD" w:rsidP="00DD6AAD">
            <w:pPr>
              <w:rPr>
                <w:ins w:id="1813" w:author="Line Hvingel" w:date="2022-12-20T13:07:00Z"/>
                <w:sz w:val="16"/>
                <w:szCs w:val="16"/>
              </w:rPr>
            </w:pPr>
            <w:proofErr w:type="spellStart"/>
            <w:ins w:id="1814" w:author="Christian Fischer" w:date="2023-01-12T09:59:00Z">
              <w:r>
                <w:rPr>
                  <w:sz w:val="16"/>
                  <w:szCs w:val="16"/>
                </w:rPr>
                <w:t>p</w:t>
              </w:r>
            </w:ins>
            <w:ins w:id="1815" w:author="Line Hvingel" w:date="2022-12-20T13:07:00Z">
              <w:del w:id="1816" w:author="Christian Fischer" w:date="2023-01-12T09:59:00Z">
                <w:r w:rsidRPr="00977024" w:rsidDel="007550E6">
                  <w:rPr>
                    <w:sz w:val="16"/>
                    <w:szCs w:val="16"/>
                  </w:rPr>
                  <w:delText>P</w:delText>
                </w:r>
              </w:del>
              <w:r w:rsidRPr="00977024">
                <w:rPr>
                  <w:sz w:val="16"/>
                  <w:szCs w:val="16"/>
                </w:rPr>
                <w:t>lanstatus_kode</w:t>
              </w:r>
              <w:proofErr w:type="spellEnd"/>
            </w:ins>
          </w:p>
        </w:tc>
        <w:tc>
          <w:tcPr>
            <w:tcW w:w="1134" w:type="dxa"/>
            <w:shd w:val="clear" w:color="auto" w:fill="A8C9B5" w:themeFill="accent5" w:themeFillShade="E6"/>
          </w:tcPr>
          <w:p w14:paraId="26BFDD9A" w14:textId="77777777" w:rsidR="00DD6AAD" w:rsidRPr="000B40F9" w:rsidRDefault="00DD6AAD" w:rsidP="00DD6AAD">
            <w:pPr>
              <w:rPr>
                <w:ins w:id="1817" w:author="Line Hvingel" w:date="2022-12-20T13:07:00Z"/>
                <w:sz w:val="16"/>
                <w:szCs w:val="16"/>
              </w:rPr>
            </w:pPr>
          </w:p>
        </w:tc>
        <w:tc>
          <w:tcPr>
            <w:tcW w:w="10348" w:type="dxa"/>
            <w:gridSpan w:val="5"/>
            <w:shd w:val="clear" w:color="auto" w:fill="A8C9B5" w:themeFill="accent5" w:themeFillShade="E6"/>
          </w:tcPr>
          <w:p w14:paraId="1292244C" w14:textId="3223A89C" w:rsidR="00DD6AAD" w:rsidRPr="000B40F9" w:rsidRDefault="00DD6AAD" w:rsidP="00DD6AAD">
            <w:pPr>
              <w:rPr>
                <w:ins w:id="1818" w:author="Line Hvingel" w:date="2022-12-20T13:07:00Z"/>
                <w:sz w:val="16"/>
                <w:szCs w:val="16"/>
              </w:rPr>
            </w:pPr>
            <w:ins w:id="1819" w:author="Line Hvingel" w:date="2022-12-20T13:16:00Z">
              <w:r>
                <w:rPr>
                  <w:sz w:val="16"/>
                  <w:szCs w:val="16"/>
                </w:rPr>
                <w:t xml:space="preserve">Felter defineret under: </w:t>
              </w:r>
            </w:ins>
            <w:ins w:id="1820" w:author="Line Hvingel" w:date="2022-12-20T13:12:00Z">
              <w:r w:rsidRPr="00726F62">
                <w:rPr>
                  <w:sz w:val="16"/>
                  <w:szCs w:val="16"/>
                </w:rPr>
                <w:t>4.1 Standardiserede felter til de temaspecifikke datamodeller</w:t>
              </w:r>
            </w:ins>
          </w:p>
        </w:tc>
      </w:tr>
      <w:tr w:rsidR="00DD6AAD" w:rsidRPr="00982CE1" w:rsidDel="00D76891" w14:paraId="3685F4C4" w14:textId="385D182D" w:rsidTr="002C1C2F">
        <w:trPr>
          <w:ins w:id="1821" w:author="Line Hvingel" w:date="2022-12-20T13:07:00Z"/>
          <w:del w:id="1822" w:author="Christian Fischer" w:date="2023-01-12T09:41:00Z"/>
        </w:trPr>
        <w:tc>
          <w:tcPr>
            <w:tcW w:w="1838" w:type="dxa"/>
          </w:tcPr>
          <w:p w14:paraId="5D3349A7" w14:textId="7F155B63" w:rsidR="00DD6AAD" w:rsidDel="00D76891" w:rsidRDefault="00DD6AAD" w:rsidP="00DD6AAD">
            <w:pPr>
              <w:rPr>
                <w:ins w:id="1823" w:author="Line Hvingel" w:date="2022-12-20T13:07:00Z"/>
                <w:del w:id="1824" w:author="Christian Fischer" w:date="2023-01-12T09:41:00Z"/>
                <w:sz w:val="16"/>
                <w:szCs w:val="16"/>
              </w:rPr>
            </w:pPr>
            <w:ins w:id="1825" w:author="Line Hvingel" w:date="2022-12-20T13:07:00Z">
              <w:del w:id="1826" w:author="Christian Fischer" w:date="2023-01-12T09:41:00Z">
                <w:r w:rsidDel="00D76891">
                  <w:rPr>
                    <w:sz w:val="16"/>
                    <w:szCs w:val="16"/>
                  </w:rPr>
                  <w:delText>ejer_</w:delText>
                </w:r>
                <w:r w:rsidRPr="004C0DF4" w:rsidDel="00D76891">
                  <w:rPr>
                    <w:sz w:val="16"/>
                    <w:szCs w:val="16"/>
                  </w:rPr>
                  <w:delText xml:space="preserve"> ladefacilitet</w:delText>
                </w:r>
              </w:del>
            </w:ins>
          </w:p>
        </w:tc>
        <w:tc>
          <w:tcPr>
            <w:tcW w:w="1134" w:type="dxa"/>
          </w:tcPr>
          <w:p w14:paraId="139D6D14" w14:textId="08E15D9C" w:rsidR="00DD6AAD" w:rsidDel="00D76891" w:rsidRDefault="00DD6AAD" w:rsidP="00DD6AAD">
            <w:pPr>
              <w:rPr>
                <w:ins w:id="1827" w:author="Line Hvingel" w:date="2022-12-20T13:07:00Z"/>
                <w:del w:id="1828" w:author="Christian Fischer" w:date="2023-01-12T09:41:00Z"/>
                <w:sz w:val="16"/>
                <w:szCs w:val="16"/>
              </w:rPr>
            </w:pPr>
            <w:ins w:id="1829" w:author="Line Hvingel" w:date="2022-12-20T13:07:00Z">
              <w:del w:id="1830" w:author="Christian Fischer" w:date="2023-01-12T09:41:00Z">
                <w:r w:rsidDel="00D76891">
                  <w:rPr>
                    <w:sz w:val="16"/>
                    <w:szCs w:val="16"/>
                  </w:rPr>
                  <w:delText>ejer</w:delText>
                </w:r>
              </w:del>
            </w:ins>
          </w:p>
        </w:tc>
        <w:tc>
          <w:tcPr>
            <w:tcW w:w="3402" w:type="dxa"/>
            <w:shd w:val="clear" w:color="auto" w:fill="auto"/>
          </w:tcPr>
          <w:p w14:paraId="196E50D7" w14:textId="1147BAE4" w:rsidR="00DD6AAD" w:rsidDel="00D76891" w:rsidRDefault="00DD6AAD" w:rsidP="00DD6AAD">
            <w:pPr>
              <w:rPr>
                <w:ins w:id="1831" w:author="Line Hvingel" w:date="2022-12-20T13:07:00Z"/>
                <w:del w:id="1832" w:author="Christian Fischer" w:date="2023-01-12T09:41:00Z"/>
                <w:sz w:val="16"/>
                <w:szCs w:val="16"/>
              </w:rPr>
            </w:pPr>
            <w:ins w:id="1833" w:author="Line Hvingel" w:date="2022-12-20T13:07:00Z">
              <w:del w:id="1834" w:author="Christian Fischer" w:date="2023-01-12T09:41:00Z">
                <w:r w:rsidRPr="00032D76" w:rsidDel="00D76891">
                  <w:rPr>
                    <w:sz w:val="16"/>
                    <w:szCs w:val="16"/>
                  </w:rPr>
                  <w:delText>Fysisk eller juridisk person, der ejer det eller de tekniske anlæg, der udgør en ladefacilitet.</w:delText>
                </w:r>
              </w:del>
            </w:ins>
          </w:p>
          <w:p w14:paraId="382000E7" w14:textId="07D97ED8" w:rsidR="00DD6AAD" w:rsidRPr="00032D76" w:rsidDel="00D76891" w:rsidRDefault="00DD6AAD" w:rsidP="00DD6AAD">
            <w:pPr>
              <w:rPr>
                <w:ins w:id="1835" w:author="Line Hvingel" w:date="2022-12-20T13:07:00Z"/>
                <w:del w:id="1836" w:author="Christian Fischer" w:date="2023-01-12T09:41:00Z"/>
                <w:sz w:val="16"/>
                <w:szCs w:val="16"/>
              </w:rPr>
            </w:pPr>
          </w:p>
          <w:p w14:paraId="3ECF6B9E" w14:textId="69058EE7" w:rsidR="00DD6AAD" w:rsidRPr="00985FB3" w:rsidDel="00D76891" w:rsidRDefault="00DD6AAD" w:rsidP="00DD6AAD">
            <w:pPr>
              <w:rPr>
                <w:ins w:id="1837" w:author="Line Hvingel" w:date="2022-12-20T13:07:00Z"/>
                <w:del w:id="1838" w:author="Christian Fischer" w:date="2023-01-12T09:41:00Z"/>
                <w:sz w:val="16"/>
                <w:szCs w:val="16"/>
              </w:rPr>
            </w:pPr>
            <w:ins w:id="1839" w:author="Line Hvingel" w:date="2022-12-20T13:07:00Z">
              <w:del w:id="1840" w:author="Christian Fischer" w:date="2023-01-12T09:41:00Z">
                <w:r w:rsidRPr="00032D76" w:rsidDel="00D76891">
                  <w:rPr>
                    <w:sz w:val="16"/>
                    <w:szCs w:val="16"/>
                  </w:rPr>
                  <w:delText>Ejer af ladefacilitet, der muliggør opladning. Ofte operatør, men også energiselskaber</w:delText>
                </w:r>
              </w:del>
            </w:ins>
          </w:p>
        </w:tc>
        <w:tc>
          <w:tcPr>
            <w:tcW w:w="1701" w:type="dxa"/>
            <w:shd w:val="clear" w:color="auto" w:fill="auto"/>
          </w:tcPr>
          <w:p w14:paraId="3660741A" w14:textId="0BAB95F7" w:rsidR="00DD6AAD" w:rsidRPr="00985FB3" w:rsidDel="00D76891" w:rsidRDefault="00DD6AAD" w:rsidP="00DD6AAD">
            <w:pPr>
              <w:rPr>
                <w:ins w:id="1841" w:author="Line Hvingel" w:date="2022-12-20T13:07:00Z"/>
                <w:del w:id="1842" w:author="Christian Fischer" w:date="2023-01-12T09:41:00Z"/>
                <w:sz w:val="16"/>
                <w:szCs w:val="16"/>
              </w:rPr>
            </w:pPr>
            <w:ins w:id="1843" w:author="Line Hvingel" w:date="2022-12-20T13:07:00Z">
              <w:del w:id="1844" w:author="Christian Fischer" w:date="2023-01-12T09:41:00Z">
                <w:r w:rsidRPr="00985FB3" w:rsidDel="00D76891">
                  <w:rPr>
                    <w:sz w:val="16"/>
                    <w:szCs w:val="16"/>
                  </w:rPr>
                  <w:delText>Tekststreng</w:delText>
                </w:r>
              </w:del>
            </w:ins>
          </w:p>
        </w:tc>
        <w:tc>
          <w:tcPr>
            <w:tcW w:w="1559" w:type="dxa"/>
            <w:shd w:val="clear" w:color="auto" w:fill="auto"/>
          </w:tcPr>
          <w:p w14:paraId="2D52CBE8" w14:textId="618DFDD3" w:rsidR="00DD6AAD" w:rsidRPr="00985FB3" w:rsidDel="00D76891" w:rsidRDefault="00DD6AAD" w:rsidP="00DD6AAD">
            <w:pPr>
              <w:rPr>
                <w:ins w:id="1845" w:author="Line Hvingel" w:date="2022-12-20T13:07:00Z"/>
                <w:del w:id="1846" w:author="Christian Fischer" w:date="2023-01-12T09:41:00Z"/>
                <w:sz w:val="16"/>
                <w:szCs w:val="16"/>
              </w:rPr>
            </w:pPr>
            <w:ins w:id="1847" w:author="Line Hvingel" w:date="2022-12-20T13:07:00Z">
              <w:del w:id="1848" w:author="Christian Fischer" w:date="2023-01-12T09:41:00Z">
                <w:r w:rsidRPr="00985FB3" w:rsidDel="00D76891">
                  <w:rPr>
                    <w:sz w:val="16"/>
                    <w:szCs w:val="16"/>
                  </w:rPr>
                  <w:delText>0-50 tegn</w:delText>
                </w:r>
              </w:del>
            </w:ins>
          </w:p>
        </w:tc>
        <w:tc>
          <w:tcPr>
            <w:tcW w:w="1843" w:type="dxa"/>
          </w:tcPr>
          <w:p w14:paraId="5C65618A" w14:textId="48105A42" w:rsidR="00DD6AAD" w:rsidRPr="00F21BFA" w:rsidDel="00D76891" w:rsidRDefault="00DD6AAD" w:rsidP="00DD6AAD">
            <w:pPr>
              <w:rPr>
                <w:ins w:id="1849" w:author="Line Hvingel" w:date="2022-12-20T13:07:00Z"/>
                <w:del w:id="1850" w:author="Christian Fischer" w:date="2023-01-12T09:41:00Z"/>
                <w:sz w:val="16"/>
                <w:szCs w:val="16"/>
                <w:highlight w:val="yellow"/>
              </w:rPr>
            </w:pPr>
            <w:ins w:id="1851" w:author="Line Hvingel" w:date="2022-12-20T13:07:00Z">
              <w:del w:id="1852" w:author="Christian Fischer" w:date="2023-01-12T09:41:00Z">
                <w:r w:rsidDel="00D76891">
                  <w:rPr>
                    <w:sz w:val="16"/>
                    <w:szCs w:val="16"/>
                  </w:rPr>
                  <w:delText>F</w:delText>
                </w:r>
              </w:del>
            </w:ins>
          </w:p>
        </w:tc>
        <w:tc>
          <w:tcPr>
            <w:tcW w:w="1843" w:type="dxa"/>
          </w:tcPr>
          <w:p w14:paraId="385BD84E" w14:textId="1FA5D806" w:rsidR="00DD6AAD" w:rsidRPr="007C4A86" w:rsidDel="00D76891" w:rsidRDefault="00DD6AAD" w:rsidP="00DD6AAD">
            <w:pPr>
              <w:rPr>
                <w:ins w:id="1853" w:author="Line Hvingel" w:date="2022-12-20T13:07:00Z"/>
                <w:del w:id="1854" w:author="Christian Fischer" w:date="2023-01-12T09:41:00Z"/>
                <w:sz w:val="16"/>
                <w:szCs w:val="16"/>
              </w:rPr>
            </w:pPr>
            <w:ins w:id="1855" w:author="Line Hvingel" w:date="2022-12-20T13:07:00Z">
              <w:del w:id="1856" w:author="Christian Fischer" w:date="2023-01-12T09:41:00Z">
                <w:r w:rsidDel="00D76891">
                  <w:rPr>
                    <w:sz w:val="16"/>
                    <w:szCs w:val="16"/>
                  </w:rPr>
                  <w:delText>Zapp</w:delText>
                </w:r>
              </w:del>
            </w:ins>
          </w:p>
        </w:tc>
      </w:tr>
      <w:tr w:rsidR="00DD6AAD" w:rsidRPr="00982CE1" w:rsidDel="00D76891" w14:paraId="7508AB15" w14:textId="6E3DAFC9" w:rsidTr="002C1C2F">
        <w:trPr>
          <w:ins w:id="1857" w:author="Line Hvingel" w:date="2022-12-20T13:07:00Z"/>
          <w:del w:id="1858" w:author="Christian Fischer" w:date="2023-01-12T09:41:00Z"/>
        </w:trPr>
        <w:tc>
          <w:tcPr>
            <w:tcW w:w="1838" w:type="dxa"/>
          </w:tcPr>
          <w:p w14:paraId="4C0BC12B" w14:textId="32311586" w:rsidR="00DD6AAD" w:rsidDel="00D76891" w:rsidRDefault="00DD6AAD" w:rsidP="00DD6AAD">
            <w:pPr>
              <w:rPr>
                <w:ins w:id="1859" w:author="Line Hvingel" w:date="2022-12-20T13:07:00Z"/>
                <w:del w:id="1860" w:author="Christian Fischer" w:date="2023-01-12T09:41:00Z"/>
                <w:sz w:val="16"/>
                <w:szCs w:val="16"/>
              </w:rPr>
            </w:pPr>
            <w:ins w:id="1861" w:author="Line Hvingel" w:date="2022-12-20T13:07:00Z">
              <w:del w:id="1862" w:author="Christian Fischer" w:date="2023-01-12T09:41:00Z">
                <w:r w:rsidDel="00D76891">
                  <w:rPr>
                    <w:sz w:val="16"/>
                    <w:szCs w:val="16"/>
                  </w:rPr>
                  <w:delText>operatoer_</w:delText>
                </w:r>
                <w:r w:rsidRPr="004C0DF4" w:rsidDel="00D76891">
                  <w:rPr>
                    <w:sz w:val="16"/>
                    <w:szCs w:val="16"/>
                  </w:rPr>
                  <w:delText xml:space="preserve"> ladefacilitet</w:delText>
                </w:r>
              </w:del>
            </w:ins>
          </w:p>
        </w:tc>
        <w:tc>
          <w:tcPr>
            <w:tcW w:w="1134" w:type="dxa"/>
          </w:tcPr>
          <w:p w14:paraId="79FE70C6" w14:textId="276D6A66" w:rsidR="00DD6AAD" w:rsidDel="00D76891" w:rsidRDefault="00DD6AAD" w:rsidP="00DD6AAD">
            <w:pPr>
              <w:rPr>
                <w:ins w:id="1863" w:author="Line Hvingel" w:date="2022-12-20T13:07:00Z"/>
                <w:del w:id="1864" w:author="Christian Fischer" w:date="2023-01-12T09:41:00Z"/>
                <w:sz w:val="16"/>
                <w:szCs w:val="16"/>
              </w:rPr>
            </w:pPr>
            <w:ins w:id="1865" w:author="Line Hvingel" w:date="2022-12-20T13:07:00Z">
              <w:del w:id="1866" w:author="Christian Fischer" w:date="2023-01-12T09:41:00Z">
                <w:r w:rsidDel="00D76891">
                  <w:rPr>
                    <w:sz w:val="16"/>
                    <w:szCs w:val="16"/>
                  </w:rPr>
                  <w:delText>operatoer</w:delText>
                </w:r>
              </w:del>
            </w:ins>
          </w:p>
        </w:tc>
        <w:tc>
          <w:tcPr>
            <w:tcW w:w="3402" w:type="dxa"/>
            <w:shd w:val="clear" w:color="auto" w:fill="auto"/>
          </w:tcPr>
          <w:p w14:paraId="31395A2F" w14:textId="70593C7F" w:rsidR="00DD6AAD" w:rsidDel="00D76891" w:rsidRDefault="00DD6AAD" w:rsidP="00DD6AAD">
            <w:pPr>
              <w:rPr>
                <w:ins w:id="1867" w:author="Line Hvingel" w:date="2022-12-20T13:07:00Z"/>
                <w:del w:id="1868" w:author="Christian Fischer" w:date="2023-01-12T09:41:00Z"/>
                <w:sz w:val="16"/>
                <w:szCs w:val="16"/>
              </w:rPr>
            </w:pPr>
            <w:ins w:id="1869" w:author="Line Hvingel" w:date="2022-12-20T13:07:00Z">
              <w:del w:id="1870" w:author="Christian Fischer" w:date="2023-01-12T09:41:00Z">
                <w:r w:rsidRPr="005E6045" w:rsidDel="00D76891">
                  <w:rPr>
                    <w:sz w:val="16"/>
                    <w:szCs w:val="16"/>
                  </w:rPr>
                  <w:delText xml:space="preserve">Fysisk eller juridisk person, der er ansvarlig for forvaltningen og driften af en ladefacilitet. </w:delText>
                </w:r>
              </w:del>
            </w:ins>
          </w:p>
          <w:p w14:paraId="00459977" w14:textId="2A72B77E" w:rsidR="00DD6AAD" w:rsidDel="00D76891" w:rsidRDefault="00DD6AAD" w:rsidP="00DD6AAD">
            <w:pPr>
              <w:rPr>
                <w:ins w:id="1871" w:author="Line Hvingel" w:date="2022-12-20T13:07:00Z"/>
                <w:del w:id="1872" w:author="Christian Fischer" w:date="2023-01-12T09:41:00Z"/>
                <w:sz w:val="16"/>
                <w:szCs w:val="16"/>
              </w:rPr>
            </w:pPr>
          </w:p>
          <w:p w14:paraId="091D1C49" w14:textId="38CB0005" w:rsidR="00DD6AAD" w:rsidRPr="00985FB3" w:rsidDel="00D76891" w:rsidRDefault="00DD6AAD" w:rsidP="00DD6AAD">
            <w:pPr>
              <w:rPr>
                <w:ins w:id="1873" w:author="Line Hvingel" w:date="2022-12-20T13:07:00Z"/>
                <w:del w:id="1874" w:author="Christian Fischer" w:date="2023-01-12T09:41:00Z"/>
                <w:sz w:val="16"/>
                <w:szCs w:val="16"/>
              </w:rPr>
            </w:pPr>
            <w:ins w:id="1875" w:author="Line Hvingel" w:date="2022-12-20T13:07:00Z">
              <w:del w:id="1876" w:author="Christian Fischer" w:date="2023-01-12T09:41:00Z">
                <w:r w:rsidRPr="005E6045" w:rsidDel="00D76891">
                  <w:rPr>
                    <w:sz w:val="16"/>
                    <w:szCs w:val="16"/>
                  </w:rPr>
                  <w:delText>Driften af ladefacilitet kan varetages af ejeren af ladefacilitet.</w:delText>
                </w:r>
              </w:del>
            </w:ins>
          </w:p>
        </w:tc>
        <w:tc>
          <w:tcPr>
            <w:tcW w:w="1701" w:type="dxa"/>
            <w:shd w:val="clear" w:color="auto" w:fill="auto"/>
          </w:tcPr>
          <w:p w14:paraId="3CD2DCE3" w14:textId="68976611" w:rsidR="00DD6AAD" w:rsidRPr="00985FB3" w:rsidDel="00D76891" w:rsidRDefault="00DD6AAD" w:rsidP="00DD6AAD">
            <w:pPr>
              <w:rPr>
                <w:ins w:id="1877" w:author="Line Hvingel" w:date="2022-12-20T13:07:00Z"/>
                <w:del w:id="1878" w:author="Christian Fischer" w:date="2023-01-12T09:41:00Z"/>
                <w:sz w:val="16"/>
                <w:szCs w:val="16"/>
              </w:rPr>
            </w:pPr>
            <w:ins w:id="1879" w:author="Line Hvingel" w:date="2022-12-20T13:07:00Z">
              <w:del w:id="1880" w:author="Christian Fischer" w:date="2023-01-12T09:41:00Z">
                <w:r w:rsidRPr="00985FB3" w:rsidDel="00D76891">
                  <w:rPr>
                    <w:sz w:val="16"/>
                    <w:szCs w:val="16"/>
                  </w:rPr>
                  <w:delText>Tekststreng</w:delText>
                </w:r>
              </w:del>
            </w:ins>
          </w:p>
        </w:tc>
        <w:tc>
          <w:tcPr>
            <w:tcW w:w="1559" w:type="dxa"/>
            <w:shd w:val="clear" w:color="auto" w:fill="auto"/>
          </w:tcPr>
          <w:p w14:paraId="0070B372" w14:textId="395AFF17" w:rsidR="00DD6AAD" w:rsidRPr="00985FB3" w:rsidDel="00D76891" w:rsidRDefault="00DD6AAD" w:rsidP="00DD6AAD">
            <w:pPr>
              <w:rPr>
                <w:ins w:id="1881" w:author="Line Hvingel" w:date="2022-12-20T13:07:00Z"/>
                <w:del w:id="1882" w:author="Christian Fischer" w:date="2023-01-12T09:41:00Z"/>
                <w:sz w:val="16"/>
                <w:szCs w:val="16"/>
              </w:rPr>
            </w:pPr>
            <w:ins w:id="1883" w:author="Line Hvingel" w:date="2022-12-20T13:07:00Z">
              <w:del w:id="1884" w:author="Christian Fischer" w:date="2023-01-12T09:41:00Z">
                <w:r w:rsidRPr="00985FB3" w:rsidDel="00D76891">
                  <w:rPr>
                    <w:sz w:val="16"/>
                    <w:szCs w:val="16"/>
                  </w:rPr>
                  <w:delText>0-50 tegn</w:delText>
                </w:r>
              </w:del>
            </w:ins>
          </w:p>
        </w:tc>
        <w:tc>
          <w:tcPr>
            <w:tcW w:w="1843" w:type="dxa"/>
          </w:tcPr>
          <w:p w14:paraId="7EA0CF70" w14:textId="511478D2" w:rsidR="00DD6AAD" w:rsidDel="00D76891" w:rsidRDefault="00DD6AAD" w:rsidP="00DD6AAD">
            <w:pPr>
              <w:rPr>
                <w:ins w:id="1885" w:author="Line Hvingel" w:date="2022-12-20T13:07:00Z"/>
                <w:del w:id="1886" w:author="Christian Fischer" w:date="2023-01-12T09:41:00Z"/>
                <w:sz w:val="16"/>
                <w:szCs w:val="16"/>
              </w:rPr>
            </w:pPr>
            <w:ins w:id="1887" w:author="Line Hvingel" w:date="2022-12-20T13:07:00Z">
              <w:del w:id="1888" w:author="Christian Fischer" w:date="2023-01-12T09:41:00Z">
                <w:r w:rsidDel="00D76891">
                  <w:rPr>
                    <w:sz w:val="16"/>
                    <w:szCs w:val="16"/>
                  </w:rPr>
                  <w:delText>F</w:delText>
                </w:r>
              </w:del>
            </w:ins>
          </w:p>
        </w:tc>
        <w:tc>
          <w:tcPr>
            <w:tcW w:w="1843" w:type="dxa"/>
          </w:tcPr>
          <w:p w14:paraId="7A42F046" w14:textId="5D71B51B" w:rsidR="00DD6AAD" w:rsidDel="00D76891" w:rsidRDefault="00DD6AAD" w:rsidP="00DD6AAD">
            <w:pPr>
              <w:rPr>
                <w:ins w:id="1889" w:author="Line Hvingel" w:date="2022-12-20T13:07:00Z"/>
                <w:del w:id="1890" w:author="Christian Fischer" w:date="2023-01-12T09:41:00Z"/>
                <w:sz w:val="16"/>
                <w:szCs w:val="16"/>
              </w:rPr>
            </w:pPr>
            <w:ins w:id="1891" w:author="Line Hvingel" w:date="2022-12-20T13:07:00Z">
              <w:del w:id="1892" w:author="Christian Fischer" w:date="2023-01-12T09:41:00Z">
                <w:r w:rsidRPr="001A55A5" w:rsidDel="00D76891">
                  <w:rPr>
                    <w:sz w:val="16"/>
                    <w:szCs w:val="16"/>
                  </w:rPr>
                  <w:delText>Fx Spiiri, Sperto, E.ON eller Clever.</w:delText>
                </w:r>
              </w:del>
            </w:ins>
          </w:p>
        </w:tc>
      </w:tr>
      <w:tr w:rsidR="00DD6AAD" w:rsidRPr="00982CE1" w:rsidDel="00D76891" w14:paraId="14DBD716" w14:textId="4136153A" w:rsidTr="002C1C2F">
        <w:trPr>
          <w:ins w:id="1893" w:author="Line Hvingel" w:date="2022-12-20T13:07:00Z"/>
          <w:del w:id="1894" w:author="Christian Fischer" w:date="2023-01-12T09:41:00Z"/>
        </w:trPr>
        <w:tc>
          <w:tcPr>
            <w:tcW w:w="1838" w:type="dxa"/>
          </w:tcPr>
          <w:p w14:paraId="689835FE" w14:textId="1E610746" w:rsidR="00DD6AAD" w:rsidRPr="00982CE1" w:rsidDel="00D76891" w:rsidRDefault="00DD6AAD" w:rsidP="00DD6AAD">
            <w:pPr>
              <w:rPr>
                <w:ins w:id="1895" w:author="Line Hvingel" w:date="2022-12-20T13:07:00Z"/>
                <w:del w:id="1896" w:author="Christian Fischer" w:date="2023-01-12T09:41:00Z"/>
                <w:sz w:val="16"/>
                <w:szCs w:val="16"/>
              </w:rPr>
            </w:pPr>
            <w:ins w:id="1897" w:author="Line Hvingel" w:date="2022-12-20T13:07:00Z">
              <w:del w:id="1898" w:author="Christian Fischer" w:date="2023-01-12T09:41:00Z">
                <w:r w:rsidDel="00D76891">
                  <w:rPr>
                    <w:sz w:val="16"/>
                    <w:szCs w:val="16"/>
                  </w:rPr>
                  <w:delText>u</w:delText>
                </w:r>
                <w:r w:rsidRPr="00493073" w:rsidDel="00D76891">
                  <w:rPr>
                    <w:sz w:val="16"/>
                    <w:szCs w:val="16"/>
                  </w:rPr>
                  <w:delText>dbyder</w:delText>
                </w:r>
                <w:r w:rsidDel="00D76891">
                  <w:rPr>
                    <w:sz w:val="16"/>
                    <w:szCs w:val="16"/>
                  </w:rPr>
                  <w:delText>_</w:delText>
                </w:r>
                <w:r w:rsidRPr="004C0DF4" w:rsidDel="00D76891">
                  <w:rPr>
                    <w:sz w:val="16"/>
                    <w:szCs w:val="16"/>
                  </w:rPr>
                  <w:delText xml:space="preserve"> ladefacilitet</w:delText>
                </w:r>
              </w:del>
            </w:ins>
          </w:p>
        </w:tc>
        <w:tc>
          <w:tcPr>
            <w:tcW w:w="1134" w:type="dxa"/>
          </w:tcPr>
          <w:p w14:paraId="325C4ABC" w14:textId="19E47BA5" w:rsidR="00DD6AAD" w:rsidRPr="001C2491" w:rsidDel="00D76891" w:rsidRDefault="00DD6AAD" w:rsidP="00DD6AAD">
            <w:pPr>
              <w:rPr>
                <w:ins w:id="1899" w:author="Line Hvingel" w:date="2022-12-20T13:07:00Z"/>
                <w:del w:id="1900" w:author="Christian Fischer" w:date="2023-01-12T09:41:00Z"/>
                <w:sz w:val="16"/>
                <w:szCs w:val="16"/>
              </w:rPr>
            </w:pPr>
            <w:ins w:id="1901" w:author="Line Hvingel" w:date="2022-12-20T13:07:00Z">
              <w:del w:id="1902" w:author="Christian Fischer" w:date="2023-01-12T09:41:00Z">
                <w:r w:rsidRPr="001C2491" w:rsidDel="00D76891">
                  <w:rPr>
                    <w:sz w:val="16"/>
                    <w:szCs w:val="16"/>
                  </w:rPr>
                  <w:delText>udbyder</w:delText>
                </w:r>
              </w:del>
            </w:ins>
          </w:p>
        </w:tc>
        <w:tc>
          <w:tcPr>
            <w:tcW w:w="3402" w:type="dxa"/>
          </w:tcPr>
          <w:p w14:paraId="19ABD2A2" w14:textId="4F8CB5BB" w:rsidR="00DD6AAD" w:rsidDel="00D76891" w:rsidRDefault="00DD6AAD" w:rsidP="00DD6AAD">
            <w:pPr>
              <w:rPr>
                <w:ins w:id="1903" w:author="Line Hvingel" w:date="2022-12-20T13:07:00Z"/>
                <w:del w:id="1904" w:author="Christian Fischer" w:date="2023-01-12T09:41:00Z"/>
                <w:sz w:val="16"/>
                <w:szCs w:val="16"/>
              </w:rPr>
            </w:pPr>
            <w:ins w:id="1905" w:author="Line Hvingel" w:date="2022-12-20T13:07:00Z">
              <w:del w:id="1906" w:author="Christian Fischer" w:date="2023-01-12T09:41:00Z">
                <w:r w:rsidRPr="009B1B5C" w:rsidDel="00D76891">
                  <w:rPr>
                    <w:sz w:val="16"/>
                    <w:szCs w:val="16"/>
                  </w:rPr>
                  <w:delText>Fysisk eller juridisk person, som udbyder opladningstjenester til brugeren fra en ladefacilitet, hvor udbyderen af opladningstjenester ikke selv er operatør.</w:delText>
                </w:r>
              </w:del>
            </w:ins>
          </w:p>
          <w:p w14:paraId="6FBC5D80" w14:textId="6424A1AB" w:rsidR="00DD6AAD" w:rsidDel="00D76891" w:rsidRDefault="00DD6AAD" w:rsidP="00DD6AAD">
            <w:pPr>
              <w:rPr>
                <w:ins w:id="1907" w:author="Line Hvingel" w:date="2022-12-20T13:07:00Z"/>
                <w:del w:id="1908" w:author="Christian Fischer" w:date="2023-01-12T09:41:00Z"/>
                <w:sz w:val="16"/>
                <w:szCs w:val="16"/>
              </w:rPr>
            </w:pPr>
          </w:p>
          <w:p w14:paraId="285BF0BC" w14:textId="7E4FED05" w:rsidR="00DD6AAD" w:rsidRPr="009B1B5C" w:rsidDel="00D76891" w:rsidRDefault="00DD6AAD" w:rsidP="00DD6AAD">
            <w:pPr>
              <w:rPr>
                <w:ins w:id="1909" w:author="Line Hvingel" w:date="2022-12-20T13:07:00Z"/>
                <w:del w:id="1910" w:author="Christian Fischer" w:date="2023-01-12T09:41:00Z"/>
                <w:sz w:val="16"/>
                <w:szCs w:val="16"/>
              </w:rPr>
            </w:pPr>
            <w:ins w:id="1911" w:author="Line Hvingel" w:date="2022-12-20T13:07:00Z">
              <w:del w:id="1912" w:author="Christian Fischer" w:date="2023-01-12T09:41:00Z">
                <w:r w:rsidRPr="009B1B5C" w:rsidDel="00D76891">
                  <w:rPr>
                    <w:sz w:val="16"/>
                    <w:szCs w:val="16"/>
                  </w:rPr>
                  <w:delText>Operatør og udbyder er ikke nødvendigvis den samme organisation.</w:delText>
                </w:r>
              </w:del>
            </w:ins>
          </w:p>
        </w:tc>
        <w:tc>
          <w:tcPr>
            <w:tcW w:w="1701" w:type="dxa"/>
          </w:tcPr>
          <w:p w14:paraId="6A2F323D" w14:textId="58FEA0F2" w:rsidR="00DD6AAD" w:rsidRPr="001C2491" w:rsidDel="00D76891" w:rsidRDefault="00DD6AAD" w:rsidP="00DD6AAD">
            <w:pPr>
              <w:rPr>
                <w:ins w:id="1913" w:author="Line Hvingel" w:date="2022-12-20T13:07:00Z"/>
                <w:del w:id="1914" w:author="Christian Fischer" w:date="2023-01-12T09:41:00Z"/>
                <w:sz w:val="16"/>
                <w:szCs w:val="16"/>
              </w:rPr>
            </w:pPr>
            <w:ins w:id="1915" w:author="Line Hvingel" w:date="2022-12-20T13:07:00Z">
              <w:del w:id="1916" w:author="Christian Fischer" w:date="2023-01-12T09:41:00Z">
                <w:r w:rsidRPr="001C2491" w:rsidDel="00D76891">
                  <w:rPr>
                    <w:sz w:val="16"/>
                    <w:szCs w:val="16"/>
                  </w:rPr>
                  <w:delText>Tekststreng</w:delText>
                </w:r>
              </w:del>
            </w:ins>
          </w:p>
        </w:tc>
        <w:tc>
          <w:tcPr>
            <w:tcW w:w="1559" w:type="dxa"/>
          </w:tcPr>
          <w:p w14:paraId="2FA7351D" w14:textId="0637BA4D" w:rsidR="00DD6AAD" w:rsidRPr="001C2491" w:rsidDel="00D76891" w:rsidRDefault="00DD6AAD" w:rsidP="00DD6AAD">
            <w:pPr>
              <w:rPr>
                <w:ins w:id="1917" w:author="Line Hvingel" w:date="2022-12-20T13:07:00Z"/>
                <w:del w:id="1918" w:author="Christian Fischer" w:date="2023-01-12T09:41:00Z"/>
                <w:sz w:val="16"/>
                <w:szCs w:val="16"/>
              </w:rPr>
            </w:pPr>
            <w:ins w:id="1919" w:author="Line Hvingel" w:date="2022-12-20T13:07:00Z">
              <w:del w:id="1920" w:author="Christian Fischer" w:date="2023-01-12T09:41:00Z">
                <w:r w:rsidRPr="001C2491" w:rsidDel="00D76891">
                  <w:rPr>
                    <w:sz w:val="16"/>
                    <w:szCs w:val="16"/>
                  </w:rPr>
                  <w:delText>0-50 tegn</w:delText>
                </w:r>
              </w:del>
            </w:ins>
          </w:p>
        </w:tc>
        <w:tc>
          <w:tcPr>
            <w:tcW w:w="1843" w:type="dxa"/>
          </w:tcPr>
          <w:p w14:paraId="3CAD630A" w14:textId="5840FE1F" w:rsidR="00DD6AAD" w:rsidRPr="001C2491" w:rsidDel="00D76891" w:rsidRDefault="00DD6AAD" w:rsidP="00DD6AAD">
            <w:pPr>
              <w:rPr>
                <w:ins w:id="1921" w:author="Line Hvingel" w:date="2022-12-20T13:07:00Z"/>
                <w:del w:id="1922" w:author="Christian Fischer" w:date="2023-01-12T09:41:00Z"/>
                <w:sz w:val="16"/>
                <w:szCs w:val="16"/>
              </w:rPr>
            </w:pPr>
            <w:ins w:id="1923" w:author="Line Hvingel" w:date="2022-12-20T13:07:00Z">
              <w:del w:id="1924" w:author="Christian Fischer" w:date="2023-01-12T09:41:00Z">
                <w:r w:rsidRPr="001C2491" w:rsidDel="00D76891">
                  <w:rPr>
                    <w:sz w:val="16"/>
                    <w:szCs w:val="16"/>
                  </w:rPr>
                  <w:delText>F</w:delText>
                </w:r>
              </w:del>
            </w:ins>
          </w:p>
        </w:tc>
        <w:tc>
          <w:tcPr>
            <w:tcW w:w="1843" w:type="dxa"/>
          </w:tcPr>
          <w:p w14:paraId="62BD57BD" w14:textId="5223C47F" w:rsidR="00DD6AAD" w:rsidRPr="001C2491" w:rsidDel="00D76891" w:rsidRDefault="00DD6AAD" w:rsidP="00DD6AAD">
            <w:pPr>
              <w:rPr>
                <w:ins w:id="1925" w:author="Line Hvingel" w:date="2022-12-20T13:07:00Z"/>
                <w:del w:id="1926" w:author="Christian Fischer" w:date="2023-01-12T09:41:00Z"/>
                <w:sz w:val="16"/>
                <w:szCs w:val="16"/>
              </w:rPr>
            </w:pPr>
            <w:ins w:id="1927" w:author="Line Hvingel" w:date="2022-12-20T13:07:00Z">
              <w:del w:id="1928" w:author="Christian Fischer" w:date="2023-01-12T09:41:00Z">
                <w:r w:rsidRPr="001C2491" w:rsidDel="00D76891">
                  <w:rPr>
                    <w:sz w:val="16"/>
                    <w:szCs w:val="16"/>
                  </w:rPr>
                  <w:delText>Monta</w:delText>
                </w:r>
              </w:del>
            </w:ins>
          </w:p>
        </w:tc>
      </w:tr>
      <w:tr w:rsidR="00DD6AAD" w:rsidRPr="00982CE1" w:rsidDel="007550E6" w14:paraId="4B88626A" w14:textId="24BE278C" w:rsidTr="00180621">
        <w:trPr>
          <w:ins w:id="1929" w:author="Line Hvingel" w:date="2022-12-20T13:07:00Z"/>
          <w:del w:id="1930" w:author="Christian Fischer" w:date="2023-01-12T09:59:00Z"/>
        </w:trPr>
        <w:tc>
          <w:tcPr>
            <w:tcW w:w="1838" w:type="dxa"/>
            <w:shd w:val="clear" w:color="auto" w:fill="A8C9B5" w:themeFill="accent5" w:themeFillShade="E6"/>
          </w:tcPr>
          <w:p w14:paraId="50D73045" w14:textId="71F1FDDB" w:rsidR="00DD6AAD" w:rsidRPr="00982CE1" w:rsidDel="007550E6" w:rsidRDefault="00DD6AAD" w:rsidP="00DD6AAD">
            <w:pPr>
              <w:rPr>
                <w:ins w:id="1931" w:author="Line Hvingel" w:date="2022-12-20T13:07:00Z"/>
                <w:del w:id="1932" w:author="Christian Fischer" w:date="2023-01-12T09:59:00Z"/>
                <w:sz w:val="16"/>
                <w:szCs w:val="16"/>
              </w:rPr>
            </w:pPr>
            <w:ins w:id="1933" w:author="Line Hvingel" w:date="2022-12-20T13:07:00Z">
              <w:del w:id="1934" w:author="Christian Fischer" w:date="2023-01-12T09:54:00Z">
                <w:r w:rsidRPr="00685904" w:rsidDel="00A857A0">
                  <w:rPr>
                    <w:sz w:val="16"/>
                    <w:szCs w:val="16"/>
                  </w:rPr>
                  <w:delText>ansvar_org</w:delText>
                </w:r>
              </w:del>
            </w:ins>
          </w:p>
        </w:tc>
        <w:tc>
          <w:tcPr>
            <w:tcW w:w="1134" w:type="dxa"/>
            <w:shd w:val="clear" w:color="auto" w:fill="A8C9B5" w:themeFill="accent5" w:themeFillShade="E6"/>
          </w:tcPr>
          <w:p w14:paraId="6A63B9A1" w14:textId="6BA4AF5F" w:rsidR="00DD6AAD" w:rsidRPr="001C2491" w:rsidDel="007550E6" w:rsidRDefault="00DD6AAD" w:rsidP="00DD6AAD">
            <w:pPr>
              <w:rPr>
                <w:ins w:id="1935" w:author="Line Hvingel" w:date="2022-12-20T13:07:00Z"/>
                <w:del w:id="1936" w:author="Christian Fischer" w:date="2023-01-12T09:59:00Z"/>
                <w:sz w:val="16"/>
                <w:szCs w:val="16"/>
              </w:rPr>
            </w:pPr>
            <w:ins w:id="1937" w:author="Line Hvingel" w:date="2022-12-20T13:07:00Z">
              <w:del w:id="1938" w:author="Christian Fischer" w:date="2023-01-12T09:54:00Z">
                <w:r w:rsidRPr="00685904" w:rsidDel="00A857A0">
                  <w:rPr>
                    <w:sz w:val="16"/>
                    <w:szCs w:val="16"/>
                  </w:rPr>
                  <w:delText>ansvar_org</w:delText>
                </w:r>
              </w:del>
            </w:ins>
          </w:p>
        </w:tc>
        <w:tc>
          <w:tcPr>
            <w:tcW w:w="10348" w:type="dxa"/>
            <w:gridSpan w:val="5"/>
            <w:shd w:val="clear" w:color="auto" w:fill="A8C9B5" w:themeFill="accent5" w:themeFillShade="E6"/>
          </w:tcPr>
          <w:p w14:paraId="4871A9B5" w14:textId="27E8B03F" w:rsidR="00DD6AAD" w:rsidRPr="001C2491" w:rsidDel="007550E6" w:rsidRDefault="00DD6AAD" w:rsidP="00DD6AAD">
            <w:pPr>
              <w:rPr>
                <w:ins w:id="1939" w:author="Line Hvingel" w:date="2022-12-20T13:07:00Z"/>
                <w:del w:id="1940" w:author="Christian Fischer" w:date="2023-01-12T09:59:00Z"/>
                <w:sz w:val="16"/>
                <w:szCs w:val="16"/>
              </w:rPr>
            </w:pPr>
            <w:ins w:id="1941" w:author="Line Hvingel" w:date="2022-12-20T13:16:00Z">
              <w:del w:id="1942" w:author="Christian Fischer" w:date="2023-01-12T09:54:00Z">
                <w:r w:rsidDel="00A857A0">
                  <w:rPr>
                    <w:sz w:val="16"/>
                    <w:szCs w:val="16"/>
                  </w:rPr>
                  <w:delText xml:space="preserve">Felter defineret under: </w:delText>
                </w:r>
                <w:r w:rsidRPr="00726F62" w:rsidDel="00A857A0">
                  <w:rPr>
                    <w:sz w:val="16"/>
                    <w:szCs w:val="16"/>
                  </w:rPr>
                  <w:delText>4.1 Standardiserede felter til de temaspecifikke datamodeller</w:delText>
                </w:r>
              </w:del>
            </w:ins>
          </w:p>
        </w:tc>
      </w:tr>
      <w:tr w:rsidR="00DD6AAD" w:rsidRPr="00982CE1" w:rsidDel="002E096C" w14:paraId="423A4B35" w14:textId="2A746323" w:rsidTr="00DF186B">
        <w:trPr>
          <w:ins w:id="1943" w:author="Line Hvingel" w:date="2022-12-20T13:07:00Z"/>
          <w:del w:id="1944" w:author="Christian Fischer" w:date="2023-01-12T10:10:00Z"/>
        </w:trPr>
        <w:tc>
          <w:tcPr>
            <w:tcW w:w="1838" w:type="dxa"/>
            <w:shd w:val="clear" w:color="auto" w:fill="A8C9B5" w:themeFill="accent5" w:themeFillShade="E6"/>
          </w:tcPr>
          <w:p w14:paraId="4A34584B" w14:textId="309D5204" w:rsidR="00DD6AAD" w:rsidRPr="00685904" w:rsidDel="002E096C" w:rsidRDefault="00DD6AAD" w:rsidP="00DD6AAD">
            <w:pPr>
              <w:rPr>
                <w:ins w:id="1945" w:author="Line Hvingel" w:date="2022-12-20T13:07:00Z"/>
                <w:del w:id="1946" w:author="Christian Fischer" w:date="2023-01-12T10:10:00Z"/>
                <w:sz w:val="16"/>
                <w:szCs w:val="16"/>
              </w:rPr>
            </w:pPr>
            <w:ins w:id="1947" w:author="Line Hvingel" w:date="2022-12-20T13:07:00Z">
              <w:del w:id="1948" w:author="Christian Fischer" w:date="2023-01-12T10:08:00Z">
                <w:r w:rsidRPr="00685904" w:rsidDel="002C010C">
                  <w:rPr>
                    <w:sz w:val="16"/>
                    <w:szCs w:val="16"/>
                  </w:rPr>
                  <w:delText>kontak_ved</w:delText>
                </w:r>
              </w:del>
            </w:ins>
          </w:p>
        </w:tc>
        <w:tc>
          <w:tcPr>
            <w:tcW w:w="1134" w:type="dxa"/>
            <w:shd w:val="clear" w:color="auto" w:fill="A8C9B5" w:themeFill="accent5" w:themeFillShade="E6"/>
          </w:tcPr>
          <w:p w14:paraId="552C22A4" w14:textId="1E601E33" w:rsidR="00DD6AAD" w:rsidRPr="00685904" w:rsidDel="002E096C" w:rsidRDefault="00DD6AAD" w:rsidP="00DD6AAD">
            <w:pPr>
              <w:rPr>
                <w:ins w:id="1949" w:author="Line Hvingel" w:date="2022-12-20T13:07:00Z"/>
                <w:del w:id="1950" w:author="Christian Fischer" w:date="2023-01-12T10:10:00Z"/>
                <w:sz w:val="16"/>
                <w:szCs w:val="16"/>
              </w:rPr>
            </w:pPr>
            <w:ins w:id="1951" w:author="Line Hvingel" w:date="2022-12-20T13:07:00Z">
              <w:del w:id="1952" w:author="Christian Fischer" w:date="2023-01-12T10:08:00Z">
                <w:r w:rsidRPr="00685904" w:rsidDel="002C010C">
                  <w:rPr>
                    <w:sz w:val="16"/>
                    <w:szCs w:val="16"/>
                  </w:rPr>
                  <w:delText>kontak_ved</w:delText>
                </w:r>
              </w:del>
            </w:ins>
          </w:p>
        </w:tc>
        <w:tc>
          <w:tcPr>
            <w:tcW w:w="10348" w:type="dxa"/>
            <w:gridSpan w:val="5"/>
            <w:shd w:val="clear" w:color="auto" w:fill="A8C9B5" w:themeFill="accent5" w:themeFillShade="E6"/>
          </w:tcPr>
          <w:p w14:paraId="44711B8A" w14:textId="68734D96" w:rsidR="00DD6AAD" w:rsidRPr="001C2491" w:rsidDel="002E096C" w:rsidRDefault="00DD6AAD" w:rsidP="00DD6AAD">
            <w:pPr>
              <w:rPr>
                <w:ins w:id="1953" w:author="Line Hvingel" w:date="2022-12-20T13:07:00Z"/>
                <w:del w:id="1954" w:author="Christian Fischer" w:date="2023-01-12T10:10:00Z"/>
                <w:sz w:val="16"/>
                <w:szCs w:val="16"/>
              </w:rPr>
            </w:pPr>
            <w:ins w:id="1955" w:author="Line Hvingel" w:date="2022-12-20T13:17:00Z">
              <w:del w:id="1956" w:author="Christian Fischer" w:date="2023-01-12T10:08:00Z">
                <w:r w:rsidDel="002C010C">
                  <w:rPr>
                    <w:sz w:val="16"/>
                    <w:szCs w:val="16"/>
                  </w:rPr>
                  <w:delText xml:space="preserve">Felter defineret under: </w:delText>
                </w:r>
                <w:r w:rsidRPr="00726F62" w:rsidDel="002C010C">
                  <w:rPr>
                    <w:sz w:val="16"/>
                    <w:szCs w:val="16"/>
                  </w:rPr>
                  <w:delText>4.1 Standardiserede felter til de temaspecifikke datamodeller</w:delText>
                </w:r>
              </w:del>
            </w:ins>
          </w:p>
        </w:tc>
      </w:tr>
      <w:tr w:rsidR="00DD6AAD" w:rsidRPr="00997780" w14:paraId="7C2E3186" w14:textId="77777777" w:rsidTr="00362630">
        <w:trPr>
          <w:ins w:id="1957" w:author="Line Hvingel" w:date="2022-12-20T13:07:00Z"/>
        </w:trPr>
        <w:tc>
          <w:tcPr>
            <w:tcW w:w="1838" w:type="dxa"/>
            <w:shd w:val="clear" w:color="auto" w:fill="A8C9B5" w:themeFill="accent5" w:themeFillShade="E6"/>
          </w:tcPr>
          <w:p w14:paraId="5164146F" w14:textId="77777777" w:rsidR="00DD6AAD" w:rsidRPr="00685904" w:rsidRDefault="00DD6AAD" w:rsidP="00DD6AAD">
            <w:pPr>
              <w:rPr>
                <w:ins w:id="1958" w:author="Line Hvingel" w:date="2022-12-20T13:07:00Z"/>
                <w:sz w:val="16"/>
                <w:szCs w:val="16"/>
              </w:rPr>
            </w:pPr>
            <w:proofErr w:type="spellStart"/>
            <w:ins w:id="1959" w:author="Line Hvingel" w:date="2022-12-20T13:07:00Z">
              <w:r w:rsidRPr="000A17B4">
                <w:rPr>
                  <w:sz w:val="16"/>
                  <w:szCs w:val="16"/>
                </w:rPr>
                <w:t>adr_id</w:t>
              </w:r>
              <w:proofErr w:type="spellEnd"/>
            </w:ins>
          </w:p>
        </w:tc>
        <w:tc>
          <w:tcPr>
            <w:tcW w:w="1134" w:type="dxa"/>
            <w:shd w:val="clear" w:color="auto" w:fill="A8C9B5" w:themeFill="accent5" w:themeFillShade="E6"/>
          </w:tcPr>
          <w:p w14:paraId="0770BA8C" w14:textId="77777777" w:rsidR="00DD6AAD" w:rsidRPr="00685904" w:rsidRDefault="00DD6AAD" w:rsidP="00DD6AAD">
            <w:pPr>
              <w:rPr>
                <w:ins w:id="1960" w:author="Line Hvingel" w:date="2022-12-20T13:07:00Z"/>
                <w:sz w:val="16"/>
                <w:szCs w:val="16"/>
              </w:rPr>
            </w:pPr>
            <w:proofErr w:type="spellStart"/>
            <w:ins w:id="1961" w:author="Line Hvingel" w:date="2022-12-20T13:07:00Z">
              <w:r w:rsidRPr="000A17B4">
                <w:rPr>
                  <w:sz w:val="16"/>
                  <w:szCs w:val="16"/>
                </w:rPr>
                <w:t>adr_id</w:t>
              </w:r>
              <w:proofErr w:type="spellEnd"/>
            </w:ins>
          </w:p>
        </w:tc>
        <w:tc>
          <w:tcPr>
            <w:tcW w:w="10348" w:type="dxa"/>
            <w:gridSpan w:val="5"/>
            <w:shd w:val="clear" w:color="auto" w:fill="A8C9B5" w:themeFill="accent5" w:themeFillShade="E6"/>
          </w:tcPr>
          <w:p w14:paraId="7F79BBFF" w14:textId="161BE062" w:rsidR="00DD6AAD" w:rsidRPr="00997780" w:rsidRDefault="00DD6AAD" w:rsidP="00DD6AAD">
            <w:pPr>
              <w:rPr>
                <w:ins w:id="1962" w:author="Line Hvingel" w:date="2022-12-20T13:07:00Z"/>
                <w:sz w:val="16"/>
                <w:szCs w:val="16"/>
                <w:rPrChange w:id="1963" w:author="Line Hvingel" w:date="2022-12-20T13:13:00Z">
                  <w:rPr>
                    <w:ins w:id="1964" w:author="Line Hvingel" w:date="2022-12-20T13:07:00Z"/>
                    <w:sz w:val="16"/>
                    <w:szCs w:val="16"/>
                    <w:lang w:val="en-US"/>
                  </w:rPr>
                </w:rPrChange>
              </w:rPr>
            </w:pPr>
            <w:ins w:id="1965" w:author="Line Hvingel" w:date="2022-12-20T13:17:00Z">
              <w:r>
                <w:rPr>
                  <w:sz w:val="16"/>
                  <w:szCs w:val="16"/>
                </w:rPr>
                <w:t xml:space="preserve">Felter defineret under: </w:t>
              </w:r>
              <w:r w:rsidRPr="00726F62">
                <w:rPr>
                  <w:sz w:val="16"/>
                  <w:szCs w:val="16"/>
                </w:rPr>
                <w:t>4.1 Standardiserede felter til de temaspecifikke datamodeller</w:t>
              </w:r>
            </w:ins>
          </w:p>
        </w:tc>
      </w:tr>
      <w:tr w:rsidR="00DD6AAD" w:rsidRPr="00982CE1" w:rsidDel="008E3428" w14:paraId="58298366" w14:textId="66237CA3" w:rsidTr="005F745D">
        <w:trPr>
          <w:ins w:id="1966" w:author="Line Hvingel" w:date="2022-12-20T13:07:00Z"/>
          <w:del w:id="1967" w:author="Christian Fischer" w:date="2023-01-12T10:37:00Z"/>
        </w:trPr>
        <w:tc>
          <w:tcPr>
            <w:tcW w:w="1838" w:type="dxa"/>
            <w:shd w:val="clear" w:color="auto" w:fill="A8C9B5" w:themeFill="accent5" w:themeFillShade="E6"/>
          </w:tcPr>
          <w:p w14:paraId="132EE6AE" w14:textId="1CF749B1" w:rsidR="00DD6AAD" w:rsidRPr="00233B06" w:rsidDel="008E3428" w:rsidRDefault="00DD6AAD" w:rsidP="00DD6AAD">
            <w:pPr>
              <w:rPr>
                <w:ins w:id="1968" w:author="Line Hvingel" w:date="2022-12-20T13:07:00Z"/>
                <w:del w:id="1969" w:author="Christian Fischer" w:date="2023-01-12T10:37:00Z"/>
                <w:sz w:val="16"/>
                <w:szCs w:val="16"/>
              </w:rPr>
            </w:pPr>
            <w:ins w:id="1970" w:author="Line Hvingel" w:date="2022-12-20T13:07:00Z">
              <w:del w:id="1971" w:author="Christian Fischer" w:date="2023-01-12T10:37:00Z">
                <w:r w:rsidRPr="00E913BA" w:rsidDel="008E3428">
                  <w:rPr>
                    <w:sz w:val="16"/>
                    <w:szCs w:val="16"/>
                  </w:rPr>
                  <w:delText xml:space="preserve">omraade </w:delText>
                </w:r>
              </w:del>
            </w:ins>
          </w:p>
        </w:tc>
        <w:tc>
          <w:tcPr>
            <w:tcW w:w="1134" w:type="dxa"/>
            <w:shd w:val="clear" w:color="auto" w:fill="A8C9B5" w:themeFill="accent5" w:themeFillShade="E6"/>
          </w:tcPr>
          <w:p w14:paraId="09546493" w14:textId="12AE15CB" w:rsidR="00DD6AAD" w:rsidRPr="001C2491" w:rsidDel="008E3428" w:rsidRDefault="00DD6AAD" w:rsidP="00DD6AAD">
            <w:pPr>
              <w:rPr>
                <w:ins w:id="1972" w:author="Line Hvingel" w:date="2022-12-20T13:07:00Z"/>
                <w:del w:id="1973" w:author="Christian Fischer" w:date="2023-01-12T10:37:00Z"/>
                <w:sz w:val="16"/>
                <w:szCs w:val="16"/>
              </w:rPr>
            </w:pPr>
            <w:ins w:id="1974" w:author="Line Hvingel" w:date="2022-12-20T13:07:00Z">
              <w:del w:id="1975" w:author="Christian Fischer" w:date="2023-01-12T10:37:00Z">
                <w:r w:rsidRPr="00E913BA" w:rsidDel="008E3428">
                  <w:rPr>
                    <w:sz w:val="16"/>
                    <w:szCs w:val="16"/>
                  </w:rPr>
                  <w:delText>omraade</w:delText>
                </w:r>
              </w:del>
            </w:ins>
          </w:p>
        </w:tc>
        <w:tc>
          <w:tcPr>
            <w:tcW w:w="10348" w:type="dxa"/>
            <w:gridSpan w:val="5"/>
            <w:shd w:val="clear" w:color="auto" w:fill="A8C9B5" w:themeFill="accent5" w:themeFillShade="E6"/>
          </w:tcPr>
          <w:p w14:paraId="61A6D440" w14:textId="6A875DB9" w:rsidR="00DD6AAD" w:rsidRPr="001C2491" w:rsidDel="008E3428" w:rsidRDefault="00DD6AAD" w:rsidP="00DD6AAD">
            <w:pPr>
              <w:rPr>
                <w:ins w:id="1976" w:author="Line Hvingel" w:date="2022-12-20T13:07:00Z"/>
                <w:del w:id="1977" w:author="Christian Fischer" w:date="2023-01-12T10:37:00Z"/>
                <w:sz w:val="16"/>
                <w:szCs w:val="16"/>
              </w:rPr>
            </w:pPr>
            <w:ins w:id="1978" w:author="Line Hvingel" w:date="2022-12-20T13:17:00Z">
              <w:del w:id="1979" w:author="Christian Fischer" w:date="2023-01-12T10:37:00Z">
                <w:r w:rsidDel="008E3428">
                  <w:rPr>
                    <w:sz w:val="16"/>
                    <w:szCs w:val="16"/>
                  </w:rPr>
                  <w:delText xml:space="preserve">Felter defineret under: </w:delText>
                </w:r>
                <w:r w:rsidRPr="00726F62" w:rsidDel="008E3428">
                  <w:rPr>
                    <w:sz w:val="16"/>
                    <w:szCs w:val="16"/>
                  </w:rPr>
                  <w:delText>4.1 Standardiserede felter til de temaspecifikke datamodeller</w:delText>
                </w:r>
              </w:del>
            </w:ins>
          </w:p>
        </w:tc>
      </w:tr>
      <w:tr w:rsidR="00DD6AAD" w:rsidRPr="00982CE1" w:rsidDel="00D76891" w14:paraId="1E614665" w14:textId="661AA396" w:rsidTr="002C1C2F">
        <w:trPr>
          <w:ins w:id="1980" w:author="Line Hvingel" w:date="2022-12-20T13:07:00Z"/>
          <w:del w:id="1981" w:author="Christian Fischer" w:date="2023-01-12T09:41:00Z"/>
        </w:trPr>
        <w:tc>
          <w:tcPr>
            <w:tcW w:w="1838" w:type="dxa"/>
          </w:tcPr>
          <w:p w14:paraId="4BA2CC53" w14:textId="6D9328DF" w:rsidR="00DD6AAD" w:rsidRPr="00013E31" w:rsidDel="00D76891" w:rsidRDefault="00DD6AAD" w:rsidP="00DD6AAD">
            <w:pPr>
              <w:rPr>
                <w:ins w:id="1982" w:author="Line Hvingel" w:date="2022-12-20T13:07:00Z"/>
                <w:del w:id="1983" w:author="Christian Fischer" w:date="2023-01-12T09:41:00Z"/>
                <w:sz w:val="16"/>
                <w:szCs w:val="16"/>
              </w:rPr>
            </w:pPr>
            <w:ins w:id="1984" w:author="Line Hvingel" w:date="2022-12-20T13:07:00Z">
              <w:del w:id="1985" w:author="Christian Fischer" w:date="2023-01-12T09:41:00Z">
                <w:r w:rsidRPr="00233B06" w:rsidDel="00D76891">
                  <w:rPr>
                    <w:sz w:val="16"/>
                    <w:szCs w:val="16"/>
                  </w:rPr>
                  <w:delText>antal_ladepunkter</w:delText>
                </w:r>
              </w:del>
            </w:ins>
          </w:p>
        </w:tc>
        <w:tc>
          <w:tcPr>
            <w:tcW w:w="1134" w:type="dxa"/>
          </w:tcPr>
          <w:p w14:paraId="3F85780D" w14:textId="62AA24F4" w:rsidR="00DD6AAD" w:rsidRPr="00013E31" w:rsidDel="00D76891" w:rsidRDefault="00DD6AAD" w:rsidP="00DD6AAD">
            <w:pPr>
              <w:rPr>
                <w:ins w:id="1986" w:author="Line Hvingel" w:date="2022-12-20T13:07:00Z"/>
                <w:del w:id="1987" w:author="Christian Fischer" w:date="2023-01-12T09:41:00Z"/>
                <w:sz w:val="16"/>
                <w:szCs w:val="16"/>
              </w:rPr>
            </w:pPr>
            <w:ins w:id="1988" w:author="Line Hvingel" w:date="2022-12-20T13:07:00Z">
              <w:del w:id="1989" w:author="Christian Fischer" w:date="2023-01-12T09:41:00Z">
                <w:r w:rsidRPr="001C2491" w:rsidDel="00D76891">
                  <w:rPr>
                    <w:sz w:val="16"/>
                    <w:szCs w:val="16"/>
                  </w:rPr>
                  <w:delText>ladepkt</w:delText>
                </w:r>
              </w:del>
            </w:ins>
          </w:p>
        </w:tc>
        <w:tc>
          <w:tcPr>
            <w:tcW w:w="3402" w:type="dxa"/>
          </w:tcPr>
          <w:p w14:paraId="7E5B53C6" w14:textId="0588C538" w:rsidR="00DD6AAD" w:rsidRPr="009B1B5C" w:rsidDel="00D76891" w:rsidRDefault="00DD6AAD" w:rsidP="00DD6AAD">
            <w:pPr>
              <w:rPr>
                <w:ins w:id="1990" w:author="Line Hvingel" w:date="2022-12-20T13:07:00Z"/>
                <w:del w:id="1991" w:author="Christian Fischer" w:date="2023-01-12T09:41:00Z"/>
                <w:sz w:val="16"/>
                <w:szCs w:val="16"/>
              </w:rPr>
            </w:pPr>
            <w:ins w:id="1992" w:author="Line Hvingel" w:date="2022-12-20T13:07:00Z">
              <w:del w:id="1993" w:author="Christian Fischer" w:date="2023-01-12T09:41:00Z">
                <w:r w:rsidRPr="009B1B5C" w:rsidDel="00D76891">
                  <w:rPr>
                    <w:sz w:val="16"/>
                    <w:szCs w:val="16"/>
                  </w:rPr>
                  <w:delText>Antal ladepunkter på en ladefacilitet.</w:delText>
                </w:r>
              </w:del>
            </w:ins>
          </w:p>
          <w:p w14:paraId="10A9D6F5" w14:textId="5DF12A88" w:rsidR="00DD6AAD" w:rsidRPr="00013E31" w:rsidDel="00D76891" w:rsidRDefault="00DD6AAD" w:rsidP="00DD6AAD">
            <w:pPr>
              <w:rPr>
                <w:ins w:id="1994" w:author="Line Hvingel" w:date="2022-12-20T13:07:00Z"/>
                <w:del w:id="1995" w:author="Christian Fischer" w:date="2023-01-12T09:41:00Z"/>
                <w:sz w:val="16"/>
                <w:szCs w:val="16"/>
              </w:rPr>
            </w:pPr>
            <w:ins w:id="1996" w:author="Line Hvingel" w:date="2022-12-20T13:07:00Z">
              <w:del w:id="1997" w:author="Christian Fischer" w:date="2023-01-12T09:41:00Z">
                <w:r w:rsidRPr="009B1B5C" w:rsidDel="00D76891">
                  <w:rPr>
                    <w:sz w:val="16"/>
                    <w:szCs w:val="16"/>
                  </w:rPr>
                  <w:delText>Et ladepunkt gør det muligt at overføre drivmiddel til et køretøj. Der kan være flere ladepunkter på en ladefacilitet. Antallet kan blandt andet anvendes til at vurdere den samlede ladekapacitet.</w:delText>
                </w:r>
              </w:del>
            </w:ins>
          </w:p>
        </w:tc>
        <w:tc>
          <w:tcPr>
            <w:tcW w:w="1701" w:type="dxa"/>
          </w:tcPr>
          <w:p w14:paraId="5EA82A93" w14:textId="0B91112E" w:rsidR="00DD6AAD" w:rsidRPr="00013E31" w:rsidDel="00D76891" w:rsidRDefault="00DD6AAD" w:rsidP="00DD6AAD">
            <w:pPr>
              <w:rPr>
                <w:ins w:id="1998" w:author="Line Hvingel" w:date="2022-12-20T13:07:00Z"/>
                <w:del w:id="1999" w:author="Christian Fischer" w:date="2023-01-12T09:41:00Z"/>
                <w:sz w:val="16"/>
                <w:szCs w:val="16"/>
              </w:rPr>
            </w:pPr>
            <w:ins w:id="2000" w:author="Line Hvingel" w:date="2022-12-20T13:07:00Z">
              <w:del w:id="2001" w:author="Christian Fischer" w:date="2023-01-12T09:41:00Z">
                <w:r w:rsidRPr="001C2491" w:rsidDel="00D76891">
                  <w:rPr>
                    <w:sz w:val="16"/>
                    <w:szCs w:val="16"/>
                  </w:rPr>
                  <w:delText>Heltal</w:delText>
                </w:r>
              </w:del>
            </w:ins>
          </w:p>
        </w:tc>
        <w:tc>
          <w:tcPr>
            <w:tcW w:w="1559" w:type="dxa"/>
          </w:tcPr>
          <w:p w14:paraId="747644BB" w14:textId="37A2CF32" w:rsidR="00DD6AAD" w:rsidRPr="00013E31" w:rsidDel="00D76891" w:rsidRDefault="00DD6AAD" w:rsidP="00DD6AAD">
            <w:pPr>
              <w:rPr>
                <w:ins w:id="2002" w:author="Line Hvingel" w:date="2022-12-20T13:07:00Z"/>
                <w:del w:id="2003" w:author="Christian Fischer" w:date="2023-01-12T09:41:00Z"/>
                <w:sz w:val="16"/>
                <w:szCs w:val="16"/>
              </w:rPr>
            </w:pPr>
            <w:ins w:id="2004" w:author="Line Hvingel" w:date="2022-12-20T13:07:00Z">
              <w:del w:id="2005" w:author="Christian Fischer" w:date="2023-01-12T09:41:00Z">
                <w:r w:rsidRPr="001C2491" w:rsidDel="00D76891">
                  <w:rPr>
                    <w:sz w:val="16"/>
                    <w:szCs w:val="16"/>
                  </w:rPr>
                  <w:delText>1-99</w:delText>
                </w:r>
              </w:del>
            </w:ins>
          </w:p>
        </w:tc>
        <w:tc>
          <w:tcPr>
            <w:tcW w:w="1843" w:type="dxa"/>
          </w:tcPr>
          <w:p w14:paraId="7837B962" w14:textId="489E7D3E" w:rsidR="00DD6AAD" w:rsidRPr="00013E31" w:rsidDel="00D76891" w:rsidRDefault="00DD6AAD" w:rsidP="00DD6AAD">
            <w:pPr>
              <w:rPr>
                <w:ins w:id="2006" w:author="Line Hvingel" w:date="2022-12-20T13:07:00Z"/>
                <w:del w:id="2007" w:author="Christian Fischer" w:date="2023-01-12T09:41:00Z"/>
                <w:sz w:val="16"/>
                <w:szCs w:val="16"/>
              </w:rPr>
            </w:pPr>
            <w:ins w:id="2008" w:author="Line Hvingel" w:date="2022-12-20T13:07:00Z">
              <w:del w:id="2009" w:author="Christian Fischer" w:date="2023-01-12T09:41:00Z">
                <w:r w:rsidRPr="001C2491" w:rsidDel="00D76891">
                  <w:rPr>
                    <w:sz w:val="16"/>
                    <w:szCs w:val="16"/>
                  </w:rPr>
                  <w:delText>F</w:delText>
                </w:r>
              </w:del>
            </w:ins>
          </w:p>
        </w:tc>
        <w:tc>
          <w:tcPr>
            <w:tcW w:w="1843" w:type="dxa"/>
          </w:tcPr>
          <w:p w14:paraId="0CCFE3C2" w14:textId="061170A2" w:rsidR="00DD6AAD" w:rsidRPr="00013E31" w:rsidDel="00D76891" w:rsidRDefault="00DD6AAD" w:rsidP="00DD6AAD">
            <w:pPr>
              <w:rPr>
                <w:ins w:id="2010" w:author="Line Hvingel" w:date="2022-12-20T13:07:00Z"/>
                <w:del w:id="2011" w:author="Christian Fischer" w:date="2023-01-12T09:41:00Z"/>
                <w:sz w:val="16"/>
                <w:szCs w:val="16"/>
              </w:rPr>
            </w:pPr>
            <w:ins w:id="2012" w:author="Line Hvingel" w:date="2022-12-20T13:07:00Z">
              <w:del w:id="2013" w:author="Christian Fischer" w:date="2023-01-12T09:41:00Z">
                <w:r w:rsidRPr="001C2491" w:rsidDel="00D76891">
                  <w:rPr>
                    <w:sz w:val="16"/>
                    <w:szCs w:val="16"/>
                  </w:rPr>
                  <w:delText>2</w:delText>
                </w:r>
              </w:del>
            </w:ins>
          </w:p>
        </w:tc>
      </w:tr>
      <w:tr w:rsidR="00DD6AAD" w:rsidRPr="00982CE1" w:rsidDel="00D76891" w14:paraId="20412189" w14:textId="350D091C" w:rsidTr="002C1C2F">
        <w:trPr>
          <w:ins w:id="2014" w:author="Line Hvingel" w:date="2022-12-20T13:07:00Z"/>
          <w:del w:id="2015" w:author="Christian Fischer" w:date="2023-01-12T09:41:00Z"/>
        </w:trPr>
        <w:tc>
          <w:tcPr>
            <w:tcW w:w="1838" w:type="dxa"/>
          </w:tcPr>
          <w:p w14:paraId="14D65E05" w14:textId="04D3183E" w:rsidR="00DD6AAD" w:rsidRPr="00013E31" w:rsidDel="00D76891" w:rsidRDefault="00DD6AAD" w:rsidP="00DD6AAD">
            <w:pPr>
              <w:rPr>
                <w:ins w:id="2016" w:author="Line Hvingel" w:date="2022-12-20T13:07:00Z"/>
                <w:del w:id="2017" w:author="Christian Fischer" w:date="2023-01-12T09:41:00Z"/>
                <w:sz w:val="16"/>
                <w:szCs w:val="16"/>
              </w:rPr>
            </w:pPr>
            <w:ins w:id="2018" w:author="Line Hvingel" w:date="2022-12-20T13:07:00Z">
              <w:del w:id="2019" w:author="Christian Fischer" w:date="2023-01-12T09:41:00Z">
                <w:r w:rsidDel="00D76891">
                  <w:rPr>
                    <w:sz w:val="16"/>
                    <w:szCs w:val="16"/>
                  </w:rPr>
                  <w:delText>s</w:delText>
                </w:r>
                <w:r w:rsidRPr="00493073" w:rsidDel="00D76891">
                  <w:rPr>
                    <w:sz w:val="16"/>
                    <w:szCs w:val="16"/>
                  </w:rPr>
                  <w:delText>tiktype</w:delText>
                </w:r>
              </w:del>
            </w:ins>
          </w:p>
        </w:tc>
        <w:tc>
          <w:tcPr>
            <w:tcW w:w="1134" w:type="dxa"/>
          </w:tcPr>
          <w:p w14:paraId="7EE1AAAC" w14:textId="7E437FB2" w:rsidR="00DD6AAD" w:rsidRPr="00013E31" w:rsidDel="00D76891" w:rsidRDefault="00DD6AAD" w:rsidP="00DD6AAD">
            <w:pPr>
              <w:rPr>
                <w:ins w:id="2020" w:author="Line Hvingel" w:date="2022-12-20T13:07:00Z"/>
                <w:del w:id="2021" w:author="Christian Fischer" w:date="2023-01-12T09:41:00Z"/>
                <w:sz w:val="16"/>
                <w:szCs w:val="16"/>
              </w:rPr>
            </w:pPr>
            <w:ins w:id="2022" w:author="Line Hvingel" w:date="2022-12-20T13:07:00Z">
              <w:del w:id="2023" w:author="Christian Fischer" w:date="2023-01-12T09:41:00Z">
                <w:r w:rsidRPr="001C2491" w:rsidDel="00D76891">
                  <w:rPr>
                    <w:sz w:val="16"/>
                    <w:szCs w:val="16"/>
                  </w:rPr>
                  <w:delText>stiktype</w:delText>
                </w:r>
              </w:del>
            </w:ins>
          </w:p>
        </w:tc>
        <w:tc>
          <w:tcPr>
            <w:tcW w:w="3402" w:type="dxa"/>
          </w:tcPr>
          <w:p w14:paraId="325D85EA" w14:textId="13549B3F" w:rsidR="00DD6AAD" w:rsidRPr="0064286F" w:rsidDel="00D76891" w:rsidRDefault="00DD6AAD" w:rsidP="00DD6AAD">
            <w:pPr>
              <w:rPr>
                <w:ins w:id="2024" w:author="Line Hvingel" w:date="2022-12-20T13:07:00Z"/>
                <w:del w:id="2025" w:author="Christian Fischer" w:date="2023-01-12T09:41:00Z"/>
                <w:sz w:val="16"/>
                <w:szCs w:val="16"/>
              </w:rPr>
            </w:pPr>
            <w:ins w:id="2026" w:author="Line Hvingel" w:date="2022-12-20T13:07:00Z">
              <w:del w:id="2027" w:author="Christian Fischer" w:date="2023-01-12T09:41:00Z">
                <w:r w:rsidRPr="0064286F" w:rsidDel="00D76891">
                  <w:rPr>
                    <w:sz w:val="16"/>
                    <w:szCs w:val="16"/>
                  </w:rPr>
                  <w:delText>Type af ladestik.</w:delText>
                </w:r>
              </w:del>
            </w:ins>
          </w:p>
          <w:p w14:paraId="48E73E8B" w14:textId="0454C8B8" w:rsidR="00DD6AAD" w:rsidRPr="00470091" w:rsidDel="00D76891" w:rsidRDefault="00DD6AAD" w:rsidP="00DD6AAD">
            <w:pPr>
              <w:rPr>
                <w:ins w:id="2028" w:author="Line Hvingel" w:date="2022-12-20T13:07:00Z"/>
                <w:del w:id="2029" w:author="Christian Fischer" w:date="2023-01-12T09:41:00Z"/>
                <w:sz w:val="16"/>
                <w:szCs w:val="16"/>
              </w:rPr>
            </w:pPr>
            <w:ins w:id="2030" w:author="Line Hvingel" w:date="2022-12-20T13:07:00Z">
              <w:del w:id="2031" w:author="Christian Fischer" w:date="2023-01-12T09:41:00Z">
                <w:r w:rsidRPr="0064286F" w:rsidDel="00D76891">
                  <w:rPr>
                    <w:sz w:val="16"/>
                    <w:szCs w:val="16"/>
                  </w:rPr>
                  <w:delText>Anvendes til at vurdere, hvilken type af ladestik, en ladefacilitet understøtter.</w:delText>
                </w:r>
              </w:del>
            </w:ins>
          </w:p>
        </w:tc>
        <w:tc>
          <w:tcPr>
            <w:tcW w:w="1701" w:type="dxa"/>
          </w:tcPr>
          <w:p w14:paraId="6A5740D9" w14:textId="2A828403" w:rsidR="00DD6AAD" w:rsidRPr="00013E31" w:rsidDel="00D76891" w:rsidRDefault="00DD6AAD" w:rsidP="00DD6AAD">
            <w:pPr>
              <w:rPr>
                <w:ins w:id="2032" w:author="Line Hvingel" w:date="2022-12-20T13:07:00Z"/>
                <w:del w:id="2033" w:author="Christian Fischer" w:date="2023-01-12T09:41:00Z"/>
                <w:sz w:val="16"/>
                <w:szCs w:val="16"/>
              </w:rPr>
            </w:pPr>
            <w:ins w:id="2034" w:author="Line Hvingel" w:date="2022-12-20T13:07:00Z">
              <w:del w:id="2035" w:author="Christian Fischer" w:date="2023-01-12T09:41:00Z">
                <w:r w:rsidRPr="001C2491" w:rsidDel="00D76891">
                  <w:rPr>
                    <w:sz w:val="16"/>
                    <w:szCs w:val="16"/>
                  </w:rPr>
                  <w:delText>Tekststreng</w:delText>
                </w:r>
              </w:del>
            </w:ins>
          </w:p>
        </w:tc>
        <w:tc>
          <w:tcPr>
            <w:tcW w:w="1559" w:type="dxa"/>
          </w:tcPr>
          <w:p w14:paraId="305FA351" w14:textId="5357FD30" w:rsidR="00DD6AAD" w:rsidRPr="00013E31" w:rsidDel="00D76891" w:rsidRDefault="00DD6AAD" w:rsidP="00DD6AAD">
            <w:pPr>
              <w:rPr>
                <w:ins w:id="2036" w:author="Line Hvingel" w:date="2022-12-20T13:07:00Z"/>
                <w:del w:id="2037" w:author="Christian Fischer" w:date="2023-01-12T09:41:00Z"/>
                <w:sz w:val="16"/>
                <w:szCs w:val="16"/>
              </w:rPr>
            </w:pPr>
            <w:ins w:id="2038" w:author="Line Hvingel" w:date="2022-12-20T13:07:00Z">
              <w:del w:id="2039" w:author="Christian Fischer" w:date="2023-01-12T09:41:00Z">
                <w:r w:rsidRPr="001C2491" w:rsidDel="00D76891">
                  <w:rPr>
                    <w:sz w:val="16"/>
                    <w:szCs w:val="16"/>
                  </w:rPr>
                  <w:delText>0-</w:delText>
                </w:r>
                <w:r w:rsidDel="00D76891">
                  <w:rPr>
                    <w:sz w:val="16"/>
                    <w:szCs w:val="16"/>
                  </w:rPr>
                  <w:delText>30</w:delText>
                </w:r>
                <w:r w:rsidRPr="001C2491" w:rsidDel="00D76891">
                  <w:rPr>
                    <w:sz w:val="16"/>
                    <w:szCs w:val="16"/>
                  </w:rPr>
                  <w:delText xml:space="preserve"> tegn</w:delText>
                </w:r>
              </w:del>
            </w:ins>
          </w:p>
        </w:tc>
        <w:tc>
          <w:tcPr>
            <w:tcW w:w="1843" w:type="dxa"/>
          </w:tcPr>
          <w:p w14:paraId="60093623" w14:textId="15614823" w:rsidR="00DD6AAD" w:rsidRPr="00013E31" w:rsidDel="00D76891" w:rsidRDefault="00DD6AAD" w:rsidP="00DD6AAD">
            <w:pPr>
              <w:rPr>
                <w:ins w:id="2040" w:author="Line Hvingel" w:date="2022-12-20T13:07:00Z"/>
                <w:del w:id="2041" w:author="Christian Fischer" w:date="2023-01-12T09:41:00Z"/>
                <w:sz w:val="16"/>
                <w:szCs w:val="16"/>
              </w:rPr>
            </w:pPr>
            <w:ins w:id="2042" w:author="Line Hvingel" w:date="2022-12-20T13:07:00Z">
              <w:del w:id="2043" w:author="Christian Fischer" w:date="2023-01-12T09:41:00Z">
                <w:r w:rsidRPr="001C2491" w:rsidDel="00D76891">
                  <w:rPr>
                    <w:sz w:val="16"/>
                    <w:szCs w:val="16"/>
                  </w:rPr>
                  <w:delText>F</w:delText>
                </w:r>
              </w:del>
            </w:ins>
          </w:p>
        </w:tc>
        <w:tc>
          <w:tcPr>
            <w:tcW w:w="1843" w:type="dxa"/>
          </w:tcPr>
          <w:p w14:paraId="5C6EC324" w14:textId="71787428" w:rsidR="00DD6AAD" w:rsidRPr="00013E31" w:rsidDel="00D76891" w:rsidRDefault="00DD6AAD" w:rsidP="00DD6AAD">
            <w:pPr>
              <w:rPr>
                <w:ins w:id="2044" w:author="Line Hvingel" w:date="2022-12-20T13:07:00Z"/>
                <w:del w:id="2045" w:author="Christian Fischer" w:date="2023-01-12T09:41:00Z"/>
                <w:sz w:val="16"/>
                <w:szCs w:val="16"/>
              </w:rPr>
            </w:pPr>
            <w:ins w:id="2046" w:author="Line Hvingel" w:date="2022-12-20T13:07:00Z">
              <w:del w:id="2047" w:author="Christian Fischer" w:date="2023-01-12T09:41:00Z">
                <w:r w:rsidRPr="00AE6A6C" w:rsidDel="00D76891">
                  <w:rPr>
                    <w:sz w:val="16"/>
                    <w:szCs w:val="16"/>
                    <w:rPrChange w:id="2048" w:author="Line Hvingel" w:date="2023-01-02T14:05:00Z">
                      <w:rPr>
                        <w:sz w:val="16"/>
                        <w:szCs w:val="16"/>
                        <w:lang w:val="en-US"/>
                      </w:rPr>
                    </w:rPrChange>
                  </w:rPr>
                  <w:delText>Type 2, CCS-Combo mm</w:delText>
                </w:r>
              </w:del>
            </w:ins>
          </w:p>
        </w:tc>
      </w:tr>
      <w:tr w:rsidR="00DD6AAD" w:rsidRPr="00982CE1" w:rsidDel="00D76891" w14:paraId="34040AE9" w14:textId="6D75D5BA" w:rsidTr="002C1C2F">
        <w:trPr>
          <w:ins w:id="2049" w:author="Line Hvingel" w:date="2022-12-20T13:07:00Z"/>
          <w:del w:id="2050" w:author="Christian Fischer" w:date="2023-01-12T09:41:00Z"/>
        </w:trPr>
        <w:tc>
          <w:tcPr>
            <w:tcW w:w="1838" w:type="dxa"/>
          </w:tcPr>
          <w:p w14:paraId="7DB035FE" w14:textId="73FF07BF" w:rsidR="00DD6AAD" w:rsidRPr="00013E31" w:rsidDel="00D76891" w:rsidRDefault="00DD6AAD" w:rsidP="00DD6AAD">
            <w:pPr>
              <w:rPr>
                <w:ins w:id="2051" w:author="Line Hvingel" w:date="2022-12-20T13:07:00Z"/>
                <w:del w:id="2052" w:author="Christian Fischer" w:date="2023-01-12T09:41:00Z"/>
                <w:sz w:val="16"/>
                <w:szCs w:val="16"/>
              </w:rPr>
            </w:pPr>
            <w:ins w:id="2053" w:author="Line Hvingel" w:date="2022-12-20T13:07:00Z">
              <w:del w:id="2054" w:author="Christian Fischer" w:date="2023-01-12T09:41:00Z">
                <w:r w:rsidRPr="00013E31" w:rsidDel="00D76891">
                  <w:rPr>
                    <w:sz w:val="16"/>
                    <w:szCs w:val="16"/>
                  </w:rPr>
                  <w:delText>effekt_kode</w:delText>
                </w:r>
              </w:del>
            </w:ins>
          </w:p>
        </w:tc>
        <w:tc>
          <w:tcPr>
            <w:tcW w:w="1134" w:type="dxa"/>
          </w:tcPr>
          <w:p w14:paraId="6C145E70" w14:textId="36F3E644" w:rsidR="00DD6AAD" w:rsidRPr="00013E31" w:rsidDel="00D76891" w:rsidRDefault="00DD6AAD" w:rsidP="00DD6AAD">
            <w:pPr>
              <w:rPr>
                <w:ins w:id="2055" w:author="Line Hvingel" w:date="2022-12-20T13:07:00Z"/>
                <w:del w:id="2056" w:author="Christian Fischer" w:date="2023-01-12T09:41:00Z"/>
                <w:sz w:val="16"/>
                <w:szCs w:val="16"/>
              </w:rPr>
            </w:pPr>
            <w:ins w:id="2057" w:author="Line Hvingel" w:date="2022-12-20T13:07:00Z">
              <w:del w:id="2058" w:author="Christian Fischer" w:date="2023-01-12T09:41:00Z">
                <w:r w:rsidRPr="00013E31" w:rsidDel="00D76891">
                  <w:rPr>
                    <w:sz w:val="16"/>
                    <w:szCs w:val="16"/>
                  </w:rPr>
                  <w:delText>effekt_k</w:delText>
                </w:r>
              </w:del>
            </w:ins>
          </w:p>
        </w:tc>
        <w:tc>
          <w:tcPr>
            <w:tcW w:w="3402" w:type="dxa"/>
          </w:tcPr>
          <w:p w14:paraId="6477D09E" w14:textId="2AF42494" w:rsidR="00DD6AAD" w:rsidDel="00D76891" w:rsidRDefault="00DD6AAD" w:rsidP="00DD6AAD">
            <w:pPr>
              <w:rPr>
                <w:ins w:id="2059" w:author="Line Hvingel" w:date="2022-12-20T13:07:00Z"/>
                <w:del w:id="2060" w:author="Christian Fischer" w:date="2023-01-12T09:41:00Z"/>
                <w:sz w:val="16"/>
                <w:szCs w:val="16"/>
              </w:rPr>
            </w:pPr>
            <w:ins w:id="2061" w:author="Line Hvingel" w:date="2022-12-20T13:07:00Z">
              <w:del w:id="2062" w:author="Christian Fischer" w:date="2023-01-12T09:41:00Z">
                <w:r w:rsidRPr="00470091" w:rsidDel="00D76891">
                  <w:rPr>
                    <w:sz w:val="16"/>
                    <w:szCs w:val="16"/>
                  </w:rPr>
                  <w:delText>Kategori af ladefacilitet på baggrund af ladeeffekt.</w:delText>
                </w:r>
              </w:del>
            </w:ins>
          </w:p>
          <w:p w14:paraId="638B26D2" w14:textId="310D39B5" w:rsidR="00DD6AAD" w:rsidRPr="00470091" w:rsidDel="00D76891" w:rsidRDefault="00DD6AAD" w:rsidP="00DD6AAD">
            <w:pPr>
              <w:rPr>
                <w:ins w:id="2063" w:author="Line Hvingel" w:date="2022-12-20T13:07:00Z"/>
                <w:del w:id="2064" w:author="Christian Fischer" w:date="2023-01-12T09:41:00Z"/>
                <w:sz w:val="16"/>
                <w:szCs w:val="16"/>
              </w:rPr>
            </w:pPr>
            <w:ins w:id="2065" w:author="Line Hvingel" w:date="2022-12-20T13:07:00Z">
              <w:del w:id="2066" w:author="Christian Fischer" w:date="2023-01-12T09:41:00Z">
                <w:r w:rsidRPr="00470091" w:rsidDel="00D76891">
                  <w:rPr>
                    <w:sz w:val="16"/>
                    <w:szCs w:val="16"/>
                  </w:rPr>
                  <w:delText>Antal kWh en ladefacilitet kan oplade med. Der er en kodeliste ift. tilladte anvendte intervaller</w:delText>
                </w:r>
                <w:r w:rsidDel="00D76891">
                  <w:rPr>
                    <w:sz w:val="16"/>
                    <w:szCs w:val="16"/>
                  </w:rPr>
                  <w:delText xml:space="preserve"> svarende til normallader, hurtiglader, lynlader.</w:delText>
                </w:r>
                <w:r w:rsidRPr="00470091" w:rsidDel="00D76891">
                  <w:rPr>
                    <w:sz w:val="16"/>
                    <w:szCs w:val="16"/>
                  </w:rPr>
                  <w:delText xml:space="preserve"> Anvendes til planlægning og af forbrugeren til at vurdere lademuligheder.</w:delText>
                </w:r>
              </w:del>
            </w:ins>
          </w:p>
        </w:tc>
        <w:tc>
          <w:tcPr>
            <w:tcW w:w="1701" w:type="dxa"/>
          </w:tcPr>
          <w:p w14:paraId="6C5D35EE" w14:textId="358E8976" w:rsidR="00DD6AAD" w:rsidRPr="00013E31" w:rsidDel="00D76891" w:rsidRDefault="00DD6AAD" w:rsidP="00DD6AAD">
            <w:pPr>
              <w:rPr>
                <w:ins w:id="2067" w:author="Line Hvingel" w:date="2022-12-20T13:07:00Z"/>
                <w:del w:id="2068" w:author="Christian Fischer" w:date="2023-01-12T09:41:00Z"/>
                <w:sz w:val="16"/>
                <w:szCs w:val="16"/>
              </w:rPr>
            </w:pPr>
            <w:ins w:id="2069" w:author="Line Hvingel" w:date="2022-12-20T13:07:00Z">
              <w:del w:id="2070" w:author="Christian Fischer" w:date="2023-01-12T09:41:00Z">
                <w:r w:rsidRPr="00013E31" w:rsidDel="00D76891">
                  <w:rPr>
                    <w:sz w:val="16"/>
                    <w:szCs w:val="16"/>
                  </w:rPr>
                  <w:delText>Heltal</w:delText>
                </w:r>
              </w:del>
            </w:ins>
          </w:p>
        </w:tc>
        <w:tc>
          <w:tcPr>
            <w:tcW w:w="1559" w:type="dxa"/>
          </w:tcPr>
          <w:p w14:paraId="4EEADE07" w14:textId="797B8D15" w:rsidR="00DD6AAD" w:rsidRPr="00013E31" w:rsidDel="00D76891" w:rsidRDefault="00DD6AAD" w:rsidP="00DD6AAD">
            <w:pPr>
              <w:rPr>
                <w:ins w:id="2071" w:author="Line Hvingel" w:date="2022-12-20T13:07:00Z"/>
                <w:del w:id="2072" w:author="Christian Fischer" w:date="2023-01-12T09:41:00Z"/>
                <w:sz w:val="16"/>
                <w:szCs w:val="16"/>
              </w:rPr>
            </w:pPr>
            <w:ins w:id="2073" w:author="Line Hvingel" w:date="2022-12-20T13:07:00Z">
              <w:del w:id="2074" w:author="Christian Fischer" w:date="2023-01-12T09:41:00Z">
                <w:r w:rsidRPr="00013E31" w:rsidDel="00D76891">
                  <w:rPr>
                    <w:sz w:val="16"/>
                    <w:szCs w:val="16"/>
                  </w:rPr>
                  <w:delText>0-99</w:delText>
                </w:r>
              </w:del>
            </w:ins>
          </w:p>
        </w:tc>
        <w:tc>
          <w:tcPr>
            <w:tcW w:w="1843" w:type="dxa"/>
          </w:tcPr>
          <w:p w14:paraId="2354820B" w14:textId="205B31DF" w:rsidR="00DD6AAD" w:rsidRPr="00013E31" w:rsidDel="00D76891" w:rsidRDefault="00DD6AAD" w:rsidP="00DD6AAD">
            <w:pPr>
              <w:rPr>
                <w:ins w:id="2075" w:author="Line Hvingel" w:date="2022-12-20T13:07:00Z"/>
                <w:del w:id="2076" w:author="Christian Fischer" w:date="2023-01-12T09:41:00Z"/>
                <w:sz w:val="16"/>
                <w:szCs w:val="16"/>
              </w:rPr>
            </w:pPr>
            <w:ins w:id="2077" w:author="Line Hvingel" w:date="2022-12-20T13:07:00Z">
              <w:del w:id="2078" w:author="Christian Fischer" w:date="2023-01-12T09:41:00Z">
                <w:r w:rsidRPr="00013E31" w:rsidDel="00D76891">
                  <w:rPr>
                    <w:sz w:val="16"/>
                    <w:szCs w:val="16"/>
                  </w:rPr>
                  <w:delText>F</w:delText>
                </w:r>
              </w:del>
            </w:ins>
          </w:p>
        </w:tc>
        <w:tc>
          <w:tcPr>
            <w:tcW w:w="1843" w:type="dxa"/>
          </w:tcPr>
          <w:p w14:paraId="7C0DAF1E" w14:textId="1F7F308A" w:rsidR="00DD6AAD" w:rsidRPr="00013E31" w:rsidDel="00D76891" w:rsidRDefault="00DD6AAD" w:rsidP="00DD6AAD">
            <w:pPr>
              <w:rPr>
                <w:ins w:id="2079" w:author="Line Hvingel" w:date="2022-12-20T13:07:00Z"/>
                <w:del w:id="2080" w:author="Christian Fischer" w:date="2023-01-12T09:41:00Z"/>
                <w:sz w:val="16"/>
                <w:szCs w:val="16"/>
              </w:rPr>
            </w:pPr>
            <w:ins w:id="2081" w:author="Line Hvingel" w:date="2022-12-20T13:07:00Z">
              <w:del w:id="2082" w:author="Christian Fischer" w:date="2023-01-12T09:41:00Z">
                <w:r w:rsidRPr="00013E31" w:rsidDel="00D76891">
                  <w:rPr>
                    <w:sz w:val="16"/>
                    <w:szCs w:val="16"/>
                  </w:rPr>
                  <w:delText>1</w:delText>
                </w:r>
              </w:del>
            </w:ins>
          </w:p>
        </w:tc>
      </w:tr>
      <w:tr w:rsidR="00DD6AAD" w:rsidRPr="00982CE1" w:rsidDel="00D76891" w14:paraId="30960F68" w14:textId="4FBCDE50" w:rsidTr="002C1C2F">
        <w:trPr>
          <w:ins w:id="2083" w:author="Line Hvingel" w:date="2022-12-20T13:07:00Z"/>
          <w:del w:id="2084" w:author="Christian Fischer" w:date="2023-01-12T09:41:00Z"/>
        </w:trPr>
        <w:tc>
          <w:tcPr>
            <w:tcW w:w="1838" w:type="dxa"/>
            <w:shd w:val="clear" w:color="auto" w:fill="D6E9F5" w:themeFill="accent2" w:themeFillTint="33"/>
          </w:tcPr>
          <w:p w14:paraId="1A234D9C" w14:textId="4E384EAB" w:rsidR="00DD6AAD" w:rsidRPr="00013E31" w:rsidDel="00D76891" w:rsidRDefault="00DD6AAD" w:rsidP="00DD6AAD">
            <w:pPr>
              <w:rPr>
                <w:ins w:id="2085" w:author="Line Hvingel" w:date="2022-12-20T13:07:00Z"/>
                <w:del w:id="2086" w:author="Christian Fischer" w:date="2023-01-12T09:41:00Z"/>
                <w:sz w:val="16"/>
                <w:szCs w:val="16"/>
              </w:rPr>
            </w:pPr>
            <w:ins w:id="2087" w:author="Line Hvingel" w:date="2022-12-20T13:07:00Z">
              <w:del w:id="2088" w:author="Christian Fischer" w:date="2023-01-12T09:41:00Z">
                <w:r w:rsidRPr="004A5527" w:rsidDel="00D76891">
                  <w:rPr>
                    <w:sz w:val="16"/>
                    <w:szCs w:val="16"/>
                  </w:rPr>
                  <w:delText>stroemtype</w:delText>
                </w:r>
                <w:r w:rsidRPr="00013E31" w:rsidDel="00D76891">
                  <w:rPr>
                    <w:sz w:val="16"/>
                    <w:szCs w:val="16"/>
                  </w:rPr>
                  <w:delText xml:space="preserve"> </w:delText>
                </w:r>
              </w:del>
            </w:ins>
          </w:p>
        </w:tc>
        <w:tc>
          <w:tcPr>
            <w:tcW w:w="1134" w:type="dxa"/>
            <w:shd w:val="clear" w:color="auto" w:fill="D6E9F5" w:themeFill="accent2" w:themeFillTint="33"/>
          </w:tcPr>
          <w:p w14:paraId="57651FA7" w14:textId="5EAA427B" w:rsidR="00DD6AAD" w:rsidRPr="00013E31" w:rsidDel="00D76891" w:rsidRDefault="00DD6AAD" w:rsidP="00DD6AAD">
            <w:pPr>
              <w:rPr>
                <w:ins w:id="2089" w:author="Line Hvingel" w:date="2022-12-20T13:07:00Z"/>
                <w:del w:id="2090" w:author="Christian Fischer" w:date="2023-01-12T09:41:00Z"/>
                <w:sz w:val="16"/>
                <w:szCs w:val="16"/>
              </w:rPr>
            </w:pPr>
            <w:ins w:id="2091" w:author="Line Hvingel" w:date="2022-12-20T13:07:00Z">
              <w:del w:id="2092" w:author="Christian Fischer" w:date="2023-01-12T09:41:00Z">
                <w:r w:rsidRPr="00013E31" w:rsidDel="00D76891">
                  <w:rPr>
                    <w:sz w:val="16"/>
                    <w:szCs w:val="16"/>
                  </w:rPr>
                  <w:delText>stroemtype</w:delText>
                </w:r>
              </w:del>
            </w:ins>
          </w:p>
        </w:tc>
        <w:tc>
          <w:tcPr>
            <w:tcW w:w="3402" w:type="dxa"/>
            <w:shd w:val="clear" w:color="auto" w:fill="D6E9F5" w:themeFill="accent2" w:themeFillTint="33"/>
          </w:tcPr>
          <w:p w14:paraId="5D7C3C88" w14:textId="4904D3CB" w:rsidR="00DD6AAD" w:rsidRPr="00013E31" w:rsidDel="00D76891" w:rsidRDefault="00DD6AAD" w:rsidP="00DD6AAD">
            <w:pPr>
              <w:rPr>
                <w:ins w:id="2093" w:author="Line Hvingel" w:date="2022-12-20T13:07:00Z"/>
                <w:del w:id="2094" w:author="Christian Fischer" w:date="2023-01-12T09:41:00Z"/>
                <w:sz w:val="16"/>
                <w:szCs w:val="16"/>
              </w:rPr>
            </w:pPr>
            <w:ins w:id="2095" w:author="Line Hvingel" w:date="2022-12-20T13:07:00Z">
              <w:del w:id="2096" w:author="Christian Fischer" w:date="2023-01-12T09:41:00Z">
                <w:r w:rsidRPr="00F821D6" w:rsidDel="00D76891">
                  <w:rPr>
                    <w:sz w:val="16"/>
                    <w:szCs w:val="16"/>
                  </w:rPr>
                  <w:delText>Kategori af ladefacilitet, udfyldes på baggrund af effekt_kode.</w:delText>
                </w:r>
                <w:r w:rsidDel="00D76891">
                  <w:rPr>
                    <w:sz w:val="16"/>
                    <w:szCs w:val="16"/>
                  </w:rPr>
                  <w:delText xml:space="preserve"> </w:delText>
                </w:r>
                <w:r w:rsidRPr="00013E31" w:rsidDel="00D76891">
                  <w:rPr>
                    <w:sz w:val="16"/>
                    <w:szCs w:val="16"/>
                  </w:rPr>
                  <w:delText xml:space="preserve">AC (vekselstrøm) og DC (jævnstrøm) definerer de måder, hvorpå energi overføres til et køretøj fra </w:delText>
                </w:r>
                <w:r w:rsidRPr="004C0DF4" w:rsidDel="00D76891">
                  <w:rPr>
                    <w:sz w:val="16"/>
                    <w:szCs w:val="16"/>
                  </w:rPr>
                  <w:delText>ladefacilitet</w:delText>
                </w:r>
                <w:r w:rsidDel="00D76891">
                  <w:rPr>
                    <w:sz w:val="16"/>
                    <w:szCs w:val="16"/>
                  </w:rPr>
                  <w:delText>en</w:delText>
                </w:r>
                <w:r w:rsidRPr="00013E31" w:rsidDel="00D76891">
                  <w:rPr>
                    <w:sz w:val="16"/>
                    <w:szCs w:val="16"/>
                  </w:rPr>
                  <w:delText>.</w:delText>
                </w:r>
              </w:del>
            </w:ins>
          </w:p>
        </w:tc>
        <w:tc>
          <w:tcPr>
            <w:tcW w:w="1701" w:type="dxa"/>
            <w:shd w:val="clear" w:color="auto" w:fill="D6E9F5" w:themeFill="accent2" w:themeFillTint="33"/>
          </w:tcPr>
          <w:p w14:paraId="022B18B5" w14:textId="37E94552" w:rsidR="00DD6AAD" w:rsidRPr="00013E31" w:rsidDel="00D76891" w:rsidRDefault="00DD6AAD" w:rsidP="00DD6AAD">
            <w:pPr>
              <w:rPr>
                <w:ins w:id="2097" w:author="Line Hvingel" w:date="2022-12-20T13:07:00Z"/>
                <w:del w:id="2098" w:author="Christian Fischer" w:date="2023-01-12T09:41:00Z"/>
                <w:sz w:val="16"/>
                <w:szCs w:val="16"/>
              </w:rPr>
            </w:pPr>
            <w:ins w:id="2099" w:author="Line Hvingel" w:date="2022-12-20T13:07:00Z">
              <w:del w:id="2100" w:author="Christian Fischer" w:date="2023-01-12T09:41:00Z">
                <w:r w:rsidRPr="00013E31" w:rsidDel="00D76891">
                  <w:rPr>
                    <w:sz w:val="16"/>
                    <w:szCs w:val="16"/>
                  </w:rPr>
                  <w:delText>Tekststreng</w:delText>
                </w:r>
              </w:del>
            </w:ins>
          </w:p>
        </w:tc>
        <w:tc>
          <w:tcPr>
            <w:tcW w:w="1559" w:type="dxa"/>
            <w:shd w:val="clear" w:color="auto" w:fill="D6E9F5" w:themeFill="accent2" w:themeFillTint="33"/>
          </w:tcPr>
          <w:p w14:paraId="4A5F8F6D" w14:textId="4568EEFE" w:rsidR="00DD6AAD" w:rsidRPr="00013E31" w:rsidDel="00D76891" w:rsidRDefault="00DD6AAD" w:rsidP="00DD6AAD">
            <w:pPr>
              <w:rPr>
                <w:ins w:id="2101" w:author="Line Hvingel" w:date="2022-12-20T13:07:00Z"/>
                <w:del w:id="2102" w:author="Christian Fischer" w:date="2023-01-12T09:41:00Z"/>
                <w:sz w:val="16"/>
                <w:szCs w:val="16"/>
              </w:rPr>
            </w:pPr>
            <w:ins w:id="2103" w:author="Line Hvingel" w:date="2022-12-20T13:07:00Z">
              <w:del w:id="2104" w:author="Christian Fischer" w:date="2023-01-12T09:41:00Z">
                <w:r w:rsidRPr="00013E31" w:rsidDel="00D76891">
                  <w:rPr>
                    <w:sz w:val="16"/>
                    <w:szCs w:val="16"/>
                  </w:rPr>
                  <w:delText>0-30 tegn</w:delText>
                </w:r>
              </w:del>
            </w:ins>
          </w:p>
        </w:tc>
        <w:tc>
          <w:tcPr>
            <w:tcW w:w="1843" w:type="dxa"/>
            <w:shd w:val="clear" w:color="auto" w:fill="D6E9F5" w:themeFill="accent2" w:themeFillTint="33"/>
          </w:tcPr>
          <w:p w14:paraId="4F0E20DD" w14:textId="122BE3D1" w:rsidR="00DD6AAD" w:rsidRPr="00013E31" w:rsidDel="00D76891" w:rsidRDefault="00DD6AAD" w:rsidP="00DD6AAD">
            <w:pPr>
              <w:rPr>
                <w:ins w:id="2105" w:author="Line Hvingel" w:date="2022-12-20T13:07:00Z"/>
                <w:del w:id="2106" w:author="Christian Fischer" w:date="2023-01-12T09:41:00Z"/>
                <w:sz w:val="16"/>
                <w:szCs w:val="16"/>
              </w:rPr>
            </w:pPr>
            <w:ins w:id="2107" w:author="Line Hvingel" w:date="2022-12-20T13:07:00Z">
              <w:del w:id="2108" w:author="Christian Fischer" w:date="2023-01-12T09:41:00Z">
                <w:r w:rsidRPr="00013E31" w:rsidDel="00D76891">
                  <w:rPr>
                    <w:sz w:val="16"/>
                    <w:szCs w:val="16"/>
                  </w:rPr>
                  <w:delText>F (Udfyldes automatisk)</w:delText>
                </w:r>
              </w:del>
            </w:ins>
          </w:p>
        </w:tc>
        <w:tc>
          <w:tcPr>
            <w:tcW w:w="1843" w:type="dxa"/>
            <w:shd w:val="clear" w:color="auto" w:fill="D6E9F5" w:themeFill="accent2" w:themeFillTint="33"/>
          </w:tcPr>
          <w:p w14:paraId="6C0FAE13" w14:textId="0C5FBC06" w:rsidR="00DD6AAD" w:rsidRPr="00013E31" w:rsidDel="00D76891" w:rsidRDefault="00DD6AAD" w:rsidP="00DD6AAD">
            <w:pPr>
              <w:rPr>
                <w:ins w:id="2109" w:author="Line Hvingel" w:date="2022-12-20T13:07:00Z"/>
                <w:del w:id="2110" w:author="Christian Fischer" w:date="2023-01-12T09:41:00Z"/>
                <w:sz w:val="16"/>
                <w:szCs w:val="16"/>
              </w:rPr>
            </w:pPr>
            <w:ins w:id="2111" w:author="Line Hvingel" w:date="2022-12-20T13:07:00Z">
              <w:del w:id="2112" w:author="Christian Fischer" w:date="2023-01-12T09:41:00Z">
                <w:r w:rsidRPr="00013E31" w:rsidDel="00D76891">
                  <w:rPr>
                    <w:sz w:val="16"/>
                    <w:szCs w:val="16"/>
                  </w:rPr>
                  <w:delText>Normallader</w:delText>
                </w:r>
              </w:del>
            </w:ins>
          </w:p>
        </w:tc>
      </w:tr>
      <w:tr w:rsidR="00DD6AAD" w:rsidRPr="00982CE1" w:rsidDel="00D76891" w14:paraId="2590D490" w14:textId="109C5FF3" w:rsidTr="002C1C2F">
        <w:trPr>
          <w:ins w:id="2113" w:author="Line Hvingel" w:date="2022-12-20T13:07:00Z"/>
          <w:del w:id="2114" w:author="Christian Fischer" w:date="2023-01-12T09:41:00Z"/>
        </w:trPr>
        <w:tc>
          <w:tcPr>
            <w:tcW w:w="1838" w:type="dxa"/>
          </w:tcPr>
          <w:p w14:paraId="07D9D00B" w14:textId="50155C7F" w:rsidR="00DD6AAD" w:rsidRPr="0095112B" w:rsidDel="00D76891" w:rsidRDefault="00DD6AAD" w:rsidP="00DD6AAD">
            <w:pPr>
              <w:rPr>
                <w:ins w:id="2115" w:author="Line Hvingel" w:date="2022-12-20T13:07:00Z"/>
                <w:del w:id="2116" w:author="Christian Fischer" w:date="2023-01-12T09:41:00Z"/>
                <w:sz w:val="16"/>
                <w:szCs w:val="16"/>
              </w:rPr>
            </w:pPr>
            <w:ins w:id="2117" w:author="Line Hvingel" w:date="2022-12-20T13:07:00Z">
              <w:del w:id="2118" w:author="Christian Fischer" w:date="2023-01-12T09:41:00Z">
                <w:r w:rsidRPr="0095112B" w:rsidDel="00D76891">
                  <w:rPr>
                    <w:sz w:val="16"/>
                    <w:szCs w:val="16"/>
                  </w:rPr>
                  <w:delText>tilgaengelighed_type_kode</w:delText>
                </w:r>
              </w:del>
            </w:ins>
          </w:p>
        </w:tc>
        <w:tc>
          <w:tcPr>
            <w:tcW w:w="1134" w:type="dxa"/>
          </w:tcPr>
          <w:p w14:paraId="4A0EDF82" w14:textId="795FF2B0" w:rsidR="00DD6AAD" w:rsidRPr="0095112B" w:rsidDel="00D76891" w:rsidRDefault="00DD6AAD" w:rsidP="00DD6AAD">
            <w:pPr>
              <w:rPr>
                <w:ins w:id="2119" w:author="Line Hvingel" w:date="2022-12-20T13:07:00Z"/>
                <w:del w:id="2120" w:author="Christian Fischer" w:date="2023-01-12T09:41:00Z"/>
                <w:sz w:val="16"/>
                <w:szCs w:val="16"/>
              </w:rPr>
            </w:pPr>
            <w:ins w:id="2121" w:author="Line Hvingel" w:date="2022-12-20T13:07:00Z">
              <w:del w:id="2122" w:author="Christian Fischer" w:date="2023-01-12T09:41:00Z">
                <w:r w:rsidRPr="0095112B" w:rsidDel="00D76891">
                  <w:rPr>
                    <w:sz w:val="16"/>
                    <w:szCs w:val="16"/>
                  </w:rPr>
                  <w:delText>tilgae_ty_k</w:delText>
                </w:r>
              </w:del>
            </w:ins>
          </w:p>
        </w:tc>
        <w:tc>
          <w:tcPr>
            <w:tcW w:w="3402" w:type="dxa"/>
          </w:tcPr>
          <w:p w14:paraId="37A149D4" w14:textId="2F4DA9CD" w:rsidR="00DD6AAD" w:rsidRPr="00F067F1" w:rsidDel="00D76891" w:rsidRDefault="00DD6AAD" w:rsidP="00DD6AAD">
            <w:pPr>
              <w:rPr>
                <w:ins w:id="2123" w:author="Line Hvingel" w:date="2022-12-20T13:07:00Z"/>
                <w:del w:id="2124" w:author="Christian Fischer" w:date="2023-01-12T09:41:00Z"/>
                <w:sz w:val="16"/>
                <w:szCs w:val="16"/>
              </w:rPr>
            </w:pPr>
            <w:ins w:id="2125" w:author="Line Hvingel" w:date="2022-12-20T13:07:00Z">
              <w:del w:id="2126" w:author="Christian Fischer" w:date="2023-01-12T09:41:00Z">
                <w:r w:rsidDel="00D76891">
                  <w:rPr>
                    <w:sz w:val="16"/>
                    <w:szCs w:val="16"/>
                  </w:rPr>
                  <w:delText>Kode for a</w:delText>
                </w:r>
                <w:r w:rsidRPr="00F067F1" w:rsidDel="00D76891">
                  <w:rPr>
                    <w:sz w:val="16"/>
                    <w:szCs w:val="16"/>
                  </w:rPr>
                  <w:delText>dgang for brugere.</w:delText>
                </w:r>
              </w:del>
            </w:ins>
          </w:p>
          <w:p w14:paraId="419A2E6B" w14:textId="7E107202" w:rsidR="00DD6AAD" w:rsidRPr="00F067F1" w:rsidDel="00D76891" w:rsidRDefault="00DD6AAD" w:rsidP="00DD6AAD">
            <w:pPr>
              <w:rPr>
                <w:ins w:id="2127" w:author="Line Hvingel" w:date="2022-12-20T13:07:00Z"/>
                <w:del w:id="2128" w:author="Christian Fischer" w:date="2023-01-12T09:41:00Z"/>
                <w:sz w:val="16"/>
                <w:szCs w:val="16"/>
              </w:rPr>
            </w:pPr>
            <w:ins w:id="2129" w:author="Line Hvingel" w:date="2022-12-20T13:07:00Z">
              <w:del w:id="2130" w:author="Christian Fischer" w:date="2023-01-12T09:41:00Z">
                <w:r w:rsidRPr="00F067F1" w:rsidDel="00D76891">
                  <w:rPr>
                    <w:sz w:val="16"/>
                    <w:szCs w:val="16"/>
                  </w:rPr>
                  <w:delText>Kode for hvem, der kan anvende ladefacilitet; er det offentlig tilgængelig eller med begrænsninger i anvenderkredsen. Anvendes ved planlægning af ladefaciliteter.</w:delText>
                </w:r>
              </w:del>
            </w:ins>
          </w:p>
        </w:tc>
        <w:tc>
          <w:tcPr>
            <w:tcW w:w="1701" w:type="dxa"/>
          </w:tcPr>
          <w:p w14:paraId="52F3A7FF" w14:textId="13892F6C" w:rsidR="00DD6AAD" w:rsidRPr="00013E31" w:rsidDel="00D76891" w:rsidRDefault="00DD6AAD" w:rsidP="00DD6AAD">
            <w:pPr>
              <w:rPr>
                <w:ins w:id="2131" w:author="Line Hvingel" w:date="2022-12-20T13:07:00Z"/>
                <w:del w:id="2132" w:author="Christian Fischer" w:date="2023-01-12T09:41:00Z"/>
                <w:sz w:val="16"/>
                <w:szCs w:val="16"/>
              </w:rPr>
            </w:pPr>
            <w:ins w:id="2133" w:author="Line Hvingel" w:date="2022-12-20T13:07:00Z">
              <w:del w:id="2134" w:author="Christian Fischer" w:date="2023-01-12T09:41:00Z">
                <w:r w:rsidRPr="00013E31" w:rsidDel="00D76891">
                  <w:rPr>
                    <w:sz w:val="16"/>
                    <w:szCs w:val="16"/>
                  </w:rPr>
                  <w:delText>Heltal</w:delText>
                </w:r>
              </w:del>
            </w:ins>
          </w:p>
        </w:tc>
        <w:tc>
          <w:tcPr>
            <w:tcW w:w="1559" w:type="dxa"/>
          </w:tcPr>
          <w:p w14:paraId="6880B568" w14:textId="6C61C6E2" w:rsidR="00DD6AAD" w:rsidRPr="00013E31" w:rsidDel="00D76891" w:rsidRDefault="00DD6AAD" w:rsidP="00DD6AAD">
            <w:pPr>
              <w:rPr>
                <w:ins w:id="2135" w:author="Line Hvingel" w:date="2022-12-20T13:07:00Z"/>
                <w:del w:id="2136" w:author="Christian Fischer" w:date="2023-01-12T09:41:00Z"/>
                <w:sz w:val="16"/>
                <w:szCs w:val="16"/>
              </w:rPr>
            </w:pPr>
            <w:ins w:id="2137" w:author="Line Hvingel" w:date="2022-12-20T13:07:00Z">
              <w:del w:id="2138" w:author="Christian Fischer" w:date="2023-01-12T09:41:00Z">
                <w:r w:rsidRPr="00013E31" w:rsidDel="00D76891">
                  <w:rPr>
                    <w:sz w:val="16"/>
                    <w:szCs w:val="16"/>
                  </w:rPr>
                  <w:delText>0-99</w:delText>
                </w:r>
              </w:del>
            </w:ins>
          </w:p>
        </w:tc>
        <w:tc>
          <w:tcPr>
            <w:tcW w:w="1843" w:type="dxa"/>
          </w:tcPr>
          <w:p w14:paraId="2CBC3378" w14:textId="7048120D" w:rsidR="00DD6AAD" w:rsidRPr="00013E31" w:rsidDel="00D76891" w:rsidRDefault="00DD6AAD" w:rsidP="00DD6AAD">
            <w:pPr>
              <w:rPr>
                <w:ins w:id="2139" w:author="Line Hvingel" w:date="2022-12-20T13:07:00Z"/>
                <w:del w:id="2140" w:author="Christian Fischer" w:date="2023-01-12T09:41:00Z"/>
                <w:sz w:val="16"/>
                <w:szCs w:val="16"/>
              </w:rPr>
            </w:pPr>
            <w:ins w:id="2141" w:author="Line Hvingel" w:date="2022-12-20T13:07:00Z">
              <w:del w:id="2142" w:author="Christian Fischer" w:date="2023-01-12T09:41:00Z">
                <w:r w:rsidRPr="00013E31" w:rsidDel="00D76891">
                  <w:rPr>
                    <w:sz w:val="16"/>
                    <w:szCs w:val="16"/>
                  </w:rPr>
                  <w:delText>F</w:delText>
                </w:r>
              </w:del>
            </w:ins>
          </w:p>
        </w:tc>
        <w:tc>
          <w:tcPr>
            <w:tcW w:w="1843" w:type="dxa"/>
          </w:tcPr>
          <w:p w14:paraId="4B0F5085" w14:textId="715979A3" w:rsidR="00DD6AAD" w:rsidRPr="00013E31" w:rsidDel="00D76891" w:rsidRDefault="00DD6AAD" w:rsidP="00DD6AAD">
            <w:pPr>
              <w:rPr>
                <w:ins w:id="2143" w:author="Line Hvingel" w:date="2022-12-20T13:07:00Z"/>
                <w:del w:id="2144" w:author="Christian Fischer" w:date="2023-01-12T09:41:00Z"/>
                <w:sz w:val="16"/>
                <w:szCs w:val="16"/>
              </w:rPr>
            </w:pPr>
            <w:ins w:id="2145" w:author="Line Hvingel" w:date="2022-12-20T13:07:00Z">
              <w:del w:id="2146" w:author="Christian Fischer" w:date="2023-01-12T09:41:00Z">
                <w:r w:rsidRPr="00013E31" w:rsidDel="00D76891">
                  <w:rPr>
                    <w:sz w:val="16"/>
                    <w:szCs w:val="16"/>
                  </w:rPr>
                  <w:delText>1</w:delText>
                </w:r>
              </w:del>
            </w:ins>
          </w:p>
        </w:tc>
      </w:tr>
      <w:tr w:rsidR="00DD6AAD" w:rsidRPr="00982CE1" w:rsidDel="00D76891" w14:paraId="2023C1B0" w14:textId="15DBF9EA" w:rsidTr="002C1C2F">
        <w:trPr>
          <w:ins w:id="2147" w:author="Line Hvingel" w:date="2022-12-20T13:07:00Z"/>
          <w:del w:id="2148" w:author="Christian Fischer" w:date="2023-01-12T09:41:00Z"/>
        </w:trPr>
        <w:tc>
          <w:tcPr>
            <w:tcW w:w="1838" w:type="dxa"/>
            <w:shd w:val="clear" w:color="auto" w:fill="D6E9F5" w:themeFill="accent2" w:themeFillTint="33"/>
          </w:tcPr>
          <w:p w14:paraId="40374E69" w14:textId="230DEB3D" w:rsidR="00DD6AAD" w:rsidRPr="0095112B" w:rsidDel="00D76891" w:rsidRDefault="00DD6AAD" w:rsidP="00DD6AAD">
            <w:pPr>
              <w:rPr>
                <w:ins w:id="2149" w:author="Line Hvingel" w:date="2022-12-20T13:07:00Z"/>
                <w:del w:id="2150" w:author="Christian Fischer" w:date="2023-01-12T09:41:00Z"/>
                <w:sz w:val="16"/>
                <w:szCs w:val="16"/>
              </w:rPr>
            </w:pPr>
            <w:ins w:id="2151" w:author="Line Hvingel" w:date="2022-12-20T13:07:00Z">
              <w:del w:id="2152" w:author="Christian Fischer" w:date="2023-01-12T09:41:00Z">
                <w:r w:rsidRPr="0095112B" w:rsidDel="00D76891">
                  <w:rPr>
                    <w:sz w:val="16"/>
                    <w:szCs w:val="16"/>
                  </w:rPr>
                  <w:delText>tilgaengelighed</w:delText>
                </w:r>
              </w:del>
            </w:ins>
          </w:p>
        </w:tc>
        <w:tc>
          <w:tcPr>
            <w:tcW w:w="1134" w:type="dxa"/>
            <w:shd w:val="clear" w:color="auto" w:fill="D6E9F5" w:themeFill="accent2" w:themeFillTint="33"/>
          </w:tcPr>
          <w:p w14:paraId="24C7F188" w14:textId="52569248" w:rsidR="00DD6AAD" w:rsidRPr="0095112B" w:rsidDel="00D76891" w:rsidRDefault="00DD6AAD" w:rsidP="00DD6AAD">
            <w:pPr>
              <w:rPr>
                <w:ins w:id="2153" w:author="Line Hvingel" w:date="2022-12-20T13:07:00Z"/>
                <w:del w:id="2154" w:author="Christian Fischer" w:date="2023-01-12T09:41:00Z"/>
                <w:sz w:val="16"/>
                <w:szCs w:val="16"/>
              </w:rPr>
            </w:pPr>
            <w:ins w:id="2155" w:author="Line Hvingel" w:date="2022-12-20T13:07:00Z">
              <w:del w:id="2156" w:author="Christian Fischer" w:date="2023-01-12T09:41:00Z">
                <w:r w:rsidRPr="0095112B" w:rsidDel="00D76891">
                  <w:rPr>
                    <w:sz w:val="16"/>
                    <w:szCs w:val="16"/>
                  </w:rPr>
                  <w:delText>tilgaenge</w:delText>
                </w:r>
              </w:del>
            </w:ins>
          </w:p>
        </w:tc>
        <w:tc>
          <w:tcPr>
            <w:tcW w:w="3402" w:type="dxa"/>
            <w:shd w:val="clear" w:color="auto" w:fill="D6E9F5" w:themeFill="accent2" w:themeFillTint="33"/>
          </w:tcPr>
          <w:p w14:paraId="2589AAA7" w14:textId="73C65568" w:rsidR="00DD6AAD" w:rsidRPr="00CF411D" w:rsidDel="00D76891" w:rsidRDefault="00DD6AAD" w:rsidP="00DD6AAD">
            <w:pPr>
              <w:rPr>
                <w:ins w:id="2157" w:author="Line Hvingel" w:date="2022-12-20T13:07:00Z"/>
                <w:del w:id="2158" w:author="Christian Fischer" w:date="2023-01-12T09:41:00Z"/>
                <w:sz w:val="16"/>
                <w:szCs w:val="16"/>
              </w:rPr>
            </w:pPr>
            <w:ins w:id="2159" w:author="Line Hvingel" w:date="2022-12-20T13:07:00Z">
              <w:del w:id="2160" w:author="Christian Fischer" w:date="2023-01-12T09:41:00Z">
                <w:r w:rsidRPr="00CF411D" w:rsidDel="00D76891">
                  <w:rPr>
                    <w:sz w:val="16"/>
                    <w:szCs w:val="16"/>
                  </w:rPr>
                  <w:delText>Adgang for brugere.</w:delText>
                </w:r>
              </w:del>
            </w:ins>
          </w:p>
          <w:p w14:paraId="2D647DA5" w14:textId="71C7AC4F" w:rsidR="00DD6AAD" w:rsidRPr="00CF411D" w:rsidDel="00D76891" w:rsidRDefault="00DD6AAD" w:rsidP="00DD6AAD">
            <w:pPr>
              <w:rPr>
                <w:ins w:id="2161" w:author="Line Hvingel" w:date="2022-12-20T13:07:00Z"/>
                <w:del w:id="2162" w:author="Christian Fischer" w:date="2023-01-12T09:41:00Z"/>
                <w:sz w:val="16"/>
                <w:szCs w:val="16"/>
              </w:rPr>
            </w:pPr>
            <w:ins w:id="2163" w:author="Line Hvingel" w:date="2022-12-20T13:07:00Z">
              <w:del w:id="2164" w:author="Christian Fischer" w:date="2023-01-12T09:41:00Z">
                <w:r w:rsidRPr="00CF411D" w:rsidDel="00D76891">
                  <w:rPr>
                    <w:sz w:val="16"/>
                    <w:szCs w:val="16"/>
                  </w:rPr>
                  <w:delText>Angivelse af, hvem, der kan anvende ladefacilitet; er det offentlig tilgængelig eller med begrænsninger i anvenderkredsen. Anvendes ved planlægning af ladefaciliteter.</w:delText>
                </w:r>
              </w:del>
            </w:ins>
          </w:p>
        </w:tc>
        <w:tc>
          <w:tcPr>
            <w:tcW w:w="1701" w:type="dxa"/>
            <w:shd w:val="clear" w:color="auto" w:fill="D6E9F5" w:themeFill="accent2" w:themeFillTint="33"/>
          </w:tcPr>
          <w:p w14:paraId="0334E688" w14:textId="331AC35D" w:rsidR="00DD6AAD" w:rsidRPr="00013E31" w:rsidDel="00D76891" w:rsidRDefault="00DD6AAD" w:rsidP="00DD6AAD">
            <w:pPr>
              <w:rPr>
                <w:ins w:id="2165" w:author="Line Hvingel" w:date="2022-12-20T13:07:00Z"/>
                <w:del w:id="2166" w:author="Christian Fischer" w:date="2023-01-12T09:41:00Z"/>
                <w:sz w:val="16"/>
                <w:szCs w:val="16"/>
              </w:rPr>
            </w:pPr>
            <w:ins w:id="2167" w:author="Line Hvingel" w:date="2022-12-20T13:07:00Z">
              <w:del w:id="2168" w:author="Christian Fischer" w:date="2023-01-12T09:41:00Z">
                <w:r w:rsidRPr="00013E31" w:rsidDel="00D76891">
                  <w:rPr>
                    <w:sz w:val="16"/>
                    <w:szCs w:val="16"/>
                  </w:rPr>
                  <w:delText>Tekststreng</w:delText>
                </w:r>
              </w:del>
            </w:ins>
          </w:p>
        </w:tc>
        <w:tc>
          <w:tcPr>
            <w:tcW w:w="1559" w:type="dxa"/>
            <w:shd w:val="clear" w:color="auto" w:fill="D6E9F5" w:themeFill="accent2" w:themeFillTint="33"/>
          </w:tcPr>
          <w:p w14:paraId="1F7C9CBD" w14:textId="4AE1209E" w:rsidR="00DD6AAD" w:rsidRPr="00013E31" w:rsidDel="00D76891" w:rsidRDefault="00DD6AAD" w:rsidP="00DD6AAD">
            <w:pPr>
              <w:rPr>
                <w:ins w:id="2169" w:author="Line Hvingel" w:date="2022-12-20T13:07:00Z"/>
                <w:del w:id="2170" w:author="Christian Fischer" w:date="2023-01-12T09:41:00Z"/>
                <w:sz w:val="16"/>
                <w:szCs w:val="16"/>
              </w:rPr>
            </w:pPr>
            <w:ins w:id="2171" w:author="Line Hvingel" w:date="2022-12-20T13:07:00Z">
              <w:del w:id="2172" w:author="Christian Fischer" w:date="2023-01-12T09:41:00Z">
                <w:r w:rsidRPr="00013E31" w:rsidDel="00D76891">
                  <w:rPr>
                    <w:sz w:val="16"/>
                    <w:szCs w:val="16"/>
                  </w:rPr>
                  <w:delText>0-50 tegn</w:delText>
                </w:r>
              </w:del>
            </w:ins>
          </w:p>
        </w:tc>
        <w:tc>
          <w:tcPr>
            <w:tcW w:w="1843" w:type="dxa"/>
            <w:shd w:val="clear" w:color="auto" w:fill="D6E9F5" w:themeFill="accent2" w:themeFillTint="33"/>
          </w:tcPr>
          <w:p w14:paraId="0A95D462" w14:textId="62255EEA" w:rsidR="00DD6AAD" w:rsidRPr="00013E31" w:rsidDel="00D76891" w:rsidRDefault="00DD6AAD" w:rsidP="00DD6AAD">
            <w:pPr>
              <w:rPr>
                <w:ins w:id="2173" w:author="Line Hvingel" w:date="2022-12-20T13:07:00Z"/>
                <w:del w:id="2174" w:author="Christian Fischer" w:date="2023-01-12T09:41:00Z"/>
                <w:sz w:val="16"/>
                <w:szCs w:val="16"/>
              </w:rPr>
            </w:pPr>
            <w:ins w:id="2175" w:author="Line Hvingel" w:date="2022-12-20T13:07:00Z">
              <w:del w:id="2176" w:author="Christian Fischer" w:date="2023-01-12T09:41:00Z">
                <w:r w:rsidRPr="00013E31" w:rsidDel="00D76891">
                  <w:rPr>
                    <w:sz w:val="16"/>
                    <w:szCs w:val="16"/>
                  </w:rPr>
                  <w:delText>F (Udfyldes automatisk)</w:delText>
                </w:r>
              </w:del>
            </w:ins>
          </w:p>
        </w:tc>
        <w:tc>
          <w:tcPr>
            <w:tcW w:w="1843" w:type="dxa"/>
            <w:shd w:val="clear" w:color="auto" w:fill="D6E9F5" w:themeFill="accent2" w:themeFillTint="33"/>
          </w:tcPr>
          <w:p w14:paraId="3101764A" w14:textId="60B4DF00" w:rsidR="00DD6AAD" w:rsidRPr="00013E31" w:rsidDel="00D76891" w:rsidRDefault="00DD6AAD" w:rsidP="00DD6AAD">
            <w:pPr>
              <w:rPr>
                <w:ins w:id="2177" w:author="Line Hvingel" w:date="2022-12-20T13:07:00Z"/>
                <w:del w:id="2178" w:author="Christian Fischer" w:date="2023-01-12T09:41:00Z"/>
                <w:sz w:val="16"/>
                <w:szCs w:val="16"/>
              </w:rPr>
            </w:pPr>
            <w:ins w:id="2179" w:author="Line Hvingel" w:date="2022-12-20T13:07:00Z">
              <w:del w:id="2180" w:author="Christian Fischer" w:date="2023-01-12T09:41:00Z">
                <w:r w:rsidRPr="00013E31" w:rsidDel="00D76891">
                  <w:rPr>
                    <w:sz w:val="16"/>
                    <w:szCs w:val="16"/>
                  </w:rPr>
                  <w:delText>Offentlig tilgængelig</w:delText>
                </w:r>
              </w:del>
            </w:ins>
          </w:p>
        </w:tc>
      </w:tr>
      <w:tr w:rsidR="00DD6AAD" w:rsidRPr="00982CE1" w:rsidDel="00D76891" w14:paraId="60A62249" w14:textId="136AF0A5" w:rsidTr="002C1C2F">
        <w:trPr>
          <w:ins w:id="2181" w:author="Line Hvingel" w:date="2022-12-20T13:07:00Z"/>
          <w:del w:id="2182" w:author="Christian Fischer" w:date="2023-01-12T09:41:00Z"/>
        </w:trPr>
        <w:tc>
          <w:tcPr>
            <w:tcW w:w="1838" w:type="dxa"/>
          </w:tcPr>
          <w:p w14:paraId="16CA3762" w14:textId="6BA12A42" w:rsidR="00DD6AAD" w:rsidRPr="00013E31" w:rsidDel="00D76891" w:rsidRDefault="00DD6AAD" w:rsidP="00DD6AAD">
            <w:pPr>
              <w:rPr>
                <w:ins w:id="2183" w:author="Line Hvingel" w:date="2022-12-20T13:07:00Z"/>
                <w:del w:id="2184" w:author="Christian Fischer" w:date="2023-01-12T09:41:00Z"/>
                <w:sz w:val="16"/>
                <w:szCs w:val="16"/>
              </w:rPr>
            </w:pPr>
            <w:ins w:id="2185" w:author="Line Hvingel" w:date="2022-12-20T13:07:00Z">
              <w:del w:id="2186" w:author="Christian Fischer" w:date="2023-01-12T09:41:00Z">
                <w:r w:rsidRPr="00013E31" w:rsidDel="00D76891">
                  <w:rPr>
                    <w:sz w:val="16"/>
                    <w:szCs w:val="16"/>
                  </w:rPr>
                  <w:delText>Anvendelsesgrad_kWh</w:delText>
                </w:r>
              </w:del>
            </w:ins>
          </w:p>
        </w:tc>
        <w:tc>
          <w:tcPr>
            <w:tcW w:w="1134" w:type="dxa"/>
          </w:tcPr>
          <w:p w14:paraId="66BB7826" w14:textId="28D48666" w:rsidR="00DD6AAD" w:rsidRPr="00013E31" w:rsidDel="00D76891" w:rsidRDefault="00DD6AAD" w:rsidP="00DD6AAD">
            <w:pPr>
              <w:rPr>
                <w:ins w:id="2187" w:author="Line Hvingel" w:date="2022-12-20T13:07:00Z"/>
                <w:del w:id="2188" w:author="Christian Fischer" w:date="2023-01-12T09:41:00Z"/>
                <w:sz w:val="16"/>
                <w:szCs w:val="16"/>
              </w:rPr>
            </w:pPr>
            <w:ins w:id="2189" w:author="Line Hvingel" w:date="2022-12-20T13:07:00Z">
              <w:del w:id="2190" w:author="Christian Fischer" w:date="2023-01-12T09:41:00Z">
                <w:r w:rsidRPr="00013E31" w:rsidDel="00D76891">
                  <w:rPr>
                    <w:sz w:val="16"/>
                    <w:szCs w:val="16"/>
                  </w:rPr>
                  <w:delText>anvgr_kWh</w:delText>
                </w:r>
              </w:del>
            </w:ins>
          </w:p>
        </w:tc>
        <w:tc>
          <w:tcPr>
            <w:tcW w:w="3402" w:type="dxa"/>
          </w:tcPr>
          <w:p w14:paraId="40FD49EF" w14:textId="0CE0852D" w:rsidR="00DD6AAD" w:rsidRPr="00CF411D" w:rsidDel="00D76891" w:rsidRDefault="00DD6AAD" w:rsidP="00DD6AAD">
            <w:pPr>
              <w:rPr>
                <w:ins w:id="2191" w:author="Line Hvingel" w:date="2022-12-20T13:07:00Z"/>
                <w:del w:id="2192" w:author="Christian Fischer" w:date="2023-01-12T09:41:00Z"/>
                <w:sz w:val="16"/>
                <w:szCs w:val="16"/>
              </w:rPr>
            </w:pPr>
            <w:ins w:id="2193" w:author="Line Hvingel" w:date="2022-12-20T13:07:00Z">
              <w:del w:id="2194" w:author="Christian Fischer" w:date="2023-01-12T09:41:00Z">
                <w:r w:rsidRPr="00CF411D" w:rsidDel="00D76891">
                  <w:rPr>
                    <w:sz w:val="16"/>
                    <w:szCs w:val="16"/>
                  </w:rPr>
                  <w:delText>Forbrug af el for en ladefacilitet.</w:delText>
                </w:r>
              </w:del>
            </w:ins>
          </w:p>
          <w:p w14:paraId="500A2087" w14:textId="6C343911" w:rsidR="00DD6AAD" w:rsidRPr="00CF411D" w:rsidDel="00D76891" w:rsidRDefault="00DD6AAD" w:rsidP="00DD6AAD">
            <w:pPr>
              <w:rPr>
                <w:ins w:id="2195" w:author="Line Hvingel" w:date="2022-12-20T13:07:00Z"/>
                <w:del w:id="2196" w:author="Christian Fischer" w:date="2023-01-12T09:41:00Z"/>
                <w:sz w:val="16"/>
                <w:szCs w:val="16"/>
              </w:rPr>
            </w:pPr>
            <w:ins w:id="2197" w:author="Line Hvingel" w:date="2022-12-20T13:07:00Z">
              <w:del w:id="2198" w:author="Christian Fischer" w:date="2023-01-12T09:41:00Z">
                <w:r w:rsidRPr="00CF411D" w:rsidDel="00D76891">
                  <w:rPr>
                    <w:sz w:val="16"/>
                    <w:szCs w:val="16"/>
                  </w:rPr>
                  <w:delText>Formidler anvendelsen af ladefacilitet som f.eks. et gennemsnit/døgn</w:delText>
                </w:r>
              </w:del>
            </w:ins>
          </w:p>
        </w:tc>
        <w:tc>
          <w:tcPr>
            <w:tcW w:w="1701" w:type="dxa"/>
          </w:tcPr>
          <w:p w14:paraId="2F8EB88E" w14:textId="44382AAE" w:rsidR="00DD6AAD" w:rsidRPr="00013E31" w:rsidDel="00D76891" w:rsidRDefault="00DD6AAD" w:rsidP="00DD6AAD">
            <w:pPr>
              <w:rPr>
                <w:ins w:id="2199" w:author="Line Hvingel" w:date="2022-12-20T13:07:00Z"/>
                <w:del w:id="2200" w:author="Christian Fischer" w:date="2023-01-12T09:41:00Z"/>
                <w:sz w:val="16"/>
                <w:szCs w:val="16"/>
              </w:rPr>
            </w:pPr>
            <w:ins w:id="2201" w:author="Line Hvingel" w:date="2022-12-20T13:07:00Z">
              <w:del w:id="2202" w:author="Christian Fischer" w:date="2023-01-12T09:41:00Z">
                <w:r w:rsidRPr="00013E31" w:rsidDel="00D76891">
                  <w:rPr>
                    <w:sz w:val="16"/>
                    <w:szCs w:val="16"/>
                  </w:rPr>
                  <w:delText>Heltal</w:delText>
                </w:r>
              </w:del>
            </w:ins>
          </w:p>
        </w:tc>
        <w:tc>
          <w:tcPr>
            <w:tcW w:w="1559" w:type="dxa"/>
          </w:tcPr>
          <w:p w14:paraId="114AED71" w14:textId="1E16E4E7" w:rsidR="00DD6AAD" w:rsidRPr="00013E31" w:rsidDel="00D76891" w:rsidRDefault="00DD6AAD" w:rsidP="00DD6AAD">
            <w:pPr>
              <w:rPr>
                <w:ins w:id="2203" w:author="Line Hvingel" w:date="2022-12-20T13:07:00Z"/>
                <w:del w:id="2204" w:author="Christian Fischer" w:date="2023-01-12T09:41:00Z"/>
                <w:sz w:val="16"/>
                <w:szCs w:val="16"/>
              </w:rPr>
            </w:pPr>
            <w:ins w:id="2205" w:author="Line Hvingel" w:date="2022-12-20T13:07:00Z">
              <w:del w:id="2206" w:author="Christian Fischer" w:date="2023-01-12T09:41:00Z">
                <w:r w:rsidRPr="00013E31" w:rsidDel="00D76891">
                  <w:rPr>
                    <w:sz w:val="16"/>
                    <w:szCs w:val="16"/>
                  </w:rPr>
                  <w:delText>0-999</w:delText>
                </w:r>
              </w:del>
            </w:ins>
          </w:p>
        </w:tc>
        <w:tc>
          <w:tcPr>
            <w:tcW w:w="1843" w:type="dxa"/>
          </w:tcPr>
          <w:p w14:paraId="0283B0F7" w14:textId="273A1BDA" w:rsidR="00DD6AAD" w:rsidRPr="00013E31" w:rsidDel="00D76891" w:rsidRDefault="00DD6AAD" w:rsidP="00DD6AAD">
            <w:pPr>
              <w:rPr>
                <w:ins w:id="2207" w:author="Line Hvingel" w:date="2022-12-20T13:07:00Z"/>
                <w:del w:id="2208" w:author="Christian Fischer" w:date="2023-01-12T09:41:00Z"/>
                <w:sz w:val="16"/>
                <w:szCs w:val="16"/>
              </w:rPr>
            </w:pPr>
            <w:ins w:id="2209" w:author="Line Hvingel" w:date="2022-12-20T13:07:00Z">
              <w:del w:id="2210" w:author="Christian Fischer" w:date="2023-01-12T09:41:00Z">
                <w:r w:rsidRPr="00013E31" w:rsidDel="00D76891">
                  <w:rPr>
                    <w:sz w:val="16"/>
                    <w:szCs w:val="16"/>
                  </w:rPr>
                  <w:delText>F</w:delText>
                </w:r>
              </w:del>
            </w:ins>
          </w:p>
        </w:tc>
        <w:tc>
          <w:tcPr>
            <w:tcW w:w="1843" w:type="dxa"/>
          </w:tcPr>
          <w:p w14:paraId="1128ADF4" w14:textId="110F4F89" w:rsidR="00DD6AAD" w:rsidRPr="00013E31" w:rsidDel="00D76891" w:rsidRDefault="00DD6AAD" w:rsidP="00DD6AAD">
            <w:pPr>
              <w:rPr>
                <w:ins w:id="2211" w:author="Line Hvingel" w:date="2022-12-20T13:07:00Z"/>
                <w:del w:id="2212" w:author="Christian Fischer" w:date="2023-01-12T09:41:00Z"/>
                <w:sz w:val="16"/>
                <w:szCs w:val="16"/>
              </w:rPr>
            </w:pPr>
            <w:ins w:id="2213" w:author="Line Hvingel" w:date="2022-12-20T13:07:00Z">
              <w:del w:id="2214" w:author="Christian Fischer" w:date="2023-01-12T09:41:00Z">
                <w:r w:rsidRPr="00013E31" w:rsidDel="00D76891">
                  <w:rPr>
                    <w:sz w:val="16"/>
                    <w:szCs w:val="16"/>
                  </w:rPr>
                  <w:delText>100 kWh</w:delText>
                </w:r>
              </w:del>
            </w:ins>
          </w:p>
        </w:tc>
      </w:tr>
      <w:tr w:rsidR="00DD6AAD" w:rsidRPr="00982CE1" w14:paraId="26FC4A77" w14:textId="77777777" w:rsidTr="00D67B05">
        <w:trPr>
          <w:ins w:id="2215" w:author="Line Hvingel" w:date="2022-12-20T13:07:00Z"/>
        </w:trPr>
        <w:tc>
          <w:tcPr>
            <w:tcW w:w="1838" w:type="dxa"/>
            <w:shd w:val="clear" w:color="auto" w:fill="A8C9B5" w:themeFill="accent5" w:themeFillShade="E6"/>
          </w:tcPr>
          <w:p w14:paraId="607E47A6" w14:textId="77777777" w:rsidR="00DD6AAD" w:rsidRPr="00013E31" w:rsidRDefault="00DD6AAD" w:rsidP="00DD6AAD">
            <w:pPr>
              <w:rPr>
                <w:ins w:id="2216" w:author="Line Hvingel" w:date="2022-12-20T13:07:00Z"/>
                <w:sz w:val="16"/>
                <w:szCs w:val="16"/>
              </w:rPr>
            </w:pPr>
            <w:ins w:id="2217" w:author="Line Hvingel" w:date="2022-12-20T13:07:00Z">
              <w:r>
                <w:rPr>
                  <w:sz w:val="16"/>
                  <w:szCs w:val="16"/>
                </w:rPr>
                <w:t>link</w:t>
              </w:r>
            </w:ins>
          </w:p>
        </w:tc>
        <w:tc>
          <w:tcPr>
            <w:tcW w:w="1134" w:type="dxa"/>
            <w:tcBorders>
              <w:top w:val="single" w:sz="4" w:space="0" w:color="auto"/>
              <w:left w:val="single" w:sz="4" w:space="0" w:color="auto"/>
              <w:bottom w:val="single" w:sz="4" w:space="0" w:color="auto"/>
              <w:right w:val="single" w:sz="4" w:space="0" w:color="auto"/>
            </w:tcBorders>
            <w:shd w:val="clear" w:color="auto" w:fill="A8C9B5" w:themeFill="accent5" w:themeFillShade="E6"/>
          </w:tcPr>
          <w:p w14:paraId="678F922E" w14:textId="77777777" w:rsidR="00DD6AAD" w:rsidRPr="00013E31" w:rsidRDefault="00DD6AAD" w:rsidP="00DD6AAD">
            <w:pPr>
              <w:rPr>
                <w:ins w:id="2218" w:author="Line Hvingel" w:date="2022-12-20T13:07:00Z"/>
                <w:sz w:val="16"/>
                <w:szCs w:val="16"/>
              </w:rPr>
            </w:pPr>
            <w:ins w:id="2219" w:author="Line Hvingel" w:date="2022-12-20T13:07:00Z">
              <w:r w:rsidRPr="00E304CB">
                <w:rPr>
                  <w:sz w:val="16"/>
                  <w:szCs w:val="16"/>
                </w:rPr>
                <w:t>link</w:t>
              </w:r>
            </w:ins>
          </w:p>
        </w:tc>
        <w:tc>
          <w:tcPr>
            <w:tcW w:w="10348" w:type="dxa"/>
            <w:gridSpan w:val="5"/>
            <w:tcBorders>
              <w:top w:val="single" w:sz="4" w:space="0" w:color="auto"/>
              <w:left w:val="single" w:sz="4" w:space="0" w:color="auto"/>
              <w:bottom w:val="single" w:sz="4" w:space="0" w:color="auto"/>
            </w:tcBorders>
            <w:shd w:val="clear" w:color="auto" w:fill="A8C9B5" w:themeFill="accent5" w:themeFillShade="E6"/>
          </w:tcPr>
          <w:p w14:paraId="7BA5E983" w14:textId="56AC56B7" w:rsidR="00DD6AAD" w:rsidRPr="00013E31" w:rsidRDefault="00DD6AAD" w:rsidP="00DD6AAD">
            <w:pPr>
              <w:rPr>
                <w:ins w:id="2220" w:author="Line Hvingel" w:date="2022-12-20T13:07:00Z"/>
                <w:sz w:val="16"/>
                <w:szCs w:val="16"/>
              </w:rPr>
            </w:pPr>
            <w:ins w:id="2221" w:author="Line Hvingel" w:date="2022-12-20T13:17:00Z">
              <w:r>
                <w:rPr>
                  <w:sz w:val="16"/>
                  <w:szCs w:val="16"/>
                </w:rPr>
                <w:t xml:space="preserve">Felter defineret under: </w:t>
              </w:r>
              <w:r w:rsidRPr="00726F62">
                <w:rPr>
                  <w:sz w:val="16"/>
                  <w:szCs w:val="16"/>
                </w:rPr>
                <w:t>4.1 Standardiserede felter til de temaspecifikke datamodeller</w:t>
              </w:r>
            </w:ins>
          </w:p>
        </w:tc>
      </w:tr>
      <w:tr w:rsidR="00DD6AAD" w:rsidRPr="00982CE1" w14:paraId="6E74F7B1" w14:textId="77777777" w:rsidTr="007C2F11">
        <w:trPr>
          <w:ins w:id="2222" w:author="Line Hvingel" w:date="2022-12-20T13:07:00Z"/>
        </w:trPr>
        <w:tc>
          <w:tcPr>
            <w:tcW w:w="1838" w:type="dxa"/>
            <w:shd w:val="clear" w:color="auto" w:fill="A8C9B5" w:themeFill="accent5" w:themeFillShade="E6"/>
          </w:tcPr>
          <w:p w14:paraId="37C18515" w14:textId="77777777" w:rsidR="00DD6AAD" w:rsidRPr="00013E31" w:rsidRDefault="00DD6AAD" w:rsidP="00DD6AAD">
            <w:pPr>
              <w:rPr>
                <w:ins w:id="2223" w:author="Line Hvingel" w:date="2022-12-20T13:07:00Z"/>
                <w:sz w:val="16"/>
                <w:szCs w:val="16"/>
              </w:rPr>
            </w:pPr>
            <w:ins w:id="2224" w:author="Line Hvingel" w:date="2022-12-20T13:07:00Z">
              <w:r>
                <w:rPr>
                  <w:sz w:val="16"/>
                  <w:szCs w:val="16"/>
                </w:rPr>
                <w:t>link1</w:t>
              </w:r>
            </w:ins>
          </w:p>
        </w:tc>
        <w:tc>
          <w:tcPr>
            <w:tcW w:w="1134" w:type="dxa"/>
            <w:shd w:val="clear" w:color="auto" w:fill="A8C9B5" w:themeFill="accent5" w:themeFillShade="E6"/>
          </w:tcPr>
          <w:p w14:paraId="161B45E8" w14:textId="77777777" w:rsidR="00DD6AAD" w:rsidRPr="00013E31" w:rsidRDefault="00DD6AAD" w:rsidP="00DD6AAD">
            <w:pPr>
              <w:rPr>
                <w:ins w:id="2225" w:author="Line Hvingel" w:date="2022-12-20T13:07:00Z"/>
                <w:sz w:val="16"/>
                <w:szCs w:val="16"/>
              </w:rPr>
            </w:pPr>
            <w:ins w:id="2226" w:author="Line Hvingel" w:date="2022-12-20T13:07:00Z">
              <w:r>
                <w:rPr>
                  <w:sz w:val="16"/>
                  <w:szCs w:val="16"/>
                </w:rPr>
                <w:t>link1</w:t>
              </w:r>
            </w:ins>
          </w:p>
        </w:tc>
        <w:tc>
          <w:tcPr>
            <w:tcW w:w="10348" w:type="dxa"/>
            <w:gridSpan w:val="5"/>
            <w:shd w:val="clear" w:color="auto" w:fill="A8C9B5" w:themeFill="accent5" w:themeFillShade="E6"/>
          </w:tcPr>
          <w:p w14:paraId="7046FD6B" w14:textId="64D81BE0" w:rsidR="00DD6AAD" w:rsidRPr="00013E31" w:rsidRDefault="00DD6AAD" w:rsidP="00DD6AAD">
            <w:pPr>
              <w:rPr>
                <w:ins w:id="2227" w:author="Line Hvingel" w:date="2022-12-20T13:07:00Z"/>
                <w:sz w:val="16"/>
                <w:szCs w:val="16"/>
              </w:rPr>
            </w:pPr>
            <w:ins w:id="2228" w:author="Line Hvingel" w:date="2022-12-20T13:17:00Z">
              <w:r>
                <w:rPr>
                  <w:sz w:val="16"/>
                  <w:szCs w:val="16"/>
                </w:rPr>
                <w:t xml:space="preserve">Felter defineret under: </w:t>
              </w:r>
              <w:r w:rsidRPr="00726F62">
                <w:rPr>
                  <w:sz w:val="16"/>
                  <w:szCs w:val="16"/>
                </w:rPr>
                <w:t>4.1 Standardiserede felter til de temaspecifikke datamodeller</w:t>
              </w:r>
            </w:ins>
          </w:p>
        </w:tc>
      </w:tr>
      <w:tr w:rsidR="00DD6AAD" w:rsidRPr="00982CE1" w14:paraId="5F9A1A61" w14:textId="77777777" w:rsidTr="00C2211E">
        <w:trPr>
          <w:ins w:id="2229" w:author="Line Hvingel" w:date="2022-12-20T13:07:00Z"/>
        </w:trPr>
        <w:tc>
          <w:tcPr>
            <w:tcW w:w="1838" w:type="dxa"/>
            <w:shd w:val="clear" w:color="auto" w:fill="A8C9B5" w:themeFill="accent5" w:themeFillShade="E6"/>
          </w:tcPr>
          <w:p w14:paraId="184F2B07" w14:textId="77777777" w:rsidR="00DD6AAD" w:rsidRPr="00013E31" w:rsidRDefault="00DD6AAD" w:rsidP="00DD6AAD">
            <w:pPr>
              <w:rPr>
                <w:ins w:id="2230" w:author="Line Hvingel" w:date="2022-12-20T13:07:00Z"/>
                <w:sz w:val="16"/>
                <w:szCs w:val="16"/>
              </w:rPr>
            </w:pPr>
            <w:ins w:id="2231" w:author="Line Hvingel" w:date="2022-12-20T13:07:00Z">
              <w:r>
                <w:rPr>
                  <w:sz w:val="16"/>
                  <w:szCs w:val="16"/>
                </w:rPr>
                <w:t>link2</w:t>
              </w:r>
            </w:ins>
          </w:p>
        </w:tc>
        <w:tc>
          <w:tcPr>
            <w:tcW w:w="1134" w:type="dxa"/>
            <w:shd w:val="clear" w:color="auto" w:fill="A8C9B5" w:themeFill="accent5" w:themeFillShade="E6"/>
          </w:tcPr>
          <w:p w14:paraId="30326A69" w14:textId="77777777" w:rsidR="00DD6AAD" w:rsidRPr="00013E31" w:rsidRDefault="00DD6AAD" w:rsidP="00DD6AAD">
            <w:pPr>
              <w:rPr>
                <w:ins w:id="2232" w:author="Line Hvingel" w:date="2022-12-20T13:07:00Z"/>
                <w:sz w:val="16"/>
                <w:szCs w:val="16"/>
              </w:rPr>
            </w:pPr>
            <w:ins w:id="2233" w:author="Line Hvingel" w:date="2022-12-20T13:07:00Z">
              <w:r>
                <w:rPr>
                  <w:sz w:val="16"/>
                  <w:szCs w:val="16"/>
                </w:rPr>
                <w:t>link2</w:t>
              </w:r>
            </w:ins>
          </w:p>
        </w:tc>
        <w:tc>
          <w:tcPr>
            <w:tcW w:w="10348" w:type="dxa"/>
            <w:gridSpan w:val="5"/>
            <w:shd w:val="clear" w:color="auto" w:fill="A8C9B5" w:themeFill="accent5" w:themeFillShade="E6"/>
          </w:tcPr>
          <w:p w14:paraId="58CA2FD6" w14:textId="3F2ACDBD" w:rsidR="00DD6AAD" w:rsidRPr="00013E31" w:rsidRDefault="00DD6AAD" w:rsidP="00DD6AAD">
            <w:pPr>
              <w:rPr>
                <w:ins w:id="2234" w:author="Line Hvingel" w:date="2022-12-20T13:07:00Z"/>
                <w:sz w:val="16"/>
                <w:szCs w:val="16"/>
              </w:rPr>
            </w:pPr>
            <w:ins w:id="2235" w:author="Line Hvingel" w:date="2022-12-20T13:17:00Z">
              <w:r>
                <w:rPr>
                  <w:sz w:val="16"/>
                  <w:szCs w:val="16"/>
                </w:rPr>
                <w:t xml:space="preserve">Felter defineret under: </w:t>
              </w:r>
              <w:r w:rsidRPr="00726F62">
                <w:rPr>
                  <w:sz w:val="16"/>
                  <w:szCs w:val="16"/>
                </w:rPr>
                <w:t>4.1 Standardiserede felter til de temaspecifikke datamodeller</w:t>
              </w:r>
            </w:ins>
          </w:p>
        </w:tc>
      </w:tr>
      <w:tr w:rsidR="00DD6AAD" w:rsidRPr="00982CE1" w14:paraId="18B846CC" w14:textId="77777777" w:rsidTr="004A603B">
        <w:trPr>
          <w:ins w:id="2236" w:author="Line Hvingel" w:date="2022-12-20T13:07:00Z"/>
        </w:trPr>
        <w:tc>
          <w:tcPr>
            <w:tcW w:w="1838" w:type="dxa"/>
            <w:shd w:val="clear" w:color="auto" w:fill="A8C9B5" w:themeFill="accent5" w:themeFillShade="E6"/>
          </w:tcPr>
          <w:p w14:paraId="35F2DBD2" w14:textId="77777777" w:rsidR="00DD6AAD" w:rsidRPr="00013E31" w:rsidRDefault="00DD6AAD" w:rsidP="00DD6AAD">
            <w:pPr>
              <w:rPr>
                <w:ins w:id="2237" w:author="Line Hvingel" w:date="2022-12-20T13:07:00Z"/>
                <w:sz w:val="16"/>
                <w:szCs w:val="16"/>
              </w:rPr>
            </w:pPr>
            <w:ins w:id="2238" w:author="Line Hvingel" w:date="2022-12-20T13:07:00Z">
              <w:r>
                <w:rPr>
                  <w:sz w:val="16"/>
                  <w:szCs w:val="16"/>
                </w:rPr>
                <w:t>link3</w:t>
              </w:r>
            </w:ins>
          </w:p>
        </w:tc>
        <w:tc>
          <w:tcPr>
            <w:tcW w:w="1134" w:type="dxa"/>
            <w:shd w:val="clear" w:color="auto" w:fill="A8C9B5" w:themeFill="accent5" w:themeFillShade="E6"/>
          </w:tcPr>
          <w:p w14:paraId="40E7E64C" w14:textId="77777777" w:rsidR="00DD6AAD" w:rsidRPr="00013E31" w:rsidRDefault="00DD6AAD" w:rsidP="00DD6AAD">
            <w:pPr>
              <w:rPr>
                <w:ins w:id="2239" w:author="Line Hvingel" w:date="2022-12-20T13:07:00Z"/>
                <w:sz w:val="16"/>
                <w:szCs w:val="16"/>
              </w:rPr>
            </w:pPr>
            <w:ins w:id="2240" w:author="Line Hvingel" w:date="2022-12-20T13:07:00Z">
              <w:r>
                <w:rPr>
                  <w:sz w:val="16"/>
                  <w:szCs w:val="16"/>
                </w:rPr>
                <w:t>link3</w:t>
              </w:r>
            </w:ins>
          </w:p>
        </w:tc>
        <w:tc>
          <w:tcPr>
            <w:tcW w:w="10348" w:type="dxa"/>
            <w:gridSpan w:val="5"/>
            <w:shd w:val="clear" w:color="auto" w:fill="A8C9B5" w:themeFill="accent5" w:themeFillShade="E6"/>
          </w:tcPr>
          <w:p w14:paraId="289C8C1F" w14:textId="376095E7" w:rsidR="00DD6AAD" w:rsidRPr="00013E31" w:rsidRDefault="00DD6AAD" w:rsidP="00DD6AAD">
            <w:pPr>
              <w:rPr>
                <w:ins w:id="2241" w:author="Line Hvingel" w:date="2022-12-20T13:07:00Z"/>
                <w:sz w:val="16"/>
                <w:szCs w:val="16"/>
              </w:rPr>
            </w:pPr>
            <w:ins w:id="2242" w:author="Line Hvingel" w:date="2022-12-20T13:17:00Z">
              <w:r>
                <w:rPr>
                  <w:sz w:val="16"/>
                  <w:szCs w:val="16"/>
                </w:rPr>
                <w:t xml:space="preserve">Felter defineret under: </w:t>
              </w:r>
              <w:r w:rsidRPr="00726F62">
                <w:rPr>
                  <w:sz w:val="16"/>
                  <w:szCs w:val="16"/>
                </w:rPr>
                <w:t>4.1 Standardiserede felter til de temaspecifikke datamodeller</w:t>
              </w:r>
            </w:ins>
          </w:p>
        </w:tc>
      </w:tr>
      <w:tr w:rsidR="00DD6AAD" w:rsidRPr="00982CE1" w:rsidDel="007E678C" w14:paraId="517242B9" w14:textId="60978023" w:rsidTr="00085C5A">
        <w:trPr>
          <w:ins w:id="2243" w:author="Line Hvingel" w:date="2022-12-20T13:07:00Z"/>
          <w:del w:id="2244" w:author="Christian Fischer" w:date="2023-01-12T10:01:00Z"/>
        </w:trPr>
        <w:tc>
          <w:tcPr>
            <w:tcW w:w="1838" w:type="dxa"/>
            <w:shd w:val="clear" w:color="auto" w:fill="A8C9B5" w:themeFill="accent5" w:themeFillShade="E6"/>
          </w:tcPr>
          <w:p w14:paraId="7080C929" w14:textId="71B50D07" w:rsidR="00DD6AAD" w:rsidRPr="00013E31" w:rsidDel="007E678C" w:rsidRDefault="00DD6AAD" w:rsidP="00DD6AAD">
            <w:pPr>
              <w:rPr>
                <w:ins w:id="2245" w:author="Line Hvingel" w:date="2022-12-20T13:07:00Z"/>
                <w:del w:id="2246" w:author="Christian Fischer" w:date="2023-01-12T10:01:00Z"/>
                <w:sz w:val="16"/>
                <w:szCs w:val="16"/>
              </w:rPr>
            </w:pPr>
            <w:ins w:id="2247" w:author="Line Hvingel" w:date="2022-12-20T13:07:00Z">
              <w:del w:id="2248" w:author="Christian Fischer" w:date="2023-01-12T10:01:00Z">
                <w:r w:rsidDel="007E678C">
                  <w:rPr>
                    <w:sz w:val="16"/>
                    <w:szCs w:val="16"/>
                  </w:rPr>
                  <w:delText>link4</w:delText>
                </w:r>
              </w:del>
            </w:ins>
          </w:p>
        </w:tc>
        <w:tc>
          <w:tcPr>
            <w:tcW w:w="1134" w:type="dxa"/>
            <w:shd w:val="clear" w:color="auto" w:fill="A8C9B5" w:themeFill="accent5" w:themeFillShade="E6"/>
          </w:tcPr>
          <w:p w14:paraId="17B22DEC" w14:textId="26342B85" w:rsidR="00DD6AAD" w:rsidRPr="00013E31" w:rsidDel="007E678C" w:rsidRDefault="00DD6AAD" w:rsidP="00DD6AAD">
            <w:pPr>
              <w:rPr>
                <w:ins w:id="2249" w:author="Line Hvingel" w:date="2022-12-20T13:07:00Z"/>
                <w:del w:id="2250" w:author="Christian Fischer" w:date="2023-01-12T10:01:00Z"/>
                <w:sz w:val="16"/>
                <w:szCs w:val="16"/>
              </w:rPr>
            </w:pPr>
            <w:ins w:id="2251" w:author="Line Hvingel" w:date="2022-12-20T13:07:00Z">
              <w:del w:id="2252" w:author="Christian Fischer" w:date="2023-01-12T10:01:00Z">
                <w:r w:rsidDel="007E678C">
                  <w:rPr>
                    <w:sz w:val="16"/>
                    <w:szCs w:val="16"/>
                  </w:rPr>
                  <w:delText>link4</w:delText>
                </w:r>
              </w:del>
            </w:ins>
          </w:p>
        </w:tc>
        <w:tc>
          <w:tcPr>
            <w:tcW w:w="10348" w:type="dxa"/>
            <w:gridSpan w:val="5"/>
            <w:shd w:val="clear" w:color="auto" w:fill="A8C9B5" w:themeFill="accent5" w:themeFillShade="E6"/>
          </w:tcPr>
          <w:p w14:paraId="42EE77AF" w14:textId="07B5B2C2" w:rsidR="00DD6AAD" w:rsidRPr="00013E31" w:rsidDel="007E678C" w:rsidRDefault="00DD6AAD" w:rsidP="00DD6AAD">
            <w:pPr>
              <w:rPr>
                <w:ins w:id="2253" w:author="Line Hvingel" w:date="2022-12-20T13:07:00Z"/>
                <w:del w:id="2254" w:author="Christian Fischer" w:date="2023-01-12T10:01:00Z"/>
                <w:sz w:val="16"/>
                <w:szCs w:val="16"/>
              </w:rPr>
            </w:pPr>
            <w:ins w:id="2255" w:author="Line Hvingel" w:date="2022-12-20T13:17:00Z">
              <w:del w:id="2256" w:author="Christian Fischer" w:date="2023-01-12T10:01:00Z">
                <w:r w:rsidDel="007E678C">
                  <w:rPr>
                    <w:sz w:val="16"/>
                    <w:szCs w:val="16"/>
                  </w:rPr>
                  <w:delText xml:space="preserve">Felter defineret under: </w:delText>
                </w:r>
                <w:r w:rsidRPr="00726F62" w:rsidDel="007E678C">
                  <w:rPr>
                    <w:sz w:val="16"/>
                    <w:szCs w:val="16"/>
                  </w:rPr>
                  <w:delText>4.1 Standardiserede felter til de temaspecifikke datamodeller</w:delText>
                </w:r>
              </w:del>
            </w:ins>
          </w:p>
        </w:tc>
      </w:tr>
      <w:tr w:rsidR="00DD6AAD" w:rsidRPr="00982CE1" w:rsidDel="00D76891" w14:paraId="3F9AF445" w14:textId="0E51D15A" w:rsidTr="002C1C2F">
        <w:trPr>
          <w:ins w:id="2257" w:author="Line Hvingel" w:date="2022-12-20T13:07:00Z"/>
          <w:del w:id="2258" w:author="Christian Fischer" w:date="2023-01-12T09:42:00Z"/>
        </w:trPr>
        <w:tc>
          <w:tcPr>
            <w:tcW w:w="1838" w:type="dxa"/>
          </w:tcPr>
          <w:p w14:paraId="27769E5B" w14:textId="0AE56DCA" w:rsidR="00DD6AAD" w:rsidRPr="00013E31" w:rsidDel="00D76891" w:rsidRDefault="00DD6AAD" w:rsidP="00DD6AAD">
            <w:pPr>
              <w:rPr>
                <w:ins w:id="2259" w:author="Line Hvingel" w:date="2022-12-20T13:07:00Z"/>
                <w:del w:id="2260" w:author="Christian Fischer" w:date="2023-01-12T09:42:00Z"/>
                <w:sz w:val="16"/>
                <w:szCs w:val="16"/>
              </w:rPr>
            </w:pPr>
            <w:ins w:id="2261" w:author="Line Hvingel" w:date="2022-12-20T13:07:00Z">
              <w:del w:id="2262" w:author="Christian Fischer" w:date="2023-01-12T09:42:00Z">
                <w:r w:rsidDel="00D76891">
                  <w:rPr>
                    <w:sz w:val="16"/>
                    <w:szCs w:val="16"/>
                  </w:rPr>
                  <w:delText>driftstart</w:delText>
                </w:r>
                <w:r w:rsidRPr="00013E31" w:rsidDel="00D76891">
                  <w:rPr>
                    <w:sz w:val="16"/>
                    <w:szCs w:val="16"/>
                  </w:rPr>
                  <w:delText>_fra</w:delText>
                </w:r>
              </w:del>
            </w:ins>
          </w:p>
        </w:tc>
        <w:tc>
          <w:tcPr>
            <w:tcW w:w="1134" w:type="dxa"/>
          </w:tcPr>
          <w:p w14:paraId="0CA5D929" w14:textId="333785A2" w:rsidR="00DD6AAD" w:rsidRPr="00013E31" w:rsidDel="00D76891" w:rsidRDefault="00DD6AAD" w:rsidP="00DD6AAD">
            <w:pPr>
              <w:rPr>
                <w:ins w:id="2263" w:author="Line Hvingel" w:date="2022-12-20T13:07:00Z"/>
                <w:del w:id="2264" w:author="Christian Fischer" w:date="2023-01-12T09:42:00Z"/>
                <w:sz w:val="16"/>
                <w:szCs w:val="16"/>
              </w:rPr>
            </w:pPr>
            <w:ins w:id="2265" w:author="Line Hvingel" w:date="2022-12-20T13:07:00Z">
              <w:del w:id="2266" w:author="Christian Fischer" w:date="2023-01-12T09:42:00Z">
                <w:r w:rsidDel="00D76891">
                  <w:rPr>
                    <w:sz w:val="16"/>
                    <w:szCs w:val="16"/>
                  </w:rPr>
                  <w:delText>drift</w:delText>
                </w:r>
                <w:r w:rsidRPr="00013E31" w:rsidDel="00D76891">
                  <w:rPr>
                    <w:sz w:val="16"/>
                    <w:szCs w:val="16"/>
                  </w:rPr>
                  <w:delText>_fra</w:delText>
                </w:r>
              </w:del>
            </w:ins>
          </w:p>
        </w:tc>
        <w:tc>
          <w:tcPr>
            <w:tcW w:w="3402" w:type="dxa"/>
          </w:tcPr>
          <w:p w14:paraId="5188B40A" w14:textId="78E41407" w:rsidR="00DD6AAD" w:rsidDel="00D76891" w:rsidRDefault="00DD6AAD" w:rsidP="00DD6AAD">
            <w:pPr>
              <w:rPr>
                <w:ins w:id="2267" w:author="Line Hvingel" w:date="2022-12-20T13:07:00Z"/>
                <w:del w:id="2268" w:author="Christian Fischer" w:date="2023-01-12T09:42:00Z"/>
                <w:sz w:val="16"/>
                <w:szCs w:val="16"/>
              </w:rPr>
            </w:pPr>
            <w:ins w:id="2269" w:author="Line Hvingel" w:date="2022-12-20T13:07:00Z">
              <w:del w:id="2270" w:author="Christian Fischer" w:date="2023-01-12T09:42:00Z">
                <w:r w:rsidRPr="0039715A" w:rsidDel="00D76891">
                  <w:rPr>
                    <w:sz w:val="16"/>
                    <w:szCs w:val="16"/>
                  </w:rPr>
                  <w:delText>Dato for idriftsættelse af en ladefacilitet.</w:delText>
                </w:r>
              </w:del>
            </w:ins>
          </w:p>
          <w:p w14:paraId="046FBBAD" w14:textId="3E22E9B9" w:rsidR="00DD6AAD" w:rsidRPr="00CF411D" w:rsidDel="00D76891" w:rsidRDefault="00DD6AAD" w:rsidP="00DD6AAD">
            <w:pPr>
              <w:rPr>
                <w:ins w:id="2271" w:author="Line Hvingel" w:date="2022-12-20T13:07:00Z"/>
                <w:del w:id="2272" w:author="Christian Fischer" w:date="2023-01-12T09:42:00Z"/>
                <w:sz w:val="16"/>
                <w:szCs w:val="16"/>
              </w:rPr>
            </w:pPr>
            <w:ins w:id="2273" w:author="Line Hvingel" w:date="2022-12-20T13:07:00Z">
              <w:del w:id="2274" w:author="Christian Fischer" w:date="2023-01-12T09:42:00Z">
                <w:r w:rsidRPr="0053262B" w:rsidDel="00D76891">
                  <w:rPr>
                    <w:sz w:val="16"/>
                    <w:szCs w:val="16"/>
                  </w:rPr>
                  <w:delText>Dato for, hvornår der første gang kan oplades ved ladefacilitet. Datoen er vigtigt, idet kommunen vil gerne have besked, når anlægsarbejdet er tilfredsstillende udført, så der kan opsættes skiltning.</w:delText>
                </w:r>
              </w:del>
            </w:ins>
          </w:p>
        </w:tc>
        <w:tc>
          <w:tcPr>
            <w:tcW w:w="1701" w:type="dxa"/>
          </w:tcPr>
          <w:p w14:paraId="4D7F9FBB" w14:textId="661D09BE" w:rsidR="00DD6AAD" w:rsidRPr="00013E31" w:rsidDel="00D76891" w:rsidRDefault="00DD6AAD" w:rsidP="00DD6AAD">
            <w:pPr>
              <w:rPr>
                <w:ins w:id="2275" w:author="Line Hvingel" w:date="2022-12-20T13:07:00Z"/>
                <w:del w:id="2276" w:author="Christian Fischer" w:date="2023-01-12T09:42:00Z"/>
                <w:sz w:val="16"/>
                <w:szCs w:val="16"/>
              </w:rPr>
            </w:pPr>
            <w:ins w:id="2277" w:author="Line Hvingel" w:date="2022-12-20T13:07:00Z">
              <w:del w:id="2278" w:author="Christian Fischer" w:date="2023-01-12T09:42:00Z">
                <w:r w:rsidRPr="00013E31" w:rsidDel="00D76891">
                  <w:rPr>
                    <w:sz w:val="16"/>
                    <w:szCs w:val="16"/>
                  </w:rPr>
                  <w:delText>Dato</w:delText>
                </w:r>
              </w:del>
            </w:ins>
          </w:p>
        </w:tc>
        <w:tc>
          <w:tcPr>
            <w:tcW w:w="1559" w:type="dxa"/>
          </w:tcPr>
          <w:p w14:paraId="341FB881" w14:textId="734E7718" w:rsidR="00DD6AAD" w:rsidRPr="00013E31" w:rsidDel="00D76891" w:rsidRDefault="00DD6AAD" w:rsidP="00DD6AAD">
            <w:pPr>
              <w:rPr>
                <w:ins w:id="2279" w:author="Line Hvingel" w:date="2022-12-20T13:07:00Z"/>
                <w:del w:id="2280" w:author="Christian Fischer" w:date="2023-01-12T09:42:00Z"/>
                <w:sz w:val="16"/>
                <w:szCs w:val="16"/>
              </w:rPr>
            </w:pPr>
            <w:ins w:id="2281" w:author="Line Hvingel" w:date="2022-12-20T13:07:00Z">
              <w:del w:id="2282" w:author="Christian Fischer" w:date="2023-01-12T09:42:00Z">
                <w:r w:rsidRPr="00013E31" w:rsidDel="00D76891">
                  <w:rPr>
                    <w:sz w:val="16"/>
                    <w:szCs w:val="16"/>
                  </w:rPr>
                  <w:delText>ISO-format</w:delText>
                </w:r>
              </w:del>
            </w:ins>
          </w:p>
        </w:tc>
        <w:tc>
          <w:tcPr>
            <w:tcW w:w="1843" w:type="dxa"/>
          </w:tcPr>
          <w:p w14:paraId="3FF5F219" w14:textId="25BC934E" w:rsidR="00DD6AAD" w:rsidRPr="00013E31" w:rsidDel="00D76891" w:rsidRDefault="00DD6AAD" w:rsidP="00DD6AAD">
            <w:pPr>
              <w:rPr>
                <w:ins w:id="2283" w:author="Line Hvingel" w:date="2022-12-20T13:07:00Z"/>
                <w:del w:id="2284" w:author="Christian Fischer" w:date="2023-01-12T09:42:00Z"/>
                <w:sz w:val="16"/>
                <w:szCs w:val="16"/>
              </w:rPr>
            </w:pPr>
            <w:ins w:id="2285" w:author="Line Hvingel" w:date="2022-12-20T13:07:00Z">
              <w:del w:id="2286" w:author="Christian Fischer" w:date="2023-01-12T09:42:00Z">
                <w:r w:rsidRPr="00013E31" w:rsidDel="00D76891">
                  <w:rPr>
                    <w:sz w:val="16"/>
                    <w:szCs w:val="16"/>
                  </w:rPr>
                  <w:delText>F</w:delText>
                </w:r>
              </w:del>
            </w:ins>
          </w:p>
        </w:tc>
        <w:tc>
          <w:tcPr>
            <w:tcW w:w="1843" w:type="dxa"/>
          </w:tcPr>
          <w:p w14:paraId="59557CA0" w14:textId="287AE938" w:rsidR="00DD6AAD" w:rsidRPr="00013E31" w:rsidDel="00D76891" w:rsidRDefault="00DD6AAD" w:rsidP="00DD6AAD">
            <w:pPr>
              <w:rPr>
                <w:ins w:id="2287" w:author="Line Hvingel" w:date="2022-12-20T13:07:00Z"/>
                <w:del w:id="2288" w:author="Christian Fischer" w:date="2023-01-12T09:42:00Z"/>
                <w:sz w:val="16"/>
                <w:szCs w:val="16"/>
              </w:rPr>
            </w:pPr>
            <w:ins w:id="2289" w:author="Line Hvingel" w:date="2022-12-20T13:07:00Z">
              <w:del w:id="2290" w:author="Christian Fischer" w:date="2023-01-12T09:42:00Z">
                <w:r w:rsidRPr="00013E31" w:rsidDel="00D76891">
                  <w:rPr>
                    <w:sz w:val="16"/>
                    <w:szCs w:val="16"/>
                  </w:rPr>
                  <w:delText>2022-10-29</w:delText>
                </w:r>
              </w:del>
            </w:ins>
          </w:p>
        </w:tc>
      </w:tr>
      <w:tr w:rsidR="00DD6AAD" w:rsidRPr="00982CE1" w14:paraId="57B6B8C9" w14:textId="77777777" w:rsidTr="00141756">
        <w:trPr>
          <w:ins w:id="2291" w:author="Line Hvingel" w:date="2022-12-20T13:07:00Z"/>
        </w:trPr>
        <w:tc>
          <w:tcPr>
            <w:tcW w:w="1838" w:type="dxa"/>
            <w:shd w:val="clear" w:color="auto" w:fill="A8C9B5" w:themeFill="accent5" w:themeFillShade="E6"/>
          </w:tcPr>
          <w:p w14:paraId="3699D55B" w14:textId="77777777" w:rsidR="00DD6AAD" w:rsidRPr="00013E31" w:rsidRDefault="00DD6AAD" w:rsidP="00DD6AAD">
            <w:pPr>
              <w:rPr>
                <w:ins w:id="2292" w:author="Line Hvingel" w:date="2022-12-20T13:07:00Z"/>
                <w:sz w:val="16"/>
                <w:szCs w:val="16"/>
              </w:rPr>
            </w:pPr>
            <w:proofErr w:type="spellStart"/>
            <w:ins w:id="2293" w:author="Line Hvingel" w:date="2022-12-20T13:07:00Z">
              <w:r w:rsidRPr="00926F56">
                <w:rPr>
                  <w:sz w:val="16"/>
                  <w:szCs w:val="16"/>
                </w:rPr>
                <w:t>gyldig_fra</w:t>
              </w:r>
              <w:proofErr w:type="spellEnd"/>
            </w:ins>
          </w:p>
        </w:tc>
        <w:tc>
          <w:tcPr>
            <w:tcW w:w="1134" w:type="dxa"/>
            <w:shd w:val="clear" w:color="auto" w:fill="A8C9B5" w:themeFill="accent5" w:themeFillShade="E6"/>
          </w:tcPr>
          <w:p w14:paraId="469AD92D" w14:textId="77777777" w:rsidR="00DD6AAD" w:rsidRPr="00013E31" w:rsidRDefault="00DD6AAD" w:rsidP="00DD6AAD">
            <w:pPr>
              <w:rPr>
                <w:ins w:id="2294" w:author="Line Hvingel" w:date="2022-12-20T13:07:00Z"/>
                <w:sz w:val="16"/>
                <w:szCs w:val="16"/>
              </w:rPr>
            </w:pPr>
            <w:proofErr w:type="spellStart"/>
            <w:ins w:id="2295" w:author="Line Hvingel" w:date="2022-12-20T13:07:00Z">
              <w:r w:rsidRPr="00926F56">
                <w:rPr>
                  <w:sz w:val="16"/>
                  <w:szCs w:val="16"/>
                </w:rPr>
                <w:t>gyldig_fra</w:t>
              </w:r>
              <w:proofErr w:type="spellEnd"/>
            </w:ins>
          </w:p>
        </w:tc>
        <w:tc>
          <w:tcPr>
            <w:tcW w:w="10348" w:type="dxa"/>
            <w:gridSpan w:val="5"/>
            <w:shd w:val="clear" w:color="auto" w:fill="A8C9B5" w:themeFill="accent5" w:themeFillShade="E6"/>
          </w:tcPr>
          <w:p w14:paraId="73C7EC07" w14:textId="1F73F327" w:rsidR="00DD6AAD" w:rsidRPr="00013E31" w:rsidRDefault="00DD6AAD" w:rsidP="00DD6AAD">
            <w:pPr>
              <w:rPr>
                <w:ins w:id="2296" w:author="Line Hvingel" w:date="2022-12-20T13:07:00Z"/>
                <w:sz w:val="16"/>
                <w:szCs w:val="16"/>
              </w:rPr>
            </w:pPr>
            <w:ins w:id="2297" w:author="Line Hvingel" w:date="2022-12-20T13:17:00Z">
              <w:r>
                <w:rPr>
                  <w:sz w:val="16"/>
                  <w:szCs w:val="16"/>
                </w:rPr>
                <w:t xml:space="preserve">Felter defineret under: </w:t>
              </w:r>
              <w:r w:rsidRPr="00726F62">
                <w:rPr>
                  <w:sz w:val="16"/>
                  <w:szCs w:val="16"/>
                </w:rPr>
                <w:t>4.1 Standardiserede felter til de temaspecifikke datamodeller</w:t>
              </w:r>
            </w:ins>
          </w:p>
        </w:tc>
      </w:tr>
      <w:tr w:rsidR="00DD6AAD" w:rsidRPr="00982CE1" w14:paraId="1740D7D7" w14:textId="77777777" w:rsidTr="00453C9C">
        <w:trPr>
          <w:ins w:id="2298" w:author="Line Hvingel" w:date="2022-12-20T13:07:00Z"/>
        </w:trPr>
        <w:tc>
          <w:tcPr>
            <w:tcW w:w="1838" w:type="dxa"/>
            <w:tcBorders>
              <w:top w:val="single" w:sz="4" w:space="0" w:color="auto"/>
              <w:left w:val="single" w:sz="4" w:space="0" w:color="auto"/>
              <w:bottom w:val="single" w:sz="4" w:space="0" w:color="auto"/>
              <w:right w:val="single" w:sz="4" w:space="0" w:color="auto"/>
            </w:tcBorders>
            <w:shd w:val="clear" w:color="auto" w:fill="A8C9B5" w:themeFill="accent5" w:themeFillShade="E6"/>
          </w:tcPr>
          <w:p w14:paraId="17DBE026" w14:textId="77777777" w:rsidR="00DD6AAD" w:rsidRPr="00926F56" w:rsidRDefault="00DD6AAD" w:rsidP="00DD6AAD">
            <w:pPr>
              <w:rPr>
                <w:ins w:id="2299" w:author="Line Hvingel" w:date="2022-12-20T13:07:00Z"/>
                <w:sz w:val="16"/>
                <w:szCs w:val="16"/>
              </w:rPr>
            </w:pPr>
            <w:proofErr w:type="spellStart"/>
            <w:ins w:id="2300" w:author="Line Hvingel" w:date="2022-12-20T13:07:00Z">
              <w:r w:rsidRPr="00926F56">
                <w:rPr>
                  <w:sz w:val="16"/>
                  <w:szCs w:val="16"/>
                </w:rPr>
                <w:t>gyldig_til</w:t>
              </w:r>
              <w:proofErr w:type="spellEnd"/>
            </w:ins>
          </w:p>
        </w:tc>
        <w:tc>
          <w:tcPr>
            <w:tcW w:w="1134" w:type="dxa"/>
            <w:tcBorders>
              <w:top w:val="single" w:sz="4" w:space="0" w:color="auto"/>
              <w:left w:val="single" w:sz="4" w:space="0" w:color="auto"/>
              <w:bottom w:val="single" w:sz="4" w:space="0" w:color="auto"/>
              <w:right w:val="single" w:sz="4" w:space="0" w:color="auto"/>
            </w:tcBorders>
            <w:shd w:val="clear" w:color="auto" w:fill="A8C9B5" w:themeFill="accent5" w:themeFillShade="E6"/>
          </w:tcPr>
          <w:p w14:paraId="6932BF36" w14:textId="77777777" w:rsidR="00DD6AAD" w:rsidRPr="00926F56" w:rsidRDefault="00DD6AAD" w:rsidP="00DD6AAD">
            <w:pPr>
              <w:rPr>
                <w:ins w:id="2301" w:author="Line Hvingel" w:date="2022-12-20T13:07:00Z"/>
                <w:sz w:val="16"/>
                <w:szCs w:val="16"/>
              </w:rPr>
            </w:pPr>
            <w:proofErr w:type="spellStart"/>
            <w:ins w:id="2302" w:author="Line Hvingel" w:date="2022-12-20T13:07:00Z">
              <w:r w:rsidRPr="00926F56">
                <w:rPr>
                  <w:sz w:val="16"/>
                  <w:szCs w:val="16"/>
                </w:rPr>
                <w:t>gyldig_til</w:t>
              </w:r>
              <w:proofErr w:type="spellEnd"/>
            </w:ins>
          </w:p>
        </w:tc>
        <w:tc>
          <w:tcPr>
            <w:tcW w:w="10348" w:type="dxa"/>
            <w:gridSpan w:val="5"/>
            <w:tcBorders>
              <w:top w:val="single" w:sz="4" w:space="0" w:color="auto"/>
              <w:left w:val="single" w:sz="4" w:space="0" w:color="auto"/>
              <w:bottom w:val="single" w:sz="4" w:space="0" w:color="auto"/>
            </w:tcBorders>
            <w:shd w:val="clear" w:color="auto" w:fill="A8C9B5" w:themeFill="accent5" w:themeFillShade="E6"/>
          </w:tcPr>
          <w:p w14:paraId="5F92A13F" w14:textId="4DD1D4A2" w:rsidR="00DD6AAD" w:rsidRPr="00926F56" w:rsidRDefault="00DD6AAD" w:rsidP="00DD6AAD">
            <w:pPr>
              <w:rPr>
                <w:ins w:id="2303" w:author="Line Hvingel" w:date="2022-12-20T13:07:00Z"/>
                <w:sz w:val="16"/>
                <w:szCs w:val="16"/>
              </w:rPr>
            </w:pPr>
            <w:ins w:id="2304" w:author="Line Hvingel" w:date="2022-12-20T13:17:00Z">
              <w:r>
                <w:rPr>
                  <w:sz w:val="16"/>
                  <w:szCs w:val="16"/>
                </w:rPr>
                <w:t xml:space="preserve">Felter defineret under: </w:t>
              </w:r>
              <w:r w:rsidRPr="00726F62">
                <w:rPr>
                  <w:sz w:val="16"/>
                  <w:szCs w:val="16"/>
                </w:rPr>
                <w:t>4.1 Standardiserede felter til de temaspecifikke datamodeller</w:t>
              </w:r>
            </w:ins>
          </w:p>
        </w:tc>
      </w:tr>
      <w:tr w:rsidR="00DD6AAD" w:rsidRPr="00982CE1" w14:paraId="72BC040C" w14:textId="77777777" w:rsidTr="00B64875">
        <w:trPr>
          <w:ins w:id="2305" w:author="Line Hvingel" w:date="2022-12-20T13:07:00Z"/>
        </w:trPr>
        <w:tc>
          <w:tcPr>
            <w:tcW w:w="1838" w:type="dxa"/>
            <w:tcBorders>
              <w:top w:val="single" w:sz="4" w:space="0" w:color="auto"/>
              <w:left w:val="single" w:sz="4" w:space="0" w:color="auto"/>
              <w:bottom w:val="nil"/>
              <w:right w:val="single" w:sz="4" w:space="0" w:color="auto"/>
            </w:tcBorders>
            <w:shd w:val="clear" w:color="auto" w:fill="A8C9B5" w:themeFill="accent5" w:themeFillShade="E6"/>
          </w:tcPr>
          <w:p w14:paraId="2DA50070" w14:textId="77777777" w:rsidR="00DD6AAD" w:rsidRPr="00926F56" w:rsidRDefault="00DD6AAD" w:rsidP="00DD6AAD">
            <w:pPr>
              <w:rPr>
                <w:ins w:id="2306" w:author="Line Hvingel" w:date="2022-12-20T13:07:00Z"/>
                <w:sz w:val="16"/>
                <w:szCs w:val="16"/>
              </w:rPr>
            </w:pPr>
            <w:proofErr w:type="spellStart"/>
            <w:ins w:id="2307" w:author="Line Hvingel" w:date="2022-12-20T13:07:00Z">
              <w:r w:rsidRPr="00EA7463">
                <w:rPr>
                  <w:sz w:val="16"/>
                  <w:szCs w:val="16"/>
                </w:rPr>
                <w:t>sagsnr</w:t>
              </w:r>
              <w:proofErr w:type="spellEnd"/>
            </w:ins>
          </w:p>
        </w:tc>
        <w:tc>
          <w:tcPr>
            <w:tcW w:w="1134" w:type="dxa"/>
            <w:tcBorders>
              <w:top w:val="single" w:sz="4" w:space="0" w:color="auto"/>
              <w:left w:val="single" w:sz="4" w:space="0" w:color="auto"/>
              <w:bottom w:val="nil"/>
              <w:right w:val="single" w:sz="4" w:space="0" w:color="auto"/>
            </w:tcBorders>
            <w:shd w:val="clear" w:color="auto" w:fill="A8C9B5" w:themeFill="accent5" w:themeFillShade="E6"/>
          </w:tcPr>
          <w:p w14:paraId="2E0E9E68" w14:textId="77777777" w:rsidR="00DD6AAD" w:rsidRPr="00926F56" w:rsidRDefault="00DD6AAD" w:rsidP="00DD6AAD">
            <w:pPr>
              <w:rPr>
                <w:ins w:id="2308" w:author="Line Hvingel" w:date="2022-12-20T13:07:00Z"/>
                <w:sz w:val="16"/>
                <w:szCs w:val="16"/>
              </w:rPr>
            </w:pPr>
            <w:proofErr w:type="spellStart"/>
            <w:ins w:id="2309" w:author="Line Hvingel" w:date="2022-12-20T13:07:00Z">
              <w:r w:rsidRPr="00EA7463">
                <w:rPr>
                  <w:sz w:val="16"/>
                  <w:szCs w:val="16"/>
                </w:rPr>
                <w:t>sagsnr</w:t>
              </w:r>
              <w:proofErr w:type="spellEnd"/>
            </w:ins>
          </w:p>
        </w:tc>
        <w:tc>
          <w:tcPr>
            <w:tcW w:w="10348" w:type="dxa"/>
            <w:gridSpan w:val="5"/>
            <w:tcBorders>
              <w:top w:val="single" w:sz="4" w:space="0" w:color="auto"/>
              <w:left w:val="single" w:sz="4" w:space="0" w:color="auto"/>
              <w:bottom w:val="nil"/>
              <w:right w:val="single" w:sz="4" w:space="0" w:color="auto"/>
            </w:tcBorders>
            <w:shd w:val="clear" w:color="auto" w:fill="A8C9B5" w:themeFill="accent5" w:themeFillShade="E6"/>
          </w:tcPr>
          <w:p w14:paraId="66374E19" w14:textId="2D142488" w:rsidR="00DD6AAD" w:rsidRPr="00926F56" w:rsidRDefault="00DD6AAD" w:rsidP="00DD6AAD">
            <w:pPr>
              <w:rPr>
                <w:ins w:id="2310" w:author="Line Hvingel" w:date="2022-12-20T13:07:00Z"/>
                <w:sz w:val="16"/>
                <w:szCs w:val="16"/>
              </w:rPr>
            </w:pPr>
            <w:ins w:id="2311" w:author="Line Hvingel" w:date="2022-12-20T13:17:00Z">
              <w:r>
                <w:rPr>
                  <w:sz w:val="16"/>
                  <w:szCs w:val="16"/>
                </w:rPr>
                <w:t xml:space="preserve">Felter defineret under: </w:t>
              </w:r>
              <w:r w:rsidRPr="00726F62">
                <w:rPr>
                  <w:sz w:val="16"/>
                  <w:szCs w:val="16"/>
                </w:rPr>
                <w:t>4.1 Standardiserede felter til de temaspecifikke datamodeller</w:t>
              </w:r>
            </w:ins>
          </w:p>
        </w:tc>
      </w:tr>
      <w:tr w:rsidR="00DD6AAD" w:rsidRPr="006600CA" w14:paraId="6FEBAACC" w14:textId="77777777" w:rsidTr="001338AF">
        <w:trPr>
          <w:trHeight w:hRule="exact" w:val="296"/>
          <w:ins w:id="2312" w:author="Line Hvingel" w:date="2022-12-20T13:07:00Z"/>
        </w:trPr>
        <w:tc>
          <w:tcPr>
            <w:tcW w:w="1838" w:type="dxa"/>
            <w:shd w:val="clear" w:color="auto" w:fill="A8C9B5" w:themeFill="accent5" w:themeFillShade="E6"/>
          </w:tcPr>
          <w:p w14:paraId="6178B341" w14:textId="77777777" w:rsidR="00DD6AAD" w:rsidRPr="00B06305" w:rsidRDefault="00DD6AAD" w:rsidP="00DD6AAD">
            <w:pPr>
              <w:rPr>
                <w:ins w:id="2313" w:author="Line Hvingel" w:date="2022-12-20T13:07:00Z"/>
                <w:sz w:val="16"/>
                <w:szCs w:val="16"/>
              </w:rPr>
            </w:pPr>
            <w:proofErr w:type="spellStart"/>
            <w:ins w:id="2314" w:author="Line Hvingel" w:date="2022-12-20T13:07:00Z">
              <w:r w:rsidRPr="00977024">
                <w:rPr>
                  <w:sz w:val="16"/>
                  <w:szCs w:val="16"/>
                </w:rPr>
                <w:t>foto_link</w:t>
              </w:r>
              <w:proofErr w:type="spellEnd"/>
            </w:ins>
          </w:p>
        </w:tc>
        <w:tc>
          <w:tcPr>
            <w:tcW w:w="1134" w:type="dxa"/>
            <w:shd w:val="clear" w:color="auto" w:fill="A8C9B5" w:themeFill="accent5" w:themeFillShade="E6"/>
          </w:tcPr>
          <w:p w14:paraId="6E81AA97" w14:textId="77777777" w:rsidR="00DD6AAD" w:rsidRPr="00B06305" w:rsidRDefault="00DD6AAD" w:rsidP="00DD6AAD">
            <w:pPr>
              <w:rPr>
                <w:ins w:id="2315" w:author="Line Hvingel" w:date="2022-12-20T13:07:00Z"/>
                <w:sz w:val="16"/>
                <w:szCs w:val="16"/>
              </w:rPr>
            </w:pPr>
            <w:proofErr w:type="spellStart"/>
            <w:ins w:id="2316" w:author="Line Hvingel" w:date="2022-12-20T13:07:00Z">
              <w:r>
                <w:rPr>
                  <w:sz w:val="16"/>
                  <w:szCs w:val="16"/>
                </w:rPr>
                <w:t>foto_link</w:t>
              </w:r>
              <w:proofErr w:type="spellEnd"/>
            </w:ins>
          </w:p>
        </w:tc>
        <w:tc>
          <w:tcPr>
            <w:tcW w:w="10348" w:type="dxa"/>
            <w:gridSpan w:val="5"/>
            <w:shd w:val="clear" w:color="auto" w:fill="A8C9B5" w:themeFill="accent5" w:themeFillShade="E6"/>
          </w:tcPr>
          <w:p w14:paraId="418D9721" w14:textId="7FD9C8E6" w:rsidR="00DD6AAD" w:rsidRDefault="00DD6AAD" w:rsidP="00DD6AAD">
            <w:pPr>
              <w:autoSpaceDE w:val="0"/>
              <w:autoSpaceDN w:val="0"/>
              <w:adjustRightInd w:val="0"/>
              <w:rPr>
                <w:ins w:id="2317" w:author="Line Hvingel" w:date="2022-12-20T13:07:00Z"/>
                <w:sz w:val="16"/>
                <w:szCs w:val="16"/>
              </w:rPr>
            </w:pPr>
            <w:ins w:id="2318" w:author="Line Hvingel" w:date="2022-12-20T13:17:00Z">
              <w:r>
                <w:rPr>
                  <w:sz w:val="16"/>
                  <w:szCs w:val="16"/>
                </w:rPr>
                <w:t xml:space="preserve">Felter defineret under: </w:t>
              </w:r>
              <w:r w:rsidRPr="00726F62">
                <w:rPr>
                  <w:sz w:val="16"/>
                  <w:szCs w:val="16"/>
                </w:rPr>
                <w:t>4.1 Standardiserede felter til de temaspecifikke datamodeller</w:t>
              </w:r>
            </w:ins>
          </w:p>
        </w:tc>
      </w:tr>
      <w:tr w:rsidR="00DD6AAD" w:rsidRPr="006600CA" w14:paraId="5805E331" w14:textId="77777777" w:rsidTr="00A975D1">
        <w:tblPrEx>
          <w:tblW w:w="13320" w:type="dxa"/>
          <w:tblLayout w:type="fixed"/>
          <w:tblPrExChange w:id="2319" w:author="Line Hvingel" w:date="2022-12-20T13:17:00Z">
            <w:tblPrEx>
              <w:tblW w:w="13320" w:type="dxa"/>
              <w:tblLayout w:type="fixed"/>
            </w:tblPrEx>
          </w:tblPrExChange>
        </w:tblPrEx>
        <w:trPr>
          <w:trHeight w:hRule="exact" w:val="272"/>
          <w:ins w:id="2320" w:author="Line Hvingel" w:date="2022-12-20T13:07:00Z"/>
          <w:trPrChange w:id="2321" w:author="Line Hvingel" w:date="2022-12-20T13:17:00Z">
            <w:trPr>
              <w:trHeight w:hRule="exact" w:val="429"/>
            </w:trPr>
          </w:trPrChange>
        </w:trPr>
        <w:tc>
          <w:tcPr>
            <w:tcW w:w="1838" w:type="dxa"/>
            <w:shd w:val="clear" w:color="auto" w:fill="A8C9B5" w:themeFill="accent5" w:themeFillShade="E6"/>
            <w:tcPrChange w:id="2322" w:author="Line Hvingel" w:date="2022-12-20T13:17:00Z">
              <w:tcPr>
                <w:tcW w:w="1838" w:type="dxa"/>
                <w:shd w:val="clear" w:color="auto" w:fill="A8C9B5" w:themeFill="accent5" w:themeFillShade="E6"/>
              </w:tcPr>
            </w:tcPrChange>
          </w:tcPr>
          <w:p w14:paraId="3F043DD5" w14:textId="77777777" w:rsidR="00DD6AAD" w:rsidRPr="00B06305" w:rsidRDefault="00DD6AAD" w:rsidP="00DD6AAD">
            <w:pPr>
              <w:rPr>
                <w:ins w:id="2323" w:author="Line Hvingel" w:date="2022-12-20T13:07:00Z"/>
                <w:sz w:val="16"/>
                <w:szCs w:val="16"/>
              </w:rPr>
            </w:pPr>
            <w:ins w:id="2324" w:author="Line Hvingel" w:date="2022-12-20T13:07:00Z">
              <w:r w:rsidRPr="000D1E1A">
                <w:rPr>
                  <w:sz w:val="16"/>
                  <w:szCs w:val="16"/>
                </w:rPr>
                <w:t>foto_link</w:t>
              </w:r>
              <w:r>
                <w:rPr>
                  <w:sz w:val="16"/>
                  <w:szCs w:val="16"/>
                </w:rPr>
                <w:t>1</w:t>
              </w:r>
            </w:ins>
          </w:p>
        </w:tc>
        <w:tc>
          <w:tcPr>
            <w:tcW w:w="1134" w:type="dxa"/>
            <w:shd w:val="clear" w:color="auto" w:fill="A8C9B5" w:themeFill="accent5" w:themeFillShade="E6"/>
            <w:tcPrChange w:id="2325" w:author="Line Hvingel" w:date="2022-12-20T13:17:00Z">
              <w:tcPr>
                <w:tcW w:w="1134" w:type="dxa"/>
                <w:shd w:val="clear" w:color="auto" w:fill="A8C9B5" w:themeFill="accent5" w:themeFillShade="E6"/>
              </w:tcPr>
            </w:tcPrChange>
          </w:tcPr>
          <w:p w14:paraId="20C4F99C" w14:textId="77777777" w:rsidR="00DD6AAD" w:rsidRPr="00B06305" w:rsidRDefault="00DD6AAD" w:rsidP="00DD6AAD">
            <w:pPr>
              <w:rPr>
                <w:ins w:id="2326" w:author="Line Hvingel" w:date="2022-12-20T13:07:00Z"/>
                <w:sz w:val="16"/>
                <w:szCs w:val="16"/>
              </w:rPr>
            </w:pPr>
            <w:ins w:id="2327" w:author="Line Hvingel" w:date="2022-12-20T13:07:00Z">
              <w:r w:rsidRPr="000D1E1A">
                <w:rPr>
                  <w:sz w:val="16"/>
                  <w:szCs w:val="16"/>
                </w:rPr>
                <w:t>foto_link</w:t>
              </w:r>
              <w:r>
                <w:rPr>
                  <w:sz w:val="16"/>
                  <w:szCs w:val="16"/>
                </w:rPr>
                <w:t>1</w:t>
              </w:r>
            </w:ins>
          </w:p>
        </w:tc>
        <w:tc>
          <w:tcPr>
            <w:tcW w:w="10348" w:type="dxa"/>
            <w:gridSpan w:val="5"/>
            <w:shd w:val="clear" w:color="auto" w:fill="A8C9B5" w:themeFill="accent5" w:themeFillShade="E6"/>
            <w:tcPrChange w:id="2328" w:author="Line Hvingel" w:date="2022-12-20T13:17:00Z">
              <w:tcPr>
                <w:tcW w:w="10348" w:type="dxa"/>
                <w:gridSpan w:val="5"/>
                <w:shd w:val="clear" w:color="auto" w:fill="A8C9B5" w:themeFill="accent5" w:themeFillShade="E6"/>
              </w:tcPr>
            </w:tcPrChange>
          </w:tcPr>
          <w:p w14:paraId="716558A0" w14:textId="021C9D17" w:rsidR="00DD6AAD" w:rsidRDefault="00DD6AAD" w:rsidP="00DD6AAD">
            <w:pPr>
              <w:autoSpaceDE w:val="0"/>
              <w:autoSpaceDN w:val="0"/>
              <w:adjustRightInd w:val="0"/>
              <w:rPr>
                <w:ins w:id="2329" w:author="Line Hvingel" w:date="2022-12-20T13:07:00Z"/>
                <w:sz w:val="16"/>
                <w:szCs w:val="16"/>
              </w:rPr>
            </w:pPr>
            <w:ins w:id="2330" w:author="Line Hvingel" w:date="2022-12-20T13:17:00Z">
              <w:r>
                <w:rPr>
                  <w:sz w:val="16"/>
                  <w:szCs w:val="16"/>
                </w:rPr>
                <w:t xml:space="preserve">Felter defineret under: </w:t>
              </w:r>
              <w:r w:rsidRPr="00726F62">
                <w:rPr>
                  <w:sz w:val="16"/>
                  <w:szCs w:val="16"/>
                </w:rPr>
                <w:t>4.1 Standardiserede felter til de temaspecifikke datamodeller</w:t>
              </w:r>
            </w:ins>
          </w:p>
        </w:tc>
      </w:tr>
      <w:tr w:rsidR="00DD6AAD" w:rsidRPr="006600CA" w14:paraId="397BCEE8" w14:textId="77777777" w:rsidTr="009C42EB">
        <w:trPr>
          <w:trHeight w:hRule="exact" w:val="429"/>
          <w:ins w:id="2331" w:author="Line Hvingel" w:date="2022-12-20T13:07:00Z"/>
        </w:trPr>
        <w:tc>
          <w:tcPr>
            <w:tcW w:w="1838" w:type="dxa"/>
            <w:shd w:val="clear" w:color="auto" w:fill="A8C9B5" w:themeFill="accent5" w:themeFillShade="E6"/>
          </w:tcPr>
          <w:p w14:paraId="74E9AC62" w14:textId="77777777" w:rsidR="00DD6AAD" w:rsidRPr="00B06305" w:rsidRDefault="00DD6AAD" w:rsidP="00DD6AAD">
            <w:pPr>
              <w:rPr>
                <w:ins w:id="2332" w:author="Line Hvingel" w:date="2022-12-20T13:07:00Z"/>
                <w:sz w:val="16"/>
                <w:szCs w:val="16"/>
              </w:rPr>
            </w:pPr>
            <w:ins w:id="2333" w:author="Line Hvingel" w:date="2022-12-20T13:07:00Z">
              <w:r w:rsidRPr="000D1E1A">
                <w:rPr>
                  <w:sz w:val="16"/>
                  <w:szCs w:val="16"/>
                </w:rPr>
                <w:t>foto_link</w:t>
              </w:r>
              <w:r>
                <w:rPr>
                  <w:sz w:val="16"/>
                  <w:szCs w:val="16"/>
                </w:rPr>
                <w:t>2</w:t>
              </w:r>
            </w:ins>
          </w:p>
        </w:tc>
        <w:tc>
          <w:tcPr>
            <w:tcW w:w="1134" w:type="dxa"/>
            <w:shd w:val="clear" w:color="auto" w:fill="A8C9B5" w:themeFill="accent5" w:themeFillShade="E6"/>
          </w:tcPr>
          <w:p w14:paraId="438726C9" w14:textId="77777777" w:rsidR="00DD6AAD" w:rsidRPr="00B06305" w:rsidRDefault="00DD6AAD" w:rsidP="00DD6AAD">
            <w:pPr>
              <w:rPr>
                <w:ins w:id="2334" w:author="Line Hvingel" w:date="2022-12-20T13:07:00Z"/>
                <w:sz w:val="16"/>
                <w:szCs w:val="16"/>
              </w:rPr>
            </w:pPr>
            <w:ins w:id="2335" w:author="Line Hvingel" w:date="2022-12-20T13:07:00Z">
              <w:r w:rsidRPr="000D1E1A">
                <w:rPr>
                  <w:sz w:val="16"/>
                  <w:szCs w:val="16"/>
                </w:rPr>
                <w:t>foto_link</w:t>
              </w:r>
              <w:r>
                <w:rPr>
                  <w:sz w:val="16"/>
                  <w:szCs w:val="16"/>
                </w:rPr>
                <w:t>2</w:t>
              </w:r>
            </w:ins>
          </w:p>
        </w:tc>
        <w:tc>
          <w:tcPr>
            <w:tcW w:w="10348" w:type="dxa"/>
            <w:gridSpan w:val="5"/>
            <w:shd w:val="clear" w:color="auto" w:fill="A8C9B5" w:themeFill="accent5" w:themeFillShade="E6"/>
          </w:tcPr>
          <w:p w14:paraId="46EE27DB" w14:textId="19E35EAA" w:rsidR="00DD6AAD" w:rsidRDefault="00DD6AAD" w:rsidP="00DD6AAD">
            <w:pPr>
              <w:autoSpaceDE w:val="0"/>
              <w:autoSpaceDN w:val="0"/>
              <w:adjustRightInd w:val="0"/>
              <w:rPr>
                <w:ins w:id="2336" w:author="Line Hvingel" w:date="2022-12-20T13:07:00Z"/>
                <w:sz w:val="16"/>
                <w:szCs w:val="16"/>
              </w:rPr>
            </w:pPr>
            <w:ins w:id="2337" w:author="Line Hvingel" w:date="2022-12-20T13:17:00Z">
              <w:r>
                <w:rPr>
                  <w:sz w:val="16"/>
                  <w:szCs w:val="16"/>
                </w:rPr>
                <w:t xml:space="preserve">Felter defineret under: </w:t>
              </w:r>
              <w:r w:rsidRPr="00726F62">
                <w:rPr>
                  <w:sz w:val="16"/>
                  <w:szCs w:val="16"/>
                </w:rPr>
                <w:t>4.1 Standardiserede felter til de temaspecifikke datamodeller</w:t>
              </w:r>
            </w:ins>
          </w:p>
        </w:tc>
      </w:tr>
      <w:tr w:rsidR="00DD6AAD" w:rsidRPr="006600CA" w14:paraId="70FEE6CA" w14:textId="77777777" w:rsidTr="00DD4783">
        <w:trPr>
          <w:trHeight w:hRule="exact" w:val="429"/>
          <w:ins w:id="2338" w:author="Line Hvingel" w:date="2022-12-20T13:07:00Z"/>
        </w:trPr>
        <w:tc>
          <w:tcPr>
            <w:tcW w:w="1838" w:type="dxa"/>
            <w:shd w:val="clear" w:color="auto" w:fill="A8C9B5" w:themeFill="accent5" w:themeFillShade="E6"/>
          </w:tcPr>
          <w:p w14:paraId="5DBD65A8" w14:textId="77777777" w:rsidR="00DD6AAD" w:rsidRPr="00B06305" w:rsidRDefault="00DD6AAD" w:rsidP="00DD6AAD">
            <w:pPr>
              <w:rPr>
                <w:ins w:id="2339" w:author="Line Hvingel" w:date="2022-12-20T13:07:00Z"/>
                <w:sz w:val="16"/>
                <w:szCs w:val="16"/>
              </w:rPr>
            </w:pPr>
            <w:ins w:id="2340" w:author="Line Hvingel" w:date="2022-12-20T13:07:00Z">
              <w:r w:rsidRPr="000D1E1A">
                <w:rPr>
                  <w:sz w:val="16"/>
                  <w:szCs w:val="16"/>
                </w:rPr>
                <w:t>foto_link</w:t>
              </w:r>
              <w:r>
                <w:rPr>
                  <w:sz w:val="16"/>
                  <w:szCs w:val="16"/>
                </w:rPr>
                <w:t>3</w:t>
              </w:r>
            </w:ins>
          </w:p>
        </w:tc>
        <w:tc>
          <w:tcPr>
            <w:tcW w:w="1134" w:type="dxa"/>
            <w:shd w:val="clear" w:color="auto" w:fill="A8C9B5" w:themeFill="accent5" w:themeFillShade="E6"/>
          </w:tcPr>
          <w:p w14:paraId="45F1D3E5" w14:textId="77777777" w:rsidR="00DD6AAD" w:rsidRPr="00B06305" w:rsidRDefault="00DD6AAD" w:rsidP="00DD6AAD">
            <w:pPr>
              <w:rPr>
                <w:ins w:id="2341" w:author="Line Hvingel" w:date="2022-12-20T13:07:00Z"/>
                <w:sz w:val="16"/>
                <w:szCs w:val="16"/>
              </w:rPr>
            </w:pPr>
            <w:ins w:id="2342" w:author="Line Hvingel" w:date="2022-12-20T13:07:00Z">
              <w:r w:rsidRPr="000D1E1A">
                <w:rPr>
                  <w:sz w:val="16"/>
                  <w:szCs w:val="16"/>
                </w:rPr>
                <w:t>foto_link</w:t>
              </w:r>
              <w:r>
                <w:rPr>
                  <w:sz w:val="16"/>
                  <w:szCs w:val="16"/>
                </w:rPr>
                <w:t>3</w:t>
              </w:r>
            </w:ins>
          </w:p>
        </w:tc>
        <w:tc>
          <w:tcPr>
            <w:tcW w:w="10348" w:type="dxa"/>
            <w:gridSpan w:val="5"/>
            <w:shd w:val="clear" w:color="auto" w:fill="A8C9B5" w:themeFill="accent5" w:themeFillShade="E6"/>
          </w:tcPr>
          <w:p w14:paraId="7F22B176" w14:textId="5C36B60F" w:rsidR="00DD6AAD" w:rsidRDefault="00DD6AAD" w:rsidP="00DD6AAD">
            <w:pPr>
              <w:autoSpaceDE w:val="0"/>
              <w:autoSpaceDN w:val="0"/>
              <w:adjustRightInd w:val="0"/>
              <w:rPr>
                <w:ins w:id="2343" w:author="Line Hvingel" w:date="2022-12-20T13:07:00Z"/>
                <w:sz w:val="16"/>
                <w:szCs w:val="16"/>
              </w:rPr>
            </w:pPr>
            <w:ins w:id="2344" w:author="Line Hvingel" w:date="2022-12-20T13:18:00Z">
              <w:r>
                <w:rPr>
                  <w:sz w:val="16"/>
                  <w:szCs w:val="16"/>
                </w:rPr>
                <w:t xml:space="preserve">Felter defineret under: </w:t>
              </w:r>
              <w:r w:rsidRPr="00726F62">
                <w:rPr>
                  <w:sz w:val="16"/>
                  <w:szCs w:val="16"/>
                </w:rPr>
                <w:t>4.1 Standardiserede felter til de temaspecifikke datamodeller</w:t>
              </w:r>
            </w:ins>
          </w:p>
        </w:tc>
      </w:tr>
    </w:tbl>
    <w:p w14:paraId="083753BE" w14:textId="77777777" w:rsidR="00C6693C" w:rsidRDefault="00C6693C" w:rsidP="00C6693C">
      <w:pPr>
        <w:rPr>
          <w:ins w:id="2345" w:author="Line Hvingel" w:date="2022-12-20T13:18:00Z"/>
        </w:rPr>
      </w:pPr>
    </w:p>
    <w:p w14:paraId="4D9443FD" w14:textId="399ED4A4" w:rsidR="00C6693C" w:rsidRDefault="00C6693C" w:rsidP="00C6693C">
      <w:pPr>
        <w:pStyle w:val="Overskrift6"/>
        <w:rPr>
          <w:ins w:id="2346" w:author="Line Hvingel" w:date="2022-12-20T13:18:00Z"/>
        </w:rPr>
      </w:pPr>
      <w:ins w:id="2347" w:author="Line Hvingel" w:date="2022-12-20T13:18:00Z">
        <w:r>
          <w:t>5.7.</w:t>
        </w:r>
      </w:ins>
      <w:ins w:id="2348" w:author="Line Hvingel" w:date="2022-12-20T13:19:00Z">
        <w:r>
          <w:t>8</w:t>
        </w:r>
      </w:ins>
      <w:ins w:id="2349" w:author="Line Hvingel" w:date="2022-12-20T13:18:00Z">
        <w:r>
          <w:t>.1</w:t>
        </w:r>
        <w:r w:rsidRPr="00A32757">
          <w:t xml:space="preserve"> </w:t>
        </w:r>
        <w:r>
          <w:t>Metadata</w:t>
        </w:r>
        <w:r w:rsidRPr="000F1AAD">
          <w:t xml:space="preserve"> </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6693C" w:rsidRPr="0051728E" w14:paraId="631A0320" w14:textId="77777777" w:rsidTr="006F0E23">
        <w:trPr>
          <w:trHeight w:hRule="exact" w:val="255"/>
          <w:ins w:id="2350" w:author="Line Hvingel" w:date="2022-12-20T13:18:00Z"/>
        </w:trPr>
        <w:tc>
          <w:tcPr>
            <w:tcW w:w="2234" w:type="dxa"/>
            <w:shd w:val="clear" w:color="auto" w:fill="D9D9D9"/>
            <w:vAlign w:val="bottom"/>
          </w:tcPr>
          <w:p w14:paraId="4C0121F1" w14:textId="77777777" w:rsidR="00C6693C" w:rsidRPr="0051728E" w:rsidRDefault="00C6693C" w:rsidP="002C1C2F">
            <w:pPr>
              <w:rPr>
                <w:ins w:id="2351" w:author="Line Hvingel" w:date="2022-12-20T13:18:00Z"/>
                <w:rFonts w:ascii="Trebuchet MS" w:hAnsi="Trebuchet MS" w:cs="Trebuchet MS"/>
                <w:bCs/>
                <w:sz w:val="18"/>
                <w:szCs w:val="18"/>
              </w:rPr>
            </w:pPr>
            <w:ins w:id="2352" w:author="Line Hvingel" w:date="2022-12-20T13:18:00Z">
              <w:r w:rsidRPr="0051728E">
                <w:rPr>
                  <w:rFonts w:ascii="Trebuchet MS" w:hAnsi="Trebuchet MS" w:cs="Trebuchet MS"/>
                  <w:b/>
                  <w:bCs/>
                  <w:sz w:val="18"/>
                  <w:szCs w:val="18"/>
                </w:rPr>
                <w:lastRenderedPageBreak/>
                <w:t>Metadataelement</w:t>
              </w:r>
            </w:ins>
          </w:p>
        </w:tc>
        <w:tc>
          <w:tcPr>
            <w:tcW w:w="11192" w:type="dxa"/>
            <w:shd w:val="clear" w:color="auto" w:fill="D9D9D9"/>
            <w:vAlign w:val="bottom"/>
          </w:tcPr>
          <w:p w14:paraId="627FFD01" w14:textId="77777777" w:rsidR="00C6693C" w:rsidRPr="00FE3FC3" w:rsidRDefault="00C6693C" w:rsidP="002C1C2F">
            <w:pPr>
              <w:rPr>
                <w:ins w:id="2353" w:author="Line Hvingel" w:date="2022-12-20T13:18:00Z"/>
                <w:rFonts w:ascii="Trebuchet MS" w:hAnsi="Trebuchet MS" w:cs="Trebuchet MS"/>
                <w:bCs/>
                <w:sz w:val="18"/>
                <w:szCs w:val="18"/>
              </w:rPr>
            </w:pPr>
            <w:ins w:id="2354" w:author="Line Hvingel" w:date="2022-12-20T13:18:00Z">
              <w:r w:rsidRPr="00FE3FC3">
                <w:rPr>
                  <w:rFonts w:ascii="Trebuchet MS" w:hAnsi="Trebuchet MS" w:cs="Trebuchet MS"/>
                  <w:b/>
                  <w:bCs/>
                  <w:sz w:val="18"/>
                  <w:szCs w:val="18"/>
                </w:rPr>
                <w:t>Beskrivelse</w:t>
              </w:r>
            </w:ins>
          </w:p>
        </w:tc>
      </w:tr>
      <w:tr w:rsidR="00C6693C" w:rsidRPr="0051728E" w14:paraId="1EDFCFDA" w14:textId="77777777" w:rsidTr="006F0E23">
        <w:trPr>
          <w:trHeight w:hRule="exact" w:val="255"/>
          <w:ins w:id="2355" w:author="Line Hvingel" w:date="2022-12-20T13:18:00Z"/>
        </w:trPr>
        <w:tc>
          <w:tcPr>
            <w:tcW w:w="2234" w:type="dxa"/>
            <w:shd w:val="clear" w:color="auto" w:fill="E0E0E0"/>
            <w:vAlign w:val="bottom"/>
          </w:tcPr>
          <w:p w14:paraId="77F6D4D0" w14:textId="77777777" w:rsidR="00C6693C" w:rsidRPr="0051728E" w:rsidRDefault="00C6693C" w:rsidP="002C1C2F">
            <w:pPr>
              <w:rPr>
                <w:ins w:id="2356" w:author="Line Hvingel" w:date="2022-12-20T13:18:00Z"/>
                <w:rFonts w:ascii="Trebuchet MS" w:hAnsi="Trebuchet MS" w:cs="Trebuchet MS"/>
                <w:sz w:val="18"/>
                <w:szCs w:val="18"/>
              </w:rPr>
            </w:pPr>
            <w:ins w:id="2357" w:author="Line Hvingel" w:date="2022-12-20T13:18:00Z">
              <w:r w:rsidRPr="0051728E">
                <w:rPr>
                  <w:rFonts w:ascii="Trebuchet MS" w:hAnsi="Trebuchet MS" w:cs="Trebuchet MS"/>
                  <w:sz w:val="18"/>
                  <w:szCs w:val="18"/>
                </w:rPr>
                <w:t>Temanavn</w:t>
              </w:r>
            </w:ins>
          </w:p>
        </w:tc>
        <w:tc>
          <w:tcPr>
            <w:tcW w:w="11192" w:type="dxa"/>
            <w:shd w:val="clear" w:color="auto" w:fill="FFFFFF"/>
            <w:vAlign w:val="bottom"/>
          </w:tcPr>
          <w:p w14:paraId="534F28DF" w14:textId="6069E38B" w:rsidR="00C6693C" w:rsidRPr="0051728E" w:rsidRDefault="006F0E23" w:rsidP="002C1C2F">
            <w:pPr>
              <w:rPr>
                <w:ins w:id="2358" w:author="Line Hvingel" w:date="2022-12-20T13:18:00Z"/>
                <w:rFonts w:ascii="Trebuchet MS" w:hAnsi="Trebuchet MS" w:cs="Trebuchet MS"/>
                <w:sz w:val="18"/>
                <w:szCs w:val="18"/>
              </w:rPr>
            </w:pPr>
            <w:proofErr w:type="spellStart"/>
            <w:ins w:id="2359" w:author="Sofie Kofoed Led" w:date="2022-12-21T13:39:00Z">
              <w:r>
                <w:rPr>
                  <w:rFonts w:ascii="Trebuchet MS" w:hAnsi="Trebuchet MS" w:cs="Trebuchet MS"/>
                  <w:sz w:val="18"/>
                  <w:szCs w:val="18"/>
                </w:rPr>
                <w:t>Ladefacilitet</w:t>
              </w:r>
            </w:ins>
            <w:proofErr w:type="spellEnd"/>
            <w:ins w:id="2360" w:author="Line Hvingel" w:date="2022-12-20T13:19:00Z">
              <w:del w:id="2361" w:author="Sofie Kofoed Led" w:date="2022-12-21T13:39:00Z">
                <w:r w:rsidR="000C2D29" w:rsidDel="006F0E23">
                  <w:rPr>
                    <w:rFonts w:ascii="Trebuchet MS" w:hAnsi="Trebuchet MS" w:cs="Trebuchet MS"/>
                    <w:sz w:val="18"/>
                    <w:szCs w:val="18"/>
                  </w:rPr>
                  <w:delText>Ladestander</w:delText>
                </w:r>
              </w:del>
            </w:ins>
          </w:p>
        </w:tc>
      </w:tr>
      <w:tr w:rsidR="00C6693C" w:rsidRPr="0051728E" w14:paraId="5C3113F8" w14:textId="77777777" w:rsidTr="006F0E23">
        <w:trPr>
          <w:trHeight w:hRule="exact" w:val="255"/>
          <w:ins w:id="2362" w:author="Line Hvingel" w:date="2022-12-20T13:18:00Z"/>
        </w:trPr>
        <w:tc>
          <w:tcPr>
            <w:tcW w:w="2234" w:type="dxa"/>
            <w:shd w:val="clear" w:color="auto" w:fill="E0E0E0"/>
            <w:vAlign w:val="bottom"/>
          </w:tcPr>
          <w:p w14:paraId="0B3593B3" w14:textId="77777777" w:rsidR="00C6693C" w:rsidRPr="0051728E" w:rsidRDefault="00C6693C" w:rsidP="002C1C2F">
            <w:pPr>
              <w:rPr>
                <w:ins w:id="2363" w:author="Line Hvingel" w:date="2022-12-20T13:18:00Z"/>
                <w:rFonts w:ascii="Trebuchet MS" w:hAnsi="Trebuchet MS" w:cs="Trebuchet MS"/>
                <w:sz w:val="18"/>
                <w:szCs w:val="18"/>
              </w:rPr>
            </w:pPr>
            <w:ins w:id="2364" w:author="Line Hvingel" w:date="2022-12-20T13:18:00Z">
              <w:r>
                <w:rPr>
                  <w:rFonts w:ascii="Trebuchet MS" w:hAnsi="Trebuchet MS" w:cs="Trebuchet MS"/>
                  <w:sz w:val="18"/>
                  <w:szCs w:val="18"/>
                </w:rPr>
                <w:t>Temakode</w:t>
              </w:r>
            </w:ins>
          </w:p>
        </w:tc>
        <w:tc>
          <w:tcPr>
            <w:tcW w:w="11192" w:type="dxa"/>
            <w:shd w:val="clear" w:color="auto" w:fill="FFFFFF"/>
            <w:vAlign w:val="bottom"/>
          </w:tcPr>
          <w:p w14:paraId="216FE1AB" w14:textId="2701A3A9" w:rsidR="00C6693C" w:rsidRDefault="00C6693C" w:rsidP="002C1C2F">
            <w:pPr>
              <w:rPr>
                <w:ins w:id="2365" w:author="Line Hvingel" w:date="2022-12-20T13:18:00Z"/>
                <w:rFonts w:ascii="Trebuchet MS" w:hAnsi="Trebuchet MS"/>
                <w:sz w:val="18"/>
                <w:szCs w:val="18"/>
              </w:rPr>
            </w:pPr>
            <w:ins w:id="2366" w:author="Line Hvingel" w:date="2022-12-20T13:18:00Z">
              <w:r w:rsidRPr="00B021C4">
                <w:rPr>
                  <w:rFonts w:ascii="Trebuchet MS" w:hAnsi="Trebuchet MS"/>
                  <w:sz w:val="18"/>
                  <w:szCs w:val="18"/>
                </w:rPr>
                <w:t>5</w:t>
              </w:r>
              <w:r w:rsidRPr="0053190B">
                <w:rPr>
                  <w:rFonts w:ascii="Trebuchet MS" w:hAnsi="Trebuchet MS"/>
                  <w:sz w:val="18"/>
                  <w:szCs w:val="18"/>
                </w:rPr>
                <w:t>6</w:t>
              </w:r>
              <w:r w:rsidRPr="00B021C4">
                <w:rPr>
                  <w:rFonts w:ascii="Trebuchet MS" w:hAnsi="Trebuchet MS"/>
                  <w:sz w:val="18"/>
                  <w:szCs w:val="18"/>
                </w:rPr>
                <w:t>0</w:t>
              </w:r>
            </w:ins>
            <w:ins w:id="2367" w:author="Line Hvingel" w:date="2022-12-20T13:19:00Z">
              <w:r w:rsidR="000C2D29">
                <w:rPr>
                  <w:rFonts w:ascii="Trebuchet MS" w:hAnsi="Trebuchet MS"/>
                  <w:sz w:val="18"/>
                  <w:szCs w:val="18"/>
                </w:rPr>
                <w:t>7</w:t>
              </w:r>
            </w:ins>
          </w:p>
        </w:tc>
      </w:tr>
      <w:tr w:rsidR="006F0E23" w:rsidRPr="0051728E" w14:paraId="669F2FB6" w14:textId="77777777" w:rsidTr="006F0E23">
        <w:trPr>
          <w:trHeight w:hRule="exact" w:val="255"/>
          <w:ins w:id="2368" w:author="Line Hvingel" w:date="2022-12-20T13:18:00Z"/>
        </w:trPr>
        <w:tc>
          <w:tcPr>
            <w:tcW w:w="2234" w:type="dxa"/>
            <w:shd w:val="clear" w:color="auto" w:fill="E0E0E0"/>
            <w:vAlign w:val="bottom"/>
          </w:tcPr>
          <w:p w14:paraId="61D7E96F" w14:textId="77777777" w:rsidR="006F0E23" w:rsidRPr="0051728E" w:rsidRDefault="006F0E23" w:rsidP="006F0E23">
            <w:pPr>
              <w:rPr>
                <w:ins w:id="2369" w:author="Line Hvingel" w:date="2022-12-20T13:18:00Z"/>
                <w:rFonts w:ascii="Trebuchet MS" w:hAnsi="Trebuchet MS" w:cs="Trebuchet MS"/>
                <w:sz w:val="18"/>
                <w:szCs w:val="18"/>
              </w:rPr>
            </w:pPr>
            <w:ins w:id="2370" w:author="Line Hvingel" w:date="2022-12-20T13:18:00Z">
              <w:r w:rsidRPr="0051728E">
                <w:rPr>
                  <w:rFonts w:ascii="Trebuchet MS" w:hAnsi="Trebuchet MS" w:cs="Trebuchet MS"/>
                  <w:sz w:val="18"/>
                  <w:szCs w:val="18"/>
                </w:rPr>
                <w:t>Definition</w:t>
              </w:r>
            </w:ins>
          </w:p>
        </w:tc>
        <w:tc>
          <w:tcPr>
            <w:tcW w:w="11192" w:type="dxa"/>
            <w:shd w:val="clear" w:color="auto" w:fill="FFFFFF"/>
            <w:vAlign w:val="bottom"/>
          </w:tcPr>
          <w:p w14:paraId="33232715" w14:textId="3297AF19" w:rsidR="006F0E23" w:rsidRPr="00F279E4" w:rsidRDefault="006F0E23" w:rsidP="006F0E23">
            <w:pPr>
              <w:rPr>
                <w:ins w:id="2371" w:author="Line Hvingel" w:date="2022-12-20T13:18:00Z"/>
                <w:rFonts w:ascii="Trebuchet MS" w:hAnsi="Trebuchet MS" w:cs="Trebuchet MS"/>
                <w:sz w:val="18"/>
                <w:szCs w:val="18"/>
              </w:rPr>
            </w:pPr>
            <w:ins w:id="2372" w:author="Sofie Kofoed Led" w:date="2022-12-21T13:39:00Z">
              <w:r w:rsidRPr="006A12F0">
                <w:rPr>
                  <w:rFonts w:ascii="Trebuchet MS" w:hAnsi="Trebuchet MS" w:cs="Trebuchet MS"/>
                  <w:sz w:val="18"/>
                  <w:szCs w:val="18"/>
                </w:rPr>
                <w:t>Facilitet</w:t>
              </w:r>
              <w:r>
                <w:rPr>
                  <w:rFonts w:ascii="Trebuchet MS" w:hAnsi="Trebuchet MS" w:cs="Trebuchet MS"/>
                  <w:sz w:val="18"/>
                  <w:szCs w:val="18"/>
                </w:rPr>
                <w:t>er</w:t>
              </w:r>
              <w:r w:rsidRPr="006A12F0">
                <w:rPr>
                  <w:rFonts w:ascii="Trebuchet MS" w:hAnsi="Trebuchet MS" w:cs="Trebuchet MS"/>
                  <w:sz w:val="18"/>
                  <w:szCs w:val="18"/>
                </w:rPr>
                <w:t xml:space="preserve"> til opladning af elektriske køretøjer.</w:t>
              </w:r>
            </w:ins>
          </w:p>
        </w:tc>
      </w:tr>
      <w:tr w:rsidR="006F0E23" w:rsidRPr="0051728E" w14:paraId="383CBE23" w14:textId="77777777" w:rsidTr="006F0E23">
        <w:trPr>
          <w:trHeight w:hRule="exact" w:val="255"/>
          <w:ins w:id="2373" w:author="Line Hvingel" w:date="2022-12-20T13:18:00Z"/>
        </w:trPr>
        <w:tc>
          <w:tcPr>
            <w:tcW w:w="2234" w:type="dxa"/>
            <w:shd w:val="clear" w:color="auto" w:fill="E0E0E0"/>
            <w:vAlign w:val="bottom"/>
          </w:tcPr>
          <w:p w14:paraId="03F64637" w14:textId="77777777" w:rsidR="006F0E23" w:rsidRPr="0051728E" w:rsidRDefault="006F0E23" w:rsidP="006F0E23">
            <w:pPr>
              <w:rPr>
                <w:ins w:id="2374" w:author="Line Hvingel" w:date="2022-12-20T13:18:00Z"/>
                <w:rFonts w:ascii="Trebuchet MS" w:hAnsi="Trebuchet MS" w:cs="Trebuchet MS"/>
                <w:sz w:val="18"/>
                <w:szCs w:val="18"/>
              </w:rPr>
            </w:pPr>
            <w:ins w:id="2375" w:author="Line Hvingel" w:date="2022-12-20T13:18:00Z">
              <w:r w:rsidRPr="0051728E">
                <w:rPr>
                  <w:rFonts w:ascii="Trebuchet MS" w:hAnsi="Trebuchet MS" w:cs="Trebuchet MS"/>
                  <w:sz w:val="18"/>
                  <w:szCs w:val="18"/>
                </w:rPr>
                <w:t>Beskrivelse</w:t>
              </w:r>
            </w:ins>
          </w:p>
        </w:tc>
        <w:tc>
          <w:tcPr>
            <w:tcW w:w="11192" w:type="dxa"/>
            <w:shd w:val="clear" w:color="auto" w:fill="FFFFFF"/>
            <w:vAlign w:val="bottom"/>
          </w:tcPr>
          <w:p w14:paraId="19F07171" w14:textId="00253272" w:rsidR="006F0E23" w:rsidRPr="00D77840" w:rsidRDefault="006F0E23" w:rsidP="006F0E23">
            <w:pPr>
              <w:rPr>
                <w:ins w:id="2376" w:author="Line Hvingel" w:date="2022-12-20T13:18:00Z"/>
                <w:rFonts w:ascii="Trebuchet MS" w:hAnsi="Trebuchet MS" w:cs="Trebuchet MS"/>
                <w:sz w:val="18"/>
                <w:szCs w:val="18"/>
              </w:rPr>
            </w:pPr>
            <w:ins w:id="2377" w:author="Sofie Kofoed Led" w:date="2022-12-21T13:39:00Z">
              <w:r w:rsidRPr="006A12F0">
                <w:rPr>
                  <w:rFonts w:ascii="Trebuchet MS" w:hAnsi="Trebuchet MS" w:cs="Trebuchet MS"/>
                  <w:sz w:val="18"/>
                  <w:szCs w:val="18"/>
                </w:rPr>
                <w:t xml:space="preserve">Begrebsmodel for </w:t>
              </w:r>
              <w:proofErr w:type="spellStart"/>
              <w:r w:rsidRPr="006A12F0">
                <w:rPr>
                  <w:rFonts w:ascii="Trebuchet MS" w:hAnsi="Trebuchet MS" w:cs="Trebuchet MS"/>
                  <w:sz w:val="18"/>
                  <w:szCs w:val="18"/>
                </w:rPr>
                <w:t>ladeinfrastruktur</w:t>
              </w:r>
              <w:proofErr w:type="spellEnd"/>
              <w:r w:rsidRPr="006A12F0">
                <w:rPr>
                  <w:rFonts w:ascii="Trebuchet MS" w:hAnsi="Trebuchet MS" w:cs="Trebuchet MS"/>
                  <w:sz w:val="18"/>
                  <w:szCs w:val="18"/>
                </w:rPr>
                <w:t>, der understøtter krav til offentligt tilgængelig infrastruktur til opladning af elektriske køretøjer.</w:t>
              </w:r>
            </w:ins>
          </w:p>
        </w:tc>
      </w:tr>
      <w:tr w:rsidR="006F0E23" w:rsidRPr="0051728E" w14:paraId="5BE438C6" w14:textId="77777777" w:rsidTr="006F0E23">
        <w:trPr>
          <w:trHeight w:hRule="exact" w:val="255"/>
          <w:ins w:id="2378" w:author="Line Hvingel" w:date="2022-12-20T13:18:00Z"/>
        </w:trPr>
        <w:tc>
          <w:tcPr>
            <w:tcW w:w="2234" w:type="dxa"/>
            <w:shd w:val="clear" w:color="auto" w:fill="E0E0E0"/>
            <w:vAlign w:val="bottom"/>
          </w:tcPr>
          <w:p w14:paraId="0D572680" w14:textId="77777777" w:rsidR="006F0E23" w:rsidRPr="0051728E" w:rsidRDefault="006F0E23" w:rsidP="006F0E23">
            <w:pPr>
              <w:rPr>
                <w:ins w:id="2379" w:author="Line Hvingel" w:date="2022-12-20T13:18:00Z"/>
                <w:rFonts w:ascii="Trebuchet MS" w:hAnsi="Trebuchet MS" w:cs="Trebuchet MS"/>
                <w:sz w:val="18"/>
                <w:szCs w:val="18"/>
              </w:rPr>
            </w:pPr>
            <w:proofErr w:type="spellStart"/>
            <w:ins w:id="2380" w:author="Line Hvingel" w:date="2022-12-20T13:18:00Z">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ins>
          </w:p>
        </w:tc>
        <w:tc>
          <w:tcPr>
            <w:tcW w:w="11192" w:type="dxa"/>
            <w:shd w:val="clear" w:color="auto" w:fill="FFFFFF"/>
            <w:vAlign w:val="bottom"/>
          </w:tcPr>
          <w:p w14:paraId="636CB18C" w14:textId="2E0CE328" w:rsidR="006F0E23" w:rsidRPr="0051728E" w:rsidRDefault="006F0E23" w:rsidP="006F0E23">
            <w:pPr>
              <w:rPr>
                <w:ins w:id="2381" w:author="Line Hvingel" w:date="2022-12-20T13:18:00Z"/>
                <w:rFonts w:ascii="Trebuchet MS" w:hAnsi="Trebuchet MS" w:cs="Trebuchet MS"/>
                <w:sz w:val="18"/>
                <w:szCs w:val="18"/>
              </w:rPr>
            </w:pPr>
            <w:ins w:id="2382" w:author="Sofie Kofoed Led" w:date="2022-12-21T13:39:00Z">
              <w:r>
                <w:rPr>
                  <w:rFonts w:ascii="Trebuchet MS" w:hAnsi="Trebuchet MS" w:cs="Trebuchet MS"/>
                  <w:sz w:val="18"/>
                  <w:szCs w:val="18"/>
                </w:rPr>
                <w:t xml:space="preserve">Anvendes til planlægning og registrering af </w:t>
              </w:r>
              <w:proofErr w:type="spellStart"/>
              <w:r>
                <w:rPr>
                  <w:rFonts w:ascii="Trebuchet MS" w:hAnsi="Trebuchet MS" w:cs="Trebuchet MS"/>
                  <w:sz w:val="18"/>
                  <w:szCs w:val="18"/>
                </w:rPr>
                <w:t>ladeinfrastruktur</w:t>
              </w:r>
              <w:proofErr w:type="spellEnd"/>
              <w:r>
                <w:rPr>
                  <w:rFonts w:ascii="Trebuchet MS" w:hAnsi="Trebuchet MS" w:cs="Trebuchet MS"/>
                  <w:sz w:val="18"/>
                  <w:szCs w:val="18"/>
                </w:rPr>
                <w:t>.</w:t>
              </w:r>
            </w:ins>
          </w:p>
        </w:tc>
      </w:tr>
      <w:tr w:rsidR="00C6693C" w:rsidRPr="0051728E" w14:paraId="7E4F3A8B" w14:textId="77777777" w:rsidTr="006F0E23">
        <w:trPr>
          <w:trHeight w:hRule="exact" w:val="255"/>
          <w:ins w:id="2383" w:author="Line Hvingel" w:date="2022-12-20T13:18:00Z"/>
        </w:trPr>
        <w:tc>
          <w:tcPr>
            <w:tcW w:w="2234" w:type="dxa"/>
            <w:shd w:val="clear" w:color="auto" w:fill="E0E0E0"/>
            <w:vAlign w:val="bottom"/>
          </w:tcPr>
          <w:p w14:paraId="5D62F9DE" w14:textId="77777777" w:rsidR="00C6693C" w:rsidRPr="0051728E" w:rsidRDefault="00C6693C" w:rsidP="002C1C2F">
            <w:pPr>
              <w:rPr>
                <w:ins w:id="2384" w:author="Line Hvingel" w:date="2022-12-20T13:18:00Z"/>
                <w:rFonts w:ascii="Trebuchet MS" w:hAnsi="Trebuchet MS" w:cs="Trebuchet MS"/>
                <w:sz w:val="18"/>
                <w:szCs w:val="18"/>
              </w:rPr>
            </w:pPr>
            <w:proofErr w:type="spellStart"/>
            <w:ins w:id="2385" w:author="Line Hvingel" w:date="2022-12-20T13:18:00Z">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ins>
          </w:p>
        </w:tc>
        <w:tc>
          <w:tcPr>
            <w:tcW w:w="11192" w:type="dxa"/>
            <w:shd w:val="clear" w:color="auto" w:fill="FFFFFF"/>
            <w:vAlign w:val="bottom"/>
          </w:tcPr>
          <w:p w14:paraId="39188FBE" w14:textId="409F2A00" w:rsidR="00C6693C" w:rsidRPr="00FE3FC3" w:rsidRDefault="00AE6A6C" w:rsidP="002C1C2F">
            <w:pPr>
              <w:rPr>
                <w:ins w:id="2386" w:author="Line Hvingel" w:date="2022-12-20T13:18:00Z"/>
                <w:rFonts w:ascii="Trebuchet MS" w:hAnsi="Trebuchet MS" w:cs="Trebuchet MS"/>
                <w:sz w:val="18"/>
                <w:szCs w:val="18"/>
              </w:rPr>
            </w:pPr>
            <w:ins w:id="2387" w:author="Line Hvingel" w:date="2023-01-02T14:11:00Z">
              <w:r>
                <w:fldChar w:fldCharType="begin"/>
              </w:r>
              <w:r>
                <w:instrText xml:space="preserve"> HYPERLINK "https://www.kle-online.dk/emneplan/05" </w:instrText>
              </w:r>
              <w:r>
                <w:fldChar w:fldCharType="separate"/>
              </w:r>
              <w:r>
                <w:rPr>
                  <w:rStyle w:val="Hyperlink"/>
                </w:rPr>
                <w:t>KLE-Online - 05 Veje og trafik</w:t>
              </w:r>
              <w:r>
                <w:fldChar w:fldCharType="end"/>
              </w:r>
            </w:ins>
          </w:p>
        </w:tc>
      </w:tr>
      <w:tr w:rsidR="00C6693C" w:rsidRPr="0051728E" w14:paraId="3B74D22C" w14:textId="77777777" w:rsidTr="006F0E23">
        <w:trPr>
          <w:trHeight w:hRule="exact" w:val="255"/>
          <w:ins w:id="2388" w:author="Line Hvingel" w:date="2022-12-20T13:18:00Z"/>
        </w:trPr>
        <w:tc>
          <w:tcPr>
            <w:tcW w:w="2234" w:type="dxa"/>
            <w:shd w:val="clear" w:color="auto" w:fill="E0E0E0"/>
            <w:vAlign w:val="bottom"/>
          </w:tcPr>
          <w:p w14:paraId="4085F47C" w14:textId="77777777" w:rsidR="00C6693C" w:rsidRPr="00492FFE" w:rsidRDefault="00C6693C" w:rsidP="002C1C2F">
            <w:pPr>
              <w:rPr>
                <w:ins w:id="2389" w:author="Line Hvingel" w:date="2022-12-20T13:18:00Z"/>
                <w:rFonts w:ascii="Trebuchet MS" w:hAnsi="Trebuchet MS" w:cs="Trebuchet MS"/>
                <w:sz w:val="18"/>
                <w:szCs w:val="18"/>
              </w:rPr>
            </w:pPr>
            <w:proofErr w:type="spellStart"/>
            <w:ins w:id="2390" w:author="Line Hvingel" w:date="2022-12-20T13:18:00Z">
              <w:r>
                <w:rPr>
                  <w:rFonts w:ascii="Trebuchet MS" w:hAnsi="Trebuchet MS" w:cs="Trebuchet MS"/>
                  <w:sz w:val="18"/>
                  <w:szCs w:val="18"/>
                </w:rPr>
                <w:t>No</w:t>
              </w:r>
              <w:r w:rsidRPr="000B2E88">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roofErr w:type="spellEnd"/>
            </w:ins>
          </w:p>
        </w:tc>
        <w:tc>
          <w:tcPr>
            <w:tcW w:w="11192" w:type="dxa"/>
            <w:shd w:val="clear" w:color="auto" w:fill="FFFFFF"/>
            <w:vAlign w:val="bottom"/>
          </w:tcPr>
          <w:p w14:paraId="6E011AFA" w14:textId="0A421AE5" w:rsidR="00C6693C" w:rsidRPr="00492FFE" w:rsidRDefault="009149D9" w:rsidP="002C1C2F">
            <w:pPr>
              <w:autoSpaceDE w:val="0"/>
              <w:autoSpaceDN w:val="0"/>
              <w:adjustRightInd w:val="0"/>
              <w:rPr>
                <w:ins w:id="2391" w:author="Line Hvingel" w:date="2022-12-20T13:18:00Z"/>
                <w:rFonts w:ascii="Trebuchet MS" w:hAnsi="Trebuchet MS" w:cs="Trebuchet MS"/>
                <w:sz w:val="18"/>
                <w:szCs w:val="18"/>
              </w:rPr>
            </w:pPr>
            <w:ins w:id="2392" w:author="Line Hvingel" w:date="2023-01-02T14:12:00Z">
              <w:r>
                <w:fldChar w:fldCharType="begin"/>
              </w:r>
              <w:r>
                <w:instrText xml:space="preserve"> HYPERLINK "https://www.kle-online.dk/emneplan/05" </w:instrText>
              </w:r>
              <w:r>
                <w:fldChar w:fldCharType="separate"/>
              </w:r>
              <w:r>
                <w:rPr>
                  <w:rStyle w:val="Hyperlink"/>
                </w:rPr>
                <w:t>KLE-Online - 05 Veje og trafik</w:t>
              </w:r>
              <w:r>
                <w:fldChar w:fldCharType="end"/>
              </w:r>
            </w:ins>
          </w:p>
        </w:tc>
      </w:tr>
      <w:tr w:rsidR="006F0E23" w:rsidRPr="0051728E" w14:paraId="1C15BEA8" w14:textId="77777777" w:rsidTr="006F0E23">
        <w:trPr>
          <w:trHeight w:hRule="exact" w:val="255"/>
          <w:ins w:id="2393" w:author="Line Hvingel" w:date="2022-12-20T13:18:00Z"/>
        </w:trPr>
        <w:tc>
          <w:tcPr>
            <w:tcW w:w="2234" w:type="dxa"/>
            <w:shd w:val="clear" w:color="auto" w:fill="E0E0E0"/>
            <w:vAlign w:val="bottom"/>
          </w:tcPr>
          <w:p w14:paraId="0BAFA473" w14:textId="77777777" w:rsidR="006F0E23" w:rsidRPr="0051728E" w:rsidRDefault="006F0E23" w:rsidP="006F0E23">
            <w:pPr>
              <w:rPr>
                <w:ins w:id="2394" w:author="Line Hvingel" w:date="2022-12-20T13:18:00Z"/>
                <w:rFonts w:ascii="Trebuchet MS" w:hAnsi="Trebuchet MS" w:cs="Trebuchet MS"/>
                <w:sz w:val="18"/>
                <w:szCs w:val="18"/>
              </w:rPr>
            </w:pPr>
            <w:ins w:id="2395" w:author="Line Hvingel" w:date="2022-12-20T13:18:00Z">
              <w:r w:rsidRPr="0051728E">
                <w:rPr>
                  <w:rFonts w:ascii="Trebuchet MS" w:hAnsi="Trebuchet MS" w:cs="Trebuchet MS"/>
                  <w:sz w:val="18"/>
                  <w:szCs w:val="18"/>
                </w:rPr>
                <w:t>Geometri type</w:t>
              </w:r>
            </w:ins>
          </w:p>
        </w:tc>
        <w:tc>
          <w:tcPr>
            <w:tcW w:w="11192" w:type="dxa"/>
            <w:shd w:val="clear" w:color="auto" w:fill="FFFFFF"/>
            <w:vAlign w:val="bottom"/>
          </w:tcPr>
          <w:p w14:paraId="6C4487AC" w14:textId="34D6DD96" w:rsidR="006F0E23" w:rsidRPr="0051728E" w:rsidRDefault="006F0E23" w:rsidP="006F0E23">
            <w:pPr>
              <w:rPr>
                <w:ins w:id="2396" w:author="Line Hvingel" w:date="2022-12-20T13:18:00Z"/>
                <w:rFonts w:ascii="Trebuchet MS" w:hAnsi="Trebuchet MS" w:cs="Trebuchet MS"/>
                <w:sz w:val="18"/>
                <w:szCs w:val="18"/>
              </w:rPr>
            </w:pPr>
            <w:ins w:id="2397" w:author="Sofie Kofoed Led" w:date="2022-12-21T13:40:00Z">
              <w:r>
                <w:rPr>
                  <w:rFonts w:ascii="Trebuchet MS" w:hAnsi="Trebuchet MS" w:cs="Trebuchet MS"/>
                  <w:sz w:val="18"/>
                  <w:szCs w:val="18"/>
                </w:rPr>
                <w:t>punkt</w:t>
              </w:r>
            </w:ins>
          </w:p>
        </w:tc>
      </w:tr>
      <w:tr w:rsidR="006F0E23" w:rsidRPr="0051728E" w14:paraId="2B0AAA6D" w14:textId="77777777" w:rsidTr="006F0E23">
        <w:trPr>
          <w:trHeight w:hRule="exact" w:val="255"/>
          <w:ins w:id="2398" w:author="Line Hvingel" w:date="2022-12-20T13:18:00Z"/>
        </w:trPr>
        <w:tc>
          <w:tcPr>
            <w:tcW w:w="2234" w:type="dxa"/>
            <w:shd w:val="clear" w:color="auto" w:fill="E0E0E0"/>
            <w:vAlign w:val="bottom"/>
          </w:tcPr>
          <w:p w14:paraId="093FFF89" w14:textId="77777777" w:rsidR="006F0E23" w:rsidRPr="00FE3FC3" w:rsidRDefault="006F0E23" w:rsidP="006F0E23">
            <w:pPr>
              <w:rPr>
                <w:ins w:id="2399" w:author="Line Hvingel" w:date="2022-12-20T13:18:00Z"/>
                <w:rFonts w:ascii="Trebuchet MS" w:hAnsi="Trebuchet MS" w:cs="Trebuchet MS"/>
                <w:sz w:val="18"/>
                <w:szCs w:val="18"/>
              </w:rPr>
            </w:pPr>
            <w:ins w:id="2400" w:author="Line Hvingel" w:date="2022-12-20T13:18:00Z">
              <w:r w:rsidRPr="00FE3FC3">
                <w:rPr>
                  <w:rFonts w:ascii="Trebuchet MS" w:hAnsi="Trebuchet MS" w:cs="Trebuchet MS"/>
                  <w:sz w:val="18"/>
                  <w:szCs w:val="18"/>
                </w:rPr>
                <w:t>Lovgrundlag</w:t>
              </w:r>
            </w:ins>
          </w:p>
        </w:tc>
        <w:tc>
          <w:tcPr>
            <w:tcW w:w="11192" w:type="dxa"/>
            <w:shd w:val="clear" w:color="auto" w:fill="FFFFFF"/>
            <w:vAlign w:val="bottom"/>
          </w:tcPr>
          <w:p w14:paraId="31FF90F8" w14:textId="77777777" w:rsidR="006F0E23" w:rsidRDefault="006F0E23" w:rsidP="006F0E23">
            <w:pPr>
              <w:rPr>
                <w:ins w:id="2401" w:author="Sofie Kofoed Led" w:date="2022-12-21T13:40:00Z"/>
                <w:rFonts w:ascii="Calibri" w:eastAsia="Times New Roman" w:hAnsi="Calibri" w:cs="Calibri"/>
                <w:color w:val="0563C1"/>
                <w:u w:val="single"/>
              </w:rPr>
            </w:pPr>
            <w:ins w:id="2402" w:author="Sofie Kofoed Led" w:date="2022-12-21T13:40:00Z">
              <w:r>
                <w:rPr>
                  <w:rFonts w:ascii="Calibri" w:hAnsi="Calibri" w:cs="Calibri"/>
                  <w:color w:val="0563C1"/>
                  <w:u w:val="single"/>
                </w:rPr>
                <w:fldChar w:fldCharType="begin"/>
              </w:r>
              <w:r>
                <w:rPr>
                  <w:rFonts w:ascii="Calibri" w:hAnsi="Calibri" w:cs="Calibri"/>
                  <w:color w:val="0563C1"/>
                  <w:u w:val="single"/>
                </w:rPr>
                <w:instrText xml:space="preserve"> HYPERLINK "https://www.retsinformation.dk/eli/lta/2022/1074" </w:instrText>
              </w:r>
              <w:r>
                <w:rPr>
                  <w:rFonts w:ascii="Calibri" w:hAnsi="Calibri" w:cs="Calibri"/>
                  <w:color w:val="0563C1"/>
                  <w:u w:val="single"/>
                </w:rPr>
              </w:r>
              <w:r>
                <w:rPr>
                  <w:rFonts w:ascii="Calibri" w:hAnsi="Calibri" w:cs="Calibri"/>
                  <w:color w:val="0563C1"/>
                  <w:u w:val="single"/>
                </w:rPr>
                <w:fldChar w:fldCharType="separate"/>
              </w:r>
              <w:r>
                <w:rPr>
                  <w:rStyle w:val="Hyperlink"/>
                  <w:rFonts w:ascii="Calibri" w:hAnsi="Calibri" w:cs="Calibri"/>
                </w:rPr>
                <w:t>https://www.retsinformation.dk/eli/lta/2022/1074</w:t>
              </w:r>
              <w:r>
                <w:rPr>
                  <w:rFonts w:ascii="Calibri" w:hAnsi="Calibri" w:cs="Calibri"/>
                  <w:color w:val="0563C1"/>
                  <w:u w:val="single"/>
                </w:rPr>
                <w:fldChar w:fldCharType="end"/>
              </w:r>
            </w:ins>
          </w:p>
          <w:p w14:paraId="773AEFB3" w14:textId="77777777" w:rsidR="006F0E23" w:rsidRPr="00FE3FC3" w:rsidRDefault="006F0E23" w:rsidP="006F0E23">
            <w:pPr>
              <w:rPr>
                <w:ins w:id="2403" w:author="Line Hvingel" w:date="2022-12-20T13:18:00Z"/>
                <w:rFonts w:ascii="Trebuchet MS" w:hAnsi="Trebuchet MS" w:cs="Trebuchet MS"/>
                <w:sz w:val="18"/>
                <w:szCs w:val="18"/>
              </w:rPr>
            </w:pPr>
          </w:p>
        </w:tc>
      </w:tr>
      <w:tr w:rsidR="006F0E23" w:rsidRPr="00186E64" w14:paraId="6CD987FF" w14:textId="77777777" w:rsidTr="006F0E23">
        <w:trPr>
          <w:trHeight w:hRule="exact" w:val="255"/>
          <w:ins w:id="2404" w:author="Line Hvingel" w:date="2022-12-20T13:18:00Z"/>
        </w:trPr>
        <w:tc>
          <w:tcPr>
            <w:tcW w:w="2234" w:type="dxa"/>
            <w:shd w:val="clear" w:color="auto" w:fill="E0E0E0"/>
            <w:vAlign w:val="bottom"/>
          </w:tcPr>
          <w:p w14:paraId="5338EFF0" w14:textId="77777777" w:rsidR="006F0E23" w:rsidRPr="00C60C42" w:rsidRDefault="006F0E23" w:rsidP="006F0E23">
            <w:pPr>
              <w:rPr>
                <w:ins w:id="2405" w:author="Line Hvingel" w:date="2022-12-20T13:18:00Z"/>
                <w:rFonts w:ascii="Trebuchet MS" w:hAnsi="Trebuchet MS" w:cs="Trebuchet MS"/>
                <w:sz w:val="18"/>
                <w:szCs w:val="18"/>
              </w:rPr>
            </w:pPr>
            <w:proofErr w:type="spellStart"/>
            <w:ins w:id="2406" w:author="Line Hvingel" w:date="2022-12-20T13:18:00Z">
              <w:r w:rsidRPr="00C60C42">
                <w:rPr>
                  <w:rFonts w:ascii="Trebuchet MS" w:hAnsi="Trebuchet MS" w:cs="Trebuchet MS"/>
                  <w:sz w:val="18"/>
                  <w:szCs w:val="18"/>
                </w:rPr>
                <w:t>KLE_koder</w:t>
              </w:r>
              <w:proofErr w:type="spellEnd"/>
            </w:ins>
          </w:p>
        </w:tc>
        <w:tc>
          <w:tcPr>
            <w:tcW w:w="11192" w:type="dxa"/>
            <w:shd w:val="clear" w:color="auto" w:fill="FFFFFF"/>
            <w:vAlign w:val="bottom"/>
          </w:tcPr>
          <w:p w14:paraId="34694CE4" w14:textId="77777777" w:rsidR="006F0E23" w:rsidRDefault="006F0E23" w:rsidP="006F0E23">
            <w:pPr>
              <w:rPr>
                <w:ins w:id="2407" w:author="Sofie Kofoed Led" w:date="2022-12-21T13:40:00Z"/>
                <w:rFonts w:ascii="Calibri" w:eastAsia="Times New Roman" w:hAnsi="Calibri" w:cs="Calibri"/>
                <w:color w:val="0563C1"/>
                <w:u w:val="single"/>
              </w:rPr>
            </w:pPr>
            <w:ins w:id="2408" w:author="Sofie Kofoed Led" w:date="2022-12-21T13:40:00Z">
              <w:r>
                <w:rPr>
                  <w:rFonts w:ascii="Calibri" w:hAnsi="Calibri" w:cs="Calibri"/>
                  <w:color w:val="0563C1"/>
                  <w:u w:val="single"/>
                </w:rPr>
                <w:fldChar w:fldCharType="begin"/>
              </w:r>
              <w:r>
                <w:rPr>
                  <w:rFonts w:ascii="Calibri" w:hAnsi="Calibri" w:cs="Calibri"/>
                  <w:color w:val="0563C1"/>
                  <w:u w:val="single"/>
                </w:rPr>
                <w:instrText xml:space="preserve"> HYPERLINK "http://www.kle-online.dk/emneplan/05/" \l "_05.01.50" </w:instrText>
              </w:r>
              <w:r>
                <w:rPr>
                  <w:rFonts w:ascii="Calibri" w:hAnsi="Calibri" w:cs="Calibri"/>
                  <w:color w:val="0563C1"/>
                  <w:u w:val="single"/>
                </w:rPr>
              </w:r>
              <w:r>
                <w:rPr>
                  <w:rFonts w:ascii="Calibri" w:hAnsi="Calibri" w:cs="Calibri"/>
                  <w:color w:val="0563C1"/>
                  <w:u w:val="single"/>
                </w:rPr>
                <w:fldChar w:fldCharType="separate"/>
              </w:r>
              <w:r>
                <w:rPr>
                  <w:rStyle w:val="Hyperlink"/>
                  <w:rFonts w:ascii="Calibri" w:hAnsi="Calibri" w:cs="Calibri"/>
                </w:rPr>
                <w:t>http://www.kle-online.dk/emneplan/05/#_05.01.50</w:t>
              </w:r>
              <w:r>
                <w:rPr>
                  <w:rFonts w:ascii="Calibri" w:hAnsi="Calibri" w:cs="Calibri"/>
                  <w:color w:val="0563C1"/>
                  <w:u w:val="single"/>
                </w:rPr>
                <w:fldChar w:fldCharType="end"/>
              </w:r>
            </w:ins>
          </w:p>
          <w:p w14:paraId="4A59A9F2" w14:textId="0049A1C1" w:rsidR="006F0E23" w:rsidRPr="00C60C42" w:rsidRDefault="006F0E23" w:rsidP="006F0E23">
            <w:pPr>
              <w:rPr>
                <w:ins w:id="2409" w:author="Line Hvingel" w:date="2022-12-20T13:18:00Z"/>
                <w:rFonts w:ascii="Trebuchet MS" w:hAnsi="Trebuchet MS" w:cs="Trebuchet MS"/>
                <w:sz w:val="18"/>
                <w:szCs w:val="18"/>
              </w:rPr>
            </w:pPr>
          </w:p>
        </w:tc>
      </w:tr>
    </w:tbl>
    <w:p w14:paraId="70432EBB" w14:textId="2FDA218A" w:rsidR="00C6693C" w:rsidRPr="00A32757" w:rsidRDefault="00C6693C" w:rsidP="00C6693C">
      <w:pPr>
        <w:pStyle w:val="Overskrift6"/>
        <w:rPr>
          <w:ins w:id="2410" w:author="Line Hvingel" w:date="2022-12-20T13:18:00Z"/>
        </w:rPr>
      </w:pPr>
      <w:ins w:id="2411" w:author="Line Hvingel" w:date="2022-12-20T13:18:00Z">
        <w:r>
          <w:t>5.7.</w:t>
        </w:r>
      </w:ins>
      <w:ins w:id="2412" w:author="Line Hvingel" w:date="2022-12-20T13:19:00Z">
        <w:r>
          <w:t>8</w:t>
        </w:r>
      </w:ins>
      <w:ins w:id="2413" w:author="Line Hvingel" w:date="2022-12-20T13:18:00Z">
        <w:r>
          <w:t>.2</w:t>
        </w:r>
        <w:r w:rsidRPr="00A32757">
          <w:t xml:space="preserve"> </w:t>
        </w:r>
        <w:r>
          <w:t>Registreringsvejledning</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38"/>
        <w:gridCol w:w="8988"/>
        <w:tblGridChange w:id="2414">
          <w:tblGrid>
            <w:gridCol w:w="4438"/>
            <w:gridCol w:w="4"/>
            <w:gridCol w:w="28"/>
            <w:gridCol w:w="8956"/>
          </w:tblGrid>
        </w:tblGridChange>
      </w:tblGrid>
      <w:tr w:rsidR="00C6693C" w:rsidRPr="0051728E" w14:paraId="222178F7" w14:textId="77777777" w:rsidTr="002C1C2F">
        <w:trPr>
          <w:trHeight w:hRule="exact" w:val="255"/>
          <w:ins w:id="2415" w:author="Line Hvingel" w:date="2022-12-20T13:18:00Z"/>
        </w:trPr>
        <w:tc>
          <w:tcPr>
            <w:tcW w:w="4503" w:type="dxa"/>
            <w:shd w:val="clear" w:color="auto" w:fill="D9D9D9"/>
            <w:vAlign w:val="bottom"/>
          </w:tcPr>
          <w:p w14:paraId="5C64A7C1" w14:textId="77777777" w:rsidR="00C6693C" w:rsidRPr="0051728E" w:rsidRDefault="00C6693C" w:rsidP="002C1C2F">
            <w:pPr>
              <w:rPr>
                <w:ins w:id="2416" w:author="Line Hvingel" w:date="2022-12-20T13:18:00Z"/>
                <w:rFonts w:ascii="Trebuchet MS" w:hAnsi="Trebuchet MS" w:cs="Trebuchet MS"/>
                <w:bCs/>
                <w:sz w:val="18"/>
                <w:szCs w:val="18"/>
              </w:rPr>
            </w:pPr>
            <w:ins w:id="2417" w:author="Line Hvingel" w:date="2022-12-20T13:18:00Z">
              <w:r w:rsidRPr="0051728E">
                <w:rPr>
                  <w:rFonts w:ascii="Trebuchet MS" w:hAnsi="Trebuchet MS" w:cs="Trebuchet MS"/>
                  <w:b/>
                  <w:bCs/>
                  <w:sz w:val="18"/>
                  <w:szCs w:val="18"/>
                </w:rPr>
                <w:t>Emne</w:t>
              </w:r>
            </w:ins>
          </w:p>
        </w:tc>
        <w:tc>
          <w:tcPr>
            <w:tcW w:w="9072" w:type="dxa"/>
            <w:shd w:val="clear" w:color="auto" w:fill="D9D9D9"/>
            <w:vAlign w:val="bottom"/>
          </w:tcPr>
          <w:p w14:paraId="1C847FA4" w14:textId="77777777" w:rsidR="00C6693C" w:rsidRPr="0051728E" w:rsidRDefault="00C6693C" w:rsidP="002C1C2F">
            <w:pPr>
              <w:rPr>
                <w:ins w:id="2418" w:author="Line Hvingel" w:date="2022-12-20T13:18:00Z"/>
                <w:rFonts w:ascii="Trebuchet MS" w:hAnsi="Trebuchet MS" w:cs="Trebuchet MS"/>
                <w:bCs/>
                <w:sz w:val="18"/>
                <w:szCs w:val="18"/>
              </w:rPr>
            </w:pPr>
            <w:ins w:id="2419" w:author="Line Hvingel" w:date="2022-12-20T13:18:00Z">
              <w:r w:rsidRPr="0051728E">
                <w:rPr>
                  <w:rFonts w:ascii="Trebuchet MS" w:hAnsi="Trebuchet MS" w:cs="Trebuchet MS"/>
                  <w:b/>
                  <w:bCs/>
                  <w:sz w:val="18"/>
                  <w:szCs w:val="18"/>
                </w:rPr>
                <w:t>Beskrivelse</w:t>
              </w:r>
            </w:ins>
          </w:p>
        </w:tc>
      </w:tr>
      <w:tr w:rsidR="00C6693C" w:rsidRPr="0051728E" w14:paraId="3D8B9639" w14:textId="77777777" w:rsidTr="002C1C2F">
        <w:trPr>
          <w:trHeight w:hRule="exact" w:val="952"/>
          <w:ins w:id="2420" w:author="Line Hvingel" w:date="2022-12-20T13:18:00Z"/>
        </w:trPr>
        <w:tc>
          <w:tcPr>
            <w:tcW w:w="4503" w:type="dxa"/>
            <w:shd w:val="clear" w:color="auto" w:fill="E0E0E0"/>
            <w:vAlign w:val="center"/>
          </w:tcPr>
          <w:p w14:paraId="792A7305" w14:textId="77777777" w:rsidR="00C6693C" w:rsidRPr="00024C60" w:rsidRDefault="00C6693C" w:rsidP="002C1C2F">
            <w:pPr>
              <w:rPr>
                <w:ins w:id="2421" w:author="Line Hvingel" w:date="2022-12-20T13:18:00Z"/>
                <w:rFonts w:ascii="Trebuchet MS" w:hAnsi="Trebuchet MS" w:cs="Trebuchet MS"/>
                <w:bCs/>
                <w:sz w:val="18"/>
                <w:szCs w:val="18"/>
              </w:rPr>
            </w:pPr>
            <w:ins w:id="2422" w:author="Line Hvingel" w:date="2022-12-20T13:18:00Z">
              <w:r w:rsidRPr="00024C60">
                <w:rPr>
                  <w:rFonts w:ascii="Trebuchet MS" w:hAnsi="Trebuchet MS" w:cs="Trebuchet MS"/>
                  <w:bCs/>
                  <w:sz w:val="18"/>
                  <w:szCs w:val="18"/>
                </w:rPr>
                <w:t>Registreringsinstruks</w:t>
              </w:r>
            </w:ins>
          </w:p>
        </w:tc>
        <w:tc>
          <w:tcPr>
            <w:tcW w:w="9072" w:type="dxa"/>
            <w:shd w:val="clear" w:color="auto" w:fill="FFFFFF"/>
            <w:vAlign w:val="bottom"/>
          </w:tcPr>
          <w:p w14:paraId="6C8B781B" w14:textId="0C2BC10E" w:rsidR="00C6693C" w:rsidRPr="00024C60" w:rsidRDefault="00663BDA" w:rsidP="002C1C2F">
            <w:pPr>
              <w:rPr>
                <w:ins w:id="2423" w:author="Line Hvingel" w:date="2022-12-20T13:18:00Z"/>
                <w:rFonts w:ascii="Trebuchet MS" w:hAnsi="Trebuchet MS" w:cs="Trebuchet MS"/>
                <w:sz w:val="18"/>
                <w:szCs w:val="18"/>
              </w:rPr>
            </w:pPr>
            <w:ins w:id="2424" w:author="Sofie Kofoed Led" w:date="2022-12-21T13:41:00Z">
              <w:r>
                <w:rPr>
                  <w:rFonts w:ascii="Trebuchet MS" w:hAnsi="Trebuchet MS" w:cs="Trebuchet MS"/>
                  <w:sz w:val="18"/>
                  <w:szCs w:val="18"/>
                </w:rPr>
                <w:t xml:space="preserve">Vi </w:t>
              </w:r>
            </w:ins>
            <w:ins w:id="2425" w:author="Sofie Kofoed Led" w:date="2022-12-21T13:42:00Z">
              <w:r>
                <w:rPr>
                  <w:rFonts w:ascii="Trebuchet MS" w:hAnsi="Trebuchet MS" w:cs="Trebuchet MS"/>
                  <w:sz w:val="18"/>
                  <w:szCs w:val="18"/>
                </w:rPr>
                <w:t xml:space="preserve">opfordrer til, at også planlagte </w:t>
              </w:r>
              <w:proofErr w:type="spellStart"/>
              <w:r>
                <w:rPr>
                  <w:rFonts w:ascii="Trebuchet MS" w:hAnsi="Trebuchet MS" w:cs="Trebuchet MS"/>
                  <w:sz w:val="18"/>
                  <w:szCs w:val="18"/>
                </w:rPr>
                <w:t>ladestandere</w:t>
              </w:r>
              <w:proofErr w:type="spellEnd"/>
              <w:r>
                <w:rPr>
                  <w:rFonts w:ascii="Trebuchet MS" w:hAnsi="Trebuchet MS" w:cs="Trebuchet MS"/>
                  <w:sz w:val="18"/>
                  <w:szCs w:val="18"/>
                </w:rPr>
                <w:t xml:space="preserve"> registreres. Dette er vigtig fællesoffentlig viden, som overflødiggør markedsdialog med diverse </w:t>
              </w:r>
              <w:proofErr w:type="spellStart"/>
              <w:r>
                <w:rPr>
                  <w:rFonts w:ascii="Trebuchet MS" w:hAnsi="Trebuchet MS" w:cs="Trebuchet MS"/>
                  <w:sz w:val="18"/>
                  <w:szCs w:val="18"/>
                </w:rPr>
                <w:t>ladeop</w:t>
              </w:r>
            </w:ins>
            <w:ins w:id="2426" w:author="Sofie Kofoed Led" w:date="2022-12-21T13:43:00Z">
              <w:r>
                <w:rPr>
                  <w:rFonts w:ascii="Trebuchet MS" w:hAnsi="Trebuchet MS" w:cs="Trebuchet MS"/>
                  <w:sz w:val="18"/>
                  <w:szCs w:val="18"/>
                </w:rPr>
                <w:t>eratører</w:t>
              </w:r>
              <w:proofErr w:type="spellEnd"/>
              <w:r>
                <w:rPr>
                  <w:rFonts w:ascii="Trebuchet MS" w:hAnsi="Trebuchet MS" w:cs="Trebuchet MS"/>
                  <w:sz w:val="18"/>
                  <w:szCs w:val="18"/>
                </w:rPr>
                <w:t xml:space="preserve">. </w:t>
              </w:r>
            </w:ins>
            <w:ins w:id="2427" w:author="Sofie Kofoed Led" w:date="2022-12-21T13:45:00Z">
              <w:r>
                <w:rPr>
                  <w:rFonts w:ascii="Trebuchet MS" w:hAnsi="Trebuchet MS" w:cs="Trebuchet MS"/>
                  <w:sz w:val="18"/>
                  <w:szCs w:val="18"/>
                </w:rPr>
                <w:t xml:space="preserve">Viden om planlagte </w:t>
              </w:r>
              <w:proofErr w:type="spellStart"/>
              <w:r>
                <w:rPr>
                  <w:rFonts w:ascii="Trebuchet MS" w:hAnsi="Trebuchet MS" w:cs="Trebuchet MS"/>
                  <w:sz w:val="18"/>
                  <w:szCs w:val="18"/>
                </w:rPr>
                <w:t>ladestandere</w:t>
              </w:r>
              <w:proofErr w:type="spellEnd"/>
              <w:r>
                <w:rPr>
                  <w:rFonts w:ascii="Trebuchet MS" w:hAnsi="Trebuchet MS" w:cs="Trebuchet MS"/>
                  <w:sz w:val="18"/>
                  <w:szCs w:val="18"/>
                </w:rPr>
                <w:t xml:space="preserve"> kan accelerere</w:t>
              </w:r>
            </w:ins>
            <w:ins w:id="2428" w:author="Sofie Kofoed Led" w:date="2022-12-21T13:46:00Z">
              <w:r w:rsidR="00BC7216">
                <w:rPr>
                  <w:rFonts w:ascii="Trebuchet MS" w:hAnsi="Trebuchet MS" w:cs="Trebuchet MS"/>
                  <w:sz w:val="18"/>
                  <w:szCs w:val="18"/>
                </w:rPr>
                <w:t xml:space="preserve"> grøn omstilling af bilflåden generelt, samt reducere risikoen for over- og underkapacitet i geografiske områder.</w:t>
              </w:r>
            </w:ins>
            <w:ins w:id="2429" w:author="Sofie Kofoed Led" w:date="2022-12-21T14:15:00Z">
              <w:r w:rsidR="00F35601">
                <w:rPr>
                  <w:rFonts w:ascii="Trebuchet MS" w:hAnsi="Trebuchet MS" w:cs="Trebuchet MS"/>
                  <w:sz w:val="18"/>
                  <w:szCs w:val="18"/>
                </w:rPr>
                <w:t xml:space="preserve"> </w:t>
              </w:r>
            </w:ins>
          </w:p>
        </w:tc>
      </w:tr>
      <w:tr w:rsidR="00C6693C" w:rsidRPr="0051728E" w14:paraId="03EF8C3F" w14:textId="77777777" w:rsidTr="002C1C2F">
        <w:trPr>
          <w:trHeight w:hRule="exact" w:val="255"/>
          <w:ins w:id="2430" w:author="Line Hvingel" w:date="2022-12-20T13:18:00Z"/>
        </w:trPr>
        <w:tc>
          <w:tcPr>
            <w:tcW w:w="4503" w:type="dxa"/>
            <w:shd w:val="clear" w:color="auto" w:fill="E0E0E0"/>
            <w:vAlign w:val="bottom"/>
          </w:tcPr>
          <w:p w14:paraId="2F0EF0A2" w14:textId="77777777" w:rsidR="00C6693C" w:rsidRPr="00024C60" w:rsidRDefault="00C6693C" w:rsidP="002C1C2F">
            <w:pPr>
              <w:rPr>
                <w:ins w:id="2431" w:author="Line Hvingel" w:date="2022-12-20T13:18:00Z"/>
                <w:rFonts w:ascii="Trebuchet MS" w:hAnsi="Trebuchet MS" w:cs="Trebuchet MS"/>
                <w:sz w:val="18"/>
                <w:szCs w:val="18"/>
              </w:rPr>
            </w:pPr>
            <w:ins w:id="2432" w:author="Line Hvingel" w:date="2022-12-20T13:18:00Z">
              <w:r w:rsidRPr="00024C60">
                <w:rPr>
                  <w:rFonts w:ascii="Trebuchet MS" w:hAnsi="Trebuchet MS" w:cs="Trebuchet MS"/>
                  <w:sz w:val="18"/>
                  <w:szCs w:val="18"/>
                </w:rPr>
                <w:t>Klassificering/opdeling</w:t>
              </w:r>
            </w:ins>
          </w:p>
        </w:tc>
        <w:tc>
          <w:tcPr>
            <w:tcW w:w="9072" w:type="dxa"/>
            <w:shd w:val="clear" w:color="auto" w:fill="FFFFFF"/>
            <w:vAlign w:val="bottom"/>
          </w:tcPr>
          <w:p w14:paraId="6B324E37" w14:textId="6C00E5AD" w:rsidR="00C6693C" w:rsidRPr="00024C60" w:rsidRDefault="00C6693C" w:rsidP="002C1C2F">
            <w:pPr>
              <w:rPr>
                <w:ins w:id="2433" w:author="Line Hvingel" w:date="2022-12-20T13:18:00Z"/>
                <w:rFonts w:ascii="Trebuchet MS" w:hAnsi="Trebuchet MS" w:cs="Trebuchet MS"/>
                <w:sz w:val="18"/>
                <w:szCs w:val="18"/>
              </w:rPr>
            </w:pPr>
          </w:p>
        </w:tc>
      </w:tr>
      <w:tr w:rsidR="00C6693C" w:rsidRPr="0051728E" w14:paraId="7D0A0CEA" w14:textId="77777777" w:rsidTr="002C1C2F">
        <w:trPr>
          <w:trHeight w:hRule="exact" w:val="255"/>
          <w:ins w:id="2434" w:author="Line Hvingel" w:date="2022-12-20T13:18:00Z"/>
        </w:trPr>
        <w:tc>
          <w:tcPr>
            <w:tcW w:w="4503" w:type="dxa"/>
            <w:shd w:val="clear" w:color="auto" w:fill="E0E0E0"/>
            <w:vAlign w:val="bottom"/>
          </w:tcPr>
          <w:p w14:paraId="17E3EE88" w14:textId="77777777" w:rsidR="00C6693C" w:rsidRPr="00024C60" w:rsidRDefault="00C6693C" w:rsidP="002C1C2F">
            <w:pPr>
              <w:rPr>
                <w:ins w:id="2435" w:author="Line Hvingel" w:date="2022-12-20T13:18:00Z"/>
                <w:rFonts w:ascii="Trebuchet MS" w:hAnsi="Trebuchet MS" w:cs="Trebuchet MS"/>
                <w:sz w:val="18"/>
                <w:szCs w:val="18"/>
              </w:rPr>
            </w:pPr>
            <w:ins w:id="2436" w:author="Line Hvingel" w:date="2022-12-20T13:18:00Z">
              <w:r w:rsidRPr="00024C60">
                <w:rPr>
                  <w:rFonts w:ascii="Trebuchet MS" w:hAnsi="Trebuchet MS" w:cs="Trebuchet MS"/>
                  <w:sz w:val="18"/>
                  <w:szCs w:val="18"/>
                </w:rPr>
                <w:t>Minimum størrelser for objekt</w:t>
              </w:r>
            </w:ins>
          </w:p>
        </w:tc>
        <w:tc>
          <w:tcPr>
            <w:tcW w:w="9072" w:type="dxa"/>
            <w:shd w:val="clear" w:color="auto" w:fill="FFFFFF"/>
            <w:vAlign w:val="bottom"/>
          </w:tcPr>
          <w:p w14:paraId="1E42A03D" w14:textId="79780984" w:rsidR="00C6693C" w:rsidRPr="00024C60" w:rsidRDefault="00C6693C" w:rsidP="002C1C2F">
            <w:pPr>
              <w:rPr>
                <w:ins w:id="2437" w:author="Line Hvingel" w:date="2022-12-20T13:18:00Z"/>
                <w:rFonts w:ascii="Trebuchet MS" w:hAnsi="Trebuchet MS" w:cs="Trebuchet MS"/>
                <w:sz w:val="18"/>
                <w:szCs w:val="18"/>
              </w:rPr>
            </w:pPr>
          </w:p>
        </w:tc>
      </w:tr>
      <w:tr w:rsidR="00C6693C" w:rsidRPr="0051728E" w14:paraId="78DE231C" w14:textId="77777777" w:rsidTr="00133B53">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Change w:id="2438" w:author="Line Hvingel" w:date="2022-12-20T13:25: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blPrExChange>
        </w:tblPrEx>
        <w:trPr>
          <w:trHeight w:hRule="exact" w:val="1029"/>
          <w:ins w:id="2439" w:author="Line Hvingel" w:date="2022-12-20T13:18:00Z"/>
          <w:trPrChange w:id="2440" w:author="Line Hvingel" w:date="2022-12-20T13:25:00Z">
            <w:trPr>
              <w:trHeight w:hRule="exact" w:val="255"/>
            </w:trPr>
          </w:trPrChange>
        </w:trPr>
        <w:tc>
          <w:tcPr>
            <w:tcW w:w="4503" w:type="dxa"/>
            <w:shd w:val="clear" w:color="auto" w:fill="E0E0E0"/>
            <w:vAlign w:val="center"/>
            <w:tcPrChange w:id="2441" w:author="Line Hvingel" w:date="2022-12-20T13:25:00Z">
              <w:tcPr>
                <w:tcW w:w="4503" w:type="dxa"/>
                <w:gridSpan w:val="3"/>
                <w:shd w:val="clear" w:color="auto" w:fill="E0E0E0"/>
                <w:vAlign w:val="bottom"/>
              </w:tcPr>
            </w:tcPrChange>
          </w:tcPr>
          <w:p w14:paraId="059E5529" w14:textId="77777777" w:rsidR="00C6693C" w:rsidRPr="00024C60" w:rsidRDefault="00C6693C" w:rsidP="00133B53">
            <w:pPr>
              <w:rPr>
                <w:ins w:id="2442" w:author="Line Hvingel" w:date="2022-12-20T13:18:00Z"/>
                <w:rFonts w:ascii="Trebuchet MS" w:hAnsi="Trebuchet MS" w:cs="Trebuchet MS"/>
                <w:sz w:val="18"/>
                <w:szCs w:val="18"/>
              </w:rPr>
            </w:pPr>
            <w:ins w:id="2443" w:author="Line Hvingel" w:date="2022-12-20T13:18:00Z">
              <w:r w:rsidRPr="00024C60">
                <w:rPr>
                  <w:rFonts w:ascii="Trebuchet MS" w:hAnsi="Trebuchet MS" w:cs="Trebuchet MS"/>
                  <w:sz w:val="18"/>
                  <w:szCs w:val="18"/>
                </w:rPr>
                <w:t>Entydige objekter</w:t>
              </w:r>
            </w:ins>
          </w:p>
        </w:tc>
        <w:tc>
          <w:tcPr>
            <w:tcW w:w="9072" w:type="dxa"/>
            <w:shd w:val="clear" w:color="auto" w:fill="FFFFFF"/>
            <w:vAlign w:val="center"/>
            <w:tcPrChange w:id="2444" w:author="Line Hvingel" w:date="2022-12-20T13:25:00Z">
              <w:tcPr>
                <w:tcW w:w="9072" w:type="dxa"/>
                <w:shd w:val="clear" w:color="auto" w:fill="FFFFFF"/>
                <w:vAlign w:val="bottom"/>
              </w:tcPr>
            </w:tcPrChange>
          </w:tcPr>
          <w:p w14:paraId="56E72B41" w14:textId="287C8D0D" w:rsidR="00C6693C" w:rsidRDefault="00781AB6" w:rsidP="00955AB3">
            <w:pPr>
              <w:rPr>
                <w:ins w:id="2445" w:author="Line Hvingel" w:date="2022-12-20T13:22:00Z"/>
                <w:rFonts w:ascii="Trebuchet MS" w:hAnsi="Trebuchet MS" w:cs="Trebuchet MS"/>
                <w:sz w:val="18"/>
                <w:szCs w:val="18"/>
              </w:rPr>
            </w:pPr>
            <w:ins w:id="2446" w:author="Line Hvingel" w:date="2022-12-20T13:21:00Z">
              <w:r>
                <w:rPr>
                  <w:rFonts w:ascii="Trebuchet MS" w:hAnsi="Trebuchet MS" w:cs="Trebuchet MS"/>
                  <w:sz w:val="18"/>
                  <w:szCs w:val="18"/>
                </w:rPr>
                <w:t xml:space="preserve">Det </w:t>
              </w:r>
              <w:proofErr w:type="gramStart"/>
              <w:r>
                <w:rPr>
                  <w:rFonts w:ascii="Trebuchet MS" w:hAnsi="Trebuchet MS" w:cs="Trebuchet MS"/>
                  <w:sz w:val="18"/>
                  <w:szCs w:val="18"/>
                </w:rPr>
                <w:t>anbefales,</w:t>
              </w:r>
              <w:proofErr w:type="gramEnd"/>
              <w:r>
                <w:rPr>
                  <w:rFonts w:ascii="Trebuchet MS" w:hAnsi="Trebuchet MS" w:cs="Trebuchet MS"/>
                  <w:sz w:val="18"/>
                  <w:szCs w:val="18"/>
                </w:rPr>
                <w:t xml:space="preserve"> at </w:t>
              </w:r>
              <w:r w:rsidR="000325EB">
                <w:rPr>
                  <w:rFonts w:ascii="Trebuchet MS" w:hAnsi="Trebuchet MS" w:cs="Trebuchet MS"/>
                  <w:sz w:val="18"/>
                  <w:szCs w:val="18"/>
                </w:rPr>
                <w:t xml:space="preserve">anvende </w:t>
              </w:r>
            </w:ins>
            <w:ins w:id="2447" w:author="Line Hvingel" w:date="2022-12-20T13:22:00Z">
              <w:r w:rsidR="000325EB">
                <w:rPr>
                  <w:rFonts w:ascii="Trebuchet MS" w:hAnsi="Trebuchet MS" w:cs="Trebuchet MS"/>
                  <w:sz w:val="18"/>
                  <w:szCs w:val="18"/>
                </w:rPr>
                <w:t xml:space="preserve">ikoner med </w:t>
              </w:r>
              <w:proofErr w:type="spellStart"/>
              <w:r w:rsidR="000325EB">
                <w:rPr>
                  <w:rFonts w:ascii="Trebuchet MS" w:hAnsi="Trebuchet MS" w:cs="Trebuchet MS"/>
                  <w:sz w:val="18"/>
                  <w:szCs w:val="18"/>
                </w:rPr>
                <w:t>ladestandere</w:t>
              </w:r>
              <w:proofErr w:type="spellEnd"/>
              <w:r w:rsidR="000325EB">
                <w:rPr>
                  <w:rFonts w:ascii="Trebuchet MS" w:hAnsi="Trebuchet MS" w:cs="Trebuchet MS"/>
                  <w:sz w:val="18"/>
                  <w:szCs w:val="18"/>
                </w:rPr>
                <w:t>, se under</w:t>
              </w:r>
              <w:r w:rsidR="000119FC">
                <w:rPr>
                  <w:rFonts w:ascii="Trebuchet MS" w:hAnsi="Trebuchet MS" w:cs="Trebuchet MS"/>
                  <w:sz w:val="18"/>
                  <w:szCs w:val="18"/>
                </w:rPr>
                <w:t xml:space="preserve"> </w:t>
              </w:r>
              <w:r w:rsidR="000119FC">
                <w:rPr>
                  <w:rFonts w:ascii="Trebuchet MS" w:hAnsi="Trebuchet MS" w:cs="Trebuchet MS"/>
                  <w:sz w:val="18"/>
                  <w:szCs w:val="18"/>
                </w:rPr>
                <w:fldChar w:fldCharType="begin"/>
              </w:r>
              <w:r w:rsidR="000119FC">
                <w:rPr>
                  <w:rFonts w:ascii="Trebuchet MS" w:hAnsi="Trebuchet MS" w:cs="Trebuchet MS"/>
                  <w:sz w:val="18"/>
                  <w:szCs w:val="18"/>
                </w:rPr>
                <w:instrText xml:space="preserve"> HYPERLINK "</w:instrText>
              </w:r>
              <w:r w:rsidR="000119FC" w:rsidRPr="000119FC">
                <w:rPr>
                  <w:rFonts w:ascii="Trebuchet MS" w:hAnsi="Trebuchet MS" w:cs="Trebuchet MS"/>
                  <w:sz w:val="18"/>
                  <w:szCs w:val="18"/>
                </w:rPr>
                <w:instrText>https://www.geodanmark.dk/home/vejledninger/geofa/vejledninger-til-geofa/</w:instrText>
              </w:r>
              <w:r w:rsidR="000119FC">
                <w:rPr>
                  <w:rFonts w:ascii="Trebuchet MS" w:hAnsi="Trebuchet MS" w:cs="Trebuchet MS"/>
                  <w:sz w:val="18"/>
                  <w:szCs w:val="18"/>
                </w:rPr>
                <w:instrText xml:space="preserve">" </w:instrText>
              </w:r>
              <w:r w:rsidR="000119FC">
                <w:rPr>
                  <w:rFonts w:ascii="Trebuchet MS" w:hAnsi="Trebuchet MS" w:cs="Trebuchet MS"/>
                  <w:sz w:val="18"/>
                  <w:szCs w:val="18"/>
                </w:rPr>
              </w:r>
              <w:r w:rsidR="000119FC">
                <w:rPr>
                  <w:rFonts w:ascii="Trebuchet MS" w:hAnsi="Trebuchet MS" w:cs="Trebuchet MS"/>
                  <w:sz w:val="18"/>
                  <w:szCs w:val="18"/>
                </w:rPr>
                <w:fldChar w:fldCharType="separate"/>
              </w:r>
              <w:r w:rsidR="000119FC" w:rsidRPr="0000669B">
                <w:rPr>
                  <w:rStyle w:val="Hyperlink"/>
                  <w:rFonts w:ascii="Trebuchet MS" w:hAnsi="Trebuchet MS" w:cs="Trebuchet MS"/>
                  <w:sz w:val="18"/>
                  <w:szCs w:val="18"/>
                </w:rPr>
                <w:t>https://www.geodanmark.dk/home/vejledninger/geofa/vejledninger-til-geofa/</w:t>
              </w:r>
              <w:r w:rsidR="000119FC">
                <w:rPr>
                  <w:rFonts w:ascii="Trebuchet MS" w:hAnsi="Trebuchet MS" w:cs="Trebuchet MS"/>
                  <w:sz w:val="18"/>
                  <w:szCs w:val="18"/>
                </w:rPr>
                <w:fldChar w:fldCharType="end"/>
              </w:r>
            </w:ins>
          </w:p>
          <w:p w14:paraId="107FDF72" w14:textId="4573E105" w:rsidR="000119FC" w:rsidRDefault="000119FC">
            <w:pPr>
              <w:rPr>
                <w:ins w:id="2448" w:author="Line Hvingel" w:date="2022-12-20T13:22:00Z"/>
                <w:rFonts w:ascii="Trebuchet MS" w:hAnsi="Trebuchet MS" w:cs="Trebuchet MS"/>
                <w:sz w:val="18"/>
                <w:szCs w:val="18"/>
              </w:rPr>
            </w:pPr>
            <w:ins w:id="2449" w:author="Line Hvingel" w:date="2022-12-20T13:22:00Z">
              <w:r>
                <w:rPr>
                  <w:rFonts w:ascii="Trebuchet MS" w:hAnsi="Trebuchet MS" w:cs="Trebuchet MS"/>
                  <w:sz w:val="18"/>
                  <w:szCs w:val="18"/>
                </w:rPr>
                <w:t>Det anbefales også</w:t>
              </w:r>
            </w:ins>
            <w:ins w:id="2450" w:author="Line Hvingel" w:date="2022-12-20T13:23:00Z">
              <w:r>
                <w:rPr>
                  <w:rFonts w:ascii="Trebuchet MS" w:hAnsi="Trebuchet MS" w:cs="Trebuchet MS"/>
                  <w:sz w:val="18"/>
                  <w:szCs w:val="18"/>
                </w:rPr>
                <w:t xml:space="preserve"> at tydeliggøre, om der er tale om planlagte eller etablerede </w:t>
              </w:r>
              <w:proofErr w:type="spellStart"/>
              <w:r>
                <w:rPr>
                  <w:rFonts w:ascii="Trebuchet MS" w:hAnsi="Trebuchet MS" w:cs="Trebuchet MS"/>
                  <w:sz w:val="18"/>
                  <w:szCs w:val="18"/>
                </w:rPr>
                <w:t>ladefaciliteter</w:t>
              </w:r>
              <w:proofErr w:type="spellEnd"/>
              <w:r>
                <w:rPr>
                  <w:rFonts w:ascii="Trebuchet MS" w:hAnsi="Trebuchet MS" w:cs="Trebuchet MS"/>
                  <w:sz w:val="18"/>
                  <w:szCs w:val="18"/>
                </w:rPr>
                <w:t>, så kartografien understøtter forståelse af planstatus.</w:t>
              </w:r>
            </w:ins>
          </w:p>
          <w:p w14:paraId="4AF96F69" w14:textId="77777777" w:rsidR="000119FC" w:rsidRDefault="000119FC">
            <w:pPr>
              <w:rPr>
                <w:ins w:id="2451" w:author="Line Hvingel" w:date="2022-12-20T13:22:00Z"/>
                <w:rFonts w:ascii="Trebuchet MS" w:hAnsi="Trebuchet MS" w:cs="Trebuchet MS"/>
                <w:sz w:val="18"/>
                <w:szCs w:val="18"/>
              </w:rPr>
            </w:pPr>
          </w:p>
          <w:p w14:paraId="2635CBF4" w14:textId="7D734A61" w:rsidR="000119FC" w:rsidRPr="00024C60" w:rsidRDefault="000119FC">
            <w:pPr>
              <w:rPr>
                <w:ins w:id="2452" w:author="Line Hvingel" w:date="2022-12-20T13:18:00Z"/>
                <w:rFonts w:ascii="Trebuchet MS" w:hAnsi="Trebuchet MS" w:cs="Trebuchet MS"/>
                <w:sz w:val="18"/>
                <w:szCs w:val="18"/>
              </w:rPr>
            </w:pPr>
          </w:p>
        </w:tc>
      </w:tr>
      <w:tr w:rsidR="00C6693C" w:rsidRPr="0051728E" w14:paraId="1EF961B7" w14:textId="77777777" w:rsidTr="00133B53">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Change w:id="2453" w:author="Line Hvingel" w:date="2022-12-20T13:25: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blPrExChange>
        </w:tblPrEx>
        <w:trPr>
          <w:trHeight w:hRule="exact" w:val="575"/>
          <w:ins w:id="2454" w:author="Line Hvingel" w:date="2022-12-20T13:18:00Z"/>
          <w:trPrChange w:id="2455" w:author="Line Hvingel" w:date="2022-12-20T13:25:00Z">
            <w:trPr>
              <w:trHeight w:hRule="exact" w:val="255"/>
            </w:trPr>
          </w:trPrChange>
        </w:trPr>
        <w:tc>
          <w:tcPr>
            <w:tcW w:w="4503" w:type="dxa"/>
            <w:shd w:val="clear" w:color="auto" w:fill="E0E0E0"/>
            <w:vAlign w:val="center"/>
            <w:tcPrChange w:id="2456" w:author="Line Hvingel" w:date="2022-12-20T13:25:00Z">
              <w:tcPr>
                <w:tcW w:w="4503" w:type="dxa"/>
                <w:gridSpan w:val="2"/>
                <w:shd w:val="clear" w:color="auto" w:fill="E0E0E0"/>
                <w:vAlign w:val="bottom"/>
              </w:tcPr>
            </w:tcPrChange>
          </w:tcPr>
          <w:p w14:paraId="7CF5D058" w14:textId="77777777" w:rsidR="00C6693C" w:rsidRPr="00024C60" w:rsidRDefault="00C6693C" w:rsidP="00133B53">
            <w:pPr>
              <w:rPr>
                <w:ins w:id="2457" w:author="Line Hvingel" w:date="2022-12-20T13:18:00Z"/>
                <w:rFonts w:ascii="Trebuchet MS" w:hAnsi="Trebuchet MS" w:cs="Trebuchet MS"/>
                <w:sz w:val="18"/>
                <w:szCs w:val="18"/>
              </w:rPr>
            </w:pPr>
            <w:ins w:id="2458" w:author="Line Hvingel" w:date="2022-12-20T13:18:00Z">
              <w:r w:rsidRPr="00024C60">
                <w:rPr>
                  <w:rFonts w:ascii="Trebuchet MS" w:hAnsi="Trebuchet MS" w:cs="Trebuchet MS"/>
                  <w:sz w:val="18"/>
                  <w:szCs w:val="18"/>
                </w:rPr>
                <w:t>Geometrisk konsistens mellem objekter</w:t>
              </w:r>
            </w:ins>
          </w:p>
        </w:tc>
        <w:tc>
          <w:tcPr>
            <w:tcW w:w="9072" w:type="dxa"/>
            <w:shd w:val="clear" w:color="auto" w:fill="FFFFFF"/>
            <w:vAlign w:val="center"/>
            <w:tcPrChange w:id="2459" w:author="Line Hvingel" w:date="2022-12-20T13:25:00Z">
              <w:tcPr>
                <w:tcW w:w="9072" w:type="dxa"/>
                <w:gridSpan w:val="2"/>
                <w:shd w:val="clear" w:color="auto" w:fill="FFFFFF"/>
                <w:vAlign w:val="bottom"/>
              </w:tcPr>
            </w:tcPrChange>
          </w:tcPr>
          <w:p w14:paraId="445D5514" w14:textId="7D42F019" w:rsidR="00F35601" w:rsidRDefault="00F35601" w:rsidP="00F35601">
            <w:pPr>
              <w:rPr>
                <w:ins w:id="2460" w:author="Sofie Kofoed Led" w:date="2022-12-21T14:16:00Z"/>
                <w:rFonts w:eastAsiaTheme="minorHAnsi"/>
                <w:color w:val="auto"/>
              </w:rPr>
            </w:pPr>
            <w:ins w:id="2461" w:author="Sofie Kofoed Led" w:date="2022-12-21T14:16:00Z">
              <w:r>
                <w:t xml:space="preserve">Sørg for at sætte punkter for etablerede </w:t>
              </w:r>
              <w:proofErr w:type="spellStart"/>
              <w:r>
                <w:t>ladefaciliteter</w:t>
              </w:r>
              <w:proofErr w:type="spellEnd"/>
              <w:r>
                <w:t xml:space="preserve"> på den geografisk korrekte placering, samt placering af flere </w:t>
              </w:r>
              <w:proofErr w:type="spellStart"/>
              <w:r>
                <w:t>ladefaciliteter</w:t>
              </w:r>
              <w:proofErr w:type="spellEnd"/>
              <w:r>
                <w:t xml:space="preserve"> ved siden af hinanden</w:t>
              </w:r>
            </w:ins>
            <w:ins w:id="2462" w:author="Sofie Kofoed Led" w:date="2022-12-21T14:17:00Z">
              <w:r>
                <w:t>,</w:t>
              </w:r>
            </w:ins>
            <w:ins w:id="2463" w:author="Sofie Kofoed Led" w:date="2022-12-21T14:16:00Z">
              <w:r>
                <w:t xml:space="preserve"> og ikke oveni hinanden.</w:t>
              </w:r>
            </w:ins>
          </w:p>
          <w:p w14:paraId="4B95C50B" w14:textId="77777777" w:rsidR="00F35601" w:rsidRDefault="00F35601" w:rsidP="00F35601">
            <w:pPr>
              <w:rPr>
                <w:ins w:id="2464" w:author="Sofie Kofoed Led" w:date="2022-12-21T14:16:00Z"/>
              </w:rPr>
            </w:pPr>
            <w:ins w:id="2465" w:author="Sofie Kofoed Led" w:date="2022-12-21T14:16:00Z">
              <w:r>
                <w:t xml:space="preserve">Ved registrering af planlagte </w:t>
              </w:r>
              <w:proofErr w:type="spellStart"/>
              <w:r>
                <w:t>ladefaciliteter</w:t>
              </w:r>
              <w:proofErr w:type="spellEnd"/>
              <w:r>
                <w:t xml:space="preserve"> vil det være hensigtsmæssigt at registrere et cirka-antal, som placeret samlet og ca. midt i området på en måde, så det understreger, at der ikke er tale om </w:t>
              </w:r>
              <w:proofErr w:type="gramStart"/>
              <w:r>
                <w:t>etablere</w:t>
              </w:r>
              <w:proofErr w:type="gramEnd"/>
              <w:r>
                <w:t xml:space="preserve"> </w:t>
              </w:r>
              <w:proofErr w:type="spellStart"/>
              <w:r>
                <w:t>ladefaciliteter</w:t>
              </w:r>
              <w:proofErr w:type="spellEnd"/>
              <w:r>
                <w:t>, f.eks. midt i kørebane.</w:t>
              </w:r>
            </w:ins>
          </w:p>
          <w:p w14:paraId="4BB51C99" w14:textId="77777777" w:rsidR="00F35601" w:rsidRDefault="00F35601" w:rsidP="00F35601">
            <w:pPr>
              <w:rPr>
                <w:ins w:id="2466" w:author="Sofie Kofoed Led" w:date="2022-12-21T14:16:00Z"/>
              </w:rPr>
            </w:pPr>
          </w:p>
          <w:p w14:paraId="7D46C4D0" w14:textId="7FA3A77D" w:rsidR="00C6693C" w:rsidRPr="00024C60" w:rsidRDefault="000119FC" w:rsidP="00955AB3">
            <w:pPr>
              <w:rPr>
                <w:ins w:id="2467" w:author="Line Hvingel" w:date="2022-12-20T13:18:00Z"/>
                <w:rFonts w:ascii="Trebuchet MS" w:hAnsi="Trebuchet MS" w:cs="Trebuchet MS"/>
                <w:sz w:val="18"/>
                <w:szCs w:val="18"/>
              </w:rPr>
            </w:pPr>
            <w:ins w:id="2468" w:author="Line Hvingel" w:date="2022-12-20T13:23:00Z">
              <w:del w:id="2469" w:author="Sofie Kofoed Led" w:date="2022-12-21T14:16:00Z">
                <w:r w:rsidDel="00F35601">
                  <w:rPr>
                    <w:rFonts w:ascii="Trebuchet MS" w:hAnsi="Trebuchet MS" w:cs="Trebuchet MS"/>
                    <w:sz w:val="18"/>
                    <w:szCs w:val="18"/>
                  </w:rPr>
                  <w:delText xml:space="preserve">Sørg for at sætte </w:delText>
                </w:r>
                <w:r w:rsidR="00133B53" w:rsidDel="00F35601">
                  <w:rPr>
                    <w:rFonts w:ascii="Trebuchet MS" w:hAnsi="Trebuchet MS" w:cs="Trebuchet MS"/>
                    <w:sz w:val="18"/>
                    <w:szCs w:val="18"/>
                  </w:rPr>
                  <w:delText>punkter (ladefacilitet</w:delText>
                </w:r>
              </w:del>
            </w:ins>
            <w:ins w:id="2470" w:author="Line Hvingel" w:date="2022-12-20T13:24:00Z">
              <w:del w:id="2471" w:author="Sofie Kofoed Led" w:date="2022-12-21T14:16:00Z">
                <w:r w:rsidR="00133B53" w:rsidDel="00F35601">
                  <w:rPr>
                    <w:rFonts w:ascii="Trebuchet MS" w:hAnsi="Trebuchet MS" w:cs="Trebuchet MS"/>
                    <w:sz w:val="18"/>
                    <w:szCs w:val="18"/>
                  </w:rPr>
                  <w:delText>er) på den geografiske korrekte placering – samt ved siden af hinanden, hvis der er flere (og ikke oveni hinaden)</w:delText>
                </w:r>
              </w:del>
            </w:ins>
          </w:p>
        </w:tc>
      </w:tr>
      <w:tr w:rsidR="00C6693C" w:rsidRPr="0051728E" w14:paraId="266FC998" w14:textId="77777777" w:rsidTr="000119FC">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Change w:id="2472" w:author="Line Hvingel" w:date="2022-12-20T13:23: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blPrExChange>
        </w:tblPrEx>
        <w:trPr>
          <w:trHeight w:hRule="exact" w:val="451"/>
          <w:ins w:id="2473" w:author="Line Hvingel" w:date="2022-12-20T13:18:00Z"/>
          <w:trPrChange w:id="2474" w:author="Line Hvingel" w:date="2022-12-20T13:23:00Z">
            <w:trPr>
              <w:trHeight w:hRule="exact" w:val="255"/>
            </w:trPr>
          </w:trPrChange>
        </w:trPr>
        <w:tc>
          <w:tcPr>
            <w:tcW w:w="4503" w:type="dxa"/>
            <w:shd w:val="clear" w:color="auto" w:fill="E0E0E0"/>
            <w:vAlign w:val="bottom"/>
            <w:tcPrChange w:id="2475" w:author="Line Hvingel" w:date="2022-12-20T13:23:00Z">
              <w:tcPr>
                <w:tcW w:w="4503" w:type="dxa"/>
                <w:gridSpan w:val="2"/>
                <w:shd w:val="clear" w:color="auto" w:fill="E0E0E0"/>
                <w:vAlign w:val="bottom"/>
              </w:tcPr>
            </w:tcPrChange>
          </w:tcPr>
          <w:p w14:paraId="60267096" w14:textId="77777777" w:rsidR="00C6693C" w:rsidRPr="00024C60" w:rsidRDefault="00C6693C" w:rsidP="002C1C2F">
            <w:pPr>
              <w:rPr>
                <w:ins w:id="2476" w:author="Line Hvingel" w:date="2022-12-20T13:18:00Z"/>
                <w:rFonts w:ascii="Trebuchet MS" w:hAnsi="Trebuchet MS" w:cs="Trebuchet MS"/>
                <w:sz w:val="18"/>
                <w:szCs w:val="18"/>
              </w:rPr>
            </w:pPr>
            <w:ins w:id="2477" w:author="Line Hvingel" w:date="2022-12-20T13:18:00Z">
              <w:r w:rsidRPr="00024C60">
                <w:rPr>
                  <w:rFonts w:ascii="Trebuchet MS" w:hAnsi="Trebuchet MS" w:cs="Trebuchet MS"/>
                  <w:sz w:val="18"/>
                  <w:szCs w:val="18"/>
                </w:rPr>
                <w:t>Geometrisk konsistens med objekter i andre datasæt</w:t>
              </w:r>
            </w:ins>
          </w:p>
        </w:tc>
        <w:tc>
          <w:tcPr>
            <w:tcW w:w="9072" w:type="dxa"/>
            <w:shd w:val="clear" w:color="auto" w:fill="FFFFFF"/>
            <w:vAlign w:val="bottom"/>
            <w:tcPrChange w:id="2478" w:author="Line Hvingel" w:date="2022-12-20T13:23:00Z">
              <w:tcPr>
                <w:tcW w:w="9072" w:type="dxa"/>
                <w:gridSpan w:val="2"/>
                <w:shd w:val="clear" w:color="auto" w:fill="FFFFFF"/>
                <w:vAlign w:val="bottom"/>
              </w:tcPr>
            </w:tcPrChange>
          </w:tcPr>
          <w:p w14:paraId="3DBA12CB" w14:textId="54526C0E" w:rsidR="00C6693C" w:rsidRPr="00024C60" w:rsidRDefault="00C6693C" w:rsidP="002C1C2F">
            <w:pPr>
              <w:rPr>
                <w:ins w:id="2479" w:author="Line Hvingel" w:date="2022-12-20T13:18:00Z"/>
                <w:rFonts w:ascii="Trebuchet MS" w:hAnsi="Trebuchet MS" w:cs="Trebuchet MS"/>
                <w:sz w:val="18"/>
                <w:szCs w:val="18"/>
              </w:rPr>
            </w:pPr>
          </w:p>
        </w:tc>
      </w:tr>
    </w:tbl>
    <w:p w14:paraId="29958983" w14:textId="29A111F0" w:rsidR="00C6693C" w:rsidRPr="00A32757" w:rsidRDefault="00C6693C" w:rsidP="00C6693C">
      <w:pPr>
        <w:pStyle w:val="Overskrift6"/>
        <w:rPr>
          <w:ins w:id="2480" w:author="Line Hvingel" w:date="2022-12-20T13:18:00Z"/>
        </w:rPr>
      </w:pPr>
      <w:ins w:id="2481" w:author="Line Hvingel" w:date="2022-12-20T13:18:00Z">
        <w:r>
          <w:t>5.7.</w:t>
        </w:r>
      </w:ins>
      <w:ins w:id="2482" w:author="Line Hvingel" w:date="2022-12-20T13:19:00Z">
        <w:r>
          <w:t>8</w:t>
        </w:r>
      </w:ins>
      <w:ins w:id="2483" w:author="Line Hvingel" w:date="2022-12-20T13:18:00Z">
        <w:r>
          <w:t>.3 Kodelister</w:t>
        </w:r>
      </w:ins>
    </w:p>
    <w:p w14:paraId="68C93064" w14:textId="77777777" w:rsidR="00C6693C" w:rsidRPr="00DF11C9" w:rsidRDefault="00C6693C" w:rsidP="00C6693C">
      <w:pPr>
        <w:autoSpaceDE w:val="0"/>
        <w:autoSpaceDN w:val="0"/>
        <w:adjustRightInd w:val="0"/>
        <w:rPr>
          <w:ins w:id="2484" w:author="Line Hvingel" w:date="2022-12-20T13:18:00Z"/>
          <w:rFonts w:ascii="Trebuchet MS" w:hAnsi="Trebuchet MS" w:cs="Trebuchet MS"/>
          <w:sz w:val="19"/>
          <w:szCs w:val="19"/>
        </w:rPr>
      </w:pPr>
      <w:ins w:id="2485" w:author="Line Hvingel" w:date="2022-12-20T13:18:00Z">
        <w:r w:rsidRPr="00DF11C9">
          <w:rPr>
            <w:rFonts w:ascii="Trebuchet MS" w:hAnsi="Trebuchet MS" w:cs="Trebuchet MS"/>
            <w:sz w:val="19"/>
            <w:szCs w:val="19"/>
          </w:rPr>
          <w:t>Kodelisterne fungerer som oversættelser mellem anvendte kodeværdier og de matchende forklarende tekster.</w:t>
        </w:r>
      </w:ins>
    </w:p>
    <w:p w14:paraId="55DA28EE" w14:textId="77777777" w:rsidR="00955AB3" w:rsidRDefault="00955AB3" w:rsidP="00C6693C">
      <w:pPr>
        <w:rPr>
          <w:ins w:id="2486" w:author="Line Hvingel" w:date="2022-12-20T13:26:00Z"/>
        </w:rPr>
      </w:pPr>
    </w:p>
    <w:p w14:paraId="2D611F42" w14:textId="2E4342F3" w:rsidR="00955AB3" w:rsidRDefault="00955AB3">
      <w:pPr>
        <w:pStyle w:val="Overskrift7"/>
        <w:rPr>
          <w:ins w:id="2487" w:author="Line Hvingel" w:date="2022-12-20T13:26:00Z"/>
        </w:rPr>
        <w:pPrChange w:id="2488" w:author="Line Hvingel" w:date="2022-12-20T13:26:00Z">
          <w:pPr>
            <w:pStyle w:val="Overskrift3"/>
          </w:pPr>
        </w:pPrChange>
      </w:pPr>
      <w:bookmarkStart w:id="2489" w:name="_Toc121151963"/>
      <w:ins w:id="2490" w:author="Line Hvingel" w:date="2022-12-20T13:26:00Z">
        <w:r w:rsidRPr="00627748">
          <w:t>5.7.8.</w:t>
        </w:r>
      </w:ins>
      <w:ins w:id="2491" w:author="Line Hvingel" w:date="2022-12-20T13:27:00Z">
        <w:r>
          <w:t>3.1</w:t>
        </w:r>
      </w:ins>
      <w:ins w:id="2492" w:author="Line Hvingel" w:date="2022-12-20T13:26:00Z">
        <w:r w:rsidRPr="00627748">
          <w:t xml:space="preserve"> </w:t>
        </w:r>
        <w:proofErr w:type="spellStart"/>
        <w:r w:rsidRPr="00627748">
          <w:t>ladefacilitet_type</w:t>
        </w:r>
        <w:bookmarkEnd w:id="2489"/>
        <w:proofErr w:type="spellEnd"/>
      </w:ins>
    </w:p>
    <w:tbl>
      <w:tblPr>
        <w:tblStyle w:val="Tabel-Gitter"/>
        <w:tblW w:w="0" w:type="auto"/>
        <w:tblLook w:val="04A0" w:firstRow="1" w:lastRow="0" w:firstColumn="1" w:lastColumn="0" w:noHBand="0" w:noVBand="1"/>
      </w:tblPr>
      <w:tblGrid>
        <w:gridCol w:w="2407"/>
        <w:gridCol w:w="2407"/>
        <w:gridCol w:w="2407"/>
        <w:gridCol w:w="2407"/>
      </w:tblGrid>
      <w:tr w:rsidR="00955AB3" w14:paraId="1F157BEB" w14:textId="77777777" w:rsidTr="002C1C2F">
        <w:trPr>
          <w:ins w:id="2493" w:author="Line Hvingel" w:date="2022-12-20T13:26:00Z"/>
        </w:trPr>
        <w:tc>
          <w:tcPr>
            <w:tcW w:w="2407" w:type="dxa"/>
            <w:shd w:val="clear" w:color="auto" w:fill="F2F2F2" w:themeFill="background1" w:themeFillShade="F2"/>
          </w:tcPr>
          <w:p w14:paraId="01F8F6EE" w14:textId="77777777" w:rsidR="00955AB3" w:rsidRPr="006D11CF" w:rsidRDefault="00955AB3" w:rsidP="002C1C2F">
            <w:pPr>
              <w:rPr>
                <w:ins w:id="2494" w:author="Line Hvingel" w:date="2022-12-20T13:26:00Z"/>
                <w:sz w:val="16"/>
                <w:szCs w:val="16"/>
              </w:rPr>
            </w:pPr>
            <w:proofErr w:type="spellStart"/>
            <w:ins w:id="2495" w:author="Line Hvingel" w:date="2022-12-20T13:26:00Z">
              <w:r w:rsidRPr="004C0DF4">
                <w:rPr>
                  <w:sz w:val="16"/>
                  <w:szCs w:val="16"/>
                </w:rPr>
                <w:lastRenderedPageBreak/>
                <w:t>ladefacilitet</w:t>
              </w:r>
              <w:proofErr w:type="spellEnd"/>
              <w:r w:rsidRPr="00027AD3">
                <w:rPr>
                  <w:sz w:val="16"/>
                  <w:szCs w:val="16"/>
                </w:rPr>
                <w:t xml:space="preserve"> _</w:t>
              </w:r>
              <w:proofErr w:type="spellStart"/>
              <w:r w:rsidRPr="00027AD3">
                <w:rPr>
                  <w:sz w:val="16"/>
                  <w:szCs w:val="16"/>
                </w:rPr>
                <w:t>type</w:t>
              </w:r>
              <w:r>
                <w:rPr>
                  <w:sz w:val="16"/>
                  <w:szCs w:val="16"/>
                </w:rPr>
                <w:t>_kode</w:t>
              </w:r>
              <w:proofErr w:type="spellEnd"/>
            </w:ins>
          </w:p>
        </w:tc>
        <w:tc>
          <w:tcPr>
            <w:tcW w:w="2407" w:type="dxa"/>
            <w:shd w:val="clear" w:color="auto" w:fill="F2F2F2" w:themeFill="background1" w:themeFillShade="F2"/>
          </w:tcPr>
          <w:p w14:paraId="4725B4AB" w14:textId="77777777" w:rsidR="00955AB3" w:rsidRPr="006D11CF" w:rsidRDefault="00955AB3" w:rsidP="002C1C2F">
            <w:pPr>
              <w:rPr>
                <w:ins w:id="2496" w:author="Line Hvingel" w:date="2022-12-20T13:26:00Z"/>
                <w:sz w:val="16"/>
                <w:szCs w:val="16"/>
              </w:rPr>
            </w:pPr>
            <w:proofErr w:type="spellStart"/>
            <w:ins w:id="2497" w:author="Line Hvingel" w:date="2022-12-20T13:26:00Z">
              <w:r w:rsidRPr="004C0DF4">
                <w:rPr>
                  <w:sz w:val="16"/>
                  <w:szCs w:val="16"/>
                </w:rPr>
                <w:t>ladefacilitet</w:t>
              </w:r>
              <w:proofErr w:type="spellEnd"/>
              <w:r>
                <w:rPr>
                  <w:sz w:val="16"/>
                  <w:szCs w:val="16"/>
                </w:rPr>
                <w:t xml:space="preserve"> _type</w:t>
              </w:r>
            </w:ins>
          </w:p>
        </w:tc>
        <w:tc>
          <w:tcPr>
            <w:tcW w:w="2407" w:type="dxa"/>
            <w:shd w:val="clear" w:color="auto" w:fill="F2F2F2" w:themeFill="background1" w:themeFillShade="F2"/>
          </w:tcPr>
          <w:p w14:paraId="0C90E469" w14:textId="77777777" w:rsidR="00955AB3" w:rsidRPr="006D11CF" w:rsidRDefault="00955AB3" w:rsidP="002C1C2F">
            <w:pPr>
              <w:rPr>
                <w:ins w:id="2498" w:author="Line Hvingel" w:date="2022-12-20T13:26:00Z"/>
                <w:sz w:val="16"/>
                <w:szCs w:val="16"/>
              </w:rPr>
            </w:pPr>
            <w:ins w:id="2499" w:author="Line Hvingel" w:date="2022-12-20T13:26:00Z">
              <w:r w:rsidRPr="006D11CF">
                <w:rPr>
                  <w:sz w:val="16"/>
                  <w:szCs w:val="16"/>
                </w:rPr>
                <w:t>aktiv</w:t>
              </w:r>
            </w:ins>
          </w:p>
        </w:tc>
        <w:tc>
          <w:tcPr>
            <w:tcW w:w="2407" w:type="dxa"/>
            <w:shd w:val="clear" w:color="auto" w:fill="F2F2F2" w:themeFill="background1" w:themeFillShade="F2"/>
          </w:tcPr>
          <w:p w14:paraId="2D9743EC" w14:textId="77777777" w:rsidR="00955AB3" w:rsidRPr="006D11CF" w:rsidRDefault="00955AB3" w:rsidP="002C1C2F">
            <w:pPr>
              <w:rPr>
                <w:ins w:id="2500" w:author="Line Hvingel" w:date="2022-12-20T13:26:00Z"/>
                <w:sz w:val="16"/>
                <w:szCs w:val="16"/>
              </w:rPr>
            </w:pPr>
            <w:ins w:id="2501" w:author="Line Hvingel" w:date="2022-12-20T13:26:00Z">
              <w:r w:rsidRPr="006D11CF">
                <w:rPr>
                  <w:sz w:val="16"/>
                  <w:szCs w:val="16"/>
                </w:rPr>
                <w:t>begrebsdefinition</w:t>
              </w:r>
            </w:ins>
          </w:p>
        </w:tc>
      </w:tr>
      <w:tr w:rsidR="00955AB3" w14:paraId="4877D38A" w14:textId="77777777" w:rsidTr="002C1C2F">
        <w:trPr>
          <w:ins w:id="2502" w:author="Line Hvingel" w:date="2022-12-20T13:26:00Z"/>
        </w:trPr>
        <w:tc>
          <w:tcPr>
            <w:tcW w:w="2407" w:type="dxa"/>
          </w:tcPr>
          <w:p w14:paraId="163FAF47" w14:textId="77777777" w:rsidR="00955AB3" w:rsidRPr="006D11CF" w:rsidRDefault="00955AB3" w:rsidP="002C1C2F">
            <w:pPr>
              <w:rPr>
                <w:ins w:id="2503" w:author="Line Hvingel" w:date="2022-12-20T13:26:00Z"/>
                <w:sz w:val="16"/>
                <w:szCs w:val="16"/>
              </w:rPr>
            </w:pPr>
            <w:ins w:id="2504" w:author="Line Hvingel" w:date="2022-12-20T13:26:00Z">
              <w:r w:rsidRPr="006D11CF">
                <w:rPr>
                  <w:sz w:val="16"/>
                  <w:szCs w:val="16"/>
                </w:rPr>
                <w:t>1</w:t>
              </w:r>
            </w:ins>
          </w:p>
        </w:tc>
        <w:tc>
          <w:tcPr>
            <w:tcW w:w="2407" w:type="dxa"/>
          </w:tcPr>
          <w:p w14:paraId="24340685" w14:textId="77777777" w:rsidR="00955AB3" w:rsidRPr="006D11CF" w:rsidRDefault="00955AB3" w:rsidP="002C1C2F">
            <w:pPr>
              <w:rPr>
                <w:ins w:id="2505" w:author="Line Hvingel" w:date="2022-12-20T13:26:00Z"/>
                <w:sz w:val="16"/>
                <w:szCs w:val="16"/>
              </w:rPr>
            </w:pPr>
            <w:proofErr w:type="spellStart"/>
            <w:ins w:id="2506" w:author="Line Hvingel" w:date="2022-12-20T13:26:00Z">
              <w:r w:rsidRPr="006D11CF">
                <w:rPr>
                  <w:sz w:val="16"/>
                  <w:szCs w:val="16"/>
                </w:rPr>
                <w:t>Elladestander</w:t>
              </w:r>
              <w:proofErr w:type="spellEnd"/>
              <w:r>
                <w:rPr>
                  <w:sz w:val="16"/>
                  <w:szCs w:val="16"/>
                </w:rPr>
                <w:t xml:space="preserve"> til bil</w:t>
              </w:r>
            </w:ins>
          </w:p>
        </w:tc>
        <w:tc>
          <w:tcPr>
            <w:tcW w:w="2407" w:type="dxa"/>
          </w:tcPr>
          <w:p w14:paraId="7AEAD9FB" w14:textId="77777777" w:rsidR="00955AB3" w:rsidRPr="006D11CF" w:rsidRDefault="00955AB3" w:rsidP="002C1C2F">
            <w:pPr>
              <w:rPr>
                <w:ins w:id="2507" w:author="Line Hvingel" w:date="2022-12-20T13:26:00Z"/>
                <w:sz w:val="16"/>
                <w:szCs w:val="16"/>
              </w:rPr>
            </w:pPr>
            <w:ins w:id="2508" w:author="Line Hvingel" w:date="2022-12-20T13:26:00Z">
              <w:r w:rsidRPr="006D11CF">
                <w:rPr>
                  <w:sz w:val="16"/>
                  <w:szCs w:val="16"/>
                </w:rPr>
                <w:t>1</w:t>
              </w:r>
            </w:ins>
          </w:p>
        </w:tc>
        <w:tc>
          <w:tcPr>
            <w:tcW w:w="2407" w:type="dxa"/>
          </w:tcPr>
          <w:p w14:paraId="1EB95ED5" w14:textId="77777777" w:rsidR="00955AB3" w:rsidRPr="006D11CF" w:rsidRDefault="00955AB3" w:rsidP="002C1C2F">
            <w:pPr>
              <w:rPr>
                <w:ins w:id="2509" w:author="Line Hvingel" w:date="2022-12-20T13:26:00Z"/>
                <w:sz w:val="16"/>
                <w:szCs w:val="16"/>
              </w:rPr>
            </w:pPr>
            <w:ins w:id="2510" w:author="Line Hvingel" w:date="2022-12-20T13:26:00Z">
              <w:r w:rsidRPr="006D11CF">
                <w:rPr>
                  <w:sz w:val="16"/>
                  <w:szCs w:val="16"/>
                </w:rPr>
                <w:t xml:space="preserve">En </w:t>
              </w:r>
              <w:proofErr w:type="spellStart"/>
              <w:r w:rsidRPr="006D11CF">
                <w:rPr>
                  <w:sz w:val="16"/>
                  <w:szCs w:val="16"/>
                </w:rPr>
                <w:t>elladestander</w:t>
              </w:r>
              <w:proofErr w:type="spellEnd"/>
              <w:r>
                <w:rPr>
                  <w:sz w:val="16"/>
                  <w:szCs w:val="16"/>
                </w:rPr>
                <w:t>, der kan</w:t>
              </w:r>
              <w:r w:rsidRPr="006D11CF">
                <w:rPr>
                  <w:sz w:val="16"/>
                  <w:szCs w:val="16"/>
                </w:rPr>
                <w:t xml:space="preserve"> bruges til at oplade en elbil eller hybridbil.</w:t>
              </w:r>
            </w:ins>
          </w:p>
        </w:tc>
      </w:tr>
      <w:tr w:rsidR="00955AB3" w14:paraId="3EF3416A" w14:textId="77777777" w:rsidTr="002C1C2F">
        <w:trPr>
          <w:ins w:id="2511" w:author="Line Hvingel" w:date="2022-12-20T13:26:00Z"/>
        </w:trPr>
        <w:tc>
          <w:tcPr>
            <w:tcW w:w="2407" w:type="dxa"/>
          </w:tcPr>
          <w:p w14:paraId="37FB3DE2" w14:textId="77777777" w:rsidR="00955AB3" w:rsidRPr="006D11CF" w:rsidRDefault="00955AB3" w:rsidP="002C1C2F">
            <w:pPr>
              <w:rPr>
                <w:ins w:id="2512" w:author="Line Hvingel" w:date="2022-12-20T13:26:00Z"/>
                <w:sz w:val="16"/>
                <w:szCs w:val="16"/>
              </w:rPr>
            </w:pPr>
            <w:ins w:id="2513" w:author="Line Hvingel" w:date="2022-12-20T13:26:00Z">
              <w:r>
                <w:rPr>
                  <w:sz w:val="16"/>
                  <w:szCs w:val="16"/>
                </w:rPr>
                <w:t>2</w:t>
              </w:r>
            </w:ins>
          </w:p>
        </w:tc>
        <w:tc>
          <w:tcPr>
            <w:tcW w:w="2407" w:type="dxa"/>
          </w:tcPr>
          <w:p w14:paraId="3C81DE65" w14:textId="77777777" w:rsidR="00955AB3" w:rsidRPr="006D11CF" w:rsidRDefault="00955AB3" w:rsidP="002C1C2F">
            <w:pPr>
              <w:rPr>
                <w:ins w:id="2514" w:author="Line Hvingel" w:date="2022-12-20T13:26:00Z"/>
                <w:sz w:val="16"/>
                <w:szCs w:val="16"/>
              </w:rPr>
            </w:pPr>
            <w:proofErr w:type="spellStart"/>
            <w:ins w:id="2515" w:author="Line Hvingel" w:date="2022-12-20T13:26:00Z">
              <w:r>
                <w:rPr>
                  <w:sz w:val="16"/>
                  <w:szCs w:val="16"/>
                </w:rPr>
                <w:t>Elladestander</w:t>
              </w:r>
              <w:proofErr w:type="spellEnd"/>
              <w:r>
                <w:rPr>
                  <w:sz w:val="16"/>
                  <w:szCs w:val="16"/>
                </w:rPr>
                <w:t xml:space="preserve"> til cykel</w:t>
              </w:r>
            </w:ins>
          </w:p>
        </w:tc>
        <w:tc>
          <w:tcPr>
            <w:tcW w:w="2407" w:type="dxa"/>
          </w:tcPr>
          <w:p w14:paraId="5D3D939E" w14:textId="77777777" w:rsidR="00955AB3" w:rsidRPr="006D11CF" w:rsidRDefault="00955AB3" w:rsidP="002C1C2F">
            <w:pPr>
              <w:rPr>
                <w:ins w:id="2516" w:author="Line Hvingel" w:date="2022-12-20T13:26:00Z"/>
                <w:sz w:val="16"/>
                <w:szCs w:val="16"/>
              </w:rPr>
            </w:pPr>
            <w:ins w:id="2517" w:author="Line Hvingel" w:date="2022-12-20T13:26:00Z">
              <w:r>
                <w:rPr>
                  <w:sz w:val="16"/>
                  <w:szCs w:val="16"/>
                </w:rPr>
                <w:t>1</w:t>
              </w:r>
            </w:ins>
          </w:p>
        </w:tc>
        <w:tc>
          <w:tcPr>
            <w:tcW w:w="2407" w:type="dxa"/>
          </w:tcPr>
          <w:p w14:paraId="1E5506D1" w14:textId="77777777" w:rsidR="00955AB3" w:rsidRPr="006D11CF" w:rsidRDefault="00955AB3" w:rsidP="002C1C2F">
            <w:pPr>
              <w:rPr>
                <w:ins w:id="2518" w:author="Line Hvingel" w:date="2022-12-20T13:26:00Z"/>
                <w:sz w:val="16"/>
                <w:szCs w:val="16"/>
              </w:rPr>
            </w:pPr>
            <w:ins w:id="2519" w:author="Line Hvingel" w:date="2022-12-20T13:26:00Z">
              <w:r w:rsidRPr="006D11CF">
                <w:rPr>
                  <w:sz w:val="16"/>
                  <w:szCs w:val="16"/>
                </w:rPr>
                <w:t xml:space="preserve">En </w:t>
              </w:r>
              <w:proofErr w:type="spellStart"/>
              <w:r w:rsidRPr="006D11CF">
                <w:rPr>
                  <w:sz w:val="16"/>
                  <w:szCs w:val="16"/>
                </w:rPr>
                <w:t>elladestander</w:t>
              </w:r>
              <w:proofErr w:type="spellEnd"/>
              <w:r>
                <w:rPr>
                  <w:sz w:val="16"/>
                  <w:szCs w:val="16"/>
                </w:rPr>
                <w:t>, der kan</w:t>
              </w:r>
              <w:r w:rsidRPr="006D11CF">
                <w:rPr>
                  <w:sz w:val="16"/>
                  <w:szCs w:val="16"/>
                </w:rPr>
                <w:t xml:space="preserve"> bruges til at oplade en el</w:t>
              </w:r>
              <w:r>
                <w:rPr>
                  <w:sz w:val="16"/>
                  <w:szCs w:val="16"/>
                </w:rPr>
                <w:t>cykel</w:t>
              </w:r>
            </w:ins>
          </w:p>
        </w:tc>
      </w:tr>
      <w:tr w:rsidR="00955AB3" w14:paraId="37F70EDE" w14:textId="77777777" w:rsidTr="002C1C2F">
        <w:trPr>
          <w:ins w:id="2520" w:author="Line Hvingel" w:date="2022-12-20T13:26:00Z"/>
        </w:trPr>
        <w:tc>
          <w:tcPr>
            <w:tcW w:w="2407" w:type="dxa"/>
          </w:tcPr>
          <w:p w14:paraId="15214FE9" w14:textId="77777777" w:rsidR="00955AB3" w:rsidRPr="006D11CF" w:rsidRDefault="00955AB3" w:rsidP="002C1C2F">
            <w:pPr>
              <w:rPr>
                <w:ins w:id="2521" w:author="Line Hvingel" w:date="2022-12-20T13:26:00Z"/>
                <w:sz w:val="16"/>
                <w:szCs w:val="16"/>
              </w:rPr>
            </w:pPr>
            <w:ins w:id="2522" w:author="Line Hvingel" w:date="2022-12-20T13:26:00Z">
              <w:r>
                <w:rPr>
                  <w:sz w:val="16"/>
                  <w:szCs w:val="16"/>
                </w:rPr>
                <w:t>3</w:t>
              </w:r>
            </w:ins>
          </w:p>
        </w:tc>
        <w:tc>
          <w:tcPr>
            <w:tcW w:w="2407" w:type="dxa"/>
          </w:tcPr>
          <w:p w14:paraId="3A034D4D" w14:textId="77777777" w:rsidR="00955AB3" w:rsidRPr="006D11CF" w:rsidRDefault="00955AB3" w:rsidP="002C1C2F">
            <w:pPr>
              <w:rPr>
                <w:ins w:id="2523" w:author="Line Hvingel" w:date="2022-12-20T13:26:00Z"/>
                <w:sz w:val="16"/>
                <w:szCs w:val="16"/>
              </w:rPr>
            </w:pPr>
            <w:proofErr w:type="spellStart"/>
            <w:ins w:id="2524" w:author="Line Hvingel" w:date="2022-12-20T13:26:00Z">
              <w:r>
                <w:rPr>
                  <w:sz w:val="16"/>
                  <w:szCs w:val="16"/>
                </w:rPr>
                <w:t>Elladestander</w:t>
              </w:r>
              <w:proofErr w:type="spellEnd"/>
              <w:r>
                <w:rPr>
                  <w:sz w:val="16"/>
                  <w:szCs w:val="16"/>
                </w:rPr>
                <w:t xml:space="preserve"> til kørestol</w:t>
              </w:r>
            </w:ins>
          </w:p>
        </w:tc>
        <w:tc>
          <w:tcPr>
            <w:tcW w:w="2407" w:type="dxa"/>
          </w:tcPr>
          <w:p w14:paraId="2BB94A88" w14:textId="77777777" w:rsidR="00955AB3" w:rsidRPr="006D11CF" w:rsidRDefault="00955AB3" w:rsidP="002C1C2F">
            <w:pPr>
              <w:rPr>
                <w:ins w:id="2525" w:author="Line Hvingel" w:date="2022-12-20T13:26:00Z"/>
                <w:sz w:val="16"/>
                <w:szCs w:val="16"/>
              </w:rPr>
            </w:pPr>
            <w:ins w:id="2526" w:author="Line Hvingel" w:date="2022-12-20T13:26:00Z">
              <w:r>
                <w:rPr>
                  <w:sz w:val="16"/>
                  <w:szCs w:val="16"/>
                </w:rPr>
                <w:t>1</w:t>
              </w:r>
            </w:ins>
          </w:p>
        </w:tc>
        <w:tc>
          <w:tcPr>
            <w:tcW w:w="2407" w:type="dxa"/>
          </w:tcPr>
          <w:p w14:paraId="7E6D08C9" w14:textId="77777777" w:rsidR="00955AB3" w:rsidRPr="006D11CF" w:rsidRDefault="00955AB3" w:rsidP="002C1C2F">
            <w:pPr>
              <w:rPr>
                <w:ins w:id="2527" w:author="Line Hvingel" w:date="2022-12-20T13:26:00Z"/>
                <w:sz w:val="16"/>
                <w:szCs w:val="16"/>
              </w:rPr>
            </w:pPr>
            <w:ins w:id="2528" w:author="Line Hvingel" w:date="2022-12-20T13:26:00Z">
              <w:r w:rsidRPr="006D11CF">
                <w:rPr>
                  <w:sz w:val="16"/>
                  <w:szCs w:val="16"/>
                </w:rPr>
                <w:t xml:space="preserve">En </w:t>
              </w:r>
              <w:proofErr w:type="spellStart"/>
              <w:r w:rsidRPr="006D11CF">
                <w:rPr>
                  <w:sz w:val="16"/>
                  <w:szCs w:val="16"/>
                </w:rPr>
                <w:t>elladestander</w:t>
              </w:r>
              <w:proofErr w:type="spellEnd"/>
              <w:r>
                <w:rPr>
                  <w:sz w:val="16"/>
                  <w:szCs w:val="16"/>
                </w:rPr>
                <w:t>, der kan</w:t>
              </w:r>
              <w:r w:rsidRPr="006D11CF">
                <w:rPr>
                  <w:sz w:val="16"/>
                  <w:szCs w:val="16"/>
                </w:rPr>
                <w:t xml:space="preserve"> bruges til at oplade en </w:t>
              </w:r>
              <w:r>
                <w:rPr>
                  <w:sz w:val="16"/>
                  <w:szCs w:val="16"/>
                </w:rPr>
                <w:t>elektrisk kørestol</w:t>
              </w:r>
            </w:ins>
          </w:p>
        </w:tc>
      </w:tr>
    </w:tbl>
    <w:p w14:paraId="1C021A44" w14:textId="77777777" w:rsidR="00955AB3" w:rsidRDefault="00955AB3" w:rsidP="00955AB3">
      <w:pPr>
        <w:rPr>
          <w:ins w:id="2529" w:author="Line Hvingel" w:date="2022-12-20T13:26:00Z"/>
        </w:rPr>
      </w:pPr>
    </w:p>
    <w:p w14:paraId="17B65E59" w14:textId="1303763D" w:rsidR="00955AB3" w:rsidRDefault="00955AB3">
      <w:pPr>
        <w:pStyle w:val="Overskrift7"/>
        <w:rPr>
          <w:ins w:id="2530" w:author="Line Hvingel" w:date="2022-12-20T13:26:00Z"/>
        </w:rPr>
        <w:pPrChange w:id="2531" w:author="Line Hvingel" w:date="2022-12-20T13:26:00Z">
          <w:pPr>
            <w:pStyle w:val="Overskrift3"/>
          </w:pPr>
        </w:pPrChange>
      </w:pPr>
      <w:bookmarkStart w:id="2532" w:name="_Toc121151964"/>
      <w:ins w:id="2533" w:author="Line Hvingel" w:date="2022-12-20T13:26:00Z">
        <w:r>
          <w:t>5.7.8.</w:t>
        </w:r>
      </w:ins>
      <w:ins w:id="2534" w:author="Line Hvingel" w:date="2022-12-20T13:27:00Z">
        <w:r>
          <w:t>3.2</w:t>
        </w:r>
      </w:ins>
      <w:ins w:id="2535" w:author="Line Hvingel" w:date="2022-12-20T13:26:00Z">
        <w:r>
          <w:t xml:space="preserve"> </w:t>
        </w:r>
        <w:proofErr w:type="spellStart"/>
        <w:r w:rsidRPr="00FD194A">
          <w:t>effekt_kode</w:t>
        </w:r>
        <w:bookmarkEnd w:id="2532"/>
        <w:proofErr w:type="spellEnd"/>
      </w:ins>
    </w:p>
    <w:tbl>
      <w:tblPr>
        <w:tblStyle w:val="Tabel-Gitter"/>
        <w:tblW w:w="0" w:type="auto"/>
        <w:tblLook w:val="04A0" w:firstRow="1" w:lastRow="0" w:firstColumn="1" w:lastColumn="0" w:noHBand="0" w:noVBand="1"/>
      </w:tblPr>
      <w:tblGrid>
        <w:gridCol w:w="2407"/>
        <w:gridCol w:w="2407"/>
        <w:gridCol w:w="2407"/>
        <w:gridCol w:w="2407"/>
      </w:tblGrid>
      <w:tr w:rsidR="00955AB3" w14:paraId="4D420264" w14:textId="77777777" w:rsidTr="002C1C2F">
        <w:trPr>
          <w:ins w:id="2536" w:author="Line Hvingel" w:date="2022-12-20T13:26:00Z"/>
        </w:trPr>
        <w:tc>
          <w:tcPr>
            <w:tcW w:w="2407" w:type="dxa"/>
            <w:shd w:val="clear" w:color="auto" w:fill="F2F2F2" w:themeFill="background1" w:themeFillShade="F2"/>
          </w:tcPr>
          <w:p w14:paraId="4A4E4649" w14:textId="77777777" w:rsidR="00955AB3" w:rsidRPr="006D11CF" w:rsidRDefault="00955AB3" w:rsidP="002C1C2F">
            <w:pPr>
              <w:rPr>
                <w:ins w:id="2537" w:author="Line Hvingel" w:date="2022-12-20T13:26:00Z"/>
                <w:sz w:val="16"/>
                <w:szCs w:val="16"/>
              </w:rPr>
            </w:pPr>
            <w:proofErr w:type="spellStart"/>
            <w:ins w:id="2538" w:author="Line Hvingel" w:date="2022-12-20T13:26:00Z">
              <w:r w:rsidRPr="007066C2">
                <w:rPr>
                  <w:sz w:val="16"/>
                  <w:szCs w:val="16"/>
                </w:rPr>
                <w:t>effekt_kode</w:t>
              </w:r>
              <w:proofErr w:type="spellEnd"/>
            </w:ins>
          </w:p>
        </w:tc>
        <w:tc>
          <w:tcPr>
            <w:tcW w:w="2407" w:type="dxa"/>
            <w:shd w:val="clear" w:color="auto" w:fill="F2F2F2" w:themeFill="background1" w:themeFillShade="F2"/>
          </w:tcPr>
          <w:p w14:paraId="37EB4313" w14:textId="77777777" w:rsidR="00955AB3" w:rsidRPr="006D11CF" w:rsidRDefault="00955AB3" w:rsidP="002C1C2F">
            <w:pPr>
              <w:rPr>
                <w:ins w:id="2539" w:author="Line Hvingel" w:date="2022-12-20T13:26:00Z"/>
                <w:sz w:val="16"/>
                <w:szCs w:val="16"/>
              </w:rPr>
            </w:pPr>
            <w:proofErr w:type="spellStart"/>
            <w:ins w:id="2540" w:author="Line Hvingel" w:date="2022-12-20T13:26:00Z">
              <w:r>
                <w:rPr>
                  <w:sz w:val="16"/>
                  <w:szCs w:val="16"/>
                </w:rPr>
                <w:t>s</w:t>
              </w:r>
              <w:r w:rsidRPr="00493073">
                <w:rPr>
                  <w:sz w:val="16"/>
                  <w:szCs w:val="16"/>
                </w:rPr>
                <w:t>tr</w:t>
              </w:r>
              <w:r>
                <w:rPr>
                  <w:sz w:val="16"/>
                  <w:szCs w:val="16"/>
                </w:rPr>
                <w:t>oe</w:t>
              </w:r>
              <w:r w:rsidRPr="00493073">
                <w:rPr>
                  <w:sz w:val="16"/>
                  <w:szCs w:val="16"/>
                </w:rPr>
                <w:t>mtype</w:t>
              </w:r>
              <w:proofErr w:type="spellEnd"/>
            </w:ins>
          </w:p>
        </w:tc>
        <w:tc>
          <w:tcPr>
            <w:tcW w:w="2407" w:type="dxa"/>
            <w:shd w:val="clear" w:color="auto" w:fill="F2F2F2" w:themeFill="background1" w:themeFillShade="F2"/>
          </w:tcPr>
          <w:p w14:paraId="57790099" w14:textId="77777777" w:rsidR="00955AB3" w:rsidRPr="006D11CF" w:rsidRDefault="00955AB3" w:rsidP="002C1C2F">
            <w:pPr>
              <w:rPr>
                <w:ins w:id="2541" w:author="Line Hvingel" w:date="2022-12-20T13:26:00Z"/>
                <w:sz w:val="16"/>
                <w:szCs w:val="16"/>
              </w:rPr>
            </w:pPr>
            <w:ins w:id="2542" w:author="Line Hvingel" w:date="2022-12-20T13:26:00Z">
              <w:r w:rsidRPr="006D11CF">
                <w:rPr>
                  <w:sz w:val="16"/>
                  <w:szCs w:val="16"/>
                </w:rPr>
                <w:t>aktiv</w:t>
              </w:r>
            </w:ins>
          </w:p>
        </w:tc>
        <w:tc>
          <w:tcPr>
            <w:tcW w:w="2407" w:type="dxa"/>
            <w:shd w:val="clear" w:color="auto" w:fill="F2F2F2" w:themeFill="background1" w:themeFillShade="F2"/>
          </w:tcPr>
          <w:p w14:paraId="5818DF79" w14:textId="77777777" w:rsidR="00955AB3" w:rsidRPr="006D11CF" w:rsidRDefault="00955AB3" w:rsidP="002C1C2F">
            <w:pPr>
              <w:rPr>
                <w:ins w:id="2543" w:author="Line Hvingel" w:date="2022-12-20T13:26:00Z"/>
                <w:sz w:val="16"/>
                <w:szCs w:val="16"/>
              </w:rPr>
            </w:pPr>
            <w:ins w:id="2544" w:author="Line Hvingel" w:date="2022-12-20T13:26:00Z">
              <w:r w:rsidRPr="006D11CF">
                <w:rPr>
                  <w:sz w:val="16"/>
                  <w:szCs w:val="16"/>
                </w:rPr>
                <w:t>begrebsdefinition</w:t>
              </w:r>
            </w:ins>
          </w:p>
        </w:tc>
      </w:tr>
      <w:tr w:rsidR="00955AB3" w14:paraId="56B07D22" w14:textId="77777777" w:rsidTr="002C1C2F">
        <w:trPr>
          <w:ins w:id="2545" w:author="Line Hvingel" w:date="2022-12-20T13:26:00Z"/>
        </w:trPr>
        <w:tc>
          <w:tcPr>
            <w:tcW w:w="2407" w:type="dxa"/>
          </w:tcPr>
          <w:p w14:paraId="7862A392" w14:textId="77777777" w:rsidR="00955AB3" w:rsidRPr="007066C2" w:rsidRDefault="00955AB3" w:rsidP="002C1C2F">
            <w:pPr>
              <w:rPr>
                <w:ins w:id="2546" w:author="Line Hvingel" w:date="2022-12-20T13:26:00Z"/>
                <w:sz w:val="16"/>
                <w:szCs w:val="16"/>
              </w:rPr>
            </w:pPr>
            <w:ins w:id="2547" w:author="Line Hvingel" w:date="2022-12-20T13:26:00Z">
              <w:r>
                <w:rPr>
                  <w:sz w:val="16"/>
                  <w:szCs w:val="16"/>
                </w:rPr>
                <w:t>1</w:t>
              </w:r>
            </w:ins>
          </w:p>
        </w:tc>
        <w:tc>
          <w:tcPr>
            <w:tcW w:w="2407" w:type="dxa"/>
          </w:tcPr>
          <w:p w14:paraId="7B2A11CB" w14:textId="77777777" w:rsidR="00955AB3" w:rsidRDefault="00955AB3" w:rsidP="002C1C2F">
            <w:pPr>
              <w:rPr>
                <w:ins w:id="2548" w:author="Line Hvingel" w:date="2022-12-20T13:26:00Z"/>
                <w:sz w:val="16"/>
                <w:szCs w:val="16"/>
              </w:rPr>
            </w:pPr>
            <w:ins w:id="2549" w:author="Line Hvingel" w:date="2022-12-20T13:26:00Z">
              <w:r>
                <w:rPr>
                  <w:sz w:val="16"/>
                  <w:szCs w:val="16"/>
                </w:rPr>
                <w:t>Normallader</w:t>
              </w:r>
            </w:ins>
          </w:p>
        </w:tc>
        <w:tc>
          <w:tcPr>
            <w:tcW w:w="2407" w:type="dxa"/>
          </w:tcPr>
          <w:p w14:paraId="17F99F65" w14:textId="77777777" w:rsidR="00955AB3" w:rsidRPr="006D11CF" w:rsidRDefault="00955AB3" w:rsidP="002C1C2F">
            <w:pPr>
              <w:rPr>
                <w:ins w:id="2550" w:author="Line Hvingel" w:date="2022-12-20T13:26:00Z"/>
                <w:sz w:val="16"/>
                <w:szCs w:val="16"/>
              </w:rPr>
            </w:pPr>
            <w:ins w:id="2551" w:author="Line Hvingel" w:date="2022-12-20T13:26:00Z">
              <w:r>
                <w:rPr>
                  <w:sz w:val="16"/>
                  <w:szCs w:val="16"/>
                </w:rPr>
                <w:t>1</w:t>
              </w:r>
            </w:ins>
          </w:p>
        </w:tc>
        <w:tc>
          <w:tcPr>
            <w:tcW w:w="2407" w:type="dxa"/>
          </w:tcPr>
          <w:p w14:paraId="5E64A8E7" w14:textId="77777777" w:rsidR="00955AB3" w:rsidRPr="006D11CF" w:rsidRDefault="00955AB3" w:rsidP="002C1C2F">
            <w:pPr>
              <w:rPr>
                <w:ins w:id="2552" w:author="Line Hvingel" w:date="2022-12-20T13:26:00Z"/>
                <w:sz w:val="16"/>
                <w:szCs w:val="16"/>
              </w:rPr>
            </w:pPr>
            <w:ins w:id="2553" w:author="Line Hvingel" w:date="2022-12-20T13:26:00Z">
              <w:r>
                <w:rPr>
                  <w:sz w:val="16"/>
                  <w:szCs w:val="16"/>
                </w:rPr>
                <w:t>3-22 kW</w:t>
              </w:r>
            </w:ins>
          </w:p>
        </w:tc>
      </w:tr>
      <w:tr w:rsidR="00955AB3" w14:paraId="6E758DE1" w14:textId="77777777" w:rsidTr="002C1C2F">
        <w:trPr>
          <w:ins w:id="2554" w:author="Line Hvingel" w:date="2022-12-20T13:26:00Z"/>
        </w:trPr>
        <w:tc>
          <w:tcPr>
            <w:tcW w:w="2407" w:type="dxa"/>
          </w:tcPr>
          <w:p w14:paraId="4BBD6BAD" w14:textId="77777777" w:rsidR="00955AB3" w:rsidRPr="007066C2" w:rsidRDefault="00955AB3" w:rsidP="002C1C2F">
            <w:pPr>
              <w:rPr>
                <w:ins w:id="2555" w:author="Line Hvingel" w:date="2022-12-20T13:26:00Z"/>
                <w:sz w:val="16"/>
                <w:szCs w:val="16"/>
              </w:rPr>
            </w:pPr>
            <w:ins w:id="2556" w:author="Line Hvingel" w:date="2022-12-20T13:26:00Z">
              <w:r>
                <w:rPr>
                  <w:sz w:val="16"/>
                  <w:szCs w:val="16"/>
                </w:rPr>
                <w:t>2</w:t>
              </w:r>
            </w:ins>
          </w:p>
        </w:tc>
        <w:tc>
          <w:tcPr>
            <w:tcW w:w="2407" w:type="dxa"/>
          </w:tcPr>
          <w:p w14:paraId="3CD89C05" w14:textId="77777777" w:rsidR="00955AB3" w:rsidRDefault="00955AB3" w:rsidP="002C1C2F">
            <w:pPr>
              <w:rPr>
                <w:ins w:id="2557" w:author="Line Hvingel" w:date="2022-12-20T13:26:00Z"/>
                <w:sz w:val="16"/>
                <w:szCs w:val="16"/>
              </w:rPr>
            </w:pPr>
            <w:ins w:id="2558" w:author="Line Hvingel" w:date="2022-12-20T13:26:00Z">
              <w:r>
                <w:rPr>
                  <w:sz w:val="16"/>
                  <w:szCs w:val="16"/>
                </w:rPr>
                <w:t>Hurtiglader</w:t>
              </w:r>
            </w:ins>
          </w:p>
        </w:tc>
        <w:tc>
          <w:tcPr>
            <w:tcW w:w="2407" w:type="dxa"/>
          </w:tcPr>
          <w:p w14:paraId="5CE6534A" w14:textId="77777777" w:rsidR="00955AB3" w:rsidRPr="006D11CF" w:rsidRDefault="00955AB3" w:rsidP="002C1C2F">
            <w:pPr>
              <w:rPr>
                <w:ins w:id="2559" w:author="Line Hvingel" w:date="2022-12-20T13:26:00Z"/>
                <w:sz w:val="16"/>
                <w:szCs w:val="16"/>
              </w:rPr>
            </w:pPr>
            <w:ins w:id="2560" w:author="Line Hvingel" w:date="2022-12-20T13:26:00Z">
              <w:r>
                <w:rPr>
                  <w:sz w:val="16"/>
                  <w:szCs w:val="16"/>
                </w:rPr>
                <w:t>1</w:t>
              </w:r>
            </w:ins>
          </w:p>
        </w:tc>
        <w:tc>
          <w:tcPr>
            <w:tcW w:w="2407" w:type="dxa"/>
          </w:tcPr>
          <w:p w14:paraId="0B16382B" w14:textId="77777777" w:rsidR="00955AB3" w:rsidRPr="006D11CF" w:rsidRDefault="00955AB3" w:rsidP="002C1C2F">
            <w:pPr>
              <w:rPr>
                <w:ins w:id="2561" w:author="Line Hvingel" w:date="2022-12-20T13:26:00Z"/>
                <w:sz w:val="16"/>
                <w:szCs w:val="16"/>
              </w:rPr>
            </w:pPr>
            <w:ins w:id="2562" w:author="Line Hvingel" w:date="2022-12-20T13:26:00Z">
              <w:r>
                <w:rPr>
                  <w:sz w:val="16"/>
                  <w:szCs w:val="16"/>
                </w:rPr>
                <w:t>50-100 kW</w:t>
              </w:r>
            </w:ins>
          </w:p>
        </w:tc>
      </w:tr>
      <w:tr w:rsidR="00955AB3" w14:paraId="28104CAD" w14:textId="77777777" w:rsidTr="002C1C2F">
        <w:trPr>
          <w:ins w:id="2563" w:author="Line Hvingel" w:date="2022-12-20T13:26:00Z"/>
        </w:trPr>
        <w:tc>
          <w:tcPr>
            <w:tcW w:w="2407" w:type="dxa"/>
          </w:tcPr>
          <w:p w14:paraId="2ED0DCC9" w14:textId="77777777" w:rsidR="00955AB3" w:rsidRPr="006D11CF" w:rsidRDefault="00955AB3" w:rsidP="002C1C2F">
            <w:pPr>
              <w:rPr>
                <w:ins w:id="2564" w:author="Line Hvingel" w:date="2022-12-20T13:26:00Z"/>
                <w:sz w:val="16"/>
                <w:szCs w:val="16"/>
              </w:rPr>
            </w:pPr>
            <w:ins w:id="2565" w:author="Line Hvingel" w:date="2022-12-20T13:26:00Z">
              <w:r>
                <w:rPr>
                  <w:sz w:val="16"/>
                  <w:szCs w:val="16"/>
                </w:rPr>
                <w:t>3</w:t>
              </w:r>
            </w:ins>
          </w:p>
        </w:tc>
        <w:tc>
          <w:tcPr>
            <w:tcW w:w="2407" w:type="dxa"/>
          </w:tcPr>
          <w:p w14:paraId="1DB2E22A" w14:textId="77777777" w:rsidR="00955AB3" w:rsidRPr="006D11CF" w:rsidRDefault="00955AB3" w:rsidP="002C1C2F">
            <w:pPr>
              <w:rPr>
                <w:ins w:id="2566" w:author="Line Hvingel" w:date="2022-12-20T13:26:00Z"/>
                <w:sz w:val="16"/>
                <w:szCs w:val="16"/>
              </w:rPr>
            </w:pPr>
            <w:ins w:id="2567" w:author="Line Hvingel" w:date="2022-12-20T13:26:00Z">
              <w:r>
                <w:rPr>
                  <w:sz w:val="16"/>
                  <w:szCs w:val="16"/>
                </w:rPr>
                <w:t>Lynlader</w:t>
              </w:r>
            </w:ins>
          </w:p>
        </w:tc>
        <w:tc>
          <w:tcPr>
            <w:tcW w:w="2407" w:type="dxa"/>
          </w:tcPr>
          <w:p w14:paraId="729B223F" w14:textId="77777777" w:rsidR="00955AB3" w:rsidRPr="006D11CF" w:rsidRDefault="00955AB3" w:rsidP="002C1C2F">
            <w:pPr>
              <w:rPr>
                <w:ins w:id="2568" w:author="Line Hvingel" w:date="2022-12-20T13:26:00Z"/>
                <w:sz w:val="16"/>
                <w:szCs w:val="16"/>
              </w:rPr>
            </w:pPr>
            <w:ins w:id="2569" w:author="Line Hvingel" w:date="2022-12-20T13:26:00Z">
              <w:r>
                <w:rPr>
                  <w:sz w:val="16"/>
                  <w:szCs w:val="16"/>
                </w:rPr>
                <w:t>1</w:t>
              </w:r>
            </w:ins>
          </w:p>
        </w:tc>
        <w:tc>
          <w:tcPr>
            <w:tcW w:w="2407" w:type="dxa"/>
          </w:tcPr>
          <w:p w14:paraId="447DC58B" w14:textId="77777777" w:rsidR="00955AB3" w:rsidRPr="006D11CF" w:rsidRDefault="00955AB3" w:rsidP="002C1C2F">
            <w:pPr>
              <w:rPr>
                <w:ins w:id="2570" w:author="Line Hvingel" w:date="2022-12-20T13:26:00Z"/>
                <w:sz w:val="16"/>
                <w:szCs w:val="16"/>
              </w:rPr>
            </w:pPr>
            <w:ins w:id="2571" w:author="Line Hvingel" w:date="2022-12-20T13:26:00Z">
              <w:r>
                <w:rPr>
                  <w:sz w:val="16"/>
                  <w:szCs w:val="16"/>
                </w:rPr>
                <w:t>&gt; 150 kW</w:t>
              </w:r>
            </w:ins>
          </w:p>
        </w:tc>
      </w:tr>
    </w:tbl>
    <w:p w14:paraId="145A40E6" w14:textId="77777777" w:rsidR="00955AB3" w:rsidRDefault="00955AB3" w:rsidP="00955AB3">
      <w:pPr>
        <w:rPr>
          <w:ins w:id="2572" w:author="Line Hvingel" w:date="2022-12-20T13:26:00Z"/>
        </w:rPr>
      </w:pPr>
    </w:p>
    <w:p w14:paraId="657865EF" w14:textId="34C2EC2C" w:rsidR="00955AB3" w:rsidRDefault="00955AB3">
      <w:pPr>
        <w:pStyle w:val="Overskrift7"/>
        <w:rPr>
          <w:ins w:id="2573" w:author="Line Hvingel" w:date="2022-12-20T13:26:00Z"/>
        </w:rPr>
        <w:pPrChange w:id="2574" w:author="Line Hvingel" w:date="2022-12-20T13:26:00Z">
          <w:pPr>
            <w:pStyle w:val="Overskrift3"/>
          </w:pPr>
        </w:pPrChange>
      </w:pPr>
      <w:bookmarkStart w:id="2575" w:name="_Toc121151965"/>
      <w:ins w:id="2576" w:author="Line Hvingel" w:date="2022-12-20T13:26:00Z">
        <w:r>
          <w:t>5.7.8.3</w:t>
        </w:r>
      </w:ins>
      <w:ins w:id="2577" w:author="Line Hvingel" w:date="2022-12-20T13:27:00Z">
        <w:r>
          <w:t>.3</w:t>
        </w:r>
      </w:ins>
      <w:ins w:id="2578" w:author="Line Hvingel" w:date="2022-12-20T13:26:00Z">
        <w:r>
          <w:t xml:space="preserve"> </w:t>
        </w:r>
        <w:proofErr w:type="spellStart"/>
        <w:r w:rsidRPr="006573F9">
          <w:t>tilgaen</w:t>
        </w:r>
        <w:r>
          <w:t>ge</w:t>
        </w:r>
        <w:r w:rsidRPr="006573F9">
          <w:t>lighed_type_kode</w:t>
        </w:r>
        <w:bookmarkEnd w:id="2575"/>
        <w:proofErr w:type="spellEnd"/>
      </w:ins>
    </w:p>
    <w:tbl>
      <w:tblPr>
        <w:tblStyle w:val="Tabel-Gitter"/>
        <w:tblW w:w="0" w:type="auto"/>
        <w:tblLook w:val="04A0" w:firstRow="1" w:lastRow="0" w:firstColumn="1" w:lastColumn="0" w:noHBand="0" w:noVBand="1"/>
      </w:tblPr>
      <w:tblGrid>
        <w:gridCol w:w="2407"/>
        <w:gridCol w:w="2407"/>
        <w:gridCol w:w="2407"/>
        <w:gridCol w:w="2407"/>
      </w:tblGrid>
      <w:tr w:rsidR="00955AB3" w14:paraId="48B725C6" w14:textId="77777777" w:rsidTr="002C1C2F">
        <w:trPr>
          <w:ins w:id="2579" w:author="Line Hvingel" w:date="2022-12-20T13:26:00Z"/>
        </w:trPr>
        <w:tc>
          <w:tcPr>
            <w:tcW w:w="2407" w:type="dxa"/>
            <w:shd w:val="clear" w:color="auto" w:fill="F2F2F2" w:themeFill="background1" w:themeFillShade="F2"/>
          </w:tcPr>
          <w:p w14:paraId="56EB6C5F" w14:textId="77777777" w:rsidR="00955AB3" w:rsidRPr="006D11CF" w:rsidRDefault="00955AB3" w:rsidP="002C1C2F">
            <w:pPr>
              <w:rPr>
                <w:ins w:id="2580" w:author="Line Hvingel" w:date="2022-12-20T13:26:00Z"/>
                <w:sz w:val="16"/>
                <w:szCs w:val="16"/>
              </w:rPr>
            </w:pPr>
            <w:proofErr w:type="spellStart"/>
            <w:ins w:id="2581" w:author="Line Hvingel" w:date="2022-12-20T13:26:00Z">
              <w:r w:rsidRPr="006B350F">
                <w:rPr>
                  <w:sz w:val="16"/>
                  <w:szCs w:val="16"/>
                </w:rPr>
                <w:t>tilgaengelighed_type_kode</w:t>
              </w:r>
              <w:proofErr w:type="spellEnd"/>
            </w:ins>
          </w:p>
        </w:tc>
        <w:tc>
          <w:tcPr>
            <w:tcW w:w="2407" w:type="dxa"/>
            <w:shd w:val="clear" w:color="auto" w:fill="F2F2F2" w:themeFill="background1" w:themeFillShade="F2"/>
          </w:tcPr>
          <w:p w14:paraId="20A95D98" w14:textId="77777777" w:rsidR="00955AB3" w:rsidRPr="006D11CF" w:rsidRDefault="00955AB3" w:rsidP="002C1C2F">
            <w:pPr>
              <w:rPr>
                <w:ins w:id="2582" w:author="Line Hvingel" w:date="2022-12-20T13:26:00Z"/>
                <w:sz w:val="16"/>
                <w:szCs w:val="16"/>
              </w:rPr>
            </w:pPr>
            <w:proofErr w:type="spellStart"/>
            <w:ins w:id="2583" w:author="Line Hvingel" w:date="2022-12-20T13:26:00Z">
              <w:r w:rsidRPr="006B350F">
                <w:rPr>
                  <w:sz w:val="16"/>
                  <w:szCs w:val="16"/>
                </w:rPr>
                <w:t>tilgaengelighed</w:t>
              </w:r>
              <w:proofErr w:type="spellEnd"/>
            </w:ins>
          </w:p>
        </w:tc>
        <w:tc>
          <w:tcPr>
            <w:tcW w:w="2407" w:type="dxa"/>
            <w:shd w:val="clear" w:color="auto" w:fill="F2F2F2" w:themeFill="background1" w:themeFillShade="F2"/>
          </w:tcPr>
          <w:p w14:paraId="1C7844F9" w14:textId="77777777" w:rsidR="00955AB3" w:rsidRPr="006D11CF" w:rsidRDefault="00955AB3" w:rsidP="002C1C2F">
            <w:pPr>
              <w:rPr>
                <w:ins w:id="2584" w:author="Line Hvingel" w:date="2022-12-20T13:26:00Z"/>
                <w:sz w:val="16"/>
                <w:szCs w:val="16"/>
              </w:rPr>
            </w:pPr>
            <w:ins w:id="2585" w:author="Line Hvingel" w:date="2022-12-20T13:26:00Z">
              <w:r w:rsidRPr="006D11CF">
                <w:rPr>
                  <w:sz w:val="16"/>
                  <w:szCs w:val="16"/>
                </w:rPr>
                <w:t>aktiv</w:t>
              </w:r>
            </w:ins>
          </w:p>
        </w:tc>
        <w:tc>
          <w:tcPr>
            <w:tcW w:w="2407" w:type="dxa"/>
            <w:shd w:val="clear" w:color="auto" w:fill="F2F2F2" w:themeFill="background1" w:themeFillShade="F2"/>
          </w:tcPr>
          <w:p w14:paraId="4CFAB323" w14:textId="77777777" w:rsidR="00955AB3" w:rsidRPr="006D11CF" w:rsidRDefault="00955AB3" w:rsidP="002C1C2F">
            <w:pPr>
              <w:rPr>
                <w:ins w:id="2586" w:author="Line Hvingel" w:date="2022-12-20T13:26:00Z"/>
                <w:sz w:val="16"/>
                <w:szCs w:val="16"/>
              </w:rPr>
            </w:pPr>
            <w:ins w:id="2587" w:author="Line Hvingel" w:date="2022-12-20T13:26:00Z">
              <w:r w:rsidRPr="006D11CF">
                <w:rPr>
                  <w:sz w:val="16"/>
                  <w:szCs w:val="16"/>
                </w:rPr>
                <w:t>begrebsdefinition</w:t>
              </w:r>
            </w:ins>
          </w:p>
        </w:tc>
      </w:tr>
      <w:tr w:rsidR="00955AB3" w14:paraId="23BC24B4" w14:textId="77777777" w:rsidTr="002C1C2F">
        <w:trPr>
          <w:ins w:id="2588" w:author="Line Hvingel" w:date="2022-12-20T13:26:00Z"/>
        </w:trPr>
        <w:tc>
          <w:tcPr>
            <w:tcW w:w="2407" w:type="dxa"/>
          </w:tcPr>
          <w:p w14:paraId="3530F186" w14:textId="77777777" w:rsidR="00955AB3" w:rsidRPr="007066C2" w:rsidRDefault="00955AB3" w:rsidP="002C1C2F">
            <w:pPr>
              <w:rPr>
                <w:ins w:id="2589" w:author="Line Hvingel" w:date="2022-12-20T13:26:00Z"/>
                <w:sz w:val="16"/>
                <w:szCs w:val="16"/>
              </w:rPr>
            </w:pPr>
            <w:ins w:id="2590" w:author="Line Hvingel" w:date="2022-12-20T13:26:00Z">
              <w:r>
                <w:rPr>
                  <w:sz w:val="16"/>
                  <w:szCs w:val="16"/>
                </w:rPr>
                <w:t>1</w:t>
              </w:r>
            </w:ins>
          </w:p>
        </w:tc>
        <w:tc>
          <w:tcPr>
            <w:tcW w:w="2407" w:type="dxa"/>
          </w:tcPr>
          <w:p w14:paraId="31AE7E4B" w14:textId="77777777" w:rsidR="00955AB3" w:rsidRDefault="00955AB3" w:rsidP="002C1C2F">
            <w:pPr>
              <w:rPr>
                <w:ins w:id="2591" w:author="Line Hvingel" w:date="2022-12-20T13:26:00Z"/>
                <w:sz w:val="16"/>
                <w:szCs w:val="16"/>
              </w:rPr>
            </w:pPr>
            <w:ins w:id="2592" w:author="Line Hvingel" w:date="2022-12-20T13:26:00Z">
              <w:r>
                <w:rPr>
                  <w:sz w:val="16"/>
                  <w:szCs w:val="16"/>
                </w:rPr>
                <w:t>Offentligt tilgængelig</w:t>
              </w:r>
            </w:ins>
          </w:p>
        </w:tc>
        <w:tc>
          <w:tcPr>
            <w:tcW w:w="2407" w:type="dxa"/>
          </w:tcPr>
          <w:p w14:paraId="0E2FCA35" w14:textId="77777777" w:rsidR="00955AB3" w:rsidRPr="001A3F8F" w:rsidRDefault="00955AB3" w:rsidP="002C1C2F">
            <w:pPr>
              <w:rPr>
                <w:ins w:id="2593" w:author="Line Hvingel" w:date="2022-12-20T13:26:00Z"/>
                <w:sz w:val="16"/>
                <w:szCs w:val="16"/>
              </w:rPr>
            </w:pPr>
            <w:ins w:id="2594" w:author="Line Hvingel" w:date="2022-12-20T13:26:00Z">
              <w:r w:rsidRPr="001A3F8F">
                <w:rPr>
                  <w:sz w:val="16"/>
                  <w:szCs w:val="16"/>
                </w:rPr>
                <w:t>1</w:t>
              </w:r>
            </w:ins>
          </w:p>
        </w:tc>
        <w:tc>
          <w:tcPr>
            <w:tcW w:w="2407" w:type="dxa"/>
          </w:tcPr>
          <w:p w14:paraId="5A6D0741" w14:textId="77777777" w:rsidR="00955AB3" w:rsidRPr="001A3F8F" w:rsidRDefault="00955AB3" w:rsidP="002C1C2F">
            <w:pPr>
              <w:rPr>
                <w:ins w:id="2595" w:author="Line Hvingel" w:date="2022-12-20T13:26:00Z"/>
                <w:sz w:val="16"/>
                <w:szCs w:val="16"/>
              </w:rPr>
            </w:pPr>
            <w:ins w:id="2596" w:author="Line Hvingel" w:date="2022-12-20T13:26:00Z">
              <w:r w:rsidRPr="001A3F8F">
                <w:rPr>
                  <w:sz w:val="16"/>
                  <w:szCs w:val="16"/>
                </w:rPr>
                <w:t xml:space="preserve">En </w:t>
              </w:r>
              <w:proofErr w:type="spellStart"/>
              <w:r w:rsidRPr="004C0DF4">
                <w:rPr>
                  <w:sz w:val="16"/>
                  <w:szCs w:val="16"/>
                </w:rPr>
                <w:t>ladefacilitet</w:t>
              </w:r>
              <w:proofErr w:type="spellEnd"/>
              <w:r w:rsidRPr="001A3F8F">
                <w:rPr>
                  <w:sz w:val="16"/>
                  <w:szCs w:val="16"/>
                </w:rPr>
                <w:t xml:space="preserve"> eller en tankstation til forsyning med et alternativt drivmiddel, som giver ikkediskriminerende adgang for brugere. Ikkediskriminerende adgang kan omfatte forskellige vilkår for godkendelse, anvendelse og betaling.</w:t>
              </w:r>
            </w:ins>
          </w:p>
        </w:tc>
      </w:tr>
      <w:tr w:rsidR="00955AB3" w14:paraId="76A8E196" w14:textId="77777777" w:rsidTr="002C1C2F">
        <w:trPr>
          <w:ins w:id="2597" w:author="Line Hvingel" w:date="2022-12-20T13:26:00Z"/>
        </w:trPr>
        <w:tc>
          <w:tcPr>
            <w:tcW w:w="2407" w:type="dxa"/>
          </w:tcPr>
          <w:p w14:paraId="03D8C9F0" w14:textId="77777777" w:rsidR="00955AB3" w:rsidRPr="007066C2" w:rsidRDefault="00955AB3" w:rsidP="002C1C2F">
            <w:pPr>
              <w:rPr>
                <w:ins w:id="2598" w:author="Line Hvingel" w:date="2022-12-20T13:26:00Z"/>
                <w:sz w:val="16"/>
                <w:szCs w:val="16"/>
              </w:rPr>
            </w:pPr>
            <w:ins w:id="2599" w:author="Line Hvingel" w:date="2022-12-20T13:26:00Z">
              <w:r>
                <w:rPr>
                  <w:sz w:val="16"/>
                  <w:szCs w:val="16"/>
                </w:rPr>
                <w:t>2</w:t>
              </w:r>
            </w:ins>
          </w:p>
        </w:tc>
        <w:tc>
          <w:tcPr>
            <w:tcW w:w="2407" w:type="dxa"/>
          </w:tcPr>
          <w:p w14:paraId="2EC7A6AC" w14:textId="77777777" w:rsidR="00955AB3" w:rsidRDefault="00955AB3" w:rsidP="002C1C2F">
            <w:pPr>
              <w:rPr>
                <w:ins w:id="2600" w:author="Line Hvingel" w:date="2022-12-20T13:26:00Z"/>
                <w:sz w:val="16"/>
                <w:szCs w:val="16"/>
              </w:rPr>
            </w:pPr>
            <w:ins w:id="2601" w:author="Line Hvingel" w:date="2022-12-20T13:26:00Z">
              <w:r>
                <w:rPr>
                  <w:sz w:val="16"/>
                  <w:szCs w:val="16"/>
                </w:rPr>
                <w:t xml:space="preserve">Privat </w:t>
              </w:r>
              <w:proofErr w:type="spellStart"/>
              <w:r>
                <w:rPr>
                  <w:sz w:val="16"/>
                  <w:szCs w:val="16"/>
                </w:rPr>
                <w:t>ladestander</w:t>
              </w:r>
              <w:proofErr w:type="spellEnd"/>
            </w:ins>
          </w:p>
        </w:tc>
        <w:tc>
          <w:tcPr>
            <w:tcW w:w="2407" w:type="dxa"/>
          </w:tcPr>
          <w:p w14:paraId="3C51EDF3" w14:textId="77777777" w:rsidR="00955AB3" w:rsidRPr="001A3F8F" w:rsidRDefault="00955AB3" w:rsidP="002C1C2F">
            <w:pPr>
              <w:rPr>
                <w:ins w:id="2602" w:author="Line Hvingel" w:date="2022-12-20T13:26:00Z"/>
                <w:sz w:val="16"/>
                <w:szCs w:val="16"/>
              </w:rPr>
            </w:pPr>
            <w:ins w:id="2603" w:author="Line Hvingel" w:date="2022-12-20T13:26:00Z">
              <w:r w:rsidRPr="001A3F8F">
                <w:rPr>
                  <w:sz w:val="16"/>
                  <w:szCs w:val="16"/>
                </w:rPr>
                <w:t>1</w:t>
              </w:r>
            </w:ins>
          </w:p>
        </w:tc>
        <w:tc>
          <w:tcPr>
            <w:tcW w:w="2407" w:type="dxa"/>
          </w:tcPr>
          <w:p w14:paraId="2E225879" w14:textId="77777777" w:rsidR="00955AB3" w:rsidRPr="001A3F8F" w:rsidRDefault="00955AB3" w:rsidP="002C1C2F">
            <w:pPr>
              <w:rPr>
                <w:ins w:id="2604" w:author="Line Hvingel" w:date="2022-12-20T13:26:00Z"/>
                <w:sz w:val="16"/>
                <w:szCs w:val="16"/>
              </w:rPr>
            </w:pPr>
            <w:ins w:id="2605" w:author="Line Hvingel" w:date="2022-12-20T13:26:00Z">
              <w:r w:rsidRPr="001A3F8F">
                <w:rPr>
                  <w:sz w:val="16"/>
                  <w:szCs w:val="16"/>
                </w:rPr>
                <w:t xml:space="preserve">En </w:t>
              </w:r>
              <w:proofErr w:type="spellStart"/>
              <w:r w:rsidRPr="004C0DF4">
                <w:rPr>
                  <w:sz w:val="16"/>
                  <w:szCs w:val="16"/>
                </w:rPr>
                <w:t>ladefacilitet</w:t>
              </w:r>
              <w:proofErr w:type="spellEnd"/>
              <w:r w:rsidRPr="001A3F8F">
                <w:rPr>
                  <w:sz w:val="16"/>
                  <w:szCs w:val="16"/>
                </w:rPr>
                <w:t xml:space="preserve"> eller en tankstation, som ejes af privatejer eller virksomhed og som giver en eksklusiv ret til ejer samt evt. ansatte i virksomhed</w:t>
              </w:r>
            </w:ins>
          </w:p>
        </w:tc>
      </w:tr>
      <w:tr w:rsidR="00955AB3" w14:paraId="15B8068C" w14:textId="77777777" w:rsidTr="002C1C2F">
        <w:trPr>
          <w:ins w:id="2606" w:author="Line Hvingel" w:date="2022-12-20T13:26:00Z"/>
        </w:trPr>
        <w:tc>
          <w:tcPr>
            <w:tcW w:w="2407" w:type="dxa"/>
          </w:tcPr>
          <w:p w14:paraId="47E32A35" w14:textId="77777777" w:rsidR="00955AB3" w:rsidRPr="006D11CF" w:rsidRDefault="00955AB3" w:rsidP="002C1C2F">
            <w:pPr>
              <w:rPr>
                <w:ins w:id="2607" w:author="Line Hvingel" w:date="2022-12-20T13:26:00Z"/>
                <w:sz w:val="16"/>
                <w:szCs w:val="16"/>
              </w:rPr>
            </w:pPr>
            <w:ins w:id="2608" w:author="Line Hvingel" w:date="2022-12-20T13:26:00Z">
              <w:r>
                <w:rPr>
                  <w:sz w:val="16"/>
                  <w:szCs w:val="16"/>
                </w:rPr>
                <w:t>3</w:t>
              </w:r>
            </w:ins>
          </w:p>
        </w:tc>
        <w:tc>
          <w:tcPr>
            <w:tcW w:w="2407" w:type="dxa"/>
          </w:tcPr>
          <w:p w14:paraId="70D710B0" w14:textId="77777777" w:rsidR="00955AB3" w:rsidRPr="006D11CF" w:rsidRDefault="00955AB3" w:rsidP="002C1C2F">
            <w:pPr>
              <w:rPr>
                <w:ins w:id="2609" w:author="Line Hvingel" w:date="2022-12-20T13:26:00Z"/>
                <w:sz w:val="16"/>
                <w:szCs w:val="16"/>
              </w:rPr>
            </w:pPr>
            <w:ins w:id="2610" w:author="Line Hvingel" w:date="2022-12-20T13:26:00Z">
              <w:r>
                <w:rPr>
                  <w:sz w:val="16"/>
                  <w:szCs w:val="16"/>
                </w:rPr>
                <w:t>Kommunal bilflåde</w:t>
              </w:r>
            </w:ins>
          </w:p>
        </w:tc>
        <w:tc>
          <w:tcPr>
            <w:tcW w:w="2407" w:type="dxa"/>
          </w:tcPr>
          <w:p w14:paraId="05A81D30" w14:textId="77777777" w:rsidR="00955AB3" w:rsidRPr="001A3F8F" w:rsidRDefault="00955AB3" w:rsidP="002C1C2F">
            <w:pPr>
              <w:rPr>
                <w:ins w:id="2611" w:author="Line Hvingel" w:date="2022-12-20T13:26:00Z"/>
                <w:sz w:val="16"/>
                <w:szCs w:val="16"/>
              </w:rPr>
            </w:pPr>
            <w:ins w:id="2612" w:author="Line Hvingel" w:date="2022-12-20T13:26:00Z">
              <w:r w:rsidRPr="001A3F8F">
                <w:rPr>
                  <w:sz w:val="16"/>
                  <w:szCs w:val="16"/>
                </w:rPr>
                <w:t>1</w:t>
              </w:r>
            </w:ins>
          </w:p>
        </w:tc>
        <w:tc>
          <w:tcPr>
            <w:tcW w:w="2407" w:type="dxa"/>
          </w:tcPr>
          <w:p w14:paraId="1D74679F" w14:textId="77777777" w:rsidR="00955AB3" w:rsidRPr="001A3F8F" w:rsidRDefault="00955AB3" w:rsidP="002C1C2F">
            <w:pPr>
              <w:rPr>
                <w:ins w:id="2613" w:author="Line Hvingel" w:date="2022-12-20T13:26:00Z"/>
                <w:sz w:val="16"/>
                <w:szCs w:val="16"/>
              </w:rPr>
            </w:pPr>
            <w:ins w:id="2614" w:author="Line Hvingel" w:date="2022-12-20T13:26:00Z">
              <w:r w:rsidRPr="001A3F8F">
                <w:rPr>
                  <w:sz w:val="16"/>
                  <w:szCs w:val="16"/>
                </w:rPr>
                <w:t xml:space="preserve">En </w:t>
              </w:r>
              <w:proofErr w:type="spellStart"/>
              <w:r w:rsidRPr="004C0DF4">
                <w:rPr>
                  <w:sz w:val="16"/>
                  <w:szCs w:val="16"/>
                </w:rPr>
                <w:t>ladefacilitet</w:t>
              </w:r>
              <w:proofErr w:type="spellEnd"/>
              <w:r w:rsidRPr="001A3F8F">
                <w:rPr>
                  <w:sz w:val="16"/>
                  <w:szCs w:val="16"/>
                </w:rPr>
                <w:t xml:space="preserve"> eller en tankstation, som ejes af kommune og som giver en eksklusiv ret til den kommunale bilflåde</w:t>
              </w:r>
            </w:ins>
          </w:p>
        </w:tc>
      </w:tr>
      <w:tr w:rsidR="00955AB3" w14:paraId="5542D746" w14:textId="77777777" w:rsidTr="002C1C2F">
        <w:trPr>
          <w:ins w:id="2615" w:author="Line Hvingel" w:date="2022-12-20T13:26:00Z"/>
        </w:trPr>
        <w:tc>
          <w:tcPr>
            <w:tcW w:w="2407" w:type="dxa"/>
          </w:tcPr>
          <w:p w14:paraId="4FDFDCC9" w14:textId="77777777" w:rsidR="00955AB3" w:rsidRDefault="00955AB3" w:rsidP="002C1C2F">
            <w:pPr>
              <w:rPr>
                <w:ins w:id="2616" w:author="Line Hvingel" w:date="2022-12-20T13:26:00Z"/>
                <w:sz w:val="16"/>
                <w:szCs w:val="16"/>
              </w:rPr>
            </w:pPr>
            <w:ins w:id="2617" w:author="Line Hvingel" w:date="2022-12-20T13:26:00Z">
              <w:r>
                <w:rPr>
                  <w:sz w:val="16"/>
                  <w:szCs w:val="16"/>
                </w:rPr>
                <w:t>4</w:t>
              </w:r>
            </w:ins>
          </w:p>
        </w:tc>
        <w:tc>
          <w:tcPr>
            <w:tcW w:w="2407" w:type="dxa"/>
          </w:tcPr>
          <w:p w14:paraId="5A25E023" w14:textId="77777777" w:rsidR="00955AB3" w:rsidRDefault="00955AB3" w:rsidP="002C1C2F">
            <w:pPr>
              <w:rPr>
                <w:ins w:id="2618" w:author="Line Hvingel" w:date="2022-12-20T13:26:00Z"/>
                <w:sz w:val="16"/>
                <w:szCs w:val="16"/>
              </w:rPr>
            </w:pPr>
            <w:ins w:id="2619" w:author="Line Hvingel" w:date="2022-12-20T13:26:00Z">
              <w:r>
                <w:rPr>
                  <w:sz w:val="16"/>
                  <w:szCs w:val="16"/>
                </w:rPr>
                <w:t>Statslig bilflåde</w:t>
              </w:r>
            </w:ins>
          </w:p>
        </w:tc>
        <w:tc>
          <w:tcPr>
            <w:tcW w:w="2407" w:type="dxa"/>
          </w:tcPr>
          <w:p w14:paraId="7A1485BD" w14:textId="77777777" w:rsidR="00955AB3" w:rsidRPr="001A3F8F" w:rsidRDefault="00955AB3" w:rsidP="002C1C2F">
            <w:pPr>
              <w:rPr>
                <w:ins w:id="2620" w:author="Line Hvingel" w:date="2022-12-20T13:26:00Z"/>
                <w:sz w:val="16"/>
                <w:szCs w:val="16"/>
              </w:rPr>
            </w:pPr>
            <w:ins w:id="2621" w:author="Line Hvingel" w:date="2022-12-20T13:26:00Z">
              <w:r w:rsidRPr="001A3F8F">
                <w:rPr>
                  <w:sz w:val="16"/>
                  <w:szCs w:val="16"/>
                </w:rPr>
                <w:t>1</w:t>
              </w:r>
            </w:ins>
          </w:p>
        </w:tc>
        <w:tc>
          <w:tcPr>
            <w:tcW w:w="2407" w:type="dxa"/>
          </w:tcPr>
          <w:p w14:paraId="005B9A80" w14:textId="77777777" w:rsidR="00955AB3" w:rsidRPr="001A3F8F" w:rsidRDefault="00955AB3" w:rsidP="002C1C2F">
            <w:pPr>
              <w:rPr>
                <w:ins w:id="2622" w:author="Line Hvingel" w:date="2022-12-20T13:26:00Z"/>
                <w:sz w:val="16"/>
                <w:szCs w:val="16"/>
              </w:rPr>
            </w:pPr>
            <w:ins w:id="2623" w:author="Line Hvingel" w:date="2022-12-20T13:26:00Z">
              <w:r w:rsidRPr="001A3F8F">
                <w:rPr>
                  <w:sz w:val="16"/>
                  <w:szCs w:val="16"/>
                </w:rPr>
                <w:t xml:space="preserve">En </w:t>
              </w:r>
              <w:proofErr w:type="spellStart"/>
              <w:r w:rsidRPr="004C0DF4">
                <w:rPr>
                  <w:sz w:val="16"/>
                  <w:szCs w:val="16"/>
                </w:rPr>
                <w:t>ladefacilitet</w:t>
              </w:r>
              <w:proofErr w:type="spellEnd"/>
              <w:r w:rsidRPr="001A3F8F">
                <w:rPr>
                  <w:sz w:val="16"/>
                  <w:szCs w:val="16"/>
                </w:rPr>
                <w:t xml:space="preserve"> eller en tankstation, som ejes af statslig myndighed og som giver en eksklusiv ret til den statslige bilflåde</w:t>
              </w:r>
            </w:ins>
          </w:p>
        </w:tc>
      </w:tr>
    </w:tbl>
    <w:p w14:paraId="004969CF" w14:textId="77777777" w:rsidR="00955AB3" w:rsidRDefault="00955AB3" w:rsidP="00955AB3">
      <w:pPr>
        <w:rPr>
          <w:ins w:id="2624" w:author="Line Hvingel" w:date="2022-12-20T13:26:00Z"/>
          <w:lang w:eastAsia="da-DK"/>
        </w:rPr>
      </w:pPr>
    </w:p>
    <w:p w14:paraId="526CC6CE" w14:textId="35493DF1" w:rsidR="00CB4BEB" w:rsidRDefault="00CB4BEB">
      <w:r>
        <w:br w:type="page"/>
      </w:r>
    </w:p>
    <w:p w14:paraId="3213C027" w14:textId="77777777" w:rsidR="00CB4BEB" w:rsidRDefault="00CB4BEB" w:rsidP="00CB4BEB">
      <w:pPr>
        <w:pStyle w:val="Overskrift1"/>
      </w:pPr>
      <w:bookmarkStart w:id="2625" w:name="_Toc63351466"/>
      <w:bookmarkStart w:id="2626" w:name="_Toc122436120"/>
      <w:r>
        <w:lastRenderedPageBreak/>
        <w:t>5.8</w:t>
      </w:r>
      <w:r w:rsidRPr="003429CF">
        <w:t xml:space="preserve"> Administration</w:t>
      </w:r>
      <w:bookmarkEnd w:id="1389"/>
      <w:bookmarkEnd w:id="1390"/>
      <w:bookmarkEnd w:id="2625"/>
      <w:bookmarkEnd w:id="2626"/>
    </w:p>
    <w:p w14:paraId="3ABF608D" w14:textId="03076E34" w:rsidR="00CB4BEB" w:rsidRDefault="00CB4BEB" w:rsidP="00CB4BEB">
      <w:pPr>
        <w:pStyle w:val="Overskrift2"/>
        <w:rPr>
          <w:kern w:val="32"/>
        </w:rPr>
      </w:pPr>
      <w:bookmarkStart w:id="2627" w:name="_Toc292713358"/>
      <w:bookmarkStart w:id="2628" w:name="_Toc292865489"/>
      <w:bookmarkStart w:id="2629" w:name="_Toc63351467"/>
      <w:bookmarkStart w:id="2630" w:name="_Toc122436121"/>
      <w:r>
        <w:t>5.8.</w:t>
      </w:r>
      <w:r w:rsidRPr="00066C65">
        <w:t>1</w:t>
      </w:r>
      <w:r>
        <w:t xml:space="preserve"> </w:t>
      </w:r>
      <w:r w:rsidRPr="00066C65">
        <w:t>Grundejerforeninger/</w:t>
      </w:r>
      <w:proofErr w:type="spellStart"/>
      <w:r w:rsidRPr="00066C65">
        <w:t>Vejla</w:t>
      </w:r>
      <w:r w:rsidRPr="003A52C1">
        <w:t>v</w:t>
      </w:r>
      <w:proofErr w:type="spellEnd"/>
      <w:r w:rsidRPr="008C67CD">
        <w:t xml:space="preserve"> </w:t>
      </w:r>
      <w:r w:rsidRPr="00066C65">
        <w:t>(5</w:t>
      </w:r>
      <w:r>
        <w:t>7</w:t>
      </w:r>
      <w:r w:rsidRPr="00066C65">
        <w:t>00)</w:t>
      </w:r>
      <w:bookmarkEnd w:id="2627"/>
      <w:bookmarkEnd w:id="2628"/>
      <w:bookmarkEnd w:id="2629"/>
      <w:bookmarkEnd w:id="2630"/>
    </w:p>
    <w:tbl>
      <w:tblPr>
        <w:tblW w:w="145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38"/>
        <w:gridCol w:w="1276"/>
        <w:gridCol w:w="5245"/>
        <w:gridCol w:w="1134"/>
        <w:gridCol w:w="1134"/>
        <w:gridCol w:w="1275"/>
        <w:gridCol w:w="1673"/>
        <w:gridCol w:w="1021"/>
      </w:tblGrid>
      <w:tr w:rsidR="00CB4BEB" w:rsidRPr="0051728E" w14:paraId="1CC800CA" w14:textId="77777777" w:rsidTr="003C0924">
        <w:trPr>
          <w:trHeight w:val="545"/>
        </w:trPr>
        <w:tc>
          <w:tcPr>
            <w:tcW w:w="1838" w:type="dxa"/>
            <w:tcBorders>
              <w:bottom w:val="single" w:sz="4" w:space="0" w:color="auto"/>
            </w:tcBorders>
            <w:shd w:val="clear" w:color="auto" w:fill="D9D9D9"/>
            <w:vAlign w:val="center"/>
          </w:tcPr>
          <w:p w14:paraId="5AE7C688"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276" w:type="dxa"/>
            <w:tcBorders>
              <w:bottom w:val="single" w:sz="4" w:space="0" w:color="auto"/>
            </w:tcBorders>
            <w:shd w:val="clear" w:color="auto" w:fill="D9D9D9"/>
            <w:vAlign w:val="center"/>
          </w:tcPr>
          <w:p w14:paraId="08B829EC"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5245" w:type="dxa"/>
            <w:tcBorders>
              <w:bottom w:val="single" w:sz="4" w:space="0" w:color="auto"/>
            </w:tcBorders>
            <w:shd w:val="clear" w:color="auto" w:fill="D9D9D9"/>
            <w:vAlign w:val="center"/>
          </w:tcPr>
          <w:p w14:paraId="1C2D066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34" w:type="dxa"/>
            <w:tcBorders>
              <w:bottom w:val="single" w:sz="4" w:space="0" w:color="auto"/>
            </w:tcBorders>
            <w:shd w:val="clear" w:color="auto" w:fill="D9D9D9"/>
            <w:vAlign w:val="center"/>
          </w:tcPr>
          <w:p w14:paraId="065B2B5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134" w:type="dxa"/>
            <w:tcBorders>
              <w:bottom w:val="single" w:sz="4" w:space="0" w:color="auto"/>
            </w:tcBorders>
            <w:shd w:val="clear" w:color="auto" w:fill="D9D9D9"/>
            <w:vAlign w:val="center"/>
          </w:tcPr>
          <w:p w14:paraId="729B13A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275" w:type="dxa"/>
            <w:tcBorders>
              <w:bottom w:val="single" w:sz="4" w:space="0" w:color="auto"/>
            </w:tcBorders>
            <w:shd w:val="clear" w:color="auto" w:fill="D9D9D9"/>
            <w:vAlign w:val="center"/>
          </w:tcPr>
          <w:p w14:paraId="424DE674" w14:textId="77777777" w:rsidR="00CB4BEB" w:rsidRPr="009367BB" w:rsidRDefault="00CB4BEB" w:rsidP="003C0924">
            <w:pPr>
              <w:autoSpaceDE w:val="0"/>
              <w:autoSpaceDN w:val="0"/>
              <w:adjustRightInd w:val="0"/>
              <w:rPr>
                <w:rFonts w:ascii="Trebuchet MS" w:hAnsi="Trebuchet MS" w:cs="Trebuchet MS"/>
                <w:bCs/>
                <w:sz w:val="18"/>
                <w:szCs w:val="18"/>
              </w:rPr>
            </w:pPr>
            <w:r w:rsidRPr="009367BB">
              <w:rPr>
                <w:rFonts w:ascii="Trebuchet MS" w:hAnsi="Trebuchet MS" w:cs="Trebuchet MS"/>
                <w:b/>
                <w:bCs/>
                <w:sz w:val="18"/>
                <w:szCs w:val="18"/>
              </w:rPr>
              <w:t>Obligatorisk /</w:t>
            </w:r>
            <w:r>
              <w:rPr>
                <w:rFonts w:ascii="Trebuchet MS" w:hAnsi="Trebuchet MS" w:cs="Trebuchet MS"/>
                <w:b/>
                <w:bCs/>
                <w:sz w:val="18"/>
                <w:szCs w:val="18"/>
              </w:rPr>
              <w:t xml:space="preserve"> </w:t>
            </w:r>
            <w:r w:rsidRPr="009367BB">
              <w:rPr>
                <w:rFonts w:ascii="Trebuchet MS" w:hAnsi="Trebuchet MS" w:cs="Trebuchet MS"/>
                <w:b/>
                <w:bCs/>
                <w:sz w:val="18"/>
                <w:szCs w:val="18"/>
              </w:rPr>
              <w:t>frit</w:t>
            </w:r>
          </w:p>
        </w:tc>
        <w:tc>
          <w:tcPr>
            <w:tcW w:w="2694" w:type="dxa"/>
            <w:gridSpan w:val="2"/>
            <w:shd w:val="clear" w:color="auto" w:fill="D9D9D9"/>
            <w:vAlign w:val="center"/>
          </w:tcPr>
          <w:p w14:paraId="418EC27D"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03F11CB3" w14:textId="77777777" w:rsidTr="003C0924">
        <w:trPr>
          <w:trHeight w:hRule="exact" w:val="255"/>
        </w:trPr>
        <w:tc>
          <w:tcPr>
            <w:tcW w:w="1838" w:type="dxa"/>
            <w:tcBorders>
              <w:top w:val="single" w:sz="4" w:space="0" w:color="auto"/>
              <w:left w:val="single" w:sz="4" w:space="0" w:color="auto"/>
              <w:bottom w:val="nil"/>
              <w:right w:val="single" w:sz="4" w:space="0" w:color="auto"/>
            </w:tcBorders>
            <w:shd w:val="clear" w:color="auto" w:fill="D9D9D9"/>
            <w:vAlign w:val="bottom"/>
          </w:tcPr>
          <w:p w14:paraId="3FD314E2" w14:textId="77777777" w:rsidR="00CB4BEB" w:rsidRPr="00FE3FC3" w:rsidRDefault="00CB4BEB" w:rsidP="003C0924">
            <w:pPr>
              <w:rPr>
                <w:rFonts w:ascii="Trebuchet MS" w:hAnsi="Trebuchet MS" w:cs="Trebuchet MS"/>
                <w:sz w:val="18"/>
                <w:szCs w:val="18"/>
              </w:rPr>
            </w:pPr>
            <w:proofErr w:type="spellStart"/>
            <w:r>
              <w:rPr>
                <w:rFonts w:ascii="Trebuchet MS" w:hAnsi="Trebuchet MS" w:cs="Trebuchet MS"/>
                <w:sz w:val="18"/>
                <w:szCs w:val="18"/>
              </w:rPr>
              <w:t>f</w:t>
            </w:r>
            <w:r w:rsidRPr="00FE3FC3">
              <w:rPr>
                <w:rFonts w:ascii="Trebuchet MS" w:hAnsi="Trebuchet MS" w:cs="Trebuchet MS"/>
                <w:sz w:val="18"/>
                <w:szCs w:val="18"/>
              </w:rPr>
              <w:t>orening</w:t>
            </w:r>
            <w:r>
              <w:rPr>
                <w:rFonts w:ascii="Trebuchet MS" w:hAnsi="Trebuchet MS" w:cs="Trebuchet MS"/>
                <w:sz w:val="18"/>
                <w:szCs w:val="18"/>
              </w:rPr>
              <w:t>_type_</w:t>
            </w:r>
            <w:r w:rsidRPr="00FE3FC3">
              <w:rPr>
                <w:rFonts w:ascii="Trebuchet MS" w:hAnsi="Trebuchet MS" w:cs="Trebuchet MS"/>
                <w:sz w:val="18"/>
                <w:szCs w:val="18"/>
              </w:rPr>
              <w:t>kode</w:t>
            </w:r>
            <w:proofErr w:type="spellEnd"/>
          </w:p>
        </w:tc>
        <w:tc>
          <w:tcPr>
            <w:tcW w:w="1276" w:type="dxa"/>
            <w:tcBorders>
              <w:top w:val="single" w:sz="4" w:space="0" w:color="auto"/>
              <w:left w:val="single" w:sz="4" w:space="0" w:color="auto"/>
              <w:bottom w:val="nil"/>
              <w:right w:val="single" w:sz="4" w:space="0" w:color="auto"/>
            </w:tcBorders>
            <w:vAlign w:val="bottom"/>
          </w:tcPr>
          <w:p w14:paraId="1FD4F13A" w14:textId="77777777" w:rsidR="00CB4BEB" w:rsidRPr="00FE3FC3" w:rsidRDefault="00CB4BEB" w:rsidP="003C0924">
            <w:pPr>
              <w:rPr>
                <w:rFonts w:ascii="Trebuchet MS" w:hAnsi="Trebuchet MS" w:cs="Trebuchet MS"/>
                <w:sz w:val="18"/>
                <w:szCs w:val="18"/>
              </w:rPr>
            </w:pPr>
            <w:proofErr w:type="spellStart"/>
            <w:r>
              <w:rPr>
                <w:rFonts w:ascii="Trebuchet MS" w:hAnsi="Trebuchet MS" w:cs="Trebuchet MS"/>
                <w:sz w:val="18"/>
                <w:szCs w:val="18"/>
              </w:rPr>
              <w:t>f</w:t>
            </w:r>
            <w:r w:rsidRPr="00FE3FC3">
              <w:rPr>
                <w:rFonts w:ascii="Trebuchet MS" w:hAnsi="Trebuchet MS" w:cs="Trebuchet MS"/>
                <w:sz w:val="18"/>
                <w:szCs w:val="18"/>
              </w:rPr>
              <w:t>ore</w:t>
            </w:r>
            <w:r>
              <w:rPr>
                <w:rFonts w:ascii="Trebuchet MS" w:hAnsi="Trebuchet MS" w:cs="Trebuchet MS"/>
                <w:sz w:val="18"/>
                <w:szCs w:val="18"/>
              </w:rPr>
              <w:t>n_ty_</w:t>
            </w:r>
            <w:r w:rsidRPr="00FE3FC3">
              <w:rPr>
                <w:rFonts w:ascii="Trebuchet MS" w:hAnsi="Trebuchet MS" w:cs="Trebuchet MS"/>
                <w:sz w:val="18"/>
                <w:szCs w:val="18"/>
              </w:rPr>
              <w:t>k</w:t>
            </w:r>
            <w:proofErr w:type="spellEnd"/>
          </w:p>
        </w:tc>
        <w:tc>
          <w:tcPr>
            <w:tcW w:w="5245" w:type="dxa"/>
            <w:tcBorders>
              <w:top w:val="single" w:sz="4" w:space="0" w:color="auto"/>
              <w:left w:val="single" w:sz="4" w:space="0" w:color="auto"/>
              <w:bottom w:val="nil"/>
              <w:right w:val="single" w:sz="4" w:space="0" w:color="auto"/>
            </w:tcBorders>
            <w:shd w:val="clear" w:color="auto" w:fill="auto"/>
            <w:vAlign w:val="bottom"/>
          </w:tcPr>
          <w:p w14:paraId="473710B7"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Feltet benyttes til at angive en type af forening via en kode.</w:t>
            </w:r>
          </w:p>
        </w:tc>
        <w:tc>
          <w:tcPr>
            <w:tcW w:w="1134" w:type="dxa"/>
            <w:tcBorders>
              <w:top w:val="single" w:sz="4" w:space="0" w:color="auto"/>
              <w:left w:val="single" w:sz="4" w:space="0" w:color="auto"/>
              <w:bottom w:val="nil"/>
              <w:right w:val="single" w:sz="4" w:space="0" w:color="auto"/>
            </w:tcBorders>
            <w:shd w:val="clear" w:color="auto" w:fill="auto"/>
            <w:vAlign w:val="bottom"/>
          </w:tcPr>
          <w:p w14:paraId="268923BC"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w:t>
            </w:r>
            <w:r w:rsidRPr="00FE3FC3">
              <w:rPr>
                <w:rFonts w:ascii="Trebuchet MS" w:hAnsi="Trebuchet MS" w:cs="Trebuchet MS"/>
                <w:sz w:val="18"/>
                <w:szCs w:val="18"/>
              </w:rPr>
              <w:t>eltal</w:t>
            </w:r>
          </w:p>
        </w:tc>
        <w:tc>
          <w:tcPr>
            <w:tcW w:w="1134" w:type="dxa"/>
            <w:tcBorders>
              <w:top w:val="single" w:sz="4" w:space="0" w:color="auto"/>
              <w:left w:val="single" w:sz="4" w:space="0" w:color="auto"/>
              <w:bottom w:val="nil"/>
              <w:right w:val="single" w:sz="4" w:space="0" w:color="auto"/>
            </w:tcBorders>
            <w:shd w:val="clear" w:color="auto" w:fill="auto"/>
            <w:vAlign w:val="bottom"/>
          </w:tcPr>
          <w:p w14:paraId="762CA24F"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1-9</w:t>
            </w:r>
          </w:p>
        </w:tc>
        <w:tc>
          <w:tcPr>
            <w:tcW w:w="1275" w:type="dxa"/>
            <w:tcBorders>
              <w:top w:val="single" w:sz="4" w:space="0" w:color="auto"/>
              <w:left w:val="single" w:sz="4" w:space="0" w:color="auto"/>
              <w:bottom w:val="nil"/>
              <w:right w:val="single" w:sz="4" w:space="0" w:color="auto"/>
            </w:tcBorders>
            <w:shd w:val="clear" w:color="auto" w:fill="auto"/>
            <w:vAlign w:val="bottom"/>
          </w:tcPr>
          <w:p w14:paraId="295BA7B0" w14:textId="77777777" w:rsidR="00CB4BEB" w:rsidRPr="00FE3FC3" w:rsidRDefault="00CB4BEB" w:rsidP="003C0924">
            <w:pPr>
              <w:jc w:val="center"/>
              <w:rPr>
                <w:rFonts w:ascii="Trebuchet MS" w:hAnsi="Trebuchet MS" w:cs="Trebuchet MS"/>
                <w:sz w:val="18"/>
                <w:szCs w:val="18"/>
              </w:rPr>
            </w:pPr>
            <w:r w:rsidRPr="00FE3FC3">
              <w:rPr>
                <w:rFonts w:ascii="Trebuchet MS" w:hAnsi="Trebuchet MS" w:cs="Trebuchet MS"/>
                <w:sz w:val="18"/>
                <w:szCs w:val="18"/>
              </w:rPr>
              <w:t>O</w:t>
            </w:r>
          </w:p>
        </w:tc>
        <w:tc>
          <w:tcPr>
            <w:tcW w:w="2694" w:type="dxa"/>
            <w:gridSpan w:val="2"/>
            <w:tcBorders>
              <w:top w:val="single" w:sz="4" w:space="0" w:color="auto"/>
              <w:left w:val="single" w:sz="4" w:space="0" w:color="auto"/>
              <w:bottom w:val="nil"/>
              <w:right w:val="single" w:sz="4" w:space="0" w:color="auto"/>
            </w:tcBorders>
            <w:shd w:val="clear" w:color="auto" w:fill="auto"/>
            <w:vAlign w:val="bottom"/>
          </w:tcPr>
          <w:p w14:paraId="3C3CCF7F"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4</w:t>
            </w:r>
          </w:p>
        </w:tc>
      </w:tr>
      <w:tr w:rsidR="00CB4BEB" w:rsidRPr="00CE1917" w14:paraId="30A65AD4" w14:textId="77777777" w:rsidTr="003C0924">
        <w:trPr>
          <w:trHeight w:hRule="exact" w:val="255"/>
        </w:trPr>
        <w:tc>
          <w:tcPr>
            <w:tcW w:w="1838" w:type="dxa"/>
            <w:tcBorders>
              <w:top w:val="single" w:sz="4" w:space="0" w:color="auto"/>
              <w:left w:val="single" w:sz="4" w:space="0" w:color="auto"/>
              <w:bottom w:val="nil"/>
              <w:right w:val="single" w:sz="4" w:space="0" w:color="auto"/>
            </w:tcBorders>
            <w:shd w:val="clear" w:color="auto" w:fill="99CCFF"/>
            <w:vAlign w:val="bottom"/>
          </w:tcPr>
          <w:p w14:paraId="53E69F2C" w14:textId="77777777" w:rsidR="00CB4BEB" w:rsidRPr="00FE3FC3" w:rsidRDefault="00CB4BEB" w:rsidP="003C0924">
            <w:pPr>
              <w:rPr>
                <w:rFonts w:ascii="Trebuchet MS" w:hAnsi="Trebuchet MS" w:cs="Trebuchet MS"/>
                <w:sz w:val="18"/>
                <w:szCs w:val="18"/>
              </w:rPr>
            </w:pPr>
            <w:proofErr w:type="spellStart"/>
            <w:r>
              <w:rPr>
                <w:rFonts w:ascii="Trebuchet MS" w:hAnsi="Trebuchet MS" w:cs="Trebuchet MS"/>
                <w:sz w:val="18"/>
                <w:szCs w:val="18"/>
              </w:rPr>
              <w:t>forening_</w:t>
            </w:r>
            <w:r w:rsidRPr="00FE3FC3">
              <w:rPr>
                <w:rFonts w:ascii="Trebuchet MS" w:hAnsi="Trebuchet MS" w:cs="Trebuchet MS"/>
                <w:sz w:val="18"/>
                <w:szCs w:val="18"/>
              </w:rPr>
              <w:t>type</w:t>
            </w:r>
            <w:proofErr w:type="spellEnd"/>
          </w:p>
        </w:tc>
        <w:tc>
          <w:tcPr>
            <w:tcW w:w="1276" w:type="dxa"/>
            <w:tcBorders>
              <w:top w:val="single" w:sz="4" w:space="0" w:color="auto"/>
              <w:left w:val="single" w:sz="4" w:space="0" w:color="auto"/>
              <w:bottom w:val="nil"/>
              <w:right w:val="single" w:sz="4" w:space="0" w:color="auto"/>
            </w:tcBorders>
            <w:shd w:val="clear" w:color="auto" w:fill="99CCFF"/>
            <w:vAlign w:val="bottom"/>
          </w:tcPr>
          <w:p w14:paraId="517531E7" w14:textId="77777777" w:rsidR="00CB4BEB" w:rsidRPr="00FE3FC3" w:rsidRDefault="00CB4BEB" w:rsidP="003C0924">
            <w:pPr>
              <w:rPr>
                <w:rFonts w:ascii="Trebuchet MS" w:hAnsi="Trebuchet MS" w:cs="Trebuchet MS"/>
                <w:sz w:val="18"/>
                <w:szCs w:val="18"/>
              </w:rPr>
            </w:pPr>
            <w:proofErr w:type="spellStart"/>
            <w:r>
              <w:rPr>
                <w:rFonts w:ascii="Trebuchet MS" w:hAnsi="Trebuchet MS" w:cs="Trebuchet MS"/>
                <w:sz w:val="18"/>
                <w:szCs w:val="18"/>
              </w:rPr>
              <w:t>foren_</w:t>
            </w:r>
            <w:r w:rsidRPr="00FE3FC3">
              <w:rPr>
                <w:rFonts w:ascii="Trebuchet MS" w:hAnsi="Trebuchet MS" w:cs="Trebuchet MS"/>
                <w:sz w:val="18"/>
                <w:szCs w:val="18"/>
              </w:rPr>
              <w:t>ty</w:t>
            </w:r>
            <w:proofErr w:type="spellEnd"/>
          </w:p>
        </w:tc>
        <w:tc>
          <w:tcPr>
            <w:tcW w:w="5245" w:type="dxa"/>
            <w:tcBorders>
              <w:top w:val="single" w:sz="4" w:space="0" w:color="auto"/>
              <w:left w:val="single" w:sz="4" w:space="0" w:color="auto"/>
              <w:bottom w:val="nil"/>
              <w:right w:val="single" w:sz="4" w:space="0" w:color="auto"/>
            </w:tcBorders>
            <w:shd w:val="clear" w:color="auto" w:fill="99CCFF"/>
            <w:vAlign w:val="bottom"/>
          </w:tcPr>
          <w:p w14:paraId="1808395F"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Feltet benyttes til at oversættekoden til tekst.</w:t>
            </w:r>
          </w:p>
        </w:tc>
        <w:tc>
          <w:tcPr>
            <w:tcW w:w="1134" w:type="dxa"/>
            <w:tcBorders>
              <w:top w:val="single" w:sz="4" w:space="0" w:color="auto"/>
              <w:left w:val="single" w:sz="4" w:space="0" w:color="auto"/>
              <w:bottom w:val="nil"/>
              <w:right w:val="single" w:sz="4" w:space="0" w:color="auto"/>
            </w:tcBorders>
            <w:shd w:val="clear" w:color="auto" w:fill="99CCFF"/>
            <w:vAlign w:val="bottom"/>
          </w:tcPr>
          <w:p w14:paraId="0E8DABCF"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Tekststreng</w:t>
            </w:r>
          </w:p>
        </w:tc>
        <w:tc>
          <w:tcPr>
            <w:tcW w:w="1134" w:type="dxa"/>
            <w:tcBorders>
              <w:top w:val="single" w:sz="4" w:space="0" w:color="auto"/>
              <w:left w:val="single" w:sz="4" w:space="0" w:color="auto"/>
              <w:bottom w:val="nil"/>
              <w:right w:val="single" w:sz="4" w:space="0" w:color="auto"/>
            </w:tcBorders>
            <w:shd w:val="clear" w:color="auto" w:fill="99CCFF"/>
            <w:vAlign w:val="bottom"/>
          </w:tcPr>
          <w:p w14:paraId="6C04E3D0"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0-50 tegn</w:t>
            </w:r>
          </w:p>
        </w:tc>
        <w:tc>
          <w:tcPr>
            <w:tcW w:w="1275" w:type="dxa"/>
            <w:tcBorders>
              <w:top w:val="single" w:sz="4" w:space="0" w:color="auto"/>
              <w:left w:val="single" w:sz="4" w:space="0" w:color="auto"/>
              <w:bottom w:val="nil"/>
              <w:right w:val="single" w:sz="4" w:space="0" w:color="auto"/>
            </w:tcBorders>
            <w:shd w:val="clear" w:color="auto" w:fill="99CCFF"/>
            <w:vAlign w:val="bottom"/>
          </w:tcPr>
          <w:p w14:paraId="12A48492" w14:textId="77777777" w:rsidR="00CB4BEB" w:rsidRPr="00FE3FC3"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694" w:type="dxa"/>
            <w:gridSpan w:val="2"/>
            <w:tcBorders>
              <w:top w:val="single" w:sz="4" w:space="0" w:color="auto"/>
              <w:left w:val="single" w:sz="4" w:space="0" w:color="auto"/>
              <w:bottom w:val="nil"/>
              <w:right w:val="single" w:sz="4" w:space="0" w:color="auto"/>
            </w:tcBorders>
            <w:shd w:val="clear" w:color="auto" w:fill="99CCFF"/>
            <w:vAlign w:val="bottom"/>
          </w:tcPr>
          <w:p w14:paraId="4C7E9EFE" w14:textId="77777777" w:rsidR="00CB4BEB" w:rsidRPr="00FE3FC3" w:rsidRDefault="00CB4BEB" w:rsidP="003C0924">
            <w:pPr>
              <w:rPr>
                <w:rFonts w:ascii="Trebuchet MS" w:hAnsi="Trebuchet MS" w:cs="Trebuchet MS"/>
                <w:sz w:val="18"/>
                <w:szCs w:val="18"/>
              </w:rPr>
            </w:pPr>
            <w:proofErr w:type="spellStart"/>
            <w:r w:rsidRPr="00FE3FC3">
              <w:rPr>
                <w:rFonts w:ascii="Trebuchet MS" w:hAnsi="Trebuchet MS" w:cs="Trebuchet MS"/>
                <w:sz w:val="18"/>
                <w:szCs w:val="18"/>
              </w:rPr>
              <w:t>Vejla</w:t>
            </w:r>
            <w:r w:rsidRPr="003A52C1">
              <w:rPr>
                <w:rFonts w:ascii="Trebuchet MS" w:hAnsi="Trebuchet MS" w:cs="Trebuchet MS"/>
                <w:b/>
                <w:sz w:val="18"/>
                <w:szCs w:val="18"/>
              </w:rPr>
              <w:t>v</w:t>
            </w:r>
            <w:proofErr w:type="spellEnd"/>
          </w:p>
        </w:tc>
      </w:tr>
      <w:tr w:rsidR="00CB4BEB" w:rsidRPr="00CE1917" w14:paraId="59CD9C28" w14:textId="77777777" w:rsidTr="003C0924">
        <w:trPr>
          <w:trHeight w:hRule="exact" w:val="255"/>
        </w:trPr>
        <w:tc>
          <w:tcPr>
            <w:tcW w:w="1838" w:type="dxa"/>
            <w:tcBorders>
              <w:top w:val="single" w:sz="4" w:space="0" w:color="auto"/>
              <w:left w:val="single" w:sz="4" w:space="0" w:color="auto"/>
              <w:bottom w:val="nil"/>
              <w:right w:val="single" w:sz="4" w:space="0" w:color="auto"/>
            </w:tcBorders>
            <w:shd w:val="clear" w:color="auto" w:fill="D9D9D9"/>
            <w:vAlign w:val="bottom"/>
          </w:tcPr>
          <w:p w14:paraId="78F747B6" w14:textId="77777777" w:rsidR="00CB4BEB" w:rsidRPr="00FE3FC3" w:rsidRDefault="00CB4BEB" w:rsidP="003C0924">
            <w:pPr>
              <w:rPr>
                <w:rFonts w:ascii="Trebuchet MS" w:hAnsi="Trebuchet MS" w:cs="Trebuchet MS"/>
                <w:sz w:val="18"/>
                <w:szCs w:val="18"/>
              </w:rPr>
            </w:pPr>
            <w:proofErr w:type="spellStart"/>
            <w:r>
              <w:rPr>
                <w:rFonts w:ascii="Trebuchet MS" w:hAnsi="Trebuchet MS" w:cs="Trebuchet MS"/>
                <w:sz w:val="18"/>
                <w:szCs w:val="18"/>
              </w:rPr>
              <w:t>forening_</w:t>
            </w:r>
            <w:r w:rsidRPr="00FE3FC3">
              <w:rPr>
                <w:rFonts w:ascii="Trebuchet MS" w:hAnsi="Trebuchet MS" w:cs="Trebuchet MS"/>
                <w:sz w:val="18"/>
                <w:szCs w:val="18"/>
              </w:rPr>
              <w:t>navn</w:t>
            </w:r>
            <w:proofErr w:type="spellEnd"/>
          </w:p>
        </w:tc>
        <w:tc>
          <w:tcPr>
            <w:tcW w:w="1276" w:type="dxa"/>
            <w:tcBorders>
              <w:top w:val="single" w:sz="4" w:space="0" w:color="auto"/>
              <w:left w:val="single" w:sz="4" w:space="0" w:color="auto"/>
              <w:bottom w:val="nil"/>
              <w:right w:val="single" w:sz="4" w:space="0" w:color="auto"/>
            </w:tcBorders>
            <w:shd w:val="clear" w:color="auto" w:fill="FFFFFF"/>
            <w:vAlign w:val="bottom"/>
          </w:tcPr>
          <w:p w14:paraId="41870302" w14:textId="77777777" w:rsidR="00CB4BEB" w:rsidRPr="00FE3FC3" w:rsidRDefault="00CB4BEB" w:rsidP="003C0924">
            <w:pPr>
              <w:rPr>
                <w:rFonts w:ascii="Trebuchet MS" w:hAnsi="Trebuchet MS" w:cs="Trebuchet MS"/>
                <w:sz w:val="18"/>
                <w:szCs w:val="18"/>
              </w:rPr>
            </w:pPr>
            <w:proofErr w:type="spellStart"/>
            <w:r>
              <w:rPr>
                <w:rFonts w:ascii="Trebuchet MS" w:hAnsi="Trebuchet MS" w:cs="Trebuchet MS"/>
                <w:sz w:val="18"/>
                <w:szCs w:val="18"/>
              </w:rPr>
              <w:t>foren_</w:t>
            </w:r>
            <w:r w:rsidRPr="00FE3FC3">
              <w:rPr>
                <w:rFonts w:ascii="Trebuchet MS" w:hAnsi="Trebuchet MS" w:cs="Trebuchet MS"/>
                <w:sz w:val="18"/>
                <w:szCs w:val="18"/>
              </w:rPr>
              <w:t>navn</w:t>
            </w:r>
            <w:proofErr w:type="spellEnd"/>
          </w:p>
        </w:tc>
        <w:tc>
          <w:tcPr>
            <w:tcW w:w="5245" w:type="dxa"/>
            <w:tcBorders>
              <w:top w:val="single" w:sz="4" w:space="0" w:color="auto"/>
              <w:left w:val="single" w:sz="4" w:space="0" w:color="auto"/>
              <w:bottom w:val="nil"/>
              <w:right w:val="single" w:sz="4" w:space="0" w:color="auto"/>
            </w:tcBorders>
            <w:shd w:val="clear" w:color="auto" w:fill="FFFFFF"/>
            <w:vAlign w:val="bottom"/>
          </w:tcPr>
          <w:p w14:paraId="738B4129"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Det navn på foreningen, der fremgår af vedtægter m.v.</w:t>
            </w:r>
          </w:p>
        </w:tc>
        <w:tc>
          <w:tcPr>
            <w:tcW w:w="1134" w:type="dxa"/>
            <w:tcBorders>
              <w:top w:val="single" w:sz="4" w:space="0" w:color="auto"/>
              <w:left w:val="single" w:sz="4" w:space="0" w:color="auto"/>
              <w:bottom w:val="nil"/>
              <w:right w:val="single" w:sz="4" w:space="0" w:color="auto"/>
            </w:tcBorders>
            <w:shd w:val="clear" w:color="auto" w:fill="FFFFFF"/>
            <w:vAlign w:val="bottom"/>
          </w:tcPr>
          <w:p w14:paraId="404FAF24"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Tekststreng</w:t>
            </w:r>
          </w:p>
        </w:tc>
        <w:tc>
          <w:tcPr>
            <w:tcW w:w="1134" w:type="dxa"/>
            <w:tcBorders>
              <w:top w:val="single" w:sz="4" w:space="0" w:color="auto"/>
              <w:left w:val="single" w:sz="4" w:space="0" w:color="auto"/>
              <w:bottom w:val="nil"/>
              <w:right w:val="single" w:sz="4" w:space="0" w:color="auto"/>
            </w:tcBorders>
            <w:shd w:val="clear" w:color="auto" w:fill="FFFFFF"/>
            <w:vAlign w:val="bottom"/>
          </w:tcPr>
          <w:p w14:paraId="4BFECB9F"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0-50 tegn</w:t>
            </w:r>
          </w:p>
        </w:tc>
        <w:tc>
          <w:tcPr>
            <w:tcW w:w="1275" w:type="dxa"/>
            <w:tcBorders>
              <w:top w:val="single" w:sz="4" w:space="0" w:color="auto"/>
              <w:left w:val="single" w:sz="4" w:space="0" w:color="auto"/>
              <w:bottom w:val="nil"/>
              <w:right w:val="single" w:sz="4" w:space="0" w:color="auto"/>
            </w:tcBorders>
            <w:shd w:val="clear" w:color="auto" w:fill="FFFFFF"/>
            <w:vAlign w:val="bottom"/>
          </w:tcPr>
          <w:p w14:paraId="08D680E9" w14:textId="77777777" w:rsidR="00CB4BEB" w:rsidRPr="00FE3FC3" w:rsidRDefault="00CB4BEB" w:rsidP="003C0924">
            <w:pPr>
              <w:jc w:val="center"/>
              <w:rPr>
                <w:rFonts w:ascii="Trebuchet MS" w:hAnsi="Trebuchet MS" w:cs="Trebuchet MS"/>
                <w:sz w:val="18"/>
                <w:szCs w:val="18"/>
              </w:rPr>
            </w:pPr>
            <w:r w:rsidRPr="00FE3FC3">
              <w:rPr>
                <w:rFonts w:ascii="Trebuchet MS" w:hAnsi="Trebuchet MS" w:cs="Trebuchet MS"/>
                <w:sz w:val="18"/>
                <w:szCs w:val="18"/>
              </w:rPr>
              <w:t>O</w:t>
            </w:r>
          </w:p>
        </w:tc>
        <w:tc>
          <w:tcPr>
            <w:tcW w:w="2694" w:type="dxa"/>
            <w:gridSpan w:val="2"/>
            <w:tcBorders>
              <w:top w:val="single" w:sz="4" w:space="0" w:color="auto"/>
              <w:left w:val="single" w:sz="4" w:space="0" w:color="auto"/>
              <w:bottom w:val="nil"/>
              <w:right w:val="single" w:sz="4" w:space="0" w:color="auto"/>
            </w:tcBorders>
            <w:shd w:val="clear" w:color="auto" w:fill="FFFFFF"/>
            <w:vAlign w:val="bottom"/>
          </w:tcPr>
          <w:p w14:paraId="281C1E92"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 xml:space="preserve">Møllevejens </w:t>
            </w:r>
            <w:proofErr w:type="spellStart"/>
            <w:r w:rsidRPr="00FE3FC3">
              <w:rPr>
                <w:rFonts w:ascii="Trebuchet MS" w:hAnsi="Trebuchet MS" w:cs="Trebuchet MS"/>
                <w:sz w:val="18"/>
                <w:szCs w:val="18"/>
              </w:rPr>
              <w:t>Vejla</w:t>
            </w:r>
            <w:r w:rsidRPr="003A52C1">
              <w:rPr>
                <w:rFonts w:ascii="Trebuchet MS" w:hAnsi="Trebuchet MS" w:cs="Trebuchet MS"/>
                <w:b/>
                <w:sz w:val="18"/>
                <w:szCs w:val="18"/>
              </w:rPr>
              <w:t>v</w:t>
            </w:r>
            <w:proofErr w:type="spellEnd"/>
          </w:p>
        </w:tc>
      </w:tr>
      <w:tr w:rsidR="00CB4BEB" w:rsidRPr="00D15BC6" w14:paraId="1D181409" w14:textId="77777777" w:rsidTr="003C0924">
        <w:trPr>
          <w:trHeight w:hRule="exact" w:val="469"/>
        </w:trPr>
        <w:tc>
          <w:tcPr>
            <w:tcW w:w="1838" w:type="dxa"/>
            <w:tcBorders>
              <w:top w:val="single" w:sz="4" w:space="0" w:color="auto"/>
              <w:left w:val="single" w:sz="4" w:space="0" w:color="auto"/>
              <w:bottom w:val="nil"/>
              <w:right w:val="single" w:sz="4" w:space="0" w:color="auto"/>
            </w:tcBorders>
            <w:shd w:val="clear" w:color="auto" w:fill="D9D9D9"/>
            <w:vAlign w:val="center"/>
          </w:tcPr>
          <w:p w14:paraId="3FEC918F" w14:textId="77777777" w:rsidR="00CB4BEB" w:rsidRPr="005810E9" w:rsidRDefault="00CB4BEB" w:rsidP="003C0924">
            <w:pPr>
              <w:rPr>
                <w:rFonts w:ascii="Trebuchet MS" w:hAnsi="Trebuchet MS" w:cs="Trebuchet MS"/>
                <w:sz w:val="18"/>
                <w:szCs w:val="18"/>
              </w:rPr>
            </w:pPr>
            <w:proofErr w:type="spellStart"/>
            <w:r w:rsidRPr="005810E9">
              <w:rPr>
                <w:rFonts w:ascii="Trebuchet MS" w:hAnsi="Trebuchet MS" w:cs="Trebuchet MS"/>
                <w:sz w:val="18"/>
                <w:szCs w:val="18"/>
              </w:rPr>
              <w:t>forening_cvr</w:t>
            </w:r>
            <w:proofErr w:type="spellEnd"/>
          </w:p>
        </w:tc>
        <w:tc>
          <w:tcPr>
            <w:tcW w:w="1276" w:type="dxa"/>
            <w:tcBorders>
              <w:top w:val="single" w:sz="4" w:space="0" w:color="auto"/>
              <w:left w:val="single" w:sz="4" w:space="0" w:color="auto"/>
              <w:bottom w:val="nil"/>
              <w:right w:val="single" w:sz="4" w:space="0" w:color="auto"/>
            </w:tcBorders>
            <w:vAlign w:val="center"/>
          </w:tcPr>
          <w:p w14:paraId="7198EB6B" w14:textId="77777777" w:rsidR="00CB4BEB" w:rsidRPr="005810E9" w:rsidRDefault="00CB4BEB" w:rsidP="003C0924">
            <w:pPr>
              <w:rPr>
                <w:rFonts w:ascii="Trebuchet MS" w:hAnsi="Trebuchet MS"/>
                <w:sz w:val="18"/>
                <w:szCs w:val="18"/>
              </w:rPr>
            </w:pPr>
            <w:proofErr w:type="spellStart"/>
            <w:r w:rsidRPr="005810E9">
              <w:rPr>
                <w:rFonts w:ascii="Trebuchet MS" w:hAnsi="Trebuchet MS" w:cs="Trebuchet MS"/>
                <w:sz w:val="18"/>
                <w:szCs w:val="18"/>
              </w:rPr>
              <w:t>foren_cvr</w:t>
            </w:r>
            <w:proofErr w:type="spellEnd"/>
          </w:p>
        </w:tc>
        <w:tc>
          <w:tcPr>
            <w:tcW w:w="5245" w:type="dxa"/>
            <w:tcBorders>
              <w:top w:val="single" w:sz="4" w:space="0" w:color="auto"/>
              <w:left w:val="single" w:sz="4" w:space="0" w:color="auto"/>
              <w:bottom w:val="nil"/>
              <w:right w:val="single" w:sz="4" w:space="0" w:color="auto"/>
            </w:tcBorders>
            <w:shd w:val="clear" w:color="auto" w:fill="auto"/>
            <w:vAlign w:val="center"/>
          </w:tcPr>
          <w:p w14:paraId="128C6B39" w14:textId="2DA44508" w:rsidR="00CB4BEB" w:rsidRPr="005810E9" w:rsidRDefault="00CB4BEB" w:rsidP="003C0924">
            <w:pPr>
              <w:rPr>
                <w:rFonts w:ascii="Trebuchet MS" w:hAnsi="Trebuchet MS" w:cs="Trebuchet MS"/>
                <w:sz w:val="18"/>
                <w:szCs w:val="18"/>
              </w:rPr>
            </w:pPr>
            <w:r w:rsidRPr="005810E9">
              <w:rPr>
                <w:rFonts w:ascii="Trebuchet MS" w:hAnsi="Trebuchet MS"/>
                <w:sz w:val="18"/>
                <w:szCs w:val="18"/>
              </w:rPr>
              <w:t>Foreningens CVR</w:t>
            </w:r>
            <w:r w:rsidR="00212483">
              <w:rPr>
                <w:rFonts w:ascii="Trebuchet MS" w:hAnsi="Trebuchet MS"/>
                <w:sz w:val="18"/>
                <w:szCs w:val="18"/>
              </w:rPr>
              <w:t>-</w:t>
            </w:r>
            <w:r w:rsidRPr="005810E9">
              <w:rPr>
                <w:rFonts w:ascii="Trebuchet MS" w:hAnsi="Trebuchet MS"/>
                <w:sz w:val="18"/>
                <w:szCs w:val="18"/>
              </w:rPr>
              <w:t>nummer</w:t>
            </w:r>
          </w:p>
        </w:tc>
        <w:tc>
          <w:tcPr>
            <w:tcW w:w="1134" w:type="dxa"/>
            <w:tcBorders>
              <w:top w:val="single" w:sz="4" w:space="0" w:color="auto"/>
              <w:left w:val="single" w:sz="4" w:space="0" w:color="auto"/>
              <w:bottom w:val="nil"/>
              <w:right w:val="single" w:sz="4" w:space="0" w:color="auto"/>
            </w:tcBorders>
            <w:shd w:val="clear" w:color="auto" w:fill="auto"/>
            <w:vAlign w:val="center"/>
          </w:tcPr>
          <w:p w14:paraId="2FFA2D38" w14:textId="77777777" w:rsidR="00CB4BEB" w:rsidRPr="005810E9" w:rsidRDefault="00CB4BEB" w:rsidP="003C0924">
            <w:pPr>
              <w:rPr>
                <w:rFonts w:ascii="Trebuchet MS" w:hAnsi="Trebuchet MS" w:cs="Trebuchet MS"/>
                <w:sz w:val="18"/>
                <w:szCs w:val="18"/>
              </w:rPr>
            </w:pPr>
            <w:r w:rsidRPr="005810E9">
              <w:rPr>
                <w:rFonts w:ascii="Trebuchet MS" w:hAnsi="Trebuchet MS"/>
                <w:sz w:val="18"/>
                <w:szCs w:val="18"/>
              </w:rPr>
              <w:t>Heltal</w:t>
            </w:r>
          </w:p>
        </w:tc>
        <w:tc>
          <w:tcPr>
            <w:tcW w:w="1134" w:type="dxa"/>
            <w:tcBorders>
              <w:top w:val="single" w:sz="4" w:space="0" w:color="auto"/>
              <w:left w:val="single" w:sz="4" w:space="0" w:color="auto"/>
              <w:bottom w:val="nil"/>
              <w:right w:val="single" w:sz="4" w:space="0" w:color="auto"/>
            </w:tcBorders>
            <w:shd w:val="clear" w:color="auto" w:fill="auto"/>
            <w:vAlign w:val="bottom"/>
          </w:tcPr>
          <w:p w14:paraId="2BA58A12" w14:textId="77777777" w:rsidR="00CB4BEB" w:rsidRPr="005810E9" w:rsidRDefault="00CB4BEB" w:rsidP="003C0924">
            <w:pPr>
              <w:rPr>
                <w:rFonts w:ascii="Trebuchet MS" w:hAnsi="Trebuchet MS" w:cs="Trebuchet MS"/>
                <w:sz w:val="18"/>
                <w:szCs w:val="18"/>
              </w:rPr>
            </w:pPr>
            <w:r w:rsidRPr="005810E9">
              <w:rPr>
                <w:rFonts w:ascii="Trebuchet MS" w:hAnsi="Trebuchet MS"/>
                <w:sz w:val="18"/>
                <w:szCs w:val="18"/>
              </w:rPr>
              <w:t>10000000-99999999</w:t>
            </w:r>
          </w:p>
        </w:tc>
        <w:tc>
          <w:tcPr>
            <w:tcW w:w="1275" w:type="dxa"/>
            <w:tcBorders>
              <w:top w:val="single" w:sz="4" w:space="0" w:color="auto"/>
              <w:left w:val="single" w:sz="4" w:space="0" w:color="auto"/>
              <w:bottom w:val="nil"/>
              <w:right w:val="single" w:sz="4" w:space="0" w:color="auto"/>
            </w:tcBorders>
            <w:shd w:val="clear" w:color="auto" w:fill="auto"/>
            <w:vAlign w:val="center"/>
          </w:tcPr>
          <w:p w14:paraId="08AEAE62" w14:textId="77777777" w:rsidR="00CB4BEB" w:rsidRPr="005810E9" w:rsidRDefault="00CB4BEB" w:rsidP="003C0924">
            <w:pPr>
              <w:jc w:val="center"/>
              <w:rPr>
                <w:rFonts w:ascii="Trebuchet MS" w:hAnsi="Trebuchet MS" w:cs="Trebuchet MS"/>
                <w:sz w:val="18"/>
                <w:szCs w:val="18"/>
              </w:rPr>
            </w:pPr>
            <w:r w:rsidRPr="005810E9">
              <w:rPr>
                <w:rFonts w:ascii="Trebuchet MS" w:hAnsi="Trebuchet MS" w:cs="Trebuchet MS"/>
                <w:sz w:val="18"/>
                <w:szCs w:val="18"/>
              </w:rPr>
              <w:t>F</w:t>
            </w:r>
          </w:p>
        </w:tc>
        <w:tc>
          <w:tcPr>
            <w:tcW w:w="2694" w:type="dxa"/>
            <w:gridSpan w:val="2"/>
            <w:tcBorders>
              <w:top w:val="single" w:sz="4" w:space="0" w:color="auto"/>
              <w:left w:val="single" w:sz="4" w:space="0" w:color="auto"/>
              <w:bottom w:val="nil"/>
              <w:right w:val="single" w:sz="4" w:space="0" w:color="auto"/>
            </w:tcBorders>
            <w:shd w:val="clear" w:color="auto" w:fill="auto"/>
            <w:vAlign w:val="center"/>
          </w:tcPr>
          <w:p w14:paraId="306490E9" w14:textId="77777777" w:rsidR="00CB4BEB" w:rsidRPr="005810E9" w:rsidRDefault="00CB4BEB" w:rsidP="003C0924">
            <w:pPr>
              <w:rPr>
                <w:rFonts w:ascii="Trebuchet MS" w:hAnsi="Trebuchet MS" w:cs="Trebuchet MS"/>
                <w:sz w:val="18"/>
                <w:szCs w:val="18"/>
              </w:rPr>
            </w:pPr>
            <w:r w:rsidRPr="005810E9">
              <w:rPr>
                <w:rFonts w:ascii="Trebuchet MS" w:hAnsi="Trebuchet MS" w:cs="Trebuchet MS"/>
                <w:sz w:val="18"/>
                <w:szCs w:val="18"/>
              </w:rPr>
              <w:t>29189641</w:t>
            </w:r>
          </w:p>
        </w:tc>
      </w:tr>
      <w:tr w:rsidR="00CB4BEB" w:rsidRPr="00CE1917" w14:paraId="1C66E3A0" w14:textId="77777777" w:rsidTr="003C0924">
        <w:trPr>
          <w:trHeight w:hRule="exact" w:val="510"/>
        </w:trPr>
        <w:tc>
          <w:tcPr>
            <w:tcW w:w="1838" w:type="dxa"/>
            <w:tcBorders>
              <w:top w:val="single" w:sz="4" w:space="0" w:color="auto"/>
              <w:left w:val="single" w:sz="4" w:space="0" w:color="auto"/>
              <w:bottom w:val="single" w:sz="4" w:space="0" w:color="auto"/>
              <w:right w:val="single" w:sz="4" w:space="0" w:color="auto"/>
            </w:tcBorders>
            <w:shd w:val="clear" w:color="auto" w:fill="D9D9D9"/>
            <w:vAlign w:val="center"/>
          </w:tcPr>
          <w:p w14:paraId="3FC56B7F" w14:textId="77777777" w:rsidR="00CB4BEB" w:rsidRPr="005810E9" w:rsidRDefault="00CB4BEB" w:rsidP="003C0924">
            <w:pPr>
              <w:rPr>
                <w:rFonts w:ascii="Trebuchet MS" w:hAnsi="Trebuchet MS" w:cs="Trebuchet MS"/>
                <w:sz w:val="18"/>
                <w:szCs w:val="18"/>
              </w:rPr>
            </w:pPr>
            <w:proofErr w:type="spellStart"/>
            <w:r w:rsidRPr="005810E9">
              <w:rPr>
                <w:rFonts w:ascii="Trebuchet MS" w:hAnsi="Trebuchet MS" w:cs="Trebuchet MS"/>
                <w:sz w:val="18"/>
                <w:szCs w:val="18"/>
              </w:rPr>
              <w:t>lokalpl_nr</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13B9B2E4" w14:textId="77777777" w:rsidR="00CB4BEB" w:rsidRPr="007E0FF5" w:rsidRDefault="00CB4BEB" w:rsidP="003C0924">
            <w:pPr>
              <w:rPr>
                <w:rFonts w:ascii="Trebuchet MS" w:hAnsi="Trebuchet MS" w:cs="Trebuchet MS"/>
                <w:sz w:val="18"/>
                <w:szCs w:val="18"/>
              </w:rPr>
            </w:pPr>
            <w:proofErr w:type="spellStart"/>
            <w:r w:rsidRPr="005810E9">
              <w:rPr>
                <w:rFonts w:ascii="Trebuchet MS" w:hAnsi="Trebuchet MS" w:cs="Trebuchet MS"/>
                <w:sz w:val="18"/>
                <w:szCs w:val="18"/>
              </w:rPr>
              <w:t>lokalpl_nr</w:t>
            </w:r>
            <w:proofErr w:type="spellEnd"/>
          </w:p>
        </w:tc>
        <w:tc>
          <w:tcPr>
            <w:tcW w:w="5245" w:type="dxa"/>
            <w:tcBorders>
              <w:top w:val="single" w:sz="4" w:space="0" w:color="auto"/>
              <w:left w:val="single" w:sz="4" w:space="0" w:color="auto"/>
              <w:bottom w:val="single" w:sz="4" w:space="0" w:color="auto"/>
              <w:right w:val="single" w:sz="4" w:space="0" w:color="auto"/>
            </w:tcBorders>
            <w:shd w:val="clear" w:color="auto" w:fill="FFFFFF"/>
            <w:vAlign w:val="bottom"/>
          </w:tcPr>
          <w:p w14:paraId="5610A0CE" w14:textId="77777777" w:rsidR="00CB4BEB" w:rsidRPr="007E0FF5" w:rsidRDefault="00CB4BEB" w:rsidP="003C0924">
            <w:pPr>
              <w:rPr>
                <w:rFonts w:ascii="Trebuchet MS" w:hAnsi="Trebuchet MS" w:cs="Trebuchet MS"/>
                <w:sz w:val="18"/>
                <w:szCs w:val="18"/>
              </w:rPr>
            </w:pPr>
            <w:r w:rsidRPr="007E0FF5">
              <w:rPr>
                <w:rFonts w:ascii="Trebuchet MS" w:hAnsi="Trebuchet MS" w:cs="Trebuchet MS"/>
                <w:sz w:val="18"/>
                <w:szCs w:val="18"/>
              </w:rPr>
              <w:t xml:space="preserve">Lokalplan </w:t>
            </w:r>
            <w:proofErr w:type="spellStart"/>
            <w:r w:rsidRPr="007E0FF5">
              <w:rPr>
                <w:rFonts w:ascii="Trebuchet MS" w:hAnsi="Trebuchet MS" w:cs="Trebuchet MS"/>
                <w:sz w:val="18"/>
                <w:szCs w:val="18"/>
              </w:rPr>
              <w:t>nr</w:t>
            </w:r>
            <w:proofErr w:type="spellEnd"/>
            <w:r w:rsidRPr="007E0FF5">
              <w:rPr>
                <w:rFonts w:ascii="Trebuchet MS" w:hAnsi="Trebuchet MS" w:cs="Trebuchet MS"/>
                <w:sz w:val="18"/>
                <w:szCs w:val="18"/>
              </w:rPr>
              <w:t xml:space="preserve"> på den lokalplan som har stiftet grundejerforeningen</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56F5DFB8"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Tekststreng</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31946A5D"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0-50 tegn</w:t>
            </w:r>
          </w:p>
        </w:tc>
        <w:tc>
          <w:tcPr>
            <w:tcW w:w="1275" w:type="dxa"/>
            <w:tcBorders>
              <w:top w:val="single" w:sz="4" w:space="0" w:color="auto"/>
              <w:left w:val="single" w:sz="4" w:space="0" w:color="auto"/>
              <w:bottom w:val="single" w:sz="4" w:space="0" w:color="auto"/>
              <w:right w:val="single" w:sz="4" w:space="0" w:color="auto"/>
            </w:tcBorders>
            <w:shd w:val="clear" w:color="auto" w:fill="FFFFFF"/>
            <w:vAlign w:val="center"/>
          </w:tcPr>
          <w:p w14:paraId="25C1476E" w14:textId="77777777" w:rsidR="00CB4BEB" w:rsidRPr="00FE3FC3"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4"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02DE120B"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F-1023</w:t>
            </w:r>
          </w:p>
        </w:tc>
      </w:tr>
      <w:tr w:rsidR="00CB4BEB" w:rsidRPr="008C67CD" w14:paraId="215B268A" w14:textId="77777777" w:rsidTr="003C0924">
        <w:trPr>
          <w:trHeight w:hRule="exact" w:val="378"/>
        </w:trPr>
        <w:tc>
          <w:tcPr>
            <w:tcW w:w="1838" w:type="dxa"/>
            <w:tcBorders>
              <w:top w:val="single" w:sz="4" w:space="0" w:color="auto"/>
              <w:left w:val="single" w:sz="4" w:space="0" w:color="auto"/>
              <w:bottom w:val="single" w:sz="4" w:space="0" w:color="auto"/>
              <w:right w:val="single" w:sz="4" w:space="0" w:color="auto"/>
            </w:tcBorders>
            <w:shd w:val="clear" w:color="auto" w:fill="D9D9D9"/>
            <w:vAlign w:val="center"/>
          </w:tcPr>
          <w:p w14:paraId="32372A60" w14:textId="77777777" w:rsidR="00CB4BEB" w:rsidRPr="005810E9" w:rsidRDefault="00CB4BEB" w:rsidP="003C0924">
            <w:pPr>
              <w:rPr>
                <w:rFonts w:ascii="Trebuchet MS" w:hAnsi="Trebuchet MS" w:cs="Trebuchet MS"/>
                <w:sz w:val="18"/>
                <w:szCs w:val="18"/>
              </w:rPr>
            </w:pPr>
            <w:r w:rsidRPr="005810E9">
              <w:rPr>
                <w:rFonts w:ascii="Trebuchet MS" w:hAnsi="Trebuchet MS" w:cs="Trebuchet MS"/>
                <w:sz w:val="18"/>
                <w:szCs w:val="18"/>
              </w:rPr>
              <w:t>formand</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096166AA" w14:textId="77777777" w:rsidR="00CB4BEB" w:rsidRPr="000B2E88" w:rsidRDefault="00CB4BEB" w:rsidP="003C0924">
            <w:pPr>
              <w:rPr>
                <w:rFonts w:ascii="Trebuchet MS" w:hAnsi="Trebuchet MS" w:cs="Trebuchet MS"/>
                <w:sz w:val="18"/>
                <w:szCs w:val="18"/>
              </w:rPr>
            </w:pPr>
            <w:r w:rsidRPr="005810E9">
              <w:rPr>
                <w:rFonts w:ascii="Trebuchet MS" w:hAnsi="Trebuchet MS" w:cs="Trebuchet MS"/>
                <w:sz w:val="18"/>
                <w:szCs w:val="18"/>
              </w:rPr>
              <w:t>formand</w:t>
            </w:r>
          </w:p>
        </w:tc>
        <w:tc>
          <w:tcPr>
            <w:tcW w:w="5245" w:type="dxa"/>
            <w:tcBorders>
              <w:top w:val="single" w:sz="4" w:space="0" w:color="auto"/>
              <w:left w:val="single" w:sz="4" w:space="0" w:color="auto"/>
              <w:bottom w:val="single" w:sz="4" w:space="0" w:color="auto"/>
              <w:right w:val="single" w:sz="4" w:space="0" w:color="auto"/>
            </w:tcBorders>
            <w:shd w:val="clear" w:color="auto" w:fill="FFFFFF"/>
            <w:vAlign w:val="center"/>
          </w:tcPr>
          <w:p w14:paraId="78AC4DAA"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Navn på formand/kontaktperson</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052C5EA9"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Tekststreng</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12381C17"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0-128 tegn</w:t>
            </w:r>
          </w:p>
        </w:tc>
        <w:tc>
          <w:tcPr>
            <w:tcW w:w="1275" w:type="dxa"/>
            <w:tcBorders>
              <w:top w:val="single" w:sz="4" w:space="0" w:color="auto"/>
              <w:left w:val="single" w:sz="4" w:space="0" w:color="auto"/>
              <w:bottom w:val="single" w:sz="4" w:space="0" w:color="auto"/>
              <w:right w:val="single" w:sz="4" w:space="0" w:color="auto"/>
            </w:tcBorders>
            <w:shd w:val="clear" w:color="auto" w:fill="FFFFFF"/>
            <w:vAlign w:val="center"/>
          </w:tcPr>
          <w:p w14:paraId="0D9A55A8" w14:textId="77777777" w:rsidR="00CB4BEB" w:rsidRPr="000B2E88" w:rsidRDefault="00CB4BEB" w:rsidP="003C0924">
            <w:pPr>
              <w:jc w:val="center"/>
              <w:rPr>
                <w:rFonts w:ascii="Trebuchet MS" w:hAnsi="Trebuchet MS" w:cs="Trebuchet MS"/>
                <w:sz w:val="18"/>
                <w:szCs w:val="18"/>
              </w:rPr>
            </w:pPr>
            <w:r w:rsidRPr="000B2E88">
              <w:rPr>
                <w:rFonts w:ascii="Trebuchet MS" w:hAnsi="Trebuchet MS" w:cs="Trebuchet MS"/>
                <w:sz w:val="18"/>
                <w:szCs w:val="18"/>
              </w:rPr>
              <w:t>O</w:t>
            </w:r>
          </w:p>
        </w:tc>
        <w:tc>
          <w:tcPr>
            <w:tcW w:w="2694"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74D4C374"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Jens Hansen</w:t>
            </w:r>
          </w:p>
        </w:tc>
      </w:tr>
      <w:tr w:rsidR="00CB4BEB" w:rsidRPr="008C67CD" w14:paraId="154EC584" w14:textId="77777777" w:rsidTr="003C0924">
        <w:trPr>
          <w:trHeight w:hRule="exact" w:val="510"/>
        </w:trPr>
        <w:tc>
          <w:tcPr>
            <w:tcW w:w="1838" w:type="dxa"/>
            <w:tcBorders>
              <w:top w:val="single" w:sz="4" w:space="0" w:color="auto"/>
              <w:left w:val="single" w:sz="4" w:space="0" w:color="auto"/>
              <w:bottom w:val="single" w:sz="4" w:space="0" w:color="auto"/>
              <w:right w:val="single" w:sz="4" w:space="0" w:color="auto"/>
            </w:tcBorders>
            <w:shd w:val="clear" w:color="auto" w:fill="D9D9D9"/>
            <w:vAlign w:val="center"/>
          </w:tcPr>
          <w:p w14:paraId="40E2371A" w14:textId="77777777" w:rsidR="00CB4BEB" w:rsidRPr="000B2E88" w:rsidRDefault="00CB4BEB" w:rsidP="003C0924">
            <w:pPr>
              <w:rPr>
                <w:rFonts w:ascii="Trebuchet MS" w:hAnsi="Trebuchet MS" w:cs="Trebuchet MS"/>
                <w:sz w:val="18"/>
                <w:szCs w:val="18"/>
              </w:rPr>
            </w:pPr>
            <w:proofErr w:type="spellStart"/>
            <w:r w:rsidRPr="000B2E88">
              <w:rPr>
                <w:rFonts w:ascii="Trebuchet MS" w:hAnsi="Trebuchet MS" w:cs="Trebuchet MS"/>
                <w:sz w:val="18"/>
                <w:szCs w:val="18"/>
              </w:rPr>
              <w:t>gf_tlf</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4168B869" w14:textId="77777777" w:rsidR="00CB4BEB" w:rsidRPr="000B2E88" w:rsidRDefault="00CB4BEB" w:rsidP="003C0924">
            <w:pPr>
              <w:rPr>
                <w:rFonts w:ascii="Trebuchet MS" w:hAnsi="Trebuchet MS" w:cs="Trebuchet MS"/>
                <w:sz w:val="18"/>
                <w:szCs w:val="18"/>
              </w:rPr>
            </w:pPr>
            <w:proofErr w:type="spellStart"/>
            <w:r w:rsidRPr="000B2E88">
              <w:rPr>
                <w:rFonts w:ascii="Trebuchet MS" w:hAnsi="Trebuchet MS" w:cs="Trebuchet MS"/>
                <w:sz w:val="18"/>
                <w:szCs w:val="18"/>
              </w:rPr>
              <w:t>gf_tlf</w:t>
            </w:r>
            <w:proofErr w:type="spellEnd"/>
          </w:p>
        </w:tc>
        <w:tc>
          <w:tcPr>
            <w:tcW w:w="5245" w:type="dxa"/>
            <w:tcBorders>
              <w:top w:val="single" w:sz="4" w:space="0" w:color="auto"/>
              <w:left w:val="single" w:sz="4" w:space="0" w:color="auto"/>
              <w:bottom w:val="single" w:sz="4" w:space="0" w:color="auto"/>
              <w:right w:val="single" w:sz="4" w:space="0" w:color="auto"/>
            </w:tcBorders>
            <w:shd w:val="clear" w:color="auto" w:fill="FFFFFF"/>
            <w:vAlign w:val="center"/>
          </w:tcPr>
          <w:p w14:paraId="6977776C" w14:textId="77777777" w:rsidR="00CB4BEB" w:rsidRPr="000B2E88" w:rsidRDefault="00CB4BEB" w:rsidP="003C0924">
            <w:pPr>
              <w:rPr>
                <w:rFonts w:ascii="Trebuchet MS" w:hAnsi="Trebuchet MS" w:cs="Trebuchet MS"/>
                <w:sz w:val="18"/>
                <w:szCs w:val="18"/>
              </w:rPr>
            </w:pPr>
            <w:proofErr w:type="gramStart"/>
            <w:r w:rsidRPr="000B2E88">
              <w:rPr>
                <w:rFonts w:ascii="Trebuchet MS" w:hAnsi="Trebuchet MS" w:cs="Trebuchet MS"/>
                <w:sz w:val="18"/>
                <w:szCs w:val="18"/>
              </w:rPr>
              <w:t>Telefon nr.</w:t>
            </w:r>
            <w:proofErr w:type="gramEnd"/>
            <w:r w:rsidRPr="000B2E88">
              <w:rPr>
                <w:rFonts w:ascii="Trebuchet MS" w:hAnsi="Trebuchet MS" w:cs="Trebuchet MS"/>
                <w:sz w:val="18"/>
                <w:szCs w:val="18"/>
              </w:rPr>
              <w:t xml:space="preserve"> som formand træffes på</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272D5DED"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Heltal</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127911F6"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11111111-99999999</w:t>
            </w:r>
          </w:p>
        </w:tc>
        <w:tc>
          <w:tcPr>
            <w:tcW w:w="1275" w:type="dxa"/>
            <w:tcBorders>
              <w:top w:val="single" w:sz="4" w:space="0" w:color="auto"/>
              <w:left w:val="single" w:sz="4" w:space="0" w:color="auto"/>
              <w:bottom w:val="single" w:sz="4" w:space="0" w:color="auto"/>
              <w:right w:val="single" w:sz="4" w:space="0" w:color="auto"/>
            </w:tcBorders>
            <w:shd w:val="clear" w:color="auto" w:fill="FFFFFF"/>
            <w:vAlign w:val="center"/>
          </w:tcPr>
          <w:p w14:paraId="49B2BB12" w14:textId="77777777" w:rsidR="00CB4BEB" w:rsidRPr="000B2E88" w:rsidRDefault="00CB4BEB" w:rsidP="003C0924">
            <w:pPr>
              <w:jc w:val="center"/>
              <w:rPr>
                <w:rFonts w:ascii="Trebuchet MS" w:hAnsi="Trebuchet MS" w:cs="Trebuchet MS"/>
                <w:sz w:val="18"/>
                <w:szCs w:val="18"/>
              </w:rPr>
            </w:pPr>
            <w:r w:rsidRPr="000B2E88">
              <w:rPr>
                <w:rFonts w:ascii="Trebuchet MS" w:hAnsi="Trebuchet MS" w:cs="Trebuchet MS"/>
                <w:sz w:val="18"/>
                <w:szCs w:val="18"/>
              </w:rPr>
              <w:t>F</w:t>
            </w:r>
          </w:p>
        </w:tc>
        <w:tc>
          <w:tcPr>
            <w:tcW w:w="2694"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68BF7DEC"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12345678</w:t>
            </w:r>
          </w:p>
        </w:tc>
      </w:tr>
      <w:tr w:rsidR="00CB4BEB" w:rsidRPr="008C67CD" w14:paraId="36FB5334" w14:textId="77777777" w:rsidTr="003C0924">
        <w:trPr>
          <w:trHeight w:hRule="exact" w:val="510"/>
        </w:trPr>
        <w:tc>
          <w:tcPr>
            <w:tcW w:w="1838" w:type="dxa"/>
            <w:tcBorders>
              <w:top w:val="single" w:sz="4" w:space="0" w:color="auto"/>
              <w:left w:val="single" w:sz="4" w:space="0" w:color="auto"/>
              <w:bottom w:val="single" w:sz="4" w:space="0" w:color="auto"/>
              <w:right w:val="single" w:sz="4" w:space="0" w:color="auto"/>
            </w:tcBorders>
            <w:shd w:val="clear" w:color="auto" w:fill="D9D9D9"/>
            <w:vAlign w:val="center"/>
          </w:tcPr>
          <w:p w14:paraId="09FC1952" w14:textId="77777777" w:rsidR="00CB4BEB" w:rsidRPr="000B2E88" w:rsidRDefault="00CB4BEB" w:rsidP="003C0924">
            <w:pPr>
              <w:rPr>
                <w:rFonts w:ascii="Trebuchet MS" w:hAnsi="Trebuchet MS" w:cs="Trebuchet MS"/>
                <w:sz w:val="18"/>
                <w:szCs w:val="18"/>
              </w:rPr>
            </w:pPr>
            <w:proofErr w:type="spellStart"/>
            <w:r w:rsidRPr="000B2E88">
              <w:rPr>
                <w:rFonts w:ascii="Trebuchet MS" w:hAnsi="Trebuchet MS" w:cs="Trebuchet MS"/>
                <w:sz w:val="18"/>
                <w:szCs w:val="18"/>
              </w:rPr>
              <w:t>gf_adresse</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27641364" w14:textId="77777777" w:rsidR="00CB4BEB" w:rsidRPr="000B2E88" w:rsidRDefault="00CB4BEB" w:rsidP="003C0924">
            <w:pPr>
              <w:rPr>
                <w:rFonts w:ascii="Trebuchet MS" w:hAnsi="Trebuchet MS" w:cs="Trebuchet MS"/>
                <w:sz w:val="18"/>
                <w:szCs w:val="18"/>
              </w:rPr>
            </w:pPr>
            <w:proofErr w:type="spellStart"/>
            <w:r w:rsidRPr="000B2E88">
              <w:rPr>
                <w:rFonts w:ascii="Trebuchet MS" w:hAnsi="Trebuchet MS" w:cs="Trebuchet MS"/>
                <w:sz w:val="18"/>
                <w:szCs w:val="18"/>
              </w:rPr>
              <w:t>gf_adresse</w:t>
            </w:r>
            <w:proofErr w:type="spellEnd"/>
          </w:p>
        </w:tc>
        <w:tc>
          <w:tcPr>
            <w:tcW w:w="5245" w:type="dxa"/>
            <w:tcBorders>
              <w:top w:val="single" w:sz="4" w:space="0" w:color="auto"/>
              <w:left w:val="single" w:sz="4" w:space="0" w:color="auto"/>
              <w:bottom w:val="single" w:sz="4" w:space="0" w:color="auto"/>
              <w:right w:val="single" w:sz="4" w:space="0" w:color="auto"/>
            </w:tcBorders>
            <w:shd w:val="clear" w:color="auto" w:fill="FFFFFF"/>
            <w:vAlign w:val="center"/>
          </w:tcPr>
          <w:p w14:paraId="4548AA6F"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 xml:space="preserve">Fuld </w:t>
            </w:r>
            <w:proofErr w:type="gramStart"/>
            <w:r w:rsidRPr="000B2E88">
              <w:rPr>
                <w:rFonts w:ascii="Trebuchet MS" w:hAnsi="Trebuchet MS" w:cs="Trebuchet MS"/>
                <w:sz w:val="18"/>
                <w:szCs w:val="18"/>
              </w:rPr>
              <w:t>post adresse</w:t>
            </w:r>
            <w:proofErr w:type="gramEnd"/>
            <w:r w:rsidRPr="000B2E88">
              <w:rPr>
                <w:rFonts w:ascii="Trebuchet MS" w:hAnsi="Trebuchet MS" w:cs="Trebuchet MS"/>
                <w:sz w:val="18"/>
                <w:szCs w:val="18"/>
              </w:rPr>
              <w:t xml:space="preserve"> på formand</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0FBF4CA1"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Tekststreng</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38EB69F8"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0-254 tegn</w:t>
            </w:r>
          </w:p>
        </w:tc>
        <w:tc>
          <w:tcPr>
            <w:tcW w:w="1275" w:type="dxa"/>
            <w:tcBorders>
              <w:top w:val="single" w:sz="4" w:space="0" w:color="auto"/>
              <w:left w:val="single" w:sz="4" w:space="0" w:color="auto"/>
              <w:bottom w:val="single" w:sz="4" w:space="0" w:color="auto"/>
              <w:right w:val="single" w:sz="4" w:space="0" w:color="auto"/>
            </w:tcBorders>
            <w:shd w:val="clear" w:color="auto" w:fill="FFFFFF"/>
            <w:vAlign w:val="center"/>
          </w:tcPr>
          <w:p w14:paraId="3A4D32C0" w14:textId="77777777" w:rsidR="00CB4BEB" w:rsidRPr="000B2E88" w:rsidRDefault="00CB4BEB" w:rsidP="003C0924">
            <w:pPr>
              <w:jc w:val="center"/>
              <w:rPr>
                <w:rFonts w:ascii="Trebuchet MS" w:hAnsi="Trebuchet MS" w:cs="Trebuchet MS"/>
                <w:sz w:val="18"/>
                <w:szCs w:val="18"/>
              </w:rPr>
            </w:pPr>
            <w:r w:rsidRPr="000B2E88">
              <w:rPr>
                <w:rFonts w:ascii="Trebuchet MS" w:hAnsi="Trebuchet MS" w:cs="Trebuchet MS"/>
                <w:sz w:val="18"/>
                <w:szCs w:val="18"/>
              </w:rPr>
              <w:t>F</w:t>
            </w:r>
          </w:p>
        </w:tc>
        <w:tc>
          <w:tcPr>
            <w:tcW w:w="2694"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3EA0B98E"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Skorstensvej 112, 8660 Skanderborg</w:t>
            </w:r>
          </w:p>
        </w:tc>
      </w:tr>
      <w:tr w:rsidR="00CB4BEB" w:rsidRPr="008C67CD" w14:paraId="3A527DAB"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D9D9D9"/>
            <w:vAlign w:val="center"/>
          </w:tcPr>
          <w:p w14:paraId="62B3CAD4" w14:textId="77777777" w:rsidR="00CB4BEB" w:rsidRPr="000B2E88" w:rsidRDefault="00CB4BEB" w:rsidP="003C0924">
            <w:pPr>
              <w:rPr>
                <w:rFonts w:ascii="Trebuchet MS" w:hAnsi="Trebuchet MS" w:cs="Trebuchet MS"/>
                <w:sz w:val="18"/>
                <w:szCs w:val="18"/>
              </w:rPr>
            </w:pPr>
            <w:proofErr w:type="spellStart"/>
            <w:r w:rsidRPr="000B2E88">
              <w:rPr>
                <w:rFonts w:ascii="Trebuchet MS" w:hAnsi="Trebuchet MS" w:cs="Trebuchet MS"/>
                <w:sz w:val="18"/>
                <w:szCs w:val="18"/>
              </w:rPr>
              <w:t>gf_mail</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26791829" w14:textId="77777777" w:rsidR="00CB4BEB" w:rsidRPr="000B2E88" w:rsidRDefault="00CB4BEB" w:rsidP="003C0924">
            <w:pPr>
              <w:rPr>
                <w:rFonts w:ascii="Trebuchet MS" w:hAnsi="Trebuchet MS" w:cs="Trebuchet MS"/>
                <w:sz w:val="18"/>
                <w:szCs w:val="18"/>
              </w:rPr>
            </w:pPr>
            <w:proofErr w:type="spellStart"/>
            <w:r w:rsidRPr="000B2E88">
              <w:rPr>
                <w:rFonts w:ascii="Trebuchet MS" w:hAnsi="Trebuchet MS" w:cs="Trebuchet MS"/>
                <w:sz w:val="18"/>
                <w:szCs w:val="18"/>
              </w:rPr>
              <w:t>gf_mail</w:t>
            </w:r>
            <w:proofErr w:type="spellEnd"/>
          </w:p>
        </w:tc>
        <w:tc>
          <w:tcPr>
            <w:tcW w:w="5245" w:type="dxa"/>
            <w:tcBorders>
              <w:top w:val="single" w:sz="4" w:space="0" w:color="auto"/>
              <w:left w:val="single" w:sz="4" w:space="0" w:color="auto"/>
              <w:bottom w:val="single" w:sz="4" w:space="0" w:color="auto"/>
              <w:right w:val="single" w:sz="4" w:space="0" w:color="auto"/>
            </w:tcBorders>
            <w:shd w:val="clear" w:color="auto" w:fill="FFFFFF"/>
            <w:vAlign w:val="center"/>
          </w:tcPr>
          <w:p w14:paraId="0EA09B03" w14:textId="77777777" w:rsidR="00CB4BEB" w:rsidRPr="000B2E88" w:rsidRDefault="00CB4BEB" w:rsidP="003C0924">
            <w:pPr>
              <w:rPr>
                <w:rFonts w:ascii="Trebuchet MS" w:hAnsi="Trebuchet MS" w:cs="Trebuchet MS"/>
                <w:sz w:val="18"/>
                <w:szCs w:val="18"/>
              </w:rPr>
            </w:pPr>
            <w:proofErr w:type="spellStart"/>
            <w:r w:rsidRPr="000B2E88">
              <w:rPr>
                <w:rFonts w:ascii="Trebuchet MS" w:hAnsi="Trebuchet MS" w:cs="Trebuchet MS"/>
                <w:sz w:val="18"/>
                <w:szCs w:val="18"/>
              </w:rPr>
              <w:t>Email</w:t>
            </w:r>
            <w:proofErr w:type="spellEnd"/>
            <w:r w:rsidRPr="000B2E88">
              <w:rPr>
                <w:rFonts w:ascii="Trebuchet MS" w:hAnsi="Trebuchet MS" w:cs="Trebuchet MS"/>
                <w:sz w:val="18"/>
                <w:szCs w:val="18"/>
              </w:rPr>
              <w:t xml:space="preserve"> adresse på formand</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42678BD2"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Tekststreng</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196BC6F1"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0-254 tegn</w:t>
            </w:r>
          </w:p>
        </w:tc>
        <w:tc>
          <w:tcPr>
            <w:tcW w:w="1275" w:type="dxa"/>
            <w:tcBorders>
              <w:top w:val="single" w:sz="4" w:space="0" w:color="auto"/>
              <w:left w:val="single" w:sz="4" w:space="0" w:color="auto"/>
              <w:bottom w:val="single" w:sz="4" w:space="0" w:color="auto"/>
              <w:right w:val="single" w:sz="4" w:space="0" w:color="auto"/>
            </w:tcBorders>
            <w:shd w:val="clear" w:color="auto" w:fill="FFFFFF"/>
            <w:vAlign w:val="center"/>
          </w:tcPr>
          <w:p w14:paraId="56BBC23F" w14:textId="77777777" w:rsidR="00CB4BEB" w:rsidRPr="000B2E88" w:rsidRDefault="00CB4BEB" w:rsidP="003C0924">
            <w:pPr>
              <w:jc w:val="center"/>
              <w:rPr>
                <w:rFonts w:ascii="Trebuchet MS" w:hAnsi="Trebuchet MS" w:cs="Trebuchet MS"/>
                <w:sz w:val="18"/>
                <w:szCs w:val="18"/>
              </w:rPr>
            </w:pPr>
            <w:r w:rsidRPr="000B2E88">
              <w:rPr>
                <w:rFonts w:ascii="Trebuchet MS" w:hAnsi="Trebuchet MS" w:cs="Trebuchet MS"/>
                <w:sz w:val="18"/>
                <w:szCs w:val="18"/>
              </w:rPr>
              <w:t>F</w:t>
            </w:r>
          </w:p>
        </w:tc>
        <w:tc>
          <w:tcPr>
            <w:tcW w:w="2694"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7C17DBA7" w14:textId="77777777" w:rsidR="00CB4BEB" w:rsidRPr="000B2E88" w:rsidRDefault="00CB4BEB" w:rsidP="003C0924">
            <w:pPr>
              <w:rPr>
                <w:rFonts w:ascii="Trebuchet MS" w:hAnsi="Trebuchet MS" w:cs="Trebuchet MS"/>
                <w:sz w:val="18"/>
                <w:szCs w:val="18"/>
              </w:rPr>
            </w:pPr>
          </w:p>
        </w:tc>
      </w:tr>
      <w:tr w:rsidR="00CB4BEB" w:rsidRPr="008C67CD" w14:paraId="28C03CF9"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D9D9D9"/>
            <w:vAlign w:val="bottom"/>
          </w:tcPr>
          <w:p w14:paraId="09ABE776" w14:textId="77777777" w:rsidR="00CB4BEB" w:rsidRPr="000B2E88" w:rsidRDefault="00CB4BEB" w:rsidP="003C0924">
            <w:pPr>
              <w:rPr>
                <w:rFonts w:ascii="Trebuchet MS" w:hAnsi="Trebuchet MS" w:cs="Trebuchet MS"/>
                <w:sz w:val="18"/>
                <w:szCs w:val="18"/>
              </w:rPr>
            </w:pPr>
            <w:proofErr w:type="spellStart"/>
            <w:r w:rsidRPr="000B2E88">
              <w:rPr>
                <w:rFonts w:ascii="Trebuchet MS" w:hAnsi="Trebuchet MS" w:cs="Trebuchet MS"/>
                <w:sz w:val="18"/>
                <w:szCs w:val="18"/>
              </w:rPr>
              <w:t>gf_adr_beskyt_kode</w:t>
            </w:r>
            <w:proofErr w:type="spellEnd"/>
          </w:p>
        </w:tc>
        <w:tc>
          <w:tcPr>
            <w:tcW w:w="1276" w:type="dxa"/>
            <w:tcBorders>
              <w:top w:val="single" w:sz="4" w:space="0" w:color="auto"/>
              <w:left w:val="single" w:sz="4" w:space="0" w:color="auto"/>
              <w:bottom w:val="single" w:sz="4" w:space="0" w:color="auto"/>
              <w:right w:val="single" w:sz="4" w:space="0" w:color="auto"/>
            </w:tcBorders>
            <w:vAlign w:val="bottom"/>
          </w:tcPr>
          <w:p w14:paraId="22DB4148" w14:textId="77777777" w:rsidR="00CB4BEB" w:rsidRPr="000B2E88" w:rsidRDefault="00CB4BEB" w:rsidP="003C0924">
            <w:pPr>
              <w:rPr>
                <w:rFonts w:ascii="Trebuchet MS" w:hAnsi="Trebuchet MS" w:cs="Trebuchet MS"/>
                <w:sz w:val="18"/>
                <w:szCs w:val="18"/>
              </w:rPr>
            </w:pPr>
            <w:proofErr w:type="spellStart"/>
            <w:r w:rsidRPr="000B2E88">
              <w:rPr>
                <w:rFonts w:ascii="Trebuchet MS" w:hAnsi="Trebuchet MS" w:cs="Trebuchet MS"/>
                <w:sz w:val="18"/>
                <w:szCs w:val="18"/>
              </w:rPr>
              <w:t>gf_</w:t>
            </w:r>
            <w:r>
              <w:rPr>
                <w:rFonts w:ascii="Trebuchet MS" w:hAnsi="Trebuchet MS" w:cs="Trebuchet MS"/>
                <w:sz w:val="18"/>
                <w:szCs w:val="18"/>
              </w:rPr>
              <w:t>besky</w:t>
            </w:r>
            <w:r w:rsidRPr="000B2E88">
              <w:rPr>
                <w:rFonts w:ascii="Trebuchet MS" w:hAnsi="Trebuchet MS" w:cs="Trebuchet MS"/>
                <w:sz w:val="18"/>
                <w:szCs w:val="18"/>
              </w:rPr>
              <w:t>_k</w:t>
            </w:r>
            <w:proofErr w:type="spellEnd"/>
          </w:p>
        </w:tc>
        <w:tc>
          <w:tcPr>
            <w:tcW w:w="5245" w:type="dxa"/>
            <w:tcBorders>
              <w:top w:val="single" w:sz="4" w:space="0" w:color="auto"/>
              <w:left w:val="single" w:sz="4" w:space="0" w:color="auto"/>
              <w:bottom w:val="single" w:sz="4" w:space="0" w:color="auto"/>
              <w:right w:val="single" w:sz="4" w:space="0" w:color="auto"/>
            </w:tcBorders>
            <w:shd w:val="clear" w:color="auto" w:fill="auto"/>
            <w:vAlign w:val="bottom"/>
          </w:tcPr>
          <w:p w14:paraId="50642F76"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 xml:space="preserve">Kode </w:t>
            </w:r>
            <w:proofErr w:type="gramStart"/>
            <w:r w:rsidRPr="000B2E88">
              <w:rPr>
                <w:rFonts w:ascii="Trebuchet MS" w:hAnsi="Trebuchet MS" w:cs="Trebuchet MS"/>
                <w:sz w:val="18"/>
                <w:szCs w:val="18"/>
              </w:rPr>
              <w:t>for  tilladelse</w:t>
            </w:r>
            <w:proofErr w:type="gramEnd"/>
            <w:r w:rsidRPr="000B2E88">
              <w:rPr>
                <w:rFonts w:ascii="Trebuchet MS" w:hAnsi="Trebuchet MS" w:cs="Trebuchet MS"/>
                <w:sz w:val="18"/>
                <w:szCs w:val="18"/>
              </w:rPr>
              <w:t xml:space="preserve"> til videregivelse af adresse</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bottom"/>
          </w:tcPr>
          <w:p w14:paraId="2E7DA692"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Tekststreng</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bottom"/>
          </w:tcPr>
          <w:p w14:paraId="256C0DAD"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1 tegn</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bottom"/>
          </w:tcPr>
          <w:p w14:paraId="3D556922" w14:textId="77777777" w:rsidR="00CB4BEB" w:rsidRPr="000B2E88" w:rsidRDefault="00CB4BEB" w:rsidP="003C0924">
            <w:pPr>
              <w:jc w:val="center"/>
              <w:rPr>
                <w:rFonts w:ascii="Trebuchet MS" w:hAnsi="Trebuchet MS" w:cs="Trebuchet MS"/>
                <w:sz w:val="18"/>
                <w:szCs w:val="18"/>
              </w:rPr>
            </w:pPr>
            <w:r w:rsidRPr="000B2E88">
              <w:rPr>
                <w:rFonts w:ascii="Trebuchet MS" w:hAnsi="Trebuchet MS" w:cs="Trebuchet MS"/>
                <w:sz w:val="18"/>
                <w:szCs w:val="18"/>
              </w:rPr>
              <w:t>F</w:t>
            </w:r>
          </w:p>
        </w:tc>
        <w:tc>
          <w:tcPr>
            <w:tcW w:w="2694"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10AF1B8A"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B</w:t>
            </w:r>
          </w:p>
        </w:tc>
      </w:tr>
      <w:tr w:rsidR="00CB4BEB" w:rsidRPr="008C67CD" w14:paraId="351C02E1" w14:textId="77777777" w:rsidTr="003C0924">
        <w:trPr>
          <w:trHeight w:hRule="exact" w:val="461"/>
        </w:trPr>
        <w:tc>
          <w:tcPr>
            <w:tcW w:w="1838" w:type="dxa"/>
            <w:tcBorders>
              <w:top w:val="single" w:sz="4" w:space="0" w:color="auto"/>
              <w:left w:val="single" w:sz="4" w:space="0" w:color="auto"/>
              <w:bottom w:val="single" w:sz="4" w:space="0" w:color="auto"/>
              <w:right w:val="single" w:sz="4" w:space="0" w:color="auto"/>
            </w:tcBorders>
            <w:shd w:val="clear" w:color="auto" w:fill="99CCFF"/>
            <w:vAlign w:val="center"/>
          </w:tcPr>
          <w:p w14:paraId="71EFED01" w14:textId="77777777" w:rsidR="00CB4BEB" w:rsidRPr="000B2E88" w:rsidRDefault="00CB4BEB" w:rsidP="003C0924">
            <w:pPr>
              <w:rPr>
                <w:rFonts w:ascii="Trebuchet MS" w:hAnsi="Trebuchet MS" w:cs="Trebuchet MS"/>
                <w:sz w:val="18"/>
                <w:szCs w:val="18"/>
              </w:rPr>
            </w:pPr>
            <w:proofErr w:type="spellStart"/>
            <w:r w:rsidRPr="000B2E88">
              <w:rPr>
                <w:rFonts w:ascii="Trebuchet MS" w:hAnsi="Trebuchet MS" w:cs="Trebuchet MS"/>
                <w:sz w:val="18"/>
                <w:szCs w:val="18"/>
              </w:rPr>
              <w:t>gf_adr_beskyt</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99CCFF"/>
            <w:vAlign w:val="center"/>
          </w:tcPr>
          <w:p w14:paraId="1C642352" w14:textId="77777777" w:rsidR="00CB4BEB" w:rsidRPr="000B2E88" w:rsidRDefault="00CB4BEB" w:rsidP="003C0924">
            <w:pPr>
              <w:rPr>
                <w:rFonts w:ascii="Trebuchet MS" w:hAnsi="Trebuchet MS" w:cs="Trebuchet MS"/>
                <w:sz w:val="18"/>
                <w:szCs w:val="18"/>
              </w:rPr>
            </w:pPr>
            <w:proofErr w:type="spellStart"/>
            <w:r w:rsidRPr="000B2E88">
              <w:rPr>
                <w:rFonts w:ascii="Trebuchet MS" w:hAnsi="Trebuchet MS" w:cs="Trebuchet MS"/>
                <w:sz w:val="18"/>
                <w:szCs w:val="18"/>
              </w:rPr>
              <w:t>gf_</w:t>
            </w:r>
            <w:r>
              <w:rPr>
                <w:rFonts w:ascii="Trebuchet MS" w:hAnsi="Trebuchet MS" w:cs="Trebuchet MS"/>
                <w:sz w:val="18"/>
                <w:szCs w:val="18"/>
              </w:rPr>
              <w:t>besky</w:t>
            </w:r>
            <w:proofErr w:type="spellEnd"/>
          </w:p>
        </w:tc>
        <w:tc>
          <w:tcPr>
            <w:tcW w:w="5245" w:type="dxa"/>
            <w:tcBorders>
              <w:top w:val="single" w:sz="4" w:space="0" w:color="auto"/>
              <w:left w:val="single" w:sz="4" w:space="0" w:color="auto"/>
              <w:bottom w:val="single" w:sz="4" w:space="0" w:color="auto"/>
              <w:right w:val="single" w:sz="4" w:space="0" w:color="auto"/>
            </w:tcBorders>
            <w:shd w:val="clear" w:color="auto" w:fill="99CCFF"/>
            <w:vAlign w:val="center"/>
          </w:tcPr>
          <w:p w14:paraId="48ABC041"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 xml:space="preserve">Tekst for </w:t>
            </w:r>
            <w:proofErr w:type="gramStart"/>
            <w:r w:rsidRPr="000B2E88">
              <w:rPr>
                <w:rFonts w:ascii="Trebuchet MS" w:hAnsi="Trebuchet MS" w:cs="Trebuchet MS"/>
                <w:sz w:val="18"/>
                <w:szCs w:val="18"/>
              </w:rPr>
              <w:t>kode  tilladelse</w:t>
            </w:r>
            <w:proofErr w:type="gramEnd"/>
            <w:r w:rsidRPr="000B2E88">
              <w:rPr>
                <w:rFonts w:ascii="Trebuchet MS" w:hAnsi="Trebuchet MS" w:cs="Trebuchet MS"/>
                <w:sz w:val="18"/>
                <w:szCs w:val="18"/>
              </w:rPr>
              <w:t xml:space="preserve"> til videregivelse af adresse</w:t>
            </w:r>
          </w:p>
        </w:tc>
        <w:tc>
          <w:tcPr>
            <w:tcW w:w="1134" w:type="dxa"/>
            <w:tcBorders>
              <w:top w:val="single" w:sz="4" w:space="0" w:color="auto"/>
              <w:left w:val="single" w:sz="4" w:space="0" w:color="auto"/>
              <w:bottom w:val="single" w:sz="4" w:space="0" w:color="auto"/>
              <w:right w:val="single" w:sz="4" w:space="0" w:color="auto"/>
            </w:tcBorders>
            <w:shd w:val="clear" w:color="auto" w:fill="99CCFF"/>
            <w:vAlign w:val="center"/>
          </w:tcPr>
          <w:p w14:paraId="7FFB51AE"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Tekststreng</w:t>
            </w:r>
          </w:p>
        </w:tc>
        <w:tc>
          <w:tcPr>
            <w:tcW w:w="1134" w:type="dxa"/>
            <w:tcBorders>
              <w:top w:val="single" w:sz="4" w:space="0" w:color="auto"/>
              <w:left w:val="single" w:sz="4" w:space="0" w:color="auto"/>
              <w:bottom w:val="single" w:sz="4" w:space="0" w:color="auto"/>
              <w:right w:val="single" w:sz="4" w:space="0" w:color="auto"/>
            </w:tcBorders>
            <w:shd w:val="clear" w:color="auto" w:fill="99CCFF"/>
            <w:vAlign w:val="center"/>
          </w:tcPr>
          <w:p w14:paraId="677978C5"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0-100 tegn</w:t>
            </w:r>
          </w:p>
        </w:tc>
        <w:tc>
          <w:tcPr>
            <w:tcW w:w="1275" w:type="dxa"/>
            <w:tcBorders>
              <w:top w:val="single" w:sz="4" w:space="0" w:color="auto"/>
              <w:left w:val="single" w:sz="4" w:space="0" w:color="auto"/>
              <w:bottom w:val="single" w:sz="4" w:space="0" w:color="auto"/>
              <w:right w:val="single" w:sz="4" w:space="0" w:color="auto"/>
            </w:tcBorders>
            <w:shd w:val="clear" w:color="auto" w:fill="99CCFF"/>
            <w:vAlign w:val="center"/>
          </w:tcPr>
          <w:p w14:paraId="3A1B0172" w14:textId="77777777" w:rsidR="00CB4BEB" w:rsidRPr="000B2E88" w:rsidRDefault="00CB4BEB" w:rsidP="003C0924">
            <w:pPr>
              <w:jc w:val="center"/>
              <w:rPr>
                <w:rFonts w:ascii="Trebuchet MS" w:hAnsi="Trebuchet MS" w:cs="Trebuchet MS"/>
                <w:sz w:val="18"/>
                <w:szCs w:val="18"/>
              </w:rPr>
            </w:pPr>
            <w:r w:rsidRPr="000B2E88">
              <w:rPr>
                <w:rFonts w:ascii="Trebuchet MS" w:hAnsi="Trebuchet MS" w:cs="Trebuchet MS"/>
                <w:sz w:val="18"/>
                <w:szCs w:val="18"/>
              </w:rPr>
              <w:t>S</w:t>
            </w:r>
          </w:p>
        </w:tc>
        <w:tc>
          <w:tcPr>
            <w:tcW w:w="2694" w:type="dxa"/>
            <w:gridSpan w:val="2"/>
            <w:tcBorders>
              <w:top w:val="single" w:sz="4" w:space="0" w:color="auto"/>
              <w:left w:val="single" w:sz="4" w:space="0" w:color="auto"/>
              <w:bottom w:val="single" w:sz="4" w:space="0" w:color="auto"/>
              <w:right w:val="single" w:sz="4" w:space="0" w:color="auto"/>
            </w:tcBorders>
            <w:shd w:val="clear" w:color="auto" w:fill="99CCFF"/>
            <w:vAlign w:val="center"/>
          </w:tcPr>
          <w:p w14:paraId="39135120"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Adressen er beskyttet i CPR</w:t>
            </w:r>
          </w:p>
        </w:tc>
      </w:tr>
      <w:tr w:rsidR="00CB4BEB" w:rsidRPr="00CE1917" w14:paraId="10776386"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97DDBA"/>
            <w:vAlign w:val="bottom"/>
          </w:tcPr>
          <w:p w14:paraId="0EA74BCE" w14:textId="77777777" w:rsidR="00CB4BEB" w:rsidRDefault="00CB4BEB" w:rsidP="003C0924">
            <w:pPr>
              <w:rPr>
                <w:rFonts w:ascii="Trebuchet MS" w:hAnsi="Trebuchet MS" w:cs="Trebuchet MS"/>
                <w:sz w:val="18"/>
                <w:szCs w:val="18"/>
              </w:rPr>
            </w:pPr>
            <w:proofErr w:type="spellStart"/>
            <w:r>
              <w:rPr>
                <w:rFonts w:ascii="Trebuchet MS" w:hAnsi="Trebuchet MS" w:cs="Trebuchet MS"/>
                <w:sz w:val="18"/>
                <w:szCs w:val="18"/>
              </w:rPr>
              <w:t>vedtaegt_kode</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4313DE0D" w14:textId="77777777" w:rsidR="00CB4BEB" w:rsidRPr="007E0FF5" w:rsidRDefault="00CB4BEB" w:rsidP="003C0924">
            <w:pPr>
              <w:rPr>
                <w:rFonts w:ascii="Trebuchet MS" w:hAnsi="Trebuchet MS" w:cs="Trebuchet MS"/>
                <w:sz w:val="18"/>
                <w:szCs w:val="18"/>
              </w:rPr>
            </w:pPr>
          </w:p>
        </w:tc>
        <w:tc>
          <w:tcPr>
            <w:tcW w:w="5245" w:type="dxa"/>
            <w:tcBorders>
              <w:top w:val="single" w:sz="4" w:space="0" w:color="auto"/>
              <w:left w:val="single" w:sz="4" w:space="0" w:color="auto"/>
              <w:bottom w:val="single" w:sz="4" w:space="0" w:color="auto"/>
              <w:right w:val="single" w:sz="4" w:space="0" w:color="auto"/>
            </w:tcBorders>
            <w:shd w:val="clear" w:color="auto" w:fill="97DDBA"/>
            <w:vAlign w:val="bottom"/>
          </w:tcPr>
          <w:p w14:paraId="6C3A65BF" w14:textId="77777777" w:rsidR="00CB4BEB" w:rsidRPr="007E0FF5" w:rsidRDefault="00CB4BEB" w:rsidP="003C0924">
            <w:pPr>
              <w:rPr>
                <w:rFonts w:ascii="Trebuchet MS" w:hAnsi="Trebuchet MS" w:cs="Trebuchet MS"/>
                <w:sz w:val="18"/>
                <w:szCs w:val="18"/>
              </w:rPr>
            </w:pPr>
            <w:r w:rsidRPr="007E0FF5">
              <w:rPr>
                <w:rFonts w:ascii="Trebuchet MS" w:hAnsi="Trebuchet MS" w:cs="Trebuchet MS"/>
                <w:sz w:val="18"/>
                <w:szCs w:val="18"/>
              </w:rPr>
              <w:t>Kode for om der kendte vedtægter for grundejerforeningen</w:t>
            </w:r>
          </w:p>
        </w:tc>
        <w:tc>
          <w:tcPr>
            <w:tcW w:w="1134" w:type="dxa"/>
            <w:tcBorders>
              <w:top w:val="single" w:sz="4" w:space="0" w:color="auto"/>
              <w:left w:val="single" w:sz="4" w:space="0" w:color="auto"/>
              <w:bottom w:val="single" w:sz="4" w:space="0" w:color="auto"/>
              <w:right w:val="single" w:sz="4" w:space="0" w:color="auto"/>
            </w:tcBorders>
            <w:shd w:val="clear" w:color="auto" w:fill="97DDBA"/>
            <w:vAlign w:val="bottom"/>
          </w:tcPr>
          <w:p w14:paraId="175E461A" w14:textId="77777777" w:rsidR="00CB4BEB" w:rsidRPr="00FE3FC3" w:rsidRDefault="00CB4BEB" w:rsidP="003C0924">
            <w:pPr>
              <w:rPr>
                <w:rFonts w:ascii="Trebuchet MS" w:hAnsi="Trebuchet MS" w:cs="Trebuchet MS"/>
                <w:sz w:val="18"/>
                <w:szCs w:val="18"/>
              </w:rPr>
            </w:pPr>
          </w:p>
        </w:tc>
        <w:tc>
          <w:tcPr>
            <w:tcW w:w="1134" w:type="dxa"/>
            <w:tcBorders>
              <w:top w:val="single" w:sz="4" w:space="0" w:color="auto"/>
              <w:left w:val="single" w:sz="4" w:space="0" w:color="auto"/>
              <w:bottom w:val="single" w:sz="4" w:space="0" w:color="auto"/>
              <w:right w:val="single" w:sz="4" w:space="0" w:color="auto"/>
            </w:tcBorders>
            <w:shd w:val="clear" w:color="auto" w:fill="97DDBA"/>
            <w:vAlign w:val="bottom"/>
          </w:tcPr>
          <w:p w14:paraId="16B414B6" w14:textId="77777777" w:rsidR="00CB4BEB" w:rsidRPr="00FE3FC3" w:rsidRDefault="00CB4BEB" w:rsidP="003C0924">
            <w:pPr>
              <w:rPr>
                <w:rFonts w:ascii="Trebuchet MS" w:hAnsi="Trebuchet MS" w:cs="Trebuchet MS"/>
                <w:sz w:val="18"/>
                <w:szCs w:val="18"/>
              </w:rPr>
            </w:pPr>
          </w:p>
        </w:tc>
        <w:tc>
          <w:tcPr>
            <w:tcW w:w="1275" w:type="dxa"/>
            <w:tcBorders>
              <w:top w:val="single" w:sz="4" w:space="0" w:color="auto"/>
              <w:left w:val="single" w:sz="4" w:space="0" w:color="auto"/>
              <w:bottom w:val="single" w:sz="4" w:space="0" w:color="auto"/>
              <w:right w:val="single" w:sz="4" w:space="0" w:color="auto"/>
            </w:tcBorders>
            <w:shd w:val="clear" w:color="auto" w:fill="97DDBA"/>
            <w:vAlign w:val="bottom"/>
          </w:tcPr>
          <w:p w14:paraId="158B459D" w14:textId="77777777" w:rsidR="00CB4BEB" w:rsidRPr="00FE3FC3" w:rsidRDefault="00CB4BEB" w:rsidP="003C0924">
            <w:pPr>
              <w:jc w:val="center"/>
              <w:rPr>
                <w:rFonts w:ascii="Trebuchet MS" w:hAnsi="Trebuchet MS" w:cs="Trebuchet MS"/>
                <w:sz w:val="18"/>
                <w:szCs w:val="18"/>
              </w:rPr>
            </w:pPr>
          </w:p>
        </w:tc>
        <w:tc>
          <w:tcPr>
            <w:tcW w:w="2694"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1AFA540E"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 xml:space="preserve">4.1.3 </w:t>
            </w:r>
            <w:proofErr w:type="spellStart"/>
            <w:r>
              <w:rPr>
                <w:rFonts w:ascii="Trebuchet MS" w:hAnsi="Trebuchet MS" w:cs="Trebuchet MS"/>
                <w:sz w:val="18"/>
                <w:szCs w:val="18"/>
              </w:rPr>
              <w:t>Ja_Nej</w:t>
            </w:r>
            <w:proofErr w:type="spellEnd"/>
          </w:p>
        </w:tc>
      </w:tr>
      <w:tr w:rsidR="00CB4BEB" w:rsidRPr="00CE1917" w14:paraId="693373E0"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97DDBA"/>
            <w:vAlign w:val="bottom"/>
          </w:tcPr>
          <w:p w14:paraId="4F31B544" w14:textId="77777777" w:rsidR="00CB4BEB" w:rsidRDefault="00CB4BEB" w:rsidP="003C0924">
            <w:pPr>
              <w:rPr>
                <w:rFonts w:ascii="Trebuchet MS" w:hAnsi="Trebuchet MS" w:cs="Trebuchet MS"/>
                <w:sz w:val="18"/>
                <w:szCs w:val="18"/>
              </w:rPr>
            </w:pPr>
            <w:proofErr w:type="spellStart"/>
            <w:r>
              <w:rPr>
                <w:rFonts w:ascii="Trebuchet MS" w:hAnsi="Trebuchet MS" w:cs="Trebuchet MS"/>
                <w:sz w:val="18"/>
                <w:szCs w:val="18"/>
              </w:rPr>
              <w:t>vedtaegt</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4103C446" w14:textId="77777777" w:rsidR="00CB4BEB" w:rsidRPr="007E0FF5" w:rsidRDefault="00CB4BEB" w:rsidP="003C0924">
            <w:pPr>
              <w:rPr>
                <w:rFonts w:ascii="Trebuchet MS" w:hAnsi="Trebuchet MS" w:cs="Trebuchet MS"/>
                <w:sz w:val="18"/>
                <w:szCs w:val="18"/>
              </w:rPr>
            </w:pPr>
          </w:p>
        </w:tc>
        <w:tc>
          <w:tcPr>
            <w:tcW w:w="5245" w:type="dxa"/>
            <w:tcBorders>
              <w:top w:val="single" w:sz="4" w:space="0" w:color="auto"/>
              <w:left w:val="single" w:sz="4" w:space="0" w:color="auto"/>
              <w:bottom w:val="single" w:sz="4" w:space="0" w:color="auto"/>
              <w:right w:val="single" w:sz="4" w:space="0" w:color="auto"/>
            </w:tcBorders>
            <w:shd w:val="clear" w:color="auto" w:fill="97DDBA"/>
            <w:vAlign w:val="bottom"/>
          </w:tcPr>
          <w:p w14:paraId="488D91B6" w14:textId="77777777" w:rsidR="00CB4BEB" w:rsidRPr="007E0FF5" w:rsidRDefault="00CB4BEB" w:rsidP="003C0924">
            <w:pPr>
              <w:rPr>
                <w:rFonts w:ascii="Trebuchet MS" w:hAnsi="Trebuchet MS" w:cs="Trebuchet MS"/>
                <w:sz w:val="18"/>
                <w:szCs w:val="18"/>
              </w:rPr>
            </w:pPr>
            <w:r w:rsidRPr="007E0FF5">
              <w:rPr>
                <w:rFonts w:ascii="Trebuchet MS" w:hAnsi="Trebuchet MS" w:cs="Trebuchet MS"/>
                <w:sz w:val="18"/>
                <w:szCs w:val="18"/>
              </w:rPr>
              <w:t>Ja/nej om der kendte vedtægter for grundejerforeningen</w:t>
            </w:r>
          </w:p>
        </w:tc>
        <w:tc>
          <w:tcPr>
            <w:tcW w:w="1134" w:type="dxa"/>
            <w:tcBorders>
              <w:top w:val="single" w:sz="4" w:space="0" w:color="auto"/>
              <w:left w:val="single" w:sz="4" w:space="0" w:color="auto"/>
              <w:bottom w:val="single" w:sz="4" w:space="0" w:color="auto"/>
              <w:right w:val="single" w:sz="4" w:space="0" w:color="auto"/>
            </w:tcBorders>
            <w:shd w:val="clear" w:color="auto" w:fill="97DDBA"/>
            <w:vAlign w:val="bottom"/>
          </w:tcPr>
          <w:p w14:paraId="7A1BDC9D" w14:textId="77777777" w:rsidR="00CB4BEB" w:rsidRPr="00FE3FC3" w:rsidRDefault="00CB4BEB" w:rsidP="003C0924">
            <w:pPr>
              <w:rPr>
                <w:rFonts w:ascii="Trebuchet MS" w:hAnsi="Trebuchet MS" w:cs="Trebuchet MS"/>
                <w:sz w:val="18"/>
                <w:szCs w:val="18"/>
              </w:rPr>
            </w:pPr>
          </w:p>
        </w:tc>
        <w:tc>
          <w:tcPr>
            <w:tcW w:w="1134" w:type="dxa"/>
            <w:tcBorders>
              <w:top w:val="single" w:sz="4" w:space="0" w:color="auto"/>
              <w:left w:val="single" w:sz="4" w:space="0" w:color="auto"/>
              <w:bottom w:val="single" w:sz="4" w:space="0" w:color="auto"/>
              <w:right w:val="single" w:sz="4" w:space="0" w:color="auto"/>
            </w:tcBorders>
            <w:shd w:val="clear" w:color="auto" w:fill="97DDBA"/>
            <w:vAlign w:val="bottom"/>
          </w:tcPr>
          <w:p w14:paraId="19EB69A6" w14:textId="77777777" w:rsidR="00CB4BEB" w:rsidRPr="00FE3FC3" w:rsidRDefault="00CB4BEB" w:rsidP="003C0924">
            <w:pPr>
              <w:rPr>
                <w:rFonts w:ascii="Trebuchet MS" w:hAnsi="Trebuchet MS" w:cs="Trebuchet MS"/>
                <w:sz w:val="18"/>
                <w:szCs w:val="18"/>
              </w:rPr>
            </w:pPr>
          </w:p>
        </w:tc>
        <w:tc>
          <w:tcPr>
            <w:tcW w:w="1275" w:type="dxa"/>
            <w:tcBorders>
              <w:top w:val="single" w:sz="4" w:space="0" w:color="auto"/>
              <w:left w:val="single" w:sz="4" w:space="0" w:color="auto"/>
              <w:bottom w:val="single" w:sz="4" w:space="0" w:color="auto"/>
              <w:right w:val="single" w:sz="4" w:space="0" w:color="auto"/>
            </w:tcBorders>
            <w:shd w:val="clear" w:color="auto" w:fill="97DDBA"/>
            <w:vAlign w:val="bottom"/>
          </w:tcPr>
          <w:p w14:paraId="7740CD75" w14:textId="77777777" w:rsidR="00CB4BEB" w:rsidRPr="00FE3FC3" w:rsidRDefault="00CB4BEB" w:rsidP="003C0924">
            <w:pPr>
              <w:jc w:val="center"/>
              <w:rPr>
                <w:rFonts w:ascii="Trebuchet MS" w:hAnsi="Trebuchet MS" w:cs="Trebuchet MS"/>
                <w:sz w:val="18"/>
                <w:szCs w:val="18"/>
              </w:rPr>
            </w:pPr>
          </w:p>
        </w:tc>
        <w:tc>
          <w:tcPr>
            <w:tcW w:w="2694"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0C16FEA3" w14:textId="77777777" w:rsidR="00CB4BEB" w:rsidRPr="00FE3FC3" w:rsidRDefault="00CB4BEB" w:rsidP="003C0924">
            <w:pPr>
              <w:rPr>
                <w:rFonts w:ascii="Trebuchet MS" w:hAnsi="Trebuchet MS" w:cs="Trebuchet MS"/>
                <w:sz w:val="18"/>
                <w:szCs w:val="18"/>
              </w:rPr>
            </w:pPr>
          </w:p>
        </w:tc>
      </w:tr>
      <w:tr w:rsidR="00CB4BEB" w:rsidRPr="00CE1917" w14:paraId="06D34D05"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97DDBA"/>
            <w:vAlign w:val="bottom"/>
          </w:tcPr>
          <w:p w14:paraId="75F14F35"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w:t>
            </w:r>
            <w:r w:rsidRPr="00CE1917">
              <w:rPr>
                <w:rFonts w:ascii="Trebuchet MS" w:hAnsi="Trebuchet MS" w:cs="Trebuchet MS"/>
                <w:sz w:val="18"/>
                <w:szCs w:val="18"/>
              </w:rPr>
              <w:t>ink</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4578A79A" w14:textId="77777777" w:rsidR="00CB4BEB" w:rsidRPr="0014307B" w:rsidRDefault="00CB4BEB" w:rsidP="003C0924">
            <w:pPr>
              <w:rPr>
                <w:rFonts w:ascii="Trebuchet MS" w:hAnsi="Trebuchet MS" w:cs="Trebuchet MS"/>
                <w:sz w:val="18"/>
                <w:szCs w:val="18"/>
              </w:rPr>
            </w:pPr>
          </w:p>
        </w:tc>
        <w:tc>
          <w:tcPr>
            <w:tcW w:w="11482"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40C2A8D2"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3CCD4AEB" w14:textId="77777777" w:rsidTr="003C0924">
        <w:trPr>
          <w:gridAfter w:val="1"/>
          <w:wAfter w:w="1021" w:type="dxa"/>
          <w:trHeight w:hRule="exact" w:val="255"/>
        </w:trPr>
        <w:tc>
          <w:tcPr>
            <w:tcW w:w="13575" w:type="dxa"/>
            <w:gridSpan w:val="7"/>
            <w:tcBorders>
              <w:top w:val="single" w:sz="4" w:space="0" w:color="auto"/>
              <w:left w:val="nil"/>
              <w:bottom w:val="nil"/>
              <w:right w:val="nil"/>
            </w:tcBorders>
            <w:shd w:val="clear" w:color="auto" w:fill="99CCFF"/>
            <w:vAlign w:val="bottom"/>
          </w:tcPr>
          <w:p w14:paraId="733E6C4A"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20D6B0CF" w14:textId="77777777" w:rsidTr="003C0924">
        <w:trPr>
          <w:gridAfter w:val="1"/>
          <w:wAfter w:w="1021" w:type="dxa"/>
          <w:trHeight w:hRule="exact" w:val="255"/>
        </w:trPr>
        <w:tc>
          <w:tcPr>
            <w:tcW w:w="13575" w:type="dxa"/>
            <w:gridSpan w:val="7"/>
            <w:tcBorders>
              <w:top w:val="nil"/>
              <w:left w:val="nil"/>
              <w:bottom w:val="nil"/>
              <w:right w:val="nil"/>
            </w:tcBorders>
            <w:shd w:val="clear" w:color="auto" w:fill="97DDBA"/>
            <w:vAlign w:val="bottom"/>
          </w:tcPr>
          <w:p w14:paraId="2ABFF2E9"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6749B8B5" w14:textId="77777777" w:rsidR="00CB4BEB" w:rsidRDefault="00CB4BEB" w:rsidP="00CB4BEB">
      <w:pPr>
        <w:pStyle w:val="Overskrift6"/>
      </w:pPr>
      <w:r>
        <w:t>5.8.1.1</w:t>
      </w:r>
      <w:r w:rsidRPr="00A32757">
        <w:t xml:space="preserve"> </w:t>
      </w:r>
      <w:r>
        <w:t>Metadata</w:t>
      </w:r>
      <w:r w:rsidRPr="00B60AFE">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4AC6BA5F" w14:textId="77777777" w:rsidTr="003C0924">
        <w:trPr>
          <w:trHeight w:hRule="exact" w:val="255"/>
        </w:trPr>
        <w:tc>
          <w:tcPr>
            <w:tcW w:w="2235" w:type="dxa"/>
            <w:shd w:val="clear" w:color="auto" w:fill="D9D9D9"/>
            <w:vAlign w:val="bottom"/>
          </w:tcPr>
          <w:p w14:paraId="123FEAD9"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39213A4F"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7C4AB231" w14:textId="77777777" w:rsidTr="003C0924">
        <w:trPr>
          <w:trHeight w:hRule="exact" w:val="255"/>
        </w:trPr>
        <w:tc>
          <w:tcPr>
            <w:tcW w:w="2235" w:type="dxa"/>
            <w:shd w:val="clear" w:color="auto" w:fill="E0E0E0"/>
            <w:vAlign w:val="bottom"/>
          </w:tcPr>
          <w:p w14:paraId="44E8A7E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2C7E1725" w14:textId="77777777" w:rsidR="00CB4BEB" w:rsidRPr="0051728E" w:rsidRDefault="00CB4BEB" w:rsidP="003C0924">
            <w:pPr>
              <w:rPr>
                <w:rFonts w:ascii="Trebuchet MS" w:hAnsi="Trebuchet MS" w:cs="Trebuchet MS"/>
                <w:sz w:val="18"/>
                <w:szCs w:val="18"/>
              </w:rPr>
            </w:pPr>
            <w:r w:rsidRPr="00F13750">
              <w:rPr>
                <w:rFonts w:ascii="Trebuchet MS" w:hAnsi="Trebuchet MS" w:cs="Trebuchet MS"/>
                <w:sz w:val="18"/>
                <w:szCs w:val="18"/>
              </w:rPr>
              <w:t>Grundejerforeninger/</w:t>
            </w:r>
            <w:proofErr w:type="spellStart"/>
            <w:r w:rsidRPr="00F13750">
              <w:rPr>
                <w:rFonts w:ascii="Trebuchet MS" w:hAnsi="Trebuchet MS" w:cs="Trebuchet MS"/>
                <w:sz w:val="18"/>
                <w:szCs w:val="18"/>
              </w:rPr>
              <w:t>Vejla</w:t>
            </w:r>
            <w:r w:rsidRPr="003A52C1">
              <w:rPr>
                <w:rFonts w:ascii="Trebuchet MS" w:hAnsi="Trebuchet MS" w:cs="Trebuchet MS"/>
                <w:b/>
                <w:sz w:val="18"/>
                <w:szCs w:val="18"/>
              </w:rPr>
              <w:t>v</w:t>
            </w:r>
            <w:proofErr w:type="spellEnd"/>
          </w:p>
        </w:tc>
      </w:tr>
      <w:tr w:rsidR="00CB4BEB" w:rsidRPr="0051728E" w14:paraId="192E16A1" w14:textId="77777777" w:rsidTr="003C0924">
        <w:trPr>
          <w:trHeight w:hRule="exact" w:val="255"/>
        </w:trPr>
        <w:tc>
          <w:tcPr>
            <w:tcW w:w="2235" w:type="dxa"/>
            <w:shd w:val="clear" w:color="auto" w:fill="E0E0E0"/>
            <w:vAlign w:val="bottom"/>
          </w:tcPr>
          <w:p w14:paraId="58A2F424"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7E7CEA1B" w14:textId="77777777" w:rsidR="00CB4BEB" w:rsidRDefault="00CB4BEB" w:rsidP="003C0924">
            <w:pPr>
              <w:rPr>
                <w:rFonts w:ascii="Trebuchet MS" w:hAnsi="Trebuchet MS"/>
                <w:sz w:val="18"/>
                <w:szCs w:val="18"/>
              </w:rPr>
            </w:pPr>
            <w:r>
              <w:rPr>
                <w:rFonts w:ascii="Trebuchet MS" w:hAnsi="Trebuchet MS"/>
                <w:sz w:val="18"/>
                <w:szCs w:val="18"/>
              </w:rPr>
              <w:t>5700</w:t>
            </w:r>
          </w:p>
        </w:tc>
      </w:tr>
      <w:tr w:rsidR="00CB4BEB" w:rsidRPr="0051728E" w14:paraId="5753B4C2" w14:textId="77777777" w:rsidTr="003C0924">
        <w:trPr>
          <w:trHeight w:hRule="exact" w:val="255"/>
        </w:trPr>
        <w:tc>
          <w:tcPr>
            <w:tcW w:w="2235" w:type="dxa"/>
            <w:shd w:val="clear" w:color="auto" w:fill="E0E0E0"/>
            <w:vAlign w:val="bottom"/>
          </w:tcPr>
          <w:p w14:paraId="1826EC0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283A1566" w14:textId="77777777" w:rsidR="00CB4BEB" w:rsidRPr="00F279E4" w:rsidRDefault="00CB4BEB" w:rsidP="003C0924">
            <w:pPr>
              <w:rPr>
                <w:rFonts w:ascii="Trebuchet MS" w:hAnsi="Trebuchet MS" w:cs="Trebuchet MS"/>
                <w:sz w:val="18"/>
                <w:szCs w:val="18"/>
              </w:rPr>
            </w:pPr>
            <w:r w:rsidRPr="0051728E">
              <w:rPr>
                <w:rFonts w:ascii="Trebuchet MS" w:hAnsi="Trebuchet MS" w:cs="Trebuchet MS"/>
                <w:sz w:val="18"/>
                <w:szCs w:val="18"/>
              </w:rPr>
              <w:t>Områder, hvor der er dannet grundejerforening eller lignende for.</w:t>
            </w:r>
          </w:p>
        </w:tc>
      </w:tr>
      <w:tr w:rsidR="00CB4BEB" w:rsidRPr="0051728E" w14:paraId="1362AE1E" w14:textId="77777777" w:rsidTr="003C0924">
        <w:trPr>
          <w:trHeight w:hRule="exact" w:val="510"/>
        </w:trPr>
        <w:tc>
          <w:tcPr>
            <w:tcW w:w="2235" w:type="dxa"/>
            <w:shd w:val="clear" w:color="auto" w:fill="E0E0E0"/>
            <w:vAlign w:val="center"/>
          </w:tcPr>
          <w:p w14:paraId="414A53FD"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lastRenderedPageBreak/>
              <w:t>Beskrivelse</w:t>
            </w:r>
          </w:p>
        </w:tc>
        <w:tc>
          <w:tcPr>
            <w:tcW w:w="11340" w:type="dxa"/>
            <w:shd w:val="clear" w:color="auto" w:fill="FFFFFF"/>
            <w:vAlign w:val="bottom"/>
          </w:tcPr>
          <w:p w14:paraId="5B84DEC2" w14:textId="77777777" w:rsidR="00CB4BEB" w:rsidRPr="00D77840" w:rsidRDefault="00CB4BEB" w:rsidP="003C0924">
            <w:pPr>
              <w:rPr>
                <w:rFonts w:ascii="Trebuchet MS" w:hAnsi="Trebuchet MS" w:cs="Trebuchet MS"/>
                <w:sz w:val="18"/>
                <w:szCs w:val="18"/>
              </w:rPr>
            </w:pPr>
            <w:r w:rsidRPr="0051728E">
              <w:rPr>
                <w:rFonts w:ascii="Trebuchet MS" w:hAnsi="Trebuchet MS" w:cs="Trebuchet MS"/>
                <w:sz w:val="18"/>
                <w:szCs w:val="18"/>
              </w:rPr>
              <w:t>Mange grundejerforeninger er et krav via lokalplanen. Andre er dannet for vedligeholdelse af fælles arealer herunder vej. Årsagen kan også være for at gå sam</w:t>
            </w:r>
            <w:r>
              <w:rPr>
                <w:rFonts w:ascii="Trebuchet MS" w:hAnsi="Trebuchet MS" w:cs="Trebuchet MS"/>
                <w:sz w:val="18"/>
                <w:szCs w:val="18"/>
              </w:rPr>
              <w:t>men om henvendelse til kommune</w:t>
            </w:r>
            <w:r w:rsidRPr="0051728E">
              <w:rPr>
                <w:rFonts w:ascii="Trebuchet MS" w:hAnsi="Trebuchet MS" w:cs="Trebuchet MS"/>
                <w:sz w:val="18"/>
                <w:szCs w:val="18"/>
              </w:rPr>
              <w:t>n eller aktiviteter.</w:t>
            </w:r>
          </w:p>
        </w:tc>
      </w:tr>
      <w:tr w:rsidR="00CB4BEB" w:rsidRPr="0051728E" w14:paraId="65C49A68" w14:textId="77777777" w:rsidTr="003C0924">
        <w:trPr>
          <w:trHeight w:hRule="exact" w:val="255"/>
        </w:trPr>
        <w:tc>
          <w:tcPr>
            <w:tcW w:w="2235" w:type="dxa"/>
            <w:shd w:val="clear" w:color="auto" w:fill="E0E0E0"/>
            <w:vAlign w:val="bottom"/>
          </w:tcPr>
          <w:p w14:paraId="4BBE6F1E"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63B9B0E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Registreringen gøres for at lettere/automatisk at kunne kontakte grundejerforeningen ved bl.a. nabo-/partshøring.</w:t>
            </w:r>
          </w:p>
        </w:tc>
      </w:tr>
      <w:tr w:rsidR="00CB4BEB" w:rsidRPr="0051728E" w14:paraId="167C9B76" w14:textId="77777777" w:rsidTr="003C0924">
        <w:trPr>
          <w:trHeight w:hRule="exact" w:val="255"/>
        </w:trPr>
        <w:tc>
          <w:tcPr>
            <w:tcW w:w="2235" w:type="dxa"/>
            <w:shd w:val="clear" w:color="auto" w:fill="E0E0E0"/>
            <w:vAlign w:val="bottom"/>
          </w:tcPr>
          <w:p w14:paraId="426477B9"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2351DC49" w14:textId="77777777" w:rsidR="00CB4BEB" w:rsidRPr="00FE3FC3" w:rsidRDefault="00CB4BEB" w:rsidP="003C0924">
            <w:pPr>
              <w:rPr>
                <w:rFonts w:ascii="Trebuchet MS" w:hAnsi="Trebuchet MS" w:cs="Trebuchet MS"/>
                <w:sz w:val="18"/>
                <w:szCs w:val="18"/>
              </w:rPr>
            </w:pPr>
          </w:p>
        </w:tc>
      </w:tr>
      <w:tr w:rsidR="00CB4BEB" w:rsidRPr="0051728E" w14:paraId="32E4329B" w14:textId="77777777" w:rsidTr="003C0924">
        <w:trPr>
          <w:trHeight w:hRule="exact" w:val="255"/>
        </w:trPr>
        <w:tc>
          <w:tcPr>
            <w:tcW w:w="2235" w:type="dxa"/>
            <w:shd w:val="clear" w:color="auto" w:fill="E0E0E0"/>
            <w:vAlign w:val="bottom"/>
          </w:tcPr>
          <w:p w14:paraId="4564C786" w14:textId="77777777" w:rsidR="00CB4BEB" w:rsidRPr="00492FFE" w:rsidRDefault="00CB4BEB" w:rsidP="003C0924">
            <w:pPr>
              <w:rPr>
                <w:rFonts w:ascii="Trebuchet MS" w:hAnsi="Trebuchet MS" w:cs="Trebuchet MS"/>
                <w:sz w:val="18"/>
                <w:szCs w:val="18"/>
              </w:rPr>
            </w:pPr>
            <w:proofErr w:type="spellStart"/>
            <w:r w:rsidRPr="00E45822">
              <w:rPr>
                <w:rFonts w:ascii="Trebuchet MS" w:hAnsi="Trebuchet MS" w:cs="Trebuchet MS"/>
                <w:sz w:val="18"/>
                <w:szCs w:val="18"/>
              </w:rPr>
              <w:t>Noegle</w:t>
            </w:r>
            <w:r w:rsidRPr="00492FFE">
              <w:rPr>
                <w:rFonts w:ascii="Trebuchet MS" w:hAnsi="Trebuchet MS" w:cs="Trebuchet MS"/>
                <w:sz w:val="18"/>
                <w:szCs w:val="18"/>
              </w:rPr>
              <w:t>_ord</w:t>
            </w:r>
            <w:proofErr w:type="spellEnd"/>
          </w:p>
        </w:tc>
        <w:tc>
          <w:tcPr>
            <w:tcW w:w="11340" w:type="dxa"/>
            <w:shd w:val="clear" w:color="auto" w:fill="FFFFFF"/>
            <w:vAlign w:val="bottom"/>
          </w:tcPr>
          <w:p w14:paraId="4647285C" w14:textId="77777777" w:rsidR="00CB4BEB" w:rsidRPr="00492FFE" w:rsidRDefault="00CB4BEB" w:rsidP="003C0924">
            <w:pPr>
              <w:autoSpaceDE w:val="0"/>
              <w:autoSpaceDN w:val="0"/>
              <w:adjustRightInd w:val="0"/>
              <w:rPr>
                <w:rFonts w:ascii="Trebuchet MS" w:hAnsi="Trebuchet MS" w:cs="Trebuchet MS"/>
                <w:sz w:val="18"/>
                <w:szCs w:val="18"/>
              </w:rPr>
            </w:pPr>
            <w:r w:rsidRPr="00FE3FC3">
              <w:rPr>
                <w:rFonts w:ascii="Trebuchet MS" w:hAnsi="Trebuchet MS" w:cs="Trebuchet MS"/>
                <w:sz w:val="18"/>
                <w:szCs w:val="18"/>
              </w:rPr>
              <w:t xml:space="preserve">Grundejerforening, Ejerforening, Borgerforening, </w:t>
            </w:r>
            <w:proofErr w:type="spellStart"/>
            <w:r w:rsidRPr="00FE3FC3">
              <w:rPr>
                <w:rFonts w:ascii="Trebuchet MS" w:hAnsi="Trebuchet MS" w:cs="Trebuchet MS"/>
                <w:sz w:val="18"/>
                <w:szCs w:val="18"/>
              </w:rPr>
              <w:t>Vejla</w:t>
            </w:r>
            <w:r w:rsidRPr="003A52C1">
              <w:rPr>
                <w:rFonts w:ascii="Trebuchet MS" w:hAnsi="Trebuchet MS" w:cs="Trebuchet MS"/>
                <w:b/>
                <w:sz w:val="18"/>
                <w:szCs w:val="18"/>
              </w:rPr>
              <w:t>v</w:t>
            </w:r>
            <w:proofErr w:type="spellEnd"/>
            <w:r w:rsidRPr="00FE3FC3">
              <w:rPr>
                <w:rFonts w:ascii="Trebuchet MS" w:hAnsi="Trebuchet MS" w:cs="Trebuchet MS"/>
                <w:sz w:val="18"/>
                <w:szCs w:val="18"/>
              </w:rPr>
              <w:t>, Andelsboligforening</w:t>
            </w:r>
          </w:p>
        </w:tc>
      </w:tr>
      <w:tr w:rsidR="00CB4BEB" w:rsidRPr="0051728E" w14:paraId="25DE1FDB" w14:textId="77777777" w:rsidTr="003C0924">
        <w:trPr>
          <w:trHeight w:hRule="exact" w:val="255"/>
        </w:trPr>
        <w:tc>
          <w:tcPr>
            <w:tcW w:w="2235" w:type="dxa"/>
            <w:shd w:val="clear" w:color="auto" w:fill="E0E0E0"/>
            <w:vAlign w:val="bottom"/>
          </w:tcPr>
          <w:p w14:paraId="77762E5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0BDC84C5"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064E9122" w14:textId="77777777" w:rsidTr="003C0924">
        <w:trPr>
          <w:trHeight w:hRule="exact" w:val="255"/>
        </w:trPr>
        <w:tc>
          <w:tcPr>
            <w:tcW w:w="2235" w:type="dxa"/>
            <w:shd w:val="clear" w:color="auto" w:fill="E0E0E0"/>
            <w:vAlign w:val="bottom"/>
          </w:tcPr>
          <w:p w14:paraId="5578E76E"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1A533CC2"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Delvis Planloven. Også andelsboligloven</w:t>
            </w:r>
          </w:p>
        </w:tc>
      </w:tr>
      <w:tr w:rsidR="00CB4BEB" w:rsidRPr="00186E64" w14:paraId="6F914322" w14:textId="77777777" w:rsidTr="003C0924">
        <w:trPr>
          <w:trHeight w:hRule="exact" w:val="255"/>
        </w:trPr>
        <w:tc>
          <w:tcPr>
            <w:tcW w:w="2235" w:type="dxa"/>
            <w:shd w:val="clear" w:color="auto" w:fill="E0E0E0"/>
            <w:vAlign w:val="bottom"/>
          </w:tcPr>
          <w:p w14:paraId="0F2270BD"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KLE_koder</w:t>
            </w:r>
            <w:proofErr w:type="spellEnd"/>
          </w:p>
        </w:tc>
        <w:tc>
          <w:tcPr>
            <w:tcW w:w="11340" w:type="dxa"/>
            <w:shd w:val="clear" w:color="auto" w:fill="FFFFFF"/>
            <w:vAlign w:val="bottom"/>
          </w:tcPr>
          <w:p w14:paraId="374BBCA8" w14:textId="77777777" w:rsidR="00CB4BEB" w:rsidRPr="00576460" w:rsidRDefault="00CB4BEB" w:rsidP="003C0924">
            <w:pPr>
              <w:rPr>
                <w:rFonts w:ascii="Trebuchet MS" w:hAnsi="Trebuchet MS" w:cs="Trebuchet MS"/>
                <w:sz w:val="18"/>
                <w:szCs w:val="18"/>
              </w:rPr>
            </w:pPr>
            <w:r w:rsidRPr="00212483">
              <w:rPr>
                <w:rFonts w:ascii="Trebuchet MS" w:hAnsi="Trebuchet MS" w:cs="Trebuchet MS"/>
                <w:sz w:val="18"/>
                <w:szCs w:val="18"/>
              </w:rPr>
              <w:t>01.02.05</w:t>
            </w:r>
          </w:p>
        </w:tc>
      </w:tr>
    </w:tbl>
    <w:p w14:paraId="32C961D8" w14:textId="77777777" w:rsidR="00CB4BEB" w:rsidRPr="00A32757" w:rsidRDefault="00CB4BEB" w:rsidP="00CB4BEB">
      <w:pPr>
        <w:pStyle w:val="Overskrift6"/>
      </w:pPr>
      <w:r>
        <w:t>5.8.1.2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76"/>
        <w:gridCol w:w="9950"/>
      </w:tblGrid>
      <w:tr w:rsidR="00CB4BEB" w:rsidRPr="0051728E" w14:paraId="71C0046A" w14:textId="77777777" w:rsidTr="003C0924">
        <w:trPr>
          <w:trHeight w:hRule="exact" w:val="255"/>
        </w:trPr>
        <w:tc>
          <w:tcPr>
            <w:tcW w:w="3510" w:type="dxa"/>
            <w:shd w:val="clear" w:color="auto" w:fill="D9D9D9"/>
            <w:vAlign w:val="bottom"/>
          </w:tcPr>
          <w:p w14:paraId="72BB63EC"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10142" w:type="dxa"/>
            <w:shd w:val="clear" w:color="auto" w:fill="D9D9D9"/>
            <w:vAlign w:val="bottom"/>
          </w:tcPr>
          <w:p w14:paraId="19F5476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747FEB83" w14:textId="77777777" w:rsidTr="003C0924">
        <w:trPr>
          <w:trHeight w:hRule="exact" w:val="1276"/>
        </w:trPr>
        <w:tc>
          <w:tcPr>
            <w:tcW w:w="3510" w:type="dxa"/>
            <w:shd w:val="clear" w:color="auto" w:fill="E0E0E0"/>
            <w:vAlign w:val="center"/>
          </w:tcPr>
          <w:p w14:paraId="6E764ED7"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10142" w:type="dxa"/>
            <w:shd w:val="clear" w:color="auto" w:fill="FFFFFF"/>
            <w:vAlign w:val="bottom"/>
          </w:tcPr>
          <w:p w14:paraId="4BBB838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 xml:space="preserve">Til registreringen anvendes matrikeltemaet og lokalplantemaet med snap til </w:t>
            </w:r>
            <w:proofErr w:type="spellStart"/>
            <w:r w:rsidRPr="00024C60">
              <w:rPr>
                <w:rFonts w:ascii="Trebuchet MS" w:hAnsi="Trebuchet MS" w:cs="Trebuchet MS"/>
                <w:sz w:val="18"/>
                <w:szCs w:val="18"/>
              </w:rPr>
              <w:t>kundepunkter</w:t>
            </w:r>
            <w:proofErr w:type="spellEnd"/>
            <w:r w:rsidRPr="00024C60">
              <w:rPr>
                <w:rFonts w:ascii="Trebuchet MS" w:hAnsi="Trebuchet MS" w:cs="Trebuchet MS"/>
                <w:sz w:val="18"/>
                <w:szCs w:val="18"/>
              </w:rPr>
              <w:t xml:space="preserve"> eller udpegning af flader. Det kan være delområderne fra en lokalplan der skal benyttes. Der kan ikke i en lokalplan være tvang til medlemskab af en grundejerforening for eksisterende bebyggelse. </w:t>
            </w:r>
            <w:proofErr w:type="spellStart"/>
            <w:r w:rsidRPr="00024C60">
              <w:rPr>
                <w:rFonts w:ascii="Trebuchet MS" w:hAnsi="Trebuchet MS" w:cs="Trebuchet MS"/>
                <w:sz w:val="18"/>
                <w:szCs w:val="18"/>
              </w:rPr>
              <w:t>D.v.s</w:t>
            </w:r>
            <w:proofErr w:type="spellEnd"/>
            <w:r w:rsidRPr="00024C60">
              <w:rPr>
                <w:rFonts w:ascii="Trebuchet MS" w:hAnsi="Trebuchet MS" w:cs="Trebuchet MS"/>
                <w:sz w:val="18"/>
                <w:szCs w:val="18"/>
              </w:rPr>
              <w:t>. en bolig, der var der før lokalplanen blev vedtaget.</w:t>
            </w:r>
          </w:p>
          <w:p w14:paraId="73B1511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 xml:space="preserve">Grundejerforeninger findes frem </w:t>
            </w:r>
            <w:proofErr w:type="spellStart"/>
            <w:r w:rsidRPr="00024C60">
              <w:rPr>
                <w:rFonts w:ascii="Trebuchet MS" w:hAnsi="Trebuchet MS" w:cs="Trebuchet MS"/>
                <w:sz w:val="18"/>
                <w:szCs w:val="18"/>
              </w:rPr>
              <w:t>hovedsagligt</w:t>
            </w:r>
            <w:proofErr w:type="spellEnd"/>
            <w:r w:rsidRPr="00024C60">
              <w:rPr>
                <w:rFonts w:ascii="Trebuchet MS" w:hAnsi="Trebuchet MS" w:cs="Trebuchet MS"/>
                <w:sz w:val="18"/>
                <w:szCs w:val="18"/>
              </w:rPr>
              <w:t xml:space="preserve"> fra lokalplaner, men </w:t>
            </w:r>
            <w:r>
              <w:rPr>
                <w:rFonts w:ascii="Trebuchet MS" w:hAnsi="Trebuchet MS" w:cs="Trebuchet MS"/>
                <w:sz w:val="18"/>
                <w:szCs w:val="18"/>
              </w:rPr>
              <w:t>suppleres med registreringer i k</w:t>
            </w:r>
            <w:r w:rsidRPr="00024C60">
              <w:rPr>
                <w:rFonts w:ascii="Trebuchet MS" w:hAnsi="Trebuchet MS" w:cs="Trebuchet MS"/>
                <w:sz w:val="18"/>
                <w:szCs w:val="18"/>
              </w:rPr>
              <w:t>ommunens eget ESDH-system. Ofte er vedtægterne gemt i en sag.</w:t>
            </w:r>
            <w:r>
              <w:rPr>
                <w:rFonts w:ascii="Trebuchet MS" w:hAnsi="Trebuchet MS" w:cs="Trebuchet MS"/>
                <w:sz w:val="18"/>
                <w:szCs w:val="18"/>
              </w:rPr>
              <w:t xml:space="preserve"> Planlægnings- og byggesags</w:t>
            </w:r>
            <w:r w:rsidRPr="00024C60">
              <w:rPr>
                <w:rFonts w:ascii="Trebuchet MS" w:hAnsi="Trebuchet MS" w:cs="Trebuchet MS"/>
                <w:sz w:val="18"/>
                <w:szCs w:val="18"/>
              </w:rPr>
              <w:t>behandlere har ofte også et godt kendskab fra processen omkring partshøringer, som med fordel kan udnyttes.</w:t>
            </w:r>
          </w:p>
        </w:tc>
      </w:tr>
      <w:tr w:rsidR="00CB4BEB" w:rsidRPr="0051728E" w14:paraId="28DDA0A3" w14:textId="77777777" w:rsidTr="003C0924">
        <w:trPr>
          <w:trHeight w:hRule="exact" w:val="709"/>
        </w:trPr>
        <w:tc>
          <w:tcPr>
            <w:tcW w:w="3510" w:type="dxa"/>
            <w:shd w:val="clear" w:color="auto" w:fill="E0E0E0"/>
            <w:vAlign w:val="center"/>
          </w:tcPr>
          <w:p w14:paraId="6A7B07F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10142" w:type="dxa"/>
            <w:shd w:val="clear" w:color="auto" w:fill="FFFFFF"/>
            <w:vAlign w:val="bottom"/>
          </w:tcPr>
          <w:p w14:paraId="0CEE311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 xml:space="preserve">Grundejerforening, Borgerforening, </w:t>
            </w:r>
            <w:proofErr w:type="spellStart"/>
            <w:r w:rsidRPr="00024C60">
              <w:rPr>
                <w:rFonts w:ascii="Trebuchet MS" w:hAnsi="Trebuchet MS" w:cs="Trebuchet MS"/>
                <w:sz w:val="18"/>
                <w:szCs w:val="18"/>
              </w:rPr>
              <w:t>Vejla</w:t>
            </w:r>
            <w:r w:rsidRPr="003A52C1">
              <w:rPr>
                <w:rFonts w:ascii="Trebuchet MS" w:hAnsi="Trebuchet MS" w:cs="Trebuchet MS"/>
                <w:b/>
                <w:sz w:val="18"/>
                <w:szCs w:val="18"/>
              </w:rPr>
              <w:t>v</w:t>
            </w:r>
            <w:proofErr w:type="spellEnd"/>
            <w:r w:rsidRPr="00024C60">
              <w:rPr>
                <w:rFonts w:ascii="Trebuchet MS" w:hAnsi="Trebuchet MS" w:cs="Trebuchet MS"/>
                <w:sz w:val="18"/>
                <w:szCs w:val="18"/>
              </w:rPr>
              <w:t>, Andelsboligforening, Andet og uoplyst. Opdeling kan ofte ske alene via navnet på foreningen, men ellers må man se i evt. vedtægter. Hvis foreningen er oprettet via/</w:t>
            </w:r>
            <w:proofErr w:type="spellStart"/>
            <w:r w:rsidRPr="00024C60">
              <w:rPr>
                <w:rFonts w:ascii="Trebuchet MS" w:hAnsi="Trebuchet MS" w:cs="Trebuchet MS"/>
                <w:sz w:val="18"/>
                <w:szCs w:val="18"/>
              </w:rPr>
              <w:t>p.b.a</w:t>
            </w:r>
            <w:proofErr w:type="spellEnd"/>
            <w:r w:rsidRPr="00024C60">
              <w:rPr>
                <w:rFonts w:ascii="Trebuchet MS" w:hAnsi="Trebuchet MS" w:cs="Trebuchet MS"/>
                <w:sz w:val="18"/>
                <w:szCs w:val="18"/>
              </w:rPr>
              <w:t>. en lokalplan(-pligt), så er det næsten altid en grundejerforening.</w:t>
            </w:r>
          </w:p>
        </w:tc>
      </w:tr>
      <w:tr w:rsidR="00CB4BEB" w:rsidRPr="0051728E" w14:paraId="07C4B354" w14:textId="77777777" w:rsidTr="003C0924">
        <w:trPr>
          <w:trHeight w:hRule="exact" w:val="255"/>
        </w:trPr>
        <w:tc>
          <w:tcPr>
            <w:tcW w:w="3510" w:type="dxa"/>
            <w:shd w:val="clear" w:color="auto" w:fill="E0E0E0"/>
            <w:vAlign w:val="bottom"/>
          </w:tcPr>
          <w:p w14:paraId="596854E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10142" w:type="dxa"/>
            <w:shd w:val="clear" w:color="auto" w:fill="FFFFFF"/>
            <w:vAlign w:val="bottom"/>
          </w:tcPr>
          <w:p w14:paraId="128EB50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To ejendomme / 700 m2.</w:t>
            </w:r>
          </w:p>
        </w:tc>
      </w:tr>
      <w:tr w:rsidR="00CB4BEB" w:rsidRPr="0051728E" w14:paraId="778A659B" w14:textId="77777777" w:rsidTr="003C0924">
        <w:trPr>
          <w:trHeight w:hRule="exact" w:val="255"/>
        </w:trPr>
        <w:tc>
          <w:tcPr>
            <w:tcW w:w="3510" w:type="dxa"/>
            <w:shd w:val="clear" w:color="auto" w:fill="E0E0E0"/>
            <w:vAlign w:val="bottom"/>
          </w:tcPr>
          <w:p w14:paraId="20205DC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10142" w:type="dxa"/>
            <w:shd w:val="clear" w:color="auto" w:fill="FFFFFF"/>
            <w:vAlign w:val="bottom"/>
          </w:tcPr>
          <w:p w14:paraId="14BB7BD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Hvert geometrisk objekt skal kunne identificeres entydigt. Multipart objekter er derfor ikke tilladt.</w:t>
            </w:r>
          </w:p>
        </w:tc>
      </w:tr>
      <w:tr w:rsidR="00CB4BEB" w:rsidRPr="0051728E" w14:paraId="3DB70907" w14:textId="77777777" w:rsidTr="003C0924">
        <w:trPr>
          <w:trHeight w:hRule="exact" w:val="510"/>
        </w:trPr>
        <w:tc>
          <w:tcPr>
            <w:tcW w:w="3510" w:type="dxa"/>
            <w:shd w:val="clear" w:color="auto" w:fill="E0E0E0"/>
            <w:vAlign w:val="center"/>
          </w:tcPr>
          <w:p w14:paraId="1368D33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10142" w:type="dxa"/>
            <w:shd w:val="clear" w:color="auto" w:fill="FFFFFF"/>
            <w:vAlign w:val="bottom"/>
          </w:tcPr>
          <w:p w14:paraId="377C7C3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Der må gerne være overlap, men kun med hele ejendomme eller langs lokalplangrænse, når udstykningen ikke er sket endnu.</w:t>
            </w:r>
          </w:p>
        </w:tc>
      </w:tr>
      <w:tr w:rsidR="00CB4BEB" w:rsidRPr="0051728E" w14:paraId="1DB05AF7" w14:textId="77777777" w:rsidTr="003C0924">
        <w:trPr>
          <w:trHeight w:hRule="exact" w:val="510"/>
        </w:trPr>
        <w:tc>
          <w:tcPr>
            <w:tcW w:w="3510" w:type="dxa"/>
            <w:shd w:val="clear" w:color="auto" w:fill="E0E0E0"/>
            <w:vAlign w:val="center"/>
          </w:tcPr>
          <w:p w14:paraId="31E2155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10142" w:type="dxa"/>
            <w:shd w:val="clear" w:color="auto" w:fill="FFFFFF"/>
            <w:vAlign w:val="center"/>
          </w:tcPr>
          <w:p w14:paraId="495A064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Der bør være geometrisk konsistens med skel og lokalplangrænse (evt. kun delområder).</w:t>
            </w:r>
          </w:p>
        </w:tc>
      </w:tr>
    </w:tbl>
    <w:p w14:paraId="119E88E7" w14:textId="77777777" w:rsidR="00CB4BEB" w:rsidRPr="00A32757" w:rsidRDefault="00CB4BEB" w:rsidP="00CB4BEB">
      <w:pPr>
        <w:pStyle w:val="Overskrift6"/>
      </w:pPr>
      <w:r>
        <w:t>5.8.1.3 Kodelister</w:t>
      </w:r>
    </w:p>
    <w:p w14:paraId="09F6D139" w14:textId="77777777" w:rsidR="00CB4BEB" w:rsidRPr="00B22412" w:rsidRDefault="00CB4BEB" w:rsidP="00CB4BEB">
      <w:pPr>
        <w:autoSpaceDE w:val="0"/>
        <w:autoSpaceDN w:val="0"/>
        <w:adjustRightInd w:val="0"/>
        <w:rPr>
          <w:rFonts w:ascii="Trebuchet MS" w:hAnsi="Trebuchet MS" w:cs="Trebuchet MS"/>
          <w:sz w:val="19"/>
          <w:szCs w:val="19"/>
        </w:rPr>
      </w:pPr>
      <w:r w:rsidRPr="00B22412">
        <w:rPr>
          <w:rFonts w:ascii="Trebuchet MS" w:hAnsi="Trebuchet MS" w:cs="Trebuchet MS"/>
          <w:sz w:val="19"/>
          <w:szCs w:val="19"/>
        </w:rPr>
        <w:t>Kodelisterne fungerer som oversættelser mellem anvendte kodeværdier og de matchende forklarende tekster.</w:t>
      </w:r>
    </w:p>
    <w:p w14:paraId="5CC5403C" w14:textId="77777777" w:rsidR="00CB4BEB" w:rsidRPr="00A32757" w:rsidRDefault="00CB4BEB" w:rsidP="00CB4BEB">
      <w:pPr>
        <w:pStyle w:val="Overskrift7"/>
      </w:pPr>
      <w:r>
        <w:t>5.8.1.3</w:t>
      </w:r>
      <w:r w:rsidRPr="00A32757">
        <w:t>.</w:t>
      </w:r>
      <w:r>
        <w:t>1</w:t>
      </w:r>
      <w:r w:rsidRPr="00A32757">
        <w:t xml:space="preserve"> </w:t>
      </w:r>
      <w:r>
        <w:t xml:space="preserve">  5700 </w:t>
      </w:r>
      <w:proofErr w:type="spellStart"/>
      <w:r w:rsidRPr="001A5127">
        <w:rPr>
          <w:shd w:val="clear" w:color="auto" w:fill="FFFFFF"/>
        </w:rPr>
        <w:t>Forening</w:t>
      </w:r>
      <w:r>
        <w:rPr>
          <w:shd w:val="clear" w:color="auto" w:fill="FFFFFF"/>
        </w:rPr>
        <w:t>_</w:t>
      </w:r>
      <w:r w:rsidRPr="001A5127">
        <w:rPr>
          <w:shd w:val="clear" w:color="auto" w:fill="FFFFFF"/>
        </w:rPr>
        <w:t>type</w:t>
      </w:r>
      <w:proofErr w:type="spellEnd"/>
      <w:r>
        <w:t xml:space="preserve"> (</w:t>
      </w:r>
      <w:r w:rsidRPr="004D056C">
        <w:t>d_5700_forening_type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2014"/>
        <w:gridCol w:w="1401"/>
        <w:gridCol w:w="8094"/>
      </w:tblGrid>
      <w:tr w:rsidR="00CB4BEB" w:rsidRPr="0051728E" w14:paraId="4CCFC419" w14:textId="77777777" w:rsidTr="003C0924">
        <w:trPr>
          <w:trHeight w:hRule="exact" w:val="255"/>
        </w:trPr>
        <w:tc>
          <w:tcPr>
            <w:tcW w:w="0" w:type="auto"/>
            <w:tcBorders>
              <w:bottom w:val="single" w:sz="4" w:space="0" w:color="auto"/>
            </w:tcBorders>
            <w:shd w:val="clear" w:color="auto" w:fill="D9D9D9"/>
            <w:vAlign w:val="bottom"/>
          </w:tcPr>
          <w:p w14:paraId="163E3769" w14:textId="77777777" w:rsidR="00CB4BEB" w:rsidRPr="0051728E" w:rsidRDefault="00CB4BEB" w:rsidP="003C0924">
            <w:pPr>
              <w:rPr>
                <w:rFonts w:ascii="Trebuchet MS" w:hAnsi="Trebuchet MS" w:cs="Trebuchet MS"/>
                <w:b/>
                <w:bCs/>
                <w:sz w:val="18"/>
                <w:szCs w:val="18"/>
              </w:rPr>
            </w:pPr>
            <w:proofErr w:type="spellStart"/>
            <w:r>
              <w:rPr>
                <w:rFonts w:ascii="Trebuchet MS" w:hAnsi="Trebuchet MS" w:cs="Trebuchet MS"/>
                <w:b/>
                <w:bCs/>
                <w:sz w:val="18"/>
                <w:szCs w:val="18"/>
              </w:rPr>
              <w:t>forening_type_kode</w:t>
            </w:r>
            <w:proofErr w:type="spellEnd"/>
          </w:p>
        </w:tc>
        <w:tc>
          <w:tcPr>
            <w:tcW w:w="2019" w:type="dxa"/>
            <w:tcBorders>
              <w:bottom w:val="single" w:sz="4" w:space="0" w:color="auto"/>
            </w:tcBorders>
            <w:shd w:val="clear" w:color="auto" w:fill="D9D9D9"/>
            <w:vAlign w:val="bottom"/>
          </w:tcPr>
          <w:p w14:paraId="6BE0630D" w14:textId="77777777" w:rsidR="00CB4BEB" w:rsidRPr="0051728E" w:rsidRDefault="00CB4BEB" w:rsidP="003C0924">
            <w:pPr>
              <w:rPr>
                <w:rFonts w:ascii="Trebuchet MS" w:hAnsi="Trebuchet MS" w:cs="Trebuchet MS"/>
                <w:bCs/>
                <w:sz w:val="18"/>
                <w:szCs w:val="18"/>
              </w:rPr>
            </w:pPr>
            <w:proofErr w:type="spellStart"/>
            <w:r>
              <w:rPr>
                <w:rFonts w:ascii="Trebuchet MS" w:hAnsi="Trebuchet MS" w:cs="Trebuchet MS"/>
                <w:b/>
                <w:bCs/>
                <w:sz w:val="18"/>
                <w:szCs w:val="18"/>
              </w:rPr>
              <w:t>forening_type</w:t>
            </w:r>
            <w:proofErr w:type="spellEnd"/>
          </w:p>
        </w:tc>
        <w:tc>
          <w:tcPr>
            <w:tcW w:w="1417" w:type="dxa"/>
            <w:tcBorders>
              <w:bottom w:val="single" w:sz="4" w:space="0" w:color="auto"/>
            </w:tcBorders>
            <w:shd w:val="clear" w:color="auto" w:fill="D9D9D9"/>
            <w:vAlign w:val="bottom"/>
          </w:tcPr>
          <w:p w14:paraId="1A44D480"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222" w:type="dxa"/>
            <w:tcBorders>
              <w:bottom w:val="single" w:sz="4" w:space="0" w:color="auto"/>
            </w:tcBorders>
            <w:shd w:val="clear" w:color="auto" w:fill="D9D9D9"/>
            <w:vAlign w:val="bottom"/>
          </w:tcPr>
          <w:p w14:paraId="5D98DFD5"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50D910FE"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59A2C521"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1</w:t>
            </w:r>
          </w:p>
        </w:tc>
        <w:tc>
          <w:tcPr>
            <w:tcW w:w="2019" w:type="dxa"/>
            <w:tcBorders>
              <w:top w:val="single" w:sz="4" w:space="0" w:color="auto"/>
              <w:left w:val="single" w:sz="4" w:space="0" w:color="auto"/>
              <w:bottom w:val="single" w:sz="4" w:space="0" w:color="auto"/>
            </w:tcBorders>
            <w:shd w:val="clear" w:color="auto" w:fill="FFFFFF"/>
            <w:vAlign w:val="center"/>
          </w:tcPr>
          <w:p w14:paraId="547158D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Andelsboligforening</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1B6AA98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shd w:val="clear" w:color="auto" w:fill="FFFFFF"/>
            <w:vAlign w:val="bottom"/>
          </w:tcPr>
          <w:p w14:paraId="65F7071F"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En forening</w:t>
            </w:r>
            <w:r>
              <w:rPr>
                <w:rFonts w:ascii="Trebuchet MS" w:hAnsi="Trebuchet MS" w:cs="Trebuchet MS"/>
                <w:sz w:val="18"/>
                <w:szCs w:val="18"/>
              </w:rPr>
              <w:t>, der er stiftet med det formål</w:t>
            </w:r>
            <w:r w:rsidRPr="00FE3FC3">
              <w:rPr>
                <w:rFonts w:ascii="Trebuchet MS" w:hAnsi="Trebuchet MS" w:cs="Trebuchet MS"/>
                <w:sz w:val="18"/>
                <w:szCs w:val="18"/>
              </w:rPr>
              <w:t xml:space="preserve"> at erhverve, eje og drive den ejendom, som foreningens medlemmer bor i.</w:t>
            </w:r>
          </w:p>
        </w:tc>
      </w:tr>
      <w:tr w:rsidR="00CB4BEB" w:rsidRPr="0051728E" w14:paraId="16217278"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26DCD38"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2</w:t>
            </w:r>
          </w:p>
        </w:tc>
        <w:tc>
          <w:tcPr>
            <w:tcW w:w="2019" w:type="dxa"/>
            <w:tcBorders>
              <w:top w:val="single" w:sz="4" w:space="0" w:color="auto"/>
              <w:left w:val="single" w:sz="4" w:space="0" w:color="auto"/>
              <w:bottom w:val="single" w:sz="4" w:space="0" w:color="auto"/>
            </w:tcBorders>
            <w:shd w:val="clear" w:color="auto" w:fill="FFFFFF"/>
            <w:vAlign w:val="bottom"/>
          </w:tcPr>
          <w:p w14:paraId="3966BB3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Borgerforening</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352990C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shd w:val="clear" w:color="auto" w:fill="FFFFFF"/>
            <w:vAlign w:val="bottom"/>
          </w:tcPr>
          <w:p w14:paraId="16A369E0"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Forening af borger/beboer indenfor et område. Dækker ofte mindre bysamfund/landsbyer.</w:t>
            </w:r>
          </w:p>
        </w:tc>
      </w:tr>
      <w:tr w:rsidR="00CB4BEB" w:rsidRPr="0051728E" w14:paraId="36231A11"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1C3132FF"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lastRenderedPageBreak/>
              <w:t>3</w:t>
            </w:r>
          </w:p>
        </w:tc>
        <w:tc>
          <w:tcPr>
            <w:tcW w:w="2019" w:type="dxa"/>
            <w:tcBorders>
              <w:top w:val="single" w:sz="4" w:space="0" w:color="auto"/>
              <w:left w:val="single" w:sz="4" w:space="0" w:color="auto"/>
              <w:bottom w:val="single" w:sz="4" w:space="0" w:color="auto"/>
            </w:tcBorders>
            <w:shd w:val="clear" w:color="auto" w:fill="FFFFFF"/>
            <w:vAlign w:val="center"/>
          </w:tcPr>
          <w:p w14:paraId="267E2C7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Grundejerforening</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517CA42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shd w:val="clear" w:color="auto" w:fill="FFFFFF"/>
            <w:vAlign w:val="bottom"/>
          </w:tcPr>
          <w:p w14:paraId="35B32F1C" w14:textId="271057A2"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En forening af grundejer i et område. Nogle gang</w:t>
            </w:r>
            <w:r w:rsidR="00212483">
              <w:rPr>
                <w:rFonts w:ascii="Trebuchet MS" w:hAnsi="Trebuchet MS" w:cs="Trebuchet MS"/>
                <w:sz w:val="18"/>
                <w:szCs w:val="18"/>
              </w:rPr>
              <w:t>e</w:t>
            </w:r>
            <w:r w:rsidRPr="00FE3FC3">
              <w:rPr>
                <w:rFonts w:ascii="Trebuchet MS" w:hAnsi="Trebuchet MS" w:cs="Trebuchet MS"/>
                <w:sz w:val="18"/>
                <w:szCs w:val="18"/>
              </w:rPr>
              <w:t xml:space="preserve"> tvunget medlemskab via lokalplan. Nogle gange kan ikke ejer men beboer i området også være med.</w:t>
            </w:r>
          </w:p>
        </w:tc>
      </w:tr>
      <w:tr w:rsidR="00CB4BEB" w:rsidRPr="0051728E" w14:paraId="619908D9"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7BABD04B"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4</w:t>
            </w:r>
          </w:p>
        </w:tc>
        <w:tc>
          <w:tcPr>
            <w:tcW w:w="2019" w:type="dxa"/>
            <w:tcBorders>
              <w:top w:val="single" w:sz="4" w:space="0" w:color="auto"/>
              <w:left w:val="single" w:sz="4" w:space="0" w:color="auto"/>
              <w:bottom w:val="single" w:sz="4" w:space="0" w:color="auto"/>
            </w:tcBorders>
            <w:shd w:val="clear" w:color="auto" w:fill="FFFFFF"/>
            <w:vAlign w:val="center"/>
          </w:tcPr>
          <w:p w14:paraId="0962D073"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Vejla</w:t>
            </w:r>
            <w:r>
              <w:rPr>
                <w:rFonts w:ascii="Trebuchet MS" w:hAnsi="Trebuchet MS" w:cs="Trebuchet MS"/>
                <w:sz w:val="18"/>
                <w:szCs w:val="18"/>
              </w:rPr>
              <w:t>v</w:t>
            </w:r>
            <w:proofErr w:type="spellEnd"/>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2EE3815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shd w:val="clear" w:color="auto" w:fill="FFFFFF"/>
            <w:vAlign w:val="bottom"/>
          </w:tcPr>
          <w:p w14:paraId="68E62EA9"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En frivillig forening af bruger/grundejer af et vejsystem/-strækning. Primære opgave er vedligeholdelse af en privatejet vejstrækning. Her under også snerydning.</w:t>
            </w:r>
          </w:p>
        </w:tc>
      </w:tr>
      <w:tr w:rsidR="00CB4BEB" w:rsidRPr="0051728E" w14:paraId="26159696"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46F5458C"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5</w:t>
            </w:r>
          </w:p>
        </w:tc>
        <w:tc>
          <w:tcPr>
            <w:tcW w:w="2019" w:type="dxa"/>
            <w:tcBorders>
              <w:top w:val="single" w:sz="4" w:space="0" w:color="auto"/>
              <w:left w:val="single" w:sz="4" w:space="0" w:color="auto"/>
              <w:bottom w:val="single" w:sz="4" w:space="0" w:color="auto"/>
            </w:tcBorders>
            <w:shd w:val="clear" w:color="auto" w:fill="FFFFFF"/>
            <w:vAlign w:val="bottom"/>
          </w:tcPr>
          <w:p w14:paraId="4A79E81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Facaderåd</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41C9D19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shd w:val="clear" w:color="auto" w:fill="FFFFFF"/>
            <w:vAlign w:val="bottom"/>
          </w:tcPr>
          <w:p w14:paraId="767949EA" w14:textId="586B4A5B" w:rsidR="00CB4BEB" w:rsidRPr="00FE3FC3" w:rsidRDefault="00CB4BEB" w:rsidP="003C0924">
            <w:pPr>
              <w:rPr>
                <w:rFonts w:ascii="Trebuchet MS" w:hAnsi="Trebuchet MS" w:cs="Trebuchet MS"/>
                <w:sz w:val="18"/>
                <w:szCs w:val="18"/>
              </w:rPr>
            </w:pPr>
            <w:r>
              <w:rPr>
                <w:rFonts w:ascii="Trebuchet MS" w:hAnsi="Trebuchet MS" w:cs="Trebuchet MS"/>
                <w:sz w:val="18"/>
                <w:szCs w:val="18"/>
              </w:rPr>
              <w:t>Facaderåd varetager opgaver for kommunen f.eks. i henhold til lokalplan om facader mv.</w:t>
            </w:r>
          </w:p>
        </w:tc>
      </w:tr>
      <w:tr w:rsidR="00CB4BEB" w:rsidRPr="008C67CD" w14:paraId="325DDB67"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253EC6A5" w14:textId="77777777" w:rsidR="00CB4BEB" w:rsidRPr="000B2E88" w:rsidRDefault="00CB4BEB" w:rsidP="003C0924">
            <w:pPr>
              <w:jc w:val="center"/>
              <w:rPr>
                <w:rFonts w:ascii="Trebuchet MS" w:hAnsi="Trebuchet MS" w:cs="Trebuchet MS"/>
                <w:sz w:val="18"/>
                <w:szCs w:val="18"/>
              </w:rPr>
            </w:pPr>
            <w:r w:rsidRPr="000B2E88">
              <w:rPr>
                <w:rFonts w:ascii="Trebuchet MS" w:hAnsi="Trebuchet MS" w:cs="Trebuchet MS"/>
                <w:sz w:val="18"/>
                <w:szCs w:val="18"/>
              </w:rPr>
              <w:t>6</w:t>
            </w:r>
          </w:p>
        </w:tc>
        <w:tc>
          <w:tcPr>
            <w:tcW w:w="2019" w:type="dxa"/>
            <w:tcBorders>
              <w:top w:val="single" w:sz="4" w:space="0" w:color="auto"/>
              <w:left w:val="single" w:sz="4" w:space="0" w:color="auto"/>
              <w:bottom w:val="single" w:sz="4" w:space="0" w:color="auto"/>
            </w:tcBorders>
            <w:shd w:val="clear" w:color="auto" w:fill="FFFFFF"/>
            <w:vAlign w:val="bottom"/>
          </w:tcPr>
          <w:p w14:paraId="74576CB9"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Haveforening</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58F2EBA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shd w:val="clear" w:color="auto" w:fill="FFFFFF"/>
            <w:vAlign w:val="bottom"/>
          </w:tcPr>
          <w:p w14:paraId="7A47DFB3"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Kolonihaver m.m.</w:t>
            </w:r>
          </w:p>
        </w:tc>
      </w:tr>
      <w:tr w:rsidR="00CB4BEB" w:rsidRPr="008C67CD" w14:paraId="0238A62D" w14:textId="77777777" w:rsidTr="003C0924">
        <w:trPr>
          <w:trHeight w:hRule="exact" w:val="531"/>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55B6BE2E" w14:textId="77777777" w:rsidR="00CB4BEB" w:rsidRPr="000B2E88" w:rsidRDefault="00CB4BEB" w:rsidP="003C0924">
            <w:pPr>
              <w:jc w:val="center"/>
              <w:rPr>
                <w:rFonts w:ascii="Trebuchet MS" w:hAnsi="Trebuchet MS" w:cs="Trebuchet MS"/>
                <w:sz w:val="18"/>
                <w:szCs w:val="18"/>
              </w:rPr>
            </w:pPr>
            <w:r w:rsidRPr="000B2E88">
              <w:rPr>
                <w:rFonts w:ascii="Trebuchet MS" w:hAnsi="Trebuchet MS" w:cs="Trebuchet MS"/>
                <w:sz w:val="18"/>
                <w:szCs w:val="18"/>
              </w:rPr>
              <w:t>7</w:t>
            </w:r>
          </w:p>
        </w:tc>
        <w:tc>
          <w:tcPr>
            <w:tcW w:w="2019" w:type="dxa"/>
            <w:tcBorders>
              <w:top w:val="single" w:sz="4" w:space="0" w:color="auto"/>
              <w:left w:val="single" w:sz="4" w:space="0" w:color="auto"/>
              <w:bottom w:val="single" w:sz="4" w:space="0" w:color="auto"/>
            </w:tcBorders>
            <w:shd w:val="clear" w:color="auto" w:fill="FFFFFF"/>
            <w:vAlign w:val="bottom"/>
          </w:tcPr>
          <w:p w14:paraId="5EAADAA7"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Almennyttige boligforeninger</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5B9320B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shd w:val="clear" w:color="auto" w:fill="FFFFFF"/>
            <w:vAlign w:val="bottom"/>
          </w:tcPr>
          <w:p w14:paraId="365BFE54"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 xml:space="preserve">almennyttige boliger, sociale boliger, lejeboliger opført som offentlig støttet boligbyggeri af et godkendt almennyttigt boligselskab; siden 1996 anvendes betegnelsen </w:t>
            </w:r>
            <w:hyperlink r:id="rId33" w:history="1">
              <w:r w:rsidRPr="000B2E88">
                <w:rPr>
                  <w:rFonts w:ascii="Trebuchet MS" w:hAnsi="Trebuchet MS" w:cs="Trebuchet MS"/>
                  <w:sz w:val="18"/>
                  <w:szCs w:val="18"/>
                </w:rPr>
                <w:t>almene boliger</w:t>
              </w:r>
            </w:hyperlink>
            <w:r w:rsidRPr="000B2E88">
              <w:rPr>
                <w:rFonts w:ascii="Trebuchet MS" w:hAnsi="Trebuchet MS" w:cs="Trebuchet MS"/>
                <w:sz w:val="18"/>
                <w:szCs w:val="18"/>
              </w:rPr>
              <w:t>.</w:t>
            </w:r>
          </w:p>
        </w:tc>
      </w:tr>
      <w:tr w:rsidR="00CB4BEB" w:rsidRPr="0051728E" w14:paraId="46CA240B"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24BAEAA" w14:textId="77777777" w:rsidR="00CB4BEB" w:rsidRPr="0051728E" w:rsidRDefault="00CB4BEB" w:rsidP="003C0924">
            <w:pPr>
              <w:jc w:val="center"/>
              <w:rPr>
                <w:rFonts w:ascii="Trebuchet MS" w:hAnsi="Trebuchet MS" w:cs="Trebuchet MS"/>
                <w:sz w:val="18"/>
                <w:szCs w:val="18"/>
              </w:rPr>
            </w:pPr>
            <w:r>
              <w:rPr>
                <w:rFonts w:ascii="Trebuchet MS" w:hAnsi="Trebuchet MS" w:cs="Trebuchet MS"/>
                <w:sz w:val="18"/>
                <w:szCs w:val="18"/>
              </w:rPr>
              <w:t>8</w:t>
            </w:r>
          </w:p>
        </w:tc>
        <w:tc>
          <w:tcPr>
            <w:tcW w:w="2019" w:type="dxa"/>
            <w:tcBorders>
              <w:top w:val="single" w:sz="4" w:space="0" w:color="auto"/>
              <w:left w:val="single" w:sz="4" w:space="0" w:color="auto"/>
              <w:bottom w:val="single" w:sz="4" w:space="0" w:color="auto"/>
            </w:tcBorders>
            <w:shd w:val="clear" w:color="auto" w:fill="FFFFFF"/>
            <w:vAlign w:val="bottom"/>
          </w:tcPr>
          <w:p w14:paraId="3C7890F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Andet</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785D4E9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shd w:val="clear" w:color="auto" w:fill="FFFFFF"/>
            <w:vAlign w:val="bottom"/>
          </w:tcPr>
          <w:p w14:paraId="2E9C8C96"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Ingen af de andre passer entydigt på objektet.</w:t>
            </w:r>
          </w:p>
        </w:tc>
      </w:tr>
      <w:tr w:rsidR="00CB4BEB" w:rsidRPr="0051728E" w14:paraId="6F4C430A"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3D593C2" w14:textId="77777777" w:rsidR="00CB4BEB" w:rsidRPr="0051728E" w:rsidRDefault="00CB4BEB" w:rsidP="003C0924">
            <w:pPr>
              <w:jc w:val="center"/>
              <w:rPr>
                <w:rFonts w:ascii="Trebuchet MS" w:hAnsi="Trebuchet MS" w:cs="Trebuchet MS"/>
                <w:sz w:val="18"/>
                <w:szCs w:val="18"/>
              </w:rPr>
            </w:pPr>
            <w:r>
              <w:rPr>
                <w:rFonts w:ascii="Trebuchet MS" w:hAnsi="Trebuchet MS" w:cs="Trebuchet MS"/>
                <w:sz w:val="18"/>
                <w:szCs w:val="18"/>
              </w:rPr>
              <w:t>9</w:t>
            </w:r>
          </w:p>
        </w:tc>
        <w:tc>
          <w:tcPr>
            <w:tcW w:w="2019" w:type="dxa"/>
            <w:tcBorders>
              <w:top w:val="single" w:sz="4" w:space="0" w:color="auto"/>
              <w:left w:val="single" w:sz="4" w:space="0" w:color="auto"/>
              <w:bottom w:val="single" w:sz="4" w:space="0" w:color="auto"/>
            </w:tcBorders>
            <w:shd w:val="clear" w:color="auto" w:fill="FFFFFF"/>
            <w:vAlign w:val="bottom"/>
          </w:tcPr>
          <w:p w14:paraId="43926A8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Uoplyst</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630E340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shd w:val="clear" w:color="auto" w:fill="FFFFFF"/>
            <w:vAlign w:val="bottom"/>
          </w:tcPr>
          <w:p w14:paraId="32EDFE94"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Mangler viden for at kunne udfylde feltet.</w:t>
            </w:r>
          </w:p>
        </w:tc>
      </w:tr>
    </w:tbl>
    <w:p w14:paraId="5BB4B737" w14:textId="77777777" w:rsidR="00CB4BEB" w:rsidRPr="00E45822" w:rsidRDefault="00CB4BEB" w:rsidP="00CB4BEB">
      <w:pPr>
        <w:pStyle w:val="Overskrift7"/>
      </w:pPr>
      <w:bookmarkStart w:id="2631" w:name="_Toc292865495"/>
      <w:r w:rsidRPr="00E45822">
        <w:t xml:space="preserve">5.8.1.3.2   5700 </w:t>
      </w:r>
      <w:proofErr w:type="spellStart"/>
      <w:r w:rsidRPr="00E45822">
        <w:t>GF_Adr_beskyt</w:t>
      </w:r>
      <w:proofErr w:type="spellEnd"/>
      <w:r w:rsidRPr="00E45822">
        <w:t xml:space="preserve"> (d_5700_adr_beskyt)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7"/>
        <w:gridCol w:w="4819"/>
        <w:gridCol w:w="1418"/>
        <w:gridCol w:w="4875"/>
      </w:tblGrid>
      <w:tr w:rsidR="00CB4BEB" w:rsidRPr="00E45822" w14:paraId="1B0E8DFA" w14:textId="77777777" w:rsidTr="003C0924">
        <w:trPr>
          <w:trHeight w:hRule="exact" w:val="255"/>
        </w:trPr>
        <w:tc>
          <w:tcPr>
            <w:tcW w:w="0" w:type="auto"/>
            <w:tcBorders>
              <w:bottom w:val="single" w:sz="4" w:space="0" w:color="auto"/>
            </w:tcBorders>
            <w:shd w:val="clear" w:color="auto" w:fill="D9D9D9"/>
            <w:vAlign w:val="bottom"/>
          </w:tcPr>
          <w:p w14:paraId="3EE59811" w14:textId="77777777" w:rsidR="00CB4BEB" w:rsidRPr="00E45822" w:rsidRDefault="00CB4BEB" w:rsidP="003C0924">
            <w:pPr>
              <w:rPr>
                <w:rFonts w:ascii="Trebuchet MS" w:hAnsi="Trebuchet MS" w:cs="Trebuchet MS"/>
                <w:b/>
                <w:bCs/>
                <w:sz w:val="18"/>
                <w:szCs w:val="18"/>
              </w:rPr>
            </w:pPr>
            <w:proofErr w:type="spellStart"/>
            <w:r w:rsidRPr="00E45822">
              <w:rPr>
                <w:rFonts w:ascii="Trebuchet MS" w:hAnsi="Trebuchet MS" w:cs="Trebuchet MS"/>
                <w:b/>
                <w:bCs/>
                <w:sz w:val="18"/>
                <w:szCs w:val="18"/>
              </w:rPr>
              <w:t>gf_adr_beskyt_kode</w:t>
            </w:r>
            <w:proofErr w:type="spellEnd"/>
          </w:p>
        </w:tc>
        <w:tc>
          <w:tcPr>
            <w:tcW w:w="0" w:type="auto"/>
            <w:tcBorders>
              <w:bottom w:val="single" w:sz="4" w:space="0" w:color="auto"/>
            </w:tcBorders>
            <w:shd w:val="clear" w:color="auto" w:fill="D9D9D9"/>
            <w:vAlign w:val="bottom"/>
          </w:tcPr>
          <w:p w14:paraId="09078AE9" w14:textId="77777777" w:rsidR="00CB4BEB" w:rsidRPr="00E45822" w:rsidRDefault="00CB4BEB" w:rsidP="003C0924">
            <w:pPr>
              <w:rPr>
                <w:rFonts w:ascii="Trebuchet MS" w:hAnsi="Trebuchet MS" w:cs="Trebuchet MS"/>
                <w:b/>
                <w:bCs/>
                <w:sz w:val="18"/>
                <w:szCs w:val="18"/>
              </w:rPr>
            </w:pPr>
            <w:proofErr w:type="spellStart"/>
            <w:r w:rsidRPr="00E45822">
              <w:rPr>
                <w:rFonts w:ascii="Trebuchet MS" w:hAnsi="Trebuchet MS" w:cs="Trebuchet MS"/>
                <w:b/>
                <w:bCs/>
                <w:sz w:val="18"/>
                <w:szCs w:val="18"/>
              </w:rPr>
              <w:t>gf_adr_beskyt</w:t>
            </w:r>
            <w:proofErr w:type="spellEnd"/>
          </w:p>
        </w:tc>
        <w:tc>
          <w:tcPr>
            <w:tcW w:w="1418" w:type="dxa"/>
            <w:tcBorders>
              <w:bottom w:val="single" w:sz="4" w:space="0" w:color="auto"/>
            </w:tcBorders>
            <w:shd w:val="clear" w:color="auto" w:fill="D9D9D9"/>
            <w:vAlign w:val="bottom"/>
          </w:tcPr>
          <w:p w14:paraId="0168D21B"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0" w:type="auto"/>
            <w:tcBorders>
              <w:bottom w:val="single" w:sz="4" w:space="0" w:color="auto"/>
            </w:tcBorders>
            <w:shd w:val="clear" w:color="auto" w:fill="D9D9D9"/>
            <w:vAlign w:val="bottom"/>
          </w:tcPr>
          <w:p w14:paraId="2D5117E6" w14:textId="77777777" w:rsidR="00CB4BEB" w:rsidRPr="00E45822" w:rsidRDefault="00CB4BEB" w:rsidP="003C0924">
            <w:pPr>
              <w:rPr>
                <w:rFonts w:ascii="Trebuchet MS" w:hAnsi="Trebuchet MS" w:cs="Trebuchet MS"/>
                <w:b/>
                <w:bCs/>
                <w:sz w:val="18"/>
                <w:szCs w:val="18"/>
              </w:rPr>
            </w:pPr>
            <w:r w:rsidRPr="00E45822">
              <w:rPr>
                <w:rFonts w:ascii="Trebuchet MS" w:hAnsi="Trebuchet MS" w:cs="Trebuchet MS"/>
                <w:b/>
                <w:bCs/>
                <w:sz w:val="18"/>
                <w:szCs w:val="18"/>
              </w:rPr>
              <w:t>Begrebsdefinition</w:t>
            </w:r>
          </w:p>
        </w:tc>
      </w:tr>
      <w:tr w:rsidR="00CB4BEB" w:rsidRPr="00E45822" w14:paraId="2974C1A3"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18697060" w14:textId="77777777" w:rsidR="00CB4BEB" w:rsidRPr="00320044" w:rsidRDefault="00CB4BEB" w:rsidP="003C0924">
            <w:pPr>
              <w:jc w:val="center"/>
              <w:rPr>
                <w:rFonts w:ascii="Trebuchet MS" w:hAnsi="Trebuchet MS" w:cs="Trebuchet MS"/>
                <w:color w:val="024F75" w:themeColor="accent1"/>
                <w:sz w:val="18"/>
                <w:szCs w:val="18"/>
              </w:rPr>
            </w:pPr>
            <w:r w:rsidRPr="00320044">
              <w:rPr>
                <w:rFonts w:ascii="Trebuchet MS" w:hAnsi="Trebuchet MS" w:cs="Trebuchet MS"/>
                <w:color w:val="024F75" w:themeColor="accent1"/>
                <w:sz w:val="18"/>
                <w:szCs w:val="18"/>
              </w:rPr>
              <w:t>0</w:t>
            </w:r>
          </w:p>
        </w:tc>
        <w:tc>
          <w:tcPr>
            <w:tcW w:w="0" w:type="auto"/>
            <w:tcBorders>
              <w:top w:val="single" w:sz="4" w:space="0" w:color="auto"/>
              <w:left w:val="single" w:sz="4" w:space="0" w:color="auto"/>
              <w:bottom w:val="single" w:sz="4" w:space="0" w:color="auto"/>
            </w:tcBorders>
            <w:shd w:val="clear" w:color="auto" w:fill="FFFFFF"/>
            <w:vAlign w:val="center"/>
          </w:tcPr>
          <w:p w14:paraId="2008C5B7" w14:textId="77777777" w:rsidR="00CB4BEB" w:rsidRPr="00735C78" w:rsidRDefault="00CB4BEB" w:rsidP="003C0924">
            <w:pPr>
              <w:rPr>
                <w:rFonts w:ascii="Trebuchet MS" w:hAnsi="Trebuchet MS" w:cs="Trebuchet MS"/>
                <w:sz w:val="18"/>
                <w:szCs w:val="18"/>
              </w:rPr>
            </w:pPr>
            <w:r w:rsidRPr="00735C78">
              <w:rPr>
                <w:rFonts w:ascii="Arial" w:hAnsi="Arial" w:cs="Arial"/>
                <w:sz w:val="18"/>
                <w:szCs w:val="18"/>
              </w:rPr>
              <w:t xml:space="preserve">Ingen adressebeskyttelse </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0B95CD7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center"/>
          </w:tcPr>
          <w:p w14:paraId="0CF83778" w14:textId="17D1760C"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 xml:space="preserve">Ingen </w:t>
            </w:r>
            <w:r w:rsidRPr="00343055">
              <w:rPr>
                <w:rFonts w:ascii="Trebuchet MS" w:hAnsi="Trebuchet MS" w:cs="Trebuchet MS"/>
                <w:sz w:val="18"/>
                <w:szCs w:val="18"/>
              </w:rPr>
              <w:t>adressebeskyttelse (NB</w:t>
            </w:r>
            <w:r w:rsidR="003D1B6B">
              <w:rPr>
                <w:rFonts w:ascii="Trebuchet MS" w:hAnsi="Trebuchet MS" w:cs="Trebuchet MS"/>
                <w:sz w:val="18"/>
                <w:szCs w:val="18"/>
              </w:rPr>
              <w:t>:</w:t>
            </w:r>
            <w:r w:rsidRPr="00343055">
              <w:rPr>
                <w:rFonts w:ascii="Trebuchet MS" w:hAnsi="Trebuchet MS" w:cs="Trebuchet MS"/>
                <w:sz w:val="18"/>
                <w:szCs w:val="18"/>
              </w:rPr>
              <w:t xml:space="preserve"> tallet nul er kodeværdien)</w:t>
            </w:r>
          </w:p>
        </w:tc>
      </w:tr>
      <w:tr w:rsidR="00CB4BEB" w:rsidRPr="00E45822" w14:paraId="3E4306B1"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F354D89" w14:textId="77777777" w:rsidR="00CB4BEB" w:rsidRPr="00E45822" w:rsidRDefault="00CB4BEB" w:rsidP="003C0924">
            <w:pPr>
              <w:jc w:val="center"/>
              <w:rPr>
                <w:rFonts w:ascii="Trebuchet MS" w:hAnsi="Trebuchet MS" w:cs="Trebuchet MS"/>
                <w:sz w:val="18"/>
                <w:szCs w:val="18"/>
              </w:rPr>
            </w:pPr>
            <w:r w:rsidRPr="00E45822">
              <w:rPr>
                <w:rFonts w:ascii="Trebuchet MS" w:hAnsi="Trebuchet MS" w:cs="Trebuchet MS"/>
                <w:sz w:val="18"/>
                <w:szCs w:val="18"/>
              </w:rPr>
              <w:t>A</w:t>
            </w:r>
          </w:p>
        </w:tc>
        <w:tc>
          <w:tcPr>
            <w:tcW w:w="0" w:type="auto"/>
            <w:tcBorders>
              <w:top w:val="single" w:sz="4" w:space="0" w:color="auto"/>
              <w:left w:val="single" w:sz="4" w:space="0" w:color="auto"/>
              <w:bottom w:val="single" w:sz="4" w:space="0" w:color="auto"/>
            </w:tcBorders>
            <w:shd w:val="clear" w:color="auto" w:fill="FFFFFF"/>
            <w:vAlign w:val="center"/>
          </w:tcPr>
          <w:p w14:paraId="3AEC759F" w14:textId="77777777" w:rsidR="00CB4BEB" w:rsidRPr="00735C78" w:rsidRDefault="00CB4BEB" w:rsidP="003C0924">
            <w:pPr>
              <w:rPr>
                <w:rFonts w:ascii="Trebuchet MS" w:hAnsi="Trebuchet MS" w:cs="Trebuchet MS"/>
                <w:sz w:val="18"/>
                <w:szCs w:val="18"/>
              </w:rPr>
            </w:pPr>
            <w:r w:rsidRPr="00735C78">
              <w:rPr>
                <w:rFonts w:ascii="Arial" w:hAnsi="Arial" w:cs="Arial"/>
                <w:sz w:val="18"/>
                <w:szCs w:val="18"/>
              </w:rPr>
              <w:t xml:space="preserve">Ejers navn og ejendomsoplysninger overføres til vejvisere </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1C6925C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center"/>
          </w:tcPr>
          <w:p w14:paraId="08DA6AE2"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 xml:space="preserve">Ejers navn og ejendomsoplysninger overføres til vejvisere </w:t>
            </w:r>
          </w:p>
        </w:tc>
      </w:tr>
      <w:tr w:rsidR="00CB4BEB" w:rsidRPr="00E45822" w14:paraId="01B8D11E"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2C647CAF" w14:textId="77777777" w:rsidR="00CB4BEB" w:rsidRPr="00E45822" w:rsidRDefault="00CB4BEB" w:rsidP="003C0924">
            <w:pPr>
              <w:jc w:val="center"/>
              <w:rPr>
                <w:rFonts w:ascii="Trebuchet MS" w:hAnsi="Trebuchet MS" w:cs="Trebuchet MS"/>
                <w:sz w:val="18"/>
                <w:szCs w:val="18"/>
              </w:rPr>
            </w:pPr>
            <w:r w:rsidRPr="00E45822">
              <w:rPr>
                <w:rFonts w:ascii="Trebuchet MS" w:hAnsi="Trebuchet MS" w:cs="Trebuchet MS"/>
                <w:sz w:val="18"/>
                <w:szCs w:val="18"/>
              </w:rPr>
              <w:t>B</w:t>
            </w:r>
          </w:p>
        </w:tc>
        <w:tc>
          <w:tcPr>
            <w:tcW w:w="0" w:type="auto"/>
            <w:tcBorders>
              <w:top w:val="single" w:sz="4" w:space="0" w:color="auto"/>
              <w:left w:val="single" w:sz="4" w:space="0" w:color="auto"/>
              <w:bottom w:val="single" w:sz="4" w:space="0" w:color="auto"/>
            </w:tcBorders>
            <w:shd w:val="clear" w:color="auto" w:fill="FFFFFF"/>
            <w:vAlign w:val="center"/>
          </w:tcPr>
          <w:p w14:paraId="26100AE3" w14:textId="77777777" w:rsidR="00CB4BEB" w:rsidRPr="00735C78" w:rsidRDefault="00CB4BEB" w:rsidP="003C0924">
            <w:pPr>
              <w:rPr>
                <w:rFonts w:ascii="Trebuchet MS" w:hAnsi="Trebuchet MS" w:cs="Trebuchet MS"/>
                <w:sz w:val="18"/>
                <w:szCs w:val="18"/>
              </w:rPr>
            </w:pPr>
            <w:r w:rsidRPr="00735C78">
              <w:rPr>
                <w:rFonts w:ascii="Arial" w:hAnsi="Arial" w:cs="Arial"/>
                <w:sz w:val="18"/>
                <w:szCs w:val="18"/>
              </w:rPr>
              <w:t xml:space="preserve">Adressen er beskyttet i CPR </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507E5A9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center"/>
          </w:tcPr>
          <w:p w14:paraId="1A672310"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 xml:space="preserve">Adressen er beskyttet i CPR </w:t>
            </w:r>
          </w:p>
        </w:tc>
      </w:tr>
      <w:tr w:rsidR="00CB4BEB" w:rsidRPr="00E45822" w14:paraId="658CFDEA"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2A3B1722" w14:textId="77777777" w:rsidR="00CB4BEB" w:rsidRPr="00E45822" w:rsidRDefault="00CB4BEB" w:rsidP="003C0924">
            <w:pPr>
              <w:jc w:val="center"/>
              <w:rPr>
                <w:rFonts w:ascii="Trebuchet MS" w:hAnsi="Trebuchet MS" w:cs="Trebuchet MS"/>
                <w:sz w:val="18"/>
                <w:szCs w:val="18"/>
              </w:rPr>
            </w:pPr>
            <w:r w:rsidRPr="00E45822">
              <w:rPr>
                <w:rFonts w:ascii="Trebuchet MS" w:hAnsi="Trebuchet MS" w:cs="Trebuchet MS"/>
                <w:sz w:val="18"/>
                <w:szCs w:val="18"/>
              </w:rPr>
              <w:t>E</w:t>
            </w:r>
          </w:p>
        </w:tc>
        <w:tc>
          <w:tcPr>
            <w:tcW w:w="0" w:type="auto"/>
            <w:tcBorders>
              <w:top w:val="single" w:sz="4" w:space="0" w:color="auto"/>
              <w:left w:val="single" w:sz="4" w:space="0" w:color="auto"/>
              <w:bottom w:val="single" w:sz="4" w:space="0" w:color="auto"/>
            </w:tcBorders>
            <w:shd w:val="clear" w:color="auto" w:fill="FFFFFF"/>
            <w:vAlign w:val="center"/>
          </w:tcPr>
          <w:p w14:paraId="37F345C7" w14:textId="77777777" w:rsidR="00CB4BEB" w:rsidRPr="00735C78" w:rsidRDefault="00CB4BEB" w:rsidP="003C0924">
            <w:pPr>
              <w:rPr>
                <w:rFonts w:ascii="Trebuchet MS" w:hAnsi="Trebuchet MS" w:cs="Trebuchet MS"/>
                <w:sz w:val="18"/>
                <w:szCs w:val="18"/>
              </w:rPr>
            </w:pPr>
            <w:r w:rsidRPr="00735C78">
              <w:rPr>
                <w:rFonts w:ascii="Arial" w:hAnsi="Arial" w:cs="Arial"/>
                <w:sz w:val="18"/>
                <w:szCs w:val="18"/>
              </w:rPr>
              <w:t xml:space="preserve">Der overføres ikke oplysning fra ESR til vejvisere </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0AC8A64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center"/>
          </w:tcPr>
          <w:p w14:paraId="4E9FDA78"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 xml:space="preserve">Der overføres ikke oplysning fra ESR til vejvisere </w:t>
            </w:r>
          </w:p>
        </w:tc>
      </w:tr>
      <w:tr w:rsidR="00CB4BEB" w:rsidRPr="00E45822" w14:paraId="20A4FD6F"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6CF5EF6B" w14:textId="77777777" w:rsidR="00CB4BEB" w:rsidRPr="00E45822" w:rsidRDefault="00CB4BEB" w:rsidP="003C0924">
            <w:pPr>
              <w:jc w:val="center"/>
              <w:rPr>
                <w:rFonts w:ascii="Trebuchet MS" w:hAnsi="Trebuchet MS" w:cs="Trebuchet MS"/>
                <w:sz w:val="18"/>
                <w:szCs w:val="18"/>
              </w:rPr>
            </w:pPr>
            <w:r w:rsidRPr="00E45822">
              <w:rPr>
                <w:rFonts w:ascii="Trebuchet MS" w:hAnsi="Trebuchet MS" w:cs="Trebuchet MS"/>
                <w:sz w:val="18"/>
                <w:szCs w:val="18"/>
              </w:rPr>
              <w:t>L</w:t>
            </w:r>
          </w:p>
        </w:tc>
        <w:tc>
          <w:tcPr>
            <w:tcW w:w="0" w:type="auto"/>
            <w:tcBorders>
              <w:top w:val="single" w:sz="4" w:space="0" w:color="auto"/>
              <w:left w:val="single" w:sz="4" w:space="0" w:color="auto"/>
              <w:bottom w:val="single" w:sz="4" w:space="0" w:color="auto"/>
            </w:tcBorders>
            <w:shd w:val="clear" w:color="auto" w:fill="FFFFFF"/>
            <w:vAlign w:val="center"/>
          </w:tcPr>
          <w:p w14:paraId="31EECDEA" w14:textId="77777777" w:rsidR="00CB4BEB" w:rsidRPr="00735C78" w:rsidRDefault="00CB4BEB" w:rsidP="003C0924">
            <w:pPr>
              <w:rPr>
                <w:rFonts w:ascii="Trebuchet MS" w:hAnsi="Trebuchet MS" w:cs="Trebuchet MS"/>
                <w:sz w:val="18"/>
                <w:szCs w:val="18"/>
              </w:rPr>
            </w:pPr>
            <w:r w:rsidRPr="00735C78">
              <w:rPr>
                <w:rFonts w:ascii="Arial" w:hAnsi="Arial" w:cs="Arial"/>
                <w:sz w:val="18"/>
                <w:szCs w:val="18"/>
              </w:rPr>
              <w:t xml:space="preserve">Adressen må ikke optages i vejvisere </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315E4F2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center"/>
          </w:tcPr>
          <w:p w14:paraId="0A0FF134"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 xml:space="preserve">Adressen må ikke optages i vejvisere </w:t>
            </w:r>
          </w:p>
        </w:tc>
      </w:tr>
    </w:tbl>
    <w:p w14:paraId="6C1542C4" w14:textId="77777777" w:rsidR="00B22412" w:rsidRDefault="00B22412" w:rsidP="00B22412">
      <w:bookmarkStart w:id="2632" w:name="_Toc63351468"/>
    </w:p>
    <w:p w14:paraId="749B3EDF" w14:textId="4F1B799C" w:rsidR="00CB4BEB" w:rsidRDefault="00CB4BEB" w:rsidP="00CB4BEB">
      <w:pPr>
        <w:pStyle w:val="Overskrift2"/>
      </w:pPr>
      <w:bookmarkStart w:id="2633" w:name="_Toc122436122"/>
      <w:r>
        <w:t>5.8.2</w:t>
      </w:r>
      <w:r w:rsidRPr="00066C65">
        <w:t xml:space="preserve"> </w:t>
      </w:r>
      <w:r>
        <w:t>Lokalrådsområde</w:t>
      </w:r>
      <w:r w:rsidRPr="00066C65">
        <w:t xml:space="preserve"> (5</w:t>
      </w:r>
      <w:r>
        <w:t>7</w:t>
      </w:r>
      <w:r w:rsidRPr="00066C65">
        <w:t>0</w:t>
      </w:r>
      <w:r>
        <w:t>1</w:t>
      </w:r>
      <w:r w:rsidRPr="00066C65">
        <w:t>)</w:t>
      </w:r>
      <w:bookmarkEnd w:id="2631"/>
      <w:bookmarkEnd w:id="2632"/>
      <w:bookmarkEnd w:id="2633"/>
      <w:r w:rsidRPr="00F13750">
        <w:t xml:space="preserve"> </w:t>
      </w:r>
    </w:p>
    <w:tbl>
      <w:tblPr>
        <w:tblW w:w="14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38"/>
        <w:gridCol w:w="1164"/>
        <w:gridCol w:w="6164"/>
        <w:gridCol w:w="1155"/>
        <w:gridCol w:w="1414"/>
        <w:gridCol w:w="1633"/>
        <w:gridCol w:w="1628"/>
        <w:gridCol w:w="72"/>
      </w:tblGrid>
      <w:tr w:rsidR="00CB4BEB" w:rsidRPr="0051728E" w14:paraId="7E554C51" w14:textId="77777777" w:rsidTr="003C0924">
        <w:trPr>
          <w:trHeight w:hRule="exact" w:val="510"/>
        </w:trPr>
        <w:tc>
          <w:tcPr>
            <w:tcW w:w="1438" w:type="dxa"/>
            <w:tcBorders>
              <w:bottom w:val="single" w:sz="4" w:space="0" w:color="auto"/>
            </w:tcBorders>
            <w:shd w:val="clear" w:color="auto" w:fill="D9D9D9"/>
            <w:vAlign w:val="center"/>
          </w:tcPr>
          <w:p w14:paraId="02C7F005"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164" w:type="dxa"/>
            <w:tcBorders>
              <w:bottom w:val="single" w:sz="4" w:space="0" w:color="auto"/>
            </w:tcBorders>
            <w:shd w:val="clear" w:color="auto" w:fill="D9D9D9"/>
            <w:vAlign w:val="center"/>
          </w:tcPr>
          <w:p w14:paraId="4B4F9ECC"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6164" w:type="dxa"/>
            <w:tcBorders>
              <w:bottom w:val="single" w:sz="4" w:space="0" w:color="auto"/>
            </w:tcBorders>
            <w:shd w:val="clear" w:color="auto" w:fill="D9D9D9"/>
            <w:vAlign w:val="center"/>
          </w:tcPr>
          <w:p w14:paraId="488BCDAE"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365E6753"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414" w:type="dxa"/>
            <w:tcBorders>
              <w:bottom w:val="single" w:sz="4" w:space="0" w:color="auto"/>
            </w:tcBorders>
            <w:shd w:val="clear" w:color="auto" w:fill="D9D9D9"/>
            <w:vAlign w:val="center"/>
          </w:tcPr>
          <w:p w14:paraId="5EAEB03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633" w:type="dxa"/>
            <w:tcBorders>
              <w:bottom w:val="single" w:sz="4" w:space="0" w:color="auto"/>
            </w:tcBorders>
            <w:shd w:val="clear" w:color="auto" w:fill="D9D9D9"/>
            <w:vAlign w:val="center"/>
          </w:tcPr>
          <w:p w14:paraId="6EAA4E38"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1687B54E"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1700" w:type="dxa"/>
            <w:gridSpan w:val="2"/>
            <w:shd w:val="clear" w:color="auto" w:fill="D9D9D9"/>
            <w:vAlign w:val="center"/>
          </w:tcPr>
          <w:p w14:paraId="6F4327A8"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0678E8" w14:paraId="31B438AA" w14:textId="77777777" w:rsidTr="003C0924">
        <w:trPr>
          <w:trHeight w:hRule="exact" w:val="510"/>
        </w:trPr>
        <w:tc>
          <w:tcPr>
            <w:tcW w:w="1438" w:type="dxa"/>
            <w:tcBorders>
              <w:top w:val="single" w:sz="4" w:space="0" w:color="auto"/>
              <w:left w:val="single" w:sz="4" w:space="0" w:color="auto"/>
              <w:bottom w:val="nil"/>
              <w:right w:val="single" w:sz="4" w:space="0" w:color="auto"/>
            </w:tcBorders>
            <w:shd w:val="clear" w:color="auto" w:fill="D9D9D9"/>
            <w:vAlign w:val="center"/>
          </w:tcPr>
          <w:p w14:paraId="295DBC09" w14:textId="77777777" w:rsidR="00CB4BEB" w:rsidRPr="000678E8" w:rsidRDefault="00CB4BEB" w:rsidP="003C0924">
            <w:pPr>
              <w:rPr>
                <w:rFonts w:ascii="Trebuchet MS" w:hAnsi="Trebuchet MS"/>
                <w:sz w:val="18"/>
                <w:szCs w:val="18"/>
              </w:rPr>
            </w:pPr>
            <w:proofErr w:type="spellStart"/>
            <w:r w:rsidRPr="000678E8">
              <w:rPr>
                <w:rFonts w:ascii="Trebuchet MS" w:hAnsi="Trebuchet MS"/>
                <w:sz w:val="18"/>
                <w:szCs w:val="18"/>
              </w:rPr>
              <w:t>lokalraad_navn</w:t>
            </w:r>
            <w:proofErr w:type="spellEnd"/>
          </w:p>
        </w:tc>
        <w:tc>
          <w:tcPr>
            <w:tcW w:w="1164" w:type="dxa"/>
            <w:tcBorders>
              <w:top w:val="single" w:sz="4" w:space="0" w:color="auto"/>
              <w:left w:val="single" w:sz="4" w:space="0" w:color="auto"/>
              <w:bottom w:val="nil"/>
              <w:right w:val="single" w:sz="4" w:space="0" w:color="auto"/>
            </w:tcBorders>
            <w:vAlign w:val="center"/>
          </w:tcPr>
          <w:p w14:paraId="0C035B72" w14:textId="77777777" w:rsidR="00CB4BEB" w:rsidRDefault="00CB4BEB" w:rsidP="003C0924">
            <w:pPr>
              <w:rPr>
                <w:rFonts w:ascii="Trebuchet MS" w:hAnsi="Trebuchet MS"/>
                <w:sz w:val="18"/>
                <w:szCs w:val="18"/>
              </w:rPr>
            </w:pPr>
            <w:proofErr w:type="spellStart"/>
            <w:r>
              <w:rPr>
                <w:rFonts w:ascii="Trebuchet MS" w:hAnsi="Trebuchet MS"/>
                <w:sz w:val="18"/>
                <w:szCs w:val="18"/>
              </w:rPr>
              <w:t>lokalra_na</w:t>
            </w:r>
            <w:proofErr w:type="spellEnd"/>
          </w:p>
        </w:tc>
        <w:tc>
          <w:tcPr>
            <w:tcW w:w="6164" w:type="dxa"/>
            <w:tcBorders>
              <w:top w:val="single" w:sz="4" w:space="0" w:color="auto"/>
              <w:left w:val="single" w:sz="4" w:space="0" w:color="auto"/>
              <w:bottom w:val="nil"/>
              <w:right w:val="single" w:sz="4" w:space="0" w:color="auto"/>
            </w:tcBorders>
            <w:shd w:val="clear" w:color="auto" w:fill="auto"/>
            <w:vAlign w:val="bottom"/>
          </w:tcPr>
          <w:p w14:paraId="77D7E466" w14:textId="77777777" w:rsidR="00CB4BEB" w:rsidRPr="000678E8" w:rsidRDefault="00CB4BEB" w:rsidP="003C0924">
            <w:pPr>
              <w:rPr>
                <w:rFonts w:ascii="Trebuchet MS" w:hAnsi="Trebuchet MS"/>
                <w:sz w:val="18"/>
                <w:szCs w:val="18"/>
              </w:rPr>
            </w:pPr>
            <w:r>
              <w:rPr>
                <w:rFonts w:ascii="Trebuchet MS" w:hAnsi="Trebuchet MS"/>
                <w:sz w:val="18"/>
                <w:szCs w:val="18"/>
              </w:rPr>
              <w:t>Navnet på lokalrådet. Normalt er navnet en henvisning til en landsby, bydel, skoledistrikt eller et andet lokalt navn.</w:t>
            </w:r>
          </w:p>
        </w:tc>
        <w:tc>
          <w:tcPr>
            <w:tcW w:w="1155" w:type="dxa"/>
            <w:tcBorders>
              <w:top w:val="single" w:sz="4" w:space="0" w:color="auto"/>
              <w:left w:val="single" w:sz="4" w:space="0" w:color="auto"/>
              <w:bottom w:val="nil"/>
              <w:right w:val="single" w:sz="4" w:space="0" w:color="auto"/>
            </w:tcBorders>
            <w:shd w:val="clear" w:color="auto" w:fill="auto"/>
            <w:vAlign w:val="center"/>
          </w:tcPr>
          <w:p w14:paraId="306221E7" w14:textId="77777777" w:rsidR="00CB4BEB" w:rsidRPr="000678E8" w:rsidRDefault="00CB4BEB" w:rsidP="003C0924">
            <w:pPr>
              <w:rPr>
                <w:rFonts w:ascii="Trebuchet MS" w:hAnsi="Trebuchet MS" w:cs="Trebuchet MS"/>
                <w:sz w:val="18"/>
                <w:szCs w:val="18"/>
              </w:rPr>
            </w:pPr>
            <w:r w:rsidRPr="000678E8">
              <w:rPr>
                <w:rFonts w:ascii="Trebuchet MS" w:hAnsi="Trebuchet MS" w:cs="Trebuchet MS"/>
                <w:sz w:val="18"/>
                <w:szCs w:val="18"/>
              </w:rPr>
              <w:t>Tekststreng</w:t>
            </w:r>
          </w:p>
        </w:tc>
        <w:tc>
          <w:tcPr>
            <w:tcW w:w="1414" w:type="dxa"/>
            <w:tcBorders>
              <w:top w:val="single" w:sz="4" w:space="0" w:color="auto"/>
              <w:left w:val="single" w:sz="4" w:space="0" w:color="auto"/>
              <w:bottom w:val="nil"/>
              <w:right w:val="single" w:sz="4" w:space="0" w:color="auto"/>
            </w:tcBorders>
            <w:shd w:val="clear" w:color="auto" w:fill="auto"/>
            <w:vAlign w:val="center"/>
          </w:tcPr>
          <w:p w14:paraId="3FBB76B5" w14:textId="77777777" w:rsidR="00CB4BEB" w:rsidRPr="000678E8" w:rsidRDefault="00CB4BEB" w:rsidP="003C0924">
            <w:pPr>
              <w:rPr>
                <w:rFonts w:ascii="Trebuchet MS" w:hAnsi="Trebuchet MS" w:cs="Trebuchet MS"/>
                <w:sz w:val="18"/>
                <w:szCs w:val="18"/>
              </w:rPr>
            </w:pPr>
            <w:r w:rsidRPr="000678E8">
              <w:rPr>
                <w:rFonts w:ascii="Trebuchet MS" w:hAnsi="Trebuchet MS" w:cs="Trebuchet MS"/>
                <w:sz w:val="18"/>
                <w:szCs w:val="18"/>
              </w:rPr>
              <w:t>0-128 tegn</w:t>
            </w:r>
          </w:p>
        </w:tc>
        <w:tc>
          <w:tcPr>
            <w:tcW w:w="1633" w:type="dxa"/>
            <w:tcBorders>
              <w:top w:val="single" w:sz="4" w:space="0" w:color="auto"/>
              <w:left w:val="single" w:sz="4" w:space="0" w:color="auto"/>
              <w:bottom w:val="nil"/>
              <w:right w:val="single" w:sz="4" w:space="0" w:color="auto"/>
            </w:tcBorders>
            <w:shd w:val="clear" w:color="auto" w:fill="auto"/>
            <w:vAlign w:val="center"/>
          </w:tcPr>
          <w:p w14:paraId="15C5C4CA" w14:textId="77777777" w:rsidR="00CB4BEB" w:rsidRPr="000678E8"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1700" w:type="dxa"/>
            <w:gridSpan w:val="2"/>
            <w:tcBorders>
              <w:top w:val="single" w:sz="4" w:space="0" w:color="auto"/>
              <w:left w:val="single" w:sz="4" w:space="0" w:color="auto"/>
              <w:bottom w:val="nil"/>
              <w:right w:val="single" w:sz="4" w:space="0" w:color="auto"/>
            </w:tcBorders>
            <w:shd w:val="clear" w:color="auto" w:fill="auto"/>
            <w:vAlign w:val="center"/>
          </w:tcPr>
          <w:p w14:paraId="5F1B345A" w14:textId="77777777" w:rsidR="00CB4BEB" w:rsidRPr="000678E8" w:rsidRDefault="00CB4BEB" w:rsidP="003C0924">
            <w:pPr>
              <w:rPr>
                <w:rFonts w:ascii="Trebuchet MS" w:hAnsi="Trebuchet MS" w:cs="Trebuchet MS"/>
                <w:sz w:val="18"/>
                <w:szCs w:val="18"/>
              </w:rPr>
            </w:pPr>
            <w:r>
              <w:rPr>
                <w:rFonts w:ascii="Trebuchet MS" w:hAnsi="Trebuchet MS" w:cs="Trebuchet MS"/>
                <w:sz w:val="18"/>
                <w:szCs w:val="18"/>
              </w:rPr>
              <w:t>Blovstrød</w:t>
            </w:r>
          </w:p>
        </w:tc>
      </w:tr>
      <w:tr w:rsidR="00CB4BEB" w:rsidRPr="00CE1917" w14:paraId="7FF02F64" w14:textId="77777777" w:rsidTr="003C0924">
        <w:trPr>
          <w:trHeight w:hRule="exact" w:val="255"/>
        </w:trPr>
        <w:tc>
          <w:tcPr>
            <w:tcW w:w="1438" w:type="dxa"/>
            <w:tcBorders>
              <w:top w:val="single" w:sz="4" w:space="0" w:color="auto"/>
              <w:left w:val="single" w:sz="4" w:space="0" w:color="auto"/>
              <w:bottom w:val="single" w:sz="4" w:space="0" w:color="auto"/>
              <w:right w:val="single" w:sz="4" w:space="0" w:color="auto"/>
            </w:tcBorders>
            <w:shd w:val="clear" w:color="auto" w:fill="97DDBA"/>
            <w:vAlign w:val="bottom"/>
          </w:tcPr>
          <w:p w14:paraId="69EE8EAC"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w:t>
            </w:r>
            <w:r w:rsidRPr="00CE1917">
              <w:rPr>
                <w:rFonts w:ascii="Trebuchet MS" w:hAnsi="Trebuchet MS" w:cs="Trebuchet MS"/>
                <w:sz w:val="18"/>
                <w:szCs w:val="18"/>
              </w:rPr>
              <w:t>ink</w:t>
            </w:r>
          </w:p>
        </w:tc>
        <w:tc>
          <w:tcPr>
            <w:tcW w:w="1164" w:type="dxa"/>
            <w:tcBorders>
              <w:top w:val="single" w:sz="4" w:space="0" w:color="auto"/>
              <w:left w:val="single" w:sz="4" w:space="0" w:color="auto"/>
              <w:bottom w:val="single" w:sz="4" w:space="0" w:color="auto"/>
              <w:right w:val="single" w:sz="4" w:space="0" w:color="auto"/>
            </w:tcBorders>
            <w:shd w:val="clear" w:color="auto" w:fill="97DDBA"/>
          </w:tcPr>
          <w:p w14:paraId="7FE4502C" w14:textId="77777777" w:rsidR="00CB4BEB" w:rsidRPr="0014307B" w:rsidRDefault="00CB4BEB" w:rsidP="003C0924">
            <w:pPr>
              <w:rPr>
                <w:rFonts w:ascii="Trebuchet MS" w:hAnsi="Trebuchet MS" w:cs="Trebuchet MS"/>
                <w:sz w:val="18"/>
                <w:szCs w:val="18"/>
              </w:rPr>
            </w:pPr>
          </w:p>
        </w:tc>
        <w:tc>
          <w:tcPr>
            <w:tcW w:w="12066"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74E49334"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746B9599" w14:textId="77777777" w:rsidTr="003C0924">
        <w:trPr>
          <w:gridAfter w:val="1"/>
          <w:wAfter w:w="72" w:type="dxa"/>
          <w:trHeight w:hRule="exact" w:val="431"/>
        </w:trPr>
        <w:tc>
          <w:tcPr>
            <w:tcW w:w="14596" w:type="dxa"/>
            <w:gridSpan w:val="7"/>
            <w:tcBorders>
              <w:top w:val="nil"/>
              <w:left w:val="nil"/>
              <w:bottom w:val="nil"/>
              <w:right w:val="nil"/>
            </w:tcBorders>
            <w:shd w:val="clear" w:color="auto" w:fill="97DDBA"/>
            <w:vAlign w:val="bottom"/>
          </w:tcPr>
          <w:p w14:paraId="3C57191F"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5E56F887" w14:textId="77777777" w:rsidR="00CB4BEB" w:rsidRDefault="00CB4BEB" w:rsidP="00CB4BEB">
      <w:pPr>
        <w:pStyle w:val="Overskrift6"/>
      </w:pPr>
      <w:r>
        <w:t>5.8.2.1</w:t>
      </w:r>
      <w:r w:rsidRPr="00A32757">
        <w:t xml:space="preserve"> </w:t>
      </w:r>
      <w:r>
        <w:t>Metadata</w:t>
      </w:r>
      <w:r w:rsidRPr="00B60AFE">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561C5516" w14:textId="77777777" w:rsidTr="003C0924">
        <w:trPr>
          <w:trHeight w:hRule="exact" w:val="255"/>
        </w:trPr>
        <w:tc>
          <w:tcPr>
            <w:tcW w:w="2235" w:type="dxa"/>
            <w:shd w:val="clear" w:color="auto" w:fill="D9D9D9"/>
            <w:vAlign w:val="bottom"/>
          </w:tcPr>
          <w:p w14:paraId="49894D4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336573E8"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E7D61D0" w14:textId="77777777" w:rsidTr="003C0924">
        <w:trPr>
          <w:trHeight w:hRule="exact" w:val="255"/>
        </w:trPr>
        <w:tc>
          <w:tcPr>
            <w:tcW w:w="2235" w:type="dxa"/>
            <w:shd w:val="clear" w:color="auto" w:fill="E0E0E0"/>
            <w:vAlign w:val="bottom"/>
          </w:tcPr>
          <w:p w14:paraId="17F9039D"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470C509D" w14:textId="77777777" w:rsidR="00CB4BEB" w:rsidRPr="0051728E" w:rsidRDefault="00CB4BEB" w:rsidP="003C0924">
            <w:pPr>
              <w:rPr>
                <w:rFonts w:ascii="Trebuchet MS" w:hAnsi="Trebuchet MS" w:cs="Trebuchet MS"/>
                <w:sz w:val="18"/>
                <w:szCs w:val="18"/>
              </w:rPr>
            </w:pPr>
            <w:r w:rsidRPr="00F13750">
              <w:rPr>
                <w:rFonts w:ascii="Trebuchet MS" w:hAnsi="Trebuchet MS" w:cs="Trebuchet MS"/>
                <w:sz w:val="18"/>
                <w:szCs w:val="18"/>
              </w:rPr>
              <w:t>Lokalrådsområde</w:t>
            </w:r>
          </w:p>
        </w:tc>
      </w:tr>
      <w:tr w:rsidR="00CB4BEB" w:rsidRPr="0051728E" w14:paraId="00847739" w14:textId="77777777" w:rsidTr="003C0924">
        <w:trPr>
          <w:trHeight w:hRule="exact" w:val="255"/>
        </w:trPr>
        <w:tc>
          <w:tcPr>
            <w:tcW w:w="2235" w:type="dxa"/>
            <w:shd w:val="clear" w:color="auto" w:fill="E0E0E0"/>
            <w:vAlign w:val="bottom"/>
          </w:tcPr>
          <w:p w14:paraId="6B1E4D0A"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047E68BB" w14:textId="77777777" w:rsidR="00CB4BEB" w:rsidRDefault="00CB4BEB" w:rsidP="003C0924">
            <w:pPr>
              <w:rPr>
                <w:rFonts w:ascii="Trebuchet MS" w:hAnsi="Trebuchet MS"/>
                <w:sz w:val="18"/>
                <w:szCs w:val="18"/>
              </w:rPr>
            </w:pPr>
            <w:r>
              <w:rPr>
                <w:rFonts w:ascii="Trebuchet MS" w:hAnsi="Trebuchet MS"/>
                <w:sz w:val="18"/>
                <w:szCs w:val="18"/>
              </w:rPr>
              <w:t>5701</w:t>
            </w:r>
          </w:p>
        </w:tc>
      </w:tr>
      <w:tr w:rsidR="00CB4BEB" w:rsidRPr="0051728E" w14:paraId="32DE3AB1" w14:textId="77777777" w:rsidTr="003C0924">
        <w:trPr>
          <w:trHeight w:hRule="exact" w:val="255"/>
        </w:trPr>
        <w:tc>
          <w:tcPr>
            <w:tcW w:w="2235" w:type="dxa"/>
            <w:shd w:val="clear" w:color="auto" w:fill="E0E0E0"/>
            <w:vAlign w:val="bottom"/>
          </w:tcPr>
          <w:p w14:paraId="74DE7C6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16576C30" w14:textId="77777777" w:rsidR="00CB4BEB" w:rsidRPr="00F279E4" w:rsidRDefault="00CB4BEB" w:rsidP="003C0924">
            <w:pPr>
              <w:rPr>
                <w:rFonts w:ascii="Trebuchet MS" w:hAnsi="Trebuchet MS" w:cs="Trebuchet MS"/>
                <w:sz w:val="18"/>
                <w:szCs w:val="18"/>
              </w:rPr>
            </w:pPr>
            <w:r>
              <w:rPr>
                <w:rFonts w:ascii="Trebuchet MS" w:hAnsi="Trebuchet MS"/>
                <w:sz w:val="18"/>
                <w:szCs w:val="18"/>
              </w:rPr>
              <w:t>Lokalråd/lokaludvalg dæknings</w:t>
            </w:r>
            <w:r w:rsidRPr="000678E8">
              <w:rPr>
                <w:rFonts w:ascii="Trebuchet MS" w:hAnsi="Trebuchet MS"/>
                <w:sz w:val="18"/>
                <w:szCs w:val="18"/>
              </w:rPr>
              <w:t>områder</w:t>
            </w:r>
          </w:p>
        </w:tc>
      </w:tr>
      <w:tr w:rsidR="00CB4BEB" w:rsidRPr="0051728E" w14:paraId="65A475EC" w14:textId="77777777" w:rsidTr="003D1B6B">
        <w:trPr>
          <w:trHeight w:hRule="exact" w:val="795"/>
        </w:trPr>
        <w:tc>
          <w:tcPr>
            <w:tcW w:w="2235" w:type="dxa"/>
            <w:shd w:val="clear" w:color="auto" w:fill="E0E0E0"/>
            <w:vAlign w:val="center"/>
          </w:tcPr>
          <w:p w14:paraId="127E563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lastRenderedPageBreak/>
              <w:t>Beskrivelse</w:t>
            </w:r>
          </w:p>
        </w:tc>
        <w:tc>
          <w:tcPr>
            <w:tcW w:w="11340" w:type="dxa"/>
            <w:shd w:val="clear" w:color="auto" w:fill="FFFFFF"/>
            <w:vAlign w:val="bottom"/>
          </w:tcPr>
          <w:p w14:paraId="13BD70FE" w14:textId="79C7566D" w:rsidR="00CB4BEB" w:rsidRPr="00D77840" w:rsidRDefault="00CB4BEB" w:rsidP="003C0924">
            <w:pPr>
              <w:rPr>
                <w:rFonts w:ascii="Trebuchet MS" w:hAnsi="Trebuchet MS" w:cs="Trebuchet MS"/>
                <w:sz w:val="18"/>
                <w:szCs w:val="18"/>
              </w:rPr>
            </w:pPr>
            <w:r w:rsidRPr="003D1B6B">
              <w:rPr>
                <w:rFonts w:ascii="Trebuchet MS" w:hAnsi="Trebuchet MS" w:cs="Trebuchet MS"/>
                <w:sz w:val="18"/>
                <w:szCs w:val="18"/>
              </w:rPr>
              <w:t>Lokaludvalg</w:t>
            </w:r>
            <w:r w:rsidRPr="00B60AFE">
              <w:rPr>
                <w:rFonts w:ascii="Trebuchet MS" w:hAnsi="Trebuchet MS" w:cs="Trebuchet MS"/>
                <w:sz w:val="18"/>
                <w:szCs w:val="18"/>
              </w:rPr>
              <w:t xml:space="preserve"> er lokale forsamlinger, som en kommune kan nedsætte efter </w:t>
            </w:r>
            <w:hyperlink r:id="rId34" w:tooltip="Styrelsesloven" w:history="1">
              <w:r w:rsidR="003D1B6B" w:rsidRPr="003D1B6B">
                <w:t>K</w:t>
              </w:r>
              <w:r w:rsidRPr="003D1B6B">
                <w:t>ommunestyrelseslovens</w:t>
              </w:r>
            </w:hyperlink>
            <w:r w:rsidRPr="00B60AFE">
              <w:rPr>
                <w:rFonts w:ascii="Trebuchet MS" w:hAnsi="Trebuchet MS" w:cs="Trebuchet MS"/>
                <w:sz w:val="18"/>
                <w:szCs w:val="18"/>
              </w:rPr>
              <w:t xml:space="preserve"> §65d, som også giver bemyndigelse til, at der kan uddelegeres beslutningskompetence til lokaludvalg. Lokaludvalgets medlemmer udpeges af kommunalbestyrelsen, og er tiltænkt at fungere som lokalområdets talerør.</w:t>
            </w:r>
          </w:p>
        </w:tc>
      </w:tr>
      <w:tr w:rsidR="00CB4BEB" w:rsidRPr="00DB2B74" w14:paraId="13B69462" w14:textId="77777777" w:rsidTr="003C0924">
        <w:trPr>
          <w:trHeight w:hRule="exact" w:val="255"/>
        </w:trPr>
        <w:tc>
          <w:tcPr>
            <w:tcW w:w="2235" w:type="dxa"/>
            <w:shd w:val="clear" w:color="auto" w:fill="E0E0E0"/>
            <w:vAlign w:val="bottom"/>
          </w:tcPr>
          <w:p w14:paraId="714CBAAB"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Formaal</w:t>
            </w:r>
            <w:proofErr w:type="spellEnd"/>
            <w:r w:rsidRPr="00576460">
              <w:rPr>
                <w:rFonts w:ascii="Trebuchet MS" w:hAnsi="Trebuchet MS" w:cs="Trebuchet MS"/>
                <w:sz w:val="18"/>
                <w:szCs w:val="18"/>
              </w:rPr>
              <w:t xml:space="preserve"> </w:t>
            </w:r>
          </w:p>
        </w:tc>
        <w:tc>
          <w:tcPr>
            <w:tcW w:w="11340" w:type="dxa"/>
            <w:shd w:val="clear" w:color="auto" w:fill="FFFFFF"/>
            <w:vAlign w:val="bottom"/>
          </w:tcPr>
          <w:p w14:paraId="27A22D7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Oplyse sagsbehandler og borger via selvbetjeningsløsninger, hvilket lokalråd/-udvalg de dækker deres by/bydel m.v.</w:t>
            </w:r>
          </w:p>
        </w:tc>
      </w:tr>
      <w:tr w:rsidR="00CB4BEB" w:rsidRPr="0051728E" w14:paraId="51A0BAE1" w14:textId="77777777" w:rsidTr="003C0924">
        <w:trPr>
          <w:trHeight w:hRule="exact" w:val="255"/>
        </w:trPr>
        <w:tc>
          <w:tcPr>
            <w:tcW w:w="2235" w:type="dxa"/>
            <w:shd w:val="clear" w:color="auto" w:fill="E0E0E0"/>
            <w:vAlign w:val="bottom"/>
          </w:tcPr>
          <w:p w14:paraId="5E6733E3"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383E85D3" w14:textId="77777777" w:rsidR="00CB4BEB" w:rsidRPr="00FE3FC3" w:rsidRDefault="00CB4BEB" w:rsidP="003C0924">
            <w:pPr>
              <w:rPr>
                <w:rFonts w:ascii="Trebuchet MS" w:hAnsi="Trebuchet MS" w:cs="Trebuchet MS"/>
                <w:sz w:val="18"/>
                <w:szCs w:val="18"/>
              </w:rPr>
            </w:pPr>
            <w:r w:rsidRPr="003D1B6B">
              <w:rPr>
                <w:rFonts w:ascii="Trebuchet MS" w:hAnsi="Trebuchet MS" w:cs="Trebuchet MS"/>
                <w:sz w:val="18"/>
                <w:szCs w:val="18"/>
              </w:rPr>
              <w:t>Administrative enheder</w:t>
            </w:r>
          </w:p>
        </w:tc>
      </w:tr>
      <w:tr w:rsidR="00CB4BEB" w:rsidRPr="0051728E" w14:paraId="03748387" w14:textId="77777777" w:rsidTr="003C0924">
        <w:trPr>
          <w:trHeight w:hRule="exact" w:val="255"/>
        </w:trPr>
        <w:tc>
          <w:tcPr>
            <w:tcW w:w="2235" w:type="dxa"/>
            <w:shd w:val="clear" w:color="auto" w:fill="E0E0E0"/>
            <w:vAlign w:val="bottom"/>
          </w:tcPr>
          <w:p w14:paraId="1E2E31AB" w14:textId="77777777" w:rsidR="00CB4BEB" w:rsidRPr="00492FFE" w:rsidRDefault="00CB4BEB" w:rsidP="003C0924">
            <w:pPr>
              <w:rPr>
                <w:rFonts w:ascii="Trebuchet MS" w:hAnsi="Trebuchet MS" w:cs="Trebuchet MS"/>
                <w:sz w:val="18"/>
                <w:szCs w:val="18"/>
              </w:rPr>
            </w:pPr>
            <w:proofErr w:type="spellStart"/>
            <w:r w:rsidRPr="00E45822">
              <w:rPr>
                <w:rFonts w:ascii="Trebuchet MS" w:hAnsi="Trebuchet MS" w:cs="Trebuchet MS"/>
                <w:sz w:val="18"/>
                <w:szCs w:val="18"/>
              </w:rPr>
              <w:t>Noegle</w:t>
            </w:r>
            <w:r w:rsidRPr="00492FFE">
              <w:rPr>
                <w:rFonts w:ascii="Trebuchet MS" w:hAnsi="Trebuchet MS" w:cs="Trebuchet MS"/>
                <w:sz w:val="18"/>
                <w:szCs w:val="18"/>
              </w:rPr>
              <w:t>_ord</w:t>
            </w:r>
            <w:proofErr w:type="spellEnd"/>
          </w:p>
        </w:tc>
        <w:tc>
          <w:tcPr>
            <w:tcW w:w="11340" w:type="dxa"/>
            <w:shd w:val="clear" w:color="auto" w:fill="FFFFFF"/>
            <w:vAlign w:val="bottom"/>
          </w:tcPr>
          <w:p w14:paraId="6D341E1F"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Lokaludvalg</w:t>
            </w:r>
          </w:p>
        </w:tc>
      </w:tr>
      <w:tr w:rsidR="00CB4BEB" w:rsidRPr="0051728E" w14:paraId="0C2B2153" w14:textId="77777777" w:rsidTr="003C0924">
        <w:trPr>
          <w:trHeight w:hRule="exact" w:val="255"/>
        </w:trPr>
        <w:tc>
          <w:tcPr>
            <w:tcW w:w="2235" w:type="dxa"/>
            <w:shd w:val="clear" w:color="auto" w:fill="E0E0E0"/>
            <w:vAlign w:val="bottom"/>
          </w:tcPr>
          <w:p w14:paraId="27E673B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4EF0EFC4"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4E27097A" w14:textId="77777777" w:rsidTr="003C0924">
        <w:trPr>
          <w:trHeight w:hRule="exact" w:val="255"/>
        </w:trPr>
        <w:tc>
          <w:tcPr>
            <w:tcW w:w="2235" w:type="dxa"/>
            <w:shd w:val="clear" w:color="auto" w:fill="E0E0E0"/>
            <w:vAlign w:val="bottom"/>
          </w:tcPr>
          <w:p w14:paraId="6DAA2EF0"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34D79976" w14:textId="3FDF8353" w:rsidR="00CB4BEB" w:rsidRPr="00FE3FC3" w:rsidRDefault="00000000" w:rsidP="003C0924">
            <w:pPr>
              <w:rPr>
                <w:rFonts w:ascii="Trebuchet MS" w:hAnsi="Trebuchet MS" w:cs="Trebuchet MS"/>
                <w:sz w:val="18"/>
                <w:szCs w:val="18"/>
              </w:rPr>
            </w:pPr>
            <w:hyperlink r:id="rId35" w:tooltip="Styrelsesloven" w:history="1">
              <w:r w:rsidR="003D1B6B" w:rsidRPr="003D1B6B">
                <w:t>K</w:t>
              </w:r>
              <w:r w:rsidR="00CB4BEB" w:rsidRPr="003D1B6B">
                <w:t>ommunestyrelseslovens</w:t>
              </w:r>
            </w:hyperlink>
            <w:r w:rsidR="00CB4BEB" w:rsidRPr="00B60AFE">
              <w:rPr>
                <w:rFonts w:ascii="Trebuchet MS" w:hAnsi="Trebuchet MS" w:cs="Trebuchet MS"/>
                <w:sz w:val="18"/>
                <w:szCs w:val="18"/>
              </w:rPr>
              <w:t xml:space="preserve"> §65d,</w:t>
            </w:r>
          </w:p>
        </w:tc>
      </w:tr>
      <w:tr w:rsidR="00CB4BEB" w:rsidRPr="00576460" w14:paraId="69D8A163" w14:textId="77777777" w:rsidTr="003C0924">
        <w:trPr>
          <w:trHeight w:hRule="exact" w:val="255"/>
        </w:trPr>
        <w:tc>
          <w:tcPr>
            <w:tcW w:w="2235" w:type="dxa"/>
            <w:shd w:val="clear" w:color="auto" w:fill="E0E0E0"/>
            <w:vAlign w:val="bottom"/>
          </w:tcPr>
          <w:p w14:paraId="4AA35D58"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KLE_koder</w:t>
            </w:r>
            <w:proofErr w:type="spellEnd"/>
          </w:p>
        </w:tc>
        <w:tc>
          <w:tcPr>
            <w:tcW w:w="11340" w:type="dxa"/>
            <w:shd w:val="clear" w:color="auto" w:fill="FFFFFF"/>
            <w:vAlign w:val="bottom"/>
          </w:tcPr>
          <w:p w14:paraId="7840D281" w14:textId="77777777" w:rsidR="00CB4BEB" w:rsidRPr="003D1B6B" w:rsidRDefault="00CB4BEB" w:rsidP="003C0924">
            <w:pPr>
              <w:rPr>
                <w:rFonts w:ascii="Trebuchet MS" w:hAnsi="Trebuchet MS" w:cs="Trebuchet MS"/>
                <w:sz w:val="18"/>
                <w:szCs w:val="18"/>
              </w:rPr>
            </w:pPr>
            <w:r w:rsidRPr="003D1B6B">
              <w:rPr>
                <w:rFonts w:ascii="Trebuchet MS" w:hAnsi="Trebuchet MS" w:cs="Trebuchet MS"/>
                <w:sz w:val="18"/>
                <w:szCs w:val="18"/>
              </w:rPr>
              <w:t>00.22.04</w:t>
            </w:r>
          </w:p>
        </w:tc>
      </w:tr>
    </w:tbl>
    <w:p w14:paraId="36B43CFD" w14:textId="77777777" w:rsidR="00CB4BEB" w:rsidRPr="00A32757" w:rsidRDefault="00CB4BEB" w:rsidP="00CB4BEB">
      <w:pPr>
        <w:pStyle w:val="Overskrift6"/>
      </w:pPr>
      <w:r>
        <w:t>5.8.2.2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5"/>
        <w:gridCol w:w="8961"/>
      </w:tblGrid>
      <w:tr w:rsidR="00CB4BEB" w:rsidRPr="0051728E" w14:paraId="08E0B76D" w14:textId="77777777" w:rsidTr="003C0924">
        <w:trPr>
          <w:trHeight w:hRule="exact" w:val="255"/>
        </w:trPr>
        <w:tc>
          <w:tcPr>
            <w:tcW w:w="4503" w:type="dxa"/>
            <w:shd w:val="clear" w:color="auto" w:fill="D9D9D9"/>
            <w:vAlign w:val="center"/>
          </w:tcPr>
          <w:p w14:paraId="3B94909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center"/>
          </w:tcPr>
          <w:p w14:paraId="4D7B290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305AE9BA" w14:textId="77777777" w:rsidTr="003C0924">
        <w:trPr>
          <w:trHeight w:hRule="exact" w:val="510"/>
        </w:trPr>
        <w:tc>
          <w:tcPr>
            <w:tcW w:w="4503" w:type="dxa"/>
            <w:shd w:val="clear" w:color="auto" w:fill="E0E0E0"/>
            <w:vAlign w:val="center"/>
          </w:tcPr>
          <w:p w14:paraId="2FE97C95"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center"/>
          </w:tcPr>
          <w:p w14:paraId="2B5D2B82"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Her skal følges byrådets beslutning, men om muligt vælg et allerede oprettet distrikt som f.eks. skoledistrikterne.</w:t>
            </w:r>
          </w:p>
        </w:tc>
      </w:tr>
      <w:tr w:rsidR="00CB4BEB" w:rsidRPr="0051728E" w14:paraId="05810BF4" w14:textId="77777777" w:rsidTr="003C0924">
        <w:trPr>
          <w:trHeight w:hRule="exact" w:val="255"/>
        </w:trPr>
        <w:tc>
          <w:tcPr>
            <w:tcW w:w="4503" w:type="dxa"/>
            <w:shd w:val="clear" w:color="auto" w:fill="E0E0E0"/>
            <w:vAlign w:val="bottom"/>
          </w:tcPr>
          <w:p w14:paraId="2AC553B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6F28A64F"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navnet på lokalrådet/udvalget</w:t>
            </w:r>
          </w:p>
        </w:tc>
      </w:tr>
      <w:tr w:rsidR="00CB4BEB" w:rsidRPr="0051728E" w14:paraId="2734EC60" w14:textId="77777777" w:rsidTr="003C0924">
        <w:trPr>
          <w:trHeight w:hRule="exact" w:val="255"/>
        </w:trPr>
        <w:tc>
          <w:tcPr>
            <w:tcW w:w="4503" w:type="dxa"/>
            <w:shd w:val="clear" w:color="auto" w:fill="E0E0E0"/>
            <w:vAlign w:val="bottom"/>
          </w:tcPr>
          <w:p w14:paraId="42B44EC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1A40136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1 Ha.</w:t>
            </w:r>
          </w:p>
        </w:tc>
      </w:tr>
      <w:tr w:rsidR="00CB4BEB" w:rsidRPr="0051728E" w14:paraId="5A3CE52E" w14:textId="77777777" w:rsidTr="003C0924">
        <w:trPr>
          <w:trHeight w:hRule="exact" w:val="255"/>
        </w:trPr>
        <w:tc>
          <w:tcPr>
            <w:tcW w:w="4503" w:type="dxa"/>
            <w:shd w:val="clear" w:color="auto" w:fill="E0E0E0"/>
            <w:vAlign w:val="bottom"/>
          </w:tcPr>
          <w:p w14:paraId="345CDAD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694369C0" w14:textId="77777777" w:rsidR="00CB4BEB" w:rsidRPr="00024C60" w:rsidRDefault="00CB4BEB" w:rsidP="003C0924">
            <w:pPr>
              <w:rPr>
                <w:rFonts w:ascii="Trebuchet MS" w:hAnsi="Trebuchet MS" w:cs="Trebuchet MS"/>
                <w:sz w:val="18"/>
                <w:szCs w:val="18"/>
              </w:rPr>
            </w:pPr>
          </w:p>
        </w:tc>
      </w:tr>
      <w:tr w:rsidR="00CB4BEB" w:rsidRPr="0051728E" w14:paraId="4A1452C1" w14:textId="77777777" w:rsidTr="003C0924">
        <w:trPr>
          <w:trHeight w:hRule="exact" w:val="255"/>
        </w:trPr>
        <w:tc>
          <w:tcPr>
            <w:tcW w:w="4503" w:type="dxa"/>
            <w:shd w:val="clear" w:color="auto" w:fill="E0E0E0"/>
            <w:vAlign w:val="bottom"/>
          </w:tcPr>
          <w:p w14:paraId="6D310E4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0DFD50E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Snap mellem fladerne, så der ikke forekommer huller eller overlap.</w:t>
            </w:r>
          </w:p>
        </w:tc>
      </w:tr>
      <w:tr w:rsidR="00CB4BEB" w:rsidRPr="0051728E" w14:paraId="76326E2D" w14:textId="77777777" w:rsidTr="003C0924">
        <w:trPr>
          <w:trHeight w:hRule="exact" w:val="255"/>
        </w:trPr>
        <w:tc>
          <w:tcPr>
            <w:tcW w:w="4503" w:type="dxa"/>
            <w:shd w:val="clear" w:color="auto" w:fill="E0E0E0"/>
            <w:vAlign w:val="bottom"/>
          </w:tcPr>
          <w:p w14:paraId="08B7847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0362891A" w14:textId="316B0769" w:rsidR="00CB4BEB" w:rsidRPr="00024C60" w:rsidRDefault="00CB4BEB" w:rsidP="003C0924">
            <w:pPr>
              <w:rPr>
                <w:rFonts w:ascii="Trebuchet MS" w:hAnsi="Trebuchet MS" w:cs="Trebuchet MS"/>
                <w:sz w:val="18"/>
                <w:szCs w:val="18"/>
              </w:rPr>
            </w:pPr>
            <w:r>
              <w:rPr>
                <w:rFonts w:ascii="Trebuchet MS" w:hAnsi="Trebuchet MS" w:cs="Trebuchet MS"/>
                <w:sz w:val="18"/>
                <w:szCs w:val="18"/>
              </w:rPr>
              <w:t>Bør følge matrikelgrænserne, hvor det er muligt.</w:t>
            </w:r>
          </w:p>
        </w:tc>
      </w:tr>
    </w:tbl>
    <w:p w14:paraId="106A5814" w14:textId="77777777" w:rsidR="00B22412" w:rsidRDefault="00B22412" w:rsidP="00B22412">
      <w:bookmarkStart w:id="2634" w:name="_Toc292865501"/>
      <w:bookmarkStart w:id="2635" w:name="_Toc63351469"/>
    </w:p>
    <w:p w14:paraId="07B9BC59" w14:textId="06AF5C08" w:rsidR="00CB4BEB" w:rsidRDefault="00CB4BEB" w:rsidP="00CB4BEB">
      <w:pPr>
        <w:pStyle w:val="Overskrift2"/>
      </w:pPr>
      <w:bookmarkStart w:id="2636" w:name="_Toc122436123"/>
      <w:r>
        <w:t>5.8.3</w:t>
      </w:r>
      <w:r w:rsidRPr="00066C65">
        <w:t xml:space="preserve"> </w:t>
      </w:r>
      <w:r>
        <w:t>Skorstensfejerdistrikt</w:t>
      </w:r>
      <w:r w:rsidRPr="00066C65">
        <w:t xml:space="preserve"> (5</w:t>
      </w:r>
      <w:r>
        <w:t>7</w:t>
      </w:r>
      <w:r w:rsidRPr="00066C65">
        <w:t>0</w:t>
      </w:r>
      <w:r>
        <w:t>2</w:t>
      </w:r>
      <w:r w:rsidRPr="00066C65">
        <w:t>)</w:t>
      </w:r>
      <w:bookmarkEnd w:id="2634"/>
      <w:bookmarkEnd w:id="2635"/>
      <w:bookmarkEnd w:id="2636"/>
      <w:r w:rsidRPr="00F13750">
        <w:t xml:space="preserve"> </w:t>
      </w:r>
    </w:p>
    <w:tbl>
      <w:tblPr>
        <w:tblW w:w="13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01"/>
        <w:gridCol w:w="1164"/>
        <w:gridCol w:w="4091"/>
        <w:gridCol w:w="1155"/>
        <w:gridCol w:w="1407"/>
        <w:gridCol w:w="1276"/>
        <w:gridCol w:w="2409"/>
      </w:tblGrid>
      <w:tr w:rsidR="00CB4BEB" w:rsidRPr="0051728E" w14:paraId="6AEBFD46" w14:textId="77777777" w:rsidTr="003C0924">
        <w:tc>
          <w:tcPr>
            <w:tcW w:w="2101" w:type="dxa"/>
            <w:tcBorders>
              <w:bottom w:val="single" w:sz="4" w:space="0" w:color="auto"/>
            </w:tcBorders>
            <w:shd w:val="clear" w:color="auto" w:fill="D9D9D9"/>
            <w:vAlign w:val="center"/>
          </w:tcPr>
          <w:p w14:paraId="7B7B4984"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164" w:type="dxa"/>
            <w:tcBorders>
              <w:bottom w:val="single" w:sz="4" w:space="0" w:color="auto"/>
            </w:tcBorders>
            <w:shd w:val="clear" w:color="auto" w:fill="D9D9D9"/>
            <w:vAlign w:val="center"/>
          </w:tcPr>
          <w:p w14:paraId="43C04D15"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4091" w:type="dxa"/>
            <w:tcBorders>
              <w:bottom w:val="single" w:sz="4" w:space="0" w:color="auto"/>
            </w:tcBorders>
            <w:shd w:val="clear" w:color="auto" w:fill="D9D9D9"/>
            <w:vAlign w:val="center"/>
          </w:tcPr>
          <w:p w14:paraId="4359E97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6B5EFF2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407" w:type="dxa"/>
            <w:tcBorders>
              <w:bottom w:val="single" w:sz="4" w:space="0" w:color="auto"/>
            </w:tcBorders>
            <w:shd w:val="clear" w:color="auto" w:fill="D9D9D9"/>
            <w:vAlign w:val="center"/>
          </w:tcPr>
          <w:p w14:paraId="366E80F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276" w:type="dxa"/>
            <w:tcBorders>
              <w:bottom w:val="single" w:sz="4" w:space="0" w:color="auto"/>
            </w:tcBorders>
            <w:shd w:val="clear" w:color="auto" w:fill="D9D9D9"/>
            <w:vAlign w:val="center"/>
          </w:tcPr>
          <w:p w14:paraId="48562D77"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2D1B0EBD"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409" w:type="dxa"/>
            <w:tcBorders>
              <w:bottom w:val="single" w:sz="4" w:space="0" w:color="auto"/>
            </w:tcBorders>
            <w:shd w:val="clear" w:color="auto" w:fill="D9D9D9"/>
            <w:vAlign w:val="center"/>
          </w:tcPr>
          <w:p w14:paraId="021140B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1E3E0A" w14:paraId="31355418" w14:textId="77777777" w:rsidTr="003C0924">
        <w:trPr>
          <w:trHeight w:hRule="exact" w:val="255"/>
        </w:trPr>
        <w:tc>
          <w:tcPr>
            <w:tcW w:w="2101" w:type="dxa"/>
            <w:tcBorders>
              <w:top w:val="single" w:sz="4" w:space="0" w:color="auto"/>
              <w:left w:val="single" w:sz="4" w:space="0" w:color="auto"/>
              <w:bottom w:val="single" w:sz="4" w:space="0" w:color="auto"/>
              <w:right w:val="single" w:sz="4" w:space="0" w:color="auto"/>
            </w:tcBorders>
            <w:shd w:val="clear" w:color="auto" w:fill="D9D9D9"/>
            <w:vAlign w:val="bottom"/>
          </w:tcPr>
          <w:p w14:paraId="7A6055FF" w14:textId="77777777" w:rsidR="00CB4BEB" w:rsidRPr="000B2E88" w:rsidRDefault="00CB4BEB" w:rsidP="003C0924">
            <w:pPr>
              <w:rPr>
                <w:rFonts w:ascii="Trebuchet MS" w:hAnsi="Trebuchet MS"/>
                <w:sz w:val="18"/>
                <w:szCs w:val="18"/>
              </w:rPr>
            </w:pPr>
            <w:proofErr w:type="spellStart"/>
            <w:r w:rsidRPr="000B2E88">
              <w:rPr>
                <w:rFonts w:ascii="Trebuchet MS" w:hAnsi="Trebuchet MS"/>
                <w:sz w:val="18"/>
                <w:szCs w:val="18"/>
              </w:rPr>
              <w:t>skorstenf_</w:t>
            </w:r>
            <w:r w:rsidRPr="001E3E0A">
              <w:rPr>
                <w:rFonts w:ascii="Trebuchet MS" w:hAnsi="Trebuchet MS"/>
                <w:sz w:val="18"/>
                <w:szCs w:val="18"/>
              </w:rPr>
              <w:t>distrikt_nr</w:t>
            </w:r>
            <w:proofErr w:type="spellEnd"/>
          </w:p>
        </w:tc>
        <w:tc>
          <w:tcPr>
            <w:tcW w:w="1164" w:type="dxa"/>
            <w:tcBorders>
              <w:top w:val="single" w:sz="4" w:space="0" w:color="auto"/>
              <w:left w:val="single" w:sz="4" w:space="0" w:color="auto"/>
              <w:bottom w:val="single" w:sz="4" w:space="0" w:color="auto"/>
              <w:right w:val="single" w:sz="4" w:space="0" w:color="auto"/>
            </w:tcBorders>
            <w:vAlign w:val="bottom"/>
          </w:tcPr>
          <w:p w14:paraId="5CD01A3C" w14:textId="77777777" w:rsidR="00CB4BEB" w:rsidRPr="001E3E0A" w:rsidRDefault="00CB4BEB" w:rsidP="003C0924">
            <w:pPr>
              <w:rPr>
                <w:rFonts w:ascii="Trebuchet MS" w:hAnsi="Trebuchet MS"/>
                <w:sz w:val="18"/>
                <w:szCs w:val="18"/>
              </w:rPr>
            </w:pPr>
            <w:proofErr w:type="spellStart"/>
            <w:r>
              <w:rPr>
                <w:rFonts w:ascii="Trebuchet MS" w:hAnsi="Trebuchet MS"/>
                <w:sz w:val="18"/>
                <w:szCs w:val="18"/>
              </w:rPr>
              <w:t>skor</w:t>
            </w:r>
            <w:r w:rsidRPr="000B2E88">
              <w:rPr>
                <w:rFonts w:ascii="Trebuchet MS" w:hAnsi="Trebuchet MS"/>
                <w:sz w:val="18"/>
                <w:szCs w:val="18"/>
              </w:rPr>
              <w:t>_</w:t>
            </w:r>
            <w:r>
              <w:rPr>
                <w:rFonts w:ascii="Trebuchet MS" w:hAnsi="Trebuchet MS"/>
                <w:sz w:val="18"/>
                <w:szCs w:val="18"/>
              </w:rPr>
              <w:t>di</w:t>
            </w:r>
            <w:r w:rsidRPr="001E3E0A">
              <w:rPr>
                <w:rFonts w:ascii="Trebuchet MS" w:hAnsi="Trebuchet MS"/>
                <w:sz w:val="18"/>
                <w:szCs w:val="18"/>
              </w:rPr>
              <w:t>_nr</w:t>
            </w:r>
            <w:proofErr w:type="spellEnd"/>
          </w:p>
        </w:tc>
        <w:tc>
          <w:tcPr>
            <w:tcW w:w="4091" w:type="dxa"/>
            <w:tcBorders>
              <w:top w:val="single" w:sz="4" w:space="0" w:color="auto"/>
              <w:left w:val="single" w:sz="4" w:space="0" w:color="auto"/>
              <w:bottom w:val="single" w:sz="4" w:space="0" w:color="auto"/>
              <w:right w:val="single" w:sz="4" w:space="0" w:color="auto"/>
            </w:tcBorders>
            <w:shd w:val="clear" w:color="auto" w:fill="auto"/>
            <w:vAlign w:val="bottom"/>
          </w:tcPr>
          <w:p w14:paraId="368B60B7" w14:textId="77777777" w:rsidR="00CB4BEB" w:rsidRPr="001E3E0A" w:rsidDel="001E3E0A" w:rsidRDefault="00CB4BEB" w:rsidP="003C0924">
            <w:pPr>
              <w:rPr>
                <w:rFonts w:ascii="Trebuchet MS" w:hAnsi="Trebuchet MS"/>
                <w:sz w:val="18"/>
                <w:szCs w:val="18"/>
              </w:rPr>
            </w:pPr>
            <w:r w:rsidRPr="001E3E0A">
              <w:rPr>
                <w:rFonts w:ascii="Trebuchet MS" w:hAnsi="Trebuchet MS"/>
                <w:sz w:val="18"/>
                <w:szCs w:val="18"/>
              </w:rPr>
              <w:t xml:space="preserve">Distrikts </w:t>
            </w:r>
            <w:proofErr w:type="spellStart"/>
            <w:r w:rsidRPr="001E3E0A">
              <w:rPr>
                <w:rFonts w:ascii="Trebuchet MS" w:hAnsi="Trebuchet MS"/>
                <w:sz w:val="18"/>
                <w:szCs w:val="18"/>
              </w:rPr>
              <w:t>nr</w:t>
            </w:r>
            <w:proofErr w:type="spellEnd"/>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1C0A1C0F" w14:textId="77777777" w:rsidR="00CB4BEB" w:rsidRPr="000B2E88" w:rsidDel="001E3E0A" w:rsidRDefault="00CB4BEB" w:rsidP="003C0924">
            <w:pPr>
              <w:rPr>
                <w:rFonts w:ascii="Trebuchet MS" w:hAnsi="Trebuchet MS"/>
                <w:sz w:val="18"/>
                <w:szCs w:val="18"/>
              </w:rPr>
            </w:pPr>
            <w:r w:rsidRPr="000B2E88">
              <w:rPr>
                <w:rFonts w:ascii="Trebuchet MS" w:hAnsi="Trebuchet MS"/>
                <w:sz w:val="18"/>
                <w:szCs w:val="18"/>
              </w:rPr>
              <w:t xml:space="preserve">Heltal </w:t>
            </w:r>
          </w:p>
        </w:tc>
        <w:tc>
          <w:tcPr>
            <w:tcW w:w="1407" w:type="dxa"/>
            <w:tcBorders>
              <w:top w:val="single" w:sz="4" w:space="0" w:color="auto"/>
              <w:left w:val="single" w:sz="4" w:space="0" w:color="auto"/>
              <w:bottom w:val="single" w:sz="4" w:space="0" w:color="auto"/>
              <w:right w:val="single" w:sz="4" w:space="0" w:color="auto"/>
            </w:tcBorders>
            <w:shd w:val="clear" w:color="auto" w:fill="auto"/>
            <w:vAlign w:val="bottom"/>
          </w:tcPr>
          <w:p w14:paraId="4AE31B2E" w14:textId="77777777" w:rsidR="00CB4BEB" w:rsidRPr="000B2E88" w:rsidDel="001E3E0A" w:rsidRDefault="00CB4BEB" w:rsidP="003C0924">
            <w:pPr>
              <w:rPr>
                <w:rFonts w:ascii="Trebuchet MS" w:hAnsi="Trebuchet MS"/>
                <w:sz w:val="18"/>
                <w:szCs w:val="18"/>
              </w:rPr>
            </w:pPr>
            <w:r w:rsidRPr="000B2E88">
              <w:rPr>
                <w:rFonts w:ascii="Trebuchet MS" w:hAnsi="Trebuchet MS"/>
                <w:sz w:val="18"/>
                <w:szCs w:val="18"/>
              </w:rPr>
              <w:t>1-99999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0596823D" w14:textId="77777777" w:rsidR="00CB4BEB" w:rsidRPr="000B2E88" w:rsidRDefault="00CB4BEB" w:rsidP="003C0924">
            <w:pPr>
              <w:jc w:val="center"/>
              <w:rPr>
                <w:rFonts w:ascii="Trebuchet MS" w:hAnsi="Trebuchet MS"/>
                <w:sz w:val="18"/>
                <w:szCs w:val="18"/>
              </w:rPr>
            </w:pPr>
            <w:r w:rsidRPr="000B2E88">
              <w:rPr>
                <w:rFonts w:ascii="Trebuchet MS" w:hAnsi="Trebuchet MS"/>
                <w:sz w:val="18"/>
                <w:szCs w:val="18"/>
              </w:rPr>
              <w:t>F</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bottom"/>
          </w:tcPr>
          <w:p w14:paraId="7A0F1F6B"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2</w:t>
            </w:r>
          </w:p>
        </w:tc>
      </w:tr>
      <w:tr w:rsidR="00CB4BEB" w:rsidRPr="00CE1917" w14:paraId="5D4E0AA9" w14:textId="77777777" w:rsidTr="003C0924">
        <w:trPr>
          <w:trHeight w:hRule="exact" w:val="255"/>
        </w:trPr>
        <w:tc>
          <w:tcPr>
            <w:tcW w:w="2101" w:type="dxa"/>
            <w:tcBorders>
              <w:top w:val="single" w:sz="4" w:space="0" w:color="auto"/>
              <w:left w:val="single" w:sz="4" w:space="0" w:color="auto"/>
              <w:bottom w:val="single" w:sz="4" w:space="0" w:color="auto"/>
              <w:right w:val="single" w:sz="4" w:space="0" w:color="auto"/>
            </w:tcBorders>
            <w:shd w:val="clear" w:color="auto" w:fill="D9D9D9"/>
            <w:vAlign w:val="bottom"/>
          </w:tcPr>
          <w:p w14:paraId="65E7D8E2" w14:textId="77777777" w:rsidR="00CB4BEB" w:rsidRPr="001E3E0A" w:rsidRDefault="00CB4BEB" w:rsidP="003C0924">
            <w:pPr>
              <w:rPr>
                <w:rFonts w:ascii="Trebuchet MS" w:hAnsi="Trebuchet MS"/>
                <w:sz w:val="18"/>
                <w:szCs w:val="18"/>
              </w:rPr>
            </w:pPr>
            <w:proofErr w:type="spellStart"/>
            <w:r w:rsidRPr="000B2E88">
              <w:rPr>
                <w:rFonts w:ascii="Trebuchet MS" w:hAnsi="Trebuchet MS"/>
                <w:sz w:val="18"/>
                <w:szCs w:val="18"/>
              </w:rPr>
              <w:t>skorstenf_</w:t>
            </w:r>
            <w:r w:rsidRPr="001E3E0A">
              <w:rPr>
                <w:rFonts w:ascii="Trebuchet MS" w:hAnsi="Trebuchet MS"/>
                <w:sz w:val="18"/>
                <w:szCs w:val="18"/>
              </w:rPr>
              <w:t>distrikt_navn</w:t>
            </w:r>
            <w:proofErr w:type="spellEnd"/>
          </w:p>
        </w:tc>
        <w:tc>
          <w:tcPr>
            <w:tcW w:w="1164" w:type="dxa"/>
            <w:tcBorders>
              <w:top w:val="single" w:sz="4" w:space="0" w:color="auto"/>
              <w:left w:val="single" w:sz="4" w:space="0" w:color="auto"/>
              <w:bottom w:val="single" w:sz="4" w:space="0" w:color="auto"/>
              <w:right w:val="single" w:sz="4" w:space="0" w:color="auto"/>
            </w:tcBorders>
            <w:vAlign w:val="bottom"/>
          </w:tcPr>
          <w:p w14:paraId="0A7850D6" w14:textId="77777777" w:rsidR="00CB4BEB" w:rsidRPr="001E3E0A" w:rsidRDefault="00CB4BEB" w:rsidP="003C0924">
            <w:pPr>
              <w:rPr>
                <w:rFonts w:ascii="Trebuchet MS" w:hAnsi="Trebuchet MS"/>
                <w:sz w:val="18"/>
                <w:szCs w:val="18"/>
              </w:rPr>
            </w:pPr>
            <w:proofErr w:type="spellStart"/>
            <w:r>
              <w:rPr>
                <w:rFonts w:ascii="Trebuchet MS" w:hAnsi="Trebuchet MS"/>
                <w:sz w:val="18"/>
                <w:szCs w:val="18"/>
              </w:rPr>
              <w:t>skor</w:t>
            </w:r>
            <w:r w:rsidRPr="000B2E88">
              <w:rPr>
                <w:rFonts w:ascii="Trebuchet MS" w:hAnsi="Trebuchet MS"/>
                <w:sz w:val="18"/>
                <w:szCs w:val="18"/>
              </w:rPr>
              <w:t>_</w:t>
            </w:r>
            <w:r>
              <w:rPr>
                <w:rFonts w:ascii="Trebuchet MS" w:hAnsi="Trebuchet MS"/>
                <w:sz w:val="18"/>
                <w:szCs w:val="18"/>
              </w:rPr>
              <w:t>di_na</w:t>
            </w:r>
            <w:proofErr w:type="spellEnd"/>
          </w:p>
        </w:tc>
        <w:tc>
          <w:tcPr>
            <w:tcW w:w="4091" w:type="dxa"/>
            <w:tcBorders>
              <w:top w:val="single" w:sz="4" w:space="0" w:color="auto"/>
              <w:left w:val="single" w:sz="4" w:space="0" w:color="auto"/>
              <w:bottom w:val="single" w:sz="4" w:space="0" w:color="auto"/>
              <w:right w:val="single" w:sz="4" w:space="0" w:color="auto"/>
            </w:tcBorders>
            <w:shd w:val="clear" w:color="auto" w:fill="auto"/>
            <w:vAlign w:val="bottom"/>
          </w:tcPr>
          <w:p w14:paraId="44C1E973" w14:textId="77777777" w:rsidR="00CB4BEB" w:rsidRPr="001E3E0A" w:rsidDel="001E3E0A" w:rsidRDefault="00CB4BEB" w:rsidP="003C0924">
            <w:pPr>
              <w:rPr>
                <w:rFonts w:ascii="Trebuchet MS" w:hAnsi="Trebuchet MS"/>
                <w:sz w:val="18"/>
                <w:szCs w:val="18"/>
              </w:rPr>
            </w:pPr>
            <w:r w:rsidRPr="001E3E0A">
              <w:rPr>
                <w:rFonts w:ascii="Trebuchet MS" w:hAnsi="Trebuchet MS"/>
                <w:sz w:val="18"/>
                <w:szCs w:val="18"/>
              </w:rPr>
              <w:t>Distrikts navn</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5E25B419" w14:textId="77777777" w:rsidR="00CB4BEB" w:rsidRPr="000B2E88" w:rsidDel="001E3E0A" w:rsidRDefault="00CB4BEB" w:rsidP="003C0924">
            <w:pPr>
              <w:rPr>
                <w:rFonts w:ascii="Trebuchet MS" w:hAnsi="Trebuchet MS"/>
                <w:sz w:val="18"/>
                <w:szCs w:val="18"/>
              </w:rPr>
            </w:pPr>
            <w:r w:rsidRPr="000B2E88">
              <w:rPr>
                <w:rFonts w:ascii="Trebuchet MS" w:hAnsi="Trebuchet MS"/>
                <w:sz w:val="18"/>
                <w:szCs w:val="18"/>
              </w:rPr>
              <w:t xml:space="preserve">Tekststreng </w:t>
            </w:r>
          </w:p>
        </w:tc>
        <w:tc>
          <w:tcPr>
            <w:tcW w:w="1407" w:type="dxa"/>
            <w:tcBorders>
              <w:top w:val="single" w:sz="4" w:space="0" w:color="auto"/>
              <w:left w:val="single" w:sz="4" w:space="0" w:color="auto"/>
              <w:bottom w:val="single" w:sz="4" w:space="0" w:color="auto"/>
              <w:right w:val="single" w:sz="4" w:space="0" w:color="auto"/>
            </w:tcBorders>
            <w:shd w:val="clear" w:color="auto" w:fill="auto"/>
            <w:vAlign w:val="bottom"/>
          </w:tcPr>
          <w:p w14:paraId="677AFC52" w14:textId="77777777" w:rsidR="00CB4BEB" w:rsidRPr="000B2E88" w:rsidDel="001E3E0A" w:rsidRDefault="00CB4BEB" w:rsidP="003C0924">
            <w:pPr>
              <w:rPr>
                <w:rFonts w:ascii="Trebuchet MS" w:hAnsi="Trebuchet MS"/>
                <w:sz w:val="18"/>
                <w:szCs w:val="18"/>
              </w:rPr>
            </w:pPr>
            <w:r w:rsidRPr="000B2E88">
              <w:rPr>
                <w:rFonts w:ascii="Trebuchet MS" w:hAnsi="Trebuchet MS"/>
                <w:sz w:val="18"/>
                <w:szCs w:val="18"/>
              </w:rPr>
              <w:t xml:space="preserve">0-128 tegn </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742EBC70" w14:textId="77777777" w:rsidR="00CB4BEB" w:rsidRPr="000B2E88" w:rsidRDefault="00CB4BEB" w:rsidP="003C0924">
            <w:pPr>
              <w:jc w:val="center"/>
              <w:rPr>
                <w:rFonts w:ascii="Trebuchet MS" w:hAnsi="Trebuchet MS"/>
                <w:sz w:val="18"/>
                <w:szCs w:val="18"/>
              </w:rPr>
            </w:pPr>
            <w:r w:rsidRPr="000B2E88">
              <w:rPr>
                <w:rFonts w:ascii="Trebuchet MS" w:hAnsi="Trebuchet MS"/>
                <w:sz w:val="18"/>
                <w:szCs w:val="18"/>
              </w:rPr>
              <w:t>F</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bottom"/>
          </w:tcPr>
          <w:p w14:paraId="40000F0C"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Midt</w:t>
            </w:r>
          </w:p>
        </w:tc>
      </w:tr>
      <w:tr w:rsidR="00CB4BEB" w:rsidRPr="00CE1917" w14:paraId="3B3730E6" w14:textId="77777777" w:rsidTr="003C0924">
        <w:trPr>
          <w:trHeight w:hRule="exact" w:val="255"/>
        </w:trPr>
        <w:tc>
          <w:tcPr>
            <w:tcW w:w="2101" w:type="dxa"/>
            <w:tcBorders>
              <w:top w:val="single" w:sz="4" w:space="0" w:color="auto"/>
              <w:left w:val="single" w:sz="4" w:space="0" w:color="auto"/>
              <w:bottom w:val="single" w:sz="4" w:space="0" w:color="auto"/>
              <w:right w:val="single" w:sz="4" w:space="0" w:color="auto"/>
            </w:tcBorders>
            <w:shd w:val="clear" w:color="auto" w:fill="97DDBA"/>
            <w:vAlign w:val="bottom"/>
          </w:tcPr>
          <w:p w14:paraId="15FBE44B" w14:textId="77777777" w:rsidR="00CB4BEB" w:rsidRPr="00353B49" w:rsidRDefault="00CB4BEB" w:rsidP="003C0924">
            <w:pPr>
              <w:rPr>
                <w:rFonts w:ascii="Trebuchet MS" w:hAnsi="Trebuchet MS" w:cs="Trebuchet MS"/>
                <w:sz w:val="18"/>
                <w:szCs w:val="18"/>
              </w:rPr>
            </w:pPr>
            <w:proofErr w:type="spellStart"/>
            <w:r w:rsidRPr="00353B49">
              <w:rPr>
                <w:rFonts w:ascii="Trebuchet MS" w:hAnsi="Trebuchet MS" w:cs="Trebuchet MS"/>
                <w:sz w:val="18"/>
                <w:szCs w:val="18"/>
              </w:rPr>
              <w:t>gyldig_fra</w:t>
            </w:r>
            <w:proofErr w:type="spellEnd"/>
          </w:p>
        </w:tc>
        <w:tc>
          <w:tcPr>
            <w:tcW w:w="1164" w:type="dxa"/>
            <w:tcBorders>
              <w:top w:val="single" w:sz="4" w:space="0" w:color="auto"/>
              <w:left w:val="single" w:sz="4" w:space="0" w:color="auto"/>
              <w:bottom w:val="single" w:sz="4" w:space="0" w:color="auto"/>
              <w:right w:val="single" w:sz="4" w:space="0" w:color="auto"/>
            </w:tcBorders>
            <w:shd w:val="clear" w:color="auto" w:fill="97DDBA"/>
            <w:vAlign w:val="bottom"/>
          </w:tcPr>
          <w:p w14:paraId="7B71BE20" w14:textId="77777777" w:rsidR="00CB4BEB" w:rsidRPr="000B2E88" w:rsidRDefault="00CB4BEB" w:rsidP="003C0924">
            <w:pPr>
              <w:rPr>
                <w:rFonts w:ascii="Trebuchet MS" w:hAnsi="Trebuchet MS" w:cs="Trebuchet MS"/>
                <w:sz w:val="18"/>
                <w:szCs w:val="18"/>
              </w:rPr>
            </w:pPr>
          </w:p>
        </w:tc>
        <w:tc>
          <w:tcPr>
            <w:tcW w:w="10338"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5597CA42"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Felt defineret under: 4.1 Standardiserede felter til de temaspecifikke datamodeller</w:t>
            </w:r>
            <w:r w:rsidRPr="000B2E88" w:rsidDel="002B6435">
              <w:rPr>
                <w:rFonts w:ascii="Trebuchet MS" w:hAnsi="Trebuchet MS" w:cs="Trebuchet MS"/>
                <w:sz w:val="18"/>
                <w:szCs w:val="18"/>
              </w:rPr>
              <w:t xml:space="preserve"> </w:t>
            </w:r>
          </w:p>
        </w:tc>
      </w:tr>
      <w:tr w:rsidR="00CB4BEB" w:rsidRPr="00CE1917" w14:paraId="08022F76" w14:textId="77777777" w:rsidTr="003C0924">
        <w:trPr>
          <w:trHeight w:hRule="exact" w:val="255"/>
        </w:trPr>
        <w:tc>
          <w:tcPr>
            <w:tcW w:w="2101" w:type="dxa"/>
            <w:tcBorders>
              <w:top w:val="single" w:sz="4" w:space="0" w:color="auto"/>
              <w:left w:val="single" w:sz="4" w:space="0" w:color="auto"/>
              <w:bottom w:val="single" w:sz="4" w:space="0" w:color="auto"/>
              <w:right w:val="single" w:sz="4" w:space="0" w:color="auto"/>
            </w:tcBorders>
            <w:shd w:val="clear" w:color="auto" w:fill="97DDBA"/>
            <w:vAlign w:val="bottom"/>
          </w:tcPr>
          <w:p w14:paraId="4F5BC91C" w14:textId="77777777" w:rsidR="00CB4BEB" w:rsidRPr="00353B49" w:rsidRDefault="00CB4BEB" w:rsidP="003C0924">
            <w:pPr>
              <w:rPr>
                <w:rFonts w:ascii="Trebuchet MS" w:hAnsi="Trebuchet MS" w:cs="Trebuchet MS"/>
                <w:sz w:val="18"/>
                <w:szCs w:val="18"/>
              </w:rPr>
            </w:pPr>
            <w:proofErr w:type="spellStart"/>
            <w:r w:rsidRPr="00353B49">
              <w:rPr>
                <w:rFonts w:ascii="Trebuchet MS" w:hAnsi="Trebuchet MS" w:cs="Trebuchet MS"/>
                <w:sz w:val="18"/>
                <w:szCs w:val="18"/>
              </w:rPr>
              <w:t>gyldig_til</w:t>
            </w:r>
            <w:proofErr w:type="spellEnd"/>
          </w:p>
        </w:tc>
        <w:tc>
          <w:tcPr>
            <w:tcW w:w="1164" w:type="dxa"/>
            <w:tcBorders>
              <w:top w:val="single" w:sz="4" w:space="0" w:color="auto"/>
              <w:left w:val="single" w:sz="4" w:space="0" w:color="auto"/>
              <w:bottom w:val="single" w:sz="4" w:space="0" w:color="auto"/>
              <w:right w:val="single" w:sz="4" w:space="0" w:color="auto"/>
            </w:tcBorders>
            <w:shd w:val="clear" w:color="auto" w:fill="97DDBA"/>
            <w:vAlign w:val="bottom"/>
          </w:tcPr>
          <w:p w14:paraId="0F3F240C" w14:textId="77777777" w:rsidR="00CB4BEB" w:rsidRPr="000B2E88" w:rsidRDefault="00CB4BEB" w:rsidP="003C0924">
            <w:pPr>
              <w:rPr>
                <w:rFonts w:ascii="Trebuchet MS" w:hAnsi="Trebuchet MS" w:cs="Trebuchet MS"/>
                <w:sz w:val="18"/>
                <w:szCs w:val="18"/>
              </w:rPr>
            </w:pPr>
          </w:p>
        </w:tc>
        <w:tc>
          <w:tcPr>
            <w:tcW w:w="10338"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45690EB"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Felt defineret under: 4.1 Standardiserede felter til de temaspecifikke datamodeller</w:t>
            </w:r>
            <w:r w:rsidRPr="000B2E88" w:rsidDel="002B6435">
              <w:rPr>
                <w:rFonts w:ascii="Trebuchet MS" w:hAnsi="Trebuchet MS" w:cs="Trebuchet MS"/>
                <w:sz w:val="18"/>
                <w:szCs w:val="18"/>
              </w:rPr>
              <w:t xml:space="preserve"> </w:t>
            </w:r>
          </w:p>
        </w:tc>
      </w:tr>
      <w:tr w:rsidR="00CB4BEB" w:rsidRPr="00CE1917" w14:paraId="21ADBDD5" w14:textId="77777777" w:rsidTr="003C0924">
        <w:trPr>
          <w:trHeight w:hRule="exact" w:val="255"/>
        </w:trPr>
        <w:tc>
          <w:tcPr>
            <w:tcW w:w="2101" w:type="dxa"/>
            <w:tcBorders>
              <w:top w:val="single" w:sz="4" w:space="0" w:color="auto"/>
              <w:left w:val="single" w:sz="4" w:space="0" w:color="auto"/>
              <w:bottom w:val="single" w:sz="4" w:space="0" w:color="auto"/>
              <w:right w:val="single" w:sz="4" w:space="0" w:color="auto"/>
            </w:tcBorders>
            <w:shd w:val="clear" w:color="auto" w:fill="D9D9D9"/>
            <w:vAlign w:val="bottom"/>
          </w:tcPr>
          <w:p w14:paraId="56E37C29" w14:textId="77777777" w:rsidR="00CB4BEB" w:rsidRPr="00786299" w:rsidRDefault="00CB4BEB" w:rsidP="003C0924">
            <w:pPr>
              <w:rPr>
                <w:rFonts w:ascii="Trebuchet MS" w:hAnsi="Trebuchet MS"/>
                <w:sz w:val="18"/>
                <w:szCs w:val="18"/>
              </w:rPr>
            </w:pPr>
            <w:proofErr w:type="spellStart"/>
            <w:r w:rsidRPr="00786299">
              <w:rPr>
                <w:rFonts w:ascii="Trebuchet MS" w:hAnsi="Trebuchet MS"/>
                <w:sz w:val="18"/>
                <w:szCs w:val="18"/>
              </w:rPr>
              <w:t>skorstensfejer_firma</w:t>
            </w:r>
            <w:proofErr w:type="spellEnd"/>
          </w:p>
        </w:tc>
        <w:tc>
          <w:tcPr>
            <w:tcW w:w="1164" w:type="dxa"/>
            <w:tcBorders>
              <w:top w:val="single" w:sz="4" w:space="0" w:color="auto"/>
              <w:left w:val="single" w:sz="4" w:space="0" w:color="auto"/>
              <w:bottom w:val="single" w:sz="4" w:space="0" w:color="auto"/>
              <w:right w:val="single" w:sz="4" w:space="0" w:color="auto"/>
            </w:tcBorders>
            <w:vAlign w:val="bottom"/>
          </w:tcPr>
          <w:p w14:paraId="701F16DF" w14:textId="77777777" w:rsidR="00CB4BEB" w:rsidRPr="00786299" w:rsidRDefault="00CB4BEB" w:rsidP="003C0924">
            <w:pPr>
              <w:rPr>
                <w:rFonts w:ascii="Trebuchet MS" w:hAnsi="Trebuchet MS" w:cs="Trebuchet MS"/>
                <w:sz w:val="18"/>
                <w:szCs w:val="18"/>
              </w:rPr>
            </w:pPr>
            <w:proofErr w:type="spellStart"/>
            <w:r w:rsidRPr="00786299">
              <w:rPr>
                <w:rFonts w:ascii="Trebuchet MS" w:hAnsi="Trebuchet MS"/>
                <w:sz w:val="18"/>
                <w:szCs w:val="18"/>
              </w:rPr>
              <w:t>skor_firma</w:t>
            </w:r>
            <w:proofErr w:type="spellEnd"/>
          </w:p>
        </w:tc>
        <w:tc>
          <w:tcPr>
            <w:tcW w:w="4091" w:type="dxa"/>
            <w:tcBorders>
              <w:top w:val="single" w:sz="4" w:space="0" w:color="auto"/>
              <w:left w:val="single" w:sz="4" w:space="0" w:color="auto"/>
              <w:bottom w:val="single" w:sz="4" w:space="0" w:color="auto"/>
              <w:right w:val="single" w:sz="4" w:space="0" w:color="auto"/>
            </w:tcBorders>
            <w:shd w:val="clear" w:color="auto" w:fill="auto"/>
            <w:vAlign w:val="bottom"/>
          </w:tcPr>
          <w:p w14:paraId="73BD4B04"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Navn på skorstensfejer/firma</w:t>
            </w:r>
          </w:p>
        </w:tc>
        <w:tc>
          <w:tcPr>
            <w:tcW w:w="1155" w:type="dxa"/>
            <w:tcBorders>
              <w:top w:val="single" w:sz="4" w:space="0" w:color="auto"/>
              <w:left w:val="single" w:sz="4" w:space="0" w:color="auto"/>
              <w:bottom w:val="nil"/>
              <w:right w:val="single" w:sz="4" w:space="0" w:color="auto"/>
            </w:tcBorders>
            <w:shd w:val="clear" w:color="auto" w:fill="auto"/>
            <w:vAlign w:val="bottom"/>
          </w:tcPr>
          <w:p w14:paraId="3FF3C8C5"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Tekststreng</w:t>
            </w:r>
          </w:p>
        </w:tc>
        <w:tc>
          <w:tcPr>
            <w:tcW w:w="1407" w:type="dxa"/>
            <w:tcBorders>
              <w:top w:val="single" w:sz="4" w:space="0" w:color="auto"/>
              <w:left w:val="single" w:sz="4" w:space="0" w:color="auto"/>
              <w:bottom w:val="nil"/>
              <w:right w:val="single" w:sz="4" w:space="0" w:color="auto"/>
            </w:tcBorders>
            <w:shd w:val="clear" w:color="auto" w:fill="auto"/>
            <w:vAlign w:val="bottom"/>
          </w:tcPr>
          <w:p w14:paraId="066A1233"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0-128 tegn</w:t>
            </w:r>
          </w:p>
        </w:tc>
        <w:tc>
          <w:tcPr>
            <w:tcW w:w="1276" w:type="dxa"/>
            <w:tcBorders>
              <w:top w:val="single" w:sz="4" w:space="0" w:color="auto"/>
              <w:left w:val="single" w:sz="4" w:space="0" w:color="auto"/>
              <w:bottom w:val="nil"/>
              <w:right w:val="single" w:sz="4" w:space="0" w:color="auto"/>
            </w:tcBorders>
            <w:shd w:val="clear" w:color="auto" w:fill="auto"/>
            <w:vAlign w:val="bottom"/>
          </w:tcPr>
          <w:p w14:paraId="2E48DFD5"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O</w:t>
            </w:r>
          </w:p>
        </w:tc>
        <w:tc>
          <w:tcPr>
            <w:tcW w:w="2409" w:type="dxa"/>
            <w:tcBorders>
              <w:top w:val="single" w:sz="4" w:space="0" w:color="auto"/>
              <w:left w:val="single" w:sz="4" w:space="0" w:color="auto"/>
              <w:bottom w:val="nil"/>
              <w:right w:val="single" w:sz="4" w:space="0" w:color="auto"/>
            </w:tcBorders>
            <w:shd w:val="clear" w:color="auto" w:fill="auto"/>
            <w:vAlign w:val="bottom"/>
          </w:tcPr>
          <w:p w14:paraId="3CBFB5C9"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Sortfejning A/s</w:t>
            </w:r>
          </w:p>
        </w:tc>
      </w:tr>
      <w:tr w:rsidR="00CB4BEB" w:rsidRPr="00D15BC6" w14:paraId="7DD5DB24" w14:textId="77777777" w:rsidTr="003C0924">
        <w:trPr>
          <w:trHeight w:hRule="exact" w:val="510"/>
        </w:trPr>
        <w:tc>
          <w:tcPr>
            <w:tcW w:w="2101" w:type="dxa"/>
            <w:tcBorders>
              <w:top w:val="single" w:sz="4" w:space="0" w:color="auto"/>
              <w:left w:val="single" w:sz="4" w:space="0" w:color="auto"/>
              <w:bottom w:val="single" w:sz="4" w:space="0" w:color="auto"/>
              <w:right w:val="single" w:sz="4" w:space="0" w:color="auto"/>
            </w:tcBorders>
            <w:shd w:val="clear" w:color="auto" w:fill="D9D9D9"/>
            <w:vAlign w:val="center"/>
          </w:tcPr>
          <w:p w14:paraId="215857BE" w14:textId="77777777" w:rsidR="00CB4BEB" w:rsidRPr="00786299" w:rsidRDefault="00CB4BEB" w:rsidP="003C0924">
            <w:pPr>
              <w:rPr>
                <w:rFonts w:ascii="Trebuchet MS" w:hAnsi="Trebuchet MS"/>
                <w:sz w:val="18"/>
                <w:szCs w:val="18"/>
              </w:rPr>
            </w:pPr>
            <w:proofErr w:type="spellStart"/>
            <w:r w:rsidRPr="00786299">
              <w:rPr>
                <w:rFonts w:ascii="Trebuchet MS" w:hAnsi="Trebuchet MS"/>
                <w:sz w:val="18"/>
                <w:szCs w:val="18"/>
              </w:rPr>
              <w:t>skorstensfejer_cvr</w:t>
            </w:r>
            <w:proofErr w:type="spellEnd"/>
          </w:p>
        </w:tc>
        <w:tc>
          <w:tcPr>
            <w:tcW w:w="1164" w:type="dxa"/>
            <w:tcBorders>
              <w:top w:val="single" w:sz="4" w:space="0" w:color="auto"/>
              <w:left w:val="single" w:sz="4" w:space="0" w:color="auto"/>
              <w:bottom w:val="single" w:sz="4" w:space="0" w:color="auto"/>
              <w:right w:val="single" w:sz="4" w:space="0" w:color="auto"/>
            </w:tcBorders>
            <w:vAlign w:val="center"/>
          </w:tcPr>
          <w:p w14:paraId="552AD2D0" w14:textId="77777777" w:rsidR="00CB4BEB" w:rsidRPr="00786299" w:rsidRDefault="00CB4BEB" w:rsidP="003C0924">
            <w:pPr>
              <w:rPr>
                <w:rFonts w:ascii="Trebuchet MS" w:hAnsi="Trebuchet MS" w:cs="Trebuchet MS"/>
                <w:sz w:val="18"/>
                <w:szCs w:val="18"/>
              </w:rPr>
            </w:pPr>
            <w:proofErr w:type="spellStart"/>
            <w:r w:rsidRPr="00786299">
              <w:rPr>
                <w:rFonts w:ascii="Trebuchet MS" w:hAnsi="Trebuchet MS"/>
                <w:sz w:val="18"/>
                <w:szCs w:val="18"/>
              </w:rPr>
              <w:t>skor_cvr</w:t>
            </w:r>
            <w:proofErr w:type="spellEnd"/>
          </w:p>
        </w:tc>
        <w:tc>
          <w:tcPr>
            <w:tcW w:w="4091" w:type="dxa"/>
            <w:tcBorders>
              <w:top w:val="single" w:sz="4" w:space="0" w:color="auto"/>
              <w:left w:val="single" w:sz="4" w:space="0" w:color="auto"/>
              <w:bottom w:val="single" w:sz="4" w:space="0" w:color="auto"/>
              <w:right w:val="single" w:sz="4" w:space="0" w:color="auto"/>
            </w:tcBorders>
            <w:shd w:val="clear" w:color="auto" w:fill="auto"/>
            <w:vAlign w:val="center"/>
          </w:tcPr>
          <w:p w14:paraId="66E657A4"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CVR nr. på skorstensfejerfirma</w:t>
            </w:r>
          </w:p>
        </w:tc>
        <w:tc>
          <w:tcPr>
            <w:tcW w:w="1155" w:type="dxa"/>
            <w:tcBorders>
              <w:top w:val="single" w:sz="4" w:space="0" w:color="auto"/>
              <w:left w:val="single" w:sz="4" w:space="0" w:color="auto"/>
              <w:bottom w:val="nil"/>
              <w:right w:val="single" w:sz="4" w:space="0" w:color="auto"/>
            </w:tcBorders>
            <w:shd w:val="clear" w:color="auto" w:fill="auto"/>
            <w:vAlign w:val="center"/>
          </w:tcPr>
          <w:p w14:paraId="2DBD25DE" w14:textId="77777777" w:rsidR="00CB4BEB" w:rsidRPr="00786299" w:rsidRDefault="00CB4BEB" w:rsidP="003C0924">
            <w:pPr>
              <w:rPr>
                <w:rFonts w:ascii="Trebuchet MS" w:hAnsi="Trebuchet MS" w:cs="Trebuchet MS"/>
                <w:sz w:val="18"/>
                <w:szCs w:val="18"/>
              </w:rPr>
            </w:pPr>
            <w:r w:rsidRPr="00786299">
              <w:rPr>
                <w:rFonts w:ascii="Trebuchet MS" w:hAnsi="Trebuchet MS"/>
                <w:sz w:val="18"/>
                <w:szCs w:val="18"/>
              </w:rPr>
              <w:t>Heltal</w:t>
            </w:r>
          </w:p>
        </w:tc>
        <w:tc>
          <w:tcPr>
            <w:tcW w:w="1407" w:type="dxa"/>
            <w:tcBorders>
              <w:top w:val="single" w:sz="4" w:space="0" w:color="auto"/>
              <w:left w:val="single" w:sz="4" w:space="0" w:color="auto"/>
              <w:bottom w:val="nil"/>
              <w:right w:val="single" w:sz="4" w:space="0" w:color="auto"/>
            </w:tcBorders>
            <w:shd w:val="clear" w:color="auto" w:fill="auto"/>
            <w:vAlign w:val="bottom"/>
          </w:tcPr>
          <w:p w14:paraId="4C626FB8" w14:textId="77777777" w:rsidR="00CB4BEB" w:rsidRPr="00786299" w:rsidRDefault="00CB4BEB" w:rsidP="003C0924">
            <w:pPr>
              <w:rPr>
                <w:rFonts w:ascii="Trebuchet MS" w:hAnsi="Trebuchet MS" w:cs="Trebuchet MS"/>
                <w:sz w:val="18"/>
                <w:szCs w:val="18"/>
              </w:rPr>
            </w:pPr>
            <w:r w:rsidRPr="00786299">
              <w:rPr>
                <w:rFonts w:ascii="Trebuchet MS" w:hAnsi="Trebuchet MS"/>
                <w:sz w:val="18"/>
                <w:szCs w:val="18"/>
              </w:rPr>
              <w:t>10000000-99999999</w:t>
            </w:r>
          </w:p>
        </w:tc>
        <w:tc>
          <w:tcPr>
            <w:tcW w:w="1276" w:type="dxa"/>
            <w:tcBorders>
              <w:top w:val="single" w:sz="4" w:space="0" w:color="auto"/>
              <w:left w:val="single" w:sz="4" w:space="0" w:color="auto"/>
              <w:bottom w:val="nil"/>
              <w:right w:val="single" w:sz="4" w:space="0" w:color="auto"/>
            </w:tcBorders>
            <w:shd w:val="clear" w:color="auto" w:fill="auto"/>
            <w:vAlign w:val="center"/>
          </w:tcPr>
          <w:p w14:paraId="7764B6EA"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F</w:t>
            </w:r>
          </w:p>
        </w:tc>
        <w:tc>
          <w:tcPr>
            <w:tcW w:w="2409" w:type="dxa"/>
            <w:tcBorders>
              <w:top w:val="single" w:sz="4" w:space="0" w:color="auto"/>
              <w:left w:val="single" w:sz="4" w:space="0" w:color="auto"/>
              <w:bottom w:val="nil"/>
              <w:right w:val="single" w:sz="4" w:space="0" w:color="auto"/>
            </w:tcBorders>
            <w:shd w:val="clear" w:color="auto" w:fill="auto"/>
            <w:vAlign w:val="center"/>
          </w:tcPr>
          <w:p w14:paraId="6DCA1D60"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29189633</w:t>
            </w:r>
          </w:p>
        </w:tc>
      </w:tr>
      <w:tr w:rsidR="00CB4BEB" w:rsidRPr="00CE1917" w14:paraId="456D65DE" w14:textId="77777777" w:rsidTr="003C0924">
        <w:trPr>
          <w:trHeight w:hRule="exact" w:val="510"/>
        </w:trPr>
        <w:tc>
          <w:tcPr>
            <w:tcW w:w="2101" w:type="dxa"/>
            <w:tcBorders>
              <w:top w:val="single" w:sz="4" w:space="0" w:color="auto"/>
              <w:left w:val="single" w:sz="4" w:space="0" w:color="auto"/>
              <w:bottom w:val="single" w:sz="4" w:space="0" w:color="auto"/>
              <w:right w:val="single" w:sz="4" w:space="0" w:color="auto"/>
            </w:tcBorders>
            <w:shd w:val="clear" w:color="auto" w:fill="D9D9D9"/>
            <w:vAlign w:val="center"/>
          </w:tcPr>
          <w:p w14:paraId="1044EA3E" w14:textId="77777777" w:rsidR="00CB4BEB" w:rsidRPr="002B2B69" w:rsidRDefault="00CB4BEB" w:rsidP="003C0924">
            <w:pPr>
              <w:rPr>
                <w:rFonts w:ascii="Trebuchet MS" w:hAnsi="Trebuchet MS"/>
                <w:sz w:val="18"/>
                <w:szCs w:val="18"/>
              </w:rPr>
            </w:pPr>
            <w:proofErr w:type="spellStart"/>
            <w:r>
              <w:rPr>
                <w:rFonts w:ascii="Trebuchet MS" w:hAnsi="Trebuchet MS"/>
                <w:sz w:val="18"/>
                <w:szCs w:val="18"/>
              </w:rPr>
              <w:t>sf_tlf</w:t>
            </w:r>
            <w:proofErr w:type="spellEnd"/>
          </w:p>
        </w:tc>
        <w:tc>
          <w:tcPr>
            <w:tcW w:w="1164" w:type="dxa"/>
            <w:tcBorders>
              <w:top w:val="single" w:sz="4" w:space="0" w:color="auto"/>
              <w:left w:val="single" w:sz="4" w:space="0" w:color="auto"/>
              <w:bottom w:val="single" w:sz="4" w:space="0" w:color="auto"/>
              <w:right w:val="single" w:sz="4" w:space="0" w:color="auto"/>
            </w:tcBorders>
            <w:vAlign w:val="center"/>
          </w:tcPr>
          <w:p w14:paraId="3EDB113C" w14:textId="77777777" w:rsidR="00CB4BEB" w:rsidRPr="00D82FA7" w:rsidRDefault="00CB4BEB" w:rsidP="003C0924">
            <w:pPr>
              <w:rPr>
                <w:rFonts w:ascii="Trebuchet MS" w:hAnsi="Trebuchet MS" w:cs="Trebuchet MS"/>
                <w:sz w:val="18"/>
                <w:szCs w:val="18"/>
              </w:rPr>
            </w:pPr>
            <w:proofErr w:type="spellStart"/>
            <w:r>
              <w:rPr>
                <w:rFonts w:ascii="Trebuchet MS" w:hAnsi="Trebuchet MS"/>
                <w:sz w:val="18"/>
                <w:szCs w:val="18"/>
              </w:rPr>
              <w:t>sf_tlf</w:t>
            </w:r>
            <w:proofErr w:type="spellEnd"/>
          </w:p>
        </w:tc>
        <w:tc>
          <w:tcPr>
            <w:tcW w:w="4091" w:type="dxa"/>
            <w:tcBorders>
              <w:top w:val="single" w:sz="4" w:space="0" w:color="auto"/>
              <w:left w:val="single" w:sz="4" w:space="0" w:color="auto"/>
              <w:bottom w:val="single" w:sz="4" w:space="0" w:color="auto"/>
              <w:right w:val="single" w:sz="4" w:space="0" w:color="auto"/>
            </w:tcBorders>
            <w:shd w:val="clear" w:color="auto" w:fill="auto"/>
            <w:vAlign w:val="center"/>
          </w:tcPr>
          <w:p w14:paraId="7530F3ED" w14:textId="77777777" w:rsidR="00CB4BEB" w:rsidRPr="00D82FA7" w:rsidRDefault="00CB4BEB" w:rsidP="003C0924">
            <w:pPr>
              <w:rPr>
                <w:rFonts w:ascii="Trebuchet MS" w:hAnsi="Trebuchet MS" w:cs="Trebuchet MS"/>
                <w:sz w:val="18"/>
                <w:szCs w:val="18"/>
              </w:rPr>
            </w:pPr>
            <w:proofErr w:type="gramStart"/>
            <w:r w:rsidRPr="00D82FA7">
              <w:rPr>
                <w:rFonts w:ascii="Trebuchet MS" w:hAnsi="Trebuchet MS" w:cs="Trebuchet MS"/>
                <w:sz w:val="18"/>
                <w:szCs w:val="18"/>
              </w:rPr>
              <w:t>Telefon nr.</w:t>
            </w:r>
            <w:proofErr w:type="gramEnd"/>
            <w:r w:rsidRPr="00D82FA7">
              <w:rPr>
                <w:rFonts w:ascii="Trebuchet MS" w:hAnsi="Trebuchet MS" w:cs="Trebuchet MS"/>
                <w:sz w:val="18"/>
                <w:szCs w:val="18"/>
              </w:rPr>
              <w:t xml:space="preserve"> som skorstensfejeren træffes på</w:t>
            </w:r>
          </w:p>
        </w:tc>
        <w:tc>
          <w:tcPr>
            <w:tcW w:w="1155" w:type="dxa"/>
            <w:tcBorders>
              <w:top w:val="single" w:sz="4" w:space="0" w:color="auto"/>
              <w:left w:val="single" w:sz="4" w:space="0" w:color="auto"/>
              <w:bottom w:val="nil"/>
              <w:right w:val="single" w:sz="4" w:space="0" w:color="auto"/>
            </w:tcBorders>
            <w:shd w:val="clear" w:color="auto" w:fill="auto"/>
            <w:vAlign w:val="center"/>
          </w:tcPr>
          <w:p w14:paraId="720AAFB9" w14:textId="77777777" w:rsidR="00CB4BEB" w:rsidRPr="002B2B69"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07" w:type="dxa"/>
            <w:tcBorders>
              <w:top w:val="single" w:sz="4" w:space="0" w:color="auto"/>
              <w:left w:val="single" w:sz="4" w:space="0" w:color="auto"/>
              <w:bottom w:val="nil"/>
              <w:right w:val="single" w:sz="4" w:space="0" w:color="auto"/>
            </w:tcBorders>
            <w:shd w:val="clear" w:color="auto" w:fill="auto"/>
            <w:vAlign w:val="center"/>
          </w:tcPr>
          <w:p w14:paraId="1F044A50" w14:textId="77777777" w:rsidR="00CB4BEB" w:rsidRPr="002B2B69" w:rsidRDefault="00CB4BEB" w:rsidP="003C0924">
            <w:pPr>
              <w:rPr>
                <w:rFonts w:ascii="Trebuchet MS" w:hAnsi="Trebuchet MS" w:cs="Trebuchet MS"/>
                <w:sz w:val="18"/>
                <w:szCs w:val="18"/>
              </w:rPr>
            </w:pPr>
            <w:r>
              <w:rPr>
                <w:rFonts w:ascii="Trebuchet MS" w:hAnsi="Trebuchet MS" w:cs="Trebuchet MS"/>
                <w:sz w:val="18"/>
                <w:szCs w:val="18"/>
              </w:rPr>
              <w:t>11111111-99999999</w:t>
            </w:r>
          </w:p>
        </w:tc>
        <w:tc>
          <w:tcPr>
            <w:tcW w:w="1276" w:type="dxa"/>
            <w:tcBorders>
              <w:top w:val="single" w:sz="4" w:space="0" w:color="auto"/>
              <w:left w:val="single" w:sz="4" w:space="0" w:color="auto"/>
              <w:bottom w:val="nil"/>
              <w:right w:val="single" w:sz="4" w:space="0" w:color="auto"/>
            </w:tcBorders>
            <w:shd w:val="clear" w:color="auto" w:fill="auto"/>
            <w:vAlign w:val="center"/>
          </w:tcPr>
          <w:p w14:paraId="02A3AD84"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409" w:type="dxa"/>
            <w:tcBorders>
              <w:top w:val="single" w:sz="4" w:space="0" w:color="auto"/>
              <w:left w:val="single" w:sz="4" w:space="0" w:color="auto"/>
              <w:bottom w:val="nil"/>
              <w:right w:val="single" w:sz="4" w:space="0" w:color="auto"/>
            </w:tcBorders>
            <w:shd w:val="clear" w:color="auto" w:fill="auto"/>
            <w:vAlign w:val="center"/>
          </w:tcPr>
          <w:p w14:paraId="5C445B3F" w14:textId="77777777" w:rsidR="00CB4BEB" w:rsidRPr="002B2B69" w:rsidRDefault="00CB4BEB" w:rsidP="003C0924">
            <w:pPr>
              <w:rPr>
                <w:rFonts w:ascii="Trebuchet MS" w:hAnsi="Trebuchet MS" w:cs="Trebuchet MS"/>
                <w:sz w:val="18"/>
                <w:szCs w:val="18"/>
              </w:rPr>
            </w:pPr>
            <w:r>
              <w:rPr>
                <w:rFonts w:ascii="Trebuchet MS" w:hAnsi="Trebuchet MS" w:cs="Trebuchet MS"/>
                <w:sz w:val="18"/>
                <w:szCs w:val="18"/>
              </w:rPr>
              <w:t>12345678</w:t>
            </w:r>
          </w:p>
        </w:tc>
      </w:tr>
      <w:tr w:rsidR="00CB4BEB" w:rsidRPr="00CE1917" w14:paraId="0868A449" w14:textId="77777777" w:rsidTr="003C0924">
        <w:trPr>
          <w:trHeight w:hRule="exact" w:val="510"/>
        </w:trPr>
        <w:tc>
          <w:tcPr>
            <w:tcW w:w="2101" w:type="dxa"/>
            <w:tcBorders>
              <w:top w:val="single" w:sz="4" w:space="0" w:color="auto"/>
              <w:left w:val="single" w:sz="4" w:space="0" w:color="auto"/>
              <w:bottom w:val="single" w:sz="4" w:space="0" w:color="auto"/>
              <w:right w:val="single" w:sz="4" w:space="0" w:color="auto"/>
            </w:tcBorders>
            <w:shd w:val="clear" w:color="auto" w:fill="D9D9D9"/>
            <w:vAlign w:val="center"/>
          </w:tcPr>
          <w:p w14:paraId="10E9C84C" w14:textId="77777777" w:rsidR="00CB4BEB" w:rsidRPr="002B2B69" w:rsidRDefault="00CB4BEB" w:rsidP="003C0924">
            <w:pPr>
              <w:rPr>
                <w:rFonts w:ascii="Trebuchet MS" w:hAnsi="Trebuchet MS"/>
                <w:sz w:val="18"/>
                <w:szCs w:val="18"/>
              </w:rPr>
            </w:pPr>
            <w:proofErr w:type="spellStart"/>
            <w:r>
              <w:rPr>
                <w:rFonts w:ascii="Trebuchet MS" w:hAnsi="Trebuchet MS"/>
                <w:sz w:val="18"/>
                <w:szCs w:val="18"/>
              </w:rPr>
              <w:lastRenderedPageBreak/>
              <w:t>sf_adresse</w:t>
            </w:r>
            <w:proofErr w:type="spellEnd"/>
          </w:p>
        </w:tc>
        <w:tc>
          <w:tcPr>
            <w:tcW w:w="1164" w:type="dxa"/>
            <w:tcBorders>
              <w:top w:val="single" w:sz="4" w:space="0" w:color="auto"/>
              <w:left w:val="single" w:sz="4" w:space="0" w:color="auto"/>
              <w:bottom w:val="single" w:sz="4" w:space="0" w:color="auto"/>
              <w:right w:val="single" w:sz="4" w:space="0" w:color="auto"/>
            </w:tcBorders>
            <w:vAlign w:val="center"/>
          </w:tcPr>
          <w:p w14:paraId="73B5CC7F" w14:textId="77777777" w:rsidR="00CB4BEB" w:rsidRPr="00D82FA7" w:rsidRDefault="00CB4BEB" w:rsidP="003C0924">
            <w:pPr>
              <w:rPr>
                <w:rFonts w:ascii="Trebuchet MS" w:hAnsi="Trebuchet MS" w:cs="Trebuchet MS"/>
                <w:sz w:val="18"/>
                <w:szCs w:val="18"/>
              </w:rPr>
            </w:pPr>
            <w:proofErr w:type="spellStart"/>
            <w:r>
              <w:rPr>
                <w:rFonts w:ascii="Trebuchet MS" w:hAnsi="Trebuchet MS"/>
                <w:sz w:val="18"/>
                <w:szCs w:val="18"/>
              </w:rPr>
              <w:t>sf_adresse</w:t>
            </w:r>
            <w:proofErr w:type="spellEnd"/>
          </w:p>
        </w:tc>
        <w:tc>
          <w:tcPr>
            <w:tcW w:w="4091" w:type="dxa"/>
            <w:tcBorders>
              <w:top w:val="single" w:sz="4" w:space="0" w:color="auto"/>
              <w:left w:val="single" w:sz="4" w:space="0" w:color="auto"/>
              <w:bottom w:val="single" w:sz="4" w:space="0" w:color="auto"/>
              <w:right w:val="single" w:sz="4" w:space="0" w:color="auto"/>
            </w:tcBorders>
            <w:shd w:val="clear" w:color="auto" w:fill="auto"/>
            <w:vAlign w:val="center"/>
          </w:tcPr>
          <w:p w14:paraId="20730984" w14:textId="77777777" w:rsidR="00CB4BEB" w:rsidRPr="00D82FA7" w:rsidRDefault="00CB4BEB" w:rsidP="003C0924">
            <w:pPr>
              <w:rPr>
                <w:rFonts w:ascii="Trebuchet MS" w:hAnsi="Trebuchet MS" w:cs="Trebuchet MS"/>
                <w:sz w:val="18"/>
                <w:szCs w:val="18"/>
              </w:rPr>
            </w:pPr>
            <w:r w:rsidRPr="00D82FA7">
              <w:rPr>
                <w:rFonts w:ascii="Trebuchet MS" w:hAnsi="Trebuchet MS" w:cs="Trebuchet MS"/>
                <w:sz w:val="18"/>
                <w:szCs w:val="18"/>
              </w:rPr>
              <w:t xml:space="preserve">Fuld </w:t>
            </w:r>
            <w:proofErr w:type="gramStart"/>
            <w:r w:rsidRPr="00D82FA7">
              <w:rPr>
                <w:rFonts w:ascii="Trebuchet MS" w:hAnsi="Trebuchet MS" w:cs="Trebuchet MS"/>
                <w:sz w:val="18"/>
                <w:szCs w:val="18"/>
              </w:rPr>
              <w:t>post adresse</w:t>
            </w:r>
            <w:proofErr w:type="gramEnd"/>
            <w:r w:rsidRPr="00D82FA7">
              <w:rPr>
                <w:rFonts w:ascii="Trebuchet MS" w:hAnsi="Trebuchet MS" w:cs="Trebuchet MS"/>
                <w:sz w:val="18"/>
                <w:szCs w:val="18"/>
              </w:rPr>
              <w:t xml:space="preserve"> på skorstensfejer/firma</w:t>
            </w:r>
          </w:p>
        </w:tc>
        <w:tc>
          <w:tcPr>
            <w:tcW w:w="1155" w:type="dxa"/>
            <w:tcBorders>
              <w:top w:val="single" w:sz="4" w:space="0" w:color="auto"/>
              <w:left w:val="single" w:sz="4" w:space="0" w:color="auto"/>
              <w:bottom w:val="nil"/>
              <w:right w:val="single" w:sz="4" w:space="0" w:color="auto"/>
            </w:tcBorders>
            <w:shd w:val="clear" w:color="auto" w:fill="auto"/>
            <w:vAlign w:val="center"/>
          </w:tcPr>
          <w:p w14:paraId="7840DDA6" w14:textId="77777777" w:rsidR="00CB4BEB" w:rsidRPr="002B2B69" w:rsidRDefault="00CB4BEB" w:rsidP="003C0924">
            <w:pPr>
              <w:rPr>
                <w:rFonts w:ascii="Trebuchet MS" w:hAnsi="Trebuchet MS" w:cs="Trebuchet MS"/>
                <w:sz w:val="18"/>
                <w:szCs w:val="18"/>
              </w:rPr>
            </w:pPr>
            <w:r w:rsidRPr="002B2B69">
              <w:rPr>
                <w:rFonts w:ascii="Trebuchet MS" w:hAnsi="Trebuchet MS" w:cs="Trebuchet MS"/>
                <w:sz w:val="18"/>
                <w:szCs w:val="18"/>
              </w:rPr>
              <w:t>Tekststreng</w:t>
            </w:r>
          </w:p>
        </w:tc>
        <w:tc>
          <w:tcPr>
            <w:tcW w:w="1407" w:type="dxa"/>
            <w:tcBorders>
              <w:top w:val="single" w:sz="4" w:space="0" w:color="auto"/>
              <w:left w:val="single" w:sz="4" w:space="0" w:color="auto"/>
              <w:bottom w:val="nil"/>
              <w:right w:val="single" w:sz="4" w:space="0" w:color="auto"/>
            </w:tcBorders>
            <w:shd w:val="clear" w:color="auto" w:fill="auto"/>
            <w:vAlign w:val="center"/>
          </w:tcPr>
          <w:p w14:paraId="6B841B31" w14:textId="77777777" w:rsidR="00CB4BEB" w:rsidRPr="002B2B69" w:rsidRDefault="00CB4BEB" w:rsidP="003C0924">
            <w:pPr>
              <w:rPr>
                <w:rFonts w:ascii="Trebuchet MS" w:hAnsi="Trebuchet MS" w:cs="Trebuchet MS"/>
                <w:sz w:val="18"/>
                <w:szCs w:val="18"/>
              </w:rPr>
            </w:pPr>
            <w:r w:rsidRPr="002B2B69">
              <w:rPr>
                <w:rFonts w:ascii="Trebuchet MS" w:hAnsi="Trebuchet MS" w:cs="Trebuchet MS"/>
                <w:sz w:val="18"/>
                <w:szCs w:val="18"/>
              </w:rPr>
              <w:t>0-</w:t>
            </w:r>
            <w:r>
              <w:rPr>
                <w:rFonts w:ascii="Trebuchet MS" w:hAnsi="Trebuchet MS" w:cs="Trebuchet MS"/>
                <w:sz w:val="18"/>
                <w:szCs w:val="18"/>
              </w:rPr>
              <w:t>254</w:t>
            </w:r>
            <w:r w:rsidRPr="002B2B69">
              <w:rPr>
                <w:rFonts w:ascii="Trebuchet MS" w:hAnsi="Trebuchet MS" w:cs="Trebuchet MS"/>
                <w:sz w:val="18"/>
                <w:szCs w:val="18"/>
              </w:rPr>
              <w:t xml:space="preserve"> tegn</w:t>
            </w:r>
          </w:p>
        </w:tc>
        <w:tc>
          <w:tcPr>
            <w:tcW w:w="1276" w:type="dxa"/>
            <w:tcBorders>
              <w:top w:val="single" w:sz="4" w:space="0" w:color="auto"/>
              <w:left w:val="single" w:sz="4" w:space="0" w:color="auto"/>
              <w:bottom w:val="nil"/>
              <w:right w:val="single" w:sz="4" w:space="0" w:color="auto"/>
            </w:tcBorders>
            <w:shd w:val="clear" w:color="auto" w:fill="auto"/>
            <w:vAlign w:val="center"/>
          </w:tcPr>
          <w:p w14:paraId="46142A99"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409" w:type="dxa"/>
            <w:tcBorders>
              <w:top w:val="single" w:sz="4" w:space="0" w:color="auto"/>
              <w:left w:val="single" w:sz="4" w:space="0" w:color="auto"/>
              <w:bottom w:val="nil"/>
              <w:right w:val="single" w:sz="4" w:space="0" w:color="auto"/>
            </w:tcBorders>
            <w:shd w:val="clear" w:color="auto" w:fill="auto"/>
            <w:vAlign w:val="center"/>
          </w:tcPr>
          <w:p w14:paraId="0EB31CE8" w14:textId="77777777" w:rsidR="00CB4BEB" w:rsidRPr="002B2B69" w:rsidRDefault="00CB4BEB" w:rsidP="003C0924">
            <w:pPr>
              <w:rPr>
                <w:rFonts w:ascii="Trebuchet MS" w:hAnsi="Trebuchet MS" w:cs="Trebuchet MS"/>
                <w:sz w:val="18"/>
                <w:szCs w:val="18"/>
              </w:rPr>
            </w:pPr>
            <w:r>
              <w:rPr>
                <w:rFonts w:ascii="Trebuchet MS" w:hAnsi="Trebuchet MS" w:cs="Trebuchet MS"/>
                <w:sz w:val="18"/>
                <w:szCs w:val="18"/>
              </w:rPr>
              <w:t>Skorstensvej 112, 8660 Skanderborg</w:t>
            </w:r>
          </w:p>
        </w:tc>
      </w:tr>
      <w:tr w:rsidR="00CB4BEB" w:rsidRPr="00CE1917" w14:paraId="1901BA05" w14:textId="77777777" w:rsidTr="003C0924">
        <w:trPr>
          <w:trHeight w:hRule="exact" w:val="255"/>
        </w:trPr>
        <w:tc>
          <w:tcPr>
            <w:tcW w:w="2101" w:type="dxa"/>
            <w:tcBorders>
              <w:top w:val="single" w:sz="4" w:space="0" w:color="auto"/>
              <w:left w:val="single" w:sz="4" w:space="0" w:color="auto"/>
              <w:bottom w:val="single" w:sz="4" w:space="0" w:color="auto"/>
              <w:right w:val="single" w:sz="4" w:space="0" w:color="auto"/>
            </w:tcBorders>
            <w:shd w:val="clear" w:color="auto" w:fill="D9D9D9"/>
            <w:vAlign w:val="bottom"/>
          </w:tcPr>
          <w:p w14:paraId="31733A3F" w14:textId="77777777" w:rsidR="00CB4BEB" w:rsidRPr="002B2B69" w:rsidRDefault="00CB4BEB" w:rsidP="003C0924">
            <w:pPr>
              <w:rPr>
                <w:rFonts w:ascii="Trebuchet MS" w:hAnsi="Trebuchet MS"/>
                <w:sz w:val="18"/>
                <w:szCs w:val="18"/>
              </w:rPr>
            </w:pPr>
            <w:proofErr w:type="spellStart"/>
            <w:r>
              <w:rPr>
                <w:rFonts w:ascii="Trebuchet MS" w:hAnsi="Trebuchet MS"/>
                <w:sz w:val="18"/>
                <w:szCs w:val="18"/>
              </w:rPr>
              <w:t>sf_mail</w:t>
            </w:r>
            <w:proofErr w:type="spellEnd"/>
          </w:p>
        </w:tc>
        <w:tc>
          <w:tcPr>
            <w:tcW w:w="1164" w:type="dxa"/>
            <w:tcBorders>
              <w:top w:val="single" w:sz="4" w:space="0" w:color="auto"/>
              <w:left w:val="single" w:sz="4" w:space="0" w:color="auto"/>
              <w:bottom w:val="nil"/>
              <w:right w:val="single" w:sz="4" w:space="0" w:color="auto"/>
            </w:tcBorders>
            <w:vAlign w:val="bottom"/>
          </w:tcPr>
          <w:p w14:paraId="2C8E3F6E" w14:textId="77777777" w:rsidR="00CB4BEB" w:rsidRPr="00D82FA7" w:rsidRDefault="00CB4BEB" w:rsidP="003C0924">
            <w:pPr>
              <w:rPr>
                <w:rFonts w:ascii="Trebuchet MS" w:hAnsi="Trebuchet MS" w:cs="Trebuchet MS"/>
                <w:sz w:val="18"/>
                <w:szCs w:val="18"/>
              </w:rPr>
            </w:pPr>
            <w:proofErr w:type="spellStart"/>
            <w:r>
              <w:rPr>
                <w:rFonts w:ascii="Trebuchet MS" w:hAnsi="Trebuchet MS"/>
                <w:sz w:val="18"/>
                <w:szCs w:val="18"/>
              </w:rPr>
              <w:t>sf_mail</w:t>
            </w:r>
            <w:proofErr w:type="spellEnd"/>
          </w:p>
        </w:tc>
        <w:tc>
          <w:tcPr>
            <w:tcW w:w="4091" w:type="dxa"/>
            <w:tcBorders>
              <w:top w:val="single" w:sz="4" w:space="0" w:color="auto"/>
              <w:left w:val="single" w:sz="4" w:space="0" w:color="auto"/>
              <w:bottom w:val="nil"/>
              <w:right w:val="single" w:sz="4" w:space="0" w:color="auto"/>
            </w:tcBorders>
            <w:shd w:val="clear" w:color="auto" w:fill="auto"/>
            <w:vAlign w:val="bottom"/>
          </w:tcPr>
          <w:p w14:paraId="68242FCE" w14:textId="77777777" w:rsidR="00CB4BEB" w:rsidRPr="00D82FA7" w:rsidRDefault="00CB4BEB" w:rsidP="003C0924">
            <w:pPr>
              <w:rPr>
                <w:rFonts w:ascii="Trebuchet MS" w:hAnsi="Trebuchet MS" w:cs="Trebuchet MS"/>
                <w:sz w:val="18"/>
                <w:szCs w:val="18"/>
              </w:rPr>
            </w:pPr>
            <w:proofErr w:type="spellStart"/>
            <w:r w:rsidRPr="00D82FA7">
              <w:rPr>
                <w:rFonts w:ascii="Trebuchet MS" w:hAnsi="Trebuchet MS" w:cs="Trebuchet MS"/>
                <w:sz w:val="18"/>
                <w:szCs w:val="18"/>
              </w:rPr>
              <w:t>Email</w:t>
            </w:r>
            <w:proofErr w:type="spellEnd"/>
            <w:r w:rsidRPr="00D82FA7">
              <w:rPr>
                <w:rFonts w:ascii="Trebuchet MS" w:hAnsi="Trebuchet MS" w:cs="Trebuchet MS"/>
                <w:sz w:val="18"/>
                <w:szCs w:val="18"/>
              </w:rPr>
              <w:t xml:space="preserve"> adresse på skorstensfejer</w:t>
            </w:r>
          </w:p>
        </w:tc>
        <w:tc>
          <w:tcPr>
            <w:tcW w:w="1155" w:type="dxa"/>
            <w:tcBorders>
              <w:top w:val="single" w:sz="4" w:space="0" w:color="auto"/>
              <w:left w:val="single" w:sz="4" w:space="0" w:color="auto"/>
              <w:bottom w:val="nil"/>
              <w:right w:val="single" w:sz="4" w:space="0" w:color="auto"/>
            </w:tcBorders>
            <w:shd w:val="clear" w:color="auto" w:fill="auto"/>
            <w:vAlign w:val="bottom"/>
          </w:tcPr>
          <w:p w14:paraId="4F4AF1AA" w14:textId="77777777" w:rsidR="00CB4BEB" w:rsidRPr="002B2B69" w:rsidRDefault="00CB4BEB" w:rsidP="003C0924">
            <w:pPr>
              <w:rPr>
                <w:rFonts w:ascii="Trebuchet MS" w:hAnsi="Trebuchet MS" w:cs="Trebuchet MS"/>
                <w:sz w:val="18"/>
                <w:szCs w:val="18"/>
              </w:rPr>
            </w:pPr>
            <w:r w:rsidRPr="002B2B69">
              <w:rPr>
                <w:rFonts w:ascii="Trebuchet MS" w:hAnsi="Trebuchet MS" w:cs="Trebuchet MS"/>
                <w:sz w:val="18"/>
                <w:szCs w:val="18"/>
              </w:rPr>
              <w:t>Tekststreng</w:t>
            </w:r>
          </w:p>
        </w:tc>
        <w:tc>
          <w:tcPr>
            <w:tcW w:w="1407" w:type="dxa"/>
            <w:tcBorders>
              <w:top w:val="single" w:sz="4" w:space="0" w:color="auto"/>
              <w:left w:val="single" w:sz="4" w:space="0" w:color="auto"/>
              <w:bottom w:val="nil"/>
              <w:right w:val="single" w:sz="4" w:space="0" w:color="auto"/>
            </w:tcBorders>
            <w:shd w:val="clear" w:color="auto" w:fill="auto"/>
            <w:vAlign w:val="bottom"/>
          </w:tcPr>
          <w:p w14:paraId="0925DBF4" w14:textId="77777777" w:rsidR="00CB4BEB" w:rsidRPr="002B2B69" w:rsidRDefault="00CB4BEB" w:rsidP="003C0924">
            <w:pPr>
              <w:rPr>
                <w:rFonts w:ascii="Trebuchet MS" w:hAnsi="Trebuchet MS" w:cs="Trebuchet MS"/>
                <w:sz w:val="18"/>
                <w:szCs w:val="18"/>
              </w:rPr>
            </w:pPr>
            <w:r w:rsidRPr="002B2B69">
              <w:rPr>
                <w:rFonts w:ascii="Trebuchet MS" w:hAnsi="Trebuchet MS" w:cs="Trebuchet MS"/>
                <w:sz w:val="18"/>
                <w:szCs w:val="18"/>
              </w:rPr>
              <w:t>0-</w:t>
            </w:r>
            <w:r>
              <w:rPr>
                <w:rFonts w:ascii="Trebuchet MS" w:hAnsi="Trebuchet MS" w:cs="Trebuchet MS"/>
                <w:sz w:val="18"/>
                <w:szCs w:val="18"/>
              </w:rPr>
              <w:t>254</w:t>
            </w:r>
            <w:r w:rsidRPr="002B2B69">
              <w:rPr>
                <w:rFonts w:ascii="Trebuchet MS" w:hAnsi="Trebuchet MS" w:cs="Trebuchet MS"/>
                <w:sz w:val="18"/>
                <w:szCs w:val="18"/>
              </w:rPr>
              <w:t xml:space="preserve"> tegn</w:t>
            </w:r>
          </w:p>
        </w:tc>
        <w:tc>
          <w:tcPr>
            <w:tcW w:w="1276" w:type="dxa"/>
            <w:tcBorders>
              <w:top w:val="single" w:sz="4" w:space="0" w:color="auto"/>
              <w:left w:val="single" w:sz="4" w:space="0" w:color="auto"/>
              <w:bottom w:val="nil"/>
              <w:right w:val="single" w:sz="4" w:space="0" w:color="auto"/>
            </w:tcBorders>
            <w:shd w:val="clear" w:color="auto" w:fill="auto"/>
            <w:vAlign w:val="bottom"/>
          </w:tcPr>
          <w:p w14:paraId="0C73E747"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409" w:type="dxa"/>
            <w:tcBorders>
              <w:top w:val="single" w:sz="4" w:space="0" w:color="auto"/>
              <w:left w:val="single" w:sz="4" w:space="0" w:color="auto"/>
              <w:bottom w:val="nil"/>
              <w:right w:val="single" w:sz="4" w:space="0" w:color="auto"/>
            </w:tcBorders>
            <w:shd w:val="clear" w:color="auto" w:fill="auto"/>
            <w:vAlign w:val="bottom"/>
          </w:tcPr>
          <w:p w14:paraId="557C34C8" w14:textId="77777777" w:rsidR="00CB4BEB" w:rsidRPr="002B2B69" w:rsidRDefault="00CB4BEB" w:rsidP="003C0924">
            <w:pPr>
              <w:rPr>
                <w:rFonts w:ascii="Trebuchet MS" w:hAnsi="Trebuchet MS" w:cs="Trebuchet MS"/>
                <w:sz w:val="18"/>
                <w:szCs w:val="18"/>
              </w:rPr>
            </w:pPr>
          </w:p>
        </w:tc>
      </w:tr>
      <w:tr w:rsidR="00CB4BEB" w:rsidRPr="00CE1917" w14:paraId="6A0EEFB9" w14:textId="77777777" w:rsidTr="003C0924">
        <w:trPr>
          <w:trHeight w:hRule="exact" w:val="255"/>
        </w:trPr>
        <w:tc>
          <w:tcPr>
            <w:tcW w:w="2101" w:type="dxa"/>
            <w:tcBorders>
              <w:top w:val="single" w:sz="4" w:space="0" w:color="auto"/>
              <w:left w:val="single" w:sz="4" w:space="0" w:color="auto"/>
              <w:bottom w:val="single" w:sz="4" w:space="0" w:color="auto"/>
              <w:right w:val="single" w:sz="4" w:space="0" w:color="auto"/>
            </w:tcBorders>
            <w:shd w:val="clear" w:color="auto" w:fill="97DDBA"/>
            <w:vAlign w:val="bottom"/>
          </w:tcPr>
          <w:p w14:paraId="724A11BA" w14:textId="77777777" w:rsidR="00CB4BEB" w:rsidRPr="000678E8" w:rsidRDefault="00CB4BEB" w:rsidP="003C0924">
            <w:pPr>
              <w:rPr>
                <w:rFonts w:ascii="Trebuchet MS" w:hAnsi="Trebuchet MS" w:cs="Trebuchet MS"/>
                <w:sz w:val="18"/>
                <w:szCs w:val="18"/>
              </w:rPr>
            </w:pPr>
            <w:r>
              <w:rPr>
                <w:rFonts w:ascii="Trebuchet MS" w:hAnsi="Trebuchet MS" w:cs="Trebuchet MS"/>
                <w:sz w:val="18"/>
                <w:szCs w:val="18"/>
              </w:rPr>
              <w:t>l</w:t>
            </w:r>
            <w:r w:rsidRPr="000678E8">
              <w:rPr>
                <w:rFonts w:ascii="Trebuchet MS" w:hAnsi="Trebuchet MS" w:cs="Trebuchet MS"/>
                <w:sz w:val="18"/>
                <w:szCs w:val="18"/>
              </w:rPr>
              <w:t>ink</w:t>
            </w:r>
          </w:p>
        </w:tc>
        <w:tc>
          <w:tcPr>
            <w:tcW w:w="1164" w:type="dxa"/>
            <w:tcBorders>
              <w:top w:val="single" w:sz="4" w:space="0" w:color="auto"/>
              <w:left w:val="single" w:sz="4" w:space="0" w:color="auto"/>
              <w:bottom w:val="single" w:sz="4" w:space="0" w:color="auto"/>
              <w:right w:val="single" w:sz="4" w:space="0" w:color="auto"/>
            </w:tcBorders>
            <w:shd w:val="clear" w:color="auto" w:fill="97DDBA"/>
          </w:tcPr>
          <w:p w14:paraId="1E970A74" w14:textId="77777777" w:rsidR="00CB4BEB" w:rsidRPr="0014307B" w:rsidRDefault="00CB4BEB" w:rsidP="003C0924">
            <w:pPr>
              <w:rPr>
                <w:rFonts w:ascii="Trebuchet MS" w:hAnsi="Trebuchet MS" w:cs="Trebuchet MS"/>
                <w:sz w:val="18"/>
                <w:szCs w:val="18"/>
              </w:rPr>
            </w:pPr>
          </w:p>
        </w:tc>
        <w:tc>
          <w:tcPr>
            <w:tcW w:w="10338"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378BD9D" w14:textId="77777777" w:rsidR="00CB4BEB" w:rsidRPr="000678E8"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1E0F51E9" w14:textId="77777777" w:rsidTr="003C0924">
        <w:trPr>
          <w:trHeight w:hRule="exact" w:val="255"/>
        </w:trPr>
        <w:tc>
          <w:tcPr>
            <w:tcW w:w="13603" w:type="dxa"/>
            <w:gridSpan w:val="7"/>
            <w:tcBorders>
              <w:top w:val="single" w:sz="4" w:space="0" w:color="auto"/>
              <w:left w:val="nil"/>
              <w:bottom w:val="nil"/>
              <w:right w:val="nil"/>
            </w:tcBorders>
            <w:shd w:val="clear" w:color="auto" w:fill="97DDBA"/>
            <w:vAlign w:val="bottom"/>
          </w:tcPr>
          <w:p w14:paraId="5A0F752E" w14:textId="77777777" w:rsidR="00CB4BEB" w:rsidRPr="0014307B" w:rsidRDefault="00CB4BEB" w:rsidP="003C0924">
            <w:pPr>
              <w:rPr>
                <w:rFonts w:ascii="Trebuchet MS" w:hAnsi="Trebuchet MS" w:cs="Trebuchet M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4CC61636" w14:textId="77777777" w:rsidR="00CB4BEB" w:rsidRDefault="00CB4BEB" w:rsidP="00CB4BEB">
      <w:pPr>
        <w:pStyle w:val="Overskrift6"/>
      </w:pPr>
      <w:r>
        <w:t>5.8.3.1</w:t>
      </w:r>
      <w:r w:rsidRPr="00A32757">
        <w:t xml:space="preserve"> </w:t>
      </w:r>
      <w:r>
        <w:t>Metadata</w:t>
      </w:r>
      <w:r w:rsidRPr="00A42662">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15670938" w14:textId="77777777" w:rsidTr="003C0924">
        <w:trPr>
          <w:trHeight w:hRule="exact" w:val="255"/>
        </w:trPr>
        <w:tc>
          <w:tcPr>
            <w:tcW w:w="2235" w:type="dxa"/>
            <w:shd w:val="clear" w:color="auto" w:fill="D9D9D9"/>
            <w:vAlign w:val="bottom"/>
          </w:tcPr>
          <w:p w14:paraId="664EE2C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7B5F6307"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74D6522" w14:textId="77777777" w:rsidTr="003C0924">
        <w:trPr>
          <w:trHeight w:hRule="exact" w:val="255"/>
        </w:trPr>
        <w:tc>
          <w:tcPr>
            <w:tcW w:w="2235" w:type="dxa"/>
            <w:shd w:val="clear" w:color="auto" w:fill="E0E0E0"/>
            <w:vAlign w:val="bottom"/>
          </w:tcPr>
          <w:p w14:paraId="2CD95E9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2A0FB2D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S</w:t>
            </w:r>
            <w:r w:rsidRPr="00F13750">
              <w:rPr>
                <w:rFonts w:ascii="Trebuchet MS" w:hAnsi="Trebuchet MS" w:cs="Trebuchet MS"/>
                <w:sz w:val="18"/>
                <w:szCs w:val="18"/>
              </w:rPr>
              <w:t>korstensfejerdistrikt</w:t>
            </w:r>
          </w:p>
        </w:tc>
      </w:tr>
      <w:tr w:rsidR="00CB4BEB" w:rsidRPr="0051728E" w14:paraId="3513612D" w14:textId="77777777" w:rsidTr="003C0924">
        <w:trPr>
          <w:trHeight w:hRule="exact" w:val="255"/>
        </w:trPr>
        <w:tc>
          <w:tcPr>
            <w:tcW w:w="2235" w:type="dxa"/>
            <w:shd w:val="clear" w:color="auto" w:fill="E0E0E0"/>
            <w:vAlign w:val="bottom"/>
          </w:tcPr>
          <w:p w14:paraId="2F2DA092"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0475C501" w14:textId="77777777" w:rsidR="00CB4BEB" w:rsidRDefault="00CB4BEB" w:rsidP="003C0924">
            <w:pPr>
              <w:rPr>
                <w:rFonts w:ascii="Trebuchet MS" w:hAnsi="Trebuchet MS"/>
                <w:sz w:val="18"/>
                <w:szCs w:val="18"/>
              </w:rPr>
            </w:pPr>
            <w:r>
              <w:rPr>
                <w:rFonts w:ascii="Trebuchet MS" w:hAnsi="Trebuchet MS"/>
                <w:sz w:val="18"/>
                <w:szCs w:val="18"/>
              </w:rPr>
              <w:t>5702</w:t>
            </w:r>
          </w:p>
        </w:tc>
      </w:tr>
      <w:tr w:rsidR="00CB4BEB" w:rsidRPr="0051728E" w14:paraId="04C6DFA5" w14:textId="77777777" w:rsidTr="003C0924">
        <w:trPr>
          <w:trHeight w:hRule="exact" w:val="255"/>
        </w:trPr>
        <w:tc>
          <w:tcPr>
            <w:tcW w:w="2235" w:type="dxa"/>
            <w:shd w:val="clear" w:color="auto" w:fill="E0E0E0"/>
            <w:vAlign w:val="bottom"/>
          </w:tcPr>
          <w:p w14:paraId="4383BC7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2FE1CECA" w14:textId="77777777" w:rsidR="00CB4BEB" w:rsidRPr="00F279E4" w:rsidRDefault="00CB4BEB" w:rsidP="003C0924">
            <w:pPr>
              <w:rPr>
                <w:rFonts w:ascii="Trebuchet MS" w:hAnsi="Trebuchet MS" w:cs="Trebuchet MS"/>
                <w:sz w:val="18"/>
                <w:szCs w:val="18"/>
              </w:rPr>
            </w:pPr>
            <w:r>
              <w:rPr>
                <w:rFonts w:ascii="Trebuchet MS" w:hAnsi="Trebuchet MS"/>
                <w:sz w:val="18"/>
                <w:szCs w:val="18"/>
              </w:rPr>
              <w:t>S</w:t>
            </w:r>
            <w:r w:rsidRPr="00F13750">
              <w:rPr>
                <w:rFonts w:ascii="Trebuchet MS" w:hAnsi="Trebuchet MS" w:cs="Trebuchet MS"/>
                <w:sz w:val="18"/>
                <w:szCs w:val="18"/>
              </w:rPr>
              <w:t>korstensfejerdistrikt</w:t>
            </w:r>
            <w:r>
              <w:rPr>
                <w:rFonts w:ascii="Trebuchet MS" w:hAnsi="Trebuchet MS" w:cs="Trebuchet MS"/>
                <w:sz w:val="18"/>
                <w:szCs w:val="18"/>
              </w:rPr>
              <w:t>. Området som dække af en skorstensfejer</w:t>
            </w:r>
          </w:p>
        </w:tc>
      </w:tr>
      <w:tr w:rsidR="00CB4BEB" w:rsidRPr="0051728E" w14:paraId="71C55350" w14:textId="77777777" w:rsidTr="003C0924">
        <w:trPr>
          <w:trHeight w:hRule="exact" w:val="255"/>
        </w:trPr>
        <w:tc>
          <w:tcPr>
            <w:tcW w:w="2235" w:type="dxa"/>
            <w:shd w:val="clear" w:color="auto" w:fill="E0E0E0"/>
            <w:vAlign w:val="bottom"/>
          </w:tcPr>
          <w:p w14:paraId="5C7E82A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7C660B1D" w14:textId="77777777" w:rsidR="00CB4BEB" w:rsidRPr="00D77840" w:rsidRDefault="00CB4BEB" w:rsidP="003C0924">
            <w:pPr>
              <w:rPr>
                <w:rFonts w:ascii="Trebuchet MS" w:hAnsi="Trebuchet MS" w:cs="Trebuchet MS"/>
                <w:sz w:val="18"/>
                <w:szCs w:val="18"/>
              </w:rPr>
            </w:pPr>
            <w:r w:rsidRPr="00BE5D90">
              <w:rPr>
                <w:rFonts w:ascii="Trebuchet MS" w:hAnsi="Trebuchet MS" w:cs="Trebuchet MS"/>
                <w:bCs/>
                <w:sz w:val="18"/>
                <w:szCs w:val="18"/>
              </w:rPr>
              <w:t>S</w:t>
            </w:r>
            <w:r w:rsidRPr="00F13750">
              <w:rPr>
                <w:rFonts w:ascii="Trebuchet MS" w:hAnsi="Trebuchet MS" w:cs="Trebuchet MS"/>
                <w:sz w:val="18"/>
                <w:szCs w:val="18"/>
              </w:rPr>
              <w:t>korstensfejerdistrikt</w:t>
            </w:r>
            <w:r>
              <w:rPr>
                <w:rFonts w:ascii="Trebuchet MS" w:hAnsi="Trebuchet MS" w:cs="Trebuchet MS"/>
                <w:sz w:val="18"/>
                <w:szCs w:val="18"/>
              </w:rPr>
              <w:t>er sendes i udbud, hvor en skorstensfejer vinder området for en periode.</w:t>
            </w:r>
          </w:p>
        </w:tc>
      </w:tr>
      <w:tr w:rsidR="00CB4BEB" w:rsidRPr="0051728E" w14:paraId="25C6FE33" w14:textId="77777777" w:rsidTr="003C0924">
        <w:trPr>
          <w:trHeight w:hRule="exact" w:val="255"/>
        </w:trPr>
        <w:tc>
          <w:tcPr>
            <w:tcW w:w="2235" w:type="dxa"/>
            <w:shd w:val="clear" w:color="auto" w:fill="E0E0E0"/>
            <w:vAlign w:val="bottom"/>
          </w:tcPr>
          <w:p w14:paraId="3A1A26F7"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185591C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sagsbehandler og borger via selvbetjeningsløsninger, hvilken s</w:t>
            </w:r>
            <w:r w:rsidRPr="00F13750">
              <w:rPr>
                <w:rFonts w:ascii="Trebuchet MS" w:hAnsi="Trebuchet MS" w:cs="Trebuchet MS"/>
                <w:sz w:val="18"/>
                <w:szCs w:val="18"/>
              </w:rPr>
              <w:t>korstensfejer</w:t>
            </w:r>
            <w:r>
              <w:rPr>
                <w:rFonts w:ascii="Trebuchet MS" w:hAnsi="Trebuchet MS" w:cs="Trebuchet MS"/>
                <w:sz w:val="18"/>
                <w:szCs w:val="18"/>
              </w:rPr>
              <w:t xml:space="preserve"> som dækker deres bolig/adresse.</w:t>
            </w:r>
          </w:p>
        </w:tc>
      </w:tr>
      <w:tr w:rsidR="00CB4BEB" w:rsidRPr="0051728E" w14:paraId="796BB7F5" w14:textId="77777777" w:rsidTr="003C0924">
        <w:trPr>
          <w:trHeight w:hRule="exact" w:val="255"/>
        </w:trPr>
        <w:tc>
          <w:tcPr>
            <w:tcW w:w="2235" w:type="dxa"/>
            <w:shd w:val="clear" w:color="auto" w:fill="E0E0E0"/>
            <w:vAlign w:val="bottom"/>
          </w:tcPr>
          <w:p w14:paraId="5E12C21E"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10ADDFB4"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Administrative enheder</w:t>
            </w:r>
          </w:p>
        </w:tc>
      </w:tr>
      <w:tr w:rsidR="00CB4BEB" w:rsidRPr="0051728E" w14:paraId="16DEB094" w14:textId="77777777" w:rsidTr="003C0924">
        <w:trPr>
          <w:trHeight w:hRule="exact" w:val="255"/>
        </w:trPr>
        <w:tc>
          <w:tcPr>
            <w:tcW w:w="2235" w:type="dxa"/>
            <w:shd w:val="clear" w:color="auto" w:fill="E0E0E0"/>
            <w:vAlign w:val="bottom"/>
          </w:tcPr>
          <w:p w14:paraId="347D1B5B" w14:textId="77777777" w:rsidR="00CB4BEB" w:rsidRPr="00492FFE" w:rsidRDefault="00CB4BEB" w:rsidP="003C0924">
            <w:pPr>
              <w:rPr>
                <w:rFonts w:ascii="Trebuchet MS" w:hAnsi="Trebuchet MS" w:cs="Trebuchet MS"/>
                <w:sz w:val="18"/>
                <w:szCs w:val="18"/>
              </w:rPr>
            </w:pPr>
            <w:proofErr w:type="spellStart"/>
            <w:r>
              <w:rPr>
                <w:rFonts w:ascii="Trebuchet MS" w:hAnsi="Trebuchet MS" w:cs="Trebuchet MS"/>
                <w:sz w:val="18"/>
                <w:szCs w:val="18"/>
              </w:rPr>
              <w:t>No</w:t>
            </w:r>
            <w:r w:rsidRPr="000B2E88">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roofErr w:type="spellEnd"/>
          </w:p>
        </w:tc>
        <w:tc>
          <w:tcPr>
            <w:tcW w:w="11340" w:type="dxa"/>
            <w:shd w:val="clear" w:color="auto" w:fill="FFFFFF"/>
            <w:vAlign w:val="bottom"/>
          </w:tcPr>
          <w:p w14:paraId="3E8F3485"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Skorstensfejer</w:t>
            </w:r>
          </w:p>
        </w:tc>
      </w:tr>
      <w:tr w:rsidR="00CB4BEB" w:rsidRPr="0051728E" w14:paraId="46945458" w14:textId="77777777" w:rsidTr="003C0924">
        <w:trPr>
          <w:trHeight w:hRule="exact" w:val="255"/>
        </w:trPr>
        <w:tc>
          <w:tcPr>
            <w:tcW w:w="2235" w:type="dxa"/>
            <w:shd w:val="clear" w:color="auto" w:fill="E0E0E0"/>
            <w:vAlign w:val="bottom"/>
          </w:tcPr>
          <w:p w14:paraId="7828E49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53D5A7D4"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0202A145" w14:textId="77777777" w:rsidTr="003C0924">
        <w:trPr>
          <w:trHeight w:hRule="exact" w:val="255"/>
        </w:trPr>
        <w:tc>
          <w:tcPr>
            <w:tcW w:w="2235" w:type="dxa"/>
            <w:shd w:val="clear" w:color="auto" w:fill="E0E0E0"/>
            <w:vAlign w:val="bottom"/>
          </w:tcPr>
          <w:p w14:paraId="43749620"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6AB02183" w14:textId="77777777" w:rsidR="00CB4BEB" w:rsidRPr="00FE3FC3" w:rsidRDefault="00CB4BEB" w:rsidP="003C0924">
            <w:pPr>
              <w:rPr>
                <w:rFonts w:ascii="Trebuchet MS" w:hAnsi="Trebuchet MS" w:cs="Trebuchet MS"/>
                <w:sz w:val="18"/>
                <w:szCs w:val="18"/>
              </w:rPr>
            </w:pPr>
          </w:p>
        </w:tc>
      </w:tr>
      <w:tr w:rsidR="00CB4BEB" w:rsidRPr="00186E64" w14:paraId="3E705B42" w14:textId="77777777" w:rsidTr="003C0924">
        <w:trPr>
          <w:trHeight w:hRule="exact" w:val="255"/>
        </w:trPr>
        <w:tc>
          <w:tcPr>
            <w:tcW w:w="2235" w:type="dxa"/>
            <w:shd w:val="clear" w:color="auto" w:fill="E0E0E0"/>
            <w:vAlign w:val="bottom"/>
          </w:tcPr>
          <w:p w14:paraId="39F17F27" w14:textId="77777777" w:rsidR="00CB4BEB" w:rsidRPr="00C97CC9" w:rsidRDefault="00CB4BEB" w:rsidP="003C0924">
            <w:pPr>
              <w:rPr>
                <w:rFonts w:ascii="Trebuchet MS" w:hAnsi="Trebuchet MS" w:cs="Trebuchet MS"/>
                <w:sz w:val="18"/>
                <w:szCs w:val="18"/>
              </w:rPr>
            </w:pPr>
            <w:proofErr w:type="spellStart"/>
            <w:r w:rsidRPr="00C97CC9">
              <w:rPr>
                <w:rFonts w:ascii="Trebuchet MS" w:hAnsi="Trebuchet MS" w:cs="Trebuchet MS"/>
                <w:sz w:val="18"/>
                <w:szCs w:val="18"/>
              </w:rPr>
              <w:t>KLE_koder</w:t>
            </w:r>
            <w:proofErr w:type="spellEnd"/>
          </w:p>
        </w:tc>
        <w:tc>
          <w:tcPr>
            <w:tcW w:w="11340" w:type="dxa"/>
            <w:shd w:val="clear" w:color="auto" w:fill="FFFFFF"/>
            <w:vAlign w:val="bottom"/>
          </w:tcPr>
          <w:p w14:paraId="00A7BFA9" w14:textId="77777777" w:rsidR="00CB4BEB" w:rsidRPr="00C97CC9" w:rsidRDefault="00CB4BEB" w:rsidP="003C0924">
            <w:pPr>
              <w:rPr>
                <w:rFonts w:ascii="Trebuchet MS" w:hAnsi="Trebuchet MS" w:cs="Trebuchet MS"/>
                <w:sz w:val="18"/>
                <w:szCs w:val="18"/>
              </w:rPr>
            </w:pPr>
            <w:r w:rsidRPr="003D1B6B">
              <w:rPr>
                <w:rFonts w:ascii="Trebuchet MS" w:hAnsi="Trebuchet MS" w:cs="Trebuchet MS"/>
                <w:sz w:val="18"/>
                <w:szCs w:val="18"/>
              </w:rPr>
              <w:t>02.25.01, 02.25.05</w:t>
            </w:r>
          </w:p>
        </w:tc>
      </w:tr>
    </w:tbl>
    <w:p w14:paraId="7769DAE6" w14:textId="77777777" w:rsidR="00CB4BEB" w:rsidRPr="00A32757" w:rsidRDefault="00CB4BEB" w:rsidP="00CB4BEB">
      <w:pPr>
        <w:pStyle w:val="Overskrift6"/>
      </w:pPr>
      <w:r>
        <w:t>5.8.3.2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5"/>
        <w:gridCol w:w="8961"/>
      </w:tblGrid>
      <w:tr w:rsidR="00CB4BEB" w:rsidRPr="0051728E" w14:paraId="43A792F2" w14:textId="77777777" w:rsidTr="003C0924">
        <w:trPr>
          <w:trHeight w:hRule="exact" w:val="255"/>
        </w:trPr>
        <w:tc>
          <w:tcPr>
            <w:tcW w:w="4503" w:type="dxa"/>
            <w:shd w:val="clear" w:color="auto" w:fill="D9D9D9"/>
            <w:vAlign w:val="bottom"/>
          </w:tcPr>
          <w:p w14:paraId="32FFB2C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167939B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6F22C9BF" w14:textId="77777777" w:rsidTr="003C0924">
        <w:trPr>
          <w:trHeight w:hRule="exact" w:val="510"/>
        </w:trPr>
        <w:tc>
          <w:tcPr>
            <w:tcW w:w="4503" w:type="dxa"/>
            <w:shd w:val="clear" w:color="auto" w:fill="E0E0E0"/>
            <w:vAlign w:val="center"/>
          </w:tcPr>
          <w:p w14:paraId="0EBD1E9D"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084C3891"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Hvis om muligt vælg et allerede oprettet distrikt som f.eks. skoledistrikterne som udgangspunkt, men de samles så evt. til en flade pr skorstensfejerdistrikt.</w:t>
            </w:r>
          </w:p>
        </w:tc>
      </w:tr>
      <w:tr w:rsidR="00CB4BEB" w:rsidRPr="0051728E" w14:paraId="71235BD5" w14:textId="77777777" w:rsidTr="003C0924">
        <w:trPr>
          <w:trHeight w:hRule="exact" w:val="255"/>
        </w:trPr>
        <w:tc>
          <w:tcPr>
            <w:tcW w:w="4503" w:type="dxa"/>
            <w:shd w:val="clear" w:color="auto" w:fill="E0E0E0"/>
            <w:vAlign w:val="bottom"/>
          </w:tcPr>
          <w:p w14:paraId="24A291A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0BB9C76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navnet på skorstensfejerdistrikt</w:t>
            </w:r>
          </w:p>
        </w:tc>
      </w:tr>
      <w:tr w:rsidR="00CB4BEB" w:rsidRPr="0051728E" w14:paraId="6EA3A826" w14:textId="77777777" w:rsidTr="003C0924">
        <w:trPr>
          <w:trHeight w:hRule="exact" w:val="255"/>
        </w:trPr>
        <w:tc>
          <w:tcPr>
            <w:tcW w:w="4503" w:type="dxa"/>
            <w:shd w:val="clear" w:color="auto" w:fill="E0E0E0"/>
            <w:vAlign w:val="bottom"/>
          </w:tcPr>
          <w:p w14:paraId="7486FB0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7959371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1 Ha.</w:t>
            </w:r>
          </w:p>
        </w:tc>
      </w:tr>
      <w:tr w:rsidR="00CB4BEB" w:rsidRPr="0051728E" w14:paraId="2F395FB8" w14:textId="77777777" w:rsidTr="003C0924">
        <w:trPr>
          <w:trHeight w:hRule="exact" w:val="255"/>
        </w:trPr>
        <w:tc>
          <w:tcPr>
            <w:tcW w:w="4503" w:type="dxa"/>
            <w:shd w:val="clear" w:color="auto" w:fill="E0E0E0"/>
            <w:vAlign w:val="bottom"/>
          </w:tcPr>
          <w:p w14:paraId="1776B39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3FD37B98" w14:textId="77777777" w:rsidR="00CB4BEB" w:rsidRPr="00024C60" w:rsidRDefault="00CB4BEB" w:rsidP="003C0924">
            <w:pPr>
              <w:rPr>
                <w:rFonts w:ascii="Trebuchet MS" w:hAnsi="Trebuchet MS" w:cs="Trebuchet MS"/>
                <w:sz w:val="18"/>
                <w:szCs w:val="18"/>
              </w:rPr>
            </w:pPr>
          </w:p>
        </w:tc>
      </w:tr>
      <w:tr w:rsidR="00CB4BEB" w:rsidRPr="0051728E" w14:paraId="6A81FE45" w14:textId="77777777" w:rsidTr="003C0924">
        <w:trPr>
          <w:trHeight w:hRule="exact" w:val="255"/>
        </w:trPr>
        <w:tc>
          <w:tcPr>
            <w:tcW w:w="4503" w:type="dxa"/>
            <w:shd w:val="clear" w:color="auto" w:fill="E0E0E0"/>
            <w:vAlign w:val="bottom"/>
          </w:tcPr>
          <w:p w14:paraId="4719E61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479CEECD"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Snap mellem fladerne, så der ikke forekommer huller eller overlap.</w:t>
            </w:r>
          </w:p>
        </w:tc>
      </w:tr>
      <w:tr w:rsidR="00CB4BEB" w:rsidRPr="0051728E" w14:paraId="6133E9FE" w14:textId="77777777" w:rsidTr="003C0924">
        <w:trPr>
          <w:trHeight w:hRule="exact" w:val="255"/>
        </w:trPr>
        <w:tc>
          <w:tcPr>
            <w:tcW w:w="4503" w:type="dxa"/>
            <w:shd w:val="clear" w:color="auto" w:fill="E0E0E0"/>
            <w:vAlign w:val="bottom"/>
          </w:tcPr>
          <w:p w14:paraId="1804881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00E4B657" w14:textId="40DF1EB2" w:rsidR="00CB4BEB" w:rsidRPr="00024C60" w:rsidRDefault="00CB4BEB" w:rsidP="003C0924">
            <w:pPr>
              <w:rPr>
                <w:rFonts w:ascii="Trebuchet MS" w:hAnsi="Trebuchet MS" w:cs="Trebuchet MS"/>
                <w:sz w:val="18"/>
                <w:szCs w:val="18"/>
              </w:rPr>
            </w:pPr>
            <w:r>
              <w:rPr>
                <w:rFonts w:ascii="Trebuchet MS" w:hAnsi="Trebuchet MS" w:cs="Trebuchet MS"/>
                <w:sz w:val="18"/>
                <w:szCs w:val="18"/>
              </w:rPr>
              <w:t>Bør følge matrikelgrænserne, hvor det er muligt.</w:t>
            </w:r>
          </w:p>
        </w:tc>
      </w:tr>
    </w:tbl>
    <w:p w14:paraId="56270582" w14:textId="77777777" w:rsidR="00B22412" w:rsidRDefault="00B22412" w:rsidP="00B22412">
      <w:bookmarkStart w:id="2637" w:name="_Toc292865507"/>
      <w:bookmarkStart w:id="2638" w:name="_Toc63351470"/>
    </w:p>
    <w:p w14:paraId="1FA48C92" w14:textId="5AC1C171" w:rsidR="00CB4BEB" w:rsidRDefault="00CB4BEB" w:rsidP="00CB4BEB">
      <w:pPr>
        <w:pStyle w:val="Overskrift2"/>
      </w:pPr>
      <w:bookmarkStart w:id="2639" w:name="_Toc122436124"/>
      <w:r>
        <w:t>5.8.4</w:t>
      </w:r>
      <w:r w:rsidRPr="00066C65">
        <w:t xml:space="preserve"> </w:t>
      </w:r>
      <w:bookmarkStart w:id="2640" w:name="_Hlk59517064"/>
      <w:r>
        <w:t>Afstemningssted</w:t>
      </w:r>
      <w:r w:rsidRPr="00066C65">
        <w:t xml:space="preserve"> (5</w:t>
      </w:r>
      <w:r>
        <w:t>7</w:t>
      </w:r>
      <w:r w:rsidRPr="00066C65">
        <w:t>0</w:t>
      </w:r>
      <w:r>
        <w:t>3</w:t>
      </w:r>
      <w:r w:rsidRPr="00066C65">
        <w:t>)</w:t>
      </w:r>
      <w:bookmarkEnd w:id="2637"/>
      <w:bookmarkEnd w:id="2638"/>
      <w:bookmarkEnd w:id="2639"/>
      <w:bookmarkEnd w:id="2640"/>
    </w:p>
    <w:tbl>
      <w:tblPr>
        <w:tblW w:w="13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8"/>
        <w:gridCol w:w="1181"/>
        <w:gridCol w:w="3911"/>
        <w:gridCol w:w="1155"/>
        <w:gridCol w:w="1356"/>
        <w:gridCol w:w="1374"/>
        <w:gridCol w:w="2268"/>
      </w:tblGrid>
      <w:tr w:rsidR="00CB4BEB" w:rsidRPr="0051728E" w14:paraId="055756D6" w14:textId="77777777" w:rsidTr="003C0924">
        <w:tc>
          <w:tcPr>
            <w:tcW w:w="2358" w:type="dxa"/>
            <w:tcBorders>
              <w:bottom w:val="single" w:sz="4" w:space="0" w:color="auto"/>
            </w:tcBorders>
            <w:shd w:val="clear" w:color="auto" w:fill="D9D9D9"/>
            <w:vAlign w:val="center"/>
          </w:tcPr>
          <w:p w14:paraId="06B16D12"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181" w:type="dxa"/>
            <w:tcBorders>
              <w:bottom w:val="single" w:sz="4" w:space="0" w:color="auto"/>
            </w:tcBorders>
            <w:shd w:val="clear" w:color="auto" w:fill="D9D9D9"/>
            <w:vAlign w:val="center"/>
          </w:tcPr>
          <w:p w14:paraId="5FB20F93"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3911" w:type="dxa"/>
            <w:tcBorders>
              <w:bottom w:val="single" w:sz="4" w:space="0" w:color="auto"/>
            </w:tcBorders>
            <w:shd w:val="clear" w:color="auto" w:fill="D9D9D9"/>
            <w:vAlign w:val="center"/>
          </w:tcPr>
          <w:p w14:paraId="4D0C518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6CA124D9"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7D0F937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374" w:type="dxa"/>
            <w:tcBorders>
              <w:bottom w:val="single" w:sz="4" w:space="0" w:color="auto"/>
            </w:tcBorders>
            <w:shd w:val="clear" w:color="auto" w:fill="D9D9D9"/>
            <w:vAlign w:val="center"/>
          </w:tcPr>
          <w:p w14:paraId="599A0996"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056E9DF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268" w:type="dxa"/>
            <w:shd w:val="clear" w:color="auto" w:fill="D9D9D9"/>
            <w:vAlign w:val="center"/>
          </w:tcPr>
          <w:p w14:paraId="7FAF5B8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47B10254" w14:textId="77777777" w:rsidTr="003C0924">
        <w:trPr>
          <w:trHeight w:hRule="exact" w:val="255"/>
        </w:trPr>
        <w:tc>
          <w:tcPr>
            <w:tcW w:w="2358" w:type="dxa"/>
            <w:tcBorders>
              <w:top w:val="single" w:sz="4" w:space="0" w:color="auto"/>
              <w:left w:val="single" w:sz="4" w:space="0" w:color="auto"/>
              <w:bottom w:val="nil"/>
              <w:right w:val="single" w:sz="4" w:space="0" w:color="auto"/>
            </w:tcBorders>
            <w:shd w:val="clear" w:color="auto" w:fill="97DDBA"/>
            <w:vAlign w:val="center"/>
          </w:tcPr>
          <w:p w14:paraId="02AB0EE9" w14:textId="77777777" w:rsidR="00CB4BEB" w:rsidRPr="00786299" w:rsidRDefault="00CB4BEB" w:rsidP="003C0924">
            <w:pPr>
              <w:rPr>
                <w:sz w:val="16"/>
                <w:szCs w:val="16"/>
              </w:rPr>
            </w:pPr>
            <w:proofErr w:type="spellStart"/>
            <w:r w:rsidRPr="00786299">
              <w:rPr>
                <w:rFonts w:ascii="Trebuchet MS" w:hAnsi="Trebuchet MS"/>
                <w:sz w:val="18"/>
                <w:szCs w:val="18"/>
              </w:rPr>
              <w:t>afstemningsomraade_nr</w:t>
            </w:r>
            <w:proofErr w:type="spellEnd"/>
          </w:p>
        </w:tc>
        <w:tc>
          <w:tcPr>
            <w:tcW w:w="1181" w:type="dxa"/>
            <w:tcBorders>
              <w:top w:val="single" w:sz="4" w:space="0" w:color="auto"/>
              <w:left w:val="single" w:sz="4" w:space="0" w:color="auto"/>
              <w:bottom w:val="nil"/>
              <w:right w:val="single" w:sz="4" w:space="0" w:color="auto"/>
            </w:tcBorders>
            <w:shd w:val="clear" w:color="auto" w:fill="97DDBA"/>
            <w:vAlign w:val="center"/>
          </w:tcPr>
          <w:p w14:paraId="7767B8D6" w14:textId="77777777" w:rsidR="00CB4BEB" w:rsidRPr="00786299" w:rsidRDefault="00CB4BEB" w:rsidP="003C0924">
            <w:pPr>
              <w:rPr>
                <w:rFonts w:ascii="Trebuchet MS" w:hAnsi="Trebuchet MS" w:cs="Trebuchet MS"/>
                <w:sz w:val="18"/>
                <w:szCs w:val="18"/>
              </w:rPr>
            </w:pPr>
          </w:p>
        </w:tc>
        <w:tc>
          <w:tcPr>
            <w:tcW w:w="10064" w:type="dxa"/>
            <w:gridSpan w:val="5"/>
            <w:tcBorders>
              <w:top w:val="single" w:sz="4" w:space="0" w:color="auto"/>
              <w:left w:val="single" w:sz="4" w:space="0" w:color="auto"/>
              <w:bottom w:val="nil"/>
              <w:right w:val="single" w:sz="4" w:space="0" w:color="auto"/>
            </w:tcBorders>
            <w:shd w:val="clear" w:color="auto" w:fill="97DDBA"/>
            <w:vAlign w:val="center"/>
          </w:tcPr>
          <w:p w14:paraId="612AF2C9" w14:textId="77777777" w:rsidR="00CB4BEB" w:rsidRPr="00786299" w:rsidRDefault="00CB4BEB" w:rsidP="003C0924">
            <w:pPr>
              <w:rPr>
                <w:rFonts w:ascii="Trebuchet MS" w:hAnsi="Trebuchet MS"/>
                <w:sz w:val="18"/>
                <w:szCs w:val="18"/>
              </w:rPr>
            </w:pPr>
            <w:r w:rsidRPr="00786299">
              <w:rPr>
                <w:rFonts w:ascii="Trebuchet MS" w:hAnsi="Trebuchet MS" w:cs="Trebuchet MS"/>
                <w:sz w:val="18"/>
                <w:szCs w:val="18"/>
              </w:rPr>
              <w:t>Felt defineret under: 4.1 Standardiserede felter til de temaspecifikke datamodeller</w:t>
            </w:r>
          </w:p>
        </w:tc>
      </w:tr>
      <w:tr w:rsidR="00CB4BEB" w:rsidRPr="00CE1917" w14:paraId="06FE56C9" w14:textId="77777777" w:rsidTr="003C0924">
        <w:trPr>
          <w:trHeight w:hRule="exact" w:val="255"/>
        </w:trPr>
        <w:tc>
          <w:tcPr>
            <w:tcW w:w="2358" w:type="dxa"/>
            <w:tcBorders>
              <w:top w:val="single" w:sz="4" w:space="0" w:color="auto"/>
              <w:left w:val="single" w:sz="4" w:space="0" w:color="auto"/>
              <w:bottom w:val="single" w:sz="4" w:space="0" w:color="auto"/>
              <w:right w:val="single" w:sz="4" w:space="0" w:color="auto"/>
            </w:tcBorders>
            <w:shd w:val="clear" w:color="auto" w:fill="97DDBA"/>
            <w:vAlign w:val="center"/>
          </w:tcPr>
          <w:p w14:paraId="6CB32D46" w14:textId="77777777" w:rsidR="00CB4BEB" w:rsidRPr="00786299" w:rsidRDefault="00CB4BEB" w:rsidP="003C0924">
            <w:pPr>
              <w:rPr>
                <w:rFonts w:ascii="Trebuchet MS" w:hAnsi="Trebuchet MS"/>
                <w:sz w:val="18"/>
                <w:szCs w:val="18"/>
              </w:rPr>
            </w:pPr>
            <w:proofErr w:type="spellStart"/>
            <w:r w:rsidRPr="00786299">
              <w:rPr>
                <w:rFonts w:ascii="Trebuchet MS" w:hAnsi="Trebuchet MS"/>
                <w:sz w:val="18"/>
                <w:szCs w:val="18"/>
              </w:rPr>
              <w:lastRenderedPageBreak/>
              <w:t>afstemningsomraade_navn</w:t>
            </w:r>
            <w:proofErr w:type="spellEnd"/>
          </w:p>
        </w:tc>
        <w:tc>
          <w:tcPr>
            <w:tcW w:w="1181" w:type="dxa"/>
            <w:tcBorders>
              <w:top w:val="single" w:sz="4" w:space="0" w:color="auto"/>
              <w:left w:val="single" w:sz="4" w:space="0" w:color="auto"/>
              <w:bottom w:val="single" w:sz="4" w:space="0" w:color="auto"/>
              <w:right w:val="single" w:sz="4" w:space="0" w:color="auto"/>
            </w:tcBorders>
            <w:shd w:val="clear" w:color="auto" w:fill="97DDBA"/>
            <w:vAlign w:val="center"/>
          </w:tcPr>
          <w:p w14:paraId="30DCD1B0" w14:textId="77777777" w:rsidR="00CB4BEB" w:rsidRPr="00786299" w:rsidRDefault="00CB4BEB" w:rsidP="003C0924">
            <w:pPr>
              <w:rPr>
                <w:rFonts w:ascii="Trebuchet MS" w:hAnsi="Trebuchet MS" w:cs="Trebuchet MS"/>
                <w:sz w:val="18"/>
                <w:szCs w:val="18"/>
              </w:rPr>
            </w:pPr>
          </w:p>
        </w:tc>
        <w:tc>
          <w:tcPr>
            <w:tcW w:w="10064"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22651F23" w14:textId="77777777" w:rsidR="00CB4BEB" w:rsidRPr="00786299" w:rsidRDefault="00CB4BEB" w:rsidP="003C0924">
            <w:pPr>
              <w:rPr>
                <w:rFonts w:ascii="Trebuchet MS" w:hAnsi="Trebuchet MS"/>
                <w:sz w:val="18"/>
                <w:szCs w:val="18"/>
              </w:rPr>
            </w:pPr>
            <w:r w:rsidRPr="00786299">
              <w:rPr>
                <w:rFonts w:ascii="Trebuchet MS" w:hAnsi="Trebuchet MS" w:cs="Trebuchet MS"/>
                <w:sz w:val="18"/>
                <w:szCs w:val="18"/>
              </w:rPr>
              <w:t>Felt defineret under: 4.1 Standardiserede felter til de temaspecifikke datamodeller</w:t>
            </w:r>
            <w:r w:rsidRPr="00786299" w:rsidDel="00AB5533">
              <w:rPr>
                <w:rFonts w:ascii="Trebuchet MS" w:hAnsi="Trebuchet MS"/>
                <w:sz w:val="18"/>
                <w:szCs w:val="18"/>
              </w:rPr>
              <w:t xml:space="preserve"> </w:t>
            </w:r>
          </w:p>
          <w:p w14:paraId="1C683F29" w14:textId="77777777" w:rsidR="00CB4BEB" w:rsidRPr="00786299" w:rsidRDefault="00CB4BEB" w:rsidP="003C0924">
            <w:pPr>
              <w:rPr>
                <w:rFonts w:ascii="Trebuchet MS" w:hAnsi="Trebuchet MS" w:cs="Trebuchet MS"/>
                <w:sz w:val="18"/>
                <w:szCs w:val="18"/>
              </w:rPr>
            </w:pPr>
          </w:p>
          <w:p w14:paraId="664BB945" w14:textId="77777777" w:rsidR="00CB4BEB" w:rsidRPr="00786299" w:rsidRDefault="00CB4BEB" w:rsidP="003C0924">
            <w:pPr>
              <w:rPr>
                <w:rFonts w:ascii="Trebuchet MS" w:hAnsi="Trebuchet MS" w:cs="Trebuchet MS"/>
                <w:sz w:val="18"/>
                <w:szCs w:val="18"/>
              </w:rPr>
            </w:pPr>
          </w:p>
          <w:p w14:paraId="020F80CF" w14:textId="77777777" w:rsidR="00CB4BEB" w:rsidRPr="00786299" w:rsidRDefault="00CB4BEB" w:rsidP="003C0924">
            <w:pPr>
              <w:jc w:val="center"/>
              <w:rPr>
                <w:rFonts w:ascii="Trebuchet MS" w:hAnsi="Trebuchet MS" w:cs="Trebuchet MS"/>
                <w:sz w:val="18"/>
                <w:szCs w:val="18"/>
              </w:rPr>
            </w:pPr>
          </w:p>
          <w:p w14:paraId="27CD3887" w14:textId="77777777" w:rsidR="00CB4BEB" w:rsidRPr="00786299" w:rsidRDefault="00CB4BEB" w:rsidP="003C0924">
            <w:pPr>
              <w:rPr>
                <w:rFonts w:ascii="Trebuchet MS" w:hAnsi="Trebuchet MS"/>
                <w:sz w:val="18"/>
                <w:szCs w:val="18"/>
              </w:rPr>
            </w:pPr>
          </w:p>
        </w:tc>
      </w:tr>
      <w:tr w:rsidR="00CB4BEB" w:rsidRPr="00CE1917" w14:paraId="293D7F98" w14:textId="77777777" w:rsidTr="003C0924">
        <w:trPr>
          <w:trHeight w:hRule="exact" w:val="255"/>
        </w:trPr>
        <w:tc>
          <w:tcPr>
            <w:tcW w:w="2358" w:type="dxa"/>
            <w:tcBorders>
              <w:top w:val="single" w:sz="4" w:space="0" w:color="auto"/>
              <w:left w:val="single" w:sz="4" w:space="0" w:color="auto"/>
              <w:bottom w:val="single" w:sz="4" w:space="0" w:color="auto"/>
              <w:right w:val="single" w:sz="4" w:space="0" w:color="auto"/>
            </w:tcBorders>
            <w:shd w:val="clear" w:color="auto" w:fill="D9D9D9"/>
            <w:vAlign w:val="bottom"/>
          </w:tcPr>
          <w:p w14:paraId="665408ED"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lokalitet</w:t>
            </w:r>
          </w:p>
        </w:tc>
        <w:tc>
          <w:tcPr>
            <w:tcW w:w="1181" w:type="dxa"/>
            <w:tcBorders>
              <w:top w:val="single" w:sz="4" w:space="0" w:color="auto"/>
              <w:left w:val="single" w:sz="4" w:space="0" w:color="auto"/>
              <w:bottom w:val="nil"/>
              <w:right w:val="single" w:sz="4" w:space="0" w:color="auto"/>
            </w:tcBorders>
            <w:vAlign w:val="bottom"/>
          </w:tcPr>
          <w:p w14:paraId="40E756DF"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lokalitet</w:t>
            </w:r>
          </w:p>
        </w:tc>
        <w:tc>
          <w:tcPr>
            <w:tcW w:w="3911" w:type="dxa"/>
            <w:tcBorders>
              <w:top w:val="single" w:sz="4" w:space="0" w:color="auto"/>
              <w:left w:val="single" w:sz="4" w:space="0" w:color="auto"/>
              <w:bottom w:val="nil"/>
              <w:right w:val="single" w:sz="4" w:space="0" w:color="auto"/>
            </w:tcBorders>
            <w:shd w:val="clear" w:color="auto" w:fill="auto"/>
            <w:vAlign w:val="bottom"/>
          </w:tcPr>
          <w:p w14:paraId="05FC7CA3"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Navn på lokaliteten hvor i der afholdes valg</w:t>
            </w:r>
          </w:p>
        </w:tc>
        <w:tc>
          <w:tcPr>
            <w:tcW w:w="1155" w:type="dxa"/>
            <w:tcBorders>
              <w:top w:val="single" w:sz="4" w:space="0" w:color="auto"/>
              <w:left w:val="single" w:sz="4" w:space="0" w:color="auto"/>
              <w:bottom w:val="nil"/>
              <w:right w:val="single" w:sz="4" w:space="0" w:color="auto"/>
            </w:tcBorders>
            <w:shd w:val="clear" w:color="auto" w:fill="auto"/>
            <w:vAlign w:val="bottom"/>
          </w:tcPr>
          <w:p w14:paraId="4246219A"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auto"/>
            <w:vAlign w:val="bottom"/>
          </w:tcPr>
          <w:p w14:paraId="1783E71E"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0-128 tegn</w:t>
            </w:r>
          </w:p>
        </w:tc>
        <w:tc>
          <w:tcPr>
            <w:tcW w:w="1374" w:type="dxa"/>
            <w:tcBorders>
              <w:top w:val="single" w:sz="4" w:space="0" w:color="auto"/>
              <w:left w:val="single" w:sz="4" w:space="0" w:color="auto"/>
              <w:bottom w:val="nil"/>
              <w:right w:val="single" w:sz="4" w:space="0" w:color="auto"/>
            </w:tcBorders>
            <w:shd w:val="clear" w:color="auto" w:fill="auto"/>
            <w:vAlign w:val="bottom"/>
          </w:tcPr>
          <w:p w14:paraId="3A461907"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F</w:t>
            </w:r>
          </w:p>
        </w:tc>
        <w:tc>
          <w:tcPr>
            <w:tcW w:w="2268" w:type="dxa"/>
            <w:tcBorders>
              <w:top w:val="single" w:sz="4" w:space="0" w:color="auto"/>
              <w:left w:val="single" w:sz="4" w:space="0" w:color="auto"/>
              <w:bottom w:val="nil"/>
              <w:right w:val="single" w:sz="4" w:space="0" w:color="auto"/>
            </w:tcBorders>
            <w:shd w:val="clear" w:color="auto" w:fill="auto"/>
            <w:vAlign w:val="bottom"/>
          </w:tcPr>
          <w:p w14:paraId="2E3B050D"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Linå Forsamlingshus</w:t>
            </w:r>
          </w:p>
        </w:tc>
      </w:tr>
      <w:tr w:rsidR="00CB4BEB" w:rsidRPr="00CE1917" w14:paraId="00A54CDC" w14:textId="77777777" w:rsidTr="003C0924">
        <w:tblPrEx>
          <w:shd w:val="clear" w:color="auto" w:fill="FFFFFF"/>
        </w:tblPrEx>
        <w:trPr>
          <w:trHeight w:hRule="exact" w:val="255"/>
        </w:trPr>
        <w:tc>
          <w:tcPr>
            <w:tcW w:w="2358" w:type="dxa"/>
            <w:tcBorders>
              <w:top w:val="single" w:sz="4" w:space="0" w:color="auto"/>
              <w:left w:val="single" w:sz="4" w:space="0" w:color="auto"/>
              <w:bottom w:val="single" w:sz="4" w:space="0" w:color="auto"/>
              <w:right w:val="single" w:sz="4" w:space="0" w:color="auto"/>
            </w:tcBorders>
            <w:shd w:val="clear" w:color="auto" w:fill="D9D9D9"/>
            <w:vAlign w:val="bottom"/>
          </w:tcPr>
          <w:p w14:paraId="3754A2B7" w14:textId="77777777" w:rsidR="00CB4BEB" w:rsidRPr="00786299" w:rsidRDefault="00CB4BEB" w:rsidP="003C0924">
            <w:pPr>
              <w:rPr>
                <w:rFonts w:ascii="Trebuchet MS" w:hAnsi="Trebuchet MS" w:cs="Trebuchet MS"/>
                <w:bCs/>
                <w:sz w:val="18"/>
                <w:szCs w:val="18"/>
              </w:rPr>
            </w:pPr>
            <w:proofErr w:type="spellStart"/>
            <w:r w:rsidRPr="00786299">
              <w:rPr>
                <w:rFonts w:ascii="Trebuchet MS" w:hAnsi="Trebuchet MS" w:cs="Trebuchet MS"/>
                <w:bCs/>
                <w:sz w:val="18"/>
                <w:szCs w:val="18"/>
              </w:rPr>
              <w:t>opstillingskreds_nr</w:t>
            </w:r>
            <w:proofErr w:type="spellEnd"/>
          </w:p>
        </w:tc>
        <w:tc>
          <w:tcPr>
            <w:tcW w:w="1181" w:type="dxa"/>
            <w:tcBorders>
              <w:top w:val="single" w:sz="4" w:space="0" w:color="auto"/>
              <w:left w:val="single" w:sz="4" w:space="0" w:color="auto"/>
              <w:bottom w:val="single" w:sz="4" w:space="0" w:color="auto"/>
              <w:right w:val="single" w:sz="4" w:space="0" w:color="auto"/>
            </w:tcBorders>
            <w:shd w:val="clear" w:color="auto" w:fill="FFFFFF"/>
            <w:vAlign w:val="bottom"/>
          </w:tcPr>
          <w:p w14:paraId="44F31EAC" w14:textId="77777777" w:rsidR="00CB4BEB" w:rsidRPr="00786299" w:rsidRDefault="00CB4BEB" w:rsidP="003C0924">
            <w:pPr>
              <w:rPr>
                <w:rFonts w:ascii="Trebuchet MS" w:hAnsi="Trebuchet MS"/>
                <w:sz w:val="18"/>
                <w:szCs w:val="18"/>
              </w:rPr>
            </w:pPr>
            <w:proofErr w:type="spellStart"/>
            <w:r>
              <w:rPr>
                <w:rFonts w:ascii="Trebuchet MS" w:hAnsi="Trebuchet MS" w:cs="Trebuchet MS"/>
                <w:bCs/>
                <w:sz w:val="18"/>
                <w:szCs w:val="18"/>
              </w:rPr>
              <w:t>opstkre</w:t>
            </w:r>
            <w:r w:rsidRPr="00786299">
              <w:rPr>
                <w:rFonts w:ascii="Trebuchet MS" w:hAnsi="Trebuchet MS" w:cs="Trebuchet MS"/>
                <w:bCs/>
                <w:sz w:val="18"/>
                <w:szCs w:val="18"/>
              </w:rPr>
              <w:t>_nr</w:t>
            </w:r>
            <w:proofErr w:type="spellEnd"/>
          </w:p>
        </w:tc>
        <w:tc>
          <w:tcPr>
            <w:tcW w:w="3911" w:type="dxa"/>
            <w:tcBorders>
              <w:top w:val="single" w:sz="4" w:space="0" w:color="auto"/>
              <w:left w:val="single" w:sz="4" w:space="0" w:color="auto"/>
              <w:bottom w:val="single" w:sz="4" w:space="0" w:color="auto"/>
              <w:right w:val="single" w:sz="4" w:space="0" w:color="auto"/>
            </w:tcBorders>
            <w:shd w:val="clear" w:color="auto" w:fill="FFFFFF"/>
            <w:vAlign w:val="bottom"/>
          </w:tcPr>
          <w:p w14:paraId="3DEC7E4E"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 xml:space="preserve">Opstillingskredsens nummer jf. </w:t>
            </w:r>
            <w:proofErr w:type="gramStart"/>
            <w:r w:rsidRPr="00786299">
              <w:rPr>
                <w:rFonts w:ascii="Trebuchet MS" w:hAnsi="Trebuchet MS"/>
                <w:sz w:val="18"/>
                <w:szCs w:val="18"/>
              </w:rPr>
              <w:t>LBK bilag</w:t>
            </w:r>
            <w:proofErr w:type="gramEnd"/>
            <w:r w:rsidRPr="00786299">
              <w:rPr>
                <w:rFonts w:ascii="Trebuchet MS" w:hAnsi="Trebuchet MS"/>
                <w:sz w:val="18"/>
                <w:szCs w:val="18"/>
              </w:rPr>
              <w:t xml:space="preserve"> 1</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34B65DAA"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533408BD"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1 – 92</w:t>
            </w:r>
          </w:p>
        </w:tc>
        <w:tc>
          <w:tcPr>
            <w:tcW w:w="1374" w:type="dxa"/>
            <w:tcBorders>
              <w:top w:val="single" w:sz="4" w:space="0" w:color="auto"/>
              <w:left w:val="single" w:sz="4" w:space="0" w:color="auto"/>
              <w:bottom w:val="single" w:sz="4" w:space="0" w:color="auto"/>
              <w:right w:val="single" w:sz="4" w:space="0" w:color="auto"/>
            </w:tcBorders>
            <w:shd w:val="clear" w:color="auto" w:fill="auto"/>
            <w:vAlign w:val="bottom"/>
          </w:tcPr>
          <w:p w14:paraId="0E402D87"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F</w:t>
            </w:r>
          </w:p>
        </w:tc>
        <w:tc>
          <w:tcPr>
            <w:tcW w:w="2268" w:type="dxa"/>
            <w:tcBorders>
              <w:top w:val="single" w:sz="4" w:space="0" w:color="auto"/>
              <w:left w:val="single" w:sz="4" w:space="0" w:color="auto"/>
              <w:bottom w:val="single" w:sz="4" w:space="0" w:color="auto"/>
              <w:right w:val="single" w:sz="4" w:space="0" w:color="auto"/>
            </w:tcBorders>
            <w:shd w:val="clear" w:color="auto" w:fill="FFFFFF"/>
            <w:vAlign w:val="bottom"/>
          </w:tcPr>
          <w:p w14:paraId="4F1F58FA"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8 (Unikt for storkredsen)</w:t>
            </w:r>
          </w:p>
        </w:tc>
      </w:tr>
      <w:tr w:rsidR="00CB4BEB" w:rsidRPr="00CE1917" w14:paraId="51719FB5" w14:textId="77777777" w:rsidTr="003C0924">
        <w:tblPrEx>
          <w:shd w:val="clear" w:color="auto" w:fill="FFFFFF"/>
        </w:tblPrEx>
        <w:trPr>
          <w:trHeight w:hRule="exact" w:val="255"/>
        </w:trPr>
        <w:tc>
          <w:tcPr>
            <w:tcW w:w="2358" w:type="dxa"/>
            <w:tcBorders>
              <w:top w:val="single" w:sz="4" w:space="0" w:color="auto"/>
              <w:left w:val="single" w:sz="4" w:space="0" w:color="auto"/>
              <w:bottom w:val="single" w:sz="4" w:space="0" w:color="auto"/>
              <w:right w:val="single" w:sz="4" w:space="0" w:color="auto"/>
            </w:tcBorders>
            <w:shd w:val="clear" w:color="auto" w:fill="E0E0E0"/>
            <w:vAlign w:val="bottom"/>
          </w:tcPr>
          <w:p w14:paraId="608245D3" w14:textId="77777777" w:rsidR="00CB4BEB" w:rsidRPr="00786299" w:rsidRDefault="00CB4BEB" w:rsidP="003C0924">
            <w:pPr>
              <w:rPr>
                <w:rFonts w:ascii="Trebuchet MS" w:hAnsi="Trebuchet MS" w:cs="Trebuchet MS"/>
                <w:bCs/>
                <w:sz w:val="18"/>
                <w:szCs w:val="18"/>
              </w:rPr>
            </w:pPr>
            <w:proofErr w:type="spellStart"/>
            <w:r w:rsidRPr="00786299">
              <w:rPr>
                <w:rFonts w:ascii="Trebuchet MS" w:hAnsi="Trebuchet MS" w:cs="Trebuchet MS"/>
                <w:bCs/>
                <w:sz w:val="18"/>
                <w:szCs w:val="18"/>
              </w:rPr>
              <w:t>opstillingskreds_navn</w:t>
            </w:r>
            <w:proofErr w:type="spellEnd"/>
          </w:p>
        </w:tc>
        <w:tc>
          <w:tcPr>
            <w:tcW w:w="1181" w:type="dxa"/>
            <w:tcBorders>
              <w:top w:val="single" w:sz="4" w:space="0" w:color="auto"/>
              <w:left w:val="single" w:sz="4" w:space="0" w:color="auto"/>
              <w:bottom w:val="single" w:sz="4" w:space="0" w:color="auto"/>
              <w:right w:val="single" w:sz="4" w:space="0" w:color="auto"/>
            </w:tcBorders>
            <w:vAlign w:val="bottom"/>
          </w:tcPr>
          <w:p w14:paraId="00BD8873" w14:textId="77777777" w:rsidR="00CB4BEB" w:rsidRPr="00786299" w:rsidRDefault="00CB4BEB" w:rsidP="003C0924">
            <w:pPr>
              <w:rPr>
                <w:rFonts w:ascii="Trebuchet MS" w:hAnsi="Trebuchet MS" w:cs="Trebuchet MS"/>
                <w:sz w:val="18"/>
                <w:szCs w:val="18"/>
              </w:rPr>
            </w:pPr>
            <w:proofErr w:type="spellStart"/>
            <w:r>
              <w:rPr>
                <w:rFonts w:ascii="Trebuchet MS" w:hAnsi="Trebuchet MS" w:cs="Trebuchet MS"/>
                <w:bCs/>
                <w:sz w:val="18"/>
                <w:szCs w:val="18"/>
              </w:rPr>
              <w:t>opstkre_na</w:t>
            </w:r>
            <w:proofErr w:type="spellEnd"/>
          </w:p>
        </w:tc>
        <w:tc>
          <w:tcPr>
            <w:tcW w:w="3911" w:type="dxa"/>
            <w:tcBorders>
              <w:top w:val="single" w:sz="4" w:space="0" w:color="auto"/>
              <w:left w:val="single" w:sz="4" w:space="0" w:color="auto"/>
              <w:bottom w:val="single" w:sz="4" w:space="0" w:color="auto"/>
              <w:right w:val="single" w:sz="4" w:space="0" w:color="auto"/>
            </w:tcBorders>
            <w:shd w:val="clear" w:color="auto" w:fill="auto"/>
            <w:vAlign w:val="bottom"/>
          </w:tcPr>
          <w:p w14:paraId="022845B9" w14:textId="77777777" w:rsidR="00CB4BEB" w:rsidRPr="00786299" w:rsidRDefault="00CB4BEB" w:rsidP="003C0924">
            <w:pPr>
              <w:rPr>
                <w:rFonts w:ascii="Trebuchet MS" w:hAnsi="Trebuchet MS"/>
                <w:sz w:val="18"/>
                <w:szCs w:val="18"/>
              </w:rPr>
            </w:pPr>
            <w:r w:rsidRPr="00786299">
              <w:rPr>
                <w:rFonts w:ascii="Trebuchet MS" w:hAnsi="Trebuchet MS" w:cs="Trebuchet MS"/>
                <w:sz w:val="18"/>
                <w:szCs w:val="18"/>
              </w:rPr>
              <w:t>Opstillingskredsens navn</w:t>
            </w:r>
            <w:r w:rsidRPr="00786299">
              <w:rPr>
                <w:rFonts w:ascii="Trebuchet MS" w:hAnsi="Trebuchet MS"/>
                <w:sz w:val="18"/>
                <w:szCs w:val="18"/>
              </w:rPr>
              <w:t xml:space="preserve"> </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5E07888C"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620E4CFE"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0-40 tegn</w:t>
            </w:r>
          </w:p>
        </w:tc>
        <w:tc>
          <w:tcPr>
            <w:tcW w:w="1374" w:type="dxa"/>
            <w:tcBorders>
              <w:top w:val="single" w:sz="4" w:space="0" w:color="auto"/>
              <w:left w:val="single" w:sz="4" w:space="0" w:color="auto"/>
              <w:bottom w:val="single" w:sz="4" w:space="0" w:color="auto"/>
              <w:right w:val="single" w:sz="4" w:space="0" w:color="auto"/>
            </w:tcBorders>
            <w:shd w:val="clear" w:color="auto" w:fill="auto"/>
            <w:vAlign w:val="bottom"/>
          </w:tcPr>
          <w:p w14:paraId="59AC8D9B"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F</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bottom"/>
          </w:tcPr>
          <w:p w14:paraId="4BC14B46"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Roskildekredsen</w:t>
            </w:r>
          </w:p>
        </w:tc>
      </w:tr>
      <w:tr w:rsidR="00CB4BEB" w:rsidRPr="00CE1917" w14:paraId="13FD7838" w14:textId="77777777" w:rsidTr="003C0924">
        <w:tblPrEx>
          <w:shd w:val="clear" w:color="auto" w:fill="FFFFFF"/>
        </w:tblPrEx>
        <w:trPr>
          <w:trHeight w:hRule="exact" w:val="255"/>
        </w:trPr>
        <w:tc>
          <w:tcPr>
            <w:tcW w:w="2358" w:type="dxa"/>
            <w:tcBorders>
              <w:top w:val="single" w:sz="4" w:space="0" w:color="auto"/>
              <w:left w:val="single" w:sz="4" w:space="0" w:color="auto"/>
              <w:bottom w:val="single" w:sz="4" w:space="0" w:color="auto"/>
              <w:right w:val="single" w:sz="4" w:space="0" w:color="auto"/>
            </w:tcBorders>
            <w:shd w:val="clear" w:color="auto" w:fill="E0E0E0"/>
            <w:vAlign w:val="bottom"/>
          </w:tcPr>
          <w:p w14:paraId="0F08D672" w14:textId="77777777" w:rsidR="00CB4BEB" w:rsidRPr="00786299" w:rsidRDefault="00CB4BEB" w:rsidP="003C0924">
            <w:pPr>
              <w:rPr>
                <w:rFonts w:ascii="Trebuchet MS" w:hAnsi="Trebuchet MS" w:cs="Trebuchet MS"/>
                <w:bCs/>
                <w:sz w:val="18"/>
                <w:szCs w:val="18"/>
              </w:rPr>
            </w:pPr>
            <w:proofErr w:type="spellStart"/>
            <w:r w:rsidRPr="00786299">
              <w:rPr>
                <w:rFonts w:ascii="Trebuchet MS" w:hAnsi="Trebuchet MS" w:cs="Trebuchet MS"/>
                <w:bCs/>
                <w:sz w:val="18"/>
                <w:szCs w:val="18"/>
              </w:rPr>
              <w:t>storkreds_nr</w:t>
            </w:r>
            <w:proofErr w:type="spellEnd"/>
          </w:p>
        </w:tc>
        <w:tc>
          <w:tcPr>
            <w:tcW w:w="1181" w:type="dxa"/>
            <w:tcBorders>
              <w:top w:val="single" w:sz="4" w:space="0" w:color="auto"/>
              <w:left w:val="single" w:sz="4" w:space="0" w:color="auto"/>
              <w:bottom w:val="single" w:sz="4" w:space="0" w:color="auto"/>
              <w:right w:val="single" w:sz="4" w:space="0" w:color="auto"/>
            </w:tcBorders>
            <w:shd w:val="clear" w:color="auto" w:fill="FFFFFF"/>
            <w:vAlign w:val="bottom"/>
          </w:tcPr>
          <w:p w14:paraId="61179845" w14:textId="77777777" w:rsidR="00CB4BEB" w:rsidRPr="00786299" w:rsidRDefault="00CB4BEB" w:rsidP="003C0924">
            <w:pPr>
              <w:rPr>
                <w:rFonts w:ascii="Trebuchet MS" w:hAnsi="Trebuchet MS"/>
                <w:sz w:val="18"/>
                <w:szCs w:val="18"/>
              </w:rPr>
            </w:pPr>
            <w:proofErr w:type="spellStart"/>
            <w:r>
              <w:rPr>
                <w:rFonts w:ascii="Trebuchet MS" w:hAnsi="Trebuchet MS" w:cs="Trebuchet MS"/>
                <w:bCs/>
                <w:sz w:val="18"/>
                <w:szCs w:val="18"/>
              </w:rPr>
              <w:t>storkre</w:t>
            </w:r>
            <w:r w:rsidRPr="00786299">
              <w:rPr>
                <w:rFonts w:ascii="Trebuchet MS" w:hAnsi="Trebuchet MS" w:cs="Trebuchet MS"/>
                <w:bCs/>
                <w:sz w:val="18"/>
                <w:szCs w:val="18"/>
              </w:rPr>
              <w:t>_nr</w:t>
            </w:r>
            <w:proofErr w:type="spellEnd"/>
          </w:p>
        </w:tc>
        <w:tc>
          <w:tcPr>
            <w:tcW w:w="3911" w:type="dxa"/>
            <w:tcBorders>
              <w:top w:val="single" w:sz="4" w:space="0" w:color="auto"/>
              <w:left w:val="single" w:sz="4" w:space="0" w:color="auto"/>
              <w:bottom w:val="single" w:sz="4" w:space="0" w:color="auto"/>
              <w:right w:val="single" w:sz="4" w:space="0" w:color="auto"/>
            </w:tcBorders>
            <w:shd w:val="clear" w:color="auto" w:fill="FFFFFF"/>
            <w:vAlign w:val="bottom"/>
          </w:tcPr>
          <w:p w14:paraId="61398C7F"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 xml:space="preserve">Storkredsens nummer jf. </w:t>
            </w:r>
            <w:proofErr w:type="gramStart"/>
            <w:r w:rsidRPr="00786299">
              <w:rPr>
                <w:rFonts w:ascii="Trebuchet MS" w:hAnsi="Trebuchet MS"/>
                <w:sz w:val="18"/>
                <w:szCs w:val="18"/>
              </w:rPr>
              <w:t>LBK bilag</w:t>
            </w:r>
            <w:proofErr w:type="gramEnd"/>
            <w:r w:rsidRPr="00786299">
              <w:rPr>
                <w:rFonts w:ascii="Trebuchet MS" w:hAnsi="Trebuchet MS"/>
                <w:sz w:val="18"/>
                <w:szCs w:val="18"/>
              </w:rPr>
              <w:t xml:space="preserve"> 1</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77CFC085"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7819AD18"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1 – 10</w:t>
            </w:r>
          </w:p>
        </w:tc>
        <w:tc>
          <w:tcPr>
            <w:tcW w:w="1374" w:type="dxa"/>
            <w:tcBorders>
              <w:top w:val="single" w:sz="4" w:space="0" w:color="auto"/>
              <w:left w:val="single" w:sz="4" w:space="0" w:color="auto"/>
              <w:bottom w:val="single" w:sz="4" w:space="0" w:color="auto"/>
              <w:right w:val="single" w:sz="4" w:space="0" w:color="auto"/>
            </w:tcBorders>
            <w:shd w:val="clear" w:color="auto" w:fill="FFFFFF"/>
            <w:vAlign w:val="bottom"/>
          </w:tcPr>
          <w:p w14:paraId="0C125873"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F</w:t>
            </w:r>
          </w:p>
        </w:tc>
        <w:tc>
          <w:tcPr>
            <w:tcW w:w="2268" w:type="dxa"/>
            <w:tcBorders>
              <w:top w:val="single" w:sz="4" w:space="0" w:color="auto"/>
              <w:left w:val="single" w:sz="4" w:space="0" w:color="auto"/>
              <w:bottom w:val="single" w:sz="4" w:space="0" w:color="auto"/>
              <w:right w:val="single" w:sz="4" w:space="0" w:color="auto"/>
            </w:tcBorders>
            <w:shd w:val="clear" w:color="auto" w:fill="FFFFFF"/>
            <w:vAlign w:val="bottom"/>
          </w:tcPr>
          <w:p w14:paraId="36D7E874"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5 (Unikt for landet)</w:t>
            </w:r>
          </w:p>
        </w:tc>
      </w:tr>
      <w:tr w:rsidR="00CB4BEB" w:rsidRPr="00CE1917" w14:paraId="44C17664" w14:textId="77777777" w:rsidTr="003C0924">
        <w:tblPrEx>
          <w:shd w:val="clear" w:color="auto" w:fill="FFFFFF"/>
        </w:tblPrEx>
        <w:trPr>
          <w:trHeight w:hRule="exact" w:val="255"/>
        </w:trPr>
        <w:tc>
          <w:tcPr>
            <w:tcW w:w="2358" w:type="dxa"/>
            <w:tcBorders>
              <w:top w:val="single" w:sz="4" w:space="0" w:color="auto"/>
              <w:left w:val="single" w:sz="4" w:space="0" w:color="auto"/>
              <w:bottom w:val="single" w:sz="4" w:space="0" w:color="auto"/>
              <w:right w:val="single" w:sz="4" w:space="0" w:color="auto"/>
            </w:tcBorders>
            <w:shd w:val="clear" w:color="auto" w:fill="E0E0E0"/>
            <w:vAlign w:val="bottom"/>
          </w:tcPr>
          <w:p w14:paraId="7DF9BA28" w14:textId="77777777" w:rsidR="00CB4BEB" w:rsidRPr="00786299" w:rsidRDefault="00CB4BEB" w:rsidP="003C0924">
            <w:pPr>
              <w:rPr>
                <w:rFonts w:ascii="Trebuchet MS" w:hAnsi="Trebuchet MS" w:cs="Trebuchet MS"/>
                <w:bCs/>
                <w:sz w:val="18"/>
                <w:szCs w:val="18"/>
              </w:rPr>
            </w:pPr>
            <w:proofErr w:type="spellStart"/>
            <w:r w:rsidRPr="00786299">
              <w:rPr>
                <w:rFonts w:ascii="Trebuchet MS" w:hAnsi="Trebuchet MS" w:cs="Trebuchet MS"/>
                <w:bCs/>
                <w:sz w:val="18"/>
                <w:szCs w:val="18"/>
              </w:rPr>
              <w:t>storkreds_navn</w:t>
            </w:r>
            <w:proofErr w:type="spellEnd"/>
          </w:p>
        </w:tc>
        <w:tc>
          <w:tcPr>
            <w:tcW w:w="1181" w:type="dxa"/>
            <w:tcBorders>
              <w:top w:val="single" w:sz="4" w:space="0" w:color="auto"/>
              <w:left w:val="single" w:sz="4" w:space="0" w:color="auto"/>
              <w:bottom w:val="single" w:sz="4" w:space="0" w:color="auto"/>
              <w:right w:val="single" w:sz="4" w:space="0" w:color="auto"/>
            </w:tcBorders>
            <w:vAlign w:val="bottom"/>
          </w:tcPr>
          <w:p w14:paraId="70678B1C" w14:textId="77777777" w:rsidR="00CB4BEB" w:rsidRPr="00786299" w:rsidRDefault="00CB4BEB" w:rsidP="003C0924">
            <w:pPr>
              <w:rPr>
                <w:rFonts w:ascii="Trebuchet MS" w:hAnsi="Trebuchet MS" w:cs="Trebuchet MS"/>
                <w:sz w:val="18"/>
                <w:szCs w:val="18"/>
              </w:rPr>
            </w:pPr>
            <w:proofErr w:type="spellStart"/>
            <w:r>
              <w:rPr>
                <w:rFonts w:ascii="Trebuchet MS" w:hAnsi="Trebuchet MS" w:cs="Trebuchet MS"/>
                <w:bCs/>
                <w:sz w:val="18"/>
                <w:szCs w:val="18"/>
              </w:rPr>
              <w:t>storkre_na</w:t>
            </w:r>
            <w:proofErr w:type="spellEnd"/>
          </w:p>
        </w:tc>
        <w:tc>
          <w:tcPr>
            <w:tcW w:w="3911" w:type="dxa"/>
            <w:tcBorders>
              <w:top w:val="single" w:sz="4" w:space="0" w:color="auto"/>
              <w:left w:val="single" w:sz="4" w:space="0" w:color="auto"/>
              <w:bottom w:val="single" w:sz="4" w:space="0" w:color="auto"/>
              <w:right w:val="single" w:sz="4" w:space="0" w:color="auto"/>
            </w:tcBorders>
            <w:shd w:val="clear" w:color="auto" w:fill="auto"/>
            <w:vAlign w:val="bottom"/>
          </w:tcPr>
          <w:p w14:paraId="4F50B7AB" w14:textId="77777777" w:rsidR="00CB4BEB" w:rsidRPr="00786299" w:rsidRDefault="00CB4BEB" w:rsidP="003C0924">
            <w:pPr>
              <w:rPr>
                <w:rFonts w:ascii="Trebuchet MS" w:hAnsi="Trebuchet MS"/>
                <w:sz w:val="18"/>
                <w:szCs w:val="18"/>
              </w:rPr>
            </w:pPr>
            <w:r w:rsidRPr="00786299">
              <w:rPr>
                <w:rFonts w:ascii="Trebuchet MS" w:hAnsi="Trebuchet MS" w:cs="Trebuchet MS"/>
                <w:sz w:val="18"/>
                <w:szCs w:val="18"/>
              </w:rPr>
              <w:t>Storkredsens navn</w:t>
            </w:r>
            <w:r w:rsidRPr="00786299">
              <w:rPr>
                <w:rFonts w:ascii="Trebuchet MS" w:hAnsi="Trebuchet MS"/>
                <w:sz w:val="18"/>
                <w:szCs w:val="18"/>
              </w:rPr>
              <w:t xml:space="preserve"> </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66A2F6C2"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14E14FF0"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0-40 tegn</w:t>
            </w:r>
          </w:p>
        </w:tc>
        <w:tc>
          <w:tcPr>
            <w:tcW w:w="1374" w:type="dxa"/>
            <w:tcBorders>
              <w:top w:val="single" w:sz="4" w:space="0" w:color="auto"/>
              <w:left w:val="single" w:sz="4" w:space="0" w:color="auto"/>
              <w:bottom w:val="single" w:sz="4" w:space="0" w:color="auto"/>
              <w:right w:val="single" w:sz="4" w:space="0" w:color="auto"/>
            </w:tcBorders>
            <w:shd w:val="clear" w:color="auto" w:fill="auto"/>
            <w:vAlign w:val="bottom"/>
          </w:tcPr>
          <w:p w14:paraId="22C46D66"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F</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bottom"/>
          </w:tcPr>
          <w:p w14:paraId="64A5B945"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Sjælland Storkreds</w:t>
            </w:r>
          </w:p>
        </w:tc>
      </w:tr>
      <w:tr w:rsidR="00CB4BEB" w:rsidRPr="00CE1917" w14:paraId="527726CC" w14:textId="77777777" w:rsidTr="003C0924">
        <w:tblPrEx>
          <w:shd w:val="clear" w:color="auto" w:fill="FFFFFF"/>
        </w:tblPrEx>
        <w:trPr>
          <w:trHeight w:hRule="exact" w:val="255"/>
        </w:trPr>
        <w:tc>
          <w:tcPr>
            <w:tcW w:w="2358" w:type="dxa"/>
            <w:tcBorders>
              <w:top w:val="single" w:sz="4" w:space="0" w:color="auto"/>
              <w:left w:val="single" w:sz="4" w:space="0" w:color="auto"/>
              <w:bottom w:val="single" w:sz="4" w:space="0" w:color="auto"/>
              <w:right w:val="single" w:sz="4" w:space="0" w:color="auto"/>
            </w:tcBorders>
            <w:shd w:val="clear" w:color="auto" w:fill="D9D9D9"/>
            <w:vAlign w:val="bottom"/>
          </w:tcPr>
          <w:p w14:paraId="4CE7AA80" w14:textId="77777777" w:rsidR="00CB4BEB" w:rsidRPr="00786299" w:rsidRDefault="00CB4BEB" w:rsidP="003C0924">
            <w:pPr>
              <w:rPr>
                <w:rFonts w:ascii="Trebuchet MS" w:hAnsi="Trebuchet MS" w:cs="Trebuchet MS"/>
                <w:bCs/>
                <w:sz w:val="18"/>
                <w:szCs w:val="18"/>
              </w:rPr>
            </w:pPr>
            <w:proofErr w:type="spellStart"/>
            <w:r w:rsidRPr="00786299">
              <w:rPr>
                <w:rFonts w:ascii="Trebuchet MS" w:hAnsi="Trebuchet MS" w:cs="Trebuchet MS"/>
                <w:bCs/>
                <w:sz w:val="18"/>
                <w:szCs w:val="18"/>
              </w:rPr>
              <w:t>ansvar_revision</w:t>
            </w:r>
            <w:proofErr w:type="spellEnd"/>
          </w:p>
        </w:tc>
        <w:tc>
          <w:tcPr>
            <w:tcW w:w="1181" w:type="dxa"/>
            <w:tcBorders>
              <w:top w:val="single" w:sz="4" w:space="0" w:color="auto"/>
              <w:left w:val="single" w:sz="4" w:space="0" w:color="auto"/>
              <w:bottom w:val="nil"/>
              <w:right w:val="single" w:sz="4" w:space="0" w:color="auto"/>
            </w:tcBorders>
            <w:vAlign w:val="bottom"/>
          </w:tcPr>
          <w:p w14:paraId="6E84D7F9" w14:textId="77777777" w:rsidR="00CB4BEB" w:rsidRPr="00786299" w:rsidRDefault="00CB4BEB" w:rsidP="003C0924">
            <w:pPr>
              <w:rPr>
                <w:rFonts w:ascii="Trebuchet MS" w:hAnsi="Trebuchet MS"/>
                <w:sz w:val="18"/>
                <w:szCs w:val="18"/>
              </w:rPr>
            </w:pPr>
            <w:proofErr w:type="spellStart"/>
            <w:r>
              <w:rPr>
                <w:rFonts w:ascii="Trebuchet MS" w:hAnsi="Trebuchet MS" w:cs="Trebuchet MS"/>
                <w:bCs/>
                <w:sz w:val="18"/>
                <w:szCs w:val="18"/>
              </w:rPr>
              <w:t>ansvar_rev</w:t>
            </w:r>
            <w:proofErr w:type="spellEnd"/>
          </w:p>
        </w:tc>
        <w:tc>
          <w:tcPr>
            <w:tcW w:w="3911" w:type="dxa"/>
            <w:tcBorders>
              <w:top w:val="single" w:sz="4" w:space="0" w:color="auto"/>
              <w:left w:val="single" w:sz="4" w:space="0" w:color="auto"/>
              <w:bottom w:val="nil"/>
              <w:right w:val="single" w:sz="4" w:space="0" w:color="auto"/>
            </w:tcBorders>
            <w:shd w:val="clear" w:color="auto" w:fill="auto"/>
            <w:vAlign w:val="bottom"/>
          </w:tcPr>
          <w:p w14:paraId="795E65BD"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Ansvarlig for revision</w:t>
            </w:r>
          </w:p>
        </w:tc>
        <w:tc>
          <w:tcPr>
            <w:tcW w:w="1155" w:type="dxa"/>
            <w:tcBorders>
              <w:top w:val="single" w:sz="4" w:space="0" w:color="auto"/>
              <w:left w:val="single" w:sz="4" w:space="0" w:color="auto"/>
              <w:bottom w:val="nil"/>
              <w:right w:val="single" w:sz="4" w:space="0" w:color="auto"/>
            </w:tcBorders>
            <w:shd w:val="clear" w:color="auto" w:fill="auto"/>
            <w:vAlign w:val="bottom"/>
          </w:tcPr>
          <w:p w14:paraId="3571EE49"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auto"/>
            <w:vAlign w:val="bottom"/>
          </w:tcPr>
          <w:p w14:paraId="6ECF2C46"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0-128 tegn</w:t>
            </w:r>
          </w:p>
        </w:tc>
        <w:tc>
          <w:tcPr>
            <w:tcW w:w="1374" w:type="dxa"/>
            <w:tcBorders>
              <w:top w:val="single" w:sz="4" w:space="0" w:color="auto"/>
              <w:left w:val="single" w:sz="4" w:space="0" w:color="auto"/>
              <w:bottom w:val="nil"/>
              <w:right w:val="single" w:sz="4" w:space="0" w:color="auto"/>
            </w:tcBorders>
            <w:shd w:val="clear" w:color="auto" w:fill="auto"/>
            <w:vAlign w:val="bottom"/>
          </w:tcPr>
          <w:p w14:paraId="1CE27DC1" w14:textId="77777777" w:rsidR="00CB4BEB" w:rsidRPr="00786299" w:rsidRDefault="00CB4BEB" w:rsidP="003C0924">
            <w:pPr>
              <w:jc w:val="center"/>
              <w:rPr>
                <w:rFonts w:ascii="Trebuchet MS" w:hAnsi="Trebuchet MS" w:cs="Trebuchet MS"/>
                <w:sz w:val="18"/>
                <w:szCs w:val="18"/>
                <w:highlight w:val="green"/>
              </w:rPr>
            </w:pPr>
            <w:r w:rsidRPr="00786299">
              <w:rPr>
                <w:rFonts w:ascii="Trebuchet MS" w:hAnsi="Trebuchet MS" w:cs="Trebuchet MS"/>
                <w:sz w:val="18"/>
                <w:szCs w:val="18"/>
              </w:rPr>
              <w:t>F</w:t>
            </w:r>
          </w:p>
        </w:tc>
        <w:tc>
          <w:tcPr>
            <w:tcW w:w="2268" w:type="dxa"/>
            <w:tcBorders>
              <w:top w:val="single" w:sz="4" w:space="0" w:color="auto"/>
              <w:left w:val="single" w:sz="4" w:space="0" w:color="auto"/>
              <w:bottom w:val="nil"/>
              <w:right w:val="single" w:sz="4" w:space="0" w:color="auto"/>
            </w:tcBorders>
            <w:shd w:val="clear" w:color="auto" w:fill="auto"/>
            <w:vAlign w:val="bottom"/>
          </w:tcPr>
          <w:p w14:paraId="37FF2690"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Valgbestyrelsen i Vrå</w:t>
            </w:r>
          </w:p>
        </w:tc>
      </w:tr>
      <w:tr w:rsidR="00CB4BEB" w:rsidRPr="00353B49" w14:paraId="4C305773" w14:textId="77777777" w:rsidTr="003C0924">
        <w:trPr>
          <w:trHeight w:hRule="exact" w:val="255"/>
        </w:trPr>
        <w:tc>
          <w:tcPr>
            <w:tcW w:w="2358" w:type="dxa"/>
            <w:tcBorders>
              <w:top w:val="single" w:sz="4" w:space="0" w:color="auto"/>
              <w:left w:val="single" w:sz="4" w:space="0" w:color="auto"/>
              <w:bottom w:val="nil"/>
              <w:right w:val="single" w:sz="4" w:space="0" w:color="auto"/>
            </w:tcBorders>
            <w:shd w:val="clear" w:color="auto" w:fill="97DDBA"/>
            <w:vAlign w:val="bottom"/>
          </w:tcPr>
          <w:p w14:paraId="40183AB3"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vejkode</w:t>
            </w:r>
          </w:p>
        </w:tc>
        <w:tc>
          <w:tcPr>
            <w:tcW w:w="1181" w:type="dxa"/>
            <w:tcBorders>
              <w:top w:val="single" w:sz="4" w:space="0" w:color="auto"/>
              <w:left w:val="single" w:sz="4" w:space="0" w:color="auto"/>
              <w:bottom w:val="nil"/>
              <w:right w:val="single" w:sz="4" w:space="0" w:color="auto"/>
            </w:tcBorders>
            <w:shd w:val="clear" w:color="auto" w:fill="97DDBA"/>
          </w:tcPr>
          <w:p w14:paraId="7C90AFA7" w14:textId="77777777" w:rsidR="00CB4BEB" w:rsidRPr="00786299" w:rsidRDefault="00CB4BEB" w:rsidP="003C0924">
            <w:pPr>
              <w:rPr>
                <w:rFonts w:ascii="Trebuchet MS" w:hAnsi="Trebuchet MS" w:cs="Trebuchet MS"/>
                <w:sz w:val="18"/>
                <w:szCs w:val="18"/>
              </w:rPr>
            </w:pPr>
          </w:p>
        </w:tc>
        <w:tc>
          <w:tcPr>
            <w:tcW w:w="10064" w:type="dxa"/>
            <w:gridSpan w:val="5"/>
            <w:tcBorders>
              <w:top w:val="single" w:sz="4" w:space="0" w:color="auto"/>
              <w:left w:val="single" w:sz="4" w:space="0" w:color="auto"/>
              <w:bottom w:val="nil"/>
              <w:right w:val="single" w:sz="4" w:space="0" w:color="auto"/>
            </w:tcBorders>
            <w:shd w:val="clear" w:color="auto" w:fill="97DDBA"/>
            <w:vAlign w:val="bottom"/>
          </w:tcPr>
          <w:p w14:paraId="55AF9693"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Felt defineret under: 4.1 Standardiserede felter til de temaspecifikke datamodeller</w:t>
            </w:r>
          </w:p>
        </w:tc>
      </w:tr>
      <w:tr w:rsidR="00CB4BEB" w:rsidRPr="00353B49" w14:paraId="6F8F63CF" w14:textId="77777777" w:rsidTr="003C0924">
        <w:trPr>
          <w:trHeight w:hRule="exact" w:val="255"/>
        </w:trPr>
        <w:tc>
          <w:tcPr>
            <w:tcW w:w="2358" w:type="dxa"/>
            <w:tcBorders>
              <w:top w:val="single" w:sz="4" w:space="0" w:color="auto"/>
              <w:left w:val="single" w:sz="4" w:space="0" w:color="auto"/>
              <w:bottom w:val="nil"/>
              <w:right w:val="single" w:sz="4" w:space="0" w:color="auto"/>
            </w:tcBorders>
            <w:shd w:val="clear" w:color="auto" w:fill="97DDBA"/>
            <w:vAlign w:val="bottom"/>
          </w:tcPr>
          <w:p w14:paraId="7597ACA4"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vejnavn</w:t>
            </w:r>
          </w:p>
        </w:tc>
        <w:tc>
          <w:tcPr>
            <w:tcW w:w="1181" w:type="dxa"/>
            <w:tcBorders>
              <w:top w:val="single" w:sz="4" w:space="0" w:color="auto"/>
              <w:left w:val="single" w:sz="4" w:space="0" w:color="auto"/>
              <w:bottom w:val="nil"/>
              <w:right w:val="single" w:sz="4" w:space="0" w:color="auto"/>
            </w:tcBorders>
            <w:shd w:val="clear" w:color="auto" w:fill="97DDBA"/>
          </w:tcPr>
          <w:p w14:paraId="56C715EC" w14:textId="77777777" w:rsidR="00CB4BEB" w:rsidRPr="00786299" w:rsidRDefault="00CB4BEB" w:rsidP="003C0924">
            <w:pPr>
              <w:rPr>
                <w:rFonts w:ascii="Trebuchet MS" w:hAnsi="Trebuchet MS" w:cs="Trebuchet MS"/>
                <w:sz w:val="18"/>
                <w:szCs w:val="18"/>
              </w:rPr>
            </w:pPr>
          </w:p>
        </w:tc>
        <w:tc>
          <w:tcPr>
            <w:tcW w:w="10064" w:type="dxa"/>
            <w:gridSpan w:val="5"/>
            <w:tcBorders>
              <w:top w:val="single" w:sz="4" w:space="0" w:color="auto"/>
              <w:left w:val="single" w:sz="4" w:space="0" w:color="auto"/>
              <w:bottom w:val="nil"/>
              <w:right w:val="single" w:sz="4" w:space="0" w:color="auto"/>
            </w:tcBorders>
            <w:shd w:val="clear" w:color="auto" w:fill="97DDBA"/>
            <w:vAlign w:val="bottom"/>
          </w:tcPr>
          <w:p w14:paraId="2EA0F2CD"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Felt defineret under: 4.1 Standardiserede felter til de temaspecifikke datamodeller</w:t>
            </w:r>
          </w:p>
        </w:tc>
      </w:tr>
      <w:tr w:rsidR="00CB4BEB" w:rsidRPr="008137F4" w14:paraId="18532C1D" w14:textId="77777777" w:rsidTr="003C0924">
        <w:trPr>
          <w:trHeight w:hRule="exact" w:val="255"/>
        </w:trPr>
        <w:tc>
          <w:tcPr>
            <w:tcW w:w="2358" w:type="dxa"/>
            <w:tcBorders>
              <w:top w:val="single" w:sz="4" w:space="0" w:color="auto"/>
              <w:left w:val="single" w:sz="4" w:space="0" w:color="auto"/>
              <w:bottom w:val="nil"/>
              <w:right w:val="single" w:sz="4" w:space="0" w:color="auto"/>
            </w:tcBorders>
            <w:shd w:val="clear" w:color="auto" w:fill="97DDBA"/>
            <w:vAlign w:val="bottom"/>
          </w:tcPr>
          <w:p w14:paraId="6AF4E506" w14:textId="77777777" w:rsidR="00CB4BEB" w:rsidRPr="00786299" w:rsidRDefault="00CB4BEB" w:rsidP="003C0924">
            <w:pPr>
              <w:rPr>
                <w:rFonts w:ascii="Trebuchet MS" w:hAnsi="Trebuchet MS" w:cs="Trebuchet MS"/>
                <w:sz w:val="18"/>
                <w:szCs w:val="18"/>
              </w:rPr>
            </w:pPr>
            <w:proofErr w:type="spellStart"/>
            <w:r w:rsidRPr="00786299">
              <w:rPr>
                <w:rFonts w:ascii="Trebuchet MS" w:hAnsi="Trebuchet MS" w:cs="Trebuchet MS"/>
                <w:sz w:val="18"/>
                <w:szCs w:val="18"/>
              </w:rPr>
              <w:t>cvf_vejkode</w:t>
            </w:r>
            <w:proofErr w:type="spellEnd"/>
          </w:p>
        </w:tc>
        <w:tc>
          <w:tcPr>
            <w:tcW w:w="1181" w:type="dxa"/>
            <w:tcBorders>
              <w:top w:val="single" w:sz="4" w:space="0" w:color="auto"/>
              <w:left w:val="single" w:sz="4" w:space="0" w:color="auto"/>
              <w:bottom w:val="nil"/>
              <w:right w:val="single" w:sz="4" w:space="0" w:color="auto"/>
            </w:tcBorders>
            <w:shd w:val="clear" w:color="auto" w:fill="97DDBA"/>
          </w:tcPr>
          <w:p w14:paraId="5002F584" w14:textId="77777777" w:rsidR="00CB4BEB" w:rsidRPr="00786299" w:rsidRDefault="00CB4BEB" w:rsidP="003C0924">
            <w:pPr>
              <w:rPr>
                <w:rFonts w:ascii="Trebuchet MS" w:hAnsi="Trebuchet MS" w:cs="Trebuchet MS"/>
                <w:sz w:val="18"/>
                <w:szCs w:val="18"/>
              </w:rPr>
            </w:pPr>
          </w:p>
        </w:tc>
        <w:tc>
          <w:tcPr>
            <w:tcW w:w="10064" w:type="dxa"/>
            <w:gridSpan w:val="5"/>
            <w:tcBorders>
              <w:top w:val="single" w:sz="4" w:space="0" w:color="auto"/>
              <w:left w:val="single" w:sz="4" w:space="0" w:color="auto"/>
              <w:bottom w:val="nil"/>
              <w:right w:val="single" w:sz="4" w:space="0" w:color="auto"/>
            </w:tcBorders>
            <w:shd w:val="clear" w:color="auto" w:fill="97DDBA"/>
            <w:vAlign w:val="bottom"/>
          </w:tcPr>
          <w:p w14:paraId="1C9196CE"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Felt defineret under: 4.1 Standardiserede felter til de temaspecifikke datamodeller</w:t>
            </w:r>
          </w:p>
        </w:tc>
      </w:tr>
      <w:tr w:rsidR="00CB4BEB" w:rsidRPr="00353B49" w14:paraId="34CCEDE9" w14:textId="77777777" w:rsidTr="003C0924">
        <w:trPr>
          <w:trHeight w:hRule="exact" w:val="255"/>
        </w:trPr>
        <w:tc>
          <w:tcPr>
            <w:tcW w:w="2358" w:type="dxa"/>
            <w:tcBorders>
              <w:top w:val="single" w:sz="4" w:space="0" w:color="auto"/>
              <w:left w:val="single" w:sz="4" w:space="0" w:color="auto"/>
              <w:bottom w:val="nil"/>
              <w:right w:val="single" w:sz="4" w:space="0" w:color="auto"/>
            </w:tcBorders>
            <w:shd w:val="clear" w:color="auto" w:fill="97DDBA"/>
            <w:vAlign w:val="bottom"/>
          </w:tcPr>
          <w:p w14:paraId="49D00EC1" w14:textId="77777777" w:rsidR="00CB4BEB" w:rsidRPr="00786299" w:rsidRDefault="00CB4BEB" w:rsidP="003C0924">
            <w:pPr>
              <w:rPr>
                <w:rFonts w:ascii="Trebuchet MS" w:hAnsi="Trebuchet MS" w:cs="Trebuchet MS"/>
                <w:sz w:val="18"/>
                <w:szCs w:val="18"/>
              </w:rPr>
            </w:pPr>
            <w:proofErr w:type="spellStart"/>
            <w:r w:rsidRPr="00786299">
              <w:rPr>
                <w:rFonts w:ascii="Trebuchet MS" w:hAnsi="Trebuchet MS" w:cs="Trebuchet MS"/>
                <w:sz w:val="18"/>
                <w:szCs w:val="18"/>
              </w:rPr>
              <w:t>husnr</w:t>
            </w:r>
            <w:proofErr w:type="spellEnd"/>
          </w:p>
        </w:tc>
        <w:tc>
          <w:tcPr>
            <w:tcW w:w="1181" w:type="dxa"/>
            <w:tcBorders>
              <w:top w:val="single" w:sz="4" w:space="0" w:color="auto"/>
              <w:left w:val="single" w:sz="4" w:space="0" w:color="auto"/>
              <w:bottom w:val="nil"/>
              <w:right w:val="single" w:sz="4" w:space="0" w:color="auto"/>
            </w:tcBorders>
            <w:shd w:val="clear" w:color="auto" w:fill="97DDBA"/>
          </w:tcPr>
          <w:p w14:paraId="4DD2E11F" w14:textId="77777777" w:rsidR="00CB4BEB" w:rsidRPr="00786299" w:rsidRDefault="00CB4BEB" w:rsidP="003C0924">
            <w:pPr>
              <w:rPr>
                <w:rFonts w:ascii="Trebuchet MS" w:hAnsi="Trebuchet MS" w:cs="Trebuchet MS"/>
                <w:sz w:val="18"/>
                <w:szCs w:val="18"/>
              </w:rPr>
            </w:pPr>
          </w:p>
        </w:tc>
        <w:tc>
          <w:tcPr>
            <w:tcW w:w="10064" w:type="dxa"/>
            <w:gridSpan w:val="5"/>
            <w:tcBorders>
              <w:top w:val="single" w:sz="4" w:space="0" w:color="auto"/>
              <w:left w:val="single" w:sz="4" w:space="0" w:color="auto"/>
              <w:bottom w:val="nil"/>
              <w:right w:val="single" w:sz="4" w:space="0" w:color="auto"/>
            </w:tcBorders>
            <w:shd w:val="clear" w:color="auto" w:fill="97DDBA"/>
            <w:vAlign w:val="bottom"/>
          </w:tcPr>
          <w:p w14:paraId="2E134864"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Felt defineret under: 4.1 Standardiserede felter til de temaspecifikke datamodeller</w:t>
            </w:r>
          </w:p>
        </w:tc>
      </w:tr>
      <w:tr w:rsidR="00CB4BEB" w:rsidRPr="00353B49" w14:paraId="7A7C8DBA" w14:textId="77777777" w:rsidTr="003C0924">
        <w:trPr>
          <w:trHeight w:hRule="exact" w:val="255"/>
        </w:trPr>
        <w:tc>
          <w:tcPr>
            <w:tcW w:w="2358" w:type="dxa"/>
            <w:tcBorders>
              <w:top w:val="single" w:sz="4" w:space="0" w:color="auto"/>
              <w:left w:val="single" w:sz="4" w:space="0" w:color="auto"/>
              <w:bottom w:val="nil"/>
              <w:right w:val="single" w:sz="4" w:space="0" w:color="auto"/>
            </w:tcBorders>
            <w:shd w:val="clear" w:color="auto" w:fill="97DDBA"/>
            <w:vAlign w:val="bottom"/>
          </w:tcPr>
          <w:p w14:paraId="34CFC55C" w14:textId="77777777" w:rsidR="00CB4BEB" w:rsidRPr="00786299" w:rsidRDefault="00CB4BEB" w:rsidP="003C0924">
            <w:pPr>
              <w:rPr>
                <w:rFonts w:ascii="Trebuchet MS" w:hAnsi="Trebuchet MS" w:cs="Trebuchet MS"/>
                <w:sz w:val="18"/>
                <w:szCs w:val="18"/>
              </w:rPr>
            </w:pPr>
            <w:proofErr w:type="spellStart"/>
            <w:r w:rsidRPr="00786299">
              <w:rPr>
                <w:rFonts w:ascii="Trebuchet MS" w:hAnsi="Trebuchet MS" w:cs="Trebuchet MS"/>
                <w:sz w:val="18"/>
                <w:szCs w:val="18"/>
              </w:rPr>
              <w:t>postnr</w:t>
            </w:r>
            <w:proofErr w:type="spellEnd"/>
          </w:p>
        </w:tc>
        <w:tc>
          <w:tcPr>
            <w:tcW w:w="1181" w:type="dxa"/>
            <w:tcBorders>
              <w:top w:val="single" w:sz="4" w:space="0" w:color="auto"/>
              <w:left w:val="single" w:sz="4" w:space="0" w:color="auto"/>
              <w:bottom w:val="nil"/>
              <w:right w:val="single" w:sz="4" w:space="0" w:color="auto"/>
            </w:tcBorders>
            <w:shd w:val="clear" w:color="auto" w:fill="97DDBA"/>
          </w:tcPr>
          <w:p w14:paraId="21D3195D" w14:textId="77777777" w:rsidR="00CB4BEB" w:rsidRPr="00786299" w:rsidRDefault="00CB4BEB" w:rsidP="003C0924">
            <w:pPr>
              <w:rPr>
                <w:rFonts w:ascii="Trebuchet MS" w:hAnsi="Trebuchet MS" w:cs="Trebuchet MS"/>
                <w:sz w:val="18"/>
                <w:szCs w:val="18"/>
              </w:rPr>
            </w:pPr>
          </w:p>
        </w:tc>
        <w:tc>
          <w:tcPr>
            <w:tcW w:w="10064" w:type="dxa"/>
            <w:gridSpan w:val="5"/>
            <w:tcBorders>
              <w:top w:val="single" w:sz="4" w:space="0" w:color="auto"/>
              <w:left w:val="single" w:sz="4" w:space="0" w:color="auto"/>
              <w:bottom w:val="nil"/>
              <w:right w:val="single" w:sz="4" w:space="0" w:color="auto"/>
            </w:tcBorders>
            <w:shd w:val="clear" w:color="auto" w:fill="97DDBA"/>
            <w:vAlign w:val="bottom"/>
          </w:tcPr>
          <w:p w14:paraId="3A80CE71"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Felt defineret under: 4.1 Standardiserede felter til de temaspecifikke datamodeller</w:t>
            </w:r>
          </w:p>
        </w:tc>
      </w:tr>
      <w:tr w:rsidR="00CB4BEB" w:rsidRPr="00353B49" w14:paraId="72E5853A" w14:textId="77777777" w:rsidTr="003C0924">
        <w:trPr>
          <w:trHeight w:hRule="exact" w:val="255"/>
        </w:trPr>
        <w:tc>
          <w:tcPr>
            <w:tcW w:w="2358" w:type="dxa"/>
            <w:tcBorders>
              <w:top w:val="single" w:sz="4" w:space="0" w:color="auto"/>
              <w:left w:val="single" w:sz="4" w:space="0" w:color="auto"/>
              <w:bottom w:val="nil"/>
              <w:right w:val="single" w:sz="4" w:space="0" w:color="auto"/>
            </w:tcBorders>
            <w:shd w:val="clear" w:color="auto" w:fill="97DDBA"/>
            <w:vAlign w:val="bottom"/>
          </w:tcPr>
          <w:p w14:paraId="1756201E" w14:textId="77777777" w:rsidR="00CB4BEB" w:rsidRPr="00786299" w:rsidRDefault="00CB4BEB" w:rsidP="003C0924">
            <w:pPr>
              <w:rPr>
                <w:rFonts w:ascii="Trebuchet MS" w:hAnsi="Trebuchet MS" w:cs="Trebuchet MS"/>
                <w:sz w:val="18"/>
                <w:szCs w:val="18"/>
              </w:rPr>
            </w:pPr>
            <w:proofErr w:type="spellStart"/>
            <w:r w:rsidRPr="00786299">
              <w:rPr>
                <w:rFonts w:ascii="Trebuchet MS" w:hAnsi="Trebuchet MS" w:cs="Trebuchet MS"/>
                <w:sz w:val="18"/>
                <w:szCs w:val="18"/>
              </w:rPr>
              <w:t>postnr_by</w:t>
            </w:r>
            <w:proofErr w:type="spellEnd"/>
          </w:p>
        </w:tc>
        <w:tc>
          <w:tcPr>
            <w:tcW w:w="1181" w:type="dxa"/>
            <w:tcBorders>
              <w:top w:val="single" w:sz="4" w:space="0" w:color="auto"/>
              <w:left w:val="single" w:sz="4" w:space="0" w:color="auto"/>
              <w:bottom w:val="nil"/>
              <w:right w:val="single" w:sz="4" w:space="0" w:color="auto"/>
            </w:tcBorders>
            <w:shd w:val="clear" w:color="auto" w:fill="97DDBA"/>
          </w:tcPr>
          <w:p w14:paraId="5E1AE900" w14:textId="77777777" w:rsidR="00CB4BEB" w:rsidRPr="00786299" w:rsidRDefault="00CB4BEB" w:rsidP="003C0924">
            <w:pPr>
              <w:rPr>
                <w:rFonts w:ascii="Trebuchet MS" w:hAnsi="Trebuchet MS" w:cs="Trebuchet MS"/>
                <w:sz w:val="18"/>
                <w:szCs w:val="18"/>
              </w:rPr>
            </w:pPr>
          </w:p>
        </w:tc>
        <w:tc>
          <w:tcPr>
            <w:tcW w:w="10064" w:type="dxa"/>
            <w:gridSpan w:val="5"/>
            <w:tcBorders>
              <w:top w:val="single" w:sz="4" w:space="0" w:color="auto"/>
              <w:left w:val="single" w:sz="4" w:space="0" w:color="auto"/>
              <w:bottom w:val="nil"/>
              <w:right w:val="single" w:sz="4" w:space="0" w:color="auto"/>
            </w:tcBorders>
            <w:shd w:val="clear" w:color="auto" w:fill="97DDBA"/>
            <w:vAlign w:val="bottom"/>
          </w:tcPr>
          <w:p w14:paraId="4969977D"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Felt defineret under: 4.1 Standardiserede felter til de temaspecifikke datamodeller</w:t>
            </w:r>
          </w:p>
        </w:tc>
      </w:tr>
      <w:tr w:rsidR="00CB4BEB" w:rsidRPr="00F6698A" w14:paraId="0247160D" w14:textId="77777777" w:rsidTr="003C0924">
        <w:trPr>
          <w:trHeight w:hRule="exact" w:val="255"/>
        </w:trPr>
        <w:tc>
          <w:tcPr>
            <w:tcW w:w="2358" w:type="dxa"/>
            <w:tcBorders>
              <w:top w:val="single" w:sz="4" w:space="0" w:color="auto"/>
              <w:left w:val="single" w:sz="4" w:space="0" w:color="auto"/>
              <w:bottom w:val="nil"/>
              <w:right w:val="single" w:sz="4" w:space="0" w:color="auto"/>
            </w:tcBorders>
            <w:shd w:val="clear" w:color="auto" w:fill="97DDBA"/>
            <w:vAlign w:val="bottom"/>
          </w:tcPr>
          <w:p w14:paraId="6A34F4B5" w14:textId="77777777" w:rsidR="00CB4BEB" w:rsidRPr="00CC6401" w:rsidRDefault="00CB4BEB" w:rsidP="003C0924">
            <w:pPr>
              <w:rPr>
                <w:rFonts w:ascii="Trebuchet MS" w:hAnsi="Trebuchet MS" w:cs="Trebuchet MS"/>
                <w:sz w:val="18"/>
                <w:szCs w:val="18"/>
              </w:rPr>
            </w:pPr>
            <w:proofErr w:type="spellStart"/>
            <w:r w:rsidRPr="00CC6401">
              <w:rPr>
                <w:rFonts w:ascii="Trebuchet MS" w:hAnsi="Trebuchet MS" w:cs="Trebuchet MS"/>
                <w:sz w:val="18"/>
                <w:szCs w:val="18"/>
              </w:rPr>
              <w:t>adr_id</w:t>
            </w:r>
            <w:proofErr w:type="spellEnd"/>
          </w:p>
        </w:tc>
        <w:tc>
          <w:tcPr>
            <w:tcW w:w="1181" w:type="dxa"/>
            <w:tcBorders>
              <w:top w:val="single" w:sz="4" w:space="0" w:color="auto"/>
              <w:left w:val="single" w:sz="4" w:space="0" w:color="auto"/>
              <w:bottom w:val="nil"/>
              <w:right w:val="single" w:sz="4" w:space="0" w:color="auto"/>
            </w:tcBorders>
            <w:shd w:val="clear" w:color="auto" w:fill="97DDBA"/>
          </w:tcPr>
          <w:p w14:paraId="0C9CC0AA" w14:textId="77777777" w:rsidR="00CB4BEB" w:rsidRPr="00CC6401" w:rsidRDefault="00CB4BEB" w:rsidP="003C0924">
            <w:pPr>
              <w:rPr>
                <w:rFonts w:ascii="Trebuchet MS" w:hAnsi="Trebuchet MS" w:cs="Trebuchet MS"/>
                <w:sz w:val="18"/>
                <w:szCs w:val="18"/>
              </w:rPr>
            </w:pPr>
          </w:p>
        </w:tc>
        <w:tc>
          <w:tcPr>
            <w:tcW w:w="10064" w:type="dxa"/>
            <w:gridSpan w:val="5"/>
            <w:tcBorders>
              <w:top w:val="single" w:sz="4" w:space="0" w:color="auto"/>
              <w:left w:val="single" w:sz="4" w:space="0" w:color="auto"/>
              <w:bottom w:val="nil"/>
              <w:right w:val="single" w:sz="4" w:space="0" w:color="auto"/>
            </w:tcBorders>
            <w:shd w:val="clear" w:color="auto" w:fill="97DDBA"/>
            <w:vAlign w:val="bottom"/>
          </w:tcPr>
          <w:p w14:paraId="7497E55D" w14:textId="77777777" w:rsidR="00CB4BEB" w:rsidRPr="00CC6401" w:rsidRDefault="00CB4BEB" w:rsidP="003C0924">
            <w:pPr>
              <w:rPr>
                <w:rFonts w:ascii="Trebuchet MS" w:hAnsi="Trebuchet MS" w:cs="Trebuchet MS"/>
                <w:sz w:val="18"/>
                <w:szCs w:val="18"/>
              </w:rPr>
            </w:pPr>
            <w:r w:rsidRPr="00CC6401">
              <w:rPr>
                <w:rFonts w:ascii="Trebuchet MS" w:hAnsi="Trebuchet MS" w:cs="Trebuchet MS"/>
                <w:sz w:val="18"/>
                <w:szCs w:val="18"/>
              </w:rPr>
              <w:t>Felt defineret under: 4.1 Standardiserede felter til de temaspecifikke datamodeller</w:t>
            </w:r>
          </w:p>
        </w:tc>
      </w:tr>
      <w:tr w:rsidR="00CB4BEB" w:rsidRPr="00CE1917" w14:paraId="2FD2DCBF" w14:textId="77777777" w:rsidTr="003C0924">
        <w:trPr>
          <w:trHeight w:hRule="exact" w:val="255"/>
        </w:trPr>
        <w:tc>
          <w:tcPr>
            <w:tcW w:w="2358" w:type="dxa"/>
            <w:tcBorders>
              <w:top w:val="single" w:sz="4" w:space="0" w:color="auto"/>
              <w:left w:val="single" w:sz="4" w:space="0" w:color="auto"/>
              <w:bottom w:val="single" w:sz="4" w:space="0" w:color="auto"/>
              <w:right w:val="single" w:sz="4" w:space="0" w:color="auto"/>
            </w:tcBorders>
            <w:shd w:val="clear" w:color="auto" w:fill="97DDBA"/>
            <w:vAlign w:val="bottom"/>
          </w:tcPr>
          <w:p w14:paraId="7C25AE89"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link</w:t>
            </w:r>
          </w:p>
        </w:tc>
        <w:tc>
          <w:tcPr>
            <w:tcW w:w="1181" w:type="dxa"/>
            <w:tcBorders>
              <w:top w:val="single" w:sz="4" w:space="0" w:color="auto"/>
              <w:left w:val="single" w:sz="4" w:space="0" w:color="auto"/>
              <w:bottom w:val="single" w:sz="4" w:space="0" w:color="auto"/>
              <w:right w:val="single" w:sz="4" w:space="0" w:color="auto"/>
            </w:tcBorders>
            <w:shd w:val="clear" w:color="auto" w:fill="97DDBA"/>
          </w:tcPr>
          <w:p w14:paraId="4CA5B85B" w14:textId="77777777" w:rsidR="00CB4BEB" w:rsidRPr="00786299" w:rsidRDefault="00CB4BEB" w:rsidP="003C0924">
            <w:pPr>
              <w:rPr>
                <w:rFonts w:ascii="Trebuchet MS" w:hAnsi="Trebuchet MS" w:cs="Trebuchet MS"/>
                <w:sz w:val="18"/>
                <w:szCs w:val="18"/>
              </w:rPr>
            </w:pPr>
          </w:p>
        </w:tc>
        <w:tc>
          <w:tcPr>
            <w:tcW w:w="10064"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C9E4BE9"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Felt defineret under: 4.1 Standardiserede felter til de temaspecifikke datamodeller</w:t>
            </w:r>
          </w:p>
        </w:tc>
      </w:tr>
      <w:tr w:rsidR="00CB4BEB" w:rsidRPr="0051728E" w14:paraId="7D64FBC2" w14:textId="77777777" w:rsidTr="003C0924">
        <w:trPr>
          <w:trHeight w:hRule="exact" w:val="255"/>
        </w:trPr>
        <w:tc>
          <w:tcPr>
            <w:tcW w:w="13603" w:type="dxa"/>
            <w:gridSpan w:val="7"/>
            <w:tcBorders>
              <w:top w:val="nil"/>
              <w:left w:val="nil"/>
              <w:bottom w:val="nil"/>
              <w:right w:val="nil"/>
            </w:tcBorders>
            <w:shd w:val="clear" w:color="auto" w:fill="97DDBA"/>
            <w:vAlign w:val="bottom"/>
          </w:tcPr>
          <w:p w14:paraId="476B6094"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261B3432" w14:textId="77777777" w:rsidR="00CB4BEB" w:rsidRDefault="00CB4BEB" w:rsidP="00CB4BEB"/>
    <w:p w14:paraId="7CAE193C" w14:textId="77777777" w:rsidR="00CB4BEB" w:rsidRDefault="00CB4BEB" w:rsidP="00B22412">
      <w:pPr>
        <w:pStyle w:val="Overskrift4"/>
      </w:pPr>
      <w:r>
        <w:t>5.8.4.1</w:t>
      </w:r>
      <w:r w:rsidRPr="00A32757">
        <w:t xml:space="preserve"> </w:t>
      </w:r>
      <w:r>
        <w:t>Metadata</w:t>
      </w:r>
      <w:r w:rsidRPr="00A42662">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6AFC9146" w14:textId="77777777" w:rsidTr="003C0924">
        <w:trPr>
          <w:trHeight w:hRule="exact" w:val="255"/>
        </w:trPr>
        <w:tc>
          <w:tcPr>
            <w:tcW w:w="2235" w:type="dxa"/>
            <w:shd w:val="clear" w:color="auto" w:fill="D9D9D9"/>
            <w:vAlign w:val="bottom"/>
          </w:tcPr>
          <w:p w14:paraId="3E0B000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470D798B"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59C4FB5C" w14:textId="77777777" w:rsidTr="003C0924">
        <w:trPr>
          <w:trHeight w:hRule="exact" w:val="255"/>
        </w:trPr>
        <w:tc>
          <w:tcPr>
            <w:tcW w:w="2235" w:type="dxa"/>
            <w:shd w:val="clear" w:color="auto" w:fill="E0E0E0"/>
            <w:vAlign w:val="bottom"/>
          </w:tcPr>
          <w:p w14:paraId="765E2B1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15A799D3" w14:textId="77777777" w:rsidR="00CB4BEB" w:rsidRPr="0051728E" w:rsidRDefault="00CB4BEB" w:rsidP="003C0924">
            <w:pPr>
              <w:rPr>
                <w:rFonts w:ascii="Trebuchet MS" w:hAnsi="Trebuchet MS" w:cs="Trebuchet MS"/>
                <w:sz w:val="18"/>
                <w:szCs w:val="18"/>
              </w:rPr>
            </w:pPr>
            <w:r w:rsidRPr="00833883">
              <w:rPr>
                <w:rFonts w:ascii="Trebuchet MS" w:hAnsi="Trebuchet MS" w:cs="Trebuchet MS"/>
                <w:sz w:val="18"/>
                <w:szCs w:val="18"/>
              </w:rPr>
              <w:t>Afstemningssted</w:t>
            </w:r>
          </w:p>
        </w:tc>
      </w:tr>
      <w:tr w:rsidR="00CB4BEB" w:rsidRPr="0051728E" w14:paraId="72471E10" w14:textId="77777777" w:rsidTr="003C0924">
        <w:trPr>
          <w:trHeight w:hRule="exact" w:val="255"/>
        </w:trPr>
        <w:tc>
          <w:tcPr>
            <w:tcW w:w="2235" w:type="dxa"/>
            <w:shd w:val="clear" w:color="auto" w:fill="E0E0E0"/>
            <w:vAlign w:val="bottom"/>
          </w:tcPr>
          <w:p w14:paraId="74EBCBB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14F41144" w14:textId="77777777" w:rsidR="00CB4BEB" w:rsidRDefault="00CB4BEB" w:rsidP="003C0924">
            <w:pPr>
              <w:rPr>
                <w:rFonts w:ascii="Trebuchet MS" w:hAnsi="Trebuchet MS"/>
                <w:sz w:val="18"/>
                <w:szCs w:val="18"/>
              </w:rPr>
            </w:pPr>
            <w:r>
              <w:rPr>
                <w:rFonts w:ascii="Trebuchet MS" w:hAnsi="Trebuchet MS"/>
                <w:sz w:val="18"/>
                <w:szCs w:val="18"/>
              </w:rPr>
              <w:t>5703</w:t>
            </w:r>
          </w:p>
        </w:tc>
      </w:tr>
      <w:tr w:rsidR="00CB4BEB" w:rsidRPr="0051728E" w14:paraId="1F32241E" w14:textId="77777777" w:rsidTr="003C0924">
        <w:trPr>
          <w:trHeight w:hRule="exact" w:val="255"/>
        </w:trPr>
        <w:tc>
          <w:tcPr>
            <w:tcW w:w="2235" w:type="dxa"/>
            <w:shd w:val="clear" w:color="auto" w:fill="E0E0E0"/>
            <w:vAlign w:val="bottom"/>
          </w:tcPr>
          <w:p w14:paraId="2D594D2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55F12555"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Stedet hvor borgerne afgiver fysisk deres stemme i lokalområdet.</w:t>
            </w:r>
          </w:p>
        </w:tc>
      </w:tr>
      <w:tr w:rsidR="00CB4BEB" w:rsidRPr="0051728E" w14:paraId="66D1DF0A" w14:textId="77777777" w:rsidTr="003C0924">
        <w:trPr>
          <w:trHeight w:hRule="exact" w:val="510"/>
        </w:trPr>
        <w:tc>
          <w:tcPr>
            <w:tcW w:w="2235" w:type="dxa"/>
            <w:shd w:val="clear" w:color="auto" w:fill="E0E0E0"/>
            <w:vAlign w:val="center"/>
          </w:tcPr>
          <w:p w14:paraId="61A05E8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605638E7"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 xml:space="preserve">Stedet hvor borgerne afgiver fysisk deres stemme i lokalområdet. Går også under navnet valgsted. </w:t>
            </w:r>
            <w:r w:rsidRPr="00434502">
              <w:rPr>
                <w:rFonts w:ascii="Trebuchet MS" w:hAnsi="Trebuchet MS" w:cs="Trebuchet MS"/>
                <w:sz w:val="18"/>
                <w:szCs w:val="18"/>
              </w:rPr>
              <w:t>Afstemningsnummer er unikt inden for kommunen.</w:t>
            </w:r>
          </w:p>
        </w:tc>
      </w:tr>
      <w:tr w:rsidR="00CB4BEB" w:rsidRPr="0051728E" w14:paraId="384BC3C1" w14:textId="77777777" w:rsidTr="003C0924">
        <w:trPr>
          <w:trHeight w:hRule="exact" w:val="255"/>
        </w:trPr>
        <w:tc>
          <w:tcPr>
            <w:tcW w:w="2235" w:type="dxa"/>
            <w:shd w:val="clear" w:color="auto" w:fill="E0E0E0"/>
            <w:vAlign w:val="bottom"/>
          </w:tcPr>
          <w:p w14:paraId="1C667CC5"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22CD47E4"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sagsbehandler og borger via selvbetjeningsløsninger, hvilken afstemningssted de skal benytte.</w:t>
            </w:r>
          </w:p>
        </w:tc>
      </w:tr>
      <w:tr w:rsidR="00CB4BEB" w:rsidRPr="0051728E" w14:paraId="4B7111B3" w14:textId="77777777" w:rsidTr="003C0924">
        <w:trPr>
          <w:trHeight w:hRule="exact" w:val="255"/>
        </w:trPr>
        <w:tc>
          <w:tcPr>
            <w:tcW w:w="2235" w:type="dxa"/>
            <w:shd w:val="clear" w:color="auto" w:fill="E0E0E0"/>
            <w:vAlign w:val="bottom"/>
          </w:tcPr>
          <w:p w14:paraId="4DA1995B"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4B851485"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Administrative enheder</w:t>
            </w:r>
          </w:p>
        </w:tc>
      </w:tr>
      <w:tr w:rsidR="00CB4BEB" w:rsidRPr="0051728E" w14:paraId="79E8E762" w14:textId="77777777" w:rsidTr="003C0924">
        <w:trPr>
          <w:trHeight w:hRule="exact" w:val="255"/>
        </w:trPr>
        <w:tc>
          <w:tcPr>
            <w:tcW w:w="2235" w:type="dxa"/>
            <w:shd w:val="clear" w:color="auto" w:fill="E0E0E0"/>
            <w:vAlign w:val="bottom"/>
          </w:tcPr>
          <w:p w14:paraId="4BC0E2A2" w14:textId="77777777" w:rsidR="00CB4BEB" w:rsidRPr="00492FFE" w:rsidRDefault="00CB4BEB" w:rsidP="003C0924">
            <w:pPr>
              <w:rPr>
                <w:rFonts w:ascii="Trebuchet MS" w:hAnsi="Trebuchet MS" w:cs="Trebuchet MS"/>
                <w:sz w:val="18"/>
                <w:szCs w:val="18"/>
              </w:rPr>
            </w:pPr>
            <w:proofErr w:type="spellStart"/>
            <w:r w:rsidRPr="00E45822">
              <w:rPr>
                <w:rFonts w:ascii="Trebuchet MS" w:hAnsi="Trebuchet MS" w:cs="Trebuchet MS"/>
                <w:sz w:val="18"/>
                <w:szCs w:val="18"/>
              </w:rPr>
              <w:t>Noegle</w:t>
            </w:r>
            <w:r w:rsidRPr="00492FFE">
              <w:rPr>
                <w:rFonts w:ascii="Trebuchet MS" w:hAnsi="Trebuchet MS" w:cs="Trebuchet MS"/>
                <w:sz w:val="18"/>
                <w:szCs w:val="18"/>
              </w:rPr>
              <w:t>_ord</w:t>
            </w:r>
            <w:proofErr w:type="spellEnd"/>
          </w:p>
        </w:tc>
        <w:tc>
          <w:tcPr>
            <w:tcW w:w="11340" w:type="dxa"/>
            <w:shd w:val="clear" w:color="auto" w:fill="FFFFFF"/>
            <w:vAlign w:val="bottom"/>
          </w:tcPr>
          <w:p w14:paraId="41C33C30"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Valgsted, Valg</w:t>
            </w:r>
          </w:p>
        </w:tc>
      </w:tr>
      <w:tr w:rsidR="00CB4BEB" w:rsidRPr="0051728E" w14:paraId="28882387" w14:textId="77777777" w:rsidTr="003C0924">
        <w:trPr>
          <w:trHeight w:hRule="exact" w:val="255"/>
        </w:trPr>
        <w:tc>
          <w:tcPr>
            <w:tcW w:w="2235" w:type="dxa"/>
            <w:shd w:val="clear" w:color="auto" w:fill="E0E0E0"/>
            <w:vAlign w:val="bottom"/>
          </w:tcPr>
          <w:p w14:paraId="770194A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12B0ED31"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16B746F6" w14:textId="77777777" w:rsidTr="003C0924">
        <w:trPr>
          <w:trHeight w:hRule="exact" w:val="255"/>
        </w:trPr>
        <w:tc>
          <w:tcPr>
            <w:tcW w:w="2235" w:type="dxa"/>
            <w:shd w:val="clear" w:color="auto" w:fill="E0E0E0"/>
            <w:vAlign w:val="bottom"/>
          </w:tcPr>
          <w:p w14:paraId="09C7CAC3"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50BA50B6" w14:textId="77777777" w:rsidR="00CB4BEB" w:rsidRPr="00FE3FC3" w:rsidRDefault="00CB4BEB" w:rsidP="003C0924">
            <w:pPr>
              <w:rPr>
                <w:rFonts w:ascii="Trebuchet MS" w:hAnsi="Trebuchet MS" w:cs="Trebuchet MS"/>
                <w:sz w:val="18"/>
                <w:szCs w:val="18"/>
              </w:rPr>
            </w:pPr>
          </w:p>
        </w:tc>
      </w:tr>
      <w:tr w:rsidR="00CB4BEB" w:rsidRPr="00186E64" w14:paraId="5CABC1A2" w14:textId="77777777" w:rsidTr="003C0924">
        <w:trPr>
          <w:trHeight w:hRule="exact" w:val="255"/>
        </w:trPr>
        <w:tc>
          <w:tcPr>
            <w:tcW w:w="2235" w:type="dxa"/>
            <w:shd w:val="clear" w:color="auto" w:fill="E0E0E0"/>
            <w:vAlign w:val="bottom"/>
          </w:tcPr>
          <w:p w14:paraId="102A13FA" w14:textId="77777777" w:rsidR="00CB4BEB" w:rsidRPr="003D1B6B" w:rsidRDefault="00CB4BEB" w:rsidP="003C0924">
            <w:pPr>
              <w:rPr>
                <w:rFonts w:ascii="Trebuchet MS" w:hAnsi="Trebuchet MS" w:cs="Trebuchet MS"/>
                <w:sz w:val="18"/>
                <w:szCs w:val="18"/>
              </w:rPr>
            </w:pPr>
            <w:proofErr w:type="spellStart"/>
            <w:r w:rsidRPr="003D1B6B">
              <w:rPr>
                <w:rFonts w:ascii="Trebuchet MS" w:hAnsi="Trebuchet MS" w:cs="Trebuchet MS"/>
                <w:sz w:val="18"/>
                <w:szCs w:val="18"/>
              </w:rPr>
              <w:t>KLE_koder</w:t>
            </w:r>
            <w:proofErr w:type="spellEnd"/>
          </w:p>
        </w:tc>
        <w:tc>
          <w:tcPr>
            <w:tcW w:w="11340" w:type="dxa"/>
            <w:shd w:val="clear" w:color="auto" w:fill="FFFFFF"/>
            <w:vAlign w:val="bottom"/>
          </w:tcPr>
          <w:p w14:paraId="394D11AC" w14:textId="77777777" w:rsidR="00CB4BEB" w:rsidRPr="00A67871" w:rsidRDefault="00CB4BEB" w:rsidP="003C0924">
            <w:pPr>
              <w:rPr>
                <w:rFonts w:ascii="Trebuchet MS" w:hAnsi="Trebuchet MS" w:cs="Trebuchet MS"/>
                <w:sz w:val="18"/>
                <w:szCs w:val="18"/>
              </w:rPr>
            </w:pPr>
            <w:r w:rsidRPr="003D1B6B">
              <w:rPr>
                <w:rFonts w:ascii="Trebuchet MS" w:hAnsi="Trebuchet MS" w:cs="Trebuchet MS"/>
                <w:sz w:val="18"/>
                <w:szCs w:val="18"/>
              </w:rPr>
              <w:t>84.00.00</w:t>
            </w:r>
          </w:p>
        </w:tc>
      </w:tr>
    </w:tbl>
    <w:p w14:paraId="44304F00" w14:textId="77777777" w:rsidR="00CB4BEB" w:rsidRPr="00A32757" w:rsidRDefault="00CB4BEB" w:rsidP="00CB4BEB">
      <w:pPr>
        <w:pStyle w:val="Overskrift6"/>
      </w:pPr>
      <w:r>
        <w:t>5.8.4.2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6"/>
        <w:gridCol w:w="8960"/>
      </w:tblGrid>
      <w:tr w:rsidR="00CB4BEB" w:rsidRPr="0051728E" w14:paraId="7A1016E5" w14:textId="77777777" w:rsidTr="003C0924">
        <w:trPr>
          <w:trHeight w:hRule="exact" w:val="255"/>
        </w:trPr>
        <w:tc>
          <w:tcPr>
            <w:tcW w:w="4503" w:type="dxa"/>
            <w:shd w:val="clear" w:color="auto" w:fill="D9D9D9"/>
            <w:vAlign w:val="center"/>
          </w:tcPr>
          <w:p w14:paraId="0C53831A"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center"/>
          </w:tcPr>
          <w:p w14:paraId="7AD93696"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1DA08BF9" w14:textId="77777777" w:rsidTr="003C0924">
        <w:trPr>
          <w:trHeight w:hRule="exact" w:val="709"/>
        </w:trPr>
        <w:tc>
          <w:tcPr>
            <w:tcW w:w="4503" w:type="dxa"/>
            <w:shd w:val="clear" w:color="auto" w:fill="E0E0E0"/>
            <w:vAlign w:val="center"/>
          </w:tcPr>
          <w:p w14:paraId="564B3983"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lastRenderedPageBreak/>
              <w:t>Registreringsinstruks</w:t>
            </w:r>
          </w:p>
        </w:tc>
        <w:tc>
          <w:tcPr>
            <w:tcW w:w="9072" w:type="dxa"/>
            <w:shd w:val="clear" w:color="auto" w:fill="FFFFFF"/>
            <w:vAlign w:val="bottom"/>
          </w:tcPr>
          <w:p w14:paraId="1EEA4D3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Ofte foreligger der en liste over adresserne, som kan direkte </w:t>
            </w:r>
            <w:r w:rsidRPr="003A52C1">
              <w:rPr>
                <w:rFonts w:ascii="Trebuchet MS" w:hAnsi="Trebuchet MS" w:cs="Trebuchet MS"/>
                <w:sz w:val="18"/>
                <w:szCs w:val="18"/>
              </w:rPr>
              <w:t>registreres</w:t>
            </w:r>
            <w:r>
              <w:rPr>
                <w:rFonts w:ascii="Trebuchet MS" w:hAnsi="Trebuchet MS" w:cs="Trebuchet MS"/>
                <w:sz w:val="18"/>
                <w:szCs w:val="18"/>
              </w:rPr>
              <w:t xml:space="preserve"> eller findes frem via en adressesøgning. Snap til adressepunktet på bygningen eller placere tæt på indgang/lokalet som forventes benyttet.</w:t>
            </w:r>
          </w:p>
        </w:tc>
      </w:tr>
      <w:tr w:rsidR="00CB4BEB" w:rsidRPr="0051728E" w14:paraId="1D052833" w14:textId="77777777" w:rsidTr="003C0924">
        <w:trPr>
          <w:trHeight w:hRule="exact" w:val="255"/>
        </w:trPr>
        <w:tc>
          <w:tcPr>
            <w:tcW w:w="4503" w:type="dxa"/>
            <w:shd w:val="clear" w:color="auto" w:fill="E0E0E0"/>
            <w:vAlign w:val="center"/>
          </w:tcPr>
          <w:p w14:paraId="33269F4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center"/>
          </w:tcPr>
          <w:p w14:paraId="6BB86B9C"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type af sted/bygning der benyttes og hvilket afstemningssted.</w:t>
            </w:r>
          </w:p>
        </w:tc>
      </w:tr>
      <w:tr w:rsidR="00CB4BEB" w:rsidRPr="0051728E" w14:paraId="02E1E4CC" w14:textId="77777777" w:rsidTr="003C0924">
        <w:trPr>
          <w:trHeight w:hRule="exact" w:val="255"/>
        </w:trPr>
        <w:tc>
          <w:tcPr>
            <w:tcW w:w="4503" w:type="dxa"/>
            <w:shd w:val="clear" w:color="auto" w:fill="E0E0E0"/>
            <w:vAlign w:val="center"/>
          </w:tcPr>
          <w:p w14:paraId="69E3EEF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center"/>
          </w:tcPr>
          <w:p w14:paraId="68543E2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4F656E39" w14:textId="77777777" w:rsidTr="003C0924">
        <w:trPr>
          <w:trHeight w:hRule="exact" w:val="255"/>
        </w:trPr>
        <w:tc>
          <w:tcPr>
            <w:tcW w:w="4503" w:type="dxa"/>
            <w:shd w:val="clear" w:color="auto" w:fill="E0E0E0"/>
            <w:vAlign w:val="center"/>
          </w:tcPr>
          <w:p w14:paraId="2F130C2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center"/>
          </w:tcPr>
          <w:p w14:paraId="08C6D852" w14:textId="77777777" w:rsidR="00CB4BEB" w:rsidRPr="00024C60" w:rsidRDefault="00CB4BEB" w:rsidP="003C0924">
            <w:pPr>
              <w:rPr>
                <w:rFonts w:ascii="Trebuchet MS" w:hAnsi="Trebuchet MS" w:cs="Trebuchet MS"/>
                <w:sz w:val="18"/>
                <w:szCs w:val="18"/>
              </w:rPr>
            </w:pPr>
          </w:p>
        </w:tc>
      </w:tr>
      <w:tr w:rsidR="00CB4BEB" w:rsidRPr="0051728E" w14:paraId="47CC32DF" w14:textId="77777777" w:rsidTr="003C0924">
        <w:trPr>
          <w:trHeight w:hRule="exact" w:val="255"/>
        </w:trPr>
        <w:tc>
          <w:tcPr>
            <w:tcW w:w="4503" w:type="dxa"/>
            <w:shd w:val="clear" w:color="auto" w:fill="E0E0E0"/>
            <w:vAlign w:val="center"/>
          </w:tcPr>
          <w:p w14:paraId="01424F8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center"/>
          </w:tcPr>
          <w:p w14:paraId="67F1F18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Bør ikke være i nærhed af hinanden under normale forhold.</w:t>
            </w:r>
          </w:p>
        </w:tc>
      </w:tr>
      <w:tr w:rsidR="00CB4BEB" w:rsidRPr="0051728E" w14:paraId="2ECD76B7" w14:textId="77777777" w:rsidTr="003C0924">
        <w:trPr>
          <w:trHeight w:hRule="exact" w:val="255"/>
        </w:trPr>
        <w:tc>
          <w:tcPr>
            <w:tcW w:w="4503" w:type="dxa"/>
            <w:shd w:val="clear" w:color="auto" w:fill="E0E0E0"/>
            <w:vAlign w:val="center"/>
          </w:tcPr>
          <w:p w14:paraId="7FC85DF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center"/>
          </w:tcPr>
          <w:p w14:paraId="44CAAFF7"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BBR-adresse eller tilsvarende adressetema.</w:t>
            </w:r>
          </w:p>
        </w:tc>
      </w:tr>
    </w:tbl>
    <w:p w14:paraId="7346EEBF" w14:textId="77777777" w:rsidR="00B22412" w:rsidRDefault="00B22412" w:rsidP="00B22412">
      <w:bookmarkStart w:id="2641" w:name="_Toc63351471"/>
      <w:bookmarkStart w:id="2642" w:name="_Toc292865513"/>
    </w:p>
    <w:p w14:paraId="1B50181C" w14:textId="320B36ED" w:rsidR="00CB4BEB" w:rsidRPr="00EA7338" w:rsidRDefault="00CB4BEB" w:rsidP="00CB4BEB">
      <w:pPr>
        <w:pStyle w:val="Overskrift2"/>
      </w:pPr>
      <w:bookmarkStart w:id="2643" w:name="_Toc122436125"/>
      <w:r w:rsidRPr="00EA7338">
        <w:t>5.8.5 Afstemningsområde (5704)</w:t>
      </w:r>
      <w:r w:rsidRPr="00576460">
        <w:t xml:space="preserve"> *</w:t>
      </w:r>
      <w:bookmarkEnd w:id="2641"/>
      <w:bookmarkEnd w:id="2643"/>
    </w:p>
    <w:tbl>
      <w:tblPr>
        <w:tblW w:w="13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1E0" w:firstRow="1" w:lastRow="1" w:firstColumn="1" w:lastColumn="1" w:noHBand="0" w:noVBand="0"/>
      </w:tblPr>
      <w:tblGrid>
        <w:gridCol w:w="2391"/>
        <w:gridCol w:w="1245"/>
        <w:gridCol w:w="3147"/>
        <w:gridCol w:w="1243"/>
        <w:gridCol w:w="1356"/>
        <w:gridCol w:w="1291"/>
        <w:gridCol w:w="2930"/>
      </w:tblGrid>
      <w:tr w:rsidR="00CB4BEB" w:rsidRPr="0051728E" w14:paraId="1C49D222" w14:textId="77777777" w:rsidTr="003C0924">
        <w:tc>
          <w:tcPr>
            <w:tcW w:w="2391" w:type="dxa"/>
            <w:tcBorders>
              <w:bottom w:val="single" w:sz="4" w:space="0" w:color="auto"/>
            </w:tcBorders>
            <w:shd w:val="clear" w:color="auto" w:fill="D9D9D9"/>
            <w:vAlign w:val="center"/>
          </w:tcPr>
          <w:p w14:paraId="6AB9A48A"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245" w:type="dxa"/>
            <w:tcBorders>
              <w:bottom w:val="single" w:sz="4" w:space="0" w:color="auto"/>
            </w:tcBorders>
            <w:shd w:val="clear" w:color="auto" w:fill="D9D9D9"/>
            <w:vAlign w:val="center"/>
          </w:tcPr>
          <w:p w14:paraId="6EEA2F13"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3147" w:type="dxa"/>
            <w:tcBorders>
              <w:bottom w:val="single" w:sz="4" w:space="0" w:color="auto"/>
            </w:tcBorders>
            <w:shd w:val="clear" w:color="auto" w:fill="D9D9D9"/>
            <w:vAlign w:val="center"/>
          </w:tcPr>
          <w:p w14:paraId="291CF02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43" w:type="dxa"/>
            <w:tcBorders>
              <w:bottom w:val="single" w:sz="4" w:space="0" w:color="auto"/>
            </w:tcBorders>
            <w:shd w:val="clear" w:color="auto" w:fill="D9D9D9"/>
            <w:vAlign w:val="center"/>
          </w:tcPr>
          <w:p w14:paraId="5635D29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69DC130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291" w:type="dxa"/>
            <w:tcBorders>
              <w:bottom w:val="single" w:sz="4" w:space="0" w:color="auto"/>
            </w:tcBorders>
            <w:shd w:val="clear" w:color="auto" w:fill="D9D9D9"/>
            <w:vAlign w:val="center"/>
          </w:tcPr>
          <w:p w14:paraId="3AD344F8" w14:textId="77777777" w:rsidR="00CB4BEB" w:rsidRPr="009367BB" w:rsidRDefault="00CB4BEB" w:rsidP="003C0924">
            <w:pPr>
              <w:autoSpaceDE w:val="0"/>
              <w:autoSpaceDN w:val="0"/>
              <w:adjustRightInd w:val="0"/>
              <w:rPr>
                <w:rFonts w:ascii="Trebuchet MS" w:hAnsi="Trebuchet MS" w:cs="Trebuchet MS"/>
                <w:b/>
                <w:bCs/>
                <w:sz w:val="18"/>
                <w:szCs w:val="18"/>
              </w:rPr>
            </w:pPr>
            <w:r>
              <w:rPr>
                <w:rFonts w:ascii="Trebuchet MS" w:hAnsi="Trebuchet MS" w:cs="Trebuchet MS"/>
                <w:b/>
                <w:bCs/>
                <w:sz w:val="18"/>
                <w:szCs w:val="18"/>
              </w:rPr>
              <w:t>Obligatorisk</w:t>
            </w:r>
            <w:r w:rsidRPr="009367BB">
              <w:rPr>
                <w:rFonts w:ascii="Trebuchet MS" w:hAnsi="Trebuchet MS" w:cs="Trebuchet MS"/>
                <w:b/>
                <w:bCs/>
                <w:sz w:val="18"/>
                <w:szCs w:val="18"/>
              </w:rPr>
              <w:t>/</w:t>
            </w:r>
          </w:p>
          <w:p w14:paraId="5609ABDE"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930" w:type="dxa"/>
            <w:shd w:val="clear" w:color="auto" w:fill="D9D9D9"/>
            <w:vAlign w:val="center"/>
          </w:tcPr>
          <w:p w14:paraId="4C13525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135655CC" w14:textId="77777777" w:rsidTr="003C0924">
        <w:trPr>
          <w:trHeight w:hRule="exact" w:val="255"/>
        </w:trPr>
        <w:tc>
          <w:tcPr>
            <w:tcW w:w="2391" w:type="dxa"/>
            <w:tcBorders>
              <w:top w:val="single" w:sz="4" w:space="0" w:color="auto"/>
              <w:left w:val="single" w:sz="4" w:space="0" w:color="auto"/>
              <w:bottom w:val="single" w:sz="4" w:space="0" w:color="auto"/>
              <w:right w:val="single" w:sz="4" w:space="0" w:color="auto"/>
            </w:tcBorders>
            <w:shd w:val="clear" w:color="auto" w:fill="97DDBA"/>
            <w:vAlign w:val="center"/>
          </w:tcPr>
          <w:p w14:paraId="570F1A9F" w14:textId="77777777" w:rsidR="00CB4BEB" w:rsidRPr="00786299" w:rsidRDefault="00CB4BEB" w:rsidP="003C0924">
            <w:pPr>
              <w:rPr>
                <w:sz w:val="16"/>
                <w:szCs w:val="16"/>
              </w:rPr>
            </w:pPr>
            <w:proofErr w:type="spellStart"/>
            <w:r w:rsidRPr="00786299">
              <w:rPr>
                <w:rFonts w:ascii="Trebuchet MS" w:hAnsi="Trebuchet MS"/>
                <w:sz w:val="18"/>
                <w:szCs w:val="18"/>
              </w:rPr>
              <w:t>afstemningsomraade_nr</w:t>
            </w:r>
            <w:proofErr w:type="spellEnd"/>
          </w:p>
        </w:tc>
        <w:tc>
          <w:tcPr>
            <w:tcW w:w="1245" w:type="dxa"/>
            <w:tcBorders>
              <w:top w:val="single" w:sz="4" w:space="0" w:color="auto"/>
              <w:left w:val="single" w:sz="4" w:space="0" w:color="auto"/>
              <w:bottom w:val="single" w:sz="4" w:space="0" w:color="auto"/>
              <w:right w:val="single" w:sz="4" w:space="0" w:color="auto"/>
            </w:tcBorders>
            <w:shd w:val="clear" w:color="auto" w:fill="97DDBA"/>
            <w:vAlign w:val="center"/>
          </w:tcPr>
          <w:p w14:paraId="797D2F68" w14:textId="77777777" w:rsidR="00CB4BEB" w:rsidRPr="00786299" w:rsidRDefault="00CB4BEB" w:rsidP="003C0924">
            <w:pPr>
              <w:rPr>
                <w:rFonts w:ascii="Trebuchet MS" w:hAnsi="Trebuchet MS" w:cs="Trebuchet MS"/>
                <w:sz w:val="18"/>
                <w:szCs w:val="18"/>
              </w:rPr>
            </w:pPr>
          </w:p>
        </w:tc>
        <w:tc>
          <w:tcPr>
            <w:tcW w:w="9967"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5290AD54"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Felt defineret under: 4.1 Standardiserede felter til de temaspecifikke datamodeller</w:t>
            </w:r>
            <w:r w:rsidRPr="00786299" w:rsidDel="00AB5533">
              <w:rPr>
                <w:rFonts w:ascii="Trebuchet MS" w:hAnsi="Trebuchet MS"/>
                <w:sz w:val="18"/>
                <w:szCs w:val="18"/>
              </w:rPr>
              <w:t xml:space="preserve"> </w:t>
            </w:r>
          </w:p>
        </w:tc>
      </w:tr>
      <w:tr w:rsidR="00CB4BEB" w:rsidRPr="00CE1917" w14:paraId="06185427" w14:textId="77777777" w:rsidTr="003C0924">
        <w:trPr>
          <w:trHeight w:hRule="exact" w:val="255"/>
        </w:trPr>
        <w:tc>
          <w:tcPr>
            <w:tcW w:w="2391" w:type="dxa"/>
            <w:tcBorders>
              <w:top w:val="single" w:sz="4" w:space="0" w:color="auto"/>
              <w:left w:val="single" w:sz="4" w:space="0" w:color="auto"/>
              <w:bottom w:val="single" w:sz="4" w:space="0" w:color="auto"/>
              <w:right w:val="single" w:sz="4" w:space="0" w:color="auto"/>
            </w:tcBorders>
            <w:shd w:val="clear" w:color="auto" w:fill="97DDBA"/>
            <w:vAlign w:val="bottom"/>
          </w:tcPr>
          <w:p w14:paraId="72262442" w14:textId="77777777" w:rsidR="00CB4BEB" w:rsidRPr="00786299" w:rsidRDefault="00CB4BEB" w:rsidP="003C0924">
            <w:pPr>
              <w:rPr>
                <w:rFonts w:ascii="Trebuchet MS" w:hAnsi="Trebuchet MS"/>
                <w:sz w:val="18"/>
                <w:szCs w:val="18"/>
              </w:rPr>
            </w:pPr>
            <w:proofErr w:type="spellStart"/>
            <w:r w:rsidRPr="00786299">
              <w:rPr>
                <w:rFonts w:ascii="Trebuchet MS" w:hAnsi="Trebuchet MS"/>
                <w:sz w:val="18"/>
                <w:szCs w:val="18"/>
              </w:rPr>
              <w:t>afstemningsomraade_navn</w:t>
            </w:r>
            <w:proofErr w:type="spellEnd"/>
          </w:p>
        </w:tc>
        <w:tc>
          <w:tcPr>
            <w:tcW w:w="1245" w:type="dxa"/>
            <w:tcBorders>
              <w:top w:val="single" w:sz="4" w:space="0" w:color="auto"/>
              <w:left w:val="single" w:sz="4" w:space="0" w:color="auto"/>
              <w:bottom w:val="single" w:sz="4" w:space="0" w:color="auto"/>
              <w:right w:val="single" w:sz="4" w:space="0" w:color="auto"/>
            </w:tcBorders>
            <w:shd w:val="clear" w:color="auto" w:fill="97DDBA"/>
            <w:vAlign w:val="bottom"/>
          </w:tcPr>
          <w:p w14:paraId="3C49FE2C" w14:textId="77777777" w:rsidR="00CB4BEB" w:rsidRPr="00786299" w:rsidRDefault="00CB4BEB" w:rsidP="003C0924">
            <w:pPr>
              <w:rPr>
                <w:rFonts w:ascii="Trebuchet MS" w:hAnsi="Trebuchet MS" w:cs="Trebuchet MS"/>
                <w:sz w:val="18"/>
                <w:szCs w:val="18"/>
              </w:rPr>
            </w:pPr>
          </w:p>
        </w:tc>
        <w:tc>
          <w:tcPr>
            <w:tcW w:w="996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DA8C41C" w14:textId="77777777" w:rsidR="00CB4BEB" w:rsidRPr="00786299" w:rsidRDefault="00CB4BEB" w:rsidP="003C0924">
            <w:pPr>
              <w:rPr>
                <w:rFonts w:ascii="Trebuchet MS" w:hAnsi="Trebuchet MS"/>
                <w:sz w:val="18"/>
                <w:szCs w:val="18"/>
              </w:rPr>
            </w:pPr>
            <w:r w:rsidRPr="00786299">
              <w:rPr>
                <w:rFonts w:ascii="Trebuchet MS" w:hAnsi="Trebuchet MS" w:cs="Trebuchet MS"/>
                <w:sz w:val="18"/>
                <w:szCs w:val="18"/>
              </w:rPr>
              <w:t>Felt defineret under: 4.1 Standardiserede felter til de temaspecifikke datamodeller</w:t>
            </w:r>
            <w:r w:rsidRPr="00786299" w:rsidDel="00AB5533">
              <w:rPr>
                <w:rFonts w:ascii="Trebuchet MS" w:hAnsi="Trebuchet MS"/>
                <w:sz w:val="18"/>
                <w:szCs w:val="18"/>
              </w:rPr>
              <w:t xml:space="preserve"> </w:t>
            </w:r>
          </w:p>
          <w:p w14:paraId="4E78561D" w14:textId="77777777" w:rsidR="00CB4BEB" w:rsidRPr="00786299" w:rsidRDefault="00CB4BEB" w:rsidP="003C0924">
            <w:pPr>
              <w:rPr>
                <w:rFonts w:ascii="Trebuchet MS" w:hAnsi="Trebuchet MS" w:cs="Trebuchet MS"/>
                <w:sz w:val="18"/>
                <w:szCs w:val="18"/>
              </w:rPr>
            </w:pPr>
          </w:p>
          <w:p w14:paraId="798C7EC2" w14:textId="77777777" w:rsidR="00CB4BEB" w:rsidRPr="00786299" w:rsidRDefault="00CB4BEB" w:rsidP="003C0924">
            <w:pPr>
              <w:rPr>
                <w:rFonts w:ascii="Trebuchet MS" w:hAnsi="Trebuchet MS" w:cs="Trebuchet MS"/>
                <w:sz w:val="18"/>
                <w:szCs w:val="18"/>
              </w:rPr>
            </w:pPr>
          </w:p>
          <w:p w14:paraId="1DE7CBB8" w14:textId="77777777" w:rsidR="00CB4BEB" w:rsidRPr="00786299" w:rsidRDefault="00CB4BEB" w:rsidP="003C0924">
            <w:pPr>
              <w:jc w:val="center"/>
              <w:rPr>
                <w:rFonts w:ascii="Trebuchet MS" w:hAnsi="Trebuchet MS" w:cs="Trebuchet MS"/>
                <w:sz w:val="18"/>
                <w:szCs w:val="18"/>
              </w:rPr>
            </w:pPr>
          </w:p>
          <w:p w14:paraId="607F1368" w14:textId="77777777" w:rsidR="00CB4BEB" w:rsidRPr="00786299" w:rsidRDefault="00CB4BEB" w:rsidP="003C0924">
            <w:pPr>
              <w:rPr>
                <w:rFonts w:ascii="Trebuchet MS" w:hAnsi="Trebuchet MS" w:cs="Trebuchet MS"/>
                <w:sz w:val="18"/>
                <w:szCs w:val="18"/>
              </w:rPr>
            </w:pPr>
          </w:p>
        </w:tc>
      </w:tr>
      <w:tr w:rsidR="00CB4BEB" w:rsidRPr="00CE1917" w14:paraId="06BCC719" w14:textId="77777777" w:rsidTr="003C0924">
        <w:trPr>
          <w:trHeight w:hRule="exact" w:val="255"/>
        </w:trPr>
        <w:tc>
          <w:tcPr>
            <w:tcW w:w="2391" w:type="dxa"/>
            <w:tcBorders>
              <w:top w:val="single" w:sz="4" w:space="0" w:color="auto"/>
              <w:left w:val="single" w:sz="4" w:space="0" w:color="auto"/>
              <w:bottom w:val="single" w:sz="4" w:space="0" w:color="auto"/>
              <w:right w:val="single" w:sz="4" w:space="0" w:color="auto"/>
            </w:tcBorders>
            <w:shd w:val="clear" w:color="auto" w:fill="D9D9D9"/>
            <w:vAlign w:val="bottom"/>
          </w:tcPr>
          <w:p w14:paraId="6E6107B3" w14:textId="77777777" w:rsidR="00CB4BEB" w:rsidRPr="00CD7894" w:rsidRDefault="00CB4BEB" w:rsidP="003C0924">
            <w:pPr>
              <w:rPr>
                <w:rFonts w:ascii="Trebuchet MS" w:hAnsi="Trebuchet MS" w:cs="Trebuchet MS"/>
                <w:bCs/>
                <w:sz w:val="18"/>
                <w:szCs w:val="18"/>
              </w:rPr>
            </w:pPr>
            <w:proofErr w:type="spellStart"/>
            <w:r>
              <w:rPr>
                <w:rFonts w:ascii="Trebuchet MS" w:hAnsi="Trebuchet MS" w:cs="Trebuchet MS"/>
                <w:bCs/>
                <w:sz w:val="18"/>
                <w:szCs w:val="18"/>
              </w:rPr>
              <w:t>opstillingskreds_nr</w:t>
            </w:r>
            <w:proofErr w:type="spellEnd"/>
          </w:p>
        </w:tc>
        <w:tc>
          <w:tcPr>
            <w:tcW w:w="1245" w:type="dxa"/>
            <w:tcBorders>
              <w:top w:val="single" w:sz="4" w:space="0" w:color="auto"/>
              <w:left w:val="single" w:sz="4" w:space="0" w:color="auto"/>
              <w:bottom w:val="single" w:sz="4" w:space="0" w:color="auto"/>
              <w:right w:val="single" w:sz="4" w:space="0" w:color="auto"/>
            </w:tcBorders>
            <w:shd w:val="clear" w:color="auto" w:fill="FFFFFF"/>
            <w:vAlign w:val="bottom"/>
          </w:tcPr>
          <w:p w14:paraId="1B714C53" w14:textId="77777777" w:rsidR="00CB4BEB" w:rsidRDefault="00CB4BEB" w:rsidP="003C0924">
            <w:pPr>
              <w:rPr>
                <w:rFonts w:ascii="Trebuchet MS" w:hAnsi="Trebuchet MS"/>
                <w:sz w:val="18"/>
                <w:szCs w:val="18"/>
              </w:rPr>
            </w:pPr>
            <w:proofErr w:type="spellStart"/>
            <w:r>
              <w:rPr>
                <w:rFonts w:ascii="Trebuchet MS" w:hAnsi="Trebuchet MS" w:cs="Trebuchet MS"/>
                <w:bCs/>
                <w:sz w:val="18"/>
                <w:szCs w:val="18"/>
              </w:rPr>
              <w:t>opstkre_nr</w:t>
            </w:r>
            <w:proofErr w:type="spellEnd"/>
          </w:p>
        </w:tc>
        <w:tc>
          <w:tcPr>
            <w:tcW w:w="3147" w:type="dxa"/>
            <w:tcBorders>
              <w:top w:val="single" w:sz="4" w:space="0" w:color="auto"/>
              <w:left w:val="single" w:sz="4" w:space="0" w:color="auto"/>
              <w:bottom w:val="single" w:sz="4" w:space="0" w:color="auto"/>
              <w:right w:val="single" w:sz="4" w:space="0" w:color="auto"/>
            </w:tcBorders>
            <w:shd w:val="clear" w:color="auto" w:fill="FFFFFF"/>
            <w:vAlign w:val="bottom"/>
          </w:tcPr>
          <w:p w14:paraId="6489CE03" w14:textId="77777777" w:rsidR="00CB4BEB" w:rsidRPr="00432FE5" w:rsidRDefault="00CB4BEB" w:rsidP="003C0924">
            <w:pPr>
              <w:rPr>
                <w:rFonts w:ascii="Trebuchet MS" w:hAnsi="Trebuchet MS"/>
                <w:sz w:val="18"/>
                <w:szCs w:val="18"/>
              </w:rPr>
            </w:pPr>
            <w:r>
              <w:rPr>
                <w:rFonts w:ascii="Trebuchet MS" w:hAnsi="Trebuchet MS"/>
                <w:sz w:val="18"/>
                <w:szCs w:val="18"/>
              </w:rPr>
              <w:t xml:space="preserve">Opstillingskredsens nummer jf. </w:t>
            </w:r>
            <w:proofErr w:type="gramStart"/>
            <w:r>
              <w:rPr>
                <w:rFonts w:ascii="Trebuchet MS" w:hAnsi="Trebuchet MS"/>
                <w:sz w:val="18"/>
                <w:szCs w:val="18"/>
              </w:rPr>
              <w:t>LBK bilag</w:t>
            </w:r>
            <w:proofErr w:type="gramEnd"/>
            <w:r>
              <w:rPr>
                <w:rFonts w:ascii="Trebuchet MS" w:hAnsi="Trebuchet MS"/>
                <w:sz w:val="18"/>
                <w:szCs w:val="18"/>
              </w:rPr>
              <w:t xml:space="preserve"> 1</w:t>
            </w:r>
          </w:p>
        </w:tc>
        <w:tc>
          <w:tcPr>
            <w:tcW w:w="1243" w:type="dxa"/>
            <w:tcBorders>
              <w:top w:val="single" w:sz="4" w:space="0" w:color="auto"/>
              <w:left w:val="single" w:sz="4" w:space="0" w:color="auto"/>
              <w:bottom w:val="single" w:sz="4" w:space="0" w:color="auto"/>
              <w:right w:val="single" w:sz="4" w:space="0" w:color="auto"/>
            </w:tcBorders>
            <w:shd w:val="clear" w:color="auto" w:fill="FFFFFF"/>
            <w:vAlign w:val="bottom"/>
          </w:tcPr>
          <w:p w14:paraId="15B13C55"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4B644A4A"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1 – 92</w:t>
            </w:r>
          </w:p>
        </w:tc>
        <w:tc>
          <w:tcPr>
            <w:tcW w:w="1291" w:type="dxa"/>
            <w:tcBorders>
              <w:top w:val="single" w:sz="4" w:space="0" w:color="auto"/>
              <w:left w:val="single" w:sz="4" w:space="0" w:color="auto"/>
              <w:bottom w:val="single" w:sz="4" w:space="0" w:color="auto"/>
              <w:right w:val="single" w:sz="4" w:space="0" w:color="auto"/>
            </w:tcBorders>
            <w:shd w:val="clear" w:color="auto" w:fill="auto"/>
            <w:vAlign w:val="bottom"/>
          </w:tcPr>
          <w:p w14:paraId="6182E8AD" w14:textId="77777777" w:rsidR="00CB4BEB" w:rsidRPr="00E9714B" w:rsidRDefault="00CB4BEB" w:rsidP="003C0924">
            <w:pPr>
              <w:jc w:val="center"/>
              <w:rPr>
                <w:rFonts w:ascii="Trebuchet MS" w:hAnsi="Trebuchet MS" w:cs="Trebuchet MS"/>
                <w:sz w:val="18"/>
                <w:szCs w:val="18"/>
              </w:rPr>
            </w:pPr>
            <w:r w:rsidRPr="00E9714B">
              <w:rPr>
                <w:rFonts w:ascii="Trebuchet MS" w:hAnsi="Trebuchet MS" w:cs="Trebuchet MS"/>
                <w:sz w:val="18"/>
                <w:szCs w:val="18"/>
              </w:rPr>
              <w:t>F</w:t>
            </w:r>
          </w:p>
        </w:tc>
        <w:tc>
          <w:tcPr>
            <w:tcW w:w="2930" w:type="dxa"/>
            <w:tcBorders>
              <w:top w:val="single" w:sz="4" w:space="0" w:color="auto"/>
              <w:left w:val="single" w:sz="4" w:space="0" w:color="auto"/>
              <w:bottom w:val="single" w:sz="4" w:space="0" w:color="auto"/>
              <w:right w:val="single" w:sz="4" w:space="0" w:color="auto"/>
            </w:tcBorders>
            <w:shd w:val="clear" w:color="auto" w:fill="FFFFFF"/>
            <w:vAlign w:val="bottom"/>
          </w:tcPr>
          <w:p w14:paraId="76250EFC"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8 (Unikt for storkredsen)</w:t>
            </w:r>
          </w:p>
        </w:tc>
      </w:tr>
      <w:tr w:rsidR="00CB4BEB" w:rsidRPr="00CE1917" w14:paraId="4B72D86E" w14:textId="77777777" w:rsidTr="003C0924">
        <w:trPr>
          <w:trHeight w:hRule="exact" w:val="255"/>
        </w:trPr>
        <w:tc>
          <w:tcPr>
            <w:tcW w:w="2391" w:type="dxa"/>
            <w:tcBorders>
              <w:top w:val="single" w:sz="4" w:space="0" w:color="auto"/>
              <w:left w:val="single" w:sz="4" w:space="0" w:color="auto"/>
              <w:bottom w:val="single" w:sz="4" w:space="0" w:color="auto"/>
              <w:right w:val="single" w:sz="4" w:space="0" w:color="auto"/>
            </w:tcBorders>
            <w:shd w:val="clear" w:color="auto" w:fill="E0E0E0"/>
            <w:vAlign w:val="bottom"/>
          </w:tcPr>
          <w:p w14:paraId="132EACC7" w14:textId="77777777" w:rsidR="00CB4BEB" w:rsidRPr="00CD7894" w:rsidRDefault="00CB4BEB" w:rsidP="003C0924">
            <w:pPr>
              <w:rPr>
                <w:rFonts w:ascii="Trebuchet MS" w:hAnsi="Trebuchet MS" w:cs="Trebuchet MS"/>
                <w:bCs/>
                <w:sz w:val="18"/>
                <w:szCs w:val="18"/>
              </w:rPr>
            </w:pPr>
            <w:proofErr w:type="spellStart"/>
            <w:r>
              <w:rPr>
                <w:rFonts w:ascii="Trebuchet MS" w:hAnsi="Trebuchet MS" w:cs="Trebuchet MS"/>
                <w:bCs/>
                <w:sz w:val="18"/>
                <w:szCs w:val="18"/>
              </w:rPr>
              <w:t>opstillingskreds_navn</w:t>
            </w:r>
            <w:proofErr w:type="spellEnd"/>
          </w:p>
        </w:tc>
        <w:tc>
          <w:tcPr>
            <w:tcW w:w="1245" w:type="dxa"/>
            <w:tcBorders>
              <w:top w:val="single" w:sz="4" w:space="0" w:color="auto"/>
              <w:left w:val="single" w:sz="4" w:space="0" w:color="auto"/>
              <w:bottom w:val="single" w:sz="4" w:space="0" w:color="auto"/>
              <w:right w:val="single" w:sz="4" w:space="0" w:color="auto"/>
            </w:tcBorders>
            <w:vAlign w:val="bottom"/>
          </w:tcPr>
          <w:p w14:paraId="00A70598" w14:textId="77777777" w:rsidR="00CB4BEB" w:rsidRPr="007E0FF5" w:rsidRDefault="00CB4BEB" w:rsidP="003C0924">
            <w:pPr>
              <w:rPr>
                <w:rFonts w:ascii="Trebuchet MS" w:hAnsi="Trebuchet MS" w:cs="Trebuchet MS"/>
                <w:sz w:val="18"/>
                <w:szCs w:val="18"/>
              </w:rPr>
            </w:pPr>
            <w:proofErr w:type="spellStart"/>
            <w:r>
              <w:rPr>
                <w:rFonts w:ascii="Trebuchet MS" w:hAnsi="Trebuchet MS" w:cs="Trebuchet MS"/>
                <w:bCs/>
                <w:sz w:val="18"/>
                <w:szCs w:val="18"/>
              </w:rPr>
              <w:t>opstkre_na</w:t>
            </w:r>
            <w:proofErr w:type="spellEnd"/>
          </w:p>
        </w:tc>
        <w:tc>
          <w:tcPr>
            <w:tcW w:w="3147" w:type="dxa"/>
            <w:tcBorders>
              <w:top w:val="single" w:sz="4" w:space="0" w:color="auto"/>
              <w:left w:val="single" w:sz="4" w:space="0" w:color="auto"/>
              <w:bottom w:val="single" w:sz="4" w:space="0" w:color="auto"/>
              <w:right w:val="single" w:sz="4" w:space="0" w:color="auto"/>
            </w:tcBorders>
            <w:shd w:val="clear" w:color="auto" w:fill="auto"/>
            <w:vAlign w:val="bottom"/>
          </w:tcPr>
          <w:p w14:paraId="228E4DA5" w14:textId="77777777" w:rsidR="00CB4BEB" w:rsidRPr="00C776F6" w:rsidRDefault="00CB4BEB" w:rsidP="003C0924">
            <w:pPr>
              <w:rPr>
                <w:rFonts w:ascii="Trebuchet MS" w:hAnsi="Trebuchet MS"/>
                <w:color w:val="FF0000"/>
                <w:sz w:val="18"/>
                <w:szCs w:val="18"/>
              </w:rPr>
            </w:pPr>
            <w:r w:rsidRPr="007E0FF5">
              <w:rPr>
                <w:rFonts w:ascii="Trebuchet MS" w:hAnsi="Trebuchet MS" w:cs="Trebuchet MS"/>
                <w:sz w:val="18"/>
                <w:szCs w:val="18"/>
              </w:rPr>
              <w:t>Opstillingskredsens navn</w:t>
            </w:r>
            <w:r>
              <w:rPr>
                <w:rFonts w:ascii="Trebuchet MS" w:hAnsi="Trebuchet MS"/>
                <w:color w:val="FF0000"/>
                <w:sz w:val="18"/>
                <w:szCs w:val="18"/>
              </w:rPr>
              <w:t xml:space="preserve"> </w:t>
            </w:r>
          </w:p>
        </w:tc>
        <w:tc>
          <w:tcPr>
            <w:tcW w:w="1243" w:type="dxa"/>
            <w:tcBorders>
              <w:top w:val="single" w:sz="4" w:space="0" w:color="auto"/>
              <w:left w:val="single" w:sz="4" w:space="0" w:color="auto"/>
              <w:bottom w:val="single" w:sz="4" w:space="0" w:color="auto"/>
              <w:right w:val="single" w:sz="4" w:space="0" w:color="auto"/>
            </w:tcBorders>
            <w:shd w:val="clear" w:color="auto" w:fill="auto"/>
            <w:vAlign w:val="bottom"/>
          </w:tcPr>
          <w:p w14:paraId="484579F9"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2C65324B" w14:textId="77777777" w:rsidR="00CB4BEB" w:rsidRPr="00CE1917" w:rsidRDefault="00CB4BEB" w:rsidP="003C0924">
            <w:pPr>
              <w:rPr>
                <w:rFonts w:ascii="Trebuchet MS" w:hAnsi="Trebuchet MS" w:cs="Trebuchet MS"/>
                <w:sz w:val="18"/>
                <w:szCs w:val="18"/>
              </w:rPr>
            </w:pPr>
            <w:r w:rsidRPr="007E0FF5">
              <w:rPr>
                <w:rFonts w:ascii="Trebuchet MS" w:hAnsi="Trebuchet MS" w:cs="Trebuchet MS"/>
                <w:sz w:val="18"/>
                <w:szCs w:val="18"/>
              </w:rPr>
              <w:t>0-40 tegn</w:t>
            </w:r>
          </w:p>
        </w:tc>
        <w:tc>
          <w:tcPr>
            <w:tcW w:w="1291" w:type="dxa"/>
            <w:tcBorders>
              <w:top w:val="single" w:sz="4" w:space="0" w:color="auto"/>
              <w:left w:val="single" w:sz="4" w:space="0" w:color="auto"/>
              <w:bottom w:val="single" w:sz="4" w:space="0" w:color="auto"/>
              <w:right w:val="single" w:sz="4" w:space="0" w:color="auto"/>
            </w:tcBorders>
            <w:shd w:val="clear" w:color="auto" w:fill="auto"/>
            <w:vAlign w:val="bottom"/>
          </w:tcPr>
          <w:p w14:paraId="41472789" w14:textId="77777777" w:rsidR="00CB4BEB" w:rsidRPr="00E9714B" w:rsidRDefault="00CB4BEB" w:rsidP="003C0924">
            <w:pPr>
              <w:jc w:val="center"/>
              <w:rPr>
                <w:rFonts w:ascii="Trebuchet MS" w:hAnsi="Trebuchet MS" w:cs="Trebuchet MS"/>
                <w:sz w:val="18"/>
                <w:szCs w:val="18"/>
              </w:rPr>
            </w:pPr>
            <w:r w:rsidRPr="00E9714B">
              <w:rPr>
                <w:rFonts w:ascii="Trebuchet MS" w:hAnsi="Trebuchet MS" w:cs="Trebuchet MS"/>
                <w:sz w:val="18"/>
                <w:szCs w:val="18"/>
              </w:rPr>
              <w:t>F</w:t>
            </w:r>
          </w:p>
        </w:tc>
        <w:tc>
          <w:tcPr>
            <w:tcW w:w="2930" w:type="dxa"/>
            <w:tcBorders>
              <w:top w:val="single" w:sz="4" w:space="0" w:color="auto"/>
              <w:left w:val="single" w:sz="4" w:space="0" w:color="auto"/>
              <w:bottom w:val="single" w:sz="4" w:space="0" w:color="auto"/>
              <w:right w:val="single" w:sz="4" w:space="0" w:color="auto"/>
            </w:tcBorders>
            <w:shd w:val="clear" w:color="auto" w:fill="auto"/>
            <w:vAlign w:val="bottom"/>
          </w:tcPr>
          <w:p w14:paraId="61C486C3"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Roskildekredsen</w:t>
            </w:r>
          </w:p>
        </w:tc>
      </w:tr>
      <w:tr w:rsidR="00CB4BEB" w:rsidRPr="00CE1917" w14:paraId="2E5688AE" w14:textId="77777777" w:rsidTr="003C0924">
        <w:trPr>
          <w:trHeight w:hRule="exact" w:val="255"/>
        </w:trPr>
        <w:tc>
          <w:tcPr>
            <w:tcW w:w="2391" w:type="dxa"/>
            <w:tcBorders>
              <w:top w:val="single" w:sz="4" w:space="0" w:color="auto"/>
              <w:left w:val="single" w:sz="4" w:space="0" w:color="auto"/>
              <w:bottom w:val="single" w:sz="4" w:space="0" w:color="auto"/>
              <w:right w:val="single" w:sz="4" w:space="0" w:color="auto"/>
            </w:tcBorders>
            <w:shd w:val="clear" w:color="auto" w:fill="E0E0E0"/>
            <w:vAlign w:val="bottom"/>
          </w:tcPr>
          <w:p w14:paraId="0FE5DBE4" w14:textId="77777777" w:rsidR="00CB4BEB" w:rsidRPr="00CD7894" w:rsidRDefault="00CB4BEB" w:rsidP="003C0924">
            <w:pPr>
              <w:rPr>
                <w:rFonts w:ascii="Trebuchet MS" w:hAnsi="Trebuchet MS" w:cs="Trebuchet MS"/>
                <w:bCs/>
                <w:sz w:val="18"/>
                <w:szCs w:val="18"/>
              </w:rPr>
            </w:pPr>
            <w:proofErr w:type="spellStart"/>
            <w:r>
              <w:rPr>
                <w:rFonts w:ascii="Trebuchet MS" w:hAnsi="Trebuchet MS" w:cs="Trebuchet MS"/>
                <w:bCs/>
                <w:sz w:val="18"/>
                <w:szCs w:val="18"/>
              </w:rPr>
              <w:t>storkreds_nr</w:t>
            </w:r>
            <w:proofErr w:type="spellEnd"/>
          </w:p>
        </w:tc>
        <w:tc>
          <w:tcPr>
            <w:tcW w:w="1245" w:type="dxa"/>
            <w:tcBorders>
              <w:top w:val="single" w:sz="4" w:space="0" w:color="auto"/>
              <w:left w:val="single" w:sz="4" w:space="0" w:color="auto"/>
              <w:bottom w:val="single" w:sz="4" w:space="0" w:color="auto"/>
              <w:right w:val="single" w:sz="4" w:space="0" w:color="auto"/>
            </w:tcBorders>
            <w:shd w:val="clear" w:color="auto" w:fill="FFFFFF"/>
            <w:vAlign w:val="bottom"/>
          </w:tcPr>
          <w:p w14:paraId="00316AD6" w14:textId="77777777" w:rsidR="00CB4BEB" w:rsidRDefault="00CB4BEB" w:rsidP="003C0924">
            <w:pPr>
              <w:rPr>
                <w:rFonts w:ascii="Trebuchet MS" w:hAnsi="Trebuchet MS"/>
                <w:sz w:val="18"/>
                <w:szCs w:val="18"/>
              </w:rPr>
            </w:pPr>
            <w:proofErr w:type="spellStart"/>
            <w:r>
              <w:rPr>
                <w:rFonts w:ascii="Trebuchet MS" w:hAnsi="Trebuchet MS" w:cs="Trebuchet MS"/>
                <w:bCs/>
                <w:sz w:val="18"/>
                <w:szCs w:val="18"/>
              </w:rPr>
              <w:t>storkre_nr</w:t>
            </w:r>
            <w:proofErr w:type="spellEnd"/>
          </w:p>
        </w:tc>
        <w:tc>
          <w:tcPr>
            <w:tcW w:w="3147" w:type="dxa"/>
            <w:tcBorders>
              <w:top w:val="single" w:sz="4" w:space="0" w:color="auto"/>
              <w:left w:val="single" w:sz="4" w:space="0" w:color="auto"/>
              <w:bottom w:val="single" w:sz="4" w:space="0" w:color="auto"/>
              <w:right w:val="single" w:sz="4" w:space="0" w:color="auto"/>
            </w:tcBorders>
            <w:shd w:val="clear" w:color="auto" w:fill="FFFFFF"/>
            <w:vAlign w:val="bottom"/>
          </w:tcPr>
          <w:p w14:paraId="02DC3F48" w14:textId="77777777" w:rsidR="00CB4BEB" w:rsidRPr="00432FE5" w:rsidRDefault="00CB4BEB" w:rsidP="003C0924">
            <w:pPr>
              <w:rPr>
                <w:rFonts w:ascii="Trebuchet MS" w:hAnsi="Trebuchet MS"/>
                <w:sz w:val="18"/>
                <w:szCs w:val="18"/>
              </w:rPr>
            </w:pPr>
            <w:r>
              <w:rPr>
                <w:rFonts w:ascii="Trebuchet MS" w:hAnsi="Trebuchet MS"/>
                <w:sz w:val="18"/>
                <w:szCs w:val="18"/>
              </w:rPr>
              <w:t xml:space="preserve">Storkredsens nummer jf. </w:t>
            </w:r>
            <w:proofErr w:type="gramStart"/>
            <w:r>
              <w:rPr>
                <w:rFonts w:ascii="Trebuchet MS" w:hAnsi="Trebuchet MS"/>
                <w:sz w:val="18"/>
                <w:szCs w:val="18"/>
              </w:rPr>
              <w:t>LBK bilag</w:t>
            </w:r>
            <w:proofErr w:type="gramEnd"/>
            <w:r>
              <w:rPr>
                <w:rFonts w:ascii="Trebuchet MS" w:hAnsi="Trebuchet MS"/>
                <w:sz w:val="18"/>
                <w:szCs w:val="18"/>
              </w:rPr>
              <w:t xml:space="preserve"> 1</w:t>
            </w:r>
          </w:p>
        </w:tc>
        <w:tc>
          <w:tcPr>
            <w:tcW w:w="1243" w:type="dxa"/>
            <w:tcBorders>
              <w:top w:val="single" w:sz="4" w:space="0" w:color="auto"/>
              <w:left w:val="single" w:sz="4" w:space="0" w:color="auto"/>
              <w:bottom w:val="single" w:sz="4" w:space="0" w:color="auto"/>
              <w:right w:val="single" w:sz="4" w:space="0" w:color="auto"/>
            </w:tcBorders>
            <w:shd w:val="clear" w:color="auto" w:fill="FFFFFF"/>
            <w:vAlign w:val="bottom"/>
          </w:tcPr>
          <w:p w14:paraId="56744EB9"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46FD05CF"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1 – 10</w:t>
            </w:r>
          </w:p>
        </w:tc>
        <w:tc>
          <w:tcPr>
            <w:tcW w:w="1291" w:type="dxa"/>
            <w:tcBorders>
              <w:top w:val="single" w:sz="4" w:space="0" w:color="auto"/>
              <w:left w:val="single" w:sz="4" w:space="0" w:color="auto"/>
              <w:bottom w:val="single" w:sz="4" w:space="0" w:color="auto"/>
              <w:right w:val="single" w:sz="4" w:space="0" w:color="auto"/>
            </w:tcBorders>
            <w:shd w:val="clear" w:color="auto" w:fill="FFFFFF"/>
            <w:vAlign w:val="bottom"/>
          </w:tcPr>
          <w:p w14:paraId="73D49E5A" w14:textId="77777777" w:rsidR="00CB4BEB" w:rsidRPr="00E9714B" w:rsidRDefault="00CB4BEB" w:rsidP="003C0924">
            <w:pPr>
              <w:jc w:val="center"/>
              <w:rPr>
                <w:rFonts w:ascii="Trebuchet MS" w:hAnsi="Trebuchet MS" w:cs="Trebuchet MS"/>
                <w:sz w:val="18"/>
                <w:szCs w:val="18"/>
              </w:rPr>
            </w:pPr>
            <w:r w:rsidRPr="00E9714B">
              <w:rPr>
                <w:rFonts w:ascii="Trebuchet MS" w:hAnsi="Trebuchet MS" w:cs="Trebuchet MS"/>
                <w:sz w:val="18"/>
                <w:szCs w:val="18"/>
              </w:rPr>
              <w:t>F</w:t>
            </w:r>
          </w:p>
        </w:tc>
        <w:tc>
          <w:tcPr>
            <w:tcW w:w="2930" w:type="dxa"/>
            <w:tcBorders>
              <w:top w:val="single" w:sz="4" w:space="0" w:color="auto"/>
              <w:left w:val="single" w:sz="4" w:space="0" w:color="auto"/>
              <w:bottom w:val="single" w:sz="4" w:space="0" w:color="auto"/>
              <w:right w:val="single" w:sz="4" w:space="0" w:color="auto"/>
            </w:tcBorders>
            <w:shd w:val="clear" w:color="auto" w:fill="FFFFFF"/>
            <w:vAlign w:val="bottom"/>
          </w:tcPr>
          <w:p w14:paraId="3ECBDFD3"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5 (Unikt for landet)</w:t>
            </w:r>
          </w:p>
        </w:tc>
      </w:tr>
      <w:tr w:rsidR="00CB4BEB" w:rsidRPr="00CE1917" w14:paraId="7B4F9AF4" w14:textId="77777777" w:rsidTr="003C0924">
        <w:trPr>
          <w:trHeight w:hRule="exact" w:val="255"/>
        </w:trPr>
        <w:tc>
          <w:tcPr>
            <w:tcW w:w="2391" w:type="dxa"/>
            <w:tcBorders>
              <w:top w:val="single" w:sz="4" w:space="0" w:color="auto"/>
              <w:left w:val="single" w:sz="4" w:space="0" w:color="auto"/>
              <w:bottom w:val="single" w:sz="4" w:space="0" w:color="auto"/>
              <w:right w:val="single" w:sz="4" w:space="0" w:color="auto"/>
            </w:tcBorders>
            <w:shd w:val="clear" w:color="auto" w:fill="E0E0E0"/>
            <w:vAlign w:val="bottom"/>
          </w:tcPr>
          <w:p w14:paraId="48C64BAF" w14:textId="77777777" w:rsidR="00CB4BEB" w:rsidRPr="00CD7894" w:rsidRDefault="00CB4BEB" w:rsidP="003C0924">
            <w:pPr>
              <w:rPr>
                <w:rFonts w:ascii="Trebuchet MS" w:hAnsi="Trebuchet MS" w:cs="Trebuchet MS"/>
                <w:bCs/>
                <w:sz w:val="18"/>
                <w:szCs w:val="18"/>
              </w:rPr>
            </w:pPr>
            <w:proofErr w:type="spellStart"/>
            <w:r>
              <w:rPr>
                <w:rFonts w:ascii="Trebuchet MS" w:hAnsi="Trebuchet MS" w:cs="Trebuchet MS"/>
                <w:bCs/>
                <w:sz w:val="18"/>
                <w:szCs w:val="18"/>
              </w:rPr>
              <w:t>storkreds_navn</w:t>
            </w:r>
            <w:proofErr w:type="spellEnd"/>
          </w:p>
        </w:tc>
        <w:tc>
          <w:tcPr>
            <w:tcW w:w="1245" w:type="dxa"/>
            <w:tcBorders>
              <w:top w:val="single" w:sz="4" w:space="0" w:color="auto"/>
              <w:left w:val="single" w:sz="4" w:space="0" w:color="auto"/>
              <w:bottom w:val="single" w:sz="4" w:space="0" w:color="auto"/>
              <w:right w:val="single" w:sz="4" w:space="0" w:color="auto"/>
            </w:tcBorders>
            <w:vAlign w:val="bottom"/>
          </w:tcPr>
          <w:p w14:paraId="7A52558F" w14:textId="77777777" w:rsidR="00CB4BEB" w:rsidRPr="007E0FF5" w:rsidRDefault="00CB4BEB" w:rsidP="003C0924">
            <w:pPr>
              <w:rPr>
                <w:rFonts w:ascii="Trebuchet MS" w:hAnsi="Trebuchet MS" w:cs="Trebuchet MS"/>
                <w:sz w:val="18"/>
                <w:szCs w:val="18"/>
              </w:rPr>
            </w:pPr>
            <w:proofErr w:type="spellStart"/>
            <w:r>
              <w:rPr>
                <w:rFonts w:ascii="Trebuchet MS" w:hAnsi="Trebuchet MS" w:cs="Trebuchet MS"/>
                <w:bCs/>
                <w:sz w:val="18"/>
                <w:szCs w:val="18"/>
              </w:rPr>
              <w:t>storkre_na</w:t>
            </w:r>
            <w:proofErr w:type="spellEnd"/>
          </w:p>
        </w:tc>
        <w:tc>
          <w:tcPr>
            <w:tcW w:w="3147" w:type="dxa"/>
            <w:tcBorders>
              <w:top w:val="single" w:sz="4" w:space="0" w:color="auto"/>
              <w:left w:val="single" w:sz="4" w:space="0" w:color="auto"/>
              <w:bottom w:val="single" w:sz="4" w:space="0" w:color="auto"/>
              <w:right w:val="single" w:sz="4" w:space="0" w:color="auto"/>
            </w:tcBorders>
            <w:shd w:val="clear" w:color="auto" w:fill="auto"/>
            <w:vAlign w:val="bottom"/>
          </w:tcPr>
          <w:p w14:paraId="43A938C0" w14:textId="77777777" w:rsidR="00CB4BEB" w:rsidRPr="00C776F6" w:rsidRDefault="00CB4BEB" w:rsidP="003C0924">
            <w:pPr>
              <w:rPr>
                <w:rFonts w:ascii="Trebuchet MS" w:hAnsi="Trebuchet MS"/>
                <w:color w:val="FF0000"/>
                <w:sz w:val="18"/>
                <w:szCs w:val="18"/>
              </w:rPr>
            </w:pPr>
            <w:r w:rsidRPr="007E0FF5">
              <w:rPr>
                <w:rFonts w:ascii="Trebuchet MS" w:hAnsi="Trebuchet MS" w:cs="Trebuchet MS"/>
                <w:sz w:val="18"/>
                <w:szCs w:val="18"/>
              </w:rPr>
              <w:t>Storkredsens navn</w:t>
            </w:r>
            <w:r>
              <w:rPr>
                <w:rFonts w:ascii="Trebuchet MS" w:hAnsi="Trebuchet MS"/>
                <w:color w:val="FF0000"/>
                <w:sz w:val="18"/>
                <w:szCs w:val="18"/>
              </w:rPr>
              <w:t xml:space="preserve"> </w:t>
            </w:r>
          </w:p>
        </w:tc>
        <w:tc>
          <w:tcPr>
            <w:tcW w:w="1243" w:type="dxa"/>
            <w:tcBorders>
              <w:top w:val="single" w:sz="4" w:space="0" w:color="auto"/>
              <w:left w:val="single" w:sz="4" w:space="0" w:color="auto"/>
              <w:bottom w:val="single" w:sz="4" w:space="0" w:color="auto"/>
              <w:right w:val="single" w:sz="4" w:space="0" w:color="auto"/>
            </w:tcBorders>
            <w:shd w:val="clear" w:color="auto" w:fill="auto"/>
            <w:vAlign w:val="bottom"/>
          </w:tcPr>
          <w:p w14:paraId="4DF2E382"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7A0ED02F" w14:textId="77777777" w:rsidR="00CB4BEB" w:rsidRPr="00CE1917" w:rsidRDefault="00CB4BEB" w:rsidP="003C0924">
            <w:pPr>
              <w:rPr>
                <w:rFonts w:ascii="Trebuchet MS" w:hAnsi="Trebuchet MS" w:cs="Trebuchet MS"/>
                <w:sz w:val="18"/>
                <w:szCs w:val="18"/>
              </w:rPr>
            </w:pPr>
            <w:r w:rsidRPr="007E0FF5">
              <w:rPr>
                <w:rFonts w:ascii="Trebuchet MS" w:hAnsi="Trebuchet MS" w:cs="Trebuchet MS"/>
                <w:sz w:val="18"/>
                <w:szCs w:val="18"/>
              </w:rPr>
              <w:t>0-40 tegn</w:t>
            </w:r>
          </w:p>
        </w:tc>
        <w:tc>
          <w:tcPr>
            <w:tcW w:w="1291" w:type="dxa"/>
            <w:tcBorders>
              <w:top w:val="single" w:sz="4" w:space="0" w:color="auto"/>
              <w:left w:val="single" w:sz="4" w:space="0" w:color="auto"/>
              <w:bottom w:val="single" w:sz="4" w:space="0" w:color="auto"/>
              <w:right w:val="single" w:sz="4" w:space="0" w:color="auto"/>
            </w:tcBorders>
            <w:shd w:val="clear" w:color="auto" w:fill="auto"/>
            <w:vAlign w:val="bottom"/>
          </w:tcPr>
          <w:p w14:paraId="255592BD" w14:textId="77777777" w:rsidR="00CB4BEB" w:rsidRPr="00E9714B" w:rsidRDefault="00CB4BEB" w:rsidP="003C0924">
            <w:pPr>
              <w:jc w:val="center"/>
              <w:rPr>
                <w:rFonts w:ascii="Trebuchet MS" w:hAnsi="Trebuchet MS" w:cs="Trebuchet MS"/>
                <w:sz w:val="18"/>
                <w:szCs w:val="18"/>
              </w:rPr>
            </w:pPr>
            <w:r w:rsidRPr="00E9714B">
              <w:rPr>
                <w:rFonts w:ascii="Trebuchet MS" w:hAnsi="Trebuchet MS" w:cs="Trebuchet MS"/>
                <w:sz w:val="18"/>
                <w:szCs w:val="18"/>
              </w:rPr>
              <w:t>F</w:t>
            </w:r>
          </w:p>
        </w:tc>
        <w:tc>
          <w:tcPr>
            <w:tcW w:w="2930" w:type="dxa"/>
            <w:tcBorders>
              <w:top w:val="single" w:sz="4" w:space="0" w:color="auto"/>
              <w:left w:val="single" w:sz="4" w:space="0" w:color="auto"/>
              <w:bottom w:val="single" w:sz="4" w:space="0" w:color="auto"/>
              <w:right w:val="single" w:sz="4" w:space="0" w:color="auto"/>
            </w:tcBorders>
            <w:shd w:val="clear" w:color="auto" w:fill="auto"/>
            <w:vAlign w:val="bottom"/>
          </w:tcPr>
          <w:p w14:paraId="5EEB1348"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Sjælland Storkreds</w:t>
            </w:r>
          </w:p>
        </w:tc>
      </w:tr>
      <w:tr w:rsidR="00CB4BEB" w:rsidRPr="00CE1917" w14:paraId="0C5F49E4" w14:textId="77777777" w:rsidTr="003C0924">
        <w:trPr>
          <w:trHeight w:hRule="exact" w:val="255"/>
        </w:trPr>
        <w:tc>
          <w:tcPr>
            <w:tcW w:w="2391" w:type="dxa"/>
            <w:tcBorders>
              <w:top w:val="single" w:sz="4" w:space="0" w:color="auto"/>
              <w:left w:val="single" w:sz="4" w:space="0" w:color="auto"/>
              <w:bottom w:val="single" w:sz="4" w:space="0" w:color="auto"/>
              <w:right w:val="single" w:sz="4" w:space="0" w:color="auto"/>
            </w:tcBorders>
            <w:shd w:val="clear" w:color="auto" w:fill="D9D9D9"/>
            <w:vAlign w:val="bottom"/>
          </w:tcPr>
          <w:p w14:paraId="37F86EC3" w14:textId="77777777" w:rsidR="00CB4BEB" w:rsidRPr="00CD7894" w:rsidRDefault="00CB4BEB" w:rsidP="003C0924">
            <w:pPr>
              <w:rPr>
                <w:rFonts w:ascii="Trebuchet MS" w:hAnsi="Trebuchet MS" w:cs="Trebuchet MS"/>
                <w:bCs/>
                <w:sz w:val="18"/>
                <w:szCs w:val="18"/>
              </w:rPr>
            </w:pPr>
            <w:proofErr w:type="spellStart"/>
            <w:r>
              <w:rPr>
                <w:rFonts w:ascii="Trebuchet MS" w:hAnsi="Trebuchet MS" w:cs="Trebuchet MS"/>
                <w:bCs/>
                <w:sz w:val="18"/>
                <w:szCs w:val="18"/>
              </w:rPr>
              <w:t>ansvar_revision</w:t>
            </w:r>
            <w:proofErr w:type="spellEnd"/>
          </w:p>
        </w:tc>
        <w:tc>
          <w:tcPr>
            <w:tcW w:w="1245" w:type="dxa"/>
            <w:tcBorders>
              <w:top w:val="single" w:sz="4" w:space="0" w:color="auto"/>
              <w:left w:val="single" w:sz="4" w:space="0" w:color="auto"/>
              <w:bottom w:val="nil"/>
              <w:right w:val="single" w:sz="4" w:space="0" w:color="auto"/>
            </w:tcBorders>
            <w:vAlign w:val="bottom"/>
          </w:tcPr>
          <w:p w14:paraId="50BE0CE0" w14:textId="77777777" w:rsidR="00CB4BEB" w:rsidRPr="00432FE5" w:rsidRDefault="00CB4BEB" w:rsidP="003C0924">
            <w:pPr>
              <w:rPr>
                <w:rFonts w:ascii="Trebuchet MS" w:hAnsi="Trebuchet MS"/>
                <w:sz w:val="18"/>
                <w:szCs w:val="18"/>
              </w:rPr>
            </w:pPr>
            <w:proofErr w:type="spellStart"/>
            <w:r>
              <w:rPr>
                <w:rFonts w:ascii="Trebuchet MS" w:hAnsi="Trebuchet MS" w:cs="Trebuchet MS"/>
                <w:bCs/>
                <w:sz w:val="18"/>
                <w:szCs w:val="18"/>
              </w:rPr>
              <w:t>ansvar_rev</w:t>
            </w:r>
            <w:proofErr w:type="spellEnd"/>
          </w:p>
        </w:tc>
        <w:tc>
          <w:tcPr>
            <w:tcW w:w="3147" w:type="dxa"/>
            <w:tcBorders>
              <w:top w:val="single" w:sz="4" w:space="0" w:color="auto"/>
              <w:left w:val="single" w:sz="4" w:space="0" w:color="auto"/>
              <w:bottom w:val="nil"/>
              <w:right w:val="single" w:sz="4" w:space="0" w:color="auto"/>
            </w:tcBorders>
            <w:shd w:val="clear" w:color="auto" w:fill="auto"/>
            <w:vAlign w:val="bottom"/>
          </w:tcPr>
          <w:p w14:paraId="2600C5A4" w14:textId="77777777" w:rsidR="00CB4BEB" w:rsidRPr="00432FE5" w:rsidRDefault="00CB4BEB" w:rsidP="003C0924">
            <w:pPr>
              <w:rPr>
                <w:rFonts w:ascii="Trebuchet MS" w:hAnsi="Trebuchet MS"/>
                <w:sz w:val="18"/>
                <w:szCs w:val="18"/>
              </w:rPr>
            </w:pPr>
          </w:p>
        </w:tc>
        <w:tc>
          <w:tcPr>
            <w:tcW w:w="1243" w:type="dxa"/>
            <w:tcBorders>
              <w:top w:val="single" w:sz="4" w:space="0" w:color="auto"/>
              <w:left w:val="single" w:sz="4" w:space="0" w:color="auto"/>
              <w:bottom w:val="nil"/>
              <w:right w:val="single" w:sz="4" w:space="0" w:color="auto"/>
            </w:tcBorders>
            <w:shd w:val="clear" w:color="auto" w:fill="auto"/>
            <w:vAlign w:val="bottom"/>
          </w:tcPr>
          <w:p w14:paraId="06AAFD5F" w14:textId="77777777" w:rsidR="00CB4BEB" w:rsidRPr="002B2B69" w:rsidRDefault="00CB4BEB" w:rsidP="003C0924">
            <w:pPr>
              <w:rPr>
                <w:rFonts w:ascii="Trebuchet MS" w:hAnsi="Trebuchet MS" w:cs="Trebuchet MS"/>
                <w:sz w:val="18"/>
                <w:szCs w:val="18"/>
              </w:rPr>
            </w:pPr>
            <w:r w:rsidRPr="002B2B69">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auto"/>
            <w:vAlign w:val="bottom"/>
          </w:tcPr>
          <w:p w14:paraId="68C6E25A" w14:textId="77777777" w:rsidR="00CB4BEB" w:rsidRPr="002B2B69" w:rsidRDefault="00CB4BEB" w:rsidP="003C0924">
            <w:pPr>
              <w:rPr>
                <w:rFonts w:ascii="Trebuchet MS" w:hAnsi="Trebuchet MS" w:cs="Trebuchet MS"/>
                <w:sz w:val="18"/>
                <w:szCs w:val="18"/>
              </w:rPr>
            </w:pPr>
            <w:r w:rsidRPr="002B2B69">
              <w:rPr>
                <w:rFonts w:ascii="Trebuchet MS" w:hAnsi="Trebuchet MS" w:cs="Trebuchet MS"/>
                <w:sz w:val="18"/>
                <w:szCs w:val="18"/>
              </w:rPr>
              <w:t>0-</w:t>
            </w:r>
            <w:r>
              <w:rPr>
                <w:rFonts w:ascii="Trebuchet MS" w:hAnsi="Trebuchet MS" w:cs="Trebuchet MS"/>
                <w:sz w:val="18"/>
                <w:szCs w:val="18"/>
              </w:rPr>
              <w:t>128</w:t>
            </w:r>
            <w:r w:rsidRPr="002B2B69">
              <w:rPr>
                <w:rFonts w:ascii="Trebuchet MS" w:hAnsi="Trebuchet MS" w:cs="Trebuchet MS"/>
                <w:sz w:val="18"/>
                <w:szCs w:val="18"/>
              </w:rPr>
              <w:t xml:space="preserve"> tegn</w:t>
            </w:r>
          </w:p>
        </w:tc>
        <w:tc>
          <w:tcPr>
            <w:tcW w:w="1291" w:type="dxa"/>
            <w:tcBorders>
              <w:top w:val="single" w:sz="4" w:space="0" w:color="auto"/>
              <w:left w:val="single" w:sz="4" w:space="0" w:color="auto"/>
              <w:bottom w:val="nil"/>
              <w:right w:val="single" w:sz="4" w:space="0" w:color="auto"/>
            </w:tcBorders>
            <w:shd w:val="clear" w:color="auto" w:fill="auto"/>
            <w:vAlign w:val="bottom"/>
          </w:tcPr>
          <w:p w14:paraId="30E6836B" w14:textId="77777777" w:rsidR="00CB4BEB" w:rsidRPr="00C776F6" w:rsidRDefault="00CB4BEB" w:rsidP="003C0924">
            <w:pPr>
              <w:jc w:val="center"/>
              <w:rPr>
                <w:rFonts w:ascii="Trebuchet MS" w:hAnsi="Trebuchet MS" w:cs="Trebuchet MS"/>
                <w:color w:val="FF0000"/>
                <w:sz w:val="18"/>
                <w:szCs w:val="18"/>
                <w:highlight w:val="green"/>
              </w:rPr>
            </w:pPr>
            <w:r w:rsidRPr="007E0FF5">
              <w:rPr>
                <w:rFonts w:ascii="Trebuchet MS" w:hAnsi="Trebuchet MS" w:cs="Trebuchet MS"/>
                <w:sz w:val="18"/>
                <w:szCs w:val="18"/>
              </w:rPr>
              <w:t>F</w:t>
            </w:r>
          </w:p>
        </w:tc>
        <w:tc>
          <w:tcPr>
            <w:tcW w:w="2930" w:type="dxa"/>
            <w:tcBorders>
              <w:top w:val="single" w:sz="4" w:space="0" w:color="auto"/>
              <w:left w:val="single" w:sz="4" w:space="0" w:color="auto"/>
              <w:bottom w:val="nil"/>
              <w:right w:val="single" w:sz="4" w:space="0" w:color="auto"/>
            </w:tcBorders>
            <w:shd w:val="clear" w:color="auto" w:fill="auto"/>
            <w:vAlign w:val="bottom"/>
          </w:tcPr>
          <w:p w14:paraId="164C68DB" w14:textId="77777777" w:rsidR="00CB4BEB" w:rsidRPr="00CE1917" w:rsidRDefault="00CB4BEB" w:rsidP="003C0924">
            <w:pPr>
              <w:rPr>
                <w:rFonts w:ascii="Trebuchet MS" w:hAnsi="Trebuchet MS" w:cs="Trebuchet MS"/>
                <w:sz w:val="18"/>
                <w:szCs w:val="18"/>
              </w:rPr>
            </w:pPr>
          </w:p>
        </w:tc>
      </w:tr>
      <w:tr w:rsidR="00CB4BEB" w:rsidRPr="00CE1917" w14:paraId="795D7CB2" w14:textId="77777777" w:rsidTr="003C0924">
        <w:tblPrEx>
          <w:shd w:val="clear" w:color="auto" w:fill="auto"/>
        </w:tblPrEx>
        <w:trPr>
          <w:trHeight w:hRule="exact" w:val="255"/>
        </w:trPr>
        <w:tc>
          <w:tcPr>
            <w:tcW w:w="2391" w:type="dxa"/>
            <w:tcBorders>
              <w:top w:val="single" w:sz="4" w:space="0" w:color="auto"/>
              <w:left w:val="single" w:sz="4" w:space="0" w:color="auto"/>
              <w:bottom w:val="nil"/>
              <w:right w:val="single" w:sz="4" w:space="0" w:color="auto"/>
            </w:tcBorders>
            <w:shd w:val="clear" w:color="auto" w:fill="97DDBA"/>
            <w:vAlign w:val="bottom"/>
          </w:tcPr>
          <w:p w14:paraId="3EA26960" w14:textId="77777777" w:rsidR="00CB4BEB" w:rsidRPr="00353B49" w:rsidRDefault="00CB4BEB" w:rsidP="003C0924">
            <w:pPr>
              <w:rPr>
                <w:rFonts w:ascii="Trebuchet MS" w:hAnsi="Trebuchet MS" w:cs="Trebuchet MS"/>
                <w:sz w:val="18"/>
                <w:szCs w:val="18"/>
              </w:rPr>
            </w:pPr>
            <w:proofErr w:type="spellStart"/>
            <w:r w:rsidRPr="00353B49">
              <w:rPr>
                <w:rFonts w:ascii="Trebuchet MS" w:hAnsi="Trebuchet MS" w:cs="Trebuchet MS"/>
                <w:sz w:val="18"/>
                <w:szCs w:val="18"/>
              </w:rPr>
              <w:t>gyldig_fra</w:t>
            </w:r>
            <w:proofErr w:type="spellEnd"/>
          </w:p>
        </w:tc>
        <w:tc>
          <w:tcPr>
            <w:tcW w:w="1245" w:type="dxa"/>
            <w:tcBorders>
              <w:top w:val="single" w:sz="4" w:space="0" w:color="auto"/>
              <w:left w:val="single" w:sz="4" w:space="0" w:color="auto"/>
              <w:bottom w:val="nil"/>
              <w:right w:val="single" w:sz="4" w:space="0" w:color="auto"/>
            </w:tcBorders>
            <w:shd w:val="clear" w:color="auto" w:fill="97DDBA"/>
          </w:tcPr>
          <w:p w14:paraId="77B14E88" w14:textId="77777777" w:rsidR="00CB4BEB" w:rsidRPr="0014307B" w:rsidRDefault="00CB4BEB" w:rsidP="003C0924">
            <w:pPr>
              <w:rPr>
                <w:rFonts w:ascii="Trebuchet MS" w:hAnsi="Trebuchet MS" w:cs="Trebuchet MS"/>
                <w:sz w:val="18"/>
                <w:szCs w:val="18"/>
              </w:rPr>
            </w:pPr>
          </w:p>
        </w:tc>
        <w:tc>
          <w:tcPr>
            <w:tcW w:w="9967" w:type="dxa"/>
            <w:gridSpan w:val="5"/>
            <w:tcBorders>
              <w:top w:val="single" w:sz="4" w:space="0" w:color="auto"/>
              <w:left w:val="single" w:sz="4" w:space="0" w:color="auto"/>
              <w:bottom w:val="nil"/>
              <w:right w:val="single" w:sz="4" w:space="0" w:color="auto"/>
            </w:tcBorders>
            <w:shd w:val="clear" w:color="auto" w:fill="97DDBA"/>
            <w:vAlign w:val="bottom"/>
          </w:tcPr>
          <w:p w14:paraId="681E9C42"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68AB9E18" w14:textId="77777777" w:rsidTr="003C0924">
        <w:tblPrEx>
          <w:shd w:val="clear" w:color="auto" w:fill="auto"/>
        </w:tblPrEx>
        <w:trPr>
          <w:trHeight w:hRule="exact" w:val="255"/>
        </w:trPr>
        <w:tc>
          <w:tcPr>
            <w:tcW w:w="2391" w:type="dxa"/>
            <w:tcBorders>
              <w:top w:val="single" w:sz="4" w:space="0" w:color="auto"/>
              <w:left w:val="single" w:sz="4" w:space="0" w:color="auto"/>
              <w:bottom w:val="single" w:sz="4" w:space="0" w:color="auto"/>
              <w:right w:val="single" w:sz="4" w:space="0" w:color="auto"/>
            </w:tcBorders>
            <w:shd w:val="clear" w:color="auto" w:fill="97DDBA"/>
            <w:vAlign w:val="bottom"/>
          </w:tcPr>
          <w:p w14:paraId="1285A803" w14:textId="77777777" w:rsidR="00CB4BEB" w:rsidRPr="00353B49" w:rsidRDefault="00CB4BEB" w:rsidP="003C0924">
            <w:pPr>
              <w:rPr>
                <w:rFonts w:ascii="Trebuchet MS" w:hAnsi="Trebuchet MS" w:cs="Trebuchet MS"/>
                <w:sz w:val="18"/>
                <w:szCs w:val="18"/>
              </w:rPr>
            </w:pPr>
            <w:proofErr w:type="spellStart"/>
            <w:r w:rsidRPr="00353B49">
              <w:rPr>
                <w:rFonts w:ascii="Trebuchet MS" w:hAnsi="Trebuchet MS" w:cs="Trebuchet MS"/>
                <w:sz w:val="18"/>
                <w:szCs w:val="18"/>
              </w:rPr>
              <w:t>gyldig_til</w:t>
            </w:r>
            <w:proofErr w:type="spellEnd"/>
          </w:p>
        </w:tc>
        <w:tc>
          <w:tcPr>
            <w:tcW w:w="1245" w:type="dxa"/>
            <w:tcBorders>
              <w:top w:val="single" w:sz="4" w:space="0" w:color="auto"/>
              <w:left w:val="single" w:sz="4" w:space="0" w:color="auto"/>
              <w:bottom w:val="single" w:sz="4" w:space="0" w:color="auto"/>
              <w:right w:val="single" w:sz="4" w:space="0" w:color="auto"/>
            </w:tcBorders>
            <w:shd w:val="clear" w:color="auto" w:fill="97DDBA"/>
          </w:tcPr>
          <w:p w14:paraId="2C8B2B92" w14:textId="77777777" w:rsidR="00CB4BEB" w:rsidRPr="0014307B" w:rsidRDefault="00CB4BEB" w:rsidP="003C0924">
            <w:pPr>
              <w:rPr>
                <w:rFonts w:ascii="Trebuchet MS" w:hAnsi="Trebuchet MS" w:cs="Trebuchet MS"/>
                <w:sz w:val="18"/>
                <w:szCs w:val="18"/>
              </w:rPr>
            </w:pPr>
          </w:p>
        </w:tc>
        <w:tc>
          <w:tcPr>
            <w:tcW w:w="996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2134785"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20A3AE6F" w14:textId="77777777" w:rsidTr="003C0924">
        <w:trPr>
          <w:trHeight w:hRule="exact" w:val="255"/>
        </w:trPr>
        <w:tc>
          <w:tcPr>
            <w:tcW w:w="2391" w:type="dxa"/>
            <w:tcBorders>
              <w:top w:val="single" w:sz="4" w:space="0" w:color="auto"/>
              <w:left w:val="single" w:sz="4" w:space="0" w:color="auto"/>
              <w:bottom w:val="single" w:sz="4" w:space="0" w:color="auto"/>
              <w:right w:val="single" w:sz="4" w:space="0" w:color="auto"/>
            </w:tcBorders>
            <w:shd w:val="clear" w:color="auto" w:fill="97DDBA"/>
            <w:vAlign w:val="bottom"/>
          </w:tcPr>
          <w:p w14:paraId="1ADCE466" w14:textId="77777777" w:rsidR="00CB4BEB" w:rsidRPr="00853686" w:rsidRDefault="00CB4BEB" w:rsidP="003C0924">
            <w:pPr>
              <w:tabs>
                <w:tab w:val="right" w:pos="1855"/>
              </w:tabs>
              <w:rPr>
                <w:rFonts w:ascii="Trebuchet MS" w:hAnsi="Trebuchet MS" w:cs="Trebuchet MS"/>
                <w:sz w:val="18"/>
                <w:szCs w:val="18"/>
              </w:rPr>
            </w:pPr>
            <w:r w:rsidRPr="00853686">
              <w:rPr>
                <w:rFonts w:ascii="Trebuchet MS" w:hAnsi="Trebuchet MS" w:cs="Trebuchet MS"/>
                <w:sz w:val="18"/>
                <w:szCs w:val="18"/>
              </w:rPr>
              <w:t>link</w:t>
            </w:r>
            <w:r>
              <w:rPr>
                <w:rFonts w:ascii="Trebuchet MS" w:hAnsi="Trebuchet MS" w:cs="Trebuchet MS"/>
                <w:sz w:val="18"/>
                <w:szCs w:val="18"/>
              </w:rPr>
              <w:tab/>
            </w:r>
          </w:p>
        </w:tc>
        <w:tc>
          <w:tcPr>
            <w:tcW w:w="1245" w:type="dxa"/>
            <w:tcBorders>
              <w:top w:val="single" w:sz="4" w:space="0" w:color="auto"/>
              <w:left w:val="single" w:sz="4" w:space="0" w:color="auto"/>
              <w:bottom w:val="single" w:sz="4" w:space="0" w:color="auto"/>
              <w:right w:val="single" w:sz="4" w:space="0" w:color="auto"/>
            </w:tcBorders>
            <w:shd w:val="clear" w:color="auto" w:fill="97DDBA"/>
          </w:tcPr>
          <w:p w14:paraId="2732E330" w14:textId="77777777" w:rsidR="00CB4BEB" w:rsidRPr="0014307B" w:rsidRDefault="00CB4BEB" w:rsidP="003C0924">
            <w:pPr>
              <w:rPr>
                <w:rFonts w:ascii="Trebuchet MS" w:hAnsi="Trebuchet MS" w:cs="Trebuchet MS"/>
                <w:sz w:val="18"/>
                <w:szCs w:val="18"/>
              </w:rPr>
            </w:pPr>
          </w:p>
        </w:tc>
        <w:tc>
          <w:tcPr>
            <w:tcW w:w="996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664282E0" w14:textId="77777777" w:rsidR="00CB4BEB" w:rsidRPr="00853686"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1A28C09D" w14:textId="77777777" w:rsidTr="003C0924">
        <w:tblPrEx>
          <w:shd w:val="clear" w:color="auto" w:fill="auto"/>
        </w:tblPrEx>
        <w:trPr>
          <w:trHeight w:hRule="exact" w:val="255"/>
        </w:trPr>
        <w:tc>
          <w:tcPr>
            <w:tcW w:w="13603" w:type="dxa"/>
            <w:gridSpan w:val="7"/>
            <w:tcBorders>
              <w:top w:val="single" w:sz="4" w:space="0" w:color="auto"/>
              <w:left w:val="nil"/>
              <w:bottom w:val="nil"/>
              <w:right w:val="nil"/>
            </w:tcBorders>
            <w:shd w:val="clear" w:color="auto" w:fill="99CCFF"/>
            <w:vAlign w:val="bottom"/>
          </w:tcPr>
          <w:p w14:paraId="426790BF"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370ECBFD" w14:textId="77777777" w:rsidTr="003C0924">
        <w:tblPrEx>
          <w:shd w:val="clear" w:color="auto" w:fill="auto"/>
        </w:tblPrEx>
        <w:trPr>
          <w:trHeight w:hRule="exact" w:val="255"/>
        </w:trPr>
        <w:tc>
          <w:tcPr>
            <w:tcW w:w="13603" w:type="dxa"/>
            <w:gridSpan w:val="7"/>
            <w:tcBorders>
              <w:top w:val="nil"/>
              <w:left w:val="nil"/>
              <w:bottom w:val="nil"/>
              <w:right w:val="nil"/>
            </w:tcBorders>
            <w:shd w:val="clear" w:color="auto" w:fill="97DDBA"/>
            <w:vAlign w:val="bottom"/>
          </w:tcPr>
          <w:p w14:paraId="2871F69E"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4DB4726A" w14:textId="77777777" w:rsidR="00CB4BEB" w:rsidRPr="00B22412" w:rsidRDefault="00CB4BEB" w:rsidP="00CB4BEB">
      <w:pPr>
        <w:pStyle w:val="Overskrift6"/>
        <w:rPr>
          <w:rFonts w:eastAsiaTheme="minorEastAsia" w:cstheme="minorBidi"/>
          <w:b/>
          <w:bCs w:val="0"/>
          <w:color w:val="767171"/>
          <w:sz w:val="19"/>
          <w:szCs w:val="19"/>
          <w:lang w:eastAsia="en-US"/>
        </w:rPr>
      </w:pPr>
      <w:r w:rsidRPr="00B22412">
        <w:rPr>
          <w:rFonts w:eastAsiaTheme="minorEastAsia" w:cstheme="minorBidi"/>
          <w:bCs w:val="0"/>
          <w:color w:val="767171"/>
          <w:sz w:val="19"/>
          <w:szCs w:val="19"/>
          <w:lang w:eastAsia="en-US"/>
        </w:rPr>
        <w:t>* Temaet forventes udtaget efter næste høring, da temaet er tilgængeligt via DAGI</w:t>
      </w:r>
    </w:p>
    <w:p w14:paraId="1E962D9E" w14:textId="77777777" w:rsidR="00CB4BEB" w:rsidRDefault="00CB4BEB" w:rsidP="00CB4BEB">
      <w:pPr>
        <w:pStyle w:val="Overskrift6"/>
      </w:pPr>
      <w:r>
        <w:t>5.8.5.1</w:t>
      </w:r>
      <w:r w:rsidRPr="00A32757">
        <w:t xml:space="preserve"> </w:t>
      </w:r>
      <w:r>
        <w:t>Metadata</w:t>
      </w:r>
      <w:r w:rsidRPr="00A42662">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4456E702" w14:textId="77777777" w:rsidTr="003C0924">
        <w:trPr>
          <w:trHeight w:hRule="exact" w:val="255"/>
        </w:trPr>
        <w:tc>
          <w:tcPr>
            <w:tcW w:w="2235" w:type="dxa"/>
            <w:shd w:val="clear" w:color="auto" w:fill="D9D9D9"/>
            <w:vAlign w:val="bottom"/>
          </w:tcPr>
          <w:p w14:paraId="0260C977"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561D7D25"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612FE25A" w14:textId="77777777" w:rsidTr="003C0924">
        <w:trPr>
          <w:trHeight w:hRule="exact" w:val="255"/>
        </w:trPr>
        <w:tc>
          <w:tcPr>
            <w:tcW w:w="2235" w:type="dxa"/>
            <w:shd w:val="clear" w:color="auto" w:fill="D9D9D9"/>
            <w:vAlign w:val="bottom"/>
          </w:tcPr>
          <w:p w14:paraId="54E91E2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0E36A3A0"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Afstemningsområde</w:t>
            </w:r>
          </w:p>
        </w:tc>
      </w:tr>
      <w:tr w:rsidR="00CB4BEB" w:rsidRPr="0051728E" w14:paraId="66B19C86" w14:textId="77777777" w:rsidTr="003C0924">
        <w:trPr>
          <w:trHeight w:hRule="exact" w:val="255"/>
        </w:trPr>
        <w:tc>
          <w:tcPr>
            <w:tcW w:w="2235" w:type="dxa"/>
            <w:shd w:val="clear" w:color="auto" w:fill="D9D9D9"/>
            <w:vAlign w:val="bottom"/>
          </w:tcPr>
          <w:p w14:paraId="050B7D80"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24DA5312" w14:textId="77777777" w:rsidR="00CB4BEB" w:rsidRDefault="00CB4BEB" w:rsidP="003C0924">
            <w:pPr>
              <w:rPr>
                <w:rFonts w:ascii="Trebuchet MS" w:hAnsi="Trebuchet MS"/>
                <w:sz w:val="18"/>
                <w:szCs w:val="18"/>
              </w:rPr>
            </w:pPr>
            <w:r>
              <w:rPr>
                <w:rFonts w:ascii="Trebuchet MS" w:hAnsi="Trebuchet MS"/>
                <w:sz w:val="18"/>
                <w:szCs w:val="18"/>
              </w:rPr>
              <w:t>5704</w:t>
            </w:r>
          </w:p>
        </w:tc>
      </w:tr>
      <w:tr w:rsidR="00CB4BEB" w:rsidRPr="0051728E" w14:paraId="22D0F6A7" w14:textId="77777777" w:rsidTr="003C0924">
        <w:trPr>
          <w:trHeight w:hRule="exact" w:val="255"/>
        </w:trPr>
        <w:tc>
          <w:tcPr>
            <w:tcW w:w="2235" w:type="dxa"/>
            <w:shd w:val="clear" w:color="auto" w:fill="E0E0E0"/>
            <w:vAlign w:val="bottom"/>
          </w:tcPr>
          <w:p w14:paraId="46CEA95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0143D863"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Afstemningsområder defineres jf. lov om valg til Folketinget.</w:t>
            </w:r>
          </w:p>
        </w:tc>
      </w:tr>
      <w:tr w:rsidR="00CB4BEB" w:rsidRPr="0051728E" w14:paraId="7051A9CB" w14:textId="77777777" w:rsidTr="003C0924">
        <w:trPr>
          <w:trHeight w:hRule="exact" w:val="510"/>
        </w:trPr>
        <w:tc>
          <w:tcPr>
            <w:tcW w:w="2235" w:type="dxa"/>
            <w:shd w:val="clear" w:color="auto" w:fill="E0E0E0"/>
            <w:vAlign w:val="center"/>
          </w:tcPr>
          <w:p w14:paraId="4593305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lastRenderedPageBreak/>
              <w:t>Beskrivelse</w:t>
            </w:r>
          </w:p>
        </w:tc>
        <w:tc>
          <w:tcPr>
            <w:tcW w:w="11340" w:type="dxa"/>
            <w:shd w:val="clear" w:color="auto" w:fill="FFFFFF"/>
            <w:vAlign w:val="bottom"/>
          </w:tcPr>
          <w:p w14:paraId="3AB296D8"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En kommune kan være opdelt i en eller flere afstemningsområder. Kommunalbestyrelsen træffer beslutning om oprettelse, ændring eller nedlæggelse af afstemningsområder.</w:t>
            </w:r>
          </w:p>
        </w:tc>
      </w:tr>
      <w:tr w:rsidR="00CB4BEB" w:rsidRPr="0051728E" w14:paraId="2E8B1127" w14:textId="77777777" w:rsidTr="003C0924">
        <w:trPr>
          <w:trHeight w:hRule="exact" w:val="255"/>
        </w:trPr>
        <w:tc>
          <w:tcPr>
            <w:tcW w:w="2235" w:type="dxa"/>
            <w:shd w:val="clear" w:color="auto" w:fill="E0E0E0"/>
            <w:vAlign w:val="bottom"/>
          </w:tcPr>
          <w:p w14:paraId="07EBBBF9"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7996F03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sagsbehandler og borger via selvbetjeningsløsninger, hvilken afstemningssted de skal benytte.</w:t>
            </w:r>
          </w:p>
        </w:tc>
      </w:tr>
      <w:tr w:rsidR="00CB4BEB" w:rsidRPr="0051728E" w14:paraId="4B9D5751" w14:textId="77777777" w:rsidTr="003C0924">
        <w:trPr>
          <w:trHeight w:hRule="exact" w:val="255"/>
        </w:trPr>
        <w:tc>
          <w:tcPr>
            <w:tcW w:w="2235" w:type="dxa"/>
            <w:shd w:val="clear" w:color="auto" w:fill="E0E0E0"/>
            <w:vAlign w:val="bottom"/>
          </w:tcPr>
          <w:p w14:paraId="281DD99D"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1C322AB6"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Administrative enheder</w:t>
            </w:r>
          </w:p>
        </w:tc>
      </w:tr>
      <w:tr w:rsidR="00CB4BEB" w:rsidRPr="0051728E" w14:paraId="296210AB" w14:textId="77777777" w:rsidTr="003C0924">
        <w:trPr>
          <w:trHeight w:hRule="exact" w:val="255"/>
        </w:trPr>
        <w:tc>
          <w:tcPr>
            <w:tcW w:w="2235" w:type="dxa"/>
            <w:shd w:val="clear" w:color="auto" w:fill="E0E0E0"/>
            <w:vAlign w:val="bottom"/>
          </w:tcPr>
          <w:p w14:paraId="6E2B980A" w14:textId="77777777" w:rsidR="00CB4BEB" w:rsidRPr="00492FFE" w:rsidRDefault="00CB4BEB" w:rsidP="003C0924">
            <w:pPr>
              <w:rPr>
                <w:rFonts w:ascii="Trebuchet MS" w:hAnsi="Trebuchet MS" w:cs="Trebuchet MS"/>
                <w:sz w:val="18"/>
                <w:szCs w:val="18"/>
              </w:rPr>
            </w:pPr>
            <w:proofErr w:type="spellStart"/>
            <w:r w:rsidRPr="00E45822">
              <w:rPr>
                <w:rFonts w:ascii="Trebuchet MS" w:hAnsi="Trebuchet MS" w:cs="Trebuchet MS"/>
                <w:sz w:val="18"/>
                <w:szCs w:val="18"/>
              </w:rPr>
              <w:t>Noegle</w:t>
            </w:r>
            <w:r w:rsidRPr="00492FFE">
              <w:rPr>
                <w:rFonts w:ascii="Trebuchet MS" w:hAnsi="Trebuchet MS" w:cs="Trebuchet MS"/>
                <w:sz w:val="18"/>
                <w:szCs w:val="18"/>
              </w:rPr>
              <w:t>_ord</w:t>
            </w:r>
            <w:proofErr w:type="spellEnd"/>
          </w:p>
        </w:tc>
        <w:tc>
          <w:tcPr>
            <w:tcW w:w="11340" w:type="dxa"/>
            <w:shd w:val="clear" w:color="auto" w:fill="FFFFFF"/>
            <w:vAlign w:val="bottom"/>
          </w:tcPr>
          <w:p w14:paraId="19749AC4"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Afstemningsområde, valgdistrikt</w:t>
            </w:r>
          </w:p>
        </w:tc>
      </w:tr>
      <w:tr w:rsidR="00CB4BEB" w:rsidRPr="0051728E" w14:paraId="4BDB6371" w14:textId="77777777" w:rsidTr="003C0924">
        <w:trPr>
          <w:trHeight w:hRule="exact" w:val="255"/>
        </w:trPr>
        <w:tc>
          <w:tcPr>
            <w:tcW w:w="2235" w:type="dxa"/>
            <w:shd w:val="clear" w:color="auto" w:fill="E0E0E0"/>
            <w:vAlign w:val="bottom"/>
          </w:tcPr>
          <w:p w14:paraId="3226443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0112DE00"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5F48C22A" w14:textId="77777777" w:rsidTr="003C0924">
        <w:trPr>
          <w:trHeight w:hRule="exact" w:val="255"/>
        </w:trPr>
        <w:tc>
          <w:tcPr>
            <w:tcW w:w="2235" w:type="dxa"/>
            <w:shd w:val="clear" w:color="auto" w:fill="E0E0E0"/>
            <w:vAlign w:val="bottom"/>
          </w:tcPr>
          <w:p w14:paraId="3A82BDC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Lovgrundlag</w:t>
            </w:r>
          </w:p>
        </w:tc>
        <w:tc>
          <w:tcPr>
            <w:tcW w:w="11340" w:type="dxa"/>
            <w:shd w:val="clear" w:color="auto" w:fill="FFFFFF"/>
            <w:vAlign w:val="bottom"/>
          </w:tcPr>
          <w:p w14:paraId="44B7EE96" w14:textId="77777777" w:rsidR="00CB4BEB" w:rsidRPr="00576460" w:rsidRDefault="00CB4BEB" w:rsidP="003C0924">
            <w:pPr>
              <w:rPr>
                <w:rFonts w:ascii="Trebuchet MS" w:hAnsi="Trebuchet MS" w:cs="Trebuchet MS"/>
                <w:sz w:val="18"/>
                <w:szCs w:val="18"/>
              </w:rPr>
            </w:pPr>
          </w:p>
        </w:tc>
      </w:tr>
      <w:tr w:rsidR="00CB4BEB" w:rsidRPr="00186E64" w14:paraId="693C7128" w14:textId="77777777" w:rsidTr="003C0924">
        <w:trPr>
          <w:trHeight w:hRule="exact" w:val="255"/>
        </w:trPr>
        <w:tc>
          <w:tcPr>
            <w:tcW w:w="2235" w:type="dxa"/>
            <w:shd w:val="clear" w:color="auto" w:fill="E0E0E0"/>
            <w:vAlign w:val="bottom"/>
          </w:tcPr>
          <w:p w14:paraId="054D9EA7"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KLE_koder</w:t>
            </w:r>
            <w:proofErr w:type="spellEnd"/>
          </w:p>
        </w:tc>
        <w:tc>
          <w:tcPr>
            <w:tcW w:w="11340" w:type="dxa"/>
            <w:shd w:val="clear" w:color="auto" w:fill="FFFFFF"/>
            <w:vAlign w:val="bottom"/>
          </w:tcPr>
          <w:p w14:paraId="0DCC1489" w14:textId="77777777" w:rsidR="00CB4BEB" w:rsidRPr="00A67871" w:rsidRDefault="00CB4BEB" w:rsidP="003C0924">
            <w:pPr>
              <w:rPr>
                <w:rFonts w:ascii="Trebuchet MS" w:hAnsi="Trebuchet MS" w:cs="Trebuchet MS"/>
                <w:sz w:val="18"/>
                <w:szCs w:val="18"/>
              </w:rPr>
            </w:pPr>
            <w:r w:rsidRPr="00DA45C4">
              <w:rPr>
                <w:rFonts w:ascii="Trebuchet MS" w:hAnsi="Trebuchet MS" w:cs="Trebuchet MS"/>
                <w:sz w:val="18"/>
                <w:szCs w:val="18"/>
              </w:rPr>
              <w:t>84.00.00</w:t>
            </w:r>
          </w:p>
        </w:tc>
      </w:tr>
    </w:tbl>
    <w:p w14:paraId="4ECDFDDF" w14:textId="77777777" w:rsidR="00CB4BEB" w:rsidRPr="00A32757" w:rsidRDefault="00CB4BEB" w:rsidP="00CB4BEB">
      <w:pPr>
        <w:pStyle w:val="Overskrift6"/>
      </w:pPr>
      <w:r>
        <w:t>5.8.5.2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5"/>
        <w:gridCol w:w="8961"/>
      </w:tblGrid>
      <w:tr w:rsidR="00CB4BEB" w:rsidRPr="0051728E" w14:paraId="732C60C2" w14:textId="77777777" w:rsidTr="003C0924">
        <w:trPr>
          <w:trHeight w:hRule="exact" w:val="255"/>
        </w:trPr>
        <w:tc>
          <w:tcPr>
            <w:tcW w:w="4503" w:type="dxa"/>
            <w:shd w:val="clear" w:color="auto" w:fill="D9D9D9"/>
            <w:vAlign w:val="bottom"/>
          </w:tcPr>
          <w:p w14:paraId="4F9134E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10A709B7"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3E2DD0C6" w14:textId="77777777" w:rsidTr="003C0924">
        <w:trPr>
          <w:trHeight w:hRule="exact" w:val="1123"/>
        </w:trPr>
        <w:tc>
          <w:tcPr>
            <w:tcW w:w="4503" w:type="dxa"/>
            <w:shd w:val="clear" w:color="auto" w:fill="E0E0E0"/>
            <w:vAlign w:val="center"/>
          </w:tcPr>
          <w:p w14:paraId="0888E3EC"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center"/>
          </w:tcPr>
          <w:p w14:paraId="069C8883" w14:textId="4352D0E6"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Ofte foreligger der en liste over adresserne, som kan direkte registreres eller findes frem via en adressesøgning. Snap til adressepunktet på bygningen eller placere tæt på indgang/lokalet som forventes benyttet.</w:t>
            </w:r>
          </w:p>
        </w:tc>
      </w:tr>
      <w:tr w:rsidR="00CB4BEB" w:rsidRPr="0051728E" w14:paraId="4D309A42" w14:textId="77777777" w:rsidTr="003C0924">
        <w:trPr>
          <w:trHeight w:hRule="exact" w:val="255"/>
        </w:trPr>
        <w:tc>
          <w:tcPr>
            <w:tcW w:w="4503" w:type="dxa"/>
            <w:shd w:val="clear" w:color="auto" w:fill="E0E0E0"/>
            <w:vAlign w:val="bottom"/>
          </w:tcPr>
          <w:p w14:paraId="7EAF04D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1B59557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Ingen</w:t>
            </w:r>
          </w:p>
        </w:tc>
      </w:tr>
      <w:tr w:rsidR="00CB4BEB" w:rsidRPr="0051728E" w14:paraId="200EB788" w14:textId="77777777" w:rsidTr="003C0924">
        <w:trPr>
          <w:trHeight w:hRule="exact" w:val="255"/>
        </w:trPr>
        <w:tc>
          <w:tcPr>
            <w:tcW w:w="4503" w:type="dxa"/>
            <w:shd w:val="clear" w:color="auto" w:fill="E0E0E0"/>
            <w:vAlign w:val="bottom"/>
          </w:tcPr>
          <w:p w14:paraId="5C9AC29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3829362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w:t>
            </w:r>
          </w:p>
        </w:tc>
      </w:tr>
      <w:tr w:rsidR="00CB4BEB" w:rsidRPr="0051728E" w14:paraId="3EFFCF29" w14:textId="77777777" w:rsidTr="003C0924">
        <w:trPr>
          <w:trHeight w:hRule="exact" w:val="255"/>
        </w:trPr>
        <w:tc>
          <w:tcPr>
            <w:tcW w:w="4503" w:type="dxa"/>
            <w:shd w:val="clear" w:color="auto" w:fill="E0E0E0"/>
            <w:vAlign w:val="bottom"/>
          </w:tcPr>
          <w:p w14:paraId="6FA3959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71AE18F1" w14:textId="77777777" w:rsidR="00CB4BEB" w:rsidRPr="00576460" w:rsidRDefault="00CB4BEB" w:rsidP="003C0924">
            <w:pPr>
              <w:rPr>
                <w:rFonts w:ascii="Trebuchet MS" w:hAnsi="Trebuchet MS" w:cs="Trebuchet MS"/>
                <w:sz w:val="18"/>
                <w:szCs w:val="18"/>
              </w:rPr>
            </w:pPr>
          </w:p>
        </w:tc>
      </w:tr>
      <w:tr w:rsidR="00CB4BEB" w:rsidRPr="0051728E" w14:paraId="76490890" w14:textId="77777777" w:rsidTr="00DA45C4">
        <w:trPr>
          <w:trHeight w:hRule="exact" w:val="562"/>
        </w:trPr>
        <w:tc>
          <w:tcPr>
            <w:tcW w:w="4503" w:type="dxa"/>
            <w:shd w:val="clear" w:color="auto" w:fill="E0E0E0"/>
            <w:vAlign w:val="center"/>
          </w:tcPr>
          <w:p w14:paraId="76BB2A3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055057E8" w14:textId="5B24F001"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Afstemningsområder må ikke overlappe, men skal snappe til hinanden. Således skal matrikler uden adresser, indgå i afstemning</w:t>
            </w:r>
            <w:r w:rsidR="00DA45C4">
              <w:rPr>
                <w:rFonts w:ascii="Trebuchet MS" w:hAnsi="Trebuchet MS" w:cs="Trebuchet MS"/>
                <w:sz w:val="18"/>
                <w:szCs w:val="18"/>
              </w:rPr>
              <w:t>s</w:t>
            </w:r>
            <w:r w:rsidRPr="00576460">
              <w:rPr>
                <w:rFonts w:ascii="Trebuchet MS" w:hAnsi="Trebuchet MS" w:cs="Trebuchet MS"/>
                <w:sz w:val="18"/>
                <w:szCs w:val="18"/>
              </w:rPr>
              <w:t>områder, så hele kommunens areal er dækket.</w:t>
            </w:r>
          </w:p>
        </w:tc>
      </w:tr>
      <w:tr w:rsidR="00CB4BEB" w:rsidRPr="0051728E" w14:paraId="09A34DA2" w14:textId="77777777" w:rsidTr="003C0924">
        <w:trPr>
          <w:trHeight w:hRule="exact" w:val="255"/>
        </w:trPr>
        <w:tc>
          <w:tcPr>
            <w:tcW w:w="4503" w:type="dxa"/>
            <w:shd w:val="clear" w:color="auto" w:fill="E0E0E0"/>
            <w:vAlign w:val="bottom"/>
          </w:tcPr>
          <w:p w14:paraId="6ADA7FB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5B63403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Jordstykke</w:t>
            </w:r>
          </w:p>
        </w:tc>
      </w:tr>
    </w:tbl>
    <w:p w14:paraId="1837BFB5" w14:textId="77777777" w:rsidR="00B22412" w:rsidRDefault="00B22412" w:rsidP="00B22412">
      <w:bookmarkStart w:id="2644" w:name="_Toc63351472"/>
    </w:p>
    <w:p w14:paraId="58E5F68C" w14:textId="03420EA0" w:rsidR="00CB4BEB" w:rsidRPr="00EA7338" w:rsidRDefault="00CB4BEB" w:rsidP="00CB4BEB">
      <w:pPr>
        <w:pStyle w:val="Overskrift2"/>
      </w:pPr>
      <w:bookmarkStart w:id="2645" w:name="_Toc122436126"/>
      <w:r w:rsidRPr="00EA7338">
        <w:t>5.8.6 Forpagtningsareal (5705)</w:t>
      </w:r>
      <w:bookmarkEnd w:id="2644"/>
      <w:bookmarkEnd w:id="2645"/>
    </w:p>
    <w:tbl>
      <w:tblPr>
        <w:tblW w:w="13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5"/>
        <w:gridCol w:w="1164"/>
        <w:gridCol w:w="3609"/>
        <w:gridCol w:w="1155"/>
        <w:gridCol w:w="1356"/>
        <w:gridCol w:w="1364"/>
        <w:gridCol w:w="3260"/>
      </w:tblGrid>
      <w:tr w:rsidR="00CB4BEB" w:rsidRPr="0051728E" w14:paraId="4C675D22" w14:textId="77777777" w:rsidTr="003C0924">
        <w:tc>
          <w:tcPr>
            <w:tcW w:w="1695" w:type="dxa"/>
            <w:tcBorders>
              <w:bottom w:val="single" w:sz="4" w:space="0" w:color="auto"/>
            </w:tcBorders>
            <w:shd w:val="clear" w:color="auto" w:fill="D9D9D9"/>
            <w:vAlign w:val="center"/>
          </w:tcPr>
          <w:p w14:paraId="093049A1"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164" w:type="dxa"/>
            <w:tcBorders>
              <w:bottom w:val="single" w:sz="4" w:space="0" w:color="auto"/>
            </w:tcBorders>
            <w:shd w:val="clear" w:color="auto" w:fill="D9D9D9"/>
            <w:vAlign w:val="center"/>
          </w:tcPr>
          <w:p w14:paraId="1C856721"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3609" w:type="dxa"/>
            <w:tcBorders>
              <w:bottom w:val="single" w:sz="4" w:space="0" w:color="auto"/>
            </w:tcBorders>
            <w:shd w:val="clear" w:color="auto" w:fill="D9D9D9"/>
            <w:vAlign w:val="center"/>
          </w:tcPr>
          <w:p w14:paraId="44D214F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4A7AEF2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693526B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364" w:type="dxa"/>
            <w:tcBorders>
              <w:bottom w:val="single" w:sz="4" w:space="0" w:color="auto"/>
            </w:tcBorders>
            <w:shd w:val="clear" w:color="auto" w:fill="D9D9D9"/>
            <w:vAlign w:val="center"/>
          </w:tcPr>
          <w:p w14:paraId="371C5217"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54861AFD"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3260" w:type="dxa"/>
            <w:shd w:val="clear" w:color="auto" w:fill="D9D9D9"/>
            <w:vAlign w:val="center"/>
          </w:tcPr>
          <w:p w14:paraId="37C6458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0A866BF2" w14:textId="77777777" w:rsidTr="003C0924">
        <w:trPr>
          <w:trHeight w:hRule="exact" w:val="255"/>
        </w:trPr>
        <w:tc>
          <w:tcPr>
            <w:tcW w:w="1695" w:type="dxa"/>
            <w:tcBorders>
              <w:top w:val="single" w:sz="4" w:space="0" w:color="auto"/>
              <w:left w:val="single" w:sz="4" w:space="0" w:color="auto"/>
              <w:bottom w:val="single" w:sz="4" w:space="0" w:color="auto"/>
              <w:right w:val="single" w:sz="4" w:space="0" w:color="auto"/>
            </w:tcBorders>
            <w:shd w:val="clear" w:color="auto" w:fill="D9D9D9"/>
            <w:vAlign w:val="bottom"/>
          </w:tcPr>
          <w:p w14:paraId="346CC78E" w14:textId="77777777" w:rsidR="00CB4BEB" w:rsidRDefault="00CB4BEB" w:rsidP="003C0924">
            <w:pPr>
              <w:rPr>
                <w:rFonts w:ascii="Trebuchet MS" w:hAnsi="Trebuchet MS"/>
                <w:sz w:val="18"/>
                <w:szCs w:val="18"/>
              </w:rPr>
            </w:pPr>
            <w:proofErr w:type="spellStart"/>
            <w:r>
              <w:rPr>
                <w:rFonts w:ascii="Trebuchet MS" w:hAnsi="Trebuchet MS"/>
                <w:sz w:val="18"/>
                <w:szCs w:val="18"/>
              </w:rPr>
              <w:t>forpagter_navn</w:t>
            </w:r>
            <w:proofErr w:type="spellEnd"/>
          </w:p>
        </w:tc>
        <w:tc>
          <w:tcPr>
            <w:tcW w:w="1164" w:type="dxa"/>
            <w:tcBorders>
              <w:top w:val="single" w:sz="4" w:space="0" w:color="auto"/>
              <w:left w:val="single" w:sz="4" w:space="0" w:color="auto"/>
              <w:bottom w:val="nil"/>
              <w:right w:val="single" w:sz="4" w:space="0" w:color="auto"/>
            </w:tcBorders>
            <w:vAlign w:val="bottom"/>
          </w:tcPr>
          <w:p w14:paraId="4C306322" w14:textId="77777777" w:rsidR="00CB4BEB" w:rsidRDefault="00CB4BEB" w:rsidP="003C0924">
            <w:pPr>
              <w:rPr>
                <w:rFonts w:ascii="Trebuchet MS" w:hAnsi="Trebuchet MS"/>
                <w:sz w:val="18"/>
                <w:szCs w:val="18"/>
              </w:rPr>
            </w:pPr>
            <w:proofErr w:type="spellStart"/>
            <w:r>
              <w:rPr>
                <w:rFonts w:ascii="Trebuchet MS" w:hAnsi="Trebuchet MS"/>
                <w:sz w:val="18"/>
                <w:szCs w:val="18"/>
              </w:rPr>
              <w:t>forpagt_na</w:t>
            </w:r>
            <w:proofErr w:type="spellEnd"/>
          </w:p>
        </w:tc>
        <w:tc>
          <w:tcPr>
            <w:tcW w:w="3609" w:type="dxa"/>
            <w:tcBorders>
              <w:top w:val="single" w:sz="4" w:space="0" w:color="auto"/>
              <w:left w:val="single" w:sz="4" w:space="0" w:color="auto"/>
              <w:bottom w:val="nil"/>
              <w:right w:val="single" w:sz="4" w:space="0" w:color="auto"/>
            </w:tcBorders>
            <w:shd w:val="clear" w:color="auto" w:fill="auto"/>
            <w:vAlign w:val="bottom"/>
          </w:tcPr>
          <w:p w14:paraId="7757F34E" w14:textId="77777777" w:rsidR="00CB4BEB" w:rsidRPr="00BD0E5C" w:rsidRDefault="00CB4BEB" w:rsidP="003C0924">
            <w:pPr>
              <w:rPr>
                <w:rFonts w:ascii="Trebuchet MS" w:hAnsi="Trebuchet MS"/>
                <w:sz w:val="18"/>
                <w:szCs w:val="18"/>
              </w:rPr>
            </w:pPr>
            <w:r>
              <w:rPr>
                <w:rFonts w:ascii="Trebuchet MS" w:hAnsi="Trebuchet MS"/>
                <w:sz w:val="18"/>
                <w:szCs w:val="18"/>
              </w:rPr>
              <w:t>Navn på forpagter</w:t>
            </w:r>
          </w:p>
        </w:tc>
        <w:tc>
          <w:tcPr>
            <w:tcW w:w="1155" w:type="dxa"/>
            <w:tcBorders>
              <w:top w:val="single" w:sz="4" w:space="0" w:color="auto"/>
              <w:left w:val="single" w:sz="4" w:space="0" w:color="auto"/>
              <w:bottom w:val="nil"/>
              <w:right w:val="single" w:sz="4" w:space="0" w:color="auto"/>
            </w:tcBorders>
            <w:shd w:val="clear" w:color="auto" w:fill="auto"/>
            <w:vAlign w:val="bottom"/>
          </w:tcPr>
          <w:p w14:paraId="041DDD05" w14:textId="77777777" w:rsidR="00CB4BEB" w:rsidRPr="00BD0E5C" w:rsidRDefault="00CB4BEB" w:rsidP="003C0924">
            <w:pPr>
              <w:rPr>
                <w:rFonts w:ascii="Trebuchet MS" w:hAnsi="Trebuchet MS"/>
                <w:sz w:val="18"/>
                <w:szCs w:val="18"/>
              </w:rPr>
            </w:pPr>
            <w:r w:rsidRPr="00BD0E5C">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auto"/>
            <w:vAlign w:val="bottom"/>
          </w:tcPr>
          <w:p w14:paraId="08B4A8AA" w14:textId="77777777" w:rsidR="00CB4BEB" w:rsidRPr="00BD0E5C" w:rsidRDefault="00CB4BEB" w:rsidP="003C0924">
            <w:pPr>
              <w:rPr>
                <w:rFonts w:ascii="Trebuchet MS" w:hAnsi="Trebuchet MS"/>
                <w:sz w:val="18"/>
                <w:szCs w:val="18"/>
              </w:rPr>
            </w:pPr>
            <w:r>
              <w:rPr>
                <w:rFonts w:ascii="Trebuchet MS" w:hAnsi="Trebuchet MS"/>
                <w:sz w:val="18"/>
                <w:szCs w:val="18"/>
              </w:rPr>
              <w:t>0-128 tegn</w:t>
            </w:r>
          </w:p>
        </w:tc>
        <w:tc>
          <w:tcPr>
            <w:tcW w:w="1364" w:type="dxa"/>
            <w:tcBorders>
              <w:top w:val="single" w:sz="4" w:space="0" w:color="auto"/>
              <w:left w:val="single" w:sz="4" w:space="0" w:color="auto"/>
              <w:bottom w:val="nil"/>
              <w:right w:val="single" w:sz="4" w:space="0" w:color="auto"/>
            </w:tcBorders>
            <w:shd w:val="clear" w:color="auto" w:fill="auto"/>
            <w:vAlign w:val="bottom"/>
          </w:tcPr>
          <w:p w14:paraId="15B73CCE"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3260" w:type="dxa"/>
            <w:tcBorders>
              <w:top w:val="single" w:sz="4" w:space="0" w:color="auto"/>
              <w:left w:val="single" w:sz="4" w:space="0" w:color="auto"/>
              <w:bottom w:val="nil"/>
              <w:right w:val="single" w:sz="4" w:space="0" w:color="auto"/>
            </w:tcBorders>
            <w:shd w:val="clear" w:color="auto" w:fill="auto"/>
            <w:vAlign w:val="bottom"/>
          </w:tcPr>
          <w:p w14:paraId="31A46368" w14:textId="77777777" w:rsidR="00CB4BEB" w:rsidRPr="00BD0E5C" w:rsidRDefault="00CB4BEB" w:rsidP="003C0924">
            <w:pPr>
              <w:rPr>
                <w:rFonts w:ascii="Trebuchet MS" w:hAnsi="Trebuchet MS" w:cs="Trebuchet MS"/>
                <w:sz w:val="18"/>
                <w:szCs w:val="18"/>
              </w:rPr>
            </w:pPr>
            <w:r>
              <w:rPr>
                <w:rFonts w:ascii="Trebuchet MS" w:hAnsi="Trebuchet MS" w:cs="Trebuchet MS"/>
                <w:sz w:val="18"/>
                <w:szCs w:val="18"/>
              </w:rPr>
              <w:t>Klub Vovsen v/Jan Jansen</w:t>
            </w:r>
          </w:p>
        </w:tc>
      </w:tr>
      <w:tr w:rsidR="00CB4BEB" w:rsidRPr="00CE1917" w14:paraId="29CAE97A" w14:textId="77777777" w:rsidTr="003C0924">
        <w:trPr>
          <w:trHeight w:hRule="exact" w:val="255"/>
        </w:trPr>
        <w:tc>
          <w:tcPr>
            <w:tcW w:w="1695" w:type="dxa"/>
            <w:tcBorders>
              <w:top w:val="single" w:sz="4" w:space="0" w:color="auto"/>
              <w:left w:val="single" w:sz="4" w:space="0" w:color="auto"/>
              <w:bottom w:val="single" w:sz="4" w:space="0" w:color="auto"/>
              <w:right w:val="single" w:sz="4" w:space="0" w:color="auto"/>
            </w:tcBorders>
            <w:shd w:val="clear" w:color="auto" w:fill="D9D9D9"/>
            <w:vAlign w:val="bottom"/>
          </w:tcPr>
          <w:p w14:paraId="61E7CA40" w14:textId="77777777" w:rsidR="00CB4BEB" w:rsidRDefault="00CB4BEB" w:rsidP="003C0924">
            <w:pPr>
              <w:rPr>
                <w:rFonts w:ascii="Trebuchet MS" w:hAnsi="Trebuchet MS"/>
                <w:sz w:val="18"/>
                <w:szCs w:val="18"/>
              </w:rPr>
            </w:pPr>
            <w:proofErr w:type="spellStart"/>
            <w:r>
              <w:rPr>
                <w:rFonts w:ascii="Trebuchet MS" w:hAnsi="Trebuchet MS"/>
                <w:sz w:val="18"/>
                <w:szCs w:val="18"/>
              </w:rPr>
              <w:t>forpagter_formaal</w:t>
            </w:r>
            <w:proofErr w:type="spellEnd"/>
          </w:p>
        </w:tc>
        <w:tc>
          <w:tcPr>
            <w:tcW w:w="1164" w:type="dxa"/>
            <w:tcBorders>
              <w:top w:val="single" w:sz="4" w:space="0" w:color="auto"/>
              <w:left w:val="single" w:sz="4" w:space="0" w:color="auto"/>
              <w:bottom w:val="single" w:sz="4" w:space="0" w:color="auto"/>
              <w:right w:val="single" w:sz="4" w:space="0" w:color="auto"/>
            </w:tcBorders>
            <w:vAlign w:val="bottom"/>
          </w:tcPr>
          <w:p w14:paraId="1446E0F4" w14:textId="77777777" w:rsidR="00CB4BEB" w:rsidRDefault="00CB4BEB" w:rsidP="003C0924">
            <w:pPr>
              <w:rPr>
                <w:rFonts w:ascii="Trebuchet MS" w:hAnsi="Trebuchet MS"/>
                <w:sz w:val="18"/>
                <w:szCs w:val="18"/>
              </w:rPr>
            </w:pPr>
            <w:proofErr w:type="spellStart"/>
            <w:r>
              <w:rPr>
                <w:rFonts w:ascii="Trebuchet MS" w:hAnsi="Trebuchet MS"/>
                <w:sz w:val="18"/>
                <w:szCs w:val="18"/>
              </w:rPr>
              <w:t>forpagt_fm</w:t>
            </w:r>
            <w:proofErr w:type="spellEnd"/>
          </w:p>
        </w:tc>
        <w:tc>
          <w:tcPr>
            <w:tcW w:w="3609" w:type="dxa"/>
            <w:tcBorders>
              <w:top w:val="single" w:sz="4" w:space="0" w:color="auto"/>
              <w:left w:val="single" w:sz="4" w:space="0" w:color="auto"/>
              <w:bottom w:val="single" w:sz="4" w:space="0" w:color="auto"/>
              <w:right w:val="single" w:sz="4" w:space="0" w:color="auto"/>
            </w:tcBorders>
            <w:shd w:val="clear" w:color="auto" w:fill="auto"/>
            <w:vAlign w:val="bottom"/>
          </w:tcPr>
          <w:p w14:paraId="7E30B319" w14:textId="77777777" w:rsidR="00CB4BEB" w:rsidRPr="00BD0E5C" w:rsidRDefault="00CB4BEB" w:rsidP="003C0924">
            <w:pPr>
              <w:rPr>
                <w:rFonts w:ascii="Trebuchet MS" w:hAnsi="Trebuchet MS"/>
                <w:sz w:val="18"/>
                <w:szCs w:val="18"/>
              </w:rPr>
            </w:pPr>
            <w:proofErr w:type="spellStart"/>
            <w:r>
              <w:rPr>
                <w:rFonts w:ascii="Trebuchet MS" w:hAnsi="Trebuchet MS"/>
                <w:sz w:val="18"/>
                <w:szCs w:val="18"/>
              </w:rPr>
              <w:t>Tilladet</w:t>
            </w:r>
            <w:proofErr w:type="spellEnd"/>
            <w:r>
              <w:rPr>
                <w:rFonts w:ascii="Trebuchet MS" w:hAnsi="Trebuchet MS"/>
                <w:sz w:val="18"/>
                <w:szCs w:val="18"/>
              </w:rPr>
              <w:t>/forventet brug af areal</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2D53CAB5" w14:textId="77777777" w:rsidR="00CB4BEB" w:rsidRPr="00BD0E5C" w:rsidRDefault="00CB4BEB" w:rsidP="003C0924">
            <w:pPr>
              <w:rPr>
                <w:rFonts w:ascii="Trebuchet MS" w:hAnsi="Trebuchet MS"/>
                <w:sz w:val="18"/>
                <w:szCs w:val="18"/>
              </w:rPr>
            </w:pPr>
            <w:r w:rsidRPr="00BD0E5C">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029448B7" w14:textId="77777777" w:rsidR="00CB4BEB" w:rsidRPr="00BD0E5C" w:rsidRDefault="00CB4BEB" w:rsidP="003C0924">
            <w:pPr>
              <w:rPr>
                <w:rFonts w:ascii="Trebuchet MS" w:hAnsi="Trebuchet MS"/>
                <w:sz w:val="18"/>
                <w:szCs w:val="18"/>
              </w:rPr>
            </w:pPr>
            <w:r>
              <w:rPr>
                <w:rFonts w:ascii="Trebuchet MS" w:hAnsi="Trebuchet MS"/>
                <w:sz w:val="18"/>
                <w:szCs w:val="18"/>
              </w:rPr>
              <w:t>0-128 tegn</w:t>
            </w:r>
          </w:p>
        </w:tc>
        <w:tc>
          <w:tcPr>
            <w:tcW w:w="1364" w:type="dxa"/>
            <w:tcBorders>
              <w:top w:val="single" w:sz="4" w:space="0" w:color="auto"/>
              <w:left w:val="single" w:sz="4" w:space="0" w:color="auto"/>
              <w:bottom w:val="single" w:sz="4" w:space="0" w:color="auto"/>
              <w:right w:val="single" w:sz="4" w:space="0" w:color="auto"/>
            </w:tcBorders>
            <w:shd w:val="clear" w:color="auto" w:fill="auto"/>
            <w:vAlign w:val="bottom"/>
          </w:tcPr>
          <w:p w14:paraId="0DB6487C"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3260" w:type="dxa"/>
            <w:tcBorders>
              <w:top w:val="single" w:sz="4" w:space="0" w:color="auto"/>
              <w:left w:val="single" w:sz="4" w:space="0" w:color="auto"/>
              <w:bottom w:val="single" w:sz="4" w:space="0" w:color="auto"/>
              <w:right w:val="single" w:sz="4" w:space="0" w:color="auto"/>
            </w:tcBorders>
            <w:shd w:val="clear" w:color="auto" w:fill="auto"/>
            <w:vAlign w:val="bottom"/>
          </w:tcPr>
          <w:p w14:paraId="250772C6" w14:textId="77777777" w:rsidR="00CB4BEB" w:rsidRPr="00BD0E5C" w:rsidRDefault="00CB4BEB" w:rsidP="003C0924">
            <w:pPr>
              <w:rPr>
                <w:rFonts w:ascii="Trebuchet MS" w:hAnsi="Trebuchet MS" w:cs="Trebuchet MS"/>
                <w:sz w:val="18"/>
                <w:szCs w:val="18"/>
              </w:rPr>
            </w:pPr>
            <w:r>
              <w:rPr>
                <w:rFonts w:ascii="Trebuchet MS" w:hAnsi="Trebuchet MS" w:cs="Trebuchet MS"/>
                <w:sz w:val="18"/>
                <w:szCs w:val="18"/>
              </w:rPr>
              <w:t>Hundetræningsbane</w:t>
            </w:r>
          </w:p>
        </w:tc>
      </w:tr>
      <w:tr w:rsidR="00CB4BEB" w:rsidRPr="008137F4" w14:paraId="2C47B081" w14:textId="77777777" w:rsidTr="003C0924">
        <w:trPr>
          <w:trHeight w:hRule="exact" w:val="255"/>
        </w:trPr>
        <w:tc>
          <w:tcPr>
            <w:tcW w:w="1695" w:type="dxa"/>
            <w:tcBorders>
              <w:top w:val="single" w:sz="4" w:space="0" w:color="auto"/>
              <w:left w:val="single" w:sz="4" w:space="0" w:color="auto"/>
              <w:bottom w:val="single" w:sz="4" w:space="0" w:color="auto"/>
              <w:right w:val="single" w:sz="4" w:space="0" w:color="auto"/>
            </w:tcBorders>
            <w:shd w:val="clear" w:color="auto" w:fill="D9D9D9"/>
            <w:vAlign w:val="bottom"/>
          </w:tcPr>
          <w:p w14:paraId="686BB519" w14:textId="77777777" w:rsidR="00CB4BEB" w:rsidRPr="00E9714B" w:rsidRDefault="00CB4BEB" w:rsidP="003C0924">
            <w:pPr>
              <w:rPr>
                <w:rFonts w:ascii="Trebuchet MS" w:hAnsi="Trebuchet MS"/>
                <w:sz w:val="18"/>
                <w:szCs w:val="18"/>
              </w:rPr>
            </w:pPr>
            <w:proofErr w:type="spellStart"/>
            <w:r w:rsidRPr="00E9714B">
              <w:rPr>
                <w:rFonts w:ascii="Trebuchet MS" w:hAnsi="Trebuchet MS"/>
                <w:sz w:val="18"/>
                <w:szCs w:val="18"/>
              </w:rPr>
              <w:t>udlejning_kode</w:t>
            </w:r>
            <w:proofErr w:type="spellEnd"/>
          </w:p>
        </w:tc>
        <w:tc>
          <w:tcPr>
            <w:tcW w:w="1164" w:type="dxa"/>
            <w:tcBorders>
              <w:top w:val="single" w:sz="4" w:space="0" w:color="auto"/>
              <w:left w:val="single" w:sz="4" w:space="0" w:color="auto"/>
              <w:bottom w:val="single" w:sz="4" w:space="0" w:color="auto"/>
              <w:right w:val="single" w:sz="4" w:space="0" w:color="auto"/>
            </w:tcBorders>
            <w:vAlign w:val="bottom"/>
          </w:tcPr>
          <w:p w14:paraId="070F80BD" w14:textId="77777777" w:rsidR="00CB4BEB" w:rsidRPr="00E9714B" w:rsidRDefault="00CB4BEB" w:rsidP="003C0924">
            <w:pPr>
              <w:rPr>
                <w:rFonts w:ascii="Trebuchet MS" w:hAnsi="Trebuchet MS"/>
                <w:sz w:val="18"/>
                <w:szCs w:val="18"/>
              </w:rPr>
            </w:pPr>
            <w:proofErr w:type="spellStart"/>
            <w:r>
              <w:rPr>
                <w:rFonts w:ascii="Trebuchet MS" w:hAnsi="Trebuchet MS"/>
                <w:sz w:val="18"/>
                <w:szCs w:val="18"/>
              </w:rPr>
              <w:t>udlejnin_k</w:t>
            </w:r>
            <w:proofErr w:type="spellEnd"/>
          </w:p>
        </w:tc>
        <w:tc>
          <w:tcPr>
            <w:tcW w:w="3609" w:type="dxa"/>
            <w:tcBorders>
              <w:top w:val="single" w:sz="4" w:space="0" w:color="auto"/>
              <w:left w:val="single" w:sz="4" w:space="0" w:color="auto"/>
              <w:bottom w:val="single" w:sz="4" w:space="0" w:color="auto"/>
              <w:right w:val="single" w:sz="4" w:space="0" w:color="auto"/>
            </w:tcBorders>
            <w:shd w:val="clear" w:color="auto" w:fill="auto"/>
            <w:vAlign w:val="bottom"/>
          </w:tcPr>
          <w:p w14:paraId="78CA816A"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Kode for udlejningstypen</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0BD3A68A"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51A8A651"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1 – 9</w:t>
            </w:r>
          </w:p>
        </w:tc>
        <w:tc>
          <w:tcPr>
            <w:tcW w:w="1364" w:type="dxa"/>
            <w:tcBorders>
              <w:top w:val="single" w:sz="4" w:space="0" w:color="auto"/>
              <w:left w:val="single" w:sz="4" w:space="0" w:color="auto"/>
              <w:bottom w:val="single" w:sz="4" w:space="0" w:color="auto"/>
              <w:right w:val="single" w:sz="4" w:space="0" w:color="auto"/>
            </w:tcBorders>
            <w:shd w:val="clear" w:color="auto" w:fill="auto"/>
            <w:vAlign w:val="bottom"/>
          </w:tcPr>
          <w:p w14:paraId="4E015561" w14:textId="77777777" w:rsidR="00CB4BEB" w:rsidRPr="00E9714B" w:rsidRDefault="00CB4BEB" w:rsidP="003C0924">
            <w:pPr>
              <w:jc w:val="center"/>
              <w:rPr>
                <w:rFonts w:ascii="Trebuchet MS" w:hAnsi="Trebuchet MS"/>
                <w:sz w:val="18"/>
                <w:szCs w:val="18"/>
              </w:rPr>
            </w:pPr>
            <w:r w:rsidRPr="00E9714B">
              <w:rPr>
                <w:rFonts w:ascii="Trebuchet MS" w:hAnsi="Trebuchet MS"/>
                <w:sz w:val="18"/>
                <w:szCs w:val="18"/>
              </w:rPr>
              <w:t>O</w:t>
            </w:r>
          </w:p>
        </w:tc>
        <w:tc>
          <w:tcPr>
            <w:tcW w:w="3260" w:type="dxa"/>
            <w:tcBorders>
              <w:top w:val="single" w:sz="4" w:space="0" w:color="auto"/>
              <w:left w:val="single" w:sz="4" w:space="0" w:color="auto"/>
              <w:bottom w:val="single" w:sz="4" w:space="0" w:color="auto"/>
              <w:right w:val="single" w:sz="4" w:space="0" w:color="auto"/>
            </w:tcBorders>
            <w:shd w:val="clear" w:color="auto" w:fill="auto"/>
            <w:vAlign w:val="bottom"/>
          </w:tcPr>
          <w:p w14:paraId="24354FEB"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2</w:t>
            </w:r>
          </w:p>
        </w:tc>
      </w:tr>
      <w:tr w:rsidR="00CB4BEB" w:rsidRPr="008137F4" w14:paraId="0E10A58F" w14:textId="77777777" w:rsidTr="003C0924">
        <w:trPr>
          <w:trHeight w:hRule="exact" w:val="255"/>
        </w:trPr>
        <w:tc>
          <w:tcPr>
            <w:tcW w:w="1695" w:type="dxa"/>
            <w:tcBorders>
              <w:top w:val="single" w:sz="4" w:space="0" w:color="auto"/>
              <w:left w:val="single" w:sz="4" w:space="0" w:color="auto"/>
              <w:bottom w:val="single" w:sz="4" w:space="0" w:color="auto"/>
              <w:right w:val="single" w:sz="4" w:space="0" w:color="auto"/>
            </w:tcBorders>
            <w:shd w:val="clear" w:color="auto" w:fill="99CCFF"/>
            <w:vAlign w:val="bottom"/>
          </w:tcPr>
          <w:p w14:paraId="554B1F4D"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udlejning</w:t>
            </w:r>
          </w:p>
        </w:tc>
        <w:tc>
          <w:tcPr>
            <w:tcW w:w="1164" w:type="dxa"/>
            <w:tcBorders>
              <w:top w:val="single" w:sz="4" w:space="0" w:color="auto"/>
              <w:left w:val="single" w:sz="4" w:space="0" w:color="auto"/>
              <w:bottom w:val="single" w:sz="4" w:space="0" w:color="auto"/>
              <w:right w:val="single" w:sz="4" w:space="0" w:color="auto"/>
            </w:tcBorders>
            <w:shd w:val="clear" w:color="auto" w:fill="99CCFF"/>
            <w:vAlign w:val="bottom"/>
          </w:tcPr>
          <w:p w14:paraId="3DFCB007" w14:textId="77777777" w:rsidR="00CB4BEB" w:rsidRPr="00E9714B" w:rsidRDefault="00CB4BEB" w:rsidP="003C0924">
            <w:pPr>
              <w:rPr>
                <w:rFonts w:ascii="Trebuchet MS" w:hAnsi="Trebuchet MS"/>
                <w:sz w:val="18"/>
                <w:szCs w:val="18"/>
              </w:rPr>
            </w:pPr>
            <w:proofErr w:type="spellStart"/>
            <w:r>
              <w:rPr>
                <w:rFonts w:ascii="Trebuchet MS" w:hAnsi="Trebuchet MS"/>
                <w:sz w:val="18"/>
                <w:szCs w:val="18"/>
              </w:rPr>
              <w:t>udlejnin</w:t>
            </w:r>
            <w:proofErr w:type="spellEnd"/>
          </w:p>
        </w:tc>
        <w:tc>
          <w:tcPr>
            <w:tcW w:w="3609" w:type="dxa"/>
            <w:tcBorders>
              <w:top w:val="single" w:sz="4" w:space="0" w:color="auto"/>
              <w:left w:val="single" w:sz="4" w:space="0" w:color="auto"/>
              <w:bottom w:val="single" w:sz="4" w:space="0" w:color="auto"/>
              <w:right w:val="single" w:sz="4" w:space="0" w:color="auto"/>
            </w:tcBorders>
            <w:shd w:val="clear" w:color="auto" w:fill="99CCFF"/>
            <w:vAlign w:val="bottom"/>
          </w:tcPr>
          <w:p w14:paraId="21F9DB54"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Udlejningstype</w:t>
            </w:r>
          </w:p>
        </w:tc>
        <w:tc>
          <w:tcPr>
            <w:tcW w:w="1155" w:type="dxa"/>
            <w:tcBorders>
              <w:top w:val="single" w:sz="4" w:space="0" w:color="auto"/>
              <w:left w:val="single" w:sz="4" w:space="0" w:color="auto"/>
              <w:bottom w:val="single" w:sz="4" w:space="0" w:color="auto"/>
              <w:right w:val="single" w:sz="4" w:space="0" w:color="auto"/>
            </w:tcBorders>
            <w:shd w:val="clear" w:color="auto" w:fill="99CCFF"/>
            <w:vAlign w:val="bottom"/>
          </w:tcPr>
          <w:p w14:paraId="095FF6BE"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99CCFF"/>
            <w:vAlign w:val="bottom"/>
          </w:tcPr>
          <w:p w14:paraId="4189869A"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0-40 tegn</w:t>
            </w:r>
          </w:p>
        </w:tc>
        <w:tc>
          <w:tcPr>
            <w:tcW w:w="1364" w:type="dxa"/>
            <w:tcBorders>
              <w:top w:val="single" w:sz="4" w:space="0" w:color="auto"/>
              <w:left w:val="single" w:sz="4" w:space="0" w:color="auto"/>
              <w:bottom w:val="single" w:sz="4" w:space="0" w:color="auto"/>
              <w:right w:val="single" w:sz="4" w:space="0" w:color="auto"/>
            </w:tcBorders>
            <w:shd w:val="clear" w:color="auto" w:fill="99CCFF"/>
            <w:vAlign w:val="bottom"/>
          </w:tcPr>
          <w:p w14:paraId="53FDA8E5" w14:textId="77777777" w:rsidR="00CB4BEB" w:rsidRPr="00E9714B" w:rsidRDefault="00CB4BEB" w:rsidP="003C0924">
            <w:pPr>
              <w:jc w:val="center"/>
              <w:rPr>
                <w:rFonts w:ascii="Trebuchet MS" w:hAnsi="Trebuchet MS"/>
                <w:sz w:val="18"/>
                <w:szCs w:val="18"/>
              </w:rPr>
            </w:pPr>
            <w:r w:rsidRPr="00E9714B">
              <w:rPr>
                <w:rFonts w:ascii="Trebuchet MS" w:hAnsi="Trebuchet MS"/>
                <w:sz w:val="18"/>
                <w:szCs w:val="18"/>
              </w:rPr>
              <w:t>S</w:t>
            </w:r>
          </w:p>
        </w:tc>
        <w:tc>
          <w:tcPr>
            <w:tcW w:w="3260" w:type="dxa"/>
            <w:tcBorders>
              <w:top w:val="single" w:sz="4" w:space="0" w:color="auto"/>
              <w:left w:val="single" w:sz="4" w:space="0" w:color="auto"/>
              <w:bottom w:val="single" w:sz="4" w:space="0" w:color="auto"/>
              <w:right w:val="single" w:sz="4" w:space="0" w:color="auto"/>
            </w:tcBorders>
            <w:shd w:val="clear" w:color="auto" w:fill="99CCFF"/>
            <w:vAlign w:val="bottom"/>
          </w:tcPr>
          <w:p w14:paraId="4545490F"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Vederlagsfrit</w:t>
            </w:r>
          </w:p>
        </w:tc>
      </w:tr>
      <w:tr w:rsidR="00CB4BEB" w:rsidRPr="00CE1917" w14:paraId="0B9AAABA" w14:textId="77777777" w:rsidTr="003C0924">
        <w:trPr>
          <w:trHeight w:hRule="exact" w:val="255"/>
        </w:trPr>
        <w:tc>
          <w:tcPr>
            <w:tcW w:w="1695" w:type="dxa"/>
            <w:tcBorders>
              <w:top w:val="single" w:sz="4" w:space="0" w:color="auto"/>
              <w:left w:val="single" w:sz="4" w:space="0" w:color="auto"/>
              <w:bottom w:val="single" w:sz="4" w:space="0" w:color="auto"/>
              <w:right w:val="single" w:sz="4" w:space="0" w:color="auto"/>
            </w:tcBorders>
            <w:shd w:val="clear" w:color="auto" w:fill="97DDBA"/>
            <w:vAlign w:val="bottom"/>
          </w:tcPr>
          <w:p w14:paraId="2FAC2203" w14:textId="77777777" w:rsidR="00CB4BEB" w:rsidRDefault="00CB4BEB" w:rsidP="003C0924">
            <w:pPr>
              <w:rPr>
                <w:rFonts w:ascii="Trebuchet MS" w:hAnsi="Trebuchet MS"/>
                <w:sz w:val="18"/>
                <w:szCs w:val="18"/>
              </w:rPr>
            </w:pPr>
            <w:proofErr w:type="spellStart"/>
            <w:r>
              <w:rPr>
                <w:rFonts w:ascii="Trebuchet MS" w:hAnsi="Trebuchet MS"/>
                <w:sz w:val="18"/>
                <w:szCs w:val="18"/>
              </w:rPr>
              <w:t>landbrug_kode</w:t>
            </w:r>
            <w:proofErr w:type="spellEnd"/>
          </w:p>
        </w:tc>
        <w:tc>
          <w:tcPr>
            <w:tcW w:w="1164" w:type="dxa"/>
            <w:tcBorders>
              <w:top w:val="single" w:sz="4" w:space="0" w:color="auto"/>
              <w:left w:val="single" w:sz="4" w:space="0" w:color="auto"/>
              <w:bottom w:val="single" w:sz="4" w:space="0" w:color="auto"/>
              <w:right w:val="single" w:sz="4" w:space="0" w:color="auto"/>
            </w:tcBorders>
            <w:shd w:val="clear" w:color="auto" w:fill="97DDBA"/>
          </w:tcPr>
          <w:p w14:paraId="79A1965E" w14:textId="77777777" w:rsidR="00CB4BEB" w:rsidRDefault="00CB4BEB" w:rsidP="003C0924">
            <w:pPr>
              <w:rPr>
                <w:rFonts w:ascii="Trebuchet MS" w:hAnsi="Trebuchet MS"/>
                <w:sz w:val="18"/>
                <w:szCs w:val="18"/>
              </w:rPr>
            </w:pPr>
          </w:p>
        </w:tc>
        <w:tc>
          <w:tcPr>
            <w:tcW w:w="3609" w:type="dxa"/>
            <w:tcBorders>
              <w:top w:val="single" w:sz="4" w:space="0" w:color="auto"/>
              <w:left w:val="single" w:sz="4" w:space="0" w:color="auto"/>
              <w:bottom w:val="single" w:sz="4" w:space="0" w:color="auto"/>
              <w:right w:val="single" w:sz="4" w:space="0" w:color="auto"/>
            </w:tcBorders>
            <w:shd w:val="clear" w:color="auto" w:fill="97DDBA"/>
            <w:vAlign w:val="bottom"/>
          </w:tcPr>
          <w:p w14:paraId="471286B7" w14:textId="77777777" w:rsidR="00CB4BEB" w:rsidRDefault="00CB4BEB" w:rsidP="003C0924">
            <w:pPr>
              <w:rPr>
                <w:rFonts w:ascii="Trebuchet MS" w:hAnsi="Trebuchet MS"/>
                <w:sz w:val="18"/>
                <w:szCs w:val="18"/>
              </w:rPr>
            </w:pPr>
            <w:r>
              <w:rPr>
                <w:rFonts w:ascii="Trebuchet MS" w:hAnsi="Trebuchet MS"/>
                <w:sz w:val="18"/>
                <w:szCs w:val="18"/>
              </w:rPr>
              <w:t>Kode for om det udlejes til landbrugsdrift</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2CC6E9FB" w14:textId="77777777" w:rsidR="00CB4BEB" w:rsidRPr="00BD0E5C"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97DDBA"/>
            <w:vAlign w:val="bottom"/>
          </w:tcPr>
          <w:p w14:paraId="660B114E" w14:textId="77777777" w:rsidR="00CB4BEB" w:rsidRDefault="00CB4BEB" w:rsidP="003C0924">
            <w:pPr>
              <w:rPr>
                <w:rFonts w:ascii="Trebuchet MS" w:hAnsi="Trebuchet MS"/>
                <w:sz w:val="18"/>
                <w:szCs w:val="18"/>
              </w:rPr>
            </w:pPr>
            <w:r>
              <w:rPr>
                <w:rFonts w:ascii="Trebuchet MS" w:hAnsi="Trebuchet MS"/>
                <w:sz w:val="18"/>
                <w:szCs w:val="18"/>
              </w:rPr>
              <w:t>0-3</w:t>
            </w:r>
          </w:p>
        </w:tc>
        <w:tc>
          <w:tcPr>
            <w:tcW w:w="1364" w:type="dxa"/>
            <w:tcBorders>
              <w:top w:val="single" w:sz="4" w:space="0" w:color="auto"/>
              <w:left w:val="single" w:sz="4" w:space="0" w:color="auto"/>
              <w:bottom w:val="single" w:sz="4" w:space="0" w:color="auto"/>
              <w:right w:val="single" w:sz="4" w:space="0" w:color="auto"/>
            </w:tcBorders>
            <w:shd w:val="clear" w:color="auto" w:fill="97DDBA"/>
            <w:vAlign w:val="bottom"/>
          </w:tcPr>
          <w:p w14:paraId="51A3D658"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3260" w:type="dxa"/>
            <w:tcBorders>
              <w:top w:val="single" w:sz="4" w:space="0" w:color="auto"/>
              <w:left w:val="single" w:sz="4" w:space="0" w:color="auto"/>
              <w:bottom w:val="single" w:sz="4" w:space="0" w:color="auto"/>
              <w:right w:val="single" w:sz="4" w:space="0" w:color="auto"/>
            </w:tcBorders>
            <w:shd w:val="clear" w:color="auto" w:fill="97DDBA"/>
            <w:vAlign w:val="bottom"/>
          </w:tcPr>
          <w:p w14:paraId="1562D539" w14:textId="77777777" w:rsidR="00CB4BEB" w:rsidRDefault="00CB4BEB" w:rsidP="003C0924">
            <w:pPr>
              <w:rPr>
                <w:rFonts w:ascii="Trebuchet MS" w:hAnsi="Trebuchet MS" w:cs="Trebuchet MS"/>
                <w:sz w:val="18"/>
                <w:szCs w:val="18"/>
              </w:rPr>
            </w:pPr>
            <w:proofErr w:type="spellStart"/>
            <w:r>
              <w:rPr>
                <w:rFonts w:ascii="Trebuchet MS" w:hAnsi="Trebuchet MS" w:cs="Trebuchet MS"/>
                <w:sz w:val="18"/>
                <w:szCs w:val="18"/>
              </w:rPr>
              <w:t>d_basis_ja_nej</w:t>
            </w:r>
            <w:proofErr w:type="spellEnd"/>
          </w:p>
        </w:tc>
      </w:tr>
      <w:tr w:rsidR="00CB4BEB" w:rsidRPr="00CE1917" w14:paraId="60D1C5D9" w14:textId="77777777" w:rsidTr="003C0924">
        <w:trPr>
          <w:trHeight w:hRule="exact" w:val="255"/>
        </w:trPr>
        <w:tc>
          <w:tcPr>
            <w:tcW w:w="1695" w:type="dxa"/>
            <w:tcBorders>
              <w:top w:val="single" w:sz="4" w:space="0" w:color="auto"/>
              <w:left w:val="single" w:sz="4" w:space="0" w:color="auto"/>
              <w:bottom w:val="nil"/>
              <w:right w:val="single" w:sz="4" w:space="0" w:color="auto"/>
            </w:tcBorders>
            <w:shd w:val="clear" w:color="auto" w:fill="97DDBA"/>
            <w:vAlign w:val="bottom"/>
          </w:tcPr>
          <w:p w14:paraId="47944BD4"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landbrug</w:t>
            </w:r>
          </w:p>
        </w:tc>
        <w:tc>
          <w:tcPr>
            <w:tcW w:w="1164" w:type="dxa"/>
            <w:tcBorders>
              <w:top w:val="single" w:sz="4" w:space="0" w:color="auto"/>
              <w:left w:val="single" w:sz="4" w:space="0" w:color="auto"/>
              <w:bottom w:val="nil"/>
              <w:right w:val="single" w:sz="4" w:space="0" w:color="auto"/>
            </w:tcBorders>
            <w:shd w:val="clear" w:color="auto" w:fill="97DDBA"/>
          </w:tcPr>
          <w:p w14:paraId="1F2DEEF1" w14:textId="77777777" w:rsidR="00CB4BEB" w:rsidRDefault="00CB4BEB" w:rsidP="003C0924">
            <w:pPr>
              <w:rPr>
                <w:rFonts w:ascii="Trebuchet MS" w:hAnsi="Trebuchet MS"/>
                <w:sz w:val="18"/>
                <w:szCs w:val="18"/>
              </w:rPr>
            </w:pPr>
          </w:p>
        </w:tc>
        <w:tc>
          <w:tcPr>
            <w:tcW w:w="3609" w:type="dxa"/>
            <w:tcBorders>
              <w:top w:val="single" w:sz="4" w:space="0" w:color="auto"/>
              <w:left w:val="single" w:sz="4" w:space="0" w:color="auto"/>
              <w:bottom w:val="nil"/>
              <w:right w:val="single" w:sz="4" w:space="0" w:color="auto"/>
            </w:tcBorders>
            <w:shd w:val="clear" w:color="auto" w:fill="97DDBA"/>
            <w:vAlign w:val="bottom"/>
          </w:tcPr>
          <w:p w14:paraId="40344EBF" w14:textId="77777777" w:rsidR="00CB4BEB" w:rsidRDefault="00CB4BEB" w:rsidP="003C0924">
            <w:pPr>
              <w:rPr>
                <w:rFonts w:ascii="Trebuchet MS" w:hAnsi="Trebuchet MS"/>
                <w:sz w:val="18"/>
                <w:szCs w:val="18"/>
              </w:rPr>
            </w:pPr>
            <w:r>
              <w:rPr>
                <w:rFonts w:ascii="Trebuchet MS" w:hAnsi="Trebuchet MS"/>
                <w:sz w:val="18"/>
                <w:szCs w:val="18"/>
              </w:rPr>
              <w:t>Om det udlejes til landbrugsdrift</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31BDBBE5" w14:textId="77777777" w:rsidR="00CB4BEB"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7DDBA"/>
            <w:vAlign w:val="bottom"/>
          </w:tcPr>
          <w:p w14:paraId="56DE171B" w14:textId="77777777" w:rsidR="00CB4BEB" w:rsidRDefault="00CB4BEB" w:rsidP="003C0924">
            <w:pPr>
              <w:rPr>
                <w:rFonts w:ascii="Trebuchet MS" w:hAnsi="Trebuchet MS"/>
                <w:sz w:val="18"/>
                <w:szCs w:val="18"/>
              </w:rPr>
            </w:pPr>
            <w:r>
              <w:rPr>
                <w:rFonts w:ascii="Trebuchet MS" w:hAnsi="Trebuchet MS"/>
                <w:sz w:val="18"/>
                <w:szCs w:val="18"/>
              </w:rPr>
              <w:t>0-7 tegn</w:t>
            </w:r>
          </w:p>
        </w:tc>
        <w:tc>
          <w:tcPr>
            <w:tcW w:w="1364" w:type="dxa"/>
            <w:tcBorders>
              <w:top w:val="single" w:sz="4" w:space="0" w:color="auto"/>
              <w:left w:val="single" w:sz="4" w:space="0" w:color="auto"/>
              <w:bottom w:val="nil"/>
              <w:right w:val="single" w:sz="4" w:space="0" w:color="auto"/>
            </w:tcBorders>
            <w:shd w:val="clear" w:color="auto" w:fill="97DDBA"/>
            <w:vAlign w:val="bottom"/>
          </w:tcPr>
          <w:p w14:paraId="21295BA0"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3260" w:type="dxa"/>
            <w:tcBorders>
              <w:top w:val="single" w:sz="4" w:space="0" w:color="auto"/>
              <w:left w:val="single" w:sz="4" w:space="0" w:color="auto"/>
              <w:bottom w:val="nil"/>
              <w:right w:val="single" w:sz="4" w:space="0" w:color="auto"/>
            </w:tcBorders>
            <w:shd w:val="clear" w:color="auto" w:fill="97DDBA"/>
            <w:vAlign w:val="bottom"/>
          </w:tcPr>
          <w:p w14:paraId="4AACC36B" w14:textId="77777777" w:rsidR="00CB4BEB" w:rsidRDefault="00CB4BEB" w:rsidP="003C0924">
            <w:pPr>
              <w:rPr>
                <w:rFonts w:ascii="Trebuchet MS" w:hAnsi="Trebuchet MS" w:cs="Trebuchet MS"/>
                <w:sz w:val="18"/>
                <w:szCs w:val="18"/>
              </w:rPr>
            </w:pPr>
          </w:p>
        </w:tc>
      </w:tr>
      <w:tr w:rsidR="00CB4BEB" w:rsidRPr="00353B49" w14:paraId="60CD700F" w14:textId="77777777" w:rsidTr="003C0924">
        <w:trPr>
          <w:trHeight w:hRule="exact" w:val="255"/>
        </w:trPr>
        <w:tc>
          <w:tcPr>
            <w:tcW w:w="1695" w:type="dxa"/>
            <w:tcBorders>
              <w:top w:val="single" w:sz="4" w:space="0" w:color="auto"/>
              <w:left w:val="single" w:sz="4" w:space="0" w:color="auto"/>
              <w:bottom w:val="nil"/>
              <w:right w:val="single" w:sz="4" w:space="0" w:color="auto"/>
            </w:tcBorders>
            <w:shd w:val="clear" w:color="auto" w:fill="97DDBA"/>
            <w:vAlign w:val="bottom"/>
          </w:tcPr>
          <w:p w14:paraId="6A9FF7D6" w14:textId="77777777" w:rsidR="00CB4BEB" w:rsidRPr="00353B49" w:rsidRDefault="00CB4BEB" w:rsidP="003C0924">
            <w:pPr>
              <w:rPr>
                <w:rFonts w:ascii="Trebuchet MS" w:hAnsi="Trebuchet MS" w:cs="Trebuchet MS"/>
                <w:sz w:val="18"/>
                <w:szCs w:val="18"/>
              </w:rPr>
            </w:pPr>
            <w:proofErr w:type="spellStart"/>
            <w:r>
              <w:rPr>
                <w:rFonts w:ascii="Trebuchet MS" w:hAnsi="Trebuchet MS" w:cs="Trebuchet MS"/>
                <w:sz w:val="18"/>
                <w:szCs w:val="18"/>
              </w:rPr>
              <w:t>sagsnr</w:t>
            </w:r>
            <w:proofErr w:type="spellEnd"/>
          </w:p>
        </w:tc>
        <w:tc>
          <w:tcPr>
            <w:tcW w:w="1164" w:type="dxa"/>
            <w:tcBorders>
              <w:top w:val="single" w:sz="4" w:space="0" w:color="auto"/>
              <w:left w:val="single" w:sz="4" w:space="0" w:color="auto"/>
              <w:bottom w:val="nil"/>
              <w:right w:val="single" w:sz="4" w:space="0" w:color="auto"/>
            </w:tcBorders>
            <w:shd w:val="clear" w:color="auto" w:fill="97DDBA"/>
          </w:tcPr>
          <w:p w14:paraId="15F3BD10" w14:textId="77777777" w:rsidR="00CB4BEB" w:rsidRPr="0014307B" w:rsidRDefault="00CB4BEB" w:rsidP="003C0924">
            <w:pPr>
              <w:rPr>
                <w:rFonts w:ascii="Trebuchet MS" w:hAnsi="Trebuchet MS" w:cs="Trebuchet MS"/>
                <w:sz w:val="18"/>
                <w:szCs w:val="18"/>
              </w:rPr>
            </w:pPr>
          </w:p>
        </w:tc>
        <w:tc>
          <w:tcPr>
            <w:tcW w:w="10744" w:type="dxa"/>
            <w:gridSpan w:val="5"/>
            <w:tcBorders>
              <w:top w:val="single" w:sz="4" w:space="0" w:color="auto"/>
              <w:left w:val="single" w:sz="4" w:space="0" w:color="auto"/>
              <w:bottom w:val="nil"/>
              <w:right w:val="single" w:sz="4" w:space="0" w:color="auto"/>
            </w:tcBorders>
            <w:shd w:val="clear" w:color="auto" w:fill="97DDBA"/>
            <w:vAlign w:val="bottom"/>
          </w:tcPr>
          <w:p w14:paraId="42A8CD01"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4BB18B48" w14:textId="77777777" w:rsidTr="003C0924">
        <w:trPr>
          <w:trHeight w:hRule="exact" w:val="255"/>
        </w:trPr>
        <w:tc>
          <w:tcPr>
            <w:tcW w:w="1695" w:type="dxa"/>
            <w:tcBorders>
              <w:top w:val="single" w:sz="4" w:space="0" w:color="auto"/>
              <w:left w:val="single" w:sz="4" w:space="0" w:color="auto"/>
              <w:bottom w:val="nil"/>
              <w:right w:val="single" w:sz="4" w:space="0" w:color="auto"/>
            </w:tcBorders>
            <w:shd w:val="clear" w:color="auto" w:fill="97DDBA"/>
            <w:vAlign w:val="bottom"/>
          </w:tcPr>
          <w:p w14:paraId="4450E157" w14:textId="77777777" w:rsidR="00CB4BEB" w:rsidRPr="00353B49" w:rsidRDefault="00CB4BEB" w:rsidP="003C0924">
            <w:pPr>
              <w:rPr>
                <w:rFonts w:ascii="Trebuchet MS" w:hAnsi="Trebuchet MS" w:cs="Trebuchet MS"/>
                <w:sz w:val="18"/>
                <w:szCs w:val="18"/>
              </w:rPr>
            </w:pPr>
            <w:proofErr w:type="spellStart"/>
            <w:r w:rsidRPr="00353B49">
              <w:rPr>
                <w:rFonts w:ascii="Trebuchet MS" w:hAnsi="Trebuchet MS" w:cs="Trebuchet MS"/>
                <w:sz w:val="18"/>
                <w:szCs w:val="18"/>
              </w:rPr>
              <w:lastRenderedPageBreak/>
              <w:t>gyldig_fra</w:t>
            </w:r>
            <w:proofErr w:type="spellEnd"/>
          </w:p>
        </w:tc>
        <w:tc>
          <w:tcPr>
            <w:tcW w:w="1164" w:type="dxa"/>
            <w:tcBorders>
              <w:top w:val="single" w:sz="4" w:space="0" w:color="auto"/>
              <w:left w:val="single" w:sz="4" w:space="0" w:color="auto"/>
              <w:bottom w:val="nil"/>
              <w:right w:val="single" w:sz="4" w:space="0" w:color="auto"/>
            </w:tcBorders>
            <w:shd w:val="clear" w:color="auto" w:fill="97DDBA"/>
          </w:tcPr>
          <w:p w14:paraId="6DE1A40A" w14:textId="77777777" w:rsidR="00CB4BEB" w:rsidRPr="0014307B" w:rsidRDefault="00CB4BEB" w:rsidP="003C0924">
            <w:pPr>
              <w:rPr>
                <w:rFonts w:ascii="Trebuchet MS" w:hAnsi="Trebuchet MS" w:cs="Trebuchet MS"/>
                <w:sz w:val="18"/>
                <w:szCs w:val="18"/>
              </w:rPr>
            </w:pPr>
          </w:p>
        </w:tc>
        <w:tc>
          <w:tcPr>
            <w:tcW w:w="10744" w:type="dxa"/>
            <w:gridSpan w:val="5"/>
            <w:tcBorders>
              <w:top w:val="single" w:sz="4" w:space="0" w:color="auto"/>
              <w:left w:val="single" w:sz="4" w:space="0" w:color="auto"/>
              <w:bottom w:val="nil"/>
              <w:right w:val="single" w:sz="4" w:space="0" w:color="auto"/>
            </w:tcBorders>
            <w:shd w:val="clear" w:color="auto" w:fill="97DDBA"/>
            <w:vAlign w:val="bottom"/>
          </w:tcPr>
          <w:p w14:paraId="045F00E2" w14:textId="77777777" w:rsidR="00CB4BEB" w:rsidRPr="0014307B"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r w:rsidDel="00C004C2">
              <w:rPr>
                <w:rFonts w:ascii="Trebuchet MS" w:hAnsi="Trebuchet MS" w:cs="Trebuchet MS"/>
                <w:sz w:val="18"/>
                <w:szCs w:val="18"/>
              </w:rPr>
              <w:t xml:space="preserve"> </w:t>
            </w:r>
          </w:p>
        </w:tc>
      </w:tr>
      <w:tr w:rsidR="00CB4BEB" w:rsidRPr="00353B49" w14:paraId="0D9AE968" w14:textId="77777777" w:rsidTr="003C0924">
        <w:trPr>
          <w:trHeight w:hRule="exact" w:val="255"/>
        </w:trPr>
        <w:tc>
          <w:tcPr>
            <w:tcW w:w="1695" w:type="dxa"/>
            <w:tcBorders>
              <w:top w:val="single" w:sz="4" w:space="0" w:color="auto"/>
              <w:left w:val="single" w:sz="4" w:space="0" w:color="auto"/>
              <w:bottom w:val="nil"/>
              <w:right w:val="single" w:sz="4" w:space="0" w:color="auto"/>
            </w:tcBorders>
            <w:shd w:val="clear" w:color="auto" w:fill="97DDBA"/>
            <w:vAlign w:val="bottom"/>
          </w:tcPr>
          <w:p w14:paraId="7539374C" w14:textId="77777777" w:rsidR="00CB4BEB" w:rsidRPr="00353B49" w:rsidRDefault="00CB4BEB" w:rsidP="003C0924">
            <w:pPr>
              <w:rPr>
                <w:rFonts w:ascii="Trebuchet MS" w:hAnsi="Trebuchet MS" w:cs="Trebuchet MS"/>
                <w:sz w:val="18"/>
                <w:szCs w:val="18"/>
              </w:rPr>
            </w:pPr>
            <w:proofErr w:type="spellStart"/>
            <w:r w:rsidRPr="00353B49">
              <w:rPr>
                <w:rFonts w:ascii="Trebuchet MS" w:hAnsi="Trebuchet MS" w:cs="Trebuchet MS"/>
                <w:sz w:val="18"/>
                <w:szCs w:val="18"/>
              </w:rPr>
              <w:t>gyldig_til</w:t>
            </w:r>
            <w:proofErr w:type="spellEnd"/>
          </w:p>
        </w:tc>
        <w:tc>
          <w:tcPr>
            <w:tcW w:w="1164" w:type="dxa"/>
            <w:tcBorders>
              <w:top w:val="single" w:sz="4" w:space="0" w:color="auto"/>
              <w:left w:val="single" w:sz="4" w:space="0" w:color="auto"/>
              <w:bottom w:val="nil"/>
              <w:right w:val="single" w:sz="4" w:space="0" w:color="auto"/>
            </w:tcBorders>
            <w:shd w:val="clear" w:color="auto" w:fill="97DDBA"/>
          </w:tcPr>
          <w:p w14:paraId="2F0B5F43" w14:textId="77777777" w:rsidR="00CB4BEB" w:rsidRPr="0014307B" w:rsidRDefault="00CB4BEB" w:rsidP="003C0924">
            <w:pPr>
              <w:rPr>
                <w:rFonts w:ascii="Trebuchet MS" w:hAnsi="Trebuchet MS" w:cs="Trebuchet MS"/>
                <w:sz w:val="18"/>
                <w:szCs w:val="18"/>
              </w:rPr>
            </w:pPr>
          </w:p>
        </w:tc>
        <w:tc>
          <w:tcPr>
            <w:tcW w:w="10744" w:type="dxa"/>
            <w:gridSpan w:val="5"/>
            <w:tcBorders>
              <w:top w:val="single" w:sz="4" w:space="0" w:color="auto"/>
              <w:left w:val="single" w:sz="4" w:space="0" w:color="auto"/>
              <w:bottom w:val="nil"/>
              <w:right w:val="single" w:sz="4" w:space="0" w:color="auto"/>
            </w:tcBorders>
            <w:shd w:val="clear" w:color="auto" w:fill="97DDBA"/>
            <w:vAlign w:val="bottom"/>
          </w:tcPr>
          <w:p w14:paraId="62526288" w14:textId="77777777" w:rsidR="00CB4BEB" w:rsidRPr="0014307B"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r w:rsidDel="00C004C2">
              <w:rPr>
                <w:rFonts w:ascii="Trebuchet MS" w:hAnsi="Trebuchet MS" w:cs="Trebuchet MS"/>
                <w:sz w:val="18"/>
                <w:szCs w:val="18"/>
              </w:rPr>
              <w:t xml:space="preserve"> </w:t>
            </w:r>
          </w:p>
        </w:tc>
      </w:tr>
      <w:tr w:rsidR="00CB4BEB" w:rsidRPr="00CE1917" w14:paraId="2DEB0E65" w14:textId="77777777" w:rsidTr="003C0924">
        <w:trPr>
          <w:trHeight w:hRule="exact" w:val="255"/>
        </w:trPr>
        <w:tc>
          <w:tcPr>
            <w:tcW w:w="1695" w:type="dxa"/>
            <w:tcBorders>
              <w:top w:val="single" w:sz="4" w:space="0" w:color="auto"/>
              <w:left w:val="single" w:sz="4" w:space="0" w:color="auto"/>
              <w:bottom w:val="single" w:sz="4" w:space="0" w:color="auto"/>
              <w:right w:val="single" w:sz="4" w:space="0" w:color="auto"/>
            </w:tcBorders>
            <w:shd w:val="clear" w:color="auto" w:fill="97DDBA"/>
            <w:vAlign w:val="bottom"/>
          </w:tcPr>
          <w:p w14:paraId="0AF8E0C6"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w:t>
            </w:r>
            <w:r w:rsidRPr="00CE1917">
              <w:rPr>
                <w:rFonts w:ascii="Trebuchet MS" w:hAnsi="Trebuchet MS" w:cs="Trebuchet MS"/>
                <w:sz w:val="18"/>
                <w:szCs w:val="18"/>
              </w:rPr>
              <w:t>ink</w:t>
            </w:r>
          </w:p>
        </w:tc>
        <w:tc>
          <w:tcPr>
            <w:tcW w:w="1164" w:type="dxa"/>
            <w:tcBorders>
              <w:top w:val="single" w:sz="4" w:space="0" w:color="auto"/>
              <w:left w:val="single" w:sz="4" w:space="0" w:color="auto"/>
              <w:bottom w:val="single" w:sz="4" w:space="0" w:color="auto"/>
              <w:right w:val="single" w:sz="4" w:space="0" w:color="auto"/>
            </w:tcBorders>
            <w:shd w:val="clear" w:color="auto" w:fill="97DDBA"/>
          </w:tcPr>
          <w:p w14:paraId="08D3C2EE" w14:textId="77777777" w:rsidR="00CB4BEB" w:rsidRPr="0014307B" w:rsidRDefault="00CB4BEB" w:rsidP="003C0924">
            <w:pPr>
              <w:rPr>
                <w:rFonts w:ascii="Trebuchet MS" w:hAnsi="Trebuchet MS" w:cs="Trebuchet MS"/>
                <w:sz w:val="18"/>
                <w:szCs w:val="18"/>
              </w:rPr>
            </w:pPr>
          </w:p>
        </w:tc>
        <w:tc>
          <w:tcPr>
            <w:tcW w:w="10744"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EE9E460"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1FBDF4F3" w14:textId="77777777" w:rsidTr="003C0924">
        <w:trPr>
          <w:trHeight w:hRule="exact" w:val="255"/>
        </w:trPr>
        <w:tc>
          <w:tcPr>
            <w:tcW w:w="13603" w:type="dxa"/>
            <w:gridSpan w:val="7"/>
            <w:tcBorders>
              <w:top w:val="nil"/>
              <w:left w:val="nil"/>
              <w:bottom w:val="nil"/>
              <w:right w:val="nil"/>
            </w:tcBorders>
            <w:shd w:val="clear" w:color="auto" w:fill="97DDBA"/>
            <w:vAlign w:val="bottom"/>
          </w:tcPr>
          <w:p w14:paraId="2D93F22A"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r w:rsidR="00CB4BEB" w:rsidRPr="0051728E" w14:paraId="7DDC80A8" w14:textId="77777777" w:rsidTr="003C0924">
        <w:trPr>
          <w:trHeight w:hRule="exact" w:val="255"/>
        </w:trPr>
        <w:tc>
          <w:tcPr>
            <w:tcW w:w="13603" w:type="dxa"/>
            <w:gridSpan w:val="7"/>
            <w:tcBorders>
              <w:top w:val="single" w:sz="4" w:space="0" w:color="auto"/>
              <w:left w:val="nil"/>
              <w:bottom w:val="nil"/>
              <w:right w:val="nil"/>
            </w:tcBorders>
            <w:shd w:val="clear" w:color="auto" w:fill="99CCFF"/>
            <w:vAlign w:val="bottom"/>
          </w:tcPr>
          <w:p w14:paraId="556AD0E3"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bl>
    <w:p w14:paraId="0F40B854" w14:textId="77777777" w:rsidR="00CB4BEB" w:rsidRDefault="00CB4BEB" w:rsidP="00CB4BEB">
      <w:pPr>
        <w:pStyle w:val="Overskrift6"/>
      </w:pPr>
      <w:r>
        <w:t>5.8.6.1</w:t>
      </w:r>
      <w:r w:rsidRPr="00A32757">
        <w:t xml:space="preserve"> </w:t>
      </w:r>
      <w:r>
        <w:t>Metadata</w:t>
      </w:r>
      <w:r w:rsidRPr="00C74419">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18A045AD" w14:textId="77777777" w:rsidTr="003C0924">
        <w:trPr>
          <w:trHeight w:hRule="exact" w:val="255"/>
        </w:trPr>
        <w:tc>
          <w:tcPr>
            <w:tcW w:w="2235" w:type="dxa"/>
            <w:shd w:val="clear" w:color="auto" w:fill="D9D9D9"/>
            <w:vAlign w:val="bottom"/>
          </w:tcPr>
          <w:p w14:paraId="40EC1567"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3BFDF4AC"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76760CDE" w14:textId="77777777" w:rsidTr="003C0924">
        <w:trPr>
          <w:trHeight w:hRule="exact" w:val="255"/>
        </w:trPr>
        <w:tc>
          <w:tcPr>
            <w:tcW w:w="2235" w:type="dxa"/>
            <w:shd w:val="clear" w:color="auto" w:fill="E0E0E0"/>
            <w:vAlign w:val="bottom"/>
          </w:tcPr>
          <w:p w14:paraId="579DB37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57FBEB1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Forpagtningsareal</w:t>
            </w:r>
          </w:p>
        </w:tc>
      </w:tr>
      <w:tr w:rsidR="00CB4BEB" w:rsidRPr="0051728E" w14:paraId="15948701" w14:textId="77777777" w:rsidTr="003C0924">
        <w:trPr>
          <w:trHeight w:hRule="exact" w:val="255"/>
        </w:trPr>
        <w:tc>
          <w:tcPr>
            <w:tcW w:w="2235" w:type="dxa"/>
            <w:shd w:val="clear" w:color="auto" w:fill="E0E0E0"/>
            <w:vAlign w:val="bottom"/>
          </w:tcPr>
          <w:p w14:paraId="29D8A01A"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7682DE3B" w14:textId="77777777" w:rsidR="00CB4BEB" w:rsidRPr="00DA45C4" w:rsidRDefault="00CB4BEB" w:rsidP="003C0924">
            <w:pPr>
              <w:rPr>
                <w:rFonts w:ascii="Trebuchet MS" w:hAnsi="Trebuchet MS" w:cs="Trebuchet MS"/>
                <w:sz w:val="18"/>
                <w:szCs w:val="18"/>
              </w:rPr>
            </w:pPr>
            <w:r w:rsidRPr="00DA45C4">
              <w:rPr>
                <w:rFonts w:ascii="Trebuchet MS" w:hAnsi="Trebuchet MS" w:cs="Trebuchet MS"/>
                <w:sz w:val="18"/>
                <w:szCs w:val="18"/>
              </w:rPr>
              <w:t>5705</w:t>
            </w:r>
          </w:p>
        </w:tc>
      </w:tr>
      <w:tr w:rsidR="00CB4BEB" w:rsidRPr="002E1115" w14:paraId="11D73148" w14:textId="77777777" w:rsidTr="003C0924">
        <w:trPr>
          <w:trHeight w:hRule="exact" w:val="255"/>
        </w:trPr>
        <w:tc>
          <w:tcPr>
            <w:tcW w:w="2235" w:type="dxa"/>
            <w:shd w:val="clear" w:color="auto" w:fill="E0E0E0"/>
            <w:vAlign w:val="bottom"/>
          </w:tcPr>
          <w:p w14:paraId="7E0BF7B8" w14:textId="77777777" w:rsidR="00CB4BEB" w:rsidRPr="007E0FF5" w:rsidRDefault="00CB4BEB" w:rsidP="003C0924">
            <w:pPr>
              <w:rPr>
                <w:rFonts w:ascii="Trebuchet MS" w:hAnsi="Trebuchet MS" w:cs="Trebuchet MS"/>
                <w:sz w:val="18"/>
                <w:szCs w:val="18"/>
              </w:rPr>
            </w:pPr>
            <w:r w:rsidRPr="007E0FF5">
              <w:rPr>
                <w:rFonts w:ascii="Trebuchet MS" w:hAnsi="Trebuchet MS" w:cs="Trebuchet MS"/>
                <w:sz w:val="18"/>
                <w:szCs w:val="18"/>
              </w:rPr>
              <w:t>Definition</w:t>
            </w:r>
          </w:p>
        </w:tc>
        <w:tc>
          <w:tcPr>
            <w:tcW w:w="11340" w:type="dxa"/>
            <w:shd w:val="clear" w:color="auto" w:fill="auto"/>
            <w:vAlign w:val="bottom"/>
          </w:tcPr>
          <w:p w14:paraId="2C2B3D30" w14:textId="77777777" w:rsidR="00CB4BEB" w:rsidRPr="00DA45C4" w:rsidRDefault="00CB4BEB" w:rsidP="003C0924">
            <w:pPr>
              <w:rPr>
                <w:rFonts w:ascii="Trebuchet MS" w:hAnsi="Trebuchet MS" w:cs="Trebuchet MS"/>
                <w:sz w:val="18"/>
                <w:szCs w:val="18"/>
              </w:rPr>
            </w:pPr>
            <w:r w:rsidRPr="00DA45C4">
              <w:rPr>
                <w:rFonts w:ascii="Trebuchet MS" w:hAnsi="Trebuchet MS" w:cs="Trebuchet MS"/>
                <w:sz w:val="18"/>
                <w:szCs w:val="18"/>
              </w:rPr>
              <w:t>Kommunale arealer som udlejes/forpagtes.</w:t>
            </w:r>
          </w:p>
        </w:tc>
      </w:tr>
      <w:tr w:rsidR="00CB4BEB" w:rsidRPr="0051728E" w14:paraId="36D130E1" w14:textId="77777777" w:rsidTr="003C0924">
        <w:trPr>
          <w:trHeight w:hRule="exact" w:val="255"/>
        </w:trPr>
        <w:tc>
          <w:tcPr>
            <w:tcW w:w="2235" w:type="dxa"/>
            <w:shd w:val="clear" w:color="auto" w:fill="E0E0E0"/>
            <w:vAlign w:val="bottom"/>
          </w:tcPr>
          <w:p w14:paraId="078A5EA4" w14:textId="77777777" w:rsidR="00CB4BEB" w:rsidRPr="007E0FF5" w:rsidRDefault="00CB4BEB" w:rsidP="003C0924">
            <w:pPr>
              <w:rPr>
                <w:rFonts w:ascii="Trebuchet MS" w:hAnsi="Trebuchet MS" w:cs="Trebuchet MS"/>
                <w:sz w:val="18"/>
                <w:szCs w:val="18"/>
              </w:rPr>
            </w:pPr>
            <w:r w:rsidRPr="007E0FF5">
              <w:rPr>
                <w:rFonts w:ascii="Trebuchet MS" w:hAnsi="Trebuchet MS" w:cs="Trebuchet MS"/>
                <w:sz w:val="18"/>
                <w:szCs w:val="18"/>
              </w:rPr>
              <w:t>Beskrivelse</w:t>
            </w:r>
          </w:p>
        </w:tc>
        <w:tc>
          <w:tcPr>
            <w:tcW w:w="11340" w:type="dxa"/>
            <w:shd w:val="clear" w:color="auto" w:fill="FFFFFF"/>
            <w:vAlign w:val="bottom"/>
          </w:tcPr>
          <w:p w14:paraId="625D77FE" w14:textId="77777777" w:rsidR="00CB4BEB" w:rsidRPr="00DA45C4" w:rsidRDefault="00CB4BEB" w:rsidP="003C0924">
            <w:pPr>
              <w:rPr>
                <w:rFonts w:ascii="Trebuchet MS" w:hAnsi="Trebuchet MS" w:cs="Trebuchet MS"/>
                <w:sz w:val="18"/>
                <w:szCs w:val="18"/>
              </w:rPr>
            </w:pPr>
            <w:r w:rsidRPr="00DA45C4">
              <w:rPr>
                <w:rFonts w:ascii="Trebuchet MS" w:hAnsi="Trebuchet MS" w:cs="Trebuchet MS"/>
                <w:sz w:val="18"/>
                <w:szCs w:val="18"/>
              </w:rPr>
              <w:t xml:space="preserve">Marker, ejendomme, cirkuspladser som udlejes/forpagtes til anden side. </w:t>
            </w:r>
          </w:p>
        </w:tc>
      </w:tr>
      <w:tr w:rsidR="00CB4BEB" w:rsidRPr="0051728E" w14:paraId="45F5CD00" w14:textId="77777777" w:rsidTr="003C0924">
        <w:trPr>
          <w:trHeight w:hRule="exact" w:val="255"/>
        </w:trPr>
        <w:tc>
          <w:tcPr>
            <w:tcW w:w="2235" w:type="dxa"/>
            <w:shd w:val="clear" w:color="auto" w:fill="E0E0E0"/>
            <w:vAlign w:val="bottom"/>
          </w:tcPr>
          <w:p w14:paraId="124CE6E8"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auto"/>
            <w:vAlign w:val="bottom"/>
          </w:tcPr>
          <w:p w14:paraId="2B430A7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Skabe overblik over hvad de kommunale ejendomme er udlejet til og hvor længe.</w:t>
            </w:r>
          </w:p>
        </w:tc>
      </w:tr>
      <w:tr w:rsidR="00CB4BEB" w:rsidRPr="0051728E" w14:paraId="54321054" w14:textId="77777777" w:rsidTr="003C0924">
        <w:trPr>
          <w:trHeight w:hRule="exact" w:val="255"/>
        </w:trPr>
        <w:tc>
          <w:tcPr>
            <w:tcW w:w="2235" w:type="dxa"/>
            <w:shd w:val="clear" w:color="auto" w:fill="E0E0E0"/>
            <w:vAlign w:val="bottom"/>
          </w:tcPr>
          <w:p w14:paraId="01C65B4F"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auto"/>
            <w:vAlign w:val="bottom"/>
          </w:tcPr>
          <w:p w14:paraId="31A9A52A" w14:textId="77777777" w:rsidR="00CB4BEB" w:rsidRPr="00FE3FC3" w:rsidRDefault="00CB4BEB" w:rsidP="003C0924">
            <w:pPr>
              <w:rPr>
                <w:rFonts w:ascii="Trebuchet MS" w:hAnsi="Trebuchet MS" w:cs="Trebuchet MS"/>
                <w:sz w:val="18"/>
                <w:szCs w:val="18"/>
              </w:rPr>
            </w:pPr>
            <w:r w:rsidRPr="00DA45C4">
              <w:rPr>
                <w:rFonts w:ascii="Trebuchet MS" w:hAnsi="Trebuchet MS" w:cs="Trebuchet MS"/>
                <w:sz w:val="18"/>
                <w:szCs w:val="18"/>
              </w:rPr>
              <w:t>Arealanvendelse</w:t>
            </w:r>
          </w:p>
        </w:tc>
      </w:tr>
      <w:tr w:rsidR="00CB4BEB" w:rsidRPr="0051728E" w14:paraId="3F830EE9" w14:textId="77777777" w:rsidTr="003C0924">
        <w:trPr>
          <w:trHeight w:hRule="exact" w:val="255"/>
        </w:trPr>
        <w:tc>
          <w:tcPr>
            <w:tcW w:w="2235" w:type="dxa"/>
            <w:shd w:val="clear" w:color="auto" w:fill="E0E0E0"/>
            <w:vAlign w:val="bottom"/>
          </w:tcPr>
          <w:p w14:paraId="1FA94FB8" w14:textId="77777777" w:rsidR="00CB4BEB" w:rsidRPr="00492FFE" w:rsidRDefault="00CB4BEB" w:rsidP="003C0924">
            <w:pPr>
              <w:rPr>
                <w:rFonts w:ascii="Trebuchet MS" w:hAnsi="Trebuchet MS" w:cs="Trebuchet MS"/>
                <w:sz w:val="18"/>
                <w:szCs w:val="18"/>
              </w:rPr>
            </w:pPr>
            <w:proofErr w:type="spellStart"/>
            <w:r>
              <w:rPr>
                <w:rFonts w:ascii="Trebuchet MS" w:hAnsi="Trebuchet MS" w:cs="Trebuchet MS"/>
                <w:sz w:val="18"/>
                <w:szCs w:val="18"/>
              </w:rPr>
              <w:t>No</w:t>
            </w:r>
            <w:r w:rsidRPr="00E9714B">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roofErr w:type="spellEnd"/>
          </w:p>
        </w:tc>
        <w:tc>
          <w:tcPr>
            <w:tcW w:w="11340" w:type="dxa"/>
            <w:shd w:val="clear" w:color="auto" w:fill="auto"/>
            <w:vAlign w:val="bottom"/>
          </w:tcPr>
          <w:p w14:paraId="3D63FA38" w14:textId="77777777" w:rsidR="00CB4BEB" w:rsidRPr="00492FFE" w:rsidRDefault="00CB4BEB" w:rsidP="00DA45C4">
            <w:pPr>
              <w:rPr>
                <w:rFonts w:ascii="Trebuchet MS" w:hAnsi="Trebuchet MS" w:cs="Trebuchet MS"/>
                <w:sz w:val="18"/>
                <w:szCs w:val="18"/>
              </w:rPr>
            </w:pPr>
            <w:r>
              <w:rPr>
                <w:rFonts w:ascii="Trebuchet MS" w:hAnsi="Trebuchet MS" w:cs="Trebuchet MS"/>
                <w:sz w:val="18"/>
                <w:szCs w:val="18"/>
              </w:rPr>
              <w:t>Udlejning, forpagtning</w:t>
            </w:r>
          </w:p>
        </w:tc>
      </w:tr>
      <w:tr w:rsidR="00CB4BEB" w:rsidRPr="0051728E" w14:paraId="4B0CF112" w14:textId="77777777" w:rsidTr="003C0924">
        <w:trPr>
          <w:trHeight w:hRule="exact" w:val="255"/>
        </w:trPr>
        <w:tc>
          <w:tcPr>
            <w:tcW w:w="2235" w:type="dxa"/>
            <w:shd w:val="clear" w:color="auto" w:fill="E0E0E0"/>
            <w:vAlign w:val="bottom"/>
          </w:tcPr>
          <w:p w14:paraId="21DFCEF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auto"/>
            <w:vAlign w:val="bottom"/>
          </w:tcPr>
          <w:p w14:paraId="2212ECA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0CD00A37" w14:textId="77777777" w:rsidTr="003C0924">
        <w:trPr>
          <w:trHeight w:hRule="exact" w:val="255"/>
        </w:trPr>
        <w:tc>
          <w:tcPr>
            <w:tcW w:w="2235" w:type="dxa"/>
            <w:shd w:val="clear" w:color="auto" w:fill="E0E0E0"/>
            <w:vAlign w:val="bottom"/>
          </w:tcPr>
          <w:p w14:paraId="4A8920CC"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09BC031C" w14:textId="77777777" w:rsidR="00CB4BEB" w:rsidRPr="00FE3FC3" w:rsidRDefault="00CB4BEB" w:rsidP="003C0924">
            <w:pPr>
              <w:rPr>
                <w:rFonts w:ascii="Trebuchet MS" w:hAnsi="Trebuchet MS" w:cs="Trebuchet MS"/>
                <w:sz w:val="18"/>
                <w:szCs w:val="18"/>
              </w:rPr>
            </w:pPr>
          </w:p>
        </w:tc>
      </w:tr>
      <w:tr w:rsidR="00CB4BEB" w:rsidRPr="00186E64" w14:paraId="6D658F8A" w14:textId="77777777" w:rsidTr="003C0924">
        <w:trPr>
          <w:trHeight w:hRule="exact" w:val="255"/>
        </w:trPr>
        <w:tc>
          <w:tcPr>
            <w:tcW w:w="2235" w:type="dxa"/>
            <w:shd w:val="clear" w:color="auto" w:fill="E0E0E0"/>
            <w:vAlign w:val="bottom"/>
          </w:tcPr>
          <w:p w14:paraId="24248692"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KLE_koder</w:t>
            </w:r>
            <w:proofErr w:type="spellEnd"/>
          </w:p>
        </w:tc>
        <w:tc>
          <w:tcPr>
            <w:tcW w:w="11340" w:type="dxa"/>
            <w:shd w:val="clear" w:color="auto" w:fill="FFFFFF"/>
            <w:vAlign w:val="bottom"/>
          </w:tcPr>
          <w:p w14:paraId="284B576C" w14:textId="77777777" w:rsidR="00CB4BEB" w:rsidRPr="00576460" w:rsidRDefault="00CB4BEB" w:rsidP="003C0924">
            <w:pPr>
              <w:rPr>
                <w:rFonts w:ascii="Trebuchet MS" w:hAnsi="Trebuchet MS" w:cs="Trebuchet MS"/>
                <w:sz w:val="18"/>
                <w:szCs w:val="18"/>
              </w:rPr>
            </w:pPr>
            <w:r w:rsidRPr="00DA45C4">
              <w:rPr>
                <w:rFonts w:ascii="Trebuchet MS" w:hAnsi="Trebuchet MS" w:cs="Trebuchet MS"/>
                <w:sz w:val="18"/>
                <w:szCs w:val="18"/>
              </w:rPr>
              <w:t>13.06.03</w:t>
            </w:r>
          </w:p>
        </w:tc>
      </w:tr>
    </w:tbl>
    <w:p w14:paraId="6C40A202" w14:textId="77777777" w:rsidR="00CB4BEB" w:rsidRPr="00A32757" w:rsidRDefault="00CB4BEB" w:rsidP="00CB4BEB">
      <w:pPr>
        <w:pStyle w:val="Overskrift6"/>
      </w:pPr>
      <w:r>
        <w:t>5.8.6.2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6"/>
        <w:gridCol w:w="8960"/>
      </w:tblGrid>
      <w:tr w:rsidR="00CB4BEB" w:rsidRPr="0051728E" w14:paraId="110F43FB" w14:textId="77777777" w:rsidTr="003C0924">
        <w:trPr>
          <w:trHeight w:hRule="exact" w:val="255"/>
        </w:trPr>
        <w:tc>
          <w:tcPr>
            <w:tcW w:w="4503" w:type="dxa"/>
            <w:shd w:val="clear" w:color="auto" w:fill="D9D9D9"/>
            <w:vAlign w:val="bottom"/>
          </w:tcPr>
          <w:p w14:paraId="069410C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7953707C"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51CF162F" w14:textId="77777777" w:rsidTr="003C0924">
        <w:trPr>
          <w:trHeight w:hRule="exact" w:val="709"/>
        </w:trPr>
        <w:tc>
          <w:tcPr>
            <w:tcW w:w="4503" w:type="dxa"/>
            <w:shd w:val="clear" w:color="auto" w:fill="E0E0E0"/>
            <w:vAlign w:val="center"/>
          </w:tcPr>
          <w:p w14:paraId="11AF9C46"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auto"/>
            <w:vAlign w:val="bottom"/>
          </w:tcPr>
          <w:p w14:paraId="190AE3B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Indtegn fladen der udlejes.  I de tilfælde, hvor hele jordstykket udlejes, genbruges geometrien fra matrikelkortet – jordstykket. Ellers anvendes i størst muligt omfang samme geometri som fremgår af evt. kort i forpagtnings-/udlejningsaftalen. </w:t>
            </w:r>
            <w:r w:rsidRPr="00E45822">
              <w:rPr>
                <w:rFonts w:ascii="Trebuchet MS" w:hAnsi="Trebuchet MS" w:cs="Trebuchet MS"/>
                <w:sz w:val="18"/>
                <w:szCs w:val="18"/>
              </w:rPr>
              <w:t>Gyldighedsperiode: Tidspunktet for forpagtningens start og udløb</w:t>
            </w:r>
          </w:p>
        </w:tc>
      </w:tr>
      <w:tr w:rsidR="00CB4BEB" w:rsidRPr="0051728E" w14:paraId="1D408EAF" w14:textId="77777777" w:rsidTr="003C0924">
        <w:trPr>
          <w:trHeight w:hRule="exact" w:val="510"/>
        </w:trPr>
        <w:tc>
          <w:tcPr>
            <w:tcW w:w="4503" w:type="dxa"/>
            <w:shd w:val="clear" w:color="auto" w:fill="E0E0E0"/>
            <w:vAlign w:val="center"/>
          </w:tcPr>
          <w:p w14:paraId="1092EB1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auto"/>
            <w:vAlign w:val="bottom"/>
          </w:tcPr>
          <w:p w14:paraId="6F514E95"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om arealet udlejes til landbrugsformål eller ej. Desuden er der et fri-tekst felt, hvor anvendelse formålet fremgår af.</w:t>
            </w:r>
          </w:p>
        </w:tc>
      </w:tr>
      <w:tr w:rsidR="00CB4BEB" w:rsidRPr="0051728E" w14:paraId="691F3038" w14:textId="77777777" w:rsidTr="003C0924">
        <w:trPr>
          <w:trHeight w:hRule="exact" w:val="255"/>
        </w:trPr>
        <w:tc>
          <w:tcPr>
            <w:tcW w:w="4503" w:type="dxa"/>
            <w:shd w:val="clear" w:color="auto" w:fill="E0E0E0"/>
            <w:vAlign w:val="bottom"/>
          </w:tcPr>
          <w:p w14:paraId="50AEA06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auto"/>
            <w:vAlign w:val="bottom"/>
          </w:tcPr>
          <w:p w14:paraId="564D28B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73954770" w14:textId="77777777" w:rsidTr="003C0924">
        <w:trPr>
          <w:trHeight w:hRule="exact" w:val="255"/>
        </w:trPr>
        <w:tc>
          <w:tcPr>
            <w:tcW w:w="4503" w:type="dxa"/>
            <w:shd w:val="clear" w:color="auto" w:fill="E0E0E0"/>
            <w:vAlign w:val="bottom"/>
          </w:tcPr>
          <w:p w14:paraId="6C89C25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auto"/>
            <w:vAlign w:val="bottom"/>
          </w:tcPr>
          <w:p w14:paraId="7BF14FF4" w14:textId="77777777" w:rsidR="00CB4BEB" w:rsidRPr="00024C60" w:rsidRDefault="00CB4BEB" w:rsidP="003C0924">
            <w:pPr>
              <w:rPr>
                <w:rFonts w:ascii="Trebuchet MS" w:hAnsi="Trebuchet MS" w:cs="Trebuchet MS"/>
                <w:sz w:val="18"/>
                <w:szCs w:val="18"/>
              </w:rPr>
            </w:pPr>
          </w:p>
        </w:tc>
      </w:tr>
      <w:tr w:rsidR="00CB4BEB" w:rsidRPr="0051728E" w14:paraId="4CB8A250" w14:textId="77777777" w:rsidTr="003C0924">
        <w:trPr>
          <w:trHeight w:hRule="exact" w:val="255"/>
        </w:trPr>
        <w:tc>
          <w:tcPr>
            <w:tcW w:w="4503" w:type="dxa"/>
            <w:shd w:val="clear" w:color="auto" w:fill="E0E0E0"/>
            <w:vAlign w:val="bottom"/>
          </w:tcPr>
          <w:p w14:paraId="40E2810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auto"/>
            <w:vAlign w:val="bottom"/>
          </w:tcPr>
          <w:p w14:paraId="4C7C042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Overlap må forekomme, hvis samme areal udleje til forskellige formål som ikke konflikter.</w:t>
            </w:r>
          </w:p>
        </w:tc>
      </w:tr>
      <w:tr w:rsidR="00CB4BEB" w:rsidRPr="0051728E" w14:paraId="7EA94A06" w14:textId="77777777" w:rsidTr="003C0924">
        <w:trPr>
          <w:trHeight w:hRule="exact" w:val="255"/>
        </w:trPr>
        <w:tc>
          <w:tcPr>
            <w:tcW w:w="4503" w:type="dxa"/>
            <w:shd w:val="clear" w:color="auto" w:fill="E0E0E0"/>
            <w:vAlign w:val="bottom"/>
          </w:tcPr>
          <w:p w14:paraId="6237B5D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auto"/>
            <w:vAlign w:val="bottom"/>
          </w:tcPr>
          <w:p w14:paraId="0E48170F"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Jordstykke</w:t>
            </w:r>
          </w:p>
        </w:tc>
      </w:tr>
    </w:tbl>
    <w:p w14:paraId="3F89D57F" w14:textId="77777777" w:rsidR="00CB4BEB" w:rsidRPr="00E45822" w:rsidRDefault="00CB4BEB" w:rsidP="00CB4BEB">
      <w:pPr>
        <w:pStyle w:val="Overskrift6"/>
        <w:rPr>
          <w:b/>
        </w:rPr>
      </w:pPr>
      <w:r w:rsidRPr="00E45822">
        <w:t>5.8.6.3 Kodelister</w:t>
      </w:r>
    </w:p>
    <w:p w14:paraId="25D032CB" w14:textId="77777777" w:rsidR="00CB4BEB" w:rsidRPr="00E45822" w:rsidRDefault="00CB4BEB" w:rsidP="00CB4BEB">
      <w:pPr>
        <w:autoSpaceDE w:val="0"/>
        <w:autoSpaceDN w:val="0"/>
        <w:adjustRightInd w:val="0"/>
        <w:rPr>
          <w:rFonts w:ascii="Trebuchet MS" w:hAnsi="Trebuchet MS" w:cs="Trebuchet MS"/>
          <w:sz w:val="18"/>
          <w:szCs w:val="18"/>
        </w:rPr>
      </w:pPr>
      <w:r w:rsidRPr="00E45822">
        <w:rPr>
          <w:rFonts w:ascii="Trebuchet MS" w:hAnsi="Trebuchet MS" w:cs="Trebuchet MS"/>
          <w:sz w:val="18"/>
          <w:szCs w:val="18"/>
        </w:rPr>
        <w:t>Kodelisterne fungerer som oversættelser mellem anvendte kodeværdier og de matchende forklarende tekster.</w:t>
      </w:r>
    </w:p>
    <w:p w14:paraId="3F395E6D" w14:textId="77777777" w:rsidR="00CB4BEB" w:rsidRPr="00E45822" w:rsidRDefault="00CB4BEB" w:rsidP="00CB4BEB">
      <w:pPr>
        <w:pStyle w:val="Overskrift7"/>
      </w:pPr>
      <w:r w:rsidRPr="00E45822">
        <w:lastRenderedPageBreak/>
        <w:t>5.8.6.3.1   5705 Udlejning (d_5705_udlejning)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0"/>
        <w:gridCol w:w="1259"/>
        <w:gridCol w:w="1401"/>
        <w:gridCol w:w="9246"/>
      </w:tblGrid>
      <w:tr w:rsidR="00CB4BEB" w:rsidRPr="00E45822" w14:paraId="3DF7713E" w14:textId="77777777" w:rsidTr="003C0924">
        <w:trPr>
          <w:trHeight w:hRule="exact" w:val="255"/>
        </w:trPr>
        <w:tc>
          <w:tcPr>
            <w:tcW w:w="0" w:type="auto"/>
            <w:tcBorders>
              <w:bottom w:val="single" w:sz="4" w:space="0" w:color="auto"/>
            </w:tcBorders>
            <w:shd w:val="clear" w:color="auto" w:fill="D9D9D9"/>
            <w:vAlign w:val="bottom"/>
          </w:tcPr>
          <w:p w14:paraId="16E85CC8" w14:textId="77777777" w:rsidR="00CB4BEB" w:rsidRPr="00E45822" w:rsidRDefault="00CB4BEB" w:rsidP="003C0924">
            <w:pPr>
              <w:rPr>
                <w:rFonts w:ascii="Trebuchet MS" w:hAnsi="Trebuchet MS" w:cs="Trebuchet MS"/>
                <w:b/>
                <w:bCs/>
                <w:sz w:val="18"/>
                <w:szCs w:val="18"/>
              </w:rPr>
            </w:pPr>
            <w:proofErr w:type="spellStart"/>
            <w:r w:rsidRPr="00E45822">
              <w:rPr>
                <w:rFonts w:ascii="Trebuchet MS" w:hAnsi="Trebuchet MS" w:cs="Trebuchet MS"/>
                <w:b/>
                <w:bCs/>
                <w:sz w:val="18"/>
                <w:szCs w:val="18"/>
              </w:rPr>
              <w:t>udlejning_kode</w:t>
            </w:r>
            <w:proofErr w:type="spellEnd"/>
          </w:p>
        </w:tc>
        <w:tc>
          <w:tcPr>
            <w:tcW w:w="0" w:type="auto"/>
            <w:tcBorders>
              <w:bottom w:val="single" w:sz="4" w:space="0" w:color="auto"/>
            </w:tcBorders>
            <w:shd w:val="clear" w:color="auto" w:fill="D9D9D9"/>
            <w:vAlign w:val="bottom"/>
          </w:tcPr>
          <w:p w14:paraId="6B3C2EAF" w14:textId="77777777" w:rsidR="00CB4BEB" w:rsidRPr="00E45822" w:rsidRDefault="00CB4BEB" w:rsidP="003C0924">
            <w:pPr>
              <w:rPr>
                <w:rFonts w:ascii="Trebuchet MS" w:hAnsi="Trebuchet MS" w:cs="Trebuchet MS"/>
                <w:b/>
                <w:bCs/>
                <w:sz w:val="18"/>
                <w:szCs w:val="18"/>
              </w:rPr>
            </w:pPr>
            <w:r w:rsidRPr="00E45822">
              <w:rPr>
                <w:rFonts w:ascii="Trebuchet MS" w:hAnsi="Trebuchet MS" w:cs="Trebuchet MS"/>
                <w:b/>
                <w:bCs/>
                <w:sz w:val="18"/>
                <w:szCs w:val="18"/>
              </w:rPr>
              <w:t>udlejning</w:t>
            </w:r>
          </w:p>
        </w:tc>
        <w:tc>
          <w:tcPr>
            <w:tcW w:w="1418" w:type="dxa"/>
            <w:tcBorders>
              <w:bottom w:val="single" w:sz="4" w:space="0" w:color="auto"/>
            </w:tcBorders>
            <w:shd w:val="clear" w:color="auto" w:fill="D9D9D9"/>
            <w:vAlign w:val="bottom"/>
          </w:tcPr>
          <w:p w14:paraId="7ED7DB18"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9410" w:type="dxa"/>
            <w:tcBorders>
              <w:bottom w:val="single" w:sz="4" w:space="0" w:color="auto"/>
            </w:tcBorders>
            <w:shd w:val="clear" w:color="auto" w:fill="D9D9D9"/>
            <w:vAlign w:val="bottom"/>
          </w:tcPr>
          <w:p w14:paraId="39FD1ABC" w14:textId="77777777" w:rsidR="00CB4BEB" w:rsidRPr="00E45822" w:rsidRDefault="00CB4BEB" w:rsidP="003C0924">
            <w:pPr>
              <w:rPr>
                <w:rFonts w:ascii="Trebuchet MS" w:hAnsi="Trebuchet MS" w:cs="Trebuchet MS"/>
                <w:b/>
                <w:bCs/>
                <w:sz w:val="18"/>
                <w:szCs w:val="18"/>
              </w:rPr>
            </w:pPr>
            <w:r w:rsidRPr="00E45822">
              <w:rPr>
                <w:rFonts w:ascii="Trebuchet MS" w:hAnsi="Trebuchet MS" w:cs="Trebuchet MS"/>
                <w:b/>
                <w:bCs/>
                <w:sz w:val="18"/>
                <w:szCs w:val="18"/>
              </w:rPr>
              <w:t>Begrebsdefinition</w:t>
            </w:r>
          </w:p>
        </w:tc>
      </w:tr>
      <w:tr w:rsidR="00CB4BEB" w:rsidRPr="00E45822" w14:paraId="7DB9D603"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58C03449" w14:textId="77777777" w:rsidR="00CB4BEB" w:rsidRPr="00E45822" w:rsidRDefault="00CB4BEB" w:rsidP="003C0924">
            <w:pPr>
              <w:jc w:val="center"/>
              <w:rPr>
                <w:rFonts w:ascii="Trebuchet MS" w:hAnsi="Trebuchet MS" w:cs="Trebuchet MS"/>
                <w:sz w:val="18"/>
                <w:szCs w:val="18"/>
              </w:rPr>
            </w:pPr>
            <w:r w:rsidRPr="00E45822">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center"/>
          </w:tcPr>
          <w:p w14:paraId="60A2A969"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Udlejet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B4A19A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410" w:type="dxa"/>
            <w:tcBorders>
              <w:top w:val="single" w:sz="4" w:space="0" w:color="auto"/>
              <w:left w:val="single" w:sz="4" w:space="0" w:color="auto"/>
              <w:bottom w:val="single" w:sz="4" w:space="0" w:color="auto"/>
            </w:tcBorders>
            <w:shd w:val="clear" w:color="auto" w:fill="FFFFFF"/>
            <w:vAlign w:val="bottom"/>
          </w:tcPr>
          <w:p w14:paraId="44C61253"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 xml:space="preserve">Kommunen har udlejet arealet til </w:t>
            </w:r>
            <w:proofErr w:type="spellStart"/>
            <w:r w:rsidRPr="00E45822">
              <w:rPr>
                <w:rFonts w:ascii="Trebuchet MS" w:hAnsi="Trebuchet MS" w:cs="Trebuchet MS"/>
                <w:sz w:val="18"/>
                <w:szCs w:val="18"/>
              </w:rPr>
              <w:t>privt</w:t>
            </w:r>
            <w:proofErr w:type="spellEnd"/>
            <w:r w:rsidRPr="00E45822">
              <w:rPr>
                <w:rFonts w:ascii="Trebuchet MS" w:hAnsi="Trebuchet MS" w:cs="Trebuchet MS"/>
                <w:sz w:val="18"/>
                <w:szCs w:val="18"/>
              </w:rPr>
              <w:t xml:space="preserve"> person/virksomhed</w:t>
            </w:r>
          </w:p>
        </w:tc>
      </w:tr>
      <w:tr w:rsidR="00CB4BEB" w:rsidRPr="00E45822" w14:paraId="74CD2C4A"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D542574" w14:textId="77777777" w:rsidR="00CB4BEB" w:rsidRPr="00E45822" w:rsidRDefault="00CB4BEB" w:rsidP="003C0924">
            <w:pPr>
              <w:jc w:val="center"/>
              <w:rPr>
                <w:rFonts w:ascii="Trebuchet MS" w:hAnsi="Trebuchet MS" w:cs="Trebuchet MS"/>
                <w:sz w:val="18"/>
                <w:szCs w:val="18"/>
              </w:rPr>
            </w:pPr>
            <w:r w:rsidRPr="00E45822">
              <w:rPr>
                <w:rFonts w:ascii="Trebuchet MS" w:hAnsi="Trebuchet MS" w:cs="Trebuchet MS"/>
                <w:sz w:val="18"/>
                <w:szCs w:val="18"/>
              </w:rPr>
              <w:t>2</w:t>
            </w:r>
          </w:p>
        </w:tc>
        <w:tc>
          <w:tcPr>
            <w:tcW w:w="0" w:type="auto"/>
            <w:tcBorders>
              <w:top w:val="single" w:sz="4" w:space="0" w:color="auto"/>
              <w:left w:val="single" w:sz="4" w:space="0" w:color="auto"/>
              <w:bottom w:val="single" w:sz="4" w:space="0" w:color="auto"/>
            </w:tcBorders>
            <w:shd w:val="clear" w:color="auto" w:fill="FFFFFF"/>
            <w:vAlign w:val="bottom"/>
          </w:tcPr>
          <w:p w14:paraId="002DB06E" w14:textId="77777777" w:rsidR="00CB4BEB" w:rsidRPr="00786299" w:rsidRDefault="00CB4BEB" w:rsidP="003C0924">
            <w:pPr>
              <w:rPr>
                <w:rFonts w:ascii="Trebuchet MS" w:hAnsi="Trebuchet MS" w:cs="Trebuchet MS"/>
                <w:sz w:val="18"/>
                <w:szCs w:val="18"/>
              </w:rPr>
            </w:pPr>
            <w:r w:rsidRPr="00786299">
              <w:rPr>
                <w:rFonts w:ascii="Trebuchet MS" w:hAnsi="Trebuchet MS" w:cs="Arial"/>
                <w:bCs/>
                <w:sz w:val="18"/>
                <w:szCs w:val="18"/>
              </w:rPr>
              <w:t>Vederlagsfrit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3D624E7" w14:textId="77777777" w:rsidR="00CB4BEB" w:rsidRPr="003A52C1" w:rsidRDefault="00CB4BEB" w:rsidP="003C0924">
            <w:pPr>
              <w:jc w:val="center"/>
              <w:rPr>
                <w:rFonts w:ascii="Arial" w:hAnsi="Arial" w:cs="Arial"/>
                <w:bCs/>
                <w:sz w:val="18"/>
                <w:szCs w:val="18"/>
              </w:rPr>
            </w:pPr>
            <w:r w:rsidRPr="003A52C1">
              <w:rPr>
                <w:rFonts w:ascii="Arial" w:hAnsi="Arial" w:cs="Arial"/>
                <w:bCs/>
                <w:sz w:val="18"/>
                <w:szCs w:val="18"/>
              </w:rPr>
              <w:t>1</w:t>
            </w:r>
          </w:p>
        </w:tc>
        <w:tc>
          <w:tcPr>
            <w:tcW w:w="9410" w:type="dxa"/>
            <w:tcBorders>
              <w:top w:val="single" w:sz="4" w:space="0" w:color="auto"/>
              <w:left w:val="single" w:sz="4" w:space="0" w:color="auto"/>
              <w:bottom w:val="single" w:sz="4" w:space="0" w:color="auto"/>
            </w:tcBorders>
            <w:shd w:val="clear" w:color="auto" w:fill="FFFFFF"/>
            <w:vAlign w:val="bottom"/>
          </w:tcPr>
          <w:p w14:paraId="7952B3EB" w14:textId="77777777" w:rsidR="00CB4BEB" w:rsidRPr="00786299" w:rsidRDefault="00CB4BEB" w:rsidP="003C0924">
            <w:pPr>
              <w:rPr>
                <w:rFonts w:ascii="Trebuchet MS" w:hAnsi="Trebuchet MS" w:cs="Trebuchet MS"/>
                <w:sz w:val="18"/>
                <w:szCs w:val="18"/>
              </w:rPr>
            </w:pPr>
            <w:r w:rsidRPr="00786299">
              <w:rPr>
                <w:rFonts w:ascii="Trebuchet MS" w:hAnsi="Trebuchet MS" w:cs="Arial"/>
                <w:bCs/>
                <w:sz w:val="18"/>
                <w:szCs w:val="18"/>
              </w:rPr>
              <w:t>udlejnings vilkår: arealet stilles vederlagsfrit til rådighed eller lejes af andre til brug for kommunen</w:t>
            </w:r>
          </w:p>
        </w:tc>
      </w:tr>
      <w:tr w:rsidR="00CB4BEB" w:rsidRPr="00E45822" w14:paraId="0AF8A364"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7E28FEB3" w14:textId="77777777" w:rsidR="00CB4BEB" w:rsidRPr="00E45822" w:rsidRDefault="00CB4BEB" w:rsidP="003C0924">
            <w:pPr>
              <w:jc w:val="center"/>
              <w:rPr>
                <w:rFonts w:ascii="Trebuchet MS" w:hAnsi="Trebuchet MS" w:cs="Trebuchet MS"/>
                <w:sz w:val="18"/>
                <w:szCs w:val="18"/>
              </w:rPr>
            </w:pPr>
            <w:r w:rsidRPr="00E45822">
              <w:rPr>
                <w:rFonts w:ascii="Trebuchet MS" w:hAnsi="Trebuchet MS" w:cs="Trebuchet MS"/>
                <w:sz w:val="18"/>
                <w:szCs w:val="18"/>
              </w:rPr>
              <w:t>3</w:t>
            </w:r>
          </w:p>
        </w:tc>
        <w:tc>
          <w:tcPr>
            <w:tcW w:w="0" w:type="auto"/>
            <w:tcBorders>
              <w:top w:val="single" w:sz="4" w:space="0" w:color="auto"/>
              <w:left w:val="single" w:sz="4" w:space="0" w:color="auto"/>
              <w:bottom w:val="single" w:sz="4" w:space="0" w:color="auto"/>
            </w:tcBorders>
            <w:shd w:val="clear" w:color="auto" w:fill="FFFFFF"/>
            <w:vAlign w:val="center"/>
          </w:tcPr>
          <w:p w14:paraId="05C027EB"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Lejet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7C824D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410" w:type="dxa"/>
            <w:tcBorders>
              <w:top w:val="single" w:sz="4" w:space="0" w:color="auto"/>
              <w:left w:val="single" w:sz="4" w:space="0" w:color="auto"/>
              <w:bottom w:val="single" w:sz="4" w:space="0" w:color="auto"/>
            </w:tcBorders>
            <w:shd w:val="clear" w:color="auto" w:fill="FFFFFF"/>
            <w:vAlign w:val="center"/>
          </w:tcPr>
          <w:p w14:paraId="1439DDA4"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Kommunen er lejer af arealet</w:t>
            </w:r>
          </w:p>
        </w:tc>
      </w:tr>
      <w:tr w:rsidR="00CB4BEB" w:rsidRPr="00E45822" w14:paraId="40A63168"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7FA0D963" w14:textId="77777777" w:rsidR="00CB4BEB" w:rsidRPr="00E45822" w:rsidRDefault="00CB4BEB" w:rsidP="003C0924">
            <w:pPr>
              <w:jc w:val="center"/>
              <w:rPr>
                <w:rFonts w:ascii="Trebuchet MS" w:hAnsi="Trebuchet MS" w:cs="Trebuchet MS"/>
                <w:sz w:val="18"/>
                <w:szCs w:val="18"/>
              </w:rPr>
            </w:pPr>
            <w:r w:rsidRPr="00E45822">
              <w:rPr>
                <w:rFonts w:ascii="Trebuchet MS" w:hAnsi="Trebuchet MS" w:cs="Trebuchet MS"/>
                <w:sz w:val="18"/>
                <w:szCs w:val="18"/>
              </w:rPr>
              <w:t>4</w:t>
            </w:r>
          </w:p>
        </w:tc>
        <w:tc>
          <w:tcPr>
            <w:tcW w:w="0" w:type="auto"/>
            <w:tcBorders>
              <w:top w:val="single" w:sz="4" w:space="0" w:color="auto"/>
              <w:left w:val="single" w:sz="4" w:space="0" w:color="auto"/>
              <w:bottom w:val="single" w:sz="4" w:space="0" w:color="auto"/>
            </w:tcBorders>
            <w:shd w:val="clear" w:color="auto" w:fill="FFFFFF"/>
            <w:vAlign w:val="center"/>
          </w:tcPr>
          <w:p w14:paraId="58C0B5A8"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Forpagtet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7405D04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410" w:type="dxa"/>
            <w:tcBorders>
              <w:top w:val="single" w:sz="4" w:space="0" w:color="auto"/>
              <w:left w:val="single" w:sz="4" w:space="0" w:color="auto"/>
              <w:bottom w:val="single" w:sz="4" w:space="0" w:color="auto"/>
            </w:tcBorders>
            <w:shd w:val="clear" w:color="auto" w:fill="FFFFFF"/>
            <w:vAlign w:val="bottom"/>
          </w:tcPr>
          <w:p w14:paraId="1E137934"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Forpagtning er en aftale mellem to parter, der indebærer, at en person får rådighed over og pligt til at drive den virksomhed, der ejes af den, der bortforpagter.</w:t>
            </w:r>
          </w:p>
          <w:p w14:paraId="6C1D71DE" w14:textId="77777777" w:rsidR="00CB4BEB" w:rsidRPr="00E45822" w:rsidRDefault="00CB4BEB" w:rsidP="003C0924">
            <w:pPr>
              <w:rPr>
                <w:rFonts w:ascii="Trebuchet MS" w:hAnsi="Trebuchet MS" w:cs="Trebuchet MS"/>
                <w:sz w:val="18"/>
                <w:szCs w:val="18"/>
              </w:rPr>
            </w:pPr>
          </w:p>
        </w:tc>
      </w:tr>
      <w:tr w:rsidR="00CB4BEB" w:rsidRPr="00E45822" w14:paraId="6FE85813"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42C24204" w14:textId="77777777" w:rsidR="00CB4BEB" w:rsidRPr="00E45822" w:rsidRDefault="00CB4BEB" w:rsidP="003C0924">
            <w:pPr>
              <w:jc w:val="center"/>
              <w:rPr>
                <w:rFonts w:ascii="Trebuchet MS" w:hAnsi="Trebuchet MS" w:cs="Trebuchet MS"/>
                <w:sz w:val="18"/>
                <w:szCs w:val="18"/>
              </w:rPr>
            </w:pPr>
            <w:r w:rsidRPr="00E45822">
              <w:rPr>
                <w:rFonts w:ascii="Trebuchet MS" w:hAnsi="Trebuchet MS" w:cs="Trebuchet MS"/>
                <w:sz w:val="18"/>
                <w:szCs w:val="18"/>
              </w:rPr>
              <w:t>8</w:t>
            </w:r>
          </w:p>
        </w:tc>
        <w:tc>
          <w:tcPr>
            <w:tcW w:w="0" w:type="auto"/>
            <w:tcBorders>
              <w:top w:val="single" w:sz="4" w:space="0" w:color="auto"/>
              <w:left w:val="single" w:sz="4" w:space="0" w:color="auto"/>
              <w:bottom w:val="single" w:sz="4" w:space="0" w:color="auto"/>
            </w:tcBorders>
            <w:shd w:val="clear" w:color="auto" w:fill="FFFFFF"/>
            <w:vAlign w:val="bottom"/>
          </w:tcPr>
          <w:p w14:paraId="316B6820"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08650D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410" w:type="dxa"/>
            <w:tcBorders>
              <w:top w:val="single" w:sz="4" w:space="0" w:color="auto"/>
              <w:left w:val="single" w:sz="4" w:space="0" w:color="auto"/>
              <w:bottom w:val="single" w:sz="4" w:space="0" w:color="auto"/>
            </w:tcBorders>
            <w:shd w:val="clear" w:color="auto" w:fill="FFFFFF"/>
            <w:vAlign w:val="bottom"/>
          </w:tcPr>
          <w:p w14:paraId="3BD8314E"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Ingen af de andre passer entydigt på objektet.</w:t>
            </w:r>
          </w:p>
        </w:tc>
      </w:tr>
      <w:tr w:rsidR="00CB4BEB" w:rsidRPr="00E45822" w14:paraId="2347E034"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F87B4EF" w14:textId="77777777" w:rsidR="00CB4BEB" w:rsidRPr="00E45822" w:rsidRDefault="00CB4BEB" w:rsidP="003C0924">
            <w:pPr>
              <w:jc w:val="center"/>
              <w:rPr>
                <w:rFonts w:ascii="Trebuchet MS" w:hAnsi="Trebuchet MS" w:cs="Trebuchet MS"/>
                <w:sz w:val="18"/>
                <w:szCs w:val="18"/>
              </w:rPr>
            </w:pPr>
            <w:r w:rsidRPr="00E45822">
              <w:rPr>
                <w:rFonts w:ascii="Trebuchet MS" w:hAnsi="Trebuchet MS" w:cs="Trebuchet MS"/>
                <w:sz w:val="18"/>
                <w:szCs w:val="18"/>
              </w:rPr>
              <w:t>9</w:t>
            </w:r>
          </w:p>
        </w:tc>
        <w:tc>
          <w:tcPr>
            <w:tcW w:w="0" w:type="auto"/>
            <w:tcBorders>
              <w:top w:val="single" w:sz="4" w:space="0" w:color="auto"/>
              <w:left w:val="single" w:sz="4" w:space="0" w:color="auto"/>
              <w:bottom w:val="single" w:sz="4" w:space="0" w:color="auto"/>
            </w:tcBorders>
            <w:shd w:val="clear" w:color="auto" w:fill="FFFFFF"/>
            <w:vAlign w:val="bottom"/>
          </w:tcPr>
          <w:p w14:paraId="5434FB2E"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Uoplyst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F95030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410" w:type="dxa"/>
            <w:tcBorders>
              <w:top w:val="single" w:sz="4" w:space="0" w:color="auto"/>
              <w:left w:val="single" w:sz="4" w:space="0" w:color="auto"/>
              <w:bottom w:val="single" w:sz="4" w:space="0" w:color="auto"/>
            </w:tcBorders>
            <w:shd w:val="clear" w:color="auto" w:fill="FFFFFF"/>
            <w:vAlign w:val="bottom"/>
          </w:tcPr>
          <w:p w14:paraId="62A306C7"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Mangler viden for at kunne udfylde feltet.</w:t>
            </w:r>
          </w:p>
        </w:tc>
      </w:tr>
    </w:tbl>
    <w:p w14:paraId="109E677B" w14:textId="77777777" w:rsidR="00B22412" w:rsidRDefault="00B22412" w:rsidP="00B22412">
      <w:bookmarkStart w:id="2646" w:name="_Toc63351473"/>
    </w:p>
    <w:p w14:paraId="1770F18D" w14:textId="2DC24359" w:rsidR="00CB4BEB" w:rsidRPr="008560CF" w:rsidRDefault="00CB4BEB" w:rsidP="00CB4BEB">
      <w:pPr>
        <w:pStyle w:val="Overskrift2"/>
      </w:pPr>
      <w:bookmarkStart w:id="2647" w:name="_Toc122436127"/>
      <w:r w:rsidRPr="008560CF">
        <w:t>5.8.7 Havneareal (5706)</w:t>
      </w:r>
      <w:bookmarkEnd w:id="2646"/>
      <w:bookmarkEnd w:id="2647"/>
    </w:p>
    <w:tbl>
      <w:tblPr>
        <w:tblW w:w="13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7"/>
        <w:gridCol w:w="1203"/>
        <w:gridCol w:w="4536"/>
        <w:gridCol w:w="1276"/>
        <w:gridCol w:w="1843"/>
        <w:gridCol w:w="1417"/>
        <w:gridCol w:w="1701"/>
      </w:tblGrid>
      <w:tr w:rsidR="00CB4BEB" w:rsidRPr="0051728E" w14:paraId="493A09A6" w14:textId="77777777" w:rsidTr="003C0924">
        <w:tc>
          <w:tcPr>
            <w:tcW w:w="1627" w:type="dxa"/>
            <w:tcBorders>
              <w:bottom w:val="single" w:sz="4" w:space="0" w:color="auto"/>
            </w:tcBorders>
            <w:shd w:val="clear" w:color="auto" w:fill="D9D9D9"/>
            <w:vAlign w:val="center"/>
          </w:tcPr>
          <w:p w14:paraId="62EF6CB6"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203" w:type="dxa"/>
            <w:tcBorders>
              <w:bottom w:val="single" w:sz="4" w:space="0" w:color="auto"/>
            </w:tcBorders>
            <w:shd w:val="clear" w:color="auto" w:fill="D9D9D9"/>
            <w:vAlign w:val="center"/>
          </w:tcPr>
          <w:p w14:paraId="162A6EB1"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4536" w:type="dxa"/>
            <w:tcBorders>
              <w:bottom w:val="single" w:sz="4" w:space="0" w:color="auto"/>
            </w:tcBorders>
            <w:shd w:val="clear" w:color="auto" w:fill="D9D9D9"/>
            <w:vAlign w:val="center"/>
          </w:tcPr>
          <w:p w14:paraId="74E5375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76" w:type="dxa"/>
            <w:tcBorders>
              <w:bottom w:val="single" w:sz="4" w:space="0" w:color="auto"/>
            </w:tcBorders>
            <w:shd w:val="clear" w:color="auto" w:fill="D9D9D9"/>
            <w:vAlign w:val="center"/>
          </w:tcPr>
          <w:p w14:paraId="188909E8"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843" w:type="dxa"/>
            <w:tcBorders>
              <w:bottom w:val="single" w:sz="4" w:space="0" w:color="auto"/>
            </w:tcBorders>
            <w:shd w:val="clear" w:color="auto" w:fill="D9D9D9"/>
            <w:vAlign w:val="center"/>
          </w:tcPr>
          <w:p w14:paraId="5C4DC22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17" w:type="dxa"/>
            <w:tcBorders>
              <w:bottom w:val="single" w:sz="4" w:space="0" w:color="auto"/>
            </w:tcBorders>
            <w:shd w:val="clear" w:color="auto" w:fill="D9D9D9"/>
            <w:vAlign w:val="center"/>
          </w:tcPr>
          <w:p w14:paraId="2E1E26D7"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55C4C35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1701" w:type="dxa"/>
            <w:tcBorders>
              <w:bottom w:val="single" w:sz="4" w:space="0" w:color="auto"/>
            </w:tcBorders>
            <w:shd w:val="clear" w:color="auto" w:fill="D9D9D9"/>
            <w:vAlign w:val="center"/>
          </w:tcPr>
          <w:p w14:paraId="788609F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1E3E0A" w14:paraId="2D16B7AC" w14:textId="77777777" w:rsidTr="003C0924">
        <w:trPr>
          <w:trHeight w:hRule="exact" w:val="255"/>
        </w:trPr>
        <w:tc>
          <w:tcPr>
            <w:tcW w:w="1627" w:type="dxa"/>
            <w:tcBorders>
              <w:top w:val="single" w:sz="4" w:space="0" w:color="auto"/>
              <w:left w:val="single" w:sz="4" w:space="0" w:color="auto"/>
              <w:bottom w:val="single" w:sz="4" w:space="0" w:color="auto"/>
              <w:right w:val="single" w:sz="4" w:space="0" w:color="auto"/>
            </w:tcBorders>
            <w:shd w:val="clear" w:color="auto" w:fill="E0E0E0"/>
            <w:vAlign w:val="bottom"/>
          </w:tcPr>
          <w:p w14:paraId="5290FDF2" w14:textId="77777777" w:rsidR="00CB4BEB" w:rsidRPr="001E3E0A" w:rsidRDefault="00CB4BEB" w:rsidP="003C0924">
            <w:pPr>
              <w:rPr>
                <w:sz w:val="16"/>
                <w:szCs w:val="16"/>
              </w:rPr>
            </w:pPr>
            <w:proofErr w:type="spellStart"/>
            <w:r w:rsidRPr="001E3E0A">
              <w:rPr>
                <w:rFonts w:ascii="Trebuchet MS" w:hAnsi="Trebuchet MS"/>
                <w:sz w:val="18"/>
                <w:szCs w:val="18"/>
              </w:rPr>
              <w:t>havn_nr</w:t>
            </w:r>
            <w:proofErr w:type="spellEnd"/>
          </w:p>
        </w:tc>
        <w:tc>
          <w:tcPr>
            <w:tcW w:w="1203" w:type="dxa"/>
            <w:tcBorders>
              <w:top w:val="single" w:sz="4" w:space="0" w:color="auto"/>
              <w:left w:val="single" w:sz="4" w:space="0" w:color="auto"/>
              <w:bottom w:val="single" w:sz="4" w:space="0" w:color="auto"/>
              <w:right w:val="single" w:sz="4" w:space="0" w:color="auto"/>
            </w:tcBorders>
            <w:vAlign w:val="bottom"/>
          </w:tcPr>
          <w:p w14:paraId="1F6B022F" w14:textId="77777777" w:rsidR="00CB4BEB" w:rsidRPr="001E3E0A" w:rsidRDefault="00CB4BEB" w:rsidP="003C0924">
            <w:pPr>
              <w:rPr>
                <w:rFonts w:ascii="Trebuchet MS" w:hAnsi="Trebuchet MS"/>
                <w:sz w:val="18"/>
                <w:szCs w:val="18"/>
              </w:rPr>
            </w:pPr>
            <w:proofErr w:type="spellStart"/>
            <w:r w:rsidRPr="001E3E0A">
              <w:rPr>
                <w:rFonts w:ascii="Trebuchet MS" w:hAnsi="Trebuchet MS"/>
                <w:sz w:val="18"/>
                <w:szCs w:val="18"/>
              </w:rPr>
              <w:t>havn_nr</w:t>
            </w:r>
            <w:proofErr w:type="spellEnd"/>
          </w:p>
        </w:tc>
        <w:tc>
          <w:tcPr>
            <w:tcW w:w="4536" w:type="dxa"/>
            <w:tcBorders>
              <w:top w:val="single" w:sz="4" w:space="0" w:color="auto"/>
              <w:left w:val="single" w:sz="4" w:space="0" w:color="auto"/>
              <w:bottom w:val="single" w:sz="4" w:space="0" w:color="auto"/>
              <w:right w:val="single" w:sz="4" w:space="0" w:color="auto"/>
            </w:tcBorders>
            <w:shd w:val="clear" w:color="auto" w:fill="auto"/>
            <w:vAlign w:val="bottom"/>
          </w:tcPr>
          <w:p w14:paraId="673F93AC" w14:textId="77777777" w:rsidR="00CB4BEB" w:rsidRPr="001E3E0A" w:rsidRDefault="00CB4BEB" w:rsidP="003C0924">
            <w:pPr>
              <w:rPr>
                <w:rFonts w:ascii="Trebuchet MS" w:hAnsi="Trebuchet MS"/>
                <w:sz w:val="18"/>
                <w:szCs w:val="18"/>
              </w:rPr>
            </w:pPr>
            <w:r w:rsidRPr="001E3E0A">
              <w:rPr>
                <w:rFonts w:ascii="Trebuchet MS" w:hAnsi="Trebuchet MS"/>
                <w:sz w:val="18"/>
                <w:szCs w:val="18"/>
              </w:rPr>
              <w:t xml:space="preserve">Kode for Havnens </w:t>
            </w:r>
            <w:proofErr w:type="spellStart"/>
            <w:r w:rsidRPr="001E3E0A">
              <w:rPr>
                <w:rFonts w:ascii="Trebuchet MS" w:hAnsi="Trebuchet MS"/>
                <w:sz w:val="18"/>
                <w:szCs w:val="18"/>
              </w:rPr>
              <w:t>distriktsnr</w:t>
            </w:r>
            <w:proofErr w:type="spellEnd"/>
            <w:r w:rsidRPr="001E3E0A">
              <w:rPr>
                <w:rFonts w:ascii="Trebuchet MS" w:hAnsi="Trebuchet MS"/>
                <w:sz w:val="18"/>
                <w:szCs w:val="18"/>
              </w:rPr>
              <w:t>.</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0D111C15" w14:textId="77777777" w:rsidR="00CB4BEB" w:rsidRPr="001E3E0A" w:rsidRDefault="00CB4BEB" w:rsidP="003C0924">
            <w:pPr>
              <w:rPr>
                <w:rFonts w:ascii="Trebuchet MS" w:hAnsi="Trebuchet MS" w:cs="Trebuchet MS"/>
                <w:sz w:val="18"/>
                <w:szCs w:val="18"/>
              </w:rPr>
            </w:pPr>
            <w:r w:rsidRPr="001E3E0A">
              <w:rPr>
                <w:rFonts w:ascii="Trebuchet MS" w:hAnsi="Trebuchet MS" w:cs="Trebuchet MS"/>
                <w:sz w:val="18"/>
                <w:szCs w:val="18"/>
              </w:rPr>
              <w:t>Heltal</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646F0900"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1-99999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2B927C2" w14:textId="77777777" w:rsidR="00CB4BEB" w:rsidRPr="00E9714B" w:rsidRDefault="00CB4BEB" w:rsidP="003C0924">
            <w:pPr>
              <w:jc w:val="center"/>
              <w:rPr>
                <w:rFonts w:ascii="Trebuchet MS" w:hAnsi="Trebuchet MS"/>
                <w:sz w:val="18"/>
                <w:szCs w:val="18"/>
              </w:rPr>
            </w:pPr>
            <w:r w:rsidRPr="00E9714B">
              <w:rPr>
                <w:rFonts w:ascii="Trebuchet MS" w:hAnsi="Trebuchet MS"/>
                <w:sz w:val="18"/>
                <w:szCs w:val="18"/>
              </w:rPr>
              <w:t>F</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bottom"/>
          </w:tcPr>
          <w:p w14:paraId="64370063" w14:textId="77777777" w:rsidR="00CB4BEB" w:rsidRPr="001E3E0A" w:rsidRDefault="00CB4BEB" w:rsidP="003C0924">
            <w:pPr>
              <w:rPr>
                <w:rFonts w:ascii="Trebuchet MS" w:hAnsi="Trebuchet MS" w:cs="Trebuchet MS"/>
                <w:sz w:val="17"/>
                <w:szCs w:val="17"/>
              </w:rPr>
            </w:pPr>
          </w:p>
        </w:tc>
      </w:tr>
      <w:tr w:rsidR="00CB4BEB" w:rsidRPr="00CE1917" w14:paraId="6AA3CFCA" w14:textId="77777777" w:rsidTr="003C0924">
        <w:trPr>
          <w:trHeight w:hRule="exact" w:val="255"/>
        </w:trPr>
        <w:tc>
          <w:tcPr>
            <w:tcW w:w="1627" w:type="dxa"/>
            <w:tcBorders>
              <w:top w:val="single" w:sz="4" w:space="0" w:color="auto"/>
              <w:left w:val="single" w:sz="4" w:space="0" w:color="auto"/>
              <w:bottom w:val="single" w:sz="4" w:space="0" w:color="auto"/>
              <w:right w:val="single" w:sz="4" w:space="0" w:color="auto"/>
            </w:tcBorders>
            <w:shd w:val="clear" w:color="auto" w:fill="E0E0E0"/>
            <w:vAlign w:val="bottom"/>
          </w:tcPr>
          <w:p w14:paraId="5B9115ED" w14:textId="77777777" w:rsidR="00CB4BEB" w:rsidRPr="001E3E0A" w:rsidRDefault="00CB4BEB" w:rsidP="003C0924">
            <w:pPr>
              <w:rPr>
                <w:rFonts w:ascii="Trebuchet MS" w:hAnsi="Trebuchet MS"/>
                <w:sz w:val="18"/>
                <w:szCs w:val="18"/>
              </w:rPr>
            </w:pPr>
            <w:proofErr w:type="spellStart"/>
            <w:r w:rsidRPr="001E3E0A">
              <w:rPr>
                <w:rFonts w:ascii="Trebuchet MS" w:hAnsi="Trebuchet MS"/>
                <w:sz w:val="18"/>
                <w:szCs w:val="18"/>
              </w:rPr>
              <w:t>havn_navn</w:t>
            </w:r>
            <w:proofErr w:type="spellEnd"/>
          </w:p>
        </w:tc>
        <w:tc>
          <w:tcPr>
            <w:tcW w:w="1203" w:type="dxa"/>
            <w:tcBorders>
              <w:top w:val="single" w:sz="4" w:space="0" w:color="auto"/>
              <w:left w:val="single" w:sz="4" w:space="0" w:color="auto"/>
              <w:bottom w:val="single" w:sz="4" w:space="0" w:color="auto"/>
              <w:right w:val="single" w:sz="4" w:space="0" w:color="auto"/>
            </w:tcBorders>
            <w:vAlign w:val="bottom"/>
          </w:tcPr>
          <w:p w14:paraId="68031A22" w14:textId="77777777" w:rsidR="00CB4BEB" w:rsidRPr="001E3E0A" w:rsidRDefault="00CB4BEB" w:rsidP="003C0924">
            <w:pPr>
              <w:rPr>
                <w:rFonts w:ascii="Trebuchet MS" w:hAnsi="Trebuchet MS"/>
                <w:sz w:val="18"/>
                <w:szCs w:val="18"/>
              </w:rPr>
            </w:pPr>
            <w:proofErr w:type="spellStart"/>
            <w:r w:rsidRPr="001E3E0A">
              <w:rPr>
                <w:rFonts w:ascii="Trebuchet MS" w:hAnsi="Trebuchet MS"/>
                <w:sz w:val="18"/>
                <w:szCs w:val="18"/>
              </w:rPr>
              <w:t>havn_navn</w:t>
            </w:r>
            <w:proofErr w:type="spellEnd"/>
          </w:p>
        </w:tc>
        <w:tc>
          <w:tcPr>
            <w:tcW w:w="4536" w:type="dxa"/>
            <w:tcBorders>
              <w:top w:val="single" w:sz="4" w:space="0" w:color="auto"/>
              <w:left w:val="single" w:sz="4" w:space="0" w:color="auto"/>
              <w:bottom w:val="single" w:sz="4" w:space="0" w:color="auto"/>
              <w:right w:val="single" w:sz="4" w:space="0" w:color="auto"/>
            </w:tcBorders>
            <w:shd w:val="clear" w:color="auto" w:fill="auto"/>
            <w:vAlign w:val="bottom"/>
          </w:tcPr>
          <w:p w14:paraId="5A0E7FEA" w14:textId="77777777" w:rsidR="00CB4BEB" w:rsidRPr="001E3E0A" w:rsidRDefault="00CB4BEB" w:rsidP="003C0924">
            <w:pPr>
              <w:rPr>
                <w:rFonts w:ascii="Trebuchet MS" w:hAnsi="Trebuchet MS"/>
                <w:sz w:val="18"/>
                <w:szCs w:val="18"/>
              </w:rPr>
            </w:pPr>
            <w:r w:rsidRPr="001E3E0A">
              <w:rPr>
                <w:rFonts w:ascii="Trebuchet MS" w:hAnsi="Trebuchet MS"/>
                <w:sz w:val="18"/>
                <w:szCs w:val="18"/>
              </w:rPr>
              <w:t>Havneareal navn/</w:t>
            </w:r>
            <w:proofErr w:type="spellStart"/>
            <w:r w:rsidRPr="001E3E0A">
              <w:rPr>
                <w:rFonts w:ascii="Trebuchet MS" w:hAnsi="Trebuchet MS"/>
                <w:sz w:val="18"/>
                <w:szCs w:val="18"/>
              </w:rPr>
              <w:t>nr</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794E0D9E" w14:textId="77777777" w:rsidR="00CB4BEB" w:rsidRPr="001E3E0A" w:rsidRDefault="00CB4BEB" w:rsidP="003C0924">
            <w:pPr>
              <w:rPr>
                <w:rFonts w:ascii="Trebuchet MS" w:hAnsi="Trebuchet MS" w:cs="Trebuchet MS"/>
                <w:sz w:val="18"/>
                <w:szCs w:val="18"/>
              </w:rPr>
            </w:pPr>
            <w:r w:rsidRPr="001E3E0A">
              <w:rPr>
                <w:rFonts w:ascii="Trebuchet MS" w:hAnsi="Trebuchet MS" w:cs="Trebuchet MS"/>
                <w:sz w:val="18"/>
                <w:szCs w:val="18"/>
              </w:rPr>
              <w:t>Tekststreng</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426D6FE4"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7B6A63A7" w14:textId="77777777" w:rsidR="00CB4BEB" w:rsidRPr="00E9714B" w:rsidRDefault="00CB4BEB" w:rsidP="003C0924">
            <w:pPr>
              <w:jc w:val="center"/>
              <w:rPr>
                <w:rFonts w:ascii="Trebuchet MS" w:hAnsi="Trebuchet MS"/>
                <w:sz w:val="18"/>
                <w:szCs w:val="18"/>
              </w:rPr>
            </w:pPr>
            <w:r w:rsidRPr="00E9714B">
              <w:rPr>
                <w:rFonts w:ascii="Trebuchet MS" w:hAnsi="Trebuchet MS"/>
                <w:sz w:val="18"/>
                <w:szCs w:val="18"/>
              </w:rPr>
              <w:t>F</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bottom"/>
          </w:tcPr>
          <w:p w14:paraId="3B7DF81A" w14:textId="77777777" w:rsidR="00CB4BEB" w:rsidRPr="001E3E0A" w:rsidRDefault="00CB4BEB" w:rsidP="003C0924">
            <w:pPr>
              <w:rPr>
                <w:rFonts w:ascii="Trebuchet MS" w:hAnsi="Trebuchet MS" w:cs="Trebuchet MS"/>
                <w:sz w:val="17"/>
                <w:szCs w:val="17"/>
              </w:rPr>
            </w:pPr>
          </w:p>
        </w:tc>
      </w:tr>
      <w:tr w:rsidR="00CB4BEB" w:rsidRPr="00CE1917" w14:paraId="6B240D7E" w14:textId="77777777" w:rsidTr="003C0924">
        <w:trPr>
          <w:trHeight w:hRule="exact" w:val="255"/>
        </w:trPr>
        <w:tc>
          <w:tcPr>
            <w:tcW w:w="1627" w:type="dxa"/>
            <w:tcBorders>
              <w:top w:val="single" w:sz="4" w:space="0" w:color="auto"/>
              <w:left w:val="single" w:sz="4" w:space="0" w:color="auto"/>
              <w:bottom w:val="nil"/>
              <w:right w:val="single" w:sz="4" w:space="0" w:color="auto"/>
            </w:tcBorders>
            <w:shd w:val="clear" w:color="auto" w:fill="D9D9D9"/>
            <w:vAlign w:val="bottom"/>
          </w:tcPr>
          <w:p w14:paraId="29676A20" w14:textId="77777777" w:rsidR="00CB4BEB" w:rsidRPr="00347F99" w:rsidRDefault="00CB4BEB" w:rsidP="003C0924">
            <w:pPr>
              <w:rPr>
                <w:rFonts w:ascii="Trebuchet MS" w:hAnsi="Trebuchet MS"/>
                <w:sz w:val="18"/>
                <w:szCs w:val="18"/>
              </w:rPr>
            </w:pPr>
            <w:proofErr w:type="spellStart"/>
            <w:r>
              <w:rPr>
                <w:rFonts w:ascii="Trebuchet MS" w:hAnsi="Trebuchet MS"/>
                <w:sz w:val="18"/>
                <w:szCs w:val="18"/>
              </w:rPr>
              <w:t>havne_type_kode</w:t>
            </w:r>
            <w:proofErr w:type="spellEnd"/>
          </w:p>
        </w:tc>
        <w:tc>
          <w:tcPr>
            <w:tcW w:w="1203" w:type="dxa"/>
            <w:tcBorders>
              <w:top w:val="single" w:sz="4" w:space="0" w:color="auto"/>
              <w:left w:val="single" w:sz="4" w:space="0" w:color="auto"/>
              <w:bottom w:val="nil"/>
              <w:right w:val="single" w:sz="4" w:space="0" w:color="auto"/>
            </w:tcBorders>
            <w:vAlign w:val="bottom"/>
          </w:tcPr>
          <w:p w14:paraId="7F5F1D1F" w14:textId="77777777" w:rsidR="00CB4BEB" w:rsidRDefault="00CB4BEB" w:rsidP="003C0924">
            <w:pPr>
              <w:rPr>
                <w:rFonts w:ascii="Trebuchet MS" w:hAnsi="Trebuchet MS"/>
                <w:sz w:val="18"/>
                <w:szCs w:val="18"/>
              </w:rPr>
            </w:pPr>
            <w:proofErr w:type="spellStart"/>
            <w:r>
              <w:rPr>
                <w:rFonts w:ascii="Trebuchet MS" w:hAnsi="Trebuchet MS"/>
                <w:sz w:val="18"/>
                <w:szCs w:val="18"/>
              </w:rPr>
              <w:t>havne_ty_k</w:t>
            </w:r>
            <w:proofErr w:type="spellEnd"/>
          </w:p>
        </w:tc>
        <w:tc>
          <w:tcPr>
            <w:tcW w:w="4536" w:type="dxa"/>
            <w:tcBorders>
              <w:top w:val="single" w:sz="4" w:space="0" w:color="auto"/>
              <w:left w:val="single" w:sz="4" w:space="0" w:color="auto"/>
              <w:bottom w:val="nil"/>
              <w:right w:val="single" w:sz="4" w:space="0" w:color="auto"/>
            </w:tcBorders>
            <w:shd w:val="clear" w:color="auto" w:fill="auto"/>
            <w:vAlign w:val="bottom"/>
          </w:tcPr>
          <w:p w14:paraId="7EED23BF" w14:textId="77777777" w:rsidR="00CB4BEB" w:rsidRPr="00347F99" w:rsidRDefault="00CB4BEB" w:rsidP="003C0924">
            <w:pPr>
              <w:rPr>
                <w:rFonts w:ascii="Trebuchet MS" w:hAnsi="Trebuchet MS"/>
                <w:sz w:val="18"/>
                <w:szCs w:val="18"/>
              </w:rPr>
            </w:pPr>
            <w:r>
              <w:rPr>
                <w:rFonts w:ascii="Trebuchet MS" w:hAnsi="Trebuchet MS"/>
                <w:sz w:val="18"/>
                <w:szCs w:val="18"/>
              </w:rPr>
              <w:t>Kode for havnetype efter anvendelse</w:t>
            </w:r>
          </w:p>
        </w:tc>
        <w:tc>
          <w:tcPr>
            <w:tcW w:w="1276" w:type="dxa"/>
            <w:tcBorders>
              <w:top w:val="single" w:sz="4" w:space="0" w:color="auto"/>
              <w:left w:val="single" w:sz="4" w:space="0" w:color="auto"/>
              <w:bottom w:val="nil"/>
              <w:right w:val="single" w:sz="4" w:space="0" w:color="auto"/>
            </w:tcBorders>
            <w:shd w:val="clear" w:color="auto" w:fill="auto"/>
            <w:vAlign w:val="bottom"/>
          </w:tcPr>
          <w:p w14:paraId="6A814F65" w14:textId="77777777" w:rsidR="00CB4BEB" w:rsidRPr="00347F99" w:rsidRDefault="00CB4BEB" w:rsidP="003C0924">
            <w:pPr>
              <w:rPr>
                <w:rFonts w:ascii="Trebuchet MS" w:hAnsi="Trebuchet MS"/>
                <w:sz w:val="18"/>
                <w:szCs w:val="18"/>
              </w:rPr>
            </w:pPr>
            <w:r>
              <w:rPr>
                <w:rFonts w:ascii="Trebuchet MS" w:hAnsi="Trebuchet MS"/>
                <w:sz w:val="18"/>
                <w:szCs w:val="18"/>
              </w:rPr>
              <w:t>Heltal</w:t>
            </w:r>
          </w:p>
        </w:tc>
        <w:tc>
          <w:tcPr>
            <w:tcW w:w="1843" w:type="dxa"/>
            <w:tcBorders>
              <w:top w:val="single" w:sz="4" w:space="0" w:color="auto"/>
              <w:left w:val="single" w:sz="4" w:space="0" w:color="auto"/>
              <w:bottom w:val="nil"/>
              <w:right w:val="single" w:sz="4" w:space="0" w:color="auto"/>
            </w:tcBorders>
            <w:shd w:val="clear" w:color="auto" w:fill="auto"/>
            <w:vAlign w:val="bottom"/>
          </w:tcPr>
          <w:p w14:paraId="7DCFBD04" w14:textId="77777777" w:rsidR="00CB4BEB" w:rsidRPr="00347F99" w:rsidRDefault="00CB4BEB" w:rsidP="003C0924">
            <w:pPr>
              <w:rPr>
                <w:rFonts w:ascii="Trebuchet MS" w:hAnsi="Trebuchet MS"/>
                <w:sz w:val="18"/>
                <w:szCs w:val="18"/>
              </w:rPr>
            </w:pPr>
            <w:r>
              <w:rPr>
                <w:rFonts w:ascii="Trebuchet MS" w:hAnsi="Trebuchet MS"/>
                <w:sz w:val="18"/>
                <w:szCs w:val="18"/>
              </w:rPr>
              <w:t>1-9</w:t>
            </w:r>
          </w:p>
        </w:tc>
        <w:tc>
          <w:tcPr>
            <w:tcW w:w="1417" w:type="dxa"/>
            <w:tcBorders>
              <w:top w:val="single" w:sz="4" w:space="0" w:color="auto"/>
              <w:left w:val="single" w:sz="4" w:space="0" w:color="auto"/>
              <w:bottom w:val="nil"/>
              <w:right w:val="single" w:sz="4" w:space="0" w:color="auto"/>
            </w:tcBorders>
            <w:shd w:val="clear" w:color="auto" w:fill="auto"/>
            <w:vAlign w:val="bottom"/>
          </w:tcPr>
          <w:p w14:paraId="25932ECD" w14:textId="77777777" w:rsidR="00CB4BEB" w:rsidRPr="00347F99" w:rsidRDefault="00CB4BEB" w:rsidP="003C0924">
            <w:pPr>
              <w:jc w:val="center"/>
              <w:rPr>
                <w:rFonts w:ascii="Trebuchet MS" w:hAnsi="Trebuchet MS"/>
                <w:sz w:val="18"/>
                <w:szCs w:val="18"/>
              </w:rPr>
            </w:pPr>
            <w:r>
              <w:rPr>
                <w:rFonts w:ascii="Trebuchet MS" w:hAnsi="Trebuchet MS"/>
                <w:sz w:val="18"/>
                <w:szCs w:val="18"/>
              </w:rPr>
              <w:t>O</w:t>
            </w:r>
          </w:p>
        </w:tc>
        <w:tc>
          <w:tcPr>
            <w:tcW w:w="1701" w:type="dxa"/>
            <w:tcBorders>
              <w:top w:val="single" w:sz="4" w:space="0" w:color="auto"/>
              <w:left w:val="single" w:sz="4" w:space="0" w:color="auto"/>
              <w:bottom w:val="nil"/>
              <w:right w:val="single" w:sz="4" w:space="0" w:color="auto"/>
            </w:tcBorders>
            <w:shd w:val="clear" w:color="auto" w:fill="auto"/>
            <w:vAlign w:val="bottom"/>
          </w:tcPr>
          <w:p w14:paraId="1A773B20" w14:textId="77777777" w:rsidR="00CB4BEB" w:rsidRPr="00347F99" w:rsidRDefault="00CB4BEB" w:rsidP="003C0924">
            <w:pPr>
              <w:rPr>
                <w:rFonts w:ascii="Trebuchet MS" w:hAnsi="Trebuchet MS"/>
                <w:sz w:val="18"/>
                <w:szCs w:val="18"/>
              </w:rPr>
            </w:pPr>
            <w:r>
              <w:rPr>
                <w:rFonts w:ascii="Trebuchet MS" w:hAnsi="Trebuchet MS"/>
                <w:sz w:val="18"/>
                <w:szCs w:val="18"/>
              </w:rPr>
              <w:t>1</w:t>
            </w:r>
          </w:p>
        </w:tc>
      </w:tr>
      <w:tr w:rsidR="00CB4BEB" w:rsidRPr="00CE1917" w14:paraId="68B45038" w14:textId="77777777" w:rsidTr="003C0924">
        <w:trPr>
          <w:trHeight w:hRule="exact" w:val="255"/>
        </w:trPr>
        <w:tc>
          <w:tcPr>
            <w:tcW w:w="1627" w:type="dxa"/>
            <w:tcBorders>
              <w:top w:val="single" w:sz="4" w:space="0" w:color="auto"/>
              <w:left w:val="single" w:sz="4" w:space="0" w:color="auto"/>
              <w:bottom w:val="nil"/>
              <w:right w:val="single" w:sz="4" w:space="0" w:color="auto"/>
            </w:tcBorders>
            <w:shd w:val="clear" w:color="auto" w:fill="99CCFF"/>
            <w:vAlign w:val="bottom"/>
          </w:tcPr>
          <w:p w14:paraId="612696EE" w14:textId="77777777" w:rsidR="00CB4BEB" w:rsidRPr="00FE3FC3" w:rsidRDefault="00CB4BEB" w:rsidP="003C0924">
            <w:pPr>
              <w:rPr>
                <w:rFonts w:ascii="Trebuchet MS" w:hAnsi="Trebuchet MS" w:cs="Trebuchet MS"/>
                <w:sz w:val="18"/>
                <w:szCs w:val="18"/>
              </w:rPr>
            </w:pPr>
            <w:proofErr w:type="spellStart"/>
            <w:r>
              <w:rPr>
                <w:rFonts w:ascii="Trebuchet MS" w:hAnsi="Trebuchet MS" w:cs="Trebuchet MS"/>
                <w:sz w:val="18"/>
                <w:szCs w:val="18"/>
              </w:rPr>
              <w:t>havne_</w:t>
            </w:r>
            <w:r w:rsidRPr="00FE3FC3">
              <w:rPr>
                <w:rFonts w:ascii="Trebuchet MS" w:hAnsi="Trebuchet MS" w:cs="Trebuchet MS"/>
                <w:sz w:val="18"/>
                <w:szCs w:val="18"/>
              </w:rPr>
              <w:t>type</w:t>
            </w:r>
            <w:proofErr w:type="spellEnd"/>
          </w:p>
        </w:tc>
        <w:tc>
          <w:tcPr>
            <w:tcW w:w="1203" w:type="dxa"/>
            <w:tcBorders>
              <w:top w:val="single" w:sz="4" w:space="0" w:color="auto"/>
              <w:left w:val="single" w:sz="4" w:space="0" w:color="auto"/>
              <w:bottom w:val="nil"/>
              <w:right w:val="single" w:sz="4" w:space="0" w:color="auto"/>
            </w:tcBorders>
            <w:shd w:val="clear" w:color="auto" w:fill="99CCFF"/>
            <w:vAlign w:val="bottom"/>
          </w:tcPr>
          <w:p w14:paraId="2079018E" w14:textId="77777777" w:rsidR="00CB4BEB" w:rsidRDefault="00CB4BEB" w:rsidP="003C0924">
            <w:pPr>
              <w:rPr>
                <w:rFonts w:ascii="Trebuchet MS" w:hAnsi="Trebuchet MS" w:cs="Trebuchet MS"/>
                <w:sz w:val="18"/>
                <w:szCs w:val="18"/>
              </w:rPr>
            </w:pPr>
            <w:proofErr w:type="spellStart"/>
            <w:r>
              <w:rPr>
                <w:rFonts w:ascii="Trebuchet MS" w:hAnsi="Trebuchet MS" w:cs="Trebuchet MS"/>
                <w:sz w:val="18"/>
                <w:szCs w:val="18"/>
              </w:rPr>
              <w:t>havne_ty</w:t>
            </w:r>
            <w:proofErr w:type="spellEnd"/>
          </w:p>
        </w:tc>
        <w:tc>
          <w:tcPr>
            <w:tcW w:w="4536" w:type="dxa"/>
            <w:tcBorders>
              <w:top w:val="single" w:sz="4" w:space="0" w:color="auto"/>
              <w:left w:val="single" w:sz="4" w:space="0" w:color="auto"/>
              <w:bottom w:val="nil"/>
              <w:right w:val="single" w:sz="4" w:space="0" w:color="auto"/>
            </w:tcBorders>
            <w:shd w:val="clear" w:color="auto" w:fill="99CCFF"/>
            <w:vAlign w:val="bottom"/>
          </w:tcPr>
          <w:p w14:paraId="5D3D56F0"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Havnetype efter anvendelse</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153D116D" w14:textId="77777777" w:rsidR="00CB4BEB" w:rsidRPr="003A52C1" w:rsidRDefault="00CB4BEB" w:rsidP="003C0924">
            <w:pPr>
              <w:rPr>
                <w:rFonts w:ascii="Trebuchet MS" w:hAnsi="Trebuchet MS" w:cs="Trebuchet MS"/>
                <w:sz w:val="18"/>
                <w:szCs w:val="18"/>
              </w:rPr>
            </w:pPr>
            <w:r w:rsidRPr="004D056C">
              <w:rPr>
                <w:rFonts w:ascii="Trebuchet MS" w:hAnsi="Trebuchet MS" w:cs="Trebuchet MS"/>
                <w:sz w:val="18"/>
                <w:szCs w:val="18"/>
              </w:rPr>
              <w:t>Tekststreng</w:t>
            </w:r>
          </w:p>
        </w:tc>
        <w:tc>
          <w:tcPr>
            <w:tcW w:w="1843" w:type="dxa"/>
            <w:tcBorders>
              <w:top w:val="single" w:sz="4" w:space="0" w:color="auto"/>
              <w:left w:val="single" w:sz="4" w:space="0" w:color="auto"/>
              <w:bottom w:val="nil"/>
              <w:right w:val="single" w:sz="4" w:space="0" w:color="auto"/>
            </w:tcBorders>
            <w:shd w:val="clear" w:color="auto" w:fill="99CCFF"/>
            <w:vAlign w:val="bottom"/>
          </w:tcPr>
          <w:p w14:paraId="62D24D13"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0-30 tegn</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38E3C0DF" w14:textId="77777777" w:rsidR="00CB4BEB" w:rsidRPr="00FE3FC3" w:rsidRDefault="00CB4BEB" w:rsidP="003C0924">
            <w:pPr>
              <w:jc w:val="center"/>
              <w:rPr>
                <w:rFonts w:ascii="Trebuchet MS" w:hAnsi="Trebuchet MS" w:cs="Trebuchet MS"/>
                <w:sz w:val="18"/>
                <w:szCs w:val="18"/>
              </w:rPr>
            </w:pPr>
            <w:r w:rsidRPr="00786299">
              <w:rPr>
                <w:rFonts w:ascii="Trebuchet MS" w:hAnsi="Trebuchet MS" w:cs="Trebuchet MS"/>
                <w:sz w:val="18"/>
                <w:szCs w:val="18"/>
              </w:rPr>
              <w:t>S</w:t>
            </w:r>
          </w:p>
        </w:tc>
        <w:tc>
          <w:tcPr>
            <w:tcW w:w="1701" w:type="dxa"/>
            <w:tcBorders>
              <w:top w:val="single" w:sz="4" w:space="0" w:color="auto"/>
              <w:left w:val="single" w:sz="4" w:space="0" w:color="auto"/>
              <w:bottom w:val="nil"/>
              <w:right w:val="single" w:sz="4" w:space="0" w:color="auto"/>
            </w:tcBorders>
            <w:shd w:val="clear" w:color="auto" w:fill="99CCFF"/>
            <w:vAlign w:val="bottom"/>
          </w:tcPr>
          <w:p w14:paraId="146B053A"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Erhvervshavn</w:t>
            </w:r>
          </w:p>
        </w:tc>
      </w:tr>
      <w:tr w:rsidR="00CB4BEB" w:rsidRPr="00CE1917" w14:paraId="38FCDB98" w14:textId="77777777" w:rsidTr="003C0924">
        <w:trPr>
          <w:trHeight w:hRule="exact" w:val="334"/>
        </w:trPr>
        <w:tc>
          <w:tcPr>
            <w:tcW w:w="1627" w:type="dxa"/>
            <w:tcBorders>
              <w:top w:val="single" w:sz="4" w:space="0" w:color="auto"/>
              <w:left w:val="single" w:sz="4" w:space="0" w:color="auto"/>
              <w:bottom w:val="nil"/>
              <w:right w:val="single" w:sz="4" w:space="0" w:color="auto"/>
            </w:tcBorders>
            <w:shd w:val="clear" w:color="auto" w:fill="D9D9D9"/>
            <w:vAlign w:val="center"/>
          </w:tcPr>
          <w:p w14:paraId="68765F7D" w14:textId="77777777" w:rsidR="00CB4BEB" w:rsidRPr="00860575" w:rsidRDefault="00CB4BEB" w:rsidP="003C0924">
            <w:pPr>
              <w:rPr>
                <w:rFonts w:ascii="Trebuchet MS" w:hAnsi="Trebuchet MS"/>
                <w:sz w:val="18"/>
                <w:szCs w:val="18"/>
              </w:rPr>
            </w:pPr>
            <w:proofErr w:type="spellStart"/>
            <w:r>
              <w:rPr>
                <w:rFonts w:ascii="Trebuchet MS" w:hAnsi="Trebuchet MS"/>
                <w:sz w:val="18"/>
                <w:szCs w:val="18"/>
              </w:rPr>
              <w:t>cvr_havn</w:t>
            </w:r>
            <w:proofErr w:type="spellEnd"/>
          </w:p>
        </w:tc>
        <w:tc>
          <w:tcPr>
            <w:tcW w:w="1203" w:type="dxa"/>
            <w:tcBorders>
              <w:top w:val="single" w:sz="4" w:space="0" w:color="auto"/>
              <w:left w:val="single" w:sz="4" w:space="0" w:color="auto"/>
              <w:bottom w:val="nil"/>
              <w:right w:val="single" w:sz="4" w:space="0" w:color="auto"/>
            </w:tcBorders>
            <w:shd w:val="clear" w:color="auto" w:fill="FFFFFF"/>
            <w:vAlign w:val="center"/>
          </w:tcPr>
          <w:p w14:paraId="203A34E0" w14:textId="77777777" w:rsidR="00CB4BEB" w:rsidRDefault="00CB4BEB" w:rsidP="003C0924">
            <w:pPr>
              <w:rPr>
                <w:rFonts w:ascii="Trebuchet MS" w:hAnsi="Trebuchet MS"/>
                <w:sz w:val="18"/>
                <w:szCs w:val="18"/>
              </w:rPr>
            </w:pPr>
            <w:proofErr w:type="spellStart"/>
            <w:r>
              <w:rPr>
                <w:rFonts w:ascii="Trebuchet MS" w:hAnsi="Trebuchet MS"/>
                <w:sz w:val="18"/>
                <w:szCs w:val="18"/>
              </w:rPr>
              <w:t>cvr_havn</w:t>
            </w:r>
            <w:proofErr w:type="spellEnd"/>
          </w:p>
        </w:tc>
        <w:tc>
          <w:tcPr>
            <w:tcW w:w="4536" w:type="dxa"/>
            <w:tcBorders>
              <w:top w:val="single" w:sz="4" w:space="0" w:color="auto"/>
              <w:left w:val="single" w:sz="4" w:space="0" w:color="auto"/>
              <w:bottom w:val="nil"/>
              <w:right w:val="single" w:sz="4" w:space="0" w:color="auto"/>
            </w:tcBorders>
            <w:shd w:val="clear" w:color="auto" w:fill="FFFFFF"/>
            <w:vAlign w:val="center"/>
          </w:tcPr>
          <w:p w14:paraId="740B2F84" w14:textId="77777777" w:rsidR="00CB4BEB" w:rsidRPr="00860575" w:rsidRDefault="00CB4BEB" w:rsidP="003C0924">
            <w:pPr>
              <w:rPr>
                <w:rFonts w:ascii="Trebuchet MS" w:hAnsi="Trebuchet MS"/>
                <w:sz w:val="18"/>
                <w:szCs w:val="18"/>
              </w:rPr>
            </w:pPr>
            <w:r>
              <w:rPr>
                <w:rFonts w:ascii="Trebuchet MS" w:hAnsi="Trebuchet MS"/>
                <w:sz w:val="18"/>
                <w:szCs w:val="18"/>
              </w:rPr>
              <w:t xml:space="preserve">Havnens </w:t>
            </w:r>
            <w:proofErr w:type="gramStart"/>
            <w:r w:rsidRPr="00860575">
              <w:rPr>
                <w:rFonts w:ascii="Trebuchet MS" w:hAnsi="Trebuchet MS"/>
                <w:sz w:val="18"/>
                <w:szCs w:val="18"/>
              </w:rPr>
              <w:t>CVR nummer</w:t>
            </w:r>
            <w:proofErr w:type="gramEnd"/>
          </w:p>
        </w:tc>
        <w:tc>
          <w:tcPr>
            <w:tcW w:w="1276" w:type="dxa"/>
            <w:tcBorders>
              <w:top w:val="single" w:sz="4" w:space="0" w:color="auto"/>
              <w:left w:val="single" w:sz="4" w:space="0" w:color="auto"/>
              <w:bottom w:val="nil"/>
              <w:right w:val="single" w:sz="4" w:space="0" w:color="auto"/>
            </w:tcBorders>
            <w:shd w:val="clear" w:color="auto" w:fill="FFFFFF"/>
            <w:vAlign w:val="center"/>
          </w:tcPr>
          <w:p w14:paraId="6C2AD95B" w14:textId="77777777" w:rsidR="00CB4BEB" w:rsidRPr="00860575" w:rsidRDefault="00CB4BEB" w:rsidP="003C0924">
            <w:pPr>
              <w:rPr>
                <w:rFonts w:ascii="Trebuchet MS" w:hAnsi="Trebuchet MS"/>
                <w:sz w:val="18"/>
                <w:szCs w:val="18"/>
              </w:rPr>
            </w:pPr>
            <w:r w:rsidRPr="00860575">
              <w:rPr>
                <w:rFonts w:ascii="Trebuchet MS" w:hAnsi="Trebuchet MS"/>
                <w:sz w:val="18"/>
                <w:szCs w:val="18"/>
              </w:rPr>
              <w:t>Heltal</w:t>
            </w:r>
          </w:p>
        </w:tc>
        <w:tc>
          <w:tcPr>
            <w:tcW w:w="1843" w:type="dxa"/>
            <w:tcBorders>
              <w:top w:val="single" w:sz="4" w:space="0" w:color="auto"/>
              <w:left w:val="single" w:sz="4" w:space="0" w:color="auto"/>
              <w:bottom w:val="nil"/>
              <w:right w:val="single" w:sz="4" w:space="0" w:color="auto"/>
            </w:tcBorders>
            <w:shd w:val="clear" w:color="auto" w:fill="FFFFFF"/>
            <w:vAlign w:val="bottom"/>
          </w:tcPr>
          <w:p w14:paraId="42E16262" w14:textId="77777777" w:rsidR="00CB4BEB" w:rsidRPr="00860575" w:rsidRDefault="00CB4BEB" w:rsidP="003C0924">
            <w:pPr>
              <w:rPr>
                <w:rFonts w:ascii="Trebuchet MS" w:hAnsi="Trebuchet MS"/>
                <w:sz w:val="18"/>
                <w:szCs w:val="18"/>
              </w:rPr>
            </w:pPr>
            <w:r w:rsidRPr="00347F99">
              <w:rPr>
                <w:rFonts w:ascii="Trebuchet MS" w:hAnsi="Trebuchet MS"/>
                <w:sz w:val="18"/>
                <w:szCs w:val="18"/>
              </w:rPr>
              <w:t>10000000-99999999</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5B8819D9"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701" w:type="dxa"/>
            <w:tcBorders>
              <w:top w:val="single" w:sz="4" w:space="0" w:color="auto"/>
              <w:left w:val="single" w:sz="4" w:space="0" w:color="auto"/>
              <w:bottom w:val="nil"/>
              <w:right w:val="single" w:sz="4" w:space="0" w:color="auto"/>
            </w:tcBorders>
            <w:shd w:val="clear" w:color="auto" w:fill="FFFFFF"/>
            <w:vAlign w:val="bottom"/>
          </w:tcPr>
          <w:p w14:paraId="0F548848" w14:textId="77777777" w:rsidR="00CB4BEB" w:rsidRPr="00CE1917" w:rsidRDefault="00CB4BEB" w:rsidP="003C0924">
            <w:pPr>
              <w:rPr>
                <w:rFonts w:ascii="Trebuchet MS" w:hAnsi="Trebuchet MS" w:cs="Trebuchet MS"/>
                <w:sz w:val="18"/>
                <w:szCs w:val="18"/>
              </w:rPr>
            </w:pPr>
          </w:p>
        </w:tc>
      </w:tr>
      <w:tr w:rsidR="00CB4BEB" w:rsidRPr="00CE1917" w14:paraId="59899666" w14:textId="77777777" w:rsidTr="003C0924">
        <w:trPr>
          <w:trHeight w:hRule="exact" w:val="255"/>
        </w:trPr>
        <w:tc>
          <w:tcPr>
            <w:tcW w:w="1627" w:type="dxa"/>
            <w:tcBorders>
              <w:top w:val="single" w:sz="4" w:space="0" w:color="auto"/>
              <w:left w:val="single" w:sz="4" w:space="0" w:color="auto"/>
              <w:bottom w:val="single" w:sz="4" w:space="0" w:color="auto"/>
              <w:right w:val="single" w:sz="4" w:space="0" w:color="auto"/>
            </w:tcBorders>
            <w:shd w:val="clear" w:color="auto" w:fill="D9D9D9"/>
            <w:vAlign w:val="bottom"/>
          </w:tcPr>
          <w:p w14:paraId="57811ADA" w14:textId="77777777" w:rsidR="00CB4BEB" w:rsidRPr="00860575" w:rsidRDefault="00CB4BEB" w:rsidP="003C0924">
            <w:pPr>
              <w:rPr>
                <w:rFonts w:ascii="Trebuchet MS" w:hAnsi="Trebuchet MS"/>
                <w:sz w:val="18"/>
                <w:szCs w:val="18"/>
              </w:rPr>
            </w:pPr>
            <w:proofErr w:type="spellStart"/>
            <w:r>
              <w:rPr>
                <w:rFonts w:ascii="Trebuchet MS" w:hAnsi="Trebuchet MS"/>
                <w:sz w:val="18"/>
                <w:szCs w:val="18"/>
              </w:rPr>
              <w:t>ejer_admin</w:t>
            </w:r>
            <w:proofErr w:type="spellEnd"/>
          </w:p>
        </w:tc>
        <w:tc>
          <w:tcPr>
            <w:tcW w:w="1203" w:type="dxa"/>
            <w:tcBorders>
              <w:top w:val="single" w:sz="4" w:space="0" w:color="auto"/>
              <w:left w:val="single" w:sz="4" w:space="0" w:color="auto"/>
              <w:bottom w:val="single" w:sz="4" w:space="0" w:color="auto"/>
              <w:right w:val="single" w:sz="4" w:space="0" w:color="auto"/>
            </w:tcBorders>
            <w:shd w:val="clear" w:color="auto" w:fill="FFFFFF"/>
            <w:vAlign w:val="bottom"/>
          </w:tcPr>
          <w:p w14:paraId="0EF005B9" w14:textId="77777777" w:rsidR="00CB4BEB" w:rsidRDefault="00CB4BEB" w:rsidP="003C0924">
            <w:pPr>
              <w:rPr>
                <w:rFonts w:ascii="Trebuchet MS" w:hAnsi="Trebuchet MS"/>
                <w:sz w:val="18"/>
                <w:szCs w:val="18"/>
              </w:rPr>
            </w:pPr>
            <w:proofErr w:type="spellStart"/>
            <w:r>
              <w:rPr>
                <w:rFonts w:ascii="Trebuchet MS" w:hAnsi="Trebuchet MS"/>
                <w:sz w:val="18"/>
                <w:szCs w:val="18"/>
              </w:rPr>
              <w:t>ejer_admin</w:t>
            </w:r>
            <w:proofErr w:type="spellEnd"/>
          </w:p>
        </w:tc>
        <w:tc>
          <w:tcPr>
            <w:tcW w:w="4536" w:type="dxa"/>
            <w:tcBorders>
              <w:top w:val="single" w:sz="4" w:space="0" w:color="auto"/>
              <w:left w:val="single" w:sz="4" w:space="0" w:color="auto"/>
              <w:bottom w:val="single" w:sz="4" w:space="0" w:color="auto"/>
              <w:right w:val="single" w:sz="4" w:space="0" w:color="auto"/>
            </w:tcBorders>
            <w:shd w:val="clear" w:color="auto" w:fill="FFFFFF"/>
            <w:vAlign w:val="bottom"/>
          </w:tcPr>
          <w:p w14:paraId="29184C98" w14:textId="77777777" w:rsidR="00CB4BEB" w:rsidRPr="00860575" w:rsidRDefault="00CB4BEB" w:rsidP="003C0924">
            <w:pPr>
              <w:rPr>
                <w:rFonts w:ascii="Trebuchet MS" w:hAnsi="Trebuchet MS"/>
                <w:sz w:val="18"/>
                <w:szCs w:val="18"/>
              </w:rPr>
            </w:pPr>
            <w:r>
              <w:rPr>
                <w:rFonts w:ascii="Trebuchet MS" w:hAnsi="Trebuchet MS"/>
                <w:sz w:val="18"/>
                <w:szCs w:val="18"/>
              </w:rPr>
              <w:t>Havnens ejer eller administrator</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243F3A83" w14:textId="77777777" w:rsidR="00CB4BEB" w:rsidRPr="00860575" w:rsidRDefault="00CB4BEB" w:rsidP="003C0924">
            <w:pPr>
              <w:rPr>
                <w:rFonts w:ascii="Trebuchet MS" w:hAnsi="Trebuchet MS" w:cs="Trebuchet MS"/>
                <w:sz w:val="18"/>
                <w:szCs w:val="18"/>
              </w:rPr>
            </w:pPr>
            <w:r w:rsidRPr="00860575">
              <w:rPr>
                <w:rFonts w:ascii="Trebuchet MS" w:hAnsi="Trebuchet MS" w:cs="Trebuchet MS"/>
                <w:sz w:val="18"/>
                <w:szCs w:val="18"/>
              </w:rPr>
              <w:t>Tekststreng</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bottom"/>
          </w:tcPr>
          <w:p w14:paraId="28B47E85" w14:textId="77777777" w:rsidR="00CB4BEB" w:rsidRPr="00860575" w:rsidRDefault="00CB4BEB" w:rsidP="003C0924">
            <w:pPr>
              <w:rPr>
                <w:rFonts w:ascii="Trebuchet MS" w:hAnsi="Trebuchet MS" w:cs="Trebuchet MS"/>
                <w:sz w:val="18"/>
                <w:szCs w:val="18"/>
              </w:rPr>
            </w:pPr>
            <w:r w:rsidRPr="00860575">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2F66805F"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701" w:type="dxa"/>
            <w:tcBorders>
              <w:top w:val="single" w:sz="4" w:space="0" w:color="auto"/>
              <w:left w:val="single" w:sz="4" w:space="0" w:color="auto"/>
              <w:bottom w:val="single" w:sz="4" w:space="0" w:color="auto"/>
              <w:right w:val="single" w:sz="4" w:space="0" w:color="auto"/>
            </w:tcBorders>
            <w:shd w:val="clear" w:color="auto" w:fill="FFFFFF"/>
            <w:vAlign w:val="bottom"/>
          </w:tcPr>
          <w:p w14:paraId="0A577E01"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Herning Kommune</w:t>
            </w:r>
          </w:p>
        </w:tc>
      </w:tr>
      <w:tr w:rsidR="00CB4BEB" w:rsidRPr="00CE1917" w14:paraId="64354DE1" w14:textId="77777777" w:rsidTr="003C0924">
        <w:trPr>
          <w:trHeight w:hRule="exact" w:val="255"/>
        </w:trPr>
        <w:tc>
          <w:tcPr>
            <w:tcW w:w="1627" w:type="dxa"/>
            <w:tcBorders>
              <w:top w:val="single" w:sz="4" w:space="0" w:color="auto"/>
              <w:left w:val="single" w:sz="4" w:space="0" w:color="auto"/>
              <w:bottom w:val="single" w:sz="4" w:space="0" w:color="auto"/>
              <w:right w:val="single" w:sz="4" w:space="0" w:color="auto"/>
            </w:tcBorders>
            <w:shd w:val="clear" w:color="auto" w:fill="97DDBA"/>
            <w:vAlign w:val="bottom"/>
          </w:tcPr>
          <w:p w14:paraId="0E5B9D13"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w:t>
            </w:r>
            <w:r w:rsidRPr="00CE1917">
              <w:rPr>
                <w:rFonts w:ascii="Trebuchet MS" w:hAnsi="Trebuchet MS" w:cs="Trebuchet MS"/>
                <w:sz w:val="18"/>
                <w:szCs w:val="18"/>
              </w:rPr>
              <w:t>ink</w:t>
            </w:r>
          </w:p>
        </w:tc>
        <w:tc>
          <w:tcPr>
            <w:tcW w:w="1203" w:type="dxa"/>
            <w:tcBorders>
              <w:top w:val="single" w:sz="4" w:space="0" w:color="auto"/>
              <w:left w:val="single" w:sz="4" w:space="0" w:color="auto"/>
              <w:bottom w:val="single" w:sz="4" w:space="0" w:color="auto"/>
              <w:right w:val="single" w:sz="4" w:space="0" w:color="auto"/>
            </w:tcBorders>
            <w:shd w:val="clear" w:color="auto" w:fill="97DDBA"/>
          </w:tcPr>
          <w:p w14:paraId="6BA5A975" w14:textId="77777777" w:rsidR="00CB4BEB" w:rsidRPr="0014307B" w:rsidRDefault="00CB4BEB" w:rsidP="003C0924">
            <w:pPr>
              <w:rPr>
                <w:rFonts w:ascii="Trebuchet MS" w:hAnsi="Trebuchet MS" w:cs="Trebuchet MS"/>
                <w:sz w:val="18"/>
                <w:szCs w:val="18"/>
              </w:rPr>
            </w:pPr>
          </w:p>
        </w:tc>
        <w:tc>
          <w:tcPr>
            <w:tcW w:w="10773"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D62D940"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632B948F" w14:textId="77777777" w:rsidTr="003C0924">
        <w:trPr>
          <w:trHeight w:hRule="exact" w:val="255"/>
        </w:trPr>
        <w:tc>
          <w:tcPr>
            <w:tcW w:w="13603" w:type="dxa"/>
            <w:gridSpan w:val="7"/>
            <w:tcBorders>
              <w:top w:val="single" w:sz="4" w:space="0" w:color="auto"/>
              <w:left w:val="nil"/>
              <w:bottom w:val="nil"/>
              <w:right w:val="nil"/>
            </w:tcBorders>
            <w:shd w:val="clear" w:color="auto" w:fill="99CCFF"/>
            <w:vAlign w:val="bottom"/>
          </w:tcPr>
          <w:p w14:paraId="6BF9A493"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06C026BA" w14:textId="77777777" w:rsidTr="003C0924">
        <w:trPr>
          <w:trHeight w:hRule="exact" w:val="255"/>
        </w:trPr>
        <w:tc>
          <w:tcPr>
            <w:tcW w:w="13603" w:type="dxa"/>
            <w:gridSpan w:val="7"/>
            <w:tcBorders>
              <w:top w:val="nil"/>
              <w:left w:val="nil"/>
              <w:bottom w:val="nil"/>
              <w:right w:val="nil"/>
            </w:tcBorders>
            <w:shd w:val="clear" w:color="auto" w:fill="97DDBA"/>
            <w:vAlign w:val="bottom"/>
          </w:tcPr>
          <w:p w14:paraId="19EF2737"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149A5476" w14:textId="77777777" w:rsidR="00CB4BEB" w:rsidRDefault="00CB4BEB" w:rsidP="00CB4BEB">
      <w:pPr>
        <w:pStyle w:val="Overskrift6"/>
      </w:pPr>
      <w:r w:rsidRPr="004D056C">
        <w:t>5.8.7.1</w:t>
      </w:r>
      <w:r>
        <w:t xml:space="preserve"> Metadata</w:t>
      </w:r>
      <w:r w:rsidRPr="008E21D4">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3BD1DED8" w14:textId="77777777" w:rsidTr="003C0924">
        <w:trPr>
          <w:trHeight w:hRule="exact" w:val="255"/>
        </w:trPr>
        <w:tc>
          <w:tcPr>
            <w:tcW w:w="2235" w:type="dxa"/>
            <w:shd w:val="clear" w:color="auto" w:fill="D9D9D9"/>
            <w:vAlign w:val="bottom"/>
          </w:tcPr>
          <w:p w14:paraId="7FA6F0C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426F1DAA"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56AA78BF" w14:textId="77777777" w:rsidTr="003C0924">
        <w:trPr>
          <w:trHeight w:hRule="exact" w:val="255"/>
        </w:trPr>
        <w:tc>
          <w:tcPr>
            <w:tcW w:w="2235" w:type="dxa"/>
            <w:shd w:val="clear" w:color="auto" w:fill="E0E0E0"/>
            <w:vAlign w:val="bottom"/>
          </w:tcPr>
          <w:p w14:paraId="7D5EE75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3CDF1EB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Havneareal</w:t>
            </w:r>
          </w:p>
        </w:tc>
      </w:tr>
      <w:tr w:rsidR="00CB4BEB" w:rsidRPr="0051728E" w14:paraId="7DC5B805" w14:textId="77777777" w:rsidTr="003C0924">
        <w:trPr>
          <w:trHeight w:hRule="exact" w:val="255"/>
        </w:trPr>
        <w:tc>
          <w:tcPr>
            <w:tcW w:w="2235" w:type="dxa"/>
            <w:shd w:val="clear" w:color="auto" w:fill="E0E0E0"/>
            <w:vAlign w:val="bottom"/>
          </w:tcPr>
          <w:p w14:paraId="64E7138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0FE5CBBC" w14:textId="77777777" w:rsidR="00CB4BEB" w:rsidRDefault="00CB4BEB" w:rsidP="003C0924">
            <w:pPr>
              <w:rPr>
                <w:rFonts w:ascii="Trebuchet MS" w:hAnsi="Trebuchet MS"/>
                <w:sz w:val="18"/>
                <w:szCs w:val="18"/>
              </w:rPr>
            </w:pPr>
            <w:r w:rsidRPr="00B021C4">
              <w:rPr>
                <w:rFonts w:ascii="Trebuchet MS" w:hAnsi="Trebuchet MS"/>
                <w:sz w:val="18"/>
                <w:szCs w:val="18"/>
              </w:rPr>
              <w:t>570</w:t>
            </w:r>
            <w:r w:rsidRPr="00786299">
              <w:rPr>
                <w:rFonts w:ascii="Trebuchet MS" w:hAnsi="Trebuchet MS"/>
                <w:sz w:val="18"/>
                <w:szCs w:val="18"/>
              </w:rPr>
              <w:t>6</w:t>
            </w:r>
          </w:p>
        </w:tc>
      </w:tr>
      <w:tr w:rsidR="00CB4BEB" w:rsidRPr="0051728E" w14:paraId="2BBE79AC" w14:textId="77777777" w:rsidTr="003C0924">
        <w:trPr>
          <w:trHeight w:hRule="exact" w:val="255"/>
        </w:trPr>
        <w:tc>
          <w:tcPr>
            <w:tcW w:w="2235" w:type="dxa"/>
            <w:shd w:val="clear" w:color="auto" w:fill="E0E0E0"/>
            <w:vAlign w:val="bottom"/>
          </w:tcPr>
          <w:p w14:paraId="2531980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7AA1C98F"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Havnearealer i kommunen</w:t>
            </w:r>
          </w:p>
        </w:tc>
      </w:tr>
      <w:tr w:rsidR="00CB4BEB" w:rsidRPr="0051728E" w14:paraId="337D08C9" w14:textId="77777777" w:rsidTr="003C0924">
        <w:trPr>
          <w:trHeight w:hRule="exact" w:val="510"/>
        </w:trPr>
        <w:tc>
          <w:tcPr>
            <w:tcW w:w="2235" w:type="dxa"/>
            <w:shd w:val="clear" w:color="auto" w:fill="E0E0E0"/>
            <w:vAlign w:val="center"/>
          </w:tcPr>
          <w:p w14:paraId="454E85BD"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706D7DB9"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 xml:space="preserve">Havnearealerne er de administrative arealer, bestående af en række matrikelnumre og evt. vejlitra, som udgør en havn. Der findes forskellige typer af havnearealer; erhvervshavne, lystbådehavne og kombination heraf. </w:t>
            </w:r>
          </w:p>
        </w:tc>
      </w:tr>
      <w:tr w:rsidR="00CB4BEB" w:rsidRPr="0051728E" w14:paraId="695F3431" w14:textId="77777777" w:rsidTr="003C0924">
        <w:trPr>
          <w:trHeight w:hRule="exact" w:val="510"/>
        </w:trPr>
        <w:tc>
          <w:tcPr>
            <w:tcW w:w="2235" w:type="dxa"/>
            <w:shd w:val="clear" w:color="auto" w:fill="E0E0E0"/>
            <w:vAlign w:val="center"/>
          </w:tcPr>
          <w:p w14:paraId="5EC6D41F"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0CC47F95"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sagsbehandler og borger via selvbetjeningsløsninger, om hvem der administrerer et givent havneareal. Til brug for høringer i forbindelse med planforslag mv.</w:t>
            </w:r>
          </w:p>
        </w:tc>
      </w:tr>
      <w:tr w:rsidR="00CB4BEB" w:rsidRPr="0051728E" w14:paraId="463B4295" w14:textId="77777777" w:rsidTr="003C0924">
        <w:trPr>
          <w:trHeight w:hRule="exact" w:val="255"/>
        </w:trPr>
        <w:tc>
          <w:tcPr>
            <w:tcW w:w="2235" w:type="dxa"/>
            <w:shd w:val="clear" w:color="auto" w:fill="E0E0E0"/>
            <w:vAlign w:val="bottom"/>
          </w:tcPr>
          <w:p w14:paraId="04623D6E"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lastRenderedPageBreak/>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47DB6194" w14:textId="77777777" w:rsidR="00CB4BEB" w:rsidRPr="00FE3FC3" w:rsidRDefault="00CB4BEB" w:rsidP="003C0924">
            <w:pPr>
              <w:rPr>
                <w:rFonts w:ascii="Trebuchet MS" w:hAnsi="Trebuchet MS" w:cs="Trebuchet MS"/>
                <w:sz w:val="18"/>
                <w:szCs w:val="18"/>
              </w:rPr>
            </w:pPr>
            <w:r w:rsidRPr="00DB13B5">
              <w:rPr>
                <w:rFonts w:ascii="Trebuchet MS" w:hAnsi="Trebuchet MS" w:cs="Trebuchet MS"/>
                <w:sz w:val="18"/>
                <w:szCs w:val="18"/>
              </w:rPr>
              <w:t>Transportnet</w:t>
            </w:r>
          </w:p>
        </w:tc>
      </w:tr>
      <w:tr w:rsidR="00CB4BEB" w:rsidRPr="0051728E" w14:paraId="79A33526" w14:textId="77777777" w:rsidTr="003C0924">
        <w:trPr>
          <w:trHeight w:hRule="exact" w:val="255"/>
        </w:trPr>
        <w:tc>
          <w:tcPr>
            <w:tcW w:w="2235" w:type="dxa"/>
            <w:shd w:val="clear" w:color="auto" w:fill="E0E0E0"/>
            <w:vAlign w:val="bottom"/>
          </w:tcPr>
          <w:p w14:paraId="6A762378" w14:textId="77777777" w:rsidR="00CB4BEB" w:rsidRPr="00492FFE" w:rsidRDefault="00CB4BEB" w:rsidP="003C0924">
            <w:pPr>
              <w:rPr>
                <w:rFonts w:ascii="Trebuchet MS" w:hAnsi="Trebuchet MS" w:cs="Trebuchet MS"/>
                <w:sz w:val="18"/>
                <w:szCs w:val="18"/>
              </w:rPr>
            </w:pPr>
            <w:proofErr w:type="spellStart"/>
            <w:r w:rsidRPr="00E45822">
              <w:rPr>
                <w:rFonts w:ascii="Trebuchet MS" w:hAnsi="Trebuchet MS" w:cs="Trebuchet MS"/>
                <w:sz w:val="18"/>
                <w:szCs w:val="18"/>
              </w:rPr>
              <w:t>Noegle</w:t>
            </w:r>
            <w:r w:rsidRPr="00492FFE">
              <w:rPr>
                <w:rFonts w:ascii="Trebuchet MS" w:hAnsi="Trebuchet MS" w:cs="Trebuchet MS"/>
                <w:sz w:val="18"/>
                <w:szCs w:val="18"/>
              </w:rPr>
              <w:t>_ord</w:t>
            </w:r>
            <w:proofErr w:type="spellEnd"/>
          </w:p>
        </w:tc>
        <w:tc>
          <w:tcPr>
            <w:tcW w:w="11340" w:type="dxa"/>
            <w:shd w:val="clear" w:color="auto" w:fill="FFFFFF"/>
            <w:vAlign w:val="bottom"/>
          </w:tcPr>
          <w:p w14:paraId="513BAE86"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 xml:space="preserve">Administrative enheder, </w:t>
            </w:r>
            <w:r>
              <w:rPr>
                <w:rFonts w:ascii="Trebuchet MS" w:hAnsi="Trebuchet MS" w:cs="Trebuchet MS"/>
                <w:bCs/>
                <w:sz w:val="18"/>
                <w:szCs w:val="18"/>
              </w:rPr>
              <w:t>Havnevæsen</w:t>
            </w:r>
          </w:p>
        </w:tc>
      </w:tr>
      <w:tr w:rsidR="00CB4BEB" w:rsidRPr="0051728E" w14:paraId="5CB16736" w14:textId="77777777" w:rsidTr="003C0924">
        <w:trPr>
          <w:trHeight w:hRule="exact" w:val="255"/>
        </w:trPr>
        <w:tc>
          <w:tcPr>
            <w:tcW w:w="2235" w:type="dxa"/>
            <w:shd w:val="clear" w:color="auto" w:fill="E0E0E0"/>
            <w:vAlign w:val="bottom"/>
          </w:tcPr>
          <w:p w14:paraId="053AF74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422D3E0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4B854B86" w14:textId="77777777" w:rsidTr="003C0924">
        <w:trPr>
          <w:trHeight w:hRule="exact" w:val="255"/>
        </w:trPr>
        <w:tc>
          <w:tcPr>
            <w:tcW w:w="2235" w:type="dxa"/>
            <w:shd w:val="clear" w:color="auto" w:fill="E0E0E0"/>
            <w:vAlign w:val="bottom"/>
          </w:tcPr>
          <w:p w14:paraId="1CD16633"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284A755D" w14:textId="77777777" w:rsidR="00CB4BEB" w:rsidRPr="00FE3FC3" w:rsidRDefault="00CB4BEB" w:rsidP="003C0924">
            <w:pPr>
              <w:rPr>
                <w:rFonts w:ascii="Trebuchet MS" w:hAnsi="Trebuchet MS" w:cs="Trebuchet MS"/>
                <w:sz w:val="18"/>
                <w:szCs w:val="18"/>
              </w:rPr>
            </w:pPr>
          </w:p>
        </w:tc>
      </w:tr>
      <w:tr w:rsidR="00CB4BEB" w:rsidRPr="00341F5D" w14:paraId="1B887329" w14:textId="77777777" w:rsidTr="003C0924">
        <w:trPr>
          <w:trHeight w:hRule="exact" w:val="255"/>
        </w:trPr>
        <w:tc>
          <w:tcPr>
            <w:tcW w:w="2235" w:type="dxa"/>
            <w:shd w:val="clear" w:color="auto" w:fill="E0E0E0"/>
            <w:vAlign w:val="bottom"/>
          </w:tcPr>
          <w:p w14:paraId="53AF2C3E"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KLE_koder</w:t>
            </w:r>
            <w:proofErr w:type="spellEnd"/>
          </w:p>
        </w:tc>
        <w:tc>
          <w:tcPr>
            <w:tcW w:w="11340" w:type="dxa"/>
            <w:shd w:val="clear" w:color="auto" w:fill="FFFFFF"/>
            <w:vAlign w:val="bottom"/>
          </w:tcPr>
          <w:p w14:paraId="02413B31" w14:textId="77777777" w:rsidR="00CB4BEB" w:rsidRPr="00576460" w:rsidRDefault="00CB4BEB" w:rsidP="003C0924">
            <w:pPr>
              <w:rPr>
                <w:rFonts w:ascii="Trebuchet MS" w:hAnsi="Trebuchet MS" w:cs="Trebuchet MS"/>
                <w:sz w:val="18"/>
                <w:szCs w:val="18"/>
              </w:rPr>
            </w:pPr>
            <w:r w:rsidRPr="0092262C">
              <w:rPr>
                <w:rFonts w:ascii="Trebuchet MS" w:hAnsi="Trebuchet MS" w:cs="Trebuchet MS"/>
                <w:sz w:val="18"/>
                <w:szCs w:val="18"/>
              </w:rPr>
              <w:t>08.03.00, 08.03.04, 08.03.25</w:t>
            </w:r>
          </w:p>
        </w:tc>
      </w:tr>
    </w:tbl>
    <w:p w14:paraId="5CB6B3C0" w14:textId="77777777" w:rsidR="00CB4BEB" w:rsidRPr="00A32757" w:rsidRDefault="00CB4BEB" w:rsidP="00CB4BEB">
      <w:pPr>
        <w:pStyle w:val="Overskrift6"/>
      </w:pPr>
      <w:r w:rsidRPr="004D056C">
        <w:t>5.8.7.2</w:t>
      </w:r>
      <w:r>
        <w:t xml:space="preserve">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3"/>
        <w:gridCol w:w="8963"/>
      </w:tblGrid>
      <w:tr w:rsidR="00CB4BEB" w:rsidRPr="0051728E" w14:paraId="6113C40A" w14:textId="77777777" w:rsidTr="003C0924">
        <w:trPr>
          <w:trHeight w:hRule="exact" w:val="255"/>
        </w:trPr>
        <w:tc>
          <w:tcPr>
            <w:tcW w:w="4503" w:type="dxa"/>
            <w:shd w:val="clear" w:color="auto" w:fill="D9D9D9"/>
            <w:vAlign w:val="bottom"/>
          </w:tcPr>
          <w:p w14:paraId="681AC50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6604CC0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342F2ED0" w14:textId="77777777" w:rsidTr="003C0924">
        <w:trPr>
          <w:trHeight w:hRule="exact" w:val="709"/>
        </w:trPr>
        <w:tc>
          <w:tcPr>
            <w:tcW w:w="4503" w:type="dxa"/>
            <w:shd w:val="clear" w:color="auto" w:fill="E0E0E0"/>
            <w:vAlign w:val="center"/>
          </w:tcPr>
          <w:p w14:paraId="4E54A6DF"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2092A0C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Ofte forelægger arealerne kun på papirkort med håndtegnet streger eller/og som registrering på hver enkelt adresse eller via vejlister. Afgrænsningerne bør snappes til matrikelgeometrien i videst muligt omfang eller evt. ved kopi af matrikelgeometrien, som så samles til en flade i hvert område. </w:t>
            </w:r>
          </w:p>
        </w:tc>
      </w:tr>
      <w:tr w:rsidR="00CB4BEB" w:rsidRPr="0051728E" w14:paraId="3A30634F" w14:textId="77777777" w:rsidTr="003C0924">
        <w:trPr>
          <w:trHeight w:hRule="exact" w:val="255"/>
        </w:trPr>
        <w:tc>
          <w:tcPr>
            <w:tcW w:w="4503" w:type="dxa"/>
            <w:shd w:val="clear" w:color="auto" w:fill="E0E0E0"/>
            <w:vAlign w:val="bottom"/>
          </w:tcPr>
          <w:p w14:paraId="1123BBB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22E4AF9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nummer/navn for hvert område.</w:t>
            </w:r>
          </w:p>
        </w:tc>
      </w:tr>
      <w:tr w:rsidR="00CB4BEB" w:rsidRPr="0051728E" w14:paraId="21AB2310" w14:textId="77777777" w:rsidTr="003C0924">
        <w:trPr>
          <w:trHeight w:hRule="exact" w:val="255"/>
        </w:trPr>
        <w:tc>
          <w:tcPr>
            <w:tcW w:w="4503" w:type="dxa"/>
            <w:shd w:val="clear" w:color="auto" w:fill="E0E0E0"/>
            <w:vAlign w:val="bottom"/>
          </w:tcPr>
          <w:p w14:paraId="6D5E9D6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61CA1C4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0,1 ha</w:t>
            </w:r>
          </w:p>
        </w:tc>
      </w:tr>
      <w:tr w:rsidR="00CB4BEB" w:rsidRPr="0051728E" w14:paraId="60316F98" w14:textId="77777777" w:rsidTr="003C0924">
        <w:trPr>
          <w:trHeight w:hRule="exact" w:val="255"/>
        </w:trPr>
        <w:tc>
          <w:tcPr>
            <w:tcW w:w="4503" w:type="dxa"/>
            <w:shd w:val="clear" w:color="auto" w:fill="E0E0E0"/>
            <w:vAlign w:val="bottom"/>
          </w:tcPr>
          <w:p w14:paraId="3D6CE5C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15B87371" w14:textId="77777777" w:rsidR="00CB4BEB" w:rsidRPr="00024C60" w:rsidRDefault="00CB4BEB" w:rsidP="003C0924">
            <w:pPr>
              <w:rPr>
                <w:rFonts w:ascii="Trebuchet MS" w:hAnsi="Trebuchet MS" w:cs="Trebuchet MS"/>
                <w:sz w:val="18"/>
                <w:szCs w:val="18"/>
              </w:rPr>
            </w:pPr>
          </w:p>
        </w:tc>
      </w:tr>
      <w:tr w:rsidR="00CB4BEB" w:rsidRPr="0051728E" w14:paraId="2B0023AA" w14:textId="77777777" w:rsidTr="003C0924">
        <w:trPr>
          <w:trHeight w:hRule="exact" w:val="255"/>
        </w:trPr>
        <w:tc>
          <w:tcPr>
            <w:tcW w:w="4503" w:type="dxa"/>
            <w:shd w:val="clear" w:color="auto" w:fill="E0E0E0"/>
            <w:vAlign w:val="bottom"/>
          </w:tcPr>
          <w:p w14:paraId="6393073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1A89940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Snap mellem fladerne, så der ikke forekommer huller eller overlap.</w:t>
            </w:r>
          </w:p>
        </w:tc>
      </w:tr>
      <w:tr w:rsidR="00CB4BEB" w:rsidRPr="0051728E" w14:paraId="0F17D2F2" w14:textId="77777777" w:rsidTr="003C0924">
        <w:trPr>
          <w:trHeight w:hRule="exact" w:val="255"/>
        </w:trPr>
        <w:tc>
          <w:tcPr>
            <w:tcW w:w="4503" w:type="dxa"/>
            <w:shd w:val="clear" w:color="auto" w:fill="E0E0E0"/>
            <w:vAlign w:val="bottom"/>
          </w:tcPr>
          <w:p w14:paraId="3F64EBC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1DB6F66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Matrikellodder/jordstykker eller </w:t>
            </w:r>
            <w:proofErr w:type="spellStart"/>
            <w:r>
              <w:rPr>
                <w:rFonts w:ascii="Trebuchet MS" w:hAnsi="Trebuchet MS" w:cs="Trebuchet MS"/>
                <w:sz w:val="18"/>
                <w:szCs w:val="18"/>
              </w:rPr>
              <w:t>vejmidter</w:t>
            </w:r>
            <w:proofErr w:type="spellEnd"/>
            <w:r>
              <w:rPr>
                <w:rFonts w:ascii="Trebuchet MS" w:hAnsi="Trebuchet MS" w:cs="Trebuchet MS"/>
                <w:sz w:val="18"/>
                <w:szCs w:val="18"/>
              </w:rPr>
              <w:t xml:space="preserve"> samt evt. andre distrikter fra FKG. </w:t>
            </w:r>
          </w:p>
        </w:tc>
      </w:tr>
    </w:tbl>
    <w:p w14:paraId="20043541" w14:textId="77777777" w:rsidR="00CB4BEB" w:rsidRPr="00A32757" w:rsidRDefault="00CB4BEB" w:rsidP="00CB4BEB">
      <w:pPr>
        <w:pStyle w:val="Overskrift6"/>
      </w:pPr>
      <w:r w:rsidRPr="004D056C">
        <w:t>5.8.7.3</w:t>
      </w:r>
      <w:r>
        <w:t xml:space="preserve"> Kodelister</w:t>
      </w:r>
    </w:p>
    <w:p w14:paraId="5C7BBFF3" w14:textId="77777777" w:rsidR="00CB4BEB" w:rsidRDefault="00CB4BEB" w:rsidP="00CB4BEB">
      <w:pPr>
        <w:autoSpaceDE w:val="0"/>
        <w:autoSpaceDN w:val="0"/>
        <w:adjustRightInd w:val="0"/>
        <w:rPr>
          <w:rFonts w:ascii="Trebuchet MS" w:hAnsi="Trebuchet MS" w:cs="Trebuchet MS"/>
          <w:sz w:val="18"/>
          <w:szCs w:val="18"/>
        </w:rPr>
      </w:pPr>
      <w:r w:rsidRPr="00A32757">
        <w:rPr>
          <w:rFonts w:ascii="Trebuchet MS" w:hAnsi="Trebuchet MS" w:cs="Trebuchet MS"/>
          <w:sz w:val="18"/>
          <w:szCs w:val="18"/>
        </w:rPr>
        <w:t>Kodelisterne fungerer som oversættelser mellem anvendte kodeværdier og de matchende forklarende tekster.</w:t>
      </w:r>
    </w:p>
    <w:p w14:paraId="127FB61B" w14:textId="77777777" w:rsidR="00CB4BEB" w:rsidRPr="00A32757" w:rsidRDefault="00CB4BEB" w:rsidP="00CB4BEB">
      <w:pPr>
        <w:pStyle w:val="Overskrift7"/>
      </w:pPr>
      <w:r w:rsidRPr="004D056C">
        <w:t>5.8.7.3.1</w:t>
      </w:r>
      <w:r>
        <w:t xml:space="preserve">   5</w:t>
      </w:r>
      <w:r w:rsidRPr="004D056C">
        <w:t>706</w:t>
      </w:r>
      <w:r>
        <w:t xml:space="preserve"> </w:t>
      </w:r>
      <w:proofErr w:type="spellStart"/>
      <w:r>
        <w:t>Havn_type</w:t>
      </w:r>
      <w:proofErr w:type="spellEnd"/>
      <w:r w:rsidRPr="00CC386E">
        <w:rPr>
          <w:rStyle w:val="TypografiOverskrift4BrugerdefineretfarveRGB0Tegn"/>
        </w:rPr>
        <w:t xml:space="preserve"> </w:t>
      </w:r>
      <w:r>
        <w:t>(</w:t>
      </w:r>
      <w:r w:rsidRPr="004D056C">
        <w:t>d_5706_havn_type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5"/>
        <w:gridCol w:w="2319"/>
        <w:gridCol w:w="1418"/>
        <w:gridCol w:w="6450"/>
      </w:tblGrid>
      <w:tr w:rsidR="00CB4BEB" w:rsidRPr="0051728E" w14:paraId="008BF912" w14:textId="77777777" w:rsidTr="003C0924">
        <w:trPr>
          <w:trHeight w:hRule="exact" w:val="255"/>
        </w:trPr>
        <w:tc>
          <w:tcPr>
            <w:tcW w:w="0" w:type="auto"/>
            <w:tcBorders>
              <w:bottom w:val="single" w:sz="4" w:space="0" w:color="auto"/>
            </w:tcBorders>
            <w:shd w:val="clear" w:color="auto" w:fill="D9D9D9"/>
            <w:vAlign w:val="bottom"/>
          </w:tcPr>
          <w:p w14:paraId="4879E1B4" w14:textId="77777777" w:rsidR="00CB4BEB" w:rsidRPr="0051728E" w:rsidRDefault="00CB4BEB" w:rsidP="003C0924">
            <w:pPr>
              <w:rPr>
                <w:rFonts w:ascii="Trebuchet MS" w:hAnsi="Trebuchet MS" w:cs="Trebuchet MS"/>
                <w:b/>
                <w:bCs/>
                <w:sz w:val="18"/>
                <w:szCs w:val="18"/>
              </w:rPr>
            </w:pPr>
            <w:proofErr w:type="spellStart"/>
            <w:r>
              <w:rPr>
                <w:rFonts w:ascii="Trebuchet MS" w:hAnsi="Trebuchet MS" w:cs="Trebuchet MS"/>
                <w:b/>
                <w:bCs/>
                <w:sz w:val="18"/>
                <w:szCs w:val="18"/>
              </w:rPr>
              <w:t>havn_type_kode</w:t>
            </w:r>
            <w:proofErr w:type="spellEnd"/>
          </w:p>
        </w:tc>
        <w:tc>
          <w:tcPr>
            <w:tcW w:w="0" w:type="auto"/>
            <w:tcBorders>
              <w:bottom w:val="single" w:sz="4" w:space="0" w:color="auto"/>
            </w:tcBorders>
            <w:shd w:val="clear" w:color="auto" w:fill="D9D9D9"/>
            <w:vAlign w:val="bottom"/>
          </w:tcPr>
          <w:p w14:paraId="06D4A391" w14:textId="77777777" w:rsidR="00CB4BEB" w:rsidRPr="0051728E" w:rsidRDefault="00CB4BEB" w:rsidP="003C0924">
            <w:pPr>
              <w:rPr>
                <w:rFonts w:ascii="Trebuchet MS" w:hAnsi="Trebuchet MS" w:cs="Trebuchet MS"/>
                <w:bCs/>
                <w:sz w:val="18"/>
                <w:szCs w:val="18"/>
              </w:rPr>
            </w:pPr>
            <w:proofErr w:type="spellStart"/>
            <w:r>
              <w:rPr>
                <w:rFonts w:ascii="Trebuchet MS" w:hAnsi="Trebuchet MS" w:cs="Trebuchet MS"/>
                <w:b/>
                <w:bCs/>
                <w:sz w:val="18"/>
                <w:szCs w:val="18"/>
              </w:rPr>
              <w:t>havn_type</w:t>
            </w:r>
            <w:proofErr w:type="spellEnd"/>
          </w:p>
        </w:tc>
        <w:tc>
          <w:tcPr>
            <w:tcW w:w="1418" w:type="dxa"/>
            <w:tcBorders>
              <w:bottom w:val="single" w:sz="4" w:space="0" w:color="auto"/>
            </w:tcBorders>
            <w:shd w:val="clear" w:color="auto" w:fill="D9D9D9"/>
            <w:vAlign w:val="bottom"/>
          </w:tcPr>
          <w:p w14:paraId="269397BE"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0" w:type="auto"/>
            <w:tcBorders>
              <w:bottom w:val="single" w:sz="4" w:space="0" w:color="auto"/>
            </w:tcBorders>
            <w:shd w:val="clear" w:color="auto" w:fill="D9D9D9"/>
            <w:vAlign w:val="bottom"/>
          </w:tcPr>
          <w:p w14:paraId="073111FE"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09C7C786"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14DED912" w14:textId="77777777" w:rsidR="00CB4BEB" w:rsidRPr="00CE6370" w:rsidRDefault="00CB4BEB" w:rsidP="003C0924">
            <w:pPr>
              <w:jc w:val="center"/>
              <w:rPr>
                <w:rFonts w:ascii="Trebuchet MS" w:hAnsi="Trebuchet MS"/>
                <w:sz w:val="18"/>
                <w:szCs w:val="18"/>
              </w:rPr>
            </w:pPr>
            <w:r>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443A3D7D" w14:textId="77777777" w:rsidR="00CB4BEB" w:rsidRPr="00243B36" w:rsidRDefault="00CB4BEB" w:rsidP="003C0924">
            <w:pPr>
              <w:rPr>
                <w:rFonts w:ascii="Trebuchet MS" w:hAnsi="Trebuchet MS"/>
                <w:sz w:val="18"/>
                <w:szCs w:val="18"/>
              </w:rPr>
            </w:pPr>
            <w:r>
              <w:rPr>
                <w:rFonts w:ascii="Trebuchet MS" w:hAnsi="Trebuchet MS"/>
                <w:sz w:val="18"/>
                <w:szCs w:val="18"/>
              </w:rPr>
              <w:t>Erhvervshavn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955C15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39E7B998"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Havneareal for erhvervshavn med egen ejer/administrator</w:t>
            </w:r>
          </w:p>
        </w:tc>
      </w:tr>
      <w:tr w:rsidR="00CB4BEB" w:rsidRPr="0051728E" w14:paraId="1C4930C9"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03E2836" w14:textId="77777777" w:rsidR="00CB4BEB" w:rsidRPr="00CE6370" w:rsidRDefault="00CB4BEB" w:rsidP="003C0924">
            <w:pPr>
              <w:jc w:val="center"/>
              <w:rPr>
                <w:rFonts w:ascii="Trebuchet MS" w:hAnsi="Trebuchet MS"/>
                <w:sz w:val="18"/>
                <w:szCs w:val="18"/>
              </w:rPr>
            </w:pPr>
            <w:r>
              <w:rPr>
                <w:rFonts w:ascii="Trebuchet MS" w:hAnsi="Trebuchet MS"/>
                <w:sz w:val="18"/>
                <w:szCs w:val="18"/>
              </w:rPr>
              <w:t>2</w:t>
            </w:r>
          </w:p>
        </w:tc>
        <w:tc>
          <w:tcPr>
            <w:tcW w:w="0" w:type="auto"/>
            <w:tcBorders>
              <w:top w:val="single" w:sz="4" w:space="0" w:color="auto"/>
              <w:left w:val="single" w:sz="4" w:space="0" w:color="auto"/>
              <w:bottom w:val="single" w:sz="4" w:space="0" w:color="auto"/>
            </w:tcBorders>
            <w:shd w:val="clear" w:color="auto" w:fill="FFFFFF"/>
            <w:vAlign w:val="bottom"/>
          </w:tcPr>
          <w:p w14:paraId="7B9972DC" w14:textId="77777777" w:rsidR="00CB4BEB" w:rsidRPr="00243B36" w:rsidRDefault="00CB4BEB" w:rsidP="003C0924">
            <w:pPr>
              <w:rPr>
                <w:rFonts w:ascii="Trebuchet MS" w:hAnsi="Trebuchet MS"/>
                <w:sz w:val="18"/>
                <w:szCs w:val="18"/>
              </w:rPr>
            </w:pPr>
            <w:r>
              <w:rPr>
                <w:rFonts w:ascii="Trebuchet MS" w:hAnsi="Trebuchet MS"/>
                <w:sz w:val="18"/>
                <w:szCs w:val="18"/>
              </w:rPr>
              <w:t>Lystbådehavn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8D85A8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2F16E483"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Havneareal for lystbådehavn med egen ejer/administrator</w:t>
            </w:r>
          </w:p>
        </w:tc>
      </w:tr>
      <w:tr w:rsidR="00CB4BEB" w:rsidRPr="0051728E" w14:paraId="22F2611C"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EE15587" w14:textId="77777777" w:rsidR="00CB4BEB" w:rsidRDefault="00CB4BEB" w:rsidP="003C0924">
            <w:pPr>
              <w:jc w:val="center"/>
              <w:rPr>
                <w:rFonts w:ascii="Trebuchet MS" w:hAnsi="Trebuchet MS"/>
                <w:sz w:val="18"/>
                <w:szCs w:val="18"/>
              </w:rPr>
            </w:pPr>
            <w:r>
              <w:rPr>
                <w:rFonts w:ascii="Trebuchet MS" w:hAnsi="Trebuchet MS"/>
                <w:sz w:val="18"/>
                <w:szCs w:val="18"/>
              </w:rPr>
              <w:t>3</w:t>
            </w:r>
          </w:p>
        </w:tc>
        <w:tc>
          <w:tcPr>
            <w:tcW w:w="0" w:type="auto"/>
            <w:tcBorders>
              <w:top w:val="single" w:sz="4" w:space="0" w:color="auto"/>
              <w:left w:val="single" w:sz="4" w:space="0" w:color="auto"/>
              <w:bottom w:val="single" w:sz="4" w:space="0" w:color="auto"/>
            </w:tcBorders>
            <w:shd w:val="clear" w:color="auto" w:fill="FFFFFF"/>
            <w:vAlign w:val="bottom"/>
          </w:tcPr>
          <w:p w14:paraId="659AF2F5" w14:textId="77777777" w:rsidR="00CB4BEB" w:rsidRPr="00243B36" w:rsidRDefault="00CB4BEB" w:rsidP="003C0924">
            <w:pPr>
              <w:rPr>
                <w:rFonts w:ascii="Trebuchet MS" w:hAnsi="Trebuchet MS"/>
                <w:sz w:val="18"/>
                <w:szCs w:val="18"/>
              </w:rPr>
            </w:pPr>
            <w:r>
              <w:rPr>
                <w:rFonts w:ascii="Trebuchet MS" w:hAnsi="Trebuchet MS"/>
                <w:sz w:val="18"/>
                <w:szCs w:val="18"/>
              </w:rPr>
              <w:t>Erhvervs- og lystbådehavn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46795D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14EB5396"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Havneareal for både erhvervshavn og lystbådehavn som administreres samlet</w:t>
            </w:r>
          </w:p>
        </w:tc>
      </w:tr>
      <w:tr w:rsidR="00CB4BEB" w:rsidRPr="0051728E" w14:paraId="37611571"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47842AD1" w14:textId="77777777" w:rsidR="00CB4BEB" w:rsidRDefault="00CB4BEB" w:rsidP="003C0924">
            <w:pPr>
              <w:jc w:val="center"/>
              <w:rPr>
                <w:rFonts w:ascii="Trebuchet MS" w:hAnsi="Trebuchet MS"/>
                <w:sz w:val="18"/>
                <w:szCs w:val="18"/>
              </w:rPr>
            </w:pPr>
            <w:r>
              <w:rPr>
                <w:rFonts w:ascii="Trebuchet MS" w:hAnsi="Trebuchet MS"/>
                <w:sz w:val="18"/>
                <w:szCs w:val="18"/>
              </w:rPr>
              <w:t>8</w:t>
            </w:r>
          </w:p>
        </w:tc>
        <w:tc>
          <w:tcPr>
            <w:tcW w:w="0" w:type="auto"/>
            <w:tcBorders>
              <w:top w:val="single" w:sz="4" w:space="0" w:color="auto"/>
              <w:left w:val="single" w:sz="4" w:space="0" w:color="auto"/>
              <w:bottom w:val="single" w:sz="4" w:space="0" w:color="auto"/>
            </w:tcBorders>
            <w:shd w:val="clear" w:color="auto" w:fill="FFFFFF"/>
            <w:vAlign w:val="bottom"/>
          </w:tcPr>
          <w:p w14:paraId="346B5DE2" w14:textId="77777777" w:rsidR="00CB4BEB" w:rsidRPr="00243B36" w:rsidRDefault="00CB4BEB" w:rsidP="003C0924">
            <w:pPr>
              <w:rPr>
                <w:rFonts w:ascii="Trebuchet MS" w:hAnsi="Trebuchet MS"/>
                <w:sz w:val="18"/>
                <w:szCs w:val="18"/>
              </w:rPr>
            </w:pPr>
            <w:r>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5FD654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3523BEF2" w14:textId="77777777" w:rsidR="00CB4BEB" w:rsidRPr="007E0FF5" w:rsidRDefault="00CB4BEB" w:rsidP="003C0924">
            <w:pPr>
              <w:rPr>
                <w:rFonts w:ascii="Trebuchet MS" w:hAnsi="Trebuchet MS" w:cs="Trebuchet MS"/>
                <w:sz w:val="18"/>
                <w:szCs w:val="18"/>
              </w:rPr>
            </w:pPr>
            <w:r w:rsidRPr="007E0FF5">
              <w:rPr>
                <w:rFonts w:ascii="Trebuchet MS" w:hAnsi="Trebuchet MS" w:cs="Trebuchet MS"/>
                <w:sz w:val="18"/>
                <w:szCs w:val="18"/>
              </w:rPr>
              <w:t>Andet</w:t>
            </w:r>
          </w:p>
        </w:tc>
      </w:tr>
      <w:tr w:rsidR="00CB4BEB" w:rsidRPr="0051728E" w14:paraId="426DDF8D"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22806D7D" w14:textId="77777777" w:rsidR="00CB4BEB" w:rsidRDefault="00CB4BEB" w:rsidP="003C0924">
            <w:pPr>
              <w:jc w:val="center"/>
              <w:rPr>
                <w:rFonts w:ascii="Trebuchet MS" w:hAnsi="Trebuchet MS"/>
                <w:sz w:val="18"/>
                <w:szCs w:val="18"/>
              </w:rPr>
            </w:pPr>
            <w:r>
              <w:rPr>
                <w:rFonts w:ascii="Trebuchet MS" w:hAnsi="Trebuchet MS"/>
                <w:sz w:val="18"/>
                <w:szCs w:val="18"/>
              </w:rPr>
              <w:t>9</w:t>
            </w:r>
          </w:p>
        </w:tc>
        <w:tc>
          <w:tcPr>
            <w:tcW w:w="0" w:type="auto"/>
            <w:tcBorders>
              <w:top w:val="single" w:sz="4" w:space="0" w:color="auto"/>
              <w:left w:val="single" w:sz="4" w:space="0" w:color="auto"/>
              <w:bottom w:val="single" w:sz="4" w:space="0" w:color="auto"/>
            </w:tcBorders>
            <w:shd w:val="clear" w:color="auto" w:fill="FFFFFF"/>
            <w:vAlign w:val="bottom"/>
          </w:tcPr>
          <w:p w14:paraId="33F51B4B" w14:textId="77777777" w:rsidR="00CB4BEB" w:rsidRPr="00243B36" w:rsidRDefault="00CB4BEB" w:rsidP="003C0924">
            <w:pPr>
              <w:rPr>
                <w:rFonts w:ascii="Trebuchet MS" w:hAnsi="Trebuchet MS"/>
                <w:sz w:val="18"/>
                <w:szCs w:val="18"/>
              </w:rPr>
            </w:pPr>
            <w:r>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D24DFA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6AA476C9" w14:textId="77777777" w:rsidR="00CB4BEB" w:rsidRPr="007E0FF5" w:rsidRDefault="00CB4BEB" w:rsidP="003C0924">
            <w:pPr>
              <w:rPr>
                <w:rFonts w:ascii="Trebuchet MS" w:hAnsi="Trebuchet MS" w:cs="Trebuchet MS"/>
                <w:sz w:val="18"/>
                <w:szCs w:val="18"/>
              </w:rPr>
            </w:pPr>
            <w:r>
              <w:rPr>
                <w:rFonts w:ascii="Trebuchet MS" w:hAnsi="Trebuchet MS" w:cs="Trebuchet MS"/>
                <w:sz w:val="18"/>
                <w:szCs w:val="18"/>
              </w:rPr>
              <w:t>Manglende viden</w:t>
            </w:r>
          </w:p>
        </w:tc>
      </w:tr>
    </w:tbl>
    <w:p w14:paraId="6B9332AB" w14:textId="77777777" w:rsidR="00B22412" w:rsidRDefault="00B22412" w:rsidP="00B22412">
      <w:bookmarkStart w:id="2648" w:name="_Toc63351474"/>
    </w:p>
    <w:p w14:paraId="0C25F898" w14:textId="27F48B5D" w:rsidR="00CB4BEB" w:rsidRPr="00EA7338" w:rsidRDefault="00CB4BEB" w:rsidP="00CB4BEB">
      <w:pPr>
        <w:pStyle w:val="Overskrift2"/>
      </w:pPr>
      <w:bookmarkStart w:id="2649" w:name="_Toc122436128"/>
      <w:r w:rsidRPr="00EA7338">
        <w:t xml:space="preserve">5.8.8 </w:t>
      </w:r>
      <w:bookmarkStart w:id="2650" w:name="_Hlk59517093"/>
      <w:r w:rsidRPr="00EA7338">
        <w:t>Grundsalg (5707)</w:t>
      </w:r>
      <w:bookmarkEnd w:id="2648"/>
      <w:bookmarkEnd w:id="2649"/>
    </w:p>
    <w:tbl>
      <w:tblPr>
        <w:tblW w:w="14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07"/>
        <w:gridCol w:w="1164"/>
        <w:gridCol w:w="3430"/>
        <w:gridCol w:w="1155"/>
        <w:gridCol w:w="2918"/>
        <w:gridCol w:w="1221"/>
        <w:gridCol w:w="2675"/>
      </w:tblGrid>
      <w:tr w:rsidR="00CB4BEB" w:rsidRPr="0051728E" w14:paraId="05C94286" w14:textId="77777777" w:rsidTr="003C0924">
        <w:tc>
          <w:tcPr>
            <w:tcW w:w="1607" w:type="dxa"/>
            <w:tcBorders>
              <w:bottom w:val="single" w:sz="4" w:space="0" w:color="auto"/>
            </w:tcBorders>
            <w:shd w:val="clear" w:color="auto" w:fill="D9D9D9"/>
            <w:vAlign w:val="center"/>
          </w:tcPr>
          <w:bookmarkEnd w:id="2650"/>
          <w:p w14:paraId="27BEA6ED"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164" w:type="dxa"/>
            <w:tcBorders>
              <w:bottom w:val="single" w:sz="4" w:space="0" w:color="auto"/>
            </w:tcBorders>
            <w:shd w:val="clear" w:color="auto" w:fill="D9D9D9"/>
            <w:vAlign w:val="center"/>
          </w:tcPr>
          <w:p w14:paraId="5816A56B"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3430" w:type="dxa"/>
            <w:tcBorders>
              <w:bottom w:val="single" w:sz="4" w:space="0" w:color="auto"/>
            </w:tcBorders>
            <w:shd w:val="clear" w:color="auto" w:fill="D9D9D9"/>
            <w:vAlign w:val="center"/>
          </w:tcPr>
          <w:p w14:paraId="77D4D31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3AB3BFD3"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2918" w:type="dxa"/>
            <w:tcBorders>
              <w:bottom w:val="single" w:sz="4" w:space="0" w:color="auto"/>
            </w:tcBorders>
            <w:shd w:val="clear" w:color="auto" w:fill="D9D9D9"/>
            <w:vAlign w:val="center"/>
          </w:tcPr>
          <w:p w14:paraId="1CD2D5CD"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221" w:type="dxa"/>
            <w:tcBorders>
              <w:bottom w:val="single" w:sz="4" w:space="0" w:color="auto"/>
            </w:tcBorders>
            <w:shd w:val="clear" w:color="auto" w:fill="D9D9D9"/>
            <w:vAlign w:val="center"/>
          </w:tcPr>
          <w:p w14:paraId="5F60CC46"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1F89791E"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675" w:type="dxa"/>
            <w:shd w:val="clear" w:color="auto" w:fill="D9D9D9"/>
            <w:vAlign w:val="center"/>
          </w:tcPr>
          <w:p w14:paraId="77F825A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45209C48"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D9D9D9"/>
            <w:vAlign w:val="bottom"/>
          </w:tcPr>
          <w:p w14:paraId="1509D3D7" w14:textId="77777777" w:rsidR="00CB4BEB" w:rsidRDefault="00CB4BEB" w:rsidP="003C0924">
            <w:pPr>
              <w:rPr>
                <w:rFonts w:ascii="Trebuchet MS" w:hAnsi="Trebuchet MS"/>
                <w:sz w:val="18"/>
                <w:szCs w:val="18"/>
              </w:rPr>
            </w:pPr>
            <w:proofErr w:type="spellStart"/>
            <w:r>
              <w:rPr>
                <w:rFonts w:ascii="Trebuchet MS" w:hAnsi="Trebuchet MS"/>
                <w:sz w:val="18"/>
                <w:szCs w:val="18"/>
              </w:rPr>
              <w:t>udstyk_navn</w:t>
            </w:r>
            <w:proofErr w:type="spellEnd"/>
          </w:p>
        </w:tc>
        <w:tc>
          <w:tcPr>
            <w:tcW w:w="1164" w:type="dxa"/>
            <w:tcBorders>
              <w:top w:val="single" w:sz="4" w:space="0" w:color="auto"/>
              <w:left w:val="single" w:sz="4" w:space="0" w:color="auto"/>
              <w:bottom w:val="nil"/>
              <w:right w:val="single" w:sz="4" w:space="0" w:color="auto"/>
            </w:tcBorders>
            <w:vAlign w:val="bottom"/>
          </w:tcPr>
          <w:p w14:paraId="3510ABAF" w14:textId="77777777" w:rsidR="00CB4BEB" w:rsidRDefault="00CB4BEB" w:rsidP="003C0924">
            <w:pPr>
              <w:rPr>
                <w:rFonts w:ascii="Trebuchet MS" w:hAnsi="Trebuchet MS"/>
                <w:sz w:val="18"/>
                <w:szCs w:val="18"/>
              </w:rPr>
            </w:pPr>
            <w:proofErr w:type="spellStart"/>
            <w:r>
              <w:rPr>
                <w:rFonts w:ascii="Trebuchet MS" w:hAnsi="Trebuchet MS"/>
                <w:sz w:val="18"/>
                <w:szCs w:val="18"/>
              </w:rPr>
              <w:t>udstyk_na</w:t>
            </w:r>
            <w:proofErr w:type="spellEnd"/>
          </w:p>
        </w:tc>
        <w:tc>
          <w:tcPr>
            <w:tcW w:w="3430" w:type="dxa"/>
            <w:tcBorders>
              <w:top w:val="single" w:sz="4" w:space="0" w:color="auto"/>
              <w:left w:val="single" w:sz="4" w:space="0" w:color="auto"/>
              <w:bottom w:val="nil"/>
              <w:right w:val="single" w:sz="4" w:space="0" w:color="auto"/>
            </w:tcBorders>
            <w:shd w:val="clear" w:color="auto" w:fill="auto"/>
            <w:vAlign w:val="bottom"/>
          </w:tcPr>
          <w:p w14:paraId="5B97247A" w14:textId="77777777" w:rsidR="00CB4BEB" w:rsidRDefault="00CB4BEB" w:rsidP="003C0924">
            <w:pPr>
              <w:rPr>
                <w:rFonts w:ascii="Trebuchet MS" w:hAnsi="Trebuchet MS"/>
                <w:sz w:val="18"/>
                <w:szCs w:val="18"/>
              </w:rPr>
            </w:pPr>
            <w:r>
              <w:rPr>
                <w:rFonts w:ascii="Trebuchet MS" w:hAnsi="Trebuchet MS"/>
                <w:sz w:val="18"/>
                <w:szCs w:val="18"/>
              </w:rPr>
              <w:t>Overskrift/navn for udstykning/ejendom</w:t>
            </w:r>
          </w:p>
        </w:tc>
        <w:tc>
          <w:tcPr>
            <w:tcW w:w="1155" w:type="dxa"/>
            <w:tcBorders>
              <w:top w:val="single" w:sz="4" w:space="0" w:color="auto"/>
              <w:left w:val="single" w:sz="4" w:space="0" w:color="auto"/>
              <w:bottom w:val="nil"/>
              <w:right w:val="single" w:sz="4" w:space="0" w:color="auto"/>
            </w:tcBorders>
            <w:shd w:val="clear" w:color="auto" w:fill="auto"/>
            <w:vAlign w:val="bottom"/>
          </w:tcPr>
          <w:p w14:paraId="505F363C" w14:textId="77777777" w:rsidR="00CB4BEB" w:rsidRPr="00BD0E5C" w:rsidRDefault="00CB4BEB" w:rsidP="003C0924">
            <w:pPr>
              <w:rPr>
                <w:rFonts w:ascii="Trebuchet MS" w:hAnsi="Trebuchet MS"/>
                <w:sz w:val="18"/>
                <w:szCs w:val="18"/>
              </w:rPr>
            </w:pPr>
            <w:r w:rsidRPr="00BD0E5C">
              <w:rPr>
                <w:rFonts w:ascii="Trebuchet MS" w:hAnsi="Trebuchet MS" w:cs="Trebuchet MS"/>
                <w:sz w:val="18"/>
                <w:szCs w:val="18"/>
              </w:rPr>
              <w:t>Tekststreng</w:t>
            </w:r>
          </w:p>
        </w:tc>
        <w:tc>
          <w:tcPr>
            <w:tcW w:w="2918" w:type="dxa"/>
            <w:tcBorders>
              <w:top w:val="single" w:sz="4" w:space="0" w:color="auto"/>
              <w:left w:val="single" w:sz="4" w:space="0" w:color="auto"/>
              <w:bottom w:val="nil"/>
              <w:right w:val="single" w:sz="4" w:space="0" w:color="auto"/>
            </w:tcBorders>
            <w:shd w:val="clear" w:color="auto" w:fill="auto"/>
            <w:vAlign w:val="bottom"/>
          </w:tcPr>
          <w:p w14:paraId="6FB0746F" w14:textId="77777777" w:rsidR="00CB4BEB" w:rsidRPr="00BD0E5C" w:rsidRDefault="00CB4BEB" w:rsidP="003C0924">
            <w:pPr>
              <w:rPr>
                <w:rFonts w:ascii="Trebuchet MS" w:hAnsi="Trebuchet MS"/>
                <w:sz w:val="18"/>
                <w:szCs w:val="18"/>
              </w:rPr>
            </w:pPr>
            <w:r>
              <w:rPr>
                <w:rFonts w:ascii="Trebuchet MS" w:hAnsi="Trebuchet MS" w:cs="Trebuchet MS"/>
                <w:sz w:val="18"/>
                <w:szCs w:val="18"/>
              </w:rPr>
              <w:t>0-5</w:t>
            </w:r>
            <w:r w:rsidRPr="00BD0E5C">
              <w:rPr>
                <w:rFonts w:ascii="Trebuchet MS" w:hAnsi="Trebuchet MS" w:cs="Trebuchet MS"/>
                <w:sz w:val="18"/>
                <w:szCs w:val="18"/>
              </w:rPr>
              <w:t>0 tegn</w:t>
            </w:r>
          </w:p>
        </w:tc>
        <w:tc>
          <w:tcPr>
            <w:tcW w:w="1221" w:type="dxa"/>
            <w:tcBorders>
              <w:top w:val="single" w:sz="4" w:space="0" w:color="auto"/>
              <w:left w:val="single" w:sz="4" w:space="0" w:color="auto"/>
              <w:bottom w:val="nil"/>
              <w:right w:val="single" w:sz="4" w:space="0" w:color="auto"/>
            </w:tcBorders>
            <w:shd w:val="clear" w:color="auto" w:fill="auto"/>
            <w:vAlign w:val="bottom"/>
          </w:tcPr>
          <w:p w14:paraId="5F6FC1F4"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75" w:type="dxa"/>
            <w:tcBorders>
              <w:top w:val="single" w:sz="4" w:space="0" w:color="auto"/>
              <w:left w:val="single" w:sz="4" w:space="0" w:color="auto"/>
              <w:bottom w:val="nil"/>
              <w:right w:val="single" w:sz="4" w:space="0" w:color="auto"/>
            </w:tcBorders>
            <w:shd w:val="clear" w:color="auto" w:fill="auto"/>
            <w:vAlign w:val="bottom"/>
          </w:tcPr>
          <w:p w14:paraId="5D70A2C1" w14:textId="77777777" w:rsidR="00CB4BEB" w:rsidRDefault="00CB4BEB" w:rsidP="003C0924">
            <w:pPr>
              <w:rPr>
                <w:rFonts w:ascii="Trebuchet MS" w:hAnsi="Trebuchet MS" w:cs="Trebuchet MS"/>
                <w:sz w:val="18"/>
                <w:szCs w:val="18"/>
              </w:rPr>
            </w:pPr>
            <w:r>
              <w:rPr>
                <w:rFonts w:ascii="Trebuchet MS" w:hAnsi="Trebuchet MS" w:cs="Trebuchet MS"/>
                <w:sz w:val="18"/>
                <w:szCs w:val="18"/>
              </w:rPr>
              <w:t>Nøddemarken 3</w:t>
            </w:r>
          </w:p>
        </w:tc>
      </w:tr>
      <w:tr w:rsidR="00CB4BEB" w:rsidRPr="00CE1917" w14:paraId="6C9140C8"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D9D9D9"/>
            <w:vAlign w:val="bottom"/>
          </w:tcPr>
          <w:p w14:paraId="0F184BA7" w14:textId="77777777" w:rsidR="00CB4BEB" w:rsidRPr="00BD0E5C" w:rsidRDefault="00CB4BEB" w:rsidP="003C0924">
            <w:pPr>
              <w:rPr>
                <w:rFonts w:ascii="Trebuchet MS" w:hAnsi="Trebuchet MS"/>
                <w:sz w:val="18"/>
                <w:szCs w:val="18"/>
              </w:rPr>
            </w:pPr>
            <w:proofErr w:type="spellStart"/>
            <w:r>
              <w:rPr>
                <w:rFonts w:ascii="Trebuchet MS" w:hAnsi="Trebuchet MS"/>
                <w:sz w:val="18"/>
                <w:szCs w:val="18"/>
              </w:rPr>
              <w:lastRenderedPageBreak/>
              <w:t>grund_</w:t>
            </w:r>
            <w:r w:rsidRPr="00BD0E5C">
              <w:rPr>
                <w:rFonts w:ascii="Trebuchet MS" w:hAnsi="Trebuchet MS"/>
                <w:sz w:val="18"/>
                <w:szCs w:val="18"/>
              </w:rPr>
              <w:t>type_kode</w:t>
            </w:r>
            <w:proofErr w:type="spellEnd"/>
          </w:p>
        </w:tc>
        <w:tc>
          <w:tcPr>
            <w:tcW w:w="1164" w:type="dxa"/>
            <w:tcBorders>
              <w:top w:val="single" w:sz="4" w:space="0" w:color="auto"/>
              <w:left w:val="single" w:sz="4" w:space="0" w:color="auto"/>
              <w:bottom w:val="nil"/>
              <w:right w:val="single" w:sz="4" w:space="0" w:color="auto"/>
            </w:tcBorders>
            <w:vAlign w:val="bottom"/>
          </w:tcPr>
          <w:p w14:paraId="321B02D0" w14:textId="77777777" w:rsidR="00CB4BEB" w:rsidRDefault="00CB4BEB" w:rsidP="003C0924">
            <w:pPr>
              <w:rPr>
                <w:rFonts w:ascii="Trebuchet MS" w:hAnsi="Trebuchet MS"/>
                <w:sz w:val="18"/>
                <w:szCs w:val="18"/>
              </w:rPr>
            </w:pPr>
            <w:proofErr w:type="spellStart"/>
            <w:r>
              <w:rPr>
                <w:rFonts w:ascii="Trebuchet MS" w:hAnsi="Trebuchet MS"/>
                <w:sz w:val="18"/>
                <w:szCs w:val="18"/>
              </w:rPr>
              <w:t>grund_ty_k</w:t>
            </w:r>
            <w:proofErr w:type="spellEnd"/>
          </w:p>
        </w:tc>
        <w:tc>
          <w:tcPr>
            <w:tcW w:w="3430" w:type="dxa"/>
            <w:tcBorders>
              <w:top w:val="single" w:sz="4" w:space="0" w:color="auto"/>
              <w:left w:val="single" w:sz="4" w:space="0" w:color="auto"/>
              <w:bottom w:val="nil"/>
              <w:right w:val="single" w:sz="4" w:space="0" w:color="auto"/>
            </w:tcBorders>
            <w:shd w:val="clear" w:color="auto" w:fill="auto"/>
            <w:vAlign w:val="bottom"/>
          </w:tcPr>
          <w:p w14:paraId="5147A16E" w14:textId="77777777" w:rsidR="00CB4BEB" w:rsidRPr="00BD0E5C" w:rsidRDefault="00CB4BEB" w:rsidP="003C0924">
            <w:pPr>
              <w:rPr>
                <w:rFonts w:ascii="Trebuchet MS" w:hAnsi="Trebuchet MS"/>
                <w:sz w:val="18"/>
                <w:szCs w:val="18"/>
              </w:rPr>
            </w:pPr>
            <w:r>
              <w:rPr>
                <w:rFonts w:ascii="Trebuchet MS" w:hAnsi="Trebuchet MS"/>
                <w:sz w:val="18"/>
                <w:szCs w:val="18"/>
              </w:rPr>
              <w:t>Kodetal for grund-/boligtypen.</w:t>
            </w:r>
          </w:p>
        </w:tc>
        <w:tc>
          <w:tcPr>
            <w:tcW w:w="1155" w:type="dxa"/>
            <w:tcBorders>
              <w:top w:val="single" w:sz="4" w:space="0" w:color="auto"/>
              <w:left w:val="single" w:sz="4" w:space="0" w:color="auto"/>
              <w:bottom w:val="nil"/>
              <w:right w:val="single" w:sz="4" w:space="0" w:color="auto"/>
            </w:tcBorders>
            <w:shd w:val="clear" w:color="auto" w:fill="auto"/>
            <w:vAlign w:val="bottom"/>
          </w:tcPr>
          <w:p w14:paraId="4408D7D2" w14:textId="77777777" w:rsidR="00CB4BEB" w:rsidRPr="00BD0E5C" w:rsidRDefault="00CB4BEB" w:rsidP="003C0924">
            <w:pPr>
              <w:rPr>
                <w:rFonts w:ascii="Trebuchet MS" w:hAnsi="Trebuchet MS" w:cs="Trebuchet MS"/>
                <w:sz w:val="18"/>
                <w:szCs w:val="18"/>
              </w:rPr>
            </w:pPr>
            <w:r w:rsidRPr="00BD0E5C">
              <w:rPr>
                <w:rFonts w:ascii="Trebuchet MS" w:hAnsi="Trebuchet MS" w:cs="Trebuchet MS"/>
                <w:sz w:val="18"/>
                <w:szCs w:val="18"/>
              </w:rPr>
              <w:t>Heltal</w:t>
            </w:r>
          </w:p>
        </w:tc>
        <w:tc>
          <w:tcPr>
            <w:tcW w:w="2918" w:type="dxa"/>
            <w:tcBorders>
              <w:top w:val="single" w:sz="4" w:space="0" w:color="auto"/>
              <w:left w:val="single" w:sz="4" w:space="0" w:color="auto"/>
              <w:bottom w:val="nil"/>
              <w:right w:val="single" w:sz="4" w:space="0" w:color="auto"/>
            </w:tcBorders>
            <w:shd w:val="clear" w:color="auto" w:fill="auto"/>
            <w:vAlign w:val="bottom"/>
          </w:tcPr>
          <w:p w14:paraId="224C6B7B" w14:textId="77777777" w:rsidR="00CB4BEB" w:rsidRPr="00BD0E5C" w:rsidRDefault="00CB4BEB" w:rsidP="003C0924">
            <w:pPr>
              <w:rPr>
                <w:rFonts w:ascii="Trebuchet MS" w:hAnsi="Trebuchet MS" w:cs="Trebuchet MS"/>
                <w:sz w:val="18"/>
                <w:szCs w:val="18"/>
              </w:rPr>
            </w:pPr>
            <w:r w:rsidRPr="00BD0E5C">
              <w:rPr>
                <w:rFonts w:ascii="Trebuchet MS" w:hAnsi="Trebuchet MS" w:cs="Trebuchet MS"/>
                <w:sz w:val="18"/>
                <w:szCs w:val="18"/>
              </w:rPr>
              <w:t>1-</w:t>
            </w:r>
            <w:r>
              <w:rPr>
                <w:rFonts w:ascii="Trebuchet MS" w:hAnsi="Trebuchet MS" w:cs="Trebuchet MS"/>
                <w:sz w:val="18"/>
                <w:szCs w:val="18"/>
              </w:rPr>
              <w:t>98</w:t>
            </w:r>
          </w:p>
        </w:tc>
        <w:tc>
          <w:tcPr>
            <w:tcW w:w="1221" w:type="dxa"/>
            <w:tcBorders>
              <w:top w:val="single" w:sz="4" w:space="0" w:color="auto"/>
              <w:left w:val="single" w:sz="4" w:space="0" w:color="auto"/>
              <w:bottom w:val="nil"/>
              <w:right w:val="single" w:sz="4" w:space="0" w:color="auto"/>
            </w:tcBorders>
            <w:shd w:val="clear" w:color="auto" w:fill="auto"/>
            <w:vAlign w:val="bottom"/>
          </w:tcPr>
          <w:p w14:paraId="68C41F81" w14:textId="77777777" w:rsidR="00CB4BEB" w:rsidRPr="00BD0E5C"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675" w:type="dxa"/>
            <w:tcBorders>
              <w:top w:val="single" w:sz="4" w:space="0" w:color="auto"/>
              <w:left w:val="single" w:sz="4" w:space="0" w:color="auto"/>
              <w:bottom w:val="nil"/>
              <w:right w:val="single" w:sz="4" w:space="0" w:color="auto"/>
            </w:tcBorders>
            <w:shd w:val="clear" w:color="auto" w:fill="auto"/>
            <w:vAlign w:val="bottom"/>
          </w:tcPr>
          <w:p w14:paraId="46F97F30" w14:textId="77777777" w:rsidR="00CB4BEB" w:rsidRPr="00BD0E5C" w:rsidRDefault="00CB4BEB" w:rsidP="003C0924">
            <w:pPr>
              <w:rPr>
                <w:rFonts w:ascii="Trebuchet MS" w:hAnsi="Trebuchet MS" w:cs="Trebuchet MS"/>
                <w:sz w:val="18"/>
                <w:szCs w:val="18"/>
              </w:rPr>
            </w:pPr>
            <w:r>
              <w:rPr>
                <w:rFonts w:ascii="Trebuchet MS" w:hAnsi="Trebuchet MS" w:cs="Trebuchet MS"/>
                <w:sz w:val="18"/>
                <w:szCs w:val="18"/>
              </w:rPr>
              <w:t>1</w:t>
            </w:r>
          </w:p>
        </w:tc>
      </w:tr>
      <w:tr w:rsidR="00CB4BEB" w:rsidRPr="00CE1917" w14:paraId="60CA3F4B" w14:textId="77777777" w:rsidTr="003C0924">
        <w:trPr>
          <w:trHeight w:hRule="exact" w:val="255"/>
        </w:trPr>
        <w:tc>
          <w:tcPr>
            <w:tcW w:w="1607" w:type="dxa"/>
            <w:tcBorders>
              <w:top w:val="single" w:sz="4" w:space="0" w:color="auto"/>
              <w:left w:val="single" w:sz="4" w:space="0" w:color="auto"/>
              <w:bottom w:val="single" w:sz="4" w:space="0" w:color="auto"/>
              <w:right w:val="single" w:sz="4" w:space="0" w:color="auto"/>
            </w:tcBorders>
            <w:shd w:val="clear" w:color="auto" w:fill="99CCFF"/>
            <w:vAlign w:val="bottom"/>
          </w:tcPr>
          <w:p w14:paraId="1B6F2B86" w14:textId="77777777" w:rsidR="00CB4BEB" w:rsidRPr="00BD0E5C" w:rsidRDefault="00CB4BEB" w:rsidP="003C0924">
            <w:pPr>
              <w:rPr>
                <w:rFonts w:ascii="Trebuchet MS" w:hAnsi="Trebuchet MS"/>
                <w:sz w:val="18"/>
                <w:szCs w:val="18"/>
              </w:rPr>
            </w:pPr>
            <w:proofErr w:type="spellStart"/>
            <w:r>
              <w:rPr>
                <w:rFonts w:ascii="Trebuchet MS" w:hAnsi="Trebuchet MS"/>
                <w:sz w:val="18"/>
                <w:szCs w:val="18"/>
              </w:rPr>
              <w:t>grund_</w:t>
            </w:r>
            <w:r w:rsidRPr="00BD0E5C">
              <w:rPr>
                <w:rFonts w:ascii="Trebuchet MS" w:hAnsi="Trebuchet MS"/>
                <w:sz w:val="18"/>
                <w:szCs w:val="18"/>
              </w:rPr>
              <w:t>type</w:t>
            </w:r>
            <w:proofErr w:type="spellEnd"/>
          </w:p>
        </w:tc>
        <w:tc>
          <w:tcPr>
            <w:tcW w:w="1164" w:type="dxa"/>
            <w:tcBorders>
              <w:top w:val="single" w:sz="4" w:space="0" w:color="auto"/>
              <w:left w:val="single" w:sz="4" w:space="0" w:color="auto"/>
              <w:bottom w:val="single" w:sz="4" w:space="0" w:color="auto"/>
              <w:right w:val="single" w:sz="4" w:space="0" w:color="auto"/>
            </w:tcBorders>
            <w:shd w:val="clear" w:color="auto" w:fill="99CCFF"/>
            <w:vAlign w:val="bottom"/>
          </w:tcPr>
          <w:p w14:paraId="12E578B1" w14:textId="77777777" w:rsidR="00CB4BEB" w:rsidRDefault="00CB4BEB" w:rsidP="003C0924">
            <w:pPr>
              <w:rPr>
                <w:rFonts w:ascii="Trebuchet MS" w:hAnsi="Trebuchet MS"/>
                <w:sz w:val="18"/>
                <w:szCs w:val="18"/>
              </w:rPr>
            </w:pPr>
            <w:proofErr w:type="spellStart"/>
            <w:r>
              <w:rPr>
                <w:rFonts w:ascii="Trebuchet MS" w:hAnsi="Trebuchet MS"/>
                <w:sz w:val="18"/>
                <w:szCs w:val="18"/>
              </w:rPr>
              <w:t>grund_ty</w:t>
            </w:r>
            <w:proofErr w:type="spellEnd"/>
          </w:p>
        </w:tc>
        <w:tc>
          <w:tcPr>
            <w:tcW w:w="3430" w:type="dxa"/>
            <w:tcBorders>
              <w:top w:val="single" w:sz="4" w:space="0" w:color="auto"/>
              <w:left w:val="single" w:sz="4" w:space="0" w:color="auto"/>
              <w:bottom w:val="single" w:sz="4" w:space="0" w:color="auto"/>
              <w:right w:val="single" w:sz="4" w:space="0" w:color="auto"/>
            </w:tcBorders>
            <w:shd w:val="clear" w:color="auto" w:fill="99CCFF"/>
            <w:vAlign w:val="bottom"/>
          </w:tcPr>
          <w:p w14:paraId="0853DCF2" w14:textId="77777777" w:rsidR="00CB4BEB" w:rsidRPr="00BD0E5C" w:rsidRDefault="00CB4BEB" w:rsidP="003C0924">
            <w:pPr>
              <w:rPr>
                <w:rFonts w:ascii="Trebuchet MS" w:hAnsi="Trebuchet MS"/>
                <w:sz w:val="18"/>
                <w:szCs w:val="18"/>
              </w:rPr>
            </w:pPr>
            <w:r>
              <w:rPr>
                <w:rFonts w:ascii="Trebuchet MS" w:hAnsi="Trebuchet MS"/>
                <w:sz w:val="18"/>
                <w:szCs w:val="18"/>
              </w:rPr>
              <w:t>Grund-/boligt</w:t>
            </w:r>
            <w:r w:rsidRPr="00BD0E5C">
              <w:rPr>
                <w:rFonts w:ascii="Trebuchet MS" w:hAnsi="Trebuchet MS"/>
                <w:sz w:val="18"/>
                <w:szCs w:val="18"/>
              </w:rPr>
              <w:t>ypen</w:t>
            </w:r>
            <w:r>
              <w:rPr>
                <w:rFonts w:ascii="Trebuchet MS" w:hAnsi="Trebuchet MS"/>
                <w:sz w:val="18"/>
                <w:szCs w:val="18"/>
              </w:rPr>
              <w:t>.</w:t>
            </w:r>
          </w:p>
        </w:tc>
        <w:tc>
          <w:tcPr>
            <w:tcW w:w="1155" w:type="dxa"/>
            <w:tcBorders>
              <w:top w:val="single" w:sz="4" w:space="0" w:color="auto"/>
              <w:left w:val="single" w:sz="4" w:space="0" w:color="auto"/>
              <w:bottom w:val="single" w:sz="4" w:space="0" w:color="auto"/>
              <w:right w:val="single" w:sz="4" w:space="0" w:color="auto"/>
            </w:tcBorders>
            <w:shd w:val="clear" w:color="auto" w:fill="99CCFF"/>
            <w:vAlign w:val="bottom"/>
          </w:tcPr>
          <w:p w14:paraId="144FDDB3" w14:textId="77777777" w:rsidR="00CB4BEB" w:rsidRPr="00BD0E5C" w:rsidRDefault="00CB4BEB" w:rsidP="003C0924">
            <w:pPr>
              <w:rPr>
                <w:rFonts w:ascii="Trebuchet MS" w:hAnsi="Trebuchet MS"/>
                <w:sz w:val="18"/>
                <w:szCs w:val="18"/>
              </w:rPr>
            </w:pPr>
            <w:r w:rsidRPr="00BD0E5C">
              <w:rPr>
                <w:rFonts w:ascii="Trebuchet MS" w:hAnsi="Trebuchet MS" w:cs="Trebuchet MS"/>
                <w:sz w:val="18"/>
                <w:szCs w:val="18"/>
              </w:rPr>
              <w:t>Tekststreng</w:t>
            </w:r>
          </w:p>
        </w:tc>
        <w:tc>
          <w:tcPr>
            <w:tcW w:w="2918" w:type="dxa"/>
            <w:tcBorders>
              <w:top w:val="single" w:sz="4" w:space="0" w:color="auto"/>
              <w:left w:val="single" w:sz="4" w:space="0" w:color="auto"/>
              <w:bottom w:val="single" w:sz="4" w:space="0" w:color="auto"/>
              <w:right w:val="single" w:sz="4" w:space="0" w:color="auto"/>
            </w:tcBorders>
            <w:shd w:val="clear" w:color="auto" w:fill="99CCFF"/>
            <w:vAlign w:val="bottom"/>
          </w:tcPr>
          <w:p w14:paraId="56F8CED4" w14:textId="77777777" w:rsidR="00CB4BEB" w:rsidRPr="00BD0E5C" w:rsidRDefault="00CB4BEB" w:rsidP="003C0924">
            <w:pPr>
              <w:rPr>
                <w:rFonts w:ascii="Trebuchet MS" w:hAnsi="Trebuchet MS"/>
                <w:sz w:val="18"/>
                <w:szCs w:val="18"/>
              </w:rPr>
            </w:pPr>
            <w:r>
              <w:rPr>
                <w:rFonts w:ascii="Trebuchet MS" w:hAnsi="Trebuchet MS" w:cs="Trebuchet MS"/>
                <w:sz w:val="18"/>
                <w:szCs w:val="18"/>
              </w:rPr>
              <w:t>0-5</w:t>
            </w:r>
            <w:r w:rsidRPr="00BD0E5C">
              <w:rPr>
                <w:rFonts w:ascii="Trebuchet MS" w:hAnsi="Trebuchet MS" w:cs="Trebuchet MS"/>
                <w:sz w:val="18"/>
                <w:szCs w:val="18"/>
              </w:rPr>
              <w:t>0 tegn</w:t>
            </w:r>
          </w:p>
        </w:tc>
        <w:tc>
          <w:tcPr>
            <w:tcW w:w="1221" w:type="dxa"/>
            <w:tcBorders>
              <w:top w:val="single" w:sz="4" w:space="0" w:color="auto"/>
              <w:left w:val="single" w:sz="4" w:space="0" w:color="auto"/>
              <w:bottom w:val="single" w:sz="4" w:space="0" w:color="auto"/>
              <w:right w:val="single" w:sz="4" w:space="0" w:color="auto"/>
            </w:tcBorders>
            <w:shd w:val="clear" w:color="auto" w:fill="99CCFF"/>
            <w:vAlign w:val="bottom"/>
          </w:tcPr>
          <w:p w14:paraId="22237AB4" w14:textId="77777777" w:rsidR="00CB4BEB" w:rsidRPr="00BD0E5C"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675" w:type="dxa"/>
            <w:tcBorders>
              <w:top w:val="single" w:sz="4" w:space="0" w:color="auto"/>
              <w:left w:val="single" w:sz="4" w:space="0" w:color="auto"/>
              <w:bottom w:val="single" w:sz="4" w:space="0" w:color="auto"/>
              <w:right w:val="single" w:sz="4" w:space="0" w:color="auto"/>
            </w:tcBorders>
            <w:shd w:val="clear" w:color="auto" w:fill="99CCFF"/>
            <w:vAlign w:val="bottom"/>
          </w:tcPr>
          <w:p w14:paraId="4626FD25" w14:textId="77777777" w:rsidR="00CB4BEB" w:rsidRPr="00BD0E5C" w:rsidRDefault="00CB4BEB" w:rsidP="003C0924">
            <w:pPr>
              <w:rPr>
                <w:rFonts w:ascii="Trebuchet MS" w:hAnsi="Trebuchet MS"/>
                <w:sz w:val="18"/>
                <w:szCs w:val="18"/>
              </w:rPr>
            </w:pPr>
            <w:r>
              <w:rPr>
                <w:rFonts w:ascii="Trebuchet MS" w:hAnsi="Trebuchet MS"/>
                <w:sz w:val="18"/>
                <w:szCs w:val="18"/>
              </w:rPr>
              <w:t>Byggegrund – parcelhus</w:t>
            </w:r>
          </w:p>
        </w:tc>
      </w:tr>
      <w:tr w:rsidR="00CB4BEB" w:rsidRPr="001E78D1" w14:paraId="65CA1802" w14:textId="77777777" w:rsidTr="003C0924">
        <w:trPr>
          <w:trHeight w:hRule="exact" w:val="255"/>
        </w:trPr>
        <w:tc>
          <w:tcPr>
            <w:tcW w:w="1607" w:type="dxa"/>
            <w:tcBorders>
              <w:top w:val="single" w:sz="4" w:space="0" w:color="auto"/>
              <w:left w:val="single" w:sz="4" w:space="0" w:color="auto"/>
              <w:bottom w:val="single" w:sz="4" w:space="0" w:color="auto"/>
              <w:right w:val="single" w:sz="4" w:space="0" w:color="auto"/>
            </w:tcBorders>
            <w:shd w:val="clear" w:color="auto" w:fill="D9D9D9"/>
            <w:vAlign w:val="bottom"/>
          </w:tcPr>
          <w:p w14:paraId="49EB0BB1" w14:textId="77777777" w:rsidR="00CB4BEB" w:rsidRPr="00E9714B" w:rsidRDefault="00CB4BEB" w:rsidP="003C0924">
            <w:pPr>
              <w:rPr>
                <w:rFonts w:ascii="Trebuchet MS" w:hAnsi="Trebuchet MS"/>
                <w:sz w:val="18"/>
                <w:szCs w:val="18"/>
              </w:rPr>
            </w:pPr>
            <w:proofErr w:type="spellStart"/>
            <w:r w:rsidRPr="00E9714B">
              <w:rPr>
                <w:rFonts w:ascii="Trebuchet MS" w:hAnsi="Trebuchet MS"/>
                <w:sz w:val="18"/>
                <w:szCs w:val="18"/>
              </w:rPr>
              <w:t>salg_status_kode</w:t>
            </w:r>
            <w:proofErr w:type="spellEnd"/>
          </w:p>
        </w:tc>
        <w:tc>
          <w:tcPr>
            <w:tcW w:w="1164" w:type="dxa"/>
            <w:tcBorders>
              <w:top w:val="single" w:sz="4" w:space="0" w:color="auto"/>
              <w:left w:val="single" w:sz="4" w:space="0" w:color="auto"/>
              <w:bottom w:val="single" w:sz="4" w:space="0" w:color="auto"/>
              <w:right w:val="single" w:sz="4" w:space="0" w:color="auto"/>
            </w:tcBorders>
            <w:vAlign w:val="bottom"/>
          </w:tcPr>
          <w:p w14:paraId="592C7145" w14:textId="77777777" w:rsidR="00CB4BEB" w:rsidRPr="00E9714B" w:rsidRDefault="00CB4BEB" w:rsidP="003C0924">
            <w:pPr>
              <w:rPr>
                <w:rFonts w:ascii="Trebuchet MS" w:hAnsi="Trebuchet MS"/>
                <w:sz w:val="18"/>
                <w:szCs w:val="18"/>
              </w:rPr>
            </w:pPr>
            <w:proofErr w:type="spellStart"/>
            <w:r>
              <w:rPr>
                <w:rFonts w:ascii="Trebuchet MS" w:hAnsi="Trebuchet MS"/>
                <w:sz w:val="18"/>
                <w:szCs w:val="18"/>
              </w:rPr>
              <w:t>salg_sta_k</w:t>
            </w:r>
            <w:proofErr w:type="spellEnd"/>
          </w:p>
        </w:tc>
        <w:tc>
          <w:tcPr>
            <w:tcW w:w="3430" w:type="dxa"/>
            <w:tcBorders>
              <w:top w:val="single" w:sz="4" w:space="0" w:color="auto"/>
              <w:left w:val="single" w:sz="4" w:space="0" w:color="auto"/>
              <w:bottom w:val="single" w:sz="4" w:space="0" w:color="auto"/>
              <w:right w:val="single" w:sz="4" w:space="0" w:color="auto"/>
            </w:tcBorders>
            <w:shd w:val="clear" w:color="auto" w:fill="auto"/>
            <w:vAlign w:val="bottom"/>
          </w:tcPr>
          <w:p w14:paraId="19025A75"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Kodetal for status for Grund-/boligstatus</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0A54EDAF"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Heltal</w:t>
            </w:r>
          </w:p>
        </w:tc>
        <w:tc>
          <w:tcPr>
            <w:tcW w:w="2918" w:type="dxa"/>
            <w:tcBorders>
              <w:top w:val="single" w:sz="4" w:space="0" w:color="auto"/>
              <w:left w:val="single" w:sz="4" w:space="0" w:color="auto"/>
              <w:bottom w:val="single" w:sz="4" w:space="0" w:color="auto"/>
              <w:right w:val="single" w:sz="4" w:space="0" w:color="auto"/>
            </w:tcBorders>
            <w:shd w:val="clear" w:color="auto" w:fill="auto"/>
            <w:vAlign w:val="bottom"/>
          </w:tcPr>
          <w:p w14:paraId="772F085F"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1-9</w:t>
            </w:r>
          </w:p>
        </w:tc>
        <w:tc>
          <w:tcPr>
            <w:tcW w:w="1221" w:type="dxa"/>
            <w:tcBorders>
              <w:top w:val="single" w:sz="4" w:space="0" w:color="auto"/>
              <w:left w:val="single" w:sz="4" w:space="0" w:color="auto"/>
              <w:bottom w:val="single" w:sz="4" w:space="0" w:color="auto"/>
              <w:right w:val="single" w:sz="4" w:space="0" w:color="auto"/>
            </w:tcBorders>
            <w:shd w:val="clear" w:color="auto" w:fill="auto"/>
            <w:vAlign w:val="bottom"/>
          </w:tcPr>
          <w:p w14:paraId="62610E62" w14:textId="77777777" w:rsidR="00CB4BEB" w:rsidRPr="00E9714B" w:rsidRDefault="00CB4BEB" w:rsidP="003C0924">
            <w:pPr>
              <w:jc w:val="center"/>
              <w:rPr>
                <w:rFonts w:ascii="Trebuchet MS" w:hAnsi="Trebuchet MS"/>
                <w:sz w:val="18"/>
                <w:szCs w:val="18"/>
              </w:rPr>
            </w:pPr>
            <w:r w:rsidRPr="00E9714B">
              <w:rPr>
                <w:rFonts w:ascii="Trebuchet MS" w:hAnsi="Trebuchet MS"/>
                <w:sz w:val="18"/>
                <w:szCs w:val="18"/>
              </w:rPr>
              <w:t>O</w:t>
            </w:r>
          </w:p>
        </w:tc>
        <w:tc>
          <w:tcPr>
            <w:tcW w:w="2675" w:type="dxa"/>
            <w:tcBorders>
              <w:top w:val="single" w:sz="4" w:space="0" w:color="auto"/>
              <w:left w:val="single" w:sz="4" w:space="0" w:color="auto"/>
              <w:bottom w:val="single" w:sz="4" w:space="0" w:color="auto"/>
              <w:right w:val="single" w:sz="4" w:space="0" w:color="auto"/>
            </w:tcBorders>
            <w:shd w:val="clear" w:color="auto" w:fill="auto"/>
            <w:vAlign w:val="bottom"/>
          </w:tcPr>
          <w:p w14:paraId="4071B8C4"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2</w:t>
            </w:r>
          </w:p>
        </w:tc>
      </w:tr>
      <w:tr w:rsidR="00CB4BEB" w:rsidRPr="001E78D1" w14:paraId="1600671D"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99CCFF"/>
            <w:vAlign w:val="bottom"/>
          </w:tcPr>
          <w:p w14:paraId="1507F8A5" w14:textId="77777777" w:rsidR="00CB4BEB" w:rsidRPr="00E9714B" w:rsidRDefault="00CB4BEB" w:rsidP="003C0924">
            <w:pPr>
              <w:rPr>
                <w:rFonts w:ascii="Trebuchet MS" w:hAnsi="Trebuchet MS"/>
                <w:sz w:val="18"/>
                <w:szCs w:val="18"/>
              </w:rPr>
            </w:pPr>
            <w:proofErr w:type="spellStart"/>
            <w:r w:rsidRPr="00E9714B">
              <w:rPr>
                <w:rFonts w:ascii="Trebuchet MS" w:hAnsi="Trebuchet MS"/>
                <w:sz w:val="18"/>
                <w:szCs w:val="18"/>
              </w:rPr>
              <w:t>salg_status</w:t>
            </w:r>
            <w:proofErr w:type="spellEnd"/>
          </w:p>
        </w:tc>
        <w:tc>
          <w:tcPr>
            <w:tcW w:w="1164" w:type="dxa"/>
            <w:tcBorders>
              <w:top w:val="single" w:sz="4" w:space="0" w:color="auto"/>
              <w:left w:val="single" w:sz="4" w:space="0" w:color="auto"/>
              <w:bottom w:val="nil"/>
              <w:right w:val="single" w:sz="4" w:space="0" w:color="auto"/>
            </w:tcBorders>
            <w:shd w:val="clear" w:color="auto" w:fill="99CCFF"/>
            <w:vAlign w:val="bottom"/>
          </w:tcPr>
          <w:p w14:paraId="6DDA8557" w14:textId="77777777" w:rsidR="00CB4BEB" w:rsidRPr="00E9714B" w:rsidRDefault="00CB4BEB" w:rsidP="003C0924">
            <w:pPr>
              <w:rPr>
                <w:rFonts w:ascii="Trebuchet MS" w:hAnsi="Trebuchet MS"/>
                <w:sz w:val="18"/>
                <w:szCs w:val="18"/>
              </w:rPr>
            </w:pPr>
            <w:proofErr w:type="spellStart"/>
            <w:r>
              <w:rPr>
                <w:rFonts w:ascii="Trebuchet MS" w:hAnsi="Trebuchet MS"/>
                <w:sz w:val="18"/>
                <w:szCs w:val="18"/>
              </w:rPr>
              <w:t>salg_sta</w:t>
            </w:r>
            <w:proofErr w:type="spellEnd"/>
          </w:p>
        </w:tc>
        <w:tc>
          <w:tcPr>
            <w:tcW w:w="3430" w:type="dxa"/>
            <w:tcBorders>
              <w:top w:val="single" w:sz="4" w:space="0" w:color="auto"/>
              <w:left w:val="single" w:sz="4" w:space="0" w:color="auto"/>
              <w:bottom w:val="nil"/>
              <w:right w:val="single" w:sz="4" w:space="0" w:color="auto"/>
            </w:tcBorders>
            <w:shd w:val="clear" w:color="auto" w:fill="99CCFF"/>
            <w:vAlign w:val="bottom"/>
          </w:tcPr>
          <w:p w14:paraId="733A4BAB"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Grund-/boligstatus</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1E75E312"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Tekststreng</w:t>
            </w:r>
          </w:p>
        </w:tc>
        <w:tc>
          <w:tcPr>
            <w:tcW w:w="2918" w:type="dxa"/>
            <w:tcBorders>
              <w:top w:val="single" w:sz="4" w:space="0" w:color="auto"/>
              <w:left w:val="single" w:sz="4" w:space="0" w:color="auto"/>
              <w:bottom w:val="nil"/>
              <w:right w:val="single" w:sz="4" w:space="0" w:color="auto"/>
            </w:tcBorders>
            <w:shd w:val="clear" w:color="auto" w:fill="99CCFF"/>
            <w:vAlign w:val="bottom"/>
          </w:tcPr>
          <w:p w14:paraId="2B94FE6F"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0-50 tegn</w:t>
            </w:r>
          </w:p>
        </w:tc>
        <w:tc>
          <w:tcPr>
            <w:tcW w:w="1221" w:type="dxa"/>
            <w:tcBorders>
              <w:top w:val="single" w:sz="4" w:space="0" w:color="auto"/>
              <w:left w:val="single" w:sz="4" w:space="0" w:color="auto"/>
              <w:bottom w:val="nil"/>
              <w:right w:val="single" w:sz="4" w:space="0" w:color="auto"/>
            </w:tcBorders>
            <w:shd w:val="clear" w:color="auto" w:fill="99CCFF"/>
            <w:vAlign w:val="bottom"/>
          </w:tcPr>
          <w:p w14:paraId="0DF1BA73" w14:textId="77777777" w:rsidR="00CB4BEB" w:rsidRPr="00E9714B" w:rsidRDefault="00CB4BEB" w:rsidP="003C0924">
            <w:pPr>
              <w:jc w:val="center"/>
              <w:rPr>
                <w:rFonts w:ascii="Trebuchet MS" w:hAnsi="Trebuchet MS"/>
                <w:sz w:val="18"/>
                <w:szCs w:val="18"/>
              </w:rPr>
            </w:pPr>
            <w:r w:rsidRPr="00E9714B">
              <w:rPr>
                <w:rFonts w:ascii="Trebuchet MS" w:hAnsi="Trebuchet MS"/>
                <w:sz w:val="18"/>
                <w:szCs w:val="18"/>
              </w:rPr>
              <w:t>S</w:t>
            </w:r>
          </w:p>
        </w:tc>
        <w:tc>
          <w:tcPr>
            <w:tcW w:w="2675" w:type="dxa"/>
            <w:tcBorders>
              <w:top w:val="single" w:sz="4" w:space="0" w:color="auto"/>
              <w:left w:val="single" w:sz="4" w:space="0" w:color="auto"/>
              <w:bottom w:val="nil"/>
              <w:right w:val="single" w:sz="4" w:space="0" w:color="auto"/>
            </w:tcBorders>
            <w:shd w:val="clear" w:color="auto" w:fill="99CCFF"/>
            <w:vAlign w:val="bottom"/>
          </w:tcPr>
          <w:p w14:paraId="0D8A8441"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Reserveret</w:t>
            </w:r>
          </w:p>
        </w:tc>
      </w:tr>
      <w:tr w:rsidR="00CB4BEB" w:rsidRPr="00CE1917" w14:paraId="1960FC82"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D9D9D9"/>
            <w:vAlign w:val="bottom"/>
          </w:tcPr>
          <w:p w14:paraId="2880918A" w14:textId="77777777" w:rsidR="00CB4BEB" w:rsidRPr="00BD0E5C" w:rsidRDefault="00CB4BEB" w:rsidP="003C0924">
            <w:pPr>
              <w:rPr>
                <w:rFonts w:ascii="Trebuchet MS" w:hAnsi="Trebuchet MS"/>
                <w:sz w:val="18"/>
                <w:szCs w:val="18"/>
              </w:rPr>
            </w:pPr>
            <w:r>
              <w:rPr>
                <w:rFonts w:ascii="Trebuchet MS" w:hAnsi="Trebuchet MS"/>
                <w:sz w:val="18"/>
                <w:szCs w:val="18"/>
              </w:rPr>
              <w:t>pris</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675C11FA" w14:textId="77777777" w:rsidR="00CB4BEB" w:rsidRDefault="00CB4BEB" w:rsidP="003C0924">
            <w:pPr>
              <w:rPr>
                <w:rFonts w:ascii="Trebuchet MS" w:hAnsi="Trebuchet MS"/>
                <w:sz w:val="18"/>
                <w:szCs w:val="18"/>
              </w:rPr>
            </w:pPr>
            <w:r>
              <w:rPr>
                <w:rFonts w:ascii="Trebuchet MS" w:hAnsi="Trebuchet MS"/>
                <w:sz w:val="18"/>
                <w:szCs w:val="18"/>
              </w:rPr>
              <w:t>pris</w:t>
            </w:r>
          </w:p>
        </w:tc>
        <w:tc>
          <w:tcPr>
            <w:tcW w:w="3430" w:type="dxa"/>
            <w:tcBorders>
              <w:top w:val="single" w:sz="4" w:space="0" w:color="auto"/>
              <w:left w:val="single" w:sz="4" w:space="0" w:color="auto"/>
              <w:bottom w:val="nil"/>
              <w:right w:val="single" w:sz="4" w:space="0" w:color="auto"/>
            </w:tcBorders>
            <w:shd w:val="clear" w:color="auto" w:fill="FFFFFF"/>
            <w:vAlign w:val="bottom"/>
          </w:tcPr>
          <w:p w14:paraId="522AA286" w14:textId="77777777" w:rsidR="00CB4BEB" w:rsidRPr="00BD0E5C" w:rsidRDefault="00CB4BEB" w:rsidP="003C0924">
            <w:pPr>
              <w:rPr>
                <w:rFonts w:ascii="Trebuchet MS" w:hAnsi="Trebuchet MS"/>
                <w:sz w:val="18"/>
                <w:szCs w:val="18"/>
              </w:rPr>
            </w:pPr>
            <w:r>
              <w:rPr>
                <w:rFonts w:ascii="Trebuchet MS" w:hAnsi="Trebuchet MS"/>
                <w:sz w:val="18"/>
                <w:szCs w:val="18"/>
              </w:rPr>
              <w:t>Købspris i kroner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48A9CE70" w14:textId="77777777" w:rsidR="00CB4BEB" w:rsidRPr="00BD0E5C" w:rsidRDefault="00CB4BEB" w:rsidP="003C0924">
            <w:pPr>
              <w:rPr>
                <w:rFonts w:ascii="Trebuchet MS" w:hAnsi="Trebuchet MS"/>
                <w:sz w:val="18"/>
                <w:szCs w:val="18"/>
              </w:rPr>
            </w:pPr>
            <w:r>
              <w:rPr>
                <w:rFonts w:ascii="Trebuchet MS" w:hAnsi="Trebuchet MS" w:cs="Trebuchet MS"/>
                <w:sz w:val="18"/>
                <w:szCs w:val="18"/>
              </w:rPr>
              <w:t>Heltal</w:t>
            </w:r>
          </w:p>
        </w:tc>
        <w:tc>
          <w:tcPr>
            <w:tcW w:w="2918" w:type="dxa"/>
            <w:tcBorders>
              <w:top w:val="single" w:sz="4" w:space="0" w:color="auto"/>
              <w:left w:val="single" w:sz="4" w:space="0" w:color="auto"/>
              <w:bottom w:val="nil"/>
              <w:right w:val="single" w:sz="4" w:space="0" w:color="auto"/>
            </w:tcBorders>
            <w:shd w:val="clear" w:color="auto" w:fill="FFFFFF"/>
            <w:vAlign w:val="bottom"/>
          </w:tcPr>
          <w:p w14:paraId="35617DC6" w14:textId="77777777" w:rsidR="00CB4BEB" w:rsidRPr="00BD0E5C" w:rsidRDefault="00CB4BEB" w:rsidP="003C0924">
            <w:pPr>
              <w:rPr>
                <w:rFonts w:ascii="Trebuchet MS" w:hAnsi="Trebuchet MS"/>
                <w:sz w:val="18"/>
                <w:szCs w:val="18"/>
              </w:rPr>
            </w:pPr>
            <w:r>
              <w:rPr>
                <w:rFonts w:ascii="Trebuchet MS" w:hAnsi="Trebuchet MS" w:cs="Trebuchet MS"/>
                <w:sz w:val="18"/>
                <w:szCs w:val="18"/>
              </w:rPr>
              <w:t>1-99.999.999</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7822DBA9" w14:textId="77777777" w:rsidR="00CB4BEB" w:rsidRPr="00BD0E5C"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75" w:type="dxa"/>
            <w:tcBorders>
              <w:top w:val="single" w:sz="4" w:space="0" w:color="auto"/>
              <w:left w:val="single" w:sz="4" w:space="0" w:color="auto"/>
              <w:bottom w:val="nil"/>
              <w:right w:val="single" w:sz="4" w:space="0" w:color="auto"/>
            </w:tcBorders>
            <w:shd w:val="clear" w:color="auto" w:fill="FFFFFF"/>
            <w:vAlign w:val="bottom"/>
          </w:tcPr>
          <w:p w14:paraId="6C51CE37" w14:textId="77777777" w:rsidR="00CB4BEB" w:rsidRPr="00BD0E5C" w:rsidRDefault="00CB4BEB" w:rsidP="003C0924">
            <w:pPr>
              <w:rPr>
                <w:rFonts w:ascii="Trebuchet MS" w:hAnsi="Trebuchet MS"/>
                <w:sz w:val="18"/>
                <w:szCs w:val="18"/>
              </w:rPr>
            </w:pPr>
            <w:r>
              <w:rPr>
                <w:rFonts w:ascii="Trebuchet MS" w:hAnsi="Trebuchet MS"/>
                <w:sz w:val="18"/>
                <w:szCs w:val="18"/>
              </w:rPr>
              <w:t>1.234.567</w:t>
            </w:r>
          </w:p>
        </w:tc>
      </w:tr>
      <w:tr w:rsidR="00CB4BEB" w:rsidRPr="00CE1917" w14:paraId="3AE0E289"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D9D9D9"/>
            <w:vAlign w:val="bottom"/>
          </w:tcPr>
          <w:p w14:paraId="38C3C9B0" w14:textId="77777777" w:rsidR="00CB4BEB" w:rsidRDefault="00CB4BEB" w:rsidP="003C0924">
            <w:pPr>
              <w:rPr>
                <w:rFonts w:ascii="Trebuchet MS" w:hAnsi="Trebuchet MS"/>
                <w:sz w:val="18"/>
                <w:szCs w:val="18"/>
              </w:rPr>
            </w:pPr>
            <w:proofErr w:type="spellStart"/>
            <w:r>
              <w:rPr>
                <w:rFonts w:ascii="Trebuchet MS" w:hAnsi="Trebuchet MS"/>
                <w:sz w:val="18"/>
                <w:szCs w:val="18"/>
              </w:rPr>
              <w:t>mindste_pris</w:t>
            </w:r>
            <w:proofErr w:type="spellEnd"/>
          </w:p>
        </w:tc>
        <w:tc>
          <w:tcPr>
            <w:tcW w:w="1164" w:type="dxa"/>
            <w:tcBorders>
              <w:top w:val="single" w:sz="4" w:space="0" w:color="auto"/>
              <w:left w:val="single" w:sz="4" w:space="0" w:color="auto"/>
              <w:bottom w:val="nil"/>
              <w:right w:val="single" w:sz="4" w:space="0" w:color="auto"/>
            </w:tcBorders>
            <w:shd w:val="clear" w:color="auto" w:fill="FFFFFF"/>
            <w:vAlign w:val="bottom"/>
          </w:tcPr>
          <w:p w14:paraId="4A1D4332" w14:textId="77777777" w:rsidR="00CB4BEB" w:rsidRDefault="00CB4BEB" w:rsidP="003C0924">
            <w:pPr>
              <w:rPr>
                <w:rFonts w:ascii="Trebuchet MS" w:hAnsi="Trebuchet MS"/>
                <w:sz w:val="18"/>
                <w:szCs w:val="18"/>
              </w:rPr>
            </w:pPr>
            <w:proofErr w:type="spellStart"/>
            <w:r>
              <w:rPr>
                <w:rFonts w:ascii="Trebuchet MS" w:hAnsi="Trebuchet MS"/>
                <w:sz w:val="18"/>
                <w:szCs w:val="18"/>
              </w:rPr>
              <w:t>mind_pris</w:t>
            </w:r>
            <w:proofErr w:type="spellEnd"/>
          </w:p>
        </w:tc>
        <w:tc>
          <w:tcPr>
            <w:tcW w:w="3430" w:type="dxa"/>
            <w:tcBorders>
              <w:top w:val="single" w:sz="4" w:space="0" w:color="auto"/>
              <w:left w:val="single" w:sz="4" w:space="0" w:color="auto"/>
              <w:bottom w:val="nil"/>
              <w:right w:val="single" w:sz="4" w:space="0" w:color="auto"/>
            </w:tcBorders>
            <w:shd w:val="clear" w:color="auto" w:fill="FFFFFF"/>
            <w:vAlign w:val="bottom"/>
          </w:tcPr>
          <w:p w14:paraId="5FA7C255" w14:textId="77777777" w:rsidR="00CB4BEB" w:rsidRDefault="00CB4BEB" w:rsidP="003C0924">
            <w:pPr>
              <w:rPr>
                <w:rFonts w:ascii="Trebuchet MS" w:hAnsi="Trebuchet MS"/>
                <w:sz w:val="18"/>
                <w:szCs w:val="18"/>
              </w:rPr>
            </w:pPr>
            <w:r>
              <w:rPr>
                <w:rFonts w:ascii="Trebuchet MS" w:hAnsi="Trebuchet MS"/>
                <w:sz w:val="18"/>
                <w:szCs w:val="18"/>
              </w:rPr>
              <w:t>Ved udbud evt. mindstepris i kroner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41D729AB" w14:textId="77777777" w:rsidR="00CB4BEB" w:rsidRPr="00BD0E5C" w:rsidRDefault="00CB4BEB" w:rsidP="003C0924">
            <w:pPr>
              <w:rPr>
                <w:rFonts w:ascii="Trebuchet MS" w:hAnsi="Trebuchet MS"/>
                <w:sz w:val="18"/>
                <w:szCs w:val="18"/>
              </w:rPr>
            </w:pPr>
            <w:r>
              <w:rPr>
                <w:rFonts w:ascii="Trebuchet MS" w:hAnsi="Trebuchet MS" w:cs="Trebuchet MS"/>
                <w:sz w:val="18"/>
                <w:szCs w:val="18"/>
              </w:rPr>
              <w:t>Heltal</w:t>
            </w:r>
          </w:p>
        </w:tc>
        <w:tc>
          <w:tcPr>
            <w:tcW w:w="2918" w:type="dxa"/>
            <w:tcBorders>
              <w:top w:val="single" w:sz="4" w:space="0" w:color="auto"/>
              <w:left w:val="single" w:sz="4" w:space="0" w:color="auto"/>
              <w:bottom w:val="nil"/>
              <w:right w:val="single" w:sz="4" w:space="0" w:color="auto"/>
            </w:tcBorders>
            <w:shd w:val="clear" w:color="auto" w:fill="FFFFFF"/>
            <w:vAlign w:val="bottom"/>
          </w:tcPr>
          <w:p w14:paraId="76666972" w14:textId="77777777" w:rsidR="00CB4BEB" w:rsidRPr="00BD0E5C" w:rsidRDefault="00CB4BEB" w:rsidP="003C0924">
            <w:pPr>
              <w:rPr>
                <w:rFonts w:ascii="Trebuchet MS" w:hAnsi="Trebuchet MS"/>
                <w:sz w:val="18"/>
                <w:szCs w:val="18"/>
              </w:rPr>
            </w:pPr>
            <w:r>
              <w:rPr>
                <w:rFonts w:ascii="Trebuchet MS" w:hAnsi="Trebuchet MS" w:cs="Trebuchet MS"/>
                <w:sz w:val="18"/>
                <w:szCs w:val="18"/>
              </w:rPr>
              <w:t>1-99.999.999</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51E842EF"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75" w:type="dxa"/>
            <w:tcBorders>
              <w:top w:val="single" w:sz="4" w:space="0" w:color="auto"/>
              <w:left w:val="single" w:sz="4" w:space="0" w:color="auto"/>
              <w:bottom w:val="nil"/>
              <w:right w:val="single" w:sz="4" w:space="0" w:color="auto"/>
            </w:tcBorders>
            <w:shd w:val="clear" w:color="auto" w:fill="FFFFFF"/>
            <w:vAlign w:val="bottom"/>
          </w:tcPr>
          <w:p w14:paraId="565CA2DD" w14:textId="77777777" w:rsidR="00CB4BEB" w:rsidRPr="00BD0E5C" w:rsidRDefault="00CB4BEB" w:rsidP="003C0924">
            <w:pPr>
              <w:rPr>
                <w:rFonts w:ascii="Trebuchet MS" w:hAnsi="Trebuchet MS"/>
                <w:sz w:val="18"/>
                <w:szCs w:val="18"/>
              </w:rPr>
            </w:pPr>
            <w:r>
              <w:rPr>
                <w:rFonts w:ascii="Trebuchet MS" w:hAnsi="Trebuchet MS"/>
                <w:sz w:val="18"/>
                <w:szCs w:val="18"/>
              </w:rPr>
              <w:t>1.100.000</w:t>
            </w:r>
          </w:p>
        </w:tc>
      </w:tr>
      <w:tr w:rsidR="00CB4BEB" w:rsidRPr="00CE1917" w14:paraId="6B528045" w14:textId="77777777" w:rsidTr="003C0924">
        <w:trPr>
          <w:trHeight w:hRule="exact" w:val="510"/>
        </w:trPr>
        <w:tc>
          <w:tcPr>
            <w:tcW w:w="1607" w:type="dxa"/>
            <w:tcBorders>
              <w:top w:val="single" w:sz="4" w:space="0" w:color="auto"/>
              <w:left w:val="single" w:sz="4" w:space="0" w:color="auto"/>
              <w:bottom w:val="nil"/>
              <w:right w:val="single" w:sz="4" w:space="0" w:color="auto"/>
            </w:tcBorders>
            <w:shd w:val="clear" w:color="auto" w:fill="D9D9D9"/>
            <w:vAlign w:val="center"/>
          </w:tcPr>
          <w:p w14:paraId="605F6AF9" w14:textId="77777777" w:rsidR="00CB4BEB" w:rsidRDefault="00CB4BEB" w:rsidP="003C0924">
            <w:pPr>
              <w:rPr>
                <w:rFonts w:ascii="Trebuchet MS" w:hAnsi="Trebuchet MS"/>
                <w:sz w:val="18"/>
                <w:szCs w:val="18"/>
              </w:rPr>
            </w:pPr>
            <w:proofErr w:type="spellStart"/>
            <w:r>
              <w:rPr>
                <w:rFonts w:ascii="Trebuchet MS" w:hAnsi="Trebuchet MS"/>
                <w:sz w:val="18"/>
                <w:szCs w:val="18"/>
              </w:rPr>
              <w:t>kvm_pris</w:t>
            </w:r>
            <w:proofErr w:type="spellEnd"/>
          </w:p>
        </w:tc>
        <w:tc>
          <w:tcPr>
            <w:tcW w:w="1164" w:type="dxa"/>
            <w:tcBorders>
              <w:top w:val="single" w:sz="4" w:space="0" w:color="auto"/>
              <w:left w:val="single" w:sz="4" w:space="0" w:color="auto"/>
              <w:bottom w:val="nil"/>
              <w:right w:val="single" w:sz="4" w:space="0" w:color="auto"/>
            </w:tcBorders>
            <w:shd w:val="clear" w:color="auto" w:fill="FFFFFF"/>
            <w:vAlign w:val="center"/>
          </w:tcPr>
          <w:p w14:paraId="4797BE0E" w14:textId="77777777" w:rsidR="00CB4BEB" w:rsidRDefault="00CB4BEB" w:rsidP="003C0924">
            <w:pPr>
              <w:rPr>
                <w:rFonts w:ascii="Trebuchet MS" w:hAnsi="Trebuchet MS"/>
                <w:sz w:val="18"/>
                <w:szCs w:val="18"/>
              </w:rPr>
            </w:pPr>
            <w:proofErr w:type="spellStart"/>
            <w:r>
              <w:rPr>
                <w:rFonts w:ascii="Trebuchet MS" w:hAnsi="Trebuchet MS"/>
                <w:sz w:val="18"/>
                <w:szCs w:val="18"/>
              </w:rPr>
              <w:t>kvm_pris</w:t>
            </w:r>
            <w:proofErr w:type="spellEnd"/>
          </w:p>
        </w:tc>
        <w:tc>
          <w:tcPr>
            <w:tcW w:w="3430" w:type="dxa"/>
            <w:tcBorders>
              <w:top w:val="single" w:sz="4" w:space="0" w:color="auto"/>
              <w:left w:val="single" w:sz="4" w:space="0" w:color="auto"/>
              <w:bottom w:val="nil"/>
              <w:right w:val="single" w:sz="4" w:space="0" w:color="auto"/>
            </w:tcBorders>
            <w:shd w:val="clear" w:color="auto" w:fill="FFFFFF"/>
            <w:vAlign w:val="bottom"/>
          </w:tcPr>
          <w:p w14:paraId="2362F2A2" w14:textId="0E8A24B9" w:rsidR="00CB4BEB" w:rsidRDefault="00CB4BEB" w:rsidP="003C0924">
            <w:pPr>
              <w:rPr>
                <w:rFonts w:ascii="Trebuchet MS" w:hAnsi="Trebuchet MS"/>
                <w:sz w:val="18"/>
                <w:szCs w:val="18"/>
              </w:rPr>
            </w:pPr>
            <w:r>
              <w:rPr>
                <w:rFonts w:ascii="Trebuchet MS" w:hAnsi="Trebuchet MS"/>
                <w:sz w:val="18"/>
                <w:szCs w:val="18"/>
              </w:rPr>
              <w:t xml:space="preserve">Pris pr. kvadratmeter. Typisk når </w:t>
            </w:r>
            <w:proofErr w:type="spellStart"/>
            <w:r>
              <w:rPr>
                <w:rFonts w:ascii="Trebuchet MS" w:hAnsi="Trebuchet MS"/>
                <w:sz w:val="18"/>
                <w:szCs w:val="18"/>
              </w:rPr>
              <w:t>grundstr</w:t>
            </w:r>
            <w:proofErr w:type="spellEnd"/>
            <w:r>
              <w:rPr>
                <w:rFonts w:ascii="Trebuchet MS" w:hAnsi="Trebuchet MS"/>
                <w:sz w:val="18"/>
                <w:szCs w:val="18"/>
              </w:rPr>
              <w:t>. ikke er fast.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2602F8A3" w14:textId="77777777" w:rsidR="00CB4BEB" w:rsidRPr="00BD0E5C" w:rsidRDefault="00CB4BEB" w:rsidP="003C0924">
            <w:pPr>
              <w:rPr>
                <w:rFonts w:ascii="Trebuchet MS" w:hAnsi="Trebuchet MS"/>
                <w:sz w:val="18"/>
                <w:szCs w:val="18"/>
              </w:rPr>
            </w:pPr>
            <w:r>
              <w:rPr>
                <w:rFonts w:ascii="Trebuchet MS" w:hAnsi="Trebuchet MS" w:cs="Trebuchet MS"/>
                <w:sz w:val="18"/>
                <w:szCs w:val="18"/>
              </w:rPr>
              <w:t>Tal</w:t>
            </w:r>
          </w:p>
        </w:tc>
        <w:tc>
          <w:tcPr>
            <w:tcW w:w="2918" w:type="dxa"/>
            <w:tcBorders>
              <w:top w:val="single" w:sz="4" w:space="0" w:color="auto"/>
              <w:left w:val="single" w:sz="4" w:space="0" w:color="auto"/>
              <w:bottom w:val="nil"/>
              <w:right w:val="single" w:sz="4" w:space="0" w:color="auto"/>
            </w:tcBorders>
            <w:shd w:val="clear" w:color="auto" w:fill="FFFFFF"/>
            <w:vAlign w:val="center"/>
          </w:tcPr>
          <w:p w14:paraId="5B093924" w14:textId="77777777" w:rsidR="00CB4BEB" w:rsidRPr="00BD0E5C" w:rsidRDefault="00CB4BEB" w:rsidP="003C0924">
            <w:pPr>
              <w:rPr>
                <w:rFonts w:ascii="Trebuchet MS" w:hAnsi="Trebuchet MS"/>
                <w:sz w:val="18"/>
                <w:szCs w:val="18"/>
              </w:rPr>
            </w:pPr>
            <w:r>
              <w:rPr>
                <w:rFonts w:ascii="Trebuchet MS" w:hAnsi="Trebuchet MS" w:cs="Trebuchet MS"/>
                <w:sz w:val="18"/>
                <w:szCs w:val="18"/>
              </w:rPr>
              <w:t>0,1-99.999</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0BE1EF33"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75" w:type="dxa"/>
            <w:tcBorders>
              <w:top w:val="single" w:sz="4" w:space="0" w:color="auto"/>
              <w:left w:val="single" w:sz="4" w:space="0" w:color="auto"/>
              <w:bottom w:val="nil"/>
              <w:right w:val="single" w:sz="4" w:space="0" w:color="auto"/>
            </w:tcBorders>
            <w:shd w:val="clear" w:color="auto" w:fill="FFFFFF"/>
            <w:vAlign w:val="center"/>
          </w:tcPr>
          <w:p w14:paraId="75A23830" w14:textId="77777777" w:rsidR="00CB4BEB" w:rsidRPr="00BD0E5C" w:rsidRDefault="00CB4BEB" w:rsidP="003C0924">
            <w:pPr>
              <w:rPr>
                <w:rFonts w:ascii="Trebuchet MS" w:hAnsi="Trebuchet MS"/>
                <w:sz w:val="18"/>
                <w:szCs w:val="18"/>
              </w:rPr>
            </w:pPr>
            <w:r>
              <w:rPr>
                <w:rFonts w:ascii="Trebuchet MS" w:hAnsi="Trebuchet MS"/>
                <w:sz w:val="18"/>
                <w:szCs w:val="18"/>
              </w:rPr>
              <w:t>118,4</w:t>
            </w:r>
          </w:p>
        </w:tc>
      </w:tr>
      <w:tr w:rsidR="00CB4BEB" w:rsidRPr="00CE1917" w14:paraId="72F199D6"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D9D9D9"/>
            <w:vAlign w:val="bottom"/>
          </w:tcPr>
          <w:p w14:paraId="570FDA91" w14:textId="77777777" w:rsidR="00CB4BEB" w:rsidRDefault="00CB4BEB" w:rsidP="003C0924">
            <w:pPr>
              <w:rPr>
                <w:rFonts w:ascii="Trebuchet MS" w:hAnsi="Trebuchet MS"/>
                <w:sz w:val="18"/>
                <w:szCs w:val="18"/>
              </w:rPr>
            </w:pPr>
            <w:proofErr w:type="spellStart"/>
            <w:r>
              <w:rPr>
                <w:rFonts w:ascii="Trebuchet MS" w:hAnsi="Trebuchet MS"/>
                <w:sz w:val="18"/>
                <w:szCs w:val="18"/>
              </w:rPr>
              <w:t>kontakt_oplys</w:t>
            </w:r>
            <w:proofErr w:type="spellEnd"/>
          </w:p>
        </w:tc>
        <w:tc>
          <w:tcPr>
            <w:tcW w:w="1164" w:type="dxa"/>
            <w:tcBorders>
              <w:top w:val="single" w:sz="4" w:space="0" w:color="auto"/>
              <w:left w:val="single" w:sz="4" w:space="0" w:color="auto"/>
              <w:bottom w:val="nil"/>
              <w:right w:val="single" w:sz="4" w:space="0" w:color="auto"/>
            </w:tcBorders>
            <w:shd w:val="clear" w:color="auto" w:fill="FFFFFF"/>
            <w:vAlign w:val="bottom"/>
          </w:tcPr>
          <w:p w14:paraId="1640BE20" w14:textId="77777777" w:rsidR="00CB4BEB" w:rsidRDefault="00CB4BEB" w:rsidP="003C0924">
            <w:pPr>
              <w:rPr>
                <w:rFonts w:ascii="Trebuchet MS" w:hAnsi="Trebuchet MS"/>
                <w:sz w:val="18"/>
                <w:szCs w:val="18"/>
              </w:rPr>
            </w:pPr>
            <w:proofErr w:type="spellStart"/>
            <w:r>
              <w:rPr>
                <w:rFonts w:ascii="Trebuchet MS" w:hAnsi="Trebuchet MS"/>
                <w:sz w:val="18"/>
                <w:szCs w:val="18"/>
              </w:rPr>
              <w:t>kontak_opl</w:t>
            </w:r>
            <w:proofErr w:type="spellEnd"/>
          </w:p>
        </w:tc>
        <w:tc>
          <w:tcPr>
            <w:tcW w:w="3430" w:type="dxa"/>
            <w:tcBorders>
              <w:top w:val="single" w:sz="4" w:space="0" w:color="auto"/>
              <w:left w:val="single" w:sz="4" w:space="0" w:color="auto"/>
              <w:bottom w:val="nil"/>
              <w:right w:val="single" w:sz="4" w:space="0" w:color="auto"/>
            </w:tcBorders>
            <w:shd w:val="clear" w:color="auto" w:fill="FFFFFF"/>
            <w:vAlign w:val="bottom"/>
          </w:tcPr>
          <w:p w14:paraId="4CCA961C" w14:textId="77777777" w:rsidR="00CB4BEB" w:rsidRDefault="00CB4BEB" w:rsidP="003C0924">
            <w:pPr>
              <w:rPr>
                <w:rFonts w:ascii="Trebuchet MS" w:hAnsi="Trebuchet MS"/>
                <w:sz w:val="18"/>
                <w:szCs w:val="18"/>
              </w:rPr>
            </w:pPr>
            <w:r>
              <w:rPr>
                <w:rFonts w:ascii="Trebuchet MS" w:hAnsi="Trebuchet MS"/>
                <w:sz w:val="18"/>
                <w:szCs w:val="18"/>
              </w:rPr>
              <w:t xml:space="preserve">Kontakt </w:t>
            </w:r>
            <w:proofErr w:type="gramStart"/>
            <w:r>
              <w:rPr>
                <w:rFonts w:ascii="Trebuchet MS" w:hAnsi="Trebuchet MS"/>
                <w:sz w:val="18"/>
                <w:szCs w:val="18"/>
              </w:rPr>
              <w:t>telefon nr.</w:t>
            </w:r>
            <w:proofErr w:type="gramEnd"/>
            <w:r>
              <w:rPr>
                <w:rFonts w:ascii="Trebuchet MS" w:hAnsi="Trebuchet MS"/>
                <w:sz w:val="18"/>
                <w:szCs w:val="18"/>
              </w:rPr>
              <w:t xml:space="preserve">/ </w:t>
            </w:r>
            <w:proofErr w:type="spellStart"/>
            <w:r>
              <w:rPr>
                <w:rFonts w:ascii="Trebuchet MS" w:hAnsi="Trebuchet MS"/>
                <w:sz w:val="18"/>
                <w:szCs w:val="18"/>
              </w:rPr>
              <w:t>email</w:t>
            </w:r>
            <w:proofErr w:type="spellEnd"/>
            <w:r>
              <w:rPr>
                <w:rFonts w:ascii="Trebuchet MS" w:hAnsi="Trebuchet MS"/>
                <w:sz w:val="18"/>
                <w:szCs w:val="18"/>
              </w:rPr>
              <w:t xml:space="preserve"> eller andet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12ED8AC3" w14:textId="77777777" w:rsidR="00CB4BEB"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2918" w:type="dxa"/>
            <w:tcBorders>
              <w:top w:val="single" w:sz="4" w:space="0" w:color="auto"/>
              <w:left w:val="single" w:sz="4" w:space="0" w:color="auto"/>
              <w:bottom w:val="nil"/>
              <w:right w:val="single" w:sz="4" w:space="0" w:color="auto"/>
            </w:tcBorders>
            <w:shd w:val="clear" w:color="auto" w:fill="FFFFFF"/>
            <w:vAlign w:val="bottom"/>
          </w:tcPr>
          <w:p w14:paraId="3DF12578" w14:textId="77777777" w:rsidR="00CB4BEB" w:rsidRDefault="00CB4BEB" w:rsidP="003C0924">
            <w:pPr>
              <w:rPr>
                <w:rFonts w:ascii="Trebuchet MS" w:hAnsi="Trebuchet MS" w:cs="Trebuchet MS"/>
                <w:sz w:val="18"/>
                <w:szCs w:val="18"/>
              </w:rPr>
            </w:pPr>
            <w:r>
              <w:rPr>
                <w:rFonts w:ascii="Trebuchet MS" w:hAnsi="Trebuchet MS" w:cs="Trebuchet MS"/>
                <w:sz w:val="18"/>
                <w:szCs w:val="18"/>
              </w:rPr>
              <w:t>0-128 tegn</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67374322"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75" w:type="dxa"/>
            <w:tcBorders>
              <w:top w:val="single" w:sz="4" w:space="0" w:color="auto"/>
              <w:left w:val="single" w:sz="4" w:space="0" w:color="auto"/>
              <w:bottom w:val="nil"/>
              <w:right w:val="single" w:sz="4" w:space="0" w:color="auto"/>
            </w:tcBorders>
            <w:shd w:val="clear" w:color="auto" w:fill="FFFFFF"/>
            <w:vAlign w:val="bottom"/>
          </w:tcPr>
          <w:p w14:paraId="4E1767B0" w14:textId="77777777" w:rsidR="00CB4BEB" w:rsidRDefault="00CB4BEB" w:rsidP="003C0924">
            <w:pPr>
              <w:rPr>
                <w:rFonts w:ascii="Trebuchet MS" w:hAnsi="Trebuchet MS"/>
                <w:sz w:val="18"/>
                <w:szCs w:val="18"/>
              </w:rPr>
            </w:pPr>
            <w:r>
              <w:rPr>
                <w:rFonts w:ascii="Trebuchet MS" w:hAnsi="Trebuchet MS"/>
                <w:sz w:val="18"/>
                <w:szCs w:val="18"/>
              </w:rPr>
              <w:t>Gerda V. tlf.: 12 34 56 78</w:t>
            </w:r>
          </w:p>
        </w:tc>
      </w:tr>
      <w:tr w:rsidR="00CB4BEB" w:rsidRPr="00CE1917" w14:paraId="2583CDB4"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D9D9D9"/>
            <w:vAlign w:val="bottom"/>
          </w:tcPr>
          <w:p w14:paraId="39A78AD9" w14:textId="77777777" w:rsidR="00CB4BEB" w:rsidRDefault="00CB4BEB" w:rsidP="003C0924">
            <w:pPr>
              <w:rPr>
                <w:rFonts w:ascii="Trebuchet MS" w:hAnsi="Trebuchet MS"/>
                <w:sz w:val="18"/>
                <w:szCs w:val="18"/>
              </w:rPr>
            </w:pPr>
            <w:r>
              <w:rPr>
                <w:rFonts w:ascii="Trebuchet MS" w:hAnsi="Trebuchet MS"/>
                <w:sz w:val="18"/>
                <w:szCs w:val="18"/>
              </w:rPr>
              <w:t>grundareal</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6B867415" w14:textId="77777777" w:rsidR="00CB4BEB" w:rsidRDefault="00CB4BEB" w:rsidP="003C0924">
            <w:pPr>
              <w:rPr>
                <w:rFonts w:ascii="Trebuchet MS" w:hAnsi="Trebuchet MS"/>
                <w:sz w:val="18"/>
                <w:szCs w:val="18"/>
              </w:rPr>
            </w:pPr>
            <w:r>
              <w:rPr>
                <w:rFonts w:ascii="Trebuchet MS" w:hAnsi="Trebuchet MS"/>
                <w:sz w:val="18"/>
                <w:szCs w:val="18"/>
              </w:rPr>
              <w:t>grundareal</w:t>
            </w:r>
          </w:p>
        </w:tc>
        <w:tc>
          <w:tcPr>
            <w:tcW w:w="3430" w:type="dxa"/>
            <w:tcBorders>
              <w:top w:val="single" w:sz="4" w:space="0" w:color="auto"/>
              <w:left w:val="single" w:sz="4" w:space="0" w:color="auto"/>
              <w:bottom w:val="nil"/>
              <w:right w:val="single" w:sz="4" w:space="0" w:color="auto"/>
            </w:tcBorders>
            <w:shd w:val="clear" w:color="auto" w:fill="FFFFFF"/>
            <w:vAlign w:val="bottom"/>
          </w:tcPr>
          <w:p w14:paraId="20202DE3" w14:textId="77777777" w:rsidR="00CB4BEB" w:rsidRDefault="00CB4BEB" w:rsidP="003C0924">
            <w:pPr>
              <w:rPr>
                <w:rFonts w:ascii="Trebuchet MS" w:hAnsi="Trebuchet MS"/>
                <w:sz w:val="18"/>
                <w:szCs w:val="18"/>
              </w:rPr>
            </w:pPr>
            <w:r>
              <w:rPr>
                <w:rFonts w:ascii="Trebuchet MS" w:hAnsi="Trebuchet MS"/>
                <w:sz w:val="18"/>
                <w:szCs w:val="18"/>
              </w:rPr>
              <w:t>Grundens areal i hele kvm.</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D8D1271" w14:textId="77777777" w:rsidR="00CB4BEB" w:rsidRPr="00BD0E5C" w:rsidRDefault="00CB4BEB" w:rsidP="003C0924">
            <w:pPr>
              <w:rPr>
                <w:rFonts w:ascii="Trebuchet MS" w:hAnsi="Trebuchet MS"/>
                <w:sz w:val="18"/>
                <w:szCs w:val="18"/>
              </w:rPr>
            </w:pPr>
            <w:r>
              <w:rPr>
                <w:rFonts w:ascii="Trebuchet MS" w:hAnsi="Trebuchet MS" w:cs="Trebuchet MS"/>
                <w:sz w:val="18"/>
                <w:szCs w:val="18"/>
              </w:rPr>
              <w:t>Heltal</w:t>
            </w:r>
          </w:p>
        </w:tc>
        <w:tc>
          <w:tcPr>
            <w:tcW w:w="2918" w:type="dxa"/>
            <w:tcBorders>
              <w:top w:val="single" w:sz="4" w:space="0" w:color="auto"/>
              <w:left w:val="single" w:sz="4" w:space="0" w:color="auto"/>
              <w:bottom w:val="nil"/>
              <w:right w:val="single" w:sz="4" w:space="0" w:color="auto"/>
            </w:tcBorders>
            <w:shd w:val="clear" w:color="auto" w:fill="FFFFFF"/>
            <w:vAlign w:val="bottom"/>
          </w:tcPr>
          <w:p w14:paraId="78093CA2" w14:textId="77777777" w:rsidR="00CB4BEB" w:rsidRPr="00BD0E5C" w:rsidRDefault="00CB4BEB" w:rsidP="003C0924">
            <w:pPr>
              <w:rPr>
                <w:rFonts w:ascii="Trebuchet MS" w:hAnsi="Trebuchet MS"/>
                <w:sz w:val="18"/>
                <w:szCs w:val="18"/>
              </w:rPr>
            </w:pPr>
            <w:r>
              <w:rPr>
                <w:rFonts w:ascii="Trebuchet MS" w:hAnsi="Trebuchet MS" w:cs="Trebuchet MS"/>
                <w:sz w:val="18"/>
                <w:szCs w:val="18"/>
              </w:rPr>
              <w:t>1-999.999</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15680CEA"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75" w:type="dxa"/>
            <w:tcBorders>
              <w:top w:val="single" w:sz="4" w:space="0" w:color="auto"/>
              <w:left w:val="single" w:sz="4" w:space="0" w:color="auto"/>
              <w:bottom w:val="nil"/>
              <w:right w:val="single" w:sz="4" w:space="0" w:color="auto"/>
            </w:tcBorders>
            <w:shd w:val="clear" w:color="auto" w:fill="FFFFFF"/>
            <w:vAlign w:val="bottom"/>
          </w:tcPr>
          <w:p w14:paraId="53C41C70" w14:textId="77777777" w:rsidR="00CB4BEB" w:rsidRDefault="00CB4BEB" w:rsidP="003C0924">
            <w:pPr>
              <w:rPr>
                <w:rFonts w:ascii="Trebuchet MS" w:hAnsi="Trebuchet MS"/>
                <w:sz w:val="18"/>
                <w:szCs w:val="18"/>
              </w:rPr>
            </w:pPr>
            <w:r>
              <w:rPr>
                <w:rFonts w:ascii="Trebuchet MS" w:hAnsi="Trebuchet MS"/>
                <w:sz w:val="18"/>
                <w:szCs w:val="18"/>
              </w:rPr>
              <w:t>1.123</w:t>
            </w:r>
          </w:p>
        </w:tc>
      </w:tr>
      <w:tr w:rsidR="00CB4BEB" w:rsidRPr="00CE1917" w14:paraId="56286F4A"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D9D9D9"/>
            <w:vAlign w:val="bottom"/>
          </w:tcPr>
          <w:p w14:paraId="4C774423" w14:textId="77777777" w:rsidR="00CB4BEB" w:rsidRDefault="00CB4BEB" w:rsidP="003C0924">
            <w:pPr>
              <w:rPr>
                <w:rFonts w:ascii="Trebuchet MS" w:hAnsi="Trebuchet MS"/>
                <w:sz w:val="18"/>
                <w:szCs w:val="18"/>
              </w:rPr>
            </w:pPr>
            <w:proofErr w:type="spellStart"/>
            <w:r>
              <w:rPr>
                <w:rFonts w:ascii="Trebuchet MS" w:hAnsi="Trebuchet MS"/>
                <w:sz w:val="18"/>
                <w:szCs w:val="18"/>
              </w:rPr>
              <w:t>bygningareal</w:t>
            </w:r>
            <w:proofErr w:type="spellEnd"/>
          </w:p>
        </w:tc>
        <w:tc>
          <w:tcPr>
            <w:tcW w:w="1164" w:type="dxa"/>
            <w:tcBorders>
              <w:top w:val="single" w:sz="4" w:space="0" w:color="auto"/>
              <w:left w:val="single" w:sz="4" w:space="0" w:color="auto"/>
              <w:bottom w:val="nil"/>
              <w:right w:val="single" w:sz="4" w:space="0" w:color="auto"/>
            </w:tcBorders>
            <w:shd w:val="clear" w:color="auto" w:fill="FFFFFF"/>
            <w:vAlign w:val="bottom"/>
          </w:tcPr>
          <w:p w14:paraId="167DD313" w14:textId="77777777" w:rsidR="00CB4BEB" w:rsidRDefault="00CB4BEB" w:rsidP="003C0924">
            <w:pPr>
              <w:rPr>
                <w:rFonts w:ascii="Trebuchet MS" w:hAnsi="Trebuchet MS"/>
                <w:sz w:val="18"/>
                <w:szCs w:val="18"/>
              </w:rPr>
            </w:pPr>
            <w:proofErr w:type="spellStart"/>
            <w:r>
              <w:rPr>
                <w:rFonts w:ascii="Trebuchet MS" w:hAnsi="Trebuchet MS"/>
                <w:sz w:val="18"/>
                <w:szCs w:val="18"/>
              </w:rPr>
              <w:t>bygn_areal</w:t>
            </w:r>
            <w:proofErr w:type="spellEnd"/>
          </w:p>
        </w:tc>
        <w:tc>
          <w:tcPr>
            <w:tcW w:w="3430" w:type="dxa"/>
            <w:tcBorders>
              <w:top w:val="single" w:sz="4" w:space="0" w:color="auto"/>
              <w:left w:val="single" w:sz="4" w:space="0" w:color="auto"/>
              <w:bottom w:val="nil"/>
              <w:right w:val="single" w:sz="4" w:space="0" w:color="auto"/>
            </w:tcBorders>
            <w:shd w:val="clear" w:color="auto" w:fill="FFFFFF"/>
            <w:vAlign w:val="bottom"/>
          </w:tcPr>
          <w:p w14:paraId="74174A01" w14:textId="77777777" w:rsidR="00CB4BEB" w:rsidRDefault="00CB4BEB" w:rsidP="003C0924">
            <w:pPr>
              <w:rPr>
                <w:rFonts w:ascii="Trebuchet MS" w:hAnsi="Trebuchet MS"/>
                <w:sz w:val="18"/>
                <w:szCs w:val="18"/>
              </w:rPr>
            </w:pPr>
            <w:r>
              <w:rPr>
                <w:rFonts w:ascii="Trebuchet MS" w:hAnsi="Trebuchet MS"/>
                <w:sz w:val="18"/>
                <w:szCs w:val="18"/>
              </w:rPr>
              <w:t>Evt. bygningens areal i hele kvm.</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3C7EFADB" w14:textId="77777777" w:rsidR="00CB4BEB" w:rsidRPr="00BD0E5C" w:rsidRDefault="00CB4BEB" w:rsidP="003C0924">
            <w:pPr>
              <w:rPr>
                <w:rFonts w:ascii="Trebuchet MS" w:hAnsi="Trebuchet MS"/>
                <w:sz w:val="18"/>
                <w:szCs w:val="18"/>
              </w:rPr>
            </w:pPr>
            <w:r>
              <w:rPr>
                <w:rFonts w:ascii="Trebuchet MS" w:hAnsi="Trebuchet MS" w:cs="Trebuchet MS"/>
                <w:sz w:val="18"/>
                <w:szCs w:val="18"/>
              </w:rPr>
              <w:t>Heltal</w:t>
            </w:r>
          </w:p>
        </w:tc>
        <w:tc>
          <w:tcPr>
            <w:tcW w:w="2918" w:type="dxa"/>
            <w:tcBorders>
              <w:top w:val="single" w:sz="4" w:space="0" w:color="auto"/>
              <w:left w:val="single" w:sz="4" w:space="0" w:color="auto"/>
              <w:bottom w:val="nil"/>
              <w:right w:val="single" w:sz="4" w:space="0" w:color="auto"/>
            </w:tcBorders>
            <w:shd w:val="clear" w:color="auto" w:fill="FFFFFF"/>
            <w:vAlign w:val="bottom"/>
          </w:tcPr>
          <w:p w14:paraId="6E6A6C03" w14:textId="77777777" w:rsidR="00CB4BEB" w:rsidRPr="00BD0E5C" w:rsidRDefault="00CB4BEB" w:rsidP="003C0924">
            <w:pPr>
              <w:rPr>
                <w:rFonts w:ascii="Trebuchet MS" w:hAnsi="Trebuchet MS"/>
                <w:sz w:val="18"/>
                <w:szCs w:val="18"/>
              </w:rPr>
            </w:pPr>
            <w:r>
              <w:rPr>
                <w:rFonts w:ascii="Trebuchet MS" w:hAnsi="Trebuchet MS" w:cs="Trebuchet MS"/>
                <w:sz w:val="18"/>
                <w:szCs w:val="18"/>
              </w:rPr>
              <w:t>1-99.999</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03BEA1BC"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75" w:type="dxa"/>
            <w:tcBorders>
              <w:top w:val="single" w:sz="4" w:space="0" w:color="auto"/>
              <w:left w:val="single" w:sz="4" w:space="0" w:color="auto"/>
              <w:bottom w:val="nil"/>
              <w:right w:val="single" w:sz="4" w:space="0" w:color="auto"/>
            </w:tcBorders>
            <w:shd w:val="clear" w:color="auto" w:fill="FFFFFF"/>
            <w:vAlign w:val="bottom"/>
          </w:tcPr>
          <w:p w14:paraId="434F597A" w14:textId="77777777" w:rsidR="00CB4BEB" w:rsidRDefault="00CB4BEB" w:rsidP="003C0924">
            <w:pPr>
              <w:rPr>
                <w:rFonts w:ascii="Trebuchet MS" w:hAnsi="Trebuchet MS"/>
                <w:sz w:val="18"/>
                <w:szCs w:val="18"/>
              </w:rPr>
            </w:pPr>
            <w:r>
              <w:rPr>
                <w:rFonts w:ascii="Trebuchet MS" w:hAnsi="Trebuchet MS"/>
                <w:sz w:val="18"/>
                <w:szCs w:val="18"/>
              </w:rPr>
              <w:t>123</w:t>
            </w:r>
          </w:p>
        </w:tc>
      </w:tr>
      <w:tr w:rsidR="00CB4BEB" w:rsidRPr="00CE1917" w14:paraId="2FFCFDC7" w14:textId="77777777" w:rsidTr="003C0924">
        <w:trPr>
          <w:trHeight w:hRule="exact" w:val="510"/>
        </w:trPr>
        <w:tc>
          <w:tcPr>
            <w:tcW w:w="1607" w:type="dxa"/>
            <w:tcBorders>
              <w:top w:val="single" w:sz="4" w:space="0" w:color="auto"/>
              <w:left w:val="single" w:sz="4" w:space="0" w:color="auto"/>
              <w:bottom w:val="nil"/>
              <w:right w:val="single" w:sz="4" w:space="0" w:color="auto"/>
            </w:tcBorders>
            <w:shd w:val="clear" w:color="auto" w:fill="D9D9D9"/>
            <w:vAlign w:val="center"/>
          </w:tcPr>
          <w:p w14:paraId="68425F25" w14:textId="77777777" w:rsidR="00CB4BEB" w:rsidRDefault="00CB4BEB" w:rsidP="003C0924">
            <w:pPr>
              <w:rPr>
                <w:rFonts w:ascii="Trebuchet MS" w:hAnsi="Trebuchet MS"/>
                <w:sz w:val="18"/>
                <w:szCs w:val="18"/>
              </w:rPr>
            </w:pPr>
            <w:proofErr w:type="spellStart"/>
            <w:r>
              <w:rPr>
                <w:rFonts w:ascii="Trebuchet MS" w:hAnsi="Trebuchet MS"/>
                <w:sz w:val="18"/>
                <w:szCs w:val="18"/>
              </w:rPr>
              <w:t>budfrist_slut</w:t>
            </w:r>
            <w:proofErr w:type="spellEnd"/>
          </w:p>
        </w:tc>
        <w:tc>
          <w:tcPr>
            <w:tcW w:w="1164" w:type="dxa"/>
            <w:tcBorders>
              <w:top w:val="single" w:sz="4" w:space="0" w:color="auto"/>
              <w:left w:val="single" w:sz="4" w:space="0" w:color="auto"/>
              <w:bottom w:val="nil"/>
              <w:right w:val="single" w:sz="4" w:space="0" w:color="auto"/>
            </w:tcBorders>
            <w:shd w:val="clear" w:color="auto" w:fill="FFFFFF"/>
            <w:vAlign w:val="center"/>
          </w:tcPr>
          <w:p w14:paraId="5548F28B" w14:textId="77777777" w:rsidR="00CB4BEB" w:rsidRDefault="00CB4BEB" w:rsidP="003C0924">
            <w:pPr>
              <w:rPr>
                <w:rFonts w:ascii="Trebuchet MS" w:hAnsi="Trebuchet MS"/>
                <w:sz w:val="18"/>
                <w:szCs w:val="18"/>
              </w:rPr>
            </w:pPr>
            <w:proofErr w:type="spellStart"/>
            <w:r>
              <w:rPr>
                <w:rFonts w:ascii="Trebuchet MS" w:hAnsi="Trebuchet MS"/>
                <w:sz w:val="18"/>
                <w:szCs w:val="18"/>
              </w:rPr>
              <w:t>budfr_slut</w:t>
            </w:r>
            <w:proofErr w:type="spellEnd"/>
          </w:p>
        </w:tc>
        <w:tc>
          <w:tcPr>
            <w:tcW w:w="3430" w:type="dxa"/>
            <w:tcBorders>
              <w:top w:val="single" w:sz="4" w:space="0" w:color="auto"/>
              <w:left w:val="single" w:sz="4" w:space="0" w:color="auto"/>
              <w:bottom w:val="nil"/>
              <w:right w:val="single" w:sz="4" w:space="0" w:color="auto"/>
            </w:tcBorders>
            <w:shd w:val="clear" w:color="auto" w:fill="FFFFFF"/>
            <w:vAlign w:val="center"/>
          </w:tcPr>
          <w:p w14:paraId="6A8DB21C" w14:textId="77777777" w:rsidR="00CB4BEB" w:rsidRDefault="00CB4BEB" w:rsidP="003C0924">
            <w:pPr>
              <w:rPr>
                <w:rFonts w:ascii="Trebuchet MS" w:hAnsi="Trebuchet MS"/>
                <w:sz w:val="18"/>
                <w:szCs w:val="18"/>
              </w:rPr>
            </w:pPr>
            <w:r>
              <w:rPr>
                <w:rFonts w:ascii="Trebuchet MS" w:hAnsi="Trebuchet MS"/>
                <w:sz w:val="18"/>
                <w:szCs w:val="18"/>
              </w:rPr>
              <w:t>Tidspunktet hvor en evt. budrunde slutter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8F6C06D" w14:textId="5A0929D2" w:rsidR="00CB4BEB" w:rsidRPr="00A20254" w:rsidRDefault="00CC730A" w:rsidP="003C0924">
            <w:pPr>
              <w:rPr>
                <w:rFonts w:ascii="Trebuchet MS" w:hAnsi="Trebuchet MS" w:cs="Trebuchet MS"/>
                <w:sz w:val="18"/>
                <w:szCs w:val="18"/>
              </w:rPr>
            </w:pPr>
            <w:r>
              <w:rPr>
                <w:rFonts w:ascii="Trebuchet MS" w:hAnsi="Trebuchet MS" w:cs="Trebuchet MS"/>
                <w:sz w:val="18"/>
                <w:szCs w:val="18"/>
              </w:rPr>
              <w:t>ISO date</w:t>
            </w:r>
            <w:r w:rsidR="00CB4BEB" w:rsidRPr="00A20254">
              <w:rPr>
                <w:rFonts w:ascii="Trebuchet MS" w:hAnsi="Trebuchet MS" w:cs="Trebuchet MS"/>
                <w:sz w:val="18"/>
                <w:szCs w:val="18"/>
              </w:rPr>
              <w:t>/tid</w:t>
            </w:r>
          </w:p>
        </w:tc>
        <w:tc>
          <w:tcPr>
            <w:tcW w:w="2918" w:type="dxa"/>
            <w:tcBorders>
              <w:top w:val="single" w:sz="4" w:space="0" w:color="auto"/>
              <w:left w:val="single" w:sz="4" w:space="0" w:color="auto"/>
              <w:bottom w:val="nil"/>
              <w:right w:val="single" w:sz="4" w:space="0" w:color="auto"/>
            </w:tcBorders>
            <w:shd w:val="clear" w:color="auto" w:fill="FFFFFF"/>
            <w:vAlign w:val="bottom"/>
          </w:tcPr>
          <w:p w14:paraId="0D40F0CA" w14:textId="77777777" w:rsidR="00CB4BEB" w:rsidRPr="00A20254" w:rsidRDefault="00CB4BEB" w:rsidP="003C0924">
            <w:pPr>
              <w:autoSpaceDE w:val="0"/>
              <w:autoSpaceDN w:val="0"/>
              <w:adjustRightInd w:val="0"/>
              <w:rPr>
                <w:rFonts w:ascii="Trebuchet MS" w:hAnsi="Trebuchet MS" w:cs="Trebuchet MS"/>
                <w:sz w:val="18"/>
                <w:szCs w:val="18"/>
              </w:rPr>
            </w:pPr>
            <w:r w:rsidRPr="00A20254">
              <w:rPr>
                <w:rFonts w:ascii="Trebuchet MS" w:hAnsi="Trebuchet MS" w:cs="Trebuchet MS"/>
                <w:sz w:val="18"/>
                <w:szCs w:val="18"/>
              </w:rPr>
              <w:t>2006-12-31T23:59:00.000+01:00 –</w:t>
            </w:r>
          </w:p>
          <w:p w14:paraId="0F622B09" w14:textId="77777777" w:rsidR="00CB4BEB" w:rsidRPr="00A20254" w:rsidRDefault="00CB4BEB" w:rsidP="003C0924">
            <w:pPr>
              <w:rPr>
                <w:rFonts w:ascii="Trebuchet MS" w:hAnsi="Trebuchet MS" w:cs="Trebuchet MS"/>
                <w:sz w:val="18"/>
                <w:szCs w:val="18"/>
              </w:rPr>
            </w:pPr>
            <w:r w:rsidRPr="00A20254">
              <w:rPr>
                <w:rFonts w:ascii="Trebuchet MS" w:hAnsi="Trebuchet MS" w:cs="Trebuchet MS"/>
                <w:sz w:val="18"/>
                <w:szCs w:val="18"/>
              </w:rPr>
              <w:t>2999-12-31T23:59:00.000+01:00</w:t>
            </w:r>
          </w:p>
        </w:tc>
        <w:tc>
          <w:tcPr>
            <w:tcW w:w="1221" w:type="dxa"/>
            <w:tcBorders>
              <w:top w:val="single" w:sz="4" w:space="0" w:color="auto"/>
              <w:left w:val="single" w:sz="4" w:space="0" w:color="auto"/>
              <w:bottom w:val="nil"/>
              <w:right w:val="single" w:sz="4" w:space="0" w:color="auto"/>
            </w:tcBorders>
            <w:shd w:val="clear" w:color="auto" w:fill="FFFFFF"/>
            <w:vAlign w:val="center"/>
          </w:tcPr>
          <w:p w14:paraId="4419ADD8" w14:textId="77777777" w:rsidR="00CB4BEB" w:rsidRPr="004D056C" w:rsidRDefault="00CB4BEB" w:rsidP="003C0924">
            <w:pPr>
              <w:jc w:val="center"/>
              <w:rPr>
                <w:rFonts w:ascii="Trebuchet MS" w:hAnsi="Trebuchet MS" w:cs="Trebuchet MS"/>
                <w:sz w:val="18"/>
                <w:szCs w:val="18"/>
              </w:rPr>
            </w:pPr>
            <w:r w:rsidRPr="004D056C">
              <w:rPr>
                <w:rFonts w:ascii="Trebuchet MS" w:hAnsi="Trebuchet MS" w:cs="Trebuchet MS"/>
                <w:sz w:val="18"/>
                <w:szCs w:val="18"/>
              </w:rPr>
              <w:t>F</w:t>
            </w:r>
          </w:p>
        </w:tc>
        <w:tc>
          <w:tcPr>
            <w:tcW w:w="2675" w:type="dxa"/>
            <w:tcBorders>
              <w:top w:val="single" w:sz="4" w:space="0" w:color="auto"/>
              <w:left w:val="single" w:sz="4" w:space="0" w:color="auto"/>
              <w:bottom w:val="nil"/>
              <w:right w:val="single" w:sz="4" w:space="0" w:color="auto"/>
            </w:tcBorders>
            <w:shd w:val="clear" w:color="auto" w:fill="FFFFFF"/>
            <w:vAlign w:val="bottom"/>
          </w:tcPr>
          <w:p w14:paraId="282F0C70" w14:textId="77777777" w:rsidR="00CB4BEB" w:rsidRPr="00A20254" w:rsidRDefault="00CB4BEB" w:rsidP="003C0924">
            <w:pPr>
              <w:rPr>
                <w:rFonts w:ascii="Trebuchet MS" w:hAnsi="Trebuchet MS" w:cs="Trebuchet MS"/>
                <w:sz w:val="18"/>
                <w:szCs w:val="18"/>
              </w:rPr>
            </w:pPr>
            <w:r w:rsidRPr="00A20254">
              <w:rPr>
                <w:rFonts w:ascii="Trebuchet MS" w:hAnsi="Trebuchet MS" w:cs="Trebuchet MS"/>
                <w:sz w:val="18"/>
                <w:szCs w:val="18"/>
              </w:rPr>
              <w:t>2006-12-31T23:59:00.000+01:00</w:t>
            </w:r>
          </w:p>
        </w:tc>
      </w:tr>
      <w:tr w:rsidR="00CB4BEB" w:rsidRPr="00353B49" w14:paraId="1260023A"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97DDBA"/>
            <w:vAlign w:val="bottom"/>
          </w:tcPr>
          <w:p w14:paraId="17A09403" w14:textId="77777777" w:rsidR="00CB4BEB" w:rsidRPr="00353B49" w:rsidRDefault="00CB4BEB" w:rsidP="003C0924">
            <w:pPr>
              <w:rPr>
                <w:rFonts w:ascii="Trebuchet MS" w:hAnsi="Trebuchet MS" w:cs="Trebuchet MS"/>
                <w:sz w:val="18"/>
                <w:szCs w:val="18"/>
              </w:rPr>
            </w:pPr>
            <w:proofErr w:type="spellStart"/>
            <w:r>
              <w:rPr>
                <w:rFonts w:ascii="Trebuchet MS" w:hAnsi="Trebuchet MS"/>
                <w:sz w:val="18"/>
                <w:szCs w:val="18"/>
              </w:rPr>
              <w:t>sagsnr</w:t>
            </w:r>
            <w:proofErr w:type="spellEnd"/>
          </w:p>
        </w:tc>
        <w:tc>
          <w:tcPr>
            <w:tcW w:w="1164" w:type="dxa"/>
            <w:tcBorders>
              <w:top w:val="single" w:sz="4" w:space="0" w:color="auto"/>
              <w:left w:val="single" w:sz="4" w:space="0" w:color="auto"/>
              <w:bottom w:val="nil"/>
              <w:right w:val="single" w:sz="4" w:space="0" w:color="auto"/>
            </w:tcBorders>
            <w:shd w:val="clear" w:color="auto" w:fill="97DDBA"/>
          </w:tcPr>
          <w:p w14:paraId="065AECF8" w14:textId="77777777" w:rsidR="00CB4BEB" w:rsidRPr="0014307B" w:rsidRDefault="00CB4BEB" w:rsidP="003C0924">
            <w:pPr>
              <w:rPr>
                <w:rFonts w:ascii="Trebuchet MS" w:hAnsi="Trebuchet MS" w:cs="Trebuchet MS"/>
                <w:sz w:val="18"/>
                <w:szCs w:val="18"/>
              </w:rPr>
            </w:pPr>
          </w:p>
        </w:tc>
        <w:tc>
          <w:tcPr>
            <w:tcW w:w="11399" w:type="dxa"/>
            <w:gridSpan w:val="5"/>
            <w:tcBorders>
              <w:top w:val="single" w:sz="4" w:space="0" w:color="auto"/>
              <w:left w:val="single" w:sz="4" w:space="0" w:color="auto"/>
              <w:bottom w:val="nil"/>
              <w:right w:val="single" w:sz="4" w:space="0" w:color="auto"/>
            </w:tcBorders>
            <w:shd w:val="clear" w:color="auto" w:fill="97DDBA"/>
            <w:vAlign w:val="bottom"/>
          </w:tcPr>
          <w:p w14:paraId="69418A35" w14:textId="77777777" w:rsidR="00CB4BEB" w:rsidRPr="0014307B"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7536C57F"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97DDBA"/>
            <w:vAlign w:val="bottom"/>
          </w:tcPr>
          <w:p w14:paraId="08421EED"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vejkode</w:t>
            </w:r>
          </w:p>
        </w:tc>
        <w:tc>
          <w:tcPr>
            <w:tcW w:w="1164" w:type="dxa"/>
            <w:tcBorders>
              <w:top w:val="single" w:sz="4" w:space="0" w:color="auto"/>
              <w:left w:val="single" w:sz="4" w:space="0" w:color="auto"/>
              <w:bottom w:val="nil"/>
              <w:right w:val="single" w:sz="4" w:space="0" w:color="auto"/>
            </w:tcBorders>
            <w:shd w:val="clear" w:color="auto" w:fill="97DDBA"/>
          </w:tcPr>
          <w:p w14:paraId="6BA911E2" w14:textId="77777777" w:rsidR="00CB4BEB" w:rsidRPr="0014307B" w:rsidRDefault="00CB4BEB" w:rsidP="003C0924">
            <w:pPr>
              <w:rPr>
                <w:rFonts w:ascii="Trebuchet MS" w:hAnsi="Trebuchet MS" w:cs="Trebuchet MS"/>
                <w:sz w:val="18"/>
                <w:szCs w:val="18"/>
              </w:rPr>
            </w:pPr>
          </w:p>
        </w:tc>
        <w:tc>
          <w:tcPr>
            <w:tcW w:w="11399" w:type="dxa"/>
            <w:gridSpan w:val="5"/>
            <w:tcBorders>
              <w:top w:val="single" w:sz="4" w:space="0" w:color="auto"/>
              <w:left w:val="single" w:sz="4" w:space="0" w:color="auto"/>
              <w:bottom w:val="nil"/>
              <w:right w:val="single" w:sz="4" w:space="0" w:color="auto"/>
            </w:tcBorders>
            <w:shd w:val="clear" w:color="auto" w:fill="97DDBA"/>
            <w:vAlign w:val="bottom"/>
          </w:tcPr>
          <w:p w14:paraId="501FF640"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01E6C607"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97DDBA"/>
            <w:vAlign w:val="bottom"/>
          </w:tcPr>
          <w:p w14:paraId="51438795"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vej</w:t>
            </w:r>
            <w:r>
              <w:rPr>
                <w:rFonts w:ascii="Trebuchet MS" w:hAnsi="Trebuchet MS" w:cs="Trebuchet MS"/>
                <w:sz w:val="18"/>
                <w:szCs w:val="18"/>
              </w:rPr>
              <w:t>navn</w:t>
            </w:r>
          </w:p>
        </w:tc>
        <w:tc>
          <w:tcPr>
            <w:tcW w:w="1164" w:type="dxa"/>
            <w:tcBorders>
              <w:top w:val="single" w:sz="4" w:space="0" w:color="auto"/>
              <w:left w:val="single" w:sz="4" w:space="0" w:color="auto"/>
              <w:bottom w:val="nil"/>
              <w:right w:val="single" w:sz="4" w:space="0" w:color="auto"/>
            </w:tcBorders>
            <w:shd w:val="clear" w:color="auto" w:fill="97DDBA"/>
          </w:tcPr>
          <w:p w14:paraId="26B52F14" w14:textId="77777777" w:rsidR="00CB4BEB" w:rsidRPr="0014307B" w:rsidRDefault="00CB4BEB" w:rsidP="003C0924">
            <w:pPr>
              <w:rPr>
                <w:rFonts w:ascii="Trebuchet MS" w:hAnsi="Trebuchet MS" w:cs="Trebuchet MS"/>
                <w:sz w:val="18"/>
                <w:szCs w:val="18"/>
              </w:rPr>
            </w:pPr>
          </w:p>
        </w:tc>
        <w:tc>
          <w:tcPr>
            <w:tcW w:w="11399" w:type="dxa"/>
            <w:gridSpan w:val="5"/>
            <w:tcBorders>
              <w:top w:val="single" w:sz="4" w:space="0" w:color="auto"/>
              <w:left w:val="single" w:sz="4" w:space="0" w:color="auto"/>
              <w:bottom w:val="nil"/>
              <w:right w:val="single" w:sz="4" w:space="0" w:color="auto"/>
            </w:tcBorders>
            <w:shd w:val="clear" w:color="auto" w:fill="97DDBA"/>
            <w:vAlign w:val="bottom"/>
          </w:tcPr>
          <w:p w14:paraId="0FDBE4D7"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1E78D1" w14:paraId="77662065"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97DDBA"/>
            <w:vAlign w:val="bottom"/>
          </w:tcPr>
          <w:p w14:paraId="0D47BDAF" w14:textId="77777777" w:rsidR="00CB4BEB" w:rsidRPr="00E9714B" w:rsidRDefault="00CB4BEB" w:rsidP="003C0924">
            <w:pPr>
              <w:rPr>
                <w:rFonts w:ascii="Trebuchet MS" w:hAnsi="Trebuchet MS" w:cs="Trebuchet MS"/>
                <w:sz w:val="18"/>
                <w:szCs w:val="18"/>
              </w:rPr>
            </w:pPr>
            <w:proofErr w:type="spellStart"/>
            <w:r w:rsidRPr="00E9714B">
              <w:rPr>
                <w:rFonts w:ascii="Trebuchet MS" w:hAnsi="Trebuchet MS" w:cs="Trebuchet MS"/>
                <w:sz w:val="18"/>
                <w:szCs w:val="18"/>
              </w:rPr>
              <w:t>cvf_vejkode</w:t>
            </w:r>
            <w:proofErr w:type="spellEnd"/>
          </w:p>
        </w:tc>
        <w:tc>
          <w:tcPr>
            <w:tcW w:w="1164" w:type="dxa"/>
            <w:tcBorders>
              <w:top w:val="single" w:sz="4" w:space="0" w:color="auto"/>
              <w:left w:val="single" w:sz="4" w:space="0" w:color="auto"/>
              <w:bottom w:val="nil"/>
              <w:right w:val="single" w:sz="4" w:space="0" w:color="auto"/>
            </w:tcBorders>
            <w:shd w:val="clear" w:color="auto" w:fill="97DDBA"/>
          </w:tcPr>
          <w:p w14:paraId="14448C77" w14:textId="77777777" w:rsidR="00CB4BEB" w:rsidRPr="00E9714B" w:rsidRDefault="00CB4BEB" w:rsidP="003C0924">
            <w:pPr>
              <w:rPr>
                <w:rFonts w:ascii="Trebuchet MS" w:hAnsi="Trebuchet MS" w:cs="Trebuchet MS"/>
                <w:sz w:val="18"/>
                <w:szCs w:val="18"/>
              </w:rPr>
            </w:pPr>
          </w:p>
        </w:tc>
        <w:tc>
          <w:tcPr>
            <w:tcW w:w="11399" w:type="dxa"/>
            <w:gridSpan w:val="5"/>
            <w:tcBorders>
              <w:top w:val="single" w:sz="4" w:space="0" w:color="auto"/>
              <w:left w:val="single" w:sz="4" w:space="0" w:color="auto"/>
              <w:bottom w:val="nil"/>
              <w:right w:val="single" w:sz="4" w:space="0" w:color="auto"/>
            </w:tcBorders>
            <w:shd w:val="clear" w:color="auto" w:fill="97DDBA"/>
            <w:vAlign w:val="bottom"/>
          </w:tcPr>
          <w:p w14:paraId="24CD69F2" w14:textId="77777777" w:rsidR="00CB4BEB" w:rsidRPr="00E9714B" w:rsidRDefault="00CB4BEB" w:rsidP="003C0924">
            <w:pPr>
              <w:rPr>
                <w:rFonts w:ascii="Trebuchet MS" w:hAnsi="Trebuchet MS" w:cs="Trebuchet MS"/>
                <w:sz w:val="18"/>
                <w:szCs w:val="18"/>
              </w:rPr>
            </w:pPr>
            <w:r w:rsidRPr="00E9714B">
              <w:rPr>
                <w:rFonts w:ascii="Trebuchet MS" w:hAnsi="Trebuchet MS" w:cs="Trebuchet MS"/>
                <w:sz w:val="18"/>
                <w:szCs w:val="18"/>
              </w:rPr>
              <w:t>Felt defineret under: 4.1 Standardiserede felter til de temaspecifikke datamodeller</w:t>
            </w:r>
          </w:p>
        </w:tc>
      </w:tr>
      <w:tr w:rsidR="00CB4BEB" w:rsidRPr="00353B49" w14:paraId="685DEF86"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97DDBA"/>
            <w:vAlign w:val="bottom"/>
          </w:tcPr>
          <w:p w14:paraId="23F5C315" w14:textId="77777777" w:rsidR="00CB4BEB" w:rsidRPr="00353B49" w:rsidRDefault="00CB4BEB" w:rsidP="003C0924">
            <w:pPr>
              <w:rPr>
                <w:rFonts w:ascii="Trebuchet MS" w:hAnsi="Trebuchet MS" w:cs="Trebuchet MS"/>
                <w:sz w:val="18"/>
                <w:szCs w:val="18"/>
              </w:rPr>
            </w:pPr>
            <w:proofErr w:type="spellStart"/>
            <w:r w:rsidRPr="00353B49">
              <w:rPr>
                <w:rFonts w:ascii="Trebuchet MS" w:hAnsi="Trebuchet MS" w:cs="Trebuchet MS"/>
                <w:sz w:val="18"/>
                <w:szCs w:val="18"/>
              </w:rPr>
              <w:t>husnr</w:t>
            </w:r>
            <w:proofErr w:type="spellEnd"/>
          </w:p>
        </w:tc>
        <w:tc>
          <w:tcPr>
            <w:tcW w:w="1164" w:type="dxa"/>
            <w:tcBorders>
              <w:top w:val="single" w:sz="4" w:space="0" w:color="auto"/>
              <w:left w:val="single" w:sz="4" w:space="0" w:color="auto"/>
              <w:bottom w:val="nil"/>
              <w:right w:val="single" w:sz="4" w:space="0" w:color="auto"/>
            </w:tcBorders>
            <w:shd w:val="clear" w:color="auto" w:fill="97DDBA"/>
          </w:tcPr>
          <w:p w14:paraId="2649CC94" w14:textId="77777777" w:rsidR="00CB4BEB" w:rsidRPr="0014307B" w:rsidRDefault="00CB4BEB" w:rsidP="003C0924">
            <w:pPr>
              <w:rPr>
                <w:rFonts w:ascii="Trebuchet MS" w:hAnsi="Trebuchet MS" w:cs="Trebuchet MS"/>
                <w:sz w:val="18"/>
                <w:szCs w:val="18"/>
              </w:rPr>
            </w:pPr>
          </w:p>
        </w:tc>
        <w:tc>
          <w:tcPr>
            <w:tcW w:w="11399" w:type="dxa"/>
            <w:gridSpan w:val="5"/>
            <w:tcBorders>
              <w:top w:val="single" w:sz="4" w:space="0" w:color="auto"/>
              <w:left w:val="single" w:sz="4" w:space="0" w:color="auto"/>
              <w:bottom w:val="nil"/>
              <w:right w:val="single" w:sz="4" w:space="0" w:color="auto"/>
            </w:tcBorders>
            <w:shd w:val="clear" w:color="auto" w:fill="97DDBA"/>
            <w:vAlign w:val="bottom"/>
          </w:tcPr>
          <w:p w14:paraId="783A1C55"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003BB5DC"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97DDBA"/>
            <w:vAlign w:val="bottom"/>
          </w:tcPr>
          <w:p w14:paraId="76BAD140" w14:textId="77777777" w:rsidR="00CB4BEB" w:rsidRPr="00353B49" w:rsidRDefault="00CB4BEB" w:rsidP="003C0924">
            <w:pPr>
              <w:rPr>
                <w:rFonts w:ascii="Trebuchet MS" w:hAnsi="Trebuchet MS" w:cs="Trebuchet MS"/>
                <w:sz w:val="18"/>
                <w:szCs w:val="18"/>
              </w:rPr>
            </w:pPr>
            <w:proofErr w:type="spellStart"/>
            <w:r>
              <w:rPr>
                <w:rFonts w:ascii="Trebuchet MS" w:hAnsi="Trebuchet MS" w:cs="Trebuchet MS"/>
                <w:sz w:val="18"/>
                <w:szCs w:val="18"/>
              </w:rPr>
              <w:t>postnr</w:t>
            </w:r>
            <w:proofErr w:type="spellEnd"/>
          </w:p>
        </w:tc>
        <w:tc>
          <w:tcPr>
            <w:tcW w:w="1164" w:type="dxa"/>
            <w:tcBorders>
              <w:top w:val="single" w:sz="4" w:space="0" w:color="auto"/>
              <w:left w:val="single" w:sz="4" w:space="0" w:color="auto"/>
              <w:bottom w:val="nil"/>
              <w:right w:val="single" w:sz="4" w:space="0" w:color="auto"/>
            </w:tcBorders>
            <w:shd w:val="clear" w:color="auto" w:fill="97DDBA"/>
          </w:tcPr>
          <w:p w14:paraId="77FA81D4" w14:textId="77777777" w:rsidR="00CB4BEB" w:rsidRPr="0014307B" w:rsidRDefault="00CB4BEB" w:rsidP="003C0924">
            <w:pPr>
              <w:rPr>
                <w:rFonts w:ascii="Trebuchet MS" w:hAnsi="Trebuchet MS" w:cs="Trebuchet MS"/>
                <w:sz w:val="18"/>
                <w:szCs w:val="18"/>
              </w:rPr>
            </w:pPr>
          </w:p>
        </w:tc>
        <w:tc>
          <w:tcPr>
            <w:tcW w:w="11399" w:type="dxa"/>
            <w:gridSpan w:val="5"/>
            <w:tcBorders>
              <w:top w:val="single" w:sz="4" w:space="0" w:color="auto"/>
              <w:left w:val="single" w:sz="4" w:space="0" w:color="auto"/>
              <w:bottom w:val="nil"/>
              <w:right w:val="single" w:sz="4" w:space="0" w:color="auto"/>
            </w:tcBorders>
            <w:shd w:val="clear" w:color="auto" w:fill="97DDBA"/>
            <w:vAlign w:val="bottom"/>
          </w:tcPr>
          <w:p w14:paraId="60538C56"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641DF8BD"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97DDBA"/>
            <w:vAlign w:val="bottom"/>
          </w:tcPr>
          <w:p w14:paraId="0DBC5AA5" w14:textId="77777777" w:rsidR="00CB4BEB" w:rsidRPr="00353B49" w:rsidRDefault="00CB4BEB" w:rsidP="003C0924">
            <w:pPr>
              <w:rPr>
                <w:rFonts w:ascii="Trebuchet MS" w:hAnsi="Trebuchet MS" w:cs="Trebuchet MS"/>
                <w:sz w:val="18"/>
                <w:szCs w:val="18"/>
              </w:rPr>
            </w:pPr>
            <w:proofErr w:type="spellStart"/>
            <w:r>
              <w:rPr>
                <w:rFonts w:ascii="Trebuchet MS" w:hAnsi="Trebuchet MS" w:cs="Trebuchet MS"/>
                <w:sz w:val="18"/>
                <w:szCs w:val="18"/>
              </w:rPr>
              <w:t>postnr_by</w:t>
            </w:r>
            <w:proofErr w:type="spellEnd"/>
          </w:p>
        </w:tc>
        <w:tc>
          <w:tcPr>
            <w:tcW w:w="1164" w:type="dxa"/>
            <w:tcBorders>
              <w:top w:val="single" w:sz="4" w:space="0" w:color="auto"/>
              <w:left w:val="single" w:sz="4" w:space="0" w:color="auto"/>
              <w:bottom w:val="nil"/>
              <w:right w:val="single" w:sz="4" w:space="0" w:color="auto"/>
            </w:tcBorders>
            <w:shd w:val="clear" w:color="auto" w:fill="97DDBA"/>
          </w:tcPr>
          <w:p w14:paraId="0DEE1562" w14:textId="77777777" w:rsidR="00CB4BEB" w:rsidRPr="0014307B" w:rsidRDefault="00CB4BEB" w:rsidP="003C0924">
            <w:pPr>
              <w:rPr>
                <w:rFonts w:ascii="Trebuchet MS" w:hAnsi="Trebuchet MS" w:cs="Trebuchet MS"/>
                <w:sz w:val="18"/>
                <w:szCs w:val="18"/>
              </w:rPr>
            </w:pPr>
          </w:p>
        </w:tc>
        <w:tc>
          <w:tcPr>
            <w:tcW w:w="11399" w:type="dxa"/>
            <w:gridSpan w:val="5"/>
            <w:tcBorders>
              <w:top w:val="single" w:sz="4" w:space="0" w:color="auto"/>
              <w:left w:val="single" w:sz="4" w:space="0" w:color="auto"/>
              <w:bottom w:val="nil"/>
              <w:right w:val="single" w:sz="4" w:space="0" w:color="auto"/>
            </w:tcBorders>
            <w:shd w:val="clear" w:color="auto" w:fill="97DDBA"/>
            <w:vAlign w:val="bottom"/>
          </w:tcPr>
          <w:p w14:paraId="01B6FD3F"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F6698A" w14:paraId="7FF38915"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97DDBA"/>
            <w:vAlign w:val="bottom"/>
          </w:tcPr>
          <w:p w14:paraId="6CDC460E" w14:textId="77777777" w:rsidR="00CB4BEB" w:rsidRPr="001963F4" w:rsidRDefault="00CB4BEB" w:rsidP="003C0924">
            <w:pPr>
              <w:rPr>
                <w:rFonts w:ascii="Trebuchet MS" w:hAnsi="Trebuchet MS" w:cs="Trebuchet MS"/>
                <w:sz w:val="18"/>
                <w:szCs w:val="18"/>
              </w:rPr>
            </w:pPr>
            <w:proofErr w:type="spellStart"/>
            <w:r w:rsidRPr="001963F4">
              <w:rPr>
                <w:rFonts w:ascii="Trebuchet MS" w:hAnsi="Trebuchet MS" w:cs="Trebuchet MS"/>
                <w:sz w:val="18"/>
                <w:szCs w:val="18"/>
              </w:rPr>
              <w:t>adr_id</w:t>
            </w:r>
            <w:proofErr w:type="spellEnd"/>
          </w:p>
        </w:tc>
        <w:tc>
          <w:tcPr>
            <w:tcW w:w="1164" w:type="dxa"/>
            <w:tcBorders>
              <w:top w:val="single" w:sz="4" w:space="0" w:color="auto"/>
              <w:left w:val="single" w:sz="4" w:space="0" w:color="auto"/>
              <w:bottom w:val="nil"/>
              <w:right w:val="single" w:sz="4" w:space="0" w:color="auto"/>
            </w:tcBorders>
            <w:shd w:val="clear" w:color="auto" w:fill="97DDBA"/>
          </w:tcPr>
          <w:p w14:paraId="59787082" w14:textId="77777777" w:rsidR="00CB4BEB" w:rsidRPr="001963F4" w:rsidRDefault="00CB4BEB" w:rsidP="003C0924">
            <w:pPr>
              <w:rPr>
                <w:rFonts w:ascii="Trebuchet MS" w:hAnsi="Trebuchet MS" w:cs="Trebuchet MS"/>
                <w:sz w:val="18"/>
                <w:szCs w:val="18"/>
              </w:rPr>
            </w:pPr>
          </w:p>
        </w:tc>
        <w:tc>
          <w:tcPr>
            <w:tcW w:w="11399" w:type="dxa"/>
            <w:gridSpan w:val="5"/>
            <w:tcBorders>
              <w:top w:val="single" w:sz="4" w:space="0" w:color="auto"/>
              <w:left w:val="single" w:sz="4" w:space="0" w:color="auto"/>
              <w:bottom w:val="nil"/>
              <w:right w:val="single" w:sz="4" w:space="0" w:color="auto"/>
            </w:tcBorders>
            <w:shd w:val="clear" w:color="auto" w:fill="97DDBA"/>
            <w:vAlign w:val="bottom"/>
          </w:tcPr>
          <w:p w14:paraId="7C811AF1" w14:textId="77777777" w:rsidR="00CB4BEB" w:rsidRPr="001963F4" w:rsidRDefault="00CB4BEB" w:rsidP="003C0924">
            <w:pPr>
              <w:rPr>
                <w:rFonts w:ascii="Trebuchet MS" w:hAnsi="Trebuchet MS" w:cs="Trebuchet MS"/>
                <w:sz w:val="18"/>
                <w:szCs w:val="18"/>
              </w:rPr>
            </w:pPr>
            <w:r w:rsidRPr="001963F4">
              <w:rPr>
                <w:rFonts w:ascii="Trebuchet MS" w:hAnsi="Trebuchet MS" w:cs="Trebuchet MS"/>
                <w:sz w:val="18"/>
                <w:szCs w:val="18"/>
              </w:rPr>
              <w:t>Felt defineret under: 4.1 Standardiserede felter til de temaspecifikke datamodeller</w:t>
            </w:r>
          </w:p>
        </w:tc>
      </w:tr>
      <w:tr w:rsidR="00CB4BEB" w:rsidRPr="00CE1917" w14:paraId="2C977CB9" w14:textId="77777777" w:rsidTr="003C0924">
        <w:trPr>
          <w:trHeight w:hRule="exact" w:val="255"/>
        </w:trPr>
        <w:tc>
          <w:tcPr>
            <w:tcW w:w="1607" w:type="dxa"/>
            <w:tcBorders>
              <w:top w:val="single" w:sz="4" w:space="0" w:color="auto"/>
              <w:left w:val="single" w:sz="4" w:space="0" w:color="auto"/>
              <w:bottom w:val="single" w:sz="4" w:space="0" w:color="auto"/>
              <w:right w:val="single" w:sz="4" w:space="0" w:color="auto"/>
            </w:tcBorders>
            <w:shd w:val="clear" w:color="auto" w:fill="97DDBA"/>
            <w:vAlign w:val="bottom"/>
          </w:tcPr>
          <w:p w14:paraId="3CDEDC72" w14:textId="77777777" w:rsidR="00CB4BEB" w:rsidRPr="00CE1917" w:rsidRDefault="00CB4BEB" w:rsidP="003C0924">
            <w:pPr>
              <w:rPr>
                <w:rFonts w:ascii="Trebuchet MS" w:hAnsi="Trebuchet MS" w:cs="Trebuchet MS"/>
                <w:sz w:val="18"/>
                <w:szCs w:val="18"/>
              </w:rPr>
            </w:pPr>
            <w:r w:rsidRPr="00CE1917">
              <w:rPr>
                <w:rFonts w:ascii="Trebuchet MS" w:hAnsi="Trebuchet MS" w:cs="Trebuchet MS"/>
                <w:sz w:val="18"/>
                <w:szCs w:val="18"/>
              </w:rPr>
              <w:t>link</w:t>
            </w:r>
          </w:p>
        </w:tc>
        <w:tc>
          <w:tcPr>
            <w:tcW w:w="1164" w:type="dxa"/>
            <w:tcBorders>
              <w:top w:val="single" w:sz="4" w:space="0" w:color="auto"/>
              <w:left w:val="single" w:sz="4" w:space="0" w:color="auto"/>
              <w:bottom w:val="single" w:sz="4" w:space="0" w:color="auto"/>
              <w:right w:val="single" w:sz="4" w:space="0" w:color="auto"/>
            </w:tcBorders>
            <w:shd w:val="clear" w:color="auto" w:fill="97DDBA"/>
          </w:tcPr>
          <w:p w14:paraId="4CBBD7F5" w14:textId="77777777" w:rsidR="00CB4BEB" w:rsidRPr="0014307B" w:rsidRDefault="00CB4BEB" w:rsidP="003C0924">
            <w:pPr>
              <w:rPr>
                <w:rFonts w:ascii="Trebuchet MS" w:hAnsi="Trebuchet MS" w:cs="Trebuchet MS"/>
                <w:sz w:val="18"/>
                <w:szCs w:val="18"/>
              </w:rPr>
            </w:pPr>
          </w:p>
        </w:tc>
        <w:tc>
          <w:tcPr>
            <w:tcW w:w="11399"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5D58A3F9"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92262C" w:rsidRPr="0051728E" w14:paraId="71E42C4B" w14:textId="77777777" w:rsidTr="003C0924">
        <w:trPr>
          <w:trHeight w:hRule="exact" w:val="255"/>
        </w:trPr>
        <w:tc>
          <w:tcPr>
            <w:tcW w:w="14170" w:type="dxa"/>
            <w:gridSpan w:val="7"/>
            <w:tcBorders>
              <w:top w:val="single" w:sz="4" w:space="0" w:color="auto"/>
              <w:left w:val="nil"/>
              <w:bottom w:val="nil"/>
              <w:right w:val="nil"/>
            </w:tcBorders>
            <w:shd w:val="clear" w:color="auto" w:fill="99CCFF"/>
            <w:vAlign w:val="bottom"/>
          </w:tcPr>
          <w:p w14:paraId="57E47187" w14:textId="07F29A69" w:rsidR="0092262C" w:rsidRPr="009367BB" w:rsidRDefault="0092262C" w:rsidP="0092262C">
            <w:pPr>
              <w:rPr>
                <w:rFonts w:ascii="Trebuchet MS" w:hAnsi="Trebuchet MS" w:cs="Trebuchet MS"/>
                <w:sz w:val="18"/>
                <w:szCs w:val="18"/>
              </w:rPr>
            </w:pPr>
            <w:r w:rsidRPr="00576460">
              <w:rPr>
                <w:rFonts w:ascii="Trebuchet MS" w:hAnsi="Trebuchet MS" w:cs="Trebuchet MS"/>
                <w:i/>
                <w:iCs/>
                <w:sz w:val="18"/>
                <w:szCs w:val="18"/>
              </w:rPr>
              <w:t>Felter markeret med blå er temaspecifikke opslagstabeller, der indeholder oversættelser af koder i andre felter.</w:t>
            </w:r>
          </w:p>
        </w:tc>
      </w:tr>
      <w:tr w:rsidR="0092262C" w:rsidRPr="0051728E" w14:paraId="40D08032" w14:textId="77777777" w:rsidTr="003C0924">
        <w:trPr>
          <w:trHeight w:hRule="exact" w:val="255"/>
        </w:trPr>
        <w:tc>
          <w:tcPr>
            <w:tcW w:w="14170" w:type="dxa"/>
            <w:gridSpan w:val="7"/>
            <w:tcBorders>
              <w:top w:val="nil"/>
              <w:left w:val="nil"/>
              <w:bottom w:val="nil"/>
              <w:right w:val="nil"/>
            </w:tcBorders>
            <w:shd w:val="clear" w:color="auto" w:fill="97DDBA"/>
            <w:vAlign w:val="bottom"/>
          </w:tcPr>
          <w:p w14:paraId="59843ACC" w14:textId="77777777" w:rsidR="0092262C" w:rsidRDefault="0092262C" w:rsidP="0092262C">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19D2E112" w14:textId="77777777" w:rsidR="00CB4BEB" w:rsidRDefault="00CB4BEB" w:rsidP="00CB4BEB">
      <w:pPr>
        <w:pStyle w:val="Overskrift6"/>
      </w:pPr>
      <w:r>
        <w:t>5.8.8.1</w:t>
      </w:r>
      <w:r w:rsidRPr="00A32757">
        <w:t xml:space="preserve"> </w:t>
      </w:r>
      <w:r>
        <w:t>Metadata</w:t>
      </w:r>
      <w:r w:rsidRPr="00C74419">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33F12428" w14:textId="77777777" w:rsidTr="003C0924">
        <w:trPr>
          <w:trHeight w:hRule="exact" w:val="255"/>
        </w:trPr>
        <w:tc>
          <w:tcPr>
            <w:tcW w:w="2235" w:type="dxa"/>
            <w:shd w:val="clear" w:color="auto" w:fill="D9D9D9"/>
            <w:vAlign w:val="bottom"/>
          </w:tcPr>
          <w:p w14:paraId="4A11406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12DFEF6F"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23EC309" w14:textId="77777777" w:rsidTr="003C0924">
        <w:trPr>
          <w:trHeight w:hRule="exact" w:val="255"/>
        </w:trPr>
        <w:tc>
          <w:tcPr>
            <w:tcW w:w="2235" w:type="dxa"/>
            <w:shd w:val="clear" w:color="auto" w:fill="E0E0E0"/>
            <w:vAlign w:val="bottom"/>
          </w:tcPr>
          <w:p w14:paraId="4504DA2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6632499C" w14:textId="77777777" w:rsidR="00CB4BEB" w:rsidRPr="00E9714B" w:rsidRDefault="00CB4BEB" w:rsidP="003C0924">
            <w:pPr>
              <w:rPr>
                <w:rFonts w:ascii="Trebuchet MS" w:hAnsi="Trebuchet MS" w:cs="Trebuchet MS"/>
                <w:sz w:val="18"/>
                <w:szCs w:val="18"/>
              </w:rPr>
            </w:pPr>
            <w:r w:rsidRPr="00E9714B">
              <w:rPr>
                <w:rFonts w:ascii="Trebuchet MS" w:hAnsi="Trebuchet MS" w:cs="Trebuchet MS"/>
                <w:sz w:val="18"/>
                <w:szCs w:val="18"/>
              </w:rPr>
              <w:t>Grundsalg</w:t>
            </w:r>
            <w:r w:rsidRPr="00E9714B" w:rsidDel="00BA3026">
              <w:rPr>
                <w:rFonts w:ascii="Trebuchet MS" w:hAnsi="Trebuchet MS" w:cs="Trebuchet MS"/>
                <w:sz w:val="18"/>
                <w:szCs w:val="18"/>
              </w:rPr>
              <w:t xml:space="preserve"> </w:t>
            </w:r>
          </w:p>
        </w:tc>
      </w:tr>
      <w:tr w:rsidR="00CB4BEB" w:rsidRPr="0051728E" w14:paraId="6F010AB0" w14:textId="77777777" w:rsidTr="003C0924">
        <w:trPr>
          <w:trHeight w:hRule="exact" w:val="255"/>
        </w:trPr>
        <w:tc>
          <w:tcPr>
            <w:tcW w:w="2235" w:type="dxa"/>
            <w:shd w:val="clear" w:color="auto" w:fill="E0E0E0"/>
            <w:vAlign w:val="bottom"/>
          </w:tcPr>
          <w:p w14:paraId="2CCCF02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4D271297" w14:textId="77777777" w:rsidR="00CB4BEB" w:rsidRDefault="00CB4BEB" w:rsidP="003C0924">
            <w:pPr>
              <w:rPr>
                <w:rFonts w:ascii="Trebuchet MS" w:hAnsi="Trebuchet MS"/>
                <w:sz w:val="18"/>
                <w:szCs w:val="18"/>
              </w:rPr>
            </w:pPr>
            <w:r>
              <w:rPr>
                <w:rFonts w:ascii="Trebuchet MS" w:hAnsi="Trebuchet MS"/>
                <w:sz w:val="18"/>
                <w:szCs w:val="18"/>
              </w:rPr>
              <w:t>5707</w:t>
            </w:r>
          </w:p>
        </w:tc>
      </w:tr>
      <w:tr w:rsidR="00CB4BEB" w:rsidRPr="0051728E" w14:paraId="0B72330B" w14:textId="77777777" w:rsidTr="003C0924">
        <w:trPr>
          <w:trHeight w:hRule="exact" w:val="255"/>
        </w:trPr>
        <w:tc>
          <w:tcPr>
            <w:tcW w:w="2235" w:type="dxa"/>
            <w:shd w:val="clear" w:color="auto" w:fill="E0E0E0"/>
            <w:vAlign w:val="bottom"/>
          </w:tcPr>
          <w:p w14:paraId="1603E7F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2EE7BE09" w14:textId="77777777" w:rsidR="00CB4BEB" w:rsidRPr="00F279E4" w:rsidRDefault="00CB4BEB" w:rsidP="003C0924">
            <w:pPr>
              <w:rPr>
                <w:rFonts w:ascii="Trebuchet MS" w:hAnsi="Trebuchet MS" w:cs="Trebuchet MS"/>
                <w:sz w:val="18"/>
                <w:szCs w:val="18"/>
              </w:rPr>
            </w:pPr>
            <w:r>
              <w:rPr>
                <w:rFonts w:ascii="Trebuchet MS" w:hAnsi="Trebuchet MS"/>
                <w:sz w:val="18"/>
                <w:szCs w:val="18"/>
              </w:rPr>
              <w:t>Salg af kommunal fastejendom.</w:t>
            </w:r>
          </w:p>
        </w:tc>
      </w:tr>
      <w:tr w:rsidR="00CB4BEB" w:rsidRPr="0051728E" w14:paraId="22F4D8BA" w14:textId="77777777" w:rsidTr="003C0924">
        <w:trPr>
          <w:trHeight w:hRule="exact" w:val="255"/>
        </w:trPr>
        <w:tc>
          <w:tcPr>
            <w:tcW w:w="2235" w:type="dxa"/>
            <w:shd w:val="clear" w:color="auto" w:fill="E0E0E0"/>
            <w:vAlign w:val="bottom"/>
          </w:tcPr>
          <w:p w14:paraId="371CE35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6A498EB6" w14:textId="77777777" w:rsidR="00CB4BEB" w:rsidRPr="00D77840" w:rsidRDefault="00CB4BEB" w:rsidP="003C0924">
            <w:pPr>
              <w:rPr>
                <w:rFonts w:ascii="Trebuchet MS" w:hAnsi="Trebuchet MS" w:cs="Trebuchet MS"/>
                <w:sz w:val="18"/>
                <w:szCs w:val="18"/>
              </w:rPr>
            </w:pPr>
            <w:r>
              <w:rPr>
                <w:rFonts w:ascii="Trebuchet MS" w:hAnsi="Trebuchet MS"/>
                <w:sz w:val="18"/>
                <w:szCs w:val="18"/>
              </w:rPr>
              <w:t>Salg af byggegrunde og storparceller til boliger og erhverv samt bebygget ejendomme</w:t>
            </w:r>
          </w:p>
        </w:tc>
      </w:tr>
      <w:tr w:rsidR="00CB4BEB" w:rsidRPr="0051728E" w14:paraId="225C8F79" w14:textId="77777777" w:rsidTr="003C0924">
        <w:trPr>
          <w:trHeight w:hRule="exact" w:val="510"/>
        </w:trPr>
        <w:tc>
          <w:tcPr>
            <w:tcW w:w="2235" w:type="dxa"/>
            <w:shd w:val="clear" w:color="auto" w:fill="E0E0E0"/>
            <w:vAlign w:val="center"/>
          </w:tcPr>
          <w:p w14:paraId="262B0DAC"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5CB83881"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 xml:space="preserve">Oplyse borger via selvbetjeningsløsninger, hvor der ligger byggegrunde og evt. andre </w:t>
            </w:r>
            <w:proofErr w:type="spellStart"/>
            <w:r>
              <w:rPr>
                <w:rFonts w:ascii="Trebuchet MS" w:hAnsi="Trebuchet MS" w:cs="Trebuchet MS"/>
                <w:sz w:val="18"/>
                <w:szCs w:val="18"/>
              </w:rPr>
              <w:t>kommuneejendommer</w:t>
            </w:r>
            <w:proofErr w:type="spellEnd"/>
            <w:r>
              <w:rPr>
                <w:rFonts w:ascii="Trebuchet MS" w:hAnsi="Trebuchet MS" w:cs="Trebuchet MS"/>
                <w:sz w:val="18"/>
                <w:szCs w:val="18"/>
              </w:rPr>
              <w:t xml:space="preserve"> der er sat til salg i lokalområdet. </w:t>
            </w:r>
          </w:p>
        </w:tc>
      </w:tr>
      <w:tr w:rsidR="00CB4BEB" w:rsidRPr="0051728E" w14:paraId="437524D7" w14:textId="77777777" w:rsidTr="003C0924">
        <w:trPr>
          <w:trHeight w:hRule="exact" w:val="255"/>
        </w:trPr>
        <w:tc>
          <w:tcPr>
            <w:tcW w:w="2235" w:type="dxa"/>
            <w:shd w:val="clear" w:color="auto" w:fill="E0E0E0"/>
            <w:vAlign w:val="bottom"/>
          </w:tcPr>
          <w:p w14:paraId="53F8C9EE"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0A67996A" w14:textId="77777777" w:rsidR="00CB4BEB" w:rsidRPr="00FE3FC3" w:rsidRDefault="00CB4BEB" w:rsidP="003C0924">
            <w:pPr>
              <w:rPr>
                <w:rFonts w:ascii="Trebuchet MS" w:hAnsi="Trebuchet MS" w:cs="Trebuchet MS"/>
                <w:sz w:val="18"/>
                <w:szCs w:val="18"/>
              </w:rPr>
            </w:pPr>
          </w:p>
        </w:tc>
      </w:tr>
      <w:tr w:rsidR="00CB4BEB" w:rsidRPr="0051728E" w14:paraId="604E41E5" w14:textId="77777777" w:rsidTr="003C0924">
        <w:trPr>
          <w:trHeight w:hRule="exact" w:val="255"/>
        </w:trPr>
        <w:tc>
          <w:tcPr>
            <w:tcW w:w="2235" w:type="dxa"/>
            <w:shd w:val="clear" w:color="auto" w:fill="E0E0E0"/>
            <w:vAlign w:val="bottom"/>
          </w:tcPr>
          <w:p w14:paraId="001321D4" w14:textId="77777777" w:rsidR="00CB4BEB" w:rsidRPr="00492FFE" w:rsidRDefault="00CB4BEB" w:rsidP="003C0924">
            <w:pPr>
              <w:rPr>
                <w:rFonts w:ascii="Trebuchet MS" w:hAnsi="Trebuchet MS" w:cs="Trebuchet MS"/>
                <w:sz w:val="18"/>
                <w:szCs w:val="18"/>
              </w:rPr>
            </w:pPr>
            <w:proofErr w:type="spellStart"/>
            <w:r w:rsidRPr="00E45822">
              <w:rPr>
                <w:rFonts w:ascii="Trebuchet MS" w:hAnsi="Trebuchet MS" w:cs="Trebuchet MS"/>
                <w:sz w:val="18"/>
                <w:szCs w:val="18"/>
              </w:rPr>
              <w:t>Noegle</w:t>
            </w:r>
            <w:r w:rsidRPr="00492FFE">
              <w:rPr>
                <w:rFonts w:ascii="Trebuchet MS" w:hAnsi="Trebuchet MS" w:cs="Trebuchet MS"/>
                <w:sz w:val="18"/>
                <w:szCs w:val="18"/>
              </w:rPr>
              <w:t>_ord</w:t>
            </w:r>
            <w:proofErr w:type="spellEnd"/>
          </w:p>
        </w:tc>
        <w:tc>
          <w:tcPr>
            <w:tcW w:w="11340" w:type="dxa"/>
            <w:shd w:val="clear" w:color="auto" w:fill="FFFFFF"/>
            <w:vAlign w:val="bottom"/>
          </w:tcPr>
          <w:p w14:paraId="79056DB2"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Byggegrunde</w:t>
            </w:r>
          </w:p>
        </w:tc>
      </w:tr>
      <w:tr w:rsidR="00CB4BEB" w:rsidRPr="0051728E" w14:paraId="70138A12" w14:textId="77777777" w:rsidTr="003C0924">
        <w:trPr>
          <w:trHeight w:hRule="exact" w:val="255"/>
        </w:trPr>
        <w:tc>
          <w:tcPr>
            <w:tcW w:w="2235" w:type="dxa"/>
            <w:shd w:val="clear" w:color="auto" w:fill="E0E0E0"/>
            <w:vAlign w:val="bottom"/>
          </w:tcPr>
          <w:p w14:paraId="3542DBF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lastRenderedPageBreak/>
              <w:t>Geometri type</w:t>
            </w:r>
          </w:p>
        </w:tc>
        <w:tc>
          <w:tcPr>
            <w:tcW w:w="11340" w:type="dxa"/>
            <w:shd w:val="clear" w:color="auto" w:fill="FFFFFF"/>
            <w:vAlign w:val="bottom"/>
          </w:tcPr>
          <w:p w14:paraId="60FD4A2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6ECC4943" w14:textId="77777777" w:rsidTr="003C0924">
        <w:trPr>
          <w:trHeight w:hRule="exact" w:val="255"/>
        </w:trPr>
        <w:tc>
          <w:tcPr>
            <w:tcW w:w="2235" w:type="dxa"/>
            <w:shd w:val="clear" w:color="auto" w:fill="E0E0E0"/>
            <w:vAlign w:val="bottom"/>
          </w:tcPr>
          <w:p w14:paraId="38A4B9B1"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22749D89" w14:textId="77777777" w:rsidR="00CB4BEB" w:rsidRPr="00FE3FC3" w:rsidRDefault="00CB4BEB" w:rsidP="003C0924">
            <w:pPr>
              <w:rPr>
                <w:rFonts w:ascii="Trebuchet MS" w:hAnsi="Trebuchet MS" w:cs="Trebuchet MS"/>
                <w:sz w:val="18"/>
                <w:szCs w:val="18"/>
              </w:rPr>
            </w:pPr>
          </w:p>
        </w:tc>
      </w:tr>
      <w:tr w:rsidR="00CB4BEB" w:rsidRPr="00341F5D" w14:paraId="2664A64A" w14:textId="77777777" w:rsidTr="003C0924">
        <w:trPr>
          <w:trHeight w:hRule="exact" w:val="255"/>
        </w:trPr>
        <w:tc>
          <w:tcPr>
            <w:tcW w:w="2235" w:type="dxa"/>
            <w:shd w:val="clear" w:color="auto" w:fill="E0E0E0"/>
            <w:vAlign w:val="bottom"/>
          </w:tcPr>
          <w:p w14:paraId="2E238DE5"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KLE_koder</w:t>
            </w:r>
            <w:proofErr w:type="spellEnd"/>
          </w:p>
        </w:tc>
        <w:tc>
          <w:tcPr>
            <w:tcW w:w="11340" w:type="dxa"/>
            <w:shd w:val="clear" w:color="auto" w:fill="FFFFFF"/>
            <w:vAlign w:val="bottom"/>
          </w:tcPr>
          <w:p w14:paraId="25075C17" w14:textId="77777777" w:rsidR="00CB4BEB" w:rsidRPr="00576460" w:rsidRDefault="00CB4BEB" w:rsidP="003C0924">
            <w:pPr>
              <w:rPr>
                <w:rFonts w:ascii="Trebuchet MS" w:hAnsi="Trebuchet MS" w:cs="Trebuchet MS"/>
                <w:sz w:val="18"/>
                <w:szCs w:val="18"/>
              </w:rPr>
            </w:pPr>
            <w:r w:rsidRPr="008809DF">
              <w:rPr>
                <w:rFonts w:ascii="Trebuchet MS" w:hAnsi="Trebuchet MS" w:cs="Trebuchet MS"/>
                <w:sz w:val="18"/>
                <w:szCs w:val="18"/>
              </w:rPr>
              <w:t>13.06.02</w:t>
            </w:r>
          </w:p>
        </w:tc>
      </w:tr>
    </w:tbl>
    <w:p w14:paraId="7E4C26BE" w14:textId="77777777" w:rsidR="00CB4BEB" w:rsidRPr="00A32757" w:rsidRDefault="00CB4BEB" w:rsidP="00CB4BEB">
      <w:pPr>
        <w:pStyle w:val="Overskrift6"/>
      </w:pPr>
      <w:r>
        <w:t>5.8.8.2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8"/>
        <w:gridCol w:w="8978"/>
      </w:tblGrid>
      <w:tr w:rsidR="00CB4BEB" w:rsidRPr="0051728E" w14:paraId="1DC77C12" w14:textId="77777777" w:rsidTr="003C0924">
        <w:trPr>
          <w:trHeight w:hRule="exact" w:val="255"/>
        </w:trPr>
        <w:tc>
          <w:tcPr>
            <w:tcW w:w="4503" w:type="dxa"/>
            <w:shd w:val="clear" w:color="auto" w:fill="D9D9D9"/>
            <w:vAlign w:val="bottom"/>
          </w:tcPr>
          <w:p w14:paraId="4A773A4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5B03044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29A9F5A0" w14:textId="77777777" w:rsidTr="003C0924">
        <w:trPr>
          <w:trHeight w:hRule="exact" w:val="510"/>
        </w:trPr>
        <w:tc>
          <w:tcPr>
            <w:tcW w:w="4503" w:type="dxa"/>
            <w:shd w:val="clear" w:color="auto" w:fill="E0E0E0"/>
            <w:vAlign w:val="center"/>
          </w:tcPr>
          <w:p w14:paraId="08EF9070"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6984E09E" w14:textId="60C5B576" w:rsidR="00CB4BEB" w:rsidRPr="00024C60" w:rsidRDefault="00CB4BEB" w:rsidP="003C0924">
            <w:pPr>
              <w:rPr>
                <w:rFonts w:ascii="Trebuchet MS" w:hAnsi="Trebuchet MS" w:cs="Trebuchet MS"/>
                <w:sz w:val="18"/>
                <w:szCs w:val="18"/>
              </w:rPr>
            </w:pPr>
            <w:r>
              <w:rPr>
                <w:rFonts w:ascii="Trebuchet MS" w:hAnsi="Trebuchet MS" w:cs="Trebuchet MS"/>
                <w:sz w:val="18"/>
                <w:szCs w:val="18"/>
              </w:rPr>
              <w:t>Genbrug ejendomsfladen fra matrikelkort, hvis ejendommen er udstykket. Ellers kan med forbehold anvendes evt. grundopdeling fra lokalplanen.</w:t>
            </w:r>
          </w:p>
        </w:tc>
      </w:tr>
      <w:tr w:rsidR="00CB4BEB" w:rsidRPr="0051728E" w14:paraId="4FA98ECC" w14:textId="77777777" w:rsidTr="003C0924">
        <w:trPr>
          <w:trHeight w:hRule="exact" w:val="255"/>
        </w:trPr>
        <w:tc>
          <w:tcPr>
            <w:tcW w:w="4503" w:type="dxa"/>
            <w:shd w:val="clear" w:color="auto" w:fill="E0E0E0"/>
            <w:vAlign w:val="bottom"/>
          </w:tcPr>
          <w:p w14:paraId="7840C80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68458FC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Opdeles i </w:t>
            </w:r>
            <w:r w:rsidRPr="00786299">
              <w:rPr>
                <w:rFonts w:ascii="Trebuchet MS" w:hAnsi="Trebuchet MS" w:cs="Trebuchet MS"/>
                <w:sz w:val="18"/>
                <w:szCs w:val="18"/>
              </w:rPr>
              <w:t>grundtype Se 5.8.8.3 Kodelister</w:t>
            </w:r>
            <w:r>
              <w:rPr>
                <w:rFonts w:ascii="Trebuchet MS" w:hAnsi="Trebuchet MS" w:cs="Trebuchet MS"/>
                <w:sz w:val="18"/>
                <w:szCs w:val="18"/>
              </w:rPr>
              <w:t>.</w:t>
            </w:r>
          </w:p>
        </w:tc>
      </w:tr>
      <w:tr w:rsidR="00CB4BEB" w:rsidRPr="0051728E" w14:paraId="5AD99B0F" w14:textId="77777777" w:rsidTr="003C0924">
        <w:trPr>
          <w:trHeight w:hRule="exact" w:val="255"/>
        </w:trPr>
        <w:tc>
          <w:tcPr>
            <w:tcW w:w="4503" w:type="dxa"/>
            <w:shd w:val="clear" w:color="auto" w:fill="E0E0E0"/>
            <w:vAlign w:val="bottom"/>
          </w:tcPr>
          <w:p w14:paraId="36D8093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18E66C6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1 kvm.</w:t>
            </w:r>
          </w:p>
        </w:tc>
      </w:tr>
      <w:tr w:rsidR="00CB4BEB" w:rsidRPr="0051728E" w14:paraId="39AD90E5" w14:textId="77777777" w:rsidTr="003C0924">
        <w:trPr>
          <w:trHeight w:hRule="exact" w:val="255"/>
        </w:trPr>
        <w:tc>
          <w:tcPr>
            <w:tcW w:w="4503" w:type="dxa"/>
            <w:shd w:val="clear" w:color="auto" w:fill="E0E0E0"/>
            <w:vAlign w:val="bottom"/>
          </w:tcPr>
          <w:p w14:paraId="691E810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524845E0" w14:textId="77777777" w:rsidR="00CB4BEB" w:rsidRPr="00024C60" w:rsidRDefault="00CB4BEB" w:rsidP="003C0924">
            <w:pPr>
              <w:rPr>
                <w:rFonts w:ascii="Trebuchet MS" w:hAnsi="Trebuchet MS" w:cs="Trebuchet MS"/>
                <w:sz w:val="18"/>
                <w:szCs w:val="18"/>
              </w:rPr>
            </w:pPr>
          </w:p>
        </w:tc>
      </w:tr>
      <w:tr w:rsidR="00CB4BEB" w:rsidRPr="0051728E" w14:paraId="033718A4" w14:textId="77777777" w:rsidTr="003C0924">
        <w:trPr>
          <w:trHeight w:hRule="exact" w:val="255"/>
        </w:trPr>
        <w:tc>
          <w:tcPr>
            <w:tcW w:w="4503" w:type="dxa"/>
            <w:shd w:val="clear" w:color="auto" w:fill="E0E0E0"/>
            <w:vAlign w:val="bottom"/>
          </w:tcPr>
          <w:p w14:paraId="529C77F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57B2D8E1"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 overlap.</w:t>
            </w:r>
          </w:p>
        </w:tc>
      </w:tr>
      <w:tr w:rsidR="00CB4BEB" w:rsidRPr="0051728E" w14:paraId="51A31B53" w14:textId="77777777" w:rsidTr="003C0924">
        <w:trPr>
          <w:trHeight w:hRule="exact" w:val="255"/>
        </w:trPr>
        <w:tc>
          <w:tcPr>
            <w:tcW w:w="4503" w:type="dxa"/>
            <w:shd w:val="clear" w:color="auto" w:fill="E0E0E0"/>
            <w:vAlign w:val="bottom"/>
          </w:tcPr>
          <w:p w14:paraId="73B90A7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1CD27A1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Geometrien fra matrikel kort genanvendes om muligt.</w:t>
            </w:r>
          </w:p>
        </w:tc>
      </w:tr>
    </w:tbl>
    <w:p w14:paraId="795C1DDC" w14:textId="77777777" w:rsidR="00CB4BEB" w:rsidRPr="00A32757" w:rsidRDefault="00CB4BEB" w:rsidP="00CB4BEB">
      <w:pPr>
        <w:pStyle w:val="Overskrift6"/>
      </w:pPr>
      <w:r>
        <w:t>5.8.8.3 Kodelister</w:t>
      </w:r>
    </w:p>
    <w:p w14:paraId="5DF2718A" w14:textId="77777777" w:rsidR="00CB4BEB" w:rsidRPr="00B22412" w:rsidRDefault="00CB4BEB" w:rsidP="00CB4BEB">
      <w:pPr>
        <w:autoSpaceDE w:val="0"/>
        <w:autoSpaceDN w:val="0"/>
        <w:adjustRightInd w:val="0"/>
        <w:rPr>
          <w:rFonts w:ascii="Trebuchet MS" w:hAnsi="Trebuchet MS" w:cs="Trebuchet MS"/>
          <w:sz w:val="19"/>
          <w:szCs w:val="19"/>
        </w:rPr>
      </w:pPr>
      <w:r w:rsidRPr="00B22412">
        <w:rPr>
          <w:rFonts w:ascii="Trebuchet MS" w:hAnsi="Trebuchet MS" w:cs="Trebuchet MS"/>
          <w:sz w:val="19"/>
          <w:szCs w:val="19"/>
        </w:rPr>
        <w:t>Kodelisterne fungerer som oversættelser mellem anvendte kodeværdier og de matchende forklarende tekster.</w:t>
      </w:r>
    </w:p>
    <w:p w14:paraId="38FA9546" w14:textId="77777777" w:rsidR="00CB4BEB" w:rsidRPr="00A32757" w:rsidRDefault="00CB4BEB" w:rsidP="00CB4BEB">
      <w:pPr>
        <w:pStyle w:val="Overskrift7"/>
      </w:pPr>
      <w:r>
        <w:t>5.8.8.3</w:t>
      </w:r>
      <w:r w:rsidRPr="00A32757">
        <w:t>.</w:t>
      </w:r>
      <w:r>
        <w:t>1</w:t>
      </w:r>
      <w:r w:rsidRPr="00A32757">
        <w:t xml:space="preserve"> </w:t>
      </w:r>
      <w:r>
        <w:t xml:space="preserve">  5707 </w:t>
      </w:r>
      <w:proofErr w:type="spellStart"/>
      <w:r>
        <w:t>Grund_type</w:t>
      </w:r>
      <w:proofErr w:type="spellEnd"/>
      <w:r w:rsidRPr="00CC386E">
        <w:rPr>
          <w:rStyle w:val="TypografiOverskrift4BrugerdefineretfarveRGB0Tegn"/>
        </w:rPr>
        <w:t xml:space="preserve"> </w:t>
      </w:r>
      <w:r>
        <w:t>(</w:t>
      </w:r>
      <w:r w:rsidRPr="004D056C">
        <w:t>d_5707_grund_type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2604"/>
        <w:gridCol w:w="1418"/>
        <w:gridCol w:w="7708"/>
      </w:tblGrid>
      <w:tr w:rsidR="00CB4BEB" w:rsidRPr="0051728E" w14:paraId="40BDAE52" w14:textId="77777777" w:rsidTr="003C0924">
        <w:trPr>
          <w:trHeight w:hRule="exact" w:val="255"/>
        </w:trPr>
        <w:tc>
          <w:tcPr>
            <w:tcW w:w="0" w:type="auto"/>
            <w:tcBorders>
              <w:bottom w:val="single" w:sz="4" w:space="0" w:color="auto"/>
            </w:tcBorders>
            <w:shd w:val="clear" w:color="auto" w:fill="D9D9D9"/>
            <w:vAlign w:val="bottom"/>
          </w:tcPr>
          <w:p w14:paraId="003D659E" w14:textId="77777777" w:rsidR="00CB4BEB" w:rsidRPr="0051728E" w:rsidRDefault="00CB4BEB" w:rsidP="003C0924">
            <w:pPr>
              <w:rPr>
                <w:rFonts w:ascii="Trebuchet MS" w:hAnsi="Trebuchet MS" w:cs="Trebuchet MS"/>
                <w:b/>
                <w:bCs/>
                <w:sz w:val="18"/>
                <w:szCs w:val="18"/>
              </w:rPr>
            </w:pPr>
            <w:proofErr w:type="spellStart"/>
            <w:r>
              <w:rPr>
                <w:rFonts w:ascii="Trebuchet MS" w:hAnsi="Trebuchet MS" w:cs="Trebuchet MS"/>
                <w:b/>
                <w:bCs/>
                <w:sz w:val="18"/>
                <w:szCs w:val="18"/>
              </w:rPr>
              <w:t>grund_type_kode</w:t>
            </w:r>
            <w:proofErr w:type="spellEnd"/>
          </w:p>
        </w:tc>
        <w:tc>
          <w:tcPr>
            <w:tcW w:w="0" w:type="auto"/>
            <w:tcBorders>
              <w:bottom w:val="single" w:sz="4" w:space="0" w:color="auto"/>
            </w:tcBorders>
            <w:shd w:val="clear" w:color="auto" w:fill="D9D9D9"/>
            <w:vAlign w:val="bottom"/>
          </w:tcPr>
          <w:p w14:paraId="4E7000F1" w14:textId="77777777" w:rsidR="00CB4BEB" w:rsidRPr="0051728E" w:rsidRDefault="00CB4BEB" w:rsidP="003C0924">
            <w:pPr>
              <w:rPr>
                <w:rFonts w:ascii="Trebuchet MS" w:hAnsi="Trebuchet MS" w:cs="Trebuchet MS"/>
                <w:bCs/>
                <w:sz w:val="18"/>
                <w:szCs w:val="18"/>
              </w:rPr>
            </w:pPr>
            <w:proofErr w:type="spellStart"/>
            <w:r>
              <w:rPr>
                <w:rFonts w:ascii="Trebuchet MS" w:hAnsi="Trebuchet MS" w:cs="Trebuchet MS"/>
                <w:b/>
                <w:bCs/>
                <w:sz w:val="18"/>
                <w:szCs w:val="18"/>
              </w:rPr>
              <w:t>grund_type</w:t>
            </w:r>
            <w:proofErr w:type="spellEnd"/>
          </w:p>
        </w:tc>
        <w:tc>
          <w:tcPr>
            <w:tcW w:w="1418" w:type="dxa"/>
            <w:tcBorders>
              <w:bottom w:val="single" w:sz="4" w:space="0" w:color="auto"/>
            </w:tcBorders>
            <w:shd w:val="clear" w:color="auto" w:fill="D9D9D9"/>
            <w:vAlign w:val="bottom"/>
          </w:tcPr>
          <w:p w14:paraId="39E0ED47"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0" w:type="auto"/>
            <w:tcBorders>
              <w:bottom w:val="single" w:sz="4" w:space="0" w:color="auto"/>
            </w:tcBorders>
            <w:shd w:val="clear" w:color="auto" w:fill="D9D9D9"/>
            <w:vAlign w:val="bottom"/>
          </w:tcPr>
          <w:p w14:paraId="04FB88D9"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760841CB"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47D55030"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5D721774" w14:textId="77777777" w:rsidR="00CB4BEB" w:rsidRPr="00FF3D73" w:rsidRDefault="00CB4BEB" w:rsidP="003C0924">
            <w:pPr>
              <w:rPr>
                <w:rFonts w:ascii="Trebuchet MS" w:hAnsi="Trebuchet MS"/>
                <w:sz w:val="18"/>
                <w:szCs w:val="18"/>
              </w:rPr>
            </w:pPr>
            <w:r>
              <w:rPr>
                <w:rFonts w:ascii="Trebuchet MS" w:hAnsi="Trebuchet MS"/>
                <w:sz w:val="18"/>
                <w:szCs w:val="18"/>
              </w:rPr>
              <w:t>Byggegrund - parcelhus</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CFAAB0F"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37814A32" w14:textId="77777777" w:rsidR="00CB4BEB" w:rsidRPr="00746EDF" w:rsidRDefault="00CB4BEB" w:rsidP="003C0924">
            <w:pPr>
              <w:rPr>
                <w:rFonts w:ascii="Trebuchet MS" w:hAnsi="Trebuchet MS"/>
                <w:sz w:val="18"/>
                <w:szCs w:val="18"/>
              </w:rPr>
            </w:pPr>
            <w:r>
              <w:rPr>
                <w:rFonts w:ascii="Trebuchet MS" w:hAnsi="Trebuchet MS"/>
                <w:sz w:val="18"/>
                <w:szCs w:val="18"/>
              </w:rPr>
              <w:t>Grund med ret til at bygge en bolig – parcelhus</w:t>
            </w:r>
          </w:p>
        </w:tc>
      </w:tr>
      <w:tr w:rsidR="00CB4BEB" w:rsidRPr="0051728E" w14:paraId="4B64329B"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5D0FC96"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2</w:t>
            </w:r>
          </w:p>
        </w:tc>
        <w:tc>
          <w:tcPr>
            <w:tcW w:w="0" w:type="auto"/>
            <w:tcBorders>
              <w:top w:val="single" w:sz="4" w:space="0" w:color="auto"/>
              <w:left w:val="single" w:sz="4" w:space="0" w:color="auto"/>
              <w:bottom w:val="single" w:sz="4" w:space="0" w:color="auto"/>
            </w:tcBorders>
            <w:shd w:val="clear" w:color="auto" w:fill="FFFFFF"/>
            <w:vAlign w:val="bottom"/>
          </w:tcPr>
          <w:p w14:paraId="2D76D970" w14:textId="77777777" w:rsidR="00CB4BEB" w:rsidRPr="00FF3D73" w:rsidRDefault="00CB4BEB" w:rsidP="003C0924">
            <w:pPr>
              <w:rPr>
                <w:rFonts w:ascii="Trebuchet MS" w:hAnsi="Trebuchet MS"/>
                <w:sz w:val="18"/>
                <w:szCs w:val="18"/>
              </w:rPr>
            </w:pPr>
            <w:r>
              <w:rPr>
                <w:rFonts w:ascii="Trebuchet MS" w:hAnsi="Trebuchet MS"/>
                <w:sz w:val="18"/>
                <w:szCs w:val="18"/>
              </w:rPr>
              <w:t>Byggegrund – sommerhus</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3807A73"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32E662AC" w14:textId="77777777" w:rsidR="00CB4BEB" w:rsidRPr="00746EDF" w:rsidRDefault="00CB4BEB" w:rsidP="003C0924">
            <w:pPr>
              <w:rPr>
                <w:rFonts w:ascii="Trebuchet MS" w:hAnsi="Trebuchet MS"/>
                <w:sz w:val="18"/>
                <w:szCs w:val="18"/>
              </w:rPr>
            </w:pPr>
            <w:r>
              <w:rPr>
                <w:rFonts w:ascii="Trebuchet MS" w:hAnsi="Trebuchet MS"/>
                <w:sz w:val="18"/>
                <w:szCs w:val="18"/>
              </w:rPr>
              <w:t>Grund med ret til at bygge en fritidsbolig – sommerhus</w:t>
            </w:r>
          </w:p>
        </w:tc>
      </w:tr>
      <w:tr w:rsidR="00CB4BEB" w:rsidRPr="0051728E" w14:paraId="5A3FFC7B"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DF64125"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3</w:t>
            </w:r>
          </w:p>
        </w:tc>
        <w:tc>
          <w:tcPr>
            <w:tcW w:w="0" w:type="auto"/>
            <w:tcBorders>
              <w:top w:val="single" w:sz="4" w:space="0" w:color="auto"/>
              <w:left w:val="single" w:sz="4" w:space="0" w:color="auto"/>
              <w:bottom w:val="single" w:sz="4" w:space="0" w:color="auto"/>
            </w:tcBorders>
            <w:shd w:val="clear" w:color="auto" w:fill="FFFFFF"/>
            <w:vAlign w:val="bottom"/>
          </w:tcPr>
          <w:p w14:paraId="4B2E044E" w14:textId="77777777" w:rsidR="00CB4BEB" w:rsidRPr="00FF3D73" w:rsidRDefault="00CB4BEB" w:rsidP="003C0924">
            <w:pPr>
              <w:rPr>
                <w:rFonts w:ascii="Trebuchet MS" w:hAnsi="Trebuchet MS"/>
                <w:sz w:val="18"/>
                <w:szCs w:val="18"/>
              </w:rPr>
            </w:pPr>
            <w:r>
              <w:rPr>
                <w:rFonts w:ascii="Trebuchet MS" w:hAnsi="Trebuchet MS"/>
                <w:sz w:val="18"/>
                <w:szCs w:val="18"/>
              </w:rPr>
              <w:t>Byggegrund - storparcel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F67F25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11C8AA75" w14:textId="1BCF6B6D" w:rsidR="00CB4BEB" w:rsidRPr="00746EDF" w:rsidRDefault="00CB4BEB" w:rsidP="003C0924">
            <w:pPr>
              <w:rPr>
                <w:rFonts w:ascii="Trebuchet MS" w:hAnsi="Trebuchet MS"/>
                <w:sz w:val="18"/>
                <w:szCs w:val="18"/>
              </w:rPr>
            </w:pPr>
            <w:r>
              <w:rPr>
                <w:rFonts w:ascii="Trebuchet MS" w:hAnsi="Trebuchet MS"/>
                <w:sz w:val="18"/>
                <w:szCs w:val="18"/>
              </w:rPr>
              <w:t>Grund med ret til at bygge flere boliger – parcelhus, rækkehus, boligblok m.v.</w:t>
            </w:r>
          </w:p>
        </w:tc>
      </w:tr>
      <w:tr w:rsidR="00CB4BEB" w:rsidRPr="0051728E" w14:paraId="1CBB3053"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63C5DA71"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4</w:t>
            </w:r>
          </w:p>
        </w:tc>
        <w:tc>
          <w:tcPr>
            <w:tcW w:w="0" w:type="auto"/>
            <w:tcBorders>
              <w:top w:val="single" w:sz="4" w:space="0" w:color="auto"/>
              <w:left w:val="single" w:sz="4" w:space="0" w:color="auto"/>
              <w:bottom w:val="single" w:sz="4" w:space="0" w:color="auto"/>
            </w:tcBorders>
            <w:shd w:val="clear" w:color="auto" w:fill="FFFFFF"/>
            <w:vAlign w:val="bottom"/>
          </w:tcPr>
          <w:p w14:paraId="385A0023" w14:textId="77777777" w:rsidR="00CB4BEB" w:rsidRPr="00FF3D73" w:rsidRDefault="00CB4BEB" w:rsidP="003C0924">
            <w:pPr>
              <w:rPr>
                <w:rFonts w:ascii="Trebuchet MS" w:hAnsi="Trebuchet MS"/>
                <w:sz w:val="18"/>
                <w:szCs w:val="18"/>
              </w:rPr>
            </w:pPr>
            <w:r>
              <w:rPr>
                <w:rFonts w:ascii="Trebuchet MS" w:hAnsi="Trebuchet MS"/>
                <w:sz w:val="18"/>
                <w:szCs w:val="18"/>
              </w:rPr>
              <w:t>Byggegrund – Erhverv</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FC40572"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4E11D23C" w14:textId="77777777" w:rsidR="00CB4BEB" w:rsidRPr="00746EDF" w:rsidRDefault="00CB4BEB" w:rsidP="003C0924">
            <w:pPr>
              <w:rPr>
                <w:rFonts w:ascii="Trebuchet MS" w:hAnsi="Trebuchet MS"/>
                <w:sz w:val="18"/>
                <w:szCs w:val="18"/>
              </w:rPr>
            </w:pPr>
            <w:r>
              <w:rPr>
                <w:rFonts w:ascii="Trebuchet MS" w:hAnsi="Trebuchet MS"/>
                <w:sz w:val="18"/>
                <w:szCs w:val="18"/>
              </w:rPr>
              <w:t>Grund med ret til at bygge erhvervsbyggeri</w:t>
            </w:r>
          </w:p>
        </w:tc>
      </w:tr>
      <w:tr w:rsidR="00CB4BEB" w:rsidRPr="0051728E" w14:paraId="116306A6"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439A28A"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5</w:t>
            </w:r>
          </w:p>
        </w:tc>
        <w:tc>
          <w:tcPr>
            <w:tcW w:w="0" w:type="auto"/>
            <w:tcBorders>
              <w:top w:val="single" w:sz="4" w:space="0" w:color="auto"/>
              <w:left w:val="single" w:sz="4" w:space="0" w:color="auto"/>
              <w:bottom w:val="single" w:sz="4" w:space="0" w:color="auto"/>
            </w:tcBorders>
            <w:shd w:val="clear" w:color="auto" w:fill="FFFFFF"/>
            <w:vAlign w:val="bottom"/>
          </w:tcPr>
          <w:p w14:paraId="421D5F6D" w14:textId="77777777" w:rsidR="00CB4BEB" w:rsidRPr="00FF3D73" w:rsidRDefault="00CB4BEB" w:rsidP="003C0924">
            <w:pPr>
              <w:rPr>
                <w:rFonts w:ascii="Trebuchet MS" w:hAnsi="Trebuchet MS"/>
                <w:sz w:val="18"/>
                <w:szCs w:val="18"/>
              </w:rPr>
            </w:pPr>
            <w:r>
              <w:rPr>
                <w:rFonts w:ascii="Trebuchet MS" w:hAnsi="Trebuchet MS"/>
                <w:sz w:val="18"/>
                <w:szCs w:val="18"/>
              </w:rPr>
              <w:t>Landbrugsjord/mark</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BE2A38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40A83E18" w14:textId="77777777" w:rsidR="00CB4BEB" w:rsidRPr="00746EDF" w:rsidRDefault="00CB4BEB" w:rsidP="003C0924">
            <w:pPr>
              <w:rPr>
                <w:rFonts w:ascii="Trebuchet MS" w:hAnsi="Trebuchet MS"/>
                <w:sz w:val="18"/>
                <w:szCs w:val="18"/>
              </w:rPr>
            </w:pPr>
            <w:r>
              <w:rPr>
                <w:rFonts w:ascii="Trebuchet MS" w:hAnsi="Trebuchet MS"/>
                <w:sz w:val="18"/>
                <w:szCs w:val="18"/>
              </w:rPr>
              <w:t>Mark/landbrugsjord med ret til at dyrke jorden</w:t>
            </w:r>
          </w:p>
        </w:tc>
      </w:tr>
      <w:tr w:rsidR="00CB4BEB" w:rsidRPr="0051728E" w14:paraId="0FD037E1"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1F02BF4F"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6</w:t>
            </w:r>
          </w:p>
        </w:tc>
        <w:tc>
          <w:tcPr>
            <w:tcW w:w="0" w:type="auto"/>
            <w:tcBorders>
              <w:top w:val="single" w:sz="4" w:space="0" w:color="auto"/>
              <w:left w:val="single" w:sz="4" w:space="0" w:color="auto"/>
              <w:bottom w:val="single" w:sz="4" w:space="0" w:color="auto"/>
            </w:tcBorders>
            <w:shd w:val="clear" w:color="auto" w:fill="FFFFFF"/>
            <w:vAlign w:val="bottom"/>
          </w:tcPr>
          <w:p w14:paraId="47720B99" w14:textId="77777777" w:rsidR="00CB4BEB" w:rsidRPr="00FF3D73" w:rsidRDefault="00CB4BEB" w:rsidP="003C0924">
            <w:pPr>
              <w:rPr>
                <w:rFonts w:ascii="Trebuchet MS" w:hAnsi="Trebuchet MS"/>
                <w:sz w:val="18"/>
                <w:szCs w:val="18"/>
              </w:rPr>
            </w:pPr>
            <w:r>
              <w:rPr>
                <w:rFonts w:ascii="Trebuchet MS" w:hAnsi="Trebuchet MS"/>
                <w:sz w:val="18"/>
                <w:szCs w:val="18"/>
              </w:rPr>
              <w:t>Parcelhus på egen grund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D33B483"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43A0EDD1" w14:textId="77777777" w:rsidR="00CB4BEB" w:rsidRPr="00746EDF" w:rsidRDefault="00CB4BEB" w:rsidP="003C0924">
            <w:pPr>
              <w:rPr>
                <w:rFonts w:ascii="Trebuchet MS" w:hAnsi="Trebuchet MS"/>
                <w:sz w:val="18"/>
                <w:szCs w:val="18"/>
              </w:rPr>
            </w:pPr>
            <w:r>
              <w:rPr>
                <w:rFonts w:ascii="Trebuchet MS" w:hAnsi="Trebuchet MS"/>
                <w:sz w:val="18"/>
                <w:szCs w:val="18"/>
              </w:rPr>
              <w:t>Eksisterende parcelhus bygget på egen grund</w:t>
            </w:r>
          </w:p>
        </w:tc>
      </w:tr>
      <w:tr w:rsidR="00CB4BEB" w:rsidRPr="0051728E" w14:paraId="502E9A8D"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41FC7B1F"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7</w:t>
            </w:r>
          </w:p>
        </w:tc>
        <w:tc>
          <w:tcPr>
            <w:tcW w:w="0" w:type="auto"/>
            <w:tcBorders>
              <w:top w:val="single" w:sz="4" w:space="0" w:color="auto"/>
              <w:left w:val="single" w:sz="4" w:space="0" w:color="auto"/>
              <w:bottom w:val="single" w:sz="4" w:space="0" w:color="auto"/>
            </w:tcBorders>
            <w:shd w:val="clear" w:color="auto" w:fill="FFFFFF"/>
            <w:vAlign w:val="bottom"/>
          </w:tcPr>
          <w:p w14:paraId="0E0C1993" w14:textId="77777777" w:rsidR="00CB4BEB" w:rsidRPr="00FF3D73" w:rsidRDefault="00CB4BEB" w:rsidP="003C0924">
            <w:pPr>
              <w:rPr>
                <w:rFonts w:ascii="Trebuchet MS" w:hAnsi="Trebuchet MS"/>
                <w:sz w:val="18"/>
                <w:szCs w:val="18"/>
              </w:rPr>
            </w:pPr>
            <w:r>
              <w:rPr>
                <w:rFonts w:ascii="Trebuchet MS" w:hAnsi="Trebuchet MS"/>
                <w:sz w:val="18"/>
                <w:szCs w:val="18"/>
              </w:rPr>
              <w:t>Rækkehus på egen grund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13DD08E"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3B769B3F" w14:textId="77777777" w:rsidR="00CB4BEB" w:rsidRPr="00746EDF" w:rsidRDefault="00CB4BEB" w:rsidP="003C0924">
            <w:pPr>
              <w:rPr>
                <w:rFonts w:ascii="Trebuchet MS" w:hAnsi="Trebuchet MS"/>
                <w:sz w:val="18"/>
                <w:szCs w:val="18"/>
              </w:rPr>
            </w:pPr>
            <w:r>
              <w:rPr>
                <w:rFonts w:ascii="Trebuchet MS" w:hAnsi="Trebuchet MS"/>
                <w:sz w:val="18"/>
                <w:szCs w:val="18"/>
              </w:rPr>
              <w:t>Eksisterende rækkehus bygget på egen grund</w:t>
            </w:r>
          </w:p>
        </w:tc>
      </w:tr>
      <w:tr w:rsidR="00CB4BEB" w:rsidRPr="0051728E" w14:paraId="1A5675A1"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26EBF049"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8</w:t>
            </w:r>
          </w:p>
        </w:tc>
        <w:tc>
          <w:tcPr>
            <w:tcW w:w="0" w:type="auto"/>
            <w:tcBorders>
              <w:top w:val="single" w:sz="4" w:space="0" w:color="auto"/>
              <w:left w:val="single" w:sz="4" w:space="0" w:color="auto"/>
              <w:bottom w:val="single" w:sz="4" w:space="0" w:color="auto"/>
            </w:tcBorders>
            <w:shd w:val="clear" w:color="auto" w:fill="FFFFFF"/>
            <w:vAlign w:val="bottom"/>
          </w:tcPr>
          <w:p w14:paraId="446DEAEC" w14:textId="77777777" w:rsidR="00CB4BEB" w:rsidRPr="00FF3D73" w:rsidRDefault="00CB4BEB" w:rsidP="003C0924">
            <w:pPr>
              <w:rPr>
                <w:rFonts w:ascii="Trebuchet MS" w:hAnsi="Trebuchet MS"/>
                <w:sz w:val="18"/>
                <w:szCs w:val="18"/>
              </w:rPr>
            </w:pPr>
            <w:r>
              <w:rPr>
                <w:rFonts w:ascii="Trebuchet MS" w:hAnsi="Trebuchet MS"/>
                <w:sz w:val="18"/>
                <w:szCs w:val="18"/>
              </w:rPr>
              <w:t>Dobbelthus på egen grund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7DA47BC"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1BFED5A2" w14:textId="77777777" w:rsidR="00CB4BEB" w:rsidRPr="00746EDF" w:rsidRDefault="00CB4BEB" w:rsidP="003C0924">
            <w:pPr>
              <w:rPr>
                <w:rFonts w:ascii="Trebuchet MS" w:hAnsi="Trebuchet MS"/>
                <w:sz w:val="18"/>
                <w:szCs w:val="18"/>
              </w:rPr>
            </w:pPr>
            <w:r>
              <w:rPr>
                <w:rFonts w:ascii="Trebuchet MS" w:hAnsi="Trebuchet MS"/>
                <w:sz w:val="18"/>
                <w:szCs w:val="18"/>
              </w:rPr>
              <w:t>Eksisterende dobbelthus bygget på egen grund – en bolig/½dobbelthus</w:t>
            </w:r>
          </w:p>
        </w:tc>
      </w:tr>
      <w:tr w:rsidR="00CB4BEB" w:rsidRPr="0051728E" w14:paraId="5920663A"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1EB69CC"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9</w:t>
            </w:r>
          </w:p>
        </w:tc>
        <w:tc>
          <w:tcPr>
            <w:tcW w:w="0" w:type="auto"/>
            <w:tcBorders>
              <w:top w:val="single" w:sz="4" w:space="0" w:color="auto"/>
              <w:left w:val="single" w:sz="4" w:space="0" w:color="auto"/>
              <w:bottom w:val="single" w:sz="4" w:space="0" w:color="auto"/>
            </w:tcBorders>
            <w:shd w:val="clear" w:color="auto" w:fill="FFFFFF"/>
            <w:vAlign w:val="bottom"/>
          </w:tcPr>
          <w:p w14:paraId="3F467573" w14:textId="77777777" w:rsidR="00CB4BEB" w:rsidRPr="00FF3D73" w:rsidRDefault="00CB4BEB" w:rsidP="003C0924">
            <w:pPr>
              <w:rPr>
                <w:rFonts w:ascii="Trebuchet MS" w:hAnsi="Trebuchet MS"/>
                <w:sz w:val="18"/>
                <w:szCs w:val="18"/>
              </w:rPr>
            </w:pPr>
            <w:r>
              <w:rPr>
                <w:rFonts w:ascii="Trebuchet MS" w:hAnsi="Trebuchet MS"/>
                <w:sz w:val="18"/>
                <w:szCs w:val="18"/>
              </w:rPr>
              <w:t>Ejerlejlighed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D149B6B"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6A9B0BCB" w14:textId="77777777" w:rsidR="00CB4BEB" w:rsidRPr="00746EDF" w:rsidRDefault="00CB4BEB" w:rsidP="003C0924">
            <w:pPr>
              <w:rPr>
                <w:rFonts w:ascii="Trebuchet MS" w:hAnsi="Trebuchet MS"/>
                <w:sz w:val="18"/>
                <w:szCs w:val="18"/>
              </w:rPr>
            </w:pPr>
            <w:r>
              <w:rPr>
                <w:rFonts w:ascii="Trebuchet MS" w:hAnsi="Trebuchet MS"/>
                <w:sz w:val="18"/>
                <w:szCs w:val="18"/>
              </w:rPr>
              <w:t>Eksisterende lejlighed</w:t>
            </w:r>
          </w:p>
        </w:tc>
      </w:tr>
      <w:tr w:rsidR="00CB4BEB" w:rsidRPr="0051728E" w14:paraId="41E8F4DD" w14:textId="77777777" w:rsidTr="003C0924">
        <w:trPr>
          <w:trHeight w:hRule="exact" w:val="437"/>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4AFEA619"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10</w:t>
            </w:r>
          </w:p>
        </w:tc>
        <w:tc>
          <w:tcPr>
            <w:tcW w:w="0" w:type="auto"/>
            <w:tcBorders>
              <w:top w:val="single" w:sz="4" w:space="0" w:color="auto"/>
              <w:left w:val="single" w:sz="4" w:space="0" w:color="auto"/>
              <w:bottom w:val="single" w:sz="4" w:space="0" w:color="auto"/>
            </w:tcBorders>
            <w:shd w:val="clear" w:color="auto" w:fill="FFFFFF"/>
            <w:vAlign w:val="bottom"/>
          </w:tcPr>
          <w:p w14:paraId="2636DD8F" w14:textId="77777777" w:rsidR="00CB4BEB" w:rsidRPr="00FF3D73" w:rsidRDefault="00CB4BEB" w:rsidP="003C0924">
            <w:pPr>
              <w:rPr>
                <w:rFonts w:ascii="Trebuchet MS" w:hAnsi="Trebuchet MS"/>
                <w:sz w:val="18"/>
                <w:szCs w:val="18"/>
              </w:rPr>
            </w:pPr>
            <w:r>
              <w:rPr>
                <w:rFonts w:ascii="Trebuchet MS" w:hAnsi="Trebuchet MS"/>
                <w:sz w:val="18"/>
                <w:szCs w:val="18"/>
              </w:rPr>
              <w:t>Erhvervsbyggeri på egen grund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21DE6D93"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6D1E63D6" w14:textId="77777777" w:rsidR="00CB4BEB" w:rsidRPr="00746EDF" w:rsidRDefault="00CB4BEB" w:rsidP="003C0924">
            <w:pPr>
              <w:rPr>
                <w:rFonts w:ascii="Trebuchet MS" w:hAnsi="Trebuchet MS"/>
                <w:sz w:val="18"/>
                <w:szCs w:val="18"/>
              </w:rPr>
            </w:pPr>
            <w:r>
              <w:rPr>
                <w:rFonts w:ascii="Trebuchet MS" w:hAnsi="Trebuchet MS"/>
                <w:sz w:val="18"/>
                <w:szCs w:val="18"/>
              </w:rPr>
              <w:t>Eksisterende erhvervsbyggeri på egen grund</w:t>
            </w:r>
          </w:p>
        </w:tc>
      </w:tr>
      <w:tr w:rsidR="00CB4BEB" w:rsidRPr="00160DB2" w14:paraId="46B9C17D" w14:textId="77777777" w:rsidTr="008809DF">
        <w:trPr>
          <w:trHeight w:hRule="exact" w:val="521"/>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2106A053"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11</w:t>
            </w:r>
          </w:p>
        </w:tc>
        <w:tc>
          <w:tcPr>
            <w:tcW w:w="0" w:type="auto"/>
            <w:tcBorders>
              <w:top w:val="single" w:sz="4" w:space="0" w:color="auto"/>
              <w:left w:val="single" w:sz="4" w:space="0" w:color="auto"/>
              <w:bottom w:val="single" w:sz="4" w:space="0" w:color="auto"/>
            </w:tcBorders>
            <w:shd w:val="clear" w:color="auto" w:fill="FFFFFF"/>
            <w:vAlign w:val="center"/>
          </w:tcPr>
          <w:p w14:paraId="1641420F"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Byggegrund - jordbrugsparcel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08FEBE0"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0C58D395" w14:textId="1CFF398E" w:rsidR="00CB4BEB" w:rsidRPr="00786299" w:rsidRDefault="00CB4BEB" w:rsidP="003C0924">
            <w:pPr>
              <w:rPr>
                <w:rFonts w:ascii="Trebuchet MS" w:hAnsi="Trebuchet MS"/>
                <w:sz w:val="18"/>
                <w:szCs w:val="18"/>
              </w:rPr>
            </w:pPr>
            <w:r w:rsidRPr="00786299">
              <w:rPr>
                <w:rFonts w:ascii="Trebuchet MS" w:hAnsi="Trebuchet MS"/>
                <w:sz w:val="18"/>
                <w:szCs w:val="18"/>
              </w:rPr>
              <w:t>Grund med ret til at bygge en bolig med muli</w:t>
            </w:r>
            <w:r w:rsidR="008809DF">
              <w:rPr>
                <w:rFonts w:ascii="Trebuchet MS" w:hAnsi="Trebuchet MS"/>
                <w:sz w:val="18"/>
                <w:szCs w:val="18"/>
              </w:rPr>
              <w:t>ghe</w:t>
            </w:r>
            <w:r w:rsidRPr="00786299">
              <w:rPr>
                <w:rFonts w:ascii="Trebuchet MS" w:hAnsi="Trebuchet MS"/>
                <w:sz w:val="18"/>
                <w:szCs w:val="18"/>
              </w:rPr>
              <w:t>d for mindre dyrehold eller stor have/udenom</w:t>
            </w:r>
            <w:r w:rsidR="008809DF">
              <w:rPr>
                <w:rFonts w:ascii="Trebuchet MS" w:hAnsi="Trebuchet MS"/>
                <w:sz w:val="18"/>
                <w:szCs w:val="18"/>
              </w:rPr>
              <w:t>s</w:t>
            </w:r>
            <w:r w:rsidRPr="00786299">
              <w:rPr>
                <w:rFonts w:ascii="Trebuchet MS" w:hAnsi="Trebuchet MS"/>
                <w:sz w:val="18"/>
                <w:szCs w:val="18"/>
              </w:rPr>
              <w:t xml:space="preserve">areal   </w:t>
            </w:r>
          </w:p>
        </w:tc>
      </w:tr>
      <w:tr w:rsidR="00CB4BEB" w:rsidRPr="0051728E" w14:paraId="00804AEE"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F40A164"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98</w:t>
            </w:r>
          </w:p>
        </w:tc>
        <w:tc>
          <w:tcPr>
            <w:tcW w:w="0" w:type="auto"/>
            <w:tcBorders>
              <w:top w:val="single" w:sz="4" w:space="0" w:color="auto"/>
              <w:left w:val="single" w:sz="4" w:space="0" w:color="auto"/>
              <w:bottom w:val="single" w:sz="4" w:space="0" w:color="auto"/>
            </w:tcBorders>
            <w:shd w:val="clear" w:color="auto" w:fill="FFFFFF"/>
            <w:vAlign w:val="bottom"/>
          </w:tcPr>
          <w:p w14:paraId="4D7C5005" w14:textId="77777777" w:rsidR="00CB4BEB" w:rsidRPr="00FF3D73" w:rsidRDefault="00CB4BEB" w:rsidP="003C0924">
            <w:pPr>
              <w:rPr>
                <w:rFonts w:ascii="Trebuchet MS" w:hAnsi="Trebuchet MS"/>
                <w:sz w:val="18"/>
                <w:szCs w:val="18"/>
              </w:rPr>
            </w:pPr>
            <w:r>
              <w:rPr>
                <w:rFonts w:ascii="Trebuchet MS" w:hAnsi="Trebuchet MS"/>
                <w:sz w:val="18"/>
                <w:szCs w:val="18"/>
              </w:rPr>
              <w:t>Anden fast ejendom</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516AFBA"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4260393A" w14:textId="77777777" w:rsidR="00CB4BEB" w:rsidRPr="00FF3D73" w:rsidRDefault="00CB4BEB" w:rsidP="003C0924">
            <w:pPr>
              <w:rPr>
                <w:rFonts w:ascii="Trebuchet MS" w:hAnsi="Trebuchet MS"/>
                <w:sz w:val="18"/>
                <w:szCs w:val="18"/>
              </w:rPr>
            </w:pPr>
            <w:r>
              <w:rPr>
                <w:rFonts w:ascii="Trebuchet MS" w:hAnsi="Trebuchet MS"/>
                <w:sz w:val="18"/>
                <w:szCs w:val="18"/>
              </w:rPr>
              <w:t>Hvor andre ejendomstype ikke er dækkende</w:t>
            </w:r>
          </w:p>
        </w:tc>
      </w:tr>
    </w:tbl>
    <w:bookmarkEnd w:id="2642"/>
    <w:p w14:paraId="54C72C4E" w14:textId="77777777" w:rsidR="00CB4BEB" w:rsidRPr="0066709C" w:rsidRDefault="00CB4BEB" w:rsidP="00CB4BEB">
      <w:pPr>
        <w:pStyle w:val="Overskrift7"/>
      </w:pPr>
      <w:r w:rsidRPr="0066709C">
        <w:lastRenderedPageBreak/>
        <w:t xml:space="preserve">5.8.8.3.2   5707 </w:t>
      </w:r>
      <w:proofErr w:type="spellStart"/>
      <w:r w:rsidRPr="0066709C">
        <w:t>Salg_status</w:t>
      </w:r>
      <w:proofErr w:type="spellEnd"/>
      <w:r w:rsidRPr="0066709C">
        <w:rPr>
          <w:rStyle w:val="TypografiOverskrift4BrugerdefineretfarveRGB0Tegn"/>
        </w:rPr>
        <w:t xml:space="preserve"> </w:t>
      </w:r>
      <w:r w:rsidRPr="0066709C">
        <w:t>(d_5707_salg_status)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3"/>
        <w:gridCol w:w="1139"/>
        <w:gridCol w:w="1418"/>
        <w:gridCol w:w="3467"/>
      </w:tblGrid>
      <w:tr w:rsidR="00CB4BEB" w:rsidRPr="0066709C" w14:paraId="71D9DBBA" w14:textId="77777777" w:rsidTr="003C0924">
        <w:trPr>
          <w:trHeight w:hRule="exact" w:val="255"/>
        </w:trPr>
        <w:tc>
          <w:tcPr>
            <w:tcW w:w="0" w:type="auto"/>
            <w:tcBorders>
              <w:bottom w:val="single" w:sz="4" w:space="0" w:color="auto"/>
            </w:tcBorders>
            <w:shd w:val="clear" w:color="auto" w:fill="D9D9D9"/>
            <w:vAlign w:val="bottom"/>
          </w:tcPr>
          <w:p w14:paraId="77FB8DBE" w14:textId="77777777" w:rsidR="00CB4BEB" w:rsidRPr="0066709C" w:rsidRDefault="00CB4BEB" w:rsidP="003C0924">
            <w:pPr>
              <w:rPr>
                <w:rFonts w:ascii="Trebuchet MS" w:hAnsi="Trebuchet MS" w:cs="Trebuchet MS"/>
                <w:b/>
                <w:bCs/>
                <w:sz w:val="18"/>
                <w:szCs w:val="18"/>
              </w:rPr>
            </w:pPr>
            <w:proofErr w:type="spellStart"/>
            <w:r w:rsidRPr="0066709C">
              <w:rPr>
                <w:rFonts w:ascii="Trebuchet MS" w:hAnsi="Trebuchet MS" w:cs="Trebuchet MS"/>
                <w:b/>
                <w:bCs/>
                <w:sz w:val="18"/>
                <w:szCs w:val="18"/>
              </w:rPr>
              <w:t>salg_status_kode</w:t>
            </w:r>
            <w:proofErr w:type="spellEnd"/>
          </w:p>
        </w:tc>
        <w:tc>
          <w:tcPr>
            <w:tcW w:w="0" w:type="auto"/>
            <w:tcBorders>
              <w:bottom w:val="single" w:sz="4" w:space="0" w:color="auto"/>
            </w:tcBorders>
            <w:shd w:val="clear" w:color="auto" w:fill="D9D9D9"/>
            <w:vAlign w:val="bottom"/>
          </w:tcPr>
          <w:p w14:paraId="08799C6D" w14:textId="77777777" w:rsidR="00CB4BEB" w:rsidRPr="0066709C" w:rsidRDefault="00CB4BEB" w:rsidP="003C0924">
            <w:pPr>
              <w:rPr>
                <w:rFonts w:ascii="Trebuchet MS" w:hAnsi="Trebuchet MS" w:cs="Trebuchet MS"/>
                <w:bCs/>
                <w:sz w:val="18"/>
                <w:szCs w:val="18"/>
              </w:rPr>
            </w:pPr>
            <w:proofErr w:type="spellStart"/>
            <w:r w:rsidRPr="0066709C">
              <w:rPr>
                <w:rFonts w:ascii="Trebuchet MS" w:hAnsi="Trebuchet MS" w:cs="Trebuchet MS"/>
                <w:b/>
                <w:bCs/>
                <w:sz w:val="18"/>
                <w:szCs w:val="18"/>
              </w:rPr>
              <w:t>salg_status</w:t>
            </w:r>
            <w:proofErr w:type="spellEnd"/>
          </w:p>
        </w:tc>
        <w:tc>
          <w:tcPr>
            <w:tcW w:w="1418" w:type="dxa"/>
            <w:tcBorders>
              <w:bottom w:val="single" w:sz="4" w:space="0" w:color="auto"/>
            </w:tcBorders>
            <w:shd w:val="clear" w:color="auto" w:fill="D9D9D9"/>
            <w:vAlign w:val="bottom"/>
          </w:tcPr>
          <w:p w14:paraId="3C72B260"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0" w:type="auto"/>
            <w:tcBorders>
              <w:bottom w:val="single" w:sz="4" w:space="0" w:color="auto"/>
            </w:tcBorders>
            <w:shd w:val="clear" w:color="auto" w:fill="D9D9D9"/>
            <w:vAlign w:val="bottom"/>
          </w:tcPr>
          <w:p w14:paraId="1731F03C" w14:textId="77777777" w:rsidR="00CB4BEB" w:rsidRPr="0066709C" w:rsidRDefault="00CB4BEB" w:rsidP="003C0924">
            <w:pPr>
              <w:rPr>
                <w:rFonts w:ascii="Trebuchet MS" w:hAnsi="Trebuchet MS" w:cs="Trebuchet MS"/>
                <w:b/>
                <w:bCs/>
                <w:sz w:val="18"/>
                <w:szCs w:val="18"/>
              </w:rPr>
            </w:pPr>
            <w:r w:rsidRPr="0066709C">
              <w:rPr>
                <w:rFonts w:ascii="Trebuchet MS" w:hAnsi="Trebuchet MS" w:cs="Trebuchet MS"/>
                <w:b/>
                <w:bCs/>
                <w:sz w:val="18"/>
                <w:szCs w:val="18"/>
              </w:rPr>
              <w:t>Begrebsdefinition</w:t>
            </w:r>
          </w:p>
        </w:tc>
      </w:tr>
      <w:tr w:rsidR="00CB4BEB" w:rsidRPr="0066709C" w14:paraId="3B8593BC"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4DCF55AC" w14:textId="77777777" w:rsidR="00CB4BEB" w:rsidRPr="0066709C" w:rsidRDefault="00CB4BEB" w:rsidP="003C0924">
            <w:pPr>
              <w:jc w:val="center"/>
              <w:rPr>
                <w:sz w:val="16"/>
                <w:szCs w:val="16"/>
              </w:rPr>
            </w:pPr>
            <w:r w:rsidRPr="0066709C">
              <w:rPr>
                <w:sz w:val="16"/>
                <w:szCs w:val="16"/>
              </w:rPr>
              <w:t>1</w:t>
            </w:r>
          </w:p>
        </w:tc>
        <w:tc>
          <w:tcPr>
            <w:tcW w:w="0" w:type="auto"/>
            <w:tcBorders>
              <w:top w:val="single" w:sz="4" w:space="0" w:color="auto"/>
              <w:left w:val="single" w:sz="4" w:space="0" w:color="auto"/>
              <w:bottom w:val="single" w:sz="4" w:space="0" w:color="auto"/>
            </w:tcBorders>
            <w:shd w:val="clear" w:color="auto" w:fill="FFFFFF"/>
            <w:vAlign w:val="bottom"/>
          </w:tcPr>
          <w:p w14:paraId="26167EED" w14:textId="77777777" w:rsidR="00CB4BEB" w:rsidRPr="0066709C" w:rsidRDefault="00CB4BEB" w:rsidP="003C0924">
            <w:pPr>
              <w:rPr>
                <w:rFonts w:ascii="Trebuchet MS" w:hAnsi="Trebuchet MS"/>
                <w:sz w:val="18"/>
                <w:szCs w:val="18"/>
              </w:rPr>
            </w:pPr>
            <w:r w:rsidRPr="0066709C">
              <w:rPr>
                <w:rFonts w:ascii="Trebuchet MS" w:hAnsi="Trebuchet MS"/>
                <w:sz w:val="18"/>
                <w:szCs w:val="18"/>
              </w:rPr>
              <w:t>Til salg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81022F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2E1A218B" w14:textId="77777777" w:rsidR="00CB4BEB" w:rsidRPr="0066709C" w:rsidRDefault="00CB4BEB" w:rsidP="003C0924">
            <w:pPr>
              <w:rPr>
                <w:rFonts w:ascii="Trebuchet MS" w:hAnsi="Trebuchet MS"/>
                <w:sz w:val="18"/>
                <w:szCs w:val="18"/>
              </w:rPr>
            </w:pPr>
            <w:r w:rsidRPr="0066709C">
              <w:rPr>
                <w:rFonts w:ascii="Trebuchet MS" w:hAnsi="Trebuchet MS"/>
                <w:sz w:val="18"/>
                <w:szCs w:val="18"/>
              </w:rPr>
              <w:t>Grund til salg</w:t>
            </w:r>
          </w:p>
        </w:tc>
      </w:tr>
      <w:tr w:rsidR="00CB4BEB" w:rsidRPr="0066709C" w14:paraId="568E6818"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E815CA8" w14:textId="77777777" w:rsidR="00CB4BEB" w:rsidRPr="0066709C" w:rsidRDefault="00CB4BEB" w:rsidP="003C0924">
            <w:pPr>
              <w:jc w:val="center"/>
              <w:rPr>
                <w:sz w:val="16"/>
                <w:szCs w:val="16"/>
              </w:rPr>
            </w:pPr>
            <w:r w:rsidRPr="0066709C">
              <w:rPr>
                <w:sz w:val="16"/>
                <w:szCs w:val="16"/>
              </w:rPr>
              <w:t>2</w:t>
            </w:r>
          </w:p>
        </w:tc>
        <w:tc>
          <w:tcPr>
            <w:tcW w:w="0" w:type="auto"/>
            <w:tcBorders>
              <w:top w:val="single" w:sz="4" w:space="0" w:color="auto"/>
              <w:left w:val="single" w:sz="4" w:space="0" w:color="auto"/>
              <w:bottom w:val="single" w:sz="4" w:space="0" w:color="auto"/>
            </w:tcBorders>
            <w:shd w:val="clear" w:color="auto" w:fill="FFFFFF"/>
            <w:vAlign w:val="bottom"/>
          </w:tcPr>
          <w:p w14:paraId="13CC45D7" w14:textId="77777777" w:rsidR="00CB4BEB" w:rsidRPr="0066709C" w:rsidRDefault="00CB4BEB" w:rsidP="003C0924">
            <w:pPr>
              <w:rPr>
                <w:rFonts w:ascii="Trebuchet MS" w:hAnsi="Trebuchet MS"/>
                <w:sz w:val="18"/>
                <w:szCs w:val="18"/>
              </w:rPr>
            </w:pPr>
            <w:r w:rsidRPr="0066709C">
              <w:rPr>
                <w:rFonts w:ascii="Trebuchet MS" w:hAnsi="Trebuchet MS"/>
                <w:sz w:val="18"/>
                <w:szCs w:val="18"/>
              </w:rPr>
              <w:t>Reserveret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EA01469"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7E3BC8AC" w14:textId="77777777" w:rsidR="00CB4BEB" w:rsidRPr="0066709C" w:rsidRDefault="00CB4BEB" w:rsidP="003C0924">
            <w:pPr>
              <w:rPr>
                <w:rFonts w:ascii="Trebuchet MS" w:hAnsi="Trebuchet MS"/>
                <w:sz w:val="18"/>
                <w:szCs w:val="18"/>
              </w:rPr>
            </w:pPr>
            <w:r w:rsidRPr="0066709C">
              <w:rPr>
                <w:rFonts w:ascii="Trebuchet MS" w:hAnsi="Trebuchet MS"/>
                <w:sz w:val="18"/>
                <w:szCs w:val="18"/>
              </w:rPr>
              <w:t>Grund reserveret</w:t>
            </w:r>
          </w:p>
        </w:tc>
      </w:tr>
      <w:tr w:rsidR="00CB4BEB" w:rsidRPr="0066709C" w14:paraId="279B858C"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03C3311" w14:textId="77777777" w:rsidR="00CB4BEB" w:rsidRPr="0066709C" w:rsidRDefault="00CB4BEB" w:rsidP="003C0924">
            <w:pPr>
              <w:jc w:val="center"/>
              <w:rPr>
                <w:sz w:val="16"/>
                <w:szCs w:val="16"/>
              </w:rPr>
            </w:pPr>
            <w:r w:rsidRPr="0066709C">
              <w:rPr>
                <w:sz w:val="16"/>
                <w:szCs w:val="16"/>
              </w:rPr>
              <w:t>3</w:t>
            </w:r>
          </w:p>
        </w:tc>
        <w:tc>
          <w:tcPr>
            <w:tcW w:w="0" w:type="auto"/>
            <w:tcBorders>
              <w:top w:val="single" w:sz="4" w:space="0" w:color="auto"/>
              <w:left w:val="single" w:sz="4" w:space="0" w:color="auto"/>
              <w:bottom w:val="single" w:sz="4" w:space="0" w:color="auto"/>
            </w:tcBorders>
            <w:shd w:val="clear" w:color="auto" w:fill="FFFFFF"/>
            <w:vAlign w:val="bottom"/>
          </w:tcPr>
          <w:p w14:paraId="107FDE8F" w14:textId="77777777" w:rsidR="00CB4BEB" w:rsidRPr="0066709C" w:rsidRDefault="00CB4BEB" w:rsidP="003C0924">
            <w:pPr>
              <w:rPr>
                <w:rFonts w:ascii="Trebuchet MS" w:hAnsi="Trebuchet MS"/>
                <w:sz w:val="18"/>
                <w:szCs w:val="18"/>
              </w:rPr>
            </w:pPr>
            <w:r w:rsidRPr="0066709C">
              <w:rPr>
                <w:rFonts w:ascii="Trebuchet MS" w:hAnsi="Trebuchet MS"/>
                <w:sz w:val="18"/>
                <w:szCs w:val="18"/>
              </w:rPr>
              <w:t>Solgt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489BD1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0327C41F" w14:textId="77777777" w:rsidR="00CB4BEB" w:rsidRPr="0066709C" w:rsidRDefault="00CB4BEB" w:rsidP="003C0924">
            <w:pPr>
              <w:rPr>
                <w:rFonts w:ascii="Trebuchet MS" w:hAnsi="Trebuchet MS"/>
                <w:sz w:val="18"/>
                <w:szCs w:val="18"/>
              </w:rPr>
            </w:pPr>
            <w:r w:rsidRPr="0066709C">
              <w:rPr>
                <w:rFonts w:ascii="Trebuchet MS" w:hAnsi="Trebuchet MS"/>
                <w:sz w:val="18"/>
                <w:szCs w:val="18"/>
              </w:rPr>
              <w:t>Grund solgt</w:t>
            </w:r>
          </w:p>
        </w:tc>
      </w:tr>
      <w:tr w:rsidR="00CB4BEB" w:rsidRPr="0066709C" w14:paraId="37592336"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145F0CC1" w14:textId="77777777" w:rsidR="00CB4BEB" w:rsidRPr="0066709C" w:rsidRDefault="00CB4BEB" w:rsidP="003C0924">
            <w:pPr>
              <w:jc w:val="center"/>
              <w:rPr>
                <w:sz w:val="16"/>
                <w:szCs w:val="16"/>
              </w:rPr>
            </w:pPr>
            <w:r w:rsidRPr="0066709C">
              <w:rPr>
                <w:sz w:val="16"/>
                <w:szCs w:val="16"/>
              </w:rPr>
              <w:t>4</w:t>
            </w:r>
          </w:p>
        </w:tc>
        <w:tc>
          <w:tcPr>
            <w:tcW w:w="0" w:type="auto"/>
            <w:tcBorders>
              <w:top w:val="single" w:sz="4" w:space="0" w:color="auto"/>
              <w:left w:val="single" w:sz="4" w:space="0" w:color="auto"/>
              <w:bottom w:val="single" w:sz="4" w:space="0" w:color="auto"/>
            </w:tcBorders>
            <w:shd w:val="clear" w:color="auto" w:fill="FFFFFF"/>
            <w:vAlign w:val="bottom"/>
          </w:tcPr>
          <w:p w14:paraId="1D78F7C5" w14:textId="77777777" w:rsidR="00CB4BEB" w:rsidRPr="0066709C" w:rsidRDefault="00CB4BEB" w:rsidP="003C0924">
            <w:pPr>
              <w:rPr>
                <w:rFonts w:ascii="Trebuchet MS" w:hAnsi="Trebuchet MS"/>
                <w:sz w:val="18"/>
                <w:szCs w:val="18"/>
              </w:rPr>
            </w:pPr>
            <w:r w:rsidRPr="0066709C">
              <w:rPr>
                <w:rFonts w:ascii="Trebuchet MS" w:hAnsi="Trebuchet MS"/>
                <w:sz w:val="18"/>
                <w:szCs w:val="18"/>
              </w:rPr>
              <w:t>Fremtidig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4C6081F"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7C327901" w14:textId="77777777" w:rsidR="00CB4BEB" w:rsidRPr="0066709C" w:rsidRDefault="00CB4BEB" w:rsidP="003C0924">
            <w:pPr>
              <w:rPr>
                <w:rFonts w:ascii="Trebuchet MS" w:hAnsi="Trebuchet MS"/>
                <w:sz w:val="18"/>
                <w:szCs w:val="18"/>
              </w:rPr>
            </w:pPr>
            <w:r w:rsidRPr="0066709C">
              <w:rPr>
                <w:rFonts w:ascii="Trebuchet MS" w:hAnsi="Trebuchet MS"/>
                <w:sz w:val="18"/>
                <w:szCs w:val="18"/>
              </w:rPr>
              <w:t>Planlægges sat til salg</w:t>
            </w:r>
          </w:p>
        </w:tc>
      </w:tr>
      <w:tr w:rsidR="00CB4BEB" w:rsidRPr="0066709C" w14:paraId="78067611"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1A88E3B" w14:textId="77777777" w:rsidR="00CB4BEB" w:rsidRPr="0066709C" w:rsidRDefault="00CB4BEB" w:rsidP="003C0924">
            <w:pPr>
              <w:jc w:val="center"/>
              <w:rPr>
                <w:sz w:val="16"/>
                <w:szCs w:val="16"/>
              </w:rPr>
            </w:pPr>
            <w:r w:rsidRPr="0066709C">
              <w:rPr>
                <w:sz w:val="16"/>
                <w:szCs w:val="16"/>
              </w:rPr>
              <w:t>8</w:t>
            </w:r>
          </w:p>
        </w:tc>
        <w:tc>
          <w:tcPr>
            <w:tcW w:w="0" w:type="auto"/>
            <w:tcBorders>
              <w:top w:val="single" w:sz="4" w:space="0" w:color="auto"/>
              <w:left w:val="single" w:sz="4" w:space="0" w:color="auto"/>
              <w:bottom w:val="single" w:sz="4" w:space="0" w:color="auto"/>
            </w:tcBorders>
            <w:shd w:val="clear" w:color="auto" w:fill="FFFFFF"/>
            <w:vAlign w:val="bottom"/>
          </w:tcPr>
          <w:p w14:paraId="6A654F70" w14:textId="77777777" w:rsidR="00CB4BEB" w:rsidRPr="0066709C" w:rsidRDefault="00CB4BEB" w:rsidP="003C0924">
            <w:pPr>
              <w:rPr>
                <w:rFonts w:ascii="Trebuchet MS" w:hAnsi="Trebuchet MS"/>
                <w:sz w:val="18"/>
                <w:szCs w:val="18"/>
              </w:rPr>
            </w:pPr>
            <w:r w:rsidRPr="0066709C">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BA56C01"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242D46EB" w14:textId="77777777" w:rsidR="00CB4BEB" w:rsidRPr="0066709C" w:rsidRDefault="00CB4BEB" w:rsidP="003C0924">
            <w:pPr>
              <w:rPr>
                <w:rFonts w:ascii="Trebuchet MS" w:hAnsi="Trebuchet MS"/>
                <w:sz w:val="18"/>
                <w:szCs w:val="18"/>
              </w:rPr>
            </w:pPr>
            <w:r w:rsidRPr="0066709C">
              <w:rPr>
                <w:rFonts w:ascii="Trebuchet MS" w:hAnsi="Trebuchet MS"/>
                <w:sz w:val="18"/>
                <w:szCs w:val="18"/>
              </w:rPr>
              <w:t xml:space="preserve">Hvor andre </w:t>
            </w:r>
            <w:proofErr w:type="spellStart"/>
            <w:r w:rsidRPr="0066709C">
              <w:rPr>
                <w:rFonts w:ascii="Trebuchet MS" w:hAnsi="Trebuchet MS"/>
                <w:sz w:val="18"/>
                <w:szCs w:val="18"/>
              </w:rPr>
              <w:t>salgstyper</w:t>
            </w:r>
            <w:proofErr w:type="spellEnd"/>
            <w:r w:rsidRPr="0066709C">
              <w:rPr>
                <w:rFonts w:ascii="Trebuchet MS" w:hAnsi="Trebuchet MS"/>
                <w:sz w:val="18"/>
                <w:szCs w:val="18"/>
              </w:rPr>
              <w:t xml:space="preserve"> ikke er dækkende</w:t>
            </w:r>
          </w:p>
        </w:tc>
      </w:tr>
      <w:tr w:rsidR="00CB4BEB" w:rsidRPr="0066709C" w14:paraId="6CC37F69"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2AEC5C12" w14:textId="77777777" w:rsidR="00CB4BEB" w:rsidRPr="0066709C" w:rsidRDefault="00CB4BEB" w:rsidP="003C0924">
            <w:pPr>
              <w:jc w:val="center"/>
              <w:rPr>
                <w:sz w:val="16"/>
                <w:szCs w:val="16"/>
              </w:rPr>
            </w:pPr>
            <w:r w:rsidRPr="0066709C">
              <w:rPr>
                <w:sz w:val="16"/>
                <w:szCs w:val="16"/>
              </w:rPr>
              <w:t>9</w:t>
            </w:r>
          </w:p>
        </w:tc>
        <w:tc>
          <w:tcPr>
            <w:tcW w:w="0" w:type="auto"/>
            <w:tcBorders>
              <w:top w:val="single" w:sz="4" w:space="0" w:color="auto"/>
              <w:left w:val="single" w:sz="4" w:space="0" w:color="auto"/>
              <w:bottom w:val="single" w:sz="4" w:space="0" w:color="auto"/>
            </w:tcBorders>
            <w:shd w:val="clear" w:color="auto" w:fill="FFFFFF"/>
            <w:vAlign w:val="bottom"/>
          </w:tcPr>
          <w:p w14:paraId="4894D59C" w14:textId="77777777" w:rsidR="00CB4BEB" w:rsidRPr="0066709C" w:rsidRDefault="00CB4BEB" w:rsidP="003C0924">
            <w:pPr>
              <w:rPr>
                <w:rFonts w:ascii="Trebuchet MS" w:hAnsi="Trebuchet MS"/>
                <w:sz w:val="18"/>
                <w:szCs w:val="18"/>
              </w:rPr>
            </w:pPr>
            <w:r w:rsidRPr="0066709C">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0D3AEEC"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23EA40C5" w14:textId="77777777" w:rsidR="00CB4BEB" w:rsidRPr="0066709C" w:rsidRDefault="00CB4BEB" w:rsidP="003C0924">
            <w:pPr>
              <w:rPr>
                <w:rFonts w:ascii="Trebuchet MS" w:hAnsi="Trebuchet MS"/>
                <w:sz w:val="18"/>
                <w:szCs w:val="18"/>
              </w:rPr>
            </w:pPr>
            <w:r w:rsidRPr="0066709C">
              <w:rPr>
                <w:rFonts w:ascii="Trebuchet MS" w:hAnsi="Trebuchet MS"/>
                <w:sz w:val="18"/>
                <w:szCs w:val="18"/>
              </w:rPr>
              <w:t>Ukendt</w:t>
            </w:r>
          </w:p>
        </w:tc>
      </w:tr>
    </w:tbl>
    <w:p w14:paraId="21DF809D" w14:textId="77777777" w:rsidR="00B22412" w:rsidRDefault="00B22412" w:rsidP="00B22412">
      <w:bookmarkStart w:id="2651" w:name="_Toc63351477"/>
      <w:bookmarkStart w:id="2652" w:name="_Toc292865520"/>
    </w:p>
    <w:p w14:paraId="0CF9B1ED" w14:textId="090BB9B1" w:rsidR="00CB4BEB" w:rsidRPr="00786299" w:rsidRDefault="00CB4BEB" w:rsidP="00CB4BEB">
      <w:pPr>
        <w:pStyle w:val="Overskrift2"/>
      </w:pPr>
      <w:bookmarkStart w:id="2653" w:name="_Toc122436129"/>
      <w:r w:rsidRPr="00576460">
        <w:t xml:space="preserve">5.8.11 </w:t>
      </w:r>
      <w:r w:rsidRPr="00786299">
        <w:t>Børne- og skoledistrikter (5710)</w:t>
      </w:r>
      <w:bookmarkEnd w:id="2651"/>
      <w:bookmarkEnd w:id="2653"/>
      <w:r w:rsidRPr="00786299">
        <w:t xml:space="preserve"> </w:t>
      </w:r>
    </w:p>
    <w:tbl>
      <w:tblPr>
        <w:tblW w:w="13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3"/>
        <w:gridCol w:w="1213"/>
        <w:gridCol w:w="4031"/>
        <w:gridCol w:w="1155"/>
        <w:gridCol w:w="1356"/>
        <w:gridCol w:w="1457"/>
        <w:gridCol w:w="2268"/>
      </w:tblGrid>
      <w:tr w:rsidR="00CB4BEB" w:rsidRPr="00786299" w14:paraId="43DB9574" w14:textId="77777777" w:rsidTr="003C0924">
        <w:tc>
          <w:tcPr>
            <w:tcW w:w="2123" w:type="dxa"/>
            <w:tcBorders>
              <w:bottom w:val="single" w:sz="4" w:space="0" w:color="auto"/>
            </w:tcBorders>
            <w:shd w:val="clear" w:color="auto" w:fill="D9D9D9"/>
            <w:vAlign w:val="center"/>
          </w:tcPr>
          <w:p w14:paraId="622B79EF" w14:textId="77777777" w:rsidR="00CB4BEB" w:rsidRPr="00786299" w:rsidRDefault="00CB4BEB" w:rsidP="003C0924">
            <w:pPr>
              <w:rPr>
                <w:rFonts w:ascii="Trebuchet MS" w:hAnsi="Trebuchet MS" w:cs="Trebuchet MS"/>
                <w:b/>
                <w:bCs/>
                <w:sz w:val="18"/>
                <w:szCs w:val="18"/>
              </w:rPr>
            </w:pPr>
            <w:r w:rsidRPr="00786299">
              <w:rPr>
                <w:rFonts w:ascii="Trebuchet MS" w:hAnsi="Trebuchet MS" w:cs="Trebuchet MS"/>
                <w:b/>
                <w:bCs/>
                <w:sz w:val="18"/>
                <w:szCs w:val="18"/>
              </w:rPr>
              <w:t>Feltnavn</w:t>
            </w:r>
          </w:p>
        </w:tc>
        <w:tc>
          <w:tcPr>
            <w:tcW w:w="1213" w:type="dxa"/>
            <w:tcBorders>
              <w:bottom w:val="single" w:sz="4" w:space="0" w:color="auto"/>
            </w:tcBorders>
            <w:shd w:val="clear" w:color="auto" w:fill="D9D9D9"/>
            <w:vAlign w:val="center"/>
          </w:tcPr>
          <w:p w14:paraId="38F19F70" w14:textId="77777777" w:rsidR="00CB4BEB" w:rsidRPr="00786299" w:rsidRDefault="00CB4BEB" w:rsidP="003C0924">
            <w:pPr>
              <w:rPr>
                <w:rFonts w:ascii="Trebuchet MS" w:hAnsi="Trebuchet MS" w:cs="Trebuchet MS"/>
                <w:b/>
                <w:bCs/>
                <w:sz w:val="18"/>
                <w:szCs w:val="18"/>
              </w:rPr>
            </w:pPr>
            <w:r w:rsidRPr="00786299">
              <w:rPr>
                <w:rFonts w:ascii="Trebuchet MS" w:hAnsi="Trebuchet MS" w:cs="Trebuchet MS"/>
                <w:b/>
                <w:bCs/>
                <w:sz w:val="18"/>
                <w:szCs w:val="18"/>
              </w:rPr>
              <w:t>Feltnavn</w:t>
            </w:r>
            <w:r>
              <w:rPr>
                <w:rFonts w:ascii="Trebuchet MS" w:hAnsi="Trebuchet MS" w:cs="Trebuchet MS"/>
                <w:b/>
                <w:bCs/>
                <w:sz w:val="18"/>
                <w:szCs w:val="18"/>
              </w:rPr>
              <w:t>10</w:t>
            </w:r>
          </w:p>
        </w:tc>
        <w:tc>
          <w:tcPr>
            <w:tcW w:w="4031" w:type="dxa"/>
            <w:tcBorders>
              <w:bottom w:val="single" w:sz="4" w:space="0" w:color="auto"/>
            </w:tcBorders>
            <w:shd w:val="clear" w:color="auto" w:fill="D9D9D9"/>
            <w:vAlign w:val="center"/>
          </w:tcPr>
          <w:p w14:paraId="287E6ED2" w14:textId="77777777" w:rsidR="00CB4BEB" w:rsidRPr="00786299" w:rsidRDefault="00CB4BEB" w:rsidP="003C0924">
            <w:pPr>
              <w:rPr>
                <w:rFonts w:ascii="Trebuchet MS" w:hAnsi="Trebuchet MS" w:cs="Trebuchet MS"/>
                <w:bCs/>
                <w:sz w:val="18"/>
                <w:szCs w:val="18"/>
              </w:rPr>
            </w:pPr>
            <w:r w:rsidRPr="00786299">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156E2DAE" w14:textId="77777777" w:rsidR="00CB4BEB" w:rsidRPr="00786299" w:rsidRDefault="00CB4BEB" w:rsidP="003C0924">
            <w:pPr>
              <w:rPr>
                <w:rFonts w:ascii="Trebuchet MS" w:hAnsi="Trebuchet MS" w:cs="Trebuchet MS"/>
                <w:bCs/>
                <w:sz w:val="18"/>
                <w:szCs w:val="18"/>
              </w:rPr>
            </w:pPr>
            <w:r w:rsidRPr="00786299">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3EDB3950" w14:textId="77777777" w:rsidR="00CB4BEB" w:rsidRPr="00786299" w:rsidRDefault="00CB4BEB" w:rsidP="003C0924">
            <w:pPr>
              <w:rPr>
                <w:rFonts w:ascii="Trebuchet MS" w:hAnsi="Trebuchet MS" w:cs="Trebuchet MS"/>
                <w:bCs/>
                <w:sz w:val="18"/>
                <w:szCs w:val="18"/>
              </w:rPr>
            </w:pPr>
            <w:r w:rsidRPr="00786299">
              <w:rPr>
                <w:rFonts w:ascii="Trebuchet MS" w:hAnsi="Trebuchet MS" w:cs="Trebuchet MS"/>
                <w:b/>
                <w:bCs/>
                <w:sz w:val="18"/>
                <w:szCs w:val="18"/>
              </w:rPr>
              <w:t>Værdiområde</w:t>
            </w:r>
          </w:p>
        </w:tc>
        <w:tc>
          <w:tcPr>
            <w:tcW w:w="1457" w:type="dxa"/>
            <w:tcBorders>
              <w:bottom w:val="single" w:sz="4" w:space="0" w:color="auto"/>
            </w:tcBorders>
            <w:shd w:val="clear" w:color="auto" w:fill="D9D9D9"/>
            <w:vAlign w:val="center"/>
          </w:tcPr>
          <w:p w14:paraId="7B328860" w14:textId="77777777" w:rsidR="00CB4BEB" w:rsidRPr="00786299" w:rsidRDefault="00CB4BEB" w:rsidP="003C0924">
            <w:pPr>
              <w:autoSpaceDE w:val="0"/>
              <w:autoSpaceDN w:val="0"/>
              <w:adjustRightInd w:val="0"/>
              <w:rPr>
                <w:rFonts w:ascii="Trebuchet MS" w:hAnsi="Trebuchet MS" w:cs="Trebuchet MS"/>
                <w:b/>
                <w:bCs/>
                <w:sz w:val="18"/>
                <w:szCs w:val="18"/>
              </w:rPr>
            </w:pPr>
            <w:r w:rsidRPr="00786299">
              <w:rPr>
                <w:rFonts w:ascii="Trebuchet MS" w:hAnsi="Trebuchet MS" w:cs="Trebuchet MS"/>
                <w:b/>
                <w:bCs/>
                <w:sz w:val="18"/>
                <w:szCs w:val="18"/>
              </w:rPr>
              <w:t>Obligatorisk /</w:t>
            </w:r>
          </w:p>
          <w:p w14:paraId="5CA6D4AB" w14:textId="77777777" w:rsidR="00CB4BEB" w:rsidRPr="00786299" w:rsidRDefault="00CB4BEB" w:rsidP="003C0924">
            <w:pPr>
              <w:rPr>
                <w:rFonts w:ascii="Trebuchet MS" w:hAnsi="Trebuchet MS" w:cs="Trebuchet MS"/>
                <w:bCs/>
                <w:sz w:val="18"/>
                <w:szCs w:val="18"/>
              </w:rPr>
            </w:pPr>
            <w:r w:rsidRPr="00786299">
              <w:rPr>
                <w:rFonts w:ascii="Trebuchet MS" w:hAnsi="Trebuchet MS" w:cs="Trebuchet MS"/>
                <w:b/>
                <w:bCs/>
                <w:sz w:val="18"/>
                <w:szCs w:val="18"/>
              </w:rPr>
              <w:t>Frit</w:t>
            </w:r>
          </w:p>
        </w:tc>
        <w:tc>
          <w:tcPr>
            <w:tcW w:w="2268" w:type="dxa"/>
            <w:tcBorders>
              <w:bottom w:val="single" w:sz="4" w:space="0" w:color="auto"/>
            </w:tcBorders>
            <w:shd w:val="clear" w:color="auto" w:fill="D9D9D9"/>
            <w:vAlign w:val="center"/>
          </w:tcPr>
          <w:p w14:paraId="07397F76" w14:textId="77777777" w:rsidR="00CB4BEB" w:rsidRPr="00786299" w:rsidRDefault="00CB4BEB" w:rsidP="003C0924">
            <w:pPr>
              <w:rPr>
                <w:rFonts w:ascii="Trebuchet MS" w:hAnsi="Trebuchet MS" w:cs="Trebuchet MS"/>
                <w:bCs/>
                <w:sz w:val="18"/>
                <w:szCs w:val="18"/>
              </w:rPr>
            </w:pPr>
            <w:r w:rsidRPr="00786299">
              <w:rPr>
                <w:rFonts w:ascii="Trebuchet MS" w:hAnsi="Trebuchet MS" w:cs="Trebuchet MS"/>
                <w:b/>
                <w:bCs/>
                <w:sz w:val="18"/>
                <w:szCs w:val="18"/>
              </w:rPr>
              <w:t>Eksempel</w:t>
            </w:r>
          </w:p>
        </w:tc>
      </w:tr>
      <w:tr w:rsidR="00CB4BEB" w:rsidRPr="00786299" w14:paraId="4ADA5ACA" w14:textId="77777777" w:rsidTr="003C0924">
        <w:trPr>
          <w:trHeight w:hRule="exact" w:val="255"/>
        </w:trPr>
        <w:tc>
          <w:tcPr>
            <w:tcW w:w="2123" w:type="dxa"/>
            <w:tcBorders>
              <w:top w:val="single" w:sz="4" w:space="0" w:color="auto"/>
              <w:left w:val="single" w:sz="4" w:space="0" w:color="auto"/>
              <w:bottom w:val="single" w:sz="4" w:space="0" w:color="auto"/>
              <w:right w:val="single" w:sz="4" w:space="0" w:color="auto"/>
            </w:tcBorders>
            <w:shd w:val="clear" w:color="auto" w:fill="E6E6E6"/>
            <w:vAlign w:val="bottom"/>
          </w:tcPr>
          <w:p w14:paraId="5A0156D6" w14:textId="77777777" w:rsidR="00CB4BEB" w:rsidRPr="00786299" w:rsidRDefault="00CB4BEB" w:rsidP="003C0924">
            <w:pPr>
              <w:rPr>
                <w:rFonts w:ascii="Trebuchet MS" w:hAnsi="Trebuchet MS"/>
                <w:sz w:val="18"/>
                <w:szCs w:val="18"/>
              </w:rPr>
            </w:pPr>
            <w:proofErr w:type="spellStart"/>
            <w:r w:rsidRPr="00786299">
              <w:rPr>
                <w:rFonts w:ascii="Trebuchet MS" w:hAnsi="Trebuchet MS" w:cs="Trebuchet MS"/>
                <w:bCs/>
                <w:sz w:val="18"/>
                <w:szCs w:val="18"/>
              </w:rPr>
              <w:t>udd_distrikt_nr</w:t>
            </w:r>
            <w:proofErr w:type="spellEnd"/>
          </w:p>
        </w:tc>
        <w:tc>
          <w:tcPr>
            <w:tcW w:w="1213" w:type="dxa"/>
            <w:tcBorders>
              <w:top w:val="single" w:sz="4" w:space="0" w:color="auto"/>
              <w:left w:val="single" w:sz="4" w:space="0" w:color="auto"/>
              <w:bottom w:val="single" w:sz="4" w:space="0" w:color="auto"/>
              <w:right w:val="single" w:sz="4" w:space="0" w:color="auto"/>
            </w:tcBorders>
            <w:vAlign w:val="bottom"/>
          </w:tcPr>
          <w:p w14:paraId="006D2577" w14:textId="77777777" w:rsidR="00CB4BEB" w:rsidRPr="00786299" w:rsidRDefault="00CB4BEB" w:rsidP="003C0924">
            <w:pPr>
              <w:rPr>
                <w:rFonts w:ascii="Trebuchet MS" w:hAnsi="Trebuchet MS"/>
                <w:sz w:val="18"/>
                <w:szCs w:val="18"/>
              </w:rPr>
            </w:pPr>
            <w:proofErr w:type="spellStart"/>
            <w:r w:rsidRPr="00786299">
              <w:rPr>
                <w:rFonts w:ascii="Trebuchet MS" w:hAnsi="Trebuchet MS" w:cs="Trebuchet MS"/>
                <w:bCs/>
                <w:sz w:val="18"/>
                <w:szCs w:val="18"/>
              </w:rPr>
              <w:t>udd</w:t>
            </w:r>
            <w:r>
              <w:rPr>
                <w:rFonts w:ascii="Trebuchet MS" w:hAnsi="Trebuchet MS" w:cs="Trebuchet MS"/>
                <w:bCs/>
                <w:sz w:val="18"/>
                <w:szCs w:val="18"/>
              </w:rPr>
              <w:t>_dis</w:t>
            </w:r>
            <w:r w:rsidRPr="00786299">
              <w:rPr>
                <w:rFonts w:ascii="Trebuchet MS" w:hAnsi="Trebuchet MS" w:cs="Trebuchet MS"/>
                <w:bCs/>
                <w:sz w:val="18"/>
                <w:szCs w:val="18"/>
              </w:rPr>
              <w:t>_nr</w:t>
            </w:r>
            <w:proofErr w:type="spellEnd"/>
          </w:p>
        </w:tc>
        <w:tc>
          <w:tcPr>
            <w:tcW w:w="4031" w:type="dxa"/>
            <w:tcBorders>
              <w:top w:val="single" w:sz="4" w:space="0" w:color="auto"/>
              <w:left w:val="single" w:sz="4" w:space="0" w:color="auto"/>
              <w:bottom w:val="single" w:sz="4" w:space="0" w:color="auto"/>
              <w:right w:val="single" w:sz="4" w:space="0" w:color="auto"/>
            </w:tcBorders>
            <w:shd w:val="clear" w:color="auto" w:fill="auto"/>
            <w:vAlign w:val="bottom"/>
          </w:tcPr>
          <w:p w14:paraId="7642F1E9" w14:textId="77777777" w:rsidR="00CB4BEB" w:rsidRPr="00786299" w:rsidRDefault="00CB4BEB" w:rsidP="003C0924">
            <w:pPr>
              <w:rPr>
                <w:rFonts w:ascii="Trebuchet MS" w:hAnsi="Trebuchet MS"/>
                <w:b/>
                <w:sz w:val="18"/>
                <w:szCs w:val="18"/>
              </w:rPr>
            </w:pPr>
            <w:r w:rsidRPr="00786299">
              <w:rPr>
                <w:rFonts w:ascii="Trebuchet MS" w:hAnsi="Trebuchet MS"/>
                <w:sz w:val="18"/>
                <w:szCs w:val="18"/>
              </w:rPr>
              <w:t xml:space="preserve">Ung distrikts </w:t>
            </w:r>
            <w:proofErr w:type="spellStart"/>
            <w:r w:rsidRPr="00786299">
              <w:rPr>
                <w:rFonts w:ascii="Trebuchet MS" w:hAnsi="Trebuchet MS"/>
                <w:sz w:val="18"/>
                <w:szCs w:val="18"/>
              </w:rPr>
              <w:t>nr</w:t>
            </w:r>
            <w:proofErr w:type="spellEnd"/>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014773E2"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2D3543E6"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1-99999</w:t>
            </w:r>
          </w:p>
        </w:tc>
        <w:tc>
          <w:tcPr>
            <w:tcW w:w="1457" w:type="dxa"/>
            <w:tcBorders>
              <w:top w:val="single" w:sz="4" w:space="0" w:color="auto"/>
              <w:left w:val="single" w:sz="4" w:space="0" w:color="auto"/>
              <w:bottom w:val="single" w:sz="4" w:space="0" w:color="auto"/>
              <w:right w:val="single" w:sz="4" w:space="0" w:color="auto"/>
            </w:tcBorders>
            <w:shd w:val="clear" w:color="auto" w:fill="auto"/>
            <w:vAlign w:val="bottom"/>
          </w:tcPr>
          <w:p w14:paraId="6F7A9B21"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F</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bottom"/>
          </w:tcPr>
          <w:p w14:paraId="4D9E3EC1"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2</w:t>
            </w:r>
          </w:p>
        </w:tc>
      </w:tr>
      <w:tr w:rsidR="00CB4BEB" w:rsidRPr="00786299" w14:paraId="0DA623CB" w14:textId="77777777" w:rsidTr="003C0924">
        <w:trPr>
          <w:trHeight w:hRule="exact" w:val="255"/>
        </w:trPr>
        <w:tc>
          <w:tcPr>
            <w:tcW w:w="2123" w:type="dxa"/>
            <w:tcBorders>
              <w:top w:val="single" w:sz="4" w:space="0" w:color="auto"/>
              <w:left w:val="single" w:sz="4" w:space="0" w:color="auto"/>
              <w:bottom w:val="single" w:sz="4" w:space="0" w:color="auto"/>
              <w:right w:val="single" w:sz="4" w:space="0" w:color="auto"/>
            </w:tcBorders>
            <w:shd w:val="clear" w:color="auto" w:fill="E6E6E6"/>
            <w:vAlign w:val="bottom"/>
          </w:tcPr>
          <w:p w14:paraId="35D9C7B5" w14:textId="77777777" w:rsidR="00CB4BEB" w:rsidRPr="00786299" w:rsidRDefault="00CB4BEB" w:rsidP="003C0924">
            <w:pPr>
              <w:rPr>
                <w:rFonts w:ascii="Trebuchet MS" w:hAnsi="Trebuchet MS"/>
                <w:sz w:val="18"/>
                <w:szCs w:val="18"/>
              </w:rPr>
            </w:pPr>
            <w:proofErr w:type="spellStart"/>
            <w:r w:rsidRPr="00786299">
              <w:rPr>
                <w:rFonts w:ascii="Trebuchet MS" w:hAnsi="Trebuchet MS" w:cs="Trebuchet MS"/>
                <w:bCs/>
                <w:sz w:val="18"/>
                <w:szCs w:val="18"/>
              </w:rPr>
              <w:t>udd_distrikt_navn</w:t>
            </w:r>
            <w:proofErr w:type="spellEnd"/>
          </w:p>
        </w:tc>
        <w:tc>
          <w:tcPr>
            <w:tcW w:w="1213" w:type="dxa"/>
            <w:tcBorders>
              <w:top w:val="single" w:sz="4" w:space="0" w:color="auto"/>
              <w:left w:val="single" w:sz="4" w:space="0" w:color="auto"/>
              <w:bottom w:val="single" w:sz="4" w:space="0" w:color="auto"/>
              <w:right w:val="single" w:sz="4" w:space="0" w:color="auto"/>
            </w:tcBorders>
            <w:vAlign w:val="bottom"/>
          </w:tcPr>
          <w:p w14:paraId="7ECF39CD" w14:textId="77777777" w:rsidR="00CB4BEB" w:rsidRPr="00786299" w:rsidRDefault="00CB4BEB" w:rsidP="003C0924">
            <w:pPr>
              <w:rPr>
                <w:rFonts w:ascii="Trebuchet MS" w:hAnsi="Trebuchet MS"/>
                <w:sz w:val="18"/>
                <w:szCs w:val="18"/>
              </w:rPr>
            </w:pPr>
            <w:proofErr w:type="spellStart"/>
            <w:r w:rsidRPr="00786299">
              <w:rPr>
                <w:rFonts w:ascii="Trebuchet MS" w:hAnsi="Trebuchet MS" w:cs="Trebuchet MS"/>
                <w:bCs/>
                <w:sz w:val="18"/>
                <w:szCs w:val="18"/>
              </w:rPr>
              <w:t>udd</w:t>
            </w:r>
            <w:r>
              <w:rPr>
                <w:rFonts w:ascii="Trebuchet MS" w:hAnsi="Trebuchet MS" w:cs="Trebuchet MS"/>
                <w:bCs/>
                <w:sz w:val="18"/>
                <w:szCs w:val="18"/>
              </w:rPr>
              <w:t>_dis</w:t>
            </w:r>
            <w:r w:rsidRPr="00786299">
              <w:rPr>
                <w:rFonts w:ascii="Trebuchet MS" w:hAnsi="Trebuchet MS" w:cs="Trebuchet MS"/>
                <w:bCs/>
                <w:sz w:val="18"/>
                <w:szCs w:val="18"/>
              </w:rPr>
              <w:t>_na</w:t>
            </w:r>
            <w:proofErr w:type="spellEnd"/>
          </w:p>
        </w:tc>
        <w:tc>
          <w:tcPr>
            <w:tcW w:w="4031" w:type="dxa"/>
            <w:tcBorders>
              <w:top w:val="single" w:sz="4" w:space="0" w:color="auto"/>
              <w:left w:val="single" w:sz="4" w:space="0" w:color="auto"/>
              <w:bottom w:val="single" w:sz="4" w:space="0" w:color="auto"/>
              <w:right w:val="single" w:sz="4" w:space="0" w:color="auto"/>
            </w:tcBorders>
            <w:shd w:val="clear" w:color="auto" w:fill="auto"/>
            <w:vAlign w:val="bottom"/>
          </w:tcPr>
          <w:p w14:paraId="6EE95F83"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Ung distrikts navn</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0A02101E"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0C30F531"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0-128 tegn</w:t>
            </w:r>
          </w:p>
        </w:tc>
        <w:tc>
          <w:tcPr>
            <w:tcW w:w="1457" w:type="dxa"/>
            <w:tcBorders>
              <w:top w:val="single" w:sz="4" w:space="0" w:color="auto"/>
              <w:left w:val="single" w:sz="4" w:space="0" w:color="auto"/>
              <w:bottom w:val="single" w:sz="4" w:space="0" w:color="auto"/>
              <w:right w:val="single" w:sz="4" w:space="0" w:color="auto"/>
            </w:tcBorders>
            <w:shd w:val="clear" w:color="auto" w:fill="auto"/>
            <w:vAlign w:val="bottom"/>
          </w:tcPr>
          <w:p w14:paraId="4D3B054F"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F</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bottom"/>
          </w:tcPr>
          <w:p w14:paraId="6C477D7D" w14:textId="77777777" w:rsidR="00CB4BEB" w:rsidRPr="00786299" w:rsidRDefault="00CB4BEB" w:rsidP="003C0924">
            <w:pPr>
              <w:rPr>
                <w:rFonts w:ascii="Trebuchet MS" w:hAnsi="Trebuchet MS" w:cs="Trebuchet MS"/>
                <w:sz w:val="18"/>
                <w:szCs w:val="18"/>
              </w:rPr>
            </w:pPr>
            <w:proofErr w:type="spellStart"/>
            <w:r w:rsidRPr="00786299">
              <w:rPr>
                <w:rFonts w:ascii="Trebuchet MS" w:hAnsi="Trebuchet MS" w:cs="Trebuchet MS"/>
                <w:sz w:val="18"/>
                <w:szCs w:val="18"/>
              </w:rPr>
              <w:t>Selsmoseskolen</w:t>
            </w:r>
            <w:proofErr w:type="spellEnd"/>
          </w:p>
        </w:tc>
      </w:tr>
      <w:tr w:rsidR="00CB4BEB" w:rsidRPr="00786299" w14:paraId="5249CD47" w14:textId="77777777" w:rsidTr="003C0924">
        <w:trPr>
          <w:trHeight w:hRule="exact" w:val="255"/>
        </w:trPr>
        <w:tc>
          <w:tcPr>
            <w:tcW w:w="2123" w:type="dxa"/>
            <w:tcBorders>
              <w:top w:val="single" w:sz="4" w:space="0" w:color="auto"/>
              <w:left w:val="single" w:sz="4" w:space="0" w:color="auto"/>
              <w:bottom w:val="single" w:sz="4" w:space="0" w:color="auto"/>
              <w:right w:val="single" w:sz="4" w:space="0" w:color="auto"/>
            </w:tcBorders>
            <w:shd w:val="clear" w:color="auto" w:fill="E6E6E6"/>
            <w:vAlign w:val="bottom"/>
          </w:tcPr>
          <w:p w14:paraId="39B7CE21" w14:textId="77777777" w:rsidR="00CB4BEB" w:rsidRPr="00786299" w:rsidRDefault="00CB4BEB" w:rsidP="003C0924">
            <w:pPr>
              <w:rPr>
                <w:rFonts w:ascii="Trebuchet MS" w:hAnsi="Trebuchet MS"/>
                <w:sz w:val="18"/>
                <w:szCs w:val="18"/>
              </w:rPr>
            </w:pPr>
            <w:proofErr w:type="spellStart"/>
            <w:r w:rsidRPr="00786299">
              <w:rPr>
                <w:rFonts w:ascii="Trebuchet MS" w:hAnsi="Trebuchet MS"/>
                <w:sz w:val="18"/>
                <w:szCs w:val="18"/>
              </w:rPr>
              <w:t>udd_distrikt_type_kode</w:t>
            </w:r>
            <w:proofErr w:type="spellEnd"/>
          </w:p>
        </w:tc>
        <w:tc>
          <w:tcPr>
            <w:tcW w:w="1213" w:type="dxa"/>
            <w:tcBorders>
              <w:top w:val="single" w:sz="4" w:space="0" w:color="auto"/>
              <w:left w:val="single" w:sz="4" w:space="0" w:color="auto"/>
              <w:bottom w:val="single" w:sz="4" w:space="0" w:color="auto"/>
              <w:right w:val="single" w:sz="4" w:space="0" w:color="auto"/>
            </w:tcBorders>
            <w:vAlign w:val="bottom"/>
          </w:tcPr>
          <w:p w14:paraId="5B6BA858" w14:textId="77777777" w:rsidR="00CB4BEB" w:rsidRPr="00786299" w:rsidRDefault="00CB4BEB" w:rsidP="003C0924">
            <w:pPr>
              <w:rPr>
                <w:rFonts w:ascii="Trebuchet MS" w:hAnsi="Trebuchet MS"/>
                <w:sz w:val="18"/>
                <w:szCs w:val="18"/>
              </w:rPr>
            </w:pPr>
            <w:proofErr w:type="spellStart"/>
            <w:r w:rsidRPr="00786299">
              <w:rPr>
                <w:rFonts w:ascii="Trebuchet MS" w:hAnsi="Trebuchet MS"/>
                <w:sz w:val="18"/>
                <w:szCs w:val="18"/>
              </w:rPr>
              <w:t>udd</w:t>
            </w:r>
            <w:r>
              <w:rPr>
                <w:rFonts w:ascii="Trebuchet MS" w:hAnsi="Trebuchet MS"/>
                <w:sz w:val="18"/>
                <w:szCs w:val="18"/>
              </w:rPr>
              <w:t>_d_ty</w:t>
            </w:r>
            <w:r w:rsidRPr="00786299">
              <w:rPr>
                <w:rFonts w:ascii="Trebuchet MS" w:hAnsi="Trebuchet MS"/>
                <w:sz w:val="18"/>
                <w:szCs w:val="18"/>
              </w:rPr>
              <w:t>_k</w:t>
            </w:r>
            <w:proofErr w:type="spellEnd"/>
          </w:p>
        </w:tc>
        <w:tc>
          <w:tcPr>
            <w:tcW w:w="4031" w:type="dxa"/>
            <w:tcBorders>
              <w:top w:val="single" w:sz="4" w:space="0" w:color="auto"/>
              <w:left w:val="single" w:sz="4" w:space="0" w:color="auto"/>
              <w:bottom w:val="single" w:sz="4" w:space="0" w:color="auto"/>
              <w:right w:val="single" w:sz="4" w:space="0" w:color="auto"/>
            </w:tcBorders>
            <w:shd w:val="clear" w:color="auto" w:fill="auto"/>
            <w:vAlign w:val="bottom"/>
          </w:tcPr>
          <w:p w14:paraId="4C262870"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 xml:space="preserve">Kode for ung </w:t>
            </w:r>
            <w:proofErr w:type="spellStart"/>
            <w:r w:rsidRPr="00786299">
              <w:rPr>
                <w:rFonts w:ascii="Trebuchet MS" w:hAnsi="Trebuchet MS"/>
                <w:sz w:val="18"/>
                <w:szCs w:val="18"/>
              </w:rPr>
              <w:t>distrikttype</w:t>
            </w:r>
            <w:proofErr w:type="spellEnd"/>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6EEA1CD0"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26604662"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1-10</w:t>
            </w:r>
          </w:p>
        </w:tc>
        <w:tc>
          <w:tcPr>
            <w:tcW w:w="1457" w:type="dxa"/>
            <w:tcBorders>
              <w:top w:val="single" w:sz="4" w:space="0" w:color="auto"/>
              <w:left w:val="single" w:sz="4" w:space="0" w:color="auto"/>
              <w:bottom w:val="single" w:sz="4" w:space="0" w:color="auto"/>
              <w:right w:val="single" w:sz="4" w:space="0" w:color="auto"/>
            </w:tcBorders>
            <w:shd w:val="clear" w:color="auto" w:fill="auto"/>
            <w:vAlign w:val="bottom"/>
          </w:tcPr>
          <w:p w14:paraId="5678E9F4"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O</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bottom"/>
          </w:tcPr>
          <w:p w14:paraId="77B41300"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5</w:t>
            </w:r>
          </w:p>
        </w:tc>
      </w:tr>
      <w:tr w:rsidR="00CB4BEB" w:rsidRPr="00786299" w14:paraId="775BCE26" w14:textId="77777777" w:rsidTr="003C0924">
        <w:trPr>
          <w:trHeight w:hRule="exact" w:val="255"/>
        </w:trPr>
        <w:tc>
          <w:tcPr>
            <w:tcW w:w="2123" w:type="dxa"/>
            <w:tcBorders>
              <w:top w:val="single" w:sz="4" w:space="0" w:color="auto"/>
              <w:left w:val="single" w:sz="4" w:space="0" w:color="auto"/>
              <w:bottom w:val="nil"/>
              <w:right w:val="single" w:sz="4" w:space="0" w:color="auto"/>
            </w:tcBorders>
            <w:shd w:val="clear" w:color="auto" w:fill="99CCFF"/>
            <w:vAlign w:val="bottom"/>
          </w:tcPr>
          <w:p w14:paraId="7454F462" w14:textId="77777777" w:rsidR="00CB4BEB" w:rsidRPr="00786299" w:rsidRDefault="00CB4BEB" w:rsidP="003C0924">
            <w:pPr>
              <w:rPr>
                <w:rFonts w:ascii="Trebuchet MS" w:hAnsi="Trebuchet MS"/>
                <w:sz w:val="18"/>
                <w:szCs w:val="18"/>
              </w:rPr>
            </w:pPr>
            <w:proofErr w:type="spellStart"/>
            <w:r w:rsidRPr="00786299">
              <w:rPr>
                <w:rFonts w:ascii="Trebuchet MS" w:hAnsi="Trebuchet MS"/>
                <w:sz w:val="18"/>
                <w:szCs w:val="18"/>
              </w:rPr>
              <w:t>udd_distrikt_type</w:t>
            </w:r>
            <w:proofErr w:type="spellEnd"/>
          </w:p>
        </w:tc>
        <w:tc>
          <w:tcPr>
            <w:tcW w:w="1213" w:type="dxa"/>
            <w:tcBorders>
              <w:top w:val="single" w:sz="4" w:space="0" w:color="auto"/>
              <w:left w:val="single" w:sz="4" w:space="0" w:color="auto"/>
              <w:bottom w:val="nil"/>
              <w:right w:val="single" w:sz="4" w:space="0" w:color="auto"/>
            </w:tcBorders>
            <w:shd w:val="clear" w:color="auto" w:fill="99CCFF"/>
            <w:vAlign w:val="bottom"/>
          </w:tcPr>
          <w:p w14:paraId="7A303A66" w14:textId="77777777" w:rsidR="00CB4BEB" w:rsidRPr="00786299" w:rsidRDefault="00CB4BEB" w:rsidP="003C0924">
            <w:pPr>
              <w:rPr>
                <w:rFonts w:ascii="Trebuchet MS" w:hAnsi="Trebuchet MS"/>
                <w:sz w:val="18"/>
                <w:szCs w:val="18"/>
              </w:rPr>
            </w:pPr>
            <w:proofErr w:type="spellStart"/>
            <w:r w:rsidRPr="00786299">
              <w:rPr>
                <w:rFonts w:ascii="Trebuchet MS" w:hAnsi="Trebuchet MS"/>
                <w:sz w:val="18"/>
                <w:szCs w:val="18"/>
              </w:rPr>
              <w:t>udd</w:t>
            </w:r>
            <w:r>
              <w:rPr>
                <w:rFonts w:ascii="Trebuchet MS" w:hAnsi="Trebuchet MS"/>
                <w:sz w:val="18"/>
                <w:szCs w:val="18"/>
              </w:rPr>
              <w:t>_d</w:t>
            </w:r>
            <w:r w:rsidRPr="00786299">
              <w:rPr>
                <w:rFonts w:ascii="Trebuchet MS" w:hAnsi="Trebuchet MS"/>
                <w:sz w:val="18"/>
                <w:szCs w:val="18"/>
              </w:rPr>
              <w:t>_ty</w:t>
            </w:r>
            <w:proofErr w:type="spellEnd"/>
          </w:p>
        </w:tc>
        <w:tc>
          <w:tcPr>
            <w:tcW w:w="4031" w:type="dxa"/>
            <w:tcBorders>
              <w:top w:val="single" w:sz="4" w:space="0" w:color="auto"/>
              <w:left w:val="single" w:sz="4" w:space="0" w:color="auto"/>
              <w:bottom w:val="nil"/>
              <w:right w:val="single" w:sz="4" w:space="0" w:color="auto"/>
            </w:tcBorders>
            <w:shd w:val="clear" w:color="auto" w:fill="99CCFF"/>
            <w:vAlign w:val="bottom"/>
          </w:tcPr>
          <w:p w14:paraId="273D635A"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 xml:space="preserve">Ung </w:t>
            </w:r>
            <w:proofErr w:type="spellStart"/>
            <w:r w:rsidRPr="00786299">
              <w:rPr>
                <w:rFonts w:ascii="Trebuchet MS" w:hAnsi="Trebuchet MS"/>
                <w:sz w:val="18"/>
                <w:szCs w:val="18"/>
              </w:rPr>
              <w:t>distrikttype</w:t>
            </w:r>
            <w:proofErr w:type="spellEnd"/>
          </w:p>
        </w:tc>
        <w:tc>
          <w:tcPr>
            <w:tcW w:w="1155" w:type="dxa"/>
            <w:tcBorders>
              <w:top w:val="single" w:sz="4" w:space="0" w:color="auto"/>
              <w:left w:val="single" w:sz="4" w:space="0" w:color="auto"/>
              <w:bottom w:val="nil"/>
              <w:right w:val="single" w:sz="4" w:space="0" w:color="auto"/>
            </w:tcBorders>
            <w:shd w:val="clear" w:color="auto" w:fill="99CCFF"/>
            <w:vAlign w:val="bottom"/>
          </w:tcPr>
          <w:p w14:paraId="791936C1"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575679C1"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0-128 tegn</w:t>
            </w:r>
          </w:p>
        </w:tc>
        <w:tc>
          <w:tcPr>
            <w:tcW w:w="1457" w:type="dxa"/>
            <w:tcBorders>
              <w:top w:val="single" w:sz="4" w:space="0" w:color="auto"/>
              <w:left w:val="single" w:sz="4" w:space="0" w:color="auto"/>
              <w:bottom w:val="nil"/>
              <w:right w:val="single" w:sz="4" w:space="0" w:color="auto"/>
            </w:tcBorders>
            <w:shd w:val="clear" w:color="auto" w:fill="99CCFF"/>
            <w:vAlign w:val="bottom"/>
          </w:tcPr>
          <w:p w14:paraId="2B89D3D4"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S</w:t>
            </w:r>
          </w:p>
        </w:tc>
        <w:tc>
          <w:tcPr>
            <w:tcW w:w="2268" w:type="dxa"/>
            <w:tcBorders>
              <w:top w:val="single" w:sz="4" w:space="0" w:color="auto"/>
              <w:left w:val="single" w:sz="4" w:space="0" w:color="auto"/>
              <w:bottom w:val="nil"/>
              <w:right w:val="single" w:sz="4" w:space="0" w:color="auto"/>
            </w:tcBorders>
            <w:shd w:val="clear" w:color="auto" w:fill="99CCFF"/>
            <w:vAlign w:val="bottom"/>
          </w:tcPr>
          <w:p w14:paraId="61904960"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Skoledistrikt</w:t>
            </w:r>
          </w:p>
        </w:tc>
      </w:tr>
      <w:tr w:rsidR="00CB4BEB" w:rsidRPr="00A67871" w14:paraId="380E02F4" w14:textId="77777777" w:rsidTr="003C0924">
        <w:trPr>
          <w:trHeight w:hRule="exact" w:val="255"/>
        </w:trPr>
        <w:tc>
          <w:tcPr>
            <w:tcW w:w="2123" w:type="dxa"/>
            <w:tcBorders>
              <w:top w:val="single" w:sz="4" w:space="0" w:color="auto"/>
              <w:left w:val="single" w:sz="4" w:space="0" w:color="auto"/>
              <w:bottom w:val="nil"/>
              <w:right w:val="single" w:sz="4" w:space="0" w:color="auto"/>
            </w:tcBorders>
            <w:shd w:val="clear" w:color="auto" w:fill="E6E6E6"/>
            <w:vAlign w:val="bottom"/>
          </w:tcPr>
          <w:p w14:paraId="180085B0" w14:textId="77777777" w:rsidR="00CB4BEB" w:rsidRPr="00A67871" w:rsidRDefault="00CB4BEB" w:rsidP="003C0924">
            <w:pPr>
              <w:rPr>
                <w:rFonts w:ascii="Trebuchet MS" w:hAnsi="Trebuchet MS" w:cs="Trebuchet MS"/>
                <w:bCs/>
                <w:color w:val="4F81BD"/>
                <w:sz w:val="18"/>
                <w:szCs w:val="18"/>
              </w:rPr>
            </w:pPr>
            <w:proofErr w:type="spellStart"/>
            <w:r w:rsidRPr="00A67871">
              <w:rPr>
                <w:rFonts w:ascii="Trebuchet MS" w:hAnsi="Trebuchet MS" w:cs="Trebuchet MS"/>
                <w:bCs/>
                <w:color w:val="4F81BD"/>
                <w:sz w:val="18"/>
                <w:szCs w:val="18"/>
              </w:rPr>
              <w:t>udd_hovedomr_nr</w:t>
            </w:r>
            <w:proofErr w:type="spellEnd"/>
          </w:p>
        </w:tc>
        <w:tc>
          <w:tcPr>
            <w:tcW w:w="1213" w:type="dxa"/>
            <w:tcBorders>
              <w:top w:val="single" w:sz="4" w:space="0" w:color="auto"/>
              <w:left w:val="single" w:sz="4" w:space="0" w:color="auto"/>
              <w:bottom w:val="nil"/>
              <w:right w:val="single" w:sz="4" w:space="0" w:color="auto"/>
            </w:tcBorders>
            <w:vAlign w:val="bottom"/>
          </w:tcPr>
          <w:p w14:paraId="67156A68" w14:textId="77777777" w:rsidR="00CB4BEB" w:rsidRPr="00A67871" w:rsidRDefault="00CB4BEB" w:rsidP="003C0924">
            <w:pPr>
              <w:rPr>
                <w:rFonts w:ascii="Trebuchet MS" w:hAnsi="Trebuchet MS"/>
                <w:color w:val="4F81BD"/>
                <w:sz w:val="18"/>
                <w:szCs w:val="18"/>
              </w:rPr>
            </w:pPr>
            <w:proofErr w:type="spellStart"/>
            <w:r>
              <w:rPr>
                <w:rFonts w:ascii="Trebuchet MS" w:hAnsi="Trebuchet MS" w:cs="Trebuchet MS"/>
                <w:bCs/>
                <w:color w:val="4F81BD"/>
                <w:sz w:val="18"/>
                <w:szCs w:val="18"/>
              </w:rPr>
              <w:t>udd_</w:t>
            </w:r>
            <w:r w:rsidRPr="00A67871">
              <w:rPr>
                <w:rFonts w:ascii="Trebuchet MS" w:hAnsi="Trebuchet MS" w:cs="Trebuchet MS"/>
                <w:bCs/>
                <w:color w:val="4F81BD"/>
                <w:sz w:val="18"/>
                <w:szCs w:val="18"/>
              </w:rPr>
              <w:t>omr_nr</w:t>
            </w:r>
            <w:proofErr w:type="spellEnd"/>
          </w:p>
        </w:tc>
        <w:tc>
          <w:tcPr>
            <w:tcW w:w="4031" w:type="dxa"/>
            <w:tcBorders>
              <w:top w:val="single" w:sz="4" w:space="0" w:color="auto"/>
              <w:left w:val="single" w:sz="4" w:space="0" w:color="auto"/>
              <w:bottom w:val="nil"/>
              <w:right w:val="single" w:sz="4" w:space="0" w:color="auto"/>
            </w:tcBorders>
            <w:shd w:val="clear" w:color="auto" w:fill="auto"/>
            <w:vAlign w:val="bottom"/>
          </w:tcPr>
          <w:p w14:paraId="3B9FFDD6" w14:textId="77777777" w:rsidR="00CB4BEB" w:rsidRPr="00A67871" w:rsidRDefault="00CB4BEB" w:rsidP="003C0924">
            <w:pPr>
              <w:rPr>
                <w:rFonts w:ascii="Trebuchet MS" w:hAnsi="Trebuchet MS"/>
                <w:color w:val="4F81BD"/>
                <w:sz w:val="18"/>
                <w:szCs w:val="18"/>
              </w:rPr>
            </w:pPr>
            <w:r w:rsidRPr="00A67871">
              <w:rPr>
                <w:rFonts w:ascii="Trebuchet MS" w:hAnsi="Trebuchet MS"/>
                <w:color w:val="4F81BD"/>
                <w:sz w:val="18"/>
                <w:szCs w:val="18"/>
              </w:rPr>
              <w:t xml:space="preserve">Distriktets tilknyttede hovedskole </w:t>
            </w:r>
            <w:proofErr w:type="spellStart"/>
            <w:r w:rsidRPr="00A67871">
              <w:rPr>
                <w:rFonts w:ascii="Trebuchet MS" w:hAnsi="Trebuchet MS"/>
                <w:color w:val="4F81BD"/>
                <w:sz w:val="18"/>
                <w:szCs w:val="18"/>
              </w:rPr>
              <w:t>nr</w:t>
            </w:r>
            <w:proofErr w:type="spellEnd"/>
          </w:p>
        </w:tc>
        <w:tc>
          <w:tcPr>
            <w:tcW w:w="1155" w:type="dxa"/>
            <w:tcBorders>
              <w:top w:val="single" w:sz="4" w:space="0" w:color="auto"/>
              <w:left w:val="single" w:sz="4" w:space="0" w:color="auto"/>
              <w:bottom w:val="nil"/>
              <w:right w:val="single" w:sz="4" w:space="0" w:color="auto"/>
            </w:tcBorders>
            <w:shd w:val="clear" w:color="auto" w:fill="auto"/>
            <w:vAlign w:val="bottom"/>
          </w:tcPr>
          <w:p w14:paraId="03D9BD5C" w14:textId="77777777" w:rsidR="00CB4BEB" w:rsidRPr="00A67871" w:rsidRDefault="00CB4BEB" w:rsidP="003C0924">
            <w:pPr>
              <w:rPr>
                <w:rFonts w:ascii="Trebuchet MS" w:hAnsi="Trebuchet MS" w:cs="Trebuchet MS"/>
                <w:color w:val="4F81BD"/>
                <w:sz w:val="18"/>
                <w:szCs w:val="18"/>
              </w:rPr>
            </w:pPr>
            <w:r w:rsidRPr="00A67871">
              <w:rPr>
                <w:rFonts w:ascii="Trebuchet MS" w:hAnsi="Trebuchet MS" w:cs="Trebuchet MS"/>
                <w:color w:val="4F81BD"/>
                <w:sz w:val="18"/>
                <w:szCs w:val="18"/>
              </w:rPr>
              <w:t>Heltal</w:t>
            </w:r>
          </w:p>
        </w:tc>
        <w:tc>
          <w:tcPr>
            <w:tcW w:w="1356" w:type="dxa"/>
            <w:tcBorders>
              <w:top w:val="single" w:sz="4" w:space="0" w:color="auto"/>
              <w:left w:val="single" w:sz="4" w:space="0" w:color="auto"/>
              <w:bottom w:val="nil"/>
              <w:right w:val="single" w:sz="4" w:space="0" w:color="auto"/>
            </w:tcBorders>
            <w:shd w:val="clear" w:color="auto" w:fill="auto"/>
            <w:vAlign w:val="bottom"/>
          </w:tcPr>
          <w:p w14:paraId="534211E4" w14:textId="77777777" w:rsidR="00CB4BEB" w:rsidRPr="00A67871" w:rsidRDefault="00CB4BEB" w:rsidP="003C0924">
            <w:pPr>
              <w:rPr>
                <w:rFonts w:ascii="Trebuchet MS" w:hAnsi="Trebuchet MS" w:cs="Trebuchet MS"/>
                <w:color w:val="4F81BD"/>
                <w:sz w:val="18"/>
                <w:szCs w:val="18"/>
              </w:rPr>
            </w:pPr>
            <w:r w:rsidRPr="00A67871">
              <w:rPr>
                <w:rFonts w:ascii="Trebuchet MS" w:hAnsi="Trebuchet MS" w:cs="Trebuchet MS"/>
                <w:color w:val="4F81BD"/>
                <w:sz w:val="18"/>
                <w:szCs w:val="18"/>
              </w:rPr>
              <w:t>1-99999</w:t>
            </w:r>
          </w:p>
        </w:tc>
        <w:tc>
          <w:tcPr>
            <w:tcW w:w="1457" w:type="dxa"/>
            <w:tcBorders>
              <w:top w:val="single" w:sz="4" w:space="0" w:color="auto"/>
              <w:left w:val="single" w:sz="4" w:space="0" w:color="auto"/>
              <w:bottom w:val="nil"/>
              <w:right w:val="single" w:sz="4" w:space="0" w:color="auto"/>
            </w:tcBorders>
            <w:shd w:val="clear" w:color="auto" w:fill="auto"/>
            <w:vAlign w:val="bottom"/>
          </w:tcPr>
          <w:p w14:paraId="28B53CC2" w14:textId="77777777" w:rsidR="00CB4BEB" w:rsidRPr="00A67871" w:rsidRDefault="00CB4BEB" w:rsidP="003C0924">
            <w:pPr>
              <w:jc w:val="center"/>
              <w:rPr>
                <w:rFonts w:ascii="Trebuchet MS" w:hAnsi="Trebuchet MS" w:cs="Trebuchet MS"/>
                <w:color w:val="4F81BD"/>
                <w:sz w:val="18"/>
                <w:szCs w:val="18"/>
              </w:rPr>
            </w:pPr>
            <w:r w:rsidRPr="00A67871">
              <w:rPr>
                <w:rFonts w:ascii="Trebuchet MS" w:hAnsi="Trebuchet MS" w:cs="Trebuchet MS"/>
                <w:color w:val="4F81BD"/>
                <w:sz w:val="18"/>
                <w:szCs w:val="18"/>
              </w:rPr>
              <w:t>F</w:t>
            </w:r>
          </w:p>
        </w:tc>
        <w:tc>
          <w:tcPr>
            <w:tcW w:w="2268" w:type="dxa"/>
            <w:tcBorders>
              <w:top w:val="single" w:sz="4" w:space="0" w:color="auto"/>
              <w:left w:val="single" w:sz="4" w:space="0" w:color="auto"/>
              <w:bottom w:val="nil"/>
              <w:right w:val="single" w:sz="4" w:space="0" w:color="auto"/>
            </w:tcBorders>
            <w:shd w:val="clear" w:color="auto" w:fill="auto"/>
            <w:vAlign w:val="bottom"/>
          </w:tcPr>
          <w:p w14:paraId="4BE8ABA7" w14:textId="77777777" w:rsidR="00CB4BEB" w:rsidRPr="00A67871" w:rsidRDefault="00CB4BEB" w:rsidP="003C0924">
            <w:pPr>
              <w:rPr>
                <w:rFonts w:ascii="Trebuchet MS" w:hAnsi="Trebuchet MS" w:cs="Trebuchet MS"/>
                <w:color w:val="4F81BD"/>
                <w:sz w:val="18"/>
                <w:szCs w:val="18"/>
              </w:rPr>
            </w:pPr>
            <w:r w:rsidRPr="00A67871">
              <w:rPr>
                <w:rFonts w:ascii="Trebuchet MS" w:hAnsi="Trebuchet MS" w:cs="Trebuchet MS"/>
                <w:color w:val="4F81BD"/>
                <w:sz w:val="18"/>
                <w:szCs w:val="18"/>
              </w:rPr>
              <w:t>5</w:t>
            </w:r>
          </w:p>
        </w:tc>
      </w:tr>
      <w:tr w:rsidR="00CB4BEB" w:rsidRPr="00A67871" w14:paraId="71517008" w14:textId="77777777" w:rsidTr="003C0924">
        <w:trPr>
          <w:trHeight w:hRule="exact" w:val="255"/>
        </w:trPr>
        <w:tc>
          <w:tcPr>
            <w:tcW w:w="2123" w:type="dxa"/>
            <w:tcBorders>
              <w:top w:val="single" w:sz="4" w:space="0" w:color="auto"/>
              <w:left w:val="single" w:sz="4" w:space="0" w:color="auto"/>
              <w:bottom w:val="nil"/>
              <w:right w:val="single" w:sz="4" w:space="0" w:color="auto"/>
            </w:tcBorders>
            <w:shd w:val="clear" w:color="auto" w:fill="E6E6E6"/>
            <w:vAlign w:val="bottom"/>
          </w:tcPr>
          <w:p w14:paraId="0C9429F4" w14:textId="77777777" w:rsidR="00CB4BEB" w:rsidRPr="00A67871" w:rsidRDefault="00CB4BEB" w:rsidP="003C0924">
            <w:pPr>
              <w:rPr>
                <w:rFonts w:ascii="Trebuchet MS" w:hAnsi="Trebuchet MS" w:cs="Trebuchet MS"/>
                <w:bCs/>
                <w:color w:val="4F81BD"/>
                <w:sz w:val="18"/>
                <w:szCs w:val="18"/>
              </w:rPr>
            </w:pPr>
            <w:proofErr w:type="spellStart"/>
            <w:r w:rsidRPr="00A67871">
              <w:rPr>
                <w:rFonts w:ascii="Trebuchet MS" w:hAnsi="Trebuchet MS" w:cs="Trebuchet MS"/>
                <w:bCs/>
                <w:color w:val="4F81BD"/>
                <w:sz w:val="18"/>
                <w:szCs w:val="18"/>
              </w:rPr>
              <w:t>udd_hovedomr_navn</w:t>
            </w:r>
            <w:proofErr w:type="spellEnd"/>
          </w:p>
        </w:tc>
        <w:tc>
          <w:tcPr>
            <w:tcW w:w="1213" w:type="dxa"/>
            <w:tcBorders>
              <w:top w:val="single" w:sz="4" w:space="0" w:color="auto"/>
              <w:left w:val="single" w:sz="4" w:space="0" w:color="auto"/>
              <w:bottom w:val="nil"/>
              <w:right w:val="single" w:sz="4" w:space="0" w:color="auto"/>
            </w:tcBorders>
            <w:vAlign w:val="bottom"/>
          </w:tcPr>
          <w:p w14:paraId="2B1A2AEB" w14:textId="77777777" w:rsidR="00CB4BEB" w:rsidRPr="00A67871" w:rsidRDefault="00CB4BEB" w:rsidP="003C0924">
            <w:pPr>
              <w:rPr>
                <w:rFonts w:ascii="Trebuchet MS" w:hAnsi="Trebuchet MS"/>
                <w:color w:val="4F81BD"/>
                <w:sz w:val="18"/>
                <w:szCs w:val="18"/>
              </w:rPr>
            </w:pPr>
            <w:proofErr w:type="spellStart"/>
            <w:r>
              <w:rPr>
                <w:rFonts w:ascii="Trebuchet MS" w:hAnsi="Trebuchet MS" w:cs="Trebuchet MS"/>
                <w:bCs/>
                <w:color w:val="4F81BD"/>
                <w:sz w:val="18"/>
                <w:szCs w:val="18"/>
              </w:rPr>
              <w:t>udd_</w:t>
            </w:r>
            <w:r w:rsidRPr="00A67871">
              <w:rPr>
                <w:rFonts w:ascii="Trebuchet MS" w:hAnsi="Trebuchet MS" w:cs="Trebuchet MS"/>
                <w:bCs/>
                <w:color w:val="4F81BD"/>
                <w:sz w:val="18"/>
                <w:szCs w:val="18"/>
              </w:rPr>
              <w:t>omr_na</w:t>
            </w:r>
            <w:proofErr w:type="spellEnd"/>
          </w:p>
        </w:tc>
        <w:tc>
          <w:tcPr>
            <w:tcW w:w="4031" w:type="dxa"/>
            <w:tcBorders>
              <w:top w:val="single" w:sz="4" w:space="0" w:color="auto"/>
              <w:left w:val="single" w:sz="4" w:space="0" w:color="auto"/>
              <w:bottom w:val="nil"/>
              <w:right w:val="single" w:sz="4" w:space="0" w:color="auto"/>
            </w:tcBorders>
            <w:shd w:val="clear" w:color="auto" w:fill="auto"/>
            <w:vAlign w:val="bottom"/>
          </w:tcPr>
          <w:p w14:paraId="25ED3278" w14:textId="77777777" w:rsidR="00CB4BEB" w:rsidRPr="00A67871" w:rsidRDefault="00CB4BEB" w:rsidP="003C0924">
            <w:pPr>
              <w:rPr>
                <w:rFonts w:ascii="Trebuchet MS" w:hAnsi="Trebuchet MS" w:cs="Trebuchet MS"/>
                <w:bCs/>
                <w:color w:val="4F81BD"/>
                <w:sz w:val="18"/>
                <w:szCs w:val="18"/>
              </w:rPr>
            </w:pPr>
            <w:r w:rsidRPr="00A67871">
              <w:rPr>
                <w:rFonts w:ascii="Trebuchet MS" w:hAnsi="Trebuchet MS"/>
                <w:color w:val="4F81BD"/>
                <w:sz w:val="18"/>
                <w:szCs w:val="18"/>
              </w:rPr>
              <w:t>Distriktets tilknyttede hovedskole</w:t>
            </w:r>
          </w:p>
        </w:tc>
        <w:tc>
          <w:tcPr>
            <w:tcW w:w="1155" w:type="dxa"/>
            <w:tcBorders>
              <w:top w:val="single" w:sz="4" w:space="0" w:color="auto"/>
              <w:left w:val="single" w:sz="4" w:space="0" w:color="auto"/>
              <w:bottom w:val="nil"/>
              <w:right w:val="single" w:sz="4" w:space="0" w:color="auto"/>
            </w:tcBorders>
            <w:shd w:val="clear" w:color="auto" w:fill="auto"/>
            <w:vAlign w:val="bottom"/>
          </w:tcPr>
          <w:p w14:paraId="17B5E8CF" w14:textId="77777777" w:rsidR="00CB4BEB" w:rsidRPr="00A67871" w:rsidRDefault="00CB4BEB" w:rsidP="003C0924">
            <w:pPr>
              <w:rPr>
                <w:rFonts w:ascii="Trebuchet MS" w:hAnsi="Trebuchet MS" w:cs="Trebuchet MS"/>
                <w:bCs/>
                <w:color w:val="4F81BD"/>
                <w:sz w:val="18"/>
                <w:szCs w:val="18"/>
              </w:rPr>
            </w:pPr>
            <w:r w:rsidRPr="00A67871">
              <w:rPr>
                <w:rFonts w:ascii="Trebuchet MS" w:hAnsi="Trebuchet MS" w:cs="Trebuchet MS"/>
                <w:color w:val="4F81BD"/>
                <w:sz w:val="18"/>
                <w:szCs w:val="18"/>
              </w:rPr>
              <w:t>Tekststreng</w:t>
            </w:r>
          </w:p>
        </w:tc>
        <w:tc>
          <w:tcPr>
            <w:tcW w:w="1356" w:type="dxa"/>
            <w:tcBorders>
              <w:top w:val="single" w:sz="4" w:space="0" w:color="auto"/>
              <w:left w:val="single" w:sz="4" w:space="0" w:color="auto"/>
              <w:bottom w:val="nil"/>
              <w:right w:val="single" w:sz="4" w:space="0" w:color="auto"/>
            </w:tcBorders>
            <w:shd w:val="clear" w:color="auto" w:fill="auto"/>
            <w:vAlign w:val="bottom"/>
          </w:tcPr>
          <w:p w14:paraId="38B0FE0E" w14:textId="77777777" w:rsidR="00CB4BEB" w:rsidRPr="00A67871" w:rsidRDefault="00CB4BEB" w:rsidP="003C0924">
            <w:pPr>
              <w:rPr>
                <w:rFonts w:ascii="Trebuchet MS" w:hAnsi="Trebuchet MS" w:cs="Trebuchet MS"/>
                <w:bCs/>
                <w:color w:val="4F81BD"/>
                <w:sz w:val="18"/>
                <w:szCs w:val="18"/>
              </w:rPr>
            </w:pPr>
            <w:r w:rsidRPr="00A67871">
              <w:rPr>
                <w:rFonts w:ascii="Trebuchet MS" w:hAnsi="Trebuchet MS" w:cs="Trebuchet MS"/>
                <w:color w:val="4F81BD"/>
                <w:sz w:val="18"/>
                <w:szCs w:val="18"/>
              </w:rPr>
              <w:t>0-128 tegn</w:t>
            </w:r>
          </w:p>
        </w:tc>
        <w:tc>
          <w:tcPr>
            <w:tcW w:w="1457" w:type="dxa"/>
            <w:tcBorders>
              <w:top w:val="single" w:sz="4" w:space="0" w:color="auto"/>
              <w:left w:val="single" w:sz="4" w:space="0" w:color="auto"/>
              <w:bottom w:val="nil"/>
              <w:right w:val="single" w:sz="4" w:space="0" w:color="auto"/>
            </w:tcBorders>
            <w:shd w:val="clear" w:color="auto" w:fill="auto"/>
            <w:vAlign w:val="bottom"/>
          </w:tcPr>
          <w:p w14:paraId="790F230B" w14:textId="77777777" w:rsidR="00CB4BEB" w:rsidRPr="00A67871" w:rsidRDefault="00CB4BEB" w:rsidP="003C0924">
            <w:pPr>
              <w:jc w:val="center"/>
              <w:rPr>
                <w:rFonts w:ascii="Trebuchet MS" w:hAnsi="Trebuchet MS" w:cs="Trebuchet MS"/>
                <w:bCs/>
                <w:color w:val="4F81BD"/>
                <w:sz w:val="18"/>
                <w:szCs w:val="18"/>
              </w:rPr>
            </w:pPr>
            <w:r w:rsidRPr="00A67871">
              <w:rPr>
                <w:rFonts w:ascii="Trebuchet MS" w:hAnsi="Trebuchet MS" w:cs="Trebuchet MS"/>
                <w:color w:val="4F81BD"/>
                <w:sz w:val="18"/>
                <w:szCs w:val="18"/>
              </w:rPr>
              <w:t>F</w:t>
            </w:r>
          </w:p>
        </w:tc>
        <w:tc>
          <w:tcPr>
            <w:tcW w:w="2268" w:type="dxa"/>
            <w:tcBorders>
              <w:top w:val="single" w:sz="4" w:space="0" w:color="auto"/>
              <w:left w:val="single" w:sz="4" w:space="0" w:color="auto"/>
              <w:bottom w:val="nil"/>
              <w:right w:val="single" w:sz="4" w:space="0" w:color="auto"/>
            </w:tcBorders>
            <w:shd w:val="clear" w:color="auto" w:fill="auto"/>
            <w:vAlign w:val="bottom"/>
          </w:tcPr>
          <w:p w14:paraId="54C05388" w14:textId="77777777" w:rsidR="00CB4BEB" w:rsidRPr="00A67871" w:rsidRDefault="00CB4BEB" w:rsidP="003C0924">
            <w:pPr>
              <w:rPr>
                <w:rFonts w:ascii="Trebuchet MS" w:hAnsi="Trebuchet MS" w:cs="Trebuchet MS"/>
                <w:bCs/>
                <w:color w:val="4F81BD"/>
                <w:sz w:val="18"/>
                <w:szCs w:val="18"/>
              </w:rPr>
            </w:pPr>
            <w:r w:rsidRPr="00A67871">
              <w:rPr>
                <w:rFonts w:ascii="Trebuchet MS" w:hAnsi="Trebuchet MS" w:cs="Trebuchet MS"/>
                <w:color w:val="4F81BD"/>
                <w:sz w:val="18"/>
                <w:szCs w:val="18"/>
              </w:rPr>
              <w:t>Blåbjerg</w:t>
            </w:r>
          </w:p>
        </w:tc>
      </w:tr>
      <w:tr w:rsidR="00CB4BEB" w:rsidRPr="00A67871" w14:paraId="2240B15C" w14:textId="77777777" w:rsidTr="003C0924">
        <w:trPr>
          <w:trHeight w:hRule="exact" w:val="255"/>
        </w:trPr>
        <w:tc>
          <w:tcPr>
            <w:tcW w:w="2123" w:type="dxa"/>
            <w:tcBorders>
              <w:top w:val="single" w:sz="4" w:space="0" w:color="auto"/>
              <w:left w:val="single" w:sz="4" w:space="0" w:color="auto"/>
              <w:bottom w:val="nil"/>
              <w:right w:val="single" w:sz="4" w:space="0" w:color="auto"/>
            </w:tcBorders>
            <w:shd w:val="clear" w:color="auto" w:fill="E6E6E6"/>
            <w:vAlign w:val="bottom"/>
          </w:tcPr>
          <w:p w14:paraId="5C43C4C3" w14:textId="77777777" w:rsidR="00CB4BEB" w:rsidRPr="00A67871" w:rsidRDefault="00CB4BEB" w:rsidP="003C0924">
            <w:pPr>
              <w:rPr>
                <w:rFonts w:ascii="Trebuchet MS" w:hAnsi="Trebuchet MS" w:cs="Trebuchet MS"/>
                <w:bCs/>
                <w:color w:val="4F81BD"/>
                <w:sz w:val="18"/>
                <w:szCs w:val="18"/>
              </w:rPr>
            </w:pPr>
            <w:proofErr w:type="spellStart"/>
            <w:r w:rsidRPr="00A67871">
              <w:rPr>
                <w:rFonts w:ascii="Trebuchet MS" w:hAnsi="Trebuchet MS" w:cs="Trebuchet MS"/>
                <w:bCs/>
                <w:color w:val="4F81BD"/>
                <w:sz w:val="18"/>
                <w:szCs w:val="18"/>
              </w:rPr>
              <w:t>udd_delomr_nr</w:t>
            </w:r>
            <w:proofErr w:type="spellEnd"/>
          </w:p>
        </w:tc>
        <w:tc>
          <w:tcPr>
            <w:tcW w:w="1213" w:type="dxa"/>
            <w:tcBorders>
              <w:top w:val="single" w:sz="4" w:space="0" w:color="auto"/>
              <w:left w:val="single" w:sz="4" w:space="0" w:color="auto"/>
              <w:bottom w:val="nil"/>
              <w:right w:val="single" w:sz="4" w:space="0" w:color="auto"/>
            </w:tcBorders>
            <w:vAlign w:val="bottom"/>
          </w:tcPr>
          <w:p w14:paraId="2EE04F5F" w14:textId="77777777" w:rsidR="00CB4BEB" w:rsidRPr="00A67871" w:rsidRDefault="00CB4BEB" w:rsidP="003C0924">
            <w:pPr>
              <w:rPr>
                <w:rFonts w:ascii="Trebuchet MS" w:hAnsi="Trebuchet MS"/>
                <w:color w:val="4F81BD"/>
                <w:sz w:val="18"/>
                <w:szCs w:val="18"/>
              </w:rPr>
            </w:pPr>
            <w:proofErr w:type="spellStart"/>
            <w:r>
              <w:rPr>
                <w:rFonts w:ascii="Trebuchet MS" w:hAnsi="Trebuchet MS" w:cs="Trebuchet MS"/>
                <w:bCs/>
                <w:color w:val="4F81BD"/>
                <w:sz w:val="18"/>
                <w:szCs w:val="18"/>
              </w:rPr>
              <w:t>udd_del</w:t>
            </w:r>
            <w:r w:rsidRPr="00A67871">
              <w:rPr>
                <w:rFonts w:ascii="Trebuchet MS" w:hAnsi="Trebuchet MS" w:cs="Trebuchet MS"/>
                <w:bCs/>
                <w:color w:val="4F81BD"/>
                <w:sz w:val="18"/>
                <w:szCs w:val="18"/>
              </w:rPr>
              <w:t>_nr</w:t>
            </w:r>
            <w:proofErr w:type="spellEnd"/>
          </w:p>
        </w:tc>
        <w:tc>
          <w:tcPr>
            <w:tcW w:w="4031" w:type="dxa"/>
            <w:tcBorders>
              <w:top w:val="single" w:sz="4" w:space="0" w:color="auto"/>
              <w:left w:val="single" w:sz="4" w:space="0" w:color="auto"/>
              <w:bottom w:val="nil"/>
              <w:right w:val="single" w:sz="4" w:space="0" w:color="auto"/>
            </w:tcBorders>
            <w:shd w:val="clear" w:color="auto" w:fill="auto"/>
            <w:vAlign w:val="bottom"/>
          </w:tcPr>
          <w:p w14:paraId="6E51C3E1" w14:textId="77777777" w:rsidR="00CB4BEB" w:rsidRPr="00A67871" w:rsidRDefault="00CB4BEB" w:rsidP="003C0924">
            <w:pPr>
              <w:rPr>
                <w:rFonts w:ascii="Trebuchet MS" w:hAnsi="Trebuchet MS"/>
                <w:color w:val="4F81BD"/>
                <w:sz w:val="18"/>
                <w:szCs w:val="18"/>
              </w:rPr>
            </w:pPr>
            <w:r w:rsidRPr="00A67871">
              <w:rPr>
                <w:rFonts w:ascii="Trebuchet MS" w:hAnsi="Trebuchet MS"/>
                <w:color w:val="4F81BD"/>
                <w:sz w:val="18"/>
                <w:szCs w:val="18"/>
              </w:rPr>
              <w:t>Distriktets tilknyttede afdelingsskole</w:t>
            </w:r>
          </w:p>
        </w:tc>
        <w:tc>
          <w:tcPr>
            <w:tcW w:w="1155" w:type="dxa"/>
            <w:tcBorders>
              <w:top w:val="single" w:sz="4" w:space="0" w:color="auto"/>
              <w:left w:val="single" w:sz="4" w:space="0" w:color="auto"/>
              <w:bottom w:val="nil"/>
              <w:right w:val="single" w:sz="4" w:space="0" w:color="auto"/>
            </w:tcBorders>
            <w:shd w:val="clear" w:color="auto" w:fill="auto"/>
            <w:vAlign w:val="bottom"/>
          </w:tcPr>
          <w:p w14:paraId="51D47CCF" w14:textId="77777777" w:rsidR="00CB4BEB" w:rsidRPr="00A67871" w:rsidRDefault="00CB4BEB" w:rsidP="003C0924">
            <w:pPr>
              <w:rPr>
                <w:rFonts w:ascii="Trebuchet MS" w:hAnsi="Trebuchet MS" w:cs="Trebuchet MS"/>
                <w:color w:val="4F81BD"/>
                <w:sz w:val="18"/>
                <w:szCs w:val="18"/>
              </w:rPr>
            </w:pPr>
            <w:r w:rsidRPr="00A67871">
              <w:rPr>
                <w:rFonts w:ascii="Trebuchet MS" w:hAnsi="Trebuchet MS" w:cs="Trebuchet MS"/>
                <w:color w:val="4F81BD"/>
                <w:sz w:val="18"/>
                <w:szCs w:val="18"/>
              </w:rPr>
              <w:t>Heltal</w:t>
            </w:r>
          </w:p>
        </w:tc>
        <w:tc>
          <w:tcPr>
            <w:tcW w:w="1356" w:type="dxa"/>
            <w:tcBorders>
              <w:top w:val="single" w:sz="4" w:space="0" w:color="auto"/>
              <w:left w:val="single" w:sz="4" w:space="0" w:color="auto"/>
              <w:bottom w:val="nil"/>
              <w:right w:val="single" w:sz="4" w:space="0" w:color="auto"/>
            </w:tcBorders>
            <w:shd w:val="clear" w:color="auto" w:fill="auto"/>
            <w:vAlign w:val="bottom"/>
          </w:tcPr>
          <w:p w14:paraId="5FC4E498" w14:textId="77777777" w:rsidR="00CB4BEB" w:rsidRPr="00A67871" w:rsidRDefault="00CB4BEB" w:rsidP="003C0924">
            <w:pPr>
              <w:rPr>
                <w:rFonts w:ascii="Trebuchet MS" w:hAnsi="Trebuchet MS" w:cs="Trebuchet MS"/>
                <w:color w:val="4F81BD"/>
                <w:sz w:val="18"/>
                <w:szCs w:val="18"/>
              </w:rPr>
            </w:pPr>
            <w:r w:rsidRPr="00A67871">
              <w:rPr>
                <w:rFonts w:ascii="Trebuchet MS" w:hAnsi="Trebuchet MS" w:cs="Trebuchet MS"/>
                <w:color w:val="4F81BD"/>
                <w:sz w:val="18"/>
                <w:szCs w:val="18"/>
              </w:rPr>
              <w:t>1-99999</w:t>
            </w:r>
          </w:p>
        </w:tc>
        <w:tc>
          <w:tcPr>
            <w:tcW w:w="1457" w:type="dxa"/>
            <w:tcBorders>
              <w:top w:val="single" w:sz="4" w:space="0" w:color="auto"/>
              <w:left w:val="single" w:sz="4" w:space="0" w:color="auto"/>
              <w:bottom w:val="nil"/>
              <w:right w:val="single" w:sz="4" w:space="0" w:color="auto"/>
            </w:tcBorders>
            <w:shd w:val="clear" w:color="auto" w:fill="auto"/>
            <w:vAlign w:val="bottom"/>
          </w:tcPr>
          <w:p w14:paraId="1F827B6E" w14:textId="77777777" w:rsidR="00CB4BEB" w:rsidRPr="00A67871" w:rsidRDefault="00CB4BEB" w:rsidP="003C0924">
            <w:pPr>
              <w:jc w:val="center"/>
              <w:rPr>
                <w:rFonts w:ascii="Trebuchet MS" w:hAnsi="Trebuchet MS" w:cs="Trebuchet MS"/>
                <w:color w:val="4F81BD"/>
                <w:sz w:val="18"/>
                <w:szCs w:val="18"/>
              </w:rPr>
            </w:pPr>
            <w:r w:rsidRPr="00A67871">
              <w:rPr>
                <w:rFonts w:ascii="Trebuchet MS" w:hAnsi="Trebuchet MS" w:cs="Trebuchet MS"/>
                <w:color w:val="4F81BD"/>
                <w:sz w:val="18"/>
                <w:szCs w:val="18"/>
              </w:rPr>
              <w:t>F</w:t>
            </w:r>
          </w:p>
        </w:tc>
        <w:tc>
          <w:tcPr>
            <w:tcW w:w="2268" w:type="dxa"/>
            <w:tcBorders>
              <w:top w:val="single" w:sz="4" w:space="0" w:color="auto"/>
              <w:left w:val="single" w:sz="4" w:space="0" w:color="auto"/>
              <w:bottom w:val="nil"/>
              <w:right w:val="single" w:sz="4" w:space="0" w:color="auto"/>
            </w:tcBorders>
            <w:shd w:val="clear" w:color="auto" w:fill="auto"/>
            <w:vAlign w:val="bottom"/>
          </w:tcPr>
          <w:p w14:paraId="6BC5E720" w14:textId="77777777" w:rsidR="00CB4BEB" w:rsidRPr="00A67871" w:rsidRDefault="00CB4BEB" w:rsidP="003C0924">
            <w:pPr>
              <w:rPr>
                <w:rFonts w:ascii="Trebuchet MS" w:hAnsi="Trebuchet MS" w:cs="Trebuchet MS"/>
                <w:color w:val="4F81BD"/>
                <w:sz w:val="18"/>
                <w:szCs w:val="18"/>
              </w:rPr>
            </w:pPr>
            <w:r w:rsidRPr="00A67871">
              <w:rPr>
                <w:rFonts w:ascii="Trebuchet MS" w:hAnsi="Trebuchet MS" w:cs="Trebuchet MS"/>
                <w:color w:val="4F81BD"/>
                <w:sz w:val="18"/>
                <w:szCs w:val="18"/>
              </w:rPr>
              <w:t>55</w:t>
            </w:r>
          </w:p>
        </w:tc>
      </w:tr>
      <w:tr w:rsidR="00CB4BEB" w:rsidRPr="00A67871" w14:paraId="7256726E" w14:textId="77777777" w:rsidTr="003C0924">
        <w:trPr>
          <w:trHeight w:hRule="exact" w:val="255"/>
        </w:trPr>
        <w:tc>
          <w:tcPr>
            <w:tcW w:w="2123" w:type="dxa"/>
            <w:tcBorders>
              <w:top w:val="single" w:sz="4" w:space="0" w:color="auto"/>
              <w:left w:val="single" w:sz="4" w:space="0" w:color="auto"/>
              <w:bottom w:val="nil"/>
              <w:right w:val="single" w:sz="4" w:space="0" w:color="auto"/>
            </w:tcBorders>
            <w:shd w:val="clear" w:color="auto" w:fill="E6E6E6"/>
            <w:vAlign w:val="bottom"/>
          </w:tcPr>
          <w:p w14:paraId="26E0DE48" w14:textId="77777777" w:rsidR="00CB4BEB" w:rsidRPr="00A67871" w:rsidRDefault="00CB4BEB" w:rsidP="003C0924">
            <w:pPr>
              <w:rPr>
                <w:rFonts w:ascii="Trebuchet MS" w:hAnsi="Trebuchet MS" w:cs="Trebuchet MS"/>
                <w:bCs/>
                <w:color w:val="4F81BD"/>
                <w:sz w:val="18"/>
                <w:szCs w:val="18"/>
              </w:rPr>
            </w:pPr>
            <w:proofErr w:type="spellStart"/>
            <w:r w:rsidRPr="00A67871">
              <w:rPr>
                <w:rFonts w:ascii="Trebuchet MS" w:hAnsi="Trebuchet MS" w:cs="Trebuchet MS"/>
                <w:bCs/>
                <w:color w:val="4F81BD"/>
                <w:sz w:val="18"/>
                <w:szCs w:val="18"/>
              </w:rPr>
              <w:t>udd_delomr_navn</w:t>
            </w:r>
            <w:proofErr w:type="spellEnd"/>
          </w:p>
        </w:tc>
        <w:tc>
          <w:tcPr>
            <w:tcW w:w="1213" w:type="dxa"/>
            <w:tcBorders>
              <w:top w:val="single" w:sz="4" w:space="0" w:color="auto"/>
              <w:left w:val="single" w:sz="4" w:space="0" w:color="auto"/>
              <w:bottom w:val="nil"/>
              <w:right w:val="single" w:sz="4" w:space="0" w:color="auto"/>
            </w:tcBorders>
            <w:vAlign w:val="bottom"/>
          </w:tcPr>
          <w:p w14:paraId="1BBC2B0D" w14:textId="77777777" w:rsidR="00CB4BEB" w:rsidRPr="00A67871" w:rsidRDefault="00CB4BEB" w:rsidP="003C0924">
            <w:pPr>
              <w:rPr>
                <w:rFonts w:ascii="Trebuchet MS" w:hAnsi="Trebuchet MS"/>
                <w:color w:val="4F81BD"/>
                <w:sz w:val="18"/>
                <w:szCs w:val="18"/>
              </w:rPr>
            </w:pPr>
            <w:proofErr w:type="spellStart"/>
            <w:r>
              <w:rPr>
                <w:rFonts w:ascii="Trebuchet MS" w:hAnsi="Trebuchet MS" w:cs="Trebuchet MS"/>
                <w:bCs/>
                <w:color w:val="4F81BD"/>
                <w:sz w:val="18"/>
                <w:szCs w:val="18"/>
              </w:rPr>
              <w:t>udd_del</w:t>
            </w:r>
            <w:r w:rsidRPr="00A67871">
              <w:rPr>
                <w:rFonts w:ascii="Trebuchet MS" w:hAnsi="Trebuchet MS" w:cs="Trebuchet MS"/>
                <w:bCs/>
                <w:color w:val="4F81BD"/>
                <w:sz w:val="18"/>
                <w:szCs w:val="18"/>
              </w:rPr>
              <w:t>_na</w:t>
            </w:r>
            <w:proofErr w:type="spellEnd"/>
          </w:p>
        </w:tc>
        <w:tc>
          <w:tcPr>
            <w:tcW w:w="4031" w:type="dxa"/>
            <w:tcBorders>
              <w:top w:val="single" w:sz="4" w:space="0" w:color="auto"/>
              <w:left w:val="single" w:sz="4" w:space="0" w:color="auto"/>
              <w:bottom w:val="nil"/>
              <w:right w:val="single" w:sz="4" w:space="0" w:color="auto"/>
            </w:tcBorders>
            <w:shd w:val="clear" w:color="auto" w:fill="auto"/>
            <w:vAlign w:val="bottom"/>
          </w:tcPr>
          <w:p w14:paraId="1CCC62B9" w14:textId="77777777" w:rsidR="00CB4BEB" w:rsidRPr="00A67871" w:rsidRDefault="00CB4BEB" w:rsidP="003C0924">
            <w:pPr>
              <w:rPr>
                <w:rFonts w:ascii="Trebuchet MS" w:hAnsi="Trebuchet MS" w:cs="Trebuchet MS"/>
                <w:bCs/>
                <w:color w:val="4F81BD"/>
                <w:sz w:val="18"/>
                <w:szCs w:val="18"/>
              </w:rPr>
            </w:pPr>
            <w:r w:rsidRPr="00A67871">
              <w:rPr>
                <w:rFonts w:ascii="Trebuchet MS" w:hAnsi="Trebuchet MS"/>
                <w:color w:val="4F81BD"/>
                <w:sz w:val="18"/>
                <w:szCs w:val="18"/>
              </w:rPr>
              <w:t>Distriktets tilknyttede afdelingsskole</w:t>
            </w:r>
          </w:p>
        </w:tc>
        <w:tc>
          <w:tcPr>
            <w:tcW w:w="1155" w:type="dxa"/>
            <w:tcBorders>
              <w:top w:val="single" w:sz="4" w:space="0" w:color="auto"/>
              <w:left w:val="single" w:sz="4" w:space="0" w:color="auto"/>
              <w:bottom w:val="nil"/>
              <w:right w:val="single" w:sz="4" w:space="0" w:color="auto"/>
            </w:tcBorders>
            <w:shd w:val="clear" w:color="auto" w:fill="auto"/>
            <w:vAlign w:val="bottom"/>
          </w:tcPr>
          <w:p w14:paraId="67F4143E" w14:textId="77777777" w:rsidR="00CB4BEB" w:rsidRPr="00A67871" w:rsidRDefault="00CB4BEB" w:rsidP="003C0924">
            <w:pPr>
              <w:rPr>
                <w:rFonts w:ascii="Trebuchet MS" w:hAnsi="Trebuchet MS" w:cs="Trebuchet MS"/>
                <w:bCs/>
                <w:color w:val="4F81BD"/>
                <w:sz w:val="18"/>
                <w:szCs w:val="18"/>
              </w:rPr>
            </w:pPr>
            <w:r w:rsidRPr="00A67871">
              <w:rPr>
                <w:rFonts w:ascii="Trebuchet MS" w:hAnsi="Trebuchet MS" w:cs="Trebuchet MS"/>
                <w:color w:val="4F81BD"/>
                <w:sz w:val="18"/>
                <w:szCs w:val="18"/>
              </w:rPr>
              <w:t>Tekststreng</w:t>
            </w:r>
          </w:p>
        </w:tc>
        <w:tc>
          <w:tcPr>
            <w:tcW w:w="1356" w:type="dxa"/>
            <w:tcBorders>
              <w:top w:val="single" w:sz="4" w:space="0" w:color="auto"/>
              <w:left w:val="single" w:sz="4" w:space="0" w:color="auto"/>
              <w:bottom w:val="nil"/>
              <w:right w:val="single" w:sz="4" w:space="0" w:color="auto"/>
            </w:tcBorders>
            <w:shd w:val="clear" w:color="auto" w:fill="auto"/>
            <w:vAlign w:val="bottom"/>
          </w:tcPr>
          <w:p w14:paraId="19B981D7" w14:textId="77777777" w:rsidR="00CB4BEB" w:rsidRPr="00A67871" w:rsidRDefault="00CB4BEB" w:rsidP="003C0924">
            <w:pPr>
              <w:rPr>
                <w:rFonts w:ascii="Trebuchet MS" w:hAnsi="Trebuchet MS" w:cs="Trebuchet MS"/>
                <w:bCs/>
                <w:color w:val="4F81BD"/>
                <w:sz w:val="18"/>
                <w:szCs w:val="18"/>
              </w:rPr>
            </w:pPr>
            <w:r w:rsidRPr="00A67871">
              <w:rPr>
                <w:rFonts w:ascii="Trebuchet MS" w:hAnsi="Trebuchet MS" w:cs="Trebuchet MS"/>
                <w:color w:val="4F81BD"/>
                <w:sz w:val="18"/>
                <w:szCs w:val="18"/>
              </w:rPr>
              <w:t>0-128 tegn</w:t>
            </w:r>
          </w:p>
        </w:tc>
        <w:tc>
          <w:tcPr>
            <w:tcW w:w="1457" w:type="dxa"/>
            <w:tcBorders>
              <w:top w:val="single" w:sz="4" w:space="0" w:color="auto"/>
              <w:left w:val="single" w:sz="4" w:space="0" w:color="auto"/>
              <w:bottom w:val="nil"/>
              <w:right w:val="single" w:sz="4" w:space="0" w:color="auto"/>
            </w:tcBorders>
            <w:shd w:val="clear" w:color="auto" w:fill="auto"/>
            <w:vAlign w:val="bottom"/>
          </w:tcPr>
          <w:p w14:paraId="7CB6DD7C" w14:textId="77777777" w:rsidR="00CB4BEB" w:rsidRPr="00A67871" w:rsidRDefault="00CB4BEB" w:rsidP="003C0924">
            <w:pPr>
              <w:jc w:val="center"/>
              <w:rPr>
                <w:rFonts w:ascii="Trebuchet MS" w:hAnsi="Trebuchet MS" w:cs="Trebuchet MS"/>
                <w:bCs/>
                <w:color w:val="4F81BD"/>
                <w:sz w:val="18"/>
                <w:szCs w:val="18"/>
              </w:rPr>
            </w:pPr>
            <w:r w:rsidRPr="00A67871">
              <w:rPr>
                <w:rFonts w:ascii="Trebuchet MS" w:hAnsi="Trebuchet MS" w:cs="Trebuchet MS"/>
                <w:color w:val="4F81BD"/>
                <w:sz w:val="18"/>
                <w:szCs w:val="18"/>
              </w:rPr>
              <w:t>F</w:t>
            </w:r>
          </w:p>
        </w:tc>
        <w:tc>
          <w:tcPr>
            <w:tcW w:w="2268" w:type="dxa"/>
            <w:tcBorders>
              <w:top w:val="single" w:sz="4" w:space="0" w:color="auto"/>
              <w:left w:val="single" w:sz="4" w:space="0" w:color="auto"/>
              <w:bottom w:val="nil"/>
              <w:right w:val="single" w:sz="4" w:space="0" w:color="auto"/>
            </w:tcBorders>
            <w:shd w:val="clear" w:color="auto" w:fill="auto"/>
            <w:vAlign w:val="bottom"/>
          </w:tcPr>
          <w:p w14:paraId="0E5BC9B9" w14:textId="77777777" w:rsidR="00CB4BEB" w:rsidRPr="00A67871" w:rsidRDefault="00CB4BEB" w:rsidP="003C0924">
            <w:pPr>
              <w:rPr>
                <w:rFonts w:ascii="Trebuchet MS" w:hAnsi="Trebuchet MS" w:cs="Trebuchet MS"/>
                <w:bCs/>
                <w:color w:val="4F81BD"/>
                <w:sz w:val="18"/>
                <w:szCs w:val="18"/>
              </w:rPr>
            </w:pPr>
            <w:r w:rsidRPr="00A67871">
              <w:rPr>
                <w:rFonts w:ascii="Trebuchet MS" w:hAnsi="Trebuchet MS" w:cs="Trebuchet MS"/>
                <w:color w:val="4F81BD"/>
                <w:sz w:val="18"/>
                <w:szCs w:val="18"/>
              </w:rPr>
              <w:t>Bakkeskolen</w:t>
            </w:r>
          </w:p>
        </w:tc>
      </w:tr>
      <w:tr w:rsidR="00CB4BEB" w:rsidRPr="00786299" w14:paraId="1C5FD385" w14:textId="77777777" w:rsidTr="003C0924">
        <w:trPr>
          <w:trHeight w:hRule="exact" w:val="255"/>
        </w:trPr>
        <w:tc>
          <w:tcPr>
            <w:tcW w:w="2123" w:type="dxa"/>
            <w:tcBorders>
              <w:top w:val="single" w:sz="4" w:space="0" w:color="auto"/>
              <w:left w:val="single" w:sz="4" w:space="0" w:color="auto"/>
              <w:bottom w:val="nil"/>
              <w:right w:val="single" w:sz="4" w:space="0" w:color="auto"/>
            </w:tcBorders>
            <w:shd w:val="clear" w:color="auto" w:fill="97DDBA"/>
            <w:vAlign w:val="bottom"/>
          </w:tcPr>
          <w:p w14:paraId="7970D6F3" w14:textId="77777777" w:rsidR="00CB4BEB" w:rsidRPr="00786299" w:rsidRDefault="00CB4BEB" w:rsidP="003C0924">
            <w:pPr>
              <w:rPr>
                <w:rFonts w:ascii="Trebuchet MS" w:hAnsi="Trebuchet MS"/>
                <w:sz w:val="18"/>
                <w:szCs w:val="18"/>
              </w:rPr>
            </w:pPr>
            <w:proofErr w:type="spellStart"/>
            <w:r w:rsidRPr="00786299">
              <w:rPr>
                <w:rFonts w:ascii="Trebuchet MS" w:hAnsi="Trebuchet MS"/>
                <w:sz w:val="18"/>
                <w:szCs w:val="18"/>
              </w:rPr>
              <w:t>starttrin_kode</w:t>
            </w:r>
            <w:proofErr w:type="spellEnd"/>
          </w:p>
        </w:tc>
        <w:tc>
          <w:tcPr>
            <w:tcW w:w="1213" w:type="dxa"/>
            <w:tcBorders>
              <w:top w:val="single" w:sz="4" w:space="0" w:color="auto"/>
              <w:left w:val="single" w:sz="4" w:space="0" w:color="auto"/>
              <w:bottom w:val="nil"/>
              <w:right w:val="single" w:sz="4" w:space="0" w:color="auto"/>
            </w:tcBorders>
            <w:shd w:val="clear" w:color="auto" w:fill="97DDBA"/>
          </w:tcPr>
          <w:p w14:paraId="78F3252E" w14:textId="77777777" w:rsidR="00CB4BEB" w:rsidRPr="00786299" w:rsidRDefault="00CB4BEB" w:rsidP="003C0924">
            <w:pPr>
              <w:rPr>
                <w:rFonts w:ascii="Trebuchet MS" w:hAnsi="Trebuchet MS"/>
                <w:sz w:val="18"/>
                <w:szCs w:val="18"/>
              </w:rPr>
            </w:pPr>
          </w:p>
        </w:tc>
        <w:tc>
          <w:tcPr>
            <w:tcW w:w="4031" w:type="dxa"/>
            <w:tcBorders>
              <w:top w:val="single" w:sz="4" w:space="0" w:color="auto"/>
              <w:left w:val="single" w:sz="4" w:space="0" w:color="auto"/>
              <w:bottom w:val="nil"/>
              <w:right w:val="single" w:sz="4" w:space="0" w:color="auto"/>
            </w:tcBorders>
            <w:shd w:val="clear" w:color="auto" w:fill="97DDBA"/>
            <w:vAlign w:val="bottom"/>
          </w:tcPr>
          <w:p w14:paraId="22E64E1F"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Kode for startklassetrin</w:t>
            </w:r>
          </w:p>
        </w:tc>
        <w:tc>
          <w:tcPr>
            <w:tcW w:w="1155" w:type="dxa"/>
            <w:tcBorders>
              <w:top w:val="single" w:sz="4" w:space="0" w:color="auto"/>
              <w:left w:val="single" w:sz="4" w:space="0" w:color="auto"/>
              <w:bottom w:val="nil"/>
              <w:right w:val="single" w:sz="4" w:space="0" w:color="auto"/>
            </w:tcBorders>
            <w:shd w:val="clear" w:color="auto" w:fill="97DDBA"/>
          </w:tcPr>
          <w:p w14:paraId="784FD134" w14:textId="77777777" w:rsidR="00CB4BEB" w:rsidRPr="00786299" w:rsidRDefault="00CB4BEB" w:rsidP="003C0924">
            <w:pPr>
              <w:rPr>
                <w:rFonts w:ascii="Trebuchet MS" w:hAnsi="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tcPr>
          <w:p w14:paraId="29199ED8" w14:textId="77777777" w:rsidR="00CB4BEB" w:rsidRPr="00786299" w:rsidRDefault="00CB4BEB" w:rsidP="003C0924">
            <w:pPr>
              <w:rPr>
                <w:rFonts w:ascii="Trebuchet MS" w:hAnsi="Trebuchet MS"/>
                <w:sz w:val="18"/>
                <w:szCs w:val="18"/>
              </w:rPr>
            </w:pPr>
          </w:p>
        </w:tc>
        <w:tc>
          <w:tcPr>
            <w:tcW w:w="1457" w:type="dxa"/>
            <w:tcBorders>
              <w:top w:val="single" w:sz="4" w:space="0" w:color="auto"/>
              <w:left w:val="single" w:sz="4" w:space="0" w:color="auto"/>
              <w:bottom w:val="nil"/>
              <w:right w:val="single" w:sz="4" w:space="0" w:color="auto"/>
            </w:tcBorders>
            <w:shd w:val="clear" w:color="auto" w:fill="97DDBA"/>
          </w:tcPr>
          <w:p w14:paraId="56EF8E1F" w14:textId="77777777" w:rsidR="00CB4BEB" w:rsidRPr="00786299" w:rsidRDefault="00CB4BEB" w:rsidP="003C0924">
            <w:pPr>
              <w:rPr>
                <w:rFonts w:ascii="Trebuchet MS" w:hAnsi="Trebuchet MS"/>
                <w:sz w:val="18"/>
                <w:szCs w:val="18"/>
              </w:rPr>
            </w:pPr>
          </w:p>
        </w:tc>
        <w:tc>
          <w:tcPr>
            <w:tcW w:w="2268" w:type="dxa"/>
            <w:tcBorders>
              <w:top w:val="single" w:sz="4" w:space="0" w:color="auto"/>
              <w:left w:val="single" w:sz="4" w:space="0" w:color="auto"/>
              <w:bottom w:val="nil"/>
              <w:right w:val="single" w:sz="4" w:space="0" w:color="auto"/>
            </w:tcBorders>
            <w:shd w:val="clear" w:color="auto" w:fill="97DDBA"/>
            <w:vAlign w:val="bottom"/>
          </w:tcPr>
          <w:p w14:paraId="3F2C2A4E"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4.3.23 Trin</w:t>
            </w:r>
            <w:r w:rsidRPr="00786299">
              <w:rPr>
                <w:b/>
                <w:bCs/>
                <w:sz w:val="18"/>
                <w:szCs w:val="18"/>
              </w:rPr>
              <w:t xml:space="preserve"> </w:t>
            </w:r>
            <w:r w:rsidRPr="00786299">
              <w:rPr>
                <w:rFonts w:ascii="Trebuchet MS" w:hAnsi="Trebuchet MS"/>
                <w:sz w:val="18"/>
                <w:szCs w:val="18"/>
              </w:rPr>
              <w:t>(</w:t>
            </w:r>
            <w:proofErr w:type="spellStart"/>
            <w:r w:rsidRPr="00786299">
              <w:rPr>
                <w:rFonts w:ascii="Trebuchet MS" w:hAnsi="Trebuchet MS"/>
                <w:sz w:val="18"/>
                <w:szCs w:val="18"/>
              </w:rPr>
              <w:t>d_basis_trin</w:t>
            </w:r>
            <w:proofErr w:type="spellEnd"/>
            <w:r w:rsidRPr="00786299">
              <w:rPr>
                <w:rFonts w:ascii="Trebuchet MS" w:hAnsi="Trebuchet MS"/>
                <w:sz w:val="18"/>
                <w:szCs w:val="18"/>
              </w:rPr>
              <w:t>)</w:t>
            </w:r>
          </w:p>
        </w:tc>
      </w:tr>
      <w:tr w:rsidR="00CB4BEB" w:rsidRPr="00786299" w14:paraId="5CC51CE9" w14:textId="77777777" w:rsidTr="003C0924">
        <w:trPr>
          <w:trHeight w:hRule="exact" w:val="255"/>
        </w:trPr>
        <w:tc>
          <w:tcPr>
            <w:tcW w:w="2123" w:type="dxa"/>
            <w:tcBorders>
              <w:top w:val="single" w:sz="4" w:space="0" w:color="auto"/>
              <w:left w:val="single" w:sz="4" w:space="0" w:color="auto"/>
              <w:bottom w:val="nil"/>
              <w:right w:val="single" w:sz="4" w:space="0" w:color="auto"/>
            </w:tcBorders>
            <w:shd w:val="clear" w:color="auto" w:fill="97DDBA"/>
            <w:vAlign w:val="bottom"/>
          </w:tcPr>
          <w:p w14:paraId="23425F59"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starttrin</w:t>
            </w:r>
          </w:p>
        </w:tc>
        <w:tc>
          <w:tcPr>
            <w:tcW w:w="1213" w:type="dxa"/>
            <w:tcBorders>
              <w:top w:val="single" w:sz="4" w:space="0" w:color="auto"/>
              <w:left w:val="single" w:sz="4" w:space="0" w:color="auto"/>
              <w:bottom w:val="nil"/>
              <w:right w:val="single" w:sz="4" w:space="0" w:color="auto"/>
            </w:tcBorders>
            <w:shd w:val="clear" w:color="auto" w:fill="97DDBA"/>
          </w:tcPr>
          <w:p w14:paraId="44509E7E" w14:textId="77777777" w:rsidR="00CB4BEB" w:rsidRPr="00786299" w:rsidRDefault="00CB4BEB" w:rsidP="003C0924">
            <w:pPr>
              <w:rPr>
                <w:rFonts w:ascii="Trebuchet MS" w:hAnsi="Trebuchet MS"/>
                <w:sz w:val="18"/>
                <w:szCs w:val="18"/>
              </w:rPr>
            </w:pPr>
          </w:p>
        </w:tc>
        <w:tc>
          <w:tcPr>
            <w:tcW w:w="4031" w:type="dxa"/>
            <w:tcBorders>
              <w:top w:val="single" w:sz="4" w:space="0" w:color="auto"/>
              <w:left w:val="single" w:sz="4" w:space="0" w:color="auto"/>
              <w:bottom w:val="nil"/>
              <w:right w:val="single" w:sz="4" w:space="0" w:color="auto"/>
            </w:tcBorders>
            <w:shd w:val="clear" w:color="auto" w:fill="97DDBA"/>
            <w:vAlign w:val="bottom"/>
          </w:tcPr>
          <w:p w14:paraId="63DD1459"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 xml:space="preserve">Beskrivelse af hvilke klassetrin der er omfattet </w:t>
            </w:r>
          </w:p>
        </w:tc>
        <w:tc>
          <w:tcPr>
            <w:tcW w:w="1155" w:type="dxa"/>
            <w:tcBorders>
              <w:top w:val="single" w:sz="4" w:space="0" w:color="auto"/>
              <w:left w:val="single" w:sz="4" w:space="0" w:color="auto"/>
              <w:bottom w:val="nil"/>
              <w:right w:val="single" w:sz="4" w:space="0" w:color="auto"/>
            </w:tcBorders>
            <w:shd w:val="clear" w:color="auto" w:fill="97DDBA"/>
          </w:tcPr>
          <w:p w14:paraId="33628C99" w14:textId="77777777" w:rsidR="00CB4BEB" w:rsidRPr="00786299" w:rsidRDefault="00CB4BEB" w:rsidP="003C0924">
            <w:pPr>
              <w:rPr>
                <w:rFonts w:ascii="Trebuchet MS" w:hAnsi="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tcPr>
          <w:p w14:paraId="66B8A37E" w14:textId="77777777" w:rsidR="00CB4BEB" w:rsidRPr="00786299" w:rsidRDefault="00CB4BEB" w:rsidP="003C0924">
            <w:pPr>
              <w:rPr>
                <w:rFonts w:ascii="Trebuchet MS" w:hAnsi="Trebuchet MS"/>
                <w:sz w:val="18"/>
                <w:szCs w:val="18"/>
              </w:rPr>
            </w:pPr>
          </w:p>
        </w:tc>
        <w:tc>
          <w:tcPr>
            <w:tcW w:w="1457" w:type="dxa"/>
            <w:tcBorders>
              <w:top w:val="single" w:sz="4" w:space="0" w:color="auto"/>
              <w:left w:val="single" w:sz="4" w:space="0" w:color="auto"/>
              <w:bottom w:val="nil"/>
              <w:right w:val="single" w:sz="4" w:space="0" w:color="auto"/>
            </w:tcBorders>
            <w:shd w:val="clear" w:color="auto" w:fill="97DDBA"/>
          </w:tcPr>
          <w:p w14:paraId="546517C7" w14:textId="77777777" w:rsidR="00CB4BEB" w:rsidRPr="00786299" w:rsidRDefault="00CB4BEB" w:rsidP="003C0924">
            <w:pPr>
              <w:rPr>
                <w:rFonts w:ascii="Trebuchet MS" w:hAnsi="Trebuchet MS"/>
                <w:sz w:val="18"/>
                <w:szCs w:val="18"/>
              </w:rPr>
            </w:pPr>
          </w:p>
        </w:tc>
        <w:tc>
          <w:tcPr>
            <w:tcW w:w="2268" w:type="dxa"/>
            <w:tcBorders>
              <w:top w:val="single" w:sz="4" w:space="0" w:color="auto"/>
              <w:left w:val="single" w:sz="4" w:space="0" w:color="auto"/>
              <w:bottom w:val="nil"/>
              <w:right w:val="single" w:sz="4" w:space="0" w:color="auto"/>
            </w:tcBorders>
            <w:shd w:val="clear" w:color="auto" w:fill="97DDBA"/>
            <w:vAlign w:val="bottom"/>
          </w:tcPr>
          <w:p w14:paraId="454E0290" w14:textId="77777777" w:rsidR="00CB4BEB" w:rsidRPr="00786299" w:rsidRDefault="00CB4BEB" w:rsidP="003C0924">
            <w:pPr>
              <w:rPr>
                <w:rFonts w:ascii="Trebuchet MS" w:hAnsi="Trebuchet MS"/>
                <w:sz w:val="18"/>
                <w:szCs w:val="18"/>
              </w:rPr>
            </w:pPr>
          </w:p>
        </w:tc>
      </w:tr>
      <w:tr w:rsidR="00CB4BEB" w:rsidRPr="00786299" w14:paraId="080A4748" w14:textId="77777777" w:rsidTr="003C0924">
        <w:trPr>
          <w:trHeight w:hRule="exact" w:val="255"/>
        </w:trPr>
        <w:tc>
          <w:tcPr>
            <w:tcW w:w="2123" w:type="dxa"/>
            <w:tcBorders>
              <w:top w:val="single" w:sz="4" w:space="0" w:color="auto"/>
              <w:left w:val="single" w:sz="4" w:space="0" w:color="auto"/>
              <w:bottom w:val="nil"/>
              <w:right w:val="single" w:sz="4" w:space="0" w:color="auto"/>
            </w:tcBorders>
            <w:shd w:val="clear" w:color="auto" w:fill="97DDBA"/>
            <w:vAlign w:val="bottom"/>
          </w:tcPr>
          <w:p w14:paraId="10F3053E" w14:textId="77777777" w:rsidR="00CB4BEB" w:rsidRPr="00786299" w:rsidRDefault="00CB4BEB" w:rsidP="003C0924">
            <w:pPr>
              <w:rPr>
                <w:rFonts w:ascii="Trebuchet MS" w:hAnsi="Trebuchet MS"/>
                <w:sz w:val="18"/>
                <w:szCs w:val="18"/>
              </w:rPr>
            </w:pPr>
            <w:proofErr w:type="spellStart"/>
            <w:r w:rsidRPr="00786299">
              <w:rPr>
                <w:rFonts w:ascii="Trebuchet MS" w:hAnsi="Trebuchet MS"/>
                <w:sz w:val="18"/>
                <w:szCs w:val="18"/>
              </w:rPr>
              <w:t>sluttrin_kode</w:t>
            </w:r>
            <w:proofErr w:type="spellEnd"/>
          </w:p>
        </w:tc>
        <w:tc>
          <w:tcPr>
            <w:tcW w:w="1213" w:type="dxa"/>
            <w:tcBorders>
              <w:top w:val="single" w:sz="4" w:space="0" w:color="auto"/>
              <w:left w:val="single" w:sz="4" w:space="0" w:color="auto"/>
              <w:bottom w:val="nil"/>
              <w:right w:val="single" w:sz="4" w:space="0" w:color="auto"/>
            </w:tcBorders>
            <w:shd w:val="clear" w:color="auto" w:fill="97DDBA"/>
          </w:tcPr>
          <w:p w14:paraId="561CD2E5" w14:textId="77777777" w:rsidR="00CB4BEB" w:rsidRPr="00786299" w:rsidRDefault="00CB4BEB" w:rsidP="003C0924">
            <w:pPr>
              <w:rPr>
                <w:rFonts w:ascii="Trebuchet MS" w:hAnsi="Trebuchet MS"/>
                <w:sz w:val="18"/>
                <w:szCs w:val="18"/>
              </w:rPr>
            </w:pPr>
          </w:p>
        </w:tc>
        <w:tc>
          <w:tcPr>
            <w:tcW w:w="4031" w:type="dxa"/>
            <w:tcBorders>
              <w:top w:val="single" w:sz="4" w:space="0" w:color="auto"/>
              <w:left w:val="single" w:sz="4" w:space="0" w:color="auto"/>
              <w:bottom w:val="nil"/>
              <w:right w:val="single" w:sz="4" w:space="0" w:color="auto"/>
            </w:tcBorders>
            <w:shd w:val="clear" w:color="auto" w:fill="97DDBA"/>
            <w:vAlign w:val="bottom"/>
          </w:tcPr>
          <w:p w14:paraId="2AD37DF3"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Kode for slutklassetrin</w:t>
            </w:r>
          </w:p>
        </w:tc>
        <w:tc>
          <w:tcPr>
            <w:tcW w:w="1155" w:type="dxa"/>
            <w:tcBorders>
              <w:top w:val="single" w:sz="4" w:space="0" w:color="auto"/>
              <w:left w:val="single" w:sz="4" w:space="0" w:color="auto"/>
              <w:bottom w:val="nil"/>
              <w:right w:val="single" w:sz="4" w:space="0" w:color="auto"/>
            </w:tcBorders>
            <w:shd w:val="clear" w:color="auto" w:fill="97DDBA"/>
          </w:tcPr>
          <w:p w14:paraId="0E939631" w14:textId="77777777" w:rsidR="00CB4BEB" w:rsidRPr="00786299" w:rsidRDefault="00CB4BEB" w:rsidP="003C0924">
            <w:pPr>
              <w:rPr>
                <w:rFonts w:ascii="Trebuchet MS" w:hAnsi="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tcPr>
          <w:p w14:paraId="4EF59125" w14:textId="77777777" w:rsidR="00CB4BEB" w:rsidRPr="00786299" w:rsidRDefault="00CB4BEB" w:rsidP="003C0924">
            <w:pPr>
              <w:rPr>
                <w:rFonts w:ascii="Trebuchet MS" w:hAnsi="Trebuchet MS"/>
                <w:sz w:val="18"/>
                <w:szCs w:val="18"/>
              </w:rPr>
            </w:pPr>
          </w:p>
        </w:tc>
        <w:tc>
          <w:tcPr>
            <w:tcW w:w="1457" w:type="dxa"/>
            <w:tcBorders>
              <w:top w:val="single" w:sz="4" w:space="0" w:color="auto"/>
              <w:left w:val="single" w:sz="4" w:space="0" w:color="auto"/>
              <w:bottom w:val="nil"/>
              <w:right w:val="single" w:sz="4" w:space="0" w:color="auto"/>
            </w:tcBorders>
            <w:shd w:val="clear" w:color="auto" w:fill="97DDBA"/>
          </w:tcPr>
          <w:p w14:paraId="3DCE0CE3" w14:textId="77777777" w:rsidR="00CB4BEB" w:rsidRPr="00786299" w:rsidRDefault="00CB4BEB" w:rsidP="003C0924">
            <w:pPr>
              <w:rPr>
                <w:rFonts w:ascii="Trebuchet MS" w:hAnsi="Trebuchet MS"/>
                <w:sz w:val="18"/>
                <w:szCs w:val="18"/>
              </w:rPr>
            </w:pPr>
          </w:p>
        </w:tc>
        <w:tc>
          <w:tcPr>
            <w:tcW w:w="2268" w:type="dxa"/>
            <w:tcBorders>
              <w:top w:val="single" w:sz="4" w:space="0" w:color="auto"/>
              <w:left w:val="single" w:sz="4" w:space="0" w:color="auto"/>
              <w:bottom w:val="nil"/>
              <w:right w:val="single" w:sz="4" w:space="0" w:color="auto"/>
            </w:tcBorders>
            <w:shd w:val="clear" w:color="auto" w:fill="97DDBA"/>
            <w:vAlign w:val="bottom"/>
          </w:tcPr>
          <w:p w14:paraId="24D12F24"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4.3.23 Trin</w:t>
            </w:r>
            <w:r w:rsidRPr="00786299">
              <w:rPr>
                <w:b/>
                <w:bCs/>
                <w:sz w:val="18"/>
                <w:szCs w:val="18"/>
              </w:rPr>
              <w:t xml:space="preserve"> </w:t>
            </w:r>
            <w:r w:rsidRPr="00786299">
              <w:rPr>
                <w:rFonts w:ascii="Trebuchet MS" w:hAnsi="Trebuchet MS"/>
                <w:sz w:val="18"/>
                <w:szCs w:val="18"/>
              </w:rPr>
              <w:t>(</w:t>
            </w:r>
            <w:proofErr w:type="spellStart"/>
            <w:r w:rsidRPr="00786299">
              <w:rPr>
                <w:rFonts w:ascii="Trebuchet MS" w:hAnsi="Trebuchet MS"/>
                <w:sz w:val="18"/>
                <w:szCs w:val="18"/>
              </w:rPr>
              <w:t>d_basis_trin</w:t>
            </w:r>
            <w:proofErr w:type="spellEnd"/>
            <w:r w:rsidRPr="00786299">
              <w:rPr>
                <w:rFonts w:ascii="Trebuchet MS" w:hAnsi="Trebuchet MS"/>
                <w:sz w:val="18"/>
                <w:szCs w:val="18"/>
              </w:rPr>
              <w:t>)</w:t>
            </w:r>
          </w:p>
        </w:tc>
      </w:tr>
      <w:tr w:rsidR="00CB4BEB" w:rsidRPr="00786299" w14:paraId="1DD219EE" w14:textId="77777777" w:rsidTr="003C0924">
        <w:trPr>
          <w:trHeight w:hRule="exact" w:val="255"/>
        </w:trPr>
        <w:tc>
          <w:tcPr>
            <w:tcW w:w="2123" w:type="dxa"/>
            <w:tcBorders>
              <w:top w:val="single" w:sz="4" w:space="0" w:color="auto"/>
              <w:left w:val="single" w:sz="4" w:space="0" w:color="auto"/>
              <w:bottom w:val="nil"/>
              <w:right w:val="single" w:sz="4" w:space="0" w:color="auto"/>
            </w:tcBorders>
            <w:shd w:val="clear" w:color="auto" w:fill="97DDBA"/>
            <w:vAlign w:val="bottom"/>
          </w:tcPr>
          <w:p w14:paraId="0D5D4869" w14:textId="77777777" w:rsidR="00CB4BEB" w:rsidRPr="00786299" w:rsidRDefault="00CB4BEB" w:rsidP="003C0924">
            <w:pPr>
              <w:rPr>
                <w:rFonts w:ascii="Trebuchet MS" w:hAnsi="Trebuchet MS"/>
                <w:sz w:val="18"/>
                <w:szCs w:val="18"/>
              </w:rPr>
            </w:pPr>
            <w:proofErr w:type="spellStart"/>
            <w:r w:rsidRPr="00786299">
              <w:rPr>
                <w:rFonts w:ascii="Trebuchet MS" w:hAnsi="Trebuchet MS"/>
                <w:sz w:val="18"/>
                <w:szCs w:val="18"/>
              </w:rPr>
              <w:t>slutttrin</w:t>
            </w:r>
            <w:proofErr w:type="spellEnd"/>
          </w:p>
        </w:tc>
        <w:tc>
          <w:tcPr>
            <w:tcW w:w="1213" w:type="dxa"/>
            <w:tcBorders>
              <w:top w:val="single" w:sz="4" w:space="0" w:color="auto"/>
              <w:left w:val="single" w:sz="4" w:space="0" w:color="auto"/>
              <w:bottom w:val="nil"/>
              <w:right w:val="single" w:sz="4" w:space="0" w:color="auto"/>
            </w:tcBorders>
            <w:shd w:val="clear" w:color="auto" w:fill="97DDBA"/>
          </w:tcPr>
          <w:p w14:paraId="4EAFA0E9" w14:textId="77777777" w:rsidR="00CB4BEB" w:rsidRPr="00786299" w:rsidRDefault="00CB4BEB" w:rsidP="003C0924">
            <w:pPr>
              <w:rPr>
                <w:rFonts w:ascii="Trebuchet MS" w:hAnsi="Trebuchet MS"/>
                <w:sz w:val="18"/>
                <w:szCs w:val="18"/>
              </w:rPr>
            </w:pPr>
          </w:p>
        </w:tc>
        <w:tc>
          <w:tcPr>
            <w:tcW w:w="4031" w:type="dxa"/>
            <w:tcBorders>
              <w:top w:val="single" w:sz="4" w:space="0" w:color="auto"/>
              <w:left w:val="single" w:sz="4" w:space="0" w:color="auto"/>
              <w:bottom w:val="nil"/>
              <w:right w:val="single" w:sz="4" w:space="0" w:color="auto"/>
            </w:tcBorders>
            <w:shd w:val="clear" w:color="auto" w:fill="97DDBA"/>
            <w:vAlign w:val="bottom"/>
          </w:tcPr>
          <w:p w14:paraId="42BCF066"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 xml:space="preserve">Beskrivelse af hvilke klassetrin der er omfattet </w:t>
            </w:r>
          </w:p>
        </w:tc>
        <w:tc>
          <w:tcPr>
            <w:tcW w:w="1155" w:type="dxa"/>
            <w:tcBorders>
              <w:top w:val="single" w:sz="4" w:space="0" w:color="auto"/>
              <w:left w:val="single" w:sz="4" w:space="0" w:color="auto"/>
              <w:bottom w:val="nil"/>
              <w:right w:val="single" w:sz="4" w:space="0" w:color="auto"/>
            </w:tcBorders>
            <w:shd w:val="clear" w:color="auto" w:fill="97DDBA"/>
          </w:tcPr>
          <w:p w14:paraId="655F4627" w14:textId="77777777" w:rsidR="00CB4BEB" w:rsidRPr="00786299" w:rsidRDefault="00CB4BEB" w:rsidP="003C0924">
            <w:pPr>
              <w:rPr>
                <w:rFonts w:ascii="Trebuchet MS" w:hAnsi="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tcPr>
          <w:p w14:paraId="131342DA" w14:textId="77777777" w:rsidR="00CB4BEB" w:rsidRPr="00786299" w:rsidRDefault="00CB4BEB" w:rsidP="003C0924">
            <w:pPr>
              <w:rPr>
                <w:rFonts w:ascii="Trebuchet MS" w:hAnsi="Trebuchet MS"/>
                <w:sz w:val="18"/>
                <w:szCs w:val="18"/>
              </w:rPr>
            </w:pPr>
          </w:p>
        </w:tc>
        <w:tc>
          <w:tcPr>
            <w:tcW w:w="1457" w:type="dxa"/>
            <w:tcBorders>
              <w:top w:val="single" w:sz="4" w:space="0" w:color="auto"/>
              <w:left w:val="single" w:sz="4" w:space="0" w:color="auto"/>
              <w:bottom w:val="nil"/>
              <w:right w:val="single" w:sz="4" w:space="0" w:color="auto"/>
            </w:tcBorders>
            <w:shd w:val="clear" w:color="auto" w:fill="97DDBA"/>
          </w:tcPr>
          <w:p w14:paraId="64F86243" w14:textId="77777777" w:rsidR="00CB4BEB" w:rsidRPr="00786299" w:rsidRDefault="00CB4BEB" w:rsidP="003C0924">
            <w:pPr>
              <w:rPr>
                <w:rFonts w:ascii="Trebuchet MS" w:hAnsi="Trebuchet MS"/>
                <w:sz w:val="18"/>
                <w:szCs w:val="18"/>
              </w:rPr>
            </w:pPr>
          </w:p>
        </w:tc>
        <w:tc>
          <w:tcPr>
            <w:tcW w:w="2268" w:type="dxa"/>
            <w:tcBorders>
              <w:top w:val="single" w:sz="4" w:space="0" w:color="auto"/>
              <w:left w:val="single" w:sz="4" w:space="0" w:color="auto"/>
              <w:bottom w:val="nil"/>
              <w:right w:val="single" w:sz="4" w:space="0" w:color="auto"/>
            </w:tcBorders>
            <w:shd w:val="clear" w:color="auto" w:fill="97DDBA"/>
            <w:vAlign w:val="bottom"/>
          </w:tcPr>
          <w:p w14:paraId="27DE7F9B" w14:textId="77777777" w:rsidR="00CB4BEB" w:rsidRPr="00786299" w:rsidRDefault="00CB4BEB" w:rsidP="003C0924">
            <w:pPr>
              <w:rPr>
                <w:rFonts w:ascii="Trebuchet MS" w:hAnsi="Trebuchet MS"/>
                <w:sz w:val="18"/>
                <w:szCs w:val="18"/>
              </w:rPr>
            </w:pPr>
          </w:p>
        </w:tc>
      </w:tr>
      <w:tr w:rsidR="00CB4BEB" w:rsidRPr="00576460" w14:paraId="7BDB84CF" w14:textId="77777777" w:rsidTr="003C0924">
        <w:trPr>
          <w:trHeight w:hRule="exact" w:val="255"/>
        </w:trPr>
        <w:tc>
          <w:tcPr>
            <w:tcW w:w="2123" w:type="dxa"/>
            <w:tcBorders>
              <w:top w:val="single" w:sz="4" w:space="0" w:color="auto"/>
              <w:left w:val="single" w:sz="4" w:space="0" w:color="auto"/>
              <w:bottom w:val="single" w:sz="4" w:space="0" w:color="auto"/>
              <w:right w:val="single" w:sz="4" w:space="0" w:color="auto"/>
            </w:tcBorders>
            <w:shd w:val="clear" w:color="auto" w:fill="97DDBA"/>
            <w:vAlign w:val="bottom"/>
          </w:tcPr>
          <w:p w14:paraId="203970EA"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sagsnr</w:t>
            </w:r>
            <w:proofErr w:type="spellEnd"/>
          </w:p>
        </w:tc>
        <w:tc>
          <w:tcPr>
            <w:tcW w:w="1213" w:type="dxa"/>
            <w:tcBorders>
              <w:top w:val="single" w:sz="4" w:space="0" w:color="auto"/>
              <w:left w:val="single" w:sz="4" w:space="0" w:color="auto"/>
              <w:bottom w:val="single" w:sz="4" w:space="0" w:color="auto"/>
              <w:right w:val="single" w:sz="4" w:space="0" w:color="auto"/>
            </w:tcBorders>
            <w:shd w:val="clear" w:color="auto" w:fill="97DDBA"/>
          </w:tcPr>
          <w:p w14:paraId="56AD965A" w14:textId="77777777" w:rsidR="00CB4BEB" w:rsidRPr="00576460" w:rsidRDefault="00CB4BEB" w:rsidP="003C0924">
            <w:pPr>
              <w:rPr>
                <w:rFonts w:ascii="Trebuchet MS" w:hAnsi="Trebuchet MS" w:cs="Trebuchet MS"/>
                <w:sz w:val="18"/>
                <w:szCs w:val="18"/>
              </w:rPr>
            </w:pPr>
          </w:p>
        </w:tc>
        <w:tc>
          <w:tcPr>
            <w:tcW w:w="1026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5C6DD04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36776E2C" w14:textId="77777777" w:rsidTr="003C0924">
        <w:trPr>
          <w:trHeight w:hRule="exact" w:val="255"/>
        </w:trPr>
        <w:tc>
          <w:tcPr>
            <w:tcW w:w="2123" w:type="dxa"/>
            <w:tcBorders>
              <w:top w:val="single" w:sz="4" w:space="0" w:color="auto"/>
              <w:left w:val="single" w:sz="4" w:space="0" w:color="auto"/>
              <w:bottom w:val="single" w:sz="4" w:space="0" w:color="auto"/>
              <w:right w:val="single" w:sz="4" w:space="0" w:color="auto"/>
            </w:tcBorders>
            <w:shd w:val="clear" w:color="auto" w:fill="97DDBA"/>
            <w:vAlign w:val="bottom"/>
          </w:tcPr>
          <w:p w14:paraId="2F82FDAC" w14:textId="77777777" w:rsidR="00CB4BEB" w:rsidRPr="00576460" w:rsidRDefault="00CB4BEB" w:rsidP="003C0924">
            <w:pPr>
              <w:rPr>
                <w:rFonts w:ascii="Trebuchet MS" w:hAnsi="Trebuchet MS" w:cs="Trebuchet MS"/>
                <w:sz w:val="18"/>
                <w:szCs w:val="18"/>
              </w:rPr>
            </w:pPr>
            <w:r w:rsidRPr="00A86B65">
              <w:rPr>
                <w:rFonts w:ascii="Trebuchet MS" w:hAnsi="Trebuchet MS" w:cs="Trebuchet MS"/>
                <w:sz w:val="18"/>
                <w:szCs w:val="18"/>
              </w:rPr>
              <w:t>li</w:t>
            </w:r>
            <w:r w:rsidRPr="00576460">
              <w:rPr>
                <w:rFonts w:ascii="Trebuchet MS" w:hAnsi="Trebuchet MS" w:cs="Trebuchet MS"/>
                <w:sz w:val="18"/>
                <w:szCs w:val="18"/>
              </w:rPr>
              <w:t>nk</w:t>
            </w:r>
          </w:p>
        </w:tc>
        <w:tc>
          <w:tcPr>
            <w:tcW w:w="1213" w:type="dxa"/>
            <w:tcBorders>
              <w:top w:val="single" w:sz="4" w:space="0" w:color="auto"/>
              <w:left w:val="single" w:sz="4" w:space="0" w:color="auto"/>
              <w:bottom w:val="single" w:sz="4" w:space="0" w:color="auto"/>
              <w:right w:val="single" w:sz="4" w:space="0" w:color="auto"/>
            </w:tcBorders>
            <w:shd w:val="clear" w:color="auto" w:fill="97DDBA"/>
          </w:tcPr>
          <w:p w14:paraId="4F4A8EB8" w14:textId="77777777" w:rsidR="00CB4BEB" w:rsidRPr="00576460" w:rsidRDefault="00CB4BEB" w:rsidP="003C0924">
            <w:pPr>
              <w:rPr>
                <w:rFonts w:ascii="Trebuchet MS" w:hAnsi="Trebuchet MS" w:cs="Trebuchet MS"/>
                <w:sz w:val="18"/>
                <w:szCs w:val="18"/>
              </w:rPr>
            </w:pPr>
          </w:p>
        </w:tc>
        <w:tc>
          <w:tcPr>
            <w:tcW w:w="1026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A51FD8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528E42E6" w14:textId="77777777" w:rsidTr="003C0924">
        <w:trPr>
          <w:trHeight w:hRule="exact" w:val="255"/>
        </w:trPr>
        <w:tc>
          <w:tcPr>
            <w:tcW w:w="13603" w:type="dxa"/>
            <w:gridSpan w:val="7"/>
            <w:tcBorders>
              <w:top w:val="single" w:sz="4" w:space="0" w:color="auto"/>
              <w:left w:val="nil"/>
              <w:bottom w:val="nil"/>
              <w:right w:val="nil"/>
            </w:tcBorders>
            <w:shd w:val="clear" w:color="auto" w:fill="99CCFF"/>
            <w:vAlign w:val="bottom"/>
          </w:tcPr>
          <w:p w14:paraId="1ECA50E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i/>
                <w:iCs/>
                <w:sz w:val="18"/>
                <w:szCs w:val="18"/>
              </w:rPr>
              <w:t>Felter markeret med blå er temaspecifikke opslagstabeller, der indeholder oversættelser af koder i andre felter.</w:t>
            </w:r>
          </w:p>
        </w:tc>
      </w:tr>
      <w:tr w:rsidR="00CB4BEB" w:rsidRPr="00576460" w14:paraId="16EF3CAD" w14:textId="77777777" w:rsidTr="003C0924">
        <w:trPr>
          <w:trHeight w:hRule="exact" w:val="255"/>
        </w:trPr>
        <w:tc>
          <w:tcPr>
            <w:tcW w:w="13603" w:type="dxa"/>
            <w:gridSpan w:val="7"/>
            <w:tcBorders>
              <w:top w:val="nil"/>
              <w:left w:val="nil"/>
              <w:bottom w:val="nil"/>
              <w:right w:val="nil"/>
            </w:tcBorders>
            <w:shd w:val="clear" w:color="auto" w:fill="97DDBA"/>
            <w:vAlign w:val="center"/>
          </w:tcPr>
          <w:p w14:paraId="36A9460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72F7880B" w14:textId="77777777" w:rsidR="00CB4BEB" w:rsidRPr="00576460" w:rsidRDefault="00CB4BEB" w:rsidP="00CB4BEB">
      <w:pPr>
        <w:pStyle w:val="Overskrift6"/>
      </w:pPr>
      <w:r w:rsidRPr="00576460">
        <w:t xml:space="preserve">5.8.11.1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76460" w14:paraId="52581C3E" w14:textId="77777777" w:rsidTr="003C0924">
        <w:trPr>
          <w:trHeight w:hRule="exact" w:val="255"/>
        </w:trPr>
        <w:tc>
          <w:tcPr>
            <w:tcW w:w="2235" w:type="dxa"/>
            <w:shd w:val="clear" w:color="auto" w:fill="D9D9D9"/>
            <w:vAlign w:val="bottom"/>
          </w:tcPr>
          <w:p w14:paraId="1D2B0DFA"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Metadataelement</w:t>
            </w:r>
          </w:p>
        </w:tc>
        <w:tc>
          <w:tcPr>
            <w:tcW w:w="11340" w:type="dxa"/>
            <w:shd w:val="clear" w:color="auto" w:fill="D9D9D9"/>
            <w:vAlign w:val="bottom"/>
          </w:tcPr>
          <w:p w14:paraId="17C3EC97"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3D1CC580" w14:textId="77777777" w:rsidTr="003C0924">
        <w:trPr>
          <w:trHeight w:hRule="exact" w:val="255"/>
        </w:trPr>
        <w:tc>
          <w:tcPr>
            <w:tcW w:w="2235" w:type="dxa"/>
            <w:shd w:val="clear" w:color="auto" w:fill="E0E0E0"/>
            <w:vAlign w:val="bottom"/>
          </w:tcPr>
          <w:p w14:paraId="194069F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Temanavn</w:t>
            </w:r>
          </w:p>
        </w:tc>
        <w:tc>
          <w:tcPr>
            <w:tcW w:w="11340" w:type="dxa"/>
            <w:shd w:val="clear" w:color="auto" w:fill="FFFFFF"/>
            <w:vAlign w:val="bottom"/>
          </w:tcPr>
          <w:p w14:paraId="572EE53A" w14:textId="77777777" w:rsidR="00CB4BEB" w:rsidRPr="00576460" w:rsidRDefault="00CB4BEB" w:rsidP="003C0924">
            <w:pPr>
              <w:rPr>
                <w:rFonts w:ascii="Trebuchet MS" w:hAnsi="Trebuchet MS" w:cs="Trebuchet MS"/>
                <w:sz w:val="18"/>
                <w:szCs w:val="18"/>
              </w:rPr>
            </w:pPr>
            <w:r w:rsidRPr="00786299">
              <w:rPr>
                <w:rFonts w:ascii="Trebuchet MS" w:hAnsi="Trebuchet MS" w:cs="Trebuchet MS"/>
                <w:sz w:val="18"/>
                <w:szCs w:val="18"/>
              </w:rPr>
              <w:t>Børne-</w:t>
            </w:r>
            <w:r w:rsidRPr="00576460">
              <w:rPr>
                <w:rFonts w:ascii="Trebuchet MS" w:hAnsi="Trebuchet MS" w:cs="Trebuchet MS"/>
                <w:sz w:val="18"/>
                <w:szCs w:val="18"/>
              </w:rPr>
              <w:t xml:space="preserve"> og skoledistrikter</w:t>
            </w:r>
          </w:p>
        </w:tc>
      </w:tr>
      <w:tr w:rsidR="00CB4BEB" w:rsidRPr="00576460" w14:paraId="6DBE091A" w14:textId="77777777" w:rsidTr="003C0924">
        <w:trPr>
          <w:trHeight w:hRule="exact" w:val="255"/>
        </w:trPr>
        <w:tc>
          <w:tcPr>
            <w:tcW w:w="2235" w:type="dxa"/>
            <w:shd w:val="clear" w:color="auto" w:fill="E0E0E0"/>
            <w:vAlign w:val="bottom"/>
          </w:tcPr>
          <w:p w14:paraId="13D19AC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Temakode</w:t>
            </w:r>
          </w:p>
        </w:tc>
        <w:tc>
          <w:tcPr>
            <w:tcW w:w="11340" w:type="dxa"/>
            <w:shd w:val="clear" w:color="auto" w:fill="FFFFFF"/>
            <w:vAlign w:val="bottom"/>
          </w:tcPr>
          <w:p w14:paraId="6B2B0DD1"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5710</w:t>
            </w:r>
          </w:p>
        </w:tc>
      </w:tr>
      <w:tr w:rsidR="00CB4BEB" w:rsidRPr="00576460" w14:paraId="52BEA5A4" w14:textId="77777777" w:rsidTr="003C0924">
        <w:trPr>
          <w:trHeight w:hRule="exact" w:val="255"/>
        </w:trPr>
        <w:tc>
          <w:tcPr>
            <w:tcW w:w="2235" w:type="dxa"/>
            <w:shd w:val="clear" w:color="auto" w:fill="E0E0E0"/>
            <w:vAlign w:val="bottom"/>
          </w:tcPr>
          <w:p w14:paraId="2E702627"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lastRenderedPageBreak/>
              <w:t>Definition</w:t>
            </w:r>
          </w:p>
        </w:tc>
        <w:tc>
          <w:tcPr>
            <w:tcW w:w="11340" w:type="dxa"/>
            <w:shd w:val="clear" w:color="auto" w:fill="FFFFFF"/>
            <w:vAlign w:val="bottom"/>
          </w:tcPr>
          <w:p w14:paraId="1F747BD0"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Kommunens egne distrikter.</w:t>
            </w:r>
          </w:p>
        </w:tc>
      </w:tr>
      <w:tr w:rsidR="00CB4BEB" w:rsidRPr="00576460" w14:paraId="6C0281AA" w14:textId="77777777" w:rsidTr="003C0924">
        <w:trPr>
          <w:trHeight w:val="851"/>
        </w:trPr>
        <w:tc>
          <w:tcPr>
            <w:tcW w:w="2235" w:type="dxa"/>
            <w:shd w:val="clear" w:color="auto" w:fill="E0E0E0"/>
            <w:vAlign w:val="center"/>
          </w:tcPr>
          <w:p w14:paraId="76E55E9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Beskrivelse</w:t>
            </w:r>
          </w:p>
        </w:tc>
        <w:tc>
          <w:tcPr>
            <w:tcW w:w="11340" w:type="dxa"/>
            <w:shd w:val="clear" w:color="auto" w:fill="FFFFFF"/>
            <w:vAlign w:val="center"/>
          </w:tcPr>
          <w:p w14:paraId="5869C04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 xml:space="preserve">Visualisering af distrikter i forhold til skel, adresser mm. og grundlag for stedbestemt dataanalyser. Temaet er tænkt anvendt på tværs i forvaltningen. Laget er også tænkt anvendt til selvbetjeningsløsning, så borgeren selv kan finde frem til det børnehavedistrikt, boligen/adressen tilhører og evt. vælge hvilken børnehave blandt flere, man ønsker at benytte/ansøge plads i. SSP er et lokalt samarbejde mellem Skole, Socialforvaltning og Politi, hvis mål er at forebygge kriminalitet blandt børn og unge. </w:t>
            </w:r>
            <w:r>
              <w:rPr>
                <w:rFonts w:ascii="Trebuchet MS" w:hAnsi="Trebuchet MS"/>
                <w:sz w:val="18"/>
                <w:szCs w:val="18"/>
              </w:rPr>
              <w:br/>
            </w:r>
          </w:p>
        </w:tc>
      </w:tr>
      <w:tr w:rsidR="00CB4BEB" w:rsidRPr="00576460" w14:paraId="4997379E" w14:textId="77777777" w:rsidTr="003C0924">
        <w:trPr>
          <w:trHeight w:hRule="exact" w:val="255"/>
        </w:trPr>
        <w:tc>
          <w:tcPr>
            <w:tcW w:w="2235" w:type="dxa"/>
            <w:shd w:val="clear" w:color="auto" w:fill="E0E0E0"/>
            <w:vAlign w:val="bottom"/>
          </w:tcPr>
          <w:p w14:paraId="37354C19"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Formaal</w:t>
            </w:r>
            <w:proofErr w:type="spellEnd"/>
            <w:r w:rsidRPr="00576460">
              <w:rPr>
                <w:rFonts w:ascii="Trebuchet MS" w:hAnsi="Trebuchet MS" w:cs="Trebuchet MS"/>
                <w:sz w:val="18"/>
                <w:szCs w:val="18"/>
              </w:rPr>
              <w:t xml:space="preserve"> </w:t>
            </w:r>
          </w:p>
        </w:tc>
        <w:tc>
          <w:tcPr>
            <w:tcW w:w="11340" w:type="dxa"/>
            <w:shd w:val="clear" w:color="auto" w:fill="FFFFFF"/>
            <w:vAlign w:val="bottom"/>
          </w:tcPr>
          <w:p w14:paraId="12B51FF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Vise hvor grænserne går i børne- og skoledistrikterne og kunne benytte dem til analysegrundlag.</w:t>
            </w:r>
          </w:p>
        </w:tc>
      </w:tr>
      <w:tr w:rsidR="00CB4BEB" w:rsidRPr="00576460" w14:paraId="4223E80D" w14:textId="77777777" w:rsidTr="000948FE">
        <w:trPr>
          <w:trHeight w:hRule="exact" w:val="370"/>
        </w:trPr>
        <w:tc>
          <w:tcPr>
            <w:tcW w:w="2235" w:type="dxa"/>
            <w:shd w:val="clear" w:color="auto" w:fill="E0E0E0"/>
            <w:vAlign w:val="bottom"/>
          </w:tcPr>
          <w:p w14:paraId="493D84C9"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Noegleord_hovedgruppe</w:t>
            </w:r>
            <w:proofErr w:type="spellEnd"/>
          </w:p>
        </w:tc>
        <w:tc>
          <w:tcPr>
            <w:tcW w:w="11340" w:type="dxa"/>
            <w:shd w:val="clear" w:color="auto" w:fill="FFFFFF"/>
            <w:vAlign w:val="bottom"/>
          </w:tcPr>
          <w:p w14:paraId="581BEB6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Administrative enheder</w:t>
            </w:r>
          </w:p>
        </w:tc>
      </w:tr>
      <w:tr w:rsidR="00CB4BEB" w:rsidRPr="00576460" w14:paraId="76FD365E" w14:textId="77777777" w:rsidTr="000948FE">
        <w:trPr>
          <w:trHeight w:hRule="exact" w:val="665"/>
        </w:trPr>
        <w:tc>
          <w:tcPr>
            <w:tcW w:w="2235" w:type="dxa"/>
            <w:shd w:val="clear" w:color="auto" w:fill="E0E0E0"/>
            <w:vAlign w:val="center"/>
          </w:tcPr>
          <w:p w14:paraId="768A15AF"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Noegle_ord</w:t>
            </w:r>
            <w:proofErr w:type="spellEnd"/>
          </w:p>
        </w:tc>
        <w:tc>
          <w:tcPr>
            <w:tcW w:w="11340" w:type="dxa"/>
            <w:shd w:val="clear" w:color="auto" w:fill="FFFFFF"/>
            <w:vAlign w:val="center"/>
          </w:tcPr>
          <w:p w14:paraId="2A6EC80C" w14:textId="0991F310" w:rsidR="00CB4BEB" w:rsidRPr="000948FE" w:rsidRDefault="00CB4BEB" w:rsidP="003C0924">
            <w:pPr>
              <w:autoSpaceDE w:val="0"/>
              <w:autoSpaceDN w:val="0"/>
              <w:adjustRightInd w:val="0"/>
              <w:rPr>
                <w:rFonts w:ascii="Trebuchet MS" w:hAnsi="Trebuchet MS"/>
                <w:sz w:val="18"/>
                <w:szCs w:val="18"/>
              </w:rPr>
            </w:pPr>
            <w:r w:rsidRPr="00576460">
              <w:rPr>
                <w:rFonts w:ascii="Trebuchet MS" w:hAnsi="Trebuchet MS"/>
                <w:sz w:val="18"/>
                <w:szCs w:val="18"/>
              </w:rPr>
              <w:t xml:space="preserve">Børnedistrikter, </w:t>
            </w:r>
            <w:r w:rsidRPr="00576460">
              <w:rPr>
                <w:rFonts w:ascii="Trebuchet MS" w:hAnsi="Trebuchet MS" w:cs="Trebuchet MS"/>
                <w:sz w:val="18"/>
                <w:szCs w:val="18"/>
              </w:rPr>
              <w:t xml:space="preserve">Børnehave, </w:t>
            </w:r>
            <w:r w:rsidRPr="00576460">
              <w:rPr>
                <w:rFonts w:ascii="Trebuchet MS" w:hAnsi="Trebuchet MS"/>
                <w:sz w:val="18"/>
                <w:szCs w:val="18"/>
              </w:rPr>
              <w:t xml:space="preserve">Børn 3-6 år, dagplejedistrikter, skoledistrikter, </w:t>
            </w:r>
            <w:proofErr w:type="spellStart"/>
            <w:r w:rsidRPr="00576460">
              <w:rPr>
                <w:rFonts w:ascii="Trebuchet MS" w:hAnsi="Trebuchet MS"/>
                <w:sz w:val="18"/>
                <w:szCs w:val="18"/>
              </w:rPr>
              <w:t>SSPdistrikter</w:t>
            </w:r>
            <w:proofErr w:type="spellEnd"/>
            <w:r w:rsidRPr="00576460">
              <w:rPr>
                <w:rFonts w:ascii="Trebuchet MS" w:hAnsi="Trebuchet MS"/>
                <w:sz w:val="18"/>
                <w:szCs w:val="18"/>
              </w:rPr>
              <w:t>, klubdistrikter, Ungdomsklub,</w:t>
            </w:r>
            <w:r w:rsidR="000948FE">
              <w:rPr>
                <w:rFonts w:ascii="Trebuchet MS" w:hAnsi="Trebuchet MS"/>
                <w:sz w:val="18"/>
                <w:szCs w:val="18"/>
              </w:rPr>
              <w:t xml:space="preserve"> </w:t>
            </w:r>
            <w:r w:rsidRPr="00576460">
              <w:rPr>
                <w:rFonts w:ascii="Trebuchet MS" w:hAnsi="Trebuchet MS"/>
                <w:sz w:val="18"/>
                <w:szCs w:val="18"/>
              </w:rPr>
              <w:t>Politisamarbejde</w:t>
            </w:r>
          </w:p>
        </w:tc>
      </w:tr>
      <w:tr w:rsidR="00CB4BEB" w:rsidRPr="00576460" w14:paraId="4D74FA31" w14:textId="77777777" w:rsidTr="003C0924">
        <w:trPr>
          <w:trHeight w:hRule="exact" w:val="255"/>
        </w:trPr>
        <w:tc>
          <w:tcPr>
            <w:tcW w:w="2235" w:type="dxa"/>
            <w:shd w:val="clear" w:color="auto" w:fill="E0E0E0"/>
            <w:vAlign w:val="bottom"/>
          </w:tcPr>
          <w:p w14:paraId="6B1BB55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 type</w:t>
            </w:r>
          </w:p>
        </w:tc>
        <w:tc>
          <w:tcPr>
            <w:tcW w:w="11340" w:type="dxa"/>
            <w:shd w:val="clear" w:color="auto" w:fill="FFFFFF"/>
            <w:vAlign w:val="bottom"/>
          </w:tcPr>
          <w:p w14:paraId="210810B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Flade</w:t>
            </w:r>
          </w:p>
        </w:tc>
      </w:tr>
      <w:tr w:rsidR="00CB4BEB" w:rsidRPr="00576460" w14:paraId="7E1DBA4F" w14:textId="77777777" w:rsidTr="003C0924">
        <w:trPr>
          <w:trHeight w:hRule="exact" w:val="255"/>
        </w:trPr>
        <w:tc>
          <w:tcPr>
            <w:tcW w:w="2235" w:type="dxa"/>
            <w:shd w:val="clear" w:color="auto" w:fill="E0E0E0"/>
            <w:vAlign w:val="bottom"/>
          </w:tcPr>
          <w:p w14:paraId="1BAF03D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Lovgrundlag</w:t>
            </w:r>
          </w:p>
        </w:tc>
        <w:tc>
          <w:tcPr>
            <w:tcW w:w="11340" w:type="dxa"/>
            <w:shd w:val="clear" w:color="auto" w:fill="FFFFFF"/>
            <w:vAlign w:val="bottom"/>
          </w:tcPr>
          <w:p w14:paraId="24341BDD" w14:textId="77777777" w:rsidR="00CB4BEB" w:rsidRPr="00576460" w:rsidRDefault="00CB4BEB" w:rsidP="003C0924">
            <w:pPr>
              <w:rPr>
                <w:rFonts w:ascii="Trebuchet MS" w:hAnsi="Trebuchet MS" w:cs="Trebuchet MS"/>
                <w:sz w:val="18"/>
                <w:szCs w:val="18"/>
              </w:rPr>
            </w:pPr>
          </w:p>
        </w:tc>
      </w:tr>
      <w:tr w:rsidR="00CB4BEB" w:rsidRPr="00576460" w14:paraId="7BBC6C6B" w14:textId="77777777" w:rsidTr="003C0924">
        <w:trPr>
          <w:trHeight w:hRule="exact" w:val="255"/>
        </w:trPr>
        <w:tc>
          <w:tcPr>
            <w:tcW w:w="2235" w:type="dxa"/>
            <w:shd w:val="clear" w:color="auto" w:fill="E0E0E0"/>
            <w:vAlign w:val="bottom"/>
          </w:tcPr>
          <w:p w14:paraId="55815E69"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KLE_koder</w:t>
            </w:r>
            <w:proofErr w:type="spellEnd"/>
          </w:p>
        </w:tc>
        <w:tc>
          <w:tcPr>
            <w:tcW w:w="11340" w:type="dxa"/>
            <w:shd w:val="clear" w:color="auto" w:fill="FFFFFF"/>
            <w:vAlign w:val="bottom"/>
          </w:tcPr>
          <w:p w14:paraId="5F0FC9C5" w14:textId="77777777" w:rsidR="00CB4BEB" w:rsidRPr="00576460" w:rsidRDefault="00CB4BEB" w:rsidP="003C0924">
            <w:pPr>
              <w:rPr>
                <w:rFonts w:ascii="Trebuchet MS" w:hAnsi="Trebuchet MS" w:cs="Trebuchet MS"/>
                <w:sz w:val="18"/>
                <w:szCs w:val="18"/>
              </w:rPr>
            </w:pPr>
            <w:r w:rsidRPr="000948FE">
              <w:rPr>
                <w:rFonts w:ascii="Trebuchet MS" w:hAnsi="Trebuchet MS" w:cs="Trebuchet MS"/>
                <w:sz w:val="18"/>
                <w:szCs w:val="18"/>
              </w:rPr>
              <w:t>17.01.04, 28.00.00</w:t>
            </w:r>
          </w:p>
        </w:tc>
      </w:tr>
    </w:tbl>
    <w:p w14:paraId="06984D9E" w14:textId="77777777" w:rsidR="00CB4BEB" w:rsidRPr="00576460" w:rsidRDefault="00CB4BEB" w:rsidP="00CB4BEB">
      <w:pPr>
        <w:pStyle w:val="Overskrift6"/>
      </w:pPr>
      <w:r w:rsidRPr="00576460">
        <w:t>5.8.11.2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3"/>
        <w:gridCol w:w="8983"/>
      </w:tblGrid>
      <w:tr w:rsidR="00CB4BEB" w:rsidRPr="00576460" w14:paraId="26088DFB" w14:textId="77777777" w:rsidTr="003C0924">
        <w:tc>
          <w:tcPr>
            <w:tcW w:w="4503" w:type="dxa"/>
            <w:shd w:val="clear" w:color="auto" w:fill="D9D9D9"/>
            <w:vAlign w:val="center"/>
          </w:tcPr>
          <w:p w14:paraId="1BE66CE9"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Emne</w:t>
            </w:r>
          </w:p>
        </w:tc>
        <w:tc>
          <w:tcPr>
            <w:tcW w:w="9149" w:type="dxa"/>
            <w:shd w:val="clear" w:color="auto" w:fill="D9D9D9"/>
            <w:vAlign w:val="center"/>
          </w:tcPr>
          <w:p w14:paraId="71ECD732"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29308DDB" w14:textId="77777777" w:rsidTr="003C0924">
        <w:trPr>
          <w:trHeight w:val="1110"/>
        </w:trPr>
        <w:tc>
          <w:tcPr>
            <w:tcW w:w="4503" w:type="dxa"/>
            <w:shd w:val="clear" w:color="auto" w:fill="E0E0E0"/>
            <w:vAlign w:val="center"/>
          </w:tcPr>
          <w:p w14:paraId="313B908E"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Cs/>
                <w:sz w:val="18"/>
                <w:szCs w:val="18"/>
              </w:rPr>
              <w:t>Registreringsinstruks</w:t>
            </w:r>
          </w:p>
        </w:tc>
        <w:tc>
          <w:tcPr>
            <w:tcW w:w="9149" w:type="dxa"/>
            <w:shd w:val="clear" w:color="auto" w:fill="FFFFFF"/>
            <w:vAlign w:val="bottom"/>
          </w:tcPr>
          <w:p w14:paraId="55255E2B" w14:textId="6A5B3D1C" w:rsidR="00CB4BEB" w:rsidRPr="00786299" w:rsidRDefault="00CB4BEB" w:rsidP="003C0924">
            <w:pPr>
              <w:rPr>
                <w:rFonts w:ascii="Trebuchet MS" w:hAnsi="Trebuchet MS" w:cs="Trebuchet MS"/>
                <w:sz w:val="18"/>
                <w:szCs w:val="18"/>
              </w:rPr>
            </w:pPr>
            <w:r w:rsidRPr="00576460">
              <w:rPr>
                <w:rFonts w:ascii="Trebuchet MS" w:hAnsi="Trebuchet MS" w:cs="Trebuchet MS"/>
                <w:sz w:val="18"/>
                <w:szCs w:val="18"/>
              </w:rPr>
              <w:t xml:space="preserve">Ofte forelægger distrikterne kun på papirkort med håndtegnet streger eller/og som registrering på hver enkelt adresse eller via vejlister. Ved adresse- eller vejlister registreres de på adressetema eller lignende og via farvekoder på punkterne, så indtegnes fladerne f.eks. med kopi af matrikelgeometrien, som så samles til en </w:t>
            </w:r>
            <w:r w:rsidRPr="00786299">
              <w:rPr>
                <w:rFonts w:ascii="Trebuchet MS" w:hAnsi="Trebuchet MS" w:cs="Trebuchet MS"/>
                <w:sz w:val="18"/>
                <w:szCs w:val="18"/>
              </w:rPr>
              <w:t>flade i hvert distrikt. Hvis distriktsgrænsen normalt følger vejmidten</w:t>
            </w:r>
            <w:r w:rsidR="000948FE">
              <w:rPr>
                <w:rFonts w:ascii="Trebuchet MS" w:hAnsi="Trebuchet MS" w:cs="Trebuchet MS"/>
                <w:sz w:val="18"/>
                <w:szCs w:val="18"/>
              </w:rPr>
              <w:t>,</w:t>
            </w:r>
            <w:r w:rsidRPr="00786299">
              <w:rPr>
                <w:rFonts w:ascii="Trebuchet MS" w:hAnsi="Trebuchet MS" w:cs="Trebuchet MS"/>
                <w:sz w:val="18"/>
                <w:szCs w:val="18"/>
              </w:rPr>
              <w:t xml:space="preserve"> snappes i stedet til </w:t>
            </w:r>
            <w:proofErr w:type="spellStart"/>
            <w:r w:rsidRPr="000948FE">
              <w:rPr>
                <w:rFonts w:ascii="Trebuchet MS" w:hAnsi="Trebuchet MS" w:cs="Trebuchet MS"/>
                <w:sz w:val="18"/>
                <w:szCs w:val="18"/>
              </w:rPr>
              <w:t>GeoDanmark</w:t>
            </w:r>
            <w:proofErr w:type="spellEnd"/>
            <w:r w:rsidRPr="00786299">
              <w:rPr>
                <w:rFonts w:ascii="Trebuchet MS" w:hAnsi="Trebuchet MS" w:cs="Trebuchet MS"/>
                <w:sz w:val="18"/>
                <w:szCs w:val="18"/>
              </w:rPr>
              <w:t xml:space="preserve">-vejmidten. Samlet skal dette tema dække hele kommunen. </w:t>
            </w:r>
          </w:p>
          <w:p w14:paraId="159A7582" w14:textId="7C5C75CC" w:rsidR="00CB4BEB" w:rsidRPr="000948FE" w:rsidRDefault="00CB4BEB" w:rsidP="003C0924">
            <w:pPr>
              <w:rPr>
                <w:rFonts w:ascii="Trebuchet MS" w:hAnsi="Trebuchet MS" w:cs="Trebuchet MS"/>
                <w:sz w:val="18"/>
                <w:szCs w:val="18"/>
              </w:rPr>
            </w:pPr>
            <w:r w:rsidRPr="00786299">
              <w:rPr>
                <w:rFonts w:ascii="Trebuchet MS" w:hAnsi="Trebuchet MS" w:cs="Trebuchet MS"/>
                <w:sz w:val="18"/>
                <w:szCs w:val="18"/>
              </w:rPr>
              <w:t>Klassetrin udf</w:t>
            </w:r>
            <w:r w:rsidR="000948FE">
              <w:rPr>
                <w:rFonts w:ascii="Trebuchet MS" w:hAnsi="Trebuchet MS" w:cs="Trebuchet MS"/>
                <w:sz w:val="18"/>
                <w:szCs w:val="18"/>
              </w:rPr>
              <w:t>yl</w:t>
            </w:r>
            <w:r w:rsidRPr="00786299">
              <w:rPr>
                <w:rFonts w:ascii="Trebuchet MS" w:hAnsi="Trebuchet MS" w:cs="Trebuchet MS"/>
                <w:sz w:val="18"/>
                <w:szCs w:val="18"/>
              </w:rPr>
              <w:t>des med relevant start- og sluttrin for skoler, mens for alle institutioner udfyldes det med andet.</w:t>
            </w:r>
            <w:r w:rsidRPr="000948FE">
              <w:rPr>
                <w:rFonts w:ascii="Trebuchet MS" w:hAnsi="Trebuchet MS" w:cs="Trebuchet MS"/>
                <w:sz w:val="18"/>
                <w:szCs w:val="18"/>
              </w:rPr>
              <w:br/>
              <w:t>Der kan godt være overlappende skoledistrikter, men så skal de dække forskellige trin. F.eks. har mange kommuner en 10. klasse som dækker hele kommunen, mens resten er inddelt i mange mindre distrikter svarende til hver skole. Det er vigtigt at der er distrikter for alle 0. klasser, hvor indskrivning finder sted.</w:t>
            </w:r>
          </w:p>
          <w:p w14:paraId="619AC68E" w14:textId="6B34F9AC" w:rsidR="00CB4BEB" w:rsidRPr="000948FE" w:rsidRDefault="00CB4BEB" w:rsidP="003C0924">
            <w:pPr>
              <w:rPr>
                <w:rFonts w:ascii="Trebuchet MS" w:hAnsi="Trebuchet MS" w:cs="Trebuchet MS"/>
                <w:sz w:val="18"/>
                <w:szCs w:val="18"/>
              </w:rPr>
            </w:pPr>
            <w:r w:rsidRPr="000948FE">
              <w:rPr>
                <w:rFonts w:ascii="Trebuchet MS" w:hAnsi="Trebuchet MS" w:cs="Trebuchet MS"/>
                <w:sz w:val="18"/>
                <w:szCs w:val="18"/>
              </w:rPr>
              <w:t>Hvis en skole f.eks. dækker flere distrikter i udskolingen (7-9 klasse f.eks.) vil der være 2 distrikter; Et for 0-6 klasse og et for 7-9 klasse, hvor det sidste vil dække ind over en andens skole 0-6 klasse distrikt.</w:t>
            </w:r>
            <w:r w:rsidRPr="000948FE">
              <w:rPr>
                <w:rFonts w:ascii="Trebuchet MS" w:hAnsi="Trebuchet MS" w:cs="Trebuchet MS"/>
                <w:sz w:val="18"/>
                <w:szCs w:val="18"/>
              </w:rPr>
              <w:br/>
              <w:t>Hovedskole og Afdelingsskole benyttes til at registrere, hvis et skoledistrikt er tilknyttet en hovedskole og eventuelt en afdeling</w:t>
            </w:r>
            <w:r w:rsidR="000948FE">
              <w:rPr>
                <w:rFonts w:ascii="Trebuchet MS" w:hAnsi="Trebuchet MS" w:cs="Trebuchet MS"/>
                <w:sz w:val="18"/>
                <w:szCs w:val="18"/>
              </w:rPr>
              <w:t>s</w:t>
            </w:r>
            <w:r w:rsidRPr="000948FE">
              <w:rPr>
                <w:rFonts w:ascii="Trebuchet MS" w:hAnsi="Trebuchet MS" w:cs="Trebuchet MS"/>
                <w:sz w:val="18"/>
                <w:szCs w:val="18"/>
              </w:rPr>
              <w:t>skole i de meget store kommuner.</w:t>
            </w:r>
          </w:p>
          <w:p w14:paraId="09C0169F" w14:textId="77777777" w:rsidR="00CB4BEB" w:rsidRPr="00576460" w:rsidRDefault="00CB4BEB" w:rsidP="003C0924">
            <w:pPr>
              <w:rPr>
                <w:rFonts w:ascii="Trebuchet MS" w:hAnsi="Trebuchet MS" w:cs="Trebuchet MS"/>
                <w:sz w:val="18"/>
                <w:szCs w:val="18"/>
              </w:rPr>
            </w:pPr>
            <w:r w:rsidRPr="000948FE">
              <w:rPr>
                <w:rFonts w:ascii="Trebuchet MS" w:hAnsi="Trebuchet MS" w:cs="Trebuchet MS"/>
                <w:sz w:val="18"/>
                <w:szCs w:val="18"/>
              </w:rPr>
              <w:t>Det geografiske distrikt/objekt repræsenterer således det mindste distrikt og informationen om afdelings- og hovedskole er kun udfyldt, hvis flere distrikter indgår i en hovedskole.</w:t>
            </w:r>
          </w:p>
        </w:tc>
      </w:tr>
      <w:tr w:rsidR="00CB4BEB" w:rsidRPr="00576460" w14:paraId="34C6851C" w14:textId="77777777" w:rsidTr="003C0924">
        <w:trPr>
          <w:trHeight w:hRule="exact" w:val="255"/>
        </w:trPr>
        <w:tc>
          <w:tcPr>
            <w:tcW w:w="4503" w:type="dxa"/>
            <w:shd w:val="clear" w:color="auto" w:fill="E0E0E0"/>
            <w:vAlign w:val="bottom"/>
          </w:tcPr>
          <w:p w14:paraId="46BED7F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Klassificering/opdeling</w:t>
            </w:r>
          </w:p>
        </w:tc>
        <w:tc>
          <w:tcPr>
            <w:tcW w:w="9149" w:type="dxa"/>
            <w:shd w:val="clear" w:color="auto" w:fill="FFFFFF"/>
            <w:vAlign w:val="bottom"/>
          </w:tcPr>
          <w:p w14:paraId="226FC43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Opdeles i nummer/navn for hvert distrikt og klassetrin.</w:t>
            </w:r>
          </w:p>
        </w:tc>
      </w:tr>
      <w:tr w:rsidR="00CB4BEB" w:rsidRPr="00576460" w14:paraId="3CD4ECF7" w14:textId="77777777" w:rsidTr="003C0924">
        <w:trPr>
          <w:trHeight w:hRule="exact" w:val="255"/>
        </w:trPr>
        <w:tc>
          <w:tcPr>
            <w:tcW w:w="4503" w:type="dxa"/>
            <w:shd w:val="clear" w:color="auto" w:fill="E0E0E0"/>
            <w:vAlign w:val="bottom"/>
          </w:tcPr>
          <w:p w14:paraId="3EED5FE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Minimum størrelser for objekt</w:t>
            </w:r>
          </w:p>
        </w:tc>
        <w:tc>
          <w:tcPr>
            <w:tcW w:w="9149" w:type="dxa"/>
            <w:shd w:val="clear" w:color="auto" w:fill="FFFFFF"/>
            <w:vAlign w:val="bottom"/>
          </w:tcPr>
          <w:p w14:paraId="338628B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0,1 ha</w:t>
            </w:r>
          </w:p>
        </w:tc>
      </w:tr>
      <w:tr w:rsidR="00CB4BEB" w:rsidRPr="00576460" w14:paraId="72077621" w14:textId="77777777" w:rsidTr="003C0924">
        <w:trPr>
          <w:trHeight w:hRule="exact" w:val="255"/>
        </w:trPr>
        <w:tc>
          <w:tcPr>
            <w:tcW w:w="4503" w:type="dxa"/>
            <w:shd w:val="clear" w:color="auto" w:fill="E0E0E0"/>
            <w:vAlign w:val="bottom"/>
          </w:tcPr>
          <w:p w14:paraId="4F939C9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Entydige objekter</w:t>
            </w:r>
          </w:p>
        </w:tc>
        <w:tc>
          <w:tcPr>
            <w:tcW w:w="9149" w:type="dxa"/>
            <w:shd w:val="clear" w:color="auto" w:fill="FFFFFF"/>
            <w:vAlign w:val="bottom"/>
          </w:tcPr>
          <w:p w14:paraId="6CEA4289" w14:textId="77777777" w:rsidR="00CB4BEB" w:rsidRPr="00576460" w:rsidRDefault="00CB4BEB" w:rsidP="003C0924">
            <w:pPr>
              <w:rPr>
                <w:rFonts w:ascii="Trebuchet MS" w:hAnsi="Trebuchet MS" w:cs="Trebuchet MS"/>
                <w:sz w:val="18"/>
                <w:szCs w:val="18"/>
              </w:rPr>
            </w:pPr>
          </w:p>
        </w:tc>
      </w:tr>
      <w:tr w:rsidR="00CB4BEB" w:rsidRPr="00576460" w14:paraId="1F481731" w14:textId="77777777" w:rsidTr="003C0924">
        <w:trPr>
          <w:trHeight w:hRule="exact" w:val="510"/>
        </w:trPr>
        <w:tc>
          <w:tcPr>
            <w:tcW w:w="4503" w:type="dxa"/>
            <w:shd w:val="clear" w:color="auto" w:fill="E0E0E0"/>
            <w:vAlign w:val="center"/>
          </w:tcPr>
          <w:p w14:paraId="234BD3A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lastRenderedPageBreak/>
              <w:t>Geometrisk konsistens mellem objekter</w:t>
            </w:r>
          </w:p>
        </w:tc>
        <w:tc>
          <w:tcPr>
            <w:tcW w:w="9149" w:type="dxa"/>
            <w:shd w:val="clear" w:color="auto" w:fill="FFFFFF"/>
            <w:vAlign w:val="bottom"/>
          </w:tcPr>
          <w:p w14:paraId="2F02F39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 xml:space="preserve">Snap mellem fladerne, så der ikke forekommer </w:t>
            </w:r>
            <w:r w:rsidRPr="000948FE">
              <w:rPr>
                <w:rFonts w:ascii="Trebuchet MS" w:hAnsi="Trebuchet MS" w:cs="Trebuchet MS"/>
                <w:sz w:val="18"/>
                <w:szCs w:val="18"/>
              </w:rPr>
              <w:t xml:space="preserve">utilsigtede </w:t>
            </w:r>
            <w:r w:rsidRPr="00576460">
              <w:rPr>
                <w:rFonts w:ascii="Trebuchet MS" w:hAnsi="Trebuchet MS" w:cs="Trebuchet MS"/>
                <w:sz w:val="18"/>
                <w:szCs w:val="18"/>
              </w:rPr>
              <w:t>huller eller overlap</w:t>
            </w:r>
            <w:r w:rsidRPr="000948FE">
              <w:rPr>
                <w:rFonts w:ascii="Trebuchet MS" w:hAnsi="Trebuchet MS" w:cs="Trebuchet MS"/>
                <w:sz w:val="18"/>
                <w:szCs w:val="18"/>
              </w:rPr>
              <w:t xml:space="preserve"> indenfor samme distriktstype. Der må gerne være overlap/huller mellem forskellige distriktstyper</w:t>
            </w:r>
            <w:r w:rsidRPr="00576460">
              <w:rPr>
                <w:rFonts w:ascii="Trebuchet MS" w:hAnsi="Trebuchet MS" w:cs="Trebuchet MS"/>
                <w:sz w:val="18"/>
                <w:szCs w:val="18"/>
              </w:rPr>
              <w:t>.</w:t>
            </w:r>
          </w:p>
        </w:tc>
      </w:tr>
      <w:tr w:rsidR="00CB4BEB" w:rsidRPr="00576460" w14:paraId="32BE8B6F" w14:textId="77777777" w:rsidTr="003C0924">
        <w:trPr>
          <w:trHeight w:hRule="exact" w:val="255"/>
        </w:trPr>
        <w:tc>
          <w:tcPr>
            <w:tcW w:w="4503" w:type="dxa"/>
            <w:shd w:val="clear" w:color="auto" w:fill="E0E0E0"/>
            <w:vAlign w:val="bottom"/>
          </w:tcPr>
          <w:p w14:paraId="2BAE67C7"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Geometrisk konsistens med objekter i andre datasæt</w:t>
            </w:r>
          </w:p>
        </w:tc>
        <w:tc>
          <w:tcPr>
            <w:tcW w:w="9149" w:type="dxa"/>
            <w:shd w:val="clear" w:color="auto" w:fill="FFFFFF"/>
            <w:vAlign w:val="bottom"/>
          </w:tcPr>
          <w:p w14:paraId="5CD000E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 xml:space="preserve">Matrikellodder/jordstykker eller </w:t>
            </w:r>
            <w:proofErr w:type="spellStart"/>
            <w:r w:rsidRPr="00576460">
              <w:rPr>
                <w:rFonts w:ascii="Trebuchet MS" w:hAnsi="Trebuchet MS" w:cs="Trebuchet MS"/>
                <w:sz w:val="18"/>
                <w:szCs w:val="18"/>
              </w:rPr>
              <w:t>vejmidter</w:t>
            </w:r>
            <w:proofErr w:type="spellEnd"/>
            <w:r w:rsidRPr="00576460">
              <w:rPr>
                <w:rFonts w:ascii="Trebuchet MS" w:hAnsi="Trebuchet MS" w:cs="Trebuchet MS"/>
                <w:sz w:val="18"/>
                <w:szCs w:val="18"/>
              </w:rPr>
              <w:t xml:space="preserve"> samt evt. andre distrikter fra FKG</w:t>
            </w:r>
          </w:p>
        </w:tc>
      </w:tr>
    </w:tbl>
    <w:p w14:paraId="52F7F70B" w14:textId="77777777" w:rsidR="00CB4BEB" w:rsidRPr="00576460" w:rsidRDefault="00CB4BEB" w:rsidP="00CB4BEB">
      <w:pPr>
        <w:pStyle w:val="Overskrift6"/>
      </w:pPr>
      <w:r w:rsidRPr="00576460">
        <w:t>5.8.11.3 Kodelister</w:t>
      </w:r>
    </w:p>
    <w:p w14:paraId="0DCD330C" w14:textId="77777777" w:rsidR="00CB4BEB" w:rsidRPr="00576460" w:rsidRDefault="00CB4BEB" w:rsidP="00CB4BEB">
      <w:pPr>
        <w:autoSpaceDE w:val="0"/>
        <w:autoSpaceDN w:val="0"/>
        <w:adjustRightInd w:val="0"/>
        <w:rPr>
          <w:rFonts w:ascii="Trebuchet MS" w:hAnsi="Trebuchet MS" w:cs="Trebuchet MS"/>
          <w:sz w:val="18"/>
          <w:szCs w:val="18"/>
        </w:rPr>
      </w:pPr>
      <w:r w:rsidRPr="00576460">
        <w:rPr>
          <w:rFonts w:ascii="Trebuchet MS" w:hAnsi="Trebuchet MS" w:cs="Trebuchet MS"/>
          <w:sz w:val="18"/>
          <w:szCs w:val="18"/>
        </w:rPr>
        <w:t>Kodelisterne fungerer som oversættelser mellem anvendte kodeværdier og de matchende forklarende tekster.</w:t>
      </w:r>
    </w:p>
    <w:p w14:paraId="142C02DE" w14:textId="77777777" w:rsidR="00CB4BEB" w:rsidRPr="00576460" w:rsidRDefault="00CB4BEB" w:rsidP="00CB4BEB">
      <w:pPr>
        <w:pStyle w:val="Overskrift7"/>
      </w:pPr>
      <w:r w:rsidRPr="00576460">
        <w:t xml:space="preserve">5.8.11.3.1   5710 </w:t>
      </w:r>
      <w:proofErr w:type="spellStart"/>
      <w:r w:rsidRPr="00576460">
        <w:t>udd_type</w:t>
      </w:r>
      <w:proofErr w:type="spellEnd"/>
      <w:r w:rsidRPr="00576460">
        <w:rPr>
          <w:rStyle w:val="TypografiOverskrift4BrugerdefineretfarveRGB0Tegn"/>
        </w:rPr>
        <w:t xml:space="preserve"> </w:t>
      </w:r>
      <w:r w:rsidRPr="00576460">
        <w:t>(d_5710_udd_distrikt_type)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0"/>
        <w:gridCol w:w="2115"/>
        <w:gridCol w:w="1498"/>
        <w:gridCol w:w="7573"/>
      </w:tblGrid>
      <w:tr w:rsidR="00CB4BEB" w:rsidRPr="00576460" w14:paraId="5D6B9714" w14:textId="77777777" w:rsidTr="003C0924">
        <w:trPr>
          <w:trHeight w:hRule="exact" w:val="255"/>
        </w:trPr>
        <w:tc>
          <w:tcPr>
            <w:tcW w:w="1929" w:type="dxa"/>
            <w:tcBorders>
              <w:bottom w:val="single" w:sz="4" w:space="0" w:color="auto"/>
            </w:tcBorders>
            <w:shd w:val="clear" w:color="auto" w:fill="D9D9D9"/>
            <w:vAlign w:val="bottom"/>
          </w:tcPr>
          <w:p w14:paraId="7776B844" w14:textId="77777777" w:rsidR="00CB4BEB" w:rsidRPr="00576460" w:rsidRDefault="00CB4BEB" w:rsidP="003C0924">
            <w:pPr>
              <w:rPr>
                <w:rFonts w:ascii="Trebuchet MS" w:hAnsi="Trebuchet MS" w:cs="Trebuchet MS"/>
                <w:b/>
                <w:bCs/>
                <w:sz w:val="18"/>
                <w:szCs w:val="18"/>
              </w:rPr>
            </w:pPr>
            <w:proofErr w:type="spellStart"/>
            <w:r w:rsidRPr="00576460">
              <w:rPr>
                <w:rFonts w:ascii="Trebuchet MS" w:hAnsi="Trebuchet MS" w:cs="Trebuchet MS"/>
                <w:b/>
                <w:bCs/>
                <w:sz w:val="18"/>
                <w:szCs w:val="18"/>
              </w:rPr>
              <w:t>udd_distrikt_type_kode</w:t>
            </w:r>
            <w:proofErr w:type="spellEnd"/>
          </w:p>
        </w:tc>
        <w:tc>
          <w:tcPr>
            <w:tcW w:w="2145" w:type="dxa"/>
            <w:tcBorders>
              <w:bottom w:val="single" w:sz="4" w:space="0" w:color="auto"/>
            </w:tcBorders>
            <w:shd w:val="clear" w:color="auto" w:fill="D9D9D9"/>
            <w:vAlign w:val="bottom"/>
          </w:tcPr>
          <w:p w14:paraId="2087FCB2" w14:textId="77777777" w:rsidR="00CB4BEB" w:rsidRPr="00576460" w:rsidRDefault="00CB4BEB" w:rsidP="003C0924">
            <w:pPr>
              <w:rPr>
                <w:rFonts w:ascii="Trebuchet MS" w:hAnsi="Trebuchet MS" w:cs="Trebuchet MS"/>
                <w:bCs/>
                <w:sz w:val="18"/>
                <w:szCs w:val="18"/>
              </w:rPr>
            </w:pPr>
            <w:proofErr w:type="spellStart"/>
            <w:r w:rsidRPr="00576460">
              <w:rPr>
                <w:rFonts w:ascii="Trebuchet MS" w:hAnsi="Trebuchet MS" w:cs="Trebuchet MS"/>
                <w:b/>
                <w:bCs/>
                <w:sz w:val="18"/>
                <w:szCs w:val="18"/>
              </w:rPr>
              <w:t>udd_distrikt_type</w:t>
            </w:r>
            <w:proofErr w:type="spellEnd"/>
          </w:p>
        </w:tc>
        <w:tc>
          <w:tcPr>
            <w:tcW w:w="1563" w:type="dxa"/>
            <w:tcBorders>
              <w:bottom w:val="single" w:sz="4" w:space="0" w:color="auto"/>
            </w:tcBorders>
            <w:shd w:val="clear" w:color="auto" w:fill="D9D9D9"/>
            <w:vAlign w:val="bottom"/>
          </w:tcPr>
          <w:p w14:paraId="1BF5F309" w14:textId="77777777" w:rsidR="00CB4BEB" w:rsidRPr="00576460" w:rsidRDefault="00CB4BEB" w:rsidP="003C0924">
            <w:pPr>
              <w:rPr>
                <w:rFonts w:ascii="Trebuchet MS" w:hAnsi="Trebuchet MS" w:cs="Trebuchet MS"/>
                <w:b/>
                <w:bCs/>
                <w:sz w:val="18"/>
                <w:szCs w:val="18"/>
              </w:rPr>
            </w:pPr>
            <w:r w:rsidRPr="00786299">
              <w:rPr>
                <w:rFonts w:ascii="Trebuchet MS" w:hAnsi="Trebuchet MS" w:cs="Trebuchet MS"/>
                <w:b/>
                <w:bCs/>
                <w:sz w:val="18"/>
                <w:szCs w:val="18"/>
              </w:rPr>
              <w:t>akt</w:t>
            </w:r>
            <w:r w:rsidRPr="00576460">
              <w:rPr>
                <w:rFonts w:ascii="Trebuchet MS" w:hAnsi="Trebuchet MS" w:cs="Trebuchet MS"/>
                <w:b/>
                <w:bCs/>
                <w:sz w:val="18"/>
                <w:szCs w:val="18"/>
              </w:rPr>
              <w:t>iv</w:t>
            </w:r>
          </w:p>
        </w:tc>
        <w:tc>
          <w:tcPr>
            <w:tcW w:w="8015" w:type="dxa"/>
            <w:tcBorders>
              <w:bottom w:val="single" w:sz="4" w:space="0" w:color="auto"/>
            </w:tcBorders>
            <w:shd w:val="clear" w:color="auto" w:fill="D9D9D9"/>
            <w:vAlign w:val="bottom"/>
          </w:tcPr>
          <w:p w14:paraId="457966DA"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Begrebsdefinition</w:t>
            </w:r>
          </w:p>
        </w:tc>
      </w:tr>
      <w:tr w:rsidR="00CB4BEB" w:rsidRPr="00576460" w14:paraId="589DCD49"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038FCAF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2145" w:type="dxa"/>
            <w:tcBorders>
              <w:top w:val="single" w:sz="4" w:space="0" w:color="auto"/>
              <w:left w:val="single" w:sz="4" w:space="0" w:color="auto"/>
              <w:bottom w:val="single" w:sz="4" w:space="0" w:color="auto"/>
            </w:tcBorders>
            <w:shd w:val="clear" w:color="auto" w:fill="FFFFFF"/>
            <w:vAlign w:val="bottom"/>
          </w:tcPr>
          <w:p w14:paraId="3E69FA09"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Børne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02AA0DBB"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50DD65F8"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 xml:space="preserve">Børnedistrikter </w:t>
            </w:r>
          </w:p>
        </w:tc>
      </w:tr>
      <w:tr w:rsidR="00CB4BEB" w:rsidRPr="00576460" w14:paraId="3E633124"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38D95378"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2</w:t>
            </w:r>
          </w:p>
        </w:tc>
        <w:tc>
          <w:tcPr>
            <w:tcW w:w="2145" w:type="dxa"/>
            <w:tcBorders>
              <w:top w:val="single" w:sz="4" w:space="0" w:color="auto"/>
              <w:left w:val="single" w:sz="4" w:space="0" w:color="auto"/>
              <w:bottom w:val="single" w:sz="4" w:space="0" w:color="auto"/>
            </w:tcBorders>
            <w:shd w:val="clear" w:color="auto" w:fill="FFFFFF"/>
            <w:vAlign w:val="bottom"/>
          </w:tcPr>
          <w:p w14:paraId="0463F64B"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Dagpleje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09EC4A9B"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48F6C7FE"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Dagplejedistrikter</w:t>
            </w:r>
          </w:p>
        </w:tc>
      </w:tr>
      <w:tr w:rsidR="00CB4BEB" w:rsidRPr="00576460" w14:paraId="73C272AE"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7E61120F"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3</w:t>
            </w:r>
          </w:p>
        </w:tc>
        <w:tc>
          <w:tcPr>
            <w:tcW w:w="2145" w:type="dxa"/>
            <w:tcBorders>
              <w:top w:val="single" w:sz="4" w:space="0" w:color="auto"/>
              <w:left w:val="single" w:sz="4" w:space="0" w:color="auto"/>
              <w:bottom w:val="single" w:sz="4" w:space="0" w:color="auto"/>
            </w:tcBorders>
            <w:shd w:val="clear" w:color="auto" w:fill="FFFFFF"/>
            <w:vAlign w:val="bottom"/>
          </w:tcPr>
          <w:p w14:paraId="6CFEBD70"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Klub</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03B6526D"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0484BFE5"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 xml:space="preserve">Klubdistrikter </w:t>
            </w:r>
          </w:p>
        </w:tc>
      </w:tr>
      <w:tr w:rsidR="00CB4BEB" w:rsidRPr="00576460" w14:paraId="43B63DC3"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05B669C9"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4</w:t>
            </w:r>
          </w:p>
        </w:tc>
        <w:tc>
          <w:tcPr>
            <w:tcW w:w="2145" w:type="dxa"/>
            <w:tcBorders>
              <w:top w:val="single" w:sz="4" w:space="0" w:color="auto"/>
              <w:left w:val="single" w:sz="4" w:space="0" w:color="auto"/>
              <w:bottom w:val="single" w:sz="4" w:space="0" w:color="auto"/>
            </w:tcBorders>
            <w:shd w:val="clear" w:color="auto" w:fill="FFFFFF"/>
            <w:vAlign w:val="bottom"/>
          </w:tcPr>
          <w:p w14:paraId="4204FF23"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4BCC79E"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6942D36F"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452B029F"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16C4605"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5</w:t>
            </w:r>
          </w:p>
        </w:tc>
        <w:tc>
          <w:tcPr>
            <w:tcW w:w="2145" w:type="dxa"/>
            <w:tcBorders>
              <w:top w:val="single" w:sz="4" w:space="0" w:color="auto"/>
              <w:left w:val="single" w:sz="4" w:space="0" w:color="auto"/>
              <w:bottom w:val="single" w:sz="4" w:space="0" w:color="auto"/>
            </w:tcBorders>
            <w:shd w:val="clear" w:color="auto" w:fill="FFFFFF"/>
            <w:vAlign w:val="bottom"/>
          </w:tcPr>
          <w:p w14:paraId="71C70208"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Skole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7AA5F36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4B77920E"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 xml:space="preserve">Skoledistrikter </w:t>
            </w:r>
          </w:p>
        </w:tc>
      </w:tr>
      <w:tr w:rsidR="00CB4BEB" w:rsidRPr="00576460" w14:paraId="0C58054F"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1E1057F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6</w:t>
            </w:r>
          </w:p>
        </w:tc>
        <w:tc>
          <w:tcPr>
            <w:tcW w:w="2145" w:type="dxa"/>
            <w:tcBorders>
              <w:top w:val="single" w:sz="4" w:space="0" w:color="auto"/>
              <w:left w:val="single" w:sz="4" w:space="0" w:color="auto"/>
              <w:bottom w:val="single" w:sz="4" w:space="0" w:color="auto"/>
            </w:tcBorders>
            <w:shd w:val="clear" w:color="auto" w:fill="FFFFFF"/>
            <w:vAlign w:val="bottom"/>
          </w:tcPr>
          <w:p w14:paraId="740A8BA5"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39C23A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2810173B"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44534B62"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27D0572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7</w:t>
            </w:r>
          </w:p>
        </w:tc>
        <w:tc>
          <w:tcPr>
            <w:tcW w:w="2145" w:type="dxa"/>
            <w:tcBorders>
              <w:top w:val="single" w:sz="4" w:space="0" w:color="auto"/>
              <w:left w:val="single" w:sz="4" w:space="0" w:color="auto"/>
              <w:bottom w:val="single" w:sz="4" w:space="0" w:color="auto"/>
            </w:tcBorders>
            <w:shd w:val="clear" w:color="auto" w:fill="FFFFFF"/>
            <w:vAlign w:val="bottom"/>
          </w:tcPr>
          <w:p w14:paraId="7EAB6600"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SSP</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1075061D"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7478409A"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 xml:space="preserve">SSP-distrikter </w:t>
            </w:r>
          </w:p>
        </w:tc>
      </w:tr>
      <w:tr w:rsidR="00CB4BEB" w:rsidRPr="00576460" w14:paraId="1EA5DEDF"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A7FB6C2"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8</w:t>
            </w:r>
          </w:p>
        </w:tc>
        <w:tc>
          <w:tcPr>
            <w:tcW w:w="2145" w:type="dxa"/>
            <w:tcBorders>
              <w:top w:val="single" w:sz="4" w:space="0" w:color="auto"/>
              <w:left w:val="single" w:sz="4" w:space="0" w:color="auto"/>
              <w:bottom w:val="single" w:sz="4" w:space="0" w:color="auto"/>
            </w:tcBorders>
            <w:shd w:val="clear" w:color="auto" w:fill="FFFFFF"/>
            <w:vAlign w:val="bottom"/>
          </w:tcPr>
          <w:p w14:paraId="2093073F"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4389BC6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160D7DF5"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7980CBA7"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5C63D3B2"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9</w:t>
            </w:r>
          </w:p>
        </w:tc>
        <w:tc>
          <w:tcPr>
            <w:tcW w:w="2145" w:type="dxa"/>
            <w:tcBorders>
              <w:top w:val="single" w:sz="4" w:space="0" w:color="auto"/>
              <w:left w:val="single" w:sz="4" w:space="0" w:color="auto"/>
              <w:bottom w:val="single" w:sz="4" w:space="0" w:color="auto"/>
            </w:tcBorders>
            <w:shd w:val="clear" w:color="auto" w:fill="FFFFFF"/>
            <w:vAlign w:val="bottom"/>
          </w:tcPr>
          <w:p w14:paraId="7CBD46D3"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 xml:space="preserve">- </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045313D4"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022C5335"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0F6DD079"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5D11B6BC"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10</w:t>
            </w:r>
          </w:p>
        </w:tc>
        <w:tc>
          <w:tcPr>
            <w:tcW w:w="2145" w:type="dxa"/>
            <w:tcBorders>
              <w:top w:val="single" w:sz="4" w:space="0" w:color="auto"/>
              <w:left w:val="single" w:sz="4" w:space="0" w:color="auto"/>
              <w:bottom w:val="single" w:sz="4" w:space="0" w:color="auto"/>
            </w:tcBorders>
            <w:shd w:val="clear" w:color="auto" w:fill="FFFFFF"/>
            <w:vAlign w:val="bottom"/>
          </w:tcPr>
          <w:p w14:paraId="0B9C3ED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0422765A"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3923046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w:t>
            </w:r>
          </w:p>
        </w:tc>
      </w:tr>
      <w:tr w:rsidR="00CB4BEB" w:rsidRPr="00576460" w14:paraId="2B880ED6"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02E363A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11</w:t>
            </w:r>
          </w:p>
        </w:tc>
        <w:tc>
          <w:tcPr>
            <w:tcW w:w="2145" w:type="dxa"/>
            <w:tcBorders>
              <w:top w:val="single" w:sz="4" w:space="0" w:color="auto"/>
              <w:left w:val="single" w:sz="4" w:space="0" w:color="auto"/>
              <w:bottom w:val="single" w:sz="4" w:space="0" w:color="auto"/>
            </w:tcBorders>
            <w:shd w:val="clear" w:color="auto" w:fill="FFFFFF"/>
            <w:vAlign w:val="bottom"/>
          </w:tcPr>
          <w:p w14:paraId="68722819"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7E7936A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0B3280E9"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47134ACA"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1DADF752"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12</w:t>
            </w:r>
          </w:p>
        </w:tc>
        <w:tc>
          <w:tcPr>
            <w:tcW w:w="2145" w:type="dxa"/>
            <w:tcBorders>
              <w:top w:val="single" w:sz="4" w:space="0" w:color="auto"/>
              <w:left w:val="single" w:sz="4" w:space="0" w:color="auto"/>
              <w:bottom w:val="single" w:sz="4" w:space="0" w:color="auto"/>
            </w:tcBorders>
            <w:shd w:val="clear" w:color="auto" w:fill="FFFFFF"/>
            <w:vAlign w:val="bottom"/>
          </w:tcPr>
          <w:p w14:paraId="35F5B48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SFO</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2E1B20D8"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61C7BFB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SFO-distrikter</w:t>
            </w:r>
          </w:p>
        </w:tc>
      </w:tr>
      <w:tr w:rsidR="00CB4BEB" w:rsidRPr="00576460" w14:paraId="3A8C2573"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A2909C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98</w:t>
            </w:r>
          </w:p>
        </w:tc>
        <w:tc>
          <w:tcPr>
            <w:tcW w:w="2145" w:type="dxa"/>
            <w:tcBorders>
              <w:top w:val="single" w:sz="4" w:space="0" w:color="auto"/>
              <w:left w:val="single" w:sz="4" w:space="0" w:color="auto"/>
              <w:bottom w:val="single" w:sz="4" w:space="0" w:color="auto"/>
            </w:tcBorders>
            <w:shd w:val="clear" w:color="auto" w:fill="FFFFFF"/>
            <w:vAlign w:val="bottom"/>
          </w:tcPr>
          <w:p w14:paraId="23686AA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Andet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77CFBF29"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77E580D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Andre distrikter</w:t>
            </w:r>
          </w:p>
        </w:tc>
      </w:tr>
      <w:tr w:rsidR="00CB4BEB" w:rsidRPr="00576460" w14:paraId="756210C1"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2D857DED"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99</w:t>
            </w:r>
          </w:p>
        </w:tc>
        <w:tc>
          <w:tcPr>
            <w:tcW w:w="2145" w:type="dxa"/>
            <w:tcBorders>
              <w:top w:val="single" w:sz="4" w:space="0" w:color="auto"/>
              <w:left w:val="single" w:sz="4" w:space="0" w:color="auto"/>
              <w:bottom w:val="single" w:sz="4" w:space="0" w:color="auto"/>
            </w:tcBorders>
            <w:shd w:val="clear" w:color="auto" w:fill="FFFFFF"/>
            <w:vAlign w:val="bottom"/>
          </w:tcPr>
          <w:p w14:paraId="753CBC1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Ukendt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3607E99D"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6899F53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Ukendt</w:t>
            </w:r>
          </w:p>
        </w:tc>
      </w:tr>
    </w:tbl>
    <w:p w14:paraId="001B016A" w14:textId="77777777" w:rsidR="004D2787" w:rsidRDefault="004D2787" w:rsidP="004D2787">
      <w:bookmarkStart w:id="2654" w:name="_Toc63351478"/>
    </w:p>
    <w:p w14:paraId="4E29B605" w14:textId="295013F9" w:rsidR="00CB4BEB" w:rsidRPr="00576460" w:rsidRDefault="00CB4BEB" w:rsidP="00CB4BEB">
      <w:pPr>
        <w:pStyle w:val="Overskrift2"/>
      </w:pPr>
      <w:bookmarkStart w:id="2655" w:name="_Toc122436130"/>
      <w:r w:rsidRPr="00576460">
        <w:t>5.8.12 Andre distrikter (5711)</w:t>
      </w:r>
      <w:bookmarkEnd w:id="2654"/>
      <w:bookmarkEnd w:id="2655"/>
      <w:r w:rsidRPr="00576460">
        <w:t xml:space="preserve"> </w:t>
      </w:r>
    </w:p>
    <w:tbl>
      <w:tblPr>
        <w:tblW w:w="138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6"/>
        <w:gridCol w:w="1239"/>
        <w:gridCol w:w="4099"/>
        <w:gridCol w:w="1155"/>
        <w:gridCol w:w="1409"/>
        <w:gridCol w:w="1417"/>
        <w:gridCol w:w="2552"/>
      </w:tblGrid>
      <w:tr w:rsidR="00CB4BEB" w:rsidRPr="00576460" w14:paraId="1A3430BE" w14:textId="77777777" w:rsidTr="003C0924">
        <w:tc>
          <w:tcPr>
            <w:tcW w:w="2016" w:type="dxa"/>
            <w:tcBorders>
              <w:bottom w:val="single" w:sz="4" w:space="0" w:color="auto"/>
            </w:tcBorders>
            <w:shd w:val="clear" w:color="auto" w:fill="D9D9D9"/>
            <w:vAlign w:val="center"/>
          </w:tcPr>
          <w:p w14:paraId="3138CC0A"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Feltnavn</w:t>
            </w:r>
          </w:p>
        </w:tc>
        <w:tc>
          <w:tcPr>
            <w:tcW w:w="1239" w:type="dxa"/>
            <w:tcBorders>
              <w:bottom w:val="single" w:sz="4" w:space="0" w:color="auto"/>
            </w:tcBorders>
            <w:shd w:val="clear" w:color="auto" w:fill="D9D9D9"/>
            <w:vAlign w:val="center"/>
          </w:tcPr>
          <w:p w14:paraId="6AF85686"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Feltnavn</w:t>
            </w:r>
            <w:r>
              <w:rPr>
                <w:rFonts w:ascii="Trebuchet MS" w:hAnsi="Trebuchet MS" w:cs="Trebuchet MS"/>
                <w:b/>
                <w:bCs/>
                <w:sz w:val="18"/>
                <w:szCs w:val="18"/>
              </w:rPr>
              <w:t>10</w:t>
            </w:r>
          </w:p>
        </w:tc>
        <w:tc>
          <w:tcPr>
            <w:tcW w:w="4099" w:type="dxa"/>
            <w:tcBorders>
              <w:bottom w:val="single" w:sz="4" w:space="0" w:color="auto"/>
            </w:tcBorders>
            <w:shd w:val="clear" w:color="auto" w:fill="D9D9D9"/>
            <w:vAlign w:val="center"/>
          </w:tcPr>
          <w:p w14:paraId="541C4A0A"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5C51491B"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Datatype</w:t>
            </w:r>
          </w:p>
        </w:tc>
        <w:tc>
          <w:tcPr>
            <w:tcW w:w="1409" w:type="dxa"/>
            <w:tcBorders>
              <w:bottom w:val="single" w:sz="4" w:space="0" w:color="auto"/>
            </w:tcBorders>
            <w:shd w:val="clear" w:color="auto" w:fill="D9D9D9"/>
            <w:vAlign w:val="center"/>
          </w:tcPr>
          <w:p w14:paraId="356E8B18"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Værdiområde</w:t>
            </w:r>
          </w:p>
        </w:tc>
        <w:tc>
          <w:tcPr>
            <w:tcW w:w="1417" w:type="dxa"/>
            <w:tcBorders>
              <w:bottom w:val="single" w:sz="4" w:space="0" w:color="auto"/>
            </w:tcBorders>
            <w:shd w:val="clear" w:color="auto" w:fill="D9D9D9"/>
            <w:vAlign w:val="center"/>
          </w:tcPr>
          <w:p w14:paraId="6CDADBFA" w14:textId="77777777" w:rsidR="00CB4BEB" w:rsidRPr="00576460" w:rsidRDefault="00CB4BEB" w:rsidP="003C0924">
            <w:pPr>
              <w:autoSpaceDE w:val="0"/>
              <w:autoSpaceDN w:val="0"/>
              <w:adjustRightInd w:val="0"/>
              <w:rPr>
                <w:rFonts w:ascii="Trebuchet MS" w:hAnsi="Trebuchet MS" w:cs="Trebuchet MS"/>
                <w:b/>
                <w:bCs/>
                <w:sz w:val="18"/>
                <w:szCs w:val="18"/>
              </w:rPr>
            </w:pPr>
            <w:r w:rsidRPr="00576460">
              <w:rPr>
                <w:rFonts w:ascii="Trebuchet MS" w:hAnsi="Trebuchet MS" w:cs="Trebuchet MS"/>
                <w:b/>
                <w:bCs/>
                <w:sz w:val="18"/>
                <w:szCs w:val="18"/>
              </w:rPr>
              <w:t>Obligatorisk /</w:t>
            </w:r>
          </w:p>
          <w:p w14:paraId="2335F1DE"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Frit</w:t>
            </w:r>
          </w:p>
        </w:tc>
        <w:tc>
          <w:tcPr>
            <w:tcW w:w="2552" w:type="dxa"/>
            <w:tcBorders>
              <w:bottom w:val="single" w:sz="4" w:space="0" w:color="auto"/>
            </w:tcBorders>
            <w:shd w:val="clear" w:color="auto" w:fill="D9D9D9"/>
            <w:vAlign w:val="center"/>
          </w:tcPr>
          <w:p w14:paraId="678CA8CA"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Eksempel</w:t>
            </w:r>
          </w:p>
        </w:tc>
      </w:tr>
      <w:tr w:rsidR="00CB4BEB" w:rsidRPr="00576460" w14:paraId="107A3ED7" w14:textId="77777777" w:rsidTr="003C0924">
        <w:trPr>
          <w:trHeight w:hRule="exact" w:val="255"/>
        </w:trPr>
        <w:tc>
          <w:tcPr>
            <w:tcW w:w="2016" w:type="dxa"/>
            <w:tcBorders>
              <w:top w:val="single" w:sz="4" w:space="0" w:color="auto"/>
              <w:left w:val="single" w:sz="4" w:space="0" w:color="auto"/>
              <w:bottom w:val="single" w:sz="4" w:space="0" w:color="auto"/>
              <w:right w:val="single" w:sz="4" w:space="0" w:color="auto"/>
            </w:tcBorders>
            <w:shd w:val="clear" w:color="auto" w:fill="E6E6E6"/>
            <w:vAlign w:val="bottom"/>
          </w:tcPr>
          <w:p w14:paraId="5F3E96F4" w14:textId="77777777" w:rsidR="00CB4BEB" w:rsidRPr="00576460" w:rsidRDefault="00CB4BEB" w:rsidP="003C0924">
            <w:pPr>
              <w:rPr>
                <w:rFonts w:ascii="Trebuchet MS" w:hAnsi="Trebuchet MS"/>
                <w:sz w:val="18"/>
                <w:szCs w:val="18"/>
              </w:rPr>
            </w:pPr>
            <w:proofErr w:type="spellStart"/>
            <w:r w:rsidRPr="00576460">
              <w:rPr>
                <w:rFonts w:ascii="Trebuchet MS" w:hAnsi="Trebuchet MS" w:cs="Trebuchet MS"/>
                <w:bCs/>
                <w:sz w:val="18"/>
                <w:szCs w:val="18"/>
              </w:rPr>
              <w:t>an_distrikt_nr</w:t>
            </w:r>
            <w:proofErr w:type="spellEnd"/>
          </w:p>
        </w:tc>
        <w:tc>
          <w:tcPr>
            <w:tcW w:w="1239" w:type="dxa"/>
            <w:tcBorders>
              <w:top w:val="single" w:sz="4" w:space="0" w:color="auto"/>
              <w:left w:val="single" w:sz="4" w:space="0" w:color="auto"/>
              <w:bottom w:val="single" w:sz="4" w:space="0" w:color="auto"/>
              <w:right w:val="single" w:sz="4" w:space="0" w:color="auto"/>
            </w:tcBorders>
            <w:vAlign w:val="bottom"/>
          </w:tcPr>
          <w:p w14:paraId="7F31F5BD" w14:textId="77777777" w:rsidR="00CB4BEB" w:rsidRPr="00576460" w:rsidRDefault="00CB4BEB" w:rsidP="003C0924">
            <w:pPr>
              <w:rPr>
                <w:rFonts w:ascii="Trebuchet MS" w:hAnsi="Trebuchet MS"/>
                <w:sz w:val="18"/>
                <w:szCs w:val="18"/>
              </w:rPr>
            </w:pPr>
            <w:proofErr w:type="spellStart"/>
            <w:r>
              <w:rPr>
                <w:rFonts w:ascii="Trebuchet MS" w:hAnsi="Trebuchet MS" w:cs="Trebuchet MS"/>
                <w:bCs/>
                <w:sz w:val="18"/>
                <w:szCs w:val="18"/>
              </w:rPr>
              <w:t>an_dis</w:t>
            </w:r>
            <w:r w:rsidRPr="00576460">
              <w:rPr>
                <w:rFonts w:ascii="Trebuchet MS" w:hAnsi="Trebuchet MS" w:cs="Trebuchet MS"/>
                <w:bCs/>
                <w:sz w:val="18"/>
                <w:szCs w:val="18"/>
              </w:rPr>
              <w:t>_nr</w:t>
            </w:r>
            <w:proofErr w:type="spellEnd"/>
          </w:p>
        </w:tc>
        <w:tc>
          <w:tcPr>
            <w:tcW w:w="4099" w:type="dxa"/>
            <w:tcBorders>
              <w:top w:val="single" w:sz="4" w:space="0" w:color="auto"/>
              <w:left w:val="single" w:sz="4" w:space="0" w:color="auto"/>
              <w:bottom w:val="single" w:sz="4" w:space="0" w:color="auto"/>
              <w:right w:val="single" w:sz="4" w:space="0" w:color="auto"/>
            </w:tcBorders>
            <w:shd w:val="clear" w:color="auto" w:fill="auto"/>
            <w:vAlign w:val="bottom"/>
          </w:tcPr>
          <w:p w14:paraId="3AAD5177" w14:textId="77777777" w:rsidR="00CB4BEB" w:rsidRPr="00576460" w:rsidRDefault="00CB4BEB" w:rsidP="003C0924">
            <w:pPr>
              <w:rPr>
                <w:rFonts w:ascii="Trebuchet MS" w:hAnsi="Trebuchet MS"/>
                <w:b/>
                <w:sz w:val="18"/>
                <w:szCs w:val="18"/>
              </w:rPr>
            </w:pPr>
            <w:r w:rsidRPr="00576460">
              <w:rPr>
                <w:rFonts w:ascii="Trebuchet MS" w:hAnsi="Trebuchet MS"/>
                <w:sz w:val="18"/>
                <w:szCs w:val="18"/>
              </w:rPr>
              <w:t xml:space="preserve">Andre distrikts </w:t>
            </w:r>
            <w:proofErr w:type="spellStart"/>
            <w:r w:rsidRPr="00576460">
              <w:rPr>
                <w:rFonts w:ascii="Trebuchet MS" w:hAnsi="Trebuchet MS"/>
                <w:sz w:val="18"/>
                <w:szCs w:val="18"/>
              </w:rPr>
              <w:t>nr</w:t>
            </w:r>
            <w:proofErr w:type="spellEnd"/>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261B1B2C"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Heltal</w:t>
            </w:r>
          </w:p>
        </w:tc>
        <w:tc>
          <w:tcPr>
            <w:tcW w:w="1409" w:type="dxa"/>
            <w:tcBorders>
              <w:top w:val="single" w:sz="4" w:space="0" w:color="auto"/>
              <w:left w:val="single" w:sz="4" w:space="0" w:color="auto"/>
              <w:bottom w:val="single" w:sz="4" w:space="0" w:color="auto"/>
              <w:right w:val="single" w:sz="4" w:space="0" w:color="auto"/>
            </w:tcBorders>
            <w:shd w:val="clear" w:color="auto" w:fill="auto"/>
            <w:vAlign w:val="bottom"/>
          </w:tcPr>
          <w:p w14:paraId="78EE31C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1-99999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4F7EA51"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F</w:t>
            </w:r>
          </w:p>
        </w:tc>
        <w:tc>
          <w:tcPr>
            <w:tcW w:w="2552" w:type="dxa"/>
            <w:tcBorders>
              <w:top w:val="single" w:sz="4" w:space="0" w:color="auto"/>
              <w:left w:val="single" w:sz="4" w:space="0" w:color="auto"/>
              <w:bottom w:val="single" w:sz="4" w:space="0" w:color="auto"/>
              <w:right w:val="single" w:sz="4" w:space="0" w:color="auto"/>
            </w:tcBorders>
            <w:shd w:val="clear" w:color="auto" w:fill="auto"/>
            <w:vAlign w:val="bottom"/>
          </w:tcPr>
          <w:p w14:paraId="15E5159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2</w:t>
            </w:r>
          </w:p>
        </w:tc>
      </w:tr>
      <w:tr w:rsidR="00CB4BEB" w:rsidRPr="00576460" w14:paraId="234D1E4B" w14:textId="77777777" w:rsidTr="003C0924">
        <w:trPr>
          <w:trHeight w:hRule="exact" w:val="255"/>
        </w:trPr>
        <w:tc>
          <w:tcPr>
            <w:tcW w:w="2016" w:type="dxa"/>
            <w:tcBorders>
              <w:top w:val="single" w:sz="4" w:space="0" w:color="auto"/>
              <w:left w:val="single" w:sz="4" w:space="0" w:color="auto"/>
              <w:bottom w:val="single" w:sz="4" w:space="0" w:color="auto"/>
              <w:right w:val="single" w:sz="4" w:space="0" w:color="auto"/>
            </w:tcBorders>
            <w:shd w:val="clear" w:color="auto" w:fill="E6E6E6"/>
            <w:vAlign w:val="bottom"/>
          </w:tcPr>
          <w:p w14:paraId="3CC970AF" w14:textId="77777777" w:rsidR="00CB4BEB" w:rsidRPr="00576460" w:rsidRDefault="00CB4BEB" w:rsidP="003C0924">
            <w:pPr>
              <w:rPr>
                <w:rFonts w:ascii="Trebuchet MS" w:hAnsi="Trebuchet MS"/>
                <w:sz w:val="18"/>
                <w:szCs w:val="18"/>
              </w:rPr>
            </w:pPr>
            <w:proofErr w:type="spellStart"/>
            <w:r w:rsidRPr="00576460">
              <w:rPr>
                <w:rFonts w:ascii="Trebuchet MS" w:hAnsi="Trebuchet MS" w:cs="Trebuchet MS"/>
                <w:bCs/>
                <w:sz w:val="18"/>
                <w:szCs w:val="18"/>
              </w:rPr>
              <w:t>an_distrikt_navn</w:t>
            </w:r>
            <w:proofErr w:type="spellEnd"/>
          </w:p>
        </w:tc>
        <w:tc>
          <w:tcPr>
            <w:tcW w:w="1239" w:type="dxa"/>
            <w:tcBorders>
              <w:top w:val="single" w:sz="4" w:space="0" w:color="auto"/>
              <w:left w:val="single" w:sz="4" w:space="0" w:color="auto"/>
              <w:bottom w:val="single" w:sz="4" w:space="0" w:color="auto"/>
              <w:right w:val="single" w:sz="4" w:space="0" w:color="auto"/>
            </w:tcBorders>
            <w:vAlign w:val="bottom"/>
          </w:tcPr>
          <w:p w14:paraId="16F4B45B" w14:textId="77777777" w:rsidR="00CB4BEB" w:rsidRPr="00576460" w:rsidRDefault="00CB4BEB" w:rsidP="003C0924">
            <w:pPr>
              <w:rPr>
                <w:rFonts w:ascii="Trebuchet MS" w:hAnsi="Trebuchet MS"/>
                <w:sz w:val="18"/>
                <w:szCs w:val="18"/>
              </w:rPr>
            </w:pPr>
            <w:proofErr w:type="spellStart"/>
            <w:r>
              <w:rPr>
                <w:rFonts w:ascii="Trebuchet MS" w:hAnsi="Trebuchet MS" w:cs="Trebuchet MS"/>
                <w:bCs/>
                <w:sz w:val="18"/>
                <w:szCs w:val="18"/>
              </w:rPr>
              <w:t>an_dis_na</w:t>
            </w:r>
            <w:proofErr w:type="spellEnd"/>
          </w:p>
        </w:tc>
        <w:tc>
          <w:tcPr>
            <w:tcW w:w="4099" w:type="dxa"/>
            <w:tcBorders>
              <w:top w:val="single" w:sz="4" w:space="0" w:color="auto"/>
              <w:left w:val="single" w:sz="4" w:space="0" w:color="auto"/>
              <w:bottom w:val="single" w:sz="4" w:space="0" w:color="auto"/>
              <w:right w:val="single" w:sz="4" w:space="0" w:color="auto"/>
            </w:tcBorders>
            <w:shd w:val="clear" w:color="auto" w:fill="auto"/>
            <w:vAlign w:val="bottom"/>
          </w:tcPr>
          <w:p w14:paraId="44B7C52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Andre distrikts navn</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5914191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Tekststreng</w:t>
            </w:r>
          </w:p>
        </w:tc>
        <w:tc>
          <w:tcPr>
            <w:tcW w:w="1409" w:type="dxa"/>
            <w:tcBorders>
              <w:top w:val="single" w:sz="4" w:space="0" w:color="auto"/>
              <w:left w:val="single" w:sz="4" w:space="0" w:color="auto"/>
              <w:bottom w:val="single" w:sz="4" w:space="0" w:color="auto"/>
              <w:right w:val="single" w:sz="4" w:space="0" w:color="auto"/>
            </w:tcBorders>
            <w:shd w:val="clear" w:color="auto" w:fill="auto"/>
            <w:vAlign w:val="bottom"/>
          </w:tcPr>
          <w:p w14:paraId="7312E3E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36BE6512"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F</w:t>
            </w:r>
          </w:p>
        </w:tc>
        <w:tc>
          <w:tcPr>
            <w:tcW w:w="2552" w:type="dxa"/>
            <w:tcBorders>
              <w:top w:val="single" w:sz="4" w:space="0" w:color="auto"/>
              <w:left w:val="single" w:sz="4" w:space="0" w:color="auto"/>
              <w:bottom w:val="single" w:sz="4" w:space="0" w:color="auto"/>
              <w:right w:val="single" w:sz="4" w:space="0" w:color="auto"/>
            </w:tcBorders>
            <w:shd w:val="clear" w:color="auto" w:fill="auto"/>
            <w:vAlign w:val="bottom"/>
          </w:tcPr>
          <w:p w14:paraId="41382E1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Kildelund</w:t>
            </w:r>
          </w:p>
        </w:tc>
      </w:tr>
      <w:tr w:rsidR="00CB4BEB" w:rsidRPr="00576460" w14:paraId="1CC9F422" w14:textId="77777777" w:rsidTr="003C0924">
        <w:trPr>
          <w:trHeight w:hRule="exact" w:val="255"/>
        </w:trPr>
        <w:tc>
          <w:tcPr>
            <w:tcW w:w="2016" w:type="dxa"/>
            <w:tcBorders>
              <w:top w:val="single" w:sz="4" w:space="0" w:color="auto"/>
              <w:left w:val="single" w:sz="4" w:space="0" w:color="auto"/>
              <w:bottom w:val="single" w:sz="4" w:space="0" w:color="auto"/>
              <w:right w:val="single" w:sz="4" w:space="0" w:color="auto"/>
            </w:tcBorders>
            <w:shd w:val="clear" w:color="auto" w:fill="E6E6E6"/>
            <w:vAlign w:val="bottom"/>
          </w:tcPr>
          <w:p w14:paraId="608FF956" w14:textId="77777777" w:rsidR="00CB4BEB" w:rsidRPr="00576460" w:rsidRDefault="00CB4BEB" w:rsidP="003C0924">
            <w:pPr>
              <w:rPr>
                <w:rFonts w:ascii="Trebuchet MS" w:hAnsi="Trebuchet MS"/>
                <w:sz w:val="18"/>
                <w:szCs w:val="18"/>
              </w:rPr>
            </w:pPr>
            <w:proofErr w:type="spellStart"/>
            <w:r w:rsidRPr="00576460">
              <w:rPr>
                <w:rFonts w:ascii="Trebuchet MS" w:hAnsi="Trebuchet MS"/>
                <w:sz w:val="18"/>
                <w:szCs w:val="18"/>
              </w:rPr>
              <w:t>an_distrikt_type_kode</w:t>
            </w:r>
            <w:proofErr w:type="spellEnd"/>
          </w:p>
        </w:tc>
        <w:tc>
          <w:tcPr>
            <w:tcW w:w="1239" w:type="dxa"/>
            <w:tcBorders>
              <w:top w:val="single" w:sz="4" w:space="0" w:color="auto"/>
              <w:left w:val="single" w:sz="4" w:space="0" w:color="auto"/>
              <w:bottom w:val="single" w:sz="4" w:space="0" w:color="auto"/>
              <w:right w:val="single" w:sz="4" w:space="0" w:color="auto"/>
            </w:tcBorders>
            <w:vAlign w:val="bottom"/>
          </w:tcPr>
          <w:p w14:paraId="0E5D4D22" w14:textId="77777777" w:rsidR="00CB4BEB" w:rsidRPr="00576460" w:rsidRDefault="00CB4BEB" w:rsidP="003C0924">
            <w:pPr>
              <w:rPr>
                <w:rFonts w:ascii="Trebuchet MS" w:hAnsi="Trebuchet MS"/>
                <w:sz w:val="18"/>
                <w:szCs w:val="18"/>
              </w:rPr>
            </w:pPr>
            <w:proofErr w:type="spellStart"/>
            <w:r>
              <w:rPr>
                <w:rFonts w:ascii="Trebuchet MS" w:hAnsi="Trebuchet MS"/>
                <w:sz w:val="18"/>
                <w:szCs w:val="18"/>
              </w:rPr>
              <w:t>an_dis_ty_k</w:t>
            </w:r>
            <w:proofErr w:type="spellEnd"/>
          </w:p>
        </w:tc>
        <w:tc>
          <w:tcPr>
            <w:tcW w:w="4099" w:type="dxa"/>
            <w:tcBorders>
              <w:top w:val="single" w:sz="4" w:space="0" w:color="auto"/>
              <w:left w:val="single" w:sz="4" w:space="0" w:color="auto"/>
              <w:bottom w:val="single" w:sz="4" w:space="0" w:color="auto"/>
              <w:right w:val="single" w:sz="4" w:space="0" w:color="auto"/>
            </w:tcBorders>
            <w:shd w:val="clear" w:color="auto" w:fill="auto"/>
            <w:vAlign w:val="bottom"/>
          </w:tcPr>
          <w:p w14:paraId="2C64D29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 xml:space="preserve">Kode for andre </w:t>
            </w:r>
            <w:proofErr w:type="spellStart"/>
            <w:r w:rsidRPr="00576460">
              <w:rPr>
                <w:rFonts w:ascii="Trebuchet MS" w:hAnsi="Trebuchet MS"/>
                <w:sz w:val="18"/>
                <w:szCs w:val="18"/>
              </w:rPr>
              <w:t>distrikttype</w:t>
            </w:r>
            <w:proofErr w:type="spellEnd"/>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32F0B2E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Heltal</w:t>
            </w:r>
          </w:p>
        </w:tc>
        <w:tc>
          <w:tcPr>
            <w:tcW w:w="1409" w:type="dxa"/>
            <w:tcBorders>
              <w:top w:val="single" w:sz="4" w:space="0" w:color="auto"/>
              <w:left w:val="single" w:sz="4" w:space="0" w:color="auto"/>
              <w:bottom w:val="single" w:sz="4" w:space="0" w:color="auto"/>
              <w:right w:val="single" w:sz="4" w:space="0" w:color="auto"/>
            </w:tcBorders>
            <w:shd w:val="clear" w:color="auto" w:fill="auto"/>
            <w:vAlign w:val="bottom"/>
          </w:tcPr>
          <w:p w14:paraId="570BB735" w14:textId="77777777" w:rsidR="00CB4BEB" w:rsidRPr="00576460" w:rsidRDefault="00CB4BEB" w:rsidP="003C0924">
            <w:pPr>
              <w:rPr>
                <w:rFonts w:ascii="Trebuchet MS" w:hAnsi="Trebuchet MS" w:cs="Trebuchet MS"/>
                <w:sz w:val="18"/>
                <w:szCs w:val="18"/>
              </w:rPr>
            </w:pPr>
            <w:r w:rsidRPr="00366795">
              <w:rPr>
                <w:rFonts w:ascii="Trebuchet MS" w:hAnsi="Trebuchet MS" w:cs="Trebuchet MS"/>
                <w:sz w:val="18"/>
                <w:szCs w:val="18"/>
              </w:rPr>
              <w:t>1-</w:t>
            </w:r>
            <w:r w:rsidRPr="0075507F">
              <w:rPr>
                <w:rFonts w:ascii="Trebuchet MS" w:hAnsi="Trebuchet MS" w:cs="Trebuchet MS"/>
                <w:color w:val="4F81BD"/>
                <w:sz w:val="18"/>
                <w:szCs w:val="18"/>
              </w:rPr>
              <w:t>99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7780590C"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O</w:t>
            </w:r>
          </w:p>
        </w:tc>
        <w:tc>
          <w:tcPr>
            <w:tcW w:w="2552" w:type="dxa"/>
            <w:tcBorders>
              <w:top w:val="single" w:sz="4" w:space="0" w:color="auto"/>
              <w:left w:val="single" w:sz="4" w:space="0" w:color="auto"/>
              <w:bottom w:val="single" w:sz="4" w:space="0" w:color="auto"/>
              <w:right w:val="single" w:sz="4" w:space="0" w:color="auto"/>
            </w:tcBorders>
            <w:shd w:val="clear" w:color="auto" w:fill="auto"/>
            <w:vAlign w:val="bottom"/>
          </w:tcPr>
          <w:p w14:paraId="11E517A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6</w:t>
            </w:r>
          </w:p>
        </w:tc>
      </w:tr>
      <w:tr w:rsidR="00CB4BEB" w:rsidRPr="00576460" w14:paraId="4270FF3C" w14:textId="77777777" w:rsidTr="003C0924">
        <w:trPr>
          <w:trHeight w:hRule="exact" w:val="255"/>
        </w:trPr>
        <w:tc>
          <w:tcPr>
            <w:tcW w:w="2016" w:type="dxa"/>
            <w:tcBorders>
              <w:top w:val="single" w:sz="4" w:space="0" w:color="auto"/>
              <w:left w:val="single" w:sz="4" w:space="0" w:color="auto"/>
              <w:bottom w:val="nil"/>
              <w:right w:val="single" w:sz="4" w:space="0" w:color="auto"/>
            </w:tcBorders>
            <w:shd w:val="clear" w:color="auto" w:fill="99CCFF"/>
            <w:vAlign w:val="bottom"/>
          </w:tcPr>
          <w:p w14:paraId="0AA77D3E" w14:textId="77777777" w:rsidR="00CB4BEB" w:rsidRPr="00576460" w:rsidRDefault="00CB4BEB" w:rsidP="003C0924">
            <w:pPr>
              <w:rPr>
                <w:rFonts w:ascii="Trebuchet MS" w:hAnsi="Trebuchet MS"/>
                <w:sz w:val="18"/>
                <w:szCs w:val="18"/>
              </w:rPr>
            </w:pPr>
            <w:proofErr w:type="spellStart"/>
            <w:r w:rsidRPr="00576460">
              <w:rPr>
                <w:rFonts w:ascii="Trebuchet MS" w:hAnsi="Trebuchet MS"/>
                <w:sz w:val="18"/>
                <w:szCs w:val="18"/>
              </w:rPr>
              <w:t>an_distrikt_type</w:t>
            </w:r>
            <w:proofErr w:type="spellEnd"/>
          </w:p>
        </w:tc>
        <w:tc>
          <w:tcPr>
            <w:tcW w:w="1239" w:type="dxa"/>
            <w:tcBorders>
              <w:top w:val="single" w:sz="4" w:space="0" w:color="auto"/>
              <w:left w:val="single" w:sz="4" w:space="0" w:color="auto"/>
              <w:bottom w:val="nil"/>
              <w:right w:val="single" w:sz="4" w:space="0" w:color="auto"/>
            </w:tcBorders>
            <w:shd w:val="clear" w:color="auto" w:fill="99CCFF"/>
            <w:vAlign w:val="bottom"/>
          </w:tcPr>
          <w:p w14:paraId="567C7289" w14:textId="77777777" w:rsidR="00CB4BEB" w:rsidRPr="00576460" w:rsidRDefault="00CB4BEB" w:rsidP="003C0924">
            <w:pPr>
              <w:rPr>
                <w:rFonts w:ascii="Trebuchet MS" w:hAnsi="Trebuchet MS"/>
                <w:sz w:val="18"/>
                <w:szCs w:val="18"/>
              </w:rPr>
            </w:pPr>
            <w:proofErr w:type="spellStart"/>
            <w:r>
              <w:rPr>
                <w:rFonts w:ascii="Trebuchet MS" w:hAnsi="Trebuchet MS"/>
                <w:sz w:val="18"/>
                <w:szCs w:val="18"/>
              </w:rPr>
              <w:t>an_dis_ty</w:t>
            </w:r>
            <w:proofErr w:type="spellEnd"/>
          </w:p>
        </w:tc>
        <w:tc>
          <w:tcPr>
            <w:tcW w:w="4099" w:type="dxa"/>
            <w:tcBorders>
              <w:top w:val="single" w:sz="4" w:space="0" w:color="auto"/>
              <w:left w:val="single" w:sz="4" w:space="0" w:color="auto"/>
              <w:bottom w:val="nil"/>
              <w:right w:val="single" w:sz="4" w:space="0" w:color="auto"/>
            </w:tcBorders>
            <w:shd w:val="clear" w:color="auto" w:fill="99CCFF"/>
            <w:vAlign w:val="bottom"/>
          </w:tcPr>
          <w:p w14:paraId="7F42E8C1"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 xml:space="preserve">Andre </w:t>
            </w:r>
            <w:proofErr w:type="spellStart"/>
            <w:r w:rsidRPr="00576460">
              <w:rPr>
                <w:rFonts w:ascii="Trebuchet MS" w:hAnsi="Trebuchet MS"/>
                <w:sz w:val="18"/>
                <w:szCs w:val="18"/>
              </w:rPr>
              <w:t>distrikttype</w:t>
            </w:r>
            <w:proofErr w:type="spellEnd"/>
          </w:p>
        </w:tc>
        <w:tc>
          <w:tcPr>
            <w:tcW w:w="1155" w:type="dxa"/>
            <w:tcBorders>
              <w:top w:val="single" w:sz="4" w:space="0" w:color="auto"/>
              <w:left w:val="single" w:sz="4" w:space="0" w:color="auto"/>
              <w:bottom w:val="nil"/>
              <w:right w:val="single" w:sz="4" w:space="0" w:color="auto"/>
            </w:tcBorders>
            <w:shd w:val="clear" w:color="auto" w:fill="99CCFF"/>
            <w:vAlign w:val="bottom"/>
          </w:tcPr>
          <w:p w14:paraId="44E81F0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Tekststreng</w:t>
            </w:r>
          </w:p>
        </w:tc>
        <w:tc>
          <w:tcPr>
            <w:tcW w:w="1409" w:type="dxa"/>
            <w:tcBorders>
              <w:top w:val="single" w:sz="4" w:space="0" w:color="auto"/>
              <w:left w:val="single" w:sz="4" w:space="0" w:color="auto"/>
              <w:bottom w:val="nil"/>
              <w:right w:val="single" w:sz="4" w:space="0" w:color="auto"/>
            </w:tcBorders>
            <w:shd w:val="clear" w:color="auto" w:fill="99CCFF"/>
            <w:vAlign w:val="bottom"/>
          </w:tcPr>
          <w:p w14:paraId="17FB7DE7"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0-128 tegn</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2619D465"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S</w:t>
            </w:r>
          </w:p>
        </w:tc>
        <w:tc>
          <w:tcPr>
            <w:tcW w:w="2552" w:type="dxa"/>
            <w:tcBorders>
              <w:top w:val="single" w:sz="4" w:space="0" w:color="auto"/>
              <w:left w:val="single" w:sz="4" w:space="0" w:color="auto"/>
              <w:bottom w:val="nil"/>
              <w:right w:val="single" w:sz="4" w:space="0" w:color="auto"/>
            </w:tcBorders>
            <w:shd w:val="clear" w:color="auto" w:fill="99CCFF"/>
            <w:vAlign w:val="bottom"/>
          </w:tcPr>
          <w:p w14:paraId="47F5F97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Socialdistrikt</w:t>
            </w:r>
          </w:p>
        </w:tc>
      </w:tr>
      <w:tr w:rsidR="00CB4BEB" w:rsidRPr="00576460" w14:paraId="7361C1B4" w14:textId="77777777" w:rsidTr="003C0924">
        <w:trPr>
          <w:trHeight w:hRule="exact" w:val="255"/>
        </w:trPr>
        <w:tc>
          <w:tcPr>
            <w:tcW w:w="2016" w:type="dxa"/>
            <w:tcBorders>
              <w:top w:val="single" w:sz="4" w:space="0" w:color="auto"/>
              <w:left w:val="single" w:sz="4" w:space="0" w:color="auto"/>
              <w:bottom w:val="single" w:sz="4" w:space="0" w:color="auto"/>
              <w:right w:val="single" w:sz="4" w:space="0" w:color="auto"/>
            </w:tcBorders>
            <w:shd w:val="clear" w:color="auto" w:fill="97DDBA"/>
            <w:vAlign w:val="bottom"/>
          </w:tcPr>
          <w:p w14:paraId="03FC7DF0"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sagsnr</w:t>
            </w:r>
            <w:proofErr w:type="spellEnd"/>
          </w:p>
        </w:tc>
        <w:tc>
          <w:tcPr>
            <w:tcW w:w="1239" w:type="dxa"/>
            <w:tcBorders>
              <w:top w:val="single" w:sz="4" w:space="0" w:color="auto"/>
              <w:left w:val="single" w:sz="4" w:space="0" w:color="auto"/>
              <w:bottom w:val="single" w:sz="4" w:space="0" w:color="auto"/>
              <w:right w:val="single" w:sz="4" w:space="0" w:color="auto"/>
            </w:tcBorders>
            <w:shd w:val="clear" w:color="auto" w:fill="97DDBA"/>
          </w:tcPr>
          <w:p w14:paraId="08780B33" w14:textId="77777777" w:rsidR="00CB4BEB" w:rsidRPr="00576460" w:rsidRDefault="00CB4BEB" w:rsidP="003C0924">
            <w:pPr>
              <w:rPr>
                <w:rFonts w:ascii="Trebuchet MS" w:hAnsi="Trebuchet MS" w:cs="Trebuchet MS"/>
                <w:sz w:val="18"/>
                <w:szCs w:val="18"/>
              </w:rPr>
            </w:pPr>
          </w:p>
        </w:tc>
        <w:tc>
          <w:tcPr>
            <w:tcW w:w="1063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052610C"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0DC6174B" w14:textId="77777777" w:rsidTr="003C0924">
        <w:trPr>
          <w:trHeight w:hRule="exact" w:val="255"/>
        </w:trPr>
        <w:tc>
          <w:tcPr>
            <w:tcW w:w="2016" w:type="dxa"/>
            <w:tcBorders>
              <w:top w:val="single" w:sz="4" w:space="0" w:color="auto"/>
              <w:left w:val="single" w:sz="4" w:space="0" w:color="auto"/>
              <w:bottom w:val="single" w:sz="4" w:space="0" w:color="auto"/>
              <w:right w:val="single" w:sz="4" w:space="0" w:color="auto"/>
            </w:tcBorders>
            <w:shd w:val="clear" w:color="auto" w:fill="97DDBA"/>
            <w:vAlign w:val="bottom"/>
          </w:tcPr>
          <w:p w14:paraId="0851070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link</w:t>
            </w:r>
          </w:p>
        </w:tc>
        <w:tc>
          <w:tcPr>
            <w:tcW w:w="1239" w:type="dxa"/>
            <w:tcBorders>
              <w:top w:val="single" w:sz="4" w:space="0" w:color="auto"/>
              <w:left w:val="single" w:sz="4" w:space="0" w:color="auto"/>
              <w:bottom w:val="single" w:sz="4" w:space="0" w:color="auto"/>
              <w:right w:val="single" w:sz="4" w:space="0" w:color="auto"/>
            </w:tcBorders>
            <w:shd w:val="clear" w:color="auto" w:fill="97DDBA"/>
          </w:tcPr>
          <w:p w14:paraId="2786C041" w14:textId="77777777" w:rsidR="00CB4BEB" w:rsidRPr="00576460" w:rsidRDefault="00CB4BEB" w:rsidP="003C0924">
            <w:pPr>
              <w:rPr>
                <w:rFonts w:ascii="Trebuchet MS" w:hAnsi="Trebuchet MS" w:cs="Trebuchet MS"/>
                <w:sz w:val="18"/>
                <w:szCs w:val="18"/>
              </w:rPr>
            </w:pPr>
          </w:p>
        </w:tc>
        <w:tc>
          <w:tcPr>
            <w:tcW w:w="1063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78A3FF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3C846145" w14:textId="77777777" w:rsidTr="003C0924">
        <w:trPr>
          <w:trHeight w:hRule="exact" w:val="255"/>
        </w:trPr>
        <w:tc>
          <w:tcPr>
            <w:tcW w:w="13887" w:type="dxa"/>
            <w:gridSpan w:val="7"/>
            <w:tcBorders>
              <w:top w:val="single" w:sz="4" w:space="0" w:color="auto"/>
              <w:left w:val="nil"/>
              <w:bottom w:val="nil"/>
              <w:right w:val="nil"/>
            </w:tcBorders>
            <w:shd w:val="clear" w:color="auto" w:fill="99CCFF"/>
            <w:vAlign w:val="bottom"/>
          </w:tcPr>
          <w:p w14:paraId="0378634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i/>
                <w:iCs/>
                <w:sz w:val="18"/>
                <w:szCs w:val="18"/>
              </w:rPr>
              <w:lastRenderedPageBreak/>
              <w:t>Felter markeret med blå er temaspecifikke opslagstabeller, der indeholder oversættelser af koder i andre felter.</w:t>
            </w:r>
          </w:p>
        </w:tc>
      </w:tr>
      <w:tr w:rsidR="00CB4BEB" w:rsidRPr="00576460" w14:paraId="03C49DE3" w14:textId="77777777" w:rsidTr="003C0924">
        <w:trPr>
          <w:trHeight w:hRule="exact" w:val="255"/>
        </w:trPr>
        <w:tc>
          <w:tcPr>
            <w:tcW w:w="13887" w:type="dxa"/>
            <w:gridSpan w:val="7"/>
            <w:tcBorders>
              <w:top w:val="nil"/>
              <w:left w:val="nil"/>
              <w:bottom w:val="nil"/>
              <w:right w:val="nil"/>
            </w:tcBorders>
            <w:shd w:val="clear" w:color="auto" w:fill="97DDBA"/>
            <w:vAlign w:val="center"/>
          </w:tcPr>
          <w:p w14:paraId="3D9477CC"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28E9B999" w14:textId="77777777" w:rsidR="00CB4BEB" w:rsidRPr="00576460" w:rsidRDefault="00CB4BEB" w:rsidP="00CB4BEB">
      <w:pPr>
        <w:pStyle w:val="Overskrift6"/>
      </w:pPr>
      <w:r w:rsidRPr="00576460">
        <w:t xml:space="preserve">5.8.12.1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76460" w14:paraId="50E6946F" w14:textId="77777777" w:rsidTr="003C0924">
        <w:trPr>
          <w:trHeight w:hRule="exact" w:val="255"/>
        </w:trPr>
        <w:tc>
          <w:tcPr>
            <w:tcW w:w="2235" w:type="dxa"/>
            <w:shd w:val="clear" w:color="auto" w:fill="D9D9D9"/>
            <w:vAlign w:val="bottom"/>
          </w:tcPr>
          <w:p w14:paraId="2981FBE6"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Metadataelement</w:t>
            </w:r>
          </w:p>
        </w:tc>
        <w:tc>
          <w:tcPr>
            <w:tcW w:w="11340" w:type="dxa"/>
            <w:shd w:val="clear" w:color="auto" w:fill="D9D9D9"/>
            <w:vAlign w:val="bottom"/>
          </w:tcPr>
          <w:p w14:paraId="7AA96DCF"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1F3AF46D" w14:textId="77777777" w:rsidTr="003C0924">
        <w:trPr>
          <w:trHeight w:hRule="exact" w:val="255"/>
        </w:trPr>
        <w:tc>
          <w:tcPr>
            <w:tcW w:w="2235" w:type="dxa"/>
            <w:shd w:val="clear" w:color="auto" w:fill="E0E0E0"/>
            <w:vAlign w:val="bottom"/>
          </w:tcPr>
          <w:p w14:paraId="38D9587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Temanavn</w:t>
            </w:r>
          </w:p>
        </w:tc>
        <w:tc>
          <w:tcPr>
            <w:tcW w:w="11340" w:type="dxa"/>
            <w:shd w:val="clear" w:color="auto" w:fill="FFFFFF"/>
            <w:vAlign w:val="bottom"/>
          </w:tcPr>
          <w:p w14:paraId="0522B308"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Andre d</w:t>
            </w:r>
            <w:r w:rsidRPr="00576460">
              <w:rPr>
                <w:rFonts w:ascii="Trebuchet MS" w:hAnsi="Trebuchet MS" w:cs="Trebuchet MS"/>
                <w:sz w:val="18"/>
                <w:szCs w:val="18"/>
              </w:rPr>
              <w:t>istrikter</w:t>
            </w:r>
          </w:p>
        </w:tc>
      </w:tr>
      <w:tr w:rsidR="00CB4BEB" w:rsidRPr="00576460" w14:paraId="7193E192" w14:textId="77777777" w:rsidTr="003C0924">
        <w:trPr>
          <w:trHeight w:hRule="exact" w:val="255"/>
        </w:trPr>
        <w:tc>
          <w:tcPr>
            <w:tcW w:w="2235" w:type="dxa"/>
            <w:shd w:val="clear" w:color="auto" w:fill="E0E0E0"/>
            <w:vAlign w:val="bottom"/>
          </w:tcPr>
          <w:p w14:paraId="33BFCE1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Temakode</w:t>
            </w:r>
          </w:p>
        </w:tc>
        <w:tc>
          <w:tcPr>
            <w:tcW w:w="11340" w:type="dxa"/>
            <w:shd w:val="clear" w:color="auto" w:fill="FFFFFF"/>
            <w:vAlign w:val="bottom"/>
          </w:tcPr>
          <w:p w14:paraId="60532A8A"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5711</w:t>
            </w:r>
          </w:p>
        </w:tc>
      </w:tr>
      <w:tr w:rsidR="00CB4BEB" w:rsidRPr="00576460" w14:paraId="36FF4535" w14:textId="77777777" w:rsidTr="003C0924">
        <w:trPr>
          <w:trHeight w:hRule="exact" w:val="255"/>
        </w:trPr>
        <w:tc>
          <w:tcPr>
            <w:tcW w:w="2235" w:type="dxa"/>
            <w:shd w:val="clear" w:color="auto" w:fill="E0E0E0"/>
            <w:vAlign w:val="bottom"/>
          </w:tcPr>
          <w:p w14:paraId="51419E6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Definition</w:t>
            </w:r>
          </w:p>
        </w:tc>
        <w:tc>
          <w:tcPr>
            <w:tcW w:w="11340" w:type="dxa"/>
            <w:shd w:val="clear" w:color="auto" w:fill="FFFFFF"/>
            <w:vAlign w:val="bottom"/>
          </w:tcPr>
          <w:p w14:paraId="5D664203"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Kommunens egne distrikter.</w:t>
            </w:r>
          </w:p>
        </w:tc>
      </w:tr>
      <w:tr w:rsidR="00CB4BEB" w:rsidRPr="00576460" w14:paraId="2AE259BD" w14:textId="77777777" w:rsidTr="003C0924">
        <w:trPr>
          <w:trHeight w:val="255"/>
        </w:trPr>
        <w:tc>
          <w:tcPr>
            <w:tcW w:w="2235" w:type="dxa"/>
            <w:shd w:val="clear" w:color="auto" w:fill="E0E0E0"/>
            <w:vAlign w:val="center"/>
          </w:tcPr>
          <w:p w14:paraId="7A0ECD1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Beskrivelse</w:t>
            </w:r>
          </w:p>
        </w:tc>
        <w:tc>
          <w:tcPr>
            <w:tcW w:w="11340" w:type="dxa"/>
            <w:shd w:val="clear" w:color="auto" w:fill="FFFFFF"/>
            <w:vAlign w:val="center"/>
          </w:tcPr>
          <w:p w14:paraId="24DF7042" w14:textId="6D5409D5" w:rsidR="00CB4BEB" w:rsidRPr="00B731D8" w:rsidRDefault="00CB4BEB" w:rsidP="003C0924">
            <w:pPr>
              <w:rPr>
                <w:rFonts w:ascii="Trebuchet MS" w:hAnsi="Trebuchet MS" w:cs="Trebuchet MS"/>
                <w:sz w:val="18"/>
                <w:szCs w:val="18"/>
              </w:rPr>
            </w:pPr>
            <w:r w:rsidRPr="00B731D8">
              <w:rPr>
                <w:rFonts w:ascii="Trebuchet MS" w:hAnsi="Trebuchet MS" w:cs="Trebuchet MS"/>
                <w:sz w:val="18"/>
                <w:szCs w:val="18"/>
              </w:rPr>
              <w:t>Visualisering af distrikter i forhold til skel, adresser mm.</w:t>
            </w:r>
            <w:r w:rsidR="00B731D8" w:rsidRPr="00B731D8">
              <w:rPr>
                <w:rFonts w:ascii="Trebuchet MS" w:hAnsi="Trebuchet MS" w:cs="Trebuchet MS"/>
                <w:sz w:val="18"/>
                <w:szCs w:val="18"/>
              </w:rPr>
              <w:t>,</w:t>
            </w:r>
            <w:r w:rsidRPr="00B731D8">
              <w:rPr>
                <w:rFonts w:ascii="Trebuchet MS" w:hAnsi="Trebuchet MS" w:cs="Trebuchet MS"/>
                <w:sz w:val="18"/>
                <w:szCs w:val="18"/>
              </w:rPr>
              <w:t xml:space="preserve"> og grundlag for stedbestemt dataanalyser, vejledning og informationsbestemmelse. Temaet er tænkt anvendt på tværs i forvaltningen</w:t>
            </w:r>
          </w:p>
        </w:tc>
      </w:tr>
      <w:tr w:rsidR="00CB4BEB" w:rsidRPr="00576460" w14:paraId="6DC3B257" w14:textId="77777777" w:rsidTr="003C0924">
        <w:trPr>
          <w:trHeight w:hRule="exact" w:val="765"/>
        </w:trPr>
        <w:tc>
          <w:tcPr>
            <w:tcW w:w="2235" w:type="dxa"/>
            <w:shd w:val="clear" w:color="auto" w:fill="E0E0E0"/>
            <w:vAlign w:val="center"/>
          </w:tcPr>
          <w:p w14:paraId="48995F42"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Formaal</w:t>
            </w:r>
            <w:proofErr w:type="spellEnd"/>
            <w:r w:rsidRPr="00576460">
              <w:rPr>
                <w:rFonts w:ascii="Trebuchet MS" w:hAnsi="Trebuchet MS" w:cs="Trebuchet MS"/>
                <w:sz w:val="18"/>
                <w:szCs w:val="18"/>
              </w:rPr>
              <w:t xml:space="preserve"> </w:t>
            </w:r>
          </w:p>
        </w:tc>
        <w:tc>
          <w:tcPr>
            <w:tcW w:w="11340" w:type="dxa"/>
            <w:shd w:val="clear" w:color="auto" w:fill="FFFFFF"/>
            <w:vAlign w:val="center"/>
          </w:tcPr>
          <w:p w14:paraId="3EE8384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 xml:space="preserve">Vise hvor grænserne går </w:t>
            </w:r>
            <w:r w:rsidRPr="00B731D8">
              <w:rPr>
                <w:rFonts w:ascii="Trebuchet MS" w:hAnsi="Trebuchet MS" w:cs="Trebuchet MS"/>
                <w:sz w:val="18"/>
                <w:szCs w:val="18"/>
              </w:rPr>
              <w:t>mellem</w:t>
            </w:r>
            <w:r w:rsidRPr="00B731D8" w:rsidDel="00366795">
              <w:rPr>
                <w:rFonts w:ascii="Trebuchet MS" w:hAnsi="Trebuchet MS" w:cs="Trebuchet MS"/>
                <w:sz w:val="18"/>
                <w:szCs w:val="18"/>
              </w:rPr>
              <w:t xml:space="preserve"> </w:t>
            </w:r>
            <w:r w:rsidRPr="00576460">
              <w:rPr>
                <w:rFonts w:ascii="Trebuchet MS" w:hAnsi="Trebuchet MS" w:cs="Trebuchet MS"/>
                <w:sz w:val="18"/>
                <w:szCs w:val="18"/>
              </w:rPr>
              <w:t>distrikterne og kunne benytte dem til analysegrundlag</w:t>
            </w:r>
            <w:r w:rsidRPr="00B731D8">
              <w:rPr>
                <w:rFonts w:ascii="Trebuchet MS" w:hAnsi="Trebuchet MS" w:cs="Trebuchet MS"/>
                <w:sz w:val="18"/>
                <w:szCs w:val="18"/>
              </w:rPr>
              <w:t xml:space="preserve"> til at servicere automatiske stedbestemte forespørgsler. På denne måde kan der foretages opslag og borgere/forvaltninger kan få information om borgers tilhørsforhold på grundlag af f.eks. en adresse</w:t>
            </w:r>
            <w:r w:rsidRPr="00576460">
              <w:rPr>
                <w:rFonts w:ascii="Trebuchet MS" w:hAnsi="Trebuchet MS" w:cs="Trebuchet MS"/>
                <w:sz w:val="18"/>
                <w:szCs w:val="18"/>
              </w:rPr>
              <w:t>.</w:t>
            </w:r>
          </w:p>
        </w:tc>
      </w:tr>
      <w:tr w:rsidR="00CB4BEB" w:rsidRPr="00576460" w14:paraId="15084823" w14:textId="77777777" w:rsidTr="003C0924">
        <w:trPr>
          <w:trHeight w:hRule="exact" w:val="255"/>
        </w:trPr>
        <w:tc>
          <w:tcPr>
            <w:tcW w:w="2235" w:type="dxa"/>
            <w:shd w:val="clear" w:color="auto" w:fill="E0E0E0"/>
            <w:vAlign w:val="bottom"/>
          </w:tcPr>
          <w:p w14:paraId="079D9671"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Noegleord_hovedgruppe</w:t>
            </w:r>
            <w:proofErr w:type="spellEnd"/>
          </w:p>
        </w:tc>
        <w:tc>
          <w:tcPr>
            <w:tcW w:w="11340" w:type="dxa"/>
            <w:shd w:val="clear" w:color="auto" w:fill="FFFFFF"/>
            <w:vAlign w:val="bottom"/>
          </w:tcPr>
          <w:p w14:paraId="43A110A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Administrative enheder</w:t>
            </w:r>
          </w:p>
        </w:tc>
      </w:tr>
      <w:tr w:rsidR="00CB4BEB" w:rsidRPr="00576460" w14:paraId="2A23D3B0" w14:textId="77777777" w:rsidTr="003C0924">
        <w:trPr>
          <w:trHeight w:hRule="exact" w:val="255"/>
        </w:trPr>
        <w:tc>
          <w:tcPr>
            <w:tcW w:w="2235" w:type="dxa"/>
            <w:shd w:val="clear" w:color="auto" w:fill="E0E0E0"/>
            <w:vAlign w:val="center"/>
          </w:tcPr>
          <w:p w14:paraId="79C4110C"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Noegle_ord</w:t>
            </w:r>
            <w:proofErr w:type="spellEnd"/>
          </w:p>
        </w:tc>
        <w:tc>
          <w:tcPr>
            <w:tcW w:w="11340" w:type="dxa"/>
            <w:shd w:val="clear" w:color="auto" w:fill="FFFFFF"/>
            <w:vAlign w:val="bottom"/>
          </w:tcPr>
          <w:p w14:paraId="71CEEB3F" w14:textId="77777777" w:rsidR="00CB4BEB" w:rsidRPr="00576460" w:rsidRDefault="00CB4BEB" w:rsidP="003C0924">
            <w:pPr>
              <w:autoSpaceDE w:val="0"/>
              <w:autoSpaceDN w:val="0"/>
              <w:adjustRightInd w:val="0"/>
              <w:rPr>
                <w:rFonts w:ascii="Trebuchet MS" w:hAnsi="Trebuchet MS" w:cs="Trebuchet MS"/>
                <w:sz w:val="18"/>
                <w:szCs w:val="18"/>
              </w:rPr>
            </w:pPr>
            <w:r w:rsidRPr="00B731D8">
              <w:rPr>
                <w:rFonts w:ascii="Trebuchet MS" w:hAnsi="Trebuchet MS" w:cs="Trebuchet MS"/>
                <w:sz w:val="18"/>
                <w:szCs w:val="18"/>
              </w:rPr>
              <w:t xml:space="preserve">Socialområder, Socialdistrikter, </w:t>
            </w:r>
            <w:r w:rsidRPr="00576460">
              <w:rPr>
                <w:rFonts w:ascii="Trebuchet MS" w:hAnsi="Trebuchet MS" w:cs="Trebuchet MS"/>
                <w:sz w:val="18"/>
                <w:szCs w:val="18"/>
              </w:rPr>
              <w:t>Ejendomsdistrikt</w:t>
            </w:r>
          </w:p>
        </w:tc>
      </w:tr>
      <w:tr w:rsidR="00CB4BEB" w:rsidRPr="00576460" w14:paraId="46FCB7AC" w14:textId="77777777" w:rsidTr="003C0924">
        <w:trPr>
          <w:trHeight w:hRule="exact" w:val="255"/>
        </w:trPr>
        <w:tc>
          <w:tcPr>
            <w:tcW w:w="2235" w:type="dxa"/>
            <w:shd w:val="clear" w:color="auto" w:fill="E0E0E0"/>
            <w:vAlign w:val="bottom"/>
          </w:tcPr>
          <w:p w14:paraId="3B7CCDE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 type</w:t>
            </w:r>
          </w:p>
        </w:tc>
        <w:tc>
          <w:tcPr>
            <w:tcW w:w="11340" w:type="dxa"/>
            <w:shd w:val="clear" w:color="auto" w:fill="FFFFFF"/>
            <w:vAlign w:val="bottom"/>
          </w:tcPr>
          <w:p w14:paraId="3DF3A48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Flade</w:t>
            </w:r>
          </w:p>
        </w:tc>
      </w:tr>
      <w:tr w:rsidR="00CB4BEB" w:rsidRPr="00576460" w14:paraId="2EA254D0" w14:textId="77777777" w:rsidTr="003C0924">
        <w:trPr>
          <w:trHeight w:hRule="exact" w:val="255"/>
        </w:trPr>
        <w:tc>
          <w:tcPr>
            <w:tcW w:w="2235" w:type="dxa"/>
            <w:shd w:val="clear" w:color="auto" w:fill="E0E0E0"/>
            <w:vAlign w:val="bottom"/>
          </w:tcPr>
          <w:p w14:paraId="681F246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Lovgrundlag</w:t>
            </w:r>
          </w:p>
        </w:tc>
        <w:tc>
          <w:tcPr>
            <w:tcW w:w="11340" w:type="dxa"/>
            <w:shd w:val="clear" w:color="auto" w:fill="FFFFFF"/>
            <w:vAlign w:val="bottom"/>
          </w:tcPr>
          <w:p w14:paraId="0DC3E12E" w14:textId="77777777" w:rsidR="00CB4BEB" w:rsidRPr="00576460" w:rsidRDefault="00CB4BEB" w:rsidP="003C0924">
            <w:pPr>
              <w:rPr>
                <w:rFonts w:ascii="Trebuchet MS" w:hAnsi="Trebuchet MS" w:cs="Trebuchet MS"/>
                <w:sz w:val="18"/>
                <w:szCs w:val="18"/>
              </w:rPr>
            </w:pPr>
          </w:p>
        </w:tc>
      </w:tr>
      <w:tr w:rsidR="00CB4BEB" w:rsidRPr="00576460" w14:paraId="77F8D485" w14:textId="77777777" w:rsidTr="003C0924">
        <w:trPr>
          <w:trHeight w:hRule="exact" w:val="255"/>
        </w:trPr>
        <w:tc>
          <w:tcPr>
            <w:tcW w:w="2235" w:type="dxa"/>
            <w:shd w:val="clear" w:color="auto" w:fill="E0E0E0"/>
            <w:vAlign w:val="bottom"/>
          </w:tcPr>
          <w:p w14:paraId="249C84C2"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KLE_koder</w:t>
            </w:r>
            <w:proofErr w:type="spellEnd"/>
          </w:p>
        </w:tc>
        <w:tc>
          <w:tcPr>
            <w:tcW w:w="11340" w:type="dxa"/>
            <w:shd w:val="clear" w:color="auto" w:fill="FFFFFF"/>
            <w:vAlign w:val="bottom"/>
          </w:tcPr>
          <w:p w14:paraId="239DCE1C" w14:textId="77777777" w:rsidR="00CB4BEB" w:rsidRPr="00576460" w:rsidRDefault="00CB4BEB" w:rsidP="003C0924">
            <w:pPr>
              <w:rPr>
                <w:rFonts w:ascii="Trebuchet MS" w:hAnsi="Trebuchet MS" w:cs="Trebuchet MS"/>
                <w:sz w:val="18"/>
                <w:szCs w:val="18"/>
              </w:rPr>
            </w:pPr>
            <w:r w:rsidRPr="00B731D8">
              <w:rPr>
                <w:rFonts w:ascii="Trebuchet MS" w:hAnsi="Trebuchet MS" w:cs="Trebuchet MS"/>
                <w:sz w:val="18"/>
                <w:szCs w:val="18"/>
              </w:rPr>
              <w:t>01.02.05</w:t>
            </w:r>
          </w:p>
        </w:tc>
      </w:tr>
    </w:tbl>
    <w:p w14:paraId="1FFDF60B" w14:textId="77777777" w:rsidR="00CB4BEB" w:rsidRPr="00576460" w:rsidRDefault="00CB4BEB" w:rsidP="00CB4BEB">
      <w:pPr>
        <w:pStyle w:val="Overskrift6"/>
      </w:pPr>
      <w:r w:rsidRPr="00576460">
        <w:t>5.8.12.2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3"/>
        <w:gridCol w:w="8983"/>
      </w:tblGrid>
      <w:tr w:rsidR="00CB4BEB" w:rsidRPr="00576460" w14:paraId="72C96DA8" w14:textId="77777777" w:rsidTr="003C0924">
        <w:tc>
          <w:tcPr>
            <w:tcW w:w="4503" w:type="dxa"/>
            <w:shd w:val="clear" w:color="auto" w:fill="D9D9D9"/>
            <w:vAlign w:val="center"/>
          </w:tcPr>
          <w:p w14:paraId="6CD4C40F"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Emne</w:t>
            </w:r>
          </w:p>
        </w:tc>
        <w:tc>
          <w:tcPr>
            <w:tcW w:w="9149" w:type="dxa"/>
            <w:shd w:val="clear" w:color="auto" w:fill="D9D9D9"/>
            <w:vAlign w:val="center"/>
          </w:tcPr>
          <w:p w14:paraId="397258E7"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4BFEF474" w14:textId="77777777" w:rsidTr="003C0924">
        <w:trPr>
          <w:trHeight w:val="1110"/>
        </w:trPr>
        <w:tc>
          <w:tcPr>
            <w:tcW w:w="4503" w:type="dxa"/>
            <w:shd w:val="clear" w:color="auto" w:fill="E0E0E0"/>
            <w:vAlign w:val="center"/>
          </w:tcPr>
          <w:p w14:paraId="3480BAC5"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Cs/>
                <w:sz w:val="18"/>
                <w:szCs w:val="18"/>
              </w:rPr>
              <w:t>Registreringsinstruks</w:t>
            </w:r>
          </w:p>
        </w:tc>
        <w:tc>
          <w:tcPr>
            <w:tcW w:w="9149" w:type="dxa"/>
            <w:shd w:val="clear" w:color="auto" w:fill="FFFFFF"/>
            <w:vAlign w:val="bottom"/>
          </w:tcPr>
          <w:p w14:paraId="4989F168" w14:textId="3AD9A2A1"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 xml:space="preserve">Ofte forelægger distrikterne kun på papirkort med håndtegnet streger eller/og som registrering på hver enkelt adresse eller via vejlister. Ved adresse- eller vejlister registreres de på adressetema eller lignende og via farvekoder på punkterne, så indtegnes fladerne f.eks. med kopi af matrikelgeometrien, som så samles til en flade i hvert distrikt. Hvis distriktsgrænsen normalt følger </w:t>
            </w:r>
            <w:r w:rsidR="00B731D8" w:rsidRPr="00576460">
              <w:rPr>
                <w:rFonts w:ascii="Trebuchet MS" w:hAnsi="Trebuchet MS" w:cs="Trebuchet MS"/>
                <w:sz w:val="18"/>
                <w:szCs w:val="18"/>
              </w:rPr>
              <w:t>vejmidten,</w:t>
            </w:r>
            <w:r w:rsidR="00B731D8">
              <w:rPr>
                <w:rFonts w:ascii="Trebuchet MS" w:hAnsi="Trebuchet MS" w:cs="Trebuchet MS"/>
                <w:sz w:val="18"/>
                <w:szCs w:val="18"/>
              </w:rPr>
              <w:t xml:space="preserve"> </w:t>
            </w:r>
            <w:r w:rsidRPr="00576460">
              <w:rPr>
                <w:rFonts w:ascii="Trebuchet MS" w:hAnsi="Trebuchet MS" w:cs="Trebuchet MS"/>
                <w:sz w:val="18"/>
                <w:szCs w:val="18"/>
              </w:rPr>
              <w:t xml:space="preserve">snappes i stedet til </w:t>
            </w:r>
            <w:proofErr w:type="spellStart"/>
            <w:r w:rsidRPr="00B731D8">
              <w:rPr>
                <w:rFonts w:ascii="Trebuchet MS" w:hAnsi="Trebuchet MS" w:cs="Trebuchet MS"/>
                <w:sz w:val="18"/>
                <w:szCs w:val="18"/>
              </w:rPr>
              <w:t>GeoDanmark</w:t>
            </w:r>
            <w:proofErr w:type="spellEnd"/>
            <w:r w:rsidRPr="00576460">
              <w:rPr>
                <w:rFonts w:ascii="Trebuchet MS" w:hAnsi="Trebuchet MS" w:cs="Trebuchet MS"/>
                <w:sz w:val="18"/>
                <w:szCs w:val="18"/>
              </w:rPr>
              <w:t xml:space="preserve">-vejmidten. Samlet skal dette tema dække hele kommunen. </w:t>
            </w:r>
          </w:p>
        </w:tc>
      </w:tr>
      <w:tr w:rsidR="00CB4BEB" w:rsidRPr="00576460" w14:paraId="4B133C9B" w14:textId="77777777" w:rsidTr="003C0924">
        <w:trPr>
          <w:trHeight w:hRule="exact" w:val="255"/>
        </w:trPr>
        <w:tc>
          <w:tcPr>
            <w:tcW w:w="4503" w:type="dxa"/>
            <w:shd w:val="clear" w:color="auto" w:fill="E0E0E0"/>
            <w:vAlign w:val="bottom"/>
          </w:tcPr>
          <w:p w14:paraId="0EF4DF8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Klassificering/opdeling</w:t>
            </w:r>
          </w:p>
        </w:tc>
        <w:tc>
          <w:tcPr>
            <w:tcW w:w="9149" w:type="dxa"/>
            <w:shd w:val="clear" w:color="auto" w:fill="FFFFFF"/>
            <w:vAlign w:val="bottom"/>
          </w:tcPr>
          <w:p w14:paraId="633032A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Opdeles i nummer/navn for hvert distrikt.</w:t>
            </w:r>
          </w:p>
        </w:tc>
      </w:tr>
      <w:tr w:rsidR="00CB4BEB" w:rsidRPr="00576460" w14:paraId="4FC012F0" w14:textId="77777777" w:rsidTr="003C0924">
        <w:trPr>
          <w:trHeight w:hRule="exact" w:val="255"/>
        </w:trPr>
        <w:tc>
          <w:tcPr>
            <w:tcW w:w="4503" w:type="dxa"/>
            <w:shd w:val="clear" w:color="auto" w:fill="E0E0E0"/>
            <w:vAlign w:val="bottom"/>
          </w:tcPr>
          <w:p w14:paraId="3C08D24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Minimum størrelser for objekt</w:t>
            </w:r>
          </w:p>
        </w:tc>
        <w:tc>
          <w:tcPr>
            <w:tcW w:w="9149" w:type="dxa"/>
            <w:shd w:val="clear" w:color="auto" w:fill="FFFFFF"/>
            <w:vAlign w:val="bottom"/>
          </w:tcPr>
          <w:p w14:paraId="39781B67"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0,1 ha</w:t>
            </w:r>
          </w:p>
        </w:tc>
      </w:tr>
      <w:tr w:rsidR="00CB4BEB" w:rsidRPr="00576460" w14:paraId="241D067F" w14:textId="77777777" w:rsidTr="003C0924">
        <w:trPr>
          <w:trHeight w:hRule="exact" w:val="255"/>
        </w:trPr>
        <w:tc>
          <w:tcPr>
            <w:tcW w:w="4503" w:type="dxa"/>
            <w:shd w:val="clear" w:color="auto" w:fill="E0E0E0"/>
            <w:vAlign w:val="bottom"/>
          </w:tcPr>
          <w:p w14:paraId="16A356D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Entydige objekter</w:t>
            </w:r>
          </w:p>
        </w:tc>
        <w:tc>
          <w:tcPr>
            <w:tcW w:w="9149" w:type="dxa"/>
            <w:shd w:val="clear" w:color="auto" w:fill="FFFFFF"/>
            <w:vAlign w:val="bottom"/>
          </w:tcPr>
          <w:p w14:paraId="1346F476" w14:textId="77777777" w:rsidR="00CB4BEB" w:rsidRPr="00576460" w:rsidRDefault="00CB4BEB" w:rsidP="003C0924">
            <w:pPr>
              <w:rPr>
                <w:rFonts w:ascii="Trebuchet MS" w:hAnsi="Trebuchet MS" w:cs="Trebuchet MS"/>
                <w:sz w:val="18"/>
                <w:szCs w:val="18"/>
              </w:rPr>
            </w:pPr>
          </w:p>
        </w:tc>
      </w:tr>
      <w:tr w:rsidR="00CB4BEB" w:rsidRPr="00576460" w14:paraId="18D3BBBA" w14:textId="77777777" w:rsidTr="003C0924">
        <w:trPr>
          <w:trHeight w:hRule="exact" w:val="510"/>
        </w:trPr>
        <w:tc>
          <w:tcPr>
            <w:tcW w:w="4503" w:type="dxa"/>
            <w:shd w:val="clear" w:color="auto" w:fill="E0E0E0"/>
            <w:vAlign w:val="center"/>
          </w:tcPr>
          <w:p w14:paraId="088EEF6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Geometrisk konsistens mellem objekter</w:t>
            </w:r>
          </w:p>
        </w:tc>
        <w:tc>
          <w:tcPr>
            <w:tcW w:w="9149" w:type="dxa"/>
            <w:shd w:val="clear" w:color="auto" w:fill="FFFFFF"/>
            <w:vAlign w:val="center"/>
          </w:tcPr>
          <w:p w14:paraId="6E8253B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 xml:space="preserve">Snap mellem fladerne, så der ikke forekommer </w:t>
            </w:r>
            <w:r w:rsidRPr="00B731D8">
              <w:rPr>
                <w:rFonts w:ascii="Trebuchet MS" w:hAnsi="Trebuchet MS" w:cs="Trebuchet MS"/>
                <w:sz w:val="18"/>
                <w:szCs w:val="18"/>
              </w:rPr>
              <w:t xml:space="preserve">utilsigtede </w:t>
            </w:r>
            <w:r w:rsidRPr="00576460">
              <w:rPr>
                <w:rFonts w:ascii="Trebuchet MS" w:hAnsi="Trebuchet MS" w:cs="Trebuchet MS"/>
                <w:sz w:val="18"/>
                <w:szCs w:val="18"/>
              </w:rPr>
              <w:t>huller eller overlap</w:t>
            </w:r>
            <w:r w:rsidRPr="00B731D8">
              <w:rPr>
                <w:rFonts w:ascii="Trebuchet MS" w:hAnsi="Trebuchet MS" w:cs="Trebuchet MS"/>
                <w:sz w:val="18"/>
                <w:szCs w:val="18"/>
              </w:rPr>
              <w:t xml:space="preserve"> indenfor samme distriktstype. Der må gerne være overlap/huller mellem forskellige distriktstyper</w:t>
            </w:r>
            <w:r w:rsidRPr="00576460">
              <w:rPr>
                <w:rFonts w:ascii="Trebuchet MS" w:hAnsi="Trebuchet MS" w:cs="Trebuchet MS"/>
                <w:sz w:val="18"/>
                <w:szCs w:val="18"/>
              </w:rPr>
              <w:t>.</w:t>
            </w:r>
          </w:p>
        </w:tc>
      </w:tr>
      <w:tr w:rsidR="00CB4BEB" w:rsidRPr="00576460" w14:paraId="063E7AEF" w14:textId="77777777" w:rsidTr="003C0924">
        <w:trPr>
          <w:trHeight w:hRule="exact" w:val="255"/>
        </w:trPr>
        <w:tc>
          <w:tcPr>
            <w:tcW w:w="4503" w:type="dxa"/>
            <w:shd w:val="clear" w:color="auto" w:fill="E0E0E0"/>
            <w:vAlign w:val="bottom"/>
          </w:tcPr>
          <w:p w14:paraId="0DD5936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Geometrisk konsistens med objekter i andre datasæt</w:t>
            </w:r>
          </w:p>
        </w:tc>
        <w:tc>
          <w:tcPr>
            <w:tcW w:w="9149" w:type="dxa"/>
            <w:shd w:val="clear" w:color="auto" w:fill="FFFFFF"/>
            <w:vAlign w:val="bottom"/>
          </w:tcPr>
          <w:p w14:paraId="5585BA07"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 xml:space="preserve">Matrikellodder/jordstykker eller </w:t>
            </w:r>
            <w:proofErr w:type="spellStart"/>
            <w:r w:rsidRPr="00576460">
              <w:rPr>
                <w:rFonts w:ascii="Trebuchet MS" w:hAnsi="Trebuchet MS" w:cs="Trebuchet MS"/>
                <w:sz w:val="18"/>
                <w:szCs w:val="18"/>
              </w:rPr>
              <w:t>vejmidter</w:t>
            </w:r>
            <w:proofErr w:type="spellEnd"/>
            <w:r w:rsidRPr="00576460">
              <w:rPr>
                <w:rFonts w:ascii="Trebuchet MS" w:hAnsi="Trebuchet MS" w:cs="Trebuchet MS"/>
                <w:sz w:val="18"/>
                <w:szCs w:val="18"/>
              </w:rPr>
              <w:t xml:space="preserve"> samt evt. andre distrikter fra FKG</w:t>
            </w:r>
          </w:p>
        </w:tc>
      </w:tr>
    </w:tbl>
    <w:p w14:paraId="25FED4E1" w14:textId="77777777" w:rsidR="00CB4BEB" w:rsidRPr="00576460" w:rsidRDefault="00CB4BEB" w:rsidP="00CB4BEB">
      <w:pPr>
        <w:pStyle w:val="Overskrift6"/>
      </w:pPr>
      <w:r w:rsidRPr="00576460">
        <w:t>5.8.12.3 Kodelister</w:t>
      </w:r>
    </w:p>
    <w:p w14:paraId="3C397C1A" w14:textId="77777777" w:rsidR="00CB4BEB" w:rsidRPr="00576460" w:rsidRDefault="00CB4BEB" w:rsidP="00CB4BEB">
      <w:pPr>
        <w:autoSpaceDE w:val="0"/>
        <w:autoSpaceDN w:val="0"/>
        <w:adjustRightInd w:val="0"/>
        <w:rPr>
          <w:rFonts w:ascii="Trebuchet MS" w:hAnsi="Trebuchet MS" w:cs="Trebuchet MS"/>
          <w:sz w:val="18"/>
          <w:szCs w:val="18"/>
        </w:rPr>
      </w:pPr>
      <w:r w:rsidRPr="00576460">
        <w:rPr>
          <w:rFonts w:ascii="Trebuchet MS" w:hAnsi="Trebuchet MS" w:cs="Trebuchet MS"/>
          <w:sz w:val="18"/>
          <w:szCs w:val="18"/>
        </w:rPr>
        <w:t>Kodelisterne fungerer som oversættelser mellem anvendte kodeværdier og de matchende forklarende tekster.</w:t>
      </w:r>
    </w:p>
    <w:p w14:paraId="045ACC6A" w14:textId="77777777" w:rsidR="00CB4BEB" w:rsidRPr="00576460" w:rsidRDefault="00CB4BEB" w:rsidP="00CB4BEB">
      <w:pPr>
        <w:pStyle w:val="Overskrift7"/>
      </w:pPr>
      <w:r w:rsidRPr="00576460">
        <w:lastRenderedPageBreak/>
        <w:t xml:space="preserve">5.8.12.3.1   5711 </w:t>
      </w:r>
      <w:proofErr w:type="spellStart"/>
      <w:r w:rsidRPr="00576460">
        <w:t>An_distrikt_type</w:t>
      </w:r>
      <w:proofErr w:type="spellEnd"/>
      <w:r w:rsidRPr="00576460">
        <w:rPr>
          <w:rStyle w:val="TypografiOverskrift4BrugerdefineretfarveRGB0Tegn"/>
        </w:rPr>
        <w:t xml:space="preserve"> </w:t>
      </w:r>
      <w:r w:rsidRPr="00576460">
        <w:t>(d_5711_an_distrikt_type)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7"/>
        <w:gridCol w:w="2114"/>
        <w:gridCol w:w="1510"/>
        <w:gridCol w:w="7675"/>
      </w:tblGrid>
      <w:tr w:rsidR="00CB4BEB" w:rsidRPr="00576460" w14:paraId="054FAF30" w14:textId="77777777" w:rsidTr="003C0924">
        <w:trPr>
          <w:trHeight w:hRule="exact" w:val="255"/>
        </w:trPr>
        <w:tc>
          <w:tcPr>
            <w:tcW w:w="1929" w:type="dxa"/>
            <w:tcBorders>
              <w:bottom w:val="single" w:sz="4" w:space="0" w:color="auto"/>
            </w:tcBorders>
            <w:shd w:val="clear" w:color="auto" w:fill="D9D9D9"/>
            <w:vAlign w:val="bottom"/>
          </w:tcPr>
          <w:p w14:paraId="2A609F41" w14:textId="77777777" w:rsidR="00CB4BEB" w:rsidRPr="00576460" w:rsidRDefault="00CB4BEB" w:rsidP="003C0924">
            <w:pPr>
              <w:rPr>
                <w:rFonts w:ascii="Trebuchet MS" w:hAnsi="Trebuchet MS" w:cs="Trebuchet MS"/>
                <w:b/>
                <w:bCs/>
                <w:sz w:val="18"/>
                <w:szCs w:val="18"/>
              </w:rPr>
            </w:pPr>
            <w:proofErr w:type="spellStart"/>
            <w:r w:rsidRPr="00576460">
              <w:rPr>
                <w:rFonts w:ascii="Trebuchet MS" w:hAnsi="Trebuchet MS" w:cs="Trebuchet MS"/>
                <w:b/>
                <w:bCs/>
                <w:sz w:val="18"/>
                <w:szCs w:val="18"/>
              </w:rPr>
              <w:t>an_distrikt_type_kode</w:t>
            </w:r>
            <w:proofErr w:type="spellEnd"/>
          </w:p>
        </w:tc>
        <w:tc>
          <w:tcPr>
            <w:tcW w:w="2145" w:type="dxa"/>
            <w:tcBorders>
              <w:bottom w:val="single" w:sz="4" w:space="0" w:color="auto"/>
            </w:tcBorders>
            <w:shd w:val="clear" w:color="auto" w:fill="D9D9D9"/>
            <w:vAlign w:val="bottom"/>
          </w:tcPr>
          <w:p w14:paraId="57CA428D" w14:textId="77777777" w:rsidR="00CB4BEB" w:rsidRPr="00576460" w:rsidRDefault="00CB4BEB" w:rsidP="003C0924">
            <w:pPr>
              <w:rPr>
                <w:rFonts w:ascii="Trebuchet MS" w:hAnsi="Trebuchet MS" w:cs="Trebuchet MS"/>
                <w:bCs/>
                <w:sz w:val="18"/>
                <w:szCs w:val="18"/>
              </w:rPr>
            </w:pPr>
            <w:proofErr w:type="spellStart"/>
            <w:r w:rsidRPr="00576460">
              <w:rPr>
                <w:rFonts w:ascii="Trebuchet MS" w:hAnsi="Trebuchet MS" w:cs="Trebuchet MS"/>
                <w:b/>
                <w:bCs/>
                <w:sz w:val="18"/>
                <w:szCs w:val="18"/>
              </w:rPr>
              <w:t>an_distrikt_type</w:t>
            </w:r>
            <w:proofErr w:type="spellEnd"/>
          </w:p>
        </w:tc>
        <w:tc>
          <w:tcPr>
            <w:tcW w:w="1563" w:type="dxa"/>
            <w:tcBorders>
              <w:bottom w:val="single" w:sz="4" w:space="0" w:color="auto"/>
            </w:tcBorders>
            <w:shd w:val="clear" w:color="auto" w:fill="D9D9D9"/>
            <w:vAlign w:val="bottom"/>
          </w:tcPr>
          <w:p w14:paraId="0567EF12"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Aktiv</w:t>
            </w:r>
          </w:p>
        </w:tc>
        <w:tc>
          <w:tcPr>
            <w:tcW w:w="8015" w:type="dxa"/>
            <w:tcBorders>
              <w:bottom w:val="single" w:sz="4" w:space="0" w:color="auto"/>
            </w:tcBorders>
            <w:shd w:val="clear" w:color="auto" w:fill="D9D9D9"/>
            <w:vAlign w:val="bottom"/>
          </w:tcPr>
          <w:p w14:paraId="7F4B42D4"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Begrebsdefinition</w:t>
            </w:r>
          </w:p>
        </w:tc>
      </w:tr>
      <w:tr w:rsidR="00CB4BEB" w:rsidRPr="00576460" w14:paraId="09D4E51D"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5D0074C4"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2145" w:type="dxa"/>
            <w:tcBorders>
              <w:top w:val="single" w:sz="4" w:space="0" w:color="auto"/>
              <w:left w:val="single" w:sz="4" w:space="0" w:color="auto"/>
              <w:bottom w:val="single" w:sz="4" w:space="0" w:color="auto"/>
            </w:tcBorders>
            <w:shd w:val="clear" w:color="auto" w:fill="FFFFFF"/>
            <w:vAlign w:val="bottom"/>
          </w:tcPr>
          <w:p w14:paraId="758C631C"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25C31632"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48373ABB"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281F061F"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7664075"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2</w:t>
            </w:r>
          </w:p>
        </w:tc>
        <w:tc>
          <w:tcPr>
            <w:tcW w:w="2145" w:type="dxa"/>
            <w:tcBorders>
              <w:top w:val="single" w:sz="4" w:space="0" w:color="auto"/>
              <w:left w:val="single" w:sz="4" w:space="0" w:color="auto"/>
              <w:bottom w:val="single" w:sz="4" w:space="0" w:color="auto"/>
            </w:tcBorders>
            <w:shd w:val="clear" w:color="auto" w:fill="FFFFFF"/>
            <w:vAlign w:val="bottom"/>
          </w:tcPr>
          <w:p w14:paraId="38C3A7D0"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4509B23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20062DFD"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3D23A503"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93AAA7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3</w:t>
            </w:r>
          </w:p>
        </w:tc>
        <w:tc>
          <w:tcPr>
            <w:tcW w:w="2145" w:type="dxa"/>
            <w:tcBorders>
              <w:top w:val="single" w:sz="4" w:space="0" w:color="auto"/>
              <w:left w:val="single" w:sz="4" w:space="0" w:color="auto"/>
              <w:bottom w:val="single" w:sz="4" w:space="0" w:color="auto"/>
            </w:tcBorders>
            <w:shd w:val="clear" w:color="auto" w:fill="FFFFFF"/>
            <w:vAlign w:val="bottom"/>
          </w:tcPr>
          <w:p w14:paraId="6AAAF4A4"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3B782E1E"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0C8DF604"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6D1D55BB"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1B7E285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4</w:t>
            </w:r>
          </w:p>
        </w:tc>
        <w:tc>
          <w:tcPr>
            <w:tcW w:w="2145" w:type="dxa"/>
            <w:tcBorders>
              <w:top w:val="single" w:sz="4" w:space="0" w:color="auto"/>
              <w:left w:val="single" w:sz="4" w:space="0" w:color="auto"/>
              <w:bottom w:val="single" w:sz="4" w:space="0" w:color="auto"/>
            </w:tcBorders>
            <w:shd w:val="clear" w:color="auto" w:fill="FFFFFF"/>
            <w:vAlign w:val="bottom"/>
          </w:tcPr>
          <w:p w14:paraId="51DECA61"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6B06C23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7D5626D9"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5BE9008A"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196ECD5D"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5</w:t>
            </w:r>
          </w:p>
        </w:tc>
        <w:tc>
          <w:tcPr>
            <w:tcW w:w="2145" w:type="dxa"/>
            <w:tcBorders>
              <w:top w:val="single" w:sz="4" w:space="0" w:color="auto"/>
              <w:left w:val="single" w:sz="4" w:space="0" w:color="auto"/>
              <w:bottom w:val="single" w:sz="4" w:space="0" w:color="auto"/>
            </w:tcBorders>
            <w:shd w:val="clear" w:color="auto" w:fill="FFFFFF"/>
            <w:vAlign w:val="bottom"/>
          </w:tcPr>
          <w:p w14:paraId="4AC927F3"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220E73D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1F7EBB6D"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6F451B05"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14C693F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6</w:t>
            </w:r>
          </w:p>
        </w:tc>
        <w:tc>
          <w:tcPr>
            <w:tcW w:w="2145" w:type="dxa"/>
            <w:tcBorders>
              <w:top w:val="single" w:sz="4" w:space="0" w:color="auto"/>
              <w:left w:val="single" w:sz="4" w:space="0" w:color="auto"/>
              <w:bottom w:val="single" w:sz="4" w:space="0" w:color="auto"/>
            </w:tcBorders>
            <w:shd w:val="clear" w:color="auto" w:fill="FFFFFF"/>
            <w:vAlign w:val="bottom"/>
          </w:tcPr>
          <w:p w14:paraId="21271870"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Social</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73E152E2"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26358BE8"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 xml:space="preserve">Socialdistrikter </w:t>
            </w:r>
          </w:p>
        </w:tc>
      </w:tr>
      <w:tr w:rsidR="00CB4BEB" w:rsidRPr="00576460" w14:paraId="673BBD78"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92A838E"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7</w:t>
            </w:r>
          </w:p>
        </w:tc>
        <w:tc>
          <w:tcPr>
            <w:tcW w:w="2145" w:type="dxa"/>
            <w:tcBorders>
              <w:top w:val="single" w:sz="4" w:space="0" w:color="auto"/>
              <w:left w:val="single" w:sz="4" w:space="0" w:color="auto"/>
              <w:bottom w:val="single" w:sz="4" w:space="0" w:color="auto"/>
            </w:tcBorders>
            <w:shd w:val="clear" w:color="auto" w:fill="FFFFFF"/>
            <w:vAlign w:val="bottom"/>
          </w:tcPr>
          <w:p w14:paraId="7F05B86C"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1980FF4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04CDD39C"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6B4E396E"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79E08E7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8</w:t>
            </w:r>
          </w:p>
        </w:tc>
        <w:tc>
          <w:tcPr>
            <w:tcW w:w="2145" w:type="dxa"/>
            <w:tcBorders>
              <w:top w:val="single" w:sz="4" w:space="0" w:color="auto"/>
              <w:left w:val="single" w:sz="4" w:space="0" w:color="auto"/>
              <w:bottom w:val="single" w:sz="4" w:space="0" w:color="auto"/>
            </w:tcBorders>
            <w:shd w:val="clear" w:color="auto" w:fill="FFFFFF"/>
            <w:vAlign w:val="bottom"/>
          </w:tcPr>
          <w:p w14:paraId="36C65E52"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731D49A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459E7729"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05F50CD6"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32FE337D"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9</w:t>
            </w:r>
          </w:p>
        </w:tc>
        <w:tc>
          <w:tcPr>
            <w:tcW w:w="2145" w:type="dxa"/>
            <w:tcBorders>
              <w:top w:val="single" w:sz="4" w:space="0" w:color="auto"/>
              <w:left w:val="single" w:sz="4" w:space="0" w:color="auto"/>
              <w:bottom w:val="single" w:sz="4" w:space="0" w:color="auto"/>
            </w:tcBorders>
            <w:shd w:val="clear" w:color="auto" w:fill="FFFFFF"/>
            <w:vAlign w:val="bottom"/>
          </w:tcPr>
          <w:p w14:paraId="5D0A0612"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6497BB3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2BF58B7D"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6012D484"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24FA19B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10</w:t>
            </w:r>
          </w:p>
        </w:tc>
        <w:tc>
          <w:tcPr>
            <w:tcW w:w="2145" w:type="dxa"/>
            <w:tcBorders>
              <w:top w:val="single" w:sz="4" w:space="0" w:color="auto"/>
              <w:left w:val="single" w:sz="4" w:space="0" w:color="auto"/>
              <w:bottom w:val="single" w:sz="4" w:space="0" w:color="auto"/>
            </w:tcBorders>
            <w:shd w:val="clear" w:color="auto" w:fill="FFFFFF"/>
            <w:vAlign w:val="bottom"/>
          </w:tcPr>
          <w:p w14:paraId="29B9BFF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Ejendomsdrift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6059CC6" w14:textId="77777777" w:rsidR="00CB4BEB" w:rsidRPr="00B731D8"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305C4D6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Ejendomsdriftsdistrikter</w:t>
            </w:r>
          </w:p>
        </w:tc>
      </w:tr>
      <w:tr w:rsidR="00CB4BEB" w:rsidRPr="00576460" w14:paraId="0D85ED7B"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D6FB334"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11</w:t>
            </w:r>
          </w:p>
        </w:tc>
        <w:tc>
          <w:tcPr>
            <w:tcW w:w="2145" w:type="dxa"/>
            <w:tcBorders>
              <w:top w:val="single" w:sz="4" w:space="0" w:color="auto"/>
              <w:left w:val="single" w:sz="4" w:space="0" w:color="auto"/>
              <w:bottom w:val="single" w:sz="4" w:space="0" w:color="auto"/>
            </w:tcBorders>
            <w:shd w:val="clear" w:color="auto" w:fill="FFFFFF"/>
            <w:vAlign w:val="bottom"/>
          </w:tcPr>
          <w:p w14:paraId="513AB745" w14:textId="77777777" w:rsidR="00CB4BEB" w:rsidRPr="00B731D8" w:rsidRDefault="00CB4BEB" w:rsidP="003C0924">
            <w:pPr>
              <w:rPr>
                <w:rFonts w:ascii="Trebuchet MS" w:hAnsi="Trebuchet MS" w:cs="Trebuchet MS"/>
                <w:sz w:val="18"/>
                <w:szCs w:val="18"/>
              </w:rPr>
            </w:pPr>
            <w:r w:rsidRPr="00B731D8">
              <w:rPr>
                <w:rFonts w:ascii="Trebuchet MS" w:hAnsi="Trebuchet MS" w:cs="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495A2B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0B8F24DD" w14:textId="77777777" w:rsidR="00CB4BEB" w:rsidRPr="00B731D8" w:rsidRDefault="00CB4BEB" w:rsidP="003C0924">
            <w:pPr>
              <w:rPr>
                <w:rFonts w:ascii="Trebuchet MS" w:hAnsi="Trebuchet MS" w:cs="Trebuchet MS"/>
                <w:sz w:val="18"/>
                <w:szCs w:val="18"/>
              </w:rPr>
            </w:pPr>
            <w:r w:rsidRPr="00B731D8">
              <w:rPr>
                <w:rFonts w:ascii="Trebuchet MS" w:hAnsi="Trebuchet MS" w:cs="Trebuchet MS"/>
                <w:sz w:val="18"/>
                <w:szCs w:val="18"/>
              </w:rPr>
              <w:t>-</w:t>
            </w:r>
          </w:p>
        </w:tc>
      </w:tr>
      <w:tr w:rsidR="00CB4BEB" w:rsidRPr="00160C9A" w14:paraId="05BBC9E6"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65F44E30" w14:textId="77777777" w:rsidR="00CB4BEB" w:rsidRPr="00B731D8" w:rsidRDefault="00CB4BEB" w:rsidP="003C0924">
            <w:pPr>
              <w:jc w:val="center"/>
              <w:rPr>
                <w:rFonts w:ascii="Trebuchet MS" w:hAnsi="Trebuchet MS"/>
                <w:sz w:val="18"/>
                <w:szCs w:val="18"/>
              </w:rPr>
            </w:pPr>
            <w:r w:rsidRPr="00B731D8">
              <w:rPr>
                <w:rFonts w:ascii="Trebuchet MS" w:hAnsi="Trebuchet MS"/>
                <w:sz w:val="18"/>
                <w:szCs w:val="18"/>
              </w:rPr>
              <w:t>12</w:t>
            </w:r>
          </w:p>
        </w:tc>
        <w:tc>
          <w:tcPr>
            <w:tcW w:w="2145" w:type="dxa"/>
            <w:tcBorders>
              <w:top w:val="single" w:sz="4" w:space="0" w:color="auto"/>
              <w:left w:val="single" w:sz="4" w:space="0" w:color="auto"/>
              <w:bottom w:val="single" w:sz="4" w:space="0" w:color="auto"/>
            </w:tcBorders>
            <w:shd w:val="clear" w:color="auto" w:fill="FFFFFF"/>
            <w:vAlign w:val="bottom"/>
          </w:tcPr>
          <w:p w14:paraId="686884B7" w14:textId="77777777" w:rsidR="00CB4BEB" w:rsidRPr="00B731D8" w:rsidRDefault="00CB4BEB" w:rsidP="003C0924">
            <w:pPr>
              <w:rPr>
                <w:rFonts w:ascii="Trebuchet MS" w:hAnsi="Trebuchet MS" w:cs="Trebuchet MS"/>
                <w:sz w:val="18"/>
                <w:szCs w:val="18"/>
              </w:rPr>
            </w:pPr>
            <w:r w:rsidRPr="00B731D8">
              <w:rPr>
                <w:rFonts w:ascii="Trebuchet MS" w:hAnsi="Trebuchet MS" w:cs="Trebuchet MS"/>
                <w:sz w:val="18"/>
                <w:szCs w:val="18"/>
              </w:rPr>
              <w:t>Kontantydelse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0CB8554C" w14:textId="77777777" w:rsidR="00CB4BEB" w:rsidRPr="00B731D8" w:rsidRDefault="00CB4BEB" w:rsidP="003C0924">
            <w:pPr>
              <w:jc w:val="center"/>
              <w:rPr>
                <w:rFonts w:ascii="Trebuchet MS" w:hAnsi="Trebuchet MS"/>
                <w:sz w:val="18"/>
                <w:szCs w:val="18"/>
              </w:rPr>
            </w:pPr>
            <w:r w:rsidRPr="00B731D8">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16ACFEE8" w14:textId="77777777" w:rsidR="00CB4BEB" w:rsidRPr="00B731D8" w:rsidRDefault="00CB4BEB" w:rsidP="003C0924">
            <w:pPr>
              <w:rPr>
                <w:rFonts w:ascii="Trebuchet MS" w:hAnsi="Trebuchet MS" w:cs="Trebuchet MS"/>
                <w:sz w:val="18"/>
                <w:szCs w:val="18"/>
              </w:rPr>
            </w:pPr>
            <w:r w:rsidRPr="00B731D8">
              <w:rPr>
                <w:rFonts w:ascii="Trebuchet MS" w:hAnsi="Trebuchet MS" w:cs="Trebuchet MS"/>
                <w:sz w:val="18"/>
                <w:szCs w:val="18"/>
              </w:rPr>
              <w:t>Kontantydelsesdistrikter</w:t>
            </w:r>
          </w:p>
        </w:tc>
      </w:tr>
      <w:tr w:rsidR="00CB4BEB" w:rsidRPr="00576460" w14:paraId="18177074"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103D383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98</w:t>
            </w:r>
          </w:p>
        </w:tc>
        <w:tc>
          <w:tcPr>
            <w:tcW w:w="2145" w:type="dxa"/>
            <w:tcBorders>
              <w:top w:val="single" w:sz="4" w:space="0" w:color="auto"/>
              <w:left w:val="single" w:sz="4" w:space="0" w:color="auto"/>
              <w:bottom w:val="single" w:sz="4" w:space="0" w:color="auto"/>
            </w:tcBorders>
            <w:shd w:val="clear" w:color="auto" w:fill="FFFFFF"/>
            <w:vAlign w:val="bottom"/>
          </w:tcPr>
          <w:p w14:paraId="17A1C67C"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Andet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3448413D" w14:textId="77777777" w:rsidR="00CB4BEB" w:rsidRPr="00B731D8"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52FB91D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Andre distrikter</w:t>
            </w:r>
          </w:p>
        </w:tc>
      </w:tr>
      <w:tr w:rsidR="00CB4BEB" w:rsidRPr="00576460" w14:paraId="13719868"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5641C93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99</w:t>
            </w:r>
          </w:p>
        </w:tc>
        <w:tc>
          <w:tcPr>
            <w:tcW w:w="2145" w:type="dxa"/>
            <w:tcBorders>
              <w:top w:val="single" w:sz="4" w:space="0" w:color="auto"/>
              <w:left w:val="single" w:sz="4" w:space="0" w:color="auto"/>
              <w:bottom w:val="single" w:sz="4" w:space="0" w:color="auto"/>
            </w:tcBorders>
            <w:shd w:val="clear" w:color="auto" w:fill="FFFFFF"/>
            <w:vAlign w:val="bottom"/>
          </w:tcPr>
          <w:p w14:paraId="34D109D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Ukendt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27436AE"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4F62916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Ukendt</w:t>
            </w:r>
          </w:p>
        </w:tc>
      </w:tr>
    </w:tbl>
    <w:p w14:paraId="783E8CB9" w14:textId="77777777" w:rsidR="004D2787" w:rsidRDefault="004D2787" w:rsidP="004D2787">
      <w:bookmarkStart w:id="2656" w:name="_Toc63351479"/>
    </w:p>
    <w:p w14:paraId="07F07BCA" w14:textId="2711FDB3" w:rsidR="00CB4BEB" w:rsidRPr="00576460" w:rsidRDefault="00CB4BEB" w:rsidP="00CB4BEB">
      <w:pPr>
        <w:pStyle w:val="Overskrift2"/>
      </w:pPr>
      <w:bookmarkStart w:id="2657" w:name="_Toc122436131"/>
      <w:r w:rsidRPr="00576460">
        <w:t>5.8.13 Pleje- og ældredistrikter (5712)</w:t>
      </w:r>
      <w:bookmarkEnd w:id="2656"/>
      <w:bookmarkEnd w:id="2657"/>
      <w:r w:rsidRPr="00576460">
        <w:t xml:space="preserve"> </w:t>
      </w:r>
    </w:p>
    <w:tbl>
      <w:tblPr>
        <w:tblW w:w="13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42"/>
        <w:gridCol w:w="1168"/>
        <w:gridCol w:w="3206"/>
        <w:gridCol w:w="1276"/>
        <w:gridCol w:w="1417"/>
        <w:gridCol w:w="1418"/>
        <w:gridCol w:w="2976"/>
      </w:tblGrid>
      <w:tr w:rsidR="00CB4BEB" w:rsidRPr="00576460" w14:paraId="5641BA65" w14:textId="77777777" w:rsidTr="003C0924">
        <w:tc>
          <w:tcPr>
            <w:tcW w:w="2142" w:type="dxa"/>
            <w:tcBorders>
              <w:bottom w:val="single" w:sz="4" w:space="0" w:color="auto"/>
            </w:tcBorders>
            <w:shd w:val="clear" w:color="auto" w:fill="D9D9D9"/>
            <w:vAlign w:val="center"/>
          </w:tcPr>
          <w:p w14:paraId="2FC9BC17"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Feltnavn</w:t>
            </w:r>
          </w:p>
        </w:tc>
        <w:tc>
          <w:tcPr>
            <w:tcW w:w="1168" w:type="dxa"/>
            <w:tcBorders>
              <w:bottom w:val="single" w:sz="4" w:space="0" w:color="auto"/>
            </w:tcBorders>
            <w:shd w:val="clear" w:color="auto" w:fill="D9D9D9"/>
            <w:vAlign w:val="center"/>
          </w:tcPr>
          <w:p w14:paraId="694191AC"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Feltnavn</w:t>
            </w:r>
            <w:r>
              <w:rPr>
                <w:rFonts w:ascii="Trebuchet MS" w:hAnsi="Trebuchet MS" w:cs="Trebuchet MS"/>
                <w:b/>
                <w:bCs/>
                <w:sz w:val="18"/>
                <w:szCs w:val="18"/>
              </w:rPr>
              <w:t>10</w:t>
            </w:r>
          </w:p>
        </w:tc>
        <w:tc>
          <w:tcPr>
            <w:tcW w:w="3206" w:type="dxa"/>
            <w:tcBorders>
              <w:bottom w:val="single" w:sz="4" w:space="0" w:color="auto"/>
            </w:tcBorders>
            <w:shd w:val="clear" w:color="auto" w:fill="D9D9D9"/>
            <w:vAlign w:val="center"/>
          </w:tcPr>
          <w:p w14:paraId="137E7317"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Formål</w:t>
            </w:r>
          </w:p>
        </w:tc>
        <w:tc>
          <w:tcPr>
            <w:tcW w:w="1276" w:type="dxa"/>
            <w:tcBorders>
              <w:bottom w:val="single" w:sz="4" w:space="0" w:color="auto"/>
            </w:tcBorders>
            <w:shd w:val="clear" w:color="auto" w:fill="D9D9D9"/>
            <w:vAlign w:val="center"/>
          </w:tcPr>
          <w:p w14:paraId="7511F9A4"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Datatype</w:t>
            </w:r>
          </w:p>
        </w:tc>
        <w:tc>
          <w:tcPr>
            <w:tcW w:w="1417" w:type="dxa"/>
            <w:tcBorders>
              <w:bottom w:val="single" w:sz="4" w:space="0" w:color="auto"/>
            </w:tcBorders>
            <w:shd w:val="clear" w:color="auto" w:fill="D9D9D9"/>
            <w:vAlign w:val="center"/>
          </w:tcPr>
          <w:p w14:paraId="4DA302EF"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Værdiområde</w:t>
            </w:r>
          </w:p>
        </w:tc>
        <w:tc>
          <w:tcPr>
            <w:tcW w:w="1418" w:type="dxa"/>
            <w:tcBorders>
              <w:bottom w:val="single" w:sz="4" w:space="0" w:color="auto"/>
            </w:tcBorders>
            <w:shd w:val="clear" w:color="auto" w:fill="D9D9D9"/>
            <w:vAlign w:val="center"/>
          </w:tcPr>
          <w:p w14:paraId="01B47C7F" w14:textId="77777777" w:rsidR="00CB4BEB" w:rsidRPr="00576460" w:rsidRDefault="00CB4BEB" w:rsidP="003C0924">
            <w:pPr>
              <w:autoSpaceDE w:val="0"/>
              <w:autoSpaceDN w:val="0"/>
              <w:adjustRightInd w:val="0"/>
              <w:rPr>
                <w:rFonts w:ascii="Trebuchet MS" w:hAnsi="Trebuchet MS" w:cs="Trebuchet MS"/>
                <w:b/>
                <w:bCs/>
                <w:sz w:val="18"/>
                <w:szCs w:val="18"/>
              </w:rPr>
            </w:pPr>
            <w:r w:rsidRPr="00576460">
              <w:rPr>
                <w:rFonts w:ascii="Trebuchet MS" w:hAnsi="Trebuchet MS" w:cs="Trebuchet MS"/>
                <w:b/>
                <w:bCs/>
                <w:sz w:val="18"/>
                <w:szCs w:val="18"/>
              </w:rPr>
              <w:t>Obligatorisk /</w:t>
            </w:r>
          </w:p>
          <w:p w14:paraId="0418B64F"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Frit</w:t>
            </w:r>
          </w:p>
        </w:tc>
        <w:tc>
          <w:tcPr>
            <w:tcW w:w="2976" w:type="dxa"/>
            <w:tcBorders>
              <w:bottom w:val="single" w:sz="4" w:space="0" w:color="auto"/>
            </w:tcBorders>
            <w:shd w:val="clear" w:color="auto" w:fill="D9D9D9"/>
            <w:vAlign w:val="center"/>
          </w:tcPr>
          <w:p w14:paraId="4316A195"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Eksempel</w:t>
            </w:r>
          </w:p>
        </w:tc>
      </w:tr>
      <w:tr w:rsidR="00CB4BEB" w:rsidRPr="00576460" w14:paraId="195FF72D" w14:textId="77777777" w:rsidTr="003C0924">
        <w:trPr>
          <w:trHeight w:hRule="exact" w:val="255"/>
        </w:trPr>
        <w:tc>
          <w:tcPr>
            <w:tcW w:w="2142" w:type="dxa"/>
            <w:tcBorders>
              <w:top w:val="single" w:sz="4" w:space="0" w:color="auto"/>
              <w:left w:val="single" w:sz="4" w:space="0" w:color="auto"/>
              <w:bottom w:val="single" w:sz="4" w:space="0" w:color="auto"/>
              <w:right w:val="single" w:sz="4" w:space="0" w:color="auto"/>
            </w:tcBorders>
            <w:shd w:val="clear" w:color="auto" w:fill="E6E6E6"/>
            <w:vAlign w:val="bottom"/>
          </w:tcPr>
          <w:p w14:paraId="3298871D" w14:textId="77777777" w:rsidR="00CB4BEB" w:rsidRPr="00576460" w:rsidRDefault="00CB4BEB" w:rsidP="003C0924">
            <w:pPr>
              <w:rPr>
                <w:rFonts w:ascii="Trebuchet MS" w:hAnsi="Trebuchet MS"/>
                <w:sz w:val="18"/>
                <w:szCs w:val="18"/>
              </w:rPr>
            </w:pPr>
            <w:proofErr w:type="spellStart"/>
            <w:r w:rsidRPr="00576460">
              <w:rPr>
                <w:rFonts w:ascii="Trebuchet MS" w:hAnsi="Trebuchet MS" w:cs="Trebuchet MS"/>
                <w:bCs/>
                <w:sz w:val="18"/>
                <w:szCs w:val="18"/>
              </w:rPr>
              <w:t>plej_distrikt_nr</w:t>
            </w:r>
            <w:proofErr w:type="spellEnd"/>
          </w:p>
        </w:tc>
        <w:tc>
          <w:tcPr>
            <w:tcW w:w="1168" w:type="dxa"/>
            <w:tcBorders>
              <w:top w:val="single" w:sz="4" w:space="0" w:color="auto"/>
              <w:left w:val="single" w:sz="4" w:space="0" w:color="auto"/>
              <w:bottom w:val="single" w:sz="4" w:space="0" w:color="auto"/>
              <w:right w:val="single" w:sz="4" w:space="0" w:color="auto"/>
            </w:tcBorders>
            <w:vAlign w:val="bottom"/>
          </w:tcPr>
          <w:p w14:paraId="208435E2" w14:textId="77777777" w:rsidR="00CB4BEB" w:rsidRPr="00576460" w:rsidRDefault="00CB4BEB" w:rsidP="003C0924">
            <w:pPr>
              <w:rPr>
                <w:rFonts w:ascii="Trebuchet MS" w:hAnsi="Trebuchet MS"/>
                <w:sz w:val="18"/>
                <w:szCs w:val="18"/>
              </w:rPr>
            </w:pPr>
            <w:proofErr w:type="spellStart"/>
            <w:r>
              <w:rPr>
                <w:rFonts w:ascii="Trebuchet MS" w:hAnsi="Trebuchet MS" w:cs="Trebuchet MS"/>
                <w:bCs/>
                <w:sz w:val="18"/>
                <w:szCs w:val="18"/>
              </w:rPr>
              <w:t>plej_d</w:t>
            </w:r>
            <w:r w:rsidRPr="00576460">
              <w:rPr>
                <w:rFonts w:ascii="Trebuchet MS" w:hAnsi="Trebuchet MS" w:cs="Trebuchet MS"/>
                <w:bCs/>
                <w:sz w:val="18"/>
                <w:szCs w:val="18"/>
              </w:rPr>
              <w:t>_nr</w:t>
            </w:r>
            <w:proofErr w:type="spellEnd"/>
          </w:p>
        </w:tc>
        <w:tc>
          <w:tcPr>
            <w:tcW w:w="3206" w:type="dxa"/>
            <w:tcBorders>
              <w:top w:val="single" w:sz="4" w:space="0" w:color="auto"/>
              <w:left w:val="single" w:sz="4" w:space="0" w:color="auto"/>
              <w:bottom w:val="single" w:sz="4" w:space="0" w:color="auto"/>
              <w:right w:val="single" w:sz="4" w:space="0" w:color="auto"/>
            </w:tcBorders>
            <w:shd w:val="clear" w:color="auto" w:fill="auto"/>
            <w:vAlign w:val="bottom"/>
          </w:tcPr>
          <w:p w14:paraId="0B13EA7C" w14:textId="77777777" w:rsidR="00CB4BEB" w:rsidRPr="00576460" w:rsidRDefault="00CB4BEB" w:rsidP="003C0924">
            <w:pPr>
              <w:rPr>
                <w:rFonts w:ascii="Trebuchet MS" w:hAnsi="Trebuchet MS"/>
                <w:b/>
                <w:sz w:val="18"/>
                <w:szCs w:val="18"/>
              </w:rPr>
            </w:pPr>
            <w:r w:rsidRPr="00576460">
              <w:rPr>
                <w:rFonts w:ascii="Trebuchet MS" w:hAnsi="Trebuchet MS"/>
                <w:sz w:val="18"/>
                <w:szCs w:val="18"/>
              </w:rPr>
              <w:t xml:space="preserve">Pleje- og ældredistrikts </w:t>
            </w:r>
            <w:proofErr w:type="spellStart"/>
            <w:r w:rsidRPr="00576460">
              <w:rPr>
                <w:rFonts w:ascii="Trebuchet MS" w:hAnsi="Trebuchet MS"/>
                <w:sz w:val="18"/>
                <w:szCs w:val="18"/>
              </w:rPr>
              <w:t>nr</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1617402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5061A3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1-99999</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2627E92D"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F</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bottom"/>
          </w:tcPr>
          <w:p w14:paraId="6429243C"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2</w:t>
            </w:r>
          </w:p>
        </w:tc>
      </w:tr>
      <w:tr w:rsidR="00CB4BEB" w:rsidRPr="00576460" w14:paraId="22BCBAF4" w14:textId="77777777" w:rsidTr="003C0924">
        <w:trPr>
          <w:trHeight w:hRule="exact" w:val="255"/>
        </w:trPr>
        <w:tc>
          <w:tcPr>
            <w:tcW w:w="2142" w:type="dxa"/>
            <w:tcBorders>
              <w:top w:val="single" w:sz="4" w:space="0" w:color="auto"/>
              <w:left w:val="single" w:sz="4" w:space="0" w:color="auto"/>
              <w:bottom w:val="single" w:sz="4" w:space="0" w:color="auto"/>
              <w:right w:val="single" w:sz="4" w:space="0" w:color="auto"/>
            </w:tcBorders>
            <w:shd w:val="clear" w:color="auto" w:fill="E6E6E6"/>
            <w:vAlign w:val="bottom"/>
          </w:tcPr>
          <w:p w14:paraId="119A49F9" w14:textId="77777777" w:rsidR="00CB4BEB" w:rsidRPr="00576460" w:rsidRDefault="00CB4BEB" w:rsidP="003C0924">
            <w:pPr>
              <w:rPr>
                <w:rFonts w:ascii="Trebuchet MS" w:hAnsi="Trebuchet MS"/>
                <w:sz w:val="18"/>
                <w:szCs w:val="18"/>
              </w:rPr>
            </w:pPr>
            <w:proofErr w:type="spellStart"/>
            <w:r w:rsidRPr="00576460">
              <w:rPr>
                <w:rFonts w:ascii="Trebuchet MS" w:hAnsi="Trebuchet MS" w:cs="Trebuchet MS"/>
                <w:bCs/>
                <w:sz w:val="18"/>
                <w:szCs w:val="18"/>
              </w:rPr>
              <w:t>plej_distrikt_navn</w:t>
            </w:r>
            <w:proofErr w:type="spellEnd"/>
          </w:p>
        </w:tc>
        <w:tc>
          <w:tcPr>
            <w:tcW w:w="1168" w:type="dxa"/>
            <w:tcBorders>
              <w:top w:val="single" w:sz="4" w:space="0" w:color="auto"/>
              <w:left w:val="single" w:sz="4" w:space="0" w:color="auto"/>
              <w:bottom w:val="single" w:sz="4" w:space="0" w:color="auto"/>
              <w:right w:val="single" w:sz="4" w:space="0" w:color="auto"/>
            </w:tcBorders>
            <w:vAlign w:val="bottom"/>
          </w:tcPr>
          <w:p w14:paraId="67149A04" w14:textId="77777777" w:rsidR="00CB4BEB" w:rsidRPr="00576460" w:rsidRDefault="00CB4BEB" w:rsidP="003C0924">
            <w:pPr>
              <w:rPr>
                <w:rFonts w:ascii="Trebuchet MS" w:hAnsi="Trebuchet MS"/>
                <w:sz w:val="18"/>
                <w:szCs w:val="18"/>
              </w:rPr>
            </w:pPr>
            <w:proofErr w:type="spellStart"/>
            <w:r>
              <w:rPr>
                <w:rFonts w:ascii="Trebuchet MS" w:hAnsi="Trebuchet MS" w:cs="Trebuchet MS"/>
                <w:bCs/>
                <w:sz w:val="18"/>
                <w:szCs w:val="18"/>
              </w:rPr>
              <w:t>plej_d_na</w:t>
            </w:r>
            <w:proofErr w:type="spellEnd"/>
          </w:p>
        </w:tc>
        <w:tc>
          <w:tcPr>
            <w:tcW w:w="3206" w:type="dxa"/>
            <w:tcBorders>
              <w:top w:val="single" w:sz="4" w:space="0" w:color="auto"/>
              <w:left w:val="single" w:sz="4" w:space="0" w:color="auto"/>
              <w:bottom w:val="single" w:sz="4" w:space="0" w:color="auto"/>
              <w:right w:val="single" w:sz="4" w:space="0" w:color="auto"/>
            </w:tcBorders>
            <w:shd w:val="clear" w:color="auto" w:fill="auto"/>
            <w:vAlign w:val="bottom"/>
          </w:tcPr>
          <w:p w14:paraId="1C656D03"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Pleje- og ældredistrikts navn</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7A13D29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5830E7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0-128 tegn</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6FD012F3"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F</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bottom"/>
          </w:tcPr>
          <w:p w14:paraId="1C73D4F0"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Selsmose</w:t>
            </w:r>
            <w:proofErr w:type="spellEnd"/>
          </w:p>
        </w:tc>
      </w:tr>
      <w:tr w:rsidR="00CB4BEB" w:rsidRPr="00576460" w14:paraId="67FD9475" w14:textId="77777777" w:rsidTr="00B731D8">
        <w:trPr>
          <w:trHeight w:hRule="exact" w:val="497"/>
        </w:trPr>
        <w:tc>
          <w:tcPr>
            <w:tcW w:w="2142" w:type="dxa"/>
            <w:tcBorders>
              <w:top w:val="single" w:sz="4" w:space="0" w:color="auto"/>
              <w:left w:val="single" w:sz="4" w:space="0" w:color="auto"/>
              <w:bottom w:val="single" w:sz="4" w:space="0" w:color="auto"/>
              <w:right w:val="single" w:sz="4" w:space="0" w:color="auto"/>
            </w:tcBorders>
            <w:shd w:val="clear" w:color="auto" w:fill="E6E6E6"/>
            <w:vAlign w:val="bottom"/>
          </w:tcPr>
          <w:p w14:paraId="3D5CEC38" w14:textId="77777777" w:rsidR="00CB4BEB" w:rsidRPr="00576460" w:rsidRDefault="00CB4BEB" w:rsidP="003C0924">
            <w:pPr>
              <w:rPr>
                <w:rFonts w:ascii="Trebuchet MS" w:hAnsi="Trebuchet MS"/>
                <w:sz w:val="18"/>
                <w:szCs w:val="18"/>
              </w:rPr>
            </w:pPr>
            <w:proofErr w:type="spellStart"/>
            <w:r w:rsidRPr="00576460">
              <w:rPr>
                <w:rFonts w:ascii="Trebuchet MS" w:hAnsi="Trebuchet MS"/>
                <w:sz w:val="18"/>
                <w:szCs w:val="18"/>
              </w:rPr>
              <w:t>plej_distrikt_type_kode</w:t>
            </w:r>
            <w:proofErr w:type="spellEnd"/>
          </w:p>
        </w:tc>
        <w:tc>
          <w:tcPr>
            <w:tcW w:w="1168" w:type="dxa"/>
            <w:tcBorders>
              <w:top w:val="single" w:sz="4" w:space="0" w:color="auto"/>
              <w:left w:val="single" w:sz="4" w:space="0" w:color="auto"/>
              <w:bottom w:val="single" w:sz="4" w:space="0" w:color="auto"/>
              <w:right w:val="single" w:sz="4" w:space="0" w:color="auto"/>
            </w:tcBorders>
            <w:vAlign w:val="bottom"/>
          </w:tcPr>
          <w:p w14:paraId="30DF086C" w14:textId="77777777" w:rsidR="00CB4BEB" w:rsidRPr="00576460" w:rsidRDefault="00CB4BEB" w:rsidP="003C0924">
            <w:pPr>
              <w:rPr>
                <w:rFonts w:ascii="Trebuchet MS" w:hAnsi="Trebuchet MS"/>
                <w:sz w:val="18"/>
                <w:szCs w:val="18"/>
              </w:rPr>
            </w:pPr>
            <w:proofErr w:type="spellStart"/>
            <w:r>
              <w:rPr>
                <w:rFonts w:ascii="Trebuchet MS" w:hAnsi="Trebuchet MS"/>
                <w:sz w:val="18"/>
                <w:szCs w:val="18"/>
              </w:rPr>
              <w:t>plej_d_ty_k</w:t>
            </w:r>
            <w:proofErr w:type="spellEnd"/>
          </w:p>
        </w:tc>
        <w:tc>
          <w:tcPr>
            <w:tcW w:w="3206" w:type="dxa"/>
            <w:tcBorders>
              <w:top w:val="single" w:sz="4" w:space="0" w:color="auto"/>
              <w:left w:val="single" w:sz="4" w:space="0" w:color="auto"/>
              <w:bottom w:val="single" w:sz="4" w:space="0" w:color="auto"/>
              <w:right w:val="single" w:sz="4" w:space="0" w:color="auto"/>
            </w:tcBorders>
            <w:shd w:val="clear" w:color="auto" w:fill="auto"/>
            <w:vAlign w:val="bottom"/>
          </w:tcPr>
          <w:p w14:paraId="7752D62C" w14:textId="74B6B55D" w:rsidR="00CB4BEB" w:rsidRPr="00576460" w:rsidRDefault="00CB4BEB" w:rsidP="003C0924">
            <w:pPr>
              <w:rPr>
                <w:rFonts w:ascii="Trebuchet MS" w:hAnsi="Trebuchet MS"/>
                <w:sz w:val="18"/>
                <w:szCs w:val="18"/>
              </w:rPr>
            </w:pPr>
            <w:r w:rsidRPr="00576460">
              <w:rPr>
                <w:rFonts w:ascii="Trebuchet MS" w:hAnsi="Trebuchet MS"/>
                <w:sz w:val="18"/>
                <w:szCs w:val="18"/>
              </w:rPr>
              <w:t>Kode for pleje- og ældredistrikt</w:t>
            </w:r>
            <w:r w:rsidR="00B731D8">
              <w:rPr>
                <w:rFonts w:ascii="Trebuchet MS" w:hAnsi="Trebuchet MS"/>
                <w:sz w:val="18"/>
                <w:szCs w:val="18"/>
              </w:rPr>
              <w:t>s</w:t>
            </w:r>
            <w:r w:rsidRPr="00576460">
              <w:rPr>
                <w:rFonts w:ascii="Trebuchet MS" w:hAnsi="Trebuchet MS"/>
                <w:sz w:val="18"/>
                <w:szCs w:val="18"/>
              </w:rPr>
              <w:t>type</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3FEF460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595D5D1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1-10</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6DCA300C"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O</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bottom"/>
          </w:tcPr>
          <w:p w14:paraId="00A228A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4</w:t>
            </w:r>
          </w:p>
        </w:tc>
      </w:tr>
      <w:tr w:rsidR="00CB4BEB" w:rsidRPr="00576460" w14:paraId="4CDCADF5" w14:textId="77777777" w:rsidTr="003C0924">
        <w:trPr>
          <w:trHeight w:hRule="exact" w:val="255"/>
        </w:trPr>
        <w:tc>
          <w:tcPr>
            <w:tcW w:w="2142" w:type="dxa"/>
            <w:tcBorders>
              <w:top w:val="single" w:sz="4" w:space="0" w:color="auto"/>
              <w:left w:val="single" w:sz="4" w:space="0" w:color="auto"/>
              <w:bottom w:val="nil"/>
              <w:right w:val="single" w:sz="4" w:space="0" w:color="auto"/>
            </w:tcBorders>
            <w:shd w:val="clear" w:color="auto" w:fill="99CCFF"/>
            <w:vAlign w:val="bottom"/>
          </w:tcPr>
          <w:p w14:paraId="063542E5" w14:textId="77777777" w:rsidR="00CB4BEB" w:rsidRPr="00576460" w:rsidRDefault="00CB4BEB" w:rsidP="003C0924">
            <w:pPr>
              <w:rPr>
                <w:rFonts w:ascii="Trebuchet MS" w:hAnsi="Trebuchet MS"/>
                <w:sz w:val="18"/>
                <w:szCs w:val="18"/>
              </w:rPr>
            </w:pPr>
            <w:proofErr w:type="spellStart"/>
            <w:r w:rsidRPr="00576460">
              <w:rPr>
                <w:rFonts w:ascii="Trebuchet MS" w:hAnsi="Trebuchet MS"/>
                <w:sz w:val="18"/>
                <w:szCs w:val="18"/>
              </w:rPr>
              <w:t>plej_distrikt_type</w:t>
            </w:r>
            <w:proofErr w:type="spellEnd"/>
          </w:p>
        </w:tc>
        <w:tc>
          <w:tcPr>
            <w:tcW w:w="1168" w:type="dxa"/>
            <w:tcBorders>
              <w:top w:val="single" w:sz="4" w:space="0" w:color="auto"/>
              <w:left w:val="single" w:sz="4" w:space="0" w:color="auto"/>
              <w:bottom w:val="nil"/>
              <w:right w:val="single" w:sz="4" w:space="0" w:color="auto"/>
            </w:tcBorders>
            <w:shd w:val="clear" w:color="auto" w:fill="99CCFF"/>
            <w:vAlign w:val="bottom"/>
          </w:tcPr>
          <w:p w14:paraId="445409D5" w14:textId="77777777" w:rsidR="00CB4BEB" w:rsidRPr="00576460" w:rsidRDefault="00CB4BEB" w:rsidP="003C0924">
            <w:pPr>
              <w:rPr>
                <w:rFonts w:ascii="Trebuchet MS" w:hAnsi="Trebuchet MS"/>
                <w:sz w:val="18"/>
                <w:szCs w:val="18"/>
              </w:rPr>
            </w:pPr>
            <w:proofErr w:type="spellStart"/>
            <w:r>
              <w:rPr>
                <w:rFonts w:ascii="Trebuchet MS" w:hAnsi="Trebuchet MS"/>
                <w:sz w:val="18"/>
                <w:szCs w:val="18"/>
              </w:rPr>
              <w:t>plej_d_ty</w:t>
            </w:r>
            <w:proofErr w:type="spellEnd"/>
          </w:p>
        </w:tc>
        <w:tc>
          <w:tcPr>
            <w:tcW w:w="3206" w:type="dxa"/>
            <w:tcBorders>
              <w:top w:val="single" w:sz="4" w:space="0" w:color="auto"/>
              <w:left w:val="single" w:sz="4" w:space="0" w:color="auto"/>
              <w:bottom w:val="nil"/>
              <w:right w:val="single" w:sz="4" w:space="0" w:color="auto"/>
            </w:tcBorders>
            <w:shd w:val="clear" w:color="auto" w:fill="99CCFF"/>
            <w:vAlign w:val="bottom"/>
          </w:tcPr>
          <w:p w14:paraId="670A048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 xml:space="preserve">Pleje- og </w:t>
            </w:r>
            <w:proofErr w:type="spellStart"/>
            <w:r w:rsidRPr="00576460">
              <w:rPr>
                <w:rFonts w:ascii="Trebuchet MS" w:hAnsi="Trebuchet MS"/>
                <w:sz w:val="18"/>
                <w:szCs w:val="18"/>
              </w:rPr>
              <w:t>ældreistrikttype</w:t>
            </w:r>
            <w:proofErr w:type="spellEnd"/>
          </w:p>
        </w:tc>
        <w:tc>
          <w:tcPr>
            <w:tcW w:w="1276" w:type="dxa"/>
            <w:tcBorders>
              <w:top w:val="single" w:sz="4" w:space="0" w:color="auto"/>
              <w:left w:val="single" w:sz="4" w:space="0" w:color="auto"/>
              <w:bottom w:val="nil"/>
              <w:right w:val="single" w:sz="4" w:space="0" w:color="auto"/>
            </w:tcBorders>
            <w:shd w:val="clear" w:color="auto" w:fill="99CCFF"/>
            <w:vAlign w:val="bottom"/>
          </w:tcPr>
          <w:p w14:paraId="065C61D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21227B2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0-128 tegn</w:t>
            </w:r>
          </w:p>
        </w:tc>
        <w:tc>
          <w:tcPr>
            <w:tcW w:w="1418" w:type="dxa"/>
            <w:tcBorders>
              <w:top w:val="single" w:sz="4" w:space="0" w:color="auto"/>
              <w:left w:val="single" w:sz="4" w:space="0" w:color="auto"/>
              <w:bottom w:val="nil"/>
              <w:right w:val="single" w:sz="4" w:space="0" w:color="auto"/>
            </w:tcBorders>
            <w:shd w:val="clear" w:color="auto" w:fill="99CCFF"/>
            <w:vAlign w:val="bottom"/>
          </w:tcPr>
          <w:p w14:paraId="42DB5F49"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S</w:t>
            </w:r>
          </w:p>
        </w:tc>
        <w:tc>
          <w:tcPr>
            <w:tcW w:w="2976" w:type="dxa"/>
            <w:tcBorders>
              <w:top w:val="single" w:sz="4" w:space="0" w:color="auto"/>
              <w:left w:val="single" w:sz="4" w:space="0" w:color="auto"/>
              <w:bottom w:val="nil"/>
              <w:right w:val="single" w:sz="4" w:space="0" w:color="auto"/>
            </w:tcBorders>
            <w:shd w:val="clear" w:color="auto" w:fill="99CCFF"/>
            <w:vAlign w:val="bottom"/>
          </w:tcPr>
          <w:p w14:paraId="74E33E5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Plejegruppedistrikter</w:t>
            </w:r>
          </w:p>
        </w:tc>
      </w:tr>
      <w:tr w:rsidR="00CB4BEB" w:rsidRPr="00576460" w14:paraId="67D67E4B" w14:textId="77777777" w:rsidTr="003C0924">
        <w:trPr>
          <w:trHeight w:hRule="exact" w:val="255"/>
        </w:trPr>
        <w:tc>
          <w:tcPr>
            <w:tcW w:w="2142" w:type="dxa"/>
            <w:tcBorders>
              <w:top w:val="single" w:sz="4" w:space="0" w:color="auto"/>
              <w:left w:val="single" w:sz="4" w:space="0" w:color="auto"/>
              <w:bottom w:val="single" w:sz="4" w:space="0" w:color="auto"/>
              <w:right w:val="single" w:sz="4" w:space="0" w:color="auto"/>
            </w:tcBorders>
            <w:shd w:val="clear" w:color="auto" w:fill="97DDBA"/>
            <w:vAlign w:val="bottom"/>
          </w:tcPr>
          <w:p w14:paraId="490A7C20"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sagsnr</w:t>
            </w:r>
            <w:proofErr w:type="spellEnd"/>
          </w:p>
        </w:tc>
        <w:tc>
          <w:tcPr>
            <w:tcW w:w="1168" w:type="dxa"/>
            <w:tcBorders>
              <w:top w:val="single" w:sz="4" w:space="0" w:color="auto"/>
              <w:left w:val="single" w:sz="4" w:space="0" w:color="auto"/>
              <w:bottom w:val="single" w:sz="4" w:space="0" w:color="auto"/>
              <w:right w:val="single" w:sz="4" w:space="0" w:color="auto"/>
            </w:tcBorders>
            <w:shd w:val="clear" w:color="auto" w:fill="97DDBA"/>
          </w:tcPr>
          <w:p w14:paraId="3248B596" w14:textId="77777777" w:rsidR="00CB4BEB" w:rsidRPr="00576460" w:rsidRDefault="00CB4BEB" w:rsidP="003C0924">
            <w:pPr>
              <w:rPr>
                <w:rFonts w:ascii="Trebuchet MS" w:hAnsi="Trebuchet MS" w:cs="Trebuchet MS"/>
                <w:sz w:val="18"/>
                <w:szCs w:val="18"/>
              </w:rPr>
            </w:pPr>
          </w:p>
        </w:tc>
        <w:tc>
          <w:tcPr>
            <w:tcW w:w="10293"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A6B0CC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1D655570" w14:textId="77777777" w:rsidTr="003C0924">
        <w:trPr>
          <w:trHeight w:hRule="exact" w:val="255"/>
        </w:trPr>
        <w:tc>
          <w:tcPr>
            <w:tcW w:w="2142" w:type="dxa"/>
            <w:tcBorders>
              <w:top w:val="single" w:sz="4" w:space="0" w:color="auto"/>
              <w:left w:val="single" w:sz="4" w:space="0" w:color="auto"/>
              <w:bottom w:val="single" w:sz="4" w:space="0" w:color="auto"/>
              <w:right w:val="single" w:sz="4" w:space="0" w:color="auto"/>
            </w:tcBorders>
            <w:shd w:val="clear" w:color="auto" w:fill="97DDBA"/>
            <w:vAlign w:val="bottom"/>
          </w:tcPr>
          <w:p w14:paraId="2AB7E61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link</w:t>
            </w:r>
          </w:p>
        </w:tc>
        <w:tc>
          <w:tcPr>
            <w:tcW w:w="1168" w:type="dxa"/>
            <w:tcBorders>
              <w:top w:val="single" w:sz="4" w:space="0" w:color="auto"/>
              <w:left w:val="single" w:sz="4" w:space="0" w:color="auto"/>
              <w:bottom w:val="single" w:sz="4" w:space="0" w:color="auto"/>
              <w:right w:val="single" w:sz="4" w:space="0" w:color="auto"/>
            </w:tcBorders>
            <w:shd w:val="clear" w:color="auto" w:fill="97DDBA"/>
          </w:tcPr>
          <w:p w14:paraId="6C025724" w14:textId="77777777" w:rsidR="00CB4BEB" w:rsidRPr="00576460" w:rsidRDefault="00CB4BEB" w:rsidP="003C0924">
            <w:pPr>
              <w:rPr>
                <w:rFonts w:ascii="Trebuchet MS" w:hAnsi="Trebuchet MS" w:cs="Trebuchet MS"/>
                <w:sz w:val="18"/>
                <w:szCs w:val="18"/>
              </w:rPr>
            </w:pPr>
          </w:p>
        </w:tc>
        <w:tc>
          <w:tcPr>
            <w:tcW w:w="10293"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0D60407"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29199109" w14:textId="77777777" w:rsidTr="003C0924">
        <w:trPr>
          <w:trHeight w:hRule="exact" w:val="255"/>
        </w:trPr>
        <w:tc>
          <w:tcPr>
            <w:tcW w:w="13603" w:type="dxa"/>
            <w:gridSpan w:val="7"/>
            <w:tcBorders>
              <w:top w:val="single" w:sz="4" w:space="0" w:color="auto"/>
              <w:left w:val="nil"/>
              <w:bottom w:val="nil"/>
              <w:right w:val="nil"/>
            </w:tcBorders>
            <w:shd w:val="clear" w:color="auto" w:fill="99CCFF"/>
            <w:vAlign w:val="bottom"/>
          </w:tcPr>
          <w:p w14:paraId="538B7BC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i/>
                <w:iCs/>
                <w:sz w:val="18"/>
                <w:szCs w:val="18"/>
              </w:rPr>
              <w:t>Felter markeret med blå er temaspecifikke opslagstabeller, der indeholder oversættelser af koder i andre felter.</w:t>
            </w:r>
          </w:p>
        </w:tc>
      </w:tr>
      <w:tr w:rsidR="00CB4BEB" w:rsidRPr="00576460" w14:paraId="5F39005A" w14:textId="77777777" w:rsidTr="003C0924">
        <w:trPr>
          <w:trHeight w:hRule="exact" w:val="255"/>
        </w:trPr>
        <w:tc>
          <w:tcPr>
            <w:tcW w:w="13603" w:type="dxa"/>
            <w:gridSpan w:val="7"/>
            <w:tcBorders>
              <w:top w:val="nil"/>
              <w:left w:val="nil"/>
              <w:bottom w:val="nil"/>
              <w:right w:val="nil"/>
            </w:tcBorders>
            <w:shd w:val="clear" w:color="auto" w:fill="97DDBA"/>
            <w:vAlign w:val="center"/>
          </w:tcPr>
          <w:p w14:paraId="54DDE22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28CF59E8" w14:textId="77777777" w:rsidR="00CB4BEB" w:rsidRPr="00576460" w:rsidRDefault="00CB4BEB" w:rsidP="00CB4BEB">
      <w:pPr>
        <w:pStyle w:val="Overskrift6"/>
      </w:pPr>
      <w:r w:rsidRPr="00576460">
        <w:t xml:space="preserve">5.8.13.1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76460" w14:paraId="712A0D66" w14:textId="77777777" w:rsidTr="003C0924">
        <w:trPr>
          <w:trHeight w:hRule="exact" w:val="255"/>
        </w:trPr>
        <w:tc>
          <w:tcPr>
            <w:tcW w:w="2235" w:type="dxa"/>
            <w:shd w:val="clear" w:color="auto" w:fill="D9D9D9"/>
            <w:vAlign w:val="bottom"/>
          </w:tcPr>
          <w:p w14:paraId="35B8F19F"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Metadataelement</w:t>
            </w:r>
          </w:p>
        </w:tc>
        <w:tc>
          <w:tcPr>
            <w:tcW w:w="11340" w:type="dxa"/>
            <w:shd w:val="clear" w:color="auto" w:fill="D9D9D9"/>
            <w:vAlign w:val="bottom"/>
          </w:tcPr>
          <w:p w14:paraId="131A4086"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623492A6" w14:textId="77777777" w:rsidTr="003C0924">
        <w:trPr>
          <w:trHeight w:hRule="exact" w:val="255"/>
        </w:trPr>
        <w:tc>
          <w:tcPr>
            <w:tcW w:w="2235" w:type="dxa"/>
            <w:shd w:val="clear" w:color="auto" w:fill="E0E0E0"/>
            <w:vAlign w:val="bottom"/>
          </w:tcPr>
          <w:p w14:paraId="7550EF2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Temanavn</w:t>
            </w:r>
          </w:p>
        </w:tc>
        <w:tc>
          <w:tcPr>
            <w:tcW w:w="11340" w:type="dxa"/>
            <w:shd w:val="clear" w:color="auto" w:fill="FFFFFF"/>
            <w:vAlign w:val="bottom"/>
          </w:tcPr>
          <w:p w14:paraId="3CF370A1"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Pleje- og ældred</w:t>
            </w:r>
            <w:r w:rsidRPr="00576460">
              <w:rPr>
                <w:rFonts w:ascii="Trebuchet MS" w:hAnsi="Trebuchet MS" w:cs="Trebuchet MS"/>
                <w:sz w:val="18"/>
                <w:szCs w:val="18"/>
              </w:rPr>
              <w:t>istrikter</w:t>
            </w:r>
          </w:p>
        </w:tc>
      </w:tr>
      <w:tr w:rsidR="00CB4BEB" w:rsidRPr="00576460" w14:paraId="274F2F2B" w14:textId="77777777" w:rsidTr="003C0924">
        <w:trPr>
          <w:trHeight w:hRule="exact" w:val="255"/>
        </w:trPr>
        <w:tc>
          <w:tcPr>
            <w:tcW w:w="2235" w:type="dxa"/>
            <w:shd w:val="clear" w:color="auto" w:fill="E0E0E0"/>
            <w:vAlign w:val="bottom"/>
          </w:tcPr>
          <w:p w14:paraId="15EAD30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lastRenderedPageBreak/>
              <w:t>Temakode</w:t>
            </w:r>
          </w:p>
        </w:tc>
        <w:tc>
          <w:tcPr>
            <w:tcW w:w="11340" w:type="dxa"/>
            <w:shd w:val="clear" w:color="auto" w:fill="FFFFFF"/>
            <w:vAlign w:val="bottom"/>
          </w:tcPr>
          <w:p w14:paraId="6CAF9760"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5712</w:t>
            </w:r>
          </w:p>
        </w:tc>
      </w:tr>
      <w:tr w:rsidR="00CB4BEB" w:rsidRPr="00576460" w14:paraId="0D62B9A5" w14:textId="77777777" w:rsidTr="003C0924">
        <w:trPr>
          <w:trHeight w:hRule="exact" w:val="255"/>
        </w:trPr>
        <w:tc>
          <w:tcPr>
            <w:tcW w:w="2235" w:type="dxa"/>
            <w:shd w:val="clear" w:color="auto" w:fill="E0E0E0"/>
            <w:vAlign w:val="bottom"/>
          </w:tcPr>
          <w:p w14:paraId="23D150A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Definition</w:t>
            </w:r>
          </w:p>
        </w:tc>
        <w:tc>
          <w:tcPr>
            <w:tcW w:w="11340" w:type="dxa"/>
            <w:shd w:val="clear" w:color="auto" w:fill="FFFFFF"/>
            <w:vAlign w:val="bottom"/>
          </w:tcPr>
          <w:p w14:paraId="3010BE56"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Kommunens egne distrikter.</w:t>
            </w:r>
          </w:p>
        </w:tc>
      </w:tr>
      <w:tr w:rsidR="00CB4BEB" w:rsidRPr="00576460" w14:paraId="6842F976" w14:textId="77777777" w:rsidTr="003C0924">
        <w:trPr>
          <w:trHeight w:val="1077"/>
        </w:trPr>
        <w:tc>
          <w:tcPr>
            <w:tcW w:w="2235" w:type="dxa"/>
            <w:shd w:val="clear" w:color="auto" w:fill="E0E0E0"/>
            <w:vAlign w:val="center"/>
          </w:tcPr>
          <w:p w14:paraId="1F789E9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Beskrivelse</w:t>
            </w:r>
          </w:p>
        </w:tc>
        <w:tc>
          <w:tcPr>
            <w:tcW w:w="11340" w:type="dxa"/>
            <w:shd w:val="clear" w:color="auto" w:fill="FFFFFF"/>
            <w:vAlign w:val="bottom"/>
          </w:tcPr>
          <w:p w14:paraId="71691B23"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 xml:space="preserve">Visualisering af distrikter i forhold til skel, adresser mm. og grundlag for stedbestemt dataanalyser. Temaet er tænkt anvendt på tværs i forvaltningen. Laget er også tænkt anvendt til selvbetjeningsløsning, så borgeren selv kan finde frem til det pleje- ældredistrikt, boligen/adressen tilhører. </w:t>
            </w:r>
          </w:p>
        </w:tc>
      </w:tr>
      <w:tr w:rsidR="00CB4BEB" w:rsidRPr="00576460" w14:paraId="173865C5" w14:textId="77777777" w:rsidTr="003C0924">
        <w:trPr>
          <w:trHeight w:hRule="exact" w:val="255"/>
        </w:trPr>
        <w:tc>
          <w:tcPr>
            <w:tcW w:w="2235" w:type="dxa"/>
            <w:shd w:val="clear" w:color="auto" w:fill="E0E0E0"/>
            <w:vAlign w:val="bottom"/>
          </w:tcPr>
          <w:p w14:paraId="6C69057F"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Formaal</w:t>
            </w:r>
            <w:proofErr w:type="spellEnd"/>
            <w:r w:rsidRPr="00576460">
              <w:rPr>
                <w:rFonts w:ascii="Trebuchet MS" w:hAnsi="Trebuchet MS" w:cs="Trebuchet MS"/>
                <w:sz w:val="18"/>
                <w:szCs w:val="18"/>
              </w:rPr>
              <w:t xml:space="preserve"> </w:t>
            </w:r>
          </w:p>
        </w:tc>
        <w:tc>
          <w:tcPr>
            <w:tcW w:w="11340" w:type="dxa"/>
            <w:shd w:val="clear" w:color="auto" w:fill="FFFFFF"/>
            <w:vAlign w:val="bottom"/>
          </w:tcPr>
          <w:p w14:paraId="1404CCF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Vise hvor grænserne går i plejedistrikterne og kunne benytte dem til analysegrundlag.</w:t>
            </w:r>
          </w:p>
        </w:tc>
      </w:tr>
      <w:tr w:rsidR="00CB4BEB" w:rsidRPr="00576460" w14:paraId="2B09903F" w14:textId="77777777" w:rsidTr="003C0924">
        <w:trPr>
          <w:trHeight w:hRule="exact" w:val="255"/>
        </w:trPr>
        <w:tc>
          <w:tcPr>
            <w:tcW w:w="2235" w:type="dxa"/>
            <w:shd w:val="clear" w:color="auto" w:fill="E0E0E0"/>
            <w:vAlign w:val="bottom"/>
          </w:tcPr>
          <w:p w14:paraId="69A4ECF6"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Noegleord_hovedgruppe</w:t>
            </w:r>
            <w:proofErr w:type="spellEnd"/>
          </w:p>
        </w:tc>
        <w:tc>
          <w:tcPr>
            <w:tcW w:w="11340" w:type="dxa"/>
            <w:shd w:val="clear" w:color="auto" w:fill="FFFFFF"/>
            <w:vAlign w:val="bottom"/>
          </w:tcPr>
          <w:p w14:paraId="7723949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Administrative enheder</w:t>
            </w:r>
          </w:p>
        </w:tc>
      </w:tr>
      <w:tr w:rsidR="00CB4BEB" w:rsidRPr="00576460" w14:paraId="2CF6E68A" w14:textId="77777777" w:rsidTr="003C0924">
        <w:trPr>
          <w:trHeight w:hRule="exact" w:val="255"/>
        </w:trPr>
        <w:tc>
          <w:tcPr>
            <w:tcW w:w="2235" w:type="dxa"/>
            <w:shd w:val="clear" w:color="auto" w:fill="E0E0E0"/>
            <w:vAlign w:val="center"/>
          </w:tcPr>
          <w:p w14:paraId="28EF9DB9"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Noegle_ord</w:t>
            </w:r>
            <w:proofErr w:type="spellEnd"/>
          </w:p>
        </w:tc>
        <w:tc>
          <w:tcPr>
            <w:tcW w:w="11340" w:type="dxa"/>
            <w:shd w:val="clear" w:color="auto" w:fill="FFFFFF"/>
            <w:vAlign w:val="center"/>
          </w:tcPr>
          <w:p w14:paraId="0B829E13" w14:textId="77777777" w:rsidR="00CB4BEB" w:rsidRPr="00576460" w:rsidRDefault="00CB4BEB" w:rsidP="00A92816">
            <w:pPr>
              <w:rPr>
                <w:rFonts w:ascii="Trebuchet MS" w:hAnsi="Trebuchet MS" w:cs="Trebuchet MS"/>
                <w:sz w:val="18"/>
                <w:szCs w:val="18"/>
              </w:rPr>
            </w:pPr>
            <w:r w:rsidRPr="00A92816">
              <w:rPr>
                <w:rFonts w:ascii="Trebuchet MS" w:hAnsi="Trebuchet MS" w:cs="Trebuchet MS"/>
                <w:sz w:val="18"/>
                <w:szCs w:val="18"/>
              </w:rPr>
              <w:t>Æ</w:t>
            </w:r>
            <w:r w:rsidRPr="00576460">
              <w:rPr>
                <w:rFonts w:ascii="Trebuchet MS" w:hAnsi="Trebuchet MS" w:cs="Trebuchet MS"/>
                <w:sz w:val="18"/>
                <w:szCs w:val="18"/>
              </w:rPr>
              <w:t>ldreområder, ældrepleje,</w:t>
            </w:r>
            <w:r w:rsidRPr="00A92816">
              <w:rPr>
                <w:rFonts w:ascii="Trebuchet MS" w:hAnsi="Trebuchet MS" w:cs="Trebuchet MS"/>
                <w:sz w:val="18"/>
                <w:szCs w:val="18"/>
              </w:rPr>
              <w:t xml:space="preserve"> ældredistrikter, plejegruppedistrikter</w:t>
            </w:r>
          </w:p>
        </w:tc>
      </w:tr>
      <w:tr w:rsidR="00CB4BEB" w:rsidRPr="00576460" w14:paraId="6D353F75" w14:textId="77777777" w:rsidTr="003C0924">
        <w:trPr>
          <w:trHeight w:hRule="exact" w:val="255"/>
        </w:trPr>
        <w:tc>
          <w:tcPr>
            <w:tcW w:w="2235" w:type="dxa"/>
            <w:shd w:val="clear" w:color="auto" w:fill="E0E0E0"/>
            <w:vAlign w:val="bottom"/>
          </w:tcPr>
          <w:p w14:paraId="16F7195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 type</w:t>
            </w:r>
          </w:p>
        </w:tc>
        <w:tc>
          <w:tcPr>
            <w:tcW w:w="11340" w:type="dxa"/>
            <w:shd w:val="clear" w:color="auto" w:fill="FFFFFF"/>
            <w:vAlign w:val="bottom"/>
          </w:tcPr>
          <w:p w14:paraId="20941D5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Flade</w:t>
            </w:r>
          </w:p>
        </w:tc>
      </w:tr>
      <w:tr w:rsidR="00CB4BEB" w:rsidRPr="00576460" w14:paraId="7678CB2F" w14:textId="77777777" w:rsidTr="003C0924">
        <w:trPr>
          <w:trHeight w:hRule="exact" w:val="255"/>
        </w:trPr>
        <w:tc>
          <w:tcPr>
            <w:tcW w:w="2235" w:type="dxa"/>
            <w:shd w:val="clear" w:color="auto" w:fill="E0E0E0"/>
            <w:vAlign w:val="bottom"/>
          </w:tcPr>
          <w:p w14:paraId="2ED04A97"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Lovgrundlag</w:t>
            </w:r>
          </w:p>
        </w:tc>
        <w:tc>
          <w:tcPr>
            <w:tcW w:w="11340" w:type="dxa"/>
            <w:shd w:val="clear" w:color="auto" w:fill="FFFFFF"/>
            <w:vAlign w:val="bottom"/>
          </w:tcPr>
          <w:p w14:paraId="07CA49AB" w14:textId="77777777" w:rsidR="00CB4BEB" w:rsidRPr="00576460" w:rsidRDefault="00CB4BEB" w:rsidP="003C0924">
            <w:pPr>
              <w:rPr>
                <w:rFonts w:ascii="Trebuchet MS" w:hAnsi="Trebuchet MS" w:cs="Trebuchet MS"/>
                <w:sz w:val="18"/>
                <w:szCs w:val="18"/>
              </w:rPr>
            </w:pPr>
          </w:p>
        </w:tc>
      </w:tr>
      <w:tr w:rsidR="00CB4BEB" w:rsidRPr="00576460" w14:paraId="7382CA29" w14:textId="77777777" w:rsidTr="003C0924">
        <w:trPr>
          <w:trHeight w:hRule="exact" w:val="255"/>
        </w:trPr>
        <w:tc>
          <w:tcPr>
            <w:tcW w:w="2235" w:type="dxa"/>
            <w:shd w:val="clear" w:color="auto" w:fill="E0E0E0"/>
            <w:vAlign w:val="bottom"/>
          </w:tcPr>
          <w:p w14:paraId="1317AE68"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KLE_koder</w:t>
            </w:r>
            <w:proofErr w:type="spellEnd"/>
          </w:p>
        </w:tc>
        <w:tc>
          <w:tcPr>
            <w:tcW w:w="11340" w:type="dxa"/>
            <w:shd w:val="clear" w:color="auto" w:fill="FFFFFF"/>
            <w:vAlign w:val="bottom"/>
          </w:tcPr>
          <w:p w14:paraId="0E8A87A7" w14:textId="77777777" w:rsidR="00CB4BEB" w:rsidRPr="00576460" w:rsidRDefault="00CB4BEB" w:rsidP="003C0924">
            <w:pPr>
              <w:rPr>
                <w:rFonts w:ascii="Trebuchet MS" w:hAnsi="Trebuchet MS" w:cs="Trebuchet MS"/>
                <w:sz w:val="18"/>
                <w:szCs w:val="18"/>
              </w:rPr>
            </w:pPr>
            <w:r w:rsidRPr="00A92816">
              <w:rPr>
                <w:rFonts w:ascii="Trebuchet MS" w:hAnsi="Trebuchet MS" w:cs="Trebuchet MS"/>
                <w:sz w:val="18"/>
                <w:szCs w:val="18"/>
              </w:rPr>
              <w:t>27.36.00</w:t>
            </w:r>
          </w:p>
        </w:tc>
      </w:tr>
    </w:tbl>
    <w:p w14:paraId="7B928572" w14:textId="77777777" w:rsidR="00CB4BEB" w:rsidRPr="00576460" w:rsidRDefault="00CB4BEB" w:rsidP="00CB4BEB">
      <w:pPr>
        <w:pStyle w:val="Overskrift6"/>
      </w:pPr>
      <w:r w:rsidRPr="00576460">
        <w:t>5.8.13.2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3"/>
        <w:gridCol w:w="8983"/>
      </w:tblGrid>
      <w:tr w:rsidR="00CB4BEB" w:rsidRPr="00576460" w14:paraId="64EACC63" w14:textId="77777777" w:rsidTr="003C0924">
        <w:tc>
          <w:tcPr>
            <w:tcW w:w="4503" w:type="dxa"/>
            <w:shd w:val="clear" w:color="auto" w:fill="D9D9D9"/>
            <w:vAlign w:val="center"/>
          </w:tcPr>
          <w:p w14:paraId="3F165EAD"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Emne</w:t>
            </w:r>
          </w:p>
        </w:tc>
        <w:tc>
          <w:tcPr>
            <w:tcW w:w="9149" w:type="dxa"/>
            <w:shd w:val="clear" w:color="auto" w:fill="D9D9D9"/>
            <w:vAlign w:val="center"/>
          </w:tcPr>
          <w:p w14:paraId="583ADADA"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22222091" w14:textId="77777777" w:rsidTr="003C0924">
        <w:trPr>
          <w:trHeight w:val="1110"/>
        </w:trPr>
        <w:tc>
          <w:tcPr>
            <w:tcW w:w="4503" w:type="dxa"/>
            <w:shd w:val="clear" w:color="auto" w:fill="E0E0E0"/>
            <w:vAlign w:val="center"/>
          </w:tcPr>
          <w:p w14:paraId="1EAFE116"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Cs/>
                <w:sz w:val="18"/>
                <w:szCs w:val="18"/>
              </w:rPr>
              <w:t>Registreringsinstruks</w:t>
            </w:r>
          </w:p>
        </w:tc>
        <w:tc>
          <w:tcPr>
            <w:tcW w:w="9149" w:type="dxa"/>
            <w:shd w:val="clear" w:color="auto" w:fill="FFFFFF"/>
            <w:vAlign w:val="bottom"/>
          </w:tcPr>
          <w:p w14:paraId="5C5ACAC7" w14:textId="379F297E"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Ofte forelægger distrikterne kun på papirkort med håndtegnet streger eller/og som registrering på hver enkelt adresse eller via vejlister. Ved adresse- eller vejlister registreres de på adressetema eller lignende og via farvekoder på punkterne, så indtegnes fladerne f.eks. med kopi af matrikelgeometrien, som så samles til en flade i hvert distrikt. Hvis distriktsgrænsen normalt følger vejmidten</w:t>
            </w:r>
            <w:r w:rsidR="00A92816">
              <w:rPr>
                <w:rFonts w:ascii="Trebuchet MS" w:hAnsi="Trebuchet MS" w:cs="Trebuchet MS"/>
                <w:sz w:val="18"/>
                <w:szCs w:val="18"/>
              </w:rPr>
              <w:t>,</w:t>
            </w:r>
            <w:r w:rsidRPr="00576460">
              <w:rPr>
                <w:rFonts w:ascii="Trebuchet MS" w:hAnsi="Trebuchet MS" w:cs="Trebuchet MS"/>
                <w:sz w:val="18"/>
                <w:szCs w:val="18"/>
              </w:rPr>
              <w:t xml:space="preserve"> snappes i stedet til </w:t>
            </w:r>
            <w:proofErr w:type="spellStart"/>
            <w:r w:rsidRPr="00A92816">
              <w:rPr>
                <w:rFonts w:ascii="Trebuchet MS" w:hAnsi="Trebuchet MS" w:cs="Trebuchet MS"/>
                <w:sz w:val="18"/>
                <w:szCs w:val="18"/>
              </w:rPr>
              <w:t>GeoDanmark</w:t>
            </w:r>
            <w:proofErr w:type="spellEnd"/>
            <w:r w:rsidRPr="00576460">
              <w:rPr>
                <w:rFonts w:ascii="Trebuchet MS" w:hAnsi="Trebuchet MS" w:cs="Trebuchet MS"/>
                <w:sz w:val="18"/>
                <w:szCs w:val="18"/>
              </w:rPr>
              <w:t xml:space="preserve">-vejmidten. Samlet skal dette tema dække hele kommunen. </w:t>
            </w:r>
          </w:p>
        </w:tc>
      </w:tr>
      <w:tr w:rsidR="00CB4BEB" w:rsidRPr="00576460" w14:paraId="053D2426" w14:textId="77777777" w:rsidTr="003C0924">
        <w:trPr>
          <w:trHeight w:hRule="exact" w:val="255"/>
        </w:trPr>
        <w:tc>
          <w:tcPr>
            <w:tcW w:w="4503" w:type="dxa"/>
            <w:shd w:val="clear" w:color="auto" w:fill="E0E0E0"/>
            <w:vAlign w:val="bottom"/>
          </w:tcPr>
          <w:p w14:paraId="1248203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Klassificering/opdeling</w:t>
            </w:r>
          </w:p>
        </w:tc>
        <w:tc>
          <w:tcPr>
            <w:tcW w:w="9149" w:type="dxa"/>
            <w:shd w:val="clear" w:color="auto" w:fill="FFFFFF"/>
            <w:vAlign w:val="bottom"/>
          </w:tcPr>
          <w:p w14:paraId="740880A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Opdeles i nummer/navn for hvert distrikt.</w:t>
            </w:r>
          </w:p>
        </w:tc>
      </w:tr>
      <w:tr w:rsidR="00CB4BEB" w:rsidRPr="00576460" w14:paraId="3EC98358" w14:textId="77777777" w:rsidTr="003C0924">
        <w:trPr>
          <w:trHeight w:hRule="exact" w:val="255"/>
        </w:trPr>
        <w:tc>
          <w:tcPr>
            <w:tcW w:w="4503" w:type="dxa"/>
            <w:shd w:val="clear" w:color="auto" w:fill="E0E0E0"/>
            <w:vAlign w:val="bottom"/>
          </w:tcPr>
          <w:p w14:paraId="15A07B6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Minimum størrelser for objekt</w:t>
            </w:r>
          </w:p>
        </w:tc>
        <w:tc>
          <w:tcPr>
            <w:tcW w:w="9149" w:type="dxa"/>
            <w:shd w:val="clear" w:color="auto" w:fill="FFFFFF"/>
            <w:vAlign w:val="bottom"/>
          </w:tcPr>
          <w:p w14:paraId="48AA0D3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0,1 ha</w:t>
            </w:r>
          </w:p>
        </w:tc>
      </w:tr>
      <w:tr w:rsidR="00CB4BEB" w:rsidRPr="00576460" w14:paraId="5E1C6E0A" w14:textId="77777777" w:rsidTr="003C0924">
        <w:trPr>
          <w:trHeight w:hRule="exact" w:val="255"/>
        </w:trPr>
        <w:tc>
          <w:tcPr>
            <w:tcW w:w="4503" w:type="dxa"/>
            <w:shd w:val="clear" w:color="auto" w:fill="E0E0E0"/>
            <w:vAlign w:val="bottom"/>
          </w:tcPr>
          <w:p w14:paraId="53C09FA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Entydige objekter</w:t>
            </w:r>
          </w:p>
        </w:tc>
        <w:tc>
          <w:tcPr>
            <w:tcW w:w="9149" w:type="dxa"/>
            <w:shd w:val="clear" w:color="auto" w:fill="FFFFFF"/>
            <w:vAlign w:val="bottom"/>
          </w:tcPr>
          <w:p w14:paraId="1FBAD8D0" w14:textId="77777777" w:rsidR="00CB4BEB" w:rsidRPr="00576460" w:rsidRDefault="00CB4BEB" w:rsidP="003C0924">
            <w:pPr>
              <w:rPr>
                <w:rFonts w:ascii="Trebuchet MS" w:hAnsi="Trebuchet MS" w:cs="Trebuchet MS"/>
                <w:sz w:val="18"/>
                <w:szCs w:val="18"/>
              </w:rPr>
            </w:pPr>
          </w:p>
        </w:tc>
      </w:tr>
      <w:tr w:rsidR="00CB4BEB" w:rsidRPr="00576460" w14:paraId="7A7CED0B" w14:textId="77777777" w:rsidTr="003C0924">
        <w:trPr>
          <w:trHeight w:hRule="exact" w:val="255"/>
        </w:trPr>
        <w:tc>
          <w:tcPr>
            <w:tcW w:w="4503" w:type="dxa"/>
            <w:shd w:val="clear" w:color="auto" w:fill="E0E0E0"/>
            <w:vAlign w:val="bottom"/>
          </w:tcPr>
          <w:p w14:paraId="03B6649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Geometrisk konsistens mellem objekter</w:t>
            </w:r>
          </w:p>
        </w:tc>
        <w:tc>
          <w:tcPr>
            <w:tcW w:w="9149" w:type="dxa"/>
            <w:shd w:val="clear" w:color="auto" w:fill="FFFFFF"/>
            <w:vAlign w:val="bottom"/>
          </w:tcPr>
          <w:p w14:paraId="073E422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Snap mellem fladerne, så der ikke forekommer huller eller overlap.</w:t>
            </w:r>
          </w:p>
        </w:tc>
      </w:tr>
      <w:tr w:rsidR="00CB4BEB" w:rsidRPr="00576460" w14:paraId="2D69D762" w14:textId="77777777" w:rsidTr="003C0924">
        <w:trPr>
          <w:trHeight w:hRule="exact" w:val="255"/>
        </w:trPr>
        <w:tc>
          <w:tcPr>
            <w:tcW w:w="4503" w:type="dxa"/>
            <w:shd w:val="clear" w:color="auto" w:fill="E0E0E0"/>
            <w:vAlign w:val="bottom"/>
          </w:tcPr>
          <w:p w14:paraId="259EAA2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Geometrisk konsistens med objekter i andre datasæt</w:t>
            </w:r>
          </w:p>
        </w:tc>
        <w:tc>
          <w:tcPr>
            <w:tcW w:w="9149" w:type="dxa"/>
            <w:shd w:val="clear" w:color="auto" w:fill="FFFFFF"/>
            <w:vAlign w:val="bottom"/>
          </w:tcPr>
          <w:p w14:paraId="52F21DB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 xml:space="preserve">Matrikellodder/jordstykker eller </w:t>
            </w:r>
            <w:proofErr w:type="spellStart"/>
            <w:r w:rsidRPr="00576460">
              <w:rPr>
                <w:rFonts w:ascii="Trebuchet MS" w:hAnsi="Trebuchet MS" w:cs="Trebuchet MS"/>
                <w:sz w:val="18"/>
                <w:szCs w:val="18"/>
              </w:rPr>
              <w:t>vejmidter</w:t>
            </w:r>
            <w:proofErr w:type="spellEnd"/>
            <w:r w:rsidRPr="00576460">
              <w:rPr>
                <w:rFonts w:ascii="Trebuchet MS" w:hAnsi="Trebuchet MS" w:cs="Trebuchet MS"/>
                <w:sz w:val="18"/>
                <w:szCs w:val="18"/>
              </w:rPr>
              <w:t xml:space="preserve"> samt evt. andre distrikter fra FKG</w:t>
            </w:r>
          </w:p>
        </w:tc>
      </w:tr>
    </w:tbl>
    <w:p w14:paraId="50789A66" w14:textId="77777777" w:rsidR="00CB4BEB" w:rsidRPr="00576460" w:rsidRDefault="00CB4BEB" w:rsidP="00CB4BEB">
      <w:pPr>
        <w:pStyle w:val="Overskrift6"/>
      </w:pPr>
      <w:r w:rsidRPr="00576460">
        <w:t>5.8.13.3 Kodelister</w:t>
      </w:r>
    </w:p>
    <w:p w14:paraId="3DC8260E" w14:textId="77777777" w:rsidR="00CB4BEB" w:rsidRPr="00576460" w:rsidRDefault="00CB4BEB" w:rsidP="00CB4BEB">
      <w:pPr>
        <w:autoSpaceDE w:val="0"/>
        <w:autoSpaceDN w:val="0"/>
        <w:adjustRightInd w:val="0"/>
        <w:rPr>
          <w:rFonts w:ascii="Trebuchet MS" w:hAnsi="Trebuchet MS" w:cs="Trebuchet MS"/>
          <w:sz w:val="18"/>
          <w:szCs w:val="18"/>
        </w:rPr>
      </w:pPr>
      <w:r w:rsidRPr="00576460">
        <w:rPr>
          <w:rFonts w:ascii="Trebuchet MS" w:hAnsi="Trebuchet MS" w:cs="Trebuchet MS"/>
          <w:sz w:val="18"/>
          <w:szCs w:val="18"/>
        </w:rPr>
        <w:t>Kodelisterne fungerer som oversættelser mellem anvendte kodeværdier og de matchende forklarende tekster.</w:t>
      </w:r>
    </w:p>
    <w:p w14:paraId="4268A93F" w14:textId="77777777" w:rsidR="00CB4BEB" w:rsidRPr="00576460" w:rsidRDefault="00CB4BEB" w:rsidP="00CB4BEB">
      <w:pPr>
        <w:pStyle w:val="Overskrift7"/>
      </w:pPr>
      <w:r w:rsidRPr="00576460">
        <w:t xml:space="preserve">5.8.13.3.1   5712 </w:t>
      </w:r>
      <w:proofErr w:type="spellStart"/>
      <w:r w:rsidRPr="00576460">
        <w:t>Plej_distrikt_type</w:t>
      </w:r>
      <w:proofErr w:type="spellEnd"/>
      <w:r w:rsidRPr="00576460">
        <w:rPr>
          <w:rStyle w:val="TypografiOverskrift4BrugerdefineretfarveRGB0Tegn"/>
        </w:rPr>
        <w:t xml:space="preserve"> </w:t>
      </w:r>
      <w:r w:rsidRPr="00576460">
        <w:t>(d_5712_plej_distrikt_type)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52"/>
        <w:gridCol w:w="2112"/>
        <w:gridCol w:w="1489"/>
        <w:gridCol w:w="7573"/>
      </w:tblGrid>
      <w:tr w:rsidR="00CB4BEB" w:rsidRPr="00576460" w14:paraId="35E005FB" w14:textId="77777777" w:rsidTr="003C0924">
        <w:trPr>
          <w:trHeight w:hRule="exact" w:val="255"/>
        </w:trPr>
        <w:tc>
          <w:tcPr>
            <w:tcW w:w="1929" w:type="dxa"/>
            <w:tcBorders>
              <w:bottom w:val="single" w:sz="4" w:space="0" w:color="auto"/>
            </w:tcBorders>
            <w:shd w:val="clear" w:color="auto" w:fill="D9D9D9"/>
            <w:vAlign w:val="bottom"/>
          </w:tcPr>
          <w:p w14:paraId="4431BEA3" w14:textId="77777777" w:rsidR="00CB4BEB" w:rsidRPr="00576460" w:rsidRDefault="00CB4BEB" w:rsidP="003C0924">
            <w:pPr>
              <w:rPr>
                <w:rFonts w:ascii="Trebuchet MS" w:hAnsi="Trebuchet MS" w:cs="Trebuchet MS"/>
                <w:b/>
                <w:bCs/>
                <w:sz w:val="18"/>
                <w:szCs w:val="18"/>
              </w:rPr>
            </w:pPr>
            <w:proofErr w:type="spellStart"/>
            <w:r w:rsidRPr="00576460">
              <w:rPr>
                <w:rFonts w:ascii="Trebuchet MS" w:hAnsi="Trebuchet MS"/>
                <w:b/>
                <w:bCs/>
                <w:sz w:val="18"/>
                <w:szCs w:val="18"/>
              </w:rPr>
              <w:t>plej_distrikt_type_kode</w:t>
            </w:r>
            <w:proofErr w:type="spellEnd"/>
          </w:p>
        </w:tc>
        <w:tc>
          <w:tcPr>
            <w:tcW w:w="2145" w:type="dxa"/>
            <w:tcBorders>
              <w:bottom w:val="single" w:sz="4" w:space="0" w:color="auto"/>
            </w:tcBorders>
            <w:shd w:val="clear" w:color="auto" w:fill="D9D9D9"/>
            <w:vAlign w:val="bottom"/>
          </w:tcPr>
          <w:p w14:paraId="436B4A82" w14:textId="77777777" w:rsidR="00CB4BEB" w:rsidRPr="00576460" w:rsidRDefault="00CB4BEB" w:rsidP="003C0924">
            <w:pPr>
              <w:rPr>
                <w:rFonts w:ascii="Trebuchet MS" w:hAnsi="Trebuchet MS" w:cs="Trebuchet MS"/>
                <w:bCs/>
                <w:sz w:val="18"/>
                <w:szCs w:val="18"/>
              </w:rPr>
            </w:pPr>
            <w:proofErr w:type="spellStart"/>
            <w:r w:rsidRPr="00576460">
              <w:rPr>
                <w:rFonts w:ascii="Trebuchet MS" w:hAnsi="Trebuchet MS"/>
                <w:b/>
                <w:bCs/>
                <w:sz w:val="18"/>
                <w:szCs w:val="18"/>
              </w:rPr>
              <w:t>plej_distrikt_type</w:t>
            </w:r>
            <w:proofErr w:type="spellEnd"/>
          </w:p>
        </w:tc>
        <w:tc>
          <w:tcPr>
            <w:tcW w:w="1563" w:type="dxa"/>
            <w:tcBorders>
              <w:bottom w:val="single" w:sz="4" w:space="0" w:color="auto"/>
            </w:tcBorders>
            <w:shd w:val="clear" w:color="auto" w:fill="D9D9D9"/>
            <w:vAlign w:val="bottom"/>
          </w:tcPr>
          <w:p w14:paraId="06162829"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aktiv</w:t>
            </w:r>
          </w:p>
        </w:tc>
        <w:tc>
          <w:tcPr>
            <w:tcW w:w="8015" w:type="dxa"/>
            <w:tcBorders>
              <w:bottom w:val="single" w:sz="4" w:space="0" w:color="auto"/>
            </w:tcBorders>
            <w:shd w:val="clear" w:color="auto" w:fill="D9D9D9"/>
            <w:vAlign w:val="bottom"/>
          </w:tcPr>
          <w:p w14:paraId="1B0F5296"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Begrebsdefinition</w:t>
            </w:r>
          </w:p>
        </w:tc>
      </w:tr>
      <w:tr w:rsidR="00CB4BEB" w:rsidRPr="00576460" w14:paraId="1D11851B"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6E523E94"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2145" w:type="dxa"/>
            <w:tcBorders>
              <w:top w:val="single" w:sz="4" w:space="0" w:color="auto"/>
              <w:left w:val="single" w:sz="4" w:space="0" w:color="auto"/>
              <w:bottom w:val="single" w:sz="4" w:space="0" w:color="auto"/>
            </w:tcBorders>
            <w:shd w:val="clear" w:color="auto" w:fill="FFFFFF"/>
            <w:vAlign w:val="bottom"/>
          </w:tcPr>
          <w:p w14:paraId="6437B025"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476D695C"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4B6FDA2B"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33A82B72"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42C1C59"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2</w:t>
            </w:r>
          </w:p>
        </w:tc>
        <w:tc>
          <w:tcPr>
            <w:tcW w:w="2145" w:type="dxa"/>
            <w:tcBorders>
              <w:top w:val="single" w:sz="4" w:space="0" w:color="auto"/>
              <w:left w:val="single" w:sz="4" w:space="0" w:color="auto"/>
              <w:bottom w:val="single" w:sz="4" w:space="0" w:color="auto"/>
            </w:tcBorders>
            <w:shd w:val="clear" w:color="auto" w:fill="FFFFFF"/>
            <w:vAlign w:val="bottom"/>
          </w:tcPr>
          <w:p w14:paraId="6B485D5E"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232D39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02EC05D3"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4419E76B"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55978C4E"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3</w:t>
            </w:r>
          </w:p>
        </w:tc>
        <w:tc>
          <w:tcPr>
            <w:tcW w:w="2145" w:type="dxa"/>
            <w:tcBorders>
              <w:top w:val="single" w:sz="4" w:space="0" w:color="auto"/>
              <w:left w:val="single" w:sz="4" w:space="0" w:color="auto"/>
              <w:bottom w:val="single" w:sz="4" w:space="0" w:color="auto"/>
            </w:tcBorders>
            <w:shd w:val="clear" w:color="auto" w:fill="FFFFFF"/>
            <w:vAlign w:val="bottom"/>
          </w:tcPr>
          <w:p w14:paraId="31EE7FA7"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25A3F20D"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1D89A209"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4F3531FC"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30CFDDE5"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lastRenderedPageBreak/>
              <w:t>4</w:t>
            </w:r>
          </w:p>
        </w:tc>
        <w:tc>
          <w:tcPr>
            <w:tcW w:w="2145" w:type="dxa"/>
            <w:tcBorders>
              <w:top w:val="single" w:sz="4" w:space="0" w:color="auto"/>
              <w:left w:val="single" w:sz="4" w:space="0" w:color="auto"/>
              <w:bottom w:val="single" w:sz="4" w:space="0" w:color="auto"/>
            </w:tcBorders>
            <w:shd w:val="clear" w:color="auto" w:fill="FFFFFF"/>
            <w:vAlign w:val="bottom"/>
          </w:tcPr>
          <w:p w14:paraId="318074DB"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Plejegruppe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280FC728"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00581BF5"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 xml:space="preserve">Plejegruppedistrikter </w:t>
            </w:r>
          </w:p>
        </w:tc>
      </w:tr>
      <w:tr w:rsidR="00CB4BEB" w:rsidRPr="00576460" w14:paraId="45BC842A"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6CB824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5</w:t>
            </w:r>
          </w:p>
        </w:tc>
        <w:tc>
          <w:tcPr>
            <w:tcW w:w="2145" w:type="dxa"/>
            <w:tcBorders>
              <w:top w:val="single" w:sz="4" w:space="0" w:color="auto"/>
              <w:left w:val="single" w:sz="4" w:space="0" w:color="auto"/>
              <w:bottom w:val="single" w:sz="4" w:space="0" w:color="auto"/>
            </w:tcBorders>
            <w:shd w:val="clear" w:color="auto" w:fill="FFFFFF"/>
            <w:vAlign w:val="bottom"/>
          </w:tcPr>
          <w:p w14:paraId="08522EC6"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3D905E5"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47C40339"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62AD33DA"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6C270CA8"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6</w:t>
            </w:r>
          </w:p>
        </w:tc>
        <w:tc>
          <w:tcPr>
            <w:tcW w:w="2145" w:type="dxa"/>
            <w:tcBorders>
              <w:top w:val="single" w:sz="4" w:space="0" w:color="auto"/>
              <w:left w:val="single" w:sz="4" w:space="0" w:color="auto"/>
              <w:bottom w:val="single" w:sz="4" w:space="0" w:color="auto"/>
            </w:tcBorders>
            <w:shd w:val="clear" w:color="auto" w:fill="FFFFFF"/>
            <w:vAlign w:val="bottom"/>
          </w:tcPr>
          <w:p w14:paraId="311D7B39"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30D0CA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36AB3F6E"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6B68D6F6"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29AB2AAF"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7</w:t>
            </w:r>
          </w:p>
        </w:tc>
        <w:tc>
          <w:tcPr>
            <w:tcW w:w="2145" w:type="dxa"/>
            <w:tcBorders>
              <w:top w:val="single" w:sz="4" w:space="0" w:color="auto"/>
              <w:left w:val="single" w:sz="4" w:space="0" w:color="auto"/>
              <w:bottom w:val="single" w:sz="4" w:space="0" w:color="auto"/>
            </w:tcBorders>
            <w:shd w:val="clear" w:color="auto" w:fill="FFFFFF"/>
            <w:vAlign w:val="bottom"/>
          </w:tcPr>
          <w:p w14:paraId="2691320D"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2B39D239"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6442A2B5"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6F618BCA"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300B9A12"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8</w:t>
            </w:r>
          </w:p>
        </w:tc>
        <w:tc>
          <w:tcPr>
            <w:tcW w:w="2145" w:type="dxa"/>
            <w:tcBorders>
              <w:top w:val="single" w:sz="4" w:space="0" w:color="auto"/>
              <w:left w:val="single" w:sz="4" w:space="0" w:color="auto"/>
              <w:bottom w:val="single" w:sz="4" w:space="0" w:color="auto"/>
            </w:tcBorders>
            <w:shd w:val="clear" w:color="auto" w:fill="FFFFFF"/>
            <w:vAlign w:val="bottom"/>
          </w:tcPr>
          <w:p w14:paraId="4822845F"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Sundhedsplejerske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6F3D169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15977B4A"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 xml:space="preserve">Sundhedsplejerskedistrikter </w:t>
            </w:r>
          </w:p>
        </w:tc>
      </w:tr>
      <w:tr w:rsidR="00CB4BEB" w:rsidRPr="00576460" w14:paraId="7A852A28"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0C3CB048"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9</w:t>
            </w:r>
          </w:p>
        </w:tc>
        <w:tc>
          <w:tcPr>
            <w:tcW w:w="2145" w:type="dxa"/>
            <w:tcBorders>
              <w:top w:val="single" w:sz="4" w:space="0" w:color="auto"/>
              <w:left w:val="single" w:sz="4" w:space="0" w:color="auto"/>
              <w:bottom w:val="single" w:sz="4" w:space="0" w:color="auto"/>
            </w:tcBorders>
            <w:shd w:val="clear" w:color="auto" w:fill="FFFFFF"/>
            <w:vAlign w:val="bottom"/>
          </w:tcPr>
          <w:p w14:paraId="0F438337"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 xml:space="preserve">Ældre </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2C0D8C4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1ECB5B95"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 xml:space="preserve">Ældredistrikter </w:t>
            </w:r>
          </w:p>
        </w:tc>
      </w:tr>
      <w:tr w:rsidR="00CB4BEB" w:rsidRPr="00576460" w14:paraId="13143D5D"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61AF483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10</w:t>
            </w:r>
          </w:p>
        </w:tc>
        <w:tc>
          <w:tcPr>
            <w:tcW w:w="2145" w:type="dxa"/>
            <w:tcBorders>
              <w:top w:val="single" w:sz="4" w:space="0" w:color="auto"/>
              <w:left w:val="single" w:sz="4" w:space="0" w:color="auto"/>
              <w:bottom w:val="single" w:sz="4" w:space="0" w:color="auto"/>
            </w:tcBorders>
            <w:shd w:val="clear" w:color="auto" w:fill="FFFFFF"/>
            <w:vAlign w:val="bottom"/>
          </w:tcPr>
          <w:p w14:paraId="1C72B11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7701696B"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0C361D7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w:t>
            </w:r>
          </w:p>
        </w:tc>
      </w:tr>
      <w:tr w:rsidR="00CB4BEB" w:rsidRPr="00576460" w14:paraId="02D398B9"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0A82CCF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11</w:t>
            </w:r>
          </w:p>
        </w:tc>
        <w:tc>
          <w:tcPr>
            <w:tcW w:w="2145" w:type="dxa"/>
            <w:tcBorders>
              <w:top w:val="single" w:sz="4" w:space="0" w:color="auto"/>
              <w:left w:val="single" w:sz="4" w:space="0" w:color="auto"/>
              <w:bottom w:val="single" w:sz="4" w:space="0" w:color="auto"/>
            </w:tcBorders>
            <w:shd w:val="clear" w:color="auto" w:fill="FFFFFF"/>
            <w:vAlign w:val="bottom"/>
          </w:tcPr>
          <w:p w14:paraId="56FCD6D9"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3CCB1D7F"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573762BC"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50C624EA"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0A969D32"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98</w:t>
            </w:r>
          </w:p>
        </w:tc>
        <w:tc>
          <w:tcPr>
            <w:tcW w:w="2145" w:type="dxa"/>
            <w:tcBorders>
              <w:top w:val="single" w:sz="4" w:space="0" w:color="auto"/>
              <w:left w:val="single" w:sz="4" w:space="0" w:color="auto"/>
              <w:bottom w:val="single" w:sz="4" w:space="0" w:color="auto"/>
            </w:tcBorders>
            <w:shd w:val="clear" w:color="auto" w:fill="FFFFFF"/>
            <w:vAlign w:val="bottom"/>
          </w:tcPr>
          <w:p w14:paraId="4F192C2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Andet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13C0C735"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65A6F30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Andre distrikter</w:t>
            </w:r>
          </w:p>
        </w:tc>
      </w:tr>
      <w:tr w:rsidR="00CB4BEB" w:rsidRPr="00576460" w14:paraId="73A0684D"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5C8308E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99</w:t>
            </w:r>
          </w:p>
        </w:tc>
        <w:tc>
          <w:tcPr>
            <w:tcW w:w="2145" w:type="dxa"/>
            <w:tcBorders>
              <w:top w:val="single" w:sz="4" w:space="0" w:color="auto"/>
              <w:left w:val="single" w:sz="4" w:space="0" w:color="auto"/>
              <w:bottom w:val="single" w:sz="4" w:space="0" w:color="auto"/>
            </w:tcBorders>
            <w:shd w:val="clear" w:color="auto" w:fill="FFFFFF"/>
            <w:vAlign w:val="bottom"/>
          </w:tcPr>
          <w:p w14:paraId="29F8CB2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Ukendt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4897479A"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6EA2B90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Ukendt</w:t>
            </w:r>
          </w:p>
        </w:tc>
      </w:tr>
    </w:tbl>
    <w:p w14:paraId="0ED88EB1" w14:textId="77777777" w:rsidR="004D2787" w:rsidRDefault="004D2787" w:rsidP="004D2787">
      <w:bookmarkStart w:id="2658" w:name="_Toc63351480"/>
    </w:p>
    <w:p w14:paraId="6BCE456F" w14:textId="12A9957D" w:rsidR="00CB4BEB" w:rsidRPr="00576460" w:rsidRDefault="00CB4BEB" w:rsidP="00CB4BEB">
      <w:pPr>
        <w:pStyle w:val="Overskrift2"/>
      </w:pPr>
      <w:bookmarkStart w:id="2659" w:name="_Toc122436132"/>
      <w:r w:rsidRPr="00576460">
        <w:t xml:space="preserve">5.8.14 </w:t>
      </w:r>
      <w:r w:rsidRPr="00576460">
        <w:rPr>
          <w:szCs w:val="32"/>
        </w:rPr>
        <w:t xml:space="preserve">Prognose- og statistik distrikter </w:t>
      </w:r>
      <w:r w:rsidRPr="00576460">
        <w:t>(5713)</w:t>
      </w:r>
      <w:bookmarkEnd w:id="2658"/>
      <w:bookmarkEnd w:id="2659"/>
      <w:r w:rsidRPr="00576460">
        <w:t xml:space="preserve"> </w:t>
      </w:r>
    </w:p>
    <w:tbl>
      <w:tblPr>
        <w:tblW w:w="13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81"/>
        <w:gridCol w:w="1216"/>
        <w:gridCol w:w="3969"/>
        <w:gridCol w:w="1276"/>
        <w:gridCol w:w="1418"/>
        <w:gridCol w:w="1417"/>
        <w:gridCol w:w="2126"/>
      </w:tblGrid>
      <w:tr w:rsidR="00CB4BEB" w:rsidRPr="00576460" w14:paraId="03164051" w14:textId="77777777" w:rsidTr="003C0924">
        <w:tc>
          <w:tcPr>
            <w:tcW w:w="2181" w:type="dxa"/>
            <w:tcBorders>
              <w:bottom w:val="single" w:sz="4" w:space="0" w:color="auto"/>
            </w:tcBorders>
            <w:shd w:val="clear" w:color="auto" w:fill="D9D9D9"/>
            <w:vAlign w:val="center"/>
          </w:tcPr>
          <w:p w14:paraId="634AB014"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Feltnavn</w:t>
            </w:r>
          </w:p>
        </w:tc>
        <w:tc>
          <w:tcPr>
            <w:tcW w:w="1216" w:type="dxa"/>
            <w:tcBorders>
              <w:bottom w:val="single" w:sz="4" w:space="0" w:color="auto"/>
            </w:tcBorders>
            <w:shd w:val="clear" w:color="auto" w:fill="D9D9D9"/>
            <w:vAlign w:val="center"/>
          </w:tcPr>
          <w:p w14:paraId="4351D9BD"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Feltnavn</w:t>
            </w:r>
            <w:r>
              <w:rPr>
                <w:rFonts w:ascii="Trebuchet MS" w:hAnsi="Trebuchet MS" w:cs="Trebuchet MS"/>
                <w:b/>
                <w:bCs/>
                <w:sz w:val="18"/>
                <w:szCs w:val="18"/>
              </w:rPr>
              <w:t>10</w:t>
            </w:r>
          </w:p>
        </w:tc>
        <w:tc>
          <w:tcPr>
            <w:tcW w:w="3969" w:type="dxa"/>
            <w:tcBorders>
              <w:bottom w:val="single" w:sz="4" w:space="0" w:color="auto"/>
            </w:tcBorders>
            <w:shd w:val="clear" w:color="auto" w:fill="D9D9D9"/>
            <w:vAlign w:val="center"/>
          </w:tcPr>
          <w:p w14:paraId="361B05C5"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Formål</w:t>
            </w:r>
          </w:p>
        </w:tc>
        <w:tc>
          <w:tcPr>
            <w:tcW w:w="1276" w:type="dxa"/>
            <w:tcBorders>
              <w:bottom w:val="single" w:sz="4" w:space="0" w:color="auto"/>
            </w:tcBorders>
            <w:shd w:val="clear" w:color="auto" w:fill="D9D9D9"/>
            <w:vAlign w:val="center"/>
          </w:tcPr>
          <w:p w14:paraId="45B935CD"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Datatype</w:t>
            </w:r>
          </w:p>
        </w:tc>
        <w:tc>
          <w:tcPr>
            <w:tcW w:w="1418" w:type="dxa"/>
            <w:tcBorders>
              <w:bottom w:val="single" w:sz="4" w:space="0" w:color="auto"/>
            </w:tcBorders>
            <w:shd w:val="clear" w:color="auto" w:fill="D9D9D9"/>
            <w:vAlign w:val="center"/>
          </w:tcPr>
          <w:p w14:paraId="6D51CE24"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Værdiområde</w:t>
            </w:r>
          </w:p>
        </w:tc>
        <w:tc>
          <w:tcPr>
            <w:tcW w:w="1417" w:type="dxa"/>
            <w:tcBorders>
              <w:bottom w:val="single" w:sz="4" w:space="0" w:color="auto"/>
            </w:tcBorders>
            <w:shd w:val="clear" w:color="auto" w:fill="D9D9D9"/>
            <w:vAlign w:val="center"/>
          </w:tcPr>
          <w:p w14:paraId="765E1EA8" w14:textId="77777777" w:rsidR="00CB4BEB" w:rsidRPr="00576460" w:rsidRDefault="00CB4BEB" w:rsidP="003C0924">
            <w:pPr>
              <w:autoSpaceDE w:val="0"/>
              <w:autoSpaceDN w:val="0"/>
              <w:adjustRightInd w:val="0"/>
              <w:rPr>
                <w:rFonts w:ascii="Trebuchet MS" w:hAnsi="Trebuchet MS" w:cs="Trebuchet MS"/>
                <w:b/>
                <w:bCs/>
                <w:sz w:val="18"/>
                <w:szCs w:val="18"/>
              </w:rPr>
            </w:pPr>
            <w:r w:rsidRPr="00576460">
              <w:rPr>
                <w:rFonts w:ascii="Trebuchet MS" w:hAnsi="Trebuchet MS" w:cs="Trebuchet MS"/>
                <w:b/>
                <w:bCs/>
                <w:sz w:val="18"/>
                <w:szCs w:val="18"/>
              </w:rPr>
              <w:t>Obligatorisk /</w:t>
            </w:r>
          </w:p>
          <w:p w14:paraId="13CAFC4F"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Frit</w:t>
            </w:r>
          </w:p>
        </w:tc>
        <w:tc>
          <w:tcPr>
            <w:tcW w:w="2126" w:type="dxa"/>
            <w:tcBorders>
              <w:bottom w:val="single" w:sz="4" w:space="0" w:color="auto"/>
            </w:tcBorders>
            <w:shd w:val="clear" w:color="auto" w:fill="D9D9D9"/>
            <w:vAlign w:val="center"/>
          </w:tcPr>
          <w:p w14:paraId="6D3E1E1D"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Eksempel</w:t>
            </w:r>
          </w:p>
        </w:tc>
      </w:tr>
      <w:tr w:rsidR="00CB4BEB" w:rsidRPr="00576460" w14:paraId="5D64AE31" w14:textId="77777777" w:rsidTr="003C0924">
        <w:trPr>
          <w:trHeight w:hRule="exact" w:val="255"/>
        </w:trPr>
        <w:tc>
          <w:tcPr>
            <w:tcW w:w="2181" w:type="dxa"/>
            <w:tcBorders>
              <w:top w:val="single" w:sz="4" w:space="0" w:color="auto"/>
              <w:left w:val="single" w:sz="4" w:space="0" w:color="auto"/>
              <w:bottom w:val="single" w:sz="4" w:space="0" w:color="auto"/>
              <w:right w:val="single" w:sz="4" w:space="0" w:color="auto"/>
            </w:tcBorders>
            <w:shd w:val="clear" w:color="auto" w:fill="E6E6E6"/>
            <w:vAlign w:val="bottom"/>
          </w:tcPr>
          <w:p w14:paraId="07AE079F" w14:textId="77777777" w:rsidR="00CB4BEB" w:rsidRPr="00576460" w:rsidRDefault="00CB4BEB" w:rsidP="003C0924">
            <w:pPr>
              <w:rPr>
                <w:rFonts w:ascii="Trebuchet MS" w:hAnsi="Trebuchet MS"/>
                <w:sz w:val="18"/>
                <w:szCs w:val="18"/>
              </w:rPr>
            </w:pPr>
            <w:proofErr w:type="spellStart"/>
            <w:r w:rsidRPr="00576460">
              <w:rPr>
                <w:rFonts w:ascii="Trebuchet MS" w:hAnsi="Trebuchet MS" w:cs="Trebuchet MS"/>
                <w:bCs/>
                <w:sz w:val="18"/>
                <w:szCs w:val="18"/>
              </w:rPr>
              <w:t>prog_distrikt_nr</w:t>
            </w:r>
            <w:proofErr w:type="spellEnd"/>
          </w:p>
        </w:tc>
        <w:tc>
          <w:tcPr>
            <w:tcW w:w="1216" w:type="dxa"/>
            <w:tcBorders>
              <w:top w:val="single" w:sz="4" w:space="0" w:color="auto"/>
              <w:left w:val="single" w:sz="4" w:space="0" w:color="auto"/>
              <w:bottom w:val="single" w:sz="4" w:space="0" w:color="auto"/>
              <w:right w:val="single" w:sz="4" w:space="0" w:color="auto"/>
            </w:tcBorders>
            <w:vAlign w:val="bottom"/>
          </w:tcPr>
          <w:p w14:paraId="3A6707FA"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bCs/>
                <w:sz w:val="18"/>
                <w:szCs w:val="18"/>
              </w:rPr>
              <w:t>p</w:t>
            </w:r>
            <w:r>
              <w:rPr>
                <w:rFonts w:ascii="Trebuchet MS" w:hAnsi="Trebuchet MS" w:cs="Trebuchet MS"/>
                <w:bCs/>
                <w:sz w:val="18"/>
                <w:szCs w:val="18"/>
              </w:rPr>
              <w:t>ro_dis</w:t>
            </w:r>
            <w:r w:rsidRPr="00576460">
              <w:rPr>
                <w:rFonts w:ascii="Trebuchet MS" w:hAnsi="Trebuchet MS" w:cs="Trebuchet MS"/>
                <w:bCs/>
                <w:sz w:val="18"/>
                <w:szCs w:val="18"/>
              </w:rPr>
              <w:t>_nr</w:t>
            </w:r>
            <w:proofErr w:type="spellEnd"/>
          </w:p>
        </w:tc>
        <w:tc>
          <w:tcPr>
            <w:tcW w:w="3969" w:type="dxa"/>
            <w:tcBorders>
              <w:top w:val="single" w:sz="4" w:space="0" w:color="auto"/>
              <w:left w:val="single" w:sz="4" w:space="0" w:color="auto"/>
              <w:bottom w:val="single" w:sz="4" w:space="0" w:color="auto"/>
              <w:right w:val="single" w:sz="4" w:space="0" w:color="auto"/>
            </w:tcBorders>
            <w:shd w:val="clear" w:color="auto" w:fill="auto"/>
            <w:vAlign w:val="bottom"/>
          </w:tcPr>
          <w:p w14:paraId="1DA9C88C" w14:textId="77777777" w:rsidR="00CB4BEB" w:rsidRPr="00576460" w:rsidRDefault="00CB4BEB" w:rsidP="003C0924">
            <w:pPr>
              <w:rPr>
                <w:rFonts w:ascii="Trebuchet MS" w:hAnsi="Trebuchet MS"/>
                <w:b/>
                <w:sz w:val="18"/>
                <w:szCs w:val="18"/>
              </w:rPr>
            </w:pPr>
            <w:r w:rsidRPr="00576460">
              <w:rPr>
                <w:rFonts w:ascii="Trebuchet MS" w:hAnsi="Trebuchet MS" w:cs="Trebuchet MS"/>
                <w:sz w:val="18"/>
                <w:szCs w:val="18"/>
              </w:rPr>
              <w:t>Prognose- og statistik d</w:t>
            </w:r>
            <w:r w:rsidRPr="00576460">
              <w:rPr>
                <w:rFonts w:ascii="Trebuchet MS" w:hAnsi="Trebuchet MS"/>
                <w:sz w:val="18"/>
                <w:szCs w:val="18"/>
              </w:rPr>
              <w:t xml:space="preserve">istrikts </w:t>
            </w:r>
            <w:proofErr w:type="spellStart"/>
            <w:r w:rsidRPr="00576460">
              <w:rPr>
                <w:rFonts w:ascii="Trebuchet MS" w:hAnsi="Trebuchet MS"/>
                <w:sz w:val="18"/>
                <w:szCs w:val="18"/>
              </w:rPr>
              <w:t>nr</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157F590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Heltal</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51876E4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1-99999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539DB876"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F</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bottom"/>
          </w:tcPr>
          <w:p w14:paraId="64BA629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2</w:t>
            </w:r>
          </w:p>
        </w:tc>
      </w:tr>
      <w:tr w:rsidR="00CB4BEB" w:rsidRPr="00576460" w14:paraId="52901737" w14:textId="77777777" w:rsidTr="003C0924">
        <w:trPr>
          <w:trHeight w:hRule="exact" w:val="255"/>
        </w:trPr>
        <w:tc>
          <w:tcPr>
            <w:tcW w:w="2181" w:type="dxa"/>
            <w:tcBorders>
              <w:top w:val="single" w:sz="4" w:space="0" w:color="auto"/>
              <w:left w:val="single" w:sz="4" w:space="0" w:color="auto"/>
              <w:bottom w:val="single" w:sz="4" w:space="0" w:color="auto"/>
              <w:right w:val="single" w:sz="4" w:space="0" w:color="auto"/>
            </w:tcBorders>
            <w:shd w:val="clear" w:color="auto" w:fill="E6E6E6"/>
            <w:vAlign w:val="bottom"/>
          </w:tcPr>
          <w:p w14:paraId="7A7B7340" w14:textId="77777777" w:rsidR="00CB4BEB" w:rsidRPr="00576460" w:rsidRDefault="00CB4BEB" w:rsidP="003C0924">
            <w:pPr>
              <w:rPr>
                <w:rFonts w:ascii="Trebuchet MS" w:hAnsi="Trebuchet MS"/>
                <w:sz w:val="18"/>
                <w:szCs w:val="18"/>
              </w:rPr>
            </w:pPr>
            <w:proofErr w:type="spellStart"/>
            <w:r w:rsidRPr="00576460">
              <w:rPr>
                <w:rFonts w:ascii="Trebuchet MS" w:hAnsi="Trebuchet MS" w:cs="Trebuchet MS"/>
                <w:bCs/>
                <w:sz w:val="18"/>
                <w:szCs w:val="18"/>
              </w:rPr>
              <w:t>prog_distrikt_navn</w:t>
            </w:r>
            <w:proofErr w:type="spellEnd"/>
          </w:p>
        </w:tc>
        <w:tc>
          <w:tcPr>
            <w:tcW w:w="1216" w:type="dxa"/>
            <w:tcBorders>
              <w:top w:val="single" w:sz="4" w:space="0" w:color="auto"/>
              <w:left w:val="single" w:sz="4" w:space="0" w:color="auto"/>
              <w:bottom w:val="single" w:sz="4" w:space="0" w:color="auto"/>
              <w:right w:val="single" w:sz="4" w:space="0" w:color="auto"/>
            </w:tcBorders>
            <w:vAlign w:val="bottom"/>
          </w:tcPr>
          <w:p w14:paraId="6D015C34"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bCs/>
                <w:sz w:val="18"/>
                <w:szCs w:val="18"/>
              </w:rPr>
              <w:t>p</w:t>
            </w:r>
            <w:r>
              <w:rPr>
                <w:rFonts w:ascii="Trebuchet MS" w:hAnsi="Trebuchet MS" w:cs="Trebuchet MS"/>
                <w:bCs/>
                <w:sz w:val="18"/>
                <w:szCs w:val="18"/>
              </w:rPr>
              <w:t>ro_dis_na</w:t>
            </w:r>
            <w:proofErr w:type="spellEnd"/>
          </w:p>
        </w:tc>
        <w:tc>
          <w:tcPr>
            <w:tcW w:w="3969" w:type="dxa"/>
            <w:tcBorders>
              <w:top w:val="single" w:sz="4" w:space="0" w:color="auto"/>
              <w:left w:val="single" w:sz="4" w:space="0" w:color="auto"/>
              <w:bottom w:val="single" w:sz="4" w:space="0" w:color="auto"/>
              <w:right w:val="single" w:sz="4" w:space="0" w:color="auto"/>
            </w:tcBorders>
            <w:shd w:val="clear" w:color="auto" w:fill="auto"/>
            <w:vAlign w:val="bottom"/>
          </w:tcPr>
          <w:p w14:paraId="683B1DC4" w14:textId="77777777" w:rsidR="00CB4BEB" w:rsidRPr="00576460" w:rsidRDefault="00CB4BEB" w:rsidP="003C0924">
            <w:pPr>
              <w:rPr>
                <w:rFonts w:ascii="Trebuchet MS" w:hAnsi="Trebuchet MS"/>
                <w:sz w:val="18"/>
                <w:szCs w:val="18"/>
              </w:rPr>
            </w:pPr>
            <w:r w:rsidRPr="00576460">
              <w:rPr>
                <w:rFonts w:ascii="Trebuchet MS" w:hAnsi="Trebuchet MS" w:cs="Trebuchet MS"/>
                <w:sz w:val="18"/>
                <w:szCs w:val="18"/>
              </w:rPr>
              <w:t>Prognose- og statistik d</w:t>
            </w:r>
            <w:r w:rsidRPr="00576460">
              <w:rPr>
                <w:rFonts w:ascii="Trebuchet MS" w:hAnsi="Trebuchet MS"/>
                <w:sz w:val="18"/>
                <w:szCs w:val="18"/>
              </w:rPr>
              <w:t>istrikts navn</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3EF1D12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5DF2978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3EAC946D"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F</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bottom"/>
          </w:tcPr>
          <w:p w14:paraId="7DC6E6C5"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Selsmoseskolen</w:t>
            </w:r>
            <w:proofErr w:type="spellEnd"/>
          </w:p>
        </w:tc>
      </w:tr>
      <w:tr w:rsidR="00CB4BEB" w:rsidRPr="00576460" w14:paraId="58343A4F" w14:textId="77777777" w:rsidTr="003C0924">
        <w:trPr>
          <w:trHeight w:hRule="exact" w:val="255"/>
        </w:trPr>
        <w:tc>
          <w:tcPr>
            <w:tcW w:w="2181" w:type="dxa"/>
            <w:tcBorders>
              <w:top w:val="single" w:sz="4" w:space="0" w:color="auto"/>
              <w:left w:val="single" w:sz="4" w:space="0" w:color="auto"/>
              <w:bottom w:val="single" w:sz="4" w:space="0" w:color="auto"/>
              <w:right w:val="single" w:sz="4" w:space="0" w:color="auto"/>
            </w:tcBorders>
            <w:shd w:val="clear" w:color="auto" w:fill="E6E6E6"/>
            <w:vAlign w:val="bottom"/>
          </w:tcPr>
          <w:p w14:paraId="7CD7785C" w14:textId="77777777" w:rsidR="00CB4BEB" w:rsidRPr="00576460" w:rsidRDefault="00CB4BEB" w:rsidP="003C0924">
            <w:pPr>
              <w:rPr>
                <w:rFonts w:ascii="Trebuchet MS" w:hAnsi="Trebuchet MS"/>
                <w:sz w:val="18"/>
                <w:szCs w:val="18"/>
              </w:rPr>
            </w:pPr>
            <w:proofErr w:type="spellStart"/>
            <w:r w:rsidRPr="00576460">
              <w:rPr>
                <w:rFonts w:ascii="Trebuchet MS" w:hAnsi="Trebuchet MS"/>
                <w:sz w:val="18"/>
                <w:szCs w:val="18"/>
              </w:rPr>
              <w:t>prog_distrikt_type_kode</w:t>
            </w:r>
            <w:proofErr w:type="spellEnd"/>
          </w:p>
        </w:tc>
        <w:tc>
          <w:tcPr>
            <w:tcW w:w="1216" w:type="dxa"/>
            <w:tcBorders>
              <w:top w:val="single" w:sz="4" w:space="0" w:color="auto"/>
              <w:left w:val="single" w:sz="4" w:space="0" w:color="auto"/>
              <w:bottom w:val="single" w:sz="4" w:space="0" w:color="auto"/>
              <w:right w:val="single" w:sz="4" w:space="0" w:color="auto"/>
            </w:tcBorders>
            <w:vAlign w:val="bottom"/>
          </w:tcPr>
          <w:p w14:paraId="71316A63" w14:textId="77777777" w:rsidR="00CB4BEB" w:rsidRPr="00576460" w:rsidRDefault="00CB4BEB" w:rsidP="003C0924">
            <w:pPr>
              <w:rPr>
                <w:rFonts w:ascii="Trebuchet MS" w:hAnsi="Trebuchet MS"/>
                <w:sz w:val="18"/>
                <w:szCs w:val="18"/>
              </w:rPr>
            </w:pPr>
            <w:proofErr w:type="spellStart"/>
            <w:r w:rsidRPr="00576460">
              <w:rPr>
                <w:rFonts w:ascii="Trebuchet MS" w:hAnsi="Trebuchet MS"/>
                <w:sz w:val="18"/>
                <w:szCs w:val="18"/>
              </w:rPr>
              <w:t>p</w:t>
            </w:r>
            <w:r>
              <w:rPr>
                <w:rFonts w:ascii="Trebuchet MS" w:hAnsi="Trebuchet MS"/>
                <w:sz w:val="18"/>
                <w:szCs w:val="18"/>
              </w:rPr>
              <w:t>ro_di_ty_k</w:t>
            </w:r>
            <w:proofErr w:type="spellEnd"/>
          </w:p>
        </w:tc>
        <w:tc>
          <w:tcPr>
            <w:tcW w:w="3969" w:type="dxa"/>
            <w:tcBorders>
              <w:top w:val="single" w:sz="4" w:space="0" w:color="auto"/>
              <w:left w:val="single" w:sz="4" w:space="0" w:color="auto"/>
              <w:bottom w:val="single" w:sz="4" w:space="0" w:color="auto"/>
              <w:right w:val="single" w:sz="4" w:space="0" w:color="auto"/>
            </w:tcBorders>
            <w:shd w:val="clear" w:color="auto" w:fill="auto"/>
            <w:vAlign w:val="bottom"/>
          </w:tcPr>
          <w:p w14:paraId="0FCB59AB" w14:textId="0A00449C" w:rsidR="00CB4BEB" w:rsidRPr="00576460" w:rsidRDefault="00CB4BEB" w:rsidP="003C0924">
            <w:pPr>
              <w:rPr>
                <w:rFonts w:ascii="Trebuchet MS" w:hAnsi="Trebuchet MS"/>
                <w:sz w:val="18"/>
                <w:szCs w:val="18"/>
              </w:rPr>
            </w:pPr>
            <w:r w:rsidRPr="00576460">
              <w:rPr>
                <w:rFonts w:ascii="Trebuchet MS" w:hAnsi="Trebuchet MS"/>
                <w:sz w:val="18"/>
                <w:szCs w:val="18"/>
              </w:rPr>
              <w:t>Kode for p</w:t>
            </w:r>
            <w:r w:rsidRPr="00576460">
              <w:rPr>
                <w:rFonts w:ascii="Trebuchet MS" w:hAnsi="Trebuchet MS" w:cs="Trebuchet MS"/>
                <w:sz w:val="18"/>
                <w:szCs w:val="18"/>
              </w:rPr>
              <w:t>rognose- og statistik d</w:t>
            </w:r>
            <w:r w:rsidRPr="00576460">
              <w:rPr>
                <w:rFonts w:ascii="Trebuchet MS" w:hAnsi="Trebuchet MS"/>
                <w:sz w:val="18"/>
                <w:szCs w:val="18"/>
              </w:rPr>
              <w:t>istrikt</w:t>
            </w:r>
            <w:r w:rsidR="00A92816">
              <w:rPr>
                <w:rFonts w:ascii="Trebuchet MS" w:hAnsi="Trebuchet MS"/>
                <w:sz w:val="18"/>
                <w:szCs w:val="18"/>
              </w:rPr>
              <w:t>s</w:t>
            </w:r>
            <w:r w:rsidRPr="00576460">
              <w:rPr>
                <w:rFonts w:ascii="Trebuchet MS" w:hAnsi="Trebuchet MS"/>
                <w:sz w:val="18"/>
                <w:szCs w:val="18"/>
              </w:rPr>
              <w:t>type</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073BB8C9"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Heltal</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192CAB52"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1-99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1B53A62"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O</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bottom"/>
          </w:tcPr>
          <w:p w14:paraId="008DBA64"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11</w:t>
            </w:r>
          </w:p>
        </w:tc>
      </w:tr>
      <w:tr w:rsidR="00CB4BEB" w:rsidRPr="00576460" w14:paraId="4A6F74DE" w14:textId="77777777" w:rsidTr="003C0924">
        <w:trPr>
          <w:trHeight w:hRule="exact" w:val="255"/>
        </w:trPr>
        <w:tc>
          <w:tcPr>
            <w:tcW w:w="2181" w:type="dxa"/>
            <w:tcBorders>
              <w:top w:val="single" w:sz="4" w:space="0" w:color="auto"/>
              <w:left w:val="single" w:sz="4" w:space="0" w:color="auto"/>
              <w:bottom w:val="nil"/>
              <w:right w:val="single" w:sz="4" w:space="0" w:color="auto"/>
            </w:tcBorders>
            <w:shd w:val="clear" w:color="auto" w:fill="99CCFF"/>
            <w:vAlign w:val="bottom"/>
          </w:tcPr>
          <w:p w14:paraId="66ADDA71" w14:textId="77777777" w:rsidR="00CB4BEB" w:rsidRPr="00576460" w:rsidRDefault="00CB4BEB" w:rsidP="003C0924">
            <w:pPr>
              <w:rPr>
                <w:rFonts w:ascii="Trebuchet MS" w:hAnsi="Trebuchet MS"/>
                <w:sz w:val="18"/>
                <w:szCs w:val="18"/>
              </w:rPr>
            </w:pPr>
            <w:proofErr w:type="spellStart"/>
            <w:r w:rsidRPr="00576460">
              <w:rPr>
                <w:rFonts w:ascii="Trebuchet MS" w:hAnsi="Trebuchet MS"/>
                <w:sz w:val="18"/>
                <w:szCs w:val="18"/>
              </w:rPr>
              <w:t>prog_distrikt_type</w:t>
            </w:r>
            <w:proofErr w:type="spellEnd"/>
          </w:p>
        </w:tc>
        <w:tc>
          <w:tcPr>
            <w:tcW w:w="1216" w:type="dxa"/>
            <w:tcBorders>
              <w:top w:val="single" w:sz="4" w:space="0" w:color="auto"/>
              <w:left w:val="single" w:sz="4" w:space="0" w:color="auto"/>
              <w:bottom w:val="nil"/>
              <w:right w:val="single" w:sz="4" w:space="0" w:color="auto"/>
            </w:tcBorders>
            <w:shd w:val="clear" w:color="auto" w:fill="99CCFF"/>
            <w:vAlign w:val="bottom"/>
          </w:tcPr>
          <w:p w14:paraId="36A1FC04"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sz w:val="18"/>
                <w:szCs w:val="18"/>
              </w:rPr>
              <w:t>p</w:t>
            </w:r>
            <w:r>
              <w:rPr>
                <w:rFonts w:ascii="Trebuchet MS" w:hAnsi="Trebuchet MS"/>
                <w:sz w:val="18"/>
                <w:szCs w:val="18"/>
              </w:rPr>
              <w:t>ro_di_ty</w:t>
            </w:r>
            <w:proofErr w:type="spellEnd"/>
          </w:p>
        </w:tc>
        <w:tc>
          <w:tcPr>
            <w:tcW w:w="3969" w:type="dxa"/>
            <w:tcBorders>
              <w:top w:val="single" w:sz="4" w:space="0" w:color="auto"/>
              <w:left w:val="single" w:sz="4" w:space="0" w:color="auto"/>
              <w:bottom w:val="nil"/>
              <w:right w:val="single" w:sz="4" w:space="0" w:color="auto"/>
            </w:tcBorders>
            <w:shd w:val="clear" w:color="auto" w:fill="99CCFF"/>
            <w:vAlign w:val="bottom"/>
          </w:tcPr>
          <w:p w14:paraId="7F4DEC8E" w14:textId="682FBA05" w:rsidR="00CB4BEB" w:rsidRPr="00576460" w:rsidRDefault="00CB4BEB" w:rsidP="003C0924">
            <w:pPr>
              <w:rPr>
                <w:rFonts w:ascii="Trebuchet MS" w:hAnsi="Trebuchet MS"/>
                <w:sz w:val="18"/>
                <w:szCs w:val="18"/>
              </w:rPr>
            </w:pPr>
            <w:r w:rsidRPr="00576460">
              <w:rPr>
                <w:rFonts w:ascii="Trebuchet MS" w:hAnsi="Trebuchet MS" w:cs="Trebuchet MS"/>
                <w:sz w:val="18"/>
                <w:szCs w:val="18"/>
              </w:rPr>
              <w:t>Prognose- og statistik d</w:t>
            </w:r>
            <w:r w:rsidRPr="00576460">
              <w:rPr>
                <w:rFonts w:ascii="Trebuchet MS" w:hAnsi="Trebuchet MS"/>
                <w:sz w:val="18"/>
                <w:szCs w:val="18"/>
              </w:rPr>
              <w:t>istrikt</w:t>
            </w:r>
            <w:r w:rsidR="00A92816">
              <w:rPr>
                <w:rFonts w:ascii="Trebuchet MS" w:hAnsi="Trebuchet MS"/>
                <w:sz w:val="18"/>
                <w:szCs w:val="18"/>
              </w:rPr>
              <w:t>s</w:t>
            </w:r>
            <w:r w:rsidRPr="00576460">
              <w:rPr>
                <w:rFonts w:ascii="Trebuchet MS" w:hAnsi="Trebuchet MS"/>
                <w:sz w:val="18"/>
                <w:szCs w:val="18"/>
              </w:rPr>
              <w:t>type</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6B79123F"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99CCFF"/>
            <w:vAlign w:val="bottom"/>
          </w:tcPr>
          <w:p w14:paraId="1EBDF519"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0-128 tegn</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78707D72"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S</w:t>
            </w:r>
          </w:p>
        </w:tc>
        <w:tc>
          <w:tcPr>
            <w:tcW w:w="2126" w:type="dxa"/>
            <w:tcBorders>
              <w:top w:val="single" w:sz="4" w:space="0" w:color="auto"/>
              <w:left w:val="single" w:sz="4" w:space="0" w:color="auto"/>
              <w:bottom w:val="nil"/>
              <w:right w:val="single" w:sz="4" w:space="0" w:color="auto"/>
            </w:tcBorders>
            <w:shd w:val="clear" w:color="auto" w:fill="99CCFF"/>
            <w:vAlign w:val="bottom"/>
          </w:tcPr>
          <w:p w14:paraId="0E89758E" w14:textId="77777777" w:rsidR="00CB4BEB" w:rsidRPr="00786299" w:rsidRDefault="00CB4BEB" w:rsidP="003C0924">
            <w:pPr>
              <w:rPr>
                <w:rFonts w:ascii="Trebuchet MS" w:hAnsi="Trebuchet MS" w:cs="Trebuchet MS"/>
                <w:sz w:val="18"/>
                <w:szCs w:val="18"/>
              </w:rPr>
            </w:pPr>
            <w:r w:rsidRPr="00786299">
              <w:rPr>
                <w:rFonts w:ascii="Trebuchet MS" w:hAnsi="Trebuchet MS"/>
                <w:sz w:val="18"/>
                <w:szCs w:val="18"/>
              </w:rPr>
              <w:t>Basisdistrikt</w:t>
            </w:r>
          </w:p>
        </w:tc>
      </w:tr>
      <w:tr w:rsidR="00CB4BEB" w:rsidRPr="00576460" w14:paraId="4DF24456" w14:textId="77777777" w:rsidTr="003C0924">
        <w:trPr>
          <w:trHeight w:hRule="exact" w:val="255"/>
        </w:trPr>
        <w:tc>
          <w:tcPr>
            <w:tcW w:w="2181" w:type="dxa"/>
            <w:tcBorders>
              <w:top w:val="single" w:sz="4" w:space="0" w:color="auto"/>
              <w:left w:val="single" w:sz="4" w:space="0" w:color="auto"/>
              <w:bottom w:val="single" w:sz="4" w:space="0" w:color="auto"/>
              <w:right w:val="single" w:sz="4" w:space="0" w:color="auto"/>
            </w:tcBorders>
            <w:shd w:val="clear" w:color="auto" w:fill="97DDBA"/>
            <w:vAlign w:val="bottom"/>
          </w:tcPr>
          <w:p w14:paraId="30E34FE7"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sagsnr</w:t>
            </w:r>
            <w:proofErr w:type="spellEnd"/>
          </w:p>
        </w:tc>
        <w:tc>
          <w:tcPr>
            <w:tcW w:w="1216" w:type="dxa"/>
            <w:tcBorders>
              <w:top w:val="single" w:sz="4" w:space="0" w:color="auto"/>
              <w:left w:val="single" w:sz="4" w:space="0" w:color="auto"/>
              <w:bottom w:val="single" w:sz="4" w:space="0" w:color="auto"/>
              <w:right w:val="single" w:sz="4" w:space="0" w:color="auto"/>
            </w:tcBorders>
            <w:shd w:val="clear" w:color="auto" w:fill="97DDBA"/>
          </w:tcPr>
          <w:p w14:paraId="1B7D0FEF" w14:textId="77777777" w:rsidR="00CB4BEB" w:rsidRPr="00576460" w:rsidRDefault="00CB4BEB" w:rsidP="003C0924">
            <w:pPr>
              <w:rPr>
                <w:rFonts w:ascii="Trebuchet MS" w:hAnsi="Trebuchet MS" w:cs="Trebuchet MS"/>
                <w:sz w:val="18"/>
                <w:szCs w:val="18"/>
              </w:rPr>
            </w:pPr>
          </w:p>
        </w:tc>
        <w:tc>
          <w:tcPr>
            <w:tcW w:w="10206"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7D9147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3D8F1DE5" w14:textId="77777777" w:rsidTr="003C0924">
        <w:trPr>
          <w:trHeight w:hRule="exact" w:val="255"/>
        </w:trPr>
        <w:tc>
          <w:tcPr>
            <w:tcW w:w="2181" w:type="dxa"/>
            <w:tcBorders>
              <w:top w:val="single" w:sz="4" w:space="0" w:color="auto"/>
              <w:left w:val="single" w:sz="4" w:space="0" w:color="auto"/>
              <w:bottom w:val="single" w:sz="4" w:space="0" w:color="auto"/>
              <w:right w:val="single" w:sz="4" w:space="0" w:color="auto"/>
            </w:tcBorders>
            <w:shd w:val="clear" w:color="auto" w:fill="97DDBA"/>
            <w:vAlign w:val="bottom"/>
          </w:tcPr>
          <w:p w14:paraId="623478CC"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link</w:t>
            </w:r>
          </w:p>
        </w:tc>
        <w:tc>
          <w:tcPr>
            <w:tcW w:w="1216" w:type="dxa"/>
            <w:tcBorders>
              <w:top w:val="single" w:sz="4" w:space="0" w:color="auto"/>
              <w:left w:val="single" w:sz="4" w:space="0" w:color="auto"/>
              <w:bottom w:val="single" w:sz="4" w:space="0" w:color="auto"/>
              <w:right w:val="single" w:sz="4" w:space="0" w:color="auto"/>
            </w:tcBorders>
            <w:shd w:val="clear" w:color="auto" w:fill="97DDBA"/>
          </w:tcPr>
          <w:p w14:paraId="120B16FC" w14:textId="77777777" w:rsidR="00CB4BEB" w:rsidRPr="00576460" w:rsidRDefault="00CB4BEB" w:rsidP="003C0924">
            <w:pPr>
              <w:rPr>
                <w:rFonts w:ascii="Trebuchet MS" w:hAnsi="Trebuchet MS" w:cs="Trebuchet MS"/>
                <w:sz w:val="18"/>
                <w:szCs w:val="18"/>
              </w:rPr>
            </w:pPr>
          </w:p>
        </w:tc>
        <w:tc>
          <w:tcPr>
            <w:tcW w:w="10206"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E7D721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1D5EFCD0" w14:textId="77777777" w:rsidTr="003C0924">
        <w:trPr>
          <w:trHeight w:hRule="exact" w:val="255"/>
        </w:trPr>
        <w:tc>
          <w:tcPr>
            <w:tcW w:w="13603" w:type="dxa"/>
            <w:gridSpan w:val="7"/>
            <w:tcBorders>
              <w:top w:val="single" w:sz="4" w:space="0" w:color="auto"/>
              <w:left w:val="nil"/>
              <w:bottom w:val="nil"/>
              <w:right w:val="nil"/>
            </w:tcBorders>
            <w:shd w:val="clear" w:color="auto" w:fill="99CCFF"/>
            <w:vAlign w:val="bottom"/>
          </w:tcPr>
          <w:p w14:paraId="367ABAD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i/>
                <w:iCs/>
                <w:sz w:val="18"/>
                <w:szCs w:val="18"/>
              </w:rPr>
              <w:t>Felter markeret med blå er temaspecifikke opslagstabeller, der indeholder oversættelser af koder i andre felter.</w:t>
            </w:r>
          </w:p>
        </w:tc>
      </w:tr>
      <w:tr w:rsidR="00CB4BEB" w:rsidRPr="00576460" w14:paraId="31F18236" w14:textId="77777777" w:rsidTr="003C0924">
        <w:trPr>
          <w:trHeight w:hRule="exact" w:val="255"/>
        </w:trPr>
        <w:tc>
          <w:tcPr>
            <w:tcW w:w="13603" w:type="dxa"/>
            <w:gridSpan w:val="7"/>
            <w:tcBorders>
              <w:top w:val="nil"/>
              <w:left w:val="nil"/>
              <w:bottom w:val="nil"/>
              <w:right w:val="nil"/>
            </w:tcBorders>
            <w:shd w:val="clear" w:color="auto" w:fill="97DDBA"/>
            <w:vAlign w:val="center"/>
          </w:tcPr>
          <w:p w14:paraId="6015733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191D0FCF" w14:textId="77777777" w:rsidR="00CB4BEB" w:rsidRPr="00576460" w:rsidRDefault="00CB4BEB" w:rsidP="00CB4BEB">
      <w:pPr>
        <w:pStyle w:val="Overskrift6"/>
      </w:pPr>
      <w:r w:rsidRPr="00576460">
        <w:t xml:space="preserve">5.8.14.1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76460" w14:paraId="2A21E211" w14:textId="77777777" w:rsidTr="003C0924">
        <w:trPr>
          <w:trHeight w:hRule="exact" w:val="255"/>
        </w:trPr>
        <w:tc>
          <w:tcPr>
            <w:tcW w:w="2235" w:type="dxa"/>
            <w:shd w:val="clear" w:color="auto" w:fill="D9D9D9"/>
            <w:vAlign w:val="bottom"/>
          </w:tcPr>
          <w:p w14:paraId="0AF448E7"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Metadataelement</w:t>
            </w:r>
          </w:p>
        </w:tc>
        <w:tc>
          <w:tcPr>
            <w:tcW w:w="11340" w:type="dxa"/>
            <w:shd w:val="clear" w:color="auto" w:fill="D9D9D9"/>
            <w:vAlign w:val="bottom"/>
          </w:tcPr>
          <w:p w14:paraId="589D6B15"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39DB5DC1" w14:textId="77777777" w:rsidTr="003C0924">
        <w:trPr>
          <w:trHeight w:hRule="exact" w:val="255"/>
        </w:trPr>
        <w:tc>
          <w:tcPr>
            <w:tcW w:w="2235" w:type="dxa"/>
            <w:shd w:val="clear" w:color="auto" w:fill="E0E0E0"/>
            <w:vAlign w:val="bottom"/>
          </w:tcPr>
          <w:p w14:paraId="70EA6D0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Temanavn</w:t>
            </w:r>
          </w:p>
        </w:tc>
        <w:tc>
          <w:tcPr>
            <w:tcW w:w="11340" w:type="dxa"/>
            <w:shd w:val="clear" w:color="auto" w:fill="FFFFFF"/>
            <w:vAlign w:val="bottom"/>
          </w:tcPr>
          <w:p w14:paraId="6C66ABD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Prognose- og statistik distrikter</w:t>
            </w:r>
          </w:p>
        </w:tc>
      </w:tr>
      <w:tr w:rsidR="00CB4BEB" w:rsidRPr="00576460" w14:paraId="07B2037A" w14:textId="77777777" w:rsidTr="003C0924">
        <w:trPr>
          <w:trHeight w:hRule="exact" w:val="255"/>
        </w:trPr>
        <w:tc>
          <w:tcPr>
            <w:tcW w:w="2235" w:type="dxa"/>
            <w:shd w:val="clear" w:color="auto" w:fill="E0E0E0"/>
            <w:vAlign w:val="bottom"/>
          </w:tcPr>
          <w:p w14:paraId="2FA8785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Temakode</w:t>
            </w:r>
          </w:p>
        </w:tc>
        <w:tc>
          <w:tcPr>
            <w:tcW w:w="11340" w:type="dxa"/>
            <w:shd w:val="clear" w:color="auto" w:fill="FFFFFF"/>
            <w:vAlign w:val="bottom"/>
          </w:tcPr>
          <w:p w14:paraId="6D1CDF5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5713</w:t>
            </w:r>
          </w:p>
        </w:tc>
      </w:tr>
      <w:tr w:rsidR="00CB4BEB" w:rsidRPr="00576460" w14:paraId="68DEF90A" w14:textId="77777777" w:rsidTr="003C0924">
        <w:trPr>
          <w:trHeight w:hRule="exact" w:val="255"/>
        </w:trPr>
        <w:tc>
          <w:tcPr>
            <w:tcW w:w="2235" w:type="dxa"/>
            <w:shd w:val="clear" w:color="auto" w:fill="E0E0E0"/>
            <w:vAlign w:val="bottom"/>
          </w:tcPr>
          <w:p w14:paraId="533C093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Definition</w:t>
            </w:r>
          </w:p>
        </w:tc>
        <w:tc>
          <w:tcPr>
            <w:tcW w:w="11340" w:type="dxa"/>
            <w:shd w:val="clear" w:color="auto" w:fill="FFFFFF"/>
            <w:vAlign w:val="bottom"/>
          </w:tcPr>
          <w:p w14:paraId="4139FE56"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Kommunens egne distrikter.</w:t>
            </w:r>
          </w:p>
        </w:tc>
      </w:tr>
      <w:tr w:rsidR="00CB4BEB" w:rsidRPr="00576460" w14:paraId="694DB7D6" w14:textId="77777777" w:rsidTr="003C0924">
        <w:trPr>
          <w:trHeight w:val="510"/>
        </w:trPr>
        <w:tc>
          <w:tcPr>
            <w:tcW w:w="2235" w:type="dxa"/>
            <w:shd w:val="clear" w:color="auto" w:fill="E0E0E0"/>
            <w:vAlign w:val="center"/>
          </w:tcPr>
          <w:p w14:paraId="4D04DFA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Beskrivelse</w:t>
            </w:r>
          </w:p>
        </w:tc>
        <w:tc>
          <w:tcPr>
            <w:tcW w:w="11340" w:type="dxa"/>
            <w:shd w:val="clear" w:color="auto" w:fill="FFFFFF"/>
            <w:vAlign w:val="center"/>
          </w:tcPr>
          <w:p w14:paraId="4F040C03"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 xml:space="preserve">Visualisering af distrikter i forhold til skel, adresser mm. og grundlag for stedbestemt dataanalyser. Temaet er tænkt anvendt på tværs i forvaltningen. </w:t>
            </w:r>
          </w:p>
        </w:tc>
      </w:tr>
      <w:tr w:rsidR="00CB4BEB" w:rsidRPr="00576460" w14:paraId="0527D09A" w14:textId="77777777" w:rsidTr="003C0924">
        <w:trPr>
          <w:trHeight w:hRule="exact" w:val="255"/>
        </w:trPr>
        <w:tc>
          <w:tcPr>
            <w:tcW w:w="2235" w:type="dxa"/>
            <w:shd w:val="clear" w:color="auto" w:fill="E0E0E0"/>
            <w:vAlign w:val="bottom"/>
          </w:tcPr>
          <w:p w14:paraId="65928A65"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Formaal</w:t>
            </w:r>
            <w:proofErr w:type="spellEnd"/>
            <w:r w:rsidRPr="00576460">
              <w:rPr>
                <w:rFonts w:ascii="Trebuchet MS" w:hAnsi="Trebuchet MS" w:cs="Trebuchet MS"/>
                <w:sz w:val="18"/>
                <w:szCs w:val="18"/>
              </w:rPr>
              <w:t xml:space="preserve"> </w:t>
            </w:r>
          </w:p>
        </w:tc>
        <w:tc>
          <w:tcPr>
            <w:tcW w:w="11340" w:type="dxa"/>
            <w:shd w:val="clear" w:color="auto" w:fill="FFFFFF"/>
            <w:vAlign w:val="bottom"/>
          </w:tcPr>
          <w:p w14:paraId="41D435FC"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Vise hvor grænserne går i prognosedistrikterne og kunne benytte dem til analysegrundlag.</w:t>
            </w:r>
          </w:p>
        </w:tc>
      </w:tr>
      <w:tr w:rsidR="00CB4BEB" w:rsidRPr="00576460" w14:paraId="2671463A" w14:textId="77777777" w:rsidTr="003C0924">
        <w:trPr>
          <w:trHeight w:hRule="exact" w:val="255"/>
        </w:trPr>
        <w:tc>
          <w:tcPr>
            <w:tcW w:w="2235" w:type="dxa"/>
            <w:shd w:val="clear" w:color="auto" w:fill="E0E0E0"/>
            <w:vAlign w:val="bottom"/>
          </w:tcPr>
          <w:p w14:paraId="637A656E"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Noegleord_hovedgruppe</w:t>
            </w:r>
            <w:proofErr w:type="spellEnd"/>
          </w:p>
        </w:tc>
        <w:tc>
          <w:tcPr>
            <w:tcW w:w="11340" w:type="dxa"/>
            <w:shd w:val="clear" w:color="auto" w:fill="FFFFFF"/>
            <w:vAlign w:val="bottom"/>
          </w:tcPr>
          <w:p w14:paraId="699223B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Administrative enheder</w:t>
            </w:r>
          </w:p>
        </w:tc>
      </w:tr>
      <w:tr w:rsidR="00CB4BEB" w:rsidRPr="00576460" w14:paraId="07ED137F" w14:textId="77777777" w:rsidTr="003C0924">
        <w:trPr>
          <w:trHeight w:hRule="exact" w:val="255"/>
        </w:trPr>
        <w:tc>
          <w:tcPr>
            <w:tcW w:w="2235" w:type="dxa"/>
            <w:shd w:val="clear" w:color="auto" w:fill="E0E0E0"/>
            <w:vAlign w:val="center"/>
          </w:tcPr>
          <w:p w14:paraId="629FE6A0"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Noegle_ord</w:t>
            </w:r>
            <w:proofErr w:type="spellEnd"/>
          </w:p>
        </w:tc>
        <w:tc>
          <w:tcPr>
            <w:tcW w:w="11340" w:type="dxa"/>
            <w:shd w:val="clear" w:color="auto" w:fill="FFFFFF"/>
            <w:vAlign w:val="center"/>
          </w:tcPr>
          <w:p w14:paraId="2B5F73E0" w14:textId="77777777" w:rsidR="00CB4BEB" w:rsidRPr="00576460" w:rsidRDefault="00CB4BEB" w:rsidP="00A92816">
            <w:pPr>
              <w:rPr>
                <w:rFonts w:ascii="Trebuchet MS" w:hAnsi="Trebuchet MS" w:cs="Trebuchet MS"/>
                <w:sz w:val="18"/>
                <w:szCs w:val="18"/>
              </w:rPr>
            </w:pPr>
            <w:r w:rsidRPr="00A92816">
              <w:rPr>
                <w:rFonts w:ascii="Trebuchet MS" w:hAnsi="Trebuchet MS" w:cs="Trebuchet MS"/>
                <w:sz w:val="18"/>
                <w:szCs w:val="18"/>
              </w:rPr>
              <w:t>Statistik, befolkningsprognose</w:t>
            </w:r>
          </w:p>
        </w:tc>
      </w:tr>
      <w:tr w:rsidR="00CB4BEB" w:rsidRPr="00576460" w14:paraId="7C26BB89" w14:textId="77777777" w:rsidTr="003C0924">
        <w:trPr>
          <w:trHeight w:hRule="exact" w:val="255"/>
        </w:trPr>
        <w:tc>
          <w:tcPr>
            <w:tcW w:w="2235" w:type="dxa"/>
            <w:shd w:val="clear" w:color="auto" w:fill="E0E0E0"/>
            <w:vAlign w:val="bottom"/>
          </w:tcPr>
          <w:p w14:paraId="2D11AEA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lastRenderedPageBreak/>
              <w:t>Geometri type</w:t>
            </w:r>
          </w:p>
        </w:tc>
        <w:tc>
          <w:tcPr>
            <w:tcW w:w="11340" w:type="dxa"/>
            <w:shd w:val="clear" w:color="auto" w:fill="FFFFFF"/>
            <w:vAlign w:val="bottom"/>
          </w:tcPr>
          <w:p w14:paraId="1A66FDE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Flade</w:t>
            </w:r>
          </w:p>
        </w:tc>
      </w:tr>
      <w:tr w:rsidR="00CB4BEB" w:rsidRPr="00576460" w14:paraId="7623C03B" w14:textId="77777777" w:rsidTr="003C0924">
        <w:trPr>
          <w:trHeight w:hRule="exact" w:val="255"/>
        </w:trPr>
        <w:tc>
          <w:tcPr>
            <w:tcW w:w="2235" w:type="dxa"/>
            <w:shd w:val="clear" w:color="auto" w:fill="E0E0E0"/>
            <w:vAlign w:val="bottom"/>
          </w:tcPr>
          <w:p w14:paraId="74F5814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Lovgrundlag</w:t>
            </w:r>
          </w:p>
        </w:tc>
        <w:tc>
          <w:tcPr>
            <w:tcW w:w="11340" w:type="dxa"/>
            <w:shd w:val="clear" w:color="auto" w:fill="FFFFFF"/>
            <w:vAlign w:val="bottom"/>
          </w:tcPr>
          <w:p w14:paraId="096EAE5C" w14:textId="77777777" w:rsidR="00CB4BEB" w:rsidRPr="00576460" w:rsidRDefault="00CB4BEB" w:rsidP="003C0924">
            <w:pPr>
              <w:rPr>
                <w:rFonts w:ascii="Trebuchet MS" w:hAnsi="Trebuchet MS" w:cs="Trebuchet MS"/>
                <w:sz w:val="18"/>
                <w:szCs w:val="18"/>
              </w:rPr>
            </w:pPr>
          </w:p>
        </w:tc>
      </w:tr>
      <w:tr w:rsidR="00CB4BEB" w:rsidRPr="00576460" w14:paraId="0F452E30" w14:textId="77777777" w:rsidTr="003C0924">
        <w:trPr>
          <w:trHeight w:hRule="exact" w:val="255"/>
        </w:trPr>
        <w:tc>
          <w:tcPr>
            <w:tcW w:w="2235" w:type="dxa"/>
            <w:shd w:val="clear" w:color="auto" w:fill="E0E0E0"/>
            <w:vAlign w:val="bottom"/>
          </w:tcPr>
          <w:p w14:paraId="54929C35"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KLE_koder</w:t>
            </w:r>
            <w:proofErr w:type="spellEnd"/>
          </w:p>
        </w:tc>
        <w:tc>
          <w:tcPr>
            <w:tcW w:w="11340" w:type="dxa"/>
            <w:shd w:val="clear" w:color="auto" w:fill="FFFFFF"/>
            <w:vAlign w:val="bottom"/>
          </w:tcPr>
          <w:p w14:paraId="177F7200" w14:textId="77777777" w:rsidR="00CB4BEB" w:rsidRPr="00576460" w:rsidRDefault="00CB4BEB" w:rsidP="003C0924">
            <w:pPr>
              <w:rPr>
                <w:rFonts w:ascii="Trebuchet MS" w:hAnsi="Trebuchet MS" w:cs="Trebuchet MS"/>
                <w:sz w:val="18"/>
                <w:szCs w:val="18"/>
              </w:rPr>
            </w:pPr>
            <w:r w:rsidRPr="00A92816">
              <w:rPr>
                <w:rFonts w:ascii="Trebuchet MS" w:hAnsi="Trebuchet MS" w:cs="Trebuchet MS"/>
                <w:sz w:val="18"/>
                <w:szCs w:val="18"/>
              </w:rPr>
              <w:t>01.02.05</w:t>
            </w:r>
          </w:p>
        </w:tc>
      </w:tr>
    </w:tbl>
    <w:p w14:paraId="6C09A626" w14:textId="77777777" w:rsidR="00CB4BEB" w:rsidRPr="00576460" w:rsidRDefault="00CB4BEB" w:rsidP="00CB4BEB">
      <w:pPr>
        <w:pStyle w:val="Overskrift6"/>
      </w:pPr>
      <w:r w:rsidRPr="00576460">
        <w:t>5.8.14.2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3"/>
        <w:gridCol w:w="8983"/>
      </w:tblGrid>
      <w:tr w:rsidR="00CB4BEB" w:rsidRPr="00576460" w14:paraId="08F91097" w14:textId="77777777" w:rsidTr="003C0924">
        <w:tc>
          <w:tcPr>
            <w:tcW w:w="4503" w:type="dxa"/>
            <w:shd w:val="clear" w:color="auto" w:fill="D9D9D9"/>
            <w:vAlign w:val="center"/>
          </w:tcPr>
          <w:p w14:paraId="49380148"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Emne</w:t>
            </w:r>
          </w:p>
        </w:tc>
        <w:tc>
          <w:tcPr>
            <w:tcW w:w="9149" w:type="dxa"/>
            <w:shd w:val="clear" w:color="auto" w:fill="D9D9D9"/>
            <w:vAlign w:val="center"/>
          </w:tcPr>
          <w:p w14:paraId="0495FC34"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185BE045" w14:textId="77777777" w:rsidTr="003C0924">
        <w:trPr>
          <w:trHeight w:val="1110"/>
        </w:trPr>
        <w:tc>
          <w:tcPr>
            <w:tcW w:w="4503" w:type="dxa"/>
            <w:shd w:val="clear" w:color="auto" w:fill="E0E0E0"/>
            <w:vAlign w:val="center"/>
          </w:tcPr>
          <w:p w14:paraId="55FE1F16"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Cs/>
                <w:sz w:val="18"/>
                <w:szCs w:val="18"/>
              </w:rPr>
              <w:t>Registreringsinstruks</w:t>
            </w:r>
          </w:p>
        </w:tc>
        <w:tc>
          <w:tcPr>
            <w:tcW w:w="9149" w:type="dxa"/>
            <w:shd w:val="clear" w:color="auto" w:fill="FFFFFF"/>
            <w:vAlign w:val="bottom"/>
          </w:tcPr>
          <w:p w14:paraId="10FB6B9B" w14:textId="0440B0BC"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Ofte forelægger distrikterne kun på papirkort med håndtegnet streger eller/og som registrering på hver enkelt adresse eller via vejlister. Ved adresse- eller vejlister registreres de på adressetema eller lignende og via farvekoder på punkterne, så indtegnes fladerne f.eks. med kopi af matrikelgeometrien, som så samles til en flade i hvert distrikt. Hvis distriktsgrænsen normalt følger vejmidten</w:t>
            </w:r>
            <w:r w:rsidR="00A92816">
              <w:rPr>
                <w:rFonts w:ascii="Trebuchet MS" w:hAnsi="Trebuchet MS" w:cs="Trebuchet MS"/>
                <w:sz w:val="18"/>
                <w:szCs w:val="18"/>
              </w:rPr>
              <w:t>,</w:t>
            </w:r>
            <w:r w:rsidRPr="00576460">
              <w:rPr>
                <w:rFonts w:ascii="Trebuchet MS" w:hAnsi="Trebuchet MS" w:cs="Trebuchet MS"/>
                <w:sz w:val="18"/>
                <w:szCs w:val="18"/>
              </w:rPr>
              <w:t xml:space="preserve"> snappes i stedet til </w:t>
            </w:r>
            <w:proofErr w:type="spellStart"/>
            <w:r w:rsidRPr="00A92816">
              <w:rPr>
                <w:rFonts w:ascii="Trebuchet MS" w:hAnsi="Trebuchet MS" w:cs="Trebuchet MS"/>
                <w:sz w:val="18"/>
                <w:szCs w:val="18"/>
              </w:rPr>
              <w:t>GeoDanmark</w:t>
            </w:r>
            <w:proofErr w:type="spellEnd"/>
            <w:r w:rsidRPr="00576460">
              <w:rPr>
                <w:rFonts w:ascii="Trebuchet MS" w:hAnsi="Trebuchet MS" w:cs="Trebuchet MS"/>
                <w:sz w:val="18"/>
                <w:szCs w:val="18"/>
              </w:rPr>
              <w:t xml:space="preserve">-vejmidten. Samlet skal dette tema dække hele kommunen. </w:t>
            </w:r>
            <w:r w:rsidRPr="00576460">
              <w:rPr>
                <w:rFonts w:ascii="Trebuchet MS" w:hAnsi="Trebuchet MS" w:cs="Trebuchet MS"/>
                <w:sz w:val="18"/>
                <w:szCs w:val="18"/>
              </w:rPr>
              <w:br/>
              <w:t>Ved Basisområder anvendes nøglefeltet som nøgle til prognosedata.</w:t>
            </w:r>
          </w:p>
        </w:tc>
      </w:tr>
      <w:tr w:rsidR="00CB4BEB" w:rsidRPr="00576460" w14:paraId="1721B83F" w14:textId="77777777" w:rsidTr="003C0924">
        <w:trPr>
          <w:trHeight w:hRule="exact" w:val="255"/>
        </w:trPr>
        <w:tc>
          <w:tcPr>
            <w:tcW w:w="4503" w:type="dxa"/>
            <w:shd w:val="clear" w:color="auto" w:fill="E0E0E0"/>
            <w:vAlign w:val="bottom"/>
          </w:tcPr>
          <w:p w14:paraId="17B76B1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Klassificering/opdeling</w:t>
            </w:r>
          </w:p>
        </w:tc>
        <w:tc>
          <w:tcPr>
            <w:tcW w:w="9149" w:type="dxa"/>
            <w:shd w:val="clear" w:color="auto" w:fill="FFFFFF"/>
            <w:vAlign w:val="bottom"/>
          </w:tcPr>
          <w:p w14:paraId="7293474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Opdeles i nummer/navn for hvert distrikt.</w:t>
            </w:r>
          </w:p>
        </w:tc>
      </w:tr>
      <w:tr w:rsidR="00CB4BEB" w:rsidRPr="00576460" w14:paraId="34AD8009" w14:textId="77777777" w:rsidTr="003C0924">
        <w:trPr>
          <w:trHeight w:hRule="exact" w:val="255"/>
        </w:trPr>
        <w:tc>
          <w:tcPr>
            <w:tcW w:w="4503" w:type="dxa"/>
            <w:shd w:val="clear" w:color="auto" w:fill="E0E0E0"/>
            <w:vAlign w:val="bottom"/>
          </w:tcPr>
          <w:p w14:paraId="03A619B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Minimum størrelser for objekt</w:t>
            </w:r>
          </w:p>
        </w:tc>
        <w:tc>
          <w:tcPr>
            <w:tcW w:w="9149" w:type="dxa"/>
            <w:shd w:val="clear" w:color="auto" w:fill="FFFFFF"/>
            <w:vAlign w:val="bottom"/>
          </w:tcPr>
          <w:p w14:paraId="16361AC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0,1 ha</w:t>
            </w:r>
          </w:p>
        </w:tc>
      </w:tr>
      <w:tr w:rsidR="00CB4BEB" w:rsidRPr="00576460" w14:paraId="24275681" w14:textId="77777777" w:rsidTr="003C0924">
        <w:trPr>
          <w:trHeight w:hRule="exact" w:val="255"/>
        </w:trPr>
        <w:tc>
          <w:tcPr>
            <w:tcW w:w="4503" w:type="dxa"/>
            <w:shd w:val="clear" w:color="auto" w:fill="E0E0E0"/>
            <w:vAlign w:val="bottom"/>
          </w:tcPr>
          <w:p w14:paraId="7F15A0E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Entydige objekter</w:t>
            </w:r>
          </w:p>
        </w:tc>
        <w:tc>
          <w:tcPr>
            <w:tcW w:w="9149" w:type="dxa"/>
            <w:shd w:val="clear" w:color="auto" w:fill="FFFFFF"/>
            <w:vAlign w:val="bottom"/>
          </w:tcPr>
          <w:p w14:paraId="7BCA8A44" w14:textId="77777777" w:rsidR="00CB4BEB" w:rsidRPr="00576460" w:rsidRDefault="00CB4BEB" w:rsidP="003C0924">
            <w:pPr>
              <w:rPr>
                <w:rFonts w:ascii="Trebuchet MS" w:hAnsi="Trebuchet MS" w:cs="Trebuchet MS"/>
                <w:sz w:val="18"/>
                <w:szCs w:val="18"/>
              </w:rPr>
            </w:pPr>
          </w:p>
        </w:tc>
      </w:tr>
      <w:tr w:rsidR="00CB4BEB" w:rsidRPr="00576460" w14:paraId="05848DC2" w14:textId="77777777" w:rsidTr="003C0924">
        <w:trPr>
          <w:trHeight w:hRule="exact" w:val="255"/>
        </w:trPr>
        <w:tc>
          <w:tcPr>
            <w:tcW w:w="4503" w:type="dxa"/>
            <w:shd w:val="clear" w:color="auto" w:fill="E0E0E0"/>
            <w:vAlign w:val="bottom"/>
          </w:tcPr>
          <w:p w14:paraId="142E59D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Geometrisk konsistens mellem objekter</w:t>
            </w:r>
          </w:p>
        </w:tc>
        <w:tc>
          <w:tcPr>
            <w:tcW w:w="9149" w:type="dxa"/>
            <w:shd w:val="clear" w:color="auto" w:fill="FFFFFF"/>
            <w:vAlign w:val="bottom"/>
          </w:tcPr>
          <w:p w14:paraId="5138A7A7"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Snap mellem fladerne, så der ikke forekommer huller eller overlap.</w:t>
            </w:r>
          </w:p>
        </w:tc>
      </w:tr>
      <w:tr w:rsidR="00CB4BEB" w:rsidRPr="00576460" w14:paraId="75D8EB38" w14:textId="77777777" w:rsidTr="003C0924">
        <w:trPr>
          <w:trHeight w:hRule="exact" w:val="255"/>
        </w:trPr>
        <w:tc>
          <w:tcPr>
            <w:tcW w:w="4503" w:type="dxa"/>
            <w:shd w:val="clear" w:color="auto" w:fill="E0E0E0"/>
            <w:vAlign w:val="bottom"/>
          </w:tcPr>
          <w:p w14:paraId="493F080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Geometrisk konsistens med objekter i andre datasæt</w:t>
            </w:r>
          </w:p>
        </w:tc>
        <w:tc>
          <w:tcPr>
            <w:tcW w:w="9149" w:type="dxa"/>
            <w:shd w:val="clear" w:color="auto" w:fill="FFFFFF"/>
            <w:vAlign w:val="bottom"/>
          </w:tcPr>
          <w:p w14:paraId="122378A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 xml:space="preserve">Matrikellodder/jordstykker eller </w:t>
            </w:r>
            <w:proofErr w:type="spellStart"/>
            <w:r w:rsidRPr="00576460">
              <w:rPr>
                <w:rFonts w:ascii="Trebuchet MS" w:hAnsi="Trebuchet MS" w:cs="Trebuchet MS"/>
                <w:sz w:val="18"/>
                <w:szCs w:val="18"/>
              </w:rPr>
              <w:t>vejmidter</w:t>
            </w:r>
            <w:proofErr w:type="spellEnd"/>
            <w:r w:rsidRPr="00576460">
              <w:rPr>
                <w:rFonts w:ascii="Trebuchet MS" w:hAnsi="Trebuchet MS" w:cs="Trebuchet MS"/>
                <w:sz w:val="18"/>
                <w:szCs w:val="18"/>
              </w:rPr>
              <w:t xml:space="preserve"> samt evt. andre distrikter fra FKG</w:t>
            </w:r>
          </w:p>
        </w:tc>
      </w:tr>
    </w:tbl>
    <w:p w14:paraId="1DC4BEE7" w14:textId="77777777" w:rsidR="00CB4BEB" w:rsidRPr="00576460" w:rsidRDefault="00CB4BEB" w:rsidP="00CB4BEB">
      <w:pPr>
        <w:pStyle w:val="Overskrift6"/>
      </w:pPr>
      <w:r w:rsidRPr="00576460">
        <w:t>5.8.14.3 Kodelister</w:t>
      </w:r>
    </w:p>
    <w:p w14:paraId="1FDC6BA0" w14:textId="77777777" w:rsidR="00CB4BEB" w:rsidRPr="00576460" w:rsidRDefault="00CB4BEB" w:rsidP="00CB4BEB">
      <w:pPr>
        <w:autoSpaceDE w:val="0"/>
        <w:autoSpaceDN w:val="0"/>
        <w:adjustRightInd w:val="0"/>
        <w:rPr>
          <w:rFonts w:ascii="Trebuchet MS" w:hAnsi="Trebuchet MS" w:cs="Trebuchet MS"/>
          <w:sz w:val="18"/>
          <w:szCs w:val="18"/>
        </w:rPr>
      </w:pPr>
      <w:r w:rsidRPr="00576460">
        <w:rPr>
          <w:rFonts w:ascii="Trebuchet MS" w:hAnsi="Trebuchet MS" w:cs="Trebuchet MS"/>
          <w:sz w:val="18"/>
          <w:szCs w:val="18"/>
        </w:rPr>
        <w:t>Kodelisterne fungerer som oversættelser mellem anvendte kodeværdier og de matchende forklarende tekster.</w:t>
      </w:r>
    </w:p>
    <w:p w14:paraId="6619AC71" w14:textId="77777777" w:rsidR="00CB4BEB" w:rsidRPr="00576460" w:rsidRDefault="00CB4BEB" w:rsidP="00CB4BEB">
      <w:pPr>
        <w:pStyle w:val="Overskrift7"/>
      </w:pPr>
      <w:r w:rsidRPr="00576460">
        <w:t xml:space="preserve">5.8.14.3.1   5713 </w:t>
      </w:r>
      <w:proofErr w:type="spellStart"/>
      <w:r w:rsidRPr="00576460">
        <w:t>Prog_distrikt_type</w:t>
      </w:r>
      <w:proofErr w:type="spellEnd"/>
      <w:r w:rsidRPr="00576460">
        <w:rPr>
          <w:rStyle w:val="TypografiOverskrift4BrugerdefineretfarveRGB0Tegn"/>
        </w:rPr>
        <w:t xml:space="preserve"> </w:t>
      </w:r>
      <w:r w:rsidRPr="00576460">
        <w:t>(d_5713_prog_distrikt_type)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99"/>
        <w:gridCol w:w="2116"/>
        <w:gridCol w:w="1488"/>
        <w:gridCol w:w="7523"/>
      </w:tblGrid>
      <w:tr w:rsidR="00CB4BEB" w:rsidRPr="00576460" w14:paraId="0627C31D" w14:textId="77777777" w:rsidTr="003C0924">
        <w:trPr>
          <w:trHeight w:hRule="exact" w:val="255"/>
        </w:trPr>
        <w:tc>
          <w:tcPr>
            <w:tcW w:w="1929" w:type="dxa"/>
            <w:tcBorders>
              <w:bottom w:val="single" w:sz="4" w:space="0" w:color="auto"/>
            </w:tcBorders>
            <w:shd w:val="clear" w:color="auto" w:fill="D9D9D9"/>
            <w:vAlign w:val="bottom"/>
          </w:tcPr>
          <w:p w14:paraId="01F96AA8" w14:textId="77777777" w:rsidR="00CB4BEB" w:rsidRPr="00576460" w:rsidRDefault="00CB4BEB" w:rsidP="003C0924">
            <w:pPr>
              <w:rPr>
                <w:rFonts w:ascii="Trebuchet MS" w:hAnsi="Trebuchet MS" w:cs="Trebuchet MS"/>
                <w:b/>
                <w:bCs/>
                <w:sz w:val="18"/>
                <w:szCs w:val="18"/>
              </w:rPr>
            </w:pPr>
            <w:proofErr w:type="spellStart"/>
            <w:r w:rsidRPr="00576460">
              <w:rPr>
                <w:rFonts w:ascii="Trebuchet MS" w:hAnsi="Trebuchet MS"/>
                <w:b/>
                <w:bCs/>
                <w:sz w:val="18"/>
                <w:szCs w:val="18"/>
              </w:rPr>
              <w:t>prog_distrikt_type_kode</w:t>
            </w:r>
            <w:proofErr w:type="spellEnd"/>
          </w:p>
        </w:tc>
        <w:tc>
          <w:tcPr>
            <w:tcW w:w="2145" w:type="dxa"/>
            <w:tcBorders>
              <w:bottom w:val="single" w:sz="4" w:space="0" w:color="auto"/>
            </w:tcBorders>
            <w:shd w:val="clear" w:color="auto" w:fill="D9D9D9"/>
            <w:vAlign w:val="bottom"/>
          </w:tcPr>
          <w:p w14:paraId="587D6F52" w14:textId="77777777" w:rsidR="00CB4BEB" w:rsidRPr="00576460" w:rsidRDefault="00CB4BEB" w:rsidP="003C0924">
            <w:pPr>
              <w:rPr>
                <w:rFonts w:ascii="Trebuchet MS" w:hAnsi="Trebuchet MS" w:cs="Trebuchet MS"/>
                <w:bCs/>
                <w:sz w:val="18"/>
                <w:szCs w:val="18"/>
              </w:rPr>
            </w:pPr>
            <w:proofErr w:type="spellStart"/>
            <w:r w:rsidRPr="00576460">
              <w:rPr>
                <w:rFonts w:ascii="Trebuchet MS" w:hAnsi="Trebuchet MS"/>
                <w:b/>
                <w:bCs/>
                <w:sz w:val="18"/>
                <w:szCs w:val="18"/>
              </w:rPr>
              <w:t>prog_distrikt_type</w:t>
            </w:r>
            <w:proofErr w:type="spellEnd"/>
          </w:p>
        </w:tc>
        <w:tc>
          <w:tcPr>
            <w:tcW w:w="1563" w:type="dxa"/>
            <w:tcBorders>
              <w:bottom w:val="single" w:sz="4" w:space="0" w:color="auto"/>
            </w:tcBorders>
            <w:shd w:val="clear" w:color="auto" w:fill="D9D9D9"/>
            <w:vAlign w:val="bottom"/>
          </w:tcPr>
          <w:p w14:paraId="5F2470C9"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aktiv</w:t>
            </w:r>
          </w:p>
        </w:tc>
        <w:tc>
          <w:tcPr>
            <w:tcW w:w="8015" w:type="dxa"/>
            <w:tcBorders>
              <w:bottom w:val="single" w:sz="4" w:space="0" w:color="auto"/>
            </w:tcBorders>
            <w:shd w:val="clear" w:color="auto" w:fill="D9D9D9"/>
            <w:vAlign w:val="bottom"/>
          </w:tcPr>
          <w:p w14:paraId="1407B141"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Begrebsdefinition</w:t>
            </w:r>
          </w:p>
        </w:tc>
      </w:tr>
      <w:tr w:rsidR="00CB4BEB" w:rsidRPr="00576460" w14:paraId="3D255708"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3E74E15D"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2145" w:type="dxa"/>
            <w:tcBorders>
              <w:top w:val="single" w:sz="4" w:space="0" w:color="auto"/>
              <w:left w:val="single" w:sz="4" w:space="0" w:color="auto"/>
              <w:bottom w:val="single" w:sz="4" w:space="0" w:color="auto"/>
            </w:tcBorders>
            <w:shd w:val="clear" w:color="auto" w:fill="FFFFFF"/>
            <w:vAlign w:val="bottom"/>
          </w:tcPr>
          <w:p w14:paraId="24F67E9C"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1F63E7A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56BA1E32"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2D7E226D"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5C8892D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2</w:t>
            </w:r>
          </w:p>
        </w:tc>
        <w:tc>
          <w:tcPr>
            <w:tcW w:w="2145" w:type="dxa"/>
            <w:tcBorders>
              <w:top w:val="single" w:sz="4" w:space="0" w:color="auto"/>
              <w:left w:val="single" w:sz="4" w:space="0" w:color="auto"/>
              <w:bottom w:val="single" w:sz="4" w:space="0" w:color="auto"/>
            </w:tcBorders>
            <w:shd w:val="clear" w:color="auto" w:fill="FFFFFF"/>
            <w:vAlign w:val="bottom"/>
          </w:tcPr>
          <w:p w14:paraId="7E762023"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14BBDD59"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062751EA"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6D872C7A"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5AFB6DB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3</w:t>
            </w:r>
          </w:p>
        </w:tc>
        <w:tc>
          <w:tcPr>
            <w:tcW w:w="2145" w:type="dxa"/>
            <w:tcBorders>
              <w:top w:val="single" w:sz="4" w:space="0" w:color="auto"/>
              <w:left w:val="single" w:sz="4" w:space="0" w:color="auto"/>
              <w:bottom w:val="single" w:sz="4" w:space="0" w:color="auto"/>
            </w:tcBorders>
            <w:shd w:val="clear" w:color="auto" w:fill="FFFFFF"/>
            <w:vAlign w:val="bottom"/>
          </w:tcPr>
          <w:p w14:paraId="7AACCF35"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2961A44"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637A7FD6"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7954E2B5"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75C22832"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4</w:t>
            </w:r>
          </w:p>
        </w:tc>
        <w:tc>
          <w:tcPr>
            <w:tcW w:w="2145" w:type="dxa"/>
            <w:tcBorders>
              <w:top w:val="single" w:sz="4" w:space="0" w:color="auto"/>
              <w:left w:val="single" w:sz="4" w:space="0" w:color="auto"/>
              <w:bottom w:val="single" w:sz="4" w:space="0" w:color="auto"/>
            </w:tcBorders>
            <w:shd w:val="clear" w:color="auto" w:fill="FFFFFF"/>
            <w:vAlign w:val="bottom"/>
          </w:tcPr>
          <w:p w14:paraId="348D0B50"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21F7CD5D"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3A8E1F55"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2A6A6145"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88A29FF"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5</w:t>
            </w:r>
          </w:p>
        </w:tc>
        <w:tc>
          <w:tcPr>
            <w:tcW w:w="2145" w:type="dxa"/>
            <w:tcBorders>
              <w:top w:val="single" w:sz="4" w:space="0" w:color="auto"/>
              <w:left w:val="single" w:sz="4" w:space="0" w:color="auto"/>
              <w:bottom w:val="single" w:sz="4" w:space="0" w:color="auto"/>
            </w:tcBorders>
            <w:shd w:val="clear" w:color="auto" w:fill="FFFFFF"/>
            <w:vAlign w:val="bottom"/>
          </w:tcPr>
          <w:p w14:paraId="7779F95E"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1D609445"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1D24DE21"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7F4F43F1"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E226045"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6</w:t>
            </w:r>
          </w:p>
        </w:tc>
        <w:tc>
          <w:tcPr>
            <w:tcW w:w="2145" w:type="dxa"/>
            <w:tcBorders>
              <w:top w:val="single" w:sz="4" w:space="0" w:color="auto"/>
              <w:left w:val="single" w:sz="4" w:space="0" w:color="auto"/>
              <w:bottom w:val="single" w:sz="4" w:space="0" w:color="auto"/>
            </w:tcBorders>
            <w:shd w:val="clear" w:color="auto" w:fill="FFFFFF"/>
            <w:vAlign w:val="bottom"/>
          </w:tcPr>
          <w:p w14:paraId="17D4067E"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3C09D7EE"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60AD9C3A"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16E4606F"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1EEE83D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7</w:t>
            </w:r>
          </w:p>
        </w:tc>
        <w:tc>
          <w:tcPr>
            <w:tcW w:w="2145" w:type="dxa"/>
            <w:tcBorders>
              <w:top w:val="single" w:sz="4" w:space="0" w:color="auto"/>
              <w:left w:val="single" w:sz="4" w:space="0" w:color="auto"/>
              <w:bottom w:val="single" w:sz="4" w:space="0" w:color="auto"/>
            </w:tcBorders>
            <w:shd w:val="clear" w:color="auto" w:fill="FFFFFF"/>
            <w:vAlign w:val="bottom"/>
          </w:tcPr>
          <w:p w14:paraId="3F43A7CA"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2188D96F"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1A0A4421"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137E7A7A"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52544FE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8</w:t>
            </w:r>
          </w:p>
        </w:tc>
        <w:tc>
          <w:tcPr>
            <w:tcW w:w="2145" w:type="dxa"/>
            <w:tcBorders>
              <w:top w:val="single" w:sz="4" w:space="0" w:color="auto"/>
              <w:left w:val="single" w:sz="4" w:space="0" w:color="auto"/>
              <w:bottom w:val="single" w:sz="4" w:space="0" w:color="auto"/>
            </w:tcBorders>
            <w:shd w:val="clear" w:color="auto" w:fill="FFFFFF"/>
            <w:vAlign w:val="bottom"/>
          </w:tcPr>
          <w:p w14:paraId="07891E25"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325615C8"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2B8E772B"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5CCDB11B"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762D433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9</w:t>
            </w:r>
          </w:p>
        </w:tc>
        <w:tc>
          <w:tcPr>
            <w:tcW w:w="2145" w:type="dxa"/>
            <w:tcBorders>
              <w:top w:val="single" w:sz="4" w:space="0" w:color="auto"/>
              <w:left w:val="single" w:sz="4" w:space="0" w:color="auto"/>
              <w:bottom w:val="single" w:sz="4" w:space="0" w:color="auto"/>
            </w:tcBorders>
            <w:shd w:val="clear" w:color="auto" w:fill="FFFFFF"/>
            <w:vAlign w:val="bottom"/>
          </w:tcPr>
          <w:p w14:paraId="41790F04"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C41EB89"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67F5D3DD"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70327F2C"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5A104142"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10</w:t>
            </w:r>
          </w:p>
        </w:tc>
        <w:tc>
          <w:tcPr>
            <w:tcW w:w="2145" w:type="dxa"/>
            <w:tcBorders>
              <w:top w:val="single" w:sz="4" w:space="0" w:color="auto"/>
              <w:left w:val="single" w:sz="4" w:space="0" w:color="auto"/>
              <w:bottom w:val="single" w:sz="4" w:space="0" w:color="auto"/>
            </w:tcBorders>
            <w:shd w:val="clear" w:color="auto" w:fill="FFFFFF"/>
            <w:vAlign w:val="bottom"/>
          </w:tcPr>
          <w:p w14:paraId="3CA462C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096D87E5"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4A03006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w:t>
            </w:r>
          </w:p>
        </w:tc>
      </w:tr>
      <w:tr w:rsidR="00CB4BEB" w:rsidRPr="00576460" w14:paraId="3974B0A4"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5C45B77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11</w:t>
            </w:r>
          </w:p>
        </w:tc>
        <w:tc>
          <w:tcPr>
            <w:tcW w:w="2145" w:type="dxa"/>
            <w:tcBorders>
              <w:top w:val="single" w:sz="4" w:space="0" w:color="auto"/>
              <w:left w:val="single" w:sz="4" w:space="0" w:color="auto"/>
              <w:bottom w:val="single" w:sz="4" w:space="0" w:color="auto"/>
            </w:tcBorders>
            <w:shd w:val="clear" w:color="auto" w:fill="FFFFFF"/>
            <w:vAlign w:val="bottom"/>
          </w:tcPr>
          <w:p w14:paraId="799B38A6"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Basisdistrikt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2D926E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6FB6234A"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Distrikt til beregning af befolkningsprognoser</w:t>
            </w:r>
          </w:p>
        </w:tc>
      </w:tr>
      <w:tr w:rsidR="00CB4BEB" w:rsidRPr="00576460" w14:paraId="670FDFE0"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CA946A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98</w:t>
            </w:r>
          </w:p>
        </w:tc>
        <w:tc>
          <w:tcPr>
            <w:tcW w:w="2145" w:type="dxa"/>
            <w:tcBorders>
              <w:top w:val="single" w:sz="4" w:space="0" w:color="auto"/>
              <w:left w:val="single" w:sz="4" w:space="0" w:color="auto"/>
              <w:bottom w:val="single" w:sz="4" w:space="0" w:color="auto"/>
            </w:tcBorders>
            <w:shd w:val="clear" w:color="auto" w:fill="FFFFFF"/>
            <w:vAlign w:val="bottom"/>
          </w:tcPr>
          <w:p w14:paraId="1507CADC"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Andet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66FE261F"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3F09690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Andre distrikter</w:t>
            </w:r>
          </w:p>
        </w:tc>
      </w:tr>
      <w:tr w:rsidR="00CB4BEB" w:rsidRPr="00576460" w14:paraId="7E1EA965"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670C918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lastRenderedPageBreak/>
              <w:t>99</w:t>
            </w:r>
          </w:p>
        </w:tc>
        <w:tc>
          <w:tcPr>
            <w:tcW w:w="2145" w:type="dxa"/>
            <w:tcBorders>
              <w:top w:val="single" w:sz="4" w:space="0" w:color="auto"/>
              <w:left w:val="single" w:sz="4" w:space="0" w:color="auto"/>
              <w:bottom w:val="single" w:sz="4" w:space="0" w:color="auto"/>
            </w:tcBorders>
            <w:shd w:val="clear" w:color="auto" w:fill="FFFFFF"/>
            <w:vAlign w:val="bottom"/>
          </w:tcPr>
          <w:p w14:paraId="6836E8B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Ukendt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1D8B8390"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0C42EA2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Ukendt</w:t>
            </w:r>
          </w:p>
        </w:tc>
      </w:tr>
    </w:tbl>
    <w:p w14:paraId="450E7EDB" w14:textId="77777777" w:rsidR="004D2787" w:rsidRDefault="004D2787" w:rsidP="004D2787">
      <w:bookmarkStart w:id="2660" w:name="_Toc63351481"/>
    </w:p>
    <w:p w14:paraId="79557ADA" w14:textId="24E6CB35" w:rsidR="00CB4BEB" w:rsidRPr="00576460" w:rsidRDefault="00CB4BEB" w:rsidP="00CB4BEB">
      <w:pPr>
        <w:pStyle w:val="Overskrift2"/>
      </w:pPr>
      <w:bookmarkStart w:id="2661" w:name="_Toc122436133"/>
      <w:r w:rsidRPr="00576460">
        <w:t xml:space="preserve">5.8.15 </w:t>
      </w:r>
      <w:bookmarkStart w:id="2662" w:name="_Hlk59517136"/>
      <w:r w:rsidRPr="00576460">
        <w:t>Lærings- og uddannelsesinstitution</w:t>
      </w:r>
      <w:r w:rsidRPr="00576460">
        <w:rPr>
          <w:szCs w:val="32"/>
        </w:rPr>
        <w:t xml:space="preserve"> </w:t>
      </w:r>
      <w:r w:rsidRPr="00576460">
        <w:t>(</w:t>
      </w:r>
      <w:proofErr w:type="gramStart"/>
      <w:r w:rsidRPr="00576460">
        <w:t>5714)</w:t>
      </w:r>
      <w:r w:rsidRPr="00A92816">
        <w:t>*</w:t>
      </w:r>
      <w:bookmarkEnd w:id="2660"/>
      <w:bookmarkEnd w:id="2661"/>
      <w:bookmarkEnd w:id="2662"/>
      <w:proofErr w:type="gramEnd"/>
    </w:p>
    <w:tbl>
      <w:tblPr>
        <w:tblW w:w="14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6"/>
        <w:gridCol w:w="1164"/>
        <w:gridCol w:w="4671"/>
        <w:gridCol w:w="1155"/>
        <w:gridCol w:w="1402"/>
        <w:gridCol w:w="1418"/>
        <w:gridCol w:w="2410"/>
        <w:gridCol w:w="72"/>
      </w:tblGrid>
      <w:tr w:rsidR="00CB4BEB" w:rsidRPr="00576460" w14:paraId="031D6724" w14:textId="77777777" w:rsidTr="003C0924">
        <w:tc>
          <w:tcPr>
            <w:tcW w:w="2376" w:type="dxa"/>
            <w:tcBorders>
              <w:bottom w:val="single" w:sz="4" w:space="0" w:color="auto"/>
            </w:tcBorders>
            <w:shd w:val="clear" w:color="auto" w:fill="D9D9D9"/>
            <w:vAlign w:val="center"/>
          </w:tcPr>
          <w:p w14:paraId="5F570470"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Feltnavn</w:t>
            </w:r>
          </w:p>
        </w:tc>
        <w:tc>
          <w:tcPr>
            <w:tcW w:w="1164" w:type="dxa"/>
            <w:tcBorders>
              <w:bottom w:val="single" w:sz="4" w:space="0" w:color="auto"/>
            </w:tcBorders>
            <w:shd w:val="clear" w:color="auto" w:fill="D9D9D9"/>
            <w:vAlign w:val="center"/>
          </w:tcPr>
          <w:p w14:paraId="285237A6"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Feltnavn</w:t>
            </w:r>
            <w:r>
              <w:rPr>
                <w:rFonts w:ascii="Trebuchet MS" w:hAnsi="Trebuchet MS" w:cs="Trebuchet MS"/>
                <w:b/>
                <w:bCs/>
                <w:sz w:val="18"/>
                <w:szCs w:val="18"/>
              </w:rPr>
              <w:t>10</w:t>
            </w:r>
          </w:p>
        </w:tc>
        <w:tc>
          <w:tcPr>
            <w:tcW w:w="4671" w:type="dxa"/>
            <w:tcBorders>
              <w:bottom w:val="single" w:sz="4" w:space="0" w:color="auto"/>
            </w:tcBorders>
            <w:shd w:val="clear" w:color="auto" w:fill="D9D9D9"/>
            <w:vAlign w:val="center"/>
          </w:tcPr>
          <w:p w14:paraId="752D918D"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7035BB8A"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Datatype</w:t>
            </w:r>
          </w:p>
        </w:tc>
        <w:tc>
          <w:tcPr>
            <w:tcW w:w="1402" w:type="dxa"/>
            <w:tcBorders>
              <w:bottom w:val="single" w:sz="4" w:space="0" w:color="auto"/>
            </w:tcBorders>
            <w:shd w:val="clear" w:color="auto" w:fill="D9D9D9"/>
            <w:vAlign w:val="center"/>
          </w:tcPr>
          <w:p w14:paraId="58689DEF"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Værdiområde</w:t>
            </w:r>
          </w:p>
        </w:tc>
        <w:tc>
          <w:tcPr>
            <w:tcW w:w="1418" w:type="dxa"/>
            <w:tcBorders>
              <w:bottom w:val="single" w:sz="4" w:space="0" w:color="auto"/>
            </w:tcBorders>
            <w:shd w:val="clear" w:color="auto" w:fill="D9D9D9"/>
            <w:vAlign w:val="center"/>
          </w:tcPr>
          <w:p w14:paraId="407FBCF4" w14:textId="77777777" w:rsidR="00CB4BEB" w:rsidRPr="00576460" w:rsidRDefault="00CB4BEB" w:rsidP="003C0924">
            <w:pPr>
              <w:autoSpaceDE w:val="0"/>
              <w:autoSpaceDN w:val="0"/>
              <w:adjustRightInd w:val="0"/>
              <w:rPr>
                <w:rFonts w:ascii="Trebuchet MS" w:hAnsi="Trebuchet MS" w:cs="Trebuchet MS"/>
                <w:b/>
                <w:bCs/>
                <w:sz w:val="18"/>
                <w:szCs w:val="18"/>
              </w:rPr>
            </w:pPr>
            <w:r w:rsidRPr="00576460">
              <w:rPr>
                <w:rFonts w:ascii="Trebuchet MS" w:hAnsi="Trebuchet MS" w:cs="Trebuchet MS"/>
                <w:b/>
                <w:bCs/>
                <w:sz w:val="18"/>
                <w:szCs w:val="18"/>
              </w:rPr>
              <w:t>Obligatorisk /</w:t>
            </w:r>
          </w:p>
          <w:p w14:paraId="7F80C264"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Frit</w:t>
            </w:r>
          </w:p>
        </w:tc>
        <w:tc>
          <w:tcPr>
            <w:tcW w:w="2482" w:type="dxa"/>
            <w:gridSpan w:val="2"/>
            <w:shd w:val="clear" w:color="auto" w:fill="D9D9D9"/>
            <w:vAlign w:val="center"/>
          </w:tcPr>
          <w:p w14:paraId="09AE69CC"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Eksempel</w:t>
            </w:r>
          </w:p>
        </w:tc>
      </w:tr>
      <w:tr w:rsidR="00CB4BEB" w:rsidRPr="00576460" w14:paraId="61498A7C" w14:textId="77777777" w:rsidTr="003C0924">
        <w:trPr>
          <w:trHeight w:hRule="exact" w:val="510"/>
        </w:trPr>
        <w:tc>
          <w:tcPr>
            <w:tcW w:w="2376" w:type="dxa"/>
            <w:tcBorders>
              <w:top w:val="single" w:sz="4" w:space="0" w:color="auto"/>
              <w:left w:val="single" w:sz="4" w:space="0" w:color="auto"/>
              <w:bottom w:val="nil"/>
              <w:right w:val="single" w:sz="4" w:space="0" w:color="auto"/>
            </w:tcBorders>
            <w:shd w:val="clear" w:color="auto" w:fill="D9D9D9"/>
            <w:vAlign w:val="center"/>
          </w:tcPr>
          <w:p w14:paraId="1A0A941E" w14:textId="77777777" w:rsidR="00CB4BEB" w:rsidRPr="00576460" w:rsidRDefault="00CB4BEB" w:rsidP="003C0924">
            <w:pPr>
              <w:rPr>
                <w:rFonts w:ascii="Trebuchet MS" w:hAnsi="Trebuchet MS"/>
                <w:sz w:val="18"/>
                <w:szCs w:val="18"/>
              </w:rPr>
            </w:pPr>
            <w:proofErr w:type="spellStart"/>
            <w:r w:rsidRPr="00576460">
              <w:rPr>
                <w:rFonts w:ascii="Trebuchet MS" w:hAnsi="Trebuchet MS"/>
                <w:sz w:val="18"/>
                <w:szCs w:val="18"/>
              </w:rPr>
              <w:t>udd_institution_type_kode</w:t>
            </w:r>
            <w:proofErr w:type="spellEnd"/>
          </w:p>
        </w:tc>
        <w:tc>
          <w:tcPr>
            <w:tcW w:w="1164" w:type="dxa"/>
            <w:tcBorders>
              <w:top w:val="single" w:sz="4" w:space="0" w:color="auto"/>
              <w:left w:val="single" w:sz="4" w:space="0" w:color="auto"/>
              <w:bottom w:val="nil"/>
              <w:right w:val="single" w:sz="4" w:space="0" w:color="auto"/>
            </w:tcBorders>
            <w:vAlign w:val="center"/>
          </w:tcPr>
          <w:p w14:paraId="22E0F3AE" w14:textId="77777777" w:rsidR="00CB4BEB" w:rsidRPr="00576460" w:rsidRDefault="00CB4BEB" w:rsidP="003C0924">
            <w:pPr>
              <w:rPr>
                <w:rFonts w:ascii="Trebuchet MS" w:hAnsi="Trebuchet MS"/>
                <w:sz w:val="18"/>
                <w:szCs w:val="18"/>
              </w:rPr>
            </w:pPr>
            <w:proofErr w:type="spellStart"/>
            <w:r w:rsidRPr="00576460">
              <w:rPr>
                <w:rFonts w:ascii="Trebuchet MS" w:hAnsi="Trebuchet MS"/>
                <w:sz w:val="18"/>
                <w:szCs w:val="18"/>
              </w:rPr>
              <w:t>udd</w:t>
            </w:r>
            <w:r>
              <w:rPr>
                <w:rFonts w:ascii="Trebuchet MS" w:hAnsi="Trebuchet MS"/>
                <w:sz w:val="18"/>
                <w:szCs w:val="18"/>
              </w:rPr>
              <w:t>_inst_k</w:t>
            </w:r>
            <w:proofErr w:type="spellEnd"/>
          </w:p>
        </w:tc>
        <w:tc>
          <w:tcPr>
            <w:tcW w:w="4671" w:type="dxa"/>
            <w:tcBorders>
              <w:top w:val="single" w:sz="4" w:space="0" w:color="auto"/>
              <w:left w:val="single" w:sz="4" w:space="0" w:color="auto"/>
              <w:bottom w:val="nil"/>
              <w:right w:val="single" w:sz="4" w:space="0" w:color="auto"/>
            </w:tcBorders>
            <w:shd w:val="clear" w:color="auto" w:fill="auto"/>
            <w:vAlign w:val="bottom"/>
          </w:tcPr>
          <w:p w14:paraId="2AF12E3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Kodetal for lærings- og uddannelsesinstitutionstypen.</w:t>
            </w:r>
          </w:p>
        </w:tc>
        <w:tc>
          <w:tcPr>
            <w:tcW w:w="1155" w:type="dxa"/>
            <w:tcBorders>
              <w:top w:val="single" w:sz="4" w:space="0" w:color="auto"/>
              <w:left w:val="single" w:sz="4" w:space="0" w:color="auto"/>
              <w:bottom w:val="nil"/>
              <w:right w:val="single" w:sz="4" w:space="0" w:color="auto"/>
            </w:tcBorders>
            <w:shd w:val="clear" w:color="auto" w:fill="auto"/>
            <w:vAlign w:val="center"/>
          </w:tcPr>
          <w:p w14:paraId="0186727C"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Heltal</w:t>
            </w:r>
          </w:p>
        </w:tc>
        <w:tc>
          <w:tcPr>
            <w:tcW w:w="1402" w:type="dxa"/>
            <w:tcBorders>
              <w:top w:val="single" w:sz="4" w:space="0" w:color="auto"/>
              <w:left w:val="single" w:sz="4" w:space="0" w:color="auto"/>
              <w:bottom w:val="nil"/>
              <w:right w:val="single" w:sz="4" w:space="0" w:color="auto"/>
            </w:tcBorders>
            <w:shd w:val="clear" w:color="auto" w:fill="auto"/>
            <w:vAlign w:val="center"/>
          </w:tcPr>
          <w:p w14:paraId="1DE2C09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1-98</w:t>
            </w:r>
          </w:p>
        </w:tc>
        <w:tc>
          <w:tcPr>
            <w:tcW w:w="1418" w:type="dxa"/>
            <w:tcBorders>
              <w:top w:val="single" w:sz="4" w:space="0" w:color="auto"/>
              <w:left w:val="single" w:sz="4" w:space="0" w:color="auto"/>
              <w:bottom w:val="nil"/>
              <w:right w:val="single" w:sz="4" w:space="0" w:color="auto"/>
            </w:tcBorders>
            <w:shd w:val="clear" w:color="auto" w:fill="auto"/>
            <w:vAlign w:val="center"/>
          </w:tcPr>
          <w:p w14:paraId="1F03F80B"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O</w:t>
            </w:r>
          </w:p>
        </w:tc>
        <w:tc>
          <w:tcPr>
            <w:tcW w:w="2482" w:type="dxa"/>
            <w:gridSpan w:val="2"/>
            <w:tcBorders>
              <w:top w:val="single" w:sz="4" w:space="0" w:color="auto"/>
              <w:left w:val="single" w:sz="4" w:space="0" w:color="auto"/>
              <w:bottom w:val="nil"/>
              <w:right w:val="single" w:sz="4" w:space="0" w:color="auto"/>
            </w:tcBorders>
            <w:shd w:val="clear" w:color="auto" w:fill="auto"/>
            <w:vAlign w:val="center"/>
          </w:tcPr>
          <w:p w14:paraId="764F7507"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7</w:t>
            </w:r>
          </w:p>
        </w:tc>
      </w:tr>
      <w:tr w:rsidR="00CB4BEB" w:rsidRPr="00576460" w14:paraId="570BDBCD" w14:textId="77777777" w:rsidTr="003C0924">
        <w:trPr>
          <w:trHeight w:hRule="exact" w:val="510"/>
        </w:trPr>
        <w:tc>
          <w:tcPr>
            <w:tcW w:w="2376" w:type="dxa"/>
            <w:tcBorders>
              <w:top w:val="single" w:sz="4" w:space="0" w:color="auto"/>
              <w:left w:val="single" w:sz="4" w:space="0" w:color="auto"/>
              <w:bottom w:val="single" w:sz="4" w:space="0" w:color="auto"/>
              <w:right w:val="single" w:sz="4" w:space="0" w:color="auto"/>
            </w:tcBorders>
            <w:shd w:val="clear" w:color="auto" w:fill="99CCFF"/>
            <w:vAlign w:val="center"/>
          </w:tcPr>
          <w:p w14:paraId="5D529FB8" w14:textId="77777777" w:rsidR="00CB4BEB" w:rsidRPr="00576460" w:rsidRDefault="00CB4BEB" w:rsidP="003C0924">
            <w:pPr>
              <w:rPr>
                <w:rFonts w:ascii="Trebuchet MS" w:hAnsi="Trebuchet MS"/>
                <w:sz w:val="18"/>
                <w:szCs w:val="18"/>
              </w:rPr>
            </w:pPr>
            <w:proofErr w:type="spellStart"/>
            <w:r w:rsidRPr="00576460">
              <w:rPr>
                <w:rFonts w:ascii="Trebuchet MS" w:hAnsi="Trebuchet MS"/>
                <w:sz w:val="18"/>
                <w:szCs w:val="18"/>
              </w:rPr>
              <w:t>udd_institution_type</w:t>
            </w:r>
            <w:proofErr w:type="spellEnd"/>
          </w:p>
        </w:tc>
        <w:tc>
          <w:tcPr>
            <w:tcW w:w="1164" w:type="dxa"/>
            <w:tcBorders>
              <w:top w:val="single" w:sz="4" w:space="0" w:color="auto"/>
              <w:left w:val="single" w:sz="4" w:space="0" w:color="auto"/>
              <w:bottom w:val="single" w:sz="4" w:space="0" w:color="auto"/>
              <w:right w:val="single" w:sz="4" w:space="0" w:color="auto"/>
            </w:tcBorders>
            <w:shd w:val="clear" w:color="auto" w:fill="99CCFF"/>
            <w:vAlign w:val="center"/>
          </w:tcPr>
          <w:p w14:paraId="45C64C88" w14:textId="77777777" w:rsidR="00CB4BEB" w:rsidRPr="00576460" w:rsidRDefault="00CB4BEB" w:rsidP="003C0924">
            <w:pPr>
              <w:rPr>
                <w:rFonts w:ascii="Trebuchet MS" w:hAnsi="Trebuchet MS"/>
                <w:sz w:val="18"/>
                <w:szCs w:val="18"/>
              </w:rPr>
            </w:pPr>
            <w:proofErr w:type="spellStart"/>
            <w:r w:rsidRPr="00576460">
              <w:rPr>
                <w:rFonts w:ascii="Trebuchet MS" w:hAnsi="Trebuchet MS"/>
                <w:sz w:val="18"/>
                <w:szCs w:val="18"/>
              </w:rPr>
              <w:t>udd</w:t>
            </w:r>
            <w:r>
              <w:rPr>
                <w:rFonts w:ascii="Trebuchet MS" w:hAnsi="Trebuchet MS"/>
                <w:sz w:val="18"/>
                <w:szCs w:val="18"/>
              </w:rPr>
              <w:t>_inst</w:t>
            </w:r>
            <w:proofErr w:type="spellEnd"/>
          </w:p>
        </w:tc>
        <w:tc>
          <w:tcPr>
            <w:tcW w:w="4671" w:type="dxa"/>
            <w:tcBorders>
              <w:top w:val="single" w:sz="4" w:space="0" w:color="auto"/>
              <w:left w:val="single" w:sz="4" w:space="0" w:color="auto"/>
              <w:bottom w:val="single" w:sz="4" w:space="0" w:color="auto"/>
              <w:right w:val="single" w:sz="4" w:space="0" w:color="auto"/>
            </w:tcBorders>
            <w:shd w:val="clear" w:color="auto" w:fill="99CCFF"/>
            <w:vAlign w:val="center"/>
          </w:tcPr>
          <w:p w14:paraId="6372CC74"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Lærings- og uddannelsesinstitutionstypen opdelt fra vuggestue og skole</w:t>
            </w:r>
          </w:p>
        </w:tc>
        <w:tc>
          <w:tcPr>
            <w:tcW w:w="1155" w:type="dxa"/>
            <w:tcBorders>
              <w:top w:val="single" w:sz="4" w:space="0" w:color="auto"/>
              <w:left w:val="single" w:sz="4" w:space="0" w:color="auto"/>
              <w:bottom w:val="single" w:sz="4" w:space="0" w:color="auto"/>
              <w:right w:val="single" w:sz="4" w:space="0" w:color="auto"/>
            </w:tcBorders>
            <w:shd w:val="clear" w:color="auto" w:fill="99CCFF"/>
            <w:vAlign w:val="center"/>
          </w:tcPr>
          <w:p w14:paraId="461A702E" w14:textId="77777777" w:rsidR="00CB4BEB" w:rsidRPr="00576460" w:rsidRDefault="00CB4BEB" w:rsidP="003C0924">
            <w:pPr>
              <w:rPr>
                <w:rFonts w:ascii="Trebuchet MS" w:hAnsi="Trebuchet MS"/>
                <w:sz w:val="18"/>
                <w:szCs w:val="18"/>
              </w:rPr>
            </w:pPr>
            <w:r w:rsidRPr="00576460">
              <w:rPr>
                <w:rFonts w:ascii="Trebuchet MS" w:hAnsi="Trebuchet MS" w:cs="Trebuchet MS"/>
                <w:sz w:val="18"/>
                <w:szCs w:val="18"/>
              </w:rPr>
              <w:t>Tekststreng</w:t>
            </w:r>
          </w:p>
        </w:tc>
        <w:tc>
          <w:tcPr>
            <w:tcW w:w="1402" w:type="dxa"/>
            <w:tcBorders>
              <w:top w:val="single" w:sz="4" w:space="0" w:color="auto"/>
              <w:left w:val="single" w:sz="4" w:space="0" w:color="auto"/>
              <w:bottom w:val="single" w:sz="4" w:space="0" w:color="auto"/>
              <w:right w:val="single" w:sz="4" w:space="0" w:color="auto"/>
            </w:tcBorders>
            <w:shd w:val="clear" w:color="auto" w:fill="99CCFF"/>
            <w:vAlign w:val="center"/>
          </w:tcPr>
          <w:p w14:paraId="7F4E8014" w14:textId="77777777" w:rsidR="00CB4BEB" w:rsidRPr="00576460" w:rsidRDefault="00CB4BEB" w:rsidP="003C0924">
            <w:pPr>
              <w:rPr>
                <w:rFonts w:ascii="Trebuchet MS" w:hAnsi="Trebuchet MS"/>
                <w:sz w:val="18"/>
                <w:szCs w:val="18"/>
              </w:rPr>
            </w:pPr>
            <w:r w:rsidRPr="00576460">
              <w:rPr>
                <w:rFonts w:ascii="Trebuchet MS" w:hAnsi="Trebuchet MS" w:cs="Trebuchet MS"/>
                <w:sz w:val="18"/>
                <w:szCs w:val="18"/>
              </w:rPr>
              <w:t>0-30 tegn</w:t>
            </w:r>
          </w:p>
        </w:tc>
        <w:tc>
          <w:tcPr>
            <w:tcW w:w="1418" w:type="dxa"/>
            <w:tcBorders>
              <w:top w:val="single" w:sz="4" w:space="0" w:color="auto"/>
              <w:left w:val="single" w:sz="4" w:space="0" w:color="auto"/>
              <w:bottom w:val="single" w:sz="4" w:space="0" w:color="auto"/>
              <w:right w:val="single" w:sz="4" w:space="0" w:color="auto"/>
            </w:tcBorders>
            <w:shd w:val="clear" w:color="auto" w:fill="99CCFF"/>
            <w:vAlign w:val="center"/>
          </w:tcPr>
          <w:p w14:paraId="01948AA3"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S</w:t>
            </w:r>
          </w:p>
        </w:tc>
        <w:tc>
          <w:tcPr>
            <w:tcW w:w="2482" w:type="dxa"/>
            <w:gridSpan w:val="2"/>
            <w:tcBorders>
              <w:top w:val="single" w:sz="4" w:space="0" w:color="auto"/>
              <w:left w:val="single" w:sz="4" w:space="0" w:color="auto"/>
              <w:bottom w:val="single" w:sz="4" w:space="0" w:color="auto"/>
              <w:right w:val="single" w:sz="4" w:space="0" w:color="auto"/>
            </w:tcBorders>
            <w:shd w:val="clear" w:color="auto" w:fill="99CCFF"/>
            <w:vAlign w:val="center"/>
          </w:tcPr>
          <w:p w14:paraId="3A973CFF"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Folkeskole</w:t>
            </w:r>
          </w:p>
        </w:tc>
      </w:tr>
      <w:tr w:rsidR="00CB4BEB" w:rsidRPr="00576460" w14:paraId="56FE5102"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7CFC329E" w14:textId="77777777" w:rsidR="00CB4BEB" w:rsidRPr="00576460" w:rsidRDefault="00CB4BEB" w:rsidP="003C0924">
            <w:pPr>
              <w:rPr>
                <w:rFonts w:ascii="Trebuchet MS" w:hAnsi="Trebuchet MS"/>
                <w:sz w:val="18"/>
                <w:szCs w:val="18"/>
              </w:rPr>
            </w:pPr>
            <w:proofErr w:type="spellStart"/>
            <w:r w:rsidRPr="00576460">
              <w:rPr>
                <w:rFonts w:ascii="Trebuchet MS" w:hAnsi="Trebuchet MS"/>
                <w:sz w:val="18"/>
                <w:szCs w:val="18"/>
              </w:rPr>
              <w:t>ejerstatus_kode</w:t>
            </w:r>
            <w:proofErr w:type="spellEnd"/>
          </w:p>
        </w:tc>
        <w:tc>
          <w:tcPr>
            <w:tcW w:w="1164" w:type="dxa"/>
            <w:tcBorders>
              <w:top w:val="single" w:sz="4" w:space="0" w:color="auto"/>
              <w:left w:val="single" w:sz="4" w:space="0" w:color="auto"/>
              <w:bottom w:val="nil"/>
              <w:right w:val="single" w:sz="4" w:space="0" w:color="auto"/>
            </w:tcBorders>
            <w:shd w:val="clear" w:color="auto" w:fill="97DDBA"/>
            <w:vAlign w:val="bottom"/>
          </w:tcPr>
          <w:p w14:paraId="722ECDDB" w14:textId="77777777" w:rsidR="00CB4BEB" w:rsidRPr="00576460" w:rsidRDefault="00CB4BEB" w:rsidP="003C0924">
            <w:pPr>
              <w:rPr>
                <w:rFonts w:ascii="Trebuchet MS" w:hAnsi="Trebuchet MS"/>
                <w:sz w:val="18"/>
                <w:szCs w:val="18"/>
              </w:rPr>
            </w:pPr>
          </w:p>
        </w:tc>
        <w:tc>
          <w:tcPr>
            <w:tcW w:w="11128" w:type="dxa"/>
            <w:gridSpan w:val="6"/>
            <w:tcBorders>
              <w:top w:val="single" w:sz="4" w:space="0" w:color="auto"/>
              <w:left w:val="single" w:sz="4" w:space="0" w:color="auto"/>
              <w:bottom w:val="nil"/>
              <w:right w:val="single" w:sz="4" w:space="0" w:color="auto"/>
            </w:tcBorders>
            <w:shd w:val="clear" w:color="auto" w:fill="97DDBA"/>
            <w:vAlign w:val="bottom"/>
          </w:tcPr>
          <w:p w14:paraId="089C5182"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Felt defineret under: 4.1 Standardiserede felter til de temaspecifikke datamodeller</w:t>
            </w:r>
            <w:r w:rsidRPr="00576460" w:rsidDel="00F12C62">
              <w:rPr>
                <w:rFonts w:ascii="Trebuchet MS" w:hAnsi="Trebuchet MS"/>
                <w:sz w:val="18"/>
                <w:szCs w:val="18"/>
              </w:rPr>
              <w:t xml:space="preserve"> </w:t>
            </w:r>
          </w:p>
          <w:p w14:paraId="6FEFA0F2" w14:textId="77777777" w:rsidR="00CB4BEB" w:rsidRPr="00576460" w:rsidRDefault="00CB4BEB" w:rsidP="003C0924">
            <w:pPr>
              <w:rPr>
                <w:rFonts w:ascii="Trebuchet MS" w:hAnsi="Trebuchet MS"/>
                <w:sz w:val="18"/>
                <w:szCs w:val="18"/>
              </w:rPr>
            </w:pPr>
          </w:p>
        </w:tc>
      </w:tr>
      <w:tr w:rsidR="00CB4BEB" w:rsidRPr="00576460" w14:paraId="48DB55D6"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7576A58C" w14:textId="77777777" w:rsidR="00CB4BEB" w:rsidRPr="00576460" w:rsidRDefault="00CB4BEB" w:rsidP="003C0924">
            <w:pPr>
              <w:rPr>
                <w:rFonts w:ascii="Trebuchet MS" w:hAnsi="Trebuchet MS"/>
                <w:sz w:val="18"/>
                <w:szCs w:val="18"/>
              </w:rPr>
            </w:pPr>
            <w:r>
              <w:rPr>
                <w:rFonts w:ascii="Trebuchet MS" w:hAnsi="Trebuchet MS"/>
                <w:sz w:val="18"/>
                <w:szCs w:val="18"/>
              </w:rPr>
              <w:t>E</w:t>
            </w:r>
            <w:r w:rsidRPr="00576460">
              <w:rPr>
                <w:rFonts w:ascii="Trebuchet MS" w:hAnsi="Trebuchet MS"/>
                <w:sz w:val="18"/>
                <w:szCs w:val="18"/>
              </w:rPr>
              <w:t>jerstatus</w:t>
            </w:r>
          </w:p>
        </w:tc>
        <w:tc>
          <w:tcPr>
            <w:tcW w:w="1164" w:type="dxa"/>
            <w:tcBorders>
              <w:top w:val="single" w:sz="4" w:space="0" w:color="auto"/>
              <w:left w:val="single" w:sz="4" w:space="0" w:color="auto"/>
              <w:bottom w:val="nil"/>
              <w:right w:val="single" w:sz="4" w:space="0" w:color="auto"/>
            </w:tcBorders>
            <w:shd w:val="clear" w:color="auto" w:fill="97DDBA"/>
            <w:vAlign w:val="bottom"/>
          </w:tcPr>
          <w:p w14:paraId="63B9D44F" w14:textId="77777777" w:rsidR="00CB4BEB" w:rsidRPr="00576460" w:rsidRDefault="00CB4BEB" w:rsidP="003C0924">
            <w:pPr>
              <w:rPr>
                <w:rFonts w:ascii="Trebuchet MS" w:hAnsi="Trebuchet MS"/>
                <w:sz w:val="18"/>
                <w:szCs w:val="18"/>
              </w:rPr>
            </w:pPr>
          </w:p>
        </w:tc>
        <w:tc>
          <w:tcPr>
            <w:tcW w:w="11128" w:type="dxa"/>
            <w:gridSpan w:val="6"/>
            <w:tcBorders>
              <w:top w:val="single" w:sz="4" w:space="0" w:color="auto"/>
              <w:left w:val="single" w:sz="4" w:space="0" w:color="auto"/>
              <w:bottom w:val="nil"/>
              <w:right w:val="single" w:sz="4" w:space="0" w:color="auto"/>
            </w:tcBorders>
            <w:shd w:val="clear" w:color="auto" w:fill="97DDBA"/>
            <w:vAlign w:val="bottom"/>
          </w:tcPr>
          <w:p w14:paraId="6B12BCA1"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Felt defineret under: 4.1 Standardiserede felter til de temaspecifikke datamodeller</w:t>
            </w:r>
            <w:r w:rsidRPr="00576460" w:rsidDel="00F12C62">
              <w:rPr>
                <w:rFonts w:ascii="Trebuchet MS" w:hAnsi="Trebuchet MS"/>
                <w:sz w:val="18"/>
                <w:szCs w:val="18"/>
              </w:rPr>
              <w:t xml:space="preserve"> </w:t>
            </w:r>
          </w:p>
        </w:tc>
      </w:tr>
      <w:tr w:rsidR="00CB4BEB" w:rsidRPr="00576460" w14:paraId="2BBA0941" w14:textId="77777777" w:rsidTr="003C0924">
        <w:trPr>
          <w:trHeight w:hRule="exact" w:val="256"/>
        </w:trPr>
        <w:tc>
          <w:tcPr>
            <w:tcW w:w="2376" w:type="dxa"/>
            <w:tcBorders>
              <w:top w:val="single" w:sz="4" w:space="0" w:color="auto"/>
              <w:left w:val="single" w:sz="4" w:space="0" w:color="auto"/>
              <w:bottom w:val="nil"/>
              <w:right w:val="single" w:sz="4" w:space="0" w:color="auto"/>
            </w:tcBorders>
            <w:shd w:val="clear" w:color="auto" w:fill="D9D9D9"/>
            <w:vAlign w:val="bottom"/>
          </w:tcPr>
          <w:p w14:paraId="2178DB92" w14:textId="77777777" w:rsidR="00CB4BEB" w:rsidRPr="00576460" w:rsidRDefault="00CB4BEB" w:rsidP="003C0924">
            <w:pPr>
              <w:rPr>
                <w:rFonts w:ascii="Trebuchet MS" w:hAnsi="Trebuchet MS"/>
                <w:sz w:val="18"/>
                <w:szCs w:val="18"/>
              </w:rPr>
            </w:pPr>
            <w:proofErr w:type="spellStart"/>
            <w:r w:rsidRPr="00576460">
              <w:rPr>
                <w:rFonts w:ascii="Trebuchet MS" w:hAnsi="Trebuchet MS"/>
                <w:sz w:val="18"/>
                <w:szCs w:val="18"/>
              </w:rPr>
              <w:t>udd_institution_navn</w:t>
            </w:r>
            <w:proofErr w:type="spellEnd"/>
          </w:p>
        </w:tc>
        <w:tc>
          <w:tcPr>
            <w:tcW w:w="1164" w:type="dxa"/>
            <w:tcBorders>
              <w:top w:val="single" w:sz="4" w:space="0" w:color="auto"/>
              <w:left w:val="single" w:sz="4" w:space="0" w:color="auto"/>
              <w:bottom w:val="nil"/>
              <w:right w:val="single" w:sz="4" w:space="0" w:color="auto"/>
            </w:tcBorders>
            <w:shd w:val="clear" w:color="auto" w:fill="FFFFFF"/>
            <w:vAlign w:val="bottom"/>
          </w:tcPr>
          <w:p w14:paraId="348C27F0" w14:textId="77777777" w:rsidR="00CB4BEB" w:rsidRPr="00576460" w:rsidRDefault="00CB4BEB" w:rsidP="003C0924">
            <w:pPr>
              <w:rPr>
                <w:rFonts w:ascii="Trebuchet MS" w:hAnsi="Trebuchet MS"/>
                <w:sz w:val="18"/>
                <w:szCs w:val="18"/>
              </w:rPr>
            </w:pPr>
            <w:proofErr w:type="spellStart"/>
            <w:r w:rsidRPr="00576460">
              <w:rPr>
                <w:rFonts w:ascii="Trebuchet MS" w:hAnsi="Trebuchet MS"/>
                <w:sz w:val="18"/>
                <w:szCs w:val="18"/>
              </w:rPr>
              <w:t>udd</w:t>
            </w:r>
            <w:r>
              <w:rPr>
                <w:rFonts w:ascii="Trebuchet MS" w:hAnsi="Trebuchet MS"/>
                <w:sz w:val="18"/>
                <w:szCs w:val="18"/>
              </w:rPr>
              <w:t>_ins_na</w:t>
            </w:r>
            <w:proofErr w:type="spellEnd"/>
          </w:p>
        </w:tc>
        <w:tc>
          <w:tcPr>
            <w:tcW w:w="4671" w:type="dxa"/>
            <w:tcBorders>
              <w:top w:val="single" w:sz="4" w:space="0" w:color="auto"/>
              <w:left w:val="single" w:sz="4" w:space="0" w:color="auto"/>
              <w:bottom w:val="nil"/>
              <w:right w:val="single" w:sz="4" w:space="0" w:color="auto"/>
            </w:tcBorders>
            <w:shd w:val="clear" w:color="auto" w:fill="FFFFFF"/>
            <w:vAlign w:val="center"/>
          </w:tcPr>
          <w:p w14:paraId="7FE4E8F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Lærings- og uddannelsesinstitutionstypens navn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BCB4B11" w14:textId="77777777" w:rsidR="00CB4BEB" w:rsidRPr="00576460" w:rsidRDefault="00CB4BEB" w:rsidP="003C0924">
            <w:pPr>
              <w:rPr>
                <w:rFonts w:ascii="Trebuchet MS" w:hAnsi="Trebuchet MS"/>
                <w:sz w:val="18"/>
                <w:szCs w:val="18"/>
              </w:rPr>
            </w:pPr>
            <w:r w:rsidRPr="00576460">
              <w:rPr>
                <w:rFonts w:ascii="Trebuchet MS" w:hAnsi="Trebuchet MS" w:cs="Trebuchet MS"/>
                <w:sz w:val="18"/>
                <w:szCs w:val="18"/>
              </w:rPr>
              <w:t>Tekststreng</w:t>
            </w:r>
          </w:p>
        </w:tc>
        <w:tc>
          <w:tcPr>
            <w:tcW w:w="1402" w:type="dxa"/>
            <w:tcBorders>
              <w:top w:val="single" w:sz="4" w:space="0" w:color="auto"/>
              <w:left w:val="single" w:sz="4" w:space="0" w:color="auto"/>
              <w:bottom w:val="nil"/>
              <w:right w:val="single" w:sz="4" w:space="0" w:color="auto"/>
            </w:tcBorders>
            <w:shd w:val="clear" w:color="auto" w:fill="FFFFFF"/>
            <w:vAlign w:val="bottom"/>
          </w:tcPr>
          <w:p w14:paraId="110B8925" w14:textId="77777777" w:rsidR="00CB4BEB" w:rsidRPr="00576460" w:rsidRDefault="00CB4BEB" w:rsidP="003C0924">
            <w:pPr>
              <w:rPr>
                <w:rFonts w:ascii="Trebuchet MS" w:hAnsi="Trebuchet MS"/>
                <w:sz w:val="18"/>
                <w:szCs w:val="18"/>
              </w:rPr>
            </w:pPr>
            <w:r w:rsidRPr="00576460">
              <w:rPr>
                <w:rFonts w:ascii="Trebuchet MS" w:hAnsi="Trebuchet MS" w:cs="Trebuchet MS"/>
                <w:sz w:val="18"/>
                <w:szCs w:val="18"/>
              </w:rPr>
              <w:t>0-128 tegn</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02990C3D"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O</w:t>
            </w:r>
          </w:p>
        </w:tc>
        <w:tc>
          <w:tcPr>
            <w:tcW w:w="2482" w:type="dxa"/>
            <w:gridSpan w:val="2"/>
            <w:tcBorders>
              <w:top w:val="single" w:sz="4" w:space="0" w:color="auto"/>
              <w:left w:val="single" w:sz="4" w:space="0" w:color="auto"/>
              <w:bottom w:val="nil"/>
              <w:right w:val="single" w:sz="4" w:space="0" w:color="auto"/>
            </w:tcBorders>
            <w:shd w:val="clear" w:color="auto" w:fill="FFFFFF"/>
            <w:vAlign w:val="bottom"/>
          </w:tcPr>
          <w:p w14:paraId="447731B0"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Hov overbygning</w:t>
            </w:r>
          </w:p>
        </w:tc>
      </w:tr>
      <w:tr w:rsidR="00CB4BEB" w:rsidRPr="00576460" w14:paraId="7FB5EE4B"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1B01C4B4" w14:textId="77777777" w:rsidR="00CB4BEB" w:rsidRPr="00576460" w:rsidRDefault="00CB4BEB" w:rsidP="003C0924">
            <w:pPr>
              <w:rPr>
                <w:rFonts w:ascii="Trebuchet MS" w:hAnsi="Trebuchet MS"/>
                <w:sz w:val="18"/>
                <w:szCs w:val="18"/>
              </w:rPr>
            </w:pPr>
            <w:proofErr w:type="spellStart"/>
            <w:r w:rsidRPr="00576460">
              <w:rPr>
                <w:rFonts w:ascii="Trebuchet MS" w:hAnsi="Trebuchet MS"/>
                <w:sz w:val="18"/>
                <w:szCs w:val="18"/>
              </w:rPr>
              <w:t>starttrin_kode</w:t>
            </w:r>
            <w:proofErr w:type="spellEnd"/>
          </w:p>
        </w:tc>
        <w:tc>
          <w:tcPr>
            <w:tcW w:w="1164" w:type="dxa"/>
            <w:tcBorders>
              <w:top w:val="single" w:sz="4" w:space="0" w:color="auto"/>
              <w:left w:val="single" w:sz="4" w:space="0" w:color="auto"/>
              <w:bottom w:val="nil"/>
              <w:right w:val="single" w:sz="4" w:space="0" w:color="auto"/>
            </w:tcBorders>
            <w:shd w:val="clear" w:color="auto" w:fill="97DDBA"/>
          </w:tcPr>
          <w:p w14:paraId="2DE3E8CF" w14:textId="77777777" w:rsidR="00CB4BEB" w:rsidRPr="00786299" w:rsidRDefault="00CB4BEB" w:rsidP="003C0924">
            <w:pPr>
              <w:rPr>
                <w:rFonts w:ascii="Trebuchet MS" w:hAnsi="Trebuchet MS"/>
                <w:sz w:val="18"/>
                <w:szCs w:val="18"/>
              </w:rPr>
            </w:pPr>
          </w:p>
        </w:tc>
        <w:tc>
          <w:tcPr>
            <w:tcW w:w="4671" w:type="dxa"/>
            <w:tcBorders>
              <w:top w:val="single" w:sz="4" w:space="0" w:color="auto"/>
              <w:left w:val="single" w:sz="4" w:space="0" w:color="auto"/>
              <w:bottom w:val="nil"/>
              <w:right w:val="single" w:sz="4" w:space="0" w:color="auto"/>
            </w:tcBorders>
            <w:shd w:val="clear" w:color="auto" w:fill="97DDBA"/>
            <w:vAlign w:val="bottom"/>
          </w:tcPr>
          <w:p w14:paraId="1B67289D" w14:textId="77777777" w:rsidR="00CB4BEB" w:rsidRPr="00786299" w:rsidRDefault="00CB4BEB" w:rsidP="003C0924">
            <w:pPr>
              <w:rPr>
                <w:rFonts w:ascii="Trebuchet MS" w:hAnsi="Trebuchet MS" w:cs="Trebuchet MS"/>
                <w:sz w:val="18"/>
                <w:szCs w:val="18"/>
              </w:rPr>
            </w:pPr>
            <w:r w:rsidRPr="00786299">
              <w:rPr>
                <w:rFonts w:ascii="Trebuchet MS" w:hAnsi="Trebuchet MS"/>
                <w:sz w:val="18"/>
                <w:szCs w:val="18"/>
              </w:rPr>
              <w:t>Kode for startklassetrin</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5F8DD996" w14:textId="77777777" w:rsidR="00CB4BEB" w:rsidRPr="00786299" w:rsidRDefault="00CB4BEB" w:rsidP="003C0924">
            <w:pPr>
              <w:rPr>
                <w:rFonts w:ascii="Trebuchet MS" w:hAnsi="Trebuchet MS" w:cs="Trebuchet MS"/>
                <w:sz w:val="18"/>
                <w:szCs w:val="18"/>
              </w:rPr>
            </w:pPr>
          </w:p>
        </w:tc>
        <w:tc>
          <w:tcPr>
            <w:tcW w:w="1402" w:type="dxa"/>
            <w:tcBorders>
              <w:top w:val="single" w:sz="4" w:space="0" w:color="auto"/>
              <w:left w:val="single" w:sz="4" w:space="0" w:color="auto"/>
              <w:bottom w:val="nil"/>
              <w:right w:val="single" w:sz="4" w:space="0" w:color="auto"/>
            </w:tcBorders>
            <w:shd w:val="clear" w:color="auto" w:fill="97DDBA"/>
            <w:vAlign w:val="bottom"/>
          </w:tcPr>
          <w:p w14:paraId="5FE1456D" w14:textId="77777777" w:rsidR="00CB4BEB" w:rsidRPr="00786299"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nil"/>
              <w:right w:val="single" w:sz="4" w:space="0" w:color="auto"/>
            </w:tcBorders>
            <w:shd w:val="clear" w:color="auto" w:fill="97DDBA"/>
            <w:vAlign w:val="bottom"/>
          </w:tcPr>
          <w:p w14:paraId="6031630D" w14:textId="77777777" w:rsidR="00CB4BEB" w:rsidRPr="00786299" w:rsidRDefault="00CB4BEB" w:rsidP="003C0924">
            <w:pPr>
              <w:jc w:val="center"/>
              <w:rPr>
                <w:rFonts w:ascii="Trebuchet MS" w:hAnsi="Trebuchet MS" w:cs="Trebuchet MS"/>
                <w:sz w:val="18"/>
                <w:szCs w:val="18"/>
              </w:rPr>
            </w:pPr>
          </w:p>
        </w:tc>
        <w:tc>
          <w:tcPr>
            <w:tcW w:w="2482" w:type="dxa"/>
            <w:gridSpan w:val="2"/>
            <w:tcBorders>
              <w:top w:val="single" w:sz="4" w:space="0" w:color="auto"/>
              <w:left w:val="single" w:sz="4" w:space="0" w:color="auto"/>
              <w:bottom w:val="nil"/>
              <w:right w:val="single" w:sz="4" w:space="0" w:color="auto"/>
            </w:tcBorders>
            <w:shd w:val="clear" w:color="auto" w:fill="97DDBA"/>
            <w:vAlign w:val="bottom"/>
          </w:tcPr>
          <w:p w14:paraId="61B1DE9C"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4.3.23 Trin (</w:t>
            </w:r>
            <w:proofErr w:type="spellStart"/>
            <w:r w:rsidRPr="00786299">
              <w:rPr>
                <w:rFonts w:ascii="Trebuchet MS" w:hAnsi="Trebuchet MS"/>
                <w:sz w:val="18"/>
                <w:szCs w:val="18"/>
              </w:rPr>
              <w:t>d_basis_trin</w:t>
            </w:r>
            <w:proofErr w:type="spellEnd"/>
            <w:r w:rsidRPr="00786299">
              <w:rPr>
                <w:rFonts w:ascii="Trebuchet MS" w:hAnsi="Trebuchet MS"/>
                <w:sz w:val="18"/>
                <w:szCs w:val="18"/>
              </w:rPr>
              <w:t>)</w:t>
            </w:r>
          </w:p>
        </w:tc>
      </w:tr>
      <w:tr w:rsidR="00CB4BEB" w:rsidRPr="00576460" w14:paraId="150E81C9"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0183BB78" w14:textId="77777777" w:rsidR="00CB4BEB" w:rsidRPr="00576460" w:rsidRDefault="00CB4BEB" w:rsidP="003C0924">
            <w:pPr>
              <w:rPr>
                <w:rFonts w:ascii="Trebuchet MS" w:hAnsi="Trebuchet MS"/>
                <w:sz w:val="18"/>
                <w:szCs w:val="18"/>
              </w:rPr>
            </w:pPr>
            <w:r>
              <w:rPr>
                <w:rFonts w:ascii="Trebuchet MS" w:hAnsi="Trebuchet MS"/>
                <w:sz w:val="18"/>
                <w:szCs w:val="18"/>
              </w:rPr>
              <w:t>S</w:t>
            </w:r>
            <w:r w:rsidRPr="00576460">
              <w:rPr>
                <w:rFonts w:ascii="Trebuchet MS" w:hAnsi="Trebuchet MS"/>
                <w:sz w:val="18"/>
                <w:szCs w:val="18"/>
              </w:rPr>
              <w:t>tarttrin</w:t>
            </w:r>
          </w:p>
        </w:tc>
        <w:tc>
          <w:tcPr>
            <w:tcW w:w="1164" w:type="dxa"/>
            <w:tcBorders>
              <w:top w:val="single" w:sz="4" w:space="0" w:color="auto"/>
              <w:left w:val="single" w:sz="4" w:space="0" w:color="auto"/>
              <w:bottom w:val="nil"/>
              <w:right w:val="single" w:sz="4" w:space="0" w:color="auto"/>
            </w:tcBorders>
            <w:shd w:val="clear" w:color="auto" w:fill="97DDBA"/>
          </w:tcPr>
          <w:p w14:paraId="35BBA6C3" w14:textId="77777777" w:rsidR="00CB4BEB" w:rsidRPr="00576460" w:rsidRDefault="00CB4BEB" w:rsidP="003C0924">
            <w:pPr>
              <w:rPr>
                <w:rFonts w:ascii="Trebuchet MS" w:hAnsi="Trebuchet MS"/>
                <w:sz w:val="18"/>
                <w:szCs w:val="18"/>
              </w:rPr>
            </w:pPr>
          </w:p>
        </w:tc>
        <w:tc>
          <w:tcPr>
            <w:tcW w:w="4671" w:type="dxa"/>
            <w:tcBorders>
              <w:top w:val="single" w:sz="4" w:space="0" w:color="auto"/>
              <w:left w:val="single" w:sz="4" w:space="0" w:color="auto"/>
              <w:bottom w:val="nil"/>
              <w:right w:val="single" w:sz="4" w:space="0" w:color="auto"/>
            </w:tcBorders>
            <w:shd w:val="clear" w:color="auto" w:fill="97DDBA"/>
            <w:vAlign w:val="bottom"/>
          </w:tcPr>
          <w:p w14:paraId="7AF95B3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 xml:space="preserve">Beskrivelse af hvilke klassetrin der er omfattet </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4B2CF9CA" w14:textId="77777777" w:rsidR="00CB4BEB" w:rsidRPr="00576460" w:rsidRDefault="00CB4BEB" w:rsidP="003C0924">
            <w:pPr>
              <w:rPr>
                <w:rFonts w:ascii="Trebuchet MS" w:hAnsi="Trebuchet MS" w:cs="Trebuchet MS"/>
                <w:sz w:val="18"/>
                <w:szCs w:val="18"/>
              </w:rPr>
            </w:pPr>
          </w:p>
        </w:tc>
        <w:tc>
          <w:tcPr>
            <w:tcW w:w="1402" w:type="dxa"/>
            <w:tcBorders>
              <w:top w:val="single" w:sz="4" w:space="0" w:color="auto"/>
              <w:left w:val="single" w:sz="4" w:space="0" w:color="auto"/>
              <w:bottom w:val="nil"/>
              <w:right w:val="single" w:sz="4" w:space="0" w:color="auto"/>
            </w:tcBorders>
            <w:shd w:val="clear" w:color="auto" w:fill="97DDBA"/>
            <w:vAlign w:val="bottom"/>
          </w:tcPr>
          <w:p w14:paraId="177785D7" w14:textId="77777777" w:rsidR="00CB4BEB" w:rsidRPr="00576460"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nil"/>
              <w:right w:val="single" w:sz="4" w:space="0" w:color="auto"/>
            </w:tcBorders>
            <w:shd w:val="clear" w:color="auto" w:fill="97DDBA"/>
            <w:vAlign w:val="bottom"/>
          </w:tcPr>
          <w:p w14:paraId="5F563935" w14:textId="77777777" w:rsidR="00CB4BEB" w:rsidRPr="00576460" w:rsidRDefault="00CB4BEB" w:rsidP="003C0924">
            <w:pPr>
              <w:jc w:val="center"/>
              <w:rPr>
                <w:rFonts w:ascii="Trebuchet MS" w:hAnsi="Trebuchet MS" w:cs="Trebuchet MS"/>
                <w:sz w:val="18"/>
                <w:szCs w:val="18"/>
              </w:rPr>
            </w:pPr>
          </w:p>
        </w:tc>
        <w:tc>
          <w:tcPr>
            <w:tcW w:w="2482" w:type="dxa"/>
            <w:gridSpan w:val="2"/>
            <w:tcBorders>
              <w:top w:val="single" w:sz="4" w:space="0" w:color="auto"/>
              <w:left w:val="single" w:sz="4" w:space="0" w:color="auto"/>
              <w:bottom w:val="nil"/>
              <w:right w:val="single" w:sz="4" w:space="0" w:color="auto"/>
            </w:tcBorders>
            <w:shd w:val="clear" w:color="auto" w:fill="97DDBA"/>
            <w:vAlign w:val="bottom"/>
          </w:tcPr>
          <w:p w14:paraId="09DD97A0" w14:textId="77777777" w:rsidR="00CB4BEB" w:rsidRPr="00576460" w:rsidRDefault="00CB4BEB" w:rsidP="003C0924">
            <w:pPr>
              <w:rPr>
                <w:rFonts w:ascii="Trebuchet MS" w:hAnsi="Trebuchet MS"/>
                <w:sz w:val="18"/>
                <w:szCs w:val="18"/>
              </w:rPr>
            </w:pPr>
          </w:p>
        </w:tc>
      </w:tr>
      <w:tr w:rsidR="00CB4BEB" w:rsidRPr="00576460" w14:paraId="69F4EDBF"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6895B962" w14:textId="77777777" w:rsidR="00CB4BEB" w:rsidRPr="00576460" w:rsidRDefault="00CB4BEB" w:rsidP="003C0924">
            <w:pPr>
              <w:rPr>
                <w:rFonts w:ascii="Trebuchet MS" w:hAnsi="Trebuchet MS"/>
                <w:sz w:val="18"/>
                <w:szCs w:val="18"/>
              </w:rPr>
            </w:pPr>
            <w:proofErr w:type="spellStart"/>
            <w:r w:rsidRPr="00576460">
              <w:rPr>
                <w:rFonts w:ascii="Trebuchet MS" w:hAnsi="Trebuchet MS"/>
                <w:sz w:val="18"/>
                <w:szCs w:val="18"/>
              </w:rPr>
              <w:t>sluttrin_kode</w:t>
            </w:r>
            <w:proofErr w:type="spellEnd"/>
          </w:p>
        </w:tc>
        <w:tc>
          <w:tcPr>
            <w:tcW w:w="1164" w:type="dxa"/>
            <w:tcBorders>
              <w:top w:val="single" w:sz="4" w:space="0" w:color="auto"/>
              <w:left w:val="single" w:sz="4" w:space="0" w:color="auto"/>
              <w:bottom w:val="nil"/>
              <w:right w:val="single" w:sz="4" w:space="0" w:color="auto"/>
            </w:tcBorders>
            <w:shd w:val="clear" w:color="auto" w:fill="97DDBA"/>
          </w:tcPr>
          <w:p w14:paraId="52F5DBBD" w14:textId="77777777" w:rsidR="00CB4BEB" w:rsidRPr="00786299" w:rsidRDefault="00CB4BEB" w:rsidP="003C0924">
            <w:pPr>
              <w:rPr>
                <w:rFonts w:ascii="Trebuchet MS" w:hAnsi="Trebuchet MS"/>
                <w:sz w:val="18"/>
                <w:szCs w:val="18"/>
              </w:rPr>
            </w:pPr>
          </w:p>
        </w:tc>
        <w:tc>
          <w:tcPr>
            <w:tcW w:w="4671" w:type="dxa"/>
            <w:tcBorders>
              <w:top w:val="single" w:sz="4" w:space="0" w:color="auto"/>
              <w:left w:val="single" w:sz="4" w:space="0" w:color="auto"/>
              <w:bottom w:val="nil"/>
              <w:right w:val="single" w:sz="4" w:space="0" w:color="auto"/>
            </w:tcBorders>
            <w:shd w:val="clear" w:color="auto" w:fill="97DDBA"/>
            <w:vAlign w:val="bottom"/>
          </w:tcPr>
          <w:p w14:paraId="3CFBB428" w14:textId="77777777" w:rsidR="00CB4BEB" w:rsidRPr="00786299" w:rsidRDefault="00CB4BEB" w:rsidP="003C0924">
            <w:pPr>
              <w:rPr>
                <w:rFonts w:ascii="Trebuchet MS" w:hAnsi="Trebuchet MS" w:cs="Trebuchet MS"/>
                <w:sz w:val="18"/>
                <w:szCs w:val="18"/>
              </w:rPr>
            </w:pPr>
            <w:r w:rsidRPr="00786299">
              <w:rPr>
                <w:rFonts w:ascii="Trebuchet MS" w:hAnsi="Trebuchet MS"/>
                <w:sz w:val="18"/>
                <w:szCs w:val="18"/>
              </w:rPr>
              <w:t>Kode for slutklassetrin</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1F3B3BD9" w14:textId="77777777" w:rsidR="00CB4BEB" w:rsidRPr="00786299" w:rsidRDefault="00CB4BEB" w:rsidP="003C0924">
            <w:pPr>
              <w:rPr>
                <w:rFonts w:ascii="Trebuchet MS" w:hAnsi="Trebuchet MS" w:cs="Trebuchet MS"/>
                <w:sz w:val="18"/>
                <w:szCs w:val="18"/>
              </w:rPr>
            </w:pPr>
          </w:p>
        </w:tc>
        <w:tc>
          <w:tcPr>
            <w:tcW w:w="1402" w:type="dxa"/>
            <w:tcBorders>
              <w:top w:val="single" w:sz="4" w:space="0" w:color="auto"/>
              <w:left w:val="single" w:sz="4" w:space="0" w:color="auto"/>
              <w:bottom w:val="nil"/>
              <w:right w:val="single" w:sz="4" w:space="0" w:color="auto"/>
            </w:tcBorders>
            <w:shd w:val="clear" w:color="auto" w:fill="97DDBA"/>
            <w:vAlign w:val="bottom"/>
          </w:tcPr>
          <w:p w14:paraId="3E73BB17" w14:textId="77777777" w:rsidR="00CB4BEB" w:rsidRPr="00786299"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nil"/>
              <w:right w:val="single" w:sz="4" w:space="0" w:color="auto"/>
            </w:tcBorders>
            <w:shd w:val="clear" w:color="auto" w:fill="97DDBA"/>
            <w:vAlign w:val="bottom"/>
          </w:tcPr>
          <w:p w14:paraId="78DD313A" w14:textId="77777777" w:rsidR="00CB4BEB" w:rsidRPr="00786299" w:rsidRDefault="00CB4BEB" w:rsidP="003C0924">
            <w:pPr>
              <w:jc w:val="center"/>
              <w:rPr>
                <w:rFonts w:ascii="Trebuchet MS" w:hAnsi="Trebuchet MS" w:cs="Trebuchet MS"/>
                <w:sz w:val="18"/>
                <w:szCs w:val="18"/>
              </w:rPr>
            </w:pPr>
          </w:p>
        </w:tc>
        <w:tc>
          <w:tcPr>
            <w:tcW w:w="2482" w:type="dxa"/>
            <w:gridSpan w:val="2"/>
            <w:tcBorders>
              <w:top w:val="single" w:sz="4" w:space="0" w:color="auto"/>
              <w:left w:val="single" w:sz="4" w:space="0" w:color="auto"/>
              <w:bottom w:val="nil"/>
              <w:right w:val="single" w:sz="4" w:space="0" w:color="auto"/>
            </w:tcBorders>
            <w:shd w:val="clear" w:color="auto" w:fill="97DDBA"/>
            <w:vAlign w:val="bottom"/>
          </w:tcPr>
          <w:p w14:paraId="58B67009"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4.3.23 Trin (</w:t>
            </w:r>
            <w:proofErr w:type="spellStart"/>
            <w:r w:rsidRPr="00786299">
              <w:rPr>
                <w:rFonts w:ascii="Trebuchet MS" w:hAnsi="Trebuchet MS"/>
                <w:sz w:val="18"/>
                <w:szCs w:val="18"/>
              </w:rPr>
              <w:t>d_basis_trin</w:t>
            </w:r>
            <w:proofErr w:type="spellEnd"/>
            <w:r w:rsidRPr="00786299">
              <w:rPr>
                <w:rFonts w:ascii="Trebuchet MS" w:hAnsi="Trebuchet MS"/>
                <w:sz w:val="18"/>
                <w:szCs w:val="18"/>
              </w:rPr>
              <w:t>)</w:t>
            </w:r>
          </w:p>
        </w:tc>
      </w:tr>
      <w:tr w:rsidR="00CB4BEB" w:rsidRPr="00576460" w14:paraId="5BF7CA9A"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7451A87A" w14:textId="77777777" w:rsidR="00CB4BEB" w:rsidRPr="00576460" w:rsidRDefault="00CB4BEB" w:rsidP="003C0924">
            <w:pPr>
              <w:rPr>
                <w:rFonts w:ascii="Trebuchet MS" w:hAnsi="Trebuchet MS"/>
                <w:sz w:val="18"/>
                <w:szCs w:val="18"/>
              </w:rPr>
            </w:pPr>
            <w:proofErr w:type="spellStart"/>
            <w:r>
              <w:rPr>
                <w:rFonts w:ascii="Trebuchet MS" w:hAnsi="Trebuchet MS"/>
                <w:sz w:val="18"/>
                <w:szCs w:val="18"/>
              </w:rPr>
              <w:t>S</w:t>
            </w:r>
            <w:r w:rsidRPr="00576460">
              <w:rPr>
                <w:rFonts w:ascii="Trebuchet MS" w:hAnsi="Trebuchet MS"/>
                <w:sz w:val="18"/>
                <w:szCs w:val="18"/>
              </w:rPr>
              <w:t>lutttrin</w:t>
            </w:r>
            <w:proofErr w:type="spellEnd"/>
          </w:p>
        </w:tc>
        <w:tc>
          <w:tcPr>
            <w:tcW w:w="1164" w:type="dxa"/>
            <w:tcBorders>
              <w:top w:val="single" w:sz="4" w:space="0" w:color="auto"/>
              <w:left w:val="single" w:sz="4" w:space="0" w:color="auto"/>
              <w:bottom w:val="nil"/>
              <w:right w:val="single" w:sz="4" w:space="0" w:color="auto"/>
            </w:tcBorders>
            <w:shd w:val="clear" w:color="auto" w:fill="97DDBA"/>
          </w:tcPr>
          <w:p w14:paraId="7BB94654" w14:textId="77777777" w:rsidR="00CB4BEB" w:rsidRPr="00576460" w:rsidRDefault="00CB4BEB" w:rsidP="003C0924">
            <w:pPr>
              <w:rPr>
                <w:rFonts w:ascii="Trebuchet MS" w:hAnsi="Trebuchet MS"/>
                <w:sz w:val="18"/>
                <w:szCs w:val="18"/>
              </w:rPr>
            </w:pPr>
          </w:p>
        </w:tc>
        <w:tc>
          <w:tcPr>
            <w:tcW w:w="4671" w:type="dxa"/>
            <w:tcBorders>
              <w:top w:val="single" w:sz="4" w:space="0" w:color="auto"/>
              <w:left w:val="single" w:sz="4" w:space="0" w:color="auto"/>
              <w:bottom w:val="nil"/>
              <w:right w:val="single" w:sz="4" w:space="0" w:color="auto"/>
            </w:tcBorders>
            <w:shd w:val="clear" w:color="auto" w:fill="97DDBA"/>
            <w:vAlign w:val="bottom"/>
          </w:tcPr>
          <w:p w14:paraId="0DCC0805"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 xml:space="preserve">Beskrivelse af hvilke klassetrin der er omfattet </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675C52E6" w14:textId="77777777" w:rsidR="00CB4BEB" w:rsidRPr="00576460" w:rsidRDefault="00CB4BEB" w:rsidP="003C0924">
            <w:pPr>
              <w:rPr>
                <w:rFonts w:ascii="Trebuchet MS" w:hAnsi="Trebuchet MS" w:cs="Trebuchet MS"/>
                <w:sz w:val="18"/>
                <w:szCs w:val="18"/>
              </w:rPr>
            </w:pPr>
          </w:p>
        </w:tc>
        <w:tc>
          <w:tcPr>
            <w:tcW w:w="1402" w:type="dxa"/>
            <w:tcBorders>
              <w:top w:val="single" w:sz="4" w:space="0" w:color="auto"/>
              <w:left w:val="single" w:sz="4" w:space="0" w:color="auto"/>
              <w:bottom w:val="nil"/>
              <w:right w:val="single" w:sz="4" w:space="0" w:color="auto"/>
            </w:tcBorders>
            <w:shd w:val="clear" w:color="auto" w:fill="97DDBA"/>
            <w:vAlign w:val="bottom"/>
          </w:tcPr>
          <w:p w14:paraId="5BE52C67" w14:textId="77777777" w:rsidR="00CB4BEB" w:rsidRPr="00576460"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nil"/>
              <w:right w:val="single" w:sz="4" w:space="0" w:color="auto"/>
            </w:tcBorders>
            <w:shd w:val="clear" w:color="auto" w:fill="97DDBA"/>
            <w:vAlign w:val="bottom"/>
          </w:tcPr>
          <w:p w14:paraId="01E54603" w14:textId="77777777" w:rsidR="00CB4BEB" w:rsidRPr="00576460" w:rsidRDefault="00CB4BEB" w:rsidP="003C0924">
            <w:pPr>
              <w:jc w:val="center"/>
              <w:rPr>
                <w:rFonts w:ascii="Trebuchet MS" w:hAnsi="Trebuchet MS" w:cs="Trebuchet MS"/>
                <w:sz w:val="18"/>
                <w:szCs w:val="18"/>
              </w:rPr>
            </w:pPr>
          </w:p>
        </w:tc>
        <w:tc>
          <w:tcPr>
            <w:tcW w:w="2482" w:type="dxa"/>
            <w:gridSpan w:val="2"/>
            <w:tcBorders>
              <w:top w:val="single" w:sz="4" w:space="0" w:color="auto"/>
              <w:left w:val="single" w:sz="4" w:space="0" w:color="auto"/>
              <w:bottom w:val="nil"/>
              <w:right w:val="single" w:sz="4" w:space="0" w:color="auto"/>
            </w:tcBorders>
            <w:shd w:val="clear" w:color="auto" w:fill="97DDBA"/>
            <w:vAlign w:val="bottom"/>
          </w:tcPr>
          <w:p w14:paraId="53BB855B" w14:textId="77777777" w:rsidR="00CB4BEB" w:rsidRPr="00576460" w:rsidRDefault="00CB4BEB" w:rsidP="003C0924">
            <w:pPr>
              <w:rPr>
                <w:rFonts w:ascii="Trebuchet MS" w:hAnsi="Trebuchet MS"/>
                <w:sz w:val="18"/>
                <w:szCs w:val="18"/>
              </w:rPr>
            </w:pPr>
          </w:p>
        </w:tc>
      </w:tr>
      <w:tr w:rsidR="00CB4BEB" w:rsidRPr="00576460" w14:paraId="7A1A1B7B"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4C245EEB" w14:textId="77777777" w:rsidR="00CB4BEB" w:rsidRPr="00576460" w:rsidRDefault="00CB4BEB" w:rsidP="003C0924">
            <w:pPr>
              <w:rPr>
                <w:rFonts w:ascii="Trebuchet MS" w:hAnsi="Trebuchet MS" w:cs="Trebuchet MS"/>
                <w:sz w:val="18"/>
                <w:szCs w:val="18"/>
              </w:rPr>
            </w:pPr>
            <w:r>
              <w:rPr>
                <w:rFonts w:ascii="Trebuchet MS" w:hAnsi="Trebuchet MS" w:cs="Trebuchet MS"/>
                <w:sz w:val="18"/>
                <w:szCs w:val="18"/>
              </w:rPr>
              <w:t>V</w:t>
            </w:r>
            <w:r w:rsidRPr="00576460">
              <w:rPr>
                <w:rFonts w:ascii="Trebuchet MS" w:hAnsi="Trebuchet MS" w:cs="Trebuchet MS"/>
                <w:sz w:val="18"/>
                <w:szCs w:val="18"/>
              </w:rPr>
              <w:t>ejkode</w:t>
            </w:r>
          </w:p>
        </w:tc>
        <w:tc>
          <w:tcPr>
            <w:tcW w:w="1164" w:type="dxa"/>
            <w:tcBorders>
              <w:top w:val="single" w:sz="4" w:space="0" w:color="auto"/>
              <w:left w:val="single" w:sz="4" w:space="0" w:color="auto"/>
              <w:bottom w:val="nil"/>
              <w:right w:val="single" w:sz="4" w:space="0" w:color="auto"/>
            </w:tcBorders>
            <w:shd w:val="clear" w:color="auto" w:fill="97DDBA"/>
          </w:tcPr>
          <w:p w14:paraId="2A5A4992" w14:textId="77777777" w:rsidR="00CB4BEB" w:rsidRPr="00576460" w:rsidRDefault="00CB4BEB" w:rsidP="003C0924">
            <w:pPr>
              <w:rPr>
                <w:rFonts w:ascii="Trebuchet MS" w:hAnsi="Trebuchet MS" w:cs="Trebuchet MS"/>
                <w:sz w:val="18"/>
                <w:szCs w:val="18"/>
              </w:rPr>
            </w:pPr>
          </w:p>
        </w:tc>
        <w:tc>
          <w:tcPr>
            <w:tcW w:w="11128" w:type="dxa"/>
            <w:gridSpan w:val="6"/>
            <w:tcBorders>
              <w:top w:val="single" w:sz="4" w:space="0" w:color="auto"/>
              <w:left w:val="single" w:sz="4" w:space="0" w:color="auto"/>
              <w:bottom w:val="nil"/>
              <w:right w:val="single" w:sz="4" w:space="0" w:color="auto"/>
            </w:tcBorders>
            <w:shd w:val="clear" w:color="auto" w:fill="97DDBA"/>
            <w:vAlign w:val="bottom"/>
          </w:tcPr>
          <w:p w14:paraId="64C5249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0BAE9C41"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569D4155" w14:textId="77777777" w:rsidR="00CB4BEB" w:rsidRPr="00576460" w:rsidRDefault="00CB4BEB" w:rsidP="003C0924">
            <w:pPr>
              <w:rPr>
                <w:rFonts w:ascii="Trebuchet MS" w:hAnsi="Trebuchet MS" w:cs="Trebuchet MS"/>
                <w:sz w:val="18"/>
                <w:szCs w:val="18"/>
              </w:rPr>
            </w:pPr>
            <w:r>
              <w:rPr>
                <w:rFonts w:ascii="Trebuchet MS" w:hAnsi="Trebuchet MS" w:cs="Trebuchet MS"/>
                <w:sz w:val="18"/>
                <w:szCs w:val="18"/>
              </w:rPr>
              <w:t>V</w:t>
            </w:r>
            <w:r w:rsidRPr="00576460">
              <w:rPr>
                <w:rFonts w:ascii="Trebuchet MS" w:hAnsi="Trebuchet MS" w:cs="Trebuchet MS"/>
                <w:sz w:val="18"/>
                <w:szCs w:val="18"/>
              </w:rPr>
              <w:t>ejnavn</w:t>
            </w:r>
          </w:p>
        </w:tc>
        <w:tc>
          <w:tcPr>
            <w:tcW w:w="1164" w:type="dxa"/>
            <w:tcBorders>
              <w:top w:val="single" w:sz="4" w:space="0" w:color="auto"/>
              <w:left w:val="single" w:sz="4" w:space="0" w:color="auto"/>
              <w:bottom w:val="nil"/>
              <w:right w:val="single" w:sz="4" w:space="0" w:color="auto"/>
            </w:tcBorders>
            <w:shd w:val="clear" w:color="auto" w:fill="97DDBA"/>
          </w:tcPr>
          <w:p w14:paraId="69E03943" w14:textId="77777777" w:rsidR="00CB4BEB" w:rsidRPr="00576460" w:rsidRDefault="00CB4BEB" w:rsidP="003C0924">
            <w:pPr>
              <w:rPr>
                <w:rFonts w:ascii="Trebuchet MS" w:hAnsi="Trebuchet MS" w:cs="Trebuchet MS"/>
                <w:sz w:val="18"/>
                <w:szCs w:val="18"/>
              </w:rPr>
            </w:pPr>
          </w:p>
        </w:tc>
        <w:tc>
          <w:tcPr>
            <w:tcW w:w="11128" w:type="dxa"/>
            <w:gridSpan w:val="6"/>
            <w:tcBorders>
              <w:top w:val="single" w:sz="4" w:space="0" w:color="auto"/>
              <w:left w:val="single" w:sz="4" w:space="0" w:color="auto"/>
              <w:bottom w:val="nil"/>
              <w:right w:val="single" w:sz="4" w:space="0" w:color="auto"/>
            </w:tcBorders>
            <w:shd w:val="clear" w:color="auto" w:fill="97DDBA"/>
            <w:vAlign w:val="bottom"/>
          </w:tcPr>
          <w:p w14:paraId="5A01A1F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3F5520A5"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44AD2D33"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cvf_vejkode</w:t>
            </w:r>
            <w:proofErr w:type="spellEnd"/>
          </w:p>
        </w:tc>
        <w:tc>
          <w:tcPr>
            <w:tcW w:w="1164" w:type="dxa"/>
            <w:tcBorders>
              <w:top w:val="single" w:sz="4" w:space="0" w:color="auto"/>
              <w:left w:val="single" w:sz="4" w:space="0" w:color="auto"/>
              <w:bottom w:val="nil"/>
              <w:right w:val="single" w:sz="4" w:space="0" w:color="auto"/>
            </w:tcBorders>
            <w:shd w:val="clear" w:color="auto" w:fill="97DDBA"/>
          </w:tcPr>
          <w:p w14:paraId="42ABD139" w14:textId="77777777" w:rsidR="00CB4BEB" w:rsidRPr="00576460" w:rsidRDefault="00CB4BEB" w:rsidP="003C0924">
            <w:pPr>
              <w:rPr>
                <w:rFonts w:ascii="Trebuchet MS" w:hAnsi="Trebuchet MS" w:cs="Trebuchet MS"/>
                <w:sz w:val="18"/>
                <w:szCs w:val="18"/>
              </w:rPr>
            </w:pPr>
          </w:p>
        </w:tc>
        <w:tc>
          <w:tcPr>
            <w:tcW w:w="11128" w:type="dxa"/>
            <w:gridSpan w:val="6"/>
            <w:tcBorders>
              <w:top w:val="single" w:sz="4" w:space="0" w:color="auto"/>
              <w:left w:val="single" w:sz="4" w:space="0" w:color="auto"/>
              <w:bottom w:val="nil"/>
              <w:right w:val="single" w:sz="4" w:space="0" w:color="auto"/>
            </w:tcBorders>
            <w:shd w:val="clear" w:color="auto" w:fill="97DDBA"/>
            <w:vAlign w:val="bottom"/>
          </w:tcPr>
          <w:p w14:paraId="54864D6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2CC7E3C3"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3FD22FCF" w14:textId="77777777" w:rsidR="00CB4BEB" w:rsidRPr="00576460" w:rsidRDefault="00CB4BEB" w:rsidP="003C0924">
            <w:pPr>
              <w:rPr>
                <w:rFonts w:ascii="Trebuchet MS" w:hAnsi="Trebuchet MS" w:cs="Trebuchet MS"/>
                <w:sz w:val="18"/>
                <w:szCs w:val="18"/>
              </w:rPr>
            </w:pPr>
            <w:proofErr w:type="spellStart"/>
            <w:r>
              <w:rPr>
                <w:rFonts w:ascii="Trebuchet MS" w:hAnsi="Trebuchet MS" w:cs="Trebuchet MS"/>
                <w:sz w:val="18"/>
                <w:szCs w:val="18"/>
              </w:rPr>
              <w:t>H</w:t>
            </w:r>
            <w:r w:rsidRPr="00576460">
              <w:rPr>
                <w:rFonts w:ascii="Trebuchet MS" w:hAnsi="Trebuchet MS" w:cs="Trebuchet MS"/>
                <w:sz w:val="18"/>
                <w:szCs w:val="18"/>
              </w:rPr>
              <w:t>usnr</w:t>
            </w:r>
            <w:proofErr w:type="spellEnd"/>
          </w:p>
        </w:tc>
        <w:tc>
          <w:tcPr>
            <w:tcW w:w="1164" w:type="dxa"/>
            <w:tcBorders>
              <w:top w:val="single" w:sz="4" w:space="0" w:color="auto"/>
              <w:left w:val="single" w:sz="4" w:space="0" w:color="auto"/>
              <w:bottom w:val="nil"/>
              <w:right w:val="single" w:sz="4" w:space="0" w:color="auto"/>
            </w:tcBorders>
            <w:shd w:val="clear" w:color="auto" w:fill="97DDBA"/>
          </w:tcPr>
          <w:p w14:paraId="7D80F82E" w14:textId="77777777" w:rsidR="00CB4BEB" w:rsidRPr="00576460" w:rsidRDefault="00CB4BEB" w:rsidP="003C0924">
            <w:pPr>
              <w:rPr>
                <w:rFonts w:ascii="Trebuchet MS" w:hAnsi="Trebuchet MS" w:cs="Trebuchet MS"/>
                <w:sz w:val="18"/>
                <w:szCs w:val="18"/>
              </w:rPr>
            </w:pPr>
          </w:p>
        </w:tc>
        <w:tc>
          <w:tcPr>
            <w:tcW w:w="11128" w:type="dxa"/>
            <w:gridSpan w:val="6"/>
            <w:tcBorders>
              <w:top w:val="single" w:sz="4" w:space="0" w:color="auto"/>
              <w:left w:val="single" w:sz="4" w:space="0" w:color="auto"/>
              <w:bottom w:val="nil"/>
              <w:right w:val="single" w:sz="4" w:space="0" w:color="auto"/>
            </w:tcBorders>
            <w:shd w:val="clear" w:color="auto" w:fill="97DDBA"/>
            <w:vAlign w:val="bottom"/>
          </w:tcPr>
          <w:p w14:paraId="57BDF0B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55EA57E3"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0B79766D" w14:textId="77777777" w:rsidR="00CB4BEB" w:rsidRPr="00576460" w:rsidRDefault="00CB4BEB" w:rsidP="003C0924">
            <w:pPr>
              <w:rPr>
                <w:rFonts w:ascii="Trebuchet MS" w:hAnsi="Trebuchet MS" w:cs="Trebuchet MS"/>
                <w:sz w:val="18"/>
                <w:szCs w:val="18"/>
              </w:rPr>
            </w:pPr>
            <w:proofErr w:type="spellStart"/>
            <w:r>
              <w:rPr>
                <w:rFonts w:ascii="Trebuchet MS" w:hAnsi="Trebuchet MS" w:cs="Trebuchet MS"/>
                <w:sz w:val="18"/>
                <w:szCs w:val="18"/>
              </w:rPr>
              <w:t>P</w:t>
            </w:r>
            <w:r w:rsidRPr="00576460">
              <w:rPr>
                <w:rFonts w:ascii="Trebuchet MS" w:hAnsi="Trebuchet MS" w:cs="Trebuchet MS"/>
                <w:sz w:val="18"/>
                <w:szCs w:val="18"/>
              </w:rPr>
              <w:t>ostnr</w:t>
            </w:r>
            <w:proofErr w:type="spellEnd"/>
          </w:p>
        </w:tc>
        <w:tc>
          <w:tcPr>
            <w:tcW w:w="1164" w:type="dxa"/>
            <w:tcBorders>
              <w:top w:val="single" w:sz="4" w:space="0" w:color="auto"/>
              <w:left w:val="single" w:sz="4" w:space="0" w:color="auto"/>
              <w:bottom w:val="nil"/>
              <w:right w:val="single" w:sz="4" w:space="0" w:color="auto"/>
            </w:tcBorders>
            <w:shd w:val="clear" w:color="auto" w:fill="97DDBA"/>
          </w:tcPr>
          <w:p w14:paraId="4DC0EB1E" w14:textId="77777777" w:rsidR="00CB4BEB" w:rsidRPr="00576460" w:rsidRDefault="00CB4BEB" w:rsidP="003C0924">
            <w:pPr>
              <w:rPr>
                <w:rFonts w:ascii="Trebuchet MS" w:hAnsi="Trebuchet MS" w:cs="Trebuchet MS"/>
                <w:sz w:val="18"/>
                <w:szCs w:val="18"/>
              </w:rPr>
            </w:pPr>
          </w:p>
        </w:tc>
        <w:tc>
          <w:tcPr>
            <w:tcW w:w="11128" w:type="dxa"/>
            <w:gridSpan w:val="6"/>
            <w:tcBorders>
              <w:top w:val="single" w:sz="4" w:space="0" w:color="auto"/>
              <w:left w:val="single" w:sz="4" w:space="0" w:color="auto"/>
              <w:bottom w:val="nil"/>
              <w:right w:val="single" w:sz="4" w:space="0" w:color="auto"/>
            </w:tcBorders>
            <w:shd w:val="clear" w:color="auto" w:fill="97DDBA"/>
            <w:vAlign w:val="bottom"/>
          </w:tcPr>
          <w:p w14:paraId="7D08CE9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29F4E1A5"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1A3A8200"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postnr_by</w:t>
            </w:r>
            <w:proofErr w:type="spellEnd"/>
          </w:p>
        </w:tc>
        <w:tc>
          <w:tcPr>
            <w:tcW w:w="1164" w:type="dxa"/>
            <w:tcBorders>
              <w:top w:val="single" w:sz="4" w:space="0" w:color="auto"/>
              <w:left w:val="single" w:sz="4" w:space="0" w:color="auto"/>
              <w:bottom w:val="nil"/>
              <w:right w:val="single" w:sz="4" w:space="0" w:color="auto"/>
            </w:tcBorders>
            <w:shd w:val="clear" w:color="auto" w:fill="97DDBA"/>
          </w:tcPr>
          <w:p w14:paraId="5199E801" w14:textId="77777777" w:rsidR="00CB4BEB" w:rsidRPr="00576460" w:rsidRDefault="00CB4BEB" w:rsidP="003C0924">
            <w:pPr>
              <w:rPr>
                <w:rFonts w:ascii="Trebuchet MS" w:hAnsi="Trebuchet MS" w:cs="Trebuchet MS"/>
                <w:sz w:val="18"/>
                <w:szCs w:val="18"/>
              </w:rPr>
            </w:pPr>
          </w:p>
        </w:tc>
        <w:tc>
          <w:tcPr>
            <w:tcW w:w="11128" w:type="dxa"/>
            <w:gridSpan w:val="6"/>
            <w:tcBorders>
              <w:top w:val="single" w:sz="4" w:space="0" w:color="auto"/>
              <w:left w:val="single" w:sz="4" w:space="0" w:color="auto"/>
              <w:bottom w:val="nil"/>
              <w:right w:val="single" w:sz="4" w:space="0" w:color="auto"/>
            </w:tcBorders>
            <w:shd w:val="clear" w:color="auto" w:fill="97DDBA"/>
            <w:vAlign w:val="bottom"/>
          </w:tcPr>
          <w:p w14:paraId="18665C7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F6698A" w14:paraId="34458DE3"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3281502F" w14:textId="77777777" w:rsidR="00CB4BEB" w:rsidRPr="00FB24B0" w:rsidRDefault="00CB4BEB" w:rsidP="003C0924">
            <w:pPr>
              <w:rPr>
                <w:rFonts w:ascii="Trebuchet MS" w:hAnsi="Trebuchet MS" w:cs="Trebuchet MS"/>
                <w:sz w:val="18"/>
                <w:szCs w:val="18"/>
              </w:rPr>
            </w:pPr>
            <w:proofErr w:type="spellStart"/>
            <w:r w:rsidRPr="00FB24B0">
              <w:rPr>
                <w:rFonts w:ascii="Trebuchet MS" w:hAnsi="Trebuchet MS" w:cs="Trebuchet MS"/>
                <w:sz w:val="18"/>
                <w:szCs w:val="18"/>
              </w:rPr>
              <w:t>adr_id</w:t>
            </w:r>
            <w:proofErr w:type="spellEnd"/>
          </w:p>
        </w:tc>
        <w:tc>
          <w:tcPr>
            <w:tcW w:w="1164" w:type="dxa"/>
            <w:tcBorders>
              <w:top w:val="single" w:sz="4" w:space="0" w:color="auto"/>
              <w:left w:val="single" w:sz="4" w:space="0" w:color="auto"/>
              <w:bottom w:val="nil"/>
              <w:right w:val="single" w:sz="4" w:space="0" w:color="auto"/>
            </w:tcBorders>
            <w:shd w:val="clear" w:color="auto" w:fill="97DDBA"/>
          </w:tcPr>
          <w:p w14:paraId="25EDDB5D" w14:textId="77777777" w:rsidR="00CB4BEB" w:rsidRPr="00FB24B0" w:rsidRDefault="00CB4BEB" w:rsidP="003C0924">
            <w:pPr>
              <w:rPr>
                <w:rFonts w:ascii="Trebuchet MS" w:hAnsi="Trebuchet MS" w:cs="Trebuchet MS"/>
                <w:sz w:val="18"/>
                <w:szCs w:val="18"/>
              </w:rPr>
            </w:pPr>
          </w:p>
        </w:tc>
        <w:tc>
          <w:tcPr>
            <w:tcW w:w="11128" w:type="dxa"/>
            <w:gridSpan w:val="6"/>
            <w:tcBorders>
              <w:top w:val="single" w:sz="4" w:space="0" w:color="auto"/>
              <w:left w:val="single" w:sz="4" w:space="0" w:color="auto"/>
              <w:bottom w:val="nil"/>
              <w:right w:val="single" w:sz="4" w:space="0" w:color="auto"/>
            </w:tcBorders>
            <w:shd w:val="clear" w:color="auto" w:fill="97DDBA"/>
            <w:vAlign w:val="bottom"/>
          </w:tcPr>
          <w:p w14:paraId="310552C8" w14:textId="77777777" w:rsidR="00CB4BEB" w:rsidRPr="00FB24B0" w:rsidRDefault="00CB4BEB" w:rsidP="003C0924">
            <w:pPr>
              <w:rPr>
                <w:rFonts w:ascii="Trebuchet MS" w:hAnsi="Trebuchet MS" w:cs="Trebuchet MS"/>
                <w:sz w:val="18"/>
                <w:szCs w:val="18"/>
              </w:rPr>
            </w:pPr>
            <w:r w:rsidRPr="00FB24B0">
              <w:rPr>
                <w:rFonts w:ascii="Trebuchet MS" w:hAnsi="Trebuchet MS" w:cs="Trebuchet MS"/>
                <w:sz w:val="18"/>
                <w:szCs w:val="18"/>
              </w:rPr>
              <w:t>Felt defineret under: 4.1 Standardiserede felter til de temaspecifikke datamodeller</w:t>
            </w:r>
          </w:p>
        </w:tc>
      </w:tr>
      <w:tr w:rsidR="00CB4BEB" w:rsidRPr="00576460" w14:paraId="7A01DE2B" w14:textId="77777777" w:rsidTr="003C0924">
        <w:trPr>
          <w:trHeight w:hRule="exact" w:val="255"/>
        </w:trPr>
        <w:tc>
          <w:tcPr>
            <w:tcW w:w="2376" w:type="dxa"/>
            <w:tcBorders>
              <w:top w:val="single" w:sz="4" w:space="0" w:color="auto"/>
              <w:left w:val="single" w:sz="4" w:space="0" w:color="auto"/>
              <w:bottom w:val="single" w:sz="4" w:space="0" w:color="auto"/>
              <w:right w:val="single" w:sz="4" w:space="0" w:color="auto"/>
            </w:tcBorders>
            <w:shd w:val="clear" w:color="auto" w:fill="97DDBA"/>
            <w:vAlign w:val="bottom"/>
          </w:tcPr>
          <w:p w14:paraId="6B60FF06" w14:textId="77777777" w:rsidR="00CB4BEB" w:rsidRPr="00576460" w:rsidRDefault="00CB4BEB" w:rsidP="003C0924">
            <w:pPr>
              <w:rPr>
                <w:rFonts w:ascii="Trebuchet MS" w:hAnsi="Trebuchet MS" w:cs="Trebuchet MS"/>
                <w:sz w:val="18"/>
                <w:szCs w:val="18"/>
              </w:rPr>
            </w:pPr>
            <w:r>
              <w:rPr>
                <w:rFonts w:ascii="Trebuchet MS" w:hAnsi="Trebuchet MS" w:cs="Trebuchet MS"/>
                <w:sz w:val="18"/>
                <w:szCs w:val="18"/>
              </w:rPr>
              <w:t>L</w:t>
            </w:r>
            <w:r w:rsidRPr="00576460">
              <w:rPr>
                <w:rFonts w:ascii="Trebuchet MS" w:hAnsi="Trebuchet MS" w:cs="Trebuchet MS"/>
                <w:sz w:val="18"/>
                <w:szCs w:val="18"/>
              </w:rPr>
              <w:t>ink</w:t>
            </w:r>
          </w:p>
        </w:tc>
        <w:tc>
          <w:tcPr>
            <w:tcW w:w="1164" w:type="dxa"/>
            <w:tcBorders>
              <w:top w:val="single" w:sz="4" w:space="0" w:color="auto"/>
              <w:left w:val="single" w:sz="4" w:space="0" w:color="auto"/>
              <w:bottom w:val="single" w:sz="4" w:space="0" w:color="auto"/>
              <w:right w:val="single" w:sz="4" w:space="0" w:color="auto"/>
            </w:tcBorders>
            <w:shd w:val="clear" w:color="auto" w:fill="97DDBA"/>
          </w:tcPr>
          <w:p w14:paraId="032486EA" w14:textId="77777777" w:rsidR="00CB4BEB" w:rsidRPr="00576460" w:rsidRDefault="00CB4BEB" w:rsidP="003C0924">
            <w:pPr>
              <w:rPr>
                <w:rFonts w:ascii="Trebuchet MS" w:hAnsi="Trebuchet MS" w:cs="Trebuchet MS"/>
                <w:sz w:val="18"/>
                <w:szCs w:val="18"/>
              </w:rPr>
            </w:pPr>
          </w:p>
        </w:tc>
        <w:tc>
          <w:tcPr>
            <w:tcW w:w="11128"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2B586AB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20FE3B3C" w14:textId="77777777" w:rsidTr="003C0924">
        <w:trPr>
          <w:gridAfter w:val="1"/>
          <w:wAfter w:w="72" w:type="dxa"/>
          <w:trHeight w:hRule="exact" w:val="255"/>
        </w:trPr>
        <w:tc>
          <w:tcPr>
            <w:tcW w:w="14596" w:type="dxa"/>
            <w:gridSpan w:val="7"/>
            <w:tcBorders>
              <w:top w:val="single" w:sz="4" w:space="0" w:color="auto"/>
              <w:left w:val="nil"/>
              <w:bottom w:val="nil"/>
              <w:right w:val="nil"/>
            </w:tcBorders>
            <w:shd w:val="clear" w:color="auto" w:fill="99CCFF"/>
            <w:vAlign w:val="bottom"/>
          </w:tcPr>
          <w:p w14:paraId="34B50E9C"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i/>
                <w:iCs/>
                <w:sz w:val="18"/>
                <w:szCs w:val="18"/>
              </w:rPr>
              <w:t>Felter markeret med blå er temaspecifikke opslagstabeller, der indeholder oversættelser af koder i andre felter.</w:t>
            </w:r>
          </w:p>
        </w:tc>
      </w:tr>
      <w:tr w:rsidR="00CB4BEB" w:rsidRPr="00576460" w14:paraId="499201C8" w14:textId="77777777" w:rsidTr="003C0924">
        <w:trPr>
          <w:gridAfter w:val="1"/>
          <w:wAfter w:w="72" w:type="dxa"/>
          <w:trHeight w:hRule="exact" w:val="211"/>
        </w:trPr>
        <w:tc>
          <w:tcPr>
            <w:tcW w:w="14596" w:type="dxa"/>
            <w:gridSpan w:val="7"/>
            <w:tcBorders>
              <w:top w:val="nil"/>
              <w:left w:val="nil"/>
              <w:bottom w:val="nil"/>
              <w:right w:val="nil"/>
            </w:tcBorders>
            <w:shd w:val="clear" w:color="auto" w:fill="97DDBA"/>
            <w:vAlign w:val="bottom"/>
          </w:tcPr>
          <w:p w14:paraId="543327FD" w14:textId="77777777" w:rsidR="00CB4BEB" w:rsidRPr="00576460" w:rsidRDefault="00CB4BEB" w:rsidP="003C0924">
            <w:pPr>
              <w:rPr>
                <w:rFonts w:ascii="Trebuchet MS" w:hAnsi="Trebuchet MS" w:cs="Trebuchet MS"/>
                <w:i/>
                <w:iCs/>
                <w:sz w:val="18"/>
                <w:szCs w:val="18"/>
              </w:rPr>
            </w:pPr>
            <w:r w:rsidRPr="00576460">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015B2C94" w14:textId="0C56717D" w:rsidR="00CB4BEB" w:rsidRPr="004D2787" w:rsidRDefault="00CB4BEB" w:rsidP="00CB4BEB">
      <w:pPr>
        <w:pStyle w:val="Overskrift6"/>
        <w:rPr>
          <w:rFonts w:eastAsiaTheme="minorEastAsia" w:cs="Trebuchet MS"/>
          <w:b/>
          <w:bCs w:val="0"/>
          <w:color w:val="767171"/>
          <w:sz w:val="19"/>
          <w:szCs w:val="19"/>
          <w:lang w:eastAsia="en-US"/>
        </w:rPr>
      </w:pPr>
      <w:r w:rsidRPr="004D2787">
        <w:rPr>
          <w:rFonts w:eastAsiaTheme="minorEastAsia" w:cs="Trebuchet MS"/>
          <w:bCs w:val="0"/>
          <w:color w:val="767171"/>
          <w:sz w:val="19"/>
          <w:szCs w:val="19"/>
          <w:lang w:eastAsia="en-US"/>
        </w:rPr>
        <w:t xml:space="preserve">* Temaet forventes udtaget efter næste høring, da data fra efteråret 2015 kan hentes fra ”Institutionsregisteret” </w:t>
      </w:r>
      <w:r w:rsidRPr="004D2787">
        <w:rPr>
          <w:rFonts w:eastAsiaTheme="minorEastAsia" w:cs="Trebuchet MS"/>
          <w:bCs w:val="0"/>
          <w:color w:val="767171"/>
          <w:sz w:val="19"/>
          <w:szCs w:val="19"/>
          <w:lang w:eastAsia="en-US"/>
        </w:rPr>
        <w:br/>
        <w:t xml:space="preserve">(nationalt register over uddannelsesinstitutioner </w:t>
      </w:r>
      <w:hyperlink r:id="rId36" w:history="1">
        <w:r w:rsidRPr="004D2787">
          <w:rPr>
            <w:rFonts w:eastAsiaTheme="minorEastAsia" w:cs="Trebuchet MS"/>
            <w:bCs w:val="0"/>
            <w:color w:val="767171"/>
            <w:sz w:val="19"/>
            <w:szCs w:val="19"/>
            <w:lang w:eastAsia="en-US"/>
          </w:rPr>
          <w:t>http://www.uvm.dk/Uddannelser/Paa-tvaers-af-uddannelserne/Institutionsregister</w:t>
        </w:r>
      </w:hyperlink>
      <w:r w:rsidRPr="004D2787">
        <w:rPr>
          <w:rFonts w:eastAsiaTheme="minorEastAsia" w:cs="Trebuchet MS"/>
          <w:bCs w:val="0"/>
          <w:color w:val="767171"/>
          <w:sz w:val="19"/>
          <w:szCs w:val="19"/>
          <w:lang w:eastAsia="en-US"/>
        </w:rPr>
        <w:t>)</w:t>
      </w:r>
    </w:p>
    <w:p w14:paraId="21C9D1DB" w14:textId="77777777" w:rsidR="00CB4BEB" w:rsidRPr="00576460" w:rsidRDefault="00CB4BEB" w:rsidP="00CB4BEB">
      <w:pPr>
        <w:pStyle w:val="Overskrift6"/>
      </w:pPr>
      <w:r w:rsidRPr="00576460">
        <w:t xml:space="preserve">5.8.15.1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76460" w14:paraId="027A9B2E" w14:textId="77777777" w:rsidTr="003C0924">
        <w:trPr>
          <w:trHeight w:hRule="exact" w:val="255"/>
        </w:trPr>
        <w:tc>
          <w:tcPr>
            <w:tcW w:w="2235" w:type="dxa"/>
            <w:shd w:val="clear" w:color="auto" w:fill="D9D9D9"/>
            <w:vAlign w:val="bottom"/>
          </w:tcPr>
          <w:p w14:paraId="568478DA"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Metadataelement</w:t>
            </w:r>
          </w:p>
        </w:tc>
        <w:tc>
          <w:tcPr>
            <w:tcW w:w="11340" w:type="dxa"/>
            <w:shd w:val="clear" w:color="auto" w:fill="D9D9D9"/>
            <w:vAlign w:val="bottom"/>
          </w:tcPr>
          <w:p w14:paraId="331D34AD"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7C474E11" w14:textId="77777777" w:rsidTr="003C0924">
        <w:trPr>
          <w:trHeight w:hRule="exact" w:val="255"/>
        </w:trPr>
        <w:tc>
          <w:tcPr>
            <w:tcW w:w="2235" w:type="dxa"/>
            <w:shd w:val="clear" w:color="auto" w:fill="E0E0E0"/>
            <w:vAlign w:val="bottom"/>
          </w:tcPr>
          <w:p w14:paraId="349FEE6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Temanavn</w:t>
            </w:r>
          </w:p>
        </w:tc>
        <w:tc>
          <w:tcPr>
            <w:tcW w:w="11340" w:type="dxa"/>
            <w:shd w:val="clear" w:color="auto" w:fill="FFFFFF"/>
            <w:vAlign w:val="bottom"/>
          </w:tcPr>
          <w:p w14:paraId="7688E1B2"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Lærings- og uddannelsesinstitution</w:t>
            </w:r>
          </w:p>
        </w:tc>
      </w:tr>
      <w:tr w:rsidR="00CB4BEB" w:rsidRPr="00576460" w14:paraId="70AC6194" w14:textId="77777777" w:rsidTr="003C0924">
        <w:trPr>
          <w:trHeight w:hRule="exact" w:val="255"/>
        </w:trPr>
        <w:tc>
          <w:tcPr>
            <w:tcW w:w="2235" w:type="dxa"/>
            <w:shd w:val="clear" w:color="auto" w:fill="E0E0E0"/>
            <w:vAlign w:val="bottom"/>
          </w:tcPr>
          <w:p w14:paraId="568ACB4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lastRenderedPageBreak/>
              <w:t>Temakode</w:t>
            </w:r>
          </w:p>
        </w:tc>
        <w:tc>
          <w:tcPr>
            <w:tcW w:w="11340" w:type="dxa"/>
            <w:shd w:val="clear" w:color="auto" w:fill="FFFFFF"/>
            <w:vAlign w:val="bottom"/>
          </w:tcPr>
          <w:p w14:paraId="25A61CD2"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5714</w:t>
            </w:r>
          </w:p>
        </w:tc>
      </w:tr>
      <w:tr w:rsidR="00CB4BEB" w:rsidRPr="00576460" w14:paraId="64B7FCDC" w14:textId="77777777" w:rsidTr="003C0924">
        <w:trPr>
          <w:trHeight w:hRule="exact" w:val="255"/>
        </w:trPr>
        <w:tc>
          <w:tcPr>
            <w:tcW w:w="2235" w:type="dxa"/>
            <w:shd w:val="clear" w:color="auto" w:fill="E0E0E0"/>
            <w:vAlign w:val="bottom"/>
          </w:tcPr>
          <w:p w14:paraId="20285AF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Definition</w:t>
            </w:r>
          </w:p>
        </w:tc>
        <w:tc>
          <w:tcPr>
            <w:tcW w:w="11340" w:type="dxa"/>
            <w:shd w:val="clear" w:color="auto" w:fill="FFFFFF"/>
            <w:vAlign w:val="bottom"/>
          </w:tcPr>
          <w:p w14:paraId="47355984"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Skoler samt Børne-, Unge Institutioner m.m.</w:t>
            </w:r>
          </w:p>
        </w:tc>
      </w:tr>
      <w:tr w:rsidR="00CB4BEB" w:rsidRPr="00576460" w14:paraId="7F0A05FD" w14:textId="77777777" w:rsidTr="003C0924">
        <w:trPr>
          <w:trHeight w:hRule="exact" w:val="255"/>
        </w:trPr>
        <w:tc>
          <w:tcPr>
            <w:tcW w:w="2235" w:type="dxa"/>
            <w:shd w:val="clear" w:color="auto" w:fill="E0E0E0"/>
            <w:vAlign w:val="bottom"/>
          </w:tcPr>
          <w:p w14:paraId="016C70F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Beskrivelse</w:t>
            </w:r>
          </w:p>
        </w:tc>
        <w:tc>
          <w:tcPr>
            <w:tcW w:w="11340" w:type="dxa"/>
            <w:shd w:val="clear" w:color="auto" w:fill="FFFFFF"/>
            <w:vAlign w:val="bottom"/>
          </w:tcPr>
          <w:p w14:paraId="3835B268"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Skoler samt Børne-, Unge Institutioner m.m.</w:t>
            </w:r>
          </w:p>
        </w:tc>
      </w:tr>
      <w:tr w:rsidR="00CB4BEB" w:rsidRPr="00576460" w14:paraId="4F6F07B9" w14:textId="77777777" w:rsidTr="003C0924">
        <w:trPr>
          <w:trHeight w:hRule="exact" w:val="510"/>
        </w:trPr>
        <w:tc>
          <w:tcPr>
            <w:tcW w:w="2235" w:type="dxa"/>
            <w:shd w:val="clear" w:color="auto" w:fill="E0E0E0"/>
            <w:vAlign w:val="center"/>
          </w:tcPr>
          <w:p w14:paraId="3E94A7C8"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Formaal</w:t>
            </w:r>
            <w:proofErr w:type="spellEnd"/>
            <w:r w:rsidRPr="00576460">
              <w:rPr>
                <w:rFonts w:ascii="Trebuchet MS" w:hAnsi="Trebuchet MS" w:cs="Trebuchet MS"/>
                <w:sz w:val="18"/>
                <w:szCs w:val="18"/>
              </w:rPr>
              <w:t xml:space="preserve"> </w:t>
            </w:r>
          </w:p>
        </w:tc>
        <w:tc>
          <w:tcPr>
            <w:tcW w:w="11340" w:type="dxa"/>
            <w:shd w:val="clear" w:color="auto" w:fill="FFFFFF"/>
            <w:vAlign w:val="bottom"/>
          </w:tcPr>
          <w:p w14:paraId="67F57AA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Oplyse sagsbehandler og borger via selvbetjeningsløsninger, hvilken institutioner der ligger i lokalområdet. Evt. også nærmeste børnehave m.v.</w:t>
            </w:r>
          </w:p>
        </w:tc>
      </w:tr>
      <w:tr w:rsidR="00CB4BEB" w:rsidRPr="00576460" w14:paraId="20BDE483" w14:textId="77777777" w:rsidTr="003C0924">
        <w:trPr>
          <w:trHeight w:hRule="exact" w:val="255"/>
        </w:trPr>
        <w:tc>
          <w:tcPr>
            <w:tcW w:w="2235" w:type="dxa"/>
            <w:shd w:val="clear" w:color="auto" w:fill="E0E0E0"/>
            <w:vAlign w:val="bottom"/>
          </w:tcPr>
          <w:p w14:paraId="718820BE"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Noegleord_hovedgruppe</w:t>
            </w:r>
            <w:proofErr w:type="spellEnd"/>
          </w:p>
        </w:tc>
        <w:tc>
          <w:tcPr>
            <w:tcW w:w="11340" w:type="dxa"/>
            <w:shd w:val="clear" w:color="auto" w:fill="FFFFFF"/>
            <w:vAlign w:val="bottom"/>
          </w:tcPr>
          <w:p w14:paraId="0E5CFF6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bCs/>
                <w:kern w:val="32"/>
                <w:sz w:val="18"/>
                <w:szCs w:val="18"/>
              </w:rPr>
              <w:t>Offentlig forsyningsvirksomhed og offentlige tjenesteydelser</w:t>
            </w:r>
          </w:p>
        </w:tc>
      </w:tr>
      <w:tr w:rsidR="00CB4BEB" w:rsidRPr="00576460" w14:paraId="1B929F27" w14:textId="77777777" w:rsidTr="003C0924">
        <w:trPr>
          <w:trHeight w:hRule="exact" w:val="255"/>
        </w:trPr>
        <w:tc>
          <w:tcPr>
            <w:tcW w:w="2235" w:type="dxa"/>
            <w:shd w:val="clear" w:color="auto" w:fill="E0E0E0"/>
            <w:vAlign w:val="bottom"/>
          </w:tcPr>
          <w:p w14:paraId="2FF438E0"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Noegle_ord</w:t>
            </w:r>
            <w:proofErr w:type="spellEnd"/>
          </w:p>
        </w:tc>
        <w:tc>
          <w:tcPr>
            <w:tcW w:w="11340" w:type="dxa"/>
            <w:shd w:val="clear" w:color="auto" w:fill="FFFFFF"/>
            <w:vAlign w:val="bottom"/>
          </w:tcPr>
          <w:p w14:paraId="4736C78F" w14:textId="77777777" w:rsidR="00CB4BEB" w:rsidRPr="00576460" w:rsidRDefault="00CB4BEB" w:rsidP="003C0924">
            <w:pPr>
              <w:autoSpaceDE w:val="0"/>
              <w:autoSpaceDN w:val="0"/>
              <w:adjustRightInd w:val="0"/>
              <w:rPr>
                <w:rFonts w:ascii="Trebuchet MS" w:hAnsi="Trebuchet MS" w:cs="Trebuchet MS"/>
                <w:sz w:val="18"/>
                <w:szCs w:val="18"/>
              </w:rPr>
            </w:pPr>
            <w:r w:rsidRPr="00576460">
              <w:rPr>
                <w:rFonts w:ascii="Trebuchet MS" w:hAnsi="Trebuchet MS" w:cs="Trebuchet MS"/>
                <w:sz w:val="18"/>
                <w:szCs w:val="18"/>
              </w:rPr>
              <w:t>Skole, børnehave, institution</w:t>
            </w:r>
          </w:p>
        </w:tc>
      </w:tr>
      <w:tr w:rsidR="00CB4BEB" w:rsidRPr="00576460" w14:paraId="77659B00" w14:textId="77777777" w:rsidTr="003C0924">
        <w:trPr>
          <w:trHeight w:hRule="exact" w:val="255"/>
        </w:trPr>
        <w:tc>
          <w:tcPr>
            <w:tcW w:w="2235" w:type="dxa"/>
            <w:shd w:val="clear" w:color="auto" w:fill="E0E0E0"/>
            <w:vAlign w:val="bottom"/>
          </w:tcPr>
          <w:p w14:paraId="62F06BB7"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 type</w:t>
            </w:r>
          </w:p>
        </w:tc>
        <w:tc>
          <w:tcPr>
            <w:tcW w:w="11340" w:type="dxa"/>
            <w:shd w:val="clear" w:color="auto" w:fill="FFFFFF"/>
            <w:vAlign w:val="bottom"/>
          </w:tcPr>
          <w:p w14:paraId="3C612F6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Punkt</w:t>
            </w:r>
          </w:p>
        </w:tc>
      </w:tr>
      <w:tr w:rsidR="00CB4BEB" w:rsidRPr="00576460" w14:paraId="03B95776" w14:textId="77777777" w:rsidTr="003C0924">
        <w:trPr>
          <w:trHeight w:hRule="exact" w:val="255"/>
        </w:trPr>
        <w:tc>
          <w:tcPr>
            <w:tcW w:w="2235" w:type="dxa"/>
            <w:shd w:val="clear" w:color="auto" w:fill="E0E0E0"/>
            <w:vAlign w:val="bottom"/>
          </w:tcPr>
          <w:p w14:paraId="0FF83B8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Lovgrundlag</w:t>
            </w:r>
          </w:p>
        </w:tc>
        <w:tc>
          <w:tcPr>
            <w:tcW w:w="11340" w:type="dxa"/>
            <w:shd w:val="clear" w:color="auto" w:fill="FFFFFF"/>
            <w:vAlign w:val="bottom"/>
          </w:tcPr>
          <w:p w14:paraId="410F5193" w14:textId="77777777" w:rsidR="00CB4BEB" w:rsidRPr="00576460" w:rsidRDefault="00CB4BEB" w:rsidP="003C0924">
            <w:pPr>
              <w:rPr>
                <w:rFonts w:ascii="Trebuchet MS" w:hAnsi="Trebuchet MS" w:cs="Trebuchet MS"/>
                <w:sz w:val="18"/>
                <w:szCs w:val="18"/>
              </w:rPr>
            </w:pPr>
          </w:p>
        </w:tc>
      </w:tr>
      <w:tr w:rsidR="00CB4BEB" w:rsidRPr="00576460" w14:paraId="28B0BBC1" w14:textId="77777777" w:rsidTr="003C0924">
        <w:trPr>
          <w:trHeight w:hRule="exact" w:val="255"/>
        </w:trPr>
        <w:tc>
          <w:tcPr>
            <w:tcW w:w="2235" w:type="dxa"/>
            <w:shd w:val="clear" w:color="auto" w:fill="E0E0E0"/>
            <w:vAlign w:val="bottom"/>
          </w:tcPr>
          <w:p w14:paraId="785D0249"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KLE_koder</w:t>
            </w:r>
            <w:proofErr w:type="spellEnd"/>
          </w:p>
        </w:tc>
        <w:tc>
          <w:tcPr>
            <w:tcW w:w="11340" w:type="dxa"/>
            <w:shd w:val="clear" w:color="auto" w:fill="FFFFFF"/>
            <w:vAlign w:val="bottom"/>
          </w:tcPr>
          <w:p w14:paraId="232DA21B" w14:textId="77777777" w:rsidR="00CB4BEB" w:rsidRPr="00576460" w:rsidRDefault="00CB4BEB" w:rsidP="003C0924">
            <w:pPr>
              <w:rPr>
                <w:rFonts w:ascii="Trebuchet MS" w:hAnsi="Trebuchet MS" w:cs="Trebuchet MS"/>
                <w:sz w:val="18"/>
                <w:szCs w:val="18"/>
              </w:rPr>
            </w:pPr>
            <w:r w:rsidRPr="00A92816">
              <w:rPr>
                <w:rFonts w:ascii="Trebuchet MS" w:hAnsi="Trebuchet MS" w:cs="Trebuchet MS"/>
                <w:sz w:val="18"/>
                <w:szCs w:val="18"/>
              </w:rPr>
              <w:t>17.01.04, 18.00.00, 28.00.00</w:t>
            </w:r>
          </w:p>
        </w:tc>
      </w:tr>
    </w:tbl>
    <w:p w14:paraId="1F1F9BB4" w14:textId="77777777" w:rsidR="00CB4BEB" w:rsidRPr="00576460" w:rsidRDefault="00CB4BEB" w:rsidP="00CB4BEB">
      <w:pPr>
        <w:pStyle w:val="Overskrift6"/>
      </w:pPr>
      <w:r w:rsidRPr="00576460">
        <w:t>5.8.15.2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5"/>
        <w:gridCol w:w="8981"/>
      </w:tblGrid>
      <w:tr w:rsidR="00CB4BEB" w:rsidRPr="00576460" w14:paraId="74D0D008" w14:textId="77777777" w:rsidTr="003C0924">
        <w:trPr>
          <w:trHeight w:hRule="exact" w:val="255"/>
        </w:trPr>
        <w:tc>
          <w:tcPr>
            <w:tcW w:w="4503" w:type="dxa"/>
            <w:shd w:val="clear" w:color="auto" w:fill="D9D9D9"/>
            <w:vAlign w:val="bottom"/>
          </w:tcPr>
          <w:p w14:paraId="1AA511E6"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Emne</w:t>
            </w:r>
          </w:p>
        </w:tc>
        <w:tc>
          <w:tcPr>
            <w:tcW w:w="9149" w:type="dxa"/>
            <w:shd w:val="clear" w:color="auto" w:fill="D9D9D9"/>
            <w:vAlign w:val="bottom"/>
          </w:tcPr>
          <w:p w14:paraId="49AC5F4C"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786299" w14:paraId="4B4B821E" w14:textId="77777777" w:rsidTr="003C0924">
        <w:trPr>
          <w:trHeight w:hRule="exact" w:val="1130"/>
        </w:trPr>
        <w:tc>
          <w:tcPr>
            <w:tcW w:w="4503" w:type="dxa"/>
            <w:shd w:val="clear" w:color="auto" w:fill="E0E0E0"/>
            <w:vAlign w:val="center"/>
          </w:tcPr>
          <w:p w14:paraId="09C9B28E" w14:textId="77777777" w:rsidR="00CB4BEB" w:rsidRPr="00786299" w:rsidRDefault="00CB4BEB" w:rsidP="003C0924">
            <w:pPr>
              <w:rPr>
                <w:rFonts w:ascii="Trebuchet MS" w:hAnsi="Trebuchet MS" w:cs="Trebuchet MS"/>
                <w:bCs/>
                <w:sz w:val="18"/>
                <w:szCs w:val="18"/>
              </w:rPr>
            </w:pPr>
            <w:r w:rsidRPr="00786299">
              <w:rPr>
                <w:rFonts w:ascii="Trebuchet MS" w:hAnsi="Trebuchet MS" w:cs="Trebuchet MS"/>
                <w:bCs/>
                <w:sz w:val="18"/>
                <w:szCs w:val="18"/>
              </w:rPr>
              <w:t>Registreringsinstruks</w:t>
            </w:r>
          </w:p>
        </w:tc>
        <w:tc>
          <w:tcPr>
            <w:tcW w:w="9149" w:type="dxa"/>
            <w:shd w:val="clear" w:color="auto" w:fill="FFFFFF"/>
            <w:vAlign w:val="bottom"/>
          </w:tcPr>
          <w:p w14:paraId="19D39794" w14:textId="5393FE56"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Diverse lister (ofte er kommunens egen hjemmeside et godt udgangspunkt) med adresse registreres enten direkte eller via adressesøgning, hvorefter oplysninger om type navn og link udfyldes. Punktet sættes om muligt nær indgang til institutionen særligt ved flere institutioner på samme adresse/i samme bygning.</w:t>
            </w:r>
            <w:r w:rsidRPr="00786299">
              <w:t xml:space="preserve"> </w:t>
            </w:r>
            <w:r w:rsidRPr="00786299">
              <w:rPr>
                <w:rFonts w:ascii="Trebuchet MS" w:hAnsi="Trebuchet MS" w:cs="Trebuchet MS"/>
                <w:sz w:val="18"/>
                <w:szCs w:val="18"/>
              </w:rPr>
              <w:t>Klassetrin udf</w:t>
            </w:r>
            <w:r w:rsidR="002B5C72">
              <w:rPr>
                <w:rFonts w:ascii="Trebuchet MS" w:hAnsi="Trebuchet MS" w:cs="Trebuchet MS"/>
                <w:sz w:val="18"/>
                <w:szCs w:val="18"/>
              </w:rPr>
              <w:t>yl</w:t>
            </w:r>
            <w:r w:rsidRPr="00786299">
              <w:rPr>
                <w:rFonts w:ascii="Trebuchet MS" w:hAnsi="Trebuchet MS" w:cs="Trebuchet MS"/>
                <w:sz w:val="18"/>
                <w:szCs w:val="18"/>
              </w:rPr>
              <w:t>des med relevant start- og sluttrin for skoler, mens for alle institutioner udfyldes det med andet.</w:t>
            </w:r>
          </w:p>
          <w:p w14:paraId="656ABFC3" w14:textId="77777777" w:rsidR="00CB4BEB" w:rsidRPr="00786299" w:rsidRDefault="00CB4BEB" w:rsidP="003C0924">
            <w:pPr>
              <w:rPr>
                <w:rFonts w:ascii="Trebuchet MS" w:hAnsi="Trebuchet MS" w:cs="Trebuchet MS"/>
                <w:sz w:val="18"/>
                <w:szCs w:val="18"/>
              </w:rPr>
            </w:pPr>
          </w:p>
        </w:tc>
      </w:tr>
      <w:tr w:rsidR="00CB4BEB" w:rsidRPr="00786299" w14:paraId="0C7C79A9" w14:textId="77777777" w:rsidTr="003C0924">
        <w:trPr>
          <w:trHeight w:hRule="exact" w:val="255"/>
        </w:trPr>
        <w:tc>
          <w:tcPr>
            <w:tcW w:w="4503" w:type="dxa"/>
            <w:shd w:val="clear" w:color="auto" w:fill="E0E0E0"/>
            <w:vAlign w:val="bottom"/>
          </w:tcPr>
          <w:p w14:paraId="2ACB906B"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Klassificering/opdeling</w:t>
            </w:r>
          </w:p>
        </w:tc>
        <w:tc>
          <w:tcPr>
            <w:tcW w:w="9149" w:type="dxa"/>
            <w:shd w:val="clear" w:color="auto" w:fill="auto"/>
            <w:vAlign w:val="bottom"/>
          </w:tcPr>
          <w:p w14:paraId="5E701257" w14:textId="2E76A344"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Opdeles i institutionstype med mulighed ejerstatus.  Se 5.8.15.3.1 Kodelister. Samt i klassetrin.</w:t>
            </w:r>
          </w:p>
        </w:tc>
      </w:tr>
      <w:tr w:rsidR="00CB4BEB" w:rsidRPr="00786299" w14:paraId="70A97FE0" w14:textId="77777777" w:rsidTr="003C0924">
        <w:trPr>
          <w:trHeight w:hRule="exact" w:val="255"/>
        </w:trPr>
        <w:tc>
          <w:tcPr>
            <w:tcW w:w="4503" w:type="dxa"/>
            <w:shd w:val="clear" w:color="auto" w:fill="E0E0E0"/>
            <w:vAlign w:val="bottom"/>
          </w:tcPr>
          <w:p w14:paraId="1E540B02"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Minimum størrelser for objekt</w:t>
            </w:r>
          </w:p>
        </w:tc>
        <w:tc>
          <w:tcPr>
            <w:tcW w:w="9149" w:type="dxa"/>
            <w:shd w:val="clear" w:color="auto" w:fill="FFFFFF"/>
            <w:vAlign w:val="bottom"/>
          </w:tcPr>
          <w:p w14:paraId="19371190"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w:t>
            </w:r>
          </w:p>
        </w:tc>
      </w:tr>
      <w:tr w:rsidR="00CB4BEB" w:rsidRPr="00786299" w14:paraId="0F5C714D" w14:textId="77777777" w:rsidTr="003C0924">
        <w:trPr>
          <w:trHeight w:hRule="exact" w:val="255"/>
        </w:trPr>
        <w:tc>
          <w:tcPr>
            <w:tcW w:w="4503" w:type="dxa"/>
            <w:shd w:val="clear" w:color="auto" w:fill="E0E0E0"/>
            <w:vAlign w:val="bottom"/>
          </w:tcPr>
          <w:p w14:paraId="319BA7EA"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Entydige objekter</w:t>
            </w:r>
          </w:p>
        </w:tc>
        <w:tc>
          <w:tcPr>
            <w:tcW w:w="9149" w:type="dxa"/>
            <w:shd w:val="clear" w:color="auto" w:fill="FFFFFF"/>
            <w:vAlign w:val="bottom"/>
          </w:tcPr>
          <w:p w14:paraId="3B859972" w14:textId="77777777" w:rsidR="00CB4BEB" w:rsidRPr="00786299" w:rsidRDefault="00CB4BEB" w:rsidP="003C0924">
            <w:pPr>
              <w:rPr>
                <w:rFonts w:ascii="Trebuchet MS" w:hAnsi="Trebuchet MS" w:cs="Trebuchet MS"/>
                <w:sz w:val="18"/>
                <w:szCs w:val="18"/>
              </w:rPr>
            </w:pPr>
          </w:p>
        </w:tc>
      </w:tr>
      <w:tr w:rsidR="00CB4BEB" w:rsidRPr="00786299" w14:paraId="35765592" w14:textId="77777777" w:rsidTr="003C0924">
        <w:trPr>
          <w:trHeight w:hRule="exact" w:val="230"/>
        </w:trPr>
        <w:tc>
          <w:tcPr>
            <w:tcW w:w="4503" w:type="dxa"/>
            <w:shd w:val="clear" w:color="auto" w:fill="E0E0E0"/>
            <w:vAlign w:val="center"/>
          </w:tcPr>
          <w:p w14:paraId="68734401"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Geometrisk konsistens mellem objekter</w:t>
            </w:r>
          </w:p>
        </w:tc>
        <w:tc>
          <w:tcPr>
            <w:tcW w:w="9149" w:type="dxa"/>
            <w:shd w:val="clear" w:color="auto" w:fill="FFFFFF"/>
            <w:vAlign w:val="bottom"/>
          </w:tcPr>
          <w:p w14:paraId="2904BA93"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 xml:space="preserve">Ofte er der flere institution på samme adresse. </w:t>
            </w:r>
            <w:r w:rsidRPr="00786299">
              <w:rPr>
                <w:rFonts w:ascii="Trebuchet MS" w:hAnsi="Trebuchet MS"/>
                <w:sz w:val="18"/>
                <w:szCs w:val="18"/>
              </w:rPr>
              <w:t>Placeres om muligt ved indgangen til de fysiske lokaler.</w:t>
            </w:r>
          </w:p>
        </w:tc>
      </w:tr>
      <w:tr w:rsidR="00CB4BEB" w:rsidRPr="00786299" w14:paraId="3593DB84" w14:textId="77777777" w:rsidTr="003C0924">
        <w:trPr>
          <w:trHeight w:hRule="exact" w:val="255"/>
        </w:trPr>
        <w:tc>
          <w:tcPr>
            <w:tcW w:w="4503" w:type="dxa"/>
            <w:shd w:val="clear" w:color="auto" w:fill="E0E0E0"/>
            <w:vAlign w:val="bottom"/>
          </w:tcPr>
          <w:p w14:paraId="17BD9669"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Geometrisk konsistens med objekter i andre datasæt</w:t>
            </w:r>
          </w:p>
        </w:tc>
        <w:tc>
          <w:tcPr>
            <w:tcW w:w="9149" w:type="dxa"/>
            <w:shd w:val="clear" w:color="auto" w:fill="FFFFFF"/>
            <w:vAlign w:val="bottom"/>
          </w:tcPr>
          <w:p w14:paraId="5F4001D9"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Placeres gerne i den tilhørende/benyttende bygning.</w:t>
            </w:r>
          </w:p>
        </w:tc>
      </w:tr>
    </w:tbl>
    <w:p w14:paraId="04593032" w14:textId="77777777" w:rsidR="00CB4BEB" w:rsidRPr="00786299" w:rsidRDefault="00CB4BEB" w:rsidP="00CB4BEB">
      <w:pPr>
        <w:pStyle w:val="Overskrift6"/>
      </w:pPr>
      <w:r w:rsidRPr="00786299">
        <w:t>5.8.15.3 Kodelister</w:t>
      </w:r>
    </w:p>
    <w:p w14:paraId="6C9AAE73" w14:textId="77777777" w:rsidR="00CB4BEB" w:rsidRPr="004D2787" w:rsidRDefault="00CB4BEB" w:rsidP="00CB4BEB">
      <w:pPr>
        <w:autoSpaceDE w:val="0"/>
        <w:autoSpaceDN w:val="0"/>
        <w:adjustRightInd w:val="0"/>
        <w:rPr>
          <w:rFonts w:ascii="Trebuchet MS" w:hAnsi="Trebuchet MS" w:cs="Trebuchet MS"/>
          <w:sz w:val="19"/>
          <w:szCs w:val="19"/>
        </w:rPr>
      </w:pPr>
      <w:r w:rsidRPr="004D2787">
        <w:rPr>
          <w:rFonts w:ascii="Trebuchet MS" w:hAnsi="Trebuchet MS" w:cs="Trebuchet MS"/>
          <w:sz w:val="19"/>
          <w:szCs w:val="19"/>
        </w:rPr>
        <w:t>Kodelisterne fungerer som oversættelser mellem anvendte kodeværdier og de matchende forklarende tekster.</w:t>
      </w:r>
    </w:p>
    <w:p w14:paraId="05236C24" w14:textId="77777777" w:rsidR="00CB4BEB" w:rsidRPr="00786299" w:rsidRDefault="00CB4BEB" w:rsidP="00CB4BEB">
      <w:pPr>
        <w:pStyle w:val="Overskrift7"/>
      </w:pPr>
      <w:r w:rsidRPr="00786299">
        <w:t>5.8.15.3.1   5714 Lærings- og uddannelsesinstitutionstype</w:t>
      </w:r>
      <w:r w:rsidRPr="00786299">
        <w:rPr>
          <w:rStyle w:val="TypografiOverskrift4BrugerdefineretfarveRGB0Tegn"/>
        </w:rPr>
        <w:t xml:space="preserve"> </w:t>
      </w:r>
      <w:r w:rsidRPr="00786299">
        <w:t>(d_5714_udd_institution_type)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9"/>
        <w:gridCol w:w="2092"/>
        <w:gridCol w:w="1387"/>
        <w:gridCol w:w="7378"/>
      </w:tblGrid>
      <w:tr w:rsidR="00CB4BEB" w:rsidRPr="00786299" w14:paraId="51F3430B" w14:textId="77777777" w:rsidTr="003C0924">
        <w:trPr>
          <w:trHeight w:hRule="exact" w:val="255"/>
        </w:trPr>
        <w:tc>
          <w:tcPr>
            <w:tcW w:w="2571" w:type="dxa"/>
            <w:tcBorders>
              <w:bottom w:val="single" w:sz="4" w:space="0" w:color="auto"/>
            </w:tcBorders>
            <w:shd w:val="clear" w:color="auto" w:fill="D9D9D9"/>
            <w:vAlign w:val="bottom"/>
          </w:tcPr>
          <w:p w14:paraId="3AF84605" w14:textId="77777777" w:rsidR="00CB4BEB" w:rsidRPr="00786299" w:rsidRDefault="00CB4BEB" w:rsidP="003C0924">
            <w:pPr>
              <w:rPr>
                <w:rFonts w:ascii="Trebuchet MS" w:eastAsiaTheme="minorHAnsi" w:hAnsi="Trebuchet MS"/>
                <w:b/>
                <w:bCs/>
                <w:sz w:val="18"/>
                <w:szCs w:val="18"/>
              </w:rPr>
            </w:pPr>
            <w:proofErr w:type="spellStart"/>
            <w:r w:rsidRPr="00786299">
              <w:rPr>
                <w:rFonts w:ascii="Trebuchet MS" w:hAnsi="Trebuchet MS"/>
                <w:b/>
                <w:bCs/>
                <w:sz w:val="18"/>
                <w:szCs w:val="18"/>
              </w:rPr>
              <w:t>udd_institution_type_kode</w:t>
            </w:r>
            <w:proofErr w:type="spellEnd"/>
          </w:p>
        </w:tc>
        <w:tc>
          <w:tcPr>
            <w:tcW w:w="2096" w:type="dxa"/>
            <w:tcBorders>
              <w:bottom w:val="single" w:sz="4" w:space="0" w:color="auto"/>
            </w:tcBorders>
            <w:shd w:val="clear" w:color="auto" w:fill="D9D9D9"/>
            <w:vAlign w:val="bottom"/>
          </w:tcPr>
          <w:p w14:paraId="61A2F658" w14:textId="77777777" w:rsidR="00CB4BEB" w:rsidRPr="00786299" w:rsidRDefault="00CB4BEB" w:rsidP="003C0924">
            <w:pPr>
              <w:rPr>
                <w:rFonts w:ascii="Trebuchet MS" w:eastAsiaTheme="minorHAnsi" w:hAnsi="Trebuchet MS"/>
                <w:sz w:val="18"/>
                <w:szCs w:val="18"/>
              </w:rPr>
            </w:pPr>
            <w:proofErr w:type="spellStart"/>
            <w:r w:rsidRPr="00786299">
              <w:rPr>
                <w:rFonts w:ascii="Trebuchet MS" w:hAnsi="Trebuchet MS"/>
                <w:b/>
                <w:bCs/>
                <w:sz w:val="18"/>
                <w:szCs w:val="18"/>
              </w:rPr>
              <w:t>udd_institution_type</w:t>
            </w:r>
            <w:proofErr w:type="spellEnd"/>
          </w:p>
        </w:tc>
        <w:tc>
          <w:tcPr>
            <w:tcW w:w="1413" w:type="dxa"/>
            <w:tcBorders>
              <w:bottom w:val="single" w:sz="4" w:space="0" w:color="auto"/>
            </w:tcBorders>
            <w:shd w:val="clear" w:color="auto" w:fill="D9D9D9"/>
            <w:vAlign w:val="bottom"/>
          </w:tcPr>
          <w:p w14:paraId="43D18794" w14:textId="77777777" w:rsidR="00CB4BEB" w:rsidRPr="00786299" w:rsidRDefault="00CB4BEB" w:rsidP="003C0924">
            <w:pPr>
              <w:rPr>
                <w:rFonts w:ascii="Trebuchet MS" w:hAnsi="Trebuchet MS" w:cs="Trebuchet MS"/>
                <w:b/>
                <w:bCs/>
                <w:sz w:val="18"/>
                <w:szCs w:val="18"/>
              </w:rPr>
            </w:pPr>
            <w:r w:rsidRPr="00786299">
              <w:rPr>
                <w:rFonts w:ascii="Trebuchet MS" w:hAnsi="Trebuchet MS" w:cs="Trebuchet MS"/>
                <w:b/>
                <w:bCs/>
                <w:sz w:val="18"/>
                <w:szCs w:val="18"/>
              </w:rPr>
              <w:t>Aktiv</w:t>
            </w:r>
          </w:p>
        </w:tc>
        <w:tc>
          <w:tcPr>
            <w:tcW w:w="7572" w:type="dxa"/>
            <w:tcBorders>
              <w:bottom w:val="single" w:sz="4" w:space="0" w:color="auto"/>
            </w:tcBorders>
            <w:shd w:val="clear" w:color="auto" w:fill="D9D9D9"/>
            <w:vAlign w:val="bottom"/>
          </w:tcPr>
          <w:p w14:paraId="584B0B09" w14:textId="77777777" w:rsidR="00CB4BEB" w:rsidRPr="00786299" w:rsidRDefault="00CB4BEB" w:rsidP="003C0924">
            <w:pPr>
              <w:rPr>
                <w:rFonts w:ascii="Trebuchet MS" w:hAnsi="Trebuchet MS" w:cs="Trebuchet MS"/>
                <w:b/>
                <w:bCs/>
                <w:sz w:val="18"/>
                <w:szCs w:val="18"/>
              </w:rPr>
            </w:pPr>
            <w:r w:rsidRPr="00786299">
              <w:rPr>
                <w:rFonts w:ascii="Trebuchet MS" w:hAnsi="Trebuchet MS" w:cs="Trebuchet MS"/>
                <w:b/>
                <w:bCs/>
                <w:sz w:val="18"/>
                <w:szCs w:val="18"/>
              </w:rPr>
              <w:t>Begrebsdefinition</w:t>
            </w:r>
          </w:p>
        </w:tc>
      </w:tr>
      <w:tr w:rsidR="00CB4BEB" w:rsidRPr="00786299" w14:paraId="57E37AC0"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7C5FD09D"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2096" w:type="dxa"/>
            <w:tcBorders>
              <w:top w:val="single" w:sz="4" w:space="0" w:color="auto"/>
              <w:left w:val="single" w:sz="4" w:space="0" w:color="auto"/>
              <w:bottom w:val="single" w:sz="4" w:space="0" w:color="auto"/>
            </w:tcBorders>
            <w:shd w:val="clear" w:color="auto" w:fill="FFFFFF"/>
            <w:vAlign w:val="bottom"/>
          </w:tcPr>
          <w:p w14:paraId="02D30C27"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Vuggestue</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bottom"/>
          </w:tcPr>
          <w:p w14:paraId="7585E40B"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FFFFFF"/>
            <w:vAlign w:val="bottom"/>
          </w:tcPr>
          <w:p w14:paraId="2C8A7CD3"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Pasningstilbud for børn 0-3 år.</w:t>
            </w:r>
          </w:p>
        </w:tc>
      </w:tr>
      <w:tr w:rsidR="00CB4BEB" w:rsidRPr="00786299" w14:paraId="18002BD2"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4CE8F842"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2</w:t>
            </w:r>
          </w:p>
        </w:tc>
        <w:tc>
          <w:tcPr>
            <w:tcW w:w="2096" w:type="dxa"/>
            <w:tcBorders>
              <w:top w:val="single" w:sz="4" w:space="0" w:color="auto"/>
              <w:left w:val="single" w:sz="4" w:space="0" w:color="auto"/>
              <w:bottom w:val="single" w:sz="4" w:space="0" w:color="auto"/>
            </w:tcBorders>
            <w:shd w:val="clear" w:color="auto" w:fill="FFFFFF"/>
            <w:vAlign w:val="bottom"/>
          </w:tcPr>
          <w:p w14:paraId="2088D405"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Børnehave</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bottom"/>
          </w:tcPr>
          <w:p w14:paraId="3C3A87B4"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FFFFFF"/>
            <w:vAlign w:val="bottom"/>
          </w:tcPr>
          <w:p w14:paraId="2C74CD99"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Pasningstilbud for børn 3-6 år.</w:t>
            </w:r>
          </w:p>
        </w:tc>
      </w:tr>
      <w:tr w:rsidR="00CB4BEB" w:rsidRPr="00786299" w14:paraId="347509B8"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599DC478"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3</w:t>
            </w:r>
          </w:p>
        </w:tc>
        <w:tc>
          <w:tcPr>
            <w:tcW w:w="2096" w:type="dxa"/>
            <w:tcBorders>
              <w:top w:val="single" w:sz="4" w:space="0" w:color="auto"/>
              <w:left w:val="single" w:sz="4" w:space="0" w:color="auto"/>
              <w:bottom w:val="single" w:sz="4" w:space="0" w:color="auto"/>
            </w:tcBorders>
            <w:shd w:val="clear" w:color="auto" w:fill="FFFFFF"/>
            <w:vAlign w:val="bottom"/>
          </w:tcPr>
          <w:p w14:paraId="14871DBE"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Integreret Institution</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bottom"/>
          </w:tcPr>
          <w:p w14:paraId="1E8CB5F3"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FFFFFF"/>
            <w:vAlign w:val="bottom"/>
          </w:tcPr>
          <w:p w14:paraId="172D0066"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Pasningstilbud for børn 0-6 år.</w:t>
            </w:r>
          </w:p>
        </w:tc>
      </w:tr>
      <w:tr w:rsidR="00CB4BEB" w:rsidRPr="00786299" w14:paraId="49DB9E72"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0902A852"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4</w:t>
            </w:r>
          </w:p>
        </w:tc>
        <w:tc>
          <w:tcPr>
            <w:tcW w:w="2096" w:type="dxa"/>
            <w:tcBorders>
              <w:top w:val="single" w:sz="4" w:space="0" w:color="auto"/>
              <w:left w:val="single" w:sz="4" w:space="0" w:color="auto"/>
              <w:bottom w:val="single" w:sz="4" w:space="0" w:color="auto"/>
            </w:tcBorders>
            <w:shd w:val="clear" w:color="auto" w:fill="FFFFFF"/>
            <w:vAlign w:val="bottom"/>
          </w:tcPr>
          <w:p w14:paraId="46000869"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SFO</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bottom"/>
          </w:tcPr>
          <w:p w14:paraId="0A4F8DF2"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FFFFFF"/>
            <w:vAlign w:val="bottom"/>
          </w:tcPr>
          <w:p w14:paraId="290542AD"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 xml:space="preserve">Pasnings-/fritidstilbud for skolebørn efter </w:t>
            </w:r>
            <w:proofErr w:type="spellStart"/>
            <w:r w:rsidRPr="00786299">
              <w:rPr>
                <w:rFonts w:ascii="Trebuchet MS" w:hAnsi="Trebuchet MS"/>
                <w:sz w:val="18"/>
                <w:szCs w:val="18"/>
              </w:rPr>
              <w:t>skoletid+ferier</w:t>
            </w:r>
            <w:proofErr w:type="spellEnd"/>
          </w:p>
        </w:tc>
      </w:tr>
      <w:tr w:rsidR="00CB4BEB" w:rsidRPr="00786299" w14:paraId="086127B4"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095A4CB7"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5</w:t>
            </w:r>
          </w:p>
        </w:tc>
        <w:tc>
          <w:tcPr>
            <w:tcW w:w="2096" w:type="dxa"/>
            <w:tcBorders>
              <w:top w:val="single" w:sz="4" w:space="0" w:color="auto"/>
              <w:left w:val="single" w:sz="4" w:space="0" w:color="auto"/>
              <w:bottom w:val="single" w:sz="4" w:space="0" w:color="auto"/>
            </w:tcBorders>
            <w:shd w:val="clear" w:color="auto" w:fill="FFFFFF"/>
            <w:vAlign w:val="bottom"/>
          </w:tcPr>
          <w:p w14:paraId="683DBF07"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Fritidsklub</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bottom"/>
          </w:tcPr>
          <w:p w14:paraId="23D65260"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FFFFFF"/>
            <w:vAlign w:val="bottom"/>
          </w:tcPr>
          <w:p w14:paraId="7022F6C0"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Fritidstilbud for skolebørn 10-13 år.</w:t>
            </w:r>
          </w:p>
        </w:tc>
      </w:tr>
      <w:tr w:rsidR="00CB4BEB" w:rsidRPr="00786299" w14:paraId="04235697"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123CD2ED"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6</w:t>
            </w:r>
          </w:p>
        </w:tc>
        <w:tc>
          <w:tcPr>
            <w:tcW w:w="2096" w:type="dxa"/>
            <w:tcBorders>
              <w:top w:val="single" w:sz="4" w:space="0" w:color="auto"/>
              <w:left w:val="single" w:sz="4" w:space="0" w:color="auto"/>
              <w:bottom w:val="single" w:sz="4" w:space="0" w:color="auto"/>
            </w:tcBorders>
            <w:shd w:val="clear" w:color="auto" w:fill="FFFFFF"/>
            <w:vAlign w:val="bottom"/>
          </w:tcPr>
          <w:p w14:paraId="427479DB"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Ungdomsklub</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bottom"/>
          </w:tcPr>
          <w:p w14:paraId="0973A366"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FFFFFF"/>
            <w:vAlign w:val="bottom"/>
          </w:tcPr>
          <w:p w14:paraId="3450358E"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Klub for store børn og unge, der er vokset fra pasningsordninger.</w:t>
            </w:r>
          </w:p>
        </w:tc>
      </w:tr>
      <w:tr w:rsidR="00CB4BEB" w:rsidRPr="00786299" w14:paraId="125ED4B3" w14:textId="77777777" w:rsidTr="003C0924">
        <w:trPr>
          <w:trHeight w:hRule="exact" w:val="510"/>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5ABD95B4"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lastRenderedPageBreak/>
              <w:t>7</w:t>
            </w:r>
          </w:p>
        </w:tc>
        <w:tc>
          <w:tcPr>
            <w:tcW w:w="2096" w:type="dxa"/>
            <w:tcBorders>
              <w:top w:val="single" w:sz="4" w:space="0" w:color="auto"/>
              <w:left w:val="single" w:sz="4" w:space="0" w:color="auto"/>
              <w:bottom w:val="single" w:sz="4" w:space="0" w:color="auto"/>
            </w:tcBorders>
            <w:shd w:val="clear" w:color="auto" w:fill="FFFFFF"/>
            <w:vAlign w:val="center"/>
          </w:tcPr>
          <w:p w14:paraId="3624F2BB"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Folkeskole</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center"/>
          </w:tcPr>
          <w:p w14:paraId="4280CFB1"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FFFFFF"/>
            <w:vAlign w:val="bottom"/>
          </w:tcPr>
          <w:p w14:paraId="62AC9862" w14:textId="6F910E65" w:rsidR="00CB4BEB" w:rsidRPr="00786299" w:rsidRDefault="00CB4BEB" w:rsidP="003C0924">
            <w:pPr>
              <w:rPr>
                <w:rFonts w:ascii="Trebuchet MS" w:hAnsi="Trebuchet MS"/>
                <w:sz w:val="18"/>
                <w:szCs w:val="18"/>
              </w:rPr>
            </w:pPr>
            <w:r w:rsidRPr="00786299">
              <w:rPr>
                <w:rFonts w:ascii="Trebuchet MS" w:hAnsi="Trebuchet MS"/>
                <w:sz w:val="18"/>
                <w:szCs w:val="18"/>
              </w:rPr>
              <w:t>Den kommunale børneskole i Danmark, der kan bestå af en enårig børnehaveklasse, en niårig grundskole og en enårig tiendeklasse.</w:t>
            </w:r>
          </w:p>
        </w:tc>
      </w:tr>
      <w:tr w:rsidR="00CB4BEB" w:rsidRPr="00786299" w14:paraId="4F9E1171" w14:textId="77777777" w:rsidTr="003C0924">
        <w:trPr>
          <w:trHeight w:hRule="exact" w:val="510"/>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5B129C7C"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8</w:t>
            </w:r>
          </w:p>
        </w:tc>
        <w:tc>
          <w:tcPr>
            <w:tcW w:w="2096" w:type="dxa"/>
            <w:tcBorders>
              <w:top w:val="single" w:sz="4" w:space="0" w:color="auto"/>
              <w:left w:val="single" w:sz="4" w:space="0" w:color="auto"/>
              <w:bottom w:val="single" w:sz="4" w:space="0" w:color="auto"/>
            </w:tcBorders>
            <w:shd w:val="clear" w:color="auto" w:fill="FFFFFF"/>
            <w:vAlign w:val="center"/>
          </w:tcPr>
          <w:p w14:paraId="740A297E"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Privatskole</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center"/>
          </w:tcPr>
          <w:p w14:paraId="44E6CEEB"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FFFFFF"/>
            <w:vAlign w:val="bottom"/>
          </w:tcPr>
          <w:p w14:paraId="659CE8DB"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Privatejet skole, der drives som en fri grundskole. Har gerne et religiøst, pædagogisk eller kulturelt særkende.</w:t>
            </w:r>
          </w:p>
        </w:tc>
      </w:tr>
      <w:tr w:rsidR="00CB4BEB" w:rsidRPr="00786299" w14:paraId="2B64D3B3" w14:textId="77777777" w:rsidTr="003C0924">
        <w:trPr>
          <w:trHeight w:hRule="exact" w:val="510"/>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7E100DDD"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9</w:t>
            </w:r>
          </w:p>
        </w:tc>
        <w:tc>
          <w:tcPr>
            <w:tcW w:w="2096" w:type="dxa"/>
            <w:tcBorders>
              <w:top w:val="single" w:sz="4" w:space="0" w:color="auto"/>
              <w:left w:val="single" w:sz="4" w:space="0" w:color="auto"/>
              <w:bottom w:val="single" w:sz="4" w:space="0" w:color="auto"/>
            </w:tcBorders>
            <w:shd w:val="clear" w:color="auto" w:fill="FFFFFF"/>
            <w:vAlign w:val="center"/>
          </w:tcPr>
          <w:p w14:paraId="48F0D41E"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Friskole</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center"/>
          </w:tcPr>
          <w:p w14:paraId="5A064E0D"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FFFFFF"/>
            <w:vAlign w:val="bottom"/>
          </w:tcPr>
          <w:p w14:paraId="3EED29AE"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fri grundskole, der ud fra en særlig grundholdning, fx religiøs, giver undervisning svarende til folkeskolens krav. Friskoletanken stammer fra Grundtvig og Christen Kold.</w:t>
            </w:r>
          </w:p>
        </w:tc>
      </w:tr>
      <w:tr w:rsidR="00CB4BEB" w:rsidRPr="00576460" w14:paraId="5E93B70E" w14:textId="77777777" w:rsidTr="003C0924">
        <w:trPr>
          <w:trHeight w:hRule="exact" w:val="510"/>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561A4B8C"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10</w:t>
            </w:r>
          </w:p>
        </w:tc>
        <w:tc>
          <w:tcPr>
            <w:tcW w:w="2096" w:type="dxa"/>
            <w:tcBorders>
              <w:top w:val="single" w:sz="4" w:space="0" w:color="auto"/>
              <w:left w:val="single" w:sz="4" w:space="0" w:color="auto"/>
              <w:bottom w:val="single" w:sz="4" w:space="0" w:color="auto"/>
            </w:tcBorders>
            <w:shd w:val="clear" w:color="auto" w:fill="FFFFFF"/>
            <w:vAlign w:val="center"/>
          </w:tcPr>
          <w:p w14:paraId="49D12BA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Ungdomsskole</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center"/>
          </w:tcPr>
          <w:p w14:paraId="7885625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FFFFFF"/>
            <w:vAlign w:val="bottom"/>
          </w:tcPr>
          <w:p w14:paraId="3019886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Skoleform for unge mellem 14 og 18 år. Betegnelsen angiver nu sædvanligvis kommunale institutioner, som overvejende tilbyder undervisning i de unges fritid</w:t>
            </w:r>
          </w:p>
        </w:tc>
      </w:tr>
      <w:tr w:rsidR="00CB4BEB" w:rsidRPr="00576460" w14:paraId="05E7C938"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63E27EC8"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11</w:t>
            </w:r>
          </w:p>
        </w:tc>
        <w:tc>
          <w:tcPr>
            <w:tcW w:w="2096" w:type="dxa"/>
            <w:tcBorders>
              <w:top w:val="single" w:sz="4" w:space="0" w:color="auto"/>
              <w:left w:val="single" w:sz="4" w:space="0" w:color="auto"/>
              <w:bottom w:val="single" w:sz="4" w:space="0" w:color="auto"/>
            </w:tcBorders>
            <w:shd w:val="clear" w:color="auto" w:fill="FFFFFF"/>
            <w:vAlign w:val="bottom"/>
          </w:tcPr>
          <w:p w14:paraId="0326B1A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Efterskole</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bottom"/>
          </w:tcPr>
          <w:p w14:paraId="7E7AE65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FFFFFF"/>
            <w:vAlign w:val="bottom"/>
          </w:tcPr>
          <w:p w14:paraId="4BE406DA"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speciel dansk skoleform for unge mellem 14 og 18 år</w:t>
            </w:r>
          </w:p>
        </w:tc>
      </w:tr>
      <w:tr w:rsidR="00CB4BEB" w:rsidRPr="00576460" w14:paraId="2BB2ACA5"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281F0BAA"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12</w:t>
            </w:r>
          </w:p>
        </w:tc>
        <w:tc>
          <w:tcPr>
            <w:tcW w:w="2096" w:type="dxa"/>
            <w:tcBorders>
              <w:top w:val="single" w:sz="4" w:space="0" w:color="auto"/>
              <w:left w:val="single" w:sz="4" w:space="0" w:color="auto"/>
              <w:bottom w:val="single" w:sz="4" w:space="0" w:color="auto"/>
            </w:tcBorders>
            <w:shd w:val="clear" w:color="auto" w:fill="FFFFFF"/>
            <w:vAlign w:val="bottom"/>
          </w:tcPr>
          <w:p w14:paraId="4A0F3394"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bottom"/>
          </w:tcPr>
          <w:p w14:paraId="443A7ECB"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572" w:type="dxa"/>
            <w:tcBorders>
              <w:top w:val="single" w:sz="4" w:space="0" w:color="auto"/>
              <w:left w:val="single" w:sz="4" w:space="0" w:color="auto"/>
              <w:bottom w:val="single" w:sz="4" w:space="0" w:color="auto"/>
            </w:tcBorders>
            <w:shd w:val="clear" w:color="auto" w:fill="FFFFFF"/>
            <w:vAlign w:val="bottom"/>
          </w:tcPr>
          <w:p w14:paraId="131F1D45" w14:textId="77777777" w:rsidR="00CB4BEB" w:rsidRPr="00576460" w:rsidRDefault="00CB4BEB" w:rsidP="003C0924">
            <w:pPr>
              <w:rPr>
                <w:rFonts w:ascii="Trebuchet MS" w:hAnsi="Trebuchet MS"/>
                <w:sz w:val="18"/>
                <w:szCs w:val="18"/>
              </w:rPr>
            </w:pPr>
          </w:p>
        </w:tc>
      </w:tr>
      <w:tr w:rsidR="00CB4BEB" w:rsidRPr="00576460" w14:paraId="490D6A7E"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009601D9"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13</w:t>
            </w:r>
          </w:p>
        </w:tc>
        <w:tc>
          <w:tcPr>
            <w:tcW w:w="2096" w:type="dxa"/>
            <w:tcBorders>
              <w:top w:val="single" w:sz="4" w:space="0" w:color="auto"/>
              <w:left w:val="single" w:sz="4" w:space="0" w:color="auto"/>
              <w:bottom w:val="single" w:sz="4" w:space="0" w:color="auto"/>
            </w:tcBorders>
            <w:shd w:val="clear" w:color="auto" w:fill="FFFFFF"/>
            <w:vAlign w:val="center"/>
          </w:tcPr>
          <w:p w14:paraId="15D19563"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center"/>
          </w:tcPr>
          <w:p w14:paraId="245CA93F"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572" w:type="dxa"/>
            <w:tcBorders>
              <w:top w:val="single" w:sz="4" w:space="0" w:color="auto"/>
              <w:left w:val="single" w:sz="4" w:space="0" w:color="auto"/>
              <w:bottom w:val="single" w:sz="4" w:space="0" w:color="auto"/>
            </w:tcBorders>
            <w:shd w:val="clear" w:color="auto" w:fill="FFFFFF"/>
            <w:vAlign w:val="bottom"/>
          </w:tcPr>
          <w:p w14:paraId="11D5904C"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19F34884"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22BB52C8"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14</w:t>
            </w:r>
          </w:p>
        </w:tc>
        <w:tc>
          <w:tcPr>
            <w:tcW w:w="2096" w:type="dxa"/>
            <w:tcBorders>
              <w:top w:val="single" w:sz="4" w:space="0" w:color="auto"/>
              <w:left w:val="single" w:sz="4" w:space="0" w:color="auto"/>
              <w:bottom w:val="single" w:sz="4" w:space="0" w:color="auto"/>
            </w:tcBorders>
            <w:shd w:val="clear" w:color="auto" w:fill="FFFFFF"/>
            <w:vAlign w:val="bottom"/>
          </w:tcPr>
          <w:p w14:paraId="07638D24"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bottom"/>
          </w:tcPr>
          <w:p w14:paraId="112A405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572" w:type="dxa"/>
            <w:tcBorders>
              <w:top w:val="single" w:sz="4" w:space="0" w:color="auto"/>
              <w:left w:val="single" w:sz="4" w:space="0" w:color="auto"/>
              <w:bottom w:val="single" w:sz="4" w:space="0" w:color="auto"/>
            </w:tcBorders>
            <w:shd w:val="clear" w:color="auto" w:fill="FFFFFF"/>
            <w:vAlign w:val="bottom"/>
          </w:tcPr>
          <w:p w14:paraId="1CF26401"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667E53BD"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2531B4BD"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15</w:t>
            </w:r>
          </w:p>
        </w:tc>
        <w:tc>
          <w:tcPr>
            <w:tcW w:w="2096" w:type="dxa"/>
            <w:tcBorders>
              <w:top w:val="single" w:sz="4" w:space="0" w:color="auto"/>
              <w:left w:val="single" w:sz="4" w:space="0" w:color="auto"/>
              <w:bottom w:val="single" w:sz="4" w:space="0" w:color="auto"/>
            </w:tcBorders>
            <w:shd w:val="clear" w:color="auto" w:fill="FFFFFF"/>
            <w:vAlign w:val="bottom"/>
          </w:tcPr>
          <w:p w14:paraId="7EEF86C1"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bottom"/>
          </w:tcPr>
          <w:p w14:paraId="4611A0FC"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572" w:type="dxa"/>
            <w:tcBorders>
              <w:top w:val="single" w:sz="4" w:space="0" w:color="auto"/>
              <w:left w:val="single" w:sz="4" w:space="0" w:color="auto"/>
              <w:bottom w:val="single" w:sz="4" w:space="0" w:color="auto"/>
            </w:tcBorders>
            <w:shd w:val="clear" w:color="auto" w:fill="FFFFFF"/>
            <w:vAlign w:val="bottom"/>
          </w:tcPr>
          <w:p w14:paraId="2D59BB97"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41F3F335"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175F693B"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16</w:t>
            </w:r>
          </w:p>
        </w:tc>
        <w:tc>
          <w:tcPr>
            <w:tcW w:w="2096" w:type="dxa"/>
            <w:tcBorders>
              <w:top w:val="single" w:sz="4" w:space="0" w:color="auto"/>
              <w:left w:val="single" w:sz="4" w:space="0" w:color="auto"/>
              <w:bottom w:val="single" w:sz="4" w:space="0" w:color="auto"/>
            </w:tcBorders>
            <w:shd w:val="clear" w:color="auto" w:fill="FFFFFF"/>
            <w:vAlign w:val="bottom"/>
          </w:tcPr>
          <w:p w14:paraId="4254C1AB"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bottom"/>
          </w:tcPr>
          <w:p w14:paraId="489690A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572" w:type="dxa"/>
            <w:tcBorders>
              <w:top w:val="single" w:sz="4" w:space="0" w:color="auto"/>
              <w:left w:val="single" w:sz="4" w:space="0" w:color="auto"/>
              <w:bottom w:val="single" w:sz="4" w:space="0" w:color="auto"/>
            </w:tcBorders>
            <w:shd w:val="clear" w:color="auto" w:fill="FFFFFF"/>
            <w:vAlign w:val="bottom"/>
          </w:tcPr>
          <w:p w14:paraId="5338B7E7"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06BBBC20"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46C60D5F"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17</w:t>
            </w:r>
          </w:p>
        </w:tc>
        <w:tc>
          <w:tcPr>
            <w:tcW w:w="2096" w:type="dxa"/>
            <w:tcBorders>
              <w:top w:val="single" w:sz="4" w:space="0" w:color="auto"/>
              <w:left w:val="single" w:sz="4" w:space="0" w:color="auto"/>
              <w:bottom w:val="single" w:sz="4" w:space="0" w:color="auto"/>
            </w:tcBorders>
            <w:shd w:val="clear" w:color="auto" w:fill="FFFFFF"/>
            <w:vAlign w:val="center"/>
          </w:tcPr>
          <w:p w14:paraId="36FBDC8A"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center"/>
          </w:tcPr>
          <w:p w14:paraId="77486A9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572" w:type="dxa"/>
            <w:tcBorders>
              <w:top w:val="single" w:sz="4" w:space="0" w:color="auto"/>
              <w:left w:val="single" w:sz="4" w:space="0" w:color="auto"/>
              <w:bottom w:val="single" w:sz="4" w:space="0" w:color="auto"/>
            </w:tcBorders>
            <w:shd w:val="clear" w:color="auto" w:fill="FFFFFF"/>
            <w:vAlign w:val="bottom"/>
          </w:tcPr>
          <w:p w14:paraId="302E994C"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6C30C53D"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6B2CBDFC"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18</w:t>
            </w:r>
          </w:p>
        </w:tc>
        <w:tc>
          <w:tcPr>
            <w:tcW w:w="2096" w:type="dxa"/>
            <w:tcBorders>
              <w:top w:val="single" w:sz="4" w:space="0" w:color="auto"/>
              <w:left w:val="single" w:sz="4" w:space="0" w:color="auto"/>
              <w:bottom w:val="single" w:sz="4" w:space="0" w:color="auto"/>
            </w:tcBorders>
            <w:shd w:val="clear" w:color="auto" w:fill="auto"/>
            <w:vAlign w:val="bottom"/>
          </w:tcPr>
          <w:p w14:paraId="2E816CC0"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13" w:type="dxa"/>
            <w:tcBorders>
              <w:top w:val="single" w:sz="4" w:space="0" w:color="auto"/>
              <w:left w:val="single" w:sz="4" w:space="0" w:color="auto"/>
              <w:bottom w:val="single" w:sz="4" w:space="0" w:color="auto"/>
              <w:right w:val="single" w:sz="4" w:space="0" w:color="auto"/>
            </w:tcBorders>
            <w:vAlign w:val="bottom"/>
          </w:tcPr>
          <w:p w14:paraId="3635D37F"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572" w:type="dxa"/>
            <w:tcBorders>
              <w:top w:val="single" w:sz="4" w:space="0" w:color="auto"/>
              <w:left w:val="single" w:sz="4" w:space="0" w:color="auto"/>
              <w:bottom w:val="single" w:sz="4" w:space="0" w:color="auto"/>
            </w:tcBorders>
            <w:shd w:val="clear" w:color="auto" w:fill="auto"/>
            <w:vAlign w:val="bottom"/>
          </w:tcPr>
          <w:p w14:paraId="49FF8F7F"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3B01D619"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260BA7A7"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19</w:t>
            </w:r>
          </w:p>
        </w:tc>
        <w:tc>
          <w:tcPr>
            <w:tcW w:w="2096" w:type="dxa"/>
            <w:tcBorders>
              <w:top w:val="single" w:sz="4" w:space="0" w:color="auto"/>
              <w:left w:val="single" w:sz="4" w:space="0" w:color="auto"/>
              <w:bottom w:val="single" w:sz="4" w:space="0" w:color="auto"/>
            </w:tcBorders>
            <w:shd w:val="clear" w:color="auto" w:fill="auto"/>
            <w:vAlign w:val="center"/>
          </w:tcPr>
          <w:p w14:paraId="282B7A20"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13" w:type="dxa"/>
            <w:tcBorders>
              <w:top w:val="single" w:sz="4" w:space="0" w:color="auto"/>
              <w:left w:val="single" w:sz="4" w:space="0" w:color="auto"/>
              <w:bottom w:val="single" w:sz="4" w:space="0" w:color="auto"/>
              <w:right w:val="single" w:sz="4" w:space="0" w:color="auto"/>
            </w:tcBorders>
            <w:vAlign w:val="center"/>
          </w:tcPr>
          <w:p w14:paraId="26F8E9E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572" w:type="dxa"/>
            <w:tcBorders>
              <w:top w:val="single" w:sz="4" w:space="0" w:color="auto"/>
              <w:left w:val="single" w:sz="4" w:space="0" w:color="auto"/>
              <w:bottom w:val="single" w:sz="4" w:space="0" w:color="auto"/>
            </w:tcBorders>
            <w:shd w:val="clear" w:color="auto" w:fill="auto"/>
            <w:vAlign w:val="bottom"/>
          </w:tcPr>
          <w:p w14:paraId="36321950"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1924F017"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507F5439"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20</w:t>
            </w:r>
          </w:p>
        </w:tc>
        <w:tc>
          <w:tcPr>
            <w:tcW w:w="2096" w:type="dxa"/>
            <w:tcBorders>
              <w:top w:val="single" w:sz="4" w:space="0" w:color="auto"/>
              <w:left w:val="single" w:sz="4" w:space="0" w:color="auto"/>
              <w:bottom w:val="single" w:sz="4" w:space="0" w:color="auto"/>
            </w:tcBorders>
            <w:shd w:val="clear" w:color="auto" w:fill="auto"/>
            <w:vAlign w:val="bottom"/>
          </w:tcPr>
          <w:p w14:paraId="3FCEF210"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13" w:type="dxa"/>
            <w:tcBorders>
              <w:top w:val="single" w:sz="4" w:space="0" w:color="auto"/>
              <w:left w:val="single" w:sz="4" w:space="0" w:color="auto"/>
              <w:bottom w:val="single" w:sz="4" w:space="0" w:color="auto"/>
              <w:right w:val="single" w:sz="4" w:space="0" w:color="auto"/>
            </w:tcBorders>
            <w:vAlign w:val="bottom"/>
          </w:tcPr>
          <w:p w14:paraId="0129241C"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572" w:type="dxa"/>
            <w:tcBorders>
              <w:top w:val="single" w:sz="4" w:space="0" w:color="auto"/>
              <w:left w:val="single" w:sz="4" w:space="0" w:color="auto"/>
              <w:bottom w:val="single" w:sz="4" w:space="0" w:color="auto"/>
            </w:tcBorders>
            <w:shd w:val="clear" w:color="auto" w:fill="auto"/>
            <w:vAlign w:val="bottom"/>
          </w:tcPr>
          <w:p w14:paraId="225B06E9"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 xml:space="preserve">- </w:t>
            </w:r>
          </w:p>
        </w:tc>
      </w:tr>
      <w:tr w:rsidR="00CB4BEB" w:rsidRPr="00576460" w14:paraId="36B77CE2"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391B605C"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21</w:t>
            </w:r>
          </w:p>
        </w:tc>
        <w:tc>
          <w:tcPr>
            <w:tcW w:w="2096" w:type="dxa"/>
            <w:tcBorders>
              <w:top w:val="single" w:sz="4" w:space="0" w:color="auto"/>
              <w:left w:val="single" w:sz="4" w:space="0" w:color="auto"/>
              <w:bottom w:val="single" w:sz="4" w:space="0" w:color="auto"/>
            </w:tcBorders>
            <w:shd w:val="clear" w:color="auto" w:fill="auto"/>
            <w:vAlign w:val="center"/>
          </w:tcPr>
          <w:p w14:paraId="6A4C7BE1"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13" w:type="dxa"/>
            <w:tcBorders>
              <w:top w:val="single" w:sz="4" w:space="0" w:color="auto"/>
              <w:left w:val="single" w:sz="4" w:space="0" w:color="auto"/>
              <w:bottom w:val="single" w:sz="4" w:space="0" w:color="auto"/>
              <w:right w:val="single" w:sz="4" w:space="0" w:color="auto"/>
            </w:tcBorders>
            <w:vAlign w:val="center"/>
          </w:tcPr>
          <w:p w14:paraId="13394FC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572" w:type="dxa"/>
            <w:tcBorders>
              <w:top w:val="single" w:sz="4" w:space="0" w:color="auto"/>
              <w:left w:val="single" w:sz="4" w:space="0" w:color="auto"/>
              <w:bottom w:val="single" w:sz="4" w:space="0" w:color="auto"/>
            </w:tcBorders>
            <w:shd w:val="clear" w:color="auto" w:fill="auto"/>
            <w:vAlign w:val="bottom"/>
          </w:tcPr>
          <w:p w14:paraId="18B6C530"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1BFE44F0"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383EB7A7"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22</w:t>
            </w:r>
          </w:p>
        </w:tc>
        <w:tc>
          <w:tcPr>
            <w:tcW w:w="2096" w:type="dxa"/>
            <w:tcBorders>
              <w:top w:val="single" w:sz="4" w:space="0" w:color="auto"/>
              <w:left w:val="single" w:sz="4" w:space="0" w:color="auto"/>
              <w:bottom w:val="single" w:sz="4" w:space="0" w:color="auto"/>
            </w:tcBorders>
            <w:shd w:val="clear" w:color="auto" w:fill="auto"/>
            <w:vAlign w:val="center"/>
          </w:tcPr>
          <w:p w14:paraId="59185B6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13" w:type="dxa"/>
            <w:tcBorders>
              <w:top w:val="single" w:sz="4" w:space="0" w:color="auto"/>
              <w:left w:val="single" w:sz="4" w:space="0" w:color="auto"/>
              <w:bottom w:val="single" w:sz="4" w:space="0" w:color="auto"/>
              <w:right w:val="single" w:sz="4" w:space="0" w:color="auto"/>
            </w:tcBorders>
            <w:vAlign w:val="center"/>
          </w:tcPr>
          <w:p w14:paraId="16787C08"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572" w:type="dxa"/>
            <w:tcBorders>
              <w:top w:val="single" w:sz="4" w:space="0" w:color="auto"/>
              <w:left w:val="single" w:sz="4" w:space="0" w:color="auto"/>
              <w:bottom w:val="single" w:sz="4" w:space="0" w:color="auto"/>
            </w:tcBorders>
            <w:shd w:val="clear" w:color="auto" w:fill="auto"/>
            <w:vAlign w:val="bottom"/>
          </w:tcPr>
          <w:p w14:paraId="273AF60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79671B62" w14:textId="77777777" w:rsidTr="003C0924">
        <w:trPr>
          <w:trHeight w:hRule="exact" w:val="709"/>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04A77A77"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23</w:t>
            </w:r>
          </w:p>
        </w:tc>
        <w:tc>
          <w:tcPr>
            <w:tcW w:w="2096" w:type="dxa"/>
            <w:tcBorders>
              <w:top w:val="single" w:sz="4" w:space="0" w:color="auto"/>
              <w:left w:val="single" w:sz="4" w:space="0" w:color="auto"/>
              <w:bottom w:val="single" w:sz="4" w:space="0" w:color="auto"/>
            </w:tcBorders>
            <w:shd w:val="clear" w:color="auto" w:fill="auto"/>
            <w:vAlign w:val="center"/>
          </w:tcPr>
          <w:p w14:paraId="2811E174"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Specialskole</w:t>
            </w:r>
          </w:p>
        </w:tc>
        <w:tc>
          <w:tcPr>
            <w:tcW w:w="1413" w:type="dxa"/>
            <w:tcBorders>
              <w:top w:val="single" w:sz="4" w:space="0" w:color="auto"/>
              <w:left w:val="single" w:sz="4" w:space="0" w:color="auto"/>
              <w:bottom w:val="single" w:sz="4" w:space="0" w:color="auto"/>
              <w:right w:val="single" w:sz="4" w:space="0" w:color="auto"/>
            </w:tcBorders>
            <w:vAlign w:val="center"/>
          </w:tcPr>
          <w:p w14:paraId="5102D7C9"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auto"/>
            <w:vAlign w:val="bottom"/>
          </w:tcPr>
          <w:p w14:paraId="751D202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En specialskole er en skole for elever, som vurderes ikke at ville kunne følge den normale undervisning i folkeskolen. Eksempler på sådanne elever er døve eller blinde elever, samt elever med autisme, ADHD eller lignende handicaps.</w:t>
            </w:r>
          </w:p>
        </w:tc>
      </w:tr>
      <w:tr w:rsidR="00CB4BEB" w:rsidRPr="00576460" w14:paraId="46F1D100" w14:textId="77777777" w:rsidTr="003C0924">
        <w:trPr>
          <w:trHeight w:hRule="exact" w:val="510"/>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039266D5"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24</w:t>
            </w:r>
          </w:p>
        </w:tc>
        <w:tc>
          <w:tcPr>
            <w:tcW w:w="2096" w:type="dxa"/>
            <w:tcBorders>
              <w:top w:val="single" w:sz="4" w:space="0" w:color="auto"/>
              <w:left w:val="single" w:sz="4" w:space="0" w:color="auto"/>
              <w:bottom w:val="single" w:sz="4" w:space="0" w:color="auto"/>
            </w:tcBorders>
            <w:shd w:val="clear" w:color="auto" w:fill="auto"/>
            <w:vAlign w:val="center"/>
          </w:tcPr>
          <w:p w14:paraId="227F9FF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Musikskole</w:t>
            </w:r>
          </w:p>
        </w:tc>
        <w:tc>
          <w:tcPr>
            <w:tcW w:w="1413" w:type="dxa"/>
            <w:tcBorders>
              <w:top w:val="single" w:sz="4" w:space="0" w:color="auto"/>
              <w:left w:val="single" w:sz="4" w:space="0" w:color="auto"/>
              <w:bottom w:val="single" w:sz="4" w:space="0" w:color="auto"/>
              <w:right w:val="single" w:sz="4" w:space="0" w:color="auto"/>
            </w:tcBorders>
            <w:vAlign w:val="center"/>
          </w:tcPr>
          <w:p w14:paraId="1528B57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auto"/>
            <w:vAlign w:val="bottom"/>
          </w:tcPr>
          <w:p w14:paraId="55C6CEA1"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På en musikskole undervises elever i musikalsk teori (som fx noder og toner) og i at bruge et eller flere musikinstrumenter.</w:t>
            </w:r>
          </w:p>
        </w:tc>
      </w:tr>
      <w:tr w:rsidR="00CB4BEB" w:rsidRPr="00576460" w14:paraId="18E7DCEE" w14:textId="77777777" w:rsidTr="003C0924">
        <w:trPr>
          <w:trHeight w:hRule="exact" w:val="931"/>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45EBD706"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25</w:t>
            </w:r>
          </w:p>
        </w:tc>
        <w:tc>
          <w:tcPr>
            <w:tcW w:w="2096" w:type="dxa"/>
            <w:tcBorders>
              <w:top w:val="single" w:sz="4" w:space="0" w:color="auto"/>
              <w:left w:val="single" w:sz="4" w:space="0" w:color="auto"/>
              <w:bottom w:val="single" w:sz="4" w:space="0" w:color="auto"/>
            </w:tcBorders>
            <w:shd w:val="clear" w:color="auto" w:fill="auto"/>
            <w:vAlign w:val="center"/>
          </w:tcPr>
          <w:p w14:paraId="03A4DBD9"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Højskole</w:t>
            </w:r>
          </w:p>
        </w:tc>
        <w:tc>
          <w:tcPr>
            <w:tcW w:w="1413" w:type="dxa"/>
            <w:tcBorders>
              <w:top w:val="single" w:sz="4" w:space="0" w:color="auto"/>
              <w:left w:val="single" w:sz="4" w:space="0" w:color="auto"/>
              <w:bottom w:val="single" w:sz="4" w:space="0" w:color="auto"/>
              <w:right w:val="single" w:sz="4" w:space="0" w:color="auto"/>
            </w:tcBorders>
            <w:vAlign w:val="center"/>
          </w:tcPr>
          <w:p w14:paraId="6692BF1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auto"/>
            <w:vAlign w:val="bottom"/>
          </w:tcPr>
          <w:p w14:paraId="26B8C199"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Folkehøjskoler var oprindeligt skoler for voksne mænd og kvinder, hvor der blev givet en undervisning, som tog sigte på at gøre dem til gode statsborgere. Med tiden er fokus blevet mere på personlig udvikling, og ofte specialiserer de enkelte skoler sig særligt i dele af dette.</w:t>
            </w:r>
          </w:p>
        </w:tc>
      </w:tr>
      <w:tr w:rsidR="00CB4BEB" w:rsidRPr="00576460" w14:paraId="1D3F9A59"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121361D8"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26</w:t>
            </w:r>
          </w:p>
        </w:tc>
        <w:tc>
          <w:tcPr>
            <w:tcW w:w="2096" w:type="dxa"/>
            <w:tcBorders>
              <w:top w:val="single" w:sz="4" w:space="0" w:color="auto"/>
              <w:left w:val="single" w:sz="4" w:space="0" w:color="auto"/>
              <w:bottom w:val="single" w:sz="4" w:space="0" w:color="auto"/>
            </w:tcBorders>
            <w:shd w:val="clear" w:color="auto" w:fill="auto"/>
            <w:vAlign w:val="bottom"/>
          </w:tcPr>
          <w:p w14:paraId="0C9D449C"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Produktionsskole</w:t>
            </w:r>
          </w:p>
        </w:tc>
        <w:tc>
          <w:tcPr>
            <w:tcW w:w="1413" w:type="dxa"/>
            <w:tcBorders>
              <w:top w:val="single" w:sz="4" w:space="0" w:color="auto"/>
              <w:left w:val="single" w:sz="4" w:space="0" w:color="auto"/>
              <w:bottom w:val="single" w:sz="4" w:space="0" w:color="auto"/>
              <w:right w:val="single" w:sz="4" w:space="0" w:color="auto"/>
            </w:tcBorders>
            <w:vAlign w:val="bottom"/>
          </w:tcPr>
          <w:p w14:paraId="085DBD7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auto"/>
            <w:vAlign w:val="bottom"/>
          </w:tcPr>
          <w:p w14:paraId="0F391DF9"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Produktionsskolen er et praktisk uddannelsestilbud, baseret på værkstedundervisning</w:t>
            </w:r>
          </w:p>
        </w:tc>
      </w:tr>
      <w:tr w:rsidR="00CB4BEB" w:rsidRPr="00576460" w14:paraId="35A3BA85" w14:textId="77777777" w:rsidTr="003C0924">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2C110759"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27</w:t>
            </w:r>
          </w:p>
        </w:tc>
        <w:tc>
          <w:tcPr>
            <w:tcW w:w="2096" w:type="dxa"/>
            <w:tcBorders>
              <w:top w:val="single" w:sz="4" w:space="0" w:color="auto"/>
              <w:left w:val="single" w:sz="4" w:space="0" w:color="auto"/>
              <w:bottom w:val="single" w:sz="4" w:space="0" w:color="auto"/>
            </w:tcBorders>
            <w:shd w:val="clear" w:color="auto" w:fill="auto"/>
            <w:vAlign w:val="center"/>
          </w:tcPr>
          <w:p w14:paraId="2453B1F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Naturskole</w:t>
            </w:r>
          </w:p>
        </w:tc>
        <w:tc>
          <w:tcPr>
            <w:tcW w:w="1413" w:type="dxa"/>
            <w:tcBorders>
              <w:top w:val="single" w:sz="4" w:space="0" w:color="auto"/>
              <w:left w:val="single" w:sz="4" w:space="0" w:color="auto"/>
              <w:bottom w:val="single" w:sz="4" w:space="0" w:color="auto"/>
              <w:right w:val="single" w:sz="4" w:space="0" w:color="auto"/>
            </w:tcBorders>
            <w:vAlign w:val="center"/>
          </w:tcPr>
          <w:p w14:paraId="39DEC89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auto"/>
            <w:vAlign w:val="bottom"/>
          </w:tcPr>
          <w:p w14:paraId="32C11DDF" w14:textId="2AE21AC6" w:rsidR="00CB4BEB" w:rsidRPr="00576460" w:rsidRDefault="00CB4BEB" w:rsidP="003C0924">
            <w:pPr>
              <w:rPr>
                <w:rFonts w:ascii="Trebuchet MS" w:hAnsi="Trebuchet MS"/>
                <w:sz w:val="18"/>
                <w:szCs w:val="18"/>
              </w:rPr>
            </w:pPr>
            <w:r w:rsidRPr="00576460">
              <w:rPr>
                <w:rFonts w:ascii="Trebuchet MS" w:hAnsi="Trebuchet MS"/>
                <w:sz w:val="18"/>
                <w:szCs w:val="18"/>
              </w:rPr>
              <w:t>En skole der supplere</w:t>
            </w:r>
            <w:r w:rsidR="002B5C72">
              <w:rPr>
                <w:rFonts w:ascii="Trebuchet MS" w:hAnsi="Trebuchet MS"/>
                <w:sz w:val="18"/>
                <w:szCs w:val="18"/>
              </w:rPr>
              <w:t>s</w:t>
            </w:r>
            <w:r w:rsidRPr="00576460">
              <w:rPr>
                <w:rFonts w:ascii="Trebuchet MS" w:hAnsi="Trebuchet MS"/>
                <w:sz w:val="18"/>
                <w:szCs w:val="18"/>
              </w:rPr>
              <w:t xml:space="preserve"> folkeskolens undervisning, så børn </w:t>
            </w:r>
            <w:r w:rsidRPr="00576460">
              <w:rPr>
                <w:rFonts w:ascii="Trebuchet MS" w:hAnsi="Trebuchet MS"/>
                <w:sz w:val="18"/>
                <w:szCs w:val="18"/>
              </w:rPr>
              <w:br/>
              <w:t>og unge gennem egne oplevelser får indblik i sammenhænge i naturen og dermed øget ansvarsbevidsthed over for natur og miljø.</w:t>
            </w:r>
          </w:p>
        </w:tc>
      </w:tr>
      <w:tr w:rsidR="00CB4BEB" w:rsidRPr="00576460" w14:paraId="1E4A320A" w14:textId="77777777" w:rsidTr="003C0924">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6537573B"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28</w:t>
            </w:r>
          </w:p>
        </w:tc>
        <w:tc>
          <w:tcPr>
            <w:tcW w:w="2096" w:type="dxa"/>
            <w:tcBorders>
              <w:top w:val="single" w:sz="4" w:space="0" w:color="auto"/>
              <w:left w:val="single" w:sz="4" w:space="0" w:color="auto"/>
              <w:bottom w:val="single" w:sz="4" w:space="0" w:color="auto"/>
            </w:tcBorders>
            <w:shd w:val="clear" w:color="auto" w:fill="auto"/>
            <w:vAlign w:val="center"/>
          </w:tcPr>
          <w:p w14:paraId="171A6740" w14:textId="77777777" w:rsidR="00CB4BEB" w:rsidRPr="00576460" w:rsidRDefault="00CB4BEB" w:rsidP="003C0924">
            <w:pPr>
              <w:rPr>
                <w:sz w:val="16"/>
                <w:szCs w:val="16"/>
              </w:rPr>
            </w:pPr>
            <w:r w:rsidRPr="00E92151">
              <w:rPr>
                <w:rFonts w:ascii="Trebuchet MS" w:hAnsi="Trebuchet MS"/>
                <w:sz w:val="18"/>
                <w:szCs w:val="18"/>
              </w:rPr>
              <w:t>Gymnasium</w:t>
            </w:r>
          </w:p>
        </w:tc>
        <w:tc>
          <w:tcPr>
            <w:tcW w:w="1413" w:type="dxa"/>
            <w:tcBorders>
              <w:top w:val="single" w:sz="4" w:space="0" w:color="auto"/>
              <w:left w:val="single" w:sz="4" w:space="0" w:color="auto"/>
              <w:bottom w:val="single" w:sz="4" w:space="0" w:color="auto"/>
              <w:right w:val="single" w:sz="4" w:space="0" w:color="auto"/>
            </w:tcBorders>
            <w:vAlign w:val="center"/>
          </w:tcPr>
          <w:p w14:paraId="6AF7BC8B" w14:textId="77777777" w:rsidR="00CB4BEB" w:rsidRPr="00576460" w:rsidRDefault="00CB4BEB" w:rsidP="003C0924">
            <w:pPr>
              <w:shd w:val="clear" w:color="auto" w:fill="FFFFFF"/>
              <w:spacing w:line="288" w:lineRule="atLeast"/>
              <w:jc w:val="center"/>
              <w:rPr>
                <w:rFonts w:ascii="Trebuchet MS" w:hAnsi="Trebuchet MS"/>
                <w:sz w:val="18"/>
                <w:szCs w:val="18"/>
              </w:rPr>
            </w:pPr>
            <w:r w:rsidRPr="00576460">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auto"/>
            <w:vAlign w:val="bottom"/>
          </w:tcPr>
          <w:p w14:paraId="3D090679" w14:textId="1065BC58" w:rsidR="00CB4BEB" w:rsidRPr="00576460" w:rsidRDefault="00CB4BEB" w:rsidP="003C0924">
            <w:pPr>
              <w:shd w:val="clear" w:color="auto" w:fill="FFFFFF"/>
              <w:rPr>
                <w:rFonts w:ascii="Trebuchet MS" w:hAnsi="Trebuchet MS"/>
                <w:sz w:val="18"/>
                <w:szCs w:val="18"/>
              </w:rPr>
            </w:pPr>
            <w:r w:rsidRPr="00576460">
              <w:rPr>
                <w:rFonts w:ascii="Trebuchet MS" w:hAnsi="Trebuchet MS"/>
                <w:sz w:val="18"/>
                <w:szCs w:val="18"/>
              </w:rPr>
              <w:t xml:space="preserve">Gymnasium, </w:t>
            </w:r>
            <w:r w:rsidR="009F3D04" w:rsidRPr="00576460">
              <w:rPr>
                <w:rFonts w:ascii="Trebuchet MS" w:hAnsi="Trebuchet MS"/>
                <w:sz w:val="18"/>
                <w:szCs w:val="18"/>
              </w:rPr>
              <w:t>almendannede</w:t>
            </w:r>
            <w:r w:rsidRPr="00576460">
              <w:rPr>
                <w:rFonts w:ascii="Trebuchet MS" w:hAnsi="Trebuchet MS"/>
                <w:sz w:val="18"/>
                <w:szCs w:val="18"/>
              </w:rPr>
              <w:t xml:space="preserve"> og dermed studieforberedende ungdomsuddannelse. Siden 1903 har betegnelsen været brugt om de tre skoleår forud for studentereksamen.</w:t>
            </w:r>
          </w:p>
        </w:tc>
      </w:tr>
      <w:tr w:rsidR="00CB4BEB" w:rsidRPr="00576460" w14:paraId="697A41F0" w14:textId="77777777" w:rsidTr="009F3D04">
        <w:trPr>
          <w:trHeight w:val="1059"/>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1F6E7A8F"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lastRenderedPageBreak/>
              <w:t>29</w:t>
            </w:r>
          </w:p>
        </w:tc>
        <w:tc>
          <w:tcPr>
            <w:tcW w:w="2096" w:type="dxa"/>
            <w:tcBorders>
              <w:top w:val="single" w:sz="4" w:space="0" w:color="auto"/>
              <w:left w:val="single" w:sz="4" w:space="0" w:color="auto"/>
              <w:bottom w:val="single" w:sz="4" w:space="0" w:color="auto"/>
            </w:tcBorders>
            <w:shd w:val="clear" w:color="auto" w:fill="auto"/>
            <w:vAlign w:val="center"/>
          </w:tcPr>
          <w:p w14:paraId="6C607A04" w14:textId="77777777" w:rsidR="00CB4BEB" w:rsidRPr="00786299" w:rsidRDefault="00CB4BEB" w:rsidP="003C0924">
            <w:pPr>
              <w:rPr>
                <w:sz w:val="16"/>
                <w:szCs w:val="16"/>
              </w:rPr>
            </w:pPr>
            <w:r w:rsidRPr="00786299">
              <w:rPr>
                <w:rFonts w:ascii="Trebuchet MS" w:hAnsi="Trebuchet MS"/>
                <w:sz w:val="18"/>
                <w:szCs w:val="18"/>
              </w:rPr>
              <w:t>Universitet</w:t>
            </w:r>
          </w:p>
        </w:tc>
        <w:tc>
          <w:tcPr>
            <w:tcW w:w="1413" w:type="dxa"/>
            <w:tcBorders>
              <w:top w:val="single" w:sz="4" w:space="0" w:color="auto"/>
              <w:left w:val="single" w:sz="4" w:space="0" w:color="auto"/>
              <w:bottom w:val="single" w:sz="4" w:space="0" w:color="auto"/>
              <w:right w:val="single" w:sz="4" w:space="0" w:color="auto"/>
            </w:tcBorders>
            <w:vAlign w:val="center"/>
          </w:tcPr>
          <w:p w14:paraId="4C35E2E3" w14:textId="77777777" w:rsidR="00CB4BEB" w:rsidRPr="00786299" w:rsidRDefault="00CB4BEB" w:rsidP="003C0924">
            <w:pPr>
              <w:shd w:val="clear" w:color="auto" w:fill="FFFFFF"/>
              <w:spacing w:line="288" w:lineRule="atLeast"/>
              <w:jc w:val="center"/>
              <w:rPr>
                <w:rFonts w:ascii="Trebuchet MS" w:hAnsi="Trebuchet MS"/>
                <w:sz w:val="18"/>
                <w:szCs w:val="18"/>
              </w:rPr>
            </w:pPr>
            <w:r w:rsidRPr="00786299">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auto"/>
            <w:vAlign w:val="bottom"/>
          </w:tcPr>
          <w:p w14:paraId="4A4E0CFC" w14:textId="77777777" w:rsidR="00CB4BEB" w:rsidRPr="00786299" w:rsidRDefault="00CB4BEB" w:rsidP="003C0924">
            <w:pPr>
              <w:shd w:val="clear" w:color="auto" w:fill="FFFFFF"/>
              <w:rPr>
                <w:rFonts w:ascii="Trebuchet MS" w:hAnsi="Trebuchet MS"/>
                <w:sz w:val="18"/>
                <w:szCs w:val="18"/>
              </w:rPr>
            </w:pPr>
            <w:r w:rsidRPr="00786299">
              <w:rPr>
                <w:rFonts w:ascii="Trebuchet MS" w:hAnsi="Trebuchet MS"/>
                <w:sz w:val="18"/>
                <w:szCs w:val="18"/>
              </w:rPr>
              <w:t>Universitet, højeste læreanstalt for uddannelse og forskning.</w:t>
            </w:r>
          </w:p>
          <w:p w14:paraId="2F54F651" w14:textId="77777777" w:rsidR="00CB4BEB" w:rsidRPr="00786299" w:rsidRDefault="00CB4BEB" w:rsidP="003C0924">
            <w:pPr>
              <w:shd w:val="clear" w:color="auto" w:fill="FFFFFF"/>
              <w:rPr>
                <w:rFonts w:ascii="Trebuchet MS" w:hAnsi="Trebuchet MS"/>
                <w:sz w:val="18"/>
                <w:szCs w:val="18"/>
              </w:rPr>
            </w:pPr>
            <w:r w:rsidRPr="00786299">
              <w:rPr>
                <w:rFonts w:ascii="Trebuchet MS" w:hAnsi="Trebuchet MS"/>
                <w:sz w:val="18"/>
                <w:szCs w:val="18"/>
              </w:rPr>
              <w:t>Et universitet defineres traditionelt som en institution, der har stor faglig bredde og rummer fag inden for de humanistiske, teologiske, juridiske, samfunds-, sundheds- og naturvidenskabelige discipliner.</w:t>
            </w:r>
          </w:p>
        </w:tc>
      </w:tr>
      <w:tr w:rsidR="00CB4BEB" w:rsidRPr="00800F18" w14:paraId="13DC0C95" w14:textId="77777777" w:rsidTr="009F3D04">
        <w:trPr>
          <w:trHeight w:val="775"/>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12407D17"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30</w:t>
            </w:r>
          </w:p>
        </w:tc>
        <w:tc>
          <w:tcPr>
            <w:tcW w:w="2096" w:type="dxa"/>
            <w:tcBorders>
              <w:top w:val="single" w:sz="4" w:space="0" w:color="auto"/>
              <w:left w:val="single" w:sz="4" w:space="0" w:color="auto"/>
              <w:bottom w:val="single" w:sz="4" w:space="0" w:color="auto"/>
            </w:tcBorders>
            <w:shd w:val="clear" w:color="auto" w:fill="auto"/>
            <w:vAlign w:val="center"/>
          </w:tcPr>
          <w:p w14:paraId="4F0B9A38"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Erhvervsskole</w:t>
            </w:r>
          </w:p>
        </w:tc>
        <w:tc>
          <w:tcPr>
            <w:tcW w:w="1413" w:type="dxa"/>
            <w:tcBorders>
              <w:top w:val="single" w:sz="4" w:space="0" w:color="auto"/>
              <w:left w:val="single" w:sz="4" w:space="0" w:color="auto"/>
              <w:bottom w:val="single" w:sz="4" w:space="0" w:color="auto"/>
              <w:right w:val="single" w:sz="4" w:space="0" w:color="auto"/>
            </w:tcBorders>
            <w:vAlign w:val="center"/>
          </w:tcPr>
          <w:p w14:paraId="0B283F66"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auto"/>
            <w:vAlign w:val="center"/>
          </w:tcPr>
          <w:p w14:paraId="2214D27F" w14:textId="08702D83" w:rsidR="00CB4BEB" w:rsidRPr="00786299" w:rsidRDefault="00CB4BEB" w:rsidP="003C0924">
            <w:pPr>
              <w:rPr>
                <w:rFonts w:ascii="Trebuchet MS" w:hAnsi="Trebuchet MS"/>
                <w:sz w:val="18"/>
                <w:szCs w:val="18"/>
              </w:rPr>
            </w:pPr>
            <w:r w:rsidRPr="00786299">
              <w:rPr>
                <w:rFonts w:ascii="Trebuchet MS" w:hAnsi="Trebuchet MS"/>
                <w:sz w:val="18"/>
                <w:szCs w:val="18"/>
              </w:rPr>
              <w:t>Erhvervsskole varetager den teoretiske del af erhvervsuddannelsen. Typisk tømre, smede, mekaniker</w:t>
            </w:r>
            <w:r w:rsidR="009F3D04">
              <w:rPr>
                <w:rFonts w:ascii="Trebuchet MS" w:hAnsi="Trebuchet MS"/>
                <w:sz w:val="18"/>
                <w:szCs w:val="18"/>
              </w:rPr>
              <w:t>e</w:t>
            </w:r>
            <w:r w:rsidRPr="00786299">
              <w:rPr>
                <w:rFonts w:ascii="Trebuchet MS" w:hAnsi="Trebuchet MS"/>
                <w:sz w:val="18"/>
                <w:szCs w:val="18"/>
              </w:rPr>
              <w:t>,</w:t>
            </w:r>
            <w:r w:rsidR="009F3D04">
              <w:rPr>
                <w:rFonts w:ascii="Trebuchet MS" w:hAnsi="Trebuchet MS"/>
                <w:sz w:val="18"/>
                <w:szCs w:val="18"/>
              </w:rPr>
              <w:t xml:space="preserve"> </w:t>
            </w:r>
            <w:r w:rsidRPr="00786299">
              <w:rPr>
                <w:rFonts w:ascii="Trebuchet MS" w:hAnsi="Trebuchet MS"/>
                <w:sz w:val="18"/>
                <w:szCs w:val="18"/>
              </w:rPr>
              <w:t>slagter m.v.</w:t>
            </w:r>
          </w:p>
        </w:tc>
      </w:tr>
      <w:tr w:rsidR="00CB4BEB" w:rsidRPr="00B000FF" w14:paraId="2B95956F" w14:textId="77777777" w:rsidTr="003C0924">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7BDB7DAD" w14:textId="77777777" w:rsidR="00CB4BEB" w:rsidRPr="009F3D04" w:rsidRDefault="00CB4BEB" w:rsidP="003C0924">
            <w:pPr>
              <w:jc w:val="center"/>
              <w:rPr>
                <w:rFonts w:ascii="Trebuchet MS" w:hAnsi="Trebuchet MS"/>
                <w:sz w:val="18"/>
                <w:szCs w:val="18"/>
              </w:rPr>
            </w:pPr>
            <w:r w:rsidRPr="009F3D04">
              <w:rPr>
                <w:rFonts w:ascii="Trebuchet MS" w:hAnsi="Trebuchet MS"/>
                <w:sz w:val="18"/>
                <w:szCs w:val="18"/>
              </w:rPr>
              <w:t>31</w:t>
            </w:r>
          </w:p>
        </w:tc>
        <w:tc>
          <w:tcPr>
            <w:tcW w:w="2096" w:type="dxa"/>
            <w:tcBorders>
              <w:top w:val="single" w:sz="4" w:space="0" w:color="auto"/>
              <w:left w:val="single" w:sz="4" w:space="0" w:color="auto"/>
              <w:bottom w:val="single" w:sz="4" w:space="0" w:color="auto"/>
            </w:tcBorders>
            <w:shd w:val="clear" w:color="auto" w:fill="auto"/>
            <w:vAlign w:val="center"/>
          </w:tcPr>
          <w:p w14:paraId="2E7155FA" w14:textId="77777777" w:rsidR="00CB4BEB" w:rsidRPr="009F3D04" w:rsidRDefault="00CB4BEB" w:rsidP="003C0924">
            <w:pPr>
              <w:rPr>
                <w:rFonts w:ascii="Trebuchet MS" w:hAnsi="Trebuchet MS"/>
                <w:sz w:val="18"/>
                <w:szCs w:val="18"/>
              </w:rPr>
            </w:pPr>
            <w:r w:rsidRPr="009F3D04">
              <w:rPr>
                <w:rFonts w:ascii="Trebuchet MS" w:hAnsi="Trebuchet MS"/>
                <w:sz w:val="18"/>
                <w:szCs w:val="18"/>
              </w:rPr>
              <w:t>Specialbørnehave</w:t>
            </w:r>
          </w:p>
        </w:tc>
        <w:tc>
          <w:tcPr>
            <w:tcW w:w="1413" w:type="dxa"/>
            <w:tcBorders>
              <w:top w:val="single" w:sz="4" w:space="0" w:color="auto"/>
              <w:left w:val="single" w:sz="4" w:space="0" w:color="auto"/>
              <w:bottom w:val="single" w:sz="4" w:space="0" w:color="auto"/>
              <w:right w:val="single" w:sz="4" w:space="0" w:color="auto"/>
            </w:tcBorders>
            <w:vAlign w:val="center"/>
          </w:tcPr>
          <w:p w14:paraId="4CFC22AC" w14:textId="77777777" w:rsidR="00CB4BEB" w:rsidRPr="009F3D04" w:rsidRDefault="00CB4BEB" w:rsidP="003C0924">
            <w:pPr>
              <w:jc w:val="center"/>
              <w:rPr>
                <w:rFonts w:ascii="Trebuchet MS" w:hAnsi="Trebuchet MS"/>
                <w:sz w:val="18"/>
                <w:szCs w:val="18"/>
              </w:rPr>
            </w:pPr>
            <w:r w:rsidRPr="009F3D04">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auto"/>
            <w:vAlign w:val="center"/>
          </w:tcPr>
          <w:p w14:paraId="7FCB0BEE" w14:textId="2B435DB8" w:rsidR="00CB4BEB" w:rsidRPr="009F3D04" w:rsidRDefault="00CB4BEB" w:rsidP="003C0924">
            <w:pPr>
              <w:rPr>
                <w:rFonts w:ascii="Trebuchet MS" w:hAnsi="Trebuchet MS"/>
                <w:sz w:val="18"/>
                <w:szCs w:val="18"/>
              </w:rPr>
            </w:pPr>
            <w:r w:rsidRPr="009F3D04">
              <w:rPr>
                <w:rFonts w:ascii="Trebuchet MS" w:hAnsi="Trebuchet MS"/>
                <w:sz w:val="18"/>
                <w:szCs w:val="18"/>
              </w:rPr>
              <w:t xml:space="preserve">En specialbørnehave er en </w:t>
            </w:r>
            <w:r w:rsidR="009F3D04">
              <w:rPr>
                <w:rFonts w:ascii="Trebuchet MS" w:hAnsi="Trebuchet MS"/>
                <w:sz w:val="18"/>
                <w:szCs w:val="18"/>
              </w:rPr>
              <w:t>b</w:t>
            </w:r>
            <w:r w:rsidRPr="009F3D04">
              <w:rPr>
                <w:rFonts w:ascii="Trebuchet MS" w:hAnsi="Trebuchet MS"/>
                <w:sz w:val="18"/>
                <w:szCs w:val="18"/>
              </w:rPr>
              <w:t>ørnehav</w:t>
            </w:r>
            <w:r w:rsidR="009F3D04">
              <w:rPr>
                <w:rFonts w:ascii="Trebuchet MS" w:hAnsi="Trebuchet MS"/>
                <w:sz w:val="18"/>
                <w:szCs w:val="18"/>
              </w:rPr>
              <w:t xml:space="preserve">e </w:t>
            </w:r>
            <w:r w:rsidRPr="009F3D04">
              <w:rPr>
                <w:rFonts w:ascii="Trebuchet MS" w:hAnsi="Trebuchet MS"/>
                <w:sz w:val="18"/>
                <w:szCs w:val="18"/>
              </w:rPr>
              <w:t>for børn, som vurderes ikke at ville kunne følge den normale hverdag i børnehaven. Eksempler på sådanne børn er døve eller blinde børn, samt børn med autisme, ADHD eller lignende handicap.</w:t>
            </w:r>
          </w:p>
        </w:tc>
      </w:tr>
      <w:tr w:rsidR="00CB4BEB" w:rsidRPr="00576460" w14:paraId="45D52604" w14:textId="77777777" w:rsidTr="003C0924">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2492936D"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98</w:t>
            </w:r>
          </w:p>
        </w:tc>
        <w:tc>
          <w:tcPr>
            <w:tcW w:w="2096" w:type="dxa"/>
            <w:tcBorders>
              <w:top w:val="single" w:sz="4" w:space="0" w:color="auto"/>
              <w:left w:val="single" w:sz="4" w:space="0" w:color="auto"/>
              <w:bottom w:val="single" w:sz="4" w:space="0" w:color="auto"/>
            </w:tcBorders>
            <w:shd w:val="clear" w:color="auto" w:fill="auto"/>
            <w:vAlign w:val="center"/>
          </w:tcPr>
          <w:p w14:paraId="262E76B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Øvrige institutioner og tilbud</w:t>
            </w:r>
          </w:p>
        </w:tc>
        <w:tc>
          <w:tcPr>
            <w:tcW w:w="1413" w:type="dxa"/>
            <w:tcBorders>
              <w:top w:val="single" w:sz="4" w:space="0" w:color="auto"/>
              <w:left w:val="single" w:sz="4" w:space="0" w:color="auto"/>
              <w:bottom w:val="single" w:sz="4" w:space="0" w:color="auto"/>
              <w:right w:val="single" w:sz="4" w:space="0" w:color="auto"/>
            </w:tcBorders>
            <w:vAlign w:val="center"/>
          </w:tcPr>
          <w:p w14:paraId="5F8E2F1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auto"/>
            <w:vAlign w:val="center"/>
          </w:tcPr>
          <w:p w14:paraId="6CB0630F"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Andre typer institutioner.</w:t>
            </w:r>
          </w:p>
        </w:tc>
      </w:tr>
      <w:tr w:rsidR="00CB4BEB" w:rsidRPr="00576460" w14:paraId="6259E39E" w14:textId="77777777" w:rsidTr="003C0924">
        <w:trPr>
          <w:trHeigh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1D205321"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99</w:t>
            </w:r>
          </w:p>
        </w:tc>
        <w:tc>
          <w:tcPr>
            <w:tcW w:w="2096" w:type="dxa"/>
            <w:tcBorders>
              <w:top w:val="single" w:sz="4" w:space="0" w:color="auto"/>
              <w:left w:val="single" w:sz="4" w:space="0" w:color="auto"/>
              <w:bottom w:val="single" w:sz="4" w:space="0" w:color="auto"/>
            </w:tcBorders>
            <w:shd w:val="clear" w:color="auto" w:fill="auto"/>
            <w:vAlign w:val="center"/>
          </w:tcPr>
          <w:p w14:paraId="7C21CD23"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Ukendt</w:t>
            </w:r>
          </w:p>
        </w:tc>
        <w:tc>
          <w:tcPr>
            <w:tcW w:w="1413" w:type="dxa"/>
            <w:tcBorders>
              <w:top w:val="single" w:sz="4" w:space="0" w:color="auto"/>
              <w:left w:val="single" w:sz="4" w:space="0" w:color="auto"/>
              <w:bottom w:val="single" w:sz="4" w:space="0" w:color="auto"/>
              <w:right w:val="single" w:sz="4" w:space="0" w:color="auto"/>
            </w:tcBorders>
            <w:vAlign w:val="center"/>
          </w:tcPr>
          <w:p w14:paraId="37C7A1BD"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auto"/>
            <w:vAlign w:val="center"/>
          </w:tcPr>
          <w:p w14:paraId="0094AA67" w14:textId="387BD60C" w:rsidR="00CB4BEB" w:rsidRPr="00576460" w:rsidRDefault="00CB4BEB" w:rsidP="003C0924">
            <w:pPr>
              <w:rPr>
                <w:rFonts w:ascii="Trebuchet MS" w:hAnsi="Trebuchet MS"/>
                <w:sz w:val="18"/>
                <w:szCs w:val="18"/>
              </w:rPr>
            </w:pPr>
            <w:r w:rsidRPr="00576460">
              <w:rPr>
                <w:rFonts w:ascii="Trebuchet MS" w:hAnsi="Trebuchet MS"/>
                <w:sz w:val="18"/>
                <w:szCs w:val="18"/>
              </w:rPr>
              <w:t>Ukendt instituti</w:t>
            </w:r>
            <w:r w:rsidR="009F3D04">
              <w:rPr>
                <w:rFonts w:ascii="Trebuchet MS" w:hAnsi="Trebuchet MS"/>
                <w:sz w:val="18"/>
                <w:szCs w:val="18"/>
              </w:rPr>
              <w:t>on</w:t>
            </w:r>
            <w:r w:rsidRPr="00576460">
              <w:rPr>
                <w:rFonts w:ascii="Trebuchet MS" w:hAnsi="Trebuchet MS"/>
                <w:sz w:val="18"/>
                <w:szCs w:val="18"/>
              </w:rPr>
              <w:t>stype.</w:t>
            </w:r>
          </w:p>
        </w:tc>
      </w:tr>
    </w:tbl>
    <w:p w14:paraId="2D7E1910" w14:textId="77777777" w:rsidR="00CB4BEB" w:rsidRDefault="00CB4BEB" w:rsidP="00CB4BEB"/>
    <w:p w14:paraId="599458FF" w14:textId="77777777" w:rsidR="00CB4BEB" w:rsidRDefault="00CB4BEB" w:rsidP="00CB4BEB">
      <w:pPr>
        <w:rPr>
          <w:rFonts w:ascii="Trebuchet MS" w:hAnsi="Trebuchet MS" w:cs="Arial"/>
          <w:bCs/>
          <w:iCs/>
          <w:sz w:val="32"/>
          <w:szCs w:val="28"/>
        </w:rPr>
      </w:pPr>
      <w:r>
        <w:br w:type="page"/>
      </w:r>
    </w:p>
    <w:p w14:paraId="2B2714D7" w14:textId="77777777" w:rsidR="00CB4BEB" w:rsidRPr="00576460" w:rsidRDefault="00CB4BEB" w:rsidP="00CB4BEB">
      <w:pPr>
        <w:pStyle w:val="Overskrift2"/>
      </w:pPr>
      <w:bookmarkStart w:id="2663" w:name="_Toc63351482"/>
      <w:bookmarkStart w:id="2664" w:name="_Toc122436134"/>
      <w:r w:rsidRPr="00576460">
        <w:lastRenderedPageBreak/>
        <w:t xml:space="preserve">5.8.16 </w:t>
      </w:r>
      <w:bookmarkStart w:id="2665" w:name="_Hlk59517153"/>
      <w:r w:rsidRPr="00576460">
        <w:t>Botilbud</w:t>
      </w:r>
      <w:r w:rsidRPr="00576460">
        <w:rPr>
          <w:szCs w:val="32"/>
        </w:rPr>
        <w:t xml:space="preserve"> </w:t>
      </w:r>
      <w:r w:rsidRPr="00576460">
        <w:t>(5715)</w:t>
      </w:r>
      <w:bookmarkEnd w:id="2663"/>
      <w:bookmarkEnd w:id="2664"/>
      <w:bookmarkEnd w:id="2665"/>
    </w:p>
    <w:tbl>
      <w:tblPr>
        <w:tblW w:w="14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81"/>
        <w:gridCol w:w="1458"/>
        <w:gridCol w:w="1578"/>
        <w:gridCol w:w="3362"/>
        <w:gridCol w:w="1234"/>
        <w:gridCol w:w="1376"/>
        <w:gridCol w:w="1376"/>
        <w:gridCol w:w="2103"/>
      </w:tblGrid>
      <w:tr w:rsidR="00CB4BEB" w:rsidRPr="00576460" w14:paraId="6FBD94DE" w14:textId="77777777" w:rsidTr="003C0924">
        <w:tc>
          <w:tcPr>
            <w:tcW w:w="2181" w:type="dxa"/>
            <w:tcBorders>
              <w:bottom w:val="single" w:sz="4" w:space="0" w:color="auto"/>
            </w:tcBorders>
            <w:shd w:val="clear" w:color="auto" w:fill="D9D9D9"/>
            <w:vAlign w:val="center"/>
          </w:tcPr>
          <w:p w14:paraId="15574CA8"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Feltnavn</w:t>
            </w:r>
          </w:p>
        </w:tc>
        <w:tc>
          <w:tcPr>
            <w:tcW w:w="3036" w:type="dxa"/>
            <w:gridSpan w:val="2"/>
            <w:tcBorders>
              <w:bottom w:val="single" w:sz="4" w:space="0" w:color="auto"/>
            </w:tcBorders>
            <w:shd w:val="clear" w:color="auto" w:fill="D9D9D9"/>
            <w:vAlign w:val="center"/>
          </w:tcPr>
          <w:p w14:paraId="5124869F"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Feltnavn</w:t>
            </w:r>
            <w:r>
              <w:rPr>
                <w:rFonts w:ascii="Trebuchet MS" w:hAnsi="Trebuchet MS" w:cs="Trebuchet MS"/>
                <w:b/>
                <w:bCs/>
                <w:sz w:val="18"/>
                <w:szCs w:val="18"/>
              </w:rPr>
              <w:t>10</w:t>
            </w:r>
          </w:p>
        </w:tc>
        <w:tc>
          <w:tcPr>
            <w:tcW w:w="3362" w:type="dxa"/>
            <w:tcBorders>
              <w:bottom w:val="single" w:sz="4" w:space="0" w:color="auto"/>
            </w:tcBorders>
            <w:shd w:val="clear" w:color="auto" w:fill="D9D9D9"/>
            <w:vAlign w:val="center"/>
          </w:tcPr>
          <w:p w14:paraId="014D6772"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Formål</w:t>
            </w:r>
          </w:p>
        </w:tc>
        <w:tc>
          <w:tcPr>
            <w:tcW w:w="1234" w:type="dxa"/>
            <w:tcBorders>
              <w:bottom w:val="single" w:sz="4" w:space="0" w:color="auto"/>
            </w:tcBorders>
            <w:shd w:val="clear" w:color="auto" w:fill="D9D9D9"/>
            <w:vAlign w:val="center"/>
          </w:tcPr>
          <w:p w14:paraId="11862030"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Datatype</w:t>
            </w:r>
          </w:p>
        </w:tc>
        <w:tc>
          <w:tcPr>
            <w:tcW w:w="1376" w:type="dxa"/>
            <w:tcBorders>
              <w:bottom w:val="single" w:sz="4" w:space="0" w:color="auto"/>
            </w:tcBorders>
            <w:shd w:val="clear" w:color="auto" w:fill="D9D9D9"/>
            <w:vAlign w:val="center"/>
          </w:tcPr>
          <w:p w14:paraId="618D8583"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Værdiområde</w:t>
            </w:r>
          </w:p>
        </w:tc>
        <w:tc>
          <w:tcPr>
            <w:tcW w:w="1376" w:type="dxa"/>
            <w:tcBorders>
              <w:bottom w:val="single" w:sz="4" w:space="0" w:color="auto"/>
            </w:tcBorders>
            <w:shd w:val="clear" w:color="auto" w:fill="D9D9D9"/>
            <w:vAlign w:val="center"/>
          </w:tcPr>
          <w:p w14:paraId="0D47E126" w14:textId="77777777" w:rsidR="00CB4BEB" w:rsidRPr="00576460" w:rsidRDefault="00CB4BEB" w:rsidP="003C0924">
            <w:pPr>
              <w:autoSpaceDE w:val="0"/>
              <w:autoSpaceDN w:val="0"/>
              <w:adjustRightInd w:val="0"/>
              <w:rPr>
                <w:rFonts w:ascii="Trebuchet MS" w:hAnsi="Trebuchet MS" w:cs="Trebuchet MS"/>
                <w:b/>
                <w:bCs/>
                <w:sz w:val="18"/>
                <w:szCs w:val="18"/>
              </w:rPr>
            </w:pPr>
            <w:r w:rsidRPr="00576460">
              <w:rPr>
                <w:rFonts w:ascii="Trebuchet MS" w:hAnsi="Trebuchet MS" w:cs="Trebuchet MS"/>
                <w:b/>
                <w:bCs/>
                <w:sz w:val="18"/>
                <w:szCs w:val="18"/>
              </w:rPr>
              <w:t>Obligatorisk /</w:t>
            </w:r>
          </w:p>
          <w:p w14:paraId="199535D7"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Frit</w:t>
            </w:r>
          </w:p>
        </w:tc>
        <w:tc>
          <w:tcPr>
            <w:tcW w:w="2103" w:type="dxa"/>
            <w:shd w:val="clear" w:color="auto" w:fill="D9D9D9"/>
            <w:vAlign w:val="center"/>
          </w:tcPr>
          <w:p w14:paraId="0C3F3414"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Eksempel</w:t>
            </w:r>
          </w:p>
        </w:tc>
      </w:tr>
      <w:tr w:rsidR="00CB4BEB" w:rsidRPr="00576460" w14:paraId="2119EB39" w14:textId="77777777" w:rsidTr="003C0924">
        <w:trPr>
          <w:trHeight w:hRule="exact" w:val="255"/>
        </w:trPr>
        <w:tc>
          <w:tcPr>
            <w:tcW w:w="2181" w:type="dxa"/>
            <w:tcBorders>
              <w:top w:val="single" w:sz="4" w:space="0" w:color="auto"/>
              <w:left w:val="single" w:sz="4" w:space="0" w:color="auto"/>
              <w:bottom w:val="nil"/>
              <w:right w:val="single" w:sz="4" w:space="0" w:color="auto"/>
            </w:tcBorders>
            <w:shd w:val="clear" w:color="auto" w:fill="D9D9D9"/>
            <w:vAlign w:val="bottom"/>
          </w:tcPr>
          <w:p w14:paraId="5704EBED" w14:textId="77777777" w:rsidR="00CB4BEB" w:rsidRPr="00576460" w:rsidRDefault="00CB4BEB" w:rsidP="003C0924">
            <w:pPr>
              <w:rPr>
                <w:rFonts w:ascii="Trebuchet MS" w:hAnsi="Trebuchet MS"/>
                <w:sz w:val="18"/>
                <w:szCs w:val="18"/>
              </w:rPr>
            </w:pPr>
            <w:proofErr w:type="spellStart"/>
            <w:r w:rsidRPr="00576460">
              <w:rPr>
                <w:rFonts w:ascii="Trebuchet MS" w:hAnsi="Trebuchet MS"/>
                <w:sz w:val="18"/>
                <w:szCs w:val="18"/>
              </w:rPr>
              <w:t>botilbud_type_kode</w:t>
            </w:r>
            <w:proofErr w:type="spellEnd"/>
          </w:p>
        </w:tc>
        <w:tc>
          <w:tcPr>
            <w:tcW w:w="3036" w:type="dxa"/>
            <w:gridSpan w:val="2"/>
            <w:tcBorders>
              <w:top w:val="single" w:sz="4" w:space="0" w:color="auto"/>
              <w:left w:val="single" w:sz="4" w:space="0" w:color="auto"/>
              <w:bottom w:val="nil"/>
              <w:right w:val="single" w:sz="4" w:space="0" w:color="auto"/>
            </w:tcBorders>
            <w:vAlign w:val="bottom"/>
          </w:tcPr>
          <w:p w14:paraId="72DBD6DC" w14:textId="77777777" w:rsidR="00CB4BEB" w:rsidRPr="00576460" w:rsidRDefault="00CB4BEB" w:rsidP="003C0924">
            <w:pPr>
              <w:rPr>
                <w:rFonts w:ascii="Trebuchet MS" w:hAnsi="Trebuchet MS"/>
                <w:sz w:val="18"/>
                <w:szCs w:val="18"/>
              </w:rPr>
            </w:pPr>
            <w:proofErr w:type="spellStart"/>
            <w:r w:rsidRPr="00576460">
              <w:rPr>
                <w:rFonts w:ascii="Trebuchet MS" w:hAnsi="Trebuchet MS"/>
                <w:sz w:val="18"/>
                <w:szCs w:val="18"/>
              </w:rPr>
              <w:t>botilbud</w:t>
            </w:r>
            <w:r>
              <w:rPr>
                <w:rFonts w:ascii="Trebuchet MS" w:hAnsi="Trebuchet MS"/>
                <w:sz w:val="18"/>
                <w:szCs w:val="18"/>
              </w:rPr>
              <w:t>_k</w:t>
            </w:r>
            <w:proofErr w:type="spellEnd"/>
          </w:p>
        </w:tc>
        <w:tc>
          <w:tcPr>
            <w:tcW w:w="3362" w:type="dxa"/>
            <w:tcBorders>
              <w:top w:val="single" w:sz="4" w:space="0" w:color="auto"/>
              <w:left w:val="single" w:sz="4" w:space="0" w:color="auto"/>
              <w:bottom w:val="nil"/>
              <w:right w:val="single" w:sz="4" w:space="0" w:color="auto"/>
            </w:tcBorders>
            <w:shd w:val="clear" w:color="auto" w:fill="auto"/>
            <w:vAlign w:val="bottom"/>
          </w:tcPr>
          <w:p w14:paraId="76CEA81C"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Kodetal for botilbud.</w:t>
            </w:r>
          </w:p>
        </w:tc>
        <w:tc>
          <w:tcPr>
            <w:tcW w:w="1234" w:type="dxa"/>
            <w:tcBorders>
              <w:top w:val="single" w:sz="4" w:space="0" w:color="auto"/>
              <w:left w:val="single" w:sz="4" w:space="0" w:color="auto"/>
              <w:bottom w:val="nil"/>
              <w:right w:val="single" w:sz="4" w:space="0" w:color="auto"/>
            </w:tcBorders>
            <w:shd w:val="clear" w:color="auto" w:fill="auto"/>
            <w:vAlign w:val="bottom"/>
          </w:tcPr>
          <w:p w14:paraId="7114337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Heltal</w:t>
            </w:r>
          </w:p>
        </w:tc>
        <w:tc>
          <w:tcPr>
            <w:tcW w:w="1376" w:type="dxa"/>
            <w:tcBorders>
              <w:top w:val="single" w:sz="4" w:space="0" w:color="auto"/>
              <w:left w:val="single" w:sz="4" w:space="0" w:color="auto"/>
              <w:bottom w:val="nil"/>
              <w:right w:val="single" w:sz="4" w:space="0" w:color="auto"/>
            </w:tcBorders>
            <w:shd w:val="clear" w:color="auto" w:fill="auto"/>
            <w:vAlign w:val="bottom"/>
          </w:tcPr>
          <w:p w14:paraId="2F07D28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1-98</w:t>
            </w:r>
          </w:p>
        </w:tc>
        <w:tc>
          <w:tcPr>
            <w:tcW w:w="1376" w:type="dxa"/>
            <w:tcBorders>
              <w:top w:val="single" w:sz="4" w:space="0" w:color="auto"/>
              <w:left w:val="single" w:sz="4" w:space="0" w:color="auto"/>
              <w:bottom w:val="nil"/>
              <w:right w:val="single" w:sz="4" w:space="0" w:color="auto"/>
            </w:tcBorders>
            <w:shd w:val="clear" w:color="auto" w:fill="auto"/>
            <w:vAlign w:val="bottom"/>
          </w:tcPr>
          <w:p w14:paraId="5A241441"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O</w:t>
            </w:r>
          </w:p>
        </w:tc>
        <w:tc>
          <w:tcPr>
            <w:tcW w:w="2103" w:type="dxa"/>
            <w:tcBorders>
              <w:top w:val="single" w:sz="4" w:space="0" w:color="auto"/>
              <w:left w:val="single" w:sz="4" w:space="0" w:color="auto"/>
              <w:bottom w:val="nil"/>
              <w:right w:val="single" w:sz="4" w:space="0" w:color="auto"/>
            </w:tcBorders>
            <w:shd w:val="clear" w:color="auto" w:fill="auto"/>
            <w:vAlign w:val="bottom"/>
          </w:tcPr>
          <w:p w14:paraId="3529D69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16</w:t>
            </w:r>
          </w:p>
        </w:tc>
      </w:tr>
      <w:tr w:rsidR="00CB4BEB" w:rsidRPr="00576460" w14:paraId="046EBFCA" w14:textId="77777777" w:rsidTr="003C0924">
        <w:trPr>
          <w:trHeight w:hRule="exact" w:val="510"/>
        </w:trPr>
        <w:tc>
          <w:tcPr>
            <w:tcW w:w="2181" w:type="dxa"/>
            <w:tcBorders>
              <w:top w:val="single" w:sz="4" w:space="0" w:color="auto"/>
              <w:left w:val="single" w:sz="4" w:space="0" w:color="auto"/>
              <w:bottom w:val="single" w:sz="4" w:space="0" w:color="auto"/>
              <w:right w:val="single" w:sz="4" w:space="0" w:color="auto"/>
            </w:tcBorders>
            <w:shd w:val="clear" w:color="auto" w:fill="99CCFF"/>
            <w:vAlign w:val="center"/>
          </w:tcPr>
          <w:p w14:paraId="7A619C0E" w14:textId="77777777" w:rsidR="00CB4BEB" w:rsidRPr="00576460" w:rsidRDefault="00CB4BEB" w:rsidP="003C0924">
            <w:pPr>
              <w:rPr>
                <w:rFonts w:ascii="Trebuchet MS" w:hAnsi="Trebuchet MS"/>
                <w:sz w:val="18"/>
                <w:szCs w:val="18"/>
              </w:rPr>
            </w:pPr>
            <w:proofErr w:type="spellStart"/>
            <w:r w:rsidRPr="00576460">
              <w:rPr>
                <w:rFonts w:ascii="Trebuchet MS" w:hAnsi="Trebuchet MS"/>
                <w:sz w:val="18"/>
                <w:szCs w:val="18"/>
              </w:rPr>
              <w:t>botilbud_type</w:t>
            </w:r>
            <w:proofErr w:type="spellEnd"/>
          </w:p>
        </w:tc>
        <w:tc>
          <w:tcPr>
            <w:tcW w:w="3036" w:type="dxa"/>
            <w:gridSpan w:val="2"/>
            <w:tcBorders>
              <w:top w:val="single" w:sz="4" w:space="0" w:color="auto"/>
              <w:left w:val="single" w:sz="4" w:space="0" w:color="auto"/>
              <w:bottom w:val="single" w:sz="4" w:space="0" w:color="auto"/>
              <w:right w:val="single" w:sz="4" w:space="0" w:color="auto"/>
            </w:tcBorders>
            <w:shd w:val="clear" w:color="auto" w:fill="99CCFF"/>
            <w:vAlign w:val="center"/>
          </w:tcPr>
          <w:p w14:paraId="0DACC7B0"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botilbud</w:t>
            </w:r>
          </w:p>
        </w:tc>
        <w:tc>
          <w:tcPr>
            <w:tcW w:w="3362" w:type="dxa"/>
            <w:tcBorders>
              <w:top w:val="single" w:sz="4" w:space="0" w:color="auto"/>
              <w:left w:val="single" w:sz="4" w:space="0" w:color="auto"/>
              <w:bottom w:val="single" w:sz="4" w:space="0" w:color="auto"/>
              <w:right w:val="single" w:sz="4" w:space="0" w:color="auto"/>
            </w:tcBorders>
            <w:shd w:val="clear" w:color="auto" w:fill="99CCFF"/>
            <w:vAlign w:val="center"/>
          </w:tcPr>
          <w:p w14:paraId="3875757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Botilbud opdelt fra plejecentre til handicap og psykiatri.</w:t>
            </w:r>
          </w:p>
        </w:tc>
        <w:tc>
          <w:tcPr>
            <w:tcW w:w="1234" w:type="dxa"/>
            <w:tcBorders>
              <w:top w:val="single" w:sz="4" w:space="0" w:color="auto"/>
              <w:left w:val="single" w:sz="4" w:space="0" w:color="auto"/>
              <w:bottom w:val="single" w:sz="4" w:space="0" w:color="auto"/>
              <w:right w:val="single" w:sz="4" w:space="0" w:color="auto"/>
            </w:tcBorders>
            <w:shd w:val="clear" w:color="auto" w:fill="99CCFF"/>
            <w:vAlign w:val="center"/>
          </w:tcPr>
          <w:p w14:paraId="0D29325A" w14:textId="77777777" w:rsidR="00CB4BEB" w:rsidRPr="00576460" w:rsidRDefault="00CB4BEB" w:rsidP="003C0924">
            <w:pPr>
              <w:rPr>
                <w:rFonts w:ascii="Trebuchet MS" w:hAnsi="Trebuchet MS"/>
                <w:sz w:val="18"/>
                <w:szCs w:val="18"/>
              </w:rPr>
            </w:pPr>
            <w:r w:rsidRPr="00576460">
              <w:rPr>
                <w:rFonts w:ascii="Trebuchet MS" w:hAnsi="Trebuchet MS" w:cs="Trebuchet MS"/>
                <w:sz w:val="18"/>
                <w:szCs w:val="18"/>
              </w:rPr>
              <w:t>Tekststreng</w:t>
            </w:r>
          </w:p>
        </w:tc>
        <w:tc>
          <w:tcPr>
            <w:tcW w:w="1376" w:type="dxa"/>
            <w:tcBorders>
              <w:top w:val="single" w:sz="4" w:space="0" w:color="auto"/>
              <w:left w:val="single" w:sz="4" w:space="0" w:color="auto"/>
              <w:bottom w:val="single" w:sz="4" w:space="0" w:color="auto"/>
              <w:right w:val="single" w:sz="4" w:space="0" w:color="auto"/>
            </w:tcBorders>
            <w:shd w:val="clear" w:color="auto" w:fill="99CCFF"/>
            <w:vAlign w:val="center"/>
          </w:tcPr>
          <w:p w14:paraId="007D566E" w14:textId="77777777" w:rsidR="00CB4BEB" w:rsidRPr="00576460" w:rsidRDefault="00CB4BEB" w:rsidP="003C0924">
            <w:pPr>
              <w:rPr>
                <w:rFonts w:ascii="Trebuchet MS" w:hAnsi="Trebuchet MS"/>
                <w:sz w:val="18"/>
                <w:szCs w:val="18"/>
              </w:rPr>
            </w:pPr>
            <w:r w:rsidRPr="00576460">
              <w:rPr>
                <w:rFonts w:ascii="Trebuchet MS" w:hAnsi="Trebuchet MS" w:cs="Trebuchet MS"/>
                <w:sz w:val="18"/>
                <w:szCs w:val="18"/>
              </w:rPr>
              <w:t>0-30 tegn</w:t>
            </w:r>
          </w:p>
        </w:tc>
        <w:tc>
          <w:tcPr>
            <w:tcW w:w="1376" w:type="dxa"/>
            <w:tcBorders>
              <w:top w:val="single" w:sz="4" w:space="0" w:color="auto"/>
              <w:left w:val="single" w:sz="4" w:space="0" w:color="auto"/>
              <w:bottom w:val="single" w:sz="4" w:space="0" w:color="auto"/>
              <w:right w:val="single" w:sz="4" w:space="0" w:color="auto"/>
            </w:tcBorders>
            <w:shd w:val="clear" w:color="auto" w:fill="99CCFF"/>
            <w:vAlign w:val="center"/>
          </w:tcPr>
          <w:p w14:paraId="6369621F"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S</w:t>
            </w:r>
          </w:p>
        </w:tc>
        <w:tc>
          <w:tcPr>
            <w:tcW w:w="2103" w:type="dxa"/>
            <w:tcBorders>
              <w:top w:val="single" w:sz="4" w:space="0" w:color="auto"/>
              <w:left w:val="single" w:sz="4" w:space="0" w:color="auto"/>
              <w:bottom w:val="single" w:sz="4" w:space="0" w:color="auto"/>
              <w:right w:val="single" w:sz="4" w:space="0" w:color="auto"/>
            </w:tcBorders>
            <w:shd w:val="clear" w:color="auto" w:fill="99CCFF"/>
            <w:vAlign w:val="center"/>
          </w:tcPr>
          <w:p w14:paraId="5CE626E3"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Handicap og psykiatri</w:t>
            </w:r>
          </w:p>
        </w:tc>
      </w:tr>
      <w:tr w:rsidR="00CB4BEB" w:rsidRPr="00576460" w14:paraId="313AB4E4" w14:textId="77777777" w:rsidTr="003C0924">
        <w:trPr>
          <w:trHeight w:hRule="exact" w:val="255"/>
        </w:trPr>
        <w:tc>
          <w:tcPr>
            <w:tcW w:w="2181" w:type="dxa"/>
            <w:tcBorders>
              <w:top w:val="single" w:sz="4" w:space="0" w:color="auto"/>
              <w:left w:val="single" w:sz="4" w:space="0" w:color="auto"/>
              <w:bottom w:val="nil"/>
              <w:right w:val="single" w:sz="4" w:space="0" w:color="auto"/>
            </w:tcBorders>
            <w:shd w:val="clear" w:color="auto" w:fill="97DDBA"/>
            <w:vAlign w:val="bottom"/>
          </w:tcPr>
          <w:p w14:paraId="27C05C63" w14:textId="77777777" w:rsidR="00CB4BEB" w:rsidRPr="00576460" w:rsidRDefault="00CB4BEB" w:rsidP="003C0924">
            <w:pPr>
              <w:rPr>
                <w:rFonts w:ascii="Trebuchet MS" w:hAnsi="Trebuchet MS"/>
                <w:sz w:val="18"/>
                <w:szCs w:val="18"/>
              </w:rPr>
            </w:pPr>
            <w:proofErr w:type="spellStart"/>
            <w:r w:rsidRPr="00576460">
              <w:rPr>
                <w:rFonts w:ascii="Trebuchet MS" w:hAnsi="Trebuchet MS"/>
                <w:sz w:val="18"/>
                <w:szCs w:val="18"/>
              </w:rPr>
              <w:t>ejerstatus_kode</w:t>
            </w:r>
            <w:proofErr w:type="spellEnd"/>
          </w:p>
        </w:tc>
        <w:tc>
          <w:tcPr>
            <w:tcW w:w="3036" w:type="dxa"/>
            <w:gridSpan w:val="2"/>
            <w:tcBorders>
              <w:top w:val="single" w:sz="4" w:space="0" w:color="auto"/>
              <w:left w:val="single" w:sz="4" w:space="0" w:color="auto"/>
              <w:bottom w:val="nil"/>
              <w:right w:val="single" w:sz="4" w:space="0" w:color="auto"/>
            </w:tcBorders>
            <w:shd w:val="clear" w:color="auto" w:fill="97DDBA"/>
            <w:vAlign w:val="bottom"/>
          </w:tcPr>
          <w:p w14:paraId="19A4F7B1" w14:textId="77777777" w:rsidR="00CB4BEB" w:rsidRPr="00576460" w:rsidRDefault="00CB4BEB" w:rsidP="003C0924">
            <w:pPr>
              <w:rPr>
                <w:rFonts w:ascii="Trebuchet MS" w:hAnsi="Trebuchet MS"/>
                <w:sz w:val="18"/>
                <w:szCs w:val="18"/>
              </w:rPr>
            </w:pPr>
          </w:p>
        </w:tc>
        <w:tc>
          <w:tcPr>
            <w:tcW w:w="9451" w:type="dxa"/>
            <w:gridSpan w:val="5"/>
            <w:tcBorders>
              <w:top w:val="single" w:sz="4" w:space="0" w:color="auto"/>
              <w:left w:val="single" w:sz="4" w:space="0" w:color="auto"/>
              <w:bottom w:val="nil"/>
              <w:right w:val="single" w:sz="4" w:space="0" w:color="auto"/>
            </w:tcBorders>
            <w:shd w:val="clear" w:color="auto" w:fill="97DDBA"/>
            <w:vAlign w:val="bottom"/>
          </w:tcPr>
          <w:p w14:paraId="68BEFDD7"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Felt defineret under: 4.1 Standardiserede felter til de temaspecifikke datamodeller</w:t>
            </w:r>
            <w:r w:rsidRPr="00576460" w:rsidDel="00F12C62">
              <w:rPr>
                <w:rFonts w:ascii="Trebuchet MS" w:hAnsi="Trebuchet MS"/>
                <w:sz w:val="18"/>
                <w:szCs w:val="18"/>
              </w:rPr>
              <w:t xml:space="preserve"> </w:t>
            </w:r>
          </w:p>
          <w:p w14:paraId="021D1852" w14:textId="77777777" w:rsidR="00CB4BEB" w:rsidRPr="00576460" w:rsidRDefault="00CB4BEB" w:rsidP="003C0924">
            <w:pPr>
              <w:rPr>
                <w:rFonts w:ascii="Trebuchet MS" w:hAnsi="Trebuchet MS"/>
                <w:sz w:val="18"/>
                <w:szCs w:val="18"/>
              </w:rPr>
            </w:pPr>
          </w:p>
        </w:tc>
      </w:tr>
      <w:tr w:rsidR="00CB4BEB" w:rsidRPr="00576460" w14:paraId="37FD6ECE" w14:textId="77777777" w:rsidTr="003C0924">
        <w:trPr>
          <w:trHeight w:hRule="exact" w:val="255"/>
        </w:trPr>
        <w:tc>
          <w:tcPr>
            <w:tcW w:w="2181" w:type="dxa"/>
            <w:tcBorders>
              <w:top w:val="single" w:sz="4" w:space="0" w:color="auto"/>
              <w:left w:val="single" w:sz="4" w:space="0" w:color="auto"/>
              <w:bottom w:val="nil"/>
              <w:right w:val="single" w:sz="4" w:space="0" w:color="auto"/>
            </w:tcBorders>
            <w:shd w:val="clear" w:color="auto" w:fill="97DDBA"/>
            <w:vAlign w:val="bottom"/>
          </w:tcPr>
          <w:p w14:paraId="343A6406"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ejerstatus</w:t>
            </w:r>
          </w:p>
        </w:tc>
        <w:tc>
          <w:tcPr>
            <w:tcW w:w="3036" w:type="dxa"/>
            <w:gridSpan w:val="2"/>
            <w:tcBorders>
              <w:top w:val="single" w:sz="4" w:space="0" w:color="auto"/>
              <w:left w:val="single" w:sz="4" w:space="0" w:color="auto"/>
              <w:bottom w:val="nil"/>
              <w:right w:val="single" w:sz="4" w:space="0" w:color="auto"/>
            </w:tcBorders>
            <w:shd w:val="clear" w:color="auto" w:fill="97DDBA"/>
            <w:vAlign w:val="bottom"/>
          </w:tcPr>
          <w:p w14:paraId="3F1C18D1" w14:textId="77777777" w:rsidR="00CB4BEB" w:rsidRPr="00576460" w:rsidRDefault="00CB4BEB" w:rsidP="003C0924">
            <w:pPr>
              <w:rPr>
                <w:rFonts w:ascii="Trebuchet MS" w:hAnsi="Trebuchet MS"/>
                <w:sz w:val="18"/>
                <w:szCs w:val="18"/>
              </w:rPr>
            </w:pPr>
          </w:p>
        </w:tc>
        <w:tc>
          <w:tcPr>
            <w:tcW w:w="9451" w:type="dxa"/>
            <w:gridSpan w:val="5"/>
            <w:tcBorders>
              <w:top w:val="single" w:sz="4" w:space="0" w:color="auto"/>
              <w:left w:val="single" w:sz="4" w:space="0" w:color="auto"/>
              <w:bottom w:val="nil"/>
              <w:right w:val="single" w:sz="4" w:space="0" w:color="auto"/>
            </w:tcBorders>
            <w:shd w:val="clear" w:color="auto" w:fill="97DDBA"/>
            <w:vAlign w:val="bottom"/>
          </w:tcPr>
          <w:p w14:paraId="33F0CD36"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Felt defineret under: 4.1 Standardiserede felter til de temaspecifikke datamodeller</w:t>
            </w:r>
            <w:r w:rsidRPr="00576460" w:rsidDel="00F12C62">
              <w:rPr>
                <w:rFonts w:ascii="Trebuchet MS" w:hAnsi="Trebuchet MS"/>
                <w:sz w:val="18"/>
                <w:szCs w:val="18"/>
              </w:rPr>
              <w:t xml:space="preserve"> </w:t>
            </w:r>
          </w:p>
        </w:tc>
      </w:tr>
      <w:tr w:rsidR="00CB4BEB" w:rsidRPr="00576460" w14:paraId="28F6806F" w14:textId="77777777" w:rsidTr="003C0924">
        <w:trPr>
          <w:trHeight w:hRule="exact" w:val="255"/>
        </w:trPr>
        <w:tc>
          <w:tcPr>
            <w:tcW w:w="2181" w:type="dxa"/>
            <w:tcBorders>
              <w:top w:val="single" w:sz="4" w:space="0" w:color="auto"/>
              <w:left w:val="single" w:sz="4" w:space="0" w:color="auto"/>
              <w:bottom w:val="nil"/>
              <w:right w:val="single" w:sz="4" w:space="0" w:color="auto"/>
            </w:tcBorders>
            <w:shd w:val="clear" w:color="auto" w:fill="D9D9D9"/>
            <w:vAlign w:val="bottom"/>
          </w:tcPr>
          <w:p w14:paraId="109094A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botilbud _navn</w:t>
            </w:r>
          </w:p>
        </w:tc>
        <w:tc>
          <w:tcPr>
            <w:tcW w:w="3036" w:type="dxa"/>
            <w:gridSpan w:val="2"/>
            <w:tcBorders>
              <w:top w:val="single" w:sz="4" w:space="0" w:color="auto"/>
              <w:left w:val="single" w:sz="4" w:space="0" w:color="auto"/>
              <w:bottom w:val="nil"/>
              <w:right w:val="single" w:sz="4" w:space="0" w:color="auto"/>
            </w:tcBorders>
            <w:shd w:val="clear" w:color="auto" w:fill="FFFFFF"/>
            <w:vAlign w:val="bottom"/>
          </w:tcPr>
          <w:p w14:paraId="15A48166" w14:textId="77777777" w:rsidR="00CB4BEB" w:rsidRPr="00576460" w:rsidRDefault="00CB4BEB" w:rsidP="003C0924">
            <w:pPr>
              <w:rPr>
                <w:rFonts w:ascii="Trebuchet MS" w:hAnsi="Trebuchet MS"/>
                <w:sz w:val="18"/>
                <w:szCs w:val="18"/>
              </w:rPr>
            </w:pPr>
            <w:proofErr w:type="spellStart"/>
            <w:r>
              <w:rPr>
                <w:rFonts w:ascii="Trebuchet MS" w:hAnsi="Trebuchet MS"/>
                <w:sz w:val="18"/>
                <w:szCs w:val="18"/>
              </w:rPr>
              <w:t>botilbu_na</w:t>
            </w:r>
            <w:proofErr w:type="spellEnd"/>
          </w:p>
        </w:tc>
        <w:tc>
          <w:tcPr>
            <w:tcW w:w="3362" w:type="dxa"/>
            <w:tcBorders>
              <w:top w:val="single" w:sz="4" w:space="0" w:color="auto"/>
              <w:left w:val="single" w:sz="4" w:space="0" w:color="auto"/>
              <w:bottom w:val="nil"/>
              <w:right w:val="single" w:sz="4" w:space="0" w:color="auto"/>
            </w:tcBorders>
            <w:shd w:val="clear" w:color="auto" w:fill="FFFFFF"/>
            <w:vAlign w:val="bottom"/>
          </w:tcPr>
          <w:p w14:paraId="6304E3A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Navn på botilbud</w:t>
            </w:r>
          </w:p>
        </w:tc>
        <w:tc>
          <w:tcPr>
            <w:tcW w:w="1234" w:type="dxa"/>
            <w:tcBorders>
              <w:top w:val="single" w:sz="4" w:space="0" w:color="auto"/>
              <w:left w:val="single" w:sz="4" w:space="0" w:color="auto"/>
              <w:bottom w:val="nil"/>
              <w:right w:val="single" w:sz="4" w:space="0" w:color="auto"/>
            </w:tcBorders>
            <w:shd w:val="clear" w:color="auto" w:fill="FFFFFF"/>
            <w:vAlign w:val="bottom"/>
          </w:tcPr>
          <w:p w14:paraId="4D9E169E" w14:textId="77777777" w:rsidR="00CB4BEB" w:rsidRPr="00576460" w:rsidRDefault="00CB4BEB" w:rsidP="003C0924">
            <w:pPr>
              <w:rPr>
                <w:rFonts w:ascii="Trebuchet MS" w:hAnsi="Trebuchet MS"/>
                <w:sz w:val="18"/>
                <w:szCs w:val="18"/>
              </w:rPr>
            </w:pPr>
            <w:r w:rsidRPr="00576460">
              <w:rPr>
                <w:rFonts w:ascii="Trebuchet MS" w:hAnsi="Trebuchet MS" w:cs="Trebuchet MS"/>
                <w:sz w:val="18"/>
                <w:szCs w:val="18"/>
              </w:rPr>
              <w:t>Tekststreng</w:t>
            </w:r>
          </w:p>
        </w:tc>
        <w:tc>
          <w:tcPr>
            <w:tcW w:w="1376" w:type="dxa"/>
            <w:tcBorders>
              <w:top w:val="single" w:sz="4" w:space="0" w:color="auto"/>
              <w:left w:val="single" w:sz="4" w:space="0" w:color="auto"/>
              <w:bottom w:val="nil"/>
              <w:right w:val="single" w:sz="4" w:space="0" w:color="auto"/>
            </w:tcBorders>
            <w:shd w:val="clear" w:color="auto" w:fill="FFFFFF"/>
            <w:vAlign w:val="bottom"/>
          </w:tcPr>
          <w:p w14:paraId="44D697E5" w14:textId="77777777" w:rsidR="00CB4BEB" w:rsidRPr="00576460" w:rsidRDefault="00CB4BEB" w:rsidP="003C0924">
            <w:pPr>
              <w:rPr>
                <w:rFonts w:ascii="Trebuchet MS" w:hAnsi="Trebuchet MS"/>
                <w:sz w:val="18"/>
                <w:szCs w:val="18"/>
              </w:rPr>
            </w:pPr>
            <w:r w:rsidRPr="00576460">
              <w:rPr>
                <w:rFonts w:ascii="Trebuchet MS" w:hAnsi="Trebuchet MS" w:cs="Trebuchet MS"/>
                <w:sz w:val="18"/>
                <w:szCs w:val="18"/>
              </w:rPr>
              <w:t>0-128 tegn</w:t>
            </w:r>
          </w:p>
        </w:tc>
        <w:tc>
          <w:tcPr>
            <w:tcW w:w="1376" w:type="dxa"/>
            <w:tcBorders>
              <w:top w:val="single" w:sz="4" w:space="0" w:color="auto"/>
              <w:left w:val="single" w:sz="4" w:space="0" w:color="auto"/>
              <w:bottom w:val="nil"/>
              <w:right w:val="single" w:sz="4" w:space="0" w:color="auto"/>
            </w:tcBorders>
            <w:shd w:val="clear" w:color="auto" w:fill="FFFFFF"/>
            <w:vAlign w:val="bottom"/>
          </w:tcPr>
          <w:p w14:paraId="778E06A0"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O</w:t>
            </w:r>
          </w:p>
        </w:tc>
        <w:tc>
          <w:tcPr>
            <w:tcW w:w="2103" w:type="dxa"/>
            <w:tcBorders>
              <w:top w:val="single" w:sz="4" w:space="0" w:color="auto"/>
              <w:left w:val="single" w:sz="4" w:space="0" w:color="auto"/>
              <w:bottom w:val="nil"/>
              <w:right w:val="single" w:sz="4" w:space="0" w:color="auto"/>
            </w:tcBorders>
            <w:shd w:val="clear" w:color="auto" w:fill="FFFFFF"/>
            <w:vAlign w:val="bottom"/>
          </w:tcPr>
          <w:p w14:paraId="1EA1318C"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 </w:t>
            </w:r>
          </w:p>
        </w:tc>
      </w:tr>
      <w:tr w:rsidR="00CB4BEB" w:rsidRPr="00576460" w14:paraId="25A7CF01" w14:textId="77777777" w:rsidTr="003C0924">
        <w:trPr>
          <w:trHeight w:hRule="exact" w:val="255"/>
        </w:trPr>
        <w:tc>
          <w:tcPr>
            <w:tcW w:w="2181" w:type="dxa"/>
            <w:tcBorders>
              <w:top w:val="single" w:sz="4" w:space="0" w:color="auto"/>
              <w:left w:val="single" w:sz="4" w:space="0" w:color="auto"/>
              <w:bottom w:val="nil"/>
              <w:right w:val="single" w:sz="4" w:space="0" w:color="auto"/>
            </w:tcBorders>
            <w:shd w:val="clear" w:color="auto" w:fill="97DDBA"/>
            <w:vAlign w:val="bottom"/>
          </w:tcPr>
          <w:p w14:paraId="13A9DB1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vejkode</w:t>
            </w:r>
          </w:p>
        </w:tc>
        <w:tc>
          <w:tcPr>
            <w:tcW w:w="3036" w:type="dxa"/>
            <w:gridSpan w:val="2"/>
            <w:tcBorders>
              <w:top w:val="single" w:sz="4" w:space="0" w:color="auto"/>
              <w:left w:val="single" w:sz="4" w:space="0" w:color="auto"/>
              <w:bottom w:val="nil"/>
              <w:right w:val="single" w:sz="4" w:space="0" w:color="auto"/>
            </w:tcBorders>
            <w:shd w:val="clear" w:color="auto" w:fill="97DDBA"/>
          </w:tcPr>
          <w:p w14:paraId="764801F6" w14:textId="77777777" w:rsidR="00CB4BEB" w:rsidRPr="00576460" w:rsidRDefault="00CB4BEB" w:rsidP="003C0924">
            <w:pPr>
              <w:rPr>
                <w:rFonts w:ascii="Trebuchet MS" w:hAnsi="Trebuchet MS" w:cs="Trebuchet MS"/>
                <w:sz w:val="18"/>
                <w:szCs w:val="18"/>
              </w:rPr>
            </w:pPr>
          </w:p>
        </w:tc>
        <w:tc>
          <w:tcPr>
            <w:tcW w:w="9451" w:type="dxa"/>
            <w:gridSpan w:val="5"/>
            <w:tcBorders>
              <w:top w:val="single" w:sz="4" w:space="0" w:color="auto"/>
              <w:left w:val="single" w:sz="4" w:space="0" w:color="auto"/>
              <w:bottom w:val="nil"/>
              <w:right w:val="single" w:sz="4" w:space="0" w:color="auto"/>
            </w:tcBorders>
            <w:shd w:val="clear" w:color="auto" w:fill="97DDBA"/>
            <w:vAlign w:val="bottom"/>
          </w:tcPr>
          <w:p w14:paraId="4380221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6CB1EFC3" w14:textId="77777777" w:rsidTr="003C0924">
        <w:trPr>
          <w:trHeight w:hRule="exact" w:val="255"/>
        </w:trPr>
        <w:tc>
          <w:tcPr>
            <w:tcW w:w="2181" w:type="dxa"/>
            <w:tcBorders>
              <w:top w:val="single" w:sz="4" w:space="0" w:color="auto"/>
              <w:left w:val="single" w:sz="4" w:space="0" w:color="auto"/>
              <w:bottom w:val="nil"/>
              <w:right w:val="single" w:sz="4" w:space="0" w:color="auto"/>
            </w:tcBorders>
            <w:shd w:val="clear" w:color="auto" w:fill="97DDBA"/>
            <w:vAlign w:val="bottom"/>
          </w:tcPr>
          <w:p w14:paraId="31BD114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vejnavn</w:t>
            </w:r>
          </w:p>
        </w:tc>
        <w:tc>
          <w:tcPr>
            <w:tcW w:w="3036" w:type="dxa"/>
            <w:gridSpan w:val="2"/>
            <w:tcBorders>
              <w:top w:val="single" w:sz="4" w:space="0" w:color="auto"/>
              <w:left w:val="single" w:sz="4" w:space="0" w:color="auto"/>
              <w:bottom w:val="nil"/>
              <w:right w:val="single" w:sz="4" w:space="0" w:color="auto"/>
            </w:tcBorders>
            <w:shd w:val="clear" w:color="auto" w:fill="97DDBA"/>
          </w:tcPr>
          <w:p w14:paraId="3D4BFE26" w14:textId="77777777" w:rsidR="00CB4BEB" w:rsidRPr="00576460" w:rsidRDefault="00CB4BEB" w:rsidP="003C0924">
            <w:pPr>
              <w:rPr>
                <w:rFonts w:ascii="Trebuchet MS" w:hAnsi="Trebuchet MS" w:cs="Trebuchet MS"/>
                <w:sz w:val="18"/>
                <w:szCs w:val="18"/>
              </w:rPr>
            </w:pPr>
          </w:p>
        </w:tc>
        <w:tc>
          <w:tcPr>
            <w:tcW w:w="9451" w:type="dxa"/>
            <w:gridSpan w:val="5"/>
            <w:tcBorders>
              <w:top w:val="single" w:sz="4" w:space="0" w:color="auto"/>
              <w:left w:val="single" w:sz="4" w:space="0" w:color="auto"/>
              <w:bottom w:val="nil"/>
              <w:right w:val="single" w:sz="4" w:space="0" w:color="auto"/>
            </w:tcBorders>
            <w:shd w:val="clear" w:color="auto" w:fill="97DDBA"/>
            <w:vAlign w:val="bottom"/>
          </w:tcPr>
          <w:p w14:paraId="2761C43C"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49124DC0" w14:textId="77777777" w:rsidTr="003C0924">
        <w:trPr>
          <w:trHeight w:hRule="exact" w:val="255"/>
        </w:trPr>
        <w:tc>
          <w:tcPr>
            <w:tcW w:w="2181" w:type="dxa"/>
            <w:tcBorders>
              <w:top w:val="single" w:sz="4" w:space="0" w:color="auto"/>
              <w:left w:val="single" w:sz="4" w:space="0" w:color="auto"/>
              <w:bottom w:val="nil"/>
              <w:right w:val="single" w:sz="4" w:space="0" w:color="auto"/>
            </w:tcBorders>
            <w:shd w:val="clear" w:color="auto" w:fill="97DDBA"/>
            <w:vAlign w:val="bottom"/>
          </w:tcPr>
          <w:p w14:paraId="0147EE00"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cvf_vejkode</w:t>
            </w:r>
            <w:proofErr w:type="spellEnd"/>
          </w:p>
        </w:tc>
        <w:tc>
          <w:tcPr>
            <w:tcW w:w="3036" w:type="dxa"/>
            <w:gridSpan w:val="2"/>
            <w:tcBorders>
              <w:top w:val="single" w:sz="4" w:space="0" w:color="auto"/>
              <w:left w:val="single" w:sz="4" w:space="0" w:color="auto"/>
              <w:bottom w:val="nil"/>
              <w:right w:val="single" w:sz="4" w:space="0" w:color="auto"/>
            </w:tcBorders>
            <w:shd w:val="clear" w:color="auto" w:fill="97DDBA"/>
          </w:tcPr>
          <w:p w14:paraId="3F8227AE" w14:textId="77777777" w:rsidR="00CB4BEB" w:rsidRPr="00576460" w:rsidRDefault="00CB4BEB" w:rsidP="003C0924">
            <w:pPr>
              <w:rPr>
                <w:rFonts w:ascii="Trebuchet MS" w:hAnsi="Trebuchet MS" w:cs="Trebuchet MS"/>
                <w:sz w:val="18"/>
                <w:szCs w:val="18"/>
              </w:rPr>
            </w:pPr>
          </w:p>
        </w:tc>
        <w:tc>
          <w:tcPr>
            <w:tcW w:w="9451" w:type="dxa"/>
            <w:gridSpan w:val="5"/>
            <w:tcBorders>
              <w:top w:val="single" w:sz="4" w:space="0" w:color="auto"/>
              <w:left w:val="single" w:sz="4" w:space="0" w:color="auto"/>
              <w:bottom w:val="nil"/>
              <w:right w:val="single" w:sz="4" w:space="0" w:color="auto"/>
            </w:tcBorders>
            <w:shd w:val="clear" w:color="auto" w:fill="97DDBA"/>
            <w:vAlign w:val="bottom"/>
          </w:tcPr>
          <w:p w14:paraId="7F39021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58658963" w14:textId="77777777" w:rsidTr="003C0924">
        <w:trPr>
          <w:trHeight w:hRule="exact" w:val="255"/>
        </w:trPr>
        <w:tc>
          <w:tcPr>
            <w:tcW w:w="2181" w:type="dxa"/>
            <w:tcBorders>
              <w:top w:val="single" w:sz="4" w:space="0" w:color="auto"/>
              <w:left w:val="single" w:sz="4" w:space="0" w:color="auto"/>
              <w:bottom w:val="nil"/>
              <w:right w:val="single" w:sz="4" w:space="0" w:color="auto"/>
            </w:tcBorders>
            <w:shd w:val="clear" w:color="auto" w:fill="97DDBA"/>
            <w:vAlign w:val="bottom"/>
          </w:tcPr>
          <w:p w14:paraId="5E3DA27A"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husnr</w:t>
            </w:r>
            <w:proofErr w:type="spellEnd"/>
          </w:p>
        </w:tc>
        <w:tc>
          <w:tcPr>
            <w:tcW w:w="3036" w:type="dxa"/>
            <w:gridSpan w:val="2"/>
            <w:tcBorders>
              <w:top w:val="single" w:sz="4" w:space="0" w:color="auto"/>
              <w:left w:val="single" w:sz="4" w:space="0" w:color="auto"/>
              <w:bottom w:val="nil"/>
              <w:right w:val="single" w:sz="4" w:space="0" w:color="auto"/>
            </w:tcBorders>
            <w:shd w:val="clear" w:color="auto" w:fill="97DDBA"/>
          </w:tcPr>
          <w:p w14:paraId="7D8F1974" w14:textId="77777777" w:rsidR="00CB4BEB" w:rsidRPr="00576460" w:rsidRDefault="00CB4BEB" w:rsidP="003C0924">
            <w:pPr>
              <w:rPr>
                <w:rFonts w:ascii="Trebuchet MS" w:hAnsi="Trebuchet MS" w:cs="Trebuchet MS"/>
                <w:sz w:val="18"/>
                <w:szCs w:val="18"/>
              </w:rPr>
            </w:pPr>
          </w:p>
        </w:tc>
        <w:tc>
          <w:tcPr>
            <w:tcW w:w="9451" w:type="dxa"/>
            <w:gridSpan w:val="5"/>
            <w:tcBorders>
              <w:top w:val="single" w:sz="4" w:space="0" w:color="auto"/>
              <w:left w:val="single" w:sz="4" w:space="0" w:color="auto"/>
              <w:bottom w:val="nil"/>
              <w:right w:val="single" w:sz="4" w:space="0" w:color="auto"/>
            </w:tcBorders>
            <w:shd w:val="clear" w:color="auto" w:fill="97DDBA"/>
            <w:vAlign w:val="bottom"/>
          </w:tcPr>
          <w:p w14:paraId="75D06FF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4F969C37" w14:textId="77777777" w:rsidTr="003C0924">
        <w:trPr>
          <w:trHeight w:hRule="exact" w:val="255"/>
        </w:trPr>
        <w:tc>
          <w:tcPr>
            <w:tcW w:w="2181" w:type="dxa"/>
            <w:tcBorders>
              <w:top w:val="single" w:sz="4" w:space="0" w:color="auto"/>
              <w:left w:val="single" w:sz="4" w:space="0" w:color="auto"/>
              <w:bottom w:val="nil"/>
              <w:right w:val="single" w:sz="4" w:space="0" w:color="auto"/>
            </w:tcBorders>
            <w:shd w:val="clear" w:color="auto" w:fill="97DDBA"/>
            <w:vAlign w:val="bottom"/>
          </w:tcPr>
          <w:p w14:paraId="4A548FA1"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postnr</w:t>
            </w:r>
            <w:proofErr w:type="spellEnd"/>
          </w:p>
        </w:tc>
        <w:tc>
          <w:tcPr>
            <w:tcW w:w="3036" w:type="dxa"/>
            <w:gridSpan w:val="2"/>
            <w:tcBorders>
              <w:top w:val="single" w:sz="4" w:space="0" w:color="auto"/>
              <w:left w:val="single" w:sz="4" w:space="0" w:color="auto"/>
              <w:bottom w:val="nil"/>
              <w:right w:val="single" w:sz="4" w:space="0" w:color="auto"/>
            </w:tcBorders>
            <w:shd w:val="clear" w:color="auto" w:fill="97DDBA"/>
          </w:tcPr>
          <w:p w14:paraId="2916E636" w14:textId="77777777" w:rsidR="00CB4BEB" w:rsidRPr="00576460" w:rsidRDefault="00CB4BEB" w:rsidP="003C0924">
            <w:pPr>
              <w:rPr>
                <w:rFonts w:ascii="Trebuchet MS" w:hAnsi="Trebuchet MS" w:cs="Trebuchet MS"/>
                <w:sz w:val="18"/>
                <w:szCs w:val="18"/>
              </w:rPr>
            </w:pPr>
          </w:p>
        </w:tc>
        <w:tc>
          <w:tcPr>
            <w:tcW w:w="9451" w:type="dxa"/>
            <w:gridSpan w:val="5"/>
            <w:tcBorders>
              <w:top w:val="single" w:sz="4" w:space="0" w:color="auto"/>
              <w:left w:val="single" w:sz="4" w:space="0" w:color="auto"/>
              <w:bottom w:val="nil"/>
              <w:right w:val="single" w:sz="4" w:space="0" w:color="auto"/>
            </w:tcBorders>
            <w:shd w:val="clear" w:color="auto" w:fill="97DDBA"/>
            <w:vAlign w:val="bottom"/>
          </w:tcPr>
          <w:p w14:paraId="6E8A6D7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666DC72E" w14:textId="77777777" w:rsidTr="003C0924">
        <w:trPr>
          <w:trHeight w:hRule="exact" w:val="255"/>
        </w:trPr>
        <w:tc>
          <w:tcPr>
            <w:tcW w:w="2181" w:type="dxa"/>
            <w:tcBorders>
              <w:top w:val="single" w:sz="4" w:space="0" w:color="auto"/>
              <w:left w:val="single" w:sz="4" w:space="0" w:color="auto"/>
              <w:bottom w:val="nil"/>
              <w:right w:val="single" w:sz="4" w:space="0" w:color="auto"/>
            </w:tcBorders>
            <w:shd w:val="clear" w:color="auto" w:fill="97DDBA"/>
            <w:vAlign w:val="bottom"/>
          </w:tcPr>
          <w:p w14:paraId="5FF3BB20"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postnr_by</w:t>
            </w:r>
            <w:proofErr w:type="spellEnd"/>
          </w:p>
        </w:tc>
        <w:tc>
          <w:tcPr>
            <w:tcW w:w="3036" w:type="dxa"/>
            <w:gridSpan w:val="2"/>
            <w:tcBorders>
              <w:top w:val="single" w:sz="4" w:space="0" w:color="auto"/>
              <w:left w:val="single" w:sz="4" w:space="0" w:color="auto"/>
              <w:bottom w:val="nil"/>
              <w:right w:val="single" w:sz="4" w:space="0" w:color="auto"/>
            </w:tcBorders>
            <w:shd w:val="clear" w:color="auto" w:fill="97DDBA"/>
          </w:tcPr>
          <w:p w14:paraId="245EAFF7" w14:textId="77777777" w:rsidR="00CB4BEB" w:rsidRPr="00576460" w:rsidRDefault="00CB4BEB" w:rsidP="003C0924">
            <w:pPr>
              <w:rPr>
                <w:rFonts w:ascii="Trebuchet MS" w:hAnsi="Trebuchet MS" w:cs="Trebuchet MS"/>
                <w:sz w:val="18"/>
                <w:szCs w:val="18"/>
              </w:rPr>
            </w:pPr>
          </w:p>
        </w:tc>
        <w:tc>
          <w:tcPr>
            <w:tcW w:w="9451" w:type="dxa"/>
            <w:gridSpan w:val="5"/>
            <w:tcBorders>
              <w:top w:val="single" w:sz="4" w:space="0" w:color="auto"/>
              <w:left w:val="single" w:sz="4" w:space="0" w:color="auto"/>
              <w:bottom w:val="nil"/>
              <w:right w:val="single" w:sz="4" w:space="0" w:color="auto"/>
            </w:tcBorders>
            <w:shd w:val="clear" w:color="auto" w:fill="97DDBA"/>
            <w:vAlign w:val="bottom"/>
          </w:tcPr>
          <w:p w14:paraId="5F915B7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F6698A" w14:paraId="7A42B08D" w14:textId="77777777" w:rsidTr="003C0924">
        <w:trPr>
          <w:trHeight w:hRule="exact" w:val="255"/>
        </w:trPr>
        <w:tc>
          <w:tcPr>
            <w:tcW w:w="2181" w:type="dxa"/>
            <w:tcBorders>
              <w:top w:val="single" w:sz="4" w:space="0" w:color="auto"/>
              <w:left w:val="single" w:sz="4" w:space="0" w:color="auto"/>
              <w:bottom w:val="nil"/>
              <w:right w:val="single" w:sz="4" w:space="0" w:color="auto"/>
            </w:tcBorders>
            <w:shd w:val="clear" w:color="auto" w:fill="97DDBA"/>
            <w:vAlign w:val="bottom"/>
          </w:tcPr>
          <w:p w14:paraId="1C7F1458" w14:textId="77777777" w:rsidR="00CB4BEB" w:rsidRPr="006320D5" w:rsidRDefault="00CB4BEB" w:rsidP="003C0924">
            <w:pPr>
              <w:rPr>
                <w:rFonts w:ascii="Trebuchet MS" w:hAnsi="Trebuchet MS" w:cs="Trebuchet MS"/>
                <w:sz w:val="18"/>
                <w:szCs w:val="18"/>
              </w:rPr>
            </w:pPr>
            <w:proofErr w:type="spellStart"/>
            <w:r w:rsidRPr="006320D5">
              <w:rPr>
                <w:rFonts w:ascii="Trebuchet MS" w:hAnsi="Trebuchet MS" w:cs="Trebuchet MS"/>
                <w:sz w:val="18"/>
                <w:szCs w:val="18"/>
              </w:rPr>
              <w:t>adr_id</w:t>
            </w:r>
            <w:proofErr w:type="spellEnd"/>
          </w:p>
        </w:tc>
        <w:tc>
          <w:tcPr>
            <w:tcW w:w="3036" w:type="dxa"/>
            <w:gridSpan w:val="2"/>
            <w:tcBorders>
              <w:top w:val="single" w:sz="4" w:space="0" w:color="auto"/>
              <w:left w:val="single" w:sz="4" w:space="0" w:color="auto"/>
              <w:bottom w:val="nil"/>
              <w:right w:val="single" w:sz="4" w:space="0" w:color="auto"/>
            </w:tcBorders>
            <w:shd w:val="clear" w:color="auto" w:fill="97DDBA"/>
          </w:tcPr>
          <w:p w14:paraId="523C2545" w14:textId="77777777" w:rsidR="00CB4BEB" w:rsidRPr="006320D5" w:rsidRDefault="00CB4BEB" w:rsidP="003C0924">
            <w:pPr>
              <w:rPr>
                <w:rFonts w:ascii="Trebuchet MS" w:hAnsi="Trebuchet MS" w:cs="Trebuchet MS"/>
                <w:sz w:val="18"/>
                <w:szCs w:val="18"/>
              </w:rPr>
            </w:pPr>
          </w:p>
        </w:tc>
        <w:tc>
          <w:tcPr>
            <w:tcW w:w="9451" w:type="dxa"/>
            <w:gridSpan w:val="5"/>
            <w:tcBorders>
              <w:top w:val="single" w:sz="4" w:space="0" w:color="auto"/>
              <w:left w:val="single" w:sz="4" w:space="0" w:color="auto"/>
              <w:bottom w:val="nil"/>
              <w:right w:val="single" w:sz="4" w:space="0" w:color="auto"/>
            </w:tcBorders>
            <w:shd w:val="clear" w:color="auto" w:fill="97DDBA"/>
            <w:vAlign w:val="bottom"/>
          </w:tcPr>
          <w:p w14:paraId="686EB5D6" w14:textId="77777777" w:rsidR="00CB4BEB" w:rsidRPr="006320D5" w:rsidRDefault="00CB4BEB" w:rsidP="003C0924">
            <w:pPr>
              <w:rPr>
                <w:rFonts w:ascii="Trebuchet MS" w:hAnsi="Trebuchet MS" w:cs="Trebuchet MS"/>
                <w:sz w:val="18"/>
                <w:szCs w:val="18"/>
              </w:rPr>
            </w:pPr>
            <w:r w:rsidRPr="006320D5">
              <w:rPr>
                <w:rFonts w:ascii="Trebuchet MS" w:hAnsi="Trebuchet MS" w:cs="Trebuchet MS"/>
                <w:sz w:val="18"/>
                <w:szCs w:val="18"/>
              </w:rPr>
              <w:t>Felt defineret under: 4.1 Standardiserede felter til de temaspecifikke datamodeller</w:t>
            </w:r>
          </w:p>
        </w:tc>
      </w:tr>
      <w:tr w:rsidR="00CB4BEB" w:rsidRPr="00576460" w14:paraId="66E907A9" w14:textId="77777777" w:rsidTr="003C0924">
        <w:trPr>
          <w:trHeight w:hRule="exact" w:val="255"/>
        </w:trPr>
        <w:tc>
          <w:tcPr>
            <w:tcW w:w="2181" w:type="dxa"/>
            <w:tcBorders>
              <w:top w:val="single" w:sz="4" w:space="0" w:color="auto"/>
              <w:left w:val="single" w:sz="4" w:space="0" w:color="auto"/>
              <w:bottom w:val="single" w:sz="4" w:space="0" w:color="auto"/>
              <w:right w:val="single" w:sz="4" w:space="0" w:color="auto"/>
            </w:tcBorders>
            <w:shd w:val="clear" w:color="auto" w:fill="97DDBA"/>
            <w:vAlign w:val="bottom"/>
          </w:tcPr>
          <w:p w14:paraId="6B7BFAF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link</w:t>
            </w:r>
          </w:p>
        </w:tc>
        <w:tc>
          <w:tcPr>
            <w:tcW w:w="3036" w:type="dxa"/>
            <w:gridSpan w:val="2"/>
            <w:tcBorders>
              <w:top w:val="single" w:sz="4" w:space="0" w:color="auto"/>
              <w:left w:val="single" w:sz="4" w:space="0" w:color="auto"/>
              <w:bottom w:val="single" w:sz="4" w:space="0" w:color="auto"/>
              <w:right w:val="single" w:sz="4" w:space="0" w:color="auto"/>
            </w:tcBorders>
            <w:shd w:val="clear" w:color="auto" w:fill="97DDBA"/>
          </w:tcPr>
          <w:p w14:paraId="0E56FB25" w14:textId="77777777" w:rsidR="00CB4BEB" w:rsidRPr="00576460" w:rsidRDefault="00CB4BEB" w:rsidP="003C0924">
            <w:pPr>
              <w:rPr>
                <w:rFonts w:ascii="Trebuchet MS" w:hAnsi="Trebuchet MS" w:cs="Trebuchet MS"/>
                <w:sz w:val="18"/>
                <w:szCs w:val="18"/>
              </w:rPr>
            </w:pPr>
          </w:p>
        </w:tc>
        <w:tc>
          <w:tcPr>
            <w:tcW w:w="9451"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9ED7D3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757037D3" w14:textId="77777777" w:rsidTr="003C0924">
        <w:trPr>
          <w:trHeight w:hRule="exact" w:val="255"/>
        </w:trPr>
        <w:tc>
          <w:tcPr>
            <w:tcW w:w="3639" w:type="dxa"/>
            <w:gridSpan w:val="2"/>
            <w:tcBorders>
              <w:top w:val="single" w:sz="4" w:space="0" w:color="auto"/>
              <w:left w:val="nil"/>
              <w:bottom w:val="nil"/>
              <w:right w:val="nil"/>
            </w:tcBorders>
            <w:shd w:val="clear" w:color="auto" w:fill="99CCFF"/>
          </w:tcPr>
          <w:p w14:paraId="14D7BB15" w14:textId="77777777" w:rsidR="00CB4BEB" w:rsidRPr="00576460" w:rsidRDefault="00CB4BEB" w:rsidP="003C0924">
            <w:pPr>
              <w:rPr>
                <w:rFonts w:ascii="Trebuchet MS" w:hAnsi="Trebuchet MS" w:cs="Trebuchet MS"/>
                <w:i/>
                <w:iCs/>
                <w:sz w:val="18"/>
                <w:szCs w:val="18"/>
              </w:rPr>
            </w:pPr>
          </w:p>
        </w:tc>
        <w:tc>
          <w:tcPr>
            <w:tcW w:w="11029" w:type="dxa"/>
            <w:gridSpan w:val="6"/>
            <w:tcBorders>
              <w:top w:val="single" w:sz="4" w:space="0" w:color="auto"/>
              <w:left w:val="nil"/>
              <w:bottom w:val="nil"/>
              <w:right w:val="nil"/>
            </w:tcBorders>
            <w:shd w:val="clear" w:color="auto" w:fill="99CCFF"/>
            <w:vAlign w:val="bottom"/>
          </w:tcPr>
          <w:p w14:paraId="3330E28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i/>
                <w:iCs/>
                <w:sz w:val="18"/>
                <w:szCs w:val="18"/>
              </w:rPr>
              <w:t>Felter markeret med blå er temaspecifikke opslagstabeller, der indeholder oversættelser af koder i andre felter.</w:t>
            </w:r>
          </w:p>
        </w:tc>
      </w:tr>
      <w:tr w:rsidR="00CB4BEB" w:rsidRPr="00576460" w14:paraId="485942D0" w14:textId="77777777" w:rsidTr="003C0924">
        <w:trPr>
          <w:trHeight w:hRule="exact" w:val="255"/>
        </w:trPr>
        <w:tc>
          <w:tcPr>
            <w:tcW w:w="3639" w:type="dxa"/>
            <w:gridSpan w:val="2"/>
            <w:tcBorders>
              <w:top w:val="nil"/>
              <w:left w:val="nil"/>
              <w:bottom w:val="nil"/>
              <w:right w:val="nil"/>
            </w:tcBorders>
            <w:shd w:val="clear" w:color="auto" w:fill="97DDBA"/>
          </w:tcPr>
          <w:p w14:paraId="6D1A9C7A" w14:textId="77777777" w:rsidR="00CB4BEB" w:rsidRPr="00576460" w:rsidRDefault="00CB4BEB" w:rsidP="003C0924">
            <w:pPr>
              <w:rPr>
                <w:rFonts w:ascii="Trebuchet MS" w:hAnsi="Trebuchet MS" w:cs="Trebuchet MS"/>
                <w:i/>
                <w:iCs/>
                <w:sz w:val="18"/>
                <w:szCs w:val="18"/>
              </w:rPr>
            </w:pPr>
          </w:p>
        </w:tc>
        <w:tc>
          <w:tcPr>
            <w:tcW w:w="11029" w:type="dxa"/>
            <w:gridSpan w:val="6"/>
            <w:tcBorders>
              <w:top w:val="nil"/>
              <w:left w:val="nil"/>
              <w:bottom w:val="nil"/>
              <w:right w:val="nil"/>
            </w:tcBorders>
            <w:shd w:val="clear" w:color="auto" w:fill="97DDBA"/>
            <w:vAlign w:val="bottom"/>
          </w:tcPr>
          <w:p w14:paraId="30F1D3DB" w14:textId="77777777" w:rsidR="00CB4BEB" w:rsidRPr="00576460" w:rsidRDefault="00CB4BEB" w:rsidP="003C0924">
            <w:pPr>
              <w:rPr>
                <w:rFonts w:ascii="Trebuchet MS" w:hAnsi="Trebuchet MS" w:cs="Trebuchet MS"/>
                <w:i/>
                <w:iCs/>
                <w:sz w:val="18"/>
                <w:szCs w:val="18"/>
              </w:rPr>
            </w:pPr>
            <w:r w:rsidRPr="00576460">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2364FFA1" w14:textId="77777777" w:rsidR="00CB4BEB" w:rsidRPr="00576460" w:rsidRDefault="00CB4BEB" w:rsidP="00CB4BEB">
      <w:pPr>
        <w:pStyle w:val="Overskrift6"/>
      </w:pPr>
      <w:r w:rsidRPr="00576460">
        <w:t xml:space="preserve">5.8.16.1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76460" w14:paraId="4E78A138" w14:textId="77777777" w:rsidTr="003C0924">
        <w:trPr>
          <w:trHeight w:hRule="exact" w:val="255"/>
        </w:trPr>
        <w:tc>
          <w:tcPr>
            <w:tcW w:w="2235" w:type="dxa"/>
            <w:shd w:val="clear" w:color="auto" w:fill="D9D9D9"/>
            <w:vAlign w:val="bottom"/>
          </w:tcPr>
          <w:p w14:paraId="74AF83B3"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Metadataelement</w:t>
            </w:r>
          </w:p>
        </w:tc>
        <w:tc>
          <w:tcPr>
            <w:tcW w:w="11340" w:type="dxa"/>
            <w:shd w:val="clear" w:color="auto" w:fill="D9D9D9"/>
            <w:vAlign w:val="bottom"/>
          </w:tcPr>
          <w:p w14:paraId="0C5C5D6C"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65F4E9C4" w14:textId="77777777" w:rsidTr="003C0924">
        <w:trPr>
          <w:trHeight w:hRule="exact" w:val="255"/>
        </w:trPr>
        <w:tc>
          <w:tcPr>
            <w:tcW w:w="2235" w:type="dxa"/>
            <w:shd w:val="clear" w:color="auto" w:fill="E0E0E0"/>
            <w:vAlign w:val="bottom"/>
          </w:tcPr>
          <w:p w14:paraId="04CDC8E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Temanavn</w:t>
            </w:r>
          </w:p>
        </w:tc>
        <w:tc>
          <w:tcPr>
            <w:tcW w:w="11340" w:type="dxa"/>
            <w:shd w:val="clear" w:color="auto" w:fill="FFFFFF"/>
            <w:vAlign w:val="bottom"/>
          </w:tcPr>
          <w:p w14:paraId="65A0D41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Botilbud</w:t>
            </w:r>
          </w:p>
        </w:tc>
      </w:tr>
      <w:tr w:rsidR="00CB4BEB" w:rsidRPr="00576460" w14:paraId="4F54978B" w14:textId="77777777" w:rsidTr="003C0924">
        <w:trPr>
          <w:trHeight w:hRule="exact" w:val="255"/>
        </w:trPr>
        <w:tc>
          <w:tcPr>
            <w:tcW w:w="2235" w:type="dxa"/>
            <w:shd w:val="clear" w:color="auto" w:fill="E0E0E0"/>
            <w:vAlign w:val="bottom"/>
          </w:tcPr>
          <w:p w14:paraId="7FB8F09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Temakode</w:t>
            </w:r>
          </w:p>
        </w:tc>
        <w:tc>
          <w:tcPr>
            <w:tcW w:w="11340" w:type="dxa"/>
            <w:shd w:val="clear" w:color="auto" w:fill="FFFFFF"/>
            <w:vAlign w:val="bottom"/>
          </w:tcPr>
          <w:p w14:paraId="74F3FD9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5715</w:t>
            </w:r>
          </w:p>
        </w:tc>
      </w:tr>
      <w:tr w:rsidR="00CB4BEB" w:rsidRPr="00576460" w14:paraId="2CFB746F" w14:textId="77777777" w:rsidTr="003C0924">
        <w:trPr>
          <w:trHeight w:hRule="exact" w:val="255"/>
        </w:trPr>
        <w:tc>
          <w:tcPr>
            <w:tcW w:w="2235" w:type="dxa"/>
            <w:shd w:val="clear" w:color="auto" w:fill="E0E0E0"/>
            <w:vAlign w:val="bottom"/>
          </w:tcPr>
          <w:p w14:paraId="7B469BE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Definition</w:t>
            </w:r>
          </w:p>
        </w:tc>
        <w:tc>
          <w:tcPr>
            <w:tcW w:w="11340" w:type="dxa"/>
            <w:shd w:val="clear" w:color="auto" w:fill="FFFFFF"/>
            <w:vAlign w:val="bottom"/>
          </w:tcPr>
          <w:p w14:paraId="5ED859D7"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Ældre- og Handicap Institutioner m.m.</w:t>
            </w:r>
          </w:p>
        </w:tc>
      </w:tr>
      <w:tr w:rsidR="00CB4BEB" w:rsidRPr="00576460" w14:paraId="22A1B2D4" w14:textId="77777777" w:rsidTr="003C0924">
        <w:trPr>
          <w:trHeight w:hRule="exact" w:val="255"/>
        </w:trPr>
        <w:tc>
          <w:tcPr>
            <w:tcW w:w="2235" w:type="dxa"/>
            <w:shd w:val="clear" w:color="auto" w:fill="E0E0E0"/>
            <w:vAlign w:val="bottom"/>
          </w:tcPr>
          <w:p w14:paraId="45AE8C4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Beskrivelse</w:t>
            </w:r>
          </w:p>
        </w:tc>
        <w:tc>
          <w:tcPr>
            <w:tcW w:w="11340" w:type="dxa"/>
            <w:shd w:val="clear" w:color="auto" w:fill="FFFFFF"/>
            <w:vAlign w:val="bottom"/>
          </w:tcPr>
          <w:p w14:paraId="54497F33"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Ældre- og Handicap Institutioner m.m.</w:t>
            </w:r>
          </w:p>
        </w:tc>
      </w:tr>
      <w:tr w:rsidR="00CB4BEB" w:rsidRPr="00576460" w14:paraId="3255D1AF" w14:textId="77777777" w:rsidTr="003C0924">
        <w:trPr>
          <w:trHeight w:hRule="exact" w:val="510"/>
        </w:trPr>
        <w:tc>
          <w:tcPr>
            <w:tcW w:w="2235" w:type="dxa"/>
            <w:shd w:val="clear" w:color="auto" w:fill="E0E0E0"/>
            <w:vAlign w:val="center"/>
          </w:tcPr>
          <w:p w14:paraId="305626B0"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Formaal</w:t>
            </w:r>
            <w:proofErr w:type="spellEnd"/>
            <w:r w:rsidRPr="00576460">
              <w:rPr>
                <w:rFonts w:ascii="Trebuchet MS" w:hAnsi="Trebuchet MS" w:cs="Trebuchet MS"/>
                <w:sz w:val="18"/>
                <w:szCs w:val="18"/>
              </w:rPr>
              <w:t xml:space="preserve"> </w:t>
            </w:r>
          </w:p>
        </w:tc>
        <w:tc>
          <w:tcPr>
            <w:tcW w:w="11340" w:type="dxa"/>
            <w:shd w:val="clear" w:color="auto" w:fill="FFFFFF"/>
            <w:vAlign w:val="bottom"/>
          </w:tcPr>
          <w:p w14:paraId="7417063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Oplyse sagsbehandler og borger via selvbetjeningsløsninger, hvilken institutioner der ligger i lokalområdet. Evt. også nærmeste Plejecenter m.v.</w:t>
            </w:r>
          </w:p>
        </w:tc>
      </w:tr>
      <w:tr w:rsidR="00CB4BEB" w:rsidRPr="00576460" w14:paraId="12B7784F" w14:textId="77777777" w:rsidTr="003C0924">
        <w:trPr>
          <w:trHeight w:hRule="exact" w:val="255"/>
        </w:trPr>
        <w:tc>
          <w:tcPr>
            <w:tcW w:w="2235" w:type="dxa"/>
            <w:shd w:val="clear" w:color="auto" w:fill="E0E0E0"/>
            <w:vAlign w:val="bottom"/>
          </w:tcPr>
          <w:p w14:paraId="2159E37E"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Noegleord_hovedgruppe</w:t>
            </w:r>
            <w:proofErr w:type="spellEnd"/>
          </w:p>
        </w:tc>
        <w:tc>
          <w:tcPr>
            <w:tcW w:w="11340" w:type="dxa"/>
            <w:shd w:val="clear" w:color="auto" w:fill="FFFFFF"/>
            <w:vAlign w:val="bottom"/>
          </w:tcPr>
          <w:p w14:paraId="1079261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bCs/>
                <w:kern w:val="32"/>
                <w:sz w:val="18"/>
                <w:szCs w:val="18"/>
              </w:rPr>
              <w:t>Offentlig forsyningsvirksomhed og offentlige tjenesteydelser</w:t>
            </w:r>
          </w:p>
        </w:tc>
      </w:tr>
      <w:tr w:rsidR="00CB4BEB" w:rsidRPr="00576460" w14:paraId="5DD74D40" w14:textId="77777777" w:rsidTr="003C0924">
        <w:trPr>
          <w:trHeight w:hRule="exact" w:val="255"/>
        </w:trPr>
        <w:tc>
          <w:tcPr>
            <w:tcW w:w="2235" w:type="dxa"/>
            <w:shd w:val="clear" w:color="auto" w:fill="E0E0E0"/>
            <w:vAlign w:val="bottom"/>
          </w:tcPr>
          <w:p w14:paraId="238F1F68"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Noegle_ord</w:t>
            </w:r>
            <w:proofErr w:type="spellEnd"/>
          </w:p>
        </w:tc>
        <w:tc>
          <w:tcPr>
            <w:tcW w:w="11340" w:type="dxa"/>
            <w:shd w:val="clear" w:color="auto" w:fill="FFFFFF"/>
            <w:vAlign w:val="bottom"/>
          </w:tcPr>
          <w:p w14:paraId="44B48ECE" w14:textId="77777777" w:rsidR="00CB4BEB" w:rsidRPr="00576460" w:rsidRDefault="00CB4BEB" w:rsidP="003C0924">
            <w:pPr>
              <w:autoSpaceDE w:val="0"/>
              <w:autoSpaceDN w:val="0"/>
              <w:adjustRightInd w:val="0"/>
              <w:rPr>
                <w:rFonts w:ascii="Trebuchet MS" w:hAnsi="Trebuchet MS" w:cs="Trebuchet MS"/>
                <w:sz w:val="18"/>
                <w:szCs w:val="18"/>
              </w:rPr>
            </w:pPr>
            <w:r w:rsidRPr="00576460">
              <w:rPr>
                <w:rFonts w:ascii="Trebuchet MS" w:hAnsi="Trebuchet MS"/>
                <w:sz w:val="18"/>
                <w:szCs w:val="18"/>
              </w:rPr>
              <w:t>Pleje- og ældreboliger, plejecenter, handicap, psykiatri</w:t>
            </w:r>
          </w:p>
        </w:tc>
      </w:tr>
      <w:tr w:rsidR="00CB4BEB" w:rsidRPr="00576460" w14:paraId="16C5F921" w14:textId="77777777" w:rsidTr="003C0924">
        <w:trPr>
          <w:trHeight w:hRule="exact" w:val="255"/>
        </w:trPr>
        <w:tc>
          <w:tcPr>
            <w:tcW w:w="2235" w:type="dxa"/>
            <w:shd w:val="clear" w:color="auto" w:fill="E0E0E0"/>
            <w:vAlign w:val="bottom"/>
          </w:tcPr>
          <w:p w14:paraId="27BB76F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 type</w:t>
            </w:r>
          </w:p>
        </w:tc>
        <w:tc>
          <w:tcPr>
            <w:tcW w:w="11340" w:type="dxa"/>
            <w:shd w:val="clear" w:color="auto" w:fill="FFFFFF"/>
            <w:vAlign w:val="bottom"/>
          </w:tcPr>
          <w:p w14:paraId="5DD02FC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Punkt</w:t>
            </w:r>
          </w:p>
        </w:tc>
      </w:tr>
      <w:tr w:rsidR="00CB4BEB" w:rsidRPr="00576460" w14:paraId="5F1D0434" w14:textId="77777777" w:rsidTr="003C0924">
        <w:trPr>
          <w:trHeight w:hRule="exact" w:val="255"/>
        </w:trPr>
        <w:tc>
          <w:tcPr>
            <w:tcW w:w="2235" w:type="dxa"/>
            <w:shd w:val="clear" w:color="auto" w:fill="E0E0E0"/>
            <w:vAlign w:val="bottom"/>
          </w:tcPr>
          <w:p w14:paraId="43F328E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Lovgrundlag</w:t>
            </w:r>
          </w:p>
        </w:tc>
        <w:tc>
          <w:tcPr>
            <w:tcW w:w="11340" w:type="dxa"/>
            <w:shd w:val="clear" w:color="auto" w:fill="FFFFFF"/>
            <w:vAlign w:val="bottom"/>
          </w:tcPr>
          <w:p w14:paraId="6275DFF1" w14:textId="77777777" w:rsidR="00CB4BEB" w:rsidRPr="00576460" w:rsidRDefault="00CB4BEB" w:rsidP="003C0924">
            <w:pPr>
              <w:rPr>
                <w:rFonts w:ascii="Trebuchet MS" w:hAnsi="Trebuchet MS" w:cs="Trebuchet MS"/>
                <w:sz w:val="18"/>
                <w:szCs w:val="18"/>
              </w:rPr>
            </w:pPr>
          </w:p>
        </w:tc>
      </w:tr>
      <w:tr w:rsidR="00CB4BEB" w:rsidRPr="00576460" w14:paraId="15D54A1E" w14:textId="77777777" w:rsidTr="003C0924">
        <w:trPr>
          <w:trHeight w:hRule="exact" w:val="255"/>
        </w:trPr>
        <w:tc>
          <w:tcPr>
            <w:tcW w:w="2235" w:type="dxa"/>
            <w:shd w:val="clear" w:color="auto" w:fill="E0E0E0"/>
            <w:vAlign w:val="bottom"/>
          </w:tcPr>
          <w:p w14:paraId="77372F0E"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KLE_koder</w:t>
            </w:r>
            <w:proofErr w:type="spellEnd"/>
          </w:p>
        </w:tc>
        <w:tc>
          <w:tcPr>
            <w:tcW w:w="11340" w:type="dxa"/>
            <w:shd w:val="clear" w:color="auto" w:fill="FFFFFF"/>
            <w:vAlign w:val="bottom"/>
          </w:tcPr>
          <w:p w14:paraId="1B152912" w14:textId="77777777" w:rsidR="00CB4BEB" w:rsidRPr="00576460" w:rsidRDefault="00CB4BEB" w:rsidP="003C0924">
            <w:pPr>
              <w:rPr>
                <w:rFonts w:ascii="Trebuchet MS" w:hAnsi="Trebuchet MS" w:cs="Trebuchet MS"/>
                <w:sz w:val="18"/>
                <w:szCs w:val="18"/>
              </w:rPr>
            </w:pPr>
            <w:r w:rsidRPr="009F3D04">
              <w:rPr>
                <w:rFonts w:ascii="Trebuchet MS" w:hAnsi="Trebuchet MS" w:cs="Trebuchet MS"/>
                <w:sz w:val="18"/>
                <w:szCs w:val="18"/>
              </w:rPr>
              <w:t>27.42.00, 27.57.00</w:t>
            </w:r>
          </w:p>
        </w:tc>
      </w:tr>
    </w:tbl>
    <w:p w14:paraId="32892BAE" w14:textId="77777777" w:rsidR="00CB4BEB" w:rsidRPr="00576460" w:rsidRDefault="00CB4BEB" w:rsidP="00CB4BEB">
      <w:pPr>
        <w:pStyle w:val="Overskrift6"/>
      </w:pPr>
      <w:r w:rsidRPr="00576460">
        <w:lastRenderedPageBreak/>
        <w:t>5.8.16.2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5"/>
        <w:gridCol w:w="8981"/>
      </w:tblGrid>
      <w:tr w:rsidR="00CB4BEB" w:rsidRPr="00576460" w14:paraId="379B1089" w14:textId="77777777" w:rsidTr="003C0924">
        <w:trPr>
          <w:trHeight w:hRule="exact" w:val="255"/>
        </w:trPr>
        <w:tc>
          <w:tcPr>
            <w:tcW w:w="4503" w:type="dxa"/>
            <w:shd w:val="clear" w:color="auto" w:fill="D9D9D9"/>
            <w:vAlign w:val="bottom"/>
          </w:tcPr>
          <w:p w14:paraId="535D7053"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Emne</w:t>
            </w:r>
          </w:p>
        </w:tc>
        <w:tc>
          <w:tcPr>
            <w:tcW w:w="9149" w:type="dxa"/>
            <w:shd w:val="clear" w:color="auto" w:fill="D9D9D9"/>
            <w:vAlign w:val="bottom"/>
          </w:tcPr>
          <w:p w14:paraId="42AB103F"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17D975A9" w14:textId="77777777" w:rsidTr="003C0924">
        <w:trPr>
          <w:trHeight w:hRule="exact" w:val="709"/>
        </w:trPr>
        <w:tc>
          <w:tcPr>
            <w:tcW w:w="4503" w:type="dxa"/>
            <w:shd w:val="clear" w:color="auto" w:fill="E0E0E0"/>
            <w:vAlign w:val="center"/>
          </w:tcPr>
          <w:p w14:paraId="52D634D4"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Cs/>
                <w:sz w:val="18"/>
                <w:szCs w:val="18"/>
              </w:rPr>
              <w:t>Registreringsinstruks</w:t>
            </w:r>
          </w:p>
        </w:tc>
        <w:tc>
          <w:tcPr>
            <w:tcW w:w="9149" w:type="dxa"/>
            <w:shd w:val="clear" w:color="auto" w:fill="FFFFFF"/>
            <w:vAlign w:val="bottom"/>
          </w:tcPr>
          <w:p w14:paraId="7EB599C7"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Diverse lister (ofte er kommunens egen hjemmeside et godt udgangspunkt) med adresse registreres enten direkte eller via adressesøgning, hvorefter oplysninger om type navn og link udfyldes. Punktet sættes om muligt nær indgang til institutionen særligt ved flere institutioner på samme adresse/i samme bygning.</w:t>
            </w:r>
          </w:p>
        </w:tc>
      </w:tr>
      <w:tr w:rsidR="00CB4BEB" w:rsidRPr="00576460" w14:paraId="574BAF67" w14:textId="77777777" w:rsidTr="003C0924">
        <w:trPr>
          <w:trHeight w:hRule="exact" w:val="255"/>
        </w:trPr>
        <w:tc>
          <w:tcPr>
            <w:tcW w:w="4503" w:type="dxa"/>
            <w:shd w:val="clear" w:color="auto" w:fill="E0E0E0"/>
            <w:vAlign w:val="bottom"/>
          </w:tcPr>
          <w:p w14:paraId="0C838C5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Klassificering/opdeling</w:t>
            </w:r>
          </w:p>
        </w:tc>
        <w:tc>
          <w:tcPr>
            <w:tcW w:w="9149" w:type="dxa"/>
            <w:shd w:val="clear" w:color="auto" w:fill="FFFFFF"/>
            <w:vAlign w:val="bottom"/>
          </w:tcPr>
          <w:p w14:paraId="2DACBFED" w14:textId="7038C9C8"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Opdeles i botilbud</w:t>
            </w:r>
            <w:r w:rsidR="009F3D04">
              <w:rPr>
                <w:rFonts w:ascii="Trebuchet MS" w:hAnsi="Trebuchet MS" w:cs="Trebuchet MS"/>
                <w:sz w:val="18"/>
                <w:szCs w:val="18"/>
              </w:rPr>
              <w:t>s</w:t>
            </w:r>
            <w:r w:rsidRPr="00576460">
              <w:rPr>
                <w:rFonts w:ascii="Trebuchet MS" w:hAnsi="Trebuchet MS" w:cs="Trebuchet MS"/>
                <w:sz w:val="18"/>
                <w:szCs w:val="18"/>
              </w:rPr>
              <w:t>type med mulighed ejerstatus.  Se 5.8.16.3.1 Kodelister.</w:t>
            </w:r>
          </w:p>
        </w:tc>
      </w:tr>
      <w:tr w:rsidR="00CB4BEB" w:rsidRPr="00576460" w14:paraId="7B7230D6" w14:textId="77777777" w:rsidTr="003C0924">
        <w:trPr>
          <w:trHeight w:hRule="exact" w:val="255"/>
        </w:trPr>
        <w:tc>
          <w:tcPr>
            <w:tcW w:w="4503" w:type="dxa"/>
            <w:shd w:val="clear" w:color="auto" w:fill="E0E0E0"/>
            <w:vAlign w:val="bottom"/>
          </w:tcPr>
          <w:p w14:paraId="0D94E72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Minimum størrelser for objekt</w:t>
            </w:r>
          </w:p>
        </w:tc>
        <w:tc>
          <w:tcPr>
            <w:tcW w:w="9149" w:type="dxa"/>
            <w:shd w:val="clear" w:color="auto" w:fill="FFFFFF"/>
            <w:vAlign w:val="bottom"/>
          </w:tcPr>
          <w:p w14:paraId="24736EE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w:t>
            </w:r>
          </w:p>
        </w:tc>
      </w:tr>
      <w:tr w:rsidR="00CB4BEB" w:rsidRPr="00576460" w14:paraId="3AB71B69" w14:textId="77777777" w:rsidTr="003C0924">
        <w:trPr>
          <w:trHeight w:hRule="exact" w:val="255"/>
        </w:trPr>
        <w:tc>
          <w:tcPr>
            <w:tcW w:w="4503" w:type="dxa"/>
            <w:shd w:val="clear" w:color="auto" w:fill="E0E0E0"/>
            <w:vAlign w:val="bottom"/>
          </w:tcPr>
          <w:p w14:paraId="66C8864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Entydige objekter</w:t>
            </w:r>
          </w:p>
        </w:tc>
        <w:tc>
          <w:tcPr>
            <w:tcW w:w="9149" w:type="dxa"/>
            <w:shd w:val="clear" w:color="auto" w:fill="FFFFFF"/>
            <w:vAlign w:val="bottom"/>
          </w:tcPr>
          <w:p w14:paraId="35D4AB29" w14:textId="77777777" w:rsidR="00CB4BEB" w:rsidRPr="00576460" w:rsidRDefault="00CB4BEB" w:rsidP="003C0924">
            <w:pPr>
              <w:rPr>
                <w:rFonts w:ascii="Trebuchet MS" w:hAnsi="Trebuchet MS" w:cs="Trebuchet MS"/>
                <w:sz w:val="18"/>
                <w:szCs w:val="18"/>
              </w:rPr>
            </w:pPr>
          </w:p>
        </w:tc>
      </w:tr>
      <w:tr w:rsidR="00CB4BEB" w:rsidRPr="00576460" w14:paraId="76B1F9FC" w14:textId="77777777" w:rsidTr="003C0924">
        <w:trPr>
          <w:trHeight w:hRule="exact" w:val="323"/>
        </w:trPr>
        <w:tc>
          <w:tcPr>
            <w:tcW w:w="4503" w:type="dxa"/>
            <w:shd w:val="clear" w:color="auto" w:fill="E0E0E0"/>
            <w:vAlign w:val="center"/>
          </w:tcPr>
          <w:p w14:paraId="1DA36AF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Geometrisk konsistens mellem objekter</w:t>
            </w:r>
          </w:p>
        </w:tc>
        <w:tc>
          <w:tcPr>
            <w:tcW w:w="9149" w:type="dxa"/>
            <w:shd w:val="clear" w:color="auto" w:fill="FFFFFF"/>
            <w:vAlign w:val="center"/>
          </w:tcPr>
          <w:p w14:paraId="214BDEE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 xml:space="preserve">Ofte er der flere institution på samme adresse. </w:t>
            </w:r>
            <w:r w:rsidRPr="00576460">
              <w:rPr>
                <w:rFonts w:ascii="Trebuchet MS" w:hAnsi="Trebuchet MS"/>
                <w:sz w:val="18"/>
                <w:szCs w:val="18"/>
              </w:rPr>
              <w:t>Placeres om muligt ved indgangen til de fysiske lokaler.</w:t>
            </w:r>
          </w:p>
        </w:tc>
      </w:tr>
      <w:tr w:rsidR="00CB4BEB" w:rsidRPr="00576460" w14:paraId="0B066AD2" w14:textId="77777777" w:rsidTr="003C0924">
        <w:trPr>
          <w:trHeight w:hRule="exact" w:val="255"/>
        </w:trPr>
        <w:tc>
          <w:tcPr>
            <w:tcW w:w="4503" w:type="dxa"/>
            <w:shd w:val="clear" w:color="auto" w:fill="E0E0E0"/>
            <w:vAlign w:val="bottom"/>
          </w:tcPr>
          <w:p w14:paraId="24D024B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Geometrisk konsistens med objekter i andre datasæt</w:t>
            </w:r>
          </w:p>
        </w:tc>
        <w:tc>
          <w:tcPr>
            <w:tcW w:w="9149" w:type="dxa"/>
            <w:shd w:val="clear" w:color="auto" w:fill="FFFFFF"/>
            <w:vAlign w:val="bottom"/>
          </w:tcPr>
          <w:p w14:paraId="601E71F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Placeres gerne i den tilhørende/benyttende bygning.</w:t>
            </w:r>
          </w:p>
        </w:tc>
      </w:tr>
    </w:tbl>
    <w:p w14:paraId="103CB137" w14:textId="77777777" w:rsidR="00CB4BEB" w:rsidRPr="00576460" w:rsidRDefault="00CB4BEB" w:rsidP="00CB4BEB">
      <w:pPr>
        <w:pStyle w:val="Overskrift6"/>
      </w:pPr>
      <w:r w:rsidRPr="00576460">
        <w:t>5.8.16.3 Kodelister</w:t>
      </w:r>
    </w:p>
    <w:p w14:paraId="036743EE" w14:textId="77777777" w:rsidR="00CB4BEB" w:rsidRPr="004D2787" w:rsidRDefault="00CB4BEB" w:rsidP="00CB4BEB">
      <w:pPr>
        <w:autoSpaceDE w:val="0"/>
        <w:autoSpaceDN w:val="0"/>
        <w:adjustRightInd w:val="0"/>
        <w:rPr>
          <w:rFonts w:ascii="Trebuchet MS" w:hAnsi="Trebuchet MS" w:cs="Trebuchet MS"/>
          <w:sz w:val="19"/>
          <w:szCs w:val="19"/>
        </w:rPr>
      </w:pPr>
      <w:r w:rsidRPr="004D2787">
        <w:rPr>
          <w:rFonts w:ascii="Trebuchet MS" w:hAnsi="Trebuchet MS" w:cs="Trebuchet MS"/>
          <w:sz w:val="19"/>
          <w:szCs w:val="19"/>
        </w:rPr>
        <w:t>Kodelisterne fungerer som oversættelser mellem anvendte kodeværdier og de matchende forklarende tekster.</w:t>
      </w:r>
    </w:p>
    <w:p w14:paraId="2BA5B6BD" w14:textId="77777777" w:rsidR="00CB4BEB" w:rsidRPr="00576460" w:rsidRDefault="00CB4BEB" w:rsidP="00CB4BEB">
      <w:pPr>
        <w:pStyle w:val="Overskrift7"/>
      </w:pPr>
      <w:r w:rsidRPr="00576460">
        <w:t xml:space="preserve">5.8.16.3.1   5715 </w:t>
      </w:r>
      <w:proofErr w:type="spellStart"/>
      <w:r w:rsidRPr="00576460">
        <w:t>Botilbud_type</w:t>
      </w:r>
      <w:proofErr w:type="spellEnd"/>
      <w:r w:rsidRPr="00576460">
        <w:rPr>
          <w:rStyle w:val="TypografiOverskrift4BrugerdefineretfarveRGB0Tegn"/>
        </w:rPr>
        <w:t xml:space="preserve"> </w:t>
      </w:r>
      <w:r w:rsidRPr="00576460">
        <w:t xml:space="preserve">(d_5715_ </w:t>
      </w:r>
      <w:proofErr w:type="spellStart"/>
      <w:r w:rsidRPr="00576460">
        <w:t>botilbud_type</w:t>
      </w:r>
      <w:proofErr w:type="spellEnd"/>
      <w:r w:rsidRPr="00576460">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0"/>
        <w:gridCol w:w="2375"/>
        <w:gridCol w:w="1398"/>
        <w:gridCol w:w="7453"/>
      </w:tblGrid>
      <w:tr w:rsidR="00CB4BEB" w:rsidRPr="00576460" w14:paraId="2B5AFCF3" w14:textId="77777777" w:rsidTr="003C0924">
        <w:trPr>
          <w:trHeight w:hRule="exact" w:val="255"/>
        </w:trPr>
        <w:tc>
          <w:tcPr>
            <w:tcW w:w="2209" w:type="dxa"/>
            <w:tcBorders>
              <w:bottom w:val="single" w:sz="4" w:space="0" w:color="auto"/>
            </w:tcBorders>
            <w:shd w:val="clear" w:color="auto" w:fill="D9D9D9"/>
            <w:vAlign w:val="bottom"/>
          </w:tcPr>
          <w:p w14:paraId="0F6029C2" w14:textId="77777777" w:rsidR="00CB4BEB" w:rsidRPr="00576460" w:rsidRDefault="00CB4BEB" w:rsidP="003C0924">
            <w:pPr>
              <w:rPr>
                <w:rFonts w:ascii="Trebuchet MS" w:hAnsi="Trebuchet MS" w:cs="Trebuchet MS"/>
                <w:b/>
                <w:bCs/>
                <w:sz w:val="18"/>
                <w:szCs w:val="18"/>
              </w:rPr>
            </w:pPr>
            <w:proofErr w:type="spellStart"/>
            <w:r w:rsidRPr="00576460">
              <w:rPr>
                <w:rFonts w:ascii="Trebuchet MS" w:hAnsi="Trebuchet MS" w:cs="Trebuchet MS"/>
                <w:b/>
                <w:bCs/>
                <w:sz w:val="18"/>
                <w:szCs w:val="18"/>
              </w:rPr>
              <w:t>botilbud_type_kode</w:t>
            </w:r>
            <w:proofErr w:type="spellEnd"/>
          </w:p>
        </w:tc>
        <w:tc>
          <w:tcPr>
            <w:tcW w:w="2388" w:type="dxa"/>
            <w:tcBorders>
              <w:bottom w:val="single" w:sz="4" w:space="0" w:color="auto"/>
            </w:tcBorders>
            <w:shd w:val="clear" w:color="auto" w:fill="D9D9D9"/>
            <w:vAlign w:val="bottom"/>
          </w:tcPr>
          <w:p w14:paraId="772EBAAF" w14:textId="77777777" w:rsidR="00CB4BEB" w:rsidRPr="00D8067B" w:rsidRDefault="00CB4BEB" w:rsidP="003C0924">
            <w:pPr>
              <w:rPr>
                <w:rFonts w:ascii="Trebuchet MS" w:hAnsi="Trebuchet MS" w:cs="Trebuchet MS"/>
                <w:bCs/>
                <w:sz w:val="18"/>
                <w:szCs w:val="18"/>
              </w:rPr>
            </w:pPr>
            <w:proofErr w:type="spellStart"/>
            <w:r w:rsidRPr="00D8067B">
              <w:rPr>
                <w:rFonts w:ascii="Trebuchet MS" w:hAnsi="Trebuchet MS" w:cs="Trebuchet MS"/>
                <w:b/>
                <w:bCs/>
                <w:sz w:val="18"/>
                <w:szCs w:val="18"/>
              </w:rPr>
              <w:t>botilbud_type</w:t>
            </w:r>
            <w:proofErr w:type="spellEnd"/>
          </w:p>
        </w:tc>
        <w:tc>
          <w:tcPr>
            <w:tcW w:w="1423" w:type="dxa"/>
            <w:tcBorders>
              <w:bottom w:val="single" w:sz="4" w:space="0" w:color="auto"/>
            </w:tcBorders>
            <w:shd w:val="clear" w:color="auto" w:fill="D9D9D9"/>
            <w:vAlign w:val="bottom"/>
          </w:tcPr>
          <w:p w14:paraId="56BCC927" w14:textId="77777777" w:rsidR="00CB4BEB" w:rsidRPr="00D8067B" w:rsidRDefault="00CB4BEB" w:rsidP="003C0924">
            <w:pPr>
              <w:rPr>
                <w:rFonts w:ascii="Trebuchet MS" w:hAnsi="Trebuchet MS" w:cs="Trebuchet MS"/>
                <w:b/>
                <w:bCs/>
                <w:sz w:val="18"/>
                <w:szCs w:val="18"/>
              </w:rPr>
            </w:pPr>
            <w:r w:rsidRPr="00D8067B">
              <w:rPr>
                <w:rFonts w:ascii="Trebuchet MS" w:hAnsi="Trebuchet MS" w:cs="Trebuchet MS"/>
                <w:b/>
                <w:bCs/>
                <w:sz w:val="18"/>
                <w:szCs w:val="18"/>
              </w:rPr>
              <w:t>aktiv</w:t>
            </w:r>
          </w:p>
        </w:tc>
        <w:tc>
          <w:tcPr>
            <w:tcW w:w="7632" w:type="dxa"/>
            <w:tcBorders>
              <w:bottom w:val="single" w:sz="4" w:space="0" w:color="auto"/>
            </w:tcBorders>
            <w:shd w:val="clear" w:color="auto" w:fill="D9D9D9"/>
            <w:vAlign w:val="bottom"/>
          </w:tcPr>
          <w:p w14:paraId="237DC77E"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Begrebsdefinition</w:t>
            </w:r>
          </w:p>
        </w:tc>
      </w:tr>
      <w:tr w:rsidR="00CB4BEB" w:rsidRPr="00576460" w14:paraId="39AAC080"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5CA6B763"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1</w:t>
            </w:r>
          </w:p>
        </w:tc>
        <w:tc>
          <w:tcPr>
            <w:tcW w:w="2388" w:type="dxa"/>
            <w:tcBorders>
              <w:top w:val="single" w:sz="4" w:space="0" w:color="auto"/>
              <w:left w:val="single" w:sz="4" w:space="0" w:color="auto"/>
              <w:bottom w:val="single" w:sz="4" w:space="0" w:color="auto"/>
            </w:tcBorders>
            <w:shd w:val="clear" w:color="auto" w:fill="FFFFFF"/>
            <w:vAlign w:val="center"/>
          </w:tcPr>
          <w:p w14:paraId="02D64B4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bottom"/>
          </w:tcPr>
          <w:p w14:paraId="72119A82"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28615947"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0EA0ADA1"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66A7C1D1"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2</w:t>
            </w:r>
          </w:p>
        </w:tc>
        <w:tc>
          <w:tcPr>
            <w:tcW w:w="2388" w:type="dxa"/>
            <w:tcBorders>
              <w:top w:val="single" w:sz="4" w:space="0" w:color="auto"/>
              <w:left w:val="single" w:sz="4" w:space="0" w:color="auto"/>
              <w:bottom w:val="single" w:sz="4" w:space="0" w:color="auto"/>
            </w:tcBorders>
            <w:shd w:val="clear" w:color="auto" w:fill="FFFFFF"/>
            <w:vAlign w:val="center"/>
          </w:tcPr>
          <w:p w14:paraId="4CC36E8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bottom"/>
          </w:tcPr>
          <w:p w14:paraId="007417B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00BDDBAA"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35597BA2"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4531A030"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3</w:t>
            </w:r>
          </w:p>
        </w:tc>
        <w:tc>
          <w:tcPr>
            <w:tcW w:w="2388" w:type="dxa"/>
            <w:tcBorders>
              <w:top w:val="single" w:sz="4" w:space="0" w:color="auto"/>
              <w:left w:val="single" w:sz="4" w:space="0" w:color="auto"/>
              <w:bottom w:val="single" w:sz="4" w:space="0" w:color="auto"/>
            </w:tcBorders>
            <w:shd w:val="clear" w:color="auto" w:fill="FFFFFF"/>
            <w:vAlign w:val="center"/>
          </w:tcPr>
          <w:p w14:paraId="1BDB2074"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bottom"/>
          </w:tcPr>
          <w:p w14:paraId="4078B73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72189D5A"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366DB37E"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44E8CC18"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4</w:t>
            </w:r>
          </w:p>
        </w:tc>
        <w:tc>
          <w:tcPr>
            <w:tcW w:w="2388" w:type="dxa"/>
            <w:tcBorders>
              <w:top w:val="single" w:sz="4" w:space="0" w:color="auto"/>
              <w:left w:val="single" w:sz="4" w:space="0" w:color="auto"/>
              <w:bottom w:val="single" w:sz="4" w:space="0" w:color="auto"/>
            </w:tcBorders>
            <w:shd w:val="clear" w:color="auto" w:fill="FFFFFF"/>
            <w:vAlign w:val="center"/>
          </w:tcPr>
          <w:p w14:paraId="31EA912E"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bottom"/>
          </w:tcPr>
          <w:p w14:paraId="0ED07119"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6D8F8852"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76E53685"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298BAC6F"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5</w:t>
            </w:r>
          </w:p>
        </w:tc>
        <w:tc>
          <w:tcPr>
            <w:tcW w:w="2388" w:type="dxa"/>
            <w:tcBorders>
              <w:top w:val="single" w:sz="4" w:space="0" w:color="auto"/>
              <w:left w:val="single" w:sz="4" w:space="0" w:color="auto"/>
              <w:bottom w:val="single" w:sz="4" w:space="0" w:color="auto"/>
            </w:tcBorders>
            <w:shd w:val="clear" w:color="auto" w:fill="FFFFFF"/>
            <w:vAlign w:val="center"/>
          </w:tcPr>
          <w:p w14:paraId="6E62F8FC"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bottom"/>
          </w:tcPr>
          <w:p w14:paraId="65F6D38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491CF4B9"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42A536F9"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526979F0"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6</w:t>
            </w:r>
          </w:p>
        </w:tc>
        <w:tc>
          <w:tcPr>
            <w:tcW w:w="2388" w:type="dxa"/>
            <w:tcBorders>
              <w:top w:val="single" w:sz="4" w:space="0" w:color="auto"/>
              <w:left w:val="single" w:sz="4" w:space="0" w:color="auto"/>
              <w:bottom w:val="single" w:sz="4" w:space="0" w:color="auto"/>
            </w:tcBorders>
            <w:shd w:val="clear" w:color="auto" w:fill="FFFFFF"/>
            <w:vAlign w:val="center"/>
          </w:tcPr>
          <w:p w14:paraId="3377BC2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bottom"/>
          </w:tcPr>
          <w:p w14:paraId="13795D4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31FC99C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7CFCB983"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573ABEB4"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7</w:t>
            </w:r>
          </w:p>
        </w:tc>
        <w:tc>
          <w:tcPr>
            <w:tcW w:w="2388" w:type="dxa"/>
            <w:tcBorders>
              <w:top w:val="single" w:sz="4" w:space="0" w:color="auto"/>
              <w:left w:val="single" w:sz="4" w:space="0" w:color="auto"/>
              <w:bottom w:val="single" w:sz="4" w:space="0" w:color="auto"/>
            </w:tcBorders>
            <w:shd w:val="clear" w:color="auto" w:fill="FFFFFF"/>
            <w:vAlign w:val="center"/>
          </w:tcPr>
          <w:p w14:paraId="03B2EDD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center"/>
          </w:tcPr>
          <w:p w14:paraId="025AFA8B"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774A6B21"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754B9B6A"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0665D659"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8</w:t>
            </w:r>
          </w:p>
        </w:tc>
        <w:tc>
          <w:tcPr>
            <w:tcW w:w="2388" w:type="dxa"/>
            <w:tcBorders>
              <w:top w:val="single" w:sz="4" w:space="0" w:color="auto"/>
              <w:left w:val="single" w:sz="4" w:space="0" w:color="auto"/>
              <w:bottom w:val="single" w:sz="4" w:space="0" w:color="auto"/>
            </w:tcBorders>
            <w:shd w:val="clear" w:color="auto" w:fill="FFFFFF"/>
            <w:vAlign w:val="center"/>
          </w:tcPr>
          <w:p w14:paraId="0BDCBC4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center"/>
          </w:tcPr>
          <w:p w14:paraId="2E2F75C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6DC68E3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0B644194"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70962904"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9</w:t>
            </w:r>
          </w:p>
        </w:tc>
        <w:tc>
          <w:tcPr>
            <w:tcW w:w="2388" w:type="dxa"/>
            <w:tcBorders>
              <w:top w:val="single" w:sz="4" w:space="0" w:color="auto"/>
              <w:left w:val="single" w:sz="4" w:space="0" w:color="auto"/>
              <w:bottom w:val="single" w:sz="4" w:space="0" w:color="auto"/>
            </w:tcBorders>
            <w:shd w:val="clear" w:color="auto" w:fill="FFFFFF"/>
            <w:vAlign w:val="center"/>
          </w:tcPr>
          <w:p w14:paraId="4BB073DE"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center"/>
          </w:tcPr>
          <w:p w14:paraId="4B59D76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50A9566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6A1E961D"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203478EC"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10</w:t>
            </w:r>
          </w:p>
        </w:tc>
        <w:tc>
          <w:tcPr>
            <w:tcW w:w="2388" w:type="dxa"/>
            <w:tcBorders>
              <w:top w:val="single" w:sz="4" w:space="0" w:color="auto"/>
              <w:left w:val="single" w:sz="4" w:space="0" w:color="auto"/>
              <w:bottom w:val="single" w:sz="4" w:space="0" w:color="auto"/>
            </w:tcBorders>
            <w:shd w:val="clear" w:color="auto" w:fill="FFFFFF"/>
            <w:vAlign w:val="center"/>
          </w:tcPr>
          <w:p w14:paraId="180FCB6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center"/>
          </w:tcPr>
          <w:p w14:paraId="30FA135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04C3E46B"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09E91333"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3271CE0C"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11</w:t>
            </w:r>
          </w:p>
        </w:tc>
        <w:tc>
          <w:tcPr>
            <w:tcW w:w="2388" w:type="dxa"/>
            <w:tcBorders>
              <w:top w:val="single" w:sz="4" w:space="0" w:color="auto"/>
              <w:left w:val="single" w:sz="4" w:space="0" w:color="auto"/>
              <w:bottom w:val="single" w:sz="4" w:space="0" w:color="auto"/>
            </w:tcBorders>
            <w:shd w:val="clear" w:color="auto" w:fill="FFFFFF"/>
            <w:vAlign w:val="center"/>
          </w:tcPr>
          <w:p w14:paraId="52FA7155"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bottom"/>
          </w:tcPr>
          <w:p w14:paraId="6CDAB4F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1D5CBDC6"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047ABFD1"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4D923CD4"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12</w:t>
            </w:r>
          </w:p>
        </w:tc>
        <w:tc>
          <w:tcPr>
            <w:tcW w:w="2388" w:type="dxa"/>
            <w:tcBorders>
              <w:top w:val="single" w:sz="4" w:space="0" w:color="auto"/>
              <w:left w:val="single" w:sz="4" w:space="0" w:color="auto"/>
              <w:bottom w:val="single" w:sz="4" w:space="0" w:color="auto"/>
            </w:tcBorders>
            <w:shd w:val="clear" w:color="auto" w:fill="FFFFFF"/>
            <w:vAlign w:val="bottom"/>
          </w:tcPr>
          <w:p w14:paraId="7E347EC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Plejecent</w:t>
            </w:r>
            <w:r w:rsidRPr="00075797">
              <w:rPr>
                <w:rFonts w:ascii="Trebuchet MS" w:hAnsi="Trebuchet MS"/>
                <w:color w:val="4F81BD"/>
                <w:sz w:val="18"/>
                <w:szCs w:val="18"/>
              </w:rPr>
              <w:t>er</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bottom"/>
          </w:tcPr>
          <w:p w14:paraId="3EF0C2D5"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FFFFFF"/>
            <w:vAlign w:val="bottom"/>
          </w:tcPr>
          <w:p w14:paraId="356F28B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Botilbud for alment svækkede borgere</w:t>
            </w:r>
            <w:r w:rsidRPr="009F3D04">
              <w:rPr>
                <w:rFonts w:ascii="Trebuchet MS" w:hAnsi="Trebuchet MS"/>
                <w:sz w:val="18"/>
                <w:szCs w:val="18"/>
              </w:rPr>
              <w:t>. Indtil 2005 betegnet plejehjem</w:t>
            </w:r>
          </w:p>
        </w:tc>
      </w:tr>
      <w:tr w:rsidR="00CB4BEB" w:rsidRPr="00576460" w14:paraId="02D48662" w14:textId="77777777" w:rsidTr="003C0924">
        <w:trPr>
          <w:trHeight w:hRule="exact" w:val="510"/>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741D70A4"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13</w:t>
            </w:r>
          </w:p>
        </w:tc>
        <w:tc>
          <w:tcPr>
            <w:tcW w:w="2388" w:type="dxa"/>
            <w:tcBorders>
              <w:top w:val="single" w:sz="4" w:space="0" w:color="auto"/>
              <w:left w:val="single" w:sz="4" w:space="0" w:color="auto"/>
              <w:bottom w:val="single" w:sz="4" w:space="0" w:color="auto"/>
            </w:tcBorders>
            <w:shd w:val="clear" w:color="auto" w:fill="FFFFFF"/>
            <w:vAlign w:val="center"/>
          </w:tcPr>
          <w:p w14:paraId="28773AD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Plejebolig</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center"/>
          </w:tcPr>
          <w:p w14:paraId="011A10B9"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FFFFFF"/>
            <w:vAlign w:val="bottom"/>
          </w:tcPr>
          <w:p w14:paraId="600033EA"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 xml:space="preserve">Boliger for personer, oftest ældre, der ikke kan klare sig i eget hjem eller i en ældrebolig. </w:t>
            </w:r>
          </w:p>
        </w:tc>
      </w:tr>
      <w:tr w:rsidR="00CB4BEB" w:rsidRPr="00576460" w14:paraId="2C280728"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2E340B89"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14</w:t>
            </w:r>
          </w:p>
        </w:tc>
        <w:tc>
          <w:tcPr>
            <w:tcW w:w="2388" w:type="dxa"/>
            <w:tcBorders>
              <w:top w:val="single" w:sz="4" w:space="0" w:color="auto"/>
              <w:left w:val="single" w:sz="4" w:space="0" w:color="auto"/>
              <w:bottom w:val="single" w:sz="4" w:space="0" w:color="auto"/>
            </w:tcBorders>
            <w:shd w:val="clear" w:color="auto" w:fill="FFFFFF"/>
            <w:vAlign w:val="bottom"/>
          </w:tcPr>
          <w:p w14:paraId="1DAB4783"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bottom"/>
          </w:tcPr>
          <w:p w14:paraId="4EE334AC"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7D687A4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4CCDCFA7"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16A74BB2"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15</w:t>
            </w:r>
          </w:p>
        </w:tc>
        <w:tc>
          <w:tcPr>
            <w:tcW w:w="2388" w:type="dxa"/>
            <w:tcBorders>
              <w:top w:val="single" w:sz="4" w:space="0" w:color="auto"/>
              <w:left w:val="single" w:sz="4" w:space="0" w:color="auto"/>
              <w:bottom w:val="single" w:sz="4" w:space="0" w:color="auto"/>
            </w:tcBorders>
            <w:shd w:val="clear" w:color="auto" w:fill="FFFFFF"/>
            <w:vAlign w:val="bottom"/>
          </w:tcPr>
          <w:p w14:paraId="2B0FAE0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bottom"/>
          </w:tcPr>
          <w:p w14:paraId="13950004"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562E6461"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50DEDBD5"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0EA42186"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16</w:t>
            </w:r>
          </w:p>
        </w:tc>
        <w:tc>
          <w:tcPr>
            <w:tcW w:w="2388" w:type="dxa"/>
            <w:tcBorders>
              <w:top w:val="single" w:sz="4" w:space="0" w:color="auto"/>
              <w:left w:val="single" w:sz="4" w:space="0" w:color="auto"/>
              <w:bottom w:val="single" w:sz="4" w:space="0" w:color="auto"/>
            </w:tcBorders>
            <w:shd w:val="clear" w:color="auto" w:fill="FFFFFF"/>
            <w:vAlign w:val="bottom"/>
          </w:tcPr>
          <w:p w14:paraId="49A6BBB7"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bottom"/>
          </w:tcPr>
          <w:p w14:paraId="1C7C318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6383C30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5B75680E"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10A45BDD"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17</w:t>
            </w:r>
          </w:p>
        </w:tc>
        <w:tc>
          <w:tcPr>
            <w:tcW w:w="2388" w:type="dxa"/>
            <w:tcBorders>
              <w:top w:val="single" w:sz="4" w:space="0" w:color="auto"/>
              <w:left w:val="single" w:sz="4" w:space="0" w:color="auto"/>
              <w:bottom w:val="single" w:sz="4" w:space="0" w:color="auto"/>
            </w:tcBorders>
            <w:shd w:val="clear" w:color="auto" w:fill="FFFFFF"/>
            <w:vAlign w:val="center"/>
          </w:tcPr>
          <w:p w14:paraId="0C64ECD4"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center"/>
          </w:tcPr>
          <w:p w14:paraId="16DE35B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65BE9560"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6A582C82"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4225B54E"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lastRenderedPageBreak/>
              <w:t>18</w:t>
            </w:r>
          </w:p>
        </w:tc>
        <w:tc>
          <w:tcPr>
            <w:tcW w:w="2388" w:type="dxa"/>
            <w:tcBorders>
              <w:top w:val="single" w:sz="4" w:space="0" w:color="auto"/>
              <w:left w:val="single" w:sz="4" w:space="0" w:color="auto"/>
              <w:bottom w:val="single" w:sz="4" w:space="0" w:color="auto"/>
            </w:tcBorders>
            <w:shd w:val="clear" w:color="auto" w:fill="auto"/>
            <w:vAlign w:val="bottom"/>
          </w:tcPr>
          <w:p w14:paraId="3BA9517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vAlign w:val="bottom"/>
          </w:tcPr>
          <w:p w14:paraId="69A7442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auto"/>
            <w:vAlign w:val="bottom"/>
          </w:tcPr>
          <w:p w14:paraId="50EE8B0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5F116ABE"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53B0746E"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19</w:t>
            </w:r>
          </w:p>
        </w:tc>
        <w:tc>
          <w:tcPr>
            <w:tcW w:w="2388" w:type="dxa"/>
            <w:tcBorders>
              <w:top w:val="single" w:sz="4" w:space="0" w:color="auto"/>
              <w:left w:val="single" w:sz="4" w:space="0" w:color="auto"/>
              <w:bottom w:val="single" w:sz="4" w:space="0" w:color="auto"/>
            </w:tcBorders>
            <w:shd w:val="clear" w:color="auto" w:fill="auto"/>
            <w:vAlign w:val="center"/>
          </w:tcPr>
          <w:p w14:paraId="336F8DCF"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vAlign w:val="center"/>
          </w:tcPr>
          <w:p w14:paraId="599FFC9D"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auto"/>
            <w:vAlign w:val="bottom"/>
          </w:tcPr>
          <w:p w14:paraId="69AAF8A3"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6A14025E"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3A38D995"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20</w:t>
            </w:r>
          </w:p>
        </w:tc>
        <w:tc>
          <w:tcPr>
            <w:tcW w:w="2388" w:type="dxa"/>
            <w:tcBorders>
              <w:top w:val="single" w:sz="4" w:space="0" w:color="auto"/>
              <w:left w:val="single" w:sz="4" w:space="0" w:color="auto"/>
              <w:bottom w:val="single" w:sz="4" w:space="0" w:color="auto"/>
            </w:tcBorders>
            <w:shd w:val="clear" w:color="auto" w:fill="auto"/>
            <w:vAlign w:val="bottom"/>
          </w:tcPr>
          <w:p w14:paraId="32000BD0"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vAlign w:val="bottom"/>
          </w:tcPr>
          <w:p w14:paraId="46D1E68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auto"/>
            <w:vAlign w:val="bottom"/>
          </w:tcPr>
          <w:p w14:paraId="7D84C8B0"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 xml:space="preserve">- </w:t>
            </w:r>
          </w:p>
        </w:tc>
      </w:tr>
      <w:tr w:rsidR="00CB4BEB" w:rsidRPr="00576460" w14:paraId="3AD97D47"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1CABC8DC"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21</w:t>
            </w:r>
          </w:p>
        </w:tc>
        <w:tc>
          <w:tcPr>
            <w:tcW w:w="2388" w:type="dxa"/>
            <w:tcBorders>
              <w:top w:val="single" w:sz="4" w:space="0" w:color="auto"/>
              <w:left w:val="single" w:sz="4" w:space="0" w:color="auto"/>
              <w:bottom w:val="single" w:sz="4" w:space="0" w:color="auto"/>
            </w:tcBorders>
            <w:shd w:val="clear" w:color="auto" w:fill="auto"/>
            <w:vAlign w:val="center"/>
          </w:tcPr>
          <w:p w14:paraId="05456B4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vAlign w:val="center"/>
          </w:tcPr>
          <w:p w14:paraId="53323879"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auto"/>
            <w:vAlign w:val="bottom"/>
          </w:tcPr>
          <w:p w14:paraId="48AD491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713AA127"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44A7CDAE"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22</w:t>
            </w:r>
          </w:p>
        </w:tc>
        <w:tc>
          <w:tcPr>
            <w:tcW w:w="2388" w:type="dxa"/>
            <w:tcBorders>
              <w:top w:val="single" w:sz="4" w:space="0" w:color="auto"/>
              <w:left w:val="single" w:sz="4" w:space="0" w:color="auto"/>
              <w:bottom w:val="single" w:sz="4" w:space="0" w:color="auto"/>
            </w:tcBorders>
            <w:shd w:val="clear" w:color="auto" w:fill="auto"/>
            <w:vAlign w:val="center"/>
          </w:tcPr>
          <w:p w14:paraId="748A7196"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vAlign w:val="center"/>
          </w:tcPr>
          <w:p w14:paraId="7E347E7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auto"/>
            <w:vAlign w:val="bottom"/>
          </w:tcPr>
          <w:p w14:paraId="3EE4F93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71DC74D1"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71454901"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23</w:t>
            </w:r>
          </w:p>
        </w:tc>
        <w:tc>
          <w:tcPr>
            <w:tcW w:w="2388" w:type="dxa"/>
            <w:tcBorders>
              <w:top w:val="single" w:sz="4" w:space="0" w:color="auto"/>
              <w:left w:val="single" w:sz="4" w:space="0" w:color="auto"/>
              <w:bottom w:val="single" w:sz="4" w:space="0" w:color="auto"/>
            </w:tcBorders>
            <w:shd w:val="clear" w:color="auto" w:fill="auto"/>
            <w:vAlign w:val="center"/>
          </w:tcPr>
          <w:p w14:paraId="0A0EA4A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vAlign w:val="center"/>
          </w:tcPr>
          <w:p w14:paraId="6ED0375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auto"/>
            <w:vAlign w:val="bottom"/>
          </w:tcPr>
          <w:p w14:paraId="44E720A7"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7782405B"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317A6113"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24</w:t>
            </w:r>
          </w:p>
        </w:tc>
        <w:tc>
          <w:tcPr>
            <w:tcW w:w="2388" w:type="dxa"/>
            <w:tcBorders>
              <w:top w:val="single" w:sz="4" w:space="0" w:color="auto"/>
              <w:left w:val="single" w:sz="4" w:space="0" w:color="auto"/>
              <w:bottom w:val="single" w:sz="4" w:space="0" w:color="auto"/>
            </w:tcBorders>
            <w:shd w:val="clear" w:color="auto" w:fill="auto"/>
            <w:vAlign w:val="center"/>
          </w:tcPr>
          <w:p w14:paraId="3EEAE627"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vAlign w:val="center"/>
          </w:tcPr>
          <w:p w14:paraId="548C2E4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auto"/>
            <w:vAlign w:val="bottom"/>
          </w:tcPr>
          <w:p w14:paraId="20D71D0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69FB44FF"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5AEBCB95"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25</w:t>
            </w:r>
          </w:p>
        </w:tc>
        <w:tc>
          <w:tcPr>
            <w:tcW w:w="2388" w:type="dxa"/>
            <w:tcBorders>
              <w:top w:val="single" w:sz="4" w:space="0" w:color="auto"/>
              <w:left w:val="single" w:sz="4" w:space="0" w:color="auto"/>
              <w:bottom w:val="single" w:sz="4" w:space="0" w:color="auto"/>
            </w:tcBorders>
            <w:shd w:val="clear" w:color="auto" w:fill="auto"/>
            <w:vAlign w:val="center"/>
          </w:tcPr>
          <w:p w14:paraId="22EDFBF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vAlign w:val="center"/>
          </w:tcPr>
          <w:p w14:paraId="1EE79DE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auto"/>
            <w:vAlign w:val="bottom"/>
          </w:tcPr>
          <w:p w14:paraId="36A16DBA"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186993F6"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6792CEF7"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26</w:t>
            </w:r>
          </w:p>
        </w:tc>
        <w:tc>
          <w:tcPr>
            <w:tcW w:w="2388" w:type="dxa"/>
            <w:tcBorders>
              <w:top w:val="single" w:sz="4" w:space="0" w:color="auto"/>
              <w:left w:val="single" w:sz="4" w:space="0" w:color="auto"/>
              <w:bottom w:val="single" w:sz="4" w:space="0" w:color="auto"/>
            </w:tcBorders>
            <w:shd w:val="clear" w:color="auto" w:fill="auto"/>
            <w:vAlign w:val="bottom"/>
          </w:tcPr>
          <w:p w14:paraId="061ABBE4"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vAlign w:val="bottom"/>
          </w:tcPr>
          <w:p w14:paraId="4AA6CB5B"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auto"/>
            <w:vAlign w:val="bottom"/>
          </w:tcPr>
          <w:p w14:paraId="7BD43E5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7F035E2B"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255E08EE"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27</w:t>
            </w:r>
          </w:p>
        </w:tc>
        <w:tc>
          <w:tcPr>
            <w:tcW w:w="2388" w:type="dxa"/>
            <w:tcBorders>
              <w:top w:val="single" w:sz="4" w:space="0" w:color="auto"/>
              <w:left w:val="single" w:sz="4" w:space="0" w:color="auto"/>
              <w:bottom w:val="single" w:sz="4" w:space="0" w:color="auto"/>
            </w:tcBorders>
            <w:shd w:val="clear" w:color="auto" w:fill="auto"/>
            <w:vAlign w:val="center"/>
          </w:tcPr>
          <w:p w14:paraId="23894DA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vAlign w:val="center"/>
          </w:tcPr>
          <w:p w14:paraId="6574EC89"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auto"/>
            <w:vAlign w:val="bottom"/>
          </w:tcPr>
          <w:p w14:paraId="51A3410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69ACEE91"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3F409EA4"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28</w:t>
            </w:r>
          </w:p>
        </w:tc>
        <w:tc>
          <w:tcPr>
            <w:tcW w:w="2388" w:type="dxa"/>
            <w:tcBorders>
              <w:top w:val="single" w:sz="4" w:space="0" w:color="auto"/>
              <w:left w:val="single" w:sz="4" w:space="0" w:color="auto"/>
              <w:bottom w:val="single" w:sz="4" w:space="0" w:color="auto"/>
            </w:tcBorders>
            <w:shd w:val="clear" w:color="auto" w:fill="auto"/>
            <w:vAlign w:val="center"/>
          </w:tcPr>
          <w:p w14:paraId="2D12DFB5" w14:textId="77777777" w:rsidR="00CB4BEB" w:rsidRPr="00576460" w:rsidRDefault="00CB4BEB" w:rsidP="003C0924">
            <w:pPr>
              <w:rPr>
                <w:sz w:val="16"/>
                <w:szCs w:val="16"/>
              </w:rPr>
            </w:pPr>
            <w:r w:rsidRPr="00576460">
              <w:rPr>
                <w:sz w:val="16"/>
                <w:szCs w:val="16"/>
              </w:rPr>
              <w:t>-</w:t>
            </w:r>
          </w:p>
        </w:tc>
        <w:tc>
          <w:tcPr>
            <w:tcW w:w="1423" w:type="dxa"/>
            <w:tcBorders>
              <w:top w:val="single" w:sz="4" w:space="0" w:color="auto"/>
              <w:left w:val="single" w:sz="4" w:space="0" w:color="auto"/>
              <w:bottom w:val="single" w:sz="4" w:space="0" w:color="auto"/>
              <w:right w:val="single" w:sz="4" w:space="0" w:color="auto"/>
            </w:tcBorders>
            <w:vAlign w:val="center"/>
          </w:tcPr>
          <w:p w14:paraId="481CEC55" w14:textId="77777777" w:rsidR="00CB4BEB" w:rsidRPr="00576460" w:rsidRDefault="00CB4BEB" w:rsidP="003C0924">
            <w:pPr>
              <w:shd w:val="clear" w:color="auto" w:fill="FFFFFF"/>
              <w:spacing w:line="288" w:lineRule="atLeast"/>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auto"/>
            <w:vAlign w:val="bottom"/>
          </w:tcPr>
          <w:p w14:paraId="18A360F5" w14:textId="77777777" w:rsidR="00CB4BEB" w:rsidRPr="00576460" w:rsidRDefault="00CB4BEB" w:rsidP="003C0924">
            <w:pPr>
              <w:shd w:val="clear" w:color="auto" w:fill="FFFFFF"/>
              <w:spacing w:line="288" w:lineRule="atLeast"/>
              <w:rPr>
                <w:rFonts w:ascii="Trebuchet MS" w:hAnsi="Trebuchet MS"/>
                <w:sz w:val="18"/>
                <w:szCs w:val="18"/>
              </w:rPr>
            </w:pPr>
            <w:r w:rsidRPr="00576460">
              <w:rPr>
                <w:rFonts w:ascii="Trebuchet MS" w:hAnsi="Trebuchet MS"/>
                <w:sz w:val="18"/>
                <w:szCs w:val="18"/>
              </w:rPr>
              <w:t>-</w:t>
            </w:r>
          </w:p>
          <w:p w14:paraId="4ECB55F1" w14:textId="77777777" w:rsidR="00CB4BEB" w:rsidRPr="00576460" w:rsidRDefault="00CB4BEB" w:rsidP="003C0924">
            <w:pPr>
              <w:rPr>
                <w:rFonts w:ascii="Trebuchet MS" w:hAnsi="Trebuchet MS"/>
                <w:sz w:val="18"/>
                <w:szCs w:val="18"/>
              </w:rPr>
            </w:pPr>
          </w:p>
        </w:tc>
      </w:tr>
      <w:tr w:rsidR="00CB4BEB" w:rsidRPr="00576460" w14:paraId="597797BB"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2A491FB9"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29</w:t>
            </w:r>
          </w:p>
        </w:tc>
        <w:tc>
          <w:tcPr>
            <w:tcW w:w="2388" w:type="dxa"/>
            <w:tcBorders>
              <w:top w:val="single" w:sz="4" w:space="0" w:color="auto"/>
              <w:left w:val="single" w:sz="4" w:space="0" w:color="auto"/>
              <w:bottom w:val="single" w:sz="4" w:space="0" w:color="auto"/>
            </w:tcBorders>
            <w:shd w:val="clear" w:color="auto" w:fill="auto"/>
            <w:vAlign w:val="center"/>
          </w:tcPr>
          <w:p w14:paraId="5252B706" w14:textId="77777777" w:rsidR="00CB4BEB" w:rsidRPr="00576460" w:rsidRDefault="00CB4BEB" w:rsidP="003C0924">
            <w:pPr>
              <w:rPr>
                <w:sz w:val="16"/>
                <w:szCs w:val="16"/>
              </w:rPr>
            </w:pPr>
            <w:r w:rsidRPr="00576460">
              <w:rPr>
                <w:sz w:val="16"/>
                <w:szCs w:val="16"/>
              </w:rPr>
              <w:t>-</w:t>
            </w:r>
          </w:p>
        </w:tc>
        <w:tc>
          <w:tcPr>
            <w:tcW w:w="1423" w:type="dxa"/>
            <w:tcBorders>
              <w:top w:val="single" w:sz="4" w:space="0" w:color="auto"/>
              <w:left w:val="single" w:sz="4" w:space="0" w:color="auto"/>
              <w:bottom w:val="single" w:sz="4" w:space="0" w:color="auto"/>
              <w:right w:val="single" w:sz="4" w:space="0" w:color="auto"/>
            </w:tcBorders>
            <w:vAlign w:val="center"/>
          </w:tcPr>
          <w:p w14:paraId="4A445192" w14:textId="77777777" w:rsidR="00CB4BEB" w:rsidRPr="00576460" w:rsidRDefault="00CB4BEB" w:rsidP="003C0924">
            <w:pPr>
              <w:shd w:val="clear" w:color="auto" w:fill="FFFFFF"/>
              <w:spacing w:line="288" w:lineRule="atLeast"/>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auto"/>
            <w:vAlign w:val="bottom"/>
          </w:tcPr>
          <w:p w14:paraId="39FA3990" w14:textId="77777777" w:rsidR="00CB4BEB" w:rsidRPr="00576460" w:rsidRDefault="00CB4BEB" w:rsidP="003C0924">
            <w:pPr>
              <w:shd w:val="clear" w:color="auto" w:fill="FFFFFF"/>
              <w:spacing w:line="288" w:lineRule="atLeast"/>
              <w:rPr>
                <w:rFonts w:ascii="Trebuchet MS" w:hAnsi="Trebuchet MS"/>
                <w:sz w:val="18"/>
                <w:szCs w:val="18"/>
              </w:rPr>
            </w:pPr>
            <w:r w:rsidRPr="00576460">
              <w:rPr>
                <w:rFonts w:ascii="Trebuchet MS" w:hAnsi="Trebuchet MS"/>
                <w:sz w:val="18"/>
                <w:szCs w:val="18"/>
              </w:rPr>
              <w:t>-</w:t>
            </w:r>
          </w:p>
          <w:p w14:paraId="4F7F15E3" w14:textId="77777777" w:rsidR="00CB4BEB" w:rsidRPr="00576460" w:rsidRDefault="00CB4BEB" w:rsidP="003C0924">
            <w:pPr>
              <w:rPr>
                <w:rFonts w:ascii="Trebuchet MS" w:hAnsi="Trebuchet MS"/>
                <w:sz w:val="18"/>
                <w:szCs w:val="18"/>
              </w:rPr>
            </w:pPr>
          </w:p>
        </w:tc>
      </w:tr>
      <w:tr w:rsidR="00CB4BEB" w:rsidRPr="00576460" w14:paraId="79B74BB6"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5C04BAD9"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30</w:t>
            </w:r>
          </w:p>
        </w:tc>
        <w:tc>
          <w:tcPr>
            <w:tcW w:w="2388" w:type="dxa"/>
            <w:tcBorders>
              <w:top w:val="single" w:sz="4" w:space="0" w:color="auto"/>
              <w:left w:val="single" w:sz="4" w:space="0" w:color="auto"/>
              <w:bottom w:val="single" w:sz="4" w:space="0" w:color="auto"/>
            </w:tcBorders>
            <w:shd w:val="clear" w:color="auto" w:fill="auto"/>
            <w:vAlign w:val="center"/>
          </w:tcPr>
          <w:p w14:paraId="3C80EF79" w14:textId="77777777" w:rsidR="00CB4BEB" w:rsidRPr="00E92151" w:rsidRDefault="00CB4BEB" w:rsidP="003C0924">
            <w:pPr>
              <w:rPr>
                <w:rFonts w:ascii="Trebuchet MS" w:hAnsi="Trebuchet MS"/>
                <w:sz w:val="18"/>
                <w:szCs w:val="18"/>
              </w:rPr>
            </w:pPr>
            <w:r w:rsidRPr="008F599F">
              <w:rPr>
                <w:rFonts w:ascii="Trebuchet MS" w:hAnsi="Trebuchet MS"/>
                <w:color w:val="4F81BD"/>
                <w:sz w:val="18"/>
                <w:szCs w:val="18"/>
              </w:rPr>
              <w:t>Døgninstitution</w:t>
            </w:r>
            <w:r w:rsidRPr="008F599F" w:rsidDel="00AE3A3A">
              <w:rPr>
                <w:rFonts w:ascii="Trebuchet MS" w:hAnsi="Trebuchet MS"/>
                <w:color w:val="4F81BD"/>
                <w:sz w:val="18"/>
                <w:szCs w:val="18"/>
              </w:rPr>
              <w:t xml:space="preserve"> </w:t>
            </w:r>
          </w:p>
        </w:tc>
        <w:tc>
          <w:tcPr>
            <w:tcW w:w="1423" w:type="dxa"/>
            <w:tcBorders>
              <w:top w:val="single" w:sz="4" w:space="0" w:color="auto"/>
              <w:left w:val="single" w:sz="4" w:space="0" w:color="auto"/>
              <w:bottom w:val="single" w:sz="4" w:space="0" w:color="auto"/>
              <w:right w:val="single" w:sz="4" w:space="0" w:color="auto"/>
            </w:tcBorders>
            <w:vAlign w:val="center"/>
          </w:tcPr>
          <w:p w14:paraId="396FCA3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auto"/>
          </w:tcPr>
          <w:p w14:paraId="10ADE1AC" w14:textId="77777777" w:rsidR="00CB4BEB" w:rsidRPr="00576460" w:rsidRDefault="00CB4BEB" w:rsidP="003C0924">
            <w:pPr>
              <w:shd w:val="clear" w:color="auto" w:fill="FFFFFF"/>
              <w:spacing w:line="288" w:lineRule="atLeast"/>
              <w:rPr>
                <w:rFonts w:ascii="Trebuchet MS" w:hAnsi="Trebuchet MS"/>
                <w:sz w:val="18"/>
                <w:szCs w:val="18"/>
              </w:rPr>
            </w:pPr>
            <w:r w:rsidRPr="00576460">
              <w:rPr>
                <w:rFonts w:ascii="Trebuchet MS" w:hAnsi="Trebuchet MS"/>
                <w:sz w:val="18"/>
                <w:szCs w:val="18"/>
              </w:rPr>
              <w:t xml:space="preserve">Botilbud for børn og unge (0 – </w:t>
            </w:r>
            <w:proofErr w:type="gramStart"/>
            <w:r w:rsidRPr="00576460">
              <w:rPr>
                <w:rFonts w:ascii="Trebuchet MS" w:hAnsi="Trebuchet MS"/>
                <w:sz w:val="18"/>
                <w:szCs w:val="18"/>
              </w:rPr>
              <w:t>17 årige</w:t>
            </w:r>
            <w:proofErr w:type="gramEnd"/>
            <w:r w:rsidRPr="00576460">
              <w:rPr>
                <w:rFonts w:ascii="Trebuchet MS" w:hAnsi="Trebuchet MS"/>
                <w:sz w:val="18"/>
                <w:szCs w:val="18"/>
              </w:rPr>
              <w:t>). Der bor flere beboere på botilbuddet</w:t>
            </w:r>
          </w:p>
        </w:tc>
      </w:tr>
      <w:tr w:rsidR="00CB4BEB" w:rsidRPr="00576460" w14:paraId="437D3409"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07E08938"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31</w:t>
            </w:r>
          </w:p>
        </w:tc>
        <w:tc>
          <w:tcPr>
            <w:tcW w:w="2388" w:type="dxa"/>
            <w:tcBorders>
              <w:top w:val="single" w:sz="4" w:space="0" w:color="auto"/>
              <w:left w:val="single" w:sz="4" w:space="0" w:color="auto"/>
              <w:bottom w:val="single" w:sz="4" w:space="0" w:color="auto"/>
            </w:tcBorders>
            <w:shd w:val="clear" w:color="auto" w:fill="auto"/>
            <w:vAlign w:val="center"/>
          </w:tcPr>
          <w:p w14:paraId="4BFCE5CF" w14:textId="77777777" w:rsidR="00CB4BEB" w:rsidRPr="00E92151" w:rsidRDefault="00CB4BEB" w:rsidP="003C0924">
            <w:pPr>
              <w:rPr>
                <w:rFonts w:ascii="Trebuchet MS" w:hAnsi="Trebuchet MS"/>
                <w:sz w:val="18"/>
                <w:szCs w:val="18"/>
              </w:rPr>
            </w:pPr>
            <w:proofErr w:type="gramStart"/>
            <w:r w:rsidRPr="00E92151">
              <w:rPr>
                <w:rFonts w:ascii="Trebuchet MS" w:hAnsi="Trebuchet MS"/>
                <w:sz w:val="18"/>
                <w:szCs w:val="18"/>
              </w:rPr>
              <w:t>Pleje familie</w:t>
            </w:r>
            <w:proofErr w:type="gramEnd"/>
          </w:p>
        </w:tc>
        <w:tc>
          <w:tcPr>
            <w:tcW w:w="1423" w:type="dxa"/>
            <w:tcBorders>
              <w:top w:val="single" w:sz="4" w:space="0" w:color="auto"/>
              <w:left w:val="single" w:sz="4" w:space="0" w:color="auto"/>
              <w:bottom w:val="single" w:sz="4" w:space="0" w:color="auto"/>
              <w:right w:val="single" w:sz="4" w:space="0" w:color="auto"/>
            </w:tcBorders>
            <w:vAlign w:val="center"/>
          </w:tcPr>
          <w:p w14:paraId="4009267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auto"/>
          </w:tcPr>
          <w:p w14:paraId="3A149AA3" w14:textId="77777777" w:rsidR="00CB4BEB" w:rsidRPr="00576460" w:rsidRDefault="00CB4BEB" w:rsidP="003C0924">
            <w:pPr>
              <w:shd w:val="clear" w:color="auto" w:fill="FFFFFF"/>
              <w:spacing w:line="288" w:lineRule="atLeast"/>
              <w:rPr>
                <w:rFonts w:ascii="Trebuchet MS" w:hAnsi="Trebuchet MS"/>
                <w:sz w:val="18"/>
                <w:szCs w:val="18"/>
              </w:rPr>
            </w:pPr>
            <w:r w:rsidRPr="00576460">
              <w:rPr>
                <w:rFonts w:ascii="Trebuchet MS" w:hAnsi="Trebuchet MS"/>
                <w:sz w:val="18"/>
                <w:szCs w:val="18"/>
              </w:rPr>
              <w:t xml:space="preserve">Botilbud for børn og unge (0 – </w:t>
            </w:r>
            <w:proofErr w:type="gramStart"/>
            <w:r w:rsidRPr="00576460">
              <w:rPr>
                <w:rFonts w:ascii="Trebuchet MS" w:hAnsi="Trebuchet MS"/>
                <w:sz w:val="18"/>
                <w:szCs w:val="18"/>
              </w:rPr>
              <w:t>17 årige</w:t>
            </w:r>
            <w:proofErr w:type="gramEnd"/>
            <w:r w:rsidRPr="00576460">
              <w:rPr>
                <w:rFonts w:ascii="Trebuchet MS" w:hAnsi="Trebuchet MS"/>
                <w:sz w:val="18"/>
                <w:szCs w:val="18"/>
              </w:rPr>
              <w:t>). Der bor typisk 1 – 2 anbragt børn eller unge.</w:t>
            </w:r>
          </w:p>
        </w:tc>
      </w:tr>
      <w:tr w:rsidR="00CB4BEB" w:rsidRPr="00576460" w14:paraId="30F08C3C" w14:textId="77777777" w:rsidTr="003C0924">
        <w:trPr>
          <w:trHeight w:hRule="exact" w:val="510"/>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3542086C"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32</w:t>
            </w:r>
          </w:p>
        </w:tc>
        <w:tc>
          <w:tcPr>
            <w:tcW w:w="2388" w:type="dxa"/>
            <w:tcBorders>
              <w:top w:val="single" w:sz="4" w:space="0" w:color="auto"/>
              <w:left w:val="single" w:sz="4" w:space="0" w:color="auto"/>
              <w:bottom w:val="single" w:sz="4" w:space="0" w:color="auto"/>
            </w:tcBorders>
            <w:shd w:val="clear" w:color="auto" w:fill="auto"/>
            <w:vAlign w:val="center"/>
          </w:tcPr>
          <w:p w14:paraId="4149F831" w14:textId="77777777" w:rsidR="00CB4BEB" w:rsidRPr="00E92151" w:rsidRDefault="00CB4BEB" w:rsidP="003C0924">
            <w:pPr>
              <w:rPr>
                <w:rFonts w:ascii="Trebuchet MS" w:hAnsi="Trebuchet MS"/>
                <w:sz w:val="18"/>
                <w:szCs w:val="18"/>
              </w:rPr>
            </w:pPr>
            <w:r w:rsidRPr="00E92151">
              <w:rPr>
                <w:rFonts w:ascii="Trebuchet MS" w:hAnsi="Trebuchet MS"/>
                <w:sz w:val="18"/>
                <w:szCs w:val="18"/>
              </w:rPr>
              <w:t>Særligt botilbud</w:t>
            </w:r>
          </w:p>
        </w:tc>
        <w:tc>
          <w:tcPr>
            <w:tcW w:w="1423" w:type="dxa"/>
            <w:tcBorders>
              <w:top w:val="single" w:sz="4" w:space="0" w:color="auto"/>
              <w:left w:val="single" w:sz="4" w:space="0" w:color="auto"/>
              <w:bottom w:val="single" w:sz="4" w:space="0" w:color="auto"/>
              <w:right w:val="single" w:sz="4" w:space="0" w:color="auto"/>
            </w:tcBorders>
            <w:vAlign w:val="center"/>
          </w:tcPr>
          <w:p w14:paraId="4DC34B4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auto"/>
            <w:vAlign w:val="bottom"/>
          </w:tcPr>
          <w:p w14:paraId="582C2767" w14:textId="77777777" w:rsidR="00CB4BEB" w:rsidRPr="00576460" w:rsidRDefault="00CB4BEB" w:rsidP="003C0924">
            <w:pPr>
              <w:shd w:val="clear" w:color="auto" w:fill="FFFFFF"/>
              <w:rPr>
                <w:rFonts w:ascii="Trebuchet MS" w:hAnsi="Trebuchet MS"/>
                <w:sz w:val="18"/>
                <w:szCs w:val="18"/>
              </w:rPr>
            </w:pPr>
            <w:r w:rsidRPr="00576460">
              <w:rPr>
                <w:rFonts w:ascii="Trebuchet MS" w:hAnsi="Trebuchet MS"/>
                <w:sz w:val="18"/>
                <w:szCs w:val="18"/>
              </w:rPr>
              <w:t>Botilbud tilpasset borgere medsærligt behov. Botilbuddet kan f.eks. være rettet med autister, blinde, psykisk syge mv.</w:t>
            </w:r>
          </w:p>
        </w:tc>
      </w:tr>
      <w:tr w:rsidR="00CB4BEB" w:rsidRPr="00576460" w14:paraId="0807B02C" w14:textId="77777777" w:rsidTr="003C0924">
        <w:trPr>
          <w:trHeight w:hRule="exact" w:val="510"/>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1740B044"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33</w:t>
            </w:r>
          </w:p>
        </w:tc>
        <w:tc>
          <w:tcPr>
            <w:tcW w:w="2388" w:type="dxa"/>
            <w:tcBorders>
              <w:top w:val="single" w:sz="4" w:space="0" w:color="auto"/>
              <w:left w:val="single" w:sz="4" w:space="0" w:color="auto"/>
              <w:bottom w:val="single" w:sz="4" w:space="0" w:color="auto"/>
            </w:tcBorders>
            <w:shd w:val="clear" w:color="auto" w:fill="auto"/>
            <w:vAlign w:val="center"/>
          </w:tcPr>
          <w:p w14:paraId="27B6EBB5" w14:textId="77777777" w:rsidR="00CB4BEB" w:rsidRPr="00E92151" w:rsidRDefault="00CB4BEB" w:rsidP="003C0924">
            <w:pPr>
              <w:rPr>
                <w:rFonts w:ascii="Trebuchet MS" w:hAnsi="Trebuchet MS"/>
                <w:sz w:val="18"/>
                <w:szCs w:val="18"/>
              </w:rPr>
            </w:pPr>
            <w:r w:rsidRPr="00E92151">
              <w:rPr>
                <w:rFonts w:ascii="Trebuchet MS" w:hAnsi="Trebuchet MS"/>
                <w:sz w:val="18"/>
                <w:szCs w:val="18"/>
              </w:rPr>
              <w:t>Genoptræningscenter</w:t>
            </w:r>
          </w:p>
        </w:tc>
        <w:tc>
          <w:tcPr>
            <w:tcW w:w="1423" w:type="dxa"/>
            <w:tcBorders>
              <w:top w:val="single" w:sz="4" w:space="0" w:color="auto"/>
              <w:left w:val="single" w:sz="4" w:space="0" w:color="auto"/>
              <w:bottom w:val="single" w:sz="4" w:space="0" w:color="auto"/>
              <w:right w:val="single" w:sz="4" w:space="0" w:color="auto"/>
            </w:tcBorders>
            <w:vAlign w:val="center"/>
          </w:tcPr>
          <w:p w14:paraId="2F7D51C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auto"/>
            <w:vAlign w:val="bottom"/>
          </w:tcPr>
          <w:p w14:paraId="75B6FCA8" w14:textId="77777777" w:rsidR="00CB4BEB" w:rsidRPr="00576460" w:rsidRDefault="00CB4BEB" w:rsidP="003C0924">
            <w:pPr>
              <w:shd w:val="clear" w:color="auto" w:fill="FFFFFF"/>
              <w:rPr>
                <w:rFonts w:ascii="Trebuchet MS" w:hAnsi="Trebuchet MS"/>
                <w:sz w:val="18"/>
                <w:szCs w:val="18"/>
              </w:rPr>
            </w:pPr>
            <w:r w:rsidRPr="00576460">
              <w:rPr>
                <w:rFonts w:ascii="Trebuchet MS" w:hAnsi="Trebuchet MS"/>
                <w:sz w:val="18"/>
                <w:szCs w:val="18"/>
              </w:rPr>
              <w:t>Botilbud rettet mod genoptræning til eget hjem. Beboer har typisk ikke CPR-adresse på tilbuddet.</w:t>
            </w:r>
          </w:p>
        </w:tc>
      </w:tr>
      <w:tr w:rsidR="00CB4BEB" w:rsidRPr="00576460" w14:paraId="703E909C" w14:textId="77777777" w:rsidTr="003C0924">
        <w:trPr>
          <w:trHeight w:hRule="exact" w:val="510"/>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29FE3445"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34</w:t>
            </w:r>
          </w:p>
        </w:tc>
        <w:tc>
          <w:tcPr>
            <w:tcW w:w="2388" w:type="dxa"/>
            <w:tcBorders>
              <w:top w:val="single" w:sz="4" w:space="0" w:color="auto"/>
              <w:left w:val="single" w:sz="4" w:space="0" w:color="auto"/>
              <w:bottom w:val="single" w:sz="4" w:space="0" w:color="auto"/>
            </w:tcBorders>
            <w:shd w:val="clear" w:color="auto" w:fill="auto"/>
            <w:vAlign w:val="center"/>
          </w:tcPr>
          <w:p w14:paraId="1827FBF5" w14:textId="77777777" w:rsidR="00CB4BEB" w:rsidRPr="00E92151" w:rsidRDefault="00CB4BEB" w:rsidP="003C0924">
            <w:pPr>
              <w:rPr>
                <w:rFonts w:ascii="Trebuchet MS" w:hAnsi="Trebuchet MS"/>
                <w:sz w:val="18"/>
                <w:szCs w:val="18"/>
              </w:rPr>
            </w:pPr>
            <w:r w:rsidRPr="00E92151">
              <w:rPr>
                <w:rFonts w:ascii="Trebuchet MS" w:hAnsi="Trebuchet MS"/>
                <w:sz w:val="18"/>
                <w:szCs w:val="18"/>
              </w:rPr>
              <w:t>Hospital</w:t>
            </w:r>
          </w:p>
        </w:tc>
        <w:tc>
          <w:tcPr>
            <w:tcW w:w="1423" w:type="dxa"/>
            <w:tcBorders>
              <w:top w:val="single" w:sz="4" w:space="0" w:color="auto"/>
              <w:left w:val="single" w:sz="4" w:space="0" w:color="auto"/>
              <w:bottom w:val="single" w:sz="4" w:space="0" w:color="auto"/>
              <w:right w:val="single" w:sz="4" w:space="0" w:color="auto"/>
            </w:tcBorders>
            <w:vAlign w:val="center"/>
          </w:tcPr>
          <w:p w14:paraId="50F9A505"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auto"/>
            <w:vAlign w:val="bottom"/>
          </w:tcPr>
          <w:p w14:paraId="143C8171" w14:textId="77777777" w:rsidR="00CB4BEB" w:rsidRPr="00576460" w:rsidRDefault="00CB4BEB" w:rsidP="003C0924">
            <w:pPr>
              <w:shd w:val="clear" w:color="auto" w:fill="FFFFFF"/>
              <w:rPr>
                <w:rFonts w:ascii="Trebuchet MS" w:hAnsi="Trebuchet MS"/>
                <w:sz w:val="18"/>
                <w:szCs w:val="18"/>
              </w:rPr>
            </w:pPr>
            <w:r w:rsidRPr="00576460">
              <w:rPr>
                <w:rFonts w:ascii="Trebuchet MS" w:hAnsi="Trebuchet MS"/>
                <w:sz w:val="18"/>
                <w:szCs w:val="18"/>
              </w:rPr>
              <w:t>Botilbud rettet mod behandling af psykiske eller fysisk sygdom. Beboer har typisk ikke CPR-adresse på tilbuddet.</w:t>
            </w:r>
          </w:p>
        </w:tc>
      </w:tr>
      <w:tr w:rsidR="00CB4BEB" w:rsidRPr="00576460" w14:paraId="6A6AFE62" w14:textId="77777777" w:rsidTr="009F3D04">
        <w:trPr>
          <w:trHeight w:hRule="exact" w:val="371"/>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2B3E923B"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35</w:t>
            </w:r>
          </w:p>
        </w:tc>
        <w:tc>
          <w:tcPr>
            <w:tcW w:w="2388" w:type="dxa"/>
            <w:tcBorders>
              <w:top w:val="single" w:sz="4" w:space="0" w:color="auto"/>
              <w:left w:val="single" w:sz="4" w:space="0" w:color="auto"/>
              <w:bottom w:val="single" w:sz="4" w:space="0" w:color="auto"/>
            </w:tcBorders>
            <w:shd w:val="clear" w:color="auto" w:fill="auto"/>
            <w:vAlign w:val="center"/>
          </w:tcPr>
          <w:p w14:paraId="1A7CA818" w14:textId="77777777" w:rsidR="00CB4BEB" w:rsidRPr="00E92151" w:rsidRDefault="00CB4BEB" w:rsidP="003C0924">
            <w:pPr>
              <w:rPr>
                <w:rFonts w:ascii="Trebuchet MS" w:hAnsi="Trebuchet MS"/>
                <w:sz w:val="18"/>
                <w:szCs w:val="18"/>
              </w:rPr>
            </w:pPr>
            <w:r w:rsidRPr="00E92151">
              <w:rPr>
                <w:rFonts w:ascii="Trebuchet MS" w:hAnsi="Trebuchet MS"/>
                <w:sz w:val="18"/>
                <w:szCs w:val="18"/>
              </w:rPr>
              <w:t>Fængsel</w:t>
            </w:r>
          </w:p>
        </w:tc>
        <w:tc>
          <w:tcPr>
            <w:tcW w:w="1423" w:type="dxa"/>
            <w:tcBorders>
              <w:top w:val="single" w:sz="4" w:space="0" w:color="auto"/>
              <w:left w:val="single" w:sz="4" w:space="0" w:color="auto"/>
              <w:bottom w:val="single" w:sz="4" w:space="0" w:color="auto"/>
              <w:right w:val="single" w:sz="4" w:space="0" w:color="auto"/>
            </w:tcBorders>
            <w:vAlign w:val="center"/>
          </w:tcPr>
          <w:p w14:paraId="3B495F3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auto"/>
            <w:vAlign w:val="center"/>
          </w:tcPr>
          <w:p w14:paraId="08D660D4" w14:textId="77777777" w:rsidR="00CB4BEB" w:rsidRPr="00576460" w:rsidRDefault="00CB4BEB" w:rsidP="003C0924">
            <w:pPr>
              <w:shd w:val="clear" w:color="auto" w:fill="FFFFFF"/>
              <w:spacing w:line="288" w:lineRule="atLeast"/>
              <w:rPr>
                <w:rFonts w:ascii="Trebuchet MS" w:hAnsi="Trebuchet MS"/>
                <w:sz w:val="18"/>
                <w:szCs w:val="18"/>
              </w:rPr>
            </w:pPr>
            <w:r w:rsidRPr="00576460">
              <w:rPr>
                <w:rFonts w:ascii="Trebuchet MS" w:hAnsi="Trebuchet MS"/>
                <w:sz w:val="18"/>
                <w:szCs w:val="18"/>
              </w:rPr>
              <w:t>Botilbud oprettet i henhold til retsplejeloven</w:t>
            </w:r>
          </w:p>
          <w:p w14:paraId="234D6010" w14:textId="77777777" w:rsidR="00CB4BEB" w:rsidRPr="00576460" w:rsidRDefault="00CB4BEB" w:rsidP="003C0924">
            <w:pPr>
              <w:shd w:val="clear" w:color="auto" w:fill="FFFFFF"/>
              <w:spacing w:line="288" w:lineRule="atLeast"/>
              <w:rPr>
                <w:rFonts w:ascii="Trebuchet MS" w:hAnsi="Trebuchet MS"/>
                <w:sz w:val="18"/>
                <w:szCs w:val="18"/>
              </w:rPr>
            </w:pPr>
            <w:r w:rsidRPr="00576460">
              <w:rPr>
                <w:rFonts w:ascii="Trebuchet MS" w:hAnsi="Trebuchet MS"/>
                <w:sz w:val="18"/>
                <w:szCs w:val="18"/>
              </w:rPr>
              <w:t>Gruppen omfatter også sikringsanstalter.</w:t>
            </w:r>
          </w:p>
        </w:tc>
      </w:tr>
      <w:tr w:rsidR="00CB4BEB" w:rsidRPr="00576460" w14:paraId="66ECDC26" w14:textId="77777777" w:rsidTr="009F3D04">
        <w:trPr>
          <w:trHeight w:hRule="exact" w:val="433"/>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25ADD4C3"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36</w:t>
            </w:r>
          </w:p>
        </w:tc>
        <w:tc>
          <w:tcPr>
            <w:tcW w:w="2388" w:type="dxa"/>
            <w:tcBorders>
              <w:top w:val="single" w:sz="4" w:space="0" w:color="auto"/>
              <w:left w:val="single" w:sz="4" w:space="0" w:color="auto"/>
              <w:bottom w:val="single" w:sz="4" w:space="0" w:color="auto"/>
            </w:tcBorders>
            <w:shd w:val="clear" w:color="auto" w:fill="auto"/>
            <w:vAlign w:val="center"/>
          </w:tcPr>
          <w:p w14:paraId="18C80A8B" w14:textId="77777777" w:rsidR="00CB4BEB" w:rsidRPr="00E92151" w:rsidRDefault="00CB4BEB" w:rsidP="003C0924">
            <w:pPr>
              <w:rPr>
                <w:rFonts w:ascii="Trebuchet MS" w:hAnsi="Trebuchet MS"/>
                <w:sz w:val="18"/>
                <w:szCs w:val="18"/>
              </w:rPr>
            </w:pPr>
            <w:r w:rsidRPr="00E92151">
              <w:rPr>
                <w:rFonts w:ascii="Trebuchet MS" w:hAnsi="Trebuchet MS"/>
                <w:sz w:val="18"/>
                <w:szCs w:val="18"/>
              </w:rPr>
              <w:t>Hospice</w:t>
            </w:r>
          </w:p>
        </w:tc>
        <w:tc>
          <w:tcPr>
            <w:tcW w:w="1423" w:type="dxa"/>
            <w:tcBorders>
              <w:top w:val="single" w:sz="4" w:space="0" w:color="auto"/>
              <w:left w:val="single" w:sz="4" w:space="0" w:color="auto"/>
              <w:bottom w:val="single" w:sz="4" w:space="0" w:color="auto"/>
              <w:right w:val="single" w:sz="4" w:space="0" w:color="auto"/>
            </w:tcBorders>
            <w:vAlign w:val="center"/>
          </w:tcPr>
          <w:p w14:paraId="4D4937D5"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auto"/>
            <w:vAlign w:val="center"/>
          </w:tcPr>
          <w:p w14:paraId="0CEFCF35" w14:textId="77777777" w:rsidR="00CB4BEB" w:rsidRPr="00576460" w:rsidRDefault="00CB4BEB" w:rsidP="003C0924">
            <w:pPr>
              <w:shd w:val="clear" w:color="auto" w:fill="FFFFFF"/>
              <w:spacing w:line="288" w:lineRule="atLeast"/>
              <w:rPr>
                <w:rFonts w:ascii="Trebuchet MS" w:hAnsi="Trebuchet MS"/>
                <w:sz w:val="18"/>
                <w:szCs w:val="18"/>
              </w:rPr>
            </w:pPr>
            <w:r w:rsidRPr="00576460">
              <w:rPr>
                <w:rFonts w:ascii="Trebuchet MS" w:hAnsi="Trebuchet MS"/>
                <w:sz w:val="18"/>
                <w:szCs w:val="18"/>
              </w:rPr>
              <w:t>Botilbud rettet mod terminal behandling af døende borgere</w:t>
            </w:r>
          </w:p>
        </w:tc>
      </w:tr>
      <w:tr w:rsidR="00CB4BEB" w:rsidRPr="00576460" w14:paraId="60B86C9B" w14:textId="77777777" w:rsidTr="009F3D04">
        <w:trPr>
          <w:trHeight w:hRule="exact" w:val="426"/>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27C68AFA"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37</w:t>
            </w:r>
          </w:p>
        </w:tc>
        <w:tc>
          <w:tcPr>
            <w:tcW w:w="2388" w:type="dxa"/>
            <w:tcBorders>
              <w:top w:val="single" w:sz="4" w:space="0" w:color="auto"/>
              <w:left w:val="single" w:sz="4" w:space="0" w:color="auto"/>
              <w:bottom w:val="single" w:sz="4" w:space="0" w:color="auto"/>
            </w:tcBorders>
            <w:shd w:val="clear" w:color="auto" w:fill="auto"/>
            <w:vAlign w:val="center"/>
          </w:tcPr>
          <w:p w14:paraId="06CE6540" w14:textId="77777777" w:rsidR="00CB4BEB" w:rsidRPr="00E92151" w:rsidRDefault="00CB4BEB" w:rsidP="003C0924">
            <w:pPr>
              <w:rPr>
                <w:rFonts w:ascii="Trebuchet MS" w:hAnsi="Trebuchet MS"/>
                <w:sz w:val="18"/>
                <w:szCs w:val="18"/>
              </w:rPr>
            </w:pPr>
            <w:r w:rsidRPr="00E92151">
              <w:rPr>
                <w:rFonts w:ascii="Trebuchet MS" w:hAnsi="Trebuchet MS"/>
                <w:sz w:val="18"/>
                <w:szCs w:val="18"/>
              </w:rPr>
              <w:t>Herberg</w:t>
            </w:r>
          </w:p>
        </w:tc>
        <w:tc>
          <w:tcPr>
            <w:tcW w:w="1423" w:type="dxa"/>
            <w:tcBorders>
              <w:top w:val="single" w:sz="4" w:space="0" w:color="auto"/>
              <w:left w:val="single" w:sz="4" w:space="0" w:color="auto"/>
              <w:bottom w:val="single" w:sz="4" w:space="0" w:color="auto"/>
              <w:right w:val="single" w:sz="4" w:space="0" w:color="auto"/>
            </w:tcBorders>
            <w:vAlign w:val="center"/>
          </w:tcPr>
          <w:p w14:paraId="370F063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auto"/>
            <w:vAlign w:val="center"/>
          </w:tcPr>
          <w:p w14:paraId="566E4E23" w14:textId="77777777" w:rsidR="00CB4BEB" w:rsidRPr="00576460" w:rsidRDefault="00CB4BEB" w:rsidP="003C0924">
            <w:pPr>
              <w:shd w:val="clear" w:color="auto" w:fill="FFFFFF"/>
              <w:spacing w:line="288" w:lineRule="atLeast"/>
              <w:rPr>
                <w:rFonts w:ascii="Trebuchet MS" w:hAnsi="Trebuchet MS"/>
                <w:sz w:val="18"/>
                <w:szCs w:val="18"/>
              </w:rPr>
            </w:pPr>
            <w:r w:rsidRPr="00576460">
              <w:rPr>
                <w:rFonts w:ascii="Trebuchet MS" w:hAnsi="Trebuchet MS"/>
                <w:sz w:val="18"/>
                <w:szCs w:val="18"/>
              </w:rPr>
              <w:t>Botilbud rettet mod hjemløse</w:t>
            </w:r>
          </w:p>
        </w:tc>
      </w:tr>
      <w:tr w:rsidR="00CB4BEB" w:rsidRPr="008F599F" w14:paraId="1F302176" w14:textId="77777777" w:rsidTr="003C0924">
        <w:trPr>
          <w:trHeight w:hRule="exact" w:val="1673"/>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1E2B529F" w14:textId="77777777" w:rsidR="00CB4BEB" w:rsidRPr="009F3D04" w:rsidRDefault="00CB4BEB" w:rsidP="003C0924">
            <w:pPr>
              <w:jc w:val="center"/>
              <w:rPr>
                <w:rFonts w:ascii="Trebuchet MS" w:hAnsi="Trebuchet MS"/>
                <w:sz w:val="18"/>
                <w:szCs w:val="18"/>
              </w:rPr>
            </w:pPr>
            <w:r w:rsidRPr="009F3D04">
              <w:rPr>
                <w:rFonts w:ascii="Trebuchet MS" w:hAnsi="Trebuchet MS"/>
                <w:sz w:val="18"/>
                <w:szCs w:val="18"/>
              </w:rPr>
              <w:t>38</w:t>
            </w:r>
          </w:p>
        </w:tc>
        <w:tc>
          <w:tcPr>
            <w:tcW w:w="2388" w:type="dxa"/>
            <w:tcBorders>
              <w:top w:val="single" w:sz="4" w:space="0" w:color="auto"/>
              <w:left w:val="single" w:sz="4" w:space="0" w:color="auto"/>
              <w:bottom w:val="single" w:sz="4" w:space="0" w:color="auto"/>
            </w:tcBorders>
            <w:shd w:val="clear" w:color="auto" w:fill="auto"/>
            <w:vAlign w:val="center"/>
          </w:tcPr>
          <w:p w14:paraId="7F0D6F35" w14:textId="77777777" w:rsidR="00CB4BEB" w:rsidRPr="009F3D04" w:rsidRDefault="00CB4BEB" w:rsidP="003C0924">
            <w:pPr>
              <w:rPr>
                <w:rFonts w:ascii="Trebuchet MS" w:hAnsi="Trebuchet MS"/>
                <w:sz w:val="18"/>
                <w:szCs w:val="18"/>
              </w:rPr>
            </w:pPr>
            <w:r w:rsidRPr="009F3D04">
              <w:rPr>
                <w:rFonts w:ascii="Trebuchet MS" w:hAnsi="Trebuchet MS"/>
                <w:sz w:val="18"/>
                <w:szCs w:val="18"/>
              </w:rPr>
              <w:t>Bostøttebolig</w:t>
            </w:r>
          </w:p>
        </w:tc>
        <w:tc>
          <w:tcPr>
            <w:tcW w:w="1423" w:type="dxa"/>
            <w:tcBorders>
              <w:top w:val="single" w:sz="4" w:space="0" w:color="auto"/>
              <w:left w:val="single" w:sz="4" w:space="0" w:color="auto"/>
              <w:bottom w:val="single" w:sz="4" w:space="0" w:color="auto"/>
              <w:right w:val="single" w:sz="4" w:space="0" w:color="auto"/>
            </w:tcBorders>
            <w:vAlign w:val="center"/>
          </w:tcPr>
          <w:p w14:paraId="41702F1A" w14:textId="77777777" w:rsidR="00CB4BEB" w:rsidRPr="009F3D04" w:rsidRDefault="00CB4BEB" w:rsidP="003C0924">
            <w:pPr>
              <w:jc w:val="center"/>
              <w:rPr>
                <w:rFonts w:ascii="Trebuchet MS" w:hAnsi="Trebuchet MS"/>
                <w:sz w:val="18"/>
                <w:szCs w:val="18"/>
              </w:rPr>
            </w:pPr>
            <w:r w:rsidRPr="009F3D04">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auto"/>
            <w:vAlign w:val="center"/>
          </w:tcPr>
          <w:p w14:paraId="07CBD330" w14:textId="77777777" w:rsidR="00CB4BEB" w:rsidRPr="009F3D04" w:rsidRDefault="00CB4BEB" w:rsidP="003C0924">
            <w:pPr>
              <w:rPr>
                <w:rFonts w:ascii="Trebuchet MS" w:hAnsi="Trebuchet MS"/>
                <w:sz w:val="18"/>
                <w:szCs w:val="18"/>
              </w:rPr>
            </w:pPr>
            <w:r w:rsidRPr="009F3D04">
              <w:rPr>
                <w:rFonts w:ascii="Trebuchet MS" w:hAnsi="Trebuchet MS"/>
                <w:sz w:val="18"/>
                <w:szCs w:val="18"/>
              </w:rPr>
              <w:t>Bolig hvor der ydes hjælp, omsorg eller støtte samt optræning og hjælp til udvikling af færdigheder til personer, der har behov herfor på grund af betydelig nedsat fysisk eller psykisk funktionsevne eller særlige sociale problemer.</w:t>
            </w:r>
          </w:p>
          <w:p w14:paraId="31718AA4" w14:textId="77777777" w:rsidR="00CB4BEB" w:rsidRPr="009F3D04" w:rsidRDefault="00CB4BEB" w:rsidP="003C0924">
            <w:pPr>
              <w:rPr>
                <w:rFonts w:ascii="Trebuchet MS" w:hAnsi="Trebuchet MS"/>
                <w:sz w:val="18"/>
                <w:szCs w:val="18"/>
              </w:rPr>
            </w:pPr>
            <w:r w:rsidRPr="009F3D04">
              <w:rPr>
                <w:rFonts w:ascii="Trebuchet MS" w:hAnsi="Trebuchet MS"/>
                <w:sz w:val="18"/>
                <w:szCs w:val="18"/>
              </w:rPr>
              <w:t xml:space="preserve"> </w:t>
            </w:r>
          </w:p>
          <w:p w14:paraId="6BE083E0" w14:textId="77777777" w:rsidR="00CB4BEB" w:rsidRPr="009F3D04" w:rsidRDefault="00CB4BEB" w:rsidP="003C0924">
            <w:pPr>
              <w:rPr>
                <w:rFonts w:ascii="Trebuchet MS" w:hAnsi="Trebuchet MS"/>
                <w:sz w:val="18"/>
                <w:szCs w:val="18"/>
              </w:rPr>
            </w:pPr>
            <w:r w:rsidRPr="009F3D04">
              <w:rPr>
                <w:rFonts w:ascii="Trebuchet MS" w:hAnsi="Trebuchet MS"/>
                <w:sz w:val="18"/>
                <w:szCs w:val="18"/>
              </w:rPr>
              <w:t>Praktisk/pædagogisk støtte (bostøtte) tilbydes jf. Servicelovens § 85 (Lov om Social Service § 85)</w:t>
            </w:r>
          </w:p>
        </w:tc>
      </w:tr>
      <w:tr w:rsidR="00CB4BEB" w:rsidRPr="008F599F" w14:paraId="656361E8"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148073BA" w14:textId="77777777" w:rsidR="00CB4BEB" w:rsidRPr="009F3D04" w:rsidRDefault="00CB4BEB" w:rsidP="003C0924">
            <w:pPr>
              <w:jc w:val="center"/>
              <w:rPr>
                <w:rFonts w:ascii="Trebuchet MS" w:hAnsi="Trebuchet MS"/>
                <w:sz w:val="18"/>
                <w:szCs w:val="18"/>
              </w:rPr>
            </w:pPr>
            <w:r w:rsidRPr="009F3D04">
              <w:rPr>
                <w:rFonts w:ascii="Trebuchet MS" w:hAnsi="Trebuchet MS"/>
                <w:sz w:val="18"/>
                <w:szCs w:val="18"/>
              </w:rPr>
              <w:t>39</w:t>
            </w:r>
          </w:p>
        </w:tc>
        <w:tc>
          <w:tcPr>
            <w:tcW w:w="2388" w:type="dxa"/>
            <w:tcBorders>
              <w:top w:val="single" w:sz="4" w:space="0" w:color="auto"/>
              <w:left w:val="single" w:sz="4" w:space="0" w:color="auto"/>
              <w:bottom w:val="single" w:sz="4" w:space="0" w:color="auto"/>
            </w:tcBorders>
            <w:shd w:val="clear" w:color="auto" w:fill="auto"/>
            <w:vAlign w:val="center"/>
          </w:tcPr>
          <w:p w14:paraId="1EE46177" w14:textId="77777777" w:rsidR="00CB4BEB" w:rsidRPr="009F3D04" w:rsidRDefault="00CB4BEB" w:rsidP="003C0924">
            <w:pPr>
              <w:rPr>
                <w:rFonts w:ascii="Trebuchet MS" w:hAnsi="Trebuchet MS"/>
                <w:sz w:val="18"/>
                <w:szCs w:val="18"/>
              </w:rPr>
            </w:pPr>
            <w:r w:rsidRPr="009F3D04">
              <w:rPr>
                <w:rFonts w:ascii="Trebuchet MS" w:hAnsi="Trebuchet MS"/>
                <w:sz w:val="18"/>
                <w:szCs w:val="18"/>
              </w:rPr>
              <w:t>Flygtningebolig</w:t>
            </w:r>
          </w:p>
        </w:tc>
        <w:tc>
          <w:tcPr>
            <w:tcW w:w="1423" w:type="dxa"/>
            <w:tcBorders>
              <w:top w:val="single" w:sz="4" w:space="0" w:color="auto"/>
              <w:left w:val="single" w:sz="4" w:space="0" w:color="auto"/>
              <w:bottom w:val="single" w:sz="4" w:space="0" w:color="auto"/>
              <w:right w:val="single" w:sz="4" w:space="0" w:color="auto"/>
            </w:tcBorders>
            <w:vAlign w:val="center"/>
          </w:tcPr>
          <w:p w14:paraId="3A7BE33B" w14:textId="77777777" w:rsidR="00CB4BEB" w:rsidRPr="009F3D04" w:rsidRDefault="00CB4BEB" w:rsidP="003C0924">
            <w:pPr>
              <w:jc w:val="center"/>
              <w:rPr>
                <w:rFonts w:ascii="Trebuchet MS" w:hAnsi="Trebuchet MS"/>
                <w:sz w:val="18"/>
                <w:szCs w:val="18"/>
              </w:rPr>
            </w:pPr>
            <w:r w:rsidRPr="009F3D04">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auto"/>
            <w:vAlign w:val="center"/>
          </w:tcPr>
          <w:p w14:paraId="3DC90F79" w14:textId="77777777" w:rsidR="00CB4BEB" w:rsidRPr="009F3D04" w:rsidRDefault="00CB4BEB" w:rsidP="003C0924">
            <w:pPr>
              <w:rPr>
                <w:rFonts w:ascii="Trebuchet MS" w:hAnsi="Trebuchet MS"/>
                <w:sz w:val="18"/>
                <w:szCs w:val="18"/>
              </w:rPr>
            </w:pPr>
            <w:r w:rsidRPr="009F3D04">
              <w:rPr>
                <w:rFonts w:ascii="Trebuchet MS" w:hAnsi="Trebuchet MS"/>
                <w:sz w:val="18"/>
                <w:szCs w:val="18"/>
              </w:rPr>
              <w:t>Bolig der kan anvises til flygtning i henhold til integrationslovens § 12</w:t>
            </w:r>
          </w:p>
        </w:tc>
      </w:tr>
      <w:tr w:rsidR="00CB4BEB" w:rsidRPr="00576460" w14:paraId="35BA63F5"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30AFF007"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98</w:t>
            </w:r>
          </w:p>
        </w:tc>
        <w:tc>
          <w:tcPr>
            <w:tcW w:w="2388" w:type="dxa"/>
            <w:tcBorders>
              <w:top w:val="single" w:sz="4" w:space="0" w:color="auto"/>
              <w:left w:val="single" w:sz="4" w:space="0" w:color="auto"/>
              <w:bottom w:val="single" w:sz="4" w:space="0" w:color="auto"/>
            </w:tcBorders>
            <w:shd w:val="clear" w:color="auto" w:fill="auto"/>
            <w:vAlign w:val="center"/>
          </w:tcPr>
          <w:p w14:paraId="689801D9" w14:textId="77777777" w:rsidR="00CB4BEB" w:rsidRPr="00E92151" w:rsidRDefault="00CB4BEB" w:rsidP="003C0924">
            <w:pPr>
              <w:rPr>
                <w:rFonts w:ascii="Trebuchet MS" w:hAnsi="Trebuchet MS"/>
                <w:sz w:val="18"/>
                <w:szCs w:val="18"/>
              </w:rPr>
            </w:pPr>
            <w:r w:rsidRPr="00E92151">
              <w:rPr>
                <w:rFonts w:ascii="Trebuchet MS" w:hAnsi="Trebuchet MS"/>
                <w:sz w:val="18"/>
                <w:szCs w:val="18"/>
              </w:rPr>
              <w:t>Øvrige botilbud</w:t>
            </w:r>
          </w:p>
        </w:tc>
        <w:tc>
          <w:tcPr>
            <w:tcW w:w="1423" w:type="dxa"/>
            <w:tcBorders>
              <w:top w:val="single" w:sz="4" w:space="0" w:color="auto"/>
              <w:left w:val="single" w:sz="4" w:space="0" w:color="auto"/>
              <w:bottom w:val="single" w:sz="4" w:space="0" w:color="auto"/>
              <w:right w:val="single" w:sz="4" w:space="0" w:color="auto"/>
            </w:tcBorders>
            <w:vAlign w:val="center"/>
          </w:tcPr>
          <w:p w14:paraId="2A8BE2B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auto"/>
            <w:vAlign w:val="center"/>
          </w:tcPr>
          <w:p w14:paraId="538523C7"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Andre botilbud</w:t>
            </w:r>
          </w:p>
        </w:tc>
      </w:tr>
      <w:tr w:rsidR="00CB4BEB" w:rsidRPr="00576460" w14:paraId="1B3A7366"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4A997F9A"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99</w:t>
            </w:r>
          </w:p>
        </w:tc>
        <w:tc>
          <w:tcPr>
            <w:tcW w:w="2388" w:type="dxa"/>
            <w:tcBorders>
              <w:top w:val="single" w:sz="4" w:space="0" w:color="auto"/>
              <w:left w:val="single" w:sz="4" w:space="0" w:color="auto"/>
              <w:bottom w:val="single" w:sz="4" w:space="0" w:color="auto"/>
            </w:tcBorders>
            <w:shd w:val="clear" w:color="auto" w:fill="auto"/>
            <w:vAlign w:val="center"/>
          </w:tcPr>
          <w:p w14:paraId="7DC1095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Ukendt</w:t>
            </w:r>
          </w:p>
        </w:tc>
        <w:tc>
          <w:tcPr>
            <w:tcW w:w="1423" w:type="dxa"/>
            <w:tcBorders>
              <w:top w:val="single" w:sz="4" w:space="0" w:color="auto"/>
              <w:left w:val="single" w:sz="4" w:space="0" w:color="auto"/>
              <w:bottom w:val="single" w:sz="4" w:space="0" w:color="auto"/>
              <w:right w:val="single" w:sz="4" w:space="0" w:color="auto"/>
            </w:tcBorders>
            <w:vAlign w:val="center"/>
          </w:tcPr>
          <w:p w14:paraId="71912D7E"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auto"/>
            <w:vAlign w:val="center"/>
          </w:tcPr>
          <w:p w14:paraId="698B2C96"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Ukendt botilbudstype</w:t>
            </w:r>
          </w:p>
        </w:tc>
      </w:tr>
    </w:tbl>
    <w:p w14:paraId="2C69E207" w14:textId="77777777" w:rsidR="00CB4BEB" w:rsidRPr="00576460" w:rsidRDefault="00CB4BEB" w:rsidP="00CB4BEB">
      <w:pPr>
        <w:pStyle w:val="Overskrift2"/>
      </w:pPr>
      <w:bookmarkStart w:id="2666" w:name="_Toc63351483"/>
      <w:bookmarkStart w:id="2667" w:name="_Toc122436135"/>
      <w:r w:rsidRPr="00576460">
        <w:lastRenderedPageBreak/>
        <w:t xml:space="preserve">5.8.17 </w:t>
      </w:r>
      <w:bookmarkStart w:id="2668" w:name="_Hlk59517168"/>
      <w:r w:rsidRPr="00576460">
        <w:t>Servicetilbud</w:t>
      </w:r>
      <w:r w:rsidRPr="00576460">
        <w:rPr>
          <w:szCs w:val="32"/>
        </w:rPr>
        <w:t xml:space="preserve"> </w:t>
      </w:r>
      <w:r w:rsidRPr="00576460">
        <w:t>(5716)</w:t>
      </w:r>
      <w:bookmarkEnd w:id="2666"/>
      <w:bookmarkEnd w:id="2667"/>
      <w:bookmarkEnd w:id="2668"/>
    </w:p>
    <w:tbl>
      <w:tblPr>
        <w:tblW w:w="14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34"/>
        <w:gridCol w:w="1096"/>
        <w:gridCol w:w="5736"/>
        <w:gridCol w:w="1227"/>
        <w:gridCol w:w="1374"/>
        <w:gridCol w:w="1364"/>
        <w:gridCol w:w="1923"/>
      </w:tblGrid>
      <w:tr w:rsidR="00CB4BEB" w:rsidRPr="00576460" w14:paraId="0471F3C8" w14:textId="77777777" w:rsidTr="003C0924">
        <w:tc>
          <w:tcPr>
            <w:tcW w:w="1734" w:type="dxa"/>
            <w:tcBorders>
              <w:bottom w:val="single" w:sz="4" w:space="0" w:color="auto"/>
            </w:tcBorders>
            <w:shd w:val="clear" w:color="auto" w:fill="D9D9D9"/>
            <w:vAlign w:val="center"/>
          </w:tcPr>
          <w:p w14:paraId="7510F571"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Feltnavn</w:t>
            </w:r>
          </w:p>
        </w:tc>
        <w:tc>
          <w:tcPr>
            <w:tcW w:w="1096" w:type="dxa"/>
            <w:tcBorders>
              <w:bottom w:val="single" w:sz="4" w:space="0" w:color="auto"/>
            </w:tcBorders>
            <w:shd w:val="clear" w:color="auto" w:fill="D9D9D9"/>
            <w:vAlign w:val="center"/>
          </w:tcPr>
          <w:p w14:paraId="26A4D428"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Feltnavn</w:t>
            </w:r>
          </w:p>
        </w:tc>
        <w:tc>
          <w:tcPr>
            <w:tcW w:w="5736" w:type="dxa"/>
            <w:tcBorders>
              <w:bottom w:val="single" w:sz="4" w:space="0" w:color="auto"/>
            </w:tcBorders>
            <w:shd w:val="clear" w:color="auto" w:fill="D9D9D9"/>
            <w:vAlign w:val="center"/>
          </w:tcPr>
          <w:p w14:paraId="1C6BCFC9"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Formål</w:t>
            </w:r>
          </w:p>
        </w:tc>
        <w:tc>
          <w:tcPr>
            <w:tcW w:w="1227" w:type="dxa"/>
            <w:tcBorders>
              <w:bottom w:val="single" w:sz="4" w:space="0" w:color="auto"/>
            </w:tcBorders>
            <w:shd w:val="clear" w:color="auto" w:fill="D9D9D9"/>
            <w:vAlign w:val="center"/>
          </w:tcPr>
          <w:p w14:paraId="6F0F0FE8"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Datatype</w:t>
            </w:r>
          </w:p>
        </w:tc>
        <w:tc>
          <w:tcPr>
            <w:tcW w:w="1374" w:type="dxa"/>
            <w:tcBorders>
              <w:bottom w:val="single" w:sz="4" w:space="0" w:color="auto"/>
            </w:tcBorders>
            <w:shd w:val="clear" w:color="auto" w:fill="D9D9D9"/>
            <w:vAlign w:val="center"/>
          </w:tcPr>
          <w:p w14:paraId="2FE238D5"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Værdiområde</w:t>
            </w:r>
          </w:p>
        </w:tc>
        <w:tc>
          <w:tcPr>
            <w:tcW w:w="1364" w:type="dxa"/>
            <w:tcBorders>
              <w:bottom w:val="single" w:sz="4" w:space="0" w:color="auto"/>
            </w:tcBorders>
            <w:shd w:val="clear" w:color="auto" w:fill="D9D9D9"/>
            <w:vAlign w:val="center"/>
          </w:tcPr>
          <w:p w14:paraId="14AB1F78" w14:textId="77777777" w:rsidR="00CB4BEB" w:rsidRPr="00576460" w:rsidRDefault="00CB4BEB" w:rsidP="003C0924">
            <w:pPr>
              <w:autoSpaceDE w:val="0"/>
              <w:autoSpaceDN w:val="0"/>
              <w:adjustRightInd w:val="0"/>
              <w:rPr>
                <w:rFonts w:ascii="Trebuchet MS" w:hAnsi="Trebuchet MS" w:cs="Trebuchet MS"/>
                <w:b/>
                <w:bCs/>
                <w:sz w:val="18"/>
                <w:szCs w:val="18"/>
              </w:rPr>
            </w:pPr>
            <w:r w:rsidRPr="00576460">
              <w:rPr>
                <w:rFonts w:ascii="Trebuchet MS" w:hAnsi="Trebuchet MS" w:cs="Trebuchet MS"/>
                <w:b/>
                <w:bCs/>
                <w:sz w:val="18"/>
                <w:szCs w:val="18"/>
              </w:rPr>
              <w:t>Obligatorisk /</w:t>
            </w:r>
          </w:p>
          <w:p w14:paraId="03E2FB24"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Frit</w:t>
            </w:r>
          </w:p>
        </w:tc>
        <w:tc>
          <w:tcPr>
            <w:tcW w:w="1923" w:type="dxa"/>
            <w:shd w:val="clear" w:color="auto" w:fill="D9D9D9"/>
            <w:vAlign w:val="center"/>
          </w:tcPr>
          <w:p w14:paraId="35C93E90"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Eksempel</w:t>
            </w:r>
          </w:p>
        </w:tc>
      </w:tr>
      <w:tr w:rsidR="00CB4BEB" w:rsidRPr="00576460" w14:paraId="070D5C5F" w14:textId="77777777" w:rsidTr="003C0924">
        <w:trPr>
          <w:trHeight w:hRule="exact" w:val="255"/>
        </w:trPr>
        <w:tc>
          <w:tcPr>
            <w:tcW w:w="1734" w:type="dxa"/>
            <w:tcBorders>
              <w:top w:val="single" w:sz="4" w:space="0" w:color="auto"/>
              <w:left w:val="single" w:sz="4" w:space="0" w:color="auto"/>
              <w:bottom w:val="nil"/>
              <w:right w:val="single" w:sz="4" w:space="0" w:color="auto"/>
            </w:tcBorders>
            <w:shd w:val="clear" w:color="auto" w:fill="D9D9D9"/>
            <w:vAlign w:val="bottom"/>
          </w:tcPr>
          <w:p w14:paraId="22A1EE7D" w14:textId="77777777" w:rsidR="00CB4BEB" w:rsidRPr="00576460" w:rsidRDefault="00CB4BEB" w:rsidP="003C0924">
            <w:pPr>
              <w:rPr>
                <w:rFonts w:ascii="Trebuchet MS" w:hAnsi="Trebuchet MS"/>
                <w:sz w:val="18"/>
                <w:szCs w:val="18"/>
              </w:rPr>
            </w:pPr>
            <w:proofErr w:type="spellStart"/>
            <w:r w:rsidRPr="00576460">
              <w:rPr>
                <w:rFonts w:ascii="Trebuchet MS" w:hAnsi="Trebuchet MS"/>
                <w:sz w:val="18"/>
                <w:szCs w:val="18"/>
              </w:rPr>
              <w:t>service_type_kode</w:t>
            </w:r>
            <w:proofErr w:type="spellEnd"/>
          </w:p>
        </w:tc>
        <w:tc>
          <w:tcPr>
            <w:tcW w:w="1096" w:type="dxa"/>
            <w:tcBorders>
              <w:top w:val="single" w:sz="4" w:space="0" w:color="auto"/>
              <w:left w:val="single" w:sz="4" w:space="0" w:color="auto"/>
              <w:bottom w:val="nil"/>
              <w:right w:val="single" w:sz="4" w:space="0" w:color="auto"/>
            </w:tcBorders>
            <w:vAlign w:val="bottom"/>
          </w:tcPr>
          <w:p w14:paraId="3946F90B" w14:textId="77777777" w:rsidR="00CB4BEB" w:rsidRPr="00576460" w:rsidRDefault="00CB4BEB" w:rsidP="003C0924">
            <w:pPr>
              <w:rPr>
                <w:rFonts w:ascii="Trebuchet MS" w:hAnsi="Trebuchet MS"/>
                <w:sz w:val="18"/>
                <w:szCs w:val="18"/>
              </w:rPr>
            </w:pPr>
            <w:proofErr w:type="spellStart"/>
            <w:r w:rsidRPr="00576460">
              <w:rPr>
                <w:rFonts w:ascii="Trebuchet MS" w:hAnsi="Trebuchet MS"/>
                <w:sz w:val="18"/>
                <w:szCs w:val="18"/>
              </w:rPr>
              <w:t>service</w:t>
            </w:r>
            <w:r>
              <w:rPr>
                <w:rFonts w:ascii="Trebuchet MS" w:hAnsi="Trebuchet MS"/>
                <w:sz w:val="18"/>
                <w:szCs w:val="18"/>
              </w:rPr>
              <w:t>_k</w:t>
            </w:r>
            <w:proofErr w:type="spellEnd"/>
          </w:p>
        </w:tc>
        <w:tc>
          <w:tcPr>
            <w:tcW w:w="5736" w:type="dxa"/>
            <w:tcBorders>
              <w:top w:val="single" w:sz="4" w:space="0" w:color="auto"/>
              <w:left w:val="single" w:sz="4" w:space="0" w:color="auto"/>
              <w:bottom w:val="nil"/>
              <w:right w:val="single" w:sz="4" w:space="0" w:color="auto"/>
            </w:tcBorders>
            <w:shd w:val="clear" w:color="auto" w:fill="auto"/>
            <w:vAlign w:val="bottom"/>
          </w:tcPr>
          <w:p w14:paraId="72CCE75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Kodetal for borger- og kulturinstitutionstypen.</w:t>
            </w:r>
          </w:p>
        </w:tc>
        <w:tc>
          <w:tcPr>
            <w:tcW w:w="1227" w:type="dxa"/>
            <w:tcBorders>
              <w:top w:val="single" w:sz="4" w:space="0" w:color="auto"/>
              <w:left w:val="single" w:sz="4" w:space="0" w:color="auto"/>
              <w:bottom w:val="nil"/>
              <w:right w:val="single" w:sz="4" w:space="0" w:color="auto"/>
            </w:tcBorders>
            <w:shd w:val="clear" w:color="auto" w:fill="auto"/>
            <w:vAlign w:val="bottom"/>
          </w:tcPr>
          <w:p w14:paraId="39D41EB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Heltal</w:t>
            </w:r>
          </w:p>
        </w:tc>
        <w:tc>
          <w:tcPr>
            <w:tcW w:w="1374" w:type="dxa"/>
            <w:tcBorders>
              <w:top w:val="single" w:sz="4" w:space="0" w:color="auto"/>
              <w:left w:val="single" w:sz="4" w:space="0" w:color="auto"/>
              <w:bottom w:val="nil"/>
              <w:right w:val="single" w:sz="4" w:space="0" w:color="auto"/>
            </w:tcBorders>
            <w:shd w:val="clear" w:color="auto" w:fill="auto"/>
            <w:vAlign w:val="bottom"/>
          </w:tcPr>
          <w:p w14:paraId="19AA52B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1-98</w:t>
            </w:r>
          </w:p>
        </w:tc>
        <w:tc>
          <w:tcPr>
            <w:tcW w:w="1364" w:type="dxa"/>
            <w:tcBorders>
              <w:top w:val="single" w:sz="4" w:space="0" w:color="auto"/>
              <w:left w:val="single" w:sz="4" w:space="0" w:color="auto"/>
              <w:bottom w:val="nil"/>
              <w:right w:val="single" w:sz="4" w:space="0" w:color="auto"/>
            </w:tcBorders>
            <w:shd w:val="clear" w:color="auto" w:fill="auto"/>
            <w:vAlign w:val="bottom"/>
          </w:tcPr>
          <w:p w14:paraId="36348F06"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O</w:t>
            </w:r>
          </w:p>
        </w:tc>
        <w:tc>
          <w:tcPr>
            <w:tcW w:w="1923" w:type="dxa"/>
            <w:tcBorders>
              <w:top w:val="single" w:sz="4" w:space="0" w:color="auto"/>
              <w:left w:val="single" w:sz="4" w:space="0" w:color="auto"/>
              <w:bottom w:val="nil"/>
              <w:right w:val="single" w:sz="4" w:space="0" w:color="auto"/>
            </w:tcBorders>
            <w:shd w:val="clear" w:color="auto" w:fill="auto"/>
            <w:vAlign w:val="bottom"/>
          </w:tcPr>
          <w:p w14:paraId="195FB0C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18</w:t>
            </w:r>
          </w:p>
        </w:tc>
      </w:tr>
      <w:tr w:rsidR="00CB4BEB" w:rsidRPr="00576460" w14:paraId="4C45E76D" w14:textId="77777777" w:rsidTr="003C0924">
        <w:trPr>
          <w:trHeight w:hRule="exact" w:val="510"/>
        </w:trPr>
        <w:tc>
          <w:tcPr>
            <w:tcW w:w="1734" w:type="dxa"/>
            <w:tcBorders>
              <w:top w:val="single" w:sz="4" w:space="0" w:color="auto"/>
              <w:left w:val="single" w:sz="4" w:space="0" w:color="auto"/>
              <w:bottom w:val="single" w:sz="4" w:space="0" w:color="auto"/>
              <w:right w:val="single" w:sz="4" w:space="0" w:color="auto"/>
            </w:tcBorders>
            <w:shd w:val="clear" w:color="auto" w:fill="99CCFF"/>
            <w:vAlign w:val="center"/>
          </w:tcPr>
          <w:p w14:paraId="269D6415" w14:textId="77777777" w:rsidR="00CB4BEB" w:rsidRPr="00576460" w:rsidRDefault="00CB4BEB" w:rsidP="003C0924">
            <w:pPr>
              <w:rPr>
                <w:rFonts w:ascii="Trebuchet MS" w:hAnsi="Trebuchet MS"/>
                <w:sz w:val="18"/>
                <w:szCs w:val="18"/>
              </w:rPr>
            </w:pPr>
            <w:proofErr w:type="spellStart"/>
            <w:r w:rsidRPr="00576460">
              <w:rPr>
                <w:rFonts w:ascii="Trebuchet MS" w:hAnsi="Trebuchet MS"/>
                <w:sz w:val="18"/>
                <w:szCs w:val="18"/>
              </w:rPr>
              <w:t>service_type</w:t>
            </w:r>
            <w:proofErr w:type="spellEnd"/>
          </w:p>
        </w:tc>
        <w:tc>
          <w:tcPr>
            <w:tcW w:w="1096" w:type="dxa"/>
            <w:tcBorders>
              <w:top w:val="single" w:sz="4" w:space="0" w:color="auto"/>
              <w:left w:val="single" w:sz="4" w:space="0" w:color="auto"/>
              <w:bottom w:val="single" w:sz="4" w:space="0" w:color="auto"/>
              <w:right w:val="single" w:sz="4" w:space="0" w:color="auto"/>
            </w:tcBorders>
            <w:shd w:val="clear" w:color="auto" w:fill="99CCFF"/>
            <w:vAlign w:val="center"/>
          </w:tcPr>
          <w:p w14:paraId="7F153C9C"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service</w:t>
            </w:r>
          </w:p>
        </w:tc>
        <w:tc>
          <w:tcPr>
            <w:tcW w:w="5736" w:type="dxa"/>
            <w:tcBorders>
              <w:top w:val="single" w:sz="4" w:space="0" w:color="auto"/>
              <w:left w:val="single" w:sz="4" w:space="0" w:color="auto"/>
              <w:bottom w:val="single" w:sz="4" w:space="0" w:color="auto"/>
              <w:right w:val="single" w:sz="4" w:space="0" w:color="auto"/>
            </w:tcBorders>
            <w:shd w:val="clear" w:color="auto" w:fill="99CCFF"/>
            <w:vAlign w:val="center"/>
          </w:tcPr>
          <w:p w14:paraId="6CC33BB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Borger- og kulturinstitutionstypen opdelt fra Rådhus og Kulturhus</w:t>
            </w:r>
          </w:p>
        </w:tc>
        <w:tc>
          <w:tcPr>
            <w:tcW w:w="1227" w:type="dxa"/>
            <w:tcBorders>
              <w:top w:val="single" w:sz="4" w:space="0" w:color="auto"/>
              <w:left w:val="single" w:sz="4" w:space="0" w:color="auto"/>
              <w:bottom w:val="single" w:sz="4" w:space="0" w:color="auto"/>
              <w:right w:val="single" w:sz="4" w:space="0" w:color="auto"/>
            </w:tcBorders>
            <w:shd w:val="clear" w:color="auto" w:fill="99CCFF"/>
            <w:vAlign w:val="center"/>
          </w:tcPr>
          <w:p w14:paraId="18D68585" w14:textId="77777777" w:rsidR="00CB4BEB" w:rsidRPr="00576460" w:rsidRDefault="00CB4BEB" w:rsidP="003C0924">
            <w:pPr>
              <w:rPr>
                <w:rFonts w:ascii="Trebuchet MS" w:hAnsi="Trebuchet MS"/>
                <w:sz w:val="18"/>
                <w:szCs w:val="18"/>
              </w:rPr>
            </w:pPr>
            <w:r w:rsidRPr="00576460">
              <w:rPr>
                <w:rFonts w:ascii="Trebuchet MS" w:hAnsi="Trebuchet MS" w:cs="Trebuchet MS"/>
                <w:sz w:val="18"/>
                <w:szCs w:val="18"/>
              </w:rPr>
              <w:t>Tekststreng</w:t>
            </w:r>
          </w:p>
        </w:tc>
        <w:tc>
          <w:tcPr>
            <w:tcW w:w="1374" w:type="dxa"/>
            <w:tcBorders>
              <w:top w:val="single" w:sz="4" w:space="0" w:color="auto"/>
              <w:left w:val="single" w:sz="4" w:space="0" w:color="auto"/>
              <w:bottom w:val="single" w:sz="4" w:space="0" w:color="auto"/>
              <w:right w:val="single" w:sz="4" w:space="0" w:color="auto"/>
            </w:tcBorders>
            <w:shd w:val="clear" w:color="auto" w:fill="99CCFF"/>
            <w:vAlign w:val="center"/>
          </w:tcPr>
          <w:p w14:paraId="78CCEF0B" w14:textId="77777777" w:rsidR="00CB4BEB" w:rsidRPr="00576460" w:rsidRDefault="00CB4BEB" w:rsidP="003C0924">
            <w:pPr>
              <w:rPr>
                <w:rFonts w:ascii="Trebuchet MS" w:hAnsi="Trebuchet MS"/>
                <w:sz w:val="18"/>
                <w:szCs w:val="18"/>
              </w:rPr>
            </w:pPr>
            <w:r w:rsidRPr="00576460">
              <w:rPr>
                <w:rFonts w:ascii="Trebuchet MS" w:hAnsi="Trebuchet MS" w:cs="Trebuchet MS"/>
                <w:sz w:val="18"/>
                <w:szCs w:val="18"/>
              </w:rPr>
              <w:t>0-30 tegn</w:t>
            </w:r>
          </w:p>
        </w:tc>
        <w:tc>
          <w:tcPr>
            <w:tcW w:w="1364" w:type="dxa"/>
            <w:tcBorders>
              <w:top w:val="single" w:sz="4" w:space="0" w:color="auto"/>
              <w:left w:val="single" w:sz="4" w:space="0" w:color="auto"/>
              <w:bottom w:val="single" w:sz="4" w:space="0" w:color="auto"/>
              <w:right w:val="single" w:sz="4" w:space="0" w:color="auto"/>
            </w:tcBorders>
            <w:shd w:val="clear" w:color="auto" w:fill="99CCFF"/>
            <w:vAlign w:val="center"/>
          </w:tcPr>
          <w:p w14:paraId="68FB6DE2"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S</w:t>
            </w:r>
          </w:p>
        </w:tc>
        <w:tc>
          <w:tcPr>
            <w:tcW w:w="1923" w:type="dxa"/>
            <w:tcBorders>
              <w:top w:val="single" w:sz="4" w:space="0" w:color="auto"/>
              <w:left w:val="single" w:sz="4" w:space="0" w:color="auto"/>
              <w:bottom w:val="single" w:sz="4" w:space="0" w:color="auto"/>
              <w:right w:val="single" w:sz="4" w:space="0" w:color="auto"/>
            </w:tcBorders>
            <w:shd w:val="clear" w:color="auto" w:fill="99CCFF"/>
            <w:vAlign w:val="center"/>
          </w:tcPr>
          <w:p w14:paraId="10B35EBB"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Borgerservice</w:t>
            </w:r>
          </w:p>
        </w:tc>
      </w:tr>
      <w:tr w:rsidR="00CB4BEB" w:rsidRPr="00576460" w14:paraId="0F38DC34" w14:textId="77777777" w:rsidTr="003C0924">
        <w:trPr>
          <w:trHeight w:hRule="exact" w:val="255"/>
        </w:trPr>
        <w:tc>
          <w:tcPr>
            <w:tcW w:w="1734" w:type="dxa"/>
            <w:tcBorders>
              <w:top w:val="single" w:sz="4" w:space="0" w:color="auto"/>
              <w:left w:val="single" w:sz="4" w:space="0" w:color="auto"/>
              <w:bottom w:val="nil"/>
              <w:right w:val="single" w:sz="4" w:space="0" w:color="auto"/>
            </w:tcBorders>
            <w:shd w:val="clear" w:color="auto" w:fill="97DDBA"/>
            <w:vAlign w:val="bottom"/>
          </w:tcPr>
          <w:p w14:paraId="30CC22FB" w14:textId="77777777" w:rsidR="00CB4BEB" w:rsidRPr="00666008" w:rsidRDefault="00CB4BEB" w:rsidP="003C0924">
            <w:pPr>
              <w:rPr>
                <w:rFonts w:ascii="Trebuchet MS" w:hAnsi="Trebuchet MS" w:cs="Trebuchet MS"/>
                <w:sz w:val="18"/>
                <w:szCs w:val="18"/>
              </w:rPr>
            </w:pPr>
            <w:proofErr w:type="spellStart"/>
            <w:r w:rsidRPr="00666008">
              <w:rPr>
                <w:rFonts w:ascii="Trebuchet MS" w:hAnsi="Trebuchet MS" w:cs="Trebuchet MS"/>
                <w:sz w:val="18"/>
                <w:szCs w:val="18"/>
              </w:rPr>
              <w:t>ejerstatus_kode</w:t>
            </w:r>
            <w:proofErr w:type="spellEnd"/>
          </w:p>
        </w:tc>
        <w:tc>
          <w:tcPr>
            <w:tcW w:w="1096" w:type="dxa"/>
            <w:tcBorders>
              <w:top w:val="single" w:sz="4" w:space="0" w:color="auto"/>
              <w:left w:val="single" w:sz="4" w:space="0" w:color="auto"/>
              <w:bottom w:val="nil"/>
              <w:right w:val="single" w:sz="4" w:space="0" w:color="auto"/>
            </w:tcBorders>
            <w:shd w:val="clear" w:color="auto" w:fill="97DDBA"/>
            <w:vAlign w:val="bottom"/>
          </w:tcPr>
          <w:p w14:paraId="2266BD9E" w14:textId="77777777" w:rsidR="00CB4BEB" w:rsidRPr="00666008" w:rsidRDefault="00CB4BEB" w:rsidP="003C0924">
            <w:pPr>
              <w:rPr>
                <w:rFonts w:ascii="Trebuchet MS" w:hAnsi="Trebuchet MS" w:cs="Trebuchet MS"/>
                <w:sz w:val="18"/>
                <w:szCs w:val="18"/>
              </w:rPr>
            </w:pPr>
          </w:p>
        </w:tc>
        <w:tc>
          <w:tcPr>
            <w:tcW w:w="11624" w:type="dxa"/>
            <w:gridSpan w:val="5"/>
            <w:tcBorders>
              <w:top w:val="single" w:sz="4" w:space="0" w:color="auto"/>
              <w:left w:val="single" w:sz="4" w:space="0" w:color="auto"/>
              <w:bottom w:val="nil"/>
              <w:right w:val="single" w:sz="4" w:space="0" w:color="auto"/>
            </w:tcBorders>
            <w:shd w:val="clear" w:color="auto" w:fill="97DDBA"/>
            <w:vAlign w:val="bottom"/>
          </w:tcPr>
          <w:p w14:paraId="5A852658" w14:textId="77777777" w:rsidR="00CB4BEB" w:rsidRPr="00666008" w:rsidRDefault="00CB4BEB" w:rsidP="003C0924">
            <w:pPr>
              <w:rPr>
                <w:rFonts w:ascii="Trebuchet MS" w:hAnsi="Trebuchet MS" w:cs="Trebuchet MS"/>
                <w:sz w:val="18"/>
                <w:szCs w:val="18"/>
              </w:rPr>
            </w:pPr>
            <w:r w:rsidRPr="00666008">
              <w:rPr>
                <w:rFonts w:ascii="Trebuchet MS" w:hAnsi="Trebuchet MS" w:cs="Trebuchet MS"/>
                <w:sz w:val="18"/>
                <w:szCs w:val="18"/>
              </w:rPr>
              <w:t>Felt defineret under: 4.1 Standardiserede felter til de temaspecifikke datamodeller</w:t>
            </w:r>
            <w:r w:rsidRPr="00666008" w:rsidDel="00F12C62">
              <w:rPr>
                <w:rFonts w:ascii="Trebuchet MS" w:hAnsi="Trebuchet MS" w:cs="Trebuchet MS"/>
                <w:sz w:val="18"/>
                <w:szCs w:val="18"/>
              </w:rPr>
              <w:t xml:space="preserve"> </w:t>
            </w:r>
          </w:p>
          <w:p w14:paraId="411CF6E7" w14:textId="77777777" w:rsidR="00CB4BEB" w:rsidRPr="00666008" w:rsidRDefault="00CB4BEB" w:rsidP="003C0924">
            <w:pPr>
              <w:rPr>
                <w:rFonts w:ascii="Trebuchet MS" w:hAnsi="Trebuchet MS" w:cs="Trebuchet MS"/>
                <w:sz w:val="18"/>
                <w:szCs w:val="18"/>
              </w:rPr>
            </w:pPr>
          </w:p>
        </w:tc>
      </w:tr>
      <w:tr w:rsidR="00CB4BEB" w:rsidRPr="00576460" w14:paraId="6F0439D0" w14:textId="77777777" w:rsidTr="003C0924">
        <w:trPr>
          <w:trHeight w:hRule="exact" w:val="255"/>
        </w:trPr>
        <w:tc>
          <w:tcPr>
            <w:tcW w:w="1734" w:type="dxa"/>
            <w:tcBorders>
              <w:top w:val="single" w:sz="4" w:space="0" w:color="auto"/>
              <w:left w:val="single" w:sz="4" w:space="0" w:color="auto"/>
              <w:bottom w:val="nil"/>
              <w:right w:val="single" w:sz="4" w:space="0" w:color="auto"/>
            </w:tcBorders>
            <w:shd w:val="clear" w:color="auto" w:fill="97DDBA"/>
            <w:vAlign w:val="bottom"/>
          </w:tcPr>
          <w:p w14:paraId="13647A08" w14:textId="77777777" w:rsidR="00CB4BEB" w:rsidRPr="00666008" w:rsidRDefault="00CB4BEB" w:rsidP="003C0924">
            <w:pPr>
              <w:rPr>
                <w:rFonts w:ascii="Trebuchet MS" w:hAnsi="Trebuchet MS" w:cs="Trebuchet MS"/>
                <w:sz w:val="18"/>
                <w:szCs w:val="18"/>
              </w:rPr>
            </w:pPr>
            <w:r w:rsidRPr="00666008">
              <w:rPr>
                <w:rFonts w:ascii="Trebuchet MS" w:hAnsi="Trebuchet MS" w:cs="Trebuchet MS"/>
                <w:sz w:val="18"/>
                <w:szCs w:val="18"/>
              </w:rPr>
              <w:t>ejerstatus</w:t>
            </w:r>
          </w:p>
        </w:tc>
        <w:tc>
          <w:tcPr>
            <w:tcW w:w="1096" w:type="dxa"/>
            <w:tcBorders>
              <w:top w:val="single" w:sz="4" w:space="0" w:color="auto"/>
              <w:left w:val="single" w:sz="4" w:space="0" w:color="auto"/>
              <w:bottom w:val="nil"/>
              <w:right w:val="single" w:sz="4" w:space="0" w:color="auto"/>
            </w:tcBorders>
            <w:shd w:val="clear" w:color="auto" w:fill="97DDBA"/>
            <w:vAlign w:val="bottom"/>
          </w:tcPr>
          <w:p w14:paraId="10AA2ECB" w14:textId="77777777" w:rsidR="00CB4BEB" w:rsidRPr="00666008" w:rsidRDefault="00CB4BEB" w:rsidP="003C0924">
            <w:pPr>
              <w:rPr>
                <w:rFonts w:ascii="Trebuchet MS" w:hAnsi="Trebuchet MS" w:cs="Trebuchet MS"/>
                <w:sz w:val="18"/>
                <w:szCs w:val="18"/>
              </w:rPr>
            </w:pPr>
          </w:p>
        </w:tc>
        <w:tc>
          <w:tcPr>
            <w:tcW w:w="11624" w:type="dxa"/>
            <w:gridSpan w:val="5"/>
            <w:tcBorders>
              <w:top w:val="single" w:sz="4" w:space="0" w:color="auto"/>
              <w:left w:val="single" w:sz="4" w:space="0" w:color="auto"/>
              <w:bottom w:val="nil"/>
              <w:right w:val="single" w:sz="4" w:space="0" w:color="auto"/>
            </w:tcBorders>
            <w:shd w:val="clear" w:color="auto" w:fill="97DDBA"/>
            <w:vAlign w:val="bottom"/>
          </w:tcPr>
          <w:p w14:paraId="6BD1E9D3" w14:textId="77777777" w:rsidR="00CB4BEB" w:rsidRPr="00666008" w:rsidRDefault="00CB4BEB" w:rsidP="003C0924">
            <w:pPr>
              <w:rPr>
                <w:rFonts w:ascii="Trebuchet MS" w:hAnsi="Trebuchet MS" w:cs="Trebuchet MS"/>
                <w:sz w:val="18"/>
                <w:szCs w:val="18"/>
              </w:rPr>
            </w:pPr>
            <w:r w:rsidRPr="00666008">
              <w:rPr>
                <w:rFonts w:ascii="Trebuchet MS" w:hAnsi="Trebuchet MS" w:cs="Trebuchet MS"/>
                <w:sz w:val="18"/>
                <w:szCs w:val="18"/>
              </w:rPr>
              <w:t>Felt defineret under: 4.1 Standardiserede felter til de temaspecifikke datamodeller</w:t>
            </w:r>
            <w:r w:rsidRPr="00666008" w:rsidDel="00F12C62">
              <w:rPr>
                <w:rFonts w:ascii="Trebuchet MS" w:hAnsi="Trebuchet MS" w:cs="Trebuchet MS"/>
                <w:sz w:val="18"/>
                <w:szCs w:val="18"/>
              </w:rPr>
              <w:t xml:space="preserve"> </w:t>
            </w:r>
          </w:p>
        </w:tc>
      </w:tr>
      <w:tr w:rsidR="00CB4BEB" w:rsidRPr="00576460" w14:paraId="7AA15D52" w14:textId="77777777" w:rsidTr="003C0924">
        <w:trPr>
          <w:trHeight w:hRule="exact" w:val="255"/>
        </w:trPr>
        <w:tc>
          <w:tcPr>
            <w:tcW w:w="1734" w:type="dxa"/>
            <w:tcBorders>
              <w:top w:val="single" w:sz="4" w:space="0" w:color="auto"/>
              <w:left w:val="single" w:sz="4" w:space="0" w:color="auto"/>
              <w:bottom w:val="nil"/>
              <w:right w:val="single" w:sz="4" w:space="0" w:color="auto"/>
            </w:tcBorders>
            <w:shd w:val="clear" w:color="auto" w:fill="D9D9D9"/>
            <w:vAlign w:val="bottom"/>
          </w:tcPr>
          <w:p w14:paraId="102ACBA3" w14:textId="77777777" w:rsidR="00CB4BEB" w:rsidRPr="00666008" w:rsidRDefault="00CB4BEB" w:rsidP="003C0924">
            <w:pPr>
              <w:rPr>
                <w:rFonts w:ascii="Trebuchet MS" w:hAnsi="Trebuchet MS" w:cs="Trebuchet MS"/>
                <w:sz w:val="18"/>
                <w:szCs w:val="18"/>
              </w:rPr>
            </w:pPr>
            <w:proofErr w:type="spellStart"/>
            <w:r w:rsidRPr="00666008">
              <w:rPr>
                <w:rFonts w:ascii="Trebuchet MS" w:hAnsi="Trebuchet MS" w:cs="Trebuchet MS"/>
                <w:sz w:val="18"/>
                <w:szCs w:val="18"/>
              </w:rPr>
              <w:t>servicetilbud_navn</w:t>
            </w:r>
            <w:proofErr w:type="spellEnd"/>
          </w:p>
        </w:tc>
        <w:tc>
          <w:tcPr>
            <w:tcW w:w="1096" w:type="dxa"/>
            <w:tcBorders>
              <w:top w:val="single" w:sz="4" w:space="0" w:color="auto"/>
              <w:left w:val="single" w:sz="4" w:space="0" w:color="auto"/>
              <w:bottom w:val="nil"/>
              <w:right w:val="single" w:sz="4" w:space="0" w:color="auto"/>
            </w:tcBorders>
            <w:shd w:val="clear" w:color="auto" w:fill="FFFFFF"/>
            <w:vAlign w:val="bottom"/>
          </w:tcPr>
          <w:p w14:paraId="54D2F56B" w14:textId="77777777" w:rsidR="00CB4BEB" w:rsidRPr="00666008" w:rsidRDefault="00CB4BEB" w:rsidP="003C0924">
            <w:pPr>
              <w:rPr>
                <w:rFonts w:ascii="Trebuchet MS" w:hAnsi="Trebuchet MS" w:cs="Trebuchet MS"/>
                <w:sz w:val="18"/>
                <w:szCs w:val="18"/>
              </w:rPr>
            </w:pPr>
            <w:proofErr w:type="spellStart"/>
            <w:r w:rsidRPr="00666008">
              <w:rPr>
                <w:rFonts w:ascii="Trebuchet MS" w:hAnsi="Trebuchet MS" w:cs="Trebuchet MS"/>
                <w:sz w:val="18"/>
                <w:szCs w:val="18"/>
              </w:rPr>
              <w:t>service_na</w:t>
            </w:r>
            <w:proofErr w:type="spellEnd"/>
          </w:p>
        </w:tc>
        <w:tc>
          <w:tcPr>
            <w:tcW w:w="5736" w:type="dxa"/>
            <w:tcBorders>
              <w:top w:val="single" w:sz="4" w:space="0" w:color="auto"/>
              <w:left w:val="single" w:sz="4" w:space="0" w:color="auto"/>
              <w:bottom w:val="nil"/>
              <w:right w:val="single" w:sz="4" w:space="0" w:color="auto"/>
            </w:tcBorders>
            <w:shd w:val="clear" w:color="auto" w:fill="FFFFFF"/>
            <w:vAlign w:val="bottom"/>
          </w:tcPr>
          <w:p w14:paraId="3C1DF578" w14:textId="77777777" w:rsidR="00CB4BEB" w:rsidRPr="00666008" w:rsidRDefault="00CB4BEB" w:rsidP="003C0924">
            <w:pPr>
              <w:rPr>
                <w:rFonts w:ascii="Trebuchet MS" w:hAnsi="Trebuchet MS" w:cs="Trebuchet MS"/>
                <w:sz w:val="18"/>
                <w:szCs w:val="18"/>
              </w:rPr>
            </w:pPr>
            <w:r w:rsidRPr="00666008">
              <w:rPr>
                <w:rFonts w:ascii="Trebuchet MS" w:hAnsi="Trebuchet MS" w:cs="Trebuchet MS"/>
                <w:sz w:val="18"/>
                <w:szCs w:val="18"/>
              </w:rPr>
              <w:t>Borger- og kulturinstitutionens navn</w:t>
            </w:r>
          </w:p>
        </w:tc>
        <w:tc>
          <w:tcPr>
            <w:tcW w:w="1227" w:type="dxa"/>
            <w:tcBorders>
              <w:top w:val="single" w:sz="4" w:space="0" w:color="auto"/>
              <w:left w:val="single" w:sz="4" w:space="0" w:color="auto"/>
              <w:bottom w:val="nil"/>
              <w:right w:val="single" w:sz="4" w:space="0" w:color="auto"/>
            </w:tcBorders>
            <w:shd w:val="clear" w:color="auto" w:fill="FFFFFF"/>
            <w:vAlign w:val="bottom"/>
          </w:tcPr>
          <w:p w14:paraId="645ED023" w14:textId="77777777" w:rsidR="00CB4BEB" w:rsidRPr="00666008" w:rsidRDefault="00CB4BEB" w:rsidP="003C0924">
            <w:pPr>
              <w:rPr>
                <w:rFonts w:ascii="Trebuchet MS" w:hAnsi="Trebuchet MS" w:cs="Trebuchet MS"/>
                <w:sz w:val="18"/>
                <w:szCs w:val="18"/>
              </w:rPr>
            </w:pPr>
            <w:r w:rsidRPr="00576460">
              <w:rPr>
                <w:rFonts w:ascii="Trebuchet MS" w:hAnsi="Trebuchet MS" w:cs="Trebuchet MS"/>
                <w:sz w:val="18"/>
                <w:szCs w:val="18"/>
              </w:rPr>
              <w:t>Tekststreng</w:t>
            </w:r>
          </w:p>
        </w:tc>
        <w:tc>
          <w:tcPr>
            <w:tcW w:w="1374" w:type="dxa"/>
            <w:tcBorders>
              <w:top w:val="single" w:sz="4" w:space="0" w:color="auto"/>
              <w:left w:val="single" w:sz="4" w:space="0" w:color="auto"/>
              <w:bottom w:val="nil"/>
              <w:right w:val="single" w:sz="4" w:space="0" w:color="auto"/>
            </w:tcBorders>
            <w:shd w:val="clear" w:color="auto" w:fill="FFFFFF"/>
            <w:vAlign w:val="bottom"/>
          </w:tcPr>
          <w:p w14:paraId="2463BCDD" w14:textId="77777777" w:rsidR="00CB4BEB" w:rsidRPr="00666008" w:rsidRDefault="00CB4BEB" w:rsidP="003C0924">
            <w:pPr>
              <w:rPr>
                <w:rFonts w:ascii="Trebuchet MS" w:hAnsi="Trebuchet MS" w:cs="Trebuchet MS"/>
                <w:sz w:val="18"/>
                <w:szCs w:val="18"/>
              </w:rPr>
            </w:pPr>
            <w:r w:rsidRPr="00576460">
              <w:rPr>
                <w:rFonts w:ascii="Trebuchet MS" w:hAnsi="Trebuchet MS" w:cs="Trebuchet MS"/>
                <w:sz w:val="18"/>
                <w:szCs w:val="18"/>
              </w:rPr>
              <w:t>0-128 tegn</w:t>
            </w:r>
          </w:p>
        </w:tc>
        <w:tc>
          <w:tcPr>
            <w:tcW w:w="1364" w:type="dxa"/>
            <w:tcBorders>
              <w:top w:val="single" w:sz="4" w:space="0" w:color="auto"/>
              <w:left w:val="single" w:sz="4" w:space="0" w:color="auto"/>
              <w:bottom w:val="nil"/>
              <w:right w:val="single" w:sz="4" w:space="0" w:color="auto"/>
            </w:tcBorders>
            <w:shd w:val="clear" w:color="auto" w:fill="FFFFFF"/>
            <w:vAlign w:val="bottom"/>
          </w:tcPr>
          <w:p w14:paraId="21511E36"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O</w:t>
            </w:r>
          </w:p>
        </w:tc>
        <w:tc>
          <w:tcPr>
            <w:tcW w:w="1923" w:type="dxa"/>
            <w:tcBorders>
              <w:top w:val="single" w:sz="4" w:space="0" w:color="auto"/>
              <w:left w:val="single" w:sz="4" w:space="0" w:color="auto"/>
              <w:bottom w:val="nil"/>
              <w:right w:val="single" w:sz="4" w:space="0" w:color="auto"/>
            </w:tcBorders>
            <w:shd w:val="clear" w:color="auto" w:fill="FFFFFF"/>
            <w:vAlign w:val="bottom"/>
          </w:tcPr>
          <w:p w14:paraId="4000D2BC" w14:textId="77777777" w:rsidR="00CB4BEB" w:rsidRPr="00666008" w:rsidRDefault="00CB4BEB" w:rsidP="003C0924">
            <w:pPr>
              <w:rPr>
                <w:rFonts w:ascii="Trebuchet MS" w:hAnsi="Trebuchet MS" w:cs="Trebuchet MS"/>
                <w:sz w:val="18"/>
                <w:szCs w:val="18"/>
              </w:rPr>
            </w:pPr>
          </w:p>
        </w:tc>
      </w:tr>
      <w:tr w:rsidR="00CB4BEB" w:rsidRPr="00576460" w14:paraId="6E45B4FF" w14:textId="77777777" w:rsidTr="003C0924">
        <w:trPr>
          <w:trHeight w:hRule="exact" w:val="255"/>
        </w:trPr>
        <w:tc>
          <w:tcPr>
            <w:tcW w:w="1734" w:type="dxa"/>
            <w:tcBorders>
              <w:top w:val="single" w:sz="4" w:space="0" w:color="auto"/>
              <w:left w:val="single" w:sz="4" w:space="0" w:color="auto"/>
              <w:bottom w:val="nil"/>
              <w:right w:val="single" w:sz="4" w:space="0" w:color="auto"/>
            </w:tcBorders>
            <w:shd w:val="clear" w:color="auto" w:fill="97DDBA"/>
            <w:vAlign w:val="bottom"/>
          </w:tcPr>
          <w:p w14:paraId="1B8609A1" w14:textId="77777777" w:rsidR="00CB4BEB" w:rsidRPr="00576460" w:rsidRDefault="00CB4BEB" w:rsidP="003C0924">
            <w:pPr>
              <w:rPr>
                <w:rFonts w:ascii="Trebuchet MS" w:hAnsi="Trebuchet MS" w:cs="Trebuchet MS"/>
                <w:sz w:val="18"/>
                <w:szCs w:val="18"/>
              </w:rPr>
            </w:pPr>
            <w:r w:rsidRPr="00666008">
              <w:rPr>
                <w:rFonts w:ascii="Trebuchet MS" w:hAnsi="Trebuchet MS" w:cs="Trebuchet MS"/>
                <w:sz w:val="18"/>
                <w:szCs w:val="18"/>
              </w:rPr>
              <w:t>v</w:t>
            </w:r>
            <w:r w:rsidRPr="00576460">
              <w:rPr>
                <w:rFonts w:ascii="Trebuchet MS" w:hAnsi="Trebuchet MS" w:cs="Trebuchet MS"/>
                <w:sz w:val="18"/>
                <w:szCs w:val="18"/>
              </w:rPr>
              <w:t>ejkode</w:t>
            </w:r>
          </w:p>
        </w:tc>
        <w:tc>
          <w:tcPr>
            <w:tcW w:w="1096" w:type="dxa"/>
            <w:tcBorders>
              <w:top w:val="single" w:sz="4" w:space="0" w:color="auto"/>
              <w:left w:val="single" w:sz="4" w:space="0" w:color="auto"/>
              <w:bottom w:val="nil"/>
              <w:right w:val="single" w:sz="4" w:space="0" w:color="auto"/>
            </w:tcBorders>
            <w:shd w:val="clear" w:color="auto" w:fill="97DDBA"/>
          </w:tcPr>
          <w:p w14:paraId="002C1C44" w14:textId="77777777" w:rsidR="00CB4BEB" w:rsidRPr="00576460" w:rsidRDefault="00CB4BEB" w:rsidP="003C0924">
            <w:pPr>
              <w:rPr>
                <w:rFonts w:ascii="Trebuchet MS" w:hAnsi="Trebuchet MS" w:cs="Trebuchet MS"/>
                <w:sz w:val="18"/>
                <w:szCs w:val="18"/>
              </w:rPr>
            </w:pPr>
          </w:p>
        </w:tc>
        <w:tc>
          <w:tcPr>
            <w:tcW w:w="11624" w:type="dxa"/>
            <w:gridSpan w:val="5"/>
            <w:tcBorders>
              <w:top w:val="single" w:sz="4" w:space="0" w:color="auto"/>
              <w:left w:val="single" w:sz="4" w:space="0" w:color="auto"/>
              <w:bottom w:val="nil"/>
              <w:right w:val="single" w:sz="4" w:space="0" w:color="auto"/>
            </w:tcBorders>
            <w:shd w:val="clear" w:color="auto" w:fill="97DDBA"/>
            <w:vAlign w:val="bottom"/>
          </w:tcPr>
          <w:p w14:paraId="374507B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718A6D18" w14:textId="77777777" w:rsidTr="003C0924">
        <w:trPr>
          <w:trHeight w:hRule="exact" w:val="255"/>
        </w:trPr>
        <w:tc>
          <w:tcPr>
            <w:tcW w:w="1734" w:type="dxa"/>
            <w:tcBorders>
              <w:top w:val="single" w:sz="4" w:space="0" w:color="auto"/>
              <w:left w:val="single" w:sz="4" w:space="0" w:color="auto"/>
              <w:bottom w:val="nil"/>
              <w:right w:val="single" w:sz="4" w:space="0" w:color="auto"/>
            </w:tcBorders>
            <w:shd w:val="clear" w:color="auto" w:fill="97DDBA"/>
            <w:vAlign w:val="bottom"/>
          </w:tcPr>
          <w:p w14:paraId="033D87BD" w14:textId="77777777" w:rsidR="00CB4BEB" w:rsidRPr="00576460" w:rsidRDefault="00CB4BEB" w:rsidP="003C0924">
            <w:pPr>
              <w:rPr>
                <w:rFonts w:ascii="Trebuchet MS" w:hAnsi="Trebuchet MS" w:cs="Trebuchet MS"/>
                <w:sz w:val="18"/>
                <w:szCs w:val="18"/>
              </w:rPr>
            </w:pPr>
            <w:r w:rsidRPr="00666008">
              <w:rPr>
                <w:rFonts w:ascii="Trebuchet MS" w:hAnsi="Trebuchet MS" w:cs="Trebuchet MS"/>
                <w:sz w:val="18"/>
                <w:szCs w:val="18"/>
              </w:rPr>
              <w:t>v</w:t>
            </w:r>
            <w:r w:rsidRPr="00576460">
              <w:rPr>
                <w:rFonts w:ascii="Trebuchet MS" w:hAnsi="Trebuchet MS" w:cs="Trebuchet MS"/>
                <w:sz w:val="18"/>
                <w:szCs w:val="18"/>
              </w:rPr>
              <w:t>ejnavn</w:t>
            </w:r>
          </w:p>
        </w:tc>
        <w:tc>
          <w:tcPr>
            <w:tcW w:w="1096" w:type="dxa"/>
            <w:tcBorders>
              <w:top w:val="single" w:sz="4" w:space="0" w:color="auto"/>
              <w:left w:val="single" w:sz="4" w:space="0" w:color="auto"/>
              <w:bottom w:val="nil"/>
              <w:right w:val="single" w:sz="4" w:space="0" w:color="auto"/>
            </w:tcBorders>
            <w:shd w:val="clear" w:color="auto" w:fill="97DDBA"/>
          </w:tcPr>
          <w:p w14:paraId="6A8CFCC1" w14:textId="77777777" w:rsidR="00CB4BEB" w:rsidRPr="00576460" w:rsidRDefault="00CB4BEB" w:rsidP="003C0924">
            <w:pPr>
              <w:rPr>
                <w:rFonts w:ascii="Trebuchet MS" w:hAnsi="Trebuchet MS" w:cs="Trebuchet MS"/>
                <w:sz w:val="18"/>
                <w:szCs w:val="18"/>
              </w:rPr>
            </w:pPr>
          </w:p>
        </w:tc>
        <w:tc>
          <w:tcPr>
            <w:tcW w:w="11624" w:type="dxa"/>
            <w:gridSpan w:val="5"/>
            <w:tcBorders>
              <w:top w:val="single" w:sz="4" w:space="0" w:color="auto"/>
              <w:left w:val="single" w:sz="4" w:space="0" w:color="auto"/>
              <w:bottom w:val="nil"/>
              <w:right w:val="single" w:sz="4" w:space="0" w:color="auto"/>
            </w:tcBorders>
            <w:shd w:val="clear" w:color="auto" w:fill="97DDBA"/>
            <w:vAlign w:val="bottom"/>
          </w:tcPr>
          <w:p w14:paraId="3DC9609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17D1AAD4" w14:textId="77777777" w:rsidTr="003C0924">
        <w:trPr>
          <w:trHeight w:hRule="exact" w:val="255"/>
        </w:trPr>
        <w:tc>
          <w:tcPr>
            <w:tcW w:w="1734" w:type="dxa"/>
            <w:tcBorders>
              <w:top w:val="single" w:sz="4" w:space="0" w:color="auto"/>
              <w:left w:val="single" w:sz="4" w:space="0" w:color="auto"/>
              <w:bottom w:val="nil"/>
              <w:right w:val="single" w:sz="4" w:space="0" w:color="auto"/>
            </w:tcBorders>
            <w:shd w:val="clear" w:color="auto" w:fill="97DDBA"/>
            <w:vAlign w:val="bottom"/>
          </w:tcPr>
          <w:p w14:paraId="66882A6D"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cvf_vejkode</w:t>
            </w:r>
            <w:proofErr w:type="spellEnd"/>
          </w:p>
        </w:tc>
        <w:tc>
          <w:tcPr>
            <w:tcW w:w="1096" w:type="dxa"/>
            <w:tcBorders>
              <w:top w:val="single" w:sz="4" w:space="0" w:color="auto"/>
              <w:left w:val="single" w:sz="4" w:space="0" w:color="auto"/>
              <w:bottom w:val="nil"/>
              <w:right w:val="single" w:sz="4" w:space="0" w:color="auto"/>
            </w:tcBorders>
            <w:shd w:val="clear" w:color="auto" w:fill="97DDBA"/>
          </w:tcPr>
          <w:p w14:paraId="10D0896B" w14:textId="77777777" w:rsidR="00CB4BEB" w:rsidRPr="00576460" w:rsidRDefault="00CB4BEB" w:rsidP="003C0924">
            <w:pPr>
              <w:rPr>
                <w:rFonts w:ascii="Trebuchet MS" w:hAnsi="Trebuchet MS" w:cs="Trebuchet MS"/>
                <w:sz w:val="18"/>
                <w:szCs w:val="18"/>
              </w:rPr>
            </w:pPr>
          </w:p>
        </w:tc>
        <w:tc>
          <w:tcPr>
            <w:tcW w:w="11624" w:type="dxa"/>
            <w:gridSpan w:val="5"/>
            <w:tcBorders>
              <w:top w:val="single" w:sz="4" w:space="0" w:color="auto"/>
              <w:left w:val="single" w:sz="4" w:space="0" w:color="auto"/>
              <w:bottom w:val="nil"/>
              <w:right w:val="single" w:sz="4" w:space="0" w:color="auto"/>
            </w:tcBorders>
            <w:shd w:val="clear" w:color="auto" w:fill="97DDBA"/>
            <w:vAlign w:val="bottom"/>
          </w:tcPr>
          <w:p w14:paraId="2B347DF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35794D9C" w14:textId="77777777" w:rsidTr="003C0924">
        <w:trPr>
          <w:trHeight w:hRule="exact" w:val="255"/>
        </w:trPr>
        <w:tc>
          <w:tcPr>
            <w:tcW w:w="1734" w:type="dxa"/>
            <w:tcBorders>
              <w:top w:val="single" w:sz="4" w:space="0" w:color="auto"/>
              <w:left w:val="single" w:sz="4" w:space="0" w:color="auto"/>
              <w:bottom w:val="nil"/>
              <w:right w:val="single" w:sz="4" w:space="0" w:color="auto"/>
            </w:tcBorders>
            <w:shd w:val="clear" w:color="auto" w:fill="97DDBA"/>
            <w:vAlign w:val="bottom"/>
          </w:tcPr>
          <w:p w14:paraId="619333AC" w14:textId="77777777" w:rsidR="00CB4BEB" w:rsidRPr="00576460" w:rsidRDefault="00CB4BEB" w:rsidP="003C0924">
            <w:pPr>
              <w:rPr>
                <w:rFonts w:ascii="Trebuchet MS" w:hAnsi="Trebuchet MS" w:cs="Trebuchet MS"/>
                <w:sz w:val="18"/>
                <w:szCs w:val="18"/>
              </w:rPr>
            </w:pPr>
            <w:proofErr w:type="spellStart"/>
            <w:r w:rsidRPr="00666008">
              <w:rPr>
                <w:rFonts w:ascii="Trebuchet MS" w:hAnsi="Trebuchet MS" w:cs="Trebuchet MS"/>
                <w:sz w:val="18"/>
                <w:szCs w:val="18"/>
              </w:rPr>
              <w:t>h</w:t>
            </w:r>
            <w:r w:rsidRPr="00576460">
              <w:rPr>
                <w:rFonts w:ascii="Trebuchet MS" w:hAnsi="Trebuchet MS" w:cs="Trebuchet MS"/>
                <w:sz w:val="18"/>
                <w:szCs w:val="18"/>
              </w:rPr>
              <w:t>usnr</w:t>
            </w:r>
            <w:proofErr w:type="spellEnd"/>
          </w:p>
        </w:tc>
        <w:tc>
          <w:tcPr>
            <w:tcW w:w="1096" w:type="dxa"/>
            <w:tcBorders>
              <w:top w:val="single" w:sz="4" w:space="0" w:color="auto"/>
              <w:left w:val="single" w:sz="4" w:space="0" w:color="auto"/>
              <w:bottom w:val="nil"/>
              <w:right w:val="single" w:sz="4" w:space="0" w:color="auto"/>
            </w:tcBorders>
            <w:shd w:val="clear" w:color="auto" w:fill="97DDBA"/>
          </w:tcPr>
          <w:p w14:paraId="67323136" w14:textId="77777777" w:rsidR="00CB4BEB" w:rsidRPr="00576460" w:rsidRDefault="00CB4BEB" w:rsidP="003C0924">
            <w:pPr>
              <w:rPr>
                <w:rFonts w:ascii="Trebuchet MS" w:hAnsi="Trebuchet MS" w:cs="Trebuchet MS"/>
                <w:sz w:val="18"/>
                <w:szCs w:val="18"/>
              </w:rPr>
            </w:pPr>
          </w:p>
        </w:tc>
        <w:tc>
          <w:tcPr>
            <w:tcW w:w="11624" w:type="dxa"/>
            <w:gridSpan w:val="5"/>
            <w:tcBorders>
              <w:top w:val="single" w:sz="4" w:space="0" w:color="auto"/>
              <w:left w:val="single" w:sz="4" w:space="0" w:color="auto"/>
              <w:bottom w:val="nil"/>
              <w:right w:val="single" w:sz="4" w:space="0" w:color="auto"/>
            </w:tcBorders>
            <w:shd w:val="clear" w:color="auto" w:fill="97DDBA"/>
            <w:vAlign w:val="bottom"/>
          </w:tcPr>
          <w:p w14:paraId="0B96DBC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087E63BE" w14:textId="77777777" w:rsidTr="003C0924">
        <w:trPr>
          <w:trHeight w:hRule="exact" w:val="255"/>
        </w:trPr>
        <w:tc>
          <w:tcPr>
            <w:tcW w:w="1734" w:type="dxa"/>
            <w:tcBorders>
              <w:top w:val="single" w:sz="4" w:space="0" w:color="auto"/>
              <w:left w:val="single" w:sz="4" w:space="0" w:color="auto"/>
              <w:bottom w:val="nil"/>
              <w:right w:val="single" w:sz="4" w:space="0" w:color="auto"/>
            </w:tcBorders>
            <w:shd w:val="clear" w:color="auto" w:fill="97DDBA"/>
            <w:vAlign w:val="bottom"/>
          </w:tcPr>
          <w:p w14:paraId="09A332FD" w14:textId="77777777" w:rsidR="00CB4BEB" w:rsidRPr="00576460" w:rsidRDefault="00CB4BEB" w:rsidP="003C0924">
            <w:pPr>
              <w:rPr>
                <w:rFonts w:ascii="Trebuchet MS" w:hAnsi="Trebuchet MS" w:cs="Trebuchet MS"/>
                <w:sz w:val="18"/>
                <w:szCs w:val="18"/>
              </w:rPr>
            </w:pPr>
            <w:proofErr w:type="spellStart"/>
            <w:r w:rsidRPr="00666008">
              <w:rPr>
                <w:rFonts w:ascii="Trebuchet MS" w:hAnsi="Trebuchet MS" w:cs="Trebuchet MS"/>
                <w:sz w:val="18"/>
                <w:szCs w:val="18"/>
              </w:rPr>
              <w:t>p</w:t>
            </w:r>
            <w:r w:rsidRPr="00576460">
              <w:rPr>
                <w:rFonts w:ascii="Trebuchet MS" w:hAnsi="Trebuchet MS" w:cs="Trebuchet MS"/>
                <w:sz w:val="18"/>
                <w:szCs w:val="18"/>
              </w:rPr>
              <w:t>ostnr</w:t>
            </w:r>
            <w:proofErr w:type="spellEnd"/>
          </w:p>
        </w:tc>
        <w:tc>
          <w:tcPr>
            <w:tcW w:w="1096" w:type="dxa"/>
            <w:tcBorders>
              <w:top w:val="single" w:sz="4" w:space="0" w:color="auto"/>
              <w:left w:val="single" w:sz="4" w:space="0" w:color="auto"/>
              <w:bottom w:val="nil"/>
              <w:right w:val="single" w:sz="4" w:space="0" w:color="auto"/>
            </w:tcBorders>
            <w:shd w:val="clear" w:color="auto" w:fill="97DDBA"/>
          </w:tcPr>
          <w:p w14:paraId="54E7DB2A" w14:textId="77777777" w:rsidR="00CB4BEB" w:rsidRPr="00576460" w:rsidRDefault="00CB4BEB" w:rsidP="003C0924">
            <w:pPr>
              <w:rPr>
                <w:rFonts w:ascii="Trebuchet MS" w:hAnsi="Trebuchet MS" w:cs="Trebuchet MS"/>
                <w:sz w:val="18"/>
                <w:szCs w:val="18"/>
              </w:rPr>
            </w:pPr>
          </w:p>
        </w:tc>
        <w:tc>
          <w:tcPr>
            <w:tcW w:w="11624" w:type="dxa"/>
            <w:gridSpan w:val="5"/>
            <w:tcBorders>
              <w:top w:val="single" w:sz="4" w:space="0" w:color="auto"/>
              <w:left w:val="single" w:sz="4" w:space="0" w:color="auto"/>
              <w:bottom w:val="nil"/>
              <w:right w:val="single" w:sz="4" w:space="0" w:color="auto"/>
            </w:tcBorders>
            <w:shd w:val="clear" w:color="auto" w:fill="97DDBA"/>
            <w:vAlign w:val="bottom"/>
          </w:tcPr>
          <w:p w14:paraId="5DCFD07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304DF9A3" w14:textId="77777777" w:rsidTr="003C0924">
        <w:trPr>
          <w:trHeight w:hRule="exact" w:val="255"/>
        </w:trPr>
        <w:tc>
          <w:tcPr>
            <w:tcW w:w="1734" w:type="dxa"/>
            <w:tcBorders>
              <w:top w:val="single" w:sz="4" w:space="0" w:color="auto"/>
              <w:left w:val="single" w:sz="4" w:space="0" w:color="auto"/>
              <w:bottom w:val="nil"/>
              <w:right w:val="single" w:sz="4" w:space="0" w:color="auto"/>
            </w:tcBorders>
            <w:shd w:val="clear" w:color="auto" w:fill="97DDBA"/>
            <w:vAlign w:val="bottom"/>
          </w:tcPr>
          <w:p w14:paraId="73C52E10"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postnr_by</w:t>
            </w:r>
            <w:proofErr w:type="spellEnd"/>
          </w:p>
        </w:tc>
        <w:tc>
          <w:tcPr>
            <w:tcW w:w="1096" w:type="dxa"/>
            <w:tcBorders>
              <w:top w:val="single" w:sz="4" w:space="0" w:color="auto"/>
              <w:left w:val="single" w:sz="4" w:space="0" w:color="auto"/>
              <w:bottom w:val="nil"/>
              <w:right w:val="single" w:sz="4" w:space="0" w:color="auto"/>
            </w:tcBorders>
            <w:shd w:val="clear" w:color="auto" w:fill="97DDBA"/>
          </w:tcPr>
          <w:p w14:paraId="6E8504EF" w14:textId="77777777" w:rsidR="00CB4BEB" w:rsidRPr="00576460" w:rsidRDefault="00CB4BEB" w:rsidP="003C0924">
            <w:pPr>
              <w:rPr>
                <w:rFonts w:ascii="Trebuchet MS" w:hAnsi="Trebuchet MS" w:cs="Trebuchet MS"/>
                <w:sz w:val="18"/>
                <w:szCs w:val="18"/>
              </w:rPr>
            </w:pPr>
          </w:p>
        </w:tc>
        <w:tc>
          <w:tcPr>
            <w:tcW w:w="11624" w:type="dxa"/>
            <w:gridSpan w:val="5"/>
            <w:tcBorders>
              <w:top w:val="single" w:sz="4" w:space="0" w:color="auto"/>
              <w:left w:val="single" w:sz="4" w:space="0" w:color="auto"/>
              <w:bottom w:val="nil"/>
              <w:right w:val="single" w:sz="4" w:space="0" w:color="auto"/>
            </w:tcBorders>
            <w:shd w:val="clear" w:color="auto" w:fill="97DDBA"/>
            <w:vAlign w:val="bottom"/>
          </w:tcPr>
          <w:p w14:paraId="001B3F0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F6698A" w14:paraId="4A895A59" w14:textId="77777777" w:rsidTr="003C0924">
        <w:trPr>
          <w:trHeight w:hRule="exact" w:val="255"/>
        </w:trPr>
        <w:tc>
          <w:tcPr>
            <w:tcW w:w="1734" w:type="dxa"/>
            <w:tcBorders>
              <w:top w:val="single" w:sz="4" w:space="0" w:color="auto"/>
              <w:left w:val="single" w:sz="4" w:space="0" w:color="auto"/>
              <w:bottom w:val="nil"/>
              <w:right w:val="single" w:sz="4" w:space="0" w:color="auto"/>
            </w:tcBorders>
            <w:shd w:val="clear" w:color="auto" w:fill="97DDBA"/>
            <w:vAlign w:val="bottom"/>
          </w:tcPr>
          <w:p w14:paraId="3A6EB2FD" w14:textId="77777777" w:rsidR="00CB4BEB" w:rsidRPr="00666008" w:rsidRDefault="00CB4BEB" w:rsidP="003C0924">
            <w:pPr>
              <w:rPr>
                <w:rFonts w:ascii="Trebuchet MS" w:hAnsi="Trebuchet MS" w:cs="Trebuchet MS"/>
                <w:sz w:val="18"/>
                <w:szCs w:val="18"/>
              </w:rPr>
            </w:pPr>
            <w:proofErr w:type="spellStart"/>
            <w:r w:rsidRPr="00666008">
              <w:rPr>
                <w:rFonts w:ascii="Trebuchet MS" w:hAnsi="Trebuchet MS" w:cs="Trebuchet MS"/>
                <w:sz w:val="18"/>
                <w:szCs w:val="18"/>
              </w:rPr>
              <w:t>adr_id</w:t>
            </w:r>
            <w:proofErr w:type="spellEnd"/>
          </w:p>
        </w:tc>
        <w:tc>
          <w:tcPr>
            <w:tcW w:w="1096" w:type="dxa"/>
            <w:tcBorders>
              <w:top w:val="single" w:sz="4" w:space="0" w:color="auto"/>
              <w:left w:val="single" w:sz="4" w:space="0" w:color="auto"/>
              <w:bottom w:val="nil"/>
              <w:right w:val="single" w:sz="4" w:space="0" w:color="auto"/>
            </w:tcBorders>
            <w:shd w:val="clear" w:color="auto" w:fill="97DDBA"/>
          </w:tcPr>
          <w:p w14:paraId="43D574CB" w14:textId="77777777" w:rsidR="00CB4BEB" w:rsidRPr="00666008" w:rsidRDefault="00CB4BEB" w:rsidP="003C0924">
            <w:pPr>
              <w:rPr>
                <w:rFonts w:ascii="Trebuchet MS" w:hAnsi="Trebuchet MS" w:cs="Trebuchet MS"/>
                <w:sz w:val="18"/>
                <w:szCs w:val="18"/>
              </w:rPr>
            </w:pPr>
          </w:p>
        </w:tc>
        <w:tc>
          <w:tcPr>
            <w:tcW w:w="11624" w:type="dxa"/>
            <w:gridSpan w:val="5"/>
            <w:tcBorders>
              <w:top w:val="single" w:sz="4" w:space="0" w:color="auto"/>
              <w:left w:val="single" w:sz="4" w:space="0" w:color="auto"/>
              <w:bottom w:val="nil"/>
              <w:right w:val="single" w:sz="4" w:space="0" w:color="auto"/>
            </w:tcBorders>
            <w:shd w:val="clear" w:color="auto" w:fill="97DDBA"/>
            <w:vAlign w:val="bottom"/>
          </w:tcPr>
          <w:p w14:paraId="6EEE6443" w14:textId="77777777" w:rsidR="00CB4BEB" w:rsidRPr="00666008" w:rsidRDefault="00CB4BEB" w:rsidP="003C0924">
            <w:pPr>
              <w:rPr>
                <w:rFonts w:ascii="Trebuchet MS" w:hAnsi="Trebuchet MS" w:cs="Trebuchet MS"/>
                <w:sz w:val="18"/>
                <w:szCs w:val="18"/>
              </w:rPr>
            </w:pPr>
            <w:r w:rsidRPr="00666008">
              <w:rPr>
                <w:rFonts w:ascii="Trebuchet MS" w:hAnsi="Trebuchet MS" w:cs="Trebuchet MS"/>
                <w:sz w:val="18"/>
                <w:szCs w:val="18"/>
              </w:rPr>
              <w:t>Felt defineret under: 4.1 Standardiserede felter til de temaspecifikke datamodeller</w:t>
            </w:r>
          </w:p>
        </w:tc>
      </w:tr>
      <w:tr w:rsidR="00CB4BEB" w:rsidRPr="00576460" w14:paraId="6E819EB7" w14:textId="77777777" w:rsidTr="003C0924">
        <w:trPr>
          <w:trHeight w:hRule="exact" w:val="255"/>
        </w:trPr>
        <w:tc>
          <w:tcPr>
            <w:tcW w:w="1734" w:type="dxa"/>
            <w:tcBorders>
              <w:top w:val="single" w:sz="4" w:space="0" w:color="auto"/>
              <w:left w:val="single" w:sz="4" w:space="0" w:color="auto"/>
              <w:bottom w:val="single" w:sz="4" w:space="0" w:color="auto"/>
              <w:right w:val="single" w:sz="4" w:space="0" w:color="auto"/>
            </w:tcBorders>
            <w:shd w:val="clear" w:color="auto" w:fill="97DDBA"/>
            <w:vAlign w:val="bottom"/>
          </w:tcPr>
          <w:p w14:paraId="125BD37D" w14:textId="77777777" w:rsidR="00CB4BEB" w:rsidRPr="00576460" w:rsidRDefault="00CB4BEB" w:rsidP="003C0924">
            <w:pPr>
              <w:rPr>
                <w:rFonts w:ascii="Trebuchet MS" w:hAnsi="Trebuchet MS" w:cs="Trebuchet MS"/>
                <w:sz w:val="18"/>
                <w:szCs w:val="18"/>
              </w:rPr>
            </w:pPr>
            <w:r w:rsidRPr="00666008">
              <w:rPr>
                <w:rFonts w:ascii="Trebuchet MS" w:hAnsi="Trebuchet MS" w:cs="Trebuchet MS"/>
                <w:sz w:val="18"/>
                <w:szCs w:val="18"/>
              </w:rPr>
              <w:t>l</w:t>
            </w:r>
            <w:r w:rsidRPr="00576460">
              <w:rPr>
                <w:rFonts w:ascii="Trebuchet MS" w:hAnsi="Trebuchet MS" w:cs="Trebuchet MS"/>
                <w:sz w:val="18"/>
                <w:szCs w:val="18"/>
              </w:rPr>
              <w:t>ink</w:t>
            </w:r>
          </w:p>
        </w:tc>
        <w:tc>
          <w:tcPr>
            <w:tcW w:w="1096" w:type="dxa"/>
            <w:tcBorders>
              <w:top w:val="single" w:sz="4" w:space="0" w:color="auto"/>
              <w:left w:val="single" w:sz="4" w:space="0" w:color="auto"/>
              <w:bottom w:val="single" w:sz="4" w:space="0" w:color="auto"/>
              <w:right w:val="single" w:sz="4" w:space="0" w:color="auto"/>
            </w:tcBorders>
            <w:shd w:val="clear" w:color="auto" w:fill="97DDBA"/>
          </w:tcPr>
          <w:p w14:paraId="67CD1D01" w14:textId="77777777" w:rsidR="00CB4BEB" w:rsidRPr="00576460" w:rsidRDefault="00CB4BEB" w:rsidP="003C0924">
            <w:pPr>
              <w:rPr>
                <w:rFonts w:ascii="Trebuchet MS" w:hAnsi="Trebuchet MS" w:cs="Trebuchet MS"/>
                <w:sz w:val="18"/>
                <w:szCs w:val="18"/>
              </w:rPr>
            </w:pPr>
          </w:p>
        </w:tc>
        <w:tc>
          <w:tcPr>
            <w:tcW w:w="11624"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2DE8AD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4E216E27" w14:textId="77777777" w:rsidTr="003C0924">
        <w:trPr>
          <w:trHeight w:hRule="exact" w:val="255"/>
        </w:trPr>
        <w:tc>
          <w:tcPr>
            <w:tcW w:w="14454" w:type="dxa"/>
            <w:gridSpan w:val="7"/>
            <w:tcBorders>
              <w:top w:val="single" w:sz="4" w:space="0" w:color="auto"/>
              <w:left w:val="nil"/>
              <w:bottom w:val="nil"/>
              <w:right w:val="nil"/>
            </w:tcBorders>
            <w:shd w:val="clear" w:color="auto" w:fill="99CCFF"/>
            <w:vAlign w:val="bottom"/>
          </w:tcPr>
          <w:p w14:paraId="7DB2C44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i/>
                <w:iCs/>
                <w:sz w:val="18"/>
                <w:szCs w:val="18"/>
              </w:rPr>
              <w:t>Felter markeret med blå er temaspecifikke opslagstabeller, der indeholder oversættelser af koder i andre felter.</w:t>
            </w:r>
          </w:p>
        </w:tc>
      </w:tr>
      <w:tr w:rsidR="00CB4BEB" w:rsidRPr="00576460" w14:paraId="4E8E33D9" w14:textId="77777777" w:rsidTr="003C0924">
        <w:trPr>
          <w:trHeight w:hRule="exact" w:val="255"/>
        </w:trPr>
        <w:tc>
          <w:tcPr>
            <w:tcW w:w="14454" w:type="dxa"/>
            <w:gridSpan w:val="7"/>
            <w:tcBorders>
              <w:top w:val="nil"/>
              <w:left w:val="nil"/>
              <w:bottom w:val="nil"/>
              <w:right w:val="nil"/>
            </w:tcBorders>
            <w:shd w:val="clear" w:color="auto" w:fill="97DDBA"/>
            <w:vAlign w:val="bottom"/>
          </w:tcPr>
          <w:p w14:paraId="738BA036" w14:textId="77777777" w:rsidR="00CB4BEB" w:rsidRPr="00576460" w:rsidRDefault="00CB4BEB" w:rsidP="003C0924">
            <w:pPr>
              <w:rPr>
                <w:rFonts w:ascii="Trebuchet MS" w:hAnsi="Trebuchet MS" w:cs="Trebuchet MS"/>
                <w:i/>
                <w:iCs/>
                <w:sz w:val="18"/>
                <w:szCs w:val="18"/>
              </w:rPr>
            </w:pPr>
            <w:r w:rsidRPr="00576460">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4067EBF7" w14:textId="77777777" w:rsidR="00CB4BEB" w:rsidRPr="00576460" w:rsidRDefault="00CB4BEB" w:rsidP="00CB4BEB">
      <w:pPr>
        <w:pStyle w:val="Overskrift6"/>
      </w:pPr>
      <w:r w:rsidRPr="00576460">
        <w:t xml:space="preserve">5.8.17.1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76460" w14:paraId="35716911" w14:textId="77777777" w:rsidTr="003C0924">
        <w:trPr>
          <w:trHeight w:hRule="exact" w:val="255"/>
        </w:trPr>
        <w:tc>
          <w:tcPr>
            <w:tcW w:w="2235" w:type="dxa"/>
            <w:shd w:val="clear" w:color="auto" w:fill="D9D9D9"/>
            <w:vAlign w:val="bottom"/>
          </w:tcPr>
          <w:p w14:paraId="6DD43E4A"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Metadataelement</w:t>
            </w:r>
          </w:p>
        </w:tc>
        <w:tc>
          <w:tcPr>
            <w:tcW w:w="11340" w:type="dxa"/>
            <w:shd w:val="clear" w:color="auto" w:fill="D9D9D9"/>
            <w:vAlign w:val="bottom"/>
          </w:tcPr>
          <w:p w14:paraId="02669BBE"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2C7E0B85" w14:textId="77777777" w:rsidTr="003C0924">
        <w:trPr>
          <w:trHeight w:hRule="exact" w:val="255"/>
        </w:trPr>
        <w:tc>
          <w:tcPr>
            <w:tcW w:w="2235" w:type="dxa"/>
            <w:shd w:val="clear" w:color="auto" w:fill="E0E0E0"/>
            <w:vAlign w:val="bottom"/>
          </w:tcPr>
          <w:p w14:paraId="5AD88EF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Temanavn</w:t>
            </w:r>
          </w:p>
        </w:tc>
        <w:tc>
          <w:tcPr>
            <w:tcW w:w="11340" w:type="dxa"/>
            <w:shd w:val="clear" w:color="auto" w:fill="FFFFFF"/>
            <w:vAlign w:val="bottom"/>
          </w:tcPr>
          <w:p w14:paraId="40F25A4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Servicetilbud</w:t>
            </w:r>
          </w:p>
        </w:tc>
      </w:tr>
      <w:tr w:rsidR="00CB4BEB" w:rsidRPr="00576460" w14:paraId="6EB1B81A" w14:textId="77777777" w:rsidTr="003C0924">
        <w:trPr>
          <w:trHeight w:hRule="exact" w:val="255"/>
        </w:trPr>
        <w:tc>
          <w:tcPr>
            <w:tcW w:w="2235" w:type="dxa"/>
            <w:shd w:val="clear" w:color="auto" w:fill="E0E0E0"/>
            <w:vAlign w:val="bottom"/>
          </w:tcPr>
          <w:p w14:paraId="7A8CA9D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Temakode</w:t>
            </w:r>
          </w:p>
        </w:tc>
        <w:tc>
          <w:tcPr>
            <w:tcW w:w="11340" w:type="dxa"/>
            <w:shd w:val="clear" w:color="auto" w:fill="FFFFFF"/>
            <w:vAlign w:val="bottom"/>
          </w:tcPr>
          <w:p w14:paraId="015D2DC6"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5716</w:t>
            </w:r>
          </w:p>
        </w:tc>
      </w:tr>
      <w:tr w:rsidR="00CB4BEB" w:rsidRPr="00576460" w14:paraId="29F880E8" w14:textId="77777777" w:rsidTr="003C0924">
        <w:trPr>
          <w:trHeight w:hRule="exact" w:val="255"/>
        </w:trPr>
        <w:tc>
          <w:tcPr>
            <w:tcW w:w="2235" w:type="dxa"/>
            <w:shd w:val="clear" w:color="auto" w:fill="E0E0E0"/>
            <w:vAlign w:val="bottom"/>
          </w:tcPr>
          <w:p w14:paraId="32F0BFF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Definition</w:t>
            </w:r>
          </w:p>
        </w:tc>
        <w:tc>
          <w:tcPr>
            <w:tcW w:w="11340" w:type="dxa"/>
            <w:shd w:val="clear" w:color="auto" w:fill="FFFFFF"/>
            <w:vAlign w:val="bottom"/>
          </w:tcPr>
          <w:p w14:paraId="59018281"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Rådhus, Borgerservice, Bibliotek, Medborgerhus, Kulturhus m.m.</w:t>
            </w:r>
          </w:p>
        </w:tc>
      </w:tr>
      <w:tr w:rsidR="00CB4BEB" w:rsidRPr="00576460" w14:paraId="1F79189D" w14:textId="77777777" w:rsidTr="003C0924">
        <w:trPr>
          <w:trHeight w:hRule="exact" w:val="255"/>
        </w:trPr>
        <w:tc>
          <w:tcPr>
            <w:tcW w:w="2235" w:type="dxa"/>
            <w:shd w:val="clear" w:color="auto" w:fill="E0E0E0"/>
            <w:vAlign w:val="bottom"/>
          </w:tcPr>
          <w:p w14:paraId="3D76094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Beskrivelse</w:t>
            </w:r>
          </w:p>
        </w:tc>
        <w:tc>
          <w:tcPr>
            <w:tcW w:w="11340" w:type="dxa"/>
            <w:shd w:val="clear" w:color="auto" w:fill="FFFFFF"/>
            <w:vAlign w:val="bottom"/>
          </w:tcPr>
          <w:p w14:paraId="744F40E2"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Rådhus, Borgerservice, Bibliotek, Medborgerhus, Kulturhus m.m.</w:t>
            </w:r>
          </w:p>
        </w:tc>
      </w:tr>
      <w:tr w:rsidR="00CB4BEB" w:rsidRPr="00576460" w14:paraId="29205D9B" w14:textId="77777777" w:rsidTr="003C0924">
        <w:trPr>
          <w:trHeight w:hRule="exact" w:val="510"/>
        </w:trPr>
        <w:tc>
          <w:tcPr>
            <w:tcW w:w="2235" w:type="dxa"/>
            <w:shd w:val="clear" w:color="auto" w:fill="E0E0E0"/>
            <w:vAlign w:val="center"/>
          </w:tcPr>
          <w:p w14:paraId="03B1F1EA"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Formaal</w:t>
            </w:r>
            <w:proofErr w:type="spellEnd"/>
            <w:r w:rsidRPr="00576460">
              <w:rPr>
                <w:rFonts w:ascii="Trebuchet MS" w:hAnsi="Trebuchet MS" w:cs="Trebuchet MS"/>
                <w:sz w:val="18"/>
                <w:szCs w:val="18"/>
              </w:rPr>
              <w:t xml:space="preserve"> </w:t>
            </w:r>
          </w:p>
        </w:tc>
        <w:tc>
          <w:tcPr>
            <w:tcW w:w="11340" w:type="dxa"/>
            <w:shd w:val="clear" w:color="auto" w:fill="FFFFFF"/>
            <w:vAlign w:val="bottom"/>
          </w:tcPr>
          <w:p w14:paraId="5C9A5E4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Oplyse sagsbehandler og borger via selvbetjeningsløsninger, hvilken institutioner der ligger i lokalområdet. Evt. også nærmeste borgerservice m.v.</w:t>
            </w:r>
          </w:p>
        </w:tc>
      </w:tr>
      <w:tr w:rsidR="00CB4BEB" w:rsidRPr="00576460" w14:paraId="4C099508" w14:textId="77777777" w:rsidTr="003C0924">
        <w:trPr>
          <w:trHeight w:hRule="exact" w:val="255"/>
        </w:trPr>
        <w:tc>
          <w:tcPr>
            <w:tcW w:w="2235" w:type="dxa"/>
            <w:shd w:val="clear" w:color="auto" w:fill="E0E0E0"/>
            <w:vAlign w:val="bottom"/>
          </w:tcPr>
          <w:p w14:paraId="59B3CE89"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Noegleord_hovedgruppe</w:t>
            </w:r>
            <w:proofErr w:type="spellEnd"/>
          </w:p>
        </w:tc>
        <w:tc>
          <w:tcPr>
            <w:tcW w:w="11340" w:type="dxa"/>
            <w:shd w:val="clear" w:color="auto" w:fill="FFFFFF"/>
            <w:vAlign w:val="bottom"/>
          </w:tcPr>
          <w:p w14:paraId="620745B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bCs/>
                <w:kern w:val="32"/>
                <w:sz w:val="18"/>
                <w:szCs w:val="18"/>
              </w:rPr>
              <w:t>Offentlig forsyningsvirksomhed og offentlige tjenesteydelser</w:t>
            </w:r>
          </w:p>
        </w:tc>
      </w:tr>
      <w:tr w:rsidR="00CB4BEB" w:rsidRPr="00576460" w14:paraId="4F36A26E" w14:textId="77777777" w:rsidTr="003C0924">
        <w:trPr>
          <w:trHeight w:hRule="exact" w:val="255"/>
        </w:trPr>
        <w:tc>
          <w:tcPr>
            <w:tcW w:w="2235" w:type="dxa"/>
            <w:shd w:val="clear" w:color="auto" w:fill="E0E0E0"/>
            <w:vAlign w:val="bottom"/>
          </w:tcPr>
          <w:p w14:paraId="26A725CE"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Noegle_ord</w:t>
            </w:r>
            <w:proofErr w:type="spellEnd"/>
          </w:p>
        </w:tc>
        <w:tc>
          <w:tcPr>
            <w:tcW w:w="11340" w:type="dxa"/>
            <w:shd w:val="clear" w:color="auto" w:fill="FFFFFF"/>
            <w:vAlign w:val="bottom"/>
          </w:tcPr>
          <w:p w14:paraId="756217C4" w14:textId="77777777" w:rsidR="00CB4BEB" w:rsidRPr="00576460" w:rsidRDefault="00CB4BEB" w:rsidP="003C0924">
            <w:pPr>
              <w:autoSpaceDE w:val="0"/>
              <w:autoSpaceDN w:val="0"/>
              <w:adjustRightInd w:val="0"/>
              <w:rPr>
                <w:rFonts w:ascii="Trebuchet MS" w:hAnsi="Trebuchet MS" w:cs="Trebuchet MS"/>
                <w:sz w:val="18"/>
                <w:szCs w:val="18"/>
              </w:rPr>
            </w:pPr>
            <w:r w:rsidRPr="00576460">
              <w:rPr>
                <w:rFonts w:ascii="Trebuchet MS" w:hAnsi="Trebuchet MS"/>
                <w:sz w:val="18"/>
                <w:szCs w:val="18"/>
              </w:rPr>
              <w:t>Rådhus, Borgerservice, Bibliotek, Medborgerhus, Kulturhus</w:t>
            </w:r>
            <w:r w:rsidRPr="00576460">
              <w:rPr>
                <w:rFonts w:ascii="Trebuchet MS" w:hAnsi="Trebuchet MS" w:cs="Trebuchet MS"/>
                <w:sz w:val="18"/>
                <w:szCs w:val="18"/>
              </w:rPr>
              <w:t>, institution</w:t>
            </w:r>
          </w:p>
        </w:tc>
      </w:tr>
      <w:tr w:rsidR="00CB4BEB" w:rsidRPr="00576460" w14:paraId="767A48C9" w14:textId="77777777" w:rsidTr="003C0924">
        <w:trPr>
          <w:trHeight w:hRule="exact" w:val="255"/>
        </w:trPr>
        <w:tc>
          <w:tcPr>
            <w:tcW w:w="2235" w:type="dxa"/>
            <w:shd w:val="clear" w:color="auto" w:fill="E0E0E0"/>
            <w:vAlign w:val="bottom"/>
          </w:tcPr>
          <w:p w14:paraId="7E0222E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 type</w:t>
            </w:r>
          </w:p>
        </w:tc>
        <w:tc>
          <w:tcPr>
            <w:tcW w:w="11340" w:type="dxa"/>
            <w:shd w:val="clear" w:color="auto" w:fill="FFFFFF"/>
            <w:vAlign w:val="bottom"/>
          </w:tcPr>
          <w:p w14:paraId="3302336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Punkt</w:t>
            </w:r>
          </w:p>
        </w:tc>
      </w:tr>
      <w:tr w:rsidR="00CB4BEB" w:rsidRPr="00576460" w14:paraId="0CBC2E08" w14:textId="77777777" w:rsidTr="003C0924">
        <w:trPr>
          <w:trHeight w:hRule="exact" w:val="255"/>
        </w:trPr>
        <w:tc>
          <w:tcPr>
            <w:tcW w:w="2235" w:type="dxa"/>
            <w:shd w:val="clear" w:color="auto" w:fill="E0E0E0"/>
            <w:vAlign w:val="bottom"/>
          </w:tcPr>
          <w:p w14:paraId="4C472F7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Lovgrundlag</w:t>
            </w:r>
          </w:p>
        </w:tc>
        <w:tc>
          <w:tcPr>
            <w:tcW w:w="11340" w:type="dxa"/>
            <w:shd w:val="clear" w:color="auto" w:fill="FFFFFF"/>
            <w:vAlign w:val="bottom"/>
          </w:tcPr>
          <w:p w14:paraId="61F4F086" w14:textId="77777777" w:rsidR="00CB4BEB" w:rsidRPr="00576460" w:rsidRDefault="00CB4BEB" w:rsidP="003C0924">
            <w:pPr>
              <w:rPr>
                <w:rFonts w:ascii="Trebuchet MS" w:hAnsi="Trebuchet MS" w:cs="Trebuchet MS"/>
                <w:sz w:val="18"/>
                <w:szCs w:val="18"/>
              </w:rPr>
            </w:pPr>
          </w:p>
        </w:tc>
      </w:tr>
      <w:tr w:rsidR="00CB4BEB" w:rsidRPr="00576460" w14:paraId="1C05962C" w14:textId="77777777" w:rsidTr="003C0924">
        <w:trPr>
          <w:trHeight w:hRule="exact" w:val="255"/>
        </w:trPr>
        <w:tc>
          <w:tcPr>
            <w:tcW w:w="2235" w:type="dxa"/>
            <w:shd w:val="clear" w:color="auto" w:fill="E0E0E0"/>
            <w:vAlign w:val="bottom"/>
          </w:tcPr>
          <w:p w14:paraId="2A3EAB38" w14:textId="77777777" w:rsidR="00CB4BEB" w:rsidRPr="00576460" w:rsidRDefault="00CB4BEB" w:rsidP="003C0924">
            <w:pPr>
              <w:rPr>
                <w:rFonts w:ascii="Trebuchet MS" w:hAnsi="Trebuchet MS" w:cs="Trebuchet MS"/>
                <w:sz w:val="18"/>
                <w:szCs w:val="18"/>
              </w:rPr>
            </w:pPr>
            <w:proofErr w:type="spellStart"/>
            <w:r w:rsidRPr="00576460">
              <w:rPr>
                <w:rFonts w:ascii="Trebuchet MS" w:hAnsi="Trebuchet MS" w:cs="Trebuchet MS"/>
                <w:sz w:val="18"/>
                <w:szCs w:val="18"/>
              </w:rPr>
              <w:t>KLE_koder</w:t>
            </w:r>
            <w:proofErr w:type="spellEnd"/>
          </w:p>
        </w:tc>
        <w:tc>
          <w:tcPr>
            <w:tcW w:w="11340" w:type="dxa"/>
            <w:shd w:val="clear" w:color="auto" w:fill="FFFFFF"/>
            <w:vAlign w:val="bottom"/>
          </w:tcPr>
          <w:p w14:paraId="413B53AB" w14:textId="77777777" w:rsidR="00CB4BEB" w:rsidRPr="00576460" w:rsidRDefault="00CB4BEB" w:rsidP="003C0924">
            <w:pPr>
              <w:rPr>
                <w:rFonts w:ascii="Trebuchet MS" w:hAnsi="Trebuchet MS" w:cs="Trebuchet MS"/>
                <w:sz w:val="18"/>
                <w:szCs w:val="18"/>
              </w:rPr>
            </w:pPr>
            <w:r w:rsidRPr="009F3D04">
              <w:rPr>
                <w:rFonts w:ascii="Trebuchet MS" w:hAnsi="Trebuchet MS" w:cs="Trebuchet MS"/>
                <w:sz w:val="18"/>
                <w:szCs w:val="18"/>
              </w:rPr>
              <w:t>00.14.00</w:t>
            </w:r>
          </w:p>
        </w:tc>
      </w:tr>
    </w:tbl>
    <w:p w14:paraId="1D5EE1AA" w14:textId="77777777" w:rsidR="00CB4BEB" w:rsidRPr="00576460" w:rsidRDefault="00CB4BEB" w:rsidP="00CB4BEB">
      <w:pPr>
        <w:pStyle w:val="Overskrift6"/>
      </w:pPr>
      <w:r w:rsidRPr="00576460">
        <w:lastRenderedPageBreak/>
        <w:t>5.8.17.2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5"/>
        <w:gridCol w:w="8981"/>
      </w:tblGrid>
      <w:tr w:rsidR="00CB4BEB" w:rsidRPr="00576460" w14:paraId="33F68C66" w14:textId="77777777" w:rsidTr="003C0924">
        <w:trPr>
          <w:trHeight w:hRule="exact" w:val="255"/>
        </w:trPr>
        <w:tc>
          <w:tcPr>
            <w:tcW w:w="4503" w:type="dxa"/>
            <w:shd w:val="clear" w:color="auto" w:fill="D9D9D9"/>
            <w:vAlign w:val="bottom"/>
          </w:tcPr>
          <w:p w14:paraId="5C03FBC4"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Emne</w:t>
            </w:r>
          </w:p>
        </w:tc>
        <w:tc>
          <w:tcPr>
            <w:tcW w:w="9149" w:type="dxa"/>
            <w:shd w:val="clear" w:color="auto" w:fill="D9D9D9"/>
            <w:vAlign w:val="bottom"/>
          </w:tcPr>
          <w:p w14:paraId="1FDE7335"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0B4106AA" w14:textId="77777777" w:rsidTr="003C0924">
        <w:trPr>
          <w:trHeight w:hRule="exact" w:val="709"/>
        </w:trPr>
        <w:tc>
          <w:tcPr>
            <w:tcW w:w="4503" w:type="dxa"/>
            <w:shd w:val="clear" w:color="auto" w:fill="E0E0E0"/>
            <w:vAlign w:val="center"/>
          </w:tcPr>
          <w:p w14:paraId="1474FE39"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Cs/>
                <w:sz w:val="18"/>
                <w:szCs w:val="18"/>
              </w:rPr>
              <w:t>Registreringsinstruks</w:t>
            </w:r>
          </w:p>
        </w:tc>
        <w:tc>
          <w:tcPr>
            <w:tcW w:w="9149" w:type="dxa"/>
            <w:shd w:val="clear" w:color="auto" w:fill="FFFFFF"/>
            <w:vAlign w:val="bottom"/>
          </w:tcPr>
          <w:p w14:paraId="67498A0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Diverse lister (ofte er kommunens egen hjemmeside et godt udgangspunkt) med adresse registreres enten direkte eller via adressesøgning, hvorefter oplysninger om type navn og link udfyldes. Punktet sættes om muligt nær indgang til institutionen særligt ved flere institutioner på samme adresse/i samme bygning.</w:t>
            </w:r>
          </w:p>
        </w:tc>
      </w:tr>
      <w:tr w:rsidR="00CB4BEB" w:rsidRPr="00576460" w14:paraId="11E9C0DB" w14:textId="77777777" w:rsidTr="003C0924">
        <w:trPr>
          <w:trHeight w:hRule="exact" w:val="255"/>
        </w:trPr>
        <w:tc>
          <w:tcPr>
            <w:tcW w:w="4503" w:type="dxa"/>
            <w:shd w:val="clear" w:color="auto" w:fill="E0E0E0"/>
            <w:vAlign w:val="bottom"/>
          </w:tcPr>
          <w:p w14:paraId="58A94C3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Klassificering/opdeling</w:t>
            </w:r>
          </w:p>
        </w:tc>
        <w:tc>
          <w:tcPr>
            <w:tcW w:w="9149" w:type="dxa"/>
            <w:shd w:val="clear" w:color="auto" w:fill="FFFFFF"/>
            <w:vAlign w:val="bottom"/>
          </w:tcPr>
          <w:p w14:paraId="71DEF85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Opdeles i institutionstype med mulighed ejerstatus.  Se 5.8.17.3.1 Kodelister.</w:t>
            </w:r>
          </w:p>
        </w:tc>
      </w:tr>
      <w:tr w:rsidR="00CB4BEB" w:rsidRPr="00576460" w14:paraId="6E4FA027" w14:textId="77777777" w:rsidTr="003C0924">
        <w:trPr>
          <w:trHeight w:hRule="exact" w:val="255"/>
        </w:trPr>
        <w:tc>
          <w:tcPr>
            <w:tcW w:w="4503" w:type="dxa"/>
            <w:shd w:val="clear" w:color="auto" w:fill="E0E0E0"/>
            <w:vAlign w:val="bottom"/>
          </w:tcPr>
          <w:p w14:paraId="4F983B4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Minimum størrelser for objekt</w:t>
            </w:r>
          </w:p>
        </w:tc>
        <w:tc>
          <w:tcPr>
            <w:tcW w:w="9149" w:type="dxa"/>
            <w:shd w:val="clear" w:color="auto" w:fill="FFFFFF"/>
            <w:vAlign w:val="bottom"/>
          </w:tcPr>
          <w:p w14:paraId="1E278CC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w:t>
            </w:r>
          </w:p>
        </w:tc>
      </w:tr>
      <w:tr w:rsidR="00CB4BEB" w:rsidRPr="00576460" w14:paraId="513C4051" w14:textId="77777777" w:rsidTr="003C0924">
        <w:trPr>
          <w:trHeight w:hRule="exact" w:val="255"/>
        </w:trPr>
        <w:tc>
          <w:tcPr>
            <w:tcW w:w="4503" w:type="dxa"/>
            <w:shd w:val="clear" w:color="auto" w:fill="E0E0E0"/>
            <w:vAlign w:val="bottom"/>
          </w:tcPr>
          <w:p w14:paraId="7FBFE26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Entydige objekter</w:t>
            </w:r>
          </w:p>
        </w:tc>
        <w:tc>
          <w:tcPr>
            <w:tcW w:w="9149" w:type="dxa"/>
            <w:shd w:val="clear" w:color="auto" w:fill="FFFFFF"/>
            <w:vAlign w:val="bottom"/>
          </w:tcPr>
          <w:p w14:paraId="7F5DEC39" w14:textId="77777777" w:rsidR="00CB4BEB" w:rsidRPr="00576460" w:rsidRDefault="00CB4BEB" w:rsidP="003C0924">
            <w:pPr>
              <w:rPr>
                <w:rFonts w:ascii="Trebuchet MS" w:hAnsi="Trebuchet MS" w:cs="Trebuchet MS"/>
                <w:sz w:val="18"/>
                <w:szCs w:val="18"/>
              </w:rPr>
            </w:pPr>
          </w:p>
        </w:tc>
      </w:tr>
      <w:tr w:rsidR="00CB4BEB" w:rsidRPr="00576460" w14:paraId="2DD67E33" w14:textId="77777777" w:rsidTr="003C0924">
        <w:trPr>
          <w:trHeight w:hRule="exact" w:val="255"/>
        </w:trPr>
        <w:tc>
          <w:tcPr>
            <w:tcW w:w="4503" w:type="dxa"/>
            <w:shd w:val="clear" w:color="auto" w:fill="E0E0E0"/>
            <w:vAlign w:val="center"/>
          </w:tcPr>
          <w:p w14:paraId="0F7C35C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Geometrisk konsistens mellem objekter</w:t>
            </w:r>
          </w:p>
        </w:tc>
        <w:tc>
          <w:tcPr>
            <w:tcW w:w="9149" w:type="dxa"/>
            <w:shd w:val="clear" w:color="auto" w:fill="FFFFFF"/>
            <w:vAlign w:val="center"/>
          </w:tcPr>
          <w:p w14:paraId="2B27B84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 xml:space="preserve">Ofte er der flere institution på samme adresse. </w:t>
            </w:r>
            <w:r w:rsidRPr="00576460">
              <w:rPr>
                <w:rFonts w:ascii="Trebuchet MS" w:hAnsi="Trebuchet MS"/>
                <w:sz w:val="18"/>
                <w:szCs w:val="18"/>
              </w:rPr>
              <w:t>Placeres om muligt ved indgangen til de fysiske lokaler.</w:t>
            </w:r>
          </w:p>
        </w:tc>
      </w:tr>
      <w:tr w:rsidR="00CB4BEB" w:rsidRPr="00576460" w14:paraId="10A47A51" w14:textId="77777777" w:rsidTr="003C0924">
        <w:trPr>
          <w:trHeight w:hRule="exact" w:val="255"/>
        </w:trPr>
        <w:tc>
          <w:tcPr>
            <w:tcW w:w="4503" w:type="dxa"/>
            <w:shd w:val="clear" w:color="auto" w:fill="E0E0E0"/>
            <w:vAlign w:val="bottom"/>
          </w:tcPr>
          <w:p w14:paraId="18B439A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Geometrisk konsistens med objekter i andre datasæt</w:t>
            </w:r>
          </w:p>
        </w:tc>
        <w:tc>
          <w:tcPr>
            <w:tcW w:w="9149" w:type="dxa"/>
            <w:shd w:val="clear" w:color="auto" w:fill="FFFFFF"/>
            <w:vAlign w:val="bottom"/>
          </w:tcPr>
          <w:p w14:paraId="55148E5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Placeres gerne i den tilhørende/benyttende bygning.</w:t>
            </w:r>
          </w:p>
        </w:tc>
      </w:tr>
    </w:tbl>
    <w:p w14:paraId="10F53472" w14:textId="77777777" w:rsidR="00CB4BEB" w:rsidRPr="00576460" w:rsidRDefault="00CB4BEB" w:rsidP="00CB4BEB">
      <w:pPr>
        <w:pStyle w:val="Overskrift6"/>
      </w:pPr>
      <w:r w:rsidRPr="00576460">
        <w:t>5.8.17.3 Kodelister</w:t>
      </w:r>
    </w:p>
    <w:p w14:paraId="29E9A3AD" w14:textId="77777777" w:rsidR="00CB4BEB" w:rsidRPr="00576460" w:rsidRDefault="00CB4BEB" w:rsidP="00CB4BEB">
      <w:pPr>
        <w:autoSpaceDE w:val="0"/>
        <w:autoSpaceDN w:val="0"/>
        <w:adjustRightInd w:val="0"/>
        <w:rPr>
          <w:rFonts w:ascii="Trebuchet MS" w:hAnsi="Trebuchet MS" w:cs="Trebuchet MS"/>
          <w:sz w:val="18"/>
          <w:szCs w:val="18"/>
        </w:rPr>
      </w:pPr>
      <w:r w:rsidRPr="00576460">
        <w:rPr>
          <w:rFonts w:ascii="Trebuchet MS" w:hAnsi="Trebuchet MS" w:cs="Trebuchet MS"/>
          <w:sz w:val="18"/>
          <w:szCs w:val="18"/>
        </w:rPr>
        <w:t>Kodelisterne fungerer som oversættelser mellem anvendte kodeværdier og de matchende forklarende tekster.</w:t>
      </w:r>
    </w:p>
    <w:p w14:paraId="0338E869" w14:textId="77777777" w:rsidR="00CB4BEB" w:rsidRPr="00576460" w:rsidRDefault="00CB4BEB" w:rsidP="00CB4BEB">
      <w:pPr>
        <w:pStyle w:val="Overskrift7"/>
      </w:pPr>
      <w:r w:rsidRPr="00576460">
        <w:t xml:space="preserve">5.8.17.3.1   5716 </w:t>
      </w:r>
      <w:proofErr w:type="spellStart"/>
      <w:r w:rsidRPr="00576460">
        <w:t>Servicetilbud_type</w:t>
      </w:r>
      <w:proofErr w:type="spellEnd"/>
      <w:r w:rsidRPr="00576460">
        <w:rPr>
          <w:rStyle w:val="TypografiOverskrift4BrugerdefineretfarveRGB0Tegn"/>
        </w:rPr>
        <w:t xml:space="preserve"> </w:t>
      </w:r>
      <w:r w:rsidRPr="00576460">
        <w:t>(d_5716_Servicetilbud_type)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5"/>
        <w:gridCol w:w="2084"/>
        <w:gridCol w:w="1409"/>
        <w:gridCol w:w="7558"/>
      </w:tblGrid>
      <w:tr w:rsidR="00CB4BEB" w:rsidRPr="00576460" w14:paraId="3E0AD3F2" w14:textId="77777777" w:rsidTr="003C0924">
        <w:trPr>
          <w:trHeight w:hRule="exact" w:val="255"/>
        </w:trPr>
        <w:tc>
          <w:tcPr>
            <w:tcW w:w="2393" w:type="dxa"/>
            <w:tcBorders>
              <w:bottom w:val="single" w:sz="4" w:space="0" w:color="auto"/>
            </w:tcBorders>
            <w:shd w:val="clear" w:color="auto" w:fill="D9D9D9"/>
            <w:vAlign w:val="bottom"/>
          </w:tcPr>
          <w:p w14:paraId="3938BF57" w14:textId="77777777" w:rsidR="00CB4BEB" w:rsidRPr="00576460" w:rsidRDefault="00CB4BEB" w:rsidP="003C0924">
            <w:pPr>
              <w:rPr>
                <w:rFonts w:ascii="Trebuchet MS" w:hAnsi="Trebuchet MS" w:cs="Trebuchet MS"/>
                <w:b/>
                <w:bCs/>
                <w:sz w:val="18"/>
                <w:szCs w:val="18"/>
              </w:rPr>
            </w:pPr>
            <w:proofErr w:type="spellStart"/>
            <w:r w:rsidRPr="00576460">
              <w:rPr>
                <w:rFonts w:ascii="Trebuchet MS" w:hAnsi="Trebuchet MS" w:cs="Trebuchet MS"/>
                <w:b/>
                <w:bCs/>
                <w:sz w:val="18"/>
                <w:szCs w:val="18"/>
              </w:rPr>
              <w:t>service_type_kode</w:t>
            </w:r>
            <w:proofErr w:type="spellEnd"/>
          </w:p>
        </w:tc>
        <w:tc>
          <w:tcPr>
            <w:tcW w:w="2096" w:type="dxa"/>
            <w:tcBorders>
              <w:bottom w:val="single" w:sz="4" w:space="0" w:color="auto"/>
            </w:tcBorders>
            <w:shd w:val="clear" w:color="auto" w:fill="D9D9D9"/>
            <w:vAlign w:val="bottom"/>
          </w:tcPr>
          <w:p w14:paraId="5111331D" w14:textId="77777777" w:rsidR="00CB4BEB" w:rsidRPr="00576460" w:rsidRDefault="00CB4BEB" w:rsidP="003C0924">
            <w:pPr>
              <w:rPr>
                <w:rFonts w:ascii="Trebuchet MS" w:hAnsi="Trebuchet MS" w:cs="Trebuchet MS"/>
                <w:bCs/>
                <w:sz w:val="18"/>
                <w:szCs w:val="18"/>
              </w:rPr>
            </w:pPr>
            <w:proofErr w:type="spellStart"/>
            <w:r w:rsidRPr="00576460">
              <w:rPr>
                <w:rFonts w:ascii="Trebuchet MS" w:hAnsi="Trebuchet MS" w:cs="Trebuchet MS"/>
                <w:b/>
                <w:bCs/>
                <w:sz w:val="18"/>
                <w:szCs w:val="18"/>
              </w:rPr>
              <w:t>service_type</w:t>
            </w:r>
            <w:proofErr w:type="spellEnd"/>
          </w:p>
        </w:tc>
        <w:tc>
          <w:tcPr>
            <w:tcW w:w="1434" w:type="dxa"/>
            <w:tcBorders>
              <w:bottom w:val="single" w:sz="4" w:space="0" w:color="auto"/>
            </w:tcBorders>
            <w:shd w:val="clear" w:color="auto" w:fill="D9D9D9"/>
            <w:vAlign w:val="bottom"/>
          </w:tcPr>
          <w:p w14:paraId="1BE2CD75"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aktiv</w:t>
            </w:r>
          </w:p>
        </w:tc>
        <w:tc>
          <w:tcPr>
            <w:tcW w:w="7729" w:type="dxa"/>
            <w:tcBorders>
              <w:bottom w:val="single" w:sz="4" w:space="0" w:color="auto"/>
            </w:tcBorders>
            <w:shd w:val="clear" w:color="auto" w:fill="D9D9D9"/>
            <w:vAlign w:val="bottom"/>
          </w:tcPr>
          <w:p w14:paraId="66F0C6E3"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Begrebsdefinition</w:t>
            </w:r>
          </w:p>
        </w:tc>
      </w:tr>
      <w:tr w:rsidR="00CB4BEB" w:rsidRPr="00576460" w14:paraId="3F2709AC"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4071D0D1"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1</w:t>
            </w:r>
          </w:p>
        </w:tc>
        <w:tc>
          <w:tcPr>
            <w:tcW w:w="2096" w:type="dxa"/>
            <w:tcBorders>
              <w:top w:val="single" w:sz="4" w:space="0" w:color="auto"/>
              <w:left w:val="single" w:sz="4" w:space="0" w:color="auto"/>
              <w:bottom w:val="single" w:sz="4" w:space="0" w:color="auto"/>
            </w:tcBorders>
            <w:shd w:val="clear" w:color="auto" w:fill="FFFFFF"/>
            <w:vAlign w:val="bottom"/>
          </w:tcPr>
          <w:p w14:paraId="6964BCF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bottom"/>
          </w:tcPr>
          <w:p w14:paraId="58B21DCE"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442E4C04"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3DC49775"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57AAEB9E"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2</w:t>
            </w:r>
          </w:p>
        </w:tc>
        <w:tc>
          <w:tcPr>
            <w:tcW w:w="2096" w:type="dxa"/>
            <w:tcBorders>
              <w:top w:val="single" w:sz="4" w:space="0" w:color="auto"/>
              <w:left w:val="single" w:sz="4" w:space="0" w:color="auto"/>
              <w:bottom w:val="single" w:sz="4" w:space="0" w:color="auto"/>
            </w:tcBorders>
            <w:shd w:val="clear" w:color="auto" w:fill="FFFFFF"/>
            <w:vAlign w:val="bottom"/>
          </w:tcPr>
          <w:p w14:paraId="531DE7F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bottom"/>
          </w:tcPr>
          <w:p w14:paraId="3D58A0DC"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0C1FDF42"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0CA9AE24"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39F32AFC"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3</w:t>
            </w:r>
          </w:p>
        </w:tc>
        <w:tc>
          <w:tcPr>
            <w:tcW w:w="2096" w:type="dxa"/>
            <w:tcBorders>
              <w:top w:val="single" w:sz="4" w:space="0" w:color="auto"/>
              <w:left w:val="single" w:sz="4" w:space="0" w:color="auto"/>
              <w:bottom w:val="single" w:sz="4" w:space="0" w:color="auto"/>
            </w:tcBorders>
            <w:shd w:val="clear" w:color="auto" w:fill="FFFFFF"/>
            <w:vAlign w:val="bottom"/>
          </w:tcPr>
          <w:p w14:paraId="40C4EA5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bottom"/>
          </w:tcPr>
          <w:p w14:paraId="5D5E57C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07596CA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51BCD82B"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648A5765"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4</w:t>
            </w:r>
          </w:p>
        </w:tc>
        <w:tc>
          <w:tcPr>
            <w:tcW w:w="2096" w:type="dxa"/>
            <w:tcBorders>
              <w:top w:val="single" w:sz="4" w:space="0" w:color="auto"/>
              <w:left w:val="single" w:sz="4" w:space="0" w:color="auto"/>
              <w:bottom w:val="single" w:sz="4" w:space="0" w:color="auto"/>
            </w:tcBorders>
            <w:shd w:val="clear" w:color="auto" w:fill="FFFFFF"/>
            <w:vAlign w:val="bottom"/>
          </w:tcPr>
          <w:p w14:paraId="2A47A00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bottom"/>
          </w:tcPr>
          <w:p w14:paraId="18D1DF78"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4676AC4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5435401C"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54BDCD6D"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5</w:t>
            </w:r>
          </w:p>
        </w:tc>
        <w:tc>
          <w:tcPr>
            <w:tcW w:w="2096" w:type="dxa"/>
            <w:tcBorders>
              <w:top w:val="single" w:sz="4" w:space="0" w:color="auto"/>
              <w:left w:val="single" w:sz="4" w:space="0" w:color="auto"/>
              <w:bottom w:val="single" w:sz="4" w:space="0" w:color="auto"/>
            </w:tcBorders>
            <w:shd w:val="clear" w:color="auto" w:fill="FFFFFF"/>
            <w:vAlign w:val="bottom"/>
          </w:tcPr>
          <w:p w14:paraId="107EA658"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bottom"/>
          </w:tcPr>
          <w:p w14:paraId="65C025F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177DE7E0"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20981086"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19E953CE"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6</w:t>
            </w:r>
          </w:p>
        </w:tc>
        <w:tc>
          <w:tcPr>
            <w:tcW w:w="2096" w:type="dxa"/>
            <w:tcBorders>
              <w:top w:val="single" w:sz="4" w:space="0" w:color="auto"/>
              <w:left w:val="single" w:sz="4" w:space="0" w:color="auto"/>
              <w:bottom w:val="single" w:sz="4" w:space="0" w:color="auto"/>
            </w:tcBorders>
            <w:shd w:val="clear" w:color="auto" w:fill="FFFFFF"/>
            <w:vAlign w:val="bottom"/>
          </w:tcPr>
          <w:p w14:paraId="2740D35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bottom"/>
          </w:tcPr>
          <w:p w14:paraId="7CF776DB"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3C97A4BF"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5CD64BA8"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04BEB60E"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7</w:t>
            </w:r>
          </w:p>
        </w:tc>
        <w:tc>
          <w:tcPr>
            <w:tcW w:w="2096" w:type="dxa"/>
            <w:tcBorders>
              <w:top w:val="single" w:sz="4" w:space="0" w:color="auto"/>
              <w:left w:val="single" w:sz="4" w:space="0" w:color="auto"/>
              <w:bottom w:val="single" w:sz="4" w:space="0" w:color="auto"/>
            </w:tcBorders>
            <w:shd w:val="clear" w:color="auto" w:fill="FFFFFF"/>
            <w:vAlign w:val="bottom"/>
          </w:tcPr>
          <w:p w14:paraId="235AF49B"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center"/>
          </w:tcPr>
          <w:p w14:paraId="736696A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41AE7549"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653854CD"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24215994"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8</w:t>
            </w:r>
          </w:p>
        </w:tc>
        <w:tc>
          <w:tcPr>
            <w:tcW w:w="2096" w:type="dxa"/>
            <w:tcBorders>
              <w:top w:val="single" w:sz="4" w:space="0" w:color="auto"/>
              <w:left w:val="single" w:sz="4" w:space="0" w:color="auto"/>
              <w:bottom w:val="single" w:sz="4" w:space="0" w:color="auto"/>
            </w:tcBorders>
            <w:shd w:val="clear" w:color="auto" w:fill="FFFFFF"/>
            <w:vAlign w:val="bottom"/>
          </w:tcPr>
          <w:p w14:paraId="2E764BAC"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center"/>
          </w:tcPr>
          <w:p w14:paraId="0B41D53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779D364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06BF9A56"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3D1A2500"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9</w:t>
            </w:r>
          </w:p>
        </w:tc>
        <w:tc>
          <w:tcPr>
            <w:tcW w:w="2096" w:type="dxa"/>
            <w:tcBorders>
              <w:top w:val="single" w:sz="4" w:space="0" w:color="auto"/>
              <w:left w:val="single" w:sz="4" w:space="0" w:color="auto"/>
              <w:bottom w:val="single" w:sz="4" w:space="0" w:color="auto"/>
            </w:tcBorders>
            <w:shd w:val="clear" w:color="auto" w:fill="FFFFFF"/>
            <w:vAlign w:val="bottom"/>
          </w:tcPr>
          <w:p w14:paraId="2F0A336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center"/>
          </w:tcPr>
          <w:p w14:paraId="35623442"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137B92E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6519B0CF"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7F9096BA"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10</w:t>
            </w:r>
          </w:p>
        </w:tc>
        <w:tc>
          <w:tcPr>
            <w:tcW w:w="2096" w:type="dxa"/>
            <w:tcBorders>
              <w:top w:val="single" w:sz="4" w:space="0" w:color="auto"/>
              <w:left w:val="single" w:sz="4" w:space="0" w:color="auto"/>
              <w:bottom w:val="single" w:sz="4" w:space="0" w:color="auto"/>
            </w:tcBorders>
            <w:shd w:val="clear" w:color="auto" w:fill="FFFFFF"/>
            <w:vAlign w:val="bottom"/>
          </w:tcPr>
          <w:p w14:paraId="68F35454"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center"/>
          </w:tcPr>
          <w:p w14:paraId="59F716F8"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77391CFB"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2E0537B7"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25A0D722"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11</w:t>
            </w:r>
          </w:p>
        </w:tc>
        <w:tc>
          <w:tcPr>
            <w:tcW w:w="2096" w:type="dxa"/>
            <w:tcBorders>
              <w:top w:val="single" w:sz="4" w:space="0" w:color="auto"/>
              <w:left w:val="single" w:sz="4" w:space="0" w:color="auto"/>
              <w:bottom w:val="single" w:sz="4" w:space="0" w:color="auto"/>
            </w:tcBorders>
            <w:shd w:val="clear" w:color="auto" w:fill="FFFFFF"/>
            <w:vAlign w:val="bottom"/>
          </w:tcPr>
          <w:p w14:paraId="2669F65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bottom"/>
          </w:tcPr>
          <w:p w14:paraId="4A1C29EB"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3580ECB2"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10399FE8"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19373329"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12</w:t>
            </w:r>
          </w:p>
        </w:tc>
        <w:tc>
          <w:tcPr>
            <w:tcW w:w="2096" w:type="dxa"/>
            <w:tcBorders>
              <w:top w:val="single" w:sz="4" w:space="0" w:color="auto"/>
              <w:left w:val="single" w:sz="4" w:space="0" w:color="auto"/>
              <w:bottom w:val="single" w:sz="4" w:space="0" w:color="auto"/>
            </w:tcBorders>
            <w:shd w:val="clear" w:color="auto" w:fill="FFFFFF"/>
            <w:vAlign w:val="bottom"/>
          </w:tcPr>
          <w:p w14:paraId="75B270E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bottom"/>
          </w:tcPr>
          <w:p w14:paraId="59A232EC"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3E885BE1"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61A4D3BB"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0DB8409B"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13</w:t>
            </w:r>
          </w:p>
        </w:tc>
        <w:tc>
          <w:tcPr>
            <w:tcW w:w="2096" w:type="dxa"/>
            <w:tcBorders>
              <w:top w:val="single" w:sz="4" w:space="0" w:color="auto"/>
              <w:left w:val="single" w:sz="4" w:space="0" w:color="auto"/>
              <w:bottom w:val="single" w:sz="4" w:space="0" w:color="auto"/>
            </w:tcBorders>
            <w:shd w:val="clear" w:color="auto" w:fill="FFFFFF"/>
            <w:vAlign w:val="bottom"/>
          </w:tcPr>
          <w:p w14:paraId="70932C0F"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center"/>
          </w:tcPr>
          <w:p w14:paraId="590E2CA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0FD4614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75D942A3"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0B5B9F34"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14</w:t>
            </w:r>
          </w:p>
        </w:tc>
        <w:tc>
          <w:tcPr>
            <w:tcW w:w="2096" w:type="dxa"/>
            <w:tcBorders>
              <w:top w:val="single" w:sz="4" w:space="0" w:color="auto"/>
              <w:left w:val="single" w:sz="4" w:space="0" w:color="auto"/>
              <w:bottom w:val="single" w:sz="4" w:space="0" w:color="auto"/>
            </w:tcBorders>
            <w:shd w:val="clear" w:color="auto" w:fill="FFFFFF"/>
            <w:vAlign w:val="bottom"/>
          </w:tcPr>
          <w:p w14:paraId="54F7417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bottom"/>
          </w:tcPr>
          <w:p w14:paraId="2C9664B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20A1AF92"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30BD1657"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2ADE55D0"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15</w:t>
            </w:r>
          </w:p>
        </w:tc>
        <w:tc>
          <w:tcPr>
            <w:tcW w:w="2096" w:type="dxa"/>
            <w:tcBorders>
              <w:top w:val="single" w:sz="4" w:space="0" w:color="auto"/>
              <w:left w:val="single" w:sz="4" w:space="0" w:color="auto"/>
              <w:bottom w:val="single" w:sz="4" w:space="0" w:color="auto"/>
            </w:tcBorders>
            <w:shd w:val="clear" w:color="auto" w:fill="FFFFFF"/>
            <w:vAlign w:val="bottom"/>
          </w:tcPr>
          <w:p w14:paraId="2E8EC3F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bottom"/>
          </w:tcPr>
          <w:p w14:paraId="35FF8A95"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2774390B"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1432A834"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610EDC0C"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16</w:t>
            </w:r>
          </w:p>
        </w:tc>
        <w:tc>
          <w:tcPr>
            <w:tcW w:w="2096" w:type="dxa"/>
            <w:tcBorders>
              <w:top w:val="single" w:sz="4" w:space="0" w:color="auto"/>
              <w:left w:val="single" w:sz="4" w:space="0" w:color="auto"/>
              <w:bottom w:val="single" w:sz="4" w:space="0" w:color="auto"/>
            </w:tcBorders>
            <w:shd w:val="clear" w:color="auto" w:fill="FFFFFF"/>
            <w:vAlign w:val="bottom"/>
          </w:tcPr>
          <w:p w14:paraId="121CAD6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bottom"/>
          </w:tcPr>
          <w:p w14:paraId="7134F14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1718243B"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68190100" w14:textId="77777777" w:rsidTr="003C0924">
        <w:trPr>
          <w:trHeight w:hRule="exact" w:val="510"/>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766B9247"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17</w:t>
            </w:r>
          </w:p>
        </w:tc>
        <w:tc>
          <w:tcPr>
            <w:tcW w:w="2096" w:type="dxa"/>
            <w:tcBorders>
              <w:top w:val="single" w:sz="4" w:space="0" w:color="auto"/>
              <w:left w:val="single" w:sz="4" w:space="0" w:color="auto"/>
              <w:bottom w:val="single" w:sz="4" w:space="0" w:color="auto"/>
            </w:tcBorders>
            <w:shd w:val="clear" w:color="auto" w:fill="FFFFFF"/>
            <w:vAlign w:val="center"/>
          </w:tcPr>
          <w:p w14:paraId="17D7A143"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Rådhus</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center"/>
          </w:tcPr>
          <w:p w14:paraId="4652375E"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FFFFFF"/>
            <w:vAlign w:val="bottom"/>
          </w:tcPr>
          <w:p w14:paraId="5B22FB8C"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Et rådhus er en bygning for centraladministrationen i en kommune, hvor blandt andet kommunalbestyrelsen holder til</w:t>
            </w:r>
          </w:p>
        </w:tc>
      </w:tr>
      <w:tr w:rsidR="00CB4BEB" w:rsidRPr="00576460" w14:paraId="63846D16"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2248405B"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lastRenderedPageBreak/>
              <w:t>18</w:t>
            </w:r>
          </w:p>
        </w:tc>
        <w:tc>
          <w:tcPr>
            <w:tcW w:w="2096" w:type="dxa"/>
            <w:tcBorders>
              <w:top w:val="single" w:sz="4" w:space="0" w:color="auto"/>
              <w:left w:val="single" w:sz="4" w:space="0" w:color="auto"/>
              <w:bottom w:val="single" w:sz="4" w:space="0" w:color="auto"/>
            </w:tcBorders>
            <w:shd w:val="clear" w:color="auto" w:fill="auto"/>
            <w:vAlign w:val="bottom"/>
          </w:tcPr>
          <w:p w14:paraId="48D9B75A"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Borgerservice</w:t>
            </w:r>
          </w:p>
        </w:tc>
        <w:tc>
          <w:tcPr>
            <w:tcW w:w="1434" w:type="dxa"/>
            <w:tcBorders>
              <w:top w:val="single" w:sz="4" w:space="0" w:color="auto"/>
              <w:left w:val="single" w:sz="4" w:space="0" w:color="auto"/>
              <w:bottom w:val="single" w:sz="4" w:space="0" w:color="auto"/>
              <w:right w:val="single" w:sz="4" w:space="0" w:color="auto"/>
            </w:tcBorders>
            <w:vAlign w:val="bottom"/>
          </w:tcPr>
          <w:p w14:paraId="635BDECB"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bottom"/>
          </w:tcPr>
          <w:p w14:paraId="567F0F8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Borgerens indgang til den offentlige sektor.</w:t>
            </w:r>
          </w:p>
        </w:tc>
      </w:tr>
      <w:tr w:rsidR="00CB4BEB" w:rsidRPr="00576460" w14:paraId="71783408" w14:textId="77777777" w:rsidTr="003C0924">
        <w:trPr>
          <w:trHeight w:hRule="exact" w:val="510"/>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6A59CF2A"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19</w:t>
            </w:r>
          </w:p>
        </w:tc>
        <w:tc>
          <w:tcPr>
            <w:tcW w:w="2096" w:type="dxa"/>
            <w:tcBorders>
              <w:top w:val="single" w:sz="4" w:space="0" w:color="auto"/>
              <w:left w:val="single" w:sz="4" w:space="0" w:color="auto"/>
              <w:bottom w:val="single" w:sz="4" w:space="0" w:color="auto"/>
            </w:tcBorders>
            <w:shd w:val="clear" w:color="auto" w:fill="auto"/>
            <w:vAlign w:val="center"/>
          </w:tcPr>
          <w:p w14:paraId="126D66DC"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Bibliotek</w:t>
            </w:r>
          </w:p>
        </w:tc>
        <w:tc>
          <w:tcPr>
            <w:tcW w:w="1434" w:type="dxa"/>
            <w:tcBorders>
              <w:top w:val="single" w:sz="4" w:space="0" w:color="auto"/>
              <w:left w:val="single" w:sz="4" w:space="0" w:color="auto"/>
              <w:bottom w:val="single" w:sz="4" w:space="0" w:color="auto"/>
              <w:right w:val="single" w:sz="4" w:space="0" w:color="auto"/>
            </w:tcBorders>
            <w:vAlign w:val="center"/>
          </w:tcPr>
          <w:p w14:paraId="0A0FCF48"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bottom"/>
          </w:tcPr>
          <w:p w14:paraId="1B8FA9F7"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Bibliotek er en samling af bøger, håndskrifter og andet referencemateriale (kort, film, bånd, etc.) og stedet, hvor disse opbevares.</w:t>
            </w:r>
          </w:p>
        </w:tc>
      </w:tr>
      <w:tr w:rsidR="00CB4BEB" w:rsidRPr="00576460" w14:paraId="2E521A52"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2B7105CD"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20</w:t>
            </w:r>
          </w:p>
        </w:tc>
        <w:tc>
          <w:tcPr>
            <w:tcW w:w="2096" w:type="dxa"/>
            <w:tcBorders>
              <w:top w:val="single" w:sz="4" w:space="0" w:color="auto"/>
              <w:left w:val="single" w:sz="4" w:space="0" w:color="auto"/>
              <w:bottom w:val="single" w:sz="4" w:space="0" w:color="auto"/>
            </w:tcBorders>
            <w:shd w:val="clear" w:color="auto" w:fill="auto"/>
            <w:vAlign w:val="bottom"/>
          </w:tcPr>
          <w:p w14:paraId="29F85CB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Tandpleje</w:t>
            </w:r>
          </w:p>
        </w:tc>
        <w:tc>
          <w:tcPr>
            <w:tcW w:w="1434" w:type="dxa"/>
            <w:tcBorders>
              <w:top w:val="single" w:sz="4" w:space="0" w:color="auto"/>
              <w:left w:val="single" w:sz="4" w:space="0" w:color="auto"/>
              <w:bottom w:val="single" w:sz="4" w:space="0" w:color="auto"/>
              <w:right w:val="single" w:sz="4" w:space="0" w:color="auto"/>
            </w:tcBorders>
            <w:vAlign w:val="bottom"/>
          </w:tcPr>
          <w:p w14:paraId="3809D11E"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bottom"/>
          </w:tcPr>
          <w:p w14:paraId="6BA8304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Tandpleje (gratis tandlægebesøg) for børn og unge under 18 år</w:t>
            </w:r>
          </w:p>
        </w:tc>
      </w:tr>
      <w:tr w:rsidR="00CB4BEB" w:rsidRPr="00576460" w14:paraId="3DEDBB87" w14:textId="77777777" w:rsidTr="00100C04">
        <w:trPr>
          <w:trHeight w:hRule="exact" w:val="1333"/>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1EC88A8B"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21</w:t>
            </w:r>
          </w:p>
        </w:tc>
        <w:tc>
          <w:tcPr>
            <w:tcW w:w="2096" w:type="dxa"/>
            <w:tcBorders>
              <w:top w:val="single" w:sz="4" w:space="0" w:color="auto"/>
              <w:left w:val="single" w:sz="4" w:space="0" w:color="auto"/>
              <w:bottom w:val="single" w:sz="4" w:space="0" w:color="auto"/>
            </w:tcBorders>
            <w:shd w:val="clear" w:color="auto" w:fill="auto"/>
            <w:vAlign w:val="center"/>
          </w:tcPr>
          <w:p w14:paraId="0E77A64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Medborgerhus</w:t>
            </w:r>
          </w:p>
        </w:tc>
        <w:tc>
          <w:tcPr>
            <w:tcW w:w="1434" w:type="dxa"/>
            <w:tcBorders>
              <w:top w:val="single" w:sz="4" w:space="0" w:color="auto"/>
              <w:left w:val="single" w:sz="4" w:space="0" w:color="auto"/>
              <w:bottom w:val="single" w:sz="4" w:space="0" w:color="auto"/>
              <w:right w:val="single" w:sz="4" w:space="0" w:color="auto"/>
            </w:tcBorders>
            <w:vAlign w:val="center"/>
          </w:tcPr>
          <w:p w14:paraId="1F33AD78"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bottom"/>
          </w:tcPr>
          <w:p w14:paraId="1C9291BD" w14:textId="2CCBE746" w:rsidR="00CB4BEB" w:rsidRPr="00576460" w:rsidRDefault="00CB4BEB" w:rsidP="003C0924">
            <w:pPr>
              <w:rPr>
                <w:rFonts w:ascii="Trebuchet MS" w:hAnsi="Trebuchet MS"/>
                <w:sz w:val="18"/>
                <w:szCs w:val="18"/>
              </w:rPr>
            </w:pPr>
            <w:r w:rsidRPr="00576460">
              <w:rPr>
                <w:rFonts w:ascii="Trebuchet MS" w:hAnsi="Trebuchet MS"/>
                <w:sz w:val="18"/>
                <w:szCs w:val="18"/>
              </w:rPr>
              <w:t xml:space="preserve">Et medborgerhus er en betegnelse for en </w:t>
            </w:r>
            <w:hyperlink r:id="rId37" w:tooltip="Kultur" w:history="1">
              <w:r w:rsidRPr="00576460">
                <w:rPr>
                  <w:rFonts w:ascii="Trebuchet MS" w:hAnsi="Trebuchet MS"/>
                  <w:sz w:val="18"/>
                  <w:szCs w:val="18"/>
                </w:rPr>
                <w:t>kulturinstitution</w:t>
              </w:r>
            </w:hyperlink>
            <w:r w:rsidRPr="00576460">
              <w:rPr>
                <w:rFonts w:ascii="Trebuchet MS" w:hAnsi="Trebuchet MS"/>
                <w:sz w:val="18"/>
                <w:szCs w:val="18"/>
              </w:rPr>
              <w:t>, der står til rådighed for en by eller en egns befolkning i</w:t>
            </w:r>
            <w:r w:rsidR="00100C04">
              <w:rPr>
                <w:rFonts w:ascii="Trebuchet MS" w:hAnsi="Trebuchet MS"/>
                <w:sz w:val="18"/>
                <w:szCs w:val="18"/>
              </w:rPr>
              <w:t>fm</w:t>
            </w:r>
            <w:r w:rsidRPr="00576460">
              <w:rPr>
                <w:rFonts w:ascii="Trebuchet MS" w:hAnsi="Trebuchet MS"/>
                <w:sz w:val="18"/>
                <w:szCs w:val="18"/>
              </w:rPr>
              <w:t xml:space="preserve">. kultur-, forenings- og fritidstilbud. Begrebet Medborgerhus kan relateres til det mere historiske begreb </w:t>
            </w:r>
            <w:hyperlink r:id="rId38" w:tooltip="Forsamlingshus" w:history="1">
              <w:r w:rsidRPr="00576460">
                <w:rPr>
                  <w:rFonts w:ascii="Trebuchet MS" w:hAnsi="Trebuchet MS"/>
                  <w:sz w:val="18"/>
                  <w:szCs w:val="18"/>
                </w:rPr>
                <w:t>forsamlingshuset</w:t>
              </w:r>
            </w:hyperlink>
            <w:r w:rsidRPr="00576460">
              <w:rPr>
                <w:rFonts w:ascii="Trebuchet MS" w:hAnsi="Trebuchet MS"/>
                <w:sz w:val="18"/>
                <w:szCs w:val="18"/>
              </w:rPr>
              <w:t>, når vi skuer baggrund – og begrebet kulturhus, når vi ser fremefter. Hjemsted for en stor del af kommunens foreningsliv. Udlåner/udlejer lokaler til f.eks. møder, foredrag og kurser</w:t>
            </w:r>
          </w:p>
        </w:tc>
      </w:tr>
      <w:tr w:rsidR="00CB4BEB" w:rsidRPr="00576460" w14:paraId="137FC602" w14:textId="77777777" w:rsidTr="003C0924">
        <w:trPr>
          <w:trHeight w:hRule="exact" w:val="929"/>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644008E6"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22</w:t>
            </w:r>
          </w:p>
        </w:tc>
        <w:tc>
          <w:tcPr>
            <w:tcW w:w="2096" w:type="dxa"/>
            <w:tcBorders>
              <w:top w:val="single" w:sz="4" w:space="0" w:color="auto"/>
              <w:left w:val="single" w:sz="4" w:space="0" w:color="auto"/>
              <w:bottom w:val="single" w:sz="4" w:space="0" w:color="auto"/>
            </w:tcBorders>
            <w:shd w:val="clear" w:color="auto" w:fill="auto"/>
            <w:vAlign w:val="center"/>
          </w:tcPr>
          <w:p w14:paraId="07A25E1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Kulturhus</w:t>
            </w:r>
          </w:p>
        </w:tc>
        <w:tc>
          <w:tcPr>
            <w:tcW w:w="1434" w:type="dxa"/>
            <w:tcBorders>
              <w:top w:val="single" w:sz="4" w:space="0" w:color="auto"/>
              <w:left w:val="single" w:sz="4" w:space="0" w:color="auto"/>
              <w:bottom w:val="single" w:sz="4" w:space="0" w:color="auto"/>
              <w:right w:val="single" w:sz="4" w:space="0" w:color="auto"/>
            </w:tcBorders>
            <w:vAlign w:val="center"/>
          </w:tcPr>
          <w:p w14:paraId="7B0129FE"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bottom"/>
          </w:tcPr>
          <w:p w14:paraId="76B4DC99" w14:textId="01A35314" w:rsidR="00CB4BEB" w:rsidRPr="00576460" w:rsidRDefault="00CB4BEB" w:rsidP="003C0924">
            <w:pPr>
              <w:rPr>
                <w:rFonts w:ascii="Trebuchet MS" w:hAnsi="Trebuchet MS"/>
                <w:sz w:val="18"/>
                <w:szCs w:val="18"/>
              </w:rPr>
            </w:pPr>
            <w:r w:rsidRPr="00576460">
              <w:rPr>
                <w:rFonts w:ascii="Trebuchet MS" w:hAnsi="Trebuchet MS"/>
                <w:sz w:val="18"/>
                <w:szCs w:val="18"/>
              </w:rPr>
              <w:t>En samling af forskellige faciliteter under samme tag. F.eks. musiksteder, biografer, foreninger, idrætsfaciliteter, restaur</w:t>
            </w:r>
            <w:r w:rsidR="00100C04">
              <w:rPr>
                <w:rFonts w:ascii="Trebuchet MS" w:hAnsi="Trebuchet MS"/>
                <w:sz w:val="18"/>
                <w:szCs w:val="18"/>
              </w:rPr>
              <w:t>an</w:t>
            </w:r>
            <w:r w:rsidRPr="00576460">
              <w:rPr>
                <w:rFonts w:ascii="Trebuchet MS" w:hAnsi="Trebuchet MS"/>
                <w:sz w:val="18"/>
                <w:szCs w:val="18"/>
              </w:rPr>
              <w:t>ter, koncertsale, teater, børnekultur, danseforestillinger, møder, lokale foreninger, motionsfaciliteter, markeder, udstillingslokaler, kreative værksteder m.v.</w:t>
            </w:r>
          </w:p>
        </w:tc>
      </w:tr>
      <w:tr w:rsidR="00CB4BEB" w:rsidRPr="00576460" w14:paraId="3B720828"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27DBE7E9"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23</w:t>
            </w:r>
          </w:p>
        </w:tc>
        <w:tc>
          <w:tcPr>
            <w:tcW w:w="2096" w:type="dxa"/>
            <w:tcBorders>
              <w:top w:val="single" w:sz="4" w:space="0" w:color="auto"/>
              <w:left w:val="single" w:sz="4" w:space="0" w:color="auto"/>
              <w:bottom w:val="single" w:sz="4" w:space="0" w:color="auto"/>
            </w:tcBorders>
            <w:shd w:val="clear" w:color="auto" w:fill="auto"/>
            <w:vAlign w:val="bottom"/>
          </w:tcPr>
          <w:p w14:paraId="3A5C9D6D"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vAlign w:val="center"/>
          </w:tcPr>
          <w:p w14:paraId="0E1038E4"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auto"/>
            <w:vAlign w:val="bottom"/>
          </w:tcPr>
          <w:p w14:paraId="1F633196"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6D0D6C21"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20AFB702"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24</w:t>
            </w:r>
          </w:p>
        </w:tc>
        <w:tc>
          <w:tcPr>
            <w:tcW w:w="2096" w:type="dxa"/>
            <w:tcBorders>
              <w:top w:val="single" w:sz="4" w:space="0" w:color="auto"/>
              <w:left w:val="single" w:sz="4" w:space="0" w:color="auto"/>
              <w:bottom w:val="single" w:sz="4" w:space="0" w:color="auto"/>
            </w:tcBorders>
            <w:shd w:val="clear" w:color="auto" w:fill="auto"/>
            <w:vAlign w:val="bottom"/>
          </w:tcPr>
          <w:p w14:paraId="100C7E5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vAlign w:val="center"/>
          </w:tcPr>
          <w:p w14:paraId="4A58062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auto"/>
            <w:vAlign w:val="bottom"/>
          </w:tcPr>
          <w:p w14:paraId="2DF00C1C"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317623D7"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36FA25A6" w14:textId="77777777" w:rsidR="00CB4BEB" w:rsidRPr="0017048F" w:rsidRDefault="00CB4BEB" w:rsidP="00100C04">
            <w:pPr>
              <w:jc w:val="center"/>
              <w:rPr>
                <w:rFonts w:ascii="Trebuchet MS" w:hAnsi="Trebuchet MS"/>
                <w:sz w:val="18"/>
                <w:szCs w:val="18"/>
              </w:rPr>
            </w:pPr>
            <w:r w:rsidRPr="0017048F">
              <w:rPr>
                <w:rFonts w:ascii="Trebuchet MS" w:hAnsi="Trebuchet MS"/>
                <w:sz w:val="18"/>
                <w:szCs w:val="18"/>
              </w:rPr>
              <w:t>25</w:t>
            </w:r>
          </w:p>
        </w:tc>
        <w:tc>
          <w:tcPr>
            <w:tcW w:w="2096" w:type="dxa"/>
            <w:tcBorders>
              <w:top w:val="single" w:sz="4" w:space="0" w:color="auto"/>
              <w:left w:val="single" w:sz="4" w:space="0" w:color="auto"/>
              <w:bottom w:val="single" w:sz="4" w:space="0" w:color="auto"/>
            </w:tcBorders>
            <w:shd w:val="clear" w:color="auto" w:fill="auto"/>
            <w:vAlign w:val="bottom"/>
          </w:tcPr>
          <w:p w14:paraId="35832E4B" w14:textId="77777777" w:rsidR="00CB4BEB" w:rsidRPr="00576460" w:rsidRDefault="00CB4BEB" w:rsidP="00100C04">
            <w:pP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vAlign w:val="center"/>
          </w:tcPr>
          <w:p w14:paraId="0493B6AF" w14:textId="77777777" w:rsidR="00CB4BEB" w:rsidRPr="00576460" w:rsidRDefault="00CB4BEB" w:rsidP="00100C0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auto"/>
            <w:vAlign w:val="bottom"/>
          </w:tcPr>
          <w:p w14:paraId="31D41D55" w14:textId="77777777" w:rsidR="00CB4BEB" w:rsidRPr="00576460" w:rsidRDefault="00CB4BEB" w:rsidP="00100C04">
            <w:pPr>
              <w:rPr>
                <w:rFonts w:ascii="Trebuchet MS" w:hAnsi="Trebuchet MS"/>
                <w:sz w:val="18"/>
                <w:szCs w:val="18"/>
              </w:rPr>
            </w:pPr>
            <w:r w:rsidRPr="00576460">
              <w:rPr>
                <w:rFonts w:ascii="Trebuchet MS" w:hAnsi="Trebuchet MS"/>
                <w:sz w:val="18"/>
                <w:szCs w:val="18"/>
              </w:rPr>
              <w:t>-</w:t>
            </w:r>
          </w:p>
        </w:tc>
      </w:tr>
      <w:tr w:rsidR="00CB4BEB" w:rsidRPr="00576460" w14:paraId="3C0AD234"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1C49C068" w14:textId="77777777" w:rsidR="00CB4BEB" w:rsidRPr="0017048F" w:rsidRDefault="00CB4BEB" w:rsidP="00100C04">
            <w:pPr>
              <w:jc w:val="center"/>
              <w:rPr>
                <w:rFonts w:ascii="Trebuchet MS" w:hAnsi="Trebuchet MS"/>
                <w:sz w:val="18"/>
                <w:szCs w:val="18"/>
              </w:rPr>
            </w:pPr>
            <w:r w:rsidRPr="0017048F">
              <w:rPr>
                <w:rFonts w:ascii="Trebuchet MS" w:hAnsi="Trebuchet MS"/>
                <w:sz w:val="18"/>
                <w:szCs w:val="18"/>
              </w:rPr>
              <w:t>26</w:t>
            </w:r>
          </w:p>
        </w:tc>
        <w:tc>
          <w:tcPr>
            <w:tcW w:w="2096" w:type="dxa"/>
            <w:tcBorders>
              <w:top w:val="single" w:sz="4" w:space="0" w:color="auto"/>
              <w:left w:val="single" w:sz="4" w:space="0" w:color="auto"/>
              <w:bottom w:val="single" w:sz="4" w:space="0" w:color="auto"/>
            </w:tcBorders>
            <w:shd w:val="clear" w:color="auto" w:fill="auto"/>
            <w:vAlign w:val="bottom"/>
          </w:tcPr>
          <w:p w14:paraId="54670C54" w14:textId="77777777" w:rsidR="00CB4BEB" w:rsidRPr="00576460" w:rsidRDefault="00CB4BEB" w:rsidP="00100C04">
            <w:pP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vAlign w:val="bottom"/>
          </w:tcPr>
          <w:p w14:paraId="1050D559" w14:textId="77777777" w:rsidR="00CB4BEB" w:rsidRPr="00576460" w:rsidRDefault="00CB4BEB" w:rsidP="00100C0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auto"/>
            <w:vAlign w:val="bottom"/>
          </w:tcPr>
          <w:p w14:paraId="08158137" w14:textId="77777777" w:rsidR="00CB4BEB" w:rsidRPr="00576460" w:rsidRDefault="00CB4BEB" w:rsidP="00100C04">
            <w:pPr>
              <w:rPr>
                <w:rFonts w:ascii="Trebuchet MS" w:hAnsi="Trebuchet MS"/>
                <w:sz w:val="18"/>
                <w:szCs w:val="18"/>
              </w:rPr>
            </w:pPr>
            <w:r w:rsidRPr="00576460">
              <w:rPr>
                <w:rFonts w:ascii="Trebuchet MS" w:hAnsi="Trebuchet MS"/>
                <w:sz w:val="18"/>
                <w:szCs w:val="18"/>
              </w:rPr>
              <w:t>-</w:t>
            </w:r>
          </w:p>
        </w:tc>
      </w:tr>
      <w:tr w:rsidR="00CB4BEB" w:rsidRPr="00576460" w14:paraId="0F7A14A5"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062EE9B7" w14:textId="77777777" w:rsidR="00CB4BEB" w:rsidRPr="0017048F" w:rsidRDefault="00CB4BEB" w:rsidP="00100C04">
            <w:pPr>
              <w:jc w:val="center"/>
              <w:rPr>
                <w:rFonts w:ascii="Trebuchet MS" w:hAnsi="Trebuchet MS"/>
                <w:sz w:val="18"/>
                <w:szCs w:val="18"/>
              </w:rPr>
            </w:pPr>
            <w:r w:rsidRPr="0017048F">
              <w:rPr>
                <w:rFonts w:ascii="Trebuchet MS" w:hAnsi="Trebuchet MS"/>
                <w:sz w:val="18"/>
                <w:szCs w:val="18"/>
              </w:rPr>
              <w:t>27</w:t>
            </w:r>
          </w:p>
        </w:tc>
        <w:tc>
          <w:tcPr>
            <w:tcW w:w="2096" w:type="dxa"/>
            <w:tcBorders>
              <w:top w:val="single" w:sz="4" w:space="0" w:color="auto"/>
              <w:left w:val="single" w:sz="4" w:space="0" w:color="auto"/>
              <w:bottom w:val="single" w:sz="4" w:space="0" w:color="auto"/>
            </w:tcBorders>
            <w:shd w:val="clear" w:color="auto" w:fill="auto"/>
            <w:vAlign w:val="bottom"/>
          </w:tcPr>
          <w:p w14:paraId="50C8B645" w14:textId="77777777" w:rsidR="00CB4BEB" w:rsidRPr="00576460" w:rsidRDefault="00CB4BEB" w:rsidP="00100C04">
            <w:pP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vAlign w:val="center"/>
          </w:tcPr>
          <w:p w14:paraId="3F055606" w14:textId="77777777" w:rsidR="00CB4BEB" w:rsidRPr="00576460" w:rsidRDefault="00CB4BEB" w:rsidP="00100C0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auto"/>
            <w:vAlign w:val="bottom"/>
          </w:tcPr>
          <w:p w14:paraId="4AC1FFAB" w14:textId="77777777" w:rsidR="00CB4BEB" w:rsidRPr="00576460" w:rsidRDefault="00CB4BEB" w:rsidP="00100C04">
            <w:pPr>
              <w:rPr>
                <w:rFonts w:ascii="Trebuchet MS" w:hAnsi="Trebuchet MS"/>
                <w:sz w:val="18"/>
                <w:szCs w:val="18"/>
              </w:rPr>
            </w:pPr>
            <w:r w:rsidRPr="00576460">
              <w:rPr>
                <w:rFonts w:ascii="Trebuchet MS" w:hAnsi="Trebuchet MS"/>
                <w:sz w:val="18"/>
                <w:szCs w:val="18"/>
              </w:rPr>
              <w:t>-</w:t>
            </w:r>
          </w:p>
        </w:tc>
      </w:tr>
      <w:tr w:rsidR="00CB4BEB" w:rsidRPr="00576460" w14:paraId="1C168221"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5976C965" w14:textId="77777777" w:rsidR="00CB4BEB" w:rsidRPr="0017048F" w:rsidRDefault="00CB4BEB" w:rsidP="00100C04">
            <w:pPr>
              <w:jc w:val="center"/>
              <w:rPr>
                <w:rFonts w:ascii="Trebuchet MS" w:hAnsi="Trebuchet MS"/>
                <w:sz w:val="18"/>
                <w:szCs w:val="18"/>
              </w:rPr>
            </w:pPr>
            <w:r w:rsidRPr="0017048F">
              <w:rPr>
                <w:rFonts w:ascii="Trebuchet MS" w:hAnsi="Trebuchet MS"/>
                <w:sz w:val="18"/>
                <w:szCs w:val="18"/>
              </w:rPr>
              <w:t>28</w:t>
            </w:r>
          </w:p>
        </w:tc>
        <w:tc>
          <w:tcPr>
            <w:tcW w:w="2096" w:type="dxa"/>
            <w:tcBorders>
              <w:top w:val="single" w:sz="4" w:space="0" w:color="auto"/>
              <w:left w:val="single" w:sz="4" w:space="0" w:color="auto"/>
              <w:bottom w:val="single" w:sz="4" w:space="0" w:color="auto"/>
            </w:tcBorders>
            <w:shd w:val="clear" w:color="auto" w:fill="auto"/>
            <w:vAlign w:val="bottom"/>
          </w:tcPr>
          <w:p w14:paraId="3D18FE29"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vAlign w:val="center"/>
          </w:tcPr>
          <w:p w14:paraId="02DB35E7" w14:textId="77777777" w:rsidR="00CB4BEB" w:rsidRPr="00576460" w:rsidRDefault="00CB4BEB" w:rsidP="00100C0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auto"/>
            <w:vAlign w:val="bottom"/>
          </w:tcPr>
          <w:p w14:paraId="2EAF8B94" w14:textId="77777777" w:rsidR="00CB4BEB" w:rsidRPr="00576460" w:rsidRDefault="00CB4BEB" w:rsidP="00100C04">
            <w:pPr>
              <w:shd w:val="clear" w:color="auto" w:fill="FFFFFF"/>
              <w:spacing w:line="288" w:lineRule="atLeast"/>
              <w:rPr>
                <w:rFonts w:ascii="Trebuchet MS" w:hAnsi="Trebuchet MS"/>
                <w:sz w:val="18"/>
                <w:szCs w:val="18"/>
              </w:rPr>
            </w:pPr>
            <w:r w:rsidRPr="00576460">
              <w:rPr>
                <w:rFonts w:ascii="Trebuchet MS" w:hAnsi="Trebuchet MS"/>
                <w:sz w:val="18"/>
                <w:szCs w:val="18"/>
              </w:rPr>
              <w:t>-</w:t>
            </w:r>
          </w:p>
          <w:p w14:paraId="1F8A6A23" w14:textId="77777777" w:rsidR="00CB4BEB" w:rsidRPr="00576460" w:rsidRDefault="00CB4BEB" w:rsidP="00100C04">
            <w:pPr>
              <w:rPr>
                <w:rFonts w:ascii="Trebuchet MS" w:hAnsi="Trebuchet MS"/>
                <w:sz w:val="18"/>
                <w:szCs w:val="18"/>
              </w:rPr>
            </w:pPr>
          </w:p>
        </w:tc>
      </w:tr>
      <w:tr w:rsidR="00CB4BEB" w:rsidRPr="00576460" w14:paraId="7EF4CDC2"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268AF56B" w14:textId="77777777" w:rsidR="00CB4BEB" w:rsidRPr="0017048F" w:rsidRDefault="00CB4BEB" w:rsidP="00100C04">
            <w:pPr>
              <w:jc w:val="center"/>
              <w:rPr>
                <w:rFonts w:ascii="Trebuchet MS" w:hAnsi="Trebuchet MS"/>
                <w:sz w:val="18"/>
                <w:szCs w:val="18"/>
              </w:rPr>
            </w:pPr>
            <w:r w:rsidRPr="0017048F">
              <w:rPr>
                <w:rFonts w:ascii="Trebuchet MS" w:hAnsi="Trebuchet MS"/>
                <w:sz w:val="18"/>
                <w:szCs w:val="18"/>
              </w:rPr>
              <w:t>29</w:t>
            </w:r>
          </w:p>
        </w:tc>
        <w:tc>
          <w:tcPr>
            <w:tcW w:w="2096" w:type="dxa"/>
            <w:tcBorders>
              <w:top w:val="single" w:sz="4" w:space="0" w:color="auto"/>
              <w:left w:val="single" w:sz="4" w:space="0" w:color="auto"/>
              <w:bottom w:val="single" w:sz="4" w:space="0" w:color="auto"/>
            </w:tcBorders>
            <w:shd w:val="clear" w:color="auto" w:fill="auto"/>
            <w:vAlign w:val="bottom"/>
          </w:tcPr>
          <w:p w14:paraId="3BF5E403"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vAlign w:val="center"/>
          </w:tcPr>
          <w:p w14:paraId="63390E45" w14:textId="77777777" w:rsidR="00CB4BEB" w:rsidRPr="00576460" w:rsidRDefault="00CB4BEB" w:rsidP="00100C0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auto"/>
            <w:vAlign w:val="bottom"/>
          </w:tcPr>
          <w:p w14:paraId="1EE55C56" w14:textId="77777777" w:rsidR="00CB4BEB" w:rsidRPr="00576460" w:rsidRDefault="00CB4BEB" w:rsidP="00100C04">
            <w:pPr>
              <w:shd w:val="clear" w:color="auto" w:fill="FFFFFF"/>
              <w:spacing w:line="288" w:lineRule="atLeast"/>
              <w:rPr>
                <w:rFonts w:ascii="Trebuchet MS" w:hAnsi="Trebuchet MS"/>
                <w:sz w:val="18"/>
                <w:szCs w:val="18"/>
              </w:rPr>
            </w:pPr>
            <w:r w:rsidRPr="00576460">
              <w:rPr>
                <w:rFonts w:ascii="Trebuchet MS" w:hAnsi="Trebuchet MS"/>
                <w:sz w:val="18"/>
                <w:szCs w:val="18"/>
              </w:rPr>
              <w:t>-</w:t>
            </w:r>
          </w:p>
          <w:p w14:paraId="60141EF7" w14:textId="77777777" w:rsidR="00CB4BEB" w:rsidRPr="00576460" w:rsidRDefault="00CB4BEB" w:rsidP="00100C04">
            <w:pPr>
              <w:rPr>
                <w:rFonts w:ascii="Trebuchet MS" w:hAnsi="Trebuchet MS"/>
                <w:sz w:val="18"/>
                <w:szCs w:val="18"/>
              </w:rPr>
            </w:pPr>
          </w:p>
        </w:tc>
      </w:tr>
      <w:tr w:rsidR="00CB4BEB" w:rsidRPr="008F599F" w14:paraId="21BC66DA" w14:textId="77777777" w:rsidTr="003C0924">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10867820" w14:textId="77777777" w:rsidR="00CB4BEB" w:rsidRPr="00100C04" w:rsidRDefault="00CB4BEB" w:rsidP="00100C04">
            <w:pPr>
              <w:jc w:val="center"/>
              <w:rPr>
                <w:rFonts w:ascii="Trebuchet MS" w:hAnsi="Trebuchet MS"/>
                <w:sz w:val="18"/>
                <w:szCs w:val="18"/>
              </w:rPr>
            </w:pPr>
            <w:r w:rsidRPr="00100C04">
              <w:rPr>
                <w:rFonts w:ascii="Trebuchet MS" w:hAnsi="Trebuchet MS"/>
                <w:sz w:val="18"/>
                <w:szCs w:val="18"/>
              </w:rPr>
              <w:t>30</w:t>
            </w:r>
          </w:p>
        </w:tc>
        <w:tc>
          <w:tcPr>
            <w:tcW w:w="2096" w:type="dxa"/>
            <w:tcBorders>
              <w:top w:val="single" w:sz="4" w:space="0" w:color="auto"/>
              <w:left w:val="single" w:sz="4" w:space="0" w:color="auto"/>
              <w:bottom w:val="single" w:sz="4" w:space="0" w:color="auto"/>
            </w:tcBorders>
            <w:shd w:val="clear" w:color="auto" w:fill="auto"/>
            <w:vAlign w:val="center"/>
          </w:tcPr>
          <w:p w14:paraId="11BB25CA"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Dagcenter</w:t>
            </w:r>
          </w:p>
        </w:tc>
        <w:tc>
          <w:tcPr>
            <w:tcW w:w="1434" w:type="dxa"/>
            <w:tcBorders>
              <w:top w:val="single" w:sz="4" w:space="0" w:color="auto"/>
              <w:left w:val="single" w:sz="4" w:space="0" w:color="auto"/>
              <w:bottom w:val="single" w:sz="4" w:space="0" w:color="auto"/>
              <w:right w:val="single" w:sz="4" w:space="0" w:color="auto"/>
            </w:tcBorders>
            <w:vAlign w:val="center"/>
          </w:tcPr>
          <w:p w14:paraId="53A578C5" w14:textId="77777777" w:rsidR="00CB4BEB" w:rsidRPr="00100C04" w:rsidRDefault="00CB4BEB" w:rsidP="00100C04">
            <w:pPr>
              <w:jc w:val="center"/>
              <w:rPr>
                <w:rFonts w:ascii="Trebuchet MS" w:hAnsi="Trebuchet MS"/>
                <w:sz w:val="18"/>
                <w:szCs w:val="18"/>
              </w:rPr>
            </w:pPr>
            <w:r w:rsidRPr="00100C04">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center"/>
          </w:tcPr>
          <w:p w14:paraId="0E16F4DC"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Aktivitetsprægede tilbud med formål at øge og bevare brugernes muligheder for at klare sig selv, f.eks. ved at forebygge forringelse af den fysiske funktionsevne eller af social isolation.</w:t>
            </w:r>
          </w:p>
        </w:tc>
      </w:tr>
      <w:tr w:rsidR="00CB4BEB" w:rsidRPr="008F599F" w14:paraId="455C2C26" w14:textId="77777777" w:rsidTr="003C0924">
        <w:trPr>
          <w:trHeight w:val="403"/>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53C2853F" w14:textId="77777777" w:rsidR="00CB4BEB" w:rsidRPr="00100C04" w:rsidRDefault="00CB4BEB" w:rsidP="00100C04">
            <w:pPr>
              <w:jc w:val="center"/>
              <w:rPr>
                <w:rFonts w:ascii="Trebuchet MS" w:hAnsi="Trebuchet MS"/>
                <w:sz w:val="18"/>
                <w:szCs w:val="18"/>
              </w:rPr>
            </w:pPr>
            <w:r w:rsidRPr="00100C04">
              <w:rPr>
                <w:rFonts w:ascii="Trebuchet MS" w:hAnsi="Trebuchet MS"/>
                <w:sz w:val="18"/>
                <w:szCs w:val="18"/>
              </w:rPr>
              <w:t>31</w:t>
            </w:r>
          </w:p>
        </w:tc>
        <w:tc>
          <w:tcPr>
            <w:tcW w:w="2096" w:type="dxa"/>
            <w:tcBorders>
              <w:top w:val="single" w:sz="4" w:space="0" w:color="auto"/>
              <w:left w:val="single" w:sz="4" w:space="0" w:color="auto"/>
              <w:bottom w:val="single" w:sz="4" w:space="0" w:color="auto"/>
            </w:tcBorders>
            <w:shd w:val="clear" w:color="auto" w:fill="auto"/>
            <w:vAlign w:val="center"/>
          </w:tcPr>
          <w:p w14:paraId="687EA9BC"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Fysioterapiklinik</w:t>
            </w:r>
          </w:p>
        </w:tc>
        <w:tc>
          <w:tcPr>
            <w:tcW w:w="1434" w:type="dxa"/>
            <w:tcBorders>
              <w:top w:val="single" w:sz="4" w:space="0" w:color="auto"/>
              <w:left w:val="single" w:sz="4" w:space="0" w:color="auto"/>
              <w:bottom w:val="single" w:sz="4" w:space="0" w:color="auto"/>
              <w:right w:val="single" w:sz="4" w:space="0" w:color="auto"/>
            </w:tcBorders>
            <w:vAlign w:val="center"/>
          </w:tcPr>
          <w:p w14:paraId="5E42880F" w14:textId="77777777" w:rsidR="00CB4BEB" w:rsidRPr="00100C04" w:rsidRDefault="00CB4BEB" w:rsidP="00100C04">
            <w:pPr>
              <w:jc w:val="center"/>
              <w:rPr>
                <w:rFonts w:ascii="Trebuchet MS" w:hAnsi="Trebuchet MS"/>
                <w:sz w:val="18"/>
                <w:szCs w:val="18"/>
              </w:rPr>
            </w:pPr>
            <w:r w:rsidRPr="00100C04">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center"/>
          </w:tcPr>
          <w:p w14:paraId="396A7D78"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Klinik til genoptræning til afhjælpning af fysisk funktionsnedsættelse</w:t>
            </w:r>
          </w:p>
        </w:tc>
      </w:tr>
      <w:tr w:rsidR="00CB4BEB" w:rsidRPr="008F599F" w14:paraId="7BF87383" w14:textId="77777777" w:rsidTr="003C0924">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7C16998C" w14:textId="77777777" w:rsidR="00CB4BEB" w:rsidRPr="00100C04" w:rsidRDefault="00CB4BEB" w:rsidP="00100C04">
            <w:pPr>
              <w:jc w:val="center"/>
              <w:rPr>
                <w:rFonts w:ascii="Trebuchet MS" w:hAnsi="Trebuchet MS"/>
                <w:sz w:val="18"/>
                <w:szCs w:val="18"/>
              </w:rPr>
            </w:pPr>
            <w:r w:rsidRPr="00100C04">
              <w:rPr>
                <w:rFonts w:ascii="Trebuchet MS" w:hAnsi="Trebuchet MS"/>
                <w:sz w:val="18"/>
                <w:szCs w:val="18"/>
              </w:rPr>
              <w:t>32</w:t>
            </w:r>
          </w:p>
        </w:tc>
        <w:tc>
          <w:tcPr>
            <w:tcW w:w="2096" w:type="dxa"/>
            <w:tcBorders>
              <w:top w:val="single" w:sz="4" w:space="0" w:color="auto"/>
              <w:left w:val="single" w:sz="4" w:space="0" w:color="auto"/>
              <w:bottom w:val="single" w:sz="4" w:space="0" w:color="auto"/>
            </w:tcBorders>
            <w:shd w:val="clear" w:color="auto" w:fill="auto"/>
            <w:vAlign w:val="center"/>
          </w:tcPr>
          <w:p w14:paraId="0A0D97B5"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Behandlingscenter</w:t>
            </w:r>
          </w:p>
        </w:tc>
        <w:tc>
          <w:tcPr>
            <w:tcW w:w="1434" w:type="dxa"/>
            <w:tcBorders>
              <w:top w:val="single" w:sz="4" w:space="0" w:color="auto"/>
              <w:left w:val="single" w:sz="4" w:space="0" w:color="auto"/>
              <w:bottom w:val="single" w:sz="4" w:space="0" w:color="auto"/>
              <w:right w:val="single" w:sz="4" w:space="0" w:color="auto"/>
            </w:tcBorders>
            <w:vAlign w:val="center"/>
          </w:tcPr>
          <w:p w14:paraId="4681BA5E" w14:textId="77777777" w:rsidR="00CB4BEB" w:rsidRPr="00100C04" w:rsidRDefault="00CB4BEB" w:rsidP="00100C04">
            <w:pPr>
              <w:jc w:val="center"/>
              <w:rPr>
                <w:rFonts w:ascii="Trebuchet MS" w:hAnsi="Trebuchet MS"/>
                <w:sz w:val="18"/>
                <w:szCs w:val="18"/>
              </w:rPr>
            </w:pPr>
            <w:r w:rsidRPr="00100C04">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center"/>
          </w:tcPr>
          <w:p w14:paraId="79D78A27"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Institution der tilbyder ambulant behandling af misbrugsproblemer (stof og/eller alkohol) el. andre psykiske og fysiske lidelser.</w:t>
            </w:r>
          </w:p>
          <w:p w14:paraId="5CDBEA7C" w14:textId="77777777" w:rsidR="00CB4BEB" w:rsidRPr="00100C04" w:rsidRDefault="00CB4BEB" w:rsidP="00100C04">
            <w:pPr>
              <w:rPr>
                <w:rFonts w:ascii="Trebuchet MS" w:hAnsi="Trebuchet MS"/>
                <w:sz w:val="18"/>
                <w:szCs w:val="18"/>
              </w:rPr>
            </w:pPr>
          </w:p>
          <w:p w14:paraId="7BBF7BAC"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Kommunalbestyrelsen skal tilbyde behandling af stofmisbrugere jf. Servicelovens § 101 og alkoholbehandling jf. Sundhedslovens §141.</w:t>
            </w:r>
          </w:p>
        </w:tc>
      </w:tr>
      <w:tr w:rsidR="00CB4BEB" w:rsidRPr="008F599F" w14:paraId="23669399" w14:textId="77777777" w:rsidTr="003C0924">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05745683" w14:textId="77777777" w:rsidR="00CB4BEB" w:rsidRPr="00100C04" w:rsidRDefault="00CB4BEB" w:rsidP="00100C04">
            <w:pPr>
              <w:jc w:val="center"/>
              <w:rPr>
                <w:rFonts w:ascii="Trebuchet MS" w:hAnsi="Trebuchet MS"/>
                <w:sz w:val="18"/>
                <w:szCs w:val="18"/>
              </w:rPr>
            </w:pPr>
            <w:r w:rsidRPr="00100C04">
              <w:rPr>
                <w:rFonts w:ascii="Trebuchet MS" w:hAnsi="Trebuchet MS"/>
                <w:sz w:val="18"/>
                <w:szCs w:val="18"/>
              </w:rPr>
              <w:t>33</w:t>
            </w:r>
          </w:p>
        </w:tc>
        <w:tc>
          <w:tcPr>
            <w:tcW w:w="2096" w:type="dxa"/>
            <w:tcBorders>
              <w:top w:val="single" w:sz="4" w:space="0" w:color="auto"/>
              <w:left w:val="single" w:sz="4" w:space="0" w:color="auto"/>
              <w:bottom w:val="single" w:sz="4" w:space="0" w:color="auto"/>
            </w:tcBorders>
            <w:shd w:val="clear" w:color="auto" w:fill="auto"/>
            <w:vAlign w:val="center"/>
          </w:tcPr>
          <w:p w14:paraId="5B27A50C"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Værested</w:t>
            </w:r>
          </w:p>
        </w:tc>
        <w:tc>
          <w:tcPr>
            <w:tcW w:w="1434" w:type="dxa"/>
            <w:tcBorders>
              <w:top w:val="single" w:sz="4" w:space="0" w:color="auto"/>
              <w:left w:val="single" w:sz="4" w:space="0" w:color="auto"/>
              <w:bottom w:val="single" w:sz="4" w:space="0" w:color="auto"/>
              <w:right w:val="single" w:sz="4" w:space="0" w:color="auto"/>
            </w:tcBorders>
            <w:vAlign w:val="center"/>
          </w:tcPr>
          <w:p w14:paraId="1AF3A5D0" w14:textId="77777777" w:rsidR="00CB4BEB" w:rsidRPr="00100C04" w:rsidRDefault="00CB4BEB" w:rsidP="00100C04">
            <w:pPr>
              <w:jc w:val="center"/>
              <w:rPr>
                <w:rFonts w:ascii="Trebuchet MS" w:hAnsi="Trebuchet MS"/>
                <w:sz w:val="18"/>
                <w:szCs w:val="18"/>
              </w:rPr>
            </w:pPr>
            <w:r w:rsidRPr="00100C04">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center"/>
          </w:tcPr>
          <w:p w14:paraId="102CD7FC"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Sted hvor man kan komme, tilbringe tiden og møde andre især om opholdssted for fx børn og unge, hjemløse, psykisk syge el. narkomaner der kommer ind fra gaden og får rådgivning m.m. af frivillige;</w:t>
            </w:r>
          </w:p>
        </w:tc>
      </w:tr>
      <w:tr w:rsidR="00CB4BEB" w:rsidRPr="008F599F" w14:paraId="2D07E977" w14:textId="77777777" w:rsidTr="003C0924">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31391F23" w14:textId="77777777" w:rsidR="00CB4BEB" w:rsidRPr="00100C04" w:rsidRDefault="00CB4BEB" w:rsidP="00100C04">
            <w:pPr>
              <w:jc w:val="center"/>
              <w:rPr>
                <w:rFonts w:ascii="Trebuchet MS" w:hAnsi="Trebuchet MS"/>
                <w:sz w:val="18"/>
                <w:szCs w:val="18"/>
              </w:rPr>
            </w:pPr>
            <w:r w:rsidRPr="00100C04">
              <w:rPr>
                <w:rFonts w:ascii="Trebuchet MS" w:hAnsi="Trebuchet MS"/>
                <w:sz w:val="18"/>
                <w:szCs w:val="18"/>
              </w:rPr>
              <w:t>34</w:t>
            </w:r>
          </w:p>
        </w:tc>
        <w:tc>
          <w:tcPr>
            <w:tcW w:w="2096" w:type="dxa"/>
            <w:tcBorders>
              <w:top w:val="single" w:sz="4" w:space="0" w:color="auto"/>
              <w:left w:val="single" w:sz="4" w:space="0" w:color="auto"/>
              <w:bottom w:val="single" w:sz="4" w:space="0" w:color="auto"/>
            </w:tcBorders>
            <w:shd w:val="clear" w:color="auto" w:fill="auto"/>
            <w:vAlign w:val="center"/>
          </w:tcPr>
          <w:p w14:paraId="776C5149"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Sygeplejeklinik</w:t>
            </w:r>
          </w:p>
        </w:tc>
        <w:tc>
          <w:tcPr>
            <w:tcW w:w="1434" w:type="dxa"/>
            <w:tcBorders>
              <w:top w:val="single" w:sz="4" w:space="0" w:color="auto"/>
              <w:left w:val="single" w:sz="4" w:space="0" w:color="auto"/>
              <w:bottom w:val="single" w:sz="4" w:space="0" w:color="auto"/>
              <w:right w:val="single" w:sz="4" w:space="0" w:color="auto"/>
            </w:tcBorders>
            <w:vAlign w:val="center"/>
          </w:tcPr>
          <w:p w14:paraId="117759FB" w14:textId="77777777" w:rsidR="00CB4BEB" w:rsidRPr="00100C04" w:rsidRDefault="00CB4BEB" w:rsidP="00100C04">
            <w:pPr>
              <w:jc w:val="center"/>
              <w:rPr>
                <w:rFonts w:ascii="Trebuchet MS" w:hAnsi="Trebuchet MS"/>
                <w:sz w:val="18"/>
                <w:szCs w:val="18"/>
              </w:rPr>
            </w:pPr>
            <w:r w:rsidRPr="00100C04">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center"/>
          </w:tcPr>
          <w:p w14:paraId="2AC39A6C"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På sygeplejeklinikker tilbydes kommunale sygeplejeydelser. Sygeplejeydelser kan også tilbydes i borgerens eget hjem.</w:t>
            </w:r>
          </w:p>
        </w:tc>
      </w:tr>
      <w:tr w:rsidR="00CB4BEB" w:rsidRPr="008F599F" w14:paraId="2F2EE630" w14:textId="77777777" w:rsidTr="003C0924">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239457F8" w14:textId="77777777" w:rsidR="00CB4BEB" w:rsidRPr="00100C04" w:rsidRDefault="00CB4BEB" w:rsidP="00100C04">
            <w:pPr>
              <w:jc w:val="center"/>
              <w:rPr>
                <w:rFonts w:ascii="Trebuchet MS" w:hAnsi="Trebuchet MS"/>
                <w:sz w:val="18"/>
                <w:szCs w:val="18"/>
              </w:rPr>
            </w:pPr>
            <w:r w:rsidRPr="00100C04">
              <w:rPr>
                <w:rFonts w:ascii="Trebuchet MS" w:hAnsi="Trebuchet MS"/>
                <w:sz w:val="18"/>
                <w:szCs w:val="18"/>
              </w:rPr>
              <w:lastRenderedPageBreak/>
              <w:t>35</w:t>
            </w:r>
          </w:p>
        </w:tc>
        <w:tc>
          <w:tcPr>
            <w:tcW w:w="2096" w:type="dxa"/>
            <w:tcBorders>
              <w:top w:val="single" w:sz="4" w:space="0" w:color="auto"/>
              <w:left w:val="single" w:sz="4" w:space="0" w:color="auto"/>
              <w:bottom w:val="single" w:sz="4" w:space="0" w:color="auto"/>
            </w:tcBorders>
            <w:shd w:val="clear" w:color="auto" w:fill="auto"/>
            <w:vAlign w:val="center"/>
          </w:tcPr>
          <w:p w14:paraId="0CFF817D"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Krisecenter</w:t>
            </w:r>
          </w:p>
        </w:tc>
        <w:tc>
          <w:tcPr>
            <w:tcW w:w="1434" w:type="dxa"/>
            <w:tcBorders>
              <w:top w:val="single" w:sz="4" w:space="0" w:color="auto"/>
              <w:left w:val="single" w:sz="4" w:space="0" w:color="auto"/>
              <w:bottom w:val="single" w:sz="4" w:space="0" w:color="auto"/>
              <w:right w:val="single" w:sz="4" w:space="0" w:color="auto"/>
            </w:tcBorders>
            <w:vAlign w:val="center"/>
          </w:tcPr>
          <w:p w14:paraId="41175B52" w14:textId="77777777" w:rsidR="00CB4BEB" w:rsidRPr="00100C04" w:rsidRDefault="00CB4BEB" w:rsidP="00100C04">
            <w:pPr>
              <w:jc w:val="center"/>
              <w:rPr>
                <w:rFonts w:ascii="Trebuchet MS" w:hAnsi="Trebuchet MS"/>
                <w:sz w:val="18"/>
                <w:szCs w:val="18"/>
              </w:rPr>
            </w:pPr>
            <w:r w:rsidRPr="00100C04">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center"/>
          </w:tcPr>
          <w:p w14:paraId="38173A7F"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Krisecentre tilbyder husly og støtte til kvinder og børn, der har været udsat for vold eller trusler om vold i hjemmet. Man har mulighed for at bo på krisecentret i en kortere eller længere periode.</w:t>
            </w:r>
          </w:p>
          <w:p w14:paraId="6E2BEE94" w14:textId="77777777" w:rsidR="00CB4BEB" w:rsidRPr="00100C04" w:rsidRDefault="00CB4BEB" w:rsidP="00100C04">
            <w:pPr>
              <w:rPr>
                <w:rFonts w:ascii="Trebuchet MS" w:hAnsi="Trebuchet MS"/>
                <w:sz w:val="18"/>
                <w:szCs w:val="18"/>
              </w:rPr>
            </w:pPr>
          </w:p>
          <w:p w14:paraId="266C98CE"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 xml:space="preserve"> Tilbud om ophold på krisecenter er jf. servicelovens § 109.</w:t>
            </w:r>
          </w:p>
        </w:tc>
      </w:tr>
      <w:tr w:rsidR="00CB4BEB" w:rsidRPr="00576460" w14:paraId="6F393A43" w14:textId="77777777" w:rsidTr="003C0924">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354180A0" w14:textId="77777777" w:rsidR="00CB4BEB" w:rsidRPr="0017048F" w:rsidRDefault="00CB4BEB" w:rsidP="00100C04">
            <w:pPr>
              <w:jc w:val="center"/>
              <w:rPr>
                <w:rFonts w:ascii="Trebuchet MS" w:hAnsi="Trebuchet MS"/>
                <w:sz w:val="18"/>
                <w:szCs w:val="18"/>
              </w:rPr>
            </w:pPr>
            <w:r w:rsidRPr="0017048F">
              <w:rPr>
                <w:rFonts w:ascii="Trebuchet MS" w:hAnsi="Trebuchet MS"/>
                <w:sz w:val="18"/>
                <w:szCs w:val="18"/>
              </w:rPr>
              <w:t>98</w:t>
            </w:r>
          </w:p>
        </w:tc>
        <w:tc>
          <w:tcPr>
            <w:tcW w:w="2096" w:type="dxa"/>
            <w:tcBorders>
              <w:top w:val="single" w:sz="4" w:space="0" w:color="auto"/>
              <w:left w:val="single" w:sz="4" w:space="0" w:color="auto"/>
              <w:bottom w:val="single" w:sz="4" w:space="0" w:color="auto"/>
            </w:tcBorders>
            <w:shd w:val="clear" w:color="auto" w:fill="auto"/>
            <w:vAlign w:val="center"/>
          </w:tcPr>
          <w:p w14:paraId="2CF05504" w14:textId="77777777" w:rsidR="00CB4BEB" w:rsidRPr="00576460" w:rsidRDefault="00CB4BEB" w:rsidP="00100C04">
            <w:pPr>
              <w:rPr>
                <w:rFonts w:ascii="Trebuchet MS" w:hAnsi="Trebuchet MS"/>
                <w:sz w:val="18"/>
                <w:szCs w:val="18"/>
              </w:rPr>
            </w:pPr>
            <w:r w:rsidRPr="00576460">
              <w:rPr>
                <w:rFonts w:ascii="Trebuchet MS" w:hAnsi="Trebuchet MS"/>
                <w:sz w:val="18"/>
                <w:szCs w:val="18"/>
              </w:rPr>
              <w:t>Øvrige tilbud</w:t>
            </w:r>
          </w:p>
        </w:tc>
        <w:tc>
          <w:tcPr>
            <w:tcW w:w="1434" w:type="dxa"/>
            <w:tcBorders>
              <w:top w:val="single" w:sz="4" w:space="0" w:color="auto"/>
              <w:left w:val="single" w:sz="4" w:space="0" w:color="auto"/>
              <w:bottom w:val="single" w:sz="4" w:space="0" w:color="auto"/>
              <w:right w:val="single" w:sz="4" w:space="0" w:color="auto"/>
            </w:tcBorders>
            <w:vAlign w:val="center"/>
          </w:tcPr>
          <w:p w14:paraId="1AFA3A98" w14:textId="77777777" w:rsidR="00CB4BEB" w:rsidRPr="00576460" w:rsidRDefault="00CB4BEB" w:rsidP="00100C04">
            <w:pPr>
              <w:jc w:val="center"/>
              <w:rPr>
                <w:rFonts w:ascii="Trebuchet MS" w:hAnsi="Trebuchet MS"/>
                <w:sz w:val="18"/>
                <w:szCs w:val="18"/>
              </w:rPr>
            </w:pPr>
            <w:r w:rsidRPr="00576460">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center"/>
          </w:tcPr>
          <w:p w14:paraId="0CA69F48" w14:textId="77777777" w:rsidR="00CB4BEB" w:rsidRPr="00576460" w:rsidRDefault="00CB4BEB" w:rsidP="00100C04">
            <w:pPr>
              <w:rPr>
                <w:rFonts w:ascii="Trebuchet MS" w:hAnsi="Trebuchet MS"/>
                <w:sz w:val="18"/>
                <w:szCs w:val="18"/>
              </w:rPr>
            </w:pPr>
            <w:r w:rsidRPr="00576460">
              <w:rPr>
                <w:rFonts w:ascii="Trebuchet MS" w:hAnsi="Trebuchet MS"/>
                <w:sz w:val="18"/>
                <w:szCs w:val="18"/>
              </w:rPr>
              <w:t>Andet</w:t>
            </w:r>
          </w:p>
        </w:tc>
      </w:tr>
      <w:tr w:rsidR="00CB4BEB" w:rsidRPr="00576460" w14:paraId="6C011849" w14:textId="77777777" w:rsidTr="003C0924">
        <w:trPr>
          <w:trHeigh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017D0385" w14:textId="77777777" w:rsidR="00CB4BEB" w:rsidRPr="0017048F" w:rsidRDefault="00CB4BEB" w:rsidP="00100C04">
            <w:pPr>
              <w:jc w:val="center"/>
              <w:rPr>
                <w:rFonts w:ascii="Trebuchet MS" w:hAnsi="Trebuchet MS"/>
                <w:sz w:val="18"/>
                <w:szCs w:val="18"/>
              </w:rPr>
            </w:pPr>
            <w:r w:rsidRPr="0017048F">
              <w:rPr>
                <w:rFonts w:ascii="Trebuchet MS" w:hAnsi="Trebuchet MS"/>
                <w:sz w:val="18"/>
                <w:szCs w:val="18"/>
              </w:rPr>
              <w:t>99</w:t>
            </w:r>
          </w:p>
        </w:tc>
        <w:tc>
          <w:tcPr>
            <w:tcW w:w="2096" w:type="dxa"/>
            <w:tcBorders>
              <w:top w:val="single" w:sz="4" w:space="0" w:color="auto"/>
              <w:left w:val="single" w:sz="4" w:space="0" w:color="auto"/>
              <w:bottom w:val="single" w:sz="4" w:space="0" w:color="auto"/>
            </w:tcBorders>
            <w:shd w:val="clear" w:color="auto" w:fill="auto"/>
            <w:vAlign w:val="center"/>
          </w:tcPr>
          <w:p w14:paraId="33FCBD70" w14:textId="77777777" w:rsidR="00CB4BEB" w:rsidRPr="00576460" w:rsidRDefault="00CB4BEB" w:rsidP="00100C04">
            <w:pPr>
              <w:rPr>
                <w:rFonts w:ascii="Trebuchet MS" w:hAnsi="Trebuchet MS"/>
                <w:sz w:val="18"/>
                <w:szCs w:val="18"/>
              </w:rPr>
            </w:pPr>
            <w:r w:rsidRPr="00576460">
              <w:rPr>
                <w:rFonts w:ascii="Trebuchet MS" w:hAnsi="Trebuchet MS"/>
                <w:sz w:val="18"/>
                <w:szCs w:val="18"/>
              </w:rPr>
              <w:t>Ukendt</w:t>
            </w:r>
          </w:p>
        </w:tc>
        <w:tc>
          <w:tcPr>
            <w:tcW w:w="1434" w:type="dxa"/>
            <w:tcBorders>
              <w:top w:val="single" w:sz="4" w:space="0" w:color="auto"/>
              <w:left w:val="single" w:sz="4" w:space="0" w:color="auto"/>
              <w:bottom w:val="single" w:sz="4" w:space="0" w:color="auto"/>
              <w:right w:val="single" w:sz="4" w:space="0" w:color="auto"/>
            </w:tcBorders>
            <w:vAlign w:val="center"/>
          </w:tcPr>
          <w:p w14:paraId="01FC4D68" w14:textId="77777777" w:rsidR="00CB4BEB" w:rsidRPr="00576460" w:rsidRDefault="00CB4BEB" w:rsidP="00100C04">
            <w:pPr>
              <w:jc w:val="center"/>
              <w:rPr>
                <w:rFonts w:ascii="Trebuchet MS" w:hAnsi="Trebuchet MS"/>
                <w:sz w:val="18"/>
                <w:szCs w:val="18"/>
              </w:rPr>
            </w:pPr>
            <w:r w:rsidRPr="00576460">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center"/>
          </w:tcPr>
          <w:p w14:paraId="473233FC" w14:textId="77777777" w:rsidR="00CB4BEB" w:rsidRPr="00576460" w:rsidRDefault="00CB4BEB" w:rsidP="00100C04">
            <w:pPr>
              <w:rPr>
                <w:rFonts w:ascii="Trebuchet MS" w:hAnsi="Trebuchet MS"/>
                <w:sz w:val="18"/>
                <w:szCs w:val="18"/>
              </w:rPr>
            </w:pPr>
            <w:r w:rsidRPr="00576460">
              <w:rPr>
                <w:rFonts w:ascii="Trebuchet MS" w:hAnsi="Trebuchet MS"/>
                <w:sz w:val="18"/>
                <w:szCs w:val="18"/>
              </w:rPr>
              <w:t>Ukendt</w:t>
            </w:r>
          </w:p>
        </w:tc>
      </w:tr>
    </w:tbl>
    <w:p w14:paraId="010D977E" w14:textId="77777777" w:rsidR="00CB4BEB" w:rsidRPr="0050377E" w:rsidRDefault="00CB4BEB" w:rsidP="00CB4BEB"/>
    <w:p w14:paraId="017970B4" w14:textId="77777777" w:rsidR="00CB4BEB" w:rsidRPr="0050377E" w:rsidRDefault="00CB4BEB" w:rsidP="00CB4BEB">
      <w:r w:rsidRPr="0050377E">
        <w:br w:type="page"/>
      </w:r>
    </w:p>
    <w:p w14:paraId="2AE55826" w14:textId="77777777" w:rsidR="00CB4BEB" w:rsidRDefault="00CB4BEB" w:rsidP="00CB4BEB">
      <w:pPr>
        <w:pStyle w:val="Overskrift1"/>
      </w:pPr>
      <w:bookmarkStart w:id="2669" w:name="_Toc63351484"/>
      <w:bookmarkStart w:id="2670" w:name="_Toc122436136"/>
      <w:r>
        <w:lastRenderedPageBreak/>
        <w:t>5.9</w:t>
      </w:r>
      <w:r w:rsidRPr="003429CF">
        <w:t xml:space="preserve"> </w:t>
      </w:r>
      <w:r>
        <w:t>Sport, fritid og friluftsliv</w:t>
      </w:r>
      <w:bookmarkEnd w:id="2652"/>
      <w:bookmarkEnd w:id="2669"/>
      <w:bookmarkEnd w:id="2670"/>
    </w:p>
    <w:p w14:paraId="3B7375F8" w14:textId="77777777" w:rsidR="00CB4BEB" w:rsidRPr="001C410C" w:rsidRDefault="00CB4BEB" w:rsidP="00CB4BEB">
      <w:pPr>
        <w:pStyle w:val="Overskrift2"/>
      </w:pPr>
      <w:bookmarkStart w:id="2671" w:name="_Toc292865521"/>
      <w:bookmarkStart w:id="2672" w:name="_Toc63351485"/>
      <w:bookmarkStart w:id="2673" w:name="_Toc122436137"/>
      <w:bookmarkStart w:id="2674" w:name="OLE_LINK9"/>
      <w:bookmarkStart w:id="2675" w:name="OLE_LINK10"/>
      <w:r w:rsidRPr="00AD023B">
        <w:t xml:space="preserve">5.9.1 </w:t>
      </w:r>
      <w:proofErr w:type="spellStart"/>
      <w:r w:rsidRPr="00AD023B">
        <w:t>Facilitet_punkt</w:t>
      </w:r>
      <w:proofErr w:type="spellEnd"/>
      <w:r w:rsidRPr="00AD023B">
        <w:t xml:space="preserve"> (5800)</w:t>
      </w:r>
      <w:bookmarkEnd w:id="2671"/>
      <w:bookmarkEnd w:id="2672"/>
      <w:bookmarkEnd w:id="2673"/>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6"/>
        <w:gridCol w:w="3785"/>
        <w:gridCol w:w="1520"/>
        <w:gridCol w:w="1356"/>
        <w:gridCol w:w="1221"/>
        <w:gridCol w:w="3738"/>
      </w:tblGrid>
      <w:tr w:rsidR="00CB4BEB" w:rsidRPr="002609A5" w14:paraId="51EB5FAA" w14:textId="77777777" w:rsidTr="003C0924">
        <w:tc>
          <w:tcPr>
            <w:tcW w:w="2096" w:type="dxa"/>
            <w:tcBorders>
              <w:bottom w:val="single" w:sz="4" w:space="0" w:color="auto"/>
            </w:tcBorders>
            <w:shd w:val="clear" w:color="auto" w:fill="D9D9D9"/>
            <w:vAlign w:val="center"/>
          </w:tcPr>
          <w:p w14:paraId="57817336" w14:textId="77777777" w:rsidR="00CB4BEB" w:rsidRPr="002609A5" w:rsidRDefault="00CB4BEB" w:rsidP="003C0924">
            <w:pPr>
              <w:rPr>
                <w:rFonts w:ascii="Trebuchet MS" w:hAnsi="Trebuchet MS" w:cs="Trebuchet MS"/>
                <w:b/>
                <w:bCs/>
                <w:sz w:val="18"/>
                <w:szCs w:val="18"/>
              </w:rPr>
            </w:pPr>
            <w:bookmarkStart w:id="2676" w:name="_Toc292865527"/>
            <w:bookmarkEnd w:id="2674"/>
            <w:bookmarkEnd w:id="2675"/>
            <w:r w:rsidRPr="002609A5">
              <w:rPr>
                <w:rFonts w:ascii="Trebuchet MS" w:hAnsi="Trebuchet MS" w:cs="Trebuchet MS"/>
                <w:b/>
                <w:bCs/>
                <w:sz w:val="18"/>
                <w:szCs w:val="18"/>
              </w:rPr>
              <w:t>Feltnavn</w:t>
            </w:r>
          </w:p>
        </w:tc>
        <w:tc>
          <w:tcPr>
            <w:tcW w:w="3785" w:type="dxa"/>
            <w:tcBorders>
              <w:bottom w:val="single" w:sz="4" w:space="0" w:color="auto"/>
            </w:tcBorders>
            <w:shd w:val="clear" w:color="auto" w:fill="D9D9D9"/>
            <w:vAlign w:val="center"/>
          </w:tcPr>
          <w:p w14:paraId="1C2DC51F" w14:textId="77777777" w:rsidR="00CB4BEB" w:rsidRPr="002609A5" w:rsidRDefault="00CB4BEB" w:rsidP="003C0924">
            <w:pPr>
              <w:rPr>
                <w:rFonts w:ascii="Trebuchet MS" w:hAnsi="Trebuchet MS" w:cs="Trebuchet MS"/>
                <w:bCs/>
                <w:sz w:val="18"/>
                <w:szCs w:val="18"/>
              </w:rPr>
            </w:pPr>
            <w:r w:rsidRPr="002609A5">
              <w:rPr>
                <w:rFonts w:ascii="Trebuchet MS" w:hAnsi="Trebuchet MS" w:cs="Trebuchet MS"/>
                <w:b/>
                <w:bCs/>
                <w:sz w:val="18"/>
                <w:szCs w:val="18"/>
              </w:rPr>
              <w:t>Formål</w:t>
            </w:r>
          </w:p>
        </w:tc>
        <w:tc>
          <w:tcPr>
            <w:tcW w:w="1520" w:type="dxa"/>
            <w:tcBorders>
              <w:bottom w:val="single" w:sz="4" w:space="0" w:color="auto"/>
            </w:tcBorders>
            <w:shd w:val="clear" w:color="auto" w:fill="D9D9D9"/>
            <w:vAlign w:val="center"/>
          </w:tcPr>
          <w:p w14:paraId="22EFFC52" w14:textId="77777777" w:rsidR="00CB4BEB" w:rsidRPr="002609A5" w:rsidRDefault="00CB4BEB" w:rsidP="003C0924">
            <w:pPr>
              <w:rPr>
                <w:rFonts w:ascii="Trebuchet MS" w:hAnsi="Trebuchet MS" w:cs="Trebuchet MS"/>
                <w:bCs/>
                <w:sz w:val="18"/>
                <w:szCs w:val="18"/>
              </w:rPr>
            </w:pPr>
            <w:r w:rsidRPr="002609A5">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6BAFA942" w14:textId="77777777" w:rsidR="00CB4BEB" w:rsidRPr="002609A5" w:rsidRDefault="00CB4BEB" w:rsidP="003C0924">
            <w:pPr>
              <w:rPr>
                <w:rFonts w:ascii="Trebuchet MS" w:hAnsi="Trebuchet MS" w:cs="Trebuchet MS"/>
                <w:bCs/>
                <w:sz w:val="18"/>
                <w:szCs w:val="18"/>
              </w:rPr>
            </w:pPr>
            <w:r w:rsidRPr="002609A5">
              <w:rPr>
                <w:rFonts w:ascii="Trebuchet MS" w:hAnsi="Trebuchet MS" w:cs="Trebuchet MS"/>
                <w:b/>
                <w:bCs/>
                <w:sz w:val="18"/>
                <w:szCs w:val="18"/>
              </w:rPr>
              <w:t>Værdiområde</w:t>
            </w:r>
          </w:p>
        </w:tc>
        <w:tc>
          <w:tcPr>
            <w:tcW w:w="1221" w:type="dxa"/>
            <w:tcBorders>
              <w:bottom w:val="single" w:sz="4" w:space="0" w:color="auto"/>
            </w:tcBorders>
            <w:shd w:val="clear" w:color="auto" w:fill="D9D9D9"/>
            <w:vAlign w:val="center"/>
          </w:tcPr>
          <w:p w14:paraId="4CFD3027" w14:textId="77777777" w:rsidR="00CB4BEB" w:rsidRPr="002609A5" w:rsidRDefault="00CB4BEB" w:rsidP="003C0924">
            <w:pPr>
              <w:autoSpaceDE w:val="0"/>
              <w:autoSpaceDN w:val="0"/>
              <w:adjustRightInd w:val="0"/>
              <w:rPr>
                <w:rFonts w:ascii="Trebuchet MS" w:hAnsi="Trebuchet MS" w:cs="Trebuchet MS"/>
                <w:b/>
                <w:bCs/>
                <w:sz w:val="18"/>
                <w:szCs w:val="18"/>
              </w:rPr>
            </w:pPr>
            <w:r w:rsidRPr="002609A5">
              <w:rPr>
                <w:rFonts w:ascii="Trebuchet MS" w:hAnsi="Trebuchet MS" w:cs="Trebuchet MS"/>
                <w:b/>
                <w:bCs/>
                <w:sz w:val="18"/>
                <w:szCs w:val="18"/>
              </w:rPr>
              <w:t>Obligatorisk /</w:t>
            </w:r>
          </w:p>
          <w:p w14:paraId="282D26A8" w14:textId="77777777" w:rsidR="00CB4BEB" w:rsidRPr="002609A5" w:rsidRDefault="00CB4BEB" w:rsidP="003C0924">
            <w:pPr>
              <w:rPr>
                <w:rFonts w:ascii="Trebuchet MS" w:hAnsi="Trebuchet MS" w:cs="Trebuchet MS"/>
                <w:bCs/>
                <w:sz w:val="18"/>
                <w:szCs w:val="18"/>
              </w:rPr>
            </w:pPr>
            <w:r w:rsidRPr="002609A5">
              <w:rPr>
                <w:rFonts w:ascii="Trebuchet MS" w:hAnsi="Trebuchet MS" w:cs="Trebuchet MS"/>
                <w:b/>
                <w:bCs/>
                <w:sz w:val="18"/>
                <w:szCs w:val="18"/>
              </w:rPr>
              <w:t>Frit</w:t>
            </w:r>
          </w:p>
        </w:tc>
        <w:tc>
          <w:tcPr>
            <w:tcW w:w="3738" w:type="dxa"/>
            <w:shd w:val="clear" w:color="auto" w:fill="D9D9D9"/>
            <w:vAlign w:val="center"/>
          </w:tcPr>
          <w:p w14:paraId="6730B061" w14:textId="77777777" w:rsidR="00CB4BEB" w:rsidRPr="002609A5" w:rsidRDefault="00CB4BEB" w:rsidP="003C0924">
            <w:pPr>
              <w:rPr>
                <w:rFonts w:ascii="Trebuchet MS" w:hAnsi="Trebuchet MS" w:cs="Trebuchet MS"/>
                <w:bCs/>
                <w:sz w:val="18"/>
                <w:szCs w:val="18"/>
              </w:rPr>
            </w:pPr>
            <w:r w:rsidRPr="002609A5">
              <w:rPr>
                <w:rFonts w:ascii="Trebuchet MS" w:hAnsi="Trebuchet MS" w:cs="Trebuchet MS"/>
                <w:b/>
                <w:bCs/>
                <w:sz w:val="18"/>
                <w:szCs w:val="18"/>
              </w:rPr>
              <w:t>Eksempel</w:t>
            </w:r>
          </w:p>
        </w:tc>
      </w:tr>
      <w:tr w:rsidR="00CB4BEB" w:rsidRPr="002609A5" w14:paraId="312AA521"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D9D9D9" w:themeFill="background1" w:themeFillShade="D9"/>
            <w:vAlign w:val="bottom"/>
          </w:tcPr>
          <w:p w14:paraId="4DC1E236" w14:textId="77777777" w:rsidR="00CB4BEB" w:rsidRPr="00DC5F88" w:rsidRDefault="00CB4BEB" w:rsidP="003C0924">
            <w:pPr>
              <w:rPr>
                <w:rFonts w:ascii="Trebuchet MS" w:hAnsi="Trebuchet MS" w:cs="Trebuchet MS"/>
                <w:sz w:val="18"/>
                <w:szCs w:val="18"/>
              </w:rPr>
            </w:pPr>
            <w:proofErr w:type="spellStart"/>
            <w:r w:rsidRPr="00DC5F88">
              <w:rPr>
                <w:rFonts w:ascii="Trebuchet MS" w:hAnsi="Trebuchet MS" w:cs="Trebuchet MS"/>
                <w:sz w:val="18"/>
                <w:szCs w:val="18"/>
              </w:rPr>
              <w:t>facil_ty_k</w:t>
            </w:r>
            <w:proofErr w:type="spellEnd"/>
          </w:p>
        </w:tc>
        <w:tc>
          <w:tcPr>
            <w:tcW w:w="3785" w:type="dxa"/>
            <w:tcBorders>
              <w:top w:val="single" w:sz="4" w:space="0" w:color="auto"/>
              <w:left w:val="single" w:sz="4" w:space="0" w:color="auto"/>
              <w:bottom w:val="nil"/>
              <w:right w:val="single" w:sz="4" w:space="0" w:color="auto"/>
            </w:tcBorders>
            <w:shd w:val="clear" w:color="auto" w:fill="FFFFFF"/>
            <w:vAlign w:val="bottom"/>
          </w:tcPr>
          <w:p w14:paraId="22100936" w14:textId="77777777" w:rsidR="00CB4BEB" w:rsidRPr="00DC5F88" w:rsidRDefault="00CB4BEB" w:rsidP="003C0924">
            <w:pPr>
              <w:rPr>
                <w:rFonts w:ascii="Trebuchet MS" w:hAnsi="Trebuchet MS" w:cs="Trebuchet MS"/>
                <w:sz w:val="18"/>
                <w:szCs w:val="18"/>
              </w:rPr>
            </w:pPr>
            <w:r w:rsidRPr="00DC5F88">
              <w:rPr>
                <w:rFonts w:ascii="Trebuchet MS" w:hAnsi="Trebuchet MS" w:cs="Trebuchet MS"/>
                <w:sz w:val="18"/>
                <w:szCs w:val="18"/>
              </w:rPr>
              <w:t>Kode for typen af facilitet</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5C3E1D0E" w14:textId="77777777" w:rsidR="00CB4BEB" w:rsidRPr="00DC5F88" w:rsidRDefault="00CB4BEB" w:rsidP="003C0924">
            <w:pPr>
              <w:rPr>
                <w:rFonts w:ascii="Trebuchet MS" w:hAnsi="Trebuchet MS" w:cs="Trebuchet MS"/>
                <w:sz w:val="18"/>
                <w:szCs w:val="18"/>
              </w:rPr>
            </w:pPr>
            <w:r w:rsidRPr="00DC5F88">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55ED8404" w14:textId="77777777" w:rsidR="00CB4BEB" w:rsidRPr="00DC5F88" w:rsidRDefault="00CB4BEB" w:rsidP="003C0924">
            <w:pPr>
              <w:rPr>
                <w:rFonts w:ascii="Trebuchet MS" w:hAnsi="Trebuchet MS" w:cs="Trebuchet MS"/>
                <w:sz w:val="18"/>
                <w:szCs w:val="18"/>
              </w:rPr>
            </w:pPr>
            <w:r w:rsidRPr="00DC5F88">
              <w:rPr>
                <w:rFonts w:ascii="Trebuchet MS" w:hAnsi="Trebuchet MS" w:cs="Trebuchet MS"/>
                <w:sz w:val="18"/>
                <w:szCs w:val="18"/>
              </w:rPr>
              <w:t>1011-9991</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13EE76CE" w14:textId="77777777" w:rsidR="00CB4BEB" w:rsidRPr="00DC5F88" w:rsidRDefault="00CB4BEB" w:rsidP="003C0924">
            <w:pPr>
              <w:jc w:val="center"/>
              <w:rPr>
                <w:rFonts w:ascii="Trebuchet MS" w:hAnsi="Trebuchet MS" w:cs="Trebuchet MS"/>
                <w:sz w:val="18"/>
                <w:szCs w:val="18"/>
              </w:rPr>
            </w:pPr>
            <w:r w:rsidRPr="00DC5F88">
              <w:rPr>
                <w:rFonts w:ascii="Trebuchet MS" w:hAnsi="Trebuchet MS" w:cs="Trebuchet MS"/>
                <w:sz w:val="18"/>
                <w:szCs w:val="18"/>
              </w:rPr>
              <w:t>O</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3E507F26" w14:textId="77777777" w:rsidR="00CB4BEB" w:rsidRPr="00DC5F88" w:rsidRDefault="00CB4BEB" w:rsidP="003C0924">
            <w:pPr>
              <w:rPr>
                <w:rFonts w:ascii="Trebuchet MS" w:hAnsi="Trebuchet MS" w:cs="Trebuchet MS"/>
                <w:sz w:val="18"/>
                <w:szCs w:val="18"/>
              </w:rPr>
            </w:pPr>
            <w:r w:rsidRPr="00DC5F88">
              <w:rPr>
                <w:rFonts w:ascii="Trebuchet MS" w:hAnsi="Trebuchet MS" w:cs="Trebuchet MS"/>
                <w:sz w:val="18"/>
                <w:szCs w:val="18"/>
              </w:rPr>
              <w:t>2012</w:t>
            </w:r>
          </w:p>
        </w:tc>
      </w:tr>
      <w:tr w:rsidR="00CB4BEB" w:rsidRPr="002609A5" w14:paraId="110EA2B6"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9CCFF"/>
            <w:vAlign w:val="bottom"/>
          </w:tcPr>
          <w:p w14:paraId="4C0DB20A" w14:textId="77777777" w:rsidR="00CB4BEB" w:rsidRPr="00DC5F88" w:rsidRDefault="00CB4BEB" w:rsidP="003C0924">
            <w:pPr>
              <w:rPr>
                <w:rFonts w:ascii="Trebuchet MS" w:hAnsi="Trebuchet MS" w:cs="Trebuchet MS"/>
                <w:sz w:val="18"/>
                <w:szCs w:val="18"/>
              </w:rPr>
            </w:pPr>
            <w:proofErr w:type="spellStart"/>
            <w:r w:rsidRPr="00DC5F88">
              <w:rPr>
                <w:rFonts w:ascii="Trebuchet MS" w:hAnsi="Trebuchet MS" w:cs="Trebuchet MS"/>
                <w:sz w:val="18"/>
                <w:szCs w:val="18"/>
              </w:rPr>
              <w:t>facil_ty</w:t>
            </w:r>
            <w:proofErr w:type="spellEnd"/>
          </w:p>
        </w:tc>
        <w:tc>
          <w:tcPr>
            <w:tcW w:w="3785" w:type="dxa"/>
            <w:tcBorders>
              <w:top w:val="single" w:sz="4" w:space="0" w:color="auto"/>
              <w:left w:val="single" w:sz="4" w:space="0" w:color="auto"/>
              <w:bottom w:val="nil"/>
              <w:right w:val="single" w:sz="4" w:space="0" w:color="auto"/>
            </w:tcBorders>
            <w:shd w:val="clear" w:color="auto" w:fill="99CCFF"/>
            <w:vAlign w:val="bottom"/>
          </w:tcPr>
          <w:p w14:paraId="4473F54F" w14:textId="77777777" w:rsidR="00CB4BEB" w:rsidRPr="00DC5F88" w:rsidRDefault="00CB4BEB" w:rsidP="003C0924">
            <w:pPr>
              <w:rPr>
                <w:rFonts w:ascii="Trebuchet MS" w:hAnsi="Trebuchet MS" w:cs="Trebuchet MS"/>
                <w:sz w:val="18"/>
                <w:szCs w:val="18"/>
              </w:rPr>
            </w:pPr>
            <w:r w:rsidRPr="00DC5F88">
              <w:rPr>
                <w:rFonts w:ascii="Trebuchet MS" w:hAnsi="Trebuchet MS" w:cs="Trebuchet MS"/>
                <w:sz w:val="18"/>
                <w:szCs w:val="18"/>
              </w:rPr>
              <w:t>Typen af facilitet</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2F96C313" w14:textId="77777777" w:rsidR="00CB4BEB" w:rsidRPr="0017048F"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45C66E8B" w14:textId="77777777" w:rsidR="00CB4BEB" w:rsidRPr="0017048F" w:rsidRDefault="00CB4BEB" w:rsidP="003C0924">
            <w:pPr>
              <w:rPr>
                <w:rFonts w:ascii="Trebuchet MS" w:hAnsi="Trebuchet MS" w:cs="Trebuchet MS"/>
                <w:sz w:val="18"/>
                <w:szCs w:val="18"/>
              </w:rPr>
            </w:pPr>
            <w:r w:rsidRPr="0017048F">
              <w:rPr>
                <w:rFonts w:ascii="Trebuchet MS" w:hAnsi="Trebuchet MS" w:cs="Trebuchet MS"/>
                <w:sz w:val="18"/>
                <w:szCs w:val="18"/>
              </w:rPr>
              <w:t>0-3</w:t>
            </w:r>
            <w:r>
              <w:rPr>
                <w:rFonts w:ascii="Trebuchet MS" w:hAnsi="Trebuchet MS" w:cs="Trebuchet MS"/>
                <w:sz w:val="18"/>
                <w:szCs w:val="18"/>
              </w:rPr>
              <w:t>5</w:t>
            </w:r>
            <w:r w:rsidRPr="0017048F">
              <w:rPr>
                <w:rFonts w:ascii="Trebuchet MS" w:hAnsi="Trebuchet MS" w:cs="Trebuchet MS"/>
                <w:sz w:val="18"/>
                <w:szCs w:val="18"/>
              </w:rPr>
              <w:t xml:space="preserve"> tegn</w:t>
            </w:r>
          </w:p>
        </w:tc>
        <w:tc>
          <w:tcPr>
            <w:tcW w:w="1221" w:type="dxa"/>
            <w:tcBorders>
              <w:top w:val="single" w:sz="4" w:space="0" w:color="auto"/>
              <w:left w:val="single" w:sz="4" w:space="0" w:color="auto"/>
              <w:bottom w:val="nil"/>
              <w:right w:val="single" w:sz="4" w:space="0" w:color="auto"/>
            </w:tcBorders>
            <w:shd w:val="clear" w:color="auto" w:fill="99CCFF"/>
            <w:vAlign w:val="bottom"/>
          </w:tcPr>
          <w:p w14:paraId="688B9EA3" w14:textId="77777777" w:rsidR="00CB4BEB" w:rsidRPr="0017048F" w:rsidRDefault="00CB4BEB" w:rsidP="003C0924">
            <w:pPr>
              <w:jc w:val="center"/>
              <w:rPr>
                <w:rFonts w:ascii="Trebuchet MS" w:hAnsi="Trebuchet MS" w:cs="Trebuchet MS"/>
                <w:sz w:val="18"/>
                <w:szCs w:val="18"/>
              </w:rPr>
            </w:pPr>
            <w:r w:rsidRPr="0017048F">
              <w:rPr>
                <w:rFonts w:ascii="Trebuchet MS" w:hAnsi="Trebuchet MS" w:cs="Trebuchet MS"/>
                <w:sz w:val="18"/>
                <w:szCs w:val="18"/>
              </w:rPr>
              <w:t>S</w:t>
            </w:r>
          </w:p>
        </w:tc>
        <w:tc>
          <w:tcPr>
            <w:tcW w:w="3738" w:type="dxa"/>
            <w:tcBorders>
              <w:top w:val="single" w:sz="4" w:space="0" w:color="auto"/>
              <w:left w:val="single" w:sz="4" w:space="0" w:color="auto"/>
              <w:bottom w:val="nil"/>
              <w:right w:val="single" w:sz="4" w:space="0" w:color="auto"/>
            </w:tcBorders>
            <w:shd w:val="clear" w:color="auto" w:fill="99CCFF"/>
            <w:vAlign w:val="bottom"/>
          </w:tcPr>
          <w:p w14:paraId="4F51D2BE" w14:textId="77777777" w:rsidR="00CB4BEB" w:rsidRPr="0017048F" w:rsidRDefault="00CB4BEB" w:rsidP="003C0924">
            <w:pPr>
              <w:rPr>
                <w:rFonts w:ascii="Trebuchet MS" w:hAnsi="Trebuchet MS" w:cs="Trebuchet MS"/>
                <w:sz w:val="18"/>
                <w:szCs w:val="18"/>
              </w:rPr>
            </w:pPr>
            <w:r w:rsidRPr="00DC5F88">
              <w:rPr>
                <w:rFonts w:ascii="Trebuchet MS" w:hAnsi="Trebuchet MS" w:cs="Trebuchet MS"/>
                <w:sz w:val="18"/>
                <w:szCs w:val="18"/>
              </w:rPr>
              <w:t>Fugletårn</w:t>
            </w:r>
          </w:p>
        </w:tc>
      </w:tr>
      <w:tr w:rsidR="00CB4BEB" w:rsidRPr="002609A5" w14:paraId="7EBF161B"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9CCFF"/>
            <w:vAlign w:val="bottom"/>
          </w:tcPr>
          <w:p w14:paraId="7984D1DE" w14:textId="77777777" w:rsidR="00CB4BEB" w:rsidRPr="00DC5F88" w:rsidRDefault="00CB4BEB" w:rsidP="003C0924">
            <w:pPr>
              <w:rPr>
                <w:rFonts w:ascii="Trebuchet MS" w:hAnsi="Trebuchet MS" w:cs="Trebuchet MS"/>
                <w:sz w:val="18"/>
                <w:szCs w:val="18"/>
              </w:rPr>
            </w:pPr>
            <w:r w:rsidRPr="00EA3291">
              <w:rPr>
                <w:rFonts w:ascii="Trebuchet MS" w:hAnsi="Trebuchet MS" w:cs="Trebuchet MS"/>
                <w:sz w:val="18"/>
                <w:szCs w:val="18"/>
              </w:rPr>
              <w:t>navn</w:t>
            </w:r>
          </w:p>
        </w:tc>
        <w:tc>
          <w:tcPr>
            <w:tcW w:w="3785" w:type="dxa"/>
            <w:tcBorders>
              <w:top w:val="single" w:sz="4" w:space="0" w:color="auto"/>
              <w:left w:val="single" w:sz="4" w:space="0" w:color="auto"/>
              <w:bottom w:val="nil"/>
              <w:right w:val="single" w:sz="4" w:space="0" w:color="auto"/>
            </w:tcBorders>
            <w:shd w:val="clear" w:color="auto" w:fill="99CCFF"/>
            <w:vAlign w:val="bottom"/>
          </w:tcPr>
          <w:p w14:paraId="777422DD" w14:textId="77777777" w:rsidR="00CB4BEB" w:rsidRPr="00DC5F88" w:rsidRDefault="00CB4BEB" w:rsidP="003C0924">
            <w:pPr>
              <w:rPr>
                <w:rFonts w:ascii="Trebuchet MS" w:hAnsi="Trebuchet MS" w:cs="Trebuchet MS"/>
                <w:sz w:val="18"/>
                <w:szCs w:val="18"/>
              </w:rPr>
            </w:pPr>
            <w:r w:rsidRPr="00EA3291">
              <w:rPr>
                <w:rFonts w:ascii="Trebuchet MS" w:hAnsi="Trebuchet MS" w:cs="Trebuchet MS"/>
                <w:sz w:val="18"/>
                <w:szCs w:val="18"/>
              </w:rPr>
              <w:t>Navn på faciliteten</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3D6A63CF" w14:textId="77777777" w:rsidR="00CB4BEB" w:rsidRPr="0017048F"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3583C8DA" w14:textId="77777777" w:rsidR="00CB4BEB" w:rsidRPr="0017048F" w:rsidRDefault="00CB4BEB" w:rsidP="003C0924">
            <w:pPr>
              <w:rPr>
                <w:rFonts w:ascii="Trebuchet MS" w:hAnsi="Trebuchet MS" w:cs="Trebuchet MS"/>
                <w:sz w:val="18"/>
                <w:szCs w:val="18"/>
              </w:rPr>
            </w:pPr>
            <w:r w:rsidRPr="00DC5F88">
              <w:rPr>
                <w:rFonts w:ascii="Trebuchet MS" w:hAnsi="Trebuchet MS" w:cs="Trebuchet MS"/>
                <w:sz w:val="18"/>
                <w:szCs w:val="18"/>
              </w:rPr>
              <w:t>0-254 tegn</w:t>
            </w:r>
          </w:p>
        </w:tc>
        <w:tc>
          <w:tcPr>
            <w:tcW w:w="1221" w:type="dxa"/>
            <w:tcBorders>
              <w:top w:val="single" w:sz="4" w:space="0" w:color="auto"/>
              <w:left w:val="single" w:sz="4" w:space="0" w:color="auto"/>
              <w:bottom w:val="nil"/>
              <w:right w:val="single" w:sz="4" w:space="0" w:color="auto"/>
            </w:tcBorders>
            <w:shd w:val="clear" w:color="auto" w:fill="99CCFF"/>
            <w:vAlign w:val="bottom"/>
          </w:tcPr>
          <w:p w14:paraId="1BBD2612" w14:textId="77777777" w:rsidR="00CB4BEB" w:rsidRPr="0017048F"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99CCFF"/>
            <w:vAlign w:val="bottom"/>
          </w:tcPr>
          <w:p w14:paraId="426A2FF8" w14:textId="77777777" w:rsidR="00CB4BEB" w:rsidRPr="00DC5F88" w:rsidRDefault="00CB4BEB" w:rsidP="003C0924">
            <w:pPr>
              <w:rPr>
                <w:rFonts w:ascii="Trebuchet MS" w:hAnsi="Trebuchet MS" w:cs="Trebuchet MS"/>
                <w:sz w:val="18"/>
                <w:szCs w:val="18"/>
              </w:rPr>
            </w:pPr>
            <w:r w:rsidRPr="0017048F">
              <w:rPr>
                <w:rFonts w:ascii="Trebuchet MS" w:hAnsi="Trebuchet MS" w:cs="Trebuchet MS"/>
                <w:sz w:val="18"/>
                <w:szCs w:val="18"/>
              </w:rPr>
              <w:t>Hadbjerg Hallen</w:t>
            </w:r>
          </w:p>
        </w:tc>
      </w:tr>
      <w:tr w:rsidR="007F6565" w:rsidRPr="002609A5" w14:paraId="3C153979" w14:textId="77777777" w:rsidTr="003C0924">
        <w:trPr>
          <w:trHeight w:hRule="exact" w:val="255"/>
          <w:ins w:id="2677" w:author="Line Hvingel" w:date="2022-12-20T13:34:00Z"/>
        </w:trPr>
        <w:tc>
          <w:tcPr>
            <w:tcW w:w="2096" w:type="dxa"/>
            <w:tcBorders>
              <w:top w:val="single" w:sz="4" w:space="0" w:color="auto"/>
              <w:left w:val="single" w:sz="4" w:space="0" w:color="auto"/>
              <w:bottom w:val="nil"/>
              <w:right w:val="single" w:sz="4" w:space="0" w:color="auto"/>
            </w:tcBorders>
            <w:shd w:val="clear" w:color="auto" w:fill="99CCFF"/>
            <w:vAlign w:val="bottom"/>
          </w:tcPr>
          <w:p w14:paraId="353DC452" w14:textId="38D093B8" w:rsidR="007F6565" w:rsidRPr="00EA3291" w:rsidRDefault="007F6565" w:rsidP="007F6565">
            <w:pPr>
              <w:rPr>
                <w:ins w:id="2678" w:author="Line Hvingel" w:date="2022-12-20T13:34:00Z"/>
                <w:rFonts w:ascii="Trebuchet MS" w:hAnsi="Trebuchet MS" w:cs="Trebuchet MS"/>
                <w:sz w:val="18"/>
                <w:szCs w:val="18"/>
              </w:rPr>
            </w:pPr>
            <w:proofErr w:type="spellStart"/>
            <w:ins w:id="2679" w:author="Line Hvingel" w:date="2022-12-20T13:34:00Z">
              <w:r w:rsidRPr="007F6565">
                <w:rPr>
                  <w:rFonts w:ascii="Trebuchet MS" w:hAnsi="Trebuchet MS" w:cs="Trebuchet MS"/>
                  <w:sz w:val="18"/>
                  <w:szCs w:val="18"/>
                </w:rPr>
                <w:t>navn_uk</w:t>
              </w:r>
              <w:proofErr w:type="spellEnd"/>
              <w:r w:rsidRPr="007F6565">
                <w:rPr>
                  <w:rFonts w:ascii="Trebuchet MS" w:hAnsi="Trebuchet MS" w:cs="Trebuchet MS"/>
                  <w:sz w:val="18"/>
                  <w:szCs w:val="18"/>
                </w:rPr>
                <w:t xml:space="preserve"> </w:t>
              </w:r>
            </w:ins>
          </w:p>
        </w:tc>
        <w:tc>
          <w:tcPr>
            <w:tcW w:w="3785" w:type="dxa"/>
            <w:tcBorders>
              <w:top w:val="single" w:sz="4" w:space="0" w:color="auto"/>
              <w:left w:val="single" w:sz="4" w:space="0" w:color="auto"/>
              <w:bottom w:val="nil"/>
              <w:right w:val="single" w:sz="4" w:space="0" w:color="auto"/>
            </w:tcBorders>
            <w:shd w:val="clear" w:color="auto" w:fill="99CCFF"/>
            <w:vAlign w:val="bottom"/>
          </w:tcPr>
          <w:p w14:paraId="1DA15CCD" w14:textId="673E3036" w:rsidR="007F6565" w:rsidRPr="00EA3291" w:rsidRDefault="007F6565" w:rsidP="007F6565">
            <w:pPr>
              <w:rPr>
                <w:ins w:id="2680" w:author="Line Hvingel" w:date="2022-12-20T13:34:00Z"/>
                <w:rFonts w:ascii="Trebuchet MS" w:hAnsi="Trebuchet MS" w:cs="Trebuchet MS"/>
                <w:sz w:val="18"/>
                <w:szCs w:val="18"/>
              </w:rPr>
            </w:pPr>
            <w:ins w:id="2681" w:author="Line Hvingel" w:date="2022-12-20T13:34:00Z">
              <w:r w:rsidRPr="00EA3291">
                <w:rPr>
                  <w:rFonts w:ascii="Trebuchet MS" w:hAnsi="Trebuchet MS" w:cs="Trebuchet MS"/>
                  <w:sz w:val="18"/>
                  <w:szCs w:val="18"/>
                </w:rPr>
                <w:t>Navn på faciliteten</w:t>
              </w:r>
              <w:r>
                <w:rPr>
                  <w:rFonts w:ascii="Trebuchet MS" w:hAnsi="Trebuchet MS" w:cs="Trebuchet MS"/>
                  <w:sz w:val="18"/>
                  <w:szCs w:val="18"/>
                </w:rPr>
                <w:t xml:space="preserve"> (engelsk)</w:t>
              </w:r>
            </w:ins>
          </w:p>
        </w:tc>
        <w:tc>
          <w:tcPr>
            <w:tcW w:w="1520" w:type="dxa"/>
            <w:tcBorders>
              <w:top w:val="single" w:sz="4" w:space="0" w:color="auto"/>
              <w:left w:val="single" w:sz="4" w:space="0" w:color="auto"/>
              <w:bottom w:val="nil"/>
              <w:right w:val="single" w:sz="4" w:space="0" w:color="auto"/>
            </w:tcBorders>
            <w:shd w:val="clear" w:color="auto" w:fill="99CCFF"/>
            <w:vAlign w:val="bottom"/>
          </w:tcPr>
          <w:p w14:paraId="5271E43C" w14:textId="2DFB8716" w:rsidR="007F6565" w:rsidRPr="0017048F" w:rsidRDefault="007F6565" w:rsidP="007F6565">
            <w:pPr>
              <w:rPr>
                <w:ins w:id="2682" w:author="Line Hvingel" w:date="2022-12-20T13:34:00Z"/>
                <w:rFonts w:ascii="Trebuchet MS" w:hAnsi="Trebuchet MS" w:cs="Trebuchet MS"/>
                <w:sz w:val="18"/>
                <w:szCs w:val="18"/>
              </w:rPr>
            </w:pPr>
            <w:ins w:id="2683" w:author="Line Hvingel" w:date="2022-12-20T13:34:00Z">
              <w:r w:rsidRPr="0017048F">
                <w:rPr>
                  <w:rFonts w:ascii="Trebuchet MS" w:hAnsi="Trebuchet MS" w:cs="Trebuchet MS"/>
                  <w:sz w:val="18"/>
                  <w:szCs w:val="18"/>
                </w:rPr>
                <w:t>Tekststreng</w:t>
              </w:r>
            </w:ins>
          </w:p>
        </w:tc>
        <w:tc>
          <w:tcPr>
            <w:tcW w:w="1356" w:type="dxa"/>
            <w:tcBorders>
              <w:top w:val="single" w:sz="4" w:space="0" w:color="auto"/>
              <w:left w:val="single" w:sz="4" w:space="0" w:color="auto"/>
              <w:bottom w:val="nil"/>
              <w:right w:val="single" w:sz="4" w:space="0" w:color="auto"/>
            </w:tcBorders>
            <w:shd w:val="clear" w:color="auto" w:fill="99CCFF"/>
            <w:vAlign w:val="bottom"/>
          </w:tcPr>
          <w:p w14:paraId="764DC1BD" w14:textId="257A1410" w:rsidR="007F6565" w:rsidRPr="00DC5F88" w:rsidRDefault="007F6565" w:rsidP="007F6565">
            <w:pPr>
              <w:rPr>
                <w:ins w:id="2684" w:author="Line Hvingel" w:date="2022-12-20T13:34:00Z"/>
                <w:rFonts w:ascii="Trebuchet MS" w:hAnsi="Trebuchet MS" w:cs="Trebuchet MS"/>
                <w:sz w:val="18"/>
                <w:szCs w:val="18"/>
              </w:rPr>
            </w:pPr>
            <w:ins w:id="2685" w:author="Line Hvingel" w:date="2022-12-20T13:34:00Z">
              <w:r w:rsidRPr="00DC5F88">
                <w:rPr>
                  <w:rFonts w:ascii="Trebuchet MS" w:hAnsi="Trebuchet MS" w:cs="Trebuchet MS"/>
                  <w:sz w:val="18"/>
                  <w:szCs w:val="18"/>
                </w:rPr>
                <w:t>0-254 tegn</w:t>
              </w:r>
            </w:ins>
          </w:p>
        </w:tc>
        <w:tc>
          <w:tcPr>
            <w:tcW w:w="1221" w:type="dxa"/>
            <w:tcBorders>
              <w:top w:val="single" w:sz="4" w:space="0" w:color="auto"/>
              <w:left w:val="single" w:sz="4" w:space="0" w:color="auto"/>
              <w:bottom w:val="nil"/>
              <w:right w:val="single" w:sz="4" w:space="0" w:color="auto"/>
            </w:tcBorders>
            <w:shd w:val="clear" w:color="auto" w:fill="99CCFF"/>
            <w:vAlign w:val="bottom"/>
          </w:tcPr>
          <w:p w14:paraId="200E57BD" w14:textId="57605EB6" w:rsidR="007F6565" w:rsidRPr="0017048F" w:rsidRDefault="007F6565" w:rsidP="007F6565">
            <w:pPr>
              <w:jc w:val="center"/>
              <w:rPr>
                <w:ins w:id="2686" w:author="Line Hvingel" w:date="2022-12-20T13:34:00Z"/>
                <w:rFonts w:ascii="Trebuchet MS" w:hAnsi="Trebuchet MS" w:cs="Trebuchet MS"/>
                <w:sz w:val="18"/>
                <w:szCs w:val="18"/>
              </w:rPr>
            </w:pPr>
            <w:ins w:id="2687" w:author="Line Hvingel" w:date="2022-12-20T13:34:00Z">
              <w:r w:rsidRPr="0017048F">
                <w:rPr>
                  <w:rFonts w:ascii="Trebuchet MS" w:hAnsi="Trebuchet MS" w:cs="Trebuchet MS"/>
                  <w:sz w:val="18"/>
                  <w:szCs w:val="18"/>
                </w:rPr>
                <w:t>F</w:t>
              </w:r>
            </w:ins>
          </w:p>
        </w:tc>
        <w:tc>
          <w:tcPr>
            <w:tcW w:w="3738" w:type="dxa"/>
            <w:tcBorders>
              <w:top w:val="single" w:sz="4" w:space="0" w:color="auto"/>
              <w:left w:val="single" w:sz="4" w:space="0" w:color="auto"/>
              <w:bottom w:val="nil"/>
              <w:right w:val="single" w:sz="4" w:space="0" w:color="auto"/>
            </w:tcBorders>
            <w:shd w:val="clear" w:color="auto" w:fill="99CCFF"/>
            <w:vAlign w:val="bottom"/>
          </w:tcPr>
          <w:p w14:paraId="6148ACAC" w14:textId="271E4F19" w:rsidR="007F6565" w:rsidRPr="0017048F" w:rsidRDefault="007F6565" w:rsidP="007F6565">
            <w:pPr>
              <w:rPr>
                <w:ins w:id="2688" w:author="Line Hvingel" w:date="2022-12-20T13:34:00Z"/>
                <w:rFonts w:ascii="Trebuchet MS" w:hAnsi="Trebuchet MS" w:cs="Trebuchet MS"/>
                <w:sz w:val="18"/>
                <w:szCs w:val="18"/>
              </w:rPr>
            </w:pPr>
            <w:ins w:id="2689" w:author="Line Hvingel" w:date="2022-12-20T13:34:00Z">
              <w:r w:rsidRPr="0017048F">
                <w:rPr>
                  <w:rFonts w:ascii="Trebuchet MS" w:hAnsi="Trebuchet MS" w:cs="Trebuchet MS"/>
                  <w:sz w:val="18"/>
                  <w:szCs w:val="18"/>
                </w:rPr>
                <w:t>Hadbjerg Hallen</w:t>
              </w:r>
            </w:ins>
          </w:p>
        </w:tc>
      </w:tr>
      <w:tr w:rsidR="007F6565" w:rsidRPr="002609A5" w14:paraId="35310405" w14:textId="77777777" w:rsidTr="003C0924">
        <w:trPr>
          <w:trHeight w:hRule="exact" w:val="255"/>
          <w:ins w:id="2690" w:author="Line Hvingel" w:date="2022-12-20T13:34:00Z"/>
        </w:trPr>
        <w:tc>
          <w:tcPr>
            <w:tcW w:w="2096" w:type="dxa"/>
            <w:tcBorders>
              <w:top w:val="single" w:sz="4" w:space="0" w:color="auto"/>
              <w:left w:val="single" w:sz="4" w:space="0" w:color="auto"/>
              <w:bottom w:val="nil"/>
              <w:right w:val="single" w:sz="4" w:space="0" w:color="auto"/>
            </w:tcBorders>
            <w:shd w:val="clear" w:color="auto" w:fill="99CCFF"/>
            <w:vAlign w:val="bottom"/>
          </w:tcPr>
          <w:p w14:paraId="4A9334B5" w14:textId="47C48283" w:rsidR="007F6565" w:rsidRPr="00EA3291" w:rsidRDefault="007F6565" w:rsidP="007F6565">
            <w:pPr>
              <w:rPr>
                <w:ins w:id="2691" w:author="Line Hvingel" w:date="2022-12-20T13:34:00Z"/>
                <w:rFonts w:ascii="Trebuchet MS" w:hAnsi="Trebuchet MS" w:cs="Trebuchet MS"/>
                <w:sz w:val="18"/>
                <w:szCs w:val="18"/>
              </w:rPr>
            </w:pPr>
            <w:proofErr w:type="spellStart"/>
            <w:ins w:id="2692" w:author="Line Hvingel" w:date="2022-12-20T13:34:00Z">
              <w:r w:rsidRPr="007F6565">
                <w:rPr>
                  <w:rFonts w:ascii="Trebuchet MS" w:hAnsi="Trebuchet MS" w:cs="Trebuchet MS"/>
                  <w:sz w:val="18"/>
                  <w:szCs w:val="18"/>
                </w:rPr>
                <w:t>navn_d</w:t>
              </w:r>
              <w:proofErr w:type="spellEnd"/>
            </w:ins>
          </w:p>
        </w:tc>
        <w:tc>
          <w:tcPr>
            <w:tcW w:w="3785" w:type="dxa"/>
            <w:tcBorders>
              <w:top w:val="single" w:sz="4" w:space="0" w:color="auto"/>
              <w:left w:val="single" w:sz="4" w:space="0" w:color="auto"/>
              <w:bottom w:val="nil"/>
              <w:right w:val="single" w:sz="4" w:space="0" w:color="auto"/>
            </w:tcBorders>
            <w:shd w:val="clear" w:color="auto" w:fill="99CCFF"/>
            <w:vAlign w:val="bottom"/>
          </w:tcPr>
          <w:p w14:paraId="0C59EAC9" w14:textId="325A4BF4" w:rsidR="007F6565" w:rsidRPr="00EA3291" w:rsidRDefault="007F6565" w:rsidP="007F6565">
            <w:pPr>
              <w:rPr>
                <w:ins w:id="2693" w:author="Line Hvingel" w:date="2022-12-20T13:34:00Z"/>
                <w:rFonts w:ascii="Trebuchet MS" w:hAnsi="Trebuchet MS" w:cs="Trebuchet MS"/>
                <w:sz w:val="18"/>
                <w:szCs w:val="18"/>
              </w:rPr>
            </w:pPr>
            <w:ins w:id="2694" w:author="Line Hvingel" w:date="2022-12-20T13:34:00Z">
              <w:r w:rsidRPr="00EA3291">
                <w:rPr>
                  <w:rFonts w:ascii="Trebuchet MS" w:hAnsi="Trebuchet MS" w:cs="Trebuchet MS"/>
                  <w:sz w:val="18"/>
                  <w:szCs w:val="18"/>
                </w:rPr>
                <w:t>Navn på faciliteten</w:t>
              </w:r>
              <w:r>
                <w:rPr>
                  <w:rFonts w:ascii="Trebuchet MS" w:hAnsi="Trebuchet MS" w:cs="Trebuchet MS"/>
                  <w:sz w:val="18"/>
                  <w:szCs w:val="18"/>
                </w:rPr>
                <w:t xml:space="preserve"> (t</w:t>
              </w:r>
            </w:ins>
            <w:ins w:id="2695" w:author="Line Hvingel" w:date="2022-12-20T13:35:00Z">
              <w:r>
                <w:rPr>
                  <w:rFonts w:ascii="Trebuchet MS" w:hAnsi="Trebuchet MS" w:cs="Trebuchet MS"/>
                  <w:sz w:val="18"/>
                  <w:szCs w:val="18"/>
                </w:rPr>
                <w:t>ysk)</w:t>
              </w:r>
            </w:ins>
          </w:p>
        </w:tc>
        <w:tc>
          <w:tcPr>
            <w:tcW w:w="1520" w:type="dxa"/>
            <w:tcBorders>
              <w:top w:val="single" w:sz="4" w:space="0" w:color="auto"/>
              <w:left w:val="single" w:sz="4" w:space="0" w:color="auto"/>
              <w:bottom w:val="nil"/>
              <w:right w:val="single" w:sz="4" w:space="0" w:color="auto"/>
            </w:tcBorders>
            <w:shd w:val="clear" w:color="auto" w:fill="99CCFF"/>
            <w:vAlign w:val="bottom"/>
          </w:tcPr>
          <w:p w14:paraId="7090CB20" w14:textId="1E8E49AC" w:rsidR="007F6565" w:rsidRPr="0017048F" w:rsidRDefault="007F6565" w:rsidP="007F6565">
            <w:pPr>
              <w:rPr>
                <w:ins w:id="2696" w:author="Line Hvingel" w:date="2022-12-20T13:34:00Z"/>
                <w:rFonts w:ascii="Trebuchet MS" w:hAnsi="Trebuchet MS" w:cs="Trebuchet MS"/>
                <w:sz w:val="18"/>
                <w:szCs w:val="18"/>
              </w:rPr>
            </w:pPr>
            <w:ins w:id="2697" w:author="Line Hvingel" w:date="2022-12-20T13:34:00Z">
              <w:r w:rsidRPr="0017048F">
                <w:rPr>
                  <w:rFonts w:ascii="Trebuchet MS" w:hAnsi="Trebuchet MS" w:cs="Trebuchet MS"/>
                  <w:sz w:val="18"/>
                  <w:szCs w:val="18"/>
                </w:rPr>
                <w:t>Tekststreng</w:t>
              </w:r>
            </w:ins>
          </w:p>
        </w:tc>
        <w:tc>
          <w:tcPr>
            <w:tcW w:w="1356" w:type="dxa"/>
            <w:tcBorders>
              <w:top w:val="single" w:sz="4" w:space="0" w:color="auto"/>
              <w:left w:val="single" w:sz="4" w:space="0" w:color="auto"/>
              <w:bottom w:val="nil"/>
              <w:right w:val="single" w:sz="4" w:space="0" w:color="auto"/>
            </w:tcBorders>
            <w:shd w:val="clear" w:color="auto" w:fill="99CCFF"/>
            <w:vAlign w:val="bottom"/>
          </w:tcPr>
          <w:p w14:paraId="7DCD8DF9" w14:textId="53AD12F7" w:rsidR="007F6565" w:rsidRPr="00DC5F88" w:rsidRDefault="007F6565" w:rsidP="007F6565">
            <w:pPr>
              <w:rPr>
                <w:ins w:id="2698" w:author="Line Hvingel" w:date="2022-12-20T13:34:00Z"/>
                <w:rFonts w:ascii="Trebuchet MS" w:hAnsi="Trebuchet MS" w:cs="Trebuchet MS"/>
                <w:sz w:val="18"/>
                <w:szCs w:val="18"/>
              </w:rPr>
            </w:pPr>
            <w:ins w:id="2699" w:author="Line Hvingel" w:date="2022-12-20T13:34:00Z">
              <w:r w:rsidRPr="00DC5F88">
                <w:rPr>
                  <w:rFonts w:ascii="Trebuchet MS" w:hAnsi="Trebuchet MS" w:cs="Trebuchet MS"/>
                  <w:sz w:val="18"/>
                  <w:szCs w:val="18"/>
                </w:rPr>
                <w:t>0-254 tegn</w:t>
              </w:r>
            </w:ins>
          </w:p>
        </w:tc>
        <w:tc>
          <w:tcPr>
            <w:tcW w:w="1221" w:type="dxa"/>
            <w:tcBorders>
              <w:top w:val="single" w:sz="4" w:space="0" w:color="auto"/>
              <w:left w:val="single" w:sz="4" w:space="0" w:color="auto"/>
              <w:bottom w:val="nil"/>
              <w:right w:val="single" w:sz="4" w:space="0" w:color="auto"/>
            </w:tcBorders>
            <w:shd w:val="clear" w:color="auto" w:fill="99CCFF"/>
            <w:vAlign w:val="bottom"/>
          </w:tcPr>
          <w:p w14:paraId="51CC7354" w14:textId="31BD7283" w:rsidR="007F6565" w:rsidRPr="0017048F" w:rsidRDefault="007F6565" w:rsidP="007F6565">
            <w:pPr>
              <w:jc w:val="center"/>
              <w:rPr>
                <w:ins w:id="2700" w:author="Line Hvingel" w:date="2022-12-20T13:34:00Z"/>
                <w:rFonts w:ascii="Trebuchet MS" w:hAnsi="Trebuchet MS" w:cs="Trebuchet MS"/>
                <w:sz w:val="18"/>
                <w:szCs w:val="18"/>
              </w:rPr>
            </w:pPr>
            <w:ins w:id="2701" w:author="Line Hvingel" w:date="2022-12-20T13:34:00Z">
              <w:r w:rsidRPr="0017048F">
                <w:rPr>
                  <w:rFonts w:ascii="Trebuchet MS" w:hAnsi="Trebuchet MS" w:cs="Trebuchet MS"/>
                  <w:sz w:val="18"/>
                  <w:szCs w:val="18"/>
                </w:rPr>
                <w:t>F</w:t>
              </w:r>
            </w:ins>
          </w:p>
        </w:tc>
        <w:tc>
          <w:tcPr>
            <w:tcW w:w="3738" w:type="dxa"/>
            <w:tcBorders>
              <w:top w:val="single" w:sz="4" w:space="0" w:color="auto"/>
              <w:left w:val="single" w:sz="4" w:space="0" w:color="auto"/>
              <w:bottom w:val="nil"/>
              <w:right w:val="single" w:sz="4" w:space="0" w:color="auto"/>
            </w:tcBorders>
            <w:shd w:val="clear" w:color="auto" w:fill="99CCFF"/>
            <w:vAlign w:val="bottom"/>
          </w:tcPr>
          <w:p w14:paraId="2B7150AF" w14:textId="4BDECAD4" w:rsidR="007F6565" w:rsidRPr="0017048F" w:rsidRDefault="007F6565" w:rsidP="007F6565">
            <w:pPr>
              <w:rPr>
                <w:ins w:id="2702" w:author="Line Hvingel" w:date="2022-12-20T13:34:00Z"/>
                <w:rFonts w:ascii="Trebuchet MS" w:hAnsi="Trebuchet MS" w:cs="Trebuchet MS"/>
                <w:sz w:val="18"/>
                <w:szCs w:val="18"/>
              </w:rPr>
            </w:pPr>
            <w:ins w:id="2703" w:author="Line Hvingel" w:date="2022-12-20T13:34:00Z">
              <w:r w:rsidRPr="0017048F">
                <w:rPr>
                  <w:rFonts w:ascii="Trebuchet MS" w:hAnsi="Trebuchet MS" w:cs="Trebuchet MS"/>
                  <w:sz w:val="18"/>
                  <w:szCs w:val="18"/>
                </w:rPr>
                <w:t>Hadbjerg Hallen</w:t>
              </w:r>
            </w:ins>
          </w:p>
        </w:tc>
      </w:tr>
      <w:tr w:rsidR="007F6565" w:rsidRPr="002609A5" w14:paraId="460167D9" w14:textId="77777777" w:rsidTr="003C0924">
        <w:trPr>
          <w:trHeight w:hRule="exact" w:val="687"/>
        </w:trPr>
        <w:tc>
          <w:tcPr>
            <w:tcW w:w="2096" w:type="dxa"/>
            <w:tcBorders>
              <w:top w:val="single" w:sz="4" w:space="0" w:color="auto"/>
              <w:left w:val="single" w:sz="4" w:space="0" w:color="auto"/>
              <w:bottom w:val="nil"/>
              <w:right w:val="single" w:sz="4" w:space="0" w:color="auto"/>
            </w:tcBorders>
            <w:shd w:val="clear" w:color="auto" w:fill="99CCFF"/>
            <w:vAlign w:val="bottom"/>
          </w:tcPr>
          <w:p w14:paraId="03C001EC" w14:textId="77777777" w:rsidR="007F6565" w:rsidRPr="00EA3291" w:rsidRDefault="007F6565" w:rsidP="007F6565">
            <w:pPr>
              <w:rPr>
                <w:rFonts w:ascii="Trebuchet MS" w:hAnsi="Trebuchet MS" w:cs="Trebuchet MS"/>
                <w:sz w:val="18"/>
                <w:szCs w:val="18"/>
              </w:rPr>
            </w:pPr>
            <w:proofErr w:type="spellStart"/>
            <w:r w:rsidRPr="00EA3291">
              <w:rPr>
                <w:rFonts w:ascii="Trebuchet MS" w:hAnsi="Trebuchet MS" w:cs="Trebuchet MS"/>
                <w:sz w:val="18"/>
                <w:szCs w:val="18"/>
              </w:rPr>
              <w:t>beskrivels</w:t>
            </w:r>
            <w:proofErr w:type="spellEnd"/>
          </w:p>
        </w:tc>
        <w:tc>
          <w:tcPr>
            <w:tcW w:w="3785" w:type="dxa"/>
            <w:tcBorders>
              <w:top w:val="single" w:sz="4" w:space="0" w:color="auto"/>
              <w:left w:val="single" w:sz="4" w:space="0" w:color="auto"/>
              <w:bottom w:val="nil"/>
              <w:right w:val="single" w:sz="4" w:space="0" w:color="auto"/>
            </w:tcBorders>
            <w:shd w:val="clear" w:color="auto" w:fill="99CCFF"/>
          </w:tcPr>
          <w:p w14:paraId="781674CD" w14:textId="77777777" w:rsidR="007F6565" w:rsidRPr="00EA3291" w:rsidRDefault="007F6565" w:rsidP="007F6565">
            <w:pPr>
              <w:rPr>
                <w:rFonts w:ascii="Trebuchet MS" w:hAnsi="Trebuchet MS" w:cs="Trebuchet MS"/>
                <w:sz w:val="18"/>
                <w:szCs w:val="18"/>
              </w:rPr>
            </w:pPr>
            <w:r>
              <w:rPr>
                <w:rFonts w:ascii="Trebuchet MS" w:hAnsi="Trebuchet MS" w:cs="Trebuchet MS"/>
                <w:sz w:val="18"/>
                <w:szCs w:val="18"/>
              </w:rPr>
              <w:t>K</w:t>
            </w:r>
            <w:r w:rsidRPr="00EA3291">
              <w:rPr>
                <w:rFonts w:ascii="Trebuchet MS" w:hAnsi="Trebuchet MS" w:cs="Trebuchet MS"/>
                <w:sz w:val="18"/>
                <w:szCs w:val="18"/>
              </w:rPr>
              <w:t xml:space="preserve">ort tekst </w:t>
            </w:r>
            <w:r>
              <w:rPr>
                <w:rFonts w:ascii="Trebuchet MS" w:hAnsi="Trebuchet MS" w:cs="Trebuchet MS"/>
                <w:sz w:val="18"/>
                <w:szCs w:val="18"/>
              </w:rPr>
              <w:t>som beskriver</w:t>
            </w:r>
            <w:r w:rsidRPr="00EA3291">
              <w:rPr>
                <w:rFonts w:ascii="Trebuchet MS" w:hAnsi="Trebuchet MS" w:cs="Trebuchet MS"/>
                <w:sz w:val="18"/>
                <w:szCs w:val="18"/>
              </w:rPr>
              <w:t xml:space="preserve"> faciliteten.</w:t>
            </w:r>
          </w:p>
          <w:p w14:paraId="108BD3E9" w14:textId="77777777" w:rsidR="007F6565" w:rsidRPr="00EA3291" w:rsidRDefault="007F6565" w:rsidP="007F6565">
            <w:pPr>
              <w:rPr>
                <w:rFonts w:ascii="Trebuchet MS" w:hAnsi="Trebuchet MS" w:cs="Trebuchet MS"/>
                <w:sz w:val="18"/>
                <w:szCs w:val="18"/>
              </w:rPr>
            </w:pPr>
          </w:p>
        </w:tc>
        <w:tc>
          <w:tcPr>
            <w:tcW w:w="1520" w:type="dxa"/>
            <w:tcBorders>
              <w:top w:val="single" w:sz="4" w:space="0" w:color="auto"/>
              <w:left w:val="single" w:sz="4" w:space="0" w:color="auto"/>
              <w:bottom w:val="nil"/>
              <w:right w:val="single" w:sz="4" w:space="0" w:color="auto"/>
            </w:tcBorders>
            <w:shd w:val="clear" w:color="auto" w:fill="99CCFF"/>
            <w:vAlign w:val="bottom"/>
          </w:tcPr>
          <w:p w14:paraId="5F4D59CD" w14:textId="77777777" w:rsidR="007F6565" w:rsidRPr="0017048F" w:rsidRDefault="007F6565" w:rsidP="007F6565">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357AE43E" w14:textId="77777777" w:rsidR="007F6565" w:rsidRPr="0017048F" w:rsidRDefault="007F6565" w:rsidP="007F6565">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221" w:type="dxa"/>
            <w:tcBorders>
              <w:top w:val="single" w:sz="4" w:space="0" w:color="auto"/>
              <w:left w:val="single" w:sz="4" w:space="0" w:color="auto"/>
              <w:bottom w:val="nil"/>
              <w:right w:val="single" w:sz="4" w:space="0" w:color="auto"/>
            </w:tcBorders>
            <w:shd w:val="clear" w:color="auto" w:fill="99CCFF"/>
            <w:vAlign w:val="bottom"/>
          </w:tcPr>
          <w:p w14:paraId="4692DF09" w14:textId="77777777" w:rsidR="007F6565" w:rsidRPr="0017048F" w:rsidRDefault="007F6565" w:rsidP="007F6565">
            <w:pPr>
              <w:jc w:val="center"/>
              <w:rPr>
                <w:rFonts w:ascii="Trebuchet MS" w:hAnsi="Trebuchet MS" w:cs="Trebuchet MS"/>
                <w:sz w:val="18"/>
                <w:szCs w:val="18"/>
              </w:rPr>
            </w:pPr>
            <w:r w:rsidRPr="0017048F">
              <w:rPr>
                <w:rFonts w:ascii="Trebuchet MS" w:hAnsi="Trebuchet MS" w:cs="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99CCFF"/>
          </w:tcPr>
          <w:p w14:paraId="0B83452C" w14:textId="77777777" w:rsidR="007F6565" w:rsidRPr="0017048F" w:rsidRDefault="007F6565" w:rsidP="007F6565">
            <w:pPr>
              <w:rPr>
                <w:rFonts w:ascii="Trebuchet MS" w:hAnsi="Trebuchet MS" w:cs="Trebuchet MS"/>
                <w:sz w:val="18"/>
                <w:szCs w:val="18"/>
              </w:rPr>
            </w:pPr>
            <w:r w:rsidRPr="00205449">
              <w:rPr>
                <w:rFonts w:ascii="Trebuchet MS" w:hAnsi="Trebuchet MS" w:cs="Trebuchet MS"/>
                <w:sz w:val="18"/>
                <w:szCs w:val="18"/>
              </w:rPr>
              <w:t>Pladsen ligger i et kuperet terræn. Her er et mærket stisystem, som bringer dig rundt i området.</w:t>
            </w:r>
          </w:p>
        </w:tc>
      </w:tr>
      <w:tr w:rsidR="007F6565" w:rsidRPr="002609A5" w14:paraId="242A4371" w14:textId="77777777" w:rsidTr="003C0924">
        <w:trPr>
          <w:trHeight w:hRule="exact" w:val="1263"/>
        </w:trPr>
        <w:tc>
          <w:tcPr>
            <w:tcW w:w="2096" w:type="dxa"/>
            <w:tcBorders>
              <w:top w:val="single" w:sz="4" w:space="0" w:color="auto"/>
              <w:left w:val="single" w:sz="4" w:space="0" w:color="auto"/>
              <w:bottom w:val="nil"/>
              <w:right w:val="single" w:sz="4" w:space="0" w:color="auto"/>
            </w:tcBorders>
            <w:shd w:val="clear" w:color="auto" w:fill="99CCFF"/>
            <w:vAlign w:val="bottom"/>
          </w:tcPr>
          <w:p w14:paraId="3EF9D8E2" w14:textId="77777777" w:rsidR="007F6565" w:rsidRPr="00EA3291" w:rsidRDefault="007F6565" w:rsidP="007F6565">
            <w:pPr>
              <w:rPr>
                <w:rFonts w:ascii="Trebuchet MS" w:hAnsi="Trebuchet MS" w:cs="Trebuchet MS"/>
                <w:sz w:val="18"/>
                <w:szCs w:val="18"/>
              </w:rPr>
            </w:pPr>
            <w:proofErr w:type="spellStart"/>
            <w:r>
              <w:rPr>
                <w:rFonts w:ascii="Trebuchet MS" w:hAnsi="Trebuchet MS" w:cs="Trebuchet MS"/>
                <w:sz w:val="18"/>
                <w:szCs w:val="18"/>
              </w:rPr>
              <w:t>lang_beskr</w:t>
            </w:r>
            <w:proofErr w:type="spellEnd"/>
          </w:p>
        </w:tc>
        <w:tc>
          <w:tcPr>
            <w:tcW w:w="3785" w:type="dxa"/>
            <w:tcBorders>
              <w:top w:val="single" w:sz="4" w:space="0" w:color="auto"/>
              <w:left w:val="single" w:sz="4" w:space="0" w:color="auto"/>
              <w:bottom w:val="nil"/>
              <w:right w:val="single" w:sz="4" w:space="0" w:color="auto"/>
            </w:tcBorders>
            <w:shd w:val="clear" w:color="auto" w:fill="99CCFF"/>
          </w:tcPr>
          <w:p w14:paraId="120222E8" w14:textId="77777777" w:rsidR="007F6565" w:rsidRPr="00EA3291" w:rsidRDefault="007F6565" w:rsidP="007F6565">
            <w:pPr>
              <w:rPr>
                <w:rFonts w:ascii="Trebuchet MS" w:hAnsi="Trebuchet MS" w:cs="Trebuchet MS"/>
                <w:sz w:val="18"/>
                <w:szCs w:val="18"/>
              </w:rPr>
            </w:pPr>
            <w:r>
              <w:rPr>
                <w:rFonts w:ascii="Trebuchet MS" w:hAnsi="Trebuchet MS" w:cs="Trebuchet MS"/>
                <w:sz w:val="18"/>
                <w:szCs w:val="18"/>
              </w:rPr>
              <w:t>Lang tekst som beskriver faciliteten</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7701D8B9" w14:textId="77777777" w:rsidR="007F6565" w:rsidRPr="0017048F" w:rsidRDefault="007F6565" w:rsidP="007F6565">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1CE42520" w14:textId="77777777" w:rsidR="007F6565" w:rsidRPr="0017048F" w:rsidRDefault="007F6565" w:rsidP="007F6565">
            <w:pPr>
              <w:rPr>
                <w:rFonts w:ascii="Trebuchet MS" w:hAnsi="Trebuchet MS" w:cs="Trebuchet MS"/>
                <w:sz w:val="18"/>
                <w:szCs w:val="18"/>
              </w:rPr>
            </w:pPr>
            <w:r w:rsidRPr="00DC5F88">
              <w:rPr>
                <w:rFonts w:ascii="Trebuchet MS" w:hAnsi="Trebuchet MS" w:cs="Trebuchet MS"/>
                <w:sz w:val="18"/>
                <w:szCs w:val="18"/>
              </w:rPr>
              <w:t>0-3000 tegn</w:t>
            </w:r>
          </w:p>
        </w:tc>
        <w:tc>
          <w:tcPr>
            <w:tcW w:w="1221" w:type="dxa"/>
            <w:tcBorders>
              <w:top w:val="single" w:sz="4" w:space="0" w:color="auto"/>
              <w:left w:val="single" w:sz="4" w:space="0" w:color="auto"/>
              <w:bottom w:val="nil"/>
              <w:right w:val="single" w:sz="4" w:space="0" w:color="auto"/>
            </w:tcBorders>
            <w:shd w:val="clear" w:color="auto" w:fill="99CCFF"/>
            <w:vAlign w:val="bottom"/>
          </w:tcPr>
          <w:p w14:paraId="7770F019" w14:textId="77777777" w:rsidR="007F6565" w:rsidRPr="0017048F" w:rsidRDefault="007F6565" w:rsidP="007F6565">
            <w:pPr>
              <w:jc w:val="center"/>
              <w:rPr>
                <w:rFonts w:ascii="Trebuchet MS" w:hAnsi="Trebuchet MS" w:cs="Trebuchet MS"/>
                <w:sz w:val="18"/>
                <w:szCs w:val="18"/>
              </w:rPr>
            </w:pPr>
            <w:r w:rsidRPr="0017048F">
              <w:rPr>
                <w:rFonts w:ascii="Trebuchet MS" w:hAnsi="Trebuchet MS" w:cs="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99CCFF"/>
          </w:tcPr>
          <w:p w14:paraId="42B7E71E" w14:textId="77777777" w:rsidR="007F6565" w:rsidRPr="0017048F" w:rsidRDefault="007F6565" w:rsidP="007F6565">
            <w:pPr>
              <w:rPr>
                <w:rFonts w:ascii="Trebuchet MS" w:hAnsi="Trebuchet MS" w:cs="Trebuchet MS"/>
                <w:sz w:val="18"/>
                <w:szCs w:val="18"/>
              </w:rPr>
            </w:pPr>
            <w:r w:rsidRPr="00205449">
              <w:rPr>
                <w:rFonts w:ascii="Trebuchet MS" w:hAnsi="Trebuchet MS" w:cs="Trebuchet MS"/>
                <w:sz w:val="18"/>
                <w:szCs w:val="18"/>
              </w:rPr>
              <w:t>Pladsen ligger i et kuperet terræn, ikke langt fra den fredede herregård Baggesvogn. Her er et mærket stisystem, som bringer dig rundt i området. Der er opstillet en oversigtstavle ved stien. Shelterne kan låses med medbragt hængelås.</w:t>
            </w:r>
          </w:p>
        </w:tc>
      </w:tr>
      <w:tr w:rsidR="007F6565" w:rsidRPr="00D76891" w14:paraId="53905B37" w14:textId="77777777" w:rsidTr="003C0924">
        <w:trPr>
          <w:trHeight w:hRule="exact" w:val="714"/>
        </w:trPr>
        <w:tc>
          <w:tcPr>
            <w:tcW w:w="2096" w:type="dxa"/>
            <w:tcBorders>
              <w:top w:val="single" w:sz="4" w:space="0" w:color="auto"/>
              <w:left w:val="single" w:sz="4" w:space="0" w:color="auto"/>
              <w:bottom w:val="nil"/>
              <w:right w:val="single" w:sz="4" w:space="0" w:color="auto"/>
            </w:tcBorders>
            <w:shd w:val="clear" w:color="auto" w:fill="99CCFF"/>
            <w:vAlign w:val="bottom"/>
          </w:tcPr>
          <w:p w14:paraId="0469FBDA" w14:textId="77777777" w:rsidR="007F6565" w:rsidRPr="00EA3291" w:rsidRDefault="007F6565" w:rsidP="007F6565">
            <w:pPr>
              <w:rPr>
                <w:rFonts w:ascii="Trebuchet MS" w:hAnsi="Trebuchet MS" w:cs="Trebuchet MS"/>
                <w:sz w:val="18"/>
                <w:szCs w:val="18"/>
              </w:rPr>
            </w:pPr>
            <w:proofErr w:type="spellStart"/>
            <w:r>
              <w:rPr>
                <w:rFonts w:ascii="Trebuchet MS" w:hAnsi="Trebuchet MS" w:cs="Trebuchet MS"/>
                <w:sz w:val="18"/>
                <w:szCs w:val="18"/>
              </w:rPr>
              <w:t>uk_k_beskr</w:t>
            </w:r>
            <w:proofErr w:type="spellEnd"/>
          </w:p>
        </w:tc>
        <w:tc>
          <w:tcPr>
            <w:tcW w:w="3785" w:type="dxa"/>
            <w:tcBorders>
              <w:top w:val="single" w:sz="4" w:space="0" w:color="auto"/>
              <w:left w:val="single" w:sz="4" w:space="0" w:color="auto"/>
              <w:bottom w:val="nil"/>
              <w:right w:val="single" w:sz="4" w:space="0" w:color="auto"/>
            </w:tcBorders>
            <w:shd w:val="clear" w:color="auto" w:fill="99CCFF"/>
          </w:tcPr>
          <w:p w14:paraId="70EF9DB4" w14:textId="77777777" w:rsidR="007F6565" w:rsidRPr="00EA3291" w:rsidRDefault="007F6565" w:rsidP="007F6565">
            <w:pPr>
              <w:rPr>
                <w:rFonts w:ascii="Trebuchet MS" w:hAnsi="Trebuchet MS" w:cs="Trebuchet MS"/>
                <w:sz w:val="18"/>
                <w:szCs w:val="18"/>
              </w:rPr>
            </w:pPr>
            <w:r>
              <w:rPr>
                <w:rFonts w:ascii="Trebuchet MS" w:hAnsi="Trebuchet MS" w:cs="Trebuchet MS"/>
                <w:sz w:val="18"/>
                <w:szCs w:val="18"/>
              </w:rPr>
              <w:t>Engelsk, kort tekst som beskriver faciliteten</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3381F57B" w14:textId="77777777" w:rsidR="007F6565" w:rsidRPr="0017048F" w:rsidRDefault="007F6565" w:rsidP="007F6565">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1BB34986" w14:textId="77777777" w:rsidR="007F6565" w:rsidRPr="0017048F" w:rsidRDefault="007F6565" w:rsidP="007F6565">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221" w:type="dxa"/>
            <w:tcBorders>
              <w:top w:val="single" w:sz="4" w:space="0" w:color="auto"/>
              <w:left w:val="single" w:sz="4" w:space="0" w:color="auto"/>
              <w:bottom w:val="nil"/>
              <w:right w:val="single" w:sz="4" w:space="0" w:color="auto"/>
            </w:tcBorders>
            <w:shd w:val="clear" w:color="auto" w:fill="99CCFF"/>
            <w:vAlign w:val="bottom"/>
          </w:tcPr>
          <w:p w14:paraId="48186B5A" w14:textId="77777777" w:rsidR="007F6565" w:rsidRPr="0017048F" w:rsidRDefault="007F6565" w:rsidP="007F6565">
            <w:pPr>
              <w:jc w:val="center"/>
              <w:rPr>
                <w:rFonts w:ascii="Trebuchet MS" w:hAnsi="Trebuchet MS" w:cs="Trebuchet MS"/>
                <w:sz w:val="18"/>
                <w:szCs w:val="18"/>
              </w:rPr>
            </w:pPr>
            <w:r w:rsidRPr="0017048F">
              <w:rPr>
                <w:rFonts w:ascii="Trebuchet MS" w:hAnsi="Trebuchet MS" w:cs="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99CCFF"/>
          </w:tcPr>
          <w:p w14:paraId="6BDB3515" w14:textId="77777777" w:rsidR="007F6565" w:rsidRPr="00FA28A4" w:rsidRDefault="007F6565" w:rsidP="007F6565">
            <w:pPr>
              <w:rPr>
                <w:rFonts w:ascii="Trebuchet MS" w:hAnsi="Trebuchet MS" w:cs="Trebuchet MS"/>
                <w:sz w:val="18"/>
                <w:szCs w:val="18"/>
                <w:lang w:val="en-US"/>
              </w:rPr>
            </w:pPr>
            <w:r w:rsidRPr="00FA28A4">
              <w:rPr>
                <w:rFonts w:ascii="Trebuchet MS" w:hAnsi="Trebuchet MS" w:cs="Trebuchet MS"/>
                <w:sz w:val="18"/>
                <w:szCs w:val="18"/>
                <w:lang w:val="en-US"/>
              </w:rPr>
              <w:t xml:space="preserve">The site </w:t>
            </w:r>
            <w:proofErr w:type="gramStart"/>
            <w:r w:rsidRPr="00FA28A4">
              <w:rPr>
                <w:rFonts w:ascii="Trebuchet MS" w:hAnsi="Trebuchet MS" w:cs="Trebuchet MS"/>
                <w:sz w:val="18"/>
                <w:szCs w:val="18"/>
                <w:lang w:val="en-US"/>
              </w:rPr>
              <w:t>is located in</w:t>
            </w:r>
            <w:proofErr w:type="gramEnd"/>
            <w:r w:rsidRPr="00FA28A4">
              <w:rPr>
                <w:rFonts w:ascii="Trebuchet MS" w:hAnsi="Trebuchet MS" w:cs="Trebuchet MS"/>
                <w:sz w:val="18"/>
                <w:szCs w:val="18"/>
                <w:lang w:val="en-US"/>
              </w:rPr>
              <w:t xml:space="preserve"> a hilly terrain. Here is a marked path system that brings you around the area.</w:t>
            </w:r>
          </w:p>
        </w:tc>
      </w:tr>
      <w:tr w:rsidR="007F6565" w:rsidRPr="00D76891" w14:paraId="5986A4CC" w14:textId="77777777" w:rsidTr="003C0924">
        <w:trPr>
          <w:trHeight w:hRule="exact" w:val="568"/>
        </w:trPr>
        <w:tc>
          <w:tcPr>
            <w:tcW w:w="2096" w:type="dxa"/>
            <w:tcBorders>
              <w:top w:val="single" w:sz="4" w:space="0" w:color="auto"/>
              <w:left w:val="single" w:sz="4" w:space="0" w:color="auto"/>
              <w:bottom w:val="nil"/>
              <w:right w:val="single" w:sz="4" w:space="0" w:color="auto"/>
            </w:tcBorders>
            <w:shd w:val="clear" w:color="auto" w:fill="99CCFF"/>
            <w:vAlign w:val="bottom"/>
          </w:tcPr>
          <w:p w14:paraId="64083F18" w14:textId="77777777" w:rsidR="007F6565" w:rsidRPr="00EA3291" w:rsidRDefault="007F6565" w:rsidP="007F6565">
            <w:pPr>
              <w:rPr>
                <w:rFonts w:ascii="Trebuchet MS" w:hAnsi="Trebuchet MS" w:cs="Trebuchet MS"/>
                <w:sz w:val="18"/>
                <w:szCs w:val="18"/>
              </w:rPr>
            </w:pPr>
            <w:proofErr w:type="spellStart"/>
            <w:r>
              <w:rPr>
                <w:rFonts w:ascii="Trebuchet MS" w:hAnsi="Trebuchet MS" w:cs="Trebuchet MS"/>
                <w:sz w:val="18"/>
                <w:szCs w:val="18"/>
              </w:rPr>
              <w:t>uk_l_beskr</w:t>
            </w:r>
            <w:proofErr w:type="spellEnd"/>
          </w:p>
        </w:tc>
        <w:tc>
          <w:tcPr>
            <w:tcW w:w="3785" w:type="dxa"/>
            <w:tcBorders>
              <w:top w:val="single" w:sz="4" w:space="0" w:color="auto"/>
              <w:left w:val="single" w:sz="4" w:space="0" w:color="auto"/>
              <w:bottom w:val="nil"/>
              <w:right w:val="single" w:sz="4" w:space="0" w:color="auto"/>
            </w:tcBorders>
            <w:shd w:val="clear" w:color="auto" w:fill="99CCFF"/>
          </w:tcPr>
          <w:p w14:paraId="2B696E10" w14:textId="77777777" w:rsidR="007F6565" w:rsidRPr="00EA3291" w:rsidRDefault="007F6565" w:rsidP="007F6565">
            <w:pPr>
              <w:rPr>
                <w:rFonts w:ascii="Trebuchet MS" w:hAnsi="Trebuchet MS" w:cs="Trebuchet MS"/>
                <w:sz w:val="18"/>
                <w:szCs w:val="18"/>
              </w:rPr>
            </w:pPr>
            <w:r>
              <w:rPr>
                <w:rFonts w:ascii="Trebuchet MS" w:hAnsi="Trebuchet MS" w:cs="Trebuchet MS"/>
                <w:sz w:val="18"/>
                <w:szCs w:val="18"/>
              </w:rPr>
              <w:t>Engelsk, lang tekst som beskriver faciliteten</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06B01656" w14:textId="77777777" w:rsidR="007F6565" w:rsidRPr="0017048F" w:rsidRDefault="007F6565" w:rsidP="007F6565">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2C558F66" w14:textId="77777777" w:rsidR="007F6565" w:rsidRPr="0017048F" w:rsidRDefault="007F6565" w:rsidP="007F6565">
            <w:pPr>
              <w:rPr>
                <w:rFonts w:ascii="Trebuchet MS" w:hAnsi="Trebuchet MS" w:cs="Trebuchet MS"/>
                <w:sz w:val="18"/>
                <w:szCs w:val="18"/>
              </w:rPr>
            </w:pPr>
            <w:r w:rsidRPr="00DC5F88">
              <w:rPr>
                <w:rFonts w:ascii="Trebuchet MS" w:hAnsi="Trebuchet MS" w:cs="Trebuchet MS"/>
                <w:sz w:val="18"/>
                <w:szCs w:val="18"/>
              </w:rPr>
              <w:t>0-3000 tegn</w:t>
            </w:r>
          </w:p>
        </w:tc>
        <w:tc>
          <w:tcPr>
            <w:tcW w:w="1221" w:type="dxa"/>
            <w:tcBorders>
              <w:top w:val="single" w:sz="4" w:space="0" w:color="auto"/>
              <w:left w:val="single" w:sz="4" w:space="0" w:color="auto"/>
              <w:bottom w:val="nil"/>
              <w:right w:val="single" w:sz="4" w:space="0" w:color="auto"/>
            </w:tcBorders>
            <w:shd w:val="clear" w:color="auto" w:fill="99CCFF"/>
            <w:vAlign w:val="bottom"/>
          </w:tcPr>
          <w:p w14:paraId="696B11B2" w14:textId="77777777" w:rsidR="007F6565" w:rsidRPr="0017048F" w:rsidRDefault="007F6565" w:rsidP="007F6565">
            <w:pPr>
              <w:jc w:val="center"/>
              <w:rPr>
                <w:rFonts w:ascii="Trebuchet MS" w:hAnsi="Trebuchet MS" w:cs="Trebuchet MS"/>
                <w:sz w:val="18"/>
                <w:szCs w:val="18"/>
              </w:rPr>
            </w:pPr>
            <w:r w:rsidRPr="0017048F">
              <w:rPr>
                <w:rFonts w:ascii="Trebuchet MS" w:hAnsi="Trebuchet MS" w:cs="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99CCFF"/>
          </w:tcPr>
          <w:p w14:paraId="4B92CB1B" w14:textId="77777777" w:rsidR="007F6565" w:rsidRPr="00FA28A4" w:rsidRDefault="007F6565" w:rsidP="007F6565">
            <w:pPr>
              <w:rPr>
                <w:rFonts w:ascii="Trebuchet MS" w:hAnsi="Trebuchet MS" w:cs="Trebuchet MS"/>
                <w:sz w:val="18"/>
                <w:szCs w:val="18"/>
                <w:lang w:val="en-US"/>
              </w:rPr>
            </w:pPr>
            <w:r w:rsidRPr="00FA28A4">
              <w:rPr>
                <w:rFonts w:ascii="Trebuchet MS" w:hAnsi="Trebuchet MS" w:cs="Trebuchet MS"/>
                <w:sz w:val="18"/>
                <w:szCs w:val="18"/>
                <w:lang w:val="en-US"/>
              </w:rPr>
              <w:t xml:space="preserve">The site </w:t>
            </w:r>
            <w:proofErr w:type="gramStart"/>
            <w:r w:rsidRPr="00FA28A4">
              <w:rPr>
                <w:rFonts w:ascii="Trebuchet MS" w:hAnsi="Trebuchet MS" w:cs="Trebuchet MS"/>
                <w:sz w:val="18"/>
                <w:szCs w:val="18"/>
                <w:lang w:val="en-US"/>
              </w:rPr>
              <w:t>is located in</w:t>
            </w:r>
            <w:proofErr w:type="gramEnd"/>
            <w:r w:rsidRPr="00FA28A4">
              <w:rPr>
                <w:rFonts w:ascii="Trebuchet MS" w:hAnsi="Trebuchet MS" w:cs="Trebuchet MS"/>
                <w:sz w:val="18"/>
                <w:szCs w:val="18"/>
                <w:lang w:val="en-US"/>
              </w:rPr>
              <w:t xml:space="preserve"> a hilly terrain. Here is a marked path system …</w:t>
            </w:r>
          </w:p>
        </w:tc>
      </w:tr>
      <w:tr w:rsidR="007F6565" w:rsidRPr="00D76891" w14:paraId="4482E346" w14:textId="77777777" w:rsidTr="0076009F">
        <w:trPr>
          <w:trHeight w:hRule="exact" w:val="1024"/>
        </w:trPr>
        <w:tc>
          <w:tcPr>
            <w:tcW w:w="2096" w:type="dxa"/>
            <w:tcBorders>
              <w:top w:val="single" w:sz="4" w:space="0" w:color="auto"/>
              <w:left w:val="single" w:sz="4" w:space="0" w:color="auto"/>
              <w:bottom w:val="nil"/>
              <w:right w:val="single" w:sz="4" w:space="0" w:color="auto"/>
            </w:tcBorders>
            <w:shd w:val="clear" w:color="auto" w:fill="99CCFF"/>
            <w:vAlign w:val="bottom"/>
          </w:tcPr>
          <w:p w14:paraId="1D6D05B8" w14:textId="77777777" w:rsidR="007F6565" w:rsidRPr="00EA3291" w:rsidRDefault="007F6565" w:rsidP="007F6565">
            <w:pPr>
              <w:rPr>
                <w:rFonts w:ascii="Trebuchet MS" w:hAnsi="Trebuchet MS" w:cs="Trebuchet MS"/>
                <w:sz w:val="18"/>
                <w:szCs w:val="18"/>
              </w:rPr>
            </w:pPr>
            <w:proofErr w:type="spellStart"/>
            <w:r>
              <w:rPr>
                <w:rFonts w:ascii="Trebuchet MS" w:hAnsi="Trebuchet MS" w:cs="Trebuchet MS"/>
                <w:sz w:val="18"/>
                <w:szCs w:val="18"/>
              </w:rPr>
              <w:t>d_k_beskr</w:t>
            </w:r>
            <w:proofErr w:type="spellEnd"/>
          </w:p>
        </w:tc>
        <w:tc>
          <w:tcPr>
            <w:tcW w:w="3785" w:type="dxa"/>
            <w:tcBorders>
              <w:top w:val="single" w:sz="4" w:space="0" w:color="auto"/>
              <w:left w:val="single" w:sz="4" w:space="0" w:color="auto"/>
              <w:bottom w:val="nil"/>
              <w:right w:val="single" w:sz="4" w:space="0" w:color="auto"/>
            </w:tcBorders>
            <w:shd w:val="clear" w:color="auto" w:fill="99CCFF"/>
          </w:tcPr>
          <w:p w14:paraId="7A8134FD" w14:textId="77777777" w:rsidR="007F6565" w:rsidRPr="00EA3291" w:rsidRDefault="007F6565" w:rsidP="007F6565">
            <w:pPr>
              <w:rPr>
                <w:rFonts w:ascii="Trebuchet MS" w:hAnsi="Trebuchet MS" w:cs="Trebuchet MS"/>
                <w:sz w:val="18"/>
                <w:szCs w:val="18"/>
              </w:rPr>
            </w:pPr>
            <w:r>
              <w:rPr>
                <w:rFonts w:ascii="Trebuchet MS" w:hAnsi="Trebuchet MS" w:cs="Trebuchet MS"/>
                <w:sz w:val="18"/>
                <w:szCs w:val="18"/>
              </w:rPr>
              <w:t>Tysk, kort tekst som beskriver faciliteten</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49DAC33F" w14:textId="77777777" w:rsidR="007F6565" w:rsidRPr="0017048F" w:rsidRDefault="007F6565" w:rsidP="007F6565">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6881331B" w14:textId="77777777" w:rsidR="007F6565" w:rsidRPr="0017048F" w:rsidRDefault="007F6565" w:rsidP="007F6565">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221" w:type="dxa"/>
            <w:tcBorders>
              <w:top w:val="single" w:sz="4" w:space="0" w:color="auto"/>
              <w:left w:val="single" w:sz="4" w:space="0" w:color="auto"/>
              <w:bottom w:val="nil"/>
              <w:right w:val="single" w:sz="4" w:space="0" w:color="auto"/>
            </w:tcBorders>
            <w:shd w:val="clear" w:color="auto" w:fill="99CCFF"/>
            <w:vAlign w:val="bottom"/>
          </w:tcPr>
          <w:p w14:paraId="3F92903D" w14:textId="77777777" w:rsidR="007F6565" w:rsidRPr="0017048F" w:rsidRDefault="007F6565" w:rsidP="007F6565">
            <w:pPr>
              <w:jc w:val="center"/>
              <w:rPr>
                <w:rFonts w:ascii="Trebuchet MS" w:hAnsi="Trebuchet MS" w:cs="Trebuchet MS"/>
                <w:sz w:val="18"/>
                <w:szCs w:val="18"/>
              </w:rPr>
            </w:pPr>
            <w:r w:rsidRPr="0017048F">
              <w:rPr>
                <w:rFonts w:ascii="Trebuchet MS" w:hAnsi="Trebuchet MS" w:cs="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99CCFF"/>
          </w:tcPr>
          <w:p w14:paraId="74B4508B" w14:textId="77777777" w:rsidR="007F6565" w:rsidRPr="00FA28A4" w:rsidRDefault="007F6565" w:rsidP="007F6565">
            <w:pPr>
              <w:rPr>
                <w:rFonts w:ascii="Trebuchet MS" w:hAnsi="Trebuchet MS" w:cs="Trebuchet MS"/>
                <w:sz w:val="18"/>
                <w:szCs w:val="18"/>
                <w:lang w:val="en-US"/>
              </w:rPr>
            </w:pPr>
            <w:r w:rsidRPr="00DC5F88">
              <w:rPr>
                <w:rFonts w:ascii="Trebuchet MS" w:hAnsi="Trebuchet MS" w:cs="Trebuchet MS"/>
                <w:sz w:val="18"/>
                <w:szCs w:val="18"/>
              </w:rPr>
              <w:t xml:space="preserve">Der </w:t>
            </w:r>
            <w:proofErr w:type="spellStart"/>
            <w:r w:rsidRPr="00DC5F88">
              <w:rPr>
                <w:rFonts w:ascii="Trebuchet MS" w:hAnsi="Trebuchet MS" w:cs="Trebuchet MS"/>
                <w:sz w:val="18"/>
                <w:szCs w:val="18"/>
              </w:rPr>
              <w:t>Standort</w:t>
            </w:r>
            <w:proofErr w:type="spellEnd"/>
            <w:r w:rsidRPr="00DC5F88">
              <w:rPr>
                <w:rFonts w:ascii="Trebuchet MS" w:hAnsi="Trebuchet MS" w:cs="Trebuchet MS"/>
                <w:sz w:val="18"/>
                <w:szCs w:val="18"/>
              </w:rPr>
              <w:t xml:space="preserve"> </w:t>
            </w:r>
            <w:proofErr w:type="spellStart"/>
            <w:r w:rsidRPr="00DC5F88">
              <w:rPr>
                <w:rFonts w:ascii="Trebuchet MS" w:hAnsi="Trebuchet MS" w:cs="Trebuchet MS"/>
                <w:sz w:val="18"/>
                <w:szCs w:val="18"/>
              </w:rPr>
              <w:t>liegt</w:t>
            </w:r>
            <w:proofErr w:type="spellEnd"/>
            <w:r w:rsidRPr="00DC5F88">
              <w:rPr>
                <w:rFonts w:ascii="Trebuchet MS" w:hAnsi="Trebuchet MS" w:cs="Trebuchet MS"/>
                <w:sz w:val="18"/>
                <w:szCs w:val="18"/>
              </w:rPr>
              <w:t xml:space="preserve"> in </w:t>
            </w:r>
            <w:proofErr w:type="spellStart"/>
            <w:r w:rsidRPr="00DC5F88">
              <w:rPr>
                <w:rFonts w:ascii="Trebuchet MS" w:hAnsi="Trebuchet MS" w:cs="Trebuchet MS"/>
                <w:sz w:val="18"/>
                <w:szCs w:val="18"/>
              </w:rPr>
              <w:t>einem</w:t>
            </w:r>
            <w:proofErr w:type="spellEnd"/>
            <w:r w:rsidRPr="00DC5F88">
              <w:rPr>
                <w:rFonts w:ascii="Trebuchet MS" w:hAnsi="Trebuchet MS" w:cs="Trebuchet MS"/>
                <w:sz w:val="18"/>
                <w:szCs w:val="18"/>
              </w:rPr>
              <w:t xml:space="preserve"> </w:t>
            </w:r>
            <w:proofErr w:type="spellStart"/>
            <w:r w:rsidRPr="00DC5F88">
              <w:rPr>
                <w:rFonts w:ascii="Trebuchet MS" w:hAnsi="Trebuchet MS" w:cs="Trebuchet MS"/>
                <w:sz w:val="18"/>
                <w:szCs w:val="18"/>
              </w:rPr>
              <w:t>hügeligen</w:t>
            </w:r>
            <w:proofErr w:type="spellEnd"/>
            <w:r w:rsidRPr="00DC5F88">
              <w:rPr>
                <w:rFonts w:ascii="Trebuchet MS" w:hAnsi="Trebuchet MS" w:cs="Trebuchet MS"/>
                <w:sz w:val="18"/>
                <w:szCs w:val="18"/>
              </w:rPr>
              <w:t xml:space="preserve"> </w:t>
            </w:r>
            <w:proofErr w:type="spellStart"/>
            <w:r w:rsidRPr="00DC5F88">
              <w:rPr>
                <w:rFonts w:ascii="Trebuchet MS" w:hAnsi="Trebuchet MS" w:cs="Trebuchet MS"/>
                <w:sz w:val="18"/>
                <w:szCs w:val="18"/>
              </w:rPr>
              <w:t>Gelände</w:t>
            </w:r>
            <w:proofErr w:type="spellEnd"/>
            <w:r w:rsidRPr="00DC5F88">
              <w:rPr>
                <w:rFonts w:ascii="Trebuchet MS" w:hAnsi="Trebuchet MS" w:cs="Trebuchet MS"/>
                <w:sz w:val="18"/>
                <w:szCs w:val="18"/>
              </w:rPr>
              <w:t xml:space="preserve">. </w:t>
            </w:r>
            <w:proofErr w:type="spellStart"/>
            <w:r w:rsidRPr="00FA28A4">
              <w:rPr>
                <w:rFonts w:ascii="Trebuchet MS" w:hAnsi="Trebuchet MS" w:cs="Trebuchet MS"/>
                <w:sz w:val="18"/>
                <w:szCs w:val="18"/>
                <w:lang w:val="en-US"/>
              </w:rPr>
              <w:t>Hier</w:t>
            </w:r>
            <w:proofErr w:type="spellEnd"/>
            <w:r w:rsidRPr="00FA28A4">
              <w:rPr>
                <w:rFonts w:ascii="Trebuchet MS" w:hAnsi="Trebuchet MS" w:cs="Trebuchet MS"/>
                <w:sz w:val="18"/>
                <w:szCs w:val="18"/>
                <w:lang w:val="en-US"/>
              </w:rPr>
              <w:t xml:space="preserve"> </w:t>
            </w:r>
            <w:proofErr w:type="spellStart"/>
            <w:r w:rsidRPr="00FA28A4">
              <w:rPr>
                <w:rFonts w:ascii="Trebuchet MS" w:hAnsi="Trebuchet MS" w:cs="Trebuchet MS"/>
                <w:sz w:val="18"/>
                <w:szCs w:val="18"/>
                <w:lang w:val="en-US"/>
              </w:rPr>
              <w:t>ist</w:t>
            </w:r>
            <w:proofErr w:type="spellEnd"/>
            <w:r w:rsidRPr="00FA28A4">
              <w:rPr>
                <w:rFonts w:ascii="Trebuchet MS" w:hAnsi="Trebuchet MS" w:cs="Trebuchet MS"/>
                <w:sz w:val="18"/>
                <w:szCs w:val="18"/>
                <w:lang w:val="en-US"/>
              </w:rPr>
              <w:t xml:space="preserve"> </w:t>
            </w:r>
            <w:proofErr w:type="spellStart"/>
            <w:r w:rsidRPr="00FA28A4">
              <w:rPr>
                <w:rFonts w:ascii="Trebuchet MS" w:hAnsi="Trebuchet MS" w:cs="Trebuchet MS"/>
                <w:sz w:val="18"/>
                <w:szCs w:val="18"/>
                <w:lang w:val="en-US"/>
              </w:rPr>
              <w:t>ein</w:t>
            </w:r>
            <w:proofErr w:type="spellEnd"/>
            <w:r w:rsidRPr="00FA28A4">
              <w:rPr>
                <w:rFonts w:ascii="Trebuchet MS" w:hAnsi="Trebuchet MS" w:cs="Trebuchet MS"/>
                <w:sz w:val="18"/>
                <w:szCs w:val="18"/>
                <w:lang w:val="en-US"/>
              </w:rPr>
              <w:t xml:space="preserve"> </w:t>
            </w:r>
            <w:proofErr w:type="spellStart"/>
            <w:r w:rsidRPr="00FA28A4">
              <w:rPr>
                <w:rFonts w:ascii="Trebuchet MS" w:hAnsi="Trebuchet MS" w:cs="Trebuchet MS"/>
                <w:sz w:val="18"/>
                <w:szCs w:val="18"/>
                <w:lang w:val="en-US"/>
              </w:rPr>
              <w:t>markiertes</w:t>
            </w:r>
            <w:proofErr w:type="spellEnd"/>
            <w:r w:rsidRPr="00FA28A4">
              <w:rPr>
                <w:rFonts w:ascii="Trebuchet MS" w:hAnsi="Trebuchet MS" w:cs="Trebuchet MS"/>
                <w:sz w:val="18"/>
                <w:szCs w:val="18"/>
                <w:lang w:val="en-US"/>
              </w:rPr>
              <w:t xml:space="preserve"> </w:t>
            </w:r>
            <w:proofErr w:type="spellStart"/>
            <w:r w:rsidRPr="00FA28A4">
              <w:rPr>
                <w:rFonts w:ascii="Trebuchet MS" w:hAnsi="Trebuchet MS" w:cs="Trebuchet MS"/>
                <w:sz w:val="18"/>
                <w:szCs w:val="18"/>
                <w:lang w:val="en-US"/>
              </w:rPr>
              <w:t>Wegesystem</w:t>
            </w:r>
            <w:proofErr w:type="spellEnd"/>
            <w:r w:rsidRPr="00FA28A4">
              <w:rPr>
                <w:rFonts w:ascii="Trebuchet MS" w:hAnsi="Trebuchet MS" w:cs="Trebuchet MS"/>
                <w:sz w:val="18"/>
                <w:szCs w:val="18"/>
                <w:lang w:val="en-US"/>
              </w:rPr>
              <w:t xml:space="preserve">, das Sie </w:t>
            </w:r>
            <w:proofErr w:type="spellStart"/>
            <w:r w:rsidRPr="00FA28A4">
              <w:rPr>
                <w:rFonts w:ascii="Trebuchet MS" w:hAnsi="Trebuchet MS" w:cs="Trebuchet MS"/>
                <w:sz w:val="18"/>
                <w:szCs w:val="18"/>
                <w:lang w:val="en-US"/>
              </w:rPr>
              <w:t>durch</w:t>
            </w:r>
            <w:proofErr w:type="spellEnd"/>
            <w:r w:rsidRPr="00FA28A4">
              <w:rPr>
                <w:rFonts w:ascii="Trebuchet MS" w:hAnsi="Trebuchet MS" w:cs="Trebuchet MS"/>
                <w:sz w:val="18"/>
                <w:szCs w:val="18"/>
                <w:lang w:val="en-US"/>
              </w:rPr>
              <w:t xml:space="preserve"> die </w:t>
            </w:r>
            <w:proofErr w:type="spellStart"/>
            <w:r w:rsidRPr="00FA28A4">
              <w:rPr>
                <w:rFonts w:ascii="Trebuchet MS" w:hAnsi="Trebuchet MS" w:cs="Trebuchet MS"/>
                <w:sz w:val="18"/>
                <w:szCs w:val="18"/>
                <w:lang w:val="en-US"/>
              </w:rPr>
              <w:t>Gegend</w:t>
            </w:r>
            <w:proofErr w:type="spellEnd"/>
            <w:r w:rsidRPr="00FA28A4">
              <w:rPr>
                <w:rFonts w:ascii="Trebuchet MS" w:hAnsi="Trebuchet MS" w:cs="Trebuchet MS"/>
                <w:sz w:val="18"/>
                <w:szCs w:val="18"/>
                <w:lang w:val="en-US"/>
              </w:rPr>
              <w:t xml:space="preserve"> </w:t>
            </w:r>
            <w:proofErr w:type="spellStart"/>
            <w:r w:rsidRPr="00FA28A4">
              <w:rPr>
                <w:rFonts w:ascii="Trebuchet MS" w:hAnsi="Trebuchet MS" w:cs="Trebuchet MS"/>
                <w:sz w:val="18"/>
                <w:szCs w:val="18"/>
                <w:lang w:val="en-US"/>
              </w:rPr>
              <w:t>führt</w:t>
            </w:r>
            <w:proofErr w:type="spellEnd"/>
            <w:r w:rsidRPr="00FA28A4">
              <w:rPr>
                <w:rFonts w:ascii="Trebuchet MS" w:hAnsi="Trebuchet MS" w:cs="Trebuchet MS"/>
                <w:sz w:val="18"/>
                <w:szCs w:val="18"/>
                <w:lang w:val="en-US"/>
              </w:rPr>
              <w:t>.</w:t>
            </w:r>
          </w:p>
        </w:tc>
      </w:tr>
      <w:tr w:rsidR="007F6565" w:rsidRPr="002609A5" w14:paraId="5CDAE628" w14:textId="77777777" w:rsidTr="003C0924">
        <w:trPr>
          <w:trHeight w:hRule="exact" w:val="572"/>
        </w:trPr>
        <w:tc>
          <w:tcPr>
            <w:tcW w:w="2096" w:type="dxa"/>
            <w:tcBorders>
              <w:top w:val="single" w:sz="4" w:space="0" w:color="auto"/>
              <w:left w:val="single" w:sz="4" w:space="0" w:color="auto"/>
              <w:bottom w:val="nil"/>
              <w:right w:val="single" w:sz="4" w:space="0" w:color="auto"/>
            </w:tcBorders>
            <w:shd w:val="clear" w:color="auto" w:fill="99CCFF"/>
            <w:vAlign w:val="bottom"/>
          </w:tcPr>
          <w:p w14:paraId="6C55DB27" w14:textId="77777777" w:rsidR="007F6565" w:rsidRPr="00EA3291" w:rsidRDefault="007F6565" w:rsidP="007F6565">
            <w:pPr>
              <w:rPr>
                <w:rFonts w:ascii="Trebuchet MS" w:hAnsi="Trebuchet MS" w:cs="Trebuchet MS"/>
                <w:sz w:val="18"/>
                <w:szCs w:val="18"/>
              </w:rPr>
            </w:pPr>
            <w:proofErr w:type="spellStart"/>
            <w:r>
              <w:rPr>
                <w:rFonts w:ascii="Trebuchet MS" w:hAnsi="Trebuchet MS" w:cs="Trebuchet MS"/>
                <w:sz w:val="18"/>
                <w:szCs w:val="18"/>
              </w:rPr>
              <w:t>d_l_beskr</w:t>
            </w:r>
            <w:proofErr w:type="spellEnd"/>
          </w:p>
        </w:tc>
        <w:tc>
          <w:tcPr>
            <w:tcW w:w="3785" w:type="dxa"/>
            <w:tcBorders>
              <w:top w:val="single" w:sz="4" w:space="0" w:color="auto"/>
              <w:left w:val="single" w:sz="4" w:space="0" w:color="auto"/>
              <w:bottom w:val="nil"/>
              <w:right w:val="single" w:sz="4" w:space="0" w:color="auto"/>
            </w:tcBorders>
            <w:shd w:val="clear" w:color="auto" w:fill="99CCFF"/>
          </w:tcPr>
          <w:p w14:paraId="34C5687F" w14:textId="77777777" w:rsidR="007F6565" w:rsidRPr="00EA3291" w:rsidRDefault="007F6565" w:rsidP="007F6565">
            <w:pPr>
              <w:rPr>
                <w:rFonts w:ascii="Trebuchet MS" w:hAnsi="Trebuchet MS" w:cs="Trebuchet MS"/>
                <w:sz w:val="18"/>
                <w:szCs w:val="18"/>
              </w:rPr>
            </w:pPr>
            <w:r>
              <w:rPr>
                <w:rFonts w:ascii="Trebuchet MS" w:hAnsi="Trebuchet MS" w:cs="Trebuchet MS"/>
                <w:sz w:val="18"/>
                <w:szCs w:val="18"/>
              </w:rPr>
              <w:t>Tysk, lang tekst som beskriver faciliteten</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14469766" w14:textId="77777777" w:rsidR="007F6565" w:rsidRPr="0017048F" w:rsidRDefault="007F6565" w:rsidP="007F6565">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732ACD90" w14:textId="77777777" w:rsidR="007F6565" w:rsidRPr="0017048F" w:rsidRDefault="007F6565" w:rsidP="007F6565">
            <w:pPr>
              <w:rPr>
                <w:rFonts w:ascii="Trebuchet MS" w:hAnsi="Trebuchet MS" w:cs="Trebuchet MS"/>
                <w:sz w:val="18"/>
                <w:szCs w:val="18"/>
              </w:rPr>
            </w:pPr>
            <w:r w:rsidRPr="00DC5F88">
              <w:rPr>
                <w:rFonts w:ascii="Trebuchet MS" w:hAnsi="Trebuchet MS" w:cs="Trebuchet MS"/>
                <w:sz w:val="18"/>
                <w:szCs w:val="18"/>
              </w:rPr>
              <w:t>0-3000 tegn</w:t>
            </w:r>
          </w:p>
        </w:tc>
        <w:tc>
          <w:tcPr>
            <w:tcW w:w="1221" w:type="dxa"/>
            <w:tcBorders>
              <w:top w:val="single" w:sz="4" w:space="0" w:color="auto"/>
              <w:left w:val="single" w:sz="4" w:space="0" w:color="auto"/>
              <w:bottom w:val="nil"/>
              <w:right w:val="single" w:sz="4" w:space="0" w:color="auto"/>
            </w:tcBorders>
            <w:shd w:val="clear" w:color="auto" w:fill="99CCFF"/>
            <w:vAlign w:val="bottom"/>
          </w:tcPr>
          <w:p w14:paraId="4C1CFF47" w14:textId="77777777" w:rsidR="007F6565" w:rsidRPr="0017048F" w:rsidRDefault="007F6565" w:rsidP="007F6565">
            <w:pPr>
              <w:jc w:val="center"/>
              <w:rPr>
                <w:rFonts w:ascii="Trebuchet MS" w:hAnsi="Trebuchet MS" w:cs="Trebuchet MS"/>
                <w:sz w:val="18"/>
                <w:szCs w:val="18"/>
              </w:rPr>
            </w:pPr>
            <w:r w:rsidRPr="0017048F">
              <w:rPr>
                <w:rFonts w:ascii="Trebuchet MS" w:hAnsi="Trebuchet MS" w:cs="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99CCFF"/>
          </w:tcPr>
          <w:p w14:paraId="0F7A2B46" w14:textId="77777777" w:rsidR="007F6565" w:rsidRPr="0017048F" w:rsidRDefault="007F6565" w:rsidP="007F6565">
            <w:pPr>
              <w:rPr>
                <w:rFonts w:ascii="Trebuchet MS" w:hAnsi="Trebuchet MS" w:cs="Trebuchet MS"/>
                <w:sz w:val="18"/>
                <w:szCs w:val="18"/>
              </w:rPr>
            </w:pPr>
            <w:r w:rsidRPr="00DC5F88">
              <w:rPr>
                <w:rFonts w:ascii="Trebuchet MS" w:hAnsi="Trebuchet MS" w:cs="Trebuchet MS"/>
                <w:sz w:val="18"/>
                <w:szCs w:val="18"/>
              </w:rPr>
              <w:t xml:space="preserve">Der </w:t>
            </w:r>
            <w:proofErr w:type="spellStart"/>
            <w:r w:rsidRPr="00DC5F88">
              <w:rPr>
                <w:rFonts w:ascii="Trebuchet MS" w:hAnsi="Trebuchet MS" w:cs="Trebuchet MS"/>
                <w:sz w:val="18"/>
                <w:szCs w:val="18"/>
              </w:rPr>
              <w:t>Standort</w:t>
            </w:r>
            <w:proofErr w:type="spellEnd"/>
            <w:r w:rsidRPr="00DC5F88">
              <w:rPr>
                <w:rFonts w:ascii="Trebuchet MS" w:hAnsi="Trebuchet MS" w:cs="Trebuchet MS"/>
                <w:sz w:val="18"/>
                <w:szCs w:val="18"/>
              </w:rPr>
              <w:t xml:space="preserve"> </w:t>
            </w:r>
            <w:proofErr w:type="spellStart"/>
            <w:r w:rsidRPr="00DC5F88">
              <w:rPr>
                <w:rFonts w:ascii="Trebuchet MS" w:hAnsi="Trebuchet MS" w:cs="Trebuchet MS"/>
                <w:sz w:val="18"/>
                <w:szCs w:val="18"/>
              </w:rPr>
              <w:t>liegt</w:t>
            </w:r>
            <w:proofErr w:type="spellEnd"/>
            <w:r w:rsidRPr="00DC5F88">
              <w:rPr>
                <w:rFonts w:ascii="Trebuchet MS" w:hAnsi="Trebuchet MS" w:cs="Trebuchet MS"/>
                <w:sz w:val="18"/>
                <w:szCs w:val="18"/>
              </w:rPr>
              <w:t xml:space="preserve"> in </w:t>
            </w:r>
            <w:proofErr w:type="spellStart"/>
            <w:r w:rsidRPr="00DC5F88">
              <w:rPr>
                <w:rFonts w:ascii="Trebuchet MS" w:hAnsi="Trebuchet MS" w:cs="Trebuchet MS"/>
                <w:sz w:val="18"/>
                <w:szCs w:val="18"/>
              </w:rPr>
              <w:t>einem</w:t>
            </w:r>
            <w:proofErr w:type="spellEnd"/>
            <w:r w:rsidRPr="00DC5F88">
              <w:rPr>
                <w:rFonts w:ascii="Trebuchet MS" w:hAnsi="Trebuchet MS" w:cs="Trebuchet MS"/>
                <w:sz w:val="18"/>
                <w:szCs w:val="18"/>
              </w:rPr>
              <w:t xml:space="preserve"> </w:t>
            </w:r>
            <w:proofErr w:type="spellStart"/>
            <w:r w:rsidRPr="00DC5F88">
              <w:rPr>
                <w:rFonts w:ascii="Trebuchet MS" w:hAnsi="Trebuchet MS" w:cs="Trebuchet MS"/>
                <w:sz w:val="18"/>
                <w:szCs w:val="18"/>
              </w:rPr>
              <w:t>hügeligen</w:t>
            </w:r>
            <w:proofErr w:type="spellEnd"/>
            <w:r w:rsidRPr="00DC5F88">
              <w:rPr>
                <w:rFonts w:ascii="Trebuchet MS" w:hAnsi="Trebuchet MS" w:cs="Trebuchet MS"/>
                <w:sz w:val="18"/>
                <w:szCs w:val="18"/>
              </w:rPr>
              <w:t xml:space="preserve"> </w:t>
            </w:r>
            <w:proofErr w:type="spellStart"/>
            <w:r w:rsidRPr="00DC5F88">
              <w:rPr>
                <w:rFonts w:ascii="Trebuchet MS" w:hAnsi="Trebuchet MS" w:cs="Trebuchet MS"/>
                <w:sz w:val="18"/>
                <w:szCs w:val="18"/>
              </w:rPr>
              <w:t>Gelände</w:t>
            </w:r>
            <w:proofErr w:type="spellEnd"/>
            <w:r w:rsidRPr="00DC5F88">
              <w:rPr>
                <w:rFonts w:ascii="Trebuchet MS" w:hAnsi="Trebuchet MS" w:cs="Trebuchet MS"/>
                <w:sz w:val="18"/>
                <w:szCs w:val="18"/>
              </w:rPr>
              <w:t xml:space="preserve">. Hier </w:t>
            </w:r>
            <w:proofErr w:type="spellStart"/>
            <w:r w:rsidRPr="00DC5F88">
              <w:rPr>
                <w:rFonts w:ascii="Trebuchet MS" w:hAnsi="Trebuchet MS" w:cs="Trebuchet MS"/>
                <w:sz w:val="18"/>
                <w:szCs w:val="18"/>
              </w:rPr>
              <w:t>ist</w:t>
            </w:r>
            <w:proofErr w:type="spellEnd"/>
            <w:r w:rsidRPr="00DC5F88">
              <w:rPr>
                <w:rFonts w:ascii="Trebuchet MS" w:hAnsi="Trebuchet MS" w:cs="Trebuchet MS"/>
                <w:sz w:val="18"/>
                <w:szCs w:val="18"/>
              </w:rPr>
              <w:t xml:space="preserve"> </w:t>
            </w:r>
            <w:proofErr w:type="spellStart"/>
            <w:r w:rsidRPr="00DC5F88">
              <w:rPr>
                <w:rFonts w:ascii="Trebuchet MS" w:hAnsi="Trebuchet MS" w:cs="Trebuchet MS"/>
                <w:sz w:val="18"/>
                <w:szCs w:val="18"/>
              </w:rPr>
              <w:t>ein</w:t>
            </w:r>
            <w:proofErr w:type="spellEnd"/>
            <w:r w:rsidRPr="00DC5F88">
              <w:rPr>
                <w:rFonts w:ascii="Trebuchet MS" w:hAnsi="Trebuchet MS" w:cs="Trebuchet MS"/>
                <w:sz w:val="18"/>
                <w:szCs w:val="18"/>
              </w:rPr>
              <w:t xml:space="preserve"> …</w:t>
            </w:r>
          </w:p>
        </w:tc>
      </w:tr>
      <w:tr w:rsidR="007F6565" w:rsidRPr="002609A5" w14:paraId="2F3B719A" w14:textId="77777777" w:rsidTr="003C0924">
        <w:trPr>
          <w:trHeight w:hRule="exact" w:val="572"/>
        </w:trPr>
        <w:tc>
          <w:tcPr>
            <w:tcW w:w="2096" w:type="dxa"/>
            <w:tcBorders>
              <w:top w:val="single" w:sz="4" w:space="0" w:color="auto"/>
              <w:left w:val="single" w:sz="4" w:space="0" w:color="auto"/>
              <w:bottom w:val="nil"/>
              <w:right w:val="single" w:sz="4" w:space="0" w:color="auto"/>
            </w:tcBorders>
            <w:shd w:val="clear" w:color="auto" w:fill="99CCFF"/>
            <w:vAlign w:val="bottom"/>
          </w:tcPr>
          <w:p w14:paraId="54BC828B" w14:textId="77777777" w:rsidR="007F6565" w:rsidRDefault="007F6565" w:rsidP="007F6565">
            <w:pPr>
              <w:rPr>
                <w:rFonts w:ascii="Trebuchet MS" w:hAnsi="Trebuchet MS" w:cs="Trebuchet MS"/>
                <w:sz w:val="18"/>
                <w:szCs w:val="18"/>
              </w:rPr>
            </w:pPr>
            <w:proofErr w:type="spellStart"/>
            <w:r w:rsidRPr="00EA3291">
              <w:rPr>
                <w:rFonts w:ascii="Trebuchet MS" w:hAnsi="Trebuchet MS" w:cs="Trebuchet MS"/>
                <w:sz w:val="18"/>
                <w:szCs w:val="18"/>
              </w:rPr>
              <w:t>ansvar_org</w:t>
            </w:r>
            <w:proofErr w:type="spellEnd"/>
          </w:p>
        </w:tc>
        <w:tc>
          <w:tcPr>
            <w:tcW w:w="3785" w:type="dxa"/>
            <w:tcBorders>
              <w:top w:val="single" w:sz="4" w:space="0" w:color="auto"/>
              <w:left w:val="single" w:sz="4" w:space="0" w:color="auto"/>
              <w:bottom w:val="nil"/>
              <w:right w:val="single" w:sz="4" w:space="0" w:color="auto"/>
            </w:tcBorders>
            <w:shd w:val="clear" w:color="auto" w:fill="99CCFF"/>
            <w:vAlign w:val="bottom"/>
          </w:tcPr>
          <w:p w14:paraId="5EE8EB8E" w14:textId="77777777" w:rsidR="007F6565" w:rsidRDefault="007F6565" w:rsidP="007F6565">
            <w:pPr>
              <w:rPr>
                <w:rFonts w:ascii="Trebuchet MS" w:hAnsi="Trebuchet MS" w:cs="Trebuchet MS"/>
                <w:sz w:val="18"/>
                <w:szCs w:val="18"/>
              </w:rPr>
            </w:pPr>
            <w:r w:rsidRPr="00EA3291">
              <w:rPr>
                <w:rFonts w:ascii="Trebuchet MS" w:hAnsi="Trebuchet MS" w:cs="Trebuchet MS"/>
                <w:sz w:val="18"/>
                <w:szCs w:val="18"/>
              </w:rPr>
              <w:t xml:space="preserve">Navn på </w:t>
            </w:r>
            <w:r w:rsidRPr="0035309B">
              <w:rPr>
                <w:rFonts w:ascii="Trebuchet MS" w:hAnsi="Trebuchet MS" w:cs="Trebuchet MS"/>
                <w:sz w:val="18"/>
                <w:szCs w:val="18"/>
              </w:rPr>
              <w:t>vedligeholdsansvarlig</w:t>
            </w:r>
            <w:r>
              <w:rPr>
                <w:rFonts w:ascii="Trebuchet MS" w:hAnsi="Trebuchet MS" w:cs="Trebuchet MS"/>
                <w:sz w:val="18"/>
                <w:szCs w:val="18"/>
              </w:rPr>
              <w:t xml:space="preserve"> </w:t>
            </w:r>
            <w:r w:rsidRPr="00EA3291">
              <w:rPr>
                <w:rFonts w:ascii="Trebuchet MS" w:hAnsi="Trebuchet MS" w:cs="Trebuchet MS"/>
                <w:sz w:val="18"/>
                <w:szCs w:val="18"/>
              </w:rPr>
              <w:t>organisation</w:t>
            </w:r>
            <w:del w:id="2704" w:author="Christian Fischer" w:date="2023-01-12T09:57:00Z">
              <w:r w:rsidRPr="00EA3291" w:rsidDel="00A857A0">
                <w:rPr>
                  <w:rFonts w:ascii="Trebuchet MS" w:hAnsi="Trebuchet MS" w:cs="Trebuchet MS"/>
                  <w:sz w:val="18"/>
                  <w:szCs w:val="18"/>
                </w:rPr>
                <w:delText>en</w:delText>
              </w:r>
            </w:del>
            <w:r>
              <w:rPr>
                <w:rFonts w:ascii="Trebuchet MS" w:hAnsi="Trebuchet MS" w:cs="Trebuchet MS"/>
                <w:sz w:val="18"/>
                <w:szCs w:val="18"/>
              </w:rPr>
              <w:t>.</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28A1975B" w14:textId="77777777" w:rsidR="007F6565" w:rsidRPr="0017048F" w:rsidRDefault="007F6565" w:rsidP="007F6565">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5A383FB2" w14:textId="77777777" w:rsidR="007F6565" w:rsidRPr="0017048F" w:rsidRDefault="007F6565" w:rsidP="007F6565">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221" w:type="dxa"/>
            <w:tcBorders>
              <w:top w:val="single" w:sz="4" w:space="0" w:color="auto"/>
              <w:left w:val="single" w:sz="4" w:space="0" w:color="auto"/>
              <w:bottom w:val="nil"/>
              <w:right w:val="single" w:sz="4" w:space="0" w:color="auto"/>
            </w:tcBorders>
            <w:shd w:val="clear" w:color="auto" w:fill="99CCFF"/>
            <w:vAlign w:val="bottom"/>
          </w:tcPr>
          <w:p w14:paraId="3AF06E00" w14:textId="77777777" w:rsidR="007F6565" w:rsidRPr="0017048F" w:rsidRDefault="007F6565" w:rsidP="007F6565">
            <w:pPr>
              <w:jc w:val="center"/>
              <w:rPr>
                <w:rFonts w:ascii="Trebuchet MS" w:hAnsi="Trebuchet MS" w:cs="Trebuchet MS"/>
                <w:sz w:val="18"/>
                <w:szCs w:val="18"/>
              </w:rPr>
            </w:pPr>
            <w:r w:rsidRPr="0017048F">
              <w:rPr>
                <w:rFonts w:ascii="Trebuchet MS" w:hAnsi="Trebuchet MS" w:cs="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99CCFF"/>
            <w:vAlign w:val="bottom"/>
          </w:tcPr>
          <w:p w14:paraId="34B8C3C7" w14:textId="77777777" w:rsidR="007F6565" w:rsidRPr="00FA7904" w:rsidRDefault="007F6565" w:rsidP="007F6565">
            <w:pPr>
              <w:rPr>
                <w:rFonts w:ascii="Trebuchet MS" w:hAnsi="Trebuchet MS" w:cs="Trebuchet MS"/>
                <w:sz w:val="18"/>
                <w:szCs w:val="18"/>
              </w:rPr>
            </w:pPr>
            <w:r w:rsidRPr="00EA7CB4">
              <w:rPr>
                <w:rFonts w:ascii="Trebuchet MS" w:hAnsi="Trebuchet MS" w:cs="Trebuchet MS"/>
                <w:sz w:val="18"/>
                <w:szCs w:val="18"/>
              </w:rPr>
              <w:t>Danmarks Naturfredningsforening</w:t>
            </w:r>
          </w:p>
        </w:tc>
      </w:tr>
      <w:tr w:rsidR="007F6565" w:rsidRPr="002609A5" w14:paraId="7DF55D2F" w14:textId="77777777" w:rsidTr="003C0924">
        <w:trPr>
          <w:trHeight w:hRule="exact" w:val="578"/>
        </w:trPr>
        <w:tc>
          <w:tcPr>
            <w:tcW w:w="2096" w:type="dxa"/>
            <w:tcBorders>
              <w:top w:val="single" w:sz="4" w:space="0" w:color="auto"/>
              <w:left w:val="single" w:sz="4" w:space="0" w:color="auto"/>
              <w:bottom w:val="nil"/>
              <w:right w:val="single" w:sz="4" w:space="0" w:color="auto"/>
            </w:tcBorders>
            <w:shd w:val="clear" w:color="auto" w:fill="99CCFF"/>
            <w:vAlign w:val="bottom"/>
          </w:tcPr>
          <w:p w14:paraId="1681DF4A" w14:textId="77777777" w:rsidR="007F6565" w:rsidRDefault="007F6565" w:rsidP="007F6565">
            <w:pPr>
              <w:rPr>
                <w:rFonts w:ascii="Trebuchet MS" w:hAnsi="Trebuchet MS" w:cs="Trebuchet MS"/>
                <w:sz w:val="18"/>
                <w:szCs w:val="18"/>
              </w:rPr>
            </w:pPr>
            <w:proofErr w:type="spellStart"/>
            <w:r w:rsidRPr="00EA3291">
              <w:rPr>
                <w:rFonts w:ascii="Trebuchet MS" w:hAnsi="Trebuchet MS" w:cs="Trebuchet MS"/>
                <w:sz w:val="18"/>
                <w:szCs w:val="18"/>
              </w:rPr>
              <w:lastRenderedPageBreak/>
              <w:t>kontak_ved</w:t>
            </w:r>
            <w:proofErr w:type="spellEnd"/>
          </w:p>
        </w:tc>
        <w:tc>
          <w:tcPr>
            <w:tcW w:w="3785" w:type="dxa"/>
            <w:tcBorders>
              <w:top w:val="single" w:sz="4" w:space="0" w:color="auto"/>
              <w:left w:val="single" w:sz="4" w:space="0" w:color="auto"/>
              <w:bottom w:val="nil"/>
              <w:right w:val="single" w:sz="4" w:space="0" w:color="auto"/>
            </w:tcBorders>
            <w:shd w:val="clear" w:color="auto" w:fill="99CCFF"/>
            <w:vAlign w:val="bottom"/>
          </w:tcPr>
          <w:p w14:paraId="0F5FD228" w14:textId="77777777" w:rsidR="007F6565" w:rsidRDefault="007F6565" w:rsidP="007F6565">
            <w:pPr>
              <w:rPr>
                <w:rFonts w:ascii="Trebuchet MS" w:hAnsi="Trebuchet MS" w:cs="Trebuchet MS"/>
                <w:sz w:val="18"/>
                <w:szCs w:val="18"/>
              </w:rPr>
            </w:pPr>
            <w:r w:rsidRPr="00EA3291">
              <w:rPr>
                <w:rFonts w:ascii="Trebuchet MS" w:hAnsi="Trebuchet MS" w:cs="Trebuchet MS"/>
                <w:sz w:val="18"/>
                <w:szCs w:val="18"/>
              </w:rPr>
              <w:t>Telefon og/eller mailadresse, evt. kontakt</w:t>
            </w:r>
            <w:r>
              <w:rPr>
                <w:rFonts w:ascii="Trebuchet MS" w:hAnsi="Trebuchet MS" w:cs="Trebuchet MS"/>
                <w:sz w:val="18"/>
                <w:szCs w:val="18"/>
              </w:rPr>
              <w:t>-forening. Ikke personfølsomme oplysninger!</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6A0E0BD1" w14:textId="77777777" w:rsidR="007F6565" w:rsidRPr="0017048F" w:rsidRDefault="007F6565" w:rsidP="007F6565">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37E82F1D" w14:textId="77777777" w:rsidR="007F6565" w:rsidRPr="0017048F" w:rsidRDefault="007F6565" w:rsidP="007F6565">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221" w:type="dxa"/>
            <w:tcBorders>
              <w:top w:val="single" w:sz="4" w:space="0" w:color="auto"/>
              <w:left w:val="single" w:sz="4" w:space="0" w:color="auto"/>
              <w:bottom w:val="nil"/>
              <w:right w:val="single" w:sz="4" w:space="0" w:color="auto"/>
            </w:tcBorders>
            <w:shd w:val="clear" w:color="auto" w:fill="99CCFF"/>
            <w:vAlign w:val="bottom"/>
          </w:tcPr>
          <w:p w14:paraId="61642B5F" w14:textId="77777777" w:rsidR="007F6565" w:rsidRPr="0017048F" w:rsidRDefault="007F6565" w:rsidP="007F6565">
            <w:pPr>
              <w:jc w:val="center"/>
              <w:rPr>
                <w:rFonts w:ascii="Trebuchet MS" w:hAnsi="Trebuchet MS" w:cs="Trebuchet MS"/>
                <w:sz w:val="18"/>
                <w:szCs w:val="18"/>
              </w:rPr>
            </w:pPr>
            <w:r w:rsidRPr="0017048F">
              <w:rPr>
                <w:rFonts w:ascii="Trebuchet MS" w:hAnsi="Trebuchet MS" w:cs="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99CCFF"/>
            <w:vAlign w:val="bottom"/>
          </w:tcPr>
          <w:p w14:paraId="5AE0D26C" w14:textId="77777777" w:rsidR="007F6565" w:rsidRPr="00FA7904" w:rsidRDefault="00000000" w:rsidP="007F6565">
            <w:pPr>
              <w:rPr>
                <w:rFonts w:ascii="Trebuchet MS" w:hAnsi="Trebuchet MS" w:cs="Trebuchet MS"/>
                <w:sz w:val="18"/>
                <w:szCs w:val="18"/>
              </w:rPr>
            </w:pPr>
            <w:hyperlink r:id="rId39" w:history="1">
              <w:r w:rsidR="007F6565" w:rsidRPr="00EA3291">
                <w:rPr>
                  <w:rFonts w:ascii="Trebuchet MS" w:hAnsi="Trebuchet MS" w:cs="Trebuchet MS"/>
                  <w:sz w:val="18"/>
                  <w:szCs w:val="18"/>
                </w:rPr>
                <w:t>drift@hjoerring.dk</w:t>
              </w:r>
            </w:hyperlink>
            <w:r w:rsidR="007F6565" w:rsidRPr="00EA7CB4">
              <w:rPr>
                <w:rFonts w:ascii="Trebuchet MS" w:hAnsi="Trebuchet MS" w:cs="Trebuchet MS"/>
                <w:sz w:val="18"/>
                <w:szCs w:val="18"/>
              </w:rPr>
              <w:t>,</w:t>
            </w:r>
            <w:r w:rsidR="007F6565">
              <w:rPr>
                <w:rFonts w:ascii="Trebuchet MS" w:hAnsi="Trebuchet MS" w:cs="Trebuchet MS"/>
                <w:sz w:val="18"/>
                <w:szCs w:val="18"/>
              </w:rPr>
              <w:t xml:space="preserve"> </w:t>
            </w:r>
            <w:r w:rsidR="007F6565" w:rsidRPr="00EA7CB4">
              <w:rPr>
                <w:rFonts w:ascii="Trebuchet MS" w:hAnsi="Trebuchet MS" w:cs="Trebuchet MS"/>
                <w:sz w:val="18"/>
                <w:szCs w:val="18"/>
              </w:rPr>
              <w:t>98989898</w:t>
            </w:r>
          </w:p>
        </w:tc>
      </w:tr>
      <w:tr w:rsidR="007F6565" w:rsidRPr="002609A5" w14:paraId="0EC8DE38"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4904E01D" w14:textId="77777777" w:rsidR="007F6565" w:rsidRPr="0017048F" w:rsidRDefault="007F6565" w:rsidP="007F6565">
            <w:pPr>
              <w:rPr>
                <w:rFonts w:ascii="Trebuchet MS" w:hAnsi="Trebuchet MS"/>
                <w:sz w:val="18"/>
                <w:szCs w:val="18"/>
              </w:rPr>
            </w:pPr>
            <w:proofErr w:type="spellStart"/>
            <w:r w:rsidRPr="0017048F">
              <w:rPr>
                <w:rFonts w:ascii="Trebuchet MS" w:hAnsi="Trebuchet MS"/>
                <w:sz w:val="18"/>
                <w:szCs w:val="18"/>
              </w:rPr>
              <w:t>handicap_k</w:t>
            </w:r>
            <w:proofErr w:type="spellEnd"/>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5B16A51B" w14:textId="77777777" w:rsidR="007F6565" w:rsidRPr="0017048F" w:rsidRDefault="007F6565" w:rsidP="007F6565">
            <w:r w:rsidRPr="0017048F">
              <w:rPr>
                <w:rFonts w:ascii="Trebuchet MS" w:hAnsi="Trebuchet MS" w:cs="Trebuchet MS"/>
                <w:sz w:val="18"/>
                <w:szCs w:val="18"/>
              </w:rPr>
              <w:t>Felt defineret under: 4.1 Standardiserede felter til de temaspecifikke datamodeller</w:t>
            </w:r>
            <w:r w:rsidRPr="0017048F" w:rsidDel="00365106">
              <w:rPr>
                <w:rFonts w:ascii="Trebuchet MS" w:hAnsi="Trebuchet MS" w:cs="Trebuchet MS"/>
                <w:sz w:val="18"/>
                <w:szCs w:val="18"/>
              </w:rPr>
              <w:t xml:space="preserve"> </w:t>
            </w:r>
          </w:p>
        </w:tc>
      </w:tr>
      <w:tr w:rsidR="007F6565" w:rsidRPr="002609A5" w14:paraId="07B8C153"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4B01C2EA" w14:textId="77777777" w:rsidR="007F6565" w:rsidRPr="0017048F" w:rsidRDefault="007F6565" w:rsidP="007F6565">
            <w:pPr>
              <w:rPr>
                <w:rFonts w:ascii="Trebuchet MS" w:hAnsi="Trebuchet MS"/>
                <w:sz w:val="18"/>
                <w:szCs w:val="18"/>
              </w:rPr>
            </w:pPr>
            <w:r w:rsidRPr="0017048F">
              <w:rPr>
                <w:rFonts w:ascii="Trebuchet MS" w:hAnsi="Trebuchet MS"/>
                <w:sz w:val="18"/>
                <w:szCs w:val="18"/>
              </w:rPr>
              <w:t>handicap</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1D9F6A2B" w14:textId="77777777" w:rsidR="007F6565" w:rsidRPr="0017048F" w:rsidRDefault="007F6565" w:rsidP="007F6565">
            <w:r w:rsidRPr="0017048F">
              <w:rPr>
                <w:rFonts w:ascii="Trebuchet MS" w:hAnsi="Trebuchet MS" w:cs="Trebuchet MS"/>
                <w:sz w:val="18"/>
                <w:szCs w:val="18"/>
              </w:rPr>
              <w:t>Felt defineret under: 4.1 Standardiserede felter til de temaspecifikke datamodeller</w:t>
            </w:r>
            <w:r w:rsidRPr="0017048F" w:rsidDel="00365106">
              <w:rPr>
                <w:rFonts w:ascii="Trebuchet MS" w:hAnsi="Trebuchet MS" w:cs="Trebuchet MS"/>
                <w:sz w:val="18"/>
                <w:szCs w:val="18"/>
              </w:rPr>
              <w:t xml:space="preserve"> </w:t>
            </w:r>
          </w:p>
        </w:tc>
      </w:tr>
      <w:tr w:rsidR="007F6565" w:rsidRPr="00F63639" w14:paraId="2495048B" w14:textId="77777777" w:rsidTr="003C0924">
        <w:trPr>
          <w:trHeight w:hRule="exact" w:val="277"/>
        </w:trPr>
        <w:tc>
          <w:tcPr>
            <w:tcW w:w="2096" w:type="dxa"/>
            <w:tcBorders>
              <w:top w:val="single" w:sz="4" w:space="0" w:color="auto"/>
              <w:left w:val="single" w:sz="4" w:space="0" w:color="auto"/>
              <w:bottom w:val="nil"/>
              <w:right w:val="single" w:sz="4" w:space="0" w:color="auto"/>
            </w:tcBorders>
            <w:shd w:val="clear" w:color="auto" w:fill="D9D9D9"/>
            <w:vAlign w:val="bottom"/>
          </w:tcPr>
          <w:p w14:paraId="55DD4E7D" w14:textId="77777777" w:rsidR="007F6565" w:rsidRPr="00902848" w:rsidRDefault="007F6565" w:rsidP="007F6565">
            <w:pPr>
              <w:rPr>
                <w:rFonts w:ascii="Trebuchet MS" w:hAnsi="Trebuchet MS"/>
                <w:sz w:val="18"/>
                <w:szCs w:val="18"/>
              </w:rPr>
            </w:pPr>
            <w:proofErr w:type="spellStart"/>
            <w:r w:rsidRPr="00902848">
              <w:rPr>
                <w:rFonts w:ascii="Trebuchet MS" w:hAnsi="Trebuchet MS"/>
                <w:sz w:val="18"/>
                <w:szCs w:val="18"/>
              </w:rPr>
              <w:t>saeson_k</w:t>
            </w:r>
            <w:proofErr w:type="spellEnd"/>
          </w:p>
        </w:tc>
        <w:tc>
          <w:tcPr>
            <w:tcW w:w="3785" w:type="dxa"/>
            <w:tcBorders>
              <w:top w:val="single" w:sz="4" w:space="0" w:color="auto"/>
              <w:left w:val="single" w:sz="4" w:space="0" w:color="auto"/>
              <w:bottom w:val="nil"/>
              <w:right w:val="single" w:sz="4" w:space="0" w:color="auto"/>
            </w:tcBorders>
            <w:shd w:val="clear" w:color="auto" w:fill="FFFFFF"/>
          </w:tcPr>
          <w:p w14:paraId="2618FA3D"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Kode for facilitetens åbningsperiode</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2744AE0F"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0D63C42"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1-9</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05D27C68"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76FB5FBE"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1</w:t>
            </w:r>
          </w:p>
        </w:tc>
      </w:tr>
      <w:tr w:rsidR="007F6565" w:rsidRPr="00F63639" w14:paraId="3CF43EF0" w14:textId="77777777" w:rsidTr="003C0924">
        <w:trPr>
          <w:trHeight w:hRule="exact" w:val="277"/>
        </w:trPr>
        <w:tc>
          <w:tcPr>
            <w:tcW w:w="2096" w:type="dxa"/>
            <w:tcBorders>
              <w:top w:val="single" w:sz="4" w:space="0" w:color="auto"/>
              <w:left w:val="single" w:sz="4" w:space="0" w:color="auto"/>
              <w:bottom w:val="nil"/>
              <w:right w:val="single" w:sz="4" w:space="0" w:color="auto"/>
            </w:tcBorders>
            <w:shd w:val="clear" w:color="auto" w:fill="D9D9D9"/>
            <w:vAlign w:val="bottom"/>
          </w:tcPr>
          <w:p w14:paraId="03DC208A" w14:textId="77777777" w:rsidR="007F6565" w:rsidRPr="00902848" w:rsidRDefault="007F6565" w:rsidP="007F6565">
            <w:pPr>
              <w:rPr>
                <w:rFonts w:ascii="Trebuchet MS" w:hAnsi="Trebuchet MS"/>
                <w:sz w:val="18"/>
                <w:szCs w:val="18"/>
              </w:rPr>
            </w:pPr>
            <w:proofErr w:type="spellStart"/>
            <w:r w:rsidRPr="00902848">
              <w:rPr>
                <w:rFonts w:ascii="Trebuchet MS" w:hAnsi="Trebuchet MS"/>
                <w:sz w:val="18"/>
                <w:szCs w:val="18"/>
              </w:rPr>
              <w:t>saeson</w:t>
            </w:r>
            <w:proofErr w:type="spellEnd"/>
          </w:p>
        </w:tc>
        <w:tc>
          <w:tcPr>
            <w:tcW w:w="3785" w:type="dxa"/>
            <w:tcBorders>
              <w:top w:val="single" w:sz="4" w:space="0" w:color="auto"/>
              <w:left w:val="single" w:sz="4" w:space="0" w:color="auto"/>
              <w:bottom w:val="nil"/>
              <w:right w:val="single" w:sz="4" w:space="0" w:color="auto"/>
            </w:tcBorders>
            <w:shd w:val="clear" w:color="auto" w:fill="FFFFFF"/>
          </w:tcPr>
          <w:p w14:paraId="2ED91205"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Defineres hvornår faciliteten er åben</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58951305"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6A079269"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0-50 tegn</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3F88C00E"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S</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7C3CA0DD"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Helårsåbent</w:t>
            </w:r>
          </w:p>
        </w:tc>
      </w:tr>
      <w:tr w:rsidR="007F6565" w:rsidRPr="00563AFB" w14:paraId="3D539088" w14:textId="77777777" w:rsidTr="005C7A45">
        <w:trPr>
          <w:trHeight w:hRule="exact" w:val="299"/>
        </w:trPr>
        <w:tc>
          <w:tcPr>
            <w:tcW w:w="2096" w:type="dxa"/>
            <w:tcBorders>
              <w:top w:val="single" w:sz="4" w:space="0" w:color="auto"/>
              <w:left w:val="single" w:sz="4" w:space="0" w:color="auto"/>
              <w:bottom w:val="nil"/>
              <w:right w:val="single" w:sz="4" w:space="0" w:color="auto"/>
            </w:tcBorders>
            <w:shd w:val="clear" w:color="auto" w:fill="D9D9D9"/>
          </w:tcPr>
          <w:p w14:paraId="011F5263" w14:textId="77777777" w:rsidR="007F6565" w:rsidRPr="00902848" w:rsidRDefault="007F6565" w:rsidP="007F6565">
            <w:pPr>
              <w:rPr>
                <w:rFonts w:ascii="Trebuchet MS" w:hAnsi="Trebuchet MS"/>
                <w:sz w:val="18"/>
                <w:szCs w:val="18"/>
              </w:rPr>
            </w:pPr>
            <w:proofErr w:type="spellStart"/>
            <w:r w:rsidRPr="00902848">
              <w:rPr>
                <w:rFonts w:ascii="Trebuchet MS" w:hAnsi="Trebuchet MS"/>
                <w:sz w:val="18"/>
                <w:szCs w:val="18"/>
              </w:rPr>
              <w:t>saeson_st</w:t>
            </w:r>
            <w:proofErr w:type="spellEnd"/>
          </w:p>
        </w:tc>
        <w:tc>
          <w:tcPr>
            <w:tcW w:w="3785" w:type="dxa"/>
            <w:tcBorders>
              <w:top w:val="single" w:sz="4" w:space="0" w:color="auto"/>
              <w:left w:val="single" w:sz="4" w:space="0" w:color="auto"/>
              <w:bottom w:val="nil"/>
              <w:right w:val="single" w:sz="4" w:space="0" w:color="auto"/>
            </w:tcBorders>
            <w:shd w:val="clear" w:color="auto" w:fill="FFFFFF"/>
          </w:tcPr>
          <w:p w14:paraId="29A8413C"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Sæsonstartdato (MM-DD)</w:t>
            </w:r>
          </w:p>
        </w:tc>
        <w:tc>
          <w:tcPr>
            <w:tcW w:w="1520" w:type="dxa"/>
            <w:tcBorders>
              <w:top w:val="single" w:sz="4" w:space="0" w:color="auto"/>
              <w:left w:val="single" w:sz="4" w:space="0" w:color="auto"/>
              <w:bottom w:val="nil"/>
              <w:right w:val="single" w:sz="4" w:space="0" w:color="auto"/>
            </w:tcBorders>
            <w:shd w:val="clear" w:color="auto" w:fill="FFFFFF"/>
          </w:tcPr>
          <w:p w14:paraId="36DB6727"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ISO date</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A1105AB"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01-01 – 12-31</w:t>
            </w:r>
          </w:p>
        </w:tc>
        <w:tc>
          <w:tcPr>
            <w:tcW w:w="1221" w:type="dxa"/>
            <w:tcBorders>
              <w:top w:val="single" w:sz="4" w:space="0" w:color="auto"/>
              <w:left w:val="single" w:sz="4" w:space="0" w:color="auto"/>
              <w:bottom w:val="nil"/>
              <w:right w:val="single" w:sz="4" w:space="0" w:color="auto"/>
            </w:tcBorders>
            <w:shd w:val="clear" w:color="auto" w:fill="FFFFFF"/>
          </w:tcPr>
          <w:p w14:paraId="1A133FA6"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tcPr>
          <w:p w14:paraId="6F7D8491"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04-01</w:t>
            </w:r>
          </w:p>
        </w:tc>
      </w:tr>
      <w:tr w:rsidR="007F6565" w:rsidRPr="00563AFB" w14:paraId="64A1E350" w14:textId="77777777" w:rsidTr="005C7A45">
        <w:trPr>
          <w:trHeight w:hRule="exact" w:val="291"/>
        </w:trPr>
        <w:tc>
          <w:tcPr>
            <w:tcW w:w="2096" w:type="dxa"/>
            <w:tcBorders>
              <w:top w:val="single" w:sz="4" w:space="0" w:color="auto"/>
              <w:left w:val="single" w:sz="4" w:space="0" w:color="auto"/>
              <w:bottom w:val="nil"/>
              <w:right w:val="single" w:sz="4" w:space="0" w:color="auto"/>
            </w:tcBorders>
            <w:shd w:val="clear" w:color="auto" w:fill="D9D9D9"/>
          </w:tcPr>
          <w:p w14:paraId="49DC93F0" w14:textId="77777777" w:rsidR="007F6565" w:rsidRPr="00902848" w:rsidRDefault="007F6565" w:rsidP="007F6565">
            <w:pPr>
              <w:rPr>
                <w:rFonts w:ascii="Trebuchet MS" w:hAnsi="Trebuchet MS"/>
                <w:sz w:val="18"/>
                <w:szCs w:val="18"/>
              </w:rPr>
            </w:pPr>
            <w:proofErr w:type="spellStart"/>
            <w:r w:rsidRPr="00902848">
              <w:rPr>
                <w:rFonts w:ascii="Trebuchet MS" w:hAnsi="Trebuchet MS"/>
                <w:sz w:val="18"/>
                <w:szCs w:val="18"/>
              </w:rPr>
              <w:t>saeson_sl</w:t>
            </w:r>
            <w:proofErr w:type="spellEnd"/>
          </w:p>
        </w:tc>
        <w:tc>
          <w:tcPr>
            <w:tcW w:w="3785" w:type="dxa"/>
            <w:tcBorders>
              <w:top w:val="single" w:sz="4" w:space="0" w:color="auto"/>
              <w:left w:val="single" w:sz="4" w:space="0" w:color="auto"/>
              <w:bottom w:val="nil"/>
              <w:right w:val="single" w:sz="4" w:space="0" w:color="auto"/>
            </w:tcBorders>
            <w:shd w:val="clear" w:color="auto" w:fill="FFFFFF"/>
          </w:tcPr>
          <w:p w14:paraId="2E24328F"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Sæsonslutdato (MM-DD)</w:t>
            </w:r>
          </w:p>
        </w:tc>
        <w:tc>
          <w:tcPr>
            <w:tcW w:w="1520" w:type="dxa"/>
            <w:tcBorders>
              <w:top w:val="single" w:sz="4" w:space="0" w:color="auto"/>
              <w:left w:val="single" w:sz="4" w:space="0" w:color="auto"/>
              <w:bottom w:val="nil"/>
              <w:right w:val="single" w:sz="4" w:space="0" w:color="auto"/>
            </w:tcBorders>
            <w:shd w:val="clear" w:color="auto" w:fill="FFFFFF"/>
          </w:tcPr>
          <w:p w14:paraId="3DB45FA8"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ISO date</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4BC6835A"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01-01 – 12-31</w:t>
            </w:r>
          </w:p>
        </w:tc>
        <w:tc>
          <w:tcPr>
            <w:tcW w:w="1221" w:type="dxa"/>
            <w:tcBorders>
              <w:top w:val="single" w:sz="4" w:space="0" w:color="auto"/>
              <w:left w:val="single" w:sz="4" w:space="0" w:color="auto"/>
              <w:bottom w:val="nil"/>
              <w:right w:val="single" w:sz="4" w:space="0" w:color="auto"/>
            </w:tcBorders>
            <w:shd w:val="clear" w:color="auto" w:fill="FFFFFF"/>
          </w:tcPr>
          <w:p w14:paraId="19A9ECF0"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tcPr>
          <w:p w14:paraId="26F3737A" w14:textId="77777777" w:rsidR="007F6565" w:rsidRPr="00902848" w:rsidRDefault="007F6565" w:rsidP="007F6565">
            <w:pPr>
              <w:shd w:val="clear" w:color="auto" w:fill="FFFFFF"/>
              <w:rPr>
                <w:rFonts w:ascii="Trebuchet MS" w:hAnsi="Trebuchet MS"/>
                <w:sz w:val="18"/>
                <w:szCs w:val="18"/>
              </w:rPr>
            </w:pPr>
            <w:r w:rsidRPr="00902848">
              <w:rPr>
                <w:rFonts w:ascii="Trebuchet MS" w:hAnsi="Trebuchet MS"/>
                <w:sz w:val="18"/>
                <w:szCs w:val="18"/>
              </w:rPr>
              <w:t>10-31</w:t>
            </w:r>
          </w:p>
        </w:tc>
      </w:tr>
      <w:tr w:rsidR="007F6565" w:rsidRPr="00AE2C10" w14:paraId="58E544C4" w14:textId="77777777" w:rsidTr="003C0924">
        <w:trPr>
          <w:trHeight w:hRule="exact" w:val="512"/>
        </w:trPr>
        <w:tc>
          <w:tcPr>
            <w:tcW w:w="2096" w:type="dxa"/>
            <w:tcBorders>
              <w:top w:val="single" w:sz="4" w:space="0" w:color="auto"/>
              <w:left w:val="single" w:sz="4" w:space="0" w:color="auto"/>
              <w:bottom w:val="nil"/>
              <w:right w:val="single" w:sz="4" w:space="0" w:color="auto"/>
            </w:tcBorders>
            <w:shd w:val="clear" w:color="auto" w:fill="D9D9D9"/>
          </w:tcPr>
          <w:p w14:paraId="319A65A8" w14:textId="77777777" w:rsidR="007F6565" w:rsidRPr="00902848" w:rsidRDefault="007F6565" w:rsidP="007F6565">
            <w:pPr>
              <w:rPr>
                <w:rFonts w:ascii="Trebuchet MS" w:hAnsi="Trebuchet MS"/>
                <w:sz w:val="18"/>
                <w:szCs w:val="18"/>
              </w:rPr>
            </w:pPr>
            <w:proofErr w:type="spellStart"/>
            <w:r w:rsidRPr="00902848">
              <w:rPr>
                <w:rFonts w:ascii="Trebuchet MS" w:hAnsi="Trebuchet MS"/>
                <w:sz w:val="18"/>
                <w:szCs w:val="18"/>
              </w:rPr>
              <w:t>saeson_bem</w:t>
            </w:r>
            <w:proofErr w:type="spellEnd"/>
          </w:p>
        </w:tc>
        <w:tc>
          <w:tcPr>
            <w:tcW w:w="3785" w:type="dxa"/>
            <w:tcBorders>
              <w:top w:val="single" w:sz="4" w:space="0" w:color="auto"/>
              <w:left w:val="single" w:sz="4" w:space="0" w:color="auto"/>
              <w:bottom w:val="nil"/>
              <w:right w:val="single" w:sz="4" w:space="0" w:color="auto"/>
            </w:tcBorders>
            <w:shd w:val="clear" w:color="auto" w:fill="FFFFFF"/>
          </w:tcPr>
          <w:p w14:paraId="0B3A9F99"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Mulighed for supplerende bemærkninger ift. åbningsperiode</w:t>
            </w:r>
          </w:p>
        </w:tc>
        <w:tc>
          <w:tcPr>
            <w:tcW w:w="1520" w:type="dxa"/>
            <w:tcBorders>
              <w:top w:val="single" w:sz="4" w:space="0" w:color="auto"/>
              <w:left w:val="single" w:sz="4" w:space="0" w:color="auto"/>
              <w:bottom w:val="nil"/>
              <w:right w:val="single" w:sz="4" w:space="0" w:color="auto"/>
            </w:tcBorders>
            <w:shd w:val="clear" w:color="auto" w:fill="FFFFFF"/>
          </w:tcPr>
          <w:p w14:paraId="63096195"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tcPr>
          <w:p w14:paraId="79F18963"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254</w:t>
            </w:r>
          </w:p>
        </w:tc>
        <w:tc>
          <w:tcPr>
            <w:tcW w:w="1221" w:type="dxa"/>
            <w:tcBorders>
              <w:top w:val="single" w:sz="4" w:space="0" w:color="auto"/>
              <w:left w:val="single" w:sz="4" w:space="0" w:color="auto"/>
              <w:bottom w:val="nil"/>
              <w:right w:val="single" w:sz="4" w:space="0" w:color="auto"/>
            </w:tcBorders>
            <w:shd w:val="clear" w:color="auto" w:fill="FFFFFF"/>
          </w:tcPr>
          <w:p w14:paraId="42308942"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tcPr>
          <w:p w14:paraId="5B0E9133"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Helårsåbent, dog ikke helligdage.</w:t>
            </w:r>
          </w:p>
        </w:tc>
      </w:tr>
      <w:tr w:rsidR="007F6565" w:rsidRPr="00F63639" w14:paraId="7FE0BB0C" w14:textId="77777777" w:rsidTr="003C0924">
        <w:trPr>
          <w:trHeight w:hRule="exact" w:val="277"/>
        </w:trPr>
        <w:tc>
          <w:tcPr>
            <w:tcW w:w="2096" w:type="dxa"/>
            <w:tcBorders>
              <w:top w:val="single" w:sz="4" w:space="0" w:color="auto"/>
              <w:left w:val="single" w:sz="4" w:space="0" w:color="auto"/>
              <w:bottom w:val="nil"/>
              <w:right w:val="single" w:sz="4" w:space="0" w:color="auto"/>
            </w:tcBorders>
            <w:shd w:val="clear" w:color="auto" w:fill="D9D9D9"/>
            <w:vAlign w:val="bottom"/>
          </w:tcPr>
          <w:p w14:paraId="6E8BFAFA" w14:textId="77777777" w:rsidR="007F6565" w:rsidRDefault="007F6565" w:rsidP="007F6565">
            <w:pPr>
              <w:rPr>
                <w:rFonts w:ascii="Trebuchet MS" w:hAnsi="Trebuchet MS"/>
                <w:sz w:val="18"/>
                <w:szCs w:val="18"/>
              </w:rPr>
            </w:pPr>
            <w:proofErr w:type="spellStart"/>
            <w:r w:rsidRPr="00902848">
              <w:rPr>
                <w:rFonts w:ascii="Trebuchet MS" w:hAnsi="Trebuchet MS"/>
                <w:sz w:val="18"/>
                <w:szCs w:val="18"/>
              </w:rPr>
              <w:t>doegnaab_k</w:t>
            </w:r>
            <w:proofErr w:type="spellEnd"/>
          </w:p>
        </w:tc>
        <w:tc>
          <w:tcPr>
            <w:tcW w:w="3785" w:type="dxa"/>
            <w:tcBorders>
              <w:top w:val="single" w:sz="4" w:space="0" w:color="auto"/>
              <w:left w:val="single" w:sz="4" w:space="0" w:color="auto"/>
              <w:bottom w:val="nil"/>
              <w:right w:val="single" w:sz="4" w:space="0" w:color="auto"/>
            </w:tcBorders>
            <w:shd w:val="clear" w:color="auto" w:fill="FFFFFF"/>
            <w:vAlign w:val="bottom"/>
          </w:tcPr>
          <w:p w14:paraId="0B28389E"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Kode for om faciliteten er døgnåben</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2110B92D"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99CBA88"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1-3</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2CACBC50"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79C118C8" w14:textId="77777777" w:rsidR="007F6565" w:rsidRPr="00902848" w:rsidRDefault="007F6565" w:rsidP="007F6565">
            <w:pPr>
              <w:rPr>
                <w:rFonts w:ascii="Trebuchet MS" w:hAnsi="Trebuchet MS"/>
                <w:sz w:val="18"/>
                <w:szCs w:val="18"/>
              </w:rPr>
            </w:pPr>
            <w:proofErr w:type="spellStart"/>
            <w:r w:rsidRPr="00902848">
              <w:rPr>
                <w:rFonts w:ascii="Trebuchet MS" w:hAnsi="Trebuchet MS"/>
                <w:sz w:val="18"/>
                <w:szCs w:val="18"/>
              </w:rPr>
              <w:t>d_basis_ja_nej</w:t>
            </w:r>
            <w:proofErr w:type="spellEnd"/>
          </w:p>
        </w:tc>
      </w:tr>
      <w:tr w:rsidR="007F6565" w:rsidRPr="00F63639" w14:paraId="05AE9BA2" w14:textId="77777777" w:rsidTr="003C0924">
        <w:trPr>
          <w:trHeight w:hRule="exact" w:val="295"/>
        </w:trPr>
        <w:tc>
          <w:tcPr>
            <w:tcW w:w="2096" w:type="dxa"/>
            <w:tcBorders>
              <w:top w:val="single" w:sz="4" w:space="0" w:color="auto"/>
              <w:left w:val="single" w:sz="4" w:space="0" w:color="auto"/>
              <w:bottom w:val="nil"/>
              <w:right w:val="single" w:sz="4" w:space="0" w:color="auto"/>
            </w:tcBorders>
            <w:shd w:val="clear" w:color="auto" w:fill="D9D9D9"/>
            <w:vAlign w:val="bottom"/>
          </w:tcPr>
          <w:p w14:paraId="6B74A814" w14:textId="77777777" w:rsidR="007F6565" w:rsidRDefault="007F6565" w:rsidP="007F6565">
            <w:pPr>
              <w:rPr>
                <w:rFonts w:ascii="Trebuchet MS" w:hAnsi="Trebuchet MS"/>
                <w:sz w:val="18"/>
                <w:szCs w:val="18"/>
              </w:rPr>
            </w:pPr>
            <w:proofErr w:type="spellStart"/>
            <w:r w:rsidRPr="00902848">
              <w:rPr>
                <w:rFonts w:ascii="Trebuchet MS" w:hAnsi="Trebuchet MS"/>
                <w:sz w:val="18"/>
                <w:szCs w:val="18"/>
              </w:rPr>
              <w:t>doegnaab</w:t>
            </w:r>
            <w:proofErr w:type="spellEnd"/>
          </w:p>
        </w:tc>
        <w:tc>
          <w:tcPr>
            <w:tcW w:w="3785" w:type="dxa"/>
            <w:tcBorders>
              <w:top w:val="single" w:sz="4" w:space="0" w:color="auto"/>
              <w:left w:val="single" w:sz="4" w:space="0" w:color="auto"/>
              <w:bottom w:val="nil"/>
              <w:right w:val="single" w:sz="4" w:space="0" w:color="auto"/>
            </w:tcBorders>
            <w:shd w:val="clear" w:color="auto" w:fill="FFFFFF"/>
            <w:vAlign w:val="bottom"/>
          </w:tcPr>
          <w:p w14:paraId="7560F6AE"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Viser om faciliteten er døgnåben</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23E47550"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0E753A88"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0-7 tegn</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42533D49"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S</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0E62F71C"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Ja</w:t>
            </w:r>
          </w:p>
        </w:tc>
      </w:tr>
      <w:tr w:rsidR="007F6565" w:rsidRPr="00F63639" w14:paraId="7C08A360" w14:textId="77777777" w:rsidTr="003C0924">
        <w:trPr>
          <w:trHeight w:hRule="exact" w:val="271"/>
        </w:trPr>
        <w:tc>
          <w:tcPr>
            <w:tcW w:w="2096" w:type="dxa"/>
            <w:tcBorders>
              <w:top w:val="single" w:sz="4" w:space="0" w:color="auto"/>
              <w:left w:val="single" w:sz="4" w:space="0" w:color="auto"/>
              <w:bottom w:val="nil"/>
              <w:right w:val="single" w:sz="4" w:space="0" w:color="auto"/>
            </w:tcBorders>
            <w:shd w:val="clear" w:color="auto" w:fill="D9D9D9"/>
            <w:vAlign w:val="bottom"/>
          </w:tcPr>
          <w:p w14:paraId="16953AA5" w14:textId="77777777" w:rsidR="007F6565" w:rsidRDefault="007F6565" w:rsidP="007F6565">
            <w:pPr>
              <w:rPr>
                <w:rFonts w:ascii="Trebuchet MS" w:hAnsi="Trebuchet MS"/>
                <w:sz w:val="18"/>
                <w:szCs w:val="18"/>
              </w:rPr>
            </w:pPr>
            <w:proofErr w:type="spellStart"/>
            <w:r w:rsidRPr="00902848">
              <w:rPr>
                <w:rFonts w:ascii="Trebuchet MS" w:hAnsi="Trebuchet MS"/>
                <w:sz w:val="18"/>
                <w:szCs w:val="18"/>
              </w:rPr>
              <w:t>vandhane_k</w:t>
            </w:r>
            <w:proofErr w:type="spellEnd"/>
          </w:p>
        </w:tc>
        <w:tc>
          <w:tcPr>
            <w:tcW w:w="3785" w:type="dxa"/>
            <w:tcBorders>
              <w:top w:val="single" w:sz="4" w:space="0" w:color="auto"/>
              <w:left w:val="single" w:sz="4" w:space="0" w:color="auto"/>
              <w:bottom w:val="nil"/>
              <w:right w:val="single" w:sz="4" w:space="0" w:color="auto"/>
            </w:tcBorders>
            <w:shd w:val="clear" w:color="auto" w:fill="FFFFFF"/>
            <w:vAlign w:val="bottom"/>
          </w:tcPr>
          <w:p w14:paraId="75F78688"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Kode for om faciliteten har vandhane</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33F11142"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422FE293"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1-3</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4213F3D3"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127DB800" w14:textId="77777777" w:rsidR="007F6565" w:rsidRPr="00902848" w:rsidRDefault="007F6565" w:rsidP="007F6565">
            <w:pPr>
              <w:rPr>
                <w:rFonts w:ascii="Trebuchet MS" w:hAnsi="Trebuchet MS"/>
                <w:sz w:val="18"/>
                <w:szCs w:val="18"/>
              </w:rPr>
            </w:pPr>
            <w:proofErr w:type="spellStart"/>
            <w:r w:rsidRPr="00902848">
              <w:rPr>
                <w:rFonts w:ascii="Trebuchet MS" w:hAnsi="Trebuchet MS"/>
                <w:sz w:val="18"/>
                <w:szCs w:val="18"/>
              </w:rPr>
              <w:t>d_basis_ja_nej</w:t>
            </w:r>
            <w:proofErr w:type="spellEnd"/>
          </w:p>
        </w:tc>
      </w:tr>
      <w:tr w:rsidR="007F6565" w:rsidRPr="00F63639" w14:paraId="483DD929" w14:textId="77777777" w:rsidTr="003C0924">
        <w:trPr>
          <w:trHeight w:hRule="exact" w:val="289"/>
        </w:trPr>
        <w:tc>
          <w:tcPr>
            <w:tcW w:w="2096" w:type="dxa"/>
            <w:tcBorders>
              <w:top w:val="single" w:sz="4" w:space="0" w:color="auto"/>
              <w:left w:val="single" w:sz="4" w:space="0" w:color="auto"/>
              <w:bottom w:val="nil"/>
              <w:right w:val="single" w:sz="4" w:space="0" w:color="auto"/>
            </w:tcBorders>
            <w:shd w:val="clear" w:color="auto" w:fill="D9D9D9"/>
            <w:vAlign w:val="bottom"/>
          </w:tcPr>
          <w:p w14:paraId="72708FBC" w14:textId="77777777" w:rsidR="007F6565" w:rsidRDefault="007F6565" w:rsidP="007F6565">
            <w:pPr>
              <w:rPr>
                <w:rFonts w:ascii="Trebuchet MS" w:hAnsi="Trebuchet MS"/>
                <w:sz w:val="18"/>
                <w:szCs w:val="18"/>
              </w:rPr>
            </w:pPr>
            <w:r w:rsidRPr="00902848">
              <w:rPr>
                <w:rFonts w:ascii="Trebuchet MS" w:hAnsi="Trebuchet MS"/>
                <w:sz w:val="18"/>
                <w:szCs w:val="18"/>
              </w:rPr>
              <w:t>vandhane</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634714DC"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Viser om faciliteten har vandhane</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38F8159D"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2061EBC6"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0-7 tegn</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679EC632"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S</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51266001"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Ja</w:t>
            </w:r>
          </w:p>
        </w:tc>
      </w:tr>
      <w:tr w:rsidR="007F6565" w:rsidRPr="00F63639" w14:paraId="3D721EE6" w14:textId="77777777" w:rsidTr="003C0924">
        <w:trPr>
          <w:trHeight w:hRule="exact" w:val="293"/>
        </w:trPr>
        <w:tc>
          <w:tcPr>
            <w:tcW w:w="2096" w:type="dxa"/>
            <w:tcBorders>
              <w:top w:val="single" w:sz="4" w:space="0" w:color="auto"/>
              <w:left w:val="single" w:sz="4" w:space="0" w:color="auto"/>
              <w:bottom w:val="nil"/>
              <w:right w:val="single" w:sz="4" w:space="0" w:color="auto"/>
            </w:tcBorders>
            <w:shd w:val="clear" w:color="auto" w:fill="D9D9D9"/>
            <w:vAlign w:val="bottom"/>
          </w:tcPr>
          <w:p w14:paraId="07C0C8B9" w14:textId="77777777" w:rsidR="007F6565" w:rsidRDefault="007F6565" w:rsidP="007F6565">
            <w:pPr>
              <w:rPr>
                <w:rFonts w:ascii="Trebuchet MS" w:hAnsi="Trebuchet MS"/>
                <w:sz w:val="18"/>
                <w:szCs w:val="18"/>
              </w:rPr>
            </w:pPr>
            <w:proofErr w:type="spellStart"/>
            <w:r w:rsidRPr="00902848">
              <w:rPr>
                <w:rFonts w:ascii="Trebuchet MS" w:hAnsi="Trebuchet MS"/>
                <w:sz w:val="18"/>
                <w:szCs w:val="18"/>
              </w:rPr>
              <w:t>bemand_k</w:t>
            </w:r>
            <w:proofErr w:type="spellEnd"/>
          </w:p>
        </w:tc>
        <w:tc>
          <w:tcPr>
            <w:tcW w:w="3785" w:type="dxa"/>
            <w:tcBorders>
              <w:top w:val="single" w:sz="4" w:space="0" w:color="auto"/>
              <w:left w:val="single" w:sz="4" w:space="0" w:color="auto"/>
              <w:bottom w:val="nil"/>
              <w:right w:val="single" w:sz="4" w:space="0" w:color="auto"/>
            </w:tcBorders>
            <w:shd w:val="clear" w:color="auto" w:fill="FFFFFF"/>
            <w:vAlign w:val="bottom"/>
          </w:tcPr>
          <w:p w14:paraId="09E117FC"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Kode for om faciliteten normalt er bemandet</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1B61C98F"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17E3078"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1-3</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311623F1"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396D9ECE" w14:textId="77777777" w:rsidR="007F6565" w:rsidRPr="00902848" w:rsidRDefault="007F6565" w:rsidP="007F6565">
            <w:pPr>
              <w:rPr>
                <w:rFonts w:ascii="Trebuchet MS" w:hAnsi="Trebuchet MS"/>
                <w:sz w:val="18"/>
                <w:szCs w:val="18"/>
              </w:rPr>
            </w:pPr>
            <w:proofErr w:type="spellStart"/>
            <w:r w:rsidRPr="00902848">
              <w:rPr>
                <w:rFonts w:ascii="Trebuchet MS" w:hAnsi="Trebuchet MS"/>
                <w:sz w:val="18"/>
                <w:szCs w:val="18"/>
              </w:rPr>
              <w:t>d_basis_ja_nej</w:t>
            </w:r>
            <w:proofErr w:type="spellEnd"/>
          </w:p>
        </w:tc>
      </w:tr>
      <w:tr w:rsidR="007F6565" w:rsidRPr="00F63639" w14:paraId="08731B5F" w14:textId="77777777" w:rsidTr="003C0924">
        <w:trPr>
          <w:trHeight w:hRule="exact" w:val="269"/>
        </w:trPr>
        <w:tc>
          <w:tcPr>
            <w:tcW w:w="2096" w:type="dxa"/>
            <w:tcBorders>
              <w:top w:val="single" w:sz="4" w:space="0" w:color="auto"/>
              <w:left w:val="single" w:sz="4" w:space="0" w:color="auto"/>
              <w:bottom w:val="nil"/>
              <w:right w:val="single" w:sz="4" w:space="0" w:color="auto"/>
            </w:tcBorders>
            <w:shd w:val="clear" w:color="auto" w:fill="D9D9D9"/>
            <w:vAlign w:val="bottom"/>
          </w:tcPr>
          <w:p w14:paraId="5E184421" w14:textId="77777777" w:rsidR="007F6565" w:rsidRDefault="007F6565" w:rsidP="007F6565">
            <w:pPr>
              <w:rPr>
                <w:rFonts w:ascii="Trebuchet MS" w:hAnsi="Trebuchet MS"/>
                <w:sz w:val="18"/>
                <w:szCs w:val="18"/>
              </w:rPr>
            </w:pPr>
            <w:r w:rsidRPr="00902848">
              <w:rPr>
                <w:rFonts w:ascii="Trebuchet MS" w:hAnsi="Trebuchet MS"/>
                <w:sz w:val="18"/>
                <w:szCs w:val="18"/>
              </w:rPr>
              <w:t>bemand</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63FA9960"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Viser om faciliteten normalt er bemandet</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1FDAED97"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2CD97B0B"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0-7 tegn</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2E522FE3"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S</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2203D79B"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Ja</w:t>
            </w:r>
          </w:p>
        </w:tc>
      </w:tr>
      <w:tr w:rsidR="007F6565" w:rsidRPr="00F63639" w14:paraId="57C571D3" w14:textId="77777777" w:rsidTr="003C0924">
        <w:trPr>
          <w:trHeight w:hRule="exact" w:val="439"/>
        </w:trPr>
        <w:tc>
          <w:tcPr>
            <w:tcW w:w="2096" w:type="dxa"/>
            <w:tcBorders>
              <w:top w:val="single" w:sz="4" w:space="0" w:color="auto"/>
              <w:left w:val="single" w:sz="4" w:space="0" w:color="auto"/>
              <w:bottom w:val="nil"/>
              <w:right w:val="single" w:sz="4" w:space="0" w:color="auto"/>
            </w:tcBorders>
            <w:shd w:val="clear" w:color="auto" w:fill="D9D9D9"/>
            <w:vAlign w:val="bottom"/>
          </w:tcPr>
          <w:p w14:paraId="42EDB89E" w14:textId="77777777" w:rsidR="007F6565" w:rsidRDefault="007F6565" w:rsidP="007F6565">
            <w:pPr>
              <w:rPr>
                <w:rFonts w:ascii="Trebuchet MS" w:hAnsi="Trebuchet MS"/>
                <w:sz w:val="18"/>
                <w:szCs w:val="18"/>
              </w:rPr>
            </w:pPr>
            <w:proofErr w:type="spellStart"/>
            <w:r w:rsidRPr="00902848">
              <w:rPr>
                <w:rFonts w:ascii="Trebuchet MS" w:hAnsi="Trebuchet MS"/>
                <w:sz w:val="18"/>
                <w:szCs w:val="18"/>
              </w:rPr>
              <w:t>betaling_k</w:t>
            </w:r>
            <w:proofErr w:type="spellEnd"/>
          </w:p>
        </w:tc>
        <w:tc>
          <w:tcPr>
            <w:tcW w:w="3785" w:type="dxa"/>
            <w:tcBorders>
              <w:top w:val="single" w:sz="4" w:space="0" w:color="auto"/>
              <w:left w:val="single" w:sz="4" w:space="0" w:color="auto"/>
              <w:bottom w:val="nil"/>
              <w:right w:val="single" w:sz="4" w:space="0" w:color="auto"/>
            </w:tcBorders>
            <w:shd w:val="clear" w:color="auto" w:fill="FFFFFF"/>
            <w:vAlign w:val="bottom"/>
          </w:tcPr>
          <w:p w14:paraId="34D06C93"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Kode for om faciliteten opkræver betaling ved brug</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3AE221D0"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037FD4F"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1-3</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4EFD83E2"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6EB95A2D" w14:textId="77777777" w:rsidR="007F6565" w:rsidRPr="00902848" w:rsidRDefault="007F6565" w:rsidP="007F6565">
            <w:pPr>
              <w:rPr>
                <w:rFonts w:ascii="Trebuchet MS" w:hAnsi="Trebuchet MS"/>
                <w:sz w:val="18"/>
                <w:szCs w:val="18"/>
              </w:rPr>
            </w:pPr>
            <w:proofErr w:type="spellStart"/>
            <w:r w:rsidRPr="00902848">
              <w:rPr>
                <w:rFonts w:ascii="Trebuchet MS" w:hAnsi="Trebuchet MS"/>
                <w:sz w:val="18"/>
                <w:szCs w:val="18"/>
              </w:rPr>
              <w:t>d_basis_ja_nej</w:t>
            </w:r>
            <w:proofErr w:type="spellEnd"/>
          </w:p>
        </w:tc>
      </w:tr>
      <w:tr w:rsidR="007F6565" w:rsidRPr="00F63639" w14:paraId="526867AA" w14:textId="77777777" w:rsidTr="003C0924">
        <w:trPr>
          <w:trHeight w:hRule="exact" w:val="291"/>
        </w:trPr>
        <w:tc>
          <w:tcPr>
            <w:tcW w:w="2096" w:type="dxa"/>
            <w:tcBorders>
              <w:top w:val="single" w:sz="4" w:space="0" w:color="auto"/>
              <w:left w:val="single" w:sz="4" w:space="0" w:color="auto"/>
              <w:bottom w:val="nil"/>
              <w:right w:val="single" w:sz="4" w:space="0" w:color="auto"/>
            </w:tcBorders>
            <w:shd w:val="clear" w:color="auto" w:fill="D9D9D9"/>
            <w:vAlign w:val="bottom"/>
          </w:tcPr>
          <w:p w14:paraId="4CAC80B2" w14:textId="77777777" w:rsidR="007F6565" w:rsidRDefault="007F6565" w:rsidP="007F6565">
            <w:pPr>
              <w:rPr>
                <w:rFonts w:ascii="Trebuchet MS" w:hAnsi="Trebuchet MS"/>
                <w:sz w:val="18"/>
                <w:szCs w:val="18"/>
              </w:rPr>
            </w:pPr>
            <w:r w:rsidRPr="00902848">
              <w:rPr>
                <w:rFonts w:ascii="Trebuchet MS" w:hAnsi="Trebuchet MS"/>
                <w:sz w:val="18"/>
                <w:szCs w:val="18"/>
              </w:rPr>
              <w:t>betaling</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10D20CBA"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Viser om faciliteten opkræver betaling ved brug</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653EE9CD"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399C3A16"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0-7 tegn</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396D24F3"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S</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2B2F58A4"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Nej</w:t>
            </w:r>
          </w:p>
        </w:tc>
      </w:tr>
      <w:tr w:rsidR="007F6565" w:rsidRPr="00F63639" w14:paraId="666931C4" w14:textId="77777777" w:rsidTr="003C0924">
        <w:trPr>
          <w:trHeight w:hRule="exact" w:val="271"/>
        </w:trPr>
        <w:tc>
          <w:tcPr>
            <w:tcW w:w="2096" w:type="dxa"/>
            <w:tcBorders>
              <w:top w:val="single" w:sz="4" w:space="0" w:color="auto"/>
              <w:left w:val="single" w:sz="4" w:space="0" w:color="auto"/>
              <w:bottom w:val="nil"/>
              <w:right w:val="single" w:sz="4" w:space="0" w:color="auto"/>
            </w:tcBorders>
            <w:shd w:val="clear" w:color="auto" w:fill="D9D9D9"/>
          </w:tcPr>
          <w:p w14:paraId="0A5DC7AB" w14:textId="77777777" w:rsidR="007F6565" w:rsidRPr="00902848" w:rsidRDefault="007F6565" w:rsidP="007F6565">
            <w:pPr>
              <w:rPr>
                <w:rFonts w:ascii="Trebuchet MS" w:hAnsi="Trebuchet MS"/>
                <w:sz w:val="18"/>
                <w:szCs w:val="18"/>
              </w:rPr>
            </w:pPr>
            <w:proofErr w:type="spellStart"/>
            <w:r w:rsidRPr="00010553">
              <w:rPr>
                <w:rFonts w:ascii="Trebuchet MS" w:hAnsi="Trebuchet MS"/>
                <w:sz w:val="18"/>
                <w:szCs w:val="18"/>
              </w:rPr>
              <w:t>book_k</w:t>
            </w:r>
            <w:proofErr w:type="spellEnd"/>
          </w:p>
        </w:tc>
        <w:tc>
          <w:tcPr>
            <w:tcW w:w="3785" w:type="dxa"/>
            <w:tcBorders>
              <w:top w:val="single" w:sz="4" w:space="0" w:color="auto"/>
              <w:left w:val="single" w:sz="4" w:space="0" w:color="auto"/>
              <w:bottom w:val="nil"/>
              <w:right w:val="single" w:sz="4" w:space="0" w:color="auto"/>
            </w:tcBorders>
            <w:shd w:val="clear" w:color="auto" w:fill="FFFFFF"/>
          </w:tcPr>
          <w:p w14:paraId="4AC1959B" w14:textId="77777777" w:rsidR="007F6565" w:rsidRPr="00902848" w:rsidRDefault="007F6565" w:rsidP="007F6565">
            <w:pPr>
              <w:rPr>
                <w:rFonts w:ascii="Trebuchet MS" w:hAnsi="Trebuchet MS"/>
                <w:sz w:val="18"/>
                <w:szCs w:val="18"/>
              </w:rPr>
            </w:pPr>
            <w:r w:rsidRPr="00010553">
              <w:rPr>
                <w:rFonts w:ascii="Trebuchet MS" w:hAnsi="Trebuchet MS"/>
                <w:sz w:val="18"/>
                <w:szCs w:val="18"/>
              </w:rPr>
              <w:t xml:space="preserve">Kode for om </w:t>
            </w:r>
            <w:r>
              <w:rPr>
                <w:rFonts w:ascii="Trebuchet MS" w:hAnsi="Trebuchet MS"/>
                <w:sz w:val="18"/>
                <w:szCs w:val="18"/>
              </w:rPr>
              <w:t xml:space="preserve">faciliteten </w:t>
            </w:r>
            <w:r w:rsidRPr="00DD3EDE">
              <w:rPr>
                <w:rFonts w:ascii="Trebuchet MS" w:hAnsi="Trebuchet MS"/>
                <w:sz w:val="18"/>
                <w:szCs w:val="18"/>
              </w:rPr>
              <w:t>mulig at booke</w:t>
            </w:r>
            <w:r>
              <w:rPr>
                <w:rFonts w:ascii="Trebuchet MS" w:hAnsi="Trebuchet MS"/>
                <w:sz w:val="18"/>
                <w:szCs w:val="18"/>
              </w:rPr>
              <w:t>.</w:t>
            </w:r>
          </w:p>
        </w:tc>
        <w:tc>
          <w:tcPr>
            <w:tcW w:w="1520" w:type="dxa"/>
            <w:tcBorders>
              <w:top w:val="single" w:sz="4" w:space="0" w:color="auto"/>
              <w:left w:val="single" w:sz="4" w:space="0" w:color="auto"/>
              <w:bottom w:val="nil"/>
              <w:right w:val="single" w:sz="4" w:space="0" w:color="auto"/>
            </w:tcBorders>
            <w:shd w:val="clear" w:color="auto" w:fill="FFFFFF"/>
          </w:tcPr>
          <w:p w14:paraId="7F9534C5" w14:textId="77777777" w:rsidR="007F6565" w:rsidRPr="00902848" w:rsidRDefault="007F6565" w:rsidP="007F6565">
            <w:pPr>
              <w:rPr>
                <w:rFonts w:ascii="Trebuchet MS" w:hAnsi="Trebuchet MS"/>
                <w:sz w:val="18"/>
                <w:szCs w:val="18"/>
              </w:rPr>
            </w:pPr>
            <w:r w:rsidRPr="00010553">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tcPr>
          <w:p w14:paraId="1A166520" w14:textId="77777777" w:rsidR="007F6565" w:rsidRPr="00902848" w:rsidRDefault="007F6565" w:rsidP="007F6565">
            <w:pPr>
              <w:rPr>
                <w:rFonts w:ascii="Trebuchet MS" w:hAnsi="Trebuchet MS"/>
                <w:sz w:val="18"/>
                <w:szCs w:val="18"/>
              </w:rPr>
            </w:pPr>
            <w:r>
              <w:rPr>
                <w:rFonts w:ascii="Trebuchet MS" w:hAnsi="Trebuchet MS"/>
                <w:sz w:val="18"/>
                <w:szCs w:val="18"/>
              </w:rPr>
              <w:t>1</w:t>
            </w:r>
            <w:r w:rsidRPr="00010553">
              <w:rPr>
                <w:rFonts w:ascii="Trebuchet MS" w:hAnsi="Trebuchet MS"/>
                <w:sz w:val="18"/>
                <w:szCs w:val="18"/>
              </w:rPr>
              <w:t>-3</w:t>
            </w:r>
          </w:p>
        </w:tc>
        <w:tc>
          <w:tcPr>
            <w:tcW w:w="1221" w:type="dxa"/>
            <w:tcBorders>
              <w:top w:val="single" w:sz="4" w:space="0" w:color="auto"/>
              <w:left w:val="single" w:sz="4" w:space="0" w:color="auto"/>
              <w:bottom w:val="nil"/>
              <w:right w:val="single" w:sz="4" w:space="0" w:color="auto"/>
            </w:tcBorders>
            <w:shd w:val="clear" w:color="auto" w:fill="FFFFFF"/>
          </w:tcPr>
          <w:p w14:paraId="68324454" w14:textId="77777777" w:rsidR="007F6565" w:rsidRPr="00902848" w:rsidRDefault="007F6565" w:rsidP="007F6565">
            <w:pPr>
              <w:jc w:val="center"/>
              <w:rPr>
                <w:rFonts w:ascii="Trebuchet MS" w:hAnsi="Trebuchet MS"/>
                <w:sz w:val="18"/>
                <w:szCs w:val="18"/>
              </w:rPr>
            </w:pPr>
            <w:r>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tcPr>
          <w:p w14:paraId="6B744432" w14:textId="77777777" w:rsidR="007F6565" w:rsidRPr="00902848" w:rsidRDefault="007F6565" w:rsidP="007F6565">
            <w:pPr>
              <w:rPr>
                <w:rFonts w:ascii="Trebuchet MS" w:hAnsi="Trebuchet MS"/>
                <w:sz w:val="18"/>
                <w:szCs w:val="18"/>
              </w:rPr>
            </w:pPr>
            <w:proofErr w:type="spellStart"/>
            <w:r w:rsidRPr="00010553">
              <w:rPr>
                <w:rFonts w:ascii="Trebuchet MS" w:hAnsi="Trebuchet MS"/>
                <w:sz w:val="18"/>
                <w:szCs w:val="18"/>
              </w:rPr>
              <w:t>d_basis_ja_nej</w:t>
            </w:r>
            <w:proofErr w:type="spellEnd"/>
          </w:p>
        </w:tc>
      </w:tr>
      <w:tr w:rsidR="007F6565" w:rsidRPr="00F63639" w14:paraId="23F558A0" w14:textId="77777777" w:rsidTr="003C0924">
        <w:trPr>
          <w:trHeight w:hRule="exact" w:val="271"/>
        </w:trPr>
        <w:tc>
          <w:tcPr>
            <w:tcW w:w="2096" w:type="dxa"/>
            <w:tcBorders>
              <w:top w:val="single" w:sz="4" w:space="0" w:color="auto"/>
              <w:left w:val="single" w:sz="4" w:space="0" w:color="auto"/>
              <w:bottom w:val="nil"/>
              <w:right w:val="single" w:sz="4" w:space="0" w:color="auto"/>
            </w:tcBorders>
            <w:shd w:val="clear" w:color="auto" w:fill="D9D9D9"/>
          </w:tcPr>
          <w:p w14:paraId="6CA712ED" w14:textId="77777777" w:rsidR="007F6565" w:rsidRPr="00902848" w:rsidRDefault="007F6565" w:rsidP="007F6565">
            <w:pPr>
              <w:rPr>
                <w:rFonts w:ascii="Trebuchet MS" w:hAnsi="Trebuchet MS"/>
                <w:sz w:val="18"/>
                <w:szCs w:val="18"/>
              </w:rPr>
            </w:pPr>
            <w:r>
              <w:rPr>
                <w:rFonts w:ascii="Trebuchet MS" w:hAnsi="Trebuchet MS"/>
                <w:sz w:val="18"/>
                <w:szCs w:val="18"/>
              </w:rPr>
              <w:t>b</w:t>
            </w:r>
            <w:r w:rsidRPr="00010553">
              <w:rPr>
                <w:rFonts w:ascii="Trebuchet MS" w:hAnsi="Trebuchet MS"/>
                <w:sz w:val="18"/>
                <w:szCs w:val="18"/>
              </w:rPr>
              <w:t>ook</w:t>
            </w:r>
          </w:p>
        </w:tc>
        <w:tc>
          <w:tcPr>
            <w:tcW w:w="3785" w:type="dxa"/>
            <w:tcBorders>
              <w:top w:val="single" w:sz="4" w:space="0" w:color="auto"/>
              <w:left w:val="single" w:sz="4" w:space="0" w:color="auto"/>
              <w:bottom w:val="nil"/>
              <w:right w:val="single" w:sz="4" w:space="0" w:color="auto"/>
            </w:tcBorders>
            <w:shd w:val="clear" w:color="auto" w:fill="FFFFFF"/>
          </w:tcPr>
          <w:p w14:paraId="608E0F6C" w14:textId="77777777" w:rsidR="007F6565" w:rsidRPr="00902848" w:rsidRDefault="007F6565" w:rsidP="007F6565">
            <w:pPr>
              <w:rPr>
                <w:rFonts w:ascii="Trebuchet MS" w:hAnsi="Trebuchet MS"/>
                <w:sz w:val="18"/>
                <w:szCs w:val="18"/>
              </w:rPr>
            </w:pPr>
            <w:r w:rsidRPr="00010553">
              <w:rPr>
                <w:rFonts w:ascii="Trebuchet MS" w:hAnsi="Trebuchet MS"/>
                <w:sz w:val="18"/>
                <w:szCs w:val="18"/>
              </w:rPr>
              <w:t xml:space="preserve">Viser om </w:t>
            </w:r>
            <w:r>
              <w:rPr>
                <w:rFonts w:ascii="Trebuchet MS" w:hAnsi="Trebuchet MS"/>
                <w:sz w:val="18"/>
                <w:szCs w:val="18"/>
              </w:rPr>
              <w:t>faciliteten</w:t>
            </w:r>
            <w:r w:rsidRPr="00010553">
              <w:rPr>
                <w:rFonts w:ascii="Trebuchet MS" w:hAnsi="Trebuchet MS"/>
                <w:sz w:val="18"/>
                <w:szCs w:val="18"/>
              </w:rPr>
              <w:t xml:space="preserve"> </w:t>
            </w:r>
            <w:r w:rsidRPr="00DD3EDE">
              <w:rPr>
                <w:rFonts w:ascii="Trebuchet MS" w:hAnsi="Trebuchet MS"/>
                <w:sz w:val="18"/>
                <w:szCs w:val="18"/>
              </w:rPr>
              <w:t>mulig at booke</w:t>
            </w:r>
            <w:r w:rsidRPr="00010553">
              <w:rPr>
                <w:rFonts w:ascii="Trebuchet MS" w:hAnsi="Trebuchet MS"/>
                <w:sz w:val="18"/>
                <w:szCs w:val="18"/>
              </w:rPr>
              <w:t>.</w:t>
            </w:r>
          </w:p>
        </w:tc>
        <w:tc>
          <w:tcPr>
            <w:tcW w:w="1520" w:type="dxa"/>
            <w:tcBorders>
              <w:top w:val="single" w:sz="4" w:space="0" w:color="auto"/>
              <w:left w:val="single" w:sz="4" w:space="0" w:color="auto"/>
              <w:bottom w:val="nil"/>
              <w:right w:val="single" w:sz="4" w:space="0" w:color="auto"/>
            </w:tcBorders>
            <w:shd w:val="clear" w:color="auto" w:fill="FFFFFF"/>
          </w:tcPr>
          <w:p w14:paraId="44F28FDB" w14:textId="77777777" w:rsidR="007F6565" w:rsidRPr="00902848" w:rsidRDefault="007F6565" w:rsidP="007F6565">
            <w:pPr>
              <w:rPr>
                <w:rFonts w:ascii="Trebuchet MS" w:hAnsi="Trebuchet MS"/>
                <w:sz w:val="18"/>
                <w:szCs w:val="18"/>
              </w:rPr>
            </w:pPr>
            <w:r w:rsidRPr="0001055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tcPr>
          <w:p w14:paraId="2885946F" w14:textId="77777777" w:rsidR="007F6565" w:rsidRPr="00902848" w:rsidRDefault="007F6565" w:rsidP="007F6565">
            <w:pPr>
              <w:rPr>
                <w:rFonts w:ascii="Trebuchet MS" w:hAnsi="Trebuchet MS"/>
                <w:sz w:val="18"/>
                <w:szCs w:val="18"/>
              </w:rPr>
            </w:pPr>
            <w:r w:rsidRPr="00010553">
              <w:rPr>
                <w:rFonts w:ascii="Trebuchet MS" w:hAnsi="Trebuchet MS"/>
                <w:sz w:val="18"/>
                <w:szCs w:val="18"/>
              </w:rPr>
              <w:t>0-7 tegn</w:t>
            </w:r>
          </w:p>
        </w:tc>
        <w:tc>
          <w:tcPr>
            <w:tcW w:w="1221" w:type="dxa"/>
            <w:tcBorders>
              <w:top w:val="single" w:sz="4" w:space="0" w:color="auto"/>
              <w:left w:val="single" w:sz="4" w:space="0" w:color="auto"/>
              <w:bottom w:val="nil"/>
              <w:right w:val="single" w:sz="4" w:space="0" w:color="auto"/>
            </w:tcBorders>
            <w:shd w:val="clear" w:color="auto" w:fill="FFFFFF"/>
          </w:tcPr>
          <w:p w14:paraId="279C31EE" w14:textId="77777777" w:rsidR="007F6565" w:rsidRPr="00902848" w:rsidRDefault="007F6565" w:rsidP="007F6565">
            <w:pPr>
              <w:jc w:val="center"/>
              <w:rPr>
                <w:rFonts w:ascii="Trebuchet MS" w:hAnsi="Trebuchet MS"/>
                <w:sz w:val="18"/>
                <w:szCs w:val="18"/>
              </w:rPr>
            </w:pPr>
            <w:r w:rsidRPr="00010553">
              <w:rPr>
                <w:rFonts w:ascii="Trebuchet MS" w:hAnsi="Trebuchet MS"/>
                <w:sz w:val="18"/>
                <w:szCs w:val="18"/>
              </w:rPr>
              <w:t>S</w:t>
            </w:r>
          </w:p>
        </w:tc>
        <w:tc>
          <w:tcPr>
            <w:tcW w:w="3738" w:type="dxa"/>
            <w:tcBorders>
              <w:top w:val="single" w:sz="4" w:space="0" w:color="auto"/>
              <w:left w:val="single" w:sz="4" w:space="0" w:color="auto"/>
              <w:bottom w:val="nil"/>
              <w:right w:val="single" w:sz="4" w:space="0" w:color="auto"/>
            </w:tcBorders>
            <w:shd w:val="clear" w:color="auto" w:fill="FFFFFF"/>
          </w:tcPr>
          <w:p w14:paraId="2E343581" w14:textId="77777777" w:rsidR="007F6565" w:rsidRPr="00902848" w:rsidRDefault="007F6565" w:rsidP="007F6565">
            <w:pPr>
              <w:rPr>
                <w:rFonts w:ascii="Trebuchet MS" w:hAnsi="Trebuchet MS"/>
                <w:sz w:val="18"/>
                <w:szCs w:val="18"/>
              </w:rPr>
            </w:pPr>
            <w:r>
              <w:rPr>
                <w:rFonts w:ascii="Trebuchet MS" w:hAnsi="Trebuchet MS"/>
                <w:sz w:val="18"/>
                <w:szCs w:val="18"/>
              </w:rPr>
              <w:t>Ja</w:t>
            </w:r>
          </w:p>
        </w:tc>
      </w:tr>
      <w:tr w:rsidR="007F6565" w:rsidRPr="00F63639" w14:paraId="69B496AB" w14:textId="77777777" w:rsidTr="003C0924">
        <w:trPr>
          <w:trHeight w:hRule="exact" w:val="456"/>
        </w:trPr>
        <w:tc>
          <w:tcPr>
            <w:tcW w:w="2096" w:type="dxa"/>
            <w:tcBorders>
              <w:top w:val="single" w:sz="4" w:space="0" w:color="auto"/>
              <w:left w:val="single" w:sz="4" w:space="0" w:color="auto"/>
              <w:bottom w:val="nil"/>
              <w:right w:val="single" w:sz="4" w:space="0" w:color="auto"/>
            </w:tcBorders>
            <w:shd w:val="clear" w:color="auto" w:fill="D9D9D9"/>
          </w:tcPr>
          <w:p w14:paraId="1655C5E6" w14:textId="77777777" w:rsidR="007F6565" w:rsidRPr="00902848" w:rsidRDefault="007F6565" w:rsidP="007F6565">
            <w:pPr>
              <w:rPr>
                <w:rFonts w:ascii="Trebuchet MS" w:hAnsi="Trebuchet MS"/>
                <w:sz w:val="18"/>
                <w:szCs w:val="18"/>
              </w:rPr>
            </w:pPr>
            <w:proofErr w:type="spellStart"/>
            <w:r w:rsidRPr="00010553">
              <w:rPr>
                <w:rFonts w:ascii="Trebuchet MS" w:hAnsi="Trebuchet MS"/>
                <w:sz w:val="18"/>
                <w:szCs w:val="18"/>
              </w:rPr>
              <w:t>antal_pl</w:t>
            </w:r>
            <w:proofErr w:type="spellEnd"/>
          </w:p>
        </w:tc>
        <w:tc>
          <w:tcPr>
            <w:tcW w:w="3785" w:type="dxa"/>
            <w:tcBorders>
              <w:top w:val="single" w:sz="4" w:space="0" w:color="auto"/>
              <w:left w:val="single" w:sz="4" w:space="0" w:color="auto"/>
              <w:bottom w:val="nil"/>
              <w:right w:val="single" w:sz="4" w:space="0" w:color="auto"/>
            </w:tcBorders>
            <w:shd w:val="clear" w:color="auto" w:fill="FFFFFF"/>
          </w:tcPr>
          <w:p w14:paraId="7395BEE0" w14:textId="77777777" w:rsidR="007F6565" w:rsidRPr="00902848" w:rsidRDefault="007F6565" w:rsidP="007F6565">
            <w:pPr>
              <w:rPr>
                <w:rFonts w:ascii="Trebuchet MS" w:hAnsi="Trebuchet MS"/>
                <w:sz w:val="18"/>
                <w:szCs w:val="18"/>
              </w:rPr>
            </w:pPr>
            <w:r w:rsidRPr="00010553">
              <w:rPr>
                <w:rFonts w:ascii="Trebuchet MS" w:hAnsi="Trebuchet MS"/>
                <w:sz w:val="18"/>
                <w:szCs w:val="18"/>
              </w:rPr>
              <w:t>Antal</w:t>
            </w:r>
            <w:r>
              <w:rPr>
                <w:rFonts w:ascii="Trebuchet MS" w:hAnsi="Trebuchet MS"/>
                <w:sz w:val="18"/>
                <w:szCs w:val="18"/>
              </w:rPr>
              <w:t xml:space="preserve"> pladser f.eks.</w:t>
            </w:r>
            <w:r w:rsidRPr="00010553">
              <w:rPr>
                <w:rFonts w:ascii="Trebuchet MS" w:hAnsi="Trebuchet MS"/>
                <w:sz w:val="18"/>
                <w:szCs w:val="18"/>
              </w:rPr>
              <w:t xml:space="preserve"> overnatningspladser i en shelter.</w:t>
            </w:r>
          </w:p>
        </w:tc>
        <w:tc>
          <w:tcPr>
            <w:tcW w:w="1520" w:type="dxa"/>
            <w:tcBorders>
              <w:top w:val="single" w:sz="4" w:space="0" w:color="auto"/>
              <w:left w:val="single" w:sz="4" w:space="0" w:color="auto"/>
              <w:bottom w:val="nil"/>
              <w:right w:val="single" w:sz="4" w:space="0" w:color="auto"/>
            </w:tcBorders>
            <w:shd w:val="clear" w:color="auto" w:fill="FFFFFF"/>
          </w:tcPr>
          <w:p w14:paraId="52C88BAA" w14:textId="77777777" w:rsidR="007F6565" w:rsidRPr="00902848" w:rsidRDefault="007F6565" w:rsidP="007F6565">
            <w:pPr>
              <w:rPr>
                <w:rFonts w:ascii="Trebuchet MS" w:hAnsi="Trebuchet MS"/>
                <w:sz w:val="18"/>
                <w:szCs w:val="18"/>
              </w:rPr>
            </w:pPr>
            <w:r w:rsidRPr="00010553">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tcPr>
          <w:p w14:paraId="72A2CEFF" w14:textId="77777777" w:rsidR="007F6565" w:rsidRPr="00902848" w:rsidRDefault="007F6565" w:rsidP="007F6565">
            <w:pPr>
              <w:rPr>
                <w:rFonts w:ascii="Trebuchet MS" w:hAnsi="Trebuchet MS"/>
                <w:sz w:val="18"/>
                <w:szCs w:val="18"/>
              </w:rPr>
            </w:pPr>
            <w:r>
              <w:rPr>
                <w:rFonts w:ascii="Trebuchet MS" w:hAnsi="Trebuchet MS"/>
                <w:sz w:val="18"/>
                <w:szCs w:val="18"/>
              </w:rPr>
              <w:t>0-9999</w:t>
            </w:r>
          </w:p>
        </w:tc>
        <w:tc>
          <w:tcPr>
            <w:tcW w:w="1221" w:type="dxa"/>
            <w:tcBorders>
              <w:top w:val="single" w:sz="4" w:space="0" w:color="auto"/>
              <w:left w:val="single" w:sz="4" w:space="0" w:color="auto"/>
              <w:bottom w:val="nil"/>
              <w:right w:val="single" w:sz="4" w:space="0" w:color="auto"/>
            </w:tcBorders>
            <w:shd w:val="clear" w:color="auto" w:fill="FFFFFF"/>
          </w:tcPr>
          <w:p w14:paraId="6AEC0F76" w14:textId="77777777" w:rsidR="007F6565" w:rsidRPr="00902848" w:rsidRDefault="007F6565" w:rsidP="007F6565">
            <w:pPr>
              <w:jc w:val="center"/>
              <w:rPr>
                <w:rFonts w:ascii="Trebuchet MS" w:hAnsi="Trebuchet MS"/>
                <w:sz w:val="18"/>
                <w:szCs w:val="18"/>
              </w:rPr>
            </w:pPr>
            <w:r w:rsidRPr="00010553">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tcPr>
          <w:p w14:paraId="7D1A0166" w14:textId="77777777" w:rsidR="007F6565" w:rsidRPr="00902848" w:rsidRDefault="007F6565" w:rsidP="007F6565">
            <w:pPr>
              <w:rPr>
                <w:rFonts w:ascii="Trebuchet MS" w:hAnsi="Trebuchet MS"/>
                <w:sz w:val="18"/>
                <w:szCs w:val="18"/>
              </w:rPr>
            </w:pPr>
            <w:r>
              <w:rPr>
                <w:rFonts w:ascii="Trebuchet MS" w:hAnsi="Trebuchet MS"/>
                <w:sz w:val="18"/>
                <w:szCs w:val="18"/>
              </w:rPr>
              <w:t>12</w:t>
            </w:r>
          </w:p>
        </w:tc>
      </w:tr>
      <w:tr w:rsidR="007F6565" w:rsidRPr="001E4532" w14:paraId="79B4BF2B" w14:textId="77777777" w:rsidTr="003C0924">
        <w:trPr>
          <w:trHeight w:hRule="exact" w:val="271"/>
        </w:trPr>
        <w:tc>
          <w:tcPr>
            <w:tcW w:w="2096" w:type="dxa"/>
            <w:tcBorders>
              <w:top w:val="single" w:sz="4" w:space="0" w:color="auto"/>
              <w:left w:val="single" w:sz="4" w:space="0" w:color="auto"/>
              <w:bottom w:val="nil"/>
              <w:right w:val="single" w:sz="4" w:space="0" w:color="auto"/>
            </w:tcBorders>
            <w:shd w:val="clear" w:color="auto" w:fill="D9D9D9"/>
            <w:vAlign w:val="bottom"/>
          </w:tcPr>
          <w:p w14:paraId="50051E9F" w14:textId="77777777" w:rsidR="007F6565" w:rsidRPr="00902848" w:rsidRDefault="007F6565" w:rsidP="007F6565">
            <w:pPr>
              <w:rPr>
                <w:rFonts w:ascii="Trebuchet MS" w:hAnsi="Trebuchet MS"/>
                <w:sz w:val="18"/>
                <w:szCs w:val="18"/>
              </w:rPr>
            </w:pPr>
            <w:proofErr w:type="spellStart"/>
            <w:r w:rsidRPr="00902848">
              <w:rPr>
                <w:rFonts w:ascii="Trebuchet MS" w:hAnsi="Trebuchet MS"/>
                <w:sz w:val="18"/>
                <w:szCs w:val="18"/>
              </w:rPr>
              <w:t>folder_k</w:t>
            </w:r>
            <w:proofErr w:type="spellEnd"/>
          </w:p>
        </w:tc>
        <w:tc>
          <w:tcPr>
            <w:tcW w:w="3785" w:type="dxa"/>
            <w:tcBorders>
              <w:top w:val="single" w:sz="4" w:space="0" w:color="auto"/>
              <w:left w:val="single" w:sz="4" w:space="0" w:color="auto"/>
              <w:bottom w:val="nil"/>
              <w:right w:val="single" w:sz="4" w:space="0" w:color="auto"/>
            </w:tcBorders>
            <w:shd w:val="clear" w:color="auto" w:fill="FFFFFF"/>
            <w:vAlign w:val="bottom"/>
          </w:tcPr>
          <w:p w14:paraId="6F74A74E"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Kode for om der findes en folder</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69434A9A"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5591EC1B"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0-3</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5A1BB2CE"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73A7715C" w14:textId="77777777" w:rsidR="007F6565" w:rsidRPr="00902848" w:rsidRDefault="007F6565" w:rsidP="007F6565">
            <w:pPr>
              <w:rPr>
                <w:rFonts w:ascii="Trebuchet MS" w:hAnsi="Trebuchet MS"/>
                <w:sz w:val="18"/>
                <w:szCs w:val="18"/>
              </w:rPr>
            </w:pPr>
            <w:proofErr w:type="spellStart"/>
            <w:r w:rsidRPr="00902848">
              <w:rPr>
                <w:rFonts w:ascii="Trebuchet MS" w:hAnsi="Trebuchet MS"/>
                <w:sz w:val="18"/>
                <w:szCs w:val="18"/>
              </w:rPr>
              <w:t>d_basis_ja_nej</w:t>
            </w:r>
            <w:proofErr w:type="spellEnd"/>
          </w:p>
        </w:tc>
      </w:tr>
      <w:tr w:rsidR="007F6565" w:rsidRPr="001E4532" w14:paraId="0C667ED1" w14:textId="77777777" w:rsidTr="003C0924">
        <w:trPr>
          <w:trHeight w:hRule="exact" w:val="271"/>
        </w:trPr>
        <w:tc>
          <w:tcPr>
            <w:tcW w:w="2096" w:type="dxa"/>
            <w:tcBorders>
              <w:top w:val="single" w:sz="4" w:space="0" w:color="auto"/>
              <w:left w:val="single" w:sz="4" w:space="0" w:color="auto"/>
              <w:bottom w:val="nil"/>
              <w:right w:val="single" w:sz="4" w:space="0" w:color="auto"/>
            </w:tcBorders>
            <w:shd w:val="clear" w:color="auto" w:fill="D9D9D9"/>
            <w:vAlign w:val="bottom"/>
          </w:tcPr>
          <w:p w14:paraId="2616D26D"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folder</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54937889"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Findes der en folder til ruten</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388410E9"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3D899F20"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0-7 tegn</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63AA585A"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S</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190C6AB6"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Ja</w:t>
            </w:r>
          </w:p>
        </w:tc>
      </w:tr>
      <w:tr w:rsidR="007F6565" w:rsidRPr="001E4532" w14:paraId="30DA2FB2" w14:textId="77777777" w:rsidTr="003C0924">
        <w:trPr>
          <w:trHeight w:hRule="exact" w:val="289"/>
        </w:trPr>
        <w:tc>
          <w:tcPr>
            <w:tcW w:w="2096" w:type="dxa"/>
            <w:tcBorders>
              <w:top w:val="single" w:sz="4" w:space="0" w:color="auto"/>
              <w:left w:val="single" w:sz="4" w:space="0" w:color="auto"/>
              <w:bottom w:val="nil"/>
              <w:right w:val="single" w:sz="4" w:space="0" w:color="auto"/>
            </w:tcBorders>
            <w:shd w:val="clear" w:color="auto" w:fill="D9D9D9"/>
            <w:vAlign w:val="bottom"/>
          </w:tcPr>
          <w:p w14:paraId="531BE254" w14:textId="77777777" w:rsidR="007F6565" w:rsidRPr="00902848" w:rsidRDefault="007F6565" w:rsidP="007F6565">
            <w:pPr>
              <w:rPr>
                <w:rFonts w:ascii="Trebuchet MS" w:hAnsi="Trebuchet MS"/>
                <w:sz w:val="18"/>
                <w:szCs w:val="18"/>
              </w:rPr>
            </w:pPr>
            <w:proofErr w:type="spellStart"/>
            <w:r w:rsidRPr="00902848">
              <w:rPr>
                <w:rFonts w:ascii="Trebuchet MS" w:hAnsi="Trebuchet MS"/>
                <w:sz w:val="18"/>
                <w:szCs w:val="18"/>
              </w:rPr>
              <w:t>folde_link</w:t>
            </w:r>
            <w:proofErr w:type="spellEnd"/>
          </w:p>
        </w:tc>
        <w:tc>
          <w:tcPr>
            <w:tcW w:w="3785" w:type="dxa"/>
            <w:tcBorders>
              <w:top w:val="single" w:sz="4" w:space="0" w:color="auto"/>
              <w:left w:val="single" w:sz="4" w:space="0" w:color="auto"/>
              <w:bottom w:val="nil"/>
              <w:right w:val="single" w:sz="4" w:space="0" w:color="auto"/>
            </w:tcBorders>
            <w:shd w:val="clear" w:color="auto" w:fill="FFFFFF"/>
            <w:vAlign w:val="bottom"/>
          </w:tcPr>
          <w:p w14:paraId="6FC69883"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Link (URL) til folder</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30D5DE4A"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7BD8ABC"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0-1024 tegn</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5D801D92"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16FB4AA0"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https://www.link.dk/folder.pdf</w:t>
            </w:r>
          </w:p>
          <w:p w14:paraId="416A94C5" w14:textId="77777777" w:rsidR="007F6565" w:rsidRPr="00902848" w:rsidRDefault="007F6565" w:rsidP="007F6565">
            <w:pPr>
              <w:rPr>
                <w:rFonts w:ascii="Trebuchet MS" w:hAnsi="Trebuchet MS"/>
                <w:sz w:val="18"/>
                <w:szCs w:val="18"/>
              </w:rPr>
            </w:pPr>
          </w:p>
        </w:tc>
      </w:tr>
      <w:tr w:rsidR="007F6565" w:rsidRPr="001E4532" w14:paraId="37C5FFAD" w14:textId="77777777" w:rsidTr="003C0924">
        <w:trPr>
          <w:trHeight w:hRule="exact" w:val="289"/>
        </w:trPr>
        <w:tc>
          <w:tcPr>
            <w:tcW w:w="2096" w:type="dxa"/>
            <w:tcBorders>
              <w:top w:val="single" w:sz="4" w:space="0" w:color="auto"/>
              <w:left w:val="single" w:sz="4" w:space="0" w:color="auto"/>
              <w:bottom w:val="nil"/>
              <w:right w:val="single" w:sz="4" w:space="0" w:color="auto"/>
            </w:tcBorders>
            <w:shd w:val="clear" w:color="auto" w:fill="D9D9D9"/>
            <w:vAlign w:val="bottom"/>
          </w:tcPr>
          <w:p w14:paraId="3D64893E"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foldelink1</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54F1F799"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Link (URL) til folder</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61B48DE2"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66B4071E"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0-1024 tegn</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2381F8F2"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4C3816BB"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https://www.link.dk/folder.pdf</w:t>
            </w:r>
          </w:p>
          <w:p w14:paraId="1ECCF454" w14:textId="77777777" w:rsidR="007F6565" w:rsidRPr="00902848" w:rsidRDefault="007F6565" w:rsidP="007F6565">
            <w:pPr>
              <w:rPr>
                <w:rFonts w:ascii="Trebuchet MS" w:hAnsi="Trebuchet MS"/>
                <w:sz w:val="18"/>
                <w:szCs w:val="18"/>
              </w:rPr>
            </w:pPr>
          </w:p>
        </w:tc>
      </w:tr>
      <w:tr w:rsidR="007F6565" w:rsidRPr="001E4532" w14:paraId="53D26D62" w14:textId="77777777" w:rsidTr="003C0924">
        <w:trPr>
          <w:trHeight w:hRule="exact" w:val="289"/>
        </w:trPr>
        <w:tc>
          <w:tcPr>
            <w:tcW w:w="2096" w:type="dxa"/>
            <w:tcBorders>
              <w:top w:val="single" w:sz="4" w:space="0" w:color="auto"/>
              <w:left w:val="single" w:sz="4" w:space="0" w:color="auto"/>
              <w:bottom w:val="nil"/>
              <w:right w:val="single" w:sz="4" w:space="0" w:color="auto"/>
            </w:tcBorders>
            <w:shd w:val="clear" w:color="auto" w:fill="D9D9D9"/>
            <w:vAlign w:val="bottom"/>
          </w:tcPr>
          <w:p w14:paraId="41EE5C6D"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foldelink2</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705C8D7F"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Link (URL) til folder</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29AD416A"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76B35825"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0-1024 tegn</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59497F12"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739CCAA6"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https://www.link.dk/folder.pdf</w:t>
            </w:r>
          </w:p>
          <w:p w14:paraId="61173ED5" w14:textId="77777777" w:rsidR="007F6565" w:rsidRPr="00902848" w:rsidRDefault="007F6565" w:rsidP="007F6565">
            <w:pPr>
              <w:rPr>
                <w:rFonts w:ascii="Trebuchet MS" w:hAnsi="Trebuchet MS"/>
                <w:sz w:val="18"/>
                <w:szCs w:val="18"/>
              </w:rPr>
            </w:pPr>
          </w:p>
        </w:tc>
      </w:tr>
      <w:tr w:rsidR="007F6565" w:rsidRPr="001E4532" w14:paraId="68B4A673" w14:textId="77777777" w:rsidTr="003C0924">
        <w:trPr>
          <w:trHeight w:hRule="exact" w:val="289"/>
        </w:trPr>
        <w:tc>
          <w:tcPr>
            <w:tcW w:w="2096" w:type="dxa"/>
            <w:tcBorders>
              <w:top w:val="single" w:sz="4" w:space="0" w:color="auto"/>
              <w:left w:val="single" w:sz="4" w:space="0" w:color="auto"/>
              <w:bottom w:val="nil"/>
              <w:right w:val="single" w:sz="4" w:space="0" w:color="auto"/>
            </w:tcBorders>
            <w:shd w:val="clear" w:color="auto" w:fill="D9D9D9"/>
            <w:vAlign w:val="bottom"/>
          </w:tcPr>
          <w:p w14:paraId="4ABB3A0B"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foldelink3</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0BAE91FD"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Link (URL) til folder</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43235028"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3CC6DFAE"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0-1024 tegn</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347FE530"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29882726"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https://www.link.dk/folder.pdf</w:t>
            </w:r>
          </w:p>
          <w:p w14:paraId="6752A5EF" w14:textId="77777777" w:rsidR="007F6565" w:rsidRPr="00902848" w:rsidRDefault="007F6565" w:rsidP="007F6565">
            <w:pPr>
              <w:rPr>
                <w:rFonts w:ascii="Trebuchet MS" w:hAnsi="Trebuchet MS"/>
                <w:sz w:val="18"/>
                <w:szCs w:val="18"/>
              </w:rPr>
            </w:pPr>
          </w:p>
        </w:tc>
      </w:tr>
      <w:tr w:rsidR="007F6565" w:rsidRPr="00BE1375" w14:paraId="1B5C3332"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756287CE" w14:textId="77777777" w:rsidR="007F6565" w:rsidRPr="00902848" w:rsidRDefault="007F6565" w:rsidP="007F6565">
            <w:pPr>
              <w:rPr>
                <w:rFonts w:ascii="Trebuchet MS" w:hAnsi="Trebuchet MS"/>
                <w:sz w:val="18"/>
                <w:szCs w:val="18"/>
              </w:rPr>
            </w:pPr>
            <w:proofErr w:type="spellStart"/>
            <w:r w:rsidRPr="00902848">
              <w:rPr>
                <w:rFonts w:ascii="Trebuchet MS" w:hAnsi="Trebuchet MS"/>
                <w:sz w:val="18"/>
                <w:szCs w:val="18"/>
              </w:rPr>
              <w:t>foto_link</w:t>
            </w:r>
            <w:proofErr w:type="spellEnd"/>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6000D79B"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r w:rsidRPr="00A02B7C" w:rsidDel="00365106">
              <w:rPr>
                <w:rFonts w:ascii="Trebuchet MS" w:hAnsi="Trebuchet MS"/>
                <w:sz w:val="18"/>
                <w:szCs w:val="18"/>
              </w:rPr>
              <w:t xml:space="preserve"> </w:t>
            </w:r>
          </w:p>
        </w:tc>
      </w:tr>
      <w:tr w:rsidR="007F6565" w:rsidRPr="00BE1375" w14:paraId="3A3AC24B"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3B24CF7E"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foto_link1</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0E38F5CF"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CA6321" w14:paraId="7B410B4B"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7B3C84A5"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foto_link2</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5BB9A021"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CA6321" w14:paraId="2FA4CBA5"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095B3F60"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foto_link3</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0C9AF48F"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CA6321" w14:paraId="65373F8F"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60254D89" w14:textId="77777777" w:rsidR="007F6565" w:rsidRPr="00902848" w:rsidRDefault="007F6565" w:rsidP="007F6565">
            <w:pPr>
              <w:rPr>
                <w:rFonts w:ascii="Trebuchet MS" w:hAnsi="Trebuchet MS"/>
                <w:sz w:val="18"/>
                <w:szCs w:val="18"/>
              </w:rPr>
            </w:pPr>
            <w:proofErr w:type="spellStart"/>
            <w:r w:rsidRPr="00902848">
              <w:rPr>
                <w:rFonts w:ascii="Trebuchet MS" w:hAnsi="Trebuchet MS"/>
                <w:sz w:val="18"/>
                <w:szCs w:val="18"/>
              </w:rPr>
              <w:lastRenderedPageBreak/>
              <w:t>geofafoto</w:t>
            </w:r>
            <w:proofErr w:type="spellEnd"/>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121C5D62" w14:textId="1CBD1592"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CA6321" w14:paraId="08AE2CB7"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138E2B51"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geofafoto1</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50207826"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CA6321" w14:paraId="397DBE5C"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1CF612F8"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geofafoto2</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27426732"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CA6321" w14:paraId="2F52660D"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27FC970E"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geofafoto3</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203BC071"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BE1375" w14:paraId="440A59C4"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0721C0A4"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filmlink</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34E804BB"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CA6321" w14:paraId="17DE9EB1"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5C229A41"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 xml:space="preserve">filmlink1 </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36849897"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CA6321" w14:paraId="794022EF"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527AAADD"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filmlink2</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46F9D3D3"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CA6321" w14:paraId="4198B263"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2C89307F"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filmlink3</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261653C7"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F6698A" w14:paraId="7EDD02A7"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1A00698B"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vejkode</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1CDDAA5A"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F6698A" w14:paraId="6D8F02E2"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7FBBB733"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vejnavn</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5F702D84"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F6698A" w14:paraId="4B6F4F34"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226E8174" w14:textId="77777777" w:rsidR="007F6565" w:rsidRPr="00902848" w:rsidRDefault="007F6565" w:rsidP="007F6565">
            <w:pPr>
              <w:rPr>
                <w:rFonts w:ascii="Trebuchet MS" w:hAnsi="Trebuchet MS"/>
                <w:sz w:val="18"/>
                <w:szCs w:val="18"/>
              </w:rPr>
            </w:pPr>
            <w:proofErr w:type="spellStart"/>
            <w:r w:rsidRPr="00902848">
              <w:rPr>
                <w:rFonts w:ascii="Trebuchet MS" w:hAnsi="Trebuchet MS"/>
                <w:sz w:val="18"/>
                <w:szCs w:val="18"/>
              </w:rPr>
              <w:t>cvf_vejkode</w:t>
            </w:r>
            <w:proofErr w:type="spellEnd"/>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0469019B"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F6698A" w14:paraId="1408357E"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083E6B11" w14:textId="77777777" w:rsidR="007F6565" w:rsidRPr="00902848" w:rsidRDefault="007F6565" w:rsidP="007F6565">
            <w:pPr>
              <w:rPr>
                <w:rFonts w:ascii="Trebuchet MS" w:hAnsi="Trebuchet MS"/>
                <w:sz w:val="18"/>
                <w:szCs w:val="18"/>
              </w:rPr>
            </w:pPr>
            <w:proofErr w:type="spellStart"/>
            <w:r w:rsidRPr="00902848">
              <w:rPr>
                <w:rFonts w:ascii="Trebuchet MS" w:hAnsi="Trebuchet MS"/>
                <w:sz w:val="18"/>
                <w:szCs w:val="18"/>
              </w:rPr>
              <w:t>husnr</w:t>
            </w:r>
            <w:proofErr w:type="spellEnd"/>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5D9E113D"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F6698A" w14:paraId="5AA9EEFC"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19F8DE92" w14:textId="77777777" w:rsidR="007F6565" w:rsidRPr="00902848" w:rsidRDefault="007F6565" w:rsidP="007F6565">
            <w:pPr>
              <w:rPr>
                <w:rFonts w:ascii="Trebuchet MS" w:hAnsi="Trebuchet MS"/>
                <w:sz w:val="18"/>
                <w:szCs w:val="18"/>
              </w:rPr>
            </w:pPr>
            <w:proofErr w:type="spellStart"/>
            <w:r w:rsidRPr="00902848">
              <w:rPr>
                <w:rFonts w:ascii="Trebuchet MS" w:hAnsi="Trebuchet MS"/>
                <w:sz w:val="18"/>
                <w:szCs w:val="18"/>
              </w:rPr>
              <w:t>postnr</w:t>
            </w:r>
            <w:proofErr w:type="spellEnd"/>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7B7F3890"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F6698A" w14:paraId="69E850DE"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4442315B" w14:textId="77777777" w:rsidR="007F6565" w:rsidRPr="00902848" w:rsidRDefault="007F6565" w:rsidP="007F6565">
            <w:pPr>
              <w:rPr>
                <w:rFonts w:ascii="Trebuchet MS" w:hAnsi="Trebuchet MS"/>
                <w:sz w:val="18"/>
                <w:szCs w:val="18"/>
              </w:rPr>
            </w:pPr>
            <w:proofErr w:type="spellStart"/>
            <w:r w:rsidRPr="00902848">
              <w:rPr>
                <w:rFonts w:ascii="Trebuchet MS" w:hAnsi="Trebuchet MS"/>
                <w:sz w:val="18"/>
                <w:szCs w:val="18"/>
              </w:rPr>
              <w:t>postnr_by</w:t>
            </w:r>
            <w:proofErr w:type="spellEnd"/>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3A6C5AE8"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CA6321" w14:paraId="04D7263D"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107345A5" w14:textId="77777777" w:rsidR="007F6565" w:rsidRPr="00902848" w:rsidRDefault="007F6565" w:rsidP="007F6565">
            <w:pPr>
              <w:rPr>
                <w:rFonts w:ascii="Trebuchet MS" w:hAnsi="Trebuchet MS"/>
                <w:sz w:val="18"/>
                <w:szCs w:val="18"/>
              </w:rPr>
            </w:pPr>
            <w:proofErr w:type="spellStart"/>
            <w:r w:rsidRPr="00902848">
              <w:rPr>
                <w:rFonts w:ascii="Trebuchet MS" w:hAnsi="Trebuchet MS"/>
                <w:sz w:val="18"/>
                <w:szCs w:val="18"/>
              </w:rPr>
              <w:t>adr_id</w:t>
            </w:r>
            <w:proofErr w:type="spellEnd"/>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31437B1F"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2609A5" w14:paraId="67868CD1"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4CE29AB2" w14:textId="77777777" w:rsidR="007F6565" w:rsidRPr="00D73DA9" w:rsidRDefault="007F6565" w:rsidP="007F6565">
            <w:pPr>
              <w:rPr>
                <w:rFonts w:ascii="Trebuchet MS" w:hAnsi="Trebuchet MS"/>
                <w:sz w:val="18"/>
                <w:szCs w:val="18"/>
              </w:rPr>
            </w:pPr>
            <w:proofErr w:type="spellStart"/>
            <w:r w:rsidRPr="00D73DA9">
              <w:rPr>
                <w:rFonts w:ascii="Trebuchet MS" w:hAnsi="Trebuchet MS"/>
                <w:sz w:val="18"/>
                <w:szCs w:val="18"/>
              </w:rPr>
              <w:t>ansva_v_k</w:t>
            </w:r>
            <w:proofErr w:type="spellEnd"/>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2C5582C5"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2609A5" w14:paraId="2A4AD891"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2FD5122E" w14:textId="77777777" w:rsidR="007F6565" w:rsidRPr="00D73DA9" w:rsidRDefault="007F6565" w:rsidP="007F6565">
            <w:pPr>
              <w:rPr>
                <w:rFonts w:ascii="Trebuchet MS" w:hAnsi="Trebuchet MS"/>
                <w:sz w:val="18"/>
                <w:szCs w:val="18"/>
              </w:rPr>
            </w:pPr>
            <w:proofErr w:type="spellStart"/>
            <w:r w:rsidRPr="00D73DA9">
              <w:rPr>
                <w:rFonts w:ascii="Trebuchet MS" w:hAnsi="Trebuchet MS"/>
                <w:sz w:val="18"/>
                <w:szCs w:val="18"/>
              </w:rPr>
              <w:t>ansva_v</w:t>
            </w:r>
            <w:proofErr w:type="spellEnd"/>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1C2749E7"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2609A5" w14:paraId="72066973" w14:textId="77777777" w:rsidTr="003C0924">
        <w:trPr>
          <w:trHeight w:hRule="exact" w:val="255"/>
        </w:trPr>
        <w:tc>
          <w:tcPr>
            <w:tcW w:w="2096" w:type="dxa"/>
            <w:tcBorders>
              <w:top w:val="single" w:sz="4" w:space="0" w:color="auto"/>
              <w:left w:val="single" w:sz="4" w:space="0" w:color="auto"/>
              <w:bottom w:val="single" w:sz="4" w:space="0" w:color="auto"/>
              <w:right w:val="single" w:sz="4" w:space="0" w:color="auto"/>
            </w:tcBorders>
            <w:shd w:val="clear" w:color="auto" w:fill="97DDBA"/>
            <w:vAlign w:val="bottom"/>
          </w:tcPr>
          <w:p w14:paraId="14630E9E"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link</w:t>
            </w:r>
          </w:p>
        </w:tc>
        <w:tc>
          <w:tcPr>
            <w:tcW w:w="11620"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7347201"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402FD8" w14:paraId="6B26CCA9" w14:textId="77777777" w:rsidTr="003C0924">
        <w:trPr>
          <w:trHeight w:hRule="exact" w:val="255"/>
        </w:trPr>
        <w:tc>
          <w:tcPr>
            <w:tcW w:w="2096" w:type="dxa"/>
            <w:tcBorders>
              <w:top w:val="single" w:sz="4" w:space="0" w:color="auto"/>
              <w:left w:val="single" w:sz="4" w:space="0" w:color="auto"/>
              <w:bottom w:val="single" w:sz="4" w:space="0" w:color="auto"/>
              <w:right w:val="single" w:sz="4" w:space="0" w:color="auto"/>
            </w:tcBorders>
            <w:shd w:val="clear" w:color="auto" w:fill="97DDBA"/>
            <w:vAlign w:val="bottom"/>
          </w:tcPr>
          <w:p w14:paraId="7B085FDA"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link1</w:t>
            </w:r>
          </w:p>
        </w:tc>
        <w:tc>
          <w:tcPr>
            <w:tcW w:w="11620"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B5230CD"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402FD8" w14:paraId="564435B9" w14:textId="77777777" w:rsidTr="003C0924">
        <w:trPr>
          <w:trHeight w:hRule="exact" w:val="255"/>
        </w:trPr>
        <w:tc>
          <w:tcPr>
            <w:tcW w:w="2096" w:type="dxa"/>
            <w:tcBorders>
              <w:top w:val="single" w:sz="4" w:space="0" w:color="auto"/>
              <w:left w:val="single" w:sz="4" w:space="0" w:color="auto"/>
              <w:bottom w:val="single" w:sz="4" w:space="0" w:color="auto"/>
              <w:right w:val="single" w:sz="4" w:space="0" w:color="auto"/>
            </w:tcBorders>
            <w:shd w:val="clear" w:color="auto" w:fill="97DDBA"/>
            <w:vAlign w:val="bottom"/>
          </w:tcPr>
          <w:p w14:paraId="4A866555"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link2</w:t>
            </w:r>
          </w:p>
        </w:tc>
        <w:tc>
          <w:tcPr>
            <w:tcW w:w="11620"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0EA4420"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402FD8" w14:paraId="174B8235" w14:textId="77777777" w:rsidTr="003C0924">
        <w:trPr>
          <w:trHeight w:hRule="exact" w:val="255"/>
        </w:trPr>
        <w:tc>
          <w:tcPr>
            <w:tcW w:w="2096" w:type="dxa"/>
            <w:tcBorders>
              <w:top w:val="single" w:sz="4" w:space="0" w:color="auto"/>
              <w:left w:val="single" w:sz="4" w:space="0" w:color="auto"/>
              <w:bottom w:val="single" w:sz="4" w:space="0" w:color="auto"/>
              <w:right w:val="single" w:sz="4" w:space="0" w:color="auto"/>
            </w:tcBorders>
            <w:shd w:val="clear" w:color="auto" w:fill="97DDBA"/>
            <w:vAlign w:val="bottom"/>
          </w:tcPr>
          <w:p w14:paraId="11CDD998"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link3</w:t>
            </w:r>
          </w:p>
        </w:tc>
        <w:tc>
          <w:tcPr>
            <w:tcW w:w="11620"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1215877"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2609A5" w14:paraId="0BAD81CE"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46CEEED7" w14:textId="77777777" w:rsidR="007F6565" w:rsidRPr="002609A5" w:rsidRDefault="007F6565" w:rsidP="007F6565">
            <w:pPr>
              <w:rPr>
                <w:rFonts w:ascii="Trebuchet MS" w:hAnsi="Trebuchet MS" w:cs="Trebuchet MS"/>
                <w:sz w:val="18"/>
                <w:szCs w:val="18"/>
              </w:rPr>
            </w:pPr>
            <w:r w:rsidRPr="002609A5">
              <w:rPr>
                <w:rFonts w:ascii="Trebuchet MS" w:hAnsi="Trebuchet MS" w:cs="Trebuchet MS"/>
                <w:i/>
                <w:iCs/>
                <w:sz w:val="18"/>
                <w:szCs w:val="18"/>
              </w:rPr>
              <w:t>Felter markeret med blå er temaspecifikke opslagstabeller, der indeholder oversættelser af koder i andre felter.</w:t>
            </w:r>
          </w:p>
        </w:tc>
      </w:tr>
      <w:tr w:rsidR="007F6565" w:rsidRPr="002609A5" w14:paraId="737208D8"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1A596B31" w14:textId="77777777" w:rsidR="007F6565" w:rsidRPr="002609A5" w:rsidRDefault="007F6565" w:rsidP="007F6565">
            <w:pPr>
              <w:rPr>
                <w:rFonts w:ascii="Trebuchet MS" w:hAnsi="Trebuchet MS" w:cs="Trebuchet MS"/>
                <w:i/>
                <w:iCs/>
                <w:sz w:val="18"/>
                <w:szCs w:val="18"/>
              </w:rPr>
            </w:pPr>
            <w:r w:rsidRPr="002609A5">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78CA42B2" w14:textId="77777777" w:rsidR="00CB4BEB" w:rsidRPr="007D3F1A" w:rsidRDefault="00CB4BEB" w:rsidP="00CB4BEB">
      <w:pPr>
        <w:pStyle w:val="Overskrift6"/>
      </w:pPr>
      <w:r w:rsidRPr="007D3F1A">
        <w:t xml:space="preserve">5.9.1.1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7D3F1A" w14:paraId="36DE15DE" w14:textId="77777777" w:rsidTr="003C0924">
        <w:trPr>
          <w:trHeight w:hRule="exact" w:val="255"/>
        </w:trPr>
        <w:tc>
          <w:tcPr>
            <w:tcW w:w="2235" w:type="dxa"/>
            <w:shd w:val="clear" w:color="auto" w:fill="D9D9D9"/>
            <w:vAlign w:val="bottom"/>
          </w:tcPr>
          <w:p w14:paraId="026DAD2A" w14:textId="77777777" w:rsidR="00CB4BEB" w:rsidRPr="007D3F1A" w:rsidRDefault="00CB4BEB" w:rsidP="003C0924">
            <w:pPr>
              <w:rPr>
                <w:rFonts w:ascii="Trebuchet MS" w:hAnsi="Trebuchet MS" w:cs="Trebuchet MS"/>
                <w:bCs/>
                <w:sz w:val="18"/>
                <w:szCs w:val="18"/>
              </w:rPr>
            </w:pPr>
            <w:r w:rsidRPr="007D3F1A">
              <w:rPr>
                <w:rFonts w:ascii="Trebuchet MS" w:hAnsi="Trebuchet MS" w:cs="Trebuchet MS"/>
                <w:b/>
                <w:bCs/>
                <w:sz w:val="18"/>
                <w:szCs w:val="18"/>
              </w:rPr>
              <w:t>Metadataelement</w:t>
            </w:r>
          </w:p>
        </w:tc>
        <w:tc>
          <w:tcPr>
            <w:tcW w:w="11340" w:type="dxa"/>
            <w:shd w:val="clear" w:color="auto" w:fill="D9D9D9"/>
            <w:vAlign w:val="bottom"/>
          </w:tcPr>
          <w:p w14:paraId="4498D988" w14:textId="77777777" w:rsidR="00CB4BEB" w:rsidRPr="007D3F1A" w:rsidRDefault="00CB4BEB" w:rsidP="003C0924">
            <w:pPr>
              <w:rPr>
                <w:rFonts w:ascii="Trebuchet MS" w:hAnsi="Trebuchet MS" w:cs="Trebuchet MS"/>
                <w:bCs/>
                <w:sz w:val="18"/>
                <w:szCs w:val="18"/>
              </w:rPr>
            </w:pPr>
            <w:r w:rsidRPr="007D3F1A">
              <w:rPr>
                <w:rFonts w:ascii="Trebuchet MS" w:hAnsi="Trebuchet MS" w:cs="Trebuchet MS"/>
                <w:b/>
                <w:bCs/>
                <w:sz w:val="18"/>
                <w:szCs w:val="18"/>
              </w:rPr>
              <w:t>Beskrivelse</w:t>
            </w:r>
          </w:p>
        </w:tc>
      </w:tr>
      <w:tr w:rsidR="00CB4BEB" w:rsidRPr="007D3F1A" w14:paraId="72EE4078" w14:textId="77777777" w:rsidTr="003C0924">
        <w:trPr>
          <w:trHeight w:hRule="exact" w:val="255"/>
        </w:trPr>
        <w:tc>
          <w:tcPr>
            <w:tcW w:w="2235" w:type="dxa"/>
            <w:shd w:val="clear" w:color="auto" w:fill="E0E0E0"/>
            <w:vAlign w:val="bottom"/>
          </w:tcPr>
          <w:p w14:paraId="00F9BFDE" w14:textId="77777777" w:rsidR="00CB4BEB" w:rsidRPr="007D3F1A" w:rsidRDefault="00CB4BEB" w:rsidP="003C0924">
            <w:pPr>
              <w:rPr>
                <w:rFonts w:ascii="Trebuchet MS" w:hAnsi="Trebuchet MS" w:cs="Trebuchet MS"/>
                <w:sz w:val="18"/>
                <w:szCs w:val="18"/>
              </w:rPr>
            </w:pPr>
            <w:r w:rsidRPr="007D3F1A">
              <w:rPr>
                <w:rFonts w:ascii="Trebuchet MS" w:hAnsi="Trebuchet MS" w:cs="Trebuchet MS"/>
                <w:sz w:val="18"/>
                <w:szCs w:val="18"/>
              </w:rPr>
              <w:t>Temanavn</w:t>
            </w:r>
          </w:p>
        </w:tc>
        <w:tc>
          <w:tcPr>
            <w:tcW w:w="11340" w:type="dxa"/>
            <w:shd w:val="clear" w:color="auto" w:fill="FFFFFF"/>
            <w:vAlign w:val="bottom"/>
          </w:tcPr>
          <w:p w14:paraId="08424F70" w14:textId="77777777" w:rsidR="00CB4BEB" w:rsidRPr="007D3F1A" w:rsidRDefault="00CB4BEB" w:rsidP="003C0924">
            <w:pPr>
              <w:rPr>
                <w:rFonts w:ascii="Trebuchet MS" w:hAnsi="Trebuchet MS" w:cs="Trebuchet MS"/>
                <w:sz w:val="18"/>
                <w:szCs w:val="18"/>
              </w:rPr>
            </w:pPr>
            <w:proofErr w:type="spellStart"/>
            <w:r w:rsidRPr="007D3F1A">
              <w:rPr>
                <w:rFonts w:ascii="Trebuchet MS" w:hAnsi="Trebuchet MS"/>
                <w:sz w:val="18"/>
                <w:szCs w:val="18"/>
              </w:rPr>
              <w:t>Facilitet_punkt</w:t>
            </w:r>
            <w:proofErr w:type="spellEnd"/>
            <w:r w:rsidRPr="007D3F1A">
              <w:rPr>
                <w:rFonts w:ascii="Trebuchet MS" w:hAnsi="Trebuchet MS" w:cs="Trebuchet MS"/>
                <w:sz w:val="18"/>
                <w:szCs w:val="18"/>
              </w:rPr>
              <w:t xml:space="preserve"> </w:t>
            </w:r>
          </w:p>
        </w:tc>
      </w:tr>
      <w:tr w:rsidR="00CB4BEB" w:rsidRPr="007D3F1A" w14:paraId="1A642449" w14:textId="77777777" w:rsidTr="003C0924">
        <w:trPr>
          <w:trHeight w:hRule="exact" w:val="255"/>
        </w:trPr>
        <w:tc>
          <w:tcPr>
            <w:tcW w:w="2235" w:type="dxa"/>
            <w:shd w:val="clear" w:color="auto" w:fill="E0E0E0"/>
            <w:vAlign w:val="bottom"/>
          </w:tcPr>
          <w:p w14:paraId="392C3D8F" w14:textId="77777777" w:rsidR="00CB4BEB" w:rsidRPr="007D3F1A" w:rsidRDefault="00CB4BEB" w:rsidP="003C0924">
            <w:pPr>
              <w:rPr>
                <w:rFonts w:ascii="Trebuchet MS" w:hAnsi="Trebuchet MS" w:cs="Trebuchet MS"/>
                <w:sz w:val="18"/>
                <w:szCs w:val="18"/>
              </w:rPr>
            </w:pPr>
            <w:r w:rsidRPr="007D3F1A">
              <w:rPr>
                <w:rFonts w:ascii="Trebuchet MS" w:hAnsi="Trebuchet MS" w:cs="Trebuchet MS"/>
                <w:sz w:val="18"/>
                <w:szCs w:val="18"/>
              </w:rPr>
              <w:t>Temakode</w:t>
            </w:r>
          </w:p>
        </w:tc>
        <w:tc>
          <w:tcPr>
            <w:tcW w:w="11340" w:type="dxa"/>
            <w:shd w:val="clear" w:color="auto" w:fill="FFFFFF"/>
            <w:vAlign w:val="bottom"/>
          </w:tcPr>
          <w:p w14:paraId="71425FDA" w14:textId="77777777" w:rsidR="00CB4BEB" w:rsidRPr="007D3F1A" w:rsidRDefault="00CB4BEB" w:rsidP="003C0924">
            <w:pPr>
              <w:rPr>
                <w:rFonts w:ascii="Trebuchet MS" w:hAnsi="Trebuchet MS"/>
                <w:sz w:val="18"/>
                <w:szCs w:val="18"/>
              </w:rPr>
            </w:pPr>
            <w:r w:rsidRPr="007D3F1A">
              <w:rPr>
                <w:rFonts w:ascii="Trebuchet MS" w:hAnsi="Trebuchet MS"/>
                <w:sz w:val="18"/>
                <w:szCs w:val="18"/>
              </w:rPr>
              <w:t>5800</w:t>
            </w:r>
          </w:p>
        </w:tc>
      </w:tr>
      <w:tr w:rsidR="00CB4BEB" w:rsidRPr="007D3F1A" w14:paraId="67358838" w14:textId="77777777" w:rsidTr="003C0924">
        <w:trPr>
          <w:trHeight w:hRule="exact" w:val="255"/>
        </w:trPr>
        <w:tc>
          <w:tcPr>
            <w:tcW w:w="2235" w:type="dxa"/>
            <w:shd w:val="clear" w:color="auto" w:fill="E0E0E0"/>
            <w:vAlign w:val="bottom"/>
          </w:tcPr>
          <w:p w14:paraId="0ED0C230" w14:textId="77777777" w:rsidR="00CB4BEB" w:rsidRPr="007D3F1A" w:rsidRDefault="00CB4BEB" w:rsidP="003C0924">
            <w:pPr>
              <w:rPr>
                <w:rFonts w:ascii="Trebuchet MS" w:hAnsi="Trebuchet MS" w:cs="Trebuchet MS"/>
                <w:sz w:val="18"/>
                <w:szCs w:val="18"/>
              </w:rPr>
            </w:pPr>
            <w:r w:rsidRPr="007D3F1A">
              <w:rPr>
                <w:rFonts w:ascii="Trebuchet MS" w:hAnsi="Trebuchet MS" w:cs="Trebuchet MS"/>
                <w:sz w:val="18"/>
                <w:szCs w:val="18"/>
              </w:rPr>
              <w:t>Definition</w:t>
            </w:r>
          </w:p>
        </w:tc>
        <w:tc>
          <w:tcPr>
            <w:tcW w:w="11340" w:type="dxa"/>
            <w:shd w:val="clear" w:color="auto" w:fill="FFFFFF"/>
            <w:vAlign w:val="bottom"/>
          </w:tcPr>
          <w:p w14:paraId="79B671B8" w14:textId="316AD611" w:rsidR="00CB4BEB" w:rsidRPr="007D3F1A" w:rsidRDefault="00CB4BEB" w:rsidP="003C0924">
            <w:pPr>
              <w:rPr>
                <w:rFonts w:ascii="Trebuchet MS" w:hAnsi="Trebuchet MS" w:cs="Trebuchet MS"/>
                <w:sz w:val="18"/>
                <w:szCs w:val="18"/>
              </w:rPr>
            </w:pPr>
            <w:r w:rsidRPr="007D3F1A">
              <w:rPr>
                <w:rFonts w:ascii="Trebuchet MS" w:hAnsi="Trebuchet MS"/>
                <w:sz w:val="18"/>
                <w:szCs w:val="18"/>
              </w:rPr>
              <w:t>Diverse bygninger, anlæg og andre faciliteter der benyttes hovedsag</w:t>
            </w:r>
            <w:r w:rsidR="00B628A4">
              <w:rPr>
                <w:rFonts w:ascii="Trebuchet MS" w:hAnsi="Trebuchet MS"/>
                <w:sz w:val="18"/>
                <w:szCs w:val="18"/>
              </w:rPr>
              <w:t>e</w:t>
            </w:r>
            <w:r w:rsidRPr="007D3F1A">
              <w:rPr>
                <w:rFonts w:ascii="Trebuchet MS" w:hAnsi="Trebuchet MS"/>
                <w:sz w:val="18"/>
                <w:szCs w:val="18"/>
              </w:rPr>
              <w:t>ligt til sport og fritidsformål.</w:t>
            </w:r>
          </w:p>
        </w:tc>
      </w:tr>
      <w:tr w:rsidR="00CB4BEB" w:rsidRPr="007D3F1A" w14:paraId="0EA18540" w14:textId="77777777" w:rsidTr="003C0924">
        <w:trPr>
          <w:trHeight w:hRule="exact" w:val="255"/>
        </w:trPr>
        <w:tc>
          <w:tcPr>
            <w:tcW w:w="2235" w:type="dxa"/>
            <w:shd w:val="clear" w:color="auto" w:fill="E0E0E0"/>
            <w:vAlign w:val="bottom"/>
          </w:tcPr>
          <w:p w14:paraId="0BB7A73C" w14:textId="77777777" w:rsidR="00CB4BEB" w:rsidRPr="007D3F1A" w:rsidRDefault="00CB4BEB" w:rsidP="003C0924">
            <w:pPr>
              <w:rPr>
                <w:rFonts w:ascii="Trebuchet MS" w:hAnsi="Trebuchet MS" w:cs="Trebuchet MS"/>
                <w:sz w:val="18"/>
                <w:szCs w:val="18"/>
              </w:rPr>
            </w:pPr>
            <w:r w:rsidRPr="007D3F1A">
              <w:rPr>
                <w:rFonts w:ascii="Trebuchet MS" w:hAnsi="Trebuchet MS" w:cs="Trebuchet MS"/>
                <w:sz w:val="18"/>
                <w:szCs w:val="18"/>
              </w:rPr>
              <w:t>Beskrivelse</w:t>
            </w:r>
          </w:p>
        </w:tc>
        <w:tc>
          <w:tcPr>
            <w:tcW w:w="11340" w:type="dxa"/>
            <w:shd w:val="clear" w:color="auto" w:fill="FFFFFF"/>
            <w:vAlign w:val="bottom"/>
          </w:tcPr>
          <w:p w14:paraId="1F9768F0" w14:textId="77777777" w:rsidR="00CB4BEB" w:rsidRPr="007D3F1A" w:rsidRDefault="00CB4BEB" w:rsidP="003C0924">
            <w:pPr>
              <w:rPr>
                <w:rFonts w:ascii="Trebuchet MS" w:hAnsi="Trebuchet MS" w:cs="Trebuchet MS"/>
                <w:sz w:val="18"/>
                <w:szCs w:val="18"/>
              </w:rPr>
            </w:pPr>
            <w:r w:rsidRPr="007D3F1A">
              <w:rPr>
                <w:rFonts w:ascii="Trebuchet MS" w:hAnsi="Trebuchet MS"/>
                <w:sz w:val="18"/>
                <w:szCs w:val="18"/>
              </w:rPr>
              <w:t>Diverse bygninger, anlæg og andre faciliteter til sport og fritidsformål</w:t>
            </w:r>
          </w:p>
        </w:tc>
      </w:tr>
      <w:tr w:rsidR="00CB4BEB" w:rsidRPr="007D3F1A" w14:paraId="6CF4FB34" w14:textId="77777777" w:rsidTr="003C0924">
        <w:trPr>
          <w:trHeight w:hRule="exact" w:val="510"/>
        </w:trPr>
        <w:tc>
          <w:tcPr>
            <w:tcW w:w="2235" w:type="dxa"/>
            <w:shd w:val="clear" w:color="auto" w:fill="E0E0E0"/>
            <w:vAlign w:val="center"/>
          </w:tcPr>
          <w:p w14:paraId="6581955B" w14:textId="77777777" w:rsidR="00CB4BEB" w:rsidRPr="007D3F1A" w:rsidRDefault="00CB4BEB" w:rsidP="003C0924">
            <w:pPr>
              <w:rPr>
                <w:rFonts w:ascii="Trebuchet MS" w:hAnsi="Trebuchet MS" w:cs="Trebuchet MS"/>
                <w:sz w:val="18"/>
                <w:szCs w:val="18"/>
              </w:rPr>
            </w:pPr>
            <w:proofErr w:type="spellStart"/>
            <w:r w:rsidRPr="007D3F1A">
              <w:rPr>
                <w:rFonts w:ascii="Trebuchet MS" w:hAnsi="Trebuchet MS" w:cs="Trebuchet MS"/>
                <w:sz w:val="18"/>
                <w:szCs w:val="18"/>
              </w:rPr>
              <w:t>Formaal</w:t>
            </w:r>
            <w:proofErr w:type="spellEnd"/>
            <w:r w:rsidRPr="007D3F1A">
              <w:rPr>
                <w:rFonts w:ascii="Trebuchet MS" w:hAnsi="Trebuchet MS" w:cs="Trebuchet MS"/>
                <w:sz w:val="18"/>
                <w:szCs w:val="18"/>
              </w:rPr>
              <w:t xml:space="preserve"> </w:t>
            </w:r>
          </w:p>
        </w:tc>
        <w:tc>
          <w:tcPr>
            <w:tcW w:w="11340" w:type="dxa"/>
            <w:shd w:val="clear" w:color="auto" w:fill="FFFFFF"/>
            <w:vAlign w:val="bottom"/>
          </w:tcPr>
          <w:p w14:paraId="374BAB3C" w14:textId="77777777" w:rsidR="00CB4BEB" w:rsidRPr="007D3F1A" w:rsidRDefault="00CB4BEB" w:rsidP="003C0924">
            <w:pPr>
              <w:rPr>
                <w:rFonts w:ascii="Trebuchet MS" w:hAnsi="Trebuchet MS" w:cs="Trebuchet MS"/>
                <w:sz w:val="18"/>
                <w:szCs w:val="18"/>
              </w:rPr>
            </w:pPr>
            <w:r w:rsidRPr="007D3F1A">
              <w:rPr>
                <w:rFonts w:ascii="Trebuchet MS" w:hAnsi="Trebuchet MS" w:cs="Trebuchet MS"/>
                <w:sz w:val="18"/>
                <w:szCs w:val="18"/>
              </w:rPr>
              <w:t xml:space="preserve">Oplyse sagsbehandler og borger via selvbetjeningsløsninger, hvilken sports- og fritidsfaciliteter, der ligger i lokalområdet. Evt. også nærmeste svømmehal m.v. </w:t>
            </w:r>
          </w:p>
        </w:tc>
      </w:tr>
      <w:tr w:rsidR="00CB4BEB" w:rsidRPr="00B87969" w14:paraId="0D306107" w14:textId="77777777" w:rsidTr="003C0924">
        <w:trPr>
          <w:trHeight w:hRule="exact" w:val="255"/>
        </w:trPr>
        <w:tc>
          <w:tcPr>
            <w:tcW w:w="2235" w:type="dxa"/>
            <w:shd w:val="clear" w:color="auto" w:fill="E0E0E0"/>
            <w:vAlign w:val="bottom"/>
          </w:tcPr>
          <w:p w14:paraId="0D55F500" w14:textId="77777777" w:rsidR="00CB4BEB" w:rsidRPr="00B87969" w:rsidRDefault="00CB4BEB" w:rsidP="003C0924">
            <w:pPr>
              <w:rPr>
                <w:rFonts w:ascii="Trebuchet MS" w:hAnsi="Trebuchet MS" w:cs="Trebuchet MS"/>
                <w:sz w:val="18"/>
                <w:szCs w:val="18"/>
              </w:rPr>
            </w:pPr>
            <w:proofErr w:type="spellStart"/>
            <w:r w:rsidRPr="00B87969">
              <w:rPr>
                <w:rFonts w:ascii="Trebuchet MS" w:hAnsi="Trebuchet MS" w:cs="Trebuchet MS"/>
                <w:sz w:val="18"/>
                <w:szCs w:val="18"/>
              </w:rPr>
              <w:t>Noegleord_hovedgruppe</w:t>
            </w:r>
            <w:proofErr w:type="spellEnd"/>
          </w:p>
        </w:tc>
        <w:tc>
          <w:tcPr>
            <w:tcW w:w="11340" w:type="dxa"/>
            <w:shd w:val="clear" w:color="auto" w:fill="FFFFFF"/>
            <w:vAlign w:val="bottom"/>
          </w:tcPr>
          <w:p w14:paraId="35A4C543"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bCs/>
                <w:kern w:val="32"/>
                <w:sz w:val="18"/>
                <w:szCs w:val="18"/>
              </w:rPr>
              <w:t>Sport, fritid, friluft</w:t>
            </w:r>
          </w:p>
        </w:tc>
      </w:tr>
      <w:tr w:rsidR="00CB4BEB" w:rsidRPr="00B87969" w14:paraId="39652EF5" w14:textId="77777777" w:rsidTr="003C0924">
        <w:trPr>
          <w:trHeight w:hRule="exact" w:val="255"/>
        </w:trPr>
        <w:tc>
          <w:tcPr>
            <w:tcW w:w="2235" w:type="dxa"/>
            <w:shd w:val="clear" w:color="auto" w:fill="E0E0E0"/>
            <w:vAlign w:val="bottom"/>
          </w:tcPr>
          <w:p w14:paraId="1406FA2D" w14:textId="77777777" w:rsidR="00CB4BEB" w:rsidRPr="00B87969" w:rsidRDefault="00CB4BEB" w:rsidP="003C0924">
            <w:pPr>
              <w:rPr>
                <w:rFonts w:ascii="Trebuchet MS" w:hAnsi="Trebuchet MS" w:cs="Trebuchet MS"/>
                <w:sz w:val="18"/>
                <w:szCs w:val="18"/>
              </w:rPr>
            </w:pPr>
            <w:proofErr w:type="spellStart"/>
            <w:r w:rsidRPr="00B87969">
              <w:rPr>
                <w:rFonts w:ascii="Trebuchet MS" w:hAnsi="Trebuchet MS" w:cs="Trebuchet MS"/>
                <w:sz w:val="18"/>
                <w:szCs w:val="18"/>
              </w:rPr>
              <w:t>Noegle_ord</w:t>
            </w:r>
            <w:proofErr w:type="spellEnd"/>
          </w:p>
        </w:tc>
        <w:tc>
          <w:tcPr>
            <w:tcW w:w="11340" w:type="dxa"/>
            <w:shd w:val="clear" w:color="auto" w:fill="FFFFFF"/>
            <w:vAlign w:val="bottom"/>
          </w:tcPr>
          <w:p w14:paraId="6AB83F66" w14:textId="77777777" w:rsidR="00CB4BEB" w:rsidRPr="00B87969" w:rsidRDefault="00CB4BEB" w:rsidP="003C0924">
            <w:pPr>
              <w:autoSpaceDE w:val="0"/>
              <w:autoSpaceDN w:val="0"/>
              <w:adjustRightInd w:val="0"/>
              <w:rPr>
                <w:rFonts w:ascii="Trebuchet MS" w:hAnsi="Trebuchet MS" w:cs="Trebuchet MS"/>
                <w:sz w:val="18"/>
                <w:szCs w:val="18"/>
              </w:rPr>
            </w:pPr>
            <w:r w:rsidRPr="00B87969">
              <w:rPr>
                <w:rFonts w:ascii="Trebuchet MS" w:hAnsi="Trebuchet MS" w:cs="Trebuchet MS"/>
                <w:sz w:val="18"/>
                <w:szCs w:val="18"/>
              </w:rPr>
              <w:t>Sportsanlæg, fritid</w:t>
            </w:r>
          </w:p>
        </w:tc>
      </w:tr>
      <w:tr w:rsidR="00CB4BEB" w:rsidRPr="00B87969" w14:paraId="08DBF044" w14:textId="77777777" w:rsidTr="003C0924">
        <w:trPr>
          <w:trHeight w:hRule="exact" w:val="255"/>
        </w:trPr>
        <w:tc>
          <w:tcPr>
            <w:tcW w:w="2235" w:type="dxa"/>
            <w:shd w:val="clear" w:color="auto" w:fill="E0E0E0"/>
            <w:vAlign w:val="bottom"/>
          </w:tcPr>
          <w:p w14:paraId="79C72CFD"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Geometri type</w:t>
            </w:r>
          </w:p>
        </w:tc>
        <w:tc>
          <w:tcPr>
            <w:tcW w:w="11340" w:type="dxa"/>
            <w:shd w:val="clear" w:color="auto" w:fill="FFFFFF"/>
            <w:vAlign w:val="bottom"/>
          </w:tcPr>
          <w:p w14:paraId="6915EAC1"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Punkt</w:t>
            </w:r>
          </w:p>
        </w:tc>
      </w:tr>
      <w:tr w:rsidR="00CB4BEB" w:rsidRPr="00B87969" w14:paraId="632B5087" w14:textId="77777777" w:rsidTr="003C0924">
        <w:trPr>
          <w:trHeight w:hRule="exact" w:val="255"/>
        </w:trPr>
        <w:tc>
          <w:tcPr>
            <w:tcW w:w="2235" w:type="dxa"/>
            <w:shd w:val="clear" w:color="auto" w:fill="E0E0E0"/>
            <w:vAlign w:val="bottom"/>
          </w:tcPr>
          <w:p w14:paraId="789D27BB"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lastRenderedPageBreak/>
              <w:t>Lovgrundlag</w:t>
            </w:r>
          </w:p>
        </w:tc>
        <w:tc>
          <w:tcPr>
            <w:tcW w:w="11340" w:type="dxa"/>
            <w:shd w:val="clear" w:color="auto" w:fill="FFFFFF"/>
            <w:vAlign w:val="bottom"/>
          </w:tcPr>
          <w:p w14:paraId="400A38A1" w14:textId="77777777" w:rsidR="00CB4BEB" w:rsidRPr="00B87969" w:rsidRDefault="00CB4BEB" w:rsidP="003C0924">
            <w:pPr>
              <w:rPr>
                <w:rFonts w:ascii="Trebuchet MS" w:hAnsi="Trebuchet MS" w:cs="Trebuchet MS"/>
                <w:sz w:val="18"/>
                <w:szCs w:val="18"/>
              </w:rPr>
            </w:pPr>
          </w:p>
        </w:tc>
      </w:tr>
      <w:tr w:rsidR="00CB4BEB" w:rsidRPr="00B87969" w14:paraId="1A6BF261" w14:textId="77777777" w:rsidTr="003C0924">
        <w:trPr>
          <w:trHeight w:hRule="exact" w:val="534"/>
        </w:trPr>
        <w:tc>
          <w:tcPr>
            <w:tcW w:w="2235" w:type="dxa"/>
            <w:shd w:val="clear" w:color="auto" w:fill="E0E0E0"/>
            <w:vAlign w:val="bottom"/>
          </w:tcPr>
          <w:p w14:paraId="0FBD354B" w14:textId="77777777" w:rsidR="00CB4BEB" w:rsidRPr="00B87969" w:rsidRDefault="00CB4BEB" w:rsidP="003C0924">
            <w:pPr>
              <w:rPr>
                <w:rFonts w:ascii="Trebuchet MS" w:hAnsi="Trebuchet MS" w:cs="Trebuchet MS"/>
                <w:sz w:val="18"/>
                <w:szCs w:val="18"/>
              </w:rPr>
            </w:pPr>
            <w:proofErr w:type="spellStart"/>
            <w:r w:rsidRPr="00B87969">
              <w:rPr>
                <w:rFonts w:ascii="Trebuchet MS" w:hAnsi="Trebuchet MS" w:cs="Trebuchet MS"/>
                <w:sz w:val="18"/>
                <w:szCs w:val="18"/>
              </w:rPr>
              <w:t>KLE_koder</w:t>
            </w:r>
            <w:proofErr w:type="spellEnd"/>
          </w:p>
        </w:tc>
        <w:tc>
          <w:tcPr>
            <w:tcW w:w="11340" w:type="dxa"/>
            <w:shd w:val="clear" w:color="auto" w:fill="FFFFFF"/>
            <w:vAlign w:val="bottom"/>
          </w:tcPr>
          <w:p w14:paraId="68B24773" w14:textId="77777777" w:rsidR="00CB4BEB" w:rsidRPr="00B87969" w:rsidRDefault="00CB4BEB" w:rsidP="003C0924">
            <w:pPr>
              <w:rPr>
                <w:rFonts w:ascii="Trebuchet MS" w:hAnsi="Trebuchet MS" w:cs="Trebuchet MS"/>
                <w:sz w:val="18"/>
                <w:szCs w:val="18"/>
              </w:rPr>
            </w:pPr>
            <w:r w:rsidRPr="00B628A4">
              <w:rPr>
                <w:rFonts w:ascii="Trebuchet MS" w:hAnsi="Trebuchet MS" w:cs="Trebuchet MS"/>
                <w:sz w:val="18"/>
                <w:szCs w:val="18"/>
              </w:rPr>
              <w:t>04.00.00, 04.04.00, 04.14.00, 01.05.15, 09.19.00, 18.15.12, 20.01.00, 20.01.01, 20.01.02, 20.01.05, 20.01.06, 20.01.07, 20.01.10, 20.02.03, 20.10.00</w:t>
            </w:r>
          </w:p>
        </w:tc>
      </w:tr>
    </w:tbl>
    <w:p w14:paraId="3A3E206C" w14:textId="77777777" w:rsidR="00CB4BEB" w:rsidRPr="00B87969" w:rsidRDefault="00CB4BEB" w:rsidP="00CB4BEB">
      <w:pPr>
        <w:pStyle w:val="Overskrift6"/>
      </w:pPr>
      <w:r w:rsidRPr="00B87969">
        <w:t>5.9.1.2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8"/>
        <w:gridCol w:w="8978"/>
      </w:tblGrid>
      <w:tr w:rsidR="00CB4BEB" w:rsidRPr="00B87969" w14:paraId="6F6DA437" w14:textId="77777777" w:rsidTr="003C0924">
        <w:trPr>
          <w:trHeight w:hRule="exact" w:val="255"/>
        </w:trPr>
        <w:tc>
          <w:tcPr>
            <w:tcW w:w="4503" w:type="dxa"/>
            <w:shd w:val="clear" w:color="auto" w:fill="D9D9D9"/>
            <w:vAlign w:val="bottom"/>
          </w:tcPr>
          <w:p w14:paraId="7C6E9703"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Emne</w:t>
            </w:r>
          </w:p>
        </w:tc>
        <w:tc>
          <w:tcPr>
            <w:tcW w:w="9149" w:type="dxa"/>
            <w:shd w:val="clear" w:color="auto" w:fill="D9D9D9"/>
            <w:vAlign w:val="bottom"/>
          </w:tcPr>
          <w:p w14:paraId="39A44EBE"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Beskrivelse</w:t>
            </w:r>
          </w:p>
        </w:tc>
      </w:tr>
      <w:tr w:rsidR="00CB4BEB" w:rsidRPr="00B87969" w14:paraId="6CE9C358" w14:textId="77777777" w:rsidTr="003C0924">
        <w:trPr>
          <w:trHeight w:hRule="exact" w:val="453"/>
        </w:trPr>
        <w:tc>
          <w:tcPr>
            <w:tcW w:w="4503" w:type="dxa"/>
            <w:shd w:val="clear" w:color="auto" w:fill="E0E0E0"/>
            <w:vAlign w:val="center"/>
          </w:tcPr>
          <w:p w14:paraId="5C41BFF9"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Cs/>
                <w:sz w:val="18"/>
                <w:szCs w:val="18"/>
              </w:rPr>
              <w:t>Registreringsinstruks</w:t>
            </w:r>
          </w:p>
        </w:tc>
        <w:tc>
          <w:tcPr>
            <w:tcW w:w="9149" w:type="dxa"/>
            <w:shd w:val="clear" w:color="auto" w:fill="FFFFFF"/>
            <w:vAlign w:val="bottom"/>
          </w:tcPr>
          <w:p w14:paraId="616EA62C"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Punktet sættes om muligt på adressepunktet, eller alternativt centralt i eller nær indgang til faciliteten. Særligt ved flere faciliteter på samme adresse/i samme bygning/i samme område. </w:t>
            </w:r>
          </w:p>
        </w:tc>
      </w:tr>
      <w:tr w:rsidR="00CB4BEB" w:rsidRPr="00B87969" w14:paraId="2E896C20" w14:textId="77777777" w:rsidTr="003C0924">
        <w:trPr>
          <w:trHeight w:hRule="exact" w:val="255"/>
        </w:trPr>
        <w:tc>
          <w:tcPr>
            <w:tcW w:w="4503" w:type="dxa"/>
            <w:shd w:val="clear" w:color="auto" w:fill="E0E0E0"/>
            <w:vAlign w:val="bottom"/>
          </w:tcPr>
          <w:p w14:paraId="5EF7ED3F"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Klassificering/opdeling</w:t>
            </w:r>
          </w:p>
        </w:tc>
        <w:tc>
          <w:tcPr>
            <w:tcW w:w="9149" w:type="dxa"/>
            <w:shd w:val="clear" w:color="auto" w:fill="FFFFFF"/>
            <w:vAlign w:val="bottom"/>
          </w:tcPr>
          <w:p w14:paraId="6855617A" w14:textId="7EEFA6BE"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Opdeles i facilitetstype med mulighed</w:t>
            </w:r>
            <w:r>
              <w:rPr>
                <w:rFonts w:ascii="Trebuchet MS" w:hAnsi="Trebuchet MS" w:cs="Trebuchet MS"/>
                <w:sz w:val="18"/>
                <w:szCs w:val="18"/>
              </w:rPr>
              <w:t xml:space="preserve"> for opdeling i</w:t>
            </w:r>
            <w:r w:rsidRPr="00B87969">
              <w:rPr>
                <w:rFonts w:ascii="Trebuchet MS" w:hAnsi="Trebuchet MS" w:cs="Trebuchet MS"/>
                <w:sz w:val="18"/>
                <w:szCs w:val="18"/>
              </w:rPr>
              <w:t xml:space="preserve"> </w:t>
            </w:r>
            <w:r>
              <w:rPr>
                <w:rFonts w:ascii="Trebuchet MS" w:hAnsi="Trebuchet MS" w:cs="Trebuchet MS"/>
                <w:sz w:val="18"/>
                <w:szCs w:val="18"/>
              </w:rPr>
              <w:t>handicapegnet, sæsonåben m.fl</w:t>
            </w:r>
            <w:r w:rsidRPr="00B87969">
              <w:rPr>
                <w:rFonts w:ascii="Trebuchet MS" w:hAnsi="Trebuchet MS" w:cs="Trebuchet MS"/>
                <w:sz w:val="18"/>
                <w:szCs w:val="18"/>
              </w:rPr>
              <w:t xml:space="preserve">.  </w:t>
            </w:r>
          </w:p>
        </w:tc>
      </w:tr>
      <w:tr w:rsidR="00CB4BEB" w:rsidRPr="00B87969" w14:paraId="2691527B" w14:textId="77777777" w:rsidTr="003C0924">
        <w:trPr>
          <w:trHeight w:hRule="exact" w:val="255"/>
        </w:trPr>
        <w:tc>
          <w:tcPr>
            <w:tcW w:w="4503" w:type="dxa"/>
            <w:shd w:val="clear" w:color="auto" w:fill="E0E0E0"/>
            <w:vAlign w:val="bottom"/>
          </w:tcPr>
          <w:p w14:paraId="6905C331"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Minimum størrelser for objekt</w:t>
            </w:r>
          </w:p>
        </w:tc>
        <w:tc>
          <w:tcPr>
            <w:tcW w:w="9149" w:type="dxa"/>
            <w:shd w:val="clear" w:color="auto" w:fill="FFFFFF"/>
            <w:vAlign w:val="bottom"/>
          </w:tcPr>
          <w:p w14:paraId="1D1E1827"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w:t>
            </w:r>
          </w:p>
        </w:tc>
      </w:tr>
      <w:tr w:rsidR="00CB4BEB" w:rsidRPr="00B87969" w14:paraId="1DE17DF9" w14:textId="77777777" w:rsidTr="003C0924">
        <w:trPr>
          <w:trHeight w:hRule="exact" w:val="255"/>
        </w:trPr>
        <w:tc>
          <w:tcPr>
            <w:tcW w:w="4503" w:type="dxa"/>
            <w:shd w:val="clear" w:color="auto" w:fill="E0E0E0"/>
            <w:vAlign w:val="bottom"/>
          </w:tcPr>
          <w:p w14:paraId="30160902"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Entydige objekter</w:t>
            </w:r>
          </w:p>
        </w:tc>
        <w:tc>
          <w:tcPr>
            <w:tcW w:w="9149" w:type="dxa"/>
            <w:shd w:val="clear" w:color="auto" w:fill="FFFFFF"/>
            <w:vAlign w:val="bottom"/>
          </w:tcPr>
          <w:p w14:paraId="586460C6" w14:textId="77777777" w:rsidR="00CB4BEB" w:rsidRPr="00B87969" w:rsidRDefault="00CB4BEB" w:rsidP="003C0924">
            <w:pPr>
              <w:rPr>
                <w:rFonts w:ascii="Trebuchet MS" w:hAnsi="Trebuchet MS" w:cs="Trebuchet MS"/>
                <w:sz w:val="18"/>
                <w:szCs w:val="18"/>
              </w:rPr>
            </w:pPr>
          </w:p>
        </w:tc>
      </w:tr>
      <w:tr w:rsidR="00CB4BEB" w:rsidRPr="00B87969" w14:paraId="49BE51F1" w14:textId="77777777" w:rsidTr="003C0924">
        <w:trPr>
          <w:trHeight w:hRule="exact" w:val="510"/>
        </w:trPr>
        <w:tc>
          <w:tcPr>
            <w:tcW w:w="4503" w:type="dxa"/>
            <w:shd w:val="clear" w:color="auto" w:fill="E0E0E0"/>
            <w:vAlign w:val="center"/>
          </w:tcPr>
          <w:p w14:paraId="6EAA7E77"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Geometrisk konsistens mellem objekter</w:t>
            </w:r>
          </w:p>
        </w:tc>
        <w:tc>
          <w:tcPr>
            <w:tcW w:w="9149" w:type="dxa"/>
            <w:shd w:val="clear" w:color="auto" w:fill="FFFFFF"/>
            <w:vAlign w:val="bottom"/>
          </w:tcPr>
          <w:p w14:paraId="1DC2803C" w14:textId="654ABADD"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Ofte er der flere faciliteter på samme adresse. Når dette er tilfældet</w:t>
            </w:r>
            <w:r w:rsidR="00C62231">
              <w:rPr>
                <w:rFonts w:ascii="Trebuchet MS" w:hAnsi="Trebuchet MS" w:cs="Trebuchet MS"/>
                <w:sz w:val="18"/>
                <w:szCs w:val="18"/>
              </w:rPr>
              <w:t>,</w:t>
            </w:r>
            <w:r w:rsidRPr="00B87969">
              <w:rPr>
                <w:rFonts w:ascii="Trebuchet MS" w:hAnsi="Trebuchet MS" w:cs="Trebuchet MS"/>
                <w:sz w:val="18"/>
                <w:szCs w:val="18"/>
              </w:rPr>
              <w:t xml:space="preserve"> flyttes punkterne lidt væk fra hinanden, men indenfor bygningen om muligt.</w:t>
            </w:r>
          </w:p>
        </w:tc>
      </w:tr>
      <w:tr w:rsidR="00CB4BEB" w:rsidRPr="00B87969" w14:paraId="600D7A5F" w14:textId="77777777" w:rsidTr="003C0924">
        <w:trPr>
          <w:trHeight w:hRule="exact" w:val="255"/>
        </w:trPr>
        <w:tc>
          <w:tcPr>
            <w:tcW w:w="4503" w:type="dxa"/>
            <w:shd w:val="clear" w:color="auto" w:fill="E0E0E0"/>
            <w:vAlign w:val="bottom"/>
          </w:tcPr>
          <w:p w14:paraId="255A63B8"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Geometrisk konsistens med objekter i andre datasæt</w:t>
            </w:r>
          </w:p>
        </w:tc>
        <w:tc>
          <w:tcPr>
            <w:tcW w:w="9149" w:type="dxa"/>
            <w:shd w:val="clear" w:color="auto" w:fill="FFFFFF"/>
            <w:vAlign w:val="bottom"/>
          </w:tcPr>
          <w:p w14:paraId="17B0432B"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Placeres gerne med snap til </w:t>
            </w:r>
            <w:r>
              <w:rPr>
                <w:rFonts w:ascii="Trebuchet MS" w:hAnsi="Trebuchet MS" w:cs="Trebuchet MS"/>
                <w:sz w:val="18"/>
                <w:szCs w:val="18"/>
              </w:rPr>
              <w:t>adressepunktet eller evt.</w:t>
            </w:r>
            <w:r w:rsidRPr="00B87969">
              <w:rPr>
                <w:rFonts w:ascii="Trebuchet MS" w:hAnsi="Trebuchet MS" w:cs="Trebuchet MS"/>
                <w:sz w:val="18"/>
                <w:szCs w:val="18"/>
              </w:rPr>
              <w:t xml:space="preserve"> </w:t>
            </w:r>
            <w:proofErr w:type="spellStart"/>
            <w:r w:rsidRPr="00C62231">
              <w:rPr>
                <w:rFonts w:ascii="Trebuchet MS" w:hAnsi="Trebuchet MS" w:cs="Trebuchet MS"/>
                <w:sz w:val="18"/>
                <w:szCs w:val="18"/>
              </w:rPr>
              <w:t>GeoDanmark</w:t>
            </w:r>
            <w:proofErr w:type="spellEnd"/>
            <w:r w:rsidRPr="00B87969">
              <w:rPr>
                <w:rFonts w:ascii="Trebuchet MS" w:hAnsi="Trebuchet MS" w:cs="Trebuchet MS"/>
                <w:sz w:val="18"/>
                <w:szCs w:val="18"/>
              </w:rPr>
              <w:t>-objekter.</w:t>
            </w:r>
          </w:p>
        </w:tc>
      </w:tr>
    </w:tbl>
    <w:p w14:paraId="001C7FBC" w14:textId="77777777" w:rsidR="00CB4BEB" w:rsidRPr="00B87969" w:rsidRDefault="00CB4BEB" w:rsidP="00CB4BEB">
      <w:pPr>
        <w:pStyle w:val="Overskrift6"/>
      </w:pPr>
      <w:r w:rsidRPr="00B87969">
        <w:t>5.9.1.3 Kodelister</w:t>
      </w:r>
    </w:p>
    <w:p w14:paraId="605CEE04" w14:textId="77777777" w:rsidR="00CB4BEB" w:rsidRPr="004D2787" w:rsidRDefault="00CB4BEB" w:rsidP="00CB4BEB">
      <w:pPr>
        <w:autoSpaceDE w:val="0"/>
        <w:autoSpaceDN w:val="0"/>
        <w:adjustRightInd w:val="0"/>
        <w:rPr>
          <w:rFonts w:ascii="Trebuchet MS" w:hAnsi="Trebuchet MS" w:cs="Trebuchet MS"/>
          <w:sz w:val="19"/>
          <w:szCs w:val="19"/>
        </w:rPr>
      </w:pPr>
      <w:r w:rsidRPr="004D2787">
        <w:rPr>
          <w:rFonts w:ascii="Trebuchet MS" w:hAnsi="Trebuchet MS" w:cs="Trebuchet MS"/>
          <w:sz w:val="19"/>
          <w:szCs w:val="19"/>
        </w:rPr>
        <w:t>Kodelisterne fungerer som oversættelser mellem anvendte kodeværdier og de matchende forklarende tekster.</w:t>
      </w:r>
    </w:p>
    <w:p w14:paraId="6823FB6D" w14:textId="77777777" w:rsidR="00CB4BEB" w:rsidRPr="00B87969" w:rsidRDefault="00CB4BEB" w:rsidP="00CB4BEB">
      <w:pPr>
        <w:pStyle w:val="Overskrift7"/>
      </w:pPr>
      <w:r w:rsidRPr="00B87969">
        <w:t>5.9.1.3.1   5800 Facilitet</w:t>
      </w:r>
      <w:r w:rsidRPr="00B87969">
        <w:rPr>
          <w:rStyle w:val="TypografiOverskrift4BrugerdefineretfarveRGB0Tegn"/>
        </w:rPr>
        <w:t xml:space="preserve"> </w:t>
      </w:r>
      <w:r w:rsidRPr="00B87969">
        <w:t>(d_5800_facilitet)</w:t>
      </w:r>
    </w:p>
    <w:p w14:paraId="47716302" w14:textId="77777777" w:rsidR="00CB4BEB" w:rsidRPr="004D2787" w:rsidRDefault="00CB4BEB" w:rsidP="00CB4BEB">
      <w:pPr>
        <w:rPr>
          <w:rFonts w:ascii="Trebuchet MS" w:hAnsi="Trebuchet MS" w:cs="Trebuchet MS"/>
          <w:sz w:val="19"/>
          <w:szCs w:val="19"/>
        </w:rPr>
      </w:pPr>
      <w:r w:rsidRPr="004D2787">
        <w:rPr>
          <w:rFonts w:ascii="Trebuchet MS" w:hAnsi="Trebuchet MS" w:cs="Trebuchet MS"/>
          <w:sz w:val="19"/>
          <w:szCs w:val="19"/>
        </w:rPr>
        <w:t xml:space="preserve">Det første ciffer henviser til </w:t>
      </w:r>
      <w:r w:rsidRPr="004D2787">
        <w:rPr>
          <w:rFonts w:ascii="Trebuchet MS" w:hAnsi="Trebuchet MS" w:cs="Trebuchet MS"/>
          <w:sz w:val="19"/>
          <w:szCs w:val="19"/>
          <w:highlight w:val="yellow"/>
        </w:rPr>
        <w:t>emnegruppen</w:t>
      </w:r>
      <w:r w:rsidRPr="004D2787">
        <w:rPr>
          <w:rFonts w:ascii="Trebuchet MS" w:hAnsi="Trebuchet MS" w:cs="Trebuchet MS"/>
          <w:sz w:val="19"/>
          <w:szCs w:val="19"/>
        </w:rPr>
        <w:t xml:space="preserve">, derefter kommer </w:t>
      </w:r>
      <w:r w:rsidRPr="004D2787">
        <w:rPr>
          <w:rFonts w:ascii="Trebuchet MS" w:hAnsi="Trebuchet MS" w:cs="Trebuchet MS"/>
          <w:sz w:val="19"/>
          <w:szCs w:val="19"/>
          <w:highlight w:val="cyan"/>
        </w:rPr>
        <w:t>elementet</w:t>
      </w:r>
      <w:r w:rsidRPr="004D2787">
        <w:rPr>
          <w:rFonts w:ascii="Trebuchet MS" w:hAnsi="Trebuchet MS" w:cs="Trebuchet MS"/>
          <w:sz w:val="19"/>
          <w:szCs w:val="19"/>
        </w:rPr>
        <w:t xml:space="preserve"> og det sidste ciffer er </w:t>
      </w:r>
      <w:r w:rsidRPr="004D2787">
        <w:rPr>
          <w:rFonts w:ascii="Trebuchet MS" w:hAnsi="Trebuchet MS" w:cs="Trebuchet MS"/>
          <w:sz w:val="19"/>
          <w:szCs w:val="19"/>
          <w:highlight w:val="red"/>
        </w:rPr>
        <w:t>geometrien</w:t>
      </w:r>
    </w:p>
    <w:p w14:paraId="63F01878" w14:textId="77777777" w:rsidR="00CB4BEB" w:rsidRPr="004D2787" w:rsidRDefault="00CB4BEB" w:rsidP="00CB4BEB">
      <w:pPr>
        <w:rPr>
          <w:rFonts w:ascii="Trebuchet MS" w:hAnsi="Trebuchet MS" w:cs="Trebuchet MS"/>
          <w:sz w:val="19"/>
          <w:szCs w:val="19"/>
        </w:rPr>
      </w:pPr>
    </w:p>
    <w:p w14:paraId="0CE79E25" w14:textId="77777777" w:rsidR="00CB4BEB" w:rsidRPr="004D2787" w:rsidRDefault="00CB4BEB" w:rsidP="00CB4BEB">
      <w:pPr>
        <w:rPr>
          <w:rFonts w:ascii="Trebuchet MS" w:hAnsi="Trebuchet MS" w:cs="Trebuchet MS"/>
          <w:sz w:val="19"/>
          <w:szCs w:val="19"/>
        </w:rPr>
      </w:pPr>
      <w:r w:rsidRPr="004D2787">
        <w:rPr>
          <w:rFonts w:ascii="Trebuchet MS" w:hAnsi="Trebuchet MS" w:cs="Trebuchet MS"/>
          <w:sz w:val="19"/>
          <w:szCs w:val="19"/>
        </w:rPr>
        <w:t xml:space="preserve">De overordnede </w:t>
      </w:r>
      <w:r w:rsidRPr="004D2787">
        <w:rPr>
          <w:rFonts w:ascii="Trebuchet MS" w:hAnsi="Trebuchet MS" w:cs="Trebuchet MS"/>
          <w:sz w:val="19"/>
          <w:szCs w:val="19"/>
          <w:highlight w:val="yellow"/>
        </w:rPr>
        <w:t>emnegrupper</w:t>
      </w:r>
      <w:r w:rsidRPr="004D2787">
        <w:rPr>
          <w:rFonts w:ascii="Trebuchet MS" w:hAnsi="Trebuchet MS" w:cs="Trebuchet MS"/>
          <w:sz w:val="19"/>
          <w:szCs w:val="19"/>
        </w:rPr>
        <w:t xml:space="preserve"> er:</w:t>
      </w:r>
    </w:p>
    <w:p w14:paraId="2CAAB028" w14:textId="77777777" w:rsidR="00CB4BEB" w:rsidRPr="004D2787" w:rsidRDefault="00CB4BEB" w:rsidP="00CB4BEB">
      <w:pPr>
        <w:rPr>
          <w:rFonts w:ascii="Trebuchet MS" w:hAnsi="Trebuchet MS" w:cs="Trebuchet MS"/>
          <w:sz w:val="19"/>
          <w:szCs w:val="19"/>
        </w:rPr>
      </w:pPr>
    </w:p>
    <w:p w14:paraId="2B34C9A5" w14:textId="77777777" w:rsidR="00CB4BEB" w:rsidRPr="004D2787" w:rsidRDefault="00CB4BEB" w:rsidP="00CB4BEB">
      <w:pPr>
        <w:rPr>
          <w:rFonts w:ascii="Trebuchet MS" w:hAnsi="Trebuchet MS" w:cs="Trebuchet MS"/>
          <w:sz w:val="19"/>
          <w:szCs w:val="19"/>
        </w:rPr>
      </w:pPr>
      <w:r w:rsidRPr="004D2787">
        <w:rPr>
          <w:rFonts w:ascii="Trebuchet MS" w:hAnsi="Trebuchet MS" w:cs="Trebuchet MS"/>
          <w:sz w:val="19"/>
          <w:szCs w:val="19"/>
        </w:rPr>
        <w:t>1: Praktiske objekter</w:t>
      </w:r>
    </w:p>
    <w:p w14:paraId="232893FD" w14:textId="77777777" w:rsidR="00CB4BEB" w:rsidRPr="004D2787" w:rsidRDefault="00CB4BEB" w:rsidP="00CB4BEB">
      <w:pPr>
        <w:rPr>
          <w:rFonts w:ascii="Trebuchet MS" w:hAnsi="Trebuchet MS" w:cs="Trebuchet MS"/>
          <w:sz w:val="19"/>
          <w:szCs w:val="19"/>
        </w:rPr>
      </w:pPr>
      <w:r w:rsidRPr="004D2787">
        <w:rPr>
          <w:rFonts w:ascii="Trebuchet MS" w:hAnsi="Trebuchet MS" w:cs="Trebuchet MS"/>
          <w:sz w:val="19"/>
          <w:szCs w:val="19"/>
        </w:rPr>
        <w:t>2: Naturobjekter/Naturfaciliteter</w:t>
      </w:r>
    </w:p>
    <w:p w14:paraId="66C20A9A" w14:textId="77777777" w:rsidR="00CB4BEB" w:rsidRPr="004D2787" w:rsidRDefault="00CB4BEB" w:rsidP="00CB4BEB">
      <w:pPr>
        <w:rPr>
          <w:rFonts w:ascii="Trebuchet MS" w:hAnsi="Trebuchet MS" w:cs="Trebuchet MS"/>
          <w:sz w:val="19"/>
          <w:szCs w:val="19"/>
        </w:rPr>
      </w:pPr>
      <w:r w:rsidRPr="004D2787">
        <w:rPr>
          <w:rFonts w:ascii="Trebuchet MS" w:hAnsi="Trebuchet MS" w:cs="Trebuchet MS"/>
          <w:sz w:val="19"/>
          <w:szCs w:val="19"/>
        </w:rPr>
        <w:t>3: Overnatning</w:t>
      </w:r>
    </w:p>
    <w:p w14:paraId="3D1DB0E7" w14:textId="77777777" w:rsidR="00CB4BEB" w:rsidRPr="004D2787" w:rsidRDefault="00CB4BEB" w:rsidP="00CB4BEB">
      <w:pPr>
        <w:rPr>
          <w:rFonts w:ascii="Trebuchet MS" w:hAnsi="Trebuchet MS" w:cs="Trebuchet MS"/>
          <w:sz w:val="19"/>
          <w:szCs w:val="19"/>
        </w:rPr>
      </w:pPr>
      <w:r w:rsidRPr="004D2787">
        <w:rPr>
          <w:rFonts w:ascii="Trebuchet MS" w:hAnsi="Trebuchet MS" w:cs="Trebuchet MS"/>
          <w:sz w:val="19"/>
          <w:szCs w:val="19"/>
        </w:rPr>
        <w:t>4: Aktiv sport</w:t>
      </w:r>
    </w:p>
    <w:p w14:paraId="37186A88" w14:textId="77777777" w:rsidR="00CB4BEB" w:rsidRPr="004D2787" w:rsidRDefault="00CB4BEB" w:rsidP="00CB4BEB">
      <w:pPr>
        <w:rPr>
          <w:rFonts w:ascii="Trebuchet MS" w:hAnsi="Trebuchet MS" w:cs="Trebuchet MS"/>
          <w:sz w:val="19"/>
          <w:szCs w:val="19"/>
        </w:rPr>
      </w:pPr>
      <w:r w:rsidRPr="004D2787">
        <w:rPr>
          <w:rFonts w:ascii="Trebuchet MS" w:hAnsi="Trebuchet MS" w:cs="Trebuchet MS"/>
          <w:sz w:val="19"/>
          <w:szCs w:val="19"/>
        </w:rPr>
        <w:t>5: Kultur</w:t>
      </w:r>
    </w:p>
    <w:p w14:paraId="3EBBAA5D" w14:textId="77777777" w:rsidR="00CB4BEB" w:rsidRPr="004D2787" w:rsidRDefault="00CB4BEB" w:rsidP="00CB4BEB">
      <w:pPr>
        <w:rPr>
          <w:sz w:val="19"/>
          <w:szCs w:val="19"/>
        </w:rPr>
      </w:pPr>
      <w:r w:rsidRPr="004D2787">
        <w:rPr>
          <w:rFonts w:ascii="Trebuchet MS" w:hAnsi="Trebuchet MS" w:cs="Trebuchet MS"/>
          <w:sz w:val="19"/>
          <w:szCs w:val="19"/>
        </w:rPr>
        <w:t>6: Sejlads</w:t>
      </w:r>
    </w:p>
    <w:p w14:paraId="40838C26" w14:textId="77777777" w:rsidR="00CB4BEB" w:rsidRPr="004D2787" w:rsidRDefault="00CB4BEB" w:rsidP="00CB4BEB">
      <w:pPr>
        <w:rPr>
          <w:rFonts w:ascii="Trebuchet MS" w:hAnsi="Trebuchet MS" w:cs="Trebuchet MS"/>
          <w:sz w:val="19"/>
          <w:szCs w:val="19"/>
        </w:rPr>
      </w:pPr>
    </w:p>
    <w:p w14:paraId="11A469E5" w14:textId="77777777" w:rsidR="00CB4BEB" w:rsidRPr="004D2787" w:rsidRDefault="00CB4BEB" w:rsidP="00CB4BEB">
      <w:pPr>
        <w:rPr>
          <w:rFonts w:ascii="Trebuchet MS" w:hAnsi="Trebuchet MS" w:cs="Trebuchet MS"/>
          <w:sz w:val="19"/>
          <w:szCs w:val="19"/>
        </w:rPr>
      </w:pPr>
      <w:r w:rsidRPr="004D2787">
        <w:rPr>
          <w:rFonts w:ascii="Trebuchet MS" w:hAnsi="Trebuchet MS" w:cs="Trebuchet MS"/>
          <w:sz w:val="19"/>
          <w:szCs w:val="19"/>
        </w:rPr>
        <w:t xml:space="preserve">De mulige </w:t>
      </w:r>
      <w:r w:rsidRPr="004D2787">
        <w:rPr>
          <w:rFonts w:ascii="Trebuchet MS" w:hAnsi="Trebuchet MS" w:cs="Trebuchet MS"/>
          <w:sz w:val="19"/>
          <w:szCs w:val="19"/>
          <w:highlight w:val="red"/>
        </w:rPr>
        <w:t>geometrier</w:t>
      </w:r>
      <w:r w:rsidRPr="004D2787">
        <w:rPr>
          <w:rFonts w:ascii="Trebuchet MS" w:hAnsi="Trebuchet MS" w:cs="Trebuchet MS"/>
          <w:sz w:val="19"/>
          <w:szCs w:val="19"/>
        </w:rPr>
        <w:t xml:space="preserve"> for faciliteten:</w:t>
      </w:r>
    </w:p>
    <w:p w14:paraId="6B7F32BB" w14:textId="77777777" w:rsidR="00CB4BEB" w:rsidRPr="004D2787" w:rsidRDefault="00CB4BEB" w:rsidP="00CB4BEB">
      <w:pPr>
        <w:rPr>
          <w:rFonts w:ascii="Trebuchet MS" w:hAnsi="Trebuchet MS" w:cs="Trebuchet MS"/>
          <w:sz w:val="19"/>
          <w:szCs w:val="19"/>
        </w:rPr>
      </w:pPr>
      <w:r w:rsidRPr="004D2787">
        <w:rPr>
          <w:rFonts w:ascii="Trebuchet MS" w:hAnsi="Trebuchet MS" w:cs="Trebuchet MS"/>
          <w:sz w:val="19"/>
          <w:szCs w:val="19"/>
        </w:rPr>
        <w:t>1: Punkt eller flade</w:t>
      </w:r>
    </w:p>
    <w:p w14:paraId="09CA2726" w14:textId="77777777" w:rsidR="00CB4BEB" w:rsidRPr="004D2787" w:rsidRDefault="00CB4BEB" w:rsidP="00CB4BEB">
      <w:pPr>
        <w:rPr>
          <w:rFonts w:ascii="Trebuchet MS" w:hAnsi="Trebuchet MS" w:cs="Trebuchet MS"/>
          <w:sz w:val="19"/>
          <w:szCs w:val="19"/>
        </w:rPr>
      </w:pPr>
      <w:r w:rsidRPr="004D2787">
        <w:rPr>
          <w:rFonts w:ascii="Trebuchet MS" w:hAnsi="Trebuchet MS" w:cs="Trebuchet MS"/>
          <w:sz w:val="19"/>
          <w:szCs w:val="19"/>
        </w:rPr>
        <w:t>2: Kun punkt</w:t>
      </w:r>
    </w:p>
    <w:p w14:paraId="2B4C8FFB" w14:textId="77777777" w:rsidR="00CB4BEB" w:rsidRPr="004D2787" w:rsidRDefault="00CB4BEB" w:rsidP="00CB4BEB">
      <w:pPr>
        <w:rPr>
          <w:rFonts w:ascii="Trebuchet MS" w:hAnsi="Trebuchet MS" w:cs="Trebuchet MS"/>
          <w:sz w:val="19"/>
          <w:szCs w:val="19"/>
        </w:rPr>
      </w:pPr>
      <w:r w:rsidRPr="004D2787">
        <w:rPr>
          <w:rFonts w:ascii="Trebuchet MS" w:hAnsi="Trebuchet MS" w:cs="Trebuchet MS"/>
          <w:sz w:val="19"/>
          <w:szCs w:val="19"/>
        </w:rPr>
        <w:t>3: Kun flade</w:t>
      </w:r>
    </w:p>
    <w:p w14:paraId="333C6C59" w14:textId="77777777" w:rsidR="00CB4BEB" w:rsidRPr="002609A5" w:rsidRDefault="00CB4BEB" w:rsidP="00CB4BEB">
      <w:pPr>
        <w:rPr>
          <w:color w:val="4F81BD"/>
        </w:rPr>
      </w:pPr>
    </w:p>
    <w:tbl>
      <w:tblPr>
        <w:tblW w:w="136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51"/>
        <w:gridCol w:w="2410"/>
        <w:gridCol w:w="709"/>
        <w:gridCol w:w="8582"/>
        <w:tblGridChange w:id="2705">
          <w:tblGrid>
            <w:gridCol w:w="1951"/>
            <w:gridCol w:w="2410"/>
            <w:gridCol w:w="709"/>
            <w:gridCol w:w="8582"/>
          </w:tblGrid>
        </w:tblGridChange>
      </w:tblGrid>
      <w:tr w:rsidR="00CB4BEB" w:rsidRPr="00B87969" w14:paraId="049C9EAA" w14:textId="77777777" w:rsidTr="0056766E">
        <w:trPr>
          <w:trHeight w:hRule="exact" w:val="529"/>
        </w:trPr>
        <w:tc>
          <w:tcPr>
            <w:tcW w:w="1951" w:type="dxa"/>
            <w:tcBorders>
              <w:bottom w:val="single" w:sz="4" w:space="0" w:color="auto"/>
            </w:tcBorders>
            <w:shd w:val="clear" w:color="auto" w:fill="D9D9D9"/>
            <w:vAlign w:val="bottom"/>
          </w:tcPr>
          <w:p w14:paraId="301555D8" w14:textId="77777777" w:rsidR="00CB4BEB" w:rsidRPr="00B87969" w:rsidRDefault="00CB4BEB" w:rsidP="003C0924">
            <w:pPr>
              <w:rPr>
                <w:rFonts w:ascii="Trebuchet MS" w:hAnsi="Trebuchet MS" w:cs="Trebuchet MS"/>
                <w:b/>
                <w:bCs/>
                <w:sz w:val="18"/>
                <w:szCs w:val="18"/>
              </w:rPr>
            </w:pPr>
            <w:proofErr w:type="spellStart"/>
            <w:r w:rsidRPr="00B87969">
              <w:rPr>
                <w:rFonts w:ascii="Trebuchet MS" w:hAnsi="Trebuchet MS" w:cs="Trebuchet MS"/>
                <w:b/>
                <w:bCs/>
                <w:sz w:val="18"/>
                <w:szCs w:val="18"/>
              </w:rPr>
              <w:t>facilitet_type_kode</w:t>
            </w:r>
            <w:proofErr w:type="spellEnd"/>
          </w:p>
        </w:tc>
        <w:tc>
          <w:tcPr>
            <w:tcW w:w="2410" w:type="dxa"/>
            <w:tcBorders>
              <w:bottom w:val="single" w:sz="4" w:space="0" w:color="auto"/>
            </w:tcBorders>
            <w:shd w:val="clear" w:color="auto" w:fill="D9D9D9"/>
            <w:vAlign w:val="bottom"/>
          </w:tcPr>
          <w:p w14:paraId="3D8B0C32" w14:textId="77777777" w:rsidR="00CB4BEB" w:rsidRPr="00B87969" w:rsidRDefault="00CB4BEB" w:rsidP="003C0924">
            <w:pPr>
              <w:rPr>
                <w:rFonts w:ascii="Trebuchet MS" w:hAnsi="Trebuchet MS" w:cs="Trebuchet MS"/>
                <w:bCs/>
                <w:sz w:val="18"/>
                <w:szCs w:val="18"/>
              </w:rPr>
            </w:pPr>
            <w:proofErr w:type="spellStart"/>
            <w:r w:rsidRPr="00B87969">
              <w:rPr>
                <w:rFonts w:ascii="Trebuchet MS" w:hAnsi="Trebuchet MS" w:cs="Trebuchet MS"/>
                <w:b/>
                <w:bCs/>
                <w:sz w:val="18"/>
                <w:szCs w:val="18"/>
              </w:rPr>
              <w:t>facilitet_type</w:t>
            </w:r>
            <w:proofErr w:type="spellEnd"/>
          </w:p>
        </w:tc>
        <w:tc>
          <w:tcPr>
            <w:tcW w:w="709" w:type="dxa"/>
            <w:tcBorders>
              <w:bottom w:val="single" w:sz="4" w:space="0" w:color="auto"/>
            </w:tcBorders>
            <w:shd w:val="clear" w:color="auto" w:fill="D9D9D9"/>
            <w:vAlign w:val="bottom"/>
          </w:tcPr>
          <w:p w14:paraId="1A5FB401"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aktiv</w:t>
            </w:r>
          </w:p>
        </w:tc>
        <w:tc>
          <w:tcPr>
            <w:tcW w:w="8582" w:type="dxa"/>
            <w:tcBorders>
              <w:bottom w:val="single" w:sz="4" w:space="0" w:color="auto"/>
            </w:tcBorders>
            <w:shd w:val="clear" w:color="auto" w:fill="D9D9D9"/>
            <w:vAlign w:val="bottom"/>
          </w:tcPr>
          <w:p w14:paraId="64895C09"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Begrebsdefinition</w:t>
            </w:r>
          </w:p>
        </w:tc>
      </w:tr>
      <w:tr w:rsidR="00CB4BEB" w:rsidRPr="00B87969" w14:paraId="35D6407D" w14:textId="77777777" w:rsidTr="0056766E">
        <w:trPr>
          <w:trHeight w:val="26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077F87A0" w14:textId="77777777" w:rsidR="00CB4BEB" w:rsidRPr="00B87969" w:rsidRDefault="00CB4BEB" w:rsidP="003C0924">
            <w:pPr>
              <w:jc w:val="center"/>
              <w:rPr>
                <w:rFonts w:ascii="Trebuchet MS" w:hAnsi="Trebuchet MS"/>
                <w:sz w:val="18"/>
                <w:szCs w:val="18"/>
              </w:rPr>
            </w:pPr>
            <w:r w:rsidRPr="00B87969">
              <w:rPr>
                <w:rFonts w:ascii="Trebuchet MS" w:hAnsi="Trebuchet MS"/>
                <w:sz w:val="18"/>
                <w:szCs w:val="18"/>
                <w:highlight w:val="yellow"/>
              </w:rPr>
              <w:t>1</w:t>
            </w:r>
            <w:r w:rsidRPr="00B87969">
              <w:rPr>
                <w:rFonts w:ascii="Trebuchet MS" w:hAnsi="Trebuchet MS"/>
                <w:sz w:val="18"/>
                <w:szCs w:val="18"/>
                <w:highlight w:val="cyan"/>
              </w:rPr>
              <w:t>01</w:t>
            </w:r>
            <w:r w:rsidRPr="00B87969">
              <w:rPr>
                <w:rFonts w:ascii="Trebuchet MS" w:hAnsi="Trebuchet MS"/>
                <w:sz w:val="18"/>
                <w:szCs w:val="18"/>
                <w:highlight w:val="red"/>
              </w:rPr>
              <w:t>2</w:t>
            </w:r>
          </w:p>
        </w:tc>
        <w:tc>
          <w:tcPr>
            <w:tcW w:w="2410" w:type="dxa"/>
            <w:tcBorders>
              <w:top w:val="single" w:sz="4" w:space="0" w:color="auto"/>
              <w:left w:val="single" w:sz="4" w:space="0" w:color="auto"/>
              <w:bottom w:val="single" w:sz="4" w:space="0" w:color="auto"/>
            </w:tcBorders>
            <w:shd w:val="clear" w:color="auto" w:fill="FFFFFF"/>
            <w:vAlign w:val="bottom"/>
          </w:tcPr>
          <w:p w14:paraId="4282AA84"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Toilet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9D455EF" w14:textId="77777777" w:rsidR="00CB4BEB" w:rsidRPr="00B87969" w:rsidRDefault="00CB4BEB" w:rsidP="003C0924">
            <w:pPr>
              <w:jc w:val="center"/>
              <w:rPr>
                <w:rFonts w:ascii="Trebuchet MS" w:hAnsi="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51F16C58"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WC i bygning</w:t>
            </w:r>
            <w:r>
              <w:rPr>
                <w:rFonts w:ascii="Trebuchet MS" w:hAnsi="Trebuchet MS"/>
                <w:sz w:val="18"/>
                <w:szCs w:val="18"/>
              </w:rPr>
              <w:t>/</w:t>
            </w:r>
            <w:proofErr w:type="spellStart"/>
            <w:r>
              <w:rPr>
                <w:rFonts w:ascii="Trebuchet MS" w:hAnsi="Trebuchet MS"/>
                <w:sz w:val="18"/>
                <w:szCs w:val="18"/>
              </w:rPr>
              <w:t>muldtoilet</w:t>
            </w:r>
            <w:proofErr w:type="spellEnd"/>
            <w:r w:rsidRPr="00B87969">
              <w:rPr>
                <w:rFonts w:ascii="Trebuchet MS" w:hAnsi="Trebuchet MS"/>
                <w:sz w:val="18"/>
                <w:szCs w:val="18"/>
              </w:rPr>
              <w:t>, der er åbent for offentligheden.</w:t>
            </w:r>
          </w:p>
        </w:tc>
      </w:tr>
      <w:tr w:rsidR="00CB4BEB" w:rsidRPr="00B87969" w14:paraId="59E0DF10" w14:textId="77777777" w:rsidTr="0056766E">
        <w:trPr>
          <w:trHeight w:val="26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774D10D"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1022</w:t>
            </w:r>
          </w:p>
        </w:tc>
        <w:tc>
          <w:tcPr>
            <w:tcW w:w="2410" w:type="dxa"/>
            <w:tcBorders>
              <w:top w:val="single" w:sz="4" w:space="0" w:color="auto"/>
              <w:left w:val="single" w:sz="4" w:space="0" w:color="auto"/>
              <w:bottom w:val="single" w:sz="4" w:space="0" w:color="auto"/>
            </w:tcBorders>
            <w:shd w:val="clear" w:color="auto" w:fill="FFFFFF"/>
            <w:vAlign w:val="center"/>
          </w:tcPr>
          <w:p w14:paraId="5784D12A"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Bålplads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D591266" w14:textId="77777777" w:rsidR="00CB4BEB" w:rsidRPr="00DE4410"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7D239A3C"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 xml:space="preserve">Afgrænset plads til bål eller grill til offentlig brug.  Ikke alle </w:t>
            </w:r>
            <w:proofErr w:type="spellStart"/>
            <w:r w:rsidRPr="00DE4410">
              <w:rPr>
                <w:rFonts w:ascii="Trebuchet MS" w:hAnsi="Trebuchet MS" w:cs="Trebuchet MS"/>
                <w:sz w:val="18"/>
                <w:szCs w:val="18"/>
              </w:rPr>
              <w:t>bålsteder</w:t>
            </w:r>
            <w:proofErr w:type="spellEnd"/>
            <w:r w:rsidRPr="00DE4410">
              <w:rPr>
                <w:rFonts w:ascii="Trebuchet MS" w:hAnsi="Trebuchet MS" w:cs="Trebuchet MS"/>
                <w:sz w:val="18"/>
                <w:szCs w:val="18"/>
              </w:rPr>
              <w:t xml:space="preserve"> har grill-muligheden. </w:t>
            </w:r>
          </w:p>
        </w:tc>
      </w:tr>
      <w:tr w:rsidR="00CB4BEB" w:rsidRPr="00B87969" w14:paraId="7F33EB84" w14:textId="77777777" w:rsidTr="0056766E">
        <w:trPr>
          <w:trHeight w:val="26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2DA5EFA"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1031</w:t>
            </w:r>
          </w:p>
        </w:tc>
        <w:tc>
          <w:tcPr>
            <w:tcW w:w="2410" w:type="dxa"/>
            <w:tcBorders>
              <w:top w:val="single" w:sz="4" w:space="0" w:color="auto"/>
              <w:left w:val="single" w:sz="4" w:space="0" w:color="auto"/>
              <w:bottom w:val="single" w:sz="4" w:space="0" w:color="auto"/>
            </w:tcBorders>
            <w:shd w:val="clear" w:color="auto" w:fill="FFFFFF"/>
            <w:vAlign w:val="center"/>
          </w:tcPr>
          <w:p w14:paraId="2E7A6175"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Legeplads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7F987AB"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AD66D82"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 xml:space="preserve">En legeplads er et afgrænset sted udendørs, som er tilrettelagt for at børn kan lege der. </w:t>
            </w:r>
          </w:p>
        </w:tc>
      </w:tr>
      <w:tr w:rsidR="00CB4BEB" w:rsidRPr="00B87969" w14:paraId="463CF400" w14:textId="77777777" w:rsidTr="0056766E">
        <w:trPr>
          <w:trHeight w:val="26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05DF1840"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1041</w:t>
            </w:r>
          </w:p>
        </w:tc>
        <w:tc>
          <w:tcPr>
            <w:tcW w:w="2410" w:type="dxa"/>
            <w:tcBorders>
              <w:top w:val="single" w:sz="4" w:space="0" w:color="auto"/>
              <w:left w:val="single" w:sz="4" w:space="0" w:color="auto"/>
              <w:bottom w:val="single" w:sz="4" w:space="0" w:color="auto"/>
            </w:tcBorders>
            <w:shd w:val="clear" w:color="auto" w:fill="FFFFFF"/>
            <w:vAlign w:val="center"/>
          </w:tcPr>
          <w:p w14:paraId="5AB1F4F0"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Naturlegeplads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80E8309"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5FC5E707" w14:textId="5AD4EC5F"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Legeplads ude i naturen typisk bygget med naturens egne mat</w:t>
            </w:r>
            <w:r w:rsidR="0053318E">
              <w:rPr>
                <w:rFonts w:ascii="Trebuchet MS" w:hAnsi="Trebuchet MS" w:cs="Trebuchet MS"/>
                <w:sz w:val="18"/>
                <w:szCs w:val="18"/>
              </w:rPr>
              <w:t>e</w:t>
            </w:r>
            <w:r w:rsidRPr="00DE4410">
              <w:rPr>
                <w:rFonts w:ascii="Trebuchet MS" w:hAnsi="Trebuchet MS" w:cs="Trebuchet MS"/>
                <w:sz w:val="18"/>
                <w:szCs w:val="18"/>
              </w:rPr>
              <w:t>rialer. Træstammer og sten m.v.</w:t>
            </w:r>
          </w:p>
        </w:tc>
      </w:tr>
      <w:tr w:rsidR="00CB4BEB" w:rsidRPr="00B87969" w14:paraId="68968381" w14:textId="77777777" w:rsidTr="0056766E">
        <w:trPr>
          <w:trHeight w:val="26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B697287"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1051</w:t>
            </w:r>
          </w:p>
        </w:tc>
        <w:tc>
          <w:tcPr>
            <w:tcW w:w="2410" w:type="dxa"/>
            <w:tcBorders>
              <w:top w:val="single" w:sz="4" w:space="0" w:color="auto"/>
              <w:left w:val="single" w:sz="4" w:space="0" w:color="auto"/>
              <w:bottom w:val="single" w:sz="4" w:space="0" w:color="auto"/>
            </w:tcBorders>
            <w:shd w:val="clear" w:color="auto" w:fill="FFFFFF"/>
            <w:vAlign w:val="center"/>
          </w:tcPr>
          <w:p w14:paraId="075B664F"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Badestrand/-sted</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5870A031"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73BE5A2E"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Område, der anvendes til badning. Særligt udpegede, servicerede ikke nødvendigvis certificerede. Fælles navn for hav- og søbade.</w:t>
            </w:r>
          </w:p>
        </w:tc>
      </w:tr>
      <w:tr w:rsidR="00CB4BEB" w:rsidRPr="00B87969" w14:paraId="61BCA6A6" w14:textId="77777777" w:rsidTr="0056766E">
        <w:trPr>
          <w:trHeight w:val="26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13FE22C"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1061</w:t>
            </w:r>
          </w:p>
        </w:tc>
        <w:tc>
          <w:tcPr>
            <w:tcW w:w="2410" w:type="dxa"/>
            <w:tcBorders>
              <w:top w:val="single" w:sz="4" w:space="0" w:color="auto"/>
              <w:left w:val="single" w:sz="4" w:space="0" w:color="auto"/>
              <w:bottom w:val="single" w:sz="4" w:space="0" w:color="auto"/>
            </w:tcBorders>
            <w:shd w:val="clear" w:color="auto" w:fill="FFFFFF"/>
            <w:vAlign w:val="center"/>
          </w:tcPr>
          <w:p w14:paraId="3AD4AAEB" w14:textId="77777777" w:rsidR="00CB4BEB" w:rsidRPr="00DE4410" w:rsidRDefault="00CB4BEB" w:rsidP="003C0924">
            <w:pPr>
              <w:rPr>
                <w:rFonts w:ascii="Trebuchet MS" w:hAnsi="Trebuchet MS" w:cs="Trebuchet MS"/>
                <w:sz w:val="18"/>
                <w:szCs w:val="18"/>
              </w:rPr>
            </w:pPr>
            <w:r w:rsidRPr="00B87969">
              <w:rPr>
                <w:rFonts w:ascii="Trebuchet MS" w:hAnsi="Trebuchet MS" w:cs="Trebuchet MS"/>
                <w:sz w:val="18"/>
                <w:szCs w:val="18"/>
              </w:rPr>
              <w:t>Blå Flag strand</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0BADD9CF"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78984E9" w14:textId="77777777" w:rsidR="00CB4BEB" w:rsidRPr="00DE4410" w:rsidRDefault="00CB4BEB" w:rsidP="003C0924">
            <w:pPr>
              <w:rPr>
                <w:rFonts w:ascii="Trebuchet MS" w:hAnsi="Trebuchet MS" w:cs="Trebuchet MS"/>
                <w:sz w:val="18"/>
                <w:szCs w:val="18"/>
              </w:rPr>
            </w:pPr>
            <w:r w:rsidRPr="00B87969">
              <w:rPr>
                <w:rFonts w:ascii="Trebuchet MS" w:hAnsi="Trebuchet MS" w:cs="Trebuchet MS"/>
                <w:sz w:val="18"/>
                <w:szCs w:val="18"/>
              </w:rPr>
              <w:t>Badeområde</w:t>
            </w:r>
            <w:r>
              <w:rPr>
                <w:rFonts w:ascii="Trebuchet MS" w:hAnsi="Trebuchet MS" w:cs="Trebuchet MS"/>
                <w:sz w:val="18"/>
                <w:szCs w:val="18"/>
              </w:rPr>
              <w:t xml:space="preserve"> eller havne</w:t>
            </w:r>
            <w:r w:rsidRPr="00B87969">
              <w:rPr>
                <w:rFonts w:ascii="Trebuchet MS" w:hAnsi="Trebuchet MS" w:cs="Trebuchet MS"/>
                <w:sz w:val="18"/>
                <w:szCs w:val="18"/>
              </w:rPr>
              <w:t>, der er tildelt Blå Flag.</w:t>
            </w:r>
          </w:p>
        </w:tc>
      </w:tr>
      <w:tr w:rsidR="00CB4BEB" w:rsidRPr="00402FD8" w14:paraId="01C95BE4" w14:textId="77777777" w:rsidTr="0056766E">
        <w:trPr>
          <w:trHeight w:val="26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D521D80"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1062</w:t>
            </w:r>
          </w:p>
        </w:tc>
        <w:tc>
          <w:tcPr>
            <w:tcW w:w="2410" w:type="dxa"/>
            <w:tcBorders>
              <w:top w:val="single" w:sz="4" w:space="0" w:color="auto"/>
              <w:left w:val="single" w:sz="4" w:space="0" w:color="auto"/>
              <w:bottom w:val="single" w:sz="4" w:space="0" w:color="auto"/>
            </w:tcBorders>
            <w:shd w:val="clear" w:color="auto" w:fill="FFFFFF"/>
            <w:vAlign w:val="center"/>
          </w:tcPr>
          <w:p w14:paraId="72428041"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Badepunkt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C3F25C3"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D989643" w14:textId="77777777" w:rsidR="00CB4BEB" w:rsidRPr="00DE4410" w:rsidRDefault="00CB4BEB" w:rsidP="003C0924">
            <w:pPr>
              <w:rPr>
                <w:rFonts w:ascii="Trebuchet MS" w:hAnsi="Trebuchet MS" w:cs="Trebuchet MS"/>
                <w:sz w:val="18"/>
                <w:szCs w:val="18"/>
              </w:rPr>
            </w:pPr>
            <w:proofErr w:type="spellStart"/>
            <w:r w:rsidRPr="00DE4410">
              <w:rPr>
                <w:rFonts w:ascii="Trebuchet MS" w:hAnsi="Trebuchet MS" w:cs="Trebuchet MS"/>
                <w:sz w:val="18"/>
                <w:szCs w:val="18"/>
              </w:rPr>
              <w:t>Badested</w:t>
            </w:r>
            <w:proofErr w:type="spellEnd"/>
            <w:r w:rsidRPr="00DE4410">
              <w:rPr>
                <w:rFonts w:ascii="Trebuchet MS" w:hAnsi="Trebuchet MS" w:cs="Trebuchet MS"/>
                <w:sz w:val="18"/>
                <w:szCs w:val="18"/>
              </w:rPr>
              <w:t xml:space="preserve"> tildelt Det nordiske kystflag.</w:t>
            </w:r>
          </w:p>
        </w:tc>
      </w:tr>
      <w:tr w:rsidR="00CB4BEB" w:rsidRPr="00B87969" w14:paraId="4F0CA9E2" w14:textId="77777777" w:rsidTr="0056766E">
        <w:trPr>
          <w:trHeight w:val="26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4D6DB40"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1072</w:t>
            </w:r>
          </w:p>
        </w:tc>
        <w:tc>
          <w:tcPr>
            <w:tcW w:w="2410" w:type="dxa"/>
            <w:tcBorders>
              <w:top w:val="single" w:sz="4" w:space="0" w:color="auto"/>
              <w:left w:val="single" w:sz="4" w:space="0" w:color="auto"/>
              <w:bottom w:val="single" w:sz="4" w:space="0" w:color="auto"/>
            </w:tcBorders>
            <w:shd w:val="clear" w:color="auto" w:fill="FFFFFF"/>
            <w:vAlign w:val="center"/>
          </w:tcPr>
          <w:p w14:paraId="61A5DA2D" w14:textId="77777777" w:rsidR="00CB4BEB" w:rsidRPr="00DE4410" w:rsidRDefault="00CB4BEB" w:rsidP="003C0924">
            <w:pPr>
              <w:rPr>
                <w:rFonts w:ascii="Trebuchet MS" w:hAnsi="Trebuchet MS" w:cs="Trebuchet MS"/>
                <w:sz w:val="18"/>
                <w:szCs w:val="18"/>
              </w:rPr>
            </w:pPr>
            <w:r w:rsidRPr="00B87969">
              <w:rPr>
                <w:rFonts w:ascii="Trebuchet MS" w:hAnsi="Trebuchet MS" w:cs="Trebuchet MS"/>
                <w:sz w:val="18"/>
                <w:szCs w:val="18"/>
              </w:rPr>
              <w:t>Blå Flag facilitet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2AFDC78"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FA9C58E" w14:textId="77777777" w:rsidR="00CB4BEB" w:rsidRPr="00DE4410" w:rsidRDefault="00CB4BEB" w:rsidP="003C0924">
            <w:pPr>
              <w:rPr>
                <w:rFonts w:ascii="Trebuchet MS" w:hAnsi="Trebuchet MS" w:cs="Trebuchet MS"/>
                <w:sz w:val="18"/>
                <w:szCs w:val="18"/>
              </w:rPr>
            </w:pPr>
            <w:r w:rsidRPr="00B87969">
              <w:rPr>
                <w:rFonts w:ascii="Trebuchet MS" w:hAnsi="Trebuchet MS" w:cs="Trebuchet MS"/>
                <w:sz w:val="18"/>
                <w:szCs w:val="18"/>
              </w:rPr>
              <w:t>Faciliteter til Blå Flag badestrande, f.eks. infostandere, redningsposter mm.</w:t>
            </w:r>
          </w:p>
        </w:tc>
      </w:tr>
      <w:tr w:rsidR="00CB4BEB" w:rsidRPr="00B87969" w14:paraId="14B72453" w14:textId="77777777" w:rsidTr="0056766E">
        <w:trPr>
          <w:trHeight w:val="26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3DE2004"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1082</w:t>
            </w:r>
          </w:p>
        </w:tc>
        <w:tc>
          <w:tcPr>
            <w:tcW w:w="2410" w:type="dxa"/>
            <w:tcBorders>
              <w:top w:val="single" w:sz="4" w:space="0" w:color="auto"/>
              <w:left w:val="single" w:sz="4" w:space="0" w:color="auto"/>
              <w:bottom w:val="single" w:sz="4" w:space="0" w:color="auto"/>
            </w:tcBorders>
            <w:shd w:val="clear" w:color="auto" w:fill="FFFFFF"/>
            <w:vAlign w:val="center"/>
          </w:tcPr>
          <w:p w14:paraId="6B7EF5EB"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Spejderhytte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00AD289E"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0DFBECC6" w14:textId="77777777" w:rsidR="00CB4BEB" w:rsidRPr="00DE4410" w:rsidRDefault="00CB4BEB" w:rsidP="003C0924">
            <w:pPr>
              <w:rPr>
                <w:rFonts w:ascii="Trebuchet MS" w:hAnsi="Trebuchet MS" w:cs="Trebuchet MS"/>
                <w:sz w:val="18"/>
                <w:szCs w:val="18"/>
              </w:rPr>
            </w:pPr>
            <w:r w:rsidRPr="00B87969">
              <w:rPr>
                <w:rFonts w:ascii="Trebuchet MS" w:hAnsi="Trebuchet MS" w:cs="Trebuchet MS"/>
                <w:sz w:val="18"/>
                <w:szCs w:val="18"/>
              </w:rPr>
              <w:t>Bygning, hvor en eller flere spejdergrupper holder til.</w:t>
            </w:r>
          </w:p>
        </w:tc>
      </w:tr>
      <w:tr w:rsidR="00CB4BEB" w:rsidRPr="00B87969" w14:paraId="7587BC58" w14:textId="77777777" w:rsidTr="0056766E">
        <w:trPr>
          <w:trHeight w:val="26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0F95290"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1091</w:t>
            </w:r>
          </w:p>
        </w:tc>
        <w:tc>
          <w:tcPr>
            <w:tcW w:w="2410" w:type="dxa"/>
            <w:tcBorders>
              <w:top w:val="single" w:sz="4" w:space="0" w:color="auto"/>
              <w:left w:val="single" w:sz="4" w:space="0" w:color="auto"/>
              <w:bottom w:val="single" w:sz="4" w:space="0" w:color="auto"/>
            </w:tcBorders>
            <w:shd w:val="clear" w:color="auto" w:fill="FFFFFF"/>
            <w:vAlign w:val="center"/>
          </w:tcPr>
          <w:p w14:paraId="07E14EAC"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Friluftsbad/Svømmebad</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993CAF0"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65DD4AB4"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Område med et eller flere </w:t>
            </w:r>
            <w:proofErr w:type="spellStart"/>
            <w:r w:rsidRPr="00B87969">
              <w:rPr>
                <w:rFonts w:ascii="Trebuchet MS" w:hAnsi="Trebuchet MS" w:cs="Trebuchet MS"/>
                <w:sz w:val="18"/>
                <w:szCs w:val="18"/>
              </w:rPr>
              <w:t>badebassinner</w:t>
            </w:r>
            <w:proofErr w:type="spellEnd"/>
            <w:r w:rsidRPr="00B87969">
              <w:rPr>
                <w:rFonts w:ascii="Trebuchet MS" w:hAnsi="Trebuchet MS" w:cs="Trebuchet MS"/>
                <w:sz w:val="18"/>
                <w:szCs w:val="18"/>
              </w:rPr>
              <w:t>, der kan være overdækket eller under åben himmel. Dækker også havnebad.</w:t>
            </w:r>
          </w:p>
        </w:tc>
      </w:tr>
      <w:tr w:rsidR="00CB4BEB" w:rsidRPr="00B87969" w14:paraId="4DB59ED5" w14:textId="77777777" w:rsidTr="0056766E">
        <w:trPr>
          <w:trHeight w:val="26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3517DD1"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1102</w:t>
            </w:r>
          </w:p>
        </w:tc>
        <w:tc>
          <w:tcPr>
            <w:tcW w:w="2410" w:type="dxa"/>
            <w:tcBorders>
              <w:top w:val="single" w:sz="4" w:space="0" w:color="auto"/>
              <w:left w:val="single" w:sz="4" w:space="0" w:color="auto"/>
              <w:bottom w:val="single" w:sz="4" w:space="0" w:color="auto"/>
            </w:tcBorders>
            <w:shd w:val="clear" w:color="auto" w:fill="FFFFFF"/>
            <w:vAlign w:val="center"/>
          </w:tcPr>
          <w:p w14:paraId="1854B2E4" w14:textId="77777777" w:rsidR="00CB4BEB" w:rsidRPr="00DE4410" w:rsidRDefault="00CB4BEB" w:rsidP="003C0924">
            <w:pPr>
              <w:rPr>
                <w:rFonts w:ascii="Trebuchet MS" w:hAnsi="Trebuchet MS" w:cs="Trebuchet MS"/>
                <w:sz w:val="18"/>
                <w:szCs w:val="18"/>
              </w:rPr>
            </w:pPr>
            <w:r w:rsidRPr="00B87969">
              <w:rPr>
                <w:rFonts w:ascii="Trebuchet MS" w:hAnsi="Trebuchet MS" w:cs="Trebuchet MS"/>
                <w:sz w:val="18"/>
                <w:szCs w:val="18"/>
              </w:rPr>
              <w:t>Slæbested</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045F80F7"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5EE336AE"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Anlæg til </w:t>
            </w:r>
            <w:proofErr w:type="spellStart"/>
            <w:r w:rsidRPr="00B87969">
              <w:rPr>
                <w:rFonts w:ascii="Trebuchet MS" w:hAnsi="Trebuchet MS" w:cs="Trebuchet MS"/>
                <w:sz w:val="18"/>
                <w:szCs w:val="18"/>
              </w:rPr>
              <w:t>ophaling</w:t>
            </w:r>
            <w:proofErr w:type="spellEnd"/>
            <w:r w:rsidRPr="00B87969">
              <w:rPr>
                <w:rFonts w:ascii="Trebuchet MS" w:hAnsi="Trebuchet MS" w:cs="Trebuchet MS"/>
                <w:sz w:val="18"/>
                <w:szCs w:val="18"/>
              </w:rPr>
              <w:t xml:space="preserve"> eller isætning af mindre både, evt. med spil.</w:t>
            </w:r>
          </w:p>
        </w:tc>
      </w:tr>
      <w:tr w:rsidR="00CB4BEB" w:rsidRPr="00B87969" w14:paraId="4AAF554B" w14:textId="77777777" w:rsidTr="0056766E">
        <w:trPr>
          <w:trHeight w:hRule="exact" w:val="1003"/>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4B9B2141"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1112</w:t>
            </w:r>
          </w:p>
        </w:tc>
        <w:tc>
          <w:tcPr>
            <w:tcW w:w="2410" w:type="dxa"/>
            <w:tcBorders>
              <w:top w:val="single" w:sz="4" w:space="0" w:color="auto"/>
              <w:left w:val="single" w:sz="4" w:space="0" w:color="auto"/>
              <w:bottom w:val="single" w:sz="4" w:space="0" w:color="auto"/>
            </w:tcBorders>
            <w:shd w:val="clear" w:color="auto" w:fill="FFFFFF"/>
            <w:vAlign w:val="center"/>
          </w:tcPr>
          <w:p w14:paraId="19578638"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Motionsmødested</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DC4D062"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27B28BB"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 xml:space="preserve">Herunder </w:t>
            </w:r>
            <w:proofErr w:type="spellStart"/>
            <w:r w:rsidRPr="00DE4410">
              <w:rPr>
                <w:rFonts w:ascii="Trebuchet MS" w:hAnsi="Trebuchet MS" w:cs="Trebuchet MS"/>
                <w:sz w:val="18"/>
                <w:szCs w:val="18"/>
              </w:rPr>
              <w:t>trailhead</w:t>
            </w:r>
            <w:proofErr w:type="spellEnd"/>
            <w:r w:rsidRPr="00DE4410">
              <w:rPr>
                <w:rFonts w:ascii="Trebuchet MS" w:hAnsi="Trebuchet MS" w:cs="Trebuchet MS"/>
                <w:sz w:val="18"/>
                <w:szCs w:val="18"/>
              </w:rPr>
              <w:t xml:space="preserve"> og lignende.</w:t>
            </w:r>
          </w:p>
          <w:p w14:paraId="19D63B58"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 xml:space="preserve">Mødested hvorfra flere rekreative ruter udgår, som kan være udgangspunkt for fælles motion og aktivitet. Ved et </w:t>
            </w:r>
            <w:proofErr w:type="spellStart"/>
            <w:r w:rsidRPr="00DE4410">
              <w:rPr>
                <w:rFonts w:ascii="Trebuchet MS" w:hAnsi="Trebuchet MS" w:cs="Trebuchet MS"/>
                <w:sz w:val="18"/>
                <w:szCs w:val="18"/>
              </w:rPr>
              <w:t>Trailhead</w:t>
            </w:r>
            <w:proofErr w:type="spellEnd"/>
            <w:r w:rsidRPr="00DE4410">
              <w:rPr>
                <w:rFonts w:ascii="Trebuchet MS" w:hAnsi="Trebuchet MS" w:cs="Trebuchet MS"/>
                <w:sz w:val="18"/>
                <w:szCs w:val="18"/>
              </w:rPr>
              <w:t xml:space="preserve"> findes infotavler eller anden form for information, p-plads og evt. andre simple faciliteter i umiddelbar nærhed.</w:t>
            </w:r>
          </w:p>
        </w:tc>
      </w:tr>
      <w:tr w:rsidR="00CB4BEB" w:rsidRPr="00B87969" w14:paraId="7CE0EEFC"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4367EC2C"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1122</w:t>
            </w:r>
          </w:p>
        </w:tc>
        <w:tc>
          <w:tcPr>
            <w:tcW w:w="2410" w:type="dxa"/>
            <w:tcBorders>
              <w:top w:val="single" w:sz="4" w:space="0" w:color="auto"/>
              <w:left w:val="single" w:sz="4" w:space="0" w:color="auto"/>
              <w:bottom w:val="single" w:sz="4" w:space="0" w:color="auto"/>
            </w:tcBorders>
            <w:shd w:val="clear" w:color="auto" w:fill="FFFFFF"/>
            <w:vAlign w:val="center"/>
          </w:tcPr>
          <w:p w14:paraId="04DC2A3B"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Cykelpumpestation/-servicepost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0D4CCF89"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56C273CA" w14:textId="77777777" w:rsidR="00CB4BEB" w:rsidRPr="00B87969" w:rsidRDefault="00CB4BEB" w:rsidP="003C0924">
            <w:pPr>
              <w:rPr>
                <w:rFonts w:ascii="Trebuchet MS" w:hAnsi="Trebuchet MS" w:cs="Trebuchet MS"/>
                <w:sz w:val="18"/>
                <w:szCs w:val="18"/>
              </w:rPr>
            </w:pPr>
            <w:r w:rsidRPr="005E5AFD">
              <w:rPr>
                <w:rFonts w:ascii="Trebuchet MS" w:hAnsi="Trebuchet MS" w:cs="Trebuchet MS"/>
                <w:sz w:val="18"/>
                <w:szCs w:val="18"/>
              </w:rPr>
              <w:t>Sted hvor der er opstillet cykelpumpe og evt. andre faciliteter til service af cykler.</w:t>
            </w:r>
          </w:p>
        </w:tc>
      </w:tr>
      <w:tr w:rsidR="00CB4BEB" w:rsidRPr="00B87969" w14:paraId="3069D808"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C3D3B3F"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1132</w:t>
            </w:r>
          </w:p>
        </w:tc>
        <w:tc>
          <w:tcPr>
            <w:tcW w:w="2410" w:type="dxa"/>
            <w:tcBorders>
              <w:top w:val="single" w:sz="4" w:space="0" w:color="auto"/>
              <w:left w:val="single" w:sz="4" w:space="0" w:color="auto"/>
              <w:bottom w:val="single" w:sz="4" w:space="0" w:color="auto"/>
            </w:tcBorders>
            <w:shd w:val="clear" w:color="auto" w:fill="FFFFFF"/>
            <w:vAlign w:val="center"/>
          </w:tcPr>
          <w:p w14:paraId="3416C9E9"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Tørvejrsrum/Madpakkehus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94CCA4E"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1FA0A4C"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Halvåbent, overdækket sted, hvor du kan raste og spise medbragt mad. </w:t>
            </w:r>
          </w:p>
        </w:tc>
      </w:tr>
      <w:tr w:rsidR="00CB4BEB" w:rsidRPr="00B87969" w14:paraId="031666BC"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7917D40"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1142</w:t>
            </w:r>
          </w:p>
        </w:tc>
        <w:tc>
          <w:tcPr>
            <w:tcW w:w="2410" w:type="dxa"/>
            <w:tcBorders>
              <w:top w:val="single" w:sz="4" w:space="0" w:color="auto"/>
              <w:left w:val="single" w:sz="4" w:space="0" w:color="auto"/>
              <w:bottom w:val="single" w:sz="4" w:space="0" w:color="auto"/>
            </w:tcBorders>
            <w:shd w:val="clear" w:color="auto" w:fill="FFFFFF"/>
            <w:vAlign w:val="center"/>
          </w:tcPr>
          <w:p w14:paraId="537EF1FE"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Virtuelt oplevelsespunkt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8166CC6"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F57B70E"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Virtuelle oplevelsespunkter/Hotspots, som kan tilgås fx via apps eller lignende.</w:t>
            </w:r>
          </w:p>
        </w:tc>
      </w:tr>
      <w:tr w:rsidR="00CB4BEB" w:rsidRPr="00B87969" w14:paraId="2E07AAD5"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0D6FFB30" w14:textId="77777777" w:rsidR="00CB4BEB" w:rsidRPr="00B87969" w:rsidRDefault="00CB4BEB" w:rsidP="003C0924">
            <w:pPr>
              <w:jc w:val="center"/>
              <w:rPr>
                <w:rFonts w:ascii="Trebuchet MS" w:hAnsi="Trebuchet MS"/>
                <w:sz w:val="18"/>
                <w:szCs w:val="18"/>
              </w:rPr>
            </w:pPr>
            <w:r w:rsidRPr="00B87969">
              <w:rPr>
                <w:rFonts w:ascii="Trebuchet MS" w:hAnsi="Trebuchet MS"/>
                <w:sz w:val="18"/>
                <w:szCs w:val="18"/>
              </w:rPr>
              <w:t>1152</w:t>
            </w:r>
          </w:p>
        </w:tc>
        <w:tc>
          <w:tcPr>
            <w:tcW w:w="2410" w:type="dxa"/>
            <w:tcBorders>
              <w:top w:val="single" w:sz="4" w:space="0" w:color="auto"/>
              <w:left w:val="single" w:sz="4" w:space="0" w:color="auto"/>
              <w:bottom w:val="single" w:sz="4" w:space="0" w:color="auto"/>
            </w:tcBorders>
            <w:shd w:val="clear" w:color="auto" w:fill="FFFFFF"/>
            <w:vAlign w:val="center"/>
          </w:tcPr>
          <w:p w14:paraId="1C041F75"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Info-tavle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5378CC4"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F201D10"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Opstillet skilt, planche eller tavle med information om et område og dets muligheder.</w:t>
            </w:r>
          </w:p>
        </w:tc>
      </w:tr>
      <w:tr w:rsidR="00CB4BEB" w:rsidRPr="00B87969" w14:paraId="59B7C0BC"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73173CF" w14:textId="77777777" w:rsidR="00CB4BEB" w:rsidRPr="00B87969" w:rsidRDefault="00CB4BEB" w:rsidP="003C0924">
            <w:pPr>
              <w:jc w:val="center"/>
              <w:rPr>
                <w:rFonts w:ascii="Trebuchet MS" w:hAnsi="Trebuchet MS"/>
                <w:sz w:val="18"/>
                <w:szCs w:val="18"/>
              </w:rPr>
            </w:pPr>
            <w:r w:rsidRPr="00B87969">
              <w:rPr>
                <w:rFonts w:ascii="Trebuchet MS" w:hAnsi="Trebuchet MS"/>
                <w:sz w:val="18"/>
                <w:szCs w:val="18"/>
              </w:rPr>
              <w:t>1162</w:t>
            </w:r>
          </w:p>
        </w:tc>
        <w:tc>
          <w:tcPr>
            <w:tcW w:w="2410" w:type="dxa"/>
            <w:tcBorders>
              <w:top w:val="single" w:sz="4" w:space="0" w:color="auto"/>
              <w:left w:val="single" w:sz="4" w:space="0" w:color="auto"/>
              <w:bottom w:val="single" w:sz="4" w:space="0" w:color="auto"/>
            </w:tcBorders>
            <w:shd w:val="clear" w:color="auto" w:fill="FFFFFF"/>
            <w:vAlign w:val="center"/>
          </w:tcPr>
          <w:p w14:paraId="3F34C283"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Cykelparkering</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616EE3C"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8BE5B0D"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Opstillet cykelstativ eller anden fast opstilling, der gør det muligt at parkere sin cykel.</w:t>
            </w:r>
          </w:p>
        </w:tc>
      </w:tr>
      <w:tr w:rsidR="00CB4BEB" w:rsidRPr="00B87969" w14:paraId="6CF7B292"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969E348" w14:textId="77777777" w:rsidR="00CB4BEB" w:rsidRPr="00B87969" w:rsidRDefault="00CB4BEB" w:rsidP="003C0924">
            <w:pPr>
              <w:jc w:val="center"/>
              <w:rPr>
                <w:rFonts w:ascii="Trebuchet MS" w:hAnsi="Trebuchet MS"/>
                <w:sz w:val="18"/>
                <w:szCs w:val="18"/>
              </w:rPr>
            </w:pPr>
            <w:r w:rsidRPr="00B87969">
              <w:rPr>
                <w:rFonts w:ascii="Trebuchet MS" w:hAnsi="Trebuchet MS"/>
                <w:sz w:val="18"/>
                <w:szCs w:val="18"/>
              </w:rPr>
              <w:t>1172</w:t>
            </w:r>
          </w:p>
        </w:tc>
        <w:tc>
          <w:tcPr>
            <w:tcW w:w="2410" w:type="dxa"/>
            <w:tcBorders>
              <w:top w:val="single" w:sz="4" w:space="0" w:color="auto"/>
              <w:left w:val="single" w:sz="4" w:space="0" w:color="auto"/>
              <w:bottom w:val="single" w:sz="4" w:space="0" w:color="auto"/>
            </w:tcBorders>
            <w:shd w:val="clear" w:color="auto" w:fill="FFFFFF"/>
            <w:vAlign w:val="center"/>
          </w:tcPr>
          <w:p w14:paraId="6E412C14" w14:textId="77777777" w:rsidR="00CB4BEB" w:rsidRPr="00B87969" w:rsidRDefault="00CB4BEB" w:rsidP="003C0924">
            <w:pPr>
              <w:rPr>
                <w:rFonts w:ascii="Trebuchet MS" w:hAnsi="Trebuchet MS"/>
                <w:sz w:val="18"/>
                <w:szCs w:val="18"/>
              </w:rPr>
            </w:pPr>
            <w:proofErr w:type="spellStart"/>
            <w:r w:rsidRPr="00B87969">
              <w:rPr>
                <w:rFonts w:ascii="Trebuchet MS" w:hAnsi="Trebuchet MS"/>
                <w:sz w:val="18"/>
                <w:szCs w:val="18"/>
              </w:rPr>
              <w:t>Ladestation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5544DCE5"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DDB311B" w14:textId="77777777" w:rsidR="00CB4BEB" w:rsidRPr="00B87969" w:rsidRDefault="00CB4BEB" w:rsidP="003C0924">
            <w:pPr>
              <w:rPr>
                <w:rFonts w:ascii="Trebuchet MS" w:hAnsi="Trebuchet MS" w:cs="Trebuchet MS"/>
                <w:sz w:val="18"/>
                <w:szCs w:val="18"/>
              </w:rPr>
            </w:pPr>
            <w:proofErr w:type="spellStart"/>
            <w:r w:rsidRPr="00B87969">
              <w:rPr>
                <w:rFonts w:ascii="Trebuchet MS" w:hAnsi="Trebuchet MS" w:cs="Trebuchet MS"/>
                <w:sz w:val="18"/>
                <w:szCs w:val="18"/>
              </w:rPr>
              <w:t>Ladestation</w:t>
            </w:r>
            <w:proofErr w:type="spellEnd"/>
            <w:r w:rsidRPr="00B87969">
              <w:rPr>
                <w:rFonts w:ascii="Trebuchet MS" w:hAnsi="Trebuchet MS" w:cs="Trebuchet MS"/>
                <w:sz w:val="18"/>
                <w:szCs w:val="18"/>
              </w:rPr>
              <w:t xml:space="preserve"> til </w:t>
            </w:r>
            <w:proofErr w:type="spellStart"/>
            <w:r w:rsidRPr="00B87969">
              <w:rPr>
                <w:rFonts w:ascii="Trebuchet MS" w:hAnsi="Trebuchet MS" w:cs="Trebuchet MS"/>
                <w:sz w:val="18"/>
                <w:szCs w:val="18"/>
              </w:rPr>
              <w:t>el</w:t>
            </w:r>
            <w:r>
              <w:rPr>
                <w:rFonts w:ascii="Trebuchet MS" w:hAnsi="Trebuchet MS" w:cs="Trebuchet MS"/>
                <w:sz w:val="18"/>
                <w:szCs w:val="18"/>
              </w:rPr>
              <w:t>-cykler</w:t>
            </w:r>
            <w:proofErr w:type="spellEnd"/>
            <w:r w:rsidRPr="00B87969">
              <w:rPr>
                <w:rFonts w:ascii="Trebuchet MS" w:hAnsi="Trebuchet MS" w:cs="Trebuchet MS"/>
                <w:sz w:val="18"/>
                <w:szCs w:val="18"/>
              </w:rPr>
              <w:t>.</w:t>
            </w:r>
          </w:p>
        </w:tc>
      </w:tr>
      <w:tr w:rsidR="00CB4BEB" w:rsidRPr="00B87969" w14:paraId="61DEB7DF"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58A7C1A" w14:textId="77777777" w:rsidR="00CB4BEB" w:rsidRPr="00B87969" w:rsidRDefault="00CB4BEB" w:rsidP="003C0924">
            <w:pPr>
              <w:jc w:val="center"/>
              <w:rPr>
                <w:rFonts w:ascii="Trebuchet MS" w:hAnsi="Trebuchet MS"/>
                <w:sz w:val="18"/>
                <w:szCs w:val="18"/>
              </w:rPr>
            </w:pPr>
            <w:r w:rsidRPr="00B87969">
              <w:rPr>
                <w:rFonts w:ascii="Trebuchet MS" w:hAnsi="Trebuchet MS"/>
                <w:sz w:val="18"/>
                <w:szCs w:val="18"/>
              </w:rPr>
              <w:t>1182</w:t>
            </w:r>
          </w:p>
        </w:tc>
        <w:tc>
          <w:tcPr>
            <w:tcW w:w="2410" w:type="dxa"/>
            <w:tcBorders>
              <w:top w:val="single" w:sz="4" w:space="0" w:color="auto"/>
              <w:left w:val="single" w:sz="4" w:space="0" w:color="auto"/>
              <w:bottom w:val="single" w:sz="4" w:space="0" w:color="auto"/>
            </w:tcBorders>
            <w:shd w:val="clear" w:color="auto" w:fill="FFFFFF"/>
            <w:vAlign w:val="center"/>
          </w:tcPr>
          <w:p w14:paraId="5CC7F565"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Turistinformation</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E1DF895"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5ED6649D"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Kontor/lokaler, der har til formål at informere turister om lokalområdet.</w:t>
            </w:r>
          </w:p>
        </w:tc>
      </w:tr>
      <w:tr w:rsidR="00CB4BEB" w:rsidRPr="00B87969" w14:paraId="25985CA4"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840C1E0" w14:textId="77777777" w:rsidR="00CB4BEB" w:rsidRPr="00B87969" w:rsidRDefault="00CB4BEB" w:rsidP="003C0924">
            <w:pPr>
              <w:jc w:val="center"/>
              <w:rPr>
                <w:rFonts w:ascii="Trebuchet MS" w:hAnsi="Trebuchet MS"/>
                <w:sz w:val="18"/>
                <w:szCs w:val="18"/>
              </w:rPr>
            </w:pPr>
            <w:r w:rsidRPr="00B87969">
              <w:rPr>
                <w:rFonts w:ascii="Trebuchet MS" w:hAnsi="Trebuchet MS"/>
                <w:sz w:val="18"/>
                <w:szCs w:val="18"/>
              </w:rPr>
              <w:t>1191</w:t>
            </w:r>
          </w:p>
        </w:tc>
        <w:tc>
          <w:tcPr>
            <w:tcW w:w="2410" w:type="dxa"/>
            <w:tcBorders>
              <w:top w:val="single" w:sz="4" w:space="0" w:color="auto"/>
              <w:left w:val="single" w:sz="4" w:space="0" w:color="auto"/>
              <w:bottom w:val="single" w:sz="4" w:space="0" w:color="auto"/>
            </w:tcBorders>
            <w:shd w:val="clear" w:color="auto" w:fill="FFFFFF"/>
            <w:vAlign w:val="center"/>
          </w:tcPr>
          <w:p w14:paraId="275A7C61"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Hundeskov/Hundepark</w:t>
            </w:r>
            <w:r>
              <w:rPr>
                <w:rFonts w:ascii="Trebuchet MS" w:hAnsi="Trebuchet MS"/>
                <w:sz w:val="18"/>
                <w:szCs w:val="18"/>
              </w:rPr>
              <w:t>/</w:t>
            </w:r>
            <w:proofErr w:type="spellStart"/>
            <w:r>
              <w:rPr>
                <w:rFonts w:ascii="Trebuchet MS" w:hAnsi="Trebuchet MS"/>
                <w:sz w:val="18"/>
                <w:szCs w:val="18"/>
              </w:rPr>
              <w:t>fritløbsareal</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55624C16"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370DC055"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Særligt udpeget og eventuelt indhegnet område for hundeluftning</w:t>
            </w:r>
            <w:r w:rsidRPr="005E5AFD">
              <w:rPr>
                <w:rFonts w:ascii="Trebuchet MS" w:hAnsi="Trebuchet MS" w:cs="Trebuchet MS"/>
                <w:sz w:val="18"/>
                <w:szCs w:val="18"/>
              </w:rPr>
              <w:t>, hvor hunde må løbe frit, under forudsætning af ”fuld kontrol af hunden”</w:t>
            </w:r>
            <w:r w:rsidRPr="00B87969">
              <w:rPr>
                <w:rFonts w:ascii="Trebuchet MS" w:hAnsi="Trebuchet MS" w:cs="Trebuchet MS"/>
                <w:sz w:val="18"/>
                <w:szCs w:val="18"/>
              </w:rPr>
              <w:t>. Kommunale og private områder.</w:t>
            </w:r>
          </w:p>
        </w:tc>
      </w:tr>
      <w:tr w:rsidR="00CB4BEB" w:rsidRPr="00B87969" w14:paraId="0BB202F6" w14:textId="77777777" w:rsidTr="0056766E">
        <w:trPr>
          <w:trHeight w:hRule="exact" w:val="30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126B84C"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1201</w:t>
            </w:r>
          </w:p>
        </w:tc>
        <w:tc>
          <w:tcPr>
            <w:tcW w:w="2410" w:type="dxa"/>
            <w:tcBorders>
              <w:top w:val="single" w:sz="4" w:space="0" w:color="auto"/>
              <w:left w:val="single" w:sz="4" w:space="0" w:color="auto"/>
              <w:bottom w:val="single" w:sz="4" w:space="0" w:color="auto"/>
            </w:tcBorders>
            <w:shd w:val="clear" w:color="auto" w:fill="FFFFFF"/>
            <w:vAlign w:val="center"/>
          </w:tcPr>
          <w:p w14:paraId="257928B5"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Borde-bænke/Picnic</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41B6D37"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B399912"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Plads med borde, siddepladser, evt. hængekøjer og andre ting til roligt ophold.</w:t>
            </w:r>
          </w:p>
        </w:tc>
      </w:tr>
      <w:tr w:rsidR="00CB4BEB" w:rsidRPr="00B87969" w14:paraId="008DBB89" w14:textId="77777777" w:rsidTr="0056766E">
        <w:trPr>
          <w:trHeight w:hRule="exact" w:val="30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47284C6B"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1211</w:t>
            </w:r>
          </w:p>
        </w:tc>
        <w:tc>
          <w:tcPr>
            <w:tcW w:w="2410" w:type="dxa"/>
            <w:tcBorders>
              <w:top w:val="single" w:sz="4" w:space="0" w:color="auto"/>
              <w:left w:val="single" w:sz="4" w:space="0" w:color="auto"/>
              <w:bottom w:val="single" w:sz="4" w:space="0" w:color="auto"/>
            </w:tcBorders>
            <w:shd w:val="clear" w:color="auto" w:fill="FFFFFF"/>
            <w:vAlign w:val="center"/>
          </w:tcPr>
          <w:p w14:paraId="70086F6C"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Vandlegeplads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0EA7782D"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9BA063A"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Legeplads med særlige redskaber og faciliteter til leg med vand.</w:t>
            </w:r>
          </w:p>
        </w:tc>
      </w:tr>
      <w:tr w:rsidR="00CB4BEB" w:rsidRPr="00B87969" w14:paraId="19C9AFB6" w14:textId="77777777" w:rsidTr="0056766E">
        <w:trPr>
          <w:trHeight w:hRule="exact" w:val="30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8602FCA"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1222</w:t>
            </w:r>
          </w:p>
        </w:tc>
        <w:tc>
          <w:tcPr>
            <w:tcW w:w="2410" w:type="dxa"/>
            <w:tcBorders>
              <w:top w:val="single" w:sz="4" w:space="0" w:color="auto"/>
              <w:left w:val="single" w:sz="4" w:space="0" w:color="auto"/>
              <w:bottom w:val="single" w:sz="4" w:space="0" w:color="auto"/>
            </w:tcBorders>
            <w:shd w:val="clear" w:color="auto" w:fill="FFFFFF"/>
            <w:vAlign w:val="center"/>
          </w:tcPr>
          <w:p w14:paraId="7D163AFC"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Vandpost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58E1E2B6"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6CC3420C"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Offentligt tilgængeligt drikkevand. Kan være lukket om vinteren.</w:t>
            </w:r>
          </w:p>
        </w:tc>
      </w:tr>
      <w:tr w:rsidR="00CB4BEB" w:rsidRPr="00B87969" w14:paraId="3C468097" w14:textId="77777777" w:rsidTr="0056766E">
        <w:trPr>
          <w:trHeight w:hRule="exact" w:val="51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9669B94"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lastRenderedPageBreak/>
              <w:t>1232</w:t>
            </w:r>
          </w:p>
        </w:tc>
        <w:tc>
          <w:tcPr>
            <w:tcW w:w="2410" w:type="dxa"/>
            <w:tcBorders>
              <w:top w:val="single" w:sz="4" w:space="0" w:color="auto"/>
              <w:left w:val="single" w:sz="4" w:space="0" w:color="auto"/>
              <w:bottom w:val="single" w:sz="4" w:space="0" w:color="auto"/>
            </w:tcBorders>
            <w:shd w:val="clear" w:color="auto" w:fill="FFFFFF"/>
            <w:vAlign w:val="center"/>
          </w:tcPr>
          <w:p w14:paraId="206B5B07"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Trækfærge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518FE259"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7EB6320"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En trækfærge er en pram som er forbundet med en wire. Trækfærgen forbinder bredderne på en å eller et vandløb så man kan med egen trækkraft komme over på den anden side.</w:t>
            </w:r>
          </w:p>
        </w:tc>
      </w:tr>
      <w:tr w:rsidR="00CB4BEB" w:rsidRPr="00B87969" w14:paraId="4F3163DE" w14:textId="77777777" w:rsidTr="0056766E">
        <w:trPr>
          <w:trHeight w:hRule="exact" w:val="631"/>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7C00302"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1242</w:t>
            </w:r>
          </w:p>
        </w:tc>
        <w:tc>
          <w:tcPr>
            <w:tcW w:w="2410" w:type="dxa"/>
            <w:tcBorders>
              <w:top w:val="single" w:sz="4" w:space="0" w:color="auto"/>
              <w:left w:val="single" w:sz="4" w:space="0" w:color="auto"/>
              <w:bottom w:val="single" w:sz="4" w:space="0" w:color="auto"/>
            </w:tcBorders>
            <w:shd w:val="clear" w:color="auto" w:fill="FFFFFF"/>
            <w:vAlign w:val="center"/>
          </w:tcPr>
          <w:p w14:paraId="1C4061FC"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Livreddertårn</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CFBB691"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0F97D775" w14:textId="3D97386C"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Bemandet redningspost (rød- og hvidstribet tårn) af speci</w:t>
            </w:r>
            <w:r w:rsidR="004514CE">
              <w:rPr>
                <w:rFonts w:ascii="Trebuchet MS" w:hAnsi="Trebuchet MS" w:cs="Trebuchet MS"/>
                <w:sz w:val="18"/>
                <w:szCs w:val="18"/>
              </w:rPr>
              <w:t>a</w:t>
            </w:r>
            <w:r w:rsidRPr="004514CE">
              <w:rPr>
                <w:rFonts w:ascii="Trebuchet MS" w:hAnsi="Trebuchet MS" w:cs="Trebuchet MS"/>
                <w:sz w:val="18"/>
                <w:szCs w:val="18"/>
              </w:rPr>
              <w:t xml:space="preserve">luddannede kystlivreddere og udstyret med blandt andet hjertestartere, </w:t>
            </w:r>
            <w:proofErr w:type="spellStart"/>
            <w:r w:rsidRPr="004514CE">
              <w:rPr>
                <w:rFonts w:ascii="Trebuchet MS" w:hAnsi="Trebuchet MS" w:cs="Trebuchet MS"/>
                <w:sz w:val="18"/>
                <w:szCs w:val="18"/>
              </w:rPr>
              <w:t>rescue</w:t>
            </w:r>
            <w:proofErr w:type="spellEnd"/>
            <w:r w:rsidRPr="004514CE">
              <w:rPr>
                <w:rFonts w:ascii="Trebuchet MS" w:hAnsi="Trebuchet MS" w:cs="Trebuchet MS"/>
                <w:sz w:val="18"/>
                <w:szCs w:val="18"/>
              </w:rPr>
              <w:t xml:space="preserve"> </w:t>
            </w:r>
            <w:proofErr w:type="spellStart"/>
            <w:r w:rsidRPr="004514CE">
              <w:rPr>
                <w:rFonts w:ascii="Trebuchet MS" w:hAnsi="Trebuchet MS" w:cs="Trebuchet MS"/>
                <w:sz w:val="18"/>
                <w:szCs w:val="18"/>
              </w:rPr>
              <w:t>boards</w:t>
            </w:r>
            <w:proofErr w:type="spellEnd"/>
            <w:r w:rsidRPr="004514CE">
              <w:rPr>
                <w:rFonts w:ascii="Trebuchet MS" w:hAnsi="Trebuchet MS" w:cs="Trebuchet MS"/>
                <w:sz w:val="18"/>
                <w:szCs w:val="18"/>
              </w:rPr>
              <w:t xml:space="preserve"> og førstehjælpsudstyr.</w:t>
            </w:r>
          </w:p>
        </w:tc>
      </w:tr>
      <w:tr w:rsidR="00CB4BEB" w:rsidRPr="00B87969" w14:paraId="6838C348" w14:textId="77777777" w:rsidTr="0056766E">
        <w:trPr>
          <w:trHeight w:hRule="exact" w:val="5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4D1169D"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1252</w:t>
            </w:r>
          </w:p>
        </w:tc>
        <w:tc>
          <w:tcPr>
            <w:tcW w:w="2410" w:type="dxa"/>
            <w:tcBorders>
              <w:top w:val="single" w:sz="4" w:space="0" w:color="auto"/>
              <w:left w:val="single" w:sz="4" w:space="0" w:color="auto"/>
              <w:bottom w:val="single" w:sz="4" w:space="0" w:color="auto"/>
            </w:tcBorders>
            <w:shd w:val="clear" w:color="auto" w:fill="FFFFFF"/>
            <w:vAlign w:val="center"/>
          </w:tcPr>
          <w:p w14:paraId="545D4C24"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Livredderpost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A3EE962"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7A8C0214" w14:textId="33BE9A1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Ubemandet redningspost der typisk indeholder: Vejledni</w:t>
            </w:r>
            <w:r w:rsidR="00DE4410">
              <w:rPr>
                <w:rFonts w:ascii="Trebuchet MS" w:hAnsi="Trebuchet MS" w:cs="Trebuchet MS"/>
                <w:sz w:val="18"/>
                <w:szCs w:val="18"/>
              </w:rPr>
              <w:t>n</w:t>
            </w:r>
            <w:r w:rsidRPr="004514CE">
              <w:rPr>
                <w:rFonts w:ascii="Trebuchet MS" w:hAnsi="Trebuchet MS" w:cs="Trebuchet MS"/>
                <w:sz w:val="18"/>
                <w:szCs w:val="18"/>
              </w:rPr>
              <w:t>g, 1 redningskrans, 1 sejldugstaske med 220 m nylon line, 2 redningsveste, 2 gjordbælter med kar</w:t>
            </w:r>
            <w:r w:rsidR="00DE4410">
              <w:rPr>
                <w:rFonts w:ascii="Trebuchet MS" w:hAnsi="Trebuchet MS" w:cs="Trebuchet MS"/>
                <w:sz w:val="18"/>
                <w:szCs w:val="18"/>
              </w:rPr>
              <w:t>a</w:t>
            </w:r>
            <w:r w:rsidRPr="004514CE">
              <w:rPr>
                <w:rFonts w:ascii="Trebuchet MS" w:hAnsi="Trebuchet MS" w:cs="Trebuchet MS"/>
                <w:sz w:val="18"/>
                <w:szCs w:val="18"/>
              </w:rPr>
              <w:t xml:space="preserve">binhage og evt. </w:t>
            </w:r>
            <w:proofErr w:type="spellStart"/>
            <w:r w:rsidRPr="004514CE">
              <w:rPr>
                <w:rFonts w:ascii="Trebuchet MS" w:hAnsi="Trebuchet MS" w:cs="Trebuchet MS"/>
                <w:sz w:val="18"/>
                <w:szCs w:val="18"/>
              </w:rPr>
              <w:t>isstige</w:t>
            </w:r>
            <w:proofErr w:type="spellEnd"/>
            <w:r w:rsidRPr="004514CE">
              <w:rPr>
                <w:rFonts w:ascii="Trebuchet MS" w:hAnsi="Trebuchet MS" w:cs="Trebuchet MS"/>
                <w:sz w:val="18"/>
                <w:szCs w:val="18"/>
              </w:rPr>
              <w:t xml:space="preserve"> og issyle.</w:t>
            </w:r>
          </w:p>
        </w:tc>
      </w:tr>
      <w:tr w:rsidR="00CB4BEB" w:rsidRPr="00B87969" w14:paraId="2339B495" w14:textId="77777777" w:rsidTr="0056766E">
        <w:trPr>
          <w:trHeight w:hRule="exact" w:val="452"/>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4A89179"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1261</w:t>
            </w:r>
          </w:p>
        </w:tc>
        <w:tc>
          <w:tcPr>
            <w:tcW w:w="2410" w:type="dxa"/>
            <w:tcBorders>
              <w:top w:val="single" w:sz="4" w:space="0" w:color="auto"/>
              <w:left w:val="single" w:sz="4" w:space="0" w:color="auto"/>
              <w:bottom w:val="single" w:sz="4" w:space="0" w:color="auto"/>
            </w:tcBorders>
            <w:shd w:val="clear" w:color="auto" w:fill="FFFFFF"/>
            <w:vAlign w:val="center"/>
          </w:tcPr>
          <w:p w14:paraId="31E1B383"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Badevandsflag</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AB0794A"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F29D76A"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Badeområde der er tildelt badevandsflag, der ikke er Blå Flag.</w:t>
            </w:r>
          </w:p>
        </w:tc>
      </w:tr>
      <w:tr w:rsidR="00CB4BEB" w:rsidRPr="00B87969" w14:paraId="2078D3B4" w14:textId="77777777" w:rsidTr="0056766E">
        <w:trPr>
          <w:trHeight w:hRule="exact" w:val="541"/>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7D17F02"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1272</w:t>
            </w:r>
          </w:p>
        </w:tc>
        <w:tc>
          <w:tcPr>
            <w:tcW w:w="2410" w:type="dxa"/>
            <w:tcBorders>
              <w:top w:val="single" w:sz="4" w:space="0" w:color="auto"/>
              <w:left w:val="single" w:sz="4" w:space="0" w:color="auto"/>
              <w:bottom w:val="single" w:sz="4" w:space="0" w:color="auto"/>
            </w:tcBorders>
            <w:shd w:val="clear" w:color="auto" w:fill="FFFFFF"/>
            <w:vAlign w:val="center"/>
          </w:tcPr>
          <w:p w14:paraId="3B02697C"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Badevandsflag facilitet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6959A54"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44E7205"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Faciliteter til strande med badevandsflag, der ikke er Blå Flag, f.eks. førstehjælpskasser, skilte på vandkvalitetsmålinger, nødtelefon.</w:t>
            </w:r>
          </w:p>
        </w:tc>
      </w:tr>
      <w:tr w:rsidR="00CB4BEB" w:rsidRPr="00B87969" w14:paraId="709C7369" w14:textId="77777777" w:rsidTr="0056766E">
        <w:trPr>
          <w:trHeight w:hRule="exact" w:val="51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65E6878"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1281</w:t>
            </w:r>
          </w:p>
        </w:tc>
        <w:tc>
          <w:tcPr>
            <w:tcW w:w="2410" w:type="dxa"/>
            <w:tcBorders>
              <w:top w:val="single" w:sz="4" w:space="0" w:color="auto"/>
              <w:left w:val="single" w:sz="4" w:space="0" w:color="auto"/>
              <w:bottom w:val="single" w:sz="4" w:space="0" w:color="auto"/>
            </w:tcBorders>
            <w:shd w:val="clear" w:color="auto" w:fill="FFFFFF"/>
            <w:vAlign w:val="center"/>
          </w:tcPr>
          <w:p w14:paraId="7EDAB9C1"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Hesteophold</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8150C1D"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A7E76B2"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 xml:space="preserve">Mindre indhegning m.v. til heste, som kan benyttes i forbindelse med midlertidigt ophold. Evt. en del af et </w:t>
            </w:r>
            <w:proofErr w:type="spellStart"/>
            <w:r w:rsidRPr="004514CE">
              <w:rPr>
                <w:rFonts w:ascii="Trebuchet MS" w:hAnsi="Trebuchet MS" w:cs="Trebuchet MS"/>
                <w:sz w:val="18"/>
                <w:szCs w:val="18"/>
              </w:rPr>
              <w:t>høhotel</w:t>
            </w:r>
            <w:proofErr w:type="spellEnd"/>
            <w:r w:rsidRPr="004514CE">
              <w:rPr>
                <w:rFonts w:ascii="Trebuchet MS" w:hAnsi="Trebuchet MS" w:cs="Trebuchet MS"/>
                <w:sz w:val="18"/>
                <w:szCs w:val="18"/>
              </w:rPr>
              <w:t>.</w:t>
            </w:r>
          </w:p>
        </w:tc>
      </w:tr>
      <w:tr w:rsidR="00CB4BEB" w:rsidRPr="00B87969" w14:paraId="536C0F04" w14:textId="77777777" w:rsidTr="0056766E">
        <w:trPr>
          <w:trHeight w:hRule="exact" w:val="63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D0480CD"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1291</w:t>
            </w:r>
          </w:p>
        </w:tc>
        <w:tc>
          <w:tcPr>
            <w:tcW w:w="2410" w:type="dxa"/>
            <w:tcBorders>
              <w:top w:val="single" w:sz="4" w:space="0" w:color="auto"/>
              <w:left w:val="single" w:sz="4" w:space="0" w:color="auto"/>
              <w:bottom w:val="single" w:sz="4" w:space="0" w:color="auto"/>
            </w:tcBorders>
            <w:shd w:val="clear" w:color="auto" w:fill="FFFFFF"/>
            <w:vAlign w:val="center"/>
          </w:tcPr>
          <w:p w14:paraId="70CE0379" w14:textId="19038C01" w:rsidR="00CB4BEB" w:rsidRPr="004514CE" w:rsidRDefault="00565435" w:rsidP="003C0924">
            <w:pPr>
              <w:rPr>
                <w:rFonts w:ascii="Trebuchet MS" w:hAnsi="Trebuchet MS" w:cs="Trebuchet MS"/>
                <w:sz w:val="18"/>
                <w:szCs w:val="18"/>
              </w:rPr>
            </w:pPr>
            <w:r>
              <w:rPr>
                <w:rFonts w:ascii="Trebuchet MS" w:hAnsi="Trebuchet MS" w:cs="Trebuchet MS"/>
                <w:sz w:val="18"/>
                <w:szCs w:val="18"/>
              </w:rPr>
              <w:t>Holdeplads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A683258"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7A601755" w14:textId="0D1BCBD1" w:rsidR="00CB4BEB" w:rsidRPr="004514CE" w:rsidRDefault="00565435" w:rsidP="003C0924">
            <w:pPr>
              <w:rPr>
                <w:rFonts w:ascii="Trebuchet MS" w:hAnsi="Trebuchet MS" w:cs="Trebuchet MS"/>
                <w:sz w:val="18"/>
                <w:szCs w:val="18"/>
              </w:rPr>
            </w:pPr>
            <w:r w:rsidRPr="00565435">
              <w:rPr>
                <w:rFonts w:ascii="Trebuchet MS" w:hAnsi="Trebuchet MS" w:cs="Trebuchet MS"/>
                <w:sz w:val="18"/>
                <w:szCs w:val="18"/>
              </w:rPr>
              <w:t>Holdeplads i tilknytning til rekreative områder/faciliteter og som ikke er registreret andre steder. Man kan angive om holdepladsen er egnet til f.eks. hestetrailer i beskrivelsesfeltet.</w:t>
            </w:r>
          </w:p>
        </w:tc>
      </w:tr>
      <w:tr w:rsidR="00CB4BEB" w:rsidRPr="00B87969" w14:paraId="5EDC8F49" w14:textId="77777777" w:rsidTr="0056766E">
        <w:trPr>
          <w:trHeight w:hRule="exact" w:val="897"/>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388DF19"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1302</w:t>
            </w:r>
          </w:p>
        </w:tc>
        <w:tc>
          <w:tcPr>
            <w:tcW w:w="2410" w:type="dxa"/>
            <w:tcBorders>
              <w:top w:val="single" w:sz="4" w:space="0" w:color="auto"/>
              <w:left w:val="single" w:sz="4" w:space="0" w:color="auto"/>
              <w:bottom w:val="single" w:sz="4" w:space="0" w:color="auto"/>
            </w:tcBorders>
            <w:shd w:val="clear" w:color="auto" w:fill="FFFFFF"/>
            <w:vAlign w:val="center"/>
          </w:tcPr>
          <w:p w14:paraId="64E3A955"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Formidlingscenter</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0CE40769"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2FCFF58"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 xml:space="preserve">Herunder </w:t>
            </w:r>
            <w:proofErr w:type="spellStart"/>
            <w:r w:rsidRPr="004514CE">
              <w:rPr>
                <w:rFonts w:ascii="Trebuchet MS" w:hAnsi="Trebuchet MS" w:cs="Trebuchet MS"/>
                <w:sz w:val="18"/>
                <w:szCs w:val="18"/>
              </w:rPr>
              <w:t>trailcenter</w:t>
            </w:r>
            <w:proofErr w:type="spellEnd"/>
            <w:r w:rsidRPr="004514CE">
              <w:rPr>
                <w:rFonts w:ascii="Trebuchet MS" w:hAnsi="Trebuchet MS" w:cs="Trebuchet MS"/>
                <w:sz w:val="18"/>
                <w:szCs w:val="18"/>
              </w:rPr>
              <w:t>, gateway, port mv. Sted eller bygning som er udgangs- og knudepunkt for formidling af natur og aktiviteter samt oplevelser og ophold i det omkringliggende landskab. Indeholder relevante services og faciliteter eller skiltning/vejvisning dertil.</w:t>
            </w:r>
          </w:p>
        </w:tc>
      </w:tr>
      <w:tr w:rsidR="00565435" w:rsidRPr="00B87969" w14:paraId="3C4689BA" w14:textId="77777777" w:rsidTr="0056766E">
        <w:trPr>
          <w:trHeight w:hRule="exact" w:val="897"/>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F719007" w14:textId="6BCA84EB" w:rsidR="00565435" w:rsidRPr="004514CE" w:rsidRDefault="00565435" w:rsidP="003C0924">
            <w:pPr>
              <w:jc w:val="center"/>
              <w:rPr>
                <w:rFonts w:ascii="Trebuchet MS" w:hAnsi="Trebuchet MS" w:cs="Trebuchet MS"/>
                <w:sz w:val="18"/>
                <w:szCs w:val="18"/>
              </w:rPr>
            </w:pPr>
            <w:r>
              <w:rPr>
                <w:rFonts w:ascii="Trebuchet MS" w:hAnsi="Trebuchet MS" w:cs="Trebuchet MS"/>
                <w:sz w:val="18"/>
                <w:szCs w:val="18"/>
              </w:rPr>
              <w:t>1311</w:t>
            </w:r>
          </w:p>
        </w:tc>
        <w:tc>
          <w:tcPr>
            <w:tcW w:w="2410" w:type="dxa"/>
            <w:tcBorders>
              <w:top w:val="single" w:sz="4" w:space="0" w:color="auto"/>
              <w:left w:val="single" w:sz="4" w:space="0" w:color="auto"/>
              <w:bottom w:val="single" w:sz="4" w:space="0" w:color="auto"/>
            </w:tcBorders>
            <w:shd w:val="clear" w:color="auto" w:fill="FFFFFF"/>
            <w:vAlign w:val="center"/>
          </w:tcPr>
          <w:p w14:paraId="22AF418C" w14:textId="15A7EB49" w:rsidR="00565435" w:rsidRPr="004514CE" w:rsidRDefault="00565435" w:rsidP="003C0924">
            <w:pPr>
              <w:rPr>
                <w:rFonts w:ascii="Trebuchet MS" w:hAnsi="Trebuchet MS" w:cs="Trebuchet MS"/>
                <w:sz w:val="18"/>
                <w:szCs w:val="18"/>
              </w:rPr>
            </w:pPr>
            <w:r w:rsidRPr="00565435">
              <w:rPr>
                <w:rFonts w:ascii="Trebuchet MS" w:hAnsi="Trebuchet MS" w:cs="Trebuchet MS"/>
                <w:sz w:val="18"/>
                <w:szCs w:val="18"/>
              </w:rPr>
              <w:t>Spang</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8726C01" w14:textId="359C8169" w:rsidR="00565435" w:rsidRPr="004514CE" w:rsidRDefault="00565435"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8A63B88" w14:textId="15EA42EC" w:rsidR="00565435" w:rsidRPr="004514CE" w:rsidRDefault="00565435" w:rsidP="003C0924">
            <w:pPr>
              <w:rPr>
                <w:rFonts w:ascii="Trebuchet MS" w:hAnsi="Trebuchet MS" w:cs="Trebuchet MS"/>
                <w:sz w:val="18"/>
                <w:szCs w:val="18"/>
              </w:rPr>
            </w:pPr>
            <w:r w:rsidRPr="00565435">
              <w:rPr>
                <w:rFonts w:ascii="Trebuchet MS" w:hAnsi="Trebuchet MS" w:cs="Trebuchet MS"/>
                <w:sz w:val="18"/>
                <w:szCs w:val="18"/>
              </w:rPr>
              <w:t>Simpel bro. Typisk bestående af udlagte stammer eller brædder.</w:t>
            </w:r>
          </w:p>
        </w:tc>
      </w:tr>
      <w:tr w:rsidR="00565435" w:rsidRPr="00B87969" w14:paraId="1042FF91" w14:textId="77777777" w:rsidTr="0056766E">
        <w:trPr>
          <w:trHeight w:hRule="exact" w:val="897"/>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BD28E9F" w14:textId="7E3269DE" w:rsidR="00565435" w:rsidRPr="004514CE" w:rsidRDefault="00565435" w:rsidP="003C0924">
            <w:pPr>
              <w:jc w:val="center"/>
              <w:rPr>
                <w:rFonts w:ascii="Trebuchet MS" w:hAnsi="Trebuchet MS" w:cs="Trebuchet MS"/>
                <w:sz w:val="18"/>
                <w:szCs w:val="18"/>
              </w:rPr>
            </w:pPr>
            <w:r>
              <w:rPr>
                <w:rFonts w:ascii="Trebuchet MS" w:hAnsi="Trebuchet MS" w:cs="Trebuchet MS"/>
                <w:sz w:val="18"/>
                <w:szCs w:val="18"/>
              </w:rPr>
              <w:t>1321</w:t>
            </w:r>
          </w:p>
        </w:tc>
        <w:tc>
          <w:tcPr>
            <w:tcW w:w="2410" w:type="dxa"/>
            <w:tcBorders>
              <w:top w:val="single" w:sz="4" w:space="0" w:color="auto"/>
              <w:left w:val="single" w:sz="4" w:space="0" w:color="auto"/>
              <w:bottom w:val="single" w:sz="4" w:space="0" w:color="auto"/>
            </w:tcBorders>
            <w:shd w:val="clear" w:color="auto" w:fill="FFFFFF"/>
            <w:vAlign w:val="center"/>
          </w:tcPr>
          <w:p w14:paraId="77B62CAB" w14:textId="2AF1DD32" w:rsidR="00565435" w:rsidRPr="004514CE" w:rsidRDefault="00565435" w:rsidP="003C0924">
            <w:pPr>
              <w:rPr>
                <w:rFonts w:ascii="Trebuchet MS" w:hAnsi="Trebuchet MS" w:cs="Trebuchet MS"/>
                <w:sz w:val="18"/>
                <w:szCs w:val="18"/>
              </w:rPr>
            </w:pPr>
            <w:r w:rsidRPr="00565435">
              <w:rPr>
                <w:rFonts w:ascii="Trebuchet MS" w:hAnsi="Trebuchet MS" w:cs="Trebuchet MS"/>
                <w:sz w:val="18"/>
                <w:szCs w:val="18"/>
              </w:rPr>
              <w:t>Stente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2DCA431" w14:textId="7DF07BBD" w:rsidR="00565435" w:rsidRPr="004514CE" w:rsidRDefault="00565435"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0593C040" w14:textId="3719819B" w:rsidR="00565435" w:rsidRPr="004514CE" w:rsidRDefault="00565435" w:rsidP="003C0924">
            <w:pPr>
              <w:rPr>
                <w:rFonts w:ascii="Trebuchet MS" w:hAnsi="Trebuchet MS" w:cs="Trebuchet MS"/>
                <w:sz w:val="18"/>
                <w:szCs w:val="18"/>
              </w:rPr>
            </w:pPr>
            <w:r w:rsidRPr="00565435">
              <w:rPr>
                <w:rFonts w:ascii="Trebuchet MS" w:hAnsi="Trebuchet MS" w:cs="Trebuchet MS"/>
                <w:sz w:val="18"/>
                <w:szCs w:val="18"/>
              </w:rPr>
              <w:t>Lille dobbelt stige med form som et omvendt V der fører over et hegn eller gærde omkring en mark med fx køer.</w:t>
            </w:r>
          </w:p>
        </w:tc>
      </w:tr>
      <w:tr w:rsidR="00565435" w:rsidRPr="00B87969" w14:paraId="08ED7AEE" w14:textId="77777777" w:rsidTr="0056766E">
        <w:trPr>
          <w:trHeight w:hRule="exact" w:val="897"/>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98DA824" w14:textId="71981109" w:rsidR="00565435" w:rsidRPr="004514CE" w:rsidRDefault="00565435" w:rsidP="003C0924">
            <w:pPr>
              <w:jc w:val="center"/>
              <w:rPr>
                <w:rFonts w:ascii="Trebuchet MS" w:hAnsi="Trebuchet MS" w:cs="Trebuchet MS"/>
                <w:sz w:val="18"/>
                <w:szCs w:val="18"/>
              </w:rPr>
            </w:pPr>
            <w:r>
              <w:rPr>
                <w:rFonts w:ascii="Trebuchet MS" w:hAnsi="Trebuchet MS" w:cs="Trebuchet MS"/>
                <w:sz w:val="18"/>
                <w:szCs w:val="18"/>
              </w:rPr>
              <w:t>1331</w:t>
            </w:r>
          </w:p>
        </w:tc>
        <w:tc>
          <w:tcPr>
            <w:tcW w:w="2410" w:type="dxa"/>
            <w:tcBorders>
              <w:top w:val="single" w:sz="4" w:space="0" w:color="auto"/>
              <w:left w:val="single" w:sz="4" w:space="0" w:color="auto"/>
              <w:bottom w:val="single" w:sz="4" w:space="0" w:color="auto"/>
            </w:tcBorders>
            <w:shd w:val="clear" w:color="auto" w:fill="FFFFFF"/>
            <w:vAlign w:val="center"/>
          </w:tcPr>
          <w:p w14:paraId="6A781F47" w14:textId="45F96901" w:rsidR="00565435" w:rsidRPr="004514CE" w:rsidRDefault="00565435" w:rsidP="003C0924">
            <w:pPr>
              <w:rPr>
                <w:rFonts w:ascii="Trebuchet MS" w:hAnsi="Trebuchet MS" w:cs="Trebuchet MS"/>
                <w:sz w:val="18"/>
                <w:szCs w:val="18"/>
              </w:rPr>
            </w:pPr>
            <w:r w:rsidRPr="00565435">
              <w:rPr>
                <w:rFonts w:ascii="Trebuchet MS" w:hAnsi="Trebuchet MS" w:cs="Trebuchet MS"/>
                <w:sz w:val="18"/>
                <w:szCs w:val="18"/>
              </w:rPr>
              <w:t>Badebro</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D54DB75" w14:textId="1BD62959" w:rsidR="00565435" w:rsidRPr="004514CE" w:rsidRDefault="00565435"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5B73EA39" w14:textId="03D86870" w:rsidR="00565435" w:rsidRPr="004514CE" w:rsidRDefault="00565435" w:rsidP="003C0924">
            <w:pPr>
              <w:rPr>
                <w:rFonts w:ascii="Trebuchet MS" w:hAnsi="Trebuchet MS" w:cs="Trebuchet MS"/>
                <w:sz w:val="18"/>
                <w:szCs w:val="18"/>
              </w:rPr>
            </w:pPr>
            <w:r w:rsidRPr="00565435">
              <w:rPr>
                <w:rFonts w:ascii="Trebuchet MS" w:hAnsi="Trebuchet MS" w:cs="Trebuchet MS"/>
                <w:sz w:val="18"/>
                <w:szCs w:val="18"/>
              </w:rPr>
              <w:t>Bro med adgang til badning.</w:t>
            </w:r>
          </w:p>
        </w:tc>
      </w:tr>
      <w:tr w:rsidR="00565435" w:rsidRPr="00B87969" w14:paraId="17690C7A" w14:textId="77777777" w:rsidTr="0056766E">
        <w:trPr>
          <w:trHeight w:hRule="exact" w:val="897"/>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0273E9E" w14:textId="39274B1B" w:rsidR="00565435" w:rsidRPr="004514CE" w:rsidRDefault="00565435" w:rsidP="003C0924">
            <w:pPr>
              <w:jc w:val="center"/>
              <w:rPr>
                <w:rFonts w:ascii="Trebuchet MS" w:hAnsi="Trebuchet MS" w:cs="Trebuchet MS"/>
                <w:sz w:val="18"/>
                <w:szCs w:val="18"/>
              </w:rPr>
            </w:pPr>
            <w:r>
              <w:rPr>
                <w:rFonts w:ascii="Trebuchet MS" w:hAnsi="Trebuchet MS" w:cs="Trebuchet MS"/>
                <w:sz w:val="18"/>
                <w:szCs w:val="18"/>
              </w:rPr>
              <w:t>1341</w:t>
            </w:r>
          </w:p>
        </w:tc>
        <w:tc>
          <w:tcPr>
            <w:tcW w:w="2410" w:type="dxa"/>
            <w:tcBorders>
              <w:top w:val="single" w:sz="4" w:space="0" w:color="auto"/>
              <w:left w:val="single" w:sz="4" w:space="0" w:color="auto"/>
              <w:bottom w:val="single" w:sz="4" w:space="0" w:color="auto"/>
            </w:tcBorders>
            <w:shd w:val="clear" w:color="auto" w:fill="FFFFFF"/>
            <w:vAlign w:val="center"/>
          </w:tcPr>
          <w:p w14:paraId="2C9A17E1" w14:textId="7B55B558" w:rsidR="00565435" w:rsidRPr="004514CE" w:rsidRDefault="00565435" w:rsidP="003C0924">
            <w:pPr>
              <w:rPr>
                <w:rFonts w:ascii="Trebuchet MS" w:hAnsi="Trebuchet MS" w:cs="Trebuchet MS"/>
                <w:sz w:val="18"/>
                <w:szCs w:val="18"/>
              </w:rPr>
            </w:pPr>
            <w:r w:rsidRPr="00565435">
              <w:rPr>
                <w:rFonts w:ascii="Trebuchet MS" w:hAnsi="Trebuchet MS" w:cs="Trebuchet MS"/>
                <w:sz w:val="18"/>
                <w:szCs w:val="18"/>
              </w:rPr>
              <w:t>Bro</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E92DC8B" w14:textId="7B6E149A" w:rsidR="00565435" w:rsidRPr="004514CE" w:rsidRDefault="00565435"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5323971D" w14:textId="4FA9BDA1" w:rsidR="00565435" w:rsidRPr="004514CE" w:rsidRDefault="00565435" w:rsidP="003C0924">
            <w:pPr>
              <w:rPr>
                <w:rFonts w:ascii="Trebuchet MS" w:hAnsi="Trebuchet MS" w:cs="Trebuchet MS"/>
                <w:sz w:val="18"/>
                <w:szCs w:val="18"/>
              </w:rPr>
            </w:pPr>
            <w:r w:rsidRPr="00565435">
              <w:rPr>
                <w:rFonts w:ascii="Trebuchet MS" w:hAnsi="Trebuchet MS" w:cs="Trebuchet MS"/>
                <w:sz w:val="18"/>
                <w:szCs w:val="18"/>
              </w:rPr>
              <w:t>Bro.</w:t>
            </w:r>
          </w:p>
        </w:tc>
      </w:tr>
      <w:tr w:rsidR="001078A0" w:rsidRPr="00B87969" w14:paraId="281630B9" w14:textId="77777777" w:rsidTr="0056766E">
        <w:trPr>
          <w:trHeight w:hRule="exact" w:val="601"/>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6D8A733" w14:textId="7F554364" w:rsidR="001078A0" w:rsidRPr="004514CE" w:rsidRDefault="001078A0" w:rsidP="003C0924">
            <w:pPr>
              <w:jc w:val="center"/>
              <w:rPr>
                <w:rFonts w:ascii="Trebuchet MS" w:hAnsi="Trebuchet MS" w:cs="Trebuchet MS"/>
                <w:sz w:val="18"/>
                <w:szCs w:val="18"/>
              </w:rPr>
            </w:pPr>
            <w:r w:rsidRPr="001078A0">
              <w:rPr>
                <w:rFonts w:ascii="Trebuchet MS" w:hAnsi="Trebuchet MS" w:cs="Trebuchet MS"/>
                <w:sz w:val="18"/>
                <w:szCs w:val="18"/>
              </w:rPr>
              <w:t>1351</w:t>
            </w:r>
          </w:p>
        </w:tc>
        <w:tc>
          <w:tcPr>
            <w:tcW w:w="2410" w:type="dxa"/>
            <w:tcBorders>
              <w:top w:val="single" w:sz="4" w:space="0" w:color="auto"/>
              <w:left w:val="single" w:sz="4" w:space="0" w:color="auto"/>
              <w:bottom w:val="single" w:sz="4" w:space="0" w:color="auto"/>
            </w:tcBorders>
            <w:shd w:val="clear" w:color="auto" w:fill="FFFFFF"/>
            <w:vAlign w:val="center"/>
          </w:tcPr>
          <w:p w14:paraId="30932BB1" w14:textId="26DA7A50" w:rsidR="001078A0" w:rsidRPr="004514CE" w:rsidRDefault="001078A0" w:rsidP="003C0924">
            <w:pPr>
              <w:rPr>
                <w:rFonts w:ascii="Trebuchet MS" w:hAnsi="Trebuchet MS" w:cs="Trebuchet MS"/>
                <w:sz w:val="18"/>
                <w:szCs w:val="18"/>
              </w:rPr>
            </w:pPr>
            <w:r w:rsidRPr="001078A0">
              <w:rPr>
                <w:rFonts w:ascii="Trebuchet MS" w:hAnsi="Trebuchet MS" w:cs="Trebuchet MS"/>
                <w:sz w:val="18"/>
                <w:szCs w:val="18"/>
              </w:rPr>
              <w:t>Parkeringsplads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8FFE8D0" w14:textId="4124B5E1" w:rsidR="001078A0" w:rsidRPr="00B87969" w:rsidRDefault="001078A0"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C93404A" w14:textId="0953842E" w:rsidR="001078A0" w:rsidRPr="004514CE" w:rsidRDefault="001078A0" w:rsidP="003C0924">
            <w:pPr>
              <w:rPr>
                <w:rFonts w:ascii="Trebuchet MS" w:hAnsi="Trebuchet MS" w:cs="Trebuchet MS"/>
                <w:sz w:val="18"/>
                <w:szCs w:val="18"/>
              </w:rPr>
            </w:pPr>
            <w:r w:rsidRPr="001078A0">
              <w:rPr>
                <w:rFonts w:ascii="Trebuchet MS" w:hAnsi="Trebuchet MS" w:cs="Trebuchet MS"/>
                <w:sz w:val="18"/>
                <w:szCs w:val="18"/>
              </w:rPr>
              <w:t>En parkeringsplads/et område er et officielt sted beregnet til at henstille køretøjer på, når de ikke bruges.</w:t>
            </w:r>
          </w:p>
        </w:tc>
      </w:tr>
      <w:tr w:rsidR="00E41665" w:rsidRPr="00B87969" w14:paraId="4BD9A7BA" w14:textId="77777777" w:rsidTr="00E41665">
        <w:tblPrEx>
          <w:tblW w:w="136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ExChange w:id="2706" w:author="Sofie Kofoed Led" w:date="2022-12-21T14:10:00Z">
            <w:tblPrEx>
              <w:tblW w:w="136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Ex>
          </w:tblPrExChange>
        </w:tblPrEx>
        <w:trPr>
          <w:trHeight w:hRule="exact" w:val="795"/>
          <w:ins w:id="2707" w:author="Sofie Kofoed Led" w:date="2022-12-21T14:10:00Z"/>
          <w:trPrChange w:id="2708" w:author="Sofie Kofoed Led" w:date="2022-12-21T14:10:00Z">
            <w:trPr>
              <w:trHeight w:hRule="exact" w:val="601"/>
            </w:trPr>
          </w:trPrChange>
        </w:trPr>
        <w:tc>
          <w:tcPr>
            <w:tcW w:w="1951" w:type="dxa"/>
            <w:tcBorders>
              <w:top w:val="single" w:sz="4" w:space="0" w:color="auto"/>
              <w:left w:val="single" w:sz="4" w:space="0" w:color="auto"/>
              <w:bottom w:val="single" w:sz="4" w:space="0" w:color="auto"/>
              <w:right w:val="single" w:sz="4" w:space="0" w:color="auto"/>
            </w:tcBorders>
            <w:shd w:val="clear" w:color="auto" w:fill="D9D9D9"/>
            <w:tcPrChange w:id="2709" w:author="Sofie Kofoed Led" w:date="2022-12-21T14:10:00Z">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tcPrChange>
          </w:tcPr>
          <w:p w14:paraId="734C9196" w14:textId="359C50B6" w:rsidR="00E41665" w:rsidRPr="001078A0" w:rsidRDefault="00E41665" w:rsidP="00E41665">
            <w:pPr>
              <w:jc w:val="center"/>
              <w:rPr>
                <w:ins w:id="2710" w:author="Sofie Kofoed Led" w:date="2022-12-21T14:10:00Z"/>
                <w:rFonts w:ascii="Trebuchet MS" w:hAnsi="Trebuchet MS" w:cs="Trebuchet MS"/>
                <w:sz w:val="18"/>
                <w:szCs w:val="18"/>
              </w:rPr>
            </w:pPr>
            <w:ins w:id="2711" w:author="Sofie Kofoed Led" w:date="2022-12-21T14:10:00Z">
              <w:r>
                <w:rPr>
                  <w:rFonts w:ascii="Trebuchet MS" w:hAnsi="Trebuchet MS" w:cs="Trebuchet MS"/>
                  <w:sz w:val="18"/>
                  <w:szCs w:val="18"/>
                </w:rPr>
                <w:lastRenderedPageBreak/>
                <w:t>1361</w:t>
              </w:r>
            </w:ins>
          </w:p>
        </w:tc>
        <w:tc>
          <w:tcPr>
            <w:tcW w:w="2410" w:type="dxa"/>
            <w:tcBorders>
              <w:top w:val="single" w:sz="4" w:space="0" w:color="auto"/>
              <w:left w:val="single" w:sz="4" w:space="0" w:color="auto"/>
              <w:bottom w:val="single" w:sz="4" w:space="0" w:color="auto"/>
            </w:tcBorders>
            <w:shd w:val="clear" w:color="auto" w:fill="FFFFFF"/>
            <w:vAlign w:val="center"/>
            <w:tcPrChange w:id="2712" w:author="Sofie Kofoed Led" w:date="2022-12-21T14:10:00Z">
              <w:tcPr>
                <w:tcW w:w="2410" w:type="dxa"/>
                <w:tcBorders>
                  <w:top w:val="single" w:sz="4" w:space="0" w:color="auto"/>
                  <w:left w:val="single" w:sz="4" w:space="0" w:color="auto"/>
                  <w:bottom w:val="single" w:sz="4" w:space="0" w:color="auto"/>
                </w:tcBorders>
                <w:shd w:val="clear" w:color="auto" w:fill="FFFFFF"/>
                <w:vAlign w:val="center"/>
              </w:tcPr>
            </w:tcPrChange>
          </w:tcPr>
          <w:p w14:paraId="5B7A2C0A" w14:textId="48D11F2C" w:rsidR="00E41665" w:rsidRPr="001078A0" w:rsidRDefault="00E41665" w:rsidP="00E41665">
            <w:pPr>
              <w:rPr>
                <w:ins w:id="2713" w:author="Sofie Kofoed Led" w:date="2022-12-21T14:10:00Z"/>
                <w:rFonts w:ascii="Trebuchet MS" w:hAnsi="Trebuchet MS" w:cs="Trebuchet MS"/>
                <w:sz w:val="18"/>
                <w:szCs w:val="18"/>
              </w:rPr>
            </w:pPr>
            <w:ins w:id="2714" w:author="Sofie Kofoed Led" w:date="2022-12-21T14:10:00Z">
              <w:r>
                <w:rPr>
                  <w:rFonts w:ascii="Trebuchet MS" w:hAnsi="Trebuchet MS" w:cs="Trebuchet MS"/>
                  <w:sz w:val="18"/>
                  <w:szCs w:val="18"/>
                </w:rPr>
                <w:t>Fodhviler</w:t>
              </w:r>
            </w:ins>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Change w:id="2715" w:author="Sofie Kofoed Led" w:date="2022-12-21T14:10:00Z">
              <w:tcPr>
                <w:tcW w:w="709" w:type="dxa"/>
                <w:tcBorders>
                  <w:top w:val="single" w:sz="4" w:space="0" w:color="auto"/>
                  <w:left w:val="single" w:sz="4" w:space="0" w:color="auto"/>
                  <w:bottom w:val="single" w:sz="4" w:space="0" w:color="auto"/>
                  <w:right w:val="single" w:sz="4" w:space="0" w:color="auto"/>
                </w:tcBorders>
                <w:shd w:val="clear" w:color="auto" w:fill="FFFFFF"/>
                <w:vAlign w:val="center"/>
              </w:tcPr>
            </w:tcPrChange>
          </w:tcPr>
          <w:p w14:paraId="78F861E8" w14:textId="19A5B8A6" w:rsidR="00E41665" w:rsidRDefault="00E41665" w:rsidP="00E41665">
            <w:pPr>
              <w:jc w:val="center"/>
              <w:rPr>
                <w:ins w:id="2716" w:author="Sofie Kofoed Led" w:date="2022-12-21T14:10:00Z"/>
                <w:rFonts w:ascii="Trebuchet MS" w:hAnsi="Trebuchet MS" w:cs="Trebuchet MS"/>
                <w:sz w:val="18"/>
                <w:szCs w:val="18"/>
              </w:rPr>
            </w:pPr>
            <w:ins w:id="2717" w:author="Sofie Kofoed Led" w:date="2022-12-21T14:10:00Z">
              <w:r>
                <w:rPr>
                  <w:rFonts w:ascii="Trebuchet MS" w:hAnsi="Trebuchet MS" w:cs="Trebuchet MS"/>
                  <w:sz w:val="18"/>
                  <w:szCs w:val="18"/>
                </w:rPr>
                <w:t>1</w:t>
              </w:r>
            </w:ins>
          </w:p>
        </w:tc>
        <w:tc>
          <w:tcPr>
            <w:tcW w:w="8582" w:type="dxa"/>
            <w:tcBorders>
              <w:top w:val="single" w:sz="4" w:space="0" w:color="auto"/>
              <w:left w:val="single" w:sz="4" w:space="0" w:color="auto"/>
              <w:bottom w:val="single" w:sz="4" w:space="0" w:color="auto"/>
            </w:tcBorders>
            <w:shd w:val="clear" w:color="auto" w:fill="FFFFFF"/>
            <w:vAlign w:val="center"/>
            <w:tcPrChange w:id="2718" w:author="Sofie Kofoed Led" w:date="2022-12-21T14:10:00Z">
              <w:tcPr>
                <w:tcW w:w="8582" w:type="dxa"/>
                <w:tcBorders>
                  <w:top w:val="single" w:sz="4" w:space="0" w:color="auto"/>
                  <w:left w:val="single" w:sz="4" w:space="0" w:color="auto"/>
                  <w:bottom w:val="single" w:sz="4" w:space="0" w:color="auto"/>
                </w:tcBorders>
                <w:shd w:val="clear" w:color="auto" w:fill="FFFFFF"/>
                <w:vAlign w:val="center"/>
              </w:tcPr>
            </w:tcPrChange>
          </w:tcPr>
          <w:p w14:paraId="6BD0FF29" w14:textId="05A96DBC" w:rsidR="00E41665" w:rsidRPr="001078A0" w:rsidRDefault="00E41665" w:rsidP="00E41665">
            <w:pPr>
              <w:rPr>
                <w:ins w:id="2719" w:author="Sofie Kofoed Led" w:date="2022-12-21T14:10:00Z"/>
                <w:rFonts w:ascii="Trebuchet MS" w:hAnsi="Trebuchet MS" w:cs="Trebuchet MS"/>
                <w:sz w:val="18"/>
                <w:szCs w:val="18"/>
              </w:rPr>
            </w:pPr>
            <w:ins w:id="2720" w:author="Sofie Kofoed Led" w:date="2022-12-21T14:10:00Z">
              <w:r>
                <w:rPr>
                  <w:rFonts w:ascii="Trebuchet MS" w:hAnsi="Trebuchet MS" w:cs="Trebuchet MS"/>
                  <w:sz w:val="18"/>
                  <w:szCs w:val="18"/>
                </w:rPr>
                <w:t>Installation til</w:t>
              </w:r>
              <w:r w:rsidRPr="006C4D80">
                <w:rPr>
                  <w:rFonts w:ascii="Trebuchet MS" w:hAnsi="Trebuchet MS" w:cs="Trebuchet MS"/>
                  <w:sz w:val="18"/>
                  <w:szCs w:val="18"/>
                </w:rPr>
                <w:t xml:space="preserve"> cyklister, som venter på grønt lys i cykelbyen. Cyklistgelænder kaldes den også. Her kan cyklisten støtte foden på fodstykket og tage et greb i gelænderet, så de er fri for at stige af sadlen, mens trafikken kører forbi.</w:t>
              </w:r>
            </w:ins>
          </w:p>
        </w:tc>
      </w:tr>
      <w:tr w:rsidR="00E41665" w:rsidRPr="00B87969" w14:paraId="5BF5E859" w14:textId="77777777" w:rsidTr="00E41665">
        <w:tblPrEx>
          <w:tblW w:w="136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ExChange w:id="2721" w:author="Sofie Kofoed Led" w:date="2022-12-21T14:10:00Z">
            <w:tblPrEx>
              <w:tblW w:w="136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Ex>
          </w:tblPrExChange>
        </w:tblPrEx>
        <w:trPr>
          <w:trHeight w:hRule="exact" w:val="761"/>
          <w:ins w:id="2722" w:author="Sofie Kofoed Led" w:date="2022-12-21T14:10:00Z"/>
          <w:trPrChange w:id="2723" w:author="Sofie Kofoed Led" w:date="2022-12-21T14:10:00Z">
            <w:trPr>
              <w:trHeight w:hRule="exact" w:val="601"/>
            </w:trPr>
          </w:trPrChange>
        </w:trPr>
        <w:tc>
          <w:tcPr>
            <w:tcW w:w="1951" w:type="dxa"/>
            <w:tcBorders>
              <w:top w:val="single" w:sz="4" w:space="0" w:color="auto"/>
              <w:left w:val="single" w:sz="4" w:space="0" w:color="auto"/>
              <w:bottom w:val="single" w:sz="4" w:space="0" w:color="auto"/>
              <w:right w:val="single" w:sz="4" w:space="0" w:color="auto"/>
            </w:tcBorders>
            <w:shd w:val="clear" w:color="auto" w:fill="D9D9D9"/>
            <w:tcPrChange w:id="2724" w:author="Sofie Kofoed Led" w:date="2022-12-21T14:10:00Z">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tcPrChange>
          </w:tcPr>
          <w:p w14:paraId="158753DF" w14:textId="4FE365F7" w:rsidR="00E41665" w:rsidRPr="001078A0" w:rsidRDefault="00E41665" w:rsidP="00E41665">
            <w:pPr>
              <w:jc w:val="center"/>
              <w:rPr>
                <w:ins w:id="2725" w:author="Sofie Kofoed Led" w:date="2022-12-21T14:10:00Z"/>
                <w:rFonts w:ascii="Trebuchet MS" w:hAnsi="Trebuchet MS" w:cs="Trebuchet MS"/>
                <w:sz w:val="18"/>
                <w:szCs w:val="18"/>
              </w:rPr>
            </w:pPr>
            <w:ins w:id="2726" w:author="Sofie Kofoed Led" w:date="2022-12-21T14:10:00Z">
              <w:r>
                <w:rPr>
                  <w:rFonts w:ascii="Trebuchet MS" w:hAnsi="Trebuchet MS" w:cs="Trebuchet MS"/>
                  <w:sz w:val="18"/>
                  <w:szCs w:val="18"/>
                </w:rPr>
                <w:t>1371</w:t>
              </w:r>
            </w:ins>
          </w:p>
        </w:tc>
        <w:tc>
          <w:tcPr>
            <w:tcW w:w="2410" w:type="dxa"/>
            <w:tcBorders>
              <w:top w:val="single" w:sz="4" w:space="0" w:color="auto"/>
              <w:left w:val="single" w:sz="4" w:space="0" w:color="auto"/>
              <w:bottom w:val="single" w:sz="4" w:space="0" w:color="auto"/>
            </w:tcBorders>
            <w:shd w:val="clear" w:color="auto" w:fill="FFFFFF"/>
            <w:vAlign w:val="center"/>
            <w:tcPrChange w:id="2727" w:author="Sofie Kofoed Led" w:date="2022-12-21T14:10:00Z">
              <w:tcPr>
                <w:tcW w:w="2410" w:type="dxa"/>
                <w:tcBorders>
                  <w:top w:val="single" w:sz="4" w:space="0" w:color="auto"/>
                  <w:left w:val="single" w:sz="4" w:space="0" w:color="auto"/>
                  <w:bottom w:val="single" w:sz="4" w:space="0" w:color="auto"/>
                </w:tcBorders>
                <w:shd w:val="clear" w:color="auto" w:fill="FFFFFF"/>
                <w:vAlign w:val="center"/>
              </w:tcPr>
            </w:tcPrChange>
          </w:tcPr>
          <w:p w14:paraId="03A94305" w14:textId="61CB9610" w:rsidR="00E41665" w:rsidRPr="001078A0" w:rsidRDefault="00E41665" w:rsidP="00E41665">
            <w:pPr>
              <w:rPr>
                <w:ins w:id="2728" w:author="Sofie Kofoed Led" w:date="2022-12-21T14:10:00Z"/>
                <w:rFonts w:ascii="Trebuchet MS" w:hAnsi="Trebuchet MS" w:cs="Trebuchet MS"/>
                <w:sz w:val="18"/>
                <w:szCs w:val="18"/>
              </w:rPr>
            </w:pPr>
            <w:ins w:id="2729" w:author="Sofie Kofoed Led" w:date="2022-12-21T14:10:00Z">
              <w:r>
                <w:rPr>
                  <w:rFonts w:ascii="Trebuchet MS" w:hAnsi="Trebuchet MS" w:cs="Trebuchet MS"/>
                  <w:sz w:val="18"/>
                  <w:szCs w:val="18"/>
                </w:rPr>
                <w:t>Bænk</w:t>
              </w:r>
            </w:ins>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Change w:id="2730" w:author="Sofie Kofoed Led" w:date="2022-12-21T14:10:00Z">
              <w:tcPr>
                <w:tcW w:w="709" w:type="dxa"/>
                <w:tcBorders>
                  <w:top w:val="single" w:sz="4" w:space="0" w:color="auto"/>
                  <w:left w:val="single" w:sz="4" w:space="0" w:color="auto"/>
                  <w:bottom w:val="single" w:sz="4" w:space="0" w:color="auto"/>
                  <w:right w:val="single" w:sz="4" w:space="0" w:color="auto"/>
                </w:tcBorders>
                <w:shd w:val="clear" w:color="auto" w:fill="FFFFFF"/>
                <w:vAlign w:val="center"/>
              </w:tcPr>
            </w:tcPrChange>
          </w:tcPr>
          <w:p w14:paraId="0F7CC25A" w14:textId="5A48BBC7" w:rsidR="00E41665" w:rsidRDefault="00E41665" w:rsidP="00E41665">
            <w:pPr>
              <w:jc w:val="center"/>
              <w:rPr>
                <w:ins w:id="2731" w:author="Sofie Kofoed Led" w:date="2022-12-21T14:10:00Z"/>
                <w:rFonts w:ascii="Trebuchet MS" w:hAnsi="Trebuchet MS" w:cs="Trebuchet MS"/>
                <w:sz w:val="18"/>
                <w:szCs w:val="18"/>
              </w:rPr>
            </w:pPr>
            <w:ins w:id="2732" w:author="Sofie Kofoed Led" w:date="2022-12-21T14:10:00Z">
              <w:r>
                <w:rPr>
                  <w:rFonts w:ascii="Trebuchet MS" w:hAnsi="Trebuchet MS" w:cs="Trebuchet MS"/>
                  <w:sz w:val="18"/>
                  <w:szCs w:val="18"/>
                </w:rPr>
                <w:t>1</w:t>
              </w:r>
            </w:ins>
          </w:p>
        </w:tc>
        <w:tc>
          <w:tcPr>
            <w:tcW w:w="8582" w:type="dxa"/>
            <w:tcBorders>
              <w:top w:val="single" w:sz="4" w:space="0" w:color="auto"/>
              <w:left w:val="single" w:sz="4" w:space="0" w:color="auto"/>
              <w:bottom w:val="single" w:sz="4" w:space="0" w:color="auto"/>
            </w:tcBorders>
            <w:shd w:val="clear" w:color="auto" w:fill="FFFFFF"/>
            <w:vAlign w:val="center"/>
            <w:tcPrChange w:id="2733" w:author="Sofie Kofoed Led" w:date="2022-12-21T14:10:00Z">
              <w:tcPr>
                <w:tcW w:w="8582" w:type="dxa"/>
                <w:tcBorders>
                  <w:top w:val="single" w:sz="4" w:space="0" w:color="auto"/>
                  <w:left w:val="single" w:sz="4" w:space="0" w:color="auto"/>
                  <w:bottom w:val="single" w:sz="4" w:space="0" w:color="auto"/>
                </w:tcBorders>
                <w:shd w:val="clear" w:color="auto" w:fill="FFFFFF"/>
                <w:vAlign w:val="center"/>
              </w:tcPr>
            </w:tcPrChange>
          </w:tcPr>
          <w:p w14:paraId="4038BEA0" w14:textId="3358A493" w:rsidR="00E41665" w:rsidRPr="001078A0" w:rsidRDefault="00E41665" w:rsidP="00E41665">
            <w:pPr>
              <w:rPr>
                <w:ins w:id="2734" w:author="Sofie Kofoed Led" w:date="2022-12-21T14:10:00Z"/>
                <w:rFonts w:ascii="Trebuchet MS" w:hAnsi="Trebuchet MS" w:cs="Trebuchet MS"/>
                <w:sz w:val="18"/>
                <w:szCs w:val="18"/>
              </w:rPr>
            </w:pPr>
            <w:ins w:id="2735" w:author="Sofie Kofoed Led" w:date="2022-12-21T14:10:00Z">
              <w:r w:rsidRPr="006C4D80">
                <w:rPr>
                  <w:rFonts w:ascii="Trebuchet MS" w:hAnsi="Trebuchet MS" w:cs="Trebuchet MS"/>
                  <w:sz w:val="18"/>
                  <w:szCs w:val="18"/>
                </w:rPr>
                <w:t>Der findes under 1201 mulighed for at registrere Borde-bænke/Picnic, som er med borde, siddepladser, evt. hængekøjer og andre ting til roligt ophold. Bænk supplerer denne mulighed ved at registrere fritstående rekreative bænke, f.eks. langs rekreative stier</w:t>
              </w:r>
            </w:ins>
          </w:p>
        </w:tc>
      </w:tr>
      <w:tr w:rsidR="00CB4BEB" w:rsidRPr="00B87969" w14:paraId="54E4BB3E" w14:textId="77777777" w:rsidTr="0056766E">
        <w:trPr>
          <w:trHeight w:hRule="exact" w:val="601"/>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4E71C5D3"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2012</w:t>
            </w:r>
          </w:p>
        </w:tc>
        <w:tc>
          <w:tcPr>
            <w:tcW w:w="2410" w:type="dxa"/>
            <w:tcBorders>
              <w:top w:val="single" w:sz="4" w:space="0" w:color="auto"/>
              <w:left w:val="single" w:sz="4" w:space="0" w:color="auto"/>
              <w:bottom w:val="single" w:sz="4" w:space="0" w:color="auto"/>
            </w:tcBorders>
            <w:shd w:val="clear" w:color="auto" w:fill="FFFFFF"/>
            <w:vAlign w:val="center"/>
          </w:tcPr>
          <w:p w14:paraId="7DBF157A"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Fugletårn/Udsigtstårn</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6A7E3C1"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1D93576"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Platform, tårn eller skjul som giver mulighed for udsigt over et område eller særlige seværdigheder, fx udsyn til områdets fugle, dyreliv, landskab mv.</w:t>
            </w:r>
          </w:p>
        </w:tc>
      </w:tr>
      <w:tr w:rsidR="00CB4BEB" w:rsidRPr="00B87969" w14:paraId="72392CC6" w14:textId="77777777" w:rsidTr="0056766E">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5F02F62"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2022</w:t>
            </w:r>
          </w:p>
        </w:tc>
        <w:tc>
          <w:tcPr>
            <w:tcW w:w="2410" w:type="dxa"/>
            <w:tcBorders>
              <w:top w:val="single" w:sz="4" w:space="0" w:color="auto"/>
              <w:left w:val="single" w:sz="4" w:space="0" w:color="auto"/>
              <w:bottom w:val="single" w:sz="4" w:space="0" w:color="auto"/>
            </w:tcBorders>
            <w:shd w:val="clear" w:color="auto" w:fill="FFFFFF"/>
            <w:vAlign w:val="bottom"/>
          </w:tcPr>
          <w:p w14:paraId="4A56B817"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Udsigtspunkt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BE11CFF"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06227041"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Punkt med en god udsigt. Ofte på toppen af en høj eller skrænt. Kan også være fra en bygning.</w:t>
            </w:r>
          </w:p>
        </w:tc>
      </w:tr>
      <w:tr w:rsidR="00CB4BEB" w:rsidRPr="00B87969" w14:paraId="0A17E11D" w14:textId="77777777" w:rsidTr="0056766E">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677ACDB"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2031</w:t>
            </w:r>
          </w:p>
        </w:tc>
        <w:tc>
          <w:tcPr>
            <w:tcW w:w="2410" w:type="dxa"/>
            <w:tcBorders>
              <w:top w:val="single" w:sz="4" w:space="0" w:color="auto"/>
              <w:left w:val="single" w:sz="4" w:space="0" w:color="auto"/>
              <w:bottom w:val="single" w:sz="4" w:space="0" w:color="auto"/>
            </w:tcBorders>
            <w:shd w:val="clear" w:color="auto" w:fill="FFFFFF"/>
            <w:vAlign w:val="bottom"/>
          </w:tcPr>
          <w:p w14:paraId="082F0A08" w14:textId="77777777" w:rsidR="00CB4BEB" w:rsidRPr="004514CE" w:rsidRDefault="00CB4BEB" w:rsidP="003C0924">
            <w:pPr>
              <w:rPr>
                <w:rFonts w:ascii="Trebuchet MS" w:hAnsi="Trebuchet MS" w:cs="Trebuchet MS"/>
                <w:sz w:val="18"/>
                <w:szCs w:val="18"/>
              </w:rPr>
            </w:pPr>
            <w:proofErr w:type="spellStart"/>
            <w:r w:rsidRPr="00B87969">
              <w:rPr>
                <w:rFonts w:ascii="Trebuchet MS" w:hAnsi="Trebuchet MS" w:cs="Trebuchet MS"/>
                <w:sz w:val="18"/>
                <w:szCs w:val="18"/>
              </w:rPr>
              <w:t>Fiskesø</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0FA0786D"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A38A4D3" w14:textId="77777777" w:rsidR="00CB4BEB" w:rsidRPr="004514CE" w:rsidRDefault="00CB4BEB" w:rsidP="003C0924">
            <w:pPr>
              <w:rPr>
                <w:rFonts w:ascii="Trebuchet MS" w:hAnsi="Trebuchet MS" w:cs="Trebuchet MS"/>
                <w:sz w:val="18"/>
                <w:szCs w:val="18"/>
              </w:rPr>
            </w:pPr>
            <w:proofErr w:type="spellStart"/>
            <w:r w:rsidRPr="00B87969">
              <w:rPr>
                <w:rFonts w:ascii="Trebuchet MS" w:hAnsi="Trebuchet MS" w:cs="Trebuchet MS"/>
                <w:sz w:val="18"/>
                <w:szCs w:val="18"/>
              </w:rPr>
              <w:t>Put&amp;take</w:t>
            </w:r>
            <w:proofErr w:type="spellEnd"/>
            <w:r w:rsidRPr="00B87969">
              <w:rPr>
                <w:rFonts w:ascii="Trebuchet MS" w:hAnsi="Trebuchet MS" w:cs="Trebuchet MS"/>
                <w:sz w:val="18"/>
                <w:szCs w:val="18"/>
              </w:rPr>
              <w:t xml:space="preserve"> sø. Sted hvor man kan købe dagskort til at fiske efter udsatte fisk. </w:t>
            </w:r>
          </w:p>
        </w:tc>
      </w:tr>
      <w:tr w:rsidR="00CB4BEB" w:rsidRPr="00B87969" w14:paraId="1B26BAD4" w14:textId="77777777" w:rsidTr="0056766E">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123BA53"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2041</w:t>
            </w:r>
          </w:p>
        </w:tc>
        <w:tc>
          <w:tcPr>
            <w:tcW w:w="2410" w:type="dxa"/>
            <w:tcBorders>
              <w:top w:val="single" w:sz="4" w:space="0" w:color="auto"/>
              <w:left w:val="single" w:sz="4" w:space="0" w:color="auto"/>
              <w:bottom w:val="single" w:sz="4" w:space="0" w:color="auto"/>
            </w:tcBorders>
            <w:shd w:val="clear" w:color="auto" w:fill="FFFFFF"/>
            <w:vAlign w:val="center"/>
          </w:tcPr>
          <w:p w14:paraId="62AFE31C"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Rekreativt naturområde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0A884AA"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BF618EB"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Naturområde hvor borgere kan opholde sig og rekreere. Fordybelsessted.</w:t>
            </w:r>
          </w:p>
        </w:tc>
      </w:tr>
      <w:tr w:rsidR="00CB4BEB" w:rsidRPr="00B87969" w14:paraId="2809B5F6" w14:textId="77777777" w:rsidTr="0056766E">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7DA071F"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2051</w:t>
            </w:r>
          </w:p>
        </w:tc>
        <w:tc>
          <w:tcPr>
            <w:tcW w:w="2410" w:type="dxa"/>
            <w:tcBorders>
              <w:top w:val="single" w:sz="4" w:space="0" w:color="auto"/>
              <w:left w:val="single" w:sz="4" w:space="0" w:color="auto"/>
              <w:bottom w:val="single" w:sz="4" w:space="0" w:color="auto"/>
            </w:tcBorders>
            <w:shd w:val="clear" w:color="auto" w:fill="FFFFFF"/>
            <w:vAlign w:val="bottom"/>
          </w:tcPr>
          <w:p w14:paraId="424FFB44"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Park</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16732BA"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3F11C6F0"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Grønt byområde anlagt med en blanding af buske, træer, blomster og græs.</w:t>
            </w:r>
          </w:p>
        </w:tc>
      </w:tr>
      <w:tr w:rsidR="00CB4BEB" w:rsidRPr="00B87969" w14:paraId="7C175E57" w14:textId="77777777" w:rsidTr="0056766E">
        <w:trPr>
          <w:trHeight w:hRule="exact" w:val="5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79670DE"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2062</w:t>
            </w:r>
          </w:p>
        </w:tc>
        <w:tc>
          <w:tcPr>
            <w:tcW w:w="2410" w:type="dxa"/>
            <w:tcBorders>
              <w:top w:val="single" w:sz="4" w:space="0" w:color="auto"/>
              <w:left w:val="single" w:sz="4" w:space="0" w:color="auto"/>
              <w:bottom w:val="single" w:sz="4" w:space="0" w:color="auto"/>
            </w:tcBorders>
            <w:shd w:val="clear" w:color="auto" w:fill="FFFFFF"/>
            <w:vAlign w:val="center"/>
          </w:tcPr>
          <w:p w14:paraId="0174A79B"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Naturcenter</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34E8633" w14:textId="77777777" w:rsidR="00CB4BEB" w:rsidRPr="00B87969" w:rsidRDefault="00CB4BEB" w:rsidP="003C0924">
            <w:pPr>
              <w:jc w:val="center"/>
              <w:rPr>
                <w:rFonts w:ascii="Trebuchet MS" w:hAnsi="Trebuchet MS" w:cs="Trebuchet MS"/>
                <w:sz w:val="18"/>
                <w:szCs w:val="18"/>
              </w:rPr>
            </w:pPr>
            <w:r w:rsidRPr="004514CE">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67F48C4" w14:textId="357CF066"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Bygningsfacilitet som er udgangspunkt for offentlig naturformidling og aktiv</w:t>
            </w:r>
            <w:r w:rsidR="0053318E">
              <w:rPr>
                <w:rFonts w:ascii="Trebuchet MS" w:hAnsi="Trebuchet MS" w:cs="Trebuchet MS"/>
                <w:sz w:val="18"/>
                <w:szCs w:val="18"/>
              </w:rPr>
              <w:t>i</w:t>
            </w:r>
            <w:r w:rsidRPr="00B87969">
              <w:rPr>
                <w:rFonts w:ascii="Trebuchet MS" w:hAnsi="Trebuchet MS" w:cs="Trebuchet MS"/>
                <w:sz w:val="18"/>
                <w:szCs w:val="18"/>
              </w:rPr>
              <w:t>teter i et naturområde. Oftest med ansat personale.</w:t>
            </w:r>
          </w:p>
        </w:tc>
      </w:tr>
      <w:tr w:rsidR="00CB4BEB" w:rsidRPr="00B87969" w14:paraId="02F617F7" w14:textId="77777777" w:rsidTr="0056766E">
        <w:trPr>
          <w:trHeight w:hRule="exact" w:val="422"/>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78B3953"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2072</w:t>
            </w:r>
          </w:p>
        </w:tc>
        <w:tc>
          <w:tcPr>
            <w:tcW w:w="2410" w:type="dxa"/>
            <w:tcBorders>
              <w:top w:val="single" w:sz="4" w:space="0" w:color="auto"/>
              <w:left w:val="single" w:sz="4" w:space="0" w:color="auto"/>
              <w:bottom w:val="single" w:sz="4" w:space="0" w:color="auto"/>
            </w:tcBorders>
            <w:shd w:val="clear" w:color="auto" w:fill="FFFFFF"/>
            <w:vAlign w:val="center"/>
          </w:tcPr>
          <w:p w14:paraId="2322F999"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Naturbase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0FCE3143" w14:textId="77777777" w:rsidR="00CB4BEB" w:rsidRPr="00B87969" w:rsidRDefault="00CB4BEB" w:rsidP="003C0924">
            <w:pPr>
              <w:jc w:val="center"/>
              <w:rPr>
                <w:rFonts w:ascii="Trebuchet MS" w:hAnsi="Trebuchet MS" w:cs="Trebuchet MS"/>
                <w:sz w:val="18"/>
                <w:szCs w:val="18"/>
              </w:rPr>
            </w:pPr>
            <w:r w:rsidRPr="004514CE">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7444802C"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Plads i naturområde med mulighed for ophold, lån af grej, bålplads mm.</w:t>
            </w:r>
          </w:p>
        </w:tc>
      </w:tr>
      <w:tr w:rsidR="00CB4BEB" w:rsidRPr="00B87969" w14:paraId="5AD1CD28" w14:textId="77777777" w:rsidTr="0056766E">
        <w:trPr>
          <w:trHeight w:hRule="exact" w:val="57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6021B80"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2082</w:t>
            </w:r>
          </w:p>
        </w:tc>
        <w:tc>
          <w:tcPr>
            <w:tcW w:w="2410" w:type="dxa"/>
            <w:tcBorders>
              <w:top w:val="single" w:sz="4" w:space="0" w:color="auto"/>
              <w:left w:val="single" w:sz="4" w:space="0" w:color="auto"/>
              <w:bottom w:val="single" w:sz="4" w:space="0" w:color="auto"/>
            </w:tcBorders>
            <w:shd w:val="clear" w:color="auto" w:fill="FFFFFF"/>
            <w:vAlign w:val="center"/>
          </w:tcPr>
          <w:p w14:paraId="09E5BCE5"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Naturskole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D8C5AEF" w14:textId="77777777" w:rsidR="00CB4BEB" w:rsidRPr="00B87969" w:rsidRDefault="00CB4BEB" w:rsidP="003C0924">
            <w:pPr>
              <w:jc w:val="center"/>
              <w:rPr>
                <w:rFonts w:ascii="Trebuchet MS" w:hAnsi="Trebuchet MS" w:cs="Trebuchet MS"/>
                <w:sz w:val="18"/>
                <w:szCs w:val="18"/>
              </w:rPr>
            </w:pPr>
            <w:r w:rsidRPr="004514CE">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C895014"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 xml:space="preserve">Bygningsfacilitet med primært formål at facilitere naturaktiviteter og undervisning for skoler og institutioner </w:t>
            </w:r>
            <w:proofErr w:type="spellStart"/>
            <w:r w:rsidRPr="00B87969">
              <w:rPr>
                <w:rFonts w:ascii="Trebuchet MS" w:hAnsi="Trebuchet MS" w:cs="Trebuchet MS"/>
                <w:sz w:val="18"/>
                <w:szCs w:val="18"/>
              </w:rPr>
              <w:t>o.lign</w:t>
            </w:r>
            <w:proofErr w:type="spellEnd"/>
            <w:r w:rsidRPr="00B87969">
              <w:rPr>
                <w:rFonts w:ascii="Trebuchet MS" w:hAnsi="Trebuchet MS" w:cs="Trebuchet MS"/>
                <w:sz w:val="18"/>
                <w:szCs w:val="18"/>
              </w:rPr>
              <w:t>.</w:t>
            </w:r>
          </w:p>
        </w:tc>
      </w:tr>
      <w:tr w:rsidR="00CB4BEB" w:rsidRPr="00B87969" w14:paraId="673B1AE5" w14:textId="77777777" w:rsidTr="0056766E">
        <w:trPr>
          <w:trHeight w:hRule="exact" w:val="512"/>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DB852B8"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2092</w:t>
            </w:r>
          </w:p>
        </w:tc>
        <w:tc>
          <w:tcPr>
            <w:tcW w:w="2410" w:type="dxa"/>
            <w:tcBorders>
              <w:top w:val="single" w:sz="4" w:space="0" w:color="auto"/>
              <w:left w:val="single" w:sz="4" w:space="0" w:color="auto"/>
              <w:bottom w:val="single" w:sz="4" w:space="0" w:color="auto"/>
            </w:tcBorders>
            <w:shd w:val="clear" w:color="auto" w:fill="FFFFFF"/>
            <w:vAlign w:val="center"/>
          </w:tcPr>
          <w:p w14:paraId="634A38DB"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Udstilling</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174057F" w14:textId="77777777" w:rsidR="00CB4BEB" w:rsidRPr="00B87969" w:rsidRDefault="00CB4BEB" w:rsidP="003C0924">
            <w:pPr>
              <w:jc w:val="center"/>
              <w:rPr>
                <w:rFonts w:ascii="Trebuchet MS" w:hAnsi="Trebuchet MS" w:cs="Trebuchet MS"/>
                <w:sz w:val="18"/>
                <w:szCs w:val="18"/>
              </w:rPr>
            </w:pPr>
            <w:r w:rsidRPr="004514CE">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B03AE1B"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 xml:space="preserve">Offentlig tilgængelig formidling eller introduktion til et områdes natur- eller kulturforhold. Ofte placeret i mindre bygning eller </w:t>
            </w:r>
            <w:proofErr w:type="spellStart"/>
            <w:r w:rsidRPr="00B87969">
              <w:rPr>
                <w:rFonts w:ascii="Trebuchet MS" w:hAnsi="Trebuchet MS" w:cs="Trebuchet MS"/>
                <w:sz w:val="18"/>
                <w:szCs w:val="18"/>
              </w:rPr>
              <w:t>vejrly</w:t>
            </w:r>
            <w:proofErr w:type="spellEnd"/>
            <w:r w:rsidRPr="00B87969">
              <w:rPr>
                <w:rFonts w:ascii="Trebuchet MS" w:hAnsi="Trebuchet MS" w:cs="Trebuchet MS"/>
                <w:sz w:val="18"/>
                <w:szCs w:val="18"/>
              </w:rPr>
              <w:t>.</w:t>
            </w:r>
          </w:p>
        </w:tc>
      </w:tr>
      <w:tr w:rsidR="00CB4BEB" w:rsidRPr="00B87969" w14:paraId="7437D8B1" w14:textId="77777777" w:rsidTr="0056766E">
        <w:trPr>
          <w:trHeight w:val="27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183C245"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2102</w:t>
            </w:r>
          </w:p>
        </w:tc>
        <w:tc>
          <w:tcPr>
            <w:tcW w:w="2410" w:type="dxa"/>
            <w:tcBorders>
              <w:top w:val="single" w:sz="4" w:space="0" w:color="auto"/>
              <w:left w:val="single" w:sz="4" w:space="0" w:color="auto"/>
              <w:bottom w:val="single" w:sz="4" w:space="0" w:color="auto"/>
            </w:tcBorders>
            <w:shd w:val="clear" w:color="auto" w:fill="FFFFFF"/>
            <w:vAlign w:val="center"/>
          </w:tcPr>
          <w:p w14:paraId="16C0AD4E"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Naturrum</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8C553D0" w14:textId="77777777" w:rsidR="00CB4BEB" w:rsidRPr="00B87969" w:rsidRDefault="00CB4BEB" w:rsidP="003C0924">
            <w:pPr>
              <w:jc w:val="center"/>
              <w:rPr>
                <w:rFonts w:ascii="Trebuchet MS" w:hAnsi="Trebuchet MS" w:cs="Trebuchet MS"/>
                <w:sz w:val="18"/>
                <w:szCs w:val="18"/>
              </w:rPr>
            </w:pPr>
            <w:r w:rsidRPr="004514CE">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52D4188"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Bygning og støttepunkt for naturformidling efter Friluftsrådets koncept og definition.</w:t>
            </w:r>
          </w:p>
        </w:tc>
      </w:tr>
      <w:tr w:rsidR="00CB4BEB" w:rsidRPr="00B87969" w14:paraId="241ABC96" w14:textId="77777777" w:rsidTr="0056766E">
        <w:trPr>
          <w:trHeight w:val="27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D80F9C9"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2111</w:t>
            </w:r>
          </w:p>
        </w:tc>
        <w:tc>
          <w:tcPr>
            <w:tcW w:w="2410" w:type="dxa"/>
            <w:tcBorders>
              <w:top w:val="single" w:sz="4" w:space="0" w:color="auto"/>
              <w:left w:val="single" w:sz="4" w:space="0" w:color="auto"/>
              <w:bottom w:val="single" w:sz="4" w:space="0" w:color="auto"/>
            </w:tcBorders>
            <w:shd w:val="clear" w:color="auto" w:fill="FFFFFF"/>
            <w:vAlign w:val="center"/>
          </w:tcPr>
          <w:p w14:paraId="77FB54AE"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Naturpark</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FEC8E0B"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31123F7F"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Naturpark af regional betydning, jf. mærkningsordning ved Friluftsrådet.</w:t>
            </w:r>
          </w:p>
        </w:tc>
      </w:tr>
      <w:tr w:rsidR="00CB4BEB" w:rsidRPr="00B87969" w14:paraId="21FAA2EE" w14:textId="77777777" w:rsidTr="0056766E">
        <w:trPr>
          <w:trHeight w:val="27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0C18AFA"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2121</w:t>
            </w:r>
          </w:p>
        </w:tc>
        <w:tc>
          <w:tcPr>
            <w:tcW w:w="2410" w:type="dxa"/>
            <w:tcBorders>
              <w:top w:val="single" w:sz="4" w:space="0" w:color="auto"/>
              <w:left w:val="single" w:sz="4" w:space="0" w:color="auto"/>
              <w:bottom w:val="single" w:sz="4" w:space="0" w:color="auto"/>
            </w:tcBorders>
            <w:shd w:val="clear" w:color="auto" w:fill="FFFFFF"/>
            <w:vAlign w:val="center"/>
          </w:tcPr>
          <w:p w14:paraId="0BFD736A"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Nationalpark</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5414DC7"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05517B7A"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Nationalpark anerkendt af staten.</w:t>
            </w:r>
          </w:p>
        </w:tc>
      </w:tr>
      <w:tr w:rsidR="00CB4BEB" w:rsidRPr="00B87969" w14:paraId="189072B1" w14:textId="77777777" w:rsidTr="0056766E">
        <w:trPr>
          <w:trHeight w:val="27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749535D"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2132</w:t>
            </w:r>
          </w:p>
        </w:tc>
        <w:tc>
          <w:tcPr>
            <w:tcW w:w="2410" w:type="dxa"/>
            <w:tcBorders>
              <w:top w:val="single" w:sz="4" w:space="0" w:color="auto"/>
              <w:left w:val="single" w:sz="4" w:space="0" w:color="auto"/>
              <w:bottom w:val="single" w:sz="4" w:space="0" w:color="auto"/>
            </w:tcBorders>
            <w:shd w:val="clear" w:color="auto" w:fill="FFFFFF"/>
            <w:vAlign w:val="center"/>
          </w:tcPr>
          <w:p w14:paraId="430FD487"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Kælkebakke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51590C4B"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60397D80"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 xml:space="preserve">Område med mulighed for at kælke, når der er </w:t>
            </w:r>
            <w:proofErr w:type="spellStart"/>
            <w:r w:rsidRPr="00B87969">
              <w:rPr>
                <w:rFonts w:ascii="Trebuchet MS" w:hAnsi="Trebuchet MS" w:cs="Trebuchet MS"/>
                <w:sz w:val="18"/>
                <w:szCs w:val="18"/>
              </w:rPr>
              <w:t>snedække</w:t>
            </w:r>
            <w:proofErr w:type="spellEnd"/>
            <w:r w:rsidRPr="00B87969">
              <w:rPr>
                <w:rFonts w:ascii="Trebuchet MS" w:hAnsi="Trebuchet MS" w:cs="Trebuchet MS"/>
                <w:sz w:val="18"/>
                <w:szCs w:val="18"/>
              </w:rPr>
              <w:t>.</w:t>
            </w:r>
          </w:p>
        </w:tc>
      </w:tr>
      <w:tr w:rsidR="00CB4BEB" w:rsidRPr="00B87969" w14:paraId="53E9E4C1" w14:textId="77777777" w:rsidTr="0056766E">
        <w:trPr>
          <w:trHeight w:val="27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88CA5F2"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2141</w:t>
            </w:r>
          </w:p>
        </w:tc>
        <w:tc>
          <w:tcPr>
            <w:tcW w:w="2410" w:type="dxa"/>
            <w:tcBorders>
              <w:top w:val="single" w:sz="4" w:space="0" w:color="auto"/>
              <w:left w:val="single" w:sz="4" w:space="0" w:color="auto"/>
              <w:bottom w:val="single" w:sz="4" w:space="0" w:color="auto"/>
            </w:tcBorders>
            <w:shd w:val="clear" w:color="auto" w:fill="FFFFFF"/>
            <w:vAlign w:val="center"/>
          </w:tcPr>
          <w:p w14:paraId="46C73737"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Terapihave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39E0E06"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18CDC3D"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Specielt indrettede haveanlæg med terapeutisk og stressforebyggende formål.</w:t>
            </w:r>
          </w:p>
        </w:tc>
      </w:tr>
      <w:tr w:rsidR="00CB4BEB" w:rsidRPr="00B87969" w14:paraId="14CB4B8F" w14:textId="77777777" w:rsidTr="0056766E">
        <w:trPr>
          <w:trHeight w:val="27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4EF99CB9"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2151</w:t>
            </w:r>
          </w:p>
        </w:tc>
        <w:tc>
          <w:tcPr>
            <w:tcW w:w="2410" w:type="dxa"/>
            <w:tcBorders>
              <w:top w:val="single" w:sz="4" w:space="0" w:color="auto"/>
              <w:left w:val="single" w:sz="4" w:space="0" w:color="auto"/>
              <w:bottom w:val="single" w:sz="4" w:space="0" w:color="auto"/>
            </w:tcBorders>
            <w:shd w:val="clear" w:color="auto" w:fill="FFFFFF"/>
            <w:vAlign w:val="center"/>
          </w:tcPr>
          <w:p w14:paraId="58FE5287"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Spiselig vegetation</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FB0DF68"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F7774DF"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Areal med offentligt tilgængelige spiselige planter, frugt, nødder, grønsager mm.</w:t>
            </w:r>
          </w:p>
        </w:tc>
      </w:tr>
      <w:tr w:rsidR="00CB4BEB" w:rsidRPr="00B87969" w14:paraId="08A7EE69" w14:textId="77777777" w:rsidTr="0056766E">
        <w:trPr>
          <w:trHeight w:val="27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61E576F"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2161</w:t>
            </w:r>
          </w:p>
        </w:tc>
        <w:tc>
          <w:tcPr>
            <w:tcW w:w="2410" w:type="dxa"/>
            <w:tcBorders>
              <w:top w:val="single" w:sz="4" w:space="0" w:color="auto"/>
              <w:left w:val="single" w:sz="4" w:space="0" w:color="auto"/>
              <w:bottom w:val="single" w:sz="4" w:space="0" w:color="auto"/>
            </w:tcBorders>
            <w:shd w:val="clear" w:color="auto" w:fill="FFFFFF"/>
            <w:vAlign w:val="center"/>
          </w:tcPr>
          <w:p w14:paraId="650D16C9"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Oplevelsespunkt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2301894"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A2BAD66"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Plads i naturområde eller friluftsanlæg med mulighed for ophold, naturoplevelser, evt. lån af grej, bålplads, information mm. Herunder oplevelsespunkt i havne f.eks. kaldet Oplevelseshavn.</w:t>
            </w:r>
          </w:p>
        </w:tc>
      </w:tr>
      <w:tr w:rsidR="00CB4BEB" w:rsidRPr="00B87969" w14:paraId="309B48DA" w14:textId="77777777" w:rsidTr="0056766E">
        <w:trPr>
          <w:trHeight w:val="27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D71E925"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2171</w:t>
            </w:r>
          </w:p>
        </w:tc>
        <w:tc>
          <w:tcPr>
            <w:tcW w:w="2410" w:type="dxa"/>
            <w:tcBorders>
              <w:top w:val="single" w:sz="4" w:space="0" w:color="auto"/>
              <w:left w:val="single" w:sz="4" w:space="0" w:color="auto"/>
              <w:bottom w:val="single" w:sz="4" w:space="0" w:color="auto"/>
            </w:tcBorders>
            <w:shd w:val="clear" w:color="auto" w:fill="FFFFFF"/>
            <w:vAlign w:val="center"/>
          </w:tcPr>
          <w:p w14:paraId="0609F05C"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Frit fiskeri</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656AA93"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05DAA93D" w14:textId="77777777" w:rsidR="00CB4BEB" w:rsidRPr="00B87969" w:rsidRDefault="00CB4BEB" w:rsidP="003C0924">
            <w:pPr>
              <w:rPr>
                <w:rFonts w:ascii="Trebuchet MS" w:hAnsi="Trebuchet MS" w:cs="Trebuchet MS"/>
                <w:sz w:val="18"/>
                <w:szCs w:val="18"/>
              </w:rPr>
            </w:pPr>
            <w:r w:rsidRPr="008E75E6">
              <w:rPr>
                <w:rFonts w:ascii="Trebuchet MS" w:hAnsi="Trebuchet MS" w:cs="Trebuchet MS"/>
                <w:sz w:val="18"/>
                <w:szCs w:val="18"/>
              </w:rPr>
              <w:t>Område ved sø eller å, hvor der er en udvidet ret ud over den almindelig ret til at fiske ved danske kyster med gyldigt dansk fisketegn</w:t>
            </w:r>
            <w:r>
              <w:rPr>
                <w:rFonts w:ascii="Trebuchet MS" w:hAnsi="Trebuchet MS" w:cs="Trebuchet MS"/>
                <w:sz w:val="18"/>
                <w:szCs w:val="18"/>
              </w:rPr>
              <w:t>.</w:t>
            </w:r>
          </w:p>
        </w:tc>
      </w:tr>
      <w:tr w:rsidR="00CB4BEB" w:rsidRPr="00B87969" w14:paraId="108165A9" w14:textId="77777777" w:rsidTr="0056766E">
        <w:trPr>
          <w:trHeight w:hRule="exact" w:val="557"/>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04695CE"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2183</w:t>
            </w:r>
          </w:p>
        </w:tc>
        <w:tc>
          <w:tcPr>
            <w:tcW w:w="2410" w:type="dxa"/>
            <w:tcBorders>
              <w:top w:val="single" w:sz="4" w:space="0" w:color="auto"/>
              <w:left w:val="single" w:sz="4" w:space="0" w:color="auto"/>
              <w:bottom w:val="single" w:sz="4" w:space="0" w:color="auto"/>
            </w:tcBorders>
            <w:shd w:val="clear" w:color="auto" w:fill="FFFFFF"/>
            <w:vAlign w:val="center"/>
          </w:tcPr>
          <w:p w14:paraId="3EEDEC08"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Geopark</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884D3D6"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ABF85EC"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Et særligt udpeget naturområde, hvor den geologiske historie kan studeres og opleves. Geoparker har til formål at beskytte, formidle og understøtte den geologiske arv.</w:t>
            </w:r>
          </w:p>
        </w:tc>
      </w:tr>
      <w:tr w:rsidR="00CB4BEB" w:rsidRPr="00B87969" w14:paraId="225D4E70" w14:textId="77777777" w:rsidTr="0056766E">
        <w:trPr>
          <w:trHeight w:hRule="exact" w:val="41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4F25BD57"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2191</w:t>
            </w:r>
          </w:p>
        </w:tc>
        <w:tc>
          <w:tcPr>
            <w:tcW w:w="2410" w:type="dxa"/>
            <w:tcBorders>
              <w:top w:val="single" w:sz="4" w:space="0" w:color="auto"/>
              <w:left w:val="single" w:sz="4" w:space="0" w:color="auto"/>
              <w:bottom w:val="single" w:sz="4" w:space="0" w:color="auto"/>
            </w:tcBorders>
            <w:shd w:val="clear" w:color="auto" w:fill="FFFFFF"/>
            <w:vAlign w:val="center"/>
          </w:tcPr>
          <w:p w14:paraId="75DD8E3D"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Seværdighed - Fauna</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FA6BFFB"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B1FE9E8"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Seværdighed indenfor dyreriget</w:t>
            </w:r>
          </w:p>
        </w:tc>
      </w:tr>
      <w:tr w:rsidR="00CB4BEB" w:rsidRPr="00B87969" w14:paraId="5D615393" w14:textId="77777777" w:rsidTr="0056766E">
        <w:trPr>
          <w:trHeight w:hRule="exact" w:val="41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096DA67"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lastRenderedPageBreak/>
              <w:t>2201</w:t>
            </w:r>
          </w:p>
        </w:tc>
        <w:tc>
          <w:tcPr>
            <w:tcW w:w="2410" w:type="dxa"/>
            <w:tcBorders>
              <w:top w:val="single" w:sz="4" w:space="0" w:color="auto"/>
              <w:left w:val="single" w:sz="4" w:space="0" w:color="auto"/>
              <w:bottom w:val="single" w:sz="4" w:space="0" w:color="auto"/>
            </w:tcBorders>
            <w:shd w:val="clear" w:color="auto" w:fill="FFFFFF"/>
            <w:vAlign w:val="center"/>
          </w:tcPr>
          <w:p w14:paraId="664598B4"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Seværdighed – Flora</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70011D3"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78B89CB9"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Seværdighed indenfor planteriget</w:t>
            </w:r>
          </w:p>
        </w:tc>
      </w:tr>
      <w:tr w:rsidR="00CB4BEB" w:rsidRPr="00B87969" w14:paraId="24EC96DA" w14:textId="77777777" w:rsidTr="0056766E">
        <w:trPr>
          <w:trHeight w:hRule="exact" w:val="41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9D01DAB"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2211</w:t>
            </w:r>
          </w:p>
        </w:tc>
        <w:tc>
          <w:tcPr>
            <w:tcW w:w="2410" w:type="dxa"/>
            <w:tcBorders>
              <w:top w:val="single" w:sz="4" w:space="0" w:color="auto"/>
              <w:left w:val="single" w:sz="4" w:space="0" w:color="auto"/>
              <w:bottom w:val="single" w:sz="4" w:space="0" w:color="auto"/>
            </w:tcBorders>
            <w:shd w:val="clear" w:color="auto" w:fill="FFFFFF"/>
            <w:vAlign w:val="center"/>
          </w:tcPr>
          <w:p w14:paraId="400F1F35"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Seværdighed – Geologi</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F2D1849"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0096ECE"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 xml:space="preserve">Geologisk seværdighed </w:t>
            </w:r>
          </w:p>
        </w:tc>
      </w:tr>
      <w:tr w:rsidR="00CB4BEB" w:rsidRPr="00B87969" w14:paraId="144F9AFF" w14:textId="77777777" w:rsidTr="0056766E">
        <w:trPr>
          <w:trHeight w:hRule="exact" w:val="41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363DDA6"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2223</w:t>
            </w:r>
          </w:p>
        </w:tc>
        <w:tc>
          <w:tcPr>
            <w:tcW w:w="2410" w:type="dxa"/>
            <w:tcBorders>
              <w:top w:val="single" w:sz="4" w:space="0" w:color="auto"/>
              <w:left w:val="single" w:sz="4" w:space="0" w:color="auto"/>
              <w:bottom w:val="single" w:sz="4" w:space="0" w:color="auto"/>
            </w:tcBorders>
            <w:shd w:val="clear" w:color="auto" w:fill="FFFFFF"/>
            <w:vAlign w:val="center"/>
          </w:tcPr>
          <w:p w14:paraId="493AE27A"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Naturkanon</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30F2C7F"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82AFD99"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Statens udpegede steder. Naturkanon steder/områder. Indmeldes kun af staten/MST.</w:t>
            </w:r>
          </w:p>
        </w:tc>
      </w:tr>
      <w:tr w:rsidR="00CB4BEB" w:rsidRPr="00B87969" w14:paraId="23DAD9C0" w14:textId="77777777" w:rsidTr="0056766E">
        <w:trPr>
          <w:trHeight w:hRule="exact" w:val="603"/>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4CF9D5E5"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3012</w:t>
            </w:r>
          </w:p>
        </w:tc>
        <w:tc>
          <w:tcPr>
            <w:tcW w:w="2410" w:type="dxa"/>
            <w:tcBorders>
              <w:top w:val="single" w:sz="4" w:space="0" w:color="auto"/>
              <w:left w:val="single" w:sz="4" w:space="0" w:color="auto"/>
              <w:bottom w:val="single" w:sz="4" w:space="0" w:color="auto"/>
            </w:tcBorders>
            <w:shd w:val="clear" w:color="auto" w:fill="FFFFFF"/>
            <w:vAlign w:val="center"/>
          </w:tcPr>
          <w:p w14:paraId="278F80F1"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Shelter</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75273B8"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12E2F56"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Primitiv overdækket overnatningsmulighed. En shelter kan være alt fra nogle stolper og en presenning, over klassiske sheltere, til simple hytter med overnatningspladser. Åbne i en eller flere sider.</w:t>
            </w:r>
          </w:p>
        </w:tc>
      </w:tr>
      <w:tr w:rsidR="00CB4BEB" w:rsidRPr="00B87969" w14:paraId="7E8BBB60" w14:textId="77777777" w:rsidTr="0056766E">
        <w:trPr>
          <w:trHeight w:val="271"/>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DE0569F"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3022</w:t>
            </w:r>
          </w:p>
        </w:tc>
        <w:tc>
          <w:tcPr>
            <w:tcW w:w="2410" w:type="dxa"/>
            <w:tcBorders>
              <w:top w:val="single" w:sz="4" w:space="0" w:color="auto"/>
              <w:left w:val="single" w:sz="4" w:space="0" w:color="auto"/>
              <w:bottom w:val="single" w:sz="4" w:space="0" w:color="auto"/>
            </w:tcBorders>
            <w:shd w:val="clear" w:color="auto" w:fill="FFFFFF"/>
            <w:vAlign w:val="center"/>
          </w:tcPr>
          <w:p w14:paraId="4267CA42"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Kano/kajak overnatningsplads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2C71E2B"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BDD2971"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Rasteplads til kano-/kajakfarer med mulighed for overnatning.</w:t>
            </w:r>
          </w:p>
        </w:tc>
      </w:tr>
      <w:tr w:rsidR="00CB4BEB" w:rsidRPr="00B87969" w14:paraId="1BD70CA6" w14:textId="77777777" w:rsidTr="0056766E">
        <w:trPr>
          <w:trHeight w:val="271"/>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1A03E38"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3031</w:t>
            </w:r>
          </w:p>
        </w:tc>
        <w:tc>
          <w:tcPr>
            <w:tcW w:w="2410" w:type="dxa"/>
            <w:tcBorders>
              <w:top w:val="single" w:sz="4" w:space="0" w:color="auto"/>
              <w:left w:val="single" w:sz="4" w:space="0" w:color="auto"/>
              <w:bottom w:val="single" w:sz="4" w:space="0" w:color="auto"/>
            </w:tcBorders>
            <w:shd w:val="clear" w:color="auto" w:fill="FFFFFF"/>
            <w:vAlign w:val="center"/>
          </w:tcPr>
          <w:p w14:paraId="0B7FDD5D"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Teltplads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35BE54B"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3778440A" w14:textId="77777777" w:rsidR="00CB4BEB" w:rsidRPr="00B87969" w:rsidRDefault="00CB4BEB" w:rsidP="003C0924">
            <w:pPr>
              <w:rPr>
                <w:rFonts w:ascii="Trebuchet MS" w:hAnsi="Trebuchet MS" w:cs="Trebuchet MS"/>
                <w:sz w:val="18"/>
                <w:szCs w:val="18"/>
              </w:rPr>
            </w:pPr>
            <w:r w:rsidRPr="004514CE">
              <w:rPr>
                <w:rFonts w:ascii="Trebuchet MS" w:hAnsi="Trebuchet MS" w:cs="Trebuchet MS"/>
                <w:sz w:val="18"/>
                <w:szCs w:val="18"/>
              </w:rPr>
              <w:t>Sted til at slå telt op for overnatning.</w:t>
            </w:r>
          </w:p>
        </w:tc>
      </w:tr>
      <w:tr w:rsidR="00CB4BEB" w:rsidRPr="00B87969" w14:paraId="56316A0D" w14:textId="77777777" w:rsidTr="0056766E">
        <w:trPr>
          <w:trHeight w:val="271"/>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40D0E0E"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3041</w:t>
            </w:r>
          </w:p>
        </w:tc>
        <w:tc>
          <w:tcPr>
            <w:tcW w:w="2410" w:type="dxa"/>
            <w:tcBorders>
              <w:top w:val="single" w:sz="4" w:space="0" w:color="auto"/>
              <w:left w:val="single" w:sz="4" w:space="0" w:color="auto"/>
              <w:bottom w:val="single" w:sz="4" w:space="0" w:color="auto"/>
            </w:tcBorders>
            <w:shd w:val="clear" w:color="auto" w:fill="auto"/>
            <w:vAlign w:val="center"/>
          </w:tcPr>
          <w:p w14:paraId="23E0E915"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Campingplads</w:t>
            </w:r>
          </w:p>
        </w:tc>
        <w:tc>
          <w:tcPr>
            <w:tcW w:w="709" w:type="dxa"/>
            <w:tcBorders>
              <w:top w:val="single" w:sz="4" w:space="0" w:color="auto"/>
              <w:left w:val="single" w:sz="4" w:space="0" w:color="auto"/>
              <w:bottom w:val="single" w:sz="4" w:space="0" w:color="auto"/>
              <w:right w:val="single" w:sz="4" w:space="0" w:color="auto"/>
            </w:tcBorders>
            <w:vAlign w:val="center"/>
          </w:tcPr>
          <w:p w14:paraId="065A94BD"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5C08BC6C"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Overnatningssted til campingvogne og telte.</w:t>
            </w:r>
          </w:p>
        </w:tc>
      </w:tr>
      <w:tr w:rsidR="00CB4BEB" w:rsidRPr="00B87969" w14:paraId="3944D966" w14:textId="77777777" w:rsidTr="0056766E">
        <w:trPr>
          <w:trHeight w:val="271"/>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40BE675D"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3051</w:t>
            </w:r>
          </w:p>
        </w:tc>
        <w:tc>
          <w:tcPr>
            <w:tcW w:w="2410" w:type="dxa"/>
            <w:tcBorders>
              <w:top w:val="single" w:sz="4" w:space="0" w:color="auto"/>
              <w:left w:val="single" w:sz="4" w:space="0" w:color="auto"/>
              <w:bottom w:val="single" w:sz="4" w:space="0" w:color="auto"/>
            </w:tcBorders>
            <w:shd w:val="clear" w:color="auto" w:fill="auto"/>
            <w:vAlign w:val="center"/>
          </w:tcPr>
          <w:p w14:paraId="6390312D"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Hytter og Lejrskoler</w:t>
            </w:r>
          </w:p>
        </w:tc>
        <w:tc>
          <w:tcPr>
            <w:tcW w:w="709" w:type="dxa"/>
            <w:tcBorders>
              <w:top w:val="single" w:sz="4" w:space="0" w:color="auto"/>
              <w:left w:val="single" w:sz="4" w:space="0" w:color="auto"/>
              <w:bottom w:val="single" w:sz="4" w:space="0" w:color="auto"/>
              <w:right w:val="single" w:sz="4" w:space="0" w:color="auto"/>
            </w:tcBorders>
            <w:vAlign w:val="center"/>
          </w:tcPr>
          <w:p w14:paraId="2DBB75BF"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0BA0F788"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Udlejningshytter med plads til mange. Typiske med sovesale og storkøkken.</w:t>
            </w:r>
          </w:p>
        </w:tc>
      </w:tr>
      <w:tr w:rsidR="00CB4BEB" w:rsidRPr="00B87969" w14:paraId="0311925A" w14:textId="77777777" w:rsidTr="0056766E">
        <w:trPr>
          <w:trHeight w:hRule="exact" w:val="91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154F25A"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3061</w:t>
            </w:r>
          </w:p>
        </w:tc>
        <w:tc>
          <w:tcPr>
            <w:tcW w:w="2410" w:type="dxa"/>
            <w:tcBorders>
              <w:top w:val="single" w:sz="4" w:space="0" w:color="auto"/>
              <w:left w:val="single" w:sz="4" w:space="0" w:color="auto"/>
              <w:bottom w:val="single" w:sz="4" w:space="0" w:color="auto"/>
            </w:tcBorders>
            <w:shd w:val="clear" w:color="auto" w:fill="auto"/>
            <w:vAlign w:val="center"/>
          </w:tcPr>
          <w:p w14:paraId="52E2276F"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Feriecenter</w:t>
            </w:r>
          </w:p>
        </w:tc>
        <w:tc>
          <w:tcPr>
            <w:tcW w:w="709" w:type="dxa"/>
            <w:tcBorders>
              <w:top w:val="single" w:sz="4" w:space="0" w:color="auto"/>
              <w:left w:val="single" w:sz="4" w:space="0" w:color="auto"/>
              <w:bottom w:val="single" w:sz="4" w:space="0" w:color="auto"/>
              <w:right w:val="single" w:sz="4" w:space="0" w:color="auto"/>
            </w:tcBorders>
            <w:vAlign w:val="center"/>
          </w:tcPr>
          <w:p w14:paraId="490FA4C4"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7830CC11"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En samling ferielejligheder, der danner rammen om familiens ophold på feriecenteret, samt en række fælles faciliteter, hvor der tilbydes en bred vifte af aktiviteter.</w:t>
            </w:r>
          </w:p>
        </w:tc>
      </w:tr>
      <w:tr w:rsidR="00CB4BEB" w:rsidRPr="00B87969" w14:paraId="5EEB101D" w14:textId="77777777" w:rsidTr="0056766E">
        <w:trPr>
          <w:trHeight w:hRule="exact" w:val="532"/>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4284902"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3071</w:t>
            </w:r>
          </w:p>
        </w:tc>
        <w:tc>
          <w:tcPr>
            <w:tcW w:w="2410" w:type="dxa"/>
            <w:tcBorders>
              <w:top w:val="single" w:sz="4" w:space="0" w:color="auto"/>
              <w:left w:val="single" w:sz="4" w:space="0" w:color="auto"/>
              <w:bottom w:val="single" w:sz="4" w:space="0" w:color="auto"/>
            </w:tcBorders>
            <w:shd w:val="clear" w:color="auto" w:fill="auto"/>
            <w:vAlign w:val="center"/>
          </w:tcPr>
          <w:p w14:paraId="2885A20E"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Fri teltning</w:t>
            </w:r>
          </w:p>
        </w:tc>
        <w:tc>
          <w:tcPr>
            <w:tcW w:w="709" w:type="dxa"/>
            <w:tcBorders>
              <w:top w:val="single" w:sz="4" w:space="0" w:color="auto"/>
              <w:left w:val="single" w:sz="4" w:space="0" w:color="auto"/>
              <w:bottom w:val="single" w:sz="4" w:space="0" w:color="auto"/>
              <w:right w:val="single" w:sz="4" w:space="0" w:color="auto"/>
            </w:tcBorders>
            <w:vAlign w:val="center"/>
          </w:tcPr>
          <w:p w14:paraId="29A6B2C7"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7B253EE7"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 xml:space="preserve">Større område, hvor der frit må slås telt op og overnattes en enkelt nat, uden at der skal søges tilladelse i forvejen. Der må højest slå to telte og teltene må </w:t>
            </w:r>
            <w:proofErr w:type="spellStart"/>
            <w:r w:rsidRPr="004514CE">
              <w:rPr>
                <w:rFonts w:ascii="Trebuchet MS" w:hAnsi="Trebuchet MS" w:cs="Trebuchet MS"/>
                <w:sz w:val="18"/>
                <w:szCs w:val="18"/>
              </w:rPr>
              <w:t>maks</w:t>
            </w:r>
            <w:proofErr w:type="spellEnd"/>
            <w:r w:rsidRPr="004514CE">
              <w:rPr>
                <w:rFonts w:ascii="Trebuchet MS" w:hAnsi="Trebuchet MS" w:cs="Trebuchet MS"/>
                <w:sz w:val="18"/>
                <w:szCs w:val="18"/>
              </w:rPr>
              <w:t xml:space="preserve"> være trepersoners telte.</w:t>
            </w:r>
          </w:p>
        </w:tc>
      </w:tr>
      <w:tr w:rsidR="00CB4BEB" w:rsidRPr="00B87969" w14:paraId="318A40F8" w14:textId="77777777" w:rsidTr="0056766E">
        <w:trPr>
          <w:trHeight w:val="266"/>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AD60D76"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3081</w:t>
            </w:r>
          </w:p>
        </w:tc>
        <w:tc>
          <w:tcPr>
            <w:tcW w:w="2410" w:type="dxa"/>
            <w:tcBorders>
              <w:top w:val="single" w:sz="4" w:space="0" w:color="auto"/>
              <w:left w:val="single" w:sz="4" w:space="0" w:color="auto"/>
              <w:bottom w:val="single" w:sz="4" w:space="0" w:color="auto"/>
            </w:tcBorders>
            <w:shd w:val="clear" w:color="auto" w:fill="auto"/>
            <w:vAlign w:val="center"/>
          </w:tcPr>
          <w:p w14:paraId="00CF5B69"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Hængekøjelund</w:t>
            </w:r>
          </w:p>
        </w:tc>
        <w:tc>
          <w:tcPr>
            <w:tcW w:w="709" w:type="dxa"/>
            <w:tcBorders>
              <w:top w:val="single" w:sz="4" w:space="0" w:color="auto"/>
              <w:left w:val="single" w:sz="4" w:space="0" w:color="auto"/>
              <w:bottom w:val="single" w:sz="4" w:space="0" w:color="auto"/>
              <w:right w:val="single" w:sz="4" w:space="0" w:color="auto"/>
            </w:tcBorders>
            <w:vAlign w:val="center"/>
          </w:tcPr>
          <w:p w14:paraId="2DF28238"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4B7A653A"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Område indrettet enten med træer eller pæle, som er placeret med en afstand, som passer til at opsætte hængekøjer imellem. De anvendes ofte til overnatning af store grupper, som ønsker at sove i hængekøje.</w:t>
            </w:r>
          </w:p>
        </w:tc>
      </w:tr>
      <w:tr w:rsidR="00CB4BEB" w:rsidRPr="00B87969" w14:paraId="39F997A8" w14:textId="77777777" w:rsidTr="0056766E">
        <w:trPr>
          <w:trHeight w:val="266"/>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FEB32A0"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3091</w:t>
            </w:r>
          </w:p>
        </w:tc>
        <w:tc>
          <w:tcPr>
            <w:tcW w:w="2410" w:type="dxa"/>
            <w:tcBorders>
              <w:top w:val="single" w:sz="4" w:space="0" w:color="auto"/>
              <w:left w:val="single" w:sz="4" w:space="0" w:color="auto"/>
              <w:bottom w:val="single" w:sz="4" w:space="0" w:color="auto"/>
            </w:tcBorders>
            <w:shd w:val="clear" w:color="auto" w:fill="auto"/>
            <w:vAlign w:val="center"/>
          </w:tcPr>
          <w:p w14:paraId="1D01F75F"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Bålhytte</w:t>
            </w:r>
          </w:p>
        </w:tc>
        <w:tc>
          <w:tcPr>
            <w:tcW w:w="709" w:type="dxa"/>
            <w:tcBorders>
              <w:top w:val="single" w:sz="4" w:space="0" w:color="auto"/>
              <w:left w:val="single" w:sz="4" w:space="0" w:color="auto"/>
              <w:bottom w:val="single" w:sz="4" w:space="0" w:color="auto"/>
              <w:right w:val="single" w:sz="4" w:space="0" w:color="auto"/>
            </w:tcBorders>
            <w:vAlign w:val="center"/>
          </w:tcPr>
          <w:p w14:paraId="6F7BC9C8"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7AF8E86D"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 xml:space="preserve">Overdækket </w:t>
            </w:r>
            <w:proofErr w:type="spellStart"/>
            <w:r w:rsidRPr="004514CE">
              <w:rPr>
                <w:rFonts w:ascii="Trebuchet MS" w:hAnsi="Trebuchet MS" w:cs="Trebuchet MS"/>
                <w:sz w:val="18"/>
                <w:szCs w:val="18"/>
              </w:rPr>
              <w:t>bålsted</w:t>
            </w:r>
            <w:proofErr w:type="spellEnd"/>
            <w:r w:rsidRPr="004514CE">
              <w:rPr>
                <w:rFonts w:ascii="Trebuchet MS" w:hAnsi="Trebuchet MS" w:cs="Trebuchet MS"/>
                <w:sz w:val="18"/>
                <w:szCs w:val="18"/>
              </w:rPr>
              <w:t>. Ofte med delvis sidebeklædning og hul i taget, så røgen kan slippe ud.</w:t>
            </w:r>
          </w:p>
        </w:tc>
      </w:tr>
      <w:tr w:rsidR="00CB4BEB" w:rsidRPr="00B87969" w14:paraId="7D8B00D4" w14:textId="77777777" w:rsidTr="0056766E">
        <w:trPr>
          <w:trHeight w:val="266"/>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73BDDD3"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4011</w:t>
            </w:r>
          </w:p>
        </w:tc>
        <w:tc>
          <w:tcPr>
            <w:tcW w:w="2410" w:type="dxa"/>
            <w:tcBorders>
              <w:top w:val="single" w:sz="4" w:space="0" w:color="auto"/>
              <w:left w:val="single" w:sz="4" w:space="0" w:color="auto"/>
              <w:bottom w:val="single" w:sz="4" w:space="0" w:color="auto"/>
            </w:tcBorders>
            <w:shd w:val="clear" w:color="auto" w:fill="auto"/>
            <w:vAlign w:val="center"/>
          </w:tcPr>
          <w:p w14:paraId="0EB9C0AC"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Idrætshal</w:t>
            </w:r>
          </w:p>
        </w:tc>
        <w:tc>
          <w:tcPr>
            <w:tcW w:w="709" w:type="dxa"/>
            <w:tcBorders>
              <w:top w:val="single" w:sz="4" w:space="0" w:color="auto"/>
              <w:left w:val="single" w:sz="4" w:space="0" w:color="auto"/>
              <w:bottom w:val="single" w:sz="4" w:space="0" w:color="auto"/>
              <w:right w:val="single" w:sz="4" w:space="0" w:color="auto"/>
            </w:tcBorders>
            <w:vAlign w:val="center"/>
          </w:tcPr>
          <w:p w14:paraId="072131DF"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1F82F202"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Kaldes også for sportshal. Stor hal hvor i der kan dyrkes en eller flere former for fysisk sport.</w:t>
            </w:r>
          </w:p>
        </w:tc>
      </w:tr>
      <w:tr w:rsidR="00CB4BEB" w:rsidRPr="00B87969" w14:paraId="66EFE4E3" w14:textId="77777777" w:rsidTr="0056766E">
        <w:trPr>
          <w:trHeight w:val="266"/>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8ABB781"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4021</w:t>
            </w:r>
          </w:p>
        </w:tc>
        <w:tc>
          <w:tcPr>
            <w:tcW w:w="2410" w:type="dxa"/>
            <w:tcBorders>
              <w:top w:val="single" w:sz="4" w:space="0" w:color="auto"/>
              <w:left w:val="single" w:sz="4" w:space="0" w:color="auto"/>
              <w:bottom w:val="single" w:sz="4" w:space="0" w:color="auto"/>
            </w:tcBorders>
            <w:shd w:val="clear" w:color="auto" w:fill="auto"/>
            <w:vAlign w:val="center"/>
          </w:tcPr>
          <w:p w14:paraId="4EABBEAF"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Svømmehal</w:t>
            </w:r>
          </w:p>
        </w:tc>
        <w:tc>
          <w:tcPr>
            <w:tcW w:w="709" w:type="dxa"/>
            <w:tcBorders>
              <w:top w:val="single" w:sz="4" w:space="0" w:color="auto"/>
              <w:left w:val="single" w:sz="4" w:space="0" w:color="auto"/>
              <w:bottom w:val="single" w:sz="4" w:space="0" w:color="auto"/>
              <w:right w:val="single" w:sz="4" w:space="0" w:color="auto"/>
            </w:tcBorders>
            <w:vAlign w:val="center"/>
          </w:tcPr>
          <w:p w14:paraId="2DBF0BDA"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15368097"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Opvarmet svømmebassin inde i en bygning.</w:t>
            </w:r>
          </w:p>
        </w:tc>
      </w:tr>
      <w:tr w:rsidR="00CB4BEB" w:rsidRPr="00B87969" w14:paraId="306295E4" w14:textId="77777777" w:rsidTr="0056766E">
        <w:trPr>
          <w:trHeight w:val="266"/>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C2CD5F9"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4031</w:t>
            </w:r>
          </w:p>
        </w:tc>
        <w:tc>
          <w:tcPr>
            <w:tcW w:w="2410" w:type="dxa"/>
            <w:tcBorders>
              <w:top w:val="single" w:sz="4" w:space="0" w:color="auto"/>
              <w:left w:val="single" w:sz="4" w:space="0" w:color="auto"/>
              <w:bottom w:val="single" w:sz="4" w:space="0" w:color="auto"/>
            </w:tcBorders>
            <w:shd w:val="clear" w:color="auto" w:fill="auto"/>
            <w:vAlign w:val="center"/>
          </w:tcPr>
          <w:p w14:paraId="7F196E72"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Idrætsanlæg</w:t>
            </w:r>
          </w:p>
        </w:tc>
        <w:tc>
          <w:tcPr>
            <w:tcW w:w="709" w:type="dxa"/>
            <w:tcBorders>
              <w:top w:val="single" w:sz="4" w:space="0" w:color="auto"/>
              <w:left w:val="single" w:sz="4" w:space="0" w:color="auto"/>
              <w:bottom w:val="single" w:sz="4" w:space="0" w:color="auto"/>
              <w:right w:val="single" w:sz="4" w:space="0" w:color="auto"/>
            </w:tcBorders>
            <w:vAlign w:val="center"/>
          </w:tcPr>
          <w:p w14:paraId="0DAF0613"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0E88C7B8"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Bane hvor på der kan dyrkes en eller flere former for fysisk sport, f.eks. atletik, fodbold, baseball mm.</w:t>
            </w:r>
          </w:p>
        </w:tc>
      </w:tr>
      <w:tr w:rsidR="00CB4BEB" w:rsidRPr="00B87969" w14:paraId="636EA736" w14:textId="77777777" w:rsidTr="0056766E">
        <w:trPr>
          <w:trHeight w:val="266"/>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11D2092"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4041</w:t>
            </w:r>
          </w:p>
        </w:tc>
        <w:tc>
          <w:tcPr>
            <w:tcW w:w="2410" w:type="dxa"/>
            <w:tcBorders>
              <w:top w:val="single" w:sz="4" w:space="0" w:color="auto"/>
              <w:left w:val="single" w:sz="4" w:space="0" w:color="auto"/>
              <w:bottom w:val="single" w:sz="4" w:space="0" w:color="auto"/>
            </w:tcBorders>
            <w:shd w:val="clear" w:color="auto" w:fill="auto"/>
            <w:vAlign w:val="center"/>
          </w:tcPr>
          <w:p w14:paraId="65776B96"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Cykelbane</w:t>
            </w:r>
          </w:p>
        </w:tc>
        <w:tc>
          <w:tcPr>
            <w:tcW w:w="709" w:type="dxa"/>
            <w:tcBorders>
              <w:top w:val="single" w:sz="4" w:space="0" w:color="auto"/>
              <w:left w:val="single" w:sz="4" w:space="0" w:color="auto"/>
              <w:bottom w:val="single" w:sz="4" w:space="0" w:color="auto"/>
              <w:right w:val="single" w:sz="4" w:space="0" w:color="auto"/>
            </w:tcBorders>
            <w:vAlign w:val="center"/>
          </w:tcPr>
          <w:p w14:paraId="31673E92"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60D84226" w14:textId="73C0B72F"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Område til fx MTB og BMX.</w:t>
            </w:r>
          </w:p>
        </w:tc>
      </w:tr>
      <w:tr w:rsidR="00CB4BEB" w:rsidRPr="00B87969" w14:paraId="02EDF0D9" w14:textId="77777777" w:rsidTr="0056766E">
        <w:trPr>
          <w:trHeight w:hRule="exact" w:val="50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711A2AD"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4051</w:t>
            </w:r>
          </w:p>
        </w:tc>
        <w:tc>
          <w:tcPr>
            <w:tcW w:w="2410" w:type="dxa"/>
            <w:tcBorders>
              <w:top w:val="single" w:sz="4" w:space="0" w:color="auto"/>
              <w:left w:val="single" w:sz="4" w:space="0" w:color="auto"/>
              <w:bottom w:val="single" w:sz="4" w:space="0" w:color="auto"/>
            </w:tcBorders>
            <w:shd w:val="clear" w:color="auto" w:fill="auto"/>
            <w:vAlign w:val="center"/>
          </w:tcPr>
          <w:p w14:paraId="6A9A9B70"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Agilitybane</w:t>
            </w:r>
          </w:p>
        </w:tc>
        <w:tc>
          <w:tcPr>
            <w:tcW w:w="709" w:type="dxa"/>
            <w:tcBorders>
              <w:top w:val="single" w:sz="4" w:space="0" w:color="auto"/>
              <w:left w:val="single" w:sz="4" w:space="0" w:color="auto"/>
              <w:bottom w:val="single" w:sz="4" w:space="0" w:color="auto"/>
              <w:right w:val="single" w:sz="4" w:space="0" w:color="auto"/>
            </w:tcBorders>
            <w:vAlign w:val="center"/>
          </w:tcPr>
          <w:p w14:paraId="484A1AA9"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5DEDB2B7"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 xml:space="preserve">Agilitybane er en </w:t>
            </w:r>
            <w:hyperlink r:id="rId40" w:tooltip="Hund" w:history="1">
              <w:r w:rsidRPr="004514CE">
                <w:rPr>
                  <w:rFonts w:ascii="Trebuchet MS" w:hAnsi="Trebuchet MS" w:cs="Trebuchet MS"/>
                  <w:sz w:val="18"/>
                  <w:szCs w:val="18"/>
                </w:rPr>
                <w:t>hundesport</w:t>
              </w:r>
            </w:hyperlink>
            <w:r w:rsidRPr="004514CE">
              <w:rPr>
                <w:rFonts w:ascii="Trebuchet MS" w:hAnsi="Trebuchet MS" w:cs="Trebuchet MS"/>
                <w:sz w:val="18"/>
                <w:szCs w:val="18"/>
              </w:rPr>
              <w:t xml:space="preserve">sbane, hvor hundene skal tage en række </w:t>
            </w:r>
            <w:hyperlink r:id="rId41" w:tooltip="Forhindring (ikke skrevet endnu)" w:history="1">
              <w:r w:rsidRPr="004514CE">
                <w:rPr>
                  <w:rFonts w:ascii="Trebuchet MS" w:hAnsi="Trebuchet MS" w:cs="Trebuchet MS"/>
                  <w:sz w:val="18"/>
                  <w:szCs w:val="18"/>
                </w:rPr>
                <w:t>forhindringer</w:t>
              </w:r>
            </w:hyperlink>
            <w:r w:rsidRPr="004514CE">
              <w:rPr>
                <w:rFonts w:ascii="Trebuchet MS" w:hAnsi="Trebuchet MS" w:cs="Trebuchet MS"/>
                <w:sz w:val="18"/>
                <w:szCs w:val="18"/>
              </w:rPr>
              <w:t xml:space="preserve"> korrekt og i den rette rækkefølge.</w:t>
            </w:r>
          </w:p>
        </w:tc>
      </w:tr>
      <w:tr w:rsidR="00CB4BEB" w:rsidRPr="00B87969" w14:paraId="215EE397" w14:textId="77777777" w:rsidTr="0056766E">
        <w:trPr>
          <w:trHeight w:val="297"/>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D3D6A8D"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4061</w:t>
            </w:r>
          </w:p>
        </w:tc>
        <w:tc>
          <w:tcPr>
            <w:tcW w:w="2410" w:type="dxa"/>
            <w:tcBorders>
              <w:top w:val="single" w:sz="4" w:space="0" w:color="auto"/>
              <w:left w:val="single" w:sz="4" w:space="0" w:color="auto"/>
              <w:bottom w:val="single" w:sz="4" w:space="0" w:color="auto"/>
            </w:tcBorders>
            <w:shd w:val="clear" w:color="auto" w:fill="auto"/>
            <w:vAlign w:val="center"/>
          </w:tcPr>
          <w:p w14:paraId="382DAC7F"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Modelflyveplads</w:t>
            </w:r>
          </w:p>
        </w:tc>
        <w:tc>
          <w:tcPr>
            <w:tcW w:w="709" w:type="dxa"/>
            <w:tcBorders>
              <w:top w:val="single" w:sz="4" w:space="0" w:color="auto"/>
              <w:left w:val="single" w:sz="4" w:space="0" w:color="auto"/>
              <w:bottom w:val="single" w:sz="4" w:space="0" w:color="auto"/>
              <w:right w:val="single" w:sz="4" w:space="0" w:color="auto"/>
            </w:tcBorders>
            <w:vAlign w:val="center"/>
          </w:tcPr>
          <w:p w14:paraId="4B3F45B3"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5561BB65"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”Lufthavn” for modelflyvere.</w:t>
            </w:r>
          </w:p>
        </w:tc>
      </w:tr>
      <w:tr w:rsidR="00CB4BEB" w:rsidRPr="00B87969" w14:paraId="1B4C2DD5" w14:textId="77777777" w:rsidTr="0056766E">
        <w:trPr>
          <w:trHeight w:val="297"/>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04DDFC9"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4071</w:t>
            </w:r>
          </w:p>
        </w:tc>
        <w:tc>
          <w:tcPr>
            <w:tcW w:w="2410" w:type="dxa"/>
            <w:tcBorders>
              <w:top w:val="single" w:sz="4" w:space="0" w:color="auto"/>
              <w:left w:val="single" w:sz="4" w:space="0" w:color="auto"/>
              <w:bottom w:val="single" w:sz="4" w:space="0" w:color="auto"/>
            </w:tcBorders>
            <w:shd w:val="clear" w:color="auto" w:fill="auto"/>
            <w:vAlign w:val="center"/>
          </w:tcPr>
          <w:p w14:paraId="568F0A3E"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Skøjtebane</w:t>
            </w:r>
          </w:p>
        </w:tc>
        <w:tc>
          <w:tcPr>
            <w:tcW w:w="709" w:type="dxa"/>
            <w:tcBorders>
              <w:top w:val="single" w:sz="4" w:space="0" w:color="auto"/>
              <w:left w:val="single" w:sz="4" w:space="0" w:color="auto"/>
              <w:bottom w:val="single" w:sz="4" w:space="0" w:color="auto"/>
              <w:right w:val="single" w:sz="4" w:space="0" w:color="auto"/>
            </w:tcBorders>
            <w:vAlign w:val="center"/>
          </w:tcPr>
          <w:p w14:paraId="4888DFC3"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45FD239E"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 xml:space="preserve">Bane til skøjteløb om vinteren på søer eller kunstige </w:t>
            </w:r>
            <w:proofErr w:type="spellStart"/>
            <w:r w:rsidRPr="004514CE">
              <w:rPr>
                <w:rFonts w:ascii="Trebuchet MS" w:hAnsi="Trebuchet MS" w:cs="Trebuchet MS"/>
                <w:sz w:val="18"/>
                <w:szCs w:val="18"/>
              </w:rPr>
              <w:t>isbaner</w:t>
            </w:r>
            <w:proofErr w:type="spellEnd"/>
            <w:r w:rsidRPr="004514CE">
              <w:rPr>
                <w:rFonts w:ascii="Trebuchet MS" w:hAnsi="Trebuchet MS" w:cs="Trebuchet MS"/>
                <w:sz w:val="18"/>
                <w:szCs w:val="18"/>
              </w:rPr>
              <w:t xml:space="preserve"> i byer både indendørs og udendørs. </w:t>
            </w:r>
          </w:p>
        </w:tc>
      </w:tr>
      <w:tr w:rsidR="00CB4BEB" w:rsidRPr="00B87969" w14:paraId="7BA122F7" w14:textId="77777777" w:rsidTr="0056766E">
        <w:trPr>
          <w:trHeight w:val="297"/>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486F827"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4081</w:t>
            </w:r>
          </w:p>
        </w:tc>
        <w:tc>
          <w:tcPr>
            <w:tcW w:w="2410" w:type="dxa"/>
            <w:tcBorders>
              <w:top w:val="single" w:sz="4" w:space="0" w:color="auto"/>
              <w:left w:val="single" w:sz="4" w:space="0" w:color="auto"/>
              <w:bottom w:val="single" w:sz="4" w:space="0" w:color="auto"/>
            </w:tcBorders>
            <w:shd w:val="clear" w:color="auto" w:fill="auto"/>
            <w:vAlign w:val="center"/>
          </w:tcPr>
          <w:p w14:paraId="58EADDB6"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Minigolfbane</w:t>
            </w:r>
          </w:p>
        </w:tc>
        <w:tc>
          <w:tcPr>
            <w:tcW w:w="709" w:type="dxa"/>
            <w:tcBorders>
              <w:top w:val="single" w:sz="4" w:space="0" w:color="auto"/>
              <w:left w:val="single" w:sz="4" w:space="0" w:color="auto"/>
              <w:bottom w:val="single" w:sz="4" w:space="0" w:color="auto"/>
              <w:right w:val="single" w:sz="4" w:space="0" w:color="auto"/>
            </w:tcBorders>
            <w:vAlign w:val="center"/>
          </w:tcPr>
          <w:p w14:paraId="45487E63"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09256BB1"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Anlæg til at spille minigolf på, hvor banelængden normalt er under 10 m.</w:t>
            </w:r>
          </w:p>
        </w:tc>
      </w:tr>
      <w:tr w:rsidR="00CB4BEB" w:rsidRPr="00B87969" w14:paraId="69269ECE" w14:textId="77777777" w:rsidTr="0056766E">
        <w:trPr>
          <w:trHeight w:hRule="exact" w:val="51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FC74A60"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4091</w:t>
            </w:r>
          </w:p>
        </w:tc>
        <w:tc>
          <w:tcPr>
            <w:tcW w:w="2410" w:type="dxa"/>
            <w:tcBorders>
              <w:top w:val="single" w:sz="4" w:space="0" w:color="auto"/>
              <w:left w:val="single" w:sz="4" w:space="0" w:color="auto"/>
              <w:bottom w:val="single" w:sz="4" w:space="0" w:color="auto"/>
            </w:tcBorders>
            <w:shd w:val="clear" w:color="auto" w:fill="auto"/>
            <w:vAlign w:val="center"/>
          </w:tcPr>
          <w:p w14:paraId="4B7D2D66"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Golfbane</w:t>
            </w:r>
          </w:p>
        </w:tc>
        <w:tc>
          <w:tcPr>
            <w:tcW w:w="709" w:type="dxa"/>
            <w:tcBorders>
              <w:top w:val="single" w:sz="4" w:space="0" w:color="auto"/>
              <w:left w:val="single" w:sz="4" w:space="0" w:color="auto"/>
              <w:bottom w:val="single" w:sz="4" w:space="0" w:color="auto"/>
              <w:right w:val="single" w:sz="4" w:space="0" w:color="auto"/>
            </w:tcBorders>
            <w:vAlign w:val="center"/>
          </w:tcPr>
          <w:p w14:paraId="1C438AE2"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6633B7FF"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 xml:space="preserve">En golfbane er et idrætsanlæg, hvorpå man spiller </w:t>
            </w:r>
            <w:hyperlink r:id="rId42" w:tooltip="Golf" w:history="1">
              <w:r w:rsidRPr="004514CE">
                <w:rPr>
                  <w:rFonts w:ascii="Trebuchet MS" w:hAnsi="Trebuchet MS" w:cs="Trebuchet MS"/>
                  <w:sz w:val="18"/>
                  <w:szCs w:val="18"/>
                </w:rPr>
                <w:t>golf</w:t>
              </w:r>
            </w:hyperlink>
            <w:r w:rsidRPr="004514CE">
              <w:rPr>
                <w:rFonts w:ascii="Trebuchet MS" w:hAnsi="Trebuchet MS" w:cs="Trebuchet MS"/>
                <w:sz w:val="18"/>
                <w:szCs w:val="18"/>
              </w:rPr>
              <w:t>. Den består af et antal huller, oftest 18, men for mindre baners vedkommende 9, mens store baner kan have 27 eller 36 huller.</w:t>
            </w:r>
          </w:p>
        </w:tc>
      </w:tr>
      <w:tr w:rsidR="00CB4BEB" w:rsidRPr="00B87969" w14:paraId="4279DA8E"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09A737A1"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4101</w:t>
            </w:r>
          </w:p>
        </w:tc>
        <w:tc>
          <w:tcPr>
            <w:tcW w:w="2410" w:type="dxa"/>
            <w:tcBorders>
              <w:top w:val="single" w:sz="4" w:space="0" w:color="auto"/>
              <w:left w:val="single" w:sz="4" w:space="0" w:color="auto"/>
              <w:bottom w:val="single" w:sz="4" w:space="0" w:color="auto"/>
            </w:tcBorders>
            <w:shd w:val="clear" w:color="auto" w:fill="auto"/>
            <w:vAlign w:val="center"/>
          </w:tcPr>
          <w:p w14:paraId="6F0DD974"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Discgolfanlæg</w:t>
            </w:r>
          </w:p>
        </w:tc>
        <w:tc>
          <w:tcPr>
            <w:tcW w:w="709" w:type="dxa"/>
            <w:tcBorders>
              <w:top w:val="single" w:sz="4" w:space="0" w:color="auto"/>
              <w:left w:val="single" w:sz="4" w:space="0" w:color="auto"/>
              <w:bottom w:val="single" w:sz="4" w:space="0" w:color="auto"/>
              <w:right w:val="single" w:sz="4" w:space="0" w:color="auto"/>
            </w:tcBorders>
            <w:vAlign w:val="center"/>
          </w:tcPr>
          <w:p w14:paraId="015C194D"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454350A6"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Område med udpegede fairways og opstillede ”kurve” til spillet frisbee-golf/discgolf.</w:t>
            </w:r>
          </w:p>
        </w:tc>
      </w:tr>
      <w:tr w:rsidR="00CB4BEB" w:rsidRPr="00B87969" w14:paraId="0851393B"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7C24E41"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lastRenderedPageBreak/>
              <w:t>4111</w:t>
            </w:r>
          </w:p>
        </w:tc>
        <w:tc>
          <w:tcPr>
            <w:tcW w:w="2410" w:type="dxa"/>
            <w:tcBorders>
              <w:top w:val="single" w:sz="4" w:space="0" w:color="auto"/>
              <w:left w:val="single" w:sz="4" w:space="0" w:color="auto"/>
              <w:bottom w:val="single" w:sz="4" w:space="0" w:color="auto"/>
            </w:tcBorders>
            <w:shd w:val="clear" w:color="auto" w:fill="auto"/>
            <w:vAlign w:val="center"/>
          </w:tcPr>
          <w:p w14:paraId="5440F731"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Boldbane</w:t>
            </w:r>
          </w:p>
        </w:tc>
        <w:tc>
          <w:tcPr>
            <w:tcW w:w="709" w:type="dxa"/>
            <w:tcBorders>
              <w:top w:val="single" w:sz="4" w:space="0" w:color="auto"/>
              <w:left w:val="single" w:sz="4" w:space="0" w:color="auto"/>
              <w:bottom w:val="single" w:sz="4" w:space="0" w:color="auto"/>
              <w:right w:val="single" w:sz="4" w:space="0" w:color="auto"/>
            </w:tcBorders>
            <w:vAlign w:val="center"/>
          </w:tcPr>
          <w:p w14:paraId="5B57FC00"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596B66BD"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Baner indrettet til boldspil.</w:t>
            </w:r>
          </w:p>
        </w:tc>
      </w:tr>
      <w:tr w:rsidR="00CB4BEB" w:rsidRPr="00B87969" w14:paraId="2BBAAC3F"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F0D345F"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4121</w:t>
            </w:r>
          </w:p>
        </w:tc>
        <w:tc>
          <w:tcPr>
            <w:tcW w:w="2410" w:type="dxa"/>
            <w:tcBorders>
              <w:top w:val="single" w:sz="4" w:space="0" w:color="auto"/>
              <w:left w:val="single" w:sz="4" w:space="0" w:color="auto"/>
              <w:bottom w:val="single" w:sz="4" w:space="0" w:color="auto"/>
            </w:tcBorders>
            <w:shd w:val="clear" w:color="auto" w:fill="auto"/>
            <w:vAlign w:val="center"/>
          </w:tcPr>
          <w:p w14:paraId="289EF33C"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Skydebaneanlæg</w:t>
            </w:r>
          </w:p>
        </w:tc>
        <w:tc>
          <w:tcPr>
            <w:tcW w:w="709" w:type="dxa"/>
            <w:tcBorders>
              <w:top w:val="single" w:sz="4" w:space="0" w:color="auto"/>
              <w:left w:val="single" w:sz="4" w:space="0" w:color="auto"/>
              <w:bottom w:val="single" w:sz="4" w:space="0" w:color="auto"/>
              <w:right w:val="single" w:sz="4" w:space="0" w:color="auto"/>
            </w:tcBorders>
            <w:vAlign w:val="center"/>
          </w:tcPr>
          <w:p w14:paraId="74E60CA6"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388043ED"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En eller flere baner til skydning, fx kort- og langdistanceskydning.</w:t>
            </w:r>
          </w:p>
        </w:tc>
      </w:tr>
      <w:tr w:rsidR="00CB4BEB" w:rsidRPr="00B87969" w14:paraId="12DF661F"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36EBBDD"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4132</w:t>
            </w:r>
          </w:p>
        </w:tc>
        <w:tc>
          <w:tcPr>
            <w:tcW w:w="2410" w:type="dxa"/>
            <w:tcBorders>
              <w:top w:val="single" w:sz="4" w:space="0" w:color="auto"/>
              <w:left w:val="single" w:sz="4" w:space="0" w:color="auto"/>
              <w:bottom w:val="single" w:sz="4" w:space="0" w:color="auto"/>
            </w:tcBorders>
            <w:shd w:val="clear" w:color="auto" w:fill="auto"/>
            <w:vAlign w:val="center"/>
          </w:tcPr>
          <w:p w14:paraId="3A29D1FF" w14:textId="77777777" w:rsidR="00CB4BEB" w:rsidRPr="004514CE" w:rsidRDefault="00CB4BEB" w:rsidP="003C0924">
            <w:pPr>
              <w:rPr>
                <w:rFonts w:ascii="Trebuchet MS" w:hAnsi="Trebuchet MS" w:cs="Trebuchet MS"/>
                <w:sz w:val="18"/>
                <w:szCs w:val="18"/>
              </w:rPr>
            </w:pPr>
            <w:proofErr w:type="spellStart"/>
            <w:r w:rsidRPr="004514CE">
              <w:rPr>
                <w:rFonts w:ascii="Trebuchet MS" w:hAnsi="Trebuchet MS" w:cs="Trebuchet MS"/>
                <w:sz w:val="18"/>
                <w:szCs w:val="18"/>
              </w:rPr>
              <w:t>Pentanquebane</w:t>
            </w:r>
            <w:proofErr w:type="spellEnd"/>
          </w:p>
        </w:tc>
        <w:tc>
          <w:tcPr>
            <w:tcW w:w="709" w:type="dxa"/>
            <w:tcBorders>
              <w:top w:val="single" w:sz="4" w:space="0" w:color="auto"/>
              <w:left w:val="single" w:sz="4" w:space="0" w:color="auto"/>
              <w:bottom w:val="single" w:sz="4" w:space="0" w:color="auto"/>
              <w:right w:val="single" w:sz="4" w:space="0" w:color="auto"/>
            </w:tcBorders>
            <w:vAlign w:val="center"/>
          </w:tcPr>
          <w:p w14:paraId="7169ECC4"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07ACFFD6"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En eller flere baner til petanque.</w:t>
            </w:r>
          </w:p>
        </w:tc>
      </w:tr>
      <w:tr w:rsidR="00CB4BEB" w:rsidRPr="00B87969" w14:paraId="09993F79"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F5D81A4"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4142</w:t>
            </w:r>
          </w:p>
        </w:tc>
        <w:tc>
          <w:tcPr>
            <w:tcW w:w="2410" w:type="dxa"/>
            <w:tcBorders>
              <w:top w:val="single" w:sz="4" w:space="0" w:color="auto"/>
              <w:left w:val="single" w:sz="4" w:space="0" w:color="auto"/>
              <w:bottom w:val="single" w:sz="4" w:space="0" w:color="auto"/>
            </w:tcBorders>
            <w:shd w:val="clear" w:color="auto" w:fill="auto"/>
            <w:vAlign w:val="center"/>
          </w:tcPr>
          <w:p w14:paraId="614323E7"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Skateranlæg</w:t>
            </w:r>
          </w:p>
        </w:tc>
        <w:tc>
          <w:tcPr>
            <w:tcW w:w="709" w:type="dxa"/>
            <w:tcBorders>
              <w:top w:val="single" w:sz="4" w:space="0" w:color="auto"/>
              <w:left w:val="single" w:sz="4" w:space="0" w:color="auto"/>
              <w:bottom w:val="single" w:sz="4" w:space="0" w:color="auto"/>
              <w:right w:val="single" w:sz="4" w:space="0" w:color="auto"/>
            </w:tcBorders>
            <w:vAlign w:val="center"/>
          </w:tcPr>
          <w:p w14:paraId="67C53F04"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150F5E16" w14:textId="16FDFB8D"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Anlæg, plads eller bane som rummer anlagte udfordringer til skatere, BMX</w:t>
            </w:r>
            <w:r w:rsidR="00A97751">
              <w:rPr>
                <w:rFonts w:ascii="Trebuchet MS" w:hAnsi="Trebuchet MS" w:cs="Trebuchet MS"/>
                <w:sz w:val="18"/>
                <w:szCs w:val="18"/>
              </w:rPr>
              <w:t>-</w:t>
            </w:r>
            <w:r w:rsidRPr="00B87969">
              <w:rPr>
                <w:rFonts w:ascii="Trebuchet MS" w:hAnsi="Trebuchet MS" w:cs="Trebuchet MS"/>
                <w:sz w:val="18"/>
                <w:szCs w:val="18"/>
              </w:rPr>
              <w:t>cykler m.fl.</w:t>
            </w:r>
          </w:p>
        </w:tc>
      </w:tr>
      <w:tr w:rsidR="00CB4BEB" w:rsidRPr="00B87969" w14:paraId="49D475A2"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724B163"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4152</w:t>
            </w:r>
          </w:p>
        </w:tc>
        <w:tc>
          <w:tcPr>
            <w:tcW w:w="2410" w:type="dxa"/>
            <w:tcBorders>
              <w:top w:val="single" w:sz="4" w:space="0" w:color="auto"/>
              <w:left w:val="single" w:sz="4" w:space="0" w:color="auto"/>
              <w:bottom w:val="single" w:sz="4" w:space="0" w:color="auto"/>
            </w:tcBorders>
            <w:shd w:val="clear" w:color="auto" w:fill="FFFFFF"/>
            <w:vAlign w:val="center"/>
          </w:tcPr>
          <w:p w14:paraId="35B61827"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Parkouranlæg</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5C96D4E"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3B731AB5"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Plads/område med særlige faciliteter til at udøve parkour i.</w:t>
            </w:r>
          </w:p>
        </w:tc>
      </w:tr>
      <w:tr w:rsidR="00CB4BEB" w:rsidRPr="00B87969" w14:paraId="4324A014"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6B1A68F"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4161</w:t>
            </w:r>
          </w:p>
        </w:tc>
        <w:tc>
          <w:tcPr>
            <w:tcW w:w="2410" w:type="dxa"/>
            <w:tcBorders>
              <w:top w:val="single" w:sz="4" w:space="0" w:color="auto"/>
              <w:left w:val="single" w:sz="4" w:space="0" w:color="auto"/>
              <w:bottom w:val="single" w:sz="4" w:space="0" w:color="auto"/>
            </w:tcBorders>
            <w:shd w:val="clear" w:color="auto" w:fill="FFFFFF"/>
            <w:vAlign w:val="center"/>
          </w:tcPr>
          <w:p w14:paraId="184FAC92"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Rideanlæg</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39C10D1"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553DE91B"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Placering for ridecenter eller –klub.</w:t>
            </w:r>
          </w:p>
        </w:tc>
      </w:tr>
      <w:tr w:rsidR="00CB4BEB" w:rsidRPr="00B87969" w14:paraId="0F5B61F8"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F1DEEFD"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4172</w:t>
            </w:r>
          </w:p>
        </w:tc>
        <w:tc>
          <w:tcPr>
            <w:tcW w:w="2410" w:type="dxa"/>
            <w:tcBorders>
              <w:top w:val="single" w:sz="4" w:space="0" w:color="auto"/>
              <w:left w:val="single" w:sz="4" w:space="0" w:color="auto"/>
              <w:bottom w:val="single" w:sz="4" w:space="0" w:color="auto"/>
            </w:tcBorders>
            <w:shd w:val="clear" w:color="auto" w:fill="FFFFFF"/>
            <w:vAlign w:val="center"/>
          </w:tcPr>
          <w:p w14:paraId="6A6643F0" w14:textId="77777777" w:rsidR="00CB4BEB" w:rsidRPr="00B87969" w:rsidRDefault="00CB4BEB" w:rsidP="003C0924">
            <w:pPr>
              <w:rPr>
                <w:rFonts w:ascii="Trebuchet MS" w:hAnsi="Trebuchet MS" w:cs="Trebuchet MS"/>
                <w:sz w:val="18"/>
                <w:szCs w:val="18"/>
              </w:rPr>
            </w:pPr>
            <w:r w:rsidRPr="004514CE">
              <w:rPr>
                <w:rFonts w:ascii="Trebuchet MS" w:hAnsi="Trebuchet MS" w:cs="Trebuchet MS"/>
                <w:sz w:val="18"/>
                <w:szCs w:val="18"/>
              </w:rPr>
              <w:t>Beachvolleybane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0493AE8"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465C5A0"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Udendørs areal afsat til spillet beachvolley.</w:t>
            </w:r>
          </w:p>
        </w:tc>
      </w:tr>
      <w:tr w:rsidR="00CB4BEB" w:rsidRPr="00B87969" w14:paraId="3A055D6A"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FCA2E93"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4182</w:t>
            </w:r>
          </w:p>
        </w:tc>
        <w:tc>
          <w:tcPr>
            <w:tcW w:w="2410" w:type="dxa"/>
            <w:tcBorders>
              <w:top w:val="single" w:sz="4" w:space="0" w:color="auto"/>
              <w:left w:val="single" w:sz="4" w:space="0" w:color="auto"/>
              <w:bottom w:val="single" w:sz="4" w:space="0" w:color="auto"/>
            </w:tcBorders>
            <w:shd w:val="clear" w:color="auto" w:fill="FFFFFF"/>
            <w:vAlign w:val="center"/>
          </w:tcPr>
          <w:p w14:paraId="4A69A22E" w14:textId="77777777" w:rsidR="00CB4BEB" w:rsidRPr="00B87969" w:rsidRDefault="00CB4BEB" w:rsidP="003C0924">
            <w:pPr>
              <w:rPr>
                <w:rFonts w:ascii="Trebuchet MS" w:hAnsi="Trebuchet MS" w:cs="Trebuchet MS"/>
                <w:sz w:val="18"/>
                <w:szCs w:val="18"/>
              </w:rPr>
            </w:pPr>
            <w:r w:rsidRPr="004514CE">
              <w:rPr>
                <w:rFonts w:ascii="Trebuchet MS" w:hAnsi="Trebuchet MS" w:cs="Trebuchet MS"/>
                <w:sz w:val="18"/>
                <w:szCs w:val="18"/>
              </w:rPr>
              <w:t>Dykkerspot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517FA450" w14:textId="77777777" w:rsidR="00CB4BEB" w:rsidRPr="00B87969" w:rsidRDefault="00CB4BEB" w:rsidP="003C0924">
            <w:pPr>
              <w:jc w:val="center"/>
              <w:rPr>
                <w:rFonts w:ascii="Trebuchet MS" w:hAnsi="Trebuchet MS" w:cs="Trebuchet MS"/>
                <w:sz w:val="18"/>
                <w:szCs w:val="18"/>
              </w:rPr>
            </w:pPr>
            <w:r w:rsidRPr="004514CE">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8CF7698" w14:textId="77777777" w:rsidR="00CB4BEB" w:rsidRPr="00B87969" w:rsidRDefault="00CB4BEB" w:rsidP="003C0924">
            <w:pPr>
              <w:rPr>
                <w:rFonts w:ascii="Trebuchet MS" w:hAnsi="Trebuchet MS" w:cs="Trebuchet MS"/>
                <w:sz w:val="18"/>
                <w:szCs w:val="18"/>
              </w:rPr>
            </w:pPr>
            <w:r w:rsidRPr="004514CE">
              <w:rPr>
                <w:rFonts w:ascii="Trebuchet MS" w:hAnsi="Trebuchet MS" w:cs="Trebuchet MS"/>
                <w:sz w:val="18"/>
                <w:szCs w:val="18"/>
              </w:rPr>
              <w:t>Område med seværdigheder og oplevelsesmuligheder under vand, fx vrag, rev, dyreliv mv.</w:t>
            </w:r>
          </w:p>
        </w:tc>
      </w:tr>
      <w:tr w:rsidR="00CB4BEB" w:rsidRPr="00B87969" w14:paraId="4D9840E6"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ADD8E2F" w14:textId="77777777" w:rsidR="00CB4BEB" w:rsidRPr="004514CE" w:rsidDel="004677E2" w:rsidRDefault="00CB4BEB" w:rsidP="003C0924">
            <w:pPr>
              <w:jc w:val="center"/>
              <w:rPr>
                <w:rFonts w:ascii="Trebuchet MS" w:hAnsi="Trebuchet MS" w:cs="Trebuchet MS"/>
                <w:sz w:val="18"/>
                <w:szCs w:val="18"/>
              </w:rPr>
            </w:pPr>
            <w:r w:rsidRPr="004514CE">
              <w:rPr>
                <w:rFonts w:ascii="Trebuchet MS" w:hAnsi="Trebuchet MS" w:cs="Trebuchet MS"/>
                <w:sz w:val="18"/>
                <w:szCs w:val="18"/>
              </w:rPr>
              <w:t>4191</w:t>
            </w:r>
          </w:p>
        </w:tc>
        <w:tc>
          <w:tcPr>
            <w:tcW w:w="2410" w:type="dxa"/>
            <w:tcBorders>
              <w:top w:val="single" w:sz="4" w:space="0" w:color="auto"/>
              <w:left w:val="single" w:sz="4" w:space="0" w:color="auto"/>
              <w:bottom w:val="single" w:sz="4" w:space="0" w:color="auto"/>
            </w:tcBorders>
            <w:shd w:val="clear" w:color="auto" w:fill="FFFFFF"/>
            <w:vAlign w:val="center"/>
          </w:tcPr>
          <w:p w14:paraId="20A4A9BF" w14:textId="77777777" w:rsidR="00CB4BEB" w:rsidRPr="00B87969" w:rsidRDefault="00CB4BEB" w:rsidP="003C0924">
            <w:pPr>
              <w:rPr>
                <w:rFonts w:ascii="Trebuchet MS" w:hAnsi="Trebuchet MS" w:cs="Trebuchet MS"/>
                <w:sz w:val="18"/>
                <w:szCs w:val="18"/>
              </w:rPr>
            </w:pPr>
            <w:r w:rsidRPr="004514CE">
              <w:rPr>
                <w:rFonts w:ascii="Trebuchet MS" w:hAnsi="Trebuchet MS" w:cs="Trebuchet MS"/>
                <w:sz w:val="18"/>
                <w:szCs w:val="18"/>
              </w:rPr>
              <w:t>Kitesurf område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810C3D9"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66365643"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Område anvist til kitesurfing.</w:t>
            </w:r>
          </w:p>
        </w:tc>
      </w:tr>
      <w:tr w:rsidR="00CB4BEB" w:rsidRPr="00B87969" w14:paraId="4958893B"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4FE9B5B" w14:textId="77777777" w:rsidR="00CB4BEB" w:rsidRPr="004514CE" w:rsidDel="004677E2" w:rsidRDefault="00CB4BEB" w:rsidP="003C0924">
            <w:pPr>
              <w:jc w:val="center"/>
              <w:rPr>
                <w:rFonts w:ascii="Trebuchet MS" w:hAnsi="Trebuchet MS" w:cs="Trebuchet MS"/>
                <w:sz w:val="18"/>
                <w:szCs w:val="18"/>
              </w:rPr>
            </w:pPr>
            <w:r w:rsidRPr="004514CE">
              <w:rPr>
                <w:rFonts w:ascii="Trebuchet MS" w:hAnsi="Trebuchet MS" w:cs="Trebuchet MS"/>
                <w:sz w:val="18"/>
                <w:szCs w:val="18"/>
              </w:rPr>
              <w:t>4201</w:t>
            </w:r>
          </w:p>
        </w:tc>
        <w:tc>
          <w:tcPr>
            <w:tcW w:w="2410" w:type="dxa"/>
            <w:tcBorders>
              <w:top w:val="single" w:sz="4" w:space="0" w:color="auto"/>
              <w:left w:val="single" w:sz="4" w:space="0" w:color="auto"/>
              <w:bottom w:val="single" w:sz="4" w:space="0" w:color="auto"/>
            </w:tcBorders>
            <w:shd w:val="clear" w:color="auto" w:fill="FFFFFF"/>
            <w:vAlign w:val="center"/>
          </w:tcPr>
          <w:p w14:paraId="169AF02A" w14:textId="77777777" w:rsidR="00CB4BEB" w:rsidRPr="00B87969" w:rsidRDefault="00CB4BEB" w:rsidP="003C0924">
            <w:pPr>
              <w:rPr>
                <w:rFonts w:ascii="Trebuchet MS" w:hAnsi="Trebuchet MS" w:cs="Trebuchet MS"/>
                <w:sz w:val="18"/>
                <w:szCs w:val="18"/>
              </w:rPr>
            </w:pPr>
            <w:proofErr w:type="spellStart"/>
            <w:r w:rsidRPr="004514CE">
              <w:rPr>
                <w:rFonts w:ascii="Trebuchet MS" w:hAnsi="Trebuchet MS" w:cs="Trebuchet MS"/>
                <w:sz w:val="18"/>
                <w:szCs w:val="18"/>
              </w:rPr>
              <w:t>Windsurfområde</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50FC49A2"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79A1A58A"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Område anvist til windsurfing.</w:t>
            </w:r>
          </w:p>
        </w:tc>
      </w:tr>
      <w:tr w:rsidR="00CB4BEB" w:rsidRPr="00B87969" w14:paraId="0E07863A"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4957E10" w14:textId="77777777" w:rsidR="00CB4BEB" w:rsidRPr="004514CE" w:rsidDel="004677E2" w:rsidRDefault="00CB4BEB" w:rsidP="003C0924">
            <w:pPr>
              <w:jc w:val="center"/>
              <w:rPr>
                <w:rFonts w:ascii="Trebuchet MS" w:hAnsi="Trebuchet MS" w:cs="Trebuchet MS"/>
                <w:sz w:val="18"/>
                <w:szCs w:val="18"/>
              </w:rPr>
            </w:pPr>
            <w:r w:rsidRPr="004514CE">
              <w:rPr>
                <w:rFonts w:ascii="Trebuchet MS" w:hAnsi="Trebuchet MS" w:cs="Trebuchet MS"/>
                <w:sz w:val="18"/>
                <w:szCs w:val="18"/>
              </w:rPr>
              <w:t>4211</w:t>
            </w:r>
          </w:p>
        </w:tc>
        <w:tc>
          <w:tcPr>
            <w:tcW w:w="2410" w:type="dxa"/>
            <w:tcBorders>
              <w:top w:val="single" w:sz="4" w:space="0" w:color="auto"/>
              <w:left w:val="single" w:sz="4" w:space="0" w:color="auto"/>
              <w:bottom w:val="single" w:sz="4" w:space="0" w:color="auto"/>
            </w:tcBorders>
            <w:shd w:val="clear" w:color="auto" w:fill="FFFFFF"/>
            <w:vAlign w:val="center"/>
          </w:tcPr>
          <w:p w14:paraId="56121FA7" w14:textId="77777777" w:rsidR="00CB4BEB" w:rsidRPr="00B87969" w:rsidRDefault="00CB4BEB" w:rsidP="003C0924">
            <w:pPr>
              <w:rPr>
                <w:rFonts w:ascii="Trebuchet MS" w:hAnsi="Trebuchet MS" w:cs="Trebuchet MS"/>
                <w:sz w:val="18"/>
                <w:szCs w:val="18"/>
              </w:rPr>
            </w:pPr>
            <w:proofErr w:type="spellStart"/>
            <w:r w:rsidRPr="004514CE">
              <w:rPr>
                <w:rFonts w:ascii="Trebuchet MS" w:hAnsi="Trebuchet MS" w:cs="Trebuchet MS"/>
                <w:sz w:val="18"/>
                <w:szCs w:val="18"/>
              </w:rPr>
              <w:t>Kitebuggyområde</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0551C78"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C31D00E"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Område anvist til kørsel med </w:t>
            </w:r>
            <w:proofErr w:type="spellStart"/>
            <w:r w:rsidRPr="00B87969">
              <w:rPr>
                <w:rFonts w:ascii="Trebuchet MS" w:hAnsi="Trebuchet MS" w:cs="Trebuchet MS"/>
                <w:sz w:val="18"/>
                <w:szCs w:val="18"/>
              </w:rPr>
              <w:t>kitebuggy</w:t>
            </w:r>
            <w:proofErr w:type="spellEnd"/>
            <w:r w:rsidRPr="00B87969">
              <w:rPr>
                <w:rFonts w:ascii="Trebuchet MS" w:hAnsi="Trebuchet MS" w:cs="Trebuchet MS"/>
                <w:sz w:val="18"/>
                <w:szCs w:val="18"/>
              </w:rPr>
              <w:t>.</w:t>
            </w:r>
          </w:p>
        </w:tc>
      </w:tr>
      <w:tr w:rsidR="00CB4BEB" w:rsidRPr="00B87969" w14:paraId="7A1FB64C" w14:textId="77777777" w:rsidTr="0056766E">
        <w:trPr>
          <w:trHeight w:hRule="exact" w:val="443"/>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1B50A14"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4222</w:t>
            </w:r>
          </w:p>
        </w:tc>
        <w:tc>
          <w:tcPr>
            <w:tcW w:w="2410" w:type="dxa"/>
            <w:tcBorders>
              <w:top w:val="single" w:sz="4" w:space="0" w:color="auto"/>
              <w:left w:val="single" w:sz="4" w:space="0" w:color="auto"/>
              <w:bottom w:val="single" w:sz="4" w:space="0" w:color="auto"/>
            </w:tcBorders>
            <w:shd w:val="clear" w:color="auto" w:fill="FFFFFF"/>
            <w:vAlign w:val="center"/>
          </w:tcPr>
          <w:p w14:paraId="29508526"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Udendørs Fitness/</w:t>
            </w:r>
            <w:r w:rsidRPr="00B87969">
              <w:rPr>
                <w:rFonts w:ascii="Trebuchet MS" w:hAnsi="Trebuchet MS" w:cs="Trebuchet MS"/>
                <w:sz w:val="18"/>
                <w:szCs w:val="18"/>
              </w:rPr>
              <w:t>Motionsplads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110BB27"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9E8916C" w14:textId="77777777" w:rsidR="00CB4BEB" w:rsidRPr="00B87969" w:rsidRDefault="00CB4BEB" w:rsidP="003C0924">
            <w:pPr>
              <w:rPr>
                <w:rFonts w:ascii="Trebuchet MS" w:hAnsi="Trebuchet MS" w:cs="Trebuchet MS"/>
                <w:sz w:val="18"/>
                <w:szCs w:val="18"/>
              </w:rPr>
            </w:pPr>
            <w:r w:rsidRPr="00106E2C">
              <w:rPr>
                <w:rFonts w:ascii="Trebuchet MS" w:hAnsi="Trebuchet MS" w:cs="Trebuchet MS"/>
                <w:sz w:val="18"/>
                <w:szCs w:val="18"/>
              </w:rPr>
              <w:t>Baner, områder og redskaber under åben himmel, evt. i naturen som er designet til at dyrke motion og fitness, fx naturfitness, sundhedsplads, motionsplads, pulspark mv.</w:t>
            </w:r>
            <w:r w:rsidRPr="00106E2C" w:rsidDel="00106E2C">
              <w:rPr>
                <w:rFonts w:ascii="Trebuchet MS" w:hAnsi="Trebuchet MS" w:cs="Trebuchet MS"/>
                <w:sz w:val="18"/>
                <w:szCs w:val="18"/>
              </w:rPr>
              <w:t xml:space="preserve"> </w:t>
            </w:r>
          </w:p>
        </w:tc>
      </w:tr>
      <w:tr w:rsidR="00CB4BEB" w:rsidRPr="00B87969" w14:paraId="26D69198" w14:textId="77777777" w:rsidTr="0056766E">
        <w:trPr>
          <w:trHeight w:val="26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DA16830"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4231</w:t>
            </w:r>
          </w:p>
        </w:tc>
        <w:tc>
          <w:tcPr>
            <w:tcW w:w="2410" w:type="dxa"/>
            <w:tcBorders>
              <w:top w:val="single" w:sz="4" w:space="0" w:color="auto"/>
              <w:left w:val="single" w:sz="4" w:space="0" w:color="auto"/>
              <w:bottom w:val="single" w:sz="4" w:space="0" w:color="auto"/>
            </w:tcBorders>
            <w:shd w:val="clear" w:color="auto" w:fill="FFFFFF"/>
            <w:vAlign w:val="center"/>
          </w:tcPr>
          <w:p w14:paraId="2426C68A"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Flugtskydningsbane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E9B7272"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C828935" w14:textId="77777777" w:rsidR="00CB4BEB" w:rsidRPr="00B87969" w:rsidRDefault="00CB4BEB" w:rsidP="003C0924">
            <w:pPr>
              <w:rPr>
                <w:rFonts w:ascii="Trebuchet MS" w:hAnsi="Trebuchet MS" w:cs="Trebuchet MS"/>
                <w:sz w:val="18"/>
                <w:szCs w:val="18"/>
              </w:rPr>
            </w:pPr>
            <w:r w:rsidRPr="004514CE">
              <w:rPr>
                <w:rFonts w:ascii="Trebuchet MS" w:hAnsi="Trebuchet MS" w:cs="Trebuchet MS"/>
                <w:sz w:val="18"/>
                <w:szCs w:val="18"/>
              </w:rPr>
              <w:t>Lerdueskydningsbane.</w:t>
            </w:r>
          </w:p>
        </w:tc>
      </w:tr>
      <w:tr w:rsidR="00CB4BEB" w:rsidRPr="00B87969" w14:paraId="141E355B" w14:textId="77777777" w:rsidTr="0056766E">
        <w:trPr>
          <w:trHeight w:val="26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09C37CF"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4241</w:t>
            </w:r>
          </w:p>
        </w:tc>
        <w:tc>
          <w:tcPr>
            <w:tcW w:w="2410" w:type="dxa"/>
            <w:tcBorders>
              <w:top w:val="single" w:sz="4" w:space="0" w:color="auto"/>
              <w:left w:val="single" w:sz="4" w:space="0" w:color="auto"/>
              <w:bottom w:val="single" w:sz="4" w:space="0" w:color="auto"/>
            </w:tcBorders>
            <w:shd w:val="clear" w:color="auto" w:fill="FFFFFF"/>
            <w:vAlign w:val="center"/>
          </w:tcPr>
          <w:p w14:paraId="5415AD88"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Motorsportsbane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5EAF101F"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7D0A6DAB" w14:textId="77777777" w:rsidR="00CB4BEB" w:rsidRPr="00B87969" w:rsidRDefault="00CB4BEB" w:rsidP="003C0924">
            <w:pPr>
              <w:rPr>
                <w:rFonts w:ascii="Trebuchet MS" w:hAnsi="Trebuchet MS" w:cs="Trebuchet MS"/>
                <w:sz w:val="18"/>
                <w:szCs w:val="18"/>
              </w:rPr>
            </w:pPr>
            <w:r w:rsidRPr="004514CE">
              <w:rPr>
                <w:rFonts w:ascii="Trebuchet MS" w:hAnsi="Trebuchet MS" w:cs="Trebuchet MS"/>
                <w:sz w:val="18"/>
                <w:szCs w:val="18"/>
              </w:rPr>
              <w:t>Bane, hvor der udøves motorsport.</w:t>
            </w:r>
          </w:p>
        </w:tc>
      </w:tr>
      <w:tr w:rsidR="00CB4BEB" w:rsidRPr="00B87969" w14:paraId="48EFDB0B" w14:textId="77777777" w:rsidTr="0056766E">
        <w:trPr>
          <w:trHeight w:val="26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5F19DD4"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4251</w:t>
            </w:r>
          </w:p>
        </w:tc>
        <w:tc>
          <w:tcPr>
            <w:tcW w:w="2410" w:type="dxa"/>
            <w:tcBorders>
              <w:top w:val="single" w:sz="4" w:space="0" w:color="auto"/>
              <w:left w:val="single" w:sz="4" w:space="0" w:color="auto"/>
              <w:bottom w:val="single" w:sz="4" w:space="0" w:color="auto"/>
            </w:tcBorders>
            <w:shd w:val="clear" w:color="auto" w:fill="auto"/>
            <w:vAlign w:val="center"/>
          </w:tcPr>
          <w:p w14:paraId="0140A995" w14:textId="77777777" w:rsidR="00CB4BEB" w:rsidRPr="004514CE" w:rsidRDefault="00CB4BEB" w:rsidP="003C0924">
            <w:pPr>
              <w:rPr>
                <w:rFonts w:ascii="Trebuchet MS" w:hAnsi="Trebuchet MS" w:cs="Trebuchet MS"/>
                <w:sz w:val="18"/>
                <w:szCs w:val="18"/>
              </w:rPr>
            </w:pPr>
            <w:proofErr w:type="spellStart"/>
            <w:r w:rsidRPr="004514CE">
              <w:rPr>
                <w:rFonts w:ascii="Trebuchet MS" w:hAnsi="Trebuchet MS" w:cs="Trebuchet MS"/>
                <w:sz w:val="18"/>
                <w:szCs w:val="18"/>
              </w:rPr>
              <w:t>Ketchersportsanlæg</w:t>
            </w:r>
            <w:proofErr w:type="spellEnd"/>
          </w:p>
        </w:tc>
        <w:tc>
          <w:tcPr>
            <w:tcW w:w="709" w:type="dxa"/>
            <w:tcBorders>
              <w:top w:val="single" w:sz="4" w:space="0" w:color="auto"/>
              <w:left w:val="single" w:sz="4" w:space="0" w:color="auto"/>
              <w:bottom w:val="single" w:sz="4" w:space="0" w:color="auto"/>
              <w:right w:val="single" w:sz="4" w:space="0" w:color="auto"/>
            </w:tcBorders>
            <w:vAlign w:val="center"/>
          </w:tcPr>
          <w:p w14:paraId="28B66B42"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793D8A4E"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 xml:space="preserve">Udendørs og/eller indendørs anlæg eller bane til </w:t>
            </w:r>
            <w:proofErr w:type="spellStart"/>
            <w:r w:rsidRPr="00B87969">
              <w:rPr>
                <w:rFonts w:ascii="Trebuchet MS" w:hAnsi="Trebuchet MS" w:cs="Trebuchet MS"/>
                <w:sz w:val="18"/>
                <w:szCs w:val="18"/>
              </w:rPr>
              <w:t>ketchersport</w:t>
            </w:r>
            <w:proofErr w:type="spellEnd"/>
            <w:r w:rsidRPr="00B87969">
              <w:rPr>
                <w:rFonts w:ascii="Trebuchet MS" w:hAnsi="Trebuchet MS" w:cs="Trebuchet MS"/>
                <w:sz w:val="18"/>
                <w:szCs w:val="18"/>
              </w:rPr>
              <w:t>, herunder tennis og squash.</w:t>
            </w:r>
          </w:p>
        </w:tc>
      </w:tr>
      <w:tr w:rsidR="00CB4BEB" w:rsidRPr="00B87969" w14:paraId="491323B2" w14:textId="77777777" w:rsidTr="0056766E">
        <w:trPr>
          <w:trHeight w:val="26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4B30B3D"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4262</w:t>
            </w:r>
          </w:p>
        </w:tc>
        <w:tc>
          <w:tcPr>
            <w:tcW w:w="2410" w:type="dxa"/>
            <w:tcBorders>
              <w:top w:val="single" w:sz="4" w:space="0" w:color="auto"/>
              <w:left w:val="single" w:sz="4" w:space="0" w:color="auto"/>
              <w:bottom w:val="single" w:sz="4" w:space="0" w:color="auto"/>
            </w:tcBorders>
            <w:shd w:val="clear" w:color="auto" w:fill="FFFFFF"/>
            <w:vAlign w:val="center"/>
          </w:tcPr>
          <w:p w14:paraId="53C2FF9F"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Rulleskøjtebane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AD55624"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6556AC0C"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Udendørs eller indendørs anlæg indrettet til rulleskøjteløb.</w:t>
            </w:r>
          </w:p>
        </w:tc>
      </w:tr>
      <w:tr w:rsidR="00CB4BEB" w:rsidRPr="00B87969" w14:paraId="5920961C" w14:textId="77777777" w:rsidTr="0056766E">
        <w:trPr>
          <w:trHeight w:val="26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E4D4D9C"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4272</w:t>
            </w:r>
          </w:p>
        </w:tc>
        <w:tc>
          <w:tcPr>
            <w:tcW w:w="2410" w:type="dxa"/>
            <w:tcBorders>
              <w:top w:val="single" w:sz="4" w:space="0" w:color="auto"/>
              <w:left w:val="single" w:sz="4" w:space="0" w:color="auto"/>
              <w:bottom w:val="single" w:sz="4" w:space="0" w:color="auto"/>
            </w:tcBorders>
            <w:shd w:val="clear" w:color="auto" w:fill="FFFFFF"/>
            <w:vAlign w:val="center"/>
          </w:tcPr>
          <w:p w14:paraId="76A753BA"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Klatreanlæg</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0C4402BB"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82972A9"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Område med opsatte klatreudfordringer eller forhindringsbane f.eks. i træer, klatrevægge, wireforløb mm.</w:t>
            </w:r>
          </w:p>
        </w:tc>
      </w:tr>
      <w:tr w:rsidR="00CB4BEB" w:rsidRPr="00B87969" w14:paraId="1864FBD4" w14:textId="77777777" w:rsidTr="0056766E">
        <w:trPr>
          <w:trHeight w:val="26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22B8C68"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4281</w:t>
            </w:r>
          </w:p>
        </w:tc>
        <w:tc>
          <w:tcPr>
            <w:tcW w:w="2410" w:type="dxa"/>
            <w:tcBorders>
              <w:top w:val="single" w:sz="4" w:space="0" w:color="auto"/>
              <w:left w:val="single" w:sz="4" w:space="0" w:color="auto"/>
              <w:bottom w:val="single" w:sz="4" w:space="0" w:color="auto"/>
            </w:tcBorders>
            <w:shd w:val="clear" w:color="auto" w:fill="FFFFFF"/>
            <w:vAlign w:val="center"/>
          </w:tcPr>
          <w:p w14:paraId="6BB6629F"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Cricketbane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EF25CBB"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2DC4C39"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Bane til spillet Cricket</w:t>
            </w:r>
          </w:p>
        </w:tc>
      </w:tr>
      <w:tr w:rsidR="00CB4BEB" w:rsidRPr="00B87969" w14:paraId="15CEA371" w14:textId="77777777" w:rsidTr="0056766E">
        <w:trPr>
          <w:trHeight w:val="26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51DB4AD"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4291</w:t>
            </w:r>
          </w:p>
        </w:tc>
        <w:tc>
          <w:tcPr>
            <w:tcW w:w="2410" w:type="dxa"/>
            <w:tcBorders>
              <w:top w:val="single" w:sz="4" w:space="0" w:color="auto"/>
              <w:left w:val="single" w:sz="4" w:space="0" w:color="auto"/>
              <w:bottom w:val="single" w:sz="4" w:space="0" w:color="auto"/>
            </w:tcBorders>
            <w:shd w:val="clear" w:color="auto" w:fill="FFFFFF"/>
            <w:vAlign w:val="center"/>
          </w:tcPr>
          <w:p w14:paraId="0FA947B0"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Krolfbane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C2FE1B5"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03F2D47E"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Bane til spillet Krolf</w:t>
            </w:r>
          </w:p>
        </w:tc>
      </w:tr>
      <w:tr w:rsidR="00CB4BEB" w:rsidRPr="00B87969" w14:paraId="25FE6088" w14:textId="77777777" w:rsidTr="0056766E">
        <w:trPr>
          <w:trHeight w:val="26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360EC56"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4301</w:t>
            </w:r>
          </w:p>
        </w:tc>
        <w:tc>
          <w:tcPr>
            <w:tcW w:w="2410" w:type="dxa"/>
            <w:tcBorders>
              <w:top w:val="single" w:sz="4" w:space="0" w:color="auto"/>
              <w:left w:val="single" w:sz="4" w:space="0" w:color="auto"/>
              <w:bottom w:val="single" w:sz="4" w:space="0" w:color="auto"/>
            </w:tcBorders>
            <w:shd w:val="clear" w:color="auto" w:fill="FFFFFF"/>
            <w:vAlign w:val="center"/>
          </w:tcPr>
          <w:p w14:paraId="28576141"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UV-jagtspot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B3AD56D"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5B1A9621"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Område der er velegnet til undervands-jagt. </w:t>
            </w:r>
          </w:p>
        </w:tc>
      </w:tr>
      <w:tr w:rsidR="00CB4BEB" w:rsidRPr="00B87969" w14:paraId="7B1F2F12" w14:textId="77777777" w:rsidTr="0056766E">
        <w:trPr>
          <w:trHeight w:val="58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ACA1481" w14:textId="77777777" w:rsidR="00CB4BEB" w:rsidRPr="00B87969" w:rsidRDefault="00CB4BEB" w:rsidP="003C0924">
            <w:pPr>
              <w:jc w:val="center"/>
              <w:rPr>
                <w:rFonts w:ascii="Trebuchet MS" w:hAnsi="Trebuchet MS"/>
                <w:sz w:val="18"/>
                <w:szCs w:val="18"/>
              </w:rPr>
            </w:pPr>
            <w:r>
              <w:rPr>
                <w:rFonts w:ascii="Trebuchet MS" w:hAnsi="Trebuchet MS"/>
                <w:sz w:val="18"/>
                <w:szCs w:val="18"/>
              </w:rPr>
              <w:t>4311</w:t>
            </w:r>
          </w:p>
        </w:tc>
        <w:tc>
          <w:tcPr>
            <w:tcW w:w="2410" w:type="dxa"/>
            <w:tcBorders>
              <w:top w:val="single" w:sz="4" w:space="0" w:color="auto"/>
              <w:left w:val="single" w:sz="4" w:space="0" w:color="auto"/>
              <w:bottom w:val="single" w:sz="4" w:space="0" w:color="auto"/>
            </w:tcBorders>
            <w:shd w:val="clear" w:color="auto" w:fill="FFFFFF"/>
            <w:vAlign w:val="center"/>
          </w:tcPr>
          <w:p w14:paraId="25815D33" w14:textId="77777777" w:rsidR="00CB4BEB" w:rsidRPr="00B87969" w:rsidRDefault="00CB4BEB" w:rsidP="003C0924">
            <w:pPr>
              <w:rPr>
                <w:rFonts w:ascii="Trebuchet MS" w:hAnsi="Trebuchet MS"/>
                <w:sz w:val="18"/>
                <w:szCs w:val="18"/>
              </w:rPr>
            </w:pPr>
            <w:r>
              <w:rPr>
                <w:rFonts w:ascii="Trebuchet MS" w:hAnsi="Trebuchet MS"/>
                <w:sz w:val="18"/>
                <w:szCs w:val="18"/>
              </w:rPr>
              <w:t>Snorkelsti/-område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EE13A2D"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5181C995"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 xml:space="preserve">Rute/område under vandet til snorkling, markeret f.eks. med et tov langs bunden eller med bøjer. </w:t>
            </w:r>
            <w:r w:rsidRPr="00106E2C">
              <w:rPr>
                <w:rFonts w:ascii="Trebuchet MS" w:hAnsi="Trebuchet MS" w:cs="Trebuchet MS"/>
                <w:sz w:val="18"/>
                <w:szCs w:val="18"/>
              </w:rPr>
              <w:t xml:space="preserve">Der </w:t>
            </w:r>
            <w:r>
              <w:rPr>
                <w:rFonts w:ascii="Trebuchet MS" w:hAnsi="Trebuchet MS" w:cs="Trebuchet MS"/>
                <w:sz w:val="18"/>
                <w:szCs w:val="18"/>
              </w:rPr>
              <w:t>kan</w:t>
            </w:r>
            <w:r w:rsidRPr="00106E2C">
              <w:rPr>
                <w:rFonts w:ascii="Trebuchet MS" w:hAnsi="Trebuchet MS" w:cs="Trebuchet MS"/>
                <w:sz w:val="18"/>
                <w:szCs w:val="18"/>
              </w:rPr>
              <w:t xml:space="preserve"> i forbindelse med ruten formidles om de ting der kan opleves, </w:t>
            </w:r>
            <w:r>
              <w:rPr>
                <w:rFonts w:ascii="Trebuchet MS" w:hAnsi="Trebuchet MS" w:cs="Trebuchet MS"/>
                <w:sz w:val="18"/>
                <w:szCs w:val="18"/>
              </w:rPr>
              <w:t>fx</w:t>
            </w:r>
            <w:r w:rsidRPr="00106E2C">
              <w:rPr>
                <w:rFonts w:ascii="Trebuchet MS" w:hAnsi="Trebuchet MS" w:cs="Trebuchet MS"/>
                <w:sz w:val="18"/>
                <w:szCs w:val="18"/>
              </w:rPr>
              <w:t xml:space="preserve"> via billeder, tekst eller effekter.</w:t>
            </w:r>
          </w:p>
        </w:tc>
      </w:tr>
      <w:tr w:rsidR="00CB4BEB" w:rsidRPr="00B87969" w14:paraId="1F55CEC4" w14:textId="77777777" w:rsidTr="0056766E">
        <w:trPr>
          <w:trHeight w:val="58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65DAC7D" w14:textId="77777777" w:rsidR="00CB4BEB" w:rsidRDefault="00CB4BEB" w:rsidP="003C0924">
            <w:pPr>
              <w:jc w:val="center"/>
              <w:rPr>
                <w:rFonts w:ascii="Trebuchet MS" w:hAnsi="Trebuchet MS"/>
                <w:sz w:val="18"/>
                <w:szCs w:val="18"/>
              </w:rPr>
            </w:pPr>
            <w:r>
              <w:rPr>
                <w:rFonts w:ascii="Trebuchet MS" w:hAnsi="Trebuchet MS"/>
                <w:sz w:val="18"/>
                <w:szCs w:val="18"/>
              </w:rPr>
              <w:t>4322</w:t>
            </w:r>
          </w:p>
        </w:tc>
        <w:tc>
          <w:tcPr>
            <w:tcW w:w="2410" w:type="dxa"/>
            <w:tcBorders>
              <w:top w:val="single" w:sz="4" w:space="0" w:color="auto"/>
              <w:left w:val="single" w:sz="4" w:space="0" w:color="auto"/>
              <w:bottom w:val="single" w:sz="4" w:space="0" w:color="auto"/>
            </w:tcBorders>
            <w:shd w:val="clear" w:color="auto" w:fill="FFFFFF"/>
            <w:vAlign w:val="center"/>
          </w:tcPr>
          <w:p w14:paraId="02AF276F" w14:textId="77777777" w:rsidR="00CB4BEB" w:rsidRDefault="00CB4BEB" w:rsidP="003C0924">
            <w:pPr>
              <w:rPr>
                <w:rFonts w:ascii="Trebuchet MS" w:hAnsi="Trebuchet MS"/>
                <w:sz w:val="18"/>
                <w:szCs w:val="18"/>
              </w:rPr>
            </w:pPr>
            <w:r>
              <w:rPr>
                <w:rFonts w:ascii="Trebuchet MS" w:hAnsi="Trebuchet MS"/>
                <w:sz w:val="18"/>
                <w:szCs w:val="18"/>
              </w:rPr>
              <w:t>Orienteringsrute startpunkt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4886FB8"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5132A7A2" w14:textId="77777777" w:rsidR="00CB4BEB" w:rsidRDefault="00CB4BEB" w:rsidP="003C0924">
            <w:pPr>
              <w:rPr>
                <w:rFonts w:ascii="Trebuchet MS" w:hAnsi="Trebuchet MS" w:cs="Trebuchet MS"/>
                <w:sz w:val="18"/>
                <w:szCs w:val="18"/>
              </w:rPr>
            </w:pPr>
            <w:r w:rsidRPr="004733A1">
              <w:rPr>
                <w:rFonts w:ascii="Trebuchet MS" w:hAnsi="Trebuchet MS" w:cs="Trebuchet MS"/>
                <w:sz w:val="18"/>
                <w:szCs w:val="18"/>
              </w:rPr>
              <w:t>"Find vej i"/orienteringsrute med afmærkede poster, hvor det handler om at finde vej til de opsatte poster ved hjælp af et kort.</w:t>
            </w:r>
            <w:r>
              <w:rPr>
                <w:rFonts w:ascii="Trebuchet MS" w:hAnsi="Trebuchet MS" w:cs="Trebuchet MS"/>
                <w:sz w:val="18"/>
                <w:szCs w:val="18"/>
              </w:rPr>
              <w:t xml:space="preserve"> Viser blot startpunktet/-pælen.</w:t>
            </w:r>
          </w:p>
        </w:tc>
      </w:tr>
      <w:tr w:rsidR="00CB4BEB" w:rsidRPr="00B87969" w14:paraId="5D0E3B08" w14:textId="77777777" w:rsidTr="0056766E">
        <w:trPr>
          <w:trHeight w:val="58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9E9F1AC" w14:textId="77777777" w:rsidR="00CB4BEB" w:rsidRDefault="00CB4BEB" w:rsidP="003C0924">
            <w:pPr>
              <w:jc w:val="center"/>
              <w:rPr>
                <w:rFonts w:ascii="Trebuchet MS" w:hAnsi="Trebuchet MS"/>
                <w:sz w:val="18"/>
                <w:szCs w:val="18"/>
              </w:rPr>
            </w:pPr>
            <w:r>
              <w:rPr>
                <w:rFonts w:ascii="Trebuchet MS" w:hAnsi="Trebuchet MS"/>
                <w:sz w:val="18"/>
                <w:szCs w:val="18"/>
              </w:rPr>
              <w:t>4332</w:t>
            </w:r>
          </w:p>
        </w:tc>
        <w:tc>
          <w:tcPr>
            <w:tcW w:w="2410" w:type="dxa"/>
            <w:tcBorders>
              <w:top w:val="single" w:sz="4" w:space="0" w:color="auto"/>
              <w:left w:val="single" w:sz="4" w:space="0" w:color="auto"/>
              <w:bottom w:val="single" w:sz="4" w:space="0" w:color="auto"/>
            </w:tcBorders>
            <w:shd w:val="clear" w:color="auto" w:fill="FFFFFF"/>
            <w:vAlign w:val="center"/>
          </w:tcPr>
          <w:p w14:paraId="5EE91D5D" w14:textId="77777777" w:rsidR="00CB4BEB" w:rsidRDefault="00CB4BEB" w:rsidP="003C0924">
            <w:pPr>
              <w:rPr>
                <w:rFonts w:ascii="Trebuchet MS" w:hAnsi="Trebuchet MS"/>
                <w:sz w:val="18"/>
                <w:szCs w:val="18"/>
              </w:rPr>
            </w:pPr>
            <w:r>
              <w:rPr>
                <w:rFonts w:ascii="Trebuchet MS" w:hAnsi="Trebuchet MS"/>
                <w:sz w:val="18"/>
                <w:szCs w:val="18"/>
              </w:rPr>
              <w:t>Orienteringsrute slutpunkt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018565F"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30B64F55" w14:textId="77777777" w:rsidR="00CB4BEB" w:rsidRPr="004733A1" w:rsidRDefault="00CB4BEB" w:rsidP="003C0924">
            <w:pPr>
              <w:rPr>
                <w:rFonts w:ascii="Trebuchet MS" w:hAnsi="Trebuchet MS" w:cs="Trebuchet MS"/>
                <w:sz w:val="18"/>
                <w:szCs w:val="18"/>
              </w:rPr>
            </w:pPr>
            <w:r w:rsidRPr="004733A1">
              <w:rPr>
                <w:rFonts w:ascii="Trebuchet MS" w:hAnsi="Trebuchet MS" w:cs="Trebuchet MS"/>
                <w:sz w:val="18"/>
                <w:szCs w:val="18"/>
              </w:rPr>
              <w:t>"Find vej i"/orienteringsrute med afmærkede poster, hvor det handler om at finde vej til de opsatte poster ved hjælp af et kort.</w:t>
            </w:r>
            <w:r>
              <w:rPr>
                <w:rFonts w:ascii="Trebuchet MS" w:hAnsi="Trebuchet MS" w:cs="Trebuchet MS"/>
                <w:sz w:val="18"/>
                <w:szCs w:val="18"/>
              </w:rPr>
              <w:t xml:space="preserve"> Viser blot slutpunktet/-pælen.</w:t>
            </w:r>
          </w:p>
        </w:tc>
      </w:tr>
      <w:tr w:rsidR="00CB4BEB" w:rsidRPr="00B87969" w14:paraId="667E1AAF" w14:textId="77777777" w:rsidTr="0056766E">
        <w:trPr>
          <w:trHeight w:val="253"/>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05FB82DE" w14:textId="77777777" w:rsidR="00CB4BEB" w:rsidRDefault="00CB4BEB" w:rsidP="003C0924">
            <w:pPr>
              <w:jc w:val="center"/>
              <w:rPr>
                <w:rFonts w:ascii="Trebuchet MS" w:hAnsi="Trebuchet MS"/>
                <w:sz w:val="18"/>
                <w:szCs w:val="18"/>
              </w:rPr>
            </w:pPr>
            <w:r>
              <w:rPr>
                <w:rFonts w:ascii="Trebuchet MS" w:hAnsi="Trebuchet MS"/>
                <w:sz w:val="18"/>
                <w:szCs w:val="18"/>
              </w:rPr>
              <w:t>4342</w:t>
            </w:r>
          </w:p>
        </w:tc>
        <w:tc>
          <w:tcPr>
            <w:tcW w:w="2410" w:type="dxa"/>
            <w:tcBorders>
              <w:top w:val="single" w:sz="4" w:space="0" w:color="auto"/>
              <w:left w:val="single" w:sz="4" w:space="0" w:color="auto"/>
              <w:bottom w:val="single" w:sz="4" w:space="0" w:color="auto"/>
            </w:tcBorders>
            <w:shd w:val="clear" w:color="auto" w:fill="FFFFFF"/>
            <w:vAlign w:val="center"/>
          </w:tcPr>
          <w:p w14:paraId="1CD833C6" w14:textId="77777777" w:rsidR="00CB4BEB" w:rsidRDefault="00CB4BEB" w:rsidP="003C0924">
            <w:pPr>
              <w:rPr>
                <w:rFonts w:ascii="Trebuchet MS" w:hAnsi="Trebuchet MS"/>
                <w:sz w:val="18"/>
                <w:szCs w:val="18"/>
              </w:rPr>
            </w:pPr>
            <w:r>
              <w:rPr>
                <w:rFonts w:ascii="Trebuchet MS" w:hAnsi="Trebuchet MS"/>
                <w:sz w:val="18"/>
                <w:szCs w:val="18"/>
              </w:rPr>
              <w:t>Bindebom</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D470474"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882A199" w14:textId="77777777" w:rsidR="00CB4BEB" w:rsidRPr="004733A1" w:rsidRDefault="00CB4BEB" w:rsidP="003C0924">
            <w:pPr>
              <w:rPr>
                <w:rFonts w:ascii="Trebuchet MS" w:hAnsi="Trebuchet MS" w:cs="Trebuchet MS"/>
                <w:sz w:val="18"/>
                <w:szCs w:val="18"/>
              </w:rPr>
            </w:pPr>
            <w:r>
              <w:rPr>
                <w:rFonts w:ascii="Trebuchet MS" w:hAnsi="Trebuchet MS" w:cs="Trebuchet MS"/>
                <w:sz w:val="18"/>
                <w:szCs w:val="18"/>
              </w:rPr>
              <w:t>Sted hvor man kan tøjre en hest</w:t>
            </w:r>
          </w:p>
        </w:tc>
      </w:tr>
      <w:tr w:rsidR="00CB4BEB" w:rsidRPr="00B87969" w14:paraId="61690A1A" w14:textId="77777777" w:rsidTr="0056766E">
        <w:trPr>
          <w:trHeight w:val="253"/>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0ED29CF2" w14:textId="77777777" w:rsidR="00CB4BEB" w:rsidRDefault="00CB4BEB" w:rsidP="003C0924">
            <w:pPr>
              <w:jc w:val="center"/>
              <w:rPr>
                <w:rFonts w:ascii="Trebuchet MS" w:hAnsi="Trebuchet MS"/>
                <w:sz w:val="18"/>
                <w:szCs w:val="18"/>
              </w:rPr>
            </w:pPr>
            <w:r>
              <w:rPr>
                <w:rFonts w:ascii="Trebuchet MS" w:hAnsi="Trebuchet MS"/>
                <w:sz w:val="18"/>
                <w:szCs w:val="18"/>
              </w:rPr>
              <w:t>4351</w:t>
            </w:r>
          </w:p>
        </w:tc>
        <w:tc>
          <w:tcPr>
            <w:tcW w:w="2410" w:type="dxa"/>
            <w:tcBorders>
              <w:top w:val="single" w:sz="4" w:space="0" w:color="auto"/>
              <w:left w:val="single" w:sz="4" w:space="0" w:color="auto"/>
              <w:bottom w:val="single" w:sz="4" w:space="0" w:color="auto"/>
            </w:tcBorders>
            <w:shd w:val="clear" w:color="auto" w:fill="FFFFFF"/>
            <w:vAlign w:val="center"/>
          </w:tcPr>
          <w:p w14:paraId="40DB9C92" w14:textId="77777777" w:rsidR="00CB4BEB" w:rsidRDefault="00CB4BEB" w:rsidP="003C0924">
            <w:pPr>
              <w:rPr>
                <w:rFonts w:ascii="Trebuchet MS" w:hAnsi="Trebuchet MS"/>
                <w:sz w:val="18"/>
                <w:szCs w:val="18"/>
              </w:rPr>
            </w:pPr>
            <w:r>
              <w:rPr>
                <w:rFonts w:ascii="Trebuchet MS" w:hAnsi="Trebuchet MS"/>
                <w:sz w:val="18"/>
                <w:szCs w:val="18"/>
              </w:rPr>
              <w:t>Skibakke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41270C5"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27D0658" w14:textId="77777777" w:rsidR="00CB4BEB" w:rsidRDefault="00CB4BEB" w:rsidP="003C0924">
            <w:pPr>
              <w:rPr>
                <w:rFonts w:ascii="Trebuchet MS" w:hAnsi="Trebuchet MS" w:cs="Trebuchet MS"/>
                <w:sz w:val="18"/>
                <w:szCs w:val="18"/>
              </w:rPr>
            </w:pPr>
            <w:r>
              <w:rPr>
                <w:rFonts w:ascii="Trebuchet MS" w:hAnsi="Trebuchet MS" w:cs="Trebuchet MS"/>
                <w:sz w:val="18"/>
                <w:szCs w:val="18"/>
              </w:rPr>
              <w:t>Område med mulighed for at stå på ski i forbindelse med snevejr.</w:t>
            </w:r>
          </w:p>
        </w:tc>
      </w:tr>
      <w:tr w:rsidR="00CB4BEB" w:rsidRPr="00B87969" w14:paraId="4AC736B6" w14:textId="77777777" w:rsidTr="0056766E">
        <w:trPr>
          <w:trHeight w:val="253"/>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5B560C3" w14:textId="77777777" w:rsidR="00CB4BEB" w:rsidRDefault="00CB4BEB" w:rsidP="003C0924">
            <w:pPr>
              <w:jc w:val="center"/>
              <w:rPr>
                <w:rFonts w:ascii="Trebuchet MS" w:hAnsi="Trebuchet MS"/>
                <w:sz w:val="18"/>
                <w:szCs w:val="18"/>
              </w:rPr>
            </w:pPr>
            <w:r>
              <w:rPr>
                <w:rFonts w:ascii="Trebuchet MS" w:hAnsi="Trebuchet MS"/>
                <w:sz w:val="18"/>
                <w:szCs w:val="18"/>
              </w:rPr>
              <w:t>4361</w:t>
            </w:r>
          </w:p>
        </w:tc>
        <w:tc>
          <w:tcPr>
            <w:tcW w:w="2410" w:type="dxa"/>
            <w:tcBorders>
              <w:top w:val="single" w:sz="4" w:space="0" w:color="auto"/>
              <w:left w:val="single" w:sz="4" w:space="0" w:color="auto"/>
              <w:bottom w:val="single" w:sz="4" w:space="0" w:color="auto"/>
            </w:tcBorders>
            <w:shd w:val="clear" w:color="auto" w:fill="FFFFFF"/>
            <w:vAlign w:val="center"/>
          </w:tcPr>
          <w:p w14:paraId="6A4DE018" w14:textId="77777777" w:rsidR="00CB4BEB" w:rsidRDefault="00CB4BEB" w:rsidP="003C0924">
            <w:pPr>
              <w:rPr>
                <w:rFonts w:ascii="Trebuchet MS" w:hAnsi="Trebuchet MS"/>
                <w:sz w:val="18"/>
                <w:szCs w:val="18"/>
              </w:rPr>
            </w:pPr>
            <w:r>
              <w:rPr>
                <w:rFonts w:ascii="Trebuchet MS" w:hAnsi="Trebuchet MS"/>
                <w:sz w:val="18"/>
                <w:szCs w:val="18"/>
              </w:rPr>
              <w:t>Fodboldgolf</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89AEEF5"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7ACDF89A" w14:textId="77777777" w:rsidR="00CB4BEB" w:rsidRDefault="00CB4BEB" w:rsidP="003C0924">
            <w:pPr>
              <w:rPr>
                <w:rFonts w:ascii="Trebuchet MS" w:hAnsi="Trebuchet MS" w:cs="Trebuchet MS"/>
                <w:sz w:val="18"/>
                <w:szCs w:val="18"/>
              </w:rPr>
            </w:pPr>
            <w:r>
              <w:rPr>
                <w:rFonts w:ascii="Trebuchet MS" w:hAnsi="Trebuchet MS" w:cs="Trebuchet MS"/>
                <w:sz w:val="18"/>
                <w:szCs w:val="18"/>
              </w:rPr>
              <w:t>Anlæg/bane til fodboldgolf.</w:t>
            </w:r>
          </w:p>
        </w:tc>
      </w:tr>
      <w:tr w:rsidR="00CB4BEB" w:rsidRPr="00B87969" w14:paraId="6452ACFE" w14:textId="77777777" w:rsidTr="0056766E">
        <w:trPr>
          <w:trHeight w:val="253"/>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78ACD3E"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4371</w:t>
            </w:r>
          </w:p>
        </w:tc>
        <w:tc>
          <w:tcPr>
            <w:tcW w:w="2410" w:type="dxa"/>
            <w:tcBorders>
              <w:top w:val="single" w:sz="4" w:space="0" w:color="auto"/>
              <w:left w:val="single" w:sz="4" w:space="0" w:color="auto"/>
              <w:bottom w:val="single" w:sz="4" w:space="0" w:color="auto"/>
            </w:tcBorders>
            <w:shd w:val="clear" w:color="auto" w:fill="FFFFFF"/>
            <w:vAlign w:val="center"/>
          </w:tcPr>
          <w:p w14:paraId="02F0974C"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Bueskydning</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2E8F4EE"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E0942C1" w14:textId="77777777" w:rsidR="00CB4BEB" w:rsidRDefault="00CB4BEB" w:rsidP="003C0924">
            <w:pPr>
              <w:rPr>
                <w:rFonts w:ascii="Trebuchet MS" w:hAnsi="Trebuchet MS" w:cs="Trebuchet MS"/>
                <w:sz w:val="18"/>
                <w:szCs w:val="18"/>
              </w:rPr>
            </w:pPr>
            <w:r>
              <w:rPr>
                <w:rFonts w:ascii="Trebuchet MS" w:hAnsi="Trebuchet MS" w:cs="Trebuchet MS"/>
                <w:sz w:val="18"/>
                <w:szCs w:val="18"/>
              </w:rPr>
              <w:t>Bane til bueskydning.</w:t>
            </w:r>
          </w:p>
        </w:tc>
      </w:tr>
      <w:tr w:rsidR="00CB4BEB" w:rsidRPr="008E22C7" w14:paraId="61B6BA90" w14:textId="77777777" w:rsidTr="0056766E">
        <w:trPr>
          <w:trHeight w:val="253"/>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2C38608"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4381</w:t>
            </w:r>
          </w:p>
        </w:tc>
        <w:tc>
          <w:tcPr>
            <w:tcW w:w="2410" w:type="dxa"/>
            <w:tcBorders>
              <w:top w:val="single" w:sz="4" w:space="0" w:color="auto"/>
              <w:left w:val="single" w:sz="4" w:space="0" w:color="auto"/>
              <w:bottom w:val="single" w:sz="4" w:space="0" w:color="auto"/>
            </w:tcBorders>
            <w:shd w:val="clear" w:color="auto" w:fill="FFFFFF"/>
            <w:vAlign w:val="center"/>
          </w:tcPr>
          <w:p w14:paraId="31F9C11E"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Strandhåndboldbane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55725811"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EA9588C"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Bane hvor man kan spille strandhåndbold.</w:t>
            </w:r>
          </w:p>
        </w:tc>
      </w:tr>
      <w:tr w:rsidR="00E41665" w:rsidRPr="008E22C7" w14:paraId="3CE4175A" w14:textId="77777777" w:rsidTr="0056766E">
        <w:trPr>
          <w:trHeight w:val="253"/>
          <w:ins w:id="2736" w:author="Sofie Kofoed Led" w:date="2022-12-21T14:11:00Z"/>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1554FD8" w14:textId="717E4679" w:rsidR="00E41665" w:rsidRPr="009D03E4" w:rsidRDefault="00E41665" w:rsidP="00E41665">
            <w:pPr>
              <w:jc w:val="center"/>
              <w:rPr>
                <w:ins w:id="2737" w:author="Sofie Kofoed Led" w:date="2022-12-21T14:11:00Z"/>
                <w:rFonts w:ascii="Trebuchet MS" w:hAnsi="Trebuchet MS" w:cs="Trebuchet MS"/>
                <w:sz w:val="18"/>
                <w:szCs w:val="18"/>
              </w:rPr>
            </w:pPr>
            <w:ins w:id="2738" w:author="Sofie Kofoed Led" w:date="2022-12-21T14:11:00Z">
              <w:r>
                <w:rPr>
                  <w:rFonts w:ascii="Trebuchet MS" w:hAnsi="Trebuchet MS" w:cs="Trebuchet MS"/>
                  <w:sz w:val="18"/>
                  <w:szCs w:val="18"/>
                </w:rPr>
                <w:lastRenderedPageBreak/>
                <w:t>4401</w:t>
              </w:r>
            </w:ins>
          </w:p>
        </w:tc>
        <w:tc>
          <w:tcPr>
            <w:tcW w:w="2410" w:type="dxa"/>
            <w:tcBorders>
              <w:top w:val="single" w:sz="4" w:space="0" w:color="auto"/>
              <w:left w:val="single" w:sz="4" w:space="0" w:color="auto"/>
              <w:bottom w:val="single" w:sz="4" w:space="0" w:color="auto"/>
            </w:tcBorders>
            <w:shd w:val="clear" w:color="auto" w:fill="FFFFFF"/>
            <w:vAlign w:val="center"/>
          </w:tcPr>
          <w:p w14:paraId="10E4C027" w14:textId="146278EF" w:rsidR="00E41665" w:rsidRPr="009D03E4" w:rsidRDefault="00E41665" w:rsidP="00E41665">
            <w:pPr>
              <w:rPr>
                <w:ins w:id="2739" w:author="Sofie Kofoed Led" w:date="2022-12-21T14:11:00Z"/>
                <w:rFonts w:ascii="Trebuchet MS" w:hAnsi="Trebuchet MS" w:cs="Trebuchet MS"/>
                <w:sz w:val="18"/>
                <w:szCs w:val="18"/>
              </w:rPr>
            </w:pPr>
            <w:ins w:id="2740" w:author="Sofie Kofoed Led" w:date="2022-12-21T14:11:00Z">
              <w:r>
                <w:rPr>
                  <w:rFonts w:ascii="Trebuchet MS" w:hAnsi="Trebuchet MS" w:cs="Trebuchet MS"/>
                  <w:sz w:val="18"/>
                  <w:szCs w:val="18"/>
                </w:rPr>
                <w:t>Overbæringssted</w:t>
              </w:r>
            </w:ins>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2AC51DD" w14:textId="20C62EBC" w:rsidR="00E41665" w:rsidRPr="009D03E4" w:rsidRDefault="00E41665" w:rsidP="00E41665">
            <w:pPr>
              <w:jc w:val="center"/>
              <w:rPr>
                <w:ins w:id="2741" w:author="Sofie Kofoed Led" w:date="2022-12-21T14:11:00Z"/>
                <w:rFonts w:ascii="Trebuchet MS" w:hAnsi="Trebuchet MS" w:cs="Trebuchet MS"/>
                <w:sz w:val="18"/>
                <w:szCs w:val="18"/>
              </w:rPr>
            </w:pPr>
            <w:ins w:id="2742" w:author="Sofie Kofoed Led" w:date="2022-12-21T14:11:00Z">
              <w:r>
                <w:rPr>
                  <w:rFonts w:ascii="Trebuchet MS" w:hAnsi="Trebuchet MS" w:cs="Trebuchet MS"/>
                  <w:sz w:val="18"/>
                  <w:szCs w:val="18"/>
                </w:rPr>
                <w:t>1</w:t>
              </w:r>
            </w:ins>
          </w:p>
        </w:tc>
        <w:tc>
          <w:tcPr>
            <w:tcW w:w="8582" w:type="dxa"/>
            <w:tcBorders>
              <w:top w:val="single" w:sz="4" w:space="0" w:color="auto"/>
              <w:left w:val="single" w:sz="4" w:space="0" w:color="auto"/>
              <w:bottom w:val="single" w:sz="4" w:space="0" w:color="auto"/>
            </w:tcBorders>
            <w:shd w:val="clear" w:color="auto" w:fill="FFFFFF"/>
            <w:vAlign w:val="center"/>
          </w:tcPr>
          <w:p w14:paraId="17CD5FE2" w14:textId="6DFBA7D4" w:rsidR="00E41665" w:rsidRPr="009D03E4" w:rsidRDefault="00E41665" w:rsidP="00E41665">
            <w:pPr>
              <w:rPr>
                <w:ins w:id="2743" w:author="Sofie Kofoed Led" w:date="2022-12-21T14:11:00Z"/>
                <w:rFonts w:ascii="Trebuchet MS" w:hAnsi="Trebuchet MS" w:cs="Trebuchet MS"/>
                <w:sz w:val="18"/>
                <w:szCs w:val="18"/>
              </w:rPr>
            </w:pPr>
            <w:ins w:id="2744" w:author="Sofie Kofoed Led" w:date="2022-12-21T14:11:00Z">
              <w:r>
                <w:rPr>
                  <w:rFonts w:ascii="Trebuchet MS" w:hAnsi="Trebuchet MS" w:cs="Trebuchet MS"/>
                  <w:sz w:val="18"/>
                  <w:szCs w:val="18"/>
                </w:rPr>
                <w:t xml:space="preserve">En </w:t>
              </w:r>
              <w:r w:rsidRPr="006C4D80">
                <w:rPr>
                  <w:rFonts w:ascii="Trebuchet MS" w:hAnsi="Trebuchet MS" w:cs="Trebuchet MS"/>
                  <w:sz w:val="18"/>
                  <w:szCs w:val="18"/>
                </w:rPr>
                <w:t>passage, hvor kano- og kajakroere kan bære deres båd fra en vandløb til det næste vandløb, hvis der er en fysisk forhindring mellem vandløbene</w:t>
              </w:r>
            </w:ins>
          </w:p>
        </w:tc>
      </w:tr>
      <w:tr w:rsidR="00E41665" w:rsidRPr="008E22C7" w14:paraId="49D4CE88" w14:textId="77777777" w:rsidTr="00AF5DA9">
        <w:tblPrEx>
          <w:tblW w:w="136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ExChange w:id="2745" w:author="Sofie Kofoed Led" w:date="2022-12-21T14:11:00Z">
            <w:tblPrEx>
              <w:tblW w:w="136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Ex>
          </w:tblPrExChange>
        </w:tblPrEx>
        <w:trPr>
          <w:trHeight w:val="253"/>
          <w:ins w:id="2746" w:author="Sofie Kofoed Led" w:date="2022-12-21T14:11:00Z"/>
          <w:trPrChange w:id="2747" w:author="Sofie Kofoed Led" w:date="2022-12-21T14:11:00Z">
            <w:trPr>
              <w:trHeight w:val="253"/>
            </w:trPr>
          </w:trPrChange>
        </w:trPr>
        <w:tc>
          <w:tcPr>
            <w:tcW w:w="1951" w:type="dxa"/>
            <w:tcBorders>
              <w:top w:val="single" w:sz="4" w:space="0" w:color="auto"/>
              <w:left w:val="single" w:sz="4" w:space="0" w:color="auto"/>
              <w:bottom w:val="single" w:sz="4" w:space="0" w:color="auto"/>
              <w:right w:val="single" w:sz="4" w:space="0" w:color="auto"/>
            </w:tcBorders>
            <w:shd w:val="clear" w:color="auto" w:fill="D9D9D9"/>
            <w:tcPrChange w:id="2748" w:author="Sofie Kofoed Led" w:date="2022-12-21T14:11:00Z">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tcPrChange>
          </w:tcPr>
          <w:p w14:paraId="42FF5D8F" w14:textId="6A625F6F" w:rsidR="00E41665" w:rsidRPr="009D03E4" w:rsidRDefault="00E41665" w:rsidP="00E41665">
            <w:pPr>
              <w:jc w:val="center"/>
              <w:rPr>
                <w:ins w:id="2749" w:author="Sofie Kofoed Led" w:date="2022-12-21T14:11:00Z"/>
                <w:rFonts w:ascii="Trebuchet MS" w:hAnsi="Trebuchet MS" w:cs="Trebuchet MS"/>
                <w:sz w:val="18"/>
                <w:szCs w:val="18"/>
              </w:rPr>
            </w:pPr>
            <w:ins w:id="2750" w:author="Sofie Kofoed Led" w:date="2022-12-21T14:11:00Z">
              <w:r>
                <w:rPr>
                  <w:rFonts w:ascii="Trebuchet MS" w:hAnsi="Trebuchet MS" w:cs="Trebuchet MS"/>
                  <w:sz w:val="18"/>
                  <w:szCs w:val="18"/>
                </w:rPr>
                <w:t>4411</w:t>
              </w:r>
            </w:ins>
          </w:p>
        </w:tc>
        <w:tc>
          <w:tcPr>
            <w:tcW w:w="2410" w:type="dxa"/>
            <w:tcBorders>
              <w:top w:val="single" w:sz="4" w:space="0" w:color="auto"/>
              <w:left w:val="single" w:sz="4" w:space="0" w:color="auto"/>
              <w:bottom w:val="single" w:sz="4" w:space="0" w:color="auto"/>
            </w:tcBorders>
            <w:shd w:val="clear" w:color="auto" w:fill="FFFFFF"/>
            <w:vAlign w:val="center"/>
            <w:tcPrChange w:id="2751" w:author="Sofie Kofoed Led" w:date="2022-12-21T14:11:00Z">
              <w:tcPr>
                <w:tcW w:w="2410" w:type="dxa"/>
                <w:tcBorders>
                  <w:top w:val="single" w:sz="4" w:space="0" w:color="auto"/>
                  <w:left w:val="single" w:sz="4" w:space="0" w:color="auto"/>
                  <w:bottom w:val="single" w:sz="4" w:space="0" w:color="auto"/>
                </w:tcBorders>
                <w:shd w:val="clear" w:color="auto" w:fill="FFFFFF"/>
                <w:vAlign w:val="center"/>
              </w:tcPr>
            </w:tcPrChange>
          </w:tcPr>
          <w:p w14:paraId="59B5106A" w14:textId="5AF4030F" w:rsidR="00E41665" w:rsidRPr="009D03E4" w:rsidRDefault="00E41665" w:rsidP="00E41665">
            <w:pPr>
              <w:rPr>
                <w:ins w:id="2752" w:author="Sofie Kofoed Led" w:date="2022-12-21T14:11:00Z"/>
                <w:rFonts w:ascii="Trebuchet MS" w:hAnsi="Trebuchet MS" w:cs="Trebuchet MS"/>
                <w:sz w:val="18"/>
                <w:szCs w:val="18"/>
              </w:rPr>
            </w:pPr>
            <w:ins w:id="2753" w:author="Sofie Kofoed Led" w:date="2022-12-21T14:11:00Z">
              <w:r>
                <w:rPr>
                  <w:rFonts w:ascii="Trebuchet MS" w:hAnsi="Trebuchet MS" w:cs="Trebuchet MS"/>
                  <w:sz w:val="18"/>
                  <w:szCs w:val="18"/>
                </w:rPr>
                <w:t>Fiskeplatform</w:t>
              </w:r>
            </w:ins>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Change w:id="2754" w:author="Sofie Kofoed Led" w:date="2022-12-21T14:11:00Z">
              <w:tcPr>
                <w:tcW w:w="709" w:type="dxa"/>
                <w:tcBorders>
                  <w:top w:val="single" w:sz="4" w:space="0" w:color="auto"/>
                  <w:left w:val="single" w:sz="4" w:space="0" w:color="auto"/>
                  <w:bottom w:val="single" w:sz="4" w:space="0" w:color="auto"/>
                  <w:right w:val="single" w:sz="4" w:space="0" w:color="auto"/>
                </w:tcBorders>
                <w:shd w:val="clear" w:color="auto" w:fill="FFFFFF"/>
                <w:vAlign w:val="center"/>
              </w:tcPr>
            </w:tcPrChange>
          </w:tcPr>
          <w:p w14:paraId="124387B4" w14:textId="5E263934" w:rsidR="00E41665" w:rsidRPr="009D03E4" w:rsidRDefault="00E41665" w:rsidP="00E41665">
            <w:pPr>
              <w:jc w:val="center"/>
              <w:rPr>
                <w:ins w:id="2755" w:author="Sofie Kofoed Led" w:date="2022-12-21T14:11:00Z"/>
                <w:rFonts w:ascii="Trebuchet MS" w:hAnsi="Trebuchet MS" w:cs="Trebuchet MS"/>
                <w:sz w:val="18"/>
                <w:szCs w:val="18"/>
              </w:rPr>
            </w:pPr>
            <w:ins w:id="2756" w:author="Sofie Kofoed Led" w:date="2022-12-21T14:11:00Z">
              <w:r>
                <w:rPr>
                  <w:rFonts w:ascii="Trebuchet MS" w:hAnsi="Trebuchet MS" w:cs="Trebuchet MS"/>
                  <w:sz w:val="18"/>
                  <w:szCs w:val="18"/>
                </w:rPr>
                <w:t>1</w:t>
              </w:r>
            </w:ins>
          </w:p>
        </w:tc>
        <w:tc>
          <w:tcPr>
            <w:tcW w:w="8582" w:type="dxa"/>
            <w:tcBorders>
              <w:top w:val="single" w:sz="4" w:space="0" w:color="auto"/>
              <w:left w:val="single" w:sz="4" w:space="0" w:color="auto"/>
              <w:bottom w:val="single" w:sz="4" w:space="0" w:color="auto"/>
            </w:tcBorders>
            <w:shd w:val="clear" w:color="auto" w:fill="FFFFFF"/>
            <w:vAlign w:val="center"/>
            <w:tcPrChange w:id="2757" w:author="Sofie Kofoed Led" w:date="2022-12-21T14:11:00Z">
              <w:tcPr>
                <w:tcW w:w="8582" w:type="dxa"/>
                <w:tcBorders>
                  <w:top w:val="single" w:sz="4" w:space="0" w:color="auto"/>
                  <w:left w:val="single" w:sz="4" w:space="0" w:color="auto"/>
                  <w:bottom w:val="single" w:sz="4" w:space="0" w:color="auto"/>
                </w:tcBorders>
                <w:shd w:val="clear" w:color="auto" w:fill="FFFFFF"/>
                <w:vAlign w:val="center"/>
              </w:tcPr>
            </w:tcPrChange>
          </w:tcPr>
          <w:p w14:paraId="43B9CC06" w14:textId="7B6D6929" w:rsidR="00E41665" w:rsidRPr="009D03E4" w:rsidRDefault="00E41665" w:rsidP="00E41665">
            <w:pPr>
              <w:rPr>
                <w:ins w:id="2758" w:author="Sofie Kofoed Led" w:date="2022-12-21T14:11:00Z"/>
                <w:rFonts w:ascii="Trebuchet MS" w:hAnsi="Trebuchet MS" w:cs="Trebuchet MS"/>
                <w:sz w:val="18"/>
                <w:szCs w:val="18"/>
              </w:rPr>
            </w:pPr>
            <w:ins w:id="2759" w:author="Sofie Kofoed Led" w:date="2022-12-21T14:11:00Z">
              <w:r>
                <w:rPr>
                  <w:rFonts w:ascii="Trebuchet MS" w:hAnsi="Trebuchet MS" w:cs="Trebuchet MS"/>
                  <w:sz w:val="18"/>
                  <w:szCs w:val="18"/>
                </w:rPr>
                <w:t>E</w:t>
              </w:r>
              <w:r w:rsidRPr="006C4D80">
                <w:rPr>
                  <w:rFonts w:ascii="Trebuchet MS" w:hAnsi="Trebuchet MS" w:cs="Trebuchet MS"/>
                  <w:sz w:val="18"/>
                  <w:szCs w:val="18"/>
                </w:rPr>
                <w:t>n installation, som gør det lettere for lyst- og fritidsfiskere at tilgå lystfiskeri, f.eks. i havneområder og andre rekreative områder. Har ofte også taget handikaphensyn.</w:t>
              </w:r>
            </w:ins>
          </w:p>
        </w:tc>
      </w:tr>
      <w:tr w:rsidR="00CB4BEB" w:rsidRPr="00B87969" w14:paraId="35EF6B1A" w14:textId="77777777" w:rsidTr="0056766E">
        <w:trPr>
          <w:trHeight w:val="26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A201FFF"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5011</w:t>
            </w:r>
          </w:p>
        </w:tc>
        <w:tc>
          <w:tcPr>
            <w:tcW w:w="2410" w:type="dxa"/>
            <w:tcBorders>
              <w:top w:val="single" w:sz="4" w:space="0" w:color="auto"/>
              <w:left w:val="single" w:sz="4" w:space="0" w:color="auto"/>
              <w:bottom w:val="single" w:sz="4" w:space="0" w:color="auto"/>
            </w:tcBorders>
            <w:shd w:val="clear" w:color="auto" w:fill="FFFFFF"/>
            <w:vAlign w:val="center"/>
          </w:tcPr>
          <w:p w14:paraId="7D7852DF"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Forsamlingshus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0C104208" w14:textId="77777777" w:rsidR="00CB4BEB" w:rsidRPr="009D03E4"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66C1DAAF"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 xml:space="preserve">Et forsamlingshus er byens </w:t>
            </w:r>
            <w:hyperlink r:id="rId43" w:tooltip="Kultur" w:history="1">
              <w:r w:rsidRPr="009D03E4">
                <w:rPr>
                  <w:rFonts w:ascii="Trebuchet MS" w:hAnsi="Trebuchet MS" w:cs="Trebuchet MS"/>
                  <w:sz w:val="18"/>
                  <w:szCs w:val="18"/>
                </w:rPr>
                <w:t>kulturhus</w:t>
              </w:r>
            </w:hyperlink>
            <w:r w:rsidRPr="009D03E4">
              <w:rPr>
                <w:rFonts w:ascii="Trebuchet MS" w:hAnsi="Trebuchet MS" w:cs="Trebuchet MS"/>
                <w:sz w:val="18"/>
                <w:szCs w:val="18"/>
              </w:rPr>
              <w:t xml:space="preserve"> og mødested.</w:t>
            </w:r>
          </w:p>
        </w:tc>
      </w:tr>
      <w:tr w:rsidR="00CB4BEB" w:rsidRPr="00B87969" w14:paraId="5BD2863A" w14:textId="77777777" w:rsidTr="0056766E">
        <w:trPr>
          <w:trHeight w:hRule="exact" w:val="47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CECA421"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5021</w:t>
            </w:r>
          </w:p>
        </w:tc>
        <w:tc>
          <w:tcPr>
            <w:tcW w:w="2410" w:type="dxa"/>
            <w:tcBorders>
              <w:top w:val="single" w:sz="4" w:space="0" w:color="auto"/>
              <w:left w:val="single" w:sz="4" w:space="0" w:color="auto"/>
              <w:bottom w:val="single" w:sz="4" w:space="0" w:color="auto"/>
            </w:tcBorders>
            <w:shd w:val="clear" w:color="auto" w:fill="FFFFFF"/>
            <w:vAlign w:val="center"/>
          </w:tcPr>
          <w:p w14:paraId="5D615E1A"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Museum</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B63FCA9" w14:textId="77777777" w:rsidR="00CB4BEB" w:rsidRPr="009D03E4"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5E0CAD7"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 xml:space="preserve">Museum er en permanent institution med udstilling og formidling af f.eks. kunst, kulturhistorie eller naturhistorie. </w:t>
            </w:r>
          </w:p>
        </w:tc>
      </w:tr>
      <w:tr w:rsidR="00CB4BEB" w:rsidRPr="00B87969" w14:paraId="2E4AC937" w14:textId="77777777" w:rsidTr="0056766E">
        <w:trPr>
          <w:trHeight w:val="251"/>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6743D08"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5031</w:t>
            </w:r>
          </w:p>
        </w:tc>
        <w:tc>
          <w:tcPr>
            <w:tcW w:w="2410" w:type="dxa"/>
            <w:tcBorders>
              <w:top w:val="single" w:sz="4" w:space="0" w:color="auto"/>
              <w:left w:val="single" w:sz="4" w:space="0" w:color="auto"/>
              <w:bottom w:val="single" w:sz="4" w:space="0" w:color="auto"/>
            </w:tcBorders>
            <w:shd w:val="clear" w:color="auto" w:fill="FFFFFF"/>
            <w:vAlign w:val="center"/>
          </w:tcPr>
          <w:p w14:paraId="24562D35"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Teater</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91100CE" w14:textId="77777777" w:rsidR="00CB4BEB" w:rsidRPr="009D03E4"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3C589B4E"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Sted, hvor der opføres teater eller andre kulturelle opførelser. Herunder også amfiteater.</w:t>
            </w:r>
          </w:p>
        </w:tc>
      </w:tr>
      <w:tr w:rsidR="00CB4BEB" w:rsidRPr="00B87969" w14:paraId="7CA46497" w14:textId="77777777" w:rsidTr="0056766E">
        <w:trPr>
          <w:trHeight w:val="251"/>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06162092"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5041</w:t>
            </w:r>
          </w:p>
        </w:tc>
        <w:tc>
          <w:tcPr>
            <w:tcW w:w="2410" w:type="dxa"/>
            <w:tcBorders>
              <w:top w:val="single" w:sz="4" w:space="0" w:color="auto"/>
              <w:left w:val="single" w:sz="4" w:space="0" w:color="auto"/>
              <w:bottom w:val="single" w:sz="4" w:space="0" w:color="auto"/>
            </w:tcBorders>
            <w:shd w:val="clear" w:color="auto" w:fill="FFFFFF"/>
            <w:vAlign w:val="center"/>
          </w:tcPr>
          <w:p w14:paraId="19EC2F7F"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Forlystelsesanlæg</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4E6E64B" w14:textId="77777777" w:rsidR="00CB4BEB" w:rsidRPr="009D03E4"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791D85D6"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 xml:space="preserve">En park med flere faste forlystelser, typisk for hele familien. </w:t>
            </w:r>
          </w:p>
        </w:tc>
      </w:tr>
      <w:tr w:rsidR="00CB4BEB" w:rsidRPr="00B87969" w14:paraId="6F682E8E" w14:textId="77777777" w:rsidTr="0056766E">
        <w:trPr>
          <w:trHeight w:val="251"/>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49B3ECD1"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5051</w:t>
            </w:r>
          </w:p>
        </w:tc>
        <w:tc>
          <w:tcPr>
            <w:tcW w:w="2410" w:type="dxa"/>
            <w:tcBorders>
              <w:top w:val="single" w:sz="4" w:space="0" w:color="auto"/>
              <w:left w:val="single" w:sz="4" w:space="0" w:color="auto"/>
              <w:bottom w:val="single" w:sz="4" w:space="0" w:color="auto"/>
            </w:tcBorders>
            <w:shd w:val="clear" w:color="auto" w:fill="FFFFFF"/>
            <w:vAlign w:val="center"/>
          </w:tcPr>
          <w:p w14:paraId="1690E06D"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Biograf</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EFE688C" w14:textId="77777777" w:rsidR="00CB4BEB" w:rsidRPr="009D03E4"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0FDB07C"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 xml:space="preserve">En biograf er et sted, sædvanligvis en bygning, hvor man fremviser </w:t>
            </w:r>
            <w:hyperlink r:id="rId44" w:tooltip="Film" w:history="1">
              <w:r w:rsidRPr="009D03E4">
                <w:rPr>
                  <w:rFonts w:ascii="Trebuchet MS" w:hAnsi="Trebuchet MS" w:cs="Trebuchet MS"/>
                  <w:sz w:val="18"/>
                  <w:szCs w:val="18"/>
                </w:rPr>
                <w:t>film</w:t>
              </w:r>
            </w:hyperlink>
            <w:r w:rsidRPr="009D03E4">
              <w:rPr>
                <w:rFonts w:ascii="Trebuchet MS" w:hAnsi="Trebuchet MS" w:cs="Trebuchet MS"/>
                <w:sz w:val="18"/>
                <w:szCs w:val="18"/>
              </w:rPr>
              <w:t xml:space="preserve">. </w:t>
            </w:r>
          </w:p>
        </w:tc>
      </w:tr>
      <w:tr w:rsidR="00CB4BEB" w:rsidRPr="00B87969" w14:paraId="619A3EB4" w14:textId="77777777" w:rsidTr="0056766E">
        <w:trPr>
          <w:trHeight w:val="251"/>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0ACEEF8E"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5061</w:t>
            </w:r>
          </w:p>
        </w:tc>
        <w:tc>
          <w:tcPr>
            <w:tcW w:w="2410" w:type="dxa"/>
            <w:tcBorders>
              <w:top w:val="single" w:sz="4" w:space="0" w:color="auto"/>
              <w:left w:val="single" w:sz="4" w:space="0" w:color="auto"/>
              <w:bottom w:val="single" w:sz="4" w:space="0" w:color="auto"/>
            </w:tcBorders>
            <w:shd w:val="clear" w:color="auto" w:fill="FFFFFF"/>
            <w:vAlign w:val="center"/>
          </w:tcPr>
          <w:p w14:paraId="3FC8D8B4"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Foreningshus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72E3B1F" w14:textId="77777777" w:rsidR="00CB4BEB" w:rsidRPr="009D03E4"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639EE3E9" w14:textId="77777777" w:rsidR="00CB4BEB" w:rsidRPr="009D03E4" w:rsidRDefault="00CB4BEB" w:rsidP="003C0924">
            <w:pPr>
              <w:rPr>
                <w:rFonts w:ascii="Trebuchet MS" w:hAnsi="Trebuchet MS" w:cs="Trebuchet MS"/>
                <w:sz w:val="18"/>
                <w:szCs w:val="18"/>
              </w:rPr>
            </w:pPr>
            <w:r w:rsidRPr="00B87969">
              <w:rPr>
                <w:rFonts w:ascii="Trebuchet MS" w:hAnsi="Trebuchet MS" w:cs="Trebuchet MS"/>
                <w:sz w:val="18"/>
                <w:szCs w:val="18"/>
              </w:rPr>
              <w:t xml:space="preserve">Hus der kan huse en række forskellige foreningers aktiviteter og administration. </w:t>
            </w:r>
          </w:p>
        </w:tc>
      </w:tr>
      <w:tr w:rsidR="00CB4BEB" w:rsidRPr="00B87969" w14:paraId="104953C8" w14:textId="77777777" w:rsidTr="0056766E">
        <w:trPr>
          <w:trHeight w:val="277"/>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5647028"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5072</w:t>
            </w:r>
          </w:p>
        </w:tc>
        <w:tc>
          <w:tcPr>
            <w:tcW w:w="2410" w:type="dxa"/>
            <w:tcBorders>
              <w:top w:val="single" w:sz="4" w:space="0" w:color="auto"/>
              <w:left w:val="single" w:sz="4" w:space="0" w:color="auto"/>
              <w:bottom w:val="single" w:sz="4" w:space="0" w:color="auto"/>
            </w:tcBorders>
            <w:shd w:val="clear" w:color="auto" w:fill="FFFFFF"/>
            <w:vAlign w:val="center"/>
          </w:tcPr>
          <w:p w14:paraId="292F9689"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Formidling af fortidsminder</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1AEBDBE"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7B1EFCD"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Særligt udvalgte fortidsminder til fokus.</w:t>
            </w:r>
          </w:p>
        </w:tc>
      </w:tr>
      <w:tr w:rsidR="00CB4BEB" w:rsidRPr="00B87969" w14:paraId="569C57F5" w14:textId="77777777" w:rsidTr="0056766E">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81FDDFF"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5082</w:t>
            </w:r>
          </w:p>
        </w:tc>
        <w:tc>
          <w:tcPr>
            <w:tcW w:w="2410" w:type="dxa"/>
            <w:tcBorders>
              <w:top w:val="single" w:sz="4" w:space="0" w:color="auto"/>
              <w:left w:val="single" w:sz="4" w:space="0" w:color="auto"/>
              <w:bottom w:val="single" w:sz="4" w:space="0" w:color="auto"/>
            </w:tcBorders>
            <w:shd w:val="clear" w:color="auto" w:fill="FFFFFF"/>
            <w:vAlign w:val="center"/>
          </w:tcPr>
          <w:p w14:paraId="29945E46"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Historiske steder</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BF166B7"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36FE58AB" w14:textId="77777777" w:rsidR="00CB4BEB" w:rsidRPr="00B87969" w:rsidRDefault="00CB4BEB" w:rsidP="003C0924">
            <w:pPr>
              <w:rPr>
                <w:rFonts w:ascii="Trebuchet MS" w:hAnsi="Trebuchet MS" w:cs="Trebuchet MS"/>
                <w:sz w:val="18"/>
                <w:szCs w:val="18"/>
              </w:rPr>
            </w:pPr>
            <w:r w:rsidRPr="009D03E4">
              <w:rPr>
                <w:rFonts w:ascii="Trebuchet MS" w:hAnsi="Trebuchet MS" w:cs="Trebuchet MS"/>
                <w:sz w:val="18"/>
                <w:szCs w:val="18"/>
              </w:rPr>
              <w:t>Lokalitet eller område, hvor særlige historiske begivenheder har fundet sted.</w:t>
            </w:r>
          </w:p>
        </w:tc>
      </w:tr>
      <w:tr w:rsidR="00CB4BEB" w:rsidRPr="00B87969" w14:paraId="38796D36" w14:textId="77777777" w:rsidTr="0056766E">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46E748EA"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5092</w:t>
            </w:r>
          </w:p>
        </w:tc>
        <w:tc>
          <w:tcPr>
            <w:tcW w:w="2410" w:type="dxa"/>
            <w:tcBorders>
              <w:top w:val="single" w:sz="4" w:space="0" w:color="auto"/>
              <w:left w:val="single" w:sz="4" w:space="0" w:color="auto"/>
              <w:bottom w:val="single" w:sz="4" w:space="0" w:color="auto"/>
            </w:tcBorders>
            <w:shd w:val="clear" w:color="auto" w:fill="FFFFFF"/>
            <w:vAlign w:val="center"/>
          </w:tcPr>
          <w:p w14:paraId="31E51CF7"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Lokal- eller sogne-arkiv</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D94EF0C"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5A3657F" w14:textId="456F04F1"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Lokalt arkiv til opbevaring af indsamlet viden om kultur og historie i nærmiljøet – herunder evt</w:t>
            </w:r>
            <w:r w:rsidR="005D763D">
              <w:rPr>
                <w:rFonts w:ascii="Trebuchet MS" w:hAnsi="Trebuchet MS" w:cs="Trebuchet MS"/>
                <w:sz w:val="18"/>
                <w:szCs w:val="18"/>
              </w:rPr>
              <w:t>.</w:t>
            </w:r>
            <w:r w:rsidRPr="00B87969">
              <w:rPr>
                <w:rFonts w:ascii="Trebuchet MS" w:hAnsi="Trebuchet MS" w:cs="Trebuchet MS"/>
                <w:sz w:val="18"/>
                <w:szCs w:val="18"/>
              </w:rPr>
              <w:t xml:space="preserve"> også kirkehistorie.</w:t>
            </w:r>
          </w:p>
        </w:tc>
      </w:tr>
      <w:tr w:rsidR="00CB4BEB" w:rsidRPr="00B87969" w14:paraId="4470E59B" w14:textId="77777777" w:rsidTr="0056766E">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55F93AD"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5102</w:t>
            </w:r>
          </w:p>
        </w:tc>
        <w:tc>
          <w:tcPr>
            <w:tcW w:w="2410" w:type="dxa"/>
            <w:tcBorders>
              <w:top w:val="single" w:sz="4" w:space="0" w:color="auto"/>
              <w:left w:val="single" w:sz="4" w:space="0" w:color="auto"/>
              <w:bottom w:val="single" w:sz="4" w:space="0" w:color="auto"/>
            </w:tcBorders>
            <w:shd w:val="clear" w:color="auto" w:fill="FFFFFF"/>
            <w:vAlign w:val="center"/>
          </w:tcPr>
          <w:p w14:paraId="5EB10C44"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Kunst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930844A"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654FE0D3"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Udendørs kunst, som fx skulpturer, gavlmalerier og land-art</w:t>
            </w:r>
          </w:p>
        </w:tc>
      </w:tr>
      <w:tr w:rsidR="00CB4BEB" w:rsidRPr="00B87969" w14:paraId="3A5CA66E" w14:textId="77777777" w:rsidTr="0056766E">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A2534D0"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6011</w:t>
            </w:r>
          </w:p>
        </w:tc>
        <w:tc>
          <w:tcPr>
            <w:tcW w:w="2410" w:type="dxa"/>
            <w:tcBorders>
              <w:top w:val="single" w:sz="4" w:space="0" w:color="auto"/>
              <w:left w:val="single" w:sz="4" w:space="0" w:color="auto"/>
              <w:bottom w:val="single" w:sz="4" w:space="0" w:color="auto"/>
            </w:tcBorders>
            <w:shd w:val="clear" w:color="auto" w:fill="FFFFFF"/>
            <w:vAlign w:val="center"/>
          </w:tcPr>
          <w:p w14:paraId="4067F0AB"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Bådplads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E88B98B"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0E42F925" w14:textId="77777777" w:rsidR="00CB4BEB" w:rsidRPr="00B87969" w:rsidRDefault="00CB4BEB" w:rsidP="003C0924">
            <w:pPr>
              <w:rPr>
                <w:rFonts w:ascii="Trebuchet MS" w:hAnsi="Trebuchet MS" w:cs="Trebuchet MS"/>
                <w:sz w:val="18"/>
                <w:szCs w:val="18"/>
              </w:rPr>
            </w:pPr>
            <w:r w:rsidRPr="009D03E4">
              <w:rPr>
                <w:rFonts w:ascii="Trebuchet MS" w:hAnsi="Trebuchet MS" w:cs="Trebuchet MS"/>
                <w:sz w:val="18"/>
                <w:szCs w:val="18"/>
              </w:rPr>
              <w:t>Fortøjningssted til både/joller.</w:t>
            </w:r>
          </w:p>
        </w:tc>
      </w:tr>
      <w:tr w:rsidR="00CB4BEB" w:rsidRPr="00B87969" w14:paraId="06220E68" w14:textId="77777777" w:rsidTr="0056766E">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0F69A753"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6021</w:t>
            </w:r>
          </w:p>
        </w:tc>
        <w:tc>
          <w:tcPr>
            <w:tcW w:w="2410" w:type="dxa"/>
            <w:tcBorders>
              <w:top w:val="single" w:sz="4" w:space="0" w:color="auto"/>
              <w:left w:val="single" w:sz="4" w:space="0" w:color="auto"/>
              <w:bottom w:val="single" w:sz="4" w:space="0" w:color="auto"/>
            </w:tcBorders>
            <w:shd w:val="clear" w:color="auto" w:fill="FFFFFF"/>
            <w:vAlign w:val="center"/>
          </w:tcPr>
          <w:p w14:paraId="6344DB10" w14:textId="77777777" w:rsidR="00CB4BEB" w:rsidRPr="009D03E4" w:rsidRDefault="00CB4BEB" w:rsidP="003C0924">
            <w:pPr>
              <w:rPr>
                <w:rFonts w:ascii="Trebuchet MS" w:hAnsi="Trebuchet MS" w:cs="Trebuchet MS"/>
                <w:sz w:val="18"/>
                <w:szCs w:val="18"/>
              </w:rPr>
            </w:pPr>
            <w:proofErr w:type="spellStart"/>
            <w:r w:rsidRPr="00B87969">
              <w:rPr>
                <w:rFonts w:ascii="Trebuchet MS" w:hAnsi="Trebuchet MS" w:cs="Trebuchet MS"/>
                <w:sz w:val="18"/>
                <w:szCs w:val="18"/>
              </w:rPr>
              <w:t>Rostadion</w:t>
            </w:r>
            <w:proofErr w:type="spellEnd"/>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394F2B1"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642F5022"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Område på sø til konkurrence roning.</w:t>
            </w:r>
          </w:p>
        </w:tc>
      </w:tr>
      <w:tr w:rsidR="00CB4BEB" w:rsidRPr="00B87969" w14:paraId="0BDE921F" w14:textId="77777777" w:rsidTr="0056766E">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38F6E64"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6031</w:t>
            </w:r>
          </w:p>
        </w:tc>
        <w:tc>
          <w:tcPr>
            <w:tcW w:w="2410" w:type="dxa"/>
            <w:tcBorders>
              <w:top w:val="single" w:sz="4" w:space="0" w:color="auto"/>
              <w:left w:val="single" w:sz="4" w:space="0" w:color="auto"/>
              <w:bottom w:val="single" w:sz="4" w:space="0" w:color="auto"/>
            </w:tcBorders>
            <w:shd w:val="clear" w:color="auto" w:fill="FFFFFF"/>
            <w:vAlign w:val="center"/>
          </w:tcPr>
          <w:p w14:paraId="108ADE87" w14:textId="77777777" w:rsidR="00CB4BEB" w:rsidRPr="009D03E4" w:rsidRDefault="00CB4BEB" w:rsidP="003C0924">
            <w:pPr>
              <w:rPr>
                <w:rFonts w:ascii="Trebuchet MS" w:hAnsi="Trebuchet MS" w:cs="Trebuchet MS"/>
                <w:sz w:val="18"/>
                <w:szCs w:val="18"/>
              </w:rPr>
            </w:pPr>
            <w:proofErr w:type="spellStart"/>
            <w:r w:rsidRPr="009D03E4">
              <w:rPr>
                <w:rFonts w:ascii="Trebuchet MS" w:hAnsi="Trebuchet MS" w:cs="Trebuchet MS"/>
                <w:sz w:val="18"/>
                <w:szCs w:val="18"/>
              </w:rPr>
              <w:t>Umotoriseret</w:t>
            </w:r>
            <w:proofErr w:type="spellEnd"/>
            <w:r w:rsidRPr="009D03E4">
              <w:rPr>
                <w:rFonts w:ascii="Trebuchet MS" w:hAnsi="Trebuchet MS" w:cs="Trebuchet MS"/>
                <w:sz w:val="18"/>
                <w:szCs w:val="18"/>
              </w:rPr>
              <w:t xml:space="preserve"> sejlads tilladt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A879F9C"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0002F0DA" w14:textId="512DCF31"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Område, hvor det er tilladt at sejle i kano e</w:t>
            </w:r>
            <w:r w:rsidR="005D763D">
              <w:rPr>
                <w:rFonts w:ascii="Trebuchet MS" w:hAnsi="Trebuchet MS" w:cs="Trebuchet MS"/>
                <w:sz w:val="18"/>
                <w:szCs w:val="18"/>
              </w:rPr>
              <w:t xml:space="preserve">ller </w:t>
            </w:r>
            <w:r w:rsidRPr="00B87969">
              <w:rPr>
                <w:rFonts w:ascii="Trebuchet MS" w:hAnsi="Trebuchet MS" w:cs="Trebuchet MS"/>
                <w:sz w:val="18"/>
                <w:szCs w:val="18"/>
              </w:rPr>
              <w:t>lign</w:t>
            </w:r>
            <w:r w:rsidR="005D763D">
              <w:rPr>
                <w:rFonts w:ascii="Trebuchet MS" w:hAnsi="Trebuchet MS" w:cs="Trebuchet MS"/>
                <w:sz w:val="18"/>
                <w:szCs w:val="18"/>
              </w:rPr>
              <w:t>ende</w:t>
            </w:r>
            <w:r w:rsidR="004514CE">
              <w:rPr>
                <w:rFonts w:ascii="Trebuchet MS" w:hAnsi="Trebuchet MS" w:cs="Trebuchet MS"/>
                <w:sz w:val="18"/>
                <w:szCs w:val="18"/>
              </w:rPr>
              <w:t>.</w:t>
            </w:r>
            <w:r w:rsidRPr="00B87969">
              <w:rPr>
                <w:rFonts w:ascii="Trebuchet MS" w:hAnsi="Trebuchet MS" w:cs="Trebuchet MS"/>
                <w:sz w:val="18"/>
                <w:szCs w:val="18"/>
              </w:rPr>
              <w:t xml:space="preserve"> Udpeges f.eks. på vandflade, hvor der ellers er generelt sejlforbud.</w:t>
            </w:r>
          </w:p>
        </w:tc>
      </w:tr>
      <w:tr w:rsidR="00CB4BEB" w:rsidRPr="00B87969" w14:paraId="43DB5407" w14:textId="77777777" w:rsidTr="0056766E">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4986835"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6042</w:t>
            </w:r>
          </w:p>
        </w:tc>
        <w:tc>
          <w:tcPr>
            <w:tcW w:w="2410" w:type="dxa"/>
            <w:tcBorders>
              <w:top w:val="single" w:sz="4" w:space="0" w:color="auto"/>
              <w:left w:val="single" w:sz="4" w:space="0" w:color="auto"/>
              <w:bottom w:val="single" w:sz="4" w:space="0" w:color="auto"/>
            </w:tcBorders>
            <w:shd w:val="clear" w:color="auto" w:fill="FFFFFF"/>
            <w:vAlign w:val="center"/>
          </w:tcPr>
          <w:p w14:paraId="15E2A2BA"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Sejlsports- og roklub</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289827A"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605F520B"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Klubhus, hvorfra der udøves sejlsport.</w:t>
            </w:r>
          </w:p>
        </w:tc>
      </w:tr>
      <w:tr w:rsidR="00CB4BEB" w:rsidRPr="00B87969" w14:paraId="35600366" w14:textId="77777777" w:rsidTr="0056766E">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03356D3"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6052</w:t>
            </w:r>
          </w:p>
        </w:tc>
        <w:tc>
          <w:tcPr>
            <w:tcW w:w="2410" w:type="dxa"/>
            <w:tcBorders>
              <w:top w:val="single" w:sz="4" w:space="0" w:color="auto"/>
              <w:left w:val="single" w:sz="4" w:space="0" w:color="auto"/>
              <w:bottom w:val="single" w:sz="4" w:space="0" w:color="auto"/>
            </w:tcBorders>
            <w:shd w:val="clear" w:color="auto" w:fill="FFFFFF"/>
            <w:vAlign w:val="bottom"/>
          </w:tcPr>
          <w:p w14:paraId="5C96C507"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Kano-/kajakrasteplads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F11785C"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7C431A97" w14:textId="77777777" w:rsidR="00CB4BEB" w:rsidRPr="00B87969" w:rsidRDefault="00CB4BEB" w:rsidP="003C0924">
            <w:pPr>
              <w:rPr>
                <w:rFonts w:ascii="Trebuchet MS" w:hAnsi="Trebuchet MS" w:cs="Trebuchet MS"/>
                <w:sz w:val="18"/>
                <w:szCs w:val="18"/>
              </w:rPr>
            </w:pPr>
            <w:r w:rsidRPr="009D03E4">
              <w:rPr>
                <w:rFonts w:ascii="Trebuchet MS" w:hAnsi="Trebuchet MS" w:cs="Trebuchet MS"/>
                <w:sz w:val="18"/>
                <w:szCs w:val="18"/>
              </w:rPr>
              <w:t>Rasteplads til kano- og/eller kajakfarer samt SUP (</w:t>
            </w:r>
            <w:proofErr w:type="spellStart"/>
            <w:r w:rsidRPr="009D03E4">
              <w:rPr>
                <w:rFonts w:ascii="Trebuchet MS" w:hAnsi="Trebuchet MS" w:cs="Trebuchet MS"/>
                <w:sz w:val="18"/>
                <w:szCs w:val="18"/>
              </w:rPr>
              <w:t>StandUpPadleboard</w:t>
            </w:r>
            <w:proofErr w:type="spellEnd"/>
            <w:r w:rsidRPr="009D03E4">
              <w:rPr>
                <w:rFonts w:ascii="Trebuchet MS" w:hAnsi="Trebuchet MS" w:cs="Trebuchet MS"/>
                <w:sz w:val="18"/>
                <w:szCs w:val="18"/>
              </w:rPr>
              <w:t>).</w:t>
            </w:r>
          </w:p>
        </w:tc>
      </w:tr>
      <w:tr w:rsidR="00CB4BEB" w:rsidRPr="00B87969" w14:paraId="0A43AD30" w14:textId="77777777" w:rsidTr="0056766E">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F6F334D"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6062</w:t>
            </w:r>
          </w:p>
        </w:tc>
        <w:tc>
          <w:tcPr>
            <w:tcW w:w="2410" w:type="dxa"/>
            <w:tcBorders>
              <w:top w:val="single" w:sz="4" w:space="0" w:color="auto"/>
              <w:left w:val="single" w:sz="4" w:space="0" w:color="auto"/>
              <w:bottom w:val="single" w:sz="4" w:space="0" w:color="auto"/>
            </w:tcBorders>
            <w:shd w:val="clear" w:color="auto" w:fill="FFFFFF"/>
            <w:vAlign w:val="bottom"/>
          </w:tcPr>
          <w:p w14:paraId="280FE33F" w14:textId="77777777" w:rsidR="00CB4BEB" w:rsidRPr="009D03E4" w:rsidRDefault="00CB4BEB" w:rsidP="003C0924">
            <w:pPr>
              <w:rPr>
                <w:rFonts w:ascii="Trebuchet MS" w:hAnsi="Trebuchet MS" w:cs="Trebuchet MS"/>
                <w:sz w:val="18"/>
                <w:szCs w:val="18"/>
              </w:rPr>
            </w:pPr>
            <w:proofErr w:type="spellStart"/>
            <w:r w:rsidRPr="009D03E4">
              <w:rPr>
                <w:rFonts w:ascii="Trebuchet MS" w:hAnsi="Trebuchet MS" w:cs="Trebuchet MS"/>
                <w:sz w:val="18"/>
                <w:szCs w:val="18"/>
              </w:rPr>
              <w:t>Ophaler</w:t>
            </w:r>
            <w:proofErr w:type="spellEnd"/>
            <w:r w:rsidRPr="009D03E4">
              <w:rPr>
                <w:rFonts w:ascii="Trebuchet MS" w:hAnsi="Trebuchet MS" w:cs="Trebuchet MS"/>
                <w:sz w:val="18"/>
                <w:szCs w:val="18"/>
              </w:rPr>
              <w:t>-/isætningsplads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048DAC4D"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A17B33B"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 xml:space="preserve">Plads til isætning optagning af ikke motoriserede småbåde (kano, kajak </w:t>
            </w:r>
            <w:proofErr w:type="spellStart"/>
            <w:r w:rsidRPr="009D03E4">
              <w:rPr>
                <w:rFonts w:ascii="Trebuchet MS" w:hAnsi="Trebuchet MS" w:cs="Trebuchet MS"/>
                <w:sz w:val="18"/>
                <w:szCs w:val="18"/>
              </w:rPr>
              <w:t>o.lign</w:t>
            </w:r>
            <w:proofErr w:type="spellEnd"/>
            <w:r w:rsidRPr="009D03E4">
              <w:rPr>
                <w:rFonts w:ascii="Trebuchet MS" w:hAnsi="Trebuchet MS" w:cs="Trebuchet MS"/>
                <w:sz w:val="18"/>
                <w:szCs w:val="18"/>
              </w:rPr>
              <w:t>.).</w:t>
            </w:r>
          </w:p>
        </w:tc>
      </w:tr>
      <w:tr w:rsidR="00CB4BEB" w:rsidRPr="00B87969" w14:paraId="43D647A8" w14:textId="77777777" w:rsidTr="0056766E">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157BA3D"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6071</w:t>
            </w:r>
          </w:p>
        </w:tc>
        <w:tc>
          <w:tcPr>
            <w:tcW w:w="2410" w:type="dxa"/>
            <w:tcBorders>
              <w:top w:val="single" w:sz="4" w:space="0" w:color="auto"/>
              <w:left w:val="single" w:sz="4" w:space="0" w:color="auto"/>
              <w:bottom w:val="single" w:sz="4" w:space="0" w:color="auto"/>
            </w:tcBorders>
            <w:shd w:val="clear" w:color="auto" w:fill="FFFFFF"/>
            <w:vAlign w:val="bottom"/>
          </w:tcPr>
          <w:p w14:paraId="7D90B203"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Svajeplads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30A26F6"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785673D"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 xml:space="preserve">Svajeplads/Bøje med mulighed for </w:t>
            </w:r>
            <w:proofErr w:type="spellStart"/>
            <w:r w:rsidRPr="009D03E4">
              <w:rPr>
                <w:rFonts w:ascii="Trebuchet MS" w:hAnsi="Trebuchet MS" w:cs="Trebuchet MS"/>
                <w:sz w:val="18"/>
                <w:szCs w:val="18"/>
              </w:rPr>
              <w:t>opankning</w:t>
            </w:r>
            <w:proofErr w:type="spellEnd"/>
            <w:r w:rsidRPr="009D03E4">
              <w:rPr>
                <w:rFonts w:ascii="Trebuchet MS" w:hAnsi="Trebuchet MS" w:cs="Trebuchet MS"/>
                <w:sz w:val="18"/>
                <w:szCs w:val="18"/>
              </w:rPr>
              <w:t>.</w:t>
            </w:r>
          </w:p>
        </w:tc>
      </w:tr>
      <w:tr w:rsidR="00CB4BEB" w:rsidRPr="00B87969" w14:paraId="2434DCCA" w14:textId="77777777" w:rsidTr="0056766E">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0E87D03A"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6081</w:t>
            </w:r>
          </w:p>
        </w:tc>
        <w:tc>
          <w:tcPr>
            <w:tcW w:w="2410" w:type="dxa"/>
            <w:tcBorders>
              <w:top w:val="single" w:sz="4" w:space="0" w:color="auto"/>
              <w:left w:val="single" w:sz="4" w:space="0" w:color="auto"/>
              <w:bottom w:val="single" w:sz="4" w:space="0" w:color="auto"/>
            </w:tcBorders>
            <w:shd w:val="clear" w:color="auto" w:fill="FFFFFF"/>
            <w:vAlign w:val="bottom"/>
          </w:tcPr>
          <w:p w14:paraId="0B4BEC88"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Vandscooter tilladt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ABDDE5E"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6108A87E"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Sejlads med vandscooter tilladt. Dog i 300m-kystzonen kun vinkelret på kysten og med max 5 knob.</w:t>
            </w:r>
          </w:p>
        </w:tc>
      </w:tr>
      <w:tr w:rsidR="00CB4BEB" w:rsidRPr="00B87969" w14:paraId="79CA29EA" w14:textId="77777777" w:rsidTr="0056766E">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B070442"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9981</w:t>
            </w:r>
          </w:p>
        </w:tc>
        <w:tc>
          <w:tcPr>
            <w:tcW w:w="2410" w:type="dxa"/>
            <w:tcBorders>
              <w:top w:val="single" w:sz="4" w:space="0" w:color="auto"/>
              <w:left w:val="single" w:sz="4" w:space="0" w:color="auto"/>
              <w:bottom w:val="single" w:sz="4" w:space="0" w:color="auto"/>
            </w:tcBorders>
            <w:shd w:val="clear" w:color="auto" w:fill="FFFFFF"/>
            <w:vAlign w:val="center"/>
          </w:tcPr>
          <w:p w14:paraId="773B0767"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Andet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E97F9CC"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756D8DC"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Hvor andre facilitetsbetegnelser ikke er dækkende.</w:t>
            </w:r>
          </w:p>
        </w:tc>
      </w:tr>
      <w:tr w:rsidR="00CB4BEB" w:rsidRPr="00B87969" w14:paraId="22DEAF80" w14:textId="77777777" w:rsidTr="0056766E">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BB6E679"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9991</w:t>
            </w:r>
          </w:p>
        </w:tc>
        <w:tc>
          <w:tcPr>
            <w:tcW w:w="2410" w:type="dxa"/>
            <w:tcBorders>
              <w:top w:val="single" w:sz="4" w:space="0" w:color="auto"/>
              <w:left w:val="single" w:sz="4" w:space="0" w:color="auto"/>
              <w:bottom w:val="single" w:sz="4" w:space="0" w:color="auto"/>
            </w:tcBorders>
            <w:shd w:val="clear" w:color="auto" w:fill="FFFFFF"/>
            <w:vAlign w:val="center"/>
          </w:tcPr>
          <w:p w14:paraId="12B4A287"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Ukendt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6CBBE1B"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148D9F7"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Mangler viden om typen.</w:t>
            </w:r>
          </w:p>
        </w:tc>
      </w:tr>
    </w:tbl>
    <w:p w14:paraId="53FF8203" w14:textId="77777777" w:rsidR="00CB4BEB" w:rsidRPr="00B87969" w:rsidRDefault="00CB4BEB" w:rsidP="00CB4BEB">
      <w:pPr>
        <w:pStyle w:val="Overskrift7"/>
        <w:rPr>
          <w:b/>
          <w:bCs/>
        </w:rPr>
      </w:pPr>
      <w:bookmarkStart w:id="2760" w:name="_Toc343077223"/>
      <w:bookmarkStart w:id="2761" w:name="_Toc359574643"/>
      <w:r>
        <w:t>5.9.1.3.2   5800</w:t>
      </w:r>
      <w:r w:rsidRPr="00B87969">
        <w:t xml:space="preserve"> </w:t>
      </w:r>
      <w:r>
        <w:t>Sæson</w:t>
      </w:r>
      <w:r w:rsidRPr="00B87969">
        <w:t xml:space="preserve"> (d</w:t>
      </w:r>
      <w:r w:rsidRPr="007B1453">
        <w:rPr>
          <w:color w:val="4F81BD"/>
        </w:rPr>
        <w:t>_</w:t>
      </w:r>
      <w:r>
        <w:t>5800</w:t>
      </w:r>
      <w:r w:rsidRPr="00B87969">
        <w:t>_</w:t>
      </w:r>
      <w:r>
        <w:t>saeson</w:t>
      </w:r>
      <w:r w:rsidRPr="00B87969">
        <w:t>)</w:t>
      </w:r>
      <w:r>
        <w:t xml:space="preserve"> </w:t>
      </w:r>
    </w:p>
    <w:tbl>
      <w:tblPr>
        <w:tblW w:w="138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57"/>
        <w:gridCol w:w="2332"/>
        <w:gridCol w:w="631"/>
        <w:gridCol w:w="8638"/>
      </w:tblGrid>
      <w:tr w:rsidR="00CB4BEB" w:rsidRPr="00B87969" w14:paraId="6C3611FC" w14:textId="77777777" w:rsidTr="003C0924">
        <w:trPr>
          <w:trHeight w:hRule="exact" w:val="255"/>
        </w:trPr>
        <w:tc>
          <w:tcPr>
            <w:tcW w:w="2257" w:type="dxa"/>
            <w:tcBorders>
              <w:bottom w:val="single" w:sz="4" w:space="0" w:color="auto"/>
            </w:tcBorders>
            <w:shd w:val="clear" w:color="auto" w:fill="D9D9D9"/>
            <w:vAlign w:val="bottom"/>
          </w:tcPr>
          <w:p w14:paraId="0C2B95FE" w14:textId="77777777" w:rsidR="00CB4BEB" w:rsidRPr="00B87969" w:rsidRDefault="00CB4BEB" w:rsidP="003C0924">
            <w:pPr>
              <w:rPr>
                <w:rFonts w:ascii="Trebuchet MS" w:hAnsi="Trebuchet MS" w:cs="Trebuchet MS"/>
                <w:b/>
                <w:bCs/>
                <w:sz w:val="18"/>
                <w:szCs w:val="18"/>
              </w:rPr>
            </w:pPr>
            <w:proofErr w:type="spellStart"/>
            <w:r>
              <w:rPr>
                <w:rFonts w:ascii="Trebuchet MS" w:hAnsi="Trebuchet MS" w:cs="Trebuchet MS"/>
                <w:b/>
                <w:bCs/>
                <w:sz w:val="18"/>
                <w:szCs w:val="18"/>
              </w:rPr>
              <w:t>saeson_k</w:t>
            </w:r>
            <w:proofErr w:type="spellEnd"/>
          </w:p>
        </w:tc>
        <w:tc>
          <w:tcPr>
            <w:tcW w:w="2332" w:type="dxa"/>
            <w:tcBorders>
              <w:bottom w:val="single" w:sz="4" w:space="0" w:color="auto"/>
            </w:tcBorders>
            <w:shd w:val="clear" w:color="auto" w:fill="D9D9D9"/>
            <w:vAlign w:val="bottom"/>
          </w:tcPr>
          <w:p w14:paraId="7F25F022" w14:textId="77777777" w:rsidR="00CB4BEB" w:rsidRPr="00B87969" w:rsidRDefault="00CB4BEB" w:rsidP="003C0924">
            <w:pPr>
              <w:rPr>
                <w:rFonts w:ascii="Trebuchet MS" w:hAnsi="Trebuchet MS" w:cs="Trebuchet MS"/>
                <w:b/>
                <w:bCs/>
                <w:sz w:val="18"/>
                <w:szCs w:val="18"/>
              </w:rPr>
            </w:pPr>
            <w:proofErr w:type="spellStart"/>
            <w:r>
              <w:rPr>
                <w:rFonts w:ascii="Trebuchet MS" w:hAnsi="Trebuchet MS" w:cs="Trebuchet MS"/>
                <w:b/>
                <w:bCs/>
                <w:sz w:val="18"/>
                <w:szCs w:val="18"/>
              </w:rPr>
              <w:t>saeson</w:t>
            </w:r>
            <w:proofErr w:type="spellEnd"/>
          </w:p>
        </w:tc>
        <w:tc>
          <w:tcPr>
            <w:tcW w:w="631" w:type="dxa"/>
            <w:tcBorders>
              <w:bottom w:val="single" w:sz="4" w:space="0" w:color="auto"/>
            </w:tcBorders>
            <w:shd w:val="clear" w:color="auto" w:fill="D9D9D9"/>
            <w:vAlign w:val="bottom"/>
          </w:tcPr>
          <w:p w14:paraId="6D7A57C3"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aktiv</w:t>
            </w:r>
          </w:p>
        </w:tc>
        <w:tc>
          <w:tcPr>
            <w:tcW w:w="8638" w:type="dxa"/>
            <w:tcBorders>
              <w:bottom w:val="single" w:sz="4" w:space="0" w:color="auto"/>
            </w:tcBorders>
            <w:shd w:val="clear" w:color="auto" w:fill="D9D9D9"/>
            <w:vAlign w:val="bottom"/>
          </w:tcPr>
          <w:p w14:paraId="0985C728"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 xml:space="preserve">Begrebsdefinition </w:t>
            </w:r>
          </w:p>
        </w:tc>
      </w:tr>
      <w:tr w:rsidR="00CB4BEB" w:rsidRPr="00B87969" w14:paraId="4F38DFF5"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bottom"/>
          </w:tcPr>
          <w:p w14:paraId="715CE32F"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2332" w:type="dxa"/>
            <w:tcBorders>
              <w:top w:val="single" w:sz="4" w:space="0" w:color="auto"/>
              <w:left w:val="single" w:sz="4" w:space="0" w:color="auto"/>
              <w:bottom w:val="single" w:sz="4" w:space="0" w:color="auto"/>
            </w:tcBorders>
            <w:vAlign w:val="bottom"/>
          </w:tcPr>
          <w:p w14:paraId="13847EFC"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Helårsåbent</w:t>
            </w:r>
          </w:p>
        </w:tc>
        <w:tc>
          <w:tcPr>
            <w:tcW w:w="631" w:type="dxa"/>
            <w:tcBorders>
              <w:top w:val="single" w:sz="4" w:space="0" w:color="auto"/>
              <w:left w:val="single" w:sz="4" w:space="0" w:color="auto"/>
              <w:bottom w:val="single" w:sz="4" w:space="0" w:color="auto"/>
              <w:right w:val="single" w:sz="4" w:space="0" w:color="auto"/>
            </w:tcBorders>
            <w:vAlign w:val="bottom"/>
          </w:tcPr>
          <w:p w14:paraId="5D08353B"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638" w:type="dxa"/>
            <w:tcBorders>
              <w:top w:val="single" w:sz="4" w:space="0" w:color="auto"/>
              <w:left w:val="single" w:sz="4" w:space="0" w:color="auto"/>
              <w:bottom w:val="single" w:sz="4" w:space="0" w:color="auto"/>
            </w:tcBorders>
            <w:vAlign w:val="bottom"/>
          </w:tcPr>
          <w:p w14:paraId="1EEEEE4E"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Faciliteten er åbent hele året</w:t>
            </w:r>
          </w:p>
        </w:tc>
      </w:tr>
      <w:tr w:rsidR="00CB4BEB" w:rsidRPr="00B87969" w14:paraId="0113C8E6"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bottom"/>
          </w:tcPr>
          <w:p w14:paraId="53F487A1"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2</w:t>
            </w:r>
          </w:p>
        </w:tc>
        <w:tc>
          <w:tcPr>
            <w:tcW w:w="2332" w:type="dxa"/>
            <w:tcBorders>
              <w:top w:val="single" w:sz="4" w:space="0" w:color="auto"/>
              <w:left w:val="single" w:sz="4" w:space="0" w:color="auto"/>
              <w:bottom w:val="single" w:sz="4" w:space="0" w:color="auto"/>
            </w:tcBorders>
            <w:vAlign w:val="bottom"/>
          </w:tcPr>
          <w:p w14:paraId="67040C38"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Sæsonåbent</w:t>
            </w:r>
          </w:p>
        </w:tc>
        <w:tc>
          <w:tcPr>
            <w:tcW w:w="631" w:type="dxa"/>
            <w:tcBorders>
              <w:top w:val="single" w:sz="4" w:space="0" w:color="auto"/>
              <w:left w:val="single" w:sz="4" w:space="0" w:color="auto"/>
              <w:bottom w:val="single" w:sz="4" w:space="0" w:color="auto"/>
              <w:right w:val="single" w:sz="4" w:space="0" w:color="auto"/>
            </w:tcBorders>
            <w:vAlign w:val="bottom"/>
          </w:tcPr>
          <w:p w14:paraId="2155AD4B"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638" w:type="dxa"/>
            <w:tcBorders>
              <w:top w:val="single" w:sz="4" w:space="0" w:color="auto"/>
              <w:left w:val="single" w:sz="4" w:space="0" w:color="auto"/>
              <w:bottom w:val="single" w:sz="4" w:space="0" w:color="auto"/>
            </w:tcBorders>
            <w:vAlign w:val="bottom"/>
          </w:tcPr>
          <w:p w14:paraId="6EE5CDC4"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Faciliteten er åbent kun i sæsonen. Sæson/åbningstider kan/bør noteres i andre felter</w:t>
            </w:r>
          </w:p>
        </w:tc>
      </w:tr>
      <w:tr w:rsidR="00CB4BEB" w:rsidRPr="00B87969" w14:paraId="3A0346F7"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bottom"/>
          </w:tcPr>
          <w:p w14:paraId="6F0EDA39"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7</w:t>
            </w:r>
          </w:p>
        </w:tc>
        <w:tc>
          <w:tcPr>
            <w:tcW w:w="2332" w:type="dxa"/>
            <w:tcBorders>
              <w:top w:val="single" w:sz="4" w:space="0" w:color="auto"/>
              <w:left w:val="single" w:sz="4" w:space="0" w:color="auto"/>
              <w:bottom w:val="single" w:sz="4" w:space="0" w:color="auto"/>
            </w:tcBorders>
            <w:vAlign w:val="bottom"/>
          </w:tcPr>
          <w:p w14:paraId="27D69F2A"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Ej relevant</w:t>
            </w:r>
          </w:p>
        </w:tc>
        <w:tc>
          <w:tcPr>
            <w:tcW w:w="631" w:type="dxa"/>
            <w:tcBorders>
              <w:top w:val="single" w:sz="4" w:space="0" w:color="auto"/>
              <w:left w:val="single" w:sz="4" w:space="0" w:color="auto"/>
              <w:bottom w:val="single" w:sz="4" w:space="0" w:color="auto"/>
              <w:right w:val="single" w:sz="4" w:space="0" w:color="auto"/>
            </w:tcBorders>
            <w:vAlign w:val="bottom"/>
          </w:tcPr>
          <w:p w14:paraId="6FA4E732"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1</w:t>
            </w:r>
          </w:p>
        </w:tc>
        <w:tc>
          <w:tcPr>
            <w:tcW w:w="8638" w:type="dxa"/>
            <w:tcBorders>
              <w:top w:val="single" w:sz="4" w:space="0" w:color="auto"/>
              <w:left w:val="single" w:sz="4" w:space="0" w:color="auto"/>
              <w:bottom w:val="single" w:sz="4" w:space="0" w:color="auto"/>
            </w:tcBorders>
            <w:vAlign w:val="bottom"/>
          </w:tcPr>
          <w:p w14:paraId="24465A4F" w14:textId="77777777" w:rsidR="00CB4BEB" w:rsidRPr="00B87969" w:rsidRDefault="00CB4BEB" w:rsidP="003C0924">
            <w:pPr>
              <w:rPr>
                <w:rFonts w:ascii="Trebuchet MS" w:hAnsi="Trebuchet MS" w:cs="Trebuchet MS"/>
                <w:sz w:val="18"/>
                <w:szCs w:val="18"/>
              </w:rPr>
            </w:pPr>
            <w:r w:rsidRPr="009D03E4">
              <w:rPr>
                <w:rFonts w:ascii="Trebuchet MS" w:hAnsi="Trebuchet MS" w:cs="Trebuchet MS"/>
                <w:sz w:val="18"/>
                <w:szCs w:val="18"/>
              </w:rPr>
              <w:t>Angivelse af sæson er ikke relevant-</w:t>
            </w:r>
          </w:p>
        </w:tc>
      </w:tr>
      <w:tr w:rsidR="00CB4BEB" w:rsidRPr="00B87969" w14:paraId="7FA75930"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bottom"/>
          </w:tcPr>
          <w:p w14:paraId="2AC64966"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lastRenderedPageBreak/>
              <w:t>8</w:t>
            </w:r>
          </w:p>
        </w:tc>
        <w:tc>
          <w:tcPr>
            <w:tcW w:w="2332" w:type="dxa"/>
            <w:tcBorders>
              <w:top w:val="single" w:sz="4" w:space="0" w:color="auto"/>
              <w:left w:val="single" w:sz="4" w:space="0" w:color="auto"/>
              <w:bottom w:val="single" w:sz="4" w:space="0" w:color="auto"/>
            </w:tcBorders>
            <w:vAlign w:val="bottom"/>
          </w:tcPr>
          <w:p w14:paraId="13FA9577"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Andet</w:t>
            </w:r>
          </w:p>
        </w:tc>
        <w:tc>
          <w:tcPr>
            <w:tcW w:w="631" w:type="dxa"/>
            <w:tcBorders>
              <w:top w:val="single" w:sz="4" w:space="0" w:color="auto"/>
              <w:left w:val="single" w:sz="4" w:space="0" w:color="auto"/>
              <w:bottom w:val="single" w:sz="4" w:space="0" w:color="auto"/>
              <w:right w:val="single" w:sz="4" w:space="0" w:color="auto"/>
            </w:tcBorders>
            <w:vAlign w:val="bottom"/>
          </w:tcPr>
          <w:p w14:paraId="0F44ADAE"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638" w:type="dxa"/>
            <w:tcBorders>
              <w:top w:val="single" w:sz="4" w:space="0" w:color="auto"/>
              <w:left w:val="single" w:sz="4" w:space="0" w:color="auto"/>
              <w:bottom w:val="single" w:sz="4" w:space="0" w:color="auto"/>
            </w:tcBorders>
            <w:vAlign w:val="bottom"/>
          </w:tcPr>
          <w:p w14:paraId="58C7AF92"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Andet</w:t>
            </w:r>
          </w:p>
        </w:tc>
      </w:tr>
      <w:tr w:rsidR="00CB4BEB" w:rsidRPr="00B87969" w14:paraId="2FFC1162" w14:textId="77777777" w:rsidTr="003C0924">
        <w:trPr>
          <w:trHeight w:hRule="exact" w:val="305"/>
        </w:trPr>
        <w:tc>
          <w:tcPr>
            <w:tcW w:w="2257" w:type="dxa"/>
            <w:tcBorders>
              <w:top w:val="single" w:sz="4" w:space="0" w:color="auto"/>
              <w:left w:val="single" w:sz="4" w:space="0" w:color="auto"/>
              <w:bottom w:val="single" w:sz="4" w:space="0" w:color="auto"/>
              <w:right w:val="single" w:sz="4" w:space="0" w:color="auto"/>
            </w:tcBorders>
            <w:shd w:val="clear" w:color="auto" w:fill="D9D9D9"/>
            <w:vAlign w:val="bottom"/>
          </w:tcPr>
          <w:p w14:paraId="52158EE2"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9</w:t>
            </w:r>
          </w:p>
        </w:tc>
        <w:tc>
          <w:tcPr>
            <w:tcW w:w="2332" w:type="dxa"/>
            <w:tcBorders>
              <w:top w:val="single" w:sz="4" w:space="0" w:color="auto"/>
              <w:left w:val="single" w:sz="4" w:space="0" w:color="auto"/>
              <w:bottom w:val="single" w:sz="4" w:space="0" w:color="auto"/>
            </w:tcBorders>
            <w:vAlign w:val="bottom"/>
          </w:tcPr>
          <w:p w14:paraId="2017451A"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Ukendt</w:t>
            </w:r>
          </w:p>
        </w:tc>
        <w:tc>
          <w:tcPr>
            <w:tcW w:w="631" w:type="dxa"/>
            <w:tcBorders>
              <w:top w:val="single" w:sz="4" w:space="0" w:color="auto"/>
              <w:left w:val="single" w:sz="4" w:space="0" w:color="auto"/>
              <w:bottom w:val="single" w:sz="4" w:space="0" w:color="auto"/>
              <w:right w:val="single" w:sz="4" w:space="0" w:color="auto"/>
            </w:tcBorders>
            <w:vAlign w:val="bottom"/>
          </w:tcPr>
          <w:p w14:paraId="37C2B77C"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638" w:type="dxa"/>
            <w:tcBorders>
              <w:top w:val="single" w:sz="4" w:space="0" w:color="auto"/>
              <w:left w:val="single" w:sz="4" w:space="0" w:color="auto"/>
              <w:bottom w:val="single" w:sz="4" w:space="0" w:color="auto"/>
            </w:tcBorders>
            <w:vAlign w:val="bottom"/>
          </w:tcPr>
          <w:p w14:paraId="4405DD00"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Mangler viden</w:t>
            </w:r>
          </w:p>
        </w:tc>
      </w:tr>
    </w:tbl>
    <w:p w14:paraId="7433A1E8" w14:textId="77777777" w:rsidR="00CB4BEB" w:rsidRPr="00B87969" w:rsidRDefault="00CB4BEB" w:rsidP="00CB4BEB">
      <w:pPr>
        <w:rPr>
          <w:rFonts w:ascii="Trebuchet MS" w:hAnsi="Trebuchet MS" w:cs="Arial"/>
          <w:bCs/>
          <w:iCs/>
          <w:kern w:val="32"/>
          <w:sz w:val="32"/>
          <w:szCs w:val="28"/>
        </w:rPr>
      </w:pPr>
      <w:r w:rsidRPr="00B87969">
        <w:rPr>
          <w:kern w:val="32"/>
        </w:rPr>
        <w:br w:type="page"/>
      </w:r>
    </w:p>
    <w:p w14:paraId="7BD74228" w14:textId="77777777" w:rsidR="00CB4BEB" w:rsidRPr="00B87969" w:rsidRDefault="00CB4BEB" w:rsidP="00CB4BEB">
      <w:pPr>
        <w:pStyle w:val="Overskrift2"/>
        <w:rPr>
          <w:kern w:val="32"/>
        </w:rPr>
      </w:pPr>
      <w:bookmarkStart w:id="2762" w:name="_Toc63351486"/>
      <w:bookmarkStart w:id="2763" w:name="_Toc122436138"/>
      <w:r w:rsidRPr="00B87969">
        <w:rPr>
          <w:kern w:val="32"/>
        </w:rPr>
        <w:lastRenderedPageBreak/>
        <w:t xml:space="preserve">5.9.2 </w:t>
      </w:r>
      <w:proofErr w:type="spellStart"/>
      <w:r w:rsidRPr="00B87969">
        <w:rPr>
          <w:kern w:val="32"/>
        </w:rPr>
        <w:t>Facilitet_flade</w:t>
      </w:r>
      <w:proofErr w:type="spellEnd"/>
      <w:r w:rsidRPr="00B87969">
        <w:rPr>
          <w:kern w:val="32"/>
        </w:rPr>
        <w:t xml:space="preserve"> (5801)</w:t>
      </w:r>
      <w:bookmarkEnd w:id="2760"/>
      <w:bookmarkEnd w:id="2762"/>
      <w:bookmarkEnd w:id="2763"/>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9"/>
        <w:gridCol w:w="4183"/>
        <w:gridCol w:w="1520"/>
        <w:gridCol w:w="1356"/>
        <w:gridCol w:w="1412"/>
        <w:gridCol w:w="2816"/>
      </w:tblGrid>
      <w:tr w:rsidR="00CB4BEB" w:rsidRPr="00B87969" w14:paraId="0E2067BF" w14:textId="77777777" w:rsidTr="003C0924">
        <w:tc>
          <w:tcPr>
            <w:tcW w:w="2429" w:type="dxa"/>
            <w:tcBorders>
              <w:bottom w:val="single" w:sz="4" w:space="0" w:color="auto"/>
            </w:tcBorders>
            <w:shd w:val="clear" w:color="auto" w:fill="D9D9D9"/>
            <w:vAlign w:val="center"/>
          </w:tcPr>
          <w:p w14:paraId="0C11E28F"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Feltnavn</w:t>
            </w:r>
          </w:p>
        </w:tc>
        <w:tc>
          <w:tcPr>
            <w:tcW w:w="4183" w:type="dxa"/>
            <w:tcBorders>
              <w:bottom w:val="single" w:sz="4" w:space="0" w:color="auto"/>
            </w:tcBorders>
            <w:shd w:val="clear" w:color="auto" w:fill="D9D9D9"/>
            <w:vAlign w:val="center"/>
          </w:tcPr>
          <w:p w14:paraId="252D3C53"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Formål</w:t>
            </w:r>
          </w:p>
        </w:tc>
        <w:tc>
          <w:tcPr>
            <w:tcW w:w="1520" w:type="dxa"/>
            <w:tcBorders>
              <w:bottom w:val="single" w:sz="4" w:space="0" w:color="auto"/>
            </w:tcBorders>
            <w:shd w:val="clear" w:color="auto" w:fill="D9D9D9"/>
            <w:vAlign w:val="center"/>
          </w:tcPr>
          <w:p w14:paraId="537014B7"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0DD7A526"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Værdiområde</w:t>
            </w:r>
          </w:p>
        </w:tc>
        <w:tc>
          <w:tcPr>
            <w:tcW w:w="1412" w:type="dxa"/>
            <w:tcBorders>
              <w:bottom w:val="single" w:sz="4" w:space="0" w:color="auto"/>
            </w:tcBorders>
            <w:shd w:val="clear" w:color="auto" w:fill="D9D9D9"/>
            <w:vAlign w:val="bottom"/>
          </w:tcPr>
          <w:p w14:paraId="24E74F2A" w14:textId="77777777" w:rsidR="00CB4BEB" w:rsidRPr="00B87969" w:rsidRDefault="00CB4BEB" w:rsidP="003C0924">
            <w:pPr>
              <w:autoSpaceDE w:val="0"/>
              <w:autoSpaceDN w:val="0"/>
              <w:adjustRightInd w:val="0"/>
              <w:rPr>
                <w:rFonts w:ascii="Trebuchet MS" w:hAnsi="Trebuchet MS" w:cs="Trebuchet MS"/>
                <w:b/>
                <w:bCs/>
                <w:sz w:val="18"/>
                <w:szCs w:val="18"/>
              </w:rPr>
            </w:pPr>
            <w:r w:rsidRPr="00B87969">
              <w:rPr>
                <w:rFonts w:ascii="Trebuchet MS" w:hAnsi="Trebuchet MS" w:cs="Trebuchet MS"/>
                <w:b/>
                <w:bCs/>
                <w:sz w:val="18"/>
                <w:szCs w:val="18"/>
              </w:rPr>
              <w:t>Obligatorisk /</w:t>
            </w:r>
          </w:p>
          <w:p w14:paraId="58D4C61D"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Frit</w:t>
            </w:r>
          </w:p>
        </w:tc>
        <w:tc>
          <w:tcPr>
            <w:tcW w:w="2816" w:type="dxa"/>
            <w:shd w:val="clear" w:color="auto" w:fill="D9D9D9"/>
            <w:vAlign w:val="center"/>
          </w:tcPr>
          <w:p w14:paraId="75C127CA"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Eksempel</w:t>
            </w:r>
          </w:p>
        </w:tc>
      </w:tr>
      <w:tr w:rsidR="00CB4BEB" w:rsidRPr="00B87969" w14:paraId="3B7F0F24"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vAlign w:val="bottom"/>
          </w:tcPr>
          <w:p w14:paraId="0C38CB81" w14:textId="77777777" w:rsidR="00CB4BEB" w:rsidRPr="001F76A3" w:rsidRDefault="00CB4BEB" w:rsidP="003C0924">
            <w:pPr>
              <w:rPr>
                <w:rFonts w:ascii="Trebuchet MS" w:hAnsi="Trebuchet MS" w:cs="Trebuchet MS"/>
                <w:sz w:val="18"/>
                <w:szCs w:val="18"/>
              </w:rPr>
            </w:pPr>
            <w:proofErr w:type="spellStart"/>
            <w:r w:rsidRPr="001F76A3">
              <w:rPr>
                <w:rFonts w:ascii="Trebuchet MS" w:hAnsi="Trebuchet MS" w:cs="Trebuchet MS"/>
                <w:sz w:val="18"/>
                <w:szCs w:val="18"/>
              </w:rPr>
              <w:t>facil_ty_k</w:t>
            </w:r>
            <w:proofErr w:type="spellEnd"/>
          </w:p>
        </w:tc>
        <w:tc>
          <w:tcPr>
            <w:tcW w:w="4183" w:type="dxa"/>
            <w:tcBorders>
              <w:top w:val="single" w:sz="4" w:space="0" w:color="auto"/>
              <w:left w:val="single" w:sz="4" w:space="0" w:color="auto"/>
              <w:bottom w:val="nil"/>
              <w:right w:val="single" w:sz="4" w:space="0" w:color="auto"/>
            </w:tcBorders>
            <w:shd w:val="clear" w:color="auto" w:fill="FFFFFF"/>
            <w:vAlign w:val="bottom"/>
          </w:tcPr>
          <w:p w14:paraId="79E3C16B" w14:textId="77777777" w:rsidR="00CB4BEB" w:rsidRPr="001F76A3" w:rsidRDefault="00CB4BEB" w:rsidP="003C0924">
            <w:pPr>
              <w:rPr>
                <w:rFonts w:ascii="Trebuchet MS" w:hAnsi="Trebuchet MS" w:cs="Trebuchet MS"/>
                <w:sz w:val="18"/>
                <w:szCs w:val="18"/>
              </w:rPr>
            </w:pPr>
            <w:r w:rsidRPr="001F76A3">
              <w:rPr>
                <w:rFonts w:ascii="Trebuchet MS" w:hAnsi="Trebuchet MS" w:cs="Trebuchet MS"/>
                <w:sz w:val="18"/>
                <w:szCs w:val="18"/>
              </w:rPr>
              <w:t>Kode for typen af facilitet</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3180107F" w14:textId="77777777" w:rsidR="00CB4BEB" w:rsidRPr="001F76A3" w:rsidRDefault="00CB4BEB" w:rsidP="003C0924">
            <w:pPr>
              <w:rPr>
                <w:rFonts w:ascii="Trebuchet MS" w:hAnsi="Trebuchet MS" w:cs="Trebuchet MS"/>
                <w:sz w:val="18"/>
                <w:szCs w:val="18"/>
              </w:rPr>
            </w:pPr>
            <w:r w:rsidRPr="001F76A3">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9059DE6" w14:textId="77777777" w:rsidR="00CB4BEB" w:rsidRPr="001F76A3" w:rsidRDefault="00CB4BEB" w:rsidP="003C0924">
            <w:pPr>
              <w:rPr>
                <w:rFonts w:ascii="Trebuchet MS" w:hAnsi="Trebuchet MS" w:cs="Trebuchet MS"/>
                <w:sz w:val="18"/>
                <w:szCs w:val="18"/>
              </w:rPr>
            </w:pPr>
            <w:r w:rsidRPr="001F76A3">
              <w:rPr>
                <w:rFonts w:ascii="Trebuchet MS" w:hAnsi="Trebuchet MS" w:cs="Trebuchet MS"/>
                <w:sz w:val="18"/>
                <w:szCs w:val="18"/>
              </w:rPr>
              <w:t>1-99</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07873828"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O</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69820177" w14:textId="77777777" w:rsidR="00CB4BEB" w:rsidRPr="001F76A3" w:rsidRDefault="00CB4BEB" w:rsidP="003C0924">
            <w:pPr>
              <w:rPr>
                <w:rFonts w:ascii="Trebuchet MS" w:hAnsi="Trebuchet MS" w:cs="Trebuchet MS"/>
                <w:sz w:val="18"/>
                <w:szCs w:val="18"/>
              </w:rPr>
            </w:pPr>
            <w:r w:rsidRPr="001F76A3">
              <w:rPr>
                <w:rFonts w:ascii="Trebuchet MS" w:hAnsi="Trebuchet MS" w:cs="Trebuchet MS"/>
                <w:sz w:val="18"/>
                <w:szCs w:val="18"/>
              </w:rPr>
              <w:t>5041</w:t>
            </w:r>
          </w:p>
        </w:tc>
      </w:tr>
      <w:tr w:rsidR="00CB4BEB" w:rsidRPr="00B87969" w14:paraId="60986ABA"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9CCFF"/>
            <w:vAlign w:val="bottom"/>
          </w:tcPr>
          <w:p w14:paraId="1474BAE9" w14:textId="77777777" w:rsidR="00CB4BEB" w:rsidRPr="001F76A3" w:rsidRDefault="00CB4BEB" w:rsidP="003C0924">
            <w:pPr>
              <w:rPr>
                <w:rFonts w:ascii="Trebuchet MS" w:hAnsi="Trebuchet MS" w:cs="Trebuchet MS"/>
                <w:sz w:val="18"/>
                <w:szCs w:val="18"/>
              </w:rPr>
            </w:pPr>
            <w:proofErr w:type="spellStart"/>
            <w:r w:rsidRPr="001F76A3">
              <w:rPr>
                <w:rFonts w:ascii="Trebuchet MS" w:hAnsi="Trebuchet MS" w:cs="Trebuchet MS"/>
                <w:sz w:val="18"/>
                <w:szCs w:val="18"/>
              </w:rPr>
              <w:t>facil_ty</w:t>
            </w:r>
            <w:proofErr w:type="spellEnd"/>
          </w:p>
        </w:tc>
        <w:tc>
          <w:tcPr>
            <w:tcW w:w="4183" w:type="dxa"/>
            <w:tcBorders>
              <w:top w:val="single" w:sz="4" w:space="0" w:color="auto"/>
              <w:left w:val="single" w:sz="4" w:space="0" w:color="auto"/>
              <w:bottom w:val="nil"/>
              <w:right w:val="single" w:sz="4" w:space="0" w:color="auto"/>
            </w:tcBorders>
            <w:shd w:val="clear" w:color="auto" w:fill="99CCFF"/>
            <w:vAlign w:val="bottom"/>
          </w:tcPr>
          <w:p w14:paraId="5D334686" w14:textId="77777777" w:rsidR="00CB4BEB" w:rsidRPr="001F76A3" w:rsidRDefault="00CB4BEB" w:rsidP="003C0924">
            <w:pPr>
              <w:rPr>
                <w:rFonts w:ascii="Trebuchet MS" w:hAnsi="Trebuchet MS" w:cs="Trebuchet MS"/>
                <w:sz w:val="18"/>
                <w:szCs w:val="18"/>
              </w:rPr>
            </w:pPr>
            <w:r w:rsidRPr="001F76A3">
              <w:rPr>
                <w:rFonts w:ascii="Trebuchet MS" w:hAnsi="Trebuchet MS" w:cs="Trebuchet MS"/>
                <w:sz w:val="18"/>
                <w:szCs w:val="18"/>
              </w:rPr>
              <w:t>Typen af facilitet</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13256045"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1BEAE586"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0-3</w:t>
            </w:r>
            <w:r>
              <w:rPr>
                <w:rFonts w:ascii="Trebuchet MS" w:hAnsi="Trebuchet MS" w:cs="Trebuchet MS"/>
                <w:sz w:val="18"/>
                <w:szCs w:val="18"/>
              </w:rPr>
              <w:t>5</w:t>
            </w:r>
            <w:r w:rsidRPr="00B87969">
              <w:rPr>
                <w:rFonts w:ascii="Trebuchet MS" w:hAnsi="Trebuchet MS" w:cs="Trebuchet MS"/>
                <w:sz w:val="18"/>
                <w:szCs w:val="18"/>
              </w:rPr>
              <w:t xml:space="preserve"> tegn</w:t>
            </w:r>
          </w:p>
        </w:tc>
        <w:tc>
          <w:tcPr>
            <w:tcW w:w="1412" w:type="dxa"/>
            <w:tcBorders>
              <w:top w:val="single" w:sz="4" w:space="0" w:color="auto"/>
              <w:left w:val="single" w:sz="4" w:space="0" w:color="auto"/>
              <w:bottom w:val="nil"/>
              <w:right w:val="single" w:sz="4" w:space="0" w:color="auto"/>
            </w:tcBorders>
            <w:shd w:val="clear" w:color="auto" w:fill="99CCFF"/>
            <w:vAlign w:val="bottom"/>
          </w:tcPr>
          <w:p w14:paraId="1D7410D6"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S</w:t>
            </w:r>
          </w:p>
        </w:tc>
        <w:tc>
          <w:tcPr>
            <w:tcW w:w="2816" w:type="dxa"/>
            <w:tcBorders>
              <w:top w:val="single" w:sz="4" w:space="0" w:color="auto"/>
              <w:left w:val="single" w:sz="4" w:space="0" w:color="auto"/>
              <w:bottom w:val="nil"/>
              <w:right w:val="single" w:sz="4" w:space="0" w:color="auto"/>
            </w:tcBorders>
            <w:shd w:val="clear" w:color="auto" w:fill="99CCFF"/>
            <w:vAlign w:val="bottom"/>
          </w:tcPr>
          <w:p w14:paraId="08B69C57"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Forlystelsesanlæg</w:t>
            </w:r>
          </w:p>
        </w:tc>
      </w:tr>
      <w:tr w:rsidR="00CB4BEB" w:rsidRPr="00B87969" w14:paraId="304FC3D8"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9CCFF"/>
            <w:vAlign w:val="bottom"/>
          </w:tcPr>
          <w:p w14:paraId="52435974" w14:textId="77777777" w:rsidR="00CB4BEB" w:rsidRPr="001F76A3" w:rsidRDefault="00CB4BEB" w:rsidP="003C0924">
            <w:pPr>
              <w:rPr>
                <w:rFonts w:ascii="Trebuchet MS" w:hAnsi="Trebuchet MS" w:cs="Trebuchet MS"/>
                <w:sz w:val="18"/>
                <w:szCs w:val="18"/>
              </w:rPr>
            </w:pPr>
            <w:r w:rsidRPr="00EA3291">
              <w:rPr>
                <w:rFonts w:ascii="Trebuchet MS" w:hAnsi="Trebuchet MS" w:cs="Trebuchet MS"/>
                <w:sz w:val="18"/>
                <w:szCs w:val="18"/>
              </w:rPr>
              <w:t>navn</w:t>
            </w:r>
          </w:p>
        </w:tc>
        <w:tc>
          <w:tcPr>
            <w:tcW w:w="4183" w:type="dxa"/>
            <w:tcBorders>
              <w:top w:val="single" w:sz="4" w:space="0" w:color="auto"/>
              <w:left w:val="single" w:sz="4" w:space="0" w:color="auto"/>
              <w:bottom w:val="nil"/>
              <w:right w:val="single" w:sz="4" w:space="0" w:color="auto"/>
            </w:tcBorders>
            <w:shd w:val="clear" w:color="auto" w:fill="99CCFF"/>
            <w:vAlign w:val="bottom"/>
          </w:tcPr>
          <w:p w14:paraId="7CCBA8F4" w14:textId="77777777" w:rsidR="00CB4BEB" w:rsidRPr="001F76A3" w:rsidRDefault="00CB4BEB" w:rsidP="003C0924">
            <w:pPr>
              <w:rPr>
                <w:rFonts w:ascii="Trebuchet MS" w:hAnsi="Trebuchet MS" w:cs="Trebuchet MS"/>
                <w:sz w:val="18"/>
                <w:szCs w:val="18"/>
              </w:rPr>
            </w:pPr>
            <w:r w:rsidRPr="00EA3291">
              <w:rPr>
                <w:rFonts w:ascii="Trebuchet MS" w:hAnsi="Trebuchet MS" w:cs="Trebuchet MS"/>
                <w:sz w:val="18"/>
                <w:szCs w:val="18"/>
              </w:rPr>
              <w:t> Navn på faciliteten</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2C1D9579"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05FC0E1D" w14:textId="77777777" w:rsidR="00CB4BEB" w:rsidRPr="00B87969" w:rsidRDefault="00CB4BEB" w:rsidP="003C0924">
            <w:pPr>
              <w:rPr>
                <w:rFonts w:ascii="Trebuchet MS" w:hAnsi="Trebuchet MS" w:cs="Trebuchet MS"/>
                <w:sz w:val="18"/>
                <w:szCs w:val="18"/>
              </w:rPr>
            </w:pPr>
            <w:r w:rsidRPr="001F76A3">
              <w:rPr>
                <w:rFonts w:ascii="Trebuchet MS" w:hAnsi="Trebuchet MS" w:cs="Trebuchet MS"/>
                <w:sz w:val="18"/>
                <w:szCs w:val="18"/>
              </w:rPr>
              <w:t>0-254 tegn</w:t>
            </w:r>
          </w:p>
        </w:tc>
        <w:tc>
          <w:tcPr>
            <w:tcW w:w="1412" w:type="dxa"/>
            <w:tcBorders>
              <w:top w:val="single" w:sz="4" w:space="0" w:color="auto"/>
              <w:left w:val="single" w:sz="4" w:space="0" w:color="auto"/>
              <w:bottom w:val="nil"/>
              <w:right w:val="single" w:sz="4" w:space="0" w:color="auto"/>
            </w:tcBorders>
            <w:shd w:val="clear" w:color="auto" w:fill="99CCFF"/>
            <w:vAlign w:val="bottom"/>
          </w:tcPr>
          <w:p w14:paraId="31B62921"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99CCFF"/>
            <w:vAlign w:val="bottom"/>
          </w:tcPr>
          <w:p w14:paraId="3454B27A"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Hadbjerg Hallen</w:t>
            </w:r>
          </w:p>
        </w:tc>
      </w:tr>
      <w:tr w:rsidR="007F6565" w:rsidRPr="00B87969" w14:paraId="61769211" w14:textId="77777777" w:rsidTr="003C0924">
        <w:trPr>
          <w:trHeight w:hRule="exact" w:val="255"/>
          <w:ins w:id="2764" w:author="Line Hvingel" w:date="2022-12-20T13:35:00Z"/>
        </w:trPr>
        <w:tc>
          <w:tcPr>
            <w:tcW w:w="2429" w:type="dxa"/>
            <w:tcBorders>
              <w:top w:val="single" w:sz="4" w:space="0" w:color="auto"/>
              <w:left w:val="single" w:sz="4" w:space="0" w:color="auto"/>
              <w:bottom w:val="nil"/>
              <w:right w:val="single" w:sz="4" w:space="0" w:color="auto"/>
            </w:tcBorders>
            <w:shd w:val="clear" w:color="auto" w:fill="99CCFF"/>
            <w:vAlign w:val="bottom"/>
          </w:tcPr>
          <w:p w14:paraId="3979B401" w14:textId="25E505B6" w:rsidR="007F6565" w:rsidRPr="00EA3291" w:rsidRDefault="007F6565" w:rsidP="007F6565">
            <w:pPr>
              <w:rPr>
                <w:ins w:id="2765" w:author="Line Hvingel" w:date="2022-12-20T13:35:00Z"/>
                <w:rFonts w:ascii="Trebuchet MS" w:hAnsi="Trebuchet MS" w:cs="Trebuchet MS"/>
                <w:sz w:val="18"/>
                <w:szCs w:val="18"/>
              </w:rPr>
            </w:pPr>
            <w:proofErr w:type="spellStart"/>
            <w:ins w:id="2766" w:author="Line Hvingel" w:date="2022-12-20T13:35:00Z">
              <w:r w:rsidRPr="007F6565">
                <w:rPr>
                  <w:rFonts w:ascii="Trebuchet MS" w:hAnsi="Trebuchet MS" w:cs="Trebuchet MS"/>
                  <w:sz w:val="18"/>
                  <w:szCs w:val="18"/>
                </w:rPr>
                <w:t>navn_uk</w:t>
              </w:r>
              <w:proofErr w:type="spellEnd"/>
              <w:r w:rsidRPr="007F6565">
                <w:rPr>
                  <w:rFonts w:ascii="Trebuchet MS" w:hAnsi="Trebuchet MS" w:cs="Trebuchet MS"/>
                  <w:sz w:val="18"/>
                  <w:szCs w:val="18"/>
                </w:rPr>
                <w:t xml:space="preserve"> </w:t>
              </w:r>
            </w:ins>
          </w:p>
        </w:tc>
        <w:tc>
          <w:tcPr>
            <w:tcW w:w="4183" w:type="dxa"/>
            <w:tcBorders>
              <w:top w:val="single" w:sz="4" w:space="0" w:color="auto"/>
              <w:left w:val="single" w:sz="4" w:space="0" w:color="auto"/>
              <w:bottom w:val="nil"/>
              <w:right w:val="single" w:sz="4" w:space="0" w:color="auto"/>
            </w:tcBorders>
            <w:shd w:val="clear" w:color="auto" w:fill="99CCFF"/>
            <w:vAlign w:val="bottom"/>
          </w:tcPr>
          <w:p w14:paraId="0CFB5EA9" w14:textId="5E18E976" w:rsidR="007F6565" w:rsidRPr="00EA3291" w:rsidRDefault="007F6565" w:rsidP="007F6565">
            <w:pPr>
              <w:rPr>
                <w:ins w:id="2767" w:author="Line Hvingel" w:date="2022-12-20T13:35:00Z"/>
                <w:rFonts w:ascii="Trebuchet MS" w:hAnsi="Trebuchet MS" w:cs="Trebuchet MS"/>
                <w:sz w:val="18"/>
                <w:szCs w:val="18"/>
              </w:rPr>
            </w:pPr>
            <w:ins w:id="2768" w:author="Line Hvingel" w:date="2022-12-20T13:35:00Z">
              <w:r w:rsidRPr="00EA3291">
                <w:rPr>
                  <w:rFonts w:ascii="Trebuchet MS" w:hAnsi="Trebuchet MS" w:cs="Trebuchet MS"/>
                  <w:sz w:val="18"/>
                  <w:szCs w:val="18"/>
                </w:rPr>
                <w:t>Navn på faciliteten</w:t>
              </w:r>
              <w:r>
                <w:rPr>
                  <w:rFonts w:ascii="Trebuchet MS" w:hAnsi="Trebuchet MS" w:cs="Trebuchet MS"/>
                  <w:sz w:val="18"/>
                  <w:szCs w:val="18"/>
                </w:rPr>
                <w:t xml:space="preserve"> (engelsk)</w:t>
              </w:r>
            </w:ins>
          </w:p>
        </w:tc>
        <w:tc>
          <w:tcPr>
            <w:tcW w:w="1520" w:type="dxa"/>
            <w:tcBorders>
              <w:top w:val="single" w:sz="4" w:space="0" w:color="auto"/>
              <w:left w:val="single" w:sz="4" w:space="0" w:color="auto"/>
              <w:bottom w:val="nil"/>
              <w:right w:val="single" w:sz="4" w:space="0" w:color="auto"/>
            </w:tcBorders>
            <w:shd w:val="clear" w:color="auto" w:fill="99CCFF"/>
            <w:vAlign w:val="bottom"/>
          </w:tcPr>
          <w:p w14:paraId="226B3A22" w14:textId="7CC1459B" w:rsidR="007F6565" w:rsidRPr="00B87969" w:rsidRDefault="007F6565" w:rsidP="007F6565">
            <w:pPr>
              <w:rPr>
                <w:ins w:id="2769" w:author="Line Hvingel" w:date="2022-12-20T13:35:00Z"/>
                <w:rFonts w:ascii="Trebuchet MS" w:hAnsi="Trebuchet MS" w:cs="Trebuchet MS"/>
                <w:sz w:val="18"/>
                <w:szCs w:val="18"/>
              </w:rPr>
            </w:pPr>
            <w:ins w:id="2770" w:author="Line Hvingel" w:date="2022-12-20T13:35:00Z">
              <w:r w:rsidRPr="0017048F">
                <w:rPr>
                  <w:rFonts w:ascii="Trebuchet MS" w:hAnsi="Trebuchet MS" w:cs="Trebuchet MS"/>
                  <w:sz w:val="18"/>
                  <w:szCs w:val="18"/>
                </w:rPr>
                <w:t>Tekststreng</w:t>
              </w:r>
            </w:ins>
          </w:p>
        </w:tc>
        <w:tc>
          <w:tcPr>
            <w:tcW w:w="1356" w:type="dxa"/>
            <w:tcBorders>
              <w:top w:val="single" w:sz="4" w:space="0" w:color="auto"/>
              <w:left w:val="single" w:sz="4" w:space="0" w:color="auto"/>
              <w:bottom w:val="nil"/>
              <w:right w:val="single" w:sz="4" w:space="0" w:color="auto"/>
            </w:tcBorders>
            <w:shd w:val="clear" w:color="auto" w:fill="99CCFF"/>
            <w:vAlign w:val="bottom"/>
          </w:tcPr>
          <w:p w14:paraId="06A201CC" w14:textId="1D98412C" w:rsidR="007F6565" w:rsidRPr="001F76A3" w:rsidRDefault="007F6565" w:rsidP="007F6565">
            <w:pPr>
              <w:rPr>
                <w:ins w:id="2771" w:author="Line Hvingel" w:date="2022-12-20T13:35:00Z"/>
                <w:rFonts w:ascii="Trebuchet MS" w:hAnsi="Trebuchet MS" w:cs="Trebuchet MS"/>
                <w:sz w:val="18"/>
                <w:szCs w:val="18"/>
              </w:rPr>
            </w:pPr>
            <w:ins w:id="2772" w:author="Line Hvingel" w:date="2022-12-20T13:35:00Z">
              <w:r w:rsidRPr="00DC5F88">
                <w:rPr>
                  <w:rFonts w:ascii="Trebuchet MS" w:hAnsi="Trebuchet MS" w:cs="Trebuchet MS"/>
                  <w:sz w:val="18"/>
                  <w:szCs w:val="18"/>
                </w:rPr>
                <w:t>0-254 tegn</w:t>
              </w:r>
            </w:ins>
          </w:p>
        </w:tc>
        <w:tc>
          <w:tcPr>
            <w:tcW w:w="1412" w:type="dxa"/>
            <w:tcBorders>
              <w:top w:val="single" w:sz="4" w:space="0" w:color="auto"/>
              <w:left w:val="single" w:sz="4" w:space="0" w:color="auto"/>
              <w:bottom w:val="nil"/>
              <w:right w:val="single" w:sz="4" w:space="0" w:color="auto"/>
            </w:tcBorders>
            <w:shd w:val="clear" w:color="auto" w:fill="99CCFF"/>
            <w:vAlign w:val="bottom"/>
          </w:tcPr>
          <w:p w14:paraId="102BA19D" w14:textId="7509042E" w:rsidR="007F6565" w:rsidRPr="00B87969" w:rsidRDefault="007F6565" w:rsidP="007F6565">
            <w:pPr>
              <w:jc w:val="center"/>
              <w:rPr>
                <w:ins w:id="2773" w:author="Line Hvingel" w:date="2022-12-20T13:35:00Z"/>
                <w:rFonts w:ascii="Trebuchet MS" w:hAnsi="Trebuchet MS" w:cs="Trebuchet MS"/>
                <w:sz w:val="18"/>
                <w:szCs w:val="18"/>
              </w:rPr>
            </w:pPr>
            <w:ins w:id="2774" w:author="Line Hvingel" w:date="2022-12-20T13:35:00Z">
              <w:r w:rsidRPr="0017048F">
                <w:rPr>
                  <w:rFonts w:ascii="Trebuchet MS" w:hAnsi="Trebuchet MS" w:cs="Trebuchet MS"/>
                  <w:sz w:val="18"/>
                  <w:szCs w:val="18"/>
                </w:rPr>
                <w:t>F</w:t>
              </w:r>
            </w:ins>
          </w:p>
        </w:tc>
        <w:tc>
          <w:tcPr>
            <w:tcW w:w="2816" w:type="dxa"/>
            <w:tcBorders>
              <w:top w:val="single" w:sz="4" w:space="0" w:color="auto"/>
              <w:left w:val="single" w:sz="4" w:space="0" w:color="auto"/>
              <w:bottom w:val="nil"/>
              <w:right w:val="single" w:sz="4" w:space="0" w:color="auto"/>
            </w:tcBorders>
            <w:shd w:val="clear" w:color="auto" w:fill="99CCFF"/>
            <w:vAlign w:val="bottom"/>
          </w:tcPr>
          <w:p w14:paraId="74E3C7D8" w14:textId="75F258AF" w:rsidR="007F6565" w:rsidRPr="00B87969" w:rsidRDefault="007F6565" w:rsidP="007F6565">
            <w:pPr>
              <w:rPr>
                <w:ins w:id="2775" w:author="Line Hvingel" w:date="2022-12-20T13:35:00Z"/>
                <w:rFonts w:ascii="Trebuchet MS" w:hAnsi="Trebuchet MS" w:cs="Trebuchet MS"/>
                <w:sz w:val="18"/>
                <w:szCs w:val="18"/>
              </w:rPr>
            </w:pPr>
            <w:ins w:id="2776" w:author="Line Hvingel" w:date="2022-12-20T13:35:00Z">
              <w:r w:rsidRPr="0017048F">
                <w:rPr>
                  <w:rFonts w:ascii="Trebuchet MS" w:hAnsi="Trebuchet MS" w:cs="Trebuchet MS"/>
                  <w:sz w:val="18"/>
                  <w:szCs w:val="18"/>
                </w:rPr>
                <w:t>Hadbjerg Hallen</w:t>
              </w:r>
            </w:ins>
          </w:p>
        </w:tc>
      </w:tr>
      <w:tr w:rsidR="007F6565" w:rsidRPr="00B87969" w14:paraId="040B03AC" w14:textId="77777777" w:rsidTr="003C0924">
        <w:trPr>
          <w:trHeight w:hRule="exact" w:val="255"/>
          <w:ins w:id="2777" w:author="Line Hvingel" w:date="2022-12-20T13:35:00Z"/>
        </w:trPr>
        <w:tc>
          <w:tcPr>
            <w:tcW w:w="2429" w:type="dxa"/>
            <w:tcBorders>
              <w:top w:val="single" w:sz="4" w:space="0" w:color="auto"/>
              <w:left w:val="single" w:sz="4" w:space="0" w:color="auto"/>
              <w:bottom w:val="nil"/>
              <w:right w:val="single" w:sz="4" w:space="0" w:color="auto"/>
            </w:tcBorders>
            <w:shd w:val="clear" w:color="auto" w:fill="99CCFF"/>
            <w:vAlign w:val="bottom"/>
          </w:tcPr>
          <w:p w14:paraId="2FC855A3" w14:textId="6D413B11" w:rsidR="007F6565" w:rsidRPr="00EA3291" w:rsidRDefault="007F6565" w:rsidP="007F6565">
            <w:pPr>
              <w:rPr>
                <w:ins w:id="2778" w:author="Line Hvingel" w:date="2022-12-20T13:35:00Z"/>
                <w:rFonts w:ascii="Trebuchet MS" w:hAnsi="Trebuchet MS" w:cs="Trebuchet MS"/>
                <w:sz w:val="18"/>
                <w:szCs w:val="18"/>
              </w:rPr>
            </w:pPr>
            <w:proofErr w:type="spellStart"/>
            <w:ins w:id="2779" w:author="Line Hvingel" w:date="2022-12-20T13:35:00Z">
              <w:r w:rsidRPr="007F6565">
                <w:rPr>
                  <w:rFonts w:ascii="Trebuchet MS" w:hAnsi="Trebuchet MS" w:cs="Trebuchet MS"/>
                  <w:sz w:val="18"/>
                  <w:szCs w:val="18"/>
                </w:rPr>
                <w:t>navn_d</w:t>
              </w:r>
              <w:proofErr w:type="spellEnd"/>
            </w:ins>
          </w:p>
        </w:tc>
        <w:tc>
          <w:tcPr>
            <w:tcW w:w="4183" w:type="dxa"/>
            <w:tcBorders>
              <w:top w:val="single" w:sz="4" w:space="0" w:color="auto"/>
              <w:left w:val="single" w:sz="4" w:space="0" w:color="auto"/>
              <w:bottom w:val="nil"/>
              <w:right w:val="single" w:sz="4" w:space="0" w:color="auto"/>
            </w:tcBorders>
            <w:shd w:val="clear" w:color="auto" w:fill="99CCFF"/>
            <w:vAlign w:val="bottom"/>
          </w:tcPr>
          <w:p w14:paraId="338A2116" w14:textId="7A83E100" w:rsidR="007F6565" w:rsidRPr="00EA3291" w:rsidRDefault="007F6565" w:rsidP="007F6565">
            <w:pPr>
              <w:rPr>
                <w:ins w:id="2780" w:author="Line Hvingel" w:date="2022-12-20T13:35:00Z"/>
                <w:rFonts w:ascii="Trebuchet MS" w:hAnsi="Trebuchet MS" w:cs="Trebuchet MS"/>
                <w:sz w:val="18"/>
                <w:szCs w:val="18"/>
              </w:rPr>
            </w:pPr>
            <w:ins w:id="2781" w:author="Line Hvingel" w:date="2022-12-20T13:35:00Z">
              <w:r w:rsidRPr="00EA3291">
                <w:rPr>
                  <w:rFonts w:ascii="Trebuchet MS" w:hAnsi="Trebuchet MS" w:cs="Trebuchet MS"/>
                  <w:sz w:val="18"/>
                  <w:szCs w:val="18"/>
                </w:rPr>
                <w:t>Navn på faciliteten</w:t>
              </w:r>
              <w:r>
                <w:rPr>
                  <w:rFonts w:ascii="Trebuchet MS" w:hAnsi="Trebuchet MS" w:cs="Trebuchet MS"/>
                  <w:sz w:val="18"/>
                  <w:szCs w:val="18"/>
                </w:rPr>
                <w:t xml:space="preserve"> (tysk)</w:t>
              </w:r>
            </w:ins>
          </w:p>
        </w:tc>
        <w:tc>
          <w:tcPr>
            <w:tcW w:w="1520" w:type="dxa"/>
            <w:tcBorders>
              <w:top w:val="single" w:sz="4" w:space="0" w:color="auto"/>
              <w:left w:val="single" w:sz="4" w:space="0" w:color="auto"/>
              <w:bottom w:val="nil"/>
              <w:right w:val="single" w:sz="4" w:space="0" w:color="auto"/>
            </w:tcBorders>
            <w:shd w:val="clear" w:color="auto" w:fill="99CCFF"/>
            <w:vAlign w:val="bottom"/>
          </w:tcPr>
          <w:p w14:paraId="55241EC9" w14:textId="305BB782" w:rsidR="007F6565" w:rsidRPr="00B87969" w:rsidRDefault="007F6565" w:rsidP="007F6565">
            <w:pPr>
              <w:rPr>
                <w:ins w:id="2782" w:author="Line Hvingel" w:date="2022-12-20T13:35:00Z"/>
                <w:rFonts w:ascii="Trebuchet MS" w:hAnsi="Trebuchet MS" w:cs="Trebuchet MS"/>
                <w:sz w:val="18"/>
                <w:szCs w:val="18"/>
              </w:rPr>
            </w:pPr>
            <w:ins w:id="2783" w:author="Line Hvingel" w:date="2022-12-20T13:35:00Z">
              <w:r w:rsidRPr="0017048F">
                <w:rPr>
                  <w:rFonts w:ascii="Trebuchet MS" w:hAnsi="Trebuchet MS" w:cs="Trebuchet MS"/>
                  <w:sz w:val="18"/>
                  <w:szCs w:val="18"/>
                </w:rPr>
                <w:t>Tekststreng</w:t>
              </w:r>
            </w:ins>
          </w:p>
        </w:tc>
        <w:tc>
          <w:tcPr>
            <w:tcW w:w="1356" w:type="dxa"/>
            <w:tcBorders>
              <w:top w:val="single" w:sz="4" w:space="0" w:color="auto"/>
              <w:left w:val="single" w:sz="4" w:space="0" w:color="auto"/>
              <w:bottom w:val="nil"/>
              <w:right w:val="single" w:sz="4" w:space="0" w:color="auto"/>
            </w:tcBorders>
            <w:shd w:val="clear" w:color="auto" w:fill="99CCFF"/>
            <w:vAlign w:val="bottom"/>
          </w:tcPr>
          <w:p w14:paraId="65BDDE08" w14:textId="499BCF77" w:rsidR="007F6565" w:rsidRPr="001F76A3" w:rsidRDefault="007F6565" w:rsidP="007F6565">
            <w:pPr>
              <w:rPr>
                <w:ins w:id="2784" w:author="Line Hvingel" w:date="2022-12-20T13:35:00Z"/>
                <w:rFonts w:ascii="Trebuchet MS" w:hAnsi="Trebuchet MS" w:cs="Trebuchet MS"/>
                <w:sz w:val="18"/>
                <w:szCs w:val="18"/>
              </w:rPr>
            </w:pPr>
            <w:ins w:id="2785" w:author="Line Hvingel" w:date="2022-12-20T13:35:00Z">
              <w:r w:rsidRPr="00DC5F88">
                <w:rPr>
                  <w:rFonts w:ascii="Trebuchet MS" w:hAnsi="Trebuchet MS" w:cs="Trebuchet MS"/>
                  <w:sz w:val="18"/>
                  <w:szCs w:val="18"/>
                </w:rPr>
                <w:t>0-254 tegn</w:t>
              </w:r>
            </w:ins>
          </w:p>
        </w:tc>
        <w:tc>
          <w:tcPr>
            <w:tcW w:w="1412" w:type="dxa"/>
            <w:tcBorders>
              <w:top w:val="single" w:sz="4" w:space="0" w:color="auto"/>
              <w:left w:val="single" w:sz="4" w:space="0" w:color="auto"/>
              <w:bottom w:val="nil"/>
              <w:right w:val="single" w:sz="4" w:space="0" w:color="auto"/>
            </w:tcBorders>
            <w:shd w:val="clear" w:color="auto" w:fill="99CCFF"/>
            <w:vAlign w:val="bottom"/>
          </w:tcPr>
          <w:p w14:paraId="3FFBD104" w14:textId="7972EEE1" w:rsidR="007F6565" w:rsidRPr="00B87969" w:rsidRDefault="007F6565" w:rsidP="007F6565">
            <w:pPr>
              <w:jc w:val="center"/>
              <w:rPr>
                <w:ins w:id="2786" w:author="Line Hvingel" w:date="2022-12-20T13:35:00Z"/>
                <w:rFonts w:ascii="Trebuchet MS" w:hAnsi="Trebuchet MS" w:cs="Trebuchet MS"/>
                <w:sz w:val="18"/>
                <w:szCs w:val="18"/>
              </w:rPr>
            </w:pPr>
            <w:ins w:id="2787" w:author="Line Hvingel" w:date="2022-12-20T13:35:00Z">
              <w:r w:rsidRPr="0017048F">
                <w:rPr>
                  <w:rFonts w:ascii="Trebuchet MS" w:hAnsi="Trebuchet MS" w:cs="Trebuchet MS"/>
                  <w:sz w:val="18"/>
                  <w:szCs w:val="18"/>
                </w:rPr>
                <w:t>F</w:t>
              </w:r>
            </w:ins>
          </w:p>
        </w:tc>
        <w:tc>
          <w:tcPr>
            <w:tcW w:w="2816" w:type="dxa"/>
            <w:tcBorders>
              <w:top w:val="single" w:sz="4" w:space="0" w:color="auto"/>
              <w:left w:val="single" w:sz="4" w:space="0" w:color="auto"/>
              <w:bottom w:val="nil"/>
              <w:right w:val="single" w:sz="4" w:space="0" w:color="auto"/>
            </w:tcBorders>
            <w:shd w:val="clear" w:color="auto" w:fill="99CCFF"/>
            <w:vAlign w:val="bottom"/>
          </w:tcPr>
          <w:p w14:paraId="3A8E66D0" w14:textId="49432819" w:rsidR="007F6565" w:rsidRPr="00B87969" w:rsidRDefault="007F6565" w:rsidP="007F6565">
            <w:pPr>
              <w:rPr>
                <w:ins w:id="2788" w:author="Line Hvingel" w:date="2022-12-20T13:35:00Z"/>
                <w:rFonts w:ascii="Trebuchet MS" w:hAnsi="Trebuchet MS" w:cs="Trebuchet MS"/>
                <w:sz w:val="18"/>
                <w:szCs w:val="18"/>
              </w:rPr>
            </w:pPr>
            <w:ins w:id="2789" w:author="Line Hvingel" w:date="2022-12-20T13:35:00Z">
              <w:r w:rsidRPr="0017048F">
                <w:rPr>
                  <w:rFonts w:ascii="Trebuchet MS" w:hAnsi="Trebuchet MS" w:cs="Trebuchet MS"/>
                  <w:sz w:val="18"/>
                  <w:szCs w:val="18"/>
                </w:rPr>
                <w:t>Hadbjerg Hallen</w:t>
              </w:r>
            </w:ins>
          </w:p>
        </w:tc>
      </w:tr>
      <w:tr w:rsidR="00CB4BEB" w:rsidRPr="00B87969" w14:paraId="1CE37BD6" w14:textId="77777777" w:rsidTr="001F76A3">
        <w:trPr>
          <w:trHeight w:hRule="exact" w:val="992"/>
        </w:trPr>
        <w:tc>
          <w:tcPr>
            <w:tcW w:w="2429" w:type="dxa"/>
            <w:tcBorders>
              <w:top w:val="single" w:sz="4" w:space="0" w:color="auto"/>
              <w:left w:val="single" w:sz="4" w:space="0" w:color="auto"/>
              <w:bottom w:val="nil"/>
              <w:right w:val="single" w:sz="4" w:space="0" w:color="auto"/>
            </w:tcBorders>
            <w:shd w:val="clear" w:color="auto" w:fill="99CCFF"/>
            <w:vAlign w:val="bottom"/>
          </w:tcPr>
          <w:p w14:paraId="7F1900EB" w14:textId="77777777" w:rsidR="00CB4BEB" w:rsidRPr="001F76A3" w:rsidRDefault="00CB4BEB" w:rsidP="003C0924">
            <w:pPr>
              <w:rPr>
                <w:rFonts w:ascii="Trebuchet MS" w:hAnsi="Trebuchet MS" w:cs="Trebuchet MS"/>
                <w:sz w:val="18"/>
                <w:szCs w:val="18"/>
              </w:rPr>
            </w:pPr>
            <w:proofErr w:type="spellStart"/>
            <w:r w:rsidRPr="00EA3291">
              <w:rPr>
                <w:rFonts w:ascii="Trebuchet MS" w:hAnsi="Trebuchet MS" w:cs="Trebuchet MS"/>
                <w:sz w:val="18"/>
                <w:szCs w:val="18"/>
              </w:rPr>
              <w:t>beskrivels</w:t>
            </w:r>
            <w:proofErr w:type="spellEnd"/>
          </w:p>
        </w:tc>
        <w:tc>
          <w:tcPr>
            <w:tcW w:w="4183" w:type="dxa"/>
            <w:tcBorders>
              <w:top w:val="single" w:sz="4" w:space="0" w:color="auto"/>
              <w:left w:val="single" w:sz="4" w:space="0" w:color="auto"/>
              <w:bottom w:val="nil"/>
              <w:right w:val="single" w:sz="4" w:space="0" w:color="auto"/>
            </w:tcBorders>
            <w:shd w:val="clear" w:color="auto" w:fill="99CCFF"/>
          </w:tcPr>
          <w:p w14:paraId="7D453433" w14:textId="77777777" w:rsidR="00CB4BEB" w:rsidRPr="00EA3291" w:rsidRDefault="00CB4BEB" w:rsidP="003C0924">
            <w:pPr>
              <w:rPr>
                <w:rFonts w:ascii="Trebuchet MS" w:hAnsi="Trebuchet MS" w:cs="Trebuchet MS"/>
                <w:sz w:val="18"/>
                <w:szCs w:val="18"/>
              </w:rPr>
            </w:pPr>
            <w:r>
              <w:rPr>
                <w:rFonts w:ascii="Trebuchet MS" w:hAnsi="Trebuchet MS" w:cs="Trebuchet MS"/>
                <w:sz w:val="18"/>
                <w:szCs w:val="18"/>
              </w:rPr>
              <w:t>K</w:t>
            </w:r>
            <w:r w:rsidRPr="00EA3291">
              <w:rPr>
                <w:rFonts w:ascii="Trebuchet MS" w:hAnsi="Trebuchet MS" w:cs="Trebuchet MS"/>
                <w:sz w:val="18"/>
                <w:szCs w:val="18"/>
              </w:rPr>
              <w:t xml:space="preserve">ort tekst </w:t>
            </w:r>
            <w:r>
              <w:rPr>
                <w:rFonts w:ascii="Trebuchet MS" w:hAnsi="Trebuchet MS" w:cs="Trebuchet MS"/>
                <w:sz w:val="18"/>
                <w:szCs w:val="18"/>
              </w:rPr>
              <w:t>som beskriver</w:t>
            </w:r>
            <w:r w:rsidRPr="00EA3291">
              <w:rPr>
                <w:rFonts w:ascii="Trebuchet MS" w:hAnsi="Trebuchet MS" w:cs="Trebuchet MS"/>
                <w:sz w:val="18"/>
                <w:szCs w:val="18"/>
              </w:rPr>
              <w:t xml:space="preserve"> faciliteten.</w:t>
            </w:r>
          </w:p>
          <w:p w14:paraId="62F07A0B" w14:textId="77777777" w:rsidR="00CB4BEB" w:rsidRPr="001F76A3" w:rsidRDefault="00CB4BEB" w:rsidP="003C0924">
            <w:pPr>
              <w:rPr>
                <w:rFonts w:ascii="Trebuchet MS" w:hAnsi="Trebuchet MS" w:cs="Trebuchet MS"/>
                <w:sz w:val="18"/>
                <w:szCs w:val="18"/>
              </w:rPr>
            </w:pPr>
          </w:p>
        </w:tc>
        <w:tc>
          <w:tcPr>
            <w:tcW w:w="1520" w:type="dxa"/>
            <w:tcBorders>
              <w:top w:val="single" w:sz="4" w:space="0" w:color="auto"/>
              <w:left w:val="single" w:sz="4" w:space="0" w:color="auto"/>
              <w:bottom w:val="nil"/>
              <w:right w:val="single" w:sz="4" w:space="0" w:color="auto"/>
            </w:tcBorders>
            <w:shd w:val="clear" w:color="auto" w:fill="99CCFF"/>
            <w:vAlign w:val="bottom"/>
          </w:tcPr>
          <w:p w14:paraId="3E86D907" w14:textId="77777777" w:rsidR="00CB4BEB" w:rsidRPr="00B87969"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5640C3FF" w14:textId="77777777" w:rsidR="00CB4BEB" w:rsidRPr="00B87969" w:rsidRDefault="00CB4BEB" w:rsidP="003C0924">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412" w:type="dxa"/>
            <w:tcBorders>
              <w:top w:val="single" w:sz="4" w:space="0" w:color="auto"/>
              <w:left w:val="single" w:sz="4" w:space="0" w:color="auto"/>
              <w:bottom w:val="nil"/>
              <w:right w:val="single" w:sz="4" w:space="0" w:color="auto"/>
            </w:tcBorders>
            <w:shd w:val="clear" w:color="auto" w:fill="99CCFF"/>
            <w:vAlign w:val="bottom"/>
          </w:tcPr>
          <w:p w14:paraId="0DAC0168" w14:textId="77777777" w:rsidR="00CB4BEB" w:rsidRPr="00B87969"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99CCFF"/>
          </w:tcPr>
          <w:p w14:paraId="1ABE983F" w14:textId="77777777" w:rsidR="00CB4BEB" w:rsidRPr="00B87969" w:rsidRDefault="00CB4BEB" w:rsidP="003C0924">
            <w:pPr>
              <w:rPr>
                <w:rFonts w:ascii="Trebuchet MS" w:hAnsi="Trebuchet MS" w:cs="Trebuchet MS"/>
                <w:sz w:val="18"/>
                <w:szCs w:val="18"/>
              </w:rPr>
            </w:pPr>
            <w:r w:rsidRPr="00205449">
              <w:rPr>
                <w:rFonts w:ascii="Trebuchet MS" w:hAnsi="Trebuchet MS" w:cs="Trebuchet MS"/>
                <w:sz w:val="18"/>
                <w:szCs w:val="18"/>
              </w:rPr>
              <w:t>Pladsen ligger i et kuperet terræn. Her er et mærket stisystem, som bringer dig rundt i området.</w:t>
            </w:r>
          </w:p>
        </w:tc>
      </w:tr>
      <w:tr w:rsidR="00CB4BEB" w:rsidRPr="00B87969" w14:paraId="0995A8A3" w14:textId="77777777" w:rsidTr="001F76A3">
        <w:trPr>
          <w:trHeight w:hRule="exact" w:val="2196"/>
        </w:trPr>
        <w:tc>
          <w:tcPr>
            <w:tcW w:w="2429" w:type="dxa"/>
            <w:tcBorders>
              <w:top w:val="single" w:sz="4" w:space="0" w:color="auto"/>
              <w:left w:val="single" w:sz="4" w:space="0" w:color="auto"/>
              <w:bottom w:val="nil"/>
              <w:right w:val="single" w:sz="4" w:space="0" w:color="auto"/>
            </w:tcBorders>
            <w:shd w:val="clear" w:color="auto" w:fill="99CCFF"/>
            <w:vAlign w:val="bottom"/>
          </w:tcPr>
          <w:p w14:paraId="5E127723" w14:textId="77777777" w:rsidR="00CB4BEB" w:rsidRPr="001F76A3" w:rsidRDefault="00CB4BEB" w:rsidP="003C0924">
            <w:pPr>
              <w:rPr>
                <w:rFonts w:ascii="Trebuchet MS" w:hAnsi="Trebuchet MS" w:cs="Trebuchet MS"/>
                <w:sz w:val="18"/>
                <w:szCs w:val="18"/>
              </w:rPr>
            </w:pPr>
            <w:proofErr w:type="spellStart"/>
            <w:r>
              <w:rPr>
                <w:rFonts w:ascii="Trebuchet MS" w:hAnsi="Trebuchet MS" w:cs="Trebuchet MS"/>
                <w:sz w:val="18"/>
                <w:szCs w:val="18"/>
              </w:rPr>
              <w:t>lang_beskr</w:t>
            </w:r>
            <w:proofErr w:type="spellEnd"/>
          </w:p>
        </w:tc>
        <w:tc>
          <w:tcPr>
            <w:tcW w:w="4183" w:type="dxa"/>
            <w:tcBorders>
              <w:top w:val="single" w:sz="4" w:space="0" w:color="auto"/>
              <w:left w:val="single" w:sz="4" w:space="0" w:color="auto"/>
              <w:bottom w:val="nil"/>
              <w:right w:val="single" w:sz="4" w:space="0" w:color="auto"/>
            </w:tcBorders>
            <w:shd w:val="clear" w:color="auto" w:fill="99CCFF"/>
          </w:tcPr>
          <w:p w14:paraId="057174FA" w14:textId="77777777" w:rsidR="00CB4BEB" w:rsidRPr="001F76A3" w:rsidRDefault="00CB4BEB" w:rsidP="003C0924">
            <w:pPr>
              <w:rPr>
                <w:rFonts w:ascii="Trebuchet MS" w:hAnsi="Trebuchet MS" w:cs="Trebuchet MS"/>
                <w:sz w:val="18"/>
                <w:szCs w:val="18"/>
              </w:rPr>
            </w:pPr>
            <w:r>
              <w:rPr>
                <w:rFonts w:ascii="Trebuchet MS" w:hAnsi="Trebuchet MS" w:cs="Trebuchet MS"/>
                <w:sz w:val="18"/>
                <w:szCs w:val="18"/>
              </w:rPr>
              <w:t>Lang tekst som beskriver faciliteten</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6CA14693" w14:textId="77777777" w:rsidR="00CB4BEB" w:rsidRPr="00B87969"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021D789B" w14:textId="77777777" w:rsidR="00CB4BEB" w:rsidRPr="00B87969" w:rsidRDefault="00CB4BEB" w:rsidP="003C0924">
            <w:pPr>
              <w:rPr>
                <w:rFonts w:ascii="Trebuchet MS" w:hAnsi="Trebuchet MS" w:cs="Trebuchet MS"/>
                <w:sz w:val="18"/>
                <w:szCs w:val="18"/>
              </w:rPr>
            </w:pPr>
            <w:r w:rsidRPr="001F76A3">
              <w:rPr>
                <w:rFonts w:ascii="Trebuchet MS" w:hAnsi="Trebuchet MS" w:cs="Trebuchet MS"/>
                <w:sz w:val="18"/>
                <w:szCs w:val="18"/>
              </w:rPr>
              <w:t>0-3000 tegn</w:t>
            </w:r>
          </w:p>
        </w:tc>
        <w:tc>
          <w:tcPr>
            <w:tcW w:w="1412" w:type="dxa"/>
            <w:tcBorders>
              <w:top w:val="single" w:sz="4" w:space="0" w:color="auto"/>
              <w:left w:val="single" w:sz="4" w:space="0" w:color="auto"/>
              <w:bottom w:val="nil"/>
              <w:right w:val="single" w:sz="4" w:space="0" w:color="auto"/>
            </w:tcBorders>
            <w:shd w:val="clear" w:color="auto" w:fill="99CCFF"/>
            <w:vAlign w:val="bottom"/>
          </w:tcPr>
          <w:p w14:paraId="3FA887E2" w14:textId="77777777" w:rsidR="00CB4BEB" w:rsidRPr="00B87969"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99CCFF"/>
          </w:tcPr>
          <w:p w14:paraId="3F71BE13" w14:textId="77777777" w:rsidR="00CB4BEB" w:rsidRPr="00B87969" w:rsidRDefault="00CB4BEB" w:rsidP="003C0924">
            <w:pPr>
              <w:rPr>
                <w:rFonts w:ascii="Trebuchet MS" w:hAnsi="Trebuchet MS" w:cs="Trebuchet MS"/>
                <w:sz w:val="18"/>
                <w:szCs w:val="18"/>
              </w:rPr>
            </w:pPr>
            <w:r w:rsidRPr="00205449">
              <w:rPr>
                <w:rFonts w:ascii="Trebuchet MS" w:hAnsi="Trebuchet MS" w:cs="Trebuchet MS"/>
                <w:sz w:val="18"/>
                <w:szCs w:val="18"/>
              </w:rPr>
              <w:t>Pladsen ligger i et kuperet terræn, ikke langt fra den fredede herregård Baggesvogn. Her er et mærket stisystem, som bringer dig rundt i området. Der er opstillet en oversigtstavle ved stien. Shelterne kan låses med medbragt hængelås.</w:t>
            </w:r>
          </w:p>
        </w:tc>
      </w:tr>
      <w:tr w:rsidR="00CB4BEB" w:rsidRPr="00D76891" w14:paraId="1A10BC87" w14:textId="77777777" w:rsidTr="003C0924">
        <w:trPr>
          <w:trHeight w:hRule="exact" w:val="840"/>
        </w:trPr>
        <w:tc>
          <w:tcPr>
            <w:tcW w:w="2429" w:type="dxa"/>
            <w:tcBorders>
              <w:top w:val="single" w:sz="4" w:space="0" w:color="auto"/>
              <w:left w:val="single" w:sz="4" w:space="0" w:color="auto"/>
              <w:bottom w:val="nil"/>
              <w:right w:val="single" w:sz="4" w:space="0" w:color="auto"/>
            </w:tcBorders>
            <w:shd w:val="clear" w:color="auto" w:fill="99CCFF"/>
            <w:vAlign w:val="bottom"/>
          </w:tcPr>
          <w:p w14:paraId="4D731E80" w14:textId="77777777" w:rsidR="00CB4BEB" w:rsidRPr="001F76A3" w:rsidRDefault="00CB4BEB" w:rsidP="003C0924">
            <w:pPr>
              <w:rPr>
                <w:rFonts w:ascii="Trebuchet MS" w:hAnsi="Trebuchet MS" w:cs="Trebuchet MS"/>
                <w:sz w:val="18"/>
                <w:szCs w:val="18"/>
              </w:rPr>
            </w:pPr>
            <w:proofErr w:type="spellStart"/>
            <w:r>
              <w:rPr>
                <w:rFonts w:ascii="Trebuchet MS" w:hAnsi="Trebuchet MS" w:cs="Trebuchet MS"/>
                <w:sz w:val="18"/>
                <w:szCs w:val="18"/>
              </w:rPr>
              <w:t>uk_k_beskr</w:t>
            </w:r>
            <w:proofErr w:type="spellEnd"/>
          </w:p>
        </w:tc>
        <w:tc>
          <w:tcPr>
            <w:tcW w:w="4183" w:type="dxa"/>
            <w:tcBorders>
              <w:top w:val="single" w:sz="4" w:space="0" w:color="auto"/>
              <w:left w:val="single" w:sz="4" w:space="0" w:color="auto"/>
              <w:bottom w:val="nil"/>
              <w:right w:val="single" w:sz="4" w:space="0" w:color="auto"/>
            </w:tcBorders>
            <w:shd w:val="clear" w:color="auto" w:fill="99CCFF"/>
          </w:tcPr>
          <w:p w14:paraId="5465F18F" w14:textId="77777777" w:rsidR="00CB4BEB" w:rsidRPr="001F76A3" w:rsidRDefault="00CB4BEB" w:rsidP="003C0924">
            <w:pPr>
              <w:rPr>
                <w:rFonts w:ascii="Trebuchet MS" w:hAnsi="Trebuchet MS" w:cs="Trebuchet MS"/>
                <w:sz w:val="18"/>
                <w:szCs w:val="18"/>
              </w:rPr>
            </w:pPr>
            <w:r>
              <w:rPr>
                <w:rFonts w:ascii="Trebuchet MS" w:hAnsi="Trebuchet MS" w:cs="Trebuchet MS"/>
                <w:sz w:val="18"/>
                <w:szCs w:val="18"/>
              </w:rPr>
              <w:t>Engelsk, kort tekst som beskriver faciliteten</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65F0EBB7" w14:textId="77777777" w:rsidR="00CB4BEB" w:rsidRPr="00B87969"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668FB37B" w14:textId="77777777" w:rsidR="00CB4BEB" w:rsidRPr="00B87969" w:rsidRDefault="00CB4BEB" w:rsidP="003C0924">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412" w:type="dxa"/>
            <w:tcBorders>
              <w:top w:val="single" w:sz="4" w:space="0" w:color="auto"/>
              <w:left w:val="single" w:sz="4" w:space="0" w:color="auto"/>
              <w:bottom w:val="nil"/>
              <w:right w:val="single" w:sz="4" w:space="0" w:color="auto"/>
            </w:tcBorders>
            <w:shd w:val="clear" w:color="auto" w:fill="99CCFF"/>
            <w:vAlign w:val="bottom"/>
          </w:tcPr>
          <w:p w14:paraId="31E55405" w14:textId="77777777" w:rsidR="00CB4BEB" w:rsidRPr="00B87969"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99CCFF"/>
          </w:tcPr>
          <w:p w14:paraId="45D51198" w14:textId="77777777" w:rsidR="00CB4BEB" w:rsidRPr="00985237" w:rsidRDefault="00CB4BEB" w:rsidP="003C0924">
            <w:pPr>
              <w:rPr>
                <w:rFonts w:ascii="Trebuchet MS" w:hAnsi="Trebuchet MS" w:cs="Trebuchet MS"/>
                <w:sz w:val="18"/>
                <w:szCs w:val="18"/>
                <w:lang w:val="en-US"/>
              </w:rPr>
            </w:pPr>
            <w:r w:rsidRPr="00985237">
              <w:rPr>
                <w:rFonts w:ascii="Trebuchet MS" w:hAnsi="Trebuchet MS" w:cs="Trebuchet MS"/>
                <w:sz w:val="18"/>
                <w:szCs w:val="18"/>
                <w:lang w:val="en-US"/>
              </w:rPr>
              <w:t xml:space="preserve">The site </w:t>
            </w:r>
            <w:proofErr w:type="gramStart"/>
            <w:r w:rsidRPr="00985237">
              <w:rPr>
                <w:rFonts w:ascii="Trebuchet MS" w:hAnsi="Trebuchet MS" w:cs="Trebuchet MS"/>
                <w:sz w:val="18"/>
                <w:szCs w:val="18"/>
                <w:lang w:val="en-US"/>
              </w:rPr>
              <w:t>is located in</w:t>
            </w:r>
            <w:proofErr w:type="gramEnd"/>
            <w:r w:rsidRPr="00985237">
              <w:rPr>
                <w:rFonts w:ascii="Trebuchet MS" w:hAnsi="Trebuchet MS" w:cs="Trebuchet MS"/>
                <w:sz w:val="18"/>
                <w:szCs w:val="18"/>
                <w:lang w:val="en-US"/>
              </w:rPr>
              <w:t xml:space="preserve"> a hilly terrain. Here is a marked path system that brings you around the area.</w:t>
            </w:r>
          </w:p>
        </w:tc>
      </w:tr>
      <w:tr w:rsidR="00CB4BEB" w:rsidRPr="00B87969" w14:paraId="07B76E81" w14:textId="77777777" w:rsidTr="001F76A3">
        <w:trPr>
          <w:trHeight w:hRule="exact" w:val="493"/>
        </w:trPr>
        <w:tc>
          <w:tcPr>
            <w:tcW w:w="2429" w:type="dxa"/>
            <w:tcBorders>
              <w:top w:val="single" w:sz="4" w:space="0" w:color="auto"/>
              <w:left w:val="single" w:sz="4" w:space="0" w:color="auto"/>
              <w:bottom w:val="nil"/>
              <w:right w:val="single" w:sz="4" w:space="0" w:color="auto"/>
            </w:tcBorders>
            <w:shd w:val="clear" w:color="auto" w:fill="99CCFF"/>
            <w:vAlign w:val="bottom"/>
          </w:tcPr>
          <w:p w14:paraId="0F1D4563" w14:textId="77777777" w:rsidR="00CB4BEB" w:rsidRPr="001F76A3" w:rsidRDefault="00CB4BEB" w:rsidP="003C0924">
            <w:pPr>
              <w:rPr>
                <w:rFonts w:ascii="Trebuchet MS" w:hAnsi="Trebuchet MS" w:cs="Trebuchet MS"/>
                <w:sz w:val="18"/>
                <w:szCs w:val="18"/>
              </w:rPr>
            </w:pPr>
            <w:proofErr w:type="spellStart"/>
            <w:r>
              <w:rPr>
                <w:rFonts w:ascii="Trebuchet MS" w:hAnsi="Trebuchet MS" w:cs="Trebuchet MS"/>
                <w:sz w:val="18"/>
                <w:szCs w:val="18"/>
              </w:rPr>
              <w:t>uk_l_beskr</w:t>
            </w:r>
            <w:proofErr w:type="spellEnd"/>
          </w:p>
        </w:tc>
        <w:tc>
          <w:tcPr>
            <w:tcW w:w="4183" w:type="dxa"/>
            <w:tcBorders>
              <w:top w:val="single" w:sz="4" w:space="0" w:color="auto"/>
              <w:left w:val="single" w:sz="4" w:space="0" w:color="auto"/>
              <w:bottom w:val="nil"/>
              <w:right w:val="single" w:sz="4" w:space="0" w:color="auto"/>
            </w:tcBorders>
            <w:shd w:val="clear" w:color="auto" w:fill="99CCFF"/>
          </w:tcPr>
          <w:p w14:paraId="70FB9F3C" w14:textId="77777777" w:rsidR="00CB4BEB" w:rsidRPr="001F76A3" w:rsidRDefault="00CB4BEB" w:rsidP="003C0924">
            <w:pPr>
              <w:rPr>
                <w:rFonts w:ascii="Trebuchet MS" w:hAnsi="Trebuchet MS" w:cs="Trebuchet MS"/>
                <w:sz w:val="18"/>
                <w:szCs w:val="18"/>
              </w:rPr>
            </w:pPr>
            <w:r>
              <w:rPr>
                <w:rFonts w:ascii="Trebuchet MS" w:hAnsi="Trebuchet MS" w:cs="Trebuchet MS"/>
                <w:sz w:val="18"/>
                <w:szCs w:val="18"/>
              </w:rPr>
              <w:t>Engelsk, lang tekst som beskriver faciliteten</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0018AA73" w14:textId="77777777" w:rsidR="00CB4BEB" w:rsidRPr="00B87969"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4D4FB5C0" w14:textId="77777777" w:rsidR="00CB4BEB" w:rsidRPr="00B87969" w:rsidRDefault="00CB4BEB" w:rsidP="003C0924">
            <w:pPr>
              <w:rPr>
                <w:rFonts w:ascii="Trebuchet MS" w:hAnsi="Trebuchet MS" w:cs="Trebuchet MS"/>
                <w:sz w:val="18"/>
                <w:szCs w:val="18"/>
              </w:rPr>
            </w:pPr>
            <w:r w:rsidRPr="001F76A3">
              <w:rPr>
                <w:rFonts w:ascii="Trebuchet MS" w:hAnsi="Trebuchet MS" w:cs="Trebuchet MS"/>
                <w:sz w:val="18"/>
                <w:szCs w:val="18"/>
              </w:rPr>
              <w:t>0-3000 tegn</w:t>
            </w:r>
          </w:p>
        </w:tc>
        <w:tc>
          <w:tcPr>
            <w:tcW w:w="1412" w:type="dxa"/>
            <w:tcBorders>
              <w:top w:val="single" w:sz="4" w:space="0" w:color="auto"/>
              <w:left w:val="single" w:sz="4" w:space="0" w:color="auto"/>
              <w:bottom w:val="nil"/>
              <w:right w:val="single" w:sz="4" w:space="0" w:color="auto"/>
            </w:tcBorders>
            <w:shd w:val="clear" w:color="auto" w:fill="99CCFF"/>
            <w:vAlign w:val="bottom"/>
          </w:tcPr>
          <w:p w14:paraId="05FC5488" w14:textId="77777777" w:rsidR="00CB4BEB" w:rsidRPr="00B87969"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99CCFF"/>
          </w:tcPr>
          <w:p w14:paraId="3C4394FC" w14:textId="77777777" w:rsidR="00CB4BEB" w:rsidRPr="00B87969" w:rsidRDefault="00CB4BEB" w:rsidP="003C0924">
            <w:pPr>
              <w:rPr>
                <w:rFonts w:ascii="Trebuchet MS" w:hAnsi="Trebuchet MS" w:cs="Trebuchet MS"/>
                <w:sz w:val="18"/>
                <w:szCs w:val="18"/>
              </w:rPr>
            </w:pPr>
            <w:r w:rsidRPr="00985237">
              <w:rPr>
                <w:rFonts w:ascii="Trebuchet MS" w:hAnsi="Trebuchet MS" w:cs="Trebuchet MS"/>
                <w:sz w:val="18"/>
                <w:szCs w:val="18"/>
                <w:lang w:val="en-US"/>
              </w:rPr>
              <w:t xml:space="preserve">The site </w:t>
            </w:r>
            <w:proofErr w:type="gramStart"/>
            <w:r w:rsidRPr="00985237">
              <w:rPr>
                <w:rFonts w:ascii="Trebuchet MS" w:hAnsi="Trebuchet MS" w:cs="Trebuchet MS"/>
                <w:sz w:val="18"/>
                <w:szCs w:val="18"/>
                <w:lang w:val="en-US"/>
              </w:rPr>
              <w:t>is located in</w:t>
            </w:r>
            <w:proofErr w:type="gramEnd"/>
            <w:r w:rsidRPr="00985237">
              <w:rPr>
                <w:rFonts w:ascii="Trebuchet MS" w:hAnsi="Trebuchet MS" w:cs="Trebuchet MS"/>
                <w:sz w:val="18"/>
                <w:szCs w:val="18"/>
                <w:lang w:val="en-US"/>
              </w:rPr>
              <w:t xml:space="preserve"> a hilly terrain. </w:t>
            </w:r>
            <w:r w:rsidRPr="001F76A3">
              <w:rPr>
                <w:rFonts w:ascii="Trebuchet MS" w:hAnsi="Trebuchet MS" w:cs="Trebuchet MS"/>
                <w:sz w:val="18"/>
                <w:szCs w:val="18"/>
              </w:rPr>
              <w:t>Here is</w:t>
            </w:r>
            <w:proofErr w:type="gramStart"/>
            <w:r w:rsidRPr="001F76A3">
              <w:rPr>
                <w:rFonts w:ascii="Trebuchet MS" w:hAnsi="Trebuchet MS" w:cs="Trebuchet MS"/>
                <w:sz w:val="18"/>
                <w:szCs w:val="18"/>
              </w:rPr>
              <w:t xml:space="preserve"> ….</w:t>
            </w:r>
            <w:proofErr w:type="gramEnd"/>
          </w:p>
        </w:tc>
      </w:tr>
      <w:tr w:rsidR="00CB4BEB" w:rsidRPr="00D76891" w14:paraId="6F3FED11" w14:textId="77777777" w:rsidTr="001F76A3">
        <w:trPr>
          <w:trHeight w:hRule="exact" w:val="982"/>
        </w:trPr>
        <w:tc>
          <w:tcPr>
            <w:tcW w:w="2429" w:type="dxa"/>
            <w:tcBorders>
              <w:top w:val="single" w:sz="4" w:space="0" w:color="auto"/>
              <w:left w:val="single" w:sz="4" w:space="0" w:color="auto"/>
              <w:bottom w:val="nil"/>
              <w:right w:val="single" w:sz="4" w:space="0" w:color="auto"/>
            </w:tcBorders>
            <w:shd w:val="clear" w:color="auto" w:fill="99CCFF"/>
            <w:vAlign w:val="bottom"/>
          </w:tcPr>
          <w:p w14:paraId="2316EE02" w14:textId="77777777" w:rsidR="00CB4BEB" w:rsidRPr="001F76A3" w:rsidRDefault="00CB4BEB" w:rsidP="003C0924">
            <w:pPr>
              <w:rPr>
                <w:rFonts w:ascii="Trebuchet MS" w:hAnsi="Trebuchet MS" w:cs="Trebuchet MS"/>
                <w:sz w:val="18"/>
                <w:szCs w:val="18"/>
              </w:rPr>
            </w:pPr>
            <w:proofErr w:type="spellStart"/>
            <w:r>
              <w:rPr>
                <w:rFonts w:ascii="Trebuchet MS" w:hAnsi="Trebuchet MS" w:cs="Trebuchet MS"/>
                <w:sz w:val="18"/>
                <w:szCs w:val="18"/>
              </w:rPr>
              <w:t>d_k_beskr</w:t>
            </w:r>
            <w:proofErr w:type="spellEnd"/>
          </w:p>
        </w:tc>
        <w:tc>
          <w:tcPr>
            <w:tcW w:w="4183" w:type="dxa"/>
            <w:tcBorders>
              <w:top w:val="single" w:sz="4" w:space="0" w:color="auto"/>
              <w:left w:val="single" w:sz="4" w:space="0" w:color="auto"/>
              <w:bottom w:val="nil"/>
              <w:right w:val="single" w:sz="4" w:space="0" w:color="auto"/>
            </w:tcBorders>
            <w:shd w:val="clear" w:color="auto" w:fill="99CCFF"/>
          </w:tcPr>
          <w:p w14:paraId="41B57D78" w14:textId="77777777" w:rsidR="00CB4BEB" w:rsidRPr="001F76A3" w:rsidRDefault="00CB4BEB" w:rsidP="003C0924">
            <w:pPr>
              <w:rPr>
                <w:rFonts w:ascii="Trebuchet MS" w:hAnsi="Trebuchet MS" w:cs="Trebuchet MS"/>
                <w:sz w:val="18"/>
                <w:szCs w:val="18"/>
              </w:rPr>
            </w:pPr>
            <w:r>
              <w:rPr>
                <w:rFonts w:ascii="Trebuchet MS" w:hAnsi="Trebuchet MS" w:cs="Trebuchet MS"/>
                <w:sz w:val="18"/>
                <w:szCs w:val="18"/>
              </w:rPr>
              <w:t>Tysk, kort tekst som beskriver faciliteten</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6A9B4E04" w14:textId="77777777" w:rsidR="00CB4BEB" w:rsidRPr="00B87969"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630CDF18" w14:textId="77777777" w:rsidR="00CB4BEB" w:rsidRPr="00B87969" w:rsidRDefault="00CB4BEB" w:rsidP="003C0924">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412" w:type="dxa"/>
            <w:tcBorders>
              <w:top w:val="single" w:sz="4" w:space="0" w:color="auto"/>
              <w:left w:val="single" w:sz="4" w:space="0" w:color="auto"/>
              <w:bottom w:val="nil"/>
              <w:right w:val="single" w:sz="4" w:space="0" w:color="auto"/>
            </w:tcBorders>
            <w:shd w:val="clear" w:color="auto" w:fill="99CCFF"/>
            <w:vAlign w:val="bottom"/>
          </w:tcPr>
          <w:p w14:paraId="7FD78E48" w14:textId="77777777" w:rsidR="00CB4BEB" w:rsidRPr="00B87969"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99CCFF"/>
          </w:tcPr>
          <w:p w14:paraId="0B7A55F2" w14:textId="77777777" w:rsidR="00CB4BEB" w:rsidRPr="00985237" w:rsidRDefault="00CB4BEB" w:rsidP="003C0924">
            <w:pPr>
              <w:rPr>
                <w:rFonts w:ascii="Trebuchet MS" w:hAnsi="Trebuchet MS" w:cs="Trebuchet MS"/>
                <w:sz w:val="18"/>
                <w:szCs w:val="18"/>
                <w:lang w:val="en-US"/>
              </w:rPr>
            </w:pPr>
            <w:r w:rsidRPr="001F76A3">
              <w:rPr>
                <w:rFonts w:ascii="Trebuchet MS" w:hAnsi="Trebuchet MS" w:cs="Trebuchet MS"/>
                <w:sz w:val="18"/>
                <w:szCs w:val="18"/>
              </w:rPr>
              <w:t xml:space="preserve">Der </w:t>
            </w:r>
            <w:proofErr w:type="spellStart"/>
            <w:r w:rsidRPr="001F76A3">
              <w:rPr>
                <w:rFonts w:ascii="Trebuchet MS" w:hAnsi="Trebuchet MS" w:cs="Trebuchet MS"/>
                <w:sz w:val="18"/>
                <w:szCs w:val="18"/>
              </w:rPr>
              <w:t>Standort</w:t>
            </w:r>
            <w:proofErr w:type="spellEnd"/>
            <w:r w:rsidRPr="001F76A3">
              <w:rPr>
                <w:rFonts w:ascii="Trebuchet MS" w:hAnsi="Trebuchet MS" w:cs="Trebuchet MS"/>
                <w:sz w:val="18"/>
                <w:szCs w:val="18"/>
              </w:rPr>
              <w:t xml:space="preserve"> </w:t>
            </w:r>
            <w:proofErr w:type="spellStart"/>
            <w:r w:rsidRPr="001F76A3">
              <w:rPr>
                <w:rFonts w:ascii="Trebuchet MS" w:hAnsi="Trebuchet MS" w:cs="Trebuchet MS"/>
                <w:sz w:val="18"/>
                <w:szCs w:val="18"/>
              </w:rPr>
              <w:t>liegt</w:t>
            </w:r>
            <w:proofErr w:type="spellEnd"/>
            <w:r w:rsidRPr="001F76A3">
              <w:rPr>
                <w:rFonts w:ascii="Trebuchet MS" w:hAnsi="Trebuchet MS" w:cs="Trebuchet MS"/>
                <w:sz w:val="18"/>
                <w:szCs w:val="18"/>
              </w:rPr>
              <w:t xml:space="preserve"> in </w:t>
            </w:r>
            <w:proofErr w:type="spellStart"/>
            <w:r w:rsidRPr="001F76A3">
              <w:rPr>
                <w:rFonts w:ascii="Trebuchet MS" w:hAnsi="Trebuchet MS" w:cs="Trebuchet MS"/>
                <w:sz w:val="18"/>
                <w:szCs w:val="18"/>
              </w:rPr>
              <w:t>einem</w:t>
            </w:r>
            <w:proofErr w:type="spellEnd"/>
            <w:r w:rsidRPr="001F76A3">
              <w:rPr>
                <w:rFonts w:ascii="Trebuchet MS" w:hAnsi="Trebuchet MS" w:cs="Trebuchet MS"/>
                <w:sz w:val="18"/>
                <w:szCs w:val="18"/>
              </w:rPr>
              <w:t xml:space="preserve"> </w:t>
            </w:r>
            <w:proofErr w:type="spellStart"/>
            <w:r w:rsidRPr="001F76A3">
              <w:rPr>
                <w:rFonts w:ascii="Trebuchet MS" w:hAnsi="Trebuchet MS" w:cs="Trebuchet MS"/>
                <w:sz w:val="18"/>
                <w:szCs w:val="18"/>
              </w:rPr>
              <w:t>hügeligen</w:t>
            </w:r>
            <w:proofErr w:type="spellEnd"/>
            <w:r w:rsidRPr="001F76A3">
              <w:rPr>
                <w:rFonts w:ascii="Trebuchet MS" w:hAnsi="Trebuchet MS" w:cs="Trebuchet MS"/>
                <w:sz w:val="18"/>
                <w:szCs w:val="18"/>
              </w:rPr>
              <w:t xml:space="preserve"> </w:t>
            </w:r>
            <w:proofErr w:type="spellStart"/>
            <w:r w:rsidRPr="001F76A3">
              <w:rPr>
                <w:rFonts w:ascii="Trebuchet MS" w:hAnsi="Trebuchet MS" w:cs="Trebuchet MS"/>
                <w:sz w:val="18"/>
                <w:szCs w:val="18"/>
              </w:rPr>
              <w:t>Gelände</w:t>
            </w:r>
            <w:proofErr w:type="spellEnd"/>
            <w:r w:rsidRPr="001F76A3">
              <w:rPr>
                <w:rFonts w:ascii="Trebuchet MS" w:hAnsi="Trebuchet MS" w:cs="Trebuchet MS"/>
                <w:sz w:val="18"/>
                <w:szCs w:val="18"/>
              </w:rPr>
              <w:t xml:space="preserve">. </w:t>
            </w:r>
            <w:proofErr w:type="spellStart"/>
            <w:r w:rsidRPr="00985237">
              <w:rPr>
                <w:rFonts w:ascii="Trebuchet MS" w:hAnsi="Trebuchet MS" w:cs="Trebuchet MS"/>
                <w:sz w:val="18"/>
                <w:szCs w:val="18"/>
                <w:lang w:val="en-US"/>
              </w:rPr>
              <w:t>Hier</w:t>
            </w:r>
            <w:proofErr w:type="spellEnd"/>
            <w:r w:rsidRPr="00985237">
              <w:rPr>
                <w:rFonts w:ascii="Trebuchet MS" w:hAnsi="Trebuchet MS" w:cs="Trebuchet MS"/>
                <w:sz w:val="18"/>
                <w:szCs w:val="18"/>
                <w:lang w:val="en-US"/>
              </w:rPr>
              <w:t xml:space="preserve"> </w:t>
            </w:r>
            <w:proofErr w:type="spellStart"/>
            <w:r w:rsidRPr="00985237">
              <w:rPr>
                <w:rFonts w:ascii="Trebuchet MS" w:hAnsi="Trebuchet MS" w:cs="Trebuchet MS"/>
                <w:sz w:val="18"/>
                <w:szCs w:val="18"/>
                <w:lang w:val="en-US"/>
              </w:rPr>
              <w:t>ist</w:t>
            </w:r>
            <w:proofErr w:type="spellEnd"/>
            <w:r w:rsidRPr="00985237">
              <w:rPr>
                <w:rFonts w:ascii="Trebuchet MS" w:hAnsi="Trebuchet MS" w:cs="Trebuchet MS"/>
                <w:sz w:val="18"/>
                <w:szCs w:val="18"/>
                <w:lang w:val="en-US"/>
              </w:rPr>
              <w:t xml:space="preserve"> </w:t>
            </w:r>
            <w:proofErr w:type="spellStart"/>
            <w:r w:rsidRPr="00985237">
              <w:rPr>
                <w:rFonts w:ascii="Trebuchet MS" w:hAnsi="Trebuchet MS" w:cs="Trebuchet MS"/>
                <w:sz w:val="18"/>
                <w:szCs w:val="18"/>
                <w:lang w:val="en-US"/>
              </w:rPr>
              <w:t>ein</w:t>
            </w:r>
            <w:proofErr w:type="spellEnd"/>
            <w:r w:rsidRPr="00985237">
              <w:rPr>
                <w:rFonts w:ascii="Trebuchet MS" w:hAnsi="Trebuchet MS" w:cs="Trebuchet MS"/>
                <w:sz w:val="18"/>
                <w:szCs w:val="18"/>
                <w:lang w:val="en-US"/>
              </w:rPr>
              <w:t xml:space="preserve"> </w:t>
            </w:r>
            <w:proofErr w:type="spellStart"/>
            <w:r w:rsidRPr="00985237">
              <w:rPr>
                <w:rFonts w:ascii="Trebuchet MS" w:hAnsi="Trebuchet MS" w:cs="Trebuchet MS"/>
                <w:sz w:val="18"/>
                <w:szCs w:val="18"/>
                <w:lang w:val="en-US"/>
              </w:rPr>
              <w:t>markiertes</w:t>
            </w:r>
            <w:proofErr w:type="spellEnd"/>
            <w:r w:rsidRPr="00985237">
              <w:rPr>
                <w:rFonts w:ascii="Trebuchet MS" w:hAnsi="Trebuchet MS" w:cs="Trebuchet MS"/>
                <w:sz w:val="18"/>
                <w:szCs w:val="18"/>
                <w:lang w:val="en-US"/>
              </w:rPr>
              <w:t xml:space="preserve"> </w:t>
            </w:r>
            <w:proofErr w:type="spellStart"/>
            <w:r w:rsidRPr="00985237">
              <w:rPr>
                <w:rFonts w:ascii="Trebuchet MS" w:hAnsi="Trebuchet MS" w:cs="Trebuchet MS"/>
                <w:sz w:val="18"/>
                <w:szCs w:val="18"/>
                <w:lang w:val="en-US"/>
              </w:rPr>
              <w:t>Wegesystem</w:t>
            </w:r>
            <w:proofErr w:type="spellEnd"/>
            <w:r w:rsidRPr="00985237">
              <w:rPr>
                <w:rFonts w:ascii="Trebuchet MS" w:hAnsi="Trebuchet MS" w:cs="Trebuchet MS"/>
                <w:sz w:val="18"/>
                <w:szCs w:val="18"/>
                <w:lang w:val="en-US"/>
              </w:rPr>
              <w:t xml:space="preserve">, das Sie </w:t>
            </w:r>
            <w:proofErr w:type="spellStart"/>
            <w:r w:rsidRPr="00985237">
              <w:rPr>
                <w:rFonts w:ascii="Trebuchet MS" w:hAnsi="Trebuchet MS" w:cs="Trebuchet MS"/>
                <w:sz w:val="18"/>
                <w:szCs w:val="18"/>
                <w:lang w:val="en-US"/>
              </w:rPr>
              <w:t>durch</w:t>
            </w:r>
            <w:proofErr w:type="spellEnd"/>
            <w:r w:rsidRPr="00985237">
              <w:rPr>
                <w:rFonts w:ascii="Trebuchet MS" w:hAnsi="Trebuchet MS" w:cs="Trebuchet MS"/>
                <w:sz w:val="18"/>
                <w:szCs w:val="18"/>
                <w:lang w:val="en-US"/>
              </w:rPr>
              <w:t xml:space="preserve"> die </w:t>
            </w:r>
            <w:proofErr w:type="spellStart"/>
            <w:r w:rsidRPr="00985237">
              <w:rPr>
                <w:rFonts w:ascii="Trebuchet MS" w:hAnsi="Trebuchet MS" w:cs="Trebuchet MS"/>
                <w:sz w:val="18"/>
                <w:szCs w:val="18"/>
                <w:lang w:val="en-US"/>
              </w:rPr>
              <w:t>Gegend</w:t>
            </w:r>
            <w:proofErr w:type="spellEnd"/>
            <w:r w:rsidRPr="00985237">
              <w:rPr>
                <w:rFonts w:ascii="Trebuchet MS" w:hAnsi="Trebuchet MS" w:cs="Trebuchet MS"/>
                <w:sz w:val="18"/>
                <w:szCs w:val="18"/>
                <w:lang w:val="en-US"/>
              </w:rPr>
              <w:t xml:space="preserve"> </w:t>
            </w:r>
            <w:proofErr w:type="spellStart"/>
            <w:r w:rsidRPr="00985237">
              <w:rPr>
                <w:rFonts w:ascii="Trebuchet MS" w:hAnsi="Trebuchet MS" w:cs="Trebuchet MS"/>
                <w:sz w:val="18"/>
                <w:szCs w:val="18"/>
                <w:lang w:val="en-US"/>
              </w:rPr>
              <w:t>führt</w:t>
            </w:r>
            <w:proofErr w:type="spellEnd"/>
            <w:r w:rsidRPr="00985237">
              <w:rPr>
                <w:rFonts w:ascii="Trebuchet MS" w:hAnsi="Trebuchet MS" w:cs="Trebuchet MS"/>
                <w:sz w:val="18"/>
                <w:szCs w:val="18"/>
                <w:lang w:val="en-US"/>
              </w:rPr>
              <w:t>.</w:t>
            </w:r>
          </w:p>
        </w:tc>
      </w:tr>
      <w:tr w:rsidR="00CB4BEB" w:rsidRPr="00B87969" w14:paraId="562AEC72" w14:textId="77777777" w:rsidTr="001F76A3">
        <w:trPr>
          <w:trHeight w:hRule="exact" w:val="571"/>
        </w:trPr>
        <w:tc>
          <w:tcPr>
            <w:tcW w:w="2429" w:type="dxa"/>
            <w:tcBorders>
              <w:top w:val="single" w:sz="4" w:space="0" w:color="auto"/>
              <w:left w:val="single" w:sz="4" w:space="0" w:color="auto"/>
              <w:bottom w:val="nil"/>
              <w:right w:val="single" w:sz="4" w:space="0" w:color="auto"/>
            </w:tcBorders>
            <w:shd w:val="clear" w:color="auto" w:fill="99CCFF"/>
            <w:vAlign w:val="bottom"/>
          </w:tcPr>
          <w:p w14:paraId="0276A24F" w14:textId="77777777" w:rsidR="00CB4BEB" w:rsidRPr="001F76A3" w:rsidRDefault="00CB4BEB" w:rsidP="003C0924">
            <w:pPr>
              <w:rPr>
                <w:rFonts w:ascii="Trebuchet MS" w:hAnsi="Trebuchet MS" w:cs="Trebuchet MS"/>
                <w:sz w:val="18"/>
                <w:szCs w:val="18"/>
              </w:rPr>
            </w:pPr>
            <w:proofErr w:type="spellStart"/>
            <w:r>
              <w:rPr>
                <w:rFonts w:ascii="Trebuchet MS" w:hAnsi="Trebuchet MS" w:cs="Trebuchet MS"/>
                <w:sz w:val="18"/>
                <w:szCs w:val="18"/>
              </w:rPr>
              <w:t>d_l_beskr</w:t>
            </w:r>
            <w:proofErr w:type="spellEnd"/>
          </w:p>
        </w:tc>
        <w:tc>
          <w:tcPr>
            <w:tcW w:w="4183" w:type="dxa"/>
            <w:tcBorders>
              <w:top w:val="single" w:sz="4" w:space="0" w:color="auto"/>
              <w:left w:val="single" w:sz="4" w:space="0" w:color="auto"/>
              <w:bottom w:val="nil"/>
              <w:right w:val="single" w:sz="4" w:space="0" w:color="auto"/>
            </w:tcBorders>
            <w:shd w:val="clear" w:color="auto" w:fill="99CCFF"/>
          </w:tcPr>
          <w:p w14:paraId="1C3D715D" w14:textId="77777777" w:rsidR="00CB4BEB" w:rsidRPr="001F76A3" w:rsidRDefault="00CB4BEB" w:rsidP="003C0924">
            <w:pPr>
              <w:rPr>
                <w:rFonts w:ascii="Trebuchet MS" w:hAnsi="Trebuchet MS" w:cs="Trebuchet MS"/>
                <w:sz w:val="18"/>
                <w:szCs w:val="18"/>
              </w:rPr>
            </w:pPr>
            <w:r>
              <w:rPr>
                <w:rFonts w:ascii="Trebuchet MS" w:hAnsi="Trebuchet MS" w:cs="Trebuchet MS"/>
                <w:sz w:val="18"/>
                <w:szCs w:val="18"/>
              </w:rPr>
              <w:t>Tysk, lang tekst som beskriver faciliteten</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7C32CD42" w14:textId="77777777" w:rsidR="00CB4BEB" w:rsidRPr="00B87969"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43F950F7" w14:textId="77777777" w:rsidR="00CB4BEB" w:rsidRPr="00B87969" w:rsidRDefault="00CB4BEB" w:rsidP="003C0924">
            <w:pPr>
              <w:rPr>
                <w:rFonts w:ascii="Trebuchet MS" w:hAnsi="Trebuchet MS" w:cs="Trebuchet MS"/>
                <w:sz w:val="18"/>
                <w:szCs w:val="18"/>
              </w:rPr>
            </w:pPr>
            <w:r w:rsidRPr="001F76A3">
              <w:rPr>
                <w:rFonts w:ascii="Trebuchet MS" w:hAnsi="Trebuchet MS" w:cs="Trebuchet MS"/>
                <w:sz w:val="18"/>
                <w:szCs w:val="18"/>
              </w:rPr>
              <w:t>0-3000 tegn</w:t>
            </w:r>
          </w:p>
        </w:tc>
        <w:tc>
          <w:tcPr>
            <w:tcW w:w="1412" w:type="dxa"/>
            <w:tcBorders>
              <w:top w:val="single" w:sz="4" w:space="0" w:color="auto"/>
              <w:left w:val="single" w:sz="4" w:space="0" w:color="auto"/>
              <w:bottom w:val="nil"/>
              <w:right w:val="single" w:sz="4" w:space="0" w:color="auto"/>
            </w:tcBorders>
            <w:shd w:val="clear" w:color="auto" w:fill="99CCFF"/>
            <w:vAlign w:val="bottom"/>
          </w:tcPr>
          <w:p w14:paraId="4EA3F476" w14:textId="77777777" w:rsidR="00CB4BEB" w:rsidRPr="00B87969"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99CCFF"/>
          </w:tcPr>
          <w:p w14:paraId="02E63FD1" w14:textId="77777777" w:rsidR="00CB4BEB" w:rsidRPr="00B87969" w:rsidRDefault="00CB4BEB" w:rsidP="003C0924">
            <w:pPr>
              <w:rPr>
                <w:rFonts w:ascii="Trebuchet MS" w:hAnsi="Trebuchet MS" w:cs="Trebuchet MS"/>
                <w:sz w:val="18"/>
                <w:szCs w:val="18"/>
              </w:rPr>
            </w:pPr>
            <w:r w:rsidRPr="001F76A3">
              <w:rPr>
                <w:rFonts w:ascii="Trebuchet MS" w:hAnsi="Trebuchet MS" w:cs="Trebuchet MS"/>
                <w:sz w:val="18"/>
                <w:szCs w:val="18"/>
              </w:rPr>
              <w:t xml:space="preserve">Der </w:t>
            </w:r>
            <w:proofErr w:type="spellStart"/>
            <w:r w:rsidRPr="001F76A3">
              <w:rPr>
                <w:rFonts w:ascii="Trebuchet MS" w:hAnsi="Trebuchet MS" w:cs="Trebuchet MS"/>
                <w:sz w:val="18"/>
                <w:szCs w:val="18"/>
              </w:rPr>
              <w:t>Standort</w:t>
            </w:r>
            <w:proofErr w:type="spellEnd"/>
            <w:r w:rsidRPr="001F76A3">
              <w:rPr>
                <w:rFonts w:ascii="Trebuchet MS" w:hAnsi="Trebuchet MS" w:cs="Trebuchet MS"/>
                <w:sz w:val="18"/>
                <w:szCs w:val="18"/>
              </w:rPr>
              <w:t xml:space="preserve"> </w:t>
            </w:r>
            <w:proofErr w:type="spellStart"/>
            <w:r w:rsidRPr="001F76A3">
              <w:rPr>
                <w:rFonts w:ascii="Trebuchet MS" w:hAnsi="Trebuchet MS" w:cs="Trebuchet MS"/>
                <w:sz w:val="18"/>
                <w:szCs w:val="18"/>
              </w:rPr>
              <w:t>liegt</w:t>
            </w:r>
            <w:proofErr w:type="spellEnd"/>
            <w:r w:rsidRPr="001F76A3">
              <w:rPr>
                <w:rFonts w:ascii="Trebuchet MS" w:hAnsi="Trebuchet MS" w:cs="Trebuchet MS"/>
                <w:sz w:val="18"/>
                <w:szCs w:val="18"/>
              </w:rPr>
              <w:t xml:space="preserve"> in </w:t>
            </w:r>
            <w:proofErr w:type="spellStart"/>
            <w:r w:rsidRPr="001F76A3">
              <w:rPr>
                <w:rFonts w:ascii="Trebuchet MS" w:hAnsi="Trebuchet MS" w:cs="Trebuchet MS"/>
                <w:sz w:val="18"/>
                <w:szCs w:val="18"/>
              </w:rPr>
              <w:t>einem</w:t>
            </w:r>
            <w:proofErr w:type="spellEnd"/>
            <w:r w:rsidRPr="001F76A3">
              <w:rPr>
                <w:rFonts w:ascii="Trebuchet MS" w:hAnsi="Trebuchet MS" w:cs="Trebuchet MS"/>
                <w:sz w:val="18"/>
                <w:szCs w:val="18"/>
              </w:rPr>
              <w:t xml:space="preserve"> </w:t>
            </w:r>
            <w:proofErr w:type="spellStart"/>
            <w:r w:rsidRPr="001F76A3">
              <w:rPr>
                <w:rFonts w:ascii="Trebuchet MS" w:hAnsi="Trebuchet MS" w:cs="Trebuchet MS"/>
                <w:sz w:val="18"/>
                <w:szCs w:val="18"/>
              </w:rPr>
              <w:t>hügeligen</w:t>
            </w:r>
            <w:proofErr w:type="spellEnd"/>
            <w:r w:rsidRPr="001F76A3">
              <w:rPr>
                <w:rFonts w:ascii="Trebuchet MS" w:hAnsi="Trebuchet MS" w:cs="Trebuchet MS"/>
                <w:sz w:val="18"/>
                <w:szCs w:val="18"/>
              </w:rPr>
              <w:t xml:space="preserve"> </w:t>
            </w:r>
            <w:proofErr w:type="spellStart"/>
            <w:r w:rsidRPr="001F76A3">
              <w:rPr>
                <w:rFonts w:ascii="Trebuchet MS" w:hAnsi="Trebuchet MS" w:cs="Trebuchet MS"/>
                <w:sz w:val="18"/>
                <w:szCs w:val="18"/>
              </w:rPr>
              <w:t>Gelände</w:t>
            </w:r>
            <w:proofErr w:type="spellEnd"/>
            <w:r w:rsidRPr="001F76A3">
              <w:rPr>
                <w:rFonts w:ascii="Trebuchet MS" w:hAnsi="Trebuchet MS" w:cs="Trebuchet MS"/>
                <w:sz w:val="18"/>
                <w:szCs w:val="18"/>
              </w:rPr>
              <w:t>. Hier …</w:t>
            </w:r>
          </w:p>
        </w:tc>
      </w:tr>
      <w:tr w:rsidR="00CB4BEB" w:rsidRPr="00B87969" w14:paraId="039DBD22" w14:textId="77777777" w:rsidTr="001F76A3">
        <w:trPr>
          <w:trHeight w:hRule="exact" w:val="493"/>
        </w:trPr>
        <w:tc>
          <w:tcPr>
            <w:tcW w:w="2429" w:type="dxa"/>
            <w:tcBorders>
              <w:top w:val="single" w:sz="4" w:space="0" w:color="auto"/>
              <w:left w:val="single" w:sz="4" w:space="0" w:color="auto"/>
              <w:bottom w:val="nil"/>
              <w:right w:val="single" w:sz="4" w:space="0" w:color="auto"/>
            </w:tcBorders>
            <w:shd w:val="clear" w:color="auto" w:fill="99CCFF"/>
            <w:vAlign w:val="bottom"/>
          </w:tcPr>
          <w:p w14:paraId="47BDC21C" w14:textId="77777777" w:rsidR="00CB4BEB" w:rsidRDefault="00CB4BEB" w:rsidP="003C0924">
            <w:pPr>
              <w:rPr>
                <w:rFonts w:ascii="Trebuchet MS" w:hAnsi="Trebuchet MS" w:cs="Trebuchet MS"/>
                <w:sz w:val="18"/>
                <w:szCs w:val="18"/>
              </w:rPr>
            </w:pPr>
            <w:proofErr w:type="spellStart"/>
            <w:r w:rsidRPr="00EA3291">
              <w:rPr>
                <w:rFonts w:ascii="Trebuchet MS" w:hAnsi="Trebuchet MS" w:cs="Trebuchet MS"/>
                <w:sz w:val="18"/>
                <w:szCs w:val="18"/>
              </w:rPr>
              <w:t>ansvar_org</w:t>
            </w:r>
            <w:proofErr w:type="spellEnd"/>
          </w:p>
        </w:tc>
        <w:tc>
          <w:tcPr>
            <w:tcW w:w="4183" w:type="dxa"/>
            <w:tcBorders>
              <w:top w:val="single" w:sz="4" w:space="0" w:color="auto"/>
              <w:left w:val="single" w:sz="4" w:space="0" w:color="auto"/>
              <w:bottom w:val="nil"/>
              <w:right w:val="single" w:sz="4" w:space="0" w:color="auto"/>
            </w:tcBorders>
            <w:shd w:val="clear" w:color="auto" w:fill="99CCFF"/>
            <w:vAlign w:val="bottom"/>
          </w:tcPr>
          <w:p w14:paraId="55CC7DD8" w14:textId="77777777" w:rsidR="00CB4BEB" w:rsidRDefault="00CB4BEB" w:rsidP="003C0924">
            <w:pPr>
              <w:rPr>
                <w:rFonts w:ascii="Trebuchet MS" w:hAnsi="Trebuchet MS" w:cs="Trebuchet MS"/>
                <w:sz w:val="18"/>
                <w:szCs w:val="18"/>
              </w:rPr>
            </w:pPr>
            <w:r w:rsidRPr="00EA3291">
              <w:rPr>
                <w:rFonts w:ascii="Trebuchet MS" w:hAnsi="Trebuchet MS" w:cs="Trebuchet MS"/>
                <w:sz w:val="18"/>
                <w:szCs w:val="18"/>
              </w:rPr>
              <w:t xml:space="preserve">Navn på </w:t>
            </w:r>
            <w:r w:rsidRPr="0035309B">
              <w:rPr>
                <w:rFonts w:ascii="Trebuchet MS" w:hAnsi="Trebuchet MS" w:cs="Trebuchet MS"/>
                <w:sz w:val="18"/>
                <w:szCs w:val="18"/>
              </w:rPr>
              <w:t>vedligeholdsansvarlig</w:t>
            </w:r>
            <w:r>
              <w:rPr>
                <w:rFonts w:ascii="Trebuchet MS" w:hAnsi="Trebuchet MS" w:cs="Trebuchet MS"/>
                <w:sz w:val="18"/>
                <w:szCs w:val="18"/>
              </w:rPr>
              <w:t xml:space="preserve"> </w:t>
            </w:r>
            <w:r w:rsidRPr="00EA3291">
              <w:rPr>
                <w:rFonts w:ascii="Trebuchet MS" w:hAnsi="Trebuchet MS" w:cs="Trebuchet MS"/>
                <w:sz w:val="18"/>
                <w:szCs w:val="18"/>
              </w:rPr>
              <w:t>organisationen</w:t>
            </w:r>
            <w:r>
              <w:rPr>
                <w:rFonts w:ascii="Trebuchet MS" w:hAnsi="Trebuchet MS" w:cs="Trebuchet MS"/>
                <w:sz w:val="18"/>
                <w:szCs w:val="18"/>
              </w:rPr>
              <w:t>.</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2104A0DC" w14:textId="77777777" w:rsidR="00CB4BEB" w:rsidRPr="0017048F"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499BE626" w14:textId="77777777" w:rsidR="00CB4BEB" w:rsidRPr="0017048F" w:rsidRDefault="00CB4BEB" w:rsidP="003C0924">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412" w:type="dxa"/>
            <w:tcBorders>
              <w:top w:val="single" w:sz="4" w:space="0" w:color="auto"/>
              <w:left w:val="single" w:sz="4" w:space="0" w:color="auto"/>
              <w:bottom w:val="nil"/>
              <w:right w:val="single" w:sz="4" w:space="0" w:color="auto"/>
            </w:tcBorders>
            <w:shd w:val="clear" w:color="auto" w:fill="99CCFF"/>
            <w:vAlign w:val="bottom"/>
          </w:tcPr>
          <w:p w14:paraId="7CD90B8E" w14:textId="77777777" w:rsidR="00CB4BEB" w:rsidRPr="0017048F"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99CCFF"/>
            <w:vAlign w:val="bottom"/>
          </w:tcPr>
          <w:p w14:paraId="2D9D38EE" w14:textId="77777777" w:rsidR="00CB4BEB" w:rsidRPr="00FA7904" w:rsidRDefault="00CB4BEB" w:rsidP="003C0924">
            <w:pPr>
              <w:rPr>
                <w:rFonts w:ascii="Trebuchet MS" w:hAnsi="Trebuchet MS" w:cs="Trebuchet MS"/>
                <w:sz w:val="18"/>
                <w:szCs w:val="18"/>
              </w:rPr>
            </w:pPr>
            <w:r w:rsidRPr="00EA7CB4">
              <w:rPr>
                <w:rFonts w:ascii="Trebuchet MS" w:hAnsi="Trebuchet MS" w:cs="Trebuchet MS"/>
                <w:sz w:val="18"/>
                <w:szCs w:val="18"/>
              </w:rPr>
              <w:t>Danmarks Naturfredningsforening</w:t>
            </w:r>
          </w:p>
        </w:tc>
      </w:tr>
      <w:tr w:rsidR="00CB4BEB" w:rsidRPr="00B87969" w14:paraId="5EE602B6" w14:textId="77777777" w:rsidTr="003C0924">
        <w:trPr>
          <w:trHeight w:hRule="exact" w:val="420"/>
        </w:trPr>
        <w:tc>
          <w:tcPr>
            <w:tcW w:w="2429" w:type="dxa"/>
            <w:tcBorders>
              <w:top w:val="single" w:sz="4" w:space="0" w:color="auto"/>
              <w:left w:val="single" w:sz="4" w:space="0" w:color="auto"/>
              <w:bottom w:val="nil"/>
              <w:right w:val="single" w:sz="4" w:space="0" w:color="auto"/>
            </w:tcBorders>
            <w:shd w:val="clear" w:color="auto" w:fill="99CCFF"/>
            <w:vAlign w:val="bottom"/>
          </w:tcPr>
          <w:p w14:paraId="556D7D71" w14:textId="77777777" w:rsidR="00CB4BEB" w:rsidRDefault="00CB4BEB" w:rsidP="003C0924">
            <w:pPr>
              <w:rPr>
                <w:rFonts w:ascii="Trebuchet MS" w:hAnsi="Trebuchet MS" w:cs="Trebuchet MS"/>
                <w:sz w:val="18"/>
                <w:szCs w:val="18"/>
              </w:rPr>
            </w:pPr>
            <w:proofErr w:type="spellStart"/>
            <w:r w:rsidRPr="00EA3291">
              <w:rPr>
                <w:rFonts w:ascii="Trebuchet MS" w:hAnsi="Trebuchet MS" w:cs="Trebuchet MS"/>
                <w:sz w:val="18"/>
                <w:szCs w:val="18"/>
              </w:rPr>
              <w:lastRenderedPageBreak/>
              <w:t>kontak_ved</w:t>
            </w:r>
            <w:proofErr w:type="spellEnd"/>
          </w:p>
        </w:tc>
        <w:tc>
          <w:tcPr>
            <w:tcW w:w="4183" w:type="dxa"/>
            <w:tcBorders>
              <w:top w:val="single" w:sz="4" w:space="0" w:color="auto"/>
              <w:left w:val="single" w:sz="4" w:space="0" w:color="auto"/>
              <w:bottom w:val="nil"/>
              <w:right w:val="single" w:sz="4" w:space="0" w:color="auto"/>
            </w:tcBorders>
            <w:shd w:val="clear" w:color="auto" w:fill="99CCFF"/>
            <w:vAlign w:val="bottom"/>
          </w:tcPr>
          <w:p w14:paraId="64724BD0" w14:textId="77777777" w:rsidR="00CB4BEB" w:rsidRDefault="00CB4BEB" w:rsidP="003C0924">
            <w:pPr>
              <w:rPr>
                <w:rFonts w:ascii="Trebuchet MS" w:hAnsi="Trebuchet MS" w:cs="Trebuchet MS"/>
                <w:sz w:val="18"/>
                <w:szCs w:val="18"/>
              </w:rPr>
            </w:pPr>
            <w:r w:rsidRPr="0035309B">
              <w:rPr>
                <w:rFonts w:ascii="Trebuchet MS" w:hAnsi="Trebuchet MS" w:cs="Trebuchet MS"/>
                <w:sz w:val="18"/>
                <w:szCs w:val="18"/>
              </w:rPr>
              <w:t>Telefon og/eller mailadresse, evt. kontaktforening. Ikke personfølsomme oplysninger!</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0FD35CC2" w14:textId="77777777" w:rsidR="00CB4BEB" w:rsidRPr="0017048F"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3A9A2B0F" w14:textId="77777777" w:rsidR="00CB4BEB" w:rsidRPr="0017048F" w:rsidRDefault="00CB4BEB" w:rsidP="003C0924">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412" w:type="dxa"/>
            <w:tcBorders>
              <w:top w:val="single" w:sz="4" w:space="0" w:color="auto"/>
              <w:left w:val="single" w:sz="4" w:space="0" w:color="auto"/>
              <w:bottom w:val="nil"/>
              <w:right w:val="single" w:sz="4" w:space="0" w:color="auto"/>
            </w:tcBorders>
            <w:shd w:val="clear" w:color="auto" w:fill="99CCFF"/>
            <w:vAlign w:val="bottom"/>
          </w:tcPr>
          <w:p w14:paraId="4772BB36" w14:textId="77777777" w:rsidR="00CB4BEB" w:rsidRPr="0017048F"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99CCFF"/>
            <w:vAlign w:val="bottom"/>
          </w:tcPr>
          <w:p w14:paraId="1784DB84" w14:textId="77777777" w:rsidR="00CB4BEB" w:rsidRPr="00FA7904" w:rsidRDefault="00000000" w:rsidP="003C0924">
            <w:pPr>
              <w:rPr>
                <w:rFonts w:ascii="Trebuchet MS" w:hAnsi="Trebuchet MS" w:cs="Trebuchet MS"/>
                <w:sz w:val="18"/>
                <w:szCs w:val="18"/>
              </w:rPr>
            </w:pPr>
            <w:hyperlink r:id="rId45" w:history="1">
              <w:r w:rsidR="00CB4BEB" w:rsidRPr="00EA3291">
                <w:rPr>
                  <w:rFonts w:ascii="Trebuchet MS" w:hAnsi="Trebuchet MS" w:cs="Trebuchet MS"/>
                  <w:sz w:val="18"/>
                  <w:szCs w:val="18"/>
                </w:rPr>
                <w:t>drift@hjoerring.dk</w:t>
              </w:r>
            </w:hyperlink>
            <w:r w:rsidR="00CB4BEB" w:rsidRPr="00EA7CB4">
              <w:rPr>
                <w:rFonts w:ascii="Trebuchet MS" w:hAnsi="Trebuchet MS" w:cs="Trebuchet MS"/>
                <w:sz w:val="18"/>
                <w:szCs w:val="18"/>
              </w:rPr>
              <w:t>,</w:t>
            </w:r>
            <w:r w:rsidR="00CB4BEB">
              <w:rPr>
                <w:rFonts w:ascii="Trebuchet MS" w:hAnsi="Trebuchet MS" w:cs="Trebuchet MS"/>
                <w:sz w:val="18"/>
                <w:szCs w:val="18"/>
              </w:rPr>
              <w:t xml:space="preserve"> </w:t>
            </w:r>
            <w:r w:rsidR="00CB4BEB" w:rsidRPr="00EA7CB4">
              <w:rPr>
                <w:rFonts w:ascii="Trebuchet MS" w:hAnsi="Trebuchet MS" w:cs="Trebuchet MS"/>
                <w:sz w:val="18"/>
                <w:szCs w:val="18"/>
              </w:rPr>
              <w:t>98989898</w:t>
            </w:r>
          </w:p>
        </w:tc>
      </w:tr>
      <w:tr w:rsidR="00CB4BEB" w:rsidRPr="00B87969" w14:paraId="55C71ADD"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3902DCF4" w14:textId="77777777" w:rsidR="00CB4BEB" w:rsidRPr="00B87969" w:rsidRDefault="00CB4BEB" w:rsidP="003C0924">
            <w:pPr>
              <w:rPr>
                <w:rFonts w:ascii="Trebuchet MS" w:hAnsi="Trebuchet MS"/>
                <w:sz w:val="18"/>
                <w:szCs w:val="18"/>
              </w:rPr>
            </w:pPr>
            <w:proofErr w:type="spellStart"/>
            <w:r w:rsidRPr="00B87969">
              <w:rPr>
                <w:rFonts w:ascii="Trebuchet MS" w:hAnsi="Trebuchet MS"/>
                <w:sz w:val="18"/>
                <w:szCs w:val="18"/>
              </w:rPr>
              <w:t>handicap_k</w:t>
            </w:r>
            <w:proofErr w:type="spellEnd"/>
          </w:p>
        </w:tc>
        <w:tc>
          <w:tcPr>
            <w:tcW w:w="11287" w:type="dxa"/>
            <w:gridSpan w:val="5"/>
            <w:tcBorders>
              <w:top w:val="single" w:sz="4" w:space="0" w:color="auto"/>
              <w:left w:val="single" w:sz="4" w:space="0" w:color="auto"/>
              <w:bottom w:val="nil"/>
              <w:right w:val="single" w:sz="4" w:space="0" w:color="auto"/>
            </w:tcBorders>
            <w:shd w:val="clear" w:color="auto" w:fill="97DDBA"/>
          </w:tcPr>
          <w:p w14:paraId="3DE35881"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Felt defineret under: 4.1 Standardiserede felter til de temaspecifikke datamodeller</w:t>
            </w:r>
            <w:r w:rsidRPr="001F76A3" w:rsidDel="00365106">
              <w:rPr>
                <w:rFonts w:ascii="Trebuchet MS" w:hAnsi="Trebuchet MS"/>
                <w:sz w:val="18"/>
                <w:szCs w:val="18"/>
              </w:rPr>
              <w:t xml:space="preserve"> </w:t>
            </w:r>
          </w:p>
        </w:tc>
      </w:tr>
      <w:tr w:rsidR="00CB4BEB" w:rsidRPr="00B87969" w14:paraId="66901D14"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525E6D7F"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handicap</w:t>
            </w:r>
          </w:p>
        </w:tc>
        <w:tc>
          <w:tcPr>
            <w:tcW w:w="11287" w:type="dxa"/>
            <w:gridSpan w:val="5"/>
            <w:tcBorders>
              <w:top w:val="single" w:sz="4" w:space="0" w:color="auto"/>
              <w:left w:val="single" w:sz="4" w:space="0" w:color="auto"/>
              <w:bottom w:val="nil"/>
              <w:right w:val="single" w:sz="4" w:space="0" w:color="auto"/>
            </w:tcBorders>
            <w:shd w:val="clear" w:color="auto" w:fill="97DDBA"/>
          </w:tcPr>
          <w:p w14:paraId="0B9B797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Felt defineret under: 4.1 Standardiserede felter til de temaspecifikke datamodeller</w:t>
            </w:r>
            <w:r w:rsidRPr="001F76A3" w:rsidDel="00365106">
              <w:rPr>
                <w:rFonts w:ascii="Trebuchet MS" w:hAnsi="Trebuchet MS"/>
                <w:sz w:val="18"/>
                <w:szCs w:val="18"/>
              </w:rPr>
              <w:t xml:space="preserve"> </w:t>
            </w:r>
          </w:p>
        </w:tc>
      </w:tr>
      <w:tr w:rsidR="00CB4BEB" w:rsidRPr="00E22421" w14:paraId="66CAEB79"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vAlign w:val="bottom"/>
          </w:tcPr>
          <w:p w14:paraId="41B8675A" w14:textId="77777777" w:rsidR="00CB4BEB" w:rsidRPr="001F76A3" w:rsidRDefault="00CB4BEB" w:rsidP="003C0924">
            <w:pPr>
              <w:rPr>
                <w:rFonts w:ascii="Trebuchet MS" w:hAnsi="Trebuchet MS"/>
                <w:sz w:val="18"/>
                <w:szCs w:val="18"/>
              </w:rPr>
            </w:pPr>
            <w:proofErr w:type="spellStart"/>
            <w:r w:rsidRPr="001F76A3">
              <w:rPr>
                <w:rFonts w:ascii="Trebuchet MS" w:hAnsi="Trebuchet MS"/>
                <w:sz w:val="18"/>
                <w:szCs w:val="18"/>
              </w:rPr>
              <w:t>saeson_k</w:t>
            </w:r>
            <w:proofErr w:type="spellEnd"/>
          </w:p>
        </w:tc>
        <w:tc>
          <w:tcPr>
            <w:tcW w:w="4183" w:type="dxa"/>
            <w:tcBorders>
              <w:top w:val="single" w:sz="4" w:space="0" w:color="auto"/>
              <w:left w:val="single" w:sz="4" w:space="0" w:color="auto"/>
              <w:bottom w:val="nil"/>
              <w:right w:val="single" w:sz="4" w:space="0" w:color="auto"/>
            </w:tcBorders>
            <w:shd w:val="clear" w:color="auto" w:fill="FFFFFF"/>
          </w:tcPr>
          <w:p w14:paraId="5A61AE6D"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Kode for facilitetens åbningsperiode</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706D776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328B2C53"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1-9</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203027B9"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7270A731"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1</w:t>
            </w:r>
          </w:p>
        </w:tc>
      </w:tr>
      <w:tr w:rsidR="00CB4BEB" w:rsidRPr="00E22421" w14:paraId="052BB1FF"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vAlign w:val="bottom"/>
          </w:tcPr>
          <w:p w14:paraId="11B877B9" w14:textId="77777777" w:rsidR="00CB4BEB" w:rsidRPr="001F76A3" w:rsidRDefault="00CB4BEB" w:rsidP="003C0924">
            <w:pPr>
              <w:rPr>
                <w:rFonts w:ascii="Trebuchet MS" w:hAnsi="Trebuchet MS"/>
                <w:sz w:val="18"/>
                <w:szCs w:val="18"/>
              </w:rPr>
            </w:pPr>
            <w:proofErr w:type="spellStart"/>
            <w:r w:rsidRPr="001F76A3">
              <w:rPr>
                <w:rFonts w:ascii="Trebuchet MS" w:hAnsi="Trebuchet MS"/>
                <w:sz w:val="18"/>
                <w:szCs w:val="18"/>
              </w:rPr>
              <w:t>saeson</w:t>
            </w:r>
            <w:proofErr w:type="spellEnd"/>
          </w:p>
        </w:tc>
        <w:tc>
          <w:tcPr>
            <w:tcW w:w="4183" w:type="dxa"/>
            <w:tcBorders>
              <w:top w:val="single" w:sz="4" w:space="0" w:color="auto"/>
              <w:left w:val="single" w:sz="4" w:space="0" w:color="auto"/>
              <w:bottom w:val="nil"/>
              <w:right w:val="single" w:sz="4" w:space="0" w:color="auto"/>
            </w:tcBorders>
            <w:shd w:val="clear" w:color="auto" w:fill="FFFFFF"/>
          </w:tcPr>
          <w:p w14:paraId="6CD5A3DC"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Defineres hvornår faciliteten er åben</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5AFC1CD7"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4EB4FEE"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0-50 tegn</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22661F8D"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S</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42D51FA4"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Helårsåbent</w:t>
            </w:r>
          </w:p>
        </w:tc>
      </w:tr>
      <w:tr w:rsidR="00CB4BEB" w:rsidRPr="00530EDC" w14:paraId="5001894E" w14:textId="77777777" w:rsidTr="000239D7">
        <w:trPr>
          <w:trHeight w:hRule="exact" w:val="341"/>
        </w:trPr>
        <w:tc>
          <w:tcPr>
            <w:tcW w:w="2429" w:type="dxa"/>
            <w:tcBorders>
              <w:top w:val="single" w:sz="4" w:space="0" w:color="auto"/>
              <w:left w:val="single" w:sz="4" w:space="0" w:color="auto"/>
              <w:bottom w:val="nil"/>
              <w:right w:val="single" w:sz="4" w:space="0" w:color="auto"/>
            </w:tcBorders>
            <w:shd w:val="clear" w:color="auto" w:fill="D9D9D9"/>
          </w:tcPr>
          <w:p w14:paraId="785827D3" w14:textId="77777777" w:rsidR="00CB4BEB" w:rsidRPr="001F76A3" w:rsidRDefault="00CB4BEB" w:rsidP="003C0924">
            <w:pPr>
              <w:rPr>
                <w:rFonts w:ascii="Trebuchet MS" w:hAnsi="Trebuchet MS"/>
                <w:sz w:val="18"/>
                <w:szCs w:val="18"/>
              </w:rPr>
            </w:pPr>
            <w:proofErr w:type="spellStart"/>
            <w:r w:rsidRPr="001F76A3">
              <w:rPr>
                <w:rFonts w:ascii="Trebuchet MS" w:hAnsi="Trebuchet MS"/>
                <w:sz w:val="18"/>
                <w:szCs w:val="18"/>
              </w:rPr>
              <w:t>saeson_st</w:t>
            </w:r>
            <w:proofErr w:type="spellEnd"/>
          </w:p>
        </w:tc>
        <w:tc>
          <w:tcPr>
            <w:tcW w:w="4183" w:type="dxa"/>
            <w:tcBorders>
              <w:top w:val="single" w:sz="4" w:space="0" w:color="auto"/>
              <w:left w:val="single" w:sz="4" w:space="0" w:color="auto"/>
              <w:bottom w:val="nil"/>
              <w:right w:val="single" w:sz="4" w:space="0" w:color="auto"/>
            </w:tcBorders>
            <w:shd w:val="clear" w:color="auto" w:fill="FFFFFF"/>
          </w:tcPr>
          <w:p w14:paraId="68FCBF96"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Sæsonstartdato (MM-DD)</w:t>
            </w:r>
          </w:p>
        </w:tc>
        <w:tc>
          <w:tcPr>
            <w:tcW w:w="1520" w:type="dxa"/>
            <w:tcBorders>
              <w:top w:val="single" w:sz="4" w:space="0" w:color="auto"/>
              <w:left w:val="single" w:sz="4" w:space="0" w:color="auto"/>
              <w:bottom w:val="nil"/>
              <w:right w:val="single" w:sz="4" w:space="0" w:color="auto"/>
            </w:tcBorders>
            <w:shd w:val="clear" w:color="auto" w:fill="FFFFFF"/>
          </w:tcPr>
          <w:p w14:paraId="434EDA19"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ISO date</w:t>
            </w:r>
          </w:p>
        </w:tc>
        <w:tc>
          <w:tcPr>
            <w:tcW w:w="1356" w:type="dxa"/>
            <w:tcBorders>
              <w:top w:val="single" w:sz="4" w:space="0" w:color="auto"/>
              <w:left w:val="single" w:sz="4" w:space="0" w:color="auto"/>
              <w:bottom w:val="nil"/>
              <w:right w:val="single" w:sz="4" w:space="0" w:color="auto"/>
            </w:tcBorders>
            <w:shd w:val="clear" w:color="auto" w:fill="FFFFFF"/>
          </w:tcPr>
          <w:p w14:paraId="4311CD8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01-01 – 12-31</w:t>
            </w:r>
          </w:p>
        </w:tc>
        <w:tc>
          <w:tcPr>
            <w:tcW w:w="1412" w:type="dxa"/>
            <w:tcBorders>
              <w:top w:val="single" w:sz="4" w:space="0" w:color="auto"/>
              <w:left w:val="single" w:sz="4" w:space="0" w:color="auto"/>
              <w:bottom w:val="nil"/>
              <w:right w:val="single" w:sz="4" w:space="0" w:color="auto"/>
            </w:tcBorders>
            <w:shd w:val="clear" w:color="auto" w:fill="FFFFFF"/>
          </w:tcPr>
          <w:p w14:paraId="1D072CE2"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tcPr>
          <w:p w14:paraId="37519658"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04-01</w:t>
            </w:r>
          </w:p>
        </w:tc>
      </w:tr>
      <w:tr w:rsidR="00CB4BEB" w:rsidRPr="00530EDC" w14:paraId="3C1D19C5" w14:textId="77777777" w:rsidTr="000239D7">
        <w:trPr>
          <w:trHeight w:hRule="exact" w:val="290"/>
        </w:trPr>
        <w:tc>
          <w:tcPr>
            <w:tcW w:w="2429" w:type="dxa"/>
            <w:tcBorders>
              <w:top w:val="single" w:sz="4" w:space="0" w:color="auto"/>
              <w:left w:val="single" w:sz="4" w:space="0" w:color="auto"/>
              <w:bottom w:val="nil"/>
              <w:right w:val="single" w:sz="4" w:space="0" w:color="auto"/>
            </w:tcBorders>
            <w:shd w:val="clear" w:color="auto" w:fill="D9D9D9"/>
          </w:tcPr>
          <w:p w14:paraId="65FD5F48" w14:textId="77777777" w:rsidR="00CB4BEB" w:rsidRPr="001F76A3" w:rsidRDefault="00CB4BEB" w:rsidP="003C0924">
            <w:pPr>
              <w:rPr>
                <w:rFonts w:ascii="Trebuchet MS" w:hAnsi="Trebuchet MS"/>
                <w:sz w:val="18"/>
                <w:szCs w:val="18"/>
              </w:rPr>
            </w:pPr>
            <w:proofErr w:type="spellStart"/>
            <w:r w:rsidRPr="001F76A3">
              <w:rPr>
                <w:rFonts w:ascii="Trebuchet MS" w:hAnsi="Trebuchet MS"/>
                <w:sz w:val="18"/>
                <w:szCs w:val="18"/>
              </w:rPr>
              <w:t>saeson_sl</w:t>
            </w:r>
            <w:proofErr w:type="spellEnd"/>
          </w:p>
        </w:tc>
        <w:tc>
          <w:tcPr>
            <w:tcW w:w="4183" w:type="dxa"/>
            <w:tcBorders>
              <w:top w:val="single" w:sz="4" w:space="0" w:color="auto"/>
              <w:left w:val="single" w:sz="4" w:space="0" w:color="auto"/>
              <w:bottom w:val="nil"/>
              <w:right w:val="single" w:sz="4" w:space="0" w:color="auto"/>
            </w:tcBorders>
            <w:shd w:val="clear" w:color="auto" w:fill="FFFFFF"/>
          </w:tcPr>
          <w:p w14:paraId="443D4737"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Sæsonslutdato (MM-DD)</w:t>
            </w:r>
          </w:p>
        </w:tc>
        <w:tc>
          <w:tcPr>
            <w:tcW w:w="1520" w:type="dxa"/>
            <w:tcBorders>
              <w:top w:val="single" w:sz="4" w:space="0" w:color="auto"/>
              <w:left w:val="single" w:sz="4" w:space="0" w:color="auto"/>
              <w:bottom w:val="nil"/>
              <w:right w:val="single" w:sz="4" w:space="0" w:color="auto"/>
            </w:tcBorders>
            <w:shd w:val="clear" w:color="auto" w:fill="FFFFFF"/>
          </w:tcPr>
          <w:p w14:paraId="7DE1DEB2"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ISO date</w:t>
            </w:r>
          </w:p>
        </w:tc>
        <w:tc>
          <w:tcPr>
            <w:tcW w:w="1356" w:type="dxa"/>
            <w:tcBorders>
              <w:top w:val="single" w:sz="4" w:space="0" w:color="auto"/>
              <w:left w:val="single" w:sz="4" w:space="0" w:color="auto"/>
              <w:bottom w:val="nil"/>
              <w:right w:val="single" w:sz="4" w:space="0" w:color="auto"/>
            </w:tcBorders>
            <w:shd w:val="clear" w:color="auto" w:fill="FFFFFF"/>
          </w:tcPr>
          <w:p w14:paraId="5D294B13"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01-01 – 12-31</w:t>
            </w:r>
          </w:p>
        </w:tc>
        <w:tc>
          <w:tcPr>
            <w:tcW w:w="1412" w:type="dxa"/>
            <w:tcBorders>
              <w:top w:val="single" w:sz="4" w:space="0" w:color="auto"/>
              <w:left w:val="single" w:sz="4" w:space="0" w:color="auto"/>
              <w:bottom w:val="nil"/>
              <w:right w:val="single" w:sz="4" w:space="0" w:color="auto"/>
            </w:tcBorders>
            <w:shd w:val="clear" w:color="auto" w:fill="FFFFFF"/>
          </w:tcPr>
          <w:p w14:paraId="1431EDD9"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tcPr>
          <w:p w14:paraId="5A7E5E6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10-31</w:t>
            </w:r>
          </w:p>
          <w:p w14:paraId="3CF91EBD" w14:textId="77777777" w:rsidR="00CB4BEB" w:rsidRPr="001F76A3" w:rsidRDefault="00CB4BEB" w:rsidP="003C0924">
            <w:pPr>
              <w:rPr>
                <w:rFonts w:ascii="Trebuchet MS" w:hAnsi="Trebuchet MS"/>
                <w:sz w:val="18"/>
                <w:szCs w:val="18"/>
              </w:rPr>
            </w:pPr>
          </w:p>
        </w:tc>
      </w:tr>
      <w:tr w:rsidR="00CB4BEB" w:rsidRPr="00E22421" w14:paraId="71FB9751" w14:textId="77777777" w:rsidTr="003C0924">
        <w:trPr>
          <w:trHeight w:hRule="exact" w:val="517"/>
        </w:trPr>
        <w:tc>
          <w:tcPr>
            <w:tcW w:w="2429" w:type="dxa"/>
            <w:tcBorders>
              <w:top w:val="single" w:sz="4" w:space="0" w:color="auto"/>
              <w:left w:val="single" w:sz="4" w:space="0" w:color="auto"/>
              <w:bottom w:val="nil"/>
              <w:right w:val="single" w:sz="4" w:space="0" w:color="auto"/>
            </w:tcBorders>
            <w:shd w:val="clear" w:color="auto" w:fill="D9D9D9"/>
          </w:tcPr>
          <w:p w14:paraId="43725DA1" w14:textId="77777777" w:rsidR="00CB4BEB" w:rsidRPr="001F76A3" w:rsidRDefault="00CB4BEB" w:rsidP="003C0924">
            <w:pPr>
              <w:rPr>
                <w:rFonts w:ascii="Trebuchet MS" w:hAnsi="Trebuchet MS"/>
                <w:sz w:val="18"/>
                <w:szCs w:val="18"/>
              </w:rPr>
            </w:pPr>
            <w:proofErr w:type="spellStart"/>
            <w:r w:rsidRPr="001F76A3">
              <w:rPr>
                <w:rFonts w:ascii="Trebuchet MS" w:hAnsi="Trebuchet MS"/>
                <w:sz w:val="18"/>
                <w:szCs w:val="18"/>
              </w:rPr>
              <w:t>saeson_bem</w:t>
            </w:r>
            <w:proofErr w:type="spellEnd"/>
          </w:p>
        </w:tc>
        <w:tc>
          <w:tcPr>
            <w:tcW w:w="4183" w:type="dxa"/>
            <w:tcBorders>
              <w:top w:val="single" w:sz="4" w:space="0" w:color="auto"/>
              <w:left w:val="single" w:sz="4" w:space="0" w:color="auto"/>
              <w:bottom w:val="nil"/>
              <w:right w:val="single" w:sz="4" w:space="0" w:color="auto"/>
            </w:tcBorders>
            <w:shd w:val="clear" w:color="auto" w:fill="FFFFFF"/>
          </w:tcPr>
          <w:p w14:paraId="157EB2C5"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Mulighed for supplerende bemærkninger ift. åbningsperiode</w:t>
            </w:r>
          </w:p>
        </w:tc>
        <w:tc>
          <w:tcPr>
            <w:tcW w:w="1520" w:type="dxa"/>
            <w:tcBorders>
              <w:top w:val="single" w:sz="4" w:space="0" w:color="auto"/>
              <w:left w:val="single" w:sz="4" w:space="0" w:color="auto"/>
              <w:bottom w:val="nil"/>
              <w:right w:val="single" w:sz="4" w:space="0" w:color="auto"/>
            </w:tcBorders>
            <w:shd w:val="clear" w:color="auto" w:fill="FFFFFF"/>
          </w:tcPr>
          <w:p w14:paraId="389CFBC5"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tcPr>
          <w:p w14:paraId="797383FD"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254</w:t>
            </w:r>
          </w:p>
        </w:tc>
        <w:tc>
          <w:tcPr>
            <w:tcW w:w="1412" w:type="dxa"/>
            <w:tcBorders>
              <w:top w:val="single" w:sz="4" w:space="0" w:color="auto"/>
              <w:left w:val="single" w:sz="4" w:space="0" w:color="auto"/>
              <w:bottom w:val="nil"/>
              <w:right w:val="single" w:sz="4" w:space="0" w:color="auto"/>
            </w:tcBorders>
            <w:shd w:val="clear" w:color="auto" w:fill="FFFFFF"/>
          </w:tcPr>
          <w:p w14:paraId="5F9B6F6E"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tcPr>
          <w:p w14:paraId="690EA5CD"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Helårsåbent, dog ikke helligdage.</w:t>
            </w:r>
          </w:p>
        </w:tc>
      </w:tr>
      <w:tr w:rsidR="00CB4BEB" w:rsidRPr="00E22421" w14:paraId="491DAA3C"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vAlign w:val="bottom"/>
          </w:tcPr>
          <w:p w14:paraId="5BE8E334" w14:textId="77777777" w:rsidR="00CB4BEB" w:rsidRDefault="00CB4BEB" w:rsidP="003C0924">
            <w:pPr>
              <w:rPr>
                <w:rFonts w:ascii="Trebuchet MS" w:hAnsi="Trebuchet MS"/>
                <w:sz w:val="18"/>
                <w:szCs w:val="18"/>
              </w:rPr>
            </w:pPr>
            <w:proofErr w:type="spellStart"/>
            <w:r w:rsidRPr="001F76A3">
              <w:rPr>
                <w:rFonts w:ascii="Trebuchet MS" w:hAnsi="Trebuchet MS"/>
                <w:sz w:val="18"/>
                <w:szCs w:val="18"/>
              </w:rPr>
              <w:t>doegnaab_k</w:t>
            </w:r>
            <w:proofErr w:type="spellEnd"/>
          </w:p>
        </w:tc>
        <w:tc>
          <w:tcPr>
            <w:tcW w:w="4183" w:type="dxa"/>
            <w:tcBorders>
              <w:top w:val="single" w:sz="4" w:space="0" w:color="auto"/>
              <w:left w:val="single" w:sz="4" w:space="0" w:color="auto"/>
              <w:bottom w:val="nil"/>
              <w:right w:val="single" w:sz="4" w:space="0" w:color="auto"/>
            </w:tcBorders>
            <w:shd w:val="clear" w:color="auto" w:fill="FFFFFF"/>
            <w:vAlign w:val="bottom"/>
          </w:tcPr>
          <w:p w14:paraId="10612792"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Kode for om faciliteten er døgnåben</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7A37D22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4A86BC6C"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1-3</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2DF75E5E"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05EBFB8B" w14:textId="77777777" w:rsidR="00CB4BEB" w:rsidRPr="001F76A3" w:rsidRDefault="00CB4BEB" w:rsidP="003C0924">
            <w:pPr>
              <w:rPr>
                <w:rFonts w:ascii="Trebuchet MS" w:hAnsi="Trebuchet MS"/>
                <w:sz w:val="18"/>
                <w:szCs w:val="18"/>
              </w:rPr>
            </w:pPr>
            <w:proofErr w:type="spellStart"/>
            <w:r w:rsidRPr="001F76A3">
              <w:rPr>
                <w:rFonts w:ascii="Trebuchet MS" w:hAnsi="Trebuchet MS"/>
                <w:sz w:val="18"/>
                <w:szCs w:val="18"/>
              </w:rPr>
              <w:t>d_basis_ja_nej</w:t>
            </w:r>
            <w:proofErr w:type="spellEnd"/>
          </w:p>
        </w:tc>
      </w:tr>
      <w:tr w:rsidR="00CB4BEB" w:rsidRPr="00E22421" w14:paraId="09EE31E8"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vAlign w:val="bottom"/>
          </w:tcPr>
          <w:p w14:paraId="1218961E" w14:textId="77777777" w:rsidR="00CB4BEB" w:rsidRDefault="00CB4BEB" w:rsidP="003C0924">
            <w:pPr>
              <w:rPr>
                <w:rFonts w:ascii="Trebuchet MS" w:hAnsi="Trebuchet MS"/>
                <w:sz w:val="18"/>
                <w:szCs w:val="18"/>
              </w:rPr>
            </w:pPr>
            <w:proofErr w:type="spellStart"/>
            <w:r w:rsidRPr="001F76A3">
              <w:rPr>
                <w:rFonts w:ascii="Trebuchet MS" w:hAnsi="Trebuchet MS"/>
                <w:sz w:val="18"/>
                <w:szCs w:val="18"/>
              </w:rPr>
              <w:t>doegnaab</w:t>
            </w:r>
            <w:proofErr w:type="spellEnd"/>
          </w:p>
        </w:tc>
        <w:tc>
          <w:tcPr>
            <w:tcW w:w="4183" w:type="dxa"/>
            <w:tcBorders>
              <w:top w:val="single" w:sz="4" w:space="0" w:color="auto"/>
              <w:left w:val="single" w:sz="4" w:space="0" w:color="auto"/>
              <w:bottom w:val="nil"/>
              <w:right w:val="single" w:sz="4" w:space="0" w:color="auto"/>
            </w:tcBorders>
            <w:shd w:val="clear" w:color="auto" w:fill="FFFFFF"/>
            <w:vAlign w:val="bottom"/>
          </w:tcPr>
          <w:p w14:paraId="5443B9F7"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Viser om faciliteten er døgnåben</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454213FE"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305DA42"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0-7 tegn</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6292C76D"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S</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33F99C4E"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Ja</w:t>
            </w:r>
          </w:p>
        </w:tc>
      </w:tr>
      <w:tr w:rsidR="00CB4BEB" w:rsidRPr="00E22421" w14:paraId="4235017B"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vAlign w:val="bottom"/>
          </w:tcPr>
          <w:p w14:paraId="11FD5565" w14:textId="77777777" w:rsidR="00CB4BEB" w:rsidRDefault="00CB4BEB" w:rsidP="003C0924">
            <w:pPr>
              <w:rPr>
                <w:rFonts w:ascii="Trebuchet MS" w:hAnsi="Trebuchet MS"/>
                <w:sz w:val="18"/>
                <w:szCs w:val="18"/>
              </w:rPr>
            </w:pPr>
            <w:proofErr w:type="spellStart"/>
            <w:r w:rsidRPr="001F76A3">
              <w:rPr>
                <w:rFonts w:ascii="Trebuchet MS" w:hAnsi="Trebuchet MS"/>
                <w:sz w:val="18"/>
                <w:szCs w:val="18"/>
              </w:rPr>
              <w:t>vandhane_k</w:t>
            </w:r>
            <w:proofErr w:type="spellEnd"/>
          </w:p>
        </w:tc>
        <w:tc>
          <w:tcPr>
            <w:tcW w:w="4183" w:type="dxa"/>
            <w:tcBorders>
              <w:top w:val="single" w:sz="4" w:space="0" w:color="auto"/>
              <w:left w:val="single" w:sz="4" w:space="0" w:color="auto"/>
              <w:bottom w:val="nil"/>
              <w:right w:val="single" w:sz="4" w:space="0" w:color="auto"/>
            </w:tcBorders>
            <w:shd w:val="clear" w:color="auto" w:fill="FFFFFF"/>
            <w:vAlign w:val="bottom"/>
          </w:tcPr>
          <w:p w14:paraId="3EC1BB70"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Kode for om faciliteten har vandhane</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294096EC"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2DEAB068"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1-3</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1F7E4300"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49DD19D6" w14:textId="77777777" w:rsidR="00CB4BEB" w:rsidRPr="001F76A3" w:rsidRDefault="00CB4BEB" w:rsidP="003C0924">
            <w:pPr>
              <w:rPr>
                <w:rFonts w:ascii="Trebuchet MS" w:hAnsi="Trebuchet MS"/>
                <w:sz w:val="18"/>
                <w:szCs w:val="18"/>
              </w:rPr>
            </w:pPr>
            <w:proofErr w:type="spellStart"/>
            <w:r w:rsidRPr="001F76A3">
              <w:rPr>
                <w:rFonts w:ascii="Trebuchet MS" w:hAnsi="Trebuchet MS"/>
                <w:sz w:val="18"/>
                <w:szCs w:val="18"/>
              </w:rPr>
              <w:t>d_basis_ja_nej</w:t>
            </w:r>
            <w:proofErr w:type="spellEnd"/>
          </w:p>
        </w:tc>
      </w:tr>
      <w:tr w:rsidR="00CB4BEB" w:rsidRPr="00E22421" w14:paraId="4FB34FB5"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vAlign w:val="bottom"/>
          </w:tcPr>
          <w:p w14:paraId="0686A441" w14:textId="77777777" w:rsidR="00CB4BEB" w:rsidRDefault="00CB4BEB" w:rsidP="003C0924">
            <w:pPr>
              <w:rPr>
                <w:rFonts w:ascii="Trebuchet MS" w:hAnsi="Trebuchet MS"/>
                <w:sz w:val="18"/>
                <w:szCs w:val="18"/>
              </w:rPr>
            </w:pPr>
            <w:r w:rsidRPr="001F76A3">
              <w:rPr>
                <w:rFonts w:ascii="Trebuchet MS" w:hAnsi="Trebuchet MS"/>
                <w:sz w:val="18"/>
                <w:szCs w:val="18"/>
              </w:rPr>
              <w:t>vandhane</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7657F98C"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Viser om faciliteten har vandhane</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280D68F2"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257FD3C6"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0-7 tegn</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33EC0DD3"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S</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01DB28A7"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Ja</w:t>
            </w:r>
          </w:p>
        </w:tc>
      </w:tr>
      <w:tr w:rsidR="00CB4BEB" w:rsidRPr="00E22421" w14:paraId="194584CD"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vAlign w:val="bottom"/>
          </w:tcPr>
          <w:p w14:paraId="2D059FB6" w14:textId="77777777" w:rsidR="00CB4BEB" w:rsidRDefault="00CB4BEB" w:rsidP="003C0924">
            <w:pPr>
              <w:rPr>
                <w:rFonts w:ascii="Trebuchet MS" w:hAnsi="Trebuchet MS"/>
                <w:sz w:val="18"/>
                <w:szCs w:val="18"/>
              </w:rPr>
            </w:pPr>
            <w:proofErr w:type="spellStart"/>
            <w:r w:rsidRPr="001F76A3">
              <w:rPr>
                <w:rFonts w:ascii="Trebuchet MS" w:hAnsi="Trebuchet MS"/>
                <w:sz w:val="18"/>
                <w:szCs w:val="18"/>
              </w:rPr>
              <w:t>bemand_k</w:t>
            </w:r>
            <w:proofErr w:type="spellEnd"/>
          </w:p>
        </w:tc>
        <w:tc>
          <w:tcPr>
            <w:tcW w:w="4183" w:type="dxa"/>
            <w:tcBorders>
              <w:top w:val="single" w:sz="4" w:space="0" w:color="auto"/>
              <w:left w:val="single" w:sz="4" w:space="0" w:color="auto"/>
              <w:bottom w:val="nil"/>
              <w:right w:val="single" w:sz="4" w:space="0" w:color="auto"/>
            </w:tcBorders>
            <w:shd w:val="clear" w:color="auto" w:fill="FFFFFF"/>
            <w:vAlign w:val="bottom"/>
          </w:tcPr>
          <w:p w14:paraId="4BCCC223"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Kode for om faciliteten normalt er bemandet</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09409B53"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0E937421"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1-3</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49DAD993"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6BD9B018" w14:textId="77777777" w:rsidR="00CB4BEB" w:rsidRPr="001F76A3" w:rsidRDefault="00CB4BEB" w:rsidP="003C0924">
            <w:pPr>
              <w:rPr>
                <w:rFonts w:ascii="Trebuchet MS" w:hAnsi="Trebuchet MS"/>
                <w:sz w:val="18"/>
                <w:szCs w:val="18"/>
              </w:rPr>
            </w:pPr>
            <w:proofErr w:type="spellStart"/>
            <w:r w:rsidRPr="001F76A3">
              <w:rPr>
                <w:rFonts w:ascii="Trebuchet MS" w:hAnsi="Trebuchet MS"/>
                <w:sz w:val="18"/>
                <w:szCs w:val="18"/>
              </w:rPr>
              <w:t>d_basis_ja_nej</w:t>
            </w:r>
            <w:proofErr w:type="spellEnd"/>
          </w:p>
        </w:tc>
      </w:tr>
      <w:tr w:rsidR="00CB4BEB" w:rsidRPr="00E22421" w14:paraId="03872D00"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vAlign w:val="bottom"/>
          </w:tcPr>
          <w:p w14:paraId="1B047E86" w14:textId="77777777" w:rsidR="00CB4BEB" w:rsidRDefault="00CB4BEB" w:rsidP="003C0924">
            <w:pPr>
              <w:rPr>
                <w:rFonts w:ascii="Trebuchet MS" w:hAnsi="Trebuchet MS"/>
                <w:sz w:val="18"/>
                <w:szCs w:val="18"/>
              </w:rPr>
            </w:pPr>
            <w:r w:rsidRPr="001F76A3">
              <w:rPr>
                <w:rFonts w:ascii="Trebuchet MS" w:hAnsi="Trebuchet MS"/>
                <w:sz w:val="18"/>
                <w:szCs w:val="18"/>
              </w:rPr>
              <w:t>bemand</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16768A30"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Viser om faciliteten normalt er bemandet</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5CA00D0E"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0321C614"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0-7 tegn</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41B8A7A3"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S</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6403DECC"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Ja</w:t>
            </w:r>
          </w:p>
        </w:tc>
      </w:tr>
      <w:tr w:rsidR="00CB4BEB" w:rsidRPr="00E22421" w14:paraId="20B77B86"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vAlign w:val="bottom"/>
          </w:tcPr>
          <w:p w14:paraId="73D61A42" w14:textId="77777777" w:rsidR="00CB4BEB" w:rsidRDefault="00CB4BEB" w:rsidP="003C0924">
            <w:pPr>
              <w:rPr>
                <w:rFonts w:ascii="Trebuchet MS" w:hAnsi="Trebuchet MS"/>
                <w:sz w:val="18"/>
                <w:szCs w:val="18"/>
              </w:rPr>
            </w:pPr>
            <w:proofErr w:type="spellStart"/>
            <w:r w:rsidRPr="001F76A3">
              <w:rPr>
                <w:rFonts w:ascii="Trebuchet MS" w:hAnsi="Trebuchet MS"/>
                <w:sz w:val="18"/>
                <w:szCs w:val="18"/>
              </w:rPr>
              <w:t>betaling_k</w:t>
            </w:r>
            <w:proofErr w:type="spellEnd"/>
          </w:p>
        </w:tc>
        <w:tc>
          <w:tcPr>
            <w:tcW w:w="4183" w:type="dxa"/>
            <w:tcBorders>
              <w:top w:val="single" w:sz="4" w:space="0" w:color="auto"/>
              <w:left w:val="single" w:sz="4" w:space="0" w:color="auto"/>
              <w:bottom w:val="nil"/>
              <w:right w:val="single" w:sz="4" w:space="0" w:color="auto"/>
            </w:tcBorders>
            <w:shd w:val="clear" w:color="auto" w:fill="FFFFFF"/>
            <w:vAlign w:val="bottom"/>
          </w:tcPr>
          <w:p w14:paraId="77BA5E31"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Kode for om faciliteten opkræver betaling ved brug</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43BC86B2"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32882F1C"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1-3</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2D8413D9"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3EFA3B08" w14:textId="77777777" w:rsidR="00CB4BEB" w:rsidRPr="001F76A3" w:rsidRDefault="00CB4BEB" w:rsidP="003C0924">
            <w:pPr>
              <w:rPr>
                <w:rFonts w:ascii="Trebuchet MS" w:hAnsi="Trebuchet MS"/>
                <w:sz w:val="18"/>
                <w:szCs w:val="18"/>
              </w:rPr>
            </w:pPr>
            <w:proofErr w:type="spellStart"/>
            <w:r w:rsidRPr="001F76A3">
              <w:rPr>
                <w:rFonts w:ascii="Trebuchet MS" w:hAnsi="Trebuchet MS"/>
                <w:sz w:val="18"/>
                <w:szCs w:val="18"/>
              </w:rPr>
              <w:t>d_basis_ja_nej</w:t>
            </w:r>
            <w:proofErr w:type="spellEnd"/>
          </w:p>
        </w:tc>
      </w:tr>
      <w:tr w:rsidR="00CB4BEB" w:rsidRPr="00E22421" w14:paraId="3D7E3E4E"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vAlign w:val="bottom"/>
          </w:tcPr>
          <w:p w14:paraId="3A0A8072" w14:textId="77777777" w:rsidR="00CB4BEB" w:rsidRDefault="00CB4BEB" w:rsidP="003C0924">
            <w:pPr>
              <w:rPr>
                <w:rFonts w:ascii="Trebuchet MS" w:hAnsi="Trebuchet MS"/>
                <w:sz w:val="18"/>
                <w:szCs w:val="18"/>
              </w:rPr>
            </w:pPr>
            <w:r w:rsidRPr="001F76A3">
              <w:rPr>
                <w:rFonts w:ascii="Trebuchet MS" w:hAnsi="Trebuchet MS"/>
                <w:sz w:val="18"/>
                <w:szCs w:val="18"/>
              </w:rPr>
              <w:t>betaling</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3FEE7B2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Viser om faciliteten opkræver betaling ved brug</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3AF7EDB9"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5467A886"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0-7 tegn</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27B9001D"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S</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7F460D6E"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Nej</w:t>
            </w:r>
          </w:p>
        </w:tc>
      </w:tr>
      <w:tr w:rsidR="00CB4BEB" w:rsidRPr="00E22421" w14:paraId="43CF5C47"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tcPr>
          <w:p w14:paraId="2F290E3A" w14:textId="77777777" w:rsidR="00CB4BEB" w:rsidRPr="001F76A3" w:rsidRDefault="00CB4BEB" w:rsidP="003C0924">
            <w:pPr>
              <w:rPr>
                <w:rFonts w:ascii="Trebuchet MS" w:hAnsi="Trebuchet MS"/>
                <w:sz w:val="18"/>
                <w:szCs w:val="18"/>
              </w:rPr>
            </w:pPr>
            <w:proofErr w:type="spellStart"/>
            <w:r w:rsidRPr="00010553">
              <w:rPr>
                <w:rFonts w:ascii="Trebuchet MS" w:hAnsi="Trebuchet MS"/>
                <w:sz w:val="18"/>
                <w:szCs w:val="18"/>
              </w:rPr>
              <w:t>book_k</w:t>
            </w:r>
            <w:proofErr w:type="spellEnd"/>
          </w:p>
        </w:tc>
        <w:tc>
          <w:tcPr>
            <w:tcW w:w="4183" w:type="dxa"/>
            <w:tcBorders>
              <w:top w:val="single" w:sz="4" w:space="0" w:color="auto"/>
              <w:left w:val="single" w:sz="4" w:space="0" w:color="auto"/>
              <w:bottom w:val="nil"/>
              <w:right w:val="single" w:sz="4" w:space="0" w:color="auto"/>
            </w:tcBorders>
            <w:shd w:val="clear" w:color="auto" w:fill="FFFFFF"/>
          </w:tcPr>
          <w:p w14:paraId="5513A362" w14:textId="77777777" w:rsidR="00CB4BEB" w:rsidRPr="001F76A3" w:rsidRDefault="00CB4BEB" w:rsidP="003C0924">
            <w:pPr>
              <w:rPr>
                <w:rFonts w:ascii="Trebuchet MS" w:hAnsi="Trebuchet MS"/>
                <w:sz w:val="18"/>
                <w:szCs w:val="18"/>
              </w:rPr>
            </w:pPr>
            <w:r w:rsidRPr="00010553">
              <w:rPr>
                <w:rFonts w:ascii="Trebuchet MS" w:hAnsi="Trebuchet MS"/>
                <w:sz w:val="18"/>
                <w:szCs w:val="18"/>
              </w:rPr>
              <w:t xml:space="preserve">Kode for om </w:t>
            </w:r>
            <w:r>
              <w:rPr>
                <w:rFonts w:ascii="Trebuchet MS" w:hAnsi="Trebuchet MS"/>
                <w:sz w:val="18"/>
                <w:szCs w:val="18"/>
              </w:rPr>
              <w:t xml:space="preserve">faciliteten er </w:t>
            </w:r>
            <w:r w:rsidRPr="00AF6B5E">
              <w:rPr>
                <w:rFonts w:ascii="Trebuchet MS" w:hAnsi="Trebuchet MS"/>
                <w:sz w:val="18"/>
                <w:szCs w:val="18"/>
              </w:rPr>
              <w:t>mulig at booke</w:t>
            </w:r>
            <w:r>
              <w:rPr>
                <w:rFonts w:ascii="Trebuchet MS" w:hAnsi="Trebuchet MS"/>
                <w:sz w:val="18"/>
                <w:szCs w:val="18"/>
              </w:rPr>
              <w:t>.</w:t>
            </w:r>
          </w:p>
        </w:tc>
        <w:tc>
          <w:tcPr>
            <w:tcW w:w="1520" w:type="dxa"/>
            <w:tcBorders>
              <w:top w:val="single" w:sz="4" w:space="0" w:color="auto"/>
              <w:left w:val="single" w:sz="4" w:space="0" w:color="auto"/>
              <w:bottom w:val="nil"/>
              <w:right w:val="single" w:sz="4" w:space="0" w:color="auto"/>
            </w:tcBorders>
            <w:shd w:val="clear" w:color="auto" w:fill="FFFFFF"/>
          </w:tcPr>
          <w:p w14:paraId="6D6FB80C" w14:textId="77777777" w:rsidR="00CB4BEB" w:rsidRPr="001F76A3" w:rsidRDefault="00CB4BEB" w:rsidP="003C0924">
            <w:pPr>
              <w:rPr>
                <w:rFonts w:ascii="Trebuchet MS" w:hAnsi="Trebuchet MS"/>
                <w:sz w:val="18"/>
                <w:szCs w:val="18"/>
              </w:rPr>
            </w:pPr>
            <w:r w:rsidRPr="00010553">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tcPr>
          <w:p w14:paraId="71F48F34"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1</w:t>
            </w:r>
            <w:r w:rsidRPr="00010553">
              <w:rPr>
                <w:rFonts w:ascii="Trebuchet MS" w:hAnsi="Trebuchet MS"/>
                <w:sz w:val="18"/>
                <w:szCs w:val="18"/>
              </w:rPr>
              <w:t>-3</w:t>
            </w:r>
          </w:p>
        </w:tc>
        <w:tc>
          <w:tcPr>
            <w:tcW w:w="1412" w:type="dxa"/>
            <w:tcBorders>
              <w:top w:val="single" w:sz="4" w:space="0" w:color="auto"/>
              <w:left w:val="single" w:sz="4" w:space="0" w:color="auto"/>
              <w:bottom w:val="nil"/>
              <w:right w:val="single" w:sz="4" w:space="0" w:color="auto"/>
            </w:tcBorders>
            <w:shd w:val="clear" w:color="auto" w:fill="FFFFFF"/>
          </w:tcPr>
          <w:p w14:paraId="4E26BEFE" w14:textId="77777777" w:rsidR="00CB4BEB" w:rsidRPr="001F76A3" w:rsidRDefault="00CB4BEB" w:rsidP="003C0924">
            <w:pPr>
              <w:jc w:val="center"/>
              <w:rPr>
                <w:rFonts w:ascii="Trebuchet MS" w:hAnsi="Trebuchet MS"/>
                <w:sz w:val="18"/>
                <w:szCs w:val="18"/>
              </w:rPr>
            </w:pPr>
            <w:r>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tcPr>
          <w:p w14:paraId="3F79EEEA" w14:textId="77777777" w:rsidR="00CB4BEB" w:rsidRPr="001F76A3" w:rsidRDefault="00CB4BEB" w:rsidP="003C0924">
            <w:pPr>
              <w:rPr>
                <w:rFonts w:ascii="Trebuchet MS" w:hAnsi="Trebuchet MS"/>
                <w:sz w:val="18"/>
                <w:szCs w:val="18"/>
              </w:rPr>
            </w:pPr>
            <w:proofErr w:type="spellStart"/>
            <w:r w:rsidRPr="00010553">
              <w:rPr>
                <w:rFonts w:ascii="Trebuchet MS" w:hAnsi="Trebuchet MS"/>
                <w:sz w:val="18"/>
                <w:szCs w:val="18"/>
              </w:rPr>
              <w:t>d_basis_ja_nej</w:t>
            </w:r>
            <w:proofErr w:type="spellEnd"/>
          </w:p>
        </w:tc>
      </w:tr>
      <w:tr w:rsidR="00CB4BEB" w:rsidRPr="00E22421" w14:paraId="3399E1E6"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tcPr>
          <w:p w14:paraId="0513DE66" w14:textId="77777777" w:rsidR="00CB4BEB" w:rsidRPr="001F76A3" w:rsidRDefault="00CB4BEB" w:rsidP="003C0924">
            <w:pPr>
              <w:rPr>
                <w:rFonts w:ascii="Trebuchet MS" w:hAnsi="Trebuchet MS"/>
                <w:sz w:val="18"/>
                <w:szCs w:val="18"/>
              </w:rPr>
            </w:pPr>
            <w:r w:rsidRPr="00010553">
              <w:rPr>
                <w:rFonts w:ascii="Trebuchet MS" w:hAnsi="Trebuchet MS"/>
                <w:sz w:val="18"/>
                <w:szCs w:val="18"/>
              </w:rPr>
              <w:t>book</w:t>
            </w:r>
          </w:p>
        </w:tc>
        <w:tc>
          <w:tcPr>
            <w:tcW w:w="4183" w:type="dxa"/>
            <w:tcBorders>
              <w:top w:val="single" w:sz="4" w:space="0" w:color="auto"/>
              <w:left w:val="single" w:sz="4" w:space="0" w:color="auto"/>
              <w:bottom w:val="nil"/>
              <w:right w:val="single" w:sz="4" w:space="0" w:color="auto"/>
            </w:tcBorders>
            <w:shd w:val="clear" w:color="auto" w:fill="FFFFFF"/>
          </w:tcPr>
          <w:p w14:paraId="664790EC" w14:textId="77777777" w:rsidR="00CB4BEB" w:rsidRPr="001F76A3" w:rsidRDefault="00CB4BEB" w:rsidP="003C0924">
            <w:pPr>
              <w:rPr>
                <w:rFonts w:ascii="Trebuchet MS" w:hAnsi="Trebuchet MS"/>
                <w:sz w:val="18"/>
                <w:szCs w:val="18"/>
              </w:rPr>
            </w:pPr>
            <w:r w:rsidRPr="00010553">
              <w:rPr>
                <w:rFonts w:ascii="Trebuchet MS" w:hAnsi="Trebuchet MS"/>
                <w:sz w:val="18"/>
                <w:szCs w:val="18"/>
              </w:rPr>
              <w:t xml:space="preserve">Viser om </w:t>
            </w:r>
            <w:r>
              <w:rPr>
                <w:rFonts w:ascii="Trebuchet MS" w:hAnsi="Trebuchet MS"/>
                <w:sz w:val="18"/>
                <w:szCs w:val="18"/>
              </w:rPr>
              <w:t>faciliteten</w:t>
            </w:r>
            <w:r w:rsidRPr="00010553">
              <w:rPr>
                <w:rFonts w:ascii="Trebuchet MS" w:hAnsi="Trebuchet MS"/>
                <w:sz w:val="18"/>
                <w:szCs w:val="18"/>
              </w:rPr>
              <w:t xml:space="preserve"> er </w:t>
            </w:r>
            <w:r w:rsidRPr="00AF6B5E">
              <w:rPr>
                <w:rFonts w:ascii="Trebuchet MS" w:hAnsi="Trebuchet MS"/>
                <w:sz w:val="18"/>
                <w:szCs w:val="18"/>
              </w:rPr>
              <w:t>mulig at booke</w:t>
            </w:r>
            <w:r w:rsidRPr="00010553">
              <w:rPr>
                <w:rFonts w:ascii="Trebuchet MS" w:hAnsi="Trebuchet MS"/>
                <w:sz w:val="18"/>
                <w:szCs w:val="18"/>
              </w:rPr>
              <w:t>.</w:t>
            </w:r>
          </w:p>
        </w:tc>
        <w:tc>
          <w:tcPr>
            <w:tcW w:w="1520" w:type="dxa"/>
            <w:tcBorders>
              <w:top w:val="single" w:sz="4" w:space="0" w:color="auto"/>
              <w:left w:val="single" w:sz="4" w:space="0" w:color="auto"/>
              <w:bottom w:val="nil"/>
              <w:right w:val="single" w:sz="4" w:space="0" w:color="auto"/>
            </w:tcBorders>
            <w:shd w:val="clear" w:color="auto" w:fill="FFFFFF"/>
          </w:tcPr>
          <w:p w14:paraId="628F8B78" w14:textId="77777777" w:rsidR="00CB4BEB" w:rsidRPr="001F76A3" w:rsidRDefault="00CB4BEB" w:rsidP="003C0924">
            <w:pPr>
              <w:rPr>
                <w:rFonts w:ascii="Trebuchet MS" w:hAnsi="Trebuchet MS"/>
                <w:sz w:val="18"/>
                <w:szCs w:val="18"/>
              </w:rPr>
            </w:pPr>
            <w:r w:rsidRPr="0001055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tcPr>
          <w:p w14:paraId="37E65D5A" w14:textId="77777777" w:rsidR="00CB4BEB" w:rsidRPr="001F76A3" w:rsidRDefault="00CB4BEB" w:rsidP="003C0924">
            <w:pPr>
              <w:rPr>
                <w:rFonts w:ascii="Trebuchet MS" w:hAnsi="Trebuchet MS"/>
                <w:sz w:val="18"/>
                <w:szCs w:val="18"/>
              </w:rPr>
            </w:pPr>
            <w:r w:rsidRPr="00010553">
              <w:rPr>
                <w:rFonts w:ascii="Trebuchet MS" w:hAnsi="Trebuchet MS"/>
                <w:sz w:val="18"/>
                <w:szCs w:val="18"/>
              </w:rPr>
              <w:t>0-7 tegn</w:t>
            </w:r>
          </w:p>
        </w:tc>
        <w:tc>
          <w:tcPr>
            <w:tcW w:w="1412" w:type="dxa"/>
            <w:tcBorders>
              <w:top w:val="single" w:sz="4" w:space="0" w:color="auto"/>
              <w:left w:val="single" w:sz="4" w:space="0" w:color="auto"/>
              <w:bottom w:val="nil"/>
              <w:right w:val="single" w:sz="4" w:space="0" w:color="auto"/>
            </w:tcBorders>
            <w:shd w:val="clear" w:color="auto" w:fill="FFFFFF"/>
          </w:tcPr>
          <w:p w14:paraId="1B98089C" w14:textId="77777777" w:rsidR="00CB4BEB" w:rsidRPr="001F76A3" w:rsidRDefault="00CB4BEB" w:rsidP="003C0924">
            <w:pPr>
              <w:jc w:val="center"/>
              <w:rPr>
                <w:rFonts w:ascii="Trebuchet MS" w:hAnsi="Trebuchet MS"/>
                <w:sz w:val="18"/>
                <w:szCs w:val="18"/>
              </w:rPr>
            </w:pPr>
            <w:r w:rsidRPr="00010553">
              <w:rPr>
                <w:rFonts w:ascii="Trebuchet MS" w:hAnsi="Trebuchet MS"/>
                <w:sz w:val="18"/>
                <w:szCs w:val="18"/>
              </w:rPr>
              <w:t>S</w:t>
            </w:r>
          </w:p>
        </w:tc>
        <w:tc>
          <w:tcPr>
            <w:tcW w:w="2816" w:type="dxa"/>
            <w:tcBorders>
              <w:top w:val="single" w:sz="4" w:space="0" w:color="auto"/>
              <w:left w:val="single" w:sz="4" w:space="0" w:color="auto"/>
              <w:bottom w:val="nil"/>
              <w:right w:val="single" w:sz="4" w:space="0" w:color="auto"/>
            </w:tcBorders>
            <w:shd w:val="clear" w:color="auto" w:fill="FFFFFF"/>
          </w:tcPr>
          <w:p w14:paraId="328F0404" w14:textId="77777777" w:rsidR="00CB4BEB" w:rsidRPr="001F76A3" w:rsidRDefault="00CB4BEB" w:rsidP="003C0924">
            <w:pPr>
              <w:rPr>
                <w:rFonts w:ascii="Trebuchet MS" w:hAnsi="Trebuchet MS"/>
                <w:sz w:val="18"/>
                <w:szCs w:val="18"/>
              </w:rPr>
            </w:pPr>
          </w:p>
        </w:tc>
      </w:tr>
      <w:tr w:rsidR="00CB4BEB" w:rsidRPr="00E22421" w14:paraId="2007A919"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tcPr>
          <w:p w14:paraId="317C033B" w14:textId="77777777" w:rsidR="00CB4BEB" w:rsidRPr="001F76A3" w:rsidRDefault="00CB4BEB" w:rsidP="003C0924">
            <w:pPr>
              <w:rPr>
                <w:rFonts w:ascii="Trebuchet MS" w:hAnsi="Trebuchet MS"/>
                <w:sz w:val="18"/>
                <w:szCs w:val="18"/>
              </w:rPr>
            </w:pPr>
            <w:proofErr w:type="spellStart"/>
            <w:r w:rsidRPr="00010553">
              <w:rPr>
                <w:rFonts w:ascii="Trebuchet MS" w:hAnsi="Trebuchet MS"/>
                <w:sz w:val="18"/>
                <w:szCs w:val="18"/>
              </w:rPr>
              <w:t>antal_pl</w:t>
            </w:r>
            <w:proofErr w:type="spellEnd"/>
          </w:p>
        </w:tc>
        <w:tc>
          <w:tcPr>
            <w:tcW w:w="4183" w:type="dxa"/>
            <w:tcBorders>
              <w:top w:val="single" w:sz="4" w:space="0" w:color="auto"/>
              <w:left w:val="single" w:sz="4" w:space="0" w:color="auto"/>
              <w:bottom w:val="nil"/>
              <w:right w:val="single" w:sz="4" w:space="0" w:color="auto"/>
            </w:tcBorders>
            <w:shd w:val="clear" w:color="auto" w:fill="FFFFFF"/>
          </w:tcPr>
          <w:p w14:paraId="7D94BDA1" w14:textId="77777777" w:rsidR="00CB4BEB" w:rsidRPr="001F76A3" w:rsidRDefault="00CB4BEB" w:rsidP="003C0924">
            <w:pPr>
              <w:rPr>
                <w:rFonts w:ascii="Trebuchet MS" w:hAnsi="Trebuchet MS"/>
                <w:sz w:val="18"/>
                <w:szCs w:val="18"/>
              </w:rPr>
            </w:pPr>
            <w:r w:rsidRPr="00010553">
              <w:rPr>
                <w:rFonts w:ascii="Trebuchet MS" w:hAnsi="Trebuchet MS"/>
                <w:sz w:val="18"/>
                <w:szCs w:val="18"/>
              </w:rPr>
              <w:t>Antal</w:t>
            </w:r>
            <w:r>
              <w:rPr>
                <w:rFonts w:ascii="Trebuchet MS" w:hAnsi="Trebuchet MS"/>
                <w:sz w:val="18"/>
                <w:szCs w:val="18"/>
              </w:rPr>
              <w:t xml:space="preserve"> pladser f.eks.</w:t>
            </w:r>
            <w:r w:rsidRPr="00010553">
              <w:rPr>
                <w:rFonts w:ascii="Trebuchet MS" w:hAnsi="Trebuchet MS"/>
                <w:sz w:val="18"/>
                <w:szCs w:val="18"/>
              </w:rPr>
              <w:t xml:space="preserve"> overnatningspladser i en shelter.</w:t>
            </w:r>
          </w:p>
        </w:tc>
        <w:tc>
          <w:tcPr>
            <w:tcW w:w="1520" w:type="dxa"/>
            <w:tcBorders>
              <w:top w:val="single" w:sz="4" w:space="0" w:color="auto"/>
              <w:left w:val="single" w:sz="4" w:space="0" w:color="auto"/>
              <w:bottom w:val="nil"/>
              <w:right w:val="single" w:sz="4" w:space="0" w:color="auto"/>
            </w:tcBorders>
            <w:shd w:val="clear" w:color="auto" w:fill="FFFFFF"/>
          </w:tcPr>
          <w:p w14:paraId="4E3BC977" w14:textId="77777777" w:rsidR="00CB4BEB" w:rsidRPr="001F76A3" w:rsidRDefault="00CB4BEB" w:rsidP="003C0924">
            <w:pPr>
              <w:rPr>
                <w:rFonts w:ascii="Trebuchet MS" w:hAnsi="Trebuchet MS"/>
                <w:sz w:val="18"/>
                <w:szCs w:val="18"/>
              </w:rPr>
            </w:pPr>
            <w:r w:rsidRPr="00010553">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tcPr>
          <w:p w14:paraId="66ACBD5C" w14:textId="77777777" w:rsidR="00CB4BEB" w:rsidRPr="001F76A3" w:rsidRDefault="00CB4BEB" w:rsidP="003C0924">
            <w:pPr>
              <w:rPr>
                <w:rFonts w:ascii="Trebuchet MS" w:hAnsi="Trebuchet MS"/>
                <w:sz w:val="18"/>
                <w:szCs w:val="18"/>
              </w:rPr>
            </w:pPr>
            <w:r>
              <w:rPr>
                <w:rFonts w:ascii="Trebuchet MS" w:hAnsi="Trebuchet MS"/>
                <w:sz w:val="18"/>
                <w:szCs w:val="18"/>
              </w:rPr>
              <w:t>0-9999</w:t>
            </w:r>
          </w:p>
        </w:tc>
        <w:tc>
          <w:tcPr>
            <w:tcW w:w="1412" w:type="dxa"/>
            <w:tcBorders>
              <w:top w:val="single" w:sz="4" w:space="0" w:color="auto"/>
              <w:left w:val="single" w:sz="4" w:space="0" w:color="auto"/>
              <w:bottom w:val="nil"/>
              <w:right w:val="single" w:sz="4" w:space="0" w:color="auto"/>
            </w:tcBorders>
            <w:shd w:val="clear" w:color="auto" w:fill="FFFFFF"/>
          </w:tcPr>
          <w:p w14:paraId="0BE9582E" w14:textId="77777777" w:rsidR="00CB4BEB" w:rsidRPr="001F76A3" w:rsidRDefault="00CB4BEB" w:rsidP="003C0924">
            <w:pPr>
              <w:jc w:val="center"/>
              <w:rPr>
                <w:rFonts w:ascii="Trebuchet MS" w:hAnsi="Trebuchet MS"/>
                <w:sz w:val="18"/>
                <w:szCs w:val="18"/>
              </w:rPr>
            </w:pPr>
            <w:r w:rsidRPr="0001055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tcPr>
          <w:p w14:paraId="11E88374"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12</w:t>
            </w:r>
          </w:p>
        </w:tc>
      </w:tr>
      <w:tr w:rsidR="00CB4BEB" w:rsidRPr="001E4532" w14:paraId="2DF558FB" w14:textId="77777777" w:rsidTr="003C0924">
        <w:trPr>
          <w:trHeight w:hRule="exact" w:val="271"/>
        </w:trPr>
        <w:tc>
          <w:tcPr>
            <w:tcW w:w="2429" w:type="dxa"/>
            <w:tcBorders>
              <w:top w:val="single" w:sz="4" w:space="0" w:color="auto"/>
              <w:left w:val="single" w:sz="4" w:space="0" w:color="auto"/>
              <w:bottom w:val="nil"/>
              <w:right w:val="single" w:sz="4" w:space="0" w:color="auto"/>
            </w:tcBorders>
            <w:shd w:val="clear" w:color="auto" w:fill="D9D9D9"/>
            <w:vAlign w:val="bottom"/>
          </w:tcPr>
          <w:p w14:paraId="60EEE126" w14:textId="77777777" w:rsidR="00CB4BEB" w:rsidRPr="001F76A3" w:rsidRDefault="00CB4BEB" w:rsidP="003C0924">
            <w:pPr>
              <w:rPr>
                <w:rFonts w:ascii="Trebuchet MS" w:hAnsi="Trebuchet MS"/>
                <w:sz w:val="18"/>
                <w:szCs w:val="18"/>
              </w:rPr>
            </w:pPr>
            <w:proofErr w:type="spellStart"/>
            <w:r w:rsidRPr="001F76A3">
              <w:rPr>
                <w:rFonts w:ascii="Trebuchet MS" w:hAnsi="Trebuchet MS"/>
                <w:sz w:val="18"/>
                <w:szCs w:val="18"/>
              </w:rPr>
              <w:t>folder_k</w:t>
            </w:r>
            <w:proofErr w:type="spellEnd"/>
          </w:p>
        </w:tc>
        <w:tc>
          <w:tcPr>
            <w:tcW w:w="4183" w:type="dxa"/>
            <w:tcBorders>
              <w:top w:val="single" w:sz="4" w:space="0" w:color="auto"/>
              <w:left w:val="single" w:sz="4" w:space="0" w:color="auto"/>
              <w:bottom w:val="nil"/>
              <w:right w:val="single" w:sz="4" w:space="0" w:color="auto"/>
            </w:tcBorders>
            <w:shd w:val="clear" w:color="auto" w:fill="FFFFFF"/>
            <w:vAlign w:val="bottom"/>
          </w:tcPr>
          <w:p w14:paraId="47404A11"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Kode for om der findes en folder</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08665129"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58444359"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0-3</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4DD882AD"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0619FC6B" w14:textId="77777777" w:rsidR="00CB4BEB" w:rsidRPr="001F76A3" w:rsidRDefault="00CB4BEB" w:rsidP="003C0924">
            <w:pPr>
              <w:rPr>
                <w:rFonts w:ascii="Trebuchet MS" w:hAnsi="Trebuchet MS"/>
                <w:sz w:val="18"/>
                <w:szCs w:val="18"/>
              </w:rPr>
            </w:pPr>
            <w:proofErr w:type="spellStart"/>
            <w:r w:rsidRPr="001F76A3">
              <w:rPr>
                <w:rFonts w:ascii="Trebuchet MS" w:hAnsi="Trebuchet MS"/>
                <w:sz w:val="18"/>
                <w:szCs w:val="18"/>
              </w:rPr>
              <w:t>d_basis_ja_nej</w:t>
            </w:r>
            <w:proofErr w:type="spellEnd"/>
          </w:p>
        </w:tc>
      </w:tr>
      <w:tr w:rsidR="00CB4BEB" w:rsidRPr="001E4532" w14:paraId="557A88A2" w14:textId="77777777" w:rsidTr="003C0924">
        <w:trPr>
          <w:trHeight w:hRule="exact" w:val="271"/>
        </w:trPr>
        <w:tc>
          <w:tcPr>
            <w:tcW w:w="2429" w:type="dxa"/>
            <w:tcBorders>
              <w:top w:val="single" w:sz="4" w:space="0" w:color="auto"/>
              <w:left w:val="single" w:sz="4" w:space="0" w:color="auto"/>
              <w:bottom w:val="nil"/>
              <w:right w:val="single" w:sz="4" w:space="0" w:color="auto"/>
            </w:tcBorders>
            <w:shd w:val="clear" w:color="auto" w:fill="D9D9D9"/>
            <w:vAlign w:val="bottom"/>
          </w:tcPr>
          <w:p w14:paraId="3863734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folder</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5A4AE37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Findes der en folder til ruten</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0605BA5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24CAF247"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0-7 tegn</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18BD50A2"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S</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31CB0B3A"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Ja</w:t>
            </w:r>
          </w:p>
        </w:tc>
      </w:tr>
      <w:tr w:rsidR="00CB4BEB" w:rsidRPr="001E4532" w14:paraId="1F4DD566" w14:textId="77777777" w:rsidTr="003C0924">
        <w:trPr>
          <w:trHeight w:hRule="exact" w:val="289"/>
        </w:trPr>
        <w:tc>
          <w:tcPr>
            <w:tcW w:w="2429" w:type="dxa"/>
            <w:tcBorders>
              <w:top w:val="single" w:sz="4" w:space="0" w:color="auto"/>
              <w:left w:val="single" w:sz="4" w:space="0" w:color="auto"/>
              <w:bottom w:val="nil"/>
              <w:right w:val="single" w:sz="4" w:space="0" w:color="auto"/>
            </w:tcBorders>
            <w:shd w:val="clear" w:color="auto" w:fill="D9D9D9"/>
            <w:vAlign w:val="bottom"/>
          </w:tcPr>
          <w:p w14:paraId="58D8A384" w14:textId="77777777" w:rsidR="00CB4BEB" w:rsidRPr="001F76A3" w:rsidRDefault="00CB4BEB" w:rsidP="003C0924">
            <w:pPr>
              <w:rPr>
                <w:rFonts w:ascii="Trebuchet MS" w:hAnsi="Trebuchet MS"/>
                <w:sz w:val="18"/>
                <w:szCs w:val="18"/>
              </w:rPr>
            </w:pPr>
            <w:proofErr w:type="spellStart"/>
            <w:r w:rsidRPr="001F76A3">
              <w:rPr>
                <w:rFonts w:ascii="Trebuchet MS" w:hAnsi="Trebuchet MS"/>
                <w:sz w:val="18"/>
                <w:szCs w:val="18"/>
              </w:rPr>
              <w:t>folde_link</w:t>
            </w:r>
            <w:proofErr w:type="spellEnd"/>
          </w:p>
        </w:tc>
        <w:tc>
          <w:tcPr>
            <w:tcW w:w="4183" w:type="dxa"/>
            <w:tcBorders>
              <w:top w:val="single" w:sz="4" w:space="0" w:color="auto"/>
              <w:left w:val="single" w:sz="4" w:space="0" w:color="auto"/>
              <w:bottom w:val="nil"/>
              <w:right w:val="single" w:sz="4" w:space="0" w:color="auto"/>
            </w:tcBorders>
            <w:shd w:val="clear" w:color="auto" w:fill="FFFFFF"/>
            <w:vAlign w:val="bottom"/>
          </w:tcPr>
          <w:p w14:paraId="0A05D1AD"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Link (URL) til folder</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1C49A1B5"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4FCD57A6"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0-1024 tegn</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13A84C4E"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3A840D60"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https://www.link.dk/folder.pdf</w:t>
            </w:r>
          </w:p>
          <w:p w14:paraId="7701E8D3" w14:textId="77777777" w:rsidR="00CB4BEB" w:rsidRPr="001F76A3" w:rsidRDefault="00CB4BEB" w:rsidP="003C0924">
            <w:pPr>
              <w:rPr>
                <w:rFonts w:ascii="Trebuchet MS" w:hAnsi="Trebuchet MS"/>
                <w:sz w:val="18"/>
                <w:szCs w:val="18"/>
              </w:rPr>
            </w:pPr>
          </w:p>
        </w:tc>
      </w:tr>
      <w:tr w:rsidR="00CB4BEB" w:rsidRPr="001E4532" w14:paraId="0986EF1C" w14:textId="77777777" w:rsidTr="003C0924">
        <w:trPr>
          <w:trHeight w:hRule="exact" w:val="289"/>
        </w:trPr>
        <w:tc>
          <w:tcPr>
            <w:tcW w:w="2429" w:type="dxa"/>
            <w:tcBorders>
              <w:top w:val="single" w:sz="4" w:space="0" w:color="auto"/>
              <w:left w:val="single" w:sz="4" w:space="0" w:color="auto"/>
              <w:bottom w:val="nil"/>
              <w:right w:val="single" w:sz="4" w:space="0" w:color="auto"/>
            </w:tcBorders>
            <w:shd w:val="clear" w:color="auto" w:fill="D9D9D9"/>
            <w:vAlign w:val="bottom"/>
          </w:tcPr>
          <w:p w14:paraId="08006F84"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foldelink1</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13C2DD0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Link (URL) til folder</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35A6AA6A"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55E47FE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0-1024 tegn</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3A0C4B4A"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04B12576"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https://www.link.dk/folder.pdf</w:t>
            </w:r>
          </w:p>
          <w:p w14:paraId="1AF6CF99" w14:textId="77777777" w:rsidR="00CB4BEB" w:rsidRPr="001F76A3" w:rsidRDefault="00CB4BEB" w:rsidP="003C0924">
            <w:pPr>
              <w:rPr>
                <w:rFonts w:ascii="Trebuchet MS" w:hAnsi="Trebuchet MS"/>
                <w:sz w:val="18"/>
                <w:szCs w:val="18"/>
              </w:rPr>
            </w:pPr>
          </w:p>
        </w:tc>
      </w:tr>
      <w:tr w:rsidR="00CB4BEB" w:rsidRPr="001E4532" w14:paraId="024040C5" w14:textId="77777777" w:rsidTr="003C0924">
        <w:trPr>
          <w:trHeight w:hRule="exact" w:val="289"/>
        </w:trPr>
        <w:tc>
          <w:tcPr>
            <w:tcW w:w="2429" w:type="dxa"/>
            <w:tcBorders>
              <w:top w:val="single" w:sz="4" w:space="0" w:color="auto"/>
              <w:left w:val="single" w:sz="4" w:space="0" w:color="auto"/>
              <w:bottom w:val="nil"/>
              <w:right w:val="single" w:sz="4" w:space="0" w:color="auto"/>
            </w:tcBorders>
            <w:shd w:val="clear" w:color="auto" w:fill="D9D9D9"/>
            <w:vAlign w:val="bottom"/>
          </w:tcPr>
          <w:p w14:paraId="188FC670"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foldelink2</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5EBC722E"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Link (URL) til folder</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7E753117"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70E92C26"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0-1024 tegn</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3C4FA41E"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5657E58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https://www.link.dk/folder.pdf</w:t>
            </w:r>
          </w:p>
          <w:p w14:paraId="050DECC0" w14:textId="77777777" w:rsidR="00CB4BEB" w:rsidRPr="001F76A3" w:rsidRDefault="00CB4BEB" w:rsidP="003C0924">
            <w:pPr>
              <w:rPr>
                <w:rFonts w:ascii="Trebuchet MS" w:hAnsi="Trebuchet MS"/>
                <w:sz w:val="18"/>
                <w:szCs w:val="18"/>
              </w:rPr>
            </w:pPr>
          </w:p>
        </w:tc>
      </w:tr>
      <w:tr w:rsidR="00CB4BEB" w:rsidRPr="001E4532" w14:paraId="08BB7369" w14:textId="77777777" w:rsidTr="003C0924">
        <w:trPr>
          <w:trHeight w:hRule="exact" w:val="289"/>
        </w:trPr>
        <w:tc>
          <w:tcPr>
            <w:tcW w:w="2429" w:type="dxa"/>
            <w:tcBorders>
              <w:top w:val="single" w:sz="4" w:space="0" w:color="auto"/>
              <w:left w:val="single" w:sz="4" w:space="0" w:color="auto"/>
              <w:bottom w:val="nil"/>
              <w:right w:val="single" w:sz="4" w:space="0" w:color="auto"/>
            </w:tcBorders>
            <w:shd w:val="clear" w:color="auto" w:fill="D9D9D9"/>
            <w:vAlign w:val="bottom"/>
          </w:tcPr>
          <w:p w14:paraId="76016FD3"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foldelink3</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302BDC94"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Link (URL) til folder</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1DB9EBF7"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009E202D"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0-1024 tegn</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4D450FBA"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6D7920F2"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https://www.link.dk/folder.pdf</w:t>
            </w:r>
          </w:p>
          <w:p w14:paraId="5AF1C911" w14:textId="77777777" w:rsidR="00CB4BEB" w:rsidRPr="001F76A3" w:rsidRDefault="00CB4BEB" w:rsidP="003C0924">
            <w:pPr>
              <w:rPr>
                <w:rFonts w:ascii="Trebuchet MS" w:hAnsi="Trebuchet MS"/>
                <w:sz w:val="18"/>
                <w:szCs w:val="18"/>
              </w:rPr>
            </w:pPr>
          </w:p>
        </w:tc>
      </w:tr>
      <w:tr w:rsidR="00CB4BEB" w:rsidRPr="00CA6321" w14:paraId="43208963"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1A473BA5" w14:textId="77777777" w:rsidR="00CB4BEB" w:rsidRPr="00FE0C6C" w:rsidRDefault="00CB4BEB" w:rsidP="003C0924">
            <w:pPr>
              <w:rPr>
                <w:rFonts w:ascii="Trebuchet MS" w:hAnsi="Trebuchet MS"/>
                <w:sz w:val="18"/>
                <w:szCs w:val="18"/>
              </w:rPr>
            </w:pPr>
            <w:proofErr w:type="spellStart"/>
            <w:r w:rsidRPr="00FE0C6C">
              <w:rPr>
                <w:rFonts w:ascii="Trebuchet MS" w:hAnsi="Trebuchet MS"/>
                <w:sz w:val="18"/>
                <w:szCs w:val="18"/>
              </w:rPr>
              <w:t>foto_link</w:t>
            </w:r>
            <w:proofErr w:type="spellEnd"/>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39C7DAC5"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r w:rsidRPr="00FE0C6C" w:rsidDel="00365106">
              <w:rPr>
                <w:rFonts w:ascii="Trebuchet MS" w:hAnsi="Trebuchet MS"/>
                <w:sz w:val="18"/>
                <w:szCs w:val="18"/>
              </w:rPr>
              <w:t xml:space="preserve"> </w:t>
            </w:r>
          </w:p>
        </w:tc>
      </w:tr>
      <w:tr w:rsidR="00CB4BEB" w:rsidRPr="00CA6321" w14:paraId="6F3BCCEF"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5243824A"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foto_link1</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02EA3D3C"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CB4BEB" w:rsidRPr="00CA6321" w14:paraId="2CF6C30B"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6431D81F"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foto_link2</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673D125F"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CB4BEB" w:rsidRPr="00CA6321" w14:paraId="3D77BB3D"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11A5527E"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foto_link3</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0E5A68EB"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CB4BEB" w:rsidRPr="00CA6321" w14:paraId="137B588D"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3556F205" w14:textId="77777777" w:rsidR="00CB4BEB" w:rsidRPr="00FE0C6C" w:rsidRDefault="00CB4BEB" w:rsidP="003C0924">
            <w:pPr>
              <w:rPr>
                <w:rFonts w:ascii="Trebuchet MS" w:hAnsi="Trebuchet MS"/>
                <w:sz w:val="18"/>
                <w:szCs w:val="18"/>
              </w:rPr>
            </w:pPr>
            <w:proofErr w:type="spellStart"/>
            <w:r w:rsidRPr="00FE0C6C">
              <w:rPr>
                <w:rFonts w:ascii="Trebuchet MS" w:hAnsi="Trebuchet MS"/>
                <w:sz w:val="18"/>
                <w:szCs w:val="18"/>
              </w:rPr>
              <w:t>geofafoto</w:t>
            </w:r>
            <w:proofErr w:type="spellEnd"/>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638F8201"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CB4BEB" w:rsidRPr="00CA6321" w14:paraId="1DA4E0E3"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7E00DA2F"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geofafoto1</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01BF296D"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CB4BEB" w:rsidRPr="00CA6321" w14:paraId="21090E95"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59543756"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geofafoto2</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0EDBCB0B"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CB4BEB" w:rsidRPr="00CA6321" w14:paraId="3ADAE346"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73813CB2" w14:textId="77777777" w:rsidR="00CB4BEB" w:rsidRPr="00FE0C6C" w:rsidRDefault="00CB4BEB" w:rsidP="003C0924">
            <w:pPr>
              <w:rPr>
                <w:rFonts w:ascii="Trebuchet MS" w:hAnsi="Trebuchet MS"/>
                <w:sz w:val="18"/>
                <w:szCs w:val="18"/>
              </w:rPr>
            </w:pPr>
            <w:r w:rsidRPr="00FE0C6C">
              <w:rPr>
                <w:rFonts w:ascii="Trebuchet MS" w:hAnsi="Trebuchet MS"/>
                <w:sz w:val="18"/>
                <w:szCs w:val="18"/>
              </w:rPr>
              <w:lastRenderedPageBreak/>
              <w:t>geofafoto3</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40027F4F"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CB4BEB" w:rsidRPr="00CA6321" w14:paraId="790EF7F3"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7A4DCBA5"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filmlink</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158A6344"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CB4BEB" w:rsidRPr="00CA6321" w14:paraId="101B811B"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4E4B13B9"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 xml:space="preserve">filmlink1 </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31407028"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CB4BEB" w:rsidRPr="00CA6321" w14:paraId="43A3B9CA"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0A34A2BB"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filmlink2</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2053A312"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CB4BEB" w:rsidRPr="00CA6321" w14:paraId="07CEBA9F"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7B1B4276"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filmlink3</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5FD19F07"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CB4BEB" w:rsidRPr="00F6698A" w14:paraId="1BE12927"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20DA0888"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vejkode</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678607AB"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CB4BEB" w:rsidRPr="00F6698A" w14:paraId="052FD658"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27F48494"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vejnavn</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6A8ED936"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CB4BEB" w:rsidRPr="00F6698A" w14:paraId="0CC8EEE0"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173EACC3" w14:textId="77777777" w:rsidR="00CB4BEB" w:rsidRPr="00FE0C6C" w:rsidRDefault="00CB4BEB" w:rsidP="003C0924">
            <w:pPr>
              <w:rPr>
                <w:rFonts w:ascii="Trebuchet MS" w:hAnsi="Trebuchet MS"/>
                <w:sz w:val="18"/>
                <w:szCs w:val="18"/>
              </w:rPr>
            </w:pPr>
            <w:proofErr w:type="spellStart"/>
            <w:r w:rsidRPr="00FE0C6C">
              <w:rPr>
                <w:rFonts w:ascii="Trebuchet MS" w:hAnsi="Trebuchet MS"/>
                <w:sz w:val="18"/>
                <w:szCs w:val="18"/>
              </w:rPr>
              <w:t>cvf_vejkode</w:t>
            </w:r>
            <w:proofErr w:type="spellEnd"/>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5A76708E"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CB4BEB" w:rsidRPr="00F6698A" w14:paraId="42B49A6B"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1380C173" w14:textId="77777777" w:rsidR="00CB4BEB" w:rsidRPr="00FE0C6C" w:rsidRDefault="00CB4BEB" w:rsidP="003C0924">
            <w:pPr>
              <w:rPr>
                <w:rFonts w:ascii="Trebuchet MS" w:hAnsi="Trebuchet MS"/>
                <w:sz w:val="18"/>
                <w:szCs w:val="18"/>
              </w:rPr>
            </w:pPr>
            <w:proofErr w:type="spellStart"/>
            <w:r w:rsidRPr="00FE0C6C">
              <w:rPr>
                <w:rFonts w:ascii="Trebuchet MS" w:hAnsi="Trebuchet MS"/>
                <w:sz w:val="18"/>
                <w:szCs w:val="18"/>
              </w:rPr>
              <w:t>husnr</w:t>
            </w:r>
            <w:proofErr w:type="spellEnd"/>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4D8A037C"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CB4BEB" w:rsidRPr="00F6698A" w14:paraId="32140898"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2594C3B4" w14:textId="77777777" w:rsidR="00CB4BEB" w:rsidRPr="00FE0C6C" w:rsidRDefault="00CB4BEB" w:rsidP="003C0924">
            <w:pPr>
              <w:rPr>
                <w:rFonts w:ascii="Trebuchet MS" w:hAnsi="Trebuchet MS"/>
                <w:sz w:val="18"/>
                <w:szCs w:val="18"/>
              </w:rPr>
            </w:pPr>
            <w:proofErr w:type="spellStart"/>
            <w:r w:rsidRPr="00FE0C6C">
              <w:rPr>
                <w:rFonts w:ascii="Trebuchet MS" w:hAnsi="Trebuchet MS"/>
                <w:sz w:val="18"/>
                <w:szCs w:val="18"/>
              </w:rPr>
              <w:t>postnr</w:t>
            </w:r>
            <w:proofErr w:type="spellEnd"/>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57249925"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CB4BEB" w:rsidRPr="00F6698A" w14:paraId="0B6135BD"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459A7520" w14:textId="77777777" w:rsidR="00CB4BEB" w:rsidRPr="00FE0C6C" w:rsidRDefault="00CB4BEB" w:rsidP="003C0924">
            <w:pPr>
              <w:rPr>
                <w:rFonts w:ascii="Trebuchet MS" w:hAnsi="Trebuchet MS"/>
                <w:sz w:val="18"/>
                <w:szCs w:val="18"/>
              </w:rPr>
            </w:pPr>
            <w:proofErr w:type="spellStart"/>
            <w:r w:rsidRPr="00FE0C6C">
              <w:rPr>
                <w:rFonts w:ascii="Trebuchet MS" w:hAnsi="Trebuchet MS"/>
                <w:sz w:val="18"/>
                <w:szCs w:val="18"/>
              </w:rPr>
              <w:t>postnr_by</w:t>
            </w:r>
            <w:proofErr w:type="spellEnd"/>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518C3885"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CB4BEB" w:rsidRPr="00CA6321" w14:paraId="070456C8"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2B574AF5" w14:textId="77777777" w:rsidR="00CB4BEB" w:rsidRPr="00FE0C6C" w:rsidRDefault="00CB4BEB" w:rsidP="003C0924">
            <w:pPr>
              <w:rPr>
                <w:rFonts w:ascii="Trebuchet MS" w:hAnsi="Trebuchet MS"/>
                <w:sz w:val="18"/>
                <w:szCs w:val="18"/>
              </w:rPr>
            </w:pPr>
            <w:proofErr w:type="spellStart"/>
            <w:r w:rsidRPr="00FE0C6C">
              <w:rPr>
                <w:rFonts w:ascii="Trebuchet MS" w:hAnsi="Trebuchet MS"/>
                <w:sz w:val="18"/>
                <w:szCs w:val="18"/>
              </w:rPr>
              <w:t>adr_id</w:t>
            </w:r>
            <w:proofErr w:type="spellEnd"/>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4EE374CA"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CB4BEB" w:rsidRPr="002609A5" w14:paraId="3E8FD8A3"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4C81F1A0" w14:textId="77777777" w:rsidR="00CB4BEB" w:rsidRPr="00FE0C6C" w:rsidRDefault="00CB4BEB" w:rsidP="003C0924">
            <w:pPr>
              <w:rPr>
                <w:rFonts w:ascii="Trebuchet MS" w:hAnsi="Trebuchet MS"/>
                <w:sz w:val="18"/>
                <w:szCs w:val="18"/>
              </w:rPr>
            </w:pPr>
            <w:proofErr w:type="spellStart"/>
            <w:r w:rsidRPr="00FE0C6C">
              <w:rPr>
                <w:rFonts w:ascii="Trebuchet MS" w:hAnsi="Trebuchet MS"/>
                <w:sz w:val="18"/>
                <w:szCs w:val="18"/>
              </w:rPr>
              <w:t>ansva_v_k</w:t>
            </w:r>
            <w:proofErr w:type="spellEnd"/>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301F5F18"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CB4BEB" w:rsidRPr="002609A5" w14:paraId="26A0D121"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2F76B28B" w14:textId="77777777" w:rsidR="00CB4BEB" w:rsidRPr="00FE0C6C" w:rsidRDefault="00CB4BEB" w:rsidP="003C0924">
            <w:pPr>
              <w:rPr>
                <w:rFonts w:ascii="Trebuchet MS" w:hAnsi="Trebuchet MS"/>
                <w:sz w:val="18"/>
                <w:szCs w:val="18"/>
              </w:rPr>
            </w:pPr>
            <w:proofErr w:type="spellStart"/>
            <w:r w:rsidRPr="00FE0C6C">
              <w:rPr>
                <w:rFonts w:ascii="Trebuchet MS" w:hAnsi="Trebuchet MS"/>
                <w:sz w:val="18"/>
                <w:szCs w:val="18"/>
              </w:rPr>
              <w:t>ansva_v</w:t>
            </w:r>
            <w:proofErr w:type="spellEnd"/>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77AC435A"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CB4BEB" w:rsidRPr="002609A5" w14:paraId="0DF44B61" w14:textId="77777777" w:rsidTr="003C0924">
        <w:trPr>
          <w:trHeight w:hRule="exact" w:val="255"/>
        </w:trPr>
        <w:tc>
          <w:tcPr>
            <w:tcW w:w="2429" w:type="dxa"/>
            <w:tcBorders>
              <w:top w:val="single" w:sz="4" w:space="0" w:color="auto"/>
              <w:left w:val="single" w:sz="4" w:space="0" w:color="auto"/>
              <w:bottom w:val="single" w:sz="4" w:space="0" w:color="auto"/>
              <w:right w:val="single" w:sz="4" w:space="0" w:color="auto"/>
            </w:tcBorders>
            <w:shd w:val="clear" w:color="auto" w:fill="97DDBA"/>
            <w:vAlign w:val="bottom"/>
          </w:tcPr>
          <w:p w14:paraId="0283952A"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link</w:t>
            </w:r>
          </w:p>
        </w:tc>
        <w:tc>
          <w:tcPr>
            <w:tcW w:w="1128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CFE2C40"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CB4BEB" w:rsidRPr="00402FD8" w14:paraId="73A5E518" w14:textId="77777777" w:rsidTr="003C0924">
        <w:trPr>
          <w:trHeight w:hRule="exact" w:val="255"/>
        </w:trPr>
        <w:tc>
          <w:tcPr>
            <w:tcW w:w="2429" w:type="dxa"/>
            <w:tcBorders>
              <w:top w:val="single" w:sz="4" w:space="0" w:color="auto"/>
              <w:left w:val="single" w:sz="4" w:space="0" w:color="auto"/>
              <w:bottom w:val="single" w:sz="4" w:space="0" w:color="auto"/>
              <w:right w:val="single" w:sz="4" w:space="0" w:color="auto"/>
            </w:tcBorders>
            <w:shd w:val="clear" w:color="auto" w:fill="97DDBA"/>
            <w:vAlign w:val="bottom"/>
          </w:tcPr>
          <w:p w14:paraId="6FFC6E37"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link1</w:t>
            </w:r>
          </w:p>
        </w:tc>
        <w:tc>
          <w:tcPr>
            <w:tcW w:w="1128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21D2875"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CB4BEB" w:rsidRPr="00402FD8" w14:paraId="1729A121" w14:textId="77777777" w:rsidTr="003C0924">
        <w:trPr>
          <w:trHeight w:hRule="exact" w:val="255"/>
        </w:trPr>
        <w:tc>
          <w:tcPr>
            <w:tcW w:w="2429" w:type="dxa"/>
            <w:tcBorders>
              <w:top w:val="single" w:sz="4" w:space="0" w:color="auto"/>
              <w:left w:val="single" w:sz="4" w:space="0" w:color="auto"/>
              <w:bottom w:val="single" w:sz="4" w:space="0" w:color="auto"/>
              <w:right w:val="single" w:sz="4" w:space="0" w:color="auto"/>
            </w:tcBorders>
            <w:shd w:val="clear" w:color="auto" w:fill="97DDBA"/>
            <w:vAlign w:val="bottom"/>
          </w:tcPr>
          <w:p w14:paraId="3E52CCB2"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link2</w:t>
            </w:r>
          </w:p>
        </w:tc>
        <w:tc>
          <w:tcPr>
            <w:tcW w:w="1128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9838FA0"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CB4BEB" w:rsidRPr="00402FD8" w14:paraId="7D79E006" w14:textId="77777777" w:rsidTr="003C0924">
        <w:trPr>
          <w:trHeight w:hRule="exact" w:val="255"/>
        </w:trPr>
        <w:tc>
          <w:tcPr>
            <w:tcW w:w="2429" w:type="dxa"/>
            <w:tcBorders>
              <w:top w:val="single" w:sz="4" w:space="0" w:color="auto"/>
              <w:left w:val="single" w:sz="4" w:space="0" w:color="auto"/>
              <w:bottom w:val="single" w:sz="4" w:space="0" w:color="auto"/>
              <w:right w:val="single" w:sz="4" w:space="0" w:color="auto"/>
            </w:tcBorders>
            <w:shd w:val="clear" w:color="auto" w:fill="97DDBA"/>
            <w:vAlign w:val="bottom"/>
          </w:tcPr>
          <w:p w14:paraId="331724B7"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link3</w:t>
            </w:r>
          </w:p>
        </w:tc>
        <w:tc>
          <w:tcPr>
            <w:tcW w:w="1128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19E83D06" w14:textId="77777777" w:rsidR="00CB4BEB" w:rsidRPr="00FE0C6C" w:rsidRDefault="00CB4BEB" w:rsidP="003C0924">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CB4BEB" w:rsidRPr="00B87969" w14:paraId="1E4E9013"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47944602"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i/>
                <w:iCs/>
                <w:sz w:val="18"/>
                <w:szCs w:val="18"/>
              </w:rPr>
              <w:t>Felter markeret med blå er temaspecifikke opslagstabeller, der indeholder oversættelser af koder i andre felter.</w:t>
            </w:r>
          </w:p>
        </w:tc>
      </w:tr>
      <w:tr w:rsidR="00CB4BEB" w:rsidRPr="00B87969" w14:paraId="79E46E47"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46F9D81B" w14:textId="77777777" w:rsidR="00CB4BEB" w:rsidRPr="00B87969" w:rsidRDefault="00CB4BEB" w:rsidP="003C0924">
            <w:pPr>
              <w:rPr>
                <w:rFonts w:ascii="Trebuchet MS" w:hAnsi="Trebuchet MS" w:cs="Trebuchet MS"/>
                <w:i/>
                <w:iCs/>
                <w:sz w:val="18"/>
                <w:szCs w:val="18"/>
              </w:rPr>
            </w:pPr>
            <w:r w:rsidRPr="00B87969">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4B679E44" w14:textId="77777777" w:rsidR="00CB4BEB" w:rsidRPr="00B87969" w:rsidRDefault="00CB4BEB" w:rsidP="00CB4BEB">
      <w:pPr>
        <w:pStyle w:val="Overskrift6"/>
      </w:pPr>
      <w:r w:rsidRPr="00B87969">
        <w:t xml:space="preserve">5.9.2.1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B87969" w14:paraId="5CAD5123" w14:textId="77777777" w:rsidTr="003C0924">
        <w:trPr>
          <w:trHeight w:hRule="exact" w:val="255"/>
        </w:trPr>
        <w:tc>
          <w:tcPr>
            <w:tcW w:w="2235" w:type="dxa"/>
            <w:shd w:val="clear" w:color="auto" w:fill="D9D9D9"/>
            <w:vAlign w:val="bottom"/>
          </w:tcPr>
          <w:p w14:paraId="612F75EF"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Metadataelement</w:t>
            </w:r>
          </w:p>
        </w:tc>
        <w:tc>
          <w:tcPr>
            <w:tcW w:w="11340" w:type="dxa"/>
            <w:shd w:val="clear" w:color="auto" w:fill="D9D9D9"/>
            <w:vAlign w:val="bottom"/>
          </w:tcPr>
          <w:p w14:paraId="74CC4CDB"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Beskrivelse</w:t>
            </w:r>
          </w:p>
        </w:tc>
      </w:tr>
      <w:tr w:rsidR="00CB4BEB" w:rsidRPr="00B87969" w14:paraId="417074D8" w14:textId="77777777" w:rsidTr="003C0924">
        <w:trPr>
          <w:trHeight w:hRule="exact" w:val="255"/>
        </w:trPr>
        <w:tc>
          <w:tcPr>
            <w:tcW w:w="2235" w:type="dxa"/>
            <w:shd w:val="clear" w:color="auto" w:fill="E0E0E0"/>
            <w:vAlign w:val="bottom"/>
          </w:tcPr>
          <w:p w14:paraId="000E94FE"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Temanavn</w:t>
            </w:r>
          </w:p>
        </w:tc>
        <w:tc>
          <w:tcPr>
            <w:tcW w:w="11340" w:type="dxa"/>
            <w:shd w:val="clear" w:color="auto" w:fill="FFFFFF"/>
            <w:vAlign w:val="bottom"/>
          </w:tcPr>
          <w:p w14:paraId="4A768F9E" w14:textId="77777777" w:rsidR="00CB4BEB" w:rsidRPr="00B87969" w:rsidRDefault="00CB4BEB" w:rsidP="003C0924">
            <w:pPr>
              <w:rPr>
                <w:rFonts w:ascii="Trebuchet MS" w:hAnsi="Trebuchet MS" w:cs="Trebuchet MS"/>
                <w:sz w:val="18"/>
                <w:szCs w:val="18"/>
              </w:rPr>
            </w:pPr>
            <w:proofErr w:type="spellStart"/>
            <w:r w:rsidRPr="00B87969">
              <w:rPr>
                <w:rFonts w:ascii="Trebuchet MS" w:hAnsi="Trebuchet MS" w:cs="Trebuchet MS"/>
                <w:sz w:val="18"/>
                <w:szCs w:val="18"/>
              </w:rPr>
              <w:t>Facilitet_flade</w:t>
            </w:r>
            <w:proofErr w:type="spellEnd"/>
          </w:p>
        </w:tc>
      </w:tr>
      <w:tr w:rsidR="00CB4BEB" w:rsidRPr="00B87969" w14:paraId="11BF004C" w14:textId="77777777" w:rsidTr="003C0924">
        <w:trPr>
          <w:trHeight w:hRule="exact" w:val="255"/>
        </w:trPr>
        <w:tc>
          <w:tcPr>
            <w:tcW w:w="2235" w:type="dxa"/>
            <w:shd w:val="clear" w:color="auto" w:fill="E0E0E0"/>
            <w:vAlign w:val="bottom"/>
          </w:tcPr>
          <w:p w14:paraId="123F5EC9"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Temakode</w:t>
            </w:r>
          </w:p>
        </w:tc>
        <w:tc>
          <w:tcPr>
            <w:tcW w:w="11340" w:type="dxa"/>
            <w:shd w:val="clear" w:color="auto" w:fill="FFFFFF"/>
            <w:vAlign w:val="bottom"/>
          </w:tcPr>
          <w:p w14:paraId="2423F01B"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5801</w:t>
            </w:r>
          </w:p>
        </w:tc>
      </w:tr>
      <w:tr w:rsidR="00CB4BEB" w:rsidRPr="00B87969" w14:paraId="6BAF0E0D" w14:textId="77777777" w:rsidTr="003C0924">
        <w:trPr>
          <w:trHeight w:hRule="exact" w:val="255"/>
        </w:trPr>
        <w:tc>
          <w:tcPr>
            <w:tcW w:w="2235" w:type="dxa"/>
            <w:shd w:val="clear" w:color="auto" w:fill="E0E0E0"/>
            <w:vAlign w:val="bottom"/>
          </w:tcPr>
          <w:p w14:paraId="677B17D5"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Definition</w:t>
            </w:r>
          </w:p>
        </w:tc>
        <w:tc>
          <w:tcPr>
            <w:tcW w:w="11340" w:type="dxa"/>
            <w:shd w:val="clear" w:color="auto" w:fill="FFFFFF"/>
            <w:vAlign w:val="bottom"/>
          </w:tcPr>
          <w:p w14:paraId="784E375E" w14:textId="3EE089E5" w:rsidR="00CB4BEB" w:rsidRPr="00B87969" w:rsidRDefault="00CB4BEB" w:rsidP="003C0924">
            <w:pPr>
              <w:rPr>
                <w:rFonts w:ascii="Trebuchet MS" w:hAnsi="Trebuchet MS" w:cs="Trebuchet MS"/>
                <w:sz w:val="18"/>
                <w:szCs w:val="18"/>
              </w:rPr>
            </w:pPr>
            <w:r w:rsidRPr="00B87969">
              <w:rPr>
                <w:rFonts w:ascii="Trebuchet MS" w:hAnsi="Trebuchet MS"/>
                <w:sz w:val="18"/>
                <w:szCs w:val="18"/>
              </w:rPr>
              <w:t>Diverse bygninger, anlæg og andre faciliteter der benyttes hovedsag</w:t>
            </w:r>
            <w:r w:rsidR="00FE0C6C">
              <w:rPr>
                <w:rFonts w:ascii="Trebuchet MS" w:hAnsi="Trebuchet MS"/>
                <w:sz w:val="18"/>
                <w:szCs w:val="18"/>
              </w:rPr>
              <w:t>e</w:t>
            </w:r>
            <w:r w:rsidRPr="00B87969">
              <w:rPr>
                <w:rFonts w:ascii="Trebuchet MS" w:hAnsi="Trebuchet MS"/>
                <w:sz w:val="18"/>
                <w:szCs w:val="18"/>
              </w:rPr>
              <w:t>ligt til sport og fritidsformål.</w:t>
            </w:r>
          </w:p>
        </w:tc>
      </w:tr>
      <w:tr w:rsidR="00CB4BEB" w:rsidRPr="00B87969" w14:paraId="18806333" w14:textId="77777777" w:rsidTr="003C0924">
        <w:trPr>
          <w:trHeight w:hRule="exact" w:val="255"/>
        </w:trPr>
        <w:tc>
          <w:tcPr>
            <w:tcW w:w="2235" w:type="dxa"/>
            <w:shd w:val="clear" w:color="auto" w:fill="E0E0E0"/>
            <w:vAlign w:val="bottom"/>
          </w:tcPr>
          <w:p w14:paraId="35BB0122"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Beskrivelse</w:t>
            </w:r>
          </w:p>
        </w:tc>
        <w:tc>
          <w:tcPr>
            <w:tcW w:w="11340" w:type="dxa"/>
            <w:shd w:val="clear" w:color="auto" w:fill="FFFFFF"/>
            <w:vAlign w:val="bottom"/>
          </w:tcPr>
          <w:p w14:paraId="62274B4B" w14:textId="77777777" w:rsidR="00CB4BEB" w:rsidRPr="00B87969" w:rsidRDefault="00CB4BEB" w:rsidP="003C0924">
            <w:pPr>
              <w:rPr>
                <w:rFonts w:ascii="Trebuchet MS" w:hAnsi="Trebuchet MS" w:cs="Trebuchet MS"/>
                <w:sz w:val="18"/>
                <w:szCs w:val="18"/>
              </w:rPr>
            </w:pPr>
            <w:r w:rsidRPr="00B87969">
              <w:rPr>
                <w:rFonts w:ascii="Trebuchet MS" w:hAnsi="Trebuchet MS"/>
                <w:sz w:val="18"/>
                <w:szCs w:val="18"/>
              </w:rPr>
              <w:t>Diverse bygninger, anlæg og andre faciliteter til sport og fritidsformål</w:t>
            </w:r>
          </w:p>
        </w:tc>
      </w:tr>
      <w:tr w:rsidR="00CB4BEB" w:rsidRPr="00B87969" w14:paraId="513CED83" w14:textId="77777777" w:rsidTr="003C0924">
        <w:trPr>
          <w:trHeight w:hRule="exact" w:val="510"/>
        </w:trPr>
        <w:tc>
          <w:tcPr>
            <w:tcW w:w="2235" w:type="dxa"/>
            <w:shd w:val="clear" w:color="auto" w:fill="E0E0E0"/>
            <w:vAlign w:val="center"/>
          </w:tcPr>
          <w:p w14:paraId="106A6509" w14:textId="77777777" w:rsidR="00CB4BEB" w:rsidRPr="00B87969" w:rsidRDefault="00CB4BEB" w:rsidP="003C0924">
            <w:pPr>
              <w:rPr>
                <w:rFonts w:ascii="Trebuchet MS" w:hAnsi="Trebuchet MS" w:cs="Trebuchet MS"/>
                <w:sz w:val="18"/>
                <w:szCs w:val="18"/>
              </w:rPr>
            </w:pPr>
            <w:proofErr w:type="spellStart"/>
            <w:r w:rsidRPr="00B87969">
              <w:rPr>
                <w:rFonts w:ascii="Trebuchet MS" w:hAnsi="Trebuchet MS" w:cs="Trebuchet MS"/>
                <w:sz w:val="18"/>
                <w:szCs w:val="18"/>
              </w:rPr>
              <w:t>Formaal</w:t>
            </w:r>
            <w:proofErr w:type="spellEnd"/>
            <w:r w:rsidRPr="00B87969">
              <w:rPr>
                <w:rFonts w:ascii="Trebuchet MS" w:hAnsi="Trebuchet MS" w:cs="Trebuchet MS"/>
                <w:sz w:val="18"/>
                <w:szCs w:val="18"/>
              </w:rPr>
              <w:t xml:space="preserve"> </w:t>
            </w:r>
          </w:p>
        </w:tc>
        <w:tc>
          <w:tcPr>
            <w:tcW w:w="11340" w:type="dxa"/>
            <w:shd w:val="clear" w:color="auto" w:fill="FFFFFF"/>
            <w:vAlign w:val="bottom"/>
          </w:tcPr>
          <w:p w14:paraId="5CB2C503"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Oplyse sagsbehandler og borger via selvbetjeningsløsninger, hvilken sports- og fritidsfaciliteter, der ligger i lokalområdet. Evt. også nærmeste svømmehal m.v.</w:t>
            </w:r>
          </w:p>
        </w:tc>
      </w:tr>
      <w:tr w:rsidR="00CB4BEB" w:rsidRPr="00B87969" w14:paraId="3AEAAB6D" w14:textId="77777777" w:rsidTr="003C0924">
        <w:trPr>
          <w:trHeight w:hRule="exact" w:val="255"/>
        </w:trPr>
        <w:tc>
          <w:tcPr>
            <w:tcW w:w="2235" w:type="dxa"/>
            <w:shd w:val="clear" w:color="auto" w:fill="E0E0E0"/>
            <w:vAlign w:val="bottom"/>
          </w:tcPr>
          <w:p w14:paraId="2970AA3C" w14:textId="77777777" w:rsidR="00CB4BEB" w:rsidRPr="00B87969" w:rsidRDefault="00CB4BEB" w:rsidP="003C0924">
            <w:pPr>
              <w:rPr>
                <w:rFonts w:ascii="Trebuchet MS" w:hAnsi="Trebuchet MS" w:cs="Trebuchet MS"/>
                <w:sz w:val="18"/>
                <w:szCs w:val="18"/>
              </w:rPr>
            </w:pPr>
            <w:proofErr w:type="spellStart"/>
            <w:r w:rsidRPr="00B87969">
              <w:rPr>
                <w:rFonts w:ascii="Trebuchet MS" w:hAnsi="Trebuchet MS" w:cs="Trebuchet MS"/>
                <w:sz w:val="18"/>
                <w:szCs w:val="18"/>
              </w:rPr>
              <w:t>Noegleord_hovedgruppe</w:t>
            </w:r>
            <w:proofErr w:type="spellEnd"/>
          </w:p>
        </w:tc>
        <w:tc>
          <w:tcPr>
            <w:tcW w:w="11340" w:type="dxa"/>
            <w:shd w:val="clear" w:color="auto" w:fill="FFFFFF"/>
            <w:vAlign w:val="bottom"/>
          </w:tcPr>
          <w:p w14:paraId="623F8BFF"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bCs/>
                <w:kern w:val="32"/>
                <w:sz w:val="18"/>
                <w:szCs w:val="18"/>
              </w:rPr>
              <w:t>Offentlig forsyningsvirksomhed og offentlige tjenesteydelser</w:t>
            </w:r>
          </w:p>
        </w:tc>
      </w:tr>
      <w:tr w:rsidR="00CB4BEB" w:rsidRPr="00B87969" w14:paraId="0498349E" w14:textId="77777777" w:rsidTr="003C0924">
        <w:trPr>
          <w:trHeight w:hRule="exact" w:val="255"/>
        </w:trPr>
        <w:tc>
          <w:tcPr>
            <w:tcW w:w="2235" w:type="dxa"/>
            <w:shd w:val="clear" w:color="auto" w:fill="E0E0E0"/>
            <w:vAlign w:val="bottom"/>
          </w:tcPr>
          <w:p w14:paraId="57BF3CC1" w14:textId="77777777" w:rsidR="00CB4BEB" w:rsidRPr="00B87969" w:rsidRDefault="00CB4BEB" w:rsidP="003C0924">
            <w:pPr>
              <w:rPr>
                <w:rFonts w:ascii="Trebuchet MS" w:hAnsi="Trebuchet MS" w:cs="Trebuchet MS"/>
                <w:sz w:val="18"/>
                <w:szCs w:val="18"/>
              </w:rPr>
            </w:pPr>
            <w:proofErr w:type="spellStart"/>
            <w:r w:rsidRPr="00B87969">
              <w:rPr>
                <w:rFonts w:ascii="Trebuchet MS" w:hAnsi="Trebuchet MS" w:cs="Trebuchet MS"/>
                <w:sz w:val="18"/>
                <w:szCs w:val="18"/>
              </w:rPr>
              <w:t>No</w:t>
            </w:r>
            <w:r w:rsidRPr="00B87969">
              <w:rPr>
                <w:rFonts w:ascii="Trebuchet MS" w:hAnsi="Trebuchet MS" w:cs="Trebuchet MS"/>
                <w:b/>
                <w:sz w:val="18"/>
                <w:szCs w:val="18"/>
              </w:rPr>
              <w:t>e</w:t>
            </w:r>
            <w:r w:rsidRPr="00B87969">
              <w:rPr>
                <w:rFonts w:ascii="Trebuchet MS" w:hAnsi="Trebuchet MS" w:cs="Trebuchet MS"/>
                <w:sz w:val="18"/>
                <w:szCs w:val="18"/>
              </w:rPr>
              <w:t>gle_ord</w:t>
            </w:r>
            <w:proofErr w:type="spellEnd"/>
          </w:p>
        </w:tc>
        <w:tc>
          <w:tcPr>
            <w:tcW w:w="11340" w:type="dxa"/>
            <w:shd w:val="clear" w:color="auto" w:fill="FFFFFF"/>
            <w:vAlign w:val="bottom"/>
          </w:tcPr>
          <w:p w14:paraId="5E8A8EE1" w14:textId="77777777" w:rsidR="00CB4BEB" w:rsidRPr="00B87969" w:rsidRDefault="00CB4BEB" w:rsidP="003C0924">
            <w:pPr>
              <w:autoSpaceDE w:val="0"/>
              <w:autoSpaceDN w:val="0"/>
              <w:adjustRightInd w:val="0"/>
              <w:rPr>
                <w:rFonts w:ascii="Trebuchet MS" w:hAnsi="Trebuchet MS" w:cs="Trebuchet MS"/>
                <w:sz w:val="18"/>
                <w:szCs w:val="18"/>
              </w:rPr>
            </w:pPr>
            <w:r w:rsidRPr="00B87969">
              <w:rPr>
                <w:rFonts w:ascii="Trebuchet MS" w:hAnsi="Trebuchet MS" w:cs="Trebuchet MS"/>
                <w:sz w:val="18"/>
                <w:szCs w:val="18"/>
              </w:rPr>
              <w:t>Sportsanlæg, fritid</w:t>
            </w:r>
          </w:p>
        </w:tc>
      </w:tr>
      <w:tr w:rsidR="00CB4BEB" w:rsidRPr="00B87969" w14:paraId="18EC24C6" w14:textId="77777777" w:rsidTr="003C0924">
        <w:trPr>
          <w:trHeight w:hRule="exact" w:val="255"/>
        </w:trPr>
        <w:tc>
          <w:tcPr>
            <w:tcW w:w="2235" w:type="dxa"/>
            <w:shd w:val="clear" w:color="auto" w:fill="E0E0E0"/>
            <w:vAlign w:val="bottom"/>
          </w:tcPr>
          <w:p w14:paraId="5E2753EF"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Geometri type</w:t>
            </w:r>
          </w:p>
        </w:tc>
        <w:tc>
          <w:tcPr>
            <w:tcW w:w="11340" w:type="dxa"/>
            <w:shd w:val="clear" w:color="auto" w:fill="FFFFFF"/>
            <w:vAlign w:val="bottom"/>
          </w:tcPr>
          <w:p w14:paraId="25CBDD0E"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Flade</w:t>
            </w:r>
          </w:p>
        </w:tc>
      </w:tr>
      <w:tr w:rsidR="00CB4BEB" w:rsidRPr="00B87969" w14:paraId="66D5C092" w14:textId="77777777" w:rsidTr="003C0924">
        <w:trPr>
          <w:trHeight w:hRule="exact" w:val="255"/>
        </w:trPr>
        <w:tc>
          <w:tcPr>
            <w:tcW w:w="2235" w:type="dxa"/>
            <w:shd w:val="clear" w:color="auto" w:fill="E0E0E0"/>
            <w:vAlign w:val="bottom"/>
          </w:tcPr>
          <w:p w14:paraId="364B8CBB"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Lovgrundlag</w:t>
            </w:r>
          </w:p>
        </w:tc>
        <w:tc>
          <w:tcPr>
            <w:tcW w:w="11340" w:type="dxa"/>
            <w:shd w:val="clear" w:color="auto" w:fill="FFFFFF"/>
            <w:vAlign w:val="bottom"/>
          </w:tcPr>
          <w:p w14:paraId="0B62C2BF" w14:textId="77777777" w:rsidR="00CB4BEB" w:rsidRPr="00B87969" w:rsidRDefault="00CB4BEB" w:rsidP="003C0924">
            <w:pPr>
              <w:rPr>
                <w:rFonts w:ascii="Trebuchet MS" w:hAnsi="Trebuchet MS" w:cs="Trebuchet MS"/>
                <w:sz w:val="18"/>
                <w:szCs w:val="18"/>
              </w:rPr>
            </w:pPr>
          </w:p>
        </w:tc>
      </w:tr>
      <w:tr w:rsidR="00CB4BEB" w:rsidRPr="00B87969" w14:paraId="79AA82A9" w14:textId="77777777" w:rsidTr="003C0924">
        <w:trPr>
          <w:trHeight w:hRule="exact" w:val="510"/>
        </w:trPr>
        <w:tc>
          <w:tcPr>
            <w:tcW w:w="2235" w:type="dxa"/>
            <w:shd w:val="clear" w:color="auto" w:fill="E0E0E0"/>
            <w:vAlign w:val="bottom"/>
          </w:tcPr>
          <w:p w14:paraId="3149A12B" w14:textId="77777777" w:rsidR="00CB4BEB" w:rsidRPr="00B87969" w:rsidRDefault="00CB4BEB" w:rsidP="003C0924">
            <w:pPr>
              <w:rPr>
                <w:rFonts w:ascii="Trebuchet MS" w:hAnsi="Trebuchet MS" w:cs="Trebuchet MS"/>
                <w:sz w:val="18"/>
                <w:szCs w:val="18"/>
              </w:rPr>
            </w:pPr>
            <w:proofErr w:type="spellStart"/>
            <w:r w:rsidRPr="00B87969">
              <w:rPr>
                <w:rFonts w:ascii="Trebuchet MS" w:hAnsi="Trebuchet MS" w:cs="Trebuchet MS"/>
                <w:sz w:val="18"/>
                <w:szCs w:val="18"/>
              </w:rPr>
              <w:t>KLE_koder</w:t>
            </w:r>
            <w:proofErr w:type="spellEnd"/>
          </w:p>
        </w:tc>
        <w:tc>
          <w:tcPr>
            <w:tcW w:w="11340" w:type="dxa"/>
            <w:shd w:val="clear" w:color="auto" w:fill="FFFFFF"/>
            <w:vAlign w:val="bottom"/>
          </w:tcPr>
          <w:p w14:paraId="70B8B952" w14:textId="7D4B7FC3" w:rsidR="00CB4BEB" w:rsidRPr="00B87969" w:rsidRDefault="00CB4BEB" w:rsidP="003C0924">
            <w:pPr>
              <w:rPr>
                <w:rFonts w:ascii="Trebuchet MS" w:hAnsi="Trebuchet MS" w:cs="Trebuchet MS"/>
                <w:sz w:val="18"/>
                <w:szCs w:val="18"/>
              </w:rPr>
            </w:pPr>
            <w:r w:rsidRPr="00E4693D">
              <w:rPr>
                <w:rFonts w:ascii="Trebuchet MS" w:hAnsi="Trebuchet MS" w:cs="Trebuchet MS"/>
                <w:sz w:val="18"/>
                <w:szCs w:val="18"/>
              </w:rPr>
              <w:t>04.00.00, 04.04.00, 04.14.00, 01.05.15, 09.19.00, 18.15.12, 20.01.00, 20.01.01, 20.01.02, 20.01.05, 20.01.06, 20.01.07, 20.01.10, 20.02.03, 20.10.00</w:t>
            </w:r>
          </w:p>
        </w:tc>
      </w:tr>
    </w:tbl>
    <w:p w14:paraId="1D63819C" w14:textId="77777777" w:rsidR="00CB4BEB" w:rsidRPr="00B87969" w:rsidRDefault="00CB4BEB" w:rsidP="00CB4BEB">
      <w:pPr>
        <w:tabs>
          <w:tab w:val="left" w:pos="3559"/>
        </w:tabs>
        <w:rPr>
          <w:rFonts w:ascii="Trebuchet MS" w:hAnsi="Trebuchet MS"/>
          <w:b/>
          <w:bCs/>
          <w:sz w:val="24"/>
        </w:rPr>
      </w:pPr>
    </w:p>
    <w:p w14:paraId="0D700D06" w14:textId="77777777" w:rsidR="00CB4BEB" w:rsidRPr="00B87969" w:rsidRDefault="00CB4BEB" w:rsidP="00CB4BEB">
      <w:pPr>
        <w:tabs>
          <w:tab w:val="left" w:pos="3559"/>
        </w:tabs>
      </w:pPr>
      <w:r w:rsidRPr="00B87969">
        <w:t>5.9.2.2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9"/>
        <w:gridCol w:w="8977"/>
      </w:tblGrid>
      <w:tr w:rsidR="00CB4BEB" w:rsidRPr="00B87969" w14:paraId="62F92CC5" w14:textId="77777777" w:rsidTr="003C0924">
        <w:trPr>
          <w:trHeight w:hRule="exact" w:val="255"/>
        </w:trPr>
        <w:tc>
          <w:tcPr>
            <w:tcW w:w="4503" w:type="dxa"/>
            <w:shd w:val="clear" w:color="auto" w:fill="D9D9D9"/>
            <w:vAlign w:val="bottom"/>
          </w:tcPr>
          <w:p w14:paraId="1EB0605F"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Emne</w:t>
            </w:r>
          </w:p>
        </w:tc>
        <w:tc>
          <w:tcPr>
            <w:tcW w:w="9149" w:type="dxa"/>
            <w:shd w:val="clear" w:color="auto" w:fill="D9D9D9"/>
            <w:vAlign w:val="bottom"/>
          </w:tcPr>
          <w:p w14:paraId="6F6DD109"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Beskrivelse</w:t>
            </w:r>
          </w:p>
        </w:tc>
      </w:tr>
      <w:tr w:rsidR="00CB4BEB" w:rsidRPr="00B87969" w14:paraId="5A95AE6A" w14:textId="77777777" w:rsidTr="003C0924">
        <w:trPr>
          <w:trHeight w:hRule="exact" w:val="516"/>
        </w:trPr>
        <w:tc>
          <w:tcPr>
            <w:tcW w:w="4503" w:type="dxa"/>
            <w:shd w:val="clear" w:color="auto" w:fill="E0E0E0"/>
            <w:vAlign w:val="center"/>
          </w:tcPr>
          <w:p w14:paraId="0C376DFE"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Cs/>
                <w:sz w:val="18"/>
                <w:szCs w:val="18"/>
              </w:rPr>
              <w:t>Registreringsinstruks</w:t>
            </w:r>
          </w:p>
        </w:tc>
        <w:tc>
          <w:tcPr>
            <w:tcW w:w="9149" w:type="dxa"/>
            <w:shd w:val="clear" w:color="auto" w:fill="FFFFFF"/>
            <w:vAlign w:val="bottom"/>
          </w:tcPr>
          <w:p w14:paraId="45835661"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Fladen registreres med snap til </w:t>
            </w:r>
            <w:proofErr w:type="spellStart"/>
            <w:r w:rsidRPr="00C40C88">
              <w:rPr>
                <w:rFonts w:ascii="Trebuchet MS" w:hAnsi="Trebuchet MS" w:cs="Trebuchet MS"/>
                <w:sz w:val="18"/>
                <w:szCs w:val="18"/>
              </w:rPr>
              <w:t>GeoDanmark</w:t>
            </w:r>
            <w:proofErr w:type="spellEnd"/>
            <w:r w:rsidRPr="00B87969">
              <w:rPr>
                <w:rFonts w:ascii="Trebuchet MS" w:hAnsi="Trebuchet MS" w:cs="Trebuchet MS"/>
                <w:sz w:val="18"/>
                <w:szCs w:val="18"/>
              </w:rPr>
              <w:t xml:space="preserve">-objekter, så hele det areal der er udlagt til denne brug medtages herunder tilskuerpladser m.v. Bør anvende </w:t>
            </w:r>
            <w:proofErr w:type="spellStart"/>
            <w:r w:rsidRPr="00B87969">
              <w:rPr>
                <w:rFonts w:ascii="Trebuchet MS" w:hAnsi="Trebuchet MS" w:cs="Trebuchet MS"/>
                <w:sz w:val="18"/>
                <w:szCs w:val="18"/>
              </w:rPr>
              <w:t>ortofoto</w:t>
            </w:r>
            <w:proofErr w:type="spellEnd"/>
            <w:r w:rsidRPr="00B87969">
              <w:rPr>
                <w:rFonts w:ascii="Trebuchet MS" w:hAnsi="Trebuchet MS" w:cs="Trebuchet MS"/>
                <w:sz w:val="18"/>
                <w:szCs w:val="18"/>
              </w:rPr>
              <w:t xml:space="preserve"> i denne proces.</w:t>
            </w:r>
          </w:p>
        </w:tc>
      </w:tr>
      <w:tr w:rsidR="00CB4BEB" w:rsidRPr="00B87969" w14:paraId="7F7CC514" w14:textId="77777777" w:rsidTr="003C0924">
        <w:trPr>
          <w:trHeight w:hRule="exact" w:val="255"/>
        </w:trPr>
        <w:tc>
          <w:tcPr>
            <w:tcW w:w="4503" w:type="dxa"/>
            <w:shd w:val="clear" w:color="auto" w:fill="E0E0E0"/>
            <w:vAlign w:val="bottom"/>
          </w:tcPr>
          <w:p w14:paraId="3B50F6EB"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Klassificering/opdeling</w:t>
            </w:r>
          </w:p>
        </w:tc>
        <w:tc>
          <w:tcPr>
            <w:tcW w:w="9149" w:type="dxa"/>
            <w:shd w:val="clear" w:color="auto" w:fill="FFFFFF"/>
            <w:vAlign w:val="bottom"/>
          </w:tcPr>
          <w:p w14:paraId="2C1D6A1E" w14:textId="2687BDDF"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Opdeles i facilitetstype med mulighed </w:t>
            </w:r>
            <w:r>
              <w:rPr>
                <w:rFonts w:ascii="Trebuchet MS" w:hAnsi="Trebuchet MS" w:cs="Trebuchet MS"/>
                <w:sz w:val="18"/>
                <w:szCs w:val="18"/>
              </w:rPr>
              <w:t>opdeling i</w:t>
            </w:r>
            <w:r w:rsidR="00874A35">
              <w:rPr>
                <w:rFonts w:ascii="Trebuchet MS" w:hAnsi="Trebuchet MS" w:cs="Trebuchet MS"/>
                <w:sz w:val="18"/>
                <w:szCs w:val="18"/>
              </w:rPr>
              <w:t xml:space="preserve"> </w:t>
            </w:r>
            <w:r w:rsidRPr="00AF6B5E">
              <w:rPr>
                <w:rFonts w:ascii="Trebuchet MS" w:hAnsi="Trebuchet MS" w:cs="Trebuchet MS"/>
                <w:sz w:val="18"/>
                <w:szCs w:val="18"/>
              </w:rPr>
              <w:t xml:space="preserve">handicapegnet, sæsonåben m.fl.  </w:t>
            </w:r>
          </w:p>
        </w:tc>
      </w:tr>
      <w:tr w:rsidR="00CB4BEB" w:rsidRPr="00B87969" w14:paraId="4B247EA3" w14:textId="77777777" w:rsidTr="003C0924">
        <w:trPr>
          <w:trHeight w:hRule="exact" w:val="255"/>
        </w:trPr>
        <w:tc>
          <w:tcPr>
            <w:tcW w:w="4503" w:type="dxa"/>
            <w:shd w:val="clear" w:color="auto" w:fill="E0E0E0"/>
            <w:vAlign w:val="bottom"/>
          </w:tcPr>
          <w:p w14:paraId="70A19BB4"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Minimum størrelser for objekt</w:t>
            </w:r>
          </w:p>
        </w:tc>
        <w:tc>
          <w:tcPr>
            <w:tcW w:w="9149" w:type="dxa"/>
            <w:shd w:val="clear" w:color="auto" w:fill="FFFFFF"/>
            <w:vAlign w:val="bottom"/>
          </w:tcPr>
          <w:p w14:paraId="02DF49F2"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10 kvm.</w:t>
            </w:r>
          </w:p>
        </w:tc>
      </w:tr>
      <w:tr w:rsidR="00CB4BEB" w:rsidRPr="00B87969" w14:paraId="6BE1A7EE" w14:textId="77777777" w:rsidTr="003C0924">
        <w:trPr>
          <w:trHeight w:hRule="exact" w:val="255"/>
        </w:trPr>
        <w:tc>
          <w:tcPr>
            <w:tcW w:w="4503" w:type="dxa"/>
            <w:shd w:val="clear" w:color="auto" w:fill="E0E0E0"/>
            <w:vAlign w:val="bottom"/>
          </w:tcPr>
          <w:p w14:paraId="521B161F"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Entydige objekter</w:t>
            </w:r>
          </w:p>
        </w:tc>
        <w:tc>
          <w:tcPr>
            <w:tcW w:w="9149" w:type="dxa"/>
            <w:shd w:val="clear" w:color="auto" w:fill="FFFFFF"/>
            <w:vAlign w:val="bottom"/>
          </w:tcPr>
          <w:p w14:paraId="742C8B1C" w14:textId="77777777" w:rsidR="00CB4BEB" w:rsidRPr="00B87969" w:rsidRDefault="00CB4BEB" w:rsidP="003C0924">
            <w:pPr>
              <w:rPr>
                <w:rFonts w:ascii="Trebuchet MS" w:hAnsi="Trebuchet MS" w:cs="Trebuchet MS"/>
                <w:sz w:val="18"/>
                <w:szCs w:val="18"/>
              </w:rPr>
            </w:pPr>
          </w:p>
        </w:tc>
      </w:tr>
      <w:tr w:rsidR="00CB4BEB" w:rsidRPr="00B87969" w14:paraId="450282B0" w14:textId="77777777" w:rsidTr="003C0924">
        <w:trPr>
          <w:trHeight w:hRule="exact" w:val="510"/>
        </w:trPr>
        <w:tc>
          <w:tcPr>
            <w:tcW w:w="4503" w:type="dxa"/>
            <w:shd w:val="clear" w:color="auto" w:fill="E0E0E0"/>
            <w:vAlign w:val="center"/>
          </w:tcPr>
          <w:p w14:paraId="4AF451EB"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Geometrisk konsistens mellem objekter</w:t>
            </w:r>
          </w:p>
        </w:tc>
        <w:tc>
          <w:tcPr>
            <w:tcW w:w="9149" w:type="dxa"/>
            <w:shd w:val="clear" w:color="auto" w:fill="FFFFFF"/>
            <w:vAlign w:val="bottom"/>
          </w:tcPr>
          <w:p w14:paraId="19F772F9" w14:textId="77777777" w:rsidR="00CB4BEB" w:rsidRPr="00B87969" w:rsidRDefault="00CB4BEB" w:rsidP="003C0924">
            <w:pPr>
              <w:rPr>
                <w:rFonts w:ascii="Trebuchet MS" w:hAnsi="Trebuchet MS" w:cs="Trebuchet MS"/>
                <w:sz w:val="18"/>
                <w:szCs w:val="18"/>
              </w:rPr>
            </w:pPr>
          </w:p>
        </w:tc>
      </w:tr>
      <w:tr w:rsidR="00CB4BEB" w:rsidRPr="00B87969" w14:paraId="76ABE16E" w14:textId="77777777" w:rsidTr="003C0924">
        <w:trPr>
          <w:trHeight w:hRule="exact" w:val="255"/>
        </w:trPr>
        <w:tc>
          <w:tcPr>
            <w:tcW w:w="4503" w:type="dxa"/>
            <w:shd w:val="clear" w:color="auto" w:fill="E0E0E0"/>
            <w:vAlign w:val="bottom"/>
          </w:tcPr>
          <w:p w14:paraId="0C5C77AD"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Geometrisk konsistens med objekter i andre datasæt</w:t>
            </w:r>
          </w:p>
        </w:tc>
        <w:tc>
          <w:tcPr>
            <w:tcW w:w="9149" w:type="dxa"/>
            <w:shd w:val="clear" w:color="auto" w:fill="FFFFFF"/>
            <w:vAlign w:val="bottom"/>
          </w:tcPr>
          <w:p w14:paraId="5267E43D"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Placeres gerne med snap til nabo- og </w:t>
            </w:r>
            <w:proofErr w:type="spellStart"/>
            <w:r w:rsidRPr="00E4693D">
              <w:rPr>
                <w:rFonts w:ascii="Trebuchet MS" w:hAnsi="Trebuchet MS" w:cs="Trebuchet MS"/>
                <w:sz w:val="18"/>
                <w:szCs w:val="18"/>
              </w:rPr>
              <w:t>GeoDanmark</w:t>
            </w:r>
            <w:proofErr w:type="spellEnd"/>
            <w:r w:rsidRPr="00B87969">
              <w:rPr>
                <w:rFonts w:ascii="Trebuchet MS" w:hAnsi="Trebuchet MS" w:cs="Trebuchet MS"/>
                <w:sz w:val="18"/>
                <w:szCs w:val="18"/>
              </w:rPr>
              <w:t>-objekter.</w:t>
            </w:r>
          </w:p>
        </w:tc>
      </w:tr>
    </w:tbl>
    <w:p w14:paraId="3AF44108" w14:textId="77777777" w:rsidR="00CB4BEB" w:rsidRPr="00B87969" w:rsidRDefault="00CB4BEB" w:rsidP="00CB4BEB">
      <w:pPr>
        <w:pStyle w:val="Overskrift6"/>
      </w:pPr>
      <w:r w:rsidRPr="00B87969">
        <w:t>5.9.2.3 Kodelister</w:t>
      </w:r>
    </w:p>
    <w:p w14:paraId="476FA45A" w14:textId="77777777" w:rsidR="00CB4BEB" w:rsidRPr="004D2787" w:rsidRDefault="00CB4BEB" w:rsidP="00CB4BEB">
      <w:pPr>
        <w:autoSpaceDE w:val="0"/>
        <w:autoSpaceDN w:val="0"/>
        <w:adjustRightInd w:val="0"/>
        <w:rPr>
          <w:rFonts w:ascii="Trebuchet MS" w:hAnsi="Trebuchet MS" w:cs="Trebuchet MS"/>
          <w:sz w:val="19"/>
          <w:szCs w:val="19"/>
        </w:rPr>
      </w:pPr>
      <w:r w:rsidRPr="004D2787">
        <w:rPr>
          <w:rFonts w:ascii="Trebuchet MS" w:hAnsi="Trebuchet MS" w:cs="Trebuchet MS"/>
          <w:sz w:val="19"/>
          <w:szCs w:val="19"/>
        </w:rPr>
        <w:t>Kodelisterne fungerer som oversættelser mellem anvendte kodeværdier og de matchende forklarende tekster.</w:t>
      </w:r>
    </w:p>
    <w:p w14:paraId="2100DF5F" w14:textId="77777777" w:rsidR="00CB4BEB" w:rsidRPr="00B87969" w:rsidRDefault="00CB4BEB" w:rsidP="00CB4BEB">
      <w:pPr>
        <w:pStyle w:val="Overskrift7"/>
      </w:pPr>
      <w:r w:rsidRPr="00B87969">
        <w:t>5.9.2.3.1   5801 Facilitet</w:t>
      </w:r>
      <w:r w:rsidRPr="005C36F5">
        <w:rPr>
          <w:b/>
          <w:bCs/>
        </w:rPr>
        <w:t xml:space="preserve"> </w:t>
      </w:r>
      <w:r w:rsidRPr="00B87969">
        <w:t>(d_580</w:t>
      </w:r>
      <w:r w:rsidRPr="005C36F5">
        <w:t>0</w:t>
      </w:r>
      <w:r w:rsidRPr="00B87969">
        <w:t>_facilitet)</w:t>
      </w:r>
    </w:p>
    <w:p w14:paraId="39860EB6" w14:textId="20E28FFF" w:rsidR="00CB4BEB" w:rsidRPr="004D2787" w:rsidRDefault="00CB4BEB" w:rsidP="00CB4BEB">
      <w:pPr>
        <w:rPr>
          <w:rFonts w:ascii="Trebuchet MS" w:hAnsi="Trebuchet MS"/>
          <w:sz w:val="19"/>
          <w:szCs w:val="19"/>
        </w:rPr>
      </w:pPr>
      <w:r w:rsidRPr="004D2787">
        <w:rPr>
          <w:rFonts w:ascii="Trebuchet MS" w:hAnsi="Trebuchet MS"/>
          <w:sz w:val="19"/>
          <w:szCs w:val="19"/>
        </w:rPr>
        <w:t>Der anvendes samme liste som 5.9.1.3.1</w:t>
      </w:r>
    </w:p>
    <w:p w14:paraId="5C1B8AAF" w14:textId="77777777" w:rsidR="0042352D" w:rsidRPr="00B87969" w:rsidRDefault="0042352D" w:rsidP="00CB4BEB">
      <w:pPr>
        <w:rPr>
          <w:rFonts w:ascii="Trebuchet MS" w:hAnsi="Trebuchet MS"/>
          <w:bCs/>
          <w:sz w:val="18"/>
          <w:szCs w:val="18"/>
        </w:rPr>
      </w:pPr>
    </w:p>
    <w:p w14:paraId="66EF35BB" w14:textId="77777777" w:rsidR="00CB4BEB" w:rsidRPr="00B87969" w:rsidRDefault="00CB4BEB" w:rsidP="00CB4BEB">
      <w:pPr>
        <w:pStyle w:val="Overskrift2"/>
        <w:rPr>
          <w:kern w:val="32"/>
        </w:rPr>
      </w:pPr>
      <w:bookmarkStart w:id="2790" w:name="_Toc63351487"/>
      <w:bookmarkStart w:id="2791" w:name="_Toc122436139"/>
      <w:r w:rsidRPr="00B87969">
        <w:rPr>
          <w:kern w:val="32"/>
        </w:rPr>
        <w:t xml:space="preserve">5.9.3 </w:t>
      </w:r>
      <w:proofErr w:type="spellStart"/>
      <w:r w:rsidRPr="00B87969">
        <w:rPr>
          <w:kern w:val="32"/>
        </w:rPr>
        <w:t>Facilitet_linje</w:t>
      </w:r>
      <w:proofErr w:type="spellEnd"/>
      <w:r w:rsidRPr="00B87969">
        <w:rPr>
          <w:kern w:val="32"/>
        </w:rPr>
        <w:t xml:space="preserve"> (5802)</w:t>
      </w:r>
      <w:bookmarkEnd w:id="2761"/>
      <w:bookmarkEnd w:id="2790"/>
      <w:bookmarkEnd w:id="2791"/>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47"/>
        <w:gridCol w:w="4491"/>
        <w:gridCol w:w="45"/>
        <w:gridCol w:w="1276"/>
        <w:gridCol w:w="1559"/>
        <w:gridCol w:w="1417"/>
        <w:gridCol w:w="2381"/>
        <w:tblGridChange w:id="2792">
          <w:tblGrid>
            <w:gridCol w:w="2547"/>
            <w:gridCol w:w="4491"/>
            <w:gridCol w:w="45"/>
            <w:gridCol w:w="1276"/>
            <w:gridCol w:w="1559"/>
            <w:gridCol w:w="1417"/>
            <w:gridCol w:w="2381"/>
          </w:tblGrid>
        </w:tblGridChange>
      </w:tblGrid>
      <w:tr w:rsidR="00CB4BEB" w:rsidRPr="00B87969" w14:paraId="2DF2A3E6" w14:textId="77777777" w:rsidTr="003C0924">
        <w:tc>
          <w:tcPr>
            <w:tcW w:w="2547" w:type="dxa"/>
            <w:tcBorders>
              <w:bottom w:val="single" w:sz="4" w:space="0" w:color="auto"/>
            </w:tcBorders>
            <w:shd w:val="clear" w:color="auto" w:fill="D9D9D9"/>
            <w:vAlign w:val="center"/>
          </w:tcPr>
          <w:p w14:paraId="01ED2A11"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Feltnavn</w:t>
            </w:r>
          </w:p>
        </w:tc>
        <w:tc>
          <w:tcPr>
            <w:tcW w:w="4491" w:type="dxa"/>
            <w:tcBorders>
              <w:bottom w:val="single" w:sz="4" w:space="0" w:color="auto"/>
            </w:tcBorders>
            <w:shd w:val="clear" w:color="auto" w:fill="D9D9D9"/>
            <w:vAlign w:val="center"/>
          </w:tcPr>
          <w:p w14:paraId="02738D92"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Formål</w:t>
            </w:r>
          </w:p>
        </w:tc>
        <w:tc>
          <w:tcPr>
            <w:tcW w:w="1321" w:type="dxa"/>
            <w:gridSpan w:val="2"/>
            <w:tcBorders>
              <w:bottom w:val="single" w:sz="4" w:space="0" w:color="auto"/>
            </w:tcBorders>
            <w:shd w:val="clear" w:color="auto" w:fill="D9D9D9"/>
            <w:vAlign w:val="center"/>
          </w:tcPr>
          <w:p w14:paraId="260AC0C8"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Datatype</w:t>
            </w:r>
          </w:p>
        </w:tc>
        <w:tc>
          <w:tcPr>
            <w:tcW w:w="1559" w:type="dxa"/>
            <w:tcBorders>
              <w:bottom w:val="single" w:sz="4" w:space="0" w:color="auto"/>
            </w:tcBorders>
            <w:shd w:val="clear" w:color="auto" w:fill="D9D9D9"/>
            <w:vAlign w:val="center"/>
          </w:tcPr>
          <w:p w14:paraId="05927F9D"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Værdiområde</w:t>
            </w:r>
          </w:p>
        </w:tc>
        <w:tc>
          <w:tcPr>
            <w:tcW w:w="1417" w:type="dxa"/>
            <w:tcBorders>
              <w:bottom w:val="single" w:sz="4" w:space="0" w:color="auto"/>
            </w:tcBorders>
            <w:shd w:val="clear" w:color="auto" w:fill="D9D9D9"/>
            <w:vAlign w:val="bottom"/>
          </w:tcPr>
          <w:p w14:paraId="60365664" w14:textId="77777777" w:rsidR="00CB4BEB" w:rsidRPr="00B87969" w:rsidRDefault="00CB4BEB" w:rsidP="003C0924">
            <w:pPr>
              <w:autoSpaceDE w:val="0"/>
              <w:autoSpaceDN w:val="0"/>
              <w:adjustRightInd w:val="0"/>
              <w:rPr>
                <w:rFonts w:ascii="Trebuchet MS" w:hAnsi="Trebuchet MS" w:cs="Trebuchet MS"/>
                <w:b/>
                <w:bCs/>
                <w:sz w:val="18"/>
                <w:szCs w:val="18"/>
              </w:rPr>
            </w:pPr>
            <w:r w:rsidRPr="00B87969">
              <w:rPr>
                <w:rFonts w:ascii="Trebuchet MS" w:hAnsi="Trebuchet MS" w:cs="Trebuchet MS"/>
                <w:b/>
                <w:bCs/>
                <w:sz w:val="18"/>
                <w:szCs w:val="18"/>
              </w:rPr>
              <w:t>Obligatorisk /</w:t>
            </w:r>
          </w:p>
          <w:p w14:paraId="1F9D288D"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Frit</w:t>
            </w:r>
          </w:p>
        </w:tc>
        <w:tc>
          <w:tcPr>
            <w:tcW w:w="2381" w:type="dxa"/>
            <w:shd w:val="clear" w:color="auto" w:fill="D9D9D9"/>
            <w:vAlign w:val="center"/>
          </w:tcPr>
          <w:p w14:paraId="6B29641D"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Eksempel</w:t>
            </w:r>
          </w:p>
        </w:tc>
      </w:tr>
      <w:tr w:rsidR="00CB4BEB" w:rsidRPr="00B87969" w14:paraId="640E8AEB"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D9D9D9"/>
            <w:vAlign w:val="bottom"/>
          </w:tcPr>
          <w:p w14:paraId="50866FAB" w14:textId="77777777" w:rsidR="00CB4BEB" w:rsidRPr="008E47F0" w:rsidRDefault="00CB4BEB" w:rsidP="003C0924">
            <w:pPr>
              <w:rPr>
                <w:rFonts w:ascii="Trebuchet MS" w:hAnsi="Trebuchet MS" w:cs="Trebuchet MS"/>
                <w:sz w:val="18"/>
                <w:szCs w:val="18"/>
              </w:rPr>
            </w:pPr>
            <w:proofErr w:type="spellStart"/>
            <w:r w:rsidRPr="008E47F0">
              <w:rPr>
                <w:rFonts w:ascii="Trebuchet MS" w:hAnsi="Trebuchet MS" w:cs="Trebuchet MS"/>
                <w:sz w:val="18"/>
                <w:szCs w:val="18"/>
              </w:rPr>
              <w:t>rute_ty_k</w:t>
            </w:r>
            <w:proofErr w:type="spellEnd"/>
          </w:p>
        </w:tc>
        <w:tc>
          <w:tcPr>
            <w:tcW w:w="4491" w:type="dxa"/>
            <w:tcBorders>
              <w:top w:val="single" w:sz="4" w:space="0" w:color="auto"/>
              <w:left w:val="single" w:sz="4" w:space="0" w:color="auto"/>
              <w:bottom w:val="nil"/>
              <w:right w:val="single" w:sz="4" w:space="0" w:color="auto"/>
            </w:tcBorders>
            <w:shd w:val="clear" w:color="auto" w:fill="FFFFFF"/>
            <w:vAlign w:val="bottom"/>
          </w:tcPr>
          <w:p w14:paraId="5076C70A"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Kode for rutetypen</w:t>
            </w:r>
          </w:p>
        </w:tc>
        <w:tc>
          <w:tcPr>
            <w:tcW w:w="1321" w:type="dxa"/>
            <w:gridSpan w:val="2"/>
            <w:tcBorders>
              <w:top w:val="single" w:sz="4" w:space="0" w:color="auto"/>
              <w:left w:val="single" w:sz="4" w:space="0" w:color="auto"/>
              <w:bottom w:val="nil"/>
              <w:right w:val="single" w:sz="4" w:space="0" w:color="auto"/>
            </w:tcBorders>
            <w:shd w:val="clear" w:color="auto" w:fill="FFFFFF"/>
            <w:vAlign w:val="bottom"/>
          </w:tcPr>
          <w:p w14:paraId="77BEB541"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Heltal</w:t>
            </w:r>
          </w:p>
        </w:tc>
        <w:tc>
          <w:tcPr>
            <w:tcW w:w="1559" w:type="dxa"/>
            <w:tcBorders>
              <w:top w:val="single" w:sz="4" w:space="0" w:color="auto"/>
              <w:left w:val="single" w:sz="4" w:space="0" w:color="auto"/>
              <w:bottom w:val="nil"/>
              <w:right w:val="single" w:sz="4" w:space="0" w:color="auto"/>
            </w:tcBorders>
            <w:shd w:val="clear" w:color="auto" w:fill="FFFFFF"/>
            <w:vAlign w:val="bottom"/>
          </w:tcPr>
          <w:p w14:paraId="6A3C6AA8"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1-99</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2AD4AC8A"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O</w:t>
            </w:r>
          </w:p>
        </w:tc>
        <w:tc>
          <w:tcPr>
            <w:tcW w:w="2381" w:type="dxa"/>
            <w:tcBorders>
              <w:top w:val="single" w:sz="4" w:space="0" w:color="auto"/>
              <w:left w:val="single" w:sz="4" w:space="0" w:color="auto"/>
              <w:bottom w:val="nil"/>
              <w:right w:val="single" w:sz="4" w:space="0" w:color="auto"/>
            </w:tcBorders>
            <w:shd w:val="clear" w:color="auto" w:fill="FFFFFF"/>
            <w:vAlign w:val="bottom"/>
          </w:tcPr>
          <w:p w14:paraId="3BEBE720"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1</w:t>
            </w:r>
          </w:p>
        </w:tc>
      </w:tr>
      <w:tr w:rsidR="00CB4BEB" w:rsidRPr="00B87969" w14:paraId="25AEC3DC"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9CCFF"/>
            <w:vAlign w:val="bottom"/>
          </w:tcPr>
          <w:p w14:paraId="1CF4407A" w14:textId="77777777" w:rsidR="00CB4BEB" w:rsidRPr="008E47F0" w:rsidRDefault="00CB4BEB" w:rsidP="003C0924">
            <w:pPr>
              <w:rPr>
                <w:rFonts w:ascii="Trebuchet MS" w:hAnsi="Trebuchet MS" w:cs="Trebuchet MS"/>
                <w:sz w:val="18"/>
                <w:szCs w:val="18"/>
              </w:rPr>
            </w:pPr>
            <w:proofErr w:type="spellStart"/>
            <w:r w:rsidRPr="008E47F0">
              <w:rPr>
                <w:rFonts w:ascii="Trebuchet MS" w:hAnsi="Trebuchet MS" w:cs="Trebuchet MS"/>
                <w:sz w:val="18"/>
                <w:szCs w:val="18"/>
              </w:rPr>
              <w:t>rute_ty</w:t>
            </w:r>
            <w:proofErr w:type="spellEnd"/>
          </w:p>
        </w:tc>
        <w:tc>
          <w:tcPr>
            <w:tcW w:w="4491" w:type="dxa"/>
            <w:tcBorders>
              <w:top w:val="single" w:sz="4" w:space="0" w:color="auto"/>
              <w:left w:val="single" w:sz="4" w:space="0" w:color="auto"/>
              <w:bottom w:val="nil"/>
              <w:right w:val="single" w:sz="4" w:space="0" w:color="auto"/>
            </w:tcBorders>
            <w:shd w:val="clear" w:color="auto" w:fill="99CCFF"/>
            <w:vAlign w:val="bottom"/>
          </w:tcPr>
          <w:p w14:paraId="615A3966"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Typen af rute</w:t>
            </w:r>
          </w:p>
        </w:tc>
        <w:tc>
          <w:tcPr>
            <w:tcW w:w="1321" w:type="dxa"/>
            <w:gridSpan w:val="2"/>
            <w:tcBorders>
              <w:top w:val="single" w:sz="4" w:space="0" w:color="auto"/>
              <w:left w:val="single" w:sz="4" w:space="0" w:color="auto"/>
              <w:bottom w:val="nil"/>
              <w:right w:val="single" w:sz="4" w:space="0" w:color="auto"/>
            </w:tcBorders>
            <w:shd w:val="clear" w:color="auto" w:fill="99CCFF"/>
            <w:vAlign w:val="bottom"/>
          </w:tcPr>
          <w:p w14:paraId="5D58D6EB"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Tekststreng</w:t>
            </w:r>
          </w:p>
        </w:tc>
        <w:tc>
          <w:tcPr>
            <w:tcW w:w="1559" w:type="dxa"/>
            <w:tcBorders>
              <w:top w:val="single" w:sz="4" w:space="0" w:color="auto"/>
              <w:left w:val="single" w:sz="4" w:space="0" w:color="auto"/>
              <w:bottom w:val="nil"/>
              <w:right w:val="single" w:sz="4" w:space="0" w:color="auto"/>
            </w:tcBorders>
            <w:shd w:val="clear" w:color="auto" w:fill="99CCFF"/>
            <w:vAlign w:val="bottom"/>
          </w:tcPr>
          <w:p w14:paraId="3439DF8C"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0-30 tegn</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2B41C019"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S</w:t>
            </w:r>
          </w:p>
        </w:tc>
        <w:tc>
          <w:tcPr>
            <w:tcW w:w="2381" w:type="dxa"/>
            <w:tcBorders>
              <w:top w:val="single" w:sz="4" w:space="0" w:color="auto"/>
              <w:left w:val="single" w:sz="4" w:space="0" w:color="auto"/>
              <w:bottom w:val="nil"/>
              <w:right w:val="single" w:sz="4" w:space="0" w:color="auto"/>
            </w:tcBorders>
            <w:shd w:val="clear" w:color="auto" w:fill="99CCFF"/>
            <w:vAlign w:val="bottom"/>
          </w:tcPr>
          <w:p w14:paraId="14734871" w14:textId="77777777" w:rsidR="00CB4BEB" w:rsidRPr="00B87969" w:rsidRDefault="00CB4BEB" w:rsidP="003C0924">
            <w:pPr>
              <w:rPr>
                <w:rFonts w:ascii="Trebuchet MS" w:hAnsi="Trebuchet MS" w:cs="Trebuchet MS"/>
                <w:sz w:val="18"/>
                <w:szCs w:val="18"/>
              </w:rPr>
            </w:pPr>
            <w:proofErr w:type="spellStart"/>
            <w:r w:rsidRPr="00B87969">
              <w:rPr>
                <w:rFonts w:ascii="Trebuchet MS" w:hAnsi="Trebuchet MS" w:cs="Trebuchet MS"/>
                <w:sz w:val="18"/>
                <w:szCs w:val="18"/>
              </w:rPr>
              <w:t>Skirute</w:t>
            </w:r>
            <w:proofErr w:type="spellEnd"/>
          </w:p>
        </w:tc>
      </w:tr>
      <w:tr w:rsidR="00CB4BEB" w:rsidRPr="00B87969" w14:paraId="2BD35553"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9CCFF"/>
            <w:vAlign w:val="bottom"/>
          </w:tcPr>
          <w:p w14:paraId="3C9C9A3A" w14:textId="77777777" w:rsidR="00CB4BEB" w:rsidRPr="008E47F0" w:rsidDel="0010142E" w:rsidRDefault="00CB4BEB" w:rsidP="003C0924">
            <w:pPr>
              <w:rPr>
                <w:rFonts w:ascii="Trebuchet MS" w:hAnsi="Trebuchet MS" w:cs="Trebuchet MS"/>
                <w:sz w:val="18"/>
                <w:szCs w:val="18"/>
              </w:rPr>
            </w:pPr>
            <w:proofErr w:type="spellStart"/>
            <w:r w:rsidRPr="008E47F0">
              <w:rPr>
                <w:rFonts w:ascii="Trebuchet MS" w:hAnsi="Trebuchet MS" w:cs="Trebuchet MS"/>
                <w:sz w:val="18"/>
                <w:szCs w:val="18"/>
              </w:rPr>
              <w:t>rute_uty_k</w:t>
            </w:r>
            <w:proofErr w:type="spellEnd"/>
          </w:p>
        </w:tc>
        <w:tc>
          <w:tcPr>
            <w:tcW w:w="4491" w:type="dxa"/>
            <w:tcBorders>
              <w:top w:val="single" w:sz="4" w:space="0" w:color="auto"/>
              <w:left w:val="single" w:sz="4" w:space="0" w:color="auto"/>
              <w:bottom w:val="nil"/>
              <w:right w:val="single" w:sz="4" w:space="0" w:color="auto"/>
            </w:tcBorders>
            <w:shd w:val="clear" w:color="auto" w:fill="99CCFF"/>
            <w:vAlign w:val="bottom"/>
          </w:tcPr>
          <w:p w14:paraId="5ED56B99"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Kode for undertypen af rute</w:t>
            </w:r>
          </w:p>
        </w:tc>
        <w:tc>
          <w:tcPr>
            <w:tcW w:w="1321" w:type="dxa"/>
            <w:gridSpan w:val="2"/>
            <w:tcBorders>
              <w:top w:val="single" w:sz="4" w:space="0" w:color="auto"/>
              <w:left w:val="single" w:sz="4" w:space="0" w:color="auto"/>
              <w:bottom w:val="nil"/>
              <w:right w:val="single" w:sz="4" w:space="0" w:color="auto"/>
            </w:tcBorders>
            <w:shd w:val="clear" w:color="auto" w:fill="99CCFF"/>
            <w:vAlign w:val="bottom"/>
          </w:tcPr>
          <w:p w14:paraId="3C8DC631"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559" w:type="dxa"/>
            <w:tcBorders>
              <w:top w:val="single" w:sz="4" w:space="0" w:color="auto"/>
              <w:left w:val="single" w:sz="4" w:space="0" w:color="auto"/>
              <w:bottom w:val="nil"/>
              <w:right w:val="single" w:sz="4" w:space="0" w:color="auto"/>
            </w:tcBorders>
            <w:shd w:val="clear" w:color="auto" w:fill="99CCFF"/>
            <w:vAlign w:val="bottom"/>
          </w:tcPr>
          <w:p w14:paraId="25F91813"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1-99</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601D554F"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381" w:type="dxa"/>
            <w:tcBorders>
              <w:top w:val="single" w:sz="4" w:space="0" w:color="auto"/>
              <w:left w:val="single" w:sz="4" w:space="0" w:color="auto"/>
              <w:bottom w:val="nil"/>
              <w:right w:val="single" w:sz="4" w:space="0" w:color="auto"/>
            </w:tcBorders>
            <w:shd w:val="clear" w:color="auto" w:fill="99CCFF"/>
            <w:vAlign w:val="bottom"/>
          </w:tcPr>
          <w:p w14:paraId="605EB1AE"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2</w:t>
            </w:r>
          </w:p>
        </w:tc>
      </w:tr>
      <w:tr w:rsidR="00CB4BEB" w:rsidRPr="00B87969" w14:paraId="76F7D37B" w14:textId="77777777" w:rsidTr="003C0924">
        <w:trPr>
          <w:trHeight w:hRule="exact" w:val="485"/>
        </w:trPr>
        <w:tc>
          <w:tcPr>
            <w:tcW w:w="2547" w:type="dxa"/>
            <w:tcBorders>
              <w:top w:val="single" w:sz="4" w:space="0" w:color="auto"/>
              <w:left w:val="single" w:sz="4" w:space="0" w:color="auto"/>
              <w:bottom w:val="nil"/>
              <w:right w:val="single" w:sz="4" w:space="0" w:color="auto"/>
            </w:tcBorders>
            <w:shd w:val="clear" w:color="auto" w:fill="99CCFF"/>
            <w:vAlign w:val="bottom"/>
          </w:tcPr>
          <w:p w14:paraId="657D2751" w14:textId="77777777" w:rsidR="00CB4BEB" w:rsidRPr="008E47F0" w:rsidDel="0010142E" w:rsidRDefault="00CB4BEB" w:rsidP="003C0924">
            <w:pPr>
              <w:rPr>
                <w:rFonts w:ascii="Trebuchet MS" w:hAnsi="Trebuchet MS" w:cs="Trebuchet MS"/>
                <w:sz w:val="18"/>
                <w:szCs w:val="18"/>
              </w:rPr>
            </w:pPr>
            <w:proofErr w:type="spellStart"/>
            <w:r w:rsidRPr="008E47F0">
              <w:rPr>
                <w:rFonts w:ascii="Trebuchet MS" w:hAnsi="Trebuchet MS" w:cs="Trebuchet MS"/>
                <w:sz w:val="18"/>
                <w:szCs w:val="18"/>
              </w:rPr>
              <w:t>rute_uty</w:t>
            </w:r>
            <w:proofErr w:type="spellEnd"/>
          </w:p>
        </w:tc>
        <w:tc>
          <w:tcPr>
            <w:tcW w:w="4491" w:type="dxa"/>
            <w:tcBorders>
              <w:top w:val="single" w:sz="4" w:space="0" w:color="auto"/>
              <w:left w:val="single" w:sz="4" w:space="0" w:color="auto"/>
              <w:bottom w:val="nil"/>
              <w:right w:val="single" w:sz="4" w:space="0" w:color="auto"/>
            </w:tcBorders>
            <w:shd w:val="clear" w:color="auto" w:fill="99CCFF"/>
            <w:vAlign w:val="bottom"/>
          </w:tcPr>
          <w:p w14:paraId="0D5A4A49"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Undertypen af rute. Opdelt i forskellige nationale temaruter</w:t>
            </w:r>
          </w:p>
        </w:tc>
        <w:tc>
          <w:tcPr>
            <w:tcW w:w="1321" w:type="dxa"/>
            <w:gridSpan w:val="2"/>
            <w:tcBorders>
              <w:top w:val="single" w:sz="4" w:space="0" w:color="auto"/>
              <w:left w:val="single" w:sz="4" w:space="0" w:color="auto"/>
              <w:bottom w:val="nil"/>
              <w:right w:val="single" w:sz="4" w:space="0" w:color="auto"/>
            </w:tcBorders>
            <w:shd w:val="clear" w:color="auto" w:fill="99CCFF"/>
            <w:vAlign w:val="bottom"/>
          </w:tcPr>
          <w:p w14:paraId="5BE08FA9"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559" w:type="dxa"/>
            <w:tcBorders>
              <w:top w:val="single" w:sz="4" w:space="0" w:color="auto"/>
              <w:left w:val="single" w:sz="4" w:space="0" w:color="auto"/>
              <w:bottom w:val="nil"/>
              <w:right w:val="single" w:sz="4" w:space="0" w:color="auto"/>
            </w:tcBorders>
            <w:shd w:val="clear" w:color="auto" w:fill="99CCFF"/>
            <w:vAlign w:val="bottom"/>
          </w:tcPr>
          <w:p w14:paraId="50F428A0"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0-30 tegn</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41C760FC"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381" w:type="dxa"/>
            <w:tcBorders>
              <w:top w:val="single" w:sz="4" w:space="0" w:color="auto"/>
              <w:left w:val="single" w:sz="4" w:space="0" w:color="auto"/>
              <w:bottom w:val="nil"/>
              <w:right w:val="single" w:sz="4" w:space="0" w:color="auto"/>
            </w:tcBorders>
            <w:shd w:val="clear" w:color="auto" w:fill="99CCFF"/>
            <w:vAlign w:val="bottom"/>
          </w:tcPr>
          <w:p w14:paraId="18E07BBD"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Kløversti</w:t>
            </w:r>
          </w:p>
        </w:tc>
      </w:tr>
      <w:tr w:rsidR="00CB4BEB" w:rsidRPr="00B87969" w14:paraId="41DAAB1E"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D9D9D9"/>
            <w:vAlign w:val="bottom"/>
          </w:tcPr>
          <w:p w14:paraId="1C78FD03"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navn</w:t>
            </w:r>
          </w:p>
        </w:tc>
        <w:tc>
          <w:tcPr>
            <w:tcW w:w="4491" w:type="dxa"/>
            <w:tcBorders>
              <w:top w:val="single" w:sz="4" w:space="0" w:color="auto"/>
              <w:left w:val="single" w:sz="4" w:space="0" w:color="auto"/>
              <w:bottom w:val="nil"/>
              <w:right w:val="single" w:sz="4" w:space="0" w:color="auto"/>
            </w:tcBorders>
            <w:shd w:val="clear" w:color="auto" w:fill="FFFFFF"/>
            <w:vAlign w:val="bottom"/>
          </w:tcPr>
          <w:p w14:paraId="688F2225"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Navn på ruten</w:t>
            </w:r>
          </w:p>
        </w:tc>
        <w:tc>
          <w:tcPr>
            <w:tcW w:w="1321" w:type="dxa"/>
            <w:gridSpan w:val="2"/>
            <w:tcBorders>
              <w:top w:val="single" w:sz="4" w:space="0" w:color="auto"/>
              <w:left w:val="single" w:sz="4" w:space="0" w:color="auto"/>
              <w:bottom w:val="nil"/>
              <w:right w:val="single" w:sz="4" w:space="0" w:color="auto"/>
            </w:tcBorders>
            <w:shd w:val="clear" w:color="auto" w:fill="FFFFFF"/>
            <w:vAlign w:val="bottom"/>
          </w:tcPr>
          <w:p w14:paraId="561DDF46"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Tekststreng</w:t>
            </w:r>
          </w:p>
        </w:tc>
        <w:tc>
          <w:tcPr>
            <w:tcW w:w="1559" w:type="dxa"/>
            <w:tcBorders>
              <w:top w:val="single" w:sz="4" w:space="0" w:color="auto"/>
              <w:left w:val="single" w:sz="4" w:space="0" w:color="auto"/>
              <w:bottom w:val="nil"/>
              <w:right w:val="single" w:sz="4" w:space="0" w:color="auto"/>
            </w:tcBorders>
            <w:shd w:val="clear" w:color="auto" w:fill="FFFFFF"/>
            <w:vAlign w:val="bottom"/>
          </w:tcPr>
          <w:p w14:paraId="530B679B" w14:textId="77777777" w:rsidR="00CB4BEB" w:rsidRPr="00B87969" w:rsidRDefault="00CB4BEB" w:rsidP="003C0924">
            <w:pPr>
              <w:rPr>
                <w:rFonts w:ascii="Trebuchet MS" w:hAnsi="Trebuchet MS" w:cs="Trebuchet MS"/>
                <w:sz w:val="18"/>
                <w:szCs w:val="18"/>
              </w:rPr>
            </w:pPr>
            <w:r w:rsidRPr="008E47F0">
              <w:rPr>
                <w:rFonts w:ascii="Trebuchet MS" w:hAnsi="Trebuchet MS" w:cs="Trebuchet MS"/>
                <w:sz w:val="18"/>
                <w:szCs w:val="18"/>
              </w:rPr>
              <w:t>0-254 tegn</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779283B7"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F</w:t>
            </w:r>
          </w:p>
        </w:tc>
        <w:tc>
          <w:tcPr>
            <w:tcW w:w="2381" w:type="dxa"/>
            <w:tcBorders>
              <w:top w:val="single" w:sz="4" w:space="0" w:color="auto"/>
              <w:left w:val="single" w:sz="4" w:space="0" w:color="auto"/>
              <w:bottom w:val="nil"/>
              <w:right w:val="single" w:sz="4" w:space="0" w:color="auto"/>
            </w:tcBorders>
            <w:shd w:val="clear" w:color="auto" w:fill="FFFFFF"/>
            <w:vAlign w:val="bottom"/>
          </w:tcPr>
          <w:p w14:paraId="4AD3FE96"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Krabbes </w:t>
            </w:r>
            <w:proofErr w:type="spellStart"/>
            <w:r w:rsidRPr="00B87969">
              <w:rPr>
                <w:rFonts w:ascii="Trebuchet MS" w:hAnsi="Trebuchet MS" w:cs="Trebuchet MS"/>
                <w:sz w:val="18"/>
                <w:szCs w:val="18"/>
              </w:rPr>
              <w:t>skirute</w:t>
            </w:r>
            <w:proofErr w:type="spellEnd"/>
          </w:p>
        </w:tc>
      </w:tr>
      <w:tr w:rsidR="007F6565" w:rsidRPr="00B87969" w14:paraId="545AC485" w14:textId="77777777" w:rsidTr="00FF3D73">
        <w:tblPrEx>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ExChange w:id="2793" w:author="Line Hvingel" w:date="2022-12-20T13:35:00Z">
            <w:tblPrEx>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Ex>
          </w:tblPrExChange>
        </w:tblPrEx>
        <w:trPr>
          <w:trHeight w:hRule="exact" w:val="255"/>
          <w:ins w:id="2794" w:author="Line Hvingel" w:date="2022-12-20T13:35:00Z"/>
          <w:trPrChange w:id="2795" w:author="Line Hvingel" w:date="2022-12-20T13:35:00Z">
            <w:trPr>
              <w:trHeight w:hRule="exact" w:val="255"/>
            </w:trPr>
          </w:trPrChange>
        </w:trPr>
        <w:tc>
          <w:tcPr>
            <w:tcW w:w="2547" w:type="dxa"/>
            <w:tcBorders>
              <w:top w:val="single" w:sz="4" w:space="0" w:color="auto"/>
              <w:left w:val="single" w:sz="4" w:space="0" w:color="auto"/>
              <w:bottom w:val="nil"/>
              <w:right w:val="single" w:sz="4" w:space="0" w:color="auto"/>
            </w:tcBorders>
            <w:shd w:val="clear" w:color="auto" w:fill="D9D9D9"/>
            <w:tcPrChange w:id="2796" w:author="Line Hvingel" w:date="2022-12-20T13:35:00Z">
              <w:tcPr>
                <w:tcW w:w="2547" w:type="dxa"/>
                <w:tcBorders>
                  <w:top w:val="single" w:sz="4" w:space="0" w:color="auto"/>
                  <w:left w:val="single" w:sz="4" w:space="0" w:color="auto"/>
                  <w:bottom w:val="nil"/>
                  <w:right w:val="single" w:sz="4" w:space="0" w:color="auto"/>
                </w:tcBorders>
                <w:shd w:val="clear" w:color="auto" w:fill="D9D9D9"/>
                <w:vAlign w:val="bottom"/>
              </w:tcPr>
            </w:tcPrChange>
          </w:tcPr>
          <w:p w14:paraId="7C84510A" w14:textId="29B665E3" w:rsidR="007F6565" w:rsidRPr="008E47F0" w:rsidRDefault="007F6565" w:rsidP="007F6565">
            <w:pPr>
              <w:rPr>
                <w:ins w:id="2797" w:author="Line Hvingel" w:date="2022-12-20T13:35:00Z"/>
                <w:rFonts w:ascii="Trebuchet MS" w:hAnsi="Trebuchet MS" w:cs="Trebuchet MS"/>
                <w:sz w:val="18"/>
                <w:szCs w:val="18"/>
              </w:rPr>
            </w:pPr>
            <w:proofErr w:type="spellStart"/>
            <w:ins w:id="2798" w:author="Line Hvingel" w:date="2022-12-20T13:35:00Z">
              <w:r w:rsidRPr="007F6565">
                <w:rPr>
                  <w:rFonts w:ascii="Trebuchet MS" w:hAnsi="Trebuchet MS" w:cs="Trebuchet MS"/>
                  <w:sz w:val="18"/>
                  <w:szCs w:val="18"/>
                  <w:rPrChange w:id="2799" w:author="Line Hvingel" w:date="2022-12-20T13:35:00Z">
                    <w:rPr/>
                  </w:rPrChange>
                </w:rPr>
                <w:t>navn_uk</w:t>
              </w:r>
              <w:proofErr w:type="spellEnd"/>
              <w:r w:rsidRPr="007F6565">
                <w:rPr>
                  <w:rFonts w:ascii="Trebuchet MS" w:hAnsi="Trebuchet MS" w:cs="Trebuchet MS"/>
                  <w:sz w:val="18"/>
                  <w:szCs w:val="18"/>
                  <w:rPrChange w:id="2800" w:author="Line Hvingel" w:date="2022-12-20T13:35:00Z">
                    <w:rPr/>
                  </w:rPrChange>
                </w:rPr>
                <w:t xml:space="preserve"> </w:t>
              </w:r>
            </w:ins>
          </w:p>
        </w:tc>
        <w:tc>
          <w:tcPr>
            <w:tcW w:w="4491" w:type="dxa"/>
            <w:tcBorders>
              <w:top w:val="single" w:sz="4" w:space="0" w:color="auto"/>
              <w:left w:val="single" w:sz="4" w:space="0" w:color="auto"/>
              <w:bottom w:val="nil"/>
              <w:right w:val="single" w:sz="4" w:space="0" w:color="auto"/>
            </w:tcBorders>
            <w:shd w:val="clear" w:color="auto" w:fill="FFFFFF"/>
            <w:tcPrChange w:id="2801" w:author="Line Hvingel" w:date="2022-12-20T13:35:00Z">
              <w:tcPr>
                <w:tcW w:w="4491" w:type="dxa"/>
                <w:tcBorders>
                  <w:top w:val="single" w:sz="4" w:space="0" w:color="auto"/>
                  <w:left w:val="single" w:sz="4" w:space="0" w:color="auto"/>
                  <w:bottom w:val="nil"/>
                  <w:right w:val="single" w:sz="4" w:space="0" w:color="auto"/>
                </w:tcBorders>
                <w:shd w:val="clear" w:color="auto" w:fill="FFFFFF"/>
                <w:vAlign w:val="bottom"/>
              </w:tcPr>
            </w:tcPrChange>
          </w:tcPr>
          <w:p w14:paraId="7B25F633" w14:textId="556F8DE1" w:rsidR="007F6565" w:rsidRPr="008E47F0" w:rsidRDefault="007F6565" w:rsidP="007F6565">
            <w:pPr>
              <w:rPr>
                <w:ins w:id="2802" w:author="Line Hvingel" w:date="2022-12-20T13:35:00Z"/>
                <w:rFonts w:ascii="Trebuchet MS" w:hAnsi="Trebuchet MS" w:cs="Trebuchet MS"/>
                <w:sz w:val="18"/>
                <w:szCs w:val="18"/>
              </w:rPr>
            </w:pPr>
            <w:ins w:id="2803" w:author="Line Hvingel" w:date="2022-12-20T13:35:00Z">
              <w:r w:rsidRPr="007F6565">
                <w:rPr>
                  <w:rFonts w:ascii="Trebuchet MS" w:hAnsi="Trebuchet MS" w:cs="Trebuchet MS"/>
                  <w:sz w:val="18"/>
                  <w:szCs w:val="18"/>
                  <w:rPrChange w:id="2804" w:author="Line Hvingel" w:date="2022-12-20T13:35:00Z">
                    <w:rPr/>
                  </w:rPrChange>
                </w:rPr>
                <w:t>Navn på faciliteten (engelsk)</w:t>
              </w:r>
            </w:ins>
          </w:p>
        </w:tc>
        <w:tc>
          <w:tcPr>
            <w:tcW w:w="1321" w:type="dxa"/>
            <w:gridSpan w:val="2"/>
            <w:tcBorders>
              <w:top w:val="single" w:sz="4" w:space="0" w:color="auto"/>
              <w:left w:val="single" w:sz="4" w:space="0" w:color="auto"/>
              <w:bottom w:val="nil"/>
              <w:right w:val="single" w:sz="4" w:space="0" w:color="auto"/>
            </w:tcBorders>
            <w:shd w:val="clear" w:color="auto" w:fill="FFFFFF"/>
            <w:tcPrChange w:id="2805" w:author="Line Hvingel" w:date="2022-12-20T13:35:00Z">
              <w:tcPr>
                <w:tcW w:w="1321" w:type="dxa"/>
                <w:gridSpan w:val="2"/>
                <w:tcBorders>
                  <w:top w:val="single" w:sz="4" w:space="0" w:color="auto"/>
                  <w:left w:val="single" w:sz="4" w:space="0" w:color="auto"/>
                  <w:bottom w:val="nil"/>
                  <w:right w:val="single" w:sz="4" w:space="0" w:color="auto"/>
                </w:tcBorders>
                <w:shd w:val="clear" w:color="auto" w:fill="FFFFFF"/>
                <w:vAlign w:val="bottom"/>
              </w:tcPr>
            </w:tcPrChange>
          </w:tcPr>
          <w:p w14:paraId="7A62EF3F" w14:textId="33A2D777" w:rsidR="007F6565" w:rsidRPr="00B87969" w:rsidRDefault="007F6565" w:rsidP="007F6565">
            <w:pPr>
              <w:rPr>
                <w:ins w:id="2806" w:author="Line Hvingel" w:date="2022-12-20T13:35:00Z"/>
                <w:rFonts w:ascii="Trebuchet MS" w:hAnsi="Trebuchet MS" w:cs="Trebuchet MS"/>
                <w:sz w:val="18"/>
                <w:szCs w:val="18"/>
              </w:rPr>
            </w:pPr>
            <w:ins w:id="2807" w:author="Line Hvingel" w:date="2022-12-20T13:35:00Z">
              <w:r w:rsidRPr="007F6565">
                <w:rPr>
                  <w:rFonts w:ascii="Trebuchet MS" w:hAnsi="Trebuchet MS" w:cs="Trebuchet MS"/>
                  <w:sz w:val="18"/>
                  <w:szCs w:val="18"/>
                  <w:rPrChange w:id="2808" w:author="Line Hvingel" w:date="2022-12-20T13:35:00Z">
                    <w:rPr/>
                  </w:rPrChange>
                </w:rPr>
                <w:t>Tekststreng</w:t>
              </w:r>
            </w:ins>
          </w:p>
        </w:tc>
        <w:tc>
          <w:tcPr>
            <w:tcW w:w="1559" w:type="dxa"/>
            <w:tcBorders>
              <w:top w:val="single" w:sz="4" w:space="0" w:color="auto"/>
              <w:left w:val="single" w:sz="4" w:space="0" w:color="auto"/>
              <w:bottom w:val="nil"/>
              <w:right w:val="single" w:sz="4" w:space="0" w:color="auto"/>
            </w:tcBorders>
            <w:shd w:val="clear" w:color="auto" w:fill="FFFFFF"/>
            <w:tcPrChange w:id="2809" w:author="Line Hvingel" w:date="2022-12-20T13:35:00Z">
              <w:tcPr>
                <w:tcW w:w="1559" w:type="dxa"/>
                <w:tcBorders>
                  <w:top w:val="single" w:sz="4" w:space="0" w:color="auto"/>
                  <w:left w:val="single" w:sz="4" w:space="0" w:color="auto"/>
                  <w:bottom w:val="nil"/>
                  <w:right w:val="single" w:sz="4" w:space="0" w:color="auto"/>
                </w:tcBorders>
                <w:shd w:val="clear" w:color="auto" w:fill="FFFFFF"/>
                <w:vAlign w:val="bottom"/>
              </w:tcPr>
            </w:tcPrChange>
          </w:tcPr>
          <w:p w14:paraId="4081334E" w14:textId="0930CB32" w:rsidR="007F6565" w:rsidRPr="008E47F0" w:rsidRDefault="007F6565" w:rsidP="007F6565">
            <w:pPr>
              <w:rPr>
                <w:ins w:id="2810" w:author="Line Hvingel" w:date="2022-12-20T13:35:00Z"/>
                <w:rFonts w:ascii="Trebuchet MS" w:hAnsi="Trebuchet MS" w:cs="Trebuchet MS"/>
                <w:sz w:val="18"/>
                <w:szCs w:val="18"/>
              </w:rPr>
            </w:pPr>
            <w:ins w:id="2811" w:author="Line Hvingel" w:date="2022-12-20T13:35:00Z">
              <w:r w:rsidRPr="007F6565">
                <w:rPr>
                  <w:rFonts w:ascii="Trebuchet MS" w:hAnsi="Trebuchet MS" w:cs="Trebuchet MS"/>
                  <w:sz w:val="18"/>
                  <w:szCs w:val="18"/>
                  <w:rPrChange w:id="2812" w:author="Line Hvingel" w:date="2022-12-20T13:35:00Z">
                    <w:rPr/>
                  </w:rPrChange>
                </w:rPr>
                <w:t>0-254 tegn</w:t>
              </w:r>
            </w:ins>
          </w:p>
        </w:tc>
        <w:tc>
          <w:tcPr>
            <w:tcW w:w="1417" w:type="dxa"/>
            <w:tcBorders>
              <w:top w:val="single" w:sz="4" w:space="0" w:color="auto"/>
              <w:left w:val="single" w:sz="4" w:space="0" w:color="auto"/>
              <w:bottom w:val="nil"/>
              <w:right w:val="single" w:sz="4" w:space="0" w:color="auto"/>
            </w:tcBorders>
            <w:shd w:val="clear" w:color="auto" w:fill="FFFFFF"/>
            <w:tcPrChange w:id="2813" w:author="Line Hvingel" w:date="2022-12-20T13:35:00Z">
              <w:tcPr>
                <w:tcW w:w="1417" w:type="dxa"/>
                <w:tcBorders>
                  <w:top w:val="single" w:sz="4" w:space="0" w:color="auto"/>
                  <w:left w:val="single" w:sz="4" w:space="0" w:color="auto"/>
                  <w:bottom w:val="nil"/>
                  <w:right w:val="single" w:sz="4" w:space="0" w:color="auto"/>
                </w:tcBorders>
                <w:shd w:val="clear" w:color="auto" w:fill="FFFFFF"/>
                <w:vAlign w:val="bottom"/>
              </w:tcPr>
            </w:tcPrChange>
          </w:tcPr>
          <w:p w14:paraId="379A1512" w14:textId="2FF00446" w:rsidR="007F6565" w:rsidRPr="00B87969" w:rsidRDefault="007F6565" w:rsidP="007F6565">
            <w:pPr>
              <w:jc w:val="center"/>
              <w:rPr>
                <w:ins w:id="2814" w:author="Line Hvingel" w:date="2022-12-20T13:35:00Z"/>
                <w:rFonts w:ascii="Trebuchet MS" w:hAnsi="Trebuchet MS" w:cs="Trebuchet MS"/>
                <w:sz w:val="18"/>
                <w:szCs w:val="18"/>
              </w:rPr>
            </w:pPr>
            <w:ins w:id="2815" w:author="Line Hvingel" w:date="2022-12-20T13:35:00Z">
              <w:r w:rsidRPr="007F6565">
                <w:rPr>
                  <w:rFonts w:ascii="Trebuchet MS" w:hAnsi="Trebuchet MS" w:cs="Trebuchet MS"/>
                  <w:sz w:val="18"/>
                  <w:szCs w:val="18"/>
                  <w:rPrChange w:id="2816" w:author="Line Hvingel" w:date="2022-12-20T13:35:00Z">
                    <w:rPr/>
                  </w:rPrChange>
                </w:rPr>
                <w:t>F</w:t>
              </w:r>
            </w:ins>
          </w:p>
        </w:tc>
        <w:tc>
          <w:tcPr>
            <w:tcW w:w="2381" w:type="dxa"/>
            <w:tcBorders>
              <w:top w:val="single" w:sz="4" w:space="0" w:color="auto"/>
              <w:left w:val="single" w:sz="4" w:space="0" w:color="auto"/>
              <w:bottom w:val="nil"/>
              <w:right w:val="single" w:sz="4" w:space="0" w:color="auto"/>
            </w:tcBorders>
            <w:shd w:val="clear" w:color="auto" w:fill="FFFFFF"/>
            <w:tcPrChange w:id="2817" w:author="Line Hvingel" w:date="2022-12-20T13:35:00Z">
              <w:tcPr>
                <w:tcW w:w="2381" w:type="dxa"/>
                <w:tcBorders>
                  <w:top w:val="single" w:sz="4" w:space="0" w:color="auto"/>
                  <w:left w:val="single" w:sz="4" w:space="0" w:color="auto"/>
                  <w:bottom w:val="nil"/>
                  <w:right w:val="single" w:sz="4" w:space="0" w:color="auto"/>
                </w:tcBorders>
                <w:shd w:val="clear" w:color="auto" w:fill="FFFFFF"/>
                <w:vAlign w:val="bottom"/>
              </w:tcPr>
            </w:tcPrChange>
          </w:tcPr>
          <w:p w14:paraId="2D27364C" w14:textId="25E0B35E" w:rsidR="007F6565" w:rsidRPr="00B87969" w:rsidRDefault="007F6565" w:rsidP="007F6565">
            <w:pPr>
              <w:rPr>
                <w:ins w:id="2818" w:author="Line Hvingel" w:date="2022-12-20T13:35:00Z"/>
                <w:rFonts w:ascii="Trebuchet MS" w:hAnsi="Trebuchet MS" w:cs="Trebuchet MS"/>
                <w:sz w:val="18"/>
                <w:szCs w:val="18"/>
              </w:rPr>
            </w:pPr>
            <w:ins w:id="2819" w:author="Line Hvingel" w:date="2022-12-20T13:35:00Z">
              <w:r w:rsidRPr="007F6565">
                <w:rPr>
                  <w:rFonts w:ascii="Trebuchet MS" w:hAnsi="Trebuchet MS" w:cs="Trebuchet MS"/>
                  <w:sz w:val="18"/>
                  <w:szCs w:val="18"/>
                  <w:rPrChange w:id="2820" w:author="Line Hvingel" w:date="2022-12-20T13:35:00Z">
                    <w:rPr/>
                  </w:rPrChange>
                </w:rPr>
                <w:t>Hadbjerg Hallen</w:t>
              </w:r>
            </w:ins>
          </w:p>
        </w:tc>
      </w:tr>
      <w:tr w:rsidR="007F6565" w:rsidRPr="00B87969" w14:paraId="100F9959" w14:textId="77777777" w:rsidTr="00FF3D73">
        <w:tblPrEx>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ExChange w:id="2821" w:author="Line Hvingel" w:date="2022-12-20T13:35:00Z">
            <w:tblPrEx>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Ex>
          </w:tblPrExChange>
        </w:tblPrEx>
        <w:trPr>
          <w:trHeight w:hRule="exact" w:val="255"/>
          <w:ins w:id="2822" w:author="Line Hvingel" w:date="2022-12-20T13:35:00Z"/>
          <w:trPrChange w:id="2823" w:author="Line Hvingel" w:date="2022-12-20T13:35:00Z">
            <w:trPr>
              <w:trHeight w:hRule="exact" w:val="255"/>
            </w:trPr>
          </w:trPrChange>
        </w:trPr>
        <w:tc>
          <w:tcPr>
            <w:tcW w:w="2547" w:type="dxa"/>
            <w:tcBorders>
              <w:top w:val="single" w:sz="4" w:space="0" w:color="auto"/>
              <w:left w:val="single" w:sz="4" w:space="0" w:color="auto"/>
              <w:bottom w:val="nil"/>
              <w:right w:val="single" w:sz="4" w:space="0" w:color="auto"/>
            </w:tcBorders>
            <w:shd w:val="clear" w:color="auto" w:fill="D9D9D9"/>
            <w:tcPrChange w:id="2824" w:author="Line Hvingel" w:date="2022-12-20T13:35:00Z">
              <w:tcPr>
                <w:tcW w:w="2547" w:type="dxa"/>
                <w:tcBorders>
                  <w:top w:val="single" w:sz="4" w:space="0" w:color="auto"/>
                  <w:left w:val="single" w:sz="4" w:space="0" w:color="auto"/>
                  <w:bottom w:val="nil"/>
                  <w:right w:val="single" w:sz="4" w:space="0" w:color="auto"/>
                </w:tcBorders>
                <w:shd w:val="clear" w:color="auto" w:fill="D9D9D9"/>
                <w:vAlign w:val="bottom"/>
              </w:tcPr>
            </w:tcPrChange>
          </w:tcPr>
          <w:p w14:paraId="42EF9FE0" w14:textId="384DF0FE" w:rsidR="007F6565" w:rsidRPr="008E47F0" w:rsidRDefault="007F6565" w:rsidP="007F6565">
            <w:pPr>
              <w:rPr>
                <w:ins w:id="2825" w:author="Line Hvingel" w:date="2022-12-20T13:35:00Z"/>
                <w:rFonts w:ascii="Trebuchet MS" w:hAnsi="Trebuchet MS" w:cs="Trebuchet MS"/>
                <w:sz w:val="18"/>
                <w:szCs w:val="18"/>
              </w:rPr>
            </w:pPr>
            <w:proofErr w:type="spellStart"/>
            <w:ins w:id="2826" w:author="Line Hvingel" w:date="2022-12-20T13:35:00Z">
              <w:r w:rsidRPr="007F6565">
                <w:rPr>
                  <w:rFonts w:ascii="Trebuchet MS" w:hAnsi="Trebuchet MS" w:cs="Trebuchet MS"/>
                  <w:sz w:val="18"/>
                  <w:szCs w:val="18"/>
                  <w:rPrChange w:id="2827" w:author="Line Hvingel" w:date="2022-12-20T13:35:00Z">
                    <w:rPr/>
                  </w:rPrChange>
                </w:rPr>
                <w:t>navn_d</w:t>
              </w:r>
              <w:proofErr w:type="spellEnd"/>
            </w:ins>
          </w:p>
        </w:tc>
        <w:tc>
          <w:tcPr>
            <w:tcW w:w="4491" w:type="dxa"/>
            <w:tcBorders>
              <w:top w:val="single" w:sz="4" w:space="0" w:color="auto"/>
              <w:left w:val="single" w:sz="4" w:space="0" w:color="auto"/>
              <w:bottom w:val="nil"/>
              <w:right w:val="single" w:sz="4" w:space="0" w:color="auto"/>
            </w:tcBorders>
            <w:shd w:val="clear" w:color="auto" w:fill="FFFFFF"/>
            <w:tcPrChange w:id="2828" w:author="Line Hvingel" w:date="2022-12-20T13:35:00Z">
              <w:tcPr>
                <w:tcW w:w="4491" w:type="dxa"/>
                <w:tcBorders>
                  <w:top w:val="single" w:sz="4" w:space="0" w:color="auto"/>
                  <w:left w:val="single" w:sz="4" w:space="0" w:color="auto"/>
                  <w:bottom w:val="nil"/>
                  <w:right w:val="single" w:sz="4" w:space="0" w:color="auto"/>
                </w:tcBorders>
                <w:shd w:val="clear" w:color="auto" w:fill="FFFFFF"/>
                <w:vAlign w:val="bottom"/>
              </w:tcPr>
            </w:tcPrChange>
          </w:tcPr>
          <w:p w14:paraId="7DD5278B" w14:textId="212323EE" w:rsidR="007F6565" w:rsidRPr="008E47F0" w:rsidRDefault="007F6565" w:rsidP="007F6565">
            <w:pPr>
              <w:rPr>
                <w:ins w:id="2829" w:author="Line Hvingel" w:date="2022-12-20T13:35:00Z"/>
                <w:rFonts w:ascii="Trebuchet MS" w:hAnsi="Trebuchet MS" w:cs="Trebuchet MS"/>
                <w:sz w:val="18"/>
                <w:szCs w:val="18"/>
              </w:rPr>
            </w:pPr>
            <w:ins w:id="2830" w:author="Line Hvingel" w:date="2022-12-20T13:35:00Z">
              <w:r w:rsidRPr="007F6565">
                <w:rPr>
                  <w:rFonts w:ascii="Trebuchet MS" w:hAnsi="Trebuchet MS" w:cs="Trebuchet MS"/>
                  <w:sz w:val="18"/>
                  <w:szCs w:val="18"/>
                  <w:rPrChange w:id="2831" w:author="Line Hvingel" w:date="2022-12-20T13:35:00Z">
                    <w:rPr/>
                  </w:rPrChange>
                </w:rPr>
                <w:t>Navn på faciliteten (tysk)</w:t>
              </w:r>
            </w:ins>
          </w:p>
        </w:tc>
        <w:tc>
          <w:tcPr>
            <w:tcW w:w="1321" w:type="dxa"/>
            <w:gridSpan w:val="2"/>
            <w:tcBorders>
              <w:top w:val="single" w:sz="4" w:space="0" w:color="auto"/>
              <w:left w:val="single" w:sz="4" w:space="0" w:color="auto"/>
              <w:bottom w:val="nil"/>
              <w:right w:val="single" w:sz="4" w:space="0" w:color="auto"/>
            </w:tcBorders>
            <w:shd w:val="clear" w:color="auto" w:fill="FFFFFF"/>
            <w:tcPrChange w:id="2832" w:author="Line Hvingel" w:date="2022-12-20T13:35:00Z">
              <w:tcPr>
                <w:tcW w:w="1321" w:type="dxa"/>
                <w:gridSpan w:val="2"/>
                <w:tcBorders>
                  <w:top w:val="single" w:sz="4" w:space="0" w:color="auto"/>
                  <w:left w:val="single" w:sz="4" w:space="0" w:color="auto"/>
                  <w:bottom w:val="nil"/>
                  <w:right w:val="single" w:sz="4" w:space="0" w:color="auto"/>
                </w:tcBorders>
                <w:shd w:val="clear" w:color="auto" w:fill="FFFFFF"/>
                <w:vAlign w:val="bottom"/>
              </w:tcPr>
            </w:tcPrChange>
          </w:tcPr>
          <w:p w14:paraId="755AF129" w14:textId="5C262B44" w:rsidR="007F6565" w:rsidRPr="00B87969" w:rsidRDefault="007F6565" w:rsidP="007F6565">
            <w:pPr>
              <w:rPr>
                <w:ins w:id="2833" w:author="Line Hvingel" w:date="2022-12-20T13:35:00Z"/>
                <w:rFonts w:ascii="Trebuchet MS" w:hAnsi="Trebuchet MS" w:cs="Trebuchet MS"/>
                <w:sz w:val="18"/>
                <w:szCs w:val="18"/>
              </w:rPr>
            </w:pPr>
            <w:ins w:id="2834" w:author="Line Hvingel" w:date="2022-12-20T13:35:00Z">
              <w:r w:rsidRPr="007F6565">
                <w:rPr>
                  <w:rFonts w:ascii="Trebuchet MS" w:hAnsi="Trebuchet MS" w:cs="Trebuchet MS"/>
                  <w:sz w:val="18"/>
                  <w:szCs w:val="18"/>
                  <w:rPrChange w:id="2835" w:author="Line Hvingel" w:date="2022-12-20T13:35:00Z">
                    <w:rPr/>
                  </w:rPrChange>
                </w:rPr>
                <w:t>Tekststreng</w:t>
              </w:r>
            </w:ins>
          </w:p>
        </w:tc>
        <w:tc>
          <w:tcPr>
            <w:tcW w:w="1559" w:type="dxa"/>
            <w:tcBorders>
              <w:top w:val="single" w:sz="4" w:space="0" w:color="auto"/>
              <w:left w:val="single" w:sz="4" w:space="0" w:color="auto"/>
              <w:bottom w:val="nil"/>
              <w:right w:val="single" w:sz="4" w:space="0" w:color="auto"/>
            </w:tcBorders>
            <w:shd w:val="clear" w:color="auto" w:fill="FFFFFF"/>
            <w:tcPrChange w:id="2836" w:author="Line Hvingel" w:date="2022-12-20T13:35:00Z">
              <w:tcPr>
                <w:tcW w:w="1559" w:type="dxa"/>
                <w:tcBorders>
                  <w:top w:val="single" w:sz="4" w:space="0" w:color="auto"/>
                  <w:left w:val="single" w:sz="4" w:space="0" w:color="auto"/>
                  <w:bottom w:val="nil"/>
                  <w:right w:val="single" w:sz="4" w:space="0" w:color="auto"/>
                </w:tcBorders>
                <w:shd w:val="clear" w:color="auto" w:fill="FFFFFF"/>
                <w:vAlign w:val="bottom"/>
              </w:tcPr>
            </w:tcPrChange>
          </w:tcPr>
          <w:p w14:paraId="3CE2A0DD" w14:textId="3F56A652" w:rsidR="007F6565" w:rsidRPr="008E47F0" w:rsidRDefault="007F6565" w:rsidP="007F6565">
            <w:pPr>
              <w:rPr>
                <w:ins w:id="2837" w:author="Line Hvingel" w:date="2022-12-20T13:35:00Z"/>
                <w:rFonts w:ascii="Trebuchet MS" w:hAnsi="Trebuchet MS" w:cs="Trebuchet MS"/>
                <w:sz w:val="18"/>
                <w:szCs w:val="18"/>
              </w:rPr>
            </w:pPr>
            <w:ins w:id="2838" w:author="Line Hvingel" w:date="2022-12-20T13:35:00Z">
              <w:r w:rsidRPr="007F6565">
                <w:rPr>
                  <w:rFonts w:ascii="Trebuchet MS" w:hAnsi="Trebuchet MS" w:cs="Trebuchet MS"/>
                  <w:sz w:val="18"/>
                  <w:szCs w:val="18"/>
                  <w:rPrChange w:id="2839" w:author="Line Hvingel" w:date="2022-12-20T13:35:00Z">
                    <w:rPr/>
                  </w:rPrChange>
                </w:rPr>
                <w:t>0-254 tegn</w:t>
              </w:r>
            </w:ins>
          </w:p>
        </w:tc>
        <w:tc>
          <w:tcPr>
            <w:tcW w:w="1417" w:type="dxa"/>
            <w:tcBorders>
              <w:top w:val="single" w:sz="4" w:space="0" w:color="auto"/>
              <w:left w:val="single" w:sz="4" w:space="0" w:color="auto"/>
              <w:bottom w:val="nil"/>
              <w:right w:val="single" w:sz="4" w:space="0" w:color="auto"/>
            </w:tcBorders>
            <w:shd w:val="clear" w:color="auto" w:fill="FFFFFF"/>
            <w:tcPrChange w:id="2840" w:author="Line Hvingel" w:date="2022-12-20T13:35:00Z">
              <w:tcPr>
                <w:tcW w:w="1417" w:type="dxa"/>
                <w:tcBorders>
                  <w:top w:val="single" w:sz="4" w:space="0" w:color="auto"/>
                  <w:left w:val="single" w:sz="4" w:space="0" w:color="auto"/>
                  <w:bottom w:val="nil"/>
                  <w:right w:val="single" w:sz="4" w:space="0" w:color="auto"/>
                </w:tcBorders>
                <w:shd w:val="clear" w:color="auto" w:fill="FFFFFF"/>
                <w:vAlign w:val="bottom"/>
              </w:tcPr>
            </w:tcPrChange>
          </w:tcPr>
          <w:p w14:paraId="5D421893" w14:textId="7A3770BA" w:rsidR="007F6565" w:rsidRPr="00B87969" w:rsidRDefault="007F6565" w:rsidP="007F6565">
            <w:pPr>
              <w:jc w:val="center"/>
              <w:rPr>
                <w:ins w:id="2841" w:author="Line Hvingel" w:date="2022-12-20T13:35:00Z"/>
                <w:rFonts w:ascii="Trebuchet MS" w:hAnsi="Trebuchet MS" w:cs="Trebuchet MS"/>
                <w:sz w:val="18"/>
                <w:szCs w:val="18"/>
              </w:rPr>
            </w:pPr>
            <w:ins w:id="2842" w:author="Line Hvingel" w:date="2022-12-20T13:35:00Z">
              <w:r w:rsidRPr="007F6565">
                <w:rPr>
                  <w:rFonts w:ascii="Trebuchet MS" w:hAnsi="Trebuchet MS" w:cs="Trebuchet MS"/>
                  <w:sz w:val="18"/>
                  <w:szCs w:val="18"/>
                  <w:rPrChange w:id="2843" w:author="Line Hvingel" w:date="2022-12-20T13:35:00Z">
                    <w:rPr/>
                  </w:rPrChange>
                </w:rPr>
                <w:t>F</w:t>
              </w:r>
            </w:ins>
          </w:p>
        </w:tc>
        <w:tc>
          <w:tcPr>
            <w:tcW w:w="2381" w:type="dxa"/>
            <w:tcBorders>
              <w:top w:val="single" w:sz="4" w:space="0" w:color="auto"/>
              <w:left w:val="single" w:sz="4" w:space="0" w:color="auto"/>
              <w:bottom w:val="nil"/>
              <w:right w:val="single" w:sz="4" w:space="0" w:color="auto"/>
            </w:tcBorders>
            <w:shd w:val="clear" w:color="auto" w:fill="FFFFFF"/>
            <w:tcPrChange w:id="2844" w:author="Line Hvingel" w:date="2022-12-20T13:35:00Z">
              <w:tcPr>
                <w:tcW w:w="2381" w:type="dxa"/>
                <w:tcBorders>
                  <w:top w:val="single" w:sz="4" w:space="0" w:color="auto"/>
                  <w:left w:val="single" w:sz="4" w:space="0" w:color="auto"/>
                  <w:bottom w:val="nil"/>
                  <w:right w:val="single" w:sz="4" w:space="0" w:color="auto"/>
                </w:tcBorders>
                <w:shd w:val="clear" w:color="auto" w:fill="FFFFFF"/>
                <w:vAlign w:val="bottom"/>
              </w:tcPr>
            </w:tcPrChange>
          </w:tcPr>
          <w:p w14:paraId="4BB59485" w14:textId="3BEC80B6" w:rsidR="007F6565" w:rsidRPr="00B87969" w:rsidRDefault="007F6565" w:rsidP="007F6565">
            <w:pPr>
              <w:rPr>
                <w:ins w:id="2845" w:author="Line Hvingel" w:date="2022-12-20T13:35:00Z"/>
                <w:rFonts w:ascii="Trebuchet MS" w:hAnsi="Trebuchet MS" w:cs="Trebuchet MS"/>
                <w:sz w:val="18"/>
                <w:szCs w:val="18"/>
              </w:rPr>
            </w:pPr>
            <w:ins w:id="2846" w:author="Line Hvingel" w:date="2022-12-20T13:35:00Z">
              <w:r w:rsidRPr="007F6565">
                <w:rPr>
                  <w:rFonts w:ascii="Trebuchet MS" w:hAnsi="Trebuchet MS" w:cs="Trebuchet MS"/>
                  <w:sz w:val="18"/>
                  <w:szCs w:val="18"/>
                  <w:rPrChange w:id="2847" w:author="Line Hvingel" w:date="2022-12-20T13:35:00Z">
                    <w:rPr/>
                  </w:rPrChange>
                </w:rPr>
                <w:t>Hadbjerg Hallen</w:t>
              </w:r>
            </w:ins>
          </w:p>
        </w:tc>
      </w:tr>
      <w:tr w:rsidR="00CB4BEB" w:rsidRPr="00B87969" w14:paraId="32573786"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D9D9D9"/>
            <w:vAlign w:val="bottom"/>
          </w:tcPr>
          <w:p w14:paraId="7CE36394"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navndels</w:t>
            </w:r>
          </w:p>
        </w:tc>
        <w:tc>
          <w:tcPr>
            <w:tcW w:w="4491" w:type="dxa"/>
            <w:tcBorders>
              <w:top w:val="single" w:sz="4" w:space="0" w:color="auto"/>
              <w:left w:val="single" w:sz="4" w:space="0" w:color="auto"/>
              <w:bottom w:val="nil"/>
              <w:right w:val="single" w:sz="4" w:space="0" w:color="auto"/>
            </w:tcBorders>
            <w:shd w:val="clear" w:color="auto" w:fill="FFFFFF"/>
            <w:vAlign w:val="bottom"/>
          </w:tcPr>
          <w:p w14:paraId="3A70221F"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 xml:space="preserve">Navn på </w:t>
            </w:r>
            <w:proofErr w:type="spellStart"/>
            <w:r w:rsidRPr="008E47F0">
              <w:rPr>
                <w:rFonts w:ascii="Trebuchet MS" w:hAnsi="Trebuchet MS" w:cs="Trebuchet MS"/>
                <w:sz w:val="18"/>
                <w:szCs w:val="18"/>
              </w:rPr>
              <w:t>delstrækningen</w:t>
            </w:r>
            <w:proofErr w:type="spellEnd"/>
            <w:r w:rsidRPr="008E47F0">
              <w:rPr>
                <w:rFonts w:ascii="Trebuchet MS" w:hAnsi="Trebuchet MS" w:cs="Trebuchet MS"/>
                <w:sz w:val="18"/>
                <w:szCs w:val="18"/>
              </w:rPr>
              <w:t xml:space="preserve"> af ruten</w:t>
            </w:r>
          </w:p>
        </w:tc>
        <w:tc>
          <w:tcPr>
            <w:tcW w:w="1321" w:type="dxa"/>
            <w:gridSpan w:val="2"/>
            <w:tcBorders>
              <w:top w:val="single" w:sz="4" w:space="0" w:color="auto"/>
              <w:left w:val="single" w:sz="4" w:space="0" w:color="auto"/>
              <w:bottom w:val="nil"/>
              <w:right w:val="single" w:sz="4" w:space="0" w:color="auto"/>
            </w:tcBorders>
            <w:shd w:val="clear" w:color="auto" w:fill="FFFFFF"/>
            <w:vAlign w:val="bottom"/>
          </w:tcPr>
          <w:p w14:paraId="7AD9D4C0"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559" w:type="dxa"/>
            <w:tcBorders>
              <w:top w:val="single" w:sz="4" w:space="0" w:color="auto"/>
              <w:left w:val="single" w:sz="4" w:space="0" w:color="auto"/>
              <w:bottom w:val="nil"/>
              <w:right w:val="single" w:sz="4" w:space="0" w:color="auto"/>
            </w:tcBorders>
            <w:shd w:val="clear" w:color="auto" w:fill="FFFFFF"/>
            <w:vAlign w:val="bottom"/>
          </w:tcPr>
          <w:p w14:paraId="11C3D39F"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0-128 tegn</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209A36A2"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381" w:type="dxa"/>
            <w:tcBorders>
              <w:top w:val="single" w:sz="4" w:space="0" w:color="auto"/>
              <w:left w:val="single" w:sz="4" w:space="0" w:color="auto"/>
              <w:bottom w:val="nil"/>
              <w:right w:val="single" w:sz="4" w:space="0" w:color="auto"/>
            </w:tcBorders>
            <w:shd w:val="clear" w:color="auto" w:fill="FFFFFF"/>
            <w:vAlign w:val="bottom"/>
          </w:tcPr>
          <w:p w14:paraId="572E9D59"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Skovstrækningen</w:t>
            </w:r>
          </w:p>
        </w:tc>
      </w:tr>
      <w:tr w:rsidR="00CB4BEB" w:rsidRPr="00B87969" w14:paraId="146395B6" w14:textId="77777777" w:rsidTr="003C0924">
        <w:trPr>
          <w:trHeight w:hRule="exact" w:val="255"/>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56F9E180" w14:textId="77777777" w:rsidR="00CB4BEB" w:rsidRPr="008E47F0" w:rsidRDefault="00CB4BEB" w:rsidP="003C0924">
            <w:pPr>
              <w:rPr>
                <w:rFonts w:ascii="Trebuchet MS" w:hAnsi="Trebuchet MS" w:cs="Trebuchet MS"/>
                <w:sz w:val="18"/>
                <w:szCs w:val="18"/>
              </w:rPr>
            </w:pPr>
            <w:proofErr w:type="spellStart"/>
            <w:r w:rsidRPr="008E47F0">
              <w:rPr>
                <w:rFonts w:ascii="Trebuchet MS" w:hAnsi="Trebuchet MS" w:cs="Trebuchet MS"/>
                <w:sz w:val="18"/>
                <w:szCs w:val="18"/>
              </w:rPr>
              <w:t>straekn_nr</w:t>
            </w:r>
            <w:proofErr w:type="spellEnd"/>
          </w:p>
        </w:tc>
        <w:tc>
          <w:tcPr>
            <w:tcW w:w="4491" w:type="dxa"/>
            <w:tcBorders>
              <w:top w:val="single" w:sz="4" w:space="0" w:color="auto"/>
              <w:left w:val="single" w:sz="4" w:space="0" w:color="auto"/>
              <w:bottom w:val="single" w:sz="4" w:space="0" w:color="auto"/>
              <w:right w:val="single" w:sz="4" w:space="0" w:color="auto"/>
            </w:tcBorders>
            <w:shd w:val="clear" w:color="auto" w:fill="FFFFFF"/>
            <w:vAlign w:val="bottom"/>
          </w:tcPr>
          <w:p w14:paraId="4B4CD2D3"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Rutens officielle nummer</w:t>
            </w:r>
          </w:p>
        </w:tc>
        <w:tc>
          <w:tcPr>
            <w:tcW w:w="132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5D40D4FF"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1B382D81"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553672CC"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FFFFFF"/>
            <w:vAlign w:val="bottom"/>
          </w:tcPr>
          <w:p w14:paraId="24DEDA25"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N</w:t>
            </w:r>
            <w:r w:rsidRPr="00B87969">
              <w:rPr>
                <w:rFonts w:ascii="Trebuchet MS" w:hAnsi="Trebuchet MS" w:cs="Trebuchet MS"/>
                <w:sz w:val="18"/>
                <w:szCs w:val="18"/>
              </w:rPr>
              <w:t>16</w:t>
            </w:r>
          </w:p>
        </w:tc>
      </w:tr>
      <w:tr w:rsidR="00CB4BEB" w:rsidRPr="00B87969" w14:paraId="45819EED" w14:textId="77777777" w:rsidTr="003C0924">
        <w:trPr>
          <w:trHeight w:hRule="exact" w:val="255"/>
        </w:trPr>
        <w:tc>
          <w:tcPr>
            <w:tcW w:w="2547" w:type="dxa"/>
            <w:tcBorders>
              <w:top w:val="single" w:sz="4" w:space="0" w:color="auto"/>
              <w:left w:val="single" w:sz="4" w:space="0" w:color="auto"/>
              <w:bottom w:val="single" w:sz="4" w:space="0" w:color="auto"/>
              <w:right w:val="single" w:sz="4" w:space="0" w:color="auto"/>
            </w:tcBorders>
            <w:shd w:val="clear" w:color="auto" w:fill="92D050"/>
            <w:vAlign w:val="bottom"/>
          </w:tcPr>
          <w:p w14:paraId="4B73198B" w14:textId="77777777" w:rsidR="00CB4BEB" w:rsidRPr="008E47F0" w:rsidDel="002D4024" w:rsidRDefault="00CB4BEB" w:rsidP="003C0924">
            <w:pPr>
              <w:rPr>
                <w:rFonts w:ascii="Trebuchet MS" w:hAnsi="Trebuchet MS" w:cs="Trebuchet MS"/>
                <w:sz w:val="18"/>
                <w:szCs w:val="18"/>
              </w:rPr>
            </w:pPr>
            <w:proofErr w:type="spellStart"/>
            <w:r w:rsidRPr="008E47F0">
              <w:rPr>
                <w:rFonts w:ascii="Trebuchet MS" w:hAnsi="Trebuchet MS" w:cs="Trebuchet MS"/>
                <w:sz w:val="18"/>
                <w:szCs w:val="18"/>
              </w:rPr>
              <w:t>afm_rute_k</w:t>
            </w:r>
            <w:proofErr w:type="spellEnd"/>
          </w:p>
        </w:tc>
        <w:tc>
          <w:tcPr>
            <w:tcW w:w="4491" w:type="dxa"/>
            <w:tcBorders>
              <w:top w:val="single" w:sz="4" w:space="0" w:color="auto"/>
              <w:left w:val="single" w:sz="4" w:space="0" w:color="auto"/>
              <w:bottom w:val="single" w:sz="4" w:space="0" w:color="auto"/>
              <w:right w:val="single" w:sz="4" w:space="0" w:color="auto"/>
            </w:tcBorders>
            <w:shd w:val="clear" w:color="auto" w:fill="92D050"/>
            <w:vAlign w:val="bottom"/>
          </w:tcPr>
          <w:p w14:paraId="19A7CCB4" w14:textId="77777777" w:rsidR="00CB4BEB" w:rsidRPr="008E47F0" w:rsidDel="00630AFC" w:rsidRDefault="00CB4BEB" w:rsidP="003C0924">
            <w:pPr>
              <w:rPr>
                <w:rFonts w:ascii="Trebuchet MS" w:hAnsi="Trebuchet MS" w:cs="Trebuchet MS"/>
                <w:sz w:val="18"/>
                <w:szCs w:val="18"/>
              </w:rPr>
            </w:pPr>
            <w:r w:rsidRPr="008E47F0">
              <w:rPr>
                <w:rFonts w:ascii="Trebuchet MS" w:hAnsi="Trebuchet MS" w:cs="Trebuchet MS"/>
                <w:sz w:val="18"/>
                <w:szCs w:val="18"/>
              </w:rPr>
              <w:t xml:space="preserve">Kode for afmærkning af rute </w:t>
            </w:r>
          </w:p>
        </w:tc>
        <w:tc>
          <w:tcPr>
            <w:tcW w:w="1321" w:type="dxa"/>
            <w:gridSpan w:val="2"/>
            <w:tcBorders>
              <w:top w:val="single" w:sz="4" w:space="0" w:color="auto"/>
              <w:left w:val="single" w:sz="4" w:space="0" w:color="auto"/>
              <w:bottom w:val="single" w:sz="4" w:space="0" w:color="auto"/>
              <w:right w:val="single" w:sz="4" w:space="0" w:color="auto"/>
            </w:tcBorders>
            <w:shd w:val="clear" w:color="auto" w:fill="92D050"/>
            <w:vAlign w:val="bottom"/>
          </w:tcPr>
          <w:p w14:paraId="5564DBBF" w14:textId="77777777" w:rsidR="00CB4BEB" w:rsidRPr="008E47F0" w:rsidDel="00630AFC" w:rsidRDefault="00CB4BEB" w:rsidP="003C0924">
            <w:pPr>
              <w:rPr>
                <w:rFonts w:ascii="Trebuchet MS" w:hAnsi="Trebuchet MS" w:cs="Trebuchet MS"/>
                <w:sz w:val="18"/>
                <w:szCs w:val="18"/>
              </w:rPr>
            </w:pPr>
          </w:p>
        </w:tc>
        <w:tc>
          <w:tcPr>
            <w:tcW w:w="1559" w:type="dxa"/>
            <w:tcBorders>
              <w:top w:val="single" w:sz="4" w:space="0" w:color="auto"/>
              <w:left w:val="single" w:sz="4" w:space="0" w:color="auto"/>
              <w:bottom w:val="single" w:sz="4" w:space="0" w:color="auto"/>
              <w:right w:val="single" w:sz="4" w:space="0" w:color="auto"/>
            </w:tcBorders>
            <w:shd w:val="clear" w:color="auto" w:fill="92D050"/>
            <w:vAlign w:val="bottom"/>
          </w:tcPr>
          <w:p w14:paraId="194F1DBC" w14:textId="77777777" w:rsidR="00CB4BEB" w:rsidRPr="008E47F0" w:rsidDel="00630AFC" w:rsidRDefault="00CB4BEB" w:rsidP="003C0924">
            <w:pPr>
              <w:rPr>
                <w:rFonts w:ascii="Trebuchet MS" w:hAnsi="Trebuchet MS" w:cs="Trebuchet MS"/>
                <w:sz w:val="18"/>
                <w:szCs w:val="18"/>
              </w:rPr>
            </w:pPr>
          </w:p>
        </w:tc>
        <w:tc>
          <w:tcPr>
            <w:tcW w:w="1417" w:type="dxa"/>
            <w:tcBorders>
              <w:top w:val="single" w:sz="4" w:space="0" w:color="auto"/>
              <w:left w:val="single" w:sz="4" w:space="0" w:color="auto"/>
              <w:bottom w:val="single" w:sz="4" w:space="0" w:color="auto"/>
              <w:right w:val="single" w:sz="4" w:space="0" w:color="auto"/>
            </w:tcBorders>
            <w:shd w:val="clear" w:color="auto" w:fill="92D050"/>
            <w:vAlign w:val="bottom"/>
          </w:tcPr>
          <w:p w14:paraId="0B3465A1" w14:textId="77777777" w:rsidR="00CB4BEB" w:rsidRPr="008E47F0" w:rsidRDefault="00CB4BEB" w:rsidP="003C0924">
            <w:pPr>
              <w:jc w:val="center"/>
              <w:rPr>
                <w:rFonts w:ascii="Trebuchet MS" w:hAnsi="Trebuchet MS" w:cs="Trebuchet MS"/>
                <w:sz w:val="18"/>
                <w:szCs w:val="18"/>
              </w:rPr>
            </w:pPr>
            <w:r w:rsidRPr="008E47F0">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92D050"/>
            <w:vAlign w:val="bottom"/>
          </w:tcPr>
          <w:p w14:paraId="742B8B08" w14:textId="77777777" w:rsidR="00CB4BEB" w:rsidRPr="008E47F0" w:rsidRDefault="00CB4BEB" w:rsidP="003C0924">
            <w:pPr>
              <w:rPr>
                <w:rFonts w:ascii="Trebuchet MS" w:hAnsi="Trebuchet MS" w:cs="Trebuchet MS"/>
                <w:sz w:val="18"/>
                <w:szCs w:val="18"/>
              </w:rPr>
            </w:pPr>
            <w:proofErr w:type="spellStart"/>
            <w:r w:rsidRPr="008E47F0">
              <w:rPr>
                <w:rFonts w:ascii="Trebuchet MS" w:hAnsi="Trebuchet MS" w:cs="Trebuchet MS"/>
                <w:sz w:val="18"/>
                <w:szCs w:val="18"/>
              </w:rPr>
              <w:t>D_basis_ja_nej</w:t>
            </w:r>
            <w:proofErr w:type="spellEnd"/>
          </w:p>
        </w:tc>
      </w:tr>
      <w:tr w:rsidR="00CB4BEB" w:rsidRPr="00B87969" w14:paraId="08F2418C" w14:textId="77777777" w:rsidTr="00F53C3E">
        <w:trPr>
          <w:trHeight w:hRule="exact" w:val="370"/>
        </w:trPr>
        <w:tc>
          <w:tcPr>
            <w:tcW w:w="2547" w:type="dxa"/>
            <w:tcBorders>
              <w:top w:val="single" w:sz="4" w:space="0" w:color="auto"/>
              <w:left w:val="single" w:sz="4" w:space="0" w:color="auto"/>
              <w:bottom w:val="single" w:sz="4" w:space="0" w:color="auto"/>
              <w:right w:val="single" w:sz="4" w:space="0" w:color="auto"/>
            </w:tcBorders>
            <w:shd w:val="clear" w:color="auto" w:fill="92D050"/>
            <w:vAlign w:val="bottom"/>
          </w:tcPr>
          <w:p w14:paraId="18BACF07" w14:textId="77777777" w:rsidR="00CB4BEB" w:rsidRPr="008E47F0" w:rsidDel="002D4024" w:rsidRDefault="00CB4BEB" w:rsidP="003C0924">
            <w:pPr>
              <w:rPr>
                <w:rFonts w:ascii="Trebuchet MS" w:hAnsi="Trebuchet MS" w:cs="Trebuchet MS"/>
                <w:sz w:val="18"/>
                <w:szCs w:val="18"/>
              </w:rPr>
            </w:pPr>
            <w:proofErr w:type="spellStart"/>
            <w:r w:rsidRPr="008E47F0">
              <w:rPr>
                <w:rFonts w:ascii="Trebuchet MS" w:hAnsi="Trebuchet MS" w:cs="Trebuchet MS"/>
                <w:sz w:val="18"/>
                <w:szCs w:val="18"/>
              </w:rPr>
              <w:lastRenderedPageBreak/>
              <w:t>afm_rute</w:t>
            </w:r>
            <w:proofErr w:type="spellEnd"/>
          </w:p>
        </w:tc>
        <w:tc>
          <w:tcPr>
            <w:tcW w:w="4491" w:type="dxa"/>
            <w:tcBorders>
              <w:top w:val="single" w:sz="4" w:space="0" w:color="auto"/>
              <w:left w:val="single" w:sz="4" w:space="0" w:color="auto"/>
              <w:bottom w:val="single" w:sz="4" w:space="0" w:color="auto"/>
              <w:right w:val="single" w:sz="4" w:space="0" w:color="auto"/>
            </w:tcBorders>
            <w:shd w:val="clear" w:color="auto" w:fill="92D050"/>
            <w:vAlign w:val="bottom"/>
          </w:tcPr>
          <w:p w14:paraId="51A50CB8" w14:textId="77777777" w:rsidR="00CB4BEB" w:rsidRPr="008E47F0" w:rsidDel="00630AFC" w:rsidRDefault="00CB4BEB" w:rsidP="003C0924">
            <w:pPr>
              <w:rPr>
                <w:rFonts w:ascii="Trebuchet MS" w:hAnsi="Trebuchet MS" w:cs="Trebuchet MS"/>
                <w:sz w:val="18"/>
                <w:szCs w:val="18"/>
              </w:rPr>
            </w:pPr>
            <w:r w:rsidRPr="008E47F0">
              <w:rPr>
                <w:rFonts w:ascii="Trebuchet MS" w:hAnsi="Trebuchet MS" w:cs="Trebuchet MS"/>
                <w:sz w:val="18"/>
                <w:szCs w:val="18"/>
              </w:rPr>
              <w:t>Afmærket rute</w:t>
            </w:r>
          </w:p>
        </w:tc>
        <w:tc>
          <w:tcPr>
            <w:tcW w:w="1321" w:type="dxa"/>
            <w:gridSpan w:val="2"/>
            <w:tcBorders>
              <w:top w:val="single" w:sz="4" w:space="0" w:color="auto"/>
              <w:left w:val="single" w:sz="4" w:space="0" w:color="auto"/>
              <w:bottom w:val="single" w:sz="4" w:space="0" w:color="auto"/>
              <w:right w:val="single" w:sz="4" w:space="0" w:color="auto"/>
            </w:tcBorders>
            <w:shd w:val="clear" w:color="auto" w:fill="92D050"/>
            <w:vAlign w:val="bottom"/>
          </w:tcPr>
          <w:p w14:paraId="43E5CC21" w14:textId="77777777" w:rsidR="00CB4BEB" w:rsidRPr="008E47F0" w:rsidDel="00630AFC" w:rsidRDefault="00CB4BEB" w:rsidP="003C0924">
            <w:pPr>
              <w:rPr>
                <w:rFonts w:ascii="Trebuchet MS" w:hAnsi="Trebuchet MS" w:cs="Trebuchet MS"/>
                <w:sz w:val="18"/>
                <w:szCs w:val="18"/>
              </w:rPr>
            </w:pPr>
          </w:p>
        </w:tc>
        <w:tc>
          <w:tcPr>
            <w:tcW w:w="1559" w:type="dxa"/>
            <w:tcBorders>
              <w:top w:val="single" w:sz="4" w:space="0" w:color="auto"/>
              <w:left w:val="single" w:sz="4" w:space="0" w:color="auto"/>
              <w:bottom w:val="single" w:sz="4" w:space="0" w:color="auto"/>
              <w:right w:val="single" w:sz="4" w:space="0" w:color="auto"/>
            </w:tcBorders>
            <w:shd w:val="clear" w:color="auto" w:fill="92D050"/>
            <w:vAlign w:val="bottom"/>
          </w:tcPr>
          <w:p w14:paraId="61D4ED4C" w14:textId="77777777" w:rsidR="00CB4BEB" w:rsidRPr="008E47F0" w:rsidDel="00630AFC" w:rsidRDefault="00CB4BEB" w:rsidP="003C0924">
            <w:pPr>
              <w:rPr>
                <w:rFonts w:ascii="Trebuchet MS" w:hAnsi="Trebuchet MS" w:cs="Trebuchet MS"/>
                <w:sz w:val="18"/>
                <w:szCs w:val="18"/>
              </w:rPr>
            </w:pPr>
          </w:p>
        </w:tc>
        <w:tc>
          <w:tcPr>
            <w:tcW w:w="1417" w:type="dxa"/>
            <w:tcBorders>
              <w:top w:val="single" w:sz="4" w:space="0" w:color="auto"/>
              <w:left w:val="single" w:sz="4" w:space="0" w:color="auto"/>
              <w:bottom w:val="single" w:sz="4" w:space="0" w:color="auto"/>
              <w:right w:val="single" w:sz="4" w:space="0" w:color="auto"/>
            </w:tcBorders>
            <w:shd w:val="clear" w:color="auto" w:fill="92D050"/>
            <w:vAlign w:val="bottom"/>
          </w:tcPr>
          <w:p w14:paraId="40A0583F" w14:textId="77777777" w:rsidR="00CB4BEB" w:rsidRPr="008E47F0" w:rsidRDefault="00CB4BEB" w:rsidP="003C0924">
            <w:pPr>
              <w:jc w:val="center"/>
              <w:rPr>
                <w:rFonts w:ascii="Trebuchet MS" w:hAnsi="Trebuchet MS" w:cs="Trebuchet MS"/>
                <w:sz w:val="18"/>
                <w:szCs w:val="18"/>
              </w:rPr>
            </w:pPr>
            <w:r w:rsidRPr="008E47F0">
              <w:rPr>
                <w:rFonts w:ascii="Trebuchet MS" w:hAnsi="Trebuchet MS" w:cs="Trebuchet MS"/>
                <w:sz w:val="18"/>
                <w:szCs w:val="18"/>
              </w:rPr>
              <w:t>S</w:t>
            </w:r>
          </w:p>
        </w:tc>
        <w:tc>
          <w:tcPr>
            <w:tcW w:w="2381" w:type="dxa"/>
            <w:tcBorders>
              <w:top w:val="single" w:sz="4" w:space="0" w:color="auto"/>
              <w:left w:val="single" w:sz="4" w:space="0" w:color="auto"/>
              <w:bottom w:val="single" w:sz="4" w:space="0" w:color="auto"/>
              <w:right w:val="single" w:sz="4" w:space="0" w:color="auto"/>
            </w:tcBorders>
            <w:shd w:val="clear" w:color="auto" w:fill="92D050"/>
            <w:vAlign w:val="bottom"/>
          </w:tcPr>
          <w:p w14:paraId="62664858" w14:textId="77777777" w:rsidR="00CB4BEB" w:rsidRPr="008E47F0" w:rsidRDefault="00CB4BEB" w:rsidP="003C0924">
            <w:pPr>
              <w:rPr>
                <w:rFonts w:ascii="Trebuchet MS" w:hAnsi="Trebuchet MS" w:cs="Trebuchet MS"/>
                <w:sz w:val="18"/>
                <w:szCs w:val="18"/>
              </w:rPr>
            </w:pPr>
          </w:p>
        </w:tc>
      </w:tr>
      <w:tr w:rsidR="00CB4BEB" w:rsidRPr="00B87969" w14:paraId="7488FE3C" w14:textId="77777777" w:rsidTr="00F53C3E">
        <w:trPr>
          <w:trHeight w:hRule="exact" w:val="1266"/>
        </w:trPr>
        <w:tc>
          <w:tcPr>
            <w:tcW w:w="2547" w:type="dxa"/>
            <w:tcBorders>
              <w:top w:val="single" w:sz="4" w:space="0" w:color="auto"/>
              <w:left w:val="single" w:sz="4" w:space="0" w:color="auto"/>
              <w:bottom w:val="single" w:sz="4" w:space="0" w:color="auto"/>
              <w:right w:val="single" w:sz="4" w:space="0" w:color="auto"/>
            </w:tcBorders>
            <w:shd w:val="clear" w:color="auto" w:fill="92D050"/>
            <w:vAlign w:val="bottom"/>
          </w:tcPr>
          <w:p w14:paraId="50C948B6" w14:textId="77777777" w:rsidR="00CB4BEB" w:rsidRPr="008E47F0" w:rsidRDefault="00CB4BEB" w:rsidP="003C0924">
            <w:pPr>
              <w:rPr>
                <w:rFonts w:ascii="Trebuchet MS" w:hAnsi="Trebuchet MS" w:cs="Trebuchet MS"/>
                <w:sz w:val="18"/>
                <w:szCs w:val="18"/>
              </w:rPr>
            </w:pPr>
            <w:proofErr w:type="spellStart"/>
            <w:r w:rsidRPr="008E47F0">
              <w:rPr>
                <w:rFonts w:ascii="Trebuchet MS" w:hAnsi="Trebuchet MS" w:cs="Trebuchet MS"/>
                <w:sz w:val="18"/>
                <w:szCs w:val="18"/>
              </w:rPr>
              <w:t>laengde</w:t>
            </w:r>
            <w:proofErr w:type="spellEnd"/>
          </w:p>
        </w:tc>
        <w:tc>
          <w:tcPr>
            <w:tcW w:w="4491" w:type="dxa"/>
            <w:tcBorders>
              <w:top w:val="single" w:sz="4" w:space="0" w:color="auto"/>
              <w:left w:val="single" w:sz="4" w:space="0" w:color="auto"/>
              <w:bottom w:val="single" w:sz="4" w:space="0" w:color="auto"/>
              <w:right w:val="single" w:sz="4" w:space="0" w:color="auto"/>
            </w:tcBorders>
            <w:shd w:val="clear" w:color="auto" w:fill="92D050"/>
            <w:vAlign w:val="bottom"/>
          </w:tcPr>
          <w:p w14:paraId="5227F745"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Længde af strækningen i km</w:t>
            </w:r>
          </w:p>
          <w:p w14:paraId="54F75871" w14:textId="76013677" w:rsidR="00A44543" w:rsidRPr="008E47F0" w:rsidRDefault="009F1419" w:rsidP="003C0924">
            <w:pPr>
              <w:rPr>
                <w:rFonts w:ascii="Trebuchet MS" w:hAnsi="Trebuchet MS" w:cs="Trebuchet MS"/>
                <w:sz w:val="18"/>
                <w:szCs w:val="18"/>
              </w:rPr>
            </w:pPr>
            <w:r w:rsidRPr="008E47F0">
              <w:rPr>
                <w:rFonts w:ascii="Trebuchet MS" w:hAnsi="Trebuchet MS" w:cs="Trebuchet MS"/>
                <w:sz w:val="18"/>
                <w:szCs w:val="18"/>
              </w:rPr>
              <w:t>(</w:t>
            </w:r>
            <w:proofErr w:type="spellStart"/>
            <w:r w:rsidR="00B432DE" w:rsidRPr="008E47F0">
              <w:rPr>
                <w:rFonts w:ascii="Trebuchet MS" w:hAnsi="Trebuchet MS" w:cs="Trebuchet MS"/>
                <w:sz w:val="18"/>
                <w:szCs w:val="18"/>
              </w:rPr>
              <w:t>MapInfo</w:t>
            </w:r>
            <w:proofErr w:type="spellEnd"/>
            <w:r w:rsidR="00B432DE" w:rsidRPr="008E47F0">
              <w:rPr>
                <w:rFonts w:ascii="Trebuchet MS" w:hAnsi="Trebuchet MS" w:cs="Trebuchet MS"/>
                <w:sz w:val="18"/>
                <w:szCs w:val="18"/>
              </w:rPr>
              <w:t xml:space="preserve"> Tab</w:t>
            </w:r>
            <w:r w:rsidRPr="008E47F0">
              <w:rPr>
                <w:rFonts w:ascii="Trebuchet MS" w:hAnsi="Trebuchet MS" w:cs="Trebuchet MS"/>
                <w:sz w:val="18"/>
                <w:szCs w:val="18"/>
              </w:rPr>
              <w:t>-</w:t>
            </w:r>
            <w:r w:rsidR="00B432DE" w:rsidRPr="008E47F0">
              <w:rPr>
                <w:rFonts w:ascii="Trebuchet MS" w:hAnsi="Trebuchet MS" w:cs="Trebuchet MS"/>
                <w:sz w:val="18"/>
                <w:szCs w:val="18"/>
              </w:rPr>
              <w:t xml:space="preserve">formatet understøtter </w:t>
            </w:r>
            <w:r w:rsidRPr="008E47F0">
              <w:rPr>
                <w:rFonts w:ascii="Trebuchet MS" w:hAnsi="Trebuchet MS" w:cs="Trebuchet MS"/>
                <w:sz w:val="18"/>
                <w:szCs w:val="18"/>
              </w:rPr>
              <w:t xml:space="preserve">ikke </w:t>
            </w:r>
            <w:r w:rsidR="00B432DE" w:rsidRPr="008E47F0">
              <w:rPr>
                <w:rFonts w:ascii="Trebuchet MS" w:hAnsi="Trebuchet MS" w:cs="Trebuchet MS"/>
                <w:sz w:val="18"/>
                <w:szCs w:val="18"/>
              </w:rPr>
              <w:t xml:space="preserve">NULL, </w:t>
            </w:r>
            <w:r w:rsidR="00F53C3E" w:rsidRPr="008E47F0">
              <w:rPr>
                <w:rFonts w:ascii="Trebuchet MS" w:hAnsi="Trebuchet MS" w:cs="Trebuchet MS"/>
                <w:sz w:val="18"/>
                <w:szCs w:val="18"/>
              </w:rPr>
              <w:t xml:space="preserve">som </w:t>
            </w:r>
            <w:r w:rsidR="00B432DE" w:rsidRPr="008E47F0">
              <w:rPr>
                <w:rFonts w:ascii="Trebuchet MS" w:hAnsi="Trebuchet MS" w:cs="Trebuchet MS"/>
                <w:sz w:val="18"/>
                <w:szCs w:val="18"/>
              </w:rPr>
              <w:t xml:space="preserve">vil det blive oversat til 0 ved indlæsning, hvilket vil resultere i fejl. Det anbefales derfor at udfylde feltet </w:t>
            </w:r>
            <w:r w:rsidR="00F53C3E" w:rsidRPr="008E47F0">
              <w:rPr>
                <w:rFonts w:ascii="Trebuchet MS" w:hAnsi="Trebuchet MS" w:cs="Trebuchet MS"/>
                <w:sz w:val="18"/>
                <w:szCs w:val="18"/>
              </w:rPr>
              <w:t>eller undlade det ved upload)</w:t>
            </w:r>
          </w:p>
        </w:tc>
        <w:tc>
          <w:tcPr>
            <w:tcW w:w="1321" w:type="dxa"/>
            <w:gridSpan w:val="2"/>
            <w:tcBorders>
              <w:top w:val="single" w:sz="4" w:space="0" w:color="auto"/>
              <w:left w:val="single" w:sz="4" w:space="0" w:color="auto"/>
              <w:bottom w:val="single" w:sz="4" w:space="0" w:color="auto"/>
              <w:right w:val="single" w:sz="4" w:space="0" w:color="auto"/>
            </w:tcBorders>
            <w:shd w:val="clear" w:color="auto" w:fill="92D050"/>
            <w:vAlign w:val="bottom"/>
          </w:tcPr>
          <w:p w14:paraId="3008B73A" w14:textId="77777777" w:rsidR="00CB4BEB" w:rsidRPr="008E47F0" w:rsidDel="00630AFC" w:rsidRDefault="00CB4BEB" w:rsidP="003C0924">
            <w:pPr>
              <w:rPr>
                <w:rFonts w:ascii="Trebuchet MS" w:hAnsi="Trebuchet MS" w:cs="Trebuchet MS"/>
                <w:sz w:val="18"/>
                <w:szCs w:val="18"/>
              </w:rPr>
            </w:pPr>
            <w:proofErr w:type="gramStart"/>
            <w:r>
              <w:rPr>
                <w:rFonts w:ascii="Trebuchet MS" w:hAnsi="Trebuchet MS" w:cs="Trebuchet MS"/>
                <w:sz w:val="18"/>
                <w:szCs w:val="18"/>
              </w:rPr>
              <w:t>Decimal tal</w:t>
            </w:r>
            <w:proofErr w:type="gramEnd"/>
          </w:p>
        </w:tc>
        <w:tc>
          <w:tcPr>
            <w:tcW w:w="1559" w:type="dxa"/>
            <w:tcBorders>
              <w:top w:val="single" w:sz="4" w:space="0" w:color="auto"/>
              <w:left w:val="single" w:sz="4" w:space="0" w:color="auto"/>
              <w:bottom w:val="single" w:sz="4" w:space="0" w:color="auto"/>
              <w:right w:val="single" w:sz="4" w:space="0" w:color="auto"/>
            </w:tcBorders>
            <w:shd w:val="clear" w:color="auto" w:fill="92D050"/>
            <w:vAlign w:val="bottom"/>
          </w:tcPr>
          <w:p w14:paraId="5969ED2F" w14:textId="77777777" w:rsidR="00CB4BEB" w:rsidRPr="008E47F0" w:rsidDel="00630AFC" w:rsidRDefault="00CB4BEB" w:rsidP="003C0924">
            <w:pPr>
              <w:rPr>
                <w:rFonts w:ascii="Trebuchet MS" w:hAnsi="Trebuchet MS" w:cs="Trebuchet MS"/>
                <w:sz w:val="18"/>
                <w:szCs w:val="18"/>
              </w:rPr>
            </w:pPr>
            <w:r>
              <w:rPr>
                <w:rFonts w:ascii="Trebuchet MS" w:hAnsi="Trebuchet MS" w:cs="Trebuchet MS"/>
                <w:sz w:val="18"/>
                <w:szCs w:val="18"/>
              </w:rPr>
              <w:t>0,1-500,9</w:t>
            </w:r>
            <w:r w:rsidRPr="008E47F0">
              <w:rPr>
                <w:rFonts w:ascii="Trebuchet MS" w:hAnsi="Trebuchet MS" w:cs="Trebuchet MS"/>
                <w:sz w:val="18"/>
                <w:szCs w:val="18"/>
              </w:rPr>
              <w:t>9</w:t>
            </w:r>
          </w:p>
        </w:tc>
        <w:tc>
          <w:tcPr>
            <w:tcW w:w="1417" w:type="dxa"/>
            <w:tcBorders>
              <w:top w:val="single" w:sz="4" w:space="0" w:color="auto"/>
              <w:left w:val="single" w:sz="4" w:space="0" w:color="auto"/>
              <w:bottom w:val="single" w:sz="4" w:space="0" w:color="auto"/>
              <w:right w:val="single" w:sz="4" w:space="0" w:color="auto"/>
            </w:tcBorders>
            <w:shd w:val="clear" w:color="auto" w:fill="92D050"/>
            <w:vAlign w:val="bottom"/>
          </w:tcPr>
          <w:p w14:paraId="4FBCF7FE" w14:textId="77777777" w:rsidR="00CB4BEB" w:rsidRPr="008E47F0"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92D050"/>
            <w:vAlign w:val="bottom"/>
          </w:tcPr>
          <w:p w14:paraId="1F82B5E6" w14:textId="77777777" w:rsidR="00CB4BEB" w:rsidRPr="008E47F0" w:rsidRDefault="00CB4BEB" w:rsidP="003C0924">
            <w:pPr>
              <w:rPr>
                <w:rFonts w:ascii="Trebuchet MS" w:hAnsi="Trebuchet MS" w:cs="Trebuchet MS"/>
                <w:sz w:val="18"/>
                <w:szCs w:val="18"/>
              </w:rPr>
            </w:pPr>
            <w:r>
              <w:rPr>
                <w:rFonts w:ascii="Trebuchet MS" w:hAnsi="Trebuchet MS" w:cs="Trebuchet MS"/>
                <w:sz w:val="18"/>
                <w:szCs w:val="18"/>
              </w:rPr>
              <w:t>5,5</w:t>
            </w:r>
            <w:r w:rsidRPr="008E47F0">
              <w:rPr>
                <w:rFonts w:ascii="Trebuchet MS" w:hAnsi="Trebuchet MS" w:cs="Trebuchet MS"/>
                <w:sz w:val="18"/>
                <w:szCs w:val="18"/>
              </w:rPr>
              <w:t>5</w:t>
            </w:r>
          </w:p>
        </w:tc>
      </w:tr>
      <w:tr w:rsidR="00CB4BEB" w:rsidRPr="00B87969" w14:paraId="615BB65A" w14:textId="77777777" w:rsidTr="003C0924">
        <w:trPr>
          <w:trHeight w:hRule="exact" w:val="522"/>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468E4127" w14:textId="77777777" w:rsidR="00CB4BEB" w:rsidRPr="008E47F0" w:rsidRDefault="00CB4BEB" w:rsidP="003C0924">
            <w:pPr>
              <w:rPr>
                <w:rFonts w:ascii="Trebuchet MS" w:hAnsi="Trebuchet MS" w:cs="Trebuchet MS"/>
                <w:sz w:val="18"/>
                <w:szCs w:val="18"/>
              </w:rPr>
            </w:pPr>
            <w:proofErr w:type="spellStart"/>
            <w:r w:rsidRPr="00EA3291">
              <w:rPr>
                <w:rFonts w:ascii="Trebuchet MS" w:hAnsi="Trebuchet MS" w:cs="Trebuchet MS"/>
                <w:sz w:val="18"/>
                <w:szCs w:val="18"/>
              </w:rPr>
              <w:t>beskrivels</w:t>
            </w:r>
            <w:proofErr w:type="spellEnd"/>
          </w:p>
        </w:tc>
        <w:tc>
          <w:tcPr>
            <w:tcW w:w="4491" w:type="dxa"/>
            <w:tcBorders>
              <w:top w:val="single" w:sz="4" w:space="0" w:color="auto"/>
              <w:left w:val="single" w:sz="4" w:space="0" w:color="auto"/>
              <w:bottom w:val="single" w:sz="4" w:space="0" w:color="auto"/>
              <w:right w:val="single" w:sz="4" w:space="0" w:color="auto"/>
            </w:tcBorders>
            <w:shd w:val="clear" w:color="auto" w:fill="FFFFFF"/>
          </w:tcPr>
          <w:p w14:paraId="5A664AA9" w14:textId="77777777" w:rsidR="00CB4BEB" w:rsidRPr="00EA3291" w:rsidRDefault="00CB4BEB" w:rsidP="003C0924">
            <w:pPr>
              <w:rPr>
                <w:rFonts w:ascii="Trebuchet MS" w:hAnsi="Trebuchet MS" w:cs="Trebuchet MS"/>
                <w:sz w:val="18"/>
                <w:szCs w:val="18"/>
              </w:rPr>
            </w:pPr>
            <w:r>
              <w:rPr>
                <w:rFonts w:ascii="Trebuchet MS" w:hAnsi="Trebuchet MS" w:cs="Trebuchet MS"/>
                <w:sz w:val="18"/>
                <w:szCs w:val="18"/>
              </w:rPr>
              <w:t>K</w:t>
            </w:r>
            <w:r w:rsidRPr="00EA3291">
              <w:rPr>
                <w:rFonts w:ascii="Trebuchet MS" w:hAnsi="Trebuchet MS" w:cs="Trebuchet MS"/>
                <w:sz w:val="18"/>
                <w:szCs w:val="18"/>
              </w:rPr>
              <w:t xml:space="preserve">ort tekst </w:t>
            </w:r>
            <w:r>
              <w:rPr>
                <w:rFonts w:ascii="Trebuchet MS" w:hAnsi="Trebuchet MS" w:cs="Trebuchet MS"/>
                <w:sz w:val="18"/>
                <w:szCs w:val="18"/>
              </w:rPr>
              <w:t>som beskriver</w:t>
            </w:r>
            <w:r w:rsidRPr="00EA3291">
              <w:rPr>
                <w:rFonts w:ascii="Trebuchet MS" w:hAnsi="Trebuchet MS" w:cs="Trebuchet MS"/>
                <w:sz w:val="18"/>
                <w:szCs w:val="18"/>
              </w:rPr>
              <w:t xml:space="preserve"> faciliteten.</w:t>
            </w:r>
          </w:p>
          <w:p w14:paraId="214B18E7" w14:textId="77777777" w:rsidR="00CB4BEB" w:rsidRPr="008E47F0" w:rsidRDefault="00CB4BEB" w:rsidP="003C0924">
            <w:pPr>
              <w:rPr>
                <w:rFonts w:ascii="Trebuchet MS" w:hAnsi="Trebuchet MS" w:cs="Trebuchet MS"/>
                <w:sz w:val="18"/>
                <w:szCs w:val="18"/>
              </w:rPr>
            </w:pPr>
          </w:p>
        </w:tc>
        <w:tc>
          <w:tcPr>
            <w:tcW w:w="132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590711C9" w14:textId="77777777" w:rsidR="00CB4BEB"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7F422AE0" w14:textId="77777777" w:rsidR="00CB4BEB" w:rsidRDefault="00CB4BEB" w:rsidP="003C0924">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2873D1EE" w14:textId="77777777" w:rsidR="00CB4BEB"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FFFFFF"/>
            <w:vAlign w:val="bottom"/>
          </w:tcPr>
          <w:p w14:paraId="7E49695B" w14:textId="77777777" w:rsidR="00CB4BEB" w:rsidRDefault="00CB4BEB" w:rsidP="003C0924">
            <w:pPr>
              <w:rPr>
                <w:rFonts w:ascii="Trebuchet MS" w:hAnsi="Trebuchet MS" w:cs="Trebuchet MS"/>
                <w:sz w:val="18"/>
                <w:szCs w:val="18"/>
              </w:rPr>
            </w:pPr>
            <w:r>
              <w:rPr>
                <w:rFonts w:ascii="Trebuchet MS" w:hAnsi="Trebuchet MS" w:cs="Trebuchet MS"/>
                <w:sz w:val="18"/>
                <w:szCs w:val="18"/>
              </w:rPr>
              <w:t>Der er mange orkideer på engen.</w:t>
            </w:r>
          </w:p>
        </w:tc>
      </w:tr>
      <w:tr w:rsidR="00CB4BEB" w:rsidRPr="00B87969" w14:paraId="7221D76D" w14:textId="77777777" w:rsidTr="008E47F0">
        <w:trPr>
          <w:trHeight w:hRule="exact" w:val="1005"/>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166F82EC" w14:textId="77777777" w:rsidR="00CB4BEB" w:rsidRPr="008E47F0" w:rsidRDefault="00CB4BEB" w:rsidP="003C0924">
            <w:pPr>
              <w:rPr>
                <w:rFonts w:ascii="Trebuchet MS" w:hAnsi="Trebuchet MS" w:cs="Trebuchet MS"/>
                <w:sz w:val="18"/>
                <w:szCs w:val="18"/>
              </w:rPr>
            </w:pPr>
            <w:proofErr w:type="spellStart"/>
            <w:r>
              <w:rPr>
                <w:rFonts w:ascii="Trebuchet MS" w:hAnsi="Trebuchet MS" w:cs="Trebuchet MS"/>
                <w:sz w:val="18"/>
                <w:szCs w:val="18"/>
              </w:rPr>
              <w:t>lang_beskr</w:t>
            </w:r>
            <w:proofErr w:type="spellEnd"/>
          </w:p>
        </w:tc>
        <w:tc>
          <w:tcPr>
            <w:tcW w:w="4491" w:type="dxa"/>
            <w:tcBorders>
              <w:top w:val="single" w:sz="4" w:space="0" w:color="auto"/>
              <w:left w:val="single" w:sz="4" w:space="0" w:color="auto"/>
              <w:bottom w:val="single" w:sz="4" w:space="0" w:color="auto"/>
              <w:right w:val="single" w:sz="4" w:space="0" w:color="auto"/>
            </w:tcBorders>
            <w:shd w:val="clear" w:color="auto" w:fill="FFFFFF"/>
          </w:tcPr>
          <w:p w14:paraId="4EFE649C" w14:textId="77777777" w:rsidR="00CB4BEB" w:rsidRPr="008E47F0" w:rsidRDefault="00CB4BEB" w:rsidP="003C0924">
            <w:pPr>
              <w:rPr>
                <w:rFonts w:ascii="Trebuchet MS" w:hAnsi="Trebuchet MS" w:cs="Trebuchet MS"/>
                <w:sz w:val="18"/>
                <w:szCs w:val="18"/>
              </w:rPr>
            </w:pPr>
            <w:r>
              <w:rPr>
                <w:rFonts w:ascii="Trebuchet MS" w:hAnsi="Trebuchet MS" w:cs="Trebuchet MS"/>
                <w:sz w:val="18"/>
                <w:szCs w:val="18"/>
              </w:rPr>
              <w:t>Lang tekst som beskriver faciliteten</w:t>
            </w:r>
          </w:p>
        </w:tc>
        <w:tc>
          <w:tcPr>
            <w:tcW w:w="132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10669C73" w14:textId="77777777" w:rsidR="00CB4BEB"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4B8CB135" w14:textId="77777777" w:rsidR="00CB4BEB" w:rsidRDefault="00CB4BEB" w:rsidP="003C0924">
            <w:pPr>
              <w:rPr>
                <w:rFonts w:ascii="Trebuchet MS" w:hAnsi="Trebuchet MS" w:cs="Trebuchet MS"/>
                <w:sz w:val="18"/>
                <w:szCs w:val="18"/>
              </w:rPr>
            </w:pPr>
            <w:r w:rsidRPr="008E47F0">
              <w:rPr>
                <w:rFonts w:ascii="Trebuchet MS" w:hAnsi="Trebuchet MS" w:cs="Trebuchet MS"/>
                <w:sz w:val="18"/>
                <w:szCs w:val="18"/>
              </w:rPr>
              <w:t>0-3000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6F771864" w14:textId="77777777" w:rsidR="00CB4BEB"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FFFFFF"/>
            <w:vAlign w:val="bottom"/>
          </w:tcPr>
          <w:p w14:paraId="46EFA1E0" w14:textId="77777777" w:rsidR="00CB4BEB" w:rsidRDefault="00CB4BEB" w:rsidP="003C0924">
            <w:pPr>
              <w:rPr>
                <w:rFonts w:ascii="Trebuchet MS" w:hAnsi="Trebuchet MS" w:cs="Trebuchet MS"/>
                <w:sz w:val="18"/>
                <w:szCs w:val="18"/>
              </w:rPr>
            </w:pPr>
            <w:r>
              <w:rPr>
                <w:rFonts w:ascii="Trebuchet MS" w:hAnsi="Trebuchet MS" w:cs="Trebuchet MS"/>
                <w:sz w:val="18"/>
                <w:szCs w:val="18"/>
              </w:rPr>
              <w:t>Der er mange orkideer på engen. De er fredet og må ikke graves op eller plukkes.</w:t>
            </w:r>
          </w:p>
        </w:tc>
      </w:tr>
      <w:tr w:rsidR="00CB4BEB" w:rsidRPr="002D1D04" w14:paraId="7AF669F4" w14:textId="77777777" w:rsidTr="008E47F0">
        <w:trPr>
          <w:trHeight w:hRule="exact" w:val="1597"/>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175274A0" w14:textId="77777777" w:rsidR="00CB4BEB" w:rsidRPr="008E47F0" w:rsidRDefault="00CB4BEB" w:rsidP="003C0924">
            <w:pPr>
              <w:rPr>
                <w:rFonts w:ascii="Trebuchet MS" w:hAnsi="Trebuchet MS" w:cs="Trebuchet MS"/>
                <w:sz w:val="18"/>
                <w:szCs w:val="18"/>
              </w:rPr>
            </w:pPr>
            <w:proofErr w:type="spellStart"/>
            <w:r>
              <w:rPr>
                <w:rFonts w:ascii="Trebuchet MS" w:hAnsi="Trebuchet MS" w:cs="Trebuchet MS"/>
                <w:sz w:val="18"/>
                <w:szCs w:val="18"/>
              </w:rPr>
              <w:t>uk_k_beskr</w:t>
            </w:r>
            <w:proofErr w:type="spellEnd"/>
          </w:p>
        </w:tc>
        <w:tc>
          <w:tcPr>
            <w:tcW w:w="4491" w:type="dxa"/>
            <w:tcBorders>
              <w:top w:val="single" w:sz="4" w:space="0" w:color="auto"/>
              <w:left w:val="single" w:sz="4" w:space="0" w:color="auto"/>
              <w:bottom w:val="single" w:sz="4" w:space="0" w:color="auto"/>
              <w:right w:val="single" w:sz="4" w:space="0" w:color="auto"/>
            </w:tcBorders>
            <w:shd w:val="clear" w:color="auto" w:fill="FFFFFF"/>
          </w:tcPr>
          <w:p w14:paraId="5150D3B3" w14:textId="77777777" w:rsidR="00CB4BEB" w:rsidRPr="008E47F0" w:rsidRDefault="00CB4BEB" w:rsidP="003C0924">
            <w:pPr>
              <w:rPr>
                <w:rFonts w:ascii="Trebuchet MS" w:hAnsi="Trebuchet MS" w:cs="Trebuchet MS"/>
                <w:sz w:val="18"/>
                <w:szCs w:val="18"/>
              </w:rPr>
            </w:pPr>
            <w:r>
              <w:rPr>
                <w:rFonts w:ascii="Trebuchet MS" w:hAnsi="Trebuchet MS" w:cs="Trebuchet MS"/>
                <w:sz w:val="18"/>
                <w:szCs w:val="18"/>
              </w:rPr>
              <w:t>Engelsk, kort tekst som beskriver faciliteten</w:t>
            </w:r>
          </w:p>
        </w:tc>
        <w:tc>
          <w:tcPr>
            <w:tcW w:w="132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24D64EFF" w14:textId="77777777" w:rsidR="00CB4BEB"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4CA165BA" w14:textId="77777777" w:rsidR="00CB4BEB" w:rsidRDefault="00CB4BEB" w:rsidP="003C0924">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66C86949" w14:textId="77777777" w:rsidR="00CB4BEB"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FFFFFF"/>
            <w:vAlign w:val="bottom"/>
          </w:tcPr>
          <w:p w14:paraId="317BF1C2" w14:textId="77777777" w:rsidR="00CB4BEB" w:rsidRPr="008E47F0" w:rsidRDefault="00CB4BEB" w:rsidP="003C0924">
            <w:pPr>
              <w:rPr>
                <w:rFonts w:ascii="Trebuchet MS" w:hAnsi="Trebuchet MS" w:cs="Trebuchet MS"/>
                <w:sz w:val="18"/>
                <w:szCs w:val="18"/>
              </w:rPr>
            </w:pPr>
            <w:r w:rsidRPr="00985237">
              <w:rPr>
                <w:rFonts w:ascii="Trebuchet MS" w:hAnsi="Trebuchet MS" w:cs="Trebuchet MS"/>
                <w:sz w:val="18"/>
                <w:szCs w:val="18"/>
                <w:lang w:val="en-US"/>
              </w:rPr>
              <w:t xml:space="preserve">There are many orchids on the meadow. They are protected and must not be dug up or picked. </w:t>
            </w:r>
            <w:r w:rsidRPr="008E47F0">
              <w:rPr>
                <w:rFonts w:ascii="Trebuchet MS" w:hAnsi="Trebuchet MS" w:cs="Trebuchet MS"/>
                <w:sz w:val="18"/>
                <w:szCs w:val="18"/>
              </w:rPr>
              <w:t xml:space="preserve">In the summer, the </w:t>
            </w:r>
            <w:proofErr w:type="spellStart"/>
            <w:r w:rsidRPr="008E47F0">
              <w:rPr>
                <w:rFonts w:ascii="Trebuchet MS" w:hAnsi="Trebuchet MS" w:cs="Trebuchet MS"/>
                <w:sz w:val="18"/>
                <w:szCs w:val="18"/>
              </w:rPr>
              <w:t>path</w:t>
            </w:r>
            <w:proofErr w:type="spellEnd"/>
            <w:r w:rsidRPr="008E47F0">
              <w:rPr>
                <w:rFonts w:ascii="Trebuchet MS" w:hAnsi="Trebuchet MS" w:cs="Trebuchet MS"/>
                <w:sz w:val="18"/>
                <w:szCs w:val="18"/>
              </w:rPr>
              <w:t xml:space="preserve"> </w:t>
            </w:r>
            <w:proofErr w:type="spellStart"/>
            <w:r w:rsidRPr="008E47F0">
              <w:rPr>
                <w:rFonts w:ascii="Trebuchet MS" w:hAnsi="Trebuchet MS" w:cs="Trebuchet MS"/>
                <w:sz w:val="18"/>
                <w:szCs w:val="18"/>
              </w:rPr>
              <w:t>can</w:t>
            </w:r>
            <w:proofErr w:type="spellEnd"/>
            <w:r w:rsidRPr="008E47F0">
              <w:rPr>
                <w:rFonts w:ascii="Trebuchet MS" w:hAnsi="Trebuchet MS" w:cs="Trebuchet MS"/>
                <w:sz w:val="18"/>
                <w:szCs w:val="18"/>
              </w:rPr>
              <w:t xml:space="preserve"> </w:t>
            </w:r>
            <w:proofErr w:type="spellStart"/>
            <w:r w:rsidRPr="008E47F0">
              <w:rPr>
                <w:rFonts w:ascii="Trebuchet MS" w:hAnsi="Trebuchet MS" w:cs="Trebuchet MS"/>
                <w:sz w:val="18"/>
                <w:szCs w:val="18"/>
              </w:rPr>
              <w:t>be</w:t>
            </w:r>
            <w:proofErr w:type="spellEnd"/>
            <w:r w:rsidRPr="008E47F0">
              <w:rPr>
                <w:rFonts w:ascii="Trebuchet MS" w:hAnsi="Trebuchet MS" w:cs="Trebuchet MS"/>
                <w:sz w:val="18"/>
                <w:szCs w:val="18"/>
              </w:rPr>
              <w:t xml:space="preserve"> </w:t>
            </w:r>
            <w:proofErr w:type="spellStart"/>
            <w:r w:rsidRPr="008E47F0">
              <w:rPr>
                <w:rFonts w:ascii="Trebuchet MS" w:hAnsi="Trebuchet MS" w:cs="Trebuchet MS"/>
                <w:sz w:val="18"/>
                <w:szCs w:val="18"/>
              </w:rPr>
              <w:t>very</w:t>
            </w:r>
            <w:proofErr w:type="spellEnd"/>
            <w:r w:rsidRPr="008E47F0">
              <w:rPr>
                <w:rFonts w:ascii="Trebuchet MS" w:hAnsi="Trebuchet MS" w:cs="Trebuchet MS"/>
                <w:sz w:val="18"/>
                <w:szCs w:val="18"/>
              </w:rPr>
              <w:t xml:space="preserve"> </w:t>
            </w:r>
            <w:proofErr w:type="spellStart"/>
            <w:r w:rsidRPr="008E47F0">
              <w:rPr>
                <w:rFonts w:ascii="Trebuchet MS" w:hAnsi="Trebuchet MS" w:cs="Trebuchet MS"/>
                <w:sz w:val="18"/>
                <w:szCs w:val="18"/>
              </w:rPr>
              <w:t>wet</w:t>
            </w:r>
            <w:proofErr w:type="spellEnd"/>
            <w:r w:rsidRPr="008E47F0">
              <w:rPr>
                <w:rFonts w:ascii="Trebuchet MS" w:hAnsi="Trebuchet MS" w:cs="Trebuchet MS"/>
                <w:sz w:val="18"/>
                <w:szCs w:val="18"/>
              </w:rPr>
              <w:t>.</w:t>
            </w:r>
          </w:p>
        </w:tc>
      </w:tr>
      <w:tr w:rsidR="00CB4BEB" w:rsidRPr="00D76891" w14:paraId="3C37539D" w14:textId="77777777" w:rsidTr="008E47F0">
        <w:trPr>
          <w:trHeight w:hRule="exact" w:val="581"/>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5A4BA49C" w14:textId="77777777" w:rsidR="00CB4BEB" w:rsidRDefault="00CB4BEB" w:rsidP="003C0924">
            <w:pPr>
              <w:rPr>
                <w:rFonts w:ascii="Trebuchet MS" w:hAnsi="Trebuchet MS" w:cs="Trebuchet MS"/>
                <w:sz w:val="18"/>
                <w:szCs w:val="18"/>
              </w:rPr>
            </w:pPr>
            <w:proofErr w:type="spellStart"/>
            <w:r>
              <w:rPr>
                <w:rFonts w:ascii="Trebuchet MS" w:hAnsi="Trebuchet MS" w:cs="Trebuchet MS"/>
                <w:sz w:val="18"/>
                <w:szCs w:val="18"/>
              </w:rPr>
              <w:t>uk_l_beskr</w:t>
            </w:r>
            <w:proofErr w:type="spellEnd"/>
          </w:p>
        </w:tc>
        <w:tc>
          <w:tcPr>
            <w:tcW w:w="4491" w:type="dxa"/>
            <w:tcBorders>
              <w:top w:val="single" w:sz="4" w:space="0" w:color="auto"/>
              <w:left w:val="single" w:sz="4" w:space="0" w:color="auto"/>
              <w:bottom w:val="single" w:sz="4" w:space="0" w:color="auto"/>
              <w:right w:val="single" w:sz="4" w:space="0" w:color="auto"/>
            </w:tcBorders>
            <w:shd w:val="clear" w:color="auto" w:fill="FFFFFF"/>
          </w:tcPr>
          <w:p w14:paraId="22F6CEF6" w14:textId="77777777" w:rsidR="00CB4BEB" w:rsidRDefault="00CB4BEB" w:rsidP="003C0924">
            <w:pPr>
              <w:rPr>
                <w:rFonts w:ascii="Trebuchet MS" w:hAnsi="Trebuchet MS" w:cs="Trebuchet MS"/>
                <w:sz w:val="18"/>
                <w:szCs w:val="18"/>
              </w:rPr>
            </w:pPr>
            <w:r>
              <w:rPr>
                <w:rFonts w:ascii="Trebuchet MS" w:hAnsi="Trebuchet MS" w:cs="Trebuchet MS"/>
                <w:sz w:val="18"/>
                <w:szCs w:val="18"/>
              </w:rPr>
              <w:t>Engelsk, lang tekst som beskriver faciliteten</w:t>
            </w:r>
          </w:p>
        </w:tc>
        <w:tc>
          <w:tcPr>
            <w:tcW w:w="132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716E887C" w14:textId="77777777" w:rsidR="00CB4BEB" w:rsidRPr="0017048F"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3876E413" w14:textId="77777777" w:rsidR="00CB4BEB" w:rsidRPr="0017048F" w:rsidRDefault="00CB4BEB" w:rsidP="003C0924">
            <w:pPr>
              <w:rPr>
                <w:rFonts w:ascii="Trebuchet MS" w:hAnsi="Trebuchet MS" w:cs="Trebuchet MS"/>
                <w:sz w:val="18"/>
                <w:szCs w:val="18"/>
              </w:rPr>
            </w:pPr>
            <w:r w:rsidRPr="008E47F0">
              <w:rPr>
                <w:rFonts w:ascii="Trebuchet MS" w:hAnsi="Trebuchet MS" w:cs="Trebuchet MS"/>
                <w:sz w:val="18"/>
                <w:szCs w:val="18"/>
              </w:rPr>
              <w:t>0-3000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44187D73" w14:textId="77777777" w:rsidR="00CB4BEB" w:rsidRPr="0017048F"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FFFFFF"/>
            <w:vAlign w:val="bottom"/>
          </w:tcPr>
          <w:p w14:paraId="7A9188BA" w14:textId="77777777" w:rsidR="00CB4BEB" w:rsidRPr="00985237" w:rsidRDefault="00CB4BEB" w:rsidP="003C0924">
            <w:pPr>
              <w:rPr>
                <w:rFonts w:ascii="Trebuchet MS" w:hAnsi="Trebuchet MS" w:cs="Trebuchet MS"/>
                <w:sz w:val="18"/>
                <w:szCs w:val="18"/>
                <w:lang w:val="en-US"/>
              </w:rPr>
            </w:pPr>
            <w:r w:rsidRPr="00985237">
              <w:rPr>
                <w:rFonts w:ascii="Trebuchet MS" w:hAnsi="Trebuchet MS" w:cs="Trebuchet MS"/>
                <w:sz w:val="18"/>
                <w:szCs w:val="18"/>
                <w:lang w:val="en-US"/>
              </w:rPr>
              <w:t>There are many orchids on the meadow. ….</w:t>
            </w:r>
          </w:p>
        </w:tc>
      </w:tr>
      <w:tr w:rsidR="00CB4BEB" w:rsidRPr="00B87969" w14:paraId="4160A4A7" w14:textId="77777777" w:rsidTr="008E47F0">
        <w:trPr>
          <w:trHeight w:hRule="exact" w:val="1821"/>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318F743F" w14:textId="77777777" w:rsidR="00CB4BEB" w:rsidRPr="008E47F0" w:rsidRDefault="00CB4BEB" w:rsidP="003C0924">
            <w:pPr>
              <w:rPr>
                <w:rFonts w:ascii="Trebuchet MS" w:hAnsi="Trebuchet MS" w:cs="Trebuchet MS"/>
                <w:sz w:val="18"/>
                <w:szCs w:val="18"/>
              </w:rPr>
            </w:pPr>
            <w:proofErr w:type="spellStart"/>
            <w:r>
              <w:rPr>
                <w:rFonts w:ascii="Trebuchet MS" w:hAnsi="Trebuchet MS" w:cs="Trebuchet MS"/>
                <w:sz w:val="18"/>
                <w:szCs w:val="18"/>
              </w:rPr>
              <w:t>d_k_beskr</w:t>
            </w:r>
            <w:proofErr w:type="spellEnd"/>
          </w:p>
        </w:tc>
        <w:tc>
          <w:tcPr>
            <w:tcW w:w="4491" w:type="dxa"/>
            <w:tcBorders>
              <w:top w:val="single" w:sz="4" w:space="0" w:color="auto"/>
              <w:left w:val="single" w:sz="4" w:space="0" w:color="auto"/>
              <w:bottom w:val="single" w:sz="4" w:space="0" w:color="auto"/>
              <w:right w:val="single" w:sz="4" w:space="0" w:color="auto"/>
            </w:tcBorders>
            <w:shd w:val="clear" w:color="auto" w:fill="FFFFFF"/>
          </w:tcPr>
          <w:p w14:paraId="676B4FEE" w14:textId="77777777" w:rsidR="00CB4BEB" w:rsidRPr="008E47F0" w:rsidRDefault="00CB4BEB" w:rsidP="003C0924">
            <w:pPr>
              <w:rPr>
                <w:rFonts w:ascii="Trebuchet MS" w:hAnsi="Trebuchet MS" w:cs="Trebuchet MS"/>
                <w:sz w:val="18"/>
                <w:szCs w:val="18"/>
              </w:rPr>
            </w:pPr>
            <w:r>
              <w:rPr>
                <w:rFonts w:ascii="Trebuchet MS" w:hAnsi="Trebuchet MS" w:cs="Trebuchet MS"/>
                <w:sz w:val="18"/>
                <w:szCs w:val="18"/>
              </w:rPr>
              <w:t>Tysk, kort tekst som beskriver faciliteten</w:t>
            </w:r>
          </w:p>
        </w:tc>
        <w:tc>
          <w:tcPr>
            <w:tcW w:w="132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1AE63C66" w14:textId="77777777" w:rsidR="00CB4BEB"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0DA7CDDB" w14:textId="77777777" w:rsidR="00CB4BEB" w:rsidRDefault="00CB4BEB" w:rsidP="003C0924">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7990F1E5" w14:textId="77777777" w:rsidR="00CB4BEB"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FFFFFF"/>
            <w:vAlign w:val="bottom"/>
          </w:tcPr>
          <w:p w14:paraId="489CC5E4" w14:textId="77777777" w:rsidR="00CB4BEB" w:rsidRDefault="00CB4BEB" w:rsidP="003C0924">
            <w:pPr>
              <w:rPr>
                <w:rFonts w:ascii="Trebuchet MS" w:hAnsi="Trebuchet MS" w:cs="Trebuchet MS"/>
                <w:sz w:val="18"/>
                <w:szCs w:val="18"/>
              </w:rPr>
            </w:pPr>
            <w:r w:rsidRPr="008E47F0">
              <w:rPr>
                <w:rFonts w:ascii="Trebuchet MS" w:hAnsi="Trebuchet MS" w:cs="Trebuchet MS"/>
                <w:sz w:val="18"/>
                <w:szCs w:val="18"/>
              </w:rPr>
              <w:t xml:space="preserve">Es </w:t>
            </w:r>
            <w:proofErr w:type="spellStart"/>
            <w:r w:rsidRPr="008E47F0">
              <w:rPr>
                <w:rFonts w:ascii="Trebuchet MS" w:hAnsi="Trebuchet MS" w:cs="Trebuchet MS"/>
                <w:sz w:val="18"/>
                <w:szCs w:val="18"/>
              </w:rPr>
              <w:t>gibt</w:t>
            </w:r>
            <w:proofErr w:type="spellEnd"/>
            <w:r w:rsidRPr="008E47F0">
              <w:rPr>
                <w:rFonts w:ascii="Trebuchet MS" w:hAnsi="Trebuchet MS" w:cs="Trebuchet MS"/>
                <w:sz w:val="18"/>
                <w:szCs w:val="18"/>
              </w:rPr>
              <w:t xml:space="preserve"> </w:t>
            </w:r>
            <w:proofErr w:type="spellStart"/>
            <w:r w:rsidRPr="008E47F0">
              <w:rPr>
                <w:rFonts w:ascii="Trebuchet MS" w:hAnsi="Trebuchet MS" w:cs="Trebuchet MS"/>
                <w:sz w:val="18"/>
                <w:szCs w:val="18"/>
              </w:rPr>
              <w:t>viele</w:t>
            </w:r>
            <w:proofErr w:type="spellEnd"/>
            <w:r w:rsidRPr="008E47F0">
              <w:rPr>
                <w:rFonts w:ascii="Trebuchet MS" w:hAnsi="Trebuchet MS" w:cs="Trebuchet MS"/>
                <w:sz w:val="18"/>
                <w:szCs w:val="18"/>
              </w:rPr>
              <w:t xml:space="preserve"> </w:t>
            </w:r>
            <w:proofErr w:type="spellStart"/>
            <w:r w:rsidRPr="008E47F0">
              <w:rPr>
                <w:rFonts w:ascii="Trebuchet MS" w:hAnsi="Trebuchet MS" w:cs="Trebuchet MS"/>
                <w:sz w:val="18"/>
                <w:szCs w:val="18"/>
              </w:rPr>
              <w:t>Orchideen</w:t>
            </w:r>
            <w:proofErr w:type="spellEnd"/>
            <w:r w:rsidRPr="008E47F0">
              <w:rPr>
                <w:rFonts w:ascii="Trebuchet MS" w:hAnsi="Trebuchet MS" w:cs="Trebuchet MS"/>
                <w:sz w:val="18"/>
                <w:szCs w:val="18"/>
              </w:rPr>
              <w:t xml:space="preserve"> </w:t>
            </w:r>
            <w:proofErr w:type="spellStart"/>
            <w:r w:rsidRPr="008E47F0">
              <w:rPr>
                <w:rFonts w:ascii="Trebuchet MS" w:hAnsi="Trebuchet MS" w:cs="Trebuchet MS"/>
                <w:sz w:val="18"/>
                <w:szCs w:val="18"/>
              </w:rPr>
              <w:t>auf</w:t>
            </w:r>
            <w:proofErr w:type="spellEnd"/>
            <w:r w:rsidRPr="008E47F0">
              <w:rPr>
                <w:rFonts w:ascii="Trebuchet MS" w:hAnsi="Trebuchet MS" w:cs="Trebuchet MS"/>
                <w:sz w:val="18"/>
                <w:szCs w:val="18"/>
              </w:rPr>
              <w:t xml:space="preserve"> der Wiese. Sie sind </w:t>
            </w:r>
            <w:proofErr w:type="spellStart"/>
            <w:r w:rsidRPr="008E47F0">
              <w:rPr>
                <w:rFonts w:ascii="Trebuchet MS" w:hAnsi="Trebuchet MS" w:cs="Trebuchet MS"/>
                <w:sz w:val="18"/>
                <w:szCs w:val="18"/>
              </w:rPr>
              <w:t>geschützt</w:t>
            </w:r>
            <w:proofErr w:type="spellEnd"/>
            <w:r w:rsidRPr="008E47F0">
              <w:rPr>
                <w:rFonts w:ascii="Trebuchet MS" w:hAnsi="Trebuchet MS" w:cs="Trebuchet MS"/>
                <w:sz w:val="18"/>
                <w:szCs w:val="18"/>
              </w:rPr>
              <w:t xml:space="preserve"> und </w:t>
            </w:r>
            <w:proofErr w:type="spellStart"/>
            <w:r w:rsidRPr="008E47F0">
              <w:rPr>
                <w:rFonts w:ascii="Trebuchet MS" w:hAnsi="Trebuchet MS" w:cs="Trebuchet MS"/>
                <w:sz w:val="18"/>
                <w:szCs w:val="18"/>
              </w:rPr>
              <w:t>dürfen</w:t>
            </w:r>
            <w:proofErr w:type="spellEnd"/>
            <w:r w:rsidRPr="008E47F0">
              <w:rPr>
                <w:rFonts w:ascii="Trebuchet MS" w:hAnsi="Trebuchet MS" w:cs="Trebuchet MS"/>
                <w:sz w:val="18"/>
                <w:szCs w:val="18"/>
              </w:rPr>
              <w:t xml:space="preserve"> </w:t>
            </w:r>
            <w:proofErr w:type="spellStart"/>
            <w:r w:rsidRPr="008E47F0">
              <w:rPr>
                <w:rFonts w:ascii="Trebuchet MS" w:hAnsi="Trebuchet MS" w:cs="Trebuchet MS"/>
                <w:sz w:val="18"/>
                <w:szCs w:val="18"/>
              </w:rPr>
              <w:t>nicht</w:t>
            </w:r>
            <w:proofErr w:type="spellEnd"/>
            <w:r w:rsidRPr="008E47F0">
              <w:rPr>
                <w:rFonts w:ascii="Trebuchet MS" w:hAnsi="Trebuchet MS" w:cs="Trebuchet MS"/>
                <w:sz w:val="18"/>
                <w:szCs w:val="18"/>
              </w:rPr>
              <w:t xml:space="preserve"> </w:t>
            </w:r>
            <w:proofErr w:type="spellStart"/>
            <w:r w:rsidRPr="008E47F0">
              <w:rPr>
                <w:rFonts w:ascii="Trebuchet MS" w:hAnsi="Trebuchet MS" w:cs="Trebuchet MS"/>
                <w:sz w:val="18"/>
                <w:szCs w:val="18"/>
              </w:rPr>
              <w:t>ausgegraben</w:t>
            </w:r>
            <w:proofErr w:type="spellEnd"/>
            <w:r w:rsidRPr="008E47F0">
              <w:rPr>
                <w:rFonts w:ascii="Trebuchet MS" w:hAnsi="Trebuchet MS" w:cs="Trebuchet MS"/>
                <w:sz w:val="18"/>
                <w:szCs w:val="18"/>
              </w:rPr>
              <w:t xml:space="preserve"> oder </w:t>
            </w:r>
            <w:proofErr w:type="spellStart"/>
            <w:r w:rsidRPr="008E47F0">
              <w:rPr>
                <w:rFonts w:ascii="Trebuchet MS" w:hAnsi="Trebuchet MS" w:cs="Trebuchet MS"/>
                <w:sz w:val="18"/>
                <w:szCs w:val="18"/>
              </w:rPr>
              <w:t>abgeholt</w:t>
            </w:r>
            <w:proofErr w:type="spellEnd"/>
            <w:r w:rsidRPr="008E47F0">
              <w:rPr>
                <w:rFonts w:ascii="Trebuchet MS" w:hAnsi="Trebuchet MS" w:cs="Trebuchet MS"/>
                <w:sz w:val="18"/>
                <w:szCs w:val="18"/>
              </w:rPr>
              <w:t xml:space="preserve"> </w:t>
            </w:r>
            <w:proofErr w:type="spellStart"/>
            <w:r w:rsidRPr="008E47F0">
              <w:rPr>
                <w:rFonts w:ascii="Trebuchet MS" w:hAnsi="Trebuchet MS" w:cs="Trebuchet MS"/>
                <w:sz w:val="18"/>
                <w:szCs w:val="18"/>
              </w:rPr>
              <w:t>werden</w:t>
            </w:r>
            <w:proofErr w:type="spellEnd"/>
            <w:r w:rsidRPr="008E47F0">
              <w:rPr>
                <w:rFonts w:ascii="Trebuchet MS" w:hAnsi="Trebuchet MS" w:cs="Trebuchet MS"/>
                <w:sz w:val="18"/>
                <w:szCs w:val="18"/>
              </w:rPr>
              <w:t xml:space="preserve">. </w:t>
            </w:r>
            <w:r w:rsidRPr="00D620CF">
              <w:rPr>
                <w:rFonts w:ascii="Trebuchet MS" w:hAnsi="Trebuchet MS" w:cs="Trebuchet MS"/>
                <w:sz w:val="18"/>
                <w:szCs w:val="18"/>
              </w:rPr>
              <w:t xml:space="preserve">Im Sommer </w:t>
            </w:r>
            <w:proofErr w:type="spellStart"/>
            <w:r w:rsidRPr="00D620CF">
              <w:rPr>
                <w:rFonts w:ascii="Trebuchet MS" w:hAnsi="Trebuchet MS" w:cs="Trebuchet MS"/>
                <w:sz w:val="18"/>
                <w:szCs w:val="18"/>
              </w:rPr>
              <w:t>kann</w:t>
            </w:r>
            <w:proofErr w:type="spellEnd"/>
            <w:r w:rsidRPr="00D620CF">
              <w:rPr>
                <w:rFonts w:ascii="Trebuchet MS" w:hAnsi="Trebuchet MS" w:cs="Trebuchet MS"/>
                <w:sz w:val="18"/>
                <w:szCs w:val="18"/>
              </w:rPr>
              <w:t xml:space="preserve"> der </w:t>
            </w:r>
            <w:proofErr w:type="spellStart"/>
            <w:r w:rsidRPr="00D620CF">
              <w:rPr>
                <w:rFonts w:ascii="Trebuchet MS" w:hAnsi="Trebuchet MS" w:cs="Trebuchet MS"/>
                <w:sz w:val="18"/>
                <w:szCs w:val="18"/>
              </w:rPr>
              <w:t>Weg</w:t>
            </w:r>
            <w:proofErr w:type="spellEnd"/>
            <w:r w:rsidRPr="00D620CF">
              <w:rPr>
                <w:rFonts w:ascii="Trebuchet MS" w:hAnsi="Trebuchet MS" w:cs="Trebuchet MS"/>
                <w:sz w:val="18"/>
                <w:szCs w:val="18"/>
              </w:rPr>
              <w:t xml:space="preserve"> </w:t>
            </w:r>
            <w:proofErr w:type="spellStart"/>
            <w:r w:rsidRPr="00D620CF">
              <w:rPr>
                <w:rFonts w:ascii="Trebuchet MS" w:hAnsi="Trebuchet MS" w:cs="Trebuchet MS"/>
                <w:sz w:val="18"/>
                <w:szCs w:val="18"/>
              </w:rPr>
              <w:t>sehr</w:t>
            </w:r>
            <w:proofErr w:type="spellEnd"/>
            <w:r w:rsidRPr="00D620CF">
              <w:rPr>
                <w:rFonts w:ascii="Trebuchet MS" w:hAnsi="Trebuchet MS" w:cs="Trebuchet MS"/>
                <w:sz w:val="18"/>
                <w:szCs w:val="18"/>
              </w:rPr>
              <w:t xml:space="preserve"> </w:t>
            </w:r>
            <w:proofErr w:type="spellStart"/>
            <w:r w:rsidRPr="00D620CF">
              <w:rPr>
                <w:rFonts w:ascii="Trebuchet MS" w:hAnsi="Trebuchet MS" w:cs="Trebuchet MS"/>
                <w:sz w:val="18"/>
                <w:szCs w:val="18"/>
              </w:rPr>
              <w:t>nass</w:t>
            </w:r>
            <w:proofErr w:type="spellEnd"/>
            <w:r w:rsidRPr="00D620CF">
              <w:rPr>
                <w:rFonts w:ascii="Trebuchet MS" w:hAnsi="Trebuchet MS" w:cs="Trebuchet MS"/>
                <w:sz w:val="18"/>
                <w:szCs w:val="18"/>
              </w:rPr>
              <w:t xml:space="preserve"> </w:t>
            </w:r>
            <w:proofErr w:type="spellStart"/>
            <w:r w:rsidRPr="00D620CF">
              <w:rPr>
                <w:rFonts w:ascii="Trebuchet MS" w:hAnsi="Trebuchet MS" w:cs="Trebuchet MS"/>
                <w:sz w:val="18"/>
                <w:szCs w:val="18"/>
              </w:rPr>
              <w:t>sein</w:t>
            </w:r>
            <w:proofErr w:type="spellEnd"/>
            <w:r w:rsidRPr="00D620CF">
              <w:rPr>
                <w:rFonts w:ascii="Trebuchet MS" w:hAnsi="Trebuchet MS" w:cs="Trebuchet MS"/>
                <w:sz w:val="18"/>
                <w:szCs w:val="18"/>
              </w:rPr>
              <w:t>.</w:t>
            </w:r>
          </w:p>
        </w:tc>
      </w:tr>
      <w:tr w:rsidR="00CB4BEB" w:rsidRPr="00AD53A3" w14:paraId="61CB520D" w14:textId="77777777" w:rsidTr="003C0924">
        <w:trPr>
          <w:trHeight w:hRule="exact" w:val="523"/>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339978EE" w14:textId="77777777" w:rsidR="00CB4BEB" w:rsidRDefault="00CB4BEB" w:rsidP="003C0924">
            <w:pPr>
              <w:rPr>
                <w:rFonts w:ascii="Trebuchet MS" w:hAnsi="Trebuchet MS" w:cs="Trebuchet MS"/>
                <w:sz w:val="18"/>
                <w:szCs w:val="18"/>
              </w:rPr>
            </w:pPr>
            <w:proofErr w:type="spellStart"/>
            <w:r>
              <w:rPr>
                <w:rFonts w:ascii="Trebuchet MS" w:hAnsi="Trebuchet MS" w:cs="Trebuchet MS"/>
                <w:sz w:val="18"/>
                <w:szCs w:val="18"/>
              </w:rPr>
              <w:t>d_l_beskr</w:t>
            </w:r>
            <w:proofErr w:type="spellEnd"/>
          </w:p>
        </w:tc>
        <w:tc>
          <w:tcPr>
            <w:tcW w:w="4491" w:type="dxa"/>
            <w:tcBorders>
              <w:top w:val="single" w:sz="4" w:space="0" w:color="auto"/>
              <w:left w:val="single" w:sz="4" w:space="0" w:color="auto"/>
              <w:bottom w:val="single" w:sz="4" w:space="0" w:color="auto"/>
              <w:right w:val="single" w:sz="4" w:space="0" w:color="auto"/>
            </w:tcBorders>
            <w:shd w:val="clear" w:color="auto" w:fill="FFFFFF"/>
          </w:tcPr>
          <w:p w14:paraId="21C10945" w14:textId="77777777" w:rsidR="00CB4BEB" w:rsidRDefault="00CB4BEB" w:rsidP="003C0924">
            <w:pPr>
              <w:rPr>
                <w:rFonts w:ascii="Trebuchet MS" w:hAnsi="Trebuchet MS" w:cs="Trebuchet MS"/>
                <w:sz w:val="18"/>
                <w:szCs w:val="18"/>
              </w:rPr>
            </w:pPr>
            <w:r>
              <w:rPr>
                <w:rFonts w:ascii="Trebuchet MS" w:hAnsi="Trebuchet MS" w:cs="Trebuchet MS"/>
                <w:sz w:val="18"/>
                <w:szCs w:val="18"/>
              </w:rPr>
              <w:t>Tysk, lang tekst som beskriver faciliteten</w:t>
            </w:r>
          </w:p>
        </w:tc>
        <w:tc>
          <w:tcPr>
            <w:tcW w:w="132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058D687F" w14:textId="77777777" w:rsidR="00CB4BEB" w:rsidRPr="0017048F"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1CEE8E1B" w14:textId="77777777" w:rsidR="00CB4BEB" w:rsidRPr="0017048F" w:rsidRDefault="00CB4BEB" w:rsidP="003C0924">
            <w:pPr>
              <w:rPr>
                <w:rFonts w:ascii="Trebuchet MS" w:hAnsi="Trebuchet MS" w:cs="Trebuchet MS"/>
                <w:sz w:val="18"/>
                <w:szCs w:val="18"/>
              </w:rPr>
            </w:pPr>
            <w:r w:rsidRPr="008E47F0">
              <w:rPr>
                <w:rFonts w:ascii="Trebuchet MS" w:hAnsi="Trebuchet MS" w:cs="Trebuchet MS"/>
                <w:sz w:val="18"/>
                <w:szCs w:val="18"/>
              </w:rPr>
              <w:t>0-3000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06CE5D9B" w14:textId="77777777" w:rsidR="00CB4BEB" w:rsidRPr="0017048F"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FFFFFF"/>
            <w:vAlign w:val="bottom"/>
          </w:tcPr>
          <w:p w14:paraId="35E9B4D6"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 xml:space="preserve">Es </w:t>
            </w:r>
            <w:proofErr w:type="spellStart"/>
            <w:r w:rsidRPr="008E47F0">
              <w:rPr>
                <w:rFonts w:ascii="Trebuchet MS" w:hAnsi="Trebuchet MS" w:cs="Trebuchet MS"/>
                <w:sz w:val="18"/>
                <w:szCs w:val="18"/>
              </w:rPr>
              <w:t>gibt</w:t>
            </w:r>
            <w:proofErr w:type="spellEnd"/>
            <w:r w:rsidRPr="008E47F0">
              <w:rPr>
                <w:rFonts w:ascii="Trebuchet MS" w:hAnsi="Trebuchet MS" w:cs="Trebuchet MS"/>
                <w:sz w:val="18"/>
                <w:szCs w:val="18"/>
              </w:rPr>
              <w:t xml:space="preserve"> </w:t>
            </w:r>
            <w:proofErr w:type="spellStart"/>
            <w:r w:rsidRPr="008E47F0">
              <w:rPr>
                <w:rFonts w:ascii="Trebuchet MS" w:hAnsi="Trebuchet MS" w:cs="Trebuchet MS"/>
                <w:sz w:val="18"/>
                <w:szCs w:val="18"/>
              </w:rPr>
              <w:t>viele</w:t>
            </w:r>
            <w:proofErr w:type="spellEnd"/>
            <w:r w:rsidRPr="008E47F0">
              <w:rPr>
                <w:rFonts w:ascii="Trebuchet MS" w:hAnsi="Trebuchet MS" w:cs="Trebuchet MS"/>
                <w:sz w:val="18"/>
                <w:szCs w:val="18"/>
              </w:rPr>
              <w:t xml:space="preserve"> </w:t>
            </w:r>
            <w:proofErr w:type="spellStart"/>
            <w:r w:rsidRPr="008E47F0">
              <w:rPr>
                <w:rFonts w:ascii="Trebuchet MS" w:hAnsi="Trebuchet MS" w:cs="Trebuchet MS"/>
                <w:sz w:val="18"/>
                <w:szCs w:val="18"/>
              </w:rPr>
              <w:t>Orchideen</w:t>
            </w:r>
            <w:proofErr w:type="spellEnd"/>
            <w:r w:rsidRPr="008E47F0">
              <w:rPr>
                <w:rFonts w:ascii="Trebuchet MS" w:hAnsi="Trebuchet MS" w:cs="Trebuchet MS"/>
                <w:sz w:val="18"/>
                <w:szCs w:val="18"/>
              </w:rPr>
              <w:t xml:space="preserve"> </w:t>
            </w:r>
            <w:proofErr w:type="spellStart"/>
            <w:r w:rsidRPr="008E47F0">
              <w:rPr>
                <w:rFonts w:ascii="Trebuchet MS" w:hAnsi="Trebuchet MS" w:cs="Trebuchet MS"/>
                <w:sz w:val="18"/>
                <w:szCs w:val="18"/>
              </w:rPr>
              <w:t>auf</w:t>
            </w:r>
            <w:proofErr w:type="spellEnd"/>
            <w:r w:rsidRPr="008E47F0">
              <w:rPr>
                <w:rFonts w:ascii="Trebuchet MS" w:hAnsi="Trebuchet MS" w:cs="Trebuchet MS"/>
                <w:sz w:val="18"/>
                <w:szCs w:val="18"/>
              </w:rPr>
              <w:t xml:space="preserve"> der Wiese. …</w:t>
            </w:r>
          </w:p>
        </w:tc>
      </w:tr>
      <w:tr w:rsidR="00CB4BEB" w:rsidRPr="00B87969" w14:paraId="71B1FA3D" w14:textId="77777777" w:rsidTr="003C0924">
        <w:trPr>
          <w:trHeight w:hRule="exact" w:val="261"/>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5017B488" w14:textId="77777777" w:rsidR="00CB4BEB" w:rsidRPr="008E47F0" w:rsidRDefault="00CB4BEB" w:rsidP="003C0924">
            <w:pPr>
              <w:rPr>
                <w:rFonts w:ascii="Trebuchet MS" w:hAnsi="Trebuchet MS" w:cs="Trebuchet MS"/>
                <w:sz w:val="18"/>
                <w:szCs w:val="18"/>
              </w:rPr>
            </w:pPr>
            <w:proofErr w:type="spellStart"/>
            <w:r w:rsidRPr="008E47F0">
              <w:rPr>
                <w:rFonts w:ascii="Trebuchet MS" w:hAnsi="Trebuchet MS" w:cs="Trebuchet MS"/>
                <w:sz w:val="18"/>
                <w:szCs w:val="18"/>
              </w:rPr>
              <w:t>ansvar_org</w:t>
            </w:r>
            <w:proofErr w:type="spellEnd"/>
          </w:p>
        </w:tc>
        <w:tc>
          <w:tcPr>
            <w:tcW w:w="4491" w:type="dxa"/>
            <w:tcBorders>
              <w:top w:val="single" w:sz="4" w:space="0" w:color="auto"/>
              <w:left w:val="single" w:sz="4" w:space="0" w:color="auto"/>
              <w:bottom w:val="single" w:sz="4" w:space="0" w:color="auto"/>
              <w:right w:val="single" w:sz="4" w:space="0" w:color="auto"/>
            </w:tcBorders>
            <w:shd w:val="clear" w:color="auto" w:fill="FFFFFF"/>
            <w:vAlign w:val="bottom"/>
          </w:tcPr>
          <w:p w14:paraId="3875B041"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Navn på vedligeholdsansvarlig organisationen.</w:t>
            </w:r>
          </w:p>
        </w:tc>
        <w:tc>
          <w:tcPr>
            <w:tcW w:w="132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15F78834" w14:textId="77777777" w:rsidR="00CB4BEB" w:rsidRPr="008E47F0"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5430FD85" w14:textId="77777777" w:rsidR="00CB4BEB" w:rsidRPr="008E47F0" w:rsidRDefault="00CB4BEB" w:rsidP="003C0924">
            <w:pPr>
              <w:rPr>
                <w:rFonts w:ascii="Trebuchet MS" w:hAnsi="Trebuchet MS" w:cs="Trebuchet MS"/>
                <w:sz w:val="18"/>
                <w:szCs w:val="18"/>
              </w:rPr>
            </w:pPr>
            <w:r>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767AADDB" w14:textId="77777777" w:rsidR="00CB4BEB" w:rsidRPr="008E47F0"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FFFFFF"/>
            <w:vAlign w:val="bottom"/>
          </w:tcPr>
          <w:p w14:paraId="5B6CA2E4" w14:textId="77777777" w:rsidR="00CB4BEB" w:rsidRPr="008E47F0" w:rsidRDefault="00CB4BEB" w:rsidP="003C0924">
            <w:pPr>
              <w:rPr>
                <w:rFonts w:ascii="Trebuchet MS" w:hAnsi="Trebuchet MS" w:cs="Trebuchet MS"/>
                <w:sz w:val="18"/>
                <w:szCs w:val="18"/>
              </w:rPr>
            </w:pPr>
            <w:r>
              <w:rPr>
                <w:rFonts w:ascii="Trebuchet MS" w:hAnsi="Trebuchet MS" w:cs="Trebuchet MS"/>
                <w:sz w:val="18"/>
                <w:szCs w:val="18"/>
              </w:rPr>
              <w:t>Ådalens venner</w:t>
            </w:r>
          </w:p>
        </w:tc>
      </w:tr>
      <w:tr w:rsidR="00CB4BEB" w:rsidRPr="00B87969" w14:paraId="41134FF3" w14:textId="77777777" w:rsidTr="003C0924">
        <w:trPr>
          <w:trHeight w:hRule="exact" w:val="419"/>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53D9E833" w14:textId="77777777" w:rsidR="00CB4BEB" w:rsidRPr="008E47F0" w:rsidRDefault="00CB4BEB" w:rsidP="003C0924">
            <w:pPr>
              <w:rPr>
                <w:rFonts w:ascii="Trebuchet MS" w:hAnsi="Trebuchet MS" w:cs="Trebuchet MS"/>
                <w:sz w:val="18"/>
                <w:szCs w:val="18"/>
              </w:rPr>
            </w:pPr>
            <w:proofErr w:type="spellStart"/>
            <w:r w:rsidRPr="008E47F0">
              <w:rPr>
                <w:rFonts w:ascii="Trebuchet MS" w:hAnsi="Trebuchet MS" w:cs="Trebuchet MS"/>
                <w:sz w:val="18"/>
                <w:szCs w:val="18"/>
              </w:rPr>
              <w:t>kontak_ved</w:t>
            </w:r>
            <w:proofErr w:type="spellEnd"/>
          </w:p>
        </w:tc>
        <w:tc>
          <w:tcPr>
            <w:tcW w:w="4491" w:type="dxa"/>
            <w:tcBorders>
              <w:top w:val="single" w:sz="4" w:space="0" w:color="auto"/>
              <w:left w:val="single" w:sz="4" w:space="0" w:color="auto"/>
              <w:bottom w:val="single" w:sz="4" w:space="0" w:color="auto"/>
              <w:right w:val="single" w:sz="4" w:space="0" w:color="auto"/>
            </w:tcBorders>
            <w:shd w:val="clear" w:color="auto" w:fill="FFFFFF"/>
            <w:vAlign w:val="bottom"/>
          </w:tcPr>
          <w:p w14:paraId="69ADD80C"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Telefon og/eller mailadresse, evt. kontaktforening. Ikke personfølsomme oplysninger!</w:t>
            </w:r>
          </w:p>
        </w:tc>
        <w:tc>
          <w:tcPr>
            <w:tcW w:w="132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4D46374D" w14:textId="77777777" w:rsidR="00CB4BEB" w:rsidRPr="008E47F0"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19C450E1" w14:textId="77777777" w:rsidR="00CB4BEB" w:rsidRPr="008E47F0" w:rsidRDefault="00CB4BEB" w:rsidP="003C0924">
            <w:pPr>
              <w:rPr>
                <w:rFonts w:ascii="Trebuchet MS" w:hAnsi="Trebuchet MS" w:cs="Trebuchet MS"/>
                <w:sz w:val="18"/>
                <w:szCs w:val="18"/>
              </w:rPr>
            </w:pPr>
            <w:r>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1B5F7B4B" w14:textId="77777777" w:rsidR="00CB4BEB" w:rsidRPr="008E47F0"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FFFFFF"/>
            <w:vAlign w:val="bottom"/>
          </w:tcPr>
          <w:p w14:paraId="39099E86" w14:textId="77777777" w:rsidR="00CB4BEB" w:rsidRPr="008E47F0" w:rsidRDefault="00CB4BEB" w:rsidP="003C0924">
            <w:pPr>
              <w:rPr>
                <w:rFonts w:ascii="Trebuchet MS" w:hAnsi="Trebuchet MS" w:cs="Trebuchet MS"/>
                <w:sz w:val="18"/>
                <w:szCs w:val="18"/>
              </w:rPr>
            </w:pPr>
            <w:r>
              <w:rPr>
                <w:rFonts w:ascii="Trebuchet MS" w:hAnsi="Trebuchet MS" w:cs="Trebuchet MS"/>
                <w:sz w:val="18"/>
                <w:szCs w:val="18"/>
              </w:rPr>
              <w:t>drift@aadalenvenner.dk</w:t>
            </w:r>
          </w:p>
        </w:tc>
      </w:tr>
      <w:tr w:rsidR="00CB4BEB" w:rsidRPr="00B87969" w14:paraId="545EF301" w14:textId="77777777" w:rsidTr="003C0924">
        <w:trPr>
          <w:trHeight w:hRule="exact" w:val="261"/>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1CEEEBE1" w14:textId="77777777" w:rsidR="00CB4BEB" w:rsidRDefault="00CB4BEB" w:rsidP="003C0924">
            <w:pPr>
              <w:rPr>
                <w:rFonts w:ascii="Trebuchet MS" w:hAnsi="Trebuchet MS" w:cs="Trebuchet MS"/>
                <w:sz w:val="18"/>
                <w:szCs w:val="18"/>
              </w:rPr>
            </w:pPr>
            <w:proofErr w:type="spellStart"/>
            <w:r w:rsidRPr="008E47F0">
              <w:rPr>
                <w:rFonts w:ascii="Trebuchet MS" w:hAnsi="Trebuchet MS" w:cs="Trebuchet MS"/>
                <w:sz w:val="18"/>
                <w:szCs w:val="18"/>
              </w:rPr>
              <w:t>betaling_k</w:t>
            </w:r>
            <w:proofErr w:type="spellEnd"/>
          </w:p>
        </w:tc>
        <w:tc>
          <w:tcPr>
            <w:tcW w:w="4491" w:type="dxa"/>
            <w:tcBorders>
              <w:top w:val="single" w:sz="4" w:space="0" w:color="auto"/>
              <w:left w:val="single" w:sz="4" w:space="0" w:color="auto"/>
              <w:bottom w:val="single" w:sz="4" w:space="0" w:color="auto"/>
              <w:right w:val="single" w:sz="4" w:space="0" w:color="auto"/>
            </w:tcBorders>
            <w:shd w:val="clear" w:color="auto" w:fill="FFFFFF"/>
            <w:vAlign w:val="bottom"/>
          </w:tcPr>
          <w:p w14:paraId="14DBDEF9" w14:textId="77777777" w:rsidR="00CB4BEB" w:rsidRDefault="00CB4BEB" w:rsidP="003C0924">
            <w:pPr>
              <w:rPr>
                <w:rFonts w:ascii="Trebuchet MS" w:hAnsi="Trebuchet MS" w:cs="Trebuchet MS"/>
                <w:sz w:val="18"/>
                <w:szCs w:val="18"/>
              </w:rPr>
            </w:pPr>
            <w:r w:rsidRPr="008E47F0">
              <w:rPr>
                <w:rFonts w:ascii="Trebuchet MS" w:hAnsi="Trebuchet MS" w:cs="Trebuchet MS"/>
                <w:sz w:val="18"/>
                <w:szCs w:val="18"/>
              </w:rPr>
              <w:t>Kode for om faciliteten opkræver betaling ved brug</w:t>
            </w:r>
          </w:p>
        </w:tc>
        <w:tc>
          <w:tcPr>
            <w:tcW w:w="132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5205ADD4" w14:textId="77777777" w:rsidR="00CB4BEB" w:rsidRPr="0017048F" w:rsidRDefault="00CB4BEB" w:rsidP="003C0924">
            <w:pPr>
              <w:rPr>
                <w:rFonts w:ascii="Trebuchet MS" w:hAnsi="Trebuchet MS" w:cs="Trebuchet MS"/>
                <w:sz w:val="18"/>
                <w:szCs w:val="18"/>
              </w:rPr>
            </w:pPr>
            <w:r w:rsidRPr="008E47F0">
              <w:rPr>
                <w:rFonts w:ascii="Trebuchet MS" w:hAnsi="Trebuchet MS" w:cs="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3EEA80C6" w14:textId="77777777" w:rsidR="00CB4BEB" w:rsidRPr="0017048F" w:rsidRDefault="00CB4BEB" w:rsidP="003C0924">
            <w:pPr>
              <w:rPr>
                <w:rFonts w:ascii="Trebuchet MS" w:hAnsi="Trebuchet MS" w:cs="Trebuchet MS"/>
                <w:sz w:val="18"/>
                <w:szCs w:val="18"/>
              </w:rPr>
            </w:pPr>
            <w:r w:rsidRPr="008E47F0">
              <w:rPr>
                <w:rFonts w:ascii="Trebuchet MS" w:hAnsi="Trebuchet MS" w:cs="Trebuchet MS"/>
                <w:sz w:val="18"/>
                <w:szCs w:val="18"/>
              </w:rPr>
              <w:t>1-3</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455AEED7" w14:textId="77777777" w:rsidR="00CB4BEB" w:rsidRPr="0017048F" w:rsidRDefault="00CB4BEB" w:rsidP="003C0924">
            <w:pPr>
              <w:jc w:val="center"/>
              <w:rPr>
                <w:rFonts w:ascii="Trebuchet MS" w:hAnsi="Trebuchet MS" w:cs="Trebuchet MS"/>
                <w:sz w:val="18"/>
                <w:szCs w:val="18"/>
              </w:rPr>
            </w:pPr>
            <w:r w:rsidRPr="008E47F0">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FFFFFF"/>
            <w:vAlign w:val="bottom"/>
          </w:tcPr>
          <w:p w14:paraId="4C898FD0" w14:textId="77777777" w:rsidR="00CB4BEB" w:rsidRPr="002D1D04" w:rsidRDefault="00CB4BEB" w:rsidP="003C0924">
            <w:pPr>
              <w:rPr>
                <w:rFonts w:ascii="Trebuchet MS" w:hAnsi="Trebuchet MS" w:cs="Trebuchet MS"/>
                <w:sz w:val="18"/>
                <w:szCs w:val="18"/>
              </w:rPr>
            </w:pPr>
            <w:proofErr w:type="spellStart"/>
            <w:r w:rsidRPr="008E47F0">
              <w:rPr>
                <w:rFonts w:ascii="Trebuchet MS" w:hAnsi="Trebuchet MS" w:cs="Trebuchet MS"/>
                <w:sz w:val="18"/>
                <w:szCs w:val="18"/>
              </w:rPr>
              <w:t>d_basis_ja_nej</w:t>
            </w:r>
            <w:proofErr w:type="spellEnd"/>
          </w:p>
        </w:tc>
      </w:tr>
      <w:tr w:rsidR="00CB4BEB" w:rsidRPr="00B87969" w14:paraId="2A79B465" w14:textId="77777777" w:rsidTr="003C0924">
        <w:trPr>
          <w:trHeight w:hRule="exact" w:val="293"/>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599D6266" w14:textId="77777777" w:rsidR="00CB4BEB" w:rsidRDefault="00CB4BEB" w:rsidP="003C0924">
            <w:pPr>
              <w:rPr>
                <w:rFonts w:ascii="Trebuchet MS" w:hAnsi="Trebuchet MS" w:cs="Trebuchet MS"/>
                <w:sz w:val="18"/>
                <w:szCs w:val="18"/>
              </w:rPr>
            </w:pPr>
            <w:r w:rsidRPr="008E47F0">
              <w:rPr>
                <w:rFonts w:ascii="Trebuchet MS" w:hAnsi="Trebuchet MS" w:cs="Trebuchet MS"/>
                <w:sz w:val="18"/>
                <w:szCs w:val="18"/>
              </w:rPr>
              <w:t>betaling</w:t>
            </w:r>
          </w:p>
        </w:tc>
        <w:tc>
          <w:tcPr>
            <w:tcW w:w="4491" w:type="dxa"/>
            <w:tcBorders>
              <w:top w:val="single" w:sz="4" w:space="0" w:color="auto"/>
              <w:left w:val="single" w:sz="4" w:space="0" w:color="auto"/>
              <w:bottom w:val="single" w:sz="4" w:space="0" w:color="auto"/>
              <w:right w:val="single" w:sz="4" w:space="0" w:color="auto"/>
            </w:tcBorders>
            <w:shd w:val="clear" w:color="auto" w:fill="FFFFFF"/>
            <w:vAlign w:val="bottom"/>
          </w:tcPr>
          <w:p w14:paraId="05D4D89F" w14:textId="77777777" w:rsidR="00CB4BEB" w:rsidRDefault="00CB4BEB" w:rsidP="003C0924">
            <w:pPr>
              <w:rPr>
                <w:rFonts w:ascii="Trebuchet MS" w:hAnsi="Trebuchet MS" w:cs="Trebuchet MS"/>
                <w:sz w:val="18"/>
                <w:szCs w:val="18"/>
              </w:rPr>
            </w:pPr>
            <w:r w:rsidRPr="008E47F0">
              <w:rPr>
                <w:rFonts w:ascii="Trebuchet MS" w:hAnsi="Trebuchet MS" w:cs="Trebuchet MS"/>
                <w:sz w:val="18"/>
                <w:szCs w:val="18"/>
              </w:rPr>
              <w:t>Viser om faciliteten opkræver betaling ved brug</w:t>
            </w:r>
          </w:p>
        </w:tc>
        <w:tc>
          <w:tcPr>
            <w:tcW w:w="132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5186FF03" w14:textId="77777777" w:rsidR="00CB4BEB" w:rsidRPr="0017048F" w:rsidRDefault="00CB4BEB" w:rsidP="003C0924">
            <w:pPr>
              <w:rPr>
                <w:rFonts w:ascii="Trebuchet MS" w:hAnsi="Trebuchet MS" w:cs="Trebuchet MS"/>
                <w:sz w:val="18"/>
                <w:szCs w:val="18"/>
              </w:rPr>
            </w:pPr>
            <w:r w:rsidRPr="008E47F0">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42F1F938" w14:textId="77777777" w:rsidR="00CB4BEB" w:rsidRPr="0017048F" w:rsidRDefault="00CB4BEB" w:rsidP="003C0924">
            <w:pPr>
              <w:rPr>
                <w:rFonts w:ascii="Trebuchet MS" w:hAnsi="Trebuchet MS" w:cs="Trebuchet MS"/>
                <w:sz w:val="18"/>
                <w:szCs w:val="18"/>
              </w:rPr>
            </w:pPr>
            <w:r w:rsidRPr="008E47F0">
              <w:rPr>
                <w:rFonts w:ascii="Trebuchet MS" w:hAnsi="Trebuchet MS" w:cs="Trebuchet MS"/>
                <w:sz w:val="18"/>
                <w:szCs w:val="18"/>
              </w:rPr>
              <w:t>0-7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57F2BF18" w14:textId="77777777" w:rsidR="00CB4BEB" w:rsidRPr="0017048F" w:rsidRDefault="00CB4BEB" w:rsidP="003C0924">
            <w:pPr>
              <w:jc w:val="center"/>
              <w:rPr>
                <w:rFonts w:ascii="Trebuchet MS" w:hAnsi="Trebuchet MS" w:cs="Trebuchet MS"/>
                <w:sz w:val="18"/>
                <w:szCs w:val="18"/>
              </w:rPr>
            </w:pPr>
            <w:r w:rsidRPr="008E47F0">
              <w:rPr>
                <w:rFonts w:ascii="Trebuchet MS" w:hAnsi="Trebuchet MS" w:cs="Trebuchet MS"/>
                <w:sz w:val="18"/>
                <w:szCs w:val="18"/>
              </w:rPr>
              <w:t>S</w:t>
            </w:r>
          </w:p>
        </w:tc>
        <w:tc>
          <w:tcPr>
            <w:tcW w:w="2381" w:type="dxa"/>
            <w:tcBorders>
              <w:top w:val="single" w:sz="4" w:space="0" w:color="auto"/>
              <w:left w:val="single" w:sz="4" w:space="0" w:color="auto"/>
              <w:bottom w:val="single" w:sz="4" w:space="0" w:color="auto"/>
              <w:right w:val="single" w:sz="4" w:space="0" w:color="auto"/>
            </w:tcBorders>
            <w:shd w:val="clear" w:color="auto" w:fill="FFFFFF"/>
            <w:vAlign w:val="bottom"/>
          </w:tcPr>
          <w:p w14:paraId="1699EF30" w14:textId="77777777" w:rsidR="00CB4BEB" w:rsidRPr="002D1D04" w:rsidRDefault="00CB4BEB" w:rsidP="003C0924">
            <w:pPr>
              <w:rPr>
                <w:rFonts w:ascii="Trebuchet MS" w:hAnsi="Trebuchet MS" w:cs="Trebuchet MS"/>
                <w:sz w:val="18"/>
                <w:szCs w:val="18"/>
              </w:rPr>
            </w:pPr>
            <w:r w:rsidRPr="008E47F0">
              <w:rPr>
                <w:rFonts w:ascii="Trebuchet MS" w:hAnsi="Trebuchet MS" w:cs="Trebuchet MS"/>
                <w:sz w:val="18"/>
                <w:szCs w:val="18"/>
              </w:rPr>
              <w:t>Nej</w:t>
            </w:r>
          </w:p>
        </w:tc>
      </w:tr>
      <w:tr w:rsidR="00CB4BEB" w:rsidRPr="00B87969" w14:paraId="3517E9A4" w14:textId="77777777" w:rsidTr="003C0924">
        <w:trPr>
          <w:trHeight w:hRule="exact" w:val="255"/>
        </w:trPr>
        <w:tc>
          <w:tcPr>
            <w:tcW w:w="2547" w:type="dxa"/>
            <w:tcBorders>
              <w:top w:val="single" w:sz="4" w:space="0" w:color="auto"/>
              <w:left w:val="single" w:sz="4" w:space="0" w:color="auto"/>
              <w:bottom w:val="single" w:sz="4" w:space="0" w:color="auto"/>
              <w:right w:val="single" w:sz="4" w:space="0" w:color="auto"/>
            </w:tcBorders>
            <w:shd w:val="clear" w:color="auto" w:fill="97DDBA"/>
            <w:vAlign w:val="bottom"/>
          </w:tcPr>
          <w:p w14:paraId="1A0A43C3" w14:textId="77777777" w:rsidR="00CB4BEB" w:rsidRPr="008E47F0" w:rsidRDefault="00CB4BEB" w:rsidP="003C0924">
            <w:pPr>
              <w:rPr>
                <w:rFonts w:ascii="Trebuchet MS" w:hAnsi="Trebuchet MS" w:cs="Trebuchet MS"/>
                <w:sz w:val="18"/>
                <w:szCs w:val="18"/>
              </w:rPr>
            </w:pPr>
            <w:proofErr w:type="spellStart"/>
            <w:r w:rsidRPr="008E47F0">
              <w:rPr>
                <w:rFonts w:ascii="Trebuchet MS" w:hAnsi="Trebuchet MS" w:cs="Trebuchet MS"/>
                <w:sz w:val="18"/>
                <w:szCs w:val="18"/>
              </w:rPr>
              <w:lastRenderedPageBreak/>
              <w:t>belaegn_k</w:t>
            </w:r>
            <w:proofErr w:type="spellEnd"/>
          </w:p>
        </w:tc>
        <w:tc>
          <w:tcPr>
            <w:tcW w:w="11169" w:type="dxa"/>
            <w:gridSpan w:val="6"/>
            <w:tcBorders>
              <w:top w:val="single" w:sz="4" w:space="0" w:color="auto"/>
              <w:left w:val="single" w:sz="4" w:space="0" w:color="auto"/>
              <w:bottom w:val="single" w:sz="4" w:space="0" w:color="auto"/>
              <w:right w:val="single" w:sz="4" w:space="0" w:color="auto"/>
            </w:tcBorders>
            <w:shd w:val="clear" w:color="auto" w:fill="97DDBA"/>
          </w:tcPr>
          <w:p w14:paraId="16D644BE" w14:textId="77777777" w:rsidR="00CB4BEB" w:rsidRPr="008E47F0" w:rsidRDefault="00CB4BEB" w:rsidP="003C0924">
            <w:pPr>
              <w:rPr>
                <w:rFonts w:ascii="Trebuchet MS" w:hAnsi="Trebuchet MS" w:cs="Trebuchet MS"/>
                <w:sz w:val="18"/>
                <w:szCs w:val="18"/>
              </w:rPr>
            </w:pPr>
            <w:r w:rsidRPr="00B87969">
              <w:rPr>
                <w:rFonts w:ascii="Trebuchet MS" w:hAnsi="Trebuchet MS" w:cs="Trebuchet MS"/>
                <w:sz w:val="18"/>
                <w:szCs w:val="18"/>
              </w:rPr>
              <w:t>Felt defineret under: 4.1 Standardiserede felter til de temaspecifikke datamodeller</w:t>
            </w:r>
            <w:r w:rsidRPr="00B87969" w:rsidDel="00365106">
              <w:rPr>
                <w:rFonts w:ascii="Trebuchet MS" w:hAnsi="Trebuchet MS" w:cs="Trebuchet MS"/>
                <w:sz w:val="18"/>
                <w:szCs w:val="18"/>
              </w:rPr>
              <w:t xml:space="preserve"> </w:t>
            </w:r>
          </w:p>
        </w:tc>
      </w:tr>
      <w:tr w:rsidR="00CB4BEB" w:rsidRPr="00B87969" w14:paraId="22E6D6EA" w14:textId="77777777" w:rsidTr="003C0924">
        <w:trPr>
          <w:trHeight w:hRule="exact" w:val="255"/>
        </w:trPr>
        <w:tc>
          <w:tcPr>
            <w:tcW w:w="2547" w:type="dxa"/>
            <w:tcBorders>
              <w:top w:val="single" w:sz="4" w:space="0" w:color="auto"/>
              <w:left w:val="single" w:sz="4" w:space="0" w:color="auto"/>
              <w:bottom w:val="single" w:sz="4" w:space="0" w:color="auto"/>
              <w:right w:val="single" w:sz="4" w:space="0" w:color="auto"/>
            </w:tcBorders>
            <w:shd w:val="clear" w:color="auto" w:fill="97DDBA"/>
            <w:vAlign w:val="bottom"/>
          </w:tcPr>
          <w:p w14:paraId="716B1064"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belaegn</w:t>
            </w:r>
          </w:p>
        </w:tc>
        <w:tc>
          <w:tcPr>
            <w:tcW w:w="11169" w:type="dxa"/>
            <w:gridSpan w:val="6"/>
            <w:tcBorders>
              <w:top w:val="single" w:sz="4" w:space="0" w:color="auto"/>
              <w:left w:val="single" w:sz="4" w:space="0" w:color="auto"/>
              <w:bottom w:val="single" w:sz="4" w:space="0" w:color="auto"/>
              <w:right w:val="single" w:sz="4" w:space="0" w:color="auto"/>
            </w:tcBorders>
            <w:shd w:val="clear" w:color="auto" w:fill="97DDBA"/>
          </w:tcPr>
          <w:p w14:paraId="3360C809" w14:textId="77777777" w:rsidR="00CB4BEB" w:rsidRPr="008E47F0" w:rsidRDefault="00CB4BEB" w:rsidP="003C0924">
            <w:pPr>
              <w:rPr>
                <w:rFonts w:ascii="Trebuchet MS" w:hAnsi="Trebuchet MS" w:cs="Trebuchet MS"/>
                <w:sz w:val="18"/>
                <w:szCs w:val="18"/>
              </w:rPr>
            </w:pPr>
            <w:r w:rsidRPr="00B87969">
              <w:rPr>
                <w:rFonts w:ascii="Trebuchet MS" w:hAnsi="Trebuchet MS" w:cs="Trebuchet MS"/>
                <w:sz w:val="18"/>
                <w:szCs w:val="18"/>
              </w:rPr>
              <w:t>Felt defineret under: 4.1 Standardiserede felter til de temaspecifikke datamodeller</w:t>
            </w:r>
            <w:r w:rsidRPr="00B87969" w:rsidDel="00365106">
              <w:rPr>
                <w:rFonts w:ascii="Trebuchet MS" w:hAnsi="Trebuchet MS" w:cs="Trebuchet MS"/>
                <w:sz w:val="18"/>
                <w:szCs w:val="18"/>
              </w:rPr>
              <w:t xml:space="preserve"> </w:t>
            </w:r>
          </w:p>
        </w:tc>
      </w:tr>
      <w:tr w:rsidR="00CB4BEB" w:rsidRPr="00B87969" w14:paraId="0F3FD7CC" w14:textId="77777777" w:rsidTr="003C0924">
        <w:trPr>
          <w:trHeight w:hRule="exact" w:val="255"/>
        </w:trPr>
        <w:tc>
          <w:tcPr>
            <w:tcW w:w="2547" w:type="dxa"/>
            <w:tcBorders>
              <w:top w:val="single" w:sz="4" w:space="0" w:color="auto"/>
              <w:left w:val="single" w:sz="4" w:space="0" w:color="auto"/>
              <w:bottom w:val="single" w:sz="4" w:space="0" w:color="auto"/>
              <w:right w:val="single" w:sz="4" w:space="0" w:color="auto"/>
            </w:tcBorders>
            <w:shd w:val="clear" w:color="auto" w:fill="97DDBA"/>
            <w:vAlign w:val="bottom"/>
          </w:tcPr>
          <w:p w14:paraId="0CCF9A17" w14:textId="77777777" w:rsidR="00CB4BEB" w:rsidRPr="008E47F0" w:rsidRDefault="00CB4BEB" w:rsidP="003C0924">
            <w:pPr>
              <w:rPr>
                <w:rFonts w:ascii="Trebuchet MS" w:hAnsi="Trebuchet MS" w:cs="Trebuchet MS"/>
                <w:sz w:val="18"/>
                <w:szCs w:val="18"/>
              </w:rPr>
            </w:pPr>
            <w:proofErr w:type="spellStart"/>
            <w:r w:rsidRPr="008E47F0">
              <w:rPr>
                <w:rFonts w:ascii="Trebuchet MS" w:hAnsi="Trebuchet MS" w:cs="Trebuchet MS"/>
                <w:sz w:val="18"/>
                <w:szCs w:val="18"/>
              </w:rPr>
              <w:t>handicap_k</w:t>
            </w:r>
            <w:proofErr w:type="spellEnd"/>
          </w:p>
        </w:tc>
        <w:tc>
          <w:tcPr>
            <w:tcW w:w="11169" w:type="dxa"/>
            <w:gridSpan w:val="6"/>
            <w:tcBorders>
              <w:top w:val="single" w:sz="4" w:space="0" w:color="auto"/>
              <w:left w:val="single" w:sz="4" w:space="0" w:color="auto"/>
              <w:bottom w:val="single" w:sz="4" w:space="0" w:color="auto"/>
              <w:right w:val="single" w:sz="4" w:space="0" w:color="auto"/>
            </w:tcBorders>
            <w:shd w:val="clear" w:color="auto" w:fill="97DDBA"/>
          </w:tcPr>
          <w:p w14:paraId="135717FC" w14:textId="77777777" w:rsidR="00CB4BEB" w:rsidRPr="008E47F0" w:rsidRDefault="00CB4BEB" w:rsidP="003C0924">
            <w:pPr>
              <w:rPr>
                <w:rFonts w:ascii="Trebuchet MS" w:hAnsi="Trebuchet MS" w:cs="Trebuchet MS"/>
                <w:sz w:val="18"/>
                <w:szCs w:val="18"/>
              </w:rPr>
            </w:pPr>
            <w:r w:rsidRPr="00B87969">
              <w:rPr>
                <w:rFonts w:ascii="Trebuchet MS" w:hAnsi="Trebuchet MS" w:cs="Trebuchet MS"/>
                <w:sz w:val="18"/>
                <w:szCs w:val="18"/>
              </w:rPr>
              <w:t>Felt defineret under: 4.1 Standardiserede felter til de temaspecifikke datamodeller</w:t>
            </w:r>
            <w:r w:rsidRPr="00B87969" w:rsidDel="00365106">
              <w:rPr>
                <w:rFonts w:ascii="Trebuchet MS" w:hAnsi="Trebuchet MS" w:cs="Trebuchet MS"/>
                <w:sz w:val="18"/>
                <w:szCs w:val="18"/>
              </w:rPr>
              <w:t xml:space="preserve"> </w:t>
            </w:r>
          </w:p>
        </w:tc>
      </w:tr>
      <w:tr w:rsidR="00CB4BEB" w:rsidRPr="00B87969" w14:paraId="5F672554" w14:textId="77777777" w:rsidTr="003C0924">
        <w:trPr>
          <w:trHeight w:hRule="exact" w:val="255"/>
        </w:trPr>
        <w:tc>
          <w:tcPr>
            <w:tcW w:w="2547" w:type="dxa"/>
            <w:tcBorders>
              <w:top w:val="single" w:sz="4" w:space="0" w:color="auto"/>
              <w:left w:val="single" w:sz="4" w:space="0" w:color="auto"/>
              <w:bottom w:val="single" w:sz="4" w:space="0" w:color="auto"/>
              <w:right w:val="single" w:sz="4" w:space="0" w:color="auto"/>
            </w:tcBorders>
            <w:shd w:val="clear" w:color="auto" w:fill="97DDBA"/>
            <w:vAlign w:val="bottom"/>
          </w:tcPr>
          <w:p w14:paraId="1F4657E5"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handicap</w:t>
            </w:r>
          </w:p>
        </w:tc>
        <w:tc>
          <w:tcPr>
            <w:tcW w:w="11169" w:type="dxa"/>
            <w:gridSpan w:val="6"/>
            <w:tcBorders>
              <w:top w:val="single" w:sz="4" w:space="0" w:color="auto"/>
              <w:left w:val="single" w:sz="4" w:space="0" w:color="auto"/>
              <w:bottom w:val="single" w:sz="4" w:space="0" w:color="auto"/>
              <w:right w:val="single" w:sz="4" w:space="0" w:color="auto"/>
            </w:tcBorders>
            <w:shd w:val="clear" w:color="auto" w:fill="97DDBA"/>
          </w:tcPr>
          <w:p w14:paraId="68A6BB2A" w14:textId="77777777" w:rsidR="00CB4BEB" w:rsidRPr="008E47F0" w:rsidRDefault="00CB4BEB" w:rsidP="003C0924">
            <w:pPr>
              <w:rPr>
                <w:rFonts w:ascii="Trebuchet MS" w:hAnsi="Trebuchet MS" w:cs="Trebuchet MS"/>
                <w:sz w:val="18"/>
                <w:szCs w:val="18"/>
              </w:rPr>
            </w:pPr>
            <w:r w:rsidRPr="00B87969">
              <w:rPr>
                <w:rFonts w:ascii="Trebuchet MS" w:hAnsi="Trebuchet MS" w:cs="Trebuchet MS"/>
                <w:sz w:val="18"/>
                <w:szCs w:val="18"/>
              </w:rPr>
              <w:t>Felt defineret under: 4.1 Standardiserede felter til de temaspecifikke datamodeller</w:t>
            </w:r>
            <w:r w:rsidRPr="00B87969" w:rsidDel="00365106">
              <w:rPr>
                <w:rFonts w:ascii="Trebuchet MS" w:hAnsi="Trebuchet MS" w:cs="Trebuchet MS"/>
                <w:sz w:val="18"/>
                <w:szCs w:val="18"/>
              </w:rPr>
              <w:t xml:space="preserve"> </w:t>
            </w:r>
          </w:p>
        </w:tc>
      </w:tr>
      <w:tr w:rsidR="00CB4BEB" w:rsidRPr="00E22421" w14:paraId="687450A9"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D9D9D9"/>
            <w:vAlign w:val="bottom"/>
          </w:tcPr>
          <w:p w14:paraId="130FF703" w14:textId="77777777" w:rsidR="00CB4BEB" w:rsidRPr="008E47F0" w:rsidRDefault="00CB4BEB" w:rsidP="003C0924">
            <w:pPr>
              <w:rPr>
                <w:rFonts w:ascii="Trebuchet MS" w:hAnsi="Trebuchet MS" w:cs="Trebuchet MS"/>
                <w:sz w:val="18"/>
                <w:szCs w:val="18"/>
              </w:rPr>
            </w:pPr>
            <w:bookmarkStart w:id="2848" w:name="_Hlk59457697"/>
            <w:proofErr w:type="spellStart"/>
            <w:r w:rsidRPr="008E47F0">
              <w:rPr>
                <w:rFonts w:ascii="Trebuchet MS" w:hAnsi="Trebuchet MS" w:cs="Trebuchet MS"/>
                <w:sz w:val="18"/>
                <w:szCs w:val="18"/>
              </w:rPr>
              <w:t>saeson_k</w:t>
            </w:r>
            <w:bookmarkEnd w:id="2848"/>
            <w:proofErr w:type="spellEnd"/>
          </w:p>
        </w:tc>
        <w:tc>
          <w:tcPr>
            <w:tcW w:w="4536" w:type="dxa"/>
            <w:gridSpan w:val="2"/>
            <w:tcBorders>
              <w:top w:val="single" w:sz="4" w:space="0" w:color="auto"/>
              <w:left w:val="single" w:sz="4" w:space="0" w:color="auto"/>
              <w:bottom w:val="nil"/>
              <w:right w:val="single" w:sz="4" w:space="0" w:color="auto"/>
            </w:tcBorders>
            <w:shd w:val="clear" w:color="auto" w:fill="FFFFFF"/>
          </w:tcPr>
          <w:p w14:paraId="6683EC5A"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Kode for facilitetens åbningsperiode</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6E0F36B9"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Heltal</w:t>
            </w:r>
          </w:p>
        </w:tc>
        <w:tc>
          <w:tcPr>
            <w:tcW w:w="1559" w:type="dxa"/>
            <w:tcBorders>
              <w:top w:val="single" w:sz="4" w:space="0" w:color="auto"/>
              <w:left w:val="single" w:sz="4" w:space="0" w:color="auto"/>
              <w:bottom w:val="nil"/>
              <w:right w:val="single" w:sz="4" w:space="0" w:color="auto"/>
            </w:tcBorders>
            <w:shd w:val="clear" w:color="auto" w:fill="FFFFFF"/>
            <w:vAlign w:val="bottom"/>
          </w:tcPr>
          <w:p w14:paraId="58B344FA"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1-9</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706A08B4" w14:textId="77777777" w:rsidR="00CB4BEB" w:rsidRPr="008E47F0" w:rsidRDefault="00CB4BEB" w:rsidP="003C0924">
            <w:pPr>
              <w:jc w:val="center"/>
              <w:rPr>
                <w:rFonts w:ascii="Trebuchet MS" w:hAnsi="Trebuchet MS" w:cs="Trebuchet MS"/>
                <w:sz w:val="18"/>
                <w:szCs w:val="18"/>
              </w:rPr>
            </w:pPr>
            <w:r w:rsidRPr="008E47F0">
              <w:rPr>
                <w:rFonts w:ascii="Trebuchet MS" w:hAnsi="Trebuchet MS" w:cs="Trebuchet MS"/>
                <w:sz w:val="18"/>
                <w:szCs w:val="18"/>
              </w:rPr>
              <w:t>F</w:t>
            </w:r>
          </w:p>
        </w:tc>
        <w:tc>
          <w:tcPr>
            <w:tcW w:w="2381" w:type="dxa"/>
            <w:tcBorders>
              <w:top w:val="single" w:sz="4" w:space="0" w:color="auto"/>
              <w:left w:val="single" w:sz="4" w:space="0" w:color="auto"/>
              <w:bottom w:val="nil"/>
              <w:right w:val="single" w:sz="4" w:space="0" w:color="auto"/>
            </w:tcBorders>
            <w:shd w:val="clear" w:color="auto" w:fill="FFFFFF"/>
            <w:vAlign w:val="bottom"/>
          </w:tcPr>
          <w:p w14:paraId="2EDCD216"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1</w:t>
            </w:r>
          </w:p>
        </w:tc>
      </w:tr>
      <w:tr w:rsidR="00CB4BEB" w:rsidRPr="00E22421" w14:paraId="680714DE"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D9D9D9"/>
            <w:vAlign w:val="bottom"/>
          </w:tcPr>
          <w:p w14:paraId="514745D9" w14:textId="77777777" w:rsidR="00CB4BEB" w:rsidRPr="00CB3EE9" w:rsidRDefault="00CB4BEB" w:rsidP="003C0924">
            <w:pPr>
              <w:rPr>
                <w:rFonts w:ascii="Trebuchet MS" w:hAnsi="Trebuchet MS" w:cs="Trebuchet MS"/>
                <w:sz w:val="18"/>
                <w:szCs w:val="18"/>
              </w:rPr>
            </w:pPr>
            <w:bookmarkStart w:id="2849" w:name="_Hlk59457703"/>
            <w:proofErr w:type="spellStart"/>
            <w:r w:rsidRPr="00CB3EE9">
              <w:rPr>
                <w:rFonts w:ascii="Trebuchet MS" w:hAnsi="Trebuchet MS" w:cs="Trebuchet MS"/>
                <w:sz w:val="18"/>
                <w:szCs w:val="18"/>
              </w:rPr>
              <w:t>saeson</w:t>
            </w:r>
            <w:bookmarkEnd w:id="2849"/>
            <w:proofErr w:type="spellEnd"/>
          </w:p>
        </w:tc>
        <w:tc>
          <w:tcPr>
            <w:tcW w:w="4536" w:type="dxa"/>
            <w:gridSpan w:val="2"/>
            <w:tcBorders>
              <w:top w:val="single" w:sz="4" w:space="0" w:color="auto"/>
              <w:left w:val="single" w:sz="4" w:space="0" w:color="auto"/>
              <w:bottom w:val="nil"/>
              <w:right w:val="single" w:sz="4" w:space="0" w:color="auto"/>
            </w:tcBorders>
            <w:shd w:val="clear" w:color="auto" w:fill="FFFFFF"/>
          </w:tcPr>
          <w:p w14:paraId="364F8999"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Defineres hvornår faciliteten er åben</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245E7E69"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Tekststreng</w:t>
            </w:r>
          </w:p>
        </w:tc>
        <w:tc>
          <w:tcPr>
            <w:tcW w:w="1559" w:type="dxa"/>
            <w:tcBorders>
              <w:top w:val="single" w:sz="4" w:space="0" w:color="auto"/>
              <w:left w:val="single" w:sz="4" w:space="0" w:color="auto"/>
              <w:bottom w:val="nil"/>
              <w:right w:val="single" w:sz="4" w:space="0" w:color="auto"/>
            </w:tcBorders>
            <w:shd w:val="clear" w:color="auto" w:fill="FFFFFF"/>
            <w:vAlign w:val="bottom"/>
          </w:tcPr>
          <w:p w14:paraId="58245517"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0-50 tegn</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04E1301F" w14:textId="77777777" w:rsidR="00CB4BEB" w:rsidRPr="00CB3EE9" w:rsidRDefault="00CB4BEB" w:rsidP="003C0924">
            <w:pPr>
              <w:jc w:val="center"/>
              <w:rPr>
                <w:rFonts w:ascii="Trebuchet MS" w:hAnsi="Trebuchet MS" w:cs="Trebuchet MS"/>
                <w:sz w:val="18"/>
                <w:szCs w:val="18"/>
              </w:rPr>
            </w:pPr>
            <w:r w:rsidRPr="00CB3EE9">
              <w:rPr>
                <w:rFonts w:ascii="Trebuchet MS" w:hAnsi="Trebuchet MS" w:cs="Trebuchet MS"/>
                <w:sz w:val="18"/>
                <w:szCs w:val="18"/>
              </w:rPr>
              <w:t>S</w:t>
            </w:r>
          </w:p>
        </w:tc>
        <w:tc>
          <w:tcPr>
            <w:tcW w:w="2381" w:type="dxa"/>
            <w:tcBorders>
              <w:top w:val="single" w:sz="4" w:space="0" w:color="auto"/>
              <w:left w:val="single" w:sz="4" w:space="0" w:color="auto"/>
              <w:bottom w:val="nil"/>
              <w:right w:val="single" w:sz="4" w:space="0" w:color="auto"/>
            </w:tcBorders>
            <w:shd w:val="clear" w:color="auto" w:fill="FFFFFF"/>
            <w:vAlign w:val="bottom"/>
          </w:tcPr>
          <w:p w14:paraId="4DFFC3CB"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Helårsåbent</w:t>
            </w:r>
          </w:p>
        </w:tc>
      </w:tr>
      <w:tr w:rsidR="00CB4BEB" w:rsidRPr="00EF5955" w14:paraId="3F4AEB5F" w14:textId="77777777" w:rsidTr="00D30F9A">
        <w:trPr>
          <w:trHeight w:hRule="exact" w:val="341"/>
        </w:trPr>
        <w:tc>
          <w:tcPr>
            <w:tcW w:w="2547" w:type="dxa"/>
            <w:tcBorders>
              <w:top w:val="single" w:sz="4" w:space="0" w:color="auto"/>
              <w:left w:val="single" w:sz="4" w:space="0" w:color="auto"/>
              <w:bottom w:val="nil"/>
              <w:right w:val="single" w:sz="4" w:space="0" w:color="auto"/>
            </w:tcBorders>
            <w:shd w:val="clear" w:color="auto" w:fill="D9D9D9"/>
          </w:tcPr>
          <w:p w14:paraId="72B8657B" w14:textId="77777777" w:rsidR="00CB4BEB" w:rsidRPr="00CB3EE9" w:rsidRDefault="00CB4BEB" w:rsidP="003C0924">
            <w:pPr>
              <w:rPr>
                <w:rFonts w:ascii="Trebuchet MS" w:hAnsi="Trebuchet MS" w:cs="Trebuchet MS"/>
                <w:sz w:val="18"/>
                <w:szCs w:val="18"/>
              </w:rPr>
            </w:pPr>
            <w:bookmarkStart w:id="2850" w:name="_Hlk59457712"/>
            <w:proofErr w:type="spellStart"/>
            <w:r w:rsidRPr="00CB3EE9">
              <w:rPr>
                <w:rFonts w:ascii="Trebuchet MS" w:hAnsi="Trebuchet MS" w:cs="Trebuchet MS"/>
                <w:sz w:val="18"/>
                <w:szCs w:val="18"/>
              </w:rPr>
              <w:t>saeson_st</w:t>
            </w:r>
            <w:bookmarkEnd w:id="2850"/>
            <w:proofErr w:type="spellEnd"/>
          </w:p>
        </w:tc>
        <w:tc>
          <w:tcPr>
            <w:tcW w:w="4536" w:type="dxa"/>
            <w:gridSpan w:val="2"/>
            <w:tcBorders>
              <w:top w:val="single" w:sz="4" w:space="0" w:color="auto"/>
              <w:left w:val="single" w:sz="4" w:space="0" w:color="auto"/>
              <w:bottom w:val="nil"/>
              <w:right w:val="single" w:sz="4" w:space="0" w:color="auto"/>
            </w:tcBorders>
            <w:shd w:val="clear" w:color="auto" w:fill="FFFFFF"/>
          </w:tcPr>
          <w:p w14:paraId="271A21E9"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Sæsonstartdato (MM-DD)</w:t>
            </w:r>
          </w:p>
        </w:tc>
        <w:tc>
          <w:tcPr>
            <w:tcW w:w="1276" w:type="dxa"/>
            <w:tcBorders>
              <w:top w:val="single" w:sz="4" w:space="0" w:color="auto"/>
              <w:left w:val="single" w:sz="4" w:space="0" w:color="auto"/>
              <w:bottom w:val="nil"/>
              <w:right w:val="single" w:sz="4" w:space="0" w:color="auto"/>
            </w:tcBorders>
            <w:shd w:val="clear" w:color="auto" w:fill="FFFFFF"/>
          </w:tcPr>
          <w:p w14:paraId="3093B5CC"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ISO date</w:t>
            </w:r>
          </w:p>
        </w:tc>
        <w:tc>
          <w:tcPr>
            <w:tcW w:w="1559" w:type="dxa"/>
            <w:tcBorders>
              <w:top w:val="single" w:sz="4" w:space="0" w:color="auto"/>
              <w:left w:val="single" w:sz="4" w:space="0" w:color="auto"/>
              <w:bottom w:val="nil"/>
              <w:right w:val="single" w:sz="4" w:space="0" w:color="auto"/>
            </w:tcBorders>
            <w:shd w:val="clear" w:color="auto" w:fill="FFFFFF"/>
          </w:tcPr>
          <w:p w14:paraId="2DB217E5"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01-01 – 12-31</w:t>
            </w:r>
          </w:p>
        </w:tc>
        <w:tc>
          <w:tcPr>
            <w:tcW w:w="1417" w:type="dxa"/>
            <w:tcBorders>
              <w:top w:val="single" w:sz="4" w:space="0" w:color="auto"/>
              <w:left w:val="single" w:sz="4" w:space="0" w:color="auto"/>
              <w:bottom w:val="nil"/>
              <w:right w:val="single" w:sz="4" w:space="0" w:color="auto"/>
            </w:tcBorders>
            <w:shd w:val="clear" w:color="auto" w:fill="FFFFFF"/>
          </w:tcPr>
          <w:p w14:paraId="244B7C4B" w14:textId="77777777" w:rsidR="00CB4BEB" w:rsidRPr="00CB3EE9" w:rsidRDefault="00CB4BEB" w:rsidP="003C0924">
            <w:pPr>
              <w:jc w:val="center"/>
              <w:rPr>
                <w:rFonts w:ascii="Trebuchet MS" w:hAnsi="Trebuchet MS" w:cs="Trebuchet MS"/>
                <w:sz w:val="18"/>
                <w:szCs w:val="18"/>
              </w:rPr>
            </w:pPr>
            <w:r w:rsidRPr="00CB3EE9">
              <w:rPr>
                <w:rFonts w:ascii="Trebuchet MS" w:hAnsi="Trebuchet MS" w:cs="Trebuchet MS"/>
                <w:sz w:val="18"/>
                <w:szCs w:val="18"/>
              </w:rPr>
              <w:t>F</w:t>
            </w:r>
          </w:p>
        </w:tc>
        <w:tc>
          <w:tcPr>
            <w:tcW w:w="2381" w:type="dxa"/>
            <w:tcBorders>
              <w:top w:val="single" w:sz="4" w:space="0" w:color="auto"/>
              <w:left w:val="single" w:sz="4" w:space="0" w:color="auto"/>
              <w:bottom w:val="nil"/>
              <w:right w:val="single" w:sz="4" w:space="0" w:color="auto"/>
            </w:tcBorders>
            <w:shd w:val="clear" w:color="auto" w:fill="FFFFFF"/>
          </w:tcPr>
          <w:p w14:paraId="7EEC0363"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04-01</w:t>
            </w:r>
          </w:p>
        </w:tc>
      </w:tr>
      <w:tr w:rsidR="00CB4BEB" w:rsidRPr="00EF5955" w14:paraId="146270F0" w14:textId="77777777" w:rsidTr="00D30F9A">
        <w:trPr>
          <w:trHeight w:hRule="exact" w:val="290"/>
        </w:trPr>
        <w:tc>
          <w:tcPr>
            <w:tcW w:w="2547" w:type="dxa"/>
            <w:tcBorders>
              <w:top w:val="single" w:sz="4" w:space="0" w:color="auto"/>
              <w:left w:val="single" w:sz="4" w:space="0" w:color="auto"/>
              <w:bottom w:val="nil"/>
              <w:right w:val="single" w:sz="4" w:space="0" w:color="auto"/>
            </w:tcBorders>
            <w:shd w:val="clear" w:color="auto" w:fill="D9D9D9"/>
          </w:tcPr>
          <w:p w14:paraId="38345F79" w14:textId="77777777" w:rsidR="00CB4BEB" w:rsidRPr="00CB3EE9" w:rsidRDefault="00CB4BEB" w:rsidP="003C0924">
            <w:pPr>
              <w:rPr>
                <w:rFonts w:ascii="Trebuchet MS" w:hAnsi="Trebuchet MS" w:cs="Trebuchet MS"/>
                <w:sz w:val="18"/>
                <w:szCs w:val="18"/>
              </w:rPr>
            </w:pPr>
            <w:proofErr w:type="spellStart"/>
            <w:r w:rsidRPr="00CB3EE9">
              <w:rPr>
                <w:rFonts w:ascii="Trebuchet MS" w:hAnsi="Trebuchet MS" w:cs="Trebuchet MS"/>
                <w:sz w:val="18"/>
                <w:szCs w:val="18"/>
              </w:rPr>
              <w:t>saeson_sl</w:t>
            </w:r>
            <w:proofErr w:type="spellEnd"/>
          </w:p>
        </w:tc>
        <w:tc>
          <w:tcPr>
            <w:tcW w:w="4536" w:type="dxa"/>
            <w:gridSpan w:val="2"/>
            <w:tcBorders>
              <w:top w:val="single" w:sz="4" w:space="0" w:color="auto"/>
              <w:left w:val="single" w:sz="4" w:space="0" w:color="auto"/>
              <w:bottom w:val="nil"/>
              <w:right w:val="single" w:sz="4" w:space="0" w:color="auto"/>
            </w:tcBorders>
            <w:shd w:val="clear" w:color="auto" w:fill="FFFFFF"/>
          </w:tcPr>
          <w:p w14:paraId="4C3F7521"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Sæsonslutdato (MM-DD)</w:t>
            </w:r>
          </w:p>
        </w:tc>
        <w:tc>
          <w:tcPr>
            <w:tcW w:w="1276" w:type="dxa"/>
            <w:tcBorders>
              <w:top w:val="single" w:sz="4" w:space="0" w:color="auto"/>
              <w:left w:val="single" w:sz="4" w:space="0" w:color="auto"/>
              <w:bottom w:val="nil"/>
              <w:right w:val="single" w:sz="4" w:space="0" w:color="auto"/>
            </w:tcBorders>
            <w:shd w:val="clear" w:color="auto" w:fill="FFFFFF"/>
          </w:tcPr>
          <w:p w14:paraId="397D5A77"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ISO date</w:t>
            </w:r>
          </w:p>
        </w:tc>
        <w:tc>
          <w:tcPr>
            <w:tcW w:w="1559" w:type="dxa"/>
            <w:tcBorders>
              <w:top w:val="single" w:sz="4" w:space="0" w:color="auto"/>
              <w:left w:val="single" w:sz="4" w:space="0" w:color="auto"/>
              <w:bottom w:val="nil"/>
              <w:right w:val="single" w:sz="4" w:space="0" w:color="auto"/>
            </w:tcBorders>
            <w:shd w:val="clear" w:color="auto" w:fill="FFFFFF"/>
          </w:tcPr>
          <w:p w14:paraId="19045B27"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01-01 – 12-31</w:t>
            </w:r>
          </w:p>
        </w:tc>
        <w:tc>
          <w:tcPr>
            <w:tcW w:w="1417" w:type="dxa"/>
            <w:tcBorders>
              <w:top w:val="single" w:sz="4" w:space="0" w:color="auto"/>
              <w:left w:val="single" w:sz="4" w:space="0" w:color="auto"/>
              <w:bottom w:val="nil"/>
              <w:right w:val="single" w:sz="4" w:space="0" w:color="auto"/>
            </w:tcBorders>
            <w:shd w:val="clear" w:color="auto" w:fill="FFFFFF"/>
          </w:tcPr>
          <w:p w14:paraId="5729AB6D" w14:textId="77777777" w:rsidR="00CB4BEB" w:rsidRPr="00CB3EE9" w:rsidRDefault="00CB4BEB" w:rsidP="003C0924">
            <w:pPr>
              <w:jc w:val="center"/>
              <w:rPr>
                <w:rFonts w:ascii="Trebuchet MS" w:hAnsi="Trebuchet MS" w:cs="Trebuchet MS"/>
                <w:sz w:val="18"/>
                <w:szCs w:val="18"/>
              </w:rPr>
            </w:pPr>
            <w:r w:rsidRPr="00CB3EE9">
              <w:rPr>
                <w:rFonts w:ascii="Trebuchet MS" w:hAnsi="Trebuchet MS" w:cs="Trebuchet MS"/>
                <w:sz w:val="18"/>
                <w:szCs w:val="18"/>
              </w:rPr>
              <w:t>F</w:t>
            </w:r>
          </w:p>
        </w:tc>
        <w:tc>
          <w:tcPr>
            <w:tcW w:w="2381" w:type="dxa"/>
            <w:tcBorders>
              <w:top w:val="single" w:sz="4" w:space="0" w:color="auto"/>
              <w:left w:val="single" w:sz="4" w:space="0" w:color="auto"/>
              <w:bottom w:val="nil"/>
              <w:right w:val="single" w:sz="4" w:space="0" w:color="auto"/>
            </w:tcBorders>
            <w:shd w:val="clear" w:color="auto" w:fill="FFFFFF"/>
          </w:tcPr>
          <w:p w14:paraId="74A260A4"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10-31</w:t>
            </w:r>
          </w:p>
        </w:tc>
      </w:tr>
      <w:tr w:rsidR="00CB4BEB" w:rsidRPr="00E22421" w14:paraId="2DCBCA18" w14:textId="77777777" w:rsidTr="00D30F9A">
        <w:trPr>
          <w:trHeight w:hRule="exact" w:val="563"/>
        </w:trPr>
        <w:tc>
          <w:tcPr>
            <w:tcW w:w="2547" w:type="dxa"/>
            <w:tcBorders>
              <w:top w:val="single" w:sz="4" w:space="0" w:color="auto"/>
              <w:left w:val="single" w:sz="4" w:space="0" w:color="auto"/>
              <w:bottom w:val="nil"/>
              <w:right w:val="single" w:sz="4" w:space="0" w:color="auto"/>
            </w:tcBorders>
            <w:shd w:val="clear" w:color="auto" w:fill="D9D9D9"/>
          </w:tcPr>
          <w:p w14:paraId="1F935652" w14:textId="77777777" w:rsidR="00CB4BEB" w:rsidRPr="00CB3EE9" w:rsidRDefault="00CB4BEB" w:rsidP="003C0924">
            <w:pPr>
              <w:rPr>
                <w:rFonts w:ascii="Trebuchet MS" w:hAnsi="Trebuchet MS" w:cs="Trebuchet MS"/>
                <w:sz w:val="18"/>
                <w:szCs w:val="18"/>
              </w:rPr>
            </w:pPr>
            <w:proofErr w:type="spellStart"/>
            <w:r w:rsidRPr="00CB3EE9">
              <w:rPr>
                <w:rFonts w:ascii="Trebuchet MS" w:hAnsi="Trebuchet MS" w:cs="Trebuchet MS"/>
                <w:sz w:val="18"/>
                <w:szCs w:val="18"/>
              </w:rPr>
              <w:t>saeson_bem</w:t>
            </w:r>
            <w:proofErr w:type="spellEnd"/>
          </w:p>
        </w:tc>
        <w:tc>
          <w:tcPr>
            <w:tcW w:w="4536" w:type="dxa"/>
            <w:gridSpan w:val="2"/>
            <w:tcBorders>
              <w:top w:val="single" w:sz="4" w:space="0" w:color="auto"/>
              <w:left w:val="single" w:sz="4" w:space="0" w:color="auto"/>
              <w:bottom w:val="nil"/>
              <w:right w:val="single" w:sz="4" w:space="0" w:color="auto"/>
            </w:tcBorders>
            <w:shd w:val="clear" w:color="auto" w:fill="FFFFFF"/>
          </w:tcPr>
          <w:p w14:paraId="726344EE"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Mulighed for supplerende bemærkninger ift. åbningsperiode</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655840B1"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Tekststreng</w:t>
            </w:r>
          </w:p>
        </w:tc>
        <w:tc>
          <w:tcPr>
            <w:tcW w:w="1559" w:type="dxa"/>
            <w:tcBorders>
              <w:top w:val="single" w:sz="4" w:space="0" w:color="auto"/>
              <w:left w:val="single" w:sz="4" w:space="0" w:color="auto"/>
              <w:bottom w:val="nil"/>
              <w:right w:val="single" w:sz="4" w:space="0" w:color="auto"/>
            </w:tcBorders>
            <w:shd w:val="clear" w:color="auto" w:fill="FFFFFF"/>
            <w:vAlign w:val="bottom"/>
          </w:tcPr>
          <w:p w14:paraId="05B6A53D"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254</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4AEDCDF5" w14:textId="77777777" w:rsidR="00CB4BEB" w:rsidRPr="00CB3EE9" w:rsidRDefault="00CB4BEB" w:rsidP="003C0924">
            <w:pPr>
              <w:jc w:val="center"/>
              <w:rPr>
                <w:rFonts w:ascii="Trebuchet MS" w:hAnsi="Trebuchet MS" w:cs="Trebuchet MS"/>
                <w:sz w:val="18"/>
                <w:szCs w:val="18"/>
              </w:rPr>
            </w:pPr>
            <w:r w:rsidRPr="00CB3EE9">
              <w:rPr>
                <w:rFonts w:ascii="Trebuchet MS" w:hAnsi="Trebuchet MS" w:cs="Trebuchet MS"/>
                <w:sz w:val="18"/>
                <w:szCs w:val="18"/>
              </w:rPr>
              <w:t>F</w:t>
            </w:r>
          </w:p>
        </w:tc>
        <w:tc>
          <w:tcPr>
            <w:tcW w:w="2381" w:type="dxa"/>
            <w:tcBorders>
              <w:top w:val="single" w:sz="4" w:space="0" w:color="auto"/>
              <w:left w:val="single" w:sz="4" w:space="0" w:color="auto"/>
              <w:bottom w:val="nil"/>
              <w:right w:val="single" w:sz="4" w:space="0" w:color="auto"/>
            </w:tcBorders>
            <w:shd w:val="clear" w:color="auto" w:fill="FFFFFF"/>
            <w:vAlign w:val="bottom"/>
          </w:tcPr>
          <w:p w14:paraId="2002FDB5"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Helårsåbent, dog ikke helligdage.</w:t>
            </w:r>
          </w:p>
        </w:tc>
      </w:tr>
      <w:tr w:rsidR="00CB4BEB" w:rsidRPr="00B87969" w14:paraId="30FCF66A" w14:textId="77777777" w:rsidTr="003C0924">
        <w:trPr>
          <w:trHeight w:hRule="exact" w:val="255"/>
        </w:trPr>
        <w:tc>
          <w:tcPr>
            <w:tcW w:w="2547" w:type="dxa"/>
            <w:tcBorders>
              <w:top w:val="single" w:sz="4" w:space="0" w:color="auto"/>
              <w:left w:val="single" w:sz="4" w:space="0" w:color="auto"/>
              <w:bottom w:val="single" w:sz="4" w:space="0" w:color="auto"/>
              <w:right w:val="single" w:sz="4" w:space="0" w:color="auto"/>
            </w:tcBorders>
            <w:shd w:val="clear" w:color="auto" w:fill="97DDBA"/>
            <w:vAlign w:val="bottom"/>
          </w:tcPr>
          <w:p w14:paraId="7E14BD2D" w14:textId="77777777" w:rsidR="00CB4BEB" w:rsidRPr="00CB3EE9" w:rsidRDefault="00CB4BEB" w:rsidP="003C0924">
            <w:pPr>
              <w:rPr>
                <w:rFonts w:ascii="Trebuchet MS" w:hAnsi="Trebuchet MS" w:cs="Trebuchet MS"/>
                <w:sz w:val="18"/>
                <w:szCs w:val="18"/>
              </w:rPr>
            </w:pPr>
            <w:proofErr w:type="spellStart"/>
            <w:r w:rsidRPr="00CB3EE9">
              <w:rPr>
                <w:rFonts w:ascii="Trebuchet MS" w:hAnsi="Trebuchet MS" w:cs="Trebuchet MS"/>
                <w:sz w:val="18"/>
                <w:szCs w:val="18"/>
              </w:rPr>
              <w:t>ansva_v_k</w:t>
            </w:r>
            <w:proofErr w:type="spellEnd"/>
          </w:p>
        </w:tc>
        <w:tc>
          <w:tcPr>
            <w:tcW w:w="11169"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7CAA6BF8" w14:textId="77777777" w:rsidR="00CB4BEB" w:rsidRPr="00B87969" w:rsidRDefault="00CB4BEB" w:rsidP="003C0924">
            <w:pPr>
              <w:rPr>
                <w:rFonts w:ascii="Trebuchet MS" w:hAnsi="Trebuchet MS" w:cs="Trebuchet MS"/>
                <w:sz w:val="18"/>
                <w:szCs w:val="18"/>
              </w:rPr>
            </w:pPr>
            <w:r w:rsidRPr="0017048F">
              <w:rPr>
                <w:rFonts w:ascii="Trebuchet MS" w:hAnsi="Trebuchet MS" w:cs="Trebuchet MS"/>
                <w:sz w:val="18"/>
                <w:szCs w:val="18"/>
              </w:rPr>
              <w:t>Felt defineret under: 4.1 Standardiserede felter til de temaspecifikke datamodeller</w:t>
            </w:r>
          </w:p>
        </w:tc>
      </w:tr>
      <w:tr w:rsidR="00CB4BEB" w:rsidRPr="00B87969" w14:paraId="632D4107" w14:textId="77777777" w:rsidTr="003C0924">
        <w:trPr>
          <w:trHeight w:hRule="exact" w:val="255"/>
        </w:trPr>
        <w:tc>
          <w:tcPr>
            <w:tcW w:w="2547" w:type="dxa"/>
            <w:tcBorders>
              <w:top w:val="single" w:sz="4" w:space="0" w:color="auto"/>
              <w:left w:val="single" w:sz="4" w:space="0" w:color="auto"/>
              <w:bottom w:val="single" w:sz="4" w:space="0" w:color="auto"/>
              <w:right w:val="single" w:sz="4" w:space="0" w:color="auto"/>
            </w:tcBorders>
            <w:shd w:val="clear" w:color="auto" w:fill="97DDBA"/>
            <w:vAlign w:val="bottom"/>
          </w:tcPr>
          <w:p w14:paraId="73861AF2" w14:textId="77777777" w:rsidR="00CB4BEB" w:rsidRPr="00CB3EE9" w:rsidRDefault="00CB4BEB" w:rsidP="003C0924">
            <w:pPr>
              <w:rPr>
                <w:rFonts w:ascii="Trebuchet MS" w:hAnsi="Trebuchet MS" w:cs="Trebuchet MS"/>
                <w:sz w:val="18"/>
                <w:szCs w:val="18"/>
              </w:rPr>
            </w:pPr>
            <w:proofErr w:type="spellStart"/>
            <w:r w:rsidRPr="00CB3EE9">
              <w:rPr>
                <w:rFonts w:ascii="Trebuchet MS" w:hAnsi="Trebuchet MS" w:cs="Trebuchet MS"/>
                <w:sz w:val="18"/>
                <w:szCs w:val="18"/>
              </w:rPr>
              <w:t>ansva_v</w:t>
            </w:r>
            <w:proofErr w:type="spellEnd"/>
          </w:p>
        </w:tc>
        <w:tc>
          <w:tcPr>
            <w:tcW w:w="11169"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7AC498F7" w14:textId="77777777" w:rsidR="00CB4BEB" w:rsidRPr="00B87969" w:rsidRDefault="00CB4BEB" w:rsidP="003C0924">
            <w:pPr>
              <w:rPr>
                <w:rFonts w:ascii="Trebuchet MS" w:hAnsi="Trebuchet MS" w:cs="Trebuchet MS"/>
                <w:sz w:val="18"/>
                <w:szCs w:val="18"/>
              </w:rPr>
            </w:pPr>
            <w:r w:rsidRPr="002609A5">
              <w:rPr>
                <w:rFonts w:ascii="Trebuchet MS" w:hAnsi="Trebuchet MS" w:cs="Trebuchet MS"/>
                <w:sz w:val="18"/>
                <w:szCs w:val="18"/>
              </w:rPr>
              <w:t>Felt defineret under: 4.1 Standardiserede felter til de temaspecifikke datamodeller</w:t>
            </w:r>
          </w:p>
        </w:tc>
      </w:tr>
      <w:tr w:rsidR="00CB4BEB" w:rsidRPr="00B87969" w14:paraId="1BE667CF" w14:textId="77777777" w:rsidTr="003C0924">
        <w:trPr>
          <w:trHeight w:hRule="exact" w:val="510"/>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5A2488C7" w14:textId="77777777" w:rsidR="00CB4BEB" w:rsidRPr="00CB3EE9" w:rsidRDefault="00CB4BEB" w:rsidP="003C0924">
            <w:pPr>
              <w:rPr>
                <w:rFonts w:ascii="Trebuchet MS" w:hAnsi="Trebuchet MS" w:cs="Trebuchet MS"/>
                <w:sz w:val="18"/>
                <w:szCs w:val="18"/>
              </w:rPr>
            </w:pPr>
            <w:proofErr w:type="spellStart"/>
            <w:r w:rsidRPr="00CB3EE9">
              <w:rPr>
                <w:rFonts w:ascii="Trebuchet MS" w:hAnsi="Trebuchet MS" w:cs="Trebuchet MS"/>
                <w:sz w:val="18"/>
                <w:szCs w:val="18"/>
              </w:rPr>
              <w:t>startpkt_x</w:t>
            </w:r>
            <w:proofErr w:type="spellEnd"/>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46A00EF6"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X-koordinat for rutens startpunkt, EPSG 25832</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056AD6F3"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6EC4EB1C" w14:textId="77777777" w:rsidR="00CB4BEB" w:rsidRPr="00B87969" w:rsidRDefault="00CB4BEB" w:rsidP="003C0924">
            <w:pPr>
              <w:rPr>
                <w:rFonts w:ascii="Trebuchet MS" w:hAnsi="Trebuchet MS" w:cs="Trebuchet MS"/>
                <w:sz w:val="18"/>
                <w:szCs w:val="18"/>
              </w:rPr>
            </w:pPr>
            <w:r w:rsidRPr="00CB3EE9">
              <w:rPr>
                <w:rFonts w:ascii="Trebuchet MS" w:hAnsi="Trebuchet MS" w:cs="Trebuchet MS"/>
                <w:sz w:val="18"/>
                <w:szCs w:val="18"/>
              </w:rPr>
              <w:t>441000 – 894000</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37C9247"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2D046012"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659.000</w:t>
            </w:r>
          </w:p>
        </w:tc>
      </w:tr>
      <w:tr w:rsidR="00CB4BEB" w:rsidRPr="00B87969" w14:paraId="72999FFB" w14:textId="77777777" w:rsidTr="003C0924">
        <w:trPr>
          <w:trHeight w:hRule="exact" w:val="510"/>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71293ECC" w14:textId="77777777" w:rsidR="00CB4BEB" w:rsidRPr="00CB3EE9" w:rsidRDefault="00CB4BEB" w:rsidP="003C0924">
            <w:pPr>
              <w:rPr>
                <w:rFonts w:ascii="Trebuchet MS" w:hAnsi="Trebuchet MS" w:cs="Trebuchet MS"/>
                <w:sz w:val="18"/>
                <w:szCs w:val="18"/>
              </w:rPr>
            </w:pPr>
            <w:proofErr w:type="spellStart"/>
            <w:r w:rsidRPr="00CB3EE9">
              <w:rPr>
                <w:rFonts w:ascii="Trebuchet MS" w:hAnsi="Trebuchet MS" w:cs="Trebuchet MS"/>
                <w:sz w:val="18"/>
                <w:szCs w:val="18"/>
              </w:rPr>
              <w:t>startpkt_y</w:t>
            </w:r>
            <w:proofErr w:type="spellEnd"/>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565B06B4"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Y-koordinat for rutens startpunkt, EPSG 25832</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7D1D051F"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5D5A7F61" w14:textId="77777777" w:rsidR="00CB4BEB" w:rsidRPr="00B87969" w:rsidRDefault="00CB4BEB" w:rsidP="003C0924">
            <w:pPr>
              <w:rPr>
                <w:rFonts w:ascii="Trebuchet MS" w:hAnsi="Trebuchet MS" w:cs="Trebuchet MS"/>
                <w:sz w:val="18"/>
                <w:szCs w:val="18"/>
              </w:rPr>
            </w:pPr>
            <w:r w:rsidRPr="00CB3EE9">
              <w:rPr>
                <w:rFonts w:ascii="Trebuchet MS" w:hAnsi="Trebuchet MS" w:cs="Trebuchet MS"/>
                <w:sz w:val="18"/>
                <w:szCs w:val="18"/>
              </w:rPr>
              <w:t>6049000 – 6403000</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73D595A9"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63DB6409"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6.092.000</w:t>
            </w:r>
          </w:p>
        </w:tc>
      </w:tr>
      <w:tr w:rsidR="00CB4BEB" w:rsidRPr="00B87969" w14:paraId="02A3F8C0" w14:textId="77777777" w:rsidTr="003C0924">
        <w:trPr>
          <w:trHeight w:hRule="exact" w:val="510"/>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0A9B63E9" w14:textId="77777777" w:rsidR="00CB4BEB" w:rsidRPr="00CB3EE9" w:rsidRDefault="00CB4BEB" w:rsidP="003C0924">
            <w:pPr>
              <w:rPr>
                <w:rFonts w:ascii="Trebuchet MS" w:hAnsi="Trebuchet MS" w:cs="Trebuchet MS"/>
                <w:sz w:val="18"/>
                <w:szCs w:val="18"/>
              </w:rPr>
            </w:pPr>
            <w:proofErr w:type="spellStart"/>
            <w:r w:rsidRPr="00CB3EE9">
              <w:rPr>
                <w:rFonts w:ascii="Trebuchet MS" w:hAnsi="Trebuchet MS" w:cs="Trebuchet MS"/>
                <w:sz w:val="18"/>
                <w:szCs w:val="18"/>
              </w:rPr>
              <w:t>slutpkt_x</w:t>
            </w:r>
            <w:proofErr w:type="spellEnd"/>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0654A1B6"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X-koordinat for rutens slutpunkt, EPSG 25832</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77CC8234"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7BAC02D7"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441000 – 894000</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0F5FF59"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4851BBF1"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712.332</w:t>
            </w:r>
          </w:p>
        </w:tc>
      </w:tr>
      <w:tr w:rsidR="00CB4BEB" w:rsidRPr="00B87969" w14:paraId="246373CB" w14:textId="77777777" w:rsidTr="003C0924">
        <w:trPr>
          <w:trHeight w:hRule="exact" w:val="510"/>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678A9C50" w14:textId="77777777" w:rsidR="00CB4BEB" w:rsidRPr="00CB3EE9" w:rsidRDefault="00CB4BEB" w:rsidP="003C0924">
            <w:pPr>
              <w:rPr>
                <w:rFonts w:ascii="Trebuchet MS" w:hAnsi="Trebuchet MS" w:cs="Trebuchet MS"/>
                <w:sz w:val="18"/>
                <w:szCs w:val="18"/>
              </w:rPr>
            </w:pPr>
            <w:proofErr w:type="spellStart"/>
            <w:r w:rsidRPr="00CB3EE9">
              <w:rPr>
                <w:rFonts w:ascii="Trebuchet MS" w:hAnsi="Trebuchet MS" w:cs="Trebuchet MS"/>
                <w:sz w:val="18"/>
                <w:szCs w:val="18"/>
              </w:rPr>
              <w:t>slutpkt_y</w:t>
            </w:r>
            <w:proofErr w:type="spellEnd"/>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4B9B9C9B"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Y-koordinat for rutens slutpunkt, EPSG 25832</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2BD3B43C"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73B63809"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6049000 – 6403000</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3090B418"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3A59DC41"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6.196.505</w:t>
            </w:r>
          </w:p>
        </w:tc>
      </w:tr>
      <w:tr w:rsidR="00CB4BEB" w:rsidRPr="00B87969" w14:paraId="11E174DE" w14:textId="77777777" w:rsidTr="003C0924">
        <w:trPr>
          <w:trHeight w:hRule="exact" w:val="358"/>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165E05D8" w14:textId="77777777" w:rsidR="00CB4BEB" w:rsidRPr="00CB3EE9" w:rsidRDefault="00CB4BEB" w:rsidP="003C0924">
            <w:pPr>
              <w:rPr>
                <w:rFonts w:ascii="Trebuchet MS" w:hAnsi="Trebuchet MS" w:cs="Trebuchet MS"/>
                <w:sz w:val="18"/>
                <w:szCs w:val="18"/>
              </w:rPr>
            </w:pPr>
            <w:proofErr w:type="spellStart"/>
            <w:r w:rsidRPr="00CB3EE9">
              <w:rPr>
                <w:rFonts w:ascii="Trebuchet MS" w:hAnsi="Trebuchet MS" w:cs="Trebuchet MS"/>
                <w:sz w:val="18"/>
                <w:szCs w:val="18"/>
              </w:rPr>
              <w:t>svaerhed_k</w:t>
            </w:r>
            <w:proofErr w:type="spellEnd"/>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3012F3CE"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Kode for sværhedsgrad</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621FF27C"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7EA67847" w14:textId="77777777" w:rsidR="00CB4BEB" w:rsidRPr="00CB3EE9" w:rsidRDefault="00CB4BEB" w:rsidP="003C0924">
            <w:pPr>
              <w:rPr>
                <w:rFonts w:ascii="Trebuchet MS" w:hAnsi="Trebuchet MS" w:cs="Trebuchet MS"/>
                <w:sz w:val="18"/>
                <w:szCs w:val="18"/>
              </w:rPr>
            </w:pPr>
            <w:r>
              <w:rPr>
                <w:rFonts w:ascii="Trebuchet MS" w:hAnsi="Trebuchet MS" w:cs="Trebuchet MS"/>
                <w:sz w:val="18"/>
                <w:szCs w:val="18"/>
              </w:rPr>
              <w:t>1-99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536137F3"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53AC3E5E" w14:textId="77777777" w:rsidR="00CB4BEB" w:rsidRPr="00CB3EE9" w:rsidRDefault="00CB4BEB" w:rsidP="003C0924">
            <w:pPr>
              <w:rPr>
                <w:rFonts w:ascii="Trebuchet MS" w:hAnsi="Trebuchet MS" w:cs="Trebuchet MS"/>
                <w:sz w:val="18"/>
                <w:szCs w:val="18"/>
              </w:rPr>
            </w:pPr>
            <w:r>
              <w:rPr>
                <w:rFonts w:ascii="Trebuchet MS" w:hAnsi="Trebuchet MS" w:cs="Trebuchet MS"/>
                <w:sz w:val="18"/>
                <w:szCs w:val="18"/>
              </w:rPr>
              <w:t>1</w:t>
            </w:r>
          </w:p>
        </w:tc>
      </w:tr>
      <w:tr w:rsidR="00CB4BEB" w:rsidRPr="00B87969" w14:paraId="026CE352" w14:textId="77777777" w:rsidTr="003C0924">
        <w:trPr>
          <w:trHeight w:hRule="exact" w:val="277"/>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114D1E86" w14:textId="77777777" w:rsidR="00CB4BEB" w:rsidRPr="00CB3EE9" w:rsidRDefault="00CB4BEB" w:rsidP="003C0924">
            <w:pPr>
              <w:rPr>
                <w:rFonts w:ascii="Trebuchet MS" w:hAnsi="Trebuchet MS" w:cs="Trebuchet MS"/>
                <w:sz w:val="18"/>
                <w:szCs w:val="18"/>
              </w:rPr>
            </w:pPr>
            <w:proofErr w:type="spellStart"/>
            <w:r w:rsidRPr="00CB3EE9">
              <w:rPr>
                <w:rFonts w:ascii="Trebuchet MS" w:hAnsi="Trebuchet MS" w:cs="Trebuchet MS"/>
                <w:sz w:val="18"/>
                <w:szCs w:val="18"/>
              </w:rPr>
              <w:t>svaerhed</w:t>
            </w:r>
            <w:proofErr w:type="spellEnd"/>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5698C528"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Sværhedsgrad på ruten</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3DD07E80"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0291CEB8" w14:textId="77777777" w:rsidR="00CB4BEB" w:rsidRPr="00CB3EE9" w:rsidRDefault="00CB4BEB" w:rsidP="003C0924">
            <w:pPr>
              <w:rPr>
                <w:rFonts w:ascii="Trebuchet MS" w:hAnsi="Trebuchet MS" w:cs="Trebuchet MS"/>
                <w:sz w:val="18"/>
                <w:szCs w:val="18"/>
              </w:rPr>
            </w:pPr>
            <w:r>
              <w:rPr>
                <w:rFonts w:ascii="Trebuchet MS" w:hAnsi="Trebuchet MS" w:cs="Trebuchet MS"/>
                <w:sz w:val="18"/>
                <w:szCs w:val="18"/>
              </w:rPr>
              <w:t>0-30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2EB410A2"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4CEEDBA3" w14:textId="77777777" w:rsidR="00CB4BEB" w:rsidRPr="00CB3EE9" w:rsidRDefault="00CB4BEB" w:rsidP="003C0924">
            <w:pPr>
              <w:rPr>
                <w:rFonts w:ascii="Trebuchet MS" w:hAnsi="Trebuchet MS" w:cs="Trebuchet MS"/>
                <w:sz w:val="18"/>
                <w:szCs w:val="18"/>
              </w:rPr>
            </w:pPr>
            <w:r>
              <w:rPr>
                <w:rFonts w:ascii="Trebuchet MS" w:hAnsi="Trebuchet MS" w:cs="Trebuchet MS"/>
                <w:sz w:val="18"/>
                <w:szCs w:val="18"/>
              </w:rPr>
              <w:t>Let</w:t>
            </w:r>
          </w:p>
        </w:tc>
      </w:tr>
      <w:tr w:rsidR="00CB4BEB" w:rsidRPr="00F75679" w14:paraId="40A4E43A" w14:textId="77777777" w:rsidTr="003C0924">
        <w:trPr>
          <w:trHeight w:hRule="exact" w:val="500"/>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265971DE"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obs</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50722A84" w14:textId="1107DEF6"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Særlige opmærksomhedspunkter f.eks.: græssende dyr, vådt terræn osv.</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46D5E4C4"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16B612BD" w14:textId="77777777" w:rsidR="00CB4BEB" w:rsidRPr="00CB3EE9" w:rsidRDefault="00CB4BEB" w:rsidP="003C0924">
            <w:pPr>
              <w:rPr>
                <w:rFonts w:ascii="Trebuchet MS" w:hAnsi="Trebuchet MS" w:cs="Trebuchet MS"/>
                <w:sz w:val="18"/>
                <w:szCs w:val="18"/>
              </w:rPr>
            </w:pPr>
            <w:r>
              <w:rPr>
                <w:rFonts w:ascii="Trebuchet MS" w:hAnsi="Trebuchet MS" w:cs="Trebuchet MS"/>
                <w:sz w:val="18"/>
                <w:szCs w:val="18"/>
              </w:rPr>
              <w:t>0-254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1F9A6D6"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41825934" w14:textId="77777777" w:rsidR="00CB4BEB" w:rsidRPr="00CB3EE9" w:rsidRDefault="00CB4BEB" w:rsidP="003C0924">
            <w:pPr>
              <w:rPr>
                <w:rFonts w:ascii="Trebuchet MS" w:hAnsi="Trebuchet MS" w:cs="Trebuchet MS"/>
                <w:sz w:val="18"/>
                <w:szCs w:val="18"/>
              </w:rPr>
            </w:pPr>
            <w:r>
              <w:rPr>
                <w:rFonts w:ascii="Trebuchet MS" w:hAnsi="Trebuchet MS" w:cs="Trebuchet MS"/>
                <w:sz w:val="18"/>
                <w:szCs w:val="18"/>
              </w:rPr>
              <w:t>Der kan være meget vådt om sommeren</w:t>
            </w:r>
          </w:p>
        </w:tc>
      </w:tr>
      <w:tr w:rsidR="00CB4BEB" w:rsidRPr="00730F82" w14:paraId="3A7961C3" w14:textId="77777777" w:rsidTr="003C0924">
        <w:trPr>
          <w:trHeight w:hRule="exact" w:val="266"/>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10D451BA" w14:textId="77777777" w:rsidR="00CB4BEB" w:rsidRPr="00CB3EE9" w:rsidRDefault="00CB4BEB" w:rsidP="003C0924">
            <w:pPr>
              <w:rPr>
                <w:rFonts w:ascii="Trebuchet MS" w:hAnsi="Trebuchet MS" w:cs="Trebuchet MS"/>
                <w:sz w:val="18"/>
                <w:szCs w:val="18"/>
              </w:rPr>
            </w:pPr>
            <w:proofErr w:type="spellStart"/>
            <w:r w:rsidRPr="00CB3EE9">
              <w:rPr>
                <w:rFonts w:ascii="Trebuchet MS" w:hAnsi="Trebuchet MS" w:cs="Trebuchet MS"/>
                <w:sz w:val="18"/>
                <w:szCs w:val="18"/>
              </w:rPr>
              <w:t>kategori_k</w:t>
            </w:r>
            <w:proofErr w:type="spellEnd"/>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3C4FF914"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Kode for kategori</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63134A0F"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760CFA76" w14:textId="77777777" w:rsidR="00CB4BEB" w:rsidRPr="00CB3EE9" w:rsidRDefault="00CB4BEB" w:rsidP="003C0924">
            <w:pPr>
              <w:rPr>
                <w:rFonts w:ascii="Trebuchet MS" w:hAnsi="Trebuchet MS" w:cs="Trebuchet MS"/>
                <w:sz w:val="18"/>
                <w:szCs w:val="18"/>
              </w:rPr>
            </w:pPr>
            <w:r>
              <w:rPr>
                <w:rFonts w:ascii="Trebuchet MS" w:hAnsi="Trebuchet MS" w:cs="Trebuchet MS"/>
                <w:sz w:val="18"/>
                <w:szCs w:val="18"/>
              </w:rPr>
              <w:t>1-9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AF178FA"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4CBAEF41" w14:textId="77777777" w:rsidR="00CB4BEB" w:rsidRPr="00CB3EE9" w:rsidRDefault="00CB4BEB" w:rsidP="003C0924">
            <w:pPr>
              <w:rPr>
                <w:rFonts w:ascii="Trebuchet MS" w:hAnsi="Trebuchet MS" w:cs="Trebuchet MS"/>
                <w:sz w:val="18"/>
                <w:szCs w:val="18"/>
              </w:rPr>
            </w:pPr>
            <w:r>
              <w:rPr>
                <w:rFonts w:ascii="Trebuchet MS" w:hAnsi="Trebuchet MS" w:cs="Trebuchet MS"/>
                <w:sz w:val="18"/>
                <w:szCs w:val="18"/>
              </w:rPr>
              <w:t>3</w:t>
            </w:r>
          </w:p>
        </w:tc>
      </w:tr>
      <w:tr w:rsidR="00CB4BEB" w:rsidRPr="00730F82" w14:paraId="68A559D7" w14:textId="77777777" w:rsidTr="003C0924">
        <w:trPr>
          <w:trHeight w:hRule="exact" w:val="284"/>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5DA844D0"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kategori</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1B64CAA3"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Kategori af rute</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04BE9859"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1EE74C9A" w14:textId="77777777" w:rsidR="00CB4BEB" w:rsidRPr="00CB3EE9" w:rsidRDefault="00CB4BEB" w:rsidP="003C0924">
            <w:pPr>
              <w:rPr>
                <w:rFonts w:ascii="Trebuchet MS" w:hAnsi="Trebuchet MS" w:cs="Trebuchet MS"/>
                <w:sz w:val="18"/>
                <w:szCs w:val="18"/>
              </w:rPr>
            </w:pPr>
            <w:r>
              <w:rPr>
                <w:rFonts w:ascii="Trebuchet MS" w:hAnsi="Trebuchet MS" w:cs="Trebuchet MS"/>
                <w:sz w:val="18"/>
                <w:szCs w:val="18"/>
              </w:rPr>
              <w:t>0-30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2A726140"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01099BA9" w14:textId="77777777" w:rsidR="00CB4BEB" w:rsidRPr="00CB3EE9" w:rsidRDefault="00CB4BEB" w:rsidP="003C0924">
            <w:pPr>
              <w:rPr>
                <w:rFonts w:ascii="Trebuchet MS" w:hAnsi="Trebuchet MS" w:cs="Trebuchet MS"/>
                <w:sz w:val="18"/>
                <w:szCs w:val="18"/>
              </w:rPr>
            </w:pPr>
            <w:r>
              <w:rPr>
                <w:rFonts w:ascii="Trebuchet MS" w:hAnsi="Trebuchet MS" w:cs="Trebuchet MS"/>
                <w:sz w:val="18"/>
                <w:szCs w:val="18"/>
              </w:rPr>
              <w:t>National</w:t>
            </w:r>
          </w:p>
        </w:tc>
      </w:tr>
      <w:tr w:rsidR="00CB4BEB" w:rsidRPr="003343D3" w14:paraId="59261D12" w14:textId="77777777" w:rsidTr="003C0924">
        <w:trPr>
          <w:trHeight w:hRule="exact" w:val="557"/>
        </w:trPr>
        <w:tc>
          <w:tcPr>
            <w:tcW w:w="2547" w:type="dxa"/>
            <w:tcBorders>
              <w:top w:val="single" w:sz="4" w:space="0" w:color="auto"/>
              <w:left w:val="single" w:sz="4" w:space="0" w:color="auto"/>
              <w:bottom w:val="single" w:sz="4" w:space="0" w:color="auto"/>
              <w:right w:val="single" w:sz="4" w:space="0" w:color="auto"/>
            </w:tcBorders>
            <w:shd w:val="clear" w:color="auto" w:fill="D9D9D9"/>
          </w:tcPr>
          <w:p w14:paraId="2A7476D5" w14:textId="77777777" w:rsidR="00CB4BEB" w:rsidRPr="00CB3EE9" w:rsidRDefault="00CB4BEB" w:rsidP="003C0924">
            <w:pPr>
              <w:rPr>
                <w:rFonts w:ascii="Trebuchet MS" w:hAnsi="Trebuchet MS" w:cs="Trebuchet MS"/>
                <w:sz w:val="18"/>
                <w:szCs w:val="18"/>
              </w:rPr>
            </w:pPr>
            <w:proofErr w:type="spellStart"/>
            <w:r w:rsidRPr="00CB3EE9">
              <w:rPr>
                <w:rFonts w:ascii="Trebuchet MS" w:hAnsi="Trebuchet MS" w:cs="Trebuchet MS"/>
                <w:sz w:val="18"/>
                <w:szCs w:val="18"/>
              </w:rPr>
              <w:t>certifi_k</w:t>
            </w:r>
            <w:proofErr w:type="spellEnd"/>
          </w:p>
        </w:tc>
        <w:tc>
          <w:tcPr>
            <w:tcW w:w="4491" w:type="dxa"/>
            <w:tcBorders>
              <w:top w:val="single" w:sz="4" w:space="0" w:color="auto"/>
              <w:left w:val="single" w:sz="4" w:space="0" w:color="auto"/>
              <w:bottom w:val="single" w:sz="4" w:space="0" w:color="auto"/>
              <w:right w:val="single" w:sz="4" w:space="0" w:color="auto"/>
            </w:tcBorders>
            <w:shd w:val="clear" w:color="auto" w:fill="auto"/>
            <w:vAlign w:val="center"/>
          </w:tcPr>
          <w:p w14:paraId="50FF93A2" w14:textId="3E640B34"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Kode for om certifice</w:t>
            </w:r>
            <w:r w:rsidR="00D760F9">
              <w:rPr>
                <w:rFonts w:ascii="Trebuchet MS" w:hAnsi="Trebuchet MS" w:cs="Trebuchet MS"/>
                <w:sz w:val="18"/>
                <w:szCs w:val="18"/>
              </w:rPr>
              <w:t>r</w:t>
            </w:r>
            <w:r w:rsidRPr="00CB3EE9">
              <w:rPr>
                <w:rFonts w:ascii="Trebuchet MS" w:hAnsi="Trebuchet MS" w:cs="Trebuchet MS"/>
                <w:sz w:val="18"/>
                <w:szCs w:val="18"/>
              </w:rPr>
              <w:t>ing som ruten har.</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7CF87EA"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6F9E0295"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0-99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1BD60199" w14:textId="77777777" w:rsidR="00CB4BEB" w:rsidRPr="00CB3EE9" w:rsidRDefault="00CB4BEB" w:rsidP="003C0924">
            <w:pPr>
              <w:jc w:val="center"/>
              <w:rPr>
                <w:rFonts w:ascii="Trebuchet MS" w:hAnsi="Trebuchet MS" w:cs="Trebuchet MS"/>
                <w:sz w:val="18"/>
                <w:szCs w:val="18"/>
              </w:rPr>
            </w:pPr>
            <w:r w:rsidRPr="00CB3EE9">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center"/>
          </w:tcPr>
          <w:p w14:paraId="7C07FA9C"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4</w:t>
            </w:r>
          </w:p>
        </w:tc>
      </w:tr>
      <w:tr w:rsidR="00CB4BEB" w:rsidRPr="003343D3" w14:paraId="70F3E928" w14:textId="77777777" w:rsidTr="00D760F9">
        <w:trPr>
          <w:trHeight w:hRule="exact" w:val="1220"/>
        </w:trPr>
        <w:tc>
          <w:tcPr>
            <w:tcW w:w="2547" w:type="dxa"/>
            <w:tcBorders>
              <w:top w:val="single" w:sz="4" w:space="0" w:color="auto"/>
              <w:left w:val="single" w:sz="4" w:space="0" w:color="auto"/>
              <w:bottom w:val="single" w:sz="4" w:space="0" w:color="auto"/>
              <w:right w:val="single" w:sz="4" w:space="0" w:color="auto"/>
            </w:tcBorders>
            <w:shd w:val="clear" w:color="auto" w:fill="D9D9D9"/>
          </w:tcPr>
          <w:p w14:paraId="263612AF" w14:textId="77777777" w:rsidR="00CB4BEB" w:rsidRPr="00D760F9" w:rsidRDefault="00CB4BEB" w:rsidP="003C0924">
            <w:pPr>
              <w:rPr>
                <w:rFonts w:ascii="Trebuchet MS" w:hAnsi="Trebuchet MS" w:cs="Trebuchet MS"/>
                <w:sz w:val="18"/>
                <w:szCs w:val="18"/>
              </w:rPr>
            </w:pPr>
            <w:proofErr w:type="spellStart"/>
            <w:r w:rsidRPr="00D760F9">
              <w:rPr>
                <w:rFonts w:ascii="Trebuchet MS" w:hAnsi="Trebuchet MS" w:cs="Trebuchet MS"/>
                <w:sz w:val="18"/>
                <w:szCs w:val="18"/>
              </w:rPr>
              <w:t>certifi</w:t>
            </w:r>
            <w:proofErr w:type="spellEnd"/>
          </w:p>
        </w:tc>
        <w:tc>
          <w:tcPr>
            <w:tcW w:w="4491" w:type="dxa"/>
            <w:tcBorders>
              <w:top w:val="single" w:sz="4" w:space="0" w:color="auto"/>
              <w:left w:val="single" w:sz="4" w:space="0" w:color="auto"/>
              <w:bottom w:val="single" w:sz="4" w:space="0" w:color="auto"/>
              <w:right w:val="single" w:sz="4" w:space="0" w:color="auto"/>
            </w:tcBorders>
            <w:shd w:val="clear" w:color="auto" w:fill="auto"/>
            <w:vAlign w:val="center"/>
          </w:tcPr>
          <w:p w14:paraId="03778092" w14:textId="32F0DF5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 xml:space="preserve">Certificeret rute f.eks. fra </w:t>
            </w:r>
            <w:hyperlink r:id="rId46" w:history="1">
              <w:r w:rsidRPr="00D760F9">
                <w:rPr>
                  <w:rFonts w:ascii="Trebuchet MS" w:hAnsi="Trebuchet MS" w:cs="Trebuchet MS"/>
                  <w:sz w:val="18"/>
                  <w:szCs w:val="18"/>
                </w:rPr>
                <w:t>https://www.wanderinstitut.de/premium-stadtwanderwege/</w:t>
              </w:r>
            </w:hyperlink>
            <w:r w:rsidRPr="00D760F9">
              <w:rPr>
                <w:rFonts w:ascii="Trebuchet MS" w:hAnsi="Trebuchet MS" w:cs="Trebuchet MS"/>
                <w:sz w:val="18"/>
                <w:szCs w:val="18"/>
              </w:rPr>
              <w:t>. Felt til</w:t>
            </w:r>
            <w:r w:rsidR="00D760F9">
              <w:rPr>
                <w:rFonts w:ascii="Trebuchet MS" w:hAnsi="Trebuchet MS" w:cs="Trebuchet MS"/>
                <w:sz w:val="18"/>
                <w:szCs w:val="18"/>
              </w:rPr>
              <w:t xml:space="preserve"> </w:t>
            </w:r>
            <w:r w:rsidRPr="00D760F9">
              <w:rPr>
                <w:rFonts w:ascii="Trebuchet MS" w:hAnsi="Trebuchet MS" w:cs="Trebuchet MS"/>
                <w:sz w:val="18"/>
                <w:szCs w:val="18"/>
              </w:rPr>
              <w:t>angive</w:t>
            </w:r>
            <w:r w:rsidR="00D760F9">
              <w:rPr>
                <w:rFonts w:ascii="Trebuchet MS" w:hAnsi="Trebuchet MS" w:cs="Trebuchet MS"/>
                <w:sz w:val="18"/>
                <w:szCs w:val="18"/>
              </w:rPr>
              <w:t>lse af,</w:t>
            </w:r>
            <w:r w:rsidRPr="00D760F9">
              <w:rPr>
                <w:rFonts w:ascii="Trebuchet MS" w:hAnsi="Trebuchet MS" w:cs="Trebuchet MS"/>
                <w:sz w:val="18"/>
                <w:szCs w:val="18"/>
              </w:rPr>
              <w:t xml:space="preserve"> hvilken certificeringen den enkelte rute har.</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A8C0EF9"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0A272733"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0-40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1B17809C" w14:textId="42534479" w:rsidR="00CB4BEB" w:rsidRPr="00D760F9" w:rsidRDefault="00D760F9" w:rsidP="003C0924">
            <w:pPr>
              <w:jc w:val="center"/>
              <w:rPr>
                <w:rFonts w:ascii="Trebuchet MS" w:hAnsi="Trebuchet MS" w:cs="Trebuchet MS"/>
                <w:sz w:val="18"/>
                <w:szCs w:val="18"/>
              </w:rPr>
            </w:pPr>
            <w:r>
              <w:rPr>
                <w:rFonts w:ascii="Trebuchet MS" w:hAnsi="Trebuchet MS" w:cs="Trebuchet MS"/>
                <w:sz w:val="18"/>
                <w:szCs w:val="18"/>
              </w:rPr>
              <w:t>S</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center"/>
          </w:tcPr>
          <w:p w14:paraId="6FAD932C"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 xml:space="preserve">Premium – </w:t>
            </w:r>
            <w:proofErr w:type="spellStart"/>
            <w:r w:rsidRPr="00D760F9">
              <w:rPr>
                <w:rFonts w:ascii="Trebuchet MS" w:hAnsi="Trebuchet MS" w:cs="Trebuchet MS"/>
                <w:sz w:val="18"/>
                <w:szCs w:val="18"/>
              </w:rPr>
              <w:t>byvandrerute</w:t>
            </w:r>
            <w:proofErr w:type="spellEnd"/>
          </w:p>
        </w:tc>
      </w:tr>
      <w:tr w:rsidR="00CB4BEB" w:rsidRPr="00CD7A7F" w14:paraId="412E5803" w14:textId="77777777" w:rsidTr="003C0924">
        <w:trPr>
          <w:trHeight w:hRule="exact" w:val="497"/>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58448C34" w14:textId="77777777" w:rsidR="00CB4BEB" w:rsidRPr="00D760F9" w:rsidRDefault="00CB4BEB" w:rsidP="003C0924">
            <w:pPr>
              <w:rPr>
                <w:rFonts w:ascii="Trebuchet MS" w:hAnsi="Trebuchet MS" w:cs="Trebuchet MS"/>
                <w:sz w:val="18"/>
                <w:szCs w:val="18"/>
              </w:rPr>
            </w:pPr>
            <w:proofErr w:type="spellStart"/>
            <w:r w:rsidRPr="00D760F9">
              <w:rPr>
                <w:rFonts w:ascii="Trebuchet MS" w:hAnsi="Trebuchet MS" w:cs="Trebuchet MS"/>
                <w:sz w:val="18"/>
                <w:szCs w:val="18"/>
              </w:rPr>
              <w:lastRenderedPageBreak/>
              <w:t>hierarki_k</w:t>
            </w:r>
            <w:proofErr w:type="spellEnd"/>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58C39DA7"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Kode for rutes hierarki</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6383E5AF" w14:textId="77777777" w:rsidR="00CB4BEB" w:rsidRPr="00D760F9"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560F587E" w14:textId="77777777" w:rsidR="00CB4BEB" w:rsidRPr="00D760F9" w:rsidRDefault="00CB4BEB" w:rsidP="003C0924">
            <w:pPr>
              <w:rPr>
                <w:rFonts w:ascii="Trebuchet MS" w:hAnsi="Trebuchet MS" w:cs="Trebuchet MS"/>
                <w:sz w:val="18"/>
                <w:szCs w:val="18"/>
              </w:rPr>
            </w:pPr>
            <w:r>
              <w:rPr>
                <w:rFonts w:ascii="Trebuchet MS" w:hAnsi="Trebuchet MS" w:cs="Trebuchet MS"/>
                <w:sz w:val="18"/>
                <w:szCs w:val="18"/>
              </w:rPr>
              <w:t>1-9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25C2C586" w14:textId="77777777" w:rsidR="00CB4BEB" w:rsidRPr="00930980"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3C2060CC" w14:textId="77777777" w:rsidR="00CB4BEB" w:rsidRPr="00D760F9" w:rsidRDefault="00CB4BEB" w:rsidP="003C0924">
            <w:pPr>
              <w:rPr>
                <w:rFonts w:ascii="Trebuchet MS" w:hAnsi="Trebuchet MS" w:cs="Trebuchet MS"/>
                <w:sz w:val="18"/>
                <w:szCs w:val="18"/>
              </w:rPr>
            </w:pPr>
            <w:r>
              <w:rPr>
                <w:rFonts w:ascii="Trebuchet MS" w:hAnsi="Trebuchet MS" w:cs="Trebuchet MS"/>
                <w:sz w:val="18"/>
                <w:szCs w:val="18"/>
              </w:rPr>
              <w:t>2</w:t>
            </w:r>
          </w:p>
        </w:tc>
      </w:tr>
      <w:tr w:rsidR="00CB4BEB" w:rsidRPr="00CD7A7F" w14:paraId="18D4762A" w14:textId="77777777" w:rsidTr="003C0924">
        <w:trPr>
          <w:trHeight w:hRule="exact" w:val="497"/>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29F34621"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hierarki</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74D62E10"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Hierarki af rute</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57B1FFFE" w14:textId="77777777" w:rsidR="00CB4BEB" w:rsidRPr="00D760F9"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62B68791" w14:textId="77777777" w:rsidR="00CB4BEB" w:rsidRPr="00D760F9" w:rsidRDefault="00CB4BEB" w:rsidP="003C0924">
            <w:pPr>
              <w:rPr>
                <w:rFonts w:ascii="Trebuchet MS" w:hAnsi="Trebuchet MS" w:cs="Trebuchet MS"/>
                <w:sz w:val="18"/>
                <w:szCs w:val="18"/>
              </w:rPr>
            </w:pPr>
            <w:r>
              <w:rPr>
                <w:rFonts w:ascii="Trebuchet MS" w:hAnsi="Trebuchet MS" w:cs="Trebuchet MS"/>
                <w:sz w:val="18"/>
                <w:szCs w:val="18"/>
              </w:rPr>
              <w:t>0-30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0F7BACC8" w14:textId="77777777" w:rsidR="00CB4BEB" w:rsidRPr="00930980"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16A025BD" w14:textId="77777777" w:rsidR="00CB4BEB" w:rsidRPr="00D760F9" w:rsidRDefault="00CB4BEB" w:rsidP="003C0924">
            <w:pPr>
              <w:rPr>
                <w:rFonts w:ascii="Trebuchet MS" w:hAnsi="Trebuchet MS" w:cs="Trebuchet MS"/>
                <w:sz w:val="18"/>
                <w:szCs w:val="18"/>
              </w:rPr>
            </w:pPr>
            <w:r>
              <w:rPr>
                <w:rFonts w:ascii="Trebuchet MS" w:hAnsi="Trebuchet MS" w:cs="Trebuchet MS"/>
                <w:sz w:val="18"/>
                <w:szCs w:val="18"/>
              </w:rPr>
              <w:t>Sløjfe</w:t>
            </w:r>
          </w:p>
        </w:tc>
      </w:tr>
      <w:tr w:rsidR="00CB4BEB" w:rsidRPr="00CD7A7F" w14:paraId="2D62CC0F" w14:textId="77777777" w:rsidTr="003C0924">
        <w:trPr>
          <w:trHeight w:hRule="exact" w:val="497"/>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29C5ED12" w14:textId="77777777" w:rsidR="00CB4BEB" w:rsidRPr="00D760F9" w:rsidRDefault="00CB4BEB" w:rsidP="003C0924">
            <w:pPr>
              <w:rPr>
                <w:rFonts w:ascii="Trebuchet MS" w:hAnsi="Trebuchet MS" w:cs="Trebuchet MS"/>
                <w:sz w:val="18"/>
                <w:szCs w:val="18"/>
              </w:rPr>
            </w:pPr>
            <w:proofErr w:type="spellStart"/>
            <w:r w:rsidRPr="00D760F9">
              <w:rPr>
                <w:rFonts w:ascii="Trebuchet MS" w:hAnsi="Trebuchet MS" w:cs="Trebuchet MS"/>
                <w:sz w:val="18"/>
                <w:szCs w:val="18"/>
              </w:rPr>
              <w:t>folder_k</w:t>
            </w:r>
            <w:proofErr w:type="spellEnd"/>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29248DC7"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Kode for om der findes en folder</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7A5FD4A5"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496DB77A"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0-3</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1248EC7" w14:textId="77777777" w:rsidR="00CB4BEB" w:rsidRPr="00D760F9" w:rsidRDefault="00CB4BEB" w:rsidP="003C0924">
            <w:pPr>
              <w:jc w:val="center"/>
              <w:rPr>
                <w:rFonts w:ascii="Trebuchet MS" w:hAnsi="Trebuchet MS" w:cs="Trebuchet MS"/>
                <w:sz w:val="18"/>
                <w:szCs w:val="18"/>
              </w:rPr>
            </w:pPr>
            <w:r w:rsidRPr="00930980">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42861866" w14:textId="77777777" w:rsidR="00CB4BEB" w:rsidRPr="00D760F9" w:rsidRDefault="00CB4BEB" w:rsidP="003C0924">
            <w:pPr>
              <w:rPr>
                <w:rFonts w:ascii="Trebuchet MS" w:hAnsi="Trebuchet MS" w:cs="Trebuchet MS"/>
                <w:sz w:val="18"/>
                <w:szCs w:val="18"/>
              </w:rPr>
            </w:pPr>
            <w:proofErr w:type="spellStart"/>
            <w:r w:rsidRPr="00D760F9">
              <w:rPr>
                <w:rFonts w:ascii="Trebuchet MS" w:hAnsi="Trebuchet MS" w:cs="Trebuchet MS"/>
                <w:sz w:val="18"/>
                <w:szCs w:val="18"/>
              </w:rPr>
              <w:t>d_basis_ja_nej</w:t>
            </w:r>
            <w:proofErr w:type="spellEnd"/>
          </w:p>
        </w:tc>
      </w:tr>
      <w:tr w:rsidR="00CB4BEB" w:rsidRPr="00CD7A7F" w14:paraId="2C91AED3" w14:textId="77777777" w:rsidTr="003C0924">
        <w:trPr>
          <w:trHeight w:hRule="exact" w:val="497"/>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423B2E78"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folder</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73729552"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Findes der en folder til ruten</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0DD761EE"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1AD493BF"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0-7</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834C746" w14:textId="77777777" w:rsidR="00CB4BEB" w:rsidRPr="00D760F9" w:rsidRDefault="00CB4BEB" w:rsidP="003C0924">
            <w:pPr>
              <w:jc w:val="center"/>
              <w:rPr>
                <w:rFonts w:ascii="Trebuchet MS" w:hAnsi="Trebuchet MS" w:cs="Trebuchet MS"/>
                <w:sz w:val="18"/>
                <w:szCs w:val="18"/>
              </w:rPr>
            </w:pPr>
            <w:r w:rsidRPr="00930980">
              <w:rPr>
                <w:rFonts w:ascii="Trebuchet MS" w:hAnsi="Trebuchet MS" w:cs="Trebuchet MS"/>
                <w:sz w:val="18"/>
                <w:szCs w:val="18"/>
              </w:rPr>
              <w:t>S</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4BCDADCF"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Ja</w:t>
            </w:r>
          </w:p>
        </w:tc>
      </w:tr>
      <w:tr w:rsidR="00CB4BEB" w:rsidRPr="007B0C26" w14:paraId="18BB055F" w14:textId="77777777" w:rsidTr="003C0924">
        <w:trPr>
          <w:trHeight w:hRule="exact" w:val="497"/>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6BEC9936" w14:textId="77777777" w:rsidR="00CB4BEB" w:rsidRPr="00D760F9" w:rsidRDefault="00CB4BEB" w:rsidP="003C0924">
            <w:pPr>
              <w:rPr>
                <w:rFonts w:ascii="Trebuchet MS" w:hAnsi="Trebuchet MS" w:cs="Trebuchet MS"/>
                <w:sz w:val="18"/>
                <w:szCs w:val="18"/>
              </w:rPr>
            </w:pPr>
            <w:proofErr w:type="spellStart"/>
            <w:r w:rsidRPr="00D760F9">
              <w:rPr>
                <w:rFonts w:ascii="Trebuchet MS" w:hAnsi="Trebuchet MS" w:cs="Trebuchet MS"/>
                <w:sz w:val="18"/>
                <w:szCs w:val="18"/>
              </w:rPr>
              <w:t>folde_link</w:t>
            </w:r>
            <w:proofErr w:type="spellEnd"/>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6EBE8E2C"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Link (URL) til folder</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1F611B02"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6B55DA4A"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0-1024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57A43C6C" w14:textId="77777777" w:rsidR="00CB4BEB" w:rsidRPr="00D760F9" w:rsidRDefault="00CB4BEB" w:rsidP="003C0924">
            <w:pPr>
              <w:jc w:val="center"/>
              <w:rPr>
                <w:rFonts w:ascii="Trebuchet MS" w:hAnsi="Trebuchet MS" w:cs="Trebuchet MS"/>
                <w:sz w:val="18"/>
                <w:szCs w:val="18"/>
              </w:rPr>
            </w:pPr>
            <w:r w:rsidRPr="00D760F9">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52AED8AB"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https://www.link.dk/folder.pdf</w:t>
            </w:r>
          </w:p>
        </w:tc>
      </w:tr>
      <w:tr w:rsidR="00CB4BEB" w:rsidRPr="007B0C26" w14:paraId="63CCE3AB" w14:textId="77777777" w:rsidTr="003C0924">
        <w:trPr>
          <w:trHeight w:hRule="exact" w:val="497"/>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59C9BA8B"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foldelink1</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2B0646B5"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Link (URL) til folder</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2AD349EC"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06C7B71C"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0-1024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36C84E84" w14:textId="77777777" w:rsidR="00CB4BEB" w:rsidRPr="00D760F9" w:rsidRDefault="00CB4BEB" w:rsidP="003C0924">
            <w:pPr>
              <w:jc w:val="center"/>
              <w:rPr>
                <w:rFonts w:ascii="Trebuchet MS" w:hAnsi="Trebuchet MS" w:cs="Trebuchet MS"/>
                <w:sz w:val="18"/>
                <w:szCs w:val="18"/>
              </w:rPr>
            </w:pPr>
            <w:r w:rsidRPr="00D760F9">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3D78F146"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https://www.link.dk/folder.pdf</w:t>
            </w:r>
          </w:p>
        </w:tc>
      </w:tr>
      <w:tr w:rsidR="00CB4BEB" w:rsidRPr="007B0C26" w14:paraId="1B388A6D" w14:textId="77777777" w:rsidTr="003C0924">
        <w:trPr>
          <w:trHeight w:hRule="exact" w:val="497"/>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4646FDC6"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foldelink2</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2C8268ED"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Link (URL) til folder</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22001754"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788BB313"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0-1024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2261DDA2" w14:textId="77777777" w:rsidR="00CB4BEB" w:rsidRPr="00D760F9" w:rsidRDefault="00CB4BEB" w:rsidP="003C0924">
            <w:pPr>
              <w:jc w:val="center"/>
              <w:rPr>
                <w:rFonts w:ascii="Trebuchet MS" w:hAnsi="Trebuchet MS" w:cs="Trebuchet MS"/>
                <w:sz w:val="18"/>
                <w:szCs w:val="18"/>
              </w:rPr>
            </w:pPr>
            <w:r w:rsidRPr="00D760F9">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1F8061E6"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https://www.link.dk/folder.pdf</w:t>
            </w:r>
          </w:p>
        </w:tc>
      </w:tr>
      <w:tr w:rsidR="00CB4BEB" w:rsidRPr="007B0C26" w14:paraId="3B530D8C" w14:textId="77777777" w:rsidTr="003C0924">
        <w:trPr>
          <w:trHeight w:hRule="exact" w:val="497"/>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63233137"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foldelink3</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5823FEF8"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Link (URL) til folder</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77F950D3"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329E9B99"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0-1024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09C41A9F" w14:textId="77777777" w:rsidR="00CB4BEB" w:rsidRPr="00D760F9" w:rsidRDefault="00CB4BEB" w:rsidP="003C0924">
            <w:pPr>
              <w:jc w:val="center"/>
              <w:rPr>
                <w:rFonts w:ascii="Trebuchet MS" w:hAnsi="Trebuchet MS" w:cs="Trebuchet MS"/>
                <w:sz w:val="18"/>
                <w:szCs w:val="18"/>
              </w:rPr>
            </w:pPr>
            <w:r w:rsidRPr="00D760F9">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433DF7AA"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https://www.link.dk/folder.pdf</w:t>
            </w:r>
          </w:p>
        </w:tc>
      </w:tr>
      <w:tr w:rsidR="00CB4BEB" w:rsidRPr="00CA6321" w14:paraId="6822A9D3"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7C3B9710" w14:textId="77777777" w:rsidR="00CB4BEB" w:rsidRPr="00D760F9" w:rsidRDefault="00CB4BEB" w:rsidP="003C0924">
            <w:pPr>
              <w:rPr>
                <w:rFonts w:ascii="Trebuchet MS" w:hAnsi="Trebuchet MS" w:cs="Trebuchet MS"/>
                <w:sz w:val="18"/>
                <w:szCs w:val="18"/>
              </w:rPr>
            </w:pPr>
            <w:proofErr w:type="spellStart"/>
            <w:r w:rsidRPr="00D760F9">
              <w:rPr>
                <w:rFonts w:ascii="Trebuchet MS" w:hAnsi="Trebuchet MS" w:cs="Trebuchet MS"/>
                <w:sz w:val="18"/>
                <w:szCs w:val="18"/>
              </w:rPr>
              <w:t>foto_link</w:t>
            </w:r>
            <w:proofErr w:type="spellEnd"/>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151F2D89"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r w:rsidRPr="00D760F9" w:rsidDel="00365106">
              <w:rPr>
                <w:rFonts w:ascii="Trebuchet MS" w:hAnsi="Trebuchet MS" w:cs="Trebuchet MS"/>
                <w:sz w:val="18"/>
                <w:szCs w:val="18"/>
              </w:rPr>
              <w:t xml:space="preserve"> </w:t>
            </w:r>
          </w:p>
        </w:tc>
      </w:tr>
      <w:tr w:rsidR="00CB4BEB" w:rsidRPr="00CA6321" w14:paraId="3C72933A"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14D9E151"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foto_link1</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05A595DB"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p>
        </w:tc>
      </w:tr>
      <w:tr w:rsidR="00CB4BEB" w:rsidRPr="00CA6321" w14:paraId="1FB9DEE2"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1286F968"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foto_link2</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5F1ABC62"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p>
        </w:tc>
      </w:tr>
      <w:tr w:rsidR="00CB4BEB" w:rsidRPr="00CA6321" w14:paraId="0DB60773"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38A8516E"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foto_link3</w:t>
            </w:r>
          </w:p>
          <w:p w14:paraId="2C48ADD2" w14:textId="77777777" w:rsidR="00CB4BEB" w:rsidRPr="00D760F9" w:rsidRDefault="00CB4BEB" w:rsidP="003C0924">
            <w:pPr>
              <w:rPr>
                <w:rFonts w:ascii="Trebuchet MS" w:hAnsi="Trebuchet MS" w:cs="Trebuchet MS"/>
                <w:sz w:val="18"/>
                <w:szCs w:val="18"/>
              </w:rPr>
            </w:pP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7B41285A"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p>
        </w:tc>
      </w:tr>
      <w:tr w:rsidR="00CB4BEB" w:rsidRPr="00CA6321" w14:paraId="7E8A14E0"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1B4878E8" w14:textId="77777777" w:rsidR="00CB4BEB" w:rsidRPr="00D760F9" w:rsidRDefault="00CB4BEB" w:rsidP="003C0924">
            <w:pPr>
              <w:rPr>
                <w:rFonts w:ascii="Trebuchet MS" w:hAnsi="Trebuchet MS" w:cs="Trebuchet MS"/>
                <w:sz w:val="18"/>
                <w:szCs w:val="18"/>
              </w:rPr>
            </w:pPr>
            <w:proofErr w:type="spellStart"/>
            <w:r w:rsidRPr="00D760F9">
              <w:rPr>
                <w:rFonts w:ascii="Trebuchet MS" w:hAnsi="Trebuchet MS" w:cs="Trebuchet MS"/>
                <w:sz w:val="18"/>
                <w:szCs w:val="18"/>
              </w:rPr>
              <w:t>geofafoto</w:t>
            </w:r>
            <w:proofErr w:type="spellEnd"/>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4653239D"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p>
        </w:tc>
      </w:tr>
      <w:tr w:rsidR="00CB4BEB" w:rsidRPr="00CA6321" w14:paraId="5B3FEA9B"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124FC339"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geofafoto1</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19012046"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p>
        </w:tc>
      </w:tr>
      <w:tr w:rsidR="00CB4BEB" w:rsidRPr="00CA6321" w14:paraId="741905AD"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3E181998"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geofafoto2</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3D9ABB87"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p>
        </w:tc>
      </w:tr>
      <w:tr w:rsidR="00CB4BEB" w:rsidRPr="00CA6321" w14:paraId="402623B2"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7EFBC3AB"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geofafoto3</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1B8E60D9"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p>
        </w:tc>
      </w:tr>
      <w:tr w:rsidR="00CB4BEB" w:rsidRPr="00CA6321" w14:paraId="0C560BF8"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12344CB7" w14:textId="63DD4E11"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filmlink</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7B6FD547"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p>
        </w:tc>
      </w:tr>
      <w:tr w:rsidR="00CB4BEB" w:rsidRPr="00CA6321" w14:paraId="0CA8AF71"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5C15D048" w14:textId="3C08C95A"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 xml:space="preserve">filmlink1 </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4BE433EC"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p>
        </w:tc>
      </w:tr>
      <w:tr w:rsidR="00CB4BEB" w:rsidRPr="00CA6321" w14:paraId="474D8383"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3E5F3933" w14:textId="3821601B"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filmlink2</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66222760"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p>
        </w:tc>
      </w:tr>
      <w:tr w:rsidR="00CB4BEB" w:rsidRPr="00CA6321" w14:paraId="0B247567"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03BB192D" w14:textId="7370C08D"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filmlink3</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3BC18BFE"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p>
        </w:tc>
      </w:tr>
      <w:tr w:rsidR="00CB4BEB" w:rsidRPr="00CD7A7F" w14:paraId="49E7872C" w14:textId="77777777" w:rsidTr="003C0924">
        <w:trPr>
          <w:trHeight w:hRule="exact" w:val="497"/>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10B8BA00" w14:textId="77777777" w:rsidR="00CB4BEB" w:rsidRDefault="00CB4BEB" w:rsidP="003C0924">
            <w:pPr>
              <w:rPr>
                <w:rFonts w:ascii="Trebuchet MS" w:hAnsi="Trebuchet MS" w:cs="Trebuchet MS"/>
                <w:sz w:val="18"/>
                <w:szCs w:val="18"/>
              </w:rPr>
            </w:pPr>
            <w:proofErr w:type="spellStart"/>
            <w:r w:rsidRPr="00D760F9">
              <w:rPr>
                <w:rFonts w:ascii="Trebuchet MS" w:hAnsi="Trebuchet MS" w:cs="Trebuchet MS"/>
                <w:sz w:val="18"/>
                <w:szCs w:val="18"/>
              </w:rPr>
              <w:t>gpx_link</w:t>
            </w:r>
            <w:proofErr w:type="spellEnd"/>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19C453B7" w14:textId="69E03C9A"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 xml:space="preserve">Link til hjemmeside, hvor </w:t>
            </w:r>
            <w:r w:rsidR="00110BFF">
              <w:rPr>
                <w:rFonts w:ascii="Trebuchet MS" w:hAnsi="Trebuchet MS" w:cs="Trebuchet MS"/>
                <w:sz w:val="18"/>
                <w:szCs w:val="18"/>
              </w:rPr>
              <w:t>GPS</w:t>
            </w:r>
            <w:r w:rsidRPr="00D760F9">
              <w:rPr>
                <w:rFonts w:ascii="Trebuchet MS" w:hAnsi="Trebuchet MS" w:cs="Trebuchet MS"/>
                <w:sz w:val="18"/>
                <w:szCs w:val="18"/>
              </w:rPr>
              <w:t>-filen kan hentes.</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1BCC526C" w14:textId="77777777" w:rsidR="00CB4BEB"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0882C2E5" w14:textId="77777777" w:rsidR="00CB4BEB" w:rsidRDefault="00CB4BEB" w:rsidP="003C0924">
            <w:pPr>
              <w:rPr>
                <w:rFonts w:ascii="Trebuchet MS" w:hAnsi="Trebuchet MS" w:cs="Trebuchet MS"/>
                <w:sz w:val="18"/>
                <w:szCs w:val="18"/>
              </w:rPr>
            </w:pPr>
            <w:r>
              <w:rPr>
                <w:rFonts w:ascii="Trebuchet MS" w:hAnsi="Trebuchet MS" w:cs="Trebuchet MS"/>
                <w:sz w:val="18"/>
                <w:szCs w:val="18"/>
              </w:rPr>
              <w:t>0-1024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B7B6D83"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6924F568" w14:textId="77777777" w:rsidR="00CB4BEB" w:rsidRPr="005B0AD8" w:rsidRDefault="00CB4BEB" w:rsidP="003C0924">
            <w:pPr>
              <w:rPr>
                <w:rFonts w:ascii="Trebuchet MS" w:hAnsi="Trebuchet MS" w:cs="Trebuchet MS"/>
                <w:sz w:val="18"/>
                <w:szCs w:val="18"/>
              </w:rPr>
            </w:pPr>
          </w:p>
        </w:tc>
      </w:tr>
      <w:tr w:rsidR="00CB4BEB" w:rsidRPr="00F6698A" w14:paraId="3F75F3BD"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52398E81"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vejkode</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051CDDCF"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p>
        </w:tc>
      </w:tr>
      <w:tr w:rsidR="00CB4BEB" w:rsidRPr="00F6698A" w14:paraId="5CEF2643"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2B147393" w14:textId="77777777" w:rsidR="00CB4BEB" w:rsidRPr="00110BFF" w:rsidRDefault="00CB4BEB" w:rsidP="003C0924">
            <w:pPr>
              <w:rPr>
                <w:rFonts w:ascii="Trebuchet MS" w:hAnsi="Trebuchet MS" w:cs="Trebuchet MS"/>
                <w:sz w:val="18"/>
                <w:szCs w:val="18"/>
              </w:rPr>
            </w:pPr>
            <w:r w:rsidRPr="00110BFF">
              <w:rPr>
                <w:rFonts w:ascii="Trebuchet MS" w:hAnsi="Trebuchet MS" w:cs="Trebuchet MS"/>
                <w:sz w:val="18"/>
                <w:szCs w:val="18"/>
              </w:rPr>
              <w:t>vejnavn</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4AA2A70B" w14:textId="77777777" w:rsidR="00CB4BEB" w:rsidRPr="00110BFF" w:rsidRDefault="00CB4BEB" w:rsidP="003C0924">
            <w:pPr>
              <w:rPr>
                <w:rFonts w:ascii="Trebuchet MS" w:hAnsi="Trebuchet MS" w:cs="Trebuchet MS"/>
                <w:sz w:val="18"/>
                <w:szCs w:val="18"/>
              </w:rPr>
            </w:pPr>
            <w:r w:rsidRPr="00110BFF">
              <w:rPr>
                <w:rFonts w:ascii="Trebuchet MS" w:hAnsi="Trebuchet MS" w:cs="Trebuchet MS"/>
                <w:sz w:val="18"/>
                <w:szCs w:val="18"/>
              </w:rPr>
              <w:t>Felt defineret under: 4.1 Standardiserede felter til de temaspecifikke datamodeller</w:t>
            </w:r>
          </w:p>
        </w:tc>
      </w:tr>
      <w:tr w:rsidR="00CB4BEB" w:rsidRPr="00F6698A" w14:paraId="0D83256A"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5D9BCD4D" w14:textId="77777777" w:rsidR="00CB4BEB" w:rsidRPr="00110BFF" w:rsidRDefault="00CB4BEB" w:rsidP="003C0924">
            <w:pPr>
              <w:rPr>
                <w:rFonts w:ascii="Trebuchet MS" w:hAnsi="Trebuchet MS" w:cs="Trebuchet MS"/>
                <w:sz w:val="18"/>
                <w:szCs w:val="18"/>
              </w:rPr>
            </w:pPr>
            <w:proofErr w:type="spellStart"/>
            <w:r w:rsidRPr="00110BFF">
              <w:rPr>
                <w:rFonts w:ascii="Trebuchet MS" w:hAnsi="Trebuchet MS" w:cs="Trebuchet MS"/>
                <w:sz w:val="18"/>
                <w:szCs w:val="18"/>
              </w:rPr>
              <w:t>cvf_vejkode</w:t>
            </w:r>
            <w:proofErr w:type="spellEnd"/>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3D1FF191" w14:textId="77777777" w:rsidR="00CB4BEB" w:rsidRPr="00110BFF" w:rsidRDefault="00CB4BEB" w:rsidP="003C0924">
            <w:pPr>
              <w:rPr>
                <w:rFonts w:ascii="Trebuchet MS" w:hAnsi="Trebuchet MS" w:cs="Trebuchet MS"/>
                <w:sz w:val="18"/>
                <w:szCs w:val="18"/>
              </w:rPr>
            </w:pPr>
            <w:r w:rsidRPr="00110BFF">
              <w:rPr>
                <w:rFonts w:ascii="Trebuchet MS" w:hAnsi="Trebuchet MS" w:cs="Trebuchet MS"/>
                <w:sz w:val="18"/>
                <w:szCs w:val="18"/>
              </w:rPr>
              <w:t>Felt defineret under: 4.1 Standardiserede felter til de temaspecifikke datamodeller</w:t>
            </w:r>
          </w:p>
        </w:tc>
      </w:tr>
      <w:tr w:rsidR="00CB4BEB" w:rsidRPr="00F6698A" w14:paraId="07384DCD"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7B3F0FE6" w14:textId="77777777" w:rsidR="00CB4BEB" w:rsidRPr="00110BFF" w:rsidRDefault="00CB4BEB" w:rsidP="003C0924">
            <w:pPr>
              <w:rPr>
                <w:rFonts w:ascii="Trebuchet MS" w:hAnsi="Trebuchet MS" w:cs="Trebuchet MS"/>
                <w:sz w:val="18"/>
                <w:szCs w:val="18"/>
              </w:rPr>
            </w:pPr>
            <w:proofErr w:type="spellStart"/>
            <w:r w:rsidRPr="00110BFF">
              <w:rPr>
                <w:rFonts w:ascii="Trebuchet MS" w:hAnsi="Trebuchet MS" w:cs="Trebuchet MS"/>
                <w:sz w:val="18"/>
                <w:szCs w:val="18"/>
              </w:rPr>
              <w:t>husnr</w:t>
            </w:r>
            <w:proofErr w:type="spellEnd"/>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3D51D3D4" w14:textId="77777777" w:rsidR="00CB4BEB" w:rsidRPr="00110BFF" w:rsidRDefault="00CB4BEB" w:rsidP="003C0924">
            <w:pPr>
              <w:rPr>
                <w:rFonts w:ascii="Trebuchet MS" w:hAnsi="Trebuchet MS" w:cs="Trebuchet MS"/>
                <w:sz w:val="18"/>
                <w:szCs w:val="18"/>
              </w:rPr>
            </w:pPr>
            <w:r w:rsidRPr="00110BFF">
              <w:rPr>
                <w:rFonts w:ascii="Trebuchet MS" w:hAnsi="Trebuchet MS" w:cs="Trebuchet MS"/>
                <w:sz w:val="18"/>
                <w:szCs w:val="18"/>
              </w:rPr>
              <w:t>Felt defineret under: 4.1 Standardiserede felter til de temaspecifikke datamodeller</w:t>
            </w:r>
          </w:p>
        </w:tc>
      </w:tr>
      <w:tr w:rsidR="00CB4BEB" w:rsidRPr="00F6698A" w14:paraId="25F3E65F"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160D6686" w14:textId="77777777" w:rsidR="00CB4BEB" w:rsidRPr="00110BFF" w:rsidRDefault="00CB4BEB" w:rsidP="003C0924">
            <w:pPr>
              <w:rPr>
                <w:rFonts w:ascii="Trebuchet MS" w:hAnsi="Trebuchet MS" w:cs="Trebuchet MS"/>
                <w:sz w:val="18"/>
                <w:szCs w:val="18"/>
              </w:rPr>
            </w:pPr>
            <w:proofErr w:type="spellStart"/>
            <w:r w:rsidRPr="00110BFF">
              <w:rPr>
                <w:rFonts w:ascii="Trebuchet MS" w:hAnsi="Trebuchet MS" w:cs="Trebuchet MS"/>
                <w:sz w:val="18"/>
                <w:szCs w:val="18"/>
              </w:rPr>
              <w:t>postnr</w:t>
            </w:r>
            <w:proofErr w:type="spellEnd"/>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1B22ED3C" w14:textId="77777777" w:rsidR="00CB4BEB" w:rsidRPr="00110BFF" w:rsidRDefault="00CB4BEB" w:rsidP="003C0924">
            <w:pPr>
              <w:rPr>
                <w:rFonts w:ascii="Trebuchet MS" w:hAnsi="Trebuchet MS" w:cs="Trebuchet MS"/>
                <w:sz w:val="18"/>
                <w:szCs w:val="18"/>
              </w:rPr>
            </w:pPr>
            <w:r w:rsidRPr="00110BFF">
              <w:rPr>
                <w:rFonts w:ascii="Trebuchet MS" w:hAnsi="Trebuchet MS" w:cs="Trebuchet MS"/>
                <w:sz w:val="18"/>
                <w:szCs w:val="18"/>
              </w:rPr>
              <w:t>Felt defineret under: 4.1 Standardiserede felter til de temaspecifikke datamodeller</w:t>
            </w:r>
          </w:p>
        </w:tc>
      </w:tr>
      <w:tr w:rsidR="00CB4BEB" w:rsidRPr="00F6698A" w14:paraId="5E725B01"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18D9A09B" w14:textId="77777777" w:rsidR="00CB4BEB" w:rsidRPr="00110BFF" w:rsidRDefault="00CB4BEB" w:rsidP="003C0924">
            <w:pPr>
              <w:rPr>
                <w:rFonts w:ascii="Trebuchet MS" w:hAnsi="Trebuchet MS" w:cs="Trebuchet MS"/>
                <w:sz w:val="18"/>
                <w:szCs w:val="18"/>
              </w:rPr>
            </w:pPr>
            <w:proofErr w:type="spellStart"/>
            <w:r w:rsidRPr="00110BFF">
              <w:rPr>
                <w:rFonts w:ascii="Trebuchet MS" w:hAnsi="Trebuchet MS" w:cs="Trebuchet MS"/>
                <w:sz w:val="18"/>
                <w:szCs w:val="18"/>
              </w:rPr>
              <w:t>postnr_by</w:t>
            </w:r>
            <w:proofErr w:type="spellEnd"/>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6FF328D5" w14:textId="77777777" w:rsidR="00CB4BEB" w:rsidRPr="00110BFF" w:rsidRDefault="00CB4BEB" w:rsidP="003C0924">
            <w:pPr>
              <w:rPr>
                <w:rFonts w:ascii="Trebuchet MS" w:hAnsi="Trebuchet MS" w:cs="Trebuchet MS"/>
                <w:sz w:val="18"/>
                <w:szCs w:val="18"/>
              </w:rPr>
            </w:pPr>
            <w:r w:rsidRPr="00110BFF">
              <w:rPr>
                <w:rFonts w:ascii="Trebuchet MS" w:hAnsi="Trebuchet MS" w:cs="Trebuchet MS"/>
                <w:sz w:val="18"/>
                <w:szCs w:val="18"/>
              </w:rPr>
              <w:t>Felt defineret under: 4.1 Standardiserede felter til de temaspecifikke datamodeller</w:t>
            </w:r>
          </w:p>
        </w:tc>
      </w:tr>
      <w:tr w:rsidR="00CB4BEB" w:rsidRPr="00D76891" w14:paraId="617DEC00" w14:textId="77777777" w:rsidTr="003C0924">
        <w:trPr>
          <w:trHeight w:hRule="exact" w:val="497"/>
        </w:trPr>
        <w:tc>
          <w:tcPr>
            <w:tcW w:w="2547" w:type="dxa"/>
            <w:tcBorders>
              <w:top w:val="single" w:sz="4" w:space="0" w:color="auto"/>
              <w:left w:val="single" w:sz="4" w:space="0" w:color="auto"/>
              <w:bottom w:val="single" w:sz="4" w:space="0" w:color="auto"/>
              <w:right w:val="single" w:sz="4" w:space="0" w:color="auto"/>
            </w:tcBorders>
            <w:shd w:val="clear" w:color="auto" w:fill="D9D9D9"/>
          </w:tcPr>
          <w:p w14:paraId="641A174B" w14:textId="77777777" w:rsidR="00CB4BEB" w:rsidRPr="00110BFF" w:rsidRDefault="00CB4BEB" w:rsidP="003C0924">
            <w:pPr>
              <w:rPr>
                <w:rFonts w:ascii="Trebuchet MS" w:hAnsi="Trebuchet MS" w:cs="Trebuchet MS"/>
                <w:sz w:val="18"/>
                <w:szCs w:val="18"/>
              </w:rPr>
            </w:pPr>
            <w:proofErr w:type="spellStart"/>
            <w:r w:rsidRPr="00110BFF">
              <w:rPr>
                <w:rFonts w:ascii="Trebuchet MS" w:hAnsi="Trebuchet MS" w:cs="Trebuchet MS"/>
                <w:sz w:val="18"/>
                <w:szCs w:val="18"/>
              </w:rPr>
              <w:lastRenderedPageBreak/>
              <w:t>adr_id</w:t>
            </w:r>
            <w:proofErr w:type="spellEnd"/>
          </w:p>
        </w:tc>
        <w:tc>
          <w:tcPr>
            <w:tcW w:w="4491" w:type="dxa"/>
            <w:tcBorders>
              <w:top w:val="single" w:sz="4" w:space="0" w:color="auto"/>
              <w:left w:val="single" w:sz="4" w:space="0" w:color="auto"/>
              <w:bottom w:val="single" w:sz="4" w:space="0" w:color="auto"/>
              <w:right w:val="single" w:sz="4" w:space="0" w:color="auto"/>
            </w:tcBorders>
            <w:shd w:val="clear" w:color="auto" w:fill="auto"/>
            <w:vAlign w:val="center"/>
          </w:tcPr>
          <w:p w14:paraId="57FC8198" w14:textId="77777777" w:rsidR="00CB4BEB" w:rsidRPr="00110BFF" w:rsidRDefault="00CB4BEB" w:rsidP="003C0924">
            <w:pPr>
              <w:rPr>
                <w:rFonts w:ascii="Trebuchet MS" w:hAnsi="Trebuchet MS" w:cs="Trebuchet MS"/>
                <w:sz w:val="18"/>
                <w:szCs w:val="18"/>
              </w:rPr>
            </w:pPr>
            <w:r w:rsidRPr="00110BFF">
              <w:rPr>
                <w:rFonts w:ascii="Trebuchet MS" w:hAnsi="Trebuchet MS" w:cs="Trebuchet MS"/>
                <w:sz w:val="18"/>
                <w:szCs w:val="18"/>
              </w:rPr>
              <w:t>Entydig databasenøgle fra det officielle adresseregister. For startadressen på ruten</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D048CE6" w14:textId="77777777" w:rsidR="00CB4BEB" w:rsidRPr="00110BFF" w:rsidRDefault="00CB4BEB" w:rsidP="003C0924">
            <w:pPr>
              <w:rPr>
                <w:rFonts w:ascii="Trebuchet MS" w:hAnsi="Trebuchet MS" w:cs="Trebuchet MS"/>
                <w:sz w:val="18"/>
                <w:szCs w:val="18"/>
              </w:rPr>
            </w:pPr>
            <w:r w:rsidRPr="00110BFF">
              <w:rPr>
                <w:rFonts w:ascii="Trebuchet MS" w:hAnsi="Trebuchet MS" w:cs="Trebuchet MS"/>
                <w:sz w:val="18"/>
                <w:szCs w:val="18"/>
              </w:rPr>
              <w:t>UUID (128 bit)</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029DFD85" w14:textId="77777777" w:rsidR="00CB4BEB" w:rsidRPr="00110BFF" w:rsidRDefault="00CB4BEB" w:rsidP="003C0924">
            <w:pPr>
              <w:rPr>
                <w:rFonts w:ascii="Trebuchet MS" w:hAnsi="Trebuchet MS" w:cs="Trebuchet MS"/>
                <w:sz w:val="18"/>
                <w:szCs w:val="18"/>
              </w:rPr>
            </w:pPr>
            <w:r w:rsidRPr="00110BFF">
              <w:rPr>
                <w:rFonts w:ascii="Trebuchet MS" w:hAnsi="Trebuchet MS" w:cs="Trebuchet MS"/>
                <w:sz w:val="18"/>
                <w:szCs w:val="18"/>
              </w:rPr>
              <w:t>16 bytes</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02138002" w14:textId="77777777" w:rsidR="00CB4BEB" w:rsidRPr="00110BFF" w:rsidRDefault="00CB4BEB" w:rsidP="003C0924">
            <w:pPr>
              <w:jc w:val="center"/>
              <w:rPr>
                <w:rFonts w:ascii="Trebuchet MS" w:hAnsi="Trebuchet MS" w:cs="Trebuchet MS"/>
                <w:sz w:val="18"/>
                <w:szCs w:val="18"/>
              </w:rPr>
            </w:pPr>
            <w:r w:rsidRPr="00110BFF">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center"/>
          </w:tcPr>
          <w:p w14:paraId="4122720B" w14:textId="77777777" w:rsidR="00CB4BEB" w:rsidRPr="00985237" w:rsidRDefault="00CB4BEB" w:rsidP="003C0924">
            <w:pPr>
              <w:rPr>
                <w:rFonts w:ascii="Trebuchet MS" w:hAnsi="Trebuchet MS" w:cs="Trebuchet MS"/>
                <w:sz w:val="18"/>
                <w:szCs w:val="18"/>
                <w:lang w:val="en-US"/>
              </w:rPr>
            </w:pPr>
            <w:r w:rsidRPr="00985237">
              <w:rPr>
                <w:rFonts w:ascii="Trebuchet MS" w:hAnsi="Trebuchet MS" w:cs="Trebuchet MS"/>
                <w:sz w:val="18"/>
                <w:szCs w:val="18"/>
                <w:lang w:val="en-US"/>
              </w:rPr>
              <w:t>E6AB20EA-67E4-4C11-A051-B50A084788A3</w:t>
            </w:r>
          </w:p>
        </w:tc>
      </w:tr>
      <w:tr w:rsidR="00CB4BEB" w:rsidRPr="00B87969" w14:paraId="427719CB" w14:textId="77777777" w:rsidTr="003C0924">
        <w:trPr>
          <w:trHeight w:hRule="exact" w:val="255"/>
        </w:trPr>
        <w:tc>
          <w:tcPr>
            <w:tcW w:w="2547" w:type="dxa"/>
            <w:tcBorders>
              <w:top w:val="single" w:sz="4" w:space="0" w:color="auto"/>
              <w:left w:val="single" w:sz="4" w:space="0" w:color="auto"/>
              <w:bottom w:val="single" w:sz="4" w:space="0" w:color="auto"/>
              <w:right w:val="single" w:sz="4" w:space="0" w:color="auto"/>
            </w:tcBorders>
            <w:shd w:val="clear" w:color="auto" w:fill="97DDBA"/>
            <w:vAlign w:val="bottom"/>
          </w:tcPr>
          <w:p w14:paraId="36D3B6A9"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link</w:t>
            </w:r>
          </w:p>
        </w:tc>
        <w:tc>
          <w:tcPr>
            <w:tcW w:w="11169"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73133221"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Felt defineret under: 4.1 Standardiserede felter til de temaspecifikke datamodeller</w:t>
            </w:r>
          </w:p>
        </w:tc>
      </w:tr>
      <w:tr w:rsidR="00CB4BEB" w:rsidRPr="00402FD8" w14:paraId="3DA6741C" w14:textId="77777777" w:rsidTr="003C0924">
        <w:trPr>
          <w:trHeight w:hRule="exact" w:val="255"/>
        </w:trPr>
        <w:tc>
          <w:tcPr>
            <w:tcW w:w="2547" w:type="dxa"/>
            <w:tcBorders>
              <w:top w:val="single" w:sz="4" w:space="0" w:color="auto"/>
              <w:left w:val="single" w:sz="4" w:space="0" w:color="auto"/>
              <w:bottom w:val="single" w:sz="4" w:space="0" w:color="auto"/>
              <w:right w:val="single" w:sz="4" w:space="0" w:color="auto"/>
            </w:tcBorders>
            <w:shd w:val="clear" w:color="auto" w:fill="97DDBA"/>
            <w:vAlign w:val="bottom"/>
          </w:tcPr>
          <w:p w14:paraId="6E2559AF" w14:textId="77777777" w:rsidR="00CB4BEB" w:rsidRPr="00110BFF" w:rsidRDefault="00CB4BEB" w:rsidP="003C0924">
            <w:pPr>
              <w:rPr>
                <w:rFonts w:ascii="Trebuchet MS" w:hAnsi="Trebuchet MS" w:cs="Trebuchet MS"/>
                <w:sz w:val="18"/>
                <w:szCs w:val="18"/>
              </w:rPr>
            </w:pPr>
            <w:r w:rsidRPr="00110BFF">
              <w:rPr>
                <w:rFonts w:ascii="Trebuchet MS" w:hAnsi="Trebuchet MS" w:cs="Trebuchet MS"/>
                <w:sz w:val="18"/>
                <w:szCs w:val="18"/>
              </w:rPr>
              <w:t>link1</w:t>
            </w:r>
          </w:p>
        </w:tc>
        <w:tc>
          <w:tcPr>
            <w:tcW w:w="11169"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29EE7FB8" w14:textId="77777777" w:rsidR="00CB4BEB" w:rsidRPr="00110BFF" w:rsidRDefault="00CB4BEB" w:rsidP="003C0924">
            <w:pPr>
              <w:rPr>
                <w:rFonts w:ascii="Trebuchet MS" w:hAnsi="Trebuchet MS" w:cs="Trebuchet MS"/>
                <w:sz w:val="18"/>
                <w:szCs w:val="18"/>
              </w:rPr>
            </w:pPr>
            <w:r w:rsidRPr="00110BFF">
              <w:rPr>
                <w:rFonts w:ascii="Trebuchet MS" w:hAnsi="Trebuchet MS" w:cs="Trebuchet MS"/>
                <w:sz w:val="18"/>
                <w:szCs w:val="18"/>
              </w:rPr>
              <w:t>Felt defineret under: 4.1 Standardiserede felter til de temaspecifikke datamodeller</w:t>
            </w:r>
          </w:p>
        </w:tc>
      </w:tr>
      <w:tr w:rsidR="00CB4BEB" w:rsidRPr="00402FD8" w14:paraId="0E387767" w14:textId="77777777" w:rsidTr="003C0924">
        <w:trPr>
          <w:trHeight w:hRule="exact" w:val="255"/>
        </w:trPr>
        <w:tc>
          <w:tcPr>
            <w:tcW w:w="2547" w:type="dxa"/>
            <w:tcBorders>
              <w:top w:val="single" w:sz="4" w:space="0" w:color="auto"/>
              <w:left w:val="single" w:sz="4" w:space="0" w:color="auto"/>
              <w:bottom w:val="single" w:sz="4" w:space="0" w:color="auto"/>
              <w:right w:val="single" w:sz="4" w:space="0" w:color="auto"/>
            </w:tcBorders>
            <w:shd w:val="clear" w:color="auto" w:fill="97DDBA"/>
            <w:vAlign w:val="bottom"/>
          </w:tcPr>
          <w:p w14:paraId="35C12DD7" w14:textId="77777777" w:rsidR="00CB4BEB" w:rsidRPr="00110BFF" w:rsidRDefault="00CB4BEB" w:rsidP="003C0924">
            <w:pPr>
              <w:rPr>
                <w:rFonts w:ascii="Trebuchet MS" w:hAnsi="Trebuchet MS" w:cs="Trebuchet MS"/>
                <w:sz w:val="18"/>
                <w:szCs w:val="18"/>
              </w:rPr>
            </w:pPr>
            <w:r w:rsidRPr="00110BFF">
              <w:rPr>
                <w:rFonts w:ascii="Trebuchet MS" w:hAnsi="Trebuchet MS" w:cs="Trebuchet MS"/>
                <w:sz w:val="18"/>
                <w:szCs w:val="18"/>
              </w:rPr>
              <w:t>link2</w:t>
            </w:r>
          </w:p>
        </w:tc>
        <w:tc>
          <w:tcPr>
            <w:tcW w:w="11169"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4F085883" w14:textId="77777777" w:rsidR="00CB4BEB" w:rsidRPr="00110BFF" w:rsidRDefault="00CB4BEB" w:rsidP="003C0924">
            <w:pPr>
              <w:rPr>
                <w:rFonts w:ascii="Trebuchet MS" w:hAnsi="Trebuchet MS" w:cs="Trebuchet MS"/>
                <w:sz w:val="18"/>
                <w:szCs w:val="18"/>
              </w:rPr>
            </w:pPr>
            <w:r w:rsidRPr="00110BFF">
              <w:rPr>
                <w:rFonts w:ascii="Trebuchet MS" w:hAnsi="Trebuchet MS" w:cs="Trebuchet MS"/>
                <w:sz w:val="18"/>
                <w:szCs w:val="18"/>
              </w:rPr>
              <w:t>Felt defineret under: 4.1 Standardiserede felter til de temaspecifikke datamodeller</w:t>
            </w:r>
          </w:p>
        </w:tc>
      </w:tr>
      <w:tr w:rsidR="00CB4BEB" w:rsidRPr="00402FD8" w14:paraId="31EC077F" w14:textId="77777777" w:rsidTr="003C0924">
        <w:trPr>
          <w:trHeight w:hRule="exact" w:val="255"/>
        </w:trPr>
        <w:tc>
          <w:tcPr>
            <w:tcW w:w="2547" w:type="dxa"/>
            <w:tcBorders>
              <w:top w:val="single" w:sz="4" w:space="0" w:color="auto"/>
              <w:left w:val="single" w:sz="4" w:space="0" w:color="auto"/>
              <w:bottom w:val="single" w:sz="4" w:space="0" w:color="auto"/>
              <w:right w:val="single" w:sz="4" w:space="0" w:color="auto"/>
            </w:tcBorders>
            <w:shd w:val="clear" w:color="auto" w:fill="97DDBA"/>
            <w:vAlign w:val="bottom"/>
          </w:tcPr>
          <w:p w14:paraId="27496DC8" w14:textId="77777777" w:rsidR="00CB4BEB" w:rsidRPr="00110BFF" w:rsidRDefault="00CB4BEB" w:rsidP="003C0924">
            <w:pPr>
              <w:rPr>
                <w:rFonts w:ascii="Trebuchet MS" w:hAnsi="Trebuchet MS" w:cs="Trebuchet MS"/>
                <w:sz w:val="18"/>
                <w:szCs w:val="18"/>
              </w:rPr>
            </w:pPr>
            <w:r w:rsidRPr="00110BFF">
              <w:rPr>
                <w:rFonts w:ascii="Trebuchet MS" w:hAnsi="Trebuchet MS" w:cs="Trebuchet MS"/>
                <w:sz w:val="18"/>
                <w:szCs w:val="18"/>
              </w:rPr>
              <w:t>link3</w:t>
            </w:r>
          </w:p>
        </w:tc>
        <w:tc>
          <w:tcPr>
            <w:tcW w:w="11169"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47055072" w14:textId="77777777" w:rsidR="00CB4BEB" w:rsidRPr="00110BFF" w:rsidRDefault="00CB4BEB" w:rsidP="003C0924">
            <w:pPr>
              <w:rPr>
                <w:rFonts w:ascii="Trebuchet MS" w:hAnsi="Trebuchet MS" w:cs="Trebuchet MS"/>
                <w:sz w:val="18"/>
                <w:szCs w:val="18"/>
              </w:rPr>
            </w:pPr>
            <w:r w:rsidRPr="00110BFF">
              <w:rPr>
                <w:rFonts w:ascii="Trebuchet MS" w:hAnsi="Trebuchet MS" w:cs="Trebuchet MS"/>
                <w:sz w:val="18"/>
                <w:szCs w:val="18"/>
              </w:rPr>
              <w:t>Felt defineret under: 4.1 Standardiserede felter til de temaspecifikke datamodeller</w:t>
            </w:r>
          </w:p>
        </w:tc>
      </w:tr>
      <w:tr w:rsidR="00CB4BEB" w:rsidRPr="00B87969" w14:paraId="5C5373E1" w14:textId="77777777" w:rsidTr="003C0924">
        <w:trPr>
          <w:trHeight w:hRule="exact" w:val="255"/>
        </w:trPr>
        <w:tc>
          <w:tcPr>
            <w:tcW w:w="13716" w:type="dxa"/>
            <w:gridSpan w:val="7"/>
            <w:tcBorders>
              <w:top w:val="single" w:sz="4" w:space="0" w:color="auto"/>
              <w:left w:val="nil"/>
              <w:bottom w:val="nil"/>
              <w:right w:val="nil"/>
            </w:tcBorders>
            <w:shd w:val="clear" w:color="auto" w:fill="99CCFF"/>
            <w:vAlign w:val="bottom"/>
          </w:tcPr>
          <w:p w14:paraId="46E8640F"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i/>
                <w:iCs/>
                <w:sz w:val="18"/>
                <w:szCs w:val="18"/>
              </w:rPr>
              <w:t>Felter markeret med blå er temaspecifikke opslagstabeller, der indeholder oversættelser af koder i andre felter.</w:t>
            </w:r>
          </w:p>
        </w:tc>
      </w:tr>
      <w:tr w:rsidR="00CB4BEB" w:rsidRPr="00B87969" w14:paraId="4F6F645A" w14:textId="77777777" w:rsidTr="003C0924">
        <w:trPr>
          <w:trHeight w:hRule="exact" w:val="255"/>
        </w:trPr>
        <w:tc>
          <w:tcPr>
            <w:tcW w:w="13716" w:type="dxa"/>
            <w:gridSpan w:val="7"/>
            <w:tcBorders>
              <w:top w:val="nil"/>
              <w:left w:val="nil"/>
              <w:bottom w:val="nil"/>
              <w:right w:val="nil"/>
            </w:tcBorders>
            <w:shd w:val="clear" w:color="auto" w:fill="97DDBA"/>
            <w:vAlign w:val="bottom"/>
          </w:tcPr>
          <w:p w14:paraId="0891762D" w14:textId="77777777" w:rsidR="00CB4BEB" w:rsidRPr="00B87969" w:rsidRDefault="00CB4BEB" w:rsidP="003C0924">
            <w:pPr>
              <w:rPr>
                <w:rFonts w:ascii="Trebuchet MS" w:hAnsi="Trebuchet MS" w:cs="Trebuchet MS"/>
                <w:i/>
                <w:iCs/>
                <w:sz w:val="18"/>
                <w:szCs w:val="18"/>
              </w:rPr>
            </w:pPr>
            <w:r w:rsidRPr="00B87969">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7F69BFE3" w14:textId="77777777" w:rsidR="00CB4BEB" w:rsidRPr="00461050" w:rsidRDefault="00CB4BEB" w:rsidP="00CB4BEB">
      <w:pPr>
        <w:pStyle w:val="Overskrift6"/>
      </w:pPr>
      <w:r w:rsidRPr="00461050">
        <w:t xml:space="preserve">5.9.3.1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461050" w14:paraId="075BC1F0" w14:textId="77777777" w:rsidTr="003C0924">
        <w:trPr>
          <w:trHeight w:hRule="exact" w:val="255"/>
        </w:trPr>
        <w:tc>
          <w:tcPr>
            <w:tcW w:w="2235" w:type="dxa"/>
            <w:shd w:val="clear" w:color="auto" w:fill="D9D9D9"/>
            <w:vAlign w:val="bottom"/>
          </w:tcPr>
          <w:p w14:paraId="16F35696" w14:textId="77777777" w:rsidR="00CB4BEB" w:rsidRPr="00461050" w:rsidRDefault="00CB4BEB" w:rsidP="003C0924">
            <w:pPr>
              <w:rPr>
                <w:rFonts w:ascii="Trebuchet MS" w:hAnsi="Trebuchet MS" w:cs="Trebuchet MS"/>
                <w:bCs/>
                <w:sz w:val="18"/>
                <w:szCs w:val="18"/>
              </w:rPr>
            </w:pPr>
            <w:r w:rsidRPr="00461050">
              <w:rPr>
                <w:rFonts w:ascii="Trebuchet MS" w:hAnsi="Trebuchet MS" w:cs="Trebuchet MS"/>
                <w:b/>
                <w:bCs/>
                <w:sz w:val="18"/>
                <w:szCs w:val="18"/>
              </w:rPr>
              <w:t>Metadataelement</w:t>
            </w:r>
          </w:p>
        </w:tc>
        <w:tc>
          <w:tcPr>
            <w:tcW w:w="11340" w:type="dxa"/>
            <w:shd w:val="clear" w:color="auto" w:fill="D9D9D9"/>
            <w:vAlign w:val="bottom"/>
          </w:tcPr>
          <w:p w14:paraId="104D7A5B" w14:textId="77777777" w:rsidR="00CB4BEB" w:rsidRPr="00461050" w:rsidRDefault="00CB4BEB" w:rsidP="003C0924">
            <w:pPr>
              <w:rPr>
                <w:rFonts w:ascii="Trebuchet MS" w:hAnsi="Trebuchet MS" w:cs="Trebuchet MS"/>
                <w:bCs/>
                <w:sz w:val="18"/>
                <w:szCs w:val="18"/>
              </w:rPr>
            </w:pPr>
            <w:r w:rsidRPr="00461050">
              <w:rPr>
                <w:rFonts w:ascii="Trebuchet MS" w:hAnsi="Trebuchet MS" w:cs="Trebuchet MS"/>
                <w:b/>
                <w:bCs/>
                <w:sz w:val="18"/>
                <w:szCs w:val="18"/>
              </w:rPr>
              <w:t>Beskrivelse</w:t>
            </w:r>
          </w:p>
        </w:tc>
      </w:tr>
      <w:tr w:rsidR="00CB4BEB" w:rsidRPr="00461050" w14:paraId="499BC303" w14:textId="77777777" w:rsidTr="003C0924">
        <w:trPr>
          <w:trHeight w:hRule="exact" w:val="255"/>
        </w:trPr>
        <w:tc>
          <w:tcPr>
            <w:tcW w:w="2235" w:type="dxa"/>
            <w:shd w:val="clear" w:color="auto" w:fill="E0E0E0"/>
            <w:vAlign w:val="bottom"/>
          </w:tcPr>
          <w:p w14:paraId="662BD599"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Temanavn</w:t>
            </w:r>
          </w:p>
        </w:tc>
        <w:tc>
          <w:tcPr>
            <w:tcW w:w="11340" w:type="dxa"/>
            <w:shd w:val="clear" w:color="auto" w:fill="FFFFFF"/>
            <w:vAlign w:val="bottom"/>
          </w:tcPr>
          <w:p w14:paraId="3AAE3E60" w14:textId="77777777" w:rsidR="00CB4BEB" w:rsidRPr="00461050" w:rsidRDefault="00CB4BEB" w:rsidP="003C0924">
            <w:pPr>
              <w:rPr>
                <w:rFonts w:ascii="Trebuchet MS" w:hAnsi="Trebuchet MS" w:cs="Trebuchet MS"/>
                <w:sz w:val="18"/>
                <w:szCs w:val="18"/>
              </w:rPr>
            </w:pPr>
            <w:proofErr w:type="spellStart"/>
            <w:r w:rsidRPr="00461050">
              <w:rPr>
                <w:rFonts w:ascii="Trebuchet MS" w:hAnsi="Trebuchet MS" w:cs="Trebuchet MS"/>
                <w:sz w:val="18"/>
                <w:szCs w:val="18"/>
              </w:rPr>
              <w:t>Facilitet_linje</w:t>
            </w:r>
            <w:proofErr w:type="spellEnd"/>
          </w:p>
        </w:tc>
      </w:tr>
      <w:tr w:rsidR="00CB4BEB" w:rsidRPr="00461050" w14:paraId="145D4210" w14:textId="77777777" w:rsidTr="003C0924">
        <w:trPr>
          <w:trHeight w:hRule="exact" w:val="255"/>
        </w:trPr>
        <w:tc>
          <w:tcPr>
            <w:tcW w:w="2235" w:type="dxa"/>
            <w:shd w:val="clear" w:color="auto" w:fill="E0E0E0"/>
            <w:vAlign w:val="bottom"/>
          </w:tcPr>
          <w:p w14:paraId="779537A2"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Temakode</w:t>
            </w:r>
          </w:p>
        </w:tc>
        <w:tc>
          <w:tcPr>
            <w:tcW w:w="11340" w:type="dxa"/>
            <w:shd w:val="clear" w:color="auto" w:fill="FFFFFF"/>
            <w:vAlign w:val="bottom"/>
          </w:tcPr>
          <w:p w14:paraId="3284311F" w14:textId="77777777" w:rsidR="00CB4BEB" w:rsidRPr="00461050" w:rsidRDefault="00CB4BEB" w:rsidP="003C0924">
            <w:pPr>
              <w:rPr>
                <w:rFonts w:ascii="Trebuchet MS" w:hAnsi="Trebuchet MS"/>
                <w:sz w:val="18"/>
                <w:szCs w:val="18"/>
              </w:rPr>
            </w:pPr>
            <w:r w:rsidRPr="00461050">
              <w:rPr>
                <w:rFonts w:ascii="Trebuchet MS" w:hAnsi="Trebuchet MS"/>
                <w:sz w:val="18"/>
                <w:szCs w:val="18"/>
              </w:rPr>
              <w:t>5802</w:t>
            </w:r>
          </w:p>
        </w:tc>
      </w:tr>
      <w:tr w:rsidR="00CB4BEB" w:rsidRPr="00461050" w14:paraId="56F00CF0" w14:textId="77777777" w:rsidTr="003C0924">
        <w:trPr>
          <w:trHeight w:hRule="exact" w:val="255"/>
        </w:trPr>
        <w:tc>
          <w:tcPr>
            <w:tcW w:w="2235" w:type="dxa"/>
            <w:shd w:val="clear" w:color="auto" w:fill="E0E0E0"/>
            <w:vAlign w:val="bottom"/>
          </w:tcPr>
          <w:p w14:paraId="58BC2472"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Definition</w:t>
            </w:r>
          </w:p>
        </w:tc>
        <w:tc>
          <w:tcPr>
            <w:tcW w:w="11340" w:type="dxa"/>
            <w:shd w:val="clear" w:color="auto" w:fill="FFFFFF"/>
            <w:vAlign w:val="bottom"/>
          </w:tcPr>
          <w:p w14:paraId="44CF11F0" w14:textId="160B575C" w:rsidR="00CB4BEB" w:rsidRPr="00461050" w:rsidRDefault="00CB4BEB" w:rsidP="003C0924">
            <w:pPr>
              <w:rPr>
                <w:rFonts w:ascii="Trebuchet MS" w:hAnsi="Trebuchet MS" w:cs="Trebuchet MS"/>
                <w:sz w:val="18"/>
                <w:szCs w:val="18"/>
              </w:rPr>
            </w:pPr>
            <w:r w:rsidRPr="00461050">
              <w:rPr>
                <w:rFonts w:ascii="Trebuchet MS" w:hAnsi="Trebuchet MS"/>
                <w:sz w:val="18"/>
                <w:szCs w:val="18"/>
              </w:rPr>
              <w:t xml:space="preserve">Diverse </w:t>
            </w:r>
            <w:r>
              <w:rPr>
                <w:rFonts w:ascii="Trebuchet MS" w:hAnsi="Trebuchet MS"/>
                <w:sz w:val="18"/>
                <w:szCs w:val="18"/>
              </w:rPr>
              <w:t>ruter m.v.</w:t>
            </w:r>
            <w:r w:rsidRPr="00461050">
              <w:rPr>
                <w:rFonts w:ascii="Trebuchet MS" w:hAnsi="Trebuchet MS"/>
                <w:sz w:val="18"/>
                <w:szCs w:val="18"/>
              </w:rPr>
              <w:t xml:space="preserve"> der benyttes hovedsag</w:t>
            </w:r>
            <w:r w:rsidR="00110BFF">
              <w:rPr>
                <w:rFonts w:ascii="Trebuchet MS" w:hAnsi="Trebuchet MS"/>
                <w:sz w:val="18"/>
                <w:szCs w:val="18"/>
              </w:rPr>
              <w:t>e</w:t>
            </w:r>
            <w:r w:rsidRPr="00461050">
              <w:rPr>
                <w:rFonts w:ascii="Trebuchet MS" w:hAnsi="Trebuchet MS"/>
                <w:sz w:val="18"/>
                <w:szCs w:val="18"/>
              </w:rPr>
              <w:t>ligt til sport og fritidsformål.</w:t>
            </w:r>
          </w:p>
        </w:tc>
      </w:tr>
      <w:tr w:rsidR="00CB4BEB" w:rsidRPr="00461050" w14:paraId="4B6A0216" w14:textId="77777777" w:rsidTr="003C0924">
        <w:trPr>
          <w:trHeight w:hRule="exact" w:val="255"/>
        </w:trPr>
        <w:tc>
          <w:tcPr>
            <w:tcW w:w="2235" w:type="dxa"/>
            <w:shd w:val="clear" w:color="auto" w:fill="E0E0E0"/>
            <w:vAlign w:val="bottom"/>
          </w:tcPr>
          <w:p w14:paraId="522D2A7A"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Beskrivelse</w:t>
            </w:r>
          </w:p>
        </w:tc>
        <w:tc>
          <w:tcPr>
            <w:tcW w:w="11340" w:type="dxa"/>
            <w:shd w:val="clear" w:color="auto" w:fill="FFFFFF"/>
            <w:vAlign w:val="bottom"/>
          </w:tcPr>
          <w:p w14:paraId="29C37B9D" w14:textId="77777777" w:rsidR="00CB4BEB" w:rsidRPr="00461050" w:rsidRDefault="00CB4BEB" w:rsidP="003C0924">
            <w:pPr>
              <w:rPr>
                <w:rFonts w:ascii="Trebuchet MS" w:hAnsi="Trebuchet MS" w:cs="Trebuchet MS"/>
                <w:sz w:val="18"/>
                <w:szCs w:val="18"/>
              </w:rPr>
            </w:pPr>
            <w:r w:rsidRPr="00461050">
              <w:rPr>
                <w:rFonts w:ascii="Trebuchet MS" w:hAnsi="Trebuchet MS"/>
                <w:sz w:val="18"/>
                <w:szCs w:val="18"/>
              </w:rPr>
              <w:t xml:space="preserve">Diverse </w:t>
            </w:r>
            <w:r>
              <w:rPr>
                <w:rFonts w:ascii="Trebuchet MS" w:hAnsi="Trebuchet MS"/>
                <w:sz w:val="18"/>
                <w:szCs w:val="18"/>
              </w:rPr>
              <w:t>ruter m.v.</w:t>
            </w:r>
            <w:r w:rsidRPr="00461050">
              <w:rPr>
                <w:rFonts w:ascii="Trebuchet MS" w:hAnsi="Trebuchet MS"/>
                <w:sz w:val="18"/>
                <w:szCs w:val="18"/>
              </w:rPr>
              <w:t xml:space="preserve"> til sport og fritidsformål.</w:t>
            </w:r>
          </w:p>
        </w:tc>
      </w:tr>
      <w:tr w:rsidR="00CB4BEB" w:rsidRPr="00461050" w14:paraId="626CE5AA" w14:textId="77777777" w:rsidTr="003C0924">
        <w:trPr>
          <w:trHeight w:hRule="exact" w:val="510"/>
        </w:trPr>
        <w:tc>
          <w:tcPr>
            <w:tcW w:w="2235" w:type="dxa"/>
            <w:shd w:val="clear" w:color="auto" w:fill="E0E0E0"/>
            <w:vAlign w:val="center"/>
          </w:tcPr>
          <w:p w14:paraId="3CDEEDD8" w14:textId="77777777" w:rsidR="00CB4BEB" w:rsidRPr="00461050" w:rsidRDefault="00CB4BEB" w:rsidP="003C0924">
            <w:pPr>
              <w:rPr>
                <w:rFonts w:ascii="Trebuchet MS" w:hAnsi="Trebuchet MS" w:cs="Trebuchet MS"/>
                <w:sz w:val="18"/>
                <w:szCs w:val="18"/>
              </w:rPr>
            </w:pPr>
            <w:proofErr w:type="spellStart"/>
            <w:r w:rsidRPr="00461050">
              <w:rPr>
                <w:rFonts w:ascii="Trebuchet MS" w:hAnsi="Trebuchet MS" w:cs="Trebuchet MS"/>
                <w:sz w:val="18"/>
                <w:szCs w:val="18"/>
              </w:rPr>
              <w:t>Formaal</w:t>
            </w:r>
            <w:proofErr w:type="spellEnd"/>
            <w:r w:rsidRPr="00461050">
              <w:rPr>
                <w:rFonts w:ascii="Trebuchet MS" w:hAnsi="Trebuchet MS" w:cs="Trebuchet MS"/>
                <w:sz w:val="18"/>
                <w:szCs w:val="18"/>
              </w:rPr>
              <w:t xml:space="preserve"> </w:t>
            </w:r>
          </w:p>
        </w:tc>
        <w:tc>
          <w:tcPr>
            <w:tcW w:w="11340" w:type="dxa"/>
            <w:shd w:val="clear" w:color="auto" w:fill="FFFFFF"/>
            <w:vAlign w:val="bottom"/>
          </w:tcPr>
          <w:p w14:paraId="4F5747DE"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 xml:space="preserve">Oplyse sagsbehandler og borger via selvbetjeningsløsninger, hvilken sports- og fritidsfaciliteter, der ligger i lokalområdet. Evt. også nærmeste </w:t>
            </w:r>
            <w:proofErr w:type="spellStart"/>
            <w:r w:rsidRPr="00461050">
              <w:rPr>
                <w:rFonts w:ascii="Trebuchet MS" w:hAnsi="Trebuchet MS" w:cs="Trebuchet MS"/>
                <w:sz w:val="18"/>
                <w:szCs w:val="18"/>
              </w:rPr>
              <w:t>riderute</w:t>
            </w:r>
            <w:proofErr w:type="spellEnd"/>
            <w:r w:rsidRPr="00461050">
              <w:rPr>
                <w:rFonts w:ascii="Trebuchet MS" w:hAnsi="Trebuchet MS" w:cs="Trebuchet MS"/>
                <w:sz w:val="18"/>
                <w:szCs w:val="18"/>
              </w:rPr>
              <w:t xml:space="preserve"> m.v.</w:t>
            </w:r>
          </w:p>
        </w:tc>
      </w:tr>
      <w:tr w:rsidR="00CB4BEB" w:rsidRPr="00461050" w14:paraId="7E8A78B2" w14:textId="77777777" w:rsidTr="003C0924">
        <w:trPr>
          <w:trHeight w:hRule="exact" w:val="255"/>
        </w:trPr>
        <w:tc>
          <w:tcPr>
            <w:tcW w:w="2235" w:type="dxa"/>
            <w:shd w:val="clear" w:color="auto" w:fill="E0E0E0"/>
            <w:vAlign w:val="bottom"/>
          </w:tcPr>
          <w:p w14:paraId="06B398AE" w14:textId="77777777" w:rsidR="00CB4BEB" w:rsidRPr="00461050" w:rsidRDefault="00CB4BEB" w:rsidP="003C0924">
            <w:pPr>
              <w:rPr>
                <w:rFonts w:ascii="Trebuchet MS" w:hAnsi="Trebuchet MS" w:cs="Trebuchet MS"/>
                <w:sz w:val="18"/>
                <w:szCs w:val="18"/>
              </w:rPr>
            </w:pPr>
            <w:proofErr w:type="spellStart"/>
            <w:r w:rsidRPr="00461050">
              <w:rPr>
                <w:rFonts w:ascii="Trebuchet MS" w:hAnsi="Trebuchet MS" w:cs="Trebuchet MS"/>
                <w:sz w:val="18"/>
                <w:szCs w:val="18"/>
              </w:rPr>
              <w:t>Noegleord_hovedgruppe</w:t>
            </w:r>
            <w:proofErr w:type="spellEnd"/>
          </w:p>
        </w:tc>
        <w:tc>
          <w:tcPr>
            <w:tcW w:w="11340" w:type="dxa"/>
            <w:shd w:val="clear" w:color="auto" w:fill="FFFFFF"/>
            <w:vAlign w:val="bottom"/>
          </w:tcPr>
          <w:p w14:paraId="32F51098"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bCs/>
                <w:kern w:val="32"/>
                <w:sz w:val="18"/>
                <w:szCs w:val="18"/>
              </w:rPr>
              <w:t>Offentlig forsyningsvirksomhed og offentlige tjenesteydelser.</w:t>
            </w:r>
          </w:p>
        </w:tc>
      </w:tr>
      <w:tr w:rsidR="00CB4BEB" w:rsidRPr="00461050" w14:paraId="2AFA1D94" w14:textId="77777777" w:rsidTr="003C0924">
        <w:trPr>
          <w:trHeight w:hRule="exact" w:val="255"/>
        </w:trPr>
        <w:tc>
          <w:tcPr>
            <w:tcW w:w="2235" w:type="dxa"/>
            <w:shd w:val="clear" w:color="auto" w:fill="E0E0E0"/>
            <w:vAlign w:val="bottom"/>
          </w:tcPr>
          <w:p w14:paraId="214550EF" w14:textId="77777777" w:rsidR="00CB4BEB" w:rsidRPr="00461050" w:rsidRDefault="00CB4BEB" w:rsidP="003C0924">
            <w:pPr>
              <w:rPr>
                <w:rFonts w:ascii="Trebuchet MS" w:hAnsi="Trebuchet MS" w:cs="Trebuchet MS"/>
                <w:sz w:val="18"/>
                <w:szCs w:val="18"/>
              </w:rPr>
            </w:pPr>
            <w:proofErr w:type="spellStart"/>
            <w:r w:rsidRPr="00461050">
              <w:rPr>
                <w:rFonts w:ascii="Trebuchet MS" w:hAnsi="Trebuchet MS" w:cs="Trebuchet MS"/>
                <w:sz w:val="18"/>
                <w:szCs w:val="18"/>
              </w:rPr>
              <w:t>Noegle_ord</w:t>
            </w:r>
            <w:proofErr w:type="spellEnd"/>
          </w:p>
        </w:tc>
        <w:tc>
          <w:tcPr>
            <w:tcW w:w="11340" w:type="dxa"/>
            <w:shd w:val="clear" w:color="auto" w:fill="FFFFFF"/>
            <w:vAlign w:val="bottom"/>
          </w:tcPr>
          <w:p w14:paraId="7B3E957F" w14:textId="77777777" w:rsidR="00CB4BEB" w:rsidRPr="00461050" w:rsidRDefault="00CB4BEB" w:rsidP="003C0924">
            <w:pPr>
              <w:autoSpaceDE w:val="0"/>
              <w:autoSpaceDN w:val="0"/>
              <w:adjustRightInd w:val="0"/>
              <w:rPr>
                <w:rFonts w:ascii="Trebuchet MS" w:hAnsi="Trebuchet MS" w:cs="Trebuchet MS"/>
                <w:sz w:val="18"/>
                <w:szCs w:val="18"/>
              </w:rPr>
            </w:pPr>
            <w:r w:rsidRPr="00461050">
              <w:rPr>
                <w:rFonts w:ascii="Trebuchet MS" w:hAnsi="Trebuchet MS" w:cs="Trebuchet MS"/>
                <w:sz w:val="18"/>
                <w:szCs w:val="18"/>
              </w:rPr>
              <w:t>Sportsanlæg, fritid</w:t>
            </w:r>
          </w:p>
        </w:tc>
      </w:tr>
      <w:tr w:rsidR="00CB4BEB" w:rsidRPr="00461050" w14:paraId="1AD0A640" w14:textId="77777777" w:rsidTr="003C0924">
        <w:trPr>
          <w:trHeight w:hRule="exact" w:val="255"/>
        </w:trPr>
        <w:tc>
          <w:tcPr>
            <w:tcW w:w="2235" w:type="dxa"/>
            <w:shd w:val="clear" w:color="auto" w:fill="E0E0E0"/>
            <w:vAlign w:val="bottom"/>
          </w:tcPr>
          <w:p w14:paraId="584D74BB"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Geometri type</w:t>
            </w:r>
          </w:p>
        </w:tc>
        <w:tc>
          <w:tcPr>
            <w:tcW w:w="11340" w:type="dxa"/>
            <w:shd w:val="clear" w:color="auto" w:fill="FFFFFF"/>
            <w:vAlign w:val="bottom"/>
          </w:tcPr>
          <w:p w14:paraId="2E840C17"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Linje</w:t>
            </w:r>
          </w:p>
        </w:tc>
      </w:tr>
      <w:tr w:rsidR="00CB4BEB" w:rsidRPr="00461050" w14:paraId="031D6F4F" w14:textId="77777777" w:rsidTr="003C0924">
        <w:trPr>
          <w:trHeight w:hRule="exact" w:val="255"/>
        </w:trPr>
        <w:tc>
          <w:tcPr>
            <w:tcW w:w="2235" w:type="dxa"/>
            <w:shd w:val="clear" w:color="auto" w:fill="E0E0E0"/>
            <w:vAlign w:val="bottom"/>
          </w:tcPr>
          <w:p w14:paraId="51869B33"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Lovgrundlag</w:t>
            </w:r>
          </w:p>
        </w:tc>
        <w:tc>
          <w:tcPr>
            <w:tcW w:w="11340" w:type="dxa"/>
            <w:shd w:val="clear" w:color="auto" w:fill="FFFFFF"/>
            <w:vAlign w:val="bottom"/>
          </w:tcPr>
          <w:p w14:paraId="33FCC4FA" w14:textId="77777777" w:rsidR="00CB4BEB" w:rsidRPr="00461050" w:rsidRDefault="00CB4BEB" w:rsidP="003C0924">
            <w:pPr>
              <w:rPr>
                <w:rFonts w:ascii="Trebuchet MS" w:hAnsi="Trebuchet MS" w:cs="Trebuchet MS"/>
                <w:sz w:val="18"/>
                <w:szCs w:val="18"/>
              </w:rPr>
            </w:pPr>
          </w:p>
        </w:tc>
      </w:tr>
      <w:tr w:rsidR="00CB4BEB" w:rsidRPr="00461050" w14:paraId="0CBAA81E" w14:textId="77777777" w:rsidTr="003C0924">
        <w:trPr>
          <w:trHeight w:hRule="exact" w:val="255"/>
        </w:trPr>
        <w:tc>
          <w:tcPr>
            <w:tcW w:w="2235" w:type="dxa"/>
            <w:shd w:val="clear" w:color="auto" w:fill="E0E0E0"/>
            <w:vAlign w:val="bottom"/>
          </w:tcPr>
          <w:p w14:paraId="1B43DDED" w14:textId="77777777" w:rsidR="00CB4BEB" w:rsidRPr="00461050" w:rsidRDefault="00CB4BEB" w:rsidP="003C0924">
            <w:pPr>
              <w:rPr>
                <w:rFonts w:ascii="Trebuchet MS" w:hAnsi="Trebuchet MS" w:cs="Trebuchet MS"/>
                <w:sz w:val="18"/>
                <w:szCs w:val="18"/>
              </w:rPr>
            </w:pPr>
            <w:proofErr w:type="spellStart"/>
            <w:r w:rsidRPr="00461050">
              <w:rPr>
                <w:rFonts w:ascii="Trebuchet MS" w:hAnsi="Trebuchet MS" w:cs="Trebuchet MS"/>
                <w:sz w:val="18"/>
                <w:szCs w:val="18"/>
              </w:rPr>
              <w:t>KLE_koder</w:t>
            </w:r>
            <w:proofErr w:type="spellEnd"/>
          </w:p>
        </w:tc>
        <w:tc>
          <w:tcPr>
            <w:tcW w:w="11340" w:type="dxa"/>
            <w:shd w:val="clear" w:color="auto" w:fill="FFFFFF"/>
            <w:vAlign w:val="bottom"/>
          </w:tcPr>
          <w:p w14:paraId="15A597BB" w14:textId="77777777" w:rsidR="00CB4BEB" w:rsidRPr="00461050" w:rsidRDefault="00CB4BEB" w:rsidP="003C0924">
            <w:pPr>
              <w:rPr>
                <w:rFonts w:ascii="Trebuchet MS" w:hAnsi="Trebuchet MS" w:cs="Trebuchet MS"/>
                <w:sz w:val="18"/>
                <w:szCs w:val="18"/>
              </w:rPr>
            </w:pPr>
            <w:r w:rsidRPr="00110BFF">
              <w:rPr>
                <w:rFonts w:ascii="Trebuchet MS" w:hAnsi="Trebuchet MS" w:cs="Trebuchet MS"/>
                <w:sz w:val="18"/>
                <w:szCs w:val="18"/>
              </w:rPr>
              <w:t>04.00.00, 04.04.00, 18.15.12</w:t>
            </w:r>
          </w:p>
        </w:tc>
      </w:tr>
    </w:tbl>
    <w:p w14:paraId="1A3CD8D1" w14:textId="77777777" w:rsidR="00261210" w:rsidRDefault="00261210" w:rsidP="00CB4BEB"/>
    <w:p w14:paraId="6FD04FCD" w14:textId="151D25B9" w:rsidR="00CB4BEB" w:rsidRPr="00B87969" w:rsidRDefault="00CB4BEB" w:rsidP="004D2787">
      <w:pPr>
        <w:pStyle w:val="Overskrift4"/>
      </w:pPr>
      <w:r w:rsidRPr="00461050">
        <w:t xml:space="preserve">5.9.3.2 </w:t>
      </w:r>
      <w:r w:rsidRPr="00B87969">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3"/>
        <w:gridCol w:w="11363"/>
      </w:tblGrid>
      <w:tr w:rsidR="00CB4BEB" w:rsidRPr="00B87969" w14:paraId="7F3AF976" w14:textId="77777777" w:rsidTr="003C0924">
        <w:trPr>
          <w:trHeight w:hRule="exact" w:val="255"/>
        </w:trPr>
        <w:tc>
          <w:tcPr>
            <w:tcW w:w="1696" w:type="dxa"/>
            <w:shd w:val="clear" w:color="auto" w:fill="D9D9D9"/>
            <w:vAlign w:val="bottom"/>
          </w:tcPr>
          <w:p w14:paraId="25926190"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Emne</w:t>
            </w:r>
          </w:p>
        </w:tc>
        <w:tc>
          <w:tcPr>
            <w:tcW w:w="12972" w:type="dxa"/>
            <w:shd w:val="clear" w:color="auto" w:fill="D9D9D9"/>
            <w:vAlign w:val="bottom"/>
          </w:tcPr>
          <w:p w14:paraId="7BB58EFA"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Beskrivelse</w:t>
            </w:r>
          </w:p>
        </w:tc>
      </w:tr>
      <w:tr w:rsidR="00CB4BEB" w:rsidRPr="00B87969" w14:paraId="24F733FF" w14:textId="77777777" w:rsidTr="003C0924">
        <w:trPr>
          <w:trHeight w:hRule="exact" w:val="1081"/>
        </w:trPr>
        <w:tc>
          <w:tcPr>
            <w:tcW w:w="1696" w:type="dxa"/>
            <w:shd w:val="clear" w:color="auto" w:fill="E0E0E0"/>
            <w:vAlign w:val="center"/>
          </w:tcPr>
          <w:p w14:paraId="148132C2"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Cs/>
                <w:sz w:val="18"/>
                <w:szCs w:val="18"/>
              </w:rPr>
              <w:t>Registreringsinstruks</w:t>
            </w:r>
          </w:p>
        </w:tc>
        <w:tc>
          <w:tcPr>
            <w:tcW w:w="12972" w:type="dxa"/>
            <w:shd w:val="clear" w:color="auto" w:fill="FFFFFF"/>
            <w:vAlign w:val="bottom"/>
          </w:tcPr>
          <w:p w14:paraId="3B84FEF0" w14:textId="77777777" w:rsidR="00CB4BEB" w:rsidRDefault="00CB4BEB" w:rsidP="003C0924">
            <w:pPr>
              <w:rPr>
                <w:rFonts w:ascii="Trebuchet MS" w:hAnsi="Trebuchet MS" w:cs="Trebuchet MS"/>
                <w:sz w:val="18"/>
                <w:szCs w:val="18"/>
              </w:rPr>
            </w:pPr>
            <w:r w:rsidRPr="00B87969">
              <w:rPr>
                <w:rFonts w:ascii="Trebuchet MS" w:hAnsi="Trebuchet MS" w:cs="Trebuchet MS"/>
                <w:sz w:val="18"/>
                <w:szCs w:val="18"/>
              </w:rPr>
              <w:t xml:space="preserve">Linjen registreres hvis muligt med snap til </w:t>
            </w:r>
            <w:proofErr w:type="spellStart"/>
            <w:r w:rsidRPr="00110BFF">
              <w:rPr>
                <w:rFonts w:ascii="Trebuchet MS" w:hAnsi="Trebuchet MS" w:cs="Trebuchet MS"/>
                <w:sz w:val="18"/>
                <w:szCs w:val="18"/>
              </w:rPr>
              <w:t>GeoDanmark</w:t>
            </w:r>
            <w:proofErr w:type="spellEnd"/>
            <w:r w:rsidRPr="00B87969">
              <w:rPr>
                <w:rFonts w:ascii="Trebuchet MS" w:hAnsi="Trebuchet MS" w:cs="Trebuchet MS"/>
                <w:sz w:val="18"/>
                <w:szCs w:val="18"/>
              </w:rPr>
              <w:t xml:space="preserve">-objekter. Der bør anvendes </w:t>
            </w:r>
            <w:proofErr w:type="spellStart"/>
            <w:r w:rsidRPr="00110BFF">
              <w:rPr>
                <w:rFonts w:ascii="Trebuchet MS" w:hAnsi="Trebuchet MS" w:cs="Trebuchet MS"/>
                <w:sz w:val="18"/>
                <w:szCs w:val="18"/>
              </w:rPr>
              <w:t>GeoDanmark</w:t>
            </w:r>
            <w:proofErr w:type="spellEnd"/>
            <w:r w:rsidRPr="00B87969">
              <w:rPr>
                <w:rFonts w:ascii="Trebuchet MS" w:hAnsi="Trebuchet MS" w:cs="Trebuchet MS"/>
                <w:sz w:val="18"/>
                <w:szCs w:val="18"/>
              </w:rPr>
              <w:t>-objekter/</w:t>
            </w:r>
            <w:proofErr w:type="spellStart"/>
            <w:r w:rsidRPr="00B87969">
              <w:rPr>
                <w:rFonts w:ascii="Trebuchet MS" w:hAnsi="Trebuchet MS" w:cs="Trebuchet MS"/>
                <w:sz w:val="18"/>
                <w:szCs w:val="18"/>
              </w:rPr>
              <w:t>ortofotos</w:t>
            </w:r>
            <w:proofErr w:type="spellEnd"/>
            <w:r w:rsidRPr="00B87969">
              <w:rPr>
                <w:rFonts w:ascii="Trebuchet MS" w:hAnsi="Trebuchet MS" w:cs="Trebuchet MS"/>
                <w:sz w:val="18"/>
                <w:szCs w:val="18"/>
              </w:rPr>
              <w:t xml:space="preserve"> i denne proces</w:t>
            </w:r>
            <w:r>
              <w:rPr>
                <w:rFonts w:ascii="Trebuchet MS" w:hAnsi="Trebuchet MS" w:cs="Trebuchet MS"/>
                <w:sz w:val="18"/>
                <w:szCs w:val="18"/>
              </w:rPr>
              <w:t xml:space="preserve">. Særligt objekttypen </w:t>
            </w:r>
            <w:proofErr w:type="spellStart"/>
            <w:r>
              <w:rPr>
                <w:rFonts w:ascii="Trebuchet MS" w:hAnsi="Trebuchet MS" w:cs="Trebuchet MS"/>
                <w:sz w:val="18"/>
                <w:szCs w:val="18"/>
              </w:rPr>
              <w:t>vejmidter</w:t>
            </w:r>
            <w:proofErr w:type="spellEnd"/>
            <w:r>
              <w:rPr>
                <w:rFonts w:ascii="Trebuchet MS" w:hAnsi="Trebuchet MS" w:cs="Trebuchet MS"/>
                <w:sz w:val="18"/>
                <w:szCs w:val="18"/>
              </w:rPr>
              <w:t xml:space="preserve"> kan bruges til at kopiere fra/snappe til</w:t>
            </w:r>
            <w:r w:rsidRPr="00B87969">
              <w:rPr>
                <w:rFonts w:ascii="Trebuchet MS" w:hAnsi="Trebuchet MS" w:cs="Trebuchet MS"/>
                <w:sz w:val="18"/>
                <w:szCs w:val="18"/>
              </w:rPr>
              <w:t>.</w:t>
            </w:r>
            <w:r>
              <w:rPr>
                <w:rFonts w:ascii="Trebuchet MS" w:hAnsi="Trebuchet MS" w:cs="Trebuchet MS"/>
                <w:sz w:val="18"/>
                <w:szCs w:val="18"/>
              </w:rPr>
              <w:t xml:space="preserve"> På sigt skulle det blive muligt med direkte kobling til </w:t>
            </w:r>
            <w:proofErr w:type="spellStart"/>
            <w:r>
              <w:rPr>
                <w:rFonts w:ascii="Trebuchet MS" w:hAnsi="Trebuchet MS" w:cs="Trebuchet MS"/>
                <w:sz w:val="18"/>
                <w:szCs w:val="18"/>
              </w:rPr>
              <w:t>vejmidter</w:t>
            </w:r>
            <w:proofErr w:type="spellEnd"/>
            <w:r>
              <w:rPr>
                <w:rFonts w:ascii="Trebuchet MS" w:hAnsi="Trebuchet MS" w:cs="Trebuchet MS"/>
                <w:sz w:val="18"/>
                <w:szCs w:val="18"/>
              </w:rPr>
              <w:t>.</w:t>
            </w:r>
          </w:p>
          <w:p w14:paraId="78351B72" w14:textId="77777777" w:rsidR="00CB4BEB" w:rsidRDefault="00CB4BEB" w:rsidP="003C0924">
            <w:pPr>
              <w:rPr>
                <w:rFonts w:ascii="Trebuchet MS" w:hAnsi="Trebuchet MS" w:cs="Trebuchet MS"/>
                <w:sz w:val="18"/>
                <w:szCs w:val="18"/>
              </w:rPr>
            </w:pPr>
            <w:r>
              <w:rPr>
                <w:rFonts w:ascii="Trebuchet MS" w:hAnsi="Trebuchet MS" w:cs="Trebuchet MS"/>
                <w:sz w:val="18"/>
                <w:szCs w:val="18"/>
              </w:rPr>
              <w:t xml:space="preserve">Følger en cykel- og en vandrerute samme forløb, så registreres de som to selvstændige ruter. </w:t>
            </w:r>
          </w:p>
          <w:p w14:paraId="286AD196" w14:textId="2A1DB1B6" w:rsidR="00CB4BEB" w:rsidRPr="00B87969" w:rsidRDefault="00CB4BEB" w:rsidP="003C0924">
            <w:pPr>
              <w:rPr>
                <w:rFonts w:ascii="Trebuchet MS" w:hAnsi="Trebuchet MS" w:cs="Trebuchet MS"/>
                <w:sz w:val="18"/>
                <w:szCs w:val="18"/>
              </w:rPr>
            </w:pPr>
            <w:r w:rsidRPr="005026C2">
              <w:rPr>
                <w:rFonts w:ascii="Trebuchet MS" w:hAnsi="Trebuchet MS" w:cs="Trebuchet MS"/>
                <w:sz w:val="18"/>
                <w:szCs w:val="18"/>
              </w:rPr>
              <w:t>Benyt kun sværhedsgrad der passer med typen, så kode 1 og 5 kun er til M</w:t>
            </w:r>
            <w:r w:rsidR="00110BFF">
              <w:rPr>
                <w:rFonts w:ascii="Trebuchet MS" w:hAnsi="Trebuchet MS" w:cs="Trebuchet MS"/>
                <w:sz w:val="18"/>
                <w:szCs w:val="18"/>
              </w:rPr>
              <w:t>T</w:t>
            </w:r>
            <w:r w:rsidRPr="005026C2">
              <w:rPr>
                <w:rFonts w:ascii="Trebuchet MS" w:hAnsi="Trebuchet MS" w:cs="Trebuchet MS"/>
                <w:sz w:val="18"/>
                <w:szCs w:val="18"/>
              </w:rPr>
              <w:t>B-ruter.</w:t>
            </w:r>
          </w:p>
        </w:tc>
      </w:tr>
      <w:tr w:rsidR="00CB4BEB" w:rsidRPr="00B87969" w14:paraId="440B262B" w14:textId="77777777" w:rsidTr="003C0924">
        <w:trPr>
          <w:trHeight w:hRule="exact" w:val="273"/>
        </w:trPr>
        <w:tc>
          <w:tcPr>
            <w:tcW w:w="1696" w:type="dxa"/>
            <w:shd w:val="clear" w:color="auto" w:fill="E0E0E0"/>
            <w:vAlign w:val="bottom"/>
          </w:tcPr>
          <w:p w14:paraId="3A928292"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Klassificering/opdeling</w:t>
            </w:r>
          </w:p>
        </w:tc>
        <w:tc>
          <w:tcPr>
            <w:tcW w:w="12972" w:type="dxa"/>
            <w:shd w:val="clear" w:color="auto" w:fill="FFFFFF"/>
            <w:vAlign w:val="bottom"/>
          </w:tcPr>
          <w:p w14:paraId="21A7F914"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Opdeles i </w:t>
            </w:r>
            <w:r>
              <w:rPr>
                <w:rFonts w:ascii="Trebuchet MS" w:hAnsi="Trebuchet MS" w:cs="Trebuchet MS"/>
                <w:sz w:val="18"/>
                <w:szCs w:val="18"/>
              </w:rPr>
              <w:t xml:space="preserve">rutetyper og ruter med sværhedsgrad. </w:t>
            </w:r>
          </w:p>
        </w:tc>
      </w:tr>
      <w:tr w:rsidR="00CB4BEB" w:rsidRPr="00B87969" w14:paraId="45C8DE0E" w14:textId="77777777" w:rsidTr="003C0924">
        <w:trPr>
          <w:trHeight w:hRule="exact" w:val="255"/>
        </w:trPr>
        <w:tc>
          <w:tcPr>
            <w:tcW w:w="1696" w:type="dxa"/>
            <w:shd w:val="clear" w:color="auto" w:fill="E0E0E0"/>
            <w:vAlign w:val="bottom"/>
          </w:tcPr>
          <w:p w14:paraId="7AC41868"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Minimum størrelser for objekt</w:t>
            </w:r>
          </w:p>
        </w:tc>
        <w:tc>
          <w:tcPr>
            <w:tcW w:w="12972" w:type="dxa"/>
            <w:shd w:val="clear" w:color="auto" w:fill="FFFFFF"/>
            <w:vAlign w:val="bottom"/>
          </w:tcPr>
          <w:p w14:paraId="4FE95759"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1 m.</w:t>
            </w:r>
          </w:p>
        </w:tc>
      </w:tr>
      <w:tr w:rsidR="00CB4BEB" w:rsidRPr="00461050" w14:paraId="5636868E" w14:textId="77777777" w:rsidTr="003C0924">
        <w:trPr>
          <w:trHeight w:hRule="exact" w:val="255"/>
        </w:trPr>
        <w:tc>
          <w:tcPr>
            <w:tcW w:w="1696" w:type="dxa"/>
            <w:shd w:val="clear" w:color="auto" w:fill="E0E0E0"/>
            <w:vAlign w:val="bottom"/>
          </w:tcPr>
          <w:p w14:paraId="45FB8811"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Entydige objekter</w:t>
            </w:r>
          </w:p>
        </w:tc>
        <w:tc>
          <w:tcPr>
            <w:tcW w:w="12972" w:type="dxa"/>
            <w:shd w:val="clear" w:color="auto" w:fill="FFFFFF"/>
            <w:vAlign w:val="bottom"/>
          </w:tcPr>
          <w:p w14:paraId="5D9FCADE" w14:textId="77777777" w:rsidR="00CB4BEB" w:rsidRPr="00461050" w:rsidRDefault="00CB4BEB" w:rsidP="003C0924">
            <w:pPr>
              <w:rPr>
                <w:rFonts w:ascii="Trebuchet MS" w:hAnsi="Trebuchet MS" w:cs="Trebuchet MS"/>
                <w:sz w:val="18"/>
                <w:szCs w:val="18"/>
              </w:rPr>
            </w:pPr>
          </w:p>
        </w:tc>
      </w:tr>
      <w:tr w:rsidR="00CB4BEB" w:rsidRPr="00461050" w14:paraId="67CBC677" w14:textId="77777777" w:rsidTr="003C0924">
        <w:trPr>
          <w:trHeight w:hRule="exact" w:val="226"/>
        </w:trPr>
        <w:tc>
          <w:tcPr>
            <w:tcW w:w="1696" w:type="dxa"/>
            <w:shd w:val="clear" w:color="auto" w:fill="E0E0E0"/>
            <w:vAlign w:val="center"/>
          </w:tcPr>
          <w:p w14:paraId="04D4E29C"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Geometrisk konsistens mellem objekter</w:t>
            </w:r>
          </w:p>
        </w:tc>
        <w:tc>
          <w:tcPr>
            <w:tcW w:w="12972" w:type="dxa"/>
            <w:shd w:val="clear" w:color="auto" w:fill="FFFFFF"/>
            <w:vAlign w:val="bottom"/>
          </w:tcPr>
          <w:p w14:paraId="76063929" w14:textId="77777777" w:rsidR="00CB4BEB" w:rsidRPr="00461050" w:rsidRDefault="00CB4BEB" w:rsidP="003C0924">
            <w:pPr>
              <w:rPr>
                <w:rFonts w:ascii="Trebuchet MS" w:hAnsi="Trebuchet MS" w:cs="Trebuchet MS"/>
                <w:sz w:val="18"/>
                <w:szCs w:val="18"/>
              </w:rPr>
            </w:pPr>
          </w:p>
        </w:tc>
      </w:tr>
      <w:tr w:rsidR="00CB4BEB" w:rsidRPr="00461050" w14:paraId="1C535ADB" w14:textId="77777777" w:rsidTr="003C0924">
        <w:trPr>
          <w:trHeight w:hRule="exact" w:val="255"/>
        </w:trPr>
        <w:tc>
          <w:tcPr>
            <w:tcW w:w="1696" w:type="dxa"/>
            <w:shd w:val="clear" w:color="auto" w:fill="E0E0E0"/>
            <w:vAlign w:val="bottom"/>
          </w:tcPr>
          <w:p w14:paraId="0F89A4B7"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lastRenderedPageBreak/>
              <w:t>Geometrisk konsistens med objekter i andre datasæt</w:t>
            </w:r>
          </w:p>
        </w:tc>
        <w:tc>
          <w:tcPr>
            <w:tcW w:w="12972" w:type="dxa"/>
            <w:shd w:val="clear" w:color="auto" w:fill="FFFFFF"/>
            <w:vAlign w:val="bottom"/>
          </w:tcPr>
          <w:p w14:paraId="2E80C005"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 xml:space="preserve">Placeres gerne med snap til nabo- og </w:t>
            </w:r>
            <w:proofErr w:type="spellStart"/>
            <w:r w:rsidRPr="00261210">
              <w:rPr>
                <w:rFonts w:ascii="Trebuchet MS" w:hAnsi="Trebuchet MS" w:cs="Trebuchet MS"/>
                <w:sz w:val="18"/>
                <w:szCs w:val="18"/>
              </w:rPr>
              <w:t>GeoDanmark</w:t>
            </w:r>
            <w:proofErr w:type="spellEnd"/>
            <w:r w:rsidRPr="00461050">
              <w:rPr>
                <w:rFonts w:ascii="Trebuchet MS" w:hAnsi="Trebuchet MS" w:cs="Trebuchet MS"/>
                <w:sz w:val="18"/>
                <w:szCs w:val="18"/>
              </w:rPr>
              <w:t>-objekter.</w:t>
            </w:r>
          </w:p>
        </w:tc>
      </w:tr>
    </w:tbl>
    <w:p w14:paraId="44D151A2" w14:textId="77777777" w:rsidR="00CB4BEB" w:rsidRPr="00461050" w:rsidRDefault="00CB4BEB" w:rsidP="00CB4BEB">
      <w:pPr>
        <w:pStyle w:val="Overskrift6"/>
      </w:pPr>
      <w:r w:rsidRPr="00461050">
        <w:t>5.9.3.3 Kodelister</w:t>
      </w:r>
    </w:p>
    <w:p w14:paraId="2D359808" w14:textId="77777777" w:rsidR="00CB4BEB" w:rsidRPr="004D2787" w:rsidRDefault="00CB4BEB" w:rsidP="00CB4BEB">
      <w:pPr>
        <w:autoSpaceDE w:val="0"/>
        <w:autoSpaceDN w:val="0"/>
        <w:adjustRightInd w:val="0"/>
        <w:rPr>
          <w:rFonts w:ascii="Trebuchet MS" w:hAnsi="Trebuchet MS" w:cs="Trebuchet MS"/>
          <w:sz w:val="19"/>
          <w:szCs w:val="19"/>
        </w:rPr>
      </w:pPr>
      <w:r w:rsidRPr="004D2787">
        <w:rPr>
          <w:rFonts w:ascii="Trebuchet MS" w:hAnsi="Trebuchet MS" w:cs="Trebuchet MS"/>
          <w:sz w:val="19"/>
          <w:szCs w:val="19"/>
        </w:rPr>
        <w:t>Kodelisterne fungerer som oversættelser mellem anvendte kodeværdier og de matchende forklarende tekster.</w:t>
      </w:r>
    </w:p>
    <w:p w14:paraId="7C163F1F" w14:textId="77777777" w:rsidR="00CB4BEB" w:rsidRPr="000F0B60" w:rsidRDefault="00CB4BEB" w:rsidP="00CB4BEB">
      <w:pPr>
        <w:pStyle w:val="Overskrift7"/>
        <w:rPr>
          <w:lang w:val="en-US"/>
        </w:rPr>
      </w:pPr>
      <w:r w:rsidRPr="000F0B60">
        <w:rPr>
          <w:lang w:val="en-US"/>
        </w:rPr>
        <w:t xml:space="preserve">5.9.3.3.1   5802 </w:t>
      </w:r>
      <w:proofErr w:type="spellStart"/>
      <w:r>
        <w:rPr>
          <w:lang w:val="en-US"/>
        </w:rPr>
        <w:t>Rutetype</w:t>
      </w:r>
      <w:proofErr w:type="spellEnd"/>
      <w:r w:rsidRPr="000F0B60">
        <w:rPr>
          <w:rStyle w:val="TypografiOverskrift4BrugerdefineretfarveRGB0Tegn"/>
          <w:lang w:val="en-US"/>
        </w:rPr>
        <w:t xml:space="preserve"> </w:t>
      </w:r>
      <w:r w:rsidRPr="000F0B60">
        <w:rPr>
          <w:lang w:val="en-US"/>
        </w:rPr>
        <w:t>(d_5802_rute</w:t>
      </w:r>
      <w:r>
        <w:rPr>
          <w:lang w:val="en-US"/>
        </w:rPr>
        <w:t>type</w:t>
      </w:r>
      <w:r w:rsidRPr="000F0B60">
        <w:rPr>
          <w:lang w:val="en-US"/>
        </w:rPr>
        <w:t>)</w:t>
      </w:r>
    </w:p>
    <w:tbl>
      <w:tblPr>
        <w:tblW w:w="136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1"/>
        <w:gridCol w:w="1805"/>
        <w:gridCol w:w="1593"/>
        <w:gridCol w:w="8333"/>
      </w:tblGrid>
      <w:tr w:rsidR="00CB4BEB" w:rsidRPr="00B87969" w14:paraId="0CE7DDD0" w14:textId="77777777" w:rsidTr="003C0924">
        <w:trPr>
          <w:trHeight w:hRule="exact" w:val="255"/>
        </w:trPr>
        <w:tc>
          <w:tcPr>
            <w:tcW w:w="1926" w:type="dxa"/>
            <w:tcBorders>
              <w:bottom w:val="single" w:sz="4" w:space="0" w:color="auto"/>
            </w:tcBorders>
            <w:shd w:val="clear" w:color="auto" w:fill="D9D9D9"/>
            <w:vAlign w:val="bottom"/>
          </w:tcPr>
          <w:p w14:paraId="7C808EC1" w14:textId="77777777" w:rsidR="00CB4BEB" w:rsidRPr="00B87969" w:rsidRDefault="00CB4BEB" w:rsidP="003C0924">
            <w:pPr>
              <w:rPr>
                <w:rFonts w:ascii="Trebuchet MS" w:hAnsi="Trebuchet MS" w:cs="Trebuchet MS"/>
                <w:b/>
                <w:bCs/>
                <w:sz w:val="18"/>
                <w:szCs w:val="18"/>
              </w:rPr>
            </w:pPr>
            <w:proofErr w:type="spellStart"/>
            <w:r>
              <w:rPr>
                <w:rFonts w:ascii="Trebuchet MS" w:hAnsi="Trebuchet MS" w:cs="Trebuchet MS"/>
                <w:b/>
                <w:bCs/>
                <w:sz w:val="18"/>
                <w:szCs w:val="18"/>
              </w:rPr>
              <w:t>rute</w:t>
            </w:r>
            <w:r w:rsidRPr="00B87969">
              <w:rPr>
                <w:rFonts w:ascii="Trebuchet MS" w:hAnsi="Trebuchet MS" w:cs="Trebuchet MS"/>
                <w:b/>
                <w:bCs/>
                <w:sz w:val="18"/>
                <w:szCs w:val="18"/>
              </w:rPr>
              <w:t>_t_k</w:t>
            </w:r>
            <w:proofErr w:type="spellEnd"/>
          </w:p>
        </w:tc>
        <w:tc>
          <w:tcPr>
            <w:tcW w:w="1805" w:type="dxa"/>
            <w:tcBorders>
              <w:bottom w:val="single" w:sz="4" w:space="0" w:color="auto"/>
            </w:tcBorders>
            <w:shd w:val="clear" w:color="auto" w:fill="D9D9D9"/>
            <w:vAlign w:val="bottom"/>
          </w:tcPr>
          <w:p w14:paraId="6AF1841D" w14:textId="77777777" w:rsidR="00CB4BEB" w:rsidRPr="00B87969" w:rsidRDefault="00CB4BEB" w:rsidP="003C0924">
            <w:pPr>
              <w:rPr>
                <w:rFonts w:ascii="Trebuchet MS" w:hAnsi="Trebuchet MS" w:cs="Trebuchet MS"/>
                <w:bCs/>
                <w:sz w:val="18"/>
                <w:szCs w:val="18"/>
              </w:rPr>
            </w:pPr>
            <w:proofErr w:type="spellStart"/>
            <w:r>
              <w:rPr>
                <w:rFonts w:ascii="Trebuchet MS" w:hAnsi="Trebuchet MS" w:cs="Trebuchet MS"/>
                <w:b/>
                <w:bCs/>
                <w:sz w:val="18"/>
                <w:szCs w:val="18"/>
              </w:rPr>
              <w:t>rute</w:t>
            </w:r>
            <w:r w:rsidRPr="00B87969">
              <w:rPr>
                <w:rFonts w:ascii="Trebuchet MS" w:hAnsi="Trebuchet MS" w:cs="Trebuchet MS"/>
                <w:b/>
                <w:bCs/>
                <w:sz w:val="18"/>
                <w:szCs w:val="18"/>
              </w:rPr>
              <w:t>_ty</w:t>
            </w:r>
            <w:proofErr w:type="spellEnd"/>
          </w:p>
        </w:tc>
        <w:tc>
          <w:tcPr>
            <w:tcW w:w="1592" w:type="dxa"/>
            <w:tcBorders>
              <w:bottom w:val="single" w:sz="4" w:space="0" w:color="auto"/>
            </w:tcBorders>
            <w:shd w:val="clear" w:color="auto" w:fill="D9D9D9"/>
            <w:vAlign w:val="bottom"/>
          </w:tcPr>
          <w:p w14:paraId="4E662C11"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aktiv</w:t>
            </w:r>
          </w:p>
        </w:tc>
        <w:tc>
          <w:tcPr>
            <w:tcW w:w="8329" w:type="dxa"/>
            <w:tcBorders>
              <w:bottom w:val="single" w:sz="4" w:space="0" w:color="auto"/>
            </w:tcBorders>
            <w:shd w:val="clear" w:color="auto" w:fill="D9D9D9"/>
            <w:vAlign w:val="bottom"/>
          </w:tcPr>
          <w:p w14:paraId="40B578CB"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Begrebsdefinition</w:t>
            </w:r>
          </w:p>
        </w:tc>
      </w:tr>
      <w:tr w:rsidR="00CB4BEB" w:rsidRPr="00B87969" w14:paraId="21E509BE" w14:textId="77777777" w:rsidTr="003C0924">
        <w:trPr>
          <w:trHeight w:hRule="exac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363534C7"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806" w:type="dxa"/>
            <w:tcBorders>
              <w:top w:val="single" w:sz="4" w:space="0" w:color="auto"/>
              <w:left w:val="single" w:sz="4" w:space="0" w:color="auto"/>
              <w:bottom w:val="single" w:sz="4" w:space="0" w:color="auto"/>
            </w:tcBorders>
            <w:shd w:val="clear" w:color="auto" w:fill="FFFFFF"/>
            <w:vAlign w:val="bottom"/>
          </w:tcPr>
          <w:p w14:paraId="32368352" w14:textId="77777777" w:rsidR="00CB4BEB" w:rsidRPr="00B87969" w:rsidRDefault="00CB4BEB" w:rsidP="003C0924">
            <w:pPr>
              <w:rPr>
                <w:rFonts w:ascii="Trebuchet MS" w:hAnsi="Trebuchet MS" w:cs="Trebuchet MS"/>
                <w:sz w:val="18"/>
                <w:szCs w:val="18"/>
              </w:rPr>
            </w:pPr>
            <w:proofErr w:type="spellStart"/>
            <w:r w:rsidRPr="00B87969">
              <w:rPr>
                <w:rFonts w:ascii="Trebuchet MS" w:hAnsi="Trebuchet MS" w:cs="Trebuchet MS"/>
                <w:sz w:val="18"/>
                <w:szCs w:val="18"/>
              </w:rPr>
              <w:t>Skirute</w:t>
            </w:r>
            <w:proofErr w:type="spellEnd"/>
          </w:p>
        </w:tc>
        <w:tc>
          <w:tcPr>
            <w:tcW w:w="1597" w:type="dxa"/>
            <w:tcBorders>
              <w:top w:val="single" w:sz="4" w:space="0" w:color="auto"/>
              <w:left w:val="single" w:sz="4" w:space="0" w:color="auto"/>
              <w:bottom w:val="single" w:sz="4" w:space="0" w:color="auto"/>
            </w:tcBorders>
            <w:vAlign w:val="bottom"/>
          </w:tcPr>
          <w:p w14:paraId="7058B023"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361" w:type="dxa"/>
            <w:tcBorders>
              <w:top w:val="single" w:sz="4" w:space="0" w:color="auto"/>
              <w:left w:val="single" w:sz="4" w:space="0" w:color="auto"/>
              <w:bottom w:val="single" w:sz="4" w:space="0" w:color="auto"/>
            </w:tcBorders>
            <w:shd w:val="clear" w:color="auto" w:fill="auto"/>
            <w:vAlign w:val="bottom"/>
          </w:tcPr>
          <w:p w14:paraId="156A1645"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Skiløb</w:t>
            </w:r>
            <w:r>
              <w:rPr>
                <w:rFonts w:ascii="Trebuchet MS" w:hAnsi="Trebuchet MS" w:cs="Trebuchet MS"/>
                <w:sz w:val="18"/>
                <w:szCs w:val="18"/>
              </w:rPr>
              <w:t>s</w:t>
            </w:r>
            <w:r w:rsidRPr="00B87969">
              <w:rPr>
                <w:rFonts w:ascii="Trebuchet MS" w:hAnsi="Trebuchet MS" w:cs="Trebuchet MS"/>
                <w:sz w:val="18"/>
                <w:szCs w:val="18"/>
              </w:rPr>
              <w:t xml:space="preserve">rute på afmærkede og </w:t>
            </w:r>
            <w:proofErr w:type="spellStart"/>
            <w:r w:rsidRPr="00B87969">
              <w:rPr>
                <w:rFonts w:ascii="Trebuchet MS" w:hAnsi="Trebuchet MS" w:cs="Trebuchet MS"/>
                <w:sz w:val="18"/>
                <w:szCs w:val="18"/>
              </w:rPr>
              <w:t>uafmærkede</w:t>
            </w:r>
            <w:proofErr w:type="spellEnd"/>
            <w:r w:rsidRPr="00B87969">
              <w:rPr>
                <w:rFonts w:ascii="Trebuchet MS" w:hAnsi="Trebuchet MS" w:cs="Trebuchet MS"/>
                <w:sz w:val="18"/>
                <w:szCs w:val="18"/>
              </w:rPr>
              <w:t xml:space="preserve"> ruter i naturen. </w:t>
            </w:r>
          </w:p>
        </w:tc>
      </w:tr>
      <w:tr w:rsidR="00CB4BEB" w:rsidRPr="00B87969" w14:paraId="10892032"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center"/>
          </w:tcPr>
          <w:p w14:paraId="6AB38C19"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2</w:t>
            </w:r>
          </w:p>
        </w:tc>
        <w:tc>
          <w:tcPr>
            <w:tcW w:w="1806" w:type="dxa"/>
            <w:tcBorders>
              <w:top w:val="single" w:sz="4" w:space="0" w:color="auto"/>
              <w:left w:val="single" w:sz="4" w:space="0" w:color="auto"/>
              <w:bottom w:val="single" w:sz="4" w:space="0" w:color="auto"/>
            </w:tcBorders>
            <w:shd w:val="clear" w:color="auto" w:fill="FFFFFF"/>
            <w:vAlign w:val="center"/>
          </w:tcPr>
          <w:p w14:paraId="05127F44" w14:textId="77777777" w:rsidR="00CB4BEB" w:rsidRPr="00B87969" w:rsidRDefault="00CB4BEB" w:rsidP="003C0924">
            <w:pPr>
              <w:rPr>
                <w:rFonts w:ascii="Trebuchet MS" w:hAnsi="Trebuchet MS" w:cs="Trebuchet MS"/>
                <w:sz w:val="18"/>
                <w:szCs w:val="18"/>
              </w:rPr>
            </w:pPr>
            <w:proofErr w:type="spellStart"/>
            <w:r w:rsidRPr="00B87969">
              <w:rPr>
                <w:rFonts w:ascii="Trebuchet MS" w:hAnsi="Trebuchet MS" w:cs="Trebuchet MS"/>
                <w:sz w:val="18"/>
                <w:szCs w:val="18"/>
              </w:rPr>
              <w:t>Løberute</w:t>
            </w:r>
            <w:proofErr w:type="spellEnd"/>
          </w:p>
        </w:tc>
        <w:tc>
          <w:tcPr>
            <w:tcW w:w="1597" w:type="dxa"/>
            <w:tcBorders>
              <w:top w:val="single" w:sz="4" w:space="0" w:color="auto"/>
              <w:left w:val="single" w:sz="4" w:space="0" w:color="auto"/>
              <w:bottom w:val="single" w:sz="4" w:space="0" w:color="auto"/>
            </w:tcBorders>
            <w:vAlign w:val="bottom"/>
          </w:tcPr>
          <w:p w14:paraId="31A9018F" w14:textId="77777777" w:rsidR="00CB4BEB" w:rsidRPr="00B87969" w:rsidRDefault="00CB4BEB" w:rsidP="003C0924">
            <w:pPr>
              <w:shd w:val="clear" w:color="auto" w:fill="FFFFFF"/>
              <w:spacing w:line="288" w:lineRule="atLeast"/>
              <w:jc w:val="center"/>
              <w:rPr>
                <w:rFonts w:ascii="Trebuchet MS" w:hAnsi="Trebuchet MS" w:cs="Trebuchet MS"/>
                <w:sz w:val="18"/>
                <w:szCs w:val="18"/>
              </w:rPr>
            </w:pPr>
            <w:r w:rsidRPr="00B87969">
              <w:rPr>
                <w:rFonts w:ascii="Trebuchet MS" w:hAnsi="Trebuchet MS" w:cs="Trebuchet MS"/>
                <w:sz w:val="18"/>
                <w:szCs w:val="18"/>
              </w:rPr>
              <w:t>1</w:t>
            </w:r>
          </w:p>
        </w:tc>
        <w:tc>
          <w:tcPr>
            <w:tcW w:w="8361" w:type="dxa"/>
            <w:tcBorders>
              <w:top w:val="single" w:sz="4" w:space="0" w:color="auto"/>
              <w:left w:val="single" w:sz="4" w:space="0" w:color="auto"/>
              <w:bottom w:val="single" w:sz="4" w:space="0" w:color="auto"/>
            </w:tcBorders>
            <w:shd w:val="clear" w:color="auto" w:fill="auto"/>
            <w:vAlign w:val="center"/>
          </w:tcPr>
          <w:p w14:paraId="3BADAB15" w14:textId="77777777" w:rsidR="00CB4BEB" w:rsidRPr="00B87969" w:rsidRDefault="00CB4BEB" w:rsidP="003C0924">
            <w:pPr>
              <w:shd w:val="clear" w:color="auto" w:fill="FFFFFF"/>
              <w:spacing w:line="288" w:lineRule="atLeast"/>
              <w:rPr>
                <w:rFonts w:ascii="Trebuchet MS" w:hAnsi="Trebuchet MS" w:cs="Trebuchet MS"/>
                <w:sz w:val="18"/>
                <w:szCs w:val="18"/>
              </w:rPr>
            </w:pPr>
            <w:proofErr w:type="spellStart"/>
            <w:r w:rsidRPr="00B87969">
              <w:rPr>
                <w:rFonts w:ascii="Trebuchet MS" w:hAnsi="Trebuchet MS" w:cs="Trebuchet MS"/>
                <w:sz w:val="18"/>
                <w:szCs w:val="18"/>
              </w:rPr>
              <w:t>Løberute</w:t>
            </w:r>
            <w:proofErr w:type="spellEnd"/>
            <w:r w:rsidRPr="00B87969">
              <w:rPr>
                <w:rFonts w:ascii="Trebuchet MS" w:hAnsi="Trebuchet MS" w:cs="Trebuchet MS"/>
                <w:sz w:val="18"/>
                <w:szCs w:val="18"/>
              </w:rPr>
              <w:t xml:space="preserve"> på afmærkede og </w:t>
            </w:r>
            <w:proofErr w:type="spellStart"/>
            <w:r w:rsidRPr="00B87969">
              <w:rPr>
                <w:rFonts w:ascii="Trebuchet MS" w:hAnsi="Trebuchet MS" w:cs="Trebuchet MS"/>
                <w:sz w:val="18"/>
                <w:szCs w:val="18"/>
              </w:rPr>
              <w:t>uafmærkede</w:t>
            </w:r>
            <w:proofErr w:type="spellEnd"/>
            <w:r w:rsidRPr="00B87969">
              <w:rPr>
                <w:rFonts w:ascii="Trebuchet MS" w:hAnsi="Trebuchet MS" w:cs="Trebuchet MS"/>
                <w:sz w:val="18"/>
                <w:szCs w:val="18"/>
              </w:rPr>
              <w:t xml:space="preserve"> ruter langs veje og i naturen.</w:t>
            </w:r>
          </w:p>
        </w:tc>
      </w:tr>
      <w:tr w:rsidR="00CB4BEB" w:rsidRPr="00B87969" w14:paraId="0D6D4CF3"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77A4D04A"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 xml:space="preserve">3 </w:t>
            </w:r>
          </w:p>
        </w:tc>
        <w:tc>
          <w:tcPr>
            <w:tcW w:w="1806" w:type="dxa"/>
            <w:tcBorders>
              <w:top w:val="single" w:sz="4" w:space="0" w:color="auto"/>
              <w:left w:val="single" w:sz="4" w:space="0" w:color="auto"/>
              <w:bottom w:val="single" w:sz="4" w:space="0" w:color="auto"/>
            </w:tcBorders>
            <w:shd w:val="clear" w:color="auto" w:fill="FFFFFF"/>
            <w:vAlign w:val="bottom"/>
          </w:tcPr>
          <w:p w14:paraId="08D79495"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Cykelrute</w:t>
            </w:r>
          </w:p>
        </w:tc>
        <w:tc>
          <w:tcPr>
            <w:tcW w:w="1597" w:type="dxa"/>
            <w:tcBorders>
              <w:top w:val="single" w:sz="4" w:space="0" w:color="auto"/>
              <w:left w:val="single" w:sz="4" w:space="0" w:color="auto"/>
              <w:bottom w:val="single" w:sz="4" w:space="0" w:color="auto"/>
            </w:tcBorders>
            <w:shd w:val="clear" w:color="auto" w:fill="FFFFFF"/>
            <w:vAlign w:val="bottom"/>
          </w:tcPr>
          <w:p w14:paraId="516BC89B"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361" w:type="dxa"/>
            <w:tcBorders>
              <w:top w:val="single" w:sz="4" w:space="0" w:color="auto"/>
              <w:left w:val="single" w:sz="4" w:space="0" w:color="auto"/>
              <w:bottom w:val="single" w:sz="4" w:space="0" w:color="auto"/>
            </w:tcBorders>
            <w:shd w:val="clear" w:color="auto" w:fill="FFFFFF"/>
            <w:vAlign w:val="bottom"/>
          </w:tcPr>
          <w:p w14:paraId="2EFBD028"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Rute for cykler, afmærket på kort og evt. i terræn.</w:t>
            </w:r>
          </w:p>
        </w:tc>
      </w:tr>
      <w:tr w:rsidR="00CB4BEB" w:rsidRPr="00B87969" w14:paraId="31A9B133"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352DC585"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4</w:t>
            </w:r>
          </w:p>
        </w:tc>
        <w:tc>
          <w:tcPr>
            <w:tcW w:w="1806" w:type="dxa"/>
            <w:tcBorders>
              <w:top w:val="single" w:sz="4" w:space="0" w:color="auto"/>
              <w:left w:val="single" w:sz="4" w:space="0" w:color="auto"/>
              <w:bottom w:val="single" w:sz="4" w:space="0" w:color="auto"/>
            </w:tcBorders>
            <w:shd w:val="clear" w:color="auto" w:fill="FFFFFF"/>
            <w:vAlign w:val="bottom"/>
          </w:tcPr>
          <w:p w14:paraId="37FF3E7B"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Mountainbikerute</w:t>
            </w:r>
          </w:p>
        </w:tc>
        <w:tc>
          <w:tcPr>
            <w:tcW w:w="1597" w:type="dxa"/>
            <w:tcBorders>
              <w:top w:val="single" w:sz="4" w:space="0" w:color="auto"/>
              <w:left w:val="single" w:sz="4" w:space="0" w:color="auto"/>
              <w:bottom w:val="single" w:sz="4" w:space="0" w:color="auto"/>
            </w:tcBorders>
            <w:shd w:val="clear" w:color="auto" w:fill="FFFFFF"/>
            <w:vAlign w:val="bottom"/>
          </w:tcPr>
          <w:p w14:paraId="560CD33E"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361" w:type="dxa"/>
            <w:tcBorders>
              <w:top w:val="single" w:sz="4" w:space="0" w:color="auto"/>
              <w:left w:val="single" w:sz="4" w:space="0" w:color="auto"/>
              <w:bottom w:val="single" w:sz="4" w:space="0" w:color="auto"/>
            </w:tcBorders>
            <w:shd w:val="clear" w:color="auto" w:fill="FFFFFF"/>
            <w:vAlign w:val="bottom"/>
          </w:tcPr>
          <w:p w14:paraId="4510D434"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Afmærket eller </w:t>
            </w:r>
            <w:proofErr w:type="spellStart"/>
            <w:r w:rsidRPr="00B87969">
              <w:rPr>
                <w:rFonts w:ascii="Trebuchet MS" w:hAnsi="Trebuchet MS" w:cs="Trebuchet MS"/>
                <w:sz w:val="18"/>
                <w:szCs w:val="18"/>
              </w:rPr>
              <w:t>uafmærket</w:t>
            </w:r>
            <w:proofErr w:type="spellEnd"/>
            <w:r w:rsidRPr="00B87969">
              <w:rPr>
                <w:rFonts w:ascii="Trebuchet MS" w:hAnsi="Trebuchet MS" w:cs="Trebuchet MS"/>
                <w:sz w:val="18"/>
                <w:szCs w:val="18"/>
              </w:rPr>
              <w:t xml:space="preserve"> rute for mountainbikes.</w:t>
            </w:r>
          </w:p>
        </w:tc>
      </w:tr>
      <w:tr w:rsidR="00CB4BEB" w:rsidRPr="00B87969" w14:paraId="0E94068F"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55FFB0FE"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5</w:t>
            </w:r>
          </w:p>
        </w:tc>
        <w:tc>
          <w:tcPr>
            <w:tcW w:w="1806" w:type="dxa"/>
            <w:tcBorders>
              <w:top w:val="single" w:sz="4" w:space="0" w:color="auto"/>
              <w:left w:val="single" w:sz="4" w:space="0" w:color="auto"/>
              <w:bottom w:val="single" w:sz="4" w:space="0" w:color="auto"/>
            </w:tcBorders>
            <w:shd w:val="clear" w:color="auto" w:fill="FFFFFF"/>
            <w:vAlign w:val="bottom"/>
          </w:tcPr>
          <w:p w14:paraId="4D35D458"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Vandrerute</w:t>
            </w:r>
          </w:p>
        </w:tc>
        <w:tc>
          <w:tcPr>
            <w:tcW w:w="1597" w:type="dxa"/>
            <w:tcBorders>
              <w:top w:val="single" w:sz="4" w:space="0" w:color="auto"/>
              <w:left w:val="single" w:sz="4" w:space="0" w:color="auto"/>
              <w:bottom w:val="single" w:sz="4" w:space="0" w:color="auto"/>
            </w:tcBorders>
            <w:shd w:val="clear" w:color="auto" w:fill="FFFFFF"/>
            <w:vAlign w:val="bottom"/>
          </w:tcPr>
          <w:p w14:paraId="2520062B"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361" w:type="dxa"/>
            <w:tcBorders>
              <w:top w:val="single" w:sz="4" w:space="0" w:color="auto"/>
              <w:left w:val="single" w:sz="4" w:space="0" w:color="auto"/>
              <w:bottom w:val="single" w:sz="4" w:space="0" w:color="auto"/>
            </w:tcBorders>
            <w:shd w:val="clear" w:color="auto" w:fill="FFFFFF"/>
            <w:vAlign w:val="bottom"/>
          </w:tcPr>
          <w:p w14:paraId="58995D10"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Rute velegnet til vandring.</w:t>
            </w:r>
          </w:p>
        </w:tc>
      </w:tr>
      <w:tr w:rsidR="00CB4BEB" w:rsidRPr="00B87969" w14:paraId="70154A3A"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5FCC43F6"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6</w:t>
            </w:r>
          </w:p>
        </w:tc>
        <w:tc>
          <w:tcPr>
            <w:tcW w:w="1806" w:type="dxa"/>
            <w:tcBorders>
              <w:top w:val="single" w:sz="4" w:space="0" w:color="auto"/>
              <w:left w:val="single" w:sz="4" w:space="0" w:color="auto"/>
              <w:bottom w:val="single" w:sz="4" w:space="0" w:color="auto"/>
            </w:tcBorders>
            <w:shd w:val="clear" w:color="auto" w:fill="FFFFFF"/>
            <w:vAlign w:val="bottom"/>
          </w:tcPr>
          <w:p w14:paraId="3A580E0F" w14:textId="77777777" w:rsidR="00CB4BEB" w:rsidRPr="000D2D38" w:rsidRDefault="00CB4BEB" w:rsidP="003C0924">
            <w:pPr>
              <w:rPr>
                <w:rFonts w:ascii="Trebuchet MS" w:hAnsi="Trebuchet MS" w:cs="Trebuchet MS"/>
                <w:sz w:val="18"/>
                <w:szCs w:val="18"/>
              </w:rPr>
            </w:pPr>
            <w:proofErr w:type="spellStart"/>
            <w:r w:rsidRPr="000D2D38">
              <w:rPr>
                <w:rFonts w:ascii="Trebuchet MS" w:hAnsi="Trebuchet MS" w:cs="Trebuchet MS"/>
                <w:sz w:val="18"/>
                <w:szCs w:val="18"/>
              </w:rPr>
              <w:t>Motionsrute</w:t>
            </w:r>
            <w:proofErr w:type="spellEnd"/>
          </w:p>
        </w:tc>
        <w:tc>
          <w:tcPr>
            <w:tcW w:w="1597" w:type="dxa"/>
            <w:tcBorders>
              <w:top w:val="single" w:sz="4" w:space="0" w:color="auto"/>
              <w:left w:val="single" w:sz="4" w:space="0" w:color="auto"/>
              <w:bottom w:val="single" w:sz="4" w:space="0" w:color="auto"/>
            </w:tcBorders>
            <w:shd w:val="clear" w:color="auto" w:fill="FFFFFF"/>
            <w:vAlign w:val="bottom"/>
          </w:tcPr>
          <w:p w14:paraId="5F20192F"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361" w:type="dxa"/>
            <w:tcBorders>
              <w:top w:val="single" w:sz="4" w:space="0" w:color="auto"/>
              <w:left w:val="single" w:sz="4" w:space="0" w:color="auto"/>
              <w:bottom w:val="single" w:sz="4" w:space="0" w:color="auto"/>
            </w:tcBorders>
            <w:shd w:val="clear" w:color="auto" w:fill="FFFFFF"/>
            <w:vAlign w:val="bottom"/>
          </w:tcPr>
          <w:p w14:paraId="6D7301B4"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Rute udpeget til motionsformål – typisk løb eller gang.</w:t>
            </w:r>
          </w:p>
        </w:tc>
      </w:tr>
      <w:tr w:rsidR="00CB4BEB" w:rsidRPr="00B87969" w14:paraId="14F00925"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7BCD8C60"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7</w:t>
            </w:r>
          </w:p>
        </w:tc>
        <w:tc>
          <w:tcPr>
            <w:tcW w:w="1806" w:type="dxa"/>
            <w:tcBorders>
              <w:top w:val="single" w:sz="4" w:space="0" w:color="auto"/>
              <w:left w:val="single" w:sz="4" w:space="0" w:color="auto"/>
              <w:bottom w:val="single" w:sz="4" w:space="0" w:color="auto"/>
            </w:tcBorders>
            <w:shd w:val="clear" w:color="auto" w:fill="FFFFFF"/>
            <w:vAlign w:val="bottom"/>
          </w:tcPr>
          <w:p w14:paraId="178F4214"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Undervandsrute</w:t>
            </w:r>
          </w:p>
        </w:tc>
        <w:tc>
          <w:tcPr>
            <w:tcW w:w="1597" w:type="dxa"/>
            <w:tcBorders>
              <w:top w:val="single" w:sz="4" w:space="0" w:color="auto"/>
              <w:left w:val="single" w:sz="4" w:space="0" w:color="auto"/>
              <w:bottom w:val="single" w:sz="4" w:space="0" w:color="auto"/>
            </w:tcBorders>
            <w:shd w:val="clear" w:color="auto" w:fill="FFFFFF"/>
            <w:vAlign w:val="bottom"/>
          </w:tcPr>
          <w:p w14:paraId="6DE6AED6"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361" w:type="dxa"/>
            <w:tcBorders>
              <w:top w:val="single" w:sz="4" w:space="0" w:color="auto"/>
              <w:left w:val="single" w:sz="4" w:space="0" w:color="auto"/>
              <w:bottom w:val="single" w:sz="4" w:space="0" w:color="auto"/>
            </w:tcBorders>
            <w:shd w:val="clear" w:color="auto" w:fill="FFFFFF"/>
            <w:vAlign w:val="bottom"/>
          </w:tcPr>
          <w:p w14:paraId="45CE4313"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Afmærket eller </w:t>
            </w:r>
            <w:proofErr w:type="spellStart"/>
            <w:r w:rsidRPr="00B87969">
              <w:rPr>
                <w:rFonts w:ascii="Trebuchet MS" w:hAnsi="Trebuchet MS" w:cs="Trebuchet MS"/>
                <w:sz w:val="18"/>
                <w:szCs w:val="18"/>
              </w:rPr>
              <w:t>uafmærket</w:t>
            </w:r>
            <w:proofErr w:type="spellEnd"/>
            <w:r w:rsidRPr="00B87969">
              <w:rPr>
                <w:rFonts w:ascii="Trebuchet MS" w:hAnsi="Trebuchet MS" w:cs="Trebuchet MS"/>
                <w:sz w:val="18"/>
                <w:szCs w:val="18"/>
              </w:rPr>
              <w:t xml:space="preserve"> rute under vand for snorkeldykkere/dykkere.</w:t>
            </w:r>
          </w:p>
        </w:tc>
      </w:tr>
      <w:tr w:rsidR="00CB4BEB" w:rsidRPr="00B87969" w14:paraId="20AE6AA7"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579B90BB"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8</w:t>
            </w:r>
          </w:p>
        </w:tc>
        <w:tc>
          <w:tcPr>
            <w:tcW w:w="1806" w:type="dxa"/>
            <w:tcBorders>
              <w:top w:val="single" w:sz="4" w:space="0" w:color="auto"/>
              <w:left w:val="single" w:sz="4" w:space="0" w:color="auto"/>
              <w:bottom w:val="single" w:sz="4" w:space="0" w:color="auto"/>
            </w:tcBorders>
            <w:shd w:val="clear" w:color="auto" w:fill="FFFFFF"/>
            <w:vAlign w:val="bottom"/>
          </w:tcPr>
          <w:p w14:paraId="060C29EF" w14:textId="77777777" w:rsidR="00CB4BEB" w:rsidRPr="000D2D38" w:rsidRDefault="00CB4BEB" w:rsidP="003C0924">
            <w:pPr>
              <w:rPr>
                <w:rFonts w:ascii="Trebuchet MS" w:hAnsi="Trebuchet MS" w:cs="Trebuchet MS"/>
                <w:sz w:val="18"/>
                <w:szCs w:val="18"/>
              </w:rPr>
            </w:pPr>
            <w:proofErr w:type="spellStart"/>
            <w:r w:rsidRPr="000D2D38">
              <w:rPr>
                <w:rFonts w:ascii="Trebuchet MS" w:hAnsi="Trebuchet MS" w:cs="Trebuchet MS"/>
                <w:sz w:val="18"/>
                <w:szCs w:val="18"/>
              </w:rPr>
              <w:t>Riderute</w:t>
            </w:r>
            <w:proofErr w:type="spellEnd"/>
          </w:p>
        </w:tc>
        <w:tc>
          <w:tcPr>
            <w:tcW w:w="1597" w:type="dxa"/>
            <w:tcBorders>
              <w:top w:val="single" w:sz="4" w:space="0" w:color="auto"/>
              <w:left w:val="single" w:sz="4" w:space="0" w:color="auto"/>
              <w:bottom w:val="single" w:sz="4" w:space="0" w:color="auto"/>
            </w:tcBorders>
            <w:shd w:val="clear" w:color="auto" w:fill="FFFFFF"/>
            <w:vAlign w:val="bottom"/>
          </w:tcPr>
          <w:p w14:paraId="1BB15AB1"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361" w:type="dxa"/>
            <w:tcBorders>
              <w:top w:val="single" w:sz="4" w:space="0" w:color="auto"/>
              <w:left w:val="single" w:sz="4" w:space="0" w:color="auto"/>
              <w:bottom w:val="single" w:sz="4" w:space="0" w:color="auto"/>
            </w:tcBorders>
            <w:shd w:val="clear" w:color="auto" w:fill="FFFFFF"/>
            <w:vAlign w:val="bottom"/>
          </w:tcPr>
          <w:p w14:paraId="7DF0F9DC"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Afmærket eller </w:t>
            </w:r>
            <w:proofErr w:type="spellStart"/>
            <w:r w:rsidRPr="00B87969">
              <w:rPr>
                <w:rFonts w:ascii="Trebuchet MS" w:hAnsi="Trebuchet MS" w:cs="Trebuchet MS"/>
                <w:sz w:val="18"/>
                <w:szCs w:val="18"/>
              </w:rPr>
              <w:t>uafmærket</w:t>
            </w:r>
            <w:proofErr w:type="spellEnd"/>
            <w:r w:rsidRPr="00B87969">
              <w:rPr>
                <w:rFonts w:ascii="Trebuchet MS" w:hAnsi="Trebuchet MS" w:cs="Trebuchet MS"/>
                <w:sz w:val="18"/>
                <w:szCs w:val="18"/>
              </w:rPr>
              <w:t xml:space="preserve"> rute til færdsel til hest.</w:t>
            </w:r>
          </w:p>
        </w:tc>
      </w:tr>
      <w:tr w:rsidR="00CB4BEB" w:rsidRPr="00B87969" w14:paraId="3ACD8A75"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5E3E5AB7"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9</w:t>
            </w:r>
          </w:p>
        </w:tc>
        <w:tc>
          <w:tcPr>
            <w:tcW w:w="1806" w:type="dxa"/>
            <w:tcBorders>
              <w:top w:val="single" w:sz="4" w:space="0" w:color="auto"/>
              <w:left w:val="single" w:sz="4" w:space="0" w:color="auto"/>
              <w:bottom w:val="single" w:sz="4" w:space="0" w:color="auto"/>
            </w:tcBorders>
            <w:shd w:val="clear" w:color="auto" w:fill="FFFFFF"/>
            <w:vAlign w:val="bottom"/>
          </w:tcPr>
          <w:p w14:paraId="192AF45A"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Sejlrute</w:t>
            </w:r>
          </w:p>
        </w:tc>
        <w:tc>
          <w:tcPr>
            <w:tcW w:w="1597" w:type="dxa"/>
            <w:tcBorders>
              <w:top w:val="single" w:sz="4" w:space="0" w:color="auto"/>
              <w:left w:val="single" w:sz="4" w:space="0" w:color="auto"/>
              <w:bottom w:val="single" w:sz="4" w:space="0" w:color="auto"/>
            </w:tcBorders>
            <w:shd w:val="clear" w:color="auto" w:fill="FFFFFF"/>
            <w:vAlign w:val="bottom"/>
          </w:tcPr>
          <w:p w14:paraId="1FECDA51"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361" w:type="dxa"/>
            <w:tcBorders>
              <w:top w:val="single" w:sz="4" w:space="0" w:color="auto"/>
              <w:left w:val="single" w:sz="4" w:space="0" w:color="auto"/>
              <w:bottom w:val="single" w:sz="4" w:space="0" w:color="auto"/>
            </w:tcBorders>
            <w:shd w:val="clear" w:color="auto" w:fill="FFFFFF"/>
            <w:vAlign w:val="bottom"/>
          </w:tcPr>
          <w:p w14:paraId="5C80230D" w14:textId="77777777" w:rsidR="00CB4BEB" w:rsidRPr="000D2D38" w:rsidRDefault="00CB4BEB" w:rsidP="003C0924">
            <w:pPr>
              <w:pStyle w:val="Kommentartekst"/>
              <w:rPr>
                <w:rFonts w:ascii="Trebuchet MS" w:eastAsiaTheme="minorEastAsia" w:hAnsi="Trebuchet MS" w:cs="Trebuchet MS"/>
                <w:color w:val="767171"/>
                <w:sz w:val="18"/>
                <w:szCs w:val="18"/>
                <w:lang w:eastAsia="en-US"/>
              </w:rPr>
            </w:pPr>
            <w:r w:rsidRPr="000D2D38">
              <w:rPr>
                <w:rFonts w:ascii="Trebuchet MS" w:eastAsiaTheme="minorEastAsia" w:hAnsi="Trebuchet MS" w:cs="Trebuchet MS"/>
                <w:color w:val="767171"/>
                <w:sz w:val="18"/>
                <w:szCs w:val="18"/>
                <w:lang w:eastAsia="en-US"/>
              </w:rPr>
              <w:t>Afmærket eller beskrevet rute for kano- og kajak-sejlads.</w:t>
            </w:r>
          </w:p>
        </w:tc>
      </w:tr>
      <w:tr w:rsidR="00CB4BEB" w:rsidRPr="00B87969" w14:paraId="2922F69A"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7A457115"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10</w:t>
            </w:r>
          </w:p>
        </w:tc>
        <w:tc>
          <w:tcPr>
            <w:tcW w:w="1806" w:type="dxa"/>
            <w:tcBorders>
              <w:top w:val="single" w:sz="4" w:space="0" w:color="auto"/>
              <w:left w:val="single" w:sz="4" w:space="0" w:color="auto"/>
              <w:bottom w:val="single" w:sz="4" w:space="0" w:color="auto"/>
            </w:tcBorders>
            <w:shd w:val="clear" w:color="auto" w:fill="FFFFFF"/>
            <w:vAlign w:val="bottom"/>
          </w:tcPr>
          <w:p w14:paraId="551036E0"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Gratis fiskeri</w:t>
            </w:r>
          </w:p>
        </w:tc>
        <w:tc>
          <w:tcPr>
            <w:tcW w:w="1597" w:type="dxa"/>
            <w:tcBorders>
              <w:top w:val="single" w:sz="4" w:space="0" w:color="auto"/>
              <w:left w:val="single" w:sz="4" w:space="0" w:color="auto"/>
              <w:bottom w:val="single" w:sz="4" w:space="0" w:color="auto"/>
            </w:tcBorders>
            <w:shd w:val="clear" w:color="auto" w:fill="FFFFFF"/>
            <w:vAlign w:val="bottom"/>
          </w:tcPr>
          <w:p w14:paraId="6A162024"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0</w:t>
            </w:r>
          </w:p>
        </w:tc>
        <w:tc>
          <w:tcPr>
            <w:tcW w:w="8361" w:type="dxa"/>
            <w:tcBorders>
              <w:top w:val="single" w:sz="4" w:space="0" w:color="auto"/>
              <w:left w:val="single" w:sz="4" w:space="0" w:color="auto"/>
              <w:bottom w:val="single" w:sz="4" w:space="0" w:color="auto"/>
            </w:tcBorders>
            <w:shd w:val="clear" w:color="auto" w:fill="FFFFFF"/>
            <w:vAlign w:val="bottom"/>
          </w:tcPr>
          <w:p w14:paraId="6DDBED13"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Strækning med gratis fiskeri.</w:t>
            </w:r>
          </w:p>
        </w:tc>
      </w:tr>
      <w:tr w:rsidR="00CB4BEB" w:rsidRPr="00B87969" w14:paraId="047751B5"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3D5B3FCC"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11</w:t>
            </w:r>
          </w:p>
        </w:tc>
        <w:tc>
          <w:tcPr>
            <w:tcW w:w="1806" w:type="dxa"/>
            <w:tcBorders>
              <w:top w:val="single" w:sz="4" w:space="0" w:color="auto"/>
              <w:left w:val="single" w:sz="4" w:space="0" w:color="auto"/>
              <w:bottom w:val="single" w:sz="4" w:space="0" w:color="auto"/>
            </w:tcBorders>
            <w:shd w:val="clear" w:color="auto" w:fill="FFFFFF"/>
            <w:vAlign w:val="bottom"/>
          </w:tcPr>
          <w:p w14:paraId="70AB4462"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Rekreativ sti</w:t>
            </w:r>
          </w:p>
        </w:tc>
        <w:tc>
          <w:tcPr>
            <w:tcW w:w="1597" w:type="dxa"/>
            <w:tcBorders>
              <w:top w:val="single" w:sz="4" w:space="0" w:color="auto"/>
              <w:left w:val="single" w:sz="4" w:space="0" w:color="auto"/>
              <w:bottom w:val="single" w:sz="4" w:space="0" w:color="auto"/>
            </w:tcBorders>
            <w:shd w:val="clear" w:color="auto" w:fill="FFFFFF"/>
            <w:vAlign w:val="bottom"/>
          </w:tcPr>
          <w:p w14:paraId="756B442E"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0</w:t>
            </w:r>
          </w:p>
        </w:tc>
        <w:tc>
          <w:tcPr>
            <w:tcW w:w="8361" w:type="dxa"/>
            <w:tcBorders>
              <w:top w:val="single" w:sz="4" w:space="0" w:color="auto"/>
              <w:left w:val="single" w:sz="4" w:space="0" w:color="auto"/>
              <w:bottom w:val="single" w:sz="4" w:space="0" w:color="auto"/>
            </w:tcBorders>
            <w:shd w:val="clear" w:color="auto" w:fill="FFFFFF"/>
            <w:vAlign w:val="bottom"/>
          </w:tcPr>
          <w:p w14:paraId="2F239E29"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Vandresti med fokus på det rekreative.</w:t>
            </w:r>
          </w:p>
        </w:tc>
      </w:tr>
      <w:tr w:rsidR="00CB4BEB" w:rsidRPr="00B87969" w14:paraId="7A764EB4"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708632D1"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12</w:t>
            </w:r>
          </w:p>
        </w:tc>
        <w:tc>
          <w:tcPr>
            <w:tcW w:w="1806" w:type="dxa"/>
            <w:tcBorders>
              <w:top w:val="single" w:sz="4" w:space="0" w:color="auto"/>
              <w:left w:val="single" w:sz="4" w:space="0" w:color="auto"/>
              <w:bottom w:val="single" w:sz="4" w:space="0" w:color="auto"/>
            </w:tcBorders>
            <w:shd w:val="clear" w:color="auto" w:fill="FFFFFF"/>
            <w:vAlign w:val="bottom"/>
          </w:tcPr>
          <w:p w14:paraId="67586041"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Adgangsvej</w:t>
            </w:r>
          </w:p>
        </w:tc>
        <w:tc>
          <w:tcPr>
            <w:tcW w:w="1597" w:type="dxa"/>
            <w:tcBorders>
              <w:top w:val="single" w:sz="4" w:space="0" w:color="auto"/>
              <w:left w:val="single" w:sz="4" w:space="0" w:color="auto"/>
              <w:bottom w:val="single" w:sz="4" w:space="0" w:color="auto"/>
            </w:tcBorders>
            <w:shd w:val="clear" w:color="auto" w:fill="FFFFFF"/>
            <w:vAlign w:val="bottom"/>
          </w:tcPr>
          <w:p w14:paraId="44717FD8"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0</w:t>
            </w:r>
          </w:p>
        </w:tc>
        <w:tc>
          <w:tcPr>
            <w:tcW w:w="8361" w:type="dxa"/>
            <w:tcBorders>
              <w:top w:val="single" w:sz="4" w:space="0" w:color="auto"/>
              <w:left w:val="single" w:sz="4" w:space="0" w:color="auto"/>
              <w:bottom w:val="single" w:sz="4" w:space="0" w:color="auto"/>
            </w:tcBorders>
            <w:shd w:val="clear" w:color="auto" w:fill="FFFFFF"/>
            <w:vAlign w:val="bottom"/>
          </w:tcPr>
          <w:p w14:paraId="51426054"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Sti eller spor med fri adgang, der fører hen til facilitet.</w:t>
            </w:r>
          </w:p>
        </w:tc>
      </w:tr>
      <w:tr w:rsidR="00CB4BEB" w:rsidRPr="00B87969" w14:paraId="1FF76D50"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27B64794"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13</w:t>
            </w:r>
          </w:p>
        </w:tc>
        <w:tc>
          <w:tcPr>
            <w:tcW w:w="1806" w:type="dxa"/>
            <w:tcBorders>
              <w:top w:val="single" w:sz="4" w:space="0" w:color="auto"/>
              <w:left w:val="single" w:sz="4" w:space="0" w:color="auto"/>
              <w:bottom w:val="single" w:sz="4" w:space="0" w:color="auto"/>
            </w:tcBorders>
            <w:shd w:val="clear" w:color="auto" w:fill="FFFFFF"/>
            <w:vAlign w:val="bottom"/>
          </w:tcPr>
          <w:p w14:paraId="16E4B9BB"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Margueritruten</w:t>
            </w:r>
          </w:p>
        </w:tc>
        <w:tc>
          <w:tcPr>
            <w:tcW w:w="1597" w:type="dxa"/>
            <w:tcBorders>
              <w:top w:val="single" w:sz="4" w:space="0" w:color="auto"/>
              <w:left w:val="single" w:sz="4" w:space="0" w:color="auto"/>
              <w:bottom w:val="single" w:sz="4" w:space="0" w:color="auto"/>
            </w:tcBorders>
            <w:shd w:val="clear" w:color="auto" w:fill="FFFFFF"/>
            <w:vAlign w:val="bottom"/>
          </w:tcPr>
          <w:p w14:paraId="5FB600EA" w14:textId="77777777" w:rsidR="00CB4BEB" w:rsidRPr="00B87969" w:rsidDel="000F0B60"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361" w:type="dxa"/>
            <w:tcBorders>
              <w:top w:val="single" w:sz="4" w:space="0" w:color="auto"/>
              <w:left w:val="single" w:sz="4" w:space="0" w:color="auto"/>
              <w:bottom w:val="single" w:sz="4" w:space="0" w:color="auto"/>
            </w:tcBorders>
            <w:shd w:val="clear" w:color="auto" w:fill="FFFFFF"/>
            <w:vAlign w:val="bottom"/>
          </w:tcPr>
          <w:p w14:paraId="644E03DF"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Skiltet rute forbi seværdigheder og smuk natur. Tiltænkt til biler og motorcyklister. Store dele også velegnet for cyklister.</w:t>
            </w:r>
          </w:p>
        </w:tc>
      </w:tr>
      <w:tr w:rsidR="00CB4BEB" w:rsidRPr="00B87969" w14:paraId="269BCECF"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72294DBB"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14</w:t>
            </w:r>
          </w:p>
        </w:tc>
        <w:tc>
          <w:tcPr>
            <w:tcW w:w="1806" w:type="dxa"/>
            <w:tcBorders>
              <w:top w:val="single" w:sz="4" w:space="0" w:color="auto"/>
              <w:left w:val="single" w:sz="4" w:space="0" w:color="auto"/>
              <w:bottom w:val="single" w:sz="4" w:space="0" w:color="auto"/>
            </w:tcBorders>
            <w:shd w:val="clear" w:color="auto" w:fill="FFFFFF"/>
            <w:vAlign w:val="bottom"/>
          </w:tcPr>
          <w:p w14:paraId="3597FD90" w14:textId="77777777" w:rsidR="00CB4BEB" w:rsidRPr="000D2D38" w:rsidRDefault="00CB4BEB" w:rsidP="003C0924">
            <w:pPr>
              <w:rPr>
                <w:rFonts w:ascii="Trebuchet MS" w:hAnsi="Trebuchet MS" w:cs="Trebuchet MS"/>
                <w:sz w:val="18"/>
                <w:szCs w:val="18"/>
              </w:rPr>
            </w:pPr>
            <w:proofErr w:type="spellStart"/>
            <w:r w:rsidRPr="000D2D38">
              <w:rPr>
                <w:rFonts w:ascii="Trebuchet MS" w:hAnsi="Trebuchet MS" w:cs="Trebuchet MS"/>
                <w:sz w:val="18"/>
                <w:szCs w:val="18"/>
              </w:rPr>
              <w:t>Trec</w:t>
            </w:r>
            <w:proofErr w:type="spellEnd"/>
            <w:r w:rsidRPr="000D2D38">
              <w:rPr>
                <w:rFonts w:ascii="Trebuchet MS" w:hAnsi="Trebuchet MS" w:cs="Trebuchet MS"/>
                <w:sz w:val="18"/>
                <w:szCs w:val="18"/>
              </w:rPr>
              <w:t>-bane</w:t>
            </w:r>
          </w:p>
        </w:tc>
        <w:tc>
          <w:tcPr>
            <w:tcW w:w="1597" w:type="dxa"/>
            <w:tcBorders>
              <w:top w:val="single" w:sz="4" w:space="0" w:color="auto"/>
              <w:left w:val="single" w:sz="4" w:space="0" w:color="auto"/>
              <w:bottom w:val="single" w:sz="4" w:space="0" w:color="auto"/>
            </w:tcBorders>
            <w:shd w:val="clear" w:color="auto" w:fill="FFFFFF"/>
            <w:vAlign w:val="bottom"/>
          </w:tcPr>
          <w:p w14:paraId="22E75641"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361" w:type="dxa"/>
            <w:tcBorders>
              <w:top w:val="single" w:sz="4" w:space="0" w:color="auto"/>
              <w:left w:val="single" w:sz="4" w:space="0" w:color="auto"/>
              <w:bottom w:val="single" w:sz="4" w:space="0" w:color="auto"/>
            </w:tcBorders>
            <w:shd w:val="clear" w:color="auto" w:fill="FFFFFF"/>
            <w:vAlign w:val="bottom"/>
          </w:tcPr>
          <w:p w14:paraId="1FE4C665" w14:textId="77777777" w:rsidR="00CB4BEB" w:rsidRDefault="00CB4BEB" w:rsidP="003C0924">
            <w:pPr>
              <w:rPr>
                <w:rFonts w:ascii="Trebuchet MS" w:hAnsi="Trebuchet MS" w:cs="Trebuchet MS"/>
                <w:sz w:val="18"/>
                <w:szCs w:val="18"/>
              </w:rPr>
            </w:pPr>
            <w:r>
              <w:rPr>
                <w:rFonts w:ascii="Trebuchet MS" w:hAnsi="Trebuchet MS" w:cs="Trebuchet MS"/>
                <w:sz w:val="18"/>
                <w:szCs w:val="18"/>
              </w:rPr>
              <w:t>Ride</w:t>
            </w:r>
            <w:r w:rsidRPr="00AD4BB2">
              <w:rPr>
                <w:rFonts w:ascii="Trebuchet MS" w:hAnsi="Trebuchet MS" w:cs="Trebuchet MS"/>
                <w:sz w:val="18"/>
                <w:szCs w:val="18"/>
              </w:rPr>
              <w:t>aktivitetsbane</w:t>
            </w:r>
            <w:r>
              <w:rPr>
                <w:rFonts w:ascii="Trebuchet MS" w:hAnsi="Trebuchet MS" w:cs="Trebuchet MS"/>
                <w:sz w:val="18"/>
                <w:szCs w:val="18"/>
              </w:rPr>
              <w:t xml:space="preserve"> i naturen</w:t>
            </w:r>
            <w:r w:rsidRPr="00AD4BB2">
              <w:rPr>
                <w:rFonts w:ascii="Trebuchet MS" w:hAnsi="Trebuchet MS" w:cs="Trebuchet MS"/>
                <w:sz w:val="18"/>
                <w:szCs w:val="18"/>
              </w:rPr>
              <w:t xml:space="preserve"> for heste og ryttere</w:t>
            </w:r>
            <w:r>
              <w:rPr>
                <w:rFonts w:ascii="Trebuchet MS" w:hAnsi="Trebuchet MS" w:cs="Trebuchet MS"/>
                <w:sz w:val="18"/>
                <w:szCs w:val="18"/>
              </w:rPr>
              <w:t>.</w:t>
            </w:r>
          </w:p>
        </w:tc>
      </w:tr>
      <w:tr w:rsidR="00CB4BEB" w:rsidRPr="00B87969" w14:paraId="68934187" w14:textId="77777777" w:rsidTr="003C0924">
        <w:trPr>
          <w:trHeight w:val="255"/>
        </w:trPr>
        <w:tc>
          <w:tcPr>
            <w:tcW w:w="1926" w:type="dxa"/>
            <w:tcBorders>
              <w:top w:val="single" w:sz="4" w:space="0" w:color="auto"/>
              <w:left w:val="single" w:sz="4" w:space="0" w:color="auto"/>
              <w:bottom w:val="single" w:sz="4" w:space="0" w:color="auto"/>
              <w:right w:val="single" w:sz="4" w:space="0" w:color="auto"/>
            </w:tcBorders>
            <w:shd w:val="clear" w:color="auto" w:fill="D9D9D9"/>
            <w:vAlign w:val="bottom"/>
          </w:tcPr>
          <w:p w14:paraId="4259A4EE"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98</w:t>
            </w:r>
          </w:p>
        </w:tc>
        <w:tc>
          <w:tcPr>
            <w:tcW w:w="1805" w:type="dxa"/>
            <w:tcBorders>
              <w:top w:val="single" w:sz="4" w:space="0" w:color="auto"/>
              <w:left w:val="single" w:sz="4" w:space="0" w:color="auto"/>
              <w:bottom w:val="single" w:sz="4" w:space="0" w:color="auto"/>
            </w:tcBorders>
            <w:shd w:val="clear" w:color="auto" w:fill="FFFFFF"/>
            <w:vAlign w:val="bottom"/>
          </w:tcPr>
          <w:p w14:paraId="04190E1D"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Andet</w:t>
            </w:r>
          </w:p>
        </w:tc>
        <w:tc>
          <w:tcPr>
            <w:tcW w:w="1592" w:type="dxa"/>
            <w:tcBorders>
              <w:top w:val="single" w:sz="4" w:space="0" w:color="auto"/>
              <w:left w:val="single" w:sz="4" w:space="0" w:color="auto"/>
              <w:bottom w:val="single" w:sz="4" w:space="0" w:color="auto"/>
            </w:tcBorders>
            <w:shd w:val="clear" w:color="auto" w:fill="FFFFFF"/>
            <w:vAlign w:val="bottom"/>
          </w:tcPr>
          <w:p w14:paraId="503F253B"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329" w:type="dxa"/>
            <w:tcBorders>
              <w:top w:val="single" w:sz="4" w:space="0" w:color="auto"/>
              <w:left w:val="single" w:sz="4" w:space="0" w:color="auto"/>
              <w:bottom w:val="single" w:sz="4" w:space="0" w:color="auto"/>
            </w:tcBorders>
            <w:shd w:val="clear" w:color="auto" w:fill="FFFFFF"/>
            <w:vAlign w:val="bottom"/>
          </w:tcPr>
          <w:p w14:paraId="21843934"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Hvor andre facilitetsbetegnelser ikke er dækkende.</w:t>
            </w:r>
          </w:p>
        </w:tc>
      </w:tr>
      <w:tr w:rsidR="00CB4BEB" w:rsidRPr="00B87969" w14:paraId="5F4BC420" w14:textId="77777777" w:rsidTr="003C0924">
        <w:trPr>
          <w:trHeight w:val="255"/>
        </w:trPr>
        <w:tc>
          <w:tcPr>
            <w:tcW w:w="1926" w:type="dxa"/>
            <w:tcBorders>
              <w:top w:val="single" w:sz="4" w:space="0" w:color="auto"/>
              <w:left w:val="single" w:sz="4" w:space="0" w:color="auto"/>
              <w:bottom w:val="single" w:sz="4" w:space="0" w:color="auto"/>
              <w:right w:val="single" w:sz="4" w:space="0" w:color="auto"/>
            </w:tcBorders>
            <w:shd w:val="clear" w:color="auto" w:fill="D9D9D9"/>
            <w:vAlign w:val="bottom"/>
          </w:tcPr>
          <w:p w14:paraId="7445B660"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99</w:t>
            </w:r>
          </w:p>
        </w:tc>
        <w:tc>
          <w:tcPr>
            <w:tcW w:w="1805" w:type="dxa"/>
            <w:tcBorders>
              <w:top w:val="single" w:sz="4" w:space="0" w:color="auto"/>
              <w:left w:val="single" w:sz="4" w:space="0" w:color="auto"/>
              <w:bottom w:val="single" w:sz="4" w:space="0" w:color="auto"/>
            </w:tcBorders>
            <w:shd w:val="clear" w:color="auto" w:fill="FFFFFF"/>
            <w:vAlign w:val="bottom"/>
          </w:tcPr>
          <w:p w14:paraId="31727504"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Ukendt</w:t>
            </w:r>
          </w:p>
        </w:tc>
        <w:tc>
          <w:tcPr>
            <w:tcW w:w="1592" w:type="dxa"/>
            <w:tcBorders>
              <w:top w:val="single" w:sz="4" w:space="0" w:color="auto"/>
              <w:left w:val="single" w:sz="4" w:space="0" w:color="auto"/>
              <w:bottom w:val="single" w:sz="4" w:space="0" w:color="auto"/>
            </w:tcBorders>
            <w:shd w:val="clear" w:color="auto" w:fill="FFFFFF"/>
            <w:vAlign w:val="bottom"/>
          </w:tcPr>
          <w:p w14:paraId="0EFFE2E9"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329" w:type="dxa"/>
            <w:tcBorders>
              <w:top w:val="single" w:sz="4" w:space="0" w:color="auto"/>
              <w:left w:val="single" w:sz="4" w:space="0" w:color="auto"/>
              <w:bottom w:val="single" w:sz="4" w:space="0" w:color="auto"/>
            </w:tcBorders>
            <w:shd w:val="clear" w:color="auto" w:fill="FFFFFF"/>
            <w:vAlign w:val="bottom"/>
          </w:tcPr>
          <w:p w14:paraId="09B0D0ED"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Mangler viden om </w:t>
            </w:r>
            <w:r>
              <w:rPr>
                <w:rFonts w:ascii="Trebuchet MS" w:hAnsi="Trebuchet MS" w:cs="Trebuchet MS"/>
                <w:sz w:val="18"/>
                <w:szCs w:val="18"/>
              </w:rPr>
              <w:t>rute</w:t>
            </w:r>
            <w:r w:rsidRPr="00B87969">
              <w:rPr>
                <w:rFonts w:ascii="Trebuchet MS" w:hAnsi="Trebuchet MS" w:cs="Trebuchet MS"/>
                <w:sz w:val="18"/>
                <w:szCs w:val="18"/>
              </w:rPr>
              <w:t>typen.</w:t>
            </w:r>
          </w:p>
        </w:tc>
      </w:tr>
    </w:tbl>
    <w:p w14:paraId="78AFEA05" w14:textId="77777777" w:rsidR="00CB4BEB" w:rsidRPr="00B87969" w:rsidRDefault="00CB4BEB" w:rsidP="00CB4BEB">
      <w:pPr>
        <w:pStyle w:val="Overskrift7"/>
        <w:rPr>
          <w:kern w:val="32"/>
          <w:sz w:val="18"/>
          <w:szCs w:val="18"/>
        </w:rPr>
      </w:pPr>
    </w:p>
    <w:p w14:paraId="0FB1BF53" w14:textId="77777777" w:rsidR="00CB4BEB" w:rsidRPr="00B87969" w:rsidRDefault="00CB4BEB" w:rsidP="003F4D5A">
      <w:pPr>
        <w:pStyle w:val="Overskrift7"/>
        <w:rPr>
          <w:b/>
          <w:bCs/>
        </w:rPr>
      </w:pPr>
      <w:r w:rsidRPr="00B87969">
        <w:t>5.9.3.3.2   5802 Fremkommelighed (d</w:t>
      </w:r>
      <w:r w:rsidRPr="007B1453">
        <w:rPr>
          <w:color w:val="4F81BD"/>
        </w:rPr>
        <w:t>_</w:t>
      </w:r>
      <w:r w:rsidRPr="00B87969">
        <w:t>5802_fremkommelighed)</w:t>
      </w:r>
      <w:r>
        <w:t xml:space="preserve"> Udgår</w:t>
      </w:r>
    </w:p>
    <w:tbl>
      <w:tblPr>
        <w:tblW w:w="138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57"/>
        <w:gridCol w:w="2332"/>
        <w:gridCol w:w="631"/>
        <w:gridCol w:w="8638"/>
      </w:tblGrid>
      <w:tr w:rsidR="00CB4BEB" w:rsidRPr="00B87969" w14:paraId="6C0DAE5E" w14:textId="77777777" w:rsidTr="003C0924">
        <w:trPr>
          <w:trHeight w:hRule="exact" w:val="255"/>
        </w:trPr>
        <w:tc>
          <w:tcPr>
            <w:tcW w:w="2257" w:type="dxa"/>
            <w:tcBorders>
              <w:bottom w:val="single" w:sz="4" w:space="0" w:color="auto"/>
            </w:tcBorders>
            <w:shd w:val="clear" w:color="auto" w:fill="D9D9D9"/>
            <w:vAlign w:val="bottom"/>
          </w:tcPr>
          <w:p w14:paraId="31059038" w14:textId="77777777" w:rsidR="00CB4BEB" w:rsidRPr="00B87969" w:rsidRDefault="00CB4BEB" w:rsidP="003C0924">
            <w:pPr>
              <w:rPr>
                <w:rFonts w:ascii="Trebuchet MS" w:hAnsi="Trebuchet MS" w:cs="Trebuchet MS"/>
                <w:b/>
                <w:bCs/>
                <w:sz w:val="18"/>
                <w:szCs w:val="18"/>
              </w:rPr>
            </w:pPr>
            <w:proofErr w:type="spellStart"/>
            <w:r w:rsidRPr="00B87969">
              <w:rPr>
                <w:rFonts w:ascii="Trebuchet MS" w:hAnsi="Trebuchet MS" w:cs="Trebuchet MS"/>
                <w:b/>
                <w:bCs/>
                <w:sz w:val="18"/>
                <w:szCs w:val="18"/>
              </w:rPr>
              <w:t>fremkommelighed_kode</w:t>
            </w:r>
            <w:proofErr w:type="spellEnd"/>
          </w:p>
        </w:tc>
        <w:tc>
          <w:tcPr>
            <w:tcW w:w="2332" w:type="dxa"/>
            <w:tcBorders>
              <w:bottom w:val="single" w:sz="4" w:space="0" w:color="auto"/>
            </w:tcBorders>
            <w:shd w:val="clear" w:color="auto" w:fill="D9D9D9"/>
            <w:vAlign w:val="bottom"/>
          </w:tcPr>
          <w:p w14:paraId="3D7A8F9B"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fremkommelighed</w:t>
            </w:r>
          </w:p>
        </w:tc>
        <w:tc>
          <w:tcPr>
            <w:tcW w:w="631" w:type="dxa"/>
            <w:tcBorders>
              <w:bottom w:val="single" w:sz="4" w:space="0" w:color="auto"/>
            </w:tcBorders>
            <w:shd w:val="clear" w:color="auto" w:fill="D9D9D9"/>
            <w:vAlign w:val="bottom"/>
          </w:tcPr>
          <w:p w14:paraId="21E4104B"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aktiv</w:t>
            </w:r>
          </w:p>
        </w:tc>
        <w:tc>
          <w:tcPr>
            <w:tcW w:w="8638" w:type="dxa"/>
            <w:tcBorders>
              <w:bottom w:val="single" w:sz="4" w:space="0" w:color="auto"/>
            </w:tcBorders>
            <w:shd w:val="clear" w:color="auto" w:fill="D9D9D9"/>
            <w:vAlign w:val="bottom"/>
          </w:tcPr>
          <w:p w14:paraId="4551BEB3"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 xml:space="preserve">Begrebsdefinition </w:t>
            </w:r>
          </w:p>
        </w:tc>
      </w:tr>
      <w:tr w:rsidR="00CB4BEB" w:rsidRPr="00B87969" w14:paraId="74EA868B"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bottom"/>
          </w:tcPr>
          <w:p w14:paraId="63E74814"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2332" w:type="dxa"/>
            <w:tcBorders>
              <w:top w:val="single" w:sz="4" w:space="0" w:color="auto"/>
              <w:left w:val="single" w:sz="4" w:space="0" w:color="auto"/>
              <w:bottom w:val="single" w:sz="4" w:space="0" w:color="auto"/>
            </w:tcBorders>
            <w:vAlign w:val="bottom"/>
          </w:tcPr>
          <w:p w14:paraId="3AC511E4"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Stor fremkommelighed</w:t>
            </w:r>
          </w:p>
        </w:tc>
        <w:tc>
          <w:tcPr>
            <w:tcW w:w="631" w:type="dxa"/>
            <w:tcBorders>
              <w:top w:val="single" w:sz="4" w:space="0" w:color="auto"/>
              <w:left w:val="single" w:sz="4" w:space="0" w:color="auto"/>
              <w:bottom w:val="single" w:sz="4" w:space="0" w:color="auto"/>
              <w:right w:val="single" w:sz="4" w:space="0" w:color="auto"/>
            </w:tcBorders>
            <w:vAlign w:val="bottom"/>
          </w:tcPr>
          <w:p w14:paraId="354C1D83"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0</w:t>
            </w:r>
          </w:p>
        </w:tc>
        <w:tc>
          <w:tcPr>
            <w:tcW w:w="8638" w:type="dxa"/>
            <w:tcBorders>
              <w:top w:val="single" w:sz="4" w:space="0" w:color="auto"/>
              <w:left w:val="single" w:sz="4" w:space="0" w:color="auto"/>
              <w:bottom w:val="single" w:sz="4" w:space="0" w:color="auto"/>
            </w:tcBorders>
            <w:vAlign w:val="bottom"/>
          </w:tcPr>
          <w:p w14:paraId="44150195"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Strækning med ingen eller små stigninger. Egnet til barnevogn mm</w:t>
            </w:r>
          </w:p>
        </w:tc>
      </w:tr>
      <w:tr w:rsidR="00CB4BEB" w:rsidRPr="00B87969" w14:paraId="18D7A153"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bottom"/>
          </w:tcPr>
          <w:p w14:paraId="64388565"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2</w:t>
            </w:r>
          </w:p>
        </w:tc>
        <w:tc>
          <w:tcPr>
            <w:tcW w:w="2332" w:type="dxa"/>
            <w:tcBorders>
              <w:top w:val="single" w:sz="4" w:space="0" w:color="auto"/>
              <w:left w:val="single" w:sz="4" w:space="0" w:color="auto"/>
              <w:bottom w:val="single" w:sz="4" w:space="0" w:color="auto"/>
            </w:tcBorders>
            <w:vAlign w:val="bottom"/>
          </w:tcPr>
          <w:p w14:paraId="67625A1E"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Middel fremkommelighed</w:t>
            </w:r>
          </w:p>
        </w:tc>
        <w:tc>
          <w:tcPr>
            <w:tcW w:w="631" w:type="dxa"/>
            <w:tcBorders>
              <w:top w:val="single" w:sz="4" w:space="0" w:color="auto"/>
              <w:left w:val="single" w:sz="4" w:space="0" w:color="auto"/>
              <w:bottom w:val="single" w:sz="4" w:space="0" w:color="auto"/>
              <w:right w:val="single" w:sz="4" w:space="0" w:color="auto"/>
            </w:tcBorders>
            <w:vAlign w:val="bottom"/>
          </w:tcPr>
          <w:p w14:paraId="4328165A"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0</w:t>
            </w:r>
          </w:p>
        </w:tc>
        <w:tc>
          <w:tcPr>
            <w:tcW w:w="8638" w:type="dxa"/>
            <w:tcBorders>
              <w:top w:val="single" w:sz="4" w:space="0" w:color="auto"/>
              <w:left w:val="single" w:sz="4" w:space="0" w:color="auto"/>
              <w:bottom w:val="single" w:sz="4" w:space="0" w:color="auto"/>
            </w:tcBorders>
            <w:vAlign w:val="bottom"/>
          </w:tcPr>
          <w:p w14:paraId="73EE5249" w14:textId="4D76AABD"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Strækning med middel fremkommelighed. Stigninger og strækninger uden belægning kan forekomme.</w:t>
            </w:r>
          </w:p>
        </w:tc>
      </w:tr>
      <w:tr w:rsidR="00CB4BEB" w:rsidRPr="00B87969" w14:paraId="4D872BFE"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bottom"/>
          </w:tcPr>
          <w:p w14:paraId="2354A8B9"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3</w:t>
            </w:r>
          </w:p>
        </w:tc>
        <w:tc>
          <w:tcPr>
            <w:tcW w:w="2332" w:type="dxa"/>
            <w:tcBorders>
              <w:top w:val="single" w:sz="4" w:space="0" w:color="auto"/>
              <w:left w:val="single" w:sz="4" w:space="0" w:color="auto"/>
              <w:bottom w:val="single" w:sz="4" w:space="0" w:color="auto"/>
            </w:tcBorders>
            <w:vAlign w:val="bottom"/>
          </w:tcPr>
          <w:p w14:paraId="01D98432"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Ringe fremkommelighed</w:t>
            </w:r>
          </w:p>
        </w:tc>
        <w:tc>
          <w:tcPr>
            <w:tcW w:w="631" w:type="dxa"/>
            <w:tcBorders>
              <w:top w:val="single" w:sz="4" w:space="0" w:color="auto"/>
              <w:left w:val="single" w:sz="4" w:space="0" w:color="auto"/>
              <w:bottom w:val="single" w:sz="4" w:space="0" w:color="auto"/>
              <w:right w:val="single" w:sz="4" w:space="0" w:color="auto"/>
            </w:tcBorders>
            <w:vAlign w:val="bottom"/>
          </w:tcPr>
          <w:p w14:paraId="10B1347B"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0</w:t>
            </w:r>
          </w:p>
        </w:tc>
        <w:tc>
          <w:tcPr>
            <w:tcW w:w="8638" w:type="dxa"/>
            <w:tcBorders>
              <w:top w:val="single" w:sz="4" w:space="0" w:color="auto"/>
              <w:left w:val="single" w:sz="4" w:space="0" w:color="auto"/>
              <w:bottom w:val="single" w:sz="4" w:space="0" w:color="auto"/>
            </w:tcBorders>
            <w:vAlign w:val="bottom"/>
          </w:tcPr>
          <w:p w14:paraId="7936FCA5" w14:textId="77777777" w:rsidR="00CB4BEB" w:rsidRPr="00B87969" w:rsidRDefault="00CB4BEB" w:rsidP="003C0924">
            <w:pPr>
              <w:rPr>
                <w:rFonts w:ascii="Trebuchet MS" w:hAnsi="Trebuchet MS" w:cs="Trebuchet MS"/>
                <w:sz w:val="18"/>
                <w:szCs w:val="18"/>
              </w:rPr>
            </w:pPr>
            <w:r w:rsidRPr="000D2D38">
              <w:rPr>
                <w:rFonts w:ascii="Trebuchet MS" w:hAnsi="Trebuchet MS" w:cs="Trebuchet MS"/>
                <w:sz w:val="18"/>
                <w:szCs w:val="18"/>
              </w:rPr>
              <w:t>Strækning til fx MTB eller vandrestøvler. Store stigninger og løst underlag kan forekomme.</w:t>
            </w:r>
          </w:p>
        </w:tc>
      </w:tr>
      <w:tr w:rsidR="00CB4BEB" w:rsidRPr="00B87969" w14:paraId="671989A6"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bottom"/>
          </w:tcPr>
          <w:p w14:paraId="55AF9866"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8</w:t>
            </w:r>
          </w:p>
        </w:tc>
        <w:tc>
          <w:tcPr>
            <w:tcW w:w="2332" w:type="dxa"/>
            <w:tcBorders>
              <w:top w:val="single" w:sz="4" w:space="0" w:color="auto"/>
              <w:left w:val="single" w:sz="4" w:space="0" w:color="auto"/>
              <w:bottom w:val="single" w:sz="4" w:space="0" w:color="auto"/>
            </w:tcBorders>
            <w:vAlign w:val="bottom"/>
          </w:tcPr>
          <w:p w14:paraId="4C7654D3"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Andet</w:t>
            </w:r>
          </w:p>
        </w:tc>
        <w:tc>
          <w:tcPr>
            <w:tcW w:w="631" w:type="dxa"/>
            <w:tcBorders>
              <w:top w:val="single" w:sz="4" w:space="0" w:color="auto"/>
              <w:left w:val="single" w:sz="4" w:space="0" w:color="auto"/>
              <w:bottom w:val="single" w:sz="4" w:space="0" w:color="auto"/>
              <w:right w:val="single" w:sz="4" w:space="0" w:color="auto"/>
            </w:tcBorders>
            <w:vAlign w:val="bottom"/>
          </w:tcPr>
          <w:p w14:paraId="72A0FF56"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0</w:t>
            </w:r>
          </w:p>
        </w:tc>
        <w:tc>
          <w:tcPr>
            <w:tcW w:w="8638" w:type="dxa"/>
            <w:tcBorders>
              <w:top w:val="single" w:sz="4" w:space="0" w:color="auto"/>
              <w:left w:val="single" w:sz="4" w:space="0" w:color="auto"/>
              <w:bottom w:val="single" w:sz="4" w:space="0" w:color="auto"/>
            </w:tcBorders>
            <w:vAlign w:val="bottom"/>
          </w:tcPr>
          <w:p w14:paraId="25707A88"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Andet</w:t>
            </w:r>
          </w:p>
        </w:tc>
      </w:tr>
      <w:tr w:rsidR="00CB4BEB" w:rsidRPr="00B87969" w14:paraId="006370D3"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bottom"/>
          </w:tcPr>
          <w:p w14:paraId="59C281C4"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9</w:t>
            </w:r>
          </w:p>
        </w:tc>
        <w:tc>
          <w:tcPr>
            <w:tcW w:w="2332" w:type="dxa"/>
            <w:tcBorders>
              <w:top w:val="single" w:sz="4" w:space="0" w:color="auto"/>
              <w:left w:val="single" w:sz="4" w:space="0" w:color="auto"/>
              <w:bottom w:val="single" w:sz="4" w:space="0" w:color="auto"/>
            </w:tcBorders>
            <w:vAlign w:val="bottom"/>
          </w:tcPr>
          <w:p w14:paraId="15F91B97"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Ukendt</w:t>
            </w:r>
          </w:p>
        </w:tc>
        <w:tc>
          <w:tcPr>
            <w:tcW w:w="631" w:type="dxa"/>
            <w:tcBorders>
              <w:top w:val="single" w:sz="4" w:space="0" w:color="auto"/>
              <w:left w:val="single" w:sz="4" w:space="0" w:color="auto"/>
              <w:bottom w:val="single" w:sz="4" w:space="0" w:color="auto"/>
              <w:right w:val="single" w:sz="4" w:space="0" w:color="auto"/>
            </w:tcBorders>
            <w:vAlign w:val="bottom"/>
          </w:tcPr>
          <w:p w14:paraId="10A42C1A"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0</w:t>
            </w:r>
          </w:p>
        </w:tc>
        <w:tc>
          <w:tcPr>
            <w:tcW w:w="8638" w:type="dxa"/>
            <w:tcBorders>
              <w:top w:val="single" w:sz="4" w:space="0" w:color="auto"/>
              <w:left w:val="single" w:sz="4" w:space="0" w:color="auto"/>
              <w:bottom w:val="single" w:sz="4" w:space="0" w:color="auto"/>
            </w:tcBorders>
            <w:vAlign w:val="bottom"/>
          </w:tcPr>
          <w:p w14:paraId="053C966C"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Mangler viden om fremkommeligheden</w:t>
            </w:r>
          </w:p>
        </w:tc>
      </w:tr>
    </w:tbl>
    <w:p w14:paraId="01EBFBFD" w14:textId="77777777" w:rsidR="00CB4BEB" w:rsidRPr="00B87969" w:rsidRDefault="00CB4BEB" w:rsidP="00CB4BEB">
      <w:pPr>
        <w:pStyle w:val="Overskrift7"/>
        <w:rPr>
          <w:b/>
          <w:bCs/>
        </w:rPr>
      </w:pPr>
      <w:r>
        <w:lastRenderedPageBreak/>
        <w:t>5.9.3.3.3   5802</w:t>
      </w:r>
      <w:r w:rsidRPr="00B87969">
        <w:t xml:space="preserve"> </w:t>
      </w:r>
      <w:r>
        <w:t>Sværhedsgrad</w:t>
      </w:r>
      <w:r w:rsidRPr="00B87969">
        <w:t xml:space="preserve"> (d</w:t>
      </w:r>
      <w:r w:rsidRPr="007B1453">
        <w:rPr>
          <w:color w:val="4F81BD"/>
        </w:rPr>
        <w:t>_</w:t>
      </w:r>
      <w:r>
        <w:t>5802</w:t>
      </w:r>
      <w:r w:rsidRPr="00B87969">
        <w:t>_</w:t>
      </w:r>
      <w:r>
        <w:t>svaerhed</w:t>
      </w:r>
      <w:r w:rsidRPr="00B87969">
        <w:t>)</w:t>
      </w:r>
    </w:p>
    <w:tbl>
      <w:tblPr>
        <w:tblW w:w="138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4"/>
        <w:gridCol w:w="1710"/>
        <w:gridCol w:w="697"/>
        <w:gridCol w:w="10267"/>
      </w:tblGrid>
      <w:tr w:rsidR="00CB4BEB" w:rsidRPr="00B87969" w14:paraId="5A20D3DD" w14:textId="77777777" w:rsidTr="003C0924">
        <w:trPr>
          <w:trHeight w:hRule="exact" w:val="255"/>
        </w:trPr>
        <w:tc>
          <w:tcPr>
            <w:tcW w:w="1184" w:type="dxa"/>
            <w:tcBorders>
              <w:bottom w:val="single" w:sz="4" w:space="0" w:color="auto"/>
            </w:tcBorders>
            <w:shd w:val="clear" w:color="auto" w:fill="D9D9D9"/>
            <w:vAlign w:val="bottom"/>
          </w:tcPr>
          <w:p w14:paraId="552EC844" w14:textId="77777777" w:rsidR="00CB4BEB" w:rsidRPr="00B87969" w:rsidRDefault="00CB4BEB" w:rsidP="003C0924">
            <w:pPr>
              <w:rPr>
                <w:rFonts w:ascii="Trebuchet MS" w:hAnsi="Trebuchet MS" w:cs="Trebuchet MS"/>
                <w:b/>
                <w:bCs/>
                <w:sz w:val="18"/>
                <w:szCs w:val="18"/>
              </w:rPr>
            </w:pPr>
            <w:proofErr w:type="spellStart"/>
            <w:r>
              <w:rPr>
                <w:rFonts w:ascii="Trebuchet MS" w:hAnsi="Trebuchet MS" w:cs="Trebuchet MS"/>
                <w:b/>
                <w:bCs/>
                <w:sz w:val="18"/>
                <w:szCs w:val="18"/>
              </w:rPr>
              <w:t>svaerhed</w:t>
            </w:r>
            <w:r w:rsidRPr="00B87969">
              <w:rPr>
                <w:rFonts w:ascii="Trebuchet MS" w:hAnsi="Trebuchet MS" w:cs="Trebuchet MS"/>
                <w:b/>
                <w:bCs/>
                <w:sz w:val="18"/>
                <w:szCs w:val="18"/>
              </w:rPr>
              <w:t>_k</w:t>
            </w:r>
            <w:proofErr w:type="spellEnd"/>
          </w:p>
        </w:tc>
        <w:tc>
          <w:tcPr>
            <w:tcW w:w="1710" w:type="dxa"/>
            <w:tcBorders>
              <w:bottom w:val="single" w:sz="4" w:space="0" w:color="auto"/>
            </w:tcBorders>
            <w:shd w:val="clear" w:color="auto" w:fill="D9D9D9"/>
            <w:vAlign w:val="bottom"/>
          </w:tcPr>
          <w:p w14:paraId="7EC5B91F" w14:textId="77777777" w:rsidR="00CB4BEB" w:rsidRPr="00B87969" w:rsidRDefault="00CB4BEB" w:rsidP="003C0924">
            <w:pPr>
              <w:rPr>
                <w:rFonts w:ascii="Trebuchet MS" w:hAnsi="Trebuchet MS" w:cs="Trebuchet MS"/>
                <w:b/>
                <w:bCs/>
                <w:sz w:val="18"/>
                <w:szCs w:val="18"/>
              </w:rPr>
            </w:pPr>
            <w:proofErr w:type="spellStart"/>
            <w:r>
              <w:rPr>
                <w:rFonts w:ascii="Trebuchet MS" w:hAnsi="Trebuchet MS" w:cs="Trebuchet MS"/>
                <w:b/>
                <w:bCs/>
                <w:sz w:val="18"/>
                <w:szCs w:val="18"/>
              </w:rPr>
              <w:t>svaerhed</w:t>
            </w:r>
            <w:proofErr w:type="spellEnd"/>
          </w:p>
        </w:tc>
        <w:tc>
          <w:tcPr>
            <w:tcW w:w="697" w:type="dxa"/>
            <w:tcBorders>
              <w:bottom w:val="single" w:sz="4" w:space="0" w:color="auto"/>
            </w:tcBorders>
            <w:shd w:val="clear" w:color="auto" w:fill="D9D9D9"/>
            <w:vAlign w:val="bottom"/>
          </w:tcPr>
          <w:p w14:paraId="025BD1C7"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aktiv</w:t>
            </w:r>
          </w:p>
        </w:tc>
        <w:tc>
          <w:tcPr>
            <w:tcW w:w="10267" w:type="dxa"/>
            <w:tcBorders>
              <w:bottom w:val="single" w:sz="4" w:space="0" w:color="auto"/>
            </w:tcBorders>
            <w:shd w:val="clear" w:color="auto" w:fill="D9D9D9"/>
            <w:vAlign w:val="bottom"/>
          </w:tcPr>
          <w:p w14:paraId="178B67FB"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 xml:space="preserve">Begrebsdefinition </w:t>
            </w:r>
          </w:p>
        </w:tc>
      </w:tr>
      <w:tr w:rsidR="00CB4BEB" w:rsidRPr="00B87969" w14:paraId="5A1C59EA" w14:textId="77777777" w:rsidTr="003C0924">
        <w:trPr>
          <w:trHeight w:hRule="exact" w:val="255"/>
        </w:trPr>
        <w:tc>
          <w:tcPr>
            <w:tcW w:w="1184" w:type="dxa"/>
            <w:tcBorders>
              <w:top w:val="single" w:sz="4" w:space="0" w:color="auto"/>
              <w:left w:val="single" w:sz="4" w:space="0" w:color="auto"/>
              <w:bottom w:val="single" w:sz="4" w:space="0" w:color="auto"/>
              <w:right w:val="single" w:sz="4" w:space="0" w:color="auto"/>
            </w:tcBorders>
            <w:shd w:val="clear" w:color="auto" w:fill="D9D9D9"/>
            <w:vAlign w:val="bottom"/>
          </w:tcPr>
          <w:p w14:paraId="386CA14C"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710" w:type="dxa"/>
            <w:tcBorders>
              <w:top w:val="single" w:sz="4" w:space="0" w:color="auto"/>
              <w:left w:val="single" w:sz="4" w:space="0" w:color="auto"/>
              <w:bottom w:val="single" w:sz="4" w:space="0" w:color="auto"/>
            </w:tcBorders>
            <w:vAlign w:val="bottom"/>
          </w:tcPr>
          <w:p w14:paraId="3A74BC8C" w14:textId="77777777" w:rsidR="00CB4BEB" w:rsidRPr="00FD1D6E" w:rsidRDefault="00CB4BEB" w:rsidP="003C0924">
            <w:pPr>
              <w:rPr>
                <w:rFonts w:ascii="Trebuchet MS" w:hAnsi="Trebuchet MS" w:cs="Trebuchet MS"/>
                <w:sz w:val="18"/>
                <w:szCs w:val="18"/>
              </w:rPr>
            </w:pPr>
            <w:r w:rsidRPr="00FD1D6E">
              <w:rPr>
                <w:rFonts w:ascii="Trebuchet MS" w:hAnsi="Trebuchet MS" w:cs="Trebuchet MS"/>
                <w:sz w:val="18"/>
                <w:szCs w:val="18"/>
              </w:rPr>
              <w:t>Meget let</w:t>
            </w:r>
          </w:p>
        </w:tc>
        <w:tc>
          <w:tcPr>
            <w:tcW w:w="697" w:type="dxa"/>
            <w:tcBorders>
              <w:top w:val="single" w:sz="4" w:space="0" w:color="auto"/>
              <w:left w:val="single" w:sz="4" w:space="0" w:color="auto"/>
              <w:bottom w:val="single" w:sz="4" w:space="0" w:color="auto"/>
              <w:right w:val="single" w:sz="4" w:space="0" w:color="auto"/>
            </w:tcBorders>
            <w:vAlign w:val="bottom"/>
          </w:tcPr>
          <w:p w14:paraId="2B721BD4"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vAlign w:val="bottom"/>
          </w:tcPr>
          <w:p w14:paraId="53A26D1B" w14:textId="022F985C" w:rsidR="00CB4BEB" w:rsidRPr="00FD1D6E" w:rsidRDefault="00CB4BEB" w:rsidP="003C0924">
            <w:pPr>
              <w:pStyle w:val="Default"/>
              <w:spacing w:before="23"/>
              <w:rPr>
                <w:rFonts w:ascii="Trebuchet MS" w:eastAsiaTheme="minorEastAsia" w:hAnsi="Trebuchet MS" w:cs="Trebuchet MS"/>
                <w:color w:val="767171"/>
                <w:sz w:val="18"/>
                <w:szCs w:val="18"/>
                <w:lang w:eastAsia="en-US"/>
              </w:rPr>
            </w:pPr>
            <w:r w:rsidRPr="00FD1D6E">
              <w:rPr>
                <w:rFonts w:ascii="Trebuchet MS" w:eastAsiaTheme="minorEastAsia" w:hAnsi="Trebuchet MS" w:cs="Trebuchet MS"/>
                <w:color w:val="767171"/>
                <w:sz w:val="18"/>
                <w:szCs w:val="18"/>
                <w:lang w:eastAsia="en-US"/>
              </w:rPr>
              <w:t>MTB: MTB</w:t>
            </w:r>
            <w:r w:rsidR="00FD1D6E">
              <w:rPr>
                <w:rFonts w:ascii="Trebuchet MS" w:eastAsiaTheme="minorEastAsia" w:hAnsi="Trebuchet MS" w:cs="Trebuchet MS"/>
                <w:color w:val="767171"/>
                <w:sz w:val="18"/>
                <w:szCs w:val="18"/>
                <w:lang w:eastAsia="en-US"/>
              </w:rPr>
              <w:t>-</w:t>
            </w:r>
            <w:r w:rsidRPr="00FD1D6E">
              <w:rPr>
                <w:rFonts w:ascii="Trebuchet MS" w:eastAsiaTheme="minorEastAsia" w:hAnsi="Trebuchet MS" w:cs="Trebuchet MS"/>
                <w:color w:val="767171"/>
                <w:sz w:val="18"/>
                <w:szCs w:val="18"/>
                <w:lang w:eastAsia="en-US"/>
              </w:rPr>
              <w:t xml:space="preserve">rytter nybegynder/uden grundlæggende færdigheder </w:t>
            </w:r>
          </w:p>
          <w:p w14:paraId="19407D87" w14:textId="77777777" w:rsidR="00CB4BEB" w:rsidRPr="00B87969" w:rsidRDefault="00CB4BEB" w:rsidP="003C0924">
            <w:pPr>
              <w:rPr>
                <w:rFonts w:ascii="Trebuchet MS" w:hAnsi="Trebuchet MS" w:cs="Trebuchet MS"/>
                <w:sz w:val="18"/>
                <w:szCs w:val="18"/>
              </w:rPr>
            </w:pPr>
          </w:p>
        </w:tc>
      </w:tr>
      <w:tr w:rsidR="00CB4BEB" w:rsidRPr="00B87969" w14:paraId="6EBB03DA" w14:textId="77777777" w:rsidTr="00FD1D6E">
        <w:trPr>
          <w:trHeight w:hRule="exact" w:val="1062"/>
        </w:trPr>
        <w:tc>
          <w:tcPr>
            <w:tcW w:w="1184" w:type="dxa"/>
            <w:tcBorders>
              <w:top w:val="single" w:sz="4" w:space="0" w:color="auto"/>
              <w:left w:val="single" w:sz="4" w:space="0" w:color="auto"/>
              <w:bottom w:val="single" w:sz="4" w:space="0" w:color="auto"/>
              <w:right w:val="single" w:sz="4" w:space="0" w:color="auto"/>
            </w:tcBorders>
            <w:shd w:val="clear" w:color="auto" w:fill="D9D9D9"/>
            <w:vAlign w:val="bottom"/>
          </w:tcPr>
          <w:p w14:paraId="0CB256DA"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2</w:t>
            </w:r>
          </w:p>
        </w:tc>
        <w:tc>
          <w:tcPr>
            <w:tcW w:w="1710" w:type="dxa"/>
            <w:tcBorders>
              <w:top w:val="single" w:sz="4" w:space="0" w:color="auto"/>
              <w:left w:val="single" w:sz="4" w:space="0" w:color="auto"/>
              <w:bottom w:val="single" w:sz="4" w:space="0" w:color="auto"/>
            </w:tcBorders>
            <w:vAlign w:val="bottom"/>
          </w:tcPr>
          <w:p w14:paraId="30BAB1CD" w14:textId="77777777" w:rsidR="00CB4BEB" w:rsidRPr="00FD1D6E" w:rsidRDefault="00CB4BEB" w:rsidP="003C0924">
            <w:pPr>
              <w:rPr>
                <w:rFonts w:ascii="Trebuchet MS" w:hAnsi="Trebuchet MS" w:cs="Trebuchet MS"/>
                <w:sz w:val="18"/>
                <w:szCs w:val="18"/>
              </w:rPr>
            </w:pPr>
            <w:r w:rsidRPr="00FD1D6E">
              <w:rPr>
                <w:rFonts w:ascii="Trebuchet MS" w:hAnsi="Trebuchet MS" w:cs="Trebuchet MS"/>
                <w:sz w:val="18"/>
                <w:szCs w:val="18"/>
              </w:rPr>
              <w:t>Let</w:t>
            </w:r>
          </w:p>
        </w:tc>
        <w:tc>
          <w:tcPr>
            <w:tcW w:w="697" w:type="dxa"/>
            <w:tcBorders>
              <w:top w:val="single" w:sz="4" w:space="0" w:color="auto"/>
              <w:left w:val="single" w:sz="4" w:space="0" w:color="auto"/>
              <w:bottom w:val="single" w:sz="4" w:space="0" w:color="auto"/>
              <w:right w:val="single" w:sz="4" w:space="0" w:color="auto"/>
            </w:tcBorders>
            <w:vAlign w:val="bottom"/>
          </w:tcPr>
          <w:p w14:paraId="0543DFB1"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vAlign w:val="bottom"/>
          </w:tcPr>
          <w:p w14:paraId="17E93117" w14:textId="77777777" w:rsidR="00CB4BEB" w:rsidRDefault="00CB4BEB" w:rsidP="003C0924">
            <w:pPr>
              <w:rPr>
                <w:rFonts w:ascii="Trebuchet MS" w:hAnsi="Trebuchet MS" w:cs="Trebuchet MS"/>
                <w:sz w:val="18"/>
                <w:szCs w:val="18"/>
              </w:rPr>
            </w:pPr>
            <w:r w:rsidRPr="008F5374">
              <w:rPr>
                <w:rFonts w:ascii="Trebuchet MS" w:hAnsi="Trebuchet MS" w:cs="Trebuchet MS"/>
                <w:sz w:val="18"/>
                <w:szCs w:val="18"/>
              </w:rPr>
              <w:t>Vandreruter: Asfalt, stenmel eller andet fast underlag. Fortrinsvis flad rute, moderate</w:t>
            </w:r>
            <w:r>
              <w:rPr>
                <w:rFonts w:ascii="Trebuchet MS" w:hAnsi="Trebuchet MS" w:cs="Trebuchet MS"/>
                <w:sz w:val="18"/>
                <w:szCs w:val="18"/>
              </w:rPr>
              <w:t xml:space="preserve"> </w:t>
            </w:r>
            <w:r w:rsidRPr="008F5374">
              <w:rPr>
                <w:rFonts w:ascii="Trebuchet MS" w:hAnsi="Trebuchet MS" w:cs="Trebuchet MS"/>
                <w:sz w:val="18"/>
                <w:szCs w:val="18"/>
              </w:rPr>
              <w:t>stigninger ingen stejle op og nedgange.</w:t>
            </w:r>
          </w:p>
          <w:p w14:paraId="680D0423" w14:textId="77777777" w:rsidR="00CB4BEB" w:rsidRDefault="00CB4BEB" w:rsidP="003C0924">
            <w:pPr>
              <w:rPr>
                <w:rFonts w:ascii="Trebuchet MS" w:hAnsi="Trebuchet MS" w:cs="Trebuchet MS"/>
                <w:sz w:val="18"/>
                <w:szCs w:val="18"/>
              </w:rPr>
            </w:pPr>
            <w:r w:rsidRPr="008F5374">
              <w:rPr>
                <w:rFonts w:ascii="Trebuchet MS" w:hAnsi="Trebuchet MS" w:cs="Trebuchet MS"/>
                <w:sz w:val="18"/>
                <w:szCs w:val="18"/>
              </w:rPr>
              <w:t>Cykelruter: Landeveje og cykelstier, asfalt underlag, ingen eller få/korte svære passager,</w:t>
            </w:r>
            <w:r>
              <w:rPr>
                <w:rFonts w:ascii="Trebuchet MS" w:hAnsi="Trebuchet MS" w:cs="Trebuchet MS"/>
                <w:sz w:val="18"/>
                <w:szCs w:val="18"/>
              </w:rPr>
              <w:t xml:space="preserve"> </w:t>
            </w:r>
            <w:r w:rsidRPr="008F5374">
              <w:rPr>
                <w:rFonts w:ascii="Trebuchet MS" w:hAnsi="Trebuchet MS" w:cs="Trebuchet MS"/>
                <w:sz w:val="18"/>
                <w:szCs w:val="18"/>
              </w:rPr>
              <w:t>egnet til ryttercykel.</w:t>
            </w:r>
          </w:p>
          <w:p w14:paraId="5664A92D" w14:textId="19F17ADF" w:rsidR="00CB4BEB" w:rsidRPr="00B87969" w:rsidRDefault="00CB4BEB" w:rsidP="003C0924">
            <w:pPr>
              <w:rPr>
                <w:rFonts w:ascii="Trebuchet MS" w:hAnsi="Trebuchet MS" w:cs="Trebuchet MS"/>
                <w:sz w:val="18"/>
                <w:szCs w:val="18"/>
              </w:rPr>
            </w:pPr>
            <w:r w:rsidRPr="003B4B2B">
              <w:rPr>
                <w:rFonts w:ascii="Trebuchet MS" w:hAnsi="Trebuchet MS" w:cs="Trebuchet MS"/>
                <w:sz w:val="18"/>
                <w:szCs w:val="18"/>
              </w:rPr>
              <w:t>MTB: MTB</w:t>
            </w:r>
            <w:r w:rsidR="00FD1D6E">
              <w:rPr>
                <w:rFonts w:ascii="Trebuchet MS" w:hAnsi="Trebuchet MS" w:cs="Trebuchet MS"/>
                <w:sz w:val="18"/>
                <w:szCs w:val="18"/>
              </w:rPr>
              <w:t>-</w:t>
            </w:r>
            <w:r w:rsidRPr="003B4B2B">
              <w:rPr>
                <w:rFonts w:ascii="Trebuchet MS" w:hAnsi="Trebuchet MS" w:cs="Trebuchet MS"/>
                <w:sz w:val="18"/>
                <w:szCs w:val="18"/>
              </w:rPr>
              <w:t>rytter med grundlæggende færdigheder</w:t>
            </w:r>
          </w:p>
        </w:tc>
      </w:tr>
      <w:tr w:rsidR="00CB4BEB" w:rsidRPr="00B87969" w14:paraId="6B7931AF" w14:textId="77777777" w:rsidTr="00FD1D6E">
        <w:trPr>
          <w:trHeight w:hRule="exact" w:val="1276"/>
        </w:trPr>
        <w:tc>
          <w:tcPr>
            <w:tcW w:w="1184" w:type="dxa"/>
            <w:tcBorders>
              <w:top w:val="single" w:sz="4" w:space="0" w:color="auto"/>
              <w:left w:val="single" w:sz="4" w:space="0" w:color="auto"/>
              <w:bottom w:val="single" w:sz="4" w:space="0" w:color="auto"/>
              <w:right w:val="single" w:sz="4" w:space="0" w:color="auto"/>
            </w:tcBorders>
            <w:shd w:val="clear" w:color="auto" w:fill="D9D9D9"/>
            <w:vAlign w:val="bottom"/>
          </w:tcPr>
          <w:p w14:paraId="178FC09A" w14:textId="77777777" w:rsidR="00CB4BEB" w:rsidRPr="00FD1D6E" w:rsidRDefault="00CB4BEB" w:rsidP="003C0924">
            <w:pPr>
              <w:jc w:val="center"/>
              <w:rPr>
                <w:rFonts w:ascii="Trebuchet MS" w:hAnsi="Trebuchet MS" w:cs="Trebuchet MS"/>
                <w:sz w:val="18"/>
                <w:szCs w:val="18"/>
              </w:rPr>
            </w:pPr>
            <w:r w:rsidRPr="00FD1D6E">
              <w:rPr>
                <w:rFonts w:ascii="Trebuchet MS" w:hAnsi="Trebuchet MS" w:cs="Trebuchet MS"/>
                <w:sz w:val="18"/>
                <w:szCs w:val="18"/>
              </w:rPr>
              <w:t>3</w:t>
            </w:r>
          </w:p>
        </w:tc>
        <w:tc>
          <w:tcPr>
            <w:tcW w:w="1710" w:type="dxa"/>
            <w:tcBorders>
              <w:top w:val="single" w:sz="4" w:space="0" w:color="auto"/>
              <w:left w:val="single" w:sz="4" w:space="0" w:color="auto"/>
              <w:bottom w:val="single" w:sz="4" w:space="0" w:color="auto"/>
            </w:tcBorders>
            <w:vAlign w:val="bottom"/>
          </w:tcPr>
          <w:p w14:paraId="00DC97E9" w14:textId="77777777" w:rsidR="00CB4BEB" w:rsidRPr="00FD1D6E" w:rsidRDefault="00CB4BEB" w:rsidP="003C0924">
            <w:pPr>
              <w:rPr>
                <w:rFonts w:ascii="Trebuchet MS" w:hAnsi="Trebuchet MS" w:cs="Trebuchet MS"/>
                <w:sz w:val="18"/>
                <w:szCs w:val="18"/>
              </w:rPr>
            </w:pPr>
            <w:r w:rsidRPr="00FD1D6E">
              <w:rPr>
                <w:rFonts w:ascii="Trebuchet MS" w:hAnsi="Trebuchet MS" w:cs="Trebuchet MS"/>
                <w:sz w:val="18"/>
                <w:szCs w:val="18"/>
              </w:rPr>
              <w:t>Middel/Moderat</w:t>
            </w:r>
          </w:p>
        </w:tc>
        <w:tc>
          <w:tcPr>
            <w:tcW w:w="697" w:type="dxa"/>
            <w:tcBorders>
              <w:top w:val="single" w:sz="4" w:space="0" w:color="auto"/>
              <w:left w:val="single" w:sz="4" w:space="0" w:color="auto"/>
              <w:bottom w:val="single" w:sz="4" w:space="0" w:color="auto"/>
              <w:right w:val="single" w:sz="4" w:space="0" w:color="auto"/>
            </w:tcBorders>
            <w:vAlign w:val="bottom"/>
          </w:tcPr>
          <w:p w14:paraId="29BC6F75" w14:textId="77777777" w:rsidR="00CB4BEB" w:rsidRPr="00FD1D6E" w:rsidRDefault="00CB4BEB" w:rsidP="003C0924">
            <w:pPr>
              <w:jc w:val="center"/>
              <w:rPr>
                <w:rFonts w:ascii="Trebuchet MS" w:hAnsi="Trebuchet MS" w:cs="Trebuchet MS"/>
                <w:sz w:val="18"/>
                <w:szCs w:val="18"/>
              </w:rPr>
            </w:pPr>
            <w:r w:rsidRPr="00FD1D6E">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vAlign w:val="bottom"/>
          </w:tcPr>
          <w:p w14:paraId="3D0C9C9E" w14:textId="77777777" w:rsidR="00CB4BEB" w:rsidRPr="00FD1D6E" w:rsidRDefault="00CB4BEB" w:rsidP="003C0924">
            <w:pPr>
              <w:rPr>
                <w:rFonts w:ascii="Trebuchet MS" w:hAnsi="Trebuchet MS" w:cs="Trebuchet MS"/>
                <w:sz w:val="18"/>
                <w:szCs w:val="18"/>
              </w:rPr>
            </w:pPr>
            <w:r w:rsidRPr="00FD1D6E">
              <w:rPr>
                <w:rFonts w:ascii="Trebuchet MS" w:hAnsi="Trebuchet MS" w:cs="Trebuchet MS"/>
                <w:sz w:val="18"/>
                <w:szCs w:val="18"/>
              </w:rPr>
              <w:t>Vandreruter: Blandet underlag f.eks. asfalt, stenmel eller andet fast underlag, men også mere udfordrende og blødt underlag i form af f.eks. skovstier og spor. Mere udfordrende stigninger og nedgange kan forekomme (varieret terræn!), med broovergange, klaplåger, trapper og lignende.</w:t>
            </w:r>
          </w:p>
          <w:p w14:paraId="27E138D2" w14:textId="77777777" w:rsidR="00CB4BEB" w:rsidRDefault="00CB4BEB" w:rsidP="003C0924">
            <w:pPr>
              <w:rPr>
                <w:rFonts w:ascii="Trebuchet MS" w:hAnsi="Trebuchet MS" w:cs="Trebuchet MS"/>
                <w:sz w:val="18"/>
                <w:szCs w:val="18"/>
              </w:rPr>
            </w:pPr>
            <w:r w:rsidRPr="003B4B2B">
              <w:rPr>
                <w:rFonts w:ascii="Trebuchet MS" w:hAnsi="Trebuchet MS" w:cs="Trebuchet MS"/>
                <w:sz w:val="18"/>
                <w:szCs w:val="18"/>
              </w:rPr>
              <w:t>Cykelruter: Blanding af asfalt og grusveje, kan indeholde sværere passager, egnet til</w:t>
            </w:r>
            <w:r>
              <w:rPr>
                <w:rFonts w:ascii="Trebuchet MS" w:hAnsi="Trebuchet MS" w:cs="Trebuchet MS"/>
                <w:sz w:val="18"/>
                <w:szCs w:val="18"/>
              </w:rPr>
              <w:t xml:space="preserve"> </w:t>
            </w:r>
            <w:r w:rsidRPr="003B4B2B">
              <w:rPr>
                <w:rFonts w:ascii="Trebuchet MS" w:hAnsi="Trebuchet MS" w:cs="Trebuchet MS"/>
                <w:sz w:val="18"/>
                <w:szCs w:val="18"/>
              </w:rPr>
              <w:t>turcykling.</w:t>
            </w:r>
          </w:p>
          <w:p w14:paraId="064DA32A" w14:textId="6EDECB7B" w:rsidR="00CB4BEB" w:rsidRPr="00B87969" w:rsidRDefault="00CB4BEB" w:rsidP="003C0924">
            <w:pPr>
              <w:rPr>
                <w:rFonts w:ascii="Trebuchet MS" w:hAnsi="Trebuchet MS" w:cs="Trebuchet MS"/>
                <w:sz w:val="18"/>
                <w:szCs w:val="18"/>
              </w:rPr>
            </w:pPr>
            <w:r>
              <w:rPr>
                <w:rFonts w:ascii="Trebuchet MS" w:hAnsi="Trebuchet MS" w:cs="Trebuchet MS"/>
                <w:sz w:val="18"/>
                <w:szCs w:val="18"/>
              </w:rPr>
              <w:t xml:space="preserve">MTB: Den </w:t>
            </w:r>
            <w:r w:rsidRPr="003B4B2B">
              <w:rPr>
                <w:rFonts w:ascii="Trebuchet MS" w:hAnsi="Trebuchet MS" w:cs="Trebuchet MS"/>
                <w:sz w:val="18"/>
                <w:szCs w:val="18"/>
              </w:rPr>
              <w:t>øvede MTB</w:t>
            </w:r>
            <w:r w:rsidR="00FD1D6E">
              <w:rPr>
                <w:rFonts w:ascii="Trebuchet MS" w:hAnsi="Trebuchet MS" w:cs="Trebuchet MS"/>
                <w:sz w:val="18"/>
                <w:szCs w:val="18"/>
              </w:rPr>
              <w:t>-</w:t>
            </w:r>
            <w:r w:rsidRPr="003B4B2B">
              <w:rPr>
                <w:rFonts w:ascii="Trebuchet MS" w:hAnsi="Trebuchet MS" w:cs="Trebuchet MS"/>
                <w:sz w:val="18"/>
                <w:szCs w:val="18"/>
              </w:rPr>
              <w:t>rytter</w:t>
            </w:r>
          </w:p>
        </w:tc>
      </w:tr>
      <w:tr w:rsidR="00CB4BEB" w:rsidRPr="00B87969" w14:paraId="37281FFB" w14:textId="77777777" w:rsidTr="00FD1D6E">
        <w:trPr>
          <w:trHeight w:hRule="exact" w:val="997"/>
        </w:trPr>
        <w:tc>
          <w:tcPr>
            <w:tcW w:w="1184" w:type="dxa"/>
            <w:tcBorders>
              <w:top w:val="single" w:sz="4" w:space="0" w:color="auto"/>
              <w:left w:val="single" w:sz="4" w:space="0" w:color="auto"/>
              <w:bottom w:val="single" w:sz="4" w:space="0" w:color="auto"/>
              <w:right w:val="single" w:sz="4" w:space="0" w:color="auto"/>
            </w:tcBorders>
            <w:shd w:val="clear" w:color="auto" w:fill="D9D9D9"/>
            <w:vAlign w:val="bottom"/>
          </w:tcPr>
          <w:p w14:paraId="237405F4" w14:textId="77777777" w:rsidR="00CB4BEB" w:rsidRPr="00FD1D6E" w:rsidRDefault="00CB4BEB" w:rsidP="003C0924">
            <w:pPr>
              <w:jc w:val="center"/>
              <w:rPr>
                <w:rFonts w:ascii="Trebuchet MS" w:hAnsi="Trebuchet MS" w:cs="Trebuchet MS"/>
                <w:sz w:val="18"/>
                <w:szCs w:val="18"/>
              </w:rPr>
            </w:pPr>
            <w:r w:rsidRPr="00FD1D6E">
              <w:rPr>
                <w:rFonts w:ascii="Trebuchet MS" w:hAnsi="Trebuchet MS" w:cs="Trebuchet MS"/>
                <w:sz w:val="18"/>
                <w:szCs w:val="18"/>
              </w:rPr>
              <w:t>4</w:t>
            </w:r>
          </w:p>
        </w:tc>
        <w:tc>
          <w:tcPr>
            <w:tcW w:w="1710" w:type="dxa"/>
            <w:tcBorders>
              <w:top w:val="single" w:sz="4" w:space="0" w:color="auto"/>
              <w:left w:val="single" w:sz="4" w:space="0" w:color="auto"/>
              <w:bottom w:val="single" w:sz="4" w:space="0" w:color="auto"/>
            </w:tcBorders>
            <w:vAlign w:val="bottom"/>
          </w:tcPr>
          <w:p w14:paraId="35153363" w14:textId="77777777" w:rsidR="00CB4BEB" w:rsidRPr="00FD1D6E" w:rsidRDefault="00CB4BEB" w:rsidP="003C0924">
            <w:pPr>
              <w:rPr>
                <w:rFonts w:ascii="Trebuchet MS" w:hAnsi="Trebuchet MS" w:cs="Trebuchet MS"/>
                <w:sz w:val="18"/>
                <w:szCs w:val="18"/>
              </w:rPr>
            </w:pPr>
            <w:r w:rsidRPr="00FD1D6E">
              <w:rPr>
                <w:rFonts w:ascii="Trebuchet MS" w:hAnsi="Trebuchet MS" w:cs="Trebuchet MS"/>
                <w:sz w:val="18"/>
                <w:szCs w:val="18"/>
              </w:rPr>
              <w:t>Svær/udfordrende</w:t>
            </w:r>
          </w:p>
        </w:tc>
        <w:tc>
          <w:tcPr>
            <w:tcW w:w="697" w:type="dxa"/>
            <w:tcBorders>
              <w:top w:val="single" w:sz="4" w:space="0" w:color="auto"/>
              <w:left w:val="single" w:sz="4" w:space="0" w:color="auto"/>
              <w:bottom w:val="single" w:sz="4" w:space="0" w:color="auto"/>
              <w:right w:val="single" w:sz="4" w:space="0" w:color="auto"/>
            </w:tcBorders>
            <w:vAlign w:val="bottom"/>
          </w:tcPr>
          <w:p w14:paraId="09613D54"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vAlign w:val="bottom"/>
          </w:tcPr>
          <w:p w14:paraId="727A6341" w14:textId="77777777" w:rsidR="00CB4BEB" w:rsidRDefault="00CB4BEB" w:rsidP="003C0924">
            <w:pPr>
              <w:rPr>
                <w:rFonts w:ascii="Trebuchet MS" w:hAnsi="Trebuchet MS" w:cs="Trebuchet MS"/>
                <w:sz w:val="18"/>
                <w:szCs w:val="18"/>
              </w:rPr>
            </w:pPr>
            <w:r w:rsidRPr="003B4B2B">
              <w:rPr>
                <w:rFonts w:ascii="Trebuchet MS" w:hAnsi="Trebuchet MS" w:cs="Trebuchet MS"/>
                <w:sz w:val="18"/>
                <w:szCs w:val="18"/>
              </w:rPr>
              <w:t>Vandreruter: Trampestier i åbent og lukket terræn – skove, kyster mv. Udfordrende</w:t>
            </w:r>
            <w:r>
              <w:rPr>
                <w:rFonts w:ascii="Trebuchet MS" w:hAnsi="Trebuchet MS" w:cs="Trebuchet MS"/>
                <w:sz w:val="18"/>
                <w:szCs w:val="18"/>
              </w:rPr>
              <w:t xml:space="preserve"> </w:t>
            </w:r>
            <w:r w:rsidRPr="003B4B2B">
              <w:rPr>
                <w:rFonts w:ascii="Trebuchet MS" w:hAnsi="Trebuchet MS" w:cs="Trebuchet MS"/>
                <w:sz w:val="18"/>
                <w:szCs w:val="18"/>
              </w:rPr>
              <w:t>stigninger og nedgange kan forekomme (stejlt terræn), med stenter, gangbrædder, trin</w:t>
            </w:r>
            <w:r>
              <w:rPr>
                <w:rFonts w:ascii="Trebuchet MS" w:hAnsi="Trebuchet MS" w:cs="Trebuchet MS"/>
                <w:sz w:val="18"/>
                <w:szCs w:val="18"/>
              </w:rPr>
              <w:t xml:space="preserve"> </w:t>
            </w:r>
            <w:r w:rsidRPr="003B4B2B">
              <w:rPr>
                <w:rFonts w:ascii="Trebuchet MS" w:hAnsi="Trebuchet MS" w:cs="Trebuchet MS"/>
                <w:sz w:val="18"/>
                <w:szCs w:val="18"/>
              </w:rPr>
              <w:t>og lignende. Mange typer af udfordringer kan forekomme.</w:t>
            </w:r>
          </w:p>
          <w:p w14:paraId="5C3EA71A" w14:textId="77777777" w:rsidR="00CB4BEB" w:rsidRDefault="00CB4BEB" w:rsidP="003C0924">
            <w:pPr>
              <w:rPr>
                <w:rFonts w:ascii="Trebuchet MS" w:hAnsi="Trebuchet MS" w:cs="Trebuchet MS"/>
                <w:sz w:val="18"/>
                <w:szCs w:val="18"/>
              </w:rPr>
            </w:pPr>
            <w:r w:rsidRPr="003B4B2B">
              <w:rPr>
                <w:rFonts w:ascii="Trebuchet MS" w:hAnsi="Trebuchet MS" w:cs="Trebuchet MS"/>
                <w:sz w:val="18"/>
                <w:szCs w:val="18"/>
              </w:rPr>
              <w:t>Cykelruter: Forvent skovveje og mindre vedligeholdte spor, bedst egnet til kraftigere</w:t>
            </w:r>
            <w:r>
              <w:rPr>
                <w:rFonts w:ascii="Trebuchet MS" w:hAnsi="Trebuchet MS" w:cs="Trebuchet MS"/>
                <w:sz w:val="18"/>
                <w:szCs w:val="18"/>
              </w:rPr>
              <w:t xml:space="preserve"> </w:t>
            </w:r>
            <w:r w:rsidRPr="003B4B2B">
              <w:rPr>
                <w:rFonts w:ascii="Trebuchet MS" w:hAnsi="Trebuchet MS" w:cs="Trebuchet MS"/>
                <w:sz w:val="18"/>
                <w:szCs w:val="18"/>
              </w:rPr>
              <w:t>turcykler med brede dæk.</w:t>
            </w:r>
          </w:p>
          <w:p w14:paraId="6A9D7F43" w14:textId="10A0D5AE" w:rsidR="00CB4BEB" w:rsidRPr="00B87969" w:rsidRDefault="00CB4BEB" w:rsidP="003C0924">
            <w:pPr>
              <w:rPr>
                <w:rFonts w:ascii="Trebuchet MS" w:hAnsi="Trebuchet MS" w:cs="Trebuchet MS"/>
                <w:sz w:val="18"/>
                <w:szCs w:val="18"/>
              </w:rPr>
            </w:pPr>
            <w:r w:rsidRPr="003B4B2B">
              <w:rPr>
                <w:rFonts w:ascii="Trebuchet MS" w:hAnsi="Trebuchet MS" w:cs="Trebuchet MS"/>
                <w:sz w:val="18"/>
                <w:szCs w:val="18"/>
              </w:rPr>
              <w:t>MTB: Ekspert MTB</w:t>
            </w:r>
            <w:r w:rsidR="00FD1D6E">
              <w:rPr>
                <w:rFonts w:ascii="Trebuchet MS" w:hAnsi="Trebuchet MS" w:cs="Trebuchet MS"/>
                <w:sz w:val="18"/>
                <w:szCs w:val="18"/>
              </w:rPr>
              <w:t>-</w:t>
            </w:r>
            <w:r w:rsidRPr="003B4B2B">
              <w:rPr>
                <w:rFonts w:ascii="Trebuchet MS" w:hAnsi="Trebuchet MS" w:cs="Trebuchet MS"/>
                <w:sz w:val="18"/>
                <w:szCs w:val="18"/>
              </w:rPr>
              <w:t>rytter</w:t>
            </w:r>
          </w:p>
        </w:tc>
      </w:tr>
      <w:tr w:rsidR="00CB4BEB" w:rsidRPr="00B87969" w14:paraId="7E2CE49E" w14:textId="77777777" w:rsidTr="003C0924">
        <w:trPr>
          <w:trHeight w:hRule="exact" w:val="255"/>
        </w:trPr>
        <w:tc>
          <w:tcPr>
            <w:tcW w:w="1184" w:type="dxa"/>
            <w:tcBorders>
              <w:top w:val="single" w:sz="4" w:space="0" w:color="auto"/>
              <w:left w:val="single" w:sz="4" w:space="0" w:color="auto"/>
              <w:bottom w:val="single" w:sz="4" w:space="0" w:color="auto"/>
              <w:right w:val="single" w:sz="4" w:space="0" w:color="auto"/>
            </w:tcBorders>
            <w:shd w:val="clear" w:color="auto" w:fill="D9D9D9"/>
            <w:vAlign w:val="bottom"/>
          </w:tcPr>
          <w:p w14:paraId="195FB694" w14:textId="77777777" w:rsidR="00CB4BEB" w:rsidRPr="00FD1D6E" w:rsidRDefault="00CB4BEB" w:rsidP="003C0924">
            <w:pPr>
              <w:jc w:val="center"/>
              <w:rPr>
                <w:rFonts w:ascii="Trebuchet MS" w:hAnsi="Trebuchet MS" w:cs="Trebuchet MS"/>
                <w:sz w:val="18"/>
                <w:szCs w:val="18"/>
              </w:rPr>
            </w:pPr>
            <w:r w:rsidRPr="00FD1D6E">
              <w:rPr>
                <w:rFonts w:ascii="Trebuchet MS" w:hAnsi="Trebuchet MS" w:cs="Trebuchet MS"/>
                <w:sz w:val="18"/>
                <w:szCs w:val="18"/>
              </w:rPr>
              <w:t>5</w:t>
            </w:r>
          </w:p>
        </w:tc>
        <w:tc>
          <w:tcPr>
            <w:tcW w:w="1710" w:type="dxa"/>
            <w:tcBorders>
              <w:top w:val="single" w:sz="4" w:space="0" w:color="auto"/>
              <w:left w:val="single" w:sz="4" w:space="0" w:color="auto"/>
              <w:bottom w:val="single" w:sz="4" w:space="0" w:color="auto"/>
            </w:tcBorders>
            <w:vAlign w:val="bottom"/>
          </w:tcPr>
          <w:p w14:paraId="07EC0FCE" w14:textId="77777777" w:rsidR="00CB4BEB" w:rsidRPr="00FD1D6E" w:rsidRDefault="00CB4BEB" w:rsidP="003C0924">
            <w:pPr>
              <w:rPr>
                <w:rFonts w:ascii="Trebuchet MS" w:hAnsi="Trebuchet MS" w:cs="Trebuchet MS"/>
                <w:sz w:val="18"/>
                <w:szCs w:val="18"/>
              </w:rPr>
            </w:pPr>
            <w:r w:rsidRPr="00FD1D6E">
              <w:rPr>
                <w:rFonts w:ascii="Trebuchet MS" w:hAnsi="Trebuchet MS" w:cs="Trebuchet MS"/>
                <w:sz w:val="18"/>
                <w:szCs w:val="18"/>
              </w:rPr>
              <w:t>Ekstrem</w:t>
            </w:r>
          </w:p>
        </w:tc>
        <w:tc>
          <w:tcPr>
            <w:tcW w:w="697" w:type="dxa"/>
            <w:tcBorders>
              <w:top w:val="single" w:sz="4" w:space="0" w:color="auto"/>
              <w:left w:val="single" w:sz="4" w:space="0" w:color="auto"/>
              <w:bottom w:val="single" w:sz="4" w:space="0" w:color="auto"/>
              <w:right w:val="single" w:sz="4" w:space="0" w:color="auto"/>
            </w:tcBorders>
            <w:vAlign w:val="bottom"/>
          </w:tcPr>
          <w:p w14:paraId="0627029E"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vAlign w:val="bottom"/>
          </w:tcPr>
          <w:p w14:paraId="219C2464" w14:textId="2D0B7F5F" w:rsidR="00CB4BEB" w:rsidRPr="00B87969" w:rsidRDefault="00CB4BEB" w:rsidP="003C0924">
            <w:pPr>
              <w:rPr>
                <w:rFonts w:ascii="Trebuchet MS" w:hAnsi="Trebuchet MS" w:cs="Trebuchet MS"/>
                <w:sz w:val="18"/>
                <w:szCs w:val="18"/>
              </w:rPr>
            </w:pPr>
            <w:r w:rsidRPr="003B4B2B">
              <w:rPr>
                <w:rFonts w:ascii="Trebuchet MS" w:hAnsi="Trebuchet MS" w:cs="Trebuchet MS"/>
                <w:sz w:val="18"/>
                <w:szCs w:val="18"/>
              </w:rPr>
              <w:t xml:space="preserve">MTB: </w:t>
            </w:r>
            <w:r w:rsidRPr="00274921">
              <w:rPr>
                <w:rFonts w:ascii="Trebuchet MS" w:hAnsi="Trebuchet MS" w:cs="Trebuchet MS"/>
                <w:sz w:val="18"/>
                <w:szCs w:val="18"/>
              </w:rPr>
              <w:t>Specialiserede discipliner og ofte højrisiko MTB</w:t>
            </w:r>
            <w:r w:rsidR="00FD1D6E">
              <w:rPr>
                <w:rFonts w:ascii="Trebuchet MS" w:hAnsi="Trebuchet MS" w:cs="Trebuchet MS"/>
                <w:sz w:val="18"/>
                <w:szCs w:val="18"/>
              </w:rPr>
              <w:t>-</w:t>
            </w:r>
            <w:r w:rsidRPr="00274921">
              <w:rPr>
                <w:rFonts w:ascii="Trebuchet MS" w:hAnsi="Trebuchet MS" w:cs="Trebuchet MS"/>
                <w:sz w:val="18"/>
                <w:szCs w:val="18"/>
              </w:rPr>
              <w:t>kørsel</w:t>
            </w:r>
          </w:p>
        </w:tc>
      </w:tr>
      <w:tr w:rsidR="00CB4BEB" w:rsidRPr="00B87969" w14:paraId="4F92FBD0" w14:textId="77777777" w:rsidTr="003C0924">
        <w:trPr>
          <w:trHeight w:hRule="exact" w:val="255"/>
        </w:trPr>
        <w:tc>
          <w:tcPr>
            <w:tcW w:w="1184" w:type="dxa"/>
            <w:tcBorders>
              <w:top w:val="single" w:sz="4" w:space="0" w:color="auto"/>
              <w:left w:val="single" w:sz="4" w:space="0" w:color="auto"/>
              <w:bottom w:val="single" w:sz="4" w:space="0" w:color="auto"/>
              <w:right w:val="single" w:sz="4" w:space="0" w:color="auto"/>
            </w:tcBorders>
            <w:shd w:val="clear" w:color="auto" w:fill="D9D9D9"/>
            <w:vAlign w:val="bottom"/>
          </w:tcPr>
          <w:p w14:paraId="1B4B8EDE" w14:textId="77777777" w:rsidR="00CB4BEB" w:rsidRPr="00FD1D6E" w:rsidRDefault="00CB4BEB" w:rsidP="003C0924">
            <w:pPr>
              <w:jc w:val="center"/>
              <w:rPr>
                <w:rFonts w:ascii="Trebuchet MS" w:hAnsi="Trebuchet MS" w:cs="Trebuchet MS"/>
                <w:sz w:val="18"/>
                <w:szCs w:val="18"/>
              </w:rPr>
            </w:pPr>
            <w:r w:rsidRPr="00FD1D6E">
              <w:rPr>
                <w:rFonts w:ascii="Trebuchet MS" w:hAnsi="Trebuchet MS" w:cs="Trebuchet MS"/>
                <w:sz w:val="18"/>
                <w:szCs w:val="18"/>
              </w:rPr>
              <w:t>8</w:t>
            </w:r>
          </w:p>
        </w:tc>
        <w:tc>
          <w:tcPr>
            <w:tcW w:w="1710" w:type="dxa"/>
            <w:tcBorders>
              <w:top w:val="single" w:sz="4" w:space="0" w:color="auto"/>
              <w:left w:val="single" w:sz="4" w:space="0" w:color="auto"/>
              <w:bottom w:val="single" w:sz="4" w:space="0" w:color="auto"/>
            </w:tcBorders>
            <w:vAlign w:val="bottom"/>
          </w:tcPr>
          <w:p w14:paraId="3CB48BBA" w14:textId="77777777" w:rsidR="00CB4BEB" w:rsidRPr="00FD1D6E" w:rsidRDefault="00CB4BEB" w:rsidP="003C0924">
            <w:pPr>
              <w:rPr>
                <w:rFonts w:ascii="Trebuchet MS" w:hAnsi="Trebuchet MS" w:cs="Trebuchet MS"/>
                <w:sz w:val="18"/>
                <w:szCs w:val="18"/>
              </w:rPr>
            </w:pPr>
            <w:r w:rsidRPr="00FD1D6E">
              <w:rPr>
                <w:rFonts w:ascii="Trebuchet MS" w:hAnsi="Trebuchet MS" w:cs="Trebuchet MS"/>
                <w:sz w:val="18"/>
                <w:szCs w:val="18"/>
              </w:rPr>
              <w:t>Andet</w:t>
            </w:r>
          </w:p>
        </w:tc>
        <w:tc>
          <w:tcPr>
            <w:tcW w:w="697" w:type="dxa"/>
            <w:tcBorders>
              <w:top w:val="single" w:sz="4" w:space="0" w:color="auto"/>
              <w:left w:val="single" w:sz="4" w:space="0" w:color="auto"/>
              <w:bottom w:val="single" w:sz="4" w:space="0" w:color="auto"/>
              <w:right w:val="single" w:sz="4" w:space="0" w:color="auto"/>
            </w:tcBorders>
            <w:vAlign w:val="bottom"/>
          </w:tcPr>
          <w:p w14:paraId="7561376F"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vAlign w:val="bottom"/>
          </w:tcPr>
          <w:p w14:paraId="2D988780"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Andet</w:t>
            </w:r>
          </w:p>
        </w:tc>
      </w:tr>
      <w:tr w:rsidR="00CB4BEB" w:rsidRPr="00B87969" w14:paraId="796CAFEC" w14:textId="77777777" w:rsidTr="003C0924">
        <w:trPr>
          <w:trHeight w:hRule="exact" w:val="255"/>
        </w:trPr>
        <w:tc>
          <w:tcPr>
            <w:tcW w:w="1184" w:type="dxa"/>
            <w:tcBorders>
              <w:top w:val="single" w:sz="4" w:space="0" w:color="auto"/>
              <w:left w:val="single" w:sz="4" w:space="0" w:color="auto"/>
              <w:bottom w:val="single" w:sz="4" w:space="0" w:color="auto"/>
              <w:right w:val="single" w:sz="4" w:space="0" w:color="auto"/>
            </w:tcBorders>
            <w:shd w:val="clear" w:color="auto" w:fill="D9D9D9"/>
            <w:vAlign w:val="bottom"/>
          </w:tcPr>
          <w:p w14:paraId="54D32AE2" w14:textId="77777777" w:rsidR="00CB4BEB" w:rsidRPr="00FD1D6E" w:rsidRDefault="00CB4BEB" w:rsidP="003C0924">
            <w:pPr>
              <w:jc w:val="center"/>
              <w:rPr>
                <w:rFonts w:ascii="Trebuchet MS" w:hAnsi="Trebuchet MS" w:cs="Trebuchet MS"/>
                <w:sz w:val="18"/>
                <w:szCs w:val="18"/>
              </w:rPr>
            </w:pPr>
            <w:r w:rsidRPr="00FD1D6E">
              <w:rPr>
                <w:rFonts w:ascii="Trebuchet MS" w:hAnsi="Trebuchet MS" w:cs="Trebuchet MS"/>
                <w:sz w:val="18"/>
                <w:szCs w:val="18"/>
              </w:rPr>
              <w:t>9</w:t>
            </w:r>
          </w:p>
        </w:tc>
        <w:tc>
          <w:tcPr>
            <w:tcW w:w="1710" w:type="dxa"/>
            <w:tcBorders>
              <w:top w:val="single" w:sz="4" w:space="0" w:color="auto"/>
              <w:left w:val="single" w:sz="4" w:space="0" w:color="auto"/>
              <w:bottom w:val="single" w:sz="4" w:space="0" w:color="auto"/>
            </w:tcBorders>
            <w:vAlign w:val="bottom"/>
          </w:tcPr>
          <w:p w14:paraId="44211584" w14:textId="77777777" w:rsidR="00CB4BEB" w:rsidRPr="00FD1D6E" w:rsidRDefault="00CB4BEB" w:rsidP="003C0924">
            <w:pPr>
              <w:rPr>
                <w:rFonts w:ascii="Trebuchet MS" w:hAnsi="Trebuchet MS" w:cs="Trebuchet MS"/>
                <w:sz w:val="18"/>
                <w:szCs w:val="18"/>
              </w:rPr>
            </w:pPr>
            <w:r w:rsidRPr="00FD1D6E">
              <w:rPr>
                <w:rFonts w:ascii="Trebuchet MS" w:hAnsi="Trebuchet MS" w:cs="Trebuchet MS"/>
                <w:sz w:val="18"/>
                <w:szCs w:val="18"/>
              </w:rPr>
              <w:t>Ukendt</w:t>
            </w:r>
          </w:p>
        </w:tc>
        <w:tc>
          <w:tcPr>
            <w:tcW w:w="697" w:type="dxa"/>
            <w:tcBorders>
              <w:top w:val="single" w:sz="4" w:space="0" w:color="auto"/>
              <w:left w:val="single" w:sz="4" w:space="0" w:color="auto"/>
              <w:bottom w:val="single" w:sz="4" w:space="0" w:color="auto"/>
              <w:right w:val="single" w:sz="4" w:space="0" w:color="auto"/>
            </w:tcBorders>
            <w:vAlign w:val="bottom"/>
          </w:tcPr>
          <w:p w14:paraId="444334A1"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vAlign w:val="bottom"/>
          </w:tcPr>
          <w:p w14:paraId="6146EFDC"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Mangler viden om </w:t>
            </w:r>
            <w:r>
              <w:rPr>
                <w:rFonts w:ascii="Trebuchet MS" w:hAnsi="Trebuchet MS" w:cs="Trebuchet MS"/>
                <w:sz w:val="18"/>
                <w:szCs w:val="18"/>
              </w:rPr>
              <w:t>sværhedsgrad</w:t>
            </w:r>
            <w:r w:rsidRPr="00B87969">
              <w:rPr>
                <w:rFonts w:ascii="Trebuchet MS" w:hAnsi="Trebuchet MS" w:cs="Trebuchet MS"/>
                <w:sz w:val="18"/>
                <w:szCs w:val="18"/>
              </w:rPr>
              <w:t>en</w:t>
            </w:r>
          </w:p>
        </w:tc>
      </w:tr>
    </w:tbl>
    <w:p w14:paraId="59A5EB3E" w14:textId="77777777" w:rsidR="00CB4BEB" w:rsidRPr="00B87969" w:rsidRDefault="00CB4BEB" w:rsidP="00CB4BEB">
      <w:pPr>
        <w:pStyle w:val="Overskrift7"/>
        <w:rPr>
          <w:b/>
          <w:bCs/>
        </w:rPr>
      </w:pPr>
      <w:r>
        <w:t>5.9.3.3.4   5802</w:t>
      </w:r>
      <w:r w:rsidRPr="00B87969">
        <w:t xml:space="preserve"> </w:t>
      </w:r>
      <w:r>
        <w:t>Hierarki af rute</w:t>
      </w:r>
      <w:r w:rsidRPr="00B87969">
        <w:t xml:space="preserve"> (d</w:t>
      </w:r>
      <w:r w:rsidRPr="007B1453">
        <w:rPr>
          <w:color w:val="4F81BD"/>
        </w:rPr>
        <w:t>_</w:t>
      </w:r>
      <w:r>
        <w:t>5802</w:t>
      </w:r>
      <w:r w:rsidRPr="00B87969">
        <w:t>_</w:t>
      </w:r>
      <w:r>
        <w:t>hierarki</w:t>
      </w:r>
      <w:r w:rsidRPr="00B87969">
        <w:t>)</w:t>
      </w:r>
    </w:p>
    <w:tbl>
      <w:tblPr>
        <w:tblW w:w="138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2"/>
        <w:gridCol w:w="1710"/>
        <w:gridCol w:w="697"/>
        <w:gridCol w:w="10319"/>
      </w:tblGrid>
      <w:tr w:rsidR="00CB4BEB" w:rsidRPr="00B87969" w14:paraId="74541D8A" w14:textId="77777777" w:rsidTr="003C0924">
        <w:trPr>
          <w:trHeight w:hRule="exact" w:val="255"/>
        </w:trPr>
        <w:tc>
          <w:tcPr>
            <w:tcW w:w="1132" w:type="dxa"/>
            <w:tcBorders>
              <w:bottom w:val="single" w:sz="4" w:space="0" w:color="auto"/>
            </w:tcBorders>
            <w:shd w:val="clear" w:color="auto" w:fill="D9D9D9"/>
            <w:vAlign w:val="bottom"/>
          </w:tcPr>
          <w:p w14:paraId="4D3E82C3" w14:textId="77777777" w:rsidR="00CB4BEB" w:rsidRPr="005C51D3" w:rsidRDefault="00CB4BEB" w:rsidP="003C0924">
            <w:pPr>
              <w:rPr>
                <w:rFonts w:ascii="Trebuchet MS" w:hAnsi="Trebuchet MS" w:cs="Trebuchet MS"/>
                <w:sz w:val="18"/>
                <w:szCs w:val="18"/>
              </w:rPr>
            </w:pPr>
            <w:proofErr w:type="spellStart"/>
            <w:r w:rsidRPr="005C51D3">
              <w:rPr>
                <w:rFonts w:ascii="Trebuchet MS" w:hAnsi="Trebuchet MS" w:cs="Trebuchet MS"/>
                <w:sz w:val="18"/>
                <w:szCs w:val="18"/>
              </w:rPr>
              <w:t>hierarki_k</w:t>
            </w:r>
            <w:proofErr w:type="spellEnd"/>
          </w:p>
        </w:tc>
        <w:tc>
          <w:tcPr>
            <w:tcW w:w="1710" w:type="dxa"/>
            <w:tcBorders>
              <w:bottom w:val="single" w:sz="4" w:space="0" w:color="auto"/>
            </w:tcBorders>
            <w:shd w:val="clear" w:color="auto" w:fill="D9D9D9"/>
            <w:vAlign w:val="bottom"/>
          </w:tcPr>
          <w:p w14:paraId="722B597D"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hierarki</w:t>
            </w:r>
          </w:p>
        </w:tc>
        <w:tc>
          <w:tcPr>
            <w:tcW w:w="697" w:type="dxa"/>
            <w:tcBorders>
              <w:bottom w:val="single" w:sz="4" w:space="0" w:color="auto"/>
            </w:tcBorders>
            <w:shd w:val="clear" w:color="auto" w:fill="D9D9D9"/>
            <w:vAlign w:val="bottom"/>
          </w:tcPr>
          <w:p w14:paraId="04150AC6"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aktiv</w:t>
            </w:r>
          </w:p>
        </w:tc>
        <w:tc>
          <w:tcPr>
            <w:tcW w:w="10319" w:type="dxa"/>
            <w:tcBorders>
              <w:bottom w:val="single" w:sz="4" w:space="0" w:color="auto"/>
            </w:tcBorders>
            <w:shd w:val="clear" w:color="auto" w:fill="D9D9D9"/>
            <w:vAlign w:val="bottom"/>
          </w:tcPr>
          <w:p w14:paraId="364AF2DF"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 xml:space="preserve">Begrebsdefinition </w:t>
            </w:r>
          </w:p>
        </w:tc>
      </w:tr>
      <w:tr w:rsidR="00CB4BEB" w:rsidRPr="00B87969" w14:paraId="42E55DA4" w14:textId="77777777" w:rsidTr="003C0924">
        <w:trPr>
          <w:trHeight w:hRule="exact" w:val="255"/>
        </w:trPr>
        <w:tc>
          <w:tcPr>
            <w:tcW w:w="1132" w:type="dxa"/>
            <w:tcBorders>
              <w:top w:val="single" w:sz="4" w:space="0" w:color="auto"/>
              <w:left w:val="single" w:sz="4" w:space="0" w:color="auto"/>
              <w:bottom w:val="single" w:sz="4" w:space="0" w:color="auto"/>
              <w:right w:val="single" w:sz="4" w:space="0" w:color="auto"/>
            </w:tcBorders>
            <w:shd w:val="clear" w:color="auto" w:fill="D9D9D9"/>
          </w:tcPr>
          <w:p w14:paraId="59FE30BD" w14:textId="77777777" w:rsidR="00CB4BEB" w:rsidRPr="00B87969"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1 </w:t>
            </w:r>
          </w:p>
        </w:tc>
        <w:tc>
          <w:tcPr>
            <w:tcW w:w="1710" w:type="dxa"/>
            <w:tcBorders>
              <w:top w:val="single" w:sz="4" w:space="0" w:color="auto"/>
              <w:left w:val="single" w:sz="4" w:space="0" w:color="auto"/>
              <w:bottom w:val="single" w:sz="4" w:space="0" w:color="auto"/>
            </w:tcBorders>
          </w:tcPr>
          <w:p w14:paraId="07A0BB60"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 xml:space="preserve">Hovedrute </w:t>
            </w:r>
          </w:p>
        </w:tc>
        <w:tc>
          <w:tcPr>
            <w:tcW w:w="697" w:type="dxa"/>
            <w:tcBorders>
              <w:top w:val="single" w:sz="4" w:space="0" w:color="auto"/>
              <w:left w:val="single" w:sz="4" w:space="0" w:color="auto"/>
              <w:bottom w:val="single" w:sz="4" w:space="0" w:color="auto"/>
              <w:right w:val="single" w:sz="4" w:space="0" w:color="auto"/>
            </w:tcBorders>
          </w:tcPr>
          <w:p w14:paraId="3C40F6E4" w14:textId="77777777" w:rsidR="00CB4BEB" w:rsidRPr="00B87969"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1 </w:t>
            </w:r>
          </w:p>
        </w:tc>
        <w:tc>
          <w:tcPr>
            <w:tcW w:w="10319" w:type="dxa"/>
            <w:tcBorders>
              <w:top w:val="single" w:sz="4" w:space="0" w:color="auto"/>
              <w:left w:val="single" w:sz="4" w:space="0" w:color="auto"/>
              <w:bottom w:val="single" w:sz="4" w:space="0" w:color="auto"/>
            </w:tcBorders>
          </w:tcPr>
          <w:p w14:paraId="234C5854" w14:textId="77777777" w:rsidR="00CB4BEB" w:rsidRPr="00B87969" w:rsidRDefault="00CB4BEB" w:rsidP="003C0924">
            <w:pPr>
              <w:rPr>
                <w:rFonts w:ascii="Trebuchet MS" w:hAnsi="Trebuchet MS" w:cs="Trebuchet MS"/>
                <w:sz w:val="18"/>
                <w:szCs w:val="18"/>
              </w:rPr>
            </w:pPr>
            <w:r w:rsidRPr="005C51D3">
              <w:rPr>
                <w:rFonts w:ascii="Trebuchet MS" w:hAnsi="Trebuchet MS" w:cs="Trebuchet MS"/>
                <w:sz w:val="18"/>
                <w:szCs w:val="18"/>
              </w:rPr>
              <w:t xml:space="preserve">Den primære rute. </w:t>
            </w:r>
          </w:p>
        </w:tc>
      </w:tr>
      <w:tr w:rsidR="00CB4BEB" w:rsidRPr="00B87969" w14:paraId="38A7D969" w14:textId="77777777" w:rsidTr="003C0924">
        <w:trPr>
          <w:trHeight w:hRule="exact" w:val="259"/>
        </w:trPr>
        <w:tc>
          <w:tcPr>
            <w:tcW w:w="1132" w:type="dxa"/>
            <w:tcBorders>
              <w:top w:val="single" w:sz="4" w:space="0" w:color="auto"/>
              <w:left w:val="single" w:sz="4" w:space="0" w:color="auto"/>
              <w:bottom w:val="single" w:sz="4" w:space="0" w:color="auto"/>
              <w:right w:val="single" w:sz="4" w:space="0" w:color="auto"/>
            </w:tcBorders>
            <w:shd w:val="clear" w:color="auto" w:fill="D9D9D9"/>
          </w:tcPr>
          <w:p w14:paraId="74462F39" w14:textId="77777777" w:rsidR="00CB4BEB" w:rsidRPr="00B87969"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2 </w:t>
            </w:r>
          </w:p>
        </w:tc>
        <w:tc>
          <w:tcPr>
            <w:tcW w:w="1710" w:type="dxa"/>
            <w:tcBorders>
              <w:top w:val="single" w:sz="4" w:space="0" w:color="auto"/>
              <w:left w:val="single" w:sz="4" w:space="0" w:color="auto"/>
              <w:bottom w:val="single" w:sz="4" w:space="0" w:color="auto"/>
            </w:tcBorders>
          </w:tcPr>
          <w:p w14:paraId="438E84F5"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 xml:space="preserve">Sløjfe </w:t>
            </w:r>
          </w:p>
        </w:tc>
        <w:tc>
          <w:tcPr>
            <w:tcW w:w="697" w:type="dxa"/>
            <w:tcBorders>
              <w:top w:val="single" w:sz="4" w:space="0" w:color="auto"/>
              <w:left w:val="single" w:sz="4" w:space="0" w:color="auto"/>
              <w:bottom w:val="single" w:sz="4" w:space="0" w:color="auto"/>
              <w:right w:val="single" w:sz="4" w:space="0" w:color="auto"/>
            </w:tcBorders>
          </w:tcPr>
          <w:p w14:paraId="4D8F9088" w14:textId="77777777" w:rsidR="00CB4BEB" w:rsidRPr="00B87969"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1 </w:t>
            </w:r>
          </w:p>
        </w:tc>
        <w:tc>
          <w:tcPr>
            <w:tcW w:w="10319" w:type="dxa"/>
            <w:tcBorders>
              <w:top w:val="single" w:sz="4" w:space="0" w:color="auto"/>
              <w:left w:val="single" w:sz="4" w:space="0" w:color="auto"/>
              <w:bottom w:val="single" w:sz="4" w:space="0" w:color="auto"/>
            </w:tcBorders>
          </w:tcPr>
          <w:p w14:paraId="17A88FF8" w14:textId="77777777" w:rsidR="00CB4BEB" w:rsidRPr="00B87969" w:rsidRDefault="00CB4BEB" w:rsidP="003C0924">
            <w:pPr>
              <w:rPr>
                <w:rFonts w:ascii="Trebuchet MS" w:hAnsi="Trebuchet MS" w:cs="Trebuchet MS"/>
                <w:sz w:val="18"/>
                <w:szCs w:val="18"/>
              </w:rPr>
            </w:pPr>
            <w:r w:rsidRPr="005C51D3">
              <w:rPr>
                <w:rFonts w:ascii="Trebuchet MS" w:hAnsi="Trebuchet MS" w:cs="Trebuchet MS"/>
                <w:sz w:val="18"/>
                <w:szCs w:val="18"/>
              </w:rPr>
              <w:t xml:space="preserve">Ekstra sløjfer på en hovedrute. </w:t>
            </w:r>
          </w:p>
        </w:tc>
      </w:tr>
      <w:tr w:rsidR="00CB4BEB" w:rsidRPr="00B87969" w14:paraId="42423222" w14:textId="77777777" w:rsidTr="003C0924">
        <w:trPr>
          <w:trHeight w:hRule="exact" w:val="294"/>
        </w:trPr>
        <w:tc>
          <w:tcPr>
            <w:tcW w:w="1132" w:type="dxa"/>
            <w:tcBorders>
              <w:top w:val="single" w:sz="4" w:space="0" w:color="auto"/>
              <w:left w:val="single" w:sz="4" w:space="0" w:color="auto"/>
              <w:bottom w:val="single" w:sz="4" w:space="0" w:color="auto"/>
              <w:right w:val="single" w:sz="4" w:space="0" w:color="auto"/>
            </w:tcBorders>
            <w:shd w:val="clear" w:color="auto" w:fill="D9D9D9"/>
          </w:tcPr>
          <w:p w14:paraId="1A4C7374"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3 </w:t>
            </w:r>
          </w:p>
        </w:tc>
        <w:tc>
          <w:tcPr>
            <w:tcW w:w="1710" w:type="dxa"/>
            <w:tcBorders>
              <w:top w:val="single" w:sz="4" w:space="0" w:color="auto"/>
              <w:left w:val="single" w:sz="4" w:space="0" w:color="auto"/>
              <w:bottom w:val="single" w:sz="4" w:space="0" w:color="auto"/>
            </w:tcBorders>
          </w:tcPr>
          <w:p w14:paraId="01F5E89C"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 xml:space="preserve">Genvej </w:t>
            </w:r>
          </w:p>
        </w:tc>
        <w:tc>
          <w:tcPr>
            <w:tcW w:w="697" w:type="dxa"/>
            <w:tcBorders>
              <w:top w:val="single" w:sz="4" w:space="0" w:color="auto"/>
              <w:left w:val="single" w:sz="4" w:space="0" w:color="auto"/>
              <w:bottom w:val="single" w:sz="4" w:space="0" w:color="auto"/>
              <w:right w:val="single" w:sz="4" w:space="0" w:color="auto"/>
            </w:tcBorders>
          </w:tcPr>
          <w:p w14:paraId="51E95661"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1 </w:t>
            </w:r>
          </w:p>
        </w:tc>
        <w:tc>
          <w:tcPr>
            <w:tcW w:w="10319" w:type="dxa"/>
            <w:tcBorders>
              <w:top w:val="single" w:sz="4" w:space="0" w:color="auto"/>
              <w:left w:val="single" w:sz="4" w:space="0" w:color="auto"/>
              <w:bottom w:val="single" w:sz="4" w:space="0" w:color="auto"/>
            </w:tcBorders>
          </w:tcPr>
          <w:p w14:paraId="7FA3996F" w14:textId="77777777" w:rsidR="00CB4BEB" w:rsidRPr="00B87969" w:rsidRDefault="00CB4BEB" w:rsidP="003C0924">
            <w:pPr>
              <w:rPr>
                <w:rFonts w:ascii="Trebuchet MS" w:hAnsi="Trebuchet MS" w:cs="Trebuchet MS"/>
                <w:sz w:val="18"/>
                <w:szCs w:val="18"/>
              </w:rPr>
            </w:pPr>
            <w:r w:rsidRPr="005C51D3">
              <w:rPr>
                <w:rFonts w:ascii="Trebuchet MS" w:hAnsi="Trebuchet MS" w:cs="Trebuchet MS"/>
                <w:sz w:val="18"/>
                <w:szCs w:val="18"/>
              </w:rPr>
              <w:t xml:space="preserve">Forbindelse som afkorter en hovedrute. </w:t>
            </w:r>
          </w:p>
        </w:tc>
      </w:tr>
      <w:tr w:rsidR="00CB4BEB" w:rsidRPr="00B87969" w14:paraId="05C85362" w14:textId="77777777" w:rsidTr="003C0924">
        <w:trPr>
          <w:trHeight w:hRule="exact" w:val="267"/>
        </w:trPr>
        <w:tc>
          <w:tcPr>
            <w:tcW w:w="1132" w:type="dxa"/>
            <w:tcBorders>
              <w:top w:val="single" w:sz="4" w:space="0" w:color="auto"/>
              <w:left w:val="single" w:sz="4" w:space="0" w:color="auto"/>
              <w:bottom w:val="single" w:sz="4" w:space="0" w:color="auto"/>
              <w:right w:val="single" w:sz="4" w:space="0" w:color="auto"/>
            </w:tcBorders>
            <w:shd w:val="clear" w:color="auto" w:fill="D9D9D9"/>
          </w:tcPr>
          <w:p w14:paraId="008A111B"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4 </w:t>
            </w:r>
          </w:p>
        </w:tc>
        <w:tc>
          <w:tcPr>
            <w:tcW w:w="1710" w:type="dxa"/>
            <w:tcBorders>
              <w:top w:val="single" w:sz="4" w:space="0" w:color="auto"/>
              <w:left w:val="single" w:sz="4" w:space="0" w:color="auto"/>
              <w:bottom w:val="single" w:sz="4" w:space="0" w:color="auto"/>
            </w:tcBorders>
          </w:tcPr>
          <w:p w14:paraId="4BBEE89D" w14:textId="77777777" w:rsidR="00CB4BEB" w:rsidRPr="005C51D3" w:rsidRDefault="00CB4BEB" w:rsidP="003C0924">
            <w:pPr>
              <w:rPr>
                <w:rFonts w:ascii="Trebuchet MS" w:hAnsi="Trebuchet MS" w:cs="Trebuchet MS"/>
                <w:sz w:val="18"/>
                <w:szCs w:val="18"/>
              </w:rPr>
            </w:pPr>
            <w:r>
              <w:rPr>
                <w:rFonts w:ascii="Trebuchet MS" w:hAnsi="Trebuchet MS" w:cs="Trebuchet MS"/>
                <w:sz w:val="18"/>
                <w:szCs w:val="18"/>
              </w:rPr>
              <w:t>Forbindelsesrute</w:t>
            </w:r>
          </w:p>
        </w:tc>
        <w:tc>
          <w:tcPr>
            <w:tcW w:w="697" w:type="dxa"/>
            <w:tcBorders>
              <w:top w:val="single" w:sz="4" w:space="0" w:color="auto"/>
              <w:left w:val="single" w:sz="4" w:space="0" w:color="auto"/>
              <w:bottom w:val="single" w:sz="4" w:space="0" w:color="auto"/>
              <w:right w:val="single" w:sz="4" w:space="0" w:color="auto"/>
            </w:tcBorders>
          </w:tcPr>
          <w:p w14:paraId="75EEA487" w14:textId="77777777" w:rsidR="00CB4BEB" w:rsidRPr="00B87969"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1 </w:t>
            </w:r>
          </w:p>
        </w:tc>
        <w:tc>
          <w:tcPr>
            <w:tcW w:w="10319" w:type="dxa"/>
            <w:tcBorders>
              <w:top w:val="single" w:sz="4" w:space="0" w:color="auto"/>
              <w:left w:val="single" w:sz="4" w:space="0" w:color="auto"/>
              <w:bottom w:val="single" w:sz="4" w:space="0" w:color="auto"/>
            </w:tcBorders>
          </w:tcPr>
          <w:p w14:paraId="5F2ABE03" w14:textId="77777777" w:rsidR="00CB4BEB" w:rsidRPr="00B87969" w:rsidRDefault="00CB4BEB" w:rsidP="003C0924">
            <w:pPr>
              <w:rPr>
                <w:rFonts w:ascii="Trebuchet MS" w:hAnsi="Trebuchet MS" w:cs="Trebuchet MS"/>
                <w:sz w:val="18"/>
                <w:szCs w:val="18"/>
              </w:rPr>
            </w:pPr>
            <w:r w:rsidRPr="005C51D3">
              <w:rPr>
                <w:rFonts w:ascii="Trebuchet MS" w:hAnsi="Trebuchet MS" w:cs="Trebuchet MS"/>
                <w:sz w:val="18"/>
                <w:szCs w:val="18"/>
              </w:rPr>
              <w:t xml:space="preserve">Forbindelse </w:t>
            </w:r>
            <w:r>
              <w:rPr>
                <w:rFonts w:ascii="Trebuchet MS" w:hAnsi="Trebuchet MS" w:cs="Trebuchet MS"/>
                <w:sz w:val="18"/>
                <w:szCs w:val="18"/>
              </w:rPr>
              <w:t xml:space="preserve">mellem hovedruter eller </w:t>
            </w:r>
            <w:r w:rsidRPr="005C51D3">
              <w:rPr>
                <w:rFonts w:ascii="Trebuchet MS" w:hAnsi="Trebuchet MS" w:cs="Trebuchet MS"/>
                <w:sz w:val="18"/>
                <w:szCs w:val="18"/>
              </w:rPr>
              <w:t xml:space="preserve">til en hovedrute, en facilitet eller seværdighed. </w:t>
            </w:r>
          </w:p>
        </w:tc>
      </w:tr>
      <w:tr w:rsidR="00CB4BEB" w:rsidRPr="00B87969" w14:paraId="41277EAC" w14:textId="77777777" w:rsidTr="003C0924">
        <w:trPr>
          <w:trHeight w:hRule="exact" w:val="255"/>
        </w:trPr>
        <w:tc>
          <w:tcPr>
            <w:tcW w:w="1132" w:type="dxa"/>
            <w:tcBorders>
              <w:top w:val="single" w:sz="4" w:space="0" w:color="auto"/>
              <w:left w:val="single" w:sz="4" w:space="0" w:color="auto"/>
              <w:bottom w:val="single" w:sz="4" w:space="0" w:color="auto"/>
              <w:right w:val="single" w:sz="4" w:space="0" w:color="auto"/>
            </w:tcBorders>
            <w:shd w:val="clear" w:color="auto" w:fill="D9D9D9"/>
            <w:vAlign w:val="bottom"/>
          </w:tcPr>
          <w:p w14:paraId="7133855B"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8</w:t>
            </w:r>
          </w:p>
        </w:tc>
        <w:tc>
          <w:tcPr>
            <w:tcW w:w="1710" w:type="dxa"/>
            <w:tcBorders>
              <w:top w:val="single" w:sz="4" w:space="0" w:color="auto"/>
              <w:left w:val="single" w:sz="4" w:space="0" w:color="auto"/>
              <w:bottom w:val="single" w:sz="4" w:space="0" w:color="auto"/>
            </w:tcBorders>
            <w:vAlign w:val="bottom"/>
          </w:tcPr>
          <w:p w14:paraId="608FDB15"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Andet</w:t>
            </w:r>
          </w:p>
        </w:tc>
        <w:tc>
          <w:tcPr>
            <w:tcW w:w="697" w:type="dxa"/>
            <w:tcBorders>
              <w:top w:val="single" w:sz="4" w:space="0" w:color="auto"/>
              <w:left w:val="single" w:sz="4" w:space="0" w:color="auto"/>
              <w:bottom w:val="single" w:sz="4" w:space="0" w:color="auto"/>
              <w:right w:val="single" w:sz="4" w:space="0" w:color="auto"/>
            </w:tcBorders>
            <w:vAlign w:val="bottom"/>
          </w:tcPr>
          <w:p w14:paraId="09D4AB8B"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319" w:type="dxa"/>
            <w:tcBorders>
              <w:top w:val="single" w:sz="4" w:space="0" w:color="auto"/>
              <w:left w:val="single" w:sz="4" w:space="0" w:color="auto"/>
              <w:bottom w:val="single" w:sz="4" w:space="0" w:color="auto"/>
            </w:tcBorders>
            <w:vAlign w:val="bottom"/>
          </w:tcPr>
          <w:p w14:paraId="3EC5B116"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Andet</w:t>
            </w:r>
          </w:p>
        </w:tc>
      </w:tr>
      <w:tr w:rsidR="00CB4BEB" w:rsidRPr="00B87969" w14:paraId="7819126A" w14:textId="77777777" w:rsidTr="003C0924">
        <w:trPr>
          <w:trHeight w:hRule="exact" w:val="255"/>
        </w:trPr>
        <w:tc>
          <w:tcPr>
            <w:tcW w:w="1132" w:type="dxa"/>
            <w:tcBorders>
              <w:top w:val="single" w:sz="4" w:space="0" w:color="auto"/>
              <w:left w:val="single" w:sz="4" w:space="0" w:color="auto"/>
              <w:bottom w:val="single" w:sz="4" w:space="0" w:color="auto"/>
              <w:right w:val="single" w:sz="4" w:space="0" w:color="auto"/>
            </w:tcBorders>
            <w:shd w:val="clear" w:color="auto" w:fill="D9D9D9"/>
            <w:vAlign w:val="bottom"/>
          </w:tcPr>
          <w:p w14:paraId="2333529F"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9</w:t>
            </w:r>
          </w:p>
        </w:tc>
        <w:tc>
          <w:tcPr>
            <w:tcW w:w="1710" w:type="dxa"/>
            <w:tcBorders>
              <w:top w:val="single" w:sz="4" w:space="0" w:color="auto"/>
              <w:left w:val="single" w:sz="4" w:space="0" w:color="auto"/>
              <w:bottom w:val="single" w:sz="4" w:space="0" w:color="auto"/>
            </w:tcBorders>
            <w:vAlign w:val="bottom"/>
          </w:tcPr>
          <w:p w14:paraId="02F551D7"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Ukendt</w:t>
            </w:r>
          </w:p>
        </w:tc>
        <w:tc>
          <w:tcPr>
            <w:tcW w:w="697" w:type="dxa"/>
            <w:tcBorders>
              <w:top w:val="single" w:sz="4" w:space="0" w:color="auto"/>
              <w:left w:val="single" w:sz="4" w:space="0" w:color="auto"/>
              <w:bottom w:val="single" w:sz="4" w:space="0" w:color="auto"/>
              <w:right w:val="single" w:sz="4" w:space="0" w:color="auto"/>
            </w:tcBorders>
            <w:vAlign w:val="bottom"/>
          </w:tcPr>
          <w:p w14:paraId="185161CD"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319" w:type="dxa"/>
            <w:tcBorders>
              <w:top w:val="single" w:sz="4" w:space="0" w:color="auto"/>
              <w:left w:val="single" w:sz="4" w:space="0" w:color="auto"/>
              <w:bottom w:val="single" w:sz="4" w:space="0" w:color="auto"/>
            </w:tcBorders>
            <w:vAlign w:val="bottom"/>
          </w:tcPr>
          <w:p w14:paraId="0521ADE6" w14:textId="45F4739F"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Mangler viden om </w:t>
            </w:r>
            <w:r>
              <w:rPr>
                <w:rFonts w:ascii="Trebuchet MS" w:hAnsi="Trebuchet MS" w:cs="Trebuchet MS"/>
                <w:sz w:val="18"/>
                <w:szCs w:val="18"/>
              </w:rPr>
              <w:t>hiera</w:t>
            </w:r>
            <w:r w:rsidR="00FD1D6E">
              <w:rPr>
                <w:rFonts w:ascii="Trebuchet MS" w:hAnsi="Trebuchet MS" w:cs="Trebuchet MS"/>
                <w:sz w:val="18"/>
                <w:szCs w:val="18"/>
              </w:rPr>
              <w:t>r</w:t>
            </w:r>
            <w:r>
              <w:rPr>
                <w:rFonts w:ascii="Trebuchet MS" w:hAnsi="Trebuchet MS" w:cs="Trebuchet MS"/>
                <w:sz w:val="18"/>
                <w:szCs w:val="18"/>
              </w:rPr>
              <w:t>ki</w:t>
            </w:r>
          </w:p>
        </w:tc>
      </w:tr>
    </w:tbl>
    <w:p w14:paraId="74E45FBF" w14:textId="77777777" w:rsidR="00CB4BEB" w:rsidRPr="005C51D3" w:rsidRDefault="00CB4BEB" w:rsidP="00CB4BEB">
      <w:pPr>
        <w:pStyle w:val="Overskrift7"/>
        <w:rPr>
          <w:b/>
          <w:bCs/>
          <w:lang w:val="en-US"/>
        </w:rPr>
      </w:pPr>
      <w:r w:rsidRPr="005C51D3">
        <w:rPr>
          <w:lang w:val="en-US"/>
        </w:rPr>
        <w:t>5.9.3.3.5   580</w:t>
      </w:r>
      <w:r>
        <w:rPr>
          <w:lang w:val="en-US"/>
        </w:rPr>
        <w:t>2</w:t>
      </w:r>
      <w:r w:rsidRPr="005C51D3">
        <w:rPr>
          <w:lang w:val="en-US"/>
        </w:rPr>
        <w:t xml:space="preserve"> </w:t>
      </w:r>
      <w:proofErr w:type="spellStart"/>
      <w:r w:rsidRPr="005C51D3">
        <w:rPr>
          <w:lang w:val="en-US"/>
        </w:rPr>
        <w:t>Rute</w:t>
      </w:r>
      <w:proofErr w:type="spellEnd"/>
      <w:r w:rsidRPr="005C51D3">
        <w:rPr>
          <w:lang w:val="en-US"/>
        </w:rPr>
        <w:t xml:space="preserve"> </w:t>
      </w:r>
      <w:proofErr w:type="spellStart"/>
      <w:r w:rsidRPr="005C51D3">
        <w:rPr>
          <w:lang w:val="en-US"/>
        </w:rPr>
        <w:t>undertype</w:t>
      </w:r>
      <w:proofErr w:type="spellEnd"/>
      <w:r w:rsidRPr="005C51D3">
        <w:rPr>
          <w:lang w:val="en-US"/>
        </w:rPr>
        <w:t xml:space="preserve"> (d</w:t>
      </w:r>
      <w:r w:rsidRPr="005C51D3">
        <w:rPr>
          <w:color w:val="4F81BD"/>
          <w:lang w:val="en-US"/>
        </w:rPr>
        <w:t>_</w:t>
      </w:r>
      <w:r w:rsidRPr="005C51D3">
        <w:rPr>
          <w:lang w:val="en-US"/>
        </w:rPr>
        <w:t>580</w:t>
      </w:r>
      <w:r>
        <w:rPr>
          <w:lang w:val="en-US"/>
        </w:rPr>
        <w:t>2</w:t>
      </w:r>
      <w:r w:rsidRPr="005C51D3">
        <w:rPr>
          <w:lang w:val="en-US"/>
        </w:rPr>
        <w:t>_rute_uty)</w:t>
      </w:r>
    </w:p>
    <w:tbl>
      <w:tblPr>
        <w:tblW w:w="138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4"/>
        <w:gridCol w:w="1710"/>
        <w:gridCol w:w="697"/>
        <w:gridCol w:w="10267"/>
      </w:tblGrid>
      <w:tr w:rsidR="00CB4BEB" w:rsidRPr="00B87969" w14:paraId="00177385" w14:textId="77777777" w:rsidTr="003C0924">
        <w:trPr>
          <w:trHeight w:hRule="exact" w:val="255"/>
        </w:trPr>
        <w:tc>
          <w:tcPr>
            <w:tcW w:w="1184" w:type="dxa"/>
            <w:tcBorders>
              <w:bottom w:val="single" w:sz="4" w:space="0" w:color="auto"/>
            </w:tcBorders>
            <w:shd w:val="clear" w:color="auto" w:fill="D9D9D9"/>
            <w:vAlign w:val="bottom"/>
          </w:tcPr>
          <w:p w14:paraId="783A0A4F" w14:textId="77777777" w:rsidR="00CB4BEB" w:rsidRPr="005C51D3" w:rsidRDefault="00CB4BEB" w:rsidP="003C0924">
            <w:pPr>
              <w:rPr>
                <w:rFonts w:ascii="Trebuchet MS" w:hAnsi="Trebuchet MS" w:cs="Trebuchet MS"/>
                <w:sz w:val="18"/>
                <w:szCs w:val="18"/>
              </w:rPr>
            </w:pPr>
            <w:proofErr w:type="spellStart"/>
            <w:r w:rsidRPr="005C51D3">
              <w:rPr>
                <w:rFonts w:ascii="Trebuchet MS" w:hAnsi="Trebuchet MS" w:cs="Trebuchet MS"/>
                <w:sz w:val="18"/>
                <w:szCs w:val="18"/>
              </w:rPr>
              <w:t>rute_uty_k</w:t>
            </w:r>
            <w:proofErr w:type="spellEnd"/>
          </w:p>
        </w:tc>
        <w:tc>
          <w:tcPr>
            <w:tcW w:w="1710" w:type="dxa"/>
            <w:tcBorders>
              <w:bottom w:val="single" w:sz="4" w:space="0" w:color="auto"/>
            </w:tcBorders>
            <w:shd w:val="clear" w:color="auto" w:fill="D9D9D9"/>
            <w:vAlign w:val="bottom"/>
          </w:tcPr>
          <w:p w14:paraId="65AA7680" w14:textId="77777777" w:rsidR="00CB4BEB" w:rsidRPr="005C51D3" w:rsidRDefault="00CB4BEB" w:rsidP="003C0924">
            <w:pPr>
              <w:rPr>
                <w:rFonts w:ascii="Trebuchet MS" w:hAnsi="Trebuchet MS" w:cs="Trebuchet MS"/>
                <w:sz w:val="18"/>
                <w:szCs w:val="18"/>
              </w:rPr>
            </w:pPr>
            <w:proofErr w:type="spellStart"/>
            <w:r w:rsidRPr="005C51D3">
              <w:rPr>
                <w:rFonts w:ascii="Trebuchet MS" w:hAnsi="Trebuchet MS" w:cs="Trebuchet MS"/>
                <w:sz w:val="18"/>
                <w:szCs w:val="18"/>
              </w:rPr>
              <w:t>rute_uty</w:t>
            </w:r>
            <w:proofErr w:type="spellEnd"/>
          </w:p>
        </w:tc>
        <w:tc>
          <w:tcPr>
            <w:tcW w:w="697" w:type="dxa"/>
            <w:tcBorders>
              <w:bottom w:val="single" w:sz="4" w:space="0" w:color="auto"/>
            </w:tcBorders>
            <w:shd w:val="clear" w:color="auto" w:fill="D9D9D9"/>
            <w:vAlign w:val="bottom"/>
          </w:tcPr>
          <w:p w14:paraId="57910BCD"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aktiv</w:t>
            </w:r>
          </w:p>
        </w:tc>
        <w:tc>
          <w:tcPr>
            <w:tcW w:w="10267" w:type="dxa"/>
            <w:tcBorders>
              <w:bottom w:val="single" w:sz="4" w:space="0" w:color="auto"/>
            </w:tcBorders>
            <w:shd w:val="clear" w:color="auto" w:fill="D9D9D9"/>
            <w:vAlign w:val="bottom"/>
          </w:tcPr>
          <w:p w14:paraId="727EA89D"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 xml:space="preserve">Begrebsdefinition </w:t>
            </w:r>
          </w:p>
        </w:tc>
      </w:tr>
      <w:tr w:rsidR="00CB4BEB" w:rsidRPr="00B87969" w14:paraId="61B8A86F" w14:textId="77777777" w:rsidTr="00FD1D6E">
        <w:trPr>
          <w:trHeight w:hRule="exact" w:val="544"/>
        </w:trPr>
        <w:tc>
          <w:tcPr>
            <w:tcW w:w="1184" w:type="dxa"/>
            <w:tcBorders>
              <w:top w:val="single" w:sz="4" w:space="0" w:color="auto"/>
              <w:left w:val="single" w:sz="4" w:space="0" w:color="auto"/>
              <w:bottom w:val="single" w:sz="4" w:space="0" w:color="auto"/>
              <w:right w:val="single" w:sz="4" w:space="0" w:color="auto"/>
            </w:tcBorders>
            <w:shd w:val="clear" w:color="auto" w:fill="D9D9D9"/>
          </w:tcPr>
          <w:p w14:paraId="1EB758C3" w14:textId="77777777" w:rsidR="00CB4BEB" w:rsidRPr="00B87969"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1 </w:t>
            </w:r>
          </w:p>
        </w:tc>
        <w:tc>
          <w:tcPr>
            <w:tcW w:w="1710" w:type="dxa"/>
            <w:tcBorders>
              <w:top w:val="single" w:sz="4" w:space="0" w:color="auto"/>
              <w:left w:val="single" w:sz="4" w:space="0" w:color="auto"/>
              <w:bottom w:val="single" w:sz="4" w:space="0" w:color="auto"/>
            </w:tcBorders>
          </w:tcPr>
          <w:p w14:paraId="7AD4E117"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 xml:space="preserve">Sundhedsspor </w:t>
            </w:r>
          </w:p>
        </w:tc>
        <w:tc>
          <w:tcPr>
            <w:tcW w:w="697" w:type="dxa"/>
            <w:tcBorders>
              <w:top w:val="single" w:sz="4" w:space="0" w:color="auto"/>
              <w:left w:val="single" w:sz="4" w:space="0" w:color="auto"/>
              <w:bottom w:val="single" w:sz="4" w:space="0" w:color="auto"/>
              <w:right w:val="single" w:sz="4" w:space="0" w:color="auto"/>
            </w:tcBorders>
          </w:tcPr>
          <w:p w14:paraId="53CC3C4B" w14:textId="4AA34F46" w:rsidR="00CB4BEB" w:rsidRPr="00B87969" w:rsidRDefault="00CB4BEB" w:rsidP="00FD1D6E">
            <w:pPr>
              <w:jc w:val="center"/>
              <w:rPr>
                <w:rFonts w:ascii="Trebuchet MS" w:hAnsi="Trebuchet MS" w:cs="Trebuchet MS"/>
                <w:sz w:val="18"/>
                <w:szCs w:val="18"/>
              </w:rPr>
            </w:pPr>
            <w:r w:rsidRPr="005C51D3">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tcPr>
          <w:p w14:paraId="5D31FCB6" w14:textId="77777777" w:rsidR="00CB4BEB" w:rsidRPr="00B87969" w:rsidRDefault="00CB4BEB" w:rsidP="003C0924">
            <w:pPr>
              <w:rPr>
                <w:rFonts w:ascii="Trebuchet MS" w:hAnsi="Trebuchet MS" w:cs="Trebuchet MS"/>
                <w:sz w:val="18"/>
                <w:szCs w:val="18"/>
              </w:rPr>
            </w:pPr>
            <w:r w:rsidRPr="005C51D3">
              <w:rPr>
                <w:rFonts w:ascii="Trebuchet MS" w:hAnsi="Trebuchet MS" w:cs="Trebuchet MS"/>
                <w:sz w:val="18"/>
                <w:szCs w:val="18"/>
              </w:rPr>
              <w:t xml:space="preserve">Sundhedsspor er Naturstyrelsens landsdækkende koncept. Et sundhedsspor er en afmærket naturrute på 1-2½ km, som kan gås eller løbes på tid. Ved ruterne er der sat tavler op, som viser BMI og kondital ift. tid og alder. </w:t>
            </w:r>
          </w:p>
        </w:tc>
      </w:tr>
      <w:tr w:rsidR="00CB4BEB" w:rsidRPr="00B87969" w14:paraId="3E5ACA38" w14:textId="77777777" w:rsidTr="003C0924">
        <w:trPr>
          <w:trHeight w:hRule="exact" w:val="576"/>
        </w:trPr>
        <w:tc>
          <w:tcPr>
            <w:tcW w:w="1184" w:type="dxa"/>
            <w:tcBorders>
              <w:top w:val="single" w:sz="4" w:space="0" w:color="auto"/>
              <w:left w:val="single" w:sz="4" w:space="0" w:color="auto"/>
              <w:bottom w:val="single" w:sz="4" w:space="0" w:color="auto"/>
              <w:right w:val="single" w:sz="4" w:space="0" w:color="auto"/>
            </w:tcBorders>
            <w:shd w:val="clear" w:color="auto" w:fill="D9D9D9"/>
          </w:tcPr>
          <w:p w14:paraId="04228DC2" w14:textId="77777777" w:rsidR="00CB4BEB" w:rsidRPr="00B87969" w:rsidRDefault="00CB4BEB" w:rsidP="003C0924">
            <w:pPr>
              <w:jc w:val="center"/>
              <w:rPr>
                <w:rFonts w:ascii="Trebuchet MS" w:hAnsi="Trebuchet MS" w:cs="Trebuchet MS"/>
                <w:sz w:val="18"/>
                <w:szCs w:val="18"/>
              </w:rPr>
            </w:pPr>
            <w:r w:rsidRPr="005C51D3">
              <w:rPr>
                <w:rFonts w:ascii="Trebuchet MS" w:hAnsi="Trebuchet MS" w:cs="Trebuchet MS"/>
                <w:sz w:val="18"/>
                <w:szCs w:val="18"/>
              </w:rPr>
              <w:lastRenderedPageBreak/>
              <w:t xml:space="preserve">2 </w:t>
            </w:r>
          </w:p>
        </w:tc>
        <w:tc>
          <w:tcPr>
            <w:tcW w:w="1710" w:type="dxa"/>
            <w:tcBorders>
              <w:top w:val="single" w:sz="4" w:space="0" w:color="auto"/>
              <w:left w:val="single" w:sz="4" w:space="0" w:color="auto"/>
              <w:bottom w:val="single" w:sz="4" w:space="0" w:color="auto"/>
            </w:tcBorders>
          </w:tcPr>
          <w:p w14:paraId="3CA50060"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 xml:space="preserve">Kløversti </w:t>
            </w:r>
          </w:p>
        </w:tc>
        <w:tc>
          <w:tcPr>
            <w:tcW w:w="697" w:type="dxa"/>
            <w:tcBorders>
              <w:top w:val="single" w:sz="4" w:space="0" w:color="auto"/>
              <w:left w:val="single" w:sz="4" w:space="0" w:color="auto"/>
              <w:bottom w:val="single" w:sz="4" w:space="0" w:color="auto"/>
              <w:right w:val="single" w:sz="4" w:space="0" w:color="auto"/>
            </w:tcBorders>
          </w:tcPr>
          <w:p w14:paraId="210C45DC" w14:textId="77777777" w:rsidR="00CB4BEB" w:rsidRPr="00B87969"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1 </w:t>
            </w:r>
          </w:p>
        </w:tc>
        <w:tc>
          <w:tcPr>
            <w:tcW w:w="10267" w:type="dxa"/>
            <w:tcBorders>
              <w:top w:val="single" w:sz="4" w:space="0" w:color="auto"/>
              <w:left w:val="single" w:sz="4" w:space="0" w:color="auto"/>
              <w:bottom w:val="single" w:sz="4" w:space="0" w:color="auto"/>
            </w:tcBorders>
          </w:tcPr>
          <w:p w14:paraId="6EE0BA5F" w14:textId="77777777" w:rsidR="00CB4BEB" w:rsidRPr="00FD1D6E" w:rsidRDefault="00CB4BEB" w:rsidP="003C0924">
            <w:pPr>
              <w:pStyle w:val="Default"/>
              <w:spacing w:before="23"/>
              <w:rPr>
                <w:rFonts w:ascii="Trebuchet MS" w:eastAsiaTheme="minorEastAsia" w:hAnsi="Trebuchet MS" w:cs="Trebuchet MS"/>
                <w:color w:val="767171"/>
                <w:sz w:val="18"/>
                <w:szCs w:val="18"/>
                <w:lang w:eastAsia="en-US"/>
              </w:rPr>
            </w:pPr>
            <w:r w:rsidRPr="00FD1D6E">
              <w:rPr>
                <w:rFonts w:ascii="Trebuchet MS" w:eastAsiaTheme="minorEastAsia" w:hAnsi="Trebuchet MS" w:cs="Trebuchet MS"/>
                <w:color w:val="767171"/>
                <w:sz w:val="18"/>
                <w:szCs w:val="18"/>
                <w:lang w:eastAsia="en-US"/>
              </w:rPr>
              <w:t xml:space="preserve">Kløverstier er Friluftsrådets landsdækkende koncept. En Kløversti består af fire ruter, der alle udgår fra en centralt placeret Kløversti pæl. Hver af de fire ruter har en bestemt længde og farve, afmærket med Friluftsrådets Kløversti logo. </w:t>
            </w:r>
          </w:p>
        </w:tc>
      </w:tr>
      <w:tr w:rsidR="00CB4BEB" w:rsidRPr="00B87969" w14:paraId="4D46E168" w14:textId="77777777" w:rsidTr="003C0924">
        <w:trPr>
          <w:trHeight w:hRule="exact" w:val="569"/>
        </w:trPr>
        <w:tc>
          <w:tcPr>
            <w:tcW w:w="1184" w:type="dxa"/>
            <w:tcBorders>
              <w:top w:val="single" w:sz="4" w:space="0" w:color="auto"/>
              <w:left w:val="single" w:sz="4" w:space="0" w:color="auto"/>
              <w:bottom w:val="single" w:sz="4" w:space="0" w:color="auto"/>
              <w:right w:val="single" w:sz="4" w:space="0" w:color="auto"/>
            </w:tcBorders>
            <w:shd w:val="clear" w:color="auto" w:fill="D9D9D9"/>
          </w:tcPr>
          <w:p w14:paraId="3C0C9BFD"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3 </w:t>
            </w:r>
          </w:p>
        </w:tc>
        <w:tc>
          <w:tcPr>
            <w:tcW w:w="1710" w:type="dxa"/>
            <w:tcBorders>
              <w:top w:val="single" w:sz="4" w:space="0" w:color="auto"/>
              <w:left w:val="single" w:sz="4" w:space="0" w:color="auto"/>
              <w:bottom w:val="single" w:sz="4" w:space="0" w:color="auto"/>
            </w:tcBorders>
          </w:tcPr>
          <w:p w14:paraId="4AC903FD"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 xml:space="preserve">Hjertesti </w:t>
            </w:r>
          </w:p>
        </w:tc>
        <w:tc>
          <w:tcPr>
            <w:tcW w:w="697" w:type="dxa"/>
            <w:tcBorders>
              <w:top w:val="single" w:sz="4" w:space="0" w:color="auto"/>
              <w:left w:val="single" w:sz="4" w:space="0" w:color="auto"/>
              <w:bottom w:val="single" w:sz="4" w:space="0" w:color="auto"/>
              <w:right w:val="single" w:sz="4" w:space="0" w:color="auto"/>
            </w:tcBorders>
          </w:tcPr>
          <w:p w14:paraId="1CAADAE7"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1 </w:t>
            </w:r>
          </w:p>
        </w:tc>
        <w:tc>
          <w:tcPr>
            <w:tcW w:w="10267" w:type="dxa"/>
            <w:tcBorders>
              <w:top w:val="single" w:sz="4" w:space="0" w:color="auto"/>
              <w:left w:val="single" w:sz="4" w:space="0" w:color="auto"/>
              <w:bottom w:val="single" w:sz="4" w:space="0" w:color="auto"/>
            </w:tcBorders>
          </w:tcPr>
          <w:p w14:paraId="619C8929" w14:textId="77777777" w:rsidR="00CB4BEB" w:rsidRPr="00B87969" w:rsidRDefault="00CB4BEB" w:rsidP="003C0924">
            <w:pPr>
              <w:rPr>
                <w:rFonts w:ascii="Trebuchet MS" w:hAnsi="Trebuchet MS" w:cs="Trebuchet MS"/>
                <w:sz w:val="18"/>
                <w:szCs w:val="18"/>
              </w:rPr>
            </w:pPr>
            <w:r w:rsidRPr="005C51D3">
              <w:rPr>
                <w:rFonts w:ascii="Trebuchet MS" w:hAnsi="Trebuchet MS" w:cs="Trebuchet MS"/>
                <w:sz w:val="18"/>
                <w:szCs w:val="18"/>
              </w:rPr>
              <w:t xml:space="preserve">Hjertestier er Hjerteforeningens landsdækkende koncept. En hjertesti er en afmærket </w:t>
            </w:r>
            <w:proofErr w:type="spellStart"/>
            <w:r w:rsidRPr="005C51D3">
              <w:rPr>
                <w:rFonts w:ascii="Trebuchet MS" w:hAnsi="Trebuchet MS" w:cs="Trebuchet MS"/>
                <w:sz w:val="18"/>
                <w:szCs w:val="18"/>
              </w:rPr>
              <w:t>motionsrute</w:t>
            </w:r>
            <w:proofErr w:type="spellEnd"/>
            <w:r w:rsidRPr="005C51D3">
              <w:rPr>
                <w:rFonts w:ascii="Trebuchet MS" w:hAnsi="Trebuchet MS" w:cs="Trebuchet MS"/>
                <w:sz w:val="18"/>
                <w:szCs w:val="18"/>
              </w:rPr>
              <w:t>, hvor der langs ruten er opsat skilte med Hjerteforeningens logo.</w:t>
            </w:r>
          </w:p>
        </w:tc>
      </w:tr>
      <w:tr w:rsidR="00CB4BEB" w:rsidRPr="00B87969" w14:paraId="2394B901" w14:textId="77777777" w:rsidTr="00FD1D6E">
        <w:trPr>
          <w:trHeight w:hRule="exact" w:val="837"/>
        </w:trPr>
        <w:tc>
          <w:tcPr>
            <w:tcW w:w="1184" w:type="dxa"/>
            <w:tcBorders>
              <w:top w:val="single" w:sz="4" w:space="0" w:color="auto"/>
              <w:left w:val="single" w:sz="4" w:space="0" w:color="auto"/>
              <w:bottom w:val="single" w:sz="4" w:space="0" w:color="auto"/>
              <w:right w:val="single" w:sz="4" w:space="0" w:color="auto"/>
            </w:tcBorders>
            <w:shd w:val="clear" w:color="auto" w:fill="D9D9D9"/>
          </w:tcPr>
          <w:p w14:paraId="334221C2"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4 </w:t>
            </w:r>
          </w:p>
        </w:tc>
        <w:tc>
          <w:tcPr>
            <w:tcW w:w="1710" w:type="dxa"/>
            <w:tcBorders>
              <w:top w:val="single" w:sz="4" w:space="0" w:color="auto"/>
              <w:left w:val="single" w:sz="4" w:space="0" w:color="auto"/>
              <w:bottom w:val="single" w:sz="4" w:space="0" w:color="auto"/>
            </w:tcBorders>
          </w:tcPr>
          <w:p w14:paraId="0B15D430"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 xml:space="preserve">Spor i landskabet </w:t>
            </w:r>
          </w:p>
        </w:tc>
        <w:tc>
          <w:tcPr>
            <w:tcW w:w="697" w:type="dxa"/>
            <w:tcBorders>
              <w:top w:val="single" w:sz="4" w:space="0" w:color="auto"/>
              <w:left w:val="single" w:sz="4" w:space="0" w:color="auto"/>
              <w:bottom w:val="single" w:sz="4" w:space="0" w:color="auto"/>
              <w:right w:val="single" w:sz="4" w:space="0" w:color="auto"/>
            </w:tcBorders>
          </w:tcPr>
          <w:p w14:paraId="5F79FE91" w14:textId="77777777" w:rsidR="00CB4BEB" w:rsidRPr="00B87969"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1 </w:t>
            </w:r>
          </w:p>
        </w:tc>
        <w:tc>
          <w:tcPr>
            <w:tcW w:w="10267" w:type="dxa"/>
            <w:tcBorders>
              <w:top w:val="single" w:sz="4" w:space="0" w:color="auto"/>
              <w:left w:val="single" w:sz="4" w:space="0" w:color="auto"/>
              <w:bottom w:val="single" w:sz="4" w:space="0" w:color="auto"/>
            </w:tcBorders>
          </w:tcPr>
          <w:p w14:paraId="6627E54D" w14:textId="77777777" w:rsidR="00CB4BEB" w:rsidRPr="00B87969" w:rsidRDefault="00CB4BEB" w:rsidP="003C0924">
            <w:pPr>
              <w:rPr>
                <w:rFonts w:ascii="Trebuchet MS" w:hAnsi="Trebuchet MS" w:cs="Trebuchet MS"/>
                <w:sz w:val="18"/>
                <w:szCs w:val="18"/>
              </w:rPr>
            </w:pPr>
            <w:r w:rsidRPr="005C51D3">
              <w:rPr>
                <w:rFonts w:ascii="Trebuchet MS" w:hAnsi="Trebuchet MS" w:cs="Trebuchet MS"/>
                <w:sz w:val="18"/>
                <w:szCs w:val="18"/>
              </w:rPr>
              <w:t>Spor i Landskabet er spor er ”Spor i Landskabets” landsdækkende koncept.</w:t>
            </w:r>
            <w:r>
              <w:rPr>
                <w:rFonts w:ascii="Trebuchet MS" w:hAnsi="Trebuchet MS" w:cs="Trebuchet MS"/>
                <w:sz w:val="18"/>
                <w:szCs w:val="18"/>
              </w:rPr>
              <w:t xml:space="preserve"> </w:t>
            </w:r>
            <w:r w:rsidRPr="005C51D3">
              <w:rPr>
                <w:rFonts w:ascii="Trebuchet MS" w:hAnsi="Trebuchet MS" w:cs="Trebuchet MS"/>
                <w:sz w:val="18"/>
                <w:szCs w:val="18"/>
              </w:rPr>
              <w:t>Sporene bliver lavet på baggrund af en frivillig aftale med lodsejerne om vandreadgang på deres private jord. Sporene er normalt ikke markerede men skal findes via foldere/hjemmeside.</w:t>
            </w:r>
          </w:p>
        </w:tc>
      </w:tr>
      <w:tr w:rsidR="00CB4BEB" w:rsidRPr="00B87969" w14:paraId="7982B560" w14:textId="77777777" w:rsidTr="003C0924">
        <w:trPr>
          <w:trHeight w:hRule="exact" w:val="255"/>
        </w:trPr>
        <w:tc>
          <w:tcPr>
            <w:tcW w:w="1184" w:type="dxa"/>
            <w:tcBorders>
              <w:top w:val="single" w:sz="4" w:space="0" w:color="auto"/>
              <w:left w:val="single" w:sz="4" w:space="0" w:color="auto"/>
              <w:bottom w:val="single" w:sz="4" w:space="0" w:color="auto"/>
              <w:right w:val="single" w:sz="4" w:space="0" w:color="auto"/>
            </w:tcBorders>
            <w:shd w:val="clear" w:color="auto" w:fill="D9D9D9"/>
          </w:tcPr>
          <w:p w14:paraId="1B8A22C6"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5 </w:t>
            </w:r>
          </w:p>
        </w:tc>
        <w:tc>
          <w:tcPr>
            <w:tcW w:w="1710" w:type="dxa"/>
            <w:tcBorders>
              <w:top w:val="single" w:sz="4" w:space="0" w:color="auto"/>
              <w:left w:val="single" w:sz="4" w:space="0" w:color="auto"/>
              <w:bottom w:val="single" w:sz="4" w:space="0" w:color="auto"/>
            </w:tcBorders>
          </w:tcPr>
          <w:p w14:paraId="1D64BD61"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 xml:space="preserve">Panoramarute </w:t>
            </w:r>
          </w:p>
        </w:tc>
        <w:tc>
          <w:tcPr>
            <w:tcW w:w="697" w:type="dxa"/>
            <w:tcBorders>
              <w:top w:val="single" w:sz="4" w:space="0" w:color="auto"/>
              <w:left w:val="single" w:sz="4" w:space="0" w:color="auto"/>
              <w:bottom w:val="single" w:sz="4" w:space="0" w:color="auto"/>
              <w:right w:val="single" w:sz="4" w:space="0" w:color="auto"/>
            </w:tcBorders>
            <w:vAlign w:val="bottom"/>
          </w:tcPr>
          <w:p w14:paraId="3CC1F599"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tcPr>
          <w:p w14:paraId="77F7D3BB" w14:textId="77777777" w:rsidR="00CB4BEB" w:rsidRPr="00B87969" w:rsidRDefault="00CB4BEB" w:rsidP="003C0924">
            <w:pPr>
              <w:rPr>
                <w:rFonts w:ascii="Trebuchet MS" w:hAnsi="Trebuchet MS" w:cs="Trebuchet MS"/>
                <w:sz w:val="18"/>
                <w:szCs w:val="18"/>
              </w:rPr>
            </w:pPr>
            <w:r w:rsidRPr="005C51D3">
              <w:rPr>
                <w:rFonts w:ascii="Trebuchet MS" w:hAnsi="Trebuchet MS" w:cs="Trebuchet MS"/>
                <w:sz w:val="18"/>
                <w:szCs w:val="18"/>
              </w:rPr>
              <w:t>Dagsture koblet på de nationale cykelruter.</w:t>
            </w:r>
            <w:r>
              <w:rPr>
                <w:rFonts w:ascii="Trebuchet MS" w:hAnsi="Trebuchet MS" w:cs="Trebuchet MS"/>
                <w:sz w:val="18"/>
                <w:szCs w:val="18"/>
              </w:rPr>
              <w:t xml:space="preserve"> </w:t>
            </w:r>
            <w:r w:rsidRPr="005C51D3">
              <w:rPr>
                <w:rFonts w:ascii="Trebuchet MS" w:hAnsi="Trebuchet MS" w:cs="Trebuchet MS"/>
                <w:sz w:val="18"/>
                <w:szCs w:val="18"/>
              </w:rPr>
              <w:t>Ruten skal være en rundtur og være mellem 20 og 50 km lang.</w:t>
            </w:r>
          </w:p>
        </w:tc>
      </w:tr>
      <w:tr w:rsidR="00CB4BEB" w:rsidRPr="00B87969" w14:paraId="0923D9C4" w14:textId="77777777" w:rsidTr="003C0924">
        <w:trPr>
          <w:trHeight w:hRule="exact" w:val="255"/>
        </w:trPr>
        <w:tc>
          <w:tcPr>
            <w:tcW w:w="1184" w:type="dxa"/>
            <w:tcBorders>
              <w:top w:val="single" w:sz="4" w:space="0" w:color="auto"/>
              <w:left w:val="single" w:sz="4" w:space="0" w:color="auto"/>
              <w:bottom w:val="single" w:sz="4" w:space="0" w:color="auto"/>
              <w:right w:val="single" w:sz="4" w:space="0" w:color="auto"/>
            </w:tcBorders>
            <w:shd w:val="clear" w:color="auto" w:fill="D9D9D9"/>
            <w:vAlign w:val="bottom"/>
          </w:tcPr>
          <w:p w14:paraId="26751B3D"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8</w:t>
            </w:r>
          </w:p>
        </w:tc>
        <w:tc>
          <w:tcPr>
            <w:tcW w:w="1710" w:type="dxa"/>
            <w:tcBorders>
              <w:top w:val="single" w:sz="4" w:space="0" w:color="auto"/>
              <w:left w:val="single" w:sz="4" w:space="0" w:color="auto"/>
              <w:bottom w:val="single" w:sz="4" w:space="0" w:color="auto"/>
            </w:tcBorders>
            <w:vAlign w:val="bottom"/>
          </w:tcPr>
          <w:p w14:paraId="75A2B445"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Andet</w:t>
            </w:r>
          </w:p>
        </w:tc>
        <w:tc>
          <w:tcPr>
            <w:tcW w:w="697" w:type="dxa"/>
            <w:tcBorders>
              <w:top w:val="single" w:sz="4" w:space="0" w:color="auto"/>
              <w:left w:val="single" w:sz="4" w:space="0" w:color="auto"/>
              <w:bottom w:val="single" w:sz="4" w:space="0" w:color="auto"/>
              <w:right w:val="single" w:sz="4" w:space="0" w:color="auto"/>
            </w:tcBorders>
            <w:vAlign w:val="bottom"/>
          </w:tcPr>
          <w:p w14:paraId="7DEAB559"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vAlign w:val="bottom"/>
          </w:tcPr>
          <w:p w14:paraId="303C01F5"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Andet</w:t>
            </w:r>
          </w:p>
        </w:tc>
      </w:tr>
      <w:tr w:rsidR="00CB4BEB" w:rsidRPr="00B87969" w14:paraId="6C0BBB0B" w14:textId="77777777" w:rsidTr="003C0924">
        <w:trPr>
          <w:trHeight w:hRule="exact" w:val="255"/>
        </w:trPr>
        <w:tc>
          <w:tcPr>
            <w:tcW w:w="1184" w:type="dxa"/>
            <w:tcBorders>
              <w:top w:val="single" w:sz="4" w:space="0" w:color="auto"/>
              <w:left w:val="single" w:sz="4" w:space="0" w:color="auto"/>
              <w:bottom w:val="single" w:sz="4" w:space="0" w:color="auto"/>
              <w:right w:val="single" w:sz="4" w:space="0" w:color="auto"/>
            </w:tcBorders>
            <w:shd w:val="clear" w:color="auto" w:fill="D9D9D9"/>
            <w:vAlign w:val="bottom"/>
          </w:tcPr>
          <w:p w14:paraId="3F65EBCD"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9</w:t>
            </w:r>
          </w:p>
        </w:tc>
        <w:tc>
          <w:tcPr>
            <w:tcW w:w="1710" w:type="dxa"/>
            <w:tcBorders>
              <w:top w:val="single" w:sz="4" w:space="0" w:color="auto"/>
              <w:left w:val="single" w:sz="4" w:space="0" w:color="auto"/>
              <w:bottom w:val="single" w:sz="4" w:space="0" w:color="auto"/>
            </w:tcBorders>
            <w:vAlign w:val="bottom"/>
          </w:tcPr>
          <w:p w14:paraId="4413E8C5"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Ukendt</w:t>
            </w:r>
          </w:p>
        </w:tc>
        <w:tc>
          <w:tcPr>
            <w:tcW w:w="697" w:type="dxa"/>
            <w:tcBorders>
              <w:top w:val="single" w:sz="4" w:space="0" w:color="auto"/>
              <w:left w:val="single" w:sz="4" w:space="0" w:color="auto"/>
              <w:bottom w:val="single" w:sz="4" w:space="0" w:color="auto"/>
              <w:right w:val="single" w:sz="4" w:space="0" w:color="auto"/>
            </w:tcBorders>
            <w:vAlign w:val="bottom"/>
          </w:tcPr>
          <w:p w14:paraId="4AD5AA7A"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vAlign w:val="bottom"/>
          </w:tcPr>
          <w:p w14:paraId="01F9ED28"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Mangler viden om </w:t>
            </w:r>
            <w:r>
              <w:rPr>
                <w:rFonts w:ascii="Trebuchet MS" w:hAnsi="Trebuchet MS" w:cs="Trebuchet MS"/>
                <w:sz w:val="18"/>
                <w:szCs w:val="18"/>
              </w:rPr>
              <w:t>rutetype</w:t>
            </w:r>
          </w:p>
        </w:tc>
      </w:tr>
    </w:tbl>
    <w:p w14:paraId="191398F3" w14:textId="77777777" w:rsidR="00CB4BEB" w:rsidRPr="000F0B60" w:rsidRDefault="00CB4BEB" w:rsidP="00CB4BEB">
      <w:pPr>
        <w:pStyle w:val="Overskrift7"/>
        <w:rPr>
          <w:b/>
          <w:bCs/>
        </w:rPr>
      </w:pPr>
      <w:r w:rsidRPr="000F0B60">
        <w:t>5.9.3.3.</w:t>
      </w:r>
      <w:r>
        <w:t>6   5802</w:t>
      </w:r>
      <w:r w:rsidRPr="000F0B60">
        <w:t xml:space="preserve"> </w:t>
      </w:r>
      <w:r>
        <w:t>Kategori</w:t>
      </w:r>
      <w:r w:rsidRPr="000F0B60">
        <w:t xml:space="preserve"> (d</w:t>
      </w:r>
      <w:r w:rsidRPr="000F0B60">
        <w:rPr>
          <w:color w:val="4F81BD"/>
        </w:rPr>
        <w:t>_</w:t>
      </w:r>
      <w:r>
        <w:t>5802</w:t>
      </w:r>
      <w:r w:rsidRPr="000F0B60">
        <w:t>_</w:t>
      </w:r>
      <w:r>
        <w:t>kategori</w:t>
      </w:r>
      <w:r w:rsidRPr="000F0B60">
        <w:t>)</w:t>
      </w:r>
    </w:p>
    <w:tbl>
      <w:tblPr>
        <w:tblW w:w="138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4"/>
        <w:gridCol w:w="1710"/>
        <w:gridCol w:w="697"/>
        <w:gridCol w:w="10267"/>
      </w:tblGrid>
      <w:tr w:rsidR="00CB4BEB" w:rsidRPr="00B87969" w14:paraId="6893E0D2" w14:textId="77777777" w:rsidTr="003C0924">
        <w:trPr>
          <w:trHeight w:hRule="exact" w:val="255"/>
        </w:trPr>
        <w:tc>
          <w:tcPr>
            <w:tcW w:w="1184" w:type="dxa"/>
            <w:tcBorders>
              <w:bottom w:val="single" w:sz="4" w:space="0" w:color="auto"/>
            </w:tcBorders>
            <w:shd w:val="clear" w:color="auto" w:fill="D9D9D9"/>
            <w:vAlign w:val="bottom"/>
          </w:tcPr>
          <w:p w14:paraId="1FDF67BD" w14:textId="77777777" w:rsidR="00CB4BEB" w:rsidRPr="005C51D3" w:rsidRDefault="00CB4BEB" w:rsidP="003C0924">
            <w:pPr>
              <w:rPr>
                <w:rFonts w:ascii="Trebuchet MS" w:hAnsi="Trebuchet MS" w:cs="Trebuchet MS"/>
                <w:sz w:val="18"/>
                <w:szCs w:val="18"/>
              </w:rPr>
            </w:pPr>
            <w:proofErr w:type="spellStart"/>
            <w:r>
              <w:rPr>
                <w:rFonts w:ascii="Trebuchet MS" w:hAnsi="Trebuchet MS" w:cs="Trebuchet MS"/>
                <w:sz w:val="18"/>
                <w:szCs w:val="18"/>
              </w:rPr>
              <w:t>kategori</w:t>
            </w:r>
            <w:r w:rsidRPr="005C51D3">
              <w:rPr>
                <w:rFonts w:ascii="Trebuchet MS" w:hAnsi="Trebuchet MS" w:cs="Trebuchet MS"/>
                <w:sz w:val="18"/>
                <w:szCs w:val="18"/>
              </w:rPr>
              <w:t>_k</w:t>
            </w:r>
            <w:proofErr w:type="spellEnd"/>
          </w:p>
        </w:tc>
        <w:tc>
          <w:tcPr>
            <w:tcW w:w="1710" w:type="dxa"/>
            <w:tcBorders>
              <w:bottom w:val="single" w:sz="4" w:space="0" w:color="auto"/>
            </w:tcBorders>
            <w:shd w:val="clear" w:color="auto" w:fill="D9D9D9"/>
            <w:vAlign w:val="bottom"/>
          </w:tcPr>
          <w:p w14:paraId="589B7FBF" w14:textId="77777777" w:rsidR="00CB4BEB" w:rsidRPr="005C51D3" w:rsidRDefault="00CB4BEB" w:rsidP="003C0924">
            <w:pPr>
              <w:rPr>
                <w:rFonts w:ascii="Trebuchet MS" w:hAnsi="Trebuchet MS" w:cs="Trebuchet MS"/>
                <w:sz w:val="18"/>
                <w:szCs w:val="18"/>
              </w:rPr>
            </w:pPr>
            <w:r>
              <w:rPr>
                <w:rFonts w:ascii="Trebuchet MS" w:hAnsi="Trebuchet MS" w:cs="Trebuchet MS"/>
                <w:sz w:val="18"/>
                <w:szCs w:val="18"/>
              </w:rPr>
              <w:t>kategori</w:t>
            </w:r>
          </w:p>
        </w:tc>
        <w:tc>
          <w:tcPr>
            <w:tcW w:w="697" w:type="dxa"/>
            <w:tcBorders>
              <w:bottom w:val="single" w:sz="4" w:space="0" w:color="auto"/>
            </w:tcBorders>
            <w:shd w:val="clear" w:color="auto" w:fill="D9D9D9"/>
            <w:vAlign w:val="bottom"/>
          </w:tcPr>
          <w:p w14:paraId="6080A42B"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aktiv</w:t>
            </w:r>
          </w:p>
        </w:tc>
        <w:tc>
          <w:tcPr>
            <w:tcW w:w="10267" w:type="dxa"/>
            <w:tcBorders>
              <w:bottom w:val="single" w:sz="4" w:space="0" w:color="auto"/>
            </w:tcBorders>
            <w:shd w:val="clear" w:color="auto" w:fill="D9D9D9"/>
            <w:vAlign w:val="bottom"/>
          </w:tcPr>
          <w:p w14:paraId="4226E109"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 xml:space="preserve">Begrebsdefinition </w:t>
            </w:r>
          </w:p>
        </w:tc>
      </w:tr>
      <w:tr w:rsidR="00CB4BEB" w:rsidRPr="00B87969" w14:paraId="70307E03" w14:textId="77777777" w:rsidTr="003C0924">
        <w:trPr>
          <w:trHeight w:hRule="exact" w:val="736"/>
        </w:trPr>
        <w:tc>
          <w:tcPr>
            <w:tcW w:w="1184" w:type="dxa"/>
            <w:tcBorders>
              <w:top w:val="single" w:sz="4" w:space="0" w:color="auto"/>
              <w:left w:val="single" w:sz="4" w:space="0" w:color="auto"/>
              <w:bottom w:val="single" w:sz="4" w:space="0" w:color="auto"/>
              <w:right w:val="single" w:sz="4" w:space="0" w:color="auto"/>
            </w:tcBorders>
            <w:shd w:val="clear" w:color="auto" w:fill="D9D9D9"/>
          </w:tcPr>
          <w:p w14:paraId="0C24CE3B" w14:textId="77777777" w:rsidR="00CB4BEB" w:rsidRPr="00B87969" w:rsidRDefault="00CB4BEB" w:rsidP="003C0924">
            <w:pPr>
              <w:jc w:val="center"/>
              <w:rPr>
                <w:rFonts w:ascii="Trebuchet MS" w:hAnsi="Trebuchet MS" w:cs="Trebuchet MS"/>
                <w:sz w:val="18"/>
                <w:szCs w:val="18"/>
              </w:rPr>
            </w:pPr>
            <w:r w:rsidRPr="000F0B60">
              <w:rPr>
                <w:rFonts w:ascii="Trebuchet MS" w:hAnsi="Trebuchet MS" w:cs="Trebuchet MS"/>
                <w:sz w:val="18"/>
                <w:szCs w:val="18"/>
              </w:rPr>
              <w:t xml:space="preserve">1 </w:t>
            </w:r>
          </w:p>
        </w:tc>
        <w:tc>
          <w:tcPr>
            <w:tcW w:w="1710" w:type="dxa"/>
            <w:tcBorders>
              <w:top w:val="single" w:sz="4" w:space="0" w:color="auto"/>
              <w:left w:val="single" w:sz="4" w:space="0" w:color="auto"/>
              <w:bottom w:val="single" w:sz="4" w:space="0" w:color="auto"/>
            </w:tcBorders>
          </w:tcPr>
          <w:p w14:paraId="7B085D29" w14:textId="77777777" w:rsidR="00CB4BEB" w:rsidRPr="005C51D3" w:rsidRDefault="00CB4BEB" w:rsidP="003C0924">
            <w:pPr>
              <w:rPr>
                <w:rFonts w:ascii="Trebuchet MS" w:hAnsi="Trebuchet MS" w:cs="Trebuchet MS"/>
                <w:sz w:val="18"/>
                <w:szCs w:val="18"/>
              </w:rPr>
            </w:pPr>
            <w:r w:rsidRPr="000F0B60">
              <w:rPr>
                <w:rFonts w:ascii="Trebuchet MS" w:hAnsi="Trebuchet MS" w:cs="Trebuchet MS"/>
                <w:sz w:val="18"/>
                <w:szCs w:val="18"/>
              </w:rPr>
              <w:t xml:space="preserve">Lokal </w:t>
            </w:r>
          </w:p>
        </w:tc>
        <w:tc>
          <w:tcPr>
            <w:tcW w:w="697" w:type="dxa"/>
            <w:tcBorders>
              <w:top w:val="single" w:sz="4" w:space="0" w:color="auto"/>
              <w:left w:val="single" w:sz="4" w:space="0" w:color="auto"/>
              <w:bottom w:val="single" w:sz="4" w:space="0" w:color="auto"/>
              <w:right w:val="single" w:sz="4" w:space="0" w:color="auto"/>
            </w:tcBorders>
          </w:tcPr>
          <w:p w14:paraId="0AEAE2C9" w14:textId="77777777" w:rsidR="00CB4BEB" w:rsidRPr="00B87969" w:rsidRDefault="00CB4BEB" w:rsidP="003C0924">
            <w:pPr>
              <w:rPr>
                <w:rFonts w:ascii="Trebuchet MS" w:hAnsi="Trebuchet MS" w:cs="Trebuchet MS"/>
                <w:sz w:val="18"/>
                <w:szCs w:val="18"/>
              </w:rPr>
            </w:pPr>
            <w:r w:rsidRPr="000F0B60">
              <w:rPr>
                <w:rFonts w:ascii="Trebuchet MS" w:hAnsi="Trebuchet MS" w:cs="Trebuchet MS"/>
                <w:sz w:val="18"/>
                <w:szCs w:val="18"/>
              </w:rPr>
              <w:t xml:space="preserve">1 </w:t>
            </w:r>
          </w:p>
        </w:tc>
        <w:tc>
          <w:tcPr>
            <w:tcW w:w="10267" w:type="dxa"/>
            <w:tcBorders>
              <w:top w:val="single" w:sz="4" w:space="0" w:color="auto"/>
              <w:left w:val="single" w:sz="4" w:space="0" w:color="auto"/>
              <w:bottom w:val="single" w:sz="4" w:space="0" w:color="auto"/>
            </w:tcBorders>
          </w:tcPr>
          <w:p w14:paraId="700AFA48" w14:textId="53CF9723" w:rsidR="00CB4BEB" w:rsidRPr="00B87969" w:rsidRDefault="00CB4BEB" w:rsidP="003C0924">
            <w:pPr>
              <w:rPr>
                <w:rFonts w:ascii="Trebuchet MS" w:hAnsi="Trebuchet MS" w:cs="Trebuchet MS"/>
                <w:sz w:val="18"/>
                <w:szCs w:val="18"/>
              </w:rPr>
            </w:pPr>
            <w:r w:rsidRPr="000F0B60">
              <w:rPr>
                <w:rFonts w:ascii="Trebuchet MS" w:hAnsi="Trebuchet MS" w:cs="Trebuchet MS"/>
                <w:sz w:val="18"/>
                <w:szCs w:val="18"/>
              </w:rPr>
              <w:t>En lokal rute er planlagt af en eller flere kommuner. Den lokale cykelrute er typisk beregnet til udflugts</w:t>
            </w:r>
            <w:r w:rsidR="00FD1D6E">
              <w:rPr>
                <w:rFonts w:ascii="Trebuchet MS" w:hAnsi="Trebuchet MS" w:cs="Trebuchet MS"/>
                <w:sz w:val="18"/>
                <w:szCs w:val="18"/>
              </w:rPr>
              <w:t>-</w:t>
            </w:r>
            <w:r w:rsidRPr="000F0B60">
              <w:rPr>
                <w:rFonts w:ascii="Trebuchet MS" w:hAnsi="Trebuchet MS" w:cs="Trebuchet MS"/>
                <w:sz w:val="18"/>
                <w:szCs w:val="18"/>
              </w:rPr>
              <w:t xml:space="preserve"> eller hverdagsture, dvs. kortere rundture eller direkte ture mellem bolig og arbejdsplads / skole / indkøbsmuligheder. Bedre definition til at den passer til både vandre-, cykler og rideruter. </w:t>
            </w:r>
          </w:p>
        </w:tc>
      </w:tr>
      <w:tr w:rsidR="00CB4BEB" w:rsidRPr="00B87969" w14:paraId="167E6C03" w14:textId="77777777" w:rsidTr="003C0924">
        <w:trPr>
          <w:trHeight w:hRule="exact" w:val="299"/>
        </w:trPr>
        <w:tc>
          <w:tcPr>
            <w:tcW w:w="1184" w:type="dxa"/>
            <w:tcBorders>
              <w:top w:val="single" w:sz="4" w:space="0" w:color="auto"/>
              <w:left w:val="single" w:sz="4" w:space="0" w:color="auto"/>
              <w:bottom w:val="single" w:sz="4" w:space="0" w:color="auto"/>
              <w:right w:val="single" w:sz="4" w:space="0" w:color="auto"/>
            </w:tcBorders>
            <w:shd w:val="clear" w:color="auto" w:fill="D9D9D9"/>
          </w:tcPr>
          <w:p w14:paraId="0F5F1BA0" w14:textId="77777777" w:rsidR="00CB4BEB" w:rsidRPr="00B87969" w:rsidRDefault="00CB4BEB" w:rsidP="003C0924">
            <w:pPr>
              <w:jc w:val="center"/>
              <w:rPr>
                <w:rFonts w:ascii="Trebuchet MS" w:hAnsi="Trebuchet MS" w:cs="Trebuchet MS"/>
                <w:sz w:val="18"/>
                <w:szCs w:val="18"/>
              </w:rPr>
            </w:pPr>
            <w:r w:rsidRPr="000F0B60">
              <w:rPr>
                <w:rFonts w:ascii="Trebuchet MS" w:hAnsi="Trebuchet MS" w:cs="Trebuchet MS"/>
                <w:sz w:val="18"/>
                <w:szCs w:val="18"/>
              </w:rPr>
              <w:t xml:space="preserve">2 </w:t>
            </w:r>
          </w:p>
        </w:tc>
        <w:tc>
          <w:tcPr>
            <w:tcW w:w="1710" w:type="dxa"/>
            <w:tcBorders>
              <w:top w:val="single" w:sz="4" w:space="0" w:color="auto"/>
              <w:left w:val="single" w:sz="4" w:space="0" w:color="auto"/>
              <w:bottom w:val="single" w:sz="4" w:space="0" w:color="auto"/>
            </w:tcBorders>
          </w:tcPr>
          <w:p w14:paraId="4EB37735" w14:textId="77777777" w:rsidR="00CB4BEB" w:rsidRPr="005C51D3" w:rsidRDefault="00CB4BEB" w:rsidP="003C0924">
            <w:pPr>
              <w:rPr>
                <w:rFonts w:ascii="Trebuchet MS" w:hAnsi="Trebuchet MS" w:cs="Trebuchet MS"/>
                <w:sz w:val="18"/>
                <w:szCs w:val="18"/>
              </w:rPr>
            </w:pPr>
            <w:r w:rsidRPr="000F0B60">
              <w:rPr>
                <w:rFonts w:ascii="Trebuchet MS" w:hAnsi="Trebuchet MS" w:cs="Trebuchet MS"/>
                <w:sz w:val="18"/>
                <w:szCs w:val="18"/>
              </w:rPr>
              <w:t xml:space="preserve">Regional </w:t>
            </w:r>
          </w:p>
        </w:tc>
        <w:tc>
          <w:tcPr>
            <w:tcW w:w="697" w:type="dxa"/>
            <w:tcBorders>
              <w:top w:val="single" w:sz="4" w:space="0" w:color="auto"/>
              <w:left w:val="single" w:sz="4" w:space="0" w:color="auto"/>
              <w:bottom w:val="single" w:sz="4" w:space="0" w:color="auto"/>
              <w:right w:val="single" w:sz="4" w:space="0" w:color="auto"/>
            </w:tcBorders>
          </w:tcPr>
          <w:p w14:paraId="55F0FAED" w14:textId="77777777" w:rsidR="00CB4BEB" w:rsidRPr="00B87969" w:rsidRDefault="00CB4BEB" w:rsidP="003C0924">
            <w:pPr>
              <w:jc w:val="center"/>
              <w:rPr>
                <w:rFonts w:ascii="Trebuchet MS" w:hAnsi="Trebuchet MS" w:cs="Trebuchet MS"/>
                <w:sz w:val="18"/>
                <w:szCs w:val="18"/>
              </w:rPr>
            </w:pPr>
            <w:r w:rsidRPr="000F0B60">
              <w:rPr>
                <w:rFonts w:ascii="Trebuchet MS" w:hAnsi="Trebuchet MS" w:cs="Trebuchet MS"/>
                <w:sz w:val="18"/>
                <w:szCs w:val="18"/>
              </w:rPr>
              <w:t xml:space="preserve">1 </w:t>
            </w:r>
          </w:p>
        </w:tc>
        <w:tc>
          <w:tcPr>
            <w:tcW w:w="10267" w:type="dxa"/>
            <w:tcBorders>
              <w:top w:val="single" w:sz="4" w:space="0" w:color="auto"/>
              <w:left w:val="single" w:sz="4" w:space="0" w:color="auto"/>
              <w:bottom w:val="single" w:sz="4" w:space="0" w:color="auto"/>
            </w:tcBorders>
          </w:tcPr>
          <w:p w14:paraId="18D74BAA" w14:textId="77777777" w:rsidR="00CB4BEB" w:rsidRPr="00FD1D6E" w:rsidRDefault="00CB4BEB" w:rsidP="003C0924">
            <w:pPr>
              <w:pStyle w:val="Default"/>
              <w:spacing w:before="23"/>
              <w:rPr>
                <w:rFonts w:ascii="Trebuchet MS" w:eastAsiaTheme="minorEastAsia" w:hAnsi="Trebuchet MS" w:cs="Trebuchet MS"/>
                <w:color w:val="767171"/>
                <w:sz w:val="18"/>
                <w:szCs w:val="18"/>
                <w:lang w:eastAsia="en-US"/>
              </w:rPr>
            </w:pPr>
            <w:r w:rsidRPr="00FD1D6E">
              <w:rPr>
                <w:rFonts w:ascii="Trebuchet MS" w:eastAsiaTheme="minorEastAsia" w:hAnsi="Trebuchet MS" w:cs="Trebuchet MS"/>
                <w:color w:val="767171"/>
                <w:sz w:val="18"/>
                <w:szCs w:val="18"/>
                <w:lang w:eastAsia="en-US"/>
              </w:rPr>
              <w:t xml:space="preserve">En regional rute forløber gennem flere kommuner. Den regionale rute er typisk lidt længere end beregnet til en dagstur. </w:t>
            </w:r>
          </w:p>
        </w:tc>
      </w:tr>
      <w:tr w:rsidR="00CB4BEB" w:rsidRPr="00B87969" w14:paraId="7B7A4FB3" w14:textId="77777777" w:rsidTr="003C0924">
        <w:trPr>
          <w:trHeight w:hRule="exact" w:val="293"/>
        </w:trPr>
        <w:tc>
          <w:tcPr>
            <w:tcW w:w="1184" w:type="dxa"/>
            <w:tcBorders>
              <w:top w:val="single" w:sz="4" w:space="0" w:color="auto"/>
              <w:left w:val="single" w:sz="4" w:space="0" w:color="auto"/>
              <w:bottom w:val="single" w:sz="4" w:space="0" w:color="auto"/>
              <w:right w:val="single" w:sz="4" w:space="0" w:color="auto"/>
            </w:tcBorders>
            <w:shd w:val="clear" w:color="auto" w:fill="D9D9D9"/>
          </w:tcPr>
          <w:p w14:paraId="0B026BDC" w14:textId="77777777" w:rsidR="00CB4BEB" w:rsidRPr="005C51D3" w:rsidRDefault="00CB4BEB" w:rsidP="003C0924">
            <w:pPr>
              <w:jc w:val="center"/>
              <w:rPr>
                <w:rFonts w:ascii="Trebuchet MS" w:hAnsi="Trebuchet MS" w:cs="Trebuchet MS"/>
                <w:sz w:val="18"/>
                <w:szCs w:val="18"/>
              </w:rPr>
            </w:pPr>
            <w:r w:rsidRPr="000F0B60">
              <w:rPr>
                <w:rFonts w:ascii="Trebuchet MS" w:hAnsi="Trebuchet MS" w:cs="Trebuchet MS"/>
                <w:sz w:val="18"/>
                <w:szCs w:val="18"/>
              </w:rPr>
              <w:t xml:space="preserve">3 </w:t>
            </w:r>
          </w:p>
        </w:tc>
        <w:tc>
          <w:tcPr>
            <w:tcW w:w="1710" w:type="dxa"/>
            <w:tcBorders>
              <w:top w:val="single" w:sz="4" w:space="0" w:color="auto"/>
              <w:left w:val="single" w:sz="4" w:space="0" w:color="auto"/>
              <w:bottom w:val="single" w:sz="4" w:space="0" w:color="auto"/>
            </w:tcBorders>
          </w:tcPr>
          <w:p w14:paraId="76F0964F" w14:textId="77777777" w:rsidR="00CB4BEB" w:rsidRPr="005C51D3" w:rsidRDefault="00CB4BEB" w:rsidP="003C0924">
            <w:pPr>
              <w:rPr>
                <w:rFonts w:ascii="Trebuchet MS" w:hAnsi="Trebuchet MS" w:cs="Trebuchet MS"/>
                <w:sz w:val="18"/>
                <w:szCs w:val="18"/>
              </w:rPr>
            </w:pPr>
            <w:r w:rsidRPr="000F0B60">
              <w:rPr>
                <w:rFonts w:ascii="Trebuchet MS" w:hAnsi="Trebuchet MS" w:cs="Trebuchet MS"/>
                <w:sz w:val="18"/>
                <w:szCs w:val="18"/>
              </w:rPr>
              <w:t xml:space="preserve">National </w:t>
            </w:r>
          </w:p>
        </w:tc>
        <w:tc>
          <w:tcPr>
            <w:tcW w:w="697" w:type="dxa"/>
            <w:tcBorders>
              <w:top w:val="single" w:sz="4" w:space="0" w:color="auto"/>
              <w:left w:val="single" w:sz="4" w:space="0" w:color="auto"/>
              <w:bottom w:val="single" w:sz="4" w:space="0" w:color="auto"/>
              <w:right w:val="single" w:sz="4" w:space="0" w:color="auto"/>
            </w:tcBorders>
          </w:tcPr>
          <w:p w14:paraId="06C3482B" w14:textId="77777777" w:rsidR="00CB4BEB" w:rsidRPr="005C51D3" w:rsidRDefault="00CB4BEB" w:rsidP="003C0924">
            <w:pPr>
              <w:jc w:val="center"/>
              <w:rPr>
                <w:rFonts w:ascii="Trebuchet MS" w:hAnsi="Trebuchet MS" w:cs="Trebuchet MS"/>
                <w:sz w:val="18"/>
                <w:szCs w:val="18"/>
              </w:rPr>
            </w:pPr>
            <w:r w:rsidRPr="000F0B60">
              <w:rPr>
                <w:rFonts w:ascii="Trebuchet MS" w:hAnsi="Trebuchet MS" w:cs="Trebuchet MS"/>
                <w:sz w:val="18"/>
                <w:szCs w:val="18"/>
              </w:rPr>
              <w:t xml:space="preserve">1 </w:t>
            </w:r>
          </w:p>
        </w:tc>
        <w:tc>
          <w:tcPr>
            <w:tcW w:w="10267" w:type="dxa"/>
            <w:tcBorders>
              <w:top w:val="single" w:sz="4" w:space="0" w:color="auto"/>
              <w:left w:val="single" w:sz="4" w:space="0" w:color="auto"/>
              <w:bottom w:val="single" w:sz="4" w:space="0" w:color="auto"/>
            </w:tcBorders>
          </w:tcPr>
          <w:p w14:paraId="0CB449A7" w14:textId="77777777" w:rsidR="00CB4BEB" w:rsidRPr="00B87969" w:rsidRDefault="00CB4BEB" w:rsidP="003C0924">
            <w:pPr>
              <w:rPr>
                <w:rFonts w:ascii="Trebuchet MS" w:hAnsi="Trebuchet MS" w:cs="Trebuchet MS"/>
                <w:sz w:val="18"/>
                <w:szCs w:val="18"/>
              </w:rPr>
            </w:pPr>
            <w:r w:rsidRPr="000F0B60">
              <w:rPr>
                <w:rFonts w:ascii="Trebuchet MS" w:hAnsi="Trebuchet MS" w:cs="Trebuchet MS"/>
                <w:sz w:val="18"/>
                <w:szCs w:val="18"/>
              </w:rPr>
              <w:t xml:space="preserve">En national rute er af national betydning, går gennem flere landsdele (for cykelruter mindst 200 km lang). </w:t>
            </w:r>
          </w:p>
        </w:tc>
      </w:tr>
      <w:tr w:rsidR="00CB4BEB" w:rsidRPr="00B87969" w14:paraId="47A1A8C9" w14:textId="77777777" w:rsidTr="003C0924">
        <w:trPr>
          <w:trHeight w:hRule="exact" w:val="287"/>
        </w:trPr>
        <w:tc>
          <w:tcPr>
            <w:tcW w:w="1184" w:type="dxa"/>
            <w:tcBorders>
              <w:top w:val="single" w:sz="4" w:space="0" w:color="auto"/>
              <w:left w:val="single" w:sz="4" w:space="0" w:color="auto"/>
              <w:bottom w:val="single" w:sz="4" w:space="0" w:color="auto"/>
              <w:right w:val="single" w:sz="4" w:space="0" w:color="auto"/>
            </w:tcBorders>
            <w:shd w:val="clear" w:color="auto" w:fill="D9D9D9"/>
          </w:tcPr>
          <w:p w14:paraId="1E508389" w14:textId="77777777" w:rsidR="00CB4BEB" w:rsidRPr="005C51D3" w:rsidRDefault="00CB4BEB" w:rsidP="003C0924">
            <w:pPr>
              <w:jc w:val="center"/>
              <w:rPr>
                <w:rFonts w:ascii="Trebuchet MS" w:hAnsi="Trebuchet MS" w:cs="Trebuchet MS"/>
                <w:sz w:val="18"/>
                <w:szCs w:val="18"/>
              </w:rPr>
            </w:pPr>
            <w:r w:rsidRPr="000F0B60">
              <w:rPr>
                <w:rFonts w:ascii="Trebuchet MS" w:hAnsi="Trebuchet MS" w:cs="Trebuchet MS"/>
                <w:sz w:val="18"/>
                <w:szCs w:val="18"/>
              </w:rPr>
              <w:t xml:space="preserve">7 </w:t>
            </w:r>
          </w:p>
        </w:tc>
        <w:tc>
          <w:tcPr>
            <w:tcW w:w="1710" w:type="dxa"/>
            <w:tcBorders>
              <w:top w:val="single" w:sz="4" w:space="0" w:color="auto"/>
              <w:left w:val="single" w:sz="4" w:space="0" w:color="auto"/>
              <w:bottom w:val="single" w:sz="4" w:space="0" w:color="auto"/>
            </w:tcBorders>
          </w:tcPr>
          <w:p w14:paraId="11D2DBD7" w14:textId="77777777" w:rsidR="00CB4BEB" w:rsidRPr="005C51D3" w:rsidRDefault="00CB4BEB" w:rsidP="003C0924">
            <w:pPr>
              <w:rPr>
                <w:rFonts w:ascii="Trebuchet MS" w:hAnsi="Trebuchet MS" w:cs="Trebuchet MS"/>
                <w:sz w:val="18"/>
                <w:szCs w:val="18"/>
              </w:rPr>
            </w:pPr>
            <w:r w:rsidRPr="000F0B60">
              <w:rPr>
                <w:rFonts w:ascii="Trebuchet MS" w:hAnsi="Trebuchet MS" w:cs="Trebuchet MS"/>
                <w:sz w:val="18"/>
                <w:szCs w:val="18"/>
              </w:rPr>
              <w:t xml:space="preserve">Ej relevant </w:t>
            </w:r>
          </w:p>
        </w:tc>
        <w:tc>
          <w:tcPr>
            <w:tcW w:w="697" w:type="dxa"/>
            <w:tcBorders>
              <w:top w:val="single" w:sz="4" w:space="0" w:color="auto"/>
              <w:left w:val="single" w:sz="4" w:space="0" w:color="auto"/>
              <w:bottom w:val="single" w:sz="4" w:space="0" w:color="auto"/>
              <w:right w:val="single" w:sz="4" w:space="0" w:color="auto"/>
            </w:tcBorders>
          </w:tcPr>
          <w:p w14:paraId="61487C01" w14:textId="77777777" w:rsidR="00CB4BEB" w:rsidRPr="00B87969" w:rsidRDefault="00CB4BEB" w:rsidP="003C0924">
            <w:pPr>
              <w:jc w:val="center"/>
              <w:rPr>
                <w:rFonts w:ascii="Trebuchet MS" w:hAnsi="Trebuchet MS" w:cs="Trebuchet MS"/>
                <w:sz w:val="18"/>
                <w:szCs w:val="18"/>
              </w:rPr>
            </w:pPr>
            <w:r w:rsidRPr="000F0B60">
              <w:rPr>
                <w:rFonts w:ascii="Trebuchet MS" w:hAnsi="Trebuchet MS" w:cs="Trebuchet MS"/>
                <w:sz w:val="18"/>
                <w:szCs w:val="18"/>
              </w:rPr>
              <w:t xml:space="preserve">1 </w:t>
            </w:r>
          </w:p>
        </w:tc>
        <w:tc>
          <w:tcPr>
            <w:tcW w:w="10267" w:type="dxa"/>
            <w:tcBorders>
              <w:top w:val="single" w:sz="4" w:space="0" w:color="auto"/>
              <w:left w:val="single" w:sz="4" w:space="0" w:color="auto"/>
              <w:bottom w:val="single" w:sz="4" w:space="0" w:color="auto"/>
            </w:tcBorders>
          </w:tcPr>
          <w:p w14:paraId="34CA1558" w14:textId="77777777" w:rsidR="00CB4BEB" w:rsidRPr="00B87969" w:rsidRDefault="00CB4BEB" w:rsidP="003C0924">
            <w:pPr>
              <w:rPr>
                <w:rFonts w:ascii="Trebuchet MS" w:hAnsi="Trebuchet MS" w:cs="Trebuchet MS"/>
                <w:sz w:val="18"/>
                <w:szCs w:val="18"/>
              </w:rPr>
            </w:pPr>
            <w:r w:rsidRPr="000F0B60">
              <w:rPr>
                <w:rFonts w:ascii="Trebuchet MS" w:hAnsi="Trebuchet MS" w:cs="Trebuchet MS"/>
                <w:sz w:val="18"/>
                <w:szCs w:val="18"/>
              </w:rPr>
              <w:t xml:space="preserve">Ikke relevant for dette objekt. </w:t>
            </w:r>
          </w:p>
        </w:tc>
      </w:tr>
      <w:tr w:rsidR="00CB4BEB" w:rsidRPr="00B87969" w14:paraId="6C600C2A" w14:textId="77777777" w:rsidTr="003C0924">
        <w:trPr>
          <w:trHeight w:hRule="exact" w:val="255"/>
        </w:trPr>
        <w:tc>
          <w:tcPr>
            <w:tcW w:w="1184" w:type="dxa"/>
            <w:tcBorders>
              <w:top w:val="single" w:sz="4" w:space="0" w:color="auto"/>
              <w:left w:val="single" w:sz="4" w:space="0" w:color="auto"/>
              <w:bottom w:val="single" w:sz="4" w:space="0" w:color="auto"/>
              <w:right w:val="single" w:sz="4" w:space="0" w:color="auto"/>
            </w:tcBorders>
            <w:shd w:val="clear" w:color="auto" w:fill="D9D9D9"/>
            <w:vAlign w:val="bottom"/>
          </w:tcPr>
          <w:p w14:paraId="1FD4FC5D"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8</w:t>
            </w:r>
          </w:p>
        </w:tc>
        <w:tc>
          <w:tcPr>
            <w:tcW w:w="1710" w:type="dxa"/>
            <w:tcBorders>
              <w:top w:val="single" w:sz="4" w:space="0" w:color="auto"/>
              <w:left w:val="single" w:sz="4" w:space="0" w:color="auto"/>
              <w:bottom w:val="single" w:sz="4" w:space="0" w:color="auto"/>
            </w:tcBorders>
            <w:vAlign w:val="bottom"/>
          </w:tcPr>
          <w:p w14:paraId="48E2515A"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Andet</w:t>
            </w:r>
          </w:p>
        </w:tc>
        <w:tc>
          <w:tcPr>
            <w:tcW w:w="697" w:type="dxa"/>
            <w:tcBorders>
              <w:top w:val="single" w:sz="4" w:space="0" w:color="auto"/>
              <w:left w:val="single" w:sz="4" w:space="0" w:color="auto"/>
              <w:bottom w:val="single" w:sz="4" w:space="0" w:color="auto"/>
              <w:right w:val="single" w:sz="4" w:space="0" w:color="auto"/>
            </w:tcBorders>
            <w:vAlign w:val="bottom"/>
          </w:tcPr>
          <w:p w14:paraId="2D57D42B"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vAlign w:val="bottom"/>
          </w:tcPr>
          <w:p w14:paraId="1D7353BC"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Andet</w:t>
            </w:r>
          </w:p>
        </w:tc>
      </w:tr>
      <w:tr w:rsidR="00CB4BEB" w:rsidRPr="00B87969" w14:paraId="7B2B13FA" w14:textId="77777777" w:rsidTr="003C0924">
        <w:trPr>
          <w:trHeight w:hRule="exact" w:val="255"/>
        </w:trPr>
        <w:tc>
          <w:tcPr>
            <w:tcW w:w="1184" w:type="dxa"/>
            <w:tcBorders>
              <w:top w:val="single" w:sz="4" w:space="0" w:color="auto"/>
              <w:left w:val="single" w:sz="4" w:space="0" w:color="auto"/>
              <w:bottom w:val="single" w:sz="4" w:space="0" w:color="auto"/>
              <w:right w:val="single" w:sz="4" w:space="0" w:color="auto"/>
            </w:tcBorders>
            <w:shd w:val="clear" w:color="auto" w:fill="D9D9D9"/>
            <w:vAlign w:val="bottom"/>
          </w:tcPr>
          <w:p w14:paraId="3BBFA24A"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9</w:t>
            </w:r>
          </w:p>
        </w:tc>
        <w:tc>
          <w:tcPr>
            <w:tcW w:w="1710" w:type="dxa"/>
            <w:tcBorders>
              <w:top w:val="single" w:sz="4" w:space="0" w:color="auto"/>
              <w:left w:val="single" w:sz="4" w:space="0" w:color="auto"/>
              <w:bottom w:val="single" w:sz="4" w:space="0" w:color="auto"/>
            </w:tcBorders>
            <w:vAlign w:val="bottom"/>
          </w:tcPr>
          <w:p w14:paraId="41C1D49D"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Ukendt</w:t>
            </w:r>
          </w:p>
        </w:tc>
        <w:tc>
          <w:tcPr>
            <w:tcW w:w="697" w:type="dxa"/>
            <w:tcBorders>
              <w:top w:val="single" w:sz="4" w:space="0" w:color="auto"/>
              <w:left w:val="single" w:sz="4" w:space="0" w:color="auto"/>
              <w:bottom w:val="single" w:sz="4" w:space="0" w:color="auto"/>
              <w:right w:val="single" w:sz="4" w:space="0" w:color="auto"/>
            </w:tcBorders>
            <w:vAlign w:val="bottom"/>
          </w:tcPr>
          <w:p w14:paraId="44065BCF"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vAlign w:val="bottom"/>
          </w:tcPr>
          <w:p w14:paraId="42FCE6B2"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Mangler viden om </w:t>
            </w:r>
            <w:r>
              <w:rPr>
                <w:rFonts w:ascii="Trebuchet MS" w:hAnsi="Trebuchet MS" w:cs="Trebuchet MS"/>
                <w:sz w:val="18"/>
                <w:szCs w:val="18"/>
              </w:rPr>
              <w:t>kategori</w:t>
            </w:r>
          </w:p>
        </w:tc>
      </w:tr>
    </w:tbl>
    <w:p w14:paraId="3EAA4B71" w14:textId="77777777" w:rsidR="00CB4BEB" w:rsidRPr="000F0B60" w:rsidRDefault="00CB4BEB" w:rsidP="00CB4BEB">
      <w:pPr>
        <w:pStyle w:val="Overskrift7"/>
        <w:rPr>
          <w:b/>
          <w:bCs/>
        </w:rPr>
      </w:pPr>
      <w:r w:rsidRPr="000F0B60">
        <w:t>5.9.3.3.</w:t>
      </w:r>
      <w:r>
        <w:t>7   5802</w:t>
      </w:r>
      <w:r w:rsidRPr="000F0B60">
        <w:t xml:space="preserve"> </w:t>
      </w:r>
      <w:r>
        <w:t>Certificeret</w:t>
      </w:r>
      <w:r w:rsidRPr="000F0B60">
        <w:t xml:space="preserve"> (d</w:t>
      </w:r>
      <w:r w:rsidRPr="000F0B60">
        <w:rPr>
          <w:color w:val="4F81BD"/>
        </w:rPr>
        <w:t>_</w:t>
      </w:r>
      <w:r>
        <w:t>5802</w:t>
      </w:r>
      <w:r w:rsidRPr="000F0B60">
        <w:t>_</w:t>
      </w:r>
      <w:r>
        <w:t>certifi</w:t>
      </w:r>
      <w:r w:rsidRPr="000F0B60">
        <w:t>)</w:t>
      </w:r>
    </w:p>
    <w:tbl>
      <w:tblPr>
        <w:tblW w:w="138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0"/>
        <w:gridCol w:w="3023"/>
        <w:gridCol w:w="613"/>
        <w:gridCol w:w="9082"/>
      </w:tblGrid>
      <w:tr w:rsidR="00CB4BEB" w:rsidRPr="00B87969" w14:paraId="4FC56F21" w14:textId="77777777" w:rsidTr="003C0924">
        <w:trPr>
          <w:trHeight w:hRule="exact" w:val="255"/>
        </w:trPr>
        <w:tc>
          <w:tcPr>
            <w:tcW w:w="1140" w:type="dxa"/>
            <w:tcBorders>
              <w:bottom w:val="single" w:sz="4" w:space="0" w:color="auto"/>
            </w:tcBorders>
            <w:shd w:val="clear" w:color="auto" w:fill="D9D9D9"/>
            <w:vAlign w:val="bottom"/>
          </w:tcPr>
          <w:p w14:paraId="261CFE00" w14:textId="77777777" w:rsidR="00CB4BEB" w:rsidRPr="005C51D3" w:rsidRDefault="00CB4BEB" w:rsidP="003C0924">
            <w:pPr>
              <w:rPr>
                <w:rFonts w:ascii="Trebuchet MS" w:hAnsi="Trebuchet MS" w:cs="Trebuchet MS"/>
                <w:sz w:val="18"/>
                <w:szCs w:val="18"/>
              </w:rPr>
            </w:pPr>
            <w:proofErr w:type="spellStart"/>
            <w:r>
              <w:rPr>
                <w:rFonts w:ascii="Trebuchet MS" w:hAnsi="Trebuchet MS" w:cs="Trebuchet MS"/>
                <w:sz w:val="18"/>
                <w:szCs w:val="18"/>
              </w:rPr>
              <w:t>certifi</w:t>
            </w:r>
            <w:r w:rsidRPr="005C51D3">
              <w:rPr>
                <w:rFonts w:ascii="Trebuchet MS" w:hAnsi="Trebuchet MS" w:cs="Trebuchet MS"/>
                <w:sz w:val="18"/>
                <w:szCs w:val="18"/>
              </w:rPr>
              <w:t>_k</w:t>
            </w:r>
            <w:proofErr w:type="spellEnd"/>
          </w:p>
        </w:tc>
        <w:tc>
          <w:tcPr>
            <w:tcW w:w="3023" w:type="dxa"/>
            <w:tcBorders>
              <w:bottom w:val="single" w:sz="4" w:space="0" w:color="auto"/>
            </w:tcBorders>
            <w:shd w:val="clear" w:color="auto" w:fill="D9D9D9"/>
            <w:vAlign w:val="bottom"/>
          </w:tcPr>
          <w:p w14:paraId="41491892" w14:textId="77777777" w:rsidR="00CB4BEB" w:rsidRPr="005C51D3" w:rsidRDefault="00CB4BEB" w:rsidP="003C0924">
            <w:pPr>
              <w:rPr>
                <w:rFonts w:ascii="Trebuchet MS" w:hAnsi="Trebuchet MS" w:cs="Trebuchet MS"/>
                <w:sz w:val="18"/>
                <w:szCs w:val="18"/>
              </w:rPr>
            </w:pPr>
            <w:proofErr w:type="spellStart"/>
            <w:r>
              <w:rPr>
                <w:rFonts w:ascii="Trebuchet MS" w:hAnsi="Trebuchet MS" w:cs="Trebuchet MS"/>
                <w:sz w:val="18"/>
                <w:szCs w:val="18"/>
              </w:rPr>
              <w:t>certifi</w:t>
            </w:r>
            <w:proofErr w:type="spellEnd"/>
          </w:p>
        </w:tc>
        <w:tc>
          <w:tcPr>
            <w:tcW w:w="613" w:type="dxa"/>
            <w:tcBorders>
              <w:bottom w:val="single" w:sz="4" w:space="0" w:color="auto"/>
            </w:tcBorders>
            <w:shd w:val="clear" w:color="auto" w:fill="D9D9D9"/>
            <w:vAlign w:val="bottom"/>
          </w:tcPr>
          <w:p w14:paraId="2C407953"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aktiv</w:t>
            </w:r>
          </w:p>
        </w:tc>
        <w:tc>
          <w:tcPr>
            <w:tcW w:w="9082" w:type="dxa"/>
            <w:tcBorders>
              <w:bottom w:val="single" w:sz="4" w:space="0" w:color="auto"/>
            </w:tcBorders>
            <w:shd w:val="clear" w:color="auto" w:fill="D9D9D9"/>
            <w:vAlign w:val="bottom"/>
          </w:tcPr>
          <w:p w14:paraId="407B284A"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 xml:space="preserve">Begrebsdefinition </w:t>
            </w:r>
          </w:p>
        </w:tc>
      </w:tr>
      <w:tr w:rsidR="00CB4BEB" w:rsidRPr="00B87969" w14:paraId="0F712041" w14:textId="77777777" w:rsidTr="00261DB5">
        <w:trPr>
          <w:trHeight w:hRule="exact" w:val="389"/>
        </w:trPr>
        <w:tc>
          <w:tcPr>
            <w:tcW w:w="1140" w:type="dxa"/>
            <w:tcBorders>
              <w:top w:val="single" w:sz="4" w:space="0" w:color="auto"/>
              <w:left w:val="single" w:sz="4" w:space="0" w:color="auto"/>
              <w:bottom w:val="single" w:sz="4" w:space="0" w:color="auto"/>
              <w:right w:val="single" w:sz="4" w:space="0" w:color="auto"/>
            </w:tcBorders>
            <w:shd w:val="clear" w:color="auto" w:fill="D9D9D9"/>
          </w:tcPr>
          <w:p w14:paraId="6445336E"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0</w:t>
            </w:r>
            <w:r w:rsidRPr="000F0B60">
              <w:rPr>
                <w:rFonts w:ascii="Trebuchet MS" w:hAnsi="Trebuchet MS" w:cs="Trebuchet MS"/>
                <w:sz w:val="18"/>
                <w:szCs w:val="18"/>
              </w:rPr>
              <w:t xml:space="preserve"> </w:t>
            </w:r>
          </w:p>
        </w:tc>
        <w:tc>
          <w:tcPr>
            <w:tcW w:w="3023" w:type="dxa"/>
            <w:tcBorders>
              <w:top w:val="single" w:sz="4" w:space="0" w:color="auto"/>
              <w:left w:val="single" w:sz="4" w:space="0" w:color="auto"/>
              <w:bottom w:val="single" w:sz="4" w:space="0" w:color="auto"/>
            </w:tcBorders>
          </w:tcPr>
          <w:p w14:paraId="4DD2F91F" w14:textId="77777777" w:rsidR="00CB4BEB" w:rsidRPr="005C51D3" w:rsidRDefault="00CB4BEB" w:rsidP="003C0924">
            <w:pPr>
              <w:rPr>
                <w:rFonts w:ascii="Trebuchet MS" w:hAnsi="Trebuchet MS" w:cs="Trebuchet MS"/>
                <w:sz w:val="18"/>
                <w:szCs w:val="18"/>
              </w:rPr>
            </w:pPr>
            <w:r>
              <w:rPr>
                <w:rFonts w:ascii="Trebuchet MS" w:hAnsi="Trebuchet MS" w:cs="Trebuchet MS"/>
                <w:sz w:val="18"/>
                <w:szCs w:val="18"/>
              </w:rPr>
              <w:t>Ikke certificeret</w:t>
            </w:r>
          </w:p>
        </w:tc>
        <w:tc>
          <w:tcPr>
            <w:tcW w:w="613" w:type="dxa"/>
            <w:tcBorders>
              <w:top w:val="single" w:sz="4" w:space="0" w:color="auto"/>
              <w:left w:val="single" w:sz="4" w:space="0" w:color="auto"/>
              <w:bottom w:val="single" w:sz="4" w:space="0" w:color="auto"/>
              <w:right w:val="single" w:sz="4" w:space="0" w:color="auto"/>
            </w:tcBorders>
          </w:tcPr>
          <w:p w14:paraId="31AC0543" w14:textId="77777777" w:rsidR="00CB4BEB" w:rsidRPr="00B87969" w:rsidRDefault="00CB4BEB" w:rsidP="003C0924">
            <w:pPr>
              <w:rPr>
                <w:rFonts w:ascii="Trebuchet MS" w:hAnsi="Trebuchet MS" w:cs="Trebuchet MS"/>
                <w:sz w:val="18"/>
                <w:szCs w:val="18"/>
              </w:rPr>
            </w:pPr>
            <w:r w:rsidRPr="000F0B60">
              <w:rPr>
                <w:rFonts w:ascii="Trebuchet MS" w:hAnsi="Trebuchet MS" w:cs="Trebuchet MS"/>
                <w:sz w:val="18"/>
                <w:szCs w:val="18"/>
              </w:rPr>
              <w:t xml:space="preserve">1 </w:t>
            </w:r>
          </w:p>
        </w:tc>
        <w:tc>
          <w:tcPr>
            <w:tcW w:w="9082" w:type="dxa"/>
            <w:tcBorders>
              <w:top w:val="single" w:sz="4" w:space="0" w:color="auto"/>
              <w:left w:val="single" w:sz="4" w:space="0" w:color="auto"/>
              <w:bottom w:val="single" w:sz="4" w:space="0" w:color="auto"/>
            </w:tcBorders>
          </w:tcPr>
          <w:p w14:paraId="2F529D81"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Ej certificeret</w:t>
            </w:r>
          </w:p>
        </w:tc>
      </w:tr>
      <w:tr w:rsidR="00CB4BEB" w:rsidRPr="00B87969" w14:paraId="5CD7613A" w14:textId="77777777" w:rsidTr="00261DB5">
        <w:trPr>
          <w:trHeight w:hRule="exact" w:val="653"/>
        </w:trPr>
        <w:tc>
          <w:tcPr>
            <w:tcW w:w="1140" w:type="dxa"/>
            <w:tcBorders>
              <w:top w:val="single" w:sz="4" w:space="0" w:color="auto"/>
              <w:left w:val="single" w:sz="4" w:space="0" w:color="auto"/>
              <w:bottom w:val="single" w:sz="4" w:space="0" w:color="auto"/>
              <w:right w:val="single" w:sz="4" w:space="0" w:color="auto"/>
            </w:tcBorders>
            <w:shd w:val="clear" w:color="auto" w:fill="D9D9D9"/>
          </w:tcPr>
          <w:p w14:paraId="01EF0E8C"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r w:rsidRPr="000F0B60">
              <w:rPr>
                <w:rFonts w:ascii="Trebuchet MS" w:hAnsi="Trebuchet MS" w:cs="Trebuchet MS"/>
                <w:sz w:val="18"/>
                <w:szCs w:val="18"/>
              </w:rPr>
              <w:t xml:space="preserve"> </w:t>
            </w:r>
          </w:p>
        </w:tc>
        <w:tc>
          <w:tcPr>
            <w:tcW w:w="3023" w:type="dxa"/>
            <w:tcBorders>
              <w:top w:val="single" w:sz="4" w:space="0" w:color="auto"/>
              <w:left w:val="single" w:sz="4" w:space="0" w:color="auto"/>
              <w:bottom w:val="single" w:sz="4" w:space="0" w:color="auto"/>
            </w:tcBorders>
          </w:tcPr>
          <w:p w14:paraId="4B0DB56D" w14:textId="77777777" w:rsidR="00CB4BEB" w:rsidRPr="005C51D3" w:rsidRDefault="00CB4BEB" w:rsidP="003C0924">
            <w:pPr>
              <w:rPr>
                <w:rFonts w:ascii="Trebuchet MS" w:hAnsi="Trebuchet MS" w:cs="Trebuchet MS"/>
                <w:sz w:val="18"/>
                <w:szCs w:val="18"/>
              </w:rPr>
            </w:pPr>
            <w:proofErr w:type="spellStart"/>
            <w:r>
              <w:rPr>
                <w:rFonts w:ascii="Trebuchet MS" w:hAnsi="Trebuchet MS" w:cs="Trebuchet MS"/>
                <w:sz w:val="18"/>
                <w:szCs w:val="18"/>
              </w:rPr>
              <w:t>Premiumrute</w:t>
            </w:r>
            <w:proofErr w:type="spellEnd"/>
            <w:r>
              <w:rPr>
                <w:rFonts w:ascii="Trebuchet MS" w:hAnsi="Trebuchet MS" w:cs="Trebuchet MS"/>
                <w:sz w:val="18"/>
                <w:szCs w:val="18"/>
              </w:rPr>
              <w:t xml:space="preserve"> - rundvandrerute</w:t>
            </w:r>
            <w:r w:rsidRPr="000F0B60">
              <w:rPr>
                <w:rFonts w:ascii="Trebuchet MS" w:hAnsi="Trebuchet MS" w:cs="Trebuchet MS"/>
                <w:sz w:val="18"/>
                <w:szCs w:val="18"/>
              </w:rPr>
              <w:t xml:space="preserve"> </w:t>
            </w:r>
          </w:p>
        </w:tc>
        <w:tc>
          <w:tcPr>
            <w:tcW w:w="613" w:type="dxa"/>
            <w:tcBorders>
              <w:top w:val="single" w:sz="4" w:space="0" w:color="auto"/>
              <w:left w:val="single" w:sz="4" w:space="0" w:color="auto"/>
              <w:bottom w:val="single" w:sz="4" w:space="0" w:color="auto"/>
              <w:right w:val="single" w:sz="4" w:space="0" w:color="auto"/>
            </w:tcBorders>
          </w:tcPr>
          <w:p w14:paraId="67F5E2A6" w14:textId="77777777" w:rsidR="00CB4BEB" w:rsidRPr="00B87969" w:rsidRDefault="00CB4BEB" w:rsidP="003C0924">
            <w:pPr>
              <w:jc w:val="center"/>
              <w:rPr>
                <w:rFonts w:ascii="Trebuchet MS" w:hAnsi="Trebuchet MS" w:cs="Trebuchet MS"/>
                <w:sz w:val="18"/>
                <w:szCs w:val="18"/>
              </w:rPr>
            </w:pPr>
            <w:r w:rsidRPr="000F0B60">
              <w:rPr>
                <w:rFonts w:ascii="Trebuchet MS" w:hAnsi="Trebuchet MS" w:cs="Trebuchet MS"/>
                <w:sz w:val="18"/>
                <w:szCs w:val="18"/>
              </w:rPr>
              <w:t xml:space="preserve">1 </w:t>
            </w:r>
          </w:p>
        </w:tc>
        <w:tc>
          <w:tcPr>
            <w:tcW w:w="9082" w:type="dxa"/>
            <w:tcBorders>
              <w:top w:val="single" w:sz="4" w:space="0" w:color="auto"/>
              <w:left w:val="single" w:sz="4" w:space="0" w:color="auto"/>
              <w:bottom w:val="single" w:sz="4" w:space="0" w:color="auto"/>
            </w:tcBorders>
          </w:tcPr>
          <w:p w14:paraId="5F04F928" w14:textId="77777777" w:rsidR="00CB4BEB" w:rsidRPr="00261DB5" w:rsidRDefault="00CB4BEB" w:rsidP="003C0924">
            <w:pPr>
              <w:pStyle w:val="Default"/>
              <w:spacing w:before="23"/>
              <w:rPr>
                <w:rFonts w:ascii="Trebuchet MS" w:eastAsiaTheme="minorEastAsia" w:hAnsi="Trebuchet MS" w:cs="Trebuchet MS"/>
                <w:color w:val="767171"/>
                <w:sz w:val="18"/>
                <w:szCs w:val="18"/>
                <w:lang w:eastAsia="en-US"/>
              </w:rPr>
            </w:pPr>
            <w:r w:rsidRPr="00261DB5">
              <w:rPr>
                <w:rFonts w:ascii="Trebuchet MS" w:eastAsiaTheme="minorEastAsia" w:hAnsi="Trebuchet MS" w:cs="Trebuchet MS"/>
                <w:color w:val="767171"/>
                <w:sz w:val="18"/>
                <w:szCs w:val="18"/>
                <w:lang w:eastAsia="en-US"/>
              </w:rPr>
              <w:t xml:space="preserve">Vandrerute certificeret af Deutsches </w:t>
            </w:r>
            <w:proofErr w:type="spellStart"/>
            <w:r w:rsidRPr="00261DB5">
              <w:rPr>
                <w:rFonts w:ascii="Trebuchet MS" w:eastAsiaTheme="minorEastAsia" w:hAnsi="Trebuchet MS" w:cs="Trebuchet MS"/>
                <w:color w:val="767171"/>
                <w:sz w:val="18"/>
                <w:szCs w:val="18"/>
                <w:lang w:eastAsia="en-US"/>
              </w:rPr>
              <w:t>Wanderinstitut</w:t>
            </w:r>
            <w:proofErr w:type="spellEnd"/>
            <w:r w:rsidRPr="00261DB5">
              <w:rPr>
                <w:rFonts w:ascii="Trebuchet MS" w:eastAsiaTheme="minorEastAsia" w:hAnsi="Trebuchet MS" w:cs="Trebuchet MS"/>
                <w:color w:val="767171"/>
                <w:sz w:val="18"/>
                <w:szCs w:val="18"/>
                <w:lang w:eastAsia="en-US"/>
              </w:rPr>
              <w:t>. https://www.wanderinstitut.de/deutsches-wandersiegel/premiumwegtypen/</w:t>
            </w:r>
          </w:p>
        </w:tc>
      </w:tr>
      <w:tr w:rsidR="00CB4BEB" w:rsidRPr="00B87969" w14:paraId="14ED9C2A" w14:textId="77777777" w:rsidTr="00261DB5">
        <w:trPr>
          <w:trHeight w:hRule="exact" w:val="654"/>
        </w:trPr>
        <w:tc>
          <w:tcPr>
            <w:tcW w:w="1140" w:type="dxa"/>
            <w:tcBorders>
              <w:top w:val="single" w:sz="4" w:space="0" w:color="auto"/>
              <w:left w:val="single" w:sz="4" w:space="0" w:color="auto"/>
              <w:bottom w:val="single" w:sz="4" w:space="0" w:color="auto"/>
              <w:right w:val="single" w:sz="4" w:space="0" w:color="auto"/>
            </w:tcBorders>
            <w:shd w:val="clear" w:color="auto" w:fill="D9D9D9"/>
          </w:tcPr>
          <w:p w14:paraId="4DB9C4E9" w14:textId="77777777" w:rsidR="00CB4BEB" w:rsidRPr="005C51D3" w:rsidRDefault="00CB4BEB" w:rsidP="003C0924">
            <w:pPr>
              <w:jc w:val="center"/>
              <w:rPr>
                <w:rFonts w:ascii="Trebuchet MS" w:hAnsi="Trebuchet MS" w:cs="Trebuchet MS"/>
                <w:sz w:val="18"/>
                <w:szCs w:val="18"/>
              </w:rPr>
            </w:pPr>
            <w:r>
              <w:rPr>
                <w:rFonts w:ascii="Trebuchet MS" w:hAnsi="Trebuchet MS" w:cs="Trebuchet MS"/>
                <w:sz w:val="18"/>
                <w:szCs w:val="18"/>
              </w:rPr>
              <w:t>2</w:t>
            </w:r>
            <w:r w:rsidRPr="000F0B60">
              <w:rPr>
                <w:rFonts w:ascii="Trebuchet MS" w:hAnsi="Trebuchet MS" w:cs="Trebuchet MS"/>
                <w:sz w:val="18"/>
                <w:szCs w:val="18"/>
              </w:rPr>
              <w:t xml:space="preserve"> </w:t>
            </w:r>
          </w:p>
        </w:tc>
        <w:tc>
          <w:tcPr>
            <w:tcW w:w="3023" w:type="dxa"/>
            <w:tcBorders>
              <w:top w:val="single" w:sz="4" w:space="0" w:color="auto"/>
              <w:left w:val="single" w:sz="4" w:space="0" w:color="auto"/>
              <w:bottom w:val="single" w:sz="4" w:space="0" w:color="auto"/>
            </w:tcBorders>
          </w:tcPr>
          <w:p w14:paraId="6AC40C7D" w14:textId="77777777" w:rsidR="00CB4BEB" w:rsidRPr="005C51D3" w:rsidRDefault="00CB4BEB" w:rsidP="003C0924">
            <w:pPr>
              <w:rPr>
                <w:rFonts w:ascii="Trebuchet MS" w:hAnsi="Trebuchet MS" w:cs="Trebuchet MS"/>
                <w:sz w:val="18"/>
                <w:szCs w:val="18"/>
              </w:rPr>
            </w:pPr>
            <w:proofErr w:type="spellStart"/>
            <w:r>
              <w:rPr>
                <w:rFonts w:ascii="Trebuchet MS" w:hAnsi="Trebuchet MS" w:cs="Trebuchet MS"/>
                <w:sz w:val="18"/>
                <w:szCs w:val="18"/>
              </w:rPr>
              <w:t>Premiumrute</w:t>
            </w:r>
            <w:proofErr w:type="spellEnd"/>
            <w:r>
              <w:rPr>
                <w:rFonts w:ascii="Trebuchet MS" w:hAnsi="Trebuchet MS" w:cs="Trebuchet MS"/>
                <w:sz w:val="18"/>
                <w:szCs w:val="18"/>
              </w:rPr>
              <w:t xml:space="preserve"> – let-vandrerute</w:t>
            </w:r>
          </w:p>
        </w:tc>
        <w:tc>
          <w:tcPr>
            <w:tcW w:w="613" w:type="dxa"/>
            <w:tcBorders>
              <w:top w:val="single" w:sz="4" w:space="0" w:color="auto"/>
              <w:left w:val="single" w:sz="4" w:space="0" w:color="auto"/>
              <w:bottom w:val="single" w:sz="4" w:space="0" w:color="auto"/>
              <w:right w:val="single" w:sz="4" w:space="0" w:color="auto"/>
            </w:tcBorders>
          </w:tcPr>
          <w:p w14:paraId="7E1FFC2F" w14:textId="77777777" w:rsidR="00CB4BEB" w:rsidRPr="005C51D3" w:rsidRDefault="00CB4BEB" w:rsidP="003C0924">
            <w:pPr>
              <w:jc w:val="center"/>
              <w:rPr>
                <w:rFonts w:ascii="Trebuchet MS" w:hAnsi="Trebuchet MS" w:cs="Trebuchet MS"/>
                <w:sz w:val="18"/>
                <w:szCs w:val="18"/>
              </w:rPr>
            </w:pPr>
            <w:r w:rsidRPr="000F0B60">
              <w:rPr>
                <w:rFonts w:ascii="Trebuchet MS" w:hAnsi="Trebuchet MS" w:cs="Trebuchet MS"/>
                <w:sz w:val="18"/>
                <w:szCs w:val="18"/>
              </w:rPr>
              <w:t xml:space="preserve">1 </w:t>
            </w:r>
          </w:p>
        </w:tc>
        <w:tc>
          <w:tcPr>
            <w:tcW w:w="9082" w:type="dxa"/>
            <w:tcBorders>
              <w:top w:val="single" w:sz="4" w:space="0" w:color="auto"/>
              <w:left w:val="single" w:sz="4" w:space="0" w:color="auto"/>
              <w:bottom w:val="single" w:sz="4" w:space="0" w:color="auto"/>
            </w:tcBorders>
          </w:tcPr>
          <w:p w14:paraId="2C1AA30B" w14:textId="77777777" w:rsidR="00CB4BEB" w:rsidRPr="00261DB5" w:rsidRDefault="00CB4BEB" w:rsidP="003C0924">
            <w:pPr>
              <w:pStyle w:val="Default"/>
              <w:rPr>
                <w:rFonts w:ascii="Trebuchet MS" w:eastAsiaTheme="minorEastAsia" w:hAnsi="Trebuchet MS" w:cs="Trebuchet MS"/>
                <w:color w:val="767171"/>
                <w:sz w:val="18"/>
                <w:szCs w:val="18"/>
                <w:lang w:eastAsia="en-US"/>
              </w:rPr>
            </w:pPr>
            <w:r w:rsidRPr="00261DB5">
              <w:rPr>
                <w:rFonts w:ascii="Trebuchet MS" w:eastAsiaTheme="minorEastAsia" w:hAnsi="Trebuchet MS" w:cs="Trebuchet MS"/>
                <w:color w:val="767171"/>
                <w:sz w:val="18"/>
                <w:szCs w:val="18"/>
                <w:lang w:eastAsia="en-US"/>
              </w:rPr>
              <w:t xml:space="preserve">Vandrerute certificeret af Deutsches </w:t>
            </w:r>
            <w:proofErr w:type="spellStart"/>
            <w:r w:rsidRPr="00261DB5">
              <w:rPr>
                <w:rFonts w:ascii="Trebuchet MS" w:eastAsiaTheme="minorEastAsia" w:hAnsi="Trebuchet MS" w:cs="Trebuchet MS"/>
                <w:color w:val="767171"/>
                <w:sz w:val="18"/>
                <w:szCs w:val="18"/>
                <w:lang w:eastAsia="en-US"/>
              </w:rPr>
              <w:t>Wanderinstitut</w:t>
            </w:r>
            <w:proofErr w:type="spellEnd"/>
            <w:r w:rsidRPr="00261DB5">
              <w:rPr>
                <w:rFonts w:ascii="Trebuchet MS" w:eastAsiaTheme="minorEastAsia" w:hAnsi="Trebuchet MS" w:cs="Trebuchet MS"/>
                <w:color w:val="767171"/>
                <w:sz w:val="18"/>
                <w:szCs w:val="18"/>
                <w:lang w:eastAsia="en-US"/>
              </w:rPr>
              <w:t xml:space="preserve">. </w:t>
            </w:r>
            <w:hyperlink r:id="rId47" w:history="1">
              <w:r w:rsidRPr="00261DB5">
                <w:rPr>
                  <w:rFonts w:ascii="Trebuchet MS" w:eastAsiaTheme="minorEastAsia" w:hAnsi="Trebuchet MS" w:cs="Trebuchet MS"/>
                  <w:color w:val="767171"/>
                  <w:sz w:val="18"/>
                  <w:szCs w:val="18"/>
                  <w:lang w:eastAsia="en-US"/>
                </w:rPr>
                <w:t>https://www.wanderinstitut.de/premium-spazierwanderwege/</w:t>
              </w:r>
            </w:hyperlink>
          </w:p>
        </w:tc>
      </w:tr>
      <w:tr w:rsidR="00CB4BEB" w:rsidRPr="00B87969" w14:paraId="2B38D753" w14:textId="77777777" w:rsidTr="00261DB5">
        <w:trPr>
          <w:trHeight w:hRule="exact" w:val="565"/>
        </w:trPr>
        <w:tc>
          <w:tcPr>
            <w:tcW w:w="1140" w:type="dxa"/>
            <w:tcBorders>
              <w:top w:val="single" w:sz="4" w:space="0" w:color="auto"/>
              <w:left w:val="single" w:sz="4" w:space="0" w:color="auto"/>
              <w:bottom w:val="single" w:sz="4" w:space="0" w:color="auto"/>
              <w:right w:val="single" w:sz="4" w:space="0" w:color="auto"/>
            </w:tcBorders>
            <w:shd w:val="clear" w:color="auto" w:fill="D9D9D9"/>
          </w:tcPr>
          <w:p w14:paraId="7A8CAF73" w14:textId="77777777" w:rsidR="00CB4BEB" w:rsidRPr="005C51D3" w:rsidRDefault="00CB4BEB" w:rsidP="003C0924">
            <w:pPr>
              <w:jc w:val="center"/>
              <w:rPr>
                <w:rFonts w:ascii="Trebuchet MS" w:hAnsi="Trebuchet MS" w:cs="Trebuchet MS"/>
                <w:sz w:val="18"/>
                <w:szCs w:val="18"/>
              </w:rPr>
            </w:pPr>
            <w:r>
              <w:rPr>
                <w:rFonts w:ascii="Trebuchet MS" w:hAnsi="Trebuchet MS" w:cs="Trebuchet MS"/>
                <w:sz w:val="18"/>
                <w:szCs w:val="18"/>
              </w:rPr>
              <w:t>3</w:t>
            </w:r>
            <w:r w:rsidRPr="000F0B60">
              <w:rPr>
                <w:rFonts w:ascii="Trebuchet MS" w:hAnsi="Trebuchet MS" w:cs="Trebuchet MS"/>
                <w:sz w:val="18"/>
                <w:szCs w:val="18"/>
              </w:rPr>
              <w:t xml:space="preserve"> </w:t>
            </w:r>
          </w:p>
        </w:tc>
        <w:tc>
          <w:tcPr>
            <w:tcW w:w="3023" w:type="dxa"/>
            <w:tcBorders>
              <w:top w:val="single" w:sz="4" w:space="0" w:color="auto"/>
              <w:left w:val="single" w:sz="4" w:space="0" w:color="auto"/>
              <w:bottom w:val="single" w:sz="4" w:space="0" w:color="auto"/>
            </w:tcBorders>
          </w:tcPr>
          <w:p w14:paraId="0233D7D3" w14:textId="77777777" w:rsidR="00CB4BEB" w:rsidRPr="005C51D3" w:rsidRDefault="00CB4BEB" w:rsidP="003C0924">
            <w:pPr>
              <w:rPr>
                <w:rFonts w:ascii="Trebuchet MS" w:hAnsi="Trebuchet MS" w:cs="Trebuchet MS"/>
                <w:sz w:val="18"/>
                <w:szCs w:val="18"/>
              </w:rPr>
            </w:pPr>
            <w:proofErr w:type="spellStart"/>
            <w:r>
              <w:rPr>
                <w:rFonts w:ascii="Trebuchet MS" w:hAnsi="Trebuchet MS" w:cs="Trebuchet MS"/>
                <w:sz w:val="18"/>
                <w:szCs w:val="18"/>
              </w:rPr>
              <w:t>Premiumrute</w:t>
            </w:r>
            <w:proofErr w:type="spellEnd"/>
            <w:r>
              <w:rPr>
                <w:rFonts w:ascii="Trebuchet MS" w:hAnsi="Trebuchet MS" w:cs="Trebuchet MS"/>
                <w:sz w:val="18"/>
                <w:szCs w:val="18"/>
              </w:rPr>
              <w:t xml:space="preserve"> - langdistancerute</w:t>
            </w:r>
          </w:p>
        </w:tc>
        <w:tc>
          <w:tcPr>
            <w:tcW w:w="613" w:type="dxa"/>
            <w:tcBorders>
              <w:top w:val="single" w:sz="4" w:space="0" w:color="auto"/>
              <w:left w:val="single" w:sz="4" w:space="0" w:color="auto"/>
              <w:bottom w:val="single" w:sz="4" w:space="0" w:color="auto"/>
              <w:right w:val="single" w:sz="4" w:space="0" w:color="auto"/>
            </w:tcBorders>
          </w:tcPr>
          <w:p w14:paraId="19EB75AC" w14:textId="77777777" w:rsidR="00CB4BEB" w:rsidRPr="00B87969" w:rsidRDefault="00CB4BEB" w:rsidP="003C0924">
            <w:pPr>
              <w:jc w:val="center"/>
              <w:rPr>
                <w:rFonts w:ascii="Trebuchet MS" w:hAnsi="Trebuchet MS" w:cs="Trebuchet MS"/>
                <w:sz w:val="18"/>
                <w:szCs w:val="18"/>
              </w:rPr>
            </w:pPr>
            <w:r w:rsidRPr="000F0B60">
              <w:rPr>
                <w:rFonts w:ascii="Trebuchet MS" w:hAnsi="Trebuchet MS" w:cs="Trebuchet MS"/>
                <w:sz w:val="18"/>
                <w:szCs w:val="18"/>
              </w:rPr>
              <w:t xml:space="preserve">1 </w:t>
            </w:r>
          </w:p>
        </w:tc>
        <w:tc>
          <w:tcPr>
            <w:tcW w:w="9082" w:type="dxa"/>
            <w:tcBorders>
              <w:top w:val="single" w:sz="4" w:space="0" w:color="auto"/>
              <w:left w:val="single" w:sz="4" w:space="0" w:color="auto"/>
              <w:bottom w:val="single" w:sz="4" w:space="0" w:color="auto"/>
            </w:tcBorders>
          </w:tcPr>
          <w:p w14:paraId="790E0DEB" w14:textId="77777777" w:rsidR="00CB4BEB" w:rsidRPr="00B87969" w:rsidRDefault="00CB4BEB" w:rsidP="003C0924">
            <w:pPr>
              <w:rPr>
                <w:rFonts w:ascii="Trebuchet MS" w:hAnsi="Trebuchet MS" w:cs="Trebuchet MS"/>
                <w:sz w:val="18"/>
                <w:szCs w:val="18"/>
              </w:rPr>
            </w:pPr>
            <w:r w:rsidRPr="002F5ACA">
              <w:rPr>
                <w:rFonts w:ascii="Trebuchet MS" w:hAnsi="Trebuchet MS" w:cs="Trebuchet MS"/>
                <w:sz w:val="18"/>
                <w:szCs w:val="18"/>
              </w:rPr>
              <w:t xml:space="preserve">Vandrerute certificeret af Deutsches </w:t>
            </w:r>
            <w:proofErr w:type="spellStart"/>
            <w:r w:rsidRPr="002F5ACA">
              <w:rPr>
                <w:rFonts w:ascii="Trebuchet MS" w:hAnsi="Trebuchet MS" w:cs="Trebuchet MS"/>
                <w:sz w:val="18"/>
                <w:szCs w:val="18"/>
              </w:rPr>
              <w:t>Wanderinstitut</w:t>
            </w:r>
            <w:proofErr w:type="spellEnd"/>
            <w:r w:rsidRPr="002F5ACA">
              <w:rPr>
                <w:rFonts w:ascii="Trebuchet MS" w:hAnsi="Trebuchet MS" w:cs="Trebuchet MS"/>
                <w:sz w:val="18"/>
                <w:szCs w:val="18"/>
              </w:rPr>
              <w:t>. https://www.wanderinstitut.de/deutsches-wandersiegel/premiumwegtypen/</w:t>
            </w:r>
          </w:p>
        </w:tc>
      </w:tr>
      <w:tr w:rsidR="00CB4BEB" w:rsidRPr="00B87969" w14:paraId="474C47D3" w14:textId="77777777" w:rsidTr="00261DB5">
        <w:trPr>
          <w:trHeight w:hRule="exact" w:val="520"/>
        </w:trPr>
        <w:tc>
          <w:tcPr>
            <w:tcW w:w="1140" w:type="dxa"/>
            <w:tcBorders>
              <w:top w:val="single" w:sz="4" w:space="0" w:color="auto"/>
              <w:left w:val="single" w:sz="4" w:space="0" w:color="auto"/>
              <w:bottom w:val="single" w:sz="4" w:space="0" w:color="auto"/>
              <w:right w:val="single" w:sz="4" w:space="0" w:color="auto"/>
            </w:tcBorders>
            <w:shd w:val="clear" w:color="auto" w:fill="D9D9D9"/>
            <w:vAlign w:val="bottom"/>
          </w:tcPr>
          <w:p w14:paraId="3EA954CF" w14:textId="77777777" w:rsidR="00CB4BEB" w:rsidRPr="005C51D3" w:rsidRDefault="00CB4BEB" w:rsidP="003C0924">
            <w:pPr>
              <w:jc w:val="center"/>
              <w:rPr>
                <w:rFonts w:ascii="Trebuchet MS" w:hAnsi="Trebuchet MS" w:cs="Trebuchet MS"/>
                <w:sz w:val="18"/>
                <w:szCs w:val="18"/>
              </w:rPr>
            </w:pPr>
            <w:r>
              <w:rPr>
                <w:rFonts w:ascii="Trebuchet MS" w:hAnsi="Trebuchet MS" w:cs="Trebuchet MS"/>
                <w:sz w:val="18"/>
                <w:szCs w:val="18"/>
              </w:rPr>
              <w:lastRenderedPageBreak/>
              <w:t>4</w:t>
            </w:r>
          </w:p>
        </w:tc>
        <w:tc>
          <w:tcPr>
            <w:tcW w:w="3023" w:type="dxa"/>
            <w:tcBorders>
              <w:top w:val="single" w:sz="4" w:space="0" w:color="auto"/>
              <w:left w:val="single" w:sz="4" w:space="0" w:color="auto"/>
              <w:bottom w:val="single" w:sz="4" w:space="0" w:color="auto"/>
            </w:tcBorders>
            <w:vAlign w:val="bottom"/>
          </w:tcPr>
          <w:p w14:paraId="012751E2" w14:textId="77777777" w:rsidR="00CB4BEB" w:rsidRPr="005C51D3" w:rsidRDefault="00CB4BEB" w:rsidP="003C0924">
            <w:pPr>
              <w:rPr>
                <w:rFonts w:ascii="Trebuchet MS" w:hAnsi="Trebuchet MS" w:cs="Trebuchet MS"/>
                <w:sz w:val="18"/>
                <w:szCs w:val="18"/>
              </w:rPr>
            </w:pPr>
            <w:proofErr w:type="spellStart"/>
            <w:r>
              <w:rPr>
                <w:rFonts w:ascii="Trebuchet MS" w:hAnsi="Trebuchet MS" w:cs="Trebuchet MS"/>
                <w:sz w:val="18"/>
                <w:szCs w:val="18"/>
              </w:rPr>
              <w:t>P</w:t>
            </w:r>
            <w:r w:rsidRPr="00D6495A">
              <w:rPr>
                <w:rFonts w:ascii="Trebuchet MS" w:hAnsi="Trebuchet MS" w:cs="Trebuchet MS"/>
                <w:sz w:val="18"/>
                <w:szCs w:val="18"/>
              </w:rPr>
              <w:t>remiumrute</w:t>
            </w:r>
            <w:proofErr w:type="spellEnd"/>
            <w:r w:rsidRPr="00D6495A">
              <w:rPr>
                <w:rFonts w:ascii="Trebuchet MS" w:hAnsi="Trebuchet MS" w:cs="Trebuchet MS"/>
                <w:sz w:val="18"/>
                <w:szCs w:val="18"/>
              </w:rPr>
              <w:t xml:space="preserve"> – </w:t>
            </w:r>
            <w:proofErr w:type="spellStart"/>
            <w:r w:rsidRPr="00D6495A">
              <w:rPr>
                <w:rFonts w:ascii="Trebuchet MS" w:hAnsi="Trebuchet MS" w:cs="Trebuchet MS"/>
                <w:sz w:val="18"/>
                <w:szCs w:val="18"/>
              </w:rPr>
              <w:t>byvandrerute</w:t>
            </w:r>
            <w:proofErr w:type="spellEnd"/>
          </w:p>
        </w:tc>
        <w:tc>
          <w:tcPr>
            <w:tcW w:w="613" w:type="dxa"/>
            <w:tcBorders>
              <w:top w:val="single" w:sz="4" w:space="0" w:color="auto"/>
              <w:left w:val="single" w:sz="4" w:space="0" w:color="auto"/>
              <w:bottom w:val="single" w:sz="4" w:space="0" w:color="auto"/>
              <w:right w:val="single" w:sz="4" w:space="0" w:color="auto"/>
            </w:tcBorders>
            <w:vAlign w:val="bottom"/>
          </w:tcPr>
          <w:p w14:paraId="5C7D05EB"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9082" w:type="dxa"/>
            <w:tcBorders>
              <w:top w:val="single" w:sz="4" w:space="0" w:color="auto"/>
              <w:left w:val="single" w:sz="4" w:space="0" w:color="auto"/>
              <w:bottom w:val="single" w:sz="4" w:space="0" w:color="auto"/>
            </w:tcBorders>
            <w:vAlign w:val="bottom"/>
          </w:tcPr>
          <w:p w14:paraId="4358F8C4" w14:textId="77777777" w:rsidR="00CB4BEB" w:rsidRPr="00B87969" w:rsidRDefault="00CB4BEB" w:rsidP="003C0924">
            <w:pPr>
              <w:rPr>
                <w:rFonts w:ascii="Trebuchet MS" w:hAnsi="Trebuchet MS" w:cs="Trebuchet MS"/>
                <w:sz w:val="18"/>
                <w:szCs w:val="18"/>
              </w:rPr>
            </w:pPr>
            <w:r w:rsidRPr="00D6495A">
              <w:rPr>
                <w:rFonts w:ascii="Trebuchet MS" w:hAnsi="Trebuchet MS" w:cs="Trebuchet MS"/>
                <w:sz w:val="18"/>
                <w:szCs w:val="18"/>
              </w:rPr>
              <w:t xml:space="preserve">Vandrerute certificeret af Deutsches </w:t>
            </w:r>
            <w:proofErr w:type="spellStart"/>
            <w:r w:rsidRPr="00D6495A">
              <w:rPr>
                <w:rFonts w:ascii="Trebuchet MS" w:hAnsi="Trebuchet MS" w:cs="Trebuchet MS"/>
                <w:sz w:val="18"/>
                <w:szCs w:val="18"/>
              </w:rPr>
              <w:t>Wanderinstitut</w:t>
            </w:r>
            <w:proofErr w:type="spellEnd"/>
            <w:r w:rsidRPr="00D6495A">
              <w:rPr>
                <w:rFonts w:ascii="Trebuchet MS" w:hAnsi="Trebuchet MS" w:cs="Trebuchet MS"/>
                <w:sz w:val="18"/>
                <w:szCs w:val="18"/>
              </w:rPr>
              <w:t xml:space="preserve">. </w:t>
            </w:r>
            <w:r w:rsidRPr="009978FB">
              <w:rPr>
                <w:rFonts w:ascii="Trebuchet MS" w:hAnsi="Trebuchet MS" w:cs="Trebuchet MS"/>
                <w:sz w:val="18"/>
                <w:szCs w:val="18"/>
              </w:rPr>
              <w:t>https://</w:t>
            </w:r>
            <w:r w:rsidRPr="00D6495A">
              <w:rPr>
                <w:rFonts w:ascii="Trebuchet MS" w:hAnsi="Trebuchet MS" w:cs="Trebuchet MS"/>
                <w:sz w:val="18"/>
                <w:szCs w:val="18"/>
              </w:rPr>
              <w:t>www.wanderinstitut.de/premium-stadtwanderwege/</w:t>
            </w:r>
          </w:p>
        </w:tc>
      </w:tr>
      <w:tr w:rsidR="00CB4BEB" w:rsidRPr="00B87969" w14:paraId="01DEEAB3" w14:textId="77777777" w:rsidTr="00261DB5">
        <w:trPr>
          <w:trHeight w:hRule="exact" w:val="285"/>
        </w:trPr>
        <w:tc>
          <w:tcPr>
            <w:tcW w:w="1140" w:type="dxa"/>
            <w:tcBorders>
              <w:top w:val="single" w:sz="4" w:space="0" w:color="auto"/>
              <w:left w:val="single" w:sz="4" w:space="0" w:color="auto"/>
              <w:bottom w:val="single" w:sz="4" w:space="0" w:color="auto"/>
              <w:right w:val="single" w:sz="4" w:space="0" w:color="auto"/>
            </w:tcBorders>
            <w:shd w:val="clear" w:color="auto" w:fill="D9D9D9"/>
            <w:vAlign w:val="bottom"/>
          </w:tcPr>
          <w:p w14:paraId="546C5493" w14:textId="77777777" w:rsidR="00CB4BEB" w:rsidRPr="005C51D3" w:rsidRDefault="00CB4BEB" w:rsidP="003C0924">
            <w:pPr>
              <w:jc w:val="center"/>
              <w:rPr>
                <w:rFonts w:ascii="Trebuchet MS" w:hAnsi="Trebuchet MS" w:cs="Trebuchet MS"/>
                <w:sz w:val="18"/>
                <w:szCs w:val="18"/>
              </w:rPr>
            </w:pPr>
            <w:r>
              <w:rPr>
                <w:rFonts w:ascii="Trebuchet MS" w:hAnsi="Trebuchet MS" w:cs="Trebuchet MS"/>
                <w:sz w:val="18"/>
                <w:szCs w:val="18"/>
              </w:rPr>
              <w:t>5</w:t>
            </w:r>
          </w:p>
        </w:tc>
        <w:tc>
          <w:tcPr>
            <w:tcW w:w="3023" w:type="dxa"/>
            <w:tcBorders>
              <w:top w:val="single" w:sz="4" w:space="0" w:color="auto"/>
              <w:left w:val="single" w:sz="4" w:space="0" w:color="auto"/>
              <w:bottom w:val="single" w:sz="4" w:space="0" w:color="auto"/>
            </w:tcBorders>
            <w:vAlign w:val="bottom"/>
          </w:tcPr>
          <w:p w14:paraId="5AF56CF5" w14:textId="77777777" w:rsidR="00CB4BEB" w:rsidRPr="005C51D3" w:rsidRDefault="00CB4BEB" w:rsidP="003C0924">
            <w:pPr>
              <w:rPr>
                <w:rFonts w:ascii="Trebuchet MS" w:hAnsi="Trebuchet MS" w:cs="Trebuchet MS"/>
                <w:sz w:val="18"/>
                <w:szCs w:val="18"/>
              </w:rPr>
            </w:pPr>
            <w:proofErr w:type="spellStart"/>
            <w:r w:rsidRPr="00D6495A">
              <w:rPr>
                <w:rFonts w:ascii="Trebuchet MS" w:hAnsi="Trebuchet MS" w:cs="Trebuchet MS"/>
                <w:sz w:val="18"/>
                <w:szCs w:val="18"/>
              </w:rPr>
              <w:t>Leading</w:t>
            </w:r>
            <w:proofErr w:type="spellEnd"/>
            <w:r w:rsidRPr="00D6495A">
              <w:rPr>
                <w:rFonts w:ascii="Trebuchet MS" w:hAnsi="Trebuchet MS" w:cs="Trebuchet MS"/>
                <w:sz w:val="18"/>
                <w:szCs w:val="18"/>
              </w:rPr>
              <w:t xml:space="preserve"> </w:t>
            </w:r>
            <w:proofErr w:type="spellStart"/>
            <w:r w:rsidRPr="00D6495A">
              <w:rPr>
                <w:rFonts w:ascii="Trebuchet MS" w:hAnsi="Trebuchet MS" w:cs="Trebuchet MS"/>
                <w:sz w:val="18"/>
                <w:szCs w:val="18"/>
              </w:rPr>
              <w:t>Quality</w:t>
            </w:r>
            <w:proofErr w:type="spellEnd"/>
            <w:r w:rsidRPr="00D6495A">
              <w:rPr>
                <w:rFonts w:ascii="Trebuchet MS" w:hAnsi="Trebuchet MS" w:cs="Trebuchet MS"/>
                <w:sz w:val="18"/>
                <w:szCs w:val="18"/>
              </w:rPr>
              <w:t xml:space="preserve"> </w:t>
            </w:r>
            <w:proofErr w:type="spellStart"/>
            <w:r w:rsidRPr="00D6495A">
              <w:rPr>
                <w:rFonts w:ascii="Trebuchet MS" w:hAnsi="Trebuchet MS" w:cs="Trebuchet MS"/>
                <w:sz w:val="18"/>
                <w:szCs w:val="18"/>
              </w:rPr>
              <w:t>Trail</w:t>
            </w:r>
            <w:proofErr w:type="spellEnd"/>
          </w:p>
        </w:tc>
        <w:tc>
          <w:tcPr>
            <w:tcW w:w="613" w:type="dxa"/>
            <w:tcBorders>
              <w:top w:val="single" w:sz="4" w:space="0" w:color="auto"/>
              <w:left w:val="single" w:sz="4" w:space="0" w:color="auto"/>
              <w:bottom w:val="single" w:sz="4" w:space="0" w:color="auto"/>
              <w:right w:val="single" w:sz="4" w:space="0" w:color="auto"/>
            </w:tcBorders>
            <w:vAlign w:val="bottom"/>
          </w:tcPr>
          <w:p w14:paraId="1461DFE1"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9082" w:type="dxa"/>
            <w:tcBorders>
              <w:top w:val="single" w:sz="4" w:space="0" w:color="auto"/>
              <w:left w:val="single" w:sz="4" w:space="0" w:color="auto"/>
              <w:bottom w:val="single" w:sz="4" w:space="0" w:color="auto"/>
            </w:tcBorders>
            <w:vAlign w:val="bottom"/>
          </w:tcPr>
          <w:p w14:paraId="09D66B4C" w14:textId="77777777" w:rsidR="00CB4BEB" w:rsidRPr="00261DB5" w:rsidRDefault="00CB4BEB" w:rsidP="003C0924">
            <w:pPr>
              <w:pStyle w:val="Default"/>
              <w:rPr>
                <w:rFonts w:ascii="Trebuchet MS" w:eastAsiaTheme="minorEastAsia" w:hAnsi="Trebuchet MS" w:cs="Trebuchet MS"/>
                <w:color w:val="767171"/>
                <w:sz w:val="18"/>
                <w:szCs w:val="18"/>
                <w:lang w:eastAsia="en-US"/>
              </w:rPr>
            </w:pPr>
            <w:r w:rsidRPr="00261DB5">
              <w:rPr>
                <w:rFonts w:ascii="Trebuchet MS" w:eastAsiaTheme="minorEastAsia" w:hAnsi="Trebuchet MS" w:cs="Trebuchet MS"/>
                <w:color w:val="767171"/>
                <w:sz w:val="18"/>
                <w:szCs w:val="18"/>
                <w:lang w:eastAsia="en-US"/>
              </w:rPr>
              <w:t xml:space="preserve">Vandrerute certificeret efter European </w:t>
            </w:r>
            <w:proofErr w:type="spellStart"/>
            <w:r w:rsidRPr="00261DB5">
              <w:rPr>
                <w:rFonts w:ascii="Trebuchet MS" w:eastAsiaTheme="minorEastAsia" w:hAnsi="Trebuchet MS" w:cs="Trebuchet MS"/>
                <w:color w:val="767171"/>
                <w:sz w:val="18"/>
                <w:szCs w:val="18"/>
                <w:lang w:eastAsia="en-US"/>
              </w:rPr>
              <w:t>Ramblers</w:t>
            </w:r>
            <w:proofErr w:type="spellEnd"/>
            <w:r w:rsidRPr="00261DB5">
              <w:rPr>
                <w:rFonts w:ascii="Trebuchet MS" w:eastAsiaTheme="minorEastAsia" w:hAnsi="Trebuchet MS" w:cs="Trebuchet MS"/>
                <w:color w:val="767171"/>
                <w:sz w:val="18"/>
                <w:szCs w:val="18"/>
                <w:lang w:eastAsia="en-US"/>
              </w:rPr>
              <w:t xml:space="preserve"> </w:t>
            </w:r>
            <w:proofErr w:type="spellStart"/>
            <w:r w:rsidRPr="00261DB5">
              <w:rPr>
                <w:rFonts w:ascii="Trebuchet MS" w:eastAsiaTheme="minorEastAsia" w:hAnsi="Trebuchet MS" w:cs="Trebuchet MS"/>
                <w:color w:val="767171"/>
                <w:sz w:val="18"/>
                <w:szCs w:val="18"/>
                <w:lang w:eastAsia="en-US"/>
              </w:rPr>
              <w:t>Associaltions</w:t>
            </w:r>
            <w:proofErr w:type="spellEnd"/>
            <w:r w:rsidRPr="00261DB5">
              <w:rPr>
                <w:rFonts w:ascii="Trebuchet MS" w:eastAsiaTheme="minorEastAsia" w:hAnsi="Trebuchet MS" w:cs="Trebuchet MS"/>
                <w:color w:val="767171"/>
                <w:sz w:val="18"/>
                <w:szCs w:val="18"/>
                <w:lang w:eastAsia="en-US"/>
              </w:rPr>
              <w:t xml:space="preserve"> ordning. </w:t>
            </w:r>
            <w:hyperlink r:id="rId48" w:history="1">
              <w:r w:rsidRPr="00261DB5">
                <w:rPr>
                  <w:rFonts w:ascii="Trebuchet MS" w:eastAsiaTheme="minorEastAsia" w:hAnsi="Trebuchet MS" w:cs="Trebuchet MS"/>
                  <w:color w:val="767171"/>
                  <w:sz w:val="18"/>
                  <w:szCs w:val="18"/>
                  <w:lang w:eastAsia="en-US"/>
                </w:rPr>
                <w:t>https://www.era-ewv-ferp.org/lqt/</w:t>
              </w:r>
            </w:hyperlink>
          </w:p>
        </w:tc>
      </w:tr>
      <w:tr w:rsidR="00CB4BEB" w:rsidRPr="00B87969" w14:paraId="702E11F8" w14:textId="77777777" w:rsidTr="003C0924">
        <w:trPr>
          <w:trHeight w:hRule="exact" w:val="291"/>
        </w:trPr>
        <w:tc>
          <w:tcPr>
            <w:tcW w:w="1140" w:type="dxa"/>
            <w:tcBorders>
              <w:top w:val="single" w:sz="4" w:space="0" w:color="auto"/>
              <w:left w:val="single" w:sz="4" w:space="0" w:color="auto"/>
              <w:bottom w:val="single" w:sz="4" w:space="0" w:color="auto"/>
              <w:right w:val="single" w:sz="4" w:space="0" w:color="auto"/>
            </w:tcBorders>
            <w:shd w:val="clear" w:color="auto" w:fill="D9D9D9"/>
            <w:vAlign w:val="bottom"/>
          </w:tcPr>
          <w:p w14:paraId="5FDE8F52" w14:textId="77777777" w:rsidR="00CB4BEB" w:rsidRPr="005C51D3" w:rsidRDefault="00CB4BEB" w:rsidP="003C0924">
            <w:pPr>
              <w:jc w:val="center"/>
              <w:rPr>
                <w:rFonts w:ascii="Trebuchet MS" w:hAnsi="Trebuchet MS" w:cs="Trebuchet MS"/>
                <w:sz w:val="18"/>
                <w:szCs w:val="18"/>
              </w:rPr>
            </w:pPr>
            <w:r>
              <w:rPr>
                <w:rFonts w:ascii="Trebuchet MS" w:hAnsi="Trebuchet MS" w:cs="Trebuchet MS"/>
                <w:sz w:val="18"/>
                <w:szCs w:val="18"/>
              </w:rPr>
              <w:t>6</w:t>
            </w:r>
          </w:p>
        </w:tc>
        <w:tc>
          <w:tcPr>
            <w:tcW w:w="3023" w:type="dxa"/>
            <w:tcBorders>
              <w:top w:val="single" w:sz="4" w:space="0" w:color="auto"/>
              <w:left w:val="single" w:sz="4" w:space="0" w:color="auto"/>
              <w:bottom w:val="single" w:sz="4" w:space="0" w:color="auto"/>
            </w:tcBorders>
            <w:vAlign w:val="bottom"/>
          </w:tcPr>
          <w:p w14:paraId="782D22C4" w14:textId="77777777" w:rsidR="00CB4BEB" w:rsidRPr="005C51D3" w:rsidRDefault="00CB4BEB" w:rsidP="003C0924">
            <w:pPr>
              <w:rPr>
                <w:rFonts w:ascii="Trebuchet MS" w:hAnsi="Trebuchet MS" w:cs="Trebuchet MS"/>
                <w:sz w:val="18"/>
                <w:szCs w:val="18"/>
              </w:rPr>
            </w:pPr>
            <w:r w:rsidRPr="00D6495A">
              <w:rPr>
                <w:rFonts w:ascii="Trebuchet MS" w:hAnsi="Trebuchet MS" w:cs="Trebuchet MS"/>
                <w:sz w:val="18"/>
                <w:szCs w:val="18"/>
              </w:rPr>
              <w:t>Kvalitetssti – Vandresti</w:t>
            </w:r>
          </w:p>
        </w:tc>
        <w:tc>
          <w:tcPr>
            <w:tcW w:w="613" w:type="dxa"/>
            <w:tcBorders>
              <w:top w:val="single" w:sz="4" w:space="0" w:color="auto"/>
              <w:left w:val="single" w:sz="4" w:space="0" w:color="auto"/>
              <w:bottom w:val="single" w:sz="4" w:space="0" w:color="auto"/>
              <w:right w:val="single" w:sz="4" w:space="0" w:color="auto"/>
            </w:tcBorders>
            <w:vAlign w:val="bottom"/>
          </w:tcPr>
          <w:p w14:paraId="769BB236"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9082" w:type="dxa"/>
            <w:tcBorders>
              <w:top w:val="single" w:sz="4" w:space="0" w:color="auto"/>
              <w:left w:val="single" w:sz="4" w:space="0" w:color="auto"/>
              <w:bottom w:val="single" w:sz="4" w:space="0" w:color="auto"/>
            </w:tcBorders>
            <w:vAlign w:val="bottom"/>
          </w:tcPr>
          <w:p w14:paraId="4E10A8F1" w14:textId="77777777" w:rsidR="00CB4BEB" w:rsidRPr="00B87969" w:rsidRDefault="00CB4BEB" w:rsidP="003C0924">
            <w:pPr>
              <w:rPr>
                <w:rFonts w:ascii="Trebuchet MS" w:hAnsi="Trebuchet MS" w:cs="Trebuchet MS"/>
                <w:sz w:val="18"/>
                <w:szCs w:val="18"/>
              </w:rPr>
            </w:pPr>
            <w:r w:rsidRPr="002F5ACA">
              <w:rPr>
                <w:rFonts w:ascii="Trebuchet MS" w:hAnsi="Trebuchet MS" w:cs="Trebuchet MS"/>
                <w:sz w:val="18"/>
                <w:szCs w:val="18"/>
              </w:rPr>
              <w:t xml:space="preserve">Vandrerute godkendt af Dansk </w:t>
            </w:r>
            <w:proofErr w:type="spellStart"/>
            <w:r w:rsidRPr="002F5ACA">
              <w:rPr>
                <w:rFonts w:ascii="Trebuchet MS" w:hAnsi="Trebuchet MS" w:cs="Trebuchet MS"/>
                <w:sz w:val="18"/>
                <w:szCs w:val="18"/>
              </w:rPr>
              <w:t>Vandrelaug</w:t>
            </w:r>
            <w:proofErr w:type="spellEnd"/>
            <w:r w:rsidRPr="002F5ACA">
              <w:rPr>
                <w:rFonts w:ascii="Trebuchet MS" w:hAnsi="Trebuchet MS" w:cs="Trebuchet MS"/>
                <w:sz w:val="18"/>
                <w:szCs w:val="18"/>
              </w:rPr>
              <w:t xml:space="preserve"> https://dvl.dk/kvalitetssti/</w:t>
            </w:r>
          </w:p>
        </w:tc>
      </w:tr>
      <w:tr w:rsidR="00CB4BEB" w:rsidRPr="00B87969" w14:paraId="232045CA" w14:textId="77777777" w:rsidTr="003C0924">
        <w:trPr>
          <w:trHeight w:hRule="exact" w:val="255"/>
        </w:trPr>
        <w:tc>
          <w:tcPr>
            <w:tcW w:w="1140" w:type="dxa"/>
            <w:tcBorders>
              <w:top w:val="single" w:sz="4" w:space="0" w:color="auto"/>
              <w:left w:val="single" w:sz="4" w:space="0" w:color="auto"/>
              <w:bottom w:val="single" w:sz="4" w:space="0" w:color="auto"/>
              <w:right w:val="single" w:sz="4" w:space="0" w:color="auto"/>
            </w:tcBorders>
            <w:shd w:val="clear" w:color="auto" w:fill="D9D9D9"/>
            <w:vAlign w:val="bottom"/>
          </w:tcPr>
          <w:p w14:paraId="327450EE" w14:textId="77777777" w:rsidR="00CB4BEB" w:rsidRPr="005C51D3" w:rsidRDefault="00CB4BEB" w:rsidP="003C0924">
            <w:pPr>
              <w:jc w:val="center"/>
              <w:rPr>
                <w:rFonts w:ascii="Trebuchet MS" w:hAnsi="Trebuchet MS" w:cs="Trebuchet MS"/>
                <w:sz w:val="18"/>
                <w:szCs w:val="18"/>
              </w:rPr>
            </w:pPr>
            <w:r>
              <w:rPr>
                <w:rFonts w:ascii="Trebuchet MS" w:hAnsi="Trebuchet MS" w:cs="Trebuchet MS"/>
                <w:sz w:val="18"/>
                <w:szCs w:val="18"/>
              </w:rPr>
              <w:t>7</w:t>
            </w:r>
          </w:p>
        </w:tc>
        <w:tc>
          <w:tcPr>
            <w:tcW w:w="3023" w:type="dxa"/>
            <w:tcBorders>
              <w:top w:val="single" w:sz="4" w:space="0" w:color="auto"/>
              <w:left w:val="single" w:sz="4" w:space="0" w:color="auto"/>
              <w:bottom w:val="single" w:sz="4" w:space="0" w:color="auto"/>
            </w:tcBorders>
            <w:vAlign w:val="bottom"/>
          </w:tcPr>
          <w:p w14:paraId="33517B6D" w14:textId="77777777" w:rsidR="00CB4BEB" w:rsidRPr="005C51D3" w:rsidRDefault="00CB4BEB" w:rsidP="003C0924">
            <w:pPr>
              <w:rPr>
                <w:rFonts w:ascii="Trebuchet MS" w:hAnsi="Trebuchet MS" w:cs="Trebuchet MS"/>
                <w:sz w:val="18"/>
                <w:szCs w:val="18"/>
              </w:rPr>
            </w:pPr>
            <w:r w:rsidRPr="00D6495A">
              <w:rPr>
                <w:rFonts w:ascii="Trebuchet MS" w:hAnsi="Trebuchet MS" w:cs="Trebuchet MS"/>
                <w:sz w:val="18"/>
                <w:szCs w:val="18"/>
              </w:rPr>
              <w:t>Kvalitetssti –</w:t>
            </w:r>
            <w:r>
              <w:rPr>
                <w:rFonts w:ascii="Trebuchet MS" w:hAnsi="Trebuchet MS" w:cs="Trebuchet MS"/>
                <w:sz w:val="18"/>
                <w:szCs w:val="18"/>
              </w:rPr>
              <w:t xml:space="preserve"> </w:t>
            </w:r>
            <w:r w:rsidRPr="00D6495A">
              <w:rPr>
                <w:rFonts w:ascii="Trebuchet MS" w:hAnsi="Trebuchet MS" w:cs="Trebuchet MS"/>
                <w:sz w:val="18"/>
                <w:szCs w:val="18"/>
              </w:rPr>
              <w:t>Natursti</w:t>
            </w:r>
          </w:p>
        </w:tc>
        <w:tc>
          <w:tcPr>
            <w:tcW w:w="613" w:type="dxa"/>
            <w:tcBorders>
              <w:top w:val="single" w:sz="4" w:space="0" w:color="auto"/>
              <w:left w:val="single" w:sz="4" w:space="0" w:color="auto"/>
              <w:bottom w:val="single" w:sz="4" w:space="0" w:color="auto"/>
              <w:right w:val="single" w:sz="4" w:space="0" w:color="auto"/>
            </w:tcBorders>
            <w:vAlign w:val="bottom"/>
          </w:tcPr>
          <w:p w14:paraId="57F8CA94"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9082" w:type="dxa"/>
            <w:tcBorders>
              <w:top w:val="single" w:sz="4" w:space="0" w:color="auto"/>
              <w:left w:val="single" w:sz="4" w:space="0" w:color="auto"/>
              <w:bottom w:val="single" w:sz="4" w:space="0" w:color="auto"/>
            </w:tcBorders>
            <w:vAlign w:val="bottom"/>
          </w:tcPr>
          <w:p w14:paraId="7E8082A1" w14:textId="77777777" w:rsidR="00CB4BEB" w:rsidRPr="00B87969" w:rsidRDefault="00CB4BEB" w:rsidP="003C0924">
            <w:pPr>
              <w:rPr>
                <w:rFonts w:ascii="Trebuchet MS" w:hAnsi="Trebuchet MS" w:cs="Trebuchet MS"/>
                <w:sz w:val="18"/>
                <w:szCs w:val="18"/>
              </w:rPr>
            </w:pPr>
            <w:r w:rsidRPr="002F5ACA">
              <w:rPr>
                <w:rFonts w:ascii="Trebuchet MS" w:hAnsi="Trebuchet MS" w:cs="Trebuchet MS"/>
                <w:sz w:val="18"/>
                <w:szCs w:val="18"/>
              </w:rPr>
              <w:t xml:space="preserve">Vandrerute godkendt af Dansk </w:t>
            </w:r>
            <w:proofErr w:type="spellStart"/>
            <w:r w:rsidRPr="002F5ACA">
              <w:rPr>
                <w:rFonts w:ascii="Trebuchet MS" w:hAnsi="Trebuchet MS" w:cs="Trebuchet MS"/>
                <w:sz w:val="18"/>
                <w:szCs w:val="18"/>
              </w:rPr>
              <w:t>Vandrelaug</w:t>
            </w:r>
            <w:proofErr w:type="spellEnd"/>
            <w:r w:rsidRPr="002F5ACA">
              <w:rPr>
                <w:rFonts w:ascii="Trebuchet MS" w:hAnsi="Trebuchet MS" w:cs="Trebuchet MS"/>
                <w:sz w:val="18"/>
                <w:szCs w:val="18"/>
              </w:rPr>
              <w:t xml:space="preserve"> https://dvl.dk/kvalitetssti/</w:t>
            </w:r>
          </w:p>
        </w:tc>
      </w:tr>
      <w:tr w:rsidR="00CB4BEB" w:rsidRPr="00B87969" w14:paraId="52C4FBF8" w14:textId="77777777" w:rsidTr="003C0924">
        <w:trPr>
          <w:trHeight w:hRule="exact" w:val="255"/>
        </w:trPr>
        <w:tc>
          <w:tcPr>
            <w:tcW w:w="1140" w:type="dxa"/>
            <w:tcBorders>
              <w:top w:val="single" w:sz="4" w:space="0" w:color="auto"/>
              <w:left w:val="single" w:sz="4" w:space="0" w:color="auto"/>
              <w:bottom w:val="single" w:sz="4" w:space="0" w:color="auto"/>
              <w:right w:val="single" w:sz="4" w:space="0" w:color="auto"/>
            </w:tcBorders>
            <w:shd w:val="clear" w:color="auto" w:fill="D9D9D9"/>
            <w:vAlign w:val="bottom"/>
          </w:tcPr>
          <w:p w14:paraId="28220E0E" w14:textId="77777777" w:rsidR="00CB4BEB" w:rsidRPr="005C51D3" w:rsidRDefault="00CB4BEB" w:rsidP="003C0924">
            <w:pPr>
              <w:jc w:val="center"/>
              <w:rPr>
                <w:rFonts w:ascii="Trebuchet MS" w:hAnsi="Trebuchet MS" w:cs="Trebuchet MS"/>
                <w:sz w:val="18"/>
                <w:szCs w:val="18"/>
              </w:rPr>
            </w:pPr>
            <w:r>
              <w:rPr>
                <w:rFonts w:ascii="Trebuchet MS" w:hAnsi="Trebuchet MS" w:cs="Trebuchet MS"/>
                <w:sz w:val="18"/>
                <w:szCs w:val="18"/>
              </w:rPr>
              <w:t>8</w:t>
            </w:r>
          </w:p>
        </w:tc>
        <w:tc>
          <w:tcPr>
            <w:tcW w:w="3023" w:type="dxa"/>
            <w:tcBorders>
              <w:top w:val="single" w:sz="4" w:space="0" w:color="auto"/>
              <w:left w:val="single" w:sz="4" w:space="0" w:color="auto"/>
              <w:bottom w:val="single" w:sz="4" w:space="0" w:color="auto"/>
            </w:tcBorders>
            <w:vAlign w:val="bottom"/>
          </w:tcPr>
          <w:p w14:paraId="3D82075A" w14:textId="77777777" w:rsidR="00CB4BEB" w:rsidRPr="005C51D3" w:rsidRDefault="00CB4BEB" w:rsidP="003C0924">
            <w:pPr>
              <w:rPr>
                <w:rFonts w:ascii="Trebuchet MS" w:hAnsi="Trebuchet MS" w:cs="Trebuchet MS"/>
                <w:sz w:val="18"/>
                <w:szCs w:val="18"/>
              </w:rPr>
            </w:pPr>
            <w:r w:rsidRPr="00D6495A">
              <w:rPr>
                <w:rFonts w:ascii="Trebuchet MS" w:hAnsi="Trebuchet MS" w:cs="Trebuchet MS"/>
                <w:sz w:val="18"/>
                <w:szCs w:val="18"/>
              </w:rPr>
              <w:t>Kvalitetssti –</w:t>
            </w:r>
            <w:r>
              <w:rPr>
                <w:rFonts w:ascii="Trebuchet MS" w:hAnsi="Trebuchet MS" w:cs="Trebuchet MS"/>
                <w:sz w:val="18"/>
                <w:szCs w:val="18"/>
              </w:rPr>
              <w:t xml:space="preserve"> </w:t>
            </w:r>
            <w:r w:rsidRPr="00D6495A">
              <w:rPr>
                <w:rFonts w:ascii="Trebuchet MS" w:hAnsi="Trebuchet MS" w:cs="Trebuchet MS"/>
                <w:sz w:val="18"/>
                <w:szCs w:val="18"/>
              </w:rPr>
              <w:t>Kultursti</w:t>
            </w:r>
          </w:p>
        </w:tc>
        <w:tc>
          <w:tcPr>
            <w:tcW w:w="613" w:type="dxa"/>
            <w:tcBorders>
              <w:top w:val="single" w:sz="4" w:space="0" w:color="auto"/>
              <w:left w:val="single" w:sz="4" w:space="0" w:color="auto"/>
              <w:bottom w:val="single" w:sz="4" w:space="0" w:color="auto"/>
              <w:right w:val="single" w:sz="4" w:space="0" w:color="auto"/>
            </w:tcBorders>
            <w:vAlign w:val="bottom"/>
          </w:tcPr>
          <w:p w14:paraId="4060E07C"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9082" w:type="dxa"/>
            <w:tcBorders>
              <w:top w:val="single" w:sz="4" w:space="0" w:color="auto"/>
              <w:left w:val="single" w:sz="4" w:space="0" w:color="auto"/>
              <w:bottom w:val="single" w:sz="4" w:space="0" w:color="auto"/>
            </w:tcBorders>
            <w:vAlign w:val="bottom"/>
          </w:tcPr>
          <w:p w14:paraId="5F90D840" w14:textId="77777777" w:rsidR="00CB4BEB" w:rsidRPr="00B87969" w:rsidRDefault="00CB4BEB" w:rsidP="003C0924">
            <w:pPr>
              <w:rPr>
                <w:rFonts w:ascii="Trebuchet MS" w:hAnsi="Trebuchet MS" w:cs="Trebuchet MS"/>
                <w:sz w:val="18"/>
                <w:szCs w:val="18"/>
              </w:rPr>
            </w:pPr>
            <w:r w:rsidRPr="002F5ACA">
              <w:rPr>
                <w:rFonts w:ascii="Trebuchet MS" w:hAnsi="Trebuchet MS" w:cs="Trebuchet MS"/>
                <w:sz w:val="18"/>
                <w:szCs w:val="18"/>
              </w:rPr>
              <w:t xml:space="preserve">Vandrerute godkendt af Dansk </w:t>
            </w:r>
            <w:proofErr w:type="spellStart"/>
            <w:r w:rsidRPr="002F5ACA">
              <w:rPr>
                <w:rFonts w:ascii="Trebuchet MS" w:hAnsi="Trebuchet MS" w:cs="Trebuchet MS"/>
                <w:sz w:val="18"/>
                <w:szCs w:val="18"/>
              </w:rPr>
              <w:t>Vandrelaug</w:t>
            </w:r>
            <w:proofErr w:type="spellEnd"/>
            <w:r w:rsidRPr="002F5ACA">
              <w:rPr>
                <w:rFonts w:ascii="Trebuchet MS" w:hAnsi="Trebuchet MS" w:cs="Trebuchet MS"/>
                <w:sz w:val="18"/>
                <w:szCs w:val="18"/>
              </w:rPr>
              <w:t xml:space="preserve"> https://dvl.dk/kvalitetssti/</w:t>
            </w:r>
          </w:p>
        </w:tc>
      </w:tr>
      <w:tr w:rsidR="00CB4BEB" w:rsidRPr="00B87969" w14:paraId="22207FB9" w14:textId="77777777" w:rsidTr="003C0924">
        <w:trPr>
          <w:trHeight w:hRule="exact" w:val="255"/>
        </w:trPr>
        <w:tc>
          <w:tcPr>
            <w:tcW w:w="1140" w:type="dxa"/>
            <w:tcBorders>
              <w:top w:val="single" w:sz="4" w:space="0" w:color="auto"/>
              <w:left w:val="single" w:sz="4" w:space="0" w:color="auto"/>
              <w:bottom w:val="single" w:sz="4" w:space="0" w:color="auto"/>
              <w:right w:val="single" w:sz="4" w:space="0" w:color="auto"/>
            </w:tcBorders>
            <w:shd w:val="clear" w:color="auto" w:fill="D9D9D9"/>
            <w:vAlign w:val="bottom"/>
          </w:tcPr>
          <w:p w14:paraId="6A03486F"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9</w:t>
            </w:r>
          </w:p>
        </w:tc>
        <w:tc>
          <w:tcPr>
            <w:tcW w:w="3023" w:type="dxa"/>
            <w:tcBorders>
              <w:top w:val="single" w:sz="4" w:space="0" w:color="auto"/>
              <w:left w:val="single" w:sz="4" w:space="0" w:color="auto"/>
              <w:bottom w:val="single" w:sz="4" w:space="0" w:color="auto"/>
            </w:tcBorders>
            <w:vAlign w:val="bottom"/>
          </w:tcPr>
          <w:p w14:paraId="1AFEC762" w14:textId="77777777" w:rsidR="00CB4BEB" w:rsidRPr="005C51D3" w:rsidRDefault="00CB4BEB" w:rsidP="003C0924">
            <w:pPr>
              <w:rPr>
                <w:rFonts w:ascii="Trebuchet MS" w:hAnsi="Trebuchet MS" w:cs="Trebuchet MS"/>
                <w:sz w:val="18"/>
                <w:szCs w:val="18"/>
              </w:rPr>
            </w:pPr>
            <w:r w:rsidRPr="00D6495A">
              <w:rPr>
                <w:rFonts w:ascii="Trebuchet MS" w:hAnsi="Trebuchet MS" w:cs="Trebuchet MS"/>
                <w:sz w:val="18"/>
                <w:szCs w:val="18"/>
              </w:rPr>
              <w:t>Kvalitetssti –</w:t>
            </w:r>
            <w:r>
              <w:rPr>
                <w:rFonts w:ascii="Trebuchet MS" w:hAnsi="Trebuchet MS" w:cs="Trebuchet MS"/>
                <w:sz w:val="18"/>
                <w:szCs w:val="18"/>
              </w:rPr>
              <w:t xml:space="preserve"> </w:t>
            </w:r>
            <w:r w:rsidRPr="00D6495A">
              <w:rPr>
                <w:rFonts w:ascii="Trebuchet MS" w:hAnsi="Trebuchet MS" w:cs="Trebuchet MS"/>
                <w:sz w:val="18"/>
                <w:szCs w:val="18"/>
              </w:rPr>
              <w:t>Gastronomisk sti</w:t>
            </w:r>
          </w:p>
        </w:tc>
        <w:tc>
          <w:tcPr>
            <w:tcW w:w="613" w:type="dxa"/>
            <w:tcBorders>
              <w:top w:val="single" w:sz="4" w:space="0" w:color="auto"/>
              <w:left w:val="single" w:sz="4" w:space="0" w:color="auto"/>
              <w:bottom w:val="single" w:sz="4" w:space="0" w:color="auto"/>
              <w:right w:val="single" w:sz="4" w:space="0" w:color="auto"/>
            </w:tcBorders>
            <w:vAlign w:val="bottom"/>
          </w:tcPr>
          <w:p w14:paraId="3B33B426"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9082" w:type="dxa"/>
            <w:tcBorders>
              <w:top w:val="single" w:sz="4" w:space="0" w:color="auto"/>
              <w:left w:val="single" w:sz="4" w:space="0" w:color="auto"/>
              <w:bottom w:val="single" w:sz="4" w:space="0" w:color="auto"/>
            </w:tcBorders>
            <w:vAlign w:val="bottom"/>
          </w:tcPr>
          <w:p w14:paraId="4992DC76" w14:textId="77777777" w:rsidR="00CB4BEB" w:rsidRPr="00B87969" w:rsidRDefault="00CB4BEB" w:rsidP="003C0924">
            <w:pPr>
              <w:rPr>
                <w:rFonts w:ascii="Trebuchet MS" w:hAnsi="Trebuchet MS" w:cs="Trebuchet MS"/>
                <w:sz w:val="18"/>
                <w:szCs w:val="18"/>
              </w:rPr>
            </w:pPr>
            <w:r w:rsidRPr="002F5ACA">
              <w:rPr>
                <w:rFonts w:ascii="Trebuchet MS" w:hAnsi="Trebuchet MS" w:cs="Trebuchet MS"/>
                <w:sz w:val="18"/>
                <w:szCs w:val="18"/>
              </w:rPr>
              <w:t xml:space="preserve">Vandrerute godkendt af Dansk </w:t>
            </w:r>
            <w:proofErr w:type="spellStart"/>
            <w:r w:rsidRPr="002F5ACA">
              <w:rPr>
                <w:rFonts w:ascii="Trebuchet MS" w:hAnsi="Trebuchet MS" w:cs="Trebuchet MS"/>
                <w:sz w:val="18"/>
                <w:szCs w:val="18"/>
              </w:rPr>
              <w:t>Vandrelaug</w:t>
            </w:r>
            <w:proofErr w:type="spellEnd"/>
            <w:r w:rsidRPr="002F5ACA">
              <w:rPr>
                <w:rFonts w:ascii="Trebuchet MS" w:hAnsi="Trebuchet MS" w:cs="Trebuchet MS"/>
                <w:sz w:val="18"/>
                <w:szCs w:val="18"/>
              </w:rPr>
              <w:t xml:space="preserve"> https://dvl.dk/kvalitetssti/</w:t>
            </w:r>
          </w:p>
        </w:tc>
      </w:tr>
      <w:tr w:rsidR="00CB4BEB" w:rsidRPr="00B87969" w14:paraId="25DB57F8" w14:textId="77777777" w:rsidTr="003C0924">
        <w:trPr>
          <w:trHeight w:hRule="exact" w:val="255"/>
        </w:trPr>
        <w:tc>
          <w:tcPr>
            <w:tcW w:w="1140" w:type="dxa"/>
            <w:tcBorders>
              <w:top w:val="single" w:sz="4" w:space="0" w:color="auto"/>
              <w:left w:val="single" w:sz="4" w:space="0" w:color="auto"/>
              <w:bottom w:val="single" w:sz="4" w:space="0" w:color="auto"/>
              <w:right w:val="single" w:sz="4" w:space="0" w:color="auto"/>
            </w:tcBorders>
            <w:shd w:val="clear" w:color="auto" w:fill="D9D9D9"/>
            <w:vAlign w:val="bottom"/>
          </w:tcPr>
          <w:p w14:paraId="53D0A26A"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10</w:t>
            </w:r>
          </w:p>
        </w:tc>
        <w:tc>
          <w:tcPr>
            <w:tcW w:w="3023" w:type="dxa"/>
            <w:tcBorders>
              <w:top w:val="single" w:sz="4" w:space="0" w:color="auto"/>
              <w:left w:val="single" w:sz="4" w:space="0" w:color="auto"/>
              <w:bottom w:val="single" w:sz="4" w:space="0" w:color="auto"/>
            </w:tcBorders>
            <w:vAlign w:val="bottom"/>
          </w:tcPr>
          <w:p w14:paraId="05F39DEB" w14:textId="77777777" w:rsidR="00CB4BEB" w:rsidRPr="005C51D3" w:rsidRDefault="00CB4BEB" w:rsidP="003C0924">
            <w:pPr>
              <w:rPr>
                <w:rFonts w:ascii="Trebuchet MS" w:hAnsi="Trebuchet MS" w:cs="Trebuchet MS"/>
                <w:sz w:val="18"/>
                <w:szCs w:val="18"/>
              </w:rPr>
            </w:pPr>
            <w:r w:rsidRPr="00D6495A">
              <w:rPr>
                <w:rFonts w:ascii="Trebuchet MS" w:hAnsi="Trebuchet MS" w:cs="Trebuchet MS"/>
                <w:sz w:val="18"/>
                <w:szCs w:val="18"/>
              </w:rPr>
              <w:t>Kvalitetssti –</w:t>
            </w:r>
            <w:r>
              <w:rPr>
                <w:rFonts w:ascii="Trebuchet MS" w:hAnsi="Trebuchet MS" w:cs="Trebuchet MS"/>
                <w:sz w:val="18"/>
                <w:szCs w:val="18"/>
              </w:rPr>
              <w:t xml:space="preserve"> </w:t>
            </w:r>
            <w:r w:rsidRPr="00D6495A">
              <w:rPr>
                <w:rFonts w:ascii="Trebuchet MS" w:hAnsi="Trebuchet MS" w:cs="Trebuchet MS"/>
                <w:sz w:val="18"/>
                <w:szCs w:val="18"/>
              </w:rPr>
              <w:t>Familiesti</w:t>
            </w:r>
          </w:p>
        </w:tc>
        <w:tc>
          <w:tcPr>
            <w:tcW w:w="613" w:type="dxa"/>
            <w:tcBorders>
              <w:top w:val="single" w:sz="4" w:space="0" w:color="auto"/>
              <w:left w:val="single" w:sz="4" w:space="0" w:color="auto"/>
              <w:bottom w:val="single" w:sz="4" w:space="0" w:color="auto"/>
              <w:right w:val="single" w:sz="4" w:space="0" w:color="auto"/>
            </w:tcBorders>
            <w:vAlign w:val="bottom"/>
          </w:tcPr>
          <w:p w14:paraId="6DFDF8F1"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9082" w:type="dxa"/>
            <w:tcBorders>
              <w:top w:val="single" w:sz="4" w:space="0" w:color="auto"/>
              <w:left w:val="single" w:sz="4" w:space="0" w:color="auto"/>
              <w:bottom w:val="single" w:sz="4" w:space="0" w:color="auto"/>
            </w:tcBorders>
            <w:vAlign w:val="bottom"/>
          </w:tcPr>
          <w:p w14:paraId="434414B6" w14:textId="77777777" w:rsidR="00CB4BEB" w:rsidRPr="00B87969" w:rsidRDefault="00CB4BEB" w:rsidP="003C0924">
            <w:pPr>
              <w:rPr>
                <w:rFonts w:ascii="Trebuchet MS" w:hAnsi="Trebuchet MS" w:cs="Trebuchet MS"/>
                <w:sz w:val="18"/>
                <w:szCs w:val="18"/>
              </w:rPr>
            </w:pPr>
            <w:r w:rsidRPr="002F5ACA">
              <w:rPr>
                <w:rFonts w:ascii="Trebuchet MS" w:hAnsi="Trebuchet MS" w:cs="Trebuchet MS"/>
                <w:sz w:val="18"/>
                <w:szCs w:val="18"/>
              </w:rPr>
              <w:t xml:space="preserve">Vandrerute godkendt af Dansk </w:t>
            </w:r>
            <w:proofErr w:type="spellStart"/>
            <w:r w:rsidRPr="002F5ACA">
              <w:rPr>
                <w:rFonts w:ascii="Trebuchet MS" w:hAnsi="Trebuchet MS" w:cs="Trebuchet MS"/>
                <w:sz w:val="18"/>
                <w:szCs w:val="18"/>
              </w:rPr>
              <w:t>Vandrelaug</w:t>
            </w:r>
            <w:proofErr w:type="spellEnd"/>
            <w:r w:rsidRPr="002F5ACA">
              <w:rPr>
                <w:rFonts w:ascii="Trebuchet MS" w:hAnsi="Trebuchet MS" w:cs="Trebuchet MS"/>
                <w:sz w:val="18"/>
                <w:szCs w:val="18"/>
              </w:rPr>
              <w:t xml:space="preserve"> https://dvl.dk/kvalitetssti/</w:t>
            </w:r>
          </w:p>
        </w:tc>
      </w:tr>
      <w:tr w:rsidR="00CB4BEB" w:rsidRPr="00B87969" w14:paraId="5AC4E38D" w14:textId="77777777" w:rsidTr="003C0924">
        <w:trPr>
          <w:trHeight w:hRule="exact" w:val="255"/>
        </w:trPr>
        <w:tc>
          <w:tcPr>
            <w:tcW w:w="1140" w:type="dxa"/>
            <w:tcBorders>
              <w:top w:val="single" w:sz="4" w:space="0" w:color="auto"/>
              <w:left w:val="single" w:sz="4" w:space="0" w:color="auto"/>
              <w:bottom w:val="single" w:sz="4" w:space="0" w:color="auto"/>
              <w:right w:val="single" w:sz="4" w:space="0" w:color="auto"/>
            </w:tcBorders>
            <w:shd w:val="clear" w:color="auto" w:fill="D9D9D9"/>
            <w:vAlign w:val="bottom"/>
          </w:tcPr>
          <w:p w14:paraId="6ACA945E"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11</w:t>
            </w:r>
          </w:p>
        </w:tc>
        <w:tc>
          <w:tcPr>
            <w:tcW w:w="3023" w:type="dxa"/>
            <w:tcBorders>
              <w:top w:val="single" w:sz="4" w:space="0" w:color="auto"/>
              <w:left w:val="single" w:sz="4" w:space="0" w:color="auto"/>
              <w:bottom w:val="single" w:sz="4" w:space="0" w:color="auto"/>
            </w:tcBorders>
            <w:vAlign w:val="bottom"/>
          </w:tcPr>
          <w:p w14:paraId="78AABABA" w14:textId="77777777" w:rsidR="00CB4BEB" w:rsidRPr="005C51D3" w:rsidRDefault="00CB4BEB" w:rsidP="003C0924">
            <w:pPr>
              <w:rPr>
                <w:rFonts w:ascii="Trebuchet MS" w:hAnsi="Trebuchet MS" w:cs="Trebuchet MS"/>
                <w:sz w:val="18"/>
                <w:szCs w:val="18"/>
              </w:rPr>
            </w:pPr>
            <w:r w:rsidRPr="00D6495A">
              <w:rPr>
                <w:rFonts w:ascii="Trebuchet MS" w:hAnsi="Trebuchet MS" w:cs="Trebuchet MS"/>
                <w:sz w:val="18"/>
                <w:szCs w:val="18"/>
              </w:rPr>
              <w:t>Kvalitetssti –</w:t>
            </w:r>
            <w:r>
              <w:rPr>
                <w:rFonts w:ascii="Trebuchet MS" w:hAnsi="Trebuchet MS" w:cs="Trebuchet MS"/>
                <w:sz w:val="18"/>
                <w:szCs w:val="18"/>
              </w:rPr>
              <w:t xml:space="preserve"> </w:t>
            </w:r>
            <w:r w:rsidRPr="00D6495A">
              <w:rPr>
                <w:rFonts w:ascii="Trebuchet MS" w:hAnsi="Trebuchet MS" w:cs="Trebuchet MS"/>
                <w:sz w:val="18"/>
                <w:szCs w:val="18"/>
              </w:rPr>
              <w:t>Komfortsti</w:t>
            </w:r>
          </w:p>
        </w:tc>
        <w:tc>
          <w:tcPr>
            <w:tcW w:w="613" w:type="dxa"/>
            <w:tcBorders>
              <w:top w:val="single" w:sz="4" w:space="0" w:color="auto"/>
              <w:left w:val="single" w:sz="4" w:space="0" w:color="auto"/>
              <w:bottom w:val="single" w:sz="4" w:space="0" w:color="auto"/>
              <w:right w:val="single" w:sz="4" w:space="0" w:color="auto"/>
            </w:tcBorders>
            <w:vAlign w:val="bottom"/>
          </w:tcPr>
          <w:p w14:paraId="48CA7704"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9082" w:type="dxa"/>
            <w:tcBorders>
              <w:top w:val="single" w:sz="4" w:space="0" w:color="auto"/>
              <w:left w:val="single" w:sz="4" w:space="0" w:color="auto"/>
              <w:bottom w:val="single" w:sz="4" w:space="0" w:color="auto"/>
            </w:tcBorders>
            <w:vAlign w:val="bottom"/>
          </w:tcPr>
          <w:p w14:paraId="1A44C1A0" w14:textId="77777777" w:rsidR="00CB4BEB" w:rsidRPr="00B87969" w:rsidRDefault="00CB4BEB" w:rsidP="003C0924">
            <w:pPr>
              <w:rPr>
                <w:rFonts w:ascii="Trebuchet MS" w:hAnsi="Trebuchet MS" w:cs="Trebuchet MS"/>
                <w:sz w:val="18"/>
                <w:szCs w:val="18"/>
              </w:rPr>
            </w:pPr>
            <w:r w:rsidRPr="002F5ACA">
              <w:rPr>
                <w:rFonts w:ascii="Trebuchet MS" w:hAnsi="Trebuchet MS" w:cs="Trebuchet MS"/>
                <w:sz w:val="18"/>
                <w:szCs w:val="18"/>
              </w:rPr>
              <w:t xml:space="preserve">Vandrerute godkendt af Dansk </w:t>
            </w:r>
            <w:proofErr w:type="spellStart"/>
            <w:r w:rsidRPr="002F5ACA">
              <w:rPr>
                <w:rFonts w:ascii="Trebuchet MS" w:hAnsi="Trebuchet MS" w:cs="Trebuchet MS"/>
                <w:sz w:val="18"/>
                <w:szCs w:val="18"/>
              </w:rPr>
              <w:t>Vandrelaug</w:t>
            </w:r>
            <w:proofErr w:type="spellEnd"/>
            <w:r w:rsidRPr="002F5ACA">
              <w:rPr>
                <w:rFonts w:ascii="Trebuchet MS" w:hAnsi="Trebuchet MS" w:cs="Trebuchet MS"/>
                <w:sz w:val="18"/>
                <w:szCs w:val="18"/>
              </w:rPr>
              <w:t xml:space="preserve"> https://dvl.dk/kvalitetssti/</w:t>
            </w:r>
          </w:p>
        </w:tc>
      </w:tr>
      <w:tr w:rsidR="00CB4BEB" w:rsidRPr="00B87969" w14:paraId="6605B3CE" w14:textId="77777777" w:rsidTr="003C0924">
        <w:trPr>
          <w:trHeight w:hRule="exact" w:val="255"/>
        </w:trPr>
        <w:tc>
          <w:tcPr>
            <w:tcW w:w="1140" w:type="dxa"/>
            <w:tcBorders>
              <w:top w:val="single" w:sz="4" w:space="0" w:color="auto"/>
              <w:left w:val="single" w:sz="4" w:space="0" w:color="auto"/>
              <w:bottom w:val="single" w:sz="4" w:space="0" w:color="auto"/>
              <w:right w:val="single" w:sz="4" w:space="0" w:color="auto"/>
            </w:tcBorders>
            <w:shd w:val="clear" w:color="auto" w:fill="D9D9D9"/>
            <w:vAlign w:val="bottom"/>
          </w:tcPr>
          <w:p w14:paraId="4E5A7C8D"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12</w:t>
            </w:r>
          </w:p>
        </w:tc>
        <w:tc>
          <w:tcPr>
            <w:tcW w:w="3023" w:type="dxa"/>
            <w:tcBorders>
              <w:top w:val="single" w:sz="4" w:space="0" w:color="auto"/>
              <w:left w:val="single" w:sz="4" w:space="0" w:color="auto"/>
              <w:bottom w:val="single" w:sz="4" w:space="0" w:color="auto"/>
            </w:tcBorders>
            <w:vAlign w:val="bottom"/>
          </w:tcPr>
          <w:p w14:paraId="00690F62" w14:textId="77777777" w:rsidR="00CB4BEB" w:rsidRPr="005C51D3" w:rsidRDefault="00CB4BEB" w:rsidP="003C0924">
            <w:pPr>
              <w:rPr>
                <w:rFonts w:ascii="Trebuchet MS" w:hAnsi="Trebuchet MS" w:cs="Trebuchet MS"/>
                <w:sz w:val="18"/>
                <w:szCs w:val="18"/>
              </w:rPr>
            </w:pPr>
            <w:r w:rsidRPr="00D6495A">
              <w:rPr>
                <w:rFonts w:ascii="Trebuchet MS" w:hAnsi="Trebuchet MS" w:cs="Trebuchet MS"/>
                <w:sz w:val="18"/>
                <w:szCs w:val="18"/>
              </w:rPr>
              <w:t>Kvalitetssti –</w:t>
            </w:r>
            <w:r>
              <w:rPr>
                <w:rFonts w:ascii="Trebuchet MS" w:hAnsi="Trebuchet MS" w:cs="Trebuchet MS"/>
                <w:sz w:val="18"/>
                <w:szCs w:val="18"/>
              </w:rPr>
              <w:t xml:space="preserve"> </w:t>
            </w:r>
            <w:proofErr w:type="spellStart"/>
            <w:r w:rsidRPr="00D6495A">
              <w:rPr>
                <w:rFonts w:ascii="Trebuchet MS" w:hAnsi="Trebuchet MS" w:cs="Trebuchet MS"/>
                <w:sz w:val="18"/>
                <w:szCs w:val="18"/>
              </w:rPr>
              <w:t>Bysti</w:t>
            </w:r>
            <w:proofErr w:type="spellEnd"/>
          </w:p>
        </w:tc>
        <w:tc>
          <w:tcPr>
            <w:tcW w:w="613" w:type="dxa"/>
            <w:tcBorders>
              <w:top w:val="single" w:sz="4" w:space="0" w:color="auto"/>
              <w:left w:val="single" w:sz="4" w:space="0" w:color="auto"/>
              <w:bottom w:val="single" w:sz="4" w:space="0" w:color="auto"/>
              <w:right w:val="single" w:sz="4" w:space="0" w:color="auto"/>
            </w:tcBorders>
            <w:vAlign w:val="bottom"/>
          </w:tcPr>
          <w:p w14:paraId="597FD421"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9082" w:type="dxa"/>
            <w:tcBorders>
              <w:top w:val="single" w:sz="4" w:space="0" w:color="auto"/>
              <w:left w:val="single" w:sz="4" w:space="0" w:color="auto"/>
              <w:bottom w:val="single" w:sz="4" w:space="0" w:color="auto"/>
            </w:tcBorders>
            <w:vAlign w:val="bottom"/>
          </w:tcPr>
          <w:p w14:paraId="17F9D24E" w14:textId="77777777" w:rsidR="00CB4BEB" w:rsidRPr="00B87969" w:rsidRDefault="00CB4BEB" w:rsidP="003C0924">
            <w:pPr>
              <w:rPr>
                <w:rFonts w:ascii="Trebuchet MS" w:hAnsi="Trebuchet MS" w:cs="Trebuchet MS"/>
                <w:sz w:val="18"/>
                <w:szCs w:val="18"/>
              </w:rPr>
            </w:pPr>
            <w:r w:rsidRPr="002F5ACA">
              <w:rPr>
                <w:rFonts w:ascii="Trebuchet MS" w:hAnsi="Trebuchet MS" w:cs="Trebuchet MS"/>
                <w:sz w:val="18"/>
                <w:szCs w:val="18"/>
              </w:rPr>
              <w:t xml:space="preserve">Vandrerute godkendt af Dansk </w:t>
            </w:r>
            <w:proofErr w:type="spellStart"/>
            <w:r w:rsidRPr="002F5ACA">
              <w:rPr>
                <w:rFonts w:ascii="Trebuchet MS" w:hAnsi="Trebuchet MS" w:cs="Trebuchet MS"/>
                <w:sz w:val="18"/>
                <w:szCs w:val="18"/>
              </w:rPr>
              <w:t>Vandrelaug</w:t>
            </w:r>
            <w:proofErr w:type="spellEnd"/>
            <w:r w:rsidRPr="002F5ACA">
              <w:rPr>
                <w:rFonts w:ascii="Trebuchet MS" w:hAnsi="Trebuchet MS" w:cs="Trebuchet MS"/>
                <w:sz w:val="18"/>
                <w:szCs w:val="18"/>
              </w:rPr>
              <w:t xml:space="preserve"> https://dvl.dk/kvalitetssti/</w:t>
            </w:r>
          </w:p>
        </w:tc>
      </w:tr>
      <w:tr w:rsidR="00CB4BEB" w:rsidRPr="00B87969" w14:paraId="0F978716" w14:textId="77777777" w:rsidTr="003C0924">
        <w:trPr>
          <w:trHeight w:hRule="exact" w:val="255"/>
        </w:trPr>
        <w:tc>
          <w:tcPr>
            <w:tcW w:w="1140" w:type="dxa"/>
            <w:tcBorders>
              <w:top w:val="single" w:sz="4" w:space="0" w:color="auto"/>
              <w:left w:val="single" w:sz="4" w:space="0" w:color="auto"/>
              <w:bottom w:val="single" w:sz="4" w:space="0" w:color="auto"/>
              <w:right w:val="single" w:sz="4" w:space="0" w:color="auto"/>
            </w:tcBorders>
            <w:shd w:val="clear" w:color="auto" w:fill="D9D9D9"/>
            <w:vAlign w:val="bottom"/>
          </w:tcPr>
          <w:p w14:paraId="03CFCBE4" w14:textId="77777777" w:rsidR="00CB4BEB" w:rsidRPr="005C51D3" w:rsidRDefault="00CB4BEB" w:rsidP="003C0924">
            <w:pPr>
              <w:jc w:val="center"/>
              <w:rPr>
                <w:rFonts w:ascii="Trebuchet MS" w:hAnsi="Trebuchet MS" w:cs="Trebuchet MS"/>
                <w:sz w:val="18"/>
                <w:szCs w:val="18"/>
              </w:rPr>
            </w:pPr>
            <w:r>
              <w:rPr>
                <w:rFonts w:ascii="Trebuchet MS" w:hAnsi="Trebuchet MS" w:cs="Trebuchet MS"/>
                <w:sz w:val="18"/>
                <w:szCs w:val="18"/>
              </w:rPr>
              <w:t>9</w:t>
            </w:r>
            <w:r w:rsidRPr="005C51D3">
              <w:rPr>
                <w:rFonts w:ascii="Trebuchet MS" w:hAnsi="Trebuchet MS" w:cs="Trebuchet MS"/>
                <w:sz w:val="18"/>
                <w:szCs w:val="18"/>
              </w:rPr>
              <w:t>8</w:t>
            </w:r>
          </w:p>
        </w:tc>
        <w:tc>
          <w:tcPr>
            <w:tcW w:w="3023" w:type="dxa"/>
            <w:tcBorders>
              <w:top w:val="single" w:sz="4" w:space="0" w:color="auto"/>
              <w:left w:val="single" w:sz="4" w:space="0" w:color="auto"/>
              <w:bottom w:val="single" w:sz="4" w:space="0" w:color="auto"/>
            </w:tcBorders>
            <w:vAlign w:val="bottom"/>
          </w:tcPr>
          <w:p w14:paraId="55CDAC70" w14:textId="77777777" w:rsidR="00CB4BEB" w:rsidRPr="005C51D3" w:rsidRDefault="00CB4BEB" w:rsidP="003C0924">
            <w:pPr>
              <w:rPr>
                <w:rFonts w:ascii="Trebuchet MS" w:hAnsi="Trebuchet MS" w:cs="Trebuchet MS"/>
                <w:sz w:val="18"/>
                <w:szCs w:val="18"/>
              </w:rPr>
            </w:pPr>
            <w:r>
              <w:rPr>
                <w:rFonts w:ascii="Trebuchet MS" w:hAnsi="Trebuchet MS" w:cs="Trebuchet MS"/>
                <w:sz w:val="18"/>
                <w:szCs w:val="18"/>
              </w:rPr>
              <w:t>Anden</w:t>
            </w:r>
          </w:p>
        </w:tc>
        <w:tc>
          <w:tcPr>
            <w:tcW w:w="613" w:type="dxa"/>
            <w:tcBorders>
              <w:top w:val="single" w:sz="4" w:space="0" w:color="auto"/>
              <w:left w:val="single" w:sz="4" w:space="0" w:color="auto"/>
              <w:bottom w:val="single" w:sz="4" w:space="0" w:color="auto"/>
              <w:right w:val="single" w:sz="4" w:space="0" w:color="auto"/>
            </w:tcBorders>
            <w:vAlign w:val="bottom"/>
          </w:tcPr>
          <w:p w14:paraId="4E5D30E2"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9082" w:type="dxa"/>
            <w:tcBorders>
              <w:top w:val="single" w:sz="4" w:space="0" w:color="auto"/>
              <w:left w:val="single" w:sz="4" w:space="0" w:color="auto"/>
              <w:bottom w:val="single" w:sz="4" w:space="0" w:color="auto"/>
            </w:tcBorders>
            <w:vAlign w:val="bottom"/>
          </w:tcPr>
          <w:p w14:paraId="68293307"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Anden certificering</w:t>
            </w:r>
          </w:p>
        </w:tc>
      </w:tr>
      <w:tr w:rsidR="00CB4BEB" w:rsidRPr="00B87969" w14:paraId="3C7FD5A4" w14:textId="77777777" w:rsidTr="003C0924">
        <w:trPr>
          <w:trHeight w:hRule="exact" w:val="255"/>
        </w:trPr>
        <w:tc>
          <w:tcPr>
            <w:tcW w:w="1140" w:type="dxa"/>
            <w:tcBorders>
              <w:top w:val="single" w:sz="4" w:space="0" w:color="auto"/>
              <w:left w:val="single" w:sz="4" w:space="0" w:color="auto"/>
              <w:bottom w:val="single" w:sz="4" w:space="0" w:color="auto"/>
              <w:right w:val="single" w:sz="4" w:space="0" w:color="auto"/>
            </w:tcBorders>
            <w:shd w:val="clear" w:color="auto" w:fill="D9D9D9"/>
            <w:vAlign w:val="bottom"/>
          </w:tcPr>
          <w:p w14:paraId="43260DEA"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9</w:t>
            </w:r>
            <w:r>
              <w:rPr>
                <w:rFonts w:ascii="Trebuchet MS" w:hAnsi="Trebuchet MS" w:cs="Trebuchet MS"/>
                <w:sz w:val="18"/>
                <w:szCs w:val="18"/>
              </w:rPr>
              <w:t>9</w:t>
            </w:r>
          </w:p>
        </w:tc>
        <w:tc>
          <w:tcPr>
            <w:tcW w:w="3023" w:type="dxa"/>
            <w:tcBorders>
              <w:top w:val="single" w:sz="4" w:space="0" w:color="auto"/>
              <w:left w:val="single" w:sz="4" w:space="0" w:color="auto"/>
              <w:bottom w:val="single" w:sz="4" w:space="0" w:color="auto"/>
            </w:tcBorders>
            <w:vAlign w:val="bottom"/>
          </w:tcPr>
          <w:p w14:paraId="25F0A952"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Ukendt</w:t>
            </w:r>
          </w:p>
        </w:tc>
        <w:tc>
          <w:tcPr>
            <w:tcW w:w="613" w:type="dxa"/>
            <w:tcBorders>
              <w:top w:val="single" w:sz="4" w:space="0" w:color="auto"/>
              <w:left w:val="single" w:sz="4" w:space="0" w:color="auto"/>
              <w:bottom w:val="single" w:sz="4" w:space="0" w:color="auto"/>
              <w:right w:val="single" w:sz="4" w:space="0" w:color="auto"/>
            </w:tcBorders>
            <w:vAlign w:val="bottom"/>
          </w:tcPr>
          <w:p w14:paraId="1C9C6411"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9082" w:type="dxa"/>
            <w:tcBorders>
              <w:top w:val="single" w:sz="4" w:space="0" w:color="auto"/>
              <w:left w:val="single" w:sz="4" w:space="0" w:color="auto"/>
              <w:bottom w:val="single" w:sz="4" w:space="0" w:color="auto"/>
            </w:tcBorders>
            <w:vAlign w:val="bottom"/>
          </w:tcPr>
          <w:p w14:paraId="36B79946" w14:textId="54158048"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Mangler viden om </w:t>
            </w:r>
            <w:r>
              <w:rPr>
                <w:rFonts w:ascii="Trebuchet MS" w:hAnsi="Trebuchet MS" w:cs="Trebuchet MS"/>
                <w:sz w:val="18"/>
                <w:szCs w:val="18"/>
              </w:rPr>
              <w:t>certificering</w:t>
            </w:r>
          </w:p>
        </w:tc>
      </w:tr>
    </w:tbl>
    <w:p w14:paraId="0F33CBCC" w14:textId="77777777" w:rsidR="00CB4BEB" w:rsidRPr="001834C9" w:rsidRDefault="00CB4BEB" w:rsidP="00CB4BEB"/>
    <w:p w14:paraId="511E1512" w14:textId="77777777" w:rsidR="00CB4BEB" w:rsidRPr="001834C9" w:rsidRDefault="00CB4BEB" w:rsidP="00CB4BEB">
      <w:r w:rsidRPr="001834C9">
        <w:br w:type="page"/>
      </w:r>
    </w:p>
    <w:p w14:paraId="0A1B23B7" w14:textId="77777777" w:rsidR="00CB4BEB" w:rsidRDefault="00CB4BEB" w:rsidP="00CB4BEB">
      <w:pPr>
        <w:pStyle w:val="Overskrift1"/>
      </w:pPr>
      <w:bookmarkStart w:id="2851" w:name="_Toc63351488"/>
      <w:bookmarkStart w:id="2852" w:name="_Toc122436140"/>
      <w:r w:rsidRPr="001C410C">
        <w:lastRenderedPageBreak/>
        <w:t>5.10 Jord og råstof</w:t>
      </w:r>
      <w:bookmarkEnd w:id="2676"/>
      <w:bookmarkEnd w:id="2851"/>
      <w:bookmarkEnd w:id="2852"/>
    </w:p>
    <w:p w14:paraId="4E35E498" w14:textId="77777777" w:rsidR="00CB4BEB" w:rsidRDefault="00CB4BEB" w:rsidP="00CB4BEB">
      <w:pPr>
        <w:pStyle w:val="Overskrift2"/>
        <w:rPr>
          <w:kern w:val="32"/>
        </w:rPr>
      </w:pPr>
      <w:bookmarkStart w:id="2853" w:name="_Toc292865528"/>
      <w:bookmarkStart w:id="2854" w:name="_Toc63351489"/>
      <w:bookmarkStart w:id="2855" w:name="_Toc122436141"/>
      <w:r w:rsidRPr="00AD023B">
        <w:rPr>
          <w:kern w:val="32"/>
        </w:rPr>
        <w:t>5.10.1 Jordflytning (5900)</w:t>
      </w:r>
      <w:bookmarkEnd w:id="2853"/>
      <w:bookmarkEnd w:id="2854"/>
      <w:bookmarkEnd w:id="2855"/>
    </w:p>
    <w:tbl>
      <w:tblPr>
        <w:tblW w:w="14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8"/>
        <w:gridCol w:w="1601"/>
        <w:gridCol w:w="467"/>
        <w:gridCol w:w="4304"/>
        <w:gridCol w:w="1075"/>
        <w:gridCol w:w="1704"/>
        <w:gridCol w:w="1384"/>
        <w:gridCol w:w="2095"/>
      </w:tblGrid>
      <w:tr w:rsidR="00CB4BEB" w:rsidRPr="0051728E" w14:paraId="5C37D811" w14:textId="77777777" w:rsidTr="003C0924">
        <w:tc>
          <w:tcPr>
            <w:tcW w:w="2038" w:type="dxa"/>
            <w:tcBorders>
              <w:bottom w:val="single" w:sz="4" w:space="0" w:color="auto"/>
            </w:tcBorders>
            <w:shd w:val="clear" w:color="auto" w:fill="D9D9D9"/>
            <w:vAlign w:val="center"/>
          </w:tcPr>
          <w:p w14:paraId="048F6F24"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2068" w:type="dxa"/>
            <w:gridSpan w:val="2"/>
            <w:tcBorders>
              <w:bottom w:val="single" w:sz="4" w:space="0" w:color="auto"/>
            </w:tcBorders>
            <w:shd w:val="clear" w:color="auto" w:fill="D9D9D9"/>
            <w:vAlign w:val="center"/>
          </w:tcPr>
          <w:p w14:paraId="0DA77C57"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4304" w:type="dxa"/>
            <w:tcBorders>
              <w:bottom w:val="single" w:sz="4" w:space="0" w:color="auto"/>
            </w:tcBorders>
            <w:shd w:val="clear" w:color="auto" w:fill="D9D9D9"/>
            <w:vAlign w:val="center"/>
          </w:tcPr>
          <w:p w14:paraId="6D59DB49"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075" w:type="dxa"/>
            <w:tcBorders>
              <w:bottom w:val="single" w:sz="4" w:space="0" w:color="auto"/>
            </w:tcBorders>
            <w:shd w:val="clear" w:color="auto" w:fill="D9D9D9"/>
            <w:vAlign w:val="center"/>
          </w:tcPr>
          <w:p w14:paraId="2B3E7CE0"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704" w:type="dxa"/>
            <w:tcBorders>
              <w:bottom w:val="single" w:sz="4" w:space="0" w:color="auto"/>
            </w:tcBorders>
            <w:shd w:val="clear" w:color="auto" w:fill="D9D9D9"/>
            <w:vAlign w:val="center"/>
          </w:tcPr>
          <w:p w14:paraId="174972D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384" w:type="dxa"/>
            <w:tcBorders>
              <w:bottom w:val="single" w:sz="4" w:space="0" w:color="auto"/>
            </w:tcBorders>
            <w:shd w:val="clear" w:color="auto" w:fill="D9D9D9"/>
            <w:vAlign w:val="center"/>
          </w:tcPr>
          <w:p w14:paraId="77C89226"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649BC46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095" w:type="dxa"/>
            <w:shd w:val="clear" w:color="auto" w:fill="D9D9D9"/>
            <w:vAlign w:val="center"/>
          </w:tcPr>
          <w:p w14:paraId="46CA5BFD"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353B49" w14:paraId="6E4E58A5"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6568F83D" w14:textId="77777777" w:rsidR="00CB4BEB" w:rsidRPr="00353B49" w:rsidRDefault="00CB4BEB" w:rsidP="003C0924">
            <w:pPr>
              <w:rPr>
                <w:rFonts w:ascii="Trebuchet MS" w:hAnsi="Trebuchet MS" w:cs="Trebuchet MS"/>
                <w:sz w:val="18"/>
                <w:szCs w:val="18"/>
              </w:rPr>
            </w:pPr>
            <w:proofErr w:type="spellStart"/>
            <w:r w:rsidRPr="00823876">
              <w:rPr>
                <w:rFonts w:ascii="Trebuchet MS" w:hAnsi="Trebuchet MS"/>
                <w:sz w:val="18"/>
                <w:szCs w:val="18"/>
              </w:rPr>
              <w:t>a</w:t>
            </w:r>
            <w:r>
              <w:rPr>
                <w:rFonts w:ascii="Trebuchet MS" w:hAnsi="Trebuchet MS"/>
                <w:sz w:val="18"/>
                <w:szCs w:val="18"/>
              </w:rPr>
              <w:t>fs_</w:t>
            </w:r>
            <w:r w:rsidRPr="00353B49">
              <w:rPr>
                <w:rFonts w:ascii="Trebuchet MS" w:hAnsi="Trebuchet MS" w:cs="Trebuchet MS"/>
                <w:sz w:val="18"/>
                <w:szCs w:val="18"/>
              </w:rPr>
              <w:t>vejkode</w:t>
            </w:r>
            <w:proofErr w:type="spellEnd"/>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070823DD" w14:textId="77777777" w:rsidR="00CB4BEB" w:rsidRPr="0014307B" w:rsidRDefault="00CB4BEB" w:rsidP="003C0924">
            <w:pPr>
              <w:rPr>
                <w:rFonts w:ascii="Trebuchet MS" w:hAnsi="Trebuchet MS" w:cs="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5E5497BF"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3BC274B6"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4EAB9F1D" w14:textId="77777777" w:rsidR="00CB4BEB" w:rsidRPr="00B87969" w:rsidRDefault="00CB4BEB" w:rsidP="003C0924">
            <w:pPr>
              <w:rPr>
                <w:rFonts w:ascii="Trebuchet MS" w:hAnsi="Trebuchet MS" w:cs="Trebuchet MS"/>
                <w:sz w:val="18"/>
                <w:szCs w:val="18"/>
              </w:rPr>
            </w:pPr>
            <w:proofErr w:type="spellStart"/>
            <w:r w:rsidRPr="00B87969">
              <w:rPr>
                <w:rFonts w:ascii="Trebuchet MS" w:hAnsi="Trebuchet MS"/>
                <w:sz w:val="18"/>
                <w:szCs w:val="18"/>
              </w:rPr>
              <w:t>afs_</w:t>
            </w:r>
            <w:r w:rsidRPr="00B87969">
              <w:rPr>
                <w:rFonts w:ascii="Trebuchet MS" w:hAnsi="Trebuchet MS" w:cs="Trebuchet MS"/>
                <w:sz w:val="18"/>
                <w:szCs w:val="18"/>
              </w:rPr>
              <w:t>vejnavn</w:t>
            </w:r>
            <w:proofErr w:type="spellEnd"/>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2903E80A" w14:textId="77777777" w:rsidR="00CB4BEB" w:rsidRPr="00B87969" w:rsidRDefault="00CB4BEB" w:rsidP="003C0924">
            <w:pPr>
              <w:rPr>
                <w:rFonts w:ascii="Trebuchet MS" w:hAnsi="Trebuchet MS" w:cs="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15E98C92"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Felt defineret under: 4.1 Standardiserede felter til de temaspecifikke datamodeller</w:t>
            </w:r>
          </w:p>
        </w:tc>
      </w:tr>
      <w:tr w:rsidR="00CB4BEB" w:rsidRPr="003A6D4F" w14:paraId="4B066320"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2E044262" w14:textId="77777777" w:rsidR="00CB4BEB" w:rsidRPr="00B87969" w:rsidRDefault="00CB4BEB" w:rsidP="003C0924">
            <w:pPr>
              <w:rPr>
                <w:rFonts w:ascii="Trebuchet MS" w:hAnsi="Trebuchet MS"/>
                <w:sz w:val="18"/>
                <w:szCs w:val="18"/>
              </w:rPr>
            </w:pPr>
            <w:proofErr w:type="spellStart"/>
            <w:r w:rsidRPr="00B87969">
              <w:rPr>
                <w:rFonts w:ascii="Trebuchet MS" w:hAnsi="Trebuchet MS"/>
                <w:sz w:val="18"/>
                <w:szCs w:val="18"/>
              </w:rPr>
              <w:t>afs_cvf_vejkode</w:t>
            </w:r>
            <w:proofErr w:type="spellEnd"/>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74738264" w14:textId="77777777" w:rsidR="00CB4BEB" w:rsidRPr="00B87969" w:rsidRDefault="00CB4BEB" w:rsidP="003C0924">
            <w:pPr>
              <w:rPr>
                <w:rFonts w:ascii="Trebuchet MS" w:hAnsi="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0E5E1989"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Felt defineret under: 4.1 Standardiserede felter til de temaspecifikke datamodeller</w:t>
            </w:r>
          </w:p>
        </w:tc>
      </w:tr>
      <w:tr w:rsidR="00CB4BEB" w:rsidRPr="00353B49" w14:paraId="00792C1F"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4F15B1F8" w14:textId="77777777" w:rsidR="00CB4BEB" w:rsidRPr="00B87969" w:rsidRDefault="00CB4BEB" w:rsidP="003C0924">
            <w:pPr>
              <w:rPr>
                <w:rFonts w:ascii="Trebuchet MS" w:hAnsi="Trebuchet MS"/>
                <w:sz w:val="18"/>
                <w:szCs w:val="18"/>
              </w:rPr>
            </w:pPr>
            <w:proofErr w:type="spellStart"/>
            <w:r w:rsidRPr="00B87969">
              <w:rPr>
                <w:rFonts w:ascii="Trebuchet MS" w:hAnsi="Trebuchet MS"/>
                <w:sz w:val="18"/>
                <w:szCs w:val="18"/>
              </w:rPr>
              <w:t>afs_husnr</w:t>
            </w:r>
            <w:proofErr w:type="spellEnd"/>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0E594DCA" w14:textId="77777777" w:rsidR="00CB4BEB" w:rsidRPr="00B87969" w:rsidRDefault="00CB4BEB" w:rsidP="003C0924">
            <w:pPr>
              <w:rPr>
                <w:rFonts w:ascii="Trebuchet MS" w:hAnsi="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1309F7EE"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Felt defineret under: 4.1 Standardiserede felter til de temaspecifikke datamodeller</w:t>
            </w:r>
          </w:p>
        </w:tc>
      </w:tr>
      <w:tr w:rsidR="00CB4BEB" w:rsidRPr="00461050" w14:paraId="74C9654F"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439E5FC1" w14:textId="77777777" w:rsidR="00CB4BEB" w:rsidRPr="00B87969" w:rsidRDefault="00CB4BEB" w:rsidP="003C0924">
            <w:pPr>
              <w:rPr>
                <w:rFonts w:ascii="Trebuchet MS" w:hAnsi="Trebuchet MS"/>
                <w:sz w:val="18"/>
                <w:szCs w:val="18"/>
              </w:rPr>
            </w:pPr>
            <w:proofErr w:type="spellStart"/>
            <w:r w:rsidRPr="00B87969">
              <w:rPr>
                <w:rFonts w:ascii="Trebuchet MS" w:hAnsi="Trebuchet MS"/>
                <w:sz w:val="18"/>
                <w:szCs w:val="18"/>
              </w:rPr>
              <w:t>afs_cvr_kode</w:t>
            </w:r>
            <w:proofErr w:type="spellEnd"/>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2DCC3553" w14:textId="77777777" w:rsidR="00CB4BEB" w:rsidRPr="00B87969" w:rsidRDefault="00CB4BEB" w:rsidP="003C0924">
            <w:pPr>
              <w:rPr>
                <w:rFonts w:ascii="Trebuchet MS" w:hAnsi="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0E2677AA"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Felt defineret under: 3.1 Felter i generel datamodel</w:t>
            </w:r>
          </w:p>
        </w:tc>
      </w:tr>
      <w:tr w:rsidR="00CB4BEB" w:rsidRPr="00461050" w14:paraId="32FB060E"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6D407C83" w14:textId="77777777" w:rsidR="00CB4BEB" w:rsidRPr="00B87969" w:rsidRDefault="00CB4BEB" w:rsidP="003C0924">
            <w:pPr>
              <w:rPr>
                <w:rFonts w:ascii="Trebuchet MS" w:hAnsi="Trebuchet MS"/>
                <w:sz w:val="18"/>
                <w:szCs w:val="18"/>
              </w:rPr>
            </w:pPr>
            <w:proofErr w:type="spellStart"/>
            <w:r w:rsidRPr="00B87969">
              <w:rPr>
                <w:rFonts w:ascii="Trebuchet MS" w:hAnsi="Trebuchet MS"/>
                <w:sz w:val="18"/>
                <w:szCs w:val="18"/>
              </w:rPr>
              <w:t>afs_cvr_navn</w:t>
            </w:r>
            <w:proofErr w:type="spellEnd"/>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5DF58E52" w14:textId="77777777" w:rsidR="00CB4BEB" w:rsidRPr="00B87969" w:rsidRDefault="00CB4BEB" w:rsidP="003C0924">
            <w:pPr>
              <w:rPr>
                <w:rFonts w:ascii="Trebuchet MS" w:hAnsi="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3061CCD0"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Felt defineret under: 3.1 Felter i generel datamodel</w:t>
            </w:r>
          </w:p>
        </w:tc>
      </w:tr>
      <w:tr w:rsidR="00CB4BEB" w:rsidRPr="003A6D4F" w14:paraId="5ED7F32D"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63240D4B" w14:textId="77777777" w:rsidR="00CB4BEB" w:rsidRPr="00B87969" w:rsidRDefault="00CB4BEB" w:rsidP="003C0924">
            <w:pPr>
              <w:rPr>
                <w:rFonts w:ascii="Trebuchet MS" w:hAnsi="Trebuchet MS"/>
                <w:sz w:val="18"/>
                <w:szCs w:val="18"/>
              </w:rPr>
            </w:pPr>
            <w:proofErr w:type="spellStart"/>
            <w:r w:rsidRPr="00B87969">
              <w:rPr>
                <w:rFonts w:ascii="Trebuchet MS" w:hAnsi="Trebuchet MS"/>
                <w:sz w:val="18"/>
                <w:szCs w:val="18"/>
              </w:rPr>
              <w:t>afs_kommunekode</w:t>
            </w:r>
            <w:proofErr w:type="spellEnd"/>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791ED7A6" w14:textId="77777777" w:rsidR="00CB4BEB" w:rsidRPr="00B87969" w:rsidRDefault="00CB4BEB" w:rsidP="003C0924">
            <w:pPr>
              <w:rPr>
                <w:rFonts w:ascii="Trebuchet MS" w:hAnsi="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2F44009A"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Felt defineret under: 3.1 Felter i generel datamodel</w:t>
            </w:r>
          </w:p>
        </w:tc>
      </w:tr>
      <w:tr w:rsidR="00CB4BEB" w:rsidRPr="00353B49" w14:paraId="4225E15D"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1D990062" w14:textId="77777777" w:rsidR="00CB4BEB" w:rsidRPr="00B87969" w:rsidRDefault="00CB4BEB" w:rsidP="003C0924">
            <w:pPr>
              <w:rPr>
                <w:rFonts w:ascii="Trebuchet MS" w:hAnsi="Trebuchet MS" w:cs="Trebuchet MS"/>
                <w:sz w:val="18"/>
                <w:szCs w:val="18"/>
              </w:rPr>
            </w:pPr>
            <w:proofErr w:type="spellStart"/>
            <w:r w:rsidRPr="00B87969">
              <w:rPr>
                <w:rFonts w:ascii="Trebuchet MS" w:hAnsi="Trebuchet MS"/>
                <w:sz w:val="18"/>
                <w:szCs w:val="18"/>
              </w:rPr>
              <w:t>afs_</w:t>
            </w:r>
            <w:r w:rsidRPr="00B87969">
              <w:rPr>
                <w:rFonts w:ascii="Trebuchet MS" w:hAnsi="Trebuchet MS" w:cs="Trebuchet MS"/>
                <w:sz w:val="18"/>
                <w:szCs w:val="18"/>
              </w:rPr>
              <w:t>postnr</w:t>
            </w:r>
            <w:proofErr w:type="spellEnd"/>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11B06CD2" w14:textId="77777777" w:rsidR="00CB4BEB" w:rsidRPr="00B87969" w:rsidRDefault="00CB4BEB" w:rsidP="003C0924">
            <w:pPr>
              <w:rPr>
                <w:rFonts w:ascii="Trebuchet MS" w:hAnsi="Trebuchet MS" w:cs="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384B7720"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Felt defineret under: 4.1 Standardiserede felter til de temaspecifikke datamodeller</w:t>
            </w:r>
          </w:p>
        </w:tc>
      </w:tr>
      <w:tr w:rsidR="00CB4BEB" w:rsidRPr="00353B49" w14:paraId="207A8948"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4243855A" w14:textId="77777777" w:rsidR="00CB4BEB" w:rsidRPr="00B87969" w:rsidRDefault="00CB4BEB" w:rsidP="003C0924">
            <w:pPr>
              <w:rPr>
                <w:rFonts w:ascii="Trebuchet MS" w:hAnsi="Trebuchet MS" w:cs="Trebuchet MS"/>
                <w:sz w:val="18"/>
                <w:szCs w:val="18"/>
              </w:rPr>
            </w:pPr>
            <w:proofErr w:type="spellStart"/>
            <w:r w:rsidRPr="00B87969">
              <w:rPr>
                <w:rFonts w:ascii="Trebuchet MS" w:hAnsi="Trebuchet MS"/>
                <w:sz w:val="18"/>
                <w:szCs w:val="18"/>
              </w:rPr>
              <w:t>afs_</w:t>
            </w:r>
            <w:r w:rsidRPr="00B87969">
              <w:rPr>
                <w:rFonts w:ascii="Trebuchet MS" w:hAnsi="Trebuchet MS" w:cs="Trebuchet MS"/>
                <w:sz w:val="18"/>
                <w:szCs w:val="18"/>
              </w:rPr>
              <w:t>postnr_by</w:t>
            </w:r>
            <w:proofErr w:type="spellEnd"/>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335F9BFF" w14:textId="77777777" w:rsidR="00CB4BEB" w:rsidRPr="00B87969" w:rsidRDefault="00CB4BEB" w:rsidP="003C0924">
            <w:pPr>
              <w:rPr>
                <w:rFonts w:ascii="Trebuchet MS" w:hAnsi="Trebuchet MS" w:cs="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75F0585B"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Felt defineret under: 4.1 Standardiserede felter til de temaspecifikke datamodeller</w:t>
            </w:r>
          </w:p>
        </w:tc>
      </w:tr>
      <w:tr w:rsidR="00CB4BEB" w:rsidRPr="00CE1917" w14:paraId="599A2017" w14:textId="77777777" w:rsidTr="003C0924">
        <w:trPr>
          <w:trHeight w:hRule="exact" w:val="510"/>
        </w:trPr>
        <w:tc>
          <w:tcPr>
            <w:tcW w:w="2038" w:type="dxa"/>
            <w:tcBorders>
              <w:top w:val="single" w:sz="4" w:space="0" w:color="auto"/>
              <w:left w:val="single" w:sz="4" w:space="0" w:color="auto"/>
              <w:bottom w:val="nil"/>
              <w:right w:val="single" w:sz="4" w:space="0" w:color="auto"/>
            </w:tcBorders>
            <w:shd w:val="clear" w:color="auto" w:fill="D9D9D9"/>
            <w:vAlign w:val="center"/>
          </w:tcPr>
          <w:p w14:paraId="17F14A21" w14:textId="77777777" w:rsidR="00CB4BEB" w:rsidRPr="00B87969" w:rsidRDefault="00CB4BEB" w:rsidP="003C0924">
            <w:pPr>
              <w:rPr>
                <w:rFonts w:ascii="Trebuchet MS" w:hAnsi="Trebuchet MS"/>
                <w:sz w:val="18"/>
                <w:szCs w:val="18"/>
              </w:rPr>
            </w:pPr>
            <w:proofErr w:type="spellStart"/>
            <w:r w:rsidRPr="00B87969">
              <w:rPr>
                <w:rFonts w:ascii="Trebuchet MS" w:hAnsi="Trebuchet MS"/>
                <w:sz w:val="18"/>
                <w:szCs w:val="18"/>
              </w:rPr>
              <w:t>jordflyt_dato_start</w:t>
            </w:r>
            <w:proofErr w:type="spellEnd"/>
          </w:p>
        </w:tc>
        <w:tc>
          <w:tcPr>
            <w:tcW w:w="2068" w:type="dxa"/>
            <w:gridSpan w:val="2"/>
            <w:tcBorders>
              <w:top w:val="single" w:sz="4" w:space="0" w:color="auto"/>
              <w:left w:val="single" w:sz="4" w:space="0" w:color="auto"/>
              <w:bottom w:val="nil"/>
              <w:right w:val="single" w:sz="4" w:space="0" w:color="auto"/>
            </w:tcBorders>
            <w:shd w:val="clear" w:color="auto" w:fill="FFFFFF"/>
            <w:vAlign w:val="center"/>
          </w:tcPr>
          <w:p w14:paraId="1EB58598" w14:textId="77777777" w:rsidR="00CB4BEB" w:rsidRPr="00B87969" w:rsidRDefault="00CB4BEB" w:rsidP="003C0924">
            <w:pPr>
              <w:rPr>
                <w:rFonts w:ascii="Trebuchet MS" w:hAnsi="Trebuchet MS"/>
                <w:sz w:val="18"/>
                <w:szCs w:val="18"/>
              </w:rPr>
            </w:pPr>
            <w:proofErr w:type="spellStart"/>
            <w:r w:rsidRPr="00B87969">
              <w:rPr>
                <w:rFonts w:ascii="Trebuchet MS" w:hAnsi="Trebuchet MS"/>
                <w:sz w:val="18"/>
                <w:szCs w:val="18"/>
              </w:rPr>
              <w:t>jordf</w:t>
            </w:r>
            <w:proofErr w:type="spellEnd"/>
            <w:r w:rsidRPr="00B87969">
              <w:rPr>
                <w:rFonts w:ascii="Trebuchet MS" w:hAnsi="Trebuchet MS"/>
                <w:sz w:val="18"/>
                <w:szCs w:val="18"/>
              </w:rPr>
              <w:t xml:space="preserve"> </w:t>
            </w:r>
            <w:r>
              <w:rPr>
                <w:rFonts w:ascii="Trebuchet MS" w:hAnsi="Trebuchet MS"/>
                <w:sz w:val="18"/>
                <w:szCs w:val="18"/>
              </w:rPr>
              <w:t>_star</w:t>
            </w:r>
          </w:p>
        </w:tc>
        <w:tc>
          <w:tcPr>
            <w:tcW w:w="4304" w:type="dxa"/>
            <w:tcBorders>
              <w:top w:val="single" w:sz="4" w:space="0" w:color="auto"/>
              <w:left w:val="single" w:sz="4" w:space="0" w:color="auto"/>
              <w:bottom w:val="nil"/>
              <w:right w:val="single" w:sz="4" w:space="0" w:color="auto"/>
            </w:tcBorders>
            <w:shd w:val="clear" w:color="auto" w:fill="FFFFFF"/>
            <w:vAlign w:val="center"/>
          </w:tcPr>
          <w:p w14:paraId="34D2D523"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Startdato hvor jorden forventes flyttet</w:t>
            </w:r>
          </w:p>
        </w:tc>
        <w:tc>
          <w:tcPr>
            <w:tcW w:w="1075" w:type="dxa"/>
            <w:tcBorders>
              <w:top w:val="single" w:sz="4" w:space="0" w:color="auto"/>
              <w:left w:val="single" w:sz="4" w:space="0" w:color="auto"/>
              <w:bottom w:val="nil"/>
              <w:right w:val="single" w:sz="4" w:space="0" w:color="auto"/>
            </w:tcBorders>
            <w:shd w:val="clear" w:color="auto" w:fill="FFFFFF"/>
            <w:vAlign w:val="center"/>
          </w:tcPr>
          <w:p w14:paraId="17476D0B" w14:textId="7DA85E70" w:rsidR="00CB4BEB" w:rsidRPr="00353B49"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1704" w:type="dxa"/>
            <w:tcBorders>
              <w:top w:val="single" w:sz="4" w:space="0" w:color="auto"/>
              <w:left w:val="single" w:sz="4" w:space="0" w:color="auto"/>
              <w:bottom w:val="nil"/>
              <w:right w:val="single" w:sz="4" w:space="0" w:color="auto"/>
            </w:tcBorders>
            <w:shd w:val="clear" w:color="auto" w:fill="FFFFFF"/>
            <w:vAlign w:val="bottom"/>
          </w:tcPr>
          <w:p w14:paraId="2A2F03DB" w14:textId="77777777" w:rsidR="00CB4BEB" w:rsidRPr="00E92151" w:rsidRDefault="00CB4BEB" w:rsidP="003C0924">
            <w:pPr>
              <w:autoSpaceDE w:val="0"/>
              <w:autoSpaceDN w:val="0"/>
              <w:adjustRightInd w:val="0"/>
              <w:jc w:val="center"/>
              <w:rPr>
                <w:rFonts w:ascii="Trebuchet MS" w:hAnsi="Trebuchet MS"/>
                <w:sz w:val="18"/>
                <w:szCs w:val="18"/>
              </w:rPr>
            </w:pPr>
            <w:r w:rsidRPr="00E92151">
              <w:rPr>
                <w:rFonts w:ascii="Trebuchet MS" w:hAnsi="Trebuchet MS"/>
                <w:sz w:val="18"/>
                <w:szCs w:val="18"/>
              </w:rPr>
              <w:t>2006-12-31</w:t>
            </w:r>
          </w:p>
          <w:p w14:paraId="68B3BFA0" w14:textId="77777777" w:rsidR="00CB4BEB" w:rsidRPr="00E92151" w:rsidRDefault="00CB4BEB" w:rsidP="003C0924">
            <w:pPr>
              <w:jc w:val="center"/>
              <w:rPr>
                <w:rFonts w:ascii="Trebuchet MS" w:hAnsi="Trebuchet MS"/>
                <w:sz w:val="18"/>
                <w:szCs w:val="18"/>
              </w:rPr>
            </w:pPr>
            <w:r w:rsidRPr="00E92151">
              <w:rPr>
                <w:rFonts w:ascii="Trebuchet MS" w:hAnsi="Trebuchet MS"/>
                <w:sz w:val="18"/>
                <w:szCs w:val="18"/>
              </w:rPr>
              <w:t>2999-12-31</w:t>
            </w:r>
          </w:p>
        </w:tc>
        <w:tc>
          <w:tcPr>
            <w:tcW w:w="1384" w:type="dxa"/>
            <w:tcBorders>
              <w:top w:val="single" w:sz="4" w:space="0" w:color="auto"/>
              <w:left w:val="single" w:sz="4" w:space="0" w:color="auto"/>
              <w:bottom w:val="nil"/>
              <w:right w:val="single" w:sz="4" w:space="0" w:color="auto"/>
            </w:tcBorders>
            <w:shd w:val="clear" w:color="auto" w:fill="FFFFFF"/>
            <w:vAlign w:val="center"/>
          </w:tcPr>
          <w:p w14:paraId="52CB3983" w14:textId="77777777" w:rsidR="00CB4BEB" w:rsidRPr="00823876" w:rsidRDefault="00CB4BEB" w:rsidP="003C0924">
            <w:pPr>
              <w:jc w:val="center"/>
              <w:rPr>
                <w:rFonts w:ascii="Trebuchet MS" w:hAnsi="Trebuchet MS"/>
                <w:sz w:val="18"/>
                <w:szCs w:val="18"/>
              </w:rPr>
            </w:pPr>
            <w:r>
              <w:rPr>
                <w:rFonts w:ascii="Trebuchet MS" w:hAnsi="Trebuchet MS"/>
                <w:sz w:val="18"/>
                <w:szCs w:val="18"/>
              </w:rPr>
              <w:t>O</w:t>
            </w:r>
          </w:p>
        </w:tc>
        <w:tc>
          <w:tcPr>
            <w:tcW w:w="2095" w:type="dxa"/>
            <w:tcBorders>
              <w:top w:val="single" w:sz="4" w:space="0" w:color="auto"/>
              <w:left w:val="single" w:sz="4" w:space="0" w:color="auto"/>
              <w:bottom w:val="nil"/>
              <w:right w:val="single" w:sz="4" w:space="0" w:color="auto"/>
            </w:tcBorders>
            <w:shd w:val="clear" w:color="auto" w:fill="FFFFFF"/>
            <w:vAlign w:val="center"/>
          </w:tcPr>
          <w:p w14:paraId="596A2F01" w14:textId="77777777" w:rsidR="00CB4BEB" w:rsidRPr="00823876" w:rsidRDefault="00CB4BEB" w:rsidP="003C0924">
            <w:pPr>
              <w:rPr>
                <w:rFonts w:ascii="Trebuchet MS" w:hAnsi="Trebuchet MS"/>
                <w:sz w:val="18"/>
                <w:szCs w:val="18"/>
              </w:rPr>
            </w:pPr>
            <w:r w:rsidRPr="00823876">
              <w:rPr>
                <w:rFonts w:ascii="Trebuchet MS" w:hAnsi="Trebuchet MS"/>
                <w:sz w:val="18"/>
                <w:szCs w:val="18"/>
              </w:rPr>
              <w:t>2011-05-23</w:t>
            </w:r>
          </w:p>
        </w:tc>
      </w:tr>
      <w:tr w:rsidR="00CB4BEB" w:rsidRPr="00CE1917" w14:paraId="564ACE34" w14:textId="77777777" w:rsidTr="003C0924">
        <w:trPr>
          <w:trHeight w:hRule="exact" w:val="510"/>
        </w:trPr>
        <w:tc>
          <w:tcPr>
            <w:tcW w:w="2038" w:type="dxa"/>
            <w:tcBorders>
              <w:top w:val="single" w:sz="4" w:space="0" w:color="auto"/>
              <w:left w:val="single" w:sz="4" w:space="0" w:color="auto"/>
              <w:bottom w:val="nil"/>
              <w:right w:val="single" w:sz="4" w:space="0" w:color="auto"/>
            </w:tcBorders>
            <w:shd w:val="clear" w:color="auto" w:fill="D9D9D9"/>
            <w:vAlign w:val="center"/>
          </w:tcPr>
          <w:p w14:paraId="08CDED52" w14:textId="77777777" w:rsidR="00CB4BEB" w:rsidRPr="00B87969" w:rsidRDefault="00CB4BEB" w:rsidP="003C0924">
            <w:pPr>
              <w:rPr>
                <w:rFonts w:ascii="Trebuchet MS" w:hAnsi="Trebuchet MS"/>
                <w:sz w:val="18"/>
                <w:szCs w:val="18"/>
              </w:rPr>
            </w:pPr>
            <w:proofErr w:type="spellStart"/>
            <w:r w:rsidRPr="00B87969">
              <w:rPr>
                <w:rFonts w:ascii="Trebuchet MS" w:hAnsi="Trebuchet MS"/>
                <w:sz w:val="18"/>
                <w:szCs w:val="18"/>
              </w:rPr>
              <w:t>jordflyt_dato_slut</w:t>
            </w:r>
            <w:proofErr w:type="spellEnd"/>
          </w:p>
        </w:tc>
        <w:tc>
          <w:tcPr>
            <w:tcW w:w="2068" w:type="dxa"/>
            <w:gridSpan w:val="2"/>
            <w:tcBorders>
              <w:top w:val="single" w:sz="4" w:space="0" w:color="auto"/>
              <w:left w:val="single" w:sz="4" w:space="0" w:color="auto"/>
              <w:bottom w:val="nil"/>
              <w:right w:val="single" w:sz="4" w:space="0" w:color="auto"/>
            </w:tcBorders>
            <w:shd w:val="clear" w:color="auto" w:fill="FFFFFF"/>
            <w:vAlign w:val="center"/>
          </w:tcPr>
          <w:p w14:paraId="5F1629E5" w14:textId="77777777" w:rsidR="00CB4BEB" w:rsidRPr="00B87969" w:rsidRDefault="00CB4BEB" w:rsidP="003C0924">
            <w:pPr>
              <w:rPr>
                <w:rFonts w:ascii="Trebuchet MS" w:hAnsi="Trebuchet MS"/>
                <w:sz w:val="18"/>
                <w:szCs w:val="18"/>
              </w:rPr>
            </w:pPr>
            <w:proofErr w:type="spellStart"/>
            <w:r>
              <w:rPr>
                <w:rFonts w:ascii="Trebuchet MS" w:hAnsi="Trebuchet MS"/>
                <w:sz w:val="18"/>
                <w:szCs w:val="18"/>
              </w:rPr>
              <w:t>jordf</w:t>
            </w:r>
            <w:proofErr w:type="spellEnd"/>
            <w:r w:rsidRPr="00B87969">
              <w:rPr>
                <w:rFonts w:ascii="Trebuchet MS" w:hAnsi="Trebuchet MS"/>
                <w:sz w:val="18"/>
                <w:szCs w:val="18"/>
              </w:rPr>
              <w:t xml:space="preserve"> _slut</w:t>
            </w:r>
          </w:p>
        </w:tc>
        <w:tc>
          <w:tcPr>
            <w:tcW w:w="4304" w:type="dxa"/>
            <w:tcBorders>
              <w:top w:val="single" w:sz="4" w:space="0" w:color="auto"/>
              <w:left w:val="single" w:sz="4" w:space="0" w:color="auto"/>
              <w:bottom w:val="nil"/>
              <w:right w:val="single" w:sz="4" w:space="0" w:color="auto"/>
            </w:tcBorders>
            <w:shd w:val="clear" w:color="auto" w:fill="FFFFFF"/>
            <w:vAlign w:val="center"/>
          </w:tcPr>
          <w:p w14:paraId="70521E7D"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Slutdato hvor jorden forventes flyttet</w:t>
            </w:r>
          </w:p>
        </w:tc>
        <w:tc>
          <w:tcPr>
            <w:tcW w:w="1075" w:type="dxa"/>
            <w:tcBorders>
              <w:top w:val="single" w:sz="4" w:space="0" w:color="auto"/>
              <w:left w:val="single" w:sz="4" w:space="0" w:color="auto"/>
              <w:bottom w:val="nil"/>
              <w:right w:val="single" w:sz="4" w:space="0" w:color="auto"/>
            </w:tcBorders>
            <w:shd w:val="clear" w:color="auto" w:fill="FFFFFF"/>
            <w:vAlign w:val="center"/>
          </w:tcPr>
          <w:p w14:paraId="19689B9F" w14:textId="763A95C0" w:rsidR="00CB4BEB" w:rsidRPr="00353B49"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1704" w:type="dxa"/>
            <w:tcBorders>
              <w:top w:val="single" w:sz="4" w:space="0" w:color="auto"/>
              <w:left w:val="single" w:sz="4" w:space="0" w:color="auto"/>
              <w:bottom w:val="nil"/>
              <w:right w:val="single" w:sz="4" w:space="0" w:color="auto"/>
            </w:tcBorders>
            <w:shd w:val="clear" w:color="auto" w:fill="FFFFFF"/>
            <w:vAlign w:val="bottom"/>
          </w:tcPr>
          <w:p w14:paraId="5D26E020" w14:textId="77777777" w:rsidR="00CB4BEB" w:rsidRPr="00E92151" w:rsidRDefault="00CB4BEB" w:rsidP="003C0924">
            <w:pPr>
              <w:autoSpaceDE w:val="0"/>
              <w:autoSpaceDN w:val="0"/>
              <w:adjustRightInd w:val="0"/>
              <w:jc w:val="center"/>
              <w:rPr>
                <w:rFonts w:ascii="Trebuchet MS" w:hAnsi="Trebuchet MS"/>
                <w:sz w:val="18"/>
                <w:szCs w:val="18"/>
              </w:rPr>
            </w:pPr>
            <w:r w:rsidRPr="00E92151">
              <w:rPr>
                <w:rFonts w:ascii="Trebuchet MS" w:hAnsi="Trebuchet MS"/>
                <w:sz w:val="18"/>
                <w:szCs w:val="18"/>
              </w:rPr>
              <w:t>2006-12-31</w:t>
            </w:r>
          </w:p>
          <w:p w14:paraId="377122C3" w14:textId="77777777" w:rsidR="00CB4BEB" w:rsidRPr="00E92151" w:rsidRDefault="00CB4BEB" w:rsidP="003C0924">
            <w:pPr>
              <w:jc w:val="center"/>
              <w:rPr>
                <w:rFonts w:ascii="Trebuchet MS" w:hAnsi="Trebuchet MS"/>
                <w:sz w:val="18"/>
                <w:szCs w:val="18"/>
              </w:rPr>
            </w:pPr>
            <w:r w:rsidRPr="00E92151">
              <w:rPr>
                <w:rFonts w:ascii="Trebuchet MS" w:hAnsi="Trebuchet MS"/>
                <w:sz w:val="18"/>
                <w:szCs w:val="18"/>
              </w:rPr>
              <w:t>2999-12-31</w:t>
            </w:r>
          </w:p>
        </w:tc>
        <w:tc>
          <w:tcPr>
            <w:tcW w:w="1384" w:type="dxa"/>
            <w:tcBorders>
              <w:top w:val="single" w:sz="4" w:space="0" w:color="auto"/>
              <w:left w:val="single" w:sz="4" w:space="0" w:color="auto"/>
              <w:bottom w:val="nil"/>
              <w:right w:val="single" w:sz="4" w:space="0" w:color="auto"/>
            </w:tcBorders>
            <w:shd w:val="clear" w:color="auto" w:fill="FFFFFF"/>
            <w:vAlign w:val="center"/>
          </w:tcPr>
          <w:p w14:paraId="0A4F6557" w14:textId="77777777" w:rsidR="00CB4BEB" w:rsidRPr="00823876" w:rsidRDefault="00CB4BEB" w:rsidP="003C0924">
            <w:pPr>
              <w:jc w:val="center"/>
              <w:rPr>
                <w:rFonts w:ascii="Trebuchet MS" w:hAnsi="Trebuchet MS"/>
                <w:sz w:val="18"/>
                <w:szCs w:val="18"/>
              </w:rPr>
            </w:pPr>
            <w:r>
              <w:rPr>
                <w:rFonts w:ascii="Trebuchet MS" w:hAnsi="Trebuchet MS"/>
                <w:sz w:val="18"/>
                <w:szCs w:val="18"/>
              </w:rPr>
              <w:t>O</w:t>
            </w:r>
          </w:p>
        </w:tc>
        <w:tc>
          <w:tcPr>
            <w:tcW w:w="2095" w:type="dxa"/>
            <w:tcBorders>
              <w:top w:val="single" w:sz="4" w:space="0" w:color="auto"/>
              <w:left w:val="single" w:sz="4" w:space="0" w:color="auto"/>
              <w:bottom w:val="nil"/>
              <w:right w:val="single" w:sz="4" w:space="0" w:color="auto"/>
            </w:tcBorders>
            <w:shd w:val="clear" w:color="auto" w:fill="FFFFFF"/>
            <w:vAlign w:val="center"/>
          </w:tcPr>
          <w:p w14:paraId="22EF6D8F" w14:textId="77777777" w:rsidR="00CB4BEB" w:rsidRPr="00823876" w:rsidRDefault="00CB4BEB" w:rsidP="003C0924">
            <w:pPr>
              <w:rPr>
                <w:rFonts w:ascii="Trebuchet MS" w:hAnsi="Trebuchet MS"/>
                <w:sz w:val="18"/>
                <w:szCs w:val="18"/>
              </w:rPr>
            </w:pPr>
            <w:r w:rsidRPr="00823876">
              <w:rPr>
                <w:rFonts w:ascii="Trebuchet MS" w:hAnsi="Trebuchet MS"/>
                <w:sz w:val="18"/>
                <w:szCs w:val="18"/>
              </w:rPr>
              <w:t>2011-05-23</w:t>
            </w:r>
          </w:p>
        </w:tc>
      </w:tr>
      <w:tr w:rsidR="00CB4BEB" w:rsidRPr="00353B49" w14:paraId="3656761A"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0ED59721" w14:textId="77777777" w:rsidR="00CB4BEB" w:rsidRPr="00B87969" w:rsidRDefault="00CB4BEB" w:rsidP="003C0924">
            <w:pPr>
              <w:rPr>
                <w:rFonts w:ascii="Trebuchet MS" w:hAnsi="Trebuchet MS" w:cs="Trebuchet MS"/>
                <w:sz w:val="18"/>
                <w:szCs w:val="18"/>
              </w:rPr>
            </w:pPr>
            <w:proofErr w:type="spellStart"/>
            <w:r w:rsidRPr="00B87969">
              <w:rPr>
                <w:rFonts w:ascii="Trebuchet MS" w:hAnsi="Trebuchet MS"/>
                <w:sz w:val="18"/>
                <w:szCs w:val="18"/>
              </w:rPr>
              <w:t>modt_</w:t>
            </w:r>
            <w:r w:rsidRPr="00B87969">
              <w:rPr>
                <w:rFonts w:ascii="Trebuchet MS" w:hAnsi="Trebuchet MS" w:cs="Trebuchet MS"/>
                <w:sz w:val="18"/>
                <w:szCs w:val="18"/>
              </w:rPr>
              <w:t>vejkode</w:t>
            </w:r>
            <w:proofErr w:type="spellEnd"/>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33139898" w14:textId="77777777" w:rsidR="00CB4BEB" w:rsidRPr="00B87969" w:rsidRDefault="00CB4BEB" w:rsidP="003C0924">
            <w:pPr>
              <w:rPr>
                <w:rFonts w:ascii="Trebuchet MS" w:hAnsi="Trebuchet MS" w:cs="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11D1BD43"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Felt defineret under: 4.1 Standardiserede felter til de temaspecifikke datamodeller</w:t>
            </w:r>
          </w:p>
        </w:tc>
      </w:tr>
      <w:tr w:rsidR="00CB4BEB" w:rsidRPr="00353B49" w14:paraId="6307F59A"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2DFD9737" w14:textId="77777777" w:rsidR="00CB4BEB" w:rsidRPr="00B87969" w:rsidRDefault="00CB4BEB" w:rsidP="003C0924">
            <w:pPr>
              <w:rPr>
                <w:rFonts w:ascii="Trebuchet MS" w:hAnsi="Trebuchet MS" w:cs="Trebuchet MS"/>
                <w:sz w:val="18"/>
                <w:szCs w:val="18"/>
              </w:rPr>
            </w:pPr>
            <w:proofErr w:type="spellStart"/>
            <w:r w:rsidRPr="00B87969">
              <w:rPr>
                <w:rFonts w:ascii="Trebuchet MS" w:hAnsi="Trebuchet MS"/>
                <w:sz w:val="18"/>
                <w:szCs w:val="18"/>
              </w:rPr>
              <w:t>modt_</w:t>
            </w:r>
            <w:r w:rsidRPr="00B87969">
              <w:rPr>
                <w:rFonts w:ascii="Trebuchet MS" w:hAnsi="Trebuchet MS" w:cs="Trebuchet MS"/>
                <w:sz w:val="18"/>
                <w:szCs w:val="18"/>
              </w:rPr>
              <w:t>vejnavn</w:t>
            </w:r>
            <w:proofErr w:type="spellEnd"/>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749EF5AA" w14:textId="77777777" w:rsidR="00CB4BEB" w:rsidRPr="00B87969" w:rsidRDefault="00CB4BEB" w:rsidP="003C0924">
            <w:pPr>
              <w:rPr>
                <w:rFonts w:ascii="Trebuchet MS" w:hAnsi="Trebuchet MS" w:cs="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11436F0D"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Felt defineret under: 4.1 Standardiserede felter til de temaspecifikke datamodeller</w:t>
            </w:r>
          </w:p>
        </w:tc>
      </w:tr>
      <w:tr w:rsidR="00CB4BEB" w:rsidRPr="003A6D4F" w14:paraId="78D1E49F" w14:textId="77777777" w:rsidTr="003C0924">
        <w:trPr>
          <w:trHeight w:hRule="exact" w:val="257"/>
        </w:trPr>
        <w:tc>
          <w:tcPr>
            <w:tcW w:w="2038" w:type="dxa"/>
            <w:tcBorders>
              <w:top w:val="single" w:sz="4" w:space="0" w:color="auto"/>
              <w:left w:val="single" w:sz="4" w:space="0" w:color="auto"/>
              <w:bottom w:val="nil"/>
              <w:right w:val="single" w:sz="4" w:space="0" w:color="auto"/>
            </w:tcBorders>
            <w:shd w:val="clear" w:color="auto" w:fill="97DDBA"/>
            <w:vAlign w:val="bottom"/>
          </w:tcPr>
          <w:p w14:paraId="4365F168" w14:textId="77777777" w:rsidR="00CB4BEB" w:rsidRPr="00B87969" w:rsidRDefault="00CB4BEB" w:rsidP="003C0924">
            <w:pPr>
              <w:rPr>
                <w:rFonts w:ascii="Trebuchet MS" w:hAnsi="Trebuchet MS"/>
                <w:sz w:val="18"/>
                <w:szCs w:val="18"/>
              </w:rPr>
            </w:pPr>
            <w:proofErr w:type="spellStart"/>
            <w:r w:rsidRPr="00B87969">
              <w:rPr>
                <w:rFonts w:ascii="Trebuchet MS" w:hAnsi="Trebuchet MS"/>
                <w:sz w:val="18"/>
                <w:szCs w:val="18"/>
              </w:rPr>
              <w:t>modt_cvf_vejkode</w:t>
            </w:r>
            <w:proofErr w:type="spellEnd"/>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38EB022A" w14:textId="77777777" w:rsidR="00CB4BEB" w:rsidRPr="00B87969" w:rsidRDefault="00CB4BEB" w:rsidP="003C0924">
            <w:pPr>
              <w:rPr>
                <w:rFonts w:ascii="Trebuchet MS" w:hAnsi="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2ABEE7DD"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Felt defineret under: 4.1 Standardiserede felter til de temaspecifikke datamodeller</w:t>
            </w:r>
          </w:p>
        </w:tc>
      </w:tr>
      <w:tr w:rsidR="00CB4BEB" w:rsidRPr="00353B49" w14:paraId="0B2E42FD"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273C91B6" w14:textId="77777777" w:rsidR="00CB4BEB" w:rsidRPr="00B87969" w:rsidRDefault="00CB4BEB" w:rsidP="003C0924">
            <w:pPr>
              <w:rPr>
                <w:rFonts w:ascii="Trebuchet MS" w:hAnsi="Trebuchet MS"/>
                <w:sz w:val="18"/>
                <w:szCs w:val="18"/>
              </w:rPr>
            </w:pPr>
            <w:proofErr w:type="spellStart"/>
            <w:r w:rsidRPr="00B87969">
              <w:rPr>
                <w:rFonts w:ascii="Trebuchet MS" w:hAnsi="Trebuchet MS"/>
                <w:sz w:val="18"/>
                <w:szCs w:val="18"/>
              </w:rPr>
              <w:t>modt_husnr</w:t>
            </w:r>
            <w:proofErr w:type="spellEnd"/>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59AEC6F6" w14:textId="77777777" w:rsidR="00CB4BEB" w:rsidRPr="00B87969" w:rsidRDefault="00CB4BEB" w:rsidP="003C0924">
            <w:pPr>
              <w:rPr>
                <w:rFonts w:ascii="Trebuchet MS" w:hAnsi="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2113AF06"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Felt defineret under: 4.1 Standardiserede felter til de temaspecifikke datamodeller</w:t>
            </w:r>
          </w:p>
        </w:tc>
      </w:tr>
      <w:tr w:rsidR="00CB4BEB" w:rsidRPr="00461050" w14:paraId="35390FD1"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08CC942B" w14:textId="77777777" w:rsidR="00CB4BEB" w:rsidRPr="00B87969" w:rsidRDefault="00CB4BEB" w:rsidP="003C0924">
            <w:pPr>
              <w:rPr>
                <w:rFonts w:ascii="Trebuchet MS" w:hAnsi="Trebuchet MS"/>
                <w:sz w:val="18"/>
                <w:szCs w:val="18"/>
              </w:rPr>
            </w:pPr>
            <w:proofErr w:type="spellStart"/>
            <w:r w:rsidRPr="00B87969">
              <w:rPr>
                <w:rFonts w:ascii="Trebuchet MS" w:hAnsi="Trebuchet MS"/>
                <w:sz w:val="18"/>
                <w:szCs w:val="18"/>
              </w:rPr>
              <w:t>modt_cvr_kode</w:t>
            </w:r>
            <w:proofErr w:type="spellEnd"/>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2B5CE833" w14:textId="77777777" w:rsidR="00CB4BEB" w:rsidRPr="00B87969" w:rsidRDefault="00CB4BEB" w:rsidP="003C0924">
            <w:pPr>
              <w:rPr>
                <w:rFonts w:ascii="Trebuchet MS" w:hAnsi="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2644B74F"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Felt defineret under: 3.1 Felter i generel datamodel</w:t>
            </w:r>
          </w:p>
        </w:tc>
      </w:tr>
      <w:tr w:rsidR="00CB4BEB" w:rsidRPr="00461050" w14:paraId="264E19D6"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69208EA7" w14:textId="77777777" w:rsidR="00CB4BEB" w:rsidRPr="00B87969" w:rsidRDefault="00CB4BEB" w:rsidP="003C0924">
            <w:pPr>
              <w:rPr>
                <w:rFonts w:ascii="Trebuchet MS" w:hAnsi="Trebuchet MS"/>
                <w:sz w:val="18"/>
                <w:szCs w:val="18"/>
              </w:rPr>
            </w:pPr>
            <w:proofErr w:type="spellStart"/>
            <w:r w:rsidRPr="00B87969">
              <w:rPr>
                <w:rFonts w:ascii="Trebuchet MS" w:hAnsi="Trebuchet MS"/>
                <w:sz w:val="18"/>
                <w:szCs w:val="18"/>
              </w:rPr>
              <w:t>modt_cvr_navn</w:t>
            </w:r>
            <w:proofErr w:type="spellEnd"/>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210D92AF" w14:textId="77777777" w:rsidR="00CB4BEB" w:rsidRPr="00B87969" w:rsidRDefault="00CB4BEB" w:rsidP="003C0924">
            <w:pPr>
              <w:rPr>
                <w:rFonts w:ascii="Trebuchet MS" w:hAnsi="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20C0FA46"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Felt defineret under: 3.1 Felter i generel datamodel</w:t>
            </w:r>
          </w:p>
        </w:tc>
      </w:tr>
      <w:tr w:rsidR="00CB4BEB" w:rsidRPr="003A6D4F" w14:paraId="46717504"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1D41E862" w14:textId="77777777" w:rsidR="00CB4BEB" w:rsidRPr="00B87969" w:rsidRDefault="00CB4BEB" w:rsidP="003C0924">
            <w:pPr>
              <w:rPr>
                <w:rFonts w:ascii="Trebuchet MS" w:hAnsi="Trebuchet MS"/>
                <w:sz w:val="18"/>
                <w:szCs w:val="18"/>
              </w:rPr>
            </w:pPr>
            <w:proofErr w:type="spellStart"/>
            <w:r w:rsidRPr="00B87969">
              <w:rPr>
                <w:rFonts w:ascii="Trebuchet MS" w:hAnsi="Trebuchet MS"/>
                <w:sz w:val="18"/>
                <w:szCs w:val="18"/>
              </w:rPr>
              <w:t>modt_kommunekode</w:t>
            </w:r>
            <w:proofErr w:type="spellEnd"/>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047CAF94" w14:textId="77777777" w:rsidR="00CB4BEB" w:rsidRPr="00B87969" w:rsidRDefault="00CB4BEB" w:rsidP="003C0924">
            <w:pPr>
              <w:rPr>
                <w:rFonts w:ascii="Trebuchet MS" w:hAnsi="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3E68682E"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Felt defineret under: 3.1 Felter i generel datamodel</w:t>
            </w:r>
          </w:p>
        </w:tc>
      </w:tr>
      <w:tr w:rsidR="00CB4BEB" w:rsidRPr="00353B49" w14:paraId="11410678"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09A2FF29" w14:textId="77777777" w:rsidR="00CB4BEB" w:rsidRPr="00B87969" w:rsidRDefault="00CB4BEB" w:rsidP="003C0924">
            <w:pPr>
              <w:rPr>
                <w:rFonts w:ascii="Trebuchet MS" w:hAnsi="Trebuchet MS" w:cs="Trebuchet MS"/>
                <w:sz w:val="18"/>
                <w:szCs w:val="18"/>
              </w:rPr>
            </w:pPr>
            <w:proofErr w:type="spellStart"/>
            <w:r w:rsidRPr="00B87969">
              <w:rPr>
                <w:rFonts w:ascii="Trebuchet MS" w:hAnsi="Trebuchet MS"/>
                <w:sz w:val="18"/>
                <w:szCs w:val="18"/>
              </w:rPr>
              <w:t>modt_</w:t>
            </w:r>
            <w:r w:rsidRPr="00B87969">
              <w:rPr>
                <w:rFonts w:ascii="Trebuchet MS" w:hAnsi="Trebuchet MS" w:cs="Trebuchet MS"/>
                <w:sz w:val="18"/>
                <w:szCs w:val="18"/>
              </w:rPr>
              <w:t>postnr</w:t>
            </w:r>
            <w:proofErr w:type="spellEnd"/>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4D23802A" w14:textId="77777777" w:rsidR="00CB4BEB" w:rsidRPr="00B87969" w:rsidRDefault="00CB4BEB" w:rsidP="003C0924">
            <w:pPr>
              <w:rPr>
                <w:rFonts w:ascii="Trebuchet MS" w:hAnsi="Trebuchet MS" w:cs="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65F8B4E8"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Felt defineret under: 4.1 Standardiserede felter til de temaspecifikke datamodeller</w:t>
            </w:r>
          </w:p>
        </w:tc>
      </w:tr>
      <w:tr w:rsidR="00CB4BEB" w:rsidRPr="00353B49" w14:paraId="1A124E69"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06A1E970" w14:textId="77777777" w:rsidR="00CB4BEB" w:rsidRPr="00B87969" w:rsidRDefault="00CB4BEB" w:rsidP="003C0924">
            <w:pPr>
              <w:rPr>
                <w:rFonts w:ascii="Trebuchet MS" w:hAnsi="Trebuchet MS" w:cs="Trebuchet MS"/>
                <w:sz w:val="18"/>
                <w:szCs w:val="18"/>
              </w:rPr>
            </w:pPr>
            <w:proofErr w:type="spellStart"/>
            <w:r w:rsidRPr="00B87969">
              <w:rPr>
                <w:rFonts w:ascii="Trebuchet MS" w:hAnsi="Trebuchet MS"/>
                <w:sz w:val="18"/>
                <w:szCs w:val="18"/>
              </w:rPr>
              <w:t>modt_</w:t>
            </w:r>
            <w:r w:rsidRPr="00B87969">
              <w:rPr>
                <w:rFonts w:ascii="Trebuchet MS" w:hAnsi="Trebuchet MS" w:cs="Trebuchet MS"/>
                <w:sz w:val="18"/>
                <w:szCs w:val="18"/>
              </w:rPr>
              <w:t>postnr_by</w:t>
            </w:r>
            <w:proofErr w:type="spellEnd"/>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0C8517E0" w14:textId="77777777" w:rsidR="00CB4BEB" w:rsidRPr="00B87969" w:rsidRDefault="00CB4BEB" w:rsidP="003C0924">
            <w:pPr>
              <w:rPr>
                <w:rFonts w:ascii="Trebuchet MS" w:hAnsi="Trebuchet MS" w:cs="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68F1A9F7"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Felt defineret under: 4.1 Standardiserede felter til de temaspecifikke datamodeller</w:t>
            </w:r>
          </w:p>
        </w:tc>
      </w:tr>
      <w:tr w:rsidR="00CB4BEB" w:rsidRPr="00CE1917" w14:paraId="2E0378D3" w14:textId="77777777" w:rsidTr="003C0924">
        <w:trPr>
          <w:trHeight w:hRule="exact" w:val="510"/>
        </w:trPr>
        <w:tc>
          <w:tcPr>
            <w:tcW w:w="2038" w:type="dxa"/>
            <w:tcBorders>
              <w:top w:val="single" w:sz="4" w:space="0" w:color="auto"/>
              <w:left w:val="single" w:sz="4" w:space="0" w:color="auto"/>
              <w:bottom w:val="nil"/>
              <w:right w:val="single" w:sz="4" w:space="0" w:color="auto"/>
            </w:tcBorders>
            <w:shd w:val="clear" w:color="auto" w:fill="D9D9D9"/>
            <w:vAlign w:val="center"/>
          </w:tcPr>
          <w:p w14:paraId="4B56D847" w14:textId="77777777" w:rsidR="00CB4BEB" w:rsidRPr="00B87969" w:rsidRDefault="00CB4BEB" w:rsidP="003C0924">
            <w:pPr>
              <w:rPr>
                <w:rFonts w:ascii="Trebuchet MS" w:hAnsi="Trebuchet MS"/>
                <w:sz w:val="18"/>
                <w:szCs w:val="18"/>
              </w:rPr>
            </w:pPr>
            <w:proofErr w:type="spellStart"/>
            <w:r w:rsidRPr="00B87969">
              <w:rPr>
                <w:rFonts w:ascii="Trebuchet MS" w:hAnsi="Trebuchet MS"/>
                <w:sz w:val="18"/>
                <w:szCs w:val="18"/>
              </w:rPr>
              <w:t>tillad_dato</w:t>
            </w:r>
            <w:proofErr w:type="spellEnd"/>
          </w:p>
        </w:tc>
        <w:tc>
          <w:tcPr>
            <w:tcW w:w="2068" w:type="dxa"/>
            <w:gridSpan w:val="2"/>
            <w:tcBorders>
              <w:top w:val="single" w:sz="4" w:space="0" w:color="auto"/>
              <w:left w:val="single" w:sz="4" w:space="0" w:color="auto"/>
              <w:bottom w:val="nil"/>
              <w:right w:val="single" w:sz="4" w:space="0" w:color="auto"/>
            </w:tcBorders>
            <w:shd w:val="clear" w:color="auto" w:fill="FFFFFF"/>
            <w:vAlign w:val="center"/>
          </w:tcPr>
          <w:p w14:paraId="5DB3F63B" w14:textId="77777777" w:rsidR="00CB4BEB" w:rsidRPr="00B87969" w:rsidRDefault="00CB4BEB" w:rsidP="003C0924">
            <w:pPr>
              <w:rPr>
                <w:rFonts w:ascii="Trebuchet MS" w:hAnsi="Trebuchet MS"/>
                <w:sz w:val="18"/>
                <w:szCs w:val="18"/>
              </w:rPr>
            </w:pPr>
            <w:proofErr w:type="spellStart"/>
            <w:r w:rsidRPr="00B87969">
              <w:rPr>
                <w:rFonts w:ascii="Trebuchet MS" w:hAnsi="Trebuchet MS"/>
                <w:sz w:val="18"/>
                <w:szCs w:val="18"/>
              </w:rPr>
              <w:t>t</w:t>
            </w:r>
            <w:r>
              <w:rPr>
                <w:rFonts w:ascii="Trebuchet MS" w:hAnsi="Trebuchet MS"/>
                <w:sz w:val="18"/>
                <w:szCs w:val="18"/>
              </w:rPr>
              <w:t>illad_dat</w:t>
            </w:r>
            <w:proofErr w:type="spellEnd"/>
          </w:p>
        </w:tc>
        <w:tc>
          <w:tcPr>
            <w:tcW w:w="4304" w:type="dxa"/>
            <w:tcBorders>
              <w:top w:val="single" w:sz="4" w:space="0" w:color="auto"/>
              <w:left w:val="single" w:sz="4" w:space="0" w:color="auto"/>
              <w:bottom w:val="nil"/>
              <w:right w:val="single" w:sz="4" w:space="0" w:color="auto"/>
            </w:tcBorders>
            <w:shd w:val="clear" w:color="auto" w:fill="FFFFFF"/>
            <w:vAlign w:val="center"/>
          </w:tcPr>
          <w:p w14:paraId="5BFA187D"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Dato for tilladelse</w:t>
            </w:r>
          </w:p>
        </w:tc>
        <w:tc>
          <w:tcPr>
            <w:tcW w:w="1075" w:type="dxa"/>
            <w:tcBorders>
              <w:top w:val="single" w:sz="4" w:space="0" w:color="auto"/>
              <w:left w:val="single" w:sz="4" w:space="0" w:color="auto"/>
              <w:bottom w:val="nil"/>
              <w:right w:val="single" w:sz="4" w:space="0" w:color="auto"/>
            </w:tcBorders>
            <w:shd w:val="clear" w:color="auto" w:fill="FFFFFF"/>
            <w:vAlign w:val="center"/>
          </w:tcPr>
          <w:p w14:paraId="248A5232" w14:textId="681838F0" w:rsidR="00CB4BEB" w:rsidRPr="00353B49"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1704" w:type="dxa"/>
            <w:tcBorders>
              <w:top w:val="single" w:sz="4" w:space="0" w:color="auto"/>
              <w:left w:val="single" w:sz="4" w:space="0" w:color="auto"/>
              <w:bottom w:val="nil"/>
              <w:right w:val="single" w:sz="4" w:space="0" w:color="auto"/>
            </w:tcBorders>
            <w:shd w:val="clear" w:color="auto" w:fill="FFFFFF"/>
            <w:vAlign w:val="bottom"/>
          </w:tcPr>
          <w:p w14:paraId="69801962" w14:textId="77777777" w:rsidR="00CB4BEB" w:rsidRPr="00E92151" w:rsidRDefault="00CB4BEB" w:rsidP="003C0924">
            <w:pPr>
              <w:autoSpaceDE w:val="0"/>
              <w:autoSpaceDN w:val="0"/>
              <w:adjustRightInd w:val="0"/>
              <w:jc w:val="center"/>
              <w:rPr>
                <w:rFonts w:ascii="Trebuchet MS" w:hAnsi="Trebuchet MS"/>
                <w:sz w:val="18"/>
                <w:szCs w:val="18"/>
              </w:rPr>
            </w:pPr>
            <w:r w:rsidRPr="00E92151">
              <w:rPr>
                <w:rFonts w:ascii="Trebuchet MS" w:hAnsi="Trebuchet MS"/>
                <w:sz w:val="18"/>
                <w:szCs w:val="18"/>
              </w:rPr>
              <w:t>2006-12-31</w:t>
            </w:r>
          </w:p>
          <w:p w14:paraId="725AC0E8" w14:textId="77777777" w:rsidR="00CB4BEB" w:rsidRPr="00353B49" w:rsidRDefault="00CB4BEB" w:rsidP="003C0924">
            <w:pPr>
              <w:jc w:val="center"/>
              <w:rPr>
                <w:rFonts w:ascii="Trebuchet MS" w:hAnsi="Trebuchet MS" w:cs="Trebuchet MS"/>
                <w:sz w:val="18"/>
                <w:szCs w:val="18"/>
              </w:rPr>
            </w:pPr>
            <w:r w:rsidRPr="00E92151">
              <w:rPr>
                <w:rFonts w:ascii="Trebuchet MS" w:hAnsi="Trebuchet MS"/>
                <w:sz w:val="18"/>
                <w:szCs w:val="18"/>
              </w:rPr>
              <w:t>2999-12-31</w:t>
            </w:r>
          </w:p>
        </w:tc>
        <w:tc>
          <w:tcPr>
            <w:tcW w:w="1384" w:type="dxa"/>
            <w:tcBorders>
              <w:top w:val="single" w:sz="4" w:space="0" w:color="auto"/>
              <w:left w:val="single" w:sz="4" w:space="0" w:color="auto"/>
              <w:bottom w:val="nil"/>
              <w:right w:val="single" w:sz="4" w:space="0" w:color="auto"/>
            </w:tcBorders>
            <w:shd w:val="clear" w:color="auto" w:fill="FFFFFF"/>
            <w:vAlign w:val="center"/>
          </w:tcPr>
          <w:p w14:paraId="1EA76B3C" w14:textId="77777777" w:rsidR="00CB4BEB" w:rsidRPr="00823876" w:rsidRDefault="00CB4BEB" w:rsidP="003C0924">
            <w:pPr>
              <w:jc w:val="center"/>
              <w:rPr>
                <w:rFonts w:ascii="Trebuchet MS" w:hAnsi="Trebuchet MS"/>
                <w:sz w:val="18"/>
                <w:szCs w:val="18"/>
              </w:rPr>
            </w:pPr>
            <w:r>
              <w:rPr>
                <w:rFonts w:ascii="Trebuchet MS" w:hAnsi="Trebuchet MS"/>
                <w:sz w:val="18"/>
                <w:szCs w:val="18"/>
              </w:rPr>
              <w:t>O</w:t>
            </w:r>
          </w:p>
        </w:tc>
        <w:tc>
          <w:tcPr>
            <w:tcW w:w="2095" w:type="dxa"/>
            <w:tcBorders>
              <w:top w:val="single" w:sz="4" w:space="0" w:color="auto"/>
              <w:left w:val="single" w:sz="4" w:space="0" w:color="auto"/>
              <w:bottom w:val="nil"/>
              <w:right w:val="single" w:sz="4" w:space="0" w:color="auto"/>
            </w:tcBorders>
            <w:shd w:val="clear" w:color="auto" w:fill="FFFFFF"/>
            <w:vAlign w:val="center"/>
          </w:tcPr>
          <w:p w14:paraId="17C9A674" w14:textId="77777777" w:rsidR="00CB4BEB" w:rsidRPr="00823876" w:rsidRDefault="00CB4BEB" w:rsidP="003C0924">
            <w:pPr>
              <w:rPr>
                <w:rFonts w:ascii="Trebuchet MS" w:hAnsi="Trebuchet MS"/>
                <w:sz w:val="18"/>
                <w:szCs w:val="18"/>
              </w:rPr>
            </w:pPr>
            <w:r w:rsidRPr="00823876">
              <w:rPr>
                <w:rFonts w:ascii="Trebuchet MS" w:hAnsi="Trebuchet MS"/>
                <w:sz w:val="18"/>
                <w:szCs w:val="18"/>
              </w:rPr>
              <w:t>2011-05-23</w:t>
            </w:r>
          </w:p>
        </w:tc>
      </w:tr>
      <w:tr w:rsidR="00CB4BEB" w:rsidRPr="00CE1917" w14:paraId="5B202D77"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D9D9D9"/>
            <w:vAlign w:val="bottom"/>
          </w:tcPr>
          <w:p w14:paraId="563EF178" w14:textId="77777777" w:rsidR="00CB4BEB" w:rsidRPr="00B87969" w:rsidRDefault="00CB4BEB" w:rsidP="003C0924">
            <w:pPr>
              <w:rPr>
                <w:rFonts w:ascii="Trebuchet MS" w:hAnsi="Trebuchet MS"/>
                <w:sz w:val="18"/>
                <w:szCs w:val="18"/>
              </w:rPr>
            </w:pPr>
            <w:proofErr w:type="spellStart"/>
            <w:r w:rsidRPr="00B87969">
              <w:rPr>
                <w:rFonts w:ascii="Trebuchet MS" w:hAnsi="Trebuchet MS"/>
                <w:sz w:val="18"/>
                <w:szCs w:val="18"/>
              </w:rPr>
              <w:t>jordmaengde_faktisk</w:t>
            </w:r>
            <w:proofErr w:type="spellEnd"/>
          </w:p>
        </w:tc>
        <w:tc>
          <w:tcPr>
            <w:tcW w:w="2068" w:type="dxa"/>
            <w:gridSpan w:val="2"/>
            <w:tcBorders>
              <w:top w:val="single" w:sz="4" w:space="0" w:color="auto"/>
              <w:left w:val="single" w:sz="4" w:space="0" w:color="auto"/>
              <w:bottom w:val="nil"/>
              <w:right w:val="single" w:sz="4" w:space="0" w:color="auto"/>
            </w:tcBorders>
            <w:shd w:val="clear" w:color="auto" w:fill="FFFFFF"/>
            <w:vAlign w:val="bottom"/>
          </w:tcPr>
          <w:p w14:paraId="47C278FC" w14:textId="77777777" w:rsidR="00CB4BEB" w:rsidRPr="00B87969" w:rsidRDefault="00CB4BEB" w:rsidP="003C0924">
            <w:pPr>
              <w:rPr>
                <w:rFonts w:ascii="Trebuchet MS" w:hAnsi="Trebuchet MS"/>
                <w:sz w:val="18"/>
                <w:szCs w:val="18"/>
              </w:rPr>
            </w:pPr>
            <w:proofErr w:type="spellStart"/>
            <w:r w:rsidRPr="00B87969">
              <w:rPr>
                <w:rFonts w:ascii="Trebuchet MS" w:hAnsi="Trebuchet MS"/>
                <w:sz w:val="18"/>
                <w:szCs w:val="18"/>
              </w:rPr>
              <w:t>jordm_fakt</w:t>
            </w:r>
            <w:proofErr w:type="spellEnd"/>
          </w:p>
        </w:tc>
        <w:tc>
          <w:tcPr>
            <w:tcW w:w="4304" w:type="dxa"/>
            <w:tcBorders>
              <w:top w:val="single" w:sz="4" w:space="0" w:color="auto"/>
              <w:left w:val="single" w:sz="4" w:space="0" w:color="auto"/>
              <w:bottom w:val="nil"/>
              <w:right w:val="single" w:sz="4" w:space="0" w:color="auto"/>
            </w:tcBorders>
            <w:shd w:val="clear" w:color="auto" w:fill="FFFFFF"/>
            <w:vAlign w:val="bottom"/>
          </w:tcPr>
          <w:p w14:paraId="0AA84713"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Jordmængde KBM (m3) reelt flyttet</w:t>
            </w:r>
          </w:p>
        </w:tc>
        <w:tc>
          <w:tcPr>
            <w:tcW w:w="1075" w:type="dxa"/>
            <w:tcBorders>
              <w:top w:val="single" w:sz="4" w:space="0" w:color="auto"/>
              <w:left w:val="single" w:sz="4" w:space="0" w:color="auto"/>
              <w:bottom w:val="nil"/>
              <w:right w:val="single" w:sz="4" w:space="0" w:color="auto"/>
            </w:tcBorders>
            <w:shd w:val="clear" w:color="auto" w:fill="FFFFFF"/>
            <w:vAlign w:val="bottom"/>
          </w:tcPr>
          <w:p w14:paraId="74BB4A1D" w14:textId="77777777" w:rsidR="00CB4BEB" w:rsidRPr="00823876" w:rsidRDefault="00CB4BEB" w:rsidP="003C0924">
            <w:pPr>
              <w:rPr>
                <w:rFonts w:ascii="Trebuchet MS" w:hAnsi="Trebuchet MS"/>
                <w:sz w:val="18"/>
                <w:szCs w:val="18"/>
              </w:rPr>
            </w:pPr>
            <w:r>
              <w:rPr>
                <w:rFonts w:ascii="Trebuchet MS" w:hAnsi="Trebuchet MS"/>
                <w:sz w:val="18"/>
                <w:szCs w:val="18"/>
              </w:rPr>
              <w:t>Tal</w:t>
            </w:r>
          </w:p>
        </w:tc>
        <w:tc>
          <w:tcPr>
            <w:tcW w:w="1704" w:type="dxa"/>
            <w:tcBorders>
              <w:top w:val="single" w:sz="4" w:space="0" w:color="auto"/>
              <w:left w:val="single" w:sz="4" w:space="0" w:color="auto"/>
              <w:bottom w:val="nil"/>
              <w:right w:val="single" w:sz="4" w:space="0" w:color="auto"/>
            </w:tcBorders>
            <w:shd w:val="clear" w:color="auto" w:fill="FFFFFF"/>
            <w:vAlign w:val="bottom"/>
          </w:tcPr>
          <w:p w14:paraId="50172CCD" w14:textId="77777777" w:rsidR="00CB4BEB" w:rsidRPr="00823876" w:rsidRDefault="00CB4BEB" w:rsidP="003C0924">
            <w:pPr>
              <w:jc w:val="center"/>
              <w:rPr>
                <w:rFonts w:ascii="Trebuchet MS" w:hAnsi="Trebuchet MS"/>
                <w:sz w:val="18"/>
                <w:szCs w:val="18"/>
              </w:rPr>
            </w:pPr>
            <w:r>
              <w:rPr>
                <w:rFonts w:ascii="Trebuchet MS" w:hAnsi="Trebuchet MS"/>
                <w:sz w:val="18"/>
                <w:szCs w:val="18"/>
              </w:rPr>
              <w:t>1,0-9999,9</w:t>
            </w:r>
          </w:p>
        </w:tc>
        <w:tc>
          <w:tcPr>
            <w:tcW w:w="1384" w:type="dxa"/>
            <w:tcBorders>
              <w:top w:val="single" w:sz="4" w:space="0" w:color="auto"/>
              <w:left w:val="single" w:sz="4" w:space="0" w:color="auto"/>
              <w:bottom w:val="nil"/>
              <w:right w:val="single" w:sz="4" w:space="0" w:color="auto"/>
            </w:tcBorders>
            <w:shd w:val="clear" w:color="auto" w:fill="FFFFFF"/>
            <w:vAlign w:val="bottom"/>
          </w:tcPr>
          <w:p w14:paraId="241E8E77" w14:textId="77777777" w:rsidR="00CB4BEB" w:rsidRPr="00823876"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095" w:type="dxa"/>
            <w:tcBorders>
              <w:top w:val="single" w:sz="4" w:space="0" w:color="auto"/>
              <w:left w:val="single" w:sz="4" w:space="0" w:color="auto"/>
              <w:bottom w:val="nil"/>
              <w:right w:val="single" w:sz="4" w:space="0" w:color="auto"/>
            </w:tcBorders>
            <w:shd w:val="clear" w:color="auto" w:fill="FFFFFF"/>
            <w:vAlign w:val="bottom"/>
          </w:tcPr>
          <w:p w14:paraId="434C247A" w14:textId="77777777" w:rsidR="00CB4BEB" w:rsidRPr="00823876" w:rsidRDefault="00CB4BEB" w:rsidP="003C0924">
            <w:pPr>
              <w:rPr>
                <w:rFonts w:ascii="Trebuchet MS" w:hAnsi="Trebuchet MS" w:cs="Trebuchet MS"/>
                <w:sz w:val="18"/>
                <w:szCs w:val="18"/>
              </w:rPr>
            </w:pPr>
          </w:p>
        </w:tc>
      </w:tr>
      <w:tr w:rsidR="00CB4BEB" w:rsidRPr="00CE1917" w14:paraId="748E8E91" w14:textId="77777777" w:rsidTr="003C0924">
        <w:trPr>
          <w:trHeight w:hRule="exact" w:val="255"/>
        </w:trPr>
        <w:tc>
          <w:tcPr>
            <w:tcW w:w="2038" w:type="dxa"/>
            <w:tcBorders>
              <w:top w:val="single" w:sz="4" w:space="0" w:color="auto"/>
              <w:left w:val="single" w:sz="4" w:space="0" w:color="auto"/>
              <w:bottom w:val="single" w:sz="4" w:space="0" w:color="auto"/>
              <w:right w:val="single" w:sz="4" w:space="0" w:color="auto"/>
            </w:tcBorders>
            <w:shd w:val="clear" w:color="auto" w:fill="D9D9D9"/>
            <w:vAlign w:val="bottom"/>
          </w:tcPr>
          <w:p w14:paraId="7C7D2391" w14:textId="77777777" w:rsidR="00CB4BEB" w:rsidRDefault="00CB4BEB" w:rsidP="003C0924">
            <w:pPr>
              <w:rPr>
                <w:rFonts w:ascii="Trebuchet MS" w:hAnsi="Trebuchet MS"/>
                <w:sz w:val="18"/>
                <w:szCs w:val="18"/>
              </w:rPr>
            </w:pPr>
            <w:proofErr w:type="spellStart"/>
            <w:r>
              <w:rPr>
                <w:rFonts w:ascii="Trebuchet MS" w:hAnsi="Trebuchet MS"/>
                <w:sz w:val="18"/>
                <w:szCs w:val="18"/>
              </w:rPr>
              <w:t>jord</w:t>
            </w:r>
            <w:r w:rsidRPr="00823876">
              <w:rPr>
                <w:rFonts w:ascii="Trebuchet MS" w:hAnsi="Trebuchet MS"/>
                <w:sz w:val="18"/>
                <w:szCs w:val="18"/>
              </w:rPr>
              <w:t>maengde</w:t>
            </w:r>
            <w:r>
              <w:rPr>
                <w:rFonts w:ascii="Trebuchet MS" w:hAnsi="Trebuchet MS"/>
                <w:sz w:val="18"/>
                <w:szCs w:val="18"/>
              </w:rPr>
              <w:t>_anmeldt</w:t>
            </w:r>
            <w:proofErr w:type="spellEnd"/>
          </w:p>
        </w:tc>
        <w:tc>
          <w:tcPr>
            <w:tcW w:w="2068"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67CA5CBF" w14:textId="77777777" w:rsidR="00CB4BEB" w:rsidRPr="00823876" w:rsidRDefault="00CB4BEB" w:rsidP="003C0924">
            <w:pPr>
              <w:rPr>
                <w:rFonts w:ascii="Trebuchet MS" w:hAnsi="Trebuchet MS"/>
                <w:sz w:val="18"/>
                <w:szCs w:val="18"/>
              </w:rPr>
            </w:pPr>
            <w:proofErr w:type="spellStart"/>
            <w:r>
              <w:rPr>
                <w:rFonts w:ascii="Trebuchet MS" w:hAnsi="Trebuchet MS"/>
                <w:sz w:val="18"/>
                <w:szCs w:val="18"/>
              </w:rPr>
              <w:t>jord</w:t>
            </w:r>
            <w:r w:rsidRPr="00823876">
              <w:rPr>
                <w:rFonts w:ascii="Trebuchet MS" w:hAnsi="Trebuchet MS"/>
                <w:sz w:val="18"/>
                <w:szCs w:val="18"/>
              </w:rPr>
              <w:t>m</w:t>
            </w:r>
            <w:r>
              <w:rPr>
                <w:rFonts w:ascii="Trebuchet MS" w:hAnsi="Trebuchet MS"/>
                <w:sz w:val="18"/>
                <w:szCs w:val="18"/>
              </w:rPr>
              <w:t>_anme</w:t>
            </w:r>
            <w:proofErr w:type="spellEnd"/>
          </w:p>
        </w:tc>
        <w:tc>
          <w:tcPr>
            <w:tcW w:w="4304" w:type="dxa"/>
            <w:tcBorders>
              <w:top w:val="single" w:sz="4" w:space="0" w:color="auto"/>
              <w:left w:val="single" w:sz="4" w:space="0" w:color="auto"/>
              <w:bottom w:val="single" w:sz="4" w:space="0" w:color="auto"/>
              <w:right w:val="single" w:sz="4" w:space="0" w:color="auto"/>
            </w:tcBorders>
            <w:shd w:val="clear" w:color="auto" w:fill="FFFFFF"/>
            <w:vAlign w:val="bottom"/>
          </w:tcPr>
          <w:p w14:paraId="5954FAF4" w14:textId="77777777" w:rsidR="00CB4BEB" w:rsidRPr="00823876" w:rsidRDefault="00CB4BEB" w:rsidP="003C0924">
            <w:pPr>
              <w:rPr>
                <w:rFonts w:ascii="Trebuchet MS" w:hAnsi="Trebuchet MS"/>
                <w:sz w:val="18"/>
                <w:szCs w:val="18"/>
              </w:rPr>
            </w:pPr>
            <w:r w:rsidRPr="00823876">
              <w:rPr>
                <w:rFonts w:ascii="Trebuchet MS" w:hAnsi="Trebuchet MS"/>
                <w:sz w:val="18"/>
                <w:szCs w:val="18"/>
              </w:rPr>
              <w:t>Jordmængde KBM (m3)</w:t>
            </w:r>
            <w:r>
              <w:rPr>
                <w:rFonts w:ascii="Trebuchet MS" w:hAnsi="Trebuchet MS"/>
                <w:sz w:val="18"/>
                <w:szCs w:val="18"/>
              </w:rPr>
              <w:t xml:space="preserve"> anmeldt</w:t>
            </w:r>
          </w:p>
        </w:tc>
        <w:tc>
          <w:tcPr>
            <w:tcW w:w="1075" w:type="dxa"/>
            <w:tcBorders>
              <w:top w:val="single" w:sz="4" w:space="0" w:color="auto"/>
              <w:left w:val="single" w:sz="4" w:space="0" w:color="auto"/>
              <w:bottom w:val="single" w:sz="4" w:space="0" w:color="auto"/>
              <w:right w:val="single" w:sz="4" w:space="0" w:color="auto"/>
            </w:tcBorders>
            <w:shd w:val="clear" w:color="auto" w:fill="FFFFFF"/>
            <w:vAlign w:val="bottom"/>
          </w:tcPr>
          <w:p w14:paraId="2C2C4E3D" w14:textId="77777777" w:rsidR="00CB4BEB" w:rsidRPr="00823876" w:rsidRDefault="00CB4BEB" w:rsidP="003C0924">
            <w:pPr>
              <w:rPr>
                <w:rFonts w:ascii="Trebuchet MS" w:hAnsi="Trebuchet MS"/>
                <w:sz w:val="18"/>
                <w:szCs w:val="18"/>
              </w:rPr>
            </w:pPr>
            <w:r>
              <w:rPr>
                <w:rFonts w:ascii="Trebuchet MS" w:hAnsi="Trebuchet MS"/>
                <w:sz w:val="18"/>
                <w:szCs w:val="18"/>
              </w:rPr>
              <w:t>Tal</w:t>
            </w:r>
          </w:p>
        </w:tc>
        <w:tc>
          <w:tcPr>
            <w:tcW w:w="1704" w:type="dxa"/>
            <w:tcBorders>
              <w:top w:val="single" w:sz="4" w:space="0" w:color="auto"/>
              <w:left w:val="single" w:sz="4" w:space="0" w:color="auto"/>
              <w:bottom w:val="single" w:sz="4" w:space="0" w:color="auto"/>
              <w:right w:val="single" w:sz="4" w:space="0" w:color="auto"/>
            </w:tcBorders>
            <w:shd w:val="clear" w:color="auto" w:fill="FFFFFF"/>
            <w:vAlign w:val="bottom"/>
          </w:tcPr>
          <w:p w14:paraId="3AC24DB5" w14:textId="77777777" w:rsidR="00CB4BEB" w:rsidRPr="00823876" w:rsidRDefault="00CB4BEB" w:rsidP="003C0924">
            <w:pPr>
              <w:jc w:val="center"/>
              <w:rPr>
                <w:rFonts w:ascii="Trebuchet MS" w:hAnsi="Trebuchet MS"/>
                <w:sz w:val="18"/>
                <w:szCs w:val="18"/>
              </w:rPr>
            </w:pPr>
            <w:r>
              <w:rPr>
                <w:rFonts w:ascii="Trebuchet MS" w:hAnsi="Trebuchet MS"/>
                <w:sz w:val="18"/>
                <w:szCs w:val="18"/>
              </w:rPr>
              <w:t>1,0-9999,9</w:t>
            </w:r>
          </w:p>
        </w:tc>
        <w:tc>
          <w:tcPr>
            <w:tcW w:w="1384" w:type="dxa"/>
            <w:tcBorders>
              <w:top w:val="single" w:sz="4" w:space="0" w:color="auto"/>
              <w:left w:val="single" w:sz="4" w:space="0" w:color="auto"/>
              <w:bottom w:val="single" w:sz="4" w:space="0" w:color="auto"/>
              <w:right w:val="single" w:sz="4" w:space="0" w:color="auto"/>
            </w:tcBorders>
            <w:shd w:val="clear" w:color="auto" w:fill="FFFFFF"/>
            <w:vAlign w:val="bottom"/>
          </w:tcPr>
          <w:p w14:paraId="4B2BE089" w14:textId="77777777" w:rsidR="00CB4BEB" w:rsidRPr="00823876"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095" w:type="dxa"/>
            <w:tcBorders>
              <w:top w:val="single" w:sz="4" w:space="0" w:color="auto"/>
              <w:left w:val="single" w:sz="4" w:space="0" w:color="auto"/>
              <w:bottom w:val="single" w:sz="4" w:space="0" w:color="auto"/>
              <w:right w:val="single" w:sz="4" w:space="0" w:color="auto"/>
            </w:tcBorders>
            <w:shd w:val="clear" w:color="auto" w:fill="FFFFFF"/>
            <w:vAlign w:val="bottom"/>
          </w:tcPr>
          <w:p w14:paraId="6D51C20E" w14:textId="77777777" w:rsidR="00CB4BEB" w:rsidRPr="00823876" w:rsidRDefault="00CB4BEB" w:rsidP="003C0924">
            <w:pPr>
              <w:rPr>
                <w:rFonts w:ascii="Trebuchet MS" w:hAnsi="Trebuchet MS" w:cs="Trebuchet MS"/>
                <w:sz w:val="18"/>
                <w:szCs w:val="18"/>
              </w:rPr>
            </w:pPr>
          </w:p>
        </w:tc>
      </w:tr>
      <w:tr w:rsidR="00CB4BEB" w:rsidRPr="00CE1917" w14:paraId="70EEBDC1"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1C0037B4" w14:textId="77777777" w:rsidR="00CB4BEB" w:rsidRPr="00823876" w:rsidRDefault="00CB4BEB" w:rsidP="003C0924">
            <w:pPr>
              <w:rPr>
                <w:rFonts w:ascii="Trebuchet MS" w:hAnsi="Trebuchet MS"/>
                <w:sz w:val="18"/>
                <w:szCs w:val="18"/>
              </w:rPr>
            </w:pPr>
            <w:proofErr w:type="spellStart"/>
            <w:r w:rsidRPr="00483D4E">
              <w:rPr>
                <w:rFonts w:ascii="Trebuchet MS" w:hAnsi="Trebuchet MS"/>
                <w:color w:val="4F81BD"/>
                <w:sz w:val="18"/>
                <w:szCs w:val="18"/>
              </w:rPr>
              <w:t>s</w:t>
            </w:r>
            <w:r>
              <w:rPr>
                <w:rFonts w:ascii="Trebuchet MS" w:hAnsi="Trebuchet MS"/>
                <w:sz w:val="18"/>
                <w:szCs w:val="18"/>
              </w:rPr>
              <w:t>agsnr</w:t>
            </w:r>
            <w:proofErr w:type="spellEnd"/>
          </w:p>
        </w:tc>
        <w:tc>
          <w:tcPr>
            <w:tcW w:w="2068" w:type="dxa"/>
            <w:gridSpan w:val="2"/>
            <w:tcBorders>
              <w:top w:val="single" w:sz="4" w:space="0" w:color="auto"/>
              <w:left w:val="single" w:sz="4" w:space="0" w:color="auto"/>
              <w:bottom w:val="nil"/>
              <w:right w:val="single" w:sz="4" w:space="0" w:color="auto"/>
            </w:tcBorders>
            <w:shd w:val="clear" w:color="auto" w:fill="97DDBA"/>
          </w:tcPr>
          <w:p w14:paraId="4F65C4F0" w14:textId="77777777" w:rsidR="00CB4BEB" w:rsidRPr="0014307B" w:rsidRDefault="00CB4BEB" w:rsidP="003C0924">
            <w:pPr>
              <w:rPr>
                <w:rFonts w:ascii="Trebuchet MS" w:hAnsi="Trebuchet MS" w:cs="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0E410F25" w14:textId="77777777" w:rsidR="00CB4BEB" w:rsidRPr="00823876"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2EEE08DB" w14:textId="77777777" w:rsidTr="003C0924">
        <w:trPr>
          <w:trHeight w:hRule="exact" w:val="255"/>
        </w:trPr>
        <w:tc>
          <w:tcPr>
            <w:tcW w:w="2038" w:type="dxa"/>
            <w:tcBorders>
              <w:top w:val="single" w:sz="4" w:space="0" w:color="auto"/>
              <w:left w:val="single" w:sz="4" w:space="0" w:color="auto"/>
              <w:bottom w:val="single" w:sz="4" w:space="0" w:color="auto"/>
              <w:right w:val="single" w:sz="4" w:space="0" w:color="auto"/>
            </w:tcBorders>
            <w:shd w:val="clear" w:color="auto" w:fill="97DDBA"/>
            <w:vAlign w:val="bottom"/>
          </w:tcPr>
          <w:p w14:paraId="11F2819D" w14:textId="77777777" w:rsidR="00CB4BEB" w:rsidRPr="00823876" w:rsidRDefault="00CB4BEB" w:rsidP="003C0924">
            <w:pPr>
              <w:rPr>
                <w:rFonts w:ascii="Trebuchet MS" w:hAnsi="Trebuchet MS" w:cs="Trebuchet MS"/>
                <w:sz w:val="18"/>
                <w:szCs w:val="18"/>
              </w:rPr>
            </w:pPr>
            <w:r w:rsidRPr="00483D4E">
              <w:rPr>
                <w:rFonts w:ascii="Trebuchet MS" w:hAnsi="Trebuchet MS" w:cs="Trebuchet MS"/>
                <w:color w:val="4F81BD"/>
                <w:sz w:val="18"/>
                <w:szCs w:val="18"/>
              </w:rPr>
              <w:t>l</w:t>
            </w:r>
            <w:r w:rsidRPr="00823876">
              <w:rPr>
                <w:rFonts w:ascii="Trebuchet MS" w:hAnsi="Trebuchet MS" w:cs="Trebuchet MS"/>
                <w:sz w:val="18"/>
                <w:szCs w:val="18"/>
              </w:rPr>
              <w:t>ink</w:t>
            </w:r>
          </w:p>
        </w:tc>
        <w:tc>
          <w:tcPr>
            <w:tcW w:w="2068" w:type="dxa"/>
            <w:gridSpan w:val="2"/>
            <w:tcBorders>
              <w:top w:val="single" w:sz="4" w:space="0" w:color="auto"/>
              <w:left w:val="single" w:sz="4" w:space="0" w:color="auto"/>
              <w:bottom w:val="single" w:sz="4" w:space="0" w:color="auto"/>
              <w:right w:val="single" w:sz="4" w:space="0" w:color="auto"/>
            </w:tcBorders>
            <w:shd w:val="clear" w:color="auto" w:fill="97DDBA"/>
          </w:tcPr>
          <w:p w14:paraId="1F63181D" w14:textId="77777777" w:rsidR="00CB4BEB" w:rsidRPr="0014307B" w:rsidRDefault="00CB4BEB" w:rsidP="003C0924">
            <w:pPr>
              <w:rPr>
                <w:rFonts w:ascii="Trebuchet MS" w:hAnsi="Trebuchet MS" w:cs="Trebuchet MS"/>
                <w:sz w:val="18"/>
                <w:szCs w:val="18"/>
              </w:rPr>
            </w:pPr>
          </w:p>
        </w:tc>
        <w:tc>
          <w:tcPr>
            <w:tcW w:w="1056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7A0CD3A" w14:textId="77777777" w:rsidR="00CB4BEB" w:rsidRPr="00823876"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3299049C" w14:textId="77777777" w:rsidTr="003C0924">
        <w:trPr>
          <w:trHeight w:hRule="exact" w:val="255"/>
        </w:trPr>
        <w:tc>
          <w:tcPr>
            <w:tcW w:w="3639" w:type="dxa"/>
            <w:gridSpan w:val="2"/>
            <w:tcBorders>
              <w:top w:val="nil"/>
              <w:left w:val="nil"/>
              <w:bottom w:val="nil"/>
              <w:right w:val="nil"/>
            </w:tcBorders>
            <w:shd w:val="clear" w:color="auto" w:fill="97DDBA"/>
          </w:tcPr>
          <w:p w14:paraId="7CD68AC7" w14:textId="77777777" w:rsidR="00CB4BEB" w:rsidRPr="0051728E" w:rsidRDefault="00CB4BEB" w:rsidP="003C0924">
            <w:pPr>
              <w:rPr>
                <w:rFonts w:ascii="Trebuchet MS" w:hAnsi="Trebuchet MS" w:cs="Trebuchet MS"/>
                <w:i/>
                <w:iCs/>
                <w:sz w:val="18"/>
                <w:szCs w:val="18"/>
              </w:rPr>
            </w:pPr>
          </w:p>
        </w:tc>
        <w:tc>
          <w:tcPr>
            <w:tcW w:w="11029" w:type="dxa"/>
            <w:gridSpan w:val="6"/>
            <w:tcBorders>
              <w:top w:val="nil"/>
              <w:left w:val="nil"/>
              <w:bottom w:val="nil"/>
              <w:right w:val="nil"/>
            </w:tcBorders>
            <w:shd w:val="clear" w:color="auto" w:fill="97DDBA"/>
            <w:vAlign w:val="bottom"/>
          </w:tcPr>
          <w:p w14:paraId="4D96F099"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3352A525" w14:textId="77777777" w:rsidR="00CB4BEB" w:rsidRDefault="00CB4BEB" w:rsidP="00CB4BEB">
      <w:pPr>
        <w:pStyle w:val="Overskrift6"/>
      </w:pPr>
      <w:r>
        <w:t>5.10.1.1</w:t>
      </w:r>
      <w:r w:rsidRPr="00A32757">
        <w:t xml:space="preserve"> </w:t>
      </w:r>
      <w:r>
        <w:t>Metadata</w:t>
      </w:r>
      <w:r w:rsidRPr="00BF1A2A">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4CD6D2D0" w14:textId="77777777" w:rsidTr="003C0924">
        <w:trPr>
          <w:trHeight w:hRule="exact" w:val="255"/>
        </w:trPr>
        <w:tc>
          <w:tcPr>
            <w:tcW w:w="2235" w:type="dxa"/>
            <w:shd w:val="clear" w:color="auto" w:fill="D9D9D9"/>
            <w:vAlign w:val="bottom"/>
          </w:tcPr>
          <w:p w14:paraId="0496596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16F19466"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519DAFBB" w14:textId="77777777" w:rsidTr="003C0924">
        <w:trPr>
          <w:trHeight w:hRule="exact" w:val="255"/>
        </w:trPr>
        <w:tc>
          <w:tcPr>
            <w:tcW w:w="2235" w:type="dxa"/>
            <w:shd w:val="clear" w:color="auto" w:fill="E0E0E0"/>
            <w:vAlign w:val="bottom"/>
          </w:tcPr>
          <w:p w14:paraId="6862538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1F2B0CFB" w14:textId="77777777" w:rsidR="00CB4BEB" w:rsidRPr="0051728E" w:rsidRDefault="00CB4BEB" w:rsidP="003C0924">
            <w:pPr>
              <w:rPr>
                <w:rFonts w:ascii="Trebuchet MS" w:hAnsi="Trebuchet MS" w:cs="Trebuchet MS"/>
                <w:sz w:val="18"/>
                <w:szCs w:val="18"/>
              </w:rPr>
            </w:pPr>
            <w:r w:rsidRPr="00833883">
              <w:rPr>
                <w:rFonts w:ascii="Trebuchet MS" w:hAnsi="Trebuchet MS" w:cs="Trebuchet MS"/>
                <w:sz w:val="18"/>
                <w:szCs w:val="18"/>
              </w:rPr>
              <w:t>Jordflytning</w:t>
            </w:r>
          </w:p>
        </w:tc>
      </w:tr>
      <w:tr w:rsidR="00CB4BEB" w:rsidRPr="0051728E" w14:paraId="5FA97B36" w14:textId="77777777" w:rsidTr="003C0924">
        <w:trPr>
          <w:trHeight w:hRule="exact" w:val="255"/>
        </w:trPr>
        <w:tc>
          <w:tcPr>
            <w:tcW w:w="2235" w:type="dxa"/>
            <w:shd w:val="clear" w:color="auto" w:fill="E0E0E0"/>
            <w:vAlign w:val="bottom"/>
          </w:tcPr>
          <w:p w14:paraId="296B7BC4"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1B77D816" w14:textId="77777777" w:rsidR="00CB4BEB" w:rsidRDefault="00CB4BEB" w:rsidP="003C0924">
            <w:pPr>
              <w:rPr>
                <w:rFonts w:ascii="Trebuchet MS" w:hAnsi="Trebuchet MS"/>
                <w:sz w:val="18"/>
                <w:szCs w:val="18"/>
              </w:rPr>
            </w:pPr>
            <w:r>
              <w:rPr>
                <w:rFonts w:ascii="Trebuchet MS" w:hAnsi="Trebuchet MS"/>
                <w:sz w:val="18"/>
                <w:szCs w:val="18"/>
              </w:rPr>
              <w:t>5900</w:t>
            </w:r>
          </w:p>
        </w:tc>
      </w:tr>
      <w:tr w:rsidR="00CB4BEB" w:rsidRPr="0051728E" w14:paraId="56A1FB15" w14:textId="77777777" w:rsidTr="003C0924">
        <w:trPr>
          <w:trHeight w:hRule="exact" w:val="255"/>
        </w:trPr>
        <w:tc>
          <w:tcPr>
            <w:tcW w:w="2235" w:type="dxa"/>
            <w:shd w:val="clear" w:color="auto" w:fill="E0E0E0"/>
            <w:vAlign w:val="bottom"/>
          </w:tcPr>
          <w:p w14:paraId="03E8C1C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135FA0A1" w14:textId="77777777" w:rsidR="00CB4BEB" w:rsidRPr="00F279E4" w:rsidRDefault="00CB4BEB" w:rsidP="003C0924">
            <w:pPr>
              <w:rPr>
                <w:rFonts w:ascii="Trebuchet MS" w:hAnsi="Trebuchet MS" w:cs="Trebuchet MS"/>
                <w:sz w:val="18"/>
                <w:szCs w:val="18"/>
              </w:rPr>
            </w:pPr>
            <w:r w:rsidRPr="005C2B5B">
              <w:rPr>
                <w:rFonts w:ascii="Trebuchet MS" w:hAnsi="Trebuchet MS"/>
                <w:sz w:val="18"/>
                <w:szCs w:val="18"/>
              </w:rPr>
              <w:t xml:space="preserve">Flytning af jord </w:t>
            </w:r>
            <w:proofErr w:type="spellStart"/>
            <w:r w:rsidRPr="005C2B5B">
              <w:rPr>
                <w:rFonts w:ascii="Trebuchet MS" w:hAnsi="Trebuchet MS"/>
                <w:sz w:val="18"/>
                <w:szCs w:val="18"/>
              </w:rPr>
              <w:t>ifm</w:t>
            </w:r>
            <w:proofErr w:type="spellEnd"/>
            <w:r w:rsidRPr="005C2B5B">
              <w:rPr>
                <w:rFonts w:ascii="Trebuchet MS" w:hAnsi="Trebuchet MS"/>
                <w:sz w:val="18"/>
                <w:szCs w:val="18"/>
              </w:rPr>
              <w:t xml:space="preserve"> områdeklassificering</w:t>
            </w:r>
          </w:p>
        </w:tc>
      </w:tr>
      <w:tr w:rsidR="00CB4BEB" w:rsidRPr="0051728E" w14:paraId="6FD6BAAF" w14:textId="77777777" w:rsidTr="003C0924">
        <w:trPr>
          <w:trHeight w:hRule="exact" w:val="255"/>
        </w:trPr>
        <w:tc>
          <w:tcPr>
            <w:tcW w:w="2235" w:type="dxa"/>
            <w:shd w:val="clear" w:color="auto" w:fill="E0E0E0"/>
            <w:vAlign w:val="bottom"/>
          </w:tcPr>
          <w:p w14:paraId="1F2A301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3084C06C" w14:textId="77777777" w:rsidR="00CB4BEB" w:rsidRPr="00D77840" w:rsidRDefault="00CB4BEB" w:rsidP="003C0924">
            <w:pPr>
              <w:rPr>
                <w:rFonts w:ascii="Trebuchet MS" w:hAnsi="Trebuchet MS" w:cs="Trebuchet MS"/>
                <w:sz w:val="18"/>
                <w:szCs w:val="18"/>
              </w:rPr>
            </w:pPr>
            <w:r w:rsidRPr="005C2B5B">
              <w:rPr>
                <w:rFonts w:ascii="Trebuchet MS" w:hAnsi="Trebuchet MS"/>
                <w:sz w:val="18"/>
                <w:szCs w:val="18"/>
              </w:rPr>
              <w:t xml:space="preserve">Flytning af jord </w:t>
            </w:r>
            <w:proofErr w:type="spellStart"/>
            <w:r w:rsidRPr="005C2B5B">
              <w:rPr>
                <w:rFonts w:ascii="Trebuchet MS" w:hAnsi="Trebuchet MS"/>
                <w:sz w:val="18"/>
                <w:szCs w:val="18"/>
              </w:rPr>
              <w:t>ifm</w:t>
            </w:r>
            <w:proofErr w:type="spellEnd"/>
            <w:r w:rsidRPr="005C2B5B">
              <w:rPr>
                <w:rFonts w:ascii="Trebuchet MS" w:hAnsi="Trebuchet MS"/>
                <w:sz w:val="18"/>
                <w:szCs w:val="18"/>
              </w:rPr>
              <w:t xml:space="preserve"> områdeklassificering</w:t>
            </w:r>
            <w:r>
              <w:rPr>
                <w:rFonts w:ascii="Trebuchet MS" w:hAnsi="Trebuchet MS"/>
                <w:sz w:val="18"/>
                <w:szCs w:val="18"/>
              </w:rPr>
              <w:t>. Se dette tema på DAI – Miljøportalen.dk</w:t>
            </w:r>
          </w:p>
        </w:tc>
      </w:tr>
      <w:tr w:rsidR="00CB4BEB" w:rsidRPr="0051728E" w14:paraId="77E899C7" w14:textId="77777777" w:rsidTr="003C0924">
        <w:trPr>
          <w:trHeight w:hRule="exact" w:val="255"/>
        </w:trPr>
        <w:tc>
          <w:tcPr>
            <w:tcW w:w="2235" w:type="dxa"/>
            <w:shd w:val="clear" w:color="auto" w:fill="E0E0E0"/>
            <w:vAlign w:val="bottom"/>
          </w:tcPr>
          <w:p w14:paraId="1BC4C868"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674908E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Skabe et geografisk overblik over hvor der er givet tilladelser til jordflytninger.</w:t>
            </w:r>
          </w:p>
        </w:tc>
      </w:tr>
      <w:tr w:rsidR="00CB4BEB" w:rsidRPr="0051728E" w14:paraId="73BF8C0D" w14:textId="77777777" w:rsidTr="003C0924">
        <w:trPr>
          <w:trHeight w:hRule="exact" w:val="255"/>
        </w:trPr>
        <w:tc>
          <w:tcPr>
            <w:tcW w:w="2235" w:type="dxa"/>
            <w:shd w:val="clear" w:color="auto" w:fill="E0E0E0"/>
            <w:vAlign w:val="bottom"/>
          </w:tcPr>
          <w:p w14:paraId="31606925"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5AAE8209" w14:textId="77777777" w:rsidR="00CB4BEB" w:rsidRPr="00BF1A2A" w:rsidRDefault="00CB4BEB" w:rsidP="003C0924">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Forvaltede og regulerede områder samt områder med brugsbegrænsning og indberetningsenheder</w:t>
            </w:r>
            <w:r>
              <w:rPr>
                <w:rFonts w:ascii="Trebuchet MS" w:hAnsi="Trebuchet MS" w:cs="Trebuchet MS"/>
                <w:bCs/>
                <w:kern w:val="32"/>
                <w:sz w:val="18"/>
                <w:szCs w:val="18"/>
              </w:rPr>
              <w:t>, Jord</w:t>
            </w:r>
          </w:p>
        </w:tc>
      </w:tr>
      <w:tr w:rsidR="00CB4BEB" w:rsidRPr="0051728E" w14:paraId="365C80C3" w14:textId="77777777" w:rsidTr="003C0924">
        <w:trPr>
          <w:trHeight w:hRule="exact" w:val="255"/>
        </w:trPr>
        <w:tc>
          <w:tcPr>
            <w:tcW w:w="2235" w:type="dxa"/>
            <w:shd w:val="clear" w:color="auto" w:fill="E0E0E0"/>
            <w:vAlign w:val="bottom"/>
          </w:tcPr>
          <w:p w14:paraId="166CC76F" w14:textId="77777777" w:rsidR="00CB4BEB" w:rsidRPr="00492FFE" w:rsidRDefault="00CB4BEB" w:rsidP="003C0924">
            <w:pPr>
              <w:rPr>
                <w:rFonts w:ascii="Trebuchet MS" w:hAnsi="Trebuchet MS" w:cs="Trebuchet MS"/>
                <w:sz w:val="18"/>
                <w:szCs w:val="18"/>
              </w:rPr>
            </w:pPr>
            <w:proofErr w:type="spellStart"/>
            <w:r>
              <w:rPr>
                <w:rFonts w:ascii="Trebuchet MS" w:hAnsi="Trebuchet MS" w:cs="Trebuchet MS"/>
                <w:sz w:val="18"/>
                <w:szCs w:val="18"/>
              </w:rPr>
              <w:t>No</w:t>
            </w:r>
            <w:r w:rsidRPr="00E45822">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roofErr w:type="spellEnd"/>
          </w:p>
        </w:tc>
        <w:tc>
          <w:tcPr>
            <w:tcW w:w="11340" w:type="dxa"/>
            <w:shd w:val="clear" w:color="auto" w:fill="FFFFFF"/>
            <w:vAlign w:val="bottom"/>
          </w:tcPr>
          <w:p w14:paraId="662BB8C6"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Forurenet jord</w:t>
            </w:r>
          </w:p>
        </w:tc>
      </w:tr>
      <w:tr w:rsidR="00CB4BEB" w:rsidRPr="0051728E" w14:paraId="18D24724" w14:textId="77777777" w:rsidTr="003C0924">
        <w:trPr>
          <w:trHeight w:hRule="exact" w:val="255"/>
        </w:trPr>
        <w:tc>
          <w:tcPr>
            <w:tcW w:w="2235" w:type="dxa"/>
            <w:shd w:val="clear" w:color="auto" w:fill="E0E0E0"/>
            <w:vAlign w:val="bottom"/>
          </w:tcPr>
          <w:p w14:paraId="15C483D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2F02C87E"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413BC89E" w14:textId="77777777" w:rsidTr="003C0924">
        <w:trPr>
          <w:trHeight w:hRule="exact" w:val="255"/>
        </w:trPr>
        <w:tc>
          <w:tcPr>
            <w:tcW w:w="2235" w:type="dxa"/>
            <w:shd w:val="clear" w:color="auto" w:fill="E0E0E0"/>
            <w:vAlign w:val="bottom"/>
          </w:tcPr>
          <w:p w14:paraId="560000DA" w14:textId="77777777" w:rsidR="00CB4BEB" w:rsidRPr="002C13B3" w:rsidRDefault="00CB4BEB" w:rsidP="003C0924">
            <w:pPr>
              <w:rPr>
                <w:rFonts w:ascii="Trebuchet MS" w:hAnsi="Trebuchet MS" w:cs="Trebuchet MS"/>
                <w:sz w:val="18"/>
                <w:szCs w:val="18"/>
              </w:rPr>
            </w:pPr>
            <w:r w:rsidRPr="002C13B3">
              <w:rPr>
                <w:rFonts w:ascii="Trebuchet MS" w:hAnsi="Trebuchet MS" w:cs="Trebuchet MS"/>
                <w:sz w:val="18"/>
                <w:szCs w:val="18"/>
              </w:rPr>
              <w:t>Lovgrundlag</w:t>
            </w:r>
          </w:p>
        </w:tc>
        <w:tc>
          <w:tcPr>
            <w:tcW w:w="11340" w:type="dxa"/>
            <w:shd w:val="clear" w:color="auto" w:fill="FFFFFF"/>
            <w:vAlign w:val="bottom"/>
          </w:tcPr>
          <w:p w14:paraId="592D7DB1" w14:textId="77777777" w:rsidR="00CB4BEB" w:rsidRPr="002C13B3" w:rsidRDefault="00CB4BEB" w:rsidP="003C0924">
            <w:pPr>
              <w:rPr>
                <w:rFonts w:ascii="Trebuchet MS" w:hAnsi="Trebuchet MS" w:cs="Trebuchet MS"/>
                <w:sz w:val="18"/>
                <w:szCs w:val="18"/>
              </w:rPr>
            </w:pPr>
            <w:r w:rsidRPr="002C13B3">
              <w:rPr>
                <w:rFonts w:ascii="Trebuchet MS" w:hAnsi="Trebuchet MS" w:cs="Trebuchet MS"/>
                <w:sz w:val="18"/>
                <w:szCs w:val="18"/>
              </w:rPr>
              <w:t>-</w:t>
            </w:r>
          </w:p>
        </w:tc>
      </w:tr>
      <w:tr w:rsidR="00CB4BEB" w:rsidRPr="00341F5D" w14:paraId="331217E3" w14:textId="77777777" w:rsidTr="003C0924">
        <w:trPr>
          <w:trHeight w:hRule="exact" w:val="255"/>
        </w:trPr>
        <w:tc>
          <w:tcPr>
            <w:tcW w:w="2235" w:type="dxa"/>
            <w:shd w:val="clear" w:color="auto" w:fill="E0E0E0"/>
            <w:vAlign w:val="bottom"/>
          </w:tcPr>
          <w:p w14:paraId="2D8C1CA8" w14:textId="77777777" w:rsidR="00CB4BEB" w:rsidRPr="002C13B3" w:rsidRDefault="00CB4BEB" w:rsidP="003C0924">
            <w:pPr>
              <w:rPr>
                <w:rFonts w:ascii="Trebuchet MS" w:hAnsi="Trebuchet MS" w:cs="Trebuchet MS"/>
                <w:sz w:val="18"/>
                <w:szCs w:val="18"/>
              </w:rPr>
            </w:pPr>
            <w:proofErr w:type="spellStart"/>
            <w:r w:rsidRPr="002C13B3">
              <w:rPr>
                <w:rFonts w:ascii="Trebuchet MS" w:hAnsi="Trebuchet MS" w:cs="Trebuchet MS"/>
                <w:sz w:val="18"/>
                <w:szCs w:val="18"/>
              </w:rPr>
              <w:t>KLE_koder</w:t>
            </w:r>
            <w:proofErr w:type="spellEnd"/>
          </w:p>
        </w:tc>
        <w:tc>
          <w:tcPr>
            <w:tcW w:w="11340" w:type="dxa"/>
            <w:shd w:val="clear" w:color="auto" w:fill="FFFFFF"/>
            <w:vAlign w:val="bottom"/>
          </w:tcPr>
          <w:p w14:paraId="733428E7" w14:textId="77777777" w:rsidR="00CB4BEB" w:rsidRPr="002C13B3" w:rsidRDefault="00CB4BEB" w:rsidP="003C0924">
            <w:pPr>
              <w:rPr>
                <w:rFonts w:ascii="Trebuchet MS" w:hAnsi="Trebuchet MS" w:cs="Trebuchet MS"/>
                <w:sz w:val="18"/>
                <w:szCs w:val="18"/>
              </w:rPr>
            </w:pPr>
            <w:r w:rsidRPr="00100C04">
              <w:rPr>
                <w:rFonts w:ascii="Trebuchet MS" w:hAnsi="Trebuchet MS" w:cs="Trebuchet MS"/>
                <w:sz w:val="18"/>
                <w:szCs w:val="18"/>
              </w:rPr>
              <w:t>09.08.13, 09.08.15</w:t>
            </w:r>
          </w:p>
        </w:tc>
      </w:tr>
    </w:tbl>
    <w:p w14:paraId="582B1D94" w14:textId="77777777" w:rsidR="00CB4BEB" w:rsidRPr="00A32757" w:rsidRDefault="00CB4BEB" w:rsidP="00CB4BEB">
      <w:pPr>
        <w:pStyle w:val="Overskrift6"/>
      </w:pPr>
      <w:r>
        <w:t>5.10.1.2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3"/>
        <w:gridCol w:w="8983"/>
      </w:tblGrid>
      <w:tr w:rsidR="00CB4BEB" w:rsidRPr="0051728E" w14:paraId="72C85F19" w14:textId="77777777" w:rsidTr="003C0924">
        <w:trPr>
          <w:trHeight w:hRule="exact" w:val="255"/>
        </w:trPr>
        <w:tc>
          <w:tcPr>
            <w:tcW w:w="4503" w:type="dxa"/>
            <w:shd w:val="clear" w:color="auto" w:fill="D9D9D9"/>
            <w:vAlign w:val="center"/>
          </w:tcPr>
          <w:p w14:paraId="091AA6DD"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center"/>
          </w:tcPr>
          <w:p w14:paraId="5E80159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70262795" w14:textId="77777777" w:rsidTr="003C0924">
        <w:trPr>
          <w:trHeight w:hRule="exact" w:val="510"/>
        </w:trPr>
        <w:tc>
          <w:tcPr>
            <w:tcW w:w="4503" w:type="dxa"/>
            <w:shd w:val="clear" w:color="auto" w:fill="E0E0E0"/>
            <w:vAlign w:val="center"/>
          </w:tcPr>
          <w:p w14:paraId="0BF532DA"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58AC96E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Ved hver tilladelse indtegnes et areal hvor der opgraves jord fra jf. tilladelsen. Hvis ikke nærmere angivet så hele jordstykket.</w:t>
            </w:r>
          </w:p>
        </w:tc>
      </w:tr>
      <w:tr w:rsidR="00CB4BEB" w:rsidRPr="0051728E" w14:paraId="670FCF1A" w14:textId="77777777" w:rsidTr="003C0924">
        <w:trPr>
          <w:trHeight w:hRule="exact" w:val="255"/>
        </w:trPr>
        <w:tc>
          <w:tcPr>
            <w:tcW w:w="4503" w:type="dxa"/>
            <w:shd w:val="clear" w:color="auto" w:fill="E0E0E0"/>
            <w:vAlign w:val="bottom"/>
          </w:tcPr>
          <w:p w14:paraId="02C96F2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04B9CD9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dato for flytning og tilladelse samt mængde.</w:t>
            </w:r>
          </w:p>
        </w:tc>
      </w:tr>
      <w:tr w:rsidR="00CB4BEB" w:rsidRPr="0051728E" w14:paraId="2D2EC185" w14:textId="77777777" w:rsidTr="003C0924">
        <w:trPr>
          <w:trHeight w:hRule="exact" w:val="255"/>
        </w:trPr>
        <w:tc>
          <w:tcPr>
            <w:tcW w:w="4503" w:type="dxa"/>
            <w:shd w:val="clear" w:color="auto" w:fill="E0E0E0"/>
            <w:vAlign w:val="bottom"/>
          </w:tcPr>
          <w:p w14:paraId="6488F55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75392AE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½ kvm</w:t>
            </w:r>
          </w:p>
        </w:tc>
      </w:tr>
      <w:tr w:rsidR="00CB4BEB" w:rsidRPr="0051728E" w14:paraId="6214508E" w14:textId="77777777" w:rsidTr="003C0924">
        <w:trPr>
          <w:trHeight w:hRule="exact" w:val="255"/>
        </w:trPr>
        <w:tc>
          <w:tcPr>
            <w:tcW w:w="4503" w:type="dxa"/>
            <w:shd w:val="clear" w:color="auto" w:fill="E0E0E0"/>
            <w:vAlign w:val="bottom"/>
          </w:tcPr>
          <w:p w14:paraId="75C2E5C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50F5002B" w14:textId="77777777" w:rsidR="00CB4BEB" w:rsidRPr="00024C60" w:rsidRDefault="00CB4BEB" w:rsidP="003C0924">
            <w:pPr>
              <w:rPr>
                <w:rFonts w:ascii="Trebuchet MS" w:hAnsi="Trebuchet MS" w:cs="Trebuchet MS"/>
                <w:sz w:val="18"/>
                <w:szCs w:val="18"/>
              </w:rPr>
            </w:pPr>
          </w:p>
        </w:tc>
      </w:tr>
      <w:tr w:rsidR="00CB4BEB" w:rsidRPr="0051728E" w14:paraId="360E32B2" w14:textId="77777777" w:rsidTr="003C0924">
        <w:trPr>
          <w:trHeight w:hRule="exact" w:val="255"/>
        </w:trPr>
        <w:tc>
          <w:tcPr>
            <w:tcW w:w="4503" w:type="dxa"/>
            <w:shd w:val="clear" w:color="auto" w:fill="E0E0E0"/>
            <w:vAlign w:val="bottom"/>
          </w:tcPr>
          <w:p w14:paraId="406336B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39380B17"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Kan have overlap.</w:t>
            </w:r>
          </w:p>
        </w:tc>
      </w:tr>
      <w:tr w:rsidR="00CB4BEB" w:rsidRPr="0051728E" w14:paraId="2AEF5146" w14:textId="77777777" w:rsidTr="003C0924">
        <w:trPr>
          <w:trHeight w:hRule="exact" w:val="255"/>
        </w:trPr>
        <w:tc>
          <w:tcPr>
            <w:tcW w:w="4503" w:type="dxa"/>
            <w:shd w:val="clear" w:color="auto" w:fill="E0E0E0"/>
            <w:vAlign w:val="bottom"/>
          </w:tcPr>
          <w:p w14:paraId="59BB992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0CEE3EE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Evt. genbrug af fladen fra jordstykket/matrikelkortet.</w:t>
            </w:r>
          </w:p>
        </w:tc>
      </w:tr>
    </w:tbl>
    <w:p w14:paraId="14EC864B" w14:textId="77777777" w:rsidR="003F4D5A" w:rsidRDefault="003F4D5A" w:rsidP="003F4D5A">
      <w:bookmarkStart w:id="2856" w:name="_Toc63351491"/>
      <w:bookmarkStart w:id="2857" w:name="_Toc292865540"/>
    </w:p>
    <w:p w14:paraId="3B2CD3E3" w14:textId="41D7F55B" w:rsidR="00CB4BEB" w:rsidRPr="00833883" w:rsidRDefault="00CB4BEB" w:rsidP="00CB4BEB">
      <w:pPr>
        <w:pStyle w:val="Overskrift2"/>
        <w:rPr>
          <w:kern w:val="32"/>
        </w:rPr>
      </w:pPr>
      <w:bookmarkStart w:id="2858" w:name="_Toc122436142"/>
      <w:r w:rsidRPr="00AD023B">
        <w:rPr>
          <w:kern w:val="32"/>
        </w:rPr>
        <w:t>5.10.3 Jordvarmeanlæg (5902)</w:t>
      </w:r>
      <w:bookmarkEnd w:id="2856"/>
      <w:bookmarkEnd w:id="2858"/>
      <w:r w:rsidRPr="00DE15B0">
        <w:t xml:space="preserve"> </w:t>
      </w:r>
    </w:p>
    <w:tbl>
      <w:tblPr>
        <w:tblW w:w="14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04"/>
        <w:gridCol w:w="1164"/>
        <w:gridCol w:w="4847"/>
        <w:gridCol w:w="1637"/>
        <w:gridCol w:w="1373"/>
        <w:gridCol w:w="1359"/>
        <w:gridCol w:w="1912"/>
        <w:gridCol w:w="72"/>
      </w:tblGrid>
      <w:tr w:rsidR="00CB4BEB" w:rsidRPr="0051728E" w14:paraId="1EED77EE" w14:textId="77777777" w:rsidTr="003C0924">
        <w:tc>
          <w:tcPr>
            <w:tcW w:w="2304" w:type="dxa"/>
            <w:tcBorders>
              <w:bottom w:val="single" w:sz="4" w:space="0" w:color="auto"/>
            </w:tcBorders>
            <w:shd w:val="clear" w:color="auto" w:fill="D9D9D9"/>
            <w:vAlign w:val="center"/>
          </w:tcPr>
          <w:p w14:paraId="41C98D9F"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164" w:type="dxa"/>
            <w:tcBorders>
              <w:bottom w:val="single" w:sz="4" w:space="0" w:color="auto"/>
            </w:tcBorders>
            <w:shd w:val="clear" w:color="auto" w:fill="D9D9D9"/>
            <w:vAlign w:val="center"/>
          </w:tcPr>
          <w:p w14:paraId="6C4AE4A6"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4847" w:type="dxa"/>
            <w:tcBorders>
              <w:bottom w:val="single" w:sz="4" w:space="0" w:color="auto"/>
            </w:tcBorders>
            <w:shd w:val="clear" w:color="auto" w:fill="D9D9D9"/>
            <w:vAlign w:val="center"/>
          </w:tcPr>
          <w:p w14:paraId="1032B6F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637" w:type="dxa"/>
            <w:tcBorders>
              <w:bottom w:val="single" w:sz="4" w:space="0" w:color="auto"/>
            </w:tcBorders>
            <w:shd w:val="clear" w:color="auto" w:fill="D9D9D9"/>
            <w:vAlign w:val="center"/>
          </w:tcPr>
          <w:p w14:paraId="04A28CA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73" w:type="dxa"/>
            <w:tcBorders>
              <w:bottom w:val="single" w:sz="4" w:space="0" w:color="auto"/>
            </w:tcBorders>
            <w:shd w:val="clear" w:color="auto" w:fill="D9D9D9"/>
            <w:vAlign w:val="center"/>
          </w:tcPr>
          <w:p w14:paraId="6AF9E755"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359" w:type="dxa"/>
            <w:tcBorders>
              <w:bottom w:val="single" w:sz="4" w:space="0" w:color="auto"/>
            </w:tcBorders>
            <w:shd w:val="clear" w:color="auto" w:fill="D9D9D9"/>
            <w:vAlign w:val="center"/>
          </w:tcPr>
          <w:p w14:paraId="102CA8D5"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1C55BE1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1984" w:type="dxa"/>
            <w:gridSpan w:val="2"/>
            <w:shd w:val="clear" w:color="auto" w:fill="D9D9D9"/>
            <w:vAlign w:val="center"/>
          </w:tcPr>
          <w:p w14:paraId="206A092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605C6F11" w14:textId="77777777" w:rsidTr="003C0924">
        <w:trPr>
          <w:trHeight w:hRule="exact" w:val="510"/>
        </w:trPr>
        <w:tc>
          <w:tcPr>
            <w:tcW w:w="2304" w:type="dxa"/>
            <w:tcBorders>
              <w:top w:val="single" w:sz="4" w:space="0" w:color="auto"/>
              <w:left w:val="single" w:sz="4" w:space="0" w:color="auto"/>
              <w:bottom w:val="nil"/>
              <w:right w:val="single" w:sz="4" w:space="0" w:color="auto"/>
            </w:tcBorders>
            <w:shd w:val="clear" w:color="auto" w:fill="D9D9D9"/>
            <w:vAlign w:val="center"/>
          </w:tcPr>
          <w:p w14:paraId="171EB4BD" w14:textId="77777777" w:rsidR="00CB4BEB" w:rsidRPr="00FD63EE" w:rsidRDefault="00CB4BEB" w:rsidP="003C0924">
            <w:pPr>
              <w:rPr>
                <w:rFonts w:ascii="Trebuchet MS" w:hAnsi="Trebuchet MS"/>
                <w:color w:val="1F497D"/>
                <w:sz w:val="18"/>
                <w:szCs w:val="18"/>
              </w:rPr>
            </w:pPr>
            <w:proofErr w:type="spellStart"/>
            <w:r w:rsidRPr="003A52C1">
              <w:rPr>
                <w:rFonts w:ascii="Trebuchet MS" w:hAnsi="Trebuchet MS"/>
                <w:sz w:val="18"/>
                <w:szCs w:val="18"/>
              </w:rPr>
              <w:t>Brine</w:t>
            </w:r>
            <w:proofErr w:type="spellEnd"/>
          </w:p>
        </w:tc>
        <w:tc>
          <w:tcPr>
            <w:tcW w:w="1164" w:type="dxa"/>
            <w:tcBorders>
              <w:top w:val="single" w:sz="4" w:space="0" w:color="auto"/>
              <w:left w:val="single" w:sz="4" w:space="0" w:color="auto"/>
              <w:bottom w:val="nil"/>
              <w:right w:val="single" w:sz="4" w:space="0" w:color="auto"/>
            </w:tcBorders>
            <w:vAlign w:val="center"/>
          </w:tcPr>
          <w:p w14:paraId="100870E2" w14:textId="77777777" w:rsidR="00CB4BEB" w:rsidRPr="003A52C1" w:rsidRDefault="00CB4BEB" w:rsidP="003C0924">
            <w:pPr>
              <w:rPr>
                <w:rFonts w:ascii="Trebuchet MS" w:hAnsi="Trebuchet MS"/>
                <w:sz w:val="18"/>
                <w:szCs w:val="18"/>
              </w:rPr>
            </w:pPr>
            <w:proofErr w:type="spellStart"/>
            <w:r w:rsidRPr="003A52C1">
              <w:rPr>
                <w:rFonts w:ascii="Trebuchet MS" w:hAnsi="Trebuchet MS"/>
                <w:sz w:val="18"/>
                <w:szCs w:val="18"/>
              </w:rPr>
              <w:t>Brine</w:t>
            </w:r>
            <w:proofErr w:type="spellEnd"/>
          </w:p>
        </w:tc>
        <w:tc>
          <w:tcPr>
            <w:tcW w:w="4847" w:type="dxa"/>
            <w:tcBorders>
              <w:top w:val="single" w:sz="4" w:space="0" w:color="auto"/>
              <w:left w:val="single" w:sz="4" w:space="0" w:color="auto"/>
              <w:bottom w:val="nil"/>
              <w:right w:val="single" w:sz="4" w:space="0" w:color="auto"/>
            </w:tcBorders>
            <w:shd w:val="clear" w:color="auto" w:fill="auto"/>
            <w:vAlign w:val="bottom"/>
          </w:tcPr>
          <w:p w14:paraId="2EDF46C0" w14:textId="77777777" w:rsidR="00CB4BEB" w:rsidRPr="00FD63EE" w:rsidRDefault="00CB4BEB" w:rsidP="003C0924">
            <w:pPr>
              <w:rPr>
                <w:rFonts w:ascii="Trebuchet MS" w:hAnsi="Trebuchet MS"/>
                <w:color w:val="1F497D"/>
                <w:sz w:val="18"/>
                <w:szCs w:val="18"/>
              </w:rPr>
            </w:pPr>
            <w:r w:rsidRPr="003A52C1">
              <w:rPr>
                <w:rFonts w:ascii="Trebuchet MS" w:hAnsi="Trebuchet MS"/>
                <w:sz w:val="18"/>
                <w:szCs w:val="18"/>
              </w:rPr>
              <w:t>(mængden af væske pr. streng / blandingsforhold mellem sprit og vand)</w:t>
            </w:r>
          </w:p>
        </w:tc>
        <w:tc>
          <w:tcPr>
            <w:tcW w:w="1637" w:type="dxa"/>
            <w:tcBorders>
              <w:top w:val="single" w:sz="4" w:space="0" w:color="auto"/>
              <w:left w:val="single" w:sz="4" w:space="0" w:color="auto"/>
              <w:bottom w:val="nil"/>
              <w:right w:val="single" w:sz="4" w:space="0" w:color="auto"/>
            </w:tcBorders>
            <w:shd w:val="clear" w:color="auto" w:fill="auto"/>
            <w:vAlign w:val="center"/>
          </w:tcPr>
          <w:p w14:paraId="46A9F384" w14:textId="77777777" w:rsidR="00CB4BEB" w:rsidRPr="0079214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373" w:type="dxa"/>
            <w:tcBorders>
              <w:top w:val="single" w:sz="4" w:space="0" w:color="auto"/>
              <w:left w:val="single" w:sz="4" w:space="0" w:color="auto"/>
              <w:bottom w:val="nil"/>
              <w:right w:val="single" w:sz="4" w:space="0" w:color="auto"/>
            </w:tcBorders>
            <w:shd w:val="clear" w:color="auto" w:fill="auto"/>
            <w:vAlign w:val="center"/>
          </w:tcPr>
          <w:p w14:paraId="00EFD889" w14:textId="77777777" w:rsidR="00CB4BEB" w:rsidRPr="0079214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0-50 tegn</w:t>
            </w:r>
          </w:p>
        </w:tc>
        <w:tc>
          <w:tcPr>
            <w:tcW w:w="1359" w:type="dxa"/>
            <w:tcBorders>
              <w:top w:val="single" w:sz="4" w:space="0" w:color="auto"/>
              <w:left w:val="single" w:sz="4" w:space="0" w:color="auto"/>
              <w:bottom w:val="nil"/>
              <w:right w:val="single" w:sz="4" w:space="0" w:color="auto"/>
            </w:tcBorders>
            <w:shd w:val="clear" w:color="auto" w:fill="auto"/>
            <w:vAlign w:val="center"/>
          </w:tcPr>
          <w:p w14:paraId="0C52C17C" w14:textId="77777777" w:rsidR="00CB4BEB" w:rsidRPr="00FD63EE"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1984" w:type="dxa"/>
            <w:gridSpan w:val="2"/>
            <w:tcBorders>
              <w:top w:val="single" w:sz="4" w:space="0" w:color="auto"/>
              <w:left w:val="single" w:sz="4" w:space="0" w:color="auto"/>
              <w:bottom w:val="nil"/>
              <w:right w:val="single" w:sz="4" w:space="0" w:color="auto"/>
            </w:tcBorders>
            <w:shd w:val="clear" w:color="auto" w:fill="auto"/>
            <w:vAlign w:val="bottom"/>
          </w:tcPr>
          <w:p w14:paraId="5DD570FC" w14:textId="77777777" w:rsidR="00CB4BEB" w:rsidRPr="003A52C1" w:rsidRDefault="00CB4BEB" w:rsidP="003C0924">
            <w:pPr>
              <w:rPr>
                <w:rFonts w:ascii="Trebuchet MS" w:hAnsi="Trebuchet MS" w:cs="Trebuchet MS"/>
                <w:sz w:val="18"/>
                <w:szCs w:val="18"/>
              </w:rPr>
            </w:pPr>
          </w:p>
        </w:tc>
      </w:tr>
      <w:tr w:rsidR="00CB4BEB" w:rsidRPr="00CE1917" w14:paraId="272AB299" w14:textId="77777777" w:rsidTr="003C0924">
        <w:trPr>
          <w:trHeight w:hRule="exact" w:val="255"/>
        </w:trPr>
        <w:tc>
          <w:tcPr>
            <w:tcW w:w="2304" w:type="dxa"/>
            <w:tcBorders>
              <w:top w:val="single" w:sz="4" w:space="0" w:color="auto"/>
              <w:left w:val="single" w:sz="4" w:space="0" w:color="auto"/>
              <w:bottom w:val="nil"/>
              <w:right w:val="single" w:sz="4" w:space="0" w:color="auto"/>
            </w:tcBorders>
            <w:shd w:val="clear" w:color="auto" w:fill="D9D9D9"/>
            <w:vAlign w:val="bottom"/>
          </w:tcPr>
          <w:p w14:paraId="551DB68B" w14:textId="77777777" w:rsidR="00CB4BEB" w:rsidRPr="00FD63EE" w:rsidRDefault="00CB4BEB" w:rsidP="003C0924">
            <w:pPr>
              <w:rPr>
                <w:rFonts w:ascii="Trebuchet MS" w:hAnsi="Trebuchet MS"/>
                <w:color w:val="1F497D"/>
                <w:sz w:val="18"/>
                <w:szCs w:val="18"/>
              </w:rPr>
            </w:pPr>
            <w:proofErr w:type="spellStart"/>
            <w:r w:rsidRPr="003A52C1">
              <w:rPr>
                <w:rFonts w:ascii="Trebuchet MS" w:hAnsi="Trebuchet MS"/>
                <w:sz w:val="18"/>
                <w:szCs w:val="18"/>
              </w:rPr>
              <w:t>strenge_antal</w:t>
            </w:r>
            <w:proofErr w:type="spellEnd"/>
          </w:p>
        </w:tc>
        <w:tc>
          <w:tcPr>
            <w:tcW w:w="1164" w:type="dxa"/>
            <w:tcBorders>
              <w:top w:val="single" w:sz="4" w:space="0" w:color="auto"/>
              <w:left w:val="single" w:sz="4" w:space="0" w:color="auto"/>
              <w:bottom w:val="nil"/>
              <w:right w:val="single" w:sz="4" w:space="0" w:color="auto"/>
            </w:tcBorders>
            <w:vAlign w:val="bottom"/>
          </w:tcPr>
          <w:p w14:paraId="6FF0C464" w14:textId="77777777" w:rsidR="00CB4BEB" w:rsidRPr="003A52C1" w:rsidRDefault="00CB4BEB" w:rsidP="003C0924">
            <w:pPr>
              <w:rPr>
                <w:rFonts w:ascii="Trebuchet MS" w:hAnsi="Trebuchet MS"/>
                <w:sz w:val="18"/>
                <w:szCs w:val="18"/>
              </w:rPr>
            </w:pPr>
            <w:proofErr w:type="spellStart"/>
            <w:r w:rsidRPr="003A52C1">
              <w:rPr>
                <w:rFonts w:ascii="Trebuchet MS" w:hAnsi="Trebuchet MS"/>
                <w:sz w:val="18"/>
                <w:szCs w:val="18"/>
              </w:rPr>
              <w:t>stre_antal</w:t>
            </w:r>
            <w:proofErr w:type="spellEnd"/>
          </w:p>
        </w:tc>
        <w:tc>
          <w:tcPr>
            <w:tcW w:w="4847" w:type="dxa"/>
            <w:tcBorders>
              <w:top w:val="single" w:sz="4" w:space="0" w:color="auto"/>
              <w:left w:val="single" w:sz="4" w:space="0" w:color="auto"/>
              <w:bottom w:val="nil"/>
              <w:right w:val="single" w:sz="4" w:space="0" w:color="auto"/>
            </w:tcBorders>
            <w:shd w:val="clear" w:color="auto" w:fill="auto"/>
            <w:vAlign w:val="bottom"/>
          </w:tcPr>
          <w:p w14:paraId="02AB1EA0" w14:textId="77777777" w:rsidR="00CB4BEB" w:rsidRPr="00792144" w:rsidRDefault="00CB4BEB" w:rsidP="003C0924">
            <w:pPr>
              <w:rPr>
                <w:rFonts w:ascii="Trebuchet MS" w:hAnsi="Trebuchet MS"/>
                <w:color w:val="1F497D"/>
                <w:sz w:val="18"/>
                <w:szCs w:val="18"/>
              </w:rPr>
            </w:pPr>
            <w:r w:rsidRPr="003A52C1">
              <w:rPr>
                <w:rFonts w:ascii="Trebuchet MS" w:hAnsi="Trebuchet MS"/>
                <w:sz w:val="18"/>
                <w:szCs w:val="18"/>
              </w:rPr>
              <w:t>Antal strenge lagt i jorden</w:t>
            </w:r>
          </w:p>
        </w:tc>
        <w:tc>
          <w:tcPr>
            <w:tcW w:w="1637" w:type="dxa"/>
            <w:tcBorders>
              <w:top w:val="single" w:sz="4" w:space="0" w:color="auto"/>
              <w:left w:val="single" w:sz="4" w:space="0" w:color="auto"/>
              <w:bottom w:val="nil"/>
              <w:right w:val="single" w:sz="4" w:space="0" w:color="auto"/>
            </w:tcBorders>
            <w:shd w:val="clear" w:color="auto" w:fill="auto"/>
            <w:vAlign w:val="bottom"/>
          </w:tcPr>
          <w:p w14:paraId="79C2A1FC" w14:textId="77777777" w:rsidR="00CB4BEB" w:rsidRPr="0079214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Heltal</w:t>
            </w:r>
          </w:p>
        </w:tc>
        <w:tc>
          <w:tcPr>
            <w:tcW w:w="1373" w:type="dxa"/>
            <w:tcBorders>
              <w:top w:val="single" w:sz="4" w:space="0" w:color="auto"/>
              <w:left w:val="single" w:sz="4" w:space="0" w:color="auto"/>
              <w:bottom w:val="nil"/>
              <w:right w:val="single" w:sz="4" w:space="0" w:color="auto"/>
            </w:tcBorders>
            <w:shd w:val="clear" w:color="auto" w:fill="auto"/>
            <w:vAlign w:val="bottom"/>
          </w:tcPr>
          <w:p w14:paraId="3ACD33CA" w14:textId="77777777" w:rsidR="00CB4BEB" w:rsidRPr="0079214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1-999</w:t>
            </w:r>
          </w:p>
        </w:tc>
        <w:tc>
          <w:tcPr>
            <w:tcW w:w="1359" w:type="dxa"/>
            <w:tcBorders>
              <w:top w:val="single" w:sz="4" w:space="0" w:color="auto"/>
              <w:left w:val="single" w:sz="4" w:space="0" w:color="auto"/>
              <w:bottom w:val="nil"/>
              <w:right w:val="single" w:sz="4" w:space="0" w:color="auto"/>
            </w:tcBorders>
            <w:shd w:val="clear" w:color="auto" w:fill="auto"/>
            <w:vAlign w:val="center"/>
          </w:tcPr>
          <w:p w14:paraId="6D48A4DF" w14:textId="77777777" w:rsidR="00CB4BEB" w:rsidRPr="00FD63EE"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1984" w:type="dxa"/>
            <w:gridSpan w:val="2"/>
            <w:tcBorders>
              <w:top w:val="single" w:sz="4" w:space="0" w:color="auto"/>
              <w:left w:val="single" w:sz="4" w:space="0" w:color="auto"/>
              <w:bottom w:val="nil"/>
              <w:right w:val="single" w:sz="4" w:space="0" w:color="auto"/>
            </w:tcBorders>
            <w:shd w:val="clear" w:color="auto" w:fill="auto"/>
            <w:vAlign w:val="bottom"/>
          </w:tcPr>
          <w:p w14:paraId="16E9ECB6" w14:textId="77777777" w:rsidR="00CB4BEB" w:rsidRPr="003A52C1" w:rsidRDefault="00CB4BEB" w:rsidP="003C0924">
            <w:pPr>
              <w:rPr>
                <w:rFonts w:ascii="Trebuchet MS" w:hAnsi="Trebuchet MS" w:cs="Trebuchet MS"/>
                <w:sz w:val="18"/>
                <w:szCs w:val="18"/>
              </w:rPr>
            </w:pPr>
          </w:p>
        </w:tc>
      </w:tr>
      <w:tr w:rsidR="00CB4BEB" w:rsidRPr="00CE1917" w14:paraId="3100250A" w14:textId="77777777" w:rsidTr="003C0924">
        <w:trPr>
          <w:trHeight w:hRule="exact" w:val="255"/>
        </w:trPr>
        <w:tc>
          <w:tcPr>
            <w:tcW w:w="2304" w:type="dxa"/>
            <w:tcBorders>
              <w:top w:val="single" w:sz="4" w:space="0" w:color="auto"/>
              <w:left w:val="single" w:sz="4" w:space="0" w:color="auto"/>
              <w:bottom w:val="nil"/>
              <w:right w:val="single" w:sz="4" w:space="0" w:color="auto"/>
            </w:tcBorders>
            <w:shd w:val="clear" w:color="auto" w:fill="D9D9D9"/>
            <w:vAlign w:val="bottom"/>
          </w:tcPr>
          <w:p w14:paraId="2C125F11" w14:textId="77777777" w:rsidR="00CB4BEB" w:rsidRPr="00FD63EE" w:rsidRDefault="00CB4BEB" w:rsidP="003C0924">
            <w:pPr>
              <w:rPr>
                <w:rFonts w:ascii="Trebuchet MS" w:hAnsi="Trebuchet MS"/>
                <w:color w:val="1F497D"/>
                <w:sz w:val="18"/>
                <w:szCs w:val="18"/>
              </w:rPr>
            </w:pPr>
            <w:proofErr w:type="spellStart"/>
            <w:r w:rsidRPr="003A52C1">
              <w:rPr>
                <w:rFonts w:ascii="Trebuchet MS" w:hAnsi="Trebuchet MS"/>
                <w:sz w:val="18"/>
                <w:szCs w:val="18"/>
              </w:rPr>
              <w:t>strenge_laengde_samlede</w:t>
            </w:r>
            <w:proofErr w:type="spellEnd"/>
          </w:p>
        </w:tc>
        <w:tc>
          <w:tcPr>
            <w:tcW w:w="1164" w:type="dxa"/>
            <w:tcBorders>
              <w:top w:val="single" w:sz="4" w:space="0" w:color="auto"/>
              <w:left w:val="single" w:sz="4" w:space="0" w:color="auto"/>
              <w:bottom w:val="nil"/>
              <w:right w:val="single" w:sz="4" w:space="0" w:color="auto"/>
            </w:tcBorders>
            <w:vAlign w:val="bottom"/>
          </w:tcPr>
          <w:p w14:paraId="57D5CD97" w14:textId="77777777" w:rsidR="00CB4BEB" w:rsidRPr="003A52C1" w:rsidRDefault="00CB4BEB" w:rsidP="003C0924">
            <w:pPr>
              <w:rPr>
                <w:rFonts w:ascii="Trebuchet MS" w:hAnsi="Trebuchet MS"/>
                <w:sz w:val="18"/>
                <w:szCs w:val="18"/>
              </w:rPr>
            </w:pPr>
            <w:proofErr w:type="spellStart"/>
            <w:r w:rsidRPr="003A52C1">
              <w:rPr>
                <w:rFonts w:ascii="Trebuchet MS" w:hAnsi="Trebuchet MS"/>
                <w:sz w:val="18"/>
                <w:szCs w:val="18"/>
              </w:rPr>
              <w:t>stre</w:t>
            </w:r>
            <w:r>
              <w:rPr>
                <w:rFonts w:ascii="Trebuchet MS" w:hAnsi="Trebuchet MS"/>
                <w:sz w:val="18"/>
                <w:szCs w:val="18"/>
              </w:rPr>
              <w:t>_laeng</w:t>
            </w:r>
            <w:proofErr w:type="spellEnd"/>
          </w:p>
        </w:tc>
        <w:tc>
          <w:tcPr>
            <w:tcW w:w="4847" w:type="dxa"/>
            <w:tcBorders>
              <w:top w:val="single" w:sz="4" w:space="0" w:color="auto"/>
              <w:left w:val="single" w:sz="4" w:space="0" w:color="auto"/>
              <w:bottom w:val="nil"/>
              <w:right w:val="single" w:sz="4" w:space="0" w:color="auto"/>
            </w:tcBorders>
            <w:shd w:val="clear" w:color="auto" w:fill="auto"/>
            <w:vAlign w:val="bottom"/>
          </w:tcPr>
          <w:p w14:paraId="403CFF75" w14:textId="77777777" w:rsidR="00CB4BEB" w:rsidRPr="00792144" w:rsidRDefault="00CB4BEB" w:rsidP="003C0924">
            <w:pPr>
              <w:rPr>
                <w:rFonts w:ascii="Trebuchet MS" w:hAnsi="Trebuchet MS"/>
                <w:color w:val="1F497D"/>
                <w:sz w:val="18"/>
                <w:szCs w:val="18"/>
              </w:rPr>
            </w:pPr>
            <w:r w:rsidRPr="003A52C1">
              <w:rPr>
                <w:rFonts w:ascii="Trebuchet MS" w:hAnsi="Trebuchet MS"/>
                <w:sz w:val="18"/>
                <w:szCs w:val="18"/>
              </w:rPr>
              <w:t>Samlet længde på strenge lagt i jorden</w:t>
            </w:r>
          </w:p>
        </w:tc>
        <w:tc>
          <w:tcPr>
            <w:tcW w:w="1637" w:type="dxa"/>
            <w:tcBorders>
              <w:top w:val="single" w:sz="4" w:space="0" w:color="auto"/>
              <w:left w:val="single" w:sz="4" w:space="0" w:color="auto"/>
              <w:bottom w:val="nil"/>
              <w:right w:val="single" w:sz="4" w:space="0" w:color="auto"/>
            </w:tcBorders>
            <w:shd w:val="clear" w:color="auto" w:fill="auto"/>
            <w:vAlign w:val="bottom"/>
          </w:tcPr>
          <w:p w14:paraId="7F211107" w14:textId="77777777" w:rsidR="00CB4BEB" w:rsidRPr="0079214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Heltal</w:t>
            </w:r>
          </w:p>
        </w:tc>
        <w:tc>
          <w:tcPr>
            <w:tcW w:w="1373" w:type="dxa"/>
            <w:tcBorders>
              <w:top w:val="single" w:sz="4" w:space="0" w:color="auto"/>
              <w:left w:val="single" w:sz="4" w:space="0" w:color="auto"/>
              <w:bottom w:val="nil"/>
              <w:right w:val="single" w:sz="4" w:space="0" w:color="auto"/>
            </w:tcBorders>
            <w:shd w:val="clear" w:color="auto" w:fill="auto"/>
            <w:vAlign w:val="bottom"/>
          </w:tcPr>
          <w:p w14:paraId="32973E78" w14:textId="77777777" w:rsidR="00CB4BEB" w:rsidRPr="0079214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1-9999</w:t>
            </w:r>
          </w:p>
        </w:tc>
        <w:tc>
          <w:tcPr>
            <w:tcW w:w="1359" w:type="dxa"/>
            <w:tcBorders>
              <w:top w:val="single" w:sz="4" w:space="0" w:color="auto"/>
              <w:left w:val="single" w:sz="4" w:space="0" w:color="auto"/>
              <w:bottom w:val="nil"/>
              <w:right w:val="single" w:sz="4" w:space="0" w:color="auto"/>
            </w:tcBorders>
            <w:shd w:val="clear" w:color="auto" w:fill="auto"/>
            <w:vAlign w:val="center"/>
          </w:tcPr>
          <w:p w14:paraId="6F443E0F" w14:textId="77777777" w:rsidR="00CB4BEB" w:rsidRPr="00FD63EE"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1984" w:type="dxa"/>
            <w:gridSpan w:val="2"/>
            <w:tcBorders>
              <w:top w:val="single" w:sz="4" w:space="0" w:color="auto"/>
              <w:left w:val="single" w:sz="4" w:space="0" w:color="auto"/>
              <w:bottom w:val="nil"/>
              <w:right w:val="single" w:sz="4" w:space="0" w:color="auto"/>
            </w:tcBorders>
            <w:shd w:val="clear" w:color="auto" w:fill="auto"/>
            <w:vAlign w:val="bottom"/>
          </w:tcPr>
          <w:p w14:paraId="280DB5B2" w14:textId="77777777" w:rsidR="00CB4BEB" w:rsidRPr="003A52C1" w:rsidRDefault="00CB4BEB" w:rsidP="003C0924">
            <w:pPr>
              <w:rPr>
                <w:rFonts w:ascii="Trebuchet MS" w:hAnsi="Trebuchet MS" w:cs="Trebuchet MS"/>
                <w:sz w:val="18"/>
                <w:szCs w:val="18"/>
              </w:rPr>
            </w:pPr>
          </w:p>
        </w:tc>
      </w:tr>
      <w:tr w:rsidR="00CB4BEB" w:rsidRPr="00CE1917" w14:paraId="3E250C00" w14:textId="77777777" w:rsidTr="003C0924">
        <w:trPr>
          <w:trHeight w:hRule="exact" w:val="510"/>
        </w:trPr>
        <w:tc>
          <w:tcPr>
            <w:tcW w:w="2304" w:type="dxa"/>
            <w:tcBorders>
              <w:top w:val="single" w:sz="4" w:space="0" w:color="auto"/>
              <w:left w:val="single" w:sz="4" w:space="0" w:color="auto"/>
              <w:bottom w:val="nil"/>
              <w:right w:val="single" w:sz="4" w:space="0" w:color="auto"/>
            </w:tcBorders>
            <w:shd w:val="clear" w:color="auto" w:fill="D9D9D9"/>
            <w:vAlign w:val="center"/>
          </w:tcPr>
          <w:p w14:paraId="6D99AD06" w14:textId="77777777" w:rsidR="00CB4BEB" w:rsidRPr="00FD63EE" w:rsidRDefault="00CB4BEB" w:rsidP="003C0924">
            <w:pPr>
              <w:rPr>
                <w:rFonts w:ascii="Trebuchet MS" w:hAnsi="Trebuchet MS"/>
                <w:color w:val="1F497D"/>
                <w:sz w:val="18"/>
                <w:szCs w:val="18"/>
              </w:rPr>
            </w:pPr>
            <w:proofErr w:type="spellStart"/>
            <w:r w:rsidRPr="003A52C1">
              <w:rPr>
                <w:rFonts w:ascii="Trebuchet MS" w:hAnsi="Trebuchet MS"/>
                <w:sz w:val="18"/>
                <w:szCs w:val="18"/>
              </w:rPr>
              <w:lastRenderedPageBreak/>
              <w:t>tilladelses_dato</w:t>
            </w:r>
            <w:proofErr w:type="spellEnd"/>
          </w:p>
        </w:tc>
        <w:tc>
          <w:tcPr>
            <w:tcW w:w="1164" w:type="dxa"/>
            <w:tcBorders>
              <w:top w:val="single" w:sz="4" w:space="0" w:color="auto"/>
              <w:left w:val="single" w:sz="4" w:space="0" w:color="auto"/>
              <w:bottom w:val="nil"/>
              <w:right w:val="single" w:sz="4" w:space="0" w:color="auto"/>
            </w:tcBorders>
            <w:vAlign w:val="center"/>
          </w:tcPr>
          <w:p w14:paraId="3B8FA874" w14:textId="77777777" w:rsidR="00CB4BEB" w:rsidRPr="003A52C1" w:rsidRDefault="00CB4BEB" w:rsidP="003C0924">
            <w:pPr>
              <w:rPr>
                <w:rFonts w:ascii="Trebuchet MS" w:hAnsi="Trebuchet MS" w:cs="Trebuchet MS"/>
                <w:sz w:val="18"/>
                <w:szCs w:val="18"/>
              </w:rPr>
            </w:pPr>
            <w:proofErr w:type="spellStart"/>
            <w:r w:rsidRPr="003A52C1">
              <w:rPr>
                <w:rFonts w:ascii="Trebuchet MS" w:hAnsi="Trebuchet MS"/>
                <w:sz w:val="18"/>
                <w:szCs w:val="18"/>
              </w:rPr>
              <w:t>tilla_dato</w:t>
            </w:r>
            <w:proofErr w:type="spellEnd"/>
          </w:p>
        </w:tc>
        <w:tc>
          <w:tcPr>
            <w:tcW w:w="4847" w:type="dxa"/>
            <w:tcBorders>
              <w:top w:val="single" w:sz="4" w:space="0" w:color="auto"/>
              <w:left w:val="single" w:sz="4" w:space="0" w:color="auto"/>
              <w:bottom w:val="nil"/>
              <w:right w:val="single" w:sz="4" w:space="0" w:color="auto"/>
            </w:tcBorders>
            <w:shd w:val="clear" w:color="auto" w:fill="auto"/>
            <w:vAlign w:val="center"/>
          </w:tcPr>
          <w:p w14:paraId="113E4BED" w14:textId="77777777" w:rsidR="00CB4BEB" w:rsidRPr="00FD63EE" w:rsidRDefault="00CB4BEB" w:rsidP="003C0924">
            <w:pPr>
              <w:rPr>
                <w:rFonts w:ascii="Trebuchet MS" w:hAnsi="Trebuchet MS"/>
                <w:color w:val="1F497D"/>
                <w:sz w:val="18"/>
                <w:szCs w:val="18"/>
              </w:rPr>
            </w:pPr>
            <w:r w:rsidRPr="003A52C1">
              <w:rPr>
                <w:rFonts w:ascii="Trebuchet MS" w:hAnsi="Trebuchet MS" w:cs="Trebuchet MS"/>
                <w:sz w:val="18"/>
                <w:szCs w:val="18"/>
              </w:rPr>
              <w:t>Dato for hvornår tilladelse er givet</w:t>
            </w:r>
          </w:p>
        </w:tc>
        <w:tc>
          <w:tcPr>
            <w:tcW w:w="1637" w:type="dxa"/>
            <w:tcBorders>
              <w:top w:val="single" w:sz="4" w:space="0" w:color="auto"/>
              <w:left w:val="single" w:sz="4" w:space="0" w:color="auto"/>
              <w:bottom w:val="nil"/>
              <w:right w:val="single" w:sz="4" w:space="0" w:color="auto"/>
            </w:tcBorders>
            <w:shd w:val="clear" w:color="auto" w:fill="auto"/>
            <w:vAlign w:val="center"/>
          </w:tcPr>
          <w:p w14:paraId="1DF37826" w14:textId="24C622AF" w:rsidR="00CB4BEB" w:rsidRPr="00FD63EE" w:rsidRDefault="00CC730A" w:rsidP="003C0924">
            <w:pPr>
              <w:rPr>
                <w:rFonts w:ascii="Trebuchet MS" w:hAnsi="Trebuchet MS" w:cs="Trebuchet MS"/>
                <w:color w:val="1F497D"/>
                <w:sz w:val="18"/>
                <w:szCs w:val="18"/>
              </w:rPr>
            </w:pPr>
            <w:r>
              <w:rPr>
                <w:rFonts w:ascii="Trebuchet MS" w:hAnsi="Trebuchet MS" w:cs="Trebuchet MS"/>
                <w:sz w:val="18"/>
                <w:szCs w:val="18"/>
              </w:rPr>
              <w:t>ISO date</w:t>
            </w:r>
          </w:p>
        </w:tc>
        <w:tc>
          <w:tcPr>
            <w:tcW w:w="1373" w:type="dxa"/>
            <w:tcBorders>
              <w:top w:val="single" w:sz="4" w:space="0" w:color="auto"/>
              <w:left w:val="single" w:sz="4" w:space="0" w:color="auto"/>
              <w:bottom w:val="nil"/>
              <w:right w:val="single" w:sz="4" w:space="0" w:color="auto"/>
            </w:tcBorders>
            <w:shd w:val="clear" w:color="auto" w:fill="auto"/>
            <w:vAlign w:val="center"/>
          </w:tcPr>
          <w:p w14:paraId="2055145C" w14:textId="77777777" w:rsidR="00CB4BEB" w:rsidRPr="003A52C1" w:rsidRDefault="00CB4BEB" w:rsidP="003C0924">
            <w:pPr>
              <w:autoSpaceDE w:val="0"/>
              <w:autoSpaceDN w:val="0"/>
              <w:adjustRightInd w:val="0"/>
              <w:rPr>
                <w:rFonts w:ascii="Trebuchet MS" w:hAnsi="Trebuchet MS" w:cs="Trebuchet MS"/>
                <w:sz w:val="18"/>
                <w:szCs w:val="18"/>
              </w:rPr>
            </w:pPr>
            <w:r w:rsidRPr="003A52C1">
              <w:rPr>
                <w:rFonts w:ascii="Trebuchet MS" w:hAnsi="Trebuchet MS" w:cs="Trebuchet MS"/>
                <w:sz w:val="18"/>
                <w:szCs w:val="18"/>
              </w:rPr>
              <w:t>2006-12-31</w:t>
            </w:r>
          </w:p>
          <w:p w14:paraId="7AFADCFE" w14:textId="77777777" w:rsidR="00CB4BEB" w:rsidRPr="00FD63EE"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2999-12-31</w:t>
            </w:r>
          </w:p>
        </w:tc>
        <w:tc>
          <w:tcPr>
            <w:tcW w:w="1359" w:type="dxa"/>
            <w:tcBorders>
              <w:top w:val="single" w:sz="4" w:space="0" w:color="auto"/>
              <w:left w:val="single" w:sz="4" w:space="0" w:color="auto"/>
              <w:bottom w:val="nil"/>
              <w:right w:val="single" w:sz="4" w:space="0" w:color="auto"/>
            </w:tcBorders>
            <w:shd w:val="clear" w:color="auto" w:fill="auto"/>
            <w:vAlign w:val="center"/>
          </w:tcPr>
          <w:p w14:paraId="04FCF8BC" w14:textId="77777777" w:rsidR="00CB4BEB" w:rsidRPr="00FD63EE" w:rsidRDefault="00CB4BEB" w:rsidP="003C0924">
            <w:pPr>
              <w:jc w:val="center"/>
              <w:rPr>
                <w:rFonts w:ascii="Trebuchet MS" w:hAnsi="Trebuchet MS" w:cs="Trebuchet MS"/>
                <w:color w:val="1F497D"/>
                <w:sz w:val="18"/>
                <w:szCs w:val="18"/>
              </w:rPr>
            </w:pPr>
            <w:r w:rsidRPr="003A52C1">
              <w:rPr>
                <w:rFonts w:ascii="Trebuchet MS" w:hAnsi="Trebuchet MS"/>
                <w:sz w:val="18"/>
                <w:szCs w:val="18"/>
              </w:rPr>
              <w:t>F</w:t>
            </w:r>
          </w:p>
        </w:tc>
        <w:tc>
          <w:tcPr>
            <w:tcW w:w="1984" w:type="dxa"/>
            <w:gridSpan w:val="2"/>
            <w:tcBorders>
              <w:top w:val="single" w:sz="4" w:space="0" w:color="auto"/>
              <w:left w:val="single" w:sz="4" w:space="0" w:color="auto"/>
              <w:bottom w:val="nil"/>
              <w:right w:val="single" w:sz="4" w:space="0" w:color="auto"/>
            </w:tcBorders>
            <w:shd w:val="clear" w:color="auto" w:fill="auto"/>
            <w:vAlign w:val="center"/>
          </w:tcPr>
          <w:p w14:paraId="77DEEC88" w14:textId="77777777" w:rsidR="00CB4BEB" w:rsidRPr="003A52C1" w:rsidRDefault="00CB4BEB" w:rsidP="003C0924">
            <w:pPr>
              <w:rPr>
                <w:rFonts w:ascii="Trebuchet MS" w:hAnsi="Trebuchet MS" w:cs="Trebuchet MS"/>
                <w:sz w:val="18"/>
                <w:szCs w:val="18"/>
              </w:rPr>
            </w:pPr>
            <w:r w:rsidRPr="003A52C1">
              <w:rPr>
                <w:rFonts w:ascii="Trebuchet MS" w:hAnsi="Trebuchet MS"/>
                <w:sz w:val="18"/>
                <w:szCs w:val="18"/>
              </w:rPr>
              <w:t>2008-06-18</w:t>
            </w:r>
          </w:p>
        </w:tc>
      </w:tr>
      <w:tr w:rsidR="00CB4BEB" w:rsidRPr="00CE1917" w14:paraId="126E62ED" w14:textId="77777777" w:rsidTr="003C0924">
        <w:trPr>
          <w:trHeight w:hRule="exact" w:val="510"/>
        </w:trPr>
        <w:tc>
          <w:tcPr>
            <w:tcW w:w="2304" w:type="dxa"/>
            <w:tcBorders>
              <w:top w:val="single" w:sz="4" w:space="0" w:color="auto"/>
              <w:left w:val="single" w:sz="4" w:space="0" w:color="auto"/>
              <w:bottom w:val="nil"/>
              <w:right w:val="single" w:sz="4" w:space="0" w:color="auto"/>
            </w:tcBorders>
            <w:shd w:val="clear" w:color="auto" w:fill="D9D9D9"/>
            <w:vAlign w:val="center"/>
          </w:tcPr>
          <w:p w14:paraId="2E4A39BD" w14:textId="77777777" w:rsidR="00CB4BEB" w:rsidRPr="00FD63EE" w:rsidRDefault="00CB4BEB" w:rsidP="003C0924">
            <w:pPr>
              <w:rPr>
                <w:rFonts w:ascii="Trebuchet MS" w:hAnsi="Trebuchet MS"/>
                <w:color w:val="1F497D"/>
                <w:sz w:val="18"/>
                <w:szCs w:val="18"/>
              </w:rPr>
            </w:pPr>
            <w:proofErr w:type="spellStart"/>
            <w:r w:rsidRPr="003A52C1">
              <w:rPr>
                <w:rFonts w:ascii="Trebuchet MS" w:hAnsi="Trebuchet MS"/>
                <w:sz w:val="18"/>
                <w:szCs w:val="18"/>
              </w:rPr>
              <w:t>f</w:t>
            </w:r>
            <w:r>
              <w:rPr>
                <w:rFonts w:ascii="Trebuchet MS" w:hAnsi="Trebuchet MS"/>
                <w:sz w:val="18"/>
                <w:szCs w:val="18"/>
              </w:rPr>
              <w:t>ae</w:t>
            </w:r>
            <w:r w:rsidRPr="003A52C1">
              <w:rPr>
                <w:rFonts w:ascii="Trebuchet MS" w:hAnsi="Trebuchet MS"/>
                <w:sz w:val="18"/>
                <w:szCs w:val="18"/>
              </w:rPr>
              <w:t>rdigmeldingsdato</w:t>
            </w:r>
            <w:proofErr w:type="spellEnd"/>
          </w:p>
        </w:tc>
        <w:tc>
          <w:tcPr>
            <w:tcW w:w="1164" w:type="dxa"/>
            <w:tcBorders>
              <w:top w:val="single" w:sz="4" w:space="0" w:color="auto"/>
              <w:left w:val="single" w:sz="4" w:space="0" w:color="auto"/>
              <w:bottom w:val="nil"/>
              <w:right w:val="single" w:sz="4" w:space="0" w:color="auto"/>
            </w:tcBorders>
            <w:vAlign w:val="center"/>
          </w:tcPr>
          <w:p w14:paraId="7095C40D" w14:textId="77777777" w:rsidR="00CB4BEB" w:rsidRPr="003A52C1" w:rsidRDefault="00CB4BEB" w:rsidP="003C0924">
            <w:pPr>
              <w:rPr>
                <w:rFonts w:ascii="Trebuchet MS" w:hAnsi="Trebuchet MS"/>
                <w:sz w:val="18"/>
                <w:szCs w:val="18"/>
              </w:rPr>
            </w:pPr>
            <w:proofErr w:type="spellStart"/>
            <w:r>
              <w:rPr>
                <w:rFonts w:ascii="Trebuchet MS" w:hAnsi="Trebuchet MS"/>
                <w:sz w:val="18"/>
                <w:szCs w:val="18"/>
              </w:rPr>
              <w:t>fae</w:t>
            </w:r>
            <w:r w:rsidRPr="003A52C1">
              <w:rPr>
                <w:rFonts w:ascii="Trebuchet MS" w:hAnsi="Trebuchet MS"/>
                <w:sz w:val="18"/>
                <w:szCs w:val="18"/>
              </w:rPr>
              <w:t>rd</w:t>
            </w:r>
            <w:r>
              <w:rPr>
                <w:rFonts w:ascii="Trebuchet MS" w:hAnsi="Trebuchet MS"/>
                <w:sz w:val="18"/>
                <w:szCs w:val="18"/>
              </w:rPr>
              <w:t>_</w:t>
            </w:r>
            <w:r w:rsidRPr="003A52C1">
              <w:rPr>
                <w:rFonts w:ascii="Trebuchet MS" w:hAnsi="Trebuchet MS"/>
                <w:sz w:val="18"/>
                <w:szCs w:val="18"/>
              </w:rPr>
              <w:t>dato</w:t>
            </w:r>
            <w:proofErr w:type="spellEnd"/>
          </w:p>
        </w:tc>
        <w:tc>
          <w:tcPr>
            <w:tcW w:w="4847" w:type="dxa"/>
            <w:tcBorders>
              <w:top w:val="single" w:sz="4" w:space="0" w:color="auto"/>
              <w:left w:val="single" w:sz="4" w:space="0" w:color="auto"/>
              <w:bottom w:val="nil"/>
              <w:right w:val="single" w:sz="4" w:space="0" w:color="auto"/>
            </w:tcBorders>
            <w:shd w:val="clear" w:color="auto" w:fill="auto"/>
            <w:vAlign w:val="center"/>
          </w:tcPr>
          <w:p w14:paraId="3C8F0FFF" w14:textId="77777777" w:rsidR="00CB4BEB" w:rsidRPr="00FD63EE" w:rsidRDefault="00CB4BEB" w:rsidP="003C0924">
            <w:pPr>
              <w:rPr>
                <w:rFonts w:ascii="Trebuchet MS" w:hAnsi="Trebuchet MS"/>
                <w:color w:val="1F497D"/>
                <w:sz w:val="18"/>
                <w:szCs w:val="18"/>
              </w:rPr>
            </w:pPr>
            <w:r w:rsidRPr="003A52C1">
              <w:rPr>
                <w:rFonts w:ascii="Trebuchet MS" w:hAnsi="Trebuchet MS"/>
                <w:sz w:val="18"/>
                <w:szCs w:val="18"/>
              </w:rPr>
              <w:t>Dato for færdigmelding</w:t>
            </w:r>
          </w:p>
        </w:tc>
        <w:tc>
          <w:tcPr>
            <w:tcW w:w="1637" w:type="dxa"/>
            <w:tcBorders>
              <w:top w:val="single" w:sz="4" w:space="0" w:color="auto"/>
              <w:left w:val="single" w:sz="4" w:space="0" w:color="auto"/>
              <w:bottom w:val="nil"/>
              <w:right w:val="single" w:sz="4" w:space="0" w:color="auto"/>
            </w:tcBorders>
            <w:shd w:val="clear" w:color="auto" w:fill="auto"/>
            <w:vAlign w:val="center"/>
          </w:tcPr>
          <w:p w14:paraId="57658B6B" w14:textId="4641D5EB" w:rsidR="00CB4BEB" w:rsidRPr="00FD63EE" w:rsidRDefault="00CC730A" w:rsidP="003C0924">
            <w:pPr>
              <w:rPr>
                <w:rFonts w:ascii="Trebuchet MS" w:hAnsi="Trebuchet MS" w:cs="Trebuchet MS"/>
                <w:color w:val="1F497D"/>
                <w:sz w:val="18"/>
                <w:szCs w:val="18"/>
              </w:rPr>
            </w:pPr>
            <w:r>
              <w:rPr>
                <w:rFonts w:ascii="Trebuchet MS" w:hAnsi="Trebuchet MS" w:cs="Trebuchet MS"/>
                <w:sz w:val="18"/>
                <w:szCs w:val="18"/>
              </w:rPr>
              <w:t>ISO date</w:t>
            </w:r>
          </w:p>
        </w:tc>
        <w:tc>
          <w:tcPr>
            <w:tcW w:w="1373" w:type="dxa"/>
            <w:tcBorders>
              <w:top w:val="single" w:sz="4" w:space="0" w:color="auto"/>
              <w:left w:val="single" w:sz="4" w:space="0" w:color="auto"/>
              <w:bottom w:val="nil"/>
              <w:right w:val="single" w:sz="4" w:space="0" w:color="auto"/>
            </w:tcBorders>
            <w:shd w:val="clear" w:color="auto" w:fill="auto"/>
            <w:vAlign w:val="center"/>
          </w:tcPr>
          <w:p w14:paraId="6DA26348" w14:textId="77777777" w:rsidR="00CB4BEB" w:rsidRPr="003A52C1" w:rsidRDefault="00CB4BEB" w:rsidP="003C0924">
            <w:pPr>
              <w:autoSpaceDE w:val="0"/>
              <w:autoSpaceDN w:val="0"/>
              <w:adjustRightInd w:val="0"/>
              <w:rPr>
                <w:rFonts w:ascii="Trebuchet MS" w:hAnsi="Trebuchet MS" w:cs="Trebuchet MS"/>
                <w:sz w:val="18"/>
                <w:szCs w:val="18"/>
              </w:rPr>
            </w:pPr>
            <w:r w:rsidRPr="003A52C1">
              <w:rPr>
                <w:rFonts w:ascii="Trebuchet MS" w:hAnsi="Trebuchet MS" w:cs="Trebuchet MS"/>
                <w:sz w:val="18"/>
                <w:szCs w:val="18"/>
              </w:rPr>
              <w:t>2006-12-31</w:t>
            </w:r>
          </w:p>
          <w:p w14:paraId="09C7B214" w14:textId="77777777" w:rsidR="00CB4BEB" w:rsidRPr="00FD63EE"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2999-12-31</w:t>
            </w:r>
          </w:p>
        </w:tc>
        <w:tc>
          <w:tcPr>
            <w:tcW w:w="1359" w:type="dxa"/>
            <w:tcBorders>
              <w:top w:val="single" w:sz="4" w:space="0" w:color="auto"/>
              <w:left w:val="single" w:sz="4" w:space="0" w:color="auto"/>
              <w:bottom w:val="nil"/>
              <w:right w:val="single" w:sz="4" w:space="0" w:color="auto"/>
            </w:tcBorders>
            <w:shd w:val="clear" w:color="auto" w:fill="auto"/>
            <w:vAlign w:val="center"/>
          </w:tcPr>
          <w:p w14:paraId="4D07528D" w14:textId="77777777" w:rsidR="00CB4BEB" w:rsidRPr="00FD63EE" w:rsidRDefault="00CB4BEB" w:rsidP="003C0924">
            <w:pPr>
              <w:jc w:val="center"/>
              <w:rPr>
                <w:rFonts w:ascii="Trebuchet MS" w:hAnsi="Trebuchet MS" w:cs="Trebuchet MS"/>
                <w:color w:val="1F497D"/>
                <w:sz w:val="18"/>
                <w:szCs w:val="18"/>
              </w:rPr>
            </w:pPr>
            <w:r w:rsidRPr="003A52C1">
              <w:rPr>
                <w:rFonts w:ascii="Trebuchet MS" w:hAnsi="Trebuchet MS"/>
                <w:sz w:val="18"/>
                <w:szCs w:val="18"/>
              </w:rPr>
              <w:t>F</w:t>
            </w:r>
          </w:p>
        </w:tc>
        <w:tc>
          <w:tcPr>
            <w:tcW w:w="1984" w:type="dxa"/>
            <w:gridSpan w:val="2"/>
            <w:tcBorders>
              <w:top w:val="single" w:sz="4" w:space="0" w:color="auto"/>
              <w:left w:val="single" w:sz="4" w:space="0" w:color="auto"/>
              <w:bottom w:val="nil"/>
              <w:right w:val="single" w:sz="4" w:space="0" w:color="auto"/>
            </w:tcBorders>
            <w:shd w:val="clear" w:color="auto" w:fill="auto"/>
            <w:vAlign w:val="center"/>
          </w:tcPr>
          <w:p w14:paraId="2CF6C849" w14:textId="77777777" w:rsidR="00CB4BEB" w:rsidRPr="003A52C1" w:rsidRDefault="00CB4BEB" w:rsidP="003C0924">
            <w:pPr>
              <w:rPr>
                <w:rFonts w:ascii="Trebuchet MS" w:hAnsi="Trebuchet MS" w:cs="Trebuchet MS"/>
                <w:sz w:val="18"/>
                <w:szCs w:val="18"/>
              </w:rPr>
            </w:pPr>
            <w:r w:rsidRPr="003A52C1">
              <w:rPr>
                <w:rFonts w:ascii="Trebuchet MS" w:hAnsi="Trebuchet MS"/>
                <w:sz w:val="18"/>
                <w:szCs w:val="18"/>
              </w:rPr>
              <w:t>2008-06-18</w:t>
            </w:r>
          </w:p>
        </w:tc>
      </w:tr>
      <w:tr w:rsidR="00CB4BEB" w:rsidRPr="00CE1917" w14:paraId="013965EF" w14:textId="77777777" w:rsidTr="003C0924">
        <w:trPr>
          <w:trHeight w:hRule="exact" w:val="255"/>
        </w:trPr>
        <w:tc>
          <w:tcPr>
            <w:tcW w:w="2304" w:type="dxa"/>
            <w:tcBorders>
              <w:top w:val="single" w:sz="4" w:space="0" w:color="auto"/>
              <w:left w:val="single" w:sz="4" w:space="0" w:color="auto"/>
              <w:bottom w:val="nil"/>
              <w:right w:val="single" w:sz="4" w:space="0" w:color="auto"/>
            </w:tcBorders>
            <w:shd w:val="clear" w:color="auto" w:fill="D9D9D9"/>
            <w:vAlign w:val="bottom"/>
          </w:tcPr>
          <w:p w14:paraId="2FD5DFBC" w14:textId="77777777" w:rsidR="00CB4BEB" w:rsidRPr="000A63A8" w:rsidRDefault="00CB4BEB" w:rsidP="003C0924">
            <w:pPr>
              <w:rPr>
                <w:rFonts w:ascii="Trebuchet MS" w:hAnsi="Trebuchet MS"/>
                <w:sz w:val="18"/>
                <w:szCs w:val="18"/>
              </w:rPr>
            </w:pPr>
            <w:proofErr w:type="spellStart"/>
            <w:r w:rsidRPr="000A63A8">
              <w:rPr>
                <w:rFonts w:ascii="Trebuchet MS" w:hAnsi="Trebuchet MS"/>
                <w:sz w:val="18"/>
                <w:szCs w:val="18"/>
              </w:rPr>
              <w:t>vaesketype_kode</w:t>
            </w:r>
            <w:proofErr w:type="spellEnd"/>
          </w:p>
        </w:tc>
        <w:tc>
          <w:tcPr>
            <w:tcW w:w="1164" w:type="dxa"/>
            <w:tcBorders>
              <w:top w:val="single" w:sz="4" w:space="0" w:color="auto"/>
              <w:left w:val="single" w:sz="4" w:space="0" w:color="auto"/>
              <w:bottom w:val="nil"/>
              <w:right w:val="single" w:sz="4" w:space="0" w:color="auto"/>
            </w:tcBorders>
            <w:vAlign w:val="bottom"/>
          </w:tcPr>
          <w:p w14:paraId="3AF50DA2" w14:textId="77777777" w:rsidR="00CB4BEB" w:rsidRPr="000A63A8" w:rsidRDefault="00CB4BEB" w:rsidP="003C0924">
            <w:pPr>
              <w:rPr>
                <w:rFonts w:ascii="Trebuchet MS" w:hAnsi="Trebuchet MS"/>
                <w:sz w:val="18"/>
                <w:szCs w:val="18"/>
              </w:rPr>
            </w:pPr>
            <w:proofErr w:type="spellStart"/>
            <w:r>
              <w:rPr>
                <w:rFonts w:ascii="Trebuchet MS" w:hAnsi="Trebuchet MS"/>
                <w:sz w:val="18"/>
                <w:szCs w:val="18"/>
              </w:rPr>
              <w:t>vaeskety_k</w:t>
            </w:r>
            <w:proofErr w:type="spellEnd"/>
          </w:p>
        </w:tc>
        <w:tc>
          <w:tcPr>
            <w:tcW w:w="4847" w:type="dxa"/>
            <w:tcBorders>
              <w:top w:val="single" w:sz="4" w:space="0" w:color="auto"/>
              <w:left w:val="single" w:sz="4" w:space="0" w:color="auto"/>
              <w:bottom w:val="nil"/>
              <w:right w:val="single" w:sz="4" w:space="0" w:color="auto"/>
            </w:tcBorders>
            <w:shd w:val="clear" w:color="auto" w:fill="auto"/>
            <w:vAlign w:val="bottom"/>
          </w:tcPr>
          <w:p w14:paraId="6618CDA0"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Kodetal for typen af frostvæske</w:t>
            </w:r>
          </w:p>
        </w:tc>
        <w:tc>
          <w:tcPr>
            <w:tcW w:w="1637" w:type="dxa"/>
            <w:tcBorders>
              <w:top w:val="single" w:sz="4" w:space="0" w:color="auto"/>
              <w:left w:val="single" w:sz="4" w:space="0" w:color="auto"/>
              <w:bottom w:val="nil"/>
              <w:right w:val="single" w:sz="4" w:space="0" w:color="auto"/>
            </w:tcBorders>
            <w:shd w:val="clear" w:color="auto" w:fill="auto"/>
            <w:vAlign w:val="bottom"/>
          </w:tcPr>
          <w:p w14:paraId="609561CB"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sz w:val="18"/>
                <w:szCs w:val="18"/>
              </w:rPr>
              <w:t>Heltal</w:t>
            </w:r>
          </w:p>
        </w:tc>
        <w:tc>
          <w:tcPr>
            <w:tcW w:w="1373" w:type="dxa"/>
            <w:tcBorders>
              <w:top w:val="single" w:sz="4" w:space="0" w:color="auto"/>
              <w:left w:val="single" w:sz="4" w:space="0" w:color="auto"/>
              <w:bottom w:val="nil"/>
              <w:right w:val="single" w:sz="4" w:space="0" w:color="auto"/>
            </w:tcBorders>
            <w:shd w:val="clear" w:color="auto" w:fill="auto"/>
            <w:vAlign w:val="bottom"/>
          </w:tcPr>
          <w:p w14:paraId="5DD58D73"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sz w:val="18"/>
                <w:szCs w:val="18"/>
              </w:rPr>
              <w:t>1-9</w:t>
            </w:r>
          </w:p>
        </w:tc>
        <w:tc>
          <w:tcPr>
            <w:tcW w:w="1359" w:type="dxa"/>
            <w:tcBorders>
              <w:top w:val="single" w:sz="4" w:space="0" w:color="auto"/>
              <w:left w:val="single" w:sz="4" w:space="0" w:color="auto"/>
              <w:bottom w:val="nil"/>
              <w:right w:val="single" w:sz="4" w:space="0" w:color="auto"/>
            </w:tcBorders>
            <w:shd w:val="clear" w:color="auto" w:fill="auto"/>
            <w:vAlign w:val="center"/>
          </w:tcPr>
          <w:p w14:paraId="64A05369" w14:textId="77777777" w:rsidR="00CB4BEB" w:rsidRPr="000A63A8" w:rsidRDefault="00CB4BEB" w:rsidP="003C0924">
            <w:pPr>
              <w:jc w:val="center"/>
              <w:rPr>
                <w:rFonts w:ascii="Trebuchet MS" w:hAnsi="Trebuchet MS" w:cs="Trebuchet MS"/>
                <w:sz w:val="18"/>
                <w:szCs w:val="18"/>
              </w:rPr>
            </w:pPr>
            <w:r w:rsidRPr="000A63A8">
              <w:rPr>
                <w:rFonts w:ascii="Trebuchet MS" w:hAnsi="Trebuchet MS" w:cs="Trebuchet MS"/>
                <w:sz w:val="18"/>
                <w:szCs w:val="18"/>
              </w:rPr>
              <w:t>F</w:t>
            </w:r>
          </w:p>
        </w:tc>
        <w:tc>
          <w:tcPr>
            <w:tcW w:w="1984" w:type="dxa"/>
            <w:gridSpan w:val="2"/>
            <w:tcBorders>
              <w:top w:val="single" w:sz="4" w:space="0" w:color="auto"/>
              <w:left w:val="single" w:sz="4" w:space="0" w:color="auto"/>
              <w:bottom w:val="nil"/>
              <w:right w:val="single" w:sz="4" w:space="0" w:color="auto"/>
            </w:tcBorders>
            <w:shd w:val="clear" w:color="auto" w:fill="auto"/>
            <w:vAlign w:val="bottom"/>
          </w:tcPr>
          <w:p w14:paraId="75ACCCCA"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sz w:val="18"/>
                <w:szCs w:val="18"/>
              </w:rPr>
              <w:t>2</w:t>
            </w:r>
          </w:p>
        </w:tc>
      </w:tr>
      <w:tr w:rsidR="00CB4BEB" w:rsidRPr="00CE1917" w14:paraId="715AFAC7" w14:textId="77777777" w:rsidTr="003C0924">
        <w:trPr>
          <w:trHeight w:hRule="exact" w:val="255"/>
        </w:trPr>
        <w:tc>
          <w:tcPr>
            <w:tcW w:w="2304" w:type="dxa"/>
            <w:tcBorders>
              <w:top w:val="single" w:sz="4" w:space="0" w:color="auto"/>
              <w:left w:val="single" w:sz="4" w:space="0" w:color="auto"/>
              <w:bottom w:val="nil"/>
              <w:right w:val="single" w:sz="4" w:space="0" w:color="auto"/>
            </w:tcBorders>
            <w:shd w:val="clear" w:color="auto" w:fill="99CCFF"/>
            <w:vAlign w:val="bottom"/>
          </w:tcPr>
          <w:p w14:paraId="120841BE" w14:textId="77777777" w:rsidR="00CB4BEB" w:rsidRPr="000A63A8" w:rsidRDefault="00CB4BEB" w:rsidP="003C0924">
            <w:pPr>
              <w:rPr>
                <w:rFonts w:ascii="Trebuchet MS" w:hAnsi="Trebuchet MS"/>
                <w:sz w:val="18"/>
                <w:szCs w:val="18"/>
              </w:rPr>
            </w:pPr>
            <w:proofErr w:type="spellStart"/>
            <w:r w:rsidRPr="000A63A8">
              <w:rPr>
                <w:rFonts w:ascii="Trebuchet MS" w:hAnsi="Trebuchet MS"/>
                <w:sz w:val="18"/>
                <w:szCs w:val="18"/>
              </w:rPr>
              <w:t>vaesketype</w:t>
            </w:r>
            <w:proofErr w:type="spellEnd"/>
          </w:p>
        </w:tc>
        <w:tc>
          <w:tcPr>
            <w:tcW w:w="1164" w:type="dxa"/>
            <w:tcBorders>
              <w:top w:val="single" w:sz="4" w:space="0" w:color="auto"/>
              <w:left w:val="single" w:sz="4" w:space="0" w:color="auto"/>
              <w:bottom w:val="nil"/>
              <w:right w:val="single" w:sz="4" w:space="0" w:color="auto"/>
            </w:tcBorders>
            <w:shd w:val="clear" w:color="auto" w:fill="99CCFF"/>
            <w:vAlign w:val="bottom"/>
          </w:tcPr>
          <w:p w14:paraId="61CEC72D" w14:textId="77777777" w:rsidR="00CB4BEB" w:rsidRPr="000A63A8" w:rsidRDefault="00CB4BEB" w:rsidP="003C0924">
            <w:pPr>
              <w:rPr>
                <w:rFonts w:ascii="Trebuchet MS" w:hAnsi="Trebuchet MS"/>
                <w:sz w:val="18"/>
                <w:szCs w:val="18"/>
              </w:rPr>
            </w:pPr>
            <w:proofErr w:type="spellStart"/>
            <w:r>
              <w:rPr>
                <w:rFonts w:ascii="Trebuchet MS" w:hAnsi="Trebuchet MS"/>
                <w:sz w:val="18"/>
                <w:szCs w:val="18"/>
              </w:rPr>
              <w:t>vaeskety</w:t>
            </w:r>
            <w:proofErr w:type="spellEnd"/>
          </w:p>
        </w:tc>
        <w:tc>
          <w:tcPr>
            <w:tcW w:w="4847" w:type="dxa"/>
            <w:tcBorders>
              <w:top w:val="single" w:sz="4" w:space="0" w:color="auto"/>
              <w:left w:val="single" w:sz="4" w:space="0" w:color="auto"/>
              <w:bottom w:val="nil"/>
              <w:right w:val="single" w:sz="4" w:space="0" w:color="auto"/>
            </w:tcBorders>
            <w:shd w:val="clear" w:color="auto" w:fill="99CCFF"/>
            <w:vAlign w:val="bottom"/>
          </w:tcPr>
          <w:p w14:paraId="54BBF4AE"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Typen af frostvæske der benyttes i slangerne</w:t>
            </w:r>
          </w:p>
        </w:tc>
        <w:tc>
          <w:tcPr>
            <w:tcW w:w="1637" w:type="dxa"/>
            <w:tcBorders>
              <w:top w:val="single" w:sz="4" w:space="0" w:color="auto"/>
              <w:left w:val="single" w:sz="4" w:space="0" w:color="auto"/>
              <w:bottom w:val="nil"/>
              <w:right w:val="single" w:sz="4" w:space="0" w:color="auto"/>
            </w:tcBorders>
            <w:shd w:val="clear" w:color="auto" w:fill="99CCFF"/>
            <w:vAlign w:val="bottom"/>
          </w:tcPr>
          <w:p w14:paraId="49A6ABF3" w14:textId="77777777" w:rsidR="00CB4BEB" w:rsidRPr="000A63A8" w:rsidRDefault="00CB4BEB" w:rsidP="003C0924">
            <w:pPr>
              <w:rPr>
                <w:rFonts w:ascii="Trebuchet MS" w:hAnsi="Trebuchet MS"/>
                <w:sz w:val="18"/>
                <w:szCs w:val="18"/>
              </w:rPr>
            </w:pPr>
            <w:r w:rsidRPr="000A63A8">
              <w:rPr>
                <w:rFonts w:ascii="Trebuchet MS" w:hAnsi="Trebuchet MS" w:cs="Trebuchet MS"/>
                <w:sz w:val="18"/>
                <w:szCs w:val="18"/>
              </w:rPr>
              <w:t>Tekststreng</w:t>
            </w:r>
          </w:p>
        </w:tc>
        <w:tc>
          <w:tcPr>
            <w:tcW w:w="1373" w:type="dxa"/>
            <w:tcBorders>
              <w:top w:val="single" w:sz="4" w:space="0" w:color="auto"/>
              <w:left w:val="single" w:sz="4" w:space="0" w:color="auto"/>
              <w:bottom w:val="nil"/>
              <w:right w:val="single" w:sz="4" w:space="0" w:color="auto"/>
            </w:tcBorders>
            <w:shd w:val="clear" w:color="auto" w:fill="99CCFF"/>
            <w:vAlign w:val="bottom"/>
          </w:tcPr>
          <w:p w14:paraId="1A1F62F8" w14:textId="77777777" w:rsidR="00CB4BEB" w:rsidRPr="000A63A8" w:rsidRDefault="00CB4BEB" w:rsidP="003C0924">
            <w:pPr>
              <w:rPr>
                <w:rFonts w:ascii="Trebuchet MS" w:hAnsi="Trebuchet MS"/>
                <w:sz w:val="18"/>
                <w:szCs w:val="18"/>
              </w:rPr>
            </w:pPr>
            <w:r w:rsidRPr="000A63A8">
              <w:rPr>
                <w:rFonts w:ascii="Trebuchet MS" w:hAnsi="Trebuchet MS" w:cs="Trebuchet MS"/>
                <w:sz w:val="18"/>
                <w:szCs w:val="18"/>
              </w:rPr>
              <w:t>0-50 tegn</w:t>
            </w:r>
          </w:p>
        </w:tc>
        <w:tc>
          <w:tcPr>
            <w:tcW w:w="1359" w:type="dxa"/>
            <w:tcBorders>
              <w:top w:val="single" w:sz="4" w:space="0" w:color="auto"/>
              <w:left w:val="single" w:sz="4" w:space="0" w:color="auto"/>
              <w:bottom w:val="nil"/>
              <w:right w:val="single" w:sz="4" w:space="0" w:color="auto"/>
            </w:tcBorders>
            <w:shd w:val="clear" w:color="auto" w:fill="99CCFF"/>
            <w:vAlign w:val="center"/>
          </w:tcPr>
          <w:p w14:paraId="412487D4" w14:textId="77777777" w:rsidR="00CB4BEB" w:rsidRPr="000A63A8" w:rsidRDefault="00CB4BEB" w:rsidP="003C0924">
            <w:pPr>
              <w:jc w:val="center"/>
              <w:rPr>
                <w:rFonts w:ascii="Trebuchet MS" w:hAnsi="Trebuchet MS" w:cs="Trebuchet MS"/>
                <w:sz w:val="18"/>
                <w:szCs w:val="18"/>
              </w:rPr>
            </w:pPr>
            <w:r w:rsidRPr="000A63A8">
              <w:rPr>
                <w:rFonts w:ascii="Trebuchet MS" w:hAnsi="Trebuchet MS" w:cs="Trebuchet MS"/>
                <w:sz w:val="18"/>
                <w:szCs w:val="18"/>
              </w:rPr>
              <w:t>S</w:t>
            </w:r>
          </w:p>
        </w:tc>
        <w:tc>
          <w:tcPr>
            <w:tcW w:w="1984" w:type="dxa"/>
            <w:gridSpan w:val="2"/>
            <w:tcBorders>
              <w:top w:val="single" w:sz="4" w:space="0" w:color="auto"/>
              <w:left w:val="single" w:sz="4" w:space="0" w:color="auto"/>
              <w:bottom w:val="nil"/>
              <w:right w:val="single" w:sz="4" w:space="0" w:color="auto"/>
            </w:tcBorders>
            <w:shd w:val="clear" w:color="auto" w:fill="99CCFF"/>
            <w:vAlign w:val="bottom"/>
          </w:tcPr>
          <w:p w14:paraId="317BB1A6"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IPA-sprit</w:t>
            </w:r>
          </w:p>
        </w:tc>
      </w:tr>
      <w:tr w:rsidR="00CB4BEB" w:rsidRPr="00353B49" w14:paraId="6340A0E9" w14:textId="77777777" w:rsidTr="003C0924">
        <w:trPr>
          <w:trHeight w:hRule="exact" w:val="255"/>
        </w:trPr>
        <w:tc>
          <w:tcPr>
            <w:tcW w:w="2304" w:type="dxa"/>
            <w:tcBorders>
              <w:top w:val="single" w:sz="4" w:space="0" w:color="auto"/>
              <w:left w:val="single" w:sz="4" w:space="0" w:color="auto"/>
              <w:bottom w:val="nil"/>
              <w:right w:val="single" w:sz="4" w:space="0" w:color="auto"/>
            </w:tcBorders>
            <w:shd w:val="clear" w:color="auto" w:fill="97DDBA"/>
            <w:vAlign w:val="bottom"/>
          </w:tcPr>
          <w:p w14:paraId="4A539D74" w14:textId="77777777" w:rsidR="00CB4BEB" w:rsidRPr="000A63A8" w:rsidRDefault="00CB4BEB" w:rsidP="003C0924">
            <w:pPr>
              <w:rPr>
                <w:rFonts w:ascii="Trebuchet MS" w:hAnsi="Trebuchet MS" w:cs="Trebuchet MS"/>
                <w:sz w:val="18"/>
                <w:szCs w:val="18"/>
              </w:rPr>
            </w:pPr>
            <w:proofErr w:type="spellStart"/>
            <w:r w:rsidRPr="000A63A8">
              <w:rPr>
                <w:rFonts w:ascii="Trebuchet MS" w:hAnsi="Trebuchet MS" w:cs="Trebuchet MS"/>
                <w:sz w:val="18"/>
                <w:szCs w:val="18"/>
              </w:rPr>
              <w:t>gyldig_fra</w:t>
            </w:r>
            <w:proofErr w:type="spellEnd"/>
          </w:p>
        </w:tc>
        <w:tc>
          <w:tcPr>
            <w:tcW w:w="1164" w:type="dxa"/>
            <w:tcBorders>
              <w:top w:val="single" w:sz="4" w:space="0" w:color="auto"/>
              <w:left w:val="single" w:sz="4" w:space="0" w:color="auto"/>
              <w:bottom w:val="nil"/>
              <w:right w:val="single" w:sz="4" w:space="0" w:color="auto"/>
            </w:tcBorders>
            <w:shd w:val="clear" w:color="auto" w:fill="97DDBA"/>
          </w:tcPr>
          <w:p w14:paraId="04CC3A0B" w14:textId="77777777" w:rsidR="00CB4BEB" w:rsidRPr="000A63A8" w:rsidRDefault="00CB4BEB" w:rsidP="003C0924">
            <w:pPr>
              <w:rPr>
                <w:rFonts w:ascii="Trebuchet MS" w:hAnsi="Trebuchet MS" w:cs="Trebuchet MS"/>
                <w:sz w:val="18"/>
                <w:szCs w:val="18"/>
              </w:rPr>
            </w:pPr>
          </w:p>
        </w:tc>
        <w:tc>
          <w:tcPr>
            <w:tcW w:w="11200" w:type="dxa"/>
            <w:gridSpan w:val="6"/>
            <w:tcBorders>
              <w:top w:val="single" w:sz="4" w:space="0" w:color="auto"/>
              <w:left w:val="single" w:sz="4" w:space="0" w:color="auto"/>
              <w:bottom w:val="nil"/>
              <w:right w:val="single" w:sz="4" w:space="0" w:color="auto"/>
            </w:tcBorders>
            <w:shd w:val="clear" w:color="auto" w:fill="97DDBA"/>
            <w:vAlign w:val="bottom"/>
          </w:tcPr>
          <w:p w14:paraId="29DB75BD"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sz w:val="18"/>
                <w:szCs w:val="18"/>
              </w:rPr>
              <w:t>Felt defineret under: 4.1 Standardiserede felter til de temaspecifikke datamodeller</w:t>
            </w:r>
          </w:p>
        </w:tc>
      </w:tr>
      <w:tr w:rsidR="00CB4BEB" w:rsidRPr="00353B49" w14:paraId="44631E35" w14:textId="77777777" w:rsidTr="003C0924">
        <w:trPr>
          <w:trHeight w:hRule="exact" w:val="255"/>
        </w:trPr>
        <w:tc>
          <w:tcPr>
            <w:tcW w:w="2304" w:type="dxa"/>
            <w:tcBorders>
              <w:top w:val="single" w:sz="4" w:space="0" w:color="auto"/>
              <w:left w:val="single" w:sz="4" w:space="0" w:color="auto"/>
              <w:bottom w:val="nil"/>
              <w:right w:val="single" w:sz="4" w:space="0" w:color="auto"/>
            </w:tcBorders>
            <w:shd w:val="clear" w:color="auto" w:fill="97DDBA"/>
            <w:vAlign w:val="bottom"/>
          </w:tcPr>
          <w:p w14:paraId="4169EEE6" w14:textId="77777777" w:rsidR="00CB4BEB" w:rsidRPr="000A63A8" w:rsidRDefault="00CB4BEB" w:rsidP="003C0924">
            <w:pPr>
              <w:rPr>
                <w:rFonts w:ascii="Trebuchet MS" w:hAnsi="Trebuchet MS" w:cs="Trebuchet MS"/>
                <w:sz w:val="18"/>
                <w:szCs w:val="18"/>
              </w:rPr>
            </w:pPr>
            <w:proofErr w:type="spellStart"/>
            <w:r w:rsidRPr="000A63A8">
              <w:rPr>
                <w:rFonts w:ascii="Trebuchet MS" w:hAnsi="Trebuchet MS" w:cs="Trebuchet MS"/>
                <w:sz w:val="18"/>
                <w:szCs w:val="18"/>
              </w:rPr>
              <w:t>gyldig_til</w:t>
            </w:r>
            <w:proofErr w:type="spellEnd"/>
          </w:p>
        </w:tc>
        <w:tc>
          <w:tcPr>
            <w:tcW w:w="1164" w:type="dxa"/>
            <w:tcBorders>
              <w:top w:val="single" w:sz="4" w:space="0" w:color="auto"/>
              <w:left w:val="single" w:sz="4" w:space="0" w:color="auto"/>
              <w:bottom w:val="nil"/>
              <w:right w:val="single" w:sz="4" w:space="0" w:color="auto"/>
            </w:tcBorders>
            <w:shd w:val="clear" w:color="auto" w:fill="97DDBA"/>
          </w:tcPr>
          <w:p w14:paraId="17FEC8BF" w14:textId="77777777" w:rsidR="00CB4BEB" w:rsidRPr="000A63A8" w:rsidRDefault="00CB4BEB" w:rsidP="003C0924">
            <w:pPr>
              <w:rPr>
                <w:rFonts w:ascii="Trebuchet MS" w:hAnsi="Trebuchet MS" w:cs="Trebuchet MS"/>
                <w:sz w:val="18"/>
                <w:szCs w:val="18"/>
              </w:rPr>
            </w:pPr>
          </w:p>
        </w:tc>
        <w:tc>
          <w:tcPr>
            <w:tcW w:w="11200" w:type="dxa"/>
            <w:gridSpan w:val="6"/>
            <w:tcBorders>
              <w:top w:val="single" w:sz="4" w:space="0" w:color="auto"/>
              <w:left w:val="single" w:sz="4" w:space="0" w:color="auto"/>
              <w:bottom w:val="nil"/>
              <w:right w:val="single" w:sz="4" w:space="0" w:color="auto"/>
            </w:tcBorders>
            <w:shd w:val="clear" w:color="auto" w:fill="97DDBA"/>
            <w:vAlign w:val="bottom"/>
          </w:tcPr>
          <w:p w14:paraId="2467FD0A"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sz w:val="18"/>
                <w:szCs w:val="18"/>
              </w:rPr>
              <w:t>Felt defineret under: 4.1 Standardiserede felter til de temaspecifikke datamodeller</w:t>
            </w:r>
          </w:p>
        </w:tc>
      </w:tr>
      <w:tr w:rsidR="00CB4BEB" w:rsidRPr="00353B49" w14:paraId="40A513E4" w14:textId="77777777" w:rsidTr="003C0924">
        <w:trPr>
          <w:trHeight w:hRule="exact" w:val="255"/>
        </w:trPr>
        <w:tc>
          <w:tcPr>
            <w:tcW w:w="2304" w:type="dxa"/>
            <w:tcBorders>
              <w:top w:val="single" w:sz="4" w:space="0" w:color="auto"/>
              <w:left w:val="single" w:sz="4" w:space="0" w:color="auto"/>
              <w:bottom w:val="nil"/>
              <w:right w:val="single" w:sz="4" w:space="0" w:color="auto"/>
            </w:tcBorders>
            <w:shd w:val="clear" w:color="auto" w:fill="97DDBA"/>
            <w:vAlign w:val="bottom"/>
          </w:tcPr>
          <w:p w14:paraId="298AAC39" w14:textId="77777777" w:rsidR="00CB4BEB" w:rsidRPr="000A63A8" w:rsidRDefault="00CB4BEB" w:rsidP="003C0924">
            <w:pPr>
              <w:rPr>
                <w:rFonts w:ascii="Trebuchet MS" w:hAnsi="Trebuchet MS" w:cs="Trebuchet MS"/>
                <w:sz w:val="18"/>
                <w:szCs w:val="18"/>
              </w:rPr>
            </w:pPr>
            <w:proofErr w:type="spellStart"/>
            <w:r w:rsidRPr="000A63A8">
              <w:rPr>
                <w:rFonts w:ascii="Trebuchet MS" w:hAnsi="Trebuchet MS"/>
                <w:sz w:val="18"/>
                <w:szCs w:val="18"/>
              </w:rPr>
              <w:t>Sagsnr</w:t>
            </w:r>
            <w:proofErr w:type="spellEnd"/>
          </w:p>
        </w:tc>
        <w:tc>
          <w:tcPr>
            <w:tcW w:w="1164" w:type="dxa"/>
            <w:tcBorders>
              <w:top w:val="single" w:sz="4" w:space="0" w:color="auto"/>
              <w:left w:val="single" w:sz="4" w:space="0" w:color="auto"/>
              <w:bottom w:val="nil"/>
              <w:right w:val="single" w:sz="4" w:space="0" w:color="auto"/>
            </w:tcBorders>
            <w:shd w:val="clear" w:color="auto" w:fill="97DDBA"/>
          </w:tcPr>
          <w:p w14:paraId="47FDDFCC" w14:textId="77777777" w:rsidR="00CB4BEB" w:rsidRPr="000A63A8" w:rsidRDefault="00CB4BEB" w:rsidP="003C0924">
            <w:pPr>
              <w:rPr>
                <w:rFonts w:ascii="Trebuchet MS" w:hAnsi="Trebuchet MS" w:cs="Trebuchet MS"/>
                <w:sz w:val="18"/>
                <w:szCs w:val="18"/>
              </w:rPr>
            </w:pPr>
          </w:p>
        </w:tc>
        <w:tc>
          <w:tcPr>
            <w:tcW w:w="11200" w:type="dxa"/>
            <w:gridSpan w:val="6"/>
            <w:tcBorders>
              <w:top w:val="single" w:sz="4" w:space="0" w:color="auto"/>
              <w:left w:val="single" w:sz="4" w:space="0" w:color="auto"/>
              <w:bottom w:val="nil"/>
              <w:right w:val="single" w:sz="4" w:space="0" w:color="auto"/>
            </w:tcBorders>
            <w:shd w:val="clear" w:color="auto" w:fill="97DDBA"/>
            <w:vAlign w:val="bottom"/>
          </w:tcPr>
          <w:p w14:paraId="717F6DD2"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sz w:val="18"/>
                <w:szCs w:val="18"/>
              </w:rPr>
              <w:t>Felt defineret under: 4.1 Standardiserede felter til de temaspecifikke datamodeller</w:t>
            </w:r>
          </w:p>
        </w:tc>
      </w:tr>
      <w:tr w:rsidR="00CB4BEB" w:rsidRPr="00353B49" w14:paraId="67488493" w14:textId="77777777" w:rsidTr="003C0924">
        <w:trPr>
          <w:trHeight w:hRule="exact" w:val="255"/>
        </w:trPr>
        <w:tc>
          <w:tcPr>
            <w:tcW w:w="2304" w:type="dxa"/>
            <w:tcBorders>
              <w:top w:val="single" w:sz="4" w:space="0" w:color="auto"/>
              <w:left w:val="single" w:sz="4" w:space="0" w:color="auto"/>
              <w:bottom w:val="nil"/>
              <w:right w:val="single" w:sz="4" w:space="0" w:color="auto"/>
            </w:tcBorders>
            <w:shd w:val="clear" w:color="auto" w:fill="97DDBA"/>
            <w:vAlign w:val="bottom"/>
          </w:tcPr>
          <w:p w14:paraId="17F8DC62" w14:textId="77777777" w:rsidR="00CB4BEB" w:rsidRPr="000A63A8" w:rsidRDefault="00CB4BEB" w:rsidP="003C0924">
            <w:pPr>
              <w:rPr>
                <w:rFonts w:ascii="Trebuchet MS" w:hAnsi="Trebuchet MS" w:cs="Trebuchet MS"/>
                <w:sz w:val="18"/>
                <w:szCs w:val="18"/>
              </w:rPr>
            </w:pPr>
            <w:proofErr w:type="spellStart"/>
            <w:r w:rsidRPr="000A63A8">
              <w:rPr>
                <w:rFonts w:ascii="Trebuchet MS" w:hAnsi="Trebuchet MS" w:cs="Trebuchet MS"/>
                <w:sz w:val="18"/>
                <w:szCs w:val="18"/>
              </w:rPr>
              <w:t>sag_status_kode</w:t>
            </w:r>
            <w:proofErr w:type="spellEnd"/>
          </w:p>
        </w:tc>
        <w:tc>
          <w:tcPr>
            <w:tcW w:w="1164" w:type="dxa"/>
            <w:tcBorders>
              <w:top w:val="single" w:sz="4" w:space="0" w:color="auto"/>
              <w:left w:val="single" w:sz="4" w:space="0" w:color="auto"/>
              <w:bottom w:val="nil"/>
              <w:right w:val="single" w:sz="4" w:space="0" w:color="auto"/>
            </w:tcBorders>
            <w:shd w:val="clear" w:color="auto" w:fill="97DDBA"/>
          </w:tcPr>
          <w:p w14:paraId="412B6B2D" w14:textId="77777777" w:rsidR="00CB4BEB" w:rsidRPr="000A63A8" w:rsidRDefault="00CB4BEB" w:rsidP="003C0924">
            <w:pPr>
              <w:rPr>
                <w:rFonts w:ascii="Trebuchet MS" w:hAnsi="Trebuchet MS" w:cs="Trebuchet MS"/>
                <w:sz w:val="18"/>
                <w:szCs w:val="18"/>
              </w:rPr>
            </w:pPr>
          </w:p>
        </w:tc>
        <w:tc>
          <w:tcPr>
            <w:tcW w:w="11200" w:type="dxa"/>
            <w:gridSpan w:val="6"/>
            <w:tcBorders>
              <w:top w:val="single" w:sz="4" w:space="0" w:color="auto"/>
              <w:left w:val="single" w:sz="4" w:space="0" w:color="auto"/>
              <w:bottom w:val="nil"/>
              <w:right w:val="single" w:sz="4" w:space="0" w:color="auto"/>
            </w:tcBorders>
            <w:shd w:val="clear" w:color="auto" w:fill="97DDBA"/>
            <w:vAlign w:val="bottom"/>
          </w:tcPr>
          <w:p w14:paraId="39BB7371"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sz w:val="18"/>
                <w:szCs w:val="18"/>
              </w:rPr>
              <w:t>Felt defineret under: 4.1 Standardiserede felter til de temaspecifikke datamodeller</w:t>
            </w:r>
          </w:p>
        </w:tc>
      </w:tr>
      <w:tr w:rsidR="00CB4BEB" w:rsidRPr="00353B49" w14:paraId="0A177B20" w14:textId="77777777" w:rsidTr="003C0924">
        <w:trPr>
          <w:trHeight w:hRule="exact" w:val="255"/>
        </w:trPr>
        <w:tc>
          <w:tcPr>
            <w:tcW w:w="2304" w:type="dxa"/>
            <w:tcBorders>
              <w:top w:val="single" w:sz="4" w:space="0" w:color="auto"/>
              <w:left w:val="single" w:sz="4" w:space="0" w:color="auto"/>
              <w:bottom w:val="nil"/>
              <w:right w:val="single" w:sz="4" w:space="0" w:color="auto"/>
            </w:tcBorders>
            <w:shd w:val="clear" w:color="auto" w:fill="97DDBA"/>
            <w:vAlign w:val="bottom"/>
          </w:tcPr>
          <w:p w14:paraId="6412E307" w14:textId="77777777" w:rsidR="00CB4BEB" w:rsidRPr="000A63A8" w:rsidRDefault="00CB4BEB" w:rsidP="003C0924">
            <w:pPr>
              <w:rPr>
                <w:rFonts w:ascii="Trebuchet MS" w:hAnsi="Trebuchet MS" w:cs="Trebuchet MS"/>
                <w:sz w:val="18"/>
                <w:szCs w:val="18"/>
              </w:rPr>
            </w:pPr>
            <w:proofErr w:type="spellStart"/>
            <w:r w:rsidRPr="000A63A8">
              <w:rPr>
                <w:rFonts w:ascii="Trebuchet MS" w:hAnsi="Trebuchet MS" w:cs="Trebuchet MS"/>
                <w:sz w:val="18"/>
                <w:szCs w:val="18"/>
              </w:rPr>
              <w:t>sag_status</w:t>
            </w:r>
            <w:proofErr w:type="spellEnd"/>
          </w:p>
        </w:tc>
        <w:tc>
          <w:tcPr>
            <w:tcW w:w="1164" w:type="dxa"/>
            <w:tcBorders>
              <w:top w:val="single" w:sz="4" w:space="0" w:color="auto"/>
              <w:left w:val="single" w:sz="4" w:space="0" w:color="auto"/>
              <w:bottom w:val="nil"/>
              <w:right w:val="single" w:sz="4" w:space="0" w:color="auto"/>
            </w:tcBorders>
            <w:shd w:val="clear" w:color="auto" w:fill="97DDBA"/>
          </w:tcPr>
          <w:p w14:paraId="439C6566" w14:textId="77777777" w:rsidR="00CB4BEB" w:rsidRPr="000A63A8" w:rsidRDefault="00CB4BEB" w:rsidP="003C0924">
            <w:pPr>
              <w:rPr>
                <w:rFonts w:ascii="Trebuchet MS" w:hAnsi="Trebuchet MS" w:cs="Trebuchet MS"/>
                <w:sz w:val="18"/>
                <w:szCs w:val="18"/>
              </w:rPr>
            </w:pPr>
          </w:p>
        </w:tc>
        <w:tc>
          <w:tcPr>
            <w:tcW w:w="11200" w:type="dxa"/>
            <w:gridSpan w:val="6"/>
            <w:tcBorders>
              <w:top w:val="single" w:sz="4" w:space="0" w:color="auto"/>
              <w:left w:val="single" w:sz="4" w:space="0" w:color="auto"/>
              <w:bottom w:val="nil"/>
              <w:right w:val="single" w:sz="4" w:space="0" w:color="auto"/>
            </w:tcBorders>
            <w:shd w:val="clear" w:color="auto" w:fill="97DDBA"/>
            <w:vAlign w:val="bottom"/>
          </w:tcPr>
          <w:p w14:paraId="61EADC6F"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sz w:val="18"/>
                <w:szCs w:val="18"/>
              </w:rPr>
              <w:t>Felt defineret under: 4.1 Standardiserede felter til de temaspecifikke datamodeller</w:t>
            </w:r>
          </w:p>
        </w:tc>
      </w:tr>
      <w:tr w:rsidR="00CB4BEB" w:rsidRPr="00CE1917" w14:paraId="5F8E1757" w14:textId="77777777" w:rsidTr="003C0924">
        <w:trPr>
          <w:trHeight w:hRule="exact" w:val="255"/>
        </w:trPr>
        <w:tc>
          <w:tcPr>
            <w:tcW w:w="2304" w:type="dxa"/>
            <w:tcBorders>
              <w:top w:val="single" w:sz="4" w:space="0" w:color="auto"/>
              <w:left w:val="single" w:sz="4" w:space="0" w:color="auto"/>
              <w:bottom w:val="single" w:sz="4" w:space="0" w:color="auto"/>
              <w:right w:val="single" w:sz="4" w:space="0" w:color="auto"/>
            </w:tcBorders>
            <w:shd w:val="clear" w:color="auto" w:fill="97DDBA"/>
            <w:vAlign w:val="bottom"/>
          </w:tcPr>
          <w:p w14:paraId="41DB2436"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sz w:val="18"/>
                <w:szCs w:val="18"/>
              </w:rPr>
              <w:t>link</w:t>
            </w:r>
          </w:p>
        </w:tc>
        <w:tc>
          <w:tcPr>
            <w:tcW w:w="1164" w:type="dxa"/>
            <w:tcBorders>
              <w:top w:val="single" w:sz="4" w:space="0" w:color="auto"/>
              <w:left w:val="single" w:sz="4" w:space="0" w:color="auto"/>
              <w:bottom w:val="single" w:sz="4" w:space="0" w:color="auto"/>
              <w:right w:val="single" w:sz="4" w:space="0" w:color="auto"/>
            </w:tcBorders>
            <w:shd w:val="clear" w:color="auto" w:fill="97DDBA"/>
          </w:tcPr>
          <w:p w14:paraId="0F08FE31" w14:textId="77777777" w:rsidR="00CB4BEB" w:rsidRPr="000A63A8" w:rsidRDefault="00CB4BEB" w:rsidP="003C0924">
            <w:pPr>
              <w:rPr>
                <w:rFonts w:ascii="Trebuchet MS" w:hAnsi="Trebuchet MS" w:cs="Trebuchet MS"/>
                <w:sz w:val="18"/>
                <w:szCs w:val="18"/>
              </w:rPr>
            </w:pPr>
          </w:p>
        </w:tc>
        <w:tc>
          <w:tcPr>
            <w:tcW w:w="11200"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670C57B8"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sz w:val="18"/>
                <w:szCs w:val="18"/>
              </w:rPr>
              <w:t>Felt defineret under: 4.1 Standardiserede felter til de temaspecifikke datamodeller</w:t>
            </w:r>
          </w:p>
        </w:tc>
      </w:tr>
      <w:tr w:rsidR="00CB4BEB" w:rsidRPr="0051728E" w14:paraId="66123B6C" w14:textId="77777777" w:rsidTr="003C0924">
        <w:trPr>
          <w:gridAfter w:val="1"/>
          <w:wAfter w:w="72" w:type="dxa"/>
          <w:trHeight w:hRule="exact" w:val="255"/>
        </w:trPr>
        <w:tc>
          <w:tcPr>
            <w:tcW w:w="14596" w:type="dxa"/>
            <w:gridSpan w:val="7"/>
            <w:tcBorders>
              <w:top w:val="single" w:sz="4" w:space="0" w:color="auto"/>
              <w:left w:val="nil"/>
              <w:bottom w:val="nil"/>
              <w:right w:val="nil"/>
            </w:tcBorders>
            <w:shd w:val="clear" w:color="auto" w:fill="99CCFF"/>
            <w:vAlign w:val="bottom"/>
          </w:tcPr>
          <w:p w14:paraId="69225B37"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670FD1B0" w14:textId="77777777" w:rsidTr="003C0924">
        <w:trPr>
          <w:gridAfter w:val="1"/>
          <w:wAfter w:w="72" w:type="dxa"/>
          <w:trHeight w:hRule="exact" w:val="255"/>
        </w:trPr>
        <w:tc>
          <w:tcPr>
            <w:tcW w:w="14596" w:type="dxa"/>
            <w:gridSpan w:val="7"/>
            <w:tcBorders>
              <w:top w:val="nil"/>
              <w:left w:val="nil"/>
              <w:bottom w:val="nil"/>
              <w:right w:val="nil"/>
            </w:tcBorders>
            <w:shd w:val="clear" w:color="auto" w:fill="97DDBA"/>
            <w:vAlign w:val="bottom"/>
          </w:tcPr>
          <w:p w14:paraId="647E9465" w14:textId="77777777" w:rsidR="00CB4BEB" w:rsidRPr="000A63A8" w:rsidRDefault="00CB4BEB" w:rsidP="003C0924">
            <w:pPr>
              <w:rPr>
                <w:rFonts w:ascii="Trebuchet MS" w:hAnsi="Trebuchet MS" w:cs="Trebuchet MS"/>
                <w:i/>
                <w:iCs/>
                <w:sz w:val="18"/>
                <w:szCs w:val="18"/>
              </w:rPr>
            </w:pPr>
            <w:r w:rsidRPr="000A63A8">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64EC3576" w14:textId="77777777" w:rsidR="00CB4BEB" w:rsidRDefault="00CB4BEB" w:rsidP="00CB4BEB">
      <w:pPr>
        <w:pStyle w:val="Overskrift6"/>
      </w:pPr>
      <w:r>
        <w:t>5.10.3.1</w:t>
      </w:r>
      <w:r w:rsidRPr="00A32757">
        <w:t xml:space="preserve"> </w:t>
      </w:r>
      <w:r>
        <w:t>Metadata</w:t>
      </w:r>
      <w:r w:rsidRPr="00C74419">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1D87DD3B" w14:textId="77777777" w:rsidTr="003C0924">
        <w:trPr>
          <w:trHeight w:hRule="exact" w:val="255"/>
        </w:trPr>
        <w:tc>
          <w:tcPr>
            <w:tcW w:w="2235" w:type="dxa"/>
            <w:shd w:val="clear" w:color="auto" w:fill="D9D9D9"/>
            <w:vAlign w:val="bottom"/>
          </w:tcPr>
          <w:p w14:paraId="54CBD89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2B41FCB1"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5BAA9FF4" w14:textId="77777777" w:rsidTr="003C0924">
        <w:trPr>
          <w:trHeight w:hRule="exact" w:val="255"/>
        </w:trPr>
        <w:tc>
          <w:tcPr>
            <w:tcW w:w="2235" w:type="dxa"/>
            <w:shd w:val="clear" w:color="auto" w:fill="E0E0E0"/>
            <w:vAlign w:val="bottom"/>
          </w:tcPr>
          <w:p w14:paraId="003EEC7D"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090338E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Jordvarmeanlæg</w:t>
            </w:r>
          </w:p>
        </w:tc>
      </w:tr>
      <w:tr w:rsidR="00CB4BEB" w:rsidRPr="0051728E" w14:paraId="568E82D8" w14:textId="77777777" w:rsidTr="003C0924">
        <w:trPr>
          <w:trHeight w:hRule="exact" w:val="255"/>
        </w:trPr>
        <w:tc>
          <w:tcPr>
            <w:tcW w:w="2235" w:type="dxa"/>
            <w:shd w:val="clear" w:color="auto" w:fill="E0E0E0"/>
            <w:vAlign w:val="bottom"/>
          </w:tcPr>
          <w:p w14:paraId="3BC7380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64BD8B1B" w14:textId="77777777" w:rsidR="00CB4BEB" w:rsidRDefault="00CB4BEB" w:rsidP="003C0924">
            <w:pPr>
              <w:rPr>
                <w:rFonts w:ascii="Trebuchet MS" w:hAnsi="Trebuchet MS"/>
                <w:sz w:val="18"/>
                <w:szCs w:val="18"/>
              </w:rPr>
            </w:pPr>
            <w:r>
              <w:rPr>
                <w:rFonts w:ascii="Trebuchet MS" w:hAnsi="Trebuchet MS"/>
                <w:sz w:val="18"/>
                <w:szCs w:val="18"/>
              </w:rPr>
              <w:t>5902</w:t>
            </w:r>
          </w:p>
        </w:tc>
      </w:tr>
      <w:tr w:rsidR="00CB4BEB" w:rsidRPr="0051728E" w14:paraId="338B248F" w14:textId="77777777" w:rsidTr="003C0924">
        <w:trPr>
          <w:trHeight w:hRule="exact" w:val="255"/>
        </w:trPr>
        <w:tc>
          <w:tcPr>
            <w:tcW w:w="2235" w:type="dxa"/>
            <w:shd w:val="clear" w:color="auto" w:fill="E0E0E0"/>
            <w:vAlign w:val="bottom"/>
          </w:tcPr>
          <w:p w14:paraId="343E71D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5AA2D325" w14:textId="77777777" w:rsidR="00CB4BEB" w:rsidRPr="00F279E4" w:rsidRDefault="00CB4BEB" w:rsidP="003C0924">
            <w:pPr>
              <w:rPr>
                <w:rFonts w:ascii="Trebuchet MS" w:hAnsi="Trebuchet MS" w:cs="Trebuchet MS"/>
                <w:sz w:val="18"/>
                <w:szCs w:val="18"/>
              </w:rPr>
            </w:pPr>
            <w:r>
              <w:rPr>
                <w:rFonts w:ascii="Trebuchet MS" w:hAnsi="Trebuchet MS"/>
                <w:sz w:val="18"/>
                <w:szCs w:val="18"/>
              </w:rPr>
              <w:t>Anlæg der forsyner byggeri med varme via slanger nedgravet i jorden i ca. 1 meters dybde.</w:t>
            </w:r>
          </w:p>
        </w:tc>
      </w:tr>
      <w:tr w:rsidR="00CB4BEB" w:rsidRPr="0051728E" w14:paraId="256A3AC8" w14:textId="77777777" w:rsidTr="003C0924">
        <w:trPr>
          <w:trHeight w:hRule="exact" w:val="255"/>
        </w:trPr>
        <w:tc>
          <w:tcPr>
            <w:tcW w:w="2235" w:type="dxa"/>
            <w:shd w:val="clear" w:color="auto" w:fill="E0E0E0"/>
            <w:vAlign w:val="bottom"/>
          </w:tcPr>
          <w:p w14:paraId="7C064DE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18E85DFC" w14:textId="77777777" w:rsidR="00CB4BEB" w:rsidRPr="00D77840" w:rsidRDefault="00CB4BEB" w:rsidP="003C0924">
            <w:pPr>
              <w:rPr>
                <w:rFonts w:ascii="Trebuchet MS" w:hAnsi="Trebuchet MS" w:cs="Trebuchet MS"/>
                <w:sz w:val="18"/>
                <w:szCs w:val="18"/>
              </w:rPr>
            </w:pPr>
            <w:r>
              <w:rPr>
                <w:rFonts w:ascii="Trebuchet MS" w:hAnsi="Trebuchet MS"/>
                <w:sz w:val="18"/>
                <w:szCs w:val="18"/>
              </w:rPr>
              <w:t>Anlæg der forsyner byggeri med varme via slanger nedgravet i jorden i ca. 1 meters dybde.</w:t>
            </w:r>
          </w:p>
        </w:tc>
      </w:tr>
      <w:tr w:rsidR="00CB4BEB" w:rsidRPr="0051728E" w14:paraId="39593D99" w14:textId="77777777" w:rsidTr="003C0924">
        <w:trPr>
          <w:trHeight w:hRule="exact" w:val="510"/>
        </w:trPr>
        <w:tc>
          <w:tcPr>
            <w:tcW w:w="2235" w:type="dxa"/>
            <w:shd w:val="clear" w:color="auto" w:fill="E0E0E0"/>
            <w:vAlign w:val="center"/>
          </w:tcPr>
          <w:p w14:paraId="775DC0E7"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62BE4B3D" w14:textId="363FCD1E"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sagsbehandler og borger via selvbetjeningsløsninger, hvor der ligger allerede er nedgravet jordvarmeanlæg når der skal søges om f.eks. vandindvindingstilladelse.</w:t>
            </w:r>
          </w:p>
        </w:tc>
      </w:tr>
      <w:tr w:rsidR="00CB4BEB" w:rsidRPr="0051728E" w14:paraId="0DF5EE3A" w14:textId="77777777" w:rsidTr="003C0924">
        <w:trPr>
          <w:trHeight w:hRule="exact" w:val="255"/>
        </w:trPr>
        <w:tc>
          <w:tcPr>
            <w:tcW w:w="2235" w:type="dxa"/>
            <w:shd w:val="clear" w:color="auto" w:fill="E0E0E0"/>
            <w:vAlign w:val="bottom"/>
          </w:tcPr>
          <w:p w14:paraId="2F9CF9A3"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3421C100"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Arealanvendelse</w:t>
            </w:r>
          </w:p>
        </w:tc>
      </w:tr>
      <w:tr w:rsidR="00CB4BEB" w:rsidRPr="0051728E" w14:paraId="50BFFE7B" w14:textId="77777777" w:rsidTr="003C0924">
        <w:trPr>
          <w:trHeight w:hRule="exact" w:val="255"/>
        </w:trPr>
        <w:tc>
          <w:tcPr>
            <w:tcW w:w="2235" w:type="dxa"/>
            <w:shd w:val="clear" w:color="auto" w:fill="E0E0E0"/>
            <w:vAlign w:val="bottom"/>
          </w:tcPr>
          <w:p w14:paraId="2EC0D6A7" w14:textId="77777777" w:rsidR="00CB4BEB" w:rsidRPr="00492FFE" w:rsidRDefault="00CB4BEB" w:rsidP="003C0924">
            <w:pPr>
              <w:rPr>
                <w:rFonts w:ascii="Trebuchet MS" w:hAnsi="Trebuchet MS" w:cs="Trebuchet MS"/>
                <w:sz w:val="18"/>
                <w:szCs w:val="18"/>
              </w:rPr>
            </w:pPr>
            <w:proofErr w:type="spellStart"/>
            <w:r w:rsidRPr="00E45822">
              <w:rPr>
                <w:rFonts w:ascii="Trebuchet MS" w:hAnsi="Trebuchet MS" w:cs="Trebuchet MS"/>
                <w:sz w:val="18"/>
                <w:szCs w:val="18"/>
              </w:rPr>
              <w:t>Noegle</w:t>
            </w:r>
            <w:r w:rsidRPr="00492FFE">
              <w:rPr>
                <w:rFonts w:ascii="Trebuchet MS" w:hAnsi="Trebuchet MS" w:cs="Trebuchet MS"/>
                <w:sz w:val="18"/>
                <w:szCs w:val="18"/>
              </w:rPr>
              <w:t>_ord</w:t>
            </w:r>
            <w:proofErr w:type="spellEnd"/>
          </w:p>
        </w:tc>
        <w:tc>
          <w:tcPr>
            <w:tcW w:w="11340" w:type="dxa"/>
            <w:shd w:val="clear" w:color="auto" w:fill="FFFFFF"/>
            <w:vAlign w:val="bottom"/>
          </w:tcPr>
          <w:p w14:paraId="36F78542"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Jordvarme, frostvæske</w:t>
            </w:r>
          </w:p>
        </w:tc>
      </w:tr>
      <w:tr w:rsidR="00CB4BEB" w:rsidRPr="0051728E" w14:paraId="28C7818E" w14:textId="77777777" w:rsidTr="003C0924">
        <w:trPr>
          <w:trHeight w:hRule="exact" w:val="255"/>
        </w:trPr>
        <w:tc>
          <w:tcPr>
            <w:tcW w:w="2235" w:type="dxa"/>
            <w:shd w:val="clear" w:color="auto" w:fill="E0E0E0"/>
            <w:vAlign w:val="bottom"/>
          </w:tcPr>
          <w:p w14:paraId="709295C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42894FC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0CD3F931" w14:textId="77777777" w:rsidTr="003C0924">
        <w:trPr>
          <w:trHeight w:hRule="exact" w:val="255"/>
        </w:trPr>
        <w:tc>
          <w:tcPr>
            <w:tcW w:w="2235" w:type="dxa"/>
            <w:shd w:val="clear" w:color="auto" w:fill="E0E0E0"/>
            <w:vAlign w:val="bottom"/>
          </w:tcPr>
          <w:p w14:paraId="08C1F7C3"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144A98C8" w14:textId="77777777" w:rsidR="00CB4BEB" w:rsidRPr="00FE3FC3" w:rsidRDefault="00CB4BEB" w:rsidP="003C0924">
            <w:pPr>
              <w:rPr>
                <w:rFonts w:ascii="Trebuchet MS" w:hAnsi="Trebuchet MS" w:cs="Trebuchet MS"/>
                <w:sz w:val="18"/>
                <w:szCs w:val="18"/>
              </w:rPr>
            </w:pPr>
          </w:p>
        </w:tc>
      </w:tr>
      <w:tr w:rsidR="00CB4BEB" w:rsidRPr="00341F5D" w14:paraId="5F55493D" w14:textId="77777777" w:rsidTr="003C0924">
        <w:trPr>
          <w:trHeight w:hRule="exact" w:val="255"/>
        </w:trPr>
        <w:tc>
          <w:tcPr>
            <w:tcW w:w="2235" w:type="dxa"/>
            <w:shd w:val="clear" w:color="auto" w:fill="E0E0E0"/>
            <w:vAlign w:val="bottom"/>
          </w:tcPr>
          <w:p w14:paraId="3B0B79AF" w14:textId="77777777" w:rsidR="00CB4BEB" w:rsidRPr="002C13B3" w:rsidRDefault="00CB4BEB" w:rsidP="003C0924">
            <w:pPr>
              <w:rPr>
                <w:rFonts w:ascii="Trebuchet MS" w:hAnsi="Trebuchet MS" w:cs="Trebuchet MS"/>
                <w:sz w:val="18"/>
                <w:szCs w:val="18"/>
              </w:rPr>
            </w:pPr>
            <w:proofErr w:type="spellStart"/>
            <w:r w:rsidRPr="002C13B3">
              <w:rPr>
                <w:rFonts w:ascii="Trebuchet MS" w:hAnsi="Trebuchet MS" w:cs="Trebuchet MS"/>
                <w:sz w:val="18"/>
                <w:szCs w:val="18"/>
              </w:rPr>
              <w:t>KLE_koder</w:t>
            </w:r>
            <w:proofErr w:type="spellEnd"/>
          </w:p>
        </w:tc>
        <w:tc>
          <w:tcPr>
            <w:tcW w:w="11340" w:type="dxa"/>
            <w:shd w:val="clear" w:color="auto" w:fill="FFFFFF"/>
            <w:vAlign w:val="bottom"/>
          </w:tcPr>
          <w:p w14:paraId="424800D8" w14:textId="77777777" w:rsidR="00CB4BEB" w:rsidRPr="002C13B3" w:rsidRDefault="00CB4BEB" w:rsidP="003C0924">
            <w:pPr>
              <w:rPr>
                <w:rFonts w:ascii="Trebuchet MS" w:hAnsi="Trebuchet MS" w:cs="Trebuchet MS"/>
                <w:sz w:val="18"/>
                <w:szCs w:val="18"/>
              </w:rPr>
            </w:pPr>
            <w:r w:rsidRPr="00100C04">
              <w:rPr>
                <w:rFonts w:ascii="Trebuchet MS" w:hAnsi="Trebuchet MS" w:cs="Trebuchet MS"/>
                <w:sz w:val="18"/>
                <w:szCs w:val="18"/>
              </w:rPr>
              <w:t>09.08.26</w:t>
            </w:r>
          </w:p>
        </w:tc>
      </w:tr>
    </w:tbl>
    <w:p w14:paraId="65E7A324" w14:textId="77777777" w:rsidR="00CB4BEB" w:rsidRPr="00A32757" w:rsidRDefault="00CB4BEB" w:rsidP="00CB4BEB">
      <w:pPr>
        <w:pStyle w:val="Overskrift6"/>
      </w:pPr>
      <w:r>
        <w:t>5.10.3.2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5"/>
        <w:gridCol w:w="8981"/>
      </w:tblGrid>
      <w:tr w:rsidR="00CB4BEB" w:rsidRPr="0051728E" w14:paraId="31ED3197" w14:textId="77777777" w:rsidTr="003C0924">
        <w:trPr>
          <w:trHeight w:hRule="exact" w:val="255"/>
        </w:trPr>
        <w:tc>
          <w:tcPr>
            <w:tcW w:w="4503" w:type="dxa"/>
            <w:shd w:val="clear" w:color="auto" w:fill="D9D9D9"/>
            <w:vAlign w:val="bottom"/>
          </w:tcPr>
          <w:p w14:paraId="026A913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4D50DAF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4915D217" w14:textId="77777777" w:rsidTr="003C0924">
        <w:trPr>
          <w:trHeight w:hRule="exact" w:val="785"/>
        </w:trPr>
        <w:tc>
          <w:tcPr>
            <w:tcW w:w="4503" w:type="dxa"/>
            <w:shd w:val="clear" w:color="auto" w:fill="E0E0E0"/>
            <w:vAlign w:val="center"/>
          </w:tcPr>
          <w:p w14:paraId="739441FF"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19B4D32B" w14:textId="372D7425" w:rsidR="00CB4BEB" w:rsidRPr="00024C60" w:rsidRDefault="00CB4BEB" w:rsidP="003C0924">
            <w:pPr>
              <w:rPr>
                <w:rFonts w:ascii="Trebuchet MS" w:hAnsi="Trebuchet MS" w:cs="Trebuchet MS"/>
                <w:sz w:val="18"/>
                <w:szCs w:val="18"/>
              </w:rPr>
            </w:pPr>
            <w:r>
              <w:rPr>
                <w:rFonts w:ascii="Trebuchet MS" w:hAnsi="Trebuchet MS" w:cs="Trebuchet MS"/>
                <w:sz w:val="18"/>
                <w:szCs w:val="18"/>
              </w:rPr>
              <w:t>Indtegn en flade, der dække</w:t>
            </w:r>
            <w:r w:rsidR="00100C04">
              <w:rPr>
                <w:rFonts w:ascii="Trebuchet MS" w:hAnsi="Trebuchet MS" w:cs="Trebuchet MS"/>
                <w:sz w:val="18"/>
                <w:szCs w:val="18"/>
              </w:rPr>
              <w:t>r</w:t>
            </w:r>
            <w:r>
              <w:rPr>
                <w:rFonts w:ascii="Trebuchet MS" w:hAnsi="Trebuchet MS" w:cs="Trebuchet MS"/>
                <w:sz w:val="18"/>
                <w:szCs w:val="18"/>
              </w:rPr>
              <w:t xml:space="preserve"> hele det område hvor i der er udlagt varmeslanger i jorden. Indtegn arealet efter ansøgningen og ret geometrien til efter anlæggelsen. </w:t>
            </w:r>
            <w:r w:rsidRPr="00AE36C4">
              <w:rPr>
                <w:rFonts w:ascii="Trebuchet MS" w:hAnsi="Trebuchet MS" w:cs="Trebuchet MS"/>
                <w:sz w:val="18"/>
                <w:szCs w:val="18"/>
              </w:rPr>
              <w:t>Gyldighedsperiode: Fra etableringstidspunkt til Nedbrydningstidspunkt for anlægget.</w:t>
            </w:r>
          </w:p>
        </w:tc>
      </w:tr>
      <w:tr w:rsidR="00CB4BEB" w:rsidRPr="0051728E" w14:paraId="3781D050" w14:textId="77777777" w:rsidTr="003C0924">
        <w:trPr>
          <w:trHeight w:hRule="exact" w:val="255"/>
        </w:trPr>
        <w:tc>
          <w:tcPr>
            <w:tcW w:w="4503" w:type="dxa"/>
            <w:shd w:val="clear" w:color="auto" w:fill="E0E0E0"/>
            <w:vAlign w:val="bottom"/>
          </w:tcPr>
          <w:p w14:paraId="6529A26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lastRenderedPageBreak/>
              <w:t>Klassificering/opdeling</w:t>
            </w:r>
          </w:p>
        </w:tc>
        <w:tc>
          <w:tcPr>
            <w:tcW w:w="9149" w:type="dxa"/>
            <w:shd w:val="clear" w:color="auto" w:fill="FFFFFF"/>
            <w:vAlign w:val="bottom"/>
          </w:tcPr>
          <w:p w14:paraId="094858C2"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frostvæsketype Se 5.12.3.3 Kodeliste.</w:t>
            </w:r>
          </w:p>
        </w:tc>
      </w:tr>
      <w:tr w:rsidR="00CB4BEB" w:rsidRPr="0051728E" w14:paraId="7041530A" w14:textId="77777777" w:rsidTr="003C0924">
        <w:trPr>
          <w:trHeight w:hRule="exact" w:val="255"/>
        </w:trPr>
        <w:tc>
          <w:tcPr>
            <w:tcW w:w="4503" w:type="dxa"/>
            <w:shd w:val="clear" w:color="auto" w:fill="E0E0E0"/>
            <w:vAlign w:val="bottom"/>
          </w:tcPr>
          <w:p w14:paraId="0A214BA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3A5F2CA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1 kvm.</w:t>
            </w:r>
          </w:p>
        </w:tc>
      </w:tr>
      <w:tr w:rsidR="00CB4BEB" w:rsidRPr="0051728E" w14:paraId="6C74BAEA" w14:textId="77777777" w:rsidTr="003C0924">
        <w:trPr>
          <w:trHeight w:hRule="exact" w:val="255"/>
        </w:trPr>
        <w:tc>
          <w:tcPr>
            <w:tcW w:w="4503" w:type="dxa"/>
            <w:shd w:val="clear" w:color="auto" w:fill="E0E0E0"/>
            <w:vAlign w:val="bottom"/>
          </w:tcPr>
          <w:p w14:paraId="151BAC4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61AE07F9" w14:textId="77777777" w:rsidR="00CB4BEB" w:rsidRPr="00024C60" w:rsidRDefault="00CB4BEB" w:rsidP="003C0924">
            <w:pPr>
              <w:rPr>
                <w:rFonts w:ascii="Trebuchet MS" w:hAnsi="Trebuchet MS" w:cs="Trebuchet MS"/>
                <w:sz w:val="18"/>
                <w:szCs w:val="18"/>
              </w:rPr>
            </w:pPr>
          </w:p>
        </w:tc>
      </w:tr>
      <w:tr w:rsidR="00CB4BEB" w:rsidRPr="0051728E" w14:paraId="171A852A" w14:textId="77777777" w:rsidTr="003C0924">
        <w:trPr>
          <w:trHeight w:hRule="exact" w:val="255"/>
        </w:trPr>
        <w:tc>
          <w:tcPr>
            <w:tcW w:w="4503" w:type="dxa"/>
            <w:shd w:val="clear" w:color="auto" w:fill="E0E0E0"/>
            <w:vAlign w:val="bottom"/>
          </w:tcPr>
          <w:p w14:paraId="55338C9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35A5076C"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 overlap.</w:t>
            </w:r>
          </w:p>
        </w:tc>
      </w:tr>
      <w:tr w:rsidR="00CB4BEB" w:rsidRPr="0051728E" w14:paraId="6CB79FC5" w14:textId="77777777" w:rsidTr="003C0924">
        <w:trPr>
          <w:trHeight w:hRule="exact" w:val="255"/>
        </w:trPr>
        <w:tc>
          <w:tcPr>
            <w:tcW w:w="4503" w:type="dxa"/>
            <w:shd w:val="clear" w:color="auto" w:fill="E0E0E0"/>
            <w:vAlign w:val="bottom"/>
          </w:tcPr>
          <w:p w14:paraId="6F73684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3975868D"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5B792C85" w14:textId="77777777" w:rsidR="00CB4BEB" w:rsidRPr="00A32757" w:rsidRDefault="00CB4BEB" w:rsidP="00CB4BEB">
      <w:pPr>
        <w:pStyle w:val="Overskrift6"/>
      </w:pPr>
      <w:r>
        <w:t>5.10.3.3 Kodelister</w:t>
      </w:r>
    </w:p>
    <w:p w14:paraId="52ADD025" w14:textId="77777777" w:rsidR="00CB4BEB" w:rsidRPr="003F4D5A" w:rsidRDefault="00CB4BEB" w:rsidP="00CB4BEB">
      <w:pPr>
        <w:autoSpaceDE w:val="0"/>
        <w:autoSpaceDN w:val="0"/>
        <w:adjustRightInd w:val="0"/>
        <w:rPr>
          <w:rFonts w:ascii="Trebuchet MS" w:hAnsi="Trebuchet MS" w:cs="Trebuchet MS"/>
          <w:sz w:val="19"/>
          <w:szCs w:val="19"/>
        </w:rPr>
      </w:pPr>
      <w:r w:rsidRPr="003F4D5A">
        <w:rPr>
          <w:rFonts w:ascii="Trebuchet MS" w:hAnsi="Trebuchet MS" w:cs="Trebuchet MS"/>
          <w:sz w:val="19"/>
          <w:szCs w:val="19"/>
        </w:rPr>
        <w:t>Kodelisterne fungerer som oversættelser mellem anvendte kodeværdier og de matchende forklarende tekster.</w:t>
      </w:r>
    </w:p>
    <w:p w14:paraId="7116EF82" w14:textId="77777777" w:rsidR="00CB4BEB" w:rsidRPr="00A32757" w:rsidRDefault="00CB4BEB" w:rsidP="00CB4BEB">
      <w:pPr>
        <w:pStyle w:val="Overskrift7"/>
      </w:pPr>
      <w:r>
        <w:t>5.10.3.3</w:t>
      </w:r>
      <w:r w:rsidRPr="00A32757">
        <w:t>.</w:t>
      </w:r>
      <w:r>
        <w:t>1</w:t>
      </w:r>
      <w:r w:rsidRPr="00A32757">
        <w:t xml:space="preserve"> </w:t>
      </w:r>
      <w:r>
        <w:t xml:space="preserve">  5902 V</w:t>
      </w:r>
      <w:r w:rsidRPr="004D056C">
        <w:t>æsketype</w:t>
      </w:r>
      <w:r>
        <w:t xml:space="preserve"> (</w:t>
      </w:r>
      <w:r w:rsidRPr="004D056C">
        <w:t>d_5902_vaeske_type</w:t>
      </w:r>
      <w:r>
        <w:t>)</w:t>
      </w:r>
    </w:p>
    <w:tbl>
      <w:tblPr>
        <w:tblW w:w="136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53"/>
        <w:gridCol w:w="1521"/>
        <w:gridCol w:w="1229"/>
        <w:gridCol w:w="9149"/>
      </w:tblGrid>
      <w:tr w:rsidR="00CB4BEB" w:rsidRPr="0051728E" w14:paraId="27381912" w14:textId="77777777" w:rsidTr="003C0924">
        <w:trPr>
          <w:trHeight w:hRule="exact" w:val="255"/>
        </w:trPr>
        <w:tc>
          <w:tcPr>
            <w:tcW w:w="1753" w:type="dxa"/>
            <w:tcBorders>
              <w:bottom w:val="single" w:sz="4" w:space="0" w:color="auto"/>
            </w:tcBorders>
            <w:shd w:val="clear" w:color="auto" w:fill="D9D9D9"/>
            <w:vAlign w:val="bottom"/>
          </w:tcPr>
          <w:p w14:paraId="17EF46CA" w14:textId="77777777" w:rsidR="00CB4BEB" w:rsidRPr="000A63A8" w:rsidRDefault="00CB4BEB" w:rsidP="003C0924">
            <w:pPr>
              <w:rPr>
                <w:rFonts w:ascii="Trebuchet MS" w:hAnsi="Trebuchet MS" w:cs="Trebuchet MS"/>
                <w:b/>
                <w:bCs/>
                <w:sz w:val="18"/>
                <w:szCs w:val="18"/>
              </w:rPr>
            </w:pPr>
            <w:proofErr w:type="spellStart"/>
            <w:r w:rsidRPr="000A63A8">
              <w:rPr>
                <w:rFonts w:ascii="Trebuchet MS" w:hAnsi="Trebuchet MS" w:cs="Trebuchet MS"/>
                <w:b/>
                <w:bCs/>
                <w:sz w:val="18"/>
                <w:szCs w:val="18"/>
              </w:rPr>
              <w:t>vaesketype_kode</w:t>
            </w:r>
            <w:proofErr w:type="spellEnd"/>
          </w:p>
        </w:tc>
        <w:tc>
          <w:tcPr>
            <w:tcW w:w="1521" w:type="dxa"/>
            <w:tcBorders>
              <w:bottom w:val="single" w:sz="4" w:space="0" w:color="auto"/>
            </w:tcBorders>
            <w:shd w:val="clear" w:color="auto" w:fill="D9D9D9"/>
            <w:vAlign w:val="bottom"/>
          </w:tcPr>
          <w:p w14:paraId="517B70E6" w14:textId="77777777" w:rsidR="00CB4BEB" w:rsidRPr="000A63A8" w:rsidRDefault="00CB4BEB" w:rsidP="003C0924">
            <w:pPr>
              <w:rPr>
                <w:rFonts w:ascii="Trebuchet MS" w:hAnsi="Trebuchet MS" w:cs="Trebuchet MS"/>
                <w:bCs/>
                <w:sz w:val="18"/>
                <w:szCs w:val="18"/>
              </w:rPr>
            </w:pPr>
            <w:proofErr w:type="spellStart"/>
            <w:r w:rsidRPr="000A63A8">
              <w:rPr>
                <w:rFonts w:ascii="Trebuchet MS" w:hAnsi="Trebuchet MS" w:cs="Trebuchet MS"/>
                <w:b/>
                <w:bCs/>
                <w:sz w:val="18"/>
                <w:szCs w:val="18"/>
              </w:rPr>
              <w:t>vaesketype</w:t>
            </w:r>
            <w:proofErr w:type="spellEnd"/>
          </w:p>
        </w:tc>
        <w:tc>
          <w:tcPr>
            <w:tcW w:w="1229" w:type="dxa"/>
            <w:tcBorders>
              <w:bottom w:val="single" w:sz="4" w:space="0" w:color="auto"/>
            </w:tcBorders>
            <w:shd w:val="clear" w:color="auto" w:fill="D9D9D9"/>
          </w:tcPr>
          <w:p w14:paraId="07A70645"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9149" w:type="dxa"/>
            <w:tcBorders>
              <w:bottom w:val="single" w:sz="4" w:space="0" w:color="auto"/>
            </w:tcBorders>
            <w:shd w:val="clear" w:color="auto" w:fill="D9D9D9"/>
            <w:vAlign w:val="bottom"/>
          </w:tcPr>
          <w:p w14:paraId="2DA828F5" w14:textId="77777777" w:rsidR="00CB4BEB" w:rsidRPr="000A63A8" w:rsidRDefault="00CB4BEB" w:rsidP="003C0924">
            <w:pPr>
              <w:rPr>
                <w:rFonts w:ascii="Trebuchet MS" w:hAnsi="Trebuchet MS" w:cs="Trebuchet MS"/>
                <w:b/>
                <w:bCs/>
                <w:sz w:val="18"/>
                <w:szCs w:val="18"/>
              </w:rPr>
            </w:pPr>
            <w:r w:rsidRPr="000A63A8">
              <w:rPr>
                <w:rFonts w:ascii="Trebuchet MS" w:hAnsi="Trebuchet MS" w:cs="Trebuchet MS"/>
                <w:b/>
                <w:bCs/>
                <w:sz w:val="18"/>
                <w:szCs w:val="18"/>
              </w:rPr>
              <w:t>Begrebsdefinition</w:t>
            </w:r>
          </w:p>
        </w:tc>
      </w:tr>
      <w:tr w:rsidR="00CB4BEB" w:rsidRPr="0051728E" w14:paraId="728C5DB1" w14:textId="77777777" w:rsidTr="003C0924">
        <w:trPr>
          <w:trHeight w:hRule="exact" w:val="255"/>
        </w:trPr>
        <w:tc>
          <w:tcPr>
            <w:tcW w:w="1753" w:type="dxa"/>
            <w:tcBorders>
              <w:top w:val="single" w:sz="4" w:space="0" w:color="auto"/>
              <w:left w:val="single" w:sz="4" w:space="0" w:color="auto"/>
              <w:bottom w:val="single" w:sz="4" w:space="0" w:color="auto"/>
              <w:right w:val="single" w:sz="4" w:space="0" w:color="auto"/>
            </w:tcBorders>
            <w:shd w:val="clear" w:color="auto" w:fill="D9D9D9"/>
            <w:vAlign w:val="center"/>
          </w:tcPr>
          <w:p w14:paraId="2E2687C1" w14:textId="77777777" w:rsidR="00CB4BEB" w:rsidRPr="000A63A8" w:rsidRDefault="00CB4BEB" w:rsidP="003C0924">
            <w:pPr>
              <w:jc w:val="center"/>
              <w:rPr>
                <w:rFonts w:ascii="Trebuchet MS" w:hAnsi="Trebuchet MS"/>
                <w:sz w:val="18"/>
                <w:szCs w:val="18"/>
              </w:rPr>
            </w:pPr>
            <w:r w:rsidRPr="000A63A8">
              <w:rPr>
                <w:rFonts w:ascii="Trebuchet MS" w:hAnsi="Trebuchet MS"/>
                <w:sz w:val="18"/>
                <w:szCs w:val="18"/>
              </w:rPr>
              <w:t>1</w:t>
            </w:r>
          </w:p>
        </w:tc>
        <w:tc>
          <w:tcPr>
            <w:tcW w:w="1521" w:type="dxa"/>
            <w:tcBorders>
              <w:top w:val="single" w:sz="4" w:space="0" w:color="auto"/>
              <w:left w:val="single" w:sz="4" w:space="0" w:color="auto"/>
              <w:bottom w:val="single" w:sz="4" w:space="0" w:color="auto"/>
            </w:tcBorders>
            <w:shd w:val="clear" w:color="auto" w:fill="FFFFFF"/>
            <w:vAlign w:val="bottom"/>
          </w:tcPr>
          <w:p w14:paraId="1732C424" w14:textId="77777777" w:rsidR="00CB4BEB" w:rsidRPr="000A63A8" w:rsidRDefault="00CB4BEB" w:rsidP="003C0924">
            <w:pPr>
              <w:rPr>
                <w:rFonts w:ascii="Trebuchet MS" w:hAnsi="Trebuchet MS"/>
                <w:sz w:val="18"/>
                <w:szCs w:val="18"/>
              </w:rPr>
            </w:pPr>
            <w:proofErr w:type="spellStart"/>
            <w:r w:rsidRPr="000A63A8">
              <w:rPr>
                <w:rFonts w:ascii="Trebuchet MS" w:hAnsi="Trebuchet MS"/>
                <w:sz w:val="18"/>
                <w:szCs w:val="18"/>
              </w:rPr>
              <w:t>Ethanol</w:t>
            </w:r>
            <w:proofErr w:type="spellEnd"/>
          </w:p>
        </w:tc>
        <w:tc>
          <w:tcPr>
            <w:tcW w:w="1229" w:type="dxa"/>
            <w:tcBorders>
              <w:top w:val="single" w:sz="4" w:space="0" w:color="auto"/>
              <w:left w:val="single" w:sz="4" w:space="0" w:color="auto"/>
              <w:bottom w:val="single" w:sz="4" w:space="0" w:color="auto"/>
            </w:tcBorders>
            <w:shd w:val="clear" w:color="auto" w:fill="FFFFFF"/>
            <w:vAlign w:val="center"/>
          </w:tcPr>
          <w:p w14:paraId="119B686E"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9" w:type="dxa"/>
            <w:tcBorders>
              <w:top w:val="single" w:sz="4" w:space="0" w:color="auto"/>
              <w:left w:val="single" w:sz="4" w:space="0" w:color="auto"/>
              <w:bottom w:val="single" w:sz="4" w:space="0" w:color="auto"/>
            </w:tcBorders>
            <w:shd w:val="clear" w:color="auto" w:fill="FFFFFF"/>
            <w:vAlign w:val="bottom"/>
          </w:tcPr>
          <w:p w14:paraId="12020527" w14:textId="77777777" w:rsidR="00CB4BEB" w:rsidRPr="000A63A8" w:rsidRDefault="00CB4BEB" w:rsidP="003C0924">
            <w:pPr>
              <w:rPr>
                <w:rFonts w:ascii="Trebuchet MS" w:hAnsi="Trebuchet MS"/>
                <w:sz w:val="18"/>
                <w:szCs w:val="18"/>
              </w:rPr>
            </w:pPr>
            <w:proofErr w:type="spellStart"/>
            <w:r w:rsidRPr="000A63A8">
              <w:rPr>
                <w:rFonts w:ascii="Trebuchet MS" w:hAnsi="Trebuchet MS"/>
                <w:sz w:val="18"/>
                <w:szCs w:val="18"/>
              </w:rPr>
              <w:t>Ethylalkohol</w:t>
            </w:r>
            <w:proofErr w:type="spellEnd"/>
            <w:r w:rsidRPr="000A63A8">
              <w:rPr>
                <w:rFonts w:ascii="Trebuchet MS" w:hAnsi="Trebuchet MS"/>
                <w:sz w:val="18"/>
                <w:szCs w:val="18"/>
              </w:rPr>
              <w:t xml:space="preserve"> (alm. sprit som det findes i øl, vin, spiritus og husholdningssprit)</w:t>
            </w:r>
          </w:p>
        </w:tc>
      </w:tr>
      <w:tr w:rsidR="00CB4BEB" w:rsidRPr="0051728E" w14:paraId="50148E73" w14:textId="77777777" w:rsidTr="003C0924">
        <w:trPr>
          <w:trHeight w:hRule="exact" w:val="510"/>
        </w:trPr>
        <w:tc>
          <w:tcPr>
            <w:tcW w:w="1753" w:type="dxa"/>
            <w:tcBorders>
              <w:top w:val="single" w:sz="4" w:space="0" w:color="auto"/>
              <w:left w:val="single" w:sz="4" w:space="0" w:color="auto"/>
              <w:bottom w:val="single" w:sz="4" w:space="0" w:color="auto"/>
              <w:right w:val="single" w:sz="4" w:space="0" w:color="auto"/>
            </w:tcBorders>
            <w:shd w:val="clear" w:color="auto" w:fill="D9D9D9"/>
            <w:vAlign w:val="center"/>
          </w:tcPr>
          <w:p w14:paraId="0DF335CE" w14:textId="77777777" w:rsidR="00CB4BEB" w:rsidRPr="000A63A8" w:rsidRDefault="00CB4BEB" w:rsidP="003C0924">
            <w:pPr>
              <w:jc w:val="center"/>
              <w:rPr>
                <w:rFonts w:ascii="Trebuchet MS" w:hAnsi="Trebuchet MS"/>
                <w:sz w:val="18"/>
                <w:szCs w:val="18"/>
              </w:rPr>
            </w:pPr>
            <w:r w:rsidRPr="000A63A8">
              <w:rPr>
                <w:rFonts w:ascii="Trebuchet MS" w:hAnsi="Trebuchet MS"/>
                <w:sz w:val="18"/>
                <w:szCs w:val="18"/>
              </w:rPr>
              <w:t>2</w:t>
            </w:r>
          </w:p>
        </w:tc>
        <w:tc>
          <w:tcPr>
            <w:tcW w:w="1521" w:type="dxa"/>
            <w:tcBorders>
              <w:top w:val="single" w:sz="4" w:space="0" w:color="auto"/>
              <w:left w:val="single" w:sz="4" w:space="0" w:color="auto"/>
              <w:bottom w:val="single" w:sz="4" w:space="0" w:color="auto"/>
            </w:tcBorders>
            <w:shd w:val="clear" w:color="auto" w:fill="FFFFFF"/>
            <w:vAlign w:val="center"/>
          </w:tcPr>
          <w:p w14:paraId="4663E5E5"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IPA-sprit</w:t>
            </w:r>
          </w:p>
        </w:tc>
        <w:tc>
          <w:tcPr>
            <w:tcW w:w="1229" w:type="dxa"/>
            <w:tcBorders>
              <w:top w:val="single" w:sz="4" w:space="0" w:color="auto"/>
              <w:left w:val="single" w:sz="4" w:space="0" w:color="auto"/>
              <w:bottom w:val="single" w:sz="4" w:space="0" w:color="auto"/>
            </w:tcBorders>
            <w:shd w:val="clear" w:color="auto" w:fill="FFFFFF"/>
            <w:vAlign w:val="center"/>
          </w:tcPr>
          <w:p w14:paraId="017755AA"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9" w:type="dxa"/>
            <w:tcBorders>
              <w:top w:val="single" w:sz="4" w:space="0" w:color="auto"/>
              <w:left w:val="single" w:sz="4" w:space="0" w:color="auto"/>
              <w:bottom w:val="single" w:sz="4" w:space="0" w:color="auto"/>
            </w:tcBorders>
            <w:shd w:val="clear" w:color="auto" w:fill="FFFFFF"/>
            <w:vAlign w:val="bottom"/>
          </w:tcPr>
          <w:p w14:paraId="5A1E1B92"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 xml:space="preserve">Blandingen </w:t>
            </w:r>
            <w:proofErr w:type="spellStart"/>
            <w:r w:rsidRPr="000A63A8">
              <w:rPr>
                <w:rFonts w:ascii="Trebuchet MS" w:hAnsi="Trebuchet MS"/>
                <w:sz w:val="18"/>
                <w:szCs w:val="18"/>
              </w:rPr>
              <w:t>ethanol</w:t>
            </w:r>
            <w:proofErr w:type="spellEnd"/>
            <w:r w:rsidRPr="000A63A8">
              <w:rPr>
                <w:rFonts w:ascii="Trebuchet MS" w:hAnsi="Trebuchet MS"/>
                <w:sz w:val="18"/>
                <w:szCs w:val="18"/>
              </w:rPr>
              <w:t xml:space="preserve"> + </w:t>
            </w:r>
            <w:proofErr w:type="spellStart"/>
            <w:r w:rsidRPr="000A63A8">
              <w:rPr>
                <w:rFonts w:ascii="Trebuchet MS" w:hAnsi="Trebuchet MS"/>
                <w:sz w:val="18"/>
                <w:szCs w:val="18"/>
              </w:rPr>
              <w:t>isopropanol</w:t>
            </w:r>
            <w:proofErr w:type="spellEnd"/>
            <w:r w:rsidRPr="000A63A8">
              <w:rPr>
                <w:rFonts w:ascii="Trebuchet MS" w:hAnsi="Trebuchet MS"/>
                <w:sz w:val="18"/>
                <w:szCs w:val="18"/>
              </w:rPr>
              <w:t xml:space="preserve"> i forholdet 90:10 (altså 90% </w:t>
            </w:r>
            <w:proofErr w:type="spellStart"/>
            <w:r w:rsidRPr="000A63A8">
              <w:rPr>
                <w:rFonts w:ascii="Trebuchet MS" w:hAnsi="Trebuchet MS"/>
                <w:sz w:val="18"/>
                <w:szCs w:val="18"/>
              </w:rPr>
              <w:t>ethanol</w:t>
            </w:r>
            <w:proofErr w:type="spellEnd"/>
            <w:r w:rsidRPr="000A63A8">
              <w:rPr>
                <w:rFonts w:ascii="Trebuchet MS" w:hAnsi="Trebuchet MS"/>
                <w:sz w:val="18"/>
                <w:szCs w:val="18"/>
              </w:rPr>
              <w:t xml:space="preserve"> og 10% </w:t>
            </w:r>
            <w:proofErr w:type="spellStart"/>
            <w:r w:rsidRPr="000A63A8">
              <w:rPr>
                <w:rFonts w:ascii="Trebuchet MS" w:hAnsi="Trebuchet MS"/>
                <w:sz w:val="18"/>
                <w:szCs w:val="18"/>
              </w:rPr>
              <w:t>isopropanol</w:t>
            </w:r>
            <w:proofErr w:type="spellEnd"/>
            <w:r w:rsidRPr="000A63A8">
              <w:rPr>
                <w:rFonts w:ascii="Trebuchet MS" w:hAnsi="Trebuchet MS"/>
                <w:sz w:val="18"/>
                <w:szCs w:val="18"/>
              </w:rPr>
              <w:t xml:space="preserve">) kaldes </w:t>
            </w:r>
            <w:r w:rsidRPr="000A63A8">
              <w:rPr>
                <w:rFonts w:ascii="Trebuchet MS" w:hAnsi="Trebuchet MS"/>
                <w:i/>
                <w:iCs/>
                <w:sz w:val="18"/>
                <w:szCs w:val="18"/>
              </w:rPr>
              <w:t>IPA-sprit</w:t>
            </w:r>
            <w:r w:rsidRPr="000A63A8">
              <w:rPr>
                <w:rFonts w:ascii="Trebuchet MS" w:hAnsi="Trebuchet MS"/>
                <w:sz w:val="18"/>
                <w:szCs w:val="18"/>
              </w:rPr>
              <w:t xml:space="preserve">, og bruges af nogle som erstatning for ren </w:t>
            </w:r>
            <w:proofErr w:type="spellStart"/>
            <w:r w:rsidRPr="000A63A8">
              <w:rPr>
                <w:rFonts w:ascii="Trebuchet MS" w:hAnsi="Trebuchet MS"/>
                <w:sz w:val="18"/>
                <w:szCs w:val="18"/>
              </w:rPr>
              <w:t>isopropanol</w:t>
            </w:r>
            <w:proofErr w:type="spellEnd"/>
          </w:p>
        </w:tc>
      </w:tr>
      <w:tr w:rsidR="00CB4BEB" w:rsidRPr="0051728E" w14:paraId="24133ECC" w14:textId="77777777" w:rsidTr="003C0924">
        <w:trPr>
          <w:trHeight w:hRule="exact" w:val="510"/>
        </w:trPr>
        <w:tc>
          <w:tcPr>
            <w:tcW w:w="1753" w:type="dxa"/>
            <w:tcBorders>
              <w:top w:val="single" w:sz="4" w:space="0" w:color="auto"/>
              <w:left w:val="single" w:sz="4" w:space="0" w:color="auto"/>
              <w:bottom w:val="single" w:sz="4" w:space="0" w:color="auto"/>
              <w:right w:val="single" w:sz="4" w:space="0" w:color="auto"/>
            </w:tcBorders>
            <w:shd w:val="clear" w:color="auto" w:fill="D9D9D9"/>
            <w:vAlign w:val="center"/>
          </w:tcPr>
          <w:p w14:paraId="3FA9B1FC" w14:textId="77777777" w:rsidR="00CB4BEB" w:rsidRPr="000A63A8" w:rsidRDefault="00CB4BEB" w:rsidP="003C0924">
            <w:pPr>
              <w:jc w:val="center"/>
              <w:rPr>
                <w:rFonts w:ascii="Trebuchet MS" w:hAnsi="Trebuchet MS"/>
                <w:sz w:val="18"/>
                <w:szCs w:val="18"/>
              </w:rPr>
            </w:pPr>
            <w:r w:rsidRPr="000A63A8">
              <w:rPr>
                <w:rFonts w:ascii="Trebuchet MS" w:hAnsi="Trebuchet MS"/>
                <w:sz w:val="18"/>
                <w:szCs w:val="18"/>
              </w:rPr>
              <w:t>3</w:t>
            </w:r>
          </w:p>
        </w:tc>
        <w:tc>
          <w:tcPr>
            <w:tcW w:w="1521" w:type="dxa"/>
            <w:tcBorders>
              <w:top w:val="single" w:sz="4" w:space="0" w:color="auto"/>
              <w:left w:val="single" w:sz="4" w:space="0" w:color="auto"/>
              <w:bottom w:val="single" w:sz="4" w:space="0" w:color="auto"/>
            </w:tcBorders>
            <w:shd w:val="clear" w:color="auto" w:fill="FFFFFF"/>
            <w:vAlign w:val="center"/>
          </w:tcPr>
          <w:p w14:paraId="6C1DF313" w14:textId="77777777" w:rsidR="00CB4BEB" w:rsidRPr="000A63A8" w:rsidRDefault="00CB4BEB" w:rsidP="003C0924">
            <w:pPr>
              <w:rPr>
                <w:rFonts w:ascii="Trebuchet MS" w:hAnsi="Trebuchet MS"/>
                <w:sz w:val="18"/>
                <w:szCs w:val="18"/>
              </w:rPr>
            </w:pPr>
            <w:proofErr w:type="spellStart"/>
            <w:r w:rsidRPr="000A63A8">
              <w:rPr>
                <w:rFonts w:ascii="Trebuchet MS" w:hAnsi="Trebuchet MS"/>
                <w:sz w:val="18"/>
                <w:szCs w:val="18"/>
              </w:rPr>
              <w:t>Ethylenglycol</w:t>
            </w:r>
            <w:proofErr w:type="spellEnd"/>
          </w:p>
        </w:tc>
        <w:tc>
          <w:tcPr>
            <w:tcW w:w="1229" w:type="dxa"/>
            <w:tcBorders>
              <w:top w:val="single" w:sz="4" w:space="0" w:color="auto"/>
              <w:left w:val="single" w:sz="4" w:space="0" w:color="auto"/>
              <w:bottom w:val="single" w:sz="4" w:space="0" w:color="auto"/>
            </w:tcBorders>
            <w:shd w:val="clear" w:color="auto" w:fill="FFFFFF"/>
            <w:vAlign w:val="center"/>
          </w:tcPr>
          <w:p w14:paraId="54031AA2"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9" w:type="dxa"/>
            <w:tcBorders>
              <w:top w:val="single" w:sz="4" w:space="0" w:color="auto"/>
              <w:left w:val="single" w:sz="4" w:space="0" w:color="auto"/>
              <w:bottom w:val="single" w:sz="4" w:space="0" w:color="auto"/>
            </w:tcBorders>
            <w:shd w:val="clear" w:color="auto" w:fill="FFFFFF"/>
            <w:vAlign w:val="bottom"/>
          </w:tcPr>
          <w:p w14:paraId="1621A713"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HOCH</w:t>
            </w:r>
            <w:r w:rsidRPr="000A63A8">
              <w:rPr>
                <w:rFonts w:ascii="Trebuchet MS" w:hAnsi="Trebuchet MS"/>
                <w:sz w:val="18"/>
                <w:szCs w:val="18"/>
                <w:vertAlign w:val="subscript"/>
              </w:rPr>
              <w:t>2</w:t>
            </w:r>
            <w:r w:rsidRPr="000A63A8">
              <w:rPr>
                <w:rFonts w:ascii="Trebuchet MS" w:hAnsi="Trebuchet MS"/>
                <w:sz w:val="18"/>
                <w:szCs w:val="18"/>
              </w:rPr>
              <w:t>CH</w:t>
            </w:r>
            <w:r w:rsidRPr="000A63A8">
              <w:rPr>
                <w:rFonts w:ascii="Trebuchet MS" w:hAnsi="Trebuchet MS"/>
                <w:sz w:val="18"/>
                <w:szCs w:val="18"/>
                <w:vertAlign w:val="subscript"/>
              </w:rPr>
              <w:t>2</w:t>
            </w:r>
            <w:r w:rsidRPr="000A63A8">
              <w:rPr>
                <w:rFonts w:ascii="Trebuchet MS" w:hAnsi="Trebuchet MS"/>
                <w:sz w:val="18"/>
                <w:szCs w:val="18"/>
              </w:rPr>
              <w:t>OH, 1-2-</w:t>
            </w:r>
            <w:r w:rsidRPr="000A63A8">
              <w:rPr>
                <w:rFonts w:ascii="Trebuchet MS" w:hAnsi="Trebuchet MS"/>
                <w:i/>
                <w:iCs/>
                <w:sz w:val="18"/>
                <w:szCs w:val="18"/>
              </w:rPr>
              <w:t>ethandiol</w:t>
            </w:r>
            <w:r w:rsidRPr="000A63A8">
              <w:rPr>
                <w:rFonts w:ascii="Trebuchet MS" w:hAnsi="Trebuchet MS"/>
                <w:sz w:val="18"/>
                <w:szCs w:val="18"/>
              </w:rPr>
              <w:t xml:space="preserve">, farveløs, giftig væske, kogepunkt 197,2 °C. </w:t>
            </w:r>
            <w:proofErr w:type="spellStart"/>
            <w:r w:rsidRPr="000A63A8">
              <w:rPr>
                <w:rFonts w:ascii="Trebuchet MS" w:hAnsi="Trebuchet MS"/>
                <w:sz w:val="18"/>
                <w:szCs w:val="18"/>
              </w:rPr>
              <w:t>Ethylenglycol</w:t>
            </w:r>
            <w:proofErr w:type="spellEnd"/>
            <w:r w:rsidRPr="000A63A8">
              <w:rPr>
                <w:rFonts w:ascii="Trebuchet MS" w:hAnsi="Trebuchet MS"/>
                <w:sz w:val="18"/>
                <w:szCs w:val="18"/>
              </w:rPr>
              <w:t xml:space="preserve"> er blandbar med vand og anvendes bl.a. som antifrostvæske til biler (en 40% vandig opløsning fryser ved —24 °C).</w:t>
            </w:r>
          </w:p>
        </w:tc>
      </w:tr>
      <w:tr w:rsidR="00CB4BEB" w:rsidRPr="0051728E" w14:paraId="244B558C" w14:textId="77777777" w:rsidTr="003C0924">
        <w:trPr>
          <w:trHeight w:hRule="exact" w:val="709"/>
        </w:trPr>
        <w:tc>
          <w:tcPr>
            <w:tcW w:w="1753" w:type="dxa"/>
            <w:tcBorders>
              <w:top w:val="single" w:sz="4" w:space="0" w:color="auto"/>
              <w:left w:val="single" w:sz="4" w:space="0" w:color="auto"/>
              <w:bottom w:val="single" w:sz="4" w:space="0" w:color="auto"/>
              <w:right w:val="single" w:sz="4" w:space="0" w:color="auto"/>
            </w:tcBorders>
            <w:shd w:val="clear" w:color="auto" w:fill="D9D9D9"/>
            <w:vAlign w:val="center"/>
          </w:tcPr>
          <w:p w14:paraId="115CE91C" w14:textId="77777777" w:rsidR="00CB4BEB" w:rsidRPr="000A63A8" w:rsidRDefault="00CB4BEB" w:rsidP="003C0924">
            <w:pPr>
              <w:jc w:val="center"/>
              <w:rPr>
                <w:rFonts w:ascii="Trebuchet MS" w:hAnsi="Trebuchet MS"/>
                <w:sz w:val="18"/>
                <w:szCs w:val="18"/>
              </w:rPr>
            </w:pPr>
            <w:r w:rsidRPr="000A63A8">
              <w:rPr>
                <w:rFonts w:ascii="Trebuchet MS" w:hAnsi="Trebuchet MS"/>
                <w:sz w:val="18"/>
                <w:szCs w:val="18"/>
              </w:rPr>
              <w:t>4</w:t>
            </w:r>
          </w:p>
        </w:tc>
        <w:tc>
          <w:tcPr>
            <w:tcW w:w="1521" w:type="dxa"/>
            <w:tcBorders>
              <w:top w:val="single" w:sz="4" w:space="0" w:color="auto"/>
              <w:left w:val="single" w:sz="4" w:space="0" w:color="auto"/>
              <w:bottom w:val="single" w:sz="4" w:space="0" w:color="auto"/>
            </w:tcBorders>
            <w:shd w:val="clear" w:color="auto" w:fill="FFFFFF"/>
            <w:vAlign w:val="center"/>
          </w:tcPr>
          <w:p w14:paraId="34679836"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Propylenglycol</w:t>
            </w:r>
          </w:p>
        </w:tc>
        <w:tc>
          <w:tcPr>
            <w:tcW w:w="1229" w:type="dxa"/>
            <w:tcBorders>
              <w:top w:val="single" w:sz="4" w:space="0" w:color="auto"/>
              <w:left w:val="single" w:sz="4" w:space="0" w:color="auto"/>
              <w:bottom w:val="single" w:sz="4" w:space="0" w:color="auto"/>
            </w:tcBorders>
            <w:shd w:val="clear" w:color="auto" w:fill="FFFFFF"/>
            <w:vAlign w:val="center"/>
          </w:tcPr>
          <w:p w14:paraId="05471C93"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9" w:type="dxa"/>
            <w:tcBorders>
              <w:top w:val="single" w:sz="4" w:space="0" w:color="auto"/>
              <w:left w:val="single" w:sz="4" w:space="0" w:color="auto"/>
              <w:bottom w:val="single" w:sz="4" w:space="0" w:color="auto"/>
            </w:tcBorders>
            <w:shd w:val="clear" w:color="auto" w:fill="FFFFFF"/>
            <w:vAlign w:val="bottom"/>
          </w:tcPr>
          <w:p w14:paraId="141FD56C"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 xml:space="preserve">Kaldes også </w:t>
            </w:r>
            <w:r w:rsidRPr="008B7E67">
              <w:rPr>
                <w:rFonts w:ascii="Trebuchet MS" w:hAnsi="Trebuchet MS"/>
                <w:sz w:val="18"/>
                <w:szCs w:val="18"/>
              </w:rPr>
              <w:t>1,2-propandiol</w:t>
            </w:r>
            <w:r w:rsidRPr="000A63A8">
              <w:rPr>
                <w:rFonts w:ascii="Trebuchet MS" w:hAnsi="Trebuchet MS"/>
                <w:sz w:val="18"/>
                <w:szCs w:val="18"/>
              </w:rPr>
              <w:t xml:space="preserve"> eller </w:t>
            </w:r>
            <w:r w:rsidRPr="008B7E67">
              <w:rPr>
                <w:rFonts w:ascii="Trebuchet MS" w:hAnsi="Trebuchet MS"/>
                <w:sz w:val="18"/>
                <w:szCs w:val="18"/>
              </w:rPr>
              <w:t>propan-1,2-diol</w:t>
            </w:r>
            <w:r w:rsidRPr="000A63A8">
              <w:rPr>
                <w:rFonts w:ascii="Trebuchet MS" w:hAnsi="Trebuchet MS"/>
                <w:sz w:val="18"/>
                <w:szCs w:val="18"/>
              </w:rPr>
              <w:t xml:space="preserve">, er et organisk stof (en </w:t>
            </w:r>
            <w:proofErr w:type="spellStart"/>
            <w:r w:rsidRPr="000A63A8">
              <w:rPr>
                <w:rFonts w:ascii="Trebuchet MS" w:hAnsi="Trebuchet MS"/>
                <w:sz w:val="18"/>
                <w:szCs w:val="18"/>
              </w:rPr>
              <w:t>diol</w:t>
            </w:r>
            <w:proofErr w:type="spellEnd"/>
            <w:r w:rsidRPr="000A63A8">
              <w:rPr>
                <w:rFonts w:ascii="Trebuchet MS" w:hAnsi="Trebuchet MS"/>
                <w:sz w:val="18"/>
                <w:szCs w:val="18"/>
              </w:rPr>
              <w:t xml:space="preserve"> eller dobbeltalkohol) med bruttoformlen C</w:t>
            </w:r>
            <w:r w:rsidRPr="008B7E67">
              <w:rPr>
                <w:rFonts w:ascii="Trebuchet MS" w:hAnsi="Trebuchet MS"/>
                <w:sz w:val="18"/>
                <w:szCs w:val="18"/>
              </w:rPr>
              <w:t>3</w:t>
            </w:r>
            <w:r w:rsidRPr="000A63A8">
              <w:rPr>
                <w:rFonts w:ascii="Trebuchet MS" w:hAnsi="Trebuchet MS"/>
                <w:sz w:val="18"/>
                <w:szCs w:val="18"/>
              </w:rPr>
              <w:t>H</w:t>
            </w:r>
            <w:r w:rsidRPr="008B7E67">
              <w:rPr>
                <w:rFonts w:ascii="Trebuchet MS" w:hAnsi="Trebuchet MS"/>
                <w:sz w:val="18"/>
                <w:szCs w:val="18"/>
              </w:rPr>
              <w:t>8</w:t>
            </w:r>
            <w:r w:rsidRPr="000A63A8">
              <w:rPr>
                <w:rFonts w:ascii="Trebuchet MS" w:hAnsi="Trebuchet MS"/>
                <w:sz w:val="18"/>
                <w:szCs w:val="18"/>
              </w:rPr>
              <w:t>O</w:t>
            </w:r>
            <w:r w:rsidRPr="008B7E67">
              <w:rPr>
                <w:rFonts w:ascii="Trebuchet MS" w:hAnsi="Trebuchet MS"/>
                <w:sz w:val="18"/>
                <w:szCs w:val="18"/>
              </w:rPr>
              <w:t>2</w:t>
            </w:r>
            <w:r w:rsidRPr="000A63A8">
              <w:rPr>
                <w:rFonts w:ascii="Trebuchet MS" w:hAnsi="Trebuchet MS"/>
                <w:sz w:val="18"/>
                <w:szCs w:val="18"/>
              </w:rPr>
              <w:t xml:space="preserve"> or HO-CH</w:t>
            </w:r>
            <w:r w:rsidRPr="008B7E67">
              <w:rPr>
                <w:rFonts w:ascii="Trebuchet MS" w:hAnsi="Trebuchet MS"/>
                <w:sz w:val="18"/>
                <w:szCs w:val="18"/>
              </w:rPr>
              <w:t>2</w:t>
            </w:r>
            <w:r w:rsidRPr="000A63A8">
              <w:rPr>
                <w:rFonts w:ascii="Trebuchet MS" w:hAnsi="Trebuchet MS"/>
                <w:sz w:val="18"/>
                <w:szCs w:val="18"/>
              </w:rPr>
              <w:t>-CHOH-CH</w:t>
            </w:r>
            <w:r w:rsidRPr="008B7E67">
              <w:rPr>
                <w:rFonts w:ascii="Trebuchet MS" w:hAnsi="Trebuchet MS"/>
                <w:sz w:val="18"/>
                <w:szCs w:val="18"/>
              </w:rPr>
              <w:t>3</w:t>
            </w:r>
            <w:r w:rsidRPr="000A63A8">
              <w:rPr>
                <w:rFonts w:ascii="Trebuchet MS" w:hAnsi="Trebuchet MS"/>
                <w:sz w:val="18"/>
                <w:szCs w:val="18"/>
              </w:rPr>
              <w:t>. Det er en klar, farveløs og næsten lugtløs væske med en svag, sødlig smag. Stoffet er vandsugende og lader sig blande med vand.</w:t>
            </w:r>
          </w:p>
        </w:tc>
      </w:tr>
      <w:tr w:rsidR="00CB4BEB" w:rsidRPr="0051728E" w14:paraId="35D2C9FE" w14:textId="77777777" w:rsidTr="003C0924">
        <w:trPr>
          <w:trHeight w:hRule="exact" w:val="255"/>
        </w:trPr>
        <w:tc>
          <w:tcPr>
            <w:tcW w:w="1753" w:type="dxa"/>
            <w:tcBorders>
              <w:top w:val="single" w:sz="4" w:space="0" w:color="auto"/>
              <w:left w:val="single" w:sz="4" w:space="0" w:color="auto"/>
              <w:bottom w:val="single" w:sz="4" w:space="0" w:color="auto"/>
              <w:right w:val="single" w:sz="4" w:space="0" w:color="auto"/>
            </w:tcBorders>
            <w:shd w:val="clear" w:color="auto" w:fill="D9D9D9"/>
            <w:vAlign w:val="center"/>
          </w:tcPr>
          <w:p w14:paraId="791D9002" w14:textId="77777777" w:rsidR="00CB4BEB" w:rsidRPr="000A63A8" w:rsidRDefault="00CB4BEB" w:rsidP="003C0924">
            <w:pPr>
              <w:jc w:val="center"/>
              <w:rPr>
                <w:rFonts w:ascii="Trebuchet MS" w:hAnsi="Trebuchet MS"/>
                <w:sz w:val="18"/>
                <w:szCs w:val="18"/>
              </w:rPr>
            </w:pPr>
            <w:r w:rsidRPr="000A63A8">
              <w:rPr>
                <w:rFonts w:ascii="Trebuchet MS" w:hAnsi="Trebuchet MS"/>
                <w:sz w:val="18"/>
                <w:szCs w:val="18"/>
              </w:rPr>
              <w:t>8</w:t>
            </w:r>
          </w:p>
        </w:tc>
        <w:tc>
          <w:tcPr>
            <w:tcW w:w="1521" w:type="dxa"/>
            <w:tcBorders>
              <w:top w:val="single" w:sz="4" w:space="0" w:color="auto"/>
              <w:left w:val="single" w:sz="4" w:space="0" w:color="auto"/>
              <w:bottom w:val="single" w:sz="4" w:space="0" w:color="auto"/>
            </w:tcBorders>
            <w:shd w:val="clear" w:color="auto" w:fill="FFFFFF"/>
            <w:vAlign w:val="bottom"/>
          </w:tcPr>
          <w:p w14:paraId="7E2A86BF"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Andet</w:t>
            </w:r>
          </w:p>
        </w:tc>
        <w:tc>
          <w:tcPr>
            <w:tcW w:w="1229" w:type="dxa"/>
            <w:tcBorders>
              <w:top w:val="single" w:sz="4" w:space="0" w:color="auto"/>
              <w:left w:val="single" w:sz="4" w:space="0" w:color="auto"/>
              <w:bottom w:val="single" w:sz="4" w:space="0" w:color="auto"/>
            </w:tcBorders>
            <w:shd w:val="clear" w:color="auto" w:fill="FFFFFF"/>
            <w:vAlign w:val="center"/>
          </w:tcPr>
          <w:p w14:paraId="40804E7D"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9" w:type="dxa"/>
            <w:tcBorders>
              <w:top w:val="single" w:sz="4" w:space="0" w:color="auto"/>
              <w:left w:val="single" w:sz="4" w:space="0" w:color="auto"/>
              <w:bottom w:val="single" w:sz="4" w:space="0" w:color="auto"/>
            </w:tcBorders>
            <w:shd w:val="clear" w:color="auto" w:fill="FFFFFF"/>
            <w:vAlign w:val="bottom"/>
          </w:tcPr>
          <w:p w14:paraId="154FEA0E"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Anden frostvæske</w:t>
            </w:r>
          </w:p>
        </w:tc>
      </w:tr>
      <w:tr w:rsidR="00CB4BEB" w:rsidRPr="0051728E" w14:paraId="36B8FF06" w14:textId="77777777" w:rsidTr="003C0924">
        <w:trPr>
          <w:trHeight w:hRule="exact" w:val="255"/>
        </w:trPr>
        <w:tc>
          <w:tcPr>
            <w:tcW w:w="1753" w:type="dxa"/>
            <w:tcBorders>
              <w:top w:val="single" w:sz="4" w:space="0" w:color="auto"/>
              <w:left w:val="single" w:sz="4" w:space="0" w:color="auto"/>
              <w:bottom w:val="single" w:sz="4" w:space="0" w:color="auto"/>
              <w:right w:val="single" w:sz="4" w:space="0" w:color="auto"/>
            </w:tcBorders>
            <w:shd w:val="clear" w:color="auto" w:fill="D9D9D9"/>
            <w:vAlign w:val="center"/>
          </w:tcPr>
          <w:p w14:paraId="729BE3DF" w14:textId="77777777" w:rsidR="00CB4BEB" w:rsidRPr="000A63A8" w:rsidRDefault="00CB4BEB" w:rsidP="003C0924">
            <w:pPr>
              <w:jc w:val="center"/>
              <w:rPr>
                <w:rFonts w:ascii="Trebuchet MS" w:hAnsi="Trebuchet MS"/>
                <w:sz w:val="18"/>
                <w:szCs w:val="18"/>
              </w:rPr>
            </w:pPr>
            <w:r w:rsidRPr="000A63A8">
              <w:rPr>
                <w:rFonts w:ascii="Trebuchet MS" w:hAnsi="Trebuchet MS"/>
                <w:sz w:val="18"/>
                <w:szCs w:val="18"/>
              </w:rPr>
              <w:t>9</w:t>
            </w:r>
          </w:p>
        </w:tc>
        <w:tc>
          <w:tcPr>
            <w:tcW w:w="1521" w:type="dxa"/>
            <w:tcBorders>
              <w:top w:val="single" w:sz="4" w:space="0" w:color="auto"/>
              <w:left w:val="single" w:sz="4" w:space="0" w:color="auto"/>
              <w:bottom w:val="single" w:sz="4" w:space="0" w:color="auto"/>
            </w:tcBorders>
            <w:shd w:val="clear" w:color="auto" w:fill="FFFFFF"/>
            <w:vAlign w:val="bottom"/>
          </w:tcPr>
          <w:p w14:paraId="6181D09B"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Ukendt</w:t>
            </w:r>
          </w:p>
        </w:tc>
        <w:tc>
          <w:tcPr>
            <w:tcW w:w="1229" w:type="dxa"/>
            <w:tcBorders>
              <w:top w:val="single" w:sz="4" w:space="0" w:color="auto"/>
              <w:left w:val="single" w:sz="4" w:space="0" w:color="auto"/>
              <w:bottom w:val="single" w:sz="4" w:space="0" w:color="auto"/>
            </w:tcBorders>
            <w:shd w:val="clear" w:color="auto" w:fill="FFFFFF"/>
            <w:vAlign w:val="center"/>
          </w:tcPr>
          <w:p w14:paraId="4C2CA80B"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9" w:type="dxa"/>
            <w:tcBorders>
              <w:top w:val="single" w:sz="4" w:space="0" w:color="auto"/>
              <w:left w:val="single" w:sz="4" w:space="0" w:color="auto"/>
              <w:bottom w:val="single" w:sz="4" w:space="0" w:color="auto"/>
            </w:tcBorders>
            <w:shd w:val="clear" w:color="auto" w:fill="FFFFFF"/>
            <w:vAlign w:val="bottom"/>
          </w:tcPr>
          <w:p w14:paraId="683790C0"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Mangler kendskab til frostvæske</w:t>
            </w:r>
          </w:p>
        </w:tc>
      </w:tr>
    </w:tbl>
    <w:p w14:paraId="17D56B66" w14:textId="77777777" w:rsidR="00CB4BEB" w:rsidRDefault="00CB4BEB" w:rsidP="00CB4BEB"/>
    <w:p w14:paraId="7185D7DB" w14:textId="77777777" w:rsidR="00CB4BEB" w:rsidRDefault="00CB4BEB" w:rsidP="00CB4BEB">
      <w:r>
        <w:br w:type="page"/>
      </w:r>
    </w:p>
    <w:p w14:paraId="36B6E86A" w14:textId="77777777" w:rsidR="00CB4BEB" w:rsidRDefault="00CB4BEB" w:rsidP="00CB4BEB">
      <w:pPr>
        <w:pStyle w:val="Overskrift1"/>
      </w:pPr>
      <w:bookmarkStart w:id="2859" w:name="_Toc63351494"/>
      <w:bookmarkStart w:id="2860" w:name="_Toc122436143"/>
      <w:r w:rsidRPr="003429CF">
        <w:lastRenderedPageBreak/>
        <w:t>5.1</w:t>
      </w:r>
      <w:r>
        <w:t>1</w:t>
      </w:r>
      <w:r w:rsidRPr="003429CF">
        <w:t xml:space="preserve"> </w:t>
      </w:r>
      <w:r>
        <w:t>Grundvand</w:t>
      </w:r>
      <w:bookmarkEnd w:id="2857"/>
      <w:bookmarkEnd w:id="2859"/>
      <w:bookmarkEnd w:id="2860"/>
    </w:p>
    <w:p w14:paraId="21FF0E17" w14:textId="77777777" w:rsidR="00CB4BEB" w:rsidRDefault="00CB4BEB" w:rsidP="00CB4BEB">
      <w:pPr>
        <w:pStyle w:val="Overskrift2"/>
        <w:rPr>
          <w:kern w:val="32"/>
        </w:rPr>
      </w:pPr>
      <w:bookmarkStart w:id="2861" w:name="_Toc292865547"/>
      <w:bookmarkStart w:id="2862" w:name="_Toc63351495"/>
      <w:bookmarkStart w:id="2863" w:name="_Toc122436144"/>
      <w:r>
        <w:rPr>
          <w:kern w:val="32"/>
        </w:rPr>
        <w:t>5.11.1</w:t>
      </w:r>
      <w:r w:rsidRPr="00066C65">
        <w:rPr>
          <w:kern w:val="32"/>
        </w:rPr>
        <w:t xml:space="preserve"> </w:t>
      </w:r>
      <w:r>
        <w:rPr>
          <w:kern w:val="32"/>
        </w:rPr>
        <w:t>Potentialekort</w:t>
      </w:r>
      <w:r w:rsidRPr="00066C65">
        <w:rPr>
          <w:kern w:val="32"/>
        </w:rPr>
        <w:t xml:space="preserve"> (</w:t>
      </w:r>
      <w:r>
        <w:rPr>
          <w:kern w:val="32"/>
        </w:rPr>
        <w:t>60</w:t>
      </w:r>
      <w:r w:rsidRPr="00066C65">
        <w:rPr>
          <w:kern w:val="32"/>
        </w:rPr>
        <w:t>0</w:t>
      </w:r>
      <w:r>
        <w:rPr>
          <w:kern w:val="32"/>
        </w:rPr>
        <w:t>0</w:t>
      </w:r>
      <w:r w:rsidRPr="00066C65">
        <w:rPr>
          <w:kern w:val="32"/>
        </w:rPr>
        <w:t>)</w:t>
      </w:r>
      <w:bookmarkEnd w:id="2861"/>
      <w:bookmarkEnd w:id="2862"/>
      <w:bookmarkEnd w:id="2863"/>
      <w:r w:rsidRPr="00D50246">
        <w:rPr>
          <w:kern w:val="32"/>
        </w:rPr>
        <w:t xml:space="preserve"> </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5488"/>
        <w:gridCol w:w="1155"/>
        <w:gridCol w:w="1357"/>
        <w:gridCol w:w="1458"/>
        <w:gridCol w:w="2638"/>
      </w:tblGrid>
      <w:tr w:rsidR="00CB4BEB" w:rsidRPr="0051728E" w14:paraId="243829FD" w14:textId="77777777" w:rsidTr="003C0924">
        <w:tc>
          <w:tcPr>
            <w:tcW w:w="1620" w:type="dxa"/>
            <w:tcBorders>
              <w:bottom w:val="single" w:sz="4" w:space="0" w:color="auto"/>
            </w:tcBorders>
            <w:shd w:val="clear" w:color="auto" w:fill="D9D9D9"/>
            <w:vAlign w:val="center"/>
          </w:tcPr>
          <w:p w14:paraId="50CC4B31"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5488" w:type="dxa"/>
            <w:tcBorders>
              <w:bottom w:val="single" w:sz="4" w:space="0" w:color="auto"/>
            </w:tcBorders>
            <w:shd w:val="clear" w:color="auto" w:fill="D9D9D9"/>
            <w:vAlign w:val="center"/>
          </w:tcPr>
          <w:p w14:paraId="486D718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29A993B3"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7" w:type="dxa"/>
            <w:tcBorders>
              <w:bottom w:val="single" w:sz="4" w:space="0" w:color="auto"/>
            </w:tcBorders>
            <w:shd w:val="clear" w:color="auto" w:fill="D9D9D9"/>
            <w:vAlign w:val="center"/>
          </w:tcPr>
          <w:p w14:paraId="69940853"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58" w:type="dxa"/>
            <w:tcBorders>
              <w:bottom w:val="single" w:sz="4" w:space="0" w:color="auto"/>
            </w:tcBorders>
            <w:shd w:val="clear" w:color="auto" w:fill="D9D9D9"/>
            <w:vAlign w:val="center"/>
          </w:tcPr>
          <w:p w14:paraId="6F10513C"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6009590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638" w:type="dxa"/>
            <w:tcBorders>
              <w:bottom w:val="single" w:sz="4" w:space="0" w:color="auto"/>
            </w:tcBorders>
            <w:shd w:val="clear" w:color="auto" w:fill="D9D9D9"/>
            <w:vAlign w:val="center"/>
          </w:tcPr>
          <w:p w14:paraId="61A8CFC9"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116A21D5" w14:textId="77777777" w:rsidTr="003C0924">
        <w:trPr>
          <w:trHeight w:hRule="exact" w:val="255"/>
        </w:trPr>
        <w:tc>
          <w:tcPr>
            <w:tcW w:w="1620" w:type="dxa"/>
            <w:tcBorders>
              <w:top w:val="single" w:sz="4" w:space="0" w:color="auto"/>
              <w:left w:val="single" w:sz="4" w:space="0" w:color="auto"/>
              <w:bottom w:val="single" w:sz="4" w:space="0" w:color="auto"/>
              <w:right w:val="single" w:sz="4" w:space="0" w:color="auto"/>
            </w:tcBorders>
            <w:shd w:val="clear" w:color="auto" w:fill="97DDBA"/>
            <w:vAlign w:val="bottom"/>
          </w:tcPr>
          <w:p w14:paraId="19AF8BD4" w14:textId="77777777" w:rsidR="00CB4BEB" w:rsidRPr="008A3D60" w:rsidRDefault="00CB4BEB" w:rsidP="003C0924">
            <w:pPr>
              <w:rPr>
                <w:rFonts w:ascii="Trebuchet MS" w:hAnsi="Trebuchet MS" w:cs="Trebuchet MS"/>
                <w:sz w:val="18"/>
                <w:szCs w:val="18"/>
              </w:rPr>
            </w:pPr>
            <w:proofErr w:type="spellStart"/>
            <w:r w:rsidRPr="008A3D60">
              <w:rPr>
                <w:rFonts w:ascii="Trebuchet MS" w:hAnsi="Trebuchet MS" w:cs="Trebuchet MS"/>
                <w:sz w:val="18"/>
                <w:szCs w:val="18"/>
              </w:rPr>
              <w:t>gyldig_fra</w:t>
            </w:r>
            <w:proofErr w:type="spellEnd"/>
          </w:p>
        </w:tc>
        <w:tc>
          <w:tcPr>
            <w:tcW w:w="12096"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E941157" w14:textId="77777777" w:rsidR="00CB4BEB" w:rsidRPr="008A3D60" w:rsidRDefault="00CB4BEB" w:rsidP="003C0924">
            <w:pPr>
              <w:rPr>
                <w:rFonts w:ascii="Trebuchet MS" w:hAnsi="Trebuchet MS" w:cs="Trebuchet MS"/>
                <w:sz w:val="18"/>
                <w:szCs w:val="18"/>
              </w:rPr>
            </w:pPr>
            <w:r w:rsidRPr="008A3D60">
              <w:rPr>
                <w:rFonts w:ascii="Trebuchet MS" w:hAnsi="Trebuchet MS" w:cs="Trebuchet MS"/>
                <w:sz w:val="18"/>
                <w:szCs w:val="18"/>
              </w:rPr>
              <w:t>Felt defineret under: 4.1 Standardiserede felter til de temaspecifikke datamodeller</w:t>
            </w:r>
          </w:p>
        </w:tc>
      </w:tr>
      <w:tr w:rsidR="00CB4BEB" w:rsidRPr="00CE1917" w14:paraId="5B7DB6C2" w14:textId="77777777" w:rsidTr="003C0924">
        <w:trPr>
          <w:trHeight w:hRule="exact" w:val="255"/>
        </w:trPr>
        <w:tc>
          <w:tcPr>
            <w:tcW w:w="1620" w:type="dxa"/>
            <w:tcBorders>
              <w:top w:val="single" w:sz="4" w:space="0" w:color="auto"/>
              <w:left w:val="single" w:sz="4" w:space="0" w:color="auto"/>
              <w:bottom w:val="nil"/>
              <w:right w:val="single" w:sz="4" w:space="0" w:color="auto"/>
            </w:tcBorders>
            <w:shd w:val="clear" w:color="auto" w:fill="97DDBA"/>
            <w:vAlign w:val="bottom"/>
          </w:tcPr>
          <w:p w14:paraId="2FA09929" w14:textId="77777777" w:rsidR="00CB4BEB" w:rsidRPr="008A3D60" w:rsidRDefault="00CB4BEB" w:rsidP="003C0924">
            <w:pPr>
              <w:rPr>
                <w:rFonts w:ascii="Trebuchet MS" w:hAnsi="Trebuchet MS" w:cs="Trebuchet MS"/>
                <w:sz w:val="18"/>
                <w:szCs w:val="18"/>
              </w:rPr>
            </w:pPr>
            <w:proofErr w:type="spellStart"/>
            <w:r w:rsidRPr="008A3D60">
              <w:rPr>
                <w:rFonts w:ascii="Trebuchet MS" w:hAnsi="Trebuchet MS" w:cs="Trebuchet MS"/>
                <w:sz w:val="18"/>
                <w:szCs w:val="18"/>
              </w:rPr>
              <w:t>gyldig_til</w:t>
            </w:r>
            <w:proofErr w:type="spellEnd"/>
          </w:p>
        </w:tc>
        <w:tc>
          <w:tcPr>
            <w:tcW w:w="12096" w:type="dxa"/>
            <w:gridSpan w:val="5"/>
            <w:tcBorders>
              <w:top w:val="single" w:sz="4" w:space="0" w:color="auto"/>
              <w:left w:val="single" w:sz="4" w:space="0" w:color="auto"/>
              <w:bottom w:val="nil"/>
              <w:right w:val="single" w:sz="4" w:space="0" w:color="auto"/>
            </w:tcBorders>
            <w:shd w:val="clear" w:color="auto" w:fill="97DDBA"/>
            <w:vAlign w:val="bottom"/>
          </w:tcPr>
          <w:p w14:paraId="3F2076E3" w14:textId="77777777" w:rsidR="00CB4BEB" w:rsidRPr="008A3D60" w:rsidRDefault="00CB4BEB" w:rsidP="003C0924">
            <w:pPr>
              <w:rPr>
                <w:rFonts w:ascii="Trebuchet MS" w:hAnsi="Trebuchet MS" w:cs="Trebuchet MS"/>
                <w:sz w:val="18"/>
                <w:szCs w:val="18"/>
              </w:rPr>
            </w:pPr>
            <w:r w:rsidRPr="008A3D60">
              <w:rPr>
                <w:rFonts w:ascii="Trebuchet MS" w:hAnsi="Trebuchet MS" w:cs="Trebuchet MS"/>
                <w:sz w:val="18"/>
                <w:szCs w:val="18"/>
              </w:rPr>
              <w:t>Felt defineret under: 4.1 Standardiserede felter til de temaspecifikke datamodeller</w:t>
            </w:r>
          </w:p>
        </w:tc>
      </w:tr>
      <w:tr w:rsidR="00CB4BEB" w:rsidRPr="003A6D4F" w14:paraId="285ADFAF" w14:textId="77777777" w:rsidTr="003C0924">
        <w:trPr>
          <w:trHeight w:hRule="exact" w:val="734"/>
        </w:trPr>
        <w:tc>
          <w:tcPr>
            <w:tcW w:w="1620" w:type="dxa"/>
            <w:tcBorders>
              <w:top w:val="single" w:sz="4" w:space="0" w:color="auto"/>
              <w:left w:val="single" w:sz="4" w:space="0" w:color="auto"/>
              <w:bottom w:val="nil"/>
              <w:right w:val="single" w:sz="4" w:space="0" w:color="auto"/>
            </w:tcBorders>
            <w:shd w:val="clear" w:color="auto" w:fill="D9D9D9"/>
            <w:vAlign w:val="center"/>
          </w:tcPr>
          <w:p w14:paraId="00D91795" w14:textId="77777777" w:rsidR="00CB4BEB" w:rsidRPr="00AE36C4" w:rsidRDefault="00CB4BEB" w:rsidP="003C0924">
            <w:pPr>
              <w:rPr>
                <w:rFonts w:ascii="Trebuchet MS" w:hAnsi="Trebuchet MS"/>
                <w:sz w:val="18"/>
                <w:szCs w:val="18"/>
              </w:rPr>
            </w:pPr>
            <w:r w:rsidRPr="00AE36C4">
              <w:rPr>
                <w:rFonts w:ascii="Trebuchet MS" w:hAnsi="Trebuchet MS"/>
                <w:sz w:val="18"/>
                <w:szCs w:val="18"/>
              </w:rPr>
              <w:t>kote</w:t>
            </w:r>
          </w:p>
        </w:tc>
        <w:tc>
          <w:tcPr>
            <w:tcW w:w="5488" w:type="dxa"/>
            <w:tcBorders>
              <w:top w:val="single" w:sz="4" w:space="0" w:color="auto"/>
              <w:left w:val="single" w:sz="4" w:space="0" w:color="auto"/>
              <w:bottom w:val="nil"/>
              <w:right w:val="single" w:sz="4" w:space="0" w:color="auto"/>
            </w:tcBorders>
            <w:shd w:val="clear" w:color="auto" w:fill="FFFFFF"/>
            <w:vAlign w:val="bottom"/>
          </w:tcPr>
          <w:p w14:paraId="236A6036" w14:textId="77777777" w:rsidR="00CB4BEB" w:rsidRPr="00AE36C4" w:rsidRDefault="00CB4BEB" w:rsidP="003C0924">
            <w:pPr>
              <w:snapToGrid w:val="0"/>
              <w:rPr>
                <w:rFonts w:ascii="Trebuchet MS" w:hAnsi="Trebuchet MS"/>
                <w:sz w:val="18"/>
                <w:szCs w:val="18"/>
              </w:rPr>
            </w:pPr>
            <w:r w:rsidRPr="00AE36C4">
              <w:rPr>
                <w:rFonts w:ascii="Trebuchet MS" w:hAnsi="Trebuchet MS"/>
                <w:sz w:val="18"/>
                <w:szCs w:val="18"/>
              </w:rPr>
              <w:t>Den angivne kote er til det magasin som er angivet i feltet "magasin". Da et grundvandsmagasin kan ligge under kote 0 skal feltet kunne rumme negative værdier.</w:t>
            </w:r>
          </w:p>
          <w:p w14:paraId="42F9AA1F" w14:textId="77777777" w:rsidR="00CB4BEB" w:rsidRPr="00AE36C4" w:rsidRDefault="00CB4BEB" w:rsidP="003C0924">
            <w:pPr>
              <w:rPr>
                <w:rFonts w:ascii="Trebuchet MS" w:hAnsi="Trebuchet MS"/>
                <w:sz w:val="18"/>
                <w:szCs w:val="18"/>
              </w:rPr>
            </w:pPr>
          </w:p>
        </w:tc>
        <w:tc>
          <w:tcPr>
            <w:tcW w:w="1155" w:type="dxa"/>
            <w:tcBorders>
              <w:top w:val="single" w:sz="4" w:space="0" w:color="auto"/>
              <w:left w:val="single" w:sz="4" w:space="0" w:color="auto"/>
              <w:bottom w:val="nil"/>
              <w:right w:val="single" w:sz="4" w:space="0" w:color="auto"/>
            </w:tcBorders>
            <w:shd w:val="clear" w:color="auto" w:fill="FFFFFF"/>
            <w:vAlign w:val="center"/>
          </w:tcPr>
          <w:p w14:paraId="7F003692" w14:textId="77777777" w:rsidR="00CB4BEB" w:rsidRPr="00AE36C4" w:rsidRDefault="00CB4BEB" w:rsidP="003C0924">
            <w:pPr>
              <w:rPr>
                <w:rFonts w:ascii="Trebuchet MS" w:hAnsi="Trebuchet MS"/>
                <w:sz w:val="18"/>
                <w:szCs w:val="18"/>
              </w:rPr>
            </w:pPr>
            <w:r w:rsidRPr="00AE36C4">
              <w:rPr>
                <w:rFonts w:ascii="Trebuchet MS" w:hAnsi="Trebuchet MS"/>
                <w:sz w:val="18"/>
                <w:szCs w:val="18"/>
              </w:rPr>
              <w:t>Tal</w:t>
            </w:r>
          </w:p>
        </w:tc>
        <w:tc>
          <w:tcPr>
            <w:tcW w:w="1357" w:type="dxa"/>
            <w:tcBorders>
              <w:top w:val="single" w:sz="4" w:space="0" w:color="auto"/>
              <w:left w:val="single" w:sz="4" w:space="0" w:color="auto"/>
              <w:bottom w:val="nil"/>
              <w:right w:val="single" w:sz="4" w:space="0" w:color="auto"/>
            </w:tcBorders>
            <w:shd w:val="clear" w:color="auto" w:fill="FFFFFF"/>
            <w:vAlign w:val="center"/>
          </w:tcPr>
          <w:p w14:paraId="463A7653" w14:textId="77777777" w:rsidR="00CB4BEB" w:rsidRPr="00AE36C4" w:rsidRDefault="00CB4BEB" w:rsidP="003C0924">
            <w:pPr>
              <w:rPr>
                <w:rFonts w:ascii="Trebuchet MS" w:hAnsi="Trebuchet MS"/>
                <w:sz w:val="18"/>
                <w:szCs w:val="18"/>
              </w:rPr>
            </w:pPr>
            <w:r w:rsidRPr="00AE36C4">
              <w:rPr>
                <w:rFonts w:ascii="Trebuchet MS" w:hAnsi="Trebuchet MS"/>
                <w:sz w:val="18"/>
                <w:szCs w:val="18"/>
              </w:rPr>
              <w:t>-999,99-999,99</w:t>
            </w:r>
          </w:p>
        </w:tc>
        <w:tc>
          <w:tcPr>
            <w:tcW w:w="1458" w:type="dxa"/>
            <w:tcBorders>
              <w:top w:val="single" w:sz="4" w:space="0" w:color="auto"/>
              <w:left w:val="single" w:sz="4" w:space="0" w:color="auto"/>
              <w:bottom w:val="nil"/>
              <w:right w:val="single" w:sz="4" w:space="0" w:color="auto"/>
            </w:tcBorders>
            <w:shd w:val="clear" w:color="auto" w:fill="FFFFFF"/>
            <w:vAlign w:val="center"/>
          </w:tcPr>
          <w:p w14:paraId="4BDA2E96" w14:textId="77777777" w:rsidR="00CB4BEB" w:rsidRPr="00AE36C4" w:rsidRDefault="00CB4BEB" w:rsidP="003C0924">
            <w:pPr>
              <w:jc w:val="center"/>
              <w:rPr>
                <w:rFonts w:ascii="Trebuchet MS" w:hAnsi="Trebuchet MS" w:cs="Trebuchet MS"/>
                <w:sz w:val="18"/>
                <w:szCs w:val="18"/>
              </w:rPr>
            </w:pPr>
            <w:r w:rsidRPr="003A6D4F">
              <w:rPr>
                <w:rFonts w:ascii="Trebuchet MS" w:hAnsi="Trebuchet MS" w:cs="Trebuchet MS"/>
                <w:sz w:val="18"/>
                <w:szCs w:val="18"/>
              </w:rPr>
              <w:t>O</w:t>
            </w:r>
          </w:p>
        </w:tc>
        <w:tc>
          <w:tcPr>
            <w:tcW w:w="2638" w:type="dxa"/>
            <w:tcBorders>
              <w:top w:val="single" w:sz="4" w:space="0" w:color="auto"/>
              <w:left w:val="single" w:sz="4" w:space="0" w:color="auto"/>
              <w:bottom w:val="nil"/>
              <w:right w:val="single" w:sz="4" w:space="0" w:color="auto"/>
            </w:tcBorders>
            <w:shd w:val="clear" w:color="auto" w:fill="FFFFFF"/>
            <w:vAlign w:val="center"/>
          </w:tcPr>
          <w:p w14:paraId="0C3A0191" w14:textId="77777777" w:rsidR="00CB4BEB" w:rsidRPr="00AE36C4" w:rsidRDefault="00CB4BEB" w:rsidP="003C0924">
            <w:pPr>
              <w:rPr>
                <w:rFonts w:ascii="Trebuchet MS" w:hAnsi="Trebuchet MS" w:cs="Trebuchet MS"/>
                <w:sz w:val="18"/>
                <w:szCs w:val="18"/>
              </w:rPr>
            </w:pPr>
            <w:r w:rsidRPr="00AE36C4">
              <w:rPr>
                <w:rFonts w:ascii="Trebuchet MS" w:hAnsi="Trebuchet MS" w:cs="Trebuchet MS"/>
                <w:sz w:val="18"/>
                <w:szCs w:val="18"/>
              </w:rPr>
              <w:t>-3,35</w:t>
            </w:r>
          </w:p>
        </w:tc>
      </w:tr>
      <w:tr w:rsidR="00CB4BEB" w:rsidRPr="00973F9F" w14:paraId="575AF589" w14:textId="77777777" w:rsidTr="003C0924">
        <w:trPr>
          <w:trHeight w:hRule="exact" w:val="510"/>
        </w:trPr>
        <w:tc>
          <w:tcPr>
            <w:tcW w:w="1620" w:type="dxa"/>
            <w:tcBorders>
              <w:top w:val="single" w:sz="4" w:space="0" w:color="auto"/>
              <w:left w:val="single" w:sz="4" w:space="0" w:color="auto"/>
              <w:bottom w:val="nil"/>
              <w:right w:val="single" w:sz="4" w:space="0" w:color="auto"/>
            </w:tcBorders>
            <w:shd w:val="clear" w:color="auto" w:fill="D9D9D9"/>
            <w:vAlign w:val="center"/>
          </w:tcPr>
          <w:p w14:paraId="41440568"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navn</w:t>
            </w:r>
          </w:p>
        </w:tc>
        <w:tc>
          <w:tcPr>
            <w:tcW w:w="5488" w:type="dxa"/>
            <w:tcBorders>
              <w:top w:val="single" w:sz="4" w:space="0" w:color="auto"/>
              <w:left w:val="single" w:sz="4" w:space="0" w:color="auto"/>
              <w:bottom w:val="nil"/>
              <w:right w:val="single" w:sz="4" w:space="0" w:color="auto"/>
            </w:tcBorders>
            <w:shd w:val="clear" w:color="auto" w:fill="FFFFFF"/>
            <w:vAlign w:val="bottom"/>
          </w:tcPr>
          <w:p w14:paraId="69902F89"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 xml:space="preserve">Unikt navn til potentialekortet, der kan refereres til fra Potentialekort målepunkter </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5B7C82EB"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Tekststreng</w:t>
            </w:r>
          </w:p>
        </w:tc>
        <w:tc>
          <w:tcPr>
            <w:tcW w:w="1357" w:type="dxa"/>
            <w:tcBorders>
              <w:top w:val="single" w:sz="4" w:space="0" w:color="auto"/>
              <w:left w:val="single" w:sz="4" w:space="0" w:color="auto"/>
              <w:bottom w:val="nil"/>
              <w:right w:val="single" w:sz="4" w:space="0" w:color="auto"/>
            </w:tcBorders>
            <w:shd w:val="clear" w:color="auto" w:fill="FFFFFF"/>
            <w:vAlign w:val="center"/>
          </w:tcPr>
          <w:p w14:paraId="52B75DA4"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0 – 50 tegn</w:t>
            </w:r>
          </w:p>
        </w:tc>
        <w:tc>
          <w:tcPr>
            <w:tcW w:w="1458" w:type="dxa"/>
            <w:tcBorders>
              <w:top w:val="single" w:sz="4" w:space="0" w:color="auto"/>
              <w:left w:val="single" w:sz="4" w:space="0" w:color="auto"/>
              <w:bottom w:val="nil"/>
              <w:right w:val="single" w:sz="4" w:space="0" w:color="auto"/>
            </w:tcBorders>
            <w:shd w:val="clear" w:color="auto" w:fill="FFFFFF"/>
            <w:vAlign w:val="center"/>
          </w:tcPr>
          <w:p w14:paraId="5F904879" w14:textId="77777777" w:rsidR="00CB4BEB" w:rsidRPr="008A3D60" w:rsidRDefault="00CB4BEB" w:rsidP="003C0924">
            <w:pPr>
              <w:jc w:val="center"/>
              <w:rPr>
                <w:rFonts w:ascii="Trebuchet MS" w:hAnsi="Trebuchet MS" w:cs="Trebuchet MS"/>
                <w:sz w:val="18"/>
                <w:szCs w:val="18"/>
              </w:rPr>
            </w:pPr>
            <w:r w:rsidRPr="008A3D60">
              <w:rPr>
                <w:rFonts w:ascii="Trebuchet MS" w:hAnsi="Trebuchet MS" w:cs="Trebuchet MS"/>
                <w:sz w:val="18"/>
                <w:szCs w:val="18"/>
              </w:rPr>
              <w:t>F</w:t>
            </w:r>
          </w:p>
        </w:tc>
        <w:tc>
          <w:tcPr>
            <w:tcW w:w="2638" w:type="dxa"/>
            <w:tcBorders>
              <w:top w:val="single" w:sz="4" w:space="0" w:color="auto"/>
              <w:left w:val="single" w:sz="4" w:space="0" w:color="auto"/>
              <w:bottom w:val="nil"/>
              <w:right w:val="single" w:sz="4" w:space="0" w:color="auto"/>
            </w:tcBorders>
            <w:shd w:val="clear" w:color="auto" w:fill="FFFFFF"/>
            <w:vAlign w:val="bottom"/>
          </w:tcPr>
          <w:p w14:paraId="3D393960" w14:textId="77777777" w:rsidR="00CB4BEB" w:rsidRPr="008A3D60" w:rsidRDefault="00CB4BEB" w:rsidP="003C0924">
            <w:pPr>
              <w:rPr>
                <w:rFonts w:ascii="Trebuchet MS" w:hAnsi="Trebuchet MS" w:cs="Trebuchet MS"/>
                <w:sz w:val="18"/>
                <w:szCs w:val="18"/>
              </w:rPr>
            </w:pPr>
          </w:p>
        </w:tc>
      </w:tr>
      <w:tr w:rsidR="00CB4BEB" w:rsidRPr="00973F9F" w14:paraId="36E93DB3" w14:textId="77777777" w:rsidTr="003C0924">
        <w:trPr>
          <w:trHeight w:hRule="exact" w:val="255"/>
        </w:trPr>
        <w:tc>
          <w:tcPr>
            <w:tcW w:w="1620" w:type="dxa"/>
            <w:tcBorders>
              <w:top w:val="single" w:sz="4" w:space="0" w:color="auto"/>
              <w:left w:val="single" w:sz="4" w:space="0" w:color="auto"/>
              <w:bottom w:val="single" w:sz="4" w:space="0" w:color="auto"/>
              <w:right w:val="single" w:sz="4" w:space="0" w:color="auto"/>
            </w:tcBorders>
            <w:shd w:val="clear" w:color="auto" w:fill="D9D9D9"/>
            <w:vAlign w:val="bottom"/>
          </w:tcPr>
          <w:p w14:paraId="578A648E" w14:textId="77777777" w:rsidR="00CB4BEB" w:rsidRPr="008A3D60" w:rsidRDefault="00CB4BEB" w:rsidP="003C0924">
            <w:pPr>
              <w:rPr>
                <w:rFonts w:ascii="Trebuchet MS" w:hAnsi="Trebuchet MS"/>
                <w:sz w:val="18"/>
                <w:szCs w:val="18"/>
              </w:rPr>
            </w:pPr>
            <w:proofErr w:type="spellStart"/>
            <w:r w:rsidRPr="008A3D60">
              <w:rPr>
                <w:rFonts w:ascii="Trebuchet MS" w:hAnsi="Trebuchet MS"/>
                <w:sz w:val="18"/>
                <w:szCs w:val="18"/>
              </w:rPr>
              <w:t>aekvidistance</w:t>
            </w:r>
            <w:proofErr w:type="spellEnd"/>
          </w:p>
        </w:tc>
        <w:tc>
          <w:tcPr>
            <w:tcW w:w="5488" w:type="dxa"/>
            <w:tcBorders>
              <w:top w:val="single" w:sz="4" w:space="0" w:color="auto"/>
              <w:left w:val="single" w:sz="4" w:space="0" w:color="auto"/>
              <w:bottom w:val="single" w:sz="4" w:space="0" w:color="auto"/>
              <w:right w:val="single" w:sz="4" w:space="0" w:color="auto"/>
            </w:tcBorders>
            <w:shd w:val="clear" w:color="auto" w:fill="FFFFFF"/>
            <w:vAlign w:val="bottom"/>
          </w:tcPr>
          <w:p w14:paraId="734088FA"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Angiver spring mellem potentiale linjer</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0DD3E685" w14:textId="77777777" w:rsidR="00CB4BEB" w:rsidRPr="001A0D06" w:rsidRDefault="00CB4BEB" w:rsidP="003C0924">
            <w:pPr>
              <w:rPr>
                <w:rFonts w:ascii="Trebuchet MS" w:hAnsi="Trebuchet MS"/>
                <w:color w:val="8064A2"/>
                <w:sz w:val="18"/>
                <w:szCs w:val="18"/>
              </w:rPr>
            </w:pPr>
            <w:r w:rsidRPr="004D056C">
              <w:rPr>
                <w:rFonts w:ascii="Trebuchet MS" w:hAnsi="Trebuchet MS"/>
                <w:sz w:val="18"/>
                <w:szCs w:val="18"/>
              </w:rPr>
              <w:t>Tal</w:t>
            </w:r>
          </w:p>
        </w:tc>
        <w:tc>
          <w:tcPr>
            <w:tcW w:w="1357" w:type="dxa"/>
            <w:tcBorders>
              <w:top w:val="single" w:sz="4" w:space="0" w:color="auto"/>
              <w:left w:val="single" w:sz="4" w:space="0" w:color="auto"/>
              <w:bottom w:val="single" w:sz="4" w:space="0" w:color="auto"/>
              <w:right w:val="single" w:sz="4" w:space="0" w:color="auto"/>
            </w:tcBorders>
            <w:shd w:val="clear" w:color="auto" w:fill="FFFFFF"/>
            <w:vAlign w:val="bottom"/>
          </w:tcPr>
          <w:p w14:paraId="153F2DFF" w14:textId="77777777" w:rsidR="00CB4BEB" w:rsidRPr="004D056C" w:rsidRDefault="00CB4BEB" w:rsidP="003C0924">
            <w:pPr>
              <w:rPr>
                <w:rFonts w:ascii="Trebuchet MS" w:hAnsi="Trebuchet MS"/>
                <w:sz w:val="18"/>
                <w:szCs w:val="18"/>
              </w:rPr>
            </w:pPr>
            <w:r w:rsidRPr="004D056C">
              <w:rPr>
                <w:rFonts w:ascii="Trebuchet MS" w:hAnsi="Trebuchet MS"/>
                <w:sz w:val="18"/>
                <w:szCs w:val="18"/>
              </w:rPr>
              <w:t>0,1-999,9</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bottom"/>
          </w:tcPr>
          <w:p w14:paraId="33D45386" w14:textId="77777777" w:rsidR="00CB4BEB" w:rsidRPr="008A3D60" w:rsidRDefault="00CB4BEB" w:rsidP="003C0924">
            <w:pPr>
              <w:jc w:val="center"/>
              <w:rPr>
                <w:rFonts w:ascii="Trebuchet MS" w:hAnsi="Trebuchet MS" w:cs="Trebuchet MS"/>
                <w:sz w:val="18"/>
                <w:szCs w:val="18"/>
              </w:rPr>
            </w:pPr>
            <w:r w:rsidRPr="008A3D60">
              <w:rPr>
                <w:rFonts w:ascii="Trebuchet MS" w:hAnsi="Trebuchet MS" w:cs="Trebuchet MS"/>
                <w:sz w:val="18"/>
                <w:szCs w:val="18"/>
              </w:rPr>
              <w:t>F</w:t>
            </w:r>
          </w:p>
        </w:tc>
        <w:tc>
          <w:tcPr>
            <w:tcW w:w="2638" w:type="dxa"/>
            <w:tcBorders>
              <w:top w:val="single" w:sz="4" w:space="0" w:color="auto"/>
              <w:left w:val="single" w:sz="4" w:space="0" w:color="auto"/>
              <w:bottom w:val="single" w:sz="4" w:space="0" w:color="auto"/>
              <w:right w:val="single" w:sz="4" w:space="0" w:color="auto"/>
            </w:tcBorders>
            <w:shd w:val="clear" w:color="auto" w:fill="FFFFFF"/>
            <w:vAlign w:val="bottom"/>
          </w:tcPr>
          <w:p w14:paraId="739504E2" w14:textId="77777777" w:rsidR="00CB4BEB" w:rsidRPr="008A3D60" w:rsidRDefault="00CB4BEB" w:rsidP="003C0924">
            <w:pPr>
              <w:rPr>
                <w:rFonts w:ascii="Trebuchet MS" w:hAnsi="Trebuchet MS" w:cs="Trebuchet MS"/>
                <w:sz w:val="18"/>
                <w:szCs w:val="18"/>
              </w:rPr>
            </w:pPr>
            <w:r w:rsidRPr="008A3D60">
              <w:rPr>
                <w:rFonts w:ascii="Trebuchet MS" w:hAnsi="Trebuchet MS" w:cs="Trebuchet MS"/>
                <w:sz w:val="18"/>
                <w:szCs w:val="18"/>
              </w:rPr>
              <w:t>0,5</w:t>
            </w:r>
          </w:p>
        </w:tc>
      </w:tr>
      <w:tr w:rsidR="00CB4BEB" w:rsidRPr="00CE1917" w14:paraId="24589F5D" w14:textId="77777777" w:rsidTr="003C0924">
        <w:trPr>
          <w:trHeight w:hRule="exact" w:val="255"/>
        </w:trPr>
        <w:tc>
          <w:tcPr>
            <w:tcW w:w="1620" w:type="dxa"/>
            <w:tcBorders>
              <w:top w:val="single" w:sz="4" w:space="0" w:color="auto"/>
              <w:left w:val="single" w:sz="4" w:space="0" w:color="auto"/>
              <w:bottom w:val="single" w:sz="4" w:space="0" w:color="auto"/>
              <w:right w:val="single" w:sz="4" w:space="0" w:color="auto"/>
            </w:tcBorders>
            <w:shd w:val="clear" w:color="auto" w:fill="97DDBA"/>
            <w:vAlign w:val="bottom"/>
          </w:tcPr>
          <w:p w14:paraId="2CF0CF93" w14:textId="77777777" w:rsidR="00CB4BEB" w:rsidRPr="00AE36C4" w:rsidRDefault="00CB4BEB" w:rsidP="003C0924">
            <w:pPr>
              <w:rPr>
                <w:rFonts w:ascii="Trebuchet MS" w:hAnsi="Trebuchet MS" w:cs="Trebuchet MS"/>
                <w:sz w:val="18"/>
                <w:szCs w:val="18"/>
              </w:rPr>
            </w:pPr>
            <w:proofErr w:type="spellStart"/>
            <w:r w:rsidRPr="00AE36C4">
              <w:rPr>
                <w:rFonts w:ascii="Trebuchet MS" w:hAnsi="Trebuchet MS" w:cs="Trebuchet MS"/>
                <w:sz w:val="18"/>
                <w:szCs w:val="18"/>
              </w:rPr>
              <w:t>magasin_kode</w:t>
            </w:r>
            <w:proofErr w:type="spellEnd"/>
          </w:p>
        </w:tc>
        <w:tc>
          <w:tcPr>
            <w:tcW w:w="12096"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D58022F" w14:textId="77777777" w:rsidR="00CB4BEB" w:rsidRPr="00AE36C4" w:rsidRDefault="00CB4BEB" w:rsidP="003C0924">
            <w:pPr>
              <w:rPr>
                <w:rFonts w:ascii="Trebuchet MS" w:hAnsi="Trebuchet MS" w:cs="Trebuchet MS"/>
                <w:sz w:val="18"/>
                <w:szCs w:val="18"/>
              </w:rPr>
            </w:pPr>
            <w:r w:rsidRPr="00AE36C4">
              <w:rPr>
                <w:rFonts w:ascii="Trebuchet MS" w:hAnsi="Trebuchet MS" w:cs="Trebuchet MS"/>
                <w:sz w:val="18"/>
                <w:szCs w:val="18"/>
              </w:rPr>
              <w:t>Felt defineret under: 4.1 Standardiserede felter til de temaspecifikke datamodeller</w:t>
            </w:r>
            <w:r w:rsidRPr="00AE36C4" w:rsidDel="009A7D41">
              <w:rPr>
                <w:rFonts w:ascii="Trebuchet MS" w:hAnsi="Trebuchet MS" w:cs="Trebuchet MS"/>
                <w:sz w:val="18"/>
                <w:szCs w:val="18"/>
              </w:rPr>
              <w:t xml:space="preserve"> </w:t>
            </w:r>
          </w:p>
        </w:tc>
      </w:tr>
      <w:tr w:rsidR="00CB4BEB" w:rsidRPr="00CE1917" w14:paraId="4EB70776" w14:textId="77777777" w:rsidTr="003C0924">
        <w:trPr>
          <w:trHeight w:hRule="exact" w:val="255"/>
        </w:trPr>
        <w:tc>
          <w:tcPr>
            <w:tcW w:w="1620" w:type="dxa"/>
            <w:tcBorders>
              <w:top w:val="single" w:sz="4" w:space="0" w:color="auto"/>
              <w:left w:val="single" w:sz="4" w:space="0" w:color="auto"/>
              <w:bottom w:val="nil"/>
              <w:right w:val="single" w:sz="4" w:space="0" w:color="auto"/>
            </w:tcBorders>
            <w:shd w:val="clear" w:color="auto" w:fill="97DDBA"/>
            <w:vAlign w:val="bottom"/>
          </w:tcPr>
          <w:p w14:paraId="76E687E7" w14:textId="77777777" w:rsidR="00CB4BEB" w:rsidRPr="00AE36C4" w:rsidRDefault="00CB4BEB" w:rsidP="003C0924">
            <w:pPr>
              <w:rPr>
                <w:rFonts w:ascii="Trebuchet MS" w:hAnsi="Trebuchet MS" w:cs="Trebuchet MS"/>
                <w:sz w:val="18"/>
                <w:szCs w:val="18"/>
              </w:rPr>
            </w:pPr>
            <w:r>
              <w:rPr>
                <w:rFonts w:ascii="Trebuchet MS" w:hAnsi="Trebuchet MS" w:cs="Trebuchet MS"/>
                <w:sz w:val="18"/>
                <w:szCs w:val="18"/>
              </w:rPr>
              <w:t>m</w:t>
            </w:r>
            <w:r w:rsidRPr="00AE36C4">
              <w:rPr>
                <w:rFonts w:ascii="Trebuchet MS" w:hAnsi="Trebuchet MS" w:cs="Trebuchet MS"/>
                <w:sz w:val="18"/>
                <w:szCs w:val="18"/>
              </w:rPr>
              <w:t>agasin</w:t>
            </w:r>
          </w:p>
        </w:tc>
        <w:tc>
          <w:tcPr>
            <w:tcW w:w="12096" w:type="dxa"/>
            <w:gridSpan w:val="5"/>
            <w:tcBorders>
              <w:top w:val="single" w:sz="4" w:space="0" w:color="auto"/>
              <w:left w:val="single" w:sz="4" w:space="0" w:color="auto"/>
              <w:bottom w:val="nil"/>
              <w:right w:val="single" w:sz="4" w:space="0" w:color="auto"/>
            </w:tcBorders>
            <w:shd w:val="clear" w:color="auto" w:fill="97DDBA"/>
            <w:vAlign w:val="bottom"/>
          </w:tcPr>
          <w:p w14:paraId="04F88FF3" w14:textId="77777777" w:rsidR="00CB4BEB" w:rsidRPr="00AE36C4" w:rsidRDefault="00CB4BEB" w:rsidP="003C0924">
            <w:pPr>
              <w:rPr>
                <w:rFonts w:ascii="Trebuchet MS" w:hAnsi="Trebuchet MS" w:cs="Trebuchet MS"/>
                <w:sz w:val="18"/>
                <w:szCs w:val="18"/>
              </w:rPr>
            </w:pPr>
            <w:r w:rsidRPr="00AE36C4">
              <w:rPr>
                <w:rFonts w:ascii="Trebuchet MS" w:hAnsi="Trebuchet MS" w:cs="Trebuchet MS"/>
                <w:sz w:val="18"/>
                <w:szCs w:val="18"/>
              </w:rPr>
              <w:t>Felt defineret under: 4.1 Standardiserede felter til de temaspecifikke datamodeller</w:t>
            </w:r>
            <w:r w:rsidRPr="00AE36C4" w:rsidDel="009A7D41">
              <w:rPr>
                <w:rFonts w:ascii="Trebuchet MS" w:hAnsi="Trebuchet MS" w:cs="Trebuchet MS"/>
                <w:sz w:val="18"/>
                <w:szCs w:val="18"/>
              </w:rPr>
              <w:t xml:space="preserve"> </w:t>
            </w:r>
          </w:p>
        </w:tc>
      </w:tr>
      <w:tr w:rsidR="00CB4BEB" w:rsidRPr="00507751" w14:paraId="3B0859D9" w14:textId="77777777" w:rsidTr="003C0924">
        <w:trPr>
          <w:trHeight w:hRule="exact" w:val="510"/>
        </w:trPr>
        <w:tc>
          <w:tcPr>
            <w:tcW w:w="1620" w:type="dxa"/>
            <w:tcBorders>
              <w:top w:val="single" w:sz="4" w:space="0" w:color="auto"/>
              <w:left w:val="single" w:sz="4" w:space="0" w:color="auto"/>
              <w:bottom w:val="nil"/>
              <w:right w:val="single" w:sz="4" w:space="0" w:color="auto"/>
            </w:tcBorders>
            <w:shd w:val="clear" w:color="auto" w:fill="D9D9D9"/>
            <w:vAlign w:val="center"/>
          </w:tcPr>
          <w:p w14:paraId="5EA61DD2" w14:textId="77777777" w:rsidR="00CB4BEB" w:rsidRPr="008A3D60" w:rsidRDefault="00CB4BEB" w:rsidP="003C0924">
            <w:pPr>
              <w:rPr>
                <w:rFonts w:ascii="Trebuchet MS" w:hAnsi="Trebuchet MS"/>
                <w:sz w:val="18"/>
                <w:szCs w:val="18"/>
              </w:rPr>
            </w:pPr>
            <w:r>
              <w:rPr>
                <w:rFonts w:ascii="Trebuchet MS" w:hAnsi="Trebuchet MS"/>
                <w:sz w:val="18"/>
                <w:szCs w:val="18"/>
              </w:rPr>
              <w:t>p</w:t>
            </w:r>
            <w:r w:rsidRPr="008A3D60">
              <w:rPr>
                <w:rFonts w:ascii="Trebuchet MS" w:hAnsi="Trebuchet MS"/>
                <w:sz w:val="18"/>
                <w:szCs w:val="18"/>
              </w:rPr>
              <w:t>ejling</w:t>
            </w:r>
          </w:p>
        </w:tc>
        <w:tc>
          <w:tcPr>
            <w:tcW w:w="5488" w:type="dxa"/>
            <w:tcBorders>
              <w:top w:val="single" w:sz="4" w:space="0" w:color="auto"/>
              <w:left w:val="single" w:sz="4" w:space="0" w:color="auto"/>
              <w:bottom w:val="nil"/>
              <w:right w:val="single" w:sz="4" w:space="0" w:color="auto"/>
            </w:tcBorders>
            <w:shd w:val="clear" w:color="auto" w:fill="FFFFFF"/>
            <w:vAlign w:val="bottom"/>
          </w:tcPr>
          <w:p w14:paraId="25D2E6F8"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Angiver hvorvidt data er synkronpejlet og hvilken måned pejling er sket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26F37E3A"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Teststreng</w:t>
            </w:r>
          </w:p>
        </w:tc>
        <w:tc>
          <w:tcPr>
            <w:tcW w:w="1357" w:type="dxa"/>
            <w:tcBorders>
              <w:top w:val="single" w:sz="4" w:space="0" w:color="auto"/>
              <w:left w:val="single" w:sz="4" w:space="0" w:color="auto"/>
              <w:bottom w:val="nil"/>
              <w:right w:val="single" w:sz="4" w:space="0" w:color="auto"/>
            </w:tcBorders>
            <w:shd w:val="clear" w:color="auto" w:fill="FFFFFF"/>
            <w:vAlign w:val="center"/>
          </w:tcPr>
          <w:p w14:paraId="663E5182"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0-50 tegn</w:t>
            </w:r>
          </w:p>
        </w:tc>
        <w:tc>
          <w:tcPr>
            <w:tcW w:w="1458" w:type="dxa"/>
            <w:tcBorders>
              <w:top w:val="single" w:sz="4" w:space="0" w:color="auto"/>
              <w:left w:val="single" w:sz="4" w:space="0" w:color="auto"/>
              <w:bottom w:val="nil"/>
              <w:right w:val="single" w:sz="4" w:space="0" w:color="auto"/>
            </w:tcBorders>
            <w:shd w:val="clear" w:color="auto" w:fill="FFFFFF"/>
            <w:vAlign w:val="center"/>
          </w:tcPr>
          <w:p w14:paraId="7FC9CB47" w14:textId="77777777" w:rsidR="00CB4BEB" w:rsidRPr="008A3D60" w:rsidRDefault="00CB4BEB" w:rsidP="003C0924">
            <w:pPr>
              <w:jc w:val="center"/>
              <w:rPr>
                <w:rFonts w:ascii="Trebuchet MS" w:hAnsi="Trebuchet MS" w:cs="Trebuchet MS"/>
                <w:sz w:val="18"/>
                <w:szCs w:val="18"/>
              </w:rPr>
            </w:pPr>
            <w:r w:rsidRPr="008A3D60">
              <w:rPr>
                <w:rFonts w:ascii="Trebuchet MS" w:hAnsi="Trebuchet MS" w:cs="Trebuchet MS"/>
                <w:sz w:val="18"/>
                <w:szCs w:val="18"/>
              </w:rPr>
              <w:t>F</w:t>
            </w:r>
          </w:p>
        </w:tc>
        <w:tc>
          <w:tcPr>
            <w:tcW w:w="2638" w:type="dxa"/>
            <w:tcBorders>
              <w:top w:val="single" w:sz="4" w:space="0" w:color="auto"/>
              <w:left w:val="single" w:sz="4" w:space="0" w:color="auto"/>
              <w:bottom w:val="nil"/>
              <w:right w:val="single" w:sz="4" w:space="0" w:color="auto"/>
            </w:tcBorders>
            <w:shd w:val="clear" w:color="auto" w:fill="FFFFFF"/>
            <w:vAlign w:val="center"/>
          </w:tcPr>
          <w:p w14:paraId="7B8867F0" w14:textId="77777777" w:rsidR="00CB4BEB" w:rsidRPr="008A3D60" w:rsidRDefault="00CB4BEB" w:rsidP="003C0924">
            <w:pPr>
              <w:rPr>
                <w:rFonts w:ascii="Trebuchet MS" w:hAnsi="Trebuchet MS" w:cs="Trebuchet MS"/>
                <w:sz w:val="18"/>
                <w:szCs w:val="18"/>
              </w:rPr>
            </w:pPr>
            <w:r w:rsidRPr="008A3D60">
              <w:rPr>
                <w:rFonts w:ascii="Trebuchet MS" w:hAnsi="Trebuchet MS" w:cs="Trebuchet MS"/>
                <w:sz w:val="18"/>
                <w:szCs w:val="18"/>
              </w:rPr>
              <w:t>Synkron, maj 2010</w:t>
            </w:r>
          </w:p>
        </w:tc>
      </w:tr>
      <w:tr w:rsidR="00CB4BEB" w:rsidRPr="00CE1917" w14:paraId="0C16DA88" w14:textId="77777777" w:rsidTr="003C0924">
        <w:trPr>
          <w:trHeight w:hRule="exact" w:val="510"/>
        </w:trPr>
        <w:tc>
          <w:tcPr>
            <w:tcW w:w="1620" w:type="dxa"/>
            <w:tcBorders>
              <w:top w:val="single" w:sz="4" w:space="0" w:color="auto"/>
              <w:left w:val="single" w:sz="4" w:space="0" w:color="auto"/>
              <w:bottom w:val="nil"/>
              <w:right w:val="single" w:sz="4" w:space="0" w:color="auto"/>
            </w:tcBorders>
            <w:shd w:val="clear" w:color="auto" w:fill="D9D9D9"/>
            <w:vAlign w:val="center"/>
          </w:tcPr>
          <w:p w14:paraId="4A6BB6D1" w14:textId="77777777" w:rsidR="00CB4BEB" w:rsidRPr="004D056C" w:rsidRDefault="00CB4BEB" w:rsidP="003C0924">
            <w:pPr>
              <w:rPr>
                <w:rFonts w:ascii="Trebuchet MS" w:hAnsi="Trebuchet MS"/>
                <w:sz w:val="18"/>
                <w:szCs w:val="18"/>
              </w:rPr>
            </w:pPr>
            <w:proofErr w:type="spellStart"/>
            <w:r w:rsidRPr="004D056C">
              <w:rPr>
                <w:rFonts w:ascii="Trebuchet MS" w:hAnsi="Trebuchet MS"/>
                <w:sz w:val="18"/>
                <w:szCs w:val="18"/>
              </w:rPr>
              <w:t>oprind_kilde</w:t>
            </w:r>
            <w:proofErr w:type="spellEnd"/>
          </w:p>
        </w:tc>
        <w:tc>
          <w:tcPr>
            <w:tcW w:w="5488" w:type="dxa"/>
            <w:tcBorders>
              <w:top w:val="single" w:sz="4" w:space="0" w:color="auto"/>
              <w:left w:val="single" w:sz="4" w:space="0" w:color="auto"/>
              <w:bottom w:val="nil"/>
              <w:right w:val="single" w:sz="4" w:space="0" w:color="auto"/>
            </w:tcBorders>
            <w:shd w:val="clear" w:color="auto" w:fill="FFFFFF"/>
            <w:vAlign w:val="bottom"/>
          </w:tcPr>
          <w:p w14:paraId="215159BA"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Angiver oprindelse (F.eks. lokal undersøgelse, fra det tidl. Amt eller staten/MC)</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8EBFA54"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Tekststreng</w:t>
            </w:r>
          </w:p>
        </w:tc>
        <w:tc>
          <w:tcPr>
            <w:tcW w:w="1357" w:type="dxa"/>
            <w:tcBorders>
              <w:top w:val="single" w:sz="4" w:space="0" w:color="auto"/>
              <w:left w:val="single" w:sz="4" w:space="0" w:color="auto"/>
              <w:bottom w:val="nil"/>
              <w:right w:val="single" w:sz="4" w:space="0" w:color="auto"/>
            </w:tcBorders>
            <w:shd w:val="clear" w:color="auto" w:fill="FFFFFF"/>
            <w:vAlign w:val="center"/>
          </w:tcPr>
          <w:p w14:paraId="1FEF467A"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0-50 tegn</w:t>
            </w:r>
          </w:p>
        </w:tc>
        <w:tc>
          <w:tcPr>
            <w:tcW w:w="1458" w:type="dxa"/>
            <w:tcBorders>
              <w:top w:val="single" w:sz="4" w:space="0" w:color="auto"/>
              <w:left w:val="single" w:sz="4" w:space="0" w:color="auto"/>
              <w:bottom w:val="nil"/>
              <w:right w:val="single" w:sz="4" w:space="0" w:color="auto"/>
            </w:tcBorders>
            <w:shd w:val="clear" w:color="auto" w:fill="FFFFFF"/>
            <w:vAlign w:val="center"/>
          </w:tcPr>
          <w:p w14:paraId="396F879E" w14:textId="77777777" w:rsidR="00CB4BEB" w:rsidRPr="008A3D60" w:rsidRDefault="00CB4BEB" w:rsidP="003C0924">
            <w:pPr>
              <w:jc w:val="center"/>
              <w:rPr>
                <w:rFonts w:ascii="Trebuchet MS" w:hAnsi="Trebuchet MS" w:cs="Trebuchet MS"/>
                <w:sz w:val="18"/>
                <w:szCs w:val="18"/>
              </w:rPr>
            </w:pPr>
            <w:r w:rsidRPr="008A3D60">
              <w:rPr>
                <w:rFonts w:ascii="Trebuchet MS" w:hAnsi="Trebuchet MS" w:cs="Trebuchet MS"/>
                <w:sz w:val="18"/>
                <w:szCs w:val="18"/>
              </w:rPr>
              <w:t>F</w:t>
            </w:r>
          </w:p>
        </w:tc>
        <w:tc>
          <w:tcPr>
            <w:tcW w:w="2638" w:type="dxa"/>
            <w:tcBorders>
              <w:top w:val="single" w:sz="4" w:space="0" w:color="auto"/>
              <w:left w:val="single" w:sz="4" w:space="0" w:color="auto"/>
              <w:bottom w:val="nil"/>
              <w:right w:val="single" w:sz="4" w:space="0" w:color="auto"/>
            </w:tcBorders>
            <w:shd w:val="clear" w:color="auto" w:fill="FFFFFF"/>
            <w:vAlign w:val="center"/>
          </w:tcPr>
          <w:p w14:paraId="06B29550" w14:textId="77777777" w:rsidR="00CB4BEB" w:rsidRPr="008A3D60" w:rsidRDefault="00CB4BEB" w:rsidP="003C0924">
            <w:pPr>
              <w:rPr>
                <w:rFonts w:ascii="Trebuchet MS" w:hAnsi="Trebuchet MS" w:cs="Trebuchet MS"/>
                <w:sz w:val="18"/>
                <w:szCs w:val="18"/>
              </w:rPr>
            </w:pPr>
            <w:r w:rsidRPr="008A3D60">
              <w:rPr>
                <w:rFonts w:ascii="Trebuchet MS" w:hAnsi="Trebuchet MS" w:cs="Trebuchet MS"/>
                <w:sz w:val="18"/>
                <w:szCs w:val="18"/>
              </w:rPr>
              <w:t>Lokal undersøgelse</w:t>
            </w:r>
          </w:p>
        </w:tc>
      </w:tr>
      <w:tr w:rsidR="00CB4BEB" w:rsidRPr="006A1B26" w14:paraId="70D2027F" w14:textId="77777777" w:rsidTr="003C0924">
        <w:trPr>
          <w:trHeight w:hRule="exact" w:val="510"/>
        </w:trPr>
        <w:tc>
          <w:tcPr>
            <w:tcW w:w="1620" w:type="dxa"/>
            <w:tcBorders>
              <w:top w:val="single" w:sz="4" w:space="0" w:color="auto"/>
              <w:left w:val="single" w:sz="4" w:space="0" w:color="auto"/>
              <w:bottom w:val="nil"/>
              <w:right w:val="single" w:sz="4" w:space="0" w:color="auto"/>
            </w:tcBorders>
            <w:shd w:val="clear" w:color="auto" w:fill="D9D9D9"/>
            <w:vAlign w:val="center"/>
          </w:tcPr>
          <w:p w14:paraId="63CA5D49" w14:textId="77777777" w:rsidR="00CB4BEB" w:rsidRPr="008A3D60" w:rsidRDefault="00CB4BEB" w:rsidP="003C0924">
            <w:pPr>
              <w:rPr>
                <w:rFonts w:ascii="Trebuchet MS" w:hAnsi="Trebuchet MS"/>
                <w:sz w:val="18"/>
                <w:szCs w:val="18"/>
              </w:rPr>
            </w:pPr>
            <w:r>
              <w:rPr>
                <w:rFonts w:ascii="Trebuchet MS" w:hAnsi="Trebuchet MS"/>
                <w:sz w:val="18"/>
                <w:szCs w:val="18"/>
              </w:rPr>
              <w:t>m</w:t>
            </w:r>
            <w:r w:rsidRPr="008A3D60">
              <w:rPr>
                <w:rFonts w:ascii="Trebuchet MS" w:hAnsi="Trebuchet MS"/>
                <w:sz w:val="18"/>
                <w:szCs w:val="18"/>
              </w:rPr>
              <w:t>etode</w:t>
            </w:r>
          </w:p>
        </w:tc>
        <w:tc>
          <w:tcPr>
            <w:tcW w:w="5488" w:type="dxa"/>
            <w:tcBorders>
              <w:top w:val="single" w:sz="4" w:space="0" w:color="auto"/>
              <w:left w:val="single" w:sz="4" w:space="0" w:color="auto"/>
              <w:bottom w:val="nil"/>
              <w:right w:val="single" w:sz="4" w:space="0" w:color="auto"/>
            </w:tcBorders>
            <w:shd w:val="clear" w:color="auto" w:fill="FFFFFF"/>
            <w:vAlign w:val="bottom"/>
          </w:tcPr>
          <w:p w14:paraId="6569971A"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Angiver hvilken metode der er anvendt til beregningen og evt. rapportnavn</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1ED6BBA1"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Tekststreng</w:t>
            </w:r>
          </w:p>
        </w:tc>
        <w:tc>
          <w:tcPr>
            <w:tcW w:w="1357" w:type="dxa"/>
            <w:tcBorders>
              <w:top w:val="single" w:sz="4" w:space="0" w:color="auto"/>
              <w:left w:val="single" w:sz="4" w:space="0" w:color="auto"/>
              <w:bottom w:val="nil"/>
              <w:right w:val="single" w:sz="4" w:space="0" w:color="auto"/>
            </w:tcBorders>
            <w:shd w:val="clear" w:color="auto" w:fill="FFFFFF"/>
            <w:vAlign w:val="center"/>
          </w:tcPr>
          <w:p w14:paraId="2EE8DAA5"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0-250 tegn</w:t>
            </w:r>
          </w:p>
        </w:tc>
        <w:tc>
          <w:tcPr>
            <w:tcW w:w="1458" w:type="dxa"/>
            <w:tcBorders>
              <w:top w:val="single" w:sz="4" w:space="0" w:color="auto"/>
              <w:left w:val="single" w:sz="4" w:space="0" w:color="auto"/>
              <w:bottom w:val="nil"/>
              <w:right w:val="single" w:sz="4" w:space="0" w:color="auto"/>
            </w:tcBorders>
            <w:shd w:val="clear" w:color="auto" w:fill="FFFFFF"/>
            <w:vAlign w:val="center"/>
          </w:tcPr>
          <w:p w14:paraId="3618A689" w14:textId="77777777" w:rsidR="00CB4BEB" w:rsidRPr="008A3D60" w:rsidRDefault="00CB4BEB" w:rsidP="003C0924">
            <w:pPr>
              <w:jc w:val="center"/>
              <w:rPr>
                <w:rFonts w:ascii="Trebuchet MS" w:hAnsi="Trebuchet MS" w:cs="Trebuchet MS"/>
                <w:sz w:val="18"/>
                <w:szCs w:val="18"/>
              </w:rPr>
            </w:pPr>
            <w:r w:rsidRPr="008A3D60">
              <w:rPr>
                <w:rFonts w:ascii="Trebuchet MS" w:hAnsi="Trebuchet MS" w:cs="Trebuchet MS"/>
                <w:sz w:val="18"/>
                <w:szCs w:val="18"/>
              </w:rPr>
              <w:t>F</w:t>
            </w:r>
          </w:p>
        </w:tc>
        <w:tc>
          <w:tcPr>
            <w:tcW w:w="2638" w:type="dxa"/>
            <w:tcBorders>
              <w:top w:val="single" w:sz="4" w:space="0" w:color="auto"/>
              <w:left w:val="single" w:sz="4" w:space="0" w:color="auto"/>
              <w:bottom w:val="nil"/>
              <w:right w:val="single" w:sz="4" w:space="0" w:color="auto"/>
            </w:tcBorders>
            <w:shd w:val="clear" w:color="auto" w:fill="FFFFFF"/>
            <w:vAlign w:val="center"/>
          </w:tcPr>
          <w:p w14:paraId="6AB9B141" w14:textId="77777777" w:rsidR="00CB4BEB" w:rsidRPr="008A3D60" w:rsidRDefault="00CB4BEB" w:rsidP="003C0924">
            <w:pPr>
              <w:rPr>
                <w:rFonts w:ascii="Trebuchet MS" w:hAnsi="Trebuchet MS" w:cs="Trebuchet MS"/>
                <w:sz w:val="18"/>
                <w:szCs w:val="18"/>
              </w:rPr>
            </w:pPr>
            <w:r w:rsidRPr="008A3D60">
              <w:rPr>
                <w:rFonts w:ascii="Trebuchet MS" w:hAnsi="Trebuchet MS" w:cs="Trebuchet MS"/>
                <w:sz w:val="18"/>
                <w:szCs w:val="18"/>
              </w:rPr>
              <w:t>Hadsten området</w:t>
            </w:r>
          </w:p>
        </w:tc>
      </w:tr>
      <w:tr w:rsidR="00CB4BEB" w:rsidRPr="006A1B26" w14:paraId="78E241E1" w14:textId="77777777" w:rsidTr="003C0924">
        <w:trPr>
          <w:trHeight w:hRule="exact" w:val="268"/>
        </w:trPr>
        <w:tc>
          <w:tcPr>
            <w:tcW w:w="1620" w:type="dxa"/>
            <w:tcBorders>
              <w:top w:val="single" w:sz="4" w:space="0" w:color="auto"/>
              <w:left w:val="single" w:sz="4" w:space="0" w:color="auto"/>
              <w:bottom w:val="single" w:sz="4" w:space="0" w:color="auto"/>
              <w:right w:val="single" w:sz="4" w:space="0" w:color="auto"/>
            </w:tcBorders>
            <w:shd w:val="clear" w:color="auto" w:fill="D9D9D9"/>
            <w:vAlign w:val="center"/>
          </w:tcPr>
          <w:p w14:paraId="43B6B3F4"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reference</w:t>
            </w:r>
          </w:p>
        </w:tc>
        <w:tc>
          <w:tcPr>
            <w:tcW w:w="5488" w:type="dxa"/>
            <w:tcBorders>
              <w:top w:val="single" w:sz="4" w:space="0" w:color="auto"/>
              <w:left w:val="single" w:sz="4" w:space="0" w:color="auto"/>
              <w:bottom w:val="single" w:sz="4" w:space="0" w:color="auto"/>
              <w:right w:val="single" w:sz="4" w:space="0" w:color="auto"/>
            </w:tcBorders>
            <w:shd w:val="clear" w:color="auto" w:fill="FFFFFF"/>
            <w:vAlign w:val="bottom"/>
          </w:tcPr>
          <w:p w14:paraId="53226E2F"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Henvisning til evt. konsulentfirma der har foretaget beregninger</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center"/>
          </w:tcPr>
          <w:p w14:paraId="6AE9D30B"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Tekststreng</w:t>
            </w:r>
          </w:p>
        </w:tc>
        <w:tc>
          <w:tcPr>
            <w:tcW w:w="1357" w:type="dxa"/>
            <w:tcBorders>
              <w:top w:val="single" w:sz="4" w:space="0" w:color="auto"/>
              <w:left w:val="single" w:sz="4" w:space="0" w:color="auto"/>
              <w:bottom w:val="single" w:sz="4" w:space="0" w:color="auto"/>
              <w:right w:val="single" w:sz="4" w:space="0" w:color="auto"/>
            </w:tcBorders>
            <w:shd w:val="clear" w:color="auto" w:fill="FFFFFF"/>
            <w:vAlign w:val="center"/>
          </w:tcPr>
          <w:p w14:paraId="27524243"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0-250 tegn</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center"/>
          </w:tcPr>
          <w:p w14:paraId="19C4C229" w14:textId="77777777" w:rsidR="00CB4BEB" w:rsidRPr="008A3D60" w:rsidRDefault="00CB4BEB" w:rsidP="003C0924">
            <w:pPr>
              <w:jc w:val="center"/>
              <w:rPr>
                <w:rFonts w:ascii="Trebuchet MS" w:hAnsi="Trebuchet MS" w:cs="Trebuchet MS"/>
                <w:sz w:val="18"/>
                <w:szCs w:val="18"/>
              </w:rPr>
            </w:pPr>
            <w:r w:rsidRPr="008A3D60">
              <w:rPr>
                <w:rFonts w:ascii="Trebuchet MS" w:hAnsi="Trebuchet MS" w:cs="Trebuchet MS"/>
                <w:sz w:val="18"/>
                <w:szCs w:val="18"/>
              </w:rPr>
              <w:t>F</w:t>
            </w:r>
          </w:p>
        </w:tc>
        <w:tc>
          <w:tcPr>
            <w:tcW w:w="2638" w:type="dxa"/>
            <w:tcBorders>
              <w:top w:val="single" w:sz="4" w:space="0" w:color="auto"/>
              <w:left w:val="single" w:sz="4" w:space="0" w:color="auto"/>
              <w:bottom w:val="single" w:sz="4" w:space="0" w:color="auto"/>
              <w:right w:val="single" w:sz="4" w:space="0" w:color="auto"/>
            </w:tcBorders>
            <w:shd w:val="clear" w:color="auto" w:fill="FFFFFF"/>
            <w:vAlign w:val="center"/>
          </w:tcPr>
          <w:p w14:paraId="2C594CC1" w14:textId="77777777" w:rsidR="00CB4BEB" w:rsidRPr="008A3D60" w:rsidRDefault="00CB4BEB" w:rsidP="003C0924">
            <w:pPr>
              <w:rPr>
                <w:rFonts w:ascii="Trebuchet MS" w:hAnsi="Trebuchet MS" w:cs="Trebuchet MS"/>
                <w:sz w:val="18"/>
                <w:szCs w:val="18"/>
              </w:rPr>
            </w:pPr>
            <w:r w:rsidRPr="008A3D60">
              <w:rPr>
                <w:rFonts w:ascii="Trebuchet MS" w:hAnsi="Trebuchet MS" w:cs="Trebuchet MS"/>
                <w:sz w:val="18"/>
                <w:szCs w:val="18"/>
              </w:rPr>
              <w:t>Rambøll</w:t>
            </w:r>
          </w:p>
        </w:tc>
      </w:tr>
      <w:tr w:rsidR="00CB4BEB" w:rsidRPr="006A1B26" w14:paraId="4153ED25" w14:textId="77777777" w:rsidTr="003C0924">
        <w:trPr>
          <w:trHeight w:hRule="exact" w:val="276"/>
        </w:trPr>
        <w:tc>
          <w:tcPr>
            <w:tcW w:w="1620" w:type="dxa"/>
            <w:tcBorders>
              <w:top w:val="single" w:sz="4" w:space="0" w:color="auto"/>
              <w:left w:val="single" w:sz="4" w:space="0" w:color="auto"/>
              <w:bottom w:val="single" w:sz="4" w:space="0" w:color="auto"/>
              <w:right w:val="single" w:sz="4" w:space="0" w:color="auto"/>
            </w:tcBorders>
            <w:shd w:val="clear" w:color="auto" w:fill="97DDBA"/>
            <w:vAlign w:val="center"/>
          </w:tcPr>
          <w:p w14:paraId="1B0656AB" w14:textId="77777777" w:rsidR="00CB4BEB" w:rsidRPr="00745A31" w:rsidRDefault="00CB4BEB" w:rsidP="003C0924">
            <w:pPr>
              <w:rPr>
                <w:rFonts w:ascii="Trebuchet MS" w:hAnsi="Trebuchet MS"/>
                <w:sz w:val="18"/>
                <w:szCs w:val="18"/>
              </w:rPr>
            </w:pPr>
            <w:proofErr w:type="spellStart"/>
            <w:r w:rsidRPr="00745A31">
              <w:rPr>
                <w:rFonts w:ascii="Trebuchet MS" w:hAnsi="Trebuchet MS"/>
                <w:sz w:val="18"/>
                <w:szCs w:val="18"/>
              </w:rPr>
              <w:t>kotesystem_kode</w:t>
            </w:r>
            <w:proofErr w:type="spellEnd"/>
          </w:p>
        </w:tc>
        <w:tc>
          <w:tcPr>
            <w:tcW w:w="12096"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5D379066" w14:textId="77777777" w:rsidR="00CB4BEB" w:rsidRPr="00745A31" w:rsidRDefault="00CB4BEB" w:rsidP="003C0924">
            <w:pPr>
              <w:rPr>
                <w:rFonts w:ascii="Trebuchet MS" w:hAnsi="Trebuchet MS"/>
                <w:sz w:val="18"/>
                <w:szCs w:val="18"/>
              </w:rPr>
            </w:pPr>
            <w:r w:rsidRPr="00745A31">
              <w:rPr>
                <w:rFonts w:ascii="Trebuchet MS" w:hAnsi="Trebuchet MS" w:cs="Trebuchet MS"/>
                <w:sz w:val="18"/>
                <w:szCs w:val="18"/>
              </w:rPr>
              <w:t>Felt defineret under: 4.1 Standardiserede felter til de temaspecifikke datamodeller</w:t>
            </w:r>
            <w:r w:rsidRPr="00745A31" w:rsidDel="009A7D41">
              <w:rPr>
                <w:rFonts w:ascii="Trebuchet MS" w:hAnsi="Trebuchet MS" w:cs="Trebuchet MS"/>
                <w:sz w:val="18"/>
                <w:szCs w:val="18"/>
              </w:rPr>
              <w:t xml:space="preserve"> </w:t>
            </w:r>
          </w:p>
          <w:p w14:paraId="37AB6E53" w14:textId="77777777" w:rsidR="00CB4BEB" w:rsidRPr="00745A31" w:rsidRDefault="00CB4BEB" w:rsidP="003C0924">
            <w:pPr>
              <w:rPr>
                <w:rFonts w:ascii="Trebuchet MS" w:hAnsi="Trebuchet MS"/>
                <w:sz w:val="18"/>
                <w:szCs w:val="18"/>
              </w:rPr>
            </w:pPr>
          </w:p>
          <w:p w14:paraId="46B434C1" w14:textId="77777777" w:rsidR="00CB4BEB" w:rsidRPr="00745A31" w:rsidRDefault="00CB4BEB" w:rsidP="003C0924">
            <w:pPr>
              <w:rPr>
                <w:rFonts w:ascii="Trebuchet MS" w:hAnsi="Trebuchet MS"/>
                <w:sz w:val="18"/>
                <w:szCs w:val="18"/>
              </w:rPr>
            </w:pPr>
          </w:p>
          <w:p w14:paraId="0A589859" w14:textId="77777777" w:rsidR="00CB4BEB" w:rsidRPr="00745A31" w:rsidRDefault="00CB4BEB" w:rsidP="003C0924">
            <w:pPr>
              <w:rPr>
                <w:rFonts w:ascii="Trebuchet MS" w:hAnsi="Trebuchet MS" w:cs="Trebuchet MS"/>
                <w:sz w:val="18"/>
                <w:szCs w:val="18"/>
              </w:rPr>
            </w:pPr>
          </w:p>
          <w:p w14:paraId="03D945B5" w14:textId="77777777" w:rsidR="00CB4BEB" w:rsidRPr="00745A31" w:rsidRDefault="00CB4BEB" w:rsidP="003C0924">
            <w:pPr>
              <w:rPr>
                <w:rFonts w:ascii="Trebuchet MS" w:hAnsi="Trebuchet MS" w:cs="Trebuchet MS"/>
                <w:sz w:val="18"/>
                <w:szCs w:val="18"/>
              </w:rPr>
            </w:pPr>
          </w:p>
        </w:tc>
      </w:tr>
      <w:tr w:rsidR="00CB4BEB" w:rsidRPr="006A1B26" w14:paraId="0E0C5CF8" w14:textId="77777777" w:rsidTr="003C0924">
        <w:trPr>
          <w:trHeight w:hRule="exact" w:val="255"/>
        </w:trPr>
        <w:tc>
          <w:tcPr>
            <w:tcW w:w="1620" w:type="dxa"/>
            <w:tcBorders>
              <w:top w:val="single" w:sz="4" w:space="0" w:color="auto"/>
              <w:left w:val="single" w:sz="4" w:space="0" w:color="auto"/>
              <w:bottom w:val="single" w:sz="4" w:space="0" w:color="auto"/>
              <w:right w:val="single" w:sz="4" w:space="0" w:color="auto"/>
            </w:tcBorders>
            <w:shd w:val="clear" w:color="auto" w:fill="97DDBA"/>
            <w:vAlign w:val="center"/>
          </w:tcPr>
          <w:p w14:paraId="4BBD8DB7" w14:textId="77777777" w:rsidR="00CB4BEB" w:rsidRPr="00745A31" w:rsidRDefault="00CB4BEB" w:rsidP="003C0924">
            <w:pPr>
              <w:rPr>
                <w:rFonts w:ascii="Trebuchet MS" w:hAnsi="Trebuchet MS"/>
                <w:sz w:val="18"/>
                <w:szCs w:val="18"/>
              </w:rPr>
            </w:pPr>
            <w:proofErr w:type="spellStart"/>
            <w:r w:rsidRPr="00745A31">
              <w:rPr>
                <w:rFonts w:ascii="Trebuchet MS" w:hAnsi="Trebuchet MS"/>
                <w:sz w:val="18"/>
                <w:szCs w:val="18"/>
              </w:rPr>
              <w:t>kotesystem</w:t>
            </w:r>
            <w:proofErr w:type="spellEnd"/>
          </w:p>
        </w:tc>
        <w:tc>
          <w:tcPr>
            <w:tcW w:w="12096"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1F28730" w14:textId="77777777" w:rsidR="00CB4BEB" w:rsidRPr="00745A31" w:rsidRDefault="00CB4BEB" w:rsidP="003C0924">
            <w:pPr>
              <w:rPr>
                <w:rFonts w:ascii="Trebuchet MS" w:hAnsi="Trebuchet MS"/>
                <w:sz w:val="18"/>
                <w:szCs w:val="18"/>
              </w:rPr>
            </w:pPr>
            <w:r w:rsidRPr="00745A31">
              <w:rPr>
                <w:rFonts w:ascii="Trebuchet MS" w:hAnsi="Trebuchet MS" w:cs="Trebuchet MS"/>
                <w:sz w:val="18"/>
                <w:szCs w:val="18"/>
              </w:rPr>
              <w:t>Felt defineret under: 4.1 Standardiserede felter til de temaspecifikke datamodeller</w:t>
            </w:r>
            <w:r w:rsidRPr="00745A31" w:rsidDel="009A7D41">
              <w:rPr>
                <w:rFonts w:ascii="Trebuchet MS" w:hAnsi="Trebuchet MS" w:cs="Trebuchet MS"/>
                <w:sz w:val="18"/>
                <w:szCs w:val="18"/>
              </w:rPr>
              <w:t xml:space="preserve"> </w:t>
            </w:r>
          </w:p>
          <w:p w14:paraId="103910E3" w14:textId="77777777" w:rsidR="00CB4BEB" w:rsidRPr="00745A31" w:rsidRDefault="00CB4BEB" w:rsidP="003C0924">
            <w:pPr>
              <w:rPr>
                <w:rFonts w:ascii="Trebuchet MS" w:hAnsi="Trebuchet MS"/>
                <w:sz w:val="18"/>
                <w:szCs w:val="18"/>
              </w:rPr>
            </w:pPr>
          </w:p>
          <w:p w14:paraId="78497CC6" w14:textId="77777777" w:rsidR="00CB4BEB" w:rsidRPr="00745A31" w:rsidRDefault="00CB4BEB" w:rsidP="003C0924">
            <w:pPr>
              <w:rPr>
                <w:rFonts w:ascii="Trebuchet MS" w:hAnsi="Trebuchet MS"/>
                <w:sz w:val="18"/>
                <w:szCs w:val="18"/>
              </w:rPr>
            </w:pPr>
          </w:p>
          <w:p w14:paraId="3644AD7E" w14:textId="77777777" w:rsidR="00CB4BEB" w:rsidRPr="00745A31" w:rsidRDefault="00CB4BEB" w:rsidP="003C0924">
            <w:pPr>
              <w:rPr>
                <w:rFonts w:ascii="Trebuchet MS" w:hAnsi="Trebuchet MS" w:cs="Trebuchet MS"/>
                <w:sz w:val="18"/>
                <w:szCs w:val="18"/>
              </w:rPr>
            </w:pPr>
          </w:p>
          <w:p w14:paraId="03C09477" w14:textId="77777777" w:rsidR="00CB4BEB" w:rsidRPr="00745A31" w:rsidRDefault="00CB4BEB" w:rsidP="003C0924">
            <w:pPr>
              <w:rPr>
                <w:rFonts w:ascii="Trebuchet MS" w:hAnsi="Trebuchet MS" w:cs="Trebuchet MS"/>
                <w:sz w:val="18"/>
                <w:szCs w:val="18"/>
              </w:rPr>
            </w:pPr>
          </w:p>
        </w:tc>
      </w:tr>
      <w:tr w:rsidR="00CB4BEB" w:rsidRPr="006A1B26" w14:paraId="4467E791" w14:textId="77777777" w:rsidTr="003C0924">
        <w:trPr>
          <w:trHeight w:hRule="exact" w:val="510"/>
        </w:trPr>
        <w:tc>
          <w:tcPr>
            <w:tcW w:w="1620" w:type="dxa"/>
            <w:tcBorders>
              <w:top w:val="single" w:sz="4" w:space="0" w:color="auto"/>
              <w:left w:val="single" w:sz="4" w:space="0" w:color="auto"/>
              <w:bottom w:val="single" w:sz="4" w:space="0" w:color="auto"/>
              <w:right w:val="single" w:sz="4" w:space="0" w:color="auto"/>
            </w:tcBorders>
            <w:shd w:val="clear" w:color="auto" w:fill="D9D9D9"/>
            <w:vAlign w:val="center"/>
          </w:tcPr>
          <w:p w14:paraId="0B57515E"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usikkerhed</w:t>
            </w:r>
          </w:p>
        </w:tc>
        <w:tc>
          <w:tcPr>
            <w:tcW w:w="5488" w:type="dxa"/>
            <w:tcBorders>
              <w:top w:val="single" w:sz="4" w:space="0" w:color="auto"/>
              <w:left w:val="single" w:sz="4" w:space="0" w:color="auto"/>
              <w:bottom w:val="single" w:sz="4" w:space="0" w:color="auto"/>
              <w:right w:val="single" w:sz="4" w:space="0" w:color="auto"/>
            </w:tcBorders>
            <w:shd w:val="clear" w:color="auto" w:fill="FFFFFF"/>
            <w:vAlign w:val="bottom"/>
          </w:tcPr>
          <w:p w14:paraId="2FD92A43"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Bemærkningsfelt til redegørelse for kortets begrænsninger og anvendelighed</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center"/>
          </w:tcPr>
          <w:p w14:paraId="39371F23"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Tekststreng</w:t>
            </w:r>
          </w:p>
        </w:tc>
        <w:tc>
          <w:tcPr>
            <w:tcW w:w="1357" w:type="dxa"/>
            <w:tcBorders>
              <w:top w:val="single" w:sz="4" w:space="0" w:color="auto"/>
              <w:left w:val="single" w:sz="4" w:space="0" w:color="auto"/>
              <w:bottom w:val="single" w:sz="4" w:space="0" w:color="auto"/>
              <w:right w:val="single" w:sz="4" w:space="0" w:color="auto"/>
            </w:tcBorders>
            <w:shd w:val="clear" w:color="auto" w:fill="FFFFFF"/>
            <w:vAlign w:val="center"/>
          </w:tcPr>
          <w:p w14:paraId="12B2508B"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0-250 tegn</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center"/>
          </w:tcPr>
          <w:p w14:paraId="5DC89B44" w14:textId="77777777" w:rsidR="00CB4BEB" w:rsidRPr="008A3D60" w:rsidRDefault="00CB4BEB" w:rsidP="003C0924">
            <w:pPr>
              <w:jc w:val="center"/>
              <w:rPr>
                <w:rFonts w:ascii="Trebuchet MS" w:hAnsi="Trebuchet MS" w:cs="Trebuchet MS"/>
                <w:sz w:val="18"/>
                <w:szCs w:val="18"/>
              </w:rPr>
            </w:pPr>
            <w:r w:rsidRPr="008A3D60">
              <w:rPr>
                <w:rFonts w:ascii="Trebuchet MS" w:hAnsi="Trebuchet MS" w:cs="Trebuchet MS"/>
                <w:sz w:val="18"/>
                <w:szCs w:val="18"/>
              </w:rPr>
              <w:t>F</w:t>
            </w:r>
          </w:p>
        </w:tc>
        <w:tc>
          <w:tcPr>
            <w:tcW w:w="2638" w:type="dxa"/>
            <w:tcBorders>
              <w:top w:val="single" w:sz="4" w:space="0" w:color="auto"/>
              <w:left w:val="single" w:sz="4" w:space="0" w:color="auto"/>
              <w:bottom w:val="single" w:sz="4" w:space="0" w:color="auto"/>
              <w:right w:val="single" w:sz="4" w:space="0" w:color="auto"/>
            </w:tcBorders>
            <w:shd w:val="clear" w:color="auto" w:fill="FFFFFF"/>
            <w:vAlign w:val="bottom"/>
          </w:tcPr>
          <w:p w14:paraId="73F97770" w14:textId="77777777" w:rsidR="00CB4BEB" w:rsidRPr="008A3D60" w:rsidRDefault="00CB4BEB" w:rsidP="003C0924">
            <w:pPr>
              <w:rPr>
                <w:rFonts w:ascii="Trebuchet MS" w:hAnsi="Trebuchet MS" w:cs="Trebuchet MS"/>
                <w:sz w:val="18"/>
                <w:szCs w:val="18"/>
              </w:rPr>
            </w:pPr>
            <w:r w:rsidRPr="008A3D60">
              <w:rPr>
                <w:rFonts w:ascii="Trebuchet MS" w:hAnsi="Trebuchet MS" w:cs="Trebuchet MS"/>
                <w:sz w:val="18"/>
                <w:szCs w:val="18"/>
              </w:rPr>
              <w:t>Usikker da der er anvendt ældre tal</w:t>
            </w:r>
          </w:p>
        </w:tc>
      </w:tr>
      <w:tr w:rsidR="00CB4BEB" w:rsidRPr="00CE1917" w14:paraId="63C36C4C" w14:textId="77777777" w:rsidTr="003C0924">
        <w:trPr>
          <w:trHeight w:hRule="exact" w:val="255"/>
        </w:trPr>
        <w:tc>
          <w:tcPr>
            <w:tcW w:w="1620" w:type="dxa"/>
            <w:tcBorders>
              <w:top w:val="single" w:sz="4" w:space="0" w:color="auto"/>
              <w:left w:val="single" w:sz="4" w:space="0" w:color="auto"/>
              <w:bottom w:val="single" w:sz="4" w:space="0" w:color="auto"/>
              <w:right w:val="single" w:sz="4" w:space="0" w:color="auto"/>
            </w:tcBorders>
            <w:shd w:val="clear" w:color="auto" w:fill="97DDBA"/>
            <w:vAlign w:val="bottom"/>
          </w:tcPr>
          <w:p w14:paraId="612B8475" w14:textId="77777777" w:rsidR="00CB4BEB" w:rsidRPr="008A3D60" w:rsidRDefault="00CB4BEB" w:rsidP="003C0924">
            <w:pPr>
              <w:rPr>
                <w:rFonts w:ascii="Trebuchet MS" w:hAnsi="Trebuchet MS" w:cs="Trebuchet MS"/>
                <w:sz w:val="18"/>
                <w:szCs w:val="18"/>
              </w:rPr>
            </w:pPr>
            <w:r>
              <w:rPr>
                <w:rFonts w:ascii="Trebuchet MS" w:hAnsi="Trebuchet MS" w:cs="Trebuchet MS"/>
                <w:sz w:val="18"/>
                <w:szCs w:val="18"/>
              </w:rPr>
              <w:t>l</w:t>
            </w:r>
            <w:r w:rsidRPr="008A3D60">
              <w:rPr>
                <w:rFonts w:ascii="Trebuchet MS" w:hAnsi="Trebuchet MS" w:cs="Trebuchet MS"/>
                <w:sz w:val="18"/>
                <w:szCs w:val="18"/>
              </w:rPr>
              <w:t>ink</w:t>
            </w:r>
          </w:p>
        </w:tc>
        <w:tc>
          <w:tcPr>
            <w:tcW w:w="12096"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5D857417" w14:textId="77777777" w:rsidR="00CB4BEB" w:rsidRPr="008A3D60" w:rsidRDefault="00CB4BEB" w:rsidP="003C0924">
            <w:pPr>
              <w:rPr>
                <w:rFonts w:ascii="Trebuchet MS" w:hAnsi="Trebuchet MS" w:cs="Trebuchet MS"/>
                <w:sz w:val="18"/>
                <w:szCs w:val="18"/>
              </w:rPr>
            </w:pPr>
            <w:r w:rsidRPr="008A3D60">
              <w:rPr>
                <w:rFonts w:ascii="Trebuchet MS" w:hAnsi="Trebuchet MS" w:cs="Trebuchet MS"/>
                <w:sz w:val="18"/>
                <w:szCs w:val="18"/>
              </w:rPr>
              <w:t>Felt defineret under: 4.1 Standardiserede felter til de temaspecifikke datamodeller</w:t>
            </w:r>
          </w:p>
        </w:tc>
      </w:tr>
      <w:tr w:rsidR="00CB4BEB" w:rsidRPr="0051728E" w14:paraId="3D1D0BD1"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5B1E868F" w14:textId="77777777" w:rsidR="00CB4BEB" w:rsidRPr="000A63A8" w:rsidRDefault="00CB4BEB" w:rsidP="003C0924">
            <w:pPr>
              <w:rPr>
                <w:rFonts w:ascii="Trebuchet MS" w:hAnsi="Trebuchet MS" w:cs="Trebuchet MS"/>
                <w:i/>
                <w:iCs/>
                <w:sz w:val="18"/>
                <w:szCs w:val="18"/>
              </w:rPr>
            </w:pPr>
            <w:r w:rsidRPr="000A63A8">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1E5B3209" w14:textId="77777777" w:rsidR="00CB4BEB" w:rsidRPr="008A3D60" w:rsidRDefault="00CB4BEB" w:rsidP="00CB4BEB"/>
    <w:p w14:paraId="2B9B4655" w14:textId="77777777" w:rsidR="00CB4BEB" w:rsidRPr="001834C9" w:rsidRDefault="00CB4BEB" w:rsidP="003F4D5A">
      <w:pPr>
        <w:pStyle w:val="Overskrift6"/>
      </w:pPr>
      <w:r w:rsidRPr="001834C9">
        <w:t>5.11.1.1 Metadata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3468AF95" w14:textId="77777777" w:rsidTr="003C0924">
        <w:trPr>
          <w:trHeight w:hRule="exact" w:val="255"/>
        </w:trPr>
        <w:tc>
          <w:tcPr>
            <w:tcW w:w="2235" w:type="dxa"/>
            <w:shd w:val="clear" w:color="auto" w:fill="D9D9D9"/>
            <w:vAlign w:val="bottom"/>
          </w:tcPr>
          <w:p w14:paraId="7EE5F42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56D49518"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3DA013B" w14:textId="77777777" w:rsidTr="003C0924">
        <w:trPr>
          <w:trHeight w:hRule="exact" w:val="255"/>
        </w:trPr>
        <w:tc>
          <w:tcPr>
            <w:tcW w:w="2235" w:type="dxa"/>
            <w:shd w:val="clear" w:color="auto" w:fill="E0E0E0"/>
            <w:vAlign w:val="bottom"/>
          </w:tcPr>
          <w:p w14:paraId="2F24B64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lastRenderedPageBreak/>
              <w:t>Temanavn</w:t>
            </w:r>
          </w:p>
        </w:tc>
        <w:tc>
          <w:tcPr>
            <w:tcW w:w="11340" w:type="dxa"/>
            <w:shd w:val="clear" w:color="auto" w:fill="FFFFFF"/>
            <w:vAlign w:val="bottom"/>
          </w:tcPr>
          <w:p w14:paraId="2E70AE43" w14:textId="77777777" w:rsidR="00CB4BEB" w:rsidRPr="0051728E" w:rsidRDefault="00CB4BEB" w:rsidP="003C0924">
            <w:pPr>
              <w:rPr>
                <w:rFonts w:ascii="Trebuchet MS" w:hAnsi="Trebuchet MS" w:cs="Trebuchet MS"/>
                <w:sz w:val="18"/>
                <w:szCs w:val="18"/>
              </w:rPr>
            </w:pPr>
            <w:r w:rsidRPr="00D50246">
              <w:rPr>
                <w:rFonts w:ascii="Trebuchet MS" w:hAnsi="Trebuchet MS" w:cs="Trebuchet MS"/>
                <w:sz w:val="18"/>
                <w:szCs w:val="18"/>
              </w:rPr>
              <w:t>Potentiale</w:t>
            </w:r>
            <w:r>
              <w:rPr>
                <w:rFonts w:ascii="Trebuchet MS" w:hAnsi="Trebuchet MS" w:cs="Trebuchet MS"/>
                <w:sz w:val="18"/>
                <w:szCs w:val="18"/>
              </w:rPr>
              <w:t>kort</w:t>
            </w:r>
          </w:p>
        </w:tc>
      </w:tr>
      <w:tr w:rsidR="00CB4BEB" w:rsidRPr="0051728E" w14:paraId="2F895AFB" w14:textId="77777777" w:rsidTr="003C0924">
        <w:trPr>
          <w:trHeight w:hRule="exact" w:val="255"/>
        </w:trPr>
        <w:tc>
          <w:tcPr>
            <w:tcW w:w="2235" w:type="dxa"/>
            <w:shd w:val="clear" w:color="auto" w:fill="E0E0E0"/>
            <w:vAlign w:val="bottom"/>
          </w:tcPr>
          <w:p w14:paraId="4D6DF37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0E215367" w14:textId="77777777" w:rsidR="00CB4BEB" w:rsidRDefault="00CB4BEB" w:rsidP="003C0924">
            <w:pPr>
              <w:rPr>
                <w:rFonts w:ascii="Trebuchet MS" w:hAnsi="Trebuchet MS"/>
                <w:sz w:val="18"/>
                <w:szCs w:val="18"/>
              </w:rPr>
            </w:pPr>
            <w:r>
              <w:rPr>
                <w:rFonts w:ascii="Trebuchet MS" w:hAnsi="Trebuchet MS"/>
                <w:sz w:val="18"/>
                <w:szCs w:val="18"/>
              </w:rPr>
              <w:t>6000</w:t>
            </w:r>
          </w:p>
        </w:tc>
      </w:tr>
      <w:tr w:rsidR="00CB4BEB" w:rsidRPr="0051728E" w14:paraId="194D034E" w14:textId="77777777" w:rsidTr="003C0924">
        <w:trPr>
          <w:trHeight w:hRule="exact" w:val="510"/>
        </w:trPr>
        <w:tc>
          <w:tcPr>
            <w:tcW w:w="2235" w:type="dxa"/>
            <w:shd w:val="clear" w:color="auto" w:fill="E0E0E0"/>
            <w:vAlign w:val="center"/>
          </w:tcPr>
          <w:p w14:paraId="43740A6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55BEF1BF" w14:textId="77777777" w:rsidR="00CB4BEB" w:rsidRPr="00F279E4" w:rsidRDefault="00CB4BEB" w:rsidP="003C0924">
            <w:pPr>
              <w:rPr>
                <w:rFonts w:ascii="Trebuchet MS" w:hAnsi="Trebuchet MS" w:cs="Trebuchet MS"/>
                <w:sz w:val="18"/>
                <w:szCs w:val="18"/>
              </w:rPr>
            </w:pPr>
            <w:r w:rsidRPr="00D50246">
              <w:rPr>
                <w:rFonts w:ascii="Trebuchet MS" w:hAnsi="Trebuchet MS" w:cs="Trebuchet MS"/>
                <w:sz w:val="18"/>
                <w:szCs w:val="18"/>
              </w:rPr>
              <w:t>Potentiale</w:t>
            </w:r>
            <w:r>
              <w:rPr>
                <w:rFonts w:ascii="Trebuchet MS" w:hAnsi="Trebuchet MS" w:cs="Trebuchet MS"/>
                <w:sz w:val="18"/>
                <w:szCs w:val="18"/>
              </w:rPr>
              <w:t>kort</w:t>
            </w:r>
            <w:r w:rsidRPr="00763D72">
              <w:rPr>
                <w:rFonts w:ascii="Arial" w:hAnsi="Arial" w:cs="Arial"/>
                <w:color w:val="000000"/>
              </w:rPr>
              <w:t xml:space="preserve"> </w:t>
            </w:r>
            <w:r w:rsidRPr="00763D72">
              <w:rPr>
                <w:rFonts w:ascii="Trebuchet MS" w:hAnsi="Trebuchet MS" w:cs="Trebuchet MS"/>
                <w:sz w:val="18"/>
                <w:szCs w:val="18"/>
              </w:rPr>
              <w:t xml:space="preserve">viser hvilken </w:t>
            </w:r>
            <w:r w:rsidRPr="000859D9">
              <w:rPr>
                <w:rFonts w:ascii="Trebuchet MS" w:hAnsi="Trebuchet MS" w:cs="Trebuchet MS"/>
                <w:sz w:val="18"/>
                <w:szCs w:val="18"/>
              </w:rPr>
              <w:t>kote</w:t>
            </w:r>
            <w:r w:rsidRPr="00763D72">
              <w:rPr>
                <w:rFonts w:ascii="Trebuchet MS" w:hAnsi="Trebuchet MS" w:cs="Trebuchet MS"/>
                <w:sz w:val="18"/>
                <w:szCs w:val="18"/>
              </w:rPr>
              <w:t xml:space="preserve"> grundvandet i</w:t>
            </w:r>
            <w:r>
              <w:rPr>
                <w:rFonts w:ascii="Trebuchet MS" w:hAnsi="Trebuchet MS" w:cs="Trebuchet MS"/>
                <w:sz w:val="18"/>
                <w:szCs w:val="18"/>
              </w:rPr>
              <w:t xml:space="preserve"> </w:t>
            </w:r>
            <w:r w:rsidRPr="000859D9">
              <w:rPr>
                <w:rFonts w:ascii="Trebuchet MS" w:hAnsi="Trebuchet MS" w:cs="Trebuchet MS"/>
                <w:sz w:val="18"/>
                <w:szCs w:val="18"/>
              </w:rPr>
              <w:t>enten et primært eller et sekundært grundvandsmagasin ligger i, målt i forhold til havniveau</w:t>
            </w:r>
            <w:r w:rsidRPr="00763D72">
              <w:rPr>
                <w:rFonts w:ascii="Trebuchet MS" w:hAnsi="Trebuchet MS" w:cs="Trebuchet MS"/>
                <w:sz w:val="18"/>
                <w:szCs w:val="18"/>
              </w:rPr>
              <w:t>.</w:t>
            </w:r>
          </w:p>
        </w:tc>
      </w:tr>
      <w:tr w:rsidR="00CB4BEB" w:rsidRPr="0051728E" w14:paraId="5AB972D3" w14:textId="77777777" w:rsidTr="003C0924">
        <w:trPr>
          <w:trHeight w:hRule="exact" w:val="510"/>
        </w:trPr>
        <w:tc>
          <w:tcPr>
            <w:tcW w:w="2235" w:type="dxa"/>
            <w:shd w:val="clear" w:color="auto" w:fill="E0E0E0"/>
            <w:vAlign w:val="center"/>
          </w:tcPr>
          <w:p w14:paraId="3A8495C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0B7320AE" w14:textId="77777777" w:rsidR="00CB4BEB" w:rsidRPr="00D77840" w:rsidRDefault="00CB4BEB" w:rsidP="003C0924">
            <w:pPr>
              <w:rPr>
                <w:rFonts w:ascii="Trebuchet MS" w:hAnsi="Trebuchet MS" w:cs="Trebuchet MS"/>
                <w:sz w:val="18"/>
                <w:szCs w:val="18"/>
              </w:rPr>
            </w:pPr>
            <w:r w:rsidRPr="00D50246">
              <w:rPr>
                <w:rFonts w:ascii="Trebuchet MS" w:hAnsi="Trebuchet MS" w:cs="Trebuchet MS"/>
                <w:sz w:val="18"/>
                <w:szCs w:val="18"/>
              </w:rPr>
              <w:t>Potentiale</w:t>
            </w:r>
            <w:r w:rsidRPr="000859D9">
              <w:rPr>
                <w:rFonts w:ascii="Trebuchet MS" w:hAnsi="Trebuchet MS" w:cs="Trebuchet MS"/>
                <w:sz w:val="18"/>
                <w:szCs w:val="18"/>
              </w:rPr>
              <w:t xml:space="preserve">kortet </w:t>
            </w:r>
            <w:r w:rsidRPr="00763D72">
              <w:rPr>
                <w:rFonts w:ascii="Trebuchet MS" w:hAnsi="Trebuchet MS" w:cs="Trebuchet MS"/>
                <w:sz w:val="18"/>
                <w:szCs w:val="18"/>
              </w:rPr>
              <w:t xml:space="preserve">viser hvilken </w:t>
            </w:r>
            <w:r w:rsidRPr="000859D9">
              <w:rPr>
                <w:rFonts w:ascii="Trebuchet MS" w:hAnsi="Trebuchet MS" w:cs="Trebuchet MS"/>
                <w:sz w:val="18"/>
                <w:szCs w:val="18"/>
              </w:rPr>
              <w:t>kote</w:t>
            </w:r>
            <w:r w:rsidRPr="00763D72">
              <w:rPr>
                <w:rFonts w:ascii="Trebuchet MS" w:hAnsi="Trebuchet MS" w:cs="Trebuchet MS"/>
                <w:sz w:val="18"/>
                <w:szCs w:val="18"/>
              </w:rPr>
              <w:t xml:space="preserve"> grundvandet ligger i</w:t>
            </w:r>
            <w:r w:rsidRPr="000859D9">
              <w:rPr>
                <w:rFonts w:ascii="Trebuchet MS" w:hAnsi="Trebuchet MS" w:cs="Trebuchet MS"/>
                <w:sz w:val="18"/>
                <w:szCs w:val="18"/>
              </w:rPr>
              <w:t>, i enten et primært eller sekundært grundvandsmagasin</w:t>
            </w:r>
            <w:r w:rsidRPr="00763D72">
              <w:rPr>
                <w:rFonts w:ascii="Trebuchet MS" w:hAnsi="Trebuchet MS" w:cs="Trebuchet MS"/>
                <w:sz w:val="18"/>
                <w:szCs w:val="18"/>
              </w:rPr>
              <w:t>.</w:t>
            </w:r>
            <w:r>
              <w:rPr>
                <w:rFonts w:ascii="Trebuchet MS" w:hAnsi="Trebuchet MS" w:cs="Trebuchet MS"/>
                <w:sz w:val="18"/>
                <w:szCs w:val="18"/>
              </w:rPr>
              <w:t xml:space="preserve"> </w:t>
            </w:r>
            <w:r w:rsidRPr="000859D9">
              <w:rPr>
                <w:rFonts w:ascii="Trebuchet MS" w:hAnsi="Trebuchet MS" w:cs="Trebuchet MS"/>
                <w:sz w:val="18"/>
                <w:szCs w:val="18"/>
              </w:rPr>
              <w:t>Er havnet mellem kommuner og miljøcentre, men KL mener at det klart er en miljøcenteropgave at vedligeholde.</w:t>
            </w:r>
          </w:p>
        </w:tc>
      </w:tr>
      <w:tr w:rsidR="00CB4BEB" w:rsidRPr="0051728E" w14:paraId="6D607DE2" w14:textId="77777777" w:rsidTr="003C0924">
        <w:trPr>
          <w:trHeight w:hRule="exact" w:val="510"/>
        </w:trPr>
        <w:tc>
          <w:tcPr>
            <w:tcW w:w="2235" w:type="dxa"/>
            <w:shd w:val="clear" w:color="auto" w:fill="E0E0E0"/>
            <w:vAlign w:val="center"/>
          </w:tcPr>
          <w:p w14:paraId="1776EAA9"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48151F5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 xml:space="preserve">Vise </w:t>
            </w:r>
            <w:r w:rsidRPr="000859D9">
              <w:rPr>
                <w:rFonts w:ascii="Trebuchet MS" w:hAnsi="Trebuchet MS" w:cs="Trebuchet MS"/>
                <w:sz w:val="18"/>
                <w:szCs w:val="18"/>
              </w:rPr>
              <w:t>hvilken kote</w:t>
            </w:r>
            <w:r>
              <w:rPr>
                <w:rFonts w:ascii="Trebuchet MS" w:hAnsi="Trebuchet MS" w:cs="Trebuchet MS"/>
                <w:sz w:val="18"/>
                <w:szCs w:val="18"/>
              </w:rPr>
              <w:t xml:space="preserve"> grundvandet ligger</w:t>
            </w:r>
            <w:r w:rsidRPr="0027631F">
              <w:rPr>
                <w:rFonts w:ascii="Trebuchet MS" w:hAnsi="Trebuchet MS" w:cs="Trebuchet MS"/>
                <w:sz w:val="18"/>
                <w:szCs w:val="18"/>
              </w:rPr>
              <w:t xml:space="preserve"> i</w:t>
            </w:r>
            <w:r w:rsidRPr="000859D9">
              <w:rPr>
                <w:rFonts w:ascii="Trebuchet MS" w:hAnsi="Trebuchet MS" w:cs="Trebuchet MS"/>
                <w:sz w:val="18"/>
                <w:szCs w:val="18"/>
              </w:rPr>
              <w:t>, i enten et primært eller et sekundært grundvandsmagasin, for dermed at kunne bestemme grundvandets strømningsretning</w:t>
            </w:r>
            <w:r>
              <w:rPr>
                <w:rFonts w:ascii="Trebuchet MS" w:hAnsi="Trebuchet MS" w:cs="Trebuchet MS"/>
                <w:sz w:val="18"/>
                <w:szCs w:val="18"/>
              </w:rPr>
              <w:t>. Kun til intern brug – Miljøcentres opgave jf. KL.</w:t>
            </w:r>
          </w:p>
        </w:tc>
      </w:tr>
      <w:tr w:rsidR="00CB4BEB" w:rsidRPr="0051728E" w14:paraId="27F18854" w14:textId="77777777" w:rsidTr="003C0924">
        <w:trPr>
          <w:trHeight w:hRule="exact" w:val="255"/>
        </w:trPr>
        <w:tc>
          <w:tcPr>
            <w:tcW w:w="2235" w:type="dxa"/>
            <w:shd w:val="clear" w:color="auto" w:fill="E0E0E0"/>
            <w:vAlign w:val="bottom"/>
          </w:tcPr>
          <w:p w14:paraId="29CA3E2A"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4EBF9CDC" w14:textId="77777777" w:rsidR="00CB4BEB" w:rsidRPr="00BF1A2A" w:rsidRDefault="00CB4BEB" w:rsidP="003C0924">
            <w:pPr>
              <w:autoSpaceDE w:val="0"/>
              <w:autoSpaceDN w:val="0"/>
              <w:adjustRightInd w:val="0"/>
              <w:rPr>
                <w:rFonts w:ascii="Trebuchet MS" w:hAnsi="Trebuchet MS" w:cs="Trebuchet MS"/>
                <w:bCs/>
                <w:kern w:val="32"/>
                <w:sz w:val="18"/>
                <w:szCs w:val="18"/>
              </w:rPr>
            </w:pPr>
            <w:r w:rsidRPr="00347F99">
              <w:rPr>
                <w:rFonts w:ascii="Trebuchet MS" w:hAnsi="Trebuchet MS" w:cs="Trebuchet MS"/>
                <w:sz w:val="18"/>
                <w:szCs w:val="18"/>
              </w:rPr>
              <w:t>Hydrologi</w:t>
            </w:r>
          </w:p>
        </w:tc>
      </w:tr>
      <w:tr w:rsidR="00CB4BEB" w:rsidRPr="0051728E" w14:paraId="64E63526" w14:textId="77777777" w:rsidTr="003C0924">
        <w:trPr>
          <w:trHeight w:hRule="exact" w:val="255"/>
        </w:trPr>
        <w:tc>
          <w:tcPr>
            <w:tcW w:w="2235" w:type="dxa"/>
            <w:shd w:val="clear" w:color="auto" w:fill="E0E0E0"/>
            <w:vAlign w:val="bottom"/>
          </w:tcPr>
          <w:p w14:paraId="7807C146" w14:textId="77777777" w:rsidR="00CB4BEB" w:rsidRPr="00492FFE" w:rsidRDefault="00CB4BEB" w:rsidP="003C0924">
            <w:pPr>
              <w:rPr>
                <w:rFonts w:ascii="Trebuchet MS" w:hAnsi="Trebuchet MS" w:cs="Trebuchet MS"/>
                <w:sz w:val="18"/>
                <w:szCs w:val="18"/>
              </w:rPr>
            </w:pPr>
            <w:proofErr w:type="spellStart"/>
            <w:r w:rsidRPr="00E45822">
              <w:rPr>
                <w:rFonts w:ascii="Trebuchet MS" w:hAnsi="Trebuchet MS" w:cs="Trebuchet MS"/>
                <w:sz w:val="18"/>
                <w:szCs w:val="18"/>
              </w:rPr>
              <w:t>Noegle</w:t>
            </w:r>
            <w:r w:rsidRPr="00492FFE">
              <w:rPr>
                <w:rFonts w:ascii="Trebuchet MS" w:hAnsi="Trebuchet MS" w:cs="Trebuchet MS"/>
                <w:sz w:val="18"/>
                <w:szCs w:val="18"/>
              </w:rPr>
              <w:t>_ord</w:t>
            </w:r>
            <w:proofErr w:type="spellEnd"/>
          </w:p>
        </w:tc>
        <w:tc>
          <w:tcPr>
            <w:tcW w:w="11340" w:type="dxa"/>
            <w:shd w:val="clear" w:color="auto" w:fill="FFFFFF"/>
            <w:vAlign w:val="bottom"/>
          </w:tcPr>
          <w:p w14:paraId="5C8E9490"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Indvinding af grundvand, Drikkevand</w:t>
            </w:r>
          </w:p>
        </w:tc>
      </w:tr>
      <w:tr w:rsidR="00CB4BEB" w:rsidRPr="0051728E" w14:paraId="53EC368C" w14:textId="77777777" w:rsidTr="003C0924">
        <w:trPr>
          <w:trHeight w:hRule="exact" w:val="255"/>
        </w:trPr>
        <w:tc>
          <w:tcPr>
            <w:tcW w:w="2235" w:type="dxa"/>
            <w:shd w:val="clear" w:color="auto" w:fill="E0E0E0"/>
            <w:vAlign w:val="bottom"/>
          </w:tcPr>
          <w:p w14:paraId="6E91CEA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6AB2441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Linje</w:t>
            </w:r>
          </w:p>
        </w:tc>
      </w:tr>
      <w:tr w:rsidR="00CB4BEB" w:rsidRPr="0051728E" w14:paraId="6FDAF46F" w14:textId="77777777" w:rsidTr="003C0924">
        <w:trPr>
          <w:trHeight w:hRule="exact" w:val="255"/>
        </w:trPr>
        <w:tc>
          <w:tcPr>
            <w:tcW w:w="2235" w:type="dxa"/>
            <w:shd w:val="clear" w:color="auto" w:fill="E0E0E0"/>
            <w:vAlign w:val="bottom"/>
          </w:tcPr>
          <w:p w14:paraId="27F5782C"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0F0FE543" w14:textId="77777777" w:rsidR="00CB4BEB" w:rsidRPr="00FE3FC3" w:rsidRDefault="00CB4BEB" w:rsidP="003C0924">
            <w:pPr>
              <w:rPr>
                <w:rFonts w:ascii="Trebuchet MS" w:hAnsi="Trebuchet MS" w:cs="Trebuchet MS"/>
                <w:sz w:val="18"/>
                <w:szCs w:val="18"/>
              </w:rPr>
            </w:pPr>
          </w:p>
        </w:tc>
      </w:tr>
      <w:tr w:rsidR="00CB4BEB" w:rsidRPr="0051728E" w14:paraId="29A88CC3" w14:textId="77777777" w:rsidTr="003C0924">
        <w:trPr>
          <w:trHeight w:hRule="exact" w:val="255"/>
        </w:trPr>
        <w:tc>
          <w:tcPr>
            <w:tcW w:w="2235" w:type="dxa"/>
            <w:shd w:val="clear" w:color="auto" w:fill="E0E0E0"/>
            <w:vAlign w:val="bottom"/>
          </w:tcPr>
          <w:p w14:paraId="3DE02FE6" w14:textId="77777777" w:rsidR="00CB4BEB" w:rsidRPr="002C13B3" w:rsidRDefault="00CB4BEB" w:rsidP="003C0924">
            <w:pPr>
              <w:rPr>
                <w:rFonts w:ascii="Trebuchet MS" w:hAnsi="Trebuchet MS" w:cs="Trebuchet MS"/>
                <w:sz w:val="18"/>
                <w:szCs w:val="18"/>
              </w:rPr>
            </w:pPr>
            <w:proofErr w:type="spellStart"/>
            <w:r w:rsidRPr="002C13B3">
              <w:rPr>
                <w:rFonts w:ascii="Trebuchet MS" w:hAnsi="Trebuchet MS" w:cs="Trebuchet MS"/>
                <w:sz w:val="18"/>
                <w:szCs w:val="18"/>
              </w:rPr>
              <w:t>KLE_koder</w:t>
            </w:r>
            <w:proofErr w:type="spellEnd"/>
          </w:p>
        </w:tc>
        <w:tc>
          <w:tcPr>
            <w:tcW w:w="11340" w:type="dxa"/>
            <w:shd w:val="clear" w:color="auto" w:fill="FFFFFF"/>
            <w:vAlign w:val="bottom"/>
          </w:tcPr>
          <w:p w14:paraId="5C9A61D8" w14:textId="77777777" w:rsidR="00CB4BEB" w:rsidRPr="002C13B3" w:rsidRDefault="00CB4BEB" w:rsidP="003C0924">
            <w:pPr>
              <w:rPr>
                <w:rFonts w:ascii="Trebuchet MS" w:hAnsi="Trebuchet MS" w:cs="Trebuchet MS"/>
                <w:sz w:val="18"/>
                <w:szCs w:val="18"/>
              </w:rPr>
            </w:pPr>
            <w:r w:rsidRPr="008B7E67">
              <w:rPr>
                <w:rFonts w:ascii="Trebuchet MS" w:hAnsi="Trebuchet MS" w:cs="Trebuchet MS"/>
                <w:sz w:val="18"/>
                <w:szCs w:val="18"/>
              </w:rPr>
              <w:t>09.08, 09.08.22</w:t>
            </w:r>
          </w:p>
        </w:tc>
      </w:tr>
    </w:tbl>
    <w:p w14:paraId="422CE0E4" w14:textId="77777777" w:rsidR="00CB4BEB" w:rsidRPr="00A32757" w:rsidRDefault="00CB4BEB" w:rsidP="00CB4BEB">
      <w:pPr>
        <w:pStyle w:val="Overskrift6"/>
      </w:pPr>
      <w:r>
        <w:t>5.11.1.2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7"/>
        <w:gridCol w:w="8979"/>
      </w:tblGrid>
      <w:tr w:rsidR="00CB4BEB" w:rsidRPr="0051728E" w14:paraId="3E162FB1" w14:textId="77777777" w:rsidTr="003C0924">
        <w:trPr>
          <w:trHeight w:hRule="exact" w:val="255"/>
        </w:trPr>
        <w:tc>
          <w:tcPr>
            <w:tcW w:w="4503" w:type="dxa"/>
            <w:shd w:val="clear" w:color="auto" w:fill="D9D9D9"/>
            <w:vAlign w:val="bottom"/>
          </w:tcPr>
          <w:p w14:paraId="4EBC72A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2E884D9C"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559F9AF7" w14:textId="77777777" w:rsidTr="003C0924">
        <w:trPr>
          <w:trHeight w:hRule="exact" w:val="255"/>
        </w:trPr>
        <w:tc>
          <w:tcPr>
            <w:tcW w:w="4503" w:type="dxa"/>
            <w:shd w:val="clear" w:color="auto" w:fill="E0E0E0"/>
            <w:vAlign w:val="bottom"/>
          </w:tcPr>
          <w:p w14:paraId="743060DB"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7F009D4D"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Normalt data fra analyse af privat selskab på baggrund af pejlinger i boringer. </w:t>
            </w:r>
          </w:p>
        </w:tc>
      </w:tr>
      <w:tr w:rsidR="00CB4BEB" w:rsidRPr="0051728E" w14:paraId="5CA44275" w14:textId="77777777" w:rsidTr="003C0924">
        <w:trPr>
          <w:trHeight w:hRule="exact" w:val="255"/>
        </w:trPr>
        <w:tc>
          <w:tcPr>
            <w:tcW w:w="4503" w:type="dxa"/>
            <w:shd w:val="clear" w:color="auto" w:fill="E0E0E0"/>
            <w:vAlign w:val="bottom"/>
          </w:tcPr>
          <w:p w14:paraId="6708E9A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5BF838B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Opdeles i </w:t>
            </w:r>
            <w:r w:rsidRPr="000859D9">
              <w:rPr>
                <w:rFonts w:ascii="Trebuchet MS" w:hAnsi="Trebuchet MS" w:cs="Trebuchet MS"/>
                <w:sz w:val="18"/>
                <w:szCs w:val="18"/>
              </w:rPr>
              <w:t>kote</w:t>
            </w:r>
            <w:r>
              <w:rPr>
                <w:rFonts w:ascii="Trebuchet MS" w:hAnsi="Trebuchet MS" w:cs="Trebuchet MS"/>
                <w:sz w:val="18"/>
                <w:szCs w:val="18"/>
              </w:rPr>
              <w:t xml:space="preserve"> med mulighed for en gyldighed fra og til dato</w:t>
            </w:r>
          </w:p>
        </w:tc>
      </w:tr>
      <w:tr w:rsidR="00CB4BEB" w:rsidRPr="0051728E" w14:paraId="4B324A9C" w14:textId="77777777" w:rsidTr="003C0924">
        <w:trPr>
          <w:trHeight w:hRule="exact" w:val="255"/>
        </w:trPr>
        <w:tc>
          <w:tcPr>
            <w:tcW w:w="4503" w:type="dxa"/>
            <w:shd w:val="clear" w:color="auto" w:fill="E0E0E0"/>
            <w:vAlign w:val="bottom"/>
          </w:tcPr>
          <w:p w14:paraId="2496600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37EE474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10 meter</w:t>
            </w:r>
          </w:p>
        </w:tc>
      </w:tr>
      <w:tr w:rsidR="00CB4BEB" w:rsidRPr="0051728E" w14:paraId="1FC2E0E4" w14:textId="77777777" w:rsidTr="003C0924">
        <w:trPr>
          <w:trHeight w:hRule="exact" w:val="255"/>
        </w:trPr>
        <w:tc>
          <w:tcPr>
            <w:tcW w:w="4503" w:type="dxa"/>
            <w:shd w:val="clear" w:color="auto" w:fill="E0E0E0"/>
            <w:vAlign w:val="bottom"/>
          </w:tcPr>
          <w:p w14:paraId="6365234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3A06539F" w14:textId="77777777" w:rsidR="00CB4BEB" w:rsidRPr="00024C60" w:rsidRDefault="00CB4BEB" w:rsidP="003C0924">
            <w:pPr>
              <w:rPr>
                <w:rFonts w:ascii="Trebuchet MS" w:hAnsi="Trebuchet MS" w:cs="Trebuchet MS"/>
                <w:sz w:val="18"/>
                <w:szCs w:val="18"/>
              </w:rPr>
            </w:pPr>
          </w:p>
        </w:tc>
      </w:tr>
      <w:tr w:rsidR="00CB4BEB" w:rsidRPr="0051728E" w14:paraId="3AE513DD" w14:textId="77777777" w:rsidTr="003C0924">
        <w:trPr>
          <w:trHeight w:hRule="exact" w:val="255"/>
        </w:trPr>
        <w:tc>
          <w:tcPr>
            <w:tcW w:w="4503" w:type="dxa"/>
            <w:shd w:val="clear" w:color="auto" w:fill="E0E0E0"/>
            <w:vAlign w:val="bottom"/>
          </w:tcPr>
          <w:p w14:paraId="123A546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62C501D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Må ikke krydse hinanden fra samme gyldighedsperiode.</w:t>
            </w:r>
          </w:p>
        </w:tc>
      </w:tr>
      <w:tr w:rsidR="00CB4BEB" w:rsidRPr="0051728E" w14:paraId="17E4049F" w14:textId="77777777" w:rsidTr="003C0924">
        <w:trPr>
          <w:trHeight w:hRule="exact" w:val="255"/>
        </w:trPr>
        <w:tc>
          <w:tcPr>
            <w:tcW w:w="4503" w:type="dxa"/>
            <w:shd w:val="clear" w:color="auto" w:fill="E0E0E0"/>
            <w:vAlign w:val="bottom"/>
          </w:tcPr>
          <w:p w14:paraId="0137CEF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550ABC3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2191F6E5" w14:textId="77777777" w:rsidR="00CB4BEB" w:rsidRPr="004D056C" w:rsidRDefault="00CB4BEB" w:rsidP="00CB4BEB">
      <w:pPr>
        <w:pStyle w:val="Overskrift6"/>
      </w:pPr>
      <w:r w:rsidRPr="004D056C">
        <w:t xml:space="preserve">5.11.1.3 Kodelister </w:t>
      </w:r>
    </w:p>
    <w:p w14:paraId="024A0AF9" w14:textId="3F93C2CE" w:rsidR="00CB4BEB" w:rsidRPr="003F4D5A" w:rsidRDefault="00CB4BEB" w:rsidP="008B7E67">
      <w:pPr>
        <w:autoSpaceDE w:val="0"/>
        <w:autoSpaceDN w:val="0"/>
        <w:adjustRightInd w:val="0"/>
        <w:rPr>
          <w:rFonts w:ascii="Trebuchet MS" w:hAnsi="Trebuchet MS" w:cs="Trebuchet MS"/>
          <w:sz w:val="19"/>
          <w:szCs w:val="19"/>
        </w:rPr>
      </w:pPr>
      <w:r w:rsidRPr="003F4D5A">
        <w:rPr>
          <w:rFonts w:ascii="Trebuchet MS" w:hAnsi="Trebuchet MS" w:cs="Trebuchet MS"/>
          <w:sz w:val="19"/>
          <w:szCs w:val="19"/>
        </w:rPr>
        <w:t>Kodelisterne fungerer som oversættelser mellem anvendte kodeværdier og de matchende forklarende tekster.</w:t>
      </w:r>
      <w:r w:rsidRPr="003F4D5A">
        <w:rPr>
          <w:kern w:val="32"/>
          <w:sz w:val="19"/>
          <w:szCs w:val="19"/>
        </w:rPr>
        <w:br w:type="page"/>
      </w:r>
    </w:p>
    <w:p w14:paraId="6D9399CB" w14:textId="77777777" w:rsidR="00CB4BEB" w:rsidRDefault="00CB4BEB" w:rsidP="00CB4BEB">
      <w:pPr>
        <w:pStyle w:val="Overskrift2"/>
        <w:rPr>
          <w:kern w:val="32"/>
        </w:rPr>
      </w:pPr>
      <w:bookmarkStart w:id="2864" w:name="_Toc63351496"/>
      <w:bookmarkStart w:id="2865" w:name="_Toc122436145"/>
      <w:r>
        <w:rPr>
          <w:kern w:val="32"/>
        </w:rPr>
        <w:lastRenderedPageBreak/>
        <w:t>5.11</w:t>
      </w:r>
      <w:r w:rsidRPr="00066C65">
        <w:rPr>
          <w:kern w:val="32"/>
        </w:rPr>
        <w:t>.</w:t>
      </w:r>
      <w:r>
        <w:rPr>
          <w:kern w:val="32"/>
        </w:rPr>
        <w:t>2</w:t>
      </w:r>
      <w:r w:rsidRPr="00066C65">
        <w:rPr>
          <w:kern w:val="32"/>
        </w:rPr>
        <w:t xml:space="preserve"> </w:t>
      </w:r>
      <w:r>
        <w:rPr>
          <w:kern w:val="32"/>
        </w:rPr>
        <w:t>Potentialekort målepunkter</w:t>
      </w:r>
      <w:r w:rsidRPr="00066C65">
        <w:rPr>
          <w:kern w:val="32"/>
        </w:rPr>
        <w:t xml:space="preserve"> (</w:t>
      </w:r>
      <w:r>
        <w:rPr>
          <w:kern w:val="32"/>
        </w:rPr>
        <w:t>6001</w:t>
      </w:r>
      <w:r w:rsidRPr="00066C65">
        <w:rPr>
          <w:kern w:val="32"/>
        </w:rPr>
        <w:t>)</w:t>
      </w:r>
      <w:bookmarkEnd w:id="2864"/>
      <w:bookmarkEnd w:id="2865"/>
      <w:r w:rsidRPr="00D50246">
        <w:rPr>
          <w:kern w:val="32"/>
        </w:rPr>
        <w:t xml:space="preserve"> </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9"/>
        <w:gridCol w:w="5000"/>
        <w:gridCol w:w="1155"/>
        <w:gridCol w:w="1357"/>
        <w:gridCol w:w="1468"/>
        <w:gridCol w:w="2697"/>
      </w:tblGrid>
      <w:tr w:rsidR="00CB4BEB" w:rsidRPr="0051728E" w14:paraId="372C8C0F" w14:textId="77777777" w:rsidTr="003C0924">
        <w:tc>
          <w:tcPr>
            <w:tcW w:w="2039" w:type="dxa"/>
            <w:tcBorders>
              <w:bottom w:val="single" w:sz="4" w:space="0" w:color="auto"/>
            </w:tcBorders>
            <w:shd w:val="clear" w:color="auto" w:fill="D9D9D9"/>
            <w:vAlign w:val="center"/>
          </w:tcPr>
          <w:p w14:paraId="527FE873"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5000" w:type="dxa"/>
            <w:tcBorders>
              <w:bottom w:val="single" w:sz="4" w:space="0" w:color="auto"/>
            </w:tcBorders>
            <w:shd w:val="clear" w:color="auto" w:fill="D9D9D9"/>
            <w:vAlign w:val="center"/>
          </w:tcPr>
          <w:p w14:paraId="10055D5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38D9C89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7" w:type="dxa"/>
            <w:tcBorders>
              <w:bottom w:val="single" w:sz="4" w:space="0" w:color="auto"/>
            </w:tcBorders>
            <w:shd w:val="clear" w:color="auto" w:fill="D9D9D9"/>
            <w:vAlign w:val="center"/>
          </w:tcPr>
          <w:p w14:paraId="15F10C5E"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68" w:type="dxa"/>
            <w:tcBorders>
              <w:bottom w:val="single" w:sz="4" w:space="0" w:color="auto"/>
            </w:tcBorders>
            <w:shd w:val="clear" w:color="auto" w:fill="D9D9D9"/>
            <w:vAlign w:val="center"/>
          </w:tcPr>
          <w:p w14:paraId="5B743EE0"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159CF138"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697" w:type="dxa"/>
            <w:tcBorders>
              <w:bottom w:val="single" w:sz="4" w:space="0" w:color="auto"/>
            </w:tcBorders>
            <w:shd w:val="clear" w:color="auto" w:fill="D9D9D9"/>
            <w:vAlign w:val="center"/>
          </w:tcPr>
          <w:p w14:paraId="40DE9CA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0B2DA8ED" w14:textId="77777777" w:rsidTr="003C0924">
        <w:trPr>
          <w:trHeight w:hRule="exact" w:val="255"/>
        </w:trPr>
        <w:tc>
          <w:tcPr>
            <w:tcW w:w="2039" w:type="dxa"/>
            <w:tcBorders>
              <w:top w:val="single" w:sz="4" w:space="0" w:color="auto"/>
              <w:left w:val="single" w:sz="4" w:space="0" w:color="auto"/>
              <w:bottom w:val="single" w:sz="4" w:space="0" w:color="auto"/>
              <w:right w:val="single" w:sz="4" w:space="0" w:color="auto"/>
            </w:tcBorders>
            <w:shd w:val="clear" w:color="auto" w:fill="97DDBA"/>
            <w:vAlign w:val="bottom"/>
          </w:tcPr>
          <w:p w14:paraId="4305E9AD" w14:textId="77777777" w:rsidR="00CB4BEB" w:rsidRPr="00371529" w:rsidRDefault="00CB4BEB" w:rsidP="003C0924">
            <w:pPr>
              <w:rPr>
                <w:rFonts w:ascii="Trebuchet MS" w:hAnsi="Trebuchet MS" w:cs="Trebuchet MS"/>
                <w:sz w:val="18"/>
                <w:szCs w:val="18"/>
              </w:rPr>
            </w:pPr>
            <w:proofErr w:type="spellStart"/>
            <w:r w:rsidRPr="00371529">
              <w:rPr>
                <w:rFonts w:ascii="Trebuchet MS" w:hAnsi="Trebuchet MS" w:cs="Trebuchet MS"/>
                <w:sz w:val="18"/>
                <w:szCs w:val="18"/>
              </w:rPr>
              <w:t>gyldig_fra</w:t>
            </w:r>
            <w:proofErr w:type="spellEnd"/>
          </w:p>
        </w:tc>
        <w:tc>
          <w:tcPr>
            <w:tcW w:w="1167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54E25D99"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Felt defineret under: 4.1 Standardiserede felter til de temaspecifikke datamodeller</w:t>
            </w:r>
          </w:p>
        </w:tc>
      </w:tr>
      <w:tr w:rsidR="00CB4BEB" w:rsidRPr="00CE1917" w14:paraId="7663E003" w14:textId="77777777" w:rsidTr="003C0924">
        <w:trPr>
          <w:trHeight w:hRule="exact" w:val="255"/>
        </w:trPr>
        <w:tc>
          <w:tcPr>
            <w:tcW w:w="2039" w:type="dxa"/>
            <w:tcBorders>
              <w:top w:val="single" w:sz="4" w:space="0" w:color="auto"/>
              <w:left w:val="single" w:sz="4" w:space="0" w:color="auto"/>
              <w:bottom w:val="nil"/>
              <w:right w:val="single" w:sz="4" w:space="0" w:color="auto"/>
            </w:tcBorders>
            <w:shd w:val="clear" w:color="auto" w:fill="97DDBA"/>
            <w:vAlign w:val="bottom"/>
          </w:tcPr>
          <w:p w14:paraId="71B6469D" w14:textId="77777777" w:rsidR="00CB4BEB" w:rsidRPr="00371529" w:rsidRDefault="00CB4BEB" w:rsidP="003C0924">
            <w:pPr>
              <w:rPr>
                <w:rFonts w:ascii="Trebuchet MS" w:hAnsi="Trebuchet MS" w:cs="Trebuchet MS"/>
                <w:sz w:val="18"/>
                <w:szCs w:val="18"/>
              </w:rPr>
            </w:pPr>
            <w:proofErr w:type="spellStart"/>
            <w:r w:rsidRPr="00371529">
              <w:rPr>
                <w:rFonts w:ascii="Trebuchet MS" w:hAnsi="Trebuchet MS" w:cs="Trebuchet MS"/>
                <w:sz w:val="18"/>
                <w:szCs w:val="18"/>
              </w:rPr>
              <w:t>gyldig_til</w:t>
            </w:r>
            <w:proofErr w:type="spellEnd"/>
          </w:p>
        </w:tc>
        <w:tc>
          <w:tcPr>
            <w:tcW w:w="11677" w:type="dxa"/>
            <w:gridSpan w:val="5"/>
            <w:tcBorders>
              <w:top w:val="single" w:sz="4" w:space="0" w:color="auto"/>
              <w:left w:val="single" w:sz="4" w:space="0" w:color="auto"/>
              <w:bottom w:val="nil"/>
              <w:right w:val="single" w:sz="4" w:space="0" w:color="auto"/>
            </w:tcBorders>
            <w:shd w:val="clear" w:color="auto" w:fill="97DDBA"/>
            <w:vAlign w:val="bottom"/>
          </w:tcPr>
          <w:p w14:paraId="78BFEFEA"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Felt defineret under: 4.1 Standardiserede felter til de temaspecifikke datamodeller</w:t>
            </w:r>
          </w:p>
        </w:tc>
      </w:tr>
      <w:tr w:rsidR="00CB4BEB" w:rsidRPr="001315F7" w14:paraId="033C9693" w14:textId="77777777" w:rsidTr="003C0924">
        <w:trPr>
          <w:trHeight w:hRule="exact" w:val="255"/>
        </w:trPr>
        <w:tc>
          <w:tcPr>
            <w:tcW w:w="2039" w:type="dxa"/>
            <w:tcBorders>
              <w:top w:val="single" w:sz="4" w:space="0" w:color="auto"/>
              <w:left w:val="single" w:sz="4" w:space="0" w:color="auto"/>
              <w:bottom w:val="single" w:sz="4" w:space="0" w:color="auto"/>
              <w:right w:val="single" w:sz="4" w:space="0" w:color="auto"/>
            </w:tcBorders>
            <w:shd w:val="clear" w:color="auto" w:fill="D9D9D9"/>
            <w:vAlign w:val="bottom"/>
          </w:tcPr>
          <w:p w14:paraId="7095C49B"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potentialekort</w:t>
            </w:r>
          </w:p>
        </w:tc>
        <w:tc>
          <w:tcPr>
            <w:tcW w:w="5000" w:type="dxa"/>
            <w:tcBorders>
              <w:top w:val="single" w:sz="4" w:space="0" w:color="auto"/>
              <w:left w:val="single" w:sz="4" w:space="0" w:color="auto"/>
              <w:bottom w:val="single" w:sz="4" w:space="0" w:color="auto"/>
              <w:right w:val="single" w:sz="4" w:space="0" w:color="auto"/>
            </w:tcBorders>
            <w:shd w:val="clear" w:color="auto" w:fill="FFFFFF"/>
            <w:vAlign w:val="bottom"/>
          </w:tcPr>
          <w:p w14:paraId="3CA44F57"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Angiver hvilket potentialekort punkter henfører til</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06849F24"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Tekststreng</w:t>
            </w:r>
          </w:p>
        </w:tc>
        <w:tc>
          <w:tcPr>
            <w:tcW w:w="1357" w:type="dxa"/>
            <w:tcBorders>
              <w:top w:val="single" w:sz="4" w:space="0" w:color="auto"/>
              <w:left w:val="single" w:sz="4" w:space="0" w:color="auto"/>
              <w:bottom w:val="single" w:sz="4" w:space="0" w:color="auto"/>
              <w:right w:val="single" w:sz="4" w:space="0" w:color="auto"/>
            </w:tcBorders>
            <w:shd w:val="clear" w:color="auto" w:fill="FFFFFF"/>
            <w:vAlign w:val="bottom"/>
          </w:tcPr>
          <w:p w14:paraId="28D9D616"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0-250 tegn</w:t>
            </w:r>
          </w:p>
        </w:tc>
        <w:tc>
          <w:tcPr>
            <w:tcW w:w="1468" w:type="dxa"/>
            <w:tcBorders>
              <w:top w:val="single" w:sz="4" w:space="0" w:color="auto"/>
              <w:left w:val="single" w:sz="4" w:space="0" w:color="auto"/>
              <w:bottom w:val="single" w:sz="4" w:space="0" w:color="auto"/>
              <w:right w:val="single" w:sz="4" w:space="0" w:color="auto"/>
            </w:tcBorders>
            <w:shd w:val="clear" w:color="auto" w:fill="FFFFFF"/>
            <w:vAlign w:val="bottom"/>
          </w:tcPr>
          <w:p w14:paraId="47F6D1B3" w14:textId="77777777" w:rsidR="00CB4BEB" w:rsidRPr="00371529" w:rsidRDefault="00CB4BEB" w:rsidP="003C0924">
            <w:pPr>
              <w:jc w:val="center"/>
              <w:rPr>
                <w:rFonts w:ascii="Trebuchet MS" w:hAnsi="Trebuchet MS" w:cs="Trebuchet MS"/>
                <w:sz w:val="18"/>
                <w:szCs w:val="18"/>
              </w:rPr>
            </w:pPr>
            <w:r w:rsidRPr="00371529">
              <w:rPr>
                <w:rFonts w:ascii="Trebuchet MS" w:hAnsi="Trebuchet MS" w:cs="Trebuchet MS"/>
                <w:sz w:val="18"/>
                <w:szCs w:val="18"/>
              </w:rPr>
              <w:t>F</w:t>
            </w:r>
          </w:p>
        </w:tc>
        <w:tc>
          <w:tcPr>
            <w:tcW w:w="2697" w:type="dxa"/>
            <w:tcBorders>
              <w:top w:val="single" w:sz="4" w:space="0" w:color="auto"/>
              <w:left w:val="single" w:sz="4" w:space="0" w:color="auto"/>
              <w:bottom w:val="single" w:sz="4" w:space="0" w:color="auto"/>
              <w:right w:val="single" w:sz="4" w:space="0" w:color="auto"/>
            </w:tcBorders>
            <w:shd w:val="clear" w:color="auto" w:fill="FFFFFF"/>
            <w:vAlign w:val="bottom"/>
          </w:tcPr>
          <w:p w14:paraId="62D79359" w14:textId="77777777" w:rsidR="00CB4BEB" w:rsidRPr="00371529" w:rsidRDefault="00CB4BEB" w:rsidP="003C0924">
            <w:pPr>
              <w:rPr>
                <w:rFonts w:ascii="Trebuchet MS" w:hAnsi="Trebuchet MS" w:cs="Trebuchet MS"/>
                <w:sz w:val="18"/>
                <w:szCs w:val="18"/>
              </w:rPr>
            </w:pPr>
            <w:proofErr w:type="spellStart"/>
            <w:r w:rsidRPr="00371529">
              <w:rPr>
                <w:rFonts w:ascii="Trebuchet MS" w:hAnsi="Trebuchet MS" w:cs="Trebuchet MS"/>
                <w:sz w:val="18"/>
                <w:szCs w:val="18"/>
              </w:rPr>
              <w:t>Hadstenomraadet</w:t>
            </w:r>
            <w:proofErr w:type="spellEnd"/>
          </w:p>
        </w:tc>
      </w:tr>
      <w:tr w:rsidR="00CB4BEB" w:rsidRPr="00E474ED" w14:paraId="0CF406EA" w14:textId="77777777" w:rsidTr="003C0924">
        <w:trPr>
          <w:trHeight w:hRule="exact" w:val="255"/>
        </w:trPr>
        <w:tc>
          <w:tcPr>
            <w:tcW w:w="2039" w:type="dxa"/>
            <w:tcBorders>
              <w:top w:val="single" w:sz="4" w:space="0" w:color="auto"/>
              <w:left w:val="single" w:sz="4" w:space="0" w:color="auto"/>
              <w:bottom w:val="single" w:sz="4" w:space="0" w:color="auto"/>
              <w:right w:val="single" w:sz="4" w:space="0" w:color="auto"/>
            </w:tcBorders>
            <w:shd w:val="clear" w:color="auto" w:fill="97DDBA"/>
            <w:vAlign w:val="bottom"/>
          </w:tcPr>
          <w:p w14:paraId="466945B1" w14:textId="77777777" w:rsidR="00CB4BEB" w:rsidRPr="00AE36C4" w:rsidRDefault="00CB4BEB" w:rsidP="003C0924">
            <w:pPr>
              <w:rPr>
                <w:rFonts w:ascii="Trebuchet MS" w:hAnsi="Trebuchet MS"/>
                <w:sz w:val="18"/>
                <w:szCs w:val="18"/>
              </w:rPr>
            </w:pPr>
            <w:proofErr w:type="spellStart"/>
            <w:r w:rsidRPr="00AE36C4">
              <w:rPr>
                <w:rFonts w:ascii="Trebuchet MS" w:hAnsi="Trebuchet MS"/>
                <w:sz w:val="18"/>
                <w:szCs w:val="18"/>
              </w:rPr>
              <w:t>stoettep_kode</w:t>
            </w:r>
            <w:proofErr w:type="spellEnd"/>
          </w:p>
        </w:tc>
        <w:tc>
          <w:tcPr>
            <w:tcW w:w="5000" w:type="dxa"/>
            <w:tcBorders>
              <w:top w:val="single" w:sz="4" w:space="0" w:color="auto"/>
              <w:left w:val="single" w:sz="4" w:space="0" w:color="auto"/>
              <w:bottom w:val="single" w:sz="4" w:space="0" w:color="auto"/>
              <w:right w:val="single" w:sz="4" w:space="0" w:color="auto"/>
            </w:tcBorders>
            <w:shd w:val="clear" w:color="auto" w:fill="97DDBA"/>
            <w:vAlign w:val="bottom"/>
          </w:tcPr>
          <w:p w14:paraId="4FA36B4C" w14:textId="77777777" w:rsidR="00CB4BEB" w:rsidRPr="00AE36C4" w:rsidRDefault="00CB4BEB" w:rsidP="003C0924">
            <w:pPr>
              <w:rPr>
                <w:rFonts w:ascii="Trebuchet MS" w:hAnsi="Trebuchet MS"/>
                <w:sz w:val="18"/>
                <w:szCs w:val="18"/>
              </w:rPr>
            </w:pPr>
            <w:r w:rsidRPr="00AE36C4">
              <w:rPr>
                <w:rFonts w:ascii="Trebuchet MS" w:hAnsi="Trebuchet MS"/>
                <w:sz w:val="18"/>
                <w:szCs w:val="18"/>
              </w:rPr>
              <w:t>Kode for om punktet er et støttepunkt</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4B5824D7" w14:textId="77777777" w:rsidR="00CB4BEB" w:rsidRPr="00AE36C4" w:rsidRDefault="00CB4BEB" w:rsidP="003C0924">
            <w:pPr>
              <w:rPr>
                <w:rFonts w:ascii="Trebuchet MS" w:hAnsi="Trebuchet MS"/>
                <w:sz w:val="18"/>
                <w:szCs w:val="18"/>
              </w:rPr>
            </w:pPr>
          </w:p>
        </w:tc>
        <w:tc>
          <w:tcPr>
            <w:tcW w:w="1357" w:type="dxa"/>
            <w:tcBorders>
              <w:top w:val="single" w:sz="4" w:space="0" w:color="auto"/>
              <w:left w:val="single" w:sz="4" w:space="0" w:color="auto"/>
              <w:bottom w:val="single" w:sz="4" w:space="0" w:color="auto"/>
              <w:right w:val="single" w:sz="4" w:space="0" w:color="auto"/>
            </w:tcBorders>
            <w:shd w:val="clear" w:color="auto" w:fill="97DDBA"/>
            <w:vAlign w:val="bottom"/>
          </w:tcPr>
          <w:p w14:paraId="0F8A2AF8" w14:textId="77777777" w:rsidR="00CB4BEB" w:rsidRPr="00AE36C4" w:rsidRDefault="00CB4BEB" w:rsidP="003C0924">
            <w:pPr>
              <w:rPr>
                <w:rFonts w:ascii="Trebuchet MS" w:hAnsi="Trebuchet MS"/>
                <w:sz w:val="18"/>
                <w:szCs w:val="18"/>
              </w:rPr>
            </w:pPr>
          </w:p>
        </w:tc>
        <w:tc>
          <w:tcPr>
            <w:tcW w:w="1468" w:type="dxa"/>
            <w:tcBorders>
              <w:top w:val="single" w:sz="4" w:space="0" w:color="auto"/>
              <w:left w:val="single" w:sz="4" w:space="0" w:color="auto"/>
              <w:bottom w:val="single" w:sz="4" w:space="0" w:color="auto"/>
              <w:right w:val="single" w:sz="4" w:space="0" w:color="auto"/>
            </w:tcBorders>
            <w:shd w:val="clear" w:color="auto" w:fill="97DDBA"/>
            <w:vAlign w:val="bottom"/>
          </w:tcPr>
          <w:p w14:paraId="429F1DEC" w14:textId="77777777" w:rsidR="00CB4BEB" w:rsidRPr="00AE36C4" w:rsidRDefault="00CB4BEB" w:rsidP="003C0924">
            <w:pPr>
              <w:jc w:val="center"/>
              <w:rPr>
                <w:rFonts w:ascii="Trebuchet MS" w:hAnsi="Trebuchet MS"/>
                <w:sz w:val="18"/>
                <w:szCs w:val="18"/>
              </w:rPr>
            </w:pPr>
            <w:r w:rsidRPr="00AE36C4">
              <w:rPr>
                <w:rFonts w:ascii="Trebuchet MS" w:hAnsi="Trebuchet MS"/>
                <w:sz w:val="18"/>
                <w:szCs w:val="18"/>
              </w:rPr>
              <w:t>O</w:t>
            </w:r>
          </w:p>
        </w:tc>
        <w:tc>
          <w:tcPr>
            <w:tcW w:w="2697" w:type="dxa"/>
            <w:tcBorders>
              <w:top w:val="single" w:sz="4" w:space="0" w:color="auto"/>
              <w:left w:val="single" w:sz="4" w:space="0" w:color="auto"/>
              <w:bottom w:val="single" w:sz="4" w:space="0" w:color="auto"/>
              <w:right w:val="single" w:sz="4" w:space="0" w:color="auto"/>
            </w:tcBorders>
            <w:shd w:val="clear" w:color="auto" w:fill="97DDBA"/>
            <w:vAlign w:val="bottom"/>
          </w:tcPr>
          <w:p w14:paraId="6D4BB88E" w14:textId="77777777" w:rsidR="00CB4BEB" w:rsidRPr="00AE36C4" w:rsidRDefault="00CB4BEB" w:rsidP="003C0924">
            <w:pPr>
              <w:rPr>
                <w:rFonts w:ascii="Trebuchet MS" w:hAnsi="Trebuchet MS"/>
                <w:sz w:val="18"/>
                <w:szCs w:val="18"/>
              </w:rPr>
            </w:pPr>
            <w:proofErr w:type="spellStart"/>
            <w:r w:rsidRPr="00AE36C4">
              <w:rPr>
                <w:rFonts w:ascii="Trebuchet MS" w:hAnsi="Trebuchet MS"/>
                <w:sz w:val="18"/>
                <w:szCs w:val="18"/>
              </w:rPr>
              <w:t>d_basis_ja_nej</w:t>
            </w:r>
            <w:proofErr w:type="spellEnd"/>
          </w:p>
        </w:tc>
      </w:tr>
      <w:tr w:rsidR="00CB4BEB" w:rsidRPr="00E474ED" w14:paraId="21869CAA" w14:textId="77777777" w:rsidTr="003C0924">
        <w:trPr>
          <w:trHeight w:hRule="exact" w:val="255"/>
        </w:trPr>
        <w:tc>
          <w:tcPr>
            <w:tcW w:w="2039" w:type="dxa"/>
            <w:tcBorders>
              <w:top w:val="single" w:sz="4" w:space="0" w:color="auto"/>
              <w:left w:val="single" w:sz="4" w:space="0" w:color="auto"/>
              <w:bottom w:val="single" w:sz="4" w:space="0" w:color="auto"/>
              <w:right w:val="single" w:sz="4" w:space="0" w:color="auto"/>
            </w:tcBorders>
            <w:shd w:val="clear" w:color="auto" w:fill="97DDBA"/>
            <w:vAlign w:val="bottom"/>
          </w:tcPr>
          <w:p w14:paraId="08BA0512" w14:textId="77777777" w:rsidR="00CB4BEB" w:rsidRPr="00AE36C4" w:rsidRDefault="00CB4BEB" w:rsidP="003C0924">
            <w:pPr>
              <w:rPr>
                <w:rFonts w:ascii="Trebuchet MS" w:hAnsi="Trebuchet MS"/>
                <w:sz w:val="18"/>
                <w:szCs w:val="18"/>
              </w:rPr>
            </w:pPr>
            <w:proofErr w:type="spellStart"/>
            <w:r>
              <w:rPr>
                <w:rFonts w:ascii="Trebuchet MS" w:hAnsi="Trebuchet MS"/>
                <w:sz w:val="18"/>
                <w:szCs w:val="18"/>
              </w:rPr>
              <w:t>s</w:t>
            </w:r>
            <w:r w:rsidRPr="00AE36C4">
              <w:rPr>
                <w:rFonts w:ascii="Trebuchet MS" w:hAnsi="Trebuchet MS"/>
                <w:sz w:val="18"/>
                <w:szCs w:val="18"/>
              </w:rPr>
              <w:t>toettep</w:t>
            </w:r>
            <w:proofErr w:type="spellEnd"/>
          </w:p>
        </w:tc>
        <w:tc>
          <w:tcPr>
            <w:tcW w:w="5000" w:type="dxa"/>
            <w:tcBorders>
              <w:top w:val="single" w:sz="4" w:space="0" w:color="auto"/>
              <w:left w:val="single" w:sz="4" w:space="0" w:color="auto"/>
              <w:bottom w:val="single" w:sz="4" w:space="0" w:color="auto"/>
              <w:right w:val="single" w:sz="4" w:space="0" w:color="auto"/>
            </w:tcBorders>
            <w:shd w:val="clear" w:color="auto" w:fill="97DDBA"/>
            <w:vAlign w:val="bottom"/>
          </w:tcPr>
          <w:p w14:paraId="636130A5" w14:textId="77777777" w:rsidR="00CB4BEB" w:rsidRPr="00AE36C4" w:rsidRDefault="00CB4BEB" w:rsidP="003C0924">
            <w:pPr>
              <w:rPr>
                <w:rFonts w:ascii="Trebuchet MS" w:hAnsi="Trebuchet MS"/>
                <w:sz w:val="18"/>
                <w:szCs w:val="18"/>
              </w:rPr>
            </w:pPr>
            <w:r w:rsidRPr="00AE36C4">
              <w:rPr>
                <w:rFonts w:ascii="Trebuchet MS" w:hAnsi="Trebuchet MS"/>
                <w:sz w:val="18"/>
                <w:szCs w:val="18"/>
              </w:rPr>
              <w:t>Punkt angivet som støttepunkt til måling</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2294111F" w14:textId="77777777" w:rsidR="00CB4BEB" w:rsidRPr="00AE36C4" w:rsidRDefault="00CB4BEB" w:rsidP="003C0924">
            <w:pPr>
              <w:rPr>
                <w:rFonts w:ascii="Trebuchet MS" w:hAnsi="Trebuchet MS"/>
                <w:sz w:val="18"/>
                <w:szCs w:val="18"/>
              </w:rPr>
            </w:pPr>
          </w:p>
        </w:tc>
        <w:tc>
          <w:tcPr>
            <w:tcW w:w="1357" w:type="dxa"/>
            <w:tcBorders>
              <w:top w:val="single" w:sz="4" w:space="0" w:color="auto"/>
              <w:left w:val="single" w:sz="4" w:space="0" w:color="auto"/>
              <w:bottom w:val="single" w:sz="4" w:space="0" w:color="auto"/>
              <w:right w:val="single" w:sz="4" w:space="0" w:color="auto"/>
            </w:tcBorders>
            <w:shd w:val="clear" w:color="auto" w:fill="97DDBA"/>
            <w:vAlign w:val="bottom"/>
          </w:tcPr>
          <w:p w14:paraId="25618A4F" w14:textId="77777777" w:rsidR="00CB4BEB" w:rsidRPr="00AE36C4" w:rsidRDefault="00CB4BEB" w:rsidP="003C0924">
            <w:pPr>
              <w:rPr>
                <w:rFonts w:ascii="Trebuchet MS" w:hAnsi="Trebuchet MS"/>
                <w:sz w:val="18"/>
                <w:szCs w:val="18"/>
              </w:rPr>
            </w:pPr>
          </w:p>
        </w:tc>
        <w:tc>
          <w:tcPr>
            <w:tcW w:w="1468" w:type="dxa"/>
            <w:tcBorders>
              <w:top w:val="single" w:sz="4" w:space="0" w:color="auto"/>
              <w:left w:val="single" w:sz="4" w:space="0" w:color="auto"/>
              <w:bottom w:val="single" w:sz="4" w:space="0" w:color="auto"/>
              <w:right w:val="single" w:sz="4" w:space="0" w:color="auto"/>
            </w:tcBorders>
            <w:shd w:val="clear" w:color="auto" w:fill="97DDBA"/>
            <w:vAlign w:val="bottom"/>
          </w:tcPr>
          <w:p w14:paraId="2A03CD72" w14:textId="77777777" w:rsidR="00CB4BEB" w:rsidRPr="00AE36C4" w:rsidRDefault="00CB4BEB" w:rsidP="003C0924">
            <w:pPr>
              <w:jc w:val="center"/>
              <w:rPr>
                <w:rFonts w:ascii="Trebuchet MS" w:hAnsi="Trebuchet MS"/>
                <w:sz w:val="18"/>
                <w:szCs w:val="18"/>
              </w:rPr>
            </w:pPr>
            <w:r w:rsidRPr="00AE36C4">
              <w:rPr>
                <w:rFonts w:ascii="Trebuchet MS" w:hAnsi="Trebuchet MS"/>
                <w:sz w:val="18"/>
                <w:szCs w:val="18"/>
              </w:rPr>
              <w:t>S</w:t>
            </w:r>
          </w:p>
        </w:tc>
        <w:tc>
          <w:tcPr>
            <w:tcW w:w="2697" w:type="dxa"/>
            <w:tcBorders>
              <w:top w:val="single" w:sz="4" w:space="0" w:color="auto"/>
              <w:left w:val="single" w:sz="4" w:space="0" w:color="auto"/>
              <w:bottom w:val="single" w:sz="4" w:space="0" w:color="auto"/>
              <w:right w:val="single" w:sz="4" w:space="0" w:color="auto"/>
            </w:tcBorders>
            <w:shd w:val="clear" w:color="auto" w:fill="97DDBA"/>
            <w:vAlign w:val="bottom"/>
          </w:tcPr>
          <w:p w14:paraId="6EED5299" w14:textId="77777777" w:rsidR="00CB4BEB" w:rsidRPr="00AE36C4" w:rsidRDefault="00CB4BEB" w:rsidP="003C0924">
            <w:pPr>
              <w:rPr>
                <w:rFonts w:ascii="Trebuchet MS" w:hAnsi="Trebuchet MS"/>
                <w:sz w:val="18"/>
                <w:szCs w:val="18"/>
              </w:rPr>
            </w:pPr>
          </w:p>
        </w:tc>
      </w:tr>
      <w:tr w:rsidR="00CB4BEB" w:rsidRPr="00E474ED" w14:paraId="191E81E3" w14:textId="77777777" w:rsidTr="003C0924">
        <w:trPr>
          <w:trHeight w:hRule="exact" w:val="255"/>
        </w:trPr>
        <w:tc>
          <w:tcPr>
            <w:tcW w:w="2039" w:type="dxa"/>
            <w:tcBorders>
              <w:top w:val="single" w:sz="4" w:space="0" w:color="auto"/>
              <w:left w:val="single" w:sz="4" w:space="0" w:color="auto"/>
              <w:bottom w:val="nil"/>
              <w:right w:val="single" w:sz="4" w:space="0" w:color="auto"/>
            </w:tcBorders>
            <w:shd w:val="clear" w:color="auto" w:fill="D9D9D9"/>
            <w:vAlign w:val="bottom"/>
          </w:tcPr>
          <w:p w14:paraId="4434DA95" w14:textId="77777777" w:rsidR="00CB4BEB" w:rsidRPr="00AE36C4" w:rsidRDefault="00CB4BEB" w:rsidP="003C0924">
            <w:pPr>
              <w:rPr>
                <w:rFonts w:ascii="Trebuchet MS" w:hAnsi="Trebuchet MS"/>
                <w:sz w:val="18"/>
                <w:szCs w:val="18"/>
              </w:rPr>
            </w:pPr>
            <w:proofErr w:type="spellStart"/>
            <w:r w:rsidRPr="00AE36C4">
              <w:rPr>
                <w:rFonts w:ascii="Trebuchet MS" w:hAnsi="Trebuchet MS"/>
                <w:sz w:val="18"/>
                <w:szCs w:val="18"/>
              </w:rPr>
              <w:t>dgu_nr</w:t>
            </w:r>
            <w:proofErr w:type="spellEnd"/>
          </w:p>
        </w:tc>
        <w:tc>
          <w:tcPr>
            <w:tcW w:w="5000" w:type="dxa"/>
            <w:tcBorders>
              <w:top w:val="single" w:sz="4" w:space="0" w:color="auto"/>
              <w:left w:val="single" w:sz="4" w:space="0" w:color="auto"/>
              <w:bottom w:val="nil"/>
              <w:right w:val="single" w:sz="4" w:space="0" w:color="auto"/>
            </w:tcBorders>
            <w:shd w:val="clear" w:color="auto" w:fill="FFFFFF"/>
            <w:vAlign w:val="bottom"/>
          </w:tcPr>
          <w:p w14:paraId="3AB26224" w14:textId="77777777" w:rsidR="00CB4BEB" w:rsidRPr="00AE36C4" w:rsidRDefault="00CB4BEB" w:rsidP="003C0924">
            <w:pPr>
              <w:rPr>
                <w:rFonts w:ascii="Trebuchet MS" w:hAnsi="Trebuchet MS"/>
                <w:sz w:val="18"/>
                <w:szCs w:val="18"/>
              </w:rPr>
            </w:pPr>
            <w:r w:rsidRPr="00AE36C4">
              <w:rPr>
                <w:rFonts w:ascii="Trebuchet MS" w:hAnsi="Trebuchet MS"/>
                <w:sz w:val="18"/>
                <w:szCs w:val="18"/>
              </w:rPr>
              <w:t>DGU boringsnummer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686BDB03" w14:textId="77777777" w:rsidR="00CB4BEB" w:rsidRPr="00AE36C4" w:rsidRDefault="00CB4BEB" w:rsidP="003C0924">
            <w:pPr>
              <w:rPr>
                <w:rFonts w:ascii="Trebuchet MS" w:hAnsi="Trebuchet MS"/>
                <w:sz w:val="18"/>
                <w:szCs w:val="18"/>
              </w:rPr>
            </w:pPr>
            <w:r w:rsidRPr="00AE36C4">
              <w:rPr>
                <w:rFonts w:ascii="Trebuchet MS" w:hAnsi="Trebuchet MS"/>
                <w:sz w:val="18"/>
                <w:szCs w:val="18"/>
              </w:rPr>
              <w:t>Tekststreng</w:t>
            </w:r>
          </w:p>
        </w:tc>
        <w:tc>
          <w:tcPr>
            <w:tcW w:w="1357" w:type="dxa"/>
            <w:tcBorders>
              <w:top w:val="single" w:sz="4" w:space="0" w:color="auto"/>
              <w:left w:val="single" w:sz="4" w:space="0" w:color="auto"/>
              <w:bottom w:val="nil"/>
              <w:right w:val="single" w:sz="4" w:space="0" w:color="auto"/>
            </w:tcBorders>
            <w:shd w:val="clear" w:color="auto" w:fill="FFFFFF"/>
            <w:vAlign w:val="bottom"/>
          </w:tcPr>
          <w:p w14:paraId="0CBDFD6D" w14:textId="77777777" w:rsidR="00CB4BEB" w:rsidRPr="00AE36C4" w:rsidRDefault="00CB4BEB" w:rsidP="003C0924">
            <w:pPr>
              <w:rPr>
                <w:rFonts w:ascii="Trebuchet MS" w:hAnsi="Trebuchet MS"/>
                <w:sz w:val="18"/>
                <w:szCs w:val="18"/>
              </w:rPr>
            </w:pPr>
            <w:r w:rsidRPr="00AE36C4">
              <w:rPr>
                <w:rFonts w:ascii="Trebuchet MS" w:hAnsi="Trebuchet MS"/>
                <w:sz w:val="18"/>
                <w:szCs w:val="18"/>
              </w:rPr>
              <w:t>0-50 tegn</w:t>
            </w:r>
          </w:p>
        </w:tc>
        <w:tc>
          <w:tcPr>
            <w:tcW w:w="1468" w:type="dxa"/>
            <w:tcBorders>
              <w:top w:val="single" w:sz="4" w:space="0" w:color="auto"/>
              <w:left w:val="single" w:sz="4" w:space="0" w:color="auto"/>
              <w:bottom w:val="nil"/>
              <w:right w:val="single" w:sz="4" w:space="0" w:color="auto"/>
            </w:tcBorders>
            <w:shd w:val="clear" w:color="auto" w:fill="FFFFFF"/>
            <w:vAlign w:val="bottom"/>
          </w:tcPr>
          <w:p w14:paraId="6FAFF152" w14:textId="77777777" w:rsidR="00CB4BEB" w:rsidRPr="00AE36C4" w:rsidRDefault="00CB4BEB" w:rsidP="003C0924">
            <w:pPr>
              <w:jc w:val="center"/>
              <w:rPr>
                <w:rFonts w:ascii="Trebuchet MS" w:hAnsi="Trebuchet MS"/>
                <w:sz w:val="18"/>
                <w:szCs w:val="18"/>
              </w:rPr>
            </w:pPr>
            <w:r w:rsidRPr="00AE36C4">
              <w:rPr>
                <w:rFonts w:ascii="Trebuchet MS" w:hAnsi="Trebuchet MS"/>
                <w:sz w:val="18"/>
                <w:szCs w:val="18"/>
              </w:rPr>
              <w:t>F</w:t>
            </w:r>
          </w:p>
        </w:tc>
        <w:tc>
          <w:tcPr>
            <w:tcW w:w="2697" w:type="dxa"/>
            <w:tcBorders>
              <w:top w:val="single" w:sz="4" w:space="0" w:color="auto"/>
              <w:left w:val="single" w:sz="4" w:space="0" w:color="auto"/>
              <w:bottom w:val="nil"/>
              <w:right w:val="single" w:sz="4" w:space="0" w:color="auto"/>
            </w:tcBorders>
            <w:shd w:val="clear" w:color="auto" w:fill="FFFFFF"/>
            <w:vAlign w:val="bottom"/>
          </w:tcPr>
          <w:p w14:paraId="4BC9D5DE" w14:textId="77777777" w:rsidR="00CB4BEB" w:rsidRPr="00AE36C4" w:rsidRDefault="00CB4BEB" w:rsidP="003C0924">
            <w:pPr>
              <w:rPr>
                <w:rFonts w:ascii="Trebuchet MS" w:hAnsi="Trebuchet MS"/>
                <w:sz w:val="18"/>
                <w:szCs w:val="18"/>
              </w:rPr>
            </w:pPr>
            <w:r w:rsidRPr="00AE36C4">
              <w:rPr>
                <w:rFonts w:ascii="Trebuchet MS" w:hAnsi="Trebuchet MS"/>
                <w:sz w:val="18"/>
                <w:szCs w:val="18"/>
              </w:rPr>
              <w:t>200.0712</w:t>
            </w:r>
          </w:p>
        </w:tc>
      </w:tr>
      <w:tr w:rsidR="00CB4BEB" w:rsidRPr="00CE1917" w14:paraId="79F70F75" w14:textId="77777777" w:rsidTr="003C0924">
        <w:trPr>
          <w:trHeight w:hRule="exact" w:val="255"/>
        </w:trPr>
        <w:tc>
          <w:tcPr>
            <w:tcW w:w="2039" w:type="dxa"/>
            <w:tcBorders>
              <w:top w:val="single" w:sz="4" w:space="0" w:color="auto"/>
              <w:left w:val="single" w:sz="4" w:space="0" w:color="auto"/>
              <w:bottom w:val="nil"/>
              <w:right w:val="single" w:sz="4" w:space="0" w:color="auto"/>
            </w:tcBorders>
            <w:shd w:val="clear" w:color="auto" w:fill="D9D9D9"/>
            <w:vAlign w:val="bottom"/>
          </w:tcPr>
          <w:p w14:paraId="4269ABF2" w14:textId="77777777" w:rsidR="00CB4BEB" w:rsidRPr="00371529" w:rsidRDefault="00CB4BEB" w:rsidP="003C0924">
            <w:pPr>
              <w:rPr>
                <w:rFonts w:ascii="Trebuchet MS" w:hAnsi="Trebuchet MS"/>
                <w:sz w:val="18"/>
                <w:szCs w:val="18"/>
              </w:rPr>
            </w:pPr>
            <w:r>
              <w:rPr>
                <w:rFonts w:ascii="Trebuchet MS" w:hAnsi="Trebuchet MS"/>
                <w:sz w:val="18"/>
                <w:szCs w:val="18"/>
              </w:rPr>
              <w:t>d</w:t>
            </w:r>
            <w:r w:rsidRPr="00371529">
              <w:rPr>
                <w:rFonts w:ascii="Trebuchet MS" w:hAnsi="Trebuchet MS"/>
                <w:sz w:val="18"/>
                <w:szCs w:val="18"/>
              </w:rPr>
              <w:t>ybde</w:t>
            </w:r>
          </w:p>
        </w:tc>
        <w:tc>
          <w:tcPr>
            <w:tcW w:w="5000" w:type="dxa"/>
            <w:tcBorders>
              <w:top w:val="single" w:sz="4" w:space="0" w:color="auto"/>
              <w:left w:val="single" w:sz="4" w:space="0" w:color="auto"/>
              <w:bottom w:val="nil"/>
              <w:right w:val="single" w:sz="4" w:space="0" w:color="auto"/>
            </w:tcBorders>
            <w:shd w:val="clear" w:color="auto" w:fill="FFFFFF"/>
            <w:vAlign w:val="bottom"/>
          </w:tcPr>
          <w:p w14:paraId="6AF62B84" w14:textId="77777777" w:rsidR="00CB4BEB" w:rsidRPr="00371529" w:rsidRDefault="00CB4BEB" w:rsidP="003C0924">
            <w:pPr>
              <w:rPr>
                <w:rFonts w:ascii="Trebuchet MS" w:hAnsi="Trebuchet MS"/>
                <w:sz w:val="18"/>
                <w:szCs w:val="18"/>
              </w:rPr>
            </w:pPr>
            <w:r>
              <w:rPr>
                <w:rFonts w:ascii="Trebuchet MS" w:hAnsi="Trebuchet MS"/>
                <w:sz w:val="18"/>
                <w:szCs w:val="18"/>
              </w:rPr>
              <w:t>Kote</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0F06789"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Double</w:t>
            </w:r>
          </w:p>
        </w:tc>
        <w:tc>
          <w:tcPr>
            <w:tcW w:w="1357" w:type="dxa"/>
            <w:tcBorders>
              <w:top w:val="single" w:sz="4" w:space="0" w:color="auto"/>
              <w:left w:val="single" w:sz="4" w:space="0" w:color="auto"/>
              <w:bottom w:val="nil"/>
              <w:right w:val="single" w:sz="4" w:space="0" w:color="auto"/>
            </w:tcBorders>
            <w:shd w:val="clear" w:color="auto" w:fill="FFFFFF"/>
            <w:vAlign w:val="bottom"/>
          </w:tcPr>
          <w:p w14:paraId="21C09A8F"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1-999,99</w:t>
            </w:r>
          </w:p>
        </w:tc>
        <w:tc>
          <w:tcPr>
            <w:tcW w:w="1468" w:type="dxa"/>
            <w:tcBorders>
              <w:top w:val="single" w:sz="4" w:space="0" w:color="auto"/>
              <w:left w:val="single" w:sz="4" w:space="0" w:color="auto"/>
              <w:bottom w:val="nil"/>
              <w:right w:val="single" w:sz="4" w:space="0" w:color="auto"/>
            </w:tcBorders>
            <w:shd w:val="clear" w:color="auto" w:fill="FFFFFF"/>
            <w:vAlign w:val="bottom"/>
          </w:tcPr>
          <w:p w14:paraId="74F624BB" w14:textId="77777777" w:rsidR="00CB4BEB" w:rsidRPr="00371529" w:rsidRDefault="00CB4BEB" w:rsidP="003C0924">
            <w:pPr>
              <w:jc w:val="center"/>
              <w:rPr>
                <w:rFonts w:ascii="Trebuchet MS" w:hAnsi="Trebuchet MS" w:cs="Trebuchet MS"/>
                <w:sz w:val="18"/>
                <w:szCs w:val="18"/>
              </w:rPr>
            </w:pPr>
            <w:r w:rsidRPr="00371529">
              <w:rPr>
                <w:rFonts w:ascii="Trebuchet MS" w:hAnsi="Trebuchet MS" w:cs="Trebuchet MS"/>
                <w:sz w:val="18"/>
                <w:szCs w:val="18"/>
              </w:rPr>
              <w:t>O</w:t>
            </w:r>
          </w:p>
        </w:tc>
        <w:tc>
          <w:tcPr>
            <w:tcW w:w="2697" w:type="dxa"/>
            <w:tcBorders>
              <w:top w:val="single" w:sz="4" w:space="0" w:color="auto"/>
              <w:left w:val="single" w:sz="4" w:space="0" w:color="auto"/>
              <w:bottom w:val="nil"/>
              <w:right w:val="single" w:sz="4" w:space="0" w:color="auto"/>
            </w:tcBorders>
            <w:shd w:val="clear" w:color="auto" w:fill="FFFFFF"/>
            <w:vAlign w:val="bottom"/>
          </w:tcPr>
          <w:p w14:paraId="21EC1BE6" w14:textId="77777777" w:rsidR="00CB4BEB" w:rsidRPr="00371529" w:rsidRDefault="00CB4BEB" w:rsidP="003C0924">
            <w:pPr>
              <w:rPr>
                <w:rFonts w:ascii="Trebuchet MS" w:hAnsi="Trebuchet MS" w:cs="Trebuchet MS"/>
                <w:sz w:val="18"/>
                <w:szCs w:val="18"/>
              </w:rPr>
            </w:pPr>
            <w:r>
              <w:rPr>
                <w:rFonts w:ascii="Trebuchet MS" w:hAnsi="Trebuchet MS" w:cs="Trebuchet MS"/>
                <w:sz w:val="18"/>
                <w:szCs w:val="18"/>
              </w:rPr>
              <w:t>12,55</w:t>
            </w:r>
          </w:p>
        </w:tc>
      </w:tr>
      <w:tr w:rsidR="00CB4BEB" w:rsidRPr="00973F9F" w14:paraId="39DE5813" w14:textId="77777777" w:rsidTr="003C0924">
        <w:trPr>
          <w:trHeight w:hRule="exact" w:val="255"/>
        </w:trPr>
        <w:tc>
          <w:tcPr>
            <w:tcW w:w="2039" w:type="dxa"/>
            <w:tcBorders>
              <w:top w:val="single" w:sz="4" w:space="0" w:color="auto"/>
              <w:left w:val="single" w:sz="4" w:space="0" w:color="auto"/>
              <w:bottom w:val="single" w:sz="4" w:space="0" w:color="auto"/>
              <w:right w:val="single" w:sz="4" w:space="0" w:color="auto"/>
            </w:tcBorders>
            <w:shd w:val="clear" w:color="auto" w:fill="D9D9D9"/>
            <w:vAlign w:val="bottom"/>
          </w:tcPr>
          <w:p w14:paraId="1618F198" w14:textId="77777777" w:rsidR="00CB4BEB" w:rsidRPr="00371529" w:rsidRDefault="00CB4BEB" w:rsidP="003C0924">
            <w:pPr>
              <w:rPr>
                <w:rFonts w:ascii="Trebuchet MS" w:hAnsi="Trebuchet MS"/>
                <w:sz w:val="18"/>
                <w:szCs w:val="18"/>
              </w:rPr>
            </w:pPr>
            <w:proofErr w:type="spellStart"/>
            <w:r w:rsidRPr="00371529">
              <w:rPr>
                <w:rFonts w:ascii="Trebuchet MS" w:hAnsi="Trebuchet MS"/>
                <w:sz w:val="18"/>
                <w:szCs w:val="18"/>
              </w:rPr>
              <w:t>aekvidistance</w:t>
            </w:r>
            <w:proofErr w:type="spellEnd"/>
          </w:p>
        </w:tc>
        <w:tc>
          <w:tcPr>
            <w:tcW w:w="5000" w:type="dxa"/>
            <w:tcBorders>
              <w:top w:val="single" w:sz="4" w:space="0" w:color="auto"/>
              <w:left w:val="single" w:sz="4" w:space="0" w:color="auto"/>
              <w:bottom w:val="single" w:sz="4" w:space="0" w:color="auto"/>
              <w:right w:val="single" w:sz="4" w:space="0" w:color="auto"/>
            </w:tcBorders>
            <w:shd w:val="clear" w:color="auto" w:fill="FFFFFF"/>
            <w:vAlign w:val="bottom"/>
          </w:tcPr>
          <w:p w14:paraId="55F911E2"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Angiver spring mellem potentiale linjer</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4F2FF7BF" w14:textId="77777777" w:rsidR="00CB4BEB" w:rsidRPr="001A0D06" w:rsidRDefault="00CB4BEB" w:rsidP="003C0924">
            <w:pPr>
              <w:rPr>
                <w:rFonts w:ascii="Trebuchet MS" w:hAnsi="Trebuchet MS"/>
                <w:color w:val="8064A2"/>
                <w:sz w:val="18"/>
                <w:szCs w:val="18"/>
              </w:rPr>
            </w:pPr>
            <w:r w:rsidRPr="004D056C">
              <w:rPr>
                <w:rFonts w:ascii="Trebuchet MS" w:hAnsi="Trebuchet MS"/>
                <w:sz w:val="18"/>
                <w:szCs w:val="18"/>
              </w:rPr>
              <w:t>Tal</w:t>
            </w:r>
          </w:p>
        </w:tc>
        <w:tc>
          <w:tcPr>
            <w:tcW w:w="1357" w:type="dxa"/>
            <w:tcBorders>
              <w:top w:val="single" w:sz="4" w:space="0" w:color="auto"/>
              <w:left w:val="single" w:sz="4" w:space="0" w:color="auto"/>
              <w:bottom w:val="single" w:sz="4" w:space="0" w:color="auto"/>
              <w:right w:val="single" w:sz="4" w:space="0" w:color="auto"/>
            </w:tcBorders>
            <w:shd w:val="clear" w:color="auto" w:fill="FFFFFF"/>
            <w:vAlign w:val="bottom"/>
          </w:tcPr>
          <w:p w14:paraId="7E4042C2" w14:textId="77777777" w:rsidR="00CB4BEB" w:rsidRPr="004D056C" w:rsidRDefault="00CB4BEB" w:rsidP="003C0924">
            <w:pPr>
              <w:rPr>
                <w:rFonts w:ascii="Trebuchet MS" w:hAnsi="Trebuchet MS"/>
                <w:sz w:val="18"/>
                <w:szCs w:val="18"/>
              </w:rPr>
            </w:pPr>
            <w:r w:rsidRPr="004D056C">
              <w:rPr>
                <w:rFonts w:ascii="Trebuchet MS" w:hAnsi="Trebuchet MS"/>
                <w:sz w:val="18"/>
                <w:szCs w:val="18"/>
              </w:rPr>
              <w:t>0,1-999,9</w:t>
            </w:r>
          </w:p>
        </w:tc>
        <w:tc>
          <w:tcPr>
            <w:tcW w:w="1468" w:type="dxa"/>
            <w:tcBorders>
              <w:top w:val="single" w:sz="4" w:space="0" w:color="auto"/>
              <w:left w:val="single" w:sz="4" w:space="0" w:color="auto"/>
              <w:bottom w:val="single" w:sz="4" w:space="0" w:color="auto"/>
              <w:right w:val="single" w:sz="4" w:space="0" w:color="auto"/>
            </w:tcBorders>
            <w:shd w:val="clear" w:color="auto" w:fill="FFFFFF"/>
            <w:vAlign w:val="bottom"/>
          </w:tcPr>
          <w:p w14:paraId="024E0DA8" w14:textId="77777777" w:rsidR="00CB4BEB" w:rsidRPr="00371529" w:rsidRDefault="00CB4BEB" w:rsidP="003C0924">
            <w:pPr>
              <w:jc w:val="center"/>
              <w:rPr>
                <w:rFonts w:ascii="Trebuchet MS" w:hAnsi="Trebuchet MS" w:cs="Trebuchet MS"/>
                <w:sz w:val="18"/>
                <w:szCs w:val="18"/>
              </w:rPr>
            </w:pPr>
            <w:r w:rsidRPr="00371529">
              <w:rPr>
                <w:rFonts w:ascii="Trebuchet MS" w:hAnsi="Trebuchet MS" w:cs="Trebuchet MS"/>
                <w:sz w:val="18"/>
                <w:szCs w:val="18"/>
              </w:rPr>
              <w:t>F</w:t>
            </w:r>
          </w:p>
        </w:tc>
        <w:tc>
          <w:tcPr>
            <w:tcW w:w="2697" w:type="dxa"/>
            <w:tcBorders>
              <w:top w:val="single" w:sz="4" w:space="0" w:color="auto"/>
              <w:left w:val="single" w:sz="4" w:space="0" w:color="auto"/>
              <w:bottom w:val="single" w:sz="4" w:space="0" w:color="auto"/>
              <w:right w:val="single" w:sz="4" w:space="0" w:color="auto"/>
            </w:tcBorders>
            <w:shd w:val="clear" w:color="auto" w:fill="FFFFFF"/>
            <w:vAlign w:val="bottom"/>
          </w:tcPr>
          <w:p w14:paraId="076E9F35"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0,5</w:t>
            </w:r>
          </w:p>
        </w:tc>
      </w:tr>
      <w:tr w:rsidR="00CB4BEB" w:rsidRPr="00CE1917" w14:paraId="7B09FB1E" w14:textId="77777777" w:rsidTr="003C0924">
        <w:trPr>
          <w:trHeight w:hRule="exact" w:val="255"/>
        </w:trPr>
        <w:tc>
          <w:tcPr>
            <w:tcW w:w="2039" w:type="dxa"/>
            <w:tcBorders>
              <w:top w:val="single" w:sz="4" w:space="0" w:color="auto"/>
              <w:left w:val="single" w:sz="4" w:space="0" w:color="auto"/>
              <w:bottom w:val="single" w:sz="4" w:space="0" w:color="auto"/>
              <w:right w:val="single" w:sz="4" w:space="0" w:color="auto"/>
            </w:tcBorders>
            <w:shd w:val="clear" w:color="auto" w:fill="97DDBA"/>
            <w:vAlign w:val="bottom"/>
          </w:tcPr>
          <w:p w14:paraId="21E594A1" w14:textId="77777777" w:rsidR="00CB4BEB" w:rsidRPr="004D056C" w:rsidRDefault="00CB4BEB" w:rsidP="003C0924">
            <w:pPr>
              <w:rPr>
                <w:rFonts w:ascii="Trebuchet MS" w:hAnsi="Trebuchet MS"/>
                <w:sz w:val="18"/>
                <w:szCs w:val="18"/>
              </w:rPr>
            </w:pPr>
            <w:proofErr w:type="spellStart"/>
            <w:r w:rsidRPr="004D056C">
              <w:rPr>
                <w:rFonts w:ascii="Trebuchet MS" w:hAnsi="Trebuchet MS"/>
                <w:sz w:val="18"/>
                <w:szCs w:val="18"/>
              </w:rPr>
              <w:t>magasin_kode</w:t>
            </w:r>
            <w:proofErr w:type="spellEnd"/>
          </w:p>
        </w:tc>
        <w:tc>
          <w:tcPr>
            <w:tcW w:w="1167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F83B6D5" w14:textId="77777777" w:rsidR="00CB4BEB" w:rsidRPr="00AE36C4" w:rsidRDefault="00CB4BEB" w:rsidP="003C0924">
            <w:pPr>
              <w:rPr>
                <w:rFonts w:ascii="Trebuchet MS" w:hAnsi="Trebuchet MS" w:cs="Trebuchet MS"/>
                <w:sz w:val="18"/>
                <w:szCs w:val="18"/>
              </w:rPr>
            </w:pPr>
            <w:r w:rsidRPr="00AE36C4">
              <w:rPr>
                <w:rFonts w:ascii="Trebuchet MS" w:hAnsi="Trebuchet MS" w:cs="Trebuchet MS"/>
                <w:sz w:val="18"/>
                <w:szCs w:val="18"/>
              </w:rPr>
              <w:t>Felt defineret under: 4.1 Standardiserede felter til de temaspecifikke datamodeller</w:t>
            </w:r>
            <w:r w:rsidRPr="00AE36C4" w:rsidDel="009A7D41">
              <w:rPr>
                <w:rFonts w:ascii="Trebuchet MS" w:hAnsi="Trebuchet MS" w:cs="Trebuchet MS"/>
                <w:sz w:val="18"/>
                <w:szCs w:val="18"/>
              </w:rPr>
              <w:t xml:space="preserve"> </w:t>
            </w:r>
          </w:p>
        </w:tc>
      </w:tr>
      <w:tr w:rsidR="00CB4BEB" w:rsidRPr="00CE1917" w14:paraId="56B21007" w14:textId="77777777" w:rsidTr="003C0924">
        <w:trPr>
          <w:trHeight w:hRule="exact" w:val="255"/>
        </w:trPr>
        <w:tc>
          <w:tcPr>
            <w:tcW w:w="2039" w:type="dxa"/>
            <w:tcBorders>
              <w:top w:val="single" w:sz="4" w:space="0" w:color="auto"/>
              <w:left w:val="single" w:sz="4" w:space="0" w:color="auto"/>
              <w:bottom w:val="nil"/>
              <w:right w:val="single" w:sz="4" w:space="0" w:color="auto"/>
            </w:tcBorders>
            <w:shd w:val="clear" w:color="auto" w:fill="97DDBA"/>
            <w:vAlign w:val="bottom"/>
          </w:tcPr>
          <w:p w14:paraId="48F3A3E9" w14:textId="77777777" w:rsidR="00CB4BEB" w:rsidRPr="00371529" w:rsidRDefault="00CB4BEB" w:rsidP="003C0924">
            <w:pPr>
              <w:rPr>
                <w:rFonts w:ascii="Trebuchet MS" w:hAnsi="Trebuchet MS"/>
                <w:sz w:val="18"/>
                <w:szCs w:val="18"/>
              </w:rPr>
            </w:pPr>
            <w:r>
              <w:rPr>
                <w:rFonts w:ascii="Trebuchet MS" w:hAnsi="Trebuchet MS"/>
                <w:sz w:val="18"/>
                <w:szCs w:val="18"/>
              </w:rPr>
              <w:t>m</w:t>
            </w:r>
            <w:r w:rsidRPr="00371529">
              <w:rPr>
                <w:rFonts w:ascii="Trebuchet MS" w:hAnsi="Trebuchet MS"/>
                <w:sz w:val="18"/>
                <w:szCs w:val="18"/>
              </w:rPr>
              <w:t>agasin</w:t>
            </w:r>
          </w:p>
        </w:tc>
        <w:tc>
          <w:tcPr>
            <w:tcW w:w="11677" w:type="dxa"/>
            <w:gridSpan w:val="5"/>
            <w:tcBorders>
              <w:top w:val="single" w:sz="4" w:space="0" w:color="auto"/>
              <w:left w:val="single" w:sz="4" w:space="0" w:color="auto"/>
              <w:bottom w:val="nil"/>
              <w:right w:val="single" w:sz="4" w:space="0" w:color="auto"/>
            </w:tcBorders>
            <w:shd w:val="clear" w:color="auto" w:fill="97DDBA"/>
            <w:vAlign w:val="bottom"/>
          </w:tcPr>
          <w:p w14:paraId="45E3FEC8" w14:textId="77777777" w:rsidR="00CB4BEB" w:rsidRPr="00AE36C4" w:rsidRDefault="00CB4BEB" w:rsidP="003C0924">
            <w:pPr>
              <w:rPr>
                <w:rFonts w:ascii="Trebuchet MS" w:hAnsi="Trebuchet MS" w:cs="Trebuchet MS"/>
                <w:sz w:val="18"/>
                <w:szCs w:val="18"/>
              </w:rPr>
            </w:pPr>
            <w:r w:rsidRPr="00AE36C4">
              <w:rPr>
                <w:rFonts w:ascii="Trebuchet MS" w:hAnsi="Trebuchet MS" w:cs="Trebuchet MS"/>
                <w:sz w:val="18"/>
                <w:szCs w:val="18"/>
              </w:rPr>
              <w:t>Felt defineret under: 4.1 Standardiserede felter til de temaspecifikke datamodeller</w:t>
            </w:r>
            <w:r w:rsidRPr="00AE36C4" w:rsidDel="009A7D41">
              <w:rPr>
                <w:rFonts w:ascii="Trebuchet MS" w:hAnsi="Trebuchet MS" w:cs="Trebuchet MS"/>
                <w:sz w:val="18"/>
                <w:szCs w:val="18"/>
              </w:rPr>
              <w:t xml:space="preserve"> </w:t>
            </w:r>
          </w:p>
        </w:tc>
      </w:tr>
      <w:tr w:rsidR="00CB4BEB" w:rsidRPr="00507751" w14:paraId="63FC5CB7" w14:textId="77777777" w:rsidTr="003C0924">
        <w:trPr>
          <w:trHeight w:hRule="exact" w:val="510"/>
        </w:trPr>
        <w:tc>
          <w:tcPr>
            <w:tcW w:w="2039" w:type="dxa"/>
            <w:tcBorders>
              <w:top w:val="single" w:sz="4" w:space="0" w:color="auto"/>
              <w:left w:val="single" w:sz="4" w:space="0" w:color="auto"/>
              <w:bottom w:val="nil"/>
              <w:right w:val="single" w:sz="4" w:space="0" w:color="auto"/>
            </w:tcBorders>
            <w:shd w:val="clear" w:color="auto" w:fill="D9D9D9"/>
            <w:vAlign w:val="center"/>
          </w:tcPr>
          <w:p w14:paraId="081DC06D" w14:textId="77777777" w:rsidR="00CB4BEB" w:rsidRPr="00371529" w:rsidRDefault="00CB4BEB" w:rsidP="003C0924">
            <w:pPr>
              <w:rPr>
                <w:rFonts w:ascii="Trebuchet MS" w:hAnsi="Trebuchet MS"/>
                <w:sz w:val="18"/>
                <w:szCs w:val="18"/>
              </w:rPr>
            </w:pPr>
            <w:r>
              <w:rPr>
                <w:rFonts w:ascii="Trebuchet MS" w:hAnsi="Trebuchet MS"/>
                <w:sz w:val="18"/>
                <w:szCs w:val="18"/>
              </w:rPr>
              <w:t>p</w:t>
            </w:r>
            <w:r w:rsidRPr="00371529">
              <w:rPr>
                <w:rFonts w:ascii="Trebuchet MS" w:hAnsi="Trebuchet MS"/>
                <w:sz w:val="18"/>
                <w:szCs w:val="18"/>
              </w:rPr>
              <w:t>ejling</w:t>
            </w:r>
          </w:p>
        </w:tc>
        <w:tc>
          <w:tcPr>
            <w:tcW w:w="5000" w:type="dxa"/>
            <w:tcBorders>
              <w:top w:val="single" w:sz="4" w:space="0" w:color="auto"/>
              <w:left w:val="single" w:sz="4" w:space="0" w:color="auto"/>
              <w:bottom w:val="nil"/>
              <w:right w:val="single" w:sz="4" w:space="0" w:color="auto"/>
            </w:tcBorders>
            <w:shd w:val="clear" w:color="auto" w:fill="FFFFFF"/>
            <w:vAlign w:val="bottom"/>
          </w:tcPr>
          <w:p w14:paraId="786BCDF1"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Angiver hvorvidt data er synkronpejlet og hvilken måned pejling er sket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5AC8872B"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Teststreng</w:t>
            </w:r>
          </w:p>
        </w:tc>
        <w:tc>
          <w:tcPr>
            <w:tcW w:w="1357" w:type="dxa"/>
            <w:tcBorders>
              <w:top w:val="single" w:sz="4" w:space="0" w:color="auto"/>
              <w:left w:val="single" w:sz="4" w:space="0" w:color="auto"/>
              <w:bottom w:val="nil"/>
              <w:right w:val="single" w:sz="4" w:space="0" w:color="auto"/>
            </w:tcBorders>
            <w:shd w:val="clear" w:color="auto" w:fill="FFFFFF"/>
            <w:vAlign w:val="center"/>
          </w:tcPr>
          <w:p w14:paraId="59F656C2"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0-50 tegn</w:t>
            </w:r>
          </w:p>
        </w:tc>
        <w:tc>
          <w:tcPr>
            <w:tcW w:w="1468" w:type="dxa"/>
            <w:tcBorders>
              <w:top w:val="single" w:sz="4" w:space="0" w:color="auto"/>
              <w:left w:val="single" w:sz="4" w:space="0" w:color="auto"/>
              <w:bottom w:val="nil"/>
              <w:right w:val="single" w:sz="4" w:space="0" w:color="auto"/>
            </w:tcBorders>
            <w:shd w:val="clear" w:color="auto" w:fill="FFFFFF"/>
            <w:vAlign w:val="center"/>
          </w:tcPr>
          <w:p w14:paraId="5A6B3E05" w14:textId="77777777" w:rsidR="00CB4BEB" w:rsidRPr="00371529" w:rsidRDefault="00CB4BEB" w:rsidP="003C0924">
            <w:pPr>
              <w:jc w:val="center"/>
              <w:rPr>
                <w:rFonts w:ascii="Trebuchet MS" w:hAnsi="Trebuchet MS" w:cs="Trebuchet MS"/>
                <w:sz w:val="18"/>
                <w:szCs w:val="18"/>
              </w:rPr>
            </w:pPr>
            <w:r w:rsidRPr="00371529">
              <w:rPr>
                <w:rFonts w:ascii="Trebuchet MS" w:hAnsi="Trebuchet MS" w:cs="Trebuchet MS"/>
                <w:sz w:val="18"/>
                <w:szCs w:val="18"/>
              </w:rPr>
              <w:t>F</w:t>
            </w:r>
          </w:p>
        </w:tc>
        <w:tc>
          <w:tcPr>
            <w:tcW w:w="2697" w:type="dxa"/>
            <w:tcBorders>
              <w:top w:val="single" w:sz="4" w:space="0" w:color="auto"/>
              <w:left w:val="single" w:sz="4" w:space="0" w:color="auto"/>
              <w:bottom w:val="nil"/>
              <w:right w:val="single" w:sz="4" w:space="0" w:color="auto"/>
            </w:tcBorders>
            <w:shd w:val="clear" w:color="auto" w:fill="FFFFFF"/>
            <w:vAlign w:val="center"/>
          </w:tcPr>
          <w:p w14:paraId="5F373515"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Synkron, maj 2010</w:t>
            </w:r>
          </w:p>
        </w:tc>
      </w:tr>
      <w:tr w:rsidR="00CB4BEB" w:rsidRPr="00CE1917" w14:paraId="639C2742" w14:textId="77777777" w:rsidTr="003C0924">
        <w:trPr>
          <w:trHeight w:hRule="exact" w:val="510"/>
        </w:trPr>
        <w:tc>
          <w:tcPr>
            <w:tcW w:w="2039" w:type="dxa"/>
            <w:tcBorders>
              <w:top w:val="single" w:sz="4" w:space="0" w:color="auto"/>
              <w:left w:val="single" w:sz="4" w:space="0" w:color="auto"/>
              <w:bottom w:val="single" w:sz="4" w:space="0" w:color="auto"/>
              <w:right w:val="single" w:sz="4" w:space="0" w:color="auto"/>
            </w:tcBorders>
            <w:shd w:val="clear" w:color="auto" w:fill="D9D9D9"/>
            <w:vAlign w:val="center"/>
          </w:tcPr>
          <w:p w14:paraId="637DBC82" w14:textId="77777777" w:rsidR="00CB4BEB" w:rsidRPr="004D056C" w:rsidRDefault="00CB4BEB" w:rsidP="003C0924">
            <w:pPr>
              <w:rPr>
                <w:rFonts w:ascii="Trebuchet MS" w:hAnsi="Trebuchet MS"/>
                <w:sz w:val="18"/>
                <w:szCs w:val="18"/>
              </w:rPr>
            </w:pPr>
            <w:proofErr w:type="spellStart"/>
            <w:r w:rsidRPr="004D056C">
              <w:rPr>
                <w:rFonts w:ascii="Trebuchet MS" w:hAnsi="Trebuchet MS"/>
                <w:sz w:val="18"/>
                <w:szCs w:val="18"/>
              </w:rPr>
              <w:t>oprind_kilde</w:t>
            </w:r>
            <w:proofErr w:type="spellEnd"/>
          </w:p>
        </w:tc>
        <w:tc>
          <w:tcPr>
            <w:tcW w:w="5000" w:type="dxa"/>
            <w:tcBorders>
              <w:top w:val="single" w:sz="4" w:space="0" w:color="auto"/>
              <w:left w:val="single" w:sz="4" w:space="0" w:color="auto"/>
              <w:bottom w:val="single" w:sz="4" w:space="0" w:color="auto"/>
              <w:right w:val="single" w:sz="4" w:space="0" w:color="auto"/>
            </w:tcBorders>
            <w:shd w:val="clear" w:color="auto" w:fill="FFFFFF"/>
            <w:vAlign w:val="bottom"/>
          </w:tcPr>
          <w:p w14:paraId="69B5B3DF"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Angiver oprindelse (F.eks. lokal undersøgelse, fra det tidl. Amt eller staten/MC)</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center"/>
          </w:tcPr>
          <w:p w14:paraId="7AC25A62"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Tekststreng</w:t>
            </w:r>
          </w:p>
        </w:tc>
        <w:tc>
          <w:tcPr>
            <w:tcW w:w="1357" w:type="dxa"/>
            <w:tcBorders>
              <w:top w:val="single" w:sz="4" w:space="0" w:color="auto"/>
              <w:left w:val="single" w:sz="4" w:space="0" w:color="auto"/>
              <w:bottom w:val="single" w:sz="4" w:space="0" w:color="auto"/>
              <w:right w:val="single" w:sz="4" w:space="0" w:color="auto"/>
            </w:tcBorders>
            <w:shd w:val="clear" w:color="auto" w:fill="FFFFFF"/>
            <w:vAlign w:val="center"/>
          </w:tcPr>
          <w:p w14:paraId="0D1262C8"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0-50 tegn</w:t>
            </w:r>
          </w:p>
        </w:tc>
        <w:tc>
          <w:tcPr>
            <w:tcW w:w="1468" w:type="dxa"/>
            <w:tcBorders>
              <w:top w:val="single" w:sz="4" w:space="0" w:color="auto"/>
              <w:left w:val="single" w:sz="4" w:space="0" w:color="auto"/>
              <w:bottom w:val="single" w:sz="4" w:space="0" w:color="auto"/>
              <w:right w:val="single" w:sz="4" w:space="0" w:color="auto"/>
            </w:tcBorders>
            <w:shd w:val="clear" w:color="auto" w:fill="FFFFFF"/>
            <w:vAlign w:val="center"/>
          </w:tcPr>
          <w:p w14:paraId="15644BD4" w14:textId="77777777" w:rsidR="00CB4BEB" w:rsidRPr="00371529" w:rsidRDefault="00CB4BEB" w:rsidP="003C0924">
            <w:pPr>
              <w:jc w:val="center"/>
              <w:rPr>
                <w:rFonts w:ascii="Trebuchet MS" w:hAnsi="Trebuchet MS" w:cs="Trebuchet MS"/>
                <w:sz w:val="18"/>
                <w:szCs w:val="18"/>
              </w:rPr>
            </w:pPr>
            <w:r w:rsidRPr="00371529">
              <w:rPr>
                <w:rFonts w:ascii="Trebuchet MS" w:hAnsi="Trebuchet MS" w:cs="Trebuchet MS"/>
                <w:sz w:val="18"/>
                <w:szCs w:val="18"/>
              </w:rPr>
              <w:t>F</w:t>
            </w:r>
          </w:p>
        </w:tc>
        <w:tc>
          <w:tcPr>
            <w:tcW w:w="2697" w:type="dxa"/>
            <w:tcBorders>
              <w:top w:val="single" w:sz="4" w:space="0" w:color="auto"/>
              <w:left w:val="single" w:sz="4" w:space="0" w:color="auto"/>
              <w:bottom w:val="single" w:sz="4" w:space="0" w:color="auto"/>
              <w:right w:val="single" w:sz="4" w:space="0" w:color="auto"/>
            </w:tcBorders>
            <w:shd w:val="clear" w:color="auto" w:fill="FFFFFF"/>
            <w:vAlign w:val="center"/>
          </w:tcPr>
          <w:p w14:paraId="43BDCE32"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Lokal undersøgelse</w:t>
            </w:r>
          </w:p>
        </w:tc>
      </w:tr>
      <w:tr w:rsidR="00CB4BEB" w:rsidRPr="006A1B26" w14:paraId="07DC9EFC" w14:textId="77777777" w:rsidTr="003C0924">
        <w:trPr>
          <w:trHeight w:hRule="exact" w:val="255"/>
        </w:trPr>
        <w:tc>
          <w:tcPr>
            <w:tcW w:w="2039" w:type="dxa"/>
            <w:tcBorders>
              <w:top w:val="single" w:sz="4" w:space="0" w:color="auto"/>
              <w:left w:val="single" w:sz="4" w:space="0" w:color="auto"/>
              <w:bottom w:val="single" w:sz="4" w:space="0" w:color="auto"/>
              <w:right w:val="single" w:sz="4" w:space="0" w:color="auto"/>
            </w:tcBorders>
            <w:shd w:val="clear" w:color="auto" w:fill="97DDBA"/>
            <w:vAlign w:val="center"/>
          </w:tcPr>
          <w:p w14:paraId="789AF9AC" w14:textId="77777777" w:rsidR="00CB4BEB" w:rsidRPr="00745A31" w:rsidRDefault="00CB4BEB" w:rsidP="003C0924">
            <w:pPr>
              <w:rPr>
                <w:rFonts w:ascii="Trebuchet MS" w:hAnsi="Trebuchet MS"/>
                <w:sz w:val="18"/>
                <w:szCs w:val="18"/>
              </w:rPr>
            </w:pPr>
            <w:proofErr w:type="spellStart"/>
            <w:r w:rsidRPr="00745A31">
              <w:rPr>
                <w:rFonts w:ascii="Trebuchet MS" w:hAnsi="Trebuchet MS"/>
                <w:sz w:val="18"/>
                <w:szCs w:val="18"/>
              </w:rPr>
              <w:t>kotesystem_kode</w:t>
            </w:r>
            <w:proofErr w:type="spellEnd"/>
          </w:p>
        </w:tc>
        <w:tc>
          <w:tcPr>
            <w:tcW w:w="11677"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6C692E7F" w14:textId="77777777" w:rsidR="00CB4BEB" w:rsidRPr="00745A31" w:rsidRDefault="00CB4BEB" w:rsidP="003C0924">
            <w:pPr>
              <w:rPr>
                <w:rFonts w:ascii="Trebuchet MS" w:hAnsi="Trebuchet MS"/>
                <w:sz w:val="18"/>
                <w:szCs w:val="18"/>
              </w:rPr>
            </w:pPr>
            <w:r w:rsidRPr="00745A31">
              <w:rPr>
                <w:rFonts w:ascii="Trebuchet MS" w:hAnsi="Trebuchet MS" w:cs="Trebuchet MS"/>
                <w:sz w:val="18"/>
                <w:szCs w:val="18"/>
              </w:rPr>
              <w:t>Felt defineret under: 4.1 Standardiserede felter til de temaspecifikke datamodeller</w:t>
            </w:r>
            <w:r w:rsidRPr="00745A31" w:rsidDel="009A7D41">
              <w:rPr>
                <w:rFonts w:ascii="Trebuchet MS" w:hAnsi="Trebuchet MS" w:cs="Trebuchet MS"/>
                <w:sz w:val="18"/>
                <w:szCs w:val="18"/>
              </w:rPr>
              <w:t xml:space="preserve"> </w:t>
            </w:r>
          </w:p>
          <w:p w14:paraId="1A29B773" w14:textId="77777777" w:rsidR="00CB4BEB" w:rsidRPr="00745A31" w:rsidRDefault="00CB4BEB" w:rsidP="003C0924">
            <w:pPr>
              <w:rPr>
                <w:rFonts w:ascii="Trebuchet MS" w:hAnsi="Trebuchet MS"/>
                <w:sz w:val="18"/>
                <w:szCs w:val="18"/>
              </w:rPr>
            </w:pPr>
          </w:p>
          <w:p w14:paraId="4D6F6D40" w14:textId="77777777" w:rsidR="00CB4BEB" w:rsidRPr="00745A31" w:rsidRDefault="00CB4BEB" w:rsidP="003C0924">
            <w:pPr>
              <w:rPr>
                <w:rFonts w:ascii="Trebuchet MS" w:hAnsi="Trebuchet MS"/>
                <w:sz w:val="18"/>
                <w:szCs w:val="18"/>
              </w:rPr>
            </w:pPr>
          </w:p>
          <w:p w14:paraId="46BF0C1D" w14:textId="77777777" w:rsidR="00CB4BEB" w:rsidRPr="00745A31" w:rsidRDefault="00CB4BEB" w:rsidP="003C0924">
            <w:pPr>
              <w:jc w:val="center"/>
              <w:rPr>
                <w:rFonts w:ascii="Trebuchet MS" w:hAnsi="Trebuchet MS" w:cs="Trebuchet MS"/>
                <w:sz w:val="18"/>
                <w:szCs w:val="18"/>
              </w:rPr>
            </w:pPr>
          </w:p>
          <w:p w14:paraId="2A40828A" w14:textId="77777777" w:rsidR="00CB4BEB" w:rsidRPr="00745A31" w:rsidRDefault="00CB4BEB" w:rsidP="003C0924">
            <w:pPr>
              <w:rPr>
                <w:rFonts w:ascii="Trebuchet MS" w:hAnsi="Trebuchet MS" w:cs="Trebuchet MS"/>
                <w:sz w:val="18"/>
                <w:szCs w:val="18"/>
              </w:rPr>
            </w:pPr>
          </w:p>
        </w:tc>
      </w:tr>
      <w:tr w:rsidR="00CB4BEB" w:rsidRPr="006A1B26" w14:paraId="0ECF7ABF" w14:textId="77777777" w:rsidTr="003C0924">
        <w:trPr>
          <w:trHeight w:hRule="exact" w:val="255"/>
        </w:trPr>
        <w:tc>
          <w:tcPr>
            <w:tcW w:w="2039" w:type="dxa"/>
            <w:tcBorders>
              <w:top w:val="single" w:sz="4" w:space="0" w:color="auto"/>
              <w:left w:val="single" w:sz="4" w:space="0" w:color="auto"/>
              <w:bottom w:val="single" w:sz="4" w:space="0" w:color="auto"/>
              <w:right w:val="single" w:sz="4" w:space="0" w:color="auto"/>
            </w:tcBorders>
            <w:shd w:val="clear" w:color="auto" w:fill="97DDBA"/>
            <w:vAlign w:val="center"/>
          </w:tcPr>
          <w:p w14:paraId="35CBDB86" w14:textId="77777777" w:rsidR="00CB4BEB" w:rsidRPr="00745A31" w:rsidRDefault="00CB4BEB" w:rsidP="003C0924">
            <w:pPr>
              <w:rPr>
                <w:rFonts w:ascii="Trebuchet MS" w:hAnsi="Trebuchet MS"/>
                <w:sz w:val="18"/>
                <w:szCs w:val="18"/>
              </w:rPr>
            </w:pPr>
            <w:proofErr w:type="spellStart"/>
            <w:r w:rsidRPr="00745A31">
              <w:rPr>
                <w:rFonts w:ascii="Trebuchet MS" w:hAnsi="Trebuchet MS"/>
                <w:sz w:val="18"/>
                <w:szCs w:val="18"/>
              </w:rPr>
              <w:t>kotesystem</w:t>
            </w:r>
            <w:proofErr w:type="spellEnd"/>
          </w:p>
        </w:tc>
        <w:tc>
          <w:tcPr>
            <w:tcW w:w="1167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68B18370" w14:textId="77777777" w:rsidR="00CB4BEB" w:rsidRPr="00745A31" w:rsidRDefault="00CB4BEB" w:rsidP="003C0924">
            <w:pPr>
              <w:rPr>
                <w:rFonts w:ascii="Trebuchet MS" w:hAnsi="Trebuchet MS"/>
                <w:sz w:val="18"/>
                <w:szCs w:val="18"/>
              </w:rPr>
            </w:pPr>
            <w:r w:rsidRPr="00745A31">
              <w:rPr>
                <w:rFonts w:ascii="Trebuchet MS" w:hAnsi="Trebuchet MS" w:cs="Trebuchet MS"/>
                <w:sz w:val="18"/>
                <w:szCs w:val="18"/>
              </w:rPr>
              <w:t>Felt defineret under: 4.1 Standardiserede felter til de temaspecifikke datamodeller</w:t>
            </w:r>
            <w:r w:rsidRPr="00745A31" w:rsidDel="009A7D41">
              <w:rPr>
                <w:rFonts w:ascii="Trebuchet MS" w:hAnsi="Trebuchet MS" w:cs="Trebuchet MS"/>
                <w:sz w:val="18"/>
                <w:szCs w:val="18"/>
              </w:rPr>
              <w:t xml:space="preserve"> </w:t>
            </w:r>
          </w:p>
          <w:p w14:paraId="7D0C3EC5" w14:textId="77777777" w:rsidR="00CB4BEB" w:rsidRPr="00745A31" w:rsidRDefault="00CB4BEB" w:rsidP="003C0924">
            <w:pPr>
              <w:rPr>
                <w:rFonts w:ascii="Trebuchet MS" w:hAnsi="Trebuchet MS"/>
                <w:sz w:val="18"/>
                <w:szCs w:val="18"/>
              </w:rPr>
            </w:pPr>
          </w:p>
          <w:p w14:paraId="59D0F8A9" w14:textId="77777777" w:rsidR="00CB4BEB" w:rsidRPr="00745A31" w:rsidRDefault="00CB4BEB" w:rsidP="003C0924">
            <w:pPr>
              <w:rPr>
                <w:rFonts w:ascii="Trebuchet MS" w:hAnsi="Trebuchet MS"/>
                <w:sz w:val="18"/>
                <w:szCs w:val="18"/>
              </w:rPr>
            </w:pPr>
          </w:p>
          <w:p w14:paraId="40E05737" w14:textId="77777777" w:rsidR="00CB4BEB" w:rsidRPr="00745A31" w:rsidRDefault="00CB4BEB" w:rsidP="003C0924">
            <w:pPr>
              <w:jc w:val="center"/>
              <w:rPr>
                <w:rFonts w:ascii="Trebuchet MS" w:hAnsi="Trebuchet MS" w:cs="Trebuchet MS"/>
                <w:sz w:val="18"/>
                <w:szCs w:val="18"/>
              </w:rPr>
            </w:pPr>
          </w:p>
          <w:p w14:paraId="797EC16D" w14:textId="77777777" w:rsidR="00CB4BEB" w:rsidRPr="00745A31" w:rsidRDefault="00CB4BEB" w:rsidP="003C0924">
            <w:pPr>
              <w:rPr>
                <w:rFonts w:ascii="Trebuchet MS" w:hAnsi="Trebuchet MS" w:cs="Trebuchet MS"/>
                <w:sz w:val="18"/>
                <w:szCs w:val="18"/>
              </w:rPr>
            </w:pPr>
          </w:p>
        </w:tc>
      </w:tr>
      <w:tr w:rsidR="00CB4BEB" w:rsidRPr="006A1B26" w14:paraId="63C0856D" w14:textId="77777777" w:rsidTr="003C0924">
        <w:trPr>
          <w:trHeight w:hRule="exact" w:val="510"/>
        </w:trPr>
        <w:tc>
          <w:tcPr>
            <w:tcW w:w="2039" w:type="dxa"/>
            <w:tcBorders>
              <w:top w:val="single" w:sz="4" w:space="0" w:color="auto"/>
              <w:left w:val="single" w:sz="4" w:space="0" w:color="auto"/>
              <w:bottom w:val="single" w:sz="4" w:space="0" w:color="auto"/>
              <w:right w:val="single" w:sz="4" w:space="0" w:color="auto"/>
            </w:tcBorders>
            <w:shd w:val="clear" w:color="auto" w:fill="D9D9D9"/>
            <w:vAlign w:val="center"/>
          </w:tcPr>
          <w:p w14:paraId="48A4A683" w14:textId="77777777" w:rsidR="00CB4BEB" w:rsidRPr="00371529" w:rsidRDefault="00CB4BEB" w:rsidP="003C0924">
            <w:pPr>
              <w:rPr>
                <w:rFonts w:ascii="Trebuchet MS" w:hAnsi="Trebuchet MS"/>
                <w:sz w:val="18"/>
                <w:szCs w:val="18"/>
              </w:rPr>
            </w:pPr>
            <w:r>
              <w:rPr>
                <w:rFonts w:ascii="Trebuchet MS" w:hAnsi="Trebuchet MS"/>
                <w:sz w:val="18"/>
                <w:szCs w:val="18"/>
              </w:rPr>
              <w:t>u</w:t>
            </w:r>
            <w:r w:rsidRPr="00371529">
              <w:rPr>
                <w:rFonts w:ascii="Trebuchet MS" w:hAnsi="Trebuchet MS"/>
                <w:sz w:val="18"/>
                <w:szCs w:val="18"/>
              </w:rPr>
              <w:t>sikkerhed</w:t>
            </w:r>
          </w:p>
        </w:tc>
        <w:tc>
          <w:tcPr>
            <w:tcW w:w="5000" w:type="dxa"/>
            <w:tcBorders>
              <w:top w:val="single" w:sz="4" w:space="0" w:color="auto"/>
              <w:left w:val="single" w:sz="4" w:space="0" w:color="auto"/>
              <w:bottom w:val="single" w:sz="4" w:space="0" w:color="auto"/>
              <w:right w:val="single" w:sz="4" w:space="0" w:color="auto"/>
            </w:tcBorders>
            <w:shd w:val="clear" w:color="auto" w:fill="FFFFFF"/>
            <w:vAlign w:val="bottom"/>
          </w:tcPr>
          <w:p w14:paraId="6F94C11C"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Bemærkningsfelt til redegørelse for kortets begrænsninger og anvendelighed</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center"/>
          </w:tcPr>
          <w:p w14:paraId="38C140FD"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Tekststreng</w:t>
            </w:r>
          </w:p>
        </w:tc>
        <w:tc>
          <w:tcPr>
            <w:tcW w:w="1357" w:type="dxa"/>
            <w:tcBorders>
              <w:top w:val="single" w:sz="4" w:space="0" w:color="auto"/>
              <w:left w:val="single" w:sz="4" w:space="0" w:color="auto"/>
              <w:bottom w:val="single" w:sz="4" w:space="0" w:color="auto"/>
              <w:right w:val="single" w:sz="4" w:space="0" w:color="auto"/>
            </w:tcBorders>
            <w:shd w:val="clear" w:color="auto" w:fill="FFFFFF"/>
            <w:vAlign w:val="center"/>
          </w:tcPr>
          <w:p w14:paraId="68E70073"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0-250 tegn</w:t>
            </w:r>
          </w:p>
        </w:tc>
        <w:tc>
          <w:tcPr>
            <w:tcW w:w="1468" w:type="dxa"/>
            <w:tcBorders>
              <w:top w:val="single" w:sz="4" w:space="0" w:color="auto"/>
              <w:left w:val="single" w:sz="4" w:space="0" w:color="auto"/>
              <w:bottom w:val="single" w:sz="4" w:space="0" w:color="auto"/>
              <w:right w:val="single" w:sz="4" w:space="0" w:color="auto"/>
            </w:tcBorders>
            <w:shd w:val="clear" w:color="auto" w:fill="FFFFFF"/>
            <w:vAlign w:val="center"/>
          </w:tcPr>
          <w:p w14:paraId="0109341E" w14:textId="77777777" w:rsidR="00CB4BEB" w:rsidRPr="00371529" w:rsidRDefault="00CB4BEB" w:rsidP="003C0924">
            <w:pPr>
              <w:jc w:val="center"/>
              <w:rPr>
                <w:rFonts w:ascii="Trebuchet MS" w:hAnsi="Trebuchet MS" w:cs="Trebuchet MS"/>
                <w:sz w:val="18"/>
                <w:szCs w:val="18"/>
              </w:rPr>
            </w:pPr>
            <w:r w:rsidRPr="00371529">
              <w:rPr>
                <w:rFonts w:ascii="Trebuchet MS" w:hAnsi="Trebuchet MS" w:cs="Trebuchet MS"/>
                <w:sz w:val="18"/>
                <w:szCs w:val="18"/>
              </w:rPr>
              <w:t>F</w:t>
            </w:r>
          </w:p>
        </w:tc>
        <w:tc>
          <w:tcPr>
            <w:tcW w:w="2697" w:type="dxa"/>
            <w:tcBorders>
              <w:top w:val="single" w:sz="4" w:space="0" w:color="auto"/>
              <w:left w:val="single" w:sz="4" w:space="0" w:color="auto"/>
              <w:bottom w:val="single" w:sz="4" w:space="0" w:color="auto"/>
              <w:right w:val="single" w:sz="4" w:space="0" w:color="auto"/>
            </w:tcBorders>
            <w:shd w:val="clear" w:color="auto" w:fill="FFFFFF"/>
            <w:vAlign w:val="bottom"/>
          </w:tcPr>
          <w:p w14:paraId="59210B6F"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Usikker da der er anvendt ældre tal</w:t>
            </w:r>
          </w:p>
        </w:tc>
      </w:tr>
      <w:tr w:rsidR="00CB4BEB" w:rsidRPr="00CE1917" w14:paraId="50B2A88C" w14:textId="77777777" w:rsidTr="003C0924">
        <w:trPr>
          <w:trHeight w:hRule="exact" w:val="255"/>
        </w:trPr>
        <w:tc>
          <w:tcPr>
            <w:tcW w:w="2039" w:type="dxa"/>
            <w:tcBorders>
              <w:top w:val="single" w:sz="4" w:space="0" w:color="auto"/>
              <w:left w:val="single" w:sz="4" w:space="0" w:color="auto"/>
              <w:bottom w:val="single" w:sz="4" w:space="0" w:color="auto"/>
              <w:right w:val="single" w:sz="4" w:space="0" w:color="auto"/>
            </w:tcBorders>
            <w:shd w:val="clear" w:color="auto" w:fill="97DDBA"/>
            <w:vAlign w:val="bottom"/>
          </w:tcPr>
          <w:p w14:paraId="6BCBA5AC" w14:textId="77777777" w:rsidR="00CB4BEB" w:rsidRPr="000F4EB8" w:rsidRDefault="00CB4BEB" w:rsidP="003C0924">
            <w:pPr>
              <w:rPr>
                <w:rFonts w:ascii="Trebuchet MS" w:hAnsi="Trebuchet MS" w:cs="Trebuchet MS"/>
                <w:sz w:val="18"/>
                <w:szCs w:val="18"/>
              </w:rPr>
            </w:pPr>
            <w:r>
              <w:rPr>
                <w:rFonts w:ascii="Trebuchet MS" w:hAnsi="Trebuchet MS" w:cs="Trebuchet MS"/>
                <w:sz w:val="18"/>
                <w:szCs w:val="18"/>
              </w:rPr>
              <w:t>l</w:t>
            </w:r>
            <w:r w:rsidRPr="000F4EB8">
              <w:rPr>
                <w:rFonts w:ascii="Trebuchet MS" w:hAnsi="Trebuchet MS" w:cs="Trebuchet MS"/>
                <w:sz w:val="18"/>
                <w:szCs w:val="18"/>
              </w:rPr>
              <w:t>ink</w:t>
            </w:r>
          </w:p>
        </w:tc>
        <w:tc>
          <w:tcPr>
            <w:tcW w:w="1167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E9FBA15"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14B0A24A"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70F8D281" w14:textId="77777777" w:rsidR="00CB4BEB" w:rsidRPr="000A63A8" w:rsidRDefault="00CB4BEB" w:rsidP="003C0924">
            <w:pPr>
              <w:rPr>
                <w:rFonts w:ascii="Trebuchet MS" w:hAnsi="Trebuchet MS" w:cs="Trebuchet MS"/>
                <w:i/>
                <w:iCs/>
                <w:sz w:val="18"/>
                <w:szCs w:val="18"/>
              </w:rPr>
            </w:pPr>
            <w:r w:rsidRPr="000A63A8">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574EBB6F" w14:textId="77777777" w:rsidR="00CB4BEB" w:rsidRPr="00D506F2" w:rsidRDefault="00CB4BEB" w:rsidP="00CB4BEB">
      <w:pPr>
        <w:pStyle w:val="Overskrift6"/>
      </w:pPr>
      <w:r w:rsidRPr="00D506F2">
        <w:t xml:space="preserve">5.11.2.1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3AC2CFDA" w14:textId="77777777" w:rsidTr="003C0924">
        <w:trPr>
          <w:trHeight w:hRule="exact" w:val="255"/>
        </w:trPr>
        <w:tc>
          <w:tcPr>
            <w:tcW w:w="2235" w:type="dxa"/>
            <w:shd w:val="clear" w:color="auto" w:fill="D9D9D9"/>
            <w:vAlign w:val="bottom"/>
          </w:tcPr>
          <w:p w14:paraId="02798744" w14:textId="77777777" w:rsidR="00CB4BEB" w:rsidRPr="00371529" w:rsidRDefault="00CB4BEB" w:rsidP="003C0924">
            <w:pPr>
              <w:rPr>
                <w:rFonts w:ascii="Trebuchet MS" w:hAnsi="Trebuchet MS" w:cs="Trebuchet MS"/>
                <w:b/>
                <w:bCs/>
                <w:sz w:val="18"/>
                <w:szCs w:val="18"/>
              </w:rPr>
            </w:pPr>
            <w:r w:rsidRPr="00371529">
              <w:rPr>
                <w:rFonts w:ascii="Trebuchet MS" w:hAnsi="Trebuchet MS" w:cs="Trebuchet MS"/>
                <w:b/>
                <w:bCs/>
                <w:sz w:val="18"/>
                <w:szCs w:val="18"/>
              </w:rPr>
              <w:t>Metadataelement</w:t>
            </w:r>
          </w:p>
        </w:tc>
        <w:tc>
          <w:tcPr>
            <w:tcW w:w="11340" w:type="dxa"/>
            <w:shd w:val="clear" w:color="auto" w:fill="D9D9D9"/>
            <w:vAlign w:val="bottom"/>
          </w:tcPr>
          <w:p w14:paraId="0B46EB70" w14:textId="77777777" w:rsidR="00CB4BEB" w:rsidRPr="00371529" w:rsidRDefault="00CB4BEB" w:rsidP="003C0924">
            <w:pPr>
              <w:rPr>
                <w:rFonts w:ascii="Trebuchet MS" w:hAnsi="Trebuchet MS" w:cs="Trebuchet MS"/>
                <w:b/>
                <w:bCs/>
                <w:sz w:val="18"/>
                <w:szCs w:val="18"/>
              </w:rPr>
            </w:pPr>
            <w:r w:rsidRPr="00371529">
              <w:rPr>
                <w:rFonts w:ascii="Trebuchet MS" w:hAnsi="Trebuchet MS" w:cs="Trebuchet MS"/>
                <w:b/>
                <w:bCs/>
                <w:sz w:val="18"/>
                <w:szCs w:val="18"/>
              </w:rPr>
              <w:t>Beskrivelse</w:t>
            </w:r>
          </w:p>
        </w:tc>
      </w:tr>
      <w:tr w:rsidR="00CB4BEB" w:rsidRPr="0051728E" w14:paraId="1176200D" w14:textId="77777777" w:rsidTr="003C0924">
        <w:trPr>
          <w:trHeight w:hRule="exact" w:val="255"/>
        </w:trPr>
        <w:tc>
          <w:tcPr>
            <w:tcW w:w="2235" w:type="dxa"/>
            <w:shd w:val="clear" w:color="auto" w:fill="E0E0E0"/>
            <w:vAlign w:val="bottom"/>
          </w:tcPr>
          <w:p w14:paraId="5EACB673"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Temanavn</w:t>
            </w:r>
          </w:p>
        </w:tc>
        <w:tc>
          <w:tcPr>
            <w:tcW w:w="11340" w:type="dxa"/>
            <w:shd w:val="clear" w:color="auto" w:fill="FFFFFF"/>
            <w:vAlign w:val="bottom"/>
          </w:tcPr>
          <w:p w14:paraId="22E049A6"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Potentialekort målepunkter</w:t>
            </w:r>
          </w:p>
        </w:tc>
      </w:tr>
      <w:tr w:rsidR="00CB4BEB" w:rsidRPr="0051728E" w14:paraId="7D9A5B52" w14:textId="77777777" w:rsidTr="003C0924">
        <w:trPr>
          <w:trHeight w:hRule="exact" w:val="255"/>
        </w:trPr>
        <w:tc>
          <w:tcPr>
            <w:tcW w:w="2235" w:type="dxa"/>
            <w:shd w:val="clear" w:color="auto" w:fill="E0E0E0"/>
            <w:vAlign w:val="bottom"/>
          </w:tcPr>
          <w:p w14:paraId="7BB855C8"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Temakode</w:t>
            </w:r>
          </w:p>
        </w:tc>
        <w:tc>
          <w:tcPr>
            <w:tcW w:w="11340" w:type="dxa"/>
            <w:shd w:val="clear" w:color="auto" w:fill="FFFFFF"/>
            <w:vAlign w:val="bottom"/>
          </w:tcPr>
          <w:p w14:paraId="69BFC94C"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6001</w:t>
            </w:r>
          </w:p>
        </w:tc>
      </w:tr>
      <w:tr w:rsidR="00CB4BEB" w:rsidRPr="0051728E" w14:paraId="3DE122E8" w14:textId="77777777" w:rsidTr="003C0924">
        <w:trPr>
          <w:trHeight w:hRule="exact" w:val="255"/>
        </w:trPr>
        <w:tc>
          <w:tcPr>
            <w:tcW w:w="2235" w:type="dxa"/>
            <w:shd w:val="clear" w:color="auto" w:fill="E0E0E0"/>
            <w:vAlign w:val="bottom"/>
          </w:tcPr>
          <w:p w14:paraId="25AE5C84"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Definition</w:t>
            </w:r>
          </w:p>
        </w:tc>
        <w:tc>
          <w:tcPr>
            <w:tcW w:w="11340" w:type="dxa"/>
            <w:shd w:val="clear" w:color="auto" w:fill="FFFFFF"/>
            <w:vAlign w:val="bottom"/>
          </w:tcPr>
          <w:p w14:paraId="2D1FF405"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Potentialekort målepunkter</w:t>
            </w:r>
            <w:r w:rsidRPr="00371529">
              <w:rPr>
                <w:rFonts w:ascii="Arial" w:hAnsi="Arial" w:cs="Arial"/>
              </w:rPr>
              <w:t xml:space="preserve"> </w:t>
            </w:r>
            <w:r w:rsidRPr="00371529">
              <w:rPr>
                <w:rFonts w:ascii="Trebuchet MS" w:hAnsi="Trebuchet MS" w:cs="Trebuchet MS"/>
                <w:sz w:val="18"/>
                <w:szCs w:val="18"/>
              </w:rPr>
              <w:t>viser hvilke punkter der er anvendt til beregning af et givent potentialekort</w:t>
            </w:r>
          </w:p>
        </w:tc>
      </w:tr>
      <w:tr w:rsidR="00CB4BEB" w:rsidRPr="0051728E" w14:paraId="1BCAD77F" w14:textId="77777777" w:rsidTr="003C0924">
        <w:trPr>
          <w:trHeight w:hRule="exact" w:val="255"/>
        </w:trPr>
        <w:tc>
          <w:tcPr>
            <w:tcW w:w="2235" w:type="dxa"/>
            <w:shd w:val="clear" w:color="auto" w:fill="E0E0E0"/>
            <w:vAlign w:val="bottom"/>
          </w:tcPr>
          <w:p w14:paraId="0104F5E0"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Beskrivelse</w:t>
            </w:r>
          </w:p>
        </w:tc>
        <w:tc>
          <w:tcPr>
            <w:tcW w:w="11340" w:type="dxa"/>
            <w:shd w:val="clear" w:color="auto" w:fill="FFFFFF"/>
            <w:vAlign w:val="bottom"/>
          </w:tcPr>
          <w:p w14:paraId="365952D0" w14:textId="77777777" w:rsidR="00CB4BEB" w:rsidRPr="00371529" w:rsidRDefault="00CB4BEB" w:rsidP="003C0924">
            <w:pPr>
              <w:rPr>
                <w:rFonts w:ascii="Trebuchet MS" w:hAnsi="Trebuchet MS" w:cs="Trebuchet MS"/>
                <w:sz w:val="18"/>
                <w:szCs w:val="18"/>
              </w:rPr>
            </w:pPr>
            <w:r w:rsidRPr="00A97FA9">
              <w:rPr>
                <w:rFonts w:ascii="Trebuchet MS" w:hAnsi="Trebuchet MS" w:cs="Trebuchet MS"/>
                <w:sz w:val="18"/>
                <w:szCs w:val="18"/>
              </w:rPr>
              <w:t xml:space="preserve">De </w:t>
            </w:r>
            <w:r w:rsidRPr="00347F99">
              <w:rPr>
                <w:rFonts w:ascii="Trebuchet MS" w:hAnsi="Trebuchet MS" w:cs="Trebuchet MS"/>
                <w:sz w:val="18"/>
                <w:szCs w:val="18"/>
              </w:rPr>
              <w:t>punkter som er blevet brugt til at danne potentialekort</w:t>
            </w:r>
          </w:p>
        </w:tc>
      </w:tr>
      <w:tr w:rsidR="00CB4BEB" w:rsidRPr="0051728E" w14:paraId="6557DFC8" w14:textId="77777777" w:rsidTr="003C0924">
        <w:trPr>
          <w:trHeight w:hRule="exact" w:val="255"/>
        </w:trPr>
        <w:tc>
          <w:tcPr>
            <w:tcW w:w="2235" w:type="dxa"/>
            <w:shd w:val="clear" w:color="auto" w:fill="E0E0E0"/>
            <w:vAlign w:val="bottom"/>
          </w:tcPr>
          <w:p w14:paraId="4FB9F196" w14:textId="77777777" w:rsidR="00CB4BEB" w:rsidRPr="00371529" w:rsidRDefault="00CB4BEB" w:rsidP="003C0924">
            <w:pPr>
              <w:rPr>
                <w:rFonts w:ascii="Trebuchet MS" w:hAnsi="Trebuchet MS" w:cs="Trebuchet MS"/>
                <w:sz w:val="18"/>
                <w:szCs w:val="18"/>
              </w:rPr>
            </w:pPr>
            <w:proofErr w:type="spellStart"/>
            <w:r w:rsidRPr="00371529">
              <w:rPr>
                <w:rFonts w:ascii="Trebuchet MS" w:hAnsi="Trebuchet MS" w:cs="Trebuchet MS"/>
                <w:sz w:val="18"/>
                <w:szCs w:val="18"/>
              </w:rPr>
              <w:t>Formaal</w:t>
            </w:r>
            <w:proofErr w:type="spellEnd"/>
            <w:r w:rsidRPr="00371529">
              <w:rPr>
                <w:rFonts w:ascii="Trebuchet MS" w:hAnsi="Trebuchet MS" w:cs="Trebuchet MS"/>
                <w:sz w:val="18"/>
                <w:szCs w:val="18"/>
              </w:rPr>
              <w:t xml:space="preserve"> </w:t>
            </w:r>
          </w:p>
        </w:tc>
        <w:tc>
          <w:tcPr>
            <w:tcW w:w="11340" w:type="dxa"/>
            <w:shd w:val="clear" w:color="auto" w:fill="FFFFFF"/>
            <w:vAlign w:val="bottom"/>
          </w:tcPr>
          <w:p w14:paraId="2B75E827"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Vise hvor dybt grundvandet ligger</w:t>
            </w:r>
            <w:r>
              <w:rPr>
                <w:rFonts w:ascii="Trebuchet MS" w:hAnsi="Trebuchet MS" w:cs="Trebuchet MS"/>
                <w:sz w:val="18"/>
                <w:szCs w:val="18"/>
              </w:rPr>
              <w:t xml:space="preserve"> på det enkelte punkt</w:t>
            </w:r>
            <w:r w:rsidRPr="00371529">
              <w:rPr>
                <w:rFonts w:ascii="Trebuchet MS" w:hAnsi="Trebuchet MS" w:cs="Trebuchet MS"/>
                <w:sz w:val="18"/>
                <w:szCs w:val="18"/>
              </w:rPr>
              <w:t>. Kun til intern brug</w:t>
            </w:r>
          </w:p>
        </w:tc>
      </w:tr>
      <w:tr w:rsidR="00CB4BEB" w:rsidRPr="0051728E" w14:paraId="318706BF" w14:textId="77777777" w:rsidTr="003C0924">
        <w:trPr>
          <w:trHeight w:hRule="exact" w:val="255"/>
        </w:trPr>
        <w:tc>
          <w:tcPr>
            <w:tcW w:w="2235" w:type="dxa"/>
            <w:shd w:val="clear" w:color="auto" w:fill="E0E0E0"/>
            <w:vAlign w:val="bottom"/>
          </w:tcPr>
          <w:p w14:paraId="7730DDA9" w14:textId="77777777" w:rsidR="00CB4BEB" w:rsidRPr="00371529" w:rsidRDefault="00CB4BEB" w:rsidP="003C0924">
            <w:pPr>
              <w:rPr>
                <w:rFonts w:ascii="Trebuchet MS" w:hAnsi="Trebuchet MS" w:cs="Trebuchet MS"/>
                <w:sz w:val="18"/>
                <w:szCs w:val="18"/>
              </w:rPr>
            </w:pPr>
            <w:proofErr w:type="spellStart"/>
            <w:r w:rsidRPr="00371529">
              <w:rPr>
                <w:rFonts w:ascii="Trebuchet MS" w:hAnsi="Trebuchet MS" w:cs="Trebuchet MS"/>
                <w:sz w:val="18"/>
                <w:szCs w:val="18"/>
              </w:rPr>
              <w:t>Noegleord_hovedgruppe</w:t>
            </w:r>
            <w:proofErr w:type="spellEnd"/>
          </w:p>
        </w:tc>
        <w:tc>
          <w:tcPr>
            <w:tcW w:w="11340" w:type="dxa"/>
            <w:shd w:val="clear" w:color="auto" w:fill="FFFFFF"/>
            <w:vAlign w:val="bottom"/>
          </w:tcPr>
          <w:p w14:paraId="28B48CB7" w14:textId="77777777" w:rsidR="00CB4BEB" w:rsidRPr="00371529" w:rsidRDefault="00CB4BEB" w:rsidP="003C0924">
            <w:pPr>
              <w:autoSpaceDE w:val="0"/>
              <w:autoSpaceDN w:val="0"/>
              <w:adjustRightInd w:val="0"/>
              <w:rPr>
                <w:rFonts w:ascii="Trebuchet MS" w:hAnsi="Trebuchet MS" w:cs="Trebuchet MS"/>
                <w:bCs/>
                <w:kern w:val="32"/>
                <w:sz w:val="18"/>
                <w:szCs w:val="18"/>
              </w:rPr>
            </w:pPr>
            <w:r w:rsidRPr="00347F99">
              <w:rPr>
                <w:rFonts w:ascii="Trebuchet MS" w:hAnsi="Trebuchet MS" w:cs="Trebuchet MS"/>
                <w:sz w:val="18"/>
                <w:szCs w:val="18"/>
              </w:rPr>
              <w:t>Hydrologi</w:t>
            </w:r>
          </w:p>
        </w:tc>
      </w:tr>
      <w:tr w:rsidR="00CB4BEB" w:rsidRPr="0051728E" w14:paraId="4483AC95" w14:textId="77777777" w:rsidTr="003C0924">
        <w:trPr>
          <w:trHeight w:hRule="exact" w:val="255"/>
        </w:trPr>
        <w:tc>
          <w:tcPr>
            <w:tcW w:w="2235" w:type="dxa"/>
            <w:shd w:val="clear" w:color="auto" w:fill="E0E0E0"/>
            <w:vAlign w:val="bottom"/>
          </w:tcPr>
          <w:p w14:paraId="241AA50E" w14:textId="77777777" w:rsidR="00CB4BEB" w:rsidRPr="00371529" w:rsidRDefault="00CB4BEB" w:rsidP="003C0924">
            <w:pPr>
              <w:rPr>
                <w:rFonts w:ascii="Trebuchet MS" w:hAnsi="Trebuchet MS" w:cs="Trebuchet MS"/>
                <w:sz w:val="18"/>
                <w:szCs w:val="18"/>
              </w:rPr>
            </w:pPr>
            <w:proofErr w:type="spellStart"/>
            <w:r>
              <w:rPr>
                <w:rFonts w:ascii="Trebuchet MS" w:hAnsi="Trebuchet MS" w:cs="Trebuchet MS"/>
                <w:sz w:val="18"/>
                <w:szCs w:val="18"/>
              </w:rPr>
              <w:t>Noegle</w:t>
            </w:r>
            <w:r w:rsidRPr="00371529">
              <w:rPr>
                <w:rFonts w:ascii="Trebuchet MS" w:hAnsi="Trebuchet MS" w:cs="Trebuchet MS"/>
                <w:sz w:val="18"/>
                <w:szCs w:val="18"/>
              </w:rPr>
              <w:t>_ord</w:t>
            </w:r>
            <w:proofErr w:type="spellEnd"/>
          </w:p>
        </w:tc>
        <w:tc>
          <w:tcPr>
            <w:tcW w:w="11340" w:type="dxa"/>
            <w:shd w:val="clear" w:color="auto" w:fill="FFFFFF"/>
            <w:vAlign w:val="bottom"/>
          </w:tcPr>
          <w:p w14:paraId="2D3AD17E" w14:textId="77777777" w:rsidR="00CB4BEB" w:rsidRPr="00371529" w:rsidRDefault="00CB4BEB" w:rsidP="003C0924">
            <w:pPr>
              <w:autoSpaceDE w:val="0"/>
              <w:autoSpaceDN w:val="0"/>
              <w:adjustRightInd w:val="0"/>
              <w:rPr>
                <w:rFonts w:ascii="Trebuchet MS" w:hAnsi="Trebuchet MS" w:cs="Trebuchet MS"/>
                <w:sz w:val="18"/>
                <w:szCs w:val="18"/>
              </w:rPr>
            </w:pPr>
            <w:r w:rsidRPr="00371529">
              <w:rPr>
                <w:rFonts w:ascii="Trebuchet MS" w:hAnsi="Trebuchet MS" w:cs="Trebuchet MS"/>
                <w:sz w:val="18"/>
                <w:szCs w:val="18"/>
              </w:rPr>
              <w:t>Indvinding af grundvand, Drikkevand</w:t>
            </w:r>
          </w:p>
        </w:tc>
      </w:tr>
      <w:tr w:rsidR="00CB4BEB" w:rsidRPr="0051728E" w14:paraId="0CADC96B" w14:textId="77777777" w:rsidTr="003C0924">
        <w:trPr>
          <w:trHeight w:hRule="exact" w:val="255"/>
        </w:trPr>
        <w:tc>
          <w:tcPr>
            <w:tcW w:w="2235" w:type="dxa"/>
            <w:shd w:val="clear" w:color="auto" w:fill="E0E0E0"/>
            <w:vAlign w:val="bottom"/>
          </w:tcPr>
          <w:p w14:paraId="0A80B9DB"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lastRenderedPageBreak/>
              <w:t>Geometri type</w:t>
            </w:r>
          </w:p>
        </w:tc>
        <w:tc>
          <w:tcPr>
            <w:tcW w:w="11340" w:type="dxa"/>
            <w:shd w:val="clear" w:color="auto" w:fill="FFFFFF"/>
            <w:vAlign w:val="bottom"/>
          </w:tcPr>
          <w:p w14:paraId="0766C55A"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Punkt</w:t>
            </w:r>
          </w:p>
        </w:tc>
      </w:tr>
      <w:tr w:rsidR="00CB4BEB" w:rsidRPr="0051728E" w14:paraId="068AD7C5" w14:textId="77777777" w:rsidTr="003C0924">
        <w:trPr>
          <w:trHeight w:hRule="exact" w:val="255"/>
        </w:trPr>
        <w:tc>
          <w:tcPr>
            <w:tcW w:w="2235" w:type="dxa"/>
            <w:shd w:val="clear" w:color="auto" w:fill="E0E0E0"/>
            <w:vAlign w:val="bottom"/>
          </w:tcPr>
          <w:p w14:paraId="0214B86F"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Lovgrundlag</w:t>
            </w:r>
          </w:p>
        </w:tc>
        <w:tc>
          <w:tcPr>
            <w:tcW w:w="11340" w:type="dxa"/>
            <w:shd w:val="clear" w:color="auto" w:fill="FFFFFF"/>
            <w:vAlign w:val="bottom"/>
          </w:tcPr>
          <w:p w14:paraId="6FF43464" w14:textId="77777777" w:rsidR="00CB4BEB" w:rsidRPr="00371529"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341F5D" w14:paraId="113C9CDC" w14:textId="77777777" w:rsidTr="003C0924">
        <w:trPr>
          <w:trHeight w:hRule="exact" w:val="255"/>
        </w:trPr>
        <w:tc>
          <w:tcPr>
            <w:tcW w:w="2235" w:type="dxa"/>
            <w:shd w:val="clear" w:color="auto" w:fill="E0E0E0"/>
            <w:vAlign w:val="bottom"/>
          </w:tcPr>
          <w:p w14:paraId="1784594A" w14:textId="77777777" w:rsidR="00CB4BEB" w:rsidRPr="002C13B3" w:rsidRDefault="00CB4BEB" w:rsidP="003C0924">
            <w:pPr>
              <w:rPr>
                <w:rFonts w:ascii="Trebuchet MS" w:hAnsi="Trebuchet MS" w:cs="Trebuchet MS"/>
                <w:sz w:val="18"/>
                <w:szCs w:val="18"/>
              </w:rPr>
            </w:pPr>
            <w:proofErr w:type="spellStart"/>
            <w:r w:rsidRPr="002C13B3">
              <w:rPr>
                <w:rFonts w:ascii="Trebuchet MS" w:hAnsi="Trebuchet MS" w:cs="Trebuchet MS"/>
                <w:sz w:val="18"/>
                <w:szCs w:val="18"/>
              </w:rPr>
              <w:t>KLE_koder</w:t>
            </w:r>
            <w:proofErr w:type="spellEnd"/>
          </w:p>
        </w:tc>
        <w:tc>
          <w:tcPr>
            <w:tcW w:w="11340" w:type="dxa"/>
            <w:shd w:val="clear" w:color="auto" w:fill="FFFFFF"/>
            <w:vAlign w:val="bottom"/>
          </w:tcPr>
          <w:p w14:paraId="4B62329D" w14:textId="77777777" w:rsidR="00CB4BEB" w:rsidRPr="002C13B3" w:rsidRDefault="00CB4BEB" w:rsidP="003C0924">
            <w:pPr>
              <w:rPr>
                <w:rFonts w:ascii="Trebuchet MS" w:hAnsi="Trebuchet MS" w:cs="Trebuchet MS"/>
                <w:sz w:val="18"/>
                <w:szCs w:val="18"/>
              </w:rPr>
            </w:pPr>
            <w:r w:rsidRPr="00E8675F">
              <w:rPr>
                <w:rFonts w:ascii="Trebuchet MS" w:hAnsi="Trebuchet MS" w:cs="Trebuchet MS"/>
                <w:sz w:val="18"/>
                <w:szCs w:val="18"/>
              </w:rPr>
              <w:t>09.08, 09.08.22</w:t>
            </w:r>
          </w:p>
        </w:tc>
      </w:tr>
    </w:tbl>
    <w:p w14:paraId="5D5A6602" w14:textId="77777777" w:rsidR="00CB4BEB" w:rsidRPr="00A32757" w:rsidRDefault="00CB4BEB" w:rsidP="00CB4BEB">
      <w:pPr>
        <w:pStyle w:val="Overskrift6"/>
      </w:pPr>
      <w:r>
        <w:t>5.11.2.2</w:t>
      </w:r>
      <w:r w:rsidRPr="00A32757">
        <w:t xml:space="preserve"> </w:t>
      </w:r>
      <w:r>
        <w:t>Registreringsvejledning</w:t>
      </w:r>
      <w:r w:rsidRPr="00AC6C73">
        <w:rPr>
          <w:color w:val="FF0000"/>
          <w:kern w:val="32"/>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50"/>
        <w:gridCol w:w="8976"/>
      </w:tblGrid>
      <w:tr w:rsidR="00CB4BEB" w:rsidRPr="0051728E" w14:paraId="116BB823" w14:textId="77777777" w:rsidTr="003C0924">
        <w:trPr>
          <w:trHeight w:val="255"/>
        </w:trPr>
        <w:tc>
          <w:tcPr>
            <w:tcW w:w="4503" w:type="dxa"/>
            <w:shd w:val="clear" w:color="auto" w:fill="D9D9D9"/>
            <w:vAlign w:val="bottom"/>
          </w:tcPr>
          <w:p w14:paraId="70083C8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070622A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2174CF67" w14:textId="77777777" w:rsidTr="003C0924">
        <w:trPr>
          <w:trHeight w:val="255"/>
        </w:trPr>
        <w:tc>
          <w:tcPr>
            <w:tcW w:w="4503" w:type="dxa"/>
            <w:shd w:val="clear" w:color="auto" w:fill="E0E0E0"/>
            <w:vAlign w:val="bottom"/>
          </w:tcPr>
          <w:p w14:paraId="6C83BFEC"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1566BD31"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Normalt data fra boringer </w:t>
            </w:r>
          </w:p>
        </w:tc>
      </w:tr>
      <w:tr w:rsidR="00CB4BEB" w:rsidRPr="0051728E" w14:paraId="3EBAA264" w14:textId="77777777" w:rsidTr="003C0924">
        <w:trPr>
          <w:trHeight w:val="255"/>
        </w:trPr>
        <w:tc>
          <w:tcPr>
            <w:tcW w:w="4503" w:type="dxa"/>
            <w:shd w:val="clear" w:color="auto" w:fill="E0E0E0"/>
            <w:vAlign w:val="bottom"/>
          </w:tcPr>
          <w:p w14:paraId="19456AA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1719400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dybde med mulighed for en gyldighed fra og til dato</w:t>
            </w:r>
          </w:p>
        </w:tc>
      </w:tr>
      <w:tr w:rsidR="00CB4BEB" w:rsidRPr="0051728E" w14:paraId="0AED0B19" w14:textId="77777777" w:rsidTr="003C0924">
        <w:trPr>
          <w:trHeight w:val="255"/>
        </w:trPr>
        <w:tc>
          <w:tcPr>
            <w:tcW w:w="4503" w:type="dxa"/>
            <w:shd w:val="clear" w:color="auto" w:fill="E0E0E0"/>
            <w:vAlign w:val="bottom"/>
          </w:tcPr>
          <w:p w14:paraId="18F4993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7AA79ADD"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35871156" w14:textId="77777777" w:rsidTr="003C0924">
        <w:trPr>
          <w:trHeight w:val="255"/>
        </w:trPr>
        <w:tc>
          <w:tcPr>
            <w:tcW w:w="4503" w:type="dxa"/>
            <w:shd w:val="clear" w:color="auto" w:fill="E0E0E0"/>
            <w:vAlign w:val="bottom"/>
          </w:tcPr>
          <w:p w14:paraId="42CF667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299ADFC3" w14:textId="77777777" w:rsidR="00CB4BEB" w:rsidRPr="00024C60" w:rsidRDefault="00CB4BEB" w:rsidP="003C0924">
            <w:pPr>
              <w:rPr>
                <w:rFonts w:ascii="Trebuchet MS" w:hAnsi="Trebuchet MS" w:cs="Trebuchet MS"/>
                <w:sz w:val="18"/>
                <w:szCs w:val="18"/>
              </w:rPr>
            </w:pPr>
          </w:p>
        </w:tc>
      </w:tr>
      <w:tr w:rsidR="00CB4BEB" w:rsidRPr="0051728E" w14:paraId="31E06C3D" w14:textId="77777777" w:rsidTr="003C0924">
        <w:trPr>
          <w:trHeight w:val="255"/>
        </w:trPr>
        <w:tc>
          <w:tcPr>
            <w:tcW w:w="4503" w:type="dxa"/>
            <w:shd w:val="clear" w:color="auto" w:fill="E0E0E0"/>
            <w:vAlign w:val="bottom"/>
          </w:tcPr>
          <w:p w14:paraId="19B0CD6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2EC40AD5" w14:textId="77777777" w:rsidR="00CB4BEB" w:rsidRPr="00024C60" w:rsidRDefault="00CB4BEB" w:rsidP="003C0924">
            <w:pPr>
              <w:rPr>
                <w:rFonts w:ascii="Trebuchet MS" w:hAnsi="Trebuchet MS" w:cs="Trebuchet MS"/>
                <w:sz w:val="18"/>
                <w:szCs w:val="18"/>
              </w:rPr>
            </w:pPr>
          </w:p>
        </w:tc>
      </w:tr>
      <w:tr w:rsidR="00CB4BEB" w:rsidRPr="0051728E" w14:paraId="3053FD48" w14:textId="77777777" w:rsidTr="003C0924">
        <w:trPr>
          <w:trHeight w:val="255"/>
        </w:trPr>
        <w:tc>
          <w:tcPr>
            <w:tcW w:w="4503" w:type="dxa"/>
            <w:shd w:val="clear" w:color="auto" w:fill="E0E0E0"/>
            <w:vAlign w:val="bottom"/>
          </w:tcPr>
          <w:p w14:paraId="09A5385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226FA685"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07DE8838" w14:textId="77777777" w:rsidR="003F4D5A" w:rsidRDefault="003F4D5A" w:rsidP="003F4D5A">
      <w:bookmarkStart w:id="2866" w:name="_Toc292865559"/>
      <w:bookmarkStart w:id="2867" w:name="_Toc63351497"/>
    </w:p>
    <w:p w14:paraId="21287924" w14:textId="50E8A3BE" w:rsidR="00CB4BEB" w:rsidRDefault="00CB4BEB" w:rsidP="00CB4BEB">
      <w:pPr>
        <w:pStyle w:val="Overskrift2"/>
        <w:rPr>
          <w:kern w:val="32"/>
        </w:rPr>
      </w:pPr>
      <w:bookmarkStart w:id="2868" w:name="_Toc122436146"/>
      <w:r>
        <w:rPr>
          <w:kern w:val="32"/>
        </w:rPr>
        <w:t>5.11.3</w:t>
      </w:r>
      <w:r w:rsidRPr="00066C65">
        <w:rPr>
          <w:kern w:val="32"/>
        </w:rPr>
        <w:t xml:space="preserve"> </w:t>
      </w:r>
      <w:r>
        <w:rPr>
          <w:kern w:val="32"/>
        </w:rPr>
        <w:t>Indvindingsopland</w:t>
      </w:r>
      <w:r w:rsidRPr="00066C65">
        <w:rPr>
          <w:kern w:val="32"/>
        </w:rPr>
        <w:t xml:space="preserve"> (</w:t>
      </w:r>
      <w:r>
        <w:rPr>
          <w:kern w:val="32"/>
        </w:rPr>
        <w:t>60</w:t>
      </w:r>
      <w:r w:rsidRPr="00066C65">
        <w:rPr>
          <w:kern w:val="32"/>
        </w:rPr>
        <w:t>0</w:t>
      </w:r>
      <w:r>
        <w:rPr>
          <w:kern w:val="32"/>
        </w:rPr>
        <w:t>2</w:t>
      </w:r>
      <w:r w:rsidRPr="00066C65">
        <w:rPr>
          <w:kern w:val="32"/>
        </w:rPr>
        <w:t>)</w:t>
      </w:r>
      <w:bookmarkEnd w:id="2866"/>
      <w:bookmarkEnd w:id="2867"/>
      <w:bookmarkEnd w:id="2868"/>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5198"/>
        <w:gridCol w:w="1155"/>
        <w:gridCol w:w="1356"/>
        <w:gridCol w:w="1478"/>
        <w:gridCol w:w="2720"/>
      </w:tblGrid>
      <w:tr w:rsidR="00CB4BEB" w:rsidRPr="0051728E" w14:paraId="2CFFB85F" w14:textId="77777777" w:rsidTr="003C0924">
        <w:tc>
          <w:tcPr>
            <w:tcW w:w="1809" w:type="dxa"/>
            <w:tcBorders>
              <w:bottom w:val="single" w:sz="4" w:space="0" w:color="auto"/>
            </w:tcBorders>
            <w:shd w:val="clear" w:color="auto" w:fill="D9D9D9"/>
            <w:vAlign w:val="center"/>
          </w:tcPr>
          <w:p w14:paraId="28BC2695" w14:textId="77777777" w:rsidR="00CB4BEB" w:rsidRPr="00AA7FBB" w:rsidRDefault="00CB4BEB" w:rsidP="003C0924">
            <w:pPr>
              <w:rPr>
                <w:rFonts w:ascii="Trebuchet MS" w:hAnsi="Trebuchet MS" w:cs="Trebuchet MS"/>
                <w:b/>
                <w:bCs/>
                <w:sz w:val="18"/>
                <w:szCs w:val="18"/>
              </w:rPr>
            </w:pPr>
            <w:r w:rsidRPr="00AA7FBB">
              <w:rPr>
                <w:rFonts w:ascii="Trebuchet MS" w:hAnsi="Trebuchet MS" w:cs="Trebuchet MS"/>
                <w:b/>
                <w:bCs/>
                <w:sz w:val="18"/>
                <w:szCs w:val="18"/>
              </w:rPr>
              <w:t>Feltnavn</w:t>
            </w:r>
          </w:p>
        </w:tc>
        <w:tc>
          <w:tcPr>
            <w:tcW w:w="5198" w:type="dxa"/>
            <w:tcBorders>
              <w:bottom w:val="single" w:sz="4" w:space="0" w:color="auto"/>
            </w:tcBorders>
            <w:shd w:val="clear" w:color="auto" w:fill="D9D9D9"/>
            <w:vAlign w:val="center"/>
          </w:tcPr>
          <w:p w14:paraId="5520E710" w14:textId="77777777" w:rsidR="00CB4BEB" w:rsidRPr="00AA7FBB" w:rsidRDefault="00CB4BEB" w:rsidP="003C0924">
            <w:pPr>
              <w:rPr>
                <w:rFonts w:ascii="Trebuchet MS" w:hAnsi="Trebuchet MS" w:cs="Trebuchet MS"/>
                <w:bCs/>
                <w:sz w:val="18"/>
                <w:szCs w:val="18"/>
              </w:rPr>
            </w:pPr>
            <w:r w:rsidRPr="00AA7F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6A4D2ED8" w14:textId="77777777" w:rsidR="00CB4BEB" w:rsidRPr="00AA7FBB" w:rsidRDefault="00CB4BEB" w:rsidP="003C0924">
            <w:pPr>
              <w:rPr>
                <w:rFonts w:ascii="Trebuchet MS" w:hAnsi="Trebuchet MS" w:cs="Trebuchet MS"/>
                <w:bCs/>
                <w:sz w:val="18"/>
                <w:szCs w:val="18"/>
              </w:rPr>
            </w:pPr>
            <w:r w:rsidRPr="00AA7FBB">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2E0B1319" w14:textId="77777777" w:rsidR="00CB4BEB" w:rsidRPr="00AA7FBB" w:rsidRDefault="00CB4BEB" w:rsidP="003C0924">
            <w:pPr>
              <w:rPr>
                <w:rFonts w:ascii="Trebuchet MS" w:hAnsi="Trebuchet MS" w:cs="Trebuchet MS"/>
                <w:bCs/>
                <w:sz w:val="18"/>
                <w:szCs w:val="18"/>
              </w:rPr>
            </w:pPr>
            <w:r w:rsidRPr="00AA7FBB">
              <w:rPr>
                <w:rFonts w:ascii="Trebuchet MS" w:hAnsi="Trebuchet MS" w:cs="Trebuchet MS"/>
                <w:b/>
                <w:bCs/>
                <w:sz w:val="18"/>
                <w:szCs w:val="18"/>
              </w:rPr>
              <w:t>Værdiområde</w:t>
            </w:r>
          </w:p>
        </w:tc>
        <w:tc>
          <w:tcPr>
            <w:tcW w:w="1478" w:type="dxa"/>
            <w:tcBorders>
              <w:bottom w:val="single" w:sz="4" w:space="0" w:color="auto"/>
            </w:tcBorders>
            <w:shd w:val="clear" w:color="auto" w:fill="D9D9D9"/>
            <w:vAlign w:val="center"/>
          </w:tcPr>
          <w:p w14:paraId="79E87EDE" w14:textId="77777777" w:rsidR="00CB4BEB" w:rsidRPr="00AA7FBB" w:rsidRDefault="00CB4BEB" w:rsidP="003C0924">
            <w:pPr>
              <w:autoSpaceDE w:val="0"/>
              <w:autoSpaceDN w:val="0"/>
              <w:adjustRightInd w:val="0"/>
              <w:rPr>
                <w:rFonts w:ascii="Trebuchet MS" w:hAnsi="Trebuchet MS" w:cs="Trebuchet MS"/>
                <w:b/>
                <w:bCs/>
                <w:sz w:val="18"/>
                <w:szCs w:val="18"/>
              </w:rPr>
            </w:pPr>
            <w:r w:rsidRPr="00AA7FBB">
              <w:rPr>
                <w:rFonts w:ascii="Trebuchet MS" w:hAnsi="Trebuchet MS" w:cs="Trebuchet MS"/>
                <w:b/>
                <w:bCs/>
                <w:sz w:val="18"/>
                <w:szCs w:val="18"/>
              </w:rPr>
              <w:t>Obligatorisk /</w:t>
            </w:r>
          </w:p>
          <w:p w14:paraId="67581437" w14:textId="77777777" w:rsidR="00CB4BEB" w:rsidRPr="00AA7FBB" w:rsidRDefault="00CB4BEB" w:rsidP="003C0924">
            <w:pPr>
              <w:rPr>
                <w:rFonts w:ascii="Trebuchet MS" w:hAnsi="Trebuchet MS" w:cs="Trebuchet MS"/>
                <w:bCs/>
                <w:sz w:val="18"/>
                <w:szCs w:val="18"/>
              </w:rPr>
            </w:pPr>
            <w:r w:rsidRPr="00AA7FBB">
              <w:rPr>
                <w:rFonts w:ascii="Trebuchet MS" w:hAnsi="Trebuchet MS" w:cs="Trebuchet MS"/>
                <w:b/>
                <w:bCs/>
                <w:sz w:val="18"/>
                <w:szCs w:val="18"/>
              </w:rPr>
              <w:t>frit</w:t>
            </w:r>
          </w:p>
        </w:tc>
        <w:tc>
          <w:tcPr>
            <w:tcW w:w="2720" w:type="dxa"/>
            <w:tcBorders>
              <w:bottom w:val="single" w:sz="4" w:space="0" w:color="auto"/>
            </w:tcBorders>
            <w:shd w:val="clear" w:color="auto" w:fill="D9D9D9"/>
            <w:vAlign w:val="center"/>
          </w:tcPr>
          <w:p w14:paraId="390C6EB4" w14:textId="77777777" w:rsidR="00CB4BEB" w:rsidRPr="00AA7FBB" w:rsidRDefault="00CB4BEB" w:rsidP="003C0924">
            <w:pPr>
              <w:rPr>
                <w:rFonts w:ascii="Trebuchet MS" w:hAnsi="Trebuchet MS" w:cs="Trebuchet MS"/>
                <w:bCs/>
                <w:sz w:val="18"/>
                <w:szCs w:val="18"/>
              </w:rPr>
            </w:pPr>
            <w:r w:rsidRPr="00AA7FBB">
              <w:rPr>
                <w:rFonts w:ascii="Trebuchet MS" w:hAnsi="Trebuchet MS" w:cs="Trebuchet MS"/>
                <w:b/>
                <w:bCs/>
                <w:sz w:val="18"/>
                <w:szCs w:val="18"/>
              </w:rPr>
              <w:t>Eksempel</w:t>
            </w:r>
          </w:p>
        </w:tc>
      </w:tr>
      <w:tr w:rsidR="00CB4BEB" w:rsidRPr="00CE1917" w14:paraId="45F0C421"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97DDBA"/>
            <w:vAlign w:val="bottom"/>
          </w:tcPr>
          <w:p w14:paraId="6950EB34" w14:textId="77777777" w:rsidR="00CB4BEB" w:rsidRPr="00AA7FBB" w:rsidRDefault="00CB4BEB" w:rsidP="003C0924">
            <w:pPr>
              <w:rPr>
                <w:rFonts w:ascii="Trebuchet MS" w:hAnsi="Trebuchet MS"/>
                <w:sz w:val="18"/>
                <w:szCs w:val="18"/>
              </w:rPr>
            </w:pPr>
            <w:proofErr w:type="spellStart"/>
            <w:r w:rsidRPr="00AA7FBB">
              <w:rPr>
                <w:rFonts w:ascii="Trebuchet MS" w:hAnsi="Trebuchet MS"/>
                <w:sz w:val="18"/>
                <w:szCs w:val="18"/>
              </w:rPr>
              <w:t>vandv_nr</w:t>
            </w:r>
            <w:proofErr w:type="spellEnd"/>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605C09CC"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r w:rsidRPr="00E07F24" w:rsidDel="00F74929">
              <w:rPr>
                <w:rFonts w:ascii="Trebuchet MS" w:hAnsi="Trebuchet MS" w:cs="Trebuchet MS"/>
                <w:sz w:val="18"/>
                <w:szCs w:val="18"/>
              </w:rPr>
              <w:t xml:space="preserve"> </w:t>
            </w:r>
          </w:p>
        </w:tc>
      </w:tr>
      <w:tr w:rsidR="00CB4BEB" w:rsidRPr="00CE1917" w14:paraId="46B7BC41"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97DDBA"/>
            <w:vAlign w:val="bottom"/>
          </w:tcPr>
          <w:p w14:paraId="40A10AD8" w14:textId="77777777" w:rsidR="00CB4BEB" w:rsidRPr="00AA7FBB" w:rsidRDefault="00CB4BEB" w:rsidP="003C0924">
            <w:pPr>
              <w:rPr>
                <w:rFonts w:ascii="Trebuchet MS" w:hAnsi="Trebuchet MS"/>
                <w:sz w:val="18"/>
                <w:szCs w:val="18"/>
              </w:rPr>
            </w:pPr>
            <w:proofErr w:type="spellStart"/>
            <w:r w:rsidRPr="00AA7FBB">
              <w:rPr>
                <w:rFonts w:ascii="Trebuchet MS" w:hAnsi="Trebuchet MS"/>
                <w:sz w:val="18"/>
                <w:szCs w:val="18"/>
              </w:rPr>
              <w:t>vandv_navn</w:t>
            </w:r>
            <w:proofErr w:type="spellEnd"/>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D29C6AC"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r w:rsidRPr="00E07F24" w:rsidDel="00F74929">
              <w:rPr>
                <w:rFonts w:ascii="Trebuchet MS" w:hAnsi="Trebuchet MS" w:cs="Trebuchet MS"/>
                <w:sz w:val="18"/>
                <w:szCs w:val="18"/>
              </w:rPr>
              <w:t xml:space="preserve"> </w:t>
            </w:r>
          </w:p>
        </w:tc>
      </w:tr>
      <w:tr w:rsidR="00CB4BEB" w:rsidRPr="00CE1917" w14:paraId="3718E785"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97DDBA"/>
            <w:vAlign w:val="center"/>
          </w:tcPr>
          <w:p w14:paraId="11BDE88D" w14:textId="77777777" w:rsidR="00CB4BEB" w:rsidRPr="00AA7FBB" w:rsidRDefault="00CB4BEB" w:rsidP="003C0924">
            <w:pPr>
              <w:rPr>
                <w:rFonts w:ascii="Trebuchet MS" w:hAnsi="Trebuchet MS"/>
                <w:sz w:val="18"/>
                <w:szCs w:val="18"/>
              </w:rPr>
            </w:pPr>
            <w:proofErr w:type="spellStart"/>
            <w:r w:rsidRPr="00AA7FBB">
              <w:rPr>
                <w:rFonts w:ascii="Trebuchet MS" w:hAnsi="Trebuchet MS"/>
                <w:sz w:val="18"/>
                <w:szCs w:val="18"/>
              </w:rPr>
              <w:t>gyldig_fra</w:t>
            </w:r>
            <w:proofErr w:type="spellEnd"/>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3D8F2205"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r w:rsidRPr="00E07F24" w:rsidDel="00F74929">
              <w:rPr>
                <w:rFonts w:ascii="Trebuchet MS" w:hAnsi="Trebuchet MS" w:cs="Trebuchet MS"/>
                <w:sz w:val="18"/>
                <w:szCs w:val="18"/>
              </w:rPr>
              <w:t xml:space="preserve"> </w:t>
            </w:r>
          </w:p>
        </w:tc>
      </w:tr>
      <w:tr w:rsidR="00CB4BEB" w:rsidRPr="00CE1917" w14:paraId="05327D0A"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97DDBA"/>
            <w:vAlign w:val="center"/>
          </w:tcPr>
          <w:p w14:paraId="51769AA7" w14:textId="77777777" w:rsidR="00CB4BEB" w:rsidRPr="00AA7FBB" w:rsidRDefault="00CB4BEB" w:rsidP="003C0924">
            <w:pPr>
              <w:rPr>
                <w:rFonts w:ascii="Trebuchet MS" w:hAnsi="Trebuchet MS"/>
                <w:sz w:val="18"/>
                <w:szCs w:val="18"/>
              </w:rPr>
            </w:pPr>
            <w:proofErr w:type="spellStart"/>
            <w:r w:rsidRPr="00AA7FBB">
              <w:rPr>
                <w:rFonts w:ascii="Trebuchet MS" w:hAnsi="Trebuchet MS"/>
                <w:sz w:val="18"/>
                <w:szCs w:val="18"/>
              </w:rPr>
              <w:t>gyldig_til</w:t>
            </w:r>
            <w:proofErr w:type="spellEnd"/>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4E17E17E"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r w:rsidRPr="00E07F24" w:rsidDel="00F74929">
              <w:rPr>
                <w:rFonts w:ascii="Trebuchet MS" w:hAnsi="Trebuchet MS" w:cs="Trebuchet MS"/>
                <w:sz w:val="18"/>
                <w:szCs w:val="18"/>
              </w:rPr>
              <w:t xml:space="preserve"> </w:t>
            </w:r>
          </w:p>
        </w:tc>
      </w:tr>
      <w:tr w:rsidR="00CB4BEB" w:rsidRPr="00AA0F22" w14:paraId="1A695FC0" w14:textId="77777777" w:rsidTr="003C0924">
        <w:trPr>
          <w:trHeight w:hRule="exact" w:val="356"/>
        </w:trPr>
        <w:tc>
          <w:tcPr>
            <w:tcW w:w="1809" w:type="dxa"/>
            <w:tcBorders>
              <w:top w:val="single" w:sz="4" w:space="0" w:color="auto"/>
              <w:left w:val="single" w:sz="4" w:space="0" w:color="auto"/>
              <w:bottom w:val="nil"/>
              <w:right w:val="single" w:sz="4" w:space="0" w:color="auto"/>
            </w:tcBorders>
            <w:shd w:val="clear" w:color="auto" w:fill="D9D9D9"/>
            <w:vAlign w:val="center"/>
          </w:tcPr>
          <w:p w14:paraId="7CF38913" w14:textId="77777777" w:rsidR="00CB4BEB" w:rsidRPr="00AA0F22" w:rsidRDefault="00CB4BEB" w:rsidP="003C0924">
            <w:pPr>
              <w:rPr>
                <w:rFonts w:ascii="Trebuchet MS" w:hAnsi="Trebuchet MS"/>
                <w:color w:val="1F497D"/>
                <w:sz w:val="18"/>
                <w:szCs w:val="18"/>
              </w:rPr>
            </w:pPr>
            <w:proofErr w:type="spellStart"/>
            <w:r w:rsidRPr="003A52C1">
              <w:rPr>
                <w:rFonts w:ascii="Trebuchet MS" w:hAnsi="Trebuchet MS"/>
                <w:sz w:val="18"/>
                <w:szCs w:val="18"/>
              </w:rPr>
              <w:t>indsatsomraade</w:t>
            </w:r>
            <w:proofErr w:type="spellEnd"/>
          </w:p>
        </w:tc>
        <w:tc>
          <w:tcPr>
            <w:tcW w:w="5198" w:type="dxa"/>
            <w:tcBorders>
              <w:top w:val="single" w:sz="4" w:space="0" w:color="auto"/>
              <w:left w:val="single" w:sz="4" w:space="0" w:color="auto"/>
              <w:bottom w:val="nil"/>
              <w:right w:val="single" w:sz="4" w:space="0" w:color="auto"/>
            </w:tcBorders>
            <w:shd w:val="clear" w:color="auto" w:fill="FFFFFF"/>
            <w:vAlign w:val="center"/>
          </w:tcPr>
          <w:p w14:paraId="25DE90B2" w14:textId="7DDD26AF" w:rsidR="00CB4BEB" w:rsidRPr="00AA0F22" w:rsidRDefault="00CB4BEB" w:rsidP="003C0924">
            <w:pPr>
              <w:rPr>
                <w:rFonts w:ascii="Trebuchet MS" w:hAnsi="Trebuchet MS"/>
                <w:color w:val="1F497D"/>
                <w:sz w:val="18"/>
                <w:szCs w:val="18"/>
              </w:rPr>
            </w:pPr>
            <w:r w:rsidRPr="003A52C1">
              <w:rPr>
                <w:rFonts w:ascii="Trebuchet MS" w:hAnsi="Trebuchet MS"/>
                <w:sz w:val="18"/>
                <w:szCs w:val="18"/>
              </w:rPr>
              <w:t>Til hvilket indsat</w:t>
            </w:r>
            <w:r w:rsidR="00E8675F">
              <w:rPr>
                <w:rFonts w:ascii="Trebuchet MS" w:hAnsi="Trebuchet MS"/>
                <w:sz w:val="18"/>
                <w:szCs w:val="18"/>
              </w:rPr>
              <w:t>s</w:t>
            </w:r>
            <w:r w:rsidRPr="003A52C1">
              <w:rPr>
                <w:rFonts w:ascii="Trebuchet MS" w:hAnsi="Trebuchet MS"/>
                <w:sz w:val="18"/>
                <w:szCs w:val="18"/>
              </w:rPr>
              <w:t>område tilhører indvindingsoplandet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6661BAA1" w14:textId="77777777" w:rsidR="00CB4BEB" w:rsidRPr="000E5DD0" w:rsidRDefault="00CB4BEB" w:rsidP="003C0924">
            <w:pPr>
              <w:rPr>
                <w:rFonts w:ascii="Trebuchet MS" w:hAnsi="Trebuchet MS"/>
                <w:color w:val="1F497D"/>
                <w:sz w:val="18"/>
                <w:szCs w:val="18"/>
              </w:rPr>
            </w:pPr>
            <w:r w:rsidRPr="003A52C1">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4E4194A5" w14:textId="77777777" w:rsidR="00CB4BEB" w:rsidRPr="000E5DD0" w:rsidRDefault="00CB4BEB" w:rsidP="003C0924">
            <w:pPr>
              <w:rPr>
                <w:rFonts w:ascii="Trebuchet MS" w:hAnsi="Trebuchet MS"/>
                <w:color w:val="1F497D"/>
                <w:sz w:val="18"/>
                <w:szCs w:val="18"/>
              </w:rPr>
            </w:pPr>
            <w:r w:rsidRPr="003A52C1">
              <w:rPr>
                <w:rFonts w:ascii="Trebuchet MS" w:hAnsi="Trebuchet MS" w:cs="Trebuchet MS"/>
                <w:sz w:val="18"/>
                <w:szCs w:val="18"/>
              </w:rPr>
              <w:t>0-128 tegn</w:t>
            </w:r>
          </w:p>
        </w:tc>
        <w:tc>
          <w:tcPr>
            <w:tcW w:w="1478" w:type="dxa"/>
            <w:tcBorders>
              <w:top w:val="single" w:sz="4" w:space="0" w:color="auto"/>
              <w:left w:val="single" w:sz="4" w:space="0" w:color="auto"/>
              <w:bottom w:val="nil"/>
              <w:right w:val="single" w:sz="4" w:space="0" w:color="auto"/>
            </w:tcBorders>
            <w:shd w:val="clear" w:color="auto" w:fill="FFFFFF"/>
            <w:vAlign w:val="center"/>
          </w:tcPr>
          <w:p w14:paraId="44F055D5" w14:textId="77777777" w:rsidR="00CB4BEB" w:rsidRPr="000E5DD0"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center"/>
          </w:tcPr>
          <w:p w14:paraId="5319A8B1" w14:textId="77777777" w:rsidR="00CB4BEB" w:rsidRPr="003A52C1" w:rsidRDefault="00CB4BEB" w:rsidP="003C0924">
            <w:pPr>
              <w:rPr>
                <w:rFonts w:ascii="Trebuchet MS" w:hAnsi="Trebuchet MS" w:cs="Trebuchet MS"/>
                <w:sz w:val="18"/>
                <w:szCs w:val="18"/>
              </w:rPr>
            </w:pPr>
          </w:p>
        </w:tc>
      </w:tr>
      <w:tr w:rsidR="00CB4BEB" w:rsidRPr="00CE1917" w14:paraId="0ADD2D0D" w14:textId="77777777" w:rsidTr="003C0924">
        <w:trPr>
          <w:trHeight w:hRule="exact" w:val="356"/>
        </w:trPr>
        <w:tc>
          <w:tcPr>
            <w:tcW w:w="1809" w:type="dxa"/>
            <w:tcBorders>
              <w:top w:val="single" w:sz="4" w:space="0" w:color="auto"/>
              <w:left w:val="single" w:sz="4" w:space="0" w:color="auto"/>
              <w:bottom w:val="nil"/>
              <w:right w:val="single" w:sz="4" w:space="0" w:color="auto"/>
            </w:tcBorders>
            <w:shd w:val="clear" w:color="auto" w:fill="D9D9D9"/>
            <w:vAlign w:val="center"/>
          </w:tcPr>
          <w:p w14:paraId="578B0D3C" w14:textId="77777777" w:rsidR="00CB4BEB" w:rsidRPr="00AA7FBB" w:rsidRDefault="00CB4BEB" w:rsidP="003C0924">
            <w:pPr>
              <w:rPr>
                <w:rFonts w:ascii="Trebuchet MS" w:hAnsi="Trebuchet MS"/>
                <w:sz w:val="18"/>
                <w:szCs w:val="18"/>
              </w:rPr>
            </w:pPr>
            <w:proofErr w:type="spellStart"/>
            <w:r w:rsidRPr="00AA7FBB">
              <w:rPr>
                <w:rFonts w:ascii="Trebuchet MS" w:hAnsi="Trebuchet MS"/>
                <w:sz w:val="18"/>
                <w:szCs w:val="18"/>
              </w:rPr>
              <w:t>indv_maengde_aar</w:t>
            </w:r>
            <w:proofErr w:type="spellEnd"/>
          </w:p>
        </w:tc>
        <w:tc>
          <w:tcPr>
            <w:tcW w:w="5198" w:type="dxa"/>
            <w:tcBorders>
              <w:top w:val="single" w:sz="4" w:space="0" w:color="auto"/>
              <w:left w:val="single" w:sz="4" w:space="0" w:color="auto"/>
              <w:bottom w:val="nil"/>
              <w:right w:val="single" w:sz="4" w:space="0" w:color="auto"/>
            </w:tcBorders>
            <w:shd w:val="clear" w:color="auto" w:fill="FFFFFF"/>
            <w:vAlign w:val="center"/>
          </w:tcPr>
          <w:p w14:paraId="0C879163"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Årlig indvindingsmængde KBM</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7E14D98"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Double</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296A96C3" w14:textId="77777777" w:rsidR="00CB4BEB" w:rsidRPr="00A97FA9" w:rsidRDefault="00CB4BEB" w:rsidP="003C0924">
            <w:pPr>
              <w:rPr>
                <w:rFonts w:ascii="Trebuchet MS" w:hAnsi="Trebuchet MS"/>
                <w:sz w:val="18"/>
                <w:szCs w:val="18"/>
              </w:rPr>
            </w:pPr>
            <w:r w:rsidRPr="00A97FA9">
              <w:rPr>
                <w:rFonts w:ascii="Trebuchet MS" w:hAnsi="Trebuchet MS"/>
                <w:sz w:val="18"/>
                <w:szCs w:val="18"/>
              </w:rPr>
              <w:t>0,1-99999,9</w:t>
            </w:r>
          </w:p>
        </w:tc>
        <w:tc>
          <w:tcPr>
            <w:tcW w:w="1478" w:type="dxa"/>
            <w:tcBorders>
              <w:top w:val="single" w:sz="4" w:space="0" w:color="auto"/>
              <w:left w:val="single" w:sz="4" w:space="0" w:color="auto"/>
              <w:bottom w:val="nil"/>
              <w:right w:val="single" w:sz="4" w:space="0" w:color="auto"/>
            </w:tcBorders>
            <w:shd w:val="clear" w:color="auto" w:fill="FFFFFF"/>
            <w:vAlign w:val="center"/>
          </w:tcPr>
          <w:p w14:paraId="792688CF"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center"/>
          </w:tcPr>
          <w:p w14:paraId="565B6276" w14:textId="77777777" w:rsidR="00CB4BEB" w:rsidRPr="00AA7FBB" w:rsidRDefault="00CB4BEB" w:rsidP="003C0924">
            <w:pPr>
              <w:rPr>
                <w:rFonts w:ascii="Trebuchet MS" w:hAnsi="Trebuchet MS" w:cs="Trebuchet MS"/>
                <w:sz w:val="18"/>
                <w:szCs w:val="18"/>
              </w:rPr>
            </w:pPr>
            <w:r>
              <w:rPr>
                <w:rFonts w:ascii="Trebuchet MS" w:hAnsi="Trebuchet MS" w:cs="Trebuchet MS"/>
                <w:sz w:val="18"/>
                <w:szCs w:val="18"/>
              </w:rPr>
              <w:t>1200</w:t>
            </w:r>
          </w:p>
        </w:tc>
      </w:tr>
      <w:tr w:rsidR="00CB4BEB" w:rsidRPr="00CE1917" w14:paraId="2FCC60BE" w14:textId="77777777" w:rsidTr="003C0924">
        <w:trPr>
          <w:trHeight w:hRule="exact" w:val="510"/>
        </w:trPr>
        <w:tc>
          <w:tcPr>
            <w:tcW w:w="1809" w:type="dxa"/>
            <w:tcBorders>
              <w:top w:val="single" w:sz="4" w:space="0" w:color="auto"/>
              <w:left w:val="single" w:sz="4" w:space="0" w:color="auto"/>
              <w:bottom w:val="nil"/>
              <w:right w:val="single" w:sz="4" w:space="0" w:color="auto"/>
            </w:tcBorders>
            <w:shd w:val="clear" w:color="auto" w:fill="D9D9D9"/>
            <w:vAlign w:val="center"/>
          </w:tcPr>
          <w:p w14:paraId="6215F994" w14:textId="77777777" w:rsidR="00CB4BEB" w:rsidRPr="00AA7FBB" w:rsidRDefault="00CB4BEB" w:rsidP="003C0924">
            <w:pPr>
              <w:rPr>
                <w:rFonts w:ascii="Trebuchet MS" w:hAnsi="Trebuchet MS"/>
                <w:sz w:val="18"/>
                <w:szCs w:val="18"/>
              </w:rPr>
            </w:pPr>
            <w:r>
              <w:rPr>
                <w:rFonts w:ascii="Trebuchet MS" w:hAnsi="Trebuchet MS"/>
                <w:sz w:val="18"/>
                <w:szCs w:val="18"/>
              </w:rPr>
              <w:t>k</w:t>
            </w:r>
            <w:r w:rsidRPr="00AA7FBB">
              <w:rPr>
                <w:rFonts w:ascii="Trebuchet MS" w:hAnsi="Trebuchet MS"/>
                <w:sz w:val="18"/>
                <w:szCs w:val="18"/>
              </w:rPr>
              <w:t>ildeplads</w:t>
            </w:r>
          </w:p>
        </w:tc>
        <w:tc>
          <w:tcPr>
            <w:tcW w:w="5198" w:type="dxa"/>
            <w:tcBorders>
              <w:top w:val="single" w:sz="4" w:space="0" w:color="auto"/>
              <w:left w:val="single" w:sz="4" w:space="0" w:color="auto"/>
              <w:bottom w:val="nil"/>
              <w:right w:val="single" w:sz="4" w:space="0" w:color="auto"/>
            </w:tcBorders>
            <w:shd w:val="clear" w:color="auto" w:fill="FFFFFF"/>
            <w:vAlign w:val="bottom"/>
          </w:tcPr>
          <w:p w14:paraId="001482E7"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 xml:space="preserve">Navn/nr. på kildeplads, </w:t>
            </w:r>
            <w:proofErr w:type="gramStart"/>
            <w:r w:rsidRPr="00AA7FBB">
              <w:rPr>
                <w:rFonts w:ascii="Trebuchet MS" w:hAnsi="Trebuchet MS"/>
                <w:sz w:val="18"/>
                <w:szCs w:val="18"/>
              </w:rPr>
              <w:t>Såfremt</w:t>
            </w:r>
            <w:proofErr w:type="gramEnd"/>
            <w:r w:rsidRPr="00AA7FBB">
              <w:rPr>
                <w:rFonts w:ascii="Trebuchet MS" w:hAnsi="Trebuchet MS"/>
                <w:sz w:val="18"/>
                <w:szCs w:val="18"/>
              </w:rPr>
              <w:t xml:space="preserve"> der er tale om boring efterlades feltet tomt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2DEE8D1E"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33A89064"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0-50 tegn</w:t>
            </w:r>
          </w:p>
        </w:tc>
        <w:tc>
          <w:tcPr>
            <w:tcW w:w="1478" w:type="dxa"/>
            <w:tcBorders>
              <w:top w:val="single" w:sz="4" w:space="0" w:color="auto"/>
              <w:left w:val="single" w:sz="4" w:space="0" w:color="auto"/>
              <w:bottom w:val="nil"/>
              <w:right w:val="single" w:sz="4" w:space="0" w:color="auto"/>
            </w:tcBorders>
            <w:shd w:val="clear" w:color="auto" w:fill="FFFFFF"/>
            <w:vAlign w:val="center"/>
          </w:tcPr>
          <w:p w14:paraId="64B8214B"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center"/>
          </w:tcPr>
          <w:p w14:paraId="06E239B4"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Herskind nordvest</w:t>
            </w:r>
          </w:p>
        </w:tc>
      </w:tr>
      <w:tr w:rsidR="00CB4BEB" w:rsidRPr="00CE1917" w14:paraId="6EFF74A3"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D9D9D9"/>
            <w:vAlign w:val="bottom"/>
          </w:tcPr>
          <w:p w14:paraId="4EA83542" w14:textId="77777777" w:rsidR="00CB4BEB" w:rsidRPr="00AA7FBB" w:rsidRDefault="00CB4BEB" w:rsidP="003C0924">
            <w:pPr>
              <w:rPr>
                <w:rFonts w:ascii="Trebuchet MS" w:hAnsi="Trebuchet MS"/>
                <w:sz w:val="18"/>
                <w:szCs w:val="18"/>
              </w:rPr>
            </w:pPr>
            <w:r>
              <w:rPr>
                <w:rFonts w:ascii="Trebuchet MS" w:hAnsi="Trebuchet MS"/>
                <w:sz w:val="18"/>
                <w:szCs w:val="18"/>
              </w:rPr>
              <w:t>r</w:t>
            </w:r>
            <w:r w:rsidRPr="00AA7FBB">
              <w:rPr>
                <w:rFonts w:ascii="Trebuchet MS" w:hAnsi="Trebuchet MS"/>
                <w:sz w:val="18"/>
                <w:szCs w:val="18"/>
              </w:rPr>
              <w:t>eference</w:t>
            </w:r>
          </w:p>
        </w:tc>
        <w:tc>
          <w:tcPr>
            <w:tcW w:w="5198" w:type="dxa"/>
            <w:tcBorders>
              <w:top w:val="single" w:sz="4" w:space="0" w:color="auto"/>
              <w:left w:val="single" w:sz="4" w:space="0" w:color="auto"/>
              <w:bottom w:val="nil"/>
              <w:right w:val="single" w:sz="4" w:space="0" w:color="auto"/>
            </w:tcBorders>
            <w:shd w:val="clear" w:color="auto" w:fill="FFFFFF"/>
            <w:vAlign w:val="bottom"/>
          </w:tcPr>
          <w:p w14:paraId="261015D2"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Fortæller hvorfra data stammer (reference til rapport)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221E1E5"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78E3E867"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0-50 tegn</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5A57ABEE"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706BB4AE" w14:textId="77777777" w:rsidR="00CB4BEB" w:rsidRPr="00AA7FBB" w:rsidRDefault="00CB4BEB" w:rsidP="003C0924">
            <w:pPr>
              <w:rPr>
                <w:rFonts w:ascii="Trebuchet MS" w:hAnsi="Trebuchet MS" w:cs="Trebuchet MS"/>
                <w:sz w:val="18"/>
                <w:szCs w:val="18"/>
              </w:rPr>
            </w:pPr>
          </w:p>
        </w:tc>
      </w:tr>
      <w:tr w:rsidR="00CB4BEB" w:rsidRPr="009941BD" w14:paraId="5F0A7429" w14:textId="77777777" w:rsidTr="003C0924">
        <w:trPr>
          <w:trHeight w:hRule="exact" w:val="510"/>
        </w:trPr>
        <w:tc>
          <w:tcPr>
            <w:tcW w:w="1809" w:type="dxa"/>
            <w:tcBorders>
              <w:top w:val="single" w:sz="4" w:space="0" w:color="auto"/>
              <w:left w:val="single" w:sz="4" w:space="0" w:color="auto"/>
              <w:bottom w:val="nil"/>
              <w:right w:val="single" w:sz="4" w:space="0" w:color="auto"/>
            </w:tcBorders>
            <w:shd w:val="clear" w:color="auto" w:fill="D9D9D9"/>
            <w:vAlign w:val="center"/>
          </w:tcPr>
          <w:p w14:paraId="592A941D" w14:textId="77777777" w:rsidR="00CB4BEB" w:rsidRPr="00AA7FBB" w:rsidRDefault="00CB4BEB" w:rsidP="003C0924">
            <w:pPr>
              <w:rPr>
                <w:rFonts w:ascii="Trebuchet MS" w:hAnsi="Trebuchet MS"/>
                <w:sz w:val="18"/>
                <w:szCs w:val="18"/>
              </w:rPr>
            </w:pPr>
            <w:r>
              <w:rPr>
                <w:rFonts w:ascii="Trebuchet MS" w:hAnsi="Trebuchet MS"/>
                <w:sz w:val="18"/>
                <w:szCs w:val="18"/>
              </w:rPr>
              <w:t>m</w:t>
            </w:r>
            <w:r w:rsidRPr="00AA7FBB">
              <w:rPr>
                <w:rFonts w:ascii="Trebuchet MS" w:hAnsi="Trebuchet MS"/>
                <w:sz w:val="18"/>
                <w:szCs w:val="18"/>
              </w:rPr>
              <w:t>etode</w:t>
            </w:r>
          </w:p>
        </w:tc>
        <w:tc>
          <w:tcPr>
            <w:tcW w:w="5198" w:type="dxa"/>
            <w:tcBorders>
              <w:top w:val="single" w:sz="4" w:space="0" w:color="auto"/>
              <w:left w:val="single" w:sz="4" w:space="0" w:color="auto"/>
              <w:bottom w:val="nil"/>
              <w:right w:val="single" w:sz="4" w:space="0" w:color="auto"/>
            </w:tcBorders>
            <w:shd w:val="clear" w:color="auto" w:fill="FFFFFF"/>
            <w:vAlign w:val="bottom"/>
          </w:tcPr>
          <w:p w14:paraId="518102F6" w14:textId="2A96FFB9" w:rsidR="00CB4BEB" w:rsidRPr="00AA7FBB" w:rsidRDefault="00CB4BEB" w:rsidP="003C0924">
            <w:pPr>
              <w:rPr>
                <w:rFonts w:ascii="Trebuchet MS" w:hAnsi="Trebuchet MS"/>
                <w:sz w:val="18"/>
                <w:szCs w:val="18"/>
              </w:rPr>
            </w:pPr>
            <w:r w:rsidRPr="00AA7FBB">
              <w:rPr>
                <w:rFonts w:ascii="Trebuchet MS" w:hAnsi="Trebuchet MS"/>
                <w:sz w:val="18"/>
                <w:szCs w:val="18"/>
              </w:rPr>
              <w:t>Angiver metode til oplandsestimering i.e. model el. analytisk</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5D5B7CD2"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19D05BE2"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0-50 tegn</w:t>
            </w:r>
          </w:p>
        </w:tc>
        <w:tc>
          <w:tcPr>
            <w:tcW w:w="1478" w:type="dxa"/>
            <w:tcBorders>
              <w:top w:val="single" w:sz="4" w:space="0" w:color="auto"/>
              <w:left w:val="single" w:sz="4" w:space="0" w:color="auto"/>
              <w:bottom w:val="nil"/>
              <w:right w:val="single" w:sz="4" w:space="0" w:color="auto"/>
            </w:tcBorders>
            <w:shd w:val="clear" w:color="auto" w:fill="FFFFFF"/>
            <w:vAlign w:val="center"/>
          </w:tcPr>
          <w:p w14:paraId="6961AD8A"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center"/>
          </w:tcPr>
          <w:p w14:paraId="634B6910"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Analytisk</w:t>
            </w:r>
          </w:p>
        </w:tc>
      </w:tr>
      <w:tr w:rsidR="00CB4BEB" w:rsidRPr="009941BD" w14:paraId="1F06CB31" w14:textId="77777777" w:rsidTr="003C0924">
        <w:trPr>
          <w:trHeight w:hRule="exact" w:val="510"/>
        </w:trPr>
        <w:tc>
          <w:tcPr>
            <w:tcW w:w="1809" w:type="dxa"/>
            <w:tcBorders>
              <w:top w:val="single" w:sz="4" w:space="0" w:color="auto"/>
              <w:left w:val="single" w:sz="4" w:space="0" w:color="auto"/>
              <w:bottom w:val="nil"/>
              <w:right w:val="single" w:sz="4" w:space="0" w:color="auto"/>
            </w:tcBorders>
            <w:shd w:val="clear" w:color="auto" w:fill="D9D9D9"/>
            <w:vAlign w:val="center"/>
          </w:tcPr>
          <w:p w14:paraId="2F173192" w14:textId="77777777" w:rsidR="00CB4BEB" w:rsidRPr="00AA7FBB" w:rsidRDefault="00CB4BEB" w:rsidP="003C0924">
            <w:pPr>
              <w:rPr>
                <w:rFonts w:ascii="Trebuchet MS" w:hAnsi="Trebuchet MS"/>
                <w:sz w:val="18"/>
                <w:szCs w:val="18"/>
              </w:rPr>
            </w:pPr>
            <w:proofErr w:type="spellStart"/>
            <w:r w:rsidRPr="00AA7FBB">
              <w:rPr>
                <w:rFonts w:ascii="Trebuchet MS" w:hAnsi="Trebuchet MS"/>
                <w:sz w:val="18"/>
                <w:szCs w:val="18"/>
              </w:rPr>
              <w:t>dgu_nr</w:t>
            </w:r>
            <w:proofErr w:type="spellEnd"/>
          </w:p>
        </w:tc>
        <w:tc>
          <w:tcPr>
            <w:tcW w:w="5198" w:type="dxa"/>
            <w:tcBorders>
              <w:top w:val="single" w:sz="4" w:space="0" w:color="auto"/>
              <w:left w:val="single" w:sz="4" w:space="0" w:color="auto"/>
              <w:bottom w:val="nil"/>
              <w:right w:val="single" w:sz="4" w:space="0" w:color="auto"/>
            </w:tcBorders>
            <w:shd w:val="clear" w:color="auto" w:fill="FFFFFF"/>
            <w:vAlign w:val="bottom"/>
          </w:tcPr>
          <w:p w14:paraId="27D57E5D"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 xml:space="preserve">Hvilket DGU </w:t>
            </w:r>
            <w:proofErr w:type="spellStart"/>
            <w:r w:rsidRPr="00AA7FBB">
              <w:rPr>
                <w:rFonts w:ascii="Trebuchet MS" w:hAnsi="Trebuchet MS"/>
                <w:sz w:val="18"/>
                <w:szCs w:val="18"/>
              </w:rPr>
              <w:t>nr</w:t>
            </w:r>
            <w:proofErr w:type="spellEnd"/>
            <w:r w:rsidRPr="00AA7FBB">
              <w:rPr>
                <w:rFonts w:ascii="Trebuchet MS" w:hAnsi="Trebuchet MS"/>
                <w:sz w:val="18"/>
                <w:szCs w:val="18"/>
              </w:rPr>
              <w:t xml:space="preserve"> er oplandet tilknyttet. </w:t>
            </w:r>
            <w:proofErr w:type="gramStart"/>
            <w:r w:rsidRPr="00AA7FBB">
              <w:rPr>
                <w:rFonts w:ascii="Trebuchet MS" w:hAnsi="Trebuchet MS"/>
                <w:sz w:val="18"/>
                <w:szCs w:val="18"/>
              </w:rPr>
              <w:t>Såfremt</w:t>
            </w:r>
            <w:proofErr w:type="gramEnd"/>
            <w:r w:rsidRPr="00AA7FBB">
              <w:rPr>
                <w:rFonts w:ascii="Trebuchet MS" w:hAnsi="Trebuchet MS"/>
                <w:sz w:val="18"/>
                <w:szCs w:val="18"/>
              </w:rPr>
              <w:t xml:space="preserve"> der er tale om kildeplads, efterlades feltet tomt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45D84D6"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52BDD16B"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0-50 tegn</w:t>
            </w:r>
          </w:p>
        </w:tc>
        <w:tc>
          <w:tcPr>
            <w:tcW w:w="1478" w:type="dxa"/>
            <w:tcBorders>
              <w:top w:val="single" w:sz="4" w:space="0" w:color="auto"/>
              <w:left w:val="single" w:sz="4" w:space="0" w:color="auto"/>
              <w:bottom w:val="nil"/>
              <w:right w:val="single" w:sz="4" w:space="0" w:color="auto"/>
            </w:tcBorders>
            <w:shd w:val="clear" w:color="auto" w:fill="FFFFFF"/>
            <w:vAlign w:val="center"/>
          </w:tcPr>
          <w:p w14:paraId="5717E13E"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center"/>
          </w:tcPr>
          <w:p w14:paraId="4A28EC87"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200.0712</w:t>
            </w:r>
          </w:p>
        </w:tc>
      </w:tr>
      <w:tr w:rsidR="00CB4BEB" w:rsidRPr="009941BD" w14:paraId="5A53779B" w14:textId="77777777" w:rsidTr="003C0924">
        <w:trPr>
          <w:trHeight w:hRule="exact" w:val="510"/>
        </w:trPr>
        <w:tc>
          <w:tcPr>
            <w:tcW w:w="1809" w:type="dxa"/>
            <w:tcBorders>
              <w:top w:val="single" w:sz="4" w:space="0" w:color="auto"/>
              <w:left w:val="single" w:sz="4" w:space="0" w:color="auto"/>
              <w:bottom w:val="nil"/>
              <w:right w:val="single" w:sz="4" w:space="0" w:color="auto"/>
            </w:tcBorders>
            <w:shd w:val="clear" w:color="auto" w:fill="D9D9D9"/>
            <w:vAlign w:val="center"/>
          </w:tcPr>
          <w:p w14:paraId="62ADC99A" w14:textId="77777777" w:rsidR="00CB4BEB" w:rsidRPr="00AA7FBB" w:rsidRDefault="00CB4BEB" w:rsidP="003C0924">
            <w:pPr>
              <w:rPr>
                <w:rFonts w:ascii="Trebuchet MS" w:hAnsi="Trebuchet MS"/>
                <w:sz w:val="18"/>
                <w:szCs w:val="18"/>
              </w:rPr>
            </w:pPr>
            <w:r>
              <w:rPr>
                <w:rFonts w:ascii="Trebuchet MS" w:hAnsi="Trebuchet MS"/>
                <w:sz w:val="18"/>
                <w:szCs w:val="18"/>
              </w:rPr>
              <w:t>i</w:t>
            </w:r>
            <w:r w:rsidRPr="00AA7FBB">
              <w:rPr>
                <w:rFonts w:ascii="Trebuchet MS" w:hAnsi="Trebuchet MS"/>
                <w:sz w:val="18"/>
                <w:szCs w:val="18"/>
              </w:rPr>
              <w:t>ndtag</w:t>
            </w:r>
          </w:p>
        </w:tc>
        <w:tc>
          <w:tcPr>
            <w:tcW w:w="5198" w:type="dxa"/>
            <w:tcBorders>
              <w:top w:val="single" w:sz="4" w:space="0" w:color="auto"/>
              <w:left w:val="single" w:sz="4" w:space="0" w:color="auto"/>
              <w:bottom w:val="nil"/>
              <w:right w:val="single" w:sz="4" w:space="0" w:color="auto"/>
            </w:tcBorders>
            <w:shd w:val="clear" w:color="auto" w:fill="FFFFFF"/>
            <w:vAlign w:val="bottom"/>
          </w:tcPr>
          <w:p w14:paraId="401BF8A1"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 xml:space="preserve">Hvilket indtag på boringen er beregningen for </w:t>
            </w:r>
            <w:proofErr w:type="gramStart"/>
            <w:r w:rsidRPr="00AA7FBB">
              <w:rPr>
                <w:rFonts w:ascii="Trebuchet MS" w:hAnsi="Trebuchet MS"/>
                <w:sz w:val="18"/>
                <w:szCs w:val="18"/>
              </w:rPr>
              <w:t>Såfremt</w:t>
            </w:r>
            <w:proofErr w:type="gramEnd"/>
            <w:r w:rsidRPr="00AA7FBB">
              <w:rPr>
                <w:rFonts w:ascii="Trebuchet MS" w:hAnsi="Trebuchet MS"/>
                <w:sz w:val="18"/>
                <w:szCs w:val="18"/>
              </w:rPr>
              <w:t xml:space="preserve"> der er tale om kildeplads, efterlades feltet tomt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0C1E109C"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786FD529"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0-50 tegn</w:t>
            </w:r>
          </w:p>
        </w:tc>
        <w:tc>
          <w:tcPr>
            <w:tcW w:w="1478" w:type="dxa"/>
            <w:tcBorders>
              <w:top w:val="single" w:sz="4" w:space="0" w:color="auto"/>
              <w:left w:val="single" w:sz="4" w:space="0" w:color="auto"/>
              <w:bottom w:val="nil"/>
              <w:right w:val="single" w:sz="4" w:space="0" w:color="auto"/>
            </w:tcBorders>
            <w:shd w:val="clear" w:color="auto" w:fill="FFFFFF"/>
            <w:vAlign w:val="center"/>
          </w:tcPr>
          <w:p w14:paraId="75517157"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center"/>
          </w:tcPr>
          <w:p w14:paraId="507602BA" w14:textId="77777777" w:rsidR="00CB4BEB" w:rsidRPr="00AA7FBB" w:rsidRDefault="00CB4BEB" w:rsidP="003C0924">
            <w:pPr>
              <w:rPr>
                <w:rFonts w:ascii="Trebuchet MS" w:hAnsi="Trebuchet MS" w:cs="Trebuchet MS"/>
                <w:sz w:val="18"/>
                <w:szCs w:val="18"/>
              </w:rPr>
            </w:pPr>
          </w:p>
        </w:tc>
      </w:tr>
      <w:tr w:rsidR="00CB4BEB" w:rsidRPr="009941BD" w14:paraId="50BA3623" w14:textId="77777777" w:rsidTr="003C0924">
        <w:trPr>
          <w:trHeight w:hRule="exact" w:val="510"/>
        </w:trPr>
        <w:tc>
          <w:tcPr>
            <w:tcW w:w="1809" w:type="dxa"/>
            <w:tcBorders>
              <w:top w:val="single" w:sz="4" w:space="0" w:color="auto"/>
              <w:left w:val="single" w:sz="4" w:space="0" w:color="auto"/>
              <w:bottom w:val="nil"/>
              <w:right w:val="single" w:sz="4" w:space="0" w:color="auto"/>
            </w:tcBorders>
            <w:shd w:val="clear" w:color="auto" w:fill="D9D9D9"/>
            <w:vAlign w:val="center"/>
          </w:tcPr>
          <w:p w14:paraId="4F204D93" w14:textId="77777777" w:rsidR="00CB4BEB" w:rsidRPr="00AA7FBB" w:rsidRDefault="00CB4BEB" w:rsidP="003C0924">
            <w:pPr>
              <w:rPr>
                <w:rFonts w:ascii="Trebuchet MS" w:hAnsi="Trebuchet MS"/>
                <w:sz w:val="18"/>
                <w:szCs w:val="18"/>
              </w:rPr>
            </w:pPr>
            <w:proofErr w:type="spellStart"/>
            <w:r w:rsidRPr="00AA7FBB">
              <w:rPr>
                <w:rFonts w:ascii="Trebuchet MS" w:hAnsi="Trebuchet MS"/>
                <w:sz w:val="18"/>
                <w:szCs w:val="18"/>
              </w:rPr>
              <w:lastRenderedPageBreak/>
              <w:t>dato_beregn</w:t>
            </w:r>
            <w:proofErr w:type="spellEnd"/>
          </w:p>
        </w:tc>
        <w:tc>
          <w:tcPr>
            <w:tcW w:w="5198" w:type="dxa"/>
            <w:tcBorders>
              <w:top w:val="single" w:sz="4" w:space="0" w:color="auto"/>
              <w:left w:val="single" w:sz="4" w:space="0" w:color="auto"/>
              <w:bottom w:val="nil"/>
              <w:right w:val="single" w:sz="4" w:space="0" w:color="auto"/>
            </w:tcBorders>
            <w:shd w:val="clear" w:color="auto" w:fill="FFFFFF"/>
            <w:vAlign w:val="center"/>
          </w:tcPr>
          <w:p w14:paraId="254CD932"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Hvilken dato er beregninger f</w:t>
            </w:r>
            <w:r>
              <w:rPr>
                <w:rFonts w:ascii="Trebuchet MS" w:hAnsi="Trebuchet MS"/>
                <w:sz w:val="18"/>
                <w:szCs w:val="18"/>
              </w:rPr>
              <w:t>o</w:t>
            </w:r>
            <w:r w:rsidRPr="00AA7FBB">
              <w:rPr>
                <w:rFonts w:ascii="Trebuchet MS" w:hAnsi="Trebuchet MS"/>
                <w:sz w:val="18"/>
                <w:szCs w:val="18"/>
              </w:rPr>
              <w:t>rtaget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10351002" w14:textId="1524167A" w:rsidR="00CB4BEB" w:rsidRPr="00353B49"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5EB3E315" w14:textId="77777777" w:rsidR="00CB4BEB" w:rsidRPr="00353B49" w:rsidRDefault="00CB4BEB" w:rsidP="003C0924">
            <w:pPr>
              <w:autoSpaceDE w:val="0"/>
              <w:autoSpaceDN w:val="0"/>
              <w:adjustRightInd w:val="0"/>
              <w:rPr>
                <w:rFonts w:ascii="Trebuchet MS" w:hAnsi="Trebuchet MS" w:cs="Trebuchet MS"/>
                <w:sz w:val="18"/>
                <w:szCs w:val="18"/>
              </w:rPr>
            </w:pPr>
            <w:r w:rsidRPr="00353B49">
              <w:rPr>
                <w:rFonts w:ascii="Trebuchet MS" w:hAnsi="Trebuchet MS" w:cs="Trebuchet MS"/>
                <w:sz w:val="18"/>
                <w:szCs w:val="18"/>
              </w:rPr>
              <w:t>2006-12-31</w:t>
            </w:r>
          </w:p>
          <w:p w14:paraId="361B8BF9"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2999-12-31</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59D5A626"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7453DFB6" w14:textId="77777777" w:rsidR="00CB4BEB" w:rsidRPr="00AA7FBB" w:rsidRDefault="00CB4BEB" w:rsidP="003C0924">
            <w:pPr>
              <w:rPr>
                <w:rFonts w:ascii="Trebuchet MS" w:hAnsi="Trebuchet MS" w:cs="Trebuchet MS"/>
                <w:sz w:val="18"/>
                <w:szCs w:val="18"/>
              </w:rPr>
            </w:pPr>
            <w:r>
              <w:rPr>
                <w:rFonts w:ascii="Trebuchet MS" w:hAnsi="Trebuchet MS" w:cs="Trebuchet MS"/>
                <w:sz w:val="18"/>
                <w:szCs w:val="18"/>
              </w:rPr>
              <w:t>2007-12-01</w:t>
            </w:r>
          </w:p>
        </w:tc>
      </w:tr>
      <w:tr w:rsidR="00CB4BEB" w:rsidRPr="00CE1917" w14:paraId="5BA4F02F"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97DDBA"/>
            <w:vAlign w:val="bottom"/>
          </w:tcPr>
          <w:p w14:paraId="12BBC1A5" w14:textId="77777777" w:rsidR="00CB4BEB" w:rsidRPr="00AA7FBB" w:rsidRDefault="00CB4BEB" w:rsidP="003C0924">
            <w:pPr>
              <w:rPr>
                <w:rFonts w:ascii="Trebuchet MS" w:hAnsi="Trebuchet MS" w:cs="Trebuchet MS"/>
                <w:sz w:val="18"/>
                <w:szCs w:val="18"/>
              </w:rPr>
            </w:pPr>
            <w:r>
              <w:rPr>
                <w:rFonts w:ascii="Trebuchet MS" w:hAnsi="Trebuchet MS" w:cs="Trebuchet MS"/>
                <w:sz w:val="18"/>
                <w:szCs w:val="18"/>
              </w:rPr>
              <w:t>l</w:t>
            </w:r>
            <w:r w:rsidRPr="00AA7FBB">
              <w:rPr>
                <w:rFonts w:ascii="Trebuchet MS" w:hAnsi="Trebuchet MS" w:cs="Trebuchet MS"/>
                <w:sz w:val="18"/>
                <w:szCs w:val="18"/>
              </w:rPr>
              <w:t>ink</w:t>
            </w:r>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800A41E"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Felt defineret under: 4.1 Standardiserede felter til de temaspecifikke datamodeller</w:t>
            </w:r>
          </w:p>
        </w:tc>
      </w:tr>
      <w:tr w:rsidR="00CB4BEB" w:rsidRPr="0051728E" w14:paraId="2FC3FD3D"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619F1A62" w14:textId="77777777" w:rsidR="00CB4BEB" w:rsidRPr="000A63A8" w:rsidRDefault="00CB4BEB" w:rsidP="003C0924">
            <w:pPr>
              <w:rPr>
                <w:rFonts w:ascii="Trebuchet MS" w:hAnsi="Trebuchet MS" w:cs="Trebuchet MS"/>
                <w:i/>
                <w:iCs/>
                <w:sz w:val="18"/>
                <w:szCs w:val="18"/>
              </w:rPr>
            </w:pPr>
            <w:r w:rsidRPr="000A63A8">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0CD6EC9F" w14:textId="77777777" w:rsidR="00CB4BEB" w:rsidRDefault="00CB4BEB" w:rsidP="00CB4BEB">
      <w:pPr>
        <w:pStyle w:val="Overskrift6"/>
      </w:pPr>
      <w:r>
        <w:t>5.11.3.1</w:t>
      </w:r>
      <w:r w:rsidRPr="00A32757">
        <w:t xml:space="preserve"> </w:t>
      </w:r>
      <w:r>
        <w:t>Metadata</w:t>
      </w:r>
      <w:r w:rsidRPr="007B5CEB">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57333DCE" w14:textId="77777777" w:rsidTr="003C0924">
        <w:trPr>
          <w:trHeight w:hRule="exact" w:val="255"/>
        </w:trPr>
        <w:tc>
          <w:tcPr>
            <w:tcW w:w="2235" w:type="dxa"/>
            <w:shd w:val="clear" w:color="auto" w:fill="D9D9D9"/>
            <w:vAlign w:val="bottom"/>
          </w:tcPr>
          <w:p w14:paraId="2C4052F9" w14:textId="77777777" w:rsidR="00CB4BEB" w:rsidRPr="00AA7FBB" w:rsidRDefault="00CB4BEB" w:rsidP="003C0924">
            <w:pPr>
              <w:rPr>
                <w:rFonts w:ascii="Trebuchet MS" w:hAnsi="Trebuchet MS" w:cs="Trebuchet MS"/>
                <w:bCs/>
                <w:sz w:val="18"/>
                <w:szCs w:val="18"/>
              </w:rPr>
            </w:pPr>
            <w:r w:rsidRPr="00AA7FBB">
              <w:rPr>
                <w:rFonts w:ascii="Trebuchet MS" w:hAnsi="Trebuchet MS" w:cs="Trebuchet MS"/>
                <w:b/>
                <w:bCs/>
                <w:sz w:val="18"/>
                <w:szCs w:val="18"/>
              </w:rPr>
              <w:t>Metadataelement</w:t>
            </w:r>
          </w:p>
        </w:tc>
        <w:tc>
          <w:tcPr>
            <w:tcW w:w="11340" w:type="dxa"/>
            <w:shd w:val="clear" w:color="auto" w:fill="D9D9D9"/>
            <w:vAlign w:val="bottom"/>
          </w:tcPr>
          <w:p w14:paraId="3ABBF1AD" w14:textId="77777777" w:rsidR="00CB4BEB" w:rsidRPr="00AA7FBB" w:rsidRDefault="00CB4BEB" w:rsidP="003C0924">
            <w:pPr>
              <w:rPr>
                <w:rFonts w:ascii="Trebuchet MS" w:hAnsi="Trebuchet MS" w:cs="Trebuchet MS"/>
                <w:bCs/>
                <w:sz w:val="18"/>
                <w:szCs w:val="18"/>
              </w:rPr>
            </w:pPr>
            <w:r w:rsidRPr="00AA7FBB">
              <w:rPr>
                <w:rFonts w:ascii="Trebuchet MS" w:hAnsi="Trebuchet MS" w:cs="Trebuchet MS"/>
                <w:b/>
                <w:bCs/>
                <w:sz w:val="18"/>
                <w:szCs w:val="18"/>
              </w:rPr>
              <w:t>Beskrivelse</w:t>
            </w:r>
          </w:p>
        </w:tc>
      </w:tr>
      <w:tr w:rsidR="00CB4BEB" w:rsidRPr="0051728E" w14:paraId="1A93E2D5" w14:textId="77777777" w:rsidTr="003C0924">
        <w:trPr>
          <w:trHeight w:hRule="exact" w:val="255"/>
        </w:trPr>
        <w:tc>
          <w:tcPr>
            <w:tcW w:w="2235" w:type="dxa"/>
            <w:shd w:val="clear" w:color="auto" w:fill="E0E0E0"/>
            <w:vAlign w:val="bottom"/>
          </w:tcPr>
          <w:p w14:paraId="63D6FE5F"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Temanavn</w:t>
            </w:r>
          </w:p>
        </w:tc>
        <w:tc>
          <w:tcPr>
            <w:tcW w:w="11340" w:type="dxa"/>
            <w:shd w:val="clear" w:color="auto" w:fill="FFFFFF"/>
            <w:vAlign w:val="bottom"/>
          </w:tcPr>
          <w:p w14:paraId="49E969FD"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Indvindingsopland</w:t>
            </w:r>
          </w:p>
        </w:tc>
      </w:tr>
      <w:tr w:rsidR="00CB4BEB" w:rsidRPr="0051728E" w14:paraId="3A9A0755" w14:textId="77777777" w:rsidTr="003C0924">
        <w:trPr>
          <w:trHeight w:hRule="exact" w:val="255"/>
        </w:trPr>
        <w:tc>
          <w:tcPr>
            <w:tcW w:w="2235" w:type="dxa"/>
            <w:shd w:val="clear" w:color="auto" w:fill="E0E0E0"/>
            <w:vAlign w:val="bottom"/>
          </w:tcPr>
          <w:p w14:paraId="3671C9A4"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Temakode</w:t>
            </w:r>
          </w:p>
        </w:tc>
        <w:tc>
          <w:tcPr>
            <w:tcW w:w="11340" w:type="dxa"/>
            <w:shd w:val="clear" w:color="auto" w:fill="FFFFFF"/>
            <w:vAlign w:val="bottom"/>
          </w:tcPr>
          <w:p w14:paraId="46515E43" w14:textId="77777777" w:rsidR="00CB4BEB" w:rsidRPr="00AA7FBB" w:rsidRDefault="00CB4BEB" w:rsidP="003C0924">
            <w:pPr>
              <w:rPr>
                <w:rFonts w:ascii="Trebuchet MS" w:hAnsi="Trebuchet MS"/>
                <w:sz w:val="18"/>
                <w:szCs w:val="18"/>
              </w:rPr>
            </w:pPr>
            <w:r>
              <w:rPr>
                <w:rFonts w:ascii="Trebuchet MS" w:hAnsi="Trebuchet MS"/>
                <w:sz w:val="18"/>
                <w:szCs w:val="18"/>
              </w:rPr>
              <w:t>6002</w:t>
            </w:r>
          </w:p>
        </w:tc>
      </w:tr>
      <w:tr w:rsidR="00CB4BEB" w:rsidRPr="0051728E" w14:paraId="61B976CB" w14:textId="77777777" w:rsidTr="003C0924">
        <w:trPr>
          <w:trHeight w:hRule="exact" w:val="709"/>
        </w:trPr>
        <w:tc>
          <w:tcPr>
            <w:tcW w:w="2235" w:type="dxa"/>
            <w:shd w:val="clear" w:color="auto" w:fill="E0E0E0"/>
            <w:vAlign w:val="center"/>
          </w:tcPr>
          <w:p w14:paraId="42181D4C"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Definition</w:t>
            </w:r>
          </w:p>
        </w:tc>
        <w:tc>
          <w:tcPr>
            <w:tcW w:w="11340" w:type="dxa"/>
            <w:shd w:val="clear" w:color="auto" w:fill="FFFFFF"/>
            <w:vAlign w:val="center"/>
          </w:tcPr>
          <w:p w14:paraId="3228C926" w14:textId="15835024" w:rsidR="00CB4BEB" w:rsidRPr="00AA7FBB" w:rsidRDefault="00CB4BEB" w:rsidP="003C0924">
            <w:pPr>
              <w:rPr>
                <w:rFonts w:ascii="Trebuchet MS" w:hAnsi="Trebuchet MS" w:cs="Trebuchet MS"/>
                <w:sz w:val="18"/>
                <w:szCs w:val="18"/>
              </w:rPr>
            </w:pPr>
            <w:r w:rsidRPr="00AA7FBB">
              <w:rPr>
                <w:rFonts w:ascii="Trebuchet MS" w:hAnsi="Trebuchet MS"/>
                <w:sz w:val="18"/>
                <w:szCs w:val="18"/>
              </w:rPr>
              <w:t xml:space="preserve">Et indvindingsopland til en given boring er defineret som det område i magasinet, hvor grundvandet strømmer hen imod </w:t>
            </w:r>
            <w:r>
              <w:rPr>
                <w:rFonts w:ascii="Trebuchet MS" w:hAnsi="Trebuchet MS"/>
                <w:sz w:val="18"/>
                <w:szCs w:val="18"/>
              </w:rPr>
              <w:t xml:space="preserve">indvindingsboringens filter - </w:t>
            </w:r>
            <w:r w:rsidRPr="008C6C14">
              <w:rPr>
                <w:rFonts w:ascii="Trebuchet MS" w:hAnsi="Trebuchet MS"/>
                <w:sz w:val="18"/>
                <w:szCs w:val="18"/>
              </w:rPr>
              <w:t>baseret på enten modelberegninger eller analytiske beregninger</w:t>
            </w:r>
          </w:p>
        </w:tc>
      </w:tr>
      <w:tr w:rsidR="00CB4BEB" w:rsidRPr="0051728E" w14:paraId="39F4E0DE" w14:textId="77777777" w:rsidTr="003C0924">
        <w:trPr>
          <w:trHeight w:hRule="exact" w:val="709"/>
        </w:trPr>
        <w:tc>
          <w:tcPr>
            <w:tcW w:w="2235" w:type="dxa"/>
            <w:shd w:val="clear" w:color="auto" w:fill="E0E0E0"/>
            <w:vAlign w:val="center"/>
          </w:tcPr>
          <w:p w14:paraId="230F283C"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Beskrivelse</w:t>
            </w:r>
          </w:p>
        </w:tc>
        <w:tc>
          <w:tcPr>
            <w:tcW w:w="11340" w:type="dxa"/>
            <w:shd w:val="clear" w:color="auto" w:fill="FFFFFF"/>
            <w:vAlign w:val="center"/>
          </w:tcPr>
          <w:p w14:paraId="17873B26" w14:textId="77777777" w:rsidR="00CB4BEB" w:rsidRPr="00AA7FBB" w:rsidRDefault="00CB4BEB" w:rsidP="003C0924">
            <w:pPr>
              <w:rPr>
                <w:rFonts w:ascii="Trebuchet MS" w:hAnsi="Trebuchet MS" w:cs="Trebuchet MS"/>
                <w:sz w:val="18"/>
                <w:szCs w:val="18"/>
              </w:rPr>
            </w:pPr>
            <w:r w:rsidRPr="00AA7FBB">
              <w:rPr>
                <w:rFonts w:ascii="Trebuchet MS" w:hAnsi="Trebuchet MS"/>
                <w:sz w:val="18"/>
                <w:szCs w:val="18"/>
              </w:rPr>
              <w:t>Et indvindingsopland til en given boring er defineret som det område i magasinet, hvor grundvandet strømmer hen imod indvindingsboringen</w:t>
            </w:r>
            <w:r w:rsidRPr="008C6C14">
              <w:rPr>
                <w:rFonts w:ascii="Trebuchet MS" w:hAnsi="Trebuchet MS"/>
                <w:sz w:val="18"/>
                <w:szCs w:val="18"/>
              </w:rPr>
              <w:t xml:space="preserve"> - baseret på enten modelberegninger eller analytiske beregninger</w:t>
            </w:r>
            <w:r w:rsidRPr="007177E2">
              <w:rPr>
                <w:rFonts w:ascii="Trebuchet MS" w:hAnsi="Trebuchet MS" w:cs="Trebuchet MS"/>
                <w:sz w:val="18"/>
                <w:szCs w:val="18"/>
              </w:rPr>
              <w:t xml:space="preserve">  </w:t>
            </w:r>
          </w:p>
        </w:tc>
      </w:tr>
      <w:tr w:rsidR="00CB4BEB" w:rsidRPr="0051728E" w14:paraId="3F3A4313" w14:textId="77777777" w:rsidTr="003C0924">
        <w:trPr>
          <w:trHeight w:hRule="exact" w:val="510"/>
        </w:trPr>
        <w:tc>
          <w:tcPr>
            <w:tcW w:w="2235" w:type="dxa"/>
            <w:shd w:val="clear" w:color="auto" w:fill="E0E0E0"/>
            <w:vAlign w:val="center"/>
          </w:tcPr>
          <w:p w14:paraId="02638A1B" w14:textId="77777777" w:rsidR="00CB4BEB" w:rsidRPr="00AA7FBB" w:rsidRDefault="00CB4BEB" w:rsidP="003C0924">
            <w:pPr>
              <w:rPr>
                <w:rFonts w:ascii="Trebuchet MS" w:hAnsi="Trebuchet MS" w:cs="Trebuchet MS"/>
                <w:sz w:val="18"/>
                <w:szCs w:val="18"/>
              </w:rPr>
            </w:pPr>
            <w:proofErr w:type="spellStart"/>
            <w:r w:rsidRPr="00AA7FBB">
              <w:rPr>
                <w:rFonts w:ascii="Trebuchet MS" w:hAnsi="Trebuchet MS" w:cs="Trebuchet MS"/>
                <w:sz w:val="18"/>
                <w:szCs w:val="18"/>
              </w:rPr>
              <w:t>Formaal</w:t>
            </w:r>
            <w:proofErr w:type="spellEnd"/>
            <w:r w:rsidRPr="00AA7FBB">
              <w:rPr>
                <w:rFonts w:ascii="Trebuchet MS" w:hAnsi="Trebuchet MS" w:cs="Trebuchet MS"/>
                <w:sz w:val="18"/>
                <w:szCs w:val="18"/>
              </w:rPr>
              <w:t xml:space="preserve"> </w:t>
            </w:r>
          </w:p>
        </w:tc>
        <w:tc>
          <w:tcPr>
            <w:tcW w:w="11340" w:type="dxa"/>
            <w:shd w:val="clear" w:color="auto" w:fill="FFFFFF"/>
            <w:vAlign w:val="center"/>
          </w:tcPr>
          <w:p w14:paraId="3FB5DF09" w14:textId="60A3A62A"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Vise hvilket opland, som en dr</w:t>
            </w:r>
            <w:r>
              <w:rPr>
                <w:rFonts w:ascii="Trebuchet MS" w:hAnsi="Trebuchet MS" w:cs="Trebuchet MS"/>
                <w:sz w:val="18"/>
                <w:szCs w:val="18"/>
              </w:rPr>
              <w:t xml:space="preserve">ikkevandsboring henter </w:t>
            </w:r>
            <w:r w:rsidRPr="008C6C14">
              <w:rPr>
                <w:rFonts w:ascii="Trebuchet MS" w:hAnsi="Trebuchet MS"/>
                <w:sz w:val="18"/>
                <w:szCs w:val="18"/>
              </w:rPr>
              <w:t>vand fra, så man f</w:t>
            </w:r>
            <w:r w:rsidR="00E8675F">
              <w:rPr>
                <w:rFonts w:ascii="Trebuchet MS" w:hAnsi="Trebuchet MS"/>
                <w:sz w:val="18"/>
                <w:szCs w:val="18"/>
              </w:rPr>
              <w:t xml:space="preserve">x </w:t>
            </w:r>
            <w:r w:rsidRPr="008C6C14">
              <w:rPr>
                <w:rFonts w:ascii="Trebuchet MS" w:hAnsi="Trebuchet MS"/>
                <w:sz w:val="18"/>
                <w:szCs w:val="18"/>
              </w:rPr>
              <w:t>kan se om mulige forureningskilder ligger i oplandet til en boring</w:t>
            </w:r>
          </w:p>
        </w:tc>
      </w:tr>
      <w:tr w:rsidR="00CB4BEB" w:rsidRPr="0051728E" w14:paraId="6EAD59A8" w14:textId="77777777" w:rsidTr="003C0924">
        <w:trPr>
          <w:trHeight w:hRule="exact" w:val="255"/>
        </w:trPr>
        <w:tc>
          <w:tcPr>
            <w:tcW w:w="2235" w:type="dxa"/>
            <w:shd w:val="clear" w:color="auto" w:fill="E0E0E0"/>
            <w:vAlign w:val="bottom"/>
          </w:tcPr>
          <w:p w14:paraId="392C0279" w14:textId="77777777" w:rsidR="00CB4BEB" w:rsidRPr="00AA7FBB" w:rsidRDefault="00CB4BEB" w:rsidP="003C0924">
            <w:pPr>
              <w:rPr>
                <w:rFonts w:ascii="Trebuchet MS" w:hAnsi="Trebuchet MS" w:cs="Trebuchet MS"/>
                <w:sz w:val="18"/>
                <w:szCs w:val="18"/>
              </w:rPr>
            </w:pPr>
            <w:proofErr w:type="spellStart"/>
            <w:r w:rsidRPr="00AA7FBB">
              <w:rPr>
                <w:rFonts w:ascii="Trebuchet MS" w:hAnsi="Trebuchet MS" w:cs="Trebuchet MS"/>
                <w:sz w:val="18"/>
                <w:szCs w:val="18"/>
              </w:rPr>
              <w:t>Noegleord_hovedgruppe</w:t>
            </w:r>
            <w:proofErr w:type="spellEnd"/>
          </w:p>
        </w:tc>
        <w:tc>
          <w:tcPr>
            <w:tcW w:w="11340" w:type="dxa"/>
            <w:shd w:val="clear" w:color="auto" w:fill="FFFFFF"/>
            <w:vAlign w:val="bottom"/>
          </w:tcPr>
          <w:p w14:paraId="6867BC3D" w14:textId="77777777" w:rsidR="00CB4BEB" w:rsidRPr="00347F99" w:rsidRDefault="00CB4BEB" w:rsidP="003C0924">
            <w:pPr>
              <w:autoSpaceDE w:val="0"/>
              <w:autoSpaceDN w:val="0"/>
              <w:adjustRightInd w:val="0"/>
              <w:rPr>
                <w:rFonts w:ascii="Trebuchet MS" w:hAnsi="Trebuchet MS" w:cs="Trebuchet MS"/>
                <w:sz w:val="18"/>
                <w:szCs w:val="18"/>
              </w:rPr>
            </w:pPr>
            <w:r w:rsidRPr="00347F99">
              <w:rPr>
                <w:rFonts w:ascii="Trebuchet MS" w:hAnsi="Trebuchet MS" w:cs="Trebuchet MS"/>
                <w:sz w:val="18"/>
                <w:szCs w:val="18"/>
              </w:rPr>
              <w:t>Hydrologi</w:t>
            </w:r>
          </w:p>
        </w:tc>
      </w:tr>
      <w:tr w:rsidR="00CB4BEB" w:rsidRPr="0051728E" w14:paraId="10B007DA" w14:textId="77777777" w:rsidTr="003C0924">
        <w:trPr>
          <w:trHeight w:hRule="exact" w:val="255"/>
        </w:trPr>
        <w:tc>
          <w:tcPr>
            <w:tcW w:w="2235" w:type="dxa"/>
            <w:shd w:val="clear" w:color="auto" w:fill="E0E0E0"/>
            <w:vAlign w:val="bottom"/>
          </w:tcPr>
          <w:p w14:paraId="0B5578A5" w14:textId="77777777" w:rsidR="00CB4BEB" w:rsidRPr="00AA7FBB" w:rsidRDefault="00CB4BEB" w:rsidP="003C0924">
            <w:pPr>
              <w:rPr>
                <w:rFonts w:ascii="Trebuchet MS" w:hAnsi="Trebuchet MS" w:cs="Trebuchet MS"/>
                <w:sz w:val="18"/>
                <w:szCs w:val="18"/>
              </w:rPr>
            </w:pPr>
            <w:proofErr w:type="spellStart"/>
            <w:r>
              <w:rPr>
                <w:rFonts w:ascii="Trebuchet MS" w:hAnsi="Trebuchet MS" w:cs="Trebuchet MS"/>
                <w:sz w:val="18"/>
                <w:szCs w:val="18"/>
              </w:rPr>
              <w:t>No</w:t>
            </w:r>
            <w:r w:rsidRPr="00E07F24">
              <w:rPr>
                <w:rFonts w:ascii="Trebuchet MS" w:hAnsi="Trebuchet MS" w:cs="Trebuchet MS"/>
                <w:sz w:val="18"/>
                <w:szCs w:val="18"/>
              </w:rPr>
              <w:t>e</w:t>
            </w:r>
            <w:r>
              <w:rPr>
                <w:rFonts w:ascii="Trebuchet MS" w:hAnsi="Trebuchet MS" w:cs="Trebuchet MS"/>
                <w:sz w:val="18"/>
                <w:szCs w:val="18"/>
              </w:rPr>
              <w:t>gle</w:t>
            </w:r>
            <w:r w:rsidRPr="00AA7FBB">
              <w:rPr>
                <w:rFonts w:ascii="Trebuchet MS" w:hAnsi="Trebuchet MS" w:cs="Trebuchet MS"/>
                <w:sz w:val="18"/>
                <w:szCs w:val="18"/>
              </w:rPr>
              <w:t>_ord</w:t>
            </w:r>
            <w:proofErr w:type="spellEnd"/>
          </w:p>
        </w:tc>
        <w:tc>
          <w:tcPr>
            <w:tcW w:w="11340" w:type="dxa"/>
            <w:shd w:val="clear" w:color="auto" w:fill="FFFFFF"/>
            <w:vAlign w:val="bottom"/>
          </w:tcPr>
          <w:p w14:paraId="69021A18" w14:textId="77777777" w:rsidR="00CB4BEB" w:rsidRPr="00AA7FBB" w:rsidRDefault="00CB4BEB" w:rsidP="003C0924">
            <w:pPr>
              <w:autoSpaceDE w:val="0"/>
              <w:autoSpaceDN w:val="0"/>
              <w:adjustRightInd w:val="0"/>
              <w:rPr>
                <w:rFonts w:ascii="Trebuchet MS" w:hAnsi="Trebuchet MS" w:cs="Trebuchet MS"/>
                <w:sz w:val="18"/>
                <w:szCs w:val="18"/>
              </w:rPr>
            </w:pPr>
            <w:r w:rsidRPr="00AA7FBB">
              <w:rPr>
                <w:rFonts w:ascii="Trebuchet MS" w:hAnsi="Trebuchet MS" w:cs="Trebuchet MS"/>
                <w:sz w:val="18"/>
                <w:szCs w:val="18"/>
              </w:rPr>
              <w:t>Grundvand, indvinding, opland, grundvandsstrømme</w:t>
            </w:r>
          </w:p>
        </w:tc>
      </w:tr>
      <w:tr w:rsidR="00CB4BEB" w:rsidRPr="0051728E" w14:paraId="3B70F9E6" w14:textId="77777777" w:rsidTr="003C0924">
        <w:trPr>
          <w:trHeight w:hRule="exact" w:val="255"/>
        </w:trPr>
        <w:tc>
          <w:tcPr>
            <w:tcW w:w="2235" w:type="dxa"/>
            <w:shd w:val="clear" w:color="auto" w:fill="E0E0E0"/>
            <w:vAlign w:val="bottom"/>
          </w:tcPr>
          <w:p w14:paraId="4C29F6B5"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Geometri type</w:t>
            </w:r>
          </w:p>
        </w:tc>
        <w:tc>
          <w:tcPr>
            <w:tcW w:w="11340" w:type="dxa"/>
            <w:shd w:val="clear" w:color="auto" w:fill="FFFFFF"/>
            <w:vAlign w:val="bottom"/>
          </w:tcPr>
          <w:p w14:paraId="00EA66A8"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Flade</w:t>
            </w:r>
          </w:p>
        </w:tc>
      </w:tr>
      <w:tr w:rsidR="00CB4BEB" w:rsidRPr="0051728E" w14:paraId="5DE4DF52" w14:textId="77777777" w:rsidTr="003C0924">
        <w:trPr>
          <w:trHeight w:hRule="exact" w:val="255"/>
        </w:trPr>
        <w:tc>
          <w:tcPr>
            <w:tcW w:w="2235" w:type="dxa"/>
            <w:shd w:val="clear" w:color="auto" w:fill="E0E0E0"/>
            <w:vAlign w:val="bottom"/>
          </w:tcPr>
          <w:p w14:paraId="782FAF3D"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Lovgrundlag</w:t>
            </w:r>
          </w:p>
        </w:tc>
        <w:tc>
          <w:tcPr>
            <w:tcW w:w="11340" w:type="dxa"/>
            <w:shd w:val="clear" w:color="auto" w:fill="FFFFFF"/>
            <w:vAlign w:val="bottom"/>
          </w:tcPr>
          <w:p w14:paraId="5862B5CA" w14:textId="77777777" w:rsidR="00CB4BEB" w:rsidRPr="00AA7FBB" w:rsidRDefault="00CB4BEB" w:rsidP="003C0924">
            <w:pPr>
              <w:rPr>
                <w:rFonts w:ascii="Trebuchet MS" w:hAnsi="Trebuchet MS" w:cs="Trebuchet MS"/>
                <w:sz w:val="18"/>
                <w:szCs w:val="18"/>
              </w:rPr>
            </w:pPr>
          </w:p>
        </w:tc>
      </w:tr>
      <w:tr w:rsidR="00CB4BEB" w:rsidRPr="00341F5D" w14:paraId="4E396248" w14:textId="77777777" w:rsidTr="003C0924">
        <w:trPr>
          <w:trHeight w:hRule="exact" w:val="255"/>
        </w:trPr>
        <w:tc>
          <w:tcPr>
            <w:tcW w:w="2235" w:type="dxa"/>
            <w:shd w:val="clear" w:color="auto" w:fill="E0E0E0"/>
            <w:vAlign w:val="bottom"/>
          </w:tcPr>
          <w:p w14:paraId="30583DEF" w14:textId="77777777" w:rsidR="00CB4BEB" w:rsidRPr="002C13B3" w:rsidRDefault="00CB4BEB" w:rsidP="003C0924">
            <w:pPr>
              <w:rPr>
                <w:rFonts w:ascii="Trebuchet MS" w:hAnsi="Trebuchet MS" w:cs="Trebuchet MS"/>
                <w:sz w:val="18"/>
                <w:szCs w:val="18"/>
              </w:rPr>
            </w:pPr>
            <w:proofErr w:type="spellStart"/>
            <w:r w:rsidRPr="002C13B3">
              <w:rPr>
                <w:rFonts w:ascii="Trebuchet MS" w:hAnsi="Trebuchet MS" w:cs="Trebuchet MS"/>
                <w:sz w:val="18"/>
                <w:szCs w:val="18"/>
              </w:rPr>
              <w:t>KLE_koder</w:t>
            </w:r>
            <w:proofErr w:type="spellEnd"/>
          </w:p>
        </w:tc>
        <w:tc>
          <w:tcPr>
            <w:tcW w:w="11340" w:type="dxa"/>
            <w:shd w:val="clear" w:color="auto" w:fill="FFFFFF"/>
            <w:vAlign w:val="bottom"/>
          </w:tcPr>
          <w:p w14:paraId="444CB7F1" w14:textId="77777777" w:rsidR="00CB4BEB" w:rsidRPr="002C13B3" w:rsidRDefault="00CB4BEB" w:rsidP="003C0924">
            <w:pPr>
              <w:rPr>
                <w:rFonts w:ascii="Trebuchet MS" w:hAnsi="Trebuchet MS" w:cs="Trebuchet MS"/>
                <w:sz w:val="18"/>
                <w:szCs w:val="18"/>
              </w:rPr>
            </w:pPr>
            <w:r w:rsidRPr="00E8675F">
              <w:rPr>
                <w:rFonts w:ascii="Trebuchet MS" w:hAnsi="Trebuchet MS" w:cs="Trebuchet MS"/>
                <w:sz w:val="18"/>
                <w:szCs w:val="18"/>
              </w:rPr>
              <w:t>09.08, 09.08.22</w:t>
            </w:r>
          </w:p>
        </w:tc>
      </w:tr>
    </w:tbl>
    <w:p w14:paraId="0A7C33CF" w14:textId="77777777" w:rsidR="00CB4BEB" w:rsidRPr="00A32757" w:rsidRDefault="00CB4BEB" w:rsidP="00CB4BEB">
      <w:pPr>
        <w:pStyle w:val="Overskrift6"/>
      </w:pPr>
      <w:r>
        <w:t>5.11.3.2</w:t>
      </w:r>
      <w:r w:rsidRPr="00A32757">
        <w:t xml:space="preserve"> </w:t>
      </w:r>
      <w:r>
        <w:t>Registreringsvejledning</w:t>
      </w:r>
      <w:r w:rsidRPr="00275FB1">
        <w:rPr>
          <w:color w:val="FF0000"/>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7"/>
        <w:gridCol w:w="8979"/>
      </w:tblGrid>
      <w:tr w:rsidR="00CB4BEB" w:rsidRPr="0051728E" w14:paraId="67AC0E01" w14:textId="77777777" w:rsidTr="003C0924">
        <w:trPr>
          <w:trHeight w:hRule="exact" w:val="255"/>
        </w:trPr>
        <w:tc>
          <w:tcPr>
            <w:tcW w:w="4503" w:type="dxa"/>
            <w:shd w:val="clear" w:color="auto" w:fill="D9D9D9"/>
            <w:vAlign w:val="bottom"/>
          </w:tcPr>
          <w:p w14:paraId="59DC42E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71FF3BF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2AC93125" w14:textId="77777777" w:rsidTr="003C0924">
        <w:trPr>
          <w:trHeight w:hRule="exact" w:val="255"/>
        </w:trPr>
        <w:tc>
          <w:tcPr>
            <w:tcW w:w="4503" w:type="dxa"/>
            <w:shd w:val="clear" w:color="auto" w:fill="E0E0E0"/>
            <w:vAlign w:val="bottom"/>
          </w:tcPr>
          <w:p w14:paraId="4EA21AB3"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3BE712CE" w14:textId="4D96071F" w:rsidR="00CB4BEB" w:rsidRPr="00024C60" w:rsidRDefault="00CB4BEB" w:rsidP="003C0924">
            <w:pPr>
              <w:rPr>
                <w:rFonts w:ascii="Trebuchet MS" w:hAnsi="Trebuchet MS" w:cs="Trebuchet MS"/>
                <w:sz w:val="18"/>
                <w:szCs w:val="18"/>
              </w:rPr>
            </w:pPr>
            <w:r>
              <w:rPr>
                <w:rFonts w:ascii="Trebuchet MS" w:hAnsi="Trebuchet MS" w:cs="Trebuchet MS"/>
                <w:sz w:val="18"/>
                <w:szCs w:val="18"/>
              </w:rPr>
              <w:t>Modelberegningen vil ofte komme fra et konsulentfirma. Evt. via vandværket.</w:t>
            </w:r>
          </w:p>
        </w:tc>
      </w:tr>
      <w:tr w:rsidR="00CB4BEB" w:rsidRPr="0051728E" w14:paraId="75086187" w14:textId="77777777" w:rsidTr="003C0924">
        <w:trPr>
          <w:trHeight w:hRule="exact" w:val="255"/>
        </w:trPr>
        <w:tc>
          <w:tcPr>
            <w:tcW w:w="4503" w:type="dxa"/>
            <w:shd w:val="clear" w:color="auto" w:fill="E0E0E0"/>
            <w:vAlign w:val="bottom"/>
          </w:tcPr>
          <w:p w14:paraId="036F16C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57C9D54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efter vandværk, tilladelsesdato og indvindings mængde.</w:t>
            </w:r>
          </w:p>
        </w:tc>
      </w:tr>
      <w:tr w:rsidR="00CB4BEB" w:rsidRPr="0051728E" w14:paraId="5E9356DE" w14:textId="77777777" w:rsidTr="003C0924">
        <w:trPr>
          <w:trHeight w:hRule="exact" w:val="255"/>
        </w:trPr>
        <w:tc>
          <w:tcPr>
            <w:tcW w:w="4503" w:type="dxa"/>
            <w:shd w:val="clear" w:color="auto" w:fill="E0E0E0"/>
            <w:vAlign w:val="bottom"/>
          </w:tcPr>
          <w:p w14:paraId="5D927C9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57C29322"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0,1 ha</w:t>
            </w:r>
          </w:p>
        </w:tc>
      </w:tr>
      <w:tr w:rsidR="00CB4BEB" w:rsidRPr="0051728E" w14:paraId="35E18B46" w14:textId="77777777" w:rsidTr="003C0924">
        <w:trPr>
          <w:trHeight w:hRule="exact" w:val="255"/>
        </w:trPr>
        <w:tc>
          <w:tcPr>
            <w:tcW w:w="4503" w:type="dxa"/>
            <w:shd w:val="clear" w:color="auto" w:fill="E0E0E0"/>
            <w:vAlign w:val="bottom"/>
          </w:tcPr>
          <w:p w14:paraId="5578627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0666EEBD" w14:textId="77777777" w:rsidR="00CB4BEB" w:rsidRPr="00024C60" w:rsidRDefault="00CB4BEB" w:rsidP="003C0924">
            <w:pPr>
              <w:rPr>
                <w:rFonts w:ascii="Trebuchet MS" w:hAnsi="Trebuchet MS" w:cs="Trebuchet MS"/>
                <w:sz w:val="18"/>
                <w:szCs w:val="18"/>
              </w:rPr>
            </w:pPr>
          </w:p>
        </w:tc>
      </w:tr>
      <w:tr w:rsidR="00CB4BEB" w:rsidRPr="0051728E" w14:paraId="1BA0493F" w14:textId="77777777" w:rsidTr="003C0924">
        <w:trPr>
          <w:trHeight w:hRule="exact" w:val="255"/>
        </w:trPr>
        <w:tc>
          <w:tcPr>
            <w:tcW w:w="4503" w:type="dxa"/>
            <w:shd w:val="clear" w:color="auto" w:fill="E0E0E0"/>
            <w:vAlign w:val="bottom"/>
          </w:tcPr>
          <w:p w14:paraId="28A8C24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6D31694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r w:rsidR="00CB4BEB" w:rsidRPr="0051728E" w14:paraId="00D00ACD" w14:textId="77777777" w:rsidTr="003C0924">
        <w:trPr>
          <w:trHeight w:hRule="exact" w:val="255"/>
        </w:trPr>
        <w:tc>
          <w:tcPr>
            <w:tcW w:w="4503" w:type="dxa"/>
            <w:shd w:val="clear" w:color="auto" w:fill="E0E0E0"/>
            <w:vAlign w:val="bottom"/>
          </w:tcPr>
          <w:p w14:paraId="6F26ACF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39C6204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483AFBE4" w14:textId="77777777" w:rsidR="00CB4BEB" w:rsidRDefault="00CB4BEB" w:rsidP="00CB4BEB">
      <w:pPr>
        <w:rPr>
          <w:rFonts w:ascii="Trebuchet MS" w:hAnsi="Trebuchet MS" w:cs="Arial"/>
          <w:bCs/>
          <w:iCs/>
          <w:kern w:val="32"/>
          <w:sz w:val="32"/>
          <w:szCs w:val="28"/>
        </w:rPr>
      </w:pPr>
      <w:bookmarkStart w:id="2869" w:name="_Toc292865565"/>
      <w:r>
        <w:rPr>
          <w:kern w:val="32"/>
        </w:rPr>
        <w:br w:type="page"/>
      </w:r>
    </w:p>
    <w:p w14:paraId="19DE341F" w14:textId="77777777" w:rsidR="00CB4BEB" w:rsidRDefault="00CB4BEB" w:rsidP="00CB4BEB">
      <w:pPr>
        <w:pStyle w:val="Overskrift2"/>
        <w:rPr>
          <w:kern w:val="32"/>
        </w:rPr>
      </w:pPr>
      <w:bookmarkStart w:id="2870" w:name="_Toc63351498"/>
      <w:bookmarkStart w:id="2871" w:name="_Toc122436147"/>
      <w:r>
        <w:rPr>
          <w:kern w:val="32"/>
        </w:rPr>
        <w:lastRenderedPageBreak/>
        <w:t>5.11.4</w:t>
      </w:r>
      <w:r w:rsidRPr="00066C65">
        <w:rPr>
          <w:kern w:val="32"/>
        </w:rPr>
        <w:t xml:space="preserve"> </w:t>
      </w:r>
      <w:r>
        <w:rPr>
          <w:kern w:val="32"/>
        </w:rPr>
        <w:t>Beskyttelseszone</w:t>
      </w:r>
      <w:r w:rsidRPr="00066C65">
        <w:rPr>
          <w:kern w:val="32"/>
        </w:rPr>
        <w:t xml:space="preserve"> (</w:t>
      </w:r>
      <w:r w:rsidRPr="004520ED">
        <w:rPr>
          <w:kern w:val="32"/>
        </w:rPr>
        <w:t>6003</w:t>
      </w:r>
      <w:r w:rsidRPr="00066C65">
        <w:rPr>
          <w:kern w:val="32"/>
        </w:rPr>
        <w:t>)</w:t>
      </w:r>
      <w:bookmarkEnd w:id="2869"/>
      <w:bookmarkEnd w:id="2870"/>
      <w:bookmarkEnd w:id="2871"/>
      <w:r w:rsidRPr="007C3785">
        <w:rPr>
          <w:kern w:val="32"/>
        </w:rPr>
        <w:t xml:space="preserve"> </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0"/>
        <w:gridCol w:w="4174"/>
        <w:gridCol w:w="1417"/>
        <w:gridCol w:w="1785"/>
        <w:gridCol w:w="1251"/>
        <w:gridCol w:w="3059"/>
      </w:tblGrid>
      <w:tr w:rsidR="00CB4BEB" w:rsidRPr="00AA7FBB" w14:paraId="48604710" w14:textId="77777777" w:rsidTr="003C0924">
        <w:tc>
          <w:tcPr>
            <w:tcW w:w="2030" w:type="dxa"/>
            <w:tcBorders>
              <w:bottom w:val="single" w:sz="4" w:space="0" w:color="auto"/>
            </w:tcBorders>
            <w:shd w:val="clear" w:color="auto" w:fill="D9D9D9"/>
            <w:vAlign w:val="center"/>
          </w:tcPr>
          <w:p w14:paraId="7C82437A" w14:textId="77777777" w:rsidR="00CB4BEB" w:rsidRPr="00AA7FBB" w:rsidRDefault="00CB4BEB" w:rsidP="003C0924">
            <w:pPr>
              <w:rPr>
                <w:rFonts w:ascii="Trebuchet MS" w:hAnsi="Trebuchet MS" w:cs="Trebuchet MS"/>
                <w:b/>
                <w:bCs/>
                <w:sz w:val="18"/>
                <w:szCs w:val="18"/>
              </w:rPr>
            </w:pPr>
            <w:r w:rsidRPr="00AA7FBB">
              <w:rPr>
                <w:rFonts w:ascii="Trebuchet MS" w:hAnsi="Trebuchet MS" w:cs="Trebuchet MS"/>
                <w:b/>
                <w:bCs/>
                <w:sz w:val="18"/>
                <w:szCs w:val="18"/>
              </w:rPr>
              <w:t>Feltnavn</w:t>
            </w:r>
          </w:p>
        </w:tc>
        <w:tc>
          <w:tcPr>
            <w:tcW w:w="4174" w:type="dxa"/>
            <w:tcBorders>
              <w:bottom w:val="single" w:sz="4" w:space="0" w:color="auto"/>
            </w:tcBorders>
            <w:shd w:val="clear" w:color="auto" w:fill="D9D9D9"/>
            <w:vAlign w:val="center"/>
          </w:tcPr>
          <w:p w14:paraId="2C63A4B2" w14:textId="77777777" w:rsidR="00CB4BEB" w:rsidRPr="00AA7FBB" w:rsidRDefault="00CB4BEB" w:rsidP="003C0924">
            <w:pPr>
              <w:rPr>
                <w:rFonts w:ascii="Trebuchet MS" w:hAnsi="Trebuchet MS" w:cs="Trebuchet MS"/>
                <w:bCs/>
                <w:sz w:val="18"/>
                <w:szCs w:val="18"/>
              </w:rPr>
            </w:pPr>
            <w:r w:rsidRPr="00AA7FBB">
              <w:rPr>
                <w:rFonts w:ascii="Trebuchet MS" w:hAnsi="Trebuchet MS" w:cs="Trebuchet MS"/>
                <w:b/>
                <w:bCs/>
                <w:sz w:val="18"/>
                <w:szCs w:val="18"/>
              </w:rPr>
              <w:t>Formål</w:t>
            </w:r>
          </w:p>
        </w:tc>
        <w:tc>
          <w:tcPr>
            <w:tcW w:w="1417" w:type="dxa"/>
            <w:tcBorders>
              <w:bottom w:val="single" w:sz="4" w:space="0" w:color="auto"/>
            </w:tcBorders>
            <w:shd w:val="clear" w:color="auto" w:fill="D9D9D9"/>
            <w:vAlign w:val="center"/>
          </w:tcPr>
          <w:p w14:paraId="05B2006F" w14:textId="77777777" w:rsidR="00CB4BEB" w:rsidRPr="00AA7FBB" w:rsidRDefault="00CB4BEB" w:rsidP="003C0924">
            <w:pPr>
              <w:rPr>
                <w:rFonts w:ascii="Trebuchet MS" w:hAnsi="Trebuchet MS" w:cs="Trebuchet MS"/>
                <w:bCs/>
                <w:sz w:val="18"/>
                <w:szCs w:val="18"/>
              </w:rPr>
            </w:pPr>
            <w:r w:rsidRPr="00AA7FBB">
              <w:rPr>
                <w:rFonts w:ascii="Trebuchet MS" w:hAnsi="Trebuchet MS" w:cs="Trebuchet MS"/>
                <w:b/>
                <w:bCs/>
                <w:sz w:val="18"/>
                <w:szCs w:val="18"/>
              </w:rPr>
              <w:t>Datatype</w:t>
            </w:r>
          </w:p>
        </w:tc>
        <w:tc>
          <w:tcPr>
            <w:tcW w:w="1785" w:type="dxa"/>
            <w:tcBorders>
              <w:bottom w:val="single" w:sz="4" w:space="0" w:color="auto"/>
            </w:tcBorders>
            <w:shd w:val="clear" w:color="auto" w:fill="D9D9D9"/>
            <w:vAlign w:val="center"/>
          </w:tcPr>
          <w:p w14:paraId="18C7458B" w14:textId="77777777" w:rsidR="00CB4BEB" w:rsidRPr="00AA7FBB" w:rsidRDefault="00CB4BEB" w:rsidP="003C0924">
            <w:pPr>
              <w:rPr>
                <w:rFonts w:ascii="Trebuchet MS" w:hAnsi="Trebuchet MS" w:cs="Trebuchet MS"/>
                <w:bCs/>
                <w:sz w:val="18"/>
                <w:szCs w:val="18"/>
              </w:rPr>
            </w:pPr>
            <w:r w:rsidRPr="00AA7FBB">
              <w:rPr>
                <w:rFonts w:ascii="Trebuchet MS" w:hAnsi="Trebuchet MS" w:cs="Trebuchet MS"/>
                <w:b/>
                <w:bCs/>
                <w:sz w:val="18"/>
                <w:szCs w:val="18"/>
              </w:rPr>
              <w:t>Værdiområde</w:t>
            </w:r>
          </w:p>
        </w:tc>
        <w:tc>
          <w:tcPr>
            <w:tcW w:w="1251" w:type="dxa"/>
            <w:tcBorders>
              <w:bottom w:val="single" w:sz="4" w:space="0" w:color="auto"/>
            </w:tcBorders>
            <w:shd w:val="clear" w:color="auto" w:fill="D9D9D9"/>
            <w:vAlign w:val="center"/>
          </w:tcPr>
          <w:p w14:paraId="2FC3A736" w14:textId="77777777" w:rsidR="00CB4BEB" w:rsidRPr="00AA7FBB" w:rsidRDefault="00CB4BEB" w:rsidP="003C0924">
            <w:pPr>
              <w:autoSpaceDE w:val="0"/>
              <w:autoSpaceDN w:val="0"/>
              <w:adjustRightInd w:val="0"/>
              <w:rPr>
                <w:rFonts w:ascii="Trebuchet MS" w:hAnsi="Trebuchet MS" w:cs="Trebuchet MS"/>
                <w:b/>
                <w:bCs/>
                <w:sz w:val="18"/>
                <w:szCs w:val="18"/>
              </w:rPr>
            </w:pPr>
            <w:r w:rsidRPr="00AA7FBB">
              <w:rPr>
                <w:rFonts w:ascii="Trebuchet MS" w:hAnsi="Trebuchet MS" w:cs="Trebuchet MS"/>
                <w:b/>
                <w:bCs/>
                <w:sz w:val="18"/>
                <w:szCs w:val="18"/>
              </w:rPr>
              <w:t>Obligatorisk /</w:t>
            </w:r>
          </w:p>
          <w:p w14:paraId="7FF2818E" w14:textId="77777777" w:rsidR="00CB4BEB" w:rsidRPr="00AA7FBB" w:rsidRDefault="00CB4BEB" w:rsidP="003C0924">
            <w:pPr>
              <w:rPr>
                <w:rFonts w:ascii="Trebuchet MS" w:hAnsi="Trebuchet MS" w:cs="Trebuchet MS"/>
                <w:bCs/>
                <w:sz w:val="18"/>
                <w:szCs w:val="18"/>
              </w:rPr>
            </w:pPr>
            <w:r w:rsidRPr="00AA7FBB">
              <w:rPr>
                <w:rFonts w:ascii="Trebuchet MS" w:hAnsi="Trebuchet MS" w:cs="Trebuchet MS"/>
                <w:b/>
                <w:bCs/>
                <w:sz w:val="18"/>
                <w:szCs w:val="18"/>
              </w:rPr>
              <w:t>frit</w:t>
            </w:r>
          </w:p>
        </w:tc>
        <w:tc>
          <w:tcPr>
            <w:tcW w:w="3059" w:type="dxa"/>
            <w:shd w:val="clear" w:color="auto" w:fill="D9D9D9"/>
            <w:vAlign w:val="center"/>
          </w:tcPr>
          <w:p w14:paraId="1561149B" w14:textId="77777777" w:rsidR="00CB4BEB" w:rsidRPr="00AA7FBB" w:rsidRDefault="00CB4BEB" w:rsidP="003C0924">
            <w:pPr>
              <w:rPr>
                <w:rFonts w:ascii="Trebuchet MS" w:hAnsi="Trebuchet MS" w:cs="Trebuchet MS"/>
                <w:bCs/>
                <w:sz w:val="18"/>
                <w:szCs w:val="18"/>
              </w:rPr>
            </w:pPr>
            <w:r w:rsidRPr="00AA7FBB">
              <w:rPr>
                <w:rFonts w:ascii="Trebuchet MS" w:hAnsi="Trebuchet MS" w:cs="Trebuchet MS"/>
                <w:b/>
                <w:bCs/>
                <w:sz w:val="18"/>
                <w:szCs w:val="18"/>
              </w:rPr>
              <w:t>Eksempel</w:t>
            </w:r>
          </w:p>
        </w:tc>
      </w:tr>
      <w:tr w:rsidR="00CB4BEB" w:rsidRPr="00AA7FBB" w14:paraId="5415200E" w14:textId="77777777" w:rsidTr="003C0924">
        <w:trPr>
          <w:trHeight w:hRule="exact" w:val="255"/>
        </w:trPr>
        <w:tc>
          <w:tcPr>
            <w:tcW w:w="2030" w:type="dxa"/>
            <w:tcBorders>
              <w:top w:val="single" w:sz="4" w:space="0" w:color="auto"/>
              <w:left w:val="single" w:sz="4" w:space="0" w:color="auto"/>
              <w:bottom w:val="nil"/>
              <w:right w:val="single" w:sz="4" w:space="0" w:color="auto"/>
            </w:tcBorders>
            <w:shd w:val="clear" w:color="auto" w:fill="D9D9D9"/>
            <w:vAlign w:val="bottom"/>
          </w:tcPr>
          <w:p w14:paraId="309318F7" w14:textId="77777777" w:rsidR="00CB4BEB" w:rsidRPr="003A52C1" w:rsidRDefault="00CB4BEB" w:rsidP="003C0924">
            <w:pPr>
              <w:rPr>
                <w:rFonts w:ascii="Trebuchet MS" w:hAnsi="Trebuchet MS"/>
                <w:b/>
                <w:sz w:val="18"/>
                <w:szCs w:val="18"/>
              </w:rPr>
            </w:pPr>
            <w:proofErr w:type="spellStart"/>
            <w:r>
              <w:rPr>
                <w:rFonts w:ascii="Trebuchet MS" w:hAnsi="Trebuchet MS"/>
                <w:sz w:val="18"/>
                <w:szCs w:val="18"/>
              </w:rPr>
              <w:t>d</w:t>
            </w:r>
            <w:r w:rsidRPr="00E07F24">
              <w:rPr>
                <w:rFonts w:ascii="Trebuchet MS" w:hAnsi="Trebuchet MS"/>
                <w:sz w:val="18"/>
                <w:szCs w:val="18"/>
              </w:rPr>
              <w:t>gu_nr</w:t>
            </w:r>
            <w:proofErr w:type="spellEnd"/>
          </w:p>
        </w:tc>
        <w:tc>
          <w:tcPr>
            <w:tcW w:w="4174" w:type="dxa"/>
            <w:tcBorders>
              <w:top w:val="single" w:sz="4" w:space="0" w:color="auto"/>
              <w:left w:val="single" w:sz="4" w:space="0" w:color="auto"/>
              <w:bottom w:val="nil"/>
              <w:right w:val="single" w:sz="4" w:space="0" w:color="auto"/>
            </w:tcBorders>
            <w:shd w:val="clear" w:color="auto" w:fill="FFFFFF"/>
            <w:vAlign w:val="bottom"/>
          </w:tcPr>
          <w:p w14:paraId="163181A4" w14:textId="551E1149" w:rsidR="00CB4BEB" w:rsidRPr="00AA7FBB" w:rsidRDefault="00CB4BEB" w:rsidP="003C0924">
            <w:pPr>
              <w:rPr>
                <w:rFonts w:ascii="Trebuchet MS" w:hAnsi="Trebuchet MS"/>
                <w:sz w:val="18"/>
                <w:szCs w:val="18"/>
              </w:rPr>
            </w:pPr>
            <w:r w:rsidRPr="00AA7FBB">
              <w:rPr>
                <w:rFonts w:ascii="Trebuchet MS" w:hAnsi="Trebuchet MS"/>
                <w:sz w:val="18"/>
                <w:szCs w:val="18"/>
              </w:rPr>
              <w:t>DGU</w:t>
            </w:r>
            <w:r w:rsidR="00E8675F">
              <w:rPr>
                <w:rFonts w:ascii="Trebuchet MS" w:hAnsi="Trebuchet MS"/>
                <w:sz w:val="18"/>
                <w:szCs w:val="18"/>
              </w:rPr>
              <w:t>-</w:t>
            </w:r>
            <w:r w:rsidRPr="00AA7FBB">
              <w:rPr>
                <w:rFonts w:ascii="Trebuchet MS" w:hAnsi="Trebuchet MS"/>
                <w:sz w:val="18"/>
                <w:szCs w:val="18"/>
              </w:rPr>
              <w:t>nummer fra Jupiter</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0447361E"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Tekststreng</w:t>
            </w:r>
          </w:p>
        </w:tc>
        <w:tc>
          <w:tcPr>
            <w:tcW w:w="1785" w:type="dxa"/>
            <w:tcBorders>
              <w:top w:val="single" w:sz="4" w:space="0" w:color="auto"/>
              <w:left w:val="single" w:sz="4" w:space="0" w:color="auto"/>
              <w:bottom w:val="nil"/>
              <w:right w:val="single" w:sz="4" w:space="0" w:color="auto"/>
            </w:tcBorders>
            <w:shd w:val="clear" w:color="auto" w:fill="FFFFFF"/>
            <w:vAlign w:val="bottom"/>
          </w:tcPr>
          <w:p w14:paraId="3AF3BF97"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0-10 tegn</w:t>
            </w:r>
          </w:p>
        </w:tc>
        <w:tc>
          <w:tcPr>
            <w:tcW w:w="1251" w:type="dxa"/>
            <w:tcBorders>
              <w:top w:val="single" w:sz="4" w:space="0" w:color="auto"/>
              <w:left w:val="single" w:sz="4" w:space="0" w:color="auto"/>
              <w:bottom w:val="nil"/>
              <w:right w:val="single" w:sz="4" w:space="0" w:color="auto"/>
            </w:tcBorders>
            <w:shd w:val="clear" w:color="auto" w:fill="FFFFFF"/>
            <w:vAlign w:val="bottom"/>
          </w:tcPr>
          <w:p w14:paraId="3409E184"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3059" w:type="dxa"/>
            <w:tcBorders>
              <w:top w:val="single" w:sz="4" w:space="0" w:color="auto"/>
              <w:left w:val="single" w:sz="4" w:space="0" w:color="auto"/>
              <w:bottom w:val="nil"/>
              <w:right w:val="single" w:sz="4" w:space="0" w:color="auto"/>
            </w:tcBorders>
            <w:shd w:val="clear" w:color="auto" w:fill="FFFFFF"/>
            <w:vAlign w:val="bottom"/>
          </w:tcPr>
          <w:p w14:paraId="7A1D60BD" w14:textId="77777777" w:rsidR="00CB4BEB" w:rsidRPr="00AA7FBB" w:rsidRDefault="00CB4BEB" w:rsidP="003C0924">
            <w:pPr>
              <w:rPr>
                <w:rFonts w:ascii="Trebuchet MS" w:hAnsi="Trebuchet MS" w:cs="Trebuchet MS"/>
                <w:sz w:val="18"/>
                <w:szCs w:val="18"/>
              </w:rPr>
            </w:pPr>
          </w:p>
        </w:tc>
      </w:tr>
      <w:tr w:rsidR="00CB4BEB" w:rsidRPr="00AA7FBB" w14:paraId="058100FD" w14:textId="77777777" w:rsidTr="003C0924">
        <w:trPr>
          <w:trHeight w:hRule="exact" w:val="255"/>
        </w:trPr>
        <w:tc>
          <w:tcPr>
            <w:tcW w:w="2030" w:type="dxa"/>
            <w:tcBorders>
              <w:top w:val="single" w:sz="4" w:space="0" w:color="auto"/>
              <w:left w:val="single" w:sz="4" w:space="0" w:color="auto"/>
              <w:bottom w:val="single" w:sz="4" w:space="0" w:color="auto"/>
              <w:right w:val="single" w:sz="4" w:space="0" w:color="auto"/>
            </w:tcBorders>
            <w:shd w:val="clear" w:color="auto" w:fill="D9D9D9"/>
            <w:vAlign w:val="bottom"/>
          </w:tcPr>
          <w:p w14:paraId="497B9A6B" w14:textId="77777777" w:rsidR="00CB4BEB" w:rsidRPr="00AA7FBB" w:rsidRDefault="00CB4BEB" w:rsidP="003C0924">
            <w:pPr>
              <w:rPr>
                <w:rFonts w:ascii="Trebuchet MS" w:hAnsi="Trebuchet MS"/>
                <w:sz w:val="18"/>
                <w:szCs w:val="18"/>
              </w:rPr>
            </w:pPr>
            <w:r>
              <w:rPr>
                <w:rFonts w:ascii="Trebuchet MS" w:hAnsi="Trebuchet MS"/>
                <w:sz w:val="18"/>
                <w:szCs w:val="18"/>
              </w:rPr>
              <w:t>k</w:t>
            </w:r>
            <w:r w:rsidRPr="00AA7FBB">
              <w:rPr>
                <w:rFonts w:ascii="Trebuchet MS" w:hAnsi="Trebuchet MS"/>
                <w:sz w:val="18"/>
                <w:szCs w:val="18"/>
              </w:rPr>
              <w:t>ildeplads</w:t>
            </w:r>
          </w:p>
        </w:tc>
        <w:tc>
          <w:tcPr>
            <w:tcW w:w="4174" w:type="dxa"/>
            <w:tcBorders>
              <w:top w:val="single" w:sz="4" w:space="0" w:color="auto"/>
              <w:left w:val="single" w:sz="4" w:space="0" w:color="auto"/>
              <w:bottom w:val="single" w:sz="4" w:space="0" w:color="auto"/>
              <w:right w:val="single" w:sz="4" w:space="0" w:color="auto"/>
            </w:tcBorders>
            <w:shd w:val="clear" w:color="auto" w:fill="FFFFFF"/>
            <w:vAlign w:val="bottom"/>
          </w:tcPr>
          <w:p w14:paraId="25DFD2D7"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Navn på kildeplads</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16A83F06"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Tekststreng</w:t>
            </w:r>
          </w:p>
        </w:tc>
        <w:tc>
          <w:tcPr>
            <w:tcW w:w="1785" w:type="dxa"/>
            <w:tcBorders>
              <w:top w:val="single" w:sz="4" w:space="0" w:color="auto"/>
              <w:left w:val="single" w:sz="4" w:space="0" w:color="auto"/>
              <w:bottom w:val="single" w:sz="4" w:space="0" w:color="auto"/>
              <w:right w:val="single" w:sz="4" w:space="0" w:color="auto"/>
            </w:tcBorders>
            <w:shd w:val="clear" w:color="auto" w:fill="FFFFFF"/>
            <w:vAlign w:val="bottom"/>
          </w:tcPr>
          <w:p w14:paraId="4F869681" w14:textId="77777777" w:rsidR="00CB4BEB" w:rsidRPr="003A52C1" w:rsidRDefault="00CB4BEB" w:rsidP="003C0924">
            <w:pPr>
              <w:rPr>
                <w:rFonts w:ascii="Trebuchet MS" w:hAnsi="Trebuchet MS" w:cs="Trebuchet MS"/>
                <w:b/>
                <w:sz w:val="18"/>
                <w:szCs w:val="18"/>
              </w:rPr>
            </w:pPr>
            <w:r w:rsidRPr="00E07F24">
              <w:rPr>
                <w:rFonts w:ascii="Trebuchet MS" w:hAnsi="Trebuchet MS" w:cs="Trebuchet MS"/>
                <w:sz w:val="18"/>
                <w:szCs w:val="18"/>
              </w:rPr>
              <w:t>0-254 tegn</w:t>
            </w:r>
          </w:p>
        </w:tc>
        <w:tc>
          <w:tcPr>
            <w:tcW w:w="1251" w:type="dxa"/>
            <w:tcBorders>
              <w:top w:val="single" w:sz="4" w:space="0" w:color="auto"/>
              <w:left w:val="single" w:sz="4" w:space="0" w:color="auto"/>
              <w:bottom w:val="single" w:sz="4" w:space="0" w:color="auto"/>
              <w:right w:val="single" w:sz="4" w:space="0" w:color="auto"/>
            </w:tcBorders>
            <w:shd w:val="clear" w:color="auto" w:fill="FFFFFF"/>
            <w:vAlign w:val="bottom"/>
          </w:tcPr>
          <w:p w14:paraId="7948BE15"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3059" w:type="dxa"/>
            <w:tcBorders>
              <w:top w:val="single" w:sz="4" w:space="0" w:color="auto"/>
              <w:left w:val="single" w:sz="4" w:space="0" w:color="auto"/>
              <w:bottom w:val="single" w:sz="4" w:space="0" w:color="auto"/>
              <w:right w:val="single" w:sz="4" w:space="0" w:color="auto"/>
            </w:tcBorders>
            <w:shd w:val="clear" w:color="auto" w:fill="FFFFFF"/>
            <w:vAlign w:val="bottom"/>
          </w:tcPr>
          <w:p w14:paraId="76B1290E" w14:textId="77777777" w:rsidR="00CB4BEB" w:rsidRPr="00AA7FBB" w:rsidRDefault="00CB4BEB" w:rsidP="003C0924">
            <w:pPr>
              <w:rPr>
                <w:rFonts w:ascii="Trebuchet MS" w:hAnsi="Trebuchet MS" w:cs="Trebuchet MS"/>
                <w:sz w:val="18"/>
                <w:szCs w:val="18"/>
              </w:rPr>
            </w:pPr>
          </w:p>
        </w:tc>
      </w:tr>
      <w:tr w:rsidR="00CB4BEB" w:rsidRPr="00AA7FBB" w14:paraId="2446F0DD" w14:textId="77777777" w:rsidTr="003C0924">
        <w:trPr>
          <w:trHeight w:hRule="exact" w:val="510"/>
        </w:trPr>
        <w:tc>
          <w:tcPr>
            <w:tcW w:w="2030" w:type="dxa"/>
            <w:tcBorders>
              <w:top w:val="single" w:sz="4" w:space="0" w:color="auto"/>
              <w:left w:val="single" w:sz="4" w:space="0" w:color="auto"/>
              <w:bottom w:val="single" w:sz="4" w:space="0" w:color="auto"/>
              <w:right w:val="single" w:sz="4" w:space="0" w:color="auto"/>
            </w:tcBorders>
            <w:shd w:val="clear" w:color="auto" w:fill="D9D9D9"/>
            <w:vAlign w:val="center"/>
          </w:tcPr>
          <w:p w14:paraId="410FA9F9" w14:textId="77777777" w:rsidR="00CB4BEB" w:rsidRPr="00AA0F22" w:rsidRDefault="00CB4BEB" w:rsidP="003C0924">
            <w:pPr>
              <w:rPr>
                <w:rFonts w:ascii="Trebuchet MS" w:hAnsi="Trebuchet MS"/>
                <w:color w:val="1F497D"/>
                <w:sz w:val="18"/>
                <w:szCs w:val="18"/>
              </w:rPr>
            </w:pPr>
            <w:proofErr w:type="spellStart"/>
            <w:r w:rsidRPr="003A52C1">
              <w:rPr>
                <w:rFonts w:ascii="Trebuchet MS" w:hAnsi="Trebuchet MS"/>
                <w:sz w:val="18"/>
                <w:szCs w:val="18"/>
              </w:rPr>
              <w:t>indsatsomraade</w:t>
            </w:r>
            <w:proofErr w:type="spellEnd"/>
          </w:p>
        </w:tc>
        <w:tc>
          <w:tcPr>
            <w:tcW w:w="4174" w:type="dxa"/>
            <w:tcBorders>
              <w:top w:val="single" w:sz="4" w:space="0" w:color="auto"/>
              <w:left w:val="single" w:sz="4" w:space="0" w:color="auto"/>
              <w:bottom w:val="single" w:sz="4" w:space="0" w:color="auto"/>
              <w:right w:val="single" w:sz="4" w:space="0" w:color="auto"/>
            </w:tcBorders>
            <w:shd w:val="clear" w:color="auto" w:fill="FFFFFF"/>
            <w:vAlign w:val="bottom"/>
          </w:tcPr>
          <w:p w14:paraId="10F89AEA" w14:textId="77777777" w:rsidR="00CB4BEB" w:rsidRPr="00AA0F22" w:rsidRDefault="00CB4BEB" w:rsidP="003C0924">
            <w:pPr>
              <w:rPr>
                <w:rFonts w:ascii="Trebuchet MS" w:hAnsi="Trebuchet MS"/>
                <w:color w:val="1F497D"/>
                <w:sz w:val="18"/>
                <w:szCs w:val="18"/>
              </w:rPr>
            </w:pPr>
            <w:r w:rsidRPr="003A52C1">
              <w:rPr>
                <w:rFonts w:ascii="Trebuchet MS" w:hAnsi="Trebuchet MS"/>
                <w:sz w:val="18"/>
                <w:szCs w:val="18"/>
              </w:rPr>
              <w:t xml:space="preserve">Til hvilket </w:t>
            </w:r>
            <w:proofErr w:type="spellStart"/>
            <w:r w:rsidRPr="003A52C1">
              <w:rPr>
                <w:rFonts w:ascii="Trebuchet MS" w:hAnsi="Trebuchet MS"/>
                <w:sz w:val="18"/>
                <w:szCs w:val="18"/>
              </w:rPr>
              <w:t>indsatområde</w:t>
            </w:r>
            <w:proofErr w:type="spellEnd"/>
            <w:r w:rsidRPr="003A52C1">
              <w:rPr>
                <w:rFonts w:ascii="Trebuchet MS" w:hAnsi="Trebuchet MS"/>
                <w:sz w:val="18"/>
                <w:szCs w:val="18"/>
              </w:rPr>
              <w:t xml:space="preserve"> tilhører beskyttelseszonen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2C5BB43D" w14:textId="77777777" w:rsidR="00CB4BEB" w:rsidRPr="00AA0F22"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785" w:type="dxa"/>
            <w:tcBorders>
              <w:top w:val="single" w:sz="4" w:space="0" w:color="auto"/>
              <w:left w:val="single" w:sz="4" w:space="0" w:color="auto"/>
              <w:bottom w:val="single" w:sz="4" w:space="0" w:color="auto"/>
              <w:right w:val="single" w:sz="4" w:space="0" w:color="auto"/>
            </w:tcBorders>
            <w:shd w:val="clear" w:color="auto" w:fill="FFFFFF"/>
            <w:vAlign w:val="center"/>
          </w:tcPr>
          <w:p w14:paraId="551E4899" w14:textId="77777777" w:rsidR="00CB4BEB" w:rsidRPr="00AA0F22"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0-128 tegn</w:t>
            </w:r>
          </w:p>
        </w:tc>
        <w:tc>
          <w:tcPr>
            <w:tcW w:w="1251" w:type="dxa"/>
            <w:tcBorders>
              <w:top w:val="single" w:sz="4" w:space="0" w:color="auto"/>
              <w:left w:val="single" w:sz="4" w:space="0" w:color="auto"/>
              <w:bottom w:val="single" w:sz="4" w:space="0" w:color="auto"/>
              <w:right w:val="single" w:sz="4" w:space="0" w:color="auto"/>
            </w:tcBorders>
            <w:shd w:val="clear" w:color="auto" w:fill="FFFFFF"/>
            <w:vAlign w:val="center"/>
          </w:tcPr>
          <w:p w14:paraId="05D3F784" w14:textId="77777777" w:rsidR="00CB4BEB" w:rsidRPr="00AA0F22"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3059" w:type="dxa"/>
            <w:tcBorders>
              <w:top w:val="single" w:sz="4" w:space="0" w:color="auto"/>
              <w:left w:val="single" w:sz="4" w:space="0" w:color="auto"/>
              <w:bottom w:val="single" w:sz="4" w:space="0" w:color="auto"/>
              <w:right w:val="single" w:sz="4" w:space="0" w:color="auto"/>
            </w:tcBorders>
            <w:shd w:val="clear" w:color="auto" w:fill="FFFFFF"/>
            <w:vAlign w:val="bottom"/>
          </w:tcPr>
          <w:p w14:paraId="2FCB45F1" w14:textId="77777777" w:rsidR="00CB4BEB" w:rsidRPr="003A52C1" w:rsidRDefault="00CB4BEB" w:rsidP="003C0924">
            <w:pPr>
              <w:rPr>
                <w:rFonts w:ascii="Trebuchet MS" w:hAnsi="Trebuchet MS" w:cs="Trebuchet MS"/>
                <w:sz w:val="18"/>
                <w:szCs w:val="18"/>
              </w:rPr>
            </w:pPr>
          </w:p>
        </w:tc>
      </w:tr>
      <w:tr w:rsidR="00CB4BEB" w:rsidRPr="00E474ED" w14:paraId="18F025E3" w14:textId="77777777" w:rsidTr="003C0924">
        <w:trPr>
          <w:trHeight w:hRule="exact" w:val="255"/>
        </w:trPr>
        <w:tc>
          <w:tcPr>
            <w:tcW w:w="2030" w:type="dxa"/>
            <w:tcBorders>
              <w:top w:val="single" w:sz="4" w:space="0" w:color="auto"/>
              <w:left w:val="single" w:sz="4" w:space="0" w:color="auto"/>
              <w:bottom w:val="single" w:sz="4" w:space="0" w:color="auto"/>
              <w:right w:val="single" w:sz="4" w:space="0" w:color="auto"/>
            </w:tcBorders>
            <w:shd w:val="clear" w:color="auto" w:fill="97DDBA"/>
            <w:vAlign w:val="bottom"/>
          </w:tcPr>
          <w:p w14:paraId="50931E9C" w14:textId="77777777" w:rsidR="00CB4BEB" w:rsidRPr="00E07F24" w:rsidRDefault="00CB4BEB" w:rsidP="003C0924">
            <w:pPr>
              <w:rPr>
                <w:rFonts w:ascii="Trebuchet MS" w:hAnsi="Trebuchet MS"/>
                <w:sz w:val="18"/>
                <w:szCs w:val="18"/>
              </w:rPr>
            </w:pPr>
            <w:proofErr w:type="spellStart"/>
            <w:r w:rsidRPr="00E07F24">
              <w:rPr>
                <w:rFonts w:ascii="Trebuchet MS" w:hAnsi="Trebuchet MS"/>
                <w:sz w:val="18"/>
                <w:szCs w:val="18"/>
              </w:rPr>
              <w:t>vandv_nr</w:t>
            </w:r>
            <w:proofErr w:type="spellEnd"/>
          </w:p>
        </w:tc>
        <w:tc>
          <w:tcPr>
            <w:tcW w:w="11686"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70A15B9" w14:textId="77777777" w:rsidR="00CB4BEB" w:rsidRPr="00E07F24" w:rsidRDefault="00CB4BEB" w:rsidP="003C0924">
            <w:pPr>
              <w:rPr>
                <w:rFonts w:ascii="Trebuchet MS" w:hAnsi="Trebuchet MS"/>
                <w:sz w:val="18"/>
                <w:szCs w:val="18"/>
              </w:rPr>
            </w:pPr>
            <w:r w:rsidRPr="00E07F24">
              <w:rPr>
                <w:rFonts w:ascii="Trebuchet MS" w:hAnsi="Trebuchet MS"/>
                <w:sz w:val="18"/>
                <w:szCs w:val="18"/>
              </w:rPr>
              <w:t>Felt defineret under: 4.1 Standardiserede felter til de temaspecifikke datamodeller</w:t>
            </w:r>
          </w:p>
        </w:tc>
      </w:tr>
      <w:tr w:rsidR="00CB4BEB" w:rsidRPr="00E474ED" w14:paraId="02146984" w14:textId="77777777" w:rsidTr="003C0924">
        <w:trPr>
          <w:trHeight w:hRule="exact" w:val="255"/>
        </w:trPr>
        <w:tc>
          <w:tcPr>
            <w:tcW w:w="2030" w:type="dxa"/>
            <w:tcBorders>
              <w:top w:val="single" w:sz="4" w:space="0" w:color="auto"/>
              <w:left w:val="single" w:sz="4" w:space="0" w:color="auto"/>
              <w:bottom w:val="nil"/>
              <w:right w:val="single" w:sz="4" w:space="0" w:color="auto"/>
            </w:tcBorders>
            <w:shd w:val="clear" w:color="auto" w:fill="97DDBA"/>
            <w:vAlign w:val="bottom"/>
          </w:tcPr>
          <w:p w14:paraId="4FEA3A79" w14:textId="77777777" w:rsidR="00CB4BEB" w:rsidRPr="00E07F24" w:rsidRDefault="00CB4BEB" w:rsidP="003C0924">
            <w:pPr>
              <w:rPr>
                <w:rFonts w:ascii="Trebuchet MS" w:hAnsi="Trebuchet MS"/>
                <w:sz w:val="18"/>
                <w:szCs w:val="18"/>
              </w:rPr>
            </w:pPr>
            <w:proofErr w:type="spellStart"/>
            <w:r w:rsidRPr="00E07F24">
              <w:rPr>
                <w:rFonts w:ascii="Trebuchet MS" w:hAnsi="Trebuchet MS"/>
                <w:sz w:val="18"/>
                <w:szCs w:val="18"/>
              </w:rPr>
              <w:t>vandv_navn</w:t>
            </w:r>
            <w:proofErr w:type="spellEnd"/>
          </w:p>
        </w:tc>
        <w:tc>
          <w:tcPr>
            <w:tcW w:w="11686" w:type="dxa"/>
            <w:gridSpan w:val="5"/>
            <w:tcBorders>
              <w:top w:val="single" w:sz="4" w:space="0" w:color="auto"/>
              <w:left w:val="single" w:sz="4" w:space="0" w:color="auto"/>
              <w:bottom w:val="nil"/>
              <w:right w:val="single" w:sz="4" w:space="0" w:color="auto"/>
            </w:tcBorders>
            <w:shd w:val="clear" w:color="auto" w:fill="97DDBA"/>
            <w:vAlign w:val="bottom"/>
          </w:tcPr>
          <w:p w14:paraId="67D218F5" w14:textId="77777777" w:rsidR="00CB4BEB" w:rsidRPr="00E07F24" w:rsidRDefault="00CB4BEB" w:rsidP="003C0924">
            <w:pPr>
              <w:rPr>
                <w:rFonts w:ascii="Trebuchet MS" w:hAnsi="Trebuchet MS"/>
                <w:sz w:val="18"/>
                <w:szCs w:val="18"/>
              </w:rPr>
            </w:pPr>
            <w:r w:rsidRPr="00E07F24">
              <w:rPr>
                <w:rFonts w:ascii="Trebuchet MS" w:hAnsi="Trebuchet MS"/>
                <w:sz w:val="18"/>
                <w:szCs w:val="18"/>
              </w:rPr>
              <w:t>Felt defineret under: 4.1 Standardiserede felter til de temaspecifikke datamodeller</w:t>
            </w:r>
            <w:r w:rsidRPr="00E07F24" w:rsidDel="00BC46B4">
              <w:rPr>
                <w:rFonts w:ascii="Trebuchet MS" w:hAnsi="Trebuchet MS"/>
                <w:sz w:val="18"/>
                <w:szCs w:val="18"/>
              </w:rPr>
              <w:t xml:space="preserve"> </w:t>
            </w:r>
          </w:p>
        </w:tc>
      </w:tr>
      <w:tr w:rsidR="00CB4BEB" w:rsidRPr="00AA7FBB" w14:paraId="1762D408" w14:textId="77777777" w:rsidTr="003C0924">
        <w:trPr>
          <w:trHeight w:hRule="exact" w:val="255"/>
        </w:trPr>
        <w:tc>
          <w:tcPr>
            <w:tcW w:w="2030" w:type="dxa"/>
            <w:tcBorders>
              <w:top w:val="single" w:sz="4" w:space="0" w:color="auto"/>
              <w:left w:val="single" w:sz="4" w:space="0" w:color="auto"/>
              <w:bottom w:val="nil"/>
              <w:right w:val="single" w:sz="4" w:space="0" w:color="auto"/>
            </w:tcBorders>
            <w:shd w:val="clear" w:color="auto" w:fill="D9D9D9"/>
            <w:vAlign w:val="bottom"/>
          </w:tcPr>
          <w:p w14:paraId="64209FC1" w14:textId="77777777" w:rsidR="00CB4BEB" w:rsidRPr="00AA7FBB" w:rsidRDefault="00CB4BEB" w:rsidP="003C0924">
            <w:pPr>
              <w:rPr>
                <w:rFonts w:ascii="Trebuchet MS" w:hAnsi="Trebuchet MS"/>
                <w:sz w:val="18"/>
                <w:szCs w:val="18"/>
              </w:rPr>
            </w:pPr>
            <w:proofErr w:type="spellStart"/>
            <w:r>
              <w:rPr>
                <w:rFonts w:ascii="Trebuchet MS" w:hAnsi="Trebuchet MS"/>
                <w:sz w:val="18"/>
                <w:szCs w:val="18"/>
              </w:rPr>
              <w:t>j</w:t>
            </w:r>
            <w:r w:rsidRPr="00AA7FBB">
              <w:rPr>
                <w:rFonts w:ascii="Trebuchet MS" w:hAnsi="Trebuchet MS"/>
                <w:sz w:val="18"/>
                <w:szCs w:val="18"/>
              </w:rPr>
              <w:t>up_nr</w:t>
            </w:r>
            <w:proofErr w:type="spellEnd"/>
          </w:p>
        </w:tc>
        <w:tc>
          <w:tcPr>
            <w:tcW w:w="4174" w:type="dxa"/>
            <w:tcBorders>
              <w:top w:val="single" w:sz="4" w:space="0" w:color="auto"/>
              <w:left w:val="single" w:sz="4" w:space="0" w:color="auto"/>
              <w:bottom w:val="nil"/>
              <w:right w:val="single" w:sz="4" w:space="0" w:color="auto"/>
            </w:tcBorders>
            <w:shd w:val="clear" w:color="auto" w:fill="FFFFFF"/>
            <w:vAlign w:val="bottom"/>
          </w:tcPr>
          <w:p w14:paraId="529D8ECC"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Entydig Jupiter nøgle</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017C173B"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Tekststreng</w:t>
            </w:r>
          </w:p>
        </w:tc>
        <w:tc>
          <w:tcPr>
            <w:tcW w:w="1785" w:type="dxa"/>
            <w:tcBorders>
              <w:top w:val="single" w:sz="4" w:space="0" w:color="auto"/>
              <w:left w:val="single" w:sz="4" w:space="0" w:color="auto"/>
              <w:bottom w:val="nil"/>
              <w:right w:val="single" w:sz="4" w:space="0" w:color="auto"/>
            </w:tcBorders>
            <w:shd w:val="clear" w:color="auto" w:fill="FFFFFF"/>
            <w:vAlign w:val="bottom"/>
          </w:tcPr>
          <w:p w14:paraId="1093F439"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0-50 tegn</w:t>
            </w:r>
          </w:p>
        </w:tc>
        <w:tc>
          <w:tcPr>
            <w:tcW w:w="1251" w:type="dxa"/>
            <w:tcBorders>
              <w:top w:val="single" w:sz="4" w:space="0" w:color="auto"/>
              <w:left w:val="single" w:sz="4" w:space="0" w:color="auto"/>
              <w:bottom w:val="nil"/>
              <w:right w:val="single" w:sz="4" w:space="0" w:color="auto"/>
            </w:tcBorders>
            <w:shd w:val="clear" w:color="auto" w:fill="FFFFFF"/>
            <w:vAlign w:val="bottom"/>
          </w:tcPr>
          <w:p w14:paraId="170CF49E"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3059" w:type="dxa"/>
            <w:tcBorders>
              <w:top w:val="single" w:sz="4" w:space="0" w:color="auto"/>
              <w:left w:val="single" w:sz="4" w:space="0" w:color="auto"/>
              <w:bottom w:val="nil"/>
              <w:right w:val="single" w:sz="4" w:space="0" w:color="auto"/>
            </w:tcBorders>
            <w:shd w:val="clear" w:color="auto" w:fill="FFFFFF"/>
            <w:vAlign w:val="bottom"/>
          </w:tcPr>
          <w:p w14:paraId="6711226E" w14:textId="77777777" w:rsidR="00CB4BEB" w:rsidRPr="00A30AE4" w:rsidRDefault="00CB4BEB" w:rsidP="003C0924">
            <w:pPr>
              <w:rPr>
                <w:rFonts w:ascii="Trebuchet MS" w:hAnsi="Trebuchet MS" w:cs="Trebuchet MS"/>
                <w:sz w:val="18"/>
                <w:szCs w:val="18"/>
              </w:rPr>
            </w:pPr>
          </w:p>
        </w:tc>
      </w:tr>
      <w:tr w:rsidR="00CB4BEB" w:rsidRPr="00AA7FBB" w14:paraId="3D06F507" w14:textId="77777777" w:rsidTr="003C0924">
        <w:trPr>
          <w:trHeight w:hRule="exact" w:val="228"/>
        </w:trPr>
        <w:tc>
          <w:tcPr>
            <w:tcW w:w="2030" w:type="dxa"/>
            <w:tcBorders>
              <w:top w:val="single" w:sz="4" w:space="0" w:color="auto"/>
              <w:left w:val="single" w:sz="4" w:space="0" w:color="auto"/>
              <w:bottom w:val="nil"/>
              <w:right w:val="single" w:sz="4" w:space="0" w:color="auto"/>
            </w:tcBorders>
            <w:shd w:val="clear" w:color="auto" w:fill="D9D9D9"/>
            <w:vAlign w:val="center"/>
          </w:tcPr>
          <w:p w14:paraId="456CEEA7"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tilladelse</w:t>
            </w:r>
          </w:p>
        </w:tc>
        <w:tc>
          <w:tcPr>
            <w:tcW w:w="4174" w:type="dxa"/>
            <w:tcBorders>
              <w:top w:val="single" w:sz="4" w:space="0" w:color="auto"/>
              <w:left w:val="single" w:sz="4" w:space="0" w:color="auto"/>
              <w:bottom w:val="nil"/>
              <w:right w:val="single" w:sz="4" w:space="0" w:color="auto"/>
            </w:tcBorders>
            <w:shd w:val="clear" w:color="auto" w:fill="FFFFFF"/>
            <w:vAlign w:val="bottom"/>
          </w:tcPr>
          <w:p w14:paraId="7F0C5BE6"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Indvindingstilladelse i m3 pr år</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182E8197"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Heltal</w:t>
            </w:r>
          </w:p>
        </w:tc>
        <w:tc>
          <w:tcPr>
            <w:tcW w:w="1785" w:type="dxa"/>
            <w:tcBorders>
              <w:top w:val="single" w:sz="4" w:space="0" w:color="auto"/>
              <w:left w:val="single" w:sz="4" w:space="0" w:color="auto"/>
              <w:bottom w:val="nil"/>
              <w:right w:val="single" w:sz="4" w:space="0" w:color="auto"/>
            </w:tcBorders>
            <w:shd w:val="clear" w:color="auto" w:fill="FFFFFF"/>
            <w:vAlign w:val="center"/>
          </w:tcPr>
          <w:p w14:paraId="4B2E3B39" w14:textId="77777777" w:rsidR="00CB4BEB" w:rsidRPr="00AA7FBB" w:rsidRDefault="00CB4BEB" w:rsidP="003C0924">
            <w:pPr>
              <w:rPr>
                <w:rFonts w:ascii="Trebuchet MS" w:hAnsi="Trebuchet MS" w:cs="Trebuchet MS"/>
                <w:sz w:val="18"/>
                <w:szCs w:val="18"/>
              </w:rPr>
            </w:pPr>
            <w:r>
              <w:rPr>
                <w:rFonts w:ascii="Trebuchet MS" w:hAnsi="Trebuchet MS" w:cs="Trebuchet MS"/>
                <w:sz w:val="18"/>
                <w:szCs w:val="18"/>
              </w:rPr>
              <w:t>1-999999</w:t>
            </w:r>
          </w:p>
        </w:tc>
        <w:tc>
          <w:tcPr>
            <w:tcW w:w="1251" w:type="dxa"/>
            <w:tcBorders>
              <w:top w:val="single" w:sz="4" w:space="0" w:color="auto"/>
              <w:left w:val="single" w:sz="4" w:space="0" w:color="auto"/>
              <w:bottom w:val="nil"/>
              <w:right w:val="single" w:sz="4" w:space="0" w:color="auto"/>
            </w:tcBorders>
            <w:shd w:val="clear" w:color="auto" w:fill="FFFFFF"/>
            <w:vAlign w:val="bottom"/>
          </w:tcPr>
          <w:p w14:paraId="47A2CA7B"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3059" w:type="dxa"/>
            <w:tcBorders>
              <w:top w:val="single" w:sz="4" w:space="0" w:color="auto"/>
              <w:left w:val="single" w:sz="4" w:space="0" w:color="auto"/>
              <w:bottom w:val="nil"/>
              <w:right w:val="single" w:sz="4" w:space="0" w:color="auto"/>
            </w:tcBorders>
            <w:shd w:val="clear" w:color="auto" w:fill="FFFFFF"/>
            <w:vAlign w:val="center"/>
          </w:tcPr>
          <w:p w14:paraId="4B3EA32E" w14:textId="77777777" w:rsidR="00CB4BEB" w:rsidRPr="00A30AE4" w:rsidRDefault="00CB4BEB" w:rsidP="003C0924">
            <w:pPr>
              <w:rPr>
                <w:rFonts w:ascii="Trebuchet MS" w:hAnsi="Trebuchet MS" w:cs="Trebuchet MS"/>
                <w:sz w:val="18"/>
                <w:szCs w:val="18"/>
              </w:rPr>
            </w:pPr>
            <w:r w:rsidRPr="00A30AE4">
              <w:rPr>
                <w:rFonts w:ascii="Trebuchet MS" w:hAnsi="Trebuchet MS" w:cs="Trebuchet MS"/>
                <w:sz w:val="18"/>
                <w:szCs w:val="18"/>
              </w:rPr>
              <w:t>1200</w:t>
            </w:r>
          </w:p>
        </w:tc>
      </w:tr>
      <w:tr w:rsidR="00CB4BEB" w:rsidRPr="00AA7FBB" w14:paraId="4F5B1A83" w14:textId="77777777" w:rsidTr="003C0924">
        <w:trPr>
          <w:trHeight w:hRule="exact" w:val="275"/>
        </w:trPr>
        <w:tc>
          <w:tcPr>
            <w:tcW w:w="2030" w:type="dxa"/>
            <w:tcBorders>
              <w:top w:val="single" w:sz="4" w:space="0" w:color="auto"/>
              <w:left w:val="single" w:sz="4" w:space="0" w:color="auto"/>
              <w:bottom w:val="nil"/>
              <w:right w:val="single" w:sz="4" w:space="0" w:color="auto"/>
            </w:tcBorders>
            <w:shd w:val="clear" w:color="auto" w:fill="D9D9D9"/>
            <w:vAlign w:val="center"/>
          </w:tcPr>
          <w:p w14:paraId="4EF2D4CD" w14:textId="77777777" w:rsidR="00CB4BEB" w:rsidRPr="00AA7FBB" w:rsidRDefault="00CB4BEB" w:rsidP="003C0924">
            <w:pPr>
              <w:rPr>
                <w:rFonts w:ascii="Trebuchet MS" w:hAnsi="Trebuchet MS"/>
                <w:sz w:val="18"/>
                <w:szCs w:val="18"/>
              </w:rPr>
            </w:pPr>
            <w:proofErr w:type="spellStart"/>
            <w:r w:rsidRPr="00AA7FBB">
              <w:rPr>
                <w:rFonts w:ascii="Trebuchet MS" w:hAnsi="Trebuchet MS"/>
                <w:sz w:val="18"/>
                <w:szCs w:val="18"/>
              </w:rPr>
              <w:t>tilladelse_gyldig</w:t>
            </w:r>
            <w:proofErr w:type="spellEnd"/>
          </w:p>
        </w:tc>
        <w:tc>
          <w:tcPr>
            <w:tcW w:w="4174" w:type="dxa"/>
            <w:tcBorders>
              <w:top w:val="single" w:sz="4" w:space="0" w:color="auto"/>
              <w:left w:val="single" w:sz="4" w:space="0" w:color="auto"/>
              <w:bottom w:val="nil"/>
              <w:right w:val="single" w:sz="4" w:space="0" w:color="auto"/>
            </w:tcBorders>
            <w:shd w:val="clear" w:color="auto" w:fill="FFFFFF"/>
            <w:vAlign w:val="bottom"/>
          </w:tcPr>
          <w:p w14:paraId="54DA8C58"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Gyldighed for indvindingstilladelse</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5F46FDEF"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Tekststreng</w:t>
            </w:r>
          </w:p>
        </w:tc>
        <w:tc>
          <w:tcPr>
            <w:tcW w:w="1785" w:type="dxa"/>
            <w:tcBorders>
              <w:top w:val="single" w:sz="4" w:space="0" w:color="auto"/>
              <w:left w:val="single" w:sz="4" w:space="0" w:color="auto"/>
              <w:bottom w:val="nil"/>
              <w:right w:val="single" w:sz="4" w:space="0" w:color="auto"/>
            </w:tcBorders>
            <w:shd w:val="clear" w:color="auto" w:fill="FFFFFF"/>
            <w:vAlign w:val="center"/>
          </w:tcPr>
          <w:p w14:paraId="41889E3A"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0-50 tegn</w:t>
            </w:r>
          </w:p>
        </w:tc>
        <w:tc>
          <w:tcPr>
            <w:tcW w:w="1251" w:type="dxa"/>
            <w:tcBorders>
              <w:top w:val="single" w:sz="4" w:space="0" w:color="auto"/>
              <w:left w:val="single" w:sz="4" w:space="0" w:color="auto"/>
              <w:bottom w:val="nil"/>
              <w:right w:val="single" w:sz="4" w:space="0" w:color="auto"/>
            </w:tcBorders>
            <w:shd w:val="clear" w:color="auto" w:fill="FFFFFF"/>
            <w:vAlign w:val="bottom"/>
          </w:tcPr>
          <w:p w14:paraId="312B0032"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3059" w:type="dxa"/>
            <w:tcBorders>
              <w:top w:val="single" w:sz="4" w:space="0" w:color="auto"/>
              <w:left w:val="single" w:sz="4" w:space="0" w:color="auto"/>
              <w:bottom w:val="nil"/>
              <w:right w:val="single" w:sz="4" w:space="0" w:color="auto"/>
            </w:tcBorders>
            <w:shd w:val="clear" w:color="auto" w:fill="FFFFFF"/>
            <w:vAlign w:val="center"/>
          </w:tcPr>
          <w:p w14:paraId="59B351EF" w14:textId="77777777" w:rsidR="00CB4BEB" w:rsidRPr="00A30AE4" w:rsidRDefault="00CB4BEB" w:rsidP="003C0924">
            <w:pPr>
              <w:rPr>
                <w:rFonts w:ascii="Trebuchet MS" w:hAnsi="Trebuchet MS" w:cs="Trebuchet MS"/>
                <w:sz w:val="18"/>
                <w:szCs w:val="18"/>
              </w:rPr>
            </w:pPr>
          </w:p>
        </w:tc>
      </w:tr>
      <w:tr w:rsidR="00CB4BEB" w:rsidRPr="00AA7FBB" w14:paraId="32AB16CD" w14:textId="77777777" w:rsidTr="003C0924">
        <w:trPr>
          <w:trHeight w:hRule="exact" w:val="280"/>
        </w:trPr>
        <w:tc>
          <w:tcPr>
            <w:tcW w:w="2030" w:type="dxa"/>
            <w:tcBorders>
              <w:top w:val="single" w:sz="4" w:space="0" w:color="auto"/>
              <w:left w:val="single" w:sz="4" w:space="0" w:color="auto"/>
              <w:bottom w:val="nil"/>
              <w:right w:val="single" w:sz="4" w:space="0" w:color="auto"/>
            </w:tcBorders>
            <w:shd w:val="clear" w:color="auto" w:fill="D9D9D9"/>
            <w:vAlign w:val="center"/>
          </w:tcPr>
          <w:p w14:paraId="7514E183" w14:textId="77777777" w:rsidR="00CB4BEB" w:rsidRPr="00AA7FBB" w:rsidRDefault="00CB4BEB" w:rsidP="003C0924">
            <w:pPr>
              <w:rPr>
                <w:rFonts w:ascii="Trebuchet MS" w:hAnsi="Trebuchet MS"/>
                <w:sz w:val="18"/>
                <w:szCs w:val="18"/>
              </w:rPr>
            </w:pPr>
            <w:proofErr w:type="spellStart"/>
            <w:r w:rsidRPr="00AA7FBB">
              <w:rPr>
                <w:rFonts w:ascii="Trebuchet MS" w:hAnsi="Trebuchet MS"/>
                <w:sz w:val="18"/>
                <w:szCs w:val="18"/>
              </w:rPr>
              <w:t>beskyt_zone</w:t>
            </w:r>
            <w:proofErr w:type="spellEnd"/>
          </w:p>
        </w:tc>
        <w:tc>
          <w:tcPr>
            <w:tcW w:w="4174" w:type="dxa"/>
            <w:tcBorders>
              <w:top w:val="single" w:sz="4" w:space="0" w:color="auto"/>
              <w:left w:val="single" w:sz="4" w:space="0" w:color="auto"/>
              <w:bottom w:val="nil"/>
              <w:right w:val="single" w:sz="4" w:space="0" w:color="auto"/>
            </w:tcBorders>
            <w:shd w:val="clear" w:color="auto" w:fill="FFFFFF"/>
            <w:vAlign w:val="bottom"/>
          </w:tcPr>
          <w:p w14:paraId="3D1C5B32"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Beskyttelseszonens størrelse</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03E369B4"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Heltal</w:t>
            </w:r>
          </w:p>
        </w:tc>
        <w:tc>
          <w:tcPr>
            <w:tcW w:w="1785" w:type="dxa"/>
            <w:tcBorders>
              <w:top w:val="single" w:sz="4" w:space="0" w:color="auto"/>
              <w:left w:val="single" w:sz="4" w:space="0" w:color="auto"/>
              <w:bottom w:val="nil"/>
              <w:right w:val="single" w:sz="4" w:space="0" w:color="auto"/>
            </w:tcBorders>
            <w:shd w:val="clear" w:color="auto" w:fill="FFFFFF"/>
            <w:vAlign w:val="center"/>
          </w:tcPr>
          <w:p w14:paraId="465ADE61" w14:textId="77777777" w:rsidR="00CB4BEB" w:rsidRPr="00AA7FBB" w:rsidRDefault="00CB4BEB" w:rsidP="003C0924">
            <w:pPr>
              <w:rPr>
                <w:rFonts w:ascii="Trebuchet MS" w:hAnsi="Trebuchet MS" w:cs="Trebuchet MS"/>
                <w:sz w:val="18"/>
                <w:szCs w:val="18"/>
              </w:rPr>
            </w:pPr>
            <w:r>
              <w:rPr>
                <w:rFonts w:ascii="Trebuchet MS" w:hAnsi="Trebuchet MS" w:cs="Trebuchet MS"/>
                <w:sz w:val="18"/>
                <w:szCs w:val="18"/>
              </w:rPr>
              <w:t>1-9999</w:t>
            </w:r>
          </w:p>
        </w:tc>
        <w:tc>
          <w:tcPr>
            <w:tcW w:w="1251" w:type="dxa"/>
            <w:tcBorders>
              <w:top w:val="single" w:sz="4" w:space="0" w:color="auto"/>
              <w:left w:val="single" w:sz="4" w:space="0" w:color="auto"/>
              <w:bottom w:val="nil"/>
              <w:right w:val="single" w:sz="4" w:space="0" w:color="auto"/>
            </w:tcBorders>
            <w:shd w:val="clear" w:color="auto" w:fill="FFFFFF"/>
            <w:vAlign w:val="bottom"/>
          </w:tcPr>
          <w:p w14:paraId="27120DBA"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3059" w:type="dxa"/>
            <w:tcBorders>
              <w:top w:val="single" w:sz="4" w:space="0" w:color="auto"/>
              <w:left w:val="single" w:sz="4" w:space="0" w:color="auto"/>
              <w:bottom w:val="nil"/>
              <w:right w:val="single" w:sz="4" w:space="0" w:color="auto"/>
            </w:tcBorders>
            <w:shd w:val="clear" w:color="auto" w:fill="FFFFFF"/>
            <w:vAlign w:val="center"/>
          </w:tcPr>
          <w:p w14:paraId="7AA54DEA" w14:textId="77777777" w:rsidR="00CB4BEB" w:rsidRPr="00A30AE4" w:rsidRDefault="00CB4BEB" w:rsidP="003C0924">
            <w:pPr>
              <w:rPr>
                <w:rFonts w:ascii="Trebuchet MS" w:hAnsi="Trebuchet MS" w:cs="Trebuchet MS"/>
                <w:sz w:val="18"/>
                <w:szCs w:val="18"/>
              </w:rPr>
            </w:pPr>
            <w:r w:rsidRPr="00A30AE4">
              <w:rPr>
                <w:rFonts w:ascii="Trebuchet MS" w:hAnsi="Trebuchet MS" w:cs="Trebuchet MS"/>
                <w:sz w:val="18"/>
                <w:szCs w:val="18"/>
              </w:rPr>
              <w:t>300</w:t>
            </w:r>
          </w:p>
        </w:tc>
      </w:tr>
      <w:tr w:rsidR="00CB4BEB" w:rsidRPr="00AA7FBB" w14:paraId="3A0FA32A" w14:textId="77777777" w:rsidTr="003C0924">
        <w:trPr>
          <w:trHeight w:hRule="exact" w:val="437"/>
        </w:trPr>
        <w:tc>
          <w:tcPr>
            <w:tcW w:w="2030" w:type="dxa"/>
            <w:tcBorders>
              <w:top w:val="single" w:sz="4" w:space="0" w:color="auto"/>
              <w:left w:val="single" w:sz="4" w:space="0" w:color="auto"/>
              <w:bottom w:val="nil"/>
              <w:right w:val="single" w:sz="4" w:space="0" w:color="auto"/>
            </w:tcBorders>
            <w:shd w:val="clear" w:color="auto" w:fill="D9D9D9"/>
            <w:vAlign w:val="center"/>
          </w:tcPr>
          <w:p w14:paraId="689675A3" w14:textId="77777777" w:rsidR="00CB4BEB" w:rsidRPr="00AA7FBB" w:rsidRDefault="00CB4BEB" w:rsidP="003C0924">
            <w:pPr>
              <w:rPr>
                <w:rFonts w:ascii="Trebuchet MS" w:hAnsi="Trebuchet MS"/>
                <w:sz w:val="18"/>
                <w:szCs w:val="18"/>
              </w:rPr>
            </w:pPr>
            <w:proofErr w:type="spellStart"/>
            <w:r w:rsidRPr="00AA7FBB">
              <w:rPr>
                <w:rFonts w:ascii="Trebuchet MS" w:hAnsi="Trebuchet MS"/>
                <w:sz w:val="18"/>
                <w:szCs w:val="18"/>
              </w:rPr>
              <w:t>beskyt_zone_gyldig</w:t>
            </w:r>
            <w:proofErr w:type="spellEnd"/>
          </w:p>
        </w:tc>
        <w:tc>
          <w:tcPr>
            <w:tcW w:w="4174" w:type="dxa"/>
            <w:tcBorders>
              <w:top w:val="single" w:sz="4" w:space="0" w:color="auto"/>
              <w:left w:val="single" w:sz="4" w:space="0" w:color="auto"/>
              <w:bottom w:val="nil"/>
              <w:right w:val="single" w:sz="4" w:space="0" w:color="auto"/>
            </w:tcBorders>
            <w:shd w:val="clear" w:color="auto" w:fill="FFFFFF"/>
            <w:vAlign w:val="bottom"/>
          </w:tcPr>
          <w:p w14:paraId="6F2BCCC6"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Beskyttelseszonens gyldighed, herunder lovhjemmel der giver zonen</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7E5BAA9B"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Tekststreng</w:t>
            </w:r>
          </w:p>
        </w:tc>
        <w:tc>
          <w:tcPr>
            <w:tcW w:w="1785" w:type="dxa"/>
            <w:tcBorders>
              <w:top w:val="single" w:sz="4" w:space="0" w:color="auto"/>
              <w:left w:val="single" w:sz="4" w:space="0" w:color="auto"/>
              <w:bottom w:val="nil"/>
              <w:right w:val="single" w:sz="4" w:space="0" w:color="auto"/>
            </w:tcBorders>
            <w:shd w:val="clear" w:color="auto" w:fill="FFFFFF"/>
            <w:vAlign w:val="center"/>
          </w:tcPr>
          <w:p w14:paraId="1DAD050E"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0-50 tegn</w:t>
            </w:r>
          </w:p>
        </w:tc>
        <w:tc>
          <w:tcPr>
            <w:tcW w:w="1251" w:type="dxa"/>
            <w:tcBorders>
              <w:top w:val="single" w:sz="4" w:space="0" w:color="auto"/>
              <w:left w:val="single" w:sz="4" w:space="0" w:color="auto"/>
              <w:bottom w:val="nil"/>
              <w:right w:val="single" w:sz="4" w:space="0" w:color="auto"/>
            </w:tcBorders>
            <w:shd w:val="clear" w:color="auto" w:fill="FFFFFF"/>
            <w:vAlign w:val="center"/>
          </w:tcPr>
          <w:p w14:paraId="11A7B099"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3059" w:type="dxa"/>
            <w:tcBorders>
              <w:top w:val="single" w:sz="4" w:space="0" w:color="auto"/>
              <w:left w:val="single" w:sz="4" w:space="0" w:color="auto"/>
              <w:bottom w:val="nil"/>
              <w:right w:val="single" w:sz="4" w:space="0" w:color="auto"/>
            </w:tcBorders>
            <w:shd w:val="clear" w:color="auto" w:fill="FFFFFF"/>
            <w:vAlign w:val="center"/>
          </w:tcPr>
          <w:p w14:paraId="692E8E22" w14:textId="77777777" w:rsidR="00CB4BEB" w:rsidRPr="00AA7FBB" w:rsidRDefault="00CB4BEB" w:rsidP="003C0924">
            <w:pPr>
              <w:rPr>
                <w:rFonts w:ascii="Trebuchet MS" w:hAnsi="Trebuchet MS" w:cs="Trebuchet MS"/>
                <w:sz w:val="18"/>
                <w:szCs w:val="18"/>
              </w:rPr>
            </w:pPr>
          </w:p>
        </w:tc>
      </w:tr>
      <w:tr w:rsidR="00CB4BEB" w:rsidRPr="00AA7FBB" w14:paraId="67C8A4BE" w14:textId="77777777" w:rsidTr="003C0924">
        <w:trPr>
          <w:trHeight w:hRule="exact" w:val="288"/>
        </w:trPr>
        <w:tc>
          <w:tcPr>
            <w:tcW w:w="2030" w:type="dxa"/>
            <w:tcBorders>
              <w:top w:val="single" w:sz="4" w:space="0" w:color="auto"/>
              <w:left w:val="single" w:sz="4" w:space="0" w:color="auto"/>
              <w:bottom w:val="nil"/>
              <w:right w:val="single" w:sz="4" w:space="0" w:color="auto"/>
            </w:tcBorders>
            <w:shd w:val="clear" w:color="auto" w:fill="D9D9D9"/>
            <w:vAlign w:val="center"/>
          </w:tcPr>
          <w:p w14:paraId="04F362EB"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lokalitet</w:t>
            </w:r>
          </w:p>
        </w:tc>
        <w:tc>
          <w:tcPr>
            <w:tcW w:w="4174" w:type="dxa"/>
            <w:tcBorders>
              <w:top w:val="single" w:sz="4" w:space="0" w:color="auto"/>
              <w:left w:val="single" w:sz="4" w:space="0" w:color="auto"/>
              <w:bottom w:val="nil"/>
              <w:right w:val="single" w:sz="4" w:space="0" w:color="auto"/>
            </w:tcBorders>
            <w:shd w:val="clear" w:color="auto" w:fill="FFFFFF"/>
            <w:vAlign w:val="bottom"/>
          </w:tcPr>
          <w:p w14:paraId="082690FD"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Beskrivelse af sted eller adresse</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4A94F58E"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Tekststreng</w:t>
            </w:r>
          </w:p>
        </w:tc>
        <w:tc>
          <w:tcPr>
            <w:tcW w:w="1785" w:type="dxa"/>
            <w:tcBorders>
              <w:top w:val="single" w:sz="4" w:space="0" w:color="auto"/>
              <w:left w:val="single" w:sz="4" w:space="0" w:color="auto"/>
              <w:bottom w:val="nil"/>
              <w:right w:val="single" w:sz="4" w:space="0" w:color="auto"/>
            </w:tcBorders>
            <w:shd w:val="clear" w:color="auto" w:fill="FFFFFF"/>
            <w:vAlign w:val="center"/>
          </w:tcPr>
          <w:p w14:paraId="4F9D128A"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0-128 tegn</w:t>
            </w:r>
          </w:p>
        </w:tc>
        <w:tc>
          <w:tcPr>
            <w:tcW w:w="1251" w:type="dxa"/>
            <w:tcBorders>
              <w:top w:val="single" w:sz="4" w:space="0" w:color="auto"/>
              <w:left w:val="single" w:sz="4" w:space="0" w:color="auto"/>
              <w:bottom w:val="nil"/>
              <w:right w:val="single" w:sz="4" w:space="0" w:color="auto"/>
            </w:tcBorders>
            <w:shd w:val="clear" w:color="auto" w:fill="FFFFFF"/>
            <w:vAlign w:val="center"/>
          </w:tcPr>
          <w:p w14:paraId="57DD1CAF"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3059" w:type="dxa"/>
            <w:tcBorders>
              <w:top w:val="single" w:sz="4" w:space="0" w:color="auto"/>
              <w:left w:val="single" w:sz="4" w:space="0" w:color="auto"/>
              <w:bottom w:val="nil"/>
              <w:right w:val="single" w:sz="4" w:space="0" w:color="auto"/>
            </w:tcBorders>
            <w:shd w:val="clear" w:color="auto" w:fill="FFFFFF"/>
            <w:vAlign w:val="center"/>
          </w:tcPr>
          <w:p w14:paraId="58A25CA2"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Herskind NV</w:t>
            </w:r>
          </w:p>
        </w:tc>
      </w:tr>
      <w:tr w:rsidR="00CB4BEB" w:rsidRPr="00AA7FBB" w14:paraId="10F62B3F" w14:textId="77777777" w:rsidTr="003C0924">
        <w:trPr>
          <w:trHeight w:hRule="exact" w:val="255"/>
        </w:trPr>
        <w:tc>
          <w:tcPr>
            <w:tcW w:w="2030" w:type="dxa"/>
            <w:tcBorders>
              <w:top w:val="single" w:sz="4" w:space="0" w:color="auto"/>
              <w:left w:val="single" w:sz="4" w:space="0" w:color="auto"/>
              <w:bottom w:val="single" w:sz="4" w:space="0" w:color="auto"/>
              <w:right w:val="single" w:sz="4" w:space="0" w:color="auto"/>
            </w:tcBorders>
            <w:shd w:val="clear" w:color="auto" w:fill="D9D9D9"/>
            <w:vAlign w:val="bottom"/>
          </w:tcPr>
          <w:p w14:paraId="1764EA76" w14:textId="77777777" w:rsidR="00CB4BEB" w:rsidRPr="00AA7FBB" w:rsidRDefault="00CB4BEB" w:rsidP="003C0924">
            <w:pPr>
              <w:rPr>
                <w:rFonts w:ascii="Trebuchet MS" w:hAnsi="Trebuchet MS"/>
                <w:sz w:val="18"/>
                <w:szCs w:val="18"/>
              </w:rPr>
            </w:pPr>
            <w:proofErr w:type="spellStart"/>
            <w:r w:rsidRPr="00AA7FBB">
              <w:rPr>
                <w:rFonts w:ascii="Trebuchet MS" w:hAnsi="Trebuchet MS"/>
                <w:sz w:val="18"/>
                <w:szCs w:val="18"/>
              </w:rPr>
              <w:t>zone_type_kode</w:t>
            </w:r>
            <w:proofErr w:type="spellEnd"/>
          </w:p>
        </w:tc>
        <w:tc>
          <w:tcPr>
            <w:tcW w:w="4174" w:type="dxa"/>
            <w:tcBorders>
              <w:top w:val="single" w:sz="4" w:space="0" w:color="auto"/>
              <w:left w:val="single" w:sz="4" w:space="0" w:color="auto"/>
              <w:bottom w:val="single" w:sz="4" w:space="0" w:color="auto"/>
              <w:right w:val="single" w:sz="4" w:space="0" w:color="auto"/>
            </w:tcBorders>
            <w:shd w:val="clear" w:color="auto" w:fill="FFFFFF"/>
            <w:vAlign w:val="bottom"/>
          </w:tcPr>
          <w:p w14:paraId="158377C1"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Kode for boringszone</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6F95D425"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Heltal</w:t>
            </w:r>
          </w:p>
        </w:tc>
        <w:tc>
          <w:tcPr>
            <w:tcW w:w="1785" w:type="dxa"/>
            <w:tcBorders>
              <w:top w:val="single" w:sz="4" w:space="0" w:color="auto"/>
              <w:left w:val="single" w:sz="4" w:space="0" w:color="auto"/>
              <w:bottom w:val="single" w:sz="4" w:space="0" w:color="auto"/>
              <w:right w:val="single" w:sz="4" w:space="0" w:color="auto"/>
            </w:tcBorders>
            <w:shd w:val="clear" w:color="auto" w:fill="FFFFFF"/>
            <w:vAlign w:val="bottom"/>
          </w:tcPr>
          <w:p w14:paraId="61F86FA6" w14:textId="77777777" w:rsidR="00CB4BEB" w:rsidRPr="00AA7FBB" w:rsidRDefault="00CB4BEB" w:rsidP="003C0924">
            <w:pPr>
              <w:rPr>
                <w:rFonts w:ascii="Trebuchet MS" w:hAnsi="Trebuchet MS"/>
                <w:sz w:val="18"/>
                <w:szCs w:val="18"/>
              </w:rPr>
            </w:pPr>
            <w:r>
              <w:rPr>
                <w:rFonts w:ascii="Trebuchet MS" w:hAnsi="Trebuchet MS"/>
                <w:sz w:val="18"/>
                <w:szCs w:val="18"/>
              </w:rPr>
              <w:t>1-300</w:t>
            </w:r>
          </w:p>
        </w:tc>
        <w:tc>
          <w:tcPr>
            <w:tcW w:w="1251" w:type="dxa"/>
            <w:tcBorders>
              <w:top w:val="single" w:sz="4" w:space="0" w:color="auto"/>
              <w:left w:val="single" w:sz="4" w:space="0" w:color="auto"/>
              <w:bottom w:val="single" w:sz="4" w:space="0" w:color="auto"/>
              <w:right w:val="single" w:sz="4" w:space="0" w:color="auto"/>
            </w:tcBorders>
            <w:shd w:val="clear" w:color="auto" w:fill="FFFFFF"/>
            <w:vAlign w:val="bottom"/>
          </w:tcPr>
          <w:p w14:paraId="12E015D7"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O</w:t>
            </w:r>
          </w:p>
        </w:tc>
        <w:tc>
          <w:tcPr>
            <w:tcW w:w="3059" w:type="dxa"/>
            <w:tcBorders>
              <w:top w:val="single" w:sz="4" w:space="0" w:color="auto"/>
              <w:left w:val="single" w:sz="4" w:space="0" w:color="auto"/>
              <w:bottom w:val="single" w:sz="4" w:space="0" w:color="auto"/>
              <w:right w:val="single" w:sz="4" w:space="0" w:color="auto"/>
            </w:tcBorders>
            <w:shd w:val="clear" w:color="auto" w:fill="FFFFFF"/>
            <w:vAlign w:val="bottom"/>
          </w:tcPr>
          <w:p w14:paraId="39B2871D"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300</w:t>
            </w:r>
          </w:p>
        </w:tc>
      </w:tr>
      <w:tr w:rsidR="00CB4BEB" w:rsidRPr="00AA7FBB" w14:paraId="59B4D730" w14:textId="77777777" w:rsidTr="003C0924">
        <w:trPr>
          <w:trHeight w:hRule="exact" w:val="255"/>
        </w:trPr>
        <w:tc>
          <w:tcPr>
            <w:tcW w:w="2030" w:type="dxa"/>
            <w:tcBorders>
              <w:top w:val="single" w:sz="4" w:space="0" w:color="auto"/>
              <w:left w:val="single" w:sz="4" w:space="0" w:color="auto"/>
              <w:bottom w:val="nil"/>
              <w:right w:val="single" w:sz="4" w:space="0" w:color="auto"/>
            </w:tcBorders>
            <w:shd w:val="clear" w:color="auto" w:fill="99CCFF"/>
            <w:vAlign w:val="center"/>
          </w:tcPr>
          <w:p w14:paraId="4EE5BCD8" w14:textId="77777777" w:rsidR="00CB4BEB" w:rsidRPr="00AA7FBB" w:rsidRDefault="00CB4BEB" w:rsidP="003C0924">
            <w:pPr>
              <w:rPr>
                <w:rFonts w:ascii="Trebuchet MS" w:hAnsi="Trebuchet MS"/>
                <w:sz w:val="18"/>
                <w:szCs w:val="18"/>
              </w:rPr>
            </w:pPr>
            <w:proofErr w:type="spellStart"/>
            <w:r w:rsidRPr="00AA7FBB">
              <w:rPr>
                <w:rFonts w:ascii="Trebuchet MS" w:hAnsi="Trebuchet MS"/>
                <w:sz w:val="18"/>
                <w:szCs w:val="18"/>
              </w:rPr>
              <w:t>zone_type</w:t>
            </w:r>
            <w:proofErr w:type="spellEnd"/>
          </w:p>
        </w:tc>
        <w:tc>
          <w:tcPr>
            <w:tcW w:w="4174" w:type="dxa"/>
            <w:tcBorders>
              <w:top w:val="single" w:sz="4" w:space="0" w:color="auto"/>
              <w:left w:val="single" w:sz="4" w:space="0" w:color="auto"/>
              <w:bottom w:val="nil"/>
              <w:right w:val="single" w:sz="4" w:space="0" w:color="auto"/>
            </w:tcBorders>
            <w:shd w:val="clear" w:color="auto" w:fill="99CCFF"/>
            <w:vAlign w:val="bottom"/>
          </w:tcPr>
          <w:p w14:paraId="5E8A83B5"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Inddeling i beskyttelseszone</w:t>
            </w:r>
          </w:p>
        </w:tc>
        <w:tc>
          <w:tcPr>
            <w:tcW w:w="1417" w:type="dxa"/>
            <w:tcBorders>
              <w:top w:val="single" w:sz="4" w:space="0" w:color="auto"/>
              <w:left w:val="single" w:sz="4" w:space="0" w:color="auto"/>
              <w:bottom w:val="nil"/>
              <w:right w:val="single" w:sz="4" w:space="0" w:color="auto"/>
            </w:tcBorders>
            <w:shd w:val="clear" w:color="auto" w:fill="99CCFF"/>
            <w:vAlign w:val="center"/>
          </w:tcPr>
          <w:p w14:paraId="02EB9D69"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Tekststreng</w:t>
            </w:r>
          </w:p>
        </w:tc>
        <w:tc>
          <w:tcPr>
            <w:tcW w:w="1785" w:type="dxa"/>
            <w:tcBorders>
              <w:top w:val="single" w:sz="4" w:space="0" w:color="auto"/>
              <w:left w:val="single" w:sz="4" w:space="0" w:color="auto"/>
              <w:bottom w:val="nil"/>
              <w:right w:val="single" w:sz="4" w:space="0" w:color="auto"/>
            </w:tcBorders>
            <w:shd w:val="clear" w:color="auto" w:fill="99CCFF"/>
            <w:vAlign w:val="center"/>
          </w:tcPr>
          <w:p w14:paraId="240272C7"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0-50 tegn</w:t>
            </w:r>
          </w:p>
        </w:tc>
        <w:tc>
          <w:tcPr>
            <w:tcW w:w="1251" w:type="dxa"/>
            <w:tcBorders>
              <w:top w:val="single" w:sz="4" w:space="0" w:color="auto"/>
              <w:left w:val="single" w:sz="4" w:space="0" w:color="auto"/>
              <w:bottom w:val="nil"/>
              <w:right w:val="single" w:sz="4" w:space="0" w:color="auto"/>
            </w:tcBorders>
            <w:shd w:val="clear" w:color="auto" w:fill="99CCFF"/>
            <w:vAlign w:val="center"/>
          </w:tcPr>
          <w:p w14:paraId="0CFA0787"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S</w:t>
            </w:r>
          </w:p>
        </w:tc>
        <w:tc>
          <w:tcPr>
            <w:tcW w:w="3059" w:type="dxa"/>
            <w:tcBorders>
              <w:top w:val="single" w:sz="4" w:space="0" w:color="auto"/>
              <w:left w:val="single" w:sz="4" w:space="0" w:color="auto"/>
              <w:bottom w:val="nil"/>
              <w:right w:val="single" w:sz="4" w:space="0" w:color="auto"/>
            </w:tcBorders>
            <w:shd w:val="clear" w:color="auto" w:fill="99CCFF"/>
            <w:vAlign w:val="center"/>
          </w:tcPr>
          <w:p w14:paraId="6EFF783E"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Drikkevandsboring (300m)</w:t>
            </w:r>
          </w:p>
        </w:tc>
      </w:tr>
      <w:tr w:rsidR="00CB4BEB" w:rsidRPr="00AA7FBB" w14:paraId="718323E5" w14:textId="77777777" w:rsidTr="003C0924">
        <w:trPr>
          <w:trHeight w:hRule="exact" w:val="255"/>
        </w:trPr>
        <w:tc>
          <w:tcPr>
            <w:tcW w:w="2030" w:type="dxa"/>
            <w:tcBorders>
              <w:top w:val="single" w:sz="4" w:space="0" w:color="auto"/>
              <w:left w:val="single" w:sz="4" w:space="0" w:color="auto"/>
              <w:bottom w:val="nil"/>
              <w:right w:val="single" w:sz="4" w:space="0" w:color="auto"/>
            </w:tcBorders>
            <w:shd w:val="clear" w:color="auto" w:fill="97DDBA"/>
            <w:vAlign w:val="bottom"/>
          </w:tcPr>
          <w:p w14:paraId="09B01F3D" w14:textId="77777777" w:rsidR="00CB4BEB" w:rsidRPr="00AA7FBB" w:rsidRDefault="00CB4BEB" w:rsidP="003C0924">
            <w:pPr>
              <w:rPr>
                <w:rFonts w:ascii="Trebuchet MS" w:hAnsi="Trebuchet MS" w:cs="Trebuchet MS"/>
                <w:sz w:val="18"/>
                <w:szCs w:val="18"/>
              </w:rPr>
            </w:pPr>
            <w:proofErr w:type="spellStart"/>
            <w:r w:rsidRPr="00AA7FBB">
              <w:rPr>
                <w:rFonts w:ascii="Trebuchet MS" w:hAnsi="Trebuchet MS" w:cs="Trebuchet MS"/>
                <w:sz w:val="18"/>
                <w:szCs w:val="18"/>
              </w:rPr>
              <w:t>gyldig_fra</w:t>
            </w:r>
            <w:proofErr w:type="spellEnd"/>
          </w:p>
        </w:tc>
        <w:tc>
          <w:tcPr>
            <w:tcW w:w="11686" w:type="dxa"/>
            <w:gridSpan w:val="5"/>
            <w:tcBorders>
              <w:top w:val="single" w:sz="4" w:space="0" w:color="auto"/>
              <w:left w:val="single" w:sz="4" w:space="0" w:color="auto"/>
              <w:bottom w:val="nil"/>
              <w:right w:val="single" w:sz="4" w:space="0" w:color="auto"/>
            </w:tcBorders>
            <w:shd w:val="clear" w:color="auto" w:fill="97DDBA"/>
            <w:vAlign w:val="bottom"/>
          </w:tcPr>
          <w:p w14:paraId="44AB0F9F"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Felt defineret under: 4.1 Standardiserede felter til de temaspecifikke datamodeller</w:t>
            </w:r>
          </w:p>
        </w:tc>
      </w:tr>
      <w:tr w:rsidR="00CB4BEB" w:rsidRPr="00AA7FBB" w14:paraId="2746B746" w14:textId="77777777" w:rsidTr="003C0924">
        <w:trPr>
          <w:trHeight w:hRule="exact" w:val="255"/>
        </w:trPr>
        <w:tc>
          <w:tcPr>
            <w:tcW w:w="2030" w:type="dxa"/>
            <w:tcBorders>
              <w:top w:val="single" w:sz="4" w:space="0" w:color="auto"/>
              <w:left w:val="single" w:sz="4" w:space="0" w:color="auto"/>
              <w:bottom w:val="nil"/>
              <w:right w:val="single" w:sz="4" w:space="0" w:color="auto"/>
            </w:tcBorders>
            <w:shd w:val="clear" w:color="auto" w:fill="97DDBA"/>
            <w:vAlign w:val="bottom"/>
          </w:tcPr>
          <w:p w14:paraId="4F04FFED" w14:textId="77777777" w:rsidR="00CB4BEB" w:rsidRPr="00AA7FBB" w:rsidRDefault="00CB4BEB" w:rsidP="003C0924">
            <w:pPr>
              <w:rPr>
                <w:rFonts w:ascii="Trebuchet MS" w:hAnsi="Trebuchet MS" w:cs="Trebuchet MS"/>
                <w:sz w:val="18"/>
                <w:szCs w:val="18"/>
              </w:rPr>
            </w:pPr>
            <w:proofErr w:type="spellStart"/>
            <w:r w:rsidRPr="00AA7FBB">
              <w:rPr>
                <w:rFonts w:ascii="Trebuchet MS" w:hAnsi="Trebuchet MS" w:cs="Trebuchet MS"/>
                <w:sz w:val="18"/>
                <w:szCs w:val="18"/>
              </w:rPr>
              <w:t>gyldig_til</w:t>
            </w:r>
            <w:proofErr w:type="spellEnd"/>
          </w:p>
        </w:tc>
        <w:tc>
          <w:tcPr>
            <w:tcW w:w="11686" w:type="dxa"/>
            <w:gridSpan w:val="5"/>
            <w:tcBorders>
              <w:top w:val="single" w:sz="4" w:space="0" w:color="auto"/>
              <w:left w:val="single" w:sz="4" w:space="0" w:color="auto"/>
              <w:bottom w:val="nil"/>
              <w:right w:val="single" w:sz="4" w:space="0" w:color="auto"/>
            </w:tcBorders>
            <w:shd w:val="clear" w:color="auto" w:fill="97DDBA"/>
            <w:vAlign w:val="bottom"/>
          </w:tcPr>
          <w:p w14:paraId="0DDB0B21"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Felt defineret under: 4.1 Standardiserede felter til de temaspecifikke datamodeller</w:t>
            </w:r>
          </w:p>
        </w:tc>
      </w:tr>
      <w:tr w:rsidR="00CB4BEB" w:rsidRPr="00AA7FBB" w14:paraId="28F30CD2" w14:textId="77777777" w:rsidTr="003C0924">
        <w:trPr>
          <w:trHeight w:hRule="exact" w:val="255"/>
        </w:trPr>
        <w:tc>
          <w:tcPr>
            <w:tcW w:w="2030" w:type="dxa"/>
            <w:tcBorders>
              <w:top w:val="single" w:sz="4" w:space="0" w:color="auto"/>
              <w:left w:val="single" w:sz="4" w:space="0" w:color="auto"/>
              <w:bottom w:val="single" w:sz="4" w:space="0" w:color="auto"/>
              <w:right w:val="single" w:sz="4" w:space="0" w:color="auto"/>
            </w:tcBorders>
            <w:shd w:val="clear" w:color="auto" w:fill="97DDBA"/>
            <w:vAlign w:val="bottom"/>
          </w:tcPr>
          <w:p w14:paraId="5EF1BA71"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link</w:t>
            </w:r>
          </w:p>
        </w:tc>
        <w:tc>
          <w:tcPr>
            <w:tcW w:w="11686"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A8A5BDC"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Felt defineret under: 4.1 Standardiserede felter til de temaspecifikke datamodeller</w:t>
            </w:r>
          </w:p>
        </w:tc>
      </w:tr>
      <w:tr w:rsidR="00CB4BEB" w:rsidRPr="00AA7FBB" w14:paraId="16B21490"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0F3F9E8C"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i/>
                <w:iCs/>
                <w:sz w:val="18"/>
                <w:szCs w:val="18"/>
              </w:rPr>
              <w:t>Felter markeret med blå er temaspecifikke opslagstabeller, der indeholder oversættelser af koder i andre felter.</w:t>
            </w:r>
          </w:p>
        </w:tc>
      </w:tr>
      <w:tr w:rsidR="00CB4BEB" w:rsidRPr="00AA7FBB" w14:paraId="45A74012"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48CB9887" w14:textId="77777777" w:rsidR="00CB4BEB" w:rsidRPr="00AA7FBB" w:rsidRDefault="00CB4BEB" w:rsidP="003C0924">
            <w:pPr>
              <w:rPr>
                <w:rFonts w:ascii="Trebuchet MS" w:hAnsi="Trebuchet MS" w:cs="Trebuchet MS"/>
                <w:i/>
                <w:iCs/>
                <w:sz w:val="18"/>
                <w:szCs w:val="18"/>
              </w:rPr>
            </w:pPr>
            <w:r w:rsidRPr="00AA7FBB">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3C51C1E4" w14:textId="77777777" w:rsidR="00CB4BEB" w:rsidRDefault="00CB4BEB" w:rsidP="00CB4BEB">
      <w:pPr>
        <w:pStyle w:val="Overskrift6"/>
      </w:pPr>
      <w:r>
        <w:t>5.11.4.1</w:t>
      </w:r>
      <w:r w:rsidRPr="00A32757">
        <w:t xml:space="preserve"> </w:t>
      </w:r>
      <w:r>
        <w:t>Metadata</w:t>
      </w:r>
      <w:r w:rsidRPr="004F3534">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1DA9251C" w14:textId="77777777" w:rsidTr="003C0924">
        <w:trPr>
          <w:trHeight w:hRule="exact" w:val="255"/>
        </w:trPr>
        <w:tc>
          <w:tcPr>
            <w:tcW w:w="2235" w:type="dxa"/>
            <w:shd w:val="clear" w:color="auto" w:fill="D9D9D9"/>
            <w:vAlign w:val="bottom"/>
          </w:tcPr>
          <w:p w14:paraId="2788090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28CEB958"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0EAB83F" w14:textId="77777777" w:rsidTr="003C0924">
        <w:trPr>
          <w:trHeight w:hRule="exact" w:val="255"/>
        </w:trPr>
        <w:tc>
          <w:tcPr>
            <w:tcW w:w="2235" w:type="dxa"/>
            <w:shd w:val="clear" w:color="auto" w:fill="E0E0E0"/>
            <w:vAlign w:val="bottom"/>
          </w:tcPr>
          <w:p w14:paraId="7D01693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3A2ECFE8" w14:textId="77777777" w:rsidR="00CB4BEB" w:rsidRPr="004933DF" w:rsidRDefault="00CB4BEB" w:rsidP="003C0924">
            <w:pPr>
              <w:rPr>
                <w:rFonts w:ascii="Trebuchet MS" w:hAnsi="Trebuchet MS" w:cs="Trebuchet MS"/>
                <w:sz w:val="18"/>
                <w:szCs w:val="18"/>
              </w:rPr>
            </w:pPr>
            <w:r w:rsidRPr="007C3785">
              <w:rPr>
                <w:rFonts w:ascii="Trebuchet MS" w:hAnsi="Trebuchet MS" w:cs="Trebuchet MS"/>
                <w:sz w:val="18"/>
                <w:szCs w:val="18"/>
              </w:rPr>
              <w:t>Beskyttelseszone</w:t>
            </w:r>
          </w:p>
        </w:tc>
      </w:tr>
      <w:tr w:rsidR="00CB4BEB" w:rsidRPr="0051728E" w14:paraId="47B885E3" w14:textId="77777777" w:rsidTr="003C0924">
        <w:trPr>
          <w:trHeight w:hRule="exact" w:val="255"/>
        </w:trPr>
        <w:tc>
          <w:tcPr>
            <w:tcW w:w="2235" w:type="dxa"/>
            <w:shd w:val="clear" w:color="auto" w:fill="E0E0E0"/>
            <w:vAlign w:val="bottom"/>
          </w:tcPr>
          <w:p w14:paraId="37AB0ED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38664D84" w14:textId="77777777" w:rsidR="00CB4BEB" w:rsidRDefault="00CB4BEB" w:rsidP="003C0924">
            <w:pPr>
              <w:rPr>
                <w:rFonts w:ascii="Trebuchet MS" w:hAnsi="Trebuchet MS"/>
                <w:sz w:val="18"/>
                <w:szCs w:val="18"/>
              </w:rPr>
            </w:pPr>
            <w:r>
              <w:rPr>
                <w:rFonts w:ascii="Trebuchet MS" w:hAnsi="Trebuchet MS"/>
                <w:sz w:val="18"/>
                <w:szCs w:val="18"/>
              </w:rPr>
              <w:t>6003</w:t>
            </w:r>
          </w:p>
        </w:tc>
      </w:tr>
      <w:tr w:rsidR="00CB4BEB" w:rsidRPr="0051728E" w14:paraId="76DC70FD" w14:textId="77777777" w:rsidTr="003C0924">
        <w:trPr>
          <w:trHeight w:hRule="exact" w:val="255"/>
        </w:trPr>
        <w:tc>
          <w:tcPr>
            <w:tcW w:w="2235" w:type="dxa"/>
            <w:shd w:val="clear" w:color="auto" w:fill="E0E0E0"/>
            <w:vAlign w:val="bottom"/>
          </w:tcPr>
          <w:p w14:paraId="0CF5338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5C58DC4" w14:textId="77777777" w:rsidR="00CB4BEB" w:rsidRPr="00F279E4" w:rsidRDefault="00CB4BEB" w:rsidP="003C0924">
            <w:pPr>
              <w:rPr>
                <w:rFonts w:ascii="Trebuchet MS" w:hAnsi="Trebuchet MS" w:cs="Trebuchet MS"/>
                <w:sz w:val="18"/>
                <w:szCs w:val="18"/>
              </w:rPr>
            </w:pPr>
            <w:r>
              <w:rPr>
                <w:rFonts w:ascii="Trebuchet MS" w:hAnsi="Trebuchet MS"/>
                <w:sz w:val="18"/>
                <w:szCs w:val="18"/>
              </w:rPr>
              <w:t>Bufferzone rundt om vandboringer for at beskytte grundvandet</w:t>
            </w:r>
            <w:r w:rsidRPr="00755EA1">
              <w:rPr>
                <w:rFonts w:ascii="Trebuchet MS" w:hAnsi="Trebuchet MS"/>
                <w:sz w:val="18"/>
                <w:szCs w:val="18"/>
              </w:rPr>
              <w:t>.</w:t>
            </w:r>
            <w:r>
              <w:rPr>
                <w:rFonts w:ascii="Trebuchet MS" w:hAnsi="Trebuchet MS"/>
                <w:sz w:val="18"/>
                <w:szCs w:val="18"/>
              </w:rPr>
              <w:t xml:space="preserve"> </w:t>
            </w:r>
          </w:p>
        </w:tc>
      </w:tr>
      <w:tr w:rsidR="00CB4BEB" w:rsidRPr="0051728E" w14:paraId="06D93FF0" w14:textId="77777777" w:rsidTr="003C0924">
        <w:trPr>
          <w:trHeight w:hRule="exact" w:val="3342"/>
        </w:trPr>
        <w:tc>
          <w:tcPr>
            <w:tcW w:w="2235" w:type="dxa"/>
            <w:shd w:val="clear" w:color="auto" w:fill="E0E0E0"/>
            <w:vAlign w:val="center"/>
          </w:tcPr>
          <w:p w14:paraId="01E7A37C" w14:textId="77777777" w:rsidR="00CB4BEB" w:rsidRPr="004F36D1" w:rsidRDefault="00CB4BEB" w:rsidP="003C0924">
            <w:pPr>
              <w:rPr>
                <w:rFonts w:ascii="Trebuchet MS" w:hAnsi="Trebuchet MS" w:cs="Tahoma"/>
                <w:sz w:val="18"/>
                <w:szCs w:val="18"/>
              </w:rPr>
            </w:pPr>
            <w:r w:rsidRPr="004F36D1">
              <w:rPr>
                <w:rFonts w:ascii="Trebuchet MS" w:hAnsi="Trebuchet MS" w:cs="Tahoma"/>
                <w:sz w:val="18"/>
                <w:szCs w:val="18"/>
              </w:rPr>
              <w:lastRenderedPageBreak/>
              <w:t>Beskrivelse</w:t>
            </w:r>
          </w:p>
        </w:tc>
        <w:tc>
          <w:tcPr>
            <w:tcW w:w="11340" w:type="dxa"/>
            <w:shd w:val="clear" w:color="auto" w:fill="FFFFFF"/>
            <w:vAlign w:val="bottom"/>
          </w:tcPr>
          <w:p w14:paraId="2E776C0B" w14:textId="346FB8B1" w:rsidR="00CB4BEB" w:rsidRDefault="00CB4BEB" w:rsidP="003C0924">
            <w:pPr>
              <w:rPr>
                <w:rFonts w:ascii="Trebuchet MS" w:hAnsi="Trebuchet MS"/>
                <w:sz w:val="18"/>
                <w:szCs w:val="18"/>
              </w:rPr>
            </w:pPr>
            <w:r w:rsidRPr="00810AFA">
              <w:rPr>
                <w:rFonts w:ascii="Trebuchet MS" w:hAnsi="Trebuchet MS"/>
                <w:sz w:val="18"/>
                <w:szCs w:val="18"/>
              </w:rPr>
              <w:t>Der kan normalt ikke tillades nedsivning af spildevand indenfor 300m zonen til indvindingsboringer som udnytter grund til drikkevandsformål, jf. Miljøbeskyttelseslovens § 22 og § 28.</w:t>
            </w:r>
            <w:r>
              <w:rPr>
                <w:rFonts w:ascii="Trebuchet MS" w:hAnsi="Trebuchet MS"/>
                <w:sz w:val="18"/>
                <w:szCs w:val="18"/>
              </w:rPr>
              <w:t xml:space="preserve"> </w:t>
            </w:r>
            <w:r w:rsidRPr="00810AFA">
              <w:rPr>
                <w:rFonts w:ascii="Trebuchet MS" w:hAnsi="Trebuchet MS"/>
                <w:sz w:val="18"/>
                <w:szCs w:val="18"/>
              </w:rPr>
              <w:t>Der kan normalt ikke tillades nedsivning af spildevand indenfor 150m zonen til indvindingsboringer som udnytter grundvand til vandingsformål, jf. Miljøbeskyttelseslovens § 22 og § 28.</w:t>
            </w:r>
            <w:r>
              <w:rPr>
                <w:rFonts w:ascii="Trebuchet MS" w:hAnsi="Trebuchet MS"/>
                <w:sz w:val="18"/>
                <w:szCs w:val="18"/>
              </w:rPr>
              <w:t xml:space="preserve"> </w:t>
            </w:r>
            <w:r w:rsidRPr="00810AFA">
              <w:rPr>
                <w:rFonts w:ascii="Trebuchet MS" w:hAnsi="Trebuchet MS"/>
                <w:sz w:val="18"/>
                <w:szCs w:val="18"/>
              </w:rPr>
              <w:t>Nogen steder kaldet Kildepladszoner eller hygiejnezoner.</w:t>
            </w:r>
            <w:r>
              <w:rPr>
                <w:rFonts w:ascii="Trebuchet MS" w:hAnsi="Trebuchet MS"/>
                <w:sz w:val="18"/>
                <w:szCs w:val="18"/>
              </w:rPr>
              <w:t xml:space="preserve"> </w:t>
            </w:r>
            <w:r w:rsidRPr="00810AFA">
              <w:rPr>
                <w:rFonts w:ascii="Trebuchet MS" w:hAnsi="Trebuchet MS"/>
                <w:sz w:val="18"/>
                <w:szCs w:val="18"/>
              </w:rPr>
              <w:t>Nogle GIS systemer kan automatisk vise en buffer ud fra en talværdi på punktobjektet, som et grafisk lag, så til visning behøves denne featureclass ikke.</w:t>
            </w:r>
            <w:r>
              <w:rPr>
                <w:rFonts w:ascii="Trebuchet MS" w:hAnsi="Trebuchet MS"/>
                <w:sz w:val="18"/>
                <w:szCs w:val="18"/>
              </w:rPr>
              <w:t xml:space="preserve"> </w:t>
            </w:r>
            <w:r w:rsidRPr="00810AFA">
              <w:rPr>
                <w:rFonts w:ascii="Trebuchet MS" w:hAnsi="Trebuchet MS"/>
                <w:sz w:val="18"/>
                <w:szCs w:val="18"/>
              </w:rPr>
              <w:t>Men i en konfli</w:t>
            </w:r>
            <w:r w:rsidR="00E8675F">
              <w:rPr>
                <w:rFonts w:ascii="Trebuchet MS" w:hAnsi="Trebuchet MS"/>
                <w:sz w:val="18"/>
                <w:szCs w:val="18"/>
              </w:rPr>
              <w:t>k</w:t>
            </w:r>
            <w:r w:rsidRPr="00810AFA">
              <w:rPr>
                <w:rFonts w:ascii="Trebuchet MS" w:hAnsi="Trebuchet MS"/>
                <w:sz w:val="18"/>
                <w:szCs w:val="18"/>
              </w:rPr>
              <w:t>tsøgning opfattes dette objekt stadig som et punkt, og derfor er det stadig nødvendigt lave featureclass som flade</w:t>
            </w:r>
            <w:r>
              <w:rPr>
                <w:rFonts w:ascii="Trebuchet MS" w:hAnsi="Trebuchet MS"/>
                <w:sz w:val="18"/>
                <w:szCs w:val="18"/>
              </w:rPr>
              <w:t>.</w:t>
            </w:r>
          </w:p>
          <w:p w14:paraId="3678AAFB" w14:textId="77777777" w:rsidR="00CB4BEB" w:rsidRDefault="00CB4BEB" w:rsidP="003C0924">
            <w:pPr>
              <w:rPr>
                <w:rFonts w:ascii="Trebuchet MS" w:hAnsi="Trebuchet MS"/>
                <w:sz w:val="18"/>
                <w:szCs w:val="18"/>
              </w:rPr>
            </w:pPr>
          </w:p>
          <w:p w14:paraId="4E442684" w14:textId="77777777" w:rsidR="00CB4BEB" w:rsidRPr="00540DBF" w:rsidRDefault="00CB4BEB" w:rsidP="003C0924">
            <w:pPr>
              <w:rPr>
                <w:rFonts w:ascii="Trebuchet MS" w:hAnsi="Trebuchet MS" w:cs="Trebuchet MS"/>
                <w:sz w:val="18"/>
                <w:szCs w:val="18"/>
              </w:rPr>
            </w:pPr>
            <w:r w:rsidRPr="00540DBF">
              <w:rPr>
                <w:rFonts w:ascii="Trebuchet MS" w:hAnsi="Trebuchet MS" w:cs="Trebuchet MS"/>
                <w:sz w:val="18"/>
                <w:szCs w:val="18"/>
              </w:rPr>
              <w:t>Forskellige typer zoner hører under laget, - herunder bl.a.:</w:t>
            </w:r>
          </w:p>
          <w:p w14:paraId="27866CCC" w14:textId="77777777" w:rsidR="00CB4BEB" w:rsidRPr="00540DBF" w:rsidRDefault="00CB4BEB" w:rsidP="003C0924">
            <w:pPr>
              <w:rPr>
                <w:rFonts w:ascii="Trebuchet MS" w:hAnsi="Trebuchet MS" w:cs="Trebuchet MS"/>
                <w:sz w:val="18"/>
                <w:szCs w:val="18"/>
              </w:rPr>
            </w:pPr>
            <w:r w:rsidRPr="00540DBF">
              <w:rPr>
                <w:rFonts w:ascii="Trebuchet MS" w:hAnsi="Trebuchet MS" w:cs="Trebuchet MS"/>
                <w:sz w:val="18"/>
                <w:szCs w:val="18"/>
              </w:rPr>
              <w:t xml:space="preserve"> </w:t>
            </w:r>
          </w:p>
          <w:p w14:paraId="6B089597" w14:textId="77777777" w:rsidR="00CB4BEB" w:rsidRPr="00540DBF" w:rsidRDefault="00CB4BEB" w:rsidP="003C0924">
            <w:pPr>
              <w:rPr>
                <w:rFonts w:ascii="Trebuchet MS" w:hAnsi="Trebuchet MS" w:cs="Trebuchet MS"/>
                <w:sz w:val="18"/>
                <w:szCs w:val="18"/>
              </w:rPr>
            </w:pPr>
            <w:r w:rsidRPr="00540DBF">
              <w:rPr>
                <w:rFonts w:ascii="Trebuchet MS" w:hAnsi="Trebuchet MS" w:cs="Trebuchet MS"/>
                <w:sz w:val="18"/>
                <w:szCs w:val="18"/>
              </w:rPr>
              <w:t xml:space="preserve">300 m beskyttelseszone om boring med krav om drikkevandskvalitet, Miljøbeskyttelseslovens §22 </w:t>
            </w:r>
            <w:r>
              <w:rPr>
                <w:rFonts w:ascii="Trebuchet MS" w:hAnsi="Trebuchet MS" w:cs="Trebuchet MS"/>
                <w:sz w:val="18"/>
                <w:szCs w:val="18"/>
              </w:rPr>
              <w:br/>
            </w:r>
            <w:r w:rsidRPr="00540DBF">
              <w:rPr>
                <w:rFonts w:ascii="Trebuchet MS" w:hAnsi="Trebuchet MS" w:cs="Trebuchet MS"/>
                <w:sz w:val="18"/>
                <w:szCs w:val="18"/>
              </w:rPr>
              <w:t xml:space="preserve">(Spildevandsbekendtgørelsen §29, </w:t>
            </w:r>
            <w:proofErr w:type="spellStart"/>
            <w:r w:rsidRPr="00540DBF">
              <w:rPr>
                <w:rFonts w:ascii="Trebuchet MS" w:hAnsi="Trebuchet MS" w:cs="Trebuchet MS"/>
                <w:sz w:val="18"/>
                <w:szCs w:val="18"/>
              </w:rPr>
              <w:t>stk</w:t>
            </w:r>
            <w:proofErr w:type="spellEnd"/>
            <w:r w:rsidRPr="00540DBF">
              <w:rPr>
                <w:rFonts w:ascii="Trebuchet MS" w:hAnsi="Trebuchet MS" w:cs="Trebuchet MS"/>
                <w:sz w:val="18"/>
                <w:szCs w:val="18"/>
              </w:rPr>
              <w:t xml:space="preserve"> 1, </w:t>
            </w:r>
            <w:proofErr w:type="spellStart"/>
            <w:r w:rsidRPr="00540DBF">
              <w:rPr>
                <w:rFonts w:ascii="Trebuchet MS" w:hAnsi="Trebuchet MS" w:cs="Trebuchet MS"/>
                <w:sz w:val="18"/>
                <w:szCs w:val="18"/>
              </w:rPr>
              <w:t>nr</w:t>
            </w:r>
            <w:proofErr w:type="spellEnd"/>
            <w:r w:rsidRPr="00540DBF">
              <w:rPr>
                <w:rFonts w:ascii="Trebuchet MS" w:hAnsi="Trebuchet MS" w:cs="Trebuchet MS"/>
                <w:sz w:val="18"/>
                <w:szCs w:val="18"/>
              </w:rPr>
              <w:t xml:space="preserve"> 8)</w:t>
            </w:r>
          </w:p>
          <w:p w14:paraId="435FA6A2" w14:textId="77777777" w:rsidR="00CB4BEB" w:rsidRPr="00540DBF" w:rsidRDefault="00CB4BEB" w:rsidP="003C0924">
            <w:pPr>
              <w:rPr>
                <w:rFonts w:ascii="Trebuchet MS" w:hAnsi="Trebuchet MS" w:cs="Trebuchet MS"/>
                <w:sz w:val="18"/>
                <w:szCs w:val="18"/>
              </w:rPr>
            </w:pPr>
            <w:r w:rsidRPr="00540DBF">
              <w:rPr>
                <w:rFonts w:ascii="Trebuchet MS" w:hAnsi="Trebuchet MS" w:cs="Trebuchet MS"/>
                <w:sz w:val="18"/>
                <w:szCs w:val="18"/>
              </w:rPr>
              <w:t xml:space="preserve">150 m beskyttelseszone om boring uden krav om drikkevandskvalitet, Miljøbeskyttelseslovens §22 </w:t>
            </w:r>
            <w:r>
              <w:rPr>
                <w:rFonts w:ascii="Trebuchet MS" w:hAnsi="Trebuchet MS" w:cs="Trebuchet MS"/>
                <w:sz w:val="18"/>
                <w:szCs w:val="18"/>
              </w:rPr>
              <w:br/>
            </w:r>
            <w:r w:rsidRPr="00540DBF">
              <w:rPr>
                <w:rFonts w:ascii="Trebuchet MS" w:hAnsi="Trebuchet MS" w:cs="Trebuchet MS"/>
                <w:sz w:val="18"/>
                <w:szCs w:val="18"/>
              </w:rPr>
              <w:t xml:space="preserve">(Spildevandsbekendtgørelsen §29, </w:t>
            </w:r>
            <w:proofErr w:type="spellStart"/>
            <w:r w:rsidRPr="00540DBF">
              <w:rPr>
                <w:rFonts w:ascii="Trebuchet MS" w:hAnsi="Trebuchet MS" w:cs="Trebuchet MS"/>
                <w:sz w:val="18"/>
                <w:szCs w:val="18"/>
              </w:rPr>
              <w:t>stk</w:t>
            </w:r>
            <w:proofErr w:type="spellEnd"/>
            <w:r w:rsidRPr="00540DBF">
              <w:rPr>
                <w:rFonts w:ascii="Trebuchet MS" w:hAnsi="Trebuchet MS" w:cs="Trebuchet MS"/>
                <w:sz w:val="18"/>
                <w:szCs w:val="18"/>
              </w:rPr>
              <w:t xml:space="preserve"> 1, </w:t>
            </w:r>
            <w:proofErr w:type="spellStart"/>
            <w:r w:rsidRPr="00540DBF">
              <w:rPr>
                <w:rFonts w:ascii="Trebuchet MS" w:hAnsi="Trebuchet MS" w:cs="Trebuchet MS"/>
                <w:sz w:val="18"/>
                <w:szCs w:val="18"/>
              </w:rPr>
              <w:t>nr</w:t>
            </w:r>
            <w:proofErr w:type="spellEnd"/>
            <w:r w:rsidRPr="00540DBF">
              <w:rPr>
                <w:rFonts w:ascii="Trebuchet MS" w:hAnsi="Trebuchet MS" w:cs="Trebuchet MS"/>
                <w:sz w:val="18"/>
                <w:szCs w:val="18"/>
              </w:rPr>
              <w:t xml:space="preserve"> 9)</w:t>
            </w:r>
          </w:p>
          <w:p w14:paraId="47887A87" w14:textId="77777777" w:rsidR="00CB4BEB" w:rsidRPr="00540DBF" w:rsidRDefault="00CB4BEB" w:rsidP="003C0924">
            <w:pPr>
              <w:rPr>
                <w:rFonts w:ascii="Trebuchet MS" w:hAnsi="Trebuchet MS" w:cs="Trebuchet MS"/>
                <w:sz w:val="18"/>
                <w:szCs w:val="18"/>
              </w:rPr>
            </w:pPr>
            <w:r w:rsidRPr="00540DBF">
              <w:rPr>
                <w:rFonts w:ascii="Trebuchet MS" w:hAnsi="Trebuchet MS" w:cs="Trebuchet MS"/>
                <w:sz w:val="18"/>
                <w:szCs w:val="18"/>
              </w:rPr>
              <w:t>Fredningsbælte, Miljøbeskyttelseslovens §21</w:t>
            </w:r>
          </w:p>
          <w:p w14:paraId="59D1798A" w14:textId="77777777" w:rsidR="00CB4BEB" w:rsidRPr="00540DBF" w:rsidRDefault="00CB4BEB" w:rsidP="003C0924">
            <w:pPr>
              <w:rPr>
                <w:rFonts w:ascii="Trebuchet MS" w:hAnsi="Trebuchet MS" w:cs="Trebuchet MS"/>
                <w:sz w:val="18"/>
                <w:szCs w:val="18"/>
              </w:rPr>
            </w:pPr>
            <w:r w:rsidRPr="00540DBF">
              <w:rPr>
                <w:rFonts w:ascii="Trebuchet MS" w:hAnsi="Trebuchet MS" w:cs="Trebuchet MS"/>
                <w:sz w:val="18"/>
                <w:szCs w:val="18"/>
              </w:rPr>
              <w:t>25 m zoner om almen vandforsyningsboring, Miljøbeskyttelseslovens §21b</w:t>
            </w:r>
          </w:p>
          <w:p w14:paraId="54307D92" w14:textId="77777777" w:rsidR="00CB4BEB" w:rsidRDefault="00CB4BEB" w:rsidP="003C0924">
            <w:pPr>
              <w:rPr>
                <w:rFonts w:ascii="Trebuchet MS" w:hAnsi="Trebuchet MS" w:cs="Tahoma"/>
                <w:sz w:val="18"/>
                <w:szCs w:val="18"/>
              </w:rPr>
            </w:pPr>
            <w:r w:rsidRPr="00540DBF">
              <w:rPr>
                <w:rFonts w:ascii="Trebuchet MS" w:hAnsi="Trebuchet MS" w:cs="Trebuchet MS"/>
                <w:sz w:val="18"/>
                <w:szCs w:val="18"/>
              </w:rPr>
              <w:t>BNBO, Miljøbeskyttelseslovens §24</w:t>
            </w:r>
          </w:p>
          <w:p w14:paraId="634E2D18" w14:textId="77777777" w:rsidR="00CB4BEB" w:rsidRDefault="00CB4BEB" w:rsidP="003C0924">
            <w:pPr>
              <w:rPr>
                <w:rFonts w:ascii="Trebuchet MS" w:hAnsi="Trebuchet MS" w:cs="Tahoma"/>
                <w:sz w:val="18"/>
                <w:szCs w:val="18"/>
              </w:rPr>
            </w:pPr>
          </w:p>
          <w:p w14:paraId="4924D081" w14:textId="77777777" w:rsidR="00CB4BEB" w:rsidRDefault="00CB4BEB" w:rsidP="003C0924">
            <w:pPr>
              <w:rPr>
                <w:rFonts w:ascii="Trebuchet MS" w:hAnsi="Trebuchet MS" w:cs="Tahoma"/>
                <w:sz w:val="18"/>
                <w:szCs w:val="18"/>
              </w:rPr>
            </w:pPr>
          </w:p>
          <w:p w14:paraId="245FB616" w14:textId="77777777" w:rsidR="00CB4BEB" w:rsidRPr="004F36D1" w:rsidRDefault="00CB4BEB" w:rsidP="003C0924">
            <w:pPr>
              <w:rPr>
                <w:rFonts w:ascii="Trebuchet MS" w:hAnsi="Trebuchet MS" w:cs="Tahoma"/>
                <w:sz w:val="18"/>
                <w:szCs w:val="18"/>
              </w:rPr>
            </w:pPr>
          </w:p>
        </w:tc>
      </w:tr>
      <w:tr w:rsidR="00CB4BEB" w:rsidRPr="0051728E" w14:paraId="6E78AC37" w14:textId="77777777" w:rsidTr="003C0924">
        <w:trPr>
          <w:trHeight w:hRule="exact" w:val="510"/>
        </w:trPr>
        <w:tc>
          <w:tcPr>
            <w:tcW w:w="2235" w:type="dxa"/>
            <w:shd w:val="clear" w:color="auto" w:fill="E0E0E0"/>
            <w:vAlign w:val="center"/>
          </w:tcPr>
          <w:p w14:paraId="57769AC6" w14:textId="77777777" w:rsidR="00CB4BEB" w:rsidRPr="004F36D1" w:rsidRDefault="00CB4BEB" w:rsidP="003C0924">
            <w:pPr>
              <w:rPr>
                <w:rFonts w:ascii="Trebuchet MS" w:hAnsi="Trebuchet MS" w:cs="Tahoma"/>
                <w:sz w:val="18"/>
                <w:szCs w:val="18"/>
              </w:rPr>
            </w:pPr>
            <w:proofErr w:type="spellStart"/>
            <w:r w:rsidRPr="004F36D1">
              <w:rPr>
                <w:rFonts w:ascii="Trebuchet MS" w:hAnsi="Trebuchet MS" w:cs="Tahoma"/>
                <w:sz w:val="18"/>
                <w:szCs w:val="18"/>
              </w:rPr>
              <w:t>Formaal</w:t>
            </w:r>
            <w:proofErr w:type="spellEnd"/>
            <w:r w:rsidRPr="004F36D1">
              <w:rPr>
                <w:rFonts w:ascii="Trebuchet MS" w:hAnsi="Trebuchet MS" w:cs="Tahoma"/>
                <w:sz w:val="18"/>
                <w:szCs w:val="18"/>
              </w:rPr>
              <w:t xml:space="preserve"> </w:t>
            </w:r>
          </w:p>
        </w:tc>
        <w:tc>
          <w:tcPr>
            <w:tcW w:w="11340" w:type="dxa"/>
            <w:shd w:val="clear" w:color="auto" w:fill="FFFFFF"/>
            <w:vAlign w:val="bottom"/>
          </w:tcPr>
          <w:p w14:paraId="7C1C8DCB" w14:textId="77777777" w:rsidR="00CB4BEB" w:rsidRPr="004F36D1" w:rsidRDefault="00CB4BEB" w:rsidP="003C0924">
            <w:pPr>
              <w:rPr>
                <w:rFonts w:ascii="Trebuchet MS" w:hAnsi="Trebuchet MS" w:cs="Tahoma"/>
                <w:sz w:val="18"/>
                <w:szCs w:val="18"/>
              </w:rPr>
            </w:pPr>
            <w:r w:rsidRPr="004F36D1">
              <w:rPr>
                <w:rFonts w:ascii="Trebuchet MS" w:hAnsi="Trebuchet MS" w:cs="Tahoma"/>
                <w:sz w:val="18"/>
                <w:szCs w:val="18"/>
              </w:rPr>
              <w:t xml:space="preserve">Oplyse sagsbehandler og borger via selvbetjeningsløsninger om f.eks. der ikke kan give nedsivningstilladelser </w:t>
            </w:r>
            <w:proofErr w:type="spellStart"/>
            <w:r w:rsidRPr="004F36D1">
              <w:rPr>
                <w:rFonts w:ascii="Trebuchet MS" w:hAnsi="Trebuchet MS" w:cs="Tahoma"/>
                <w:sz w:val="18"/>
                <w:szCs w:val="18"/>
              </w:rPr>
              <w:t>p.g.a</w:t>
            </w:r>
            <w:proofErr w:type="spellEnd"/>
            <w:r w:rsidRPr="004F36D1">
              <w:rPr>
                <w:rFonts w:ascii="Trebuchet MS" w:hAnsi="Trebuchet MS" w:cs="Tahoma"/>
                <w:sz w:val="18"/>
                <w:szCs w:val="18"/>
              </w:rPr>
              <w:t>. nærliggende vandboring.</w:t>
            </w:r>
          </w:p>
        </w:tc>
      </w:tr>
      <w:tr w:rsidR="00CB4BEB" w:rsidRPr="0051728E" w14:paraId="579C8FE2" w14:textId="77777777" w:rsidTr="003C0924">
        <w:trPr>
          <w:trHeight w:hRule="exact" w:val="255"/>
        </w:trPr>
        <w:tc>
          <w:tcPr>
            <w:tcW w:w="2235" w:type="dxa"/>
            <w:shd w:val="clear" w:color="auto" w:fill="E0E0E0"/>
            <w:vAlign w:val="bottom"/>
          </w:tcPr>
          <w:p w14:paraId="2673A368"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3D509623" w14:textId="77777777" w:rsidR="00CB4BEB" w:rsidRPr="00BF1A2A" w:rsidRDefault="00CB4BEB" w:rsidP="003C0924">
            <w:pPr>
              <w:autoSpaceDE w:val="0"/>
              <w:autoSpaceDN w:val="0"/>
              <w:adjustRightInd w:val="0"/>
              <w:rPr>
                <w:rFonts w:ascii="Trebuchet MS" w:hAnsi="Trebuchet MS" w:cs="Trebuchet MS"/>
                <w:bCs/>
                <w:kern w:val="32"/>
                <w:sz w:val="18"/>
                <w:szCs w:val="18"/>
              </w:rPr>
            </w:pPr>
            <w:r w:rsidRPr="00347F99">
              <w:rPr>
                <w:rFonts w:ascii="Trebuchet MS" w:hAnsi="Trebuchet MS" w:cs="Tahoma"/>
                <w:sz w:val="18"/>
                <w:szCs w:val="18"/>
              </w:rPr>
              <w:t>Hydrologi</w:t>
            </w:r>
          </w:p>
        </w:tc>
      </w:tr>
      <w:tr w:rsidR="00CB4BEB" w:rsidRPr="0051728E" w14:paraId="7B5D3A53" w14:textId="77777777" w:rsidTr="003C0924">
        <w:trPr>
          <w:trHeight w:hRule="exact" w:val="255"/>
        </w:trPr>
        <w:tc>
          <w:tcPr>
            <w:tcW w:w="2235" w:type="dxa"/>
            <w:shd w:val="clear" w:color="auto" w:fill="E0E0E0"/>
            <w:vAlign w:val="bottom"/>
          </w:tcPr>
          <w:p w14:paraId="2C48C2C5" w14:textId="77777777" w:rsidR="00CB4BEB" w:rsidRPr="00492FFE" w:rsidRDefault="00CB4BEB" w:rsidP="003C0924">
            <w:pPr>
              <w:rPr>
                <w:rFonts w:ascii="Trebuchet MS" w:hAnsi="Trebuchet MS" w:cs="Trebuchet MS"/>
                <w:sz w:val="18"/>
                <w:szCs w:val="18"/>
              </w:rPr>
            </w:pPr>
            <w:proofErr w:type="spellStart"/>
            <w:r>
              <w:rPr>
                <w:rFonts w:ascii="Trebuchet MS" w:hAnsi="Trebuchet MS" w:cs="Trebuchet MS"/>
                <w:sz w:val="18"/>
                <w:szCs w:val="18"/>
              </w:rPr>
              <w:t>No</w:t>
            </w:r>
            <w:r w:rsidRPr="00E07F24">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roofErr w:type="spellEnd"/>
          </w:p>
        </w:tc>
        <w:tc>
          <w:tcPr>
            <w:tcW w:w="11340" w:type="dxa"/>
            <w:shd w:val="clear" w:color="auto" w:fill="FFFFFF"/>
            <w:vAlign w:val="bottom"/>
          </w:tcPr>
          <w:p w14:paraId="7E64C818"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 xml:space="preserve">Indvinding af grundvand, Drikkevand, </w:t>
            </w:r>
            <w:r>
              <w:rPr>
                <w:rFonts w:ascii="Trebuchet MS" w:hAnsi="Trebuchet MS"/>
                <w:sz w:val="18"/>
                <w:szCs w:val="18"/>
              </w:rPr>
              <w:t>Kildepladszone, H</w:t>
            </w:r>
            <w:r w:rsidRPr="00810AFA">
              <w:rPr>
                <w:rFonts w:ascii="Trebuchet MS" w:hAnsi="Trebuchet MS"/>
                <w:sz w:val="18"/>
                <w:szCs w:val="18"/>
              </w:rPr>
              <w:t>ygiejnezone</w:t>
            </w:r>
          </w:p>
        </w:tc>
      </w:tr>
      <w:tr w:rsidR="00CB4BEB" w:rsidRPr="0051728E" w14:paraId="78499820" w14:textId="77777777" w:rsidTr="003C0924">
        <w:trPr>
          <w:trHeight w:hRule="exact" w:val="255"/>
        </w:trPr>
        <w:tc>
          <w:tcPr>
            <w:tcW w:w="2235" w:type="dxa"/>
            <w:shd w:val="clear" w:color="auto" w:fill="E0E0E0"/>
            <w:vAlign w:val="bottom"/>
          </w:tcPr>
          <w:p w14:paraId="42937ADD"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2EDD3BB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47320BD9" w14:textId="77777777" w:rsidTr="003C0924">
        <w:trPr>
          <w:trHeight w:hRule="exact" w:val="255"/>
        </w:trPr>
        <w:tc>
          <w:tcPr>
            <w:tcW w:w="2235" w:type="dxa"/>
            <w:shd w:val="clear" w:color="auto" w:fill="E0E0E0"/>
            <w:vAlign w:val="bottom"/>
          </w:tcPr>
          <w:p w14:paraId="3A5DF4FE"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418C875F" w14:textId="77777777" w:rsidR="00CB4BEB" w:rsidRPr="00E8675F" w:rsidRDefault="00CB4BEB" w:rsidP="003C0924">
            <w:pPr>
              <w:rPr>
                <w:rFonts w:ascii="Trebuchet MS" w:hAnsi="Trebuchet MS"/>
                <w:sz w:val="18"/>
                <w:szCs w:val="18"/>
              </w:rPr>
            </w:pPr>
            <w:r w:rsidRPr="00810AFA">
              <w:rPr>
                <w:rFonts w:ascii="Trebuchet MS" w:hAnsi="Trebuchet MS"/>
                <w:sz w:val="18"/>
                <w:szCs w:val="18"/>
              </w:rPr>
              <w:t>Miljøbeskyttelseslovens § 22 og § 28</w:t>
            </w:r>
          </w:p>
        </w:tc>
      </w:tr>
      <w:tr w:rsidR="00CB4BEB" w:rsidRPr="00341F5D" w14:paraId="66D64829" w14:textId="77777777" w:rsidTr="003C0924">
        <w:trPr>
          <w:trHeight w:hRule="exact" w:val="255"/>
        </w:trPr>
        <w:tc>
          <w:tcPr>
            <w:tcW w:w="2235" w:type="dxa"/>
            <w:shd w:val="clear" w:color="auto" w:fill="E0E0E0"/>
            <w:vAlign w:val="bottom"/>
          </w:tcPr>
          <w:p w14:paraId="65FD507B" w14:textId="77777777" w:rsidR="00CB4BEB" w:rsidRPr="002C13B3" w:rsidRDefault="00CB4BEB" w:rsidP="003C0924">
            <w:pPr>
              <w:rPr>
                <w:rFonts w:ascii="Trebuchet MS" w:hAnsi="Trebuchet MS" w:cs="Trebuchet MS"/>
                <w:sz w:val="18"/>
                <w:szCs w:val="18"/>
              </w:rPr>
            </w:pPr>
            <w:proofErr w:type="spellStart"/>
            <w:r w:rsidRPr="002C13B3">
              <w:rPr>
                <w:rFonts w:ascii="Trebuchet MS" w:hAnsi="Trebuchet MS" w:cs="Trebuchet MS"/>
                <w:sz w:val="18"/>
                <w:szCs w:val="18"/>
              </w:rPr>
              <w:t>KLE_koder</w:t>
            </w:r>
            <w:proofErr w:type="spellEnd"/>
          </w:p>
        </w:tc>
        <w:tc>
          <w:tcPr>
            <w:tcW w:w="11340" w:type="dxa"/>
            <w:shd w:val="clear" w:color="auto" w:fill="FFFFFF"/>
            <w:vAlign w:val="bottom"/>
          </w:tcPr>
          <w:p w14:paraId="420577EB" w14:textId="77777777" w:rsidR="00CB4BEB" w:rsidRPr="002C13B3" w:rsidRDefault="00CB4BEB" w:rsidP="003C0924">
            <w:pPr>
              <w:rPr>
                <w:rFonts w:ascii="Trebuchet MS" w:hAnsi="Trebuchet MS"/>
                <w:sz w:val="18"/>
                <w:szCs w:val="18"/>
              </w:rPr>
            </w:pPr>
            <w:r w:rsidRPr="00E8675F">
              <w:rPr>
                <w:rFonts w:ascii="Trebuchet MS" w:hAnsi="Trebuchet MS"/>
                <w:sz w:val="18"/>
                <w:szCs w:val="18"/>
              </w:rPr>
              <w:t>09.08, 09.08.22</w:t>
            </w:r>
          </w:p>
        </w:tc>
      </w:tr>
    </w:tbl>
    <w:p w14:paraId="459B4C46" w14:textId="77777777" w:rsidR="00CB4BEB" w:rsidRPr="00A32757" w:rsidRDefault="00CB4BEB" w:rsidP="00CB4BEB">
      <w:pPr>
        <w:pStyle w:val="Overskrift6"/>
      </w:pPr>
      <w:r>
        <w:t>5.11.4.2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3"/>
        <w:gridCol w:w="8983"/>
      </w:tblGrid>
      <w:tr w:rsidR="00CB4BEB" w:rsidRPr="0051728E" w14:paraId="19C4D303" w14:textId="77777777" w:rsidTr="003C0924">
        <w:trPr>
          <w:trHeight w:hRule="exact" w:val="255"/>
        </w:trPr>
        <w:tc>
          <w:tcPr>
            <w:tcW w:w="4503" w:type="dxa"/>
            <w:shd w:val="clear" w:color="auto" w:fill="D9D9D9"/>
            <w:vAlign w:val="bottom"/>
          </w:tcPr>
          <w:p w14:paraId="71C9EB2C"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6A4FFDB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5D533E64" w14:textId="77777777" w:rsidTr="003C0924">
        <w:trPr>
          <w:trHeight w:hRule="exact" w:val="709"/>
        </w:trPr>
        <w:tc>
          <w:tcPr>
            <w:tcW w:w="4503" w:type="dxa"/>
            <w:shd w:val="clear" w:color="auto" w:fill="E0E0E0"/>
            <w:vAlign w:val="center"/>
          </w:tcPr>
          <w:p w14:paraId="2EDFCDCB"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5AE6A4F5" w14:textId="77777777" w:rsidR="00CB4BEB" w:rsidRPr="00024C60" w:rsidRDefault="00CB4BEB" w:rsidP="003C0924">
            <w:pPr>
              <w:rPr>
                <w:rFonts w:ascii="Trebuchet MS" w:hAnsi="Trebuchet MS" w:cs="Trebuchet MS"/>
                <w:sz w:val="18"/>
                <w:szCs w:val="18"/>
              </w:rPr>
            </w:pPr>
            <w:r>
              <w:rPr>
                <w:rFonts w:ascii="Trebuchet MS" w:hAnsi="Trebuchet MS"/>
                <w:sz w:val="18"/>
                <w:szCs w:val="18"/>
              </w:rPr>
              <w:t>Dette tema skal laves</w:t>
            </w:r>
            <w:r w:rsidRPr="00810AFA">
              <w:rPr>
                <w:rFonts w:ascii="Trebuchet MS" w:hAnsi="Trebuchet MS"/>
                <w:sz w:val="18"/>
                <w:szCs w:val="18"/>
              </w:rPr>
              <w:t xml:space="preserve"> på baggrund af en bufferanalyse ud fra GEUS indv</w:t>
            </w:r>
            <w:r>
              <w:rPr>
                <w:rFonts w:ascii="Trebuchet MS" w:hAnsi="Trebuchet MS"/>
                <w:sz w:val="18"/>
                <w:szCs w:val="18"/>
              </w:rPr>
              <w:t>i</w:t>
            </w:r>
            <w:r w:rsidRPr="00810AFA">
              <w:rPr>
                <w:rFonts w:ascii="Trebuchet MS" w:hAnsi="Trebuchet MS"/>
                <w:sz w:val="18"/>
                <w:szCs w:val="18"/>
              </w:rPr>
              <w:t>ndingsboringspunkter</w:t>
            </w:r>
            <w:r>
              <w:rPr>
                <w:rFonts w:ascii="Trebuchet MS" w:hAnsi="Trebuchet MS"/>
                <w:sz w:val="18"/>
                <w:szCs w:val="18"/>
              </w:rPr>
              <w:t>. Beskyttelseszoner er ikke nødvendigvis en cirkel-buffer, men kan fastlægges ud fra en konkret vurdering f.eks. ud fra konkret viden om grundvandsdannede områder mv.</w:t>
            </w:r>
          </w:p>
        </w:tc>
      </w:tr>
      <w:tr w:rsidR="00CB4BEB" w:rsidRPr="0051728E" w14:paraId="004488F7" w14:textId="77777777" w:rsidTr="003C0924">
        <w:trPr>
          <w:trHeight w:hRule="exact" w:val="255"/>
        </w:trPr>
        <w:tc>
          <w:tcPr>
            <w:tcW w:w="4503" w:type="dxa"/>
            <w:shd w:val="clear" w:color="auto" w:fill="E0E0E0"/>
            <w:vAlign w:val="bottom"/>
          </w:tcPr>
          <w:p w14:paraId="5D8D780A"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1742FF3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300m og 150m type og mulighed for en gyldighed fra og til dato.</w:t>
            </w:r>
          </w:p>
        </w:tc>
      </w:tr>
      <w:tr w:rsidR="00CB4BEB" w:rsidRPr="0051728E" w14:paraId="0DBD2466" w14:textId="77777777" w:rsidTr="003C0924">
        <w:trPr>
          <w:trHeight w:hRule="exact" w:val="255"/>
        </w:trPr>
        <w:tc>
          <w:tcPr>
            <w:tcW w:w="4503" w:type="dxa"/>
            <w:shd w:val="clear" w:color="auto" w:fill="E0E0E0"/>
            <w:vAlign w:val="bottom"/>
          </w:tcPr>
          <w:p w14:paraId="60472BD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256AD01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0,094 ha</w:t>
            </w:r>
          </w:p>
        </w:tc>
      </w:tr>
      <w:tr w:rsidR="00CB4BEB" w:rsidRPr="0051728E" w14:paraId="29E31731" w14:textId="77777777" w:rsidTr="003C0924">
        <w:trPr>
          <w:trHeight w:hRule="exact" w:val="255"/>
        </w:trPr>
        <w:tc>
          <w:tcPr>
            <w:tcW w:w="4503" w:type="dxa"/>
            <w:shd w:val="clear" w:color="auto" w:fill="E0E0E0"/>
            <w:vAlign w:val="bottom"/>
          </w:tcPr>
          <w:p w14:paraId="2C2A191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6610B455" w14:textId="77777777" w:rsidR="00CB4BEB" w:rsidRPr="00024C60" w:rsidRDefault="00CB4BEB" w:rsidP="003C0924">
            <w:pPr>
              <w:rPr>
                <w:rFonts w:ascii="Trebuchet MS" w:hAnsi="Trebuchet MS" w:cs="Trebuchet MS"/>
                <w:sz w:val="18"/>
                <w:szCs w:val="18"/>
              </w:rPr>
            </w:pPr>
          </w:p>
        </w:tc>
      </w:tr>
      <w:tr w:rsidR="00CB4BEB" w:rsidRPr="0051728E" w14:paraId="266AEE3F" w14:textId="77777777" w:rsidTr="003C0924">
        <w:trPr>
          <w:trHeight w:hRule="exact" w:val="255"/>
        </w:trPr>
        <w:tc>
          <w:tcPr>
            <w:tcW w:w="4503" w:type="dxa"/>
            <w:shd w:val="clear" w:color="auto" w:fill="E0E0E0"/>
            <w:vAlign w:val="bottom"/>
          </w:tcPr>
          <w:p w14:paraId="07FD856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23F26DCC"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r w:rsidR="00CB4BEB" w:rsidRPr="0051728E" w14:paraId="43183F0F" w14:textId="77777777" w:rsidTr="003C0924">
        <w:trPr>
          <w:trHeight w:hRule="exact" w:val="255"/>
        </w:trPr>
        <w:tc>
          <w:tcPr>
            <w:tcW w:w="4503" w:type="dxa"/>
            <w:shd w:val="clear" w:color="auto" w:fill="E0E0E0"/>
            <w:vAlign w:val="bottom"/>
          </w:tcPr>
          <w:p w14:paraId="6F42B72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6D7881C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1437F519" w14:textId="77777777" w:rsidR="00CB4BEB" w:rsidRPr="00A32757" w:rsidRDefault="00CB4BEB" w:rsidP="00CB4BEB">
      <w:pPr>
        <w:pStyle w:val="Overskrift6"/>
      </w:pPr>
      <w:r>
        <w:t>5.11.4.3 Kodelister</w:t>
      </w:r>
    </w:p>
    <w:p w14:paraId="41C280F8" w14:textId="77777777" w:rsidR="00CB4BEB" w:rsidRPr="003F4D5A" w:rsidRDefault="00CB4BEB" w:rsidP="00CB4BEB">
      <w:pPr>
        <w:autoSpaceDE w:val="0"/>
        <w:autoSpaceDN w:val="0"/>
        <w:adjustRightInd w:val="0"/>
        <w:rPr>
          <w:rFonts w:ascii="Trebuchet MS" w:hAnsi="Trebuchet MS" w:cs="Trebuchet MS"/>
          <w:sz w:val="19"/>
          <w:szCs w:val="19"/>
        </w:rPr>
      </w:pPr>
      <w:r w:rsidRPr="003F4D5A">
        <w:rPr>
          <w:rFonts w:ascii="Trebuchet MS" w:hAnsi="Trebuchet MS" w:cs="Trebuchet MS"/>
          <w:sz w:val="19"/>
          <w:szCs w:val="19"/>
        </w:rPr>
        <w:t>Kodelisterne fungerer som oversættelser mellem anvendte kodeværdier og de matchende forklarende tekster.</w:t>
      </w:r>
    </w:p>
    <w:p w14:paraId="5DDA8F78" w14:textId="77777777" w:rsidR="00CB4BEB" w:rsidRPr="00A32757" w:rsidRDefault="00CB4BEB" w:rsidP="00CB4BEB">
      <w:pPr>
        <w:pStyle w:val="Overskrift7"/>
      </w:pPr>
      <w:r>
        <w:lastRenderedPageBreak/>
        <w:t>5.11.4.3</w:t>
      </w:r>
      <w:r w:rsidRPr="00A32757">
        <w:t>.</w:t>
      </w:r>
      <w:r>
        <w:t>1</w:t>
      </w:r>
      <w:r w:rsidRPr="00A32757">
        <w:t xml:space="preserve"> </w:t>
      </w:r>
      <w:r>
        <w:t xml:space="preserve">  6003 </w:t>
      </w:r>
      <w:proofErr w:type="spellStart"/>
      <w:r>
        <w:t>Zone_type</w:t>
      </w:r>
      <w:proofErr w:type="spellEnd"/>
      <w:r>
        <w:t xml:space="preserve"> (</w:t>
      </w:r>
      <w:r w:rsidRPr="004D056C">
        <w:t>d_6003_zone_type</w:t>
      </w:r>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68"/>
        <w:gridCol w:w="2551"/>
        <w:gridCol w:w="1418"/>
        <w:gridCol w:w="7938"/>
      </w:tblGrid>
      <w:tr w:rsidR="00CB4BEB" w:rsidRPr="0051728E" w14:paraId="2281DCDC" w14:textId="77777777" w:rsidTr="003C0924">
        <w:trPr>
          <w:trHeight w:hRule="exact" w:val="255"/>
        </w:trPr>
        <w:tc>
          <w:tcPr>
            <w:tcW w:w="1668" w:type="dxa"/>
            <w:tcBorders>
              <w:bottom w:val="single" w:sz="4" w:space="0" w:color="auto"/>
            </w:tcBorders>
            <w:shd w:val="clear" w:color="auto" w:fill="D9D9D9"/>
            <w:vAlign w:val="bottom"/>
          </w:tcPr>
          <w:p w14:paraId="24BEE595" w14:textId="77777777" w:rsidR="00CB4BEB" w:rsidRPr="00764E2C" w:rsidRDefault="00CB4BEB" w:rsidP="003C0924">
            <w:pPr>
              <w:rPr>
                <w:rFonts w:ascii="Trebuchet MS" w:hAnsi="Trebuchet MS" w:cs="Trebuchet MS"/>
                <w:b/>
                <w:bCs/>
                <w:sz w:val="18"/>
                <w:szCs w:val="18"/>
              </w:rPr>
            </w:pPr>
            <w:proofErr w:type="spellStart"/>
            <w:r w:rsidRPr="00764E2C">
              <w:rPr>
                <w:rFonts w:ascii="Trebuchet MS" w:hAnsi="Trebuchet MS" w:cs="Trebuchet MS"/>
                <w:b/>
                <w:bCs/>
                <w:sz w:val="18"/>
                <w:szCs w:val="18"/>
              </w:rPr>
              <w:t>zone</w:t>
            </w:r>
            <w:r>
              <w:rPr>
                <w:rFonts w:ascii="Trebuchet MS" w:hAnsi="Trebuchet MS" w:cs="Trebuchet MS"/>
                <w:b/>
                <w:bCs/>
                <w:sz w:val="18"/>
                <w:szCs w:val="18"/>
              </w:rPr>
              <w:t>_</w:t>
            </w:r>
            <w:r w:rsidRPr="00764E2C">
              <w:rPr>
                <w:rFonts w:ascii="Trebuchet MS" w:hAnsi="Trebuchet MS" w:cs="Trebuchet MS"/>
                <w:b/>
                <w:bCs/>
                <w:sz w:val="18"/>
                <w:szCs w:val="18"/>
              </w:rPr>
              <w:t>type_kode</w:t>
            </w:r>
            <w:proofErr w:type="spellEnd"/>
          </w:p>
        </w:tc>
        <w:tc>
          <w:tcPr>
            <w:tcW w:w="2551" w:type="dxa"/>
            <w:tcBorders>
              <w:bottom w:val="single" w:sz="4" w:space="0" w:color="auto"/>
            </w:tcBorders>
            <w:shd w:val="clear" w:color="auto" w:fill="D9D9D9"/>
            <w:vAlign w:val="bottom"/>
          </w:tcPr>
          <w:p w14:paraId="4A7A49B0" w14:textId="77777777" w:rsidR="00CB4BEB" w:rsidRPr="00764E2C" w:rsidRDefault="00CB4BEB" w:rsidP="003C0924">
            <w:pPr>
              <w:rPr>
                <w:rFonts w:ascii="Trebuchet MS" w:hAnsi="Trebuchet MS" w:cs="Trebuchet MS"/>
                <w:bCs/>
                <w:sz w:val="18"/>
                <w:szCs w:val="18"/>
              </w:rPr>
            </w:pPr>
            <w:proofErr w:type="spellStart"/>
            <w:r w:rsidRPr="00764E2C">
              <w:rPr>
                <w:rFonts w:ascii="Trebuchet MS" w:hAnsi="Trebuchet MS" w:cs="Trebuchet MS"/>
                <w:b/>
                <w:bCs/>
                <w:sz w:val="18"/>
                <w:szCs w:val="18"/>
              </w:rPr>
              <w:t>zone</w:t>
            </w:r>
            <w:r>
              <w:rPr>
                <w:rFonts w:ascii="Trebuchet MS" w:hAnsi="Trebuchet MS" w:cs="Trebuchet MS"/>
                <w:b/>
                <w:bCs/>
                <w:sz w:val="18"/>
                <w:szCs w:val="18"/>
              </w:rPr>
              <w:t>_</w:t>
            </w:r>
            <w:r w:rsidRPr="00764E2C">
              <w:rPr>
                <w:rFonts w:ascii="Trebuchet MS" w:hAnsi="Trebuchet MS" w:cs="Trebuchet MS"/>
                <w:b/>
                <w:bCs/>
                <w:sz w:val="18"/>
                <w:szCs w:val="18"/>
              </w:rPr>
              <w:t>type</w:t>
            </w:r>
            <w:proofErr w:type="spellEnd"/>
          </w:p>
        </w:tc>
        <w:tc>
          <w:tcPr>
            <w:tcW w:w="1418" w:type="dxa"/>
            <w:tcBorders>
              <w:bottom w:val="single" w:sz="4" w:space="0" w:color="auto"/>
            </w:tcBorders>
            <w:shd w:val="clear" w:color="auto" w:fill="D9D9D9"/>
            <w:vAlign w:val="bottom"/>
          </w:tcPr>
          <w:p w14:paraId="5069C67E"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7938" w:type="dxa"/>
            <w:tcBorders>
              <w:bottom w:val="single" w:sz="4" w:space="0" w:color="auto"/>
            </w:tcBorders>
            <w:shd w:val="clear" w:color="auto" w:fill="D9D9D9"/>
            <w:vAlign w:val="bottom"/>
          </w:tcPr>
          <w:p w14:paraId="04F0BCA6" w14:textId="77777777" w:rsidR="00CB4BEB" w:rsidRPr="00764E2C" w:rsidRDefault="00CB4BEB" w:rsidP="003C0924">
            <w:pPr>
              <w:rPr>
                <w:rFonts w:ascii="Trebuchet MS" w:hAnsi="Trebuchet MS" w:cs="Trebuchet MS"/>
                <w:b/>
                <w:bCs/>
                <w:sz w:val="18"/>
                <w:szCs w:val="18"/>
              </w:rPr>
            </w:pPr>
            <w:r w:rsidRPr="00764E2C">
              <w:rPr>
                <w:rFonts w:ascii="Trebuchet MS" w:hAnsi="Trebuchet MS" w:cs="Trebuchet MS"/>
                <w:b/>
                <w:bCs/>
                <w:sz w:val="18"/>
                <w:szCs w:val="18"/>
              </w:rPr>
              <w:t>Begrebsdefinition</w:t>
            </w:r>
          </w:p>
        </w:tc>
      </w:tr>
      <w:tr w:rsidR="00CB4BEB" w:rsidRPr="0051728E" w14:paraId="66D7A397" w14:textId="77777777" w:rsidTr="003C0924">
        <w:trPr>
          <w:trHeight w:hRule="exact" w:val="510"/>
        </w:trPr>
        <w:tc>
          <w:tcPr>
            <w:tcW w:w="1668" w:type="dxa"/>
            <w:tcBorders>
              <w:top w:val="single" w:sz="4" w:space="0" w:color="auto"/>
              <w:left w:val="single" w:sz="4" w:space="0" w:color="auto"/>
              <w:bottom w:val="single" w:sz="4" w:space="0" w:color="auto"/>
              <w:right w:val="single" w:sz="4" w:space="0" w:color="auto"/>
            </w:tcBorders>
            <w:shd w:val="clear" w:color="auto" w:fill="D9D9D9"/>
            <w:vAlign w:val="center"/>
          </w:tcPr>
          <w:p w14:paraId="6B02B25F" w14:textId="77777777" w:rsidR="00CB4BEB" w:rsidRPr="00764E2C" w:rsidRDefault="00CB4BEB" w:rsidP="003C0924">
            <w:pPr>
              <w:jc w:val="center"/>
              <w:rPr>
                <w:rFonts w:ascii="Trebuchet MS" w:hAnsi="Trebuchet MS"/>
                <w:sz w:val="18"/>
                <w:szCs w:val="18"/>
              </w:rPr>
            </w:pPr>
            <w:r>
              <w:rPr>
                <w:rFonts w:ascii="Trebuchet MS" w:hAnsi="Trebuchet MS"/>
                <w:sz w:val="18"/>
                <w:szCs w:val="18"/>
              </w:rPr>
              <w:t>300</w:t>
            </w:r>
          </w:p>
        </w:tc>
        <w:tc>
          <w:tcPr>
            <w:tcW w:w="2551" w:type="dxa"/>
            <w:tcBorders>
              <w:top w:val="single" w:sz="4" w:space="0" w:color="auto"/>
              <w:left w:val="single" w:sz="4" w:space="0" w:color="auto"/>
              <w:bottom w:val="single" w:sz="4" w:space="0" w:color="auto"/>
            </w:tcBorders>
            <w:shd w:val="clear" w:color="auto" w:fill="FFFFFF"/>
            <w:vAlign w:val="center"/>
          </w:tcPr>
          <w:p w14:paraId="6181C72B" w14:textId="77777777" w:rsidR="00CB4BEB" w:rsidRPr="00764E2C" w:rsidRDefault="00CB4BEB" w:rsidP="003C0924">
            <w:pPr>
              <w:rPr>
                <w:rFonts w:ascii="Trebuchet MS" w:hAnsi="Trebuchet MS"/>
                <w:sz w:val="18"/>
                <w:szCs w:val="18"/>
              </w:rPr>
            </w:pPr>
            <w:r w:rsidRPr="00764E2C">
              <w:rPr>
                <w:rFonts w:ascii="Trebuchet MS" w:hAnsi="Trebuchet MS"/>
                <w:sz w:val="18"/>
                <w:szCs w:val="18"/>
              </w:rPr>
              <w:t>Drikkevandsboring (300m)</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4AC2A2B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938" w:type="dxa"/>
            <w:tcBorders>
              <w:top w:val="single" w:sz="4" w:space="0" w:color="auto"/>
              <w:left w:val="single" w:sz="4" w:space="0" w:color="auto"/>
              <w:bottom w:val="single" w:sz="4" w:space="0" w:color="auto"/>
            </w:tcBorders>
            <w:shd w:val="clear" w:color="auto" w:fill="FFFFFF"/>
            <w:vAlign w:val="bottom"/>
          </w:tcPr>
          <w:p w14:paraId="27EA6955" w14:textId="77777777" w:rsidR="00CB4BEB" w:rsidRPr="00764E2C" w:rsidRDefault="00CB4BEB" w:rsidP="003C0924">
            <w:pPr>
              <w:rPr>
                <w:rFonts w:ascii="Trebuchet MS" w:hAnsi="Trebuchet MS" w:cs="Trebuchet MS"/>
                <w:sz w:val="18"/>
                <w:szCs w:val="18"/>
              </w:rPr>
            </w:pPr>
            <w:r>
              <w:rPr>
                <w:rFonts w:ascii="Trebuchet MS" w:hAnsi="Trebuchet MS" w:cs="Trebuchet MS"/>
                <w:sz w:val="18"/>
                <w:szCs w:val="18"/>
              </w:rPr>
              <w:t>Vandindvindings boring, der benyttes til helt eller delvis benyttes til drikkevand - eller til noget der skal have drikkevandskvalitet.</w:t>
            </w:r>
          </w:p>
        </w:tc>
      </w:tr>
      <w:tr w:rsidR="00CB4BEB" w:rsidRPr="0051728E" w14:paraId="2DA6205E" w14:textId="77777777" w:rsidTr="003C0924">
        <w:trPr>
          <w:trHeight w:hRule="exact" w:val="510"/>
        </w:trPr>
        <w:tc>
          <w:tcPr>
            <w:tcW w:w="1668" w:type="dxa"/>
            <w:tcBorders>
              <w:top w:val="single" w:sz="4" w:space="0" w:color="auto"/>
              <w:left w:val="single" w:sz="4" w:space="0" w:color="auto"/>
              <w:bottom w:val="single" w:sz="4" w:space="0" w:color="auto"/>
              <w:right w:val="single" w:sz="4" w:space="0" w:color="auto"/>
            </w:tcBorders>
            <w:shd w:val="clear" w:color="auto" w:fill="D9D9D9"/>
            <w:vAlign w:val="center"/>
          </w:tcPr>
          <w:p w14:paraId="79ABBD28" w14:textId="77777777" w:rsidR="00CB4BEB" w:rsidRPr="00764E2C" w:rsidRDefault="00CB4BEB" w:rsidP="003C0924">
            <w:pPr>
              <w:jc w:val="center"/>
              <w:rPr>
                <w:rFonts w:ascii="Trebuchet MS" w:hAnsi="Trebuchet MS"/>
                <w:sz w:val="18"/>
                <w:szCs w:val="18"/>
              </w:rPr>
            </w:pPr>
            <w:r>
              <w:rPr>
                <w:rFonts w:ascii="Trebuchet MS" w:hAnsi="Trebuchet MS"/>
                <w:sz w:val="18"/>
                <w:szCs w:val="18"/>
              </w:rPr>
              <w:t>150</w:t>
            </w:r>
          </w:p>
        </w:tc>
        <w:tc>
          <w:tcPr>
            <w:tcW w:w="2551" w:type="dxa"/>
            <w:tcBorders>
              <w:top w:val="single" w:sz="4" w:space="0" w:color="auto"/>
              <w:left w:val="single" w:sz="4" w:space="0" w:color="auto"/>
              <w:bottom w:val="single" w:sz="4" w:space="0" w:color="auto"/>
            </w:tcBorders>
            <w:shd w:val="clear" w:color="auto" w:fill="FFFFFF"/>
            <w:vAlign w:val="center"/>
          </w:tcPr>
          <w:p w14:paraId="4C84978C" w14:textId="77777777" w:rsidR="00CB4BEB" w:rsidRPr="00764E2C" w:rsidRDefault="00CB4BEB" w:rsidP="003C0924">
            <w:pPr>
              <w:rPr>
                <w:rFonts w:ascii="Trebuchet MS" w:hAnsi="Trebuchet MS"/>
                <w:sz w:val="18"/>
                <w:szCs w:val="18"/>
              </w:rPr>
            </w:pPr>
            <w:r w:rsidRPr="00764E2C">
              <w:rPr>
                <w:rFonts w:ascii="Trebuchet MS" w:hAnsi="Trebuchet MS"/>
                <w:sz w:val="18"/>
                <w:szCs w:val="18"/>
              </w:rPr>
              <w:t>Anden boring (150m)</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15B6C4F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938" w:type="dxa"/>
            <w:tcBorders>
              <w:top w:val="single" w:sz="4" w:space="0" w:color="auto"/>
              <w:left w:val="single" w:sz="4" w:space="0" w:color="auto"/>
              <w:bottom w:val="single" w:sz="4" w:space="0" w:color="auto"/>
            </w:tcBorders>
            <w:shd w:val="clear" w:color="auto" w:fill="FFFFFF"/>
            <w:vAlign w:val="center"/>
          </w:tcPr>
          <w:p w14:paraId="1FAF92F9" w14:textId="77777777" w:rsidR="00CB4BEB" w:rsidRPr="00764E2C" w:rsidRDefault="00CB4BEB" w:rsidP="003C0924">
            <w:pPr>
              <w:rPr>
                <w:rFonts w:ascii="Trebuchet MS" w:hAnsi="Trebuchet MS" w:cs="Trebuchet MS"/>
                <w:sz w:val="18"/>
                <w:szCs w:val="18"/>
              </w:rPr>
            </w:pPr>
            <w:r>
              <w:rPr>
                <w:rFonts w:ascii="Trebuchet MS" w:hAnsi="Trebuchet MS" w:cs="Trebuchet MS"/>
                <w:sz w:val="18"/>
                <w:szCs w:val="18"/>
              </w:rPr>
              <w:t>Vandindvindingsboring, der ikke benyttes til drikkevand eller til noget der skal have drikkevandskvalitet.</w:t>
            </w:r>
          </w:p>
        </w:tc>
      </w:tr>
      <w:tr w:rsidR="00CB4BEB" w:rsidRPr="00E474ED" w14:paraId="4C08AA40" w14:textId="77777777" w:rsidTr="003C0924">
        <w:trPr>
          <w:trHeight w:hRule="exact" w:val="488"/>
        </w:trPr>
        <w:tc>
          <w:tcPr>
            <w:tcW w:w="1668" w:type="dxa"/>
            <w:tcBorders>
              <w:top w:val="single" w:sz="4" w:space="0" w:color="auto"/>
              <w:left w:val="single" w:sz="4" w:space="0" w:color="auto"/>
              <w:bottom w:val="single" w:sz="4" w:space="0" w:color="auto"/>
              <w:right w:val="single" w:sz="4" w:space="0" w:color="auto"/>
            </w:tcBorders>
            <w:shd w:val="clear" w:color="auto" w:fill="D9D9D9"/>
            <w:vAlign w:val="center"/>
          </w:tcPr>
          <w:p w14:paraId="59347BAE" w14:textId="77777777" w:rsidR="00CB4BEB" w:rsidRPr="00E07F24" w:rsidRDefault="00CB4BEB" w:rsidP="003C0924">
            <w:pPr>
              <w:jc w:val="center"/>
              <w:rPr>
                <w:rFonts w:ascii="Trebuchet MS" w:hAnsi="Trebuchet MS"/>
                <w:sz w:val="18"/>
                <w:szCs w:val="18"/>
              </w:rPr>
            </w:pPr>
            <w:r w:rsidRPr="00E07F24">
              <w:rPr>
                <w:rFonts w:ascii="Trebuchet MS" w:hAnsi="Trebuchet MS"/>
                <w:sz w:val="18"/>
                <w:szCs w:val="18"/>
              </w:rPr>
              <w:t>50</w:t>
            </w:r>
          </w:p>
        </w:tc>
        <w:tc>
          <w:tcPr>
            <w:tcW w:w="2551" w:type="dxa"/>
            <w:tcBorders>
              <w:top w:val="single" w:sz="4" w:space="0" w:color="auto"/>
              <w:left w:val="single" w:sz="4" w:space="0" w:color="auto"/>
              <w:bottom w:val="single" w:sz="4" w:space="0" w:color="auto"/>
            </w:tcBorders>
            <w:shd w:val="clear" w:color="auto" w:fill="FFFFFF"/>
            <w:vAlign w:val="center"/>
          </w:tcPr>
          <w:p w14:paraId="4D79B1A1" w14:textId="77777777" w:rsidR="00CB4BEB" w:rsidRPr="00E07F24" w:rsidRDefault="00CB4BEB" w:rsidP="003C0924">
            <w:pPr>
              <w:rPr>
                <w:rFonts w:ascii="Trebuchet MS" w:hAnsi="Trebuchet MS"/>
                <w:sz w:val="18"/>
                <w:szCs w:val="18"/>
              </w:rPr>
            </w:pPr>
            <w:r w:rsidRPr="00E07F24">
              <w:rPr>
                <w:rFonts w:ascii="Trebuchet MS" w:hAnsi="Trebuchet MS"/>
                <w:sz w:val="18"/>
                <w:szCs w:val="18"/>
              </w:rPr>
              <w:t>Almen vandforsyningsboring (50m)</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50A04B2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938" w:type="dxa"/>
            <w:tcBorders>
              <w:top w:val="single" w:sz="4" w:space="0" w:color="auto"/>
              <w:left w:val="single" w:sz="4" w:space="0" w:color="auto"/>
              <w:bottom w:val="single" w:sz="4" w:space="0" w:color="auto"/>
            </w:tcBorders>
            <w:shd w:val="clear" w:color="auto" w:fill="FFFFFF"/>
            <w:vAlign w:val="center"/>
          </w:tcPr>
          <w:p w14:paraId="306FCC98" w14:textId="77777777" w:rsidR="00CB4BEB" w:rsidRPr="00E07F24" w:rsidRDefault="00CB4BEB" w:rsidP="003C0924">
            <w:pPr>
              <w:rPr>
                <w:rFonts w:ascii="Trebuchet MS" w:hAnsi="Trebuchet MS"/>
                <w:sz w:val="18"/>
                <w:szCs w:val="18"/>
              </w:rPr>
            </w:pPr>
            <w:r w:rsidRPr="00E07F24">
              <w:rPr>
                <w:rFonts w:ascii="Trebuchet MS" w:hAnsi="Trebuchet MS"/>
                <w:sz w:val="18"/>
                <w:szCs w:val="18"/>
              </w:rPr>
              <w:t>50 m zoner om almen vandforsyningsboring.</w:t>
            </w:r>
          </w:p>
        </w:tc>
      </w:tr>
      <w:tr w:rsidR="00CB4BEB" w:rsidRPr="00A30AE4" w14:paraId="7F38665F" w14:textId="77777777" w:rsidTr="003C0924">
        <w:trPr>
          <w:trHeight w:hRule="exact" w:val="485"/>
        </w:trPr>
        <w:tc>
          <w:tcPr>
            <w:tcW w:w="1668" w:type="dxa"/>
            <w:tcBorders>
              <w:top w:val="single" w:sz="4" w:space="0" w:color="auto"/>
              <w:left w:val="single" w:sz="4" w:space="0" w:color="auto"/>
              <w:bottom w:val="single" w:sz="4" w:space="0" w:color="auto"/>
              <w:right w:val="single" w:sz="4" w:space="0" w:color="auto"/>
            </w:tcBorders>
            <w:shd w:val="clear" w:color="auto" w:fill="D9D9D9"/>
            <w:vAlign w:val="center"/>
          </w:tcPr>
          <w:p w14:paraId="03783A96" w14:textId="77777777" w:rsidR="00CB4BEB" w:rsidRPr="00A30AE4" w:rsidRDefault="00CB4BEB" w:rsidP="003C0924">
            <w:pPr>
              <w:jc w:val="center"/>
              <w:rPr>
                <w:rFonts w:ascii="Trebuchet MS" w:hAnsi="Trebuchet MS"/>
                <w:sz w:val="18"/>
                <w:szCs w:val="18"/>
              </w:rPr>
            </w:pPr>
            <w:r w:rsidRPr="00A30AE4">
              <w:rPr>
                <w:rFonts w:ascii="Trebuchet MS" w:hAnsi="Trebuchet MS"/>
                <w:sz w:val="18"/>
                <w:szCs w:val="18"/>
              </w:rPr>
              <w:t>25</w:t>
            </w:r>
          </w:p>
        </w:tc>
        <w:tc>
          <w:tcPr>
            <w:tcW w:w="2551" w:type="dxa"/>
            <w:tcBorders>
              <w:top w:val="single" w:sz="4" w:space="0" w:color="auto"/>
              <w:left w:val="single" w:sz="4" w:space="0" w:color="auto"/>
              <w:bottom w:val="single" w:sz="4" w:space="0" w:color="auto"/>
            </w:tcBorders>
            <w:shd w:val="clear" w:color="auto" w:fill="FFFFFF"/>
            <w:vAlign w:val="center"/>
          </w:tcPr>
          <w:p w14:paraId="366C3E18" w14:textId="77777777" w:rsidR="00CB4BEB" w:rsidRPr="00A30AE4" w:rsidRDefault="00CB4BEB" w:rsidP="003C0924">
            <w:pPr>
              <w:rPr>
                <w:rFonts w:ascii="Trebuchet MS" w:hAnsi="Trebuchet MS"/>
                <w:sz w:val="18"/>
                <w:szCs w:val="18"/>
              </w:rPr>
            </w:pPr>
            <w:r w:rsidRPr="00A30AE4">
              <w:rPr>
                <w:rFonts w:ascii="Trebuchet MS" w:hAnsi="Trebuchet MS"/>
                <w:sz w:val="18"/>
                <w:szCs w:val="18"/>
              </w:rPr>
              <w:t>Almen vandforsyningsboring (25m)</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719701FF"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938" w:type="dxa"/>
            <w:tcBorders>
              <w:top w:val="single" w:sz="4" w:space="0" w:color="auto"/>
              <w:left w:val="single" w:sz="4" w:space="0" w:color="auto"/>
              <w:bottom w:val="single" w:sz="4" w:space="0" w:color="auto"/>
            </w:tcBorders>
            <w:shd w:val="clear" w:color="auto" w:fill="FFFFFF"/>
            <w:vAlign w:val="center"/>
          </w:tcPr>
          <w:p w14:paraId="49348753" w14:textId="77777777" w:rsidR="00CB4BEB" w:rsidRPr="00A30AE4" w:rsidRDefault="00CB4BEB" w:rsidP="003C0924">
            <w:pPr>
              <w:rPr>
                <w:rFonts w:ascii="Trebuchet MS" w:hAnsi="Trebuchet MS"/>
                <w:sz w:val="18"/>
                <w:szCs w:val="18"/>
              </w:rPr>
            </w:pPr>
            <w:r w:rsidRPr="00A30AE4">
              <w:rPr>
                <w:rFonts w:ascii="Trebuchet MS" w:hAnsi="Trebuchet MS"/>
                <w:sz w:val="18"/>
                <w:szCs w:val="18"/>
              </w:rPr>
              <w:t>25 m zoner om almen vandforsyningsboring.</w:t>
            </w:r>
          </w:p>
        </w:tc>
      </w:tr>
      <w:tr w:rsidR="00CB4BEB" w:rsidRPr="00E474ED" w14:paraId="68D66EDA" w14:textId="77777777" w:rsidTr="003C0924">
        <w:trPr>
          <w:trHeight w:hRule="exact" w:val="488"/>
        </w:trPr>
        <w:tc>
          <w:tcPr>
            <w:tcW w:w="1668" w:type="dxa"/>
            <w:tcBorders>
              <w:top w:val="single" w:sz="4" w:space="0" w:color="auto"/>
              <w:left w:val="single" w:sz="4" w:space="0" w:color="auto"/>
              <w:bottom w:val="single" w:sz="4" w:space="0" w:color="auto"/>
              <w:right w:val="single" w:sz="4" w:space="0" w:color="auto"/>
            </w:tcBorders>
            <w:shd w:val="clear" w:color="auto" w:fill="D9D9D9"/>
            <w:vAlign w:val="center"/>
          </w:tcPr>
          <w:p w14:paraId="31BC47F1" w14:textId="77777777" w:rsidR="00CB4BEB" w:rsidRPr="00E07F24" w:rsidRDefault="00CB4BEB" w:rsidP="003C0924">
            <w:pPr>
              <w:jc w:val="center"/>
              <w:rPr>
                <w:rFonts w:ascii="Trebuchet MS" w:hAnsi="Trebuchet MS"/>
                <w:sz w:val="18"/>
                <w:szCs w:val="18"/>
              </w:rPr>
            </w:pPr>
            <w:r w:rsidRPr="00E07F24">
              <w:rPr>
                <w:rFonts w:ascii="Trebuchet MS" w:hAnsi="Trebuchet MS"/>
                <w:sz w:val="18"/>
                <w:szCs w:val="18"/>
              </w:rPr>
              <w:t>10</w:t>
            </w:r>
          </w:p>
        </w:tc>
        <w:tc>
          <w:tcPr>
            <w:tcW w:w="2551" w:type="dxa"/>
            <w:tcBorders>
              <w:top w:val="single" w:sz="4" w:space="0" w:color="auto"/>
              <w:left w:val="single" w:sz="4" w:space="0" w:color="auto"/>
              <w:bottom w:val="single" w:sz="4" w:space="0" w:color="auto"/>
            </w:tcBorders>
            <w:shd w:val="clear" w:color="auto" w:fill="FFFFFF"/>
            <w:vAlign w:val="center"/>
          </w:tcPr>
          <w:p w14:paraId="1F20C517" w14:textId="77777777" w:rsidR="00CB4BEB" w:rsidRPr="00E07F24" w:rsidRDefault="00CB4BEB" w:rsidP="003C0924">
            <w:pPr>
              <w:rPr>
                <w:rFonts w:ascii="Trebuchet MS" w:hAnsi="Trebuchet MS"/>
                <w:sz w:val="18"/>
                <w:szCs w:val="18"/>
              </w:rPr>
            </w:pPr>
            <w:r w:rsidRPr="00E07F24">
              <w:rPr>
                <w:rFonts w:ascii="Trebuchet MS" w:hAnsi="Trebuchet MS"/>
                <w:sz w:val="18"/>
                <w:szCs w:val="18"/>
              </w:rPr>
              <w:t>Almen vandforsyningsboring (10m)</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4735C358"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938" w:type="dxa"/>
            <w:tcBorders>
              <w:top w:val="single" w:sz="4" w:space="0" w:color="auto"/>
              <w:left w:val="single" w:sz="4" w:space="0" w:color="auto"/>
              <w:bottom w:val="single" w:sz="4" w:space="0" w:color="auto"/>
            </w:tcBorders>
            <w:shd w:val="clear" w:color="auto" w:fill="FFFFFF"/>
            <w:vAlign w:val="center"/>
          </w:tcPr>
          <w:p w14:paraId="7493E573" w14:textId="77777777" w:rsidR="00CB4BEB" w:rsidRPr="00E07F24" w:rsidRDefault="00CB4BEB" w:rsidP="003C0924">
            <w:pPr>
              <w:rPr>
                <w:rFonts w:ascii="Trebuchet MS" w:hAnsi="Trebuchet MS"/>
                <w:sz w:val="18"/>
                <w:szCs w:val="18"/>
              </w:rPr>
            </w:pPr>
            <w:r w:rsidRPr="00E07F24">
              <w:rPr>
                <w:rFonts w:ascii="Trebuchet MS" w:hAnsi="Trebuchet MS"/>
                <w:sz w:val="18"/>
                <w:szCs w:val="18"/>
              </w:rPr>
              <w:t>10 m zoner</w:t>
            </w:r>
          </w:p>
        </w:tc>
      </w:tr>
      <w:tr w:rsidR="00CB4BEB" w:rsidRPr="0051728E" w14:paraId="438095E8" w14:textId="77777777" w:rsidTr="003C0924">
        <w:trPr>
          <w:trHeight w:hRule="exact" w:val="255"/>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056787A0" w14:textId="77777777" w:rsidR="00CB4BEB" w:rsidRDefault="00CB4BEB" w:rsidP="003C0924">
            <w:pPr>
              <w:jc w:val="center"/>
              <w:rPr>
                <w:rFonts w:ascii="Trebuchet MS" w:hAnsi="Trebuchet MS"/>
                <w:sz w:val="18"/>
                <w:szCs w:val="18"/>
              </w:rPr>
            </w:pPr>
            <w:r>
              <w:rPr>
                <w:rFonts w:ascii="Trebuchet MS" w:hAnsi="Trebuchet MS"/>
                <w:sz w:val="18"/>
                <w:szCs w:val="18"/>
              </w:rPr>
              <w:t>1</w:t>
            </w:r>
          </w:p>
        </w:tc>
        <w:tc>
          <w:tcPr>
            <w:tcW w:w="2551" w:type="dxa"/>
            <w:tcBorders>
              <w:top w:val="single" w:sz="4" w:space="0" w:color="auto"/>
              <w:left w:val="single" w:sz="4" w:space="0" w:color="auto"/>
              <w:bottom w:val="single" w:sz="4" w:space="0" w:color="auto"/>
            </w:tcBorders>
            <w:shd w:val="clear" w:color="auto" w:fill="FFFFFF"/>
            <w:vAlign w:val="bottom"/>
          </w:tcPr>
          <w:p w14:paraId="6FCAC436" w14:textId="77777777" w:rsidR="00CB4BEB" w:rsidRPr="00764E2C" w:rsidRDefault="00CB4BEB" w:rsidP="003C0924">
            <w:pPr>
              <w:rPr>
                <w:rFonts w:ascii="Trebuchet MS" w:hAnsi="Trebuchet MS"/>
                <w:sz w:val="18"/>
                <w:szCs w:val="18"/>
              </w:rPr>
            </w:pPr>
            <w:r>
              <w:rPr>
                <w:rFonts w:ascii="Trebuchet MS" w:hAnsi="Trebuchet MS"/>
                <w:sz w:val="18"/>
                <w:szCs w:val="18"/>
              </w:rPr>
              <w:t>Beregnet beskyttelseszone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0D6499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938" w:type="dxa"/>
            <w:tcBorders>
              <w:top w:val="single" w:sz="4" w:space="0" w:color="auto"/>
              <w:left w:val="single" w:sz="4" w:space="0" w:color="auto"/>
              <w:bottom w:val="single" w:sz="4" w:space="0" w:color="auto"/>
            </w:tcBorders>
            <w:shd w:val="clear" w:color="auto" w:fill="FFFFFF"/>
            <w:vAlign w:val="bottom"/>
          </w:tcPr>
          <w:p w14:paraId="47D14CEA" w14:textId="77777777" w:rsidR="00CB4BEB" w:rsidRDefault="00CB4BEB" w:rsidP="003C0924">
            <w:pPr>
              <w:rPr>
                <w:rFonts w:ascii="Trebuchet MS" w:hAnsi="Trebuchet MS" w:cs="Trebuchet MS"/>
                <w:sz w:val="18"/>
                <w:szCs w:val="18"/>
              </w:rPr>
            </w:pPr>
            <w:r>
              <w:rPr>
                <w:rFonts w:ascii="Trebuchet MS" w:hAnsi="Trebuchet MS" w:cs="Trebuchet MS"/>
                <w:sz w:val="18"/>
                <w:szCs w:val="18"/>
              </w:rPr>
              <w:t>Beskyttelseszone der er beregnet</w:t>
            </w:r>
          </w:p>
        </w:tc>
      </w:tr>
    </w:tbl>
    <w:p w14:paraId="022CDACE" w14:textId="77777777" w:rsidR="003F4D5A" w:rsidRDefault="003F4D5A" w:rsidP="003F4D5A">
      <w:bookmarkStart w:id="2872" w:name="_Toc63351499"/>
    </w:p>
    <w:p w14:paraId="3703CA83" w14:textId="7F1C77CC" w:rsidR="00CB4BEB" w:rsidRDefault="00CB4BEB" w:rsidP="00CB4BEB">
      <w:pPr>
        <w:pStyle w:val="Overskrift2"/>
        <w:rPr>
          <w:kern w:val="32"/>
        </w:rPr>
      </w:pPr>
      <w:bookmarkStart w:id="2873" w:name="_Toc122436148"/>
      <w:r>
        <w:rPr>
          <w:kern w:val="32"/>
        </w:rPr>
        <w:t>5.11.5</w:t>
      </w:r>
      <w:r w:rsidRPr="00066C65">
        <w:rPr>
          <w:kern w:val="32"/>
        </w:rPr>
        <w:t xml:space="preserve"> </w:t>
      </w:r>
      <w:r>
        <w:rPr>
          <w:kern w:val="32"/>
        </w:rPr>
        <w:t>Vandværksforsyningsområder</w:t>
      </w:r>
      <w:r w:rsidRPr="00066C65">
        <w:rPr>
          <w:kern w:val="32"/>
        </w:rPr>
        <w:t xml:space="preserve"> (</w:t>
      </w:r>
      <w:r>
        <w:rPr>
          <w:kern w:val="32"/>
        </w:rPr>
        <w:t>60</w:t>
      </w:r>
      <w:r w:rsidRPr="00066C65">
        <w:rPr>
          <w:kern w:val="32"/>
        </w:rPr>
        <w:t>0</w:t>
      </w:r>
      <w:r>
        <w:rPr>
          <w:kern w:val="32"/>
        </w:rPr>
        <w:t>4</w:t>
      </w:r>
      <w:r w:rsidRPr="00066C65">
        <w:rPr>
          <w:kern w:val="32"/>
        </w:rPr>
        <w:t>)</w:t>
      </w:r>
      <w:bookmarkEnd w:id="2872"/>
      <w:bookmarkEnd w:id="2873"/>
      <w:r w:rsidRPr="007C3785">
        <w:rPr>
          <w:kern w:val="32"/>
        </w:rPr>
        <w:t xml:space="preserve"> </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7"/>
        <w:gridCol w:w="4822"/>
        <w:gridCol w:w="22"/>
        <w:gridCol w:w="1230"/>
        <w:gridCol w:w="22"/>
        <w:gridCol w:w="1334"/>
        <w:gridCol w:w="23"/>
        <w:gridCol w:w="1454"/>
        <w:gridCol w:w="11"/>
        <w:gridCol w:w="2701"/>
      </w:tblGrid>
      <w:tr w:rsidR="00CB4BEB" w:rsidRPr="0051728E" w14:paraId="5A979030" w14:textId="77777777" w:rsidTr="003C0924">
        <w:tc>
          <w:tcPr>
            <w:tcW w:w="2097" w:type="dxa"/>
            <w:tcBorders>
              <w:bottom w:val="single" w:sz="4" w:space="0" w:color="auto"/>
            </w:tcBorders>
            <w:shd w:val="clear" w:color="auto" w:fill="D9D9D9"/>
            <w:vAlign w:val="center"/>
          </w:tcPr>
          <w:p w14:paraId="277CC647"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4822" w:type="dxa"/>
            <w:tcBorders>
              <w:bottom w:val="single" w:sz="4" w:space="0" w:color="auto"/>
            </w:tcBorders>
            <w:shd w:val="clear" w:color="auto" w:fill="D9D9D9"/>
            <w:vAlign w:val="center"/>
          </w:tcPr>
          <w:p w14:paraId="78CF5E9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74" w:type="dxa"/>
            <w:gridSpan w:val="3"/>
            <w:tcBorders>
              <w:bottom w:val="single" w:sz="4" w:space="0" w:color="auto"/>
            </w:tcBorders>
            <w:shd w:val="clear" w:color="auto" w:fill="D9D9D9"/>
            <w:vAlign w:val="center"/>
          </w:tcPr>
          <w:p w14:paraId="466CCE0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7" w:type="dxa"/>
            <w:gridSpan w:val="2"/>
            <w:tcBorders>
              <w:bottom w:val="single" w:sz="4" w:space="0" w:color="auto"/>
            </w:tcBorders>
            <w:shd w:val="clear" w:color="auto" w:fill="D9D9D9"/>
            <w:vAlign w:val="center"/>
          </w:tcPr>
          <w:p w14:paraId="5728B018"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65" w:type="dxa"/>
            <w:gridSpan w:val="2"/>
            <w:tcBorders>
              <w:bottom w:val="single" w:sz="4" w:space="0" w:color="auto"/>
            </w:tcBorders>
            <w:shd w:val="clear" w:color="auto" w:fill="D9D9D9"/>
            <w:vAlign w:val="center"/>
          </w:tcPr>
          <w:p w14:paraId="4EF8627B"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29E6F9C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701" w:type="dxa"/>
            <w:tcBorders>
              <w:bottom w:val="single" w:sz="4" w:space="0" w:color="auto"/>
            </w:tcBorders>
            <w:shd w:val="clear" w:color="auto" w:fill="D9D9D9"/>
            <w:vAlign w:val="center"/>
          </w:tcPr>
          <w:p w14:paraId="1D081843"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E474ED" w14:paraId="5F5F180E" w14:textId="77777777" w:rsidTr="003C0924">
        <w:trPr>
          <w:trHeight w:hRule="exact" w:val="255"/>
        </w:trPr>
        <w:tc>
          <w:tcPr>
            <w:tcW w:w="2097" w:type="dxa"/>
            <w:tcBorders>
              <w:top w:val="single" w:sz="4" w:space="0" w:color="auto"/>
              <w:left w:val="single" w:sz="4" w:space="0" w:color="auto"/>
              <w:bottom w:val="single" w:sz="4" w:space="0" w:color="auto"/>
              <w:right w:val="single" w:sz="4" w:space="0" w:color="auto"/>
            </w:tcBorders>
            <w:shd w:val="clear" w:color="auto" w:fill="97DDBA"/>
            <w:vAlign w:val="bottom"/>
          </w:tcPr>
          <w:p w14:paraId="03837714" w14:textId="77777777" w:rsidR="00CB4BEB" w:rsidRPr="00E07F24" w:rsidRDefault="00CB4BEB" w:rsidP="003C0924">
            <w:pPr>
              <w:rPr>
                <w:rFonts w:ascii="Trebuchet MS" w:hAnsi="Trebuchet MS" w:cs="Trebuchet MS"/>
                <w:sz w:val="18"/>
                <w:szCs w:val="18"/>
              </w:rPr>
            </w:pPr>
            <w:bookmarkStart w:id="2874" w:name="OLE_LINK3"/>
            <w:bookmarkStart w:id="2875" w:name="OLE_LINK4"/>
            <w:proofErr w:type="spellStart"/>
            <w:r w:rsidRPr="00E07F24">
              <w:rPr>
                <w:rFonts w:ascii="Trebuchet MS" w:hAnsi="Trebuchet MS" w:cs="Trebuchet MS"/>
                <w:sz w:val="18"/>
                <w:szCs w:val="18"/>
              </w:rPr>
              <w:t>vandv_</w:t>
            </w:r>
            <w:bookmarkEnd w:id="2874"/>
            <w:bookmarkEnd w:id="2875"/>
            <w:r w:rsidRPr="00E07F24">
              <w:rPr>
                <w:rFonts w:ascii="Trebuchet MS" w:hAnsi="Trebuchet MS" w:cs="Trebuchet MS"/>
                <w:sz w:val="18"/>
                <w:szCs w:val="18"/>
              </w:rPr>
              <w:t>nr</w:t>
            </w:r>
            <w:proofErr w:type="spellEnd"/>
          </w:p>
        </w:tc>
        <w:tc>
          <w:tcPr>
            <w:tcW w:w="11619" w:type="dxa"/>
            <w:gridSpan w:val="9"/>
            <w:tcBorders>
              <w:top w:val="single" w:sz="4" w:space="0" w:color="auto"/>
              <w:left w:val="single" w:sz="4" w:space="0" w:color="auto"/>
              <w:bottom w:val="single" w:sz="4" w:space="0" w:color="auto"/>
              <w:right w:val="single" w:sz="4" w:space="0" w:color="auto"/>
            </w:tcBorders>
            <w:shd w:val="clear" w:color="auto" w:fill="97DDBA"/>
            <w:vAlign w:val="bottom"/>
          </w:tcPr>
          <w:p w14:paraId="657BF47C"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r w:rsidRPr="00E07F24" w:rsidDel="00943E10">
              <w:rPr>
                <w:rFonts w:ascii="Trebuchet MS" w:hAnsi="Trebuchet MS" w:cs="Trebuchet MS"/>
                <w:sz w:val="18"/>
                <w:szCs w:val="18"/>
              </w:rPr>
              <w:t xml:space="preserve"> </w:t>
            </w:r>
          </w:p>
        </w:tc>
      </w:tr>
      <w:tr w:rsidR="00CB4BEB" w:rsidRPr="00E474ED" w14:paraId="12749007" w14:textId="77777777" w:rsidTr="003C0924">
        <w:trPr>
          <w:trHeight w:hRule="exact" w:val="255"/>
        </w:trPr>
        <w:tc>
          <w:tcPr>
            <w:tcW w:w="2097" w:type="dxa"/>
            <w:tcBorders>
              <w:top w:val="single" w:sz="4" w:space="0" w:color="auto"/>
              <w:left w:val="single" w:sz="4" w:space="0" w:color="auto"/>
              <w:bottom w:val="single" w:sz="4" w:space="0" w:color="auto"/>
              <w:right w:val="single" w:sz="4" w:space="0" w:color="auto"/>
            </w:tcBorders>
            <w:shd w:val="clear" w:color="auto" w:fill="97DDBA"/>
            <w:vAlign w:val="bottom"/>
          </w:tcPr>
          <w:p w14:paraId="5E2AB736" w14:textId="77777777" w:rsidR="00CB4BEB" w:rsidRPr="00E07F24" w:rsidRDefault="00CB4BEB" w:rsidP="003C0924">
            <w:pPr>
              <w:rPr>
                <w:rFonts w:ascii="Trebuchet MS" w:hAnsi="Trebuchet MS" w:cs="Trebuchet MS"/>
                <w:sz w:val="18"/>
                <w:szCs w:val="18"/>
              </w:rPr>
            </w:pPr>
            <w:proofErr w:type="spellStart"/>
            <w:r w:rsidRPr="00E07F24">
              <w:rPr>
                <w:rFonts w:ascii="Trebuchet MS" w:hAnsi="Trebuchet MS" w:cs="Trebuchet MS"/>
                <w:sz w:val="18"/>
                <w:szCs w:val="18"/>
              </w:rPr>
              <w:t>vandv_navn</w:t>
            </w:r>
            <w:proofErr w:type="spellEnd"/>
          </w:p>
        </w:tc>
        <w:tc>
          <w:tcPr>
            <w:tcW w:w="11619" w:type="dxa"/>
            <w:gridSpan w:val="9"/>
            <w:tcBorders>
              <w:top w:val="single" w:sz="4" w:space="0" w:color="auto"/>
              <w:left w:val="single" w:sz="4" w:space="0" w:color="auto"/>
              <w:bottom w:val="single" w:sz="4" w:space="0" w:color="auto"/>
              <w:right w:val="single" w:sz="4" w:space="0" w:color="auto"/>
            </w:tcBorders>
            <w:shd w:val="clear" w:color="auto" w:fill="97DDBA"/>
            <w:vAlign w:val="bottom"/>
          </w:tcPr>
          <w:p w14:paraId="27C38290"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r w:rsidRPr="00E07F24" w:rsidDel="00943E10">
              <w:rPr>
                <w:rFonts w:ascii="Trebuchet MS" w:hAnsi="Trebuchet MS" w:cs="Trebuchet MS"/>
                <w:sz w:val="18"/>
                <w:szCs w:val="18"/>
              </w:rPr>
              <w:t xml:space="preserve"> </w:t>
            </w:r>
          </w:p>
        </w:tc>
      </w:tr>
      <w:tr w:rsidR="00CB4BEB" w:rsidRPr="00E474ED" w14:paraId="1BFB1B13" w14:textId="77777777" w:rsidTr="003C0924">
        <w:trPr>
          <w:trHeight w:hRule="exact" w:val="255"/>
        </w:trPr>
        <w:tc>
          <w:tcPr>
            <w:tcW w:w="2097" w:type="dxa"/>
            <w:tcBorders>
              <w:top w:val="single" w:sz="4" w:space="0" w:color="auto"/>
              <w:left w:val="single" w:sz="4" w:space="0" w:color="auto"/>
              <w:bottom w:val="single" w:sz="4" w:space="0" w:color="auto"/>
              <w:right w:val="single" w:sz="4" w:space="0" w:color="auto"/>
            </w:tcBorders>
            <w:shd w:val="clear" w:color="auto" w:fill="97DDBA"/>
            <w:vAlign w:val="bottom"/>
          </w:tcPr>
          <w:p w14:paraId="1CC61B7C" w14:textId="77777777" w:rsidR="00CB4BEB" w:rsidRPr="00E07F24" w:rsidRDefault="00CB4BEB" w:rsidP="003C0924">
            <w:pPr>
              <w:rPr>
                <w:rFonts w:ascii="Trebuchet MS" w:hAnsi="Trebuchet MS" w:cs="Trebuchet MS"/>
                <w:sz w:val="18"/>
                <w:szCs w:val="18"/>
              </w:rPr>
            </w:pPr>
            <w:proofErr w:type="spellStart"/>
            <w:r w:rsidRPr="00E07F24">
              <w:rPr>
                <w:rFonts w:ascii="Trebuchet MS" w:hAnsi="Trebuchet MS" w:cs="Trebuchet MS"/>
                <w:sz w:val="18"/>
                <w:szCs w:val="18"/>
              </w:rPr>
              <w:t>fors_omr_type_kode</w:t>
            </w:r>
            <w:proofErr w:type="spellEnd"/>
          </w:p>
        </w:tc>
        <w:tc>
          <w:tcPr>
            <w:tcW w:w="11619" w:type="dxa"/>
            <w:gridSpan w:val="9"/>
            <w:tcBorders>
              <w:top w:val="single" w:sz="4" w:space="0" w:color="auto"/>
              <w:left w:val="single" w:sz="4" w:space="0" w:color="auto"/>
              <w:bottom w:val="single" w:sz="4" w:space="0" w:color="auto"/>
              <w:right w:val="single" w:sz="4" w:space="0" w:color="auto"/>
            </w:tcBorders>
            <w:shd w:val="clear" w:color="auto" w:fill="97DDBA"/>
            <w:vAlign w:val="bottom"/>
          </w:tcPr>
          <w:p w14:paraId="77192DB3"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r w:rsidRPr="00E07F24" w:rsidDel="00943E10">
              <w:rPr>
                <w:rFonts w:ascii="Trebuchet MS" w:hAnsi="Trebuchet MS" w:cs="Trebuchet MS"/>
                <w:sz w:val="18"/>
                <w:szCs w:val="18"/>
              </w:rPr>
              <w:t xml:space="preserve"> </w:t>
            </w:r>
          </w:p>
        </w:tc>
      </w:tr>
      <w:tr w:rsidR="00CB4BEB" w:rsidRPr="00E474ED" w14:paraId="3E8D461A" w14:textId="77777777" w:rsidTr="003C0924">
        <w:trPr>
          <w:trHeight w:hRule="exact" w:val="255"/>
        </w:trPr>
        <w:tc>
          <w:tcPr>
            <w:tcW w:w="2097" w:type="dxa"/>
            <w:tcBorders>
              <w:top w:val="single" w:sz="4" w:space="0" w:color="auto"/>
              <w:left w:val="single" w:sz="4" w:space="0" w:color="auto"/>
              <w:bottom w:val="nil"/>
              <w:right w:val="single" w:sz="4" w:space="0" w:color="auto"/>
            </w:tcBorders>
            <w:shd w:val="clear" w:color="auto" w:fill="97DDBA"/>
            <w:vAlign w:val="bottom"/>
          </w:tcPr>
          <w:p w14:paraId="0B4A62E0" w14:textId="77777777" w:rsidR="00CB4BEB" w:rsidRPr="00E07F24" w:rsidRDefault="00CB4BEB" w:rsidP="003C0924">
            <w:pPr>
              <w:rPr>
                <w:rFonts w:ascii="Trebuchet MS" w:hAnsi="Trebuchet MS" w:cs="Trebuchet MS"/>
                <w:sz w:val="18"/>
                <w:szCs w:val="18"/>
              </w:rPr>
            </w:pPr>
            <w:proofErr w:type="spellStart"/>
            <w:r w:rsidRPr="00E07F24">
              <w:rPr>
                <w:rFonts w:ascii="Trebuchet MS" w:hAnsi="Trebuchet MS" w:cs="Trebuchet MS"/>
                <w:sz w:val="18"/>
                <w:szCs w:val="18"/>
              </w:rPr>
              <w:t>fors_omr_type</w:t>
            </w:r>
            <w:proofErr w:type="spellEnd"/>
          </w:p>
        </w:tc>
        <w:tc>
          <w:tcPr>
            <w:tcW w:w="11619" w:type="dxa"/>
            <w:gridSpan w:val="9"/>
            <w:tcBorders>
              <w:top w:val="single" w:sz="4" w:space="0" w:color="auto"/>
              <w:left w:val="single" w:sz="4" w:space="0" w:color="auto"/>
              <w:bottom w:val="nil"/>
              <w:right w:val="single" w:sz="4" w:space="0" w:color="auto"/>
            </w:tcBorders>
            <w:shd w:val="clear" w:color="auto" w:fill="97DDBA"/>
            <w:vAlign w:val="bottom"/>
          </w:tcPr>
          <w:p w14:paraId="3FBFDCFA"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r w:rsidRPr="00E07F24" w:rsidDel="00943E10">
              <w:rPr>
                <w:rFonts w:ascii="Trebuchet MS" w:hAnsi="Trebuchet MS" w:cs="Trebuchet MS"/>
                <w:sz w:val="18"/>
                <w:szCs w:val="18"/>
              </w:rPr>
              <w:t xml:space="preserve"> </w:t>
            </w:r>
          </w:p>
        </w:tc>
      </w:tr>
      <w:tr w:rsidR="00CB4BEB" w:rsidRPr="00CE1917" w14:paraId="712DEC72" w14:textId="77777777" w:rsidTr="003C0924">
        <w:trPr>
          <w:trHeight w:hRule="exact" w:val="255"/>
        </w:trPr>
        <w:tc>
          <w:tcPr>
            <w:tcW w:w="2097" w:type="dxa"/>
            <w:tcBorders>
              <w:top w:val="single" w:sz="4" w:space="0" w:color="auto"/>
              <w:left w:val="single" w:sz="4" w:space="0" w:color="auto"/>
              <w:bottom w:val="nil"/>
              <w:right w:val="single" w:sz="4" w:space="0" w:color="auto"/>
            </w:tcBorders>
            <w:shd w:val="clear" w:color="auto" w:fill="97DDBA"/>
            <w:vAlign w:val="bottom"/>
          </w:tcPr>
          <w:p w14:paraId="4CC720C5" w14:textId="77777777" w:rsidR="00CB4BEB" w:rsidRPr="00D72885" w:rsidRDefault="00CB4BEB" w:rsidP="003C0924">
            <w:pPr>
              <w:rPr>
                <w:rFonts w:ascii="Trebuchet MS" w:hAnsi="Trebuchet MS" w:cs="Trebuchet MS"/>
                <w:sz w:val="18"/>
                <w:szCs w:val="18"/>
              </w:rPr>
            </w:pPr>
            <w:proofErr w:type="spellStart"/>
            <w:r w:rsidRPr="00D72885">
              <w:rPr>
                <w:rFonts w:ascii="Trebuchet MS" w:hAnsi="Trebuchet MS" w:cs="Trebuchet MS"/>
                <w:sz w:val="18"/>
                <w:szCs w:val="18"/>
              </w:rPr>
              <w:t>gyldig_fra</w:t>
            </w:r>
            <w:proofErr w:type="spellEnd"/>
          </w:p>
        </w:tc>
        <w:tc>
          <w:tcPr>
            <w:tcW w:w="11619" w:type="dxa"/>
            <w:gridSpan w:val="9"/>
            <w:tcBorders>
              <w:top w:val="single" w:sz="4" w:space="0" w:color="auto"/>
              <w:left w:val="single" w:sz="4" w:space="0" w:color="auto"/>
              <w:bottom w:val="nil"/>
              <w:right w:val="single" w:sz="4" w:space="0" w:color="auto"/>
            </w:tcBorders>
            <w:shd w:val="clear" w:color="auto" w:fill="97DDBA"/>
            <w:vAlign w:val="bottom"/>
          </w:tcPr>
          <w:p w14:paraId="0E4110CB"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Felt defineret under: 4.1 Standardiserede felter til de temaspecifikke datamodeller</w:t>
            </w:r>
          </w:p>
        </w:tc>
      </w:tr>
      <w:tr w:rsidR="00CB4BEB" w:rsidRPr="00CE1917" w14:paraId="4CEDB815" w14:textId="77777777" w:rsidTr="003C0924">
        <w:trPr>
          <w:trHeight w:hRule="exact" w:val="255"/>
        </w:trPr>
        <w:tc>
          <w:tcPr>
            <w:tcW w:w="2097" w:type="dxa"/>
            <w:tcBorders>
              <w:top w:val="single" w:sz="4" w:space="0" w:color="auto"/>
              <w:left w:val="single" w:sz="4" w:space="0" w:color="auto"/>
              <w:bottom w:val="nil"/>
              <w:right w:val="single" w:sz="4" w:space="0" w:color="auto"/>
            </w:tcBorders>
            <w:shd w:val="clear" w:color="auto" w:fill="97DDBA"/>
            <w:vAlign w:val="bottom"/>
          </w:tcPr>
          <w:p w14:paraId="09D4D42B" w14:textId="77777777" w:rsidR="00CB4BEB" w:rsidRPr="00D72885" w:rsidRDefault="00CB4BEB" w:rsidP="003C0924">
            <w:pPr>
              <w:rPr>
                <w:rFonts w:ascii="Trebuchet MS" w:hAnsi="Trebuchet MS" w:cs="Trebuchet MS"/>
                <w:sz w:val="18"/>
                <w:szCs w:val="18"/>
              </w:rPr>
            </w:pPr>
            <w:proofErr w:type="spellStart"/>
            <w:r w:rsidRPr="00D72885">
              <w:rPr>
                <w:rFonts w:ascii="Trebuchet MS" w:hAnsi="Trebuchet MS" w:cs="Trebuchet MS"/>
                <w:sz w:val="18"/>
                <w:szCs w:val="18"/>
              </w:rPr>
              <w:t>gyldig_til</w:t>
            </w:r>
            <w:proofErr w:type="spellEnd"/>
          </w:p>
        </w:tc>
        <w:tc>
          <w:tcPr>
            <w:tcW w:w="11619" w:type="dxa"/>
            <w:gridSpan w:val="9"/>
            <w:tcBorders>
              <w:top w:val="single" w:sz="4" w:space="0" w:color="auto"/>
              <w:left w:val="single" w:sz="4" w:space="0" w:color="auto"/>
              <w:bottom w:val="nil"/>
              <w:right w:val="single" w:sz="4" w:space="0" w:color="auto"/>
            </w:tcBorders>
            <w:shd w:val="clear" w:color="auto" w:fill="97DDBA"/>
            <w:vAlign w:val="bottom"/>
          </w:tcPr>
          <w:p w14:paraId="44DC27C0"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Felt defineret under: 4.1 Standardiserede felter til de temaspecifikke datamodeller</w:t>
            </w:r>
          </w:p>
        </w:tc>
      </w:tr>
      <w:tr w:rsidR="00CB4BEB" w:rsidRPr="00A84052" w14:paraId="0AEC26C1" w14:textId="77777777" w:rsidTr="00EB5C08">
        <w:trPr>
          <w:trHeight w:hRule="exact" w:val="255"/>
        </w:trPr>
        <w:tc>
          <w:tcPr>
            <w:tcW w:w="2097" w:type="dxa"/>
            <w:tcBorders>
              <w:top w:val="single" w:sz="4" w:space="0" w:color="auto"/>
              <w:left w:val="single" w:sz="4" w:space="0" w:color="auto"/>
              <w:bottom w:val="nil"/>
              <w:right w:val="single" w:sz="4" w:space="0" w:color="auto"/>
            </w:tcBorders>
            <w:shd w:val="clear" w:color="auto" w:fill="D9D9D9"/>
            <w:vAlign w:val="bottom"/>
          </w:tcPr>
          <w:p w14:paraId="56BBD478" w14:textId="77777777" w:rsidR="00CB4BEB" w:rsidRPr="00E8675F" w:rsidRDefault="00CB4BEB" w:rsidP="003C0924">
            <w:pPr>
              <w:rPr>
                <w:rFonts w:ascii="Trebuchet MS" w:hAnsi="Trebuchet MS" w:cs="Trebuchet MS"/>
                <w:sz w:val="18"/>
                <w:szCs w:val="18"/>
              </w:rPr>
            </w:pPr>
            <w:proofErr w:type="spellStart"/>
            <w:r w:rsidRPr="00E8675F">
              <w:rPr>
                <w:rFonts w:ascii="Trebuchet MS" w:hAnsi="Trebuchet MS" w:cs="Trebuchet MS"/>
                <w:sz w:val="18"/>
                <w:szCs w:val="18"/>
              </w:rPr>
              <w:t>vv_kontakt_navn</w:t>
            </w:r>
            <w:proofErr w:type="spellEnd"/>
          </w:p>
        </w:tc>
        <w:tc>
          <w:tcPr>
            <w:tcW w:w="4844" w:type="dxa"/>
            <w:gridSpan w:val="2"/>
            <w:tcBorders>
              <w:top w:val="single" w:sz="4" w:space="0" w:color="auto"/>
              <w:left w:val="single" w:sz="4" w:space="0" w:color="auto"/>
              <w:bottom w:val="nil"/>
              <w:right w:val="single" w:sz="4" w:space="0" w:color="auto"/>
            </w:tcBorders>
            <w:shd w:val="clear" w:color="auto" w:fill="FFFFFF"/>
            <w:vAlign w:val="bottom"/>
          </w:tcPr>
          <w:p w14:paraId="7ED2ED6F"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Navn på formand/kontaktperson</w:t>
            </w:r>
          </w:p>
        </w:tc>
        <w:tc>
          <w:tcPr>
            <w:tcW w:w="1230" w:type="dxa"/>
            <w:tcBorders>
              <w:top w:val="single" w:sz="4" w:space="0" w:color="auto"/>
              <w:left w:val="single" w:sz="4" w:space="0" w:color="auto"/>
              <w:bottom w:val="nil"/>
              <w:right w:val="single" w:sz="4" w:space="0" w:color="auto"/>
            </w:tcBorders>
            <w:shd w:val="clear" w:color="auto" w:fill="FFFFFF"/>
            <w:vAlign w:val="bottom"/>
          </w:tcPr>
          <w:p w14:paraId="7CEBC676"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Tekststreng</w:t>
            </w:r>
          </w:p>
        </w:tc>
        <w:tc>
          <w:tcPr>
            <w:tcW w:w="1356" w:type="dxa"/>
            <w:gridSpan w:val="2"/>
            <w:tcBorders>
              <w:top w:val="single" w:sz="4" w:space="0" w:color="auto"/>
              <w:left w:val="single" w:sz="4" w:space="0" w:color="auto"/>
              <w:bottom w:val="nil"/>
              <w:right w:val="single" w:sz="4" w:space="0" w:color="auto"/>
            </w:tcBorders>
            <w:shd w:val="clear" w:color="auto" w:fill="FFFFFF"/>
            <w:vAlign w:val="bottom"/>
          </w:tcPr>
          <w:p w14:paraId="7C29A8E8"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0-100 tegn</w:t>
            </w:r>
          </w:p>
        </w:tc>
        <w:tc>
          <w:tcPr>
            <w:tcW w:w="1477" w:type="dxa"/>
            <w:gridSpan w:val="2"/>
            <w:tcBorders>
              <w:top w:val="single" w:sz="4" w:space="0" w:color="auto"/>
              <w:left w:val="single" w:sz="4" w:space="0" w:color="auto"/>
              <w:bottom w:val="nil"/>
              <w:right w:val="single" w:sz="4" w:space="0" w:color="auto"/>
            </w:tcBorders>
            <w:shd w:val="clear" w:color="auto" w:fill="FFFFFF"/>
            <w:vAlign w:val="bottom"/>
          </w:tcPr>
          <w:p w14:paraId="6541B8DA" w14:textId="77777777" w:rsidR="00CB4BEB" w:rsidRPr="00E8675F" w:rsidRDefault="00CB4BEB" w:rsidP="003C0924">
            <w:pPr>
              <w:jc w:val="center"/>
              <w:rPr>
                <w:rFonts w:ascii="Trebuchet MS" w:hAnsi="Trebuchet MS" w:cs="Trebuchet MS"/>
                <w:sz w:val="18"/>
                <w:szCs w:val="18"/>
              </w:rPr>
            </w:pPr>
            <w:r w:rsidRPr="00E8675F">
              <w:rPr>
                <w:rFonts w:ascii="Trebuchet MS" w:hAnsi="Trebuchet MS" w:cs="Trebuchet MS"/>
                <w:sz w:val="18"/>
                <w:szCs w:val="18"/>
              </w:rPr>
              <w:t>F</w:t>
            </w:r>
          </w:p>
        </w:tc>
        <w:tc>
          <w:tcPr>
            <w:tcW w:w="2712" w:type="dxa"/>
            <w:gridSpan w:val="2"/>
            <w:tcBorders>
              <w:top w:val="single" w:sz="4" w:space="0" w:color="auto"/>
              <w:left w:val="single" w:sz="4" w:space="0" w:color="auto"/>
              <w:bottom w:val="nil"/>
              <w:right w:val="single" w:sz="4" w:space="0" w:color="auto"/>
            </w:tcBorders>
            <w:shd w:val="clear" w:color="auto" w:fill="FFFFFF"/>
            <w:vAlign w:val="bottom"/>
          </w:tcPr>
          <w:p w14:paraId="255D64AE"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 xml:space="preserve">Vagn </w:t>
            </w:r>
            <w:proofErr w:type="spellStart"/>
            <w:r w:rsidRPr="00E8675F">
              <w:rPr>
                <w:rFonts w:ascii="Trebuchet MS" w:hAnsi="Trebuchet MS" w:cs="Trebuchet MS"/>
                <w:sz w:val="18"/>
                <w:szCs w:val="18"/>
              </w:rPr>
              <w:t>Vagnsen</w:t>
            </w:r>
            <w:proofErr w:type="spellEnd"/>
          </w:p>
        </w:tc>
      </w:tr>
      <w:tr w:rsidR="00CB4BEB" w:rsidRPr="00A84052" w14:paraId="5BB2BEAA" w14:textId="77777777" w:rsidTr="00EB5C08">
        <w:trPr>
          <w:trHeight w:hRule="exact" w:val="510"/>
        </w:trPr>
        <w:tc>
          <w:tcPr>
            <w:tcW w:w="2097" w:type="dxa"/>
            <w:tcBorders>
              <w:top w:val="single" w:sz="4" w:space="0" w:color="auto"/>
              <w:left w:val="single" w:sz="4" w:space="0" w:color="auto"/>
              <w:bottom w:val="nil"/>
              <w:right w:val="single" w:sz="4" w:space="0" w:color="auto"/>
            </w:tcBorders>
            <w:shd w:val="clear" w:color="auto" w:fill="D9D9D9"/>
            <w:vAlign w:val="center"/>
          </w:tcPr>
          <w:p w14:paraId="20976ECA" w14:textId="77777777" w:rsidR="00CB4BEB" w:rsidRPr="00E8675F" w:rsidRDefault="00CB4BEB" w:rsidP="003C0924">
            <w:pPr>
              <w:rPr>
                <w:rFonts w:ascii="Trebuchet MS" w:hAnsi="Trebuchet MS" w:cs="Trebuchet MS"/>
                <w:sz w:val="18"/>
                <w:szCs w:val="18"/>
              </w:rPr>
            </w:pPr>
            <w:proofErr w:type="spellStart"/>
            <w:r w:rsidRPr="00E8675F">
              <w:rPr>
                <w:rFonts w:ascii="Trebuchet MS" w:hAnsi="Trebuchet MS" w:cs="Trebuchet MS"/>
                <w:sz w:val="18"/>
                <w:szCs w:val="18"/>
              </w:rPr>
              <w:t>vv_kontakt_tlf</w:t>
            </w:r>
            <w:proofErr w:type="spellEnd"/>
          </w:p>
        </w:tc>
        <w:tc>
          <w:tcPr>
            <w:tcW w:w="4844" w:type="dxa"/>
            <w:gridSpan w:val="2"/>
            <w:tcBorders>
              <w:top w:val="single" w:sz="4" w:space="0" w:color="auto"/>
              <w:left w:val="single" w:sz="4" w:space="0" w:color="auto"/>
              <w:bottom w:val="nil"/>
              <w:right w:val="single" w:sz="4" w:space="0" w:color="auto"/>
            </w:tcBorders>
            <w:shd w:val="clear" w:color="auto" w:fill="FFFFFF"/>
            <w:vAlign w:val="center"/>
          </w:tcPr>
          <w:p w14:paraId="6C820975" w14:textId="77777777" w:rsidR="00CB4BEB" w:rsidRPr="00E8675F" w:rsidRDefault="00CB4BEB" w:rsidP="003C0924">
            <w:pPr>
              <w:rPr>
                <w:rFonts w:ascii="Trebuchet MS" w:hAnsi="Trebuchet MS" w:cs="Trebuchet MS"/>
                <w:sz w:val="18"/>
                <w:szCs w:val="18"/>
              </w:rPr>
            </w:pPr>
            <w:proofErr w:type="gramStart"/>
            <w:r w:rsidRPr="00E8675F">
              <w:rPr>
                <w:rFonts w:ascii="Trebuchet MS" w:hAnsi="Trebuchet MS" w:cs="Trebuchet MS"/>
                <w:sz w:val="18"/>
                <w:szCs w:val="18"/>
              </w:rPr>
              <w:t>Telefon nr.</w:t>
            </w:r>
            <w:proofErr w:type="gramEnd"/>
            <w:r w:rsidRPr="00E8675F">
              <w:rPr>
                <w:rFonts w:ascii="Trebuchet MS" w:hAnsi="Trebuchet MS" w:cs="Trebuchet MS"/>
                <w:sz w:val="18"/>
                <w:szCs w:val="18"/>
              </w:rPr>
              <w:t xml:space="preserve"> som formand/ kontaktperson træffes på</w:t>
            </w:r>
          </w:p>
        </w:tc>
        <w:tc>
          <w:tcPr>
            <w:tcW w:w="1230" w:type="dxa"/>
            <w:tcBorders>
              <w:top w:val="single" w:sz="4" w:space="0" w:color="auto"/>
              <w:left w:val="single" w:sz="4" w:space="0" w:color="auto"/>
              <w:bottom w:val="nil"/>
              <w:right w:val="single" w:sz="4" w:space="0" w:color="auto"/>
            </w:tcBorders>
            <w:shd w:val="clear" w:color="auto" w:fill="FFFFFF"/>
            <w:vAlign w:val="center"/>
          </w:tcPr>
          <w:p w14:paraId="53B1B1AF"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Heltal</w:t>
            </w:r>
          </w:p>
        </w:tc>
        <w:tc>
          <w:tcPr>
            <w:tcW w:w="1356" w:type="dxa"/>
            <w:gridSpan w:val="2"/>
            <w:tcBorders>
              <w:top w:val="single" w:sz="4" w:space="0" w:color="auto"/>
              <w:left w:val="single" w:sz="4" w:space="0" w:color="auto"/>
              <w:bottom w:val="nil"/>
              <w:right w:val="single" w:sz="4" w:space="0" w:color="auto"/>
            </w:tcBorders>
            <w:shd w:val="clear" w:color="auto" w:fill="FFFFFF"/>
            <w:vAlign w:val="center"/>
          </w:tcPr>
          <w:p w14:paraId="62FA5ADE"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11111111-99999999</w:t>
            </w:r>
          </w:p>
        </w:tc>
        <w:tc>
          <w:tcPr>
            <w:tcW w:w="1477" w:type="dxa"/>
            <w:gridSpan w:val="2"/>
            <w:tcBorders>
              <w:top w:val="single" w:sz="4" w:space="0" w:color="auto"/>
              <w:left w:val="single" w:sz="4" w:space="0" w:color="auto"/>
              <w:bottom w:val="nil"/>
              <w:right w:val="single" w:sz="4" w:space="0" w:color="auto"/>
            </w:tcBorders>
            <w:shd w:val="clear" w:color="auto" w:fill="FFFFFF"/>
            <w:vAlign w:val="center"/>
          </w:tcPr>
          <w:p w14:paraId="397CDDC0" w14:textId="77777777" w:rsidR="00CB4BEB" w:rsidRPr="00E8675F" w:rsidRDefault="00CB4BEB" w:rsidP="003C0924">
            <w:pPr>
              <w:jc w:val="center"/>
              <w:rPr>
                <w:rFonts w:ascii="Trebuchet MS" w:hAnsi="Trebuchet MS" w:cs="Trebuchet MS"/>
                <w:sz w:val="18"/>
                <w:szCs w:val="18"/>
              </w:rPr>
            </w:pPr>
            <w:r w:rsidRPr="00E8675F">
              <w:rPr>
                <w:rFonts w:ascii="Trebuchet MS" w:hAnsi="Trebuchet MS" w:cs="Trebuchet MS"/>
                <w:sz w:val="18"/>
                <w:szCs w:val="18"/>
              </w:rPr>
              <w:t>F</w:t>
            </w:r>
          </w:p>
        </w:tc>
        <w:tc>
          <w:tcPr>
            <w:tcW w:w="2712" w:type="dxa"/>
            <w:gridSpan w:val="2"/>
            <w:tcBorders>
              <w:top w:val="single" w:sz="4" w:space="0" w:color="auto"/>
              <w:left w:val="single" w:sz="4" w:space="0" w:color="auto"/>
              <w:bottom w:val="nil"/>
              <w:right w:val="single" w:sz="4" w:space="0" w:color="auto"/>
            </w:tcBorders>
            <w:shd w:val="clear" w:color="auto" w:fill="FFFFFF"/>
            <w:vAlign w:val="center"/>
          </w:tcPr>
          <w:p w14:paraId="0653E632"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87878787</w:t>
            </w:r>
          </w:p>
        </w:tc>
      </w:tr>
      <w:tr w:rsidR="00CB4BEB" w:rsidRPr="00A84052" w14:paraId="4EF1B9DC" w14:textId="77777777" w:rsidTr="00EB5C08">
        <w:trPr>
          <w:trHeight w:hRule="exact" w:val="255"/>
        </w:trPr>
        <w:tc>
          <w:tcPr>
            <w:tcW w:w="2097" w:type="dxa"/>
            <w:tcBorders>
              <w:top w:val="single" w:sz="4" w:space="0" w:color="auto"/>
              <w:left w:val="single" w:sz="4" w:space="0" w:color="auto"/>
              <w:bottom w:val="nil"/>
              <w:right w:val="single" w:sz="4" w:space="0" w:color="auto"/>
            </w:tcBorders>
            <w:shd w:val="clear" w:color="auto" w:fill="D9D9D9"/>
            <w:vAlign w:val="bottom"/>
          </w:tcPr>
          <w:p w14:paraId="734969EE" w14:textId="77777777" w:rsidR="00CB4BEB" w:rsidRPr="00E8675F" w:rsidRDefault="00CB4BEB" w:rsidP="003C0924">
            <w:pPr>
              <w:rPr>
                <w:rFonts w:ascii="Trebuchet MS" w:hAnsi="Trebuchet MS" w:cs="Trebuchet MS"/>
                <w:sz w:val="18"/>
                <w:szCs w:val="18"/>
              </w:rPr>
            </w:pPr>
            <w:proofErr w:type="spellStart"/>
            <w:r w:rsidRPr="00E8675F">
              <w:rPr>
                <w:rFonts w:ascii="Trebuchet MS" w:hAnsi="Trebuchet MS" w:cs="Trebuchet MS"/>
                <w:sz w:val="18"/>
                <w:szCs w:val="18"/>
              </w:rPr>
              <w:t>almen_privatfaelles</w:t>
            </w:r>
            <w:proofErr w:type="spellEnd"/>
          </w:p>
        </w:tc>
        <w:tc>
          <w:tcPr>
            <w:tcW w:w="4844" w:type="dxa"/>
            <w:gridSpan w:val="2"/>
            <w:tcBorders>
              <w:top w:val="single" w:sz="4" w:space="0" w:color="auto"/>
              <w:left w:val="single" w:sz="4" w:space="0" w:color="auto"/>
              <w:bottom w:val="nil"/>
              <w:right w:val="single" w:sz="4" w:space="0" w:color="auto"/>
            </w:tcBorders>
            <w:shd w:val="clear" w:color="auto" w:fill="FFFFFF"/>
            <w:vAlign w:val="bottom"/>
          </w:tcPr>
          <w:p w14:paraId="6271B80F"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Type af vandværk</w:t>
            </w:r>
          </w:p>
        </w:tc>
        <w:tc>
          <w:tcPr>
            <w:tcW w:w="1230" w:type="dxa"/>
            <w:tcBorders>
              <w:top w:val="single" w:sz="4" w:space="0" w:color="auto"/>
              <w:left w:val="single" w:sz="4" w:space="0" w:color="auto"/>
              <w:bottom w:val="nil"/>
              <w:right w:val="single" w:sz="4" w:space="0" w:color="auto"/>
            </w:tcBorders>
            <w:shd w:val="clear" w:color="auto" w:fill="FFFFFF"/>
            <w:vAlign w:val="bottom"/>
          </w:tcPr>
          <w:p w14:paraId="3FAF072B"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Tekststreng</w:t>
            </w:r>
          </w:p>
        </w:tc>
        <w:tc>
          <w:tcPr>
            <w:tcW w:w="1356" w:type="dxa"/>
            <w:gridSpan w:val="2"/>
            <w:tcBorders>
              <w:top w:val="single" w:sz="4" w:space="0" w:color="auto"/>
              <w:left w:val="single" w:sz="4" w:space="0" w:color="auto"/>
              <w:bottom w:val="nil"/>
              <w:right w:val="single" w:sz="4" w:space="0" w:color="auto"/>
            </w:tcBorders>
            <w:shd w:val="clear" w:color="auto" w:fill="FFFFFF"/>
            <w:vAlign w:val="bottom"/>
          </w:tcPr>
          <w:p w14:paraId="38B2CFCB"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0-50 tegn</w:t>
            </w:r>
          </w:p>
        </w:tc>
        <w:tc>
          <w:tcPr>
            <w:tcW w:w="1477" w:type="dxa"/>
            <w:gridSpan w:val="2"/>
            <w:tcBorders>
              <w:top w:val="single" w:sz="4" w:space="0" w:color="auto"/>
              <w:left w:val="single" w:sz="4" w:space="0" w:color="auto"/>
              <w:bottom w:val="nil"/>
              <w:right w:val="single" w:sz="4" w:space="0" w:color="auto"/>
            </w:tcBorders>
            <w:shd w:val="clear" w:color="auto" w:fill="FFFFFF"/>
            <w:vAlign w:val="bottom"/>
          </w:tcPr>
          <w:p w14:paraId="3EDA6A0D" w14:textId="77777777" w:rsidR="00CB4BEB" w:rsidRPr="00E8675F" w:rsidRDefault="00CB4BEB" w:rsidP="003C0924">
            <w:pPr>
              <w:jc w:val="center"/>
              <w:rPr>
                <w:rFonts w:ascii="Trebuchet MS" w:hAnsi="Trebuchet MS" w:cs="Trebuchet MS"/>
                <w:sz w:val="18"/>
                <w:szCs w:val="18"/>
              </w:rPr>
            </w:pPr>
            <w:r w:rsidRPr="00E8675F">
              <w:rPr>
                <w:rFonts w:ascii="Trebuchet MS" w:hAnsi="Trebuchet MS" w:cs="Trebuchet MS"/>
                <w:sz w:val="18"/>
                <w:szCs w:val="18"/>
              </w:rPr>
              <w:t>F</w:t>
            </w:r>
          </w:p>
        </w:tc>
        <w:tc>
          <w:tcPr>
            <w:tcW w:w="2712" w:type="dxa"/>
            <w:gridSpan w:val="2"/>
            <w:tcBorders>
              <w:top w:val="single" w:sz="4" w:space="0" w:color="auto"/>
              <w:left w:val="single" w:sz="4" w:space="0" w:color="auto"/>
              <w:bottom w:val="nil"/>
              <w:right w:val="single" w:sz="4" w:space="0" w:color="auto"/>
            </w:tcBorders>
            <w:shd w:val="clear" w:color="auto" w:fill="FFFFFF"/>
            <w:vAlign w:val="bottom"/>
          </w:tcPr>
          <w:p w14:paraId="5C233D40"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Privatfælles vandværk</w:t>
            </w:r>
          </w:p>
        </w:tc>
      </w:tr>
      <w:tr w:rsidR="00CB4BEB" w:rsidRPr="00CE1917" w14:paraId="2CA10C06" w14:textId="77777777" w:rsidTr="003C0924">
        <w:trPr>
          <w:trHeight w:hRule="exact" w:val="255"/>
        </w:trPr>
        <w:tc>
          <w:tcPr>
            <w:tcW w:w="2097" w:type="dxa"/>
            <w:tcBorders>
              <w:top w:val="single" w:sz="4" w:space="0" w:color="auto"/>
              <w:left w:val="single" w:sz="4" w:space="0" w:color="auto"/>
              <w:bottom w:val="single" w:sz="4" w:space="0" w:color="auto"/>
              <w:right w:val="single" w:sz="4" w:space="0" w:color="auto"/>
            </w:tcBorders>
            <w:shd w:val="clear" w:color="auto" w:fill="97DDBA"/>
            <w:vAlign w:val="bottom"/>
          </w:tcPr>
          <w:p w14:paraId="2A73FF32"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link</w:t>
            </w:r>
          </w:p>
        </w:tc>
        <w:tc>
          <w:tcPr>
            <w:tcW w:w="11619" w:type="dxa"/>
            <w:gridSpan w:val="9"/>
            <w:tcBorders>
              <w:top w:val="single" w:sz="4" w:space="0" w:color="auto"/>
              <w:left w:val="single" w:sz="4" w:space="0" w:color="auto"/>
              <w:bottom w:val="single" w:sz="4" w:space="0" w:color="auto"/>
            </w:tcBorders>
            <w:shd w:val="clear" w:color="auto" w:fill="97DDBA"/>
            <w:vAlign w:val="bottom"/>
          </w:tcPr>
          <w:p w14:paraId="3F11E593"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Felt defineret under: 4.1 Standardiserede felter til de temaspecifikke datamodeller</w:t>
            </w:r>
          </w:p>
        </w:tc>
      </w:tr>
      <w:tr w:rsidR="00CB4BEB" w:rsidRPr="00AA7FBB" w14:paraId="5C3150A1" w14:textId="77777777" w:rsidTr="003C0924">
        <w:trPr>
          <w:trHeight w:hRule="exact" w:val="255"/>
        </w:trPr>
        <w:tc>
          <w:tcPr>
            <w:tcW w:w="13716" w:type="dxa"/>
            <w:gridSpan w:val="10"/>
            <w:tcBorders>
              <w:top w:val="single" w:sz="4" w:space="0" w:color="auto"/>
              <w:left w:val="nil"/>
              <w:bottom w:val="nil"/>
              <w:right w:val="nil"/>
            </w:tcBorders>
            <w:shd w:val="clear" w:color="auto" w:fill="99CCFF"/>
            <w:vAlign w:val="bottom"/>
          </w:tcPr>
          <w:p w14:paraId="395710EE"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i/>
                <w:iCs/>
                <w:sz w:val="18"/>
                <w:szCs w:val="18"/>
              </w:rPr>
              <w:t>Felter markeret med blå er temaspecifikke opslagstabeller, der indeholder oversættelser af koder i andre felter.</w:t>
            </w:r>
          </w:p>
        </w:tc>
      </w:tr>
      <w:tr w:rsidR="00CB4BEB" w:rsidRPr="00AA7FBB" w14:paraId="6EC551B0" w14:textId="77777777" w:rsidTr="003C0924">
        <w:trPr>
          <w:trHeight w:hRule="exact" w:val="255"/>
        </w:trPr>
        <w:tc>
          <w:tcPr>
            <w:tcW w:w="13716" w:type="dxa"/>
            <w:gridSpan w:val="10"/>
            <w:tcBorders>
              <w:top w:val="nil"/>
              <w:left w:val="nil"/>
              <w:bottom w:val="nil"/>
              <w:right w:val="nil"/>
            </w:tcBorders>
            <w:shd w:val="clear" w:color="auto" w:fill="97DDBA"/>
            <w:vAlign w:val="bottom"/>
          </w:tcPr>
          <w:p w14:paraId="6AEF05FB" w14:textId="77777777" w:rsidR="00CB4BEB" w:rsidRPr="00AA7FBB" w:rsidRDefault="00CB4BEB" w:rsidP="003C0924">
            <w:pPr>
              <w:rPr>
                <w:rFonts w:ascii="Trebuchet MS" w:hAnsi="Trebuchet MS" w:cs="Trebuchet MS"/>
                <w:i/>
                <w:iCs/>
                <w:sz w:val="18"/>
                <w:szCs w:val="18"/>
              </w:rPr>
            </w:pPr>
            <w:r w:rsidRPr="00AA7FBB">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22DBAF2C" w14:textId="77777777" w:rsidR="00CB4BEB" w:rsidRDefault="00CB4BEB" w:rsidP="00CB4BEB">
      <w:pPr>
        <w:pStyle w:val="Overskrift6"/>
      </w:pPr>
      <w:r>
        <w:t>5.11.5.1</w:t>
      </w:r>
      <w:r w:rsidRPr="00A32757">
        <w:t xml:space="preserve"> </w:t>
      </w:r>
      <w:r>
        <w:t>Metadata</w:t>
      </w:r>
      <w:r w:rsidRPr="004B15D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48717616" w14:textId="77777777" w:rsidTr="003C0924">
        <w:trPr>
          <w:trHeight w:hRule="exact" w:val="255"/>
        </w:trPr>
        <w:tc>
          <w:tcPr>
            <w:tcW w:w="2235" w:type="dxa"/>
            <w:shd w:val="clear" w:color="auto" w:fill="D9D9D9"/>
            <w:vAlign w:val="bottom"/>
          </w:tcPr>
          <w:p w14:paraId="60DBE38E" w14:textId="77777777" w:rsidR="00CB4BEB" w:rsidRPr="00D72885" w:rsidRDefault="00CB4BEB" w:rsidP="003C0924">
            <w:pPr>
              <w:rPr>
                <w:rFonts w:ascii="Trebuchet MS" w:hAnsi="Trebuchet MS" w:cs="Trebuchet MS"/>
                <w:bCs/>
                <w:sz w:val="18"/>
                <w:szCs w:val="18"/>
              </w:rPr>
            </w:pPr>
            <w:r w:rsidRPr="00D72885">
              <w:rPr>
                <w:rFonts w:ascii="Trebuchet MS" w:hAnsi="Trebuchet MS" w:cs="Trebuchet MS"/>
                <w:b/>
                <w:bCs/>
                <w:sz w:val="18"/>
                <w:szCs w:val="18"/>
              </w:rPr>
              <w:t>Metadataelement</w:t>
            </w:r>
          </w:p>
        </w:tc>
        <w:tc>
          <w:tcPr>
            <w:tcW w:w="11340" w:type="dxa"/>
            <w:shd w:val="clear" w:color="auto" w:fill="D9D9D9"/>
            <w:vAlign w:val="bottom"/>
          </w:tcPr>
          <w:p w14:paraId="6EB59DBE" w14:textId="77777777" w:rsidR="00CB4BEB" w:rsidRPr="00D72885" w:rsidRDefault="00CB4BEB" w:rsidP="003C0924">
            <w:pPr>
              <w:rPr>
                <w:rFonts w:ascii="Trebuchet MS" w:hAnsi="Trebuchet MS" w:cs="Trebuchet MS"/>
                <w:bCs/>
                <w:sz w:val="18"/>
                <w:szCs w:val="18"/>
              </w:rPr>
            </w:pPr>
            <w:r w:rsidRPr="00D72885">
              <w:rPr>
                <w:rFonts w:ascii="Trebuchet MS" w:hAnsi="Trebuchet MS" w:cs="Trebuchet MS"/>
                <w:b/>
                <w:bCs/>
                <w:sz w:val="18"/>
                <w:szCs w:val="18"/>
              </w:rPr>
              <w:t>Beskrivelse</w:t>
            </w:r>
          </w:p>
        </w:tc>
      </w:tr>
      <w:tr w:rsidR="00CB4BEB" w:rsidRPr="0051728E" w14:paraId="53EBBFC6" w14:textId="77777777" w:rsidTr="003C0924">
        <w:trPr>
          <w:trHeight w:hRule="exact" w:val="255"/>
        </w:trPr>
        <w:tc>
          <w:tcPr>
            <w:tcW w:w="2235" w:type="dxa"/>
            <w:shd w:val="clear" w:color="auto" w:fill="E0E0E0"/>
            <w:vAlign w:val="bottom"/>
          </w:tcPr>
          <w:p w14:paraId="43CC11C5"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lastRenderedPageBreak/>
              <w:t>Temanavn</w:t>
            </w:r>
          </w:p>
        </w:tc>
        <w:tc>
          <w:tcPr>
            <w:tcW w:w="11340" w:type="dxa"/>
            <w:shd w:val="clear" w:color="auto" w:fill="FFFFFF"/>
            <w:vAlign w:val="bottom"/>
          </w:tcPr>
          <w:p w14:paraId="06D27C00" w14:textId="77777777" w:rsidR="00CB4BEB" w:rsidRPr="00D72885" w:rsidRDefault="00CB4BEB" w:rsidP="003C0924">
            <w:pPr>
              <w:rPr>
                <w:rFonts w:ascii="Trebuchet MS" w:hAnsi="Trebuchet MS" w:cs="Trebuchet MS"/>
                <w:sz w:val="18"/>
                <w:szCs w:val="18"/>
              </w:rPr>
            </w:pPr>
            <w:r w:rsidRPr="00D72885">
              <w:rPr>
                <w:rFonts w:ascii="Trebuchet MS" w:hAnsi="Trebuchet MS"/>
                <w:kern w:val="32"/>
                <w:sz w:val="18"/>
                <w:szCs w:val="18"/>
              </w:rPr>
              <w:t>Vandværksforsyningsområder</w:t>
            </w:r>
          </w:p>
        </w:tc>
      </w:tr>
      <w:tr w:rsidR="00CB4BEB" w:rsidRPr="0051728E" w14:paraId="3E1E89CB" w14:textId="77777777" w:rsidTr="003C0924">
        <w:trPr>
          <w:trHeight w:hRule="exact" w:val="255"/>
        </w:trPr>
        <w:tc>
          <w:tcPr>
            <w:tcW w:w="2235" w:type="dxa"/>
            <w:shd w:val="clear" w:color="auto" w:fill="E0E0E0"/>
            <w:vAlign w:val="bottom"/>
          </w:tcPr>
          <w:p w14:paraId="1628FC7A"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Temakode</w:t>
            </w:r>
          </w:p>
        </w:tc>
        <w:tc>
          <w:tcPr>
            <w:tcW w:w="11340" w:type="dxa"/>
            <w:shd w:val="clear" w:color="auto" w:fill="FFFFFF"/>
            <w:vAlign w:val="bottom"/>
          </w:tcPr>
          <w:p w14:paraId="3D6A9D3A" w14:textId="77777777" w:rsidR="00CB4BEB" w:rsidRPr="00D72885" w:rsidRDefault="00CB4BEB" w:rsidP="003C0924">
            <w:pPr>
              <w:rPr>
                <w:rFonts w:ascii="Trebuchet MS" w:hAnsi="Trebuchet MS"/>
                <w:sz w:val="18"/>
                <w:szCs w:val="18"/>
              </w:rPr>
            </w:pPr>
            <w:r w:rsidRPr="00D72885">
              <w:rPr>
                <w:rFonts w:ascii="Trebuchet MS" w:hAnsi="Trebuchet MS"/>
                <w:sz w:val="18"/>
                <w:szCs w:val="18"/>
              </w:rPr>
              <w:t>60</w:t>
            </w:r>
            <w:r>
              <w:rPr>
                <w:rFonts w:ascii="Trebuchet MS" w:hAnsi="Trebuchet MS"/>
                <w:sz w:val="18"/>
                <w:szCs w:val="18"/>
              </w:rPr>
              <w:t>04</w:t>
            </w:r>
          </w:p>
        </w:tc>
      </w:tr>
      <w:tr w:rsidR="00CB4BEB" w:rsidRPr="0051728E" w14:paraId="0820DBC8" w14:textId="77777777" w:rsidTr="003C0924">
        <w:trPr>
          <w:trHeight w:hRule="exact" w:val="255"/>
        </w:trPr>
        <w:tc>
          <w:tcPr>
            <w:tcW w:w="2235" w:type="dxa"/>
            <w:shd w:val="clear" w:color="auto" w:fill="E0E0E0"/>
            <w:vAlign w:val="bottom"/>
          </w:tcPr>
          <w:p w14:paraId="349914C7"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Definition</w:t>
            </w:r>
          </w:p>
        </w:tc>
        <w:tc>
          <w:tcPr>
            <w:tcW w:w="11340" w:type="dxa"/>
            <w:shd w:val="clear" w:color="auto" w:fill="FFFFFF"/>
            <w:vAlign w:val="bottom"/>
          </w:tcPr>
          <w:p w14:paraId="6FBEDC93" w14:textId="03646BCC" w:rsidR="00CB4BEB" w:rsidRPr="00D72885" w:rsidRDefault="00CB4BEB" w:rsidP="003C0924">
            <w:pPr>
              <w:rPr>
                <w:rFonts w:ascii="Trebuchet MS" w:hAnsi="Trebuchet MS" w:cs="Trebuchet MS"/>
                <w:sz w:val="18"/>
                <w:szCs w:val="18"/>
              </w:rPr>
            </w:pPr>
            <w:r w:rsidRPr="00D72885">
              <w:rPr>
                <w:rFonts w:ascii="Trebuchet MS" w:hAnsi="Trebuchet MS"/>
                <w:sz w:val="18"/>
                <w:szCs w:val="18"/>
              </w:rPr>
              <w:t xml:space="preserve">Det område et vandværk må </w:t>
            </w:r>
            <w:proofErr w:type="gramStart"/>
            <w:r w:rsidRPr="00D72885">
              <w:rPr>
                <w:rFonts w:ascii="Trebuchet MS" w:hAnsi="Trebuchet MS"/>
                <w:sz w:val="18"/>
                <w:szCs w:val="18"/>
              </w:rPr>
              <w:t>påregne</w:t>
            </w:r>
            <w:proofErr w:type="gramEnd"/>
            <w:r w:rsidRPr="00D72885">
              <w:rPr>
                <w:rFonts w:ascii="Trebuchet MS" w:hAnsi="Trebuchet MS"/>
                <w:sz w:val="18"/>
                <w:szCs w:val="18"/>
              </w:rPr>
              <w:t xml:space="preserve"> at kunne levere vand til indenfor planperioden, når det er fuldt udbygget</w:t>
            </w:r>
          </w:p>
        </w:tc>
      </w:tr>
      <w:tr w:rsidR="00CB4BEB" w:rsidRPr="0051728E" w14:paraId="1F5EDF0A" w14:textId="77777777" w:rsidTr="003C0924">
        <w:trPr>
          <w:trHeight w:hRule="exact" w:val="255"/>
        </w:trPr>
        <w:tc>
          <w:tcPr>
            <w:tcW w:w="2235" w:type="dxa"/>
            <w:shd w:val="clear" w:color="auto" w:fill="E0E0E0"/>
            <w:vAlign w:val="bottom"/>
          </w:tcPr>
          <w:p w14:paraId="6F9C3C2E"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Beskrivelse</w:t>
            </w:r>
          </w:p>
        </w:tc>
        <w:tc>
          <w:tcPr>
            <w:tcW w:w="11340" w:type="dxa"/>
            <w:shd w:val="clear" w:color="auto" w:fill="FFFFFF"/>
            <w:vAlign w:val="bottom"/>
          </w:tcPr>
          <w:p w14:paraId="57BD9736" w14:textId="77777777" w:rsidR="00CB4BEB" w:rsidRPr="00D72885" w:rsidRDefault="00CB4BEB" w:rsidP="003C0924">
            <w:pPr>
              <w:rPr>
                <w:rFonts w:ascii="Trebuchet MS" w:hAnsi="Trebuchet MS" w:cs="Trebuchet MS"/>
                <w:sz w:val="18"/>
                <w:szCs w:val="18"/>
              </w:rPr>
            </w:pPr>
            <w:r w:rsidRPr="00D72885">
              <w:rPr>
                <w:rFonts w:ascii="Trebuchet MS" w:hAnsi="Trebuchet MS"/>
                <w:sz w:val="18"/>
                <w:szCs w:val="18"/>
              </w:rPr>
              <w:t>Vandværkets fremtidige forsyningsopland.</w:t>
            </w:r>
          </w:p>
        </w:tc>
      </w:tr>
      <w:tr w:rsidR="00CB4BEB" w:rsidRPr="0051728E" w14:paraId="351F542C" w14:textId="77777777" w:rsidTr="003C0924">
        <w:trPr>
          <w:trHeight w:hRule="exact" w:val="255"/>
        </w:trPr>
        <w:tc>
          <w:tcPr>
            <w:tcW w:w="2235" w:type="dxa"/>
            <w:shd w:val="clear" w:color="auto" w:fill="E0E0E0"/>
            <w:vAlign w:val="bottom"/>
          </w:tcPr>
          <w:p w14:paraId="159F561B" w14:textId="77777777" w:rsidR="00CB4BEB" w:rsidRPr="00D72885" w:rsidRDefault="00CB4BEB" w:rsidP="003C0924">
            <w:pPr>
              <w:rPr>
                <w:rFonts w:ascii="Trebuchet MS" w:hAnsi="Trebuchet MS" w:cs="Trebuchet MS"/>
                <w:sz w:val="18"/>
                <w:szCs w:val="18"/>
              </w:rPr>
            </w:pPr>
            <w:proofErr w:type="spellStart"/>
            <w:r w:rsidRPr="00D72885">
              <w:rPr>
                <w:rFonts w:ascii="Trebuchet MS" w:hAnsi="Trebuchet MS" w:cs="Trebuchet MS"/>
                <w:sz w:val="18"/>
                <w:szCs w:val="18"/>
              </w:rPr>
              <w:t>Formaal</w:t>
            </w:r>
            <w:proofErr w:type="spellEnd"/>
            <w:r w:rsidRPr="00D72885">
              <w:rPr>
                <w:rFonts w:ascii="Trebuchet MS" w:hAnsi="Trebuchet MS" w:cs="Trebuchet MS"/>
                <w:sz w:val="18"/>
                <w:szCs w:val="18"/>
              </w:rPr>
              <w:t xml:space="preserve"> </w:t>
            </w:r>
          </w:p>
        </w:tc>
        <w:tc>
          <w:tcPr>
            <w:tcW w:w="11340" w:type="dxa"/>
            <w:shd w:val="clear" w:color="auto" w:fill="FFFFFF"/>
            <w:vAlign w:val="bottom"/>
          </w:tcPr>
          <w:p w14:paraId="1CB70AA0"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 xml:space="preserve">Oplyse sagsbehandler og borger via selvbetjeningsløsninger om, i hvilket vandværksforsyningsområder en bolig/adresse ligger </w:t>
            </w:r>
          </w:p>
        </w:tc>
      </w:tr>
      <w:tr w:rsidR="00CB4BEB" w:rsidRPr="0051728E" w14:paraId="731735F9" w14:textId="77777777" w:rsidTr="003C0924">
        <w:trPr>
          <w:trHeight w:hRule="exact" w:val="255"/>
        </w:trPr>
        <w:tc>
          <w:tcPr>
            <w:tcW w:w="2235" w:type="dxa"/>
            <w:shd w:val="clear" w:color="auto" w:fill="E0E0E0"/>
            <w:vAlign w:val="bottom"/>
          </w:tcPr>
          <w:p w14:paraId="0DECF0BB" w14:textId="77777777" w:rsidR="00CB4BEB" w:rsidRPr="00D72885" w:rsidRDefault="00CB4BEB" w:rsidP="003C0924">
            <w:pPr>
              <w:rPr>
                <w:rFonts w:ascii="Trebuchet MS" w:hAnsi="Trebuchet MS" w:cs="Trebuchet MS"/>
                <w:sz w:val="18"/>
                <w:szCs w:val="18"/>
              </w:rPr>
            </w:pPr>
            <w:proofErr w:type="spellStart"/>
            <w:r w:rsidRPr="00D72885">
              <w:rPr>
                <w:rFonts w:ascii="Trebuchet MS" w:hAnsi="Trebuchet MS" w:cs="Trebuchet MS"/>
                <w:sz w:val="18"/>
                <w:szCs w:val="18"/>
              </w:rPr>
              <w:t>Noegleord_hovedgruppe</w:t>
            </w:r>
            <w:proofErr w:type="spellEnd"/>
          </w:p>
        </w:tc>
        <w:tc>
          <w:tcPr>
            <w:tcW w:w="11340" w:type="dxa"/>
            <w:shd w:val="clear" w:color="auto" w:fill="FFFFFF"/>
            <w:vAlign w:val="bottom"/>
          </w:tcPr>
          <w:p w14:paraId="55DBFA1E" w14:textId="77777777" w:rsidR="00CB4BEB" w:rsidRPr="00BF1A2A" w:rsidRDefault="00CB4BEB" w:rsidP="003C0924">
            <w:pPr>
              <w:autoSpaceDE w:val="0"/>
              <w:autoSpaceDN w:val="0"/>
              <w:adjustRightInd w:val="0"/>
              <w:rPr>
                <w:rFonts w:ascii="Trebuchet MS" w:hAnsi="Trebuchet MS" w:cs="Trebuchet MS"/>
                <w:bCs/>
                <w:kern w:val="32"/>
                <w:sz w:val="18"/>
                <w:szCs w:val="18"/>
              </w:rPr>
            </w:pPr>
            <w:r>
              <w:rPr>
                <w:rFonts w:ascii="Trebuchet MS" w:hAnsi="Trebuchet MS" w:cs="Trebuchet MS"/>
                <w:bCs/>
                <w:kern w:val="32"/>
                <w:sz w:val="18"/>
                <w:szCs w:val="18"/>
              </w:rPr>
              <w:t>Drikkevand</w:t>
            </w:r>
          </w:p>
        </w:tc>
      </w:tr>
      <w:tr w:rsidR="00CB4BEB" w:rsidRPr="0051728E" w14:paraId="3382B7B5" w14:textId="77777777" w:rsidTr="003C0924">
        <w:trPr>
          <w:trHeight w:hRule="exact" w:val="255"/>
        </w:trPr>
        <w:tc>
          <w:tcPr>
            <w:tcW w:w="2235" w:type="dxa"/>
            <w:shd w:val="clear" w:color="auto" w:fill="E0E0E0"/>
            <w:vAlign w:val="bottom"/>
          </w:tcPr>
          <w:p w14:paraId="5C7E92EF" w14:textId="77777777" w:rsidR="00CB4BEB" w:rsidRPr="00D72885" w:rsidRDefault="00CB4BEB" w:rsidP="003C0924">
            <w:pPr>
              <w:rPr>
                <w:rFonts w:ascii="Trebuchet MS" w:hAnsi="Trebuchet MS" w:cs="Trebuchet MS"/>
                <w:sz w:val="18"/>
                <w:szCs w:val="18"/>
              </w:rPr>
            </w:pPr>
            <w:proofErr w:type="spellStart"/>
            <w:r>
              <w:rPr>
                <w:rFonts w:ascii="Trebuchet MS" w:hAnsi="Trebuchet MS" w:cs="Trebuchet MS"/>
                <w:sz w:val="18"/>
                <w:szCs w:val="18"/>
              </w:rPr>
              <w:t>No</w:t>
            </w:r>
            <w:r w:rsidRPr="00E07F24">
              <w:rPr>
                <w:rFonts w:ascii="Trebuchet MS" w:hAnsi="Trebuchet MS" w:cs="Trebuchet MS"/>
                <w:sz w:val="18"/>
                <w:szCs w:val="18"/>
              </w:rPr>
              <w:t>e</w:t>
            </w:r>
            <w:r>
              <w:rPr>
                <w:rFonts w:ascii="Trebuchet MS" w:hAnsi="Trebuchet MS" w:cs="Trebuchet MS"/>
                <w:sz w:val="18"/>
                <w:szCs w:val="18"/>
              </w:rPr>
              <w:t>gle</w:t>
            </w:r>
            <w:r w:rsidRPr="00D72885">
              <w:rPr>
                <w:rFonts w:ascii="Trebuchet MS" w:hAnsi="Trebuchet MS" w:cs="Trebuchet MS"/>
                <w:sz w:val="18"/>
                <w:szCs w:val="18"/>
              </w:rPr>
              <w:t>_ord</w:t>
            </w:r>
            <w:proofErr w:type="spellEnd"/>
          </w:p>
        </w:tc>
        <w:tc>
          <w:tcPr>
            <w:tcW w:w="11340" w:type="dxa"/>
            <w:shd w:val="clear" w:color="auto" w:fill="FFFFFF"/>
            <w:vAlign w:val="bottom"/>
          </w:tcPr>
          <w:p w14:paraId="7ED7AFDD"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Drikkevand, forsyning, vandværk</w:t>
            </w:r>
          </w:p>
        </w:tc>
      </w:tr>
      <w:tr w:rsidR="00CB4BEB" w:rsidRPr="0051728E" w14:paraId="06B62FA8" w14:textId="77777777" w:rsidTr="003C0924">
        <w:trPr>
          <w:trHeight w:hRule="exact" w:val="255"/>
        </w:trPr>
        <w:tc>
          <w:tcPr>
            <w:tcW w:w="2235" w:type="dxa"/>
            <w:shd w:val="clear" w:color="auto" w:fill="E0E0E0"/>
            <w:vAlign w:val="bottom"/>
          </w:tcPr>
          <w:p w14:paraId="38CE6F80"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Geometri type</w:t>
            </w:r>
          </w:p>
        </w:tc>
        <w:tc>
          <w:tcPr>
            <w:tcW w:w="11340" w:type="dxa"/>
            <w:shd w:val="clear" w:color="auto" w:fill="FFFFFF"/>
            <w:vAlign w:val="bottom"/>
          </w:tcPr>
          <w:p w14:paraId="629845AF"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Flade</w:t>
            </w:r>
          </w:p>
        </w:tc>
      </w:tr>
      <w:tr w:rsidR="00CB4BEB" w:rsidRPr="0051728E" w14:paraId="2E43C016" w14:textId="77777777" w:rsidTr="003C0924">
        <w:trPr>
          <w:trHeight w:hRule="exact" w:val="255"/>
        </w:trPr>
        <w:tc>
          <w:tcPr>
            <w:tcW w:w="2235" w:type="dxa"/>
            <w:shd w:val="clear" w:color="auto" w:fill="E0E0E0"/>
            <w:vAlign w:val="bottom"/>
          </w:tcPr>
          <w:p w14:paraId="164EF4C9"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Lovgrundlag</w:t>
            </w:r>
          </w:p>
        </w:tc>
        <w:tc>
          <w:tcPr>
            <w:tcW w:w="11340" w:type="dxa"/>
            <w:shd w:val="clear" w:color="auto" w:fill="FFFFFF"/>
            <w:vAlign w:val="bottom"/>
          </w:tcPr>
          <w:p w14:paraId="6E1171B3" w14:textId="77777777" w:rsidR="00CB4BEB" w:rsidRPr="00D72885"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341F5D" w14:paraId="2EFA21B3" w14:textId="77777777" w:rsidTr="003C0924">
        <w:trPr>
          <w:trHeight w:hRule="exact" w:val="255"/>
        </w:trPr>
        <w:tc>
          <w:tcPr>
            <w:tcW w:w="2235" w:type="dxa"/>
            <w:shd w:val="clear" w:color="auto" w:fill="E0E0E0"/>
            <w:vAlign w:val="bottom"/>
          </w:tcPr>
          <w:p w14:paraId="782CE0BC" w14:textId="77777777" w:rsidR="00CB4BEB" w:rsidRPr="002C13B3" w:rsidRDefault="00CB4BEB" w:rsidP="003C0924">
            <w:pPr>
              <w:rPr>
                <w:rFonts w:ascii="Trebuchet MS" w:hAnsi="Trebuchet MS" w:cs="Trebuchet MS"/>
                <w:sz w:val="18"/>
                <w:szCs w:val="18"/>
              </w:rPr>
            </w:pPr>
            <w:proofErr w:type="spellStart"/>
            <w:r w:rsidRPr="002C13B3">
              <w:rPr>
                <w:rFonts w:ascii="Trebuchet MS" w:hAnsi="Trebuchet MS" w:cs="Trebuchet MS"/>
                <w:sz w:val="18"/>
                <w:szCs w:val="18"/>
              </w:rPr>
              <w:t>KLE_koder</w:t>
            </w:r>
            <w:proofErr w:type="spellEnd"/>
          </w:p>
        </w:tc>
        <w:tc>
          <w:tcPr>
            <w:tcW w:w="11340" w:type="dxa"/>
            <w:shd w:val="clear" w:color="auto" w:fill="FFFFFF"/>
            <w:vAlign w:val="bottom"/>
          </w:tcPr>
          <w:p w14:paraId="6CB676D8" w14:textId="77777777" w:rsidR="00CB4BEB" w:rsidRPr="002C13B3" w:rsidRDefault="00CB4BEB" w:rsidP="003C0924">
            <w:pPr>
              <w:rPr>
                <w:rFonts w:ascii="Trebuchet MS" w:hAnsi="Trebuchet MS" w:cs="Trebuchet MS"/>
                <w:sz w:val="18"/>
                <w:szCs w:val="18"/>
              </w:rPr>
            </w:pPr>
            <w:r w:rsidRPr="00EB5C08">
              <w:rPr>
                <w:rFonts w:ascii="Trebuchet MS" w:hAnsi="Trebuchet MS" w:cs="Trebuchet MS"/>
                <w:sz w:val="18"/>
                <w:szCs w:val="18"/>
              </w:rPr>
              <w:t>09.08, 09.08.22</w:t>
            </w:r>
          </w:p>
        </w:tc>
      </w:tr>
    </w:tbl>
    <w:p w14:paraId="4CEB92CA" w14:textId="77777777" w:rsidR="00CB4BEB" w:rsidRPr="00A32757" w:rsidRDefault="00CB4BEB" w:rsidP="00CB4BEB">
      <w:pPr>
        <w:pStyle w:val="Overskrift6"/>
      </w:pPr>
      <w:r>
        <w:t>5.11.5.2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3"/>
        <w:gridCol w:w="8983"/>
      </w:tblGrid>
      <w:tr w:rsidR="00CB4BEB" w:rsidRPr="0051728E" w14:paraId="65A67E7B" w14:textId="77777777" w:rsidTr="003C0924">
        <w:trPr>
          <w:trHeight w:hRule="exact" w:val="255"/>
        </w:trPr>
        <w:tc>
          <w:tcPr>
            <w:tcW w:w="4503" w:type="dxa"/>
            <w:shd w:val="clear" w:color="auto" w:fill="D9D9D9"/>
            <w:vAlign w:val="bottom"/>
          </w:tcPr>
          <w:p w14:paraId="046B232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1D306BD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3C39CF5A" w14:textId="77777777" w:rsidTr="003C0924">
        <w:trPr>
          <w:trHeight w:hRule="exact" w:val="510"/>
        </w:trPr>
        <w:tc>
          <w:tcPr>
            <w:tcW w:w="4503" w:type="dxa"/>
            <w:shd w:val="clear" w:color="auto" w:fill="E0E0E0"/>
            <w:vAlign w:val="center"/>
          </w:tcPr>
          <w:p w14:paraId="3F4F314A"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5C22C058" w14:textId="1B11793F" w:rsidR="00CB4BEB" w:rsidRPr="00024C60" w:rsidRDefault="00CB4BEB" w:rsidP="003C0924">
            <w:pPr>
              <w:rPr>
                <w:rFonts w:ascii="Trebuchet MS" w:hAnsi="Trebuchet MS" w:cs="Trebuchet MS"/>
                <w:sz w:val="18"/>
                <w:szCs w:val="18"/>
              </w:rPr>
            </w:pPr>
            <w:r>
              <w:rPr>
                <w:rFonts w:ascii="Trebuchet MS" w:hAnsi="Trebuchet MS" w:cs="Trebuchet MS"/>
                <w:sz w:val="18"/>
                <w:szCs w:val="18"/>
              </w:rPr>
              <w:t>Data kan findes i kommunens vandforsyningsplan eller bestilles hos de lokale vandværker. Bør rette</w:t>
            </w:r>
            <w:r w:rsidR="00EB5C08">
              <w:rPr>
                <w:rFonts w:ascii="Trebuchet MS" w:hAnsi="Trebuchet MS" w:cs="Trebuchet MS"/>
                <w:sz w:val="18"/>
                <w:szCs w:val="18"/>
              </w:rPr>
              <w:t xml:space="preserve">s </w:t>
            </w:r>
            <w:r>
              <w:rPr>
                <w:rFonts w:ascii="Trebuchet MS" w:hAnsi="Trebuchet MS" w:cs="Trebuchet MS"/>
                <w:sz w:val="18"/>
                <w:szCs w:val="18"/>
              </w:rPr>
              <w:t>til så det enkelte område i stor grad følger matrikelkorts grænser/skel</w:t>
            </w:r>
          </w:p>
        </w:tc>
      </w:tr>
      <w:tr w:rsidR="00CB4BEB" w:rsidRPr="0051728E" w14:paraId="26A413A6" w14:textId="77777777" w:rsidTr="003C0924">
        <w:trPr>
          <w:trHeight w:hRule="exact" w:val="255"/>
        </w:trPr>
        <w:tc>
          <w:tcPr>
            <w:tcW w:w="4503" w:type="dxa"/>
            <w:shd w:val="clear" w:color="auto" w:fill="E0E0E0"/>
            <w:vAlign w:val="bottom"/>
          </w:tcPr>
          <w:p w14:paraId="10D4924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45FD6F4F" w14:textId="77777777" w:rsidR="00CB4BEB" w:rsidRPr="00A30AE4" w:rsidRDefault="00CB4BEB" w:rsidP="003C0924">
            <w:pPr>
              <w:rPr>
                <w:rFonts w:ascii="Trebuchet MS" w:hAnsi="Trebuchet MS" w:cs="Trebuchet MS"/>
                <w:sz w:val="18"/>
                <w:szCs w:val="18"/>
              </w:rPr>
            </w:pPr>
            <w:r w:rsidRPr="00A30AE4">
              <w:rPr>
                <w:rFonts w:ascii="Trebuchet MS" w:hAnsi="Trebuchet MS" w:cs="Trebuchet MS"/>
                <w:sz w:val="18"/>
                <w:szCs w:val="18"/>
              </w:rPr>
              <w:t>Opdeles i vandværks nr./navn, type af forsyningsområde og mulighed for en gyldighed fra og til dato.</w:t>
            </w:r>
          </w:p>
        </w:tc>
      </w:tr>
      <w:tr w:rsidR="00CB4BEB" w:rsidRPr="0051728E" w14:paraId="61FA78E3" w14:textId="77777777" w:rsidTr="003C0924">
        <w:trPr>
          <w:trHeight w:hRule="exact" w:val="255"/>
        </w:trPr>
        <w:tc>
          <w:tcPr>
            <w:tcW w:w="4503" w:type="dxa"/>
            <w:shd w:val="clear" w:color="auto" w:fill="E0E0E0"/>
            <w:vAlign w:val="bottom"/>
          </w:tcPr>
          <w:p w14:paraId="7F929AF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365124B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To ejendomme/ 700 kvm.</w:t>
            </w:r>
          </w:p>
        </w:tc>
      </w:tr>
      <w:tr w:rsidR="00CB4BEB" w:rsidRPr="0051728E" w14:paraId="61D6E1EE" w14:textId="77777777" w:rsidTr="003C0924">
        <w:trPr>
          <w:trHeight w:hRule="exact" w:val="255"/>
        </w:trPr>
        <w:tc>
          <w:tcPr>
            <w:tcW w:w="4503" w:type="dxa"/>
            <w:shd w:val="clear" w:color="auto" w:fill="E0E0E0"/>
            <w:vAlign w:val="bottom"/>
          </w:tcPr>
          <w:p w14:paraId="60FC98B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557AC4A5" w14:textId="77777777" w:rsidR="00CB4BEB" w:rsidRPr="00024C60" w:rsidRDefault="00CB4BEB" w:rsidP="003C0924">
            <w:pPr>
              <w:rPr>
                <w:rFonts w:ascii="Trebuchet MS" w:hAnsi="Trebuchet MS" w:cs="Trebuchet MS"/>
                <w:sz w:val="18"/>
                <w:szCs w:val="18"/>
              </w:rPr>
            </w:pPr>
          </w:p>
        </w:tc>
      </w:tr>
      <w:tr w:rsidR="00CB4BEB" w:rsidRPr="0051728E" w14:paraId="1454B946" w14:textId="77777777" w:rsidTr="003C0924">
        <w:trPr>
          <w:trHeight w:hRule="exact" w:val="255"/>
        </w:trPr>
        <w:tc>
          <w:tcPr>
            <w:tcW w:w="4503" w:type="dxa"/>
            <w:shd w:val="clear" w:color="auto" w:fill="E0E0E0"/>
            <w:vAlign w:val="bottom"/>
          </w:tcPr>
          <w:p w14:paraId="0BA6483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052C6CC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Der bør ikke forekomme overlap.</w:t>
            </w:r>
          </w:p>
        </w:tc>
      </w:tr>
      <w:tr w:rsidR="00CB4BEB" w:rsidRPr="0051728E" w14:paraId="325100AF" w14:textId="77777777" w:rsidTr="003C0924">
        <w:trPr>
          <w:trHeight w:hRule="exact" w:val="255"/>
        </w:trPr>
        <w:tc>
          <w:tcPr>
            <w:tcW w:w="4503" w:type="dxa"/>
            <w:shd w:val="clear" w:color="auto" w:fill="E0E0E0"/>
            <w:vAlign w:val="bottom"/>
          </w:tcPr>
          <w:p w14:paraId="11547CC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7142FF82"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Genbrug af geometri fra jordstykker/matrikelkortet</w:t>
            </w:r>
          </w:p>
        </w:tc>
      </w:tr>
    </w:tbl>
    <w:p w14:paraId="6894071F" w14:textId="77777777" w:rsidR="00CB4BEB" w:rsidRPr="00C17F86" w:rsidRDefault="00CB4BEB" w:rsidP="00C17F86">
      <w:pPr>
        <w:pStyle w:val="Overskrift6"/>
      </w:pPr>
      <w:r w:rsidRPr="00C17F86">
        <w:t>5.11.5.3 Kodelister</w:t>
      </w:r>
    </w:p>
    <w:p w14:paraId="11E23064" w14:textId="7E4F0F60" w:rsidR="00CB4BEB" w:rsidRDefault="00CB4BEB" w:rsidP="00CB4BEB">
      <w:pPr>
        <w:autoSpaceDE w:val="0"/>
        <w:autoSpaceDN w:val="0"/>
        <w:adjustRightInd w:val="0"/>
        <w:rPr>
          <w:rFonts w:ascii="Trebuchet MS" w:hAnsi="Trebuchet MS" w:cs="Trebuchet MS"/>
          <w:color w:val="808080"/>
          <w:sz w:val="19"/>
          <w:szCs w:val="19"/>
        </w:rPr>
      </w:pPr>
      <w:r w:rsidRPr="00C17F86">
        <w:rPr>
          <w:rFonts w:ascii="Trebuchet MS" w:hAnsi="Trebuchet MS" w:cs="Trebuchet MS"/>
          <w:color w:val="808080"/>
          <w:sz w:val="19"/>
          <w:szCs w:val="19"/>
        </w:rPr>
        <w:t>Kodelisterne fungerer som oversættelser mellem anvendte kodeværdier og de matchende forklarende tekster.</w:t>
      </w:r>
    </w:p>
    <w:p w14:paraId="3A0DCE49" w14:textId="77777777" w:rsidR="00C17F86" w:rsidRPr="00C17F86" w:rsidRDefault="00C17F86" w:rsidP="00CB4BEB">
      <w:pPr>
        <w:autoSpaceDE w:val="0"/>
        <w:autoSpaceDN w:val="0"/>
        <w:adjustRightInd w:val="0"/>
        <w:rPr>
          <w:rFonts w:ascii="Trebuchet MS" w:hAnsi="Trebuchet MS" w:cs="Trebuchet MS"/>
          <w:color w:val="808080"/>
          <w:sz w:val="19"/>
          <w:szCs w:val="19"/>
        </w:rPr>
      </w:pPr>
    </w:p>
    <w:p w14:paraId="6BB70B6A" w14:textId="77777777" w:rsidR="00CB4BEB" w:rsidRPr="00F14E94" w:rsidRDefault="00CB4BEB" w:rsidP="00CB4BEB">
      <w:pPr>
        <w:pStyle w:val="Overskrift2"/>
        <w:rPr>
          <w:kern w:val="32"/>
          <w:szCs w:val="32"/>
        </w:rPr>
      </w:pPr>
      <w:bookmarkStart w:id="2876" w:name="_Toc63351500"/>
      <w:bookmarkStart w:id="2877" w:name="_Toc122436149"/>
      <w:r w:rsidRPr="00F14E94">
        <w:rPr>
          <w:kern w:val="32"/>
          <w:szCs w:val="32"/>
        </w:rPr>
        <w:t>5.11.7 Grundvandsdannende Opland (6006)</w:t>
      </w:r>
      <w:bookmarkEnd w:id="2876"/>
      <w:bookmarkEnd w:id="2877"/>
      <w:r w:rsidRPr="00F14E94">
        <w:rPr>
          <w:kern w:val="32"/>
          <w:szCs w:val="32"/>
        </w:rPr>
        <w:t xml:space="preserve"> </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6"/>
        <w:gridCol w:w="4834"/>
        <w:gridCol w:w="1274"/>
        <w:gridCol w:w="1357"/>
        <w:gridCol w:w="1466"/>
        <w:gridCol w:w="2689"/>
      </w:tblGrid>
      <w:tr w:rsidR="00CB4BEB" w:rsidRPr="0051728E" w14:paraId="11F387CC" w14:textId="77777777" w:rsidTr="003C0924">
        <w:tc>
          <w:tcPr>
            <w:tcW w:w="2096" w:type="dxa"/>
            <w:tcBorders>
              <w:bottom w:val="single" w:sz="4" w:space="0" w:color="auto"/>
            </w:tcBorders>
            <w:shd w:val="clear" w:color="auto" w:fill="D9D9D9"/>
            <w:vAlign w:val="center"/>
          </w:tcPr>
          <w:p w14:paraId="683DD5B8"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4834" w:type="dxa"/>
            <w:tcBorders>
              <w:bottom w:val="single" w:sz="4" w:space="0" w:color="auto"/>
            </w:tcBorders>
            <w:shd w:val="clear" w:color="auto" w:fill="D9D9D9"/>
            <w:vAlign w:val="center"/>
          </w:tcPr>
          <w:p w14:paraId="273CE98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74" w:type="dxa"/>
            <w:tcBorders>
              <w:bottom w:val="single" w:sz="4" w:space="0" w:color="auto"/>
            </w:tcBorders>
            <w:shd w:val="clear" w:color="auto" w:fill="D9D9D9"/>
            <w:vAlign w:val="center"/>
          </w:tcPr>
          <w:p w14:paraId="66D8D423"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7" w:type="dxa"/>
            <w:tcBorders>
              <w:bottom w:val="single" w:sz="4" w:space="0" w:color="auto"/>
            </w:tcBorders>
            <w:shd w:val="clear" w:color="auto" w:fill="D9D9D9"/>
            <w:vAlign w:val="center"/>
          </w:tcPr>
          <w:p w14:paraId="274F1D9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66" w:type="dxa"/>
            <w:tcBorders>
              <w:bottom w:val="single" w:sz="4" w:space="0" w:color="auto"/>
            </w:tcBorders>
            <w:shd w:val="clear" w:color="auto" w:fill="D9D9D9"/>
            <w:vAlign w:val="center"/>
          </w:tcPr>
          <w:p w14:paraId="212F8373"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36D298D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689" w:type="dxa"/>
            <w:tcBorders>
              <w:bottom w:val="single" w:sz="4" w:space="0" w:color="auto"/>
            </w:tcBorders>
            <w:shd w:val="clear" w:color="auto" w:fill="D9D9D9"/>
            <w:vAlign w:val="center"/>
          </w:tcPr>
          <w:p w14:paraId="483E1D3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E474ED" w14:paraId="1D18CBFB" w14:textId="77777777" w:rsidTr="003C0924">
        <w:trPr>
          <w:trHeight w:hRule="exact" w:val="255"/>
        </w:trPr>
        <w:tc>
          <w:tcPr>
            <w:tcW w:w="2096" w:type="dxa"/>
            <w:tcBorders>
              <w:top w:val="single" w:sz="4" w:space="0" w:color="auto"/>
              <w:left w:val="single" w:sz="4" w:space="0" w:color="auto"/>
              <w:bottom w:val="single" w:sz="4" w:space="0" w:color="auto"/>
              <w:right w:val="single" w:sz="4" w:space="0" w:color="auto"/>
            </w:tcBorders>
            <w:shd w:val="clear" w:color="auto" w:fill="97DDBA"/>
            <w:vAlign w:val="bottom"/>
          </w:tcPr>
          <w:p w14:paraId="46AD5528" w14:textId="77777777" w:rsidR="00CB4BEB" w:rsidRPr="00E07F24" w:rsidRDefault="00CB4BEB" w:rsidP="003C0924">
            <w:pPr>
              <w:rPr>
                <w:rFonts w:ascii="Trebuchet MS" w:hAnsi="Trebuchet MS" w:cs="Trebuchet MS"/>
                <w:sz w:val="18"/>
                <w:szCs w:val="18"/>
              </w:rPr>
            </w:pPr>
            <w:proofErr w:type="spellStart"/>
            <w:r w:rsidRPr="00E07F24">
              <w:rPr>
                <w:rFonts w:ascii="Trebuchet MS" w:hAnsi="Trebuchet MS" w:cs="Trebuchet MS"/>
                <w:sz w:val="18"/>
                <w:szCs w:val="18"/>
              </w:rPr>
              <w:t>vandv_nr</w:t>
            </w:r>
            <w:proofErr w:type="spellEnd"/>
          </w:p>
        </w:tc>
        <w:tc>
          <w:tcPr>
            <w:tcW w:w="11620"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2A8B447"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r w:rsidRPr="00E07F24" w:rsidDel="00BC46B4">
              <w:rPr>
                <w:rFonts w:ascii="Trebuchet MS" w:hAnsi="Trebuchet MS" w:cs="Trebuchet MS"/>
                <w:sz w:val="18"/>
                <w:szCs w:val="18"/>
              </w:rPr>
              <w:t xml:space="preserve"> </w:t>
            </w:r>
          </w:p>
        </w:tc>
      </w:tr>
      <w:tr w:rsidR="00CB4BEB" w:rsidRPr="00E474ED" w14:paraId="32C22176"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5B561AE6" w14:textId="77777777" w:rsidR="00CB4BEB" w:rsidRPr="00E07F24" w:rsidRDefault="00CB4BEB" w:rsidP="003C0924">
            <w:pPr>
              <w:rPr>
                <w:rFonts w:ascii="Trebuchet MS" w:hAnsi="Trebuchet MS" w:cs="Trebuchet MS"/>
                <w:sz w:val="18"/>
                <w:szCs w:val="18"/>
              </w:rPr>
            </w:pPr>
            <w:proofErr w:type="spellStart"/>
            <w:r w:rsidRPr="00E07F24">
              <w:rPr>
                <w:rFonts w:ascii="Trebuchet MS" w:hAnsi="Trebuchet MS" w:cs="Trebuchet MS"/>
                <w:sz w:val="18"/>
                <w:szCs w:val="18"/>
              </w:rPr>
              <w:t>vandv_navn</w:t>
            </w:r>
            <w:proofErr w:type="spellEnd"/>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1152DBAC"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r w:rsidRPr="00E07F24" w:rsidDel="00BC46B4">
              <w:rPr>
                <w:rFonts w:ascii="Trebuchet MS" w:hAnsi="Trebuchet MS" w:cs="Trebuchet MS"/>
                <w:sz w:val="18"/>
                <w:szCs w:val="18"/>
              </w:rPr>
              <w:t xml:space="preserve"> </w:t>
            </w:r>
          </w:p>
        </w:tc>
      </w:tr>
      <w:tr w:rsidR="00CB4BEB" w:rsidRPr="00BC46B4" w14:paraId="26A4B571" w14:textId="77777777" w:rsidTr="003C0924">
        <w:trPr>
          <w:trHeight w:hRule="exact" w:val="255"/>
        </w:trPr>
        <w:tc>
          <w:tcPr>
            <w:tcW w:w="2096" w:type="dxa"/>
            <w:tcBorders>
              <w:top w:val="single" w:sz="4" w:space="0" w:color="auto"/>
              <w:left w:val="single" w:sz="4" w:space="0" w:color="auto"/>
              <w:bottom w:val="single" w:sz="4" w:space="0" w:color="auto"/>
              <w:right w:val="single" w:sz="4" w:space="0" w:color="auto"/>
            </w:tcBorders>
            <w:shd w:val="clear" w:color="auto" w:fill="D9D9D9"/>
            <w:vAlign w:val="bottom"/>
          </w:tcPr>
          <w:p w14:paraId="5C8A8CC0" w14:textId="77777777" w:rsidR="00CB4BEB" w:rsidRPr="00C039B7" w:rsidRDefault="00CB4BEB" w:rsidP="003C0924">
            <w:pPr>
              <w:rPr>
                <w:rFonts w:ascii="Trebuchet MS" w:hAnsi="Trebuchet MS"/>
                <w:b/>
                <w:sz w:val="18"/>
                <w:szCs w:val="18"/>
              </w:rPr>
            </w:pPr>
            <w:proofErr w:type="spellStart"/>
            <w:r w:rsidRPr="00C039B7">
              <w:rPr>
                <w:rFonts w:ascii="Trebuchet MS" w:hAnsi="Trebuchet MS"/>
                <w:b/>
                <w:sz w:val="18"/>
                <w:szCs w:val="18"/>
              </w:rPr>
              <w:t>oplandtype</w:t>
            </w:r>
            <w:proofErr w:type="spellEnd"/>
          </w:p>
        </w:tc>
        <w:tc>
          <w:tcPr>
            <w:tcW w:w="4834" w:type="dxa"/>
            <w:tcBorders>
              <w:top w:val="single" w:sz="4" w:space="0" w:color="auto"/>
              <w:left w:val="single" w:sz="4" w:space="0" w:color="auto"/>
              <w:bottom w:val="single" w:sz="4" w:space="0" w:color="auto"/>
              <w:right w:val="single" w:sz="4" w:space="0" w:color="auto"/>
            </w:tcBorders>
            <w:shd w:val="clear" w:color="auto" w:fill="FFFFFF"/>
            <w:vAlign w:val="bottom"/>
          </w:tcPr>
          <w:p w14:paraId="4A467645" w14:textId="77777777" w:rsidR="00CB4BEB" w:rsidRPr="00745A31" w:rsidRDefault="00CB4BEB" w:rsidP="003C0924">
            <w:pPr>
              <w:rPr>
                <w:rFonts w:ascii="Trebuchet MS" w:hAnsi="Trebuchet MS"/>
                <w:sz w:val="18"/>
                <w:szCs w:val="18"/>
              </w:rPr>
            </w:pPr>
            <w:r w:rsidRPr="00745A31">
              <w:rPr>
                <w:rFonts w:ascii="Trebuchet MS" w:hAnsi="Trebuchet MS"/>
                <w:sz w:val="18"/>
                <w:szCs w:val="18"/>
              </w:rPr>
              <w:t>Oplandstype</w:t>
            </w:r>
          </w:p>
        </w:tc>
        <w:tc>
          <w:tcPr>
            <w:tcW w:w="1274" w:type="dxa"/>
            <w:tcBorders>
              <w:top w:val="single" w:sz="4" w:space="0" w:color="auto"/>
              <w:left w:val="single" w:sz="4" w:space="0" w:color="auto"/>
              <w:bottom w:val="single" w:sz="4" w:space="0" w:color="auto"/>
              <w:right w:val="single" w:sz="4" w:space="0" w:color="auto"/>
            </w:tcBorders>
            <w:shd w:val="clear" w:color="auto" w:fill="FFFFFF"/>
            <w:vAlign w:val="bottom"/>
          </w:tcPr>
          <w:p w14:paraId="0C340AB7" w14:textId="77777777" w:rsidR="00CB4BEB" w:rsidRPr="00745A31" w:rsidRDefault="00CB4BEB" w:rsidP="003C0924">
            <w:pPr>
              <w:rPr>
                <w:rFonts w:ascii="Trebuchet MS" w:hAnsi="Trebuchet MS" w:cs="Trebuchet MS"/>
                <w:sz w:val="18"/>
                <w:szCs w:val="18"/>
              </w:rPr>
            </w:pPr>
            <w:r w:rsidRPr="00745A31">
              <w:rPr>
                <w:rFonts w:ascii="Trebuchet MS" w:hAnsi="Trebuchet MS" w:cs="Trebuchet MS"/>
                <w:sz w:val="18"/>
                <w:szCs w:val="18"/>
              </w:rPr>
              <w:t>Tekststreng</w:t>
            </w:r>
          </w:p>
        </w:tc>
        <w:tc>
          <w:tcPr>
            <w:tcW w:w="1357" w:type="dxa"/>
            <w:tcBorders>
              <w:top w:val="single" w:sz="4" w:space="0" w:color="auto"/>
              <w:left w:val="single" w:sz="4" w:space="0" w:color="auto"/>
              <w:bottom w:val="single" w:sz="4" w:space="0" w:color="auto"/>
              <w:right w:val="single" w:sz="4" w:space="0" w:color="auto"/>
            </w:tcBorders>
            <w:shd w:val="clear" w:color="auto" w:fill="FFFFFF"/>
            <w:vAlign w:val="bottom"/>
          </w:tcPr>
          <w:p w14:paraId="438BB332" w14:textId="77777777" w:rsidR="00CB4BEB" w:rsidRPr="00745A31" w:rsidRDefault="00CB4BEB" w:rsidP="003C0924">
            <w:pPr>
              <w:rPr>
                <w:rFonts w:ascii="Trebuchet MS" w:hAnsi="Trebuchet MS" w:cs="Trebuchet MS"/>
                <w:sz w:val="18"/>
                <w:szCs w:val="18"/>
              </w:rPr>
            </w:pPr>
            <w:r w:rsidRPr="00745A31">
              <w:rPr>
                <w:rFonts w:ascii="Trebuchet MS" w:hAnsi="Trebuchet MS" w:cs="Trebuchet MS"/>
                <w:sz w:val="18"/>
                <w:szCs w:val="18"/>
              </w:rPr>
              <w:t>0-128 tegn</w:t>
            </w:r>
          </w:p>
        </w:tc>
        <w:tc>
          <w:tcPr>
            <w:tcW w:w="1466" w:type="dxa"/>
            <w:tcBorders>
              <w:top w:val="single" w:sz="4" w:space="0" w:color="auto"/>
              <w:left w:val="single" w:sz="4" w:space="0" w:color="auto"/>
              <w:bottom w:val="single" w:sz="4" w:space="0" w:color="auto"/>
              <w:right w:val="single" w:sz="4" w:space="0" w:color="auto"/>
            </w:tcBorders>
            <w:shd w:val="clear" w:color="auto" w:fill="FFFFFF"/>
            <w:vAlign w:val="bottom"/>
          </w:tcPr>
          <w:p w14:paraId="61665F27" w14:textId="77777777" w:rsidR="00CB4BEB" w:rsidRPr="00745A31" w:rsidRDefault="00CB4BEB" w:rsidP="003C0924">
            <w:pPr>
              <w:jc w:val="center"/>
              <w:rPr>
                <w:rFonts w:ascii="Trebuchet MS" w:hAnsi="Trebuchet MS" w:cs="Trebuchet MS"/>
                <w:sz w:val="18"/>
                <w:szCs w:val="18"/>
              </w:rPr>
            </w:pPr>
            <w:r w:rsidRPr="00745A31">
              <w:rPr>
                <w:rFonts w:ascii="Trebuchet MS" w:hAnsi="Trebuchet MS" w:cs="Trebuchet MS"/>
                <w:sz w:val="18"/>
                <w:szCs w:val="18"/>
              </w:rPr>
              <w:t>F</w:t>
            </w:r>
          </w:p>
        </w:tc>
        <w:tc>
          <w:tcPr>
            <w:tcW w:w="2689" w:type="dxa"/>
            <w:tcBorders>
              <w:top w:val="single" w:sz="4" w:space="0" w:color="auto"/>
              <w:left w:val="single" w:sz="4" w:space="0" w:color="auto"/>
              <w:bottom w:val="single" w:sz="4" w:space="0" w:color="auto"/>
              <w:right w:val="single" w:sz="4" w:space="0" w:color="auto"/>
            </w:tcBorders>
            <w:shd w:val="clear" w:color="auto" w:fill="FFFFFF"/>
            <w:vAlign w:val="bottom"/>
          </w:tcPr>
          <w:p w14:paraId="2F5D3AC7" w14:textId="77777777" w:rsidR="00CB4BEB" w:rsidRPr="00BC46B4" w:rsidRDefault="00CB4BEB" w:rsidP="003C0924">
            <w:pPr>
              <w:rPr>
                <w:rFonts w:ascii="Trebuchet MS" w:hAnsi="Trebuchet MS" w:cs="Trebuchet MS"/>
                <w:sz w:val="17"/>
                <w:szCs w:val="17"/>
              </w:rPr>
            </w:pPr>
          </w:p>
        </w:tc>
      </w:tr>
      <w:tr w:rsidR="00CB4BEB" w:rsidRPr="000E5DD0" w14:paraId="5C0BA8DB" w14:textId="77777777" w:rsidTr="003C0924">
        <w:trPr>
          <w:trHeight w:hRule="exact" w:val="510"/>
        </w:trPr>
        <w:tc>
          <w:tcPr>
            <w:tcW w:w="2096" w:type="dxa"/>
            <w:tcBorders>
              <w:top w:val="single" w:sz="4" w:space="0" w:color="auto"/>
              <w:left w:val="single" w:sz="4" w:space="0" w:color="auto"/>
              <w:bottom w:val="single" w:sz="4" w:space="0" w:color="auto"/>
              <w:right w:val="single" w:sz="4" w:space="0" w:color="auto"/>
            </w:tcBorders>
            <w:shd w:val="clear" w:color="auto" w:fill="D9D9D9"/>
            <w:vAlign w:val="center"/>
          </w:tcPr>
          <w:p w14:paraId="17D17F07" w14:textId="77777777" w:rsidR="00CB4BEB" w:rsidRPr="00C039B7" w:rsidRDefault="00CB4BEB" w:rsidP="003C0924">
            <w:pPr>
              <w:rPr>
                <w:rFonts w:ascii="Trebuchet MS" w:hAnsi="Trebuchet MS"/>
                <w:b/>
                <w:color w:val="1F497D"/>
                <w:sz w:val="18"/>
                <w:szCs w:val="18"/>
              </w:rPr>
            </w:pPr>
            <w:r w:rsidRPr="00C039B7">
              <w:rPr>
                <w:rFonts w:ascii="Trebuchet MS" w:hAnsi="Trebuchet MS"/>
                <w:b/>
                <w:sz w:val="18"/>
                <w:szCs w:val="18"/>
              </w:rPr>
              <w:t>indsatsområde</w:t>
            </w:r>
          </w:p>
        </w:tc>
        <w:tc>
          <w:tcPr>
            <w:tcW w:w="4834" w:type="dxa"/>
            <w:tcBorders>
              <w:top w:val="single" w:sz="4" w:space="0" w:color="auto"/>
              <w:left w:val="single" w:sz="4" w:space="0" w:color="auto"/>
              <w:bottom w:val="single" w:sz="4" w:space="0" w:color="auto"/>
              <w:right w:val="single" w:sz="4" w:space="0" w:color="auto"/>
            </w:tcBorders>
            <w:shd w:val="clear" w:color="auto" w:fill="FFFFFF"/>
            <w:vAlign w:val="bottom"/>
          </w:tcPr>
          <w:p w14:paraId="5B02F440" w14:textId="77777777" w:rsidR="00CB4BEB" w:rsidRPr="00745A31" w:rsidRDefault="00CB4BEB" w:rsidP="003C0924">
            <w:pPr>
              <w:rPr>
                <w:rFonts w:ascii="Trebuchet MS" w:hAnsi="Trebuchet MS"/>
                <w:color w:val="1F497D"/>
                <w:sz w:val="18"/>
                <w:szCs w:val="18"/>
              </w:rPr>
            </w:pPr>
            <w:r w:rsidRPr="00745A31">
              <w:rPr>
                <w:rFonts w:ascii="Trebuchet MS" w:hAnsi="Trebuchet MS"/>
                <w:sz w:val="18"/>
                <w:szCs w:val="18"/>
              </w:rPr>
              <w:t xml:space="preserve">Til hvilket </w:t>
            </w:r>
            <w:proofErr w:type="spellStart"/>
            <w:r w:rsidRPr="00745A31">
              <w:rPr>
                <w:rFonts w:ascii="Trebuchet MS" w:hAnsi="Trebuchet MS"/>
                <w:sz w:val="18"/>
                <w:szCs w:val="18"/>
              </w:rPr>
              <w:t>indsatområde</w:t>
            </w:r>
            <w:proofErr w:type="spellEnd"/>
            <w:r w:rsidRPr="00745A31">
              <w:rPr>
                <w:rFonts w:ascii="Trebuchet MS" w:hAnsi="Trebuchet MS"/>
                <w:sz w:val="18"/>
                <w:szCs w:val="18"/>
              </w:rPr>
              <w:t xml:space="preserve"> tilhører det grundvandsdannende opland</w:t>
            </w:r>
          </w:p>
        </w:tc>
        <w:tc>
          <w:tcPr>
            <w:tcW w:w="1274" w:type="dxa"/>
            <w:tcBorders>
              <w:top w:val="single" w:sz="4" w:space="0" w:color="auto"/>
              <w:left w:val="single" w:sz="4" w:space="0" w:color="auto"/>
              <w:bottom w:val="single" w:sz="4" w:space="0" w:color="auto"/>
              <w:right w:val="single" w:sz="4" w:space="0" w:color="auto"/>
            </w:tcBorders>
            <w:shd w:val="clear" w:color="auto" w:fill="FFFFFF"/>
            <w:vAlign w:val="center"/>
          </w:tcPr>
          <w:p w14:paraId="1B612ABF" w14:textId="77777777" w:rsidR="00CB4BEB" w:rsidRPr="00745A31" w:rsidRDefault="00CB4BEB" w:rsidP="003C0924">
            <w:pPr>
              <w:rPr>
                <w:rFonts w:ascii="Trebuchet MS" w:hAnsi="Trebuchet MS" w:cs="Trebuchet MS"/>
                <w:color w:val="1F497D"/>
                <w:sz w:val="18"/>
                <w:szCs w:val="18"/>
              </w:rPr>
            </w:pPr>
            <w:r w:rsidRPr="00745A31">
              <w:rPr>
                <w:rFonts w:ascii="Trebuchet MS" w:hAnsi="Trebuchet MS" w:cs="Trebuchet MS"/>
                <w:sz w:val="18"/>
                <w:szCs w:val="18"/>
              </w:rPr>
              <w:t>Tekststreng</w:t>
            </w:r>
          </w:p>
        </w:tc>
        <w:tc>
          <w:tcPr>
            <w:tcW w:w="1357" w:type="dxa"/>
            <w:tcBorders>
              <w:top w:val="single" w:sz="4" w:space="0" w:color="auto"/>
              <w:left w:val="single" w:sz="4" w:space="0" w:color="auto"/>
              <w:bottom w:val="single" w:sz="4" w:space="0" w:color="auto"/>
              <w:right w:val="single" w:sz="4" w:space="0" w:color="auto"/>
            </w:tcBorders>
            <w:shd w:val="clear" w:color="auto" w:fill="FFFFFF"/>
            <w:vAlign w:val="center"/>
          </w:tcPr>
          <w:p w14:paraId="79B19FA6" w14:textId="77777777" w:rsidR="00CB4BEB" w:rsidRPr="00745A31" w:rsidRDefault="00CB4BEB" w:rsidP="003C0924">
            <w:pPr>
              <w:rPr>
                <w:rFonts w:ascii="Trebuchet MS" w:hAnsi="Trebuchet MS" w:cs="Trebuchet MS"/>
                <w:color w:val="1F497D"/>
                <w:sz w:val="18"/>
                <w:szCs w:val="18"/>
              </w:rPr>
            </w:pPr>
            <w:r w:rsidRPr="00745A31">
              <w:rPr>
                <w:rFonts w:ascii="Trebuchet MS" w:hAnsi="Trebuchet MS" w:cs="Trebuchet MS"/>
                <w:sz w:val="18"/>
                <w:szCs w:val="18"/>
              </w:rPr>
              <w:t>0-128 tegn</w:t>
            </w:r>
          </w:p>
        </w:tc>
        <w:tc>
          <w:tcPr>
            <w:tcW w:w="1466" w:type="dxa"/>
            <w:tcBorders>
              <w:top w:val="single" w:sz="4" w:space="0" w:color="auto"/>
              <w:left w:val="single" w:sz="4" w:space="0" w:color="auto"/>
              <w:bottom w:val="single" w:sz="4" w:space="0" w:color="auto"/>
              <w:right w:val="single" w:sz="4" w:space="0" w:color="auto"/>
            </w:tcBorders>
            <w:shd w:val="clear" w:color="auto" w:fill="FFFFFF"/>
            <w:vAlign w:val="center"/>
          </w:tcPr>
          <w:p w14:paraId="2E46A156" w14:textId="77777777" w:rsidR="00CB4BEB" w:rsidRPr="00745A31" w:rsidRDefault="00CB4BEB" w:rsidP="003C0924">
            <w:pPr>
              <w:jc w:val="center"/>
              <w:rPr>
                <w:rFonts w:ascii="Trebuchet MS" w:hAnsi="Trebuchet MS" w:cs="Trebuchet MS"/>
                <w:color w:val="1F497D"/>
                <w:sz w:val="18"/>
                <w:szCs w:val="18"/>
              </w:rPr>
            </w:pPr>
            <w:r w:rsidRPr="00745A31">
              <w:rPr>
                <w:rFonts w:ascii="Trebuchet MS" w:hAnsi="Trebuchet MS" w:cs="Trebuchet MS"/>
                <w:sz w:val="18"/>
                <w:szCs w:val="18"/>
              </w:rPr>
              <w:t>F</w:t>
            </w:r>
          </w:p>
        </w:tc>
        <w:tc>
          <w:tcPr>
            <w:tcW w:w="2689" w:type="dxa"/>
            <w:tcBorders>
              <w:top w:val="single" w:sz="4" w:space="0" w:color="auto"/>
              <w:left w:val="single" w:sz="4" w:space="0" w:color="auto"/>
              <w:bottom w:val="single" w:sz="4" w:space="0" w:color="auto"/>
              <w:right w:val="single" w:sz="4" w:space="0" w:color="auto"/>
            </w:tcBorders>
            <w:shd w:val="clear" w:color="auto" w:fill="FFFFFF"/>
            <w:vAlign w:val="bottom"/>
          </w:tcPr>
          <w:p w14:paraId="66A827CC" w14:textId="77777777" w:rsidR="00CB4BEB" w:rsidRPr="003A52C1" w:rsidRDefault="00CB4BEB" w:rsidP="003C0924">
            <w:pPr>
              <w:rPr>
                <w:rFonts w:ascii="Trebuchet MS" w:hAnsi="Trebuchet MS" w:cs="Trebuchet MS"/>
                <w:sz w:val="17"/>
                <w:szCs w:val="17"/>
              </w:rPr>
            </w:pPr>
          </w:p>
        </w:tc>
      </w:tr>
      <w:tr w:rsidR="00CB4BEB" w:rsidRPr="00B71E25" w14:paraId="12DCE6CF"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4659BB0A" w14:textId="77777777" w:rsidR="00CB4BEB" w:rsidRPr="00B71E25" w:rsidRDefault="00CB4BEB" w:rsidP="003C0924">
            <w:pPr>
              <w:rPr>
                <w:rFonts w:ascii="Trebuchet MS" w:hAnsi="Trebuchet MS" w:cs="Trebuchet MS"/>
                <w:sz w:val="18"/>
                <w:szCs w:val="18"/>
              </w:rPr>
            </w:pPr>
            <w:proofErr w:type="spellStart"/>
            <w:r w:rsidRPr="00B71E25">
              <w:rPr>
                <w:rFonts w:ascii="Trebuchet MS" w:hAnsi="Trebuchet MS" w:cs="Trebuchet MS"/>
                <w:sz w:val="18"/>
                <w:szCs w:val="18"/>
              </w:rPr>
              <w:t>gyldig_fra</w:t>
            </w:r>
            <w:proofErr w:type="spellEnd"/>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7B695488" w14:textId="77777777" w:rsidR="00CB4BEB" w:rsidRPr="00B71E25" w:rsidRDefault="00CB4BEB" w:rsidP="003C0924">
            <w:pPr>
              <w:rPr>
                <w:rFonts w:ascii="Trebuchet MS" w:hAnsi="Trebuchet MS" w:cs="Trebuchet MS"/>
                <w:sz w:val="18"/>
                <w:szCs w:val="18"/>
              </w:rPr>
            </w:pPr>
            <w:r w:rsidRPr="00B71E25">
              <w:rPr>
                <w:rFonts w:ascii="Trebuchet MS" w:hAnsi="Trebuchet MS" w:cs="Trebuchet MS"/>
                <w:sz w:val="18"/>
                <w:szCs w:val="18"/>
              </w:rPr>
              <w:t>Felt defineret under: 4.1 Standardiserede felter til de temaspecifikke datamodeller</w:t>
            </w:r>
          </w:p>
        </w:tc>
      </w:tr>
      <w:tr w:rsidR="00CB4BEB" w:rsidRPr="00B71E25" w14:paraId="7A7F04C7"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3F8F615A" w14:textId="77777777" w:rsidR="00CB4BEB" w:rsidRPr="00B71E25" w:rsidRDefault="00CB4BEB" w:rsidP="003C0924">
            <w:pPr>
              <w:rPr>
                <w:rFonts w:ascii="Trebuchet MS" w:hAnsi="Trebuchet MS" w:cs="Trebuchet MS"/>
                <w:sz w:val="18"/>
                <w:szCs w:val="18"/>
              </w:rPr>
            </w:pPr>
            <w:proofErr w:type="spellStart"/>
            <w:r w:rsidRPr="00B71E25">
              <w:rPr>
                <w:rFonts w:ascii="Trebuchet MS" w:hAnsi="Trebuchet MS" w:cs="Trebuchet MS"/>
                <w:sz w:val="18"/>
                <w:szCs w:val="18"/>
              </w:rPr>
              <w:lastRenderedPageBreak/>
              <w:t>gyldig_til</w:t>
            </w:r>
            <w:proofErr w:type="spellEnd"/>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7A967E7A" w14:textId="77777777" w:rsidR="00CB4BEB" w:rsidRPr="00B71E25" w:rsidRDefault="00CB4BEB" w:rsidP="003C0924">
            <w:pPr>
              <w:rPr>
                <w:rFonts w:ascii="Trebuchet MS" w:hAnsi="Trebuchet MS" w:cs="Trebuchet MS"/>
                <w:sz w:val="18"/>
                <w:szCs w:val="18"/>
              </w:rPr>
            </w:pPr>
            <w:r w:rsidRPr="00B71E25">
              <w:rPr>
                <w:rFonts w:ascii="Trebuchet MS" w:hAnsi="Trebuchet MS" w:cs="Trebuchet MS"/>
                <w:sz w:val="18"/>
                <w:szCs w:val="18"/>
              </w:rPr>
              <w:t>Felt defineret under: 4.1 Standardiserede felter til de temaspecifikke datamodeller</w:t>
            </w:r>
          </w:p>
        </w:tc>
      </w:tr>
      <w:tr w:rsidR="00CB4BEB" w:rsidRPr="00B71E25" w14:paraId="7FFBC3B1" w14:textId="77777777" w:rsidTr="003C0924">
        <w:trPr>
          <w:trHeight w:hRule="exact" w:val="255"/>
        </w:trPr>
        <w:tc>
          <w:tcPr>
            <w:tcW w:w="2096" w:type="dxa"/>
            <w:tcBorders>
              <w:top w:val="single" w:sz="4" w:space="0" w:color="auto"/>
              <w:left w:val="single" w:sz="4" w:space="0" w:color="auto"/>
              <w:bottom w:val="single" w:sz="4" w:space="0" w:color="auto"/>
              <w:right w:val="single" w:sz="4" w:space="0" w:color="auto"/>
            </w:tcBorders>
            <w:shd w:val="clear" w:color="auto" w:fill="97DDBA"/>
            <w:vAlign w:val="bottom"/>
          </w:tcPr>
          <w:p w14:paraId="75E74D3C" w14:textId="77777777" w:rsidR="00CB4BEB" w:rsidRPr="00B71E25" w:rsidRDefault="00CB4BEB" w:rsidP="003C0924">
            <w:pPr>
              <w:rPr>
                <w:rFonts w:ascii="Trebuchet MS" w:hAnsi="Trebuchet MS" w:cs="Trebuchet MS"/>
                <w:sz w:val="18"/>
                <w:szCs w:val="18"/>
              </w:rPr>
            </w:pPr>
            <w:r>
              <w:rPr>
                <w:rFonts w:ascii="Trebuchet MS" w:hAnsi="Trebuchet MS" w:cs="Trebuchet MS"/>
                <w:sz w:val="18"/>
                <w:szCs w:val="18"/>
              </w:rPr>
              <w:t>l</w:t>
            </w:r>
            <w:r w:rsidRPr="00B71E25">
              <w:rPr>
                <w:rFonts w:ascii="Trebuchet MS" w:hAnsi="Trebuchet MS" w:cs="Trebuchet MS"/>
                <w:sz w:val="18"/>
                <w:szCs w:val="18"/>
              </w:rPr>
              <w:t>ink</w:t>
            </w:r>
          </w:p>
        </w:tc>
        <w:tc>
          <w:tcPr>
            <w:tcW w:w="11620" w:type="dxa"/>
            <w:gridSpan w:val="5"/>
            <w:tcBorders>
              <w:top w:val="single" w:sz="4" w:space="0" w:color="auto"/>
              <w:left w:val="single" w:sz="4" w:space="0" w:color="auto"/>
              <w:bottom w:val="single" w:sz="4" w:space="0" w:color="auto"/>
            </w:tcBorders>
            <w:shd w:val="clear" w:color="auto" w:fill="97DDBA"/>
            <w:vAlign w:val="bottom"/>
          </w:tcPr>
          <w:p w14:paraId="458AFC3F" w14:textId="77777777" w:rsidR="00CB4BEB" w:rsidRPr="00B71E25" w:rsidRDefault="00CB4BEB" w:rsidP="003C0924">
            <w:pPr>
              <w:rPr>
                <w:rFonts w:ascii="Trebuchet MS" w:hAnsi="Trebuchet MS" w:cs="Trebuchet MS"/>
                <w:sz w:val="18"/>
                <w:szCs w:val="18"/>
              </w:rPr>
            </w:pPr>
            <w:r w:rsidRPr="00B71E25">
              <w:rPr>
                <w:rFonts w:ascii="Trebuchet MS" w:hAnsi="Trebuchet MS" w:cs="Trebuchet MS"/>
                <w:sz w:val="18"/>
                <w:szCs w:val="18"/>
              </w:rPr>
              <w:t>Felt defineret under: 4.1 Standardiserede felter til de temaspecifikke datamodeller</w:t>
            </w:r>
          </w:p>
        </w:tc>
      </w:tr>
      <w:tr w:rsidR="00CB4BEB" w:rsidRPr="00AA7FBB" w14:paraId="2D0066B0"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788F5016" w14:textId="77777777" w:rsidR="00CB4BEB" w:rsidRPr="00AA7FBB" w:rsidRDefault="00CB4BEB" w:rsidP="003C0924">
            <w:pPr>
              <w:rPr>
                <w:rFonts w:ascii="Trebuchet MS" w:hAnsi="Trebuchet MS" w:cs="Trebuchet MS"/>
                <w:i/>
                <w:iCs/>
                <w:sz w:val="18"/>
                <w:szCs w:val="18"/>
              </w:rPr>
            </w:pPr>
            <w:r w:rsidRPr="00AA7FBB">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037029CF" w14:textId="77777777" w:rsidR="00CB4BEB" w:rsidRDefault="00CB4BEB" w:rsidP="00CB4BEB">
      <w:pPr>
        <w:pStyle w:val="Overskrift6"/>
      </w:pPr>
      <w:r>
        <w:t>5.11.7.1</w:t>
      </w:r>
      <w:r w:rsidRPr="00A32757">
        <w:t xml:space="preserve"> </w:t>
      </w:r>
      <w:r>
        <w:t>Metadata</w:t>
      </w:r>
      <w:r w:rsidRPr="004B15D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7539C961" w14:textId="77777777" w:rsidTr="003C0924">
        <w:trPr>
          <w:trHeight w:hRule="exact" w:val="255"/>
        </w:trPr>
        <w:tc>
          <w:tcPr>
            <w:tcW w:w="2235" w:type="dxa"/>
            <w:shd w:val="clear" w:color="auto" w:fill="D9D9D9"/>
            <w:vAlign w:val="bottom"/>
          </w:tcPr>
          <w:p w14:paraId="0100A2B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106E5EDC"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694F4AEB" w14:textId="77777777" w:rsidTr="003C0924">
        <w:trPr>
          <w:trHeight w:hRule="exact" w:val="255"/>
        </w:trPr>
        <w:tc>
          <w:tcPr>
            <w:tcW w:w="2235" w:type="dxa"/>
            <w:shd w:val="clear" w:color="auto" w:fill="E0E0E0"/>
            <w:vAlign w:val="bottom"/>
          </w:tcPr>
          <w:p w14:paraId="44EF811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33373DEC" w14:textId="77777777" w:rsidR="00CB4BEB" w:rsidRPr="004933DF" w:rsidRDefault="00CB4BEB" w:rsidP="003C0924">
            <w:pPr>
              <w:rPr>
                <w:rFonts w:ascii="Trebuchet MS" w:hAnsi="Trebuchet MS" w:cs="Trebuchet MS"/>
                <w:sz w:val="18"/>
                <w:szCs w:val="18"/>
              </w:rPr>
            </w:pPr>
            <w:r w:rsidRPr="00B71E25">
              <w:rPr>
                <w:rFonts w:ascii="Trebuchet MS" w:hAnsi="Trebuchet MS" w:cs="Trebuchet MS"/>
                <w:sz w:val="18"/>
                <w:szCs w:val="18"/>
              </w:rPr>
              <w:t>Grundvandsdannende Opland</w:t>
            </w:r>
          </w:p>
        </w:tc>
      </w:tr>
      <w:tr w:rsidR="00CB4BEB" w:rsidRPr="0051728E" w14:paraId="2C2F6BE0" w14:textId="77777777" w:rsidTr="003C0924">
        <w:trPr>
          <w:trHeight w:hRule="exact" w:val="255"/>
        </w:trPr>
        <w:tc>
          <w:tcPr>
            <w:tcW w:w="2235" w:type="dxa"/>
            <w:shd w:val="clear" w:color="auto" w:fill="E0E0E0"/>
            <w:vAlign w:val="bottom"/>
          </w:tcPr>
          <w:p w14:paraId="21F9FE74"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0EA35CE5" w14:textId="77777777" w:rsidR="00CB4BEB" w:rsidRDefault="00CB4BEB" w:rsidP="003C0924">
            <w:pPr>
              <w:rPr>
                <w:rFonts w:ascii="Trebuchet MS" w:hAnsi="Trebuchet MS"/>
                <w:sz w:val="18"/>
                <w:szCs w:val="18"/>
              </w:rPr>
            </w:pPr>
            <w:r>
              <w:rPr>
                <w:rFonts w:ascii="Trebuchet MS" w:hAnsi="Trebuchet MS" w:cs="Trebuchet MS"/>
                <w:sz w:val="18"/>
                <w:szCs w:val="18"/>
              </w:rPr>
              <w:t>6006</w:t>
            </w:r>
          </w:p>
        </w:tc>
      </w:tr>
      <w:tr w:rsidR="00CB4BEB" w:rsidRPr="0051728E" w14:paraId="50FCF9F6" w14:textId="77777777" w:rsidTr="003C0924">
        <w:trPr>
          <w:trHeight w:hRule="exact" w:val="510"/>
        </w:trPr>
        <w:tc>
          <w:tcPr>
            <w:tcW w:w="2235" w:type="dxa"/>
            <w:shd w:val="clear" w:color="auto" w:fill="E0E0E0"/>
            <w:vAlign w:val="center"/>
          </w:tcPr>
          <w:p w14:paraId="324A2A1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623CC922" w14:textId="77777777" w:rsidR="00CB4BEB" w:rsidRPr="00F279E4" w:rsidRDefault="00CB4BEB" w:rsidP="003C0924">
            <w:pPr>
              <w:rPr>
                <w:rFonts w:ascii="Trebuchet MS" w:hAnsi="Trebuchet MS" w:cs="Trebuchet MS"/>
                <w:sz w:val="18"/>
                <w:szCs w:val="18"/>
              </w:rPr>
            </w:pPr>
            <w:r w:rsidRPr="00D7204B">
              <w:rPr>
                <w:rFonts w:ascii="Trebuchet MS" w:hAnsi="Trebuchet MS" w:cs="Trebuchet MS"/>
                <w:sz w:val="18"/>
                <w:szCs w:val="18"/>
              </w:rPr>
              <w:t xml:space="preserve">Det grundvandsdannede opland er defineret som det delområde (set i forhold til indvindingsoplandet) hvor regnvand infiltrerer til grundvandsmagasinet, og strømmer til indvindingsboringen </w:t>
            </w:r>
          </w:p>
        </w:tc>
      </w:tr>
      <w:tr w:rsidR="00CB4BEB" w:rsidRPr="0051728E" w14:paraId="0FA6EF10" w14:textId="77777777" w:rsidTr="003C0924">
        <w:trPr>
          <w:trHeight w:hRule="exact" w:val="510"/>
        </w:trPr>
        <w:tc>
          <w:tcPr>
            <w:tcW w:w="2235" w:type="dxa"/>
            <w:shd w:val="clear" w:color="auto" w:fill="E0E0E0"/>
            <w:vAlign w:val="center"/>
          </w:tcPr>
          <w:p w14:paraId="140E3FB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01AE1D4E" w14:textId="77777777" w:rsidR="00CB4BEB" w:rsidRPr="00D77840" w:rsidRDefault="00CB4BEB" w:rsidP="003C0924">
            <w:pPr>
              <w:rPr>
                <w:rFonts w:ascii="Trebuchet MS" w:hAnsi="Trebuchet MS" w:cs="Trebuchet MS"/>
                <w:sz w:val="18"/>
                <w:szCs w:val="18"/>
              </w:rPr>
            </w:pPr>
            <w:r w:rsidRPr="00D7204B">
              <w:rPr>
                <w:rFonts w:ascii="Trebuchet MS" w:hAnsi="Trebuchet MS" w:cs="Trebuchet MS"/>
                <w:sz w:val="18"/>
                <w:szCs w:val="18"/>
              </w:rPr>
              <w:t xml:space="preserve">Det grundvandsdannede opland er defineret som det delområde (set i forhold til indvindingsoplandet) hvor regnvand infiltrerer til grundvandsmagasinet, og strømmer til indvindingsboringen </w:t>
            </w:r>
          </w:p>
        </w:tc>
      </w:tr>
      <w:tr w:rsidR="00CB4BEB" w:rsidRPr="0051728E" w14:paraId="63463A0A" w14:textId="77777777" w:rsidTr="003C0924">
        <w:trPr>
          <w:trHeight w:hRule="exact" w:val="510"/>
        </w:trPr>
        <w:tc>
          <w:tcPr>
            <w:tcW w:w="2235" w:type="dxa"/>
            <w:shd w:val="clear" w:color="auto" w:fill="E0E0E0"/>
            <w:vAlign w:val="center"/>
          </w:tcPr>
          <w:p w14:paraId="122DF55C"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082A8BEA" w14:textId="77777777" w:rsidR="00CB4BEB" w:rsidRPr="0051728E" w:rsidRDefault="00CB4BEB" w:rsidP="003C0924">
            <w:pPr>
              <w:rPr>
                <w:rFonts w:ascii="Trebuchet MS" w:hAnsi="Trebuchet MS" w:cs="Trebuchet MS"/>
                <w:sz w:val="18"/>
                <w:szCs w:val="18"/>
              </w:rPr>
            </w:pPr>
            <w:r w:rsidRPr="00D7204B">
              <w:rPr>
                <w:rFonts w:ascii="Trebuchet MS" w:hAnsi="Trebuchet MS" w:cs="Trebuchet MS"/>
                <w:sz w:val="18"/>
                <w:szCs w:val="18"/>
              </w:rPr>
              <w:t>Viser det grundvandsdannende opland til en indvindingsboring. Oplandet kan beregnes enten via analytiske modeller eller via grundvandsmodeller</w:t>
            </w:r>
          </w:p>
        </w:tc>
      </w:tr>
      <w:tr w:rsidR="00CB4BEB" w:rsidRPr="0051728E" w14:paraId="7AE9F378" w14:textId="77777777" w:rsidTr="003C0924">
        <w:trPr>
          <w:trHeight w:hRule="exact" w:val="255"/>
        </w:trPr>
        <w:tc>
          <w:tcPr>
            <w:tcW w:w="2235" w:type="dxa"/>
            <w:shd w:val="clear" w:color="auto" w:fill="E0E0E0"/>
            <w:vAlign w:val="bottom"/>
          </w:tcPr>
          <w:p w14:paraId="182D8E04"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26ADF703" w14:textId="77777777" w:rsidR="00CB4BEB" w:rsidRPr="00D7204B" w:rsidRDefault="00CB4BEB" w:rsidP="003C0924">
            <w:pPr>
              <w:autoSpaceDE w:val="0"/>
              <w:autoSpaceDN w:val="0"/>
              <w:adjustRightInd w:val="0"/>
              <w:rPr>
                <w:rFonts w:ascii="Trebuchet MS" w:hAnsi="Trebuchet MS" w:cs="Trebuchet MS"/>
                <w:sz w:val="18"/>
                <w:szCs w:val="18"/>
              </w:rPr>
            </w:pPr>
            <w:r w:rsidRPr="00D7204B">
              <w:rPr>
                <w:rFonts w:ascii="Trebuchet MS" w:hAnsi="Trebuchet MS" w:cs="Trebuchet MS"/>
                <w:sz w:val="18"/>
                <w:szCs w:val="18"/>
              </w:rPr>
              <w:t xml:space="preserve">Hydrologi </w:t>
            </w:r>
          </w:p>
        </w:tc>
      </w:tr>
      <w:tr w:rsidR="00CB4BEB" w:rsidRPr="0051728E" w14:paraId="3FBCABD7" w14:textId="77777777" w:rsidTr="003C0924">
        <w:trPr>
          <w:trHeight w:hRule="exact" w:val="255"/>
        </w:trPr>
        <w:tc>
          <w:tcPr>
            <w:tcW w:w="2235" w:type="dxa"/>
            <w:shd w:val="clear" w:color="auto" w:fill="E0E0E0"/>
            <w:vAlign w:val="bottom"/>
          </w:tcPr>
          <w:p w14:paraId="7C2E4A6F" w14:textId="77777777" w:rsidR="00CB4BEB" w:rsidRPr="00492FFE" w:rsidRDefault="00CB4BEB" w:rsidP="003C0924">
            <w:pPr>
              <w:rPr>
                <w:rFonts w:ascii="Trebuchet MS" w:hAnsi="Trebuchet MS" w:cs="Trebuchet MS"/>
                <w:sz w:val="18"/>
                <w:szCs w:val="18"/>
              </w:rPr>
            </w:pPr>
            <w:proofErr w:type="spellStart"/>
            <w:r>
              <w:rPr>
                <w:rFonts w:ascii="Trebuchet MS" w:hAnsi="Trebuchet MS" w:cs="Trebuchet MS"/>
                <w:sz w:val="18"/>
                <w:szCs w:val="18"/>
              </w:rPr>
              <w:t>No</w:t>
            </w:r>
            <w:r w:rsidRPr="00E07F24">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roofErr w:type="spellEnd"/>
          </w:p>
        </w:tc>
        <w:tc>
          <w:tcPr>
            <w:tcW w:w="11340" w:type="dxa"/>
            <w:shd w:val="clear" w:color="auto" w:fill="FFFFFF"/>
            <w:vAlign w:val="bottom"/>
          </w:tcPr>
          <w:p w14:paraId="16EA90AB" w14:textId="77777777" w:rsidR="00CB4BEB" w:rsidRPr="00D7204B" w:rsidRDefault="00CB4BEB" w:rsidP="003C0924">
            <w:pPr>
              <w:autoSpaceDE w:val="0"/>
              <w:autoSpaceDN w:val="0"/>
              <w:adjustRightInd w:val="0"/>
              <w:rPr>
                <w:rFonts w:ascii="Trebuchet MS" w:hAnsi="Trebuchet MS" w:cs="Trebuchet MS"/>
                <w:sz w:val="18"/>
                <w:szCs w:val="18"/>
              </w:rPr>
            </w:pPr>
            <w:r w:rsidRPr="00D7204B">
              <w:rPr>
                <w:rFonts w:ascii="Trebuchet MS" w:hAnsi="Trebuchet MS" w:cs="Trebuchet MS"/>
                <w:sz w:val="18"/>
                <w:szCs w:val="18"/>
              </w:rPr>
              <w:t xml:space="preserve">Grundvand, indvinding, opland, grundvandsstrømme </w:t>
            </w:r>
          </w:p>
        </w:tc>
      </w:tr>
      <w:tr w:rsidR="00CB4BEB" w:rsidRPr="0051728E" w14:paraId="62916BE4" w14:textId="77777777" w:rsidTr="003C0924">
        <w:trPr>
          <w:trHeight w:hRule="exact" w:val="255"/>
        </w:trPr>
        <w:tc>
          <w:tcPr>
            <w:tcW w:w="2235" w:type="dxa"/>
            <w:shd w:val="clear" w:color="auto" w:fill="E0E0E0"/>
            <w:vAlign w:val="bottom"/>
          </w:tcPr>
          <w:p w14:paraId="4419280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142174F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7792E32D" w14:textId="77777777" w:rsidTr="003C0924">
        <w:trPr>
          <w:trHeight w:hRule="exact" w:val="255"/>
        </w:trPr>
        <w:tc>
          <w:tcPr>
            <w:tcW w:w="2235" w:type="dxa"/>
            <w:shd w:val="clear" w:color="auto" w:fill="E0E0E0"/>
            <w:vAlign w:val="bottom"/>
          </w:tcPr>
          <w:p w14:paraId="7FE4F832"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0E12855C"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341F5D" w14:paraId="0227AA6C" w14:textId="77777777" w:rsidTr="003C0924">
        <w:trPr>
          <w:trHeight w:hRule="exact" w:val="255"/>
        </w:trPr>
        <w:tc>
          <w:tcPr>
            <w:tcW w:w="2235" w:type="dxa"/>
            <w:shd w:val="clear" w:color="auto" w:fill="E0E0E0"/>
            <w:vAlign w:val="bottom"/>
          </w:tcPr>
          <w:p w14:paraId="59221D7F" w14:textId="77777777" w:rsidR="00CB4BEB" w:rsidRPr="002C13B3" w:rsidRDefault="00CB4BEB" w:rsidP="003C0924">
            <w:pPr>
              <w:rPr>
                <w:rFonts w:ascii="Trebuchet MS" w:hAnsi="Trebuchet MS" w:cs="Trebuchet MS"/>
                <w:sz w:val="18"/>
                <w:szCs w:val="18"/>
              </w:rPr>
            </w:pPr>
            <w:proofErr w:type="spellStart"/>
            <w:r w:rsidRPr="002C13B3">
              <w:rPr>
                <w:rFonts w:ascii="Trebuchet MS" w:hAnsi="Trebuchet MS" w:cs="Trebuchet MS"/>
                <w:sz w:val="18"/>
                <w:szCs w:val="18"/>
              </w:rPr>
              <w:t>KLE_koder</w:t>
            </w:r>
            <w:proofErr w:type="spellEnd"/>
          </w:p>
        </w:tc>
        <w:tc>
          <w:tcPr>
            <w:tcW w:w="11340" w:type="dxa"/>
            <w:shd w:val="clear" w:color="auto" w:fill="FFFFFF"/>
            <w:vAlign w:val="bottom"/>
          </w:tcPr>
          <w:p w14:paraId="0CD27D90" w14:textId="77777777" w:rsidR="00CB4BEB" w:rsidRPr="002C13B3" w:rsidRDefault="00CB4BEB" w:rsidP="003C0924">
            <w:pPr>
              <w:rPr>
                <w:rFonts w:ascii="Trebuchet MS" w:hAnsi="Trebuchet MS" w:cs="Trebuchet MS"/>
                <w:sz w:val="18"/>
                <w:szCs w:val="18"/>
              </w:rPr>
            </w:pPr>
            <w:r w:rsidRPr="00EB5C08">
              <w:rPr>
                <w:rFonts w:ascii="Trebuchet MS" w:hAnsi="Trebuchet MS" w:cs="Trebuchet MS"/>
                <w:sz w:val="18"/>
                <w:szCs w:val="18"/>
              </w:rPr>
              <w:t>09.08, 09.08.22</w:t>
            </w:r>
          </w:p>
        </w:tc>
      </w:tr>
    </w:tbl>
    <w:p w14:paraId="46C1B20C" w14:textId="77777777" w:rsidR="00CB4BEB" w:rsidRPr="00A32757" w:rsidRDefault="00CB4BEB" w:rsidP="00CB4BEB">
      <w:pPr>
        <w:pStyle w:val="Overskrift6"/>
      </w:pPr>
      <w:r>
        <w:t>5.11.7.2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8"/>
        <w:gridCol w:w="8978"/>
      </w:tblGrid>
      <w:tr w:rsidR="00CB4BEB" w:rsidRPr="0051728E" w14:paraId="1927DF8C" w14:textId="77777777" w:rsidTr="003C0924">
        <w:trPr>
          <w:trHeight w:hRule="exact" w:val="255"/>
        </w:trPr>
        <w:tc>
          <w:tcPr>
            <w:tcW w:w="4503" w:type="dxa"/>
            <w:shd w:val="clear" w:color="auto" w:fill="D9D9D9"/>
            <w:vAlign w:val="bottom"/>
          </w:tcPr>
          <w:p w14:paraId="0FD854C6"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7938F54F"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AB4F6A" w14:paraId="7AB449AE" w14:textId="77777777" w:rsidTr="003C0924">
        <w:trPr>
          <w:trHeight w:hRule="exact" w:val="255"/>
        </w:trPr>
        <w:tc>
          <w:tcPr>
            <w:tcW w:w="4503" w:type="dxa"/>
            <w:shd w:val="clear" w:color="auto" w:fill="E0E0E0"/>
            <w:vAlign w:val="bottom"/>
          </w:tcPr>
          <w:p w14:paraId="29B7BD7A" w14:textId="77777777" w:rsidR="00CB4BEB" w:rsidRPr="00AB4F6A" w:rsidRDefault="00CB4BEB" w:rsidP="003C0924">
            <w:pPr>
              <w:rPr>
                <w:rFonts w:ascii="Trebuchet MS" w:hAnsi="Trebuchet MS" w:cs="Trebuchet MS"/>
                <w:bCs/>
                <w:sz w:val="18"/>
                <w:szCs w:val="18"/>
              </w:rPr>
            </w:pPr>
            <w:r w:rsidRPr="00AB4F6A">
              <w:rPr>
                <w:rFonts w:ascii="Trebuchet MS" w:hAnsi="Trebuchet MS" w:cs="Trebuchet MS"/>
                <w:bCs/>
                <w:sz w:val="18"/>
                <w:szCs w:val="18"/>
              </w:rPr>
              <w:t>Registreringsinstruks</w:t>
            </w:r>
          </w:p>
        </w:tc>
        <w:tc>
          <w:tcPr>
            <w:tcW w:w="9149" w:type="dxa"/>
            <w:shd w:val="clear" w:color="auto" w:fill="FFFFFF"/>
            <w:vAlign w:val="bottom"/>
          </w:tcPr>
          <w:p w14:paraId="08ECACF8" w14:textId="77777777" w:rsidR="00CB4BEB" w:rsidRPr="00AB4F6A" w:rsidRDefault="00CB4BEB" w:rsidP="003C0924">
            <w:pPr>
              <w:rPr>
                <w:rFonts w:ascii="Trebuchet MS" w:hAnsi="Trebuchet MS" w:cs="Trebuchet MS"/>
                <w:sz w:val="18"/>
                <w:szCs w:val="18"/>
              </w:rPr>
            </w:pPr>
          </w:p>
        </w:tc>
      </w:tr>
      <w:tr w:rsidR="00CB4BEB" w:rsidRPr="00AB4F6A" w14:paraId="11D66049" w14:textId="77777777" w:rsidTr="003C0924">
        <w:trPr>
          <w:trHeight w:hRule="exact" w:val="255"/>
        </w:trPr>
        <w:tc>
          <w:tcPr>
            <w:tcW w:w="4503" w:type="dxa"/>
            <w:shd w:val="clear" w:color="auto" w:fill="E0E0E0"/>
            <w:vAlign w:val="bottom"/>
          </w:tcPr>
          <w:p w14:paraId="717BA320" w14:textId="77777777" w:rsidR="00CB4BEB" w:rsidRPr="00AB4F6A" w:rsidRDefault="00CB4BEB" w:rsidP="003C0924">
            <w:pPr>
              <w:rPr>
                <w:rFonts w:ascii="Trebuchet MS" w:hAnsi="Trebuchet MS" w:cs="Trebuchet MS"/>
                <w:sz w:val="18"/>
                <w:szCs w:val="18"/>
              </w:rPr>
            </w:pPr>
            <w:r w:rsidRPr="00AB4F6A">
              <w:rPr>
                <w:rFonts w:ascii="Trebuchet MS" w:hAnsi="Trebuchet MS" w:cs="Trebuchet MS"/>
                <w:sz w:val="18"/>
                <w:szCs w:val="18"/>
              </w:rPr>
              <w:t>Klassificering/opdeling</w:t>
            </w:r>
          </w:p>
        </w:tc>
        <w:tc>
          <w:tcPr>
            <w:tcW w:w="9149" w:type="dxa"/>
            <w:shd w:val="clear" w:color="auto" w:fill="FFFFFF"/>
            <w:vAlign w:val="bottom"/>
          </w:tcPr>
          <w:p w14:paraId="2F2DF9D6" w14:textId="77777777" w:rsidR="00CB4BEB" w:rsidRPr="00AB4F6A" w:rsidRDefault="00CB4BEB" w:rsidP="003C0924">
            <w:pPr>
              <w:rPr>
                <w:rFonts w:ascii="Trebuchet MS" w:hAnsi="Trebuchet MS" w:cs="Trebuchet MS"/>
                <w:sz w:val="18"/>
                <w:szCs w:val="18"/>
              </w:rPr>
            </w:pPr>
          </w:p>
        </w:tc>
      </w:tr>
      <w:tr w:rsidR="00CB4BEB" w:rsidRPr="00AB4F6A" w14:paraId="346F45B3" w14:textId="77777777" w:rsidTr="003C0924">
        <w:trPr>
          <w:trHeight w:hRule="exact" w:val="255"/>
        </w:trPr>
        <w:tc>
          <w:tcPr>
            <w:tcW w:w="4503" w:type="dxa"/>
            <w:shd w:val="clear" w:color="auto" w:fill="E0E0E0"/>
            <w:vAlign w:val="bottom"/>
          </w:tcPr>
          <w:p w14:paraId="68388651" w14:textId="77777777" w:rsidR="00CB4BEB" w:rsidRPr="00AB4F6A" w:rsidRDefault="00CB4BEB" w:rsidP="003C0924">
            <w:pPr>
              <w:rPr>
                <w:rFonts w:ascii="Trebuchet MS" w:hAnsi="Trebuchet MS" w:cs="Trebuchet MS"/>
                <w:sz w:val="18"/>
                <w:szCs w:val="18"/>
              </w:rPr>
            </w:pPr>
            <w:r w:rsidRPr="00AB4F6A">
              <w:rPr>
                <w:rFonts w:ascii="Trebuchet MS" w:hAnsi="Trebuchet MS" w:cs="Trebuchet MS"/>
                <w:sz w:val="18"/>
                <w:szCs w:val="18"/>
              </w:rPr>
              <w:t>Minimum størrelser for objekt</w:t>
            </w:r>
          </w:p>
        </w:tc>
        <w:tc>
          <w:tcPr>
            <w:tcW w:w="9149" w:type="dxa"/>
            <w:shd w:val="clear" w:color="auto" w:fill="FFFFFF"/>
            <w:vAlign w:val="bottom"/>
          </w:tcPr>
          <w:p w14:paraId="5B85BB4C" w14:textId="77777777" w:rsidR="00CB4BEB" w:rsidRPr="00AB4F6A" w:rsidRDefault="00CB4BEB" w:rsidP="003C0924">
            <w:pPr>
              <w:rPr>
                <w:rFonts w:ascii="Trebuchet MS" w:hAnsi="Trebuchet MS" w:cs="Trebuchet MS"/>
                <w:sz w:val="18"/>
                <w:szCs w:val="18"/>
              </w:rPr>
            </w:pPr>
            <w:r w:rsidRPr="00AB4F6A">
              <w:rPr>
                <w:rFonts w:ascii="Trebuchet MS" w:hAnsi="Trebuchet MS" w:cs="Trebuchet MS"/>
                <w:sz w:val="18"/>
                <w:szCs w:val="18"/>
              </w:rPr>
              <w:t>100 kvm.</w:t>
            </w:r>
          </w:p>
        </w:tc>
      </w:tr>
      <w:tr w:rsidR="00CB4BEB" w:rsidRPr="00AB4F6A" w14:paraId="1551862E" w14:textId="77777777" w:rsidTr="003C0924">
        <w:trPr>
          <w:trHeight w:hRule="exact" w:val="255"/>
        </w:trPr>
        <w:tc>
          <w:tcPr>
            <w:tcW w:w="4503" w:type="dxa"/>
            <w:shd w:val="clear" w:color="auto" w:fill="E0E0E0"/>
            <w:vAlign w:val="bottom"/>
          </w:tcPr>
          <w:p w14:paraId="2BD1BDDE" w14:textId="77777777" w:rsidR="00CB4BEB" w:rsidRPr="00AB4F6A" w:rsidRDefault="00CB4BEB" w:rsidP="003C0924">
            <w:pPr>
              <w:rPr>
                <w:rFonts w:ascii="Trebuchet MS" w:hAnsi="Trebuchet MS" w:cs="Trebuchet MS"/>
                <w:sz w:val="18"/>
                <w:szCs w:val="18"/>
              </w:rPr>
            </w:pPr>
            <w:r w:rsidRPr="00AB4F6A">
              <w:rPr>
                <w:rFonts w:ascii="Trebuchet MS" w:hAnsi="Trebuchet MS" w:cs="Trebuchet MS"/>
                <w:sz w:val="18"/>
                <w:szCs w:val="18"/>
              </w:rPr>
              <w:t>Entydige objekter</w:t>
            </w:r>
          </w:p>
        </w:tc>
        <w:tc>
          <w:tcPr>
            <w:tcW w:w="9149" w:type="dxa"/>
            <w:shd w:val="clear" w:color="auto" w:fill="FFFFFF"/>
            <w:vAlign w:val="bottom"/>
          </w:tcPr>
          <w:p w14:paraId="286DBF52" w14:textId="77777777" w:rsidR="00CB4BEB" w:rsidRPr="00AB4F6A" w:rsidRDefault="00CB4BEB" w:rsidP="003C0924">
            <w:pPr>
              <w:rPr>
                <w:rFonts w:ascii="Trebuchet MS" w:hAnsi="Trebuchet MS" w:cs="Trebuchet MS"/>
                <w:sz w:val="18"/>
                <w:szCs w:val="18"/>
              </w:rPr>
            </w:pPr>
          </w:p>
        </w:tc>
      </w:tr>
      <w:tr w:rsidR="00CB4BEB" w:rsidRPr="00AB4F6A" w14:paraId="60DBC39A" w14:textId="77777777" w:rsidTr="003C0924">
        <w:trPr>
          <w:trHeight w:hRule="exact" w:val="255"/>
        </w:trPr>
        <w:tc>
          <w:tcPr>
            <w:tcW w:w="4503" w:type="dxa"/>
            <w:shd w:val="clear" w:color="auto" w:fill="E0E0E0"/>
            <w:vAlign w:val="bottom"/>
          </w:tcPr>
          <w:p w14:paraId="739560EF" w14:textId="77777777" w:rsidR="00CB4BEB" w:rsidRPr="00AB4F6A" w:rsidRDefault="00CB4BEB" w:rsidP="003C0924">
            <w:pPr>
              <w:rPr>
                <w:rFonts w:ascii="Trebuchet MS" w:hAnsi="Trebuchet MS" w:cs="Trebuchet MS"/>
                <w:sz w:val="18"/>
                <w:szCs w:val="18"/>
              </w:rPr>
            </w:pPr>
            <w:r w:rsidRPr="00AB4F6A">
              <w:rPr>
                <w:rFonts w:ascii="Trebuchet MS" w:hAnsi="Trebuchet MS" w:cs="Trebuchet MS"/>
                <w:sz w:val="18"/>
                <w:szCs w:val="18"/>
              </w:rPr>
              <w:t>Geometrisk konsistens mellem objekter</w:t>
            </w:r>
          </w:p>
        </w:tc>
        <w:tc>
          <w:tcPr>
            <w:tcW w:w="9149" w:type="dxa"/>
            <w:shd w:val="clear" w:color="auto" w:fill="FFFFFF"/>
            <w:vAlign w:val="bottom"/>
          </w:tcPr>
          <w:p w14:paraId="44B4A2F1" w14:textId="77777777" w:rsidR="00CB4BEB" w:rsidRPr="00AB4F6A" w:rsidRDefault="00CB4BEB" w:rsidP="003C0924">
            <w:pPr>
              <w:rPr>
                <w:rFonts w:ascii="Trebuchet MS" w:hAnsi="Trebuchet MS" w:cs="Trebuchet MS"/>
                <w:sz w:val="18"/>
                <w:szCs w:val="18"/>
              </w:rPr>
            </w:pPr>
          </w:p>
        </w:tc>
      </w:tr>
      <w:tr w:rsidR="00CB4BEB" w:rsidRPr="00AB4F6A" w14:paraId="5CA0CD3E" w14:textId="77777777" w:rsidTr="003C0924">
        <w:trPr>
          <w:trHeight w:hRule="exact" w:val="255"/>
        </w:trPr>
        <w:tc>
          <w:tcPr>
            <w:tcW w:w="4503" w:type="dxa"/>
            <w:shd w:val="clear" w:color="auto" w:fill="E0E0E0"/>
            <w:vAlign w:val="bottom"/>
          </w:tcPr>
          <w:p w14:paraId="69EBD2CB" w14:textId="77777777" w:rsidR="00CB4BEB" w:rsidRPr="00AB4F6A" w:rsidRDefault="00CB4BEB" w:rsidP="003C0924">
            <w:pPr>
              <w:rPr>
                <w:rFonts w:ascii="Trebuchet MS" w:hAnsi="Trebuchet MS" w:cs="Trebuchet MS"/>
                <w:sz w:val="18"/>
                <w:szCs w:val="18"/>
              </w:rPr>
            </w:pPr>
            <w:r w:rsidRPr="00AB4F6A">
              <w:rPr>
                <w:rFonts w:ascii="Trebuchet MS" w:hAnsi="Trebuchet MS" w:cs="Trebuchet MS"/>
                <w:sz w:val="18"/>
                <w:szCs w:val="18"/>
              </w:rPr>
              <w:t>Geometrisk konsistens med objekter i andre datasæt</w:t>
            </w:r>
          </w:p>
        </w:tc>
        <w:tc>
          <w:tcPr>
            <w:tcW w:w="9149" w:type="dxa"/>
            <w:shd w:val="clear" w:color="auto" w:fill="FFFFFF"/>
            <w:vAlign w:val="bottom"/>
          </w:tcPr>
          <w:p w14:paraId="1702AC83" w14:textId="77777777" w:rsidR="00CB4BEB" w:rsidRPr="00AB4F6A" w:rsidRDefault="00CB4BEB" w:rsidP="003C0924">
            <w:pPr>
              <w:rPr>
                <w:rFonts w:ascii="Trebuchet MS" w:hAnsi="Trebuchet MS" w:cs="Trebuchet MS"/>
                <w:sz w:val="18"/>
                <w:szCs w:val="18"/>
              </w:rPr>
            </w:pPr>
            <w:r w:rsidRPr="00AB4F6A">
              <w:rPr>
                <w:rFonts w:ascii="Trebuchet MS" w:hAnsi="Trebuchet MS" w:cs="Trebuchet MS"/>
                <w:sz w:val="18"/>
                <w:szCs w:val="18"/>
              </w:rPr>
              <w:t>Ingen – måske beskyttelseszone</w:t>
            </w:r>
          </w:p>
        </w:tc>
      </w:tr>
    </w:tbl>
    <w:p w14:paraId="1FEEB172" w14:textId="77777777" w:rsidR="00CB4BEB" w:rsidRDefault="00CB4BEB" w:rsidP="00CB4BEB">
      <w:pPr>
        <w:rPr>
          <w:rFonts w:ascii="Trebuchet MS" w:hAnsi="Trebuchet MS" w:cs="Arial"/>
          <w:bCs/>
          <w:iCs/>
          <w:kern w:val="32"/>
          <w:sz w:val="32"/>
          <w:szCs w:val="28"/>
        </w:rPr>
      </w:pPr>
      <w:r>
        <w:rPr>
          <w:kern w:val="32"/>
        </w:rPr>
        <w:br w:type="page"/>
      </w:r>
    </w:p>
    <w:p w14:paraId="231A27CD" w14:textId="77777777" w:rsidR="00CB4BEB" w:rsidRPr="003A52C1" w:rsidRDefault="00CB4BEB" w:rsidP="00CB4BEB">
      <w:pPr>
        <w:pStyle w:val="Overskrift2"/>
        <w:rPr>
          <w:kern w:val="32"/>
        </w:rPr>
      </w:pPr>
      <w:bookmarkStart w:id="2878" w:name="_Toc63351501"/>
      <w:bookmarkStart w:id="2879" w:name="_Toc122436150"/>
      <w:r w:rsidRPr="003A52C1">
        <w:rPr>
          <w:kern w:val="32"/>
        </w:rPr>
        <w:lastRenderedPageBreak/>
        <w:t>5.11.8 Indsatsområde (6007)</w:t>
      </w:r>
      <w:bookmarkEnd w:id="2878"/>
      <w:bookmarkEnd w:id="2879"/>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8"/>
        <w:gridCol w:w="4931"/>
        <w:gridCol w:w="1155"/>
        <w:gridCol w:w="1356"/>
        <w:gridCol w:w="1478"/>
        <w:gridCol w:w="2718"/>
      </w:tblGrid>
      <w:tr w:rsidR="00CB4BEB" w:rsidRPr="004E09FA" w14:paraId="7AE9727E" w14:textId="77777777" w:rsidTr="003C0924">
        <w:tc>
          <w:tcPr>
            <w:tcW w:w="2078" w:type="dxa"/>
            <w:tcBorders>
              <w:bottom w:val="single" w:sz="4" w:space="0" w:color="auto"/>
            </w:tcBorders>
            <w:shd w:val="clear" w:color="auto" w:fill="D9D9D9"/>
            <w:vAlign w:val="center"/>
          </w:tcPr>
          <w:p w14:paraId="3D759E97" w14:textId="77777777" w:rsidR="00CB4BEB" w:rsidRPr="004E09FA"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Feltnavn</w:t>
            </w:r>
          </w:p>
        </w:tc>
        <w:tc>
          <w:tcPr>
            <w:tcW w:w="4931" w:type="dxa"/>
            <w:tcBorders>
              <w:bottom w:val="single" w:sz="4" w:space="0" w:color="auto"/>
            </w:tcBorders>
            <w:shd w:val="clear" w:color="auto" w:fill="D9D9D9"/>
            <w:vAlign w:val="center"/>
          </w:tcPr>
          <w:p w14:paraId="6451ECC2" w14:textId="77777777" w:rsidR="00CB4BEB" w:rsidRPr="004E09FA"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35F4A984" w14:textId="77777777" w:rsidR="00CB4BEB" w:rsidRPr="004E09FA"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0617FB08" w14:textId="77777777" w:rsidR="00CB4BEB" w:rsidRPr="004E09FA"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Værdiområde</w:t>
            </w:r>
          </w:p>
        </w:tc>
        <w:tc>
          <w:tcPr>
            <w:tcW w:w="1478" w:type="dxa"/>
            <w:tcBorders>
              <w:bottom w:val="single" w:sz="4" w:space="0" w:color="auto"/>
            </w:tcBorders>
            <w:shd w:val="clear" w:color="auto" w:fill="D9D9D9"/>
            <w:vAlign w:val="bottom"/>
          </w:tcPr>
          <w:p w14:paraId="61061FB8" w14:textId="77777777" w:rsidR="00CB4BEB" w:rsidRPr="003A52C1" w:rsidRDefault="00CB4BEB" w:rsidP="003C0924">
            <w:pPr>
              <w:autoSpaceDE w:val="0"/>
              <w:autoSpaceDN w:val="0"/>
              <w:adjustRightInd w:val="0"/>
              <w:rPr>
                <w:rFonts w:ascii="Trebuchet MS" w:hAnsi="Trebuchet MS" w:cs="Trebuchet MS"/>
                <w:b/>
                <w:bCs/>
                <w:sz w:val="18"/>
                <w:szCs w:val="18"/>
              </w:rPr>
            </w:pPr>
            <w:r w:rsidRPr="003A52C1">
              <w:rPr>
                <w:rFonts w:ascii="Trebuchet MS" w:hAnsi="Trebuchet MS" w:cs="Trebuchet MS"/>
                <w:b/>
                <w:bCs/>
                <w:sz w:val="18"/>
                <w:szCs w:val="18"/>
              </w:rPr>
              <w:t>Obligatorisk /</w:t>
            </w:r>
          </w:p>
          <w:p w14:paraId="42FBD06D" w14:textId="77777777" w:rsidR="00CB4BEB" w:rsidRPr="004E09FA"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Frit</w:t>
            </w:r>
          </w:p>
        </w:tc>
        <w:tc>
          <w:tcPr>
            <w:tcW w:w="2718" w:type="dxa"/>
            <w:shd w:val="clear" w:color="auto" w:fill="D9D9D9"/>
            <w:vAlign w:val="center"/>
          </w:tcPr>
          <w:p w14:paraId="5177C5BB"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Eksempel</w:t>
            </w:r>
          </w:p>
        </w:tc>
      </w:tr>
      <w:tr w:rsidR="00CB4BEB" w:rsidRPr="004E09FA" w14:paraId="18B81388"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99CCFF"/>
            <w:vAlign w:val="bottom"/>
          </w:tcPr>
          <w:p w14:paraId="68DA4AA0" w14:textId="77777777" w:rsidR="00CB4BEB" w:rsidRPr="004E09FA" w:rsidRDefault="00CB4BEB" w:rsidP="003C0924">
            <w:pPr>
              <w:rPr>
                <w:rFonts w:ascii="Trebuchet MS" w:hAnsi="Trebuchet MS"/>
                <w:color w:val="1F497D"/>
                <w:sz w:val="18"/>
                <w:szCs w:val="18"/>
              </w:rPr>
            </w:pPr>
            <w:proofErr w:type="spellStart"/>
            <w:r w:rsidRPr="003A52C1">
              <w:rPr>
                <w:rFonts w:ascii="Trebuchet MS" w:hAnsi="Trebuchet MS"/>
                <w:sz w:val="18"/>
                <w:szCs w:val="18"/>
              </w:rPr>
              <w:t>indsatsomr_navn</w:t>
            </w:r>
            <w:proofErr w:type="spellEnd"/>
          </w:p>
        </w:tc>
        <w:tc>
          <w:tcPr>
            <w:tcW w:w="4931" w:type="dxa"/>
            <w:tcBorders>
              <w:top w:val="single" w:sz="4" w:space="0" w:color="auto"/>
              <w:left w:val="single" w:sz="4" w:space="0" w:color="auto"/>
              <w:bottom w:val="nil"/>
              <w:right w:val="single" w:sz="4" w:space="0" w:color="auto"/>
            </w:tcBorders>
            <w:shd w:val="clear" w:color="auto" w:fill="99CCFF"/>
            <w:vAlign w:val="bottom"/>
          </w:tcPr>
          <w:p w14:paraId="196DC9E6" w14:textId="77777777" w:rsidR="00CB4BEB" w:rsidRPr="004E09FA" w:rsidRDefault="00CB4BEB" w:rsidP="003C0924">
            <w:pPr>
              <w:rPr>
                <w:rFonts w:ascii="Trebuchet MS" w:hAnsi="Trebuchet MS"/>
                <w:color w:val="1F497D"/>
                <w:sz w:val="18"/>
                <w:szCs w:val="18"/>
              </w:rPr>
            </w:pPr>
            <w:r w:rsidRPr="003A52C1">
              <w:rPr>
                <w:rFonts w:ascii="Trebuchet MS" w:hAnsi="Trebuchet MS"/>
                <w:sz w:val="18"/>
                <w:szCs w:val="18"/>
              </w:rPr>
              <w:t>Navnet på indsatsområde</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23E73401"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77C2CDB9"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0-50 tegn</w:t>
            </w:r>
          </w:p>
        </w:tc>
        <w:tc>
          <w:tcPr>
            <w:tcW w:w="1478" w:type="dxa"/>
            <w:tcBorders>
              <w:top w:val="single" w:sz="4" w:space="0" w:color="auto"/>
              <w:left w:val="single" w:sz="4" w:space="0" w:color="auto"/>
              <w:bottom w:val="nil"/>
              <w:right w:val="single" w:sz="4" w:space="0" w:color="auto"/>
            </w:tcBorders>
            <w:shd w:val="clear" w:color="auto" w:fill="99CCFF"/>
            <w:vAlign w:val="bottom"/>
          </w:tcPr>
          <w:p w14:paraId="075B175D" w14:textId="77777777" w:rsidR="00CB4BEB" w:rsidRPr="004E09FA"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O</w:t>
            </w:r>
          </w:p>
        </w:tc>
        <w:tc>
          <w:tcPr>
            <w:tcW w:w="2718" w:type="dxa"/>
            <w:tcBorders>
              <w:top w:val="single" w:sz="4" w:space="0" w:color="auto"/>
              <w:left w:val="single" w:sz="4" w:space="0" w:color="auto"/>
              <w:bottom w:val="nil"/>
              <w:right w:val="single" w:sz="4" w:space="0" w:color="auto"/>
            </w:tcBorders>
            <w:shd w:val="clear" w:color="auto" w:fill="99CCFF"/>
            <w:vAlign w:val="bottom"/>
          </w:tcPr>
          <w:p w14:paraId="4C9C06A7"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Taastrup Nord</w:t>
            </w:r>
          </w:p>
        </w:tc>
      </w:tr>
      <w:tr w:rsidR="00CB4BEB" w:rsidRPr="004E09FA" w14:paraId="659DBDEA"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D9D9D9"/>
            <w:vAlign w:val="bottom"/>
          </w:tcPr>
          <w:p w14:paraId="68D1FA3B" w14:textId="77777777" w:rsidR="00CB4BEB" w:rsidRPr="004E09FA" w:rsidRDefault="00CB4BEB" w:rsidP="003C0924">
            <w:pPr>
              <w:rPr>
                <w:rFonts w:ascii="Trebuchet MS" w:hAnsi="Trebuchet MS"/>
                <w:color w:val="1F497D"/>
                <w:sz w:val="18"/>
                <w:szCs w:val="18"/>
              </w:rPr>
            </w:pPr>
            <w:proofErr w:type="spellStart"/>
            <w:r>
              <w:rPr>
                <w:rFonts w:ascii="Trebuchet MS" w:hAnsi="Trebuchet MS"/>
                <w:sz w:val="18"/>
                <w:szCs w:val="18"/>
              </w:rPr>
              <w:t>s</w:t>
            </w:r>
            <w:r w:rsidRPr="003A52C1">
              <w:rPr>
                <w:rFonts w:ascii="Trebuchet MS" w:hAnsi="Trebuchet MS"/>
                <w:sz w:val="18"/>
                <w:szCs w:val="18"/>
              </w:rPr>
              <w:t>toerrelse</w:t>
            </w:r>
            <w:proofErr w:type="spellEnd"/>
          </w:p>
        </w:tc>
        <w:tc>
          <w:tcPr>
            <w:tcW w:w="4931" w:type="dxa"/>
            <w:tcBorders>
              <w:top w:val="single" w:sz="4" w:space="0" w:color="auto"/>
              <w:left w:val="single" w:sz="4" w:space="0" w:color="auto"/>
              <w:bottom w:val="nil"/>
              <w:right w:val="single" w:sz="4" w:space="0" w:color="auto"/>
            </w:tcBorders>
            <w:shd w:val="clear" w:color="auto" w:fill="FFFFFF"/>
            <w:vAlign w:val="bottom"/>
          </w:tcPr>
          <w:p w14:paraId="5A79A19E" w14:textId="77777777" w:rsidR="00CB4BEB" w:rsidRPr="004E09FA" w:rsidRDefault="00CB4BEB" w:rsidP="003C0924">
            <w:pPr>
              <w:rPr>
                <w:rFonts w:ascii="Trebuchet MS" w:hAnsi="Trebuchet MS"/>
                <w:color w:val="1F497D"/>
                <w:sz w:val="18"/>
                <w:szCs w:val="18"/>
              </w:rPr>
            </w:pPr>
            <w:r w:rsidRPr="003A52C1">
              <w:rPr>
                <w:rFonts w:ascii="Trebuchet MS" w:hAnsi="Trebuchet MS"/>
                <w:sz w:val="18"/>
                <w:szCs w:val="18"/>
              </w:rPr>
              <w:t>Angiver udbredelsen i hektar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73A11BA"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59C6D28D"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0-50 tegn</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3B885E17" w14:textId="77777777" w:rsidR="00CB4BEB" w:rsidRPr="004E09FA"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718" w:type="dxa"/>
            <w:tcBorders>
              <w:top w:val="single" w:sz="4" w:space="0" w:color="auto"/>
              <w:left w:val="single" w:sz="4" w:space="0" w:color="auto"/>
              <w:bottom w:val="nil"/>
              <w:right w:val="single" w:sz="4" w:space="0" w:color="auto"/>
            </w:tcBorders>
            <w:shd w:val="clear" w:color="auto" w:fill="FFFFFF"/>
            <w:vAlign w:val="bottom"/>
          </w:tcPr>
          <w:p w14:paraId="798E5D49"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7000</w:t>
            </w:r>
          </w:p>
        </w:tc>
      </w:tr>
      <w:tr w:rsidR="00CB4BEB" w:rsidRPr="004E09FA" w14:paraId="2A0476D2" w14:textId="77777777" w:rsidTr="003C0924">
        <w:trPr>
          <w:trHeight w:hRule="exact" w:val="413"/>
        </w:trPr>
        <w:tc>
          <w:tcPr>
            <w:tcW w:w="2078" w:type="dxa"/>
            <w:tcBorders>
              <w:top w:val="single" w:sz="4" w:space="0" w:color="auto"/>
              <w:left w:val="single" w:sz="4" w:space="0" w:color="auto"/>
              <w:bottom w:val="nil"/>
              <w:right w:val="single" w:sz="4" w:space="0" w:color="auto"/>
            </w:tcBorders>
            <w:shd w:val="clear" w:color="auto" w:fill="D9D9D9"/>
            <w:vAlign w:val="center"/>
          </w:tcPr>
          <w:p w14:paraId="6F8BB8B5" w14:textId="77777777" w:rsidR="00CB4BEB" w:rsidRPr="004E09FA" w:rsidRDefault="00CB4BEB" w:rsidP="003C0924">
            <w:pPr>
              <w:rPr>
                <w:color w:val="1F497D"/>
              </w:rPr>
            </w:pPr>
            <w:proofErr w:type="spellStart"/>
            <w:r w:rsidRPr="003A52C1">
              <w:rPr>
                <w:rFonts w:ascii="Trebuchet MS" w:hAnsi="Trebuchet MS"/>
                <w:sz w:val="18"/>
                <w:szCs w:val="18"/>
              </w:rPr>
              <w:t>ansvar_myndighed</w:t>
            </w:r>
            <w:proofErr w:type="spellEnd"/>
          </w:p>
        </w:tc>
        <w:tc>
          <w:tcPr>
            <w:tcW w:w="4931" w:type="dxa"/>
            <w:tcBorders>
              <w:top w:val="single" w:sz="4" w:space="0" w:color="auto"/>
              <w:left w:val="single" w:sz="4" w:space="0" w:color="auto"/>
              <w:bottom w:val="nil"/>
              <w:right w:val="single" w:sz="4" w:space="0" w:color="auto"/>
            </w:tcBorders>
            <w:shd w:val="clear" w:color="auto" w:fill="FFFFFF"/>
          </w:tcPr>
          <w:p w14:paraId="5E39FDE0" w14:textId="77777777" w:rsidR="00CB4BEB" w:rsidRPr="004E09FA" w:rsidRDefault="00CB4BEB" w:rsidP="003C0924">
            <w:pPr>
              <w:rPr>
                <w:color w:val="1F497D"/>
              </w:rPr>
            </w:pPr>
            <w:r w:rsidRPr="003A52C1">
              <w:rPr>
                <w:rFonts w:ascii="Trebuchet MS" w:hAnsi="Trebuchet MS"/>
                <w:sz w:val="18"/>
                <w:szCs w:val="18"/>
              </w:rPr>
              <w:t>Der er ofte en eller flere kommuner som er den ansvarlige myndighed</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71CD599B"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6DF38A57"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0-128 tegn</w:t>
            </w:r>
          </w:p>
        </w:tc>
        <w:tc>
          <w:tcPr>
            <w:tcW w:w="1478" w:type="dxa"/>
            <w:tcBorders>
              <w:top w:val="single" w:sz="4" w:space="0" w:color="auto"/>
              <w:left w:val="single" w:sz="4" w:space="0" w:color="auto"/>
              <w:bottom w:val="nil"/>
              <w:right w:val="single" w:sz="4" w:space="0" w:color="auto"/>
            </w:tcBorders>
            <w:shd w:val="clear" w:color="auto" w:fill="FFFFFF"/>
            <w:vAlign w:val="center"/>
          </w:tcPr>
          <w:p w14:paraId="330F0F56" w14:textId="77777777" w:rsidR="00CB4BEB" w:rsidRPr="004E09FA"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O</w:t>
            </w:r>
          </w:p>
        </w:tc>
        <w:tc>
          <w:tcPr>
            <w:tcW w:w="2718" w:type="dxa"/>
            <w:tcBorders>
              <w:top w:val="single" w:sz="4" w:space="0" w:color="auto"/>
              <w:left w:val="single" w:sz="4" w:space="0" w:color="auto"/>
              <w:bottom w:val="nil"/>
              <w:right w:val="single" w:sz="4" w:space="0" w:color="auto"/>
            </w:tcBorders>
            <w:shd w:val="clear" w:color="auto" w:fill="FFFFFF"/>
            <w:vAlign w:val="center"/>
          </w:tcPr>
          <w:p w14:paraId="63CC2717"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Høje-Taastrup</w:t>
            </w:r>
          </w:p>
        </w:tc>
      </w:tr>
      <w:tr w:rsidR="00CB4BEB" w:rsidRPr="004E09FA" w14:paraId="23FD6DE2" w14:textId="77777777" w:rsidTr="003C0924">
        <w:trPr>
          <w:trHeight w:hRule="exact" w:val="581"/>
        </w:trPr>
        <w:tc>
          <w:tcPr>
            <w:tcW w:w="2078" w:type="dxa"/>
            <w:tcBorders>
              <w:top w:val="single" w:sz="4" w:space="0" w:color="auto"/>
              <w:left w:val="single" w:sz="4" w:space="0" w:color="auto"/>
              <w:bottom w:val="nil"/>
              <w:right w:val="single" w:sz="4" w:space="0" w:color="auto"/>
            </w:tcBorders>
            <w:shd w:val="clear" w:color="auto" w:fill="D9D9D9"/>
            <w:vAlign w:val="center"/>
          </w:tcPr>
          <w:p w14:paraId="084F2B7C" w14:textId="77777777" w:rsidR="00CB4BEB" w:rsidRPr="004E09FA" w:rsidRDefault="00CB4BEB" w:rsidP="003C0924">
            <w:pPr>
              <w:rPr>
                <w:color w:val="1F497D"/>
              </w:rPr>
            </w:pPr>
            <w:r>
              <w:rPr>
                <w:rFonts w:ascii="Trebuchet MS" w:hAnsi="Trebuchet MS"/>
                <w:sz w:val="18"/>
                <w:szCs w:val="18"/>
              </w:rPr>
              <w:t>v</w:t>
            </w:r>
            <w:r w:rsidRPr="003A52C1">
              <w:rPr>
                <w:rFonts w:ascii="Trebuchet MS" w:hAnsi="Trebuchet MS"/>
                <w:sz w:val="18"/>
                <w:szCs w:val="18"/>
              </w:rPr>
              <w:t>edtagelse</w:t>
            </w:r>
          </w:p>
        </w:tc>
        <w:tc>
          <w:tcPr>
            <w:tcW w:w="4931" w:type="dxa"/>
            <w:tcBorders>
              <w:top w:val="single" w:sz="4" w:space="0" w:color="auto"/>
              <w:left w:val="single" w:sz="4" w:space="0" w:color="auto"/>
              <w:bottom w:val="nil"/>
              <w:right w:val="single" w:sz="4" w:space="0" w:color="auto"/>
            </w:tcBorders>
            <w:shd w:val="clear" w:color="auto" w:fill="FFFFFF"/>
            <w:vAlign w:val="center"/>
          </w:tcPr>
          <w:p w14:paraId="6043FBAD" w14:textId="77777777" w:rsidR="00CB4BEB" w:rsidRPr="004E09FA" w:rsidRDefault="00CB4BEB" w:rsidP="003C0924">
            <w:pPr>
              <w:rPr>
                <w:color w:val="1F497D"/>
              </w:rPr>
            </w:pPr>
            <w:r w:rsidRPr="003A52C1">
              <w:rPr>
                <w:rFonts w:ascii="Trebuchet MS" w:hAnsi="Trebuchet MS"/>
                <w:sz w:val="18"/>
                <w:szCs w:val="18"/>
              </w:rPr>
              <w:t>Hvornår er den sidste indsatplan for området vedtaget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2B1B0E91" w14:textId="3769EB76" w:rsidR="00CB4BEB" w:rsidRPr="00745A31"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480A87AC" w14:textId="77777777" w:rsidR="00CB4BEB" w:rsidRPr="00745A31" w:rsidRDefault="00CB4BEB" w:rsidP="003C0924">
            <w:pPr>
              <w:autoSpaceDE w:val="0"/>
              <w:autoSpaceDN w:val="0"/>
              <w:adjustRightInd w:val="0"/>
              <w:rPr>
                <w:rFonts w:ascii="Trebuchet MS" w:hAnsi="Trebuchet MS" w:cs="Trebuchet MS"/>
                <w:sz w:val="18"/>
                <w:szCs w:val="18"/>
              </w:rPr>
            </w:pPr>
            <w:r w:rsidRPr="00745A31">
              <w:rPr>
                <w:rFonts w:ascii="Trebuchet MS" w:hAnsi="Trebuchet MS" w:cs="Trebuchet MS"/>
                <w:sz w:val="18"/>
                <w:szCs w:val="18"/>
              </w:rPr>
              <w:t>2006-12-31</w:t>
            </w:r>
          </w:p>
          <w:p w14:paraId="5703B7C3" w14:textId="77777777" w:rsidR="00CB4BEB" w:rsidRPr="00745A31" w:rsidRDefault="00CB4BEB" w:rsidP="003C0924">
            <w:pPr>
              <w:rPr>
                <w:rFonts w:ascii="Trebuchet MS" w:hAnsi="Trebuchet MS" w:cs="Trebuchet MS"/>
                <w:sz w:val="18"/>
                <w:szCs w:val="18"/>
              </w:rPr>
            </w:pPr>
            <w:r w:rsidRPr="00745A31">
              <w:rPr>
                <w:rFonts w:ascii="Trebuchet MS" w:hAnsi="Trebuchet MS" w:cs="Trebuchet MS"/>
                <w:sz w:val="18"/>
                <w:szCs w:val="18"/>
              </w:rPr>
              <w:t>2999-12-31</w:t>
            </w:r>
          </w:p>
        </w:tc>
        <w:tc>
          <w:tcPr>
            <w:tcW w:w="1478" w:type="dxa"/>
            <w:tcBorders>
              <w:top w:val="single" w:sz="4" w:space="0" w:color="auto"/>
              <w:left w:val="single" w:sz="4" w:space="0" w:color="auto"/>
              <w:bottom w:val="nil"/>
              <w:right w:val="single" w:sz="4" w:space="0" w:color="auto"/>
            </w:tcBorders>
            <w:shd w:val="clear" w:color="auto" w:fill="FFFFFF"/>
            <w:vAlign w:val="center"/>
          </w:tcPr>
          <w:p w14:paraId="44AD8B5B" w14:textId="77777777" w:rsidR="00CB4BEB" w:rsidRPr="00745A31" w:rsidRDefault="00CB4BEB" w:rsidP="003C0924">
            <w:pPr>
              <w:jc w:val="center"/>
              <w:rPr>
                <w:rFonts w:ascii="Trebuchet MS" w:hAnsi="Trebuchet MS" w:cs="Trebuchet MS"/>
                <w:sz w:val="18"/>
                <w:szCs w:val="18"/>
              </w:rPr>
            </w:pPr>
            <w:r w:rsidRPr="00745A31">
              <w:rPr>
                <w:rFonts w:ascii="Trebuchet MS" w:hAnsi="Trebuchet MS" w:cs="Trebuchet MS"/>
                <w:sz w:val="18"/>
                <w:szCs w:val="18"/>
              </w:rPr>
              <w:t>F</w:t>
            </w:r>
          </w:p>
        </w:tc>
        <w:tc>
          <w:tcPr>
            <w:tcW w:w="2718" w:type="dxa"/>
            <w:tcBorders>
              <w:top w:val="single" w:sz="4" w:space="0" w:color="auto"/>
              <w:left w:val="single" w:sz="4" w:space="0" w:color="auto"/>
              <w:bottom w:val="nil"/>
              <w:right w:val="single" w:sz="4" w:space="0" w:color="auto"/>
            </w:tcBorders>
            <w:shd w:val="clear" w:color="auto" w:fill="FFFFFF"/>
            <w:vAlign w:val="center"/>
          </w:tcPr>
          <w:p w14:paraId="50C801E4" w14:textId="77777777" w:rsidR="00CB4BEB" w:rsidRPr="00745A31" w:rsidRDefault="00CB4BEB" w:rsidP="003C0924">
            <w:pPr>
              <w:rPr>
                <w:rFonts w:ascii="Trebuchet MS" w:hAnsi="Trebuchet MS" w:cs="Trebuchet MS"/>
                <w:sz w:val="18"/>
                <w:szCs w:val="18"/>
              </w:rPr>
            </w:pPr>
            <w:r w:rsidRPr="00745A31">
              <w:rPr>
                <w:rFonts w:ascii="Trebuchet MS" w:hAnsi="Trebuchet MS" w:cs="Trebuchet MS"/>
                <w:sz w:val="18"/>
                <w:szCs w:val="18"/>
              </w:rPr>
              <w:t>2011-05-23</w:t>
            </w:r>
          </w:p>
        </w:tc>
      </w:tr>
      <w:tr w:rsidR="00CB4BEB" w:rsidRPr="004E09FA" w14:paraId="1BF5CCFE"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bottom"/>
          </w:tcPr>
          <w:p w14:paraId="4C6D39B6" w14:textId="77777777" w:rsidR="00CB4BEB" w:rsidRPr="004E09FA" w:rsidRDefault="00CB4BEB" w:rsidP="003C0924">
            <w:pPr>
              <w:rPr>
                <w:rFonts w:ascii="Trebuchet MS" w:hAnsi="Trebuchet MS" w:cs="Trebuchet MS"/>
                <w:color w:val="1F497D"/>
                <w:sz w:val="18"/>
                <w:szCs w:val="18"/>
              </w:rPr>
            </w:pPr>
            <w:r>
              <w:rPr>
                <w:rFonts w:ascii="Trebuchet MS" w:hAnsi="Trebuchet MS" w:cs="Trebuchet MS"/>
                <w:sz w:val="18"/>
                <w:szCs w:val="18"/>
              </w:rPr>
              <w:t>l</w:t>
            </w:r>
            <w:r w:rsidRPr="003A52C1">
              <w:rPr>
                <w:rFonts w:ascii="Trebuchet MS" w:hAnsi="Trebuchet MS" w:cs="Trebuchet MS"/>
                <w:sz w:val="18"/>
                <w:szCs w:val="18"/>
              </w:rPr>
              <w:t>ink</w:t>
            </w:r>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154BE751"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4E09FA" w14:paraId="28FF8E11"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3FC5F973"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i/>
                <w:iCs/>
                <w:sz w:val="18"/>
                <w:szCs w:val="18"/>
              </w:rPr>
              <w:t>Felter markeret med blå er temaspecifikke opslagstabeller, der indeholder oversættelser af koder i andre felter.</w:t>
            </w:r>
          </w:p>
        </w:tc>
      </w:tr>
      <w:tr w:rsidR="00CB4BEB" w:rsidRPr="004E09FA" w14:paraId="02580FE7"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6EF9DB1E" w14:textId="77777777" w:rsidR="00CB4BEB" w:rsidRPr="003A52C1" w:rsidRDefault="00CB4BEB" w:rsidP="003C0924">
            <w:pPr>
              <w:rPr>
                <w:rFonts w:ascii="Trebuchet MS" w:hAnsi="Trebuchet MS" w:cs="Trebuchet MS"/>
                <w:i/>
                <w:iCs/>
                <w:sz w:val="18"/>
                <w:szCs w:val="18"/>
              </w:rPr>
            </w:pPr>
            <w:r w:rsidRPr="003A52C1">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0766CA18" w14:textId="77777777" w:rsidR="00CB4BEB" w:rsidRPr="003A52C1" w:rsidRDefault="00CB4BEB" w:rsidP="00CB4BEB">
      <w:pPr>
        <w:pStyle w:val="Overskrift6"/>
      </w:pPr>
      <w:r w:rsidRPr="003A52C1">
        <w:t xml:space="preserve">5.11.8.1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4E09FA" w14:paraId="5DF6E54E" w14:textId="77777777" w:rsidTr="003C0924">
        <w:trPr>
          <w:trHeight w:hRule="exact" w:val="255"/>
        </w:trPr>
        <w:tc>
          <w:tcPr>
            <w:tcW w:w="2235" w:type="dxa"/>
            <w:shd w:val="clear" w:color="auto" w:fill="D9D9D9"/>
            <w:vAlign w:val="bottom"/>
          </w:tcPr>
          <w:p w14:paraId="0D639E8A" w14:textId="77777777" w:rsidR="00CB4BEB" w:rsidRPr="004E09FA"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Metadataelement</w:t>
            </w:r>
          </w:p>
        </w:tc>
        <w:tc>
          <w:tcPr>
            <w:tcW w:w="11340" w:type="dxa"/>
            <w:shd w:val="clear" w:color="auto" w:fill="D9D9D9"/>
            <w:vAlign w:val="bottom"/>
          </w:tcPr>
          <w:p w14:paraId="41C5D7DC"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4E09FA" w14:paraId="1E64D24A" w14:textId="77777777" w:rsidTr="003C0924">
        <w:trPr>
          <w:trHeight w:hRule="exact" w:val="255"/>
        </w:trPr>
        <w:tc>
          <w:tcPr>
            <w:tcW w:w="2235" w:type="dxa"/>
            <w:shd w:val="clear" w:color="auto" w:fill="E0E0E0"/>
            <w:vAlign w:val="bottom"/>
          </w:tcPr>
          <w:p w14:paraId="63C7C357"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Temanavn</w:t>
            </w:r>
          </w:p>
        </w:tc>
        <w:tc>
          <w:tcPr>
            <w:tcW w:w="11340" w:type="dxa"/>
            <w:shd w:val="clear" w:color="auto" w:fill="FFFFFF"/>
            <w:vAlign w:val="bottom"/>
          </w:tcPr>
          <w:p w14:paraId="019DD0ED"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Indsatsområde</w:t>
            </w:r>
          </w:p>
        </w:tc>
      </w:tr>
      <w:tr w:rsidR="00CB4BEB" w:rsidRPr="004E09FA" w14:paraId="6593029D" w14:textId="77777777" w:rsidTr="003C0924">
        <w:trPr>
          <w:trHeight w:hRule="exact" w:val="255"/>
        </w:trPr>
        <w:tc>
          <w:tcPr>
            <w:tcW w:w="2235" w:type="dxa"/>
            <w:shd w:val="clear" w:color="auto" w:fill="E0E0E0"/>
            <w:vAlign w:val="bottom"/>
          </w:tcPr>
          <w:p w14:paraId="1CE43196"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Temakode</w:t>
            </w:r>
          </w:p>
        </w:tc>
        <w:tc>
          <w:tcPr>
            <w:tcW w:w="11340" w:type="dxa"/>
            <w:shd w:val="clear" w:color="auto" w:fill="FFFFFF"/>
            <w:vAlign w:val="bottom"/>
          </w:tcPr>
          <w:p w14:paraId="794EF828"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6007</w:t>
            </w:r>
          </w:p>
        </w:tc>
      </w:tr>
      <w:tr w:rsidR="00CB4BEB" w:rsidRPr="004E09FA" w14:paraId="38A30DAA" w14:textId="77777777" w:rsidTr="003C0924">
        <w:trPr>
          <w:trHeight w:hRule="exact" w:val="255"/>
        </w:trPr>
        <w:tc>
          <w:tcPr>
            <w:tcW w:w="2235" w:type="dxa"/>
            <w:shd w:val="clear" w:color="auto" w:fill="E0E0E0"/>
            <w:vAlign w:val="bottom"/>
          </w:tcPr>
          <w:p w14:paraId="53D82ECE"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Definition</w:t>
            </w:r>
          </w:p>
        </w:tc>
        <w:tc>
          <w:tcPr>
            <w:tcW w:w="11340" w:type="dxa"/>
            <w:shd w:val="clear" w:color="auto" w:fill="FFFFFF"/>
            <w:vAlign w:val="bottom"/>
          </w:tcPr>
          <w:p w14:paraId="278872A6" w14:textId="77777777" w:rsidR="00CB4BEB" w:rsidRPr="003A52C1" w:rsidRDefault="00CB4BEB" w:rsidP="003C0924">
            <w:r w:rsidRPr="003A52C1">
              <w:rPr>
                <w:rFonts w:ascii="Trebuchet MS" w:hAnsi="Trebuchet MS"/>
                <w:sz w:val="18"/>
                <w:szCs w:val="18"/>
              </w:rPr>
              <w:t>Et indsatsområde er et område, hvor der skal iværksættes særlige indsatser for at beskytte grundvandet.</w:t>
            </w:r>
          </w:p>
        </w:tc>
      </w:tr>
      <w:tr w:rsidR="00CB4BEB" w:rsidRPr="004E09FA" w14:paraId="393F2F54" w14:textId="77777777" w:rsidTr="00EB5C08">
        <w:trPr>
          <w:trHeight w:hRule="exact" w:val="1433"/>
        </w:trPr>
        <w:tc>
          <w:tcPr>
            <w:tcW w:w="2235" w:type="dxa"/>
            <w:shd w:val="clear" w:color="auto" w:fill="E0E0E0"/>
            <w:vAlign w:val="bottom"/>
          </w:tcPr>
          <w:p w14:paraId="625017E9"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Beskrivelse</w:t>
            </w:r>
          </w:p>
        </w:tc>
        <w:tc>
          <w:tcPr>
            <w:tcW w:w="11340" w:type="dxa"/>
            <w:shd w:val="clear" w:color="auto" w:fill="FFFFFF"/>
          </w:tcPr>
          <w:p w14:paraId="35B227BA"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Kommunalbestyrelsen skal for områder, som i vandplanen er udpeget som indsatsområder, og som er detaljeret kortlagt, jf. vandforsyningslovens § 13, stk. 2, og lov om miljømål m.v. for vandforekomster og internationale naturbeskyttelsesområder, udarbejde en indsatsplan.</w:t>
            </w:r>
          </w:p>
          <w:p w14:paraId="0EAADB7F"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Indsatsplanerne beskriver hvem der har ansvaret for indsatserne og indeholde desuden en tidsplan for iværksættelse af konkrete grundvandsbeskyttende handlinger. De nødvendige handlinger skabes gennem samarbejde mellem de berørte parter i et indsatsområde.</w:t>
            </w:r>
          </w:p>
          <w:p w14:paraId="4BB35135" w14:textId="77777777" w:rsidR="00CB4BEB" w:rsidRPr="003A52C1" w:rsidRDefault="00CB4BEB" w:rsidP="003C0924"/>
        </w:tc>
      </w:tr>
      <w:tr w:rsidR="00CB4BEB" w:rsidRPr="004E09FA" w14:paraId="32236C59" w14:textId="77777777" w:rsidTr="00EB5C08">
        <w:trPr>
          <w:trHeight w:hRule="exact" w:val="585"/>
        </w:trPr>
        <w:tc>
          <w:tcPr>
            <w:tcW w:w="2235" w:type="dxa"/>
            <w:shd w:val="clear" w:color="auto" w:fill="E0E0E0"/>
            <w:vAlign w:val="center"/>
          </w:tcPr>
          <w:p w14:paraId="48077186" w14:textId="77777777" w:rsidR="00CB4BEB" w:rsidRPr="004E09FA" w:rsidRDefault="00CB4BEB" w:rsidP="003C0924">
            <w:pPr>
              <w:rPr>
                <w:rFonts w:ascii="Trebuchet MS" w:hAnsi="Trebuchet MS" w:cs="Trebuchet MS"/>
                <w:color w:val="1F497D"/>
                <w:sz w:val="18"/>
                <w:szCs w:val="18"/>
              </w:rPr>
            </w:pPr>
            <w:proofErr w:type="spellStart"/>
            <w:r w:rsidRPr="003A52C1">
              <w:rPr>
                <w:rFonts w:ascii="Trebuchet MS" w:hAnsi="Trebuchet MS" w:cs="Trebuchet MS"/>
                <w:sz w:val="18"/>
                <w:szCs w:val="18"/>
              </w:rPr>
              <w:t>Formaal</w:t>
            </w:r>
            <w:proofErr w:type="spellEnd"/>
            <w:r w:rsidRPr="003A52C1">
              <w:rPr>
                <w:rFonts w:ascii="Trebuchet MS" w:hAnsi="Trebuchet MS" w:cs="Trebuchet MS"/>
                <w:sz w:val="18"/>
                <w:szCs w:val="18"/>
              </w:rPr>
              <w:t xml:space="preserve"> </w:t>
            </w:r>
          </w:p>
        </w:tc>
        <w:tc>
          <w:tcPr>
            <w:tcW w:w="11340" w:type="dxa"/>
            <w:shd w:val="clear" w:color="auto" w:fill="FFFFFF"/>
            <w:vAlign w:val="bottom"/>
          </w:tcPr>
          <w:p w14:paraId="609AEA82" w14:textId="77777777" w:rsidR="00CB4BEB" w:rsidRPr="003A52C1" w:rsidRDefault="00CB4BEB" w:rsidP="003C0924">
            <w:r w:rsidRPr="003A52C1">
              <w:rPr>
                <w:rFonts w:ascii="Trebuchet MS" w:hAnsi="Trebuchet MS"/>
                <w:sz w:val="18"/>
                <w:szCs w:val="18"/>
              </w:rPr>
              <w:t>Formålet med indsatsplanerne er at skabe overblik og sammenfatte de grundvandsbeskyttende tiltag, der skal iværksættes for at sikre områdets grundvandsinteresser på lang sigt. </w:t>
            </w:r>
          </w:p>
        </w:tc>
      </w:tr>
      <w:tr w:rsidR="00CB4BEB" w:rsidRPr="004E09FA" w14:paraId="248F3085" w14:textId="77777777" w:rsidTr="003C0924">
        <w:trPr>
          <w:trHeight w:hRule="exact" w:val="255"/>
        </w:trPr>
        <w:tc>
          <w:tcPr>
            <w:tcW w:w="2235" w:type="dxa"/>
            <w:shd w:val="clear" w:color="auto" w:fill="E0E0E0"/>
            <w:vAlign w:val="bottom"/>
          </w:tcPr>
          <w:p w14:paraId="1400541F" w14:textId="77777777" w:rsidR="00CB4BEB" w:rsidRPr="004E09FA" w:rsidRDefault="00CB4BEB" w:rsidP="003C0924">
            <w:pPr>
              <w:rPr>
                <w:rFonts w:ascii="Trebuchet MS" w:hAnsi="Trebuchet MS" w:cs="Trebuchet MS"/>
                <w:color w:val="1F497D"/>
                <w:sz w:val="18"/>
                <w:szCs w:val="18"/>
              </w:rPr>
            </w:pPr>
            <w:proofErr w:type="spellStart"/>
            <w:r w:rsidRPr="003A52C1">
              <w:rPr>
                <w:rFonts w:ascii="Trebuchet MS" w:hAnsi="Trebuchet MS" w:cs="Trebuchet MS"/>
                <w:sz w:val="18"/>
                <w:szCs w:val="18"/>
              </w:rPr>
              <w:t>Noegleord_hovedgruppe</w:t>
            </w:r>
            <w:proofErr w:type="spellEnd"/>
          </w:p>
        </w:tc>
        <w:tc>
          <w:tcPr>
            <w:tcW w:w="11340" w:type="dxa"/>
            <w:shd w:val="clear" w:color="auto" w:fill="FFFFFF"/>
            <w:vAlign w:val="bottom"/>
          </w:tcPr>
          <w:p w14:paraId="6BA7EF2B" w14:textId="77777777" w:rsidR="00CB4BEB" w:rsidRPr="003A52C1" w:rsidRDefault="00CB4BEB" w:rsidP="003C0924">
            <w:r w:rsidRPr="003A52C1">
              <w:rPr>
                <w:rFonts w:ascii="Trebuchet MS" w:hAnsi="Trebuchet MS"/>
                <w:sz w:val="18"/>
                <w:szCs w:val="18"/>
              </w:rPr>
              <w:t>Grundvand</w:t>
            </w:r>
          </w:p>
        </w:tc>
      </w:tr>
      <w:tr w:rsidR="00CB4BEB" w:rsidRPr="004E09FA" w14:paraId="1ADE84C6" w14:textId="77777777" w:rsidTr="003C0924">
        <w:trPr>
          <w:trHeight w:hRule="exact" w:val="255"/>
        </w:trPr>
        <w:tc>
          <w:tcPr>
            <w:tcW w:w="2235" w:type="dxa"/>
            <w:shd w:val="clear" w:color="auto" w:fill="E0E0E0"/>
            <w:vAlign w:val="bottom"/>
          </w:tcPr>
          <w:p w14:paraId="24452760" w14:textId="77777777" w:rsidR="00CB4BEB" w:rsidRPr="004E09FA" w:rsidRDefault="00CB4BEB" w:rsidP="003C0924">
            <w:pPr>
              <w:rPr>
                <w:rFonts w:ascii="Trebuchet MS" w:hAnsi="Trebuchet MS" w:cs="Trebuchet MS"/>
                <w:color w:val="1F497D"/>
                <w:sz w:val="18"/>
                <w:szCs w:val="18"/>
              </w:rPr>
            </w:pPr>
            <w:proofErr w:type="spellStart"/>
            <w:r w:rsidRPr="003A52C1">
              <w:rPr>
                <w:rFonts w:ascii="Trebuchet MS" w:hAnsi="Trebuchet MS" w:cs="Trebuchet MS"/>
                <w:sz w:val="18"/>
                <w:szCs w:val="18"/>
              </w:rPr>
              <w:t>No</w:t>
            </w:r>
            <w:r w:rsidRPr="00C97CC9">
              <w:rPr>
                <w:rFonts w:ascii="Trebuchet MS" w:hAnsi="Trebuchet MS" w:cs="Trebuchet MS"/>
                <w:sz w:val="18"/>
                <w:szCs w:val="18"/>
              </w:rPr>
              <w:t>e</w:t>
            </w:r>
            <w:r w:rsidRPr="003A52C1">
              <w:rPr>
                <w:rFonts w:ascii="Trebuchet MS" w:hAnsi="Trebuchet MS" w:cs="Trebuchet MS"/>
                <w:sz w:val="18"/>
                <w:szCs w:val="18"/>
              </w:rPr>
              <w:t>gle_ord</w:t>
            </w:r>
            <w:proofErr w:type="spellEnd"/>
          </w:p>
        </w:tc>
        <w:tc>
          <w:tcPr>
            <w:tcW w:w="11340" w:type="dxa"/>
            <w:shd w:val="clear" w:color="auto" w:fill="FFFFFF"/>
            <w:vAlign w:val="bottom"/>
          </w:tcPr>
          <w:p w14:paraId="0C04452D" w14:textId="77777777" w:rsidR="00CB4BEB" w:rsidRPr="003A52C1" w:rsidRDefault="00CB4BEB" w:rsidP="003C0924">
            <w:r w:rsidRPr="003A52C1">
              <w:rPr>
                <w:rFonts w:ascii="Trebuchet MS" w:hAnsi="Trebuchet MS"/>
                <w:sz w:val="18"/>
                <w:szCs w:val="18"/>
              </w:rPr>
              <w:t xml:space="preserve">Beskyttelse af grundvand </w:t>
            </w:r>
          </w:p>
        </w:tc>
      </w:tr>
      <w:tr w:rsidR="00CB4BEB" w:rsidRPr="004E09FA" w14:paraId="4063C6FE" w14:textId="77777777" w:rsidTr="003C0924">
        <w:trPr>
          <w:trHeight w:hRule="exact" w:val="255"/>
        </w:trPr>
        <w:tc>
          <w:tcPr>
            <w:tcW w:w="2235" w:type="dxa"/>
            <w:shd w:val="clear" w:color="auto" w:fill="E0E0E0"/>
            <w:vAlign w:val="bottom"/>
          </w:tcPr>
          <w:p w14:paraId="659866F6"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 type</w:t>
            </w:r>
          </w:p>
        </w:tc>
        <w:tc>
          <w:tcPr>
            <w:tcW w:w="11340" w:type="dxa"/>
            <w:shd w:val="clear" w:color="auto" w:fill="FFFFFF"/>
            <w:vAlign w:val="bottom"/>
          </w:tcPr>
          <w:p w14:paraId="22B2CCB3"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Flade</w:t>
            </w:r>
          </w:p>
        </w:tc>
      </w:tr>
      <w:tr w:rsidR="00CB4BEB" w:rsidRPr="004E09FA" w14:paraId="3193C2DE" w14:textId="77777777" w:rsidTr="003C0924">
        <w:trPr>
          <w:trHeight w:hRule="exact" w:val="255"/>
        </w:trPr>
        <w:tc>
          <w:tcPr>
            <w:tcW w:w="2235" w:type="dxa"/>
            <w:shd w:val="clear" w:color="auto" w:fill="E0E0E0"/>
            <w:vAlign w:val="bottom"/>
          </w:tcPr>
          <w:p w14:paraId="4ED5E18E"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Lovgrundlag</w:t>
            </w:r>
          </w:p>
        </w:tc>
        <w:tc>
          <w:tcPr>
            <w:tcW w:w="11340" w:type="dxa"/>
            <w:shd w:val="clear" w:color="auto" w:fill="FFFFFF"/>
            <w:vAlign w:val="bottom"/>
          </w:tcPr>
          <w:p w14:paraId="7E3AD1E9"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Vandforsyningslovens § 13, stk. 2, og Lov om Miljømål m.v. for vandforekomster og internationale naturbeskyttelsesområder</w:t>
            </w:r>
          </w:p>
        </w:tc>
      </w:tr>
      <w:tr w:rsidR="00CB4BEB" w:rsidRPr="00341F5D" w14:paraId="355BABF5" w14:textId="77777777" w:rsidTr="003C0924">
        <w:trPr>
          <w:trHeight w:hRule="exact" w:val="255"/>
        </w:trPr>
        <w:tc>
          <w:tcPr>
            <w:tcW w:w="2235" w:type="dxa"/>
            <w:shd w:val="clear" w:color="auto" w:fill="E0E0E0"/>
            <w:vAlign w:val="bottom"/>
          </w:tcPr>
          <w:p w14:paraId="0CA795CB" w14:textId="77777777" w:rsidR="00CB4BEB" w:rsidRPr="002A6DD4" w:rsidRDefault="00CB4BEB" w:rsidP="003C0924">
            <w:pPr>
              <w:rPr>
                <w:rFonts w:ascii="Trebuchet MS" w:hAnsi="Trebuchet MS" w:cs="Trebuchet MS"/>
                <w:sz w:val="18"/>
                <w:szCs w:val="18"/>
              </w:rPr>
            </w:pPr>
            <w:proofErr w:type="spellStart"/>
            <w:r w:rsidRPr="002A6DD4">
              <w:rPr>
                <w:rFonts w:ascii="Trebuchet MS" w:hAnsi="Trebuchet MS" w:cs="Trebuchet MS"/>
                <w:sz w:val="18"/>
                <w:szCs w:val="18"/>
              </w:rPr>
              <w:t>KLE_koder</w:t>
            </w:r>
            <w:proofErr w:type="spellEnd"/>
          </w:p>
        </w:tc>
        <w:tc>
          <w:tcPr>
            <w:tcW w:w="11340" w:type="dxa"/>
            <w:shd w:val="clear" w:color="auto" w:fill="FFFFFF"/>
            <w:vAlign w:val="bottom"/>
          </w:tcPr>
          <w:p w14:paraId="142A49BE" w14:textId="77777777" w:rsidR="00CB4BEB" w:rsidRPr="002A6DD4" w:rsidRDefault="00CB4BEB" w:rsidP="003C0924">
            <w:pPr>
              <w:rPr>
                <w:rFonts w:ascii="Trebuchet MS" w:hAnsi="Trebuchet MS" w:cs="Trebuchet MS"/>
                <w:sz w:val="18"/>
                <w:szCs w:val="18"/>
              </w:rPr>
            </w:pPr>
            <w:r w:rsidRPr="00EB5C08">
              <w:rPr>
                <w:rFonts w:ascii="Trebuchet MS" w:hAnsi="Trebuchet MS" w:cs="Trebuchet MS"/>
                <w:sz w:val="18"/>
                <w:szCs w:val="18"/>
              </w:rPr>
              <w:t>09.08.24</w:t>
            </w:r>
          </w:p>
        </w:tc>
      </w:tr>
    </w:tbl>
    <w:p w14:paraId="18E096BF" w14:textId="77777777" w:rsidR="00CB4BEB" w:rsidRPr="003A52C1" w:rsidRDefault="00CB4BEB" w:rsidP="00CB4BEB">
      <w:pPr>
        <w:pStyle w:val="Overskrift6"/>
      </w:pPr>
      <w:r w:rsidRPr="003A52C1">
        <w:t>5.11.8.2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5"/>
        <w:gridCol w:w="8981"/>
      </w:tblGrid>
      <w:tr w:rsidR="00CB4BEB" w:rsidRPr="004E09FA" w14:paraId="1A1C770B" w14:textId="77777777" w:rsidTr="003C0924">
        <w:trPr>
          <w:trHeight w:hRule="exact" w:val="255"/>
        </w:trPr>
        <w:tc>
          <w:tcPr>
            <w:tcW w:w="4503" w:type="dxa"/>
            <w:shd w:val="clear" w:color="auto" w:fill="D9D9D9"/>
            <w:vAlign w:val="bottom"/>
          </w:tcPr>
          <w:p w14:paraId="7B03CE76" w14:textId="77777777" w:rsidR="00CB4BEB" w:rsidRPr="004E09FA"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lastRenderedPageBreak/>
              <w:t>Emne</w:t>
            </w:r>
          </w:p>
        </w:tc>
        <w:tc>
          <w:tcPr>
            <w:tcW w:w="9149" w:type="dxa"/>
            <w:shd w:val="clear" w:color="auto" w:fill="D9D9D9"/>
            <w:vAlign w:val="bottom"/>
          </w:tcPr>
          <w:p w14:paraId="5C148418"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4E09FA" w14:paraId="1260A7A0" w14:textId="77777777" w:rsidTr="003C0924">
        <w:trPr>
          <w:trHeight w:hRule="exact" w:val="305"/>
        </w:trPr>
        <w:tc>
          <w:tcPr>
            <w:tcW w:w="4503" w:type="dxa"/>
            <w:shd w:val="clear" w:color="auto" w:fill="E0E0E0"/>
            <w:vAlign w:val="center"/>
          </w:tcPr>
          <w:p w14:paraId="510FB12B" w14:textId="77777777" w:rsidR="00CB4BEB" w:rsidRPr="004E09FA" w:rsidRDefault="00CB4BEB" w:rsidP="003C0924">
            <w:pPr>
              <w:rPr>
                <w:rFonts w:ascii="Trebuchet MS" w:hAnsi="Trebuchet MS" w:cs="Trebuchet MS"/>
                <w:bCs/>
                <w:color w:val="1F497D"/>
                <w:sz w:val="18"/>
                <w:szCs w:val="18"/>
              </w:rPr>
            </w:pPr>
            <w:r w:rsidRPr="003A52C1">
              <w:rPr>
                <w:rFonts w:ascii="Trebuchet MS" w:hAnsi="Trebuchet MS" w:cs="Trebuchet MS"/>
                <w:bCs/>
                <w:sz w:val="18"/>
                <w:szCs w:val="18"/>
              </w:rPr>
              <w:t>Registreringsinstruks</w:t>
            </w:r>
          </w:p>
        </w:tc>
        <w:tc>
          <w:tcPr>
            <w:tcW w:w="9149" w:type="dxa"/>
            <w:shd w:val="clear" w:color="auto" w:fill="FFFFFF"/>
            <w:vAlign w:val="bottom"/>
          </w:tcPr>
          <w:p w14:paraId="620CA618" w14:textId="5055B76B"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 xml:space="preserve">Områder udpeget af staten på baggrund af drikkevandsinteresser, </w:t>
            </w:r>
            <w:proofErr w:type="spellStart"/>
            <w:r w:rsidRPr="003A52C1">
              <w:rPr>
                <w:rFonts w:ascii="Trebuchet MS" w:hAnsi="Trebuchet MS" w:cs="Trebuchet MS"/>
                <w:sz w:val="18"/>
                <w:szCs w:val="18"/>
              </w:rPr>
              <w:t>indvindingsoplande</w:t>
            </w:r>
            <w:proofErr w:type="spellEnd"/>
            <w:r w:rsidR="001733E2">
              <w:rPr>
                <w:rFonts w:ascii="Trebuchet MS" w:hAnsi="Trebuchet MS" w:cs="Trebuchet MS"/>
                <w:sz w:val="18"/>
                <w:szCs w:val="18"/>
              </w:rPr>
              <w:t xml:space="preserve">, </w:t>
            </w:r>
            <w:r w:rsidRPr="003A52C1">
              <w:rPr>
                <w:rFonts w:ascii="Trebuchet MS" w:hAnsi="Trebuchet MS" w:cs="Trebuchet MS"/>
                <w:sz w:val="18"/>
                <w:szCs w:val="18"/>
              </w:rPr>
              <w:t xml:space="preserve">samt </w:t>
            </w:r>
            <w:proofErr w:type="spellStart"/>
            <w:r w:rsidRPr="003A52C1">
              <w:rPr>
                <w:rFonts w:ascii="Trebuchet MS" w:hAnsi="Trebuchet MS" w:cs="Trebuchet MS"/>
                <w:sz w:val="18"/>
                <w:szCs w:val="18"/>
              </w:rPr>
              <w:t>vandoplande</w:t>
            </w:r>
            <w:proofErr w:type="spellEnd"/>
            <w:r w:rsidRPr="003A52C1">
              <w:rPr>
                <w:rFonts w:ascii="Trebuchet MS" w:hAnsi="Trebuchet MS" w:cs="Trebuchet MS"/>
                <w:sz w:val="18"/>
                <w:szCs w:val="18"/>
              </w:rPr>
              <w:t>.</w:t>
            </w:r>
          </w:p>
          <w:p w14:paraId="1A4CE101" w14:textId="77777777" w:rsidR="00CB4BEB" w:rsidRPr="003A52C1" w:rsidRDefault="00CB4BEB" w:rsidP="003C0924">
            <w:pPr>
              <w:rPr>
                <w:rFonts w:ascii="Trebuchet MS" w:hAnsi="Trebuchet MS" w:cs="Trebuchet MS"/>
                <w:sz w:val="18"/>
                <w:szCs w:val="18"/>
              </w:rPr>
            </w:pPr>
          </w:p>
        </w:tc>
      </w:tr>
      <w:tr w:rsidR="00CB4BEB" w:rsidRPr="004E09FA" w14:paraId="71E35337" w14:textId="77777777" w:rsidTr="003C0924">
        <w:trPr>
          <w:trHeight w:hRule="exact" w:val="255"/>
        </w:trPr>
        <w:tc>
          <w:tcPr>
            <w:tcW w:w="4503" w:type="dxa"/>
            <w:shd w:val="clear" w:color="auto" w:fill="E0E0E0"/>
            <w:vAlign w:val="bottom"/>
          </w:tcPr>
          <w:p w14:paraId="210B6ACF"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Klassificering/opdeling</w:t>
            </w:r>
          </w:p>
        </w:tc>
        <w:tc>
          <w:tcPr>
            <w:tcW w:w="9149" w:type="dxa"/>
            <w:shd w:val="clear" w:color="auto" w:fill="FFFFFF"/>
            <w:vAlign w:val="bottom"/>
          </w:tcPr>
          <w:p w14:paraId="4E0D5E31" w14:textId="77777777" w:rsidR="00CB4BEB" w:rsidRPr="003A52C1" w:rsidRDefault="00CB4BEB" w:rsidP="003C0924">
            <w:pPr>
              <w:rPr>
                <w:rFonts w:ascii="Trebuchet MS" w:hAnsi="Trebuchet MS" w:cs="Trebuchet MS"/>
                <w:sz w:val="18"/>
                <w:szCs w:val="18"/>
              </w:rPr>
            </w:pPr>
          </w:p>
        </w:tc>
      </w:tr>
      <w:tr w:rsidR="00CB4BEB" w:rsidRPr="004E09FA" w14:paraId="55AE75B6" w14:textId="77777777" w:rsidTr="003C0924">
        <w:trPr>
          <w:trHeight w:hRule="exact" w:val="255"/>
        </w:trPr>
        <w:tc>
          <w:tcPr>
            <w:tcW w:w="4503" w:type="dxa"/>
            <w:shd w:val="clear" w:color="auto" w:fill="E0E0E0"/>
            <w:vAlign w:val="bottom"/>
          </w:tcPr>
          <w:p w14:paraId="38FC67E2"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Minimum størrelser for objekt</w:t>
            </w:r>
          </w:p>
        </w:tc>
        <w:tc>
          <w:tcPr>
            <w:tcW w:w="9149" w:type="dxa"/>
            <w:shd w:val="clear" w:color="auto" w:fill="FFFFFF"/>
            <w:vAlign w:val="bottom"/>
          </w:tcPr>
          <w:p w14:paraId="462A092A"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Ikke kendt</w:t>
            </w:r>
          </w:p>
        </w:tc>
      </w:tr>
      <w:tr w:rsidR="00CB4BEB" w:rsidRPr="004E09FA" w14:paraId="63486584" w14:textId="77777777" w:rsidTr="003C0924">
        <w:trPr>
          <w:trHeight w:hRule="exact" w:val="255"/>
        </w:trPr>
        <w:tc>
          <w:tcPr>
            <w:tcW w:w="4503" w:type="dxa"/>
            <w:shd w:val="clear" w:color="auto" w:fill="E0E0E0"/>
            <w:vAlign w:val="bottom"/>
          </w:tcPr>
          <w:p w14:paraId="20E69EB6"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Entydige objekter</w:t>
            </w:r>
          </w:p>
        </w:tc>
        <w:tc>
          <w:tcPr>
            <w:tcW w:w="9149" w:type="dxa"/>
            <w:shd w:val="clear" w:color="auto" w:fill="FFFFFF"/>
            <w:vAlign w:val="bottom"/>
          </w:tcPr>
          <w:p w14:paraId="4A636C8E" w14:textId="77777777" w:rsidR="00CB4BEB" w:rsidRPr="003A52C1" w:rsidRDefault="00CB4BEB" w:rsidP="003C0924">
            <w:pPr>
              <w:rPr>
                <w:rFonts w:ascii="Trebuchet MS" w:hAnsi="Trebuchet MS" w:cs="Trebuchet MS"/>
                <w:sz w:val="18"/>
                <w:szCs w:val="18"/>
              </w:rPr>
            </w:pPr>
          </w:p>
        </w:tc>
      </w:tr>
      <w:tr w:rsidR="00CB4BEB" w:rsidRPr="004E09FA" w14:paraId="509D0CB4" w14:textId="77777777" w:rsidTr="003C0924">
        <w:trPr>
          <w:trHeight w:hRule="exact" w:val="222"/>
        </w:trPr>
        <w:tc>
          <w:tcPr>
            <w:tcW w:w="4503" w:type="dxa"/>
            <w:shd w:val="clear" w:color="auto" w:fill="E0E0E0"/>
            <w:vAlign w:val="center"/>
          </w:tcPr>
          <w:p w14:paraId="6B6B624D"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mellem objekter</w:t>
            </w:r>
          </w:p>
        </w:tc>
        <w:tc>
          <w:tcPr>
            <w:tcW w:w="9149" w:type="dxa"/>
            <w:shd w:val="clear" w:color="auto" w:fill="FFFFFF"/>
            <w:vAlign w:val="bottom"/>
          </w:tcPr>
          <w:p w14:paraId="11A70CA7"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Må ikke krydse hinanden</w:t>
            </w:r>
          </w:p>
        </w:tc>
      </w:tr>
      <w:tr w:rsidR="00CB4BEB" w:rsidRPr="004E09FA" w14:paraId="7F7B18C5" w14:textId="77777777" w:rsidTr="003C0924">
        <w:trPr>
          <w:trHeight w:hRule="exact" w:val="255"/>
        </w:trPr>
        <w:tc>
          <w:tcPr>
            <w:tcW w:w="4503" w:type="dxa"/>
            <w:shd w:val="clear" w:color="auto" w:fill="E0E0E0"/>
            <w:vAlign w:val="bottom"/>
          </w:tcPr>
          <w:p w14:paraId="33FD2B69"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med objekter i andre datasæt</w:t>
            </w:r>
          </w:p>
        </w:tc>
        <w:tc>
          <w:tcPr>
            <w:tcW w:w="9149" w:type="dxa"/>
            <w:shd w:val="clear" w:color="auto" w:fill="FFFFFF"/>
            <w:vAlign w:val="bottom"/>
          </w:tcPr>
          <w:p w14:paraId="127722B4" w14:textId="77777777" w:rsidR="00CB4BEB" w:rsidRPr="003A52C1" w:rsidRDefault="00CB4BEB" w:rsidP="003C0924">
            <w:pPr>
              <w:rPr>
                <w:rFonts w:ascii="Trebuchet MS" w:hAnsi="Trebuchet MS" w:cs="Trebuchet MS"/>
                <w:sz w:val="18"/>
                <w:szCs w:val="18"/>
              </w:rPr>
            </w:pPr>
            <w:r w:rsidRPr="003A52C1">
              <w:rPr>
                <w:rFonts w:ascii="Trebuchet MS" w:hAnsi="Trebuchet MS"/>
                <w:sz w:val="18"/>
                <w:szCs w:val="18"/>
              </w:rPr>
              <w:t>Ingen</w:t>
            </w:r>
          </w:p>
        </w:tc>
      </w:tr>
    </w:tbl>
    <w:p w14:paraId="1536F2EE" w14:textId="77777777" w:rsidR="00C17F86" w:rsidRDefault="00C17F86" w:rsidP="00C17F86">
      <w:bookmarkStart w:id="2880" w:name="_Toc63351502"/>
    </w:p>
    <w:p w14:paraId="3072456A" w14:textId="4173DECB" w:rsidR="00CB4BEB" w:rsidRPr="003A52C1" w:rsidRDefault="00CB4BEB" w:rsidP="00CB4BEB">
      <w:pPr>
        <w:pStyle w:val="Overskrift2"/>
        <w:rPr>
          <w:kern w:val="32"/>
        </w:rPr>
      </w:pPr>
      <w:bookmarkStart w:id="2881" w:name="_Toc122436151"/>
      <w:r w:rsidRPr="003A52C1">
        <w:rPr>
          <w:kern w:val="32"/>
        </w:rPr>
        <w:t>5.11.9 Maksimal Boredybde (6008)</w:t>
      </w:r>
      <w:bookmarkEnd w:id="2880"/>
      <w:bookmarkEnd w:id="2881"/>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8"/>
        <w:gridCol w:w="4931"/>
        <w:gridCol w:w="1155"/>
        <w:gridCol w:w="1356"/>
        <w:gridCol w:w="1478"/>
        <w:gridCol w:w="2718"/>
      </w:tblGrid>
      <w:tr w:rsidR="00CB4BEB" w:rsidRPr="00246177" w14:paraId="253071C5" w14:textId="77777777" w:rsidTr="003C0924">
        <w:tc>
          <w:tcPr>
            <w:tcW w:w="2078" w:type="dxa"/>
            <w:shd w:val="clear" w:color="auto" w:fill="D9D9D9"/>
            <w:vAlign w:val="center"/>
          </w:tcPr>
          <w:p w14:paraId="2ADDB320" w14:textId="77777777" w:rsidR="00CB4BEB" w:rsidRPr="00246177"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Feltnavn</w:t>
            </w:r>
          </w:p>
        </w:tc>
        <w:tc>
          <w:tcPr>
            <w:tcW w:w="4931" w:type="dxa"/>
            <w:shd w:val="clear" w:color="auto" w:fill="D9D9D9"/>
            <w:vAlign w:val="center"/>
          </w:tcPr>
          <w:p w14:paraId="162D8E45"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Formål</w:t>
            </w:r>
          </w:p>
        </w:tc>
        <w:tc>
          <w:tcPr>
            <w:tcW w:w="1155" w:type="dxa"/>
            <w:shd w:val="clear" w:color="auto" w:fill="D9D9D9"/>
            <w:vAlign w:val="center"/>
          </w:tcPr>
          <w:p w14:paraId="6CB7B705"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Datatype</w:t>
            </w:r>
          </w:p>
        </w:tc>
        <w:tc>
          <w:tcPr>
            <w:tcW w:w="1356" w:type="dxa"/>
            <w:shd w:val="clear" w:color="auto" w:fill="D9D9D9"/>
            <w:vAlign w:val="center"/>
          </w:tcPr>
          <w:p w14:paraId="5EF51F5E"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Værdiområde</w:t>
            </w:r>
          </w:p>
        </w:tc>
        <w:tc>
          <w:tcPr>
            <w:tcW w:w="1478" w:type="dxa"/>
            <w:shd w:val="clear" w:color="auto" w:fill="D9D9D9"/>
            <w:vAlign w:val="bottom"/>
          </w:tcPr>
          <w:p w14:paraId="7CC1505B" w14:textId="77777777" w:rsidR="00CB4BEB" w:rsidRPr="003A52C1" w:rsidRDefault="00CB4BEB" w:rsidP="003C0924">
            <w:pPr>
              <w:autoSpaceDE w:val="0"/>
              <w:autoSpaceDN w:val="0"/>
              <w:adjustRightInd w:val="0"/>
              <w:rPr>
                <w:rFonts w:ascii="Trebuchet MS" w:hAnsi="Trebuchet MS" w:cs="Trebuchet MS"/>
                <w:b/>
                <w:bCs/>
                <w:sz w:val="18"/>
                <w:szCs w:val="18"/>
              </w:rPr>
            </w:pPr>
            <w:r w:rsidRPr="003A52C1">
              <w:rPr>
                <w:rFonts w:ascii="Trebuchet MS" w:hAnsi="Trebuchet MS" w:cs="Trebuchet MS"/>
                <w:b/>
                <w:bCs/>
                <w:sz w:val="18"/>
                <w:szCs w:val="18"/>
              </w:rPr>
              <w:t>Obligatorisk /</w:t>
            </w:r>
          </w:p>
          <w:p w14:paraId="1F34B2E3"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Frit</w:t>
            </w:r>
          </w:p>
        </w:tc>
        <w:tc>
          <w:tcPr>
            <w:tcW w:w="2718" w:type="dxa"/>
            <w:shd w:val="clear" w:color="auto" w:fill="D9D9D9"/>
            <w:vAlign w:val="center"/>
          </w:tcPr>
          <w:p w14:paraId="43BF83CF"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Eksempel</w:t>
            </w:r>
          </w:p>
        </w:tc>
      </w:tr>
      <w:tr w:rsidR="00CB4BEB" w:rsidRPr="00246177" w14:paraId="20664565" w14:textId="77777777" w:rsidTr="003C0924">
        <w:trPr>
          <w:trHeight w:hRule="exact" w:val="367"/>
        </w:trPr>
        <w:tc>
          <w:tcPr>
            <w:tcW w:w="2078" w:type="dxa"/>
            <w:tcBorders>
              <w:bottom w:val="nil"/>
            </w:tcBorders>
            <w:shd w:val="clear" w:color="auto" w:fill="D9D9D9"/>
            <w:vAlign w:val="bottom"/>
          </w:tcPr>
          <w:p w14:paraId="4E8956AD" w14:textId="77777777" w:rsidR="00CB4BEB" w:rsidRPr="00246177" w:rsidRDefault="00CB4BEB" w:rsidP="003C0924">
            <w:pPr>
              <w:rPr>
                <w:rFonts w:ascii="Trebuchet MS" w:hAnsi="Trebuchet MS"/>
                <w:color w:val="1F497D"/>
                <w:sz w:val="18"/>
                <w:szCs w:val="18"/>
              </w:rPr>
            </w:pPr>
            <w:r w:rsidRPr="003A52C1">
              <w:rPr>
                <w:rFonts w:ascii="Trebuchet MS" w:hAnsi="Trebuchet MS"/>
                <w:sz w:val="18"/>
                <w:szCs w:val="18"/>
              </w:rPr>
              <w:t>boredybde</w:t>
            </w:r>
          </w:p>
        </w:tc>
        <w:tc>
          <w:tcPr>
            <w:tcW w:w="4931" w:type="dxa"/>
            <w:tcBorders>
              <w:bottom w:val="nil"/>
            </w:tcBorders>
            <w:shd w:val="clear" w:color="auto" w:fill="FFFFFF"/>
            <w:vAlign w:val="bottom"/>
          </w:tcPr>
          <w:p w14:paraId="05CF08F6" w14:textId="77777777" w:rsidR="00CB4BEB" w:rsidRPr="00246177" w:rsidRDefault="00CB4BEB" w:rsidP="003C0924">
            <w:pPr>
              <w:rPr>
                <w:rFonts w:ascii="Trebuchet MS" w:hAnsi="Trebuchet MS"/>
                <w:color w:val="1F497D"/>
                <w:sz w:val="18"/>
                <w:szCs w:val="18"/>
              </w:rPr>
            </w:pPr>
            <w:r w:rsidRPr="003A52C1">
              <w:rPr>
                <w:rFonts w:ascii="Trebuchet MS" w:hAnsi="Trebuchet MS"/>
                <w:sz w:val="18"/>
                <w:szCs w:val="18"/>
              </w:rPr>
              <w:t>Maksimal boredybde til ikke almene vandindvindinger</w:t>
            </w:r>
          </w:p>
        </w:tc>
        <w:tc>
          <w:tcPr>
            <w:tcW w:w="1155" w:type="dxa"/>
            <w:tcBorders>
              <w:bottom w:val="nil"/>
            </w:tcBorders>
            <w:shd w:val="clear" w:color="auto" w:fill="FFFFFF"/>
            <w:vAlign w:val="bottom"/>
          </w:tcPr>
          <w:p w14:paraId="72977E3C" w14:textId="77777777" w:rsidR="00CB4BEB" w:rsidRPr="00246177" w:rsidRDefault="00CB4BEB" w:rsidP="003C0924">
            <w:pPr>
              <w:rPr>
                <w:rFonts w:ascii="Trebuchet MS" w:hAnsi="Trebuchet MS"/>
                <w:color w:val="1F497D"/>
                <w:sz w:val="18"/>
                <w:szCs w:val="18"/>
              </w:rPr>
            </w:pPr>
            <w:r w:rsidRPr="003A52C1">
              <w:rPr>
                <w:rFonts w:ascii="Trebuchet MS" w:hAnsi="Trebuchet MS"/>
                <w:sz w:val="18"/>
                <w:szCs w:val="18"/>
              </w:rPr>
              <w:t>Heltal</w:t>
            </w:r>
          </w:p>
        </w:tc>
        <w:tc>
          <w:tcPr>
            <w:tcW w:w="1356" w:type="dxa"/>
            <w:tcBorders>
              <w:bottom w:val="nil"/>
            </w:tcBorders>
            <w:shd w:val="clear" w:color="auto" w:fill="FFFFFF"/>
            <w:vAlign w:val="bottom"/>
          </w:tcPr>
          <w:p w14:paraId="38D2BED4" w14:textId="77777777" w:rsidR="00CB4BEB" w:rsidRPr="00246177" w:rsidRDefault="00CB4BEB" w:rsidP="003C0924">
            <w:pPr>
              <w:rPr>
                <w:rFonts w:ascii="Trebuchet MS" w:hAnsi="Trebuchet MS"/>
                <w:color w:val="1F497D"/>
                <w:sz w:val="18"/>
                <w:szCs w:val="18"/>
              </w:rPr>
            </w:pPr>
            <w:r w:rsidRPr="003A52C1">
              <w:rPr>
                <w:rFonts w:ascii="Trebuchet MS" w:hAnsi="Trebuchet MS"/>
                <w:sz w:val="18"/>
                <w:szCs w:val="18"/>
              </w:rPr>
              <w:t>1-99</w:t>
            </w:r>
          </w:p>
        </w:tc>
        <w:tc>
          <w:tcPr>
            <w:tcW w:w="1478" w:type="dxa"/>
            <w:tcBorders>
              <w:bottom w:val="nil"/>
            </w:tcBorders>
            <w:shd w:val="clear" w:color="auto" w:fill="FFFFFF"/>
            <w:vAlign w:val="bottom"/>
          </w:tcPr>
          <w:p w14:paraId="07EFAEC0" w14:textId="77777777" w:rsidR="00CB4BEB" w:rsidRPr="0024617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O</w:t>
            </w:r>
          </w:p>
        </w:tc>
        <w:tc>
          <w:tcPr>
            <w:tcW w:w="2718" w:type="dxa"/>
            <w:tcBorders>
              <w:bottom w:val="nil"/>
            </w:tcBorders>
            <w:shd w:val="clear" w:color="auto" w:fill="FFFFFF"/>
            <w:vAlign w:val="bottom"/>
          </w:tcPr>
          <w:p w14:paraId="110FA62A"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27</w:t>
            </w:r>
          </w:p>
        </w:tc>
      </w:tr>
      <w:tr w:rsidR="00CB4BEB" w:rsidRPr="00246177" w14:paraId="2FDCE767" w14:textId="77777777" w:rsidTr="003C0924">
        <w:trPr>
          <w:trHeight w:hRule="exact" w:val="255"/>
        </w:trPr>
        <w:tc>
          <w:tcPr>
            <w:tcW w:w="2078" w:type="dxa"/>
            <w:shd w:val="clear" w:color="auto" w:fill="97DDBA"/>
            <w:vAlign w:val="bottom"/>
          </w:tcPr>
          <w:p w14:paraId="0E80E6A5"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link</w:t>
            </w:r>
          </w:p>
        </w:tc>
        <w:tc>
          <w:tcPr>
            <w:tcW w:w="11638" w:type="dxa"/>
            <w:gridSpan w:val="5"/>
            <w:shd w:val="clear" w:color="auto" w:fill="97DDBA"/>
            <w:vAlign w:val="bottom"/>
          </w:tcPr>
          <w:p w14:paraId="021D0F34"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246177" w14:paraId="290D893A" w14:textId="77777777" w:rsidTr="003C0924">
        <w:trPr>
          <w:trHeight w:hRule="exact" w:val="255"/>
        </w:trPr>
        <w:tc>
          <w:tcPr>
            <w:tcW w:w="13716" w:type="dxa"/>
            <w:gridSpan w:val="6"/>
            <w:tcBorders>
              <w:left w:val="nil"/>
              <w:bottom w:val="nil"/>
              <w:right w:val="nil"/>
            </w:tcBorders>
            <w:shd w:val="clear" w:color="auto" w:fill="99CCFF"/>
            <w:vAlign w:val="bottom"/>
          </w:tcPr>
          <w:p w14:paraId="48A62606"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i/>
                <w:iCs/>
                <w:sz w:val="18"/>
                <w:szCs w:val="18"/>
              </w:rPr>
              <w:t>Felter markeret med blå er temaspecifikke opslagstabeller, der indeholder oversættelser af koder i andre felter.</w:t>
            </w:r>
          </w:p>
        </w:tc>
      </w:tr>
      <w:tr w:rsidR="00CB4BEB" w:rsidRPr="00246177" w14:paraId="107346CD"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07562FC5" w14:textId="77777777" w:rsidR="00CB4BEB" w:rsidRPr="003A52C1" w:rsidRDefault="00CB4BEB" w:rsidP="003C0924">
            <w:pPr>
              <w:rPr>
                <w:rFonts w:ascii="Trebuchet MS" w:hAnsi="Trebuchet MS" w:cs="Trebuchet MS"/>
                <w:i/>
                <w:iCs/>
                <w:sz w:val="18"/>
                <w:szCs w:val="18"/>
              </w:rPr>
            </w:pPr>
            <w:r w:rsidRPr="003A52C1">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316FDCB9" w14:textId="77777777" w:rsidR="00CB4BEB" w:rsidRPr="003A52C1" w:rsidRDefault="00CB4BEB" w:rsidP="00CB4BEB">
      <w:pPr>
        <w:pStyle w:val="Overskrift6"/>
      </w:pPr>
      <w:r w:rsidRPr="003A52C1">
        <w:t xml:space="preserve">5.11.9.1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246177" w14:paraId="30F2ECDA" w14:textId="77777777" w:rsidTr="003C0924">
        <w:trPr>
          <w:trHeight w:hRule="exact" w:val="255"/>
        </w:trPr>
        <w:tc>
          <w:tcPr>
            <w:tcW w:w="2235" w:type="dxa"/>
            <w:shd w:val="clear" w:color="auto" w:fill="D9D9D9"/>
            <w:vAlign w:val="bottom"/>
          </w:tcPr>
          <w:p w14:paraId="2B736C2A"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Metadataelement</w:t>
            </w:r>
          </w:p>
        </w:tc>
        <w:tc>
          <w:tcPr>
            <w:tcW w:w="11340" w:type="dxa"/>
            <w:shd w:val="clear" w:color="auto" w:fill="D9D9D9"/>
            <w:vAlign w:val="bottom"/>
          </w:tcPr>
          <w:p w14:paraId="060961A0"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246177" w14:paraId="0A1386C5" w14:textId="77777777" w:rsidTr="003C0924">
        <w:trPr>
          <w:trHeight w:hRule="exact" w:val="255"/>
        </w:trPr>
        <w:tc>
          <w:tcPr>
            <w:tcW w:w="2235" w:type="dxa"/>
            <w:shd w:val="clear" w:color="auto" w:fill="E0E0E0"/>
            <w:vAlign w:val="bottom"/>
          </w:tcPr>
          <w:p w14:paraId="727523BC"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Temanavn</w:t>
            </w:r>
          </w:p>
        </w:tc>
        <w:tc>
          <w:tcPr>
            <w:tcW w:w="11340" w:type="dxa"/>
            <w:shd w:val="clear" w:color="auto" w:fill="FFFFFF"/>
            <w:vAlign w:val="bottom"/>
          </w:tcPr>
          <w:p w14:paraId="12E8DA83"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Maksimal Boredybde</w:t>
            </w:r>
          </w:p>
        </w:tc>
      </w:tr>
      <w:tr w:rsidR="00CB4BEB" w:rsidRPr="00246177" w14:paraId="5BE5E61F" w14:textId="77777777" w:rsidTr="003C0924">
        <w:trPr>
          <w:trHeight w:hRule="exact" w:val="255"/>
        </w:trPr>
        <w:tc>
          <w:tcPr>
            <w:tcW w:w="2235" w:type="dxa"/>
            <w:shd w:val="clear" w:color="auto" w:fill="E0E0E0"/>
            <w:vAlign w:val="bottom"/>
          </w:tcPr>
          <w:p w14:paraId="2A25E95E"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Temakode</w:t>
            </w:r>
          </w:p>
        </w:tc>
        <w:tc>
          <w:tcPr>
            <w:tcW w:w="11340" w:type="dxa"/>
            <w:shd w:val="clear" w:color="auto" w:fill="FFFFFF"/>
            <w:vAlign w:val="bottom"/>
          </w:tcPr>
          <w:p w14:paraId="0B767EAA"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6008</w:t>
            </w:r>
          </w:p>
        </w:tc>
      </w:tr>
      <w:tr w:rsidR="00CB4BEB" w:rsidRPr="00246177" w14:paraId="50FB084A" w14:textId="77777777" w:rsidTr="003C0924">
        <w:trPr>
          <w:trHeight w:hRule="exact" w:val="255"/>
        </w:trPr>
        <w:tc>
          <w:tcPr>
            <w:tcW w:w="2235" w:type="dxa"/>
            <w:shd w:val="clear" w:color="auto" w:fill="E0E0E0"/>
            <w:vAlign w:val="bottom"/>
          </w:tcPr>
          <w:p w14:paraId="1DBA0D1A"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Definition</w:t>
            </w:r>
          </w:p>
        </w:tc>
        <w:tc>
          <w:tcPr>
            <w:tcW w:w="11340" w:type="dxa"/>
            <w:shd w:val="clear" w:color="auto" w:fill="FFFFFF"/>
          </w:tcPr>
          <w:p w14:paraId="0595701F" w14:textId="77777777" w:rsidR="00CB4BEB" w:rsidRPr="003A52C1" w:rsidRDefault="00CB4BEB" w:rsidP="003C0924">
            <w:r w:rsidRPr="003A52C1">
              <w:rPr>
                <w:rFonts w:ascii="Trebuchet MS" w:hAnsi="Trebuchet MS"/>
                <w:sz w:val="18"/>
                <w:szCs w:val="18"/>
              </w:rPr>
              <w:t>Maksimal tilladte boredybde til ikke almene vandindvindingsboringer</w:t>
            </w:r>
            <w:r w:rsidRPr="003A52C1" w:rsidDel="00A133F9">
              <w:rPr>
                <w:rFonts w:ascii="Trebuchet MS" w:hAnsi="Trebuchet MS"/>
                <w:sz w:val="18"/>
                <w:szCs w:val="18"/>
              </w:rPr>
              <w:t xml:space="preserve"> </w:t>
            </w:r>
          </w:p>
        </w:tc>
      </w:tr>
      <w:tr w:rsidR="00CB4BEB" w:rsidRPr="00246177" w14:paraId="05E52E14" w14:textId="77777777" w:rsidTr="003C0924">
        <w:trPr>
          <w:trHeight w:hRule="exact" w:val="761"/>
        </w:trPr>
        <w:tc>
          <w:tcPr>
            <w:tcW w:w="2235" w:type="dxa"/>
            <w:shd w:val="clear" w:color="auto" w:fill="E0E0E0"/>
            <w:vAlign w:val="center"/>
          </w:tcPr>
          <w:p w14:paraId="4979CD1C"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Beskrivelse</w:t>
            </w:r>
          </w:p>
        </w:tc>
        <w:tc>
          <w:tcPr>
            <w:tcW w:w="11340" w:type="dxa"/>
            <w:shd w:val="clear" w:color="auto" w:fill="FFFFFF"/>
            <w:vAlign w:val="center"/>
          </w:tcPr>
          <w:p w14:paraId="60BE76EC" w14:textId="261C0125" w:rsidR="00CB4BEB" w:rsidRPr="003A52C1" w:rsidRDefault="00CB4BEB" w:rsidP="003C0924">
            <w:r w:rsidRPr="003A52C1">
              <w:rPr>
                <w:rFonts w:ascii="Trebuchet MS" w:hAnsi="Trebuchet MS"/>
                <w:sz w:val="18"/>
                <w:szCs w:val="18"/>
              </w:rPr>
              <w:t>Maksimal boredybde er et fladetema, hvor</w:t>
            </w:r>
            <w:r w:rsidR="001733E2">
              <w:rPr>
                <w:rFonts w:ascii="Trebuchet MS" w:hAnsi="Trebuchet MS"/>
                <w:sz w:val="18"/>
                <w:szCs w:val="18"/>
              </w:rPr>
              <w:t xml:space="preserve"> </w:t>
            </w:r>
            <w:r w:rsidRPr="003A52C1">
              <w:rPr>
                <w:rFonts w:ascii="Trebuchet MS" w:hAnsi="Trebuchet MS"/>
                <w:sz w:val="18"/>
                <w:szCs w:val="18"/>
              </w:rPr>
              <w:t xml:space="preserve">der for alle områder er fastlagt den maksimale boredybde for ikke almene boringer. Dette anvendes til sagsbehandling og forvaltning af grundvandsressourcen, </w:t>
            </w:r>
            <w:proofErr w:type="gramStart"/>
            <w:r w:rsidRPr="003A52C1">
              <w:rPr>
                <w:rFonts w:ascii="Trebuchet MS" w:hAnsi="Trebuchet MS"/>
                <w:sz w:val="18"/>
                <w:szCs w:val="18"/>
              </w:rPr>
              <w:t>således at</w:t>
            </w:r>
            <w:proofErr w:type="gramEnd"/>
            <w:r w:rsidRPr="003A52C1">
              <w:rPr>
                <w:rFonts w:ascii="Trebuchet MS" w:hAnsi="Trebuchet MS"/>
                <w:sz w:val="18"/>
                <w:szCs w:val="18"/>
              </w:rPr>
              <w:t xml:space="preserve"> der ikke etableres dybe boringer der kan være til gene for den fremtidige drikkevandsindvinding. </w:t>
            </w:r>
          </w:p>
        </w:tc>
      </w:tr>
      <w:tr w:rsidR="00CB4BEB" w:rsidRPr="00246177" w14:paraId="4F24F1C6" w14:textId="77777777" w:rsidTr="003C0924">
        <w:trPr>
          <w:trHeight w:hRule="exact" w:val="251"/>
        </w:trPr>
        <w:tc>
          <w:tcPr>
            <w:tcW w:w="2235" w:type="dxa"/>
            <w:shd w:val="clear" w:color="auto" w:fill="E0E0E0"/>
            <w:vAlign w:val="center"/>
          </w:tcPr>
          <w:p w14:paraId="44256FC9" w14:textId="77777777" w:rsidR="00CB4BEB" w:rsidRPr="00246177" w:rsidRDefault="00CB4BEB" w:rsidP="003C0924">
            <w:pPr>
              <w:rPr>
                <w:rFonts w:ascii="Trebuchet MS" w:hAnsi="Trebuchet MS" w:cs="Trebuchet MS"/>
                <w:color w:val="1F497D"/>
                <w:sz w:val="18"/>
                <w:szCs w:val="18"/>
              </w:rPr>
            </w:pPr>
            <w:proofErr w:type="spellStart"/>
            <w:r w:rsidRPr="003A52C1">
              <w:rPr>
                <w:rFonts w:ascii="Trebuchet MS" w:hAnsi="Trebuchet MS" w:cs="Trebuchet MS"/>
                <w:sz w:val="18"/>
                <w:szCs w:val="18"/>
              </w:rPr>
              <w:t>Formaal</w:t>
            </w:r>
            <w:proofErr w:type="spellEnd"/>
            <w:r w:rsidRPr="003A52C1">
              <w:rPr>
                <w:rFonts w:ascii="Trebuchet MS" w:hAnsi="Trebuchet MS" w:cs="Trebuchet MS"/>
                <w:sz w:val="18"/>
                <w:szCs w:val="18"/>
              </w:rPr>
              <w:t xml:space="preserve"> </w:t>
            </w:r>
          </w:p>
        </w:tc>
        <w:tc>
          <w:tcPr>
            <w:tcW w:w="11340" w:type="dxa"/>
            <w:shd w:val="clear" w:color="auto" w:fill="FFFFFF"/>
          </w:tcPr>
          <w:p w14:paraId="6B3E4689" w14:textId="77777777" w:rsidR="00CB4BEB" w:rsidRPr="003A52C1" w:rsidRDefault="00CB4BEB" w:rsidP="003C0924">
            <w:r w:rsidRPr="003A52C1">
              <w:rPr>
                <w:rFonts w:ascii="Trebuchet MS" w:hAnsi="Trebuchet MS"/>
                <w:sz w:val="18"/>
                <w:szCs w:val="18"/>
              </w:rPr>
              <w:t>At kunne oplyse sagsbehandler og borger m.fl. om tilladt boredybde i et lokalområde.</w:t>
            </w:r>
          </w:p>
        </w:tc>
      </w:tr>
      <w:tr w:rsidR="00CB4BEB" w:rsidRPr="00246177" w14:paraId="5FE06FFF" w14:textId="77777777" w:rsidTr="003C0924">
        <w:trPr>
          <w:trHeight w:hRule="exact" w:val="255"/>
        </w:trPr>
        <w:tc>
          <w:tcPr>
            <w:tcW w:w="2235" w:type="dxa"/>
            <w:shd w:val="clear" w:color="auto" w:fill="E0E0E0"/>
            <w:vAlign w:val="bottom"/>
          </w:tcPr>
          <w:p w14:paraId="575C2A72" w14:textId="77777777" w:rsidR="00CB4BEB" w:rsidRPr="00246177" w:rsidRDefault="00CB4BEB" w:rsidP="003C0924">
            <w:pPr>
              <w:rPr>
                <w:rFonts w:ascii="Trebuchet MS" w:hAnsi="Trebuchet MS" w:cs="Trebuchet MS"/>
                <w:color w:val="1F497D"/>
                <w:sz w:val="18"/>
                <w:szCs w:val="18"/>
              </w:rPr>
            </w:pPr>
            <w:proofErr w:type="spellStart"/>
            <w:r w:rsidRPr="003A52C1">
              <w:rPr>
                <w:rFonts w:ascii="Trebuchet MS" w:hAnsi="Trebuchet MS" w:cs="Trebuchet MS"/>
                <w:sz w:val="18"/>
                <w:szCs w:val="18"/>
              </w:rPr>
              <w:t>Noegleord_hovedgruppe</w:t>
            </w:r>
            <w:proofErr w:type="spellEnd"/>
          </w:p>
        </w:tc>
        <w:tc>
          <w:tcPr>
            <w:tcW w:w="11340" w:type="dxa"/>
            <w:shd w:val="clear" w:color="auto" w:fill="FFFFFF"/>
          </w:tcPr>
          <w:p w14:paraId="05D53860" w14:textId="77777777" w:rsidR="00CB4BEB" w:rsidRPr="003A52C1" w:rsidRDefault="00CB4BEB" w:rsidP="003C0924"/>
        </w:tc>
      </w:tr>
      <w:tr w:rsidR="00CB4BEB" w:rsidRPr="00246177" w14:paraId="008297D3" w14:textId="77777777" w:rsidTr="003C0924">
        <w:trPr>
          <w:trHeight w:hRule="exact" w:val="255"/>
        </w:trPr>
        <w:tc>
          <w:tcPr>
            <w:tcW w:w="2235" w:type="dxa"/>
            <w:shd w:val="clear" w:color="auto" w:fill="E0E0E0"/>
            <w:vAlign w:val="bottom"/>
          </w:tcPr>
          <w:p w14:paraId="40358186" w14:textId="77777777" w:rsidR="00CB4BEB" w:rsidRPr="00246177" w:rsidRDefault="00CB4BEB" w:rsidP="003C0924">
            <w:pPr>
              <w:rPr>
                <w:rFonts w:ascii="Trebuchet MS" w:hAnsi="Trebuchet MS" w:cs="Trebuchet MS"/>
                <w:color w:val="1F497D"/>
                <w:sz w:val="18"/>
                <w:szCs w:val="18"/>
              </w:rPr>
            </w:pPr>
            <w:proofErr w:type="spellStart"/>
            <w:r w:rsidRPr="003A52C1">
              <w:rPr>
                <w:rFonts w:ascii="Trebuchet MS" w:hAnsi="Trebuchet MS" w:cs="Trebuchet MS"/>
                <w:sz w:val="18"/>
                <w:szCs w:val="18"/>
              </w:rPr>
              <w:t>No</w:t>
            </w:r>
            <w:r w:rsidRPr="00C97CC9">
              <w:rPr>
                <w:rFonts w:ascii="Trebuchet MS" w:hAnsi="Trebuchet MS" w:cs="Trebuchet MS"/>
                <w:sz w:val="18"/>
                <w:szCs w:val="18"/>
              </w:rPr>
              <w:t>e</w:t>
            </w:r>
            <w:r w:rsidRPr="003A52C1">
              <w:rPr>
                <w:rFonts w:ascii="Trebuchet MS" w:hAnsi="Trebuchet MS" w:cs="Trebuchet MS"/>
                <w:sz w:val="18"/>
                <w:szCs w:val="18"/>
              </w:rPr>
              <w:t>gle_ord</w:t>
            </w:r>
            <w:proofErr w:type="spellEnd"/>
          </w:p>
        </w:tc>
        <w:tc>
          <w:tcPr>
            <w:tcW w:w="11340" w:type="dxa"/>
            <w:shd w:val="clear" w:color="auto" w:fill="FFFFFF"/>
          </w:tcPr>
          <w:p w14:paraId="5FB6BD22" w14:textId="77777777" w:rsidR="00CB4BEB" w:rsidRPr="003A52C1" w:rsidRDefault="00CB4BEB" w:rsidP="003C0924">
            <w:r w:rsidRPr="003A52C1">
              <w:rPr>
                <w:rFonts w:ascii="Trebuchet MS" w:hAnsi="Trebuchet MS"/>
                <w:sz w:val="18"/>
                <w:szCs w:val="18"/>
              </w:rPr>
              <w:t xml:space="preserve">Drikkevand, grundvand, </w:t>
            </w:r>
            <w:proofErr w:type="spellStart"/>
            <w:r w:rsidRPr="003A52C1">
              <w:rPr>
                <w:rFonts w:ascii="Trebuchet MS" w:hAnsi="Trebuchet MS"/>
                <w:sz w:val="18"/>
                <w:szCs w:val="18"/>
              </w:rPr>
              <w:t>markvanding</w:t>
            </w:r>
            <w:proofErr w:type="spellEnd"/>
            <w:r w:rsidRPr="003A52C1">
              <w:rPr>
                <w:rFonts w:ascii="Trebuchet MS" w:hAnsi="Trebuchet MS"/>
                <w:sz w:val="18"/>
                <w:szCs w:val="18"/>
              </w:rPr>
              <w:t>, grundvandskøling, jordvarmeboringer.</w:t>
            </w:r>
          </w:p>
        </w:tc>
      </w:tr>
      <w:tr w:rsidR="00CB4BEB" w:rsidRPr="00246177" w14:paraId="02F17DF0" w14:textId="77777777" w:rsidTr="003C0924">
        <w:trPr>
          <w:trHeight w:hRule="exact" w:val="255"/>
        </w:trPr>
        <w:tc>
          <w:tcPr>
            <w:tcW w:w="2235" w:type="dxa"/>
            <w:shd w:val="clear" w:color="auto" w:fill="E0E0E0"/>
            <w:vAlign w:val="bottom"/>
          </w:tcPr>
          <w:p w14:paraId="2D071E4B"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 type</w:t>
            </w:r>
          </w:p>
        </w:tc>
        <w:tc>
          <w:tcPr>
            <w:tcW w:w="11340" w:type="dxa"/>
            <w:shd w:val="clear" w:color="auto" w:fill="FFFFFF"/>
            <w:vAlign w:val="bottom"/>
          </w:tcPr>
          <w:p w14:paraId="0521F646"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Flade</w:t>
            </w:r>
          </w:p>
        </w:tc>
      </w:tr>
      <w:tr w:rsidR="00CB4BEB" w:rsidRPr="00246177" w14:paraId="1ABD6733" w14:textId="77777777" w:rsidTr="003C0924">
        <w:trPr>
          <w:trHeight w:hRule="exact" w:val="255"/>
        </w:trPr>
        <w:tc>
          <w:tcPr>
            <w:tcW w:w="2235" w:type="dxa"/>
            <w:shd w:val="clear" w:color="auto" w:fill="E0E0E0"/>
            <w:vAlign w:val="bottom"/>
          </w:tcPr>
          <w:p w14:paraId="05791940"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Lovgrundlag</w:t>
            </w:r>
          </w:p>
        </w:tc>
        <w:tc>
          <w:tcPr>
            <w:tcW w:w="11340" w:type="dxa"/>
            <w:shd w:val="clear" w:color="auto" w:fill="FFFFFF"/>
            <w:vAlign w:val="bottom"/>
          </w:tcPr>
          <w:p w14:paraId="11CA58CD" w14:textId="77777777" w:rsidR="00CB4BEB" w:rsidRPr="001733E2" w:rsidRDefault="00CB4BEB" w:rsidP="003C0924">
            <w:pPr>
              <w:rPr>
                <w:rFonts w:ascii="Trebuchet MS" w:hAnsi="Trebuchet MS"/>
                <w:sz w:val="18"/>
                <w:szCs w:val="18"/>
              </w:rPr>
            </w:pPr>
            <w:r w:rsidRPr="003A52C1">
              <w:rPr>
                <w:rFonts w:ascii="Trebuchet MS" w:hAnsi="Trebuchet MS"/>
                <w:sz w:val="18"/>
                <w:szCs w:val="18"/>
              </w:rPr>
              <w:t>Vandforsyningsloven.</w:t>
            </w:r>
          </w:p>
        </w:tc>
      </w:tr>
      <w:tr w:rsidR="00CB4BEB" w:rsidRPr="00341F5D" w14:paraId="2415EB74" w14:textId="77777777" w:rsidTr="003C0924">
        <w:trPr>
          <w:trHeight w:hRule="exact" w:val="255"/>
        </w:trPr>
        <w:tc>
          <w:tcPr>
            <w:tcW w:w="2235" w:type="dxa"/>
            <w:shd w:val="clear" w:color="auto" w:fill="E0E0E0"/>
            <w:vAlign w:val="bottom"/>
          </w:tcPr>
          <w:p w14:paraId="6F2CE159" w14:textId="77777777" w:rsidR="00CB4BEB" w:rsidRPr="002A6DD4" w:rsidRDefault="00CB4BEB" w:rsidP="003C0924">
            <w:pPr>
              <w:rPr>
                <w:rFonts w:ascii="Trebuchet MS" w:hAnsi="Trebuchet MS" w:cs="Trebuchet MS"/>
                <w:sz w:val="18"/>
                <w:szCs w:val="18"/>
              </w:rPr>
            </w:pPr>
            <w:proofErr w:type="spellStart"/>
            <w:r w:rsidRPr="002A6DD4">
              <w:rPr>
                <w:rFonts w:ascii="Trebuchet MS" w:hAnsi="Trebuchet MS" w:cs="Trebuchet MS"/>
                <w:sz w:val="18"/>
                <w:szCs w:val="18"/>
              </w:rPr>
              <w:t>KLE_koder</w:t>
            </w:r>
            <w:proofErr w:type="spellEnd"/>
          </w:p>
        </w:tc>
        <w:tc>
          <w:tcPr>
            <w:tcW w:w="11340" w:type="dxa"/>
            <w:shd w:val="clear" w:color="auto" w:fill="FFFFFF"/>
            <w:vAlign w:val="bottom"/>
          </w:tcPr>
          <w:p w14:paraId="27CDFAA9" w14:textId="77777777" w:rsidR="00CB4BEB" w:rsidRPr="002A6DD4" w:rsidRDefault="00CB4BEB" w:rsidP="003C0924">
            <w:pPr>
              <w:rPr>
                <w:rFonts w:ascii="Trebuchet MS" w:hAnsi="Trebuchet MS"/>
                <w:sz w:val="18"/>
                <w:szCs w:val="18"/>
              </w:rPr>
            </w:pPr>
            <w:r w:rsidRPr="001733E2">
              <w:rPr>
                <w:rFonts w:ascii="Trebuchet MS" w:hAnsi="Trebuchet MS"/>
                <w:sz w:val="18"/>
                <w:szCs w:val="18"/>
              </w:rPr>
              <w:t>13.02.01</w:t>
            </w:r>
          </w:p>
        </w:tc>
      </w:tr>
    </w:tbl>
    <w:p w14:paraId="77F6949C" w14:textId="77777777" w:rsidR="00CB4BEB" w:rsidRPr="003A52C1" w:rsidRDefault="00CB4BEB" w:rsidP="00CB4BEB">
      <w:pPr>
        <w:pStyle w:val="Overskrift6"/>
      </w:pPr>
      <w:r w:rsidRPr="003A52C1">
        <w:t>5.11.9.2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8"/>
        <w:gridCol w:w="8958"/>
      </w:tblGrid>
      <w:tr w:rsidR="00CB4BEB" w:rsidRPr="00246177" w14:paraId="3F9F9923" w14:textId="77777777" w:rsidTr="003C0924">
        <w:trPr>
          <w:trHeight w:hRule="exact" w:val="255"/>
        </w:trPr>
        <w:tc>
          <w:tcPr>
            <w:tcW w:w="4503" w:type="dxa"/>
            <w:shd w:val="clear" w:color="auto" w:fill="D9D9D9"/>
            <w:vAlign w:val="bottom"/>
          </w:tcPr>
          <w:p w14:paraId="49B00BD9"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lastRenderedPageBreak/>
              <w:t>Emne</w:t>
            </w:r>
          </w:p>
        </w:tc>
        <w:tc>
          <w:tcPr>
            <w:tcW w:w="9072" w:type="dxa"/>
            <w:shd w:val="clear" w:color="auto" w:fill="D9D9D9"/>
            <w:vAlign w:val="bottom"/>
          </w:tcPr>
          <w:p w14:paraId="01C36252"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246177" w14:paraId="756A9D4B" w14:textId="77777777" w:rsidTr="003C0924">
        <w:trPr>
          <w:trHeight w:hRule="exact" w:val="305"/>
        </w:trPr>
        <w:tc>
          <w:tcPr>
            <w:tcW w:w="4503" w:type="dxa"/>
            <w:shd w:val="clear" w:color="auto" w:fill="E0E0E0"/>
            <w:vAlign w:val="center"/>
          </w:tcPr>
          <w:p w14:paraId="68C2BA24"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Cs/>
                <w:sz w:val="18"/>
                <w:szCs w:val="18"/>
              </w:rPr>
              <w:t>Registreringsinstruks</w:t>
            </w:r>
          </w:p>
        </w:tc>
        <w:tc>
          <w:tcPr>
            <w:tcW w:w="9072" w:type="dxa"/>
            <w:shd w:val="clear" w:color="auto" w:fill="FFFFFF"/>
            <w:vAlign w:val="bottom"/>
          </w:tcPr>
          <w:p w14:paraId="116BF38A" w14:textId="77777777" w:rsidR="00CB4BEB" w:rsidRPr="003A52C1" w:rsidRDefault="00CB4BEB" w:rsidP="003C0924">
            <w:pPr>
              <w:rPr>
                <w:rFonts w:ascii="Trebuchet MS" w:hAnsi="Trebuchet MS" w:cs="Trebuchet MS"/>
                <w:sz w:val="18"/>
                <w:szCs w:val="18"/>
              </w:rPr>
            </w:pPr>
          </w:p>
        </w:tc>
      </w:tr>
      <w:tr w:rsidR="00CB4BEB" w:rsidRPr="00246177" w14:paraId="4B8FF7E6" w14:textId="77777777" w:rsidTr="003C0924">
        <w:trPr>
          <w:trHeight w:hRule="exact" w:val="255"/>
        </w:trPr>
        <w:tc>
          <w:tcPr>
            <w:tcW w:w="4503" w:type="dxa"/>
            <w:shd w:val="clear" w:color="auto" w:fill="E0E0E0"/>
            <w:vAlign w:val="bottom"/>
          </w:tcPr>
          <w:p w14:paraId="16212DE0"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Klassificering/opdeling</w:t>
            </w:r>
          </w:p>
        </w:tc>
        <w:tc>
          <w:tcPr>
            <w:tcW w:w="9072" w:type="dxa"/>
            <w:shd w:val="clear" w:color="auto" w:fill="FFFFFF"/>
            <w:vAlign w:val="bottom"/>
          </w:tcPr>
          <w:p w14:paraId="11E9A5F2" w14:textId="77777777" w:rsidR="00CB4BEB" w:rsidRPr="003A52C1" w:rsidRDefault="00CB4BEB" w:rsidP="003C0924">
            <w:pPr>
              <w:rPr>
                <w:rFonts w:ascii="Trebuchet MS" w:hAnsi="Trebuchet MS" w:cs="Trebuchet MS"/>
                <w:sz w:val="18"/>
                <w:szCs w:val="18"/>
              </w:rPr>
            </w:pPr>
          </w:p>
        </w:tc>
      </w:tr>
      <w:tr w:rsidR="00CB4BEB" w:rsidRPr="00246177" w14:paraId="22ABBF87" w14:textId="77777777" w:rsidTr="003C0924">
        <w:trPr>
          <w:trHeight w:hRule="exact" w:val="255"/>
        </w:trPr>
        <w:tc>
          <w:tcPr>
            <w:tcW w:w="4503" w:type="dxa"/>
            <w:shd w:val="clear" w:color="auto" w:fill="E0E0E0"/>
            <w:vAlign w:val="bottom"/>
          </w:tcPr>
          <w:p w14:paraId="6D261B3A"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Minimum størrelser for objekt</w:t>
            </w:r>
          </w:p>
        </w:tc>
        <w:tc>
          <w:tcPr>
            <w:tcW w:w="9072" w:type="dxa"/>
            <w:shd w:val="clear" w:color="auto" w:fill="FFFFFF"/>
            <w:vAlign w:val="bottom"/>
          </w:tcPr>
          <w:p w14:paraId="69EF76C1" w14:textId="77777777" w:rsidR="00CB4BEB" w:rsidRPr="003A52C1" w:rsidRDefault="00CB4BEB" w:rsidP="003C0924">
            <w:pPr>
              <w:rPr>
                <w:rFonts w:ascii="Trebuchet MS" w:hAnsi="Trebuchet MS" w:cs="Trebuchet MS"/>
                <w:sz w:val="18"/>
                <w:szCs w:val="18"/>
              </w:rPr>
            </w:pPr>
          </w:p>
        </w:tc>
      </w:tr>
      <w:tr w:rsidR="00CB4BEB" w:rsidRPr="00246177" w14:paraId="6B6D59FB" w14:textId="77777777" w:rsidTr="003C0924">
        <w:trPr>
          <w:trHeight w:hRule="exact" w:val="255"/>
        </w:trPr>
        <w:tc>
          <w:tcPr>
            <w:tcW w:w="4503" w:type="dxa"/>
            <w:shd w:val="clear" w:color="auto" w:fill="E0E0E0"/>
            <w:vAlign w:val="bottom"/>
          </w:tcPr>
          <w:p w14:paraId="31DF69B9"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Entydige objekter</w:t>
            </w:r>
          </w:p>
        </w:tc>
        <w:tc>
          <w:tcPr>
            <w:tcW w:w="9072" w:type="dxa"/>
            <w:shd w:val="clear" w:color="auto" w:fill="FFFFFF"/>
            <w:vAlign w:val="bottom"/>
          </w:tcPr>
          <w:p w14:paraId="62E7A337" w14:textId="77777777" w:rsidR="00CB4BEB" w:rsidRPr="003A52C1" w:rsidRDefault="00CB4BEB" w:rsidP="003C0924">
            <w:pPr>
              <w:rPr>
                <w:rFonts w:ascii="Trebuchet MS" w:hAnsi="Trebuchet MS" w:cs="Trebuchet MS"/>
                <w:sz w:val="18"/>
                <w:szCs w:val="18"/>
              </w:rPr>
            </w:pPr>
          </w:p>
        </w:tc>
      </w:tr>
      <w:tr w:rsidR="00CB4BEB" w:rsidRPr="00246177" w14:paraId="0F6763CA" w14:textId="77777777" w:rsidTr="003C0924">
        <w:trPr>
          <w:trHeight w:hRule="exact" w:val="222"/>
        </w:trPr>
        <w:tc>
          <w:tcPr>
            <w:tcW w:w="4503" w:type="dxa"/>
            <w:shd w:val="clear" w:color="auto" w:fill="E0E0E0"/>
            <w:vAlign w:val="center"/>
          </w:tcPr>
          <w:p w14:paraId="5D21ECB1"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mellem objekter</w:t>
            </w:r>
          </w:p>
        </w:tc>
        <w:tc>
          <w:tcPr>
            <w:tcW w:w="9072" w:type="dxa"/>
            <w:shd w:val="clear" w:color="auto" w:fill="FFFFFF"/>
            <w:vAlign w:val="bottom"/>
          </w:tcPr>
          <w:p w14:paraId="79821B8A" w14:textId="77777777" w:rsidR="00CB4BEB" w:rsidRPr="003A52C1" w:rsidRDefault="00CB4BEB" w:rsidP="003C0924">
            <w:pPr>
              <w:rPr>
                <w:rFonts w:ascii="Trebuchet MS" w:hAnsi="Trebuchet MS" w:cs="Trebuchet MS"/>
                <w:sz w:val="18"/>
                <w:szCs w:val="18"/>
              </w:rPr>
            </w:pPr>
          </w:p>
        </w:tc>
      </w:tr>
      <w:tr w:rsidR="00CB4BEB" w:rsidRPr="00246177" w14:paraId="4AE5DCEB" w14:textId="77777777" w:rsidTr="003C0924">
        <w:trPr>
          <w:trHeight w:hRule="exact" w:val="255"/>
        </w:trPr>
        <w:tc>
          <w:tcPr>
            <w:tcW w:w="4503" w:type="dxa"/>
            <w:shd w:val="clear" w:color="auto" w:fill="E0E0E0"/>
            <w:vAlign w:val="bottom"/>
          </w:tcPr>
          <w:p w14:paraId="0C6BEA2B"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med objekter i andre datasæt</w:t>
            </w:r>
          </w:p>
        </w:tc>
        <w:tc>
          <w:tcPr>
            <w:tcW w:w="9072" w:type="dxa"/>
            <w:shd w:val="clear" w:color="auto" w:fill="FFFFFF"/>
            <w:vAlign w:val="bottom"/>
          </w:tcPr>
          <w:p w14:paraId="2303266D" w14:textId="77777777" w:rsidR="00CB4BEB" w:rsidRPr="003A52C1" w:rsidRDefault="00CB4BEB" w:rsidP="003C0924">
            <w:pPr>
              <w:rPr>
                <w:rFonts w:ascii="Trebuchet MS" w:hAnsi="Trebuchet MS" w:cs="Trebuchet MS"/>
                <w:sz w:val="18"/>
                <w:szCs w:val="18"/>
              </w:rPr>
            </w:pPr>
          </w:p>
        </w:tc>
      </w:tr>
    </w:tbl>
    <w:p w14:paraId="7E11B44A" w14:textId="77777777" w:rsidR="001733E2" w:rsidRDefault="001733E2" w:rsidP="00C17F86">
      <w:bookmarkStart w:id="2882" w:name="_Toc63351503"/>
    </w:p>
    <w:p w14:paraId="6F58FB7C" w14:textId="545E9714" w:rsidR="00CB4BEB" w:rsidRPr="003A52C1" w:rsidRDefault="00CB4BEB" w:rsidP="00CB4BEB">
      <w:pPr>
        <w:pStyle w:val="Overskrift2"/>
        <w:rPr>
          <w:kern w:val="32"/>
        </w:rPr>
      </w:pPr>
      <w:bookmarkStart w:id="2883" w:name="_Toc122436152"/>
      <w:r w:rsidRPr="003A52C1">
        <w:t xml:space="preserve">5.11.10 </w:t>
      </w:r>
      <w:r w:rsidRPr="003A52C1">
        <w:rPr>
          <w:kern w:val="32"/>
        </w:rPr>
        <w:t>Indvinding af overfladevand (6009)</w:t>
      </w:r>
      <w:bookmarkEnd w:id="2882"/>
      <w:bookmarkEnd w:id="2883"/>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8"/>
        <w:gridCol w:w="4931"/>
        <w:gridCol w:w="1155"/>
        <w:gridCol w:w="1442"/>
        <w:gridCol w:w="1392"/>
        <w:gridCol w:w="2718"/>
      </w:tblGrid>
      <w:tr w:rsidR="00CB4BEB" w:rsidRPr="00246177" w14:paraId="58BC6848" w14:textId="77777777" w:rsidTr="003C0924">
        <w:tc>
          <w:tcPr>
            <w:tcW w:w="2078" w:type="dxa"/>
            <w:shd w:val="clear" w:color="auto" w:fill="D9D9D9"/>
            <w:vAlign w:val="center"/>
          </w:tcPr>
          <w:p w14:paraId="43B4B543" w14:textId="77777777" w:rsidR="00CB4BEB" w:rsidRPr="00246177"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Feltnavn</w:t>
            </w:r>
          </w:p>
        </w:tc>
        <w:tc>
          <w:tcPr>
            <w:tcW w:w="4931" w:type="dxa"/>
            <w:shd w:val="clear" w:color="auto" w:fill="D9D9D9"/>
            <w:vAlign w:val="center"/>
          </w:tcPr>
          <w:p w14:paraId="069AB6DE"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Formål</w:t>
            </w:r>
          </w:p>
        </w:tc>
        <w:tc>
          <w:tcPr>
            <w:tcW w:w="1155" w:type="dxa"/>
            <w:shd w:val="clear" w:color="auto" w:fill="D9D9D9"/>
            <w:vAlign w:val="center"/>
          </w:tcPr>
          <w:p w14:paraId="786608DC"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Datatype</w:t>
            </w:r>
          </w:p>
        </w:tc>
        <w:tc>
          <w:tcPr>
            <w:tcW w:w="1442" w:type="dxa"/>
            <w:shd w:val="clear" w:color="auto" w:fill="D9D9D9"/>
            <w:vAlign w:val="center"/>
          </w:tcPr>
          <w:p w14:paraId="7D6ED22F"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Værdiområde</w:t>
            </w:r>
          </w:p>
        </w:tc>
        <w:tc>
          <w:tcPr>
            <w:tcW w:w="1392" w:type="dxa"/>
            <w:shd w:val="clear" w:color="auto" w:fill="D9D9D9"/>
            <w:vAlign w:val="bottom"/>
          </w:tcPr>
          <w:p w14:paraId="1F82556E" w14:textId="77777777" w:rsidR="00CB4BEB" w:rsidRPr="003A52C1" w:rsidRDefault="00CB4BEB" w:rsidP="003C0924">
            <w:pPr>
              <w:autoSpaceDE w:val="0"/>
              <w:autoSpaceDN w:val="0"/>
              <w:adjustRightInd w:val="0"/>
              <w:rPr>
                <w:rFonts w:ascii="Trebuchet MS" w:hAnsi="Trebuchet MS" w:cs="Trebuchet MS"/>
                <w:b/>
                <w:bCs/>
                <w:sz w:val="18"/>
                <w:szCs w:val="18"/>
              </w:rPr>
            </w:pPr>
            <w:r w:rsidRPr="003A52C1">
              <w:rPr>
                <w:rFonts w:ascii="Trebuchet MS" w:hAnsi="Trebuchet MS" w:cs="Trebuchet MS"/>
                <w:b/>
                <w:bCs/>
                <w:sz w:val="18"/>
                <w:szCs w:val="18"/>
              </w:rPr>
              <w:t>Obligatorisk /</w:t>
            </w:r>
          </w:p>
          <w:p w14:paraId="66141647"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Frit</w:t>
            </w:r>
          </w:p>
        </w:tc>
        <w:tc>
          <w:tcPr>
            <w:tcW w:w="2718" w:type="dxa"/>
            <w:shd w:val="clear" w:color="auto" w:fill="D9D9D9"/>
            <w:vAlign w:val="center"/>
          </w:tcPr>
          <w:p w14:paraId="2BA7A046"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Eksempel</w:t>
            </w:r>
          </w:p>
        </w:tc>
      </w:tr>
      <w:tr w:rsidR="00CB4BEB" w:rsidRPr="00246177" w14:paraId="55752885" w14:textId="77777777" w:rsidTr="003C0924">
        <w:trPr>
          <w:trHeight w:hRule="exact" w:val="255"/>
        </w:trPr>
        <w:tc>
          <w:tcPr>
            <w:tcW w:w="2078" w:type="dxa"/>
            <w:tcBorders>
              <w:bottom w:val="nil"/>
            </w:tcBorders>
            <w:shd w:val="clear" w:color="auto" w:fill="D9D9D9"/>
            <w:vAlign w:val="bottom"/>
          </w:tcPr>
          <w:p w14:paraId="4EF97D9A" w14:textId="77777777" w:rsidR="00CB4BEB" w:rsidRPr="00246177" w:rsidRDefault="00CB4BEB" w:rsidP="003C0924">
            <w:pPr>
              <w:rPr>
                <w:rFonts w:ascii="Trebuchet MS" w:hAnsi="Trebuchet MS"/>
                <w:color w:val="1F497D"/>
                <w:sz w:val="18"/>
                <w:szCs w:val="18"/>
              </w:rPr>
            </w:pPr>
            <w:proofErr w:type="spellStart"/>
            <w:r w:rsidRPr="003A52C1">
              <w:rPr>
                <w:rFonts w:ascii="Trebuchet MS" w:hAnsi="Trebuchet MS"/>
                <w:sz w:val="18"/>
                <w:szCs w:val="18"/>
              </w:rPr>
              <w:t>indv_maengde_aar</w:t>
            </w:r>
            <w:proofErr w:type="spellEnd"/>
          </w:p>
        </w:tc>
        <w:tc>
          <w:tcPr>
            <w:tcW w:w="4931" w:type="dxa"/>
            <w:tcBorders>
              <w:bottom w:val="nil"/>
            </w:tcBorders>
            <w:shd w:val="clear" w:color="auto" w:fill="FFFFFF"/>
            <w:vAlign w:val="bottom"/>
          </w:tcPr>
          <w:p w14:paraId="545468EB" w14:textId="77777777" w:rsidR="00CB4BEB" w:rsidRPr="00246177" w:rsidRDefault="00CB4BEB" w:rsidP="003C0924">
            <w:pPr>
              <w:rPr>
                <w:rFonts w:ascii="Trebuchet MS" w:hAnsi="Trebuchet MS"/>
                <w:color w:val="1F497D"/>
                <w:sz w:val="18"/>
                <w:szCs w:val="18"/>
              </w:rPr>
            </w:pPr>
            <w:r w:rsidRPr="003A52C1">
              <w:rPr>
                <w:rFonts w:ascii="Trebuchet MS" w:hAnsi="Trebuchet MS"/>
                <w:sz w:val="18"/>
                <w:szCs w:val="18"/>
              </w:rPr>
              <w:t>Årlig indvindingsmængde KBM</w:t>
            </w:r>
          </w:p>
        </w:tc>
        <w:tc>
          <w:tcPr>
            <w:tcW w:w="1155" w:type="dxa"/>
            <w:tcBorders>
              <w:bottom w:val="nil"/>
            </w:tcBorders>
            <w:shd w:val="clear" w:color="auto" w:fill="FFFFFF"/>
            <w:vAlign w:val="bottom"/>
          </w:tcPr>
          <w:p w14:paraId="4549CF65"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442" w:type="dxa"/>
            <w:tcBorders>
              <w:bottom w:val="nil"/>
            </w:tcBorders>
            <w:shd w:val="clear" w:color="auto" w:fill="FFFFFF"/>
            <w:vAlign w:val="bottom"/>
          </w:tcPr>
          <w:p w14:paraId="3BA62F3B"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0-50 tegn</w:t>
            </w:r>
          </w:p>
        </w:tc>
        <w:tc>
          <w:tcPr>
            <w:tcW w:w="1392" w:type="dxa"/>
            <w:tcBorders>
              <w:bottom w:val="nil"/>
            </w:tcBorders>
            <w:shd w:val="clear" w:color="auto" w:fill="FFFFFF"/>
            <w:vAlign w:val="bottom"/>
          </w:tcPr>
          <w:p w14:paraId="716EC698" w14:textId="77777777" w:rsidR="00CB4BEB" w:rsidRPr="0024617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718" w:type="dxa"/>
            <w:tcBorders>
              <w:bottom w:val="nil"/>
            </w:tcBorders>
            <w:shd w:val="clear" w:color="auto" w:fill="FFFFFF"/>
            <w:vAlign w:val="bottom"/>
          </w:tcPr>
          <w:p w14:paraId="41C59F18"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 xml:space="preserve">500-1200 </w:t>
            </w:r>
            <w:proofErr w:type="spellStart"/>
            <w:r w:rsidRPr="003A52C1">
              <w:rPr>
                <w:rFonts w:ascii="Trebuchet MS" w:hAnsi="Trebuchet MS" w:cs="Trebuchet MS"/>
                <w:sz w:val="18"/>
                <w:szCs w:val="18"/>
              </w:rPr>
              <w:t>kbm</w:t>
            </w:r>
            <w:proofErr w:type="spellEnd"/>
          </w:p>
        </w:tc>
      </w:tr>
      <w:tr w:rsidR="00CB4BEB" w:rsidRPr="00246177" w14:paraId="31ED2A84" w14:textId="77777777" w:rsidTr="003C0924">
        <w:trPr>
          <w:trHeight w:hRule="exact" w:val="255"/>
        </w:trPr>
        <w:tc>
          <w:tcPr>
            <w:tcW w:w="2078" w:type="dxa"/>
            <w:tcBorders>
              <w:bottom w:val="nil"/>
            </w:tcBorders>
            <w:shd w:val="clear" w:color="auto" w:fill="D9D9D9"/>
          </w:tcPr>
          <w:p w14:paraId="0AA05721" w14:textId="77777777" w:rsidR="00CB4BEB" w:rsidRPr="00246177" w:rsidRDefault="00CB4BEB" w:rsidP="003C0924">
            <w:pPr>
              <w:rPr>
                <w:rFonts w:ascii="Trebuchet MS" w:hAnsi="Trebuchet MS"/>
                <w:color w:val="1F497D"/>
                <w:sz w:val="18"/>
                <w:szCs w:val="18"/>
              </w:rPr>
            </w:pPr>
            <w:proofErr w:type="spellStart"/>
            <w:r w:rsidRPr="00651C80">
              <w:rPr>
                <w:rFonts w:ascii="Trebuchet MS" w:hAnsi="Trebuchet MS"/>
                <w:color w:val="4F81BD"/>
                <w:sz w:val="18"/>
                <w:szCs w:val="18"/>
              </w:rPr>
              <w:t>i</w:t>
            </w:r>
            <w:r w:rsidRPr="003A52C1">
              <w:rPr>
                <w:rFonts w:ascii="Trebuchet MS" w:hAnsi="Trebuchet MS"/>
                <w:sz w:val="18"/>
                <w:szCs w:val="18"/>
              </w:rPr>
              <w:t>ndv_kapacitet</w:t>
            </w:r>
            <w:proofErr w:type="spellEnd"/>
          </w:p>
        </w:tc>
        <w:tc>
          <w:tcPr>
            <w:tcW w:w="4931" w:type="dxa"/>
            <w:tcBorders>
              <w:bottom w:val="nil"/>
            </w:tcBorders>
            <w:shd w:val="clear" w:color="auto" w:fill="FFFFFF"/>
          </w:tcPr>
          <w:p w14:paraId="443B342D" w14:textId="77777777" w:rsidR="00CB4BEB" w:rsidRPr="00246177" w:rsidRDefault="00CB4BEB" w:rsidP="003C0924">
            <w:pPr>
              <w:rPr>
                <w:rFonts w:ascii="Trebuchet MS" w:hAnsi="Trebuchet MS"/>
                <w:color w:val="1F497D"/>
                <w:sz w:val="18"/>
                <w:szCs w:val="18"/>
              </w:rPr>
            </w:pPr>
            <w:r w:rsidRPr="003A52C1">
              <w:rPr>
                <w:rFonts w:ascii="Trebuchet MS" w:hAnsi="Trebuchet MS"/>
                <w:sz w:val="18"/>
                <w:szCs w:val="18"/>
              </w:rPr>
              <w:t>Indvindingskapacitet KBM/t</w:t>
            </w:r>
          </w:p>
        </w:tc>
        <w:tc>
          <w:tcPr>
            <w:tcW w:w="1155" w:type="dxa"/>
            <w:tcBorders>
              <w:bottom w:val="nil"/>
            </w:tcBorders>
            <w:shd w:val="clear" w:color="auto" w:fill="FFFFFF"/>
            <w:vAlign w:val="bottom"/>
          </w:tcPr>
          <w:p w14:paraId="2E4D7C1D"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Tal</w:t>
            </w:r>
          </w:p>
        </w:tc>
        <w:tc>
          <w:tcPr>
            <w:tcW w:w="1442" w:type="dxa"/>
            <w:tcBorders>
              <w:bottom w:val="nil"/>
            </w:tcBorders>
            <w:shd w:val="clear" w:color="auto" w:fill="FFFFFF"/>
            <w:vAlign w:val="bottom"/>
          </w:tcPr>
          <w:p w14:paraId="6D9F2F3C"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0,01-99999,99</w:t>
            </w:r>
          </w:p>
        </w:tc>
        <w:tc>
          <w:tcPr>
            <w:tcW w:w="1392" w:type="dxa"/>
            <w:tcBorders>
              <w:bottom w:val="nil"/>
            </w:tcBorders>
            <w:shd w:val="clear" w:color="auto" w:fill="FFFFFF"/>
            <w:vAlign w:val="bottom"/>
          </w:tcPr>
          <w:p w14:paraId="0EE414AD" w14:textId="77777777" w:rsidR="00CB4BEB" w:rsidRPr="0024617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718" w:type="dxa"/>
            <w:tcBorders>
              <w:bottom w:val="nil"/>
            </w:tcBorders>
            <w:shd w:val="clear" w:color="auto" w:fill="FFFFFF"/>
            <w:vAlign w:val="bottom"/>
          </w:tcPr>
          <w:p w14:paraId="5EF9D855"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12,35</w:t>
            </w:r>
          </w:p>
        </w:tc>
      </w:tr>
      <w:tr w:rsidR="00CB4BEB" w:rsidRPr="00246177" w14:paraId="38F1152D" w14:textId="77777777" w:rsidTr="003C0924">
        <w:trPr>
          <w:trHeight w:hRule="exact" w:val="255"/>
        </w:trPr>
        <w:tc>
          <w:tcPr>
            <w:tcW w:w="2078" w:type="dxa"/>
            <w:tcBorders>
              <w:bottom w:val="nil"/>
            </w:tcBorders>
            <w:shd w:val="clear" w:color="auto" w:fill="D9D9D9"/>
          </w:tcPr>
          <w:p w14:paraId="7284EA88" w14:textId="77777777" w:rsidR="00CB4BEB" w:rsidRPr="00246177" w:rsidRDefault="00CB4BEB" w:rsidP="003C0924">
            <w:pPr>
              <w:rPr>
                <w:color w:val="1F497D"/>
              </w:rPr>
            </w:pPr>
            <w:proofErr w:type="spellStart"/>
            <w:r w:rsidRPr="003A52C1">
              <w:rPr>
                <w:rFonts w:ascii="Trebuchet MS" w:hAnsi="Trebuchet MS"/>
                <w:sz w:val="18"/>
                <w:szCs w:val="18"/>
              </w:rPr>
              <w:t>indvinder_navn</w:t>
            </w:r>
            <w:proofErr w:type="spellEnd"/>
          </w:p>
        </w:tc>
        <w:tc>
          <w:tcPr>
            <w:tcW w:w="4931" w:type="dxa"/>
            <w:tcBorders>
              <w:bottom w:val="nil"/>
            </w:tcBorders>
            <w:shd w:val="clear" w:color="auto" w:fill="FFFFFF"/>
          </w:tcPr>
          <w:p w14:paraId="702668C7" w14:textId="77777777" w:rsidR="00CB4BEB" w:rsidRPr="00246177" w:rsidRDefault="00CB4BEB" w:rsidP="003C0924">
            <w:pPr>
              <w:rPr>
                <w:color w:val="1F497D"/>
              </w:rPr>
            </w:pPr>
            <w:r w:rsidRPr="003A52C1">
              <w:rPr>
                <w:rFonts w:ascii="Trebuchet MS" w:hAnsi="Trebuchet MS"/>
                <w:sz w:val="18"/>
                <w:szCs w:val="18"/>
              </w:rPr>
              <w:t>Navn på indvinder</w:t>
            </w:r>
          </w:p>
        </w:tc>
        <w:tc>
          <w:tcPr>
            <w:tcW w:w="1155" w:type="dxa"/>
            <w:tcBorders>
              <w:bottom w:val="nil"/>
            </w:tcBorders>
            <w:shd w:val="clear" w:color="auto" w:fill="FFFFFF"/>
            <w:vAlign w:val="bottom"/>
          </w:tcPr>
          <w:p w14:paraId="0C8E806C"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442" w:type="dxa"/>
            <w:tcBorders>
              <w:bottom w:val="nil"/>
            </w:tcBorders>
            <w:shd w:val="clear" w:color="auto" w:fill="FFFFFF"/>
            <w:vAlign w:val="bottom"/>
          </w:tcPr>
          <w:p w14:paraId="51E178E3"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0-50 tegn</w:t>
            </w:r>
          </w:p>
        </w:tc>
        <w:tc>
          <w:tcPr>
            <w:tcW w:w="1392" w:type="dxa"/>
            <w:tcBorders>
              <w:bottom w:val="nil"/>
            </w:tcBorders>
            <w:shd w:val="clear" w:color="auto" w:fill="FFFFFF"/>
            <w:vAlign w:val="bottom"/>
          </w:tcPr>
          <w:p w14:paraId="51E78B82" w14:textId="77777777" w:rsidR="00CB4BEB" w:rsidRPr="0024617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O</w:t>
            </w:r>
          </w:p>
        </w:tc>
        <w:tc>
          <w:tcPr>
            <w:tcW w:w="2718" w:type="dxa"/>
            <w:tcBorders>
              <w:bottom w:val="nil"/>
            </w:tcBorders>
            <w:shd w:val="clear" w:color="auto" w:fill="FFFFFF"/>
            <w:vAlign w:val="bottom"/>
          </w:tcPr>
          <w:p w14:paraId="3ADFDB69"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Kildevældet a/s</w:t>
            </w:r>
          </w:p>
        </w:tc>
      </w:tr>
      <w:tr w:rsidR="00CB4BEB" w:rsidRPr="00246177" w14:paraId="6C36734D" w14:textId="77777777" w:rsidTr="003C0924">
        <w:trPr>
          <w:trHeight w:hRule="exact" w:val="255"/>
        </w:trPr>
        <w:tc>
          <w:tcPr>
            <w:tcW w:w="2078" w:type="dxa"/>
            <w:tcBorders>
              <w:bottom w:val="nil"/>
            </w:tcBorders>
            <w:shd w:val="clear" w:color="auto" w:fill="D9D9D9"/>
          </w:tcPr>
          <w:p w14:paraId="13C62482" w14:textId="77777777" w:rsidR="00CB4BEB" w:rsidRPr="00246177" w:rsidRDefault="00CB4BEB" w:rsidP="003C0924">
            <w:pPr>
              <w:rPr>
                <w:color w:val="1F497D"/>
              </w:rPr>
            </w:pPr>
            <w:proofErr w:type="spellStart"/>
            <w:r w:rsidRPr="003A52C1">
              <w:rPr>
                <w:rFonts w:ascii="Trebuchet MS" w:hAnsi="Trebuchet MS"/>
                <w:sz w:val="18"/>
                <w:szCs w:val="18"/>
              </w:rPr>
              <w:t>indvinder_kontakt</w:t>
            </w:r>
            <w:proofErr w:type="spellEnd"/>
          </w:p>
        </w:tc>
        <w:tc>
          <w:tcPr>
            <w:tcW w:w="4931" w:type="dxa"/>
            <w:tcBorders>
              <w:bottom w:val="nil"/>
            </w:tcBorders>
            <w:shd w:val="clear" w:color="auto" w:fill="FFFFFF"/>
          </w:tcPr>
          <w:p w14:paraId="33735BCE" w14:textId="77777777" w:rsidR="00CB4BEB" w:rsidRPr="00246177" w:rsidRDefault="00CB4BEB" w:rsidP="003C0924">
            <w:pPr>
              <w:rPr>
                <w:color w:val="1F497D"/>
              </w:rPr>
            </w:pPr>
            <w:r w:rsidRPr="003A52C1">
              <w:rPr>
                <w:rFonts w:ascii="Trebuchet MS" w:hAnsi="Trebuchet MS"/>
                <w:sz w:val="18"/>
                <w:szCs w:val="18"/>
              </w:rPr>
              <w:t>Kontaktoplysninger på indvinder</w:t>
            </w:r>
          </w:p>
        </w:tc>
        <w:tc>
          <w:tcPr>
            <w:tcW w:w="1155" w:type="dxa"/>
            <w:tcBorders>
              <w:bottom w:val="nil"/>
            </w:tcBorders>
            <w:shd w:val="clear" w:color="auto" w:fill="FFFFFF"/>
            <w:vAlign w:val="bottom"/>
          </w:tcPr>
          <w:p w14:paraId="6B95B9BC"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442" w:type="dxa"/>
            <w:tcBorders>
              <w:bottom w:val="nil"/>
            </w:tcBorders>
            <w:shd w:val="clear" w:color="auto" w:fill="FFFFFF"/>
            <w:vAlign w:val="bottom"/>
          </w:tcPr>
          <w:p w14:paraId="6A036192"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0-50 tegn</w:t>
            </w:r>
          </w:p>
        </w:tc>
        <w:tc>
          <w:tcPr>
            <w:tcW w:w="1392" w:type="dxa"/>
            <w:tcBorders>
              <w:bottom w:val="nil"/>
            </w:tcBorders>
            <w:shd w:val="clear" w:color="auto" w:fill="FFFFFF"/>
            <w:vAlign w:val="bottom"/>
          </w:tcPr>
          <w:p w14:paraId="1EC31D0B" w14:textId="77777777" w:rsidR="00CB4BEB" w:rsidRPr="0024617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718" w:type="dxa"/>
            <w:tcBorders>
              <w:bottom w:val="nil"/>
            </w:tcBorders>
            <w:shd w:val="clear" w:color="auto" w:fill="FFFFFF"/>
            <w:vAlign w:val="bottom"/>
          </w:tcPr>
          <w:p w14:paraId="3E3E0444"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Kildevældet@vand.dk</w:t>
            </w:r>
          </w:p>
        </w:tc>
      </w:tr>
      <w:tr w:rsidR="00CB4BEB" w:rsidRPr="00246177" w14:paraId="67F44DF9" w14:textId="77777777" w:rsidTr="003C0924">
        <w:trPr>
          <w:trHeight w:hRule="exact" w:val="255"/>
        </w:trPr>
        <w:tc>
          <w:tcPr>
            <w:tcW w:w="2078" w:type="dxa"/>
            <w:shd w:val="clear" w:color="auto" w:fill="97DDBA"/>
            <w:vAlign w:val="bottom"/>
          </w:tcPr>
          <w:p w14:paraId="7FF23F90"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link</w:t>
            </w:r>
          </w:p>
        </w:tc>
        <w:tc>
          <w:tcPr>
            <w:tcW w:w="11638" w:type="dxa"/>
            <w:gridSpan w:val="5"/>
            <w:shd w:val="clear" w:color="auto" w:fill="97DDBA"/>
            <w:vAlign w:val="bottom"/>
          </w:tcPr>
          <w:p w14:paraId="0B7D7B6A"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246177" w14:paraId="6092659C" w14:textId="77777777" w:rsidTr="003C0924">
        <w:trPr>
          <w:trHeight w:hRule="exact" w:val="255"/>
        </w:trPr>
        <w:tc>
          <w:tcPr>
            <w:tcW w:w="13716" w:type="dxa"/>
            <w:gridSpan w:val="6"/>
            <w:tcBorders>
              <w:left w:val="nil"/>
              <w:bottom w:val="nil"/>
              <w:right w:val="nil"/>
            </w:tcBorders>
            <w:shd w:val="clear" w:color="auto" w:fill="99CCFF"/>
            <w:vAlign w:val="bottom"/>
          </w:tcPr>
          <w:p w14:paraId="226039B4"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i/>
                <w:iCs/>
                <w:sz w:val="18"/>
                <w:szCs w:val="18"/>
              </w:rPr>
              <w:t>Felter markeret med blå er temaspecifikke opslagstabeller, der indeholder oversættelser af koder i andre felter.</w:t>
            </w:r>
          </w:p>
        </w:tc>
      </w:tr>
      <w:tr w:rsidR="00CB4BEB" w:rsidRPr="00246177" w14:paraId="1F66F8B7"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6B510CDA" w14:textId="77777777" w:rsidR="00CB4BEB" w:rsidRPr="003A52C1" w:rsidRDefault="00CB4BEB" w:rsidP="003C0924">
            <w:pPr>
              <w:rPr>
                <w:rFonts w:ascii="Trebuchet MS" w:hAnsi="Trebuchet MS" w:cs="Trebuchet MS"/>
                <w:i/>
                <w:iCs/>
                <w:sz w:val="18"/>
                <w:szCs w:val="18"/>
              </w:rPr>
            </w:pPr>
            <w:r w:rsidRPr="003A52C1">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4C603F26" w14:textId="77777777" w:rsidR="00CB4BEB" w:rsidRPr="003A52C1" w:rsidRDefault="00CB4BEB" w:rsidP="00CB4BEB">
      <w:pPr>
        <w:pStyle w:val="Overskrift6"/>
      </w:pPr>
      <w:r w:rsidRPr="003A52C1">
        <w:t xml:space="preserve">5.11.10.1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246177" w14:paraId="5752CEDA" w14:textId="77777777" w:rsidTr="003C0924">
        <w:trPr>
          <w:trHeight w:hRule="exact" w:val="255"/>
        </w:trPr>
        <w:tc>
          <w:tcPr>
            <w:tcW w:w="2235" w:type="dxa"/>
            <w:shd w:val="clear" w:color="auto" w:fill="D9D9D9"/>
            <w:vAlign w:val="bottom"/>
          </w:tcPr>
          <w:p w14:paraId="23637743"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Metadataelement</w:t>
            </w:r>
          </w:p>
        </w:tc>
        <w:tc>
          <w:tcPr>
            <w:tcW w:w="11340" w:type="dxa"/>
            <w:shd w:val="clear" w:color="auto" w:fill="D9D9D9"/>
            <w:vAlign w:val="bottom"/>
          </w:tcPr>
          <w:p w14:paraId="39E312BE"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246177" w14:paraId="44C09E00" w14:textId="77777777" w:rsidTr="003C0924">
        <w:trPr>
          <w:trHeight w:hRule="exact" w:val="255"/>
        </w:trPr>
        <w:tc>
          <w:tcPr>
            <w:tcW w:w="2235" w:type="dxa"/>
            <w:shd w:val="clear" w:color="auto" w:fill="E0E0E0"/>
            <w:vAlign w:val="bottom"/>
          </w:tcPr>
          <w:p w14:paraId="1ED65425"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Temanavn</w:t>
            </w:r>
          </w:p>
        </w:tc>
        <w:tc>
          <w:tcPr>
            <w:tcW w:w="11340" w:type="dxa"/>
            <w:shd w:val="clear" w:color="auto" w:fill="FFFFFF"/>
            <w:vAlign w:val="bottom"/>
          </w:tcPr>
          <w:p w14:paraId="1F66C5D7"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Indvinding af overfladevand</w:t>
            </w:r>
          </w:p>
        </w:tc>
      </w:tr>
      <w:tr w:rsidR="00CB4BEB" w:rsidRPr="00246177" w14:paraId="7906CCF1" w14:textId="77777777" w:rsidTr="003C0924">
        <w:trPr>
          <w:trHeight w:hRule="exact" w:val="255"/>
        </w:trPr>
        <w:tc>
          <w:tcPr>
            <w:tcW w:w="2235" w:type="dxa"/>
            <w:shd w:val="clear" w:color="auto" w:fill="E0E0E0"/>
            <w:vAlign w:val="bottom"/>
          </w:tcPr>
          <w:p w14:paraId="2C7A381F"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Temakode</w:t>
            </w:r>
          </w:p>
        </w:tc>
        <w:tc>
          <w:tcPr>
            <w:tcW w:w="11340" w:type="dxa"/>
            <w:shd w:val="clear" w:color="auto" w:fill="FFFFFF"/>
            <w:vAlign w:val="bottom"/>
          </w:tcPr>
          <w:p w14:paraId="67C7DA19"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6009</w:t>
            </w:r>
          </w:p>
        </w:tc>
      </w:tr>
      <w:tr w:rsidR="00CB4BEB" w:rsidRPr="00246177" w14:paraId="2B6AE78E" w14:textId="77777777" w:rsidTr="003C0924">
        <w:trPr>
          <w:trHeight w:hRule="exact" w:val="255"/>
        </w:trPr>
        <w:tc>
          <w:tcPr>
            <w:tcW w:w="2235" w:type="dxa"/>
            <w:shd w:val="clear" w:color="auto" w:fill="E0E0E0"/>
            <w:vAlign w:val="bottom"/>
          </w:tcPr>
          <w:p w14:paraId="14F12DEB"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Definition</w:t>
            </w:r>
          </w:p>
        </w:tc>
        <w:tc>
          <w:tcPr>
            <w:tcW w:w="11340" w:type="dxa"/>
            <w:shd w:val="clear" w:color="auto" w:fill="FFFFFF"/>
          </w:tcPr>
          <w:p w14:paraId="037B474C" w14:textId="77777777" w:rsidR="00CB4BEB" w:rsidRPr="003A52C1" w:rsidRDefault="00CB4BEB" w:rsidP="003C0924">
            <w:r w:rsidRPr="003A52C1">
              <w:rPr>
                <w:rFonts w:ascii="Trebuchet MS" w:hAnsi="Trebuchet MS"/>
                <w:sz w:val="18"/>
                <w:szCs w:val="18"/>
              </w:rPr>
              <w:t>En given lokalitet, hvorfra der indvindes overfladevand til vandforsyningsformål.</w:t>
            </w:r>
          </w:p>
        </w:tc>
      </w:tr>
      <w:tr w:rsidR="00CB4BEB" w:rsidRPr="00246177" w14:paraId="00C9B4D6" w14:textId="77777777" w:rsidTr="003C0924">
        <w:trPr>
          <w:trHeight w:hRule="exact" w:val="255"/>
        </w:trPr>
        <w:tc>
          <w:tcPr>
            <w:tcW w:w="2235" w:type="dxa"/>
            <w:shd w:val="clear" w:color="auto" w:fill="E0E0E0"/>
            <w:vAlign w:val="bottom"/>
          </w:tcPr>
          <w:p w14:paraId="3F420E39"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Beskrivelse</w:t>
            </w:r>
          </w:p>
        </w:tc>
        <w:tc>
          <w:tcPr>
            <w:tcW w:w="11340" w:type="dxa"/>
            <w:shd w:val="clear" w:color="auto" w:fill="FFFFFF"/>
          </w:tcPr>
          <w:p w14:paraId="6428802A" w14:textId="77777777" w:rsidR="00CB4BEB" w:rsidRPr="003A52C1" w:rsidRDefault="00CB4BEB" w:rsidP="003C0924">
            <w:r w:rsidRPr="003A52C1">
              <w:rPr>
                <w:rFonts w:ascii="Trebuchet MS" w:hAnsi="Trebuchet MS"/>
                <w:sz w:val="18"/>
                <w:szCs w:val="18"/>
              </w:rPr>
              <w:t>Den lokalitet, hvorfra der indvindes overfladevand til vandforsyningsformål.</w:t>
            </w:r>
          </w:p>
        </w:tc>
      </w:tr>
      <w:tr w:rsidR="00CB4BEB" w:rsidRPr="00246177" w14:paraId="574DD322" w14:textId="77777777" w:rsidTr="003C0924">
        <w:trPr>
          <w:trHeight w:hRule="exact" w:val="251"/>
        </w:trPr>
        <w:tc>
          <w:tcPr>
            <w:tcW w:w="2235" w:type="dxa"/>
            <w:shd w:val="clear" w:color="auto" w:fill="E0E0E0"/>
            <w:vAlign w:val="center"/>
          </w:tcPr>
          <w:p w14:paraId="552B2698" w14:textId="77777777" w:rsidR="00CB4BEB" w:rsidRPr="00246177" w:rsidRDefault="00CB4BEB" w:rsidP="003C0924">
            <w:pPr>
              <w:rPr>
                <w:rFonts w:ascii="Trebuchet MS" w:hAnsi="Trebuchet MS" w:cs="Trebuchet MS"/>
                <w:color w:val="1F497D"/>
                <w:sz w:val="18"/>
                <w:szCs w:val="18"/>
              </w:rPr>
            </w:pPr>
            <w:proofErr w:type="spellStart"/>
            <w:r w:rsidRPr="003A52C1">
              <w:rPr>
                <w:rFonts w:ascii="Trebuchet MS" w:hAnsi="Trebuchet MS" w:cs="Trebuchet MS"/>
                <w:sz w:val="18"/>
                <w:szCs w:val="18"/>
              </w:rPr>
              <w:t>Formaal</w:t>
            </w:r>
            <w:proofErr w:type="spellEnd"/>
          </w:p>
        </w:tc>
        <w:tc>
          <w:tcPr>
            <w:tcW w:w="11340" w:type="dxa"/>
            <w:shd w:val="clear" w:color="auto" w:fill="FFFFFF"/>
          </w:tcPr>
          <w:p w14:paraId="73747F8A" w14:textId="77777777" w:rsidR="00CB4BEB" w:rsidRPr="003A52C1" w:rsidRDefault="00CB4BEB" w:rsidP="003C0924">
            <w:r w:rsidRPr="003A52C1">
              <w:rPr>
                <w:rFonts w:ascii="Trebuchet MS" w:hAnsi="Trebuchet MS"/>
                <w:sz w:val="18"/>
                <w:szCs w:val="18"/>
              </w:rPr>
              <w:t>Vise den lokalitet, hvorfra en given indvinding finder sted</w:t>
            </w:r>
          </w:p>
        </w:tc>
      </w:tr>
      <w:tr w:rsidR="00CB4BEB" w:rsidRPr="00246177" w14:paraId="258D710A" w14:textId="77777777" w:rsidTr="003C0924">
        <w:trPr>
          <w:trHeight w:hRule="exact" w:val="255"/>
        </w:trPr>
        <w:tc>
          <w:tcPr>
            <w:tcW w:w="2235" w:type="dxa"/>
            <w:shd w:val="clear" w:color="auto" w:fill="E0E0E0"/>
            <w:vAlign w:val="bottom"/>
          </w:tcPr>
          <w:p w14:paraId="5FA99EE2" w14:textId="77777777" w:rsidR="00CB4BEB" w:rsidRPr="00246177" w:rsidRDefault="00CB4BEB" w:rsidP="003C0924">
            <w:pPr>
              <w:rPr>
                <w:rFonts w:ascii="Trebuchet MS" w:hAnsi="Trebuchet MS" w:cs="Trebuchet MS"/>
                <w:color w:val="1F497D"/>
                <w:sz w:val="18"/>
                <w:szCs w:val="18"/>
              </w:rPr>
            </w:pPr>
            <w:proofErr w:type="spellStart"/>
            <w:r w:rsidRPr="003A52C1">
              <w:rPr>
                <w:rFonts w:ascii="Trebuchet MS" w:hAnsi="Trebuchet MS" w:cs="Trebuchet MS"/>
                <w:sz w:val="18"/>
                <w:szCs w:val="18"/>
              </w:rPr>
              <w:t>Noegleord_hovedgruppe</w:t>
            </w:r>
            <w:proofErr w:type="spellEnd"/>
          </w:p>
        </w:tc>
        <w:tc>
          <w:tcPr>
            <w:tcW w:w="11340" w:type="dxa"/>
            <w:shd w:val="clear" w:color="auto" w:fill="FFFFFF"/>
          </w:tcPr>
          <w:p w14:paraId="094134A6" w14:textId="77777777" w:rsidR="00CB4BEB" w:rsidRPr="003A52C1" w:rsidRDefault="00CB4BEB" w:rsidP="003C0924">
            <w:r w:rsidRPr="003A52C1">
              <w:rPr>
                <w:rFonts w:ascii="Trebuchet MS" w:hAnsi="Trebuchet MS"/>
                <w:sz w:val="18"/>
                <w:szCs w:val="18"/>
              </w:rPr>
              <w:t>Hydrologi</w:t>
            </w:r>
          </w:p>
        </w:tc>
      </w:tr>
      <w:tr w:rsidR="00CB4BEB" w:rsidRPr="00246177" w14:paraId="0888A043" w14:textId="77777777" w:rsidTr="003C0924">
        <w:trPr>
          <w:trHeight w:hRule="exact" w:val="255"/>
        </w:trPr>
        <w:tc>
          <w:tcPr>
            <w:tcW w:w="2235" w:type="dxa"/>
            <w:shd w:val="clear" w:color="auto" w:fill="E0E0E0"/>
            <w:vAlign w:val="bottom"/>
          </w:tcPr>
          <w:p w14:paraId="3E3650F8" w14:textId="77777777" w:rsidR="00CB4BEB" w:rsidRPr="00246177" w:rsidRDefault="00CB4BEB" w:rsidP="003C0924">
            <w:pPr>
              <w:rPr>
                <w:rFonts w:ascii="Trebuchet MS" w:hAnsi="Trebuchet MS" w:cs="Trebuchet MS"/>
                <w:color w:val="1F497D"/>
                <w:sz w:val="18"/>
                <w:szCs w:val="18"/>
              </w:rPr>
            </w:pPr>
            <w:proofErr w:type="spellStart"/>
            <w:r w:rsidRPr="003A52C1">
              <w:rPr>
                <w:rFonts w:ascii="Trebuchet MS" w:hAnsi="Trebuchet MS" w:cs="Trebuchet MS"/>
                <w:sz w:val="18"/>
                <w:szCs w:val="18"/>
              </w:rPr>
              <w:t>No</w:t>
            </w:r>
            <w:r w:rsidRPr="00C97CC9">
              <w:rPr>
                <w:rFonts w:ascii="Trebuchet MS" w:hAnsi="Trebuchet MS" w:cs="Trebuchet MS"/>
                <w:sz w:val="18"/>
                <w:szCs w:val="18"/>
              </w:rPr>
              <w:t>e</w:t>
            </w:r>
            <w:r w:rsidRPr="003A52C1">
              <w:rPr>
                <w:rFonts w:ascii="Trebuchet MS" w:hAnsi="Trebuchet MS" w:cs="Trebuchet MS"/>
                <w:sz w:val="18"/>
                <w:szCs w:val="18"/>
              </w:rPr>
              <w:t>gle_ord</w:t>
            </w:r>
            <w:proofErr w:type="spellEnd"/>
          </w:p>
        </w:tc>
        <w:tc>
          <w:tcPr>
            <w:tcW w:w="11340" w:type="dxa"/>
            <w:shd w:val="clear" w:color="auto" w:fill="FFFFFF"/>
          </w:tcPr>
          <w:p w14:paraId="44CD06BF" w14:textId="77777777" w:rsidR="00CB4BEB" w:rsidRPr="003A52C1" w:rsidRDefault="00CB4BEB" w:rsidP="003C0924">
            <w:r w:rsidRPr="003A52C1">
              <w:rPr>
                <w:rFonts w:ascii="Trebuchet MS" w:hAnsi="Trebuchet MS"/>
                <w:sz w:val="18"/>
                <w:szCs w:val="18"/>
              </w:rPr>
              <w:t>Overfladevand, indvinding</w:t>
            </w:r>
          </w:p>
        </w:tc>
      </w:tr>
      <w:tr w:rsidR="00CB4BEB" w:rsidRPr="00246177" w14:paraId="1D92ACE1" w14:textId="77777777" w:rsidTr="003C0924">
        <w:trPr>
          <w:trHeight w:hRule="exact" w:val="255"/>
        </w:trPr>
        <w:tc>
          <w:tcPr>
            <w:tcW w:w="2235" w:type="dxa"/>
            <w:shd w:val="clear" w:color="auto" w:fill="E0E0E0"/>
            <w:vAlign w:val="bottom"/>
          </w:tcPr>
          <w:p w14:paraId="7C78D9C4"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 type</w:t>
            </w:r>
          </w:p>
        </w:tc>
        <w:tc>
          <w:tcPr>
            <w:tcW w:w="11340" w:type="dxa"/>
            <w:shd w:val="clear" w:color="auto" w:fill="FFFFFF"/>
            <w:vAlign w:val="bottom"/>
          </w:tcPr>
          <w:p w14:paraId="43473395"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Punkt</w:t>
            </w:r>
          </w:p>
        </w:tc>
      </w:tr>
      <w:tr w:rsidR="00CB4BEB" w:rsidRPr="00246177" w14:paraId="6BA2AE8B" w14:textId="77777777" w:rsidTr="003C0924">
        <w:trPr>
          <w:trHeight w:hRule="exact" w:val="255"/>
        </w:trPr>
        <w:tc>
          <w:tcPr>
            <w:tcW w:w="2235" w:type="dxa"/>
            <w:shd w:val="clear" w:color="auto" w:fill="E0E0E0"/>
            <w:vAlign w:val="bottom"/>
          </w:tcPr>
          <w:p w14:paraId="1EFEEDBC"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Lovgrundlag</w:t>
            </w:r>
          </w:p>
        </w:tc>
        <w:tc>
          <w:tcPr>
            <w:tcW w:w="11340" w:type="dxa"/>
            <w:shd w:val="clear" w:color="auto" w:fill="FFFFFF"/>
            <w:vAlign w:val="bottom"/>
          </w:tcPr>
          <w:p w14:paraId="34F30F67" w14:textId="77777777" w:rsidR="00CB4BEB" w:rsidRPr="00E97C3E" w:rsidRDefault="00CB4BEB" w:rsidP="003C0924">
            <w:pPr>
              <w:rPr>
                <w:rFonts w:ascii="Trebuchet MS" w:hAnsi="Trebuchet MS"/>
                <w:sz w:val="18"/>
                <w:szCs w:val="18"/>
              </w:rPr>
            </w:pPr>
            <w:r w:rsidRPr="003A52C1">
              <w:rPr>
                <w:rFonts w:ascii="Trebuchet MS" w:hAnsi="Trebuchet MS"/>
                <w:sz w:val="18"/>
                <w:szCs w:val="18"/>
              </w:rPr>
              <w:t>Vandforsyningsloven</w:t>
            </w:r>
          </w:p>
        </w:tc>
      </w:tr>
      <w:tr w:rsidR="00CB4BEB" w:rsidRPr="00341F5D" w14:paraId="7A4A03A6" w14:textId="77777777" w:rsidTr="003C0924">
        <w:trPr>
          <w:trHeight w:hRule="exact" w:val="255"/>
        </w:trPr>
        <w:tc>
          <w:tcPr>
            <w:tcW w:w="2235" w:type="dxa"/>
            <w:shd w:val="clear" w:color="auto" w:fill="E0E0E0"/>
            <w:vAlign w:val="bottom"/>
          </w:tcPr>
          <w:p w14:paraId="5B0EF950" w14:textId="77777777" w:rsidR="00CB4BEB" w:rsidRPr="002A6DD4" w:rsidRDefault="00CB4BEB" w:rsidP="003C0924">
            <w:pPr>
              <w:rPr>
                <w:rFonts w:ascii="Trebuchet MS" w:hAnsi="Trebuchet MS" w:cs="Trebuchet MS"/>
                <w:sz w:val="18"/>
                <w:szCs w:val="18"/>
              </w:rPr>
            </w:pPr>
            <w:proofErr w:type="spellStart"/>
            <w:r w:rsidRPr="002A6DD4">
              <w:rPr>
                <w:rFonts w:ascii="Trebuchet MS" w:hAnsi="Trebuchet MS" w:cs="Trebuchet MS"/>
                <w:sz w:val="18"/>
                <w:szCs w:val="18"/>
              </w:rPr>
              <w:t>KLE_koder</w:t>
            </w:r>
            <w:proofErr w:type="spellEnd"/>
          </w:p>
        </w:tc>
        <w:tc>
          <w:tcPr>
            <w:tcW w:w="11340" w:type="dxa"/>
            <w:shd w:val="clear" w:color="auto" w:fill="FFFFFF"/>
            <w:vAlign w:val="bottom"/>
          </w:tcPr>
          <w:p w14:paraId="687F64C7" w14:textId="77777777" w:rsidR="00CB4BEB" w:rsidRPr="002A6DD4" w:rsidRDefault="00CB4BEB" w:rsidP="003C0924">
            <w:pPr>
              <w:rPr>
                <w:rFonts w:ascii="Trebuchet MS" w:hAnsi="Trebuchet MS"/>
                <w:sz w:val="18"/>
                <w:szCs w:val="18"/>
              </w:rPr>
            </w:pPr>
            <w:r w:rsidRPr="00E97C3E">
              <w:rPr>
                <w:rFonts w:ascii="Trebuchet MS" w:hAnsi="Trebuchet MS"/>
                <w:sz w:val="18"/>
                <w:szCs w:val="18"/>
              </w:rPr>
              <w:t>13.02.01, 13.02.08, 13.02.19</w:t>
            </w:r>
          </w:p>
        </w:tc>
      </w:tr>
    </w:tbl>
    <w:p w14:paraId="047B03F3" w14:textId="77777777" w:rsidR="00CB4BEB" w:rsidRPr="003A52C1" w:rsidRDefault="00CB4BEB" w:rsidP="00CB4BEB">
      <w:pPr>
        <w:pStyle w:val="Overskrift6"/>
      </w:pPr>
      <w:r w:rsidRPr="003A52C1">
        <w:t>5.11.10.2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7"/>
        <w:gridCol w:w="8979"/>
      </w:tblGrid>
      <w:tr w:rsidR="00CB4BEB" w:rsidRPr="00246177" w14:paraId="27DA0CB1" w14:textId="77777777" w:rsidTr="003C0924">
        <w:trPr>
          <w:trHeight w:hRule="exact" w:val="255"/>
        </w:trPr>
        <w:tc>
          <w:tcPr>
            <w:tcW w:w="4503" w:type="dxa"/>
            <w:shd w:val="clear" w:color="auto" w:fill="D9D9D9"/>
            <w:vAlign w:val="bottom"/>
          </w:tcPr>
          <w:p w14:paraId="7E533280"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lastRenderedPageBreak/>
              <w:t>Emne</w:t>
            </w:r>
          </w:p>
        </w:tc>
        <w:tc>
          <w:tcPr>
            <w:tcW w:w="9149" w:type="dxa"/>
            <w:shd w:val="clear" w:color="auto" w:fill="D9D9D9"/>
            <w:vAlign w:val="bottom"/>
          </w:tcPr>
          <w:p w14:paraId="58C565AA"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246177" w14:paraId="4B53B090" w14:textId="77777777" w:rsidTr="003C0924">
        <w:trPr>
          <w:trHeight w:hRule="exact" w:val="305"/>
        </w:trPr>
        <w:tc>
          <w:tcPr>
            <w:tcW w:w="4503" w:type="dxa"/>
            <w:shd w:val="clear" w:color="auto" w:fill="E0E0E0"/>
            <w:vAlign w:val="center"/>
          </w:tcPr>
          <w:p w14:paraId="7325A549"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Cs/>
                <w:sz w:val="18"/>
                <w:szCs w:val="18"/>
              </w:rPr>
              <w:t>Registreringsinstruks</w:t>
            </w:r>
          </w:p>
        </w:tc>
        <w:tc>
          <w:tcPr>
            <w:tcW w:w="9149" w:type="dxa"/>
            <w:shd w:val="clear" w:color="auto" w:fill="FFFFFF"/>
            <w:vAlign w:val="bottom"/>
          </w:tcPr>
          <w:p w14:paraId="0642CA33"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Punktet registreres så tæt på indvindingspunktet som muligt</w:t>
            </w:r>
          </w:p>
        </w:tc>
      </w:tr>
      <w:tr w:rsidR="00CB4BEB" w:rsidRPr="00246177" w14:paraId="73642C11" w14:textId="77777777" w:rsidTr="003C0924">
        <w:trPr>
          <w:trHeight w:hRule="exact" w:val="255"/>
        </w:trPr>
        <w:tc>
          <w:tcPr>
            <w:tcW w:w="4503" w:type="dxa"/>
            <w:shd w:val="clear" w:color="auto" w:fill="E0E0E0"/>
            <w:vAlign w:val="bottom"/>
          </w:tcPr>
          <w:p w14:paraId="64A95A54"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Klassificering/opdeling</w:t>
            </w:r>
          </w:p>
        </w:tc>
        <w:tc>
          <w:tcPr>
            <w:tcW w:w="9149" w:type="dxa"/>
            <w:shd w:val="clear" w:color="auto" w:fill="FFFFFF"/>
            <w:vAlign w:val="bottom"/>
          </w:tcPr>
          <w:p w14:paraId="4FFB366F" w14:textId="77777777" w:rsidR="00CB4BEB" w:rsidRPr="003A52C1" w:rsidRDefault="00CB4BEB" w:rsidP="003C0924">
            <w:pPr>
              <w:rPr>
                <w:rFonts w:ascii="Trebuchet MS" w:hAnsi="Trebuchet MS" w:cs="Trebuchet MS"/>
                <w:sz w:val="18"/>
                <w:szCs w:val="18"/>
              </w:rPr>
            </w:pPr>
          </w:p>
        </w:tc>
      </w:tr>
      <w:tr w:rsidR="00CB4BEB" w:rsidRPr="00246177" w14:paraId="68724EC0" w14:textId="77777777" w:rsidTr="003C0924">
        <w:trPr>
          <w:trHeight w:hRule="exact" w:val="255"/>
        </w:trPr>
        <w:tc>
          <w:tcPr>
            <w:tcW w:w="4503" w:type="dxa"/>
            <w:shd w:val="clear" w:color="auto" w:fill="E0E0E0"/>
            <w:vAlign w:val="bottom"/>
          </w:tcPr>
          <w:p w14:paraId="64FB9005"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Minimum størrelser for objekt</w:t>
            </w:r>
          </w:p>
        </w:tc>
        <w:tc>
          <w:tcPr>
            <w:tcW w:w="9149" w:type="dxa"/>
            <w:shd w:val="clear" w:color="auto" w:fill="FFFFFF"/>
            <w:vAlign w:val="bottom"/>
          </w:tcPr>
          <w:p w14:paraId="21D0F5CC" w14:textId="77777777" w:rsidR="00CB4BEB" w:rsidRPr="003A52C1" w:rsidRDefault="00CB4BEB" w:rsidP="003C0924">
            <w:pPr>
              <w:rPr>
                <w:rFonts w:ascii="Trebuchet MS" w:hAnsi="Trebuchet MS" w:cs="Trebuchet MS"/>
                <w:sz w:val="18"/>
                <w:szCs w:val="18"/>
              </w:rPr>
            </w:pPr>
          </w:p>
        </w:tc>
      </w:tr>
      <w:tr w:rsidR="00CB4BEB" w:rsidRPr="00246177" w14:paraId="44ADF2A2" w14:textId="77777777" w:rsidTr="003C0924">
        <w:trPr>
          <w:trHeight w:hRule="exact" w:val="255"/>
        </w:trPr>
        <w:tc>
          <w:tcPr>
            <w:tcW w:w="4503" w:type="dxa"/>
            <w:shd w:val="clear" w:color="auto" w:fill="E0E0E0"/>
            <w:vAlign w:val="bottom"/>
          </w:tcPr>
          <w:p w14:paraId="04440C12"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Entydige objekter</w:t>
            </w:r>
          </w:p>
        </w:tc>
        <w:tc>
          <w:tcPr>
            <w:tcW w:w="9149" w:type="dxa"/>
            <w:shd w:val="clear" w:color="auto" w:fill="FFFFFF"/>
            <w:vAlign w:val="bottom"/>
          </w:tcPr>
          <w:p w14:paraId="418FCCBB" w14:textId="77777777" w:rsidR="00CB4BEB" w:rsidRPr="003A52C1" w:rsidRDefault="00CB4BEB" w:rsidP="003C0924">
            <w:pPr>
              <w:rPr>
                <w:rFonts w:ascii="Trebuchet MS" w:hAnsi="Trebuchet MS" w:cs="Trebuchet MS"/>
                <w:sz w:val="18"/>
                <w:szCs w:val="18"/>
              </w:rPr>
            </w:pPr>
          </w:p>
        </w:tc>
      </w:tr>
      <w:tr w:rsidR="00CB4BEB" w:rsidRPr="00246177" w14:paraId="54199DBB" w14:textId="77777777" w:rsidTr="003C0924">
        <w:trPr>
          <w:trHeight w:hRule="exact" w:val="222"/>
        </w:trPr>
        <w:tc>
          <w:tcPr>
            <w:tcW w:w="4503" w:type="dxa"/>
            <w:shd w:val="clear" w:color="auto" w:fill="E0E0E0"/>
            <w:vAlign w:val="center"/>
          </w:tcPr>
          <w:p w14:paraId="6041FC61"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mellem objekter</w:t>
            </w:r>
          </w:p>
        </w:tc>
        <w:tc>
          <w:tcPr>
            <w:tcW w:w="9149" w:type="dxa"/>
            <w:shd w:val="clear" w:color="auto" w:fill="FFFFFF"/>
            <w:vAlign w:val="bottom"/>
          </w:tcPr>
          <w:p w14:paraId="5E7BF2AC" w14:textId="77777777" w:rsidR="00CB4BEB" w:rsidRPr="003A52C1" w:rsidRDefault="00CB4BEB" w:rsidP="003C0924">
            <w:pPr>
              <w:rPr>
                <w:rFonts w:ascii="Trebuchet MS" w:hAnsi="Trebuchet MS" w:cs="Trebuchet MS"/>
                <w:sz w:val="18"/>
                <w:szCs w:val="18"/>
              </w:rPr>
            </w:pPr>
          </w:p>
        </w:tc>
      </w:tr>
      <w:tr w:rsidR="00CB4BEB" w:rsidRPr="00246177" w14:paraId="2B5BEBBD" w14:textId="77777777" w:rsidTr="003C0924">
        <w:trPr>
          <w:trHeight w:hRule="exact" w:val="255"/>
        </w:trPr>
        <w:tc>
          <w:tcPr>
            <w:tcW w:w="4503" w:type="dxa"/>
            <w:shd w:val="clear" w:color="auto" w:fill="E0E0E0"/>
            <w:vAlign w:val="bottom"/>
          </w:tcPr>
          <w:p w14:paraId="75C4E253"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med objekter i andre datasæt</w:t>
            </w:r>
          </w:p>
        </w:tc>
        <w:tc>
          <w:tcPr>
            <w:tcW w:w="9149" w:type="dxa"/>
            <w:shd w:val="clear" w:color="auto" w:fill="FFFFFF"/>
            <w:vAlign w:val="bottom"/>
          </w:tcPr>
          <w:p w14:paraId="1D2B90BA" w14:textId="77777777" w:rsidR="00CB4BEB" w:rsidRPr="003A52C1" w:rsidRDefault="00CB4BEB" w:rsidP="003C0924">
            <w:pPr>
              <w:rPr>
                <w:rFonts w:ascii="Trebuchet MS" w:hAnsi="Trebuchet MS" w:cs="Trebuchet MS"/>
                <w:sz w:val="18"/>
                <w:szCs w:val="18"/>
              </w:rPr>
            </w:pPr>
          </w:p>
        </w:tc>
      </w:tr>
    </w:tbl>
    <w:p w14:paraId="006F8609" w14:textId="77777777" w:rsidR="00CB4BEB" w:rsidRDefault="00CB4BEB" w:rsidP="00CB4BEB"/>
    <w:p w14:paraId="5175A89D" w14:textId="77777777" w:rsidR="00CB4BEB" w:rsidRDefault="00CB4BEB" w:rsidP="00CB4BEB">
      <w:pPr>
        <w:rPr>
          <w:rFonts w:ascii="Trebuchet MS" w:hAnsi="Trebuchet MS" w:cs="Arial"/>
          <w:bCs/>
          <w:kern w:val="32"/>
          <w:sz w:val="40"/>
          <w:szCs w:val="32"/>
        </w:rPr>
      </w:pPr>
      <w:r>
        <w:br w:type="page"/>
      </w:r>
    </w:p>
    <w:p w14:paraId="29D2625C" w14:textId="77777777" w:rsidR="00CB4BEB" w:rsidRDefault="00CB4BEB" w:rsidP="00CB4BEB">
      <w:pPr>
        <w:pStyle w:val="Overskrift1"/>
      </w:pPr>
      <w:bookmarkStart w:id="2884" w:name="_Toc63351504"/>
      <w:bookmarkStart w:id="2885" w:name="_Toc122436153"/>
      <w:r w:rsidRPr="003429CF">
        <w:lastRenderedPageBreak/>
        <w:t>5.1</w:t>
      </w:r>
      <w:r>
        <w:t>2</w:t>
      </w:r>
      <w:r w:rsidRPr="003429CF">
        <w:t xml:space="preserve"> </w:t>
      </w:r>
      <w:r w:rsidRPr="00FD4F04">
        <w:t>Beredskab</w:t>
      </w:r>
      <w:bookmarkEnd w:id="2884"/>
      <w:bookmarkEnd w:id="2885"/>
    </w:p>
    <w:p w14:paraId="071421C4" w14:textId="77777777" w:rsidR="00CB4BEB" w:rsidRDefault="00CB4BEB" w:rsidP="00CB4BEB">
      <w:pPr>
        <w:pStyle w:val="Overskrift2"/>
        <w:rPr>
          <w:kern w:val="32"/>
        </w:rPr>
      </w:pPr>
      <w:bookmarkStart w:id="2886" w:name="_Toc63351505"/>
      <w:bookmarkStart w:id="2887" w:name="_Toc122436154"/>
      <w:r>
        <w:rPr>
          <w:kern w:val="32"/>
        </w:rPr>
        <w:t>5.12.1</w:t>
      </w:r>
      <w:r w:rsidRPr="00066C65">
        <w:rPr>
          <w:kern w:val="32"/>
        </w:rPr>
        <w:t xml:space="preserve"> </w:t>
      </w:r>
      <w:bookmarkStart w:id="2888" w:name="_Hlk59517281"/>
      <w:r w:rsidRPr="007C3785">
        <w:rPr>
          <w:kern w:val="32"/>
        </w:rPr>
        <w:t>Brandhane</w:t>
      </w:r>
      <w:r w:rsidRPr="00066C65">
        <w:rPr>
          <w:kern w:val="32"/>
        </w:rPr>
        <w:t xml:space="preserve"> (</w:t>
      </w:r>
      <w:r>
        <w:rPr>
          <w:kern w:val="32"/>
        </w:rPr>
        <w:t>6100</w:t>
      </w:r>
      <w:r w:rsidRPr="00066C65">
        <w:rPr>
          <w:kern w:val="32"/>
        </w:rPr>
        <w:t>)</w:t>
      </w:r>
      <w:bookmarkEnd w:id="2886"/>
      <w:bookmarkEnd w:id="2887"/>
      <w:r w:rsidRPr="007C3785">
        <w:rPr>
          <w:kern w:val="32"/>
        </w:rPr>
        <w:t xml:space="preserve"> </w:t>
      </w:r>
      <w:bookmarkEnd w:id="2888"/>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4940"/>
        <w:gridCol w:w="1155"/>
        <w:gridCol w:w="1418"/>
        <w:gridCol w:w="1426"/>
        <w:gridCol w:w="2684"/>
      </w:tblGrid>
      <w:tr w:rsidR="00CB4BEB" w:rsidRPr="0051728E" w14:paraId="719363C1" w14:textId="77777777" w:rsidTr="003C0924">
        <w:tc>
          <w:tcPr>
            <w:tcW w:w="2093" w:type="dxa"/>
            <w:tcBorders>
              <w:bottom w:val="single" w:sz="4" w:space="0" w:color="auto"/>
            </w:tcBorders>
            <w:shd w:val="clear" w:color="auto" w:fill="D9D9D9"/>
            <w:vAlign w:val="center"/>
          </w:tcPr>
          <w:p w14:paraId="2A60147A"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4940" w:type="dxa"/>
            <w:tcBorders>
              <w:bottom w:val="single" w:sz="4" w:space="0" w:color="auto"/>
            </w:tcBorders>
            <w:shd w:val="clear" w:color="auto" w:fill="D9D9D9"/>
            <w:vAlign w:val="center"/>
          </w:tcPr>
          <w:p w14:paraId="42FE4F9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3140CB7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418" w:type="dxa"/>
            <w:tcBorders>
              <w:bottom w:val="single" w:sz="4" w:space="0" w:color="auto"/>
            </w:tcBorders>
            <w:shd w:val="clear" w:color="auto" w:fill="D9D9D9"/>
            <w:vAlign w:val="center"/>
          </w:tcPr>
          <w:p w14:paraId="1DCB86F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26" w:type="dxa"/>
            <w:tcBorders>
              <w:bottom w:val="single" w:sz="4" w:space="0" w:color="auto"/>
            </w:tcBorders>
            <w:shd w:val="clear" w:color="auto" w:fill="D9D9D9"/>
            <w:vAlign w:val="center"/>
          </w:tcPr>
          <w:p w14:paraId="2405F55F"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13A2FB1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684" w:type="dxa"/>
            <w:shd w:val="clear" w:color="auto" w:fill="D9D9D9"/>
            <w:vAlign w:val="center"/>
          </w:tcPr>
          <w:p w14:paraId="6E87FA1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10F8B931" w14:textId="77777777" w:rsidTr="003C0924">
        <w:trPr>
          <w:trHeight w:hRule="exact" w:val="510"/>
        </w:trPr>
        <w:tc>
          <w:tcPr>
            <w:tcW w:w="2093" w:type="dxa"/>
            <w:tcBorders>
              <w:top w:val="single" w:sz="4" w:space="0" w:color="auto"/>
              <w:left w:val="single" w:sz="4" w:space="0" w:color="auto"/>
              <w:bottom w:val="nil"/>
              <w:right w:val="single" w:sz="4" w:space="0" w:color="auto"/>
            </w:tcBorders>
            <w:shd w:val="clear" w:color="auto" w:fill="D9D9D9"/>
            <w:vAlign w:val="bottom"/>
          </w:tcPr>
          <w:p w14:paraId="3E66E3EA" w14:textId="77777777" w:rsidR="00CB4BEB" w:rsidRPr="00500DB0" w:rsidRDefault="00CB4BEB" w:rsidP="003C0924">
            <w:pPr>
              <w:rPr>
                <w:rFonts w:ascii="Trebuchet MS" w:hAnsi="Trebuchet MS"/>
                <w:sz w:val="18"/>
                <w:szCs w:val="18"/>
              </w:rPr>
            </w:pPr>
            <w:proofErr w:type="spellStart"/>
            <w:r w:rsidRPr="00500DB0">
              <w:rPr>
                <w:rFonts w:ascii="Trebuchet MS" w:hAnsi="Trebuchet MS"/>
                <w:sz w:val="18"/>
                <w:szCs w:val="18"/>
              </w:rPr>
              <w:t>brandhane_id</w:t>
            </w:r>
            <w:proofErr w:type="spellEnd"/>
          </w:p>
        </w:tc>
        <w:tc>
          <w:tcPr>
            <w:tcW w:w="4940" w:type="dxa"/>
            <w:tcBorders>
              <w:top w:val="single" w:sz="4" w:space="0" w:color="auto"/>
              <w:left w:val="single" w:sz="4" w:space="0" w:color="auto"/>
              <w:bottom w:val="nil"/>
              <w:right w:val="single" w:sz="4" w:space="0" w:color="auto"/>
            </w:tcBorders>
            <w:shd w:val="clear" w:color="auto" w:fill="auto"/>
            <w:vAlign w:val="bottom"/>
          </w:tcPr>
          <w:p w14:paraId="0C426B24" w14:textId="35DD8745" w:rsidR="00CB4BEB" w:rsidRPr="00500DB0" w:rsidRDefault="00B72772" w:rsidP="003C0924">
            <w:pPr>
              <w:rPr>
                <w:rFonts w:ascii="Trebuchet MS" w:hAnsi="Trebuchet MS"/>
                <w:sz w:val="18"/>
                <w:szCs w:val="18"/>
              </w:rPr>
            </w:pPr>
            <w:proofErr w:type="gramStart"/>
            <w:r>
              <w:rPr>
                <w:rFonts w:ascii="Trebuchet MS" w:hAnsi="Trebuchet MS"/>
                <w:sz w:val="18"/>
                <w:szCs w:val="18"/>
              </w:rPr>
              <w:t>F</w:t>
            </w:r>
            <w:r w:rsidR="00CB4BEB" w:rsidRPr="00500DB0">
              <w:rPr>
                <w:rFonts w:ascii="Trebuchet MS" w:hAnsi="Trebuchet MS"/>
                <w:sz w:val="18"/>
                <w:szCs w:val="18"/>
              </w:rPr>
              <w:t>remmed nøglen</w:t>
            </w:r>
            <w:proofErr w:type="gramEnd"/>
          </w:p>
        </w:tc>
        <w:tc>
          <w:tcPr>
            <w:tcW w:w="1155" w:type="dxa"/>
            <w:tcBorders>
              <w:top w:val="single" w:sz="4" w:space="0" w:color="auto"/>
              <w:left w:val="single" w:sz="4" w:space="0" w:color="auto"/>
              <w:bottom w:val="nil"/>
              <w:right w:val="single" w:sz="4" w:space="0" w:color="auto"/>
            </w:tcBorders>
            <w:shd w:val="clear" w:color="auto" w:fill="auto"/>
            <w:vAlign w:val="bottom"/>
          </w:tcPr>
          <w:p w14:paraId="6B150377" w14:textId="77777777" w:rsidR="00CB4BEB" w:rsidRPr="00500DB0" w:rsidRDefault="00CB4BEB" w:rsidP="003C0924">
            <w:pPr>
              <w:rPr>
                <w:rFonts w:ascii="Trebuchet MS" w:hAnsi="Trebuchet MS"/>
                <w:sz w:val="18"/>
                <w:szCs w:val="18"/>
              </w:rPr>
            </w:pPr>
            <w:r w:rsidRPr="00B72772">
              <w:rPr>
                <w:rFonts w:ascii="Trebuchet MS" w:hAnsi="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auto"/>
            <w:vAlign w:val="bottom"/>
          </w:tcPr>
          <w:p w14:paraId="2032DFB2" w14:textId="77777777" w:rsidR="00CB4BEB" w:rsidRPr="00500DB0" w:rsidRDefault="00CB4BEB" w:rsidP="003C0924">
            <w:pPr>
              <w:rPr>
                <w:rFonts w:ascii="Trebuchet MS" w:hAnsi="Trebuchet MS"/>
                <w:sz w:val="18"/>
                <w:szCs w:val="18"/>
              </w:rPr>
            </w:pPr>
            <w:r w:rsidRPr="00500DB0">
              <w:rPr>
                <w:rFonts w:ascii="Trebuchet MS" w:hAnsi="Trebuchet MS"/>
                <w:sz w:val="18"/>
                <w:szCs w:val="18"/>
              </w:rPr>
              <w:t> </w:t>
            </w:r>
            <w:r w:rsidRPr="00B72772">
              <w:rPr>
                <w:rFonts w:ascii="Trebuchet MS" w:hAnsi="Trebuchet MS"/>
                <w:sz w:val="18"/>
                <w:szCs w:val="18"/>
              </w:rPr>
              <w:t>0-50 tegn</w:t>
            </w:r>
          </w:p>
        </w:tc>
        <w:tc>
          <w:tcPr>
            <w:tcW w:w="1426" w:type="dxa"/>
            <w:tcBorders>
              <w:top w:val="single" w:sz="4" w:space="0" w:color="auto"/>
              <w:left w:val="single" w:sz="4" w:space="0" w:color="auto"/>
              <w:bottom w:val="nil"/>
              <w:right w:val="single" w:sz="4" w:space="0" w:color="auto"/>
            </w:tcBorders>
            <w:shd w:val="clear" w:color="auto" w:fill="auto"/>
            <w:vAlign w:val="bottom"/>
          </w:tcPr>
          <w:p w14:paraId="5ABC860E" w14:textId="77777777" w:rsidR="00CB4BEB" w:rsidRPr="00B72772" w:rsidRDefault="00CB4BEB" w:rsidP="003C0924">
            <w:pPr>
              <w:jc w:val="center"/>
              <w:rPr>
                <w:rFonts w:ascii="Trebuchet MS" w:hAnsi="Trebuchet MS"/>
                <w:sz w:val="18"/>
                <w:szCs w:val="18"/>
              </w:rPr>
            </w:pPr>
            <w:r w:rsidRPr="00B72772">
              <w:rPr>
                <w:rFonts w:ascii="Trebuchet MS" w:hAnsi="Trebuchet MS"/>
                <w:sz w:val="18"/>
                <w:szCs w:val="18"/>
              </w:rPr>
              <w:t>F</w:t>
            </w:r>
          </w:p>
        </w:tc>
        <w:tc>
          <w:tcPr>
            <w:tcW w:w="2684" w:type="dxa"/>
            <w:tcBorders>
              <w:top w:val="single" w:sz="4" w:space="0" w:color="auto"/>
              <w:left w:val="single" w:sz="4" w:space="0" w:color="auto"/>
              <w:bottom w:val="nil"/>
              <w:right w:val="single" w:sz="4" w:space="0" w:color="auto"/>
            </w:tcBorders>
            <w:shd w:val="clear" w:color="auto" w:fill="auto"/>
            <w:vAlign w:val="bottom"/>
          </w:tcPr>
          <w:p w14:paraId="0D6FB17D" w14:textId="77777777" w:rsidR="00CB4BEB" w:rsidRPr="00B72772" w:rsidRDefault="00CB4BEB" w:rsidP="003C0924">
            <w:pPr>
              <w:rPr>
                <w:rFonts w:ascii="Trebuchet MS" w:hAnsi="Trebuchet MS"/>
                <w:sz w:val="18"/>
                <w:szCs w:val="18"/>
              </w:rPr>
            </w:pPr>
            <w:r w:rsidRPr="00B72772">
              <w:rPr>
                <w:rFonts w:ascii="Trebuchet MS" w:hAnsi="Trebuchet MS"/>
                <w:sz w:val="18"/>
                <w:szCs w:val="18"/>
              </w:rPr>
              <w:t>HI_0025174</w:t>
            </w:r>
          </w:p>
        </w:tc>
      </w:tr>
      <w:tr w:rsidR="00CB4BEB" w:rsidRPr="00CE1917" w14:paraId="3E9E52CC"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D9D9D9"/>
            <w:vAlign w:val="bottom"/>
          </w:tcPr>
          <w:p w14:paraId="30E549CB" w14:textId="77777777" w:rsidR="00CB4BEB" w:rsidRPr="002A6DD4" w:rsidRDefault="00CB4BEB" w:rsidP="003C0924">
            <w:pPr>
              <w:rPr>
                <w:rFonts w:ascii="Trebuchet MS" w:hAnsi="Trebuchet MS"/>
                <w:sz w:val="18"/>
                <w:szCs w:val="18"/>
              </w:rPr>
            </w:pPr>
            <w:proofErr w:type="spellStart"/>
            <w:r w:rsidRPr="002A6DD4">
              <w:rPr>
                <w:rFonts w:ascii="Trebuchet MS" w:hAnsi="Trebuchet MS"/>
                <w:sz w:val="18"/>
                <w:szCs w:val="18"/>
              </w:rPr>
              <w:t>brandhane_type_kode</w:t>
            </w:r>
            <w:proofErr w:type="spellEnd"/>
          </w:p>
        </w:tc>
        <w:tc>
          <w:tcPr>
            <w:tcW w:w="4940" w:type="dxa"/>
            <w:tcBorders>
              <w:top w:val="single" w:sz="4" w:space="0" w:color="auto"/>
              <w:left w:val="single" w:sz="4" w:space="0" w:color="auto"/>
              <w:bottom w:val="nil"/>
              <w:right w:val="single" w:sz="4" w:space="0" w:color="auto"/>
            </w:tcBorders>
            <w:shd w:val="clear" w:color="auto" w:fill="FFFFFF"/>
            <w:vAlign w:val="bottom"/>
          </w:tcPr>
          <w:p w14:paraId="674CC50A"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Kode for brandhanetype</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72FF7BD"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Heltal</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563FBEBD"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1-14</w:t>
            </w:r>
          </w:p>
        </w:tc>
        <w:tc>
          <w:tcPr>
            <w:tcW w:w="1426" w:type="dxa"/>
            <w:tcBorders>
              <w:top w:val="single" w:sz="4" w:space="0" w:color="auto"/>
              <w:left w:val="single" w:sz="4" w:space="0" w:color="auto"/>
              <w:bottom w:val="nil"/>
              <w:right w:val="single" w:sz="4" w:space="0" w:color="auto"/>
            </w:tcBorders>
            <w:shd w:val="clear" w:color="auto" w:fill="FFFFFF"/>
            <w:vAlign w:val="bottom"/>
          </w:tcPr>
          <w:p w14:paraId="66853186" w14:textId="77777777" w:rsidR="00CB4BEB" w:rsidRPr="002A6DD4" w:rsidRDefault="00CB4BEB" w:rsidP="003C0924">
            <w:pPr>
              <w:jc w:val="center"/>
              <w:rPr>
                <w:rFonts w:ascii="Trebuchet MS" w:hAnsi="Trebuchet MS" w:cs="Trebuchet MS"/>
                <w:sz w:val="18"/>
                <w:szCs w:val="18"/>
              </w:rPr>
            </w:pPr>
            <w:r w:rsidRPr="002A6DD4">
              <w:rPr>
                <w:rFonts w:ascii="Trebuchet MS" w:hAnsi="Trebuchet MS" w:cs="Trebuchet MS"/>
                <w:sz w:val="18"/>
                <w:szCs w:val="18"/>
              </w:rPr>
              <w:t>O</w:t>
            </w:r>
          </w:p>
        </w:tc>
        <w:tc>
          <w:tcPr>
            <w:tcW w:w="2684" w:type="dxa"/>
            <w:tcBorders>
              <w:top w:val="single" w:sz="4" w:space="0" w:color="auto"/>
              <w:left w:val="single" w:sz="4" w:space="0" w:color="auto"/>
              <w:bottom w:val="nil"/>
              <w:right w:val="single" w:sz="4" w:space="0" w:color="auto"/>
            </w:tcBorders>
            <w:shd w:val="clear" w:color="auto" w:fill="FFFFFF"/>
            <w:vAlign w:val="bottom"/>
          </w:tcPr>
          <w:p w14:paraId="1EC9CBDB" w14:textId="77777777" w:rsidR="00CB4BEB" w:rsidRPr="002A6DD4" w:rsidRDefault="00CB4BEB" w:rsidP="003C0924">
            <w:pPr>
              <w:rPr>
                <w:rFonts w:ascii="Trebuchet MS" w:hAnsi="Trebuchet MS" w:cs="Trebuchet MS"/>
                <w:sz w:val="18"/>
                <w:szCs w:val="18"/>
              </w:rPr>
            </w:pPr>
            <w:r w:rsidRPr="002A6DD4">
              <w:rPr>
                <w:rFonts w:ascii="Trebuchet MS" w:hAnsi="Trebuchet MS" w:cs="Trebuchet MS"/>
                <w:sz w:val="18"/>
                <w:szCs w:val="18"/>
              </w:rPr>
              <w:t>4</w:t>
            </w:r>
          </w:p>
        </w:tc>
      </w:tr>
      <w:tr w:rsidR="00CB4BEB" w:rsidRPr="00CE1917" w14:paraId="0C7A9B00"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99CCFF"/>
            <w:vAlign w:val="bottom"/>
          </w:tcPr>
          <w:p w14:paraId="5ADB2576" w14:textId="77777777" w:rsidR="00CB4BEB" w:rsidRPr="002A6DD4" w:rsidRDefault="00CB4BEB" w:rsidP="003C0924">
            <w:pPr>
              <w:rPr>
                <w:rFonts w:ascii="Trebuchet MS" w:hAnsi="Trebuchet MS"/>
                <w:sz w:val="18"/>
                <w:szCs w:val="18"/>
              </w:rPr>
            </w:pPr>
            <w:proofErr w:type="spellStart"/>
            <w:r w:rsidRPr="002A6DD4">
              <w:rPr>
                <w:rFonts w:ascii="Trebuchet MS" w:hAnsi="Trebuchet MS"/>
                <w:sz w:val="18"/>
                <w:szCs w:val="18"/>
              </w:rPr>
              <w:t>brandhane_type</w:t>
            </w:r>
            <w:proofErr w:type="spellEnd"/>
          </w:p>
        </w:tc>
        <w:tc>
          <w:tcPr>
            <w:tcW w:w="4940" w:type="dxa"/>
            <w:tcBorders>
              <w:top w:val="single" w:sz="4" w:space="0" w:color="auto"/>
              <w:left w:val="single" w:sz="4" w:space="0" w:color="auto"/>
              <w:bottom w:val="nil"/>
              <w:right w:val="single" w:sz="4" w:space="0" w:color="auto"/>
            </w:tcBorders>
            <w:shd w:val="clear" w:color="auto" w:fill="99CCFF"/>
            <w:vAlign w:val="bottom"/>
          </w:tcPr>
          <w:p w14:paraId="24391967"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Type af brandhane</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3D904FB9" w14:textId="77777777" w:rsidR="00CB4BEB" w:rsidRPr="002A6DD4" w:rsidRDefault="00CB4BEB" w:rsidP="003C0924">
            <w:pPr>
              <w:rPr>
                <w:rFonts w:ascii="Trebuchet MS" w:hAnsi="Trebuchet MS" w:cs="Trebuchet MS"/>
                <w:sz w:val="18"/>
                <w:szCs w:val="18"/>
              </w:rPr>
            </w:pPr>
            <w:r w:rsidRPr="002A6DD4">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99CCFF"/>
            <w:vAlign w:val="bottom"/>
          </w:tcPr>
          <w:p w14:paraId="644F34BC" w14:textId="77777777" w:rsidR="00CB4BEB" w:rsidRPr="002A6DD4" w:rsidRDefault="00CB4BEB" w:rsidP="003C0924">
            <w:pPr>
              <w:rPr>
                <w:rFonts w:ascii="Trebuchet MS" w:hAnsi="Trebuchet MS" w:cs="Trebuchet MS"/>
                <w:sz w:val="18"/>
                <w:szCs w:val="18"/>
              </w:rPr>
            </w:pPr>
            <w:r w:rsidRPr="002A6DD4">
              <w:rPr>
                <w:rFonts w:ascii="Trebuchet MS" w:hAnsi="Trebuchet MS" w:cs="Trebuchet MS"/>
                <w:sz w:val="18"/>
                <w:szCs w:val="18"/>
              </w:rPr>
              <w:t>0-10 tegn</w:t>
            </w:r>
          </w:p>
        </w:tc>
        <w:tc>
          <w:tcPr>
            <w:tcW w:w="1426" w:type="dxa"/>
            <w:tcBorders>
              <w:top w:val="single" w:sz="4" w:space="0" w:color="auto"/>
              <w:left w:val="single" w:sz="4" w:space="0" w:color="auto"/>
              <w:bottom w:val="nil"/>
              <w:right w:val="single" w:sz="4" w:space="0" w:color="auto"/>
            </w:tcBorders>
            <w:shd w:val="clear" w:color="auto" w:fill="99CCFF"/>
            <w:vAlign w:val="bottom"/>
          </w:tcPr>
          <w:p w14:paraId="4DA709E8" w14:textId="77777777" w:rsidR="00CB4BEB" w:rsidRPr="002A6DD4" w:rsidRDefault="00CB4BEB" w:rsidP="003C0924">
            <w:pPr>
              <w:jc w:val="center"/>
              <w:rPr>
                <w:rFonts w:ascii="Trebuchet MS" w:hAnsi="Trebuchet MS" w:cs="Trebuchet MS"/>
                <w:sz w:val="18"/>
                <w:szCs w:val="18"/>
              </w:rPr>
            </w:pPr>
            <w:r w:rsidRPr="002A6DD4">
              <w:rPr>
                <w:rFonts w:ascii="Trebuchet MS" w:hAnsi="Trebuchet MS" w:cs="Trebuchet MS"/>
                <w:sz w:val="18"/>
                <w:szCs w:val="18"/>
              </w:rPr>
              <w:t>S</w:t>
            </w:r>
          </w:p>
        </w:tc>
        <w:tc>
          <w:tcPr>
            <w:tcW w:w="2684" w:type="dxa"/>
            <w:tcBorders>
              <w:top w:val="single" w:sz="4" w:space="0" w:color="auto"/>
              <w:left w:val="single" w:sz="4" w:space="0" w:color="auto"/>
              <w:bottom w:val="nil"/>
              <w:right w:val="single" w:sz="4" w:space="0" w:color="auto"/>
            </w:tcBorders>
            <w:shd w:val="clear" w:color="auto" w:fill="99CCFF"/>
            <w:vAlign w:val="bottom"/>
          </w:tcPr>
          <w:p w14:paraId="1C33DB8E" w14:textId="77777777" w:rsidR="00CB4BEB" w:rsidRPr="002A6DD4" w:rsidRDefault="00CB4BEB" w:rsidP="003C0924">
            <w:pPr>
              <w:rPr>
                <w:rFonts w:ascii="Trebuchet MS" w:hAnsi="Trebuchet MS" w:cs="Trebuchet MS"/>
                <w:sz w:val="18"/>
                <w:szCs w:val="18"/>
              </w:rPr>
            </w:pPr>
            <w:r w:rsidRPr="002A6DD4">
              <w:rPr>
                <w:rFonts w:ascii="Trebuchet MS" w:hAnsi="Trebuchet MS"/>
                <w:sz w:val="18"/>
                <w:szCs w:val="18"/>
              </w:rPr>
              <w:t>Branddam</w:t>
            </w:r>
          </w:p>
        </w:tc>
      </w:tr>
      <w:tr w:rsidR="00CB4BEB" w:rsidRPr="00CE1917" w14:paraId="0C6F1958"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D9D9D9"/>
            <w:vAlign w:val="bottom"/>
          </w:tcPr>
          <w:p w14:paraId="5698FC41"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modeltype</w:t>
            </w:r>
          </w:p>
        </w:tc>
        <w:tc>
          <w:tcPr>
            <w:tcW w:w="4940" w:type="dxa"/>
            <w:tcBorders>
              <w:top w:val="single" w:sz="4" w:space="0" w:color="auto"/>
              <w:left w:val="single" w:sz="4" w:space="0" w:color="auto"/>
              <w:bottom w:val="nil"/>
              <w:right w:val="single" w:sz="4" w:space="0" w:color="auto"/>
            </w:tcBorders>
            <w:shd w:val="clear" w:color="auto" w:fill="FFFFFF"/>
            <w:vAlign w:val="bottom"/>
          </w:tcPr>
          <w:p w14:paraId="46123EBA"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Fri tekst til registrering af brandhane modeller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44FD3BBD"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41E99727"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0 – 256 tegn</w:t>
            </w:r>
          </w:p>
        </w:tc>
        <w:tc>
          <w:tcPr>
            <w:tcW w:w="1426" w:type="dxa"/>
            <w:tcBorders>
              <w:top w:val="single" w:sz="4" w:space="0" w:color="auto"/>
              <w:left w:val="single" w:sz="4" w:space="0" w:color="auto"/>
              <w:bottom w:val="nil"/>
              <w:right w:val="single" w:sz="4" w:space="0" w:color="auto"/>
            </w:tcBorders>
            <w:shd w:val="clear" w:color="auto" w:fill="FFFFFF"/>
            <w:vAlign w:val="bottom"/>
          </w:tcPr>
          <w:p w14:paraId="395896AC" w14:textId="77777777" w:rsidR="00CB4BEB" w:rsidRPr="002A6DD4" w:rsidRDefault="00CB4BEB" w:rsidP="003C0924">
            <w:pPr>
              <w:jc w:val="center"/>
              <w:rPr>
                <w:rFonts w:ascii="Trebuchet MS" w:hAnsi="Trebuchet MS" w:cs="Trebuchet MS"/>
                <w:sz w:val="18"/>
                <w:szCs w:val="18"/>
              </w:rPr>
            </w:pPr>
            <w:r w:rsidRPr="002A6DD4">
              <w:rPr>
                <w:rFonts w:ascii="Trebuchet MS" w:hAnsi="Trebuchet MS" w:cs="Trebuchet MS"/>
                <w:sz w:val="18"/>
                <w:szCs w:val="18"/>
              </w:rPr>
              <w:t>F</w:t>
            </w:r>
          </w:p>
        </w:tc>
        <w:tc>
          <w:tcPr>
            <w:tcW w:w="2684" w:type="dxa"/>
            <w:tcBorders>
              <w:top w:val="single" w:sz="4" w:space="0" w:color="auto"/>
              <w:left w:val="single" w:sz="4" w:space="0" w:color="auto"/>
              <w:bottom w:val="nil"/>
              <w:right w:val="single" w:sz="4" w:space="0" w:color="auto"/>
            </w:tcBorders>
            <w:shd w:val="clear" w:color="auto" w:fill="FFFFFF"/>
            <w:vAlign w:val="bottom"/>
          </w:tcPr>
          <w:p w14:paraId="169926B8" w14:textId="77777777" w:rsidR="00CB4BEB" w:rsidRPr="002A6DD4" w:rsidRDefault="00CB4BEB" w:rsidP="003C0924">
            <w:pPr>
              <w:rPr>
                <w:rFonts w:ascii="Trebuchet MS" w:hAnsi="Trebuchet MS" w:cs="Trebuchet MS"/>
                <w:sz w:val="18"/>
                <w:szCs w:val="18"/>
              </w:rPr>
            </w:pPr>
          </w:p>
        </w:tc>
      </w:tr>
      <w:tr w:rsidR="00CB4BEB" w:rsidRPr="00CE1917" w14:paraId="166C67FC"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D9D9D9"/>
            <w:vAlign w:val="bottom"/>
          </w:tcPr>
          <w:p w14:paraId="1D2BF6CC"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ydelse</w:t>
            </w:r>
          </w:p>
        </w:tc>
        <w:tc>
          <w:tcPr>
            <w:tcW w:w="4940" w:type="dxa"/>
            <w:tcBorders>
              <w:top w:val="single" w:sz="4" w:space="0" w:color="auto"/>
              <w:left w:val="single" w:sz="4" w:space="0" w:color="auto"/>
              <w:bottom w:val="nil"/>
              <w:right w:val="single" w:sz="4" w:space="0" w:color="auto"/>
            </w:tcBorders>
            <w:shd w:val="clear" w:color="auto" w:fill="FFFFFF"/>
            <w:vAlign w:val="bottom"/>
          </w:tcPr>
          <w:p w14:paraId="3AA7C1EF"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Oprindeligt etableret med (Liter vand i minuttet)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0C7AEC9"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Heltal</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1789415E"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 1-9999</w:t>
            </w:r>
          </w:p>
        </w:tc>
        <w:tc>
          <w:tcPr>
            <w:tcW w:w="1426" w:type="dxa"/>
            <w:tcBorders>
              <w:top w:val="single" w:sz="4" w:space="0" w:color="auto"/>
              <w:left w:val="single" w:sz="4" w:space="0" w:color="auto"/>
              <w:bottom w:val="nil"/>
              <w:right w:val="single" w:sz="4" w:space="0" w:color="auto"/>
            </w:tcBorders>
            <w:shd w:val="clear" w:color="auto" w:fill="FFFFFF"/>
            <w:vAlign w:val="bottom"/>
          </w:tcPr>
          <w:p w14:paraId="079D7FA7" w14:textId="77777777" w:rsidR="00CB4BEB" w:rsidRPr="002A6DD4" w:rsidRDefault="00CB4BEB" w:rsidP="003C0924">
            <w:pPr>
              <w:jc w:val="center"/>
              <w:rPr>
                <w:rFonts w:ascii="Trebuchet MS" w:hAnsi="Trebuchet MS" w:cs="Trebuchet MS"/>
                <w:sz w:val="18"/>
                <w:szCs w:val="18"/>
              </w:rPr>
            </w:pPr>
            <w:r w:rsidRPr="002A6DD4">
              <w:rPr>
                <w:rFonts w:ascii="Trebuchet MS" w:hAnsi="Trebuchet MS" w:cs="Trebuchet MS"/>
                <w:sz w:val="18"/>
                <w:szCs w:val="18"/>
              </w:rPr>
              <w:t>F</w:t>
            </w:r>
          </w:p>
        </w:tc>
        <w:tc>
          <w:tcPr>
            <w:tcW w:w="2684" w:type="dxa"/>
            <w:tcBorders>
              <w:top w:val="single" w:sz="4" w:space="0" w:color="auto"/>
              <w:left w:val="single" w:sz="4" w:space="0" w:color="auto"/>
              <w:bottom w:val="nil"/>
              <w:right w:val="single" w:sz="4" w:space="0" w:color="auto"/>
            </w:tcBorders>
            <w:shd w:val="clear" w:color="auto" w:fill="FFFFFF"/>
            <w:vAlign w:val="bottom"/>
          </w:tcPr>
          <w:p w14:paraId="4036EE9A" w14:textId="77777777" w:rsidR="00CB4BEB" w:rsidRPr="002A6DD4" w:rsidRDefault="00CB4BEB" w:rsidP="003C0924">
            <w:pPr>
              <w:rPr>
                <w:rFonts w:ascii="Trebuchet MS" w:hAnsi="Trebuchet MS" w:cs="Trebuchet MS"/>
                <w:sz w:val="18"/>
                <w:szCs w:val="18"/>
              </w:rPr>
            </w:pPr>
            <w:r w:rsidRPr="002A6DD4">
              <w:rPr>
                <w:rFonts w:ascii="Trebuchet MS" w:hAnsi="Trebuchet MS" w:cs="Trebuchet MS"/>
                <w:sz w:val="18"/>
                <w:szCs w:val="18"/>
              </w:rPr>
              <w:t>1200</w:t>
            </w:r>
          </w:p>
        </w:tc>
      </w:tr>
      <w:tr w:rsidR="00CB4BEB" w:rsidRPr="00341F5D" w14:paraId="248D37AA"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D9D9D9"/>
            <w:vAlign w:val="center"/>
          </w:tcPr>
          <w:p w14:paraId="57DDE073" w14:textId="77777777" w:rsidR="00CB4BEB" w:rsidRPr="002A6DD4" w:rsidRDefault="00CB4BEB" w:rsidP="003C0924">
            <w:pPr>
              <w:rPr>
                <w:rFonts w:ascii="Trebuchet MS" w:hAnsi="Trebuchet MS"/>
                <w:sz w:val="18"/>
                <w:szCs w:val="18"/>
              </w:rPr>
            </w:pPr>
            <w:proofErr w:type="spellStart"/>
            <w:r w:rsidRPr="002A6DD4">
              <w:rPr>
                <w:rFonts w:ascii="Trebuchet MS" w:hAnsi="Trebuchet MS"/>
                <w:sz w:val="18"/>
                <w:szCs w:val="18"/>
              </w:rPr>
              <w:t>senest_maalte_ydelse</w:t>
            </w:r>
            <w:proofErr w:type="spellEnd"/>
          </w:p>
        </w:tc>
        <w:tc>
          <w:tcPr>
            <w:tcW w:w="4940" w:type="dxa"/>
            <w:tcBorders>
              <w:top w:val="single" w:sz="4" w:space="0" w:color="auto"/>
              <w:left w:val="single" w:sz="4" w:space="0" w:color="auto"/>
              <w:bottom w:val="nil"/>
              <w:right w:val="single" w:sz="4" w:space="0" w:color="auto"/>
            </w:tcBorders>
            <w:shd w:val="clear" w:color="auto" w:fill="FFFFFF"/>
            <w:vAlign w:val="center"/>
          </w:tcPr>
          <w:p w14:paraId="75F87490"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Målinger foretaget i marken (Liter vand i minuttet)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579CC1E1" w14:textId="77777777" w:rsidR="00CB4BEB" w:rsidRPr="002A6DD4" w:rsidRDefault="00CB4BEB" w:rsidP="003C0924">
            <w:pPr>
              <w:rPr>
                <w:rFonts w:ascii="Trebuchet MS" w:hAnsi="Trebuchet MS" w:cs="Trebuchet MS"/>
                <w:sz w:val="18"/>
                <w:szCs w:val="18"/>
              </w:rPr>
            </w:pPr>
            <w:r w:rsidRPr="002A6DD4">
              <w:rPr>
                <w:rFonts w:ascii="Trebuchet MS" w:hAnsi="Trebuchet MS"/>
                <w:sz w:val="18"/>
                <w:szCs w:val="18"/>
              </w:rPr>
              <w:t>Heltal</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33C6C176" w14:textId="77777777" w:rsidR="00CB4BEB" w:rsidRPr="002A6DD4" w:rsidRDefault="00CB4BEB" w:rsidP="003C0924">
            <w:pPr>
              <w:rPr>
                <w:rFonts w:ascii="Trebuchet MS" w:hAnsi="Trebuchet MS" w:cs="Trebuchet MS"/>
                <w:sz w:val="18"/>
                <w:szCs w:val="18"/>
              </w:rPr>
            </w:pPr>
            <w:r w:rsidRPr="002A6DD4">
              <w:rPr>
                <w:rFonts w:ascii="Trebuchet MS" w:hAnsi="Trebuchet MS"/>
                <w:sz w:val="18"/>
                <w:szCs w:val="18"/>
              </w:rPr>
              <w:t> 1-9999</w:t>
            </w:r>
          </w:p>
        </w:tc>
        <w:tc>
          <w:tcPr>
            <w:tcW w:w="1426" w:type="dxa"/>
            <w:tcBorders>
              <w:top w:val="single" w:sz="4" w:space="0" w:color="auto"/>
              <w:left w:val="single" w:sz="4" w:space="0" w:color="auto"/>
              <w:bottom w:val="nil"/>
              <w:right w:val="single" w:sz="4" w:space="0" w:color="auto"/>
            </w:tcBorders>
            <w:shd w:val="clear" w:color="auto" w:fill="FFFFFF"/>
            <w:vAlign w:val="center"/>
          </w:tcPr>
          <w:p w14:paraId="6AF894D8" w14:textId="77777777" w:rsidR="00CB4BEB" w:rsidRPr="002A6DD4" w:rsidRDefault="00CB4BEB" w:rsidP="003C0924">
            <w:pPr>
              <w:jc w:val="center"/>
              <w:rPr>
                <w:rFonts w:ascii="Trebuchet MS" w:hAnsi="Trebuchet MS" w:cs="Trebuchet MS"/>
                <w:sz w:val="18"/>
                <w:szCs w:val="18"/>
              </w:rPr>
            </w:pPr>
            <w:r w:rsidRPr="002A6DD4">
              <w:rPr>
                <w:rFonts w:ascii="Trebuchet MS" w:hAnsi="Trebuchet MS" w:cs="Trebuchet MS"/>
                <w:sz w:val="18"/>
                <w:szCs w:val="18"/>
              </w:rPr>
              <w:t>F</w:t>
            </w:r>
          </w:p>
        </w:tc>
        <w:tc>
          <w:tcPr>
            <w:tcW w:w="2684" w:type="dxa"/>
            <w:tcBorders>
              <w:top w:val="single" w:sz="4" w:space="0" w:color="auto"/>
              <w:left w:val="single" w:sz="4" w:space="0" w:color="auto"/>
              <w:bottom w:val="nil"/>
              <w:right w:val="single" w:sz="4" w:space="0" w:color="auto"/>
            </w:tcBorders>
            <w:shd w:val="clear" w:color="auto" w:fill="FFFFFF"/>
            <w:vAlign w:val="center"/>
          </w:tcPr>
          <w:p w14:paraId="5D731F86" w14:textId="77777777" w:rsidR="00CB4BEB" w:rsidRPr="002A6DD4" w:rsidRDefault="00CB4BEB" w:rsidP="003C0924">
            <w:pPr>
              <w:rPr>
                <w:rFonts w:ascii="Trebuchet MS" w:hAnsi="Trebuchet MS" w:cs="Trebuchet MS"/>
                <w:sz w:val="18"/>
                <w:szCs w:val="18"/>
              </w:rPr>
            </w:pPr>
            <w:r w:rsidRPr="002A6DD4">
              <w:rPr>
                <w:rFonts w:ascii="Trebuchet MS" w:hAnsi="Trebuchet MS" w:cs="Trebuchet MS"/>
                <w:sz w:val="18"/>
                <w:szCs w:val="18"/>
              </w:rPr>
              <w:t>1200</w:t>
            </w:r>
          </w:p>
        </w:tc>
      </w:tr>
      <w:tr w:rsidR="00CB4BEB" w:rsidRPr="00CE1917" w14:paraId="749915E7"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D9D9D9"/>
            <w:vAlign w:val="center"/>
          </w:tcPr>
          <w:p w14:paraId="589D4262" w14:textId="77777777" w:rsidR="00CB4BEB" w:rsidRPr="00500DB0" w:rsidRDefault="00CB4BEB" w:rsidP="003C0924">
            <w:pPr>
              <w:rPr>
                <w:rFonts w:ascii="Trebuchet MS" w:hAnsi="Trebuchet MS"/>
                <w:sz w:val="18"/>
                <w:szCs w:val="18"/>
              </w:rPr>
            </w:pPr>
            <w:proofErr w:type="spellStart"/>
            <w:r>
              <w:rPr>
                <w:rFonts w:ascii="Trebuchet MS" w:hAnsi="Trebuchet MS"/>
                <w:sz w:val="18"/>
                <w:szCs w:val="18"/>
              </w:rPr>
              <w:t>placering_kode</w:t>
            </w:r>
            <w:proofErr w:type="spellEnd"/>
          </w:p>
        </w:tc>
        <w:tc>
          <w:tcPr>
            <w:tcW w:w="4940" w:type="dxa"/>
            <w:tcBorders>
              <w:top w:val="single" w:sz="4" w:space="0" w:color="auto"/>
              <w:left w:val="single" w:sz="4" w:space="0" w:color="auto"/>
              <w:bottom w:val="nil"/>
              <w:right w:val="single" w:sz="4" w:space="0" w:color="auto"/>
            </w:tcBorders>
            <w:shd w:val="clear" w:color="auto" w:fill="FFFFFF"/>
            <w:vAlign w:val="bottom"/>
          </w:tcPr>
          <w:p w14:paraId="24088A56" w14:textId="77777777" w:rsidR="00CB4BEB" w:rsidRPr="00500DB0" w:rsidRDefault="00CB4BEB" w:rsidP="003C0924">
            <w:pPr>
              <w:rPr>
                <w:rFonts w:ascii="Trebuchet MS" w:hAnsi="Trebuchet MS"/>
                <w:sz w:val="18"/>
                <w:szCs w:val="18"/>
              </w:rPr>
            </w:pPr>
            <w:r>
              <w:rPr>
                <w:rFonts w:ascii="Trebuchet MS" w:hAnsi="Trebuchet MS"/>
                <w:sz w:val="18"/>
                <w:szCs w:val="18"/>
              </w:rPr>
              <w:t>Kode for b</w:t>
            </w:r>
            <w:r w:rsidRPr="00500DB0">
              <w:rPr>
                <w:rFonts w:ascii="Trebuchet MS" w:hAnsi="Trebuchet MS"/>
                <w:sz w:val="18"/>
                <w:szCs w:val="18"/>
              </w:rPr>
              <w:t>randhanes placering ved ikke normale forhold</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6AFCBD2" w14:textId="77777777" w:rsidR="00CB4BEB" w:rsidRPr="00500DB0"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512B3B89" w14:textId="77777777" w:rsidR="00CB4BEB" w:rsidRPr="00500DB0" w:rsidRDefault="00CB4BEB" w:rsidP="003C0924">
            <w:pPr>
              <w:rPr>
                <w:rFonts w:ascii="Trebuchet MS" w:hAnsi="Trebuchet MS" w:cs="Trebuchet MS"/>
                <w:sz w:val="18"/>
                <w:szCs w:val="18"/>
              </w:rPr>
            </w:pPr>
            <w:r>
              <w:rPr>
                <w:rFonts w:ascii="Trebuchet MS" w:hAnsi="Trebuchet MS" w:cs="Trebuchet MS"/>
                <w:sz w:val="18"/>
                <w:szCs w:val="18"/>
              </w:rPr>
              <w:t>1-9</w:t>
            </w:r>
          </w:p>
        </w:tc>
        <w:tc>
          <w:tcPr>
            <w:tcW w:w="1426" w:type="dxa"/>
            <w:tcBorders>
              <w:top w:val="single" w:sz="4" w:space="0" w:color="auto"/>
              <w:left w:val="single" w:sz="4" w:space="0" w:color="auto"/>
              <w:bottom w:val="nil"/>
              <w:right w:val="single" w:sz="4" w:space="0" w:color="auto"/>
            </w:tcBorders>
            <w:shd w:val="clear" w:color="auto" w:fill="FFFFFF"/>
            <w:vAlign w:val="center"/>
          </w:tcPr>
          <w:p w14:paraId="0297E78A" w14:textId="77777777" w:rsidR="00CB4BEB" w:rsidRPr="00500DB0"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684" w:type="dxa"/>
            <w:tcBorders>
              <w:top w:val="single" w:sz="4" w:space="0" w:color="auto"/>
              <w:left w:val="single" w:sz="4" w:space="0" w:color="auto"/>
              <w:bottom w:val="nil"/>
              <w:right w:val="single" w:sz="4" w:space="0" w:color="auto"/>
            </w:tcBorders>
            <w:shd w:val="clear" w:color="auto" w:fill="FFFFFF"/>
            <w:vAlign w:val="bottom"/>
          </w:tcPr>
          <w:p w14:paraId="189A5AC6" w14:textId="77777777" w:rsidR="00CB4BEB" w:rsidRPr="00500DB0" w:rsidRDefault="00CB4BEB" w:rsidP="003C0924">
            <w:pPr>
              <w:rPr>
                <w:rFonts w:ascii="Trebuchet MS" w:hAnsi="Trebuchet MS" w:cs="Trebuchet MS"/>
                <w:sz w:val="18"/>
                <w:szCs w:val="18"/>
              </w:rPr>
            </w:pPr>
            <w:r>
              <w:rPr>
                <w:rFonts w:ascii="Trebuchet MS" w:hAnsi="Trebuchet MS" w:cs="Trebuchet MS"/>
                <w:sz w:val="18"/>
                <w:szCs w:val="18"/>
              </w:rPr>
              <w:t>2</w:t>
            </w:r>
          </w:p>
        </w:tc>
      </w:tr>
      <w:tr w:rsidR="00CB4BEB" w:rsidRPr="00CE1917" w14:paraId="6B1C3668"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99CCFF"/>
            <w:vAlign w:val="bottom"/>
          </w:tcPr>
          <w:p w14:paraId="2FEA23B3" w14:textId="77777777" w:rsidR="00CB4BEB" w:rsidRPr="00500DB0" w:rsidRDefault="00CB4BEB" w:rsidP="003C0924">
            <w:pPr>
              <w:rPr>
                <w:rFonts w:ascii="Trebuchet MS" w:hAnsi="Trebuchet MS"/>
                <w:sz w:val="18"/>
                <w:szCs w:val="18"/>
              </w:rPr>
            </w:pPr>
            <w:r w:rsidRPr="00500DB0">
              <w:rPr>
                <w:rFonts w:ascii="Trebuchet MS" w:hAnsi="Trebuchet MS"/>
                <w:sz w:val="18"/>
                <w:szCs w:val="18"/>
              </w:rPr>
              <w:t>placering</w:t>
            </w:r>
          </w:p>
        </w:tc>
        <w:tc>
          <w:tcPr>
            <w:tcW w:w="4940" w:type="dxa"/>
            <w:tcBorders>
              <w:top w:val="single" w:sz="4" w:space="0" w:color="auto"/>
              <w:left w:val="single" w:sz="4" w:space="0" w:color="auto"/>
              <w:bottom w:val="single" w:sz="4" w:space="0" w:color="auto"/>
              <w:right w:val="single" w:sz="4" w:space="0" w:color="auto"/>
            </w:tcBorders>
            <w:shd w:val="clear" w:color="auto" w:fill="99CCFF"/>
            <w:vAlign w:val="bottom"/>
          </w:tcPr>
          <w:p w14:paraId="44684958" w14:textId="77777777" w:rsidR="00CB4BEB" w:rsidRPr="00500DB0" w:rsidRDefault="00CB4BEB" w:rsidP="003C0924">
            <w:pPr>
              <w:rPr>
                <w:rFonts w:ascii="Trebuchet MS" w:hAnsi="Trebuchet MS"/>
                <w:sz w:val="18"/>
                <w:szCs w:val="18"/>
              </w:rPr>
            </w:pPr>
            <w:r w:rsidRPr="00500DB0">
              <w:rPr>
                <w:rFonts w:ascii="Trebuchet MS" w:hAnsi="Trebuchet MS"/>
                <w:sz w:val="18"/>
                <w:szCs w:val="18"/>
              </w:rPr>
              <w:t>Brandhanes placering ved ikke normale forhold</w:t>
            </w:r>
          </w:p>
        </w:tc>
        <w:tc>
          <w:tcPr>
            <w:tcW w:w="1155" w:type="dxa"/>
            <w:tcBorders>
              <w:top w:val="single" w:sz="4" w:space="0" w:color="auto"/>
              <w:left w:val="single" w:sz="4" w:space="0" w:color="auto"/>
              <w:bottom w:val="single" w:sz="4" w:space="0" w:color="auto"/>
              <w:right w:val="single" w:sz="4" w:space="0" w:color="auto"/>
            </w:tcBorders>
            <w:shd w:val="clear" w:color="auto" w:fill="99CCFF"/>
            <w:vAlign w:val="bottom"/>
          </w:tcPr>
          <w:p w14:paraId="6FD27B19" w14:textId="77777777" w:rsidR="00CB4BEB" w:rsidRPr="00500DB0" w:rsidRDefault="00CB4BEB" w:rsidP="003C0924">
            <w:pPr>
              <w:rPr>
                <w:rFonts w:ascii="Trebuchet MS" w:hAnsi="Trebuchet MS" w:cs="Trebuchet MS"/>
                <w:sz w:val="18"/>
                <w:szCs w:val="18"/>
              </w:rPr>
            </w:pPr>
            <w:r w:rsidRPr="00500DB0">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99CCFF"/>
            <w:vAlign w:val="bottom"/>
          </w:tcPr>
          <w:p w14:paraId="78C96EE1" w14:textId="77777777" w:rsidR="00CB4BEB" w:rsidRPr="00500DB0" w:rsidRDefault="00CB4BEB" w:rsidP="003C0924">
            <w:pPr>
              <w:rPr>
                <w:rFonts w:ascii="Trebuchet MS" w:hAnsi="Trebuchet MS" w:cs="Trebuchet MS"/>
                <w:sz w:val="18"/>
                <w:szCs w:val="18"/>
              </w:rPr>
            </w:pPr>
            <w:r w:rsidRPr="00500DB0">
              <w:rPr>
                <w:rFonts w:ascii="Trebuchet MS" w:hAnsi="Trebuchet MS" w:cs="Trebuchet MS"/>
                <w:sz w:val="18"/>
                <w:szCs w:val="18"/>
              </w:rPr>
              <w:t>0-12 tegn</w:t>
            </w:r>
          </w:p>
        </w:tc>
        <w:tc>
          <w:tcPr>
            <w:tcW w:w="1426" w:type="dxa"/>
            <w:tcBorders>
              <w:top w:val="single" w:sz="4" w:space="0" w:color="auto"/>
              <w:left w:val="single" w:sz="4" w:space="0" w:color="auto"/>
              <w:bottom w:val="single" w:sz="4" w:space="0" w:color="auto"/>
              <w:right w:val="single" w:sz="4" w:space="0" w:color="auto"/>
            </w:tcBorders>
            <w:shd w:val="clear" w:color="auto" w:fill="99CCFF"/>
            <w:vAlign w:val="bottom"/>
          </w:tcPr>
          <w:p w14:paraId="62AFB73B" w14:textId="77777777" w:rsidR="00CB4BEB" w:rsidRPr="00500DB0"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684" w:type="dxa"/>
            <w:tcBorders>
              <w:top w:val="single" w:sz="4" w:space="0" w:color="auto"/>
              <w:left w:val="single" w:sz="4" w:space="0" w:color="auto"/>
              <w:bottom w:val="single" w:sz="4" w:space="0" w:color="auto"/>
              <w:right w:val="single" w:sz="4" w:space="0" w:color="auto"/>
            </w:tcBorders>
            <w:shd w:val="clear" w:color="auto" w:fill="99CCFF"/>
            <w:vAlign w:val="bottom"/>
          </w:tcPr>
          <w:p w14:paraId="0A153844" w14:textId="77777777" w:rsidR="00CB4BEB" w:rsidRPr="000F4EB8" w:rsidRDefault="00CB4BEB" w:rsidP="003C0924">
            <w:pPr>
              <w:rPr>
                <w:rFonts w:ascii="Trebuchet MS" w:hAnsi="Trebuchet MS" w:cs="Trebuchet MS"/>
                <w:sz w:val="18"/>
                <w:szCs w:val="18"/>
              </w:rPr>
            </w:pPr>
            <w:r w:rsidRPr="000F4EB8">
              <w:rPr>
                <w:rFonts w:ascii="Trebuchet MS" w:hAnsi="Trebuchet MS" w:cs="Trebuchet MS"/>
                <w:sz w:val="18"/>
                <w:szCs w:val="18"/>
              </w:rPr>
              <w:t>Underjordisk</w:t>
            </w:r>
          </w:p>
        </w:tc>
      </w:tr>
      <w:tr w:rsidR="00CB4BEB" w:rsidRPr="00CE1917" w14:paraId="03828F03"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D9D9D9"/>
            <w:vAlign w:val="bottom"/>
          </w:tcPr>
          <w:p w14:paraId="34602C58" w14:textId="77777777" w:rsidR="00CB4BEB" w:rsidRPr="00500DB0" w:rsidRDefault="00CB4BEB" w:rsidP="003C0924">
            <w:pPr>
              <w:rPr>
                <w:rFonts w:ascii="Trebuchet MS" w:hAnsi="Trebuchet MS"/>
                <w:sz w:val="18"/>
                <w:szCs w:val="18"/>
              </w:rPr>
            </w:pPr>
            <w:r>
              <w:rPr>
                <w:rFonts w:ascii="Trebuchet MS" w:hAnsi="Trebuchet MS"/>
                <w:sz w:val="18"/>
                <w:szCs w:val="18"/>
              </w:rPr>
              <w:t>lokalitet</w:t>
            </w:r>
          </w:p>
        </w:tc>
        <w:tc>
          <w:tcPr>
            <w:tcW w:w="4940" w:type="dxa"/>
            <w:tcBorders>
              <w:top w:val="single" w:sz="4" w:space="0" w:color="auto"/>
              <w:left w:val="single" w:sz="4" w:space="0" w:color="auto"/>
              <w:bottom w:val="single" w:sz="4" w:space="0" w:color="auto"/>
              <w:right w:val="single" w:sz="4" w:space="0" w:color="auto"/>
            </w:tcBorders>
            <w:shd w:val="clear" w:color="auto" w:fill="auto"/>
            <w:vAlign w:val="bottom"/>
          </w:tcPr>
          <w:p w14:paraId="6891E97C" w14:textId="77777777" w:rsidR="00CB4BEB" w:rsidRPr="00500DB0" w:rsidRDefault="00CB4BEB" w:rsidP="003C0924">
            <w:pPr>
              <w:rPr>
                <w:rFonts w:ascii="Trebuchet MS" w:hAnsi="Trebuchet MS"/>
                <w:sz w:val="18"/>
                <w:szCs w:val="18"/>
              </w:rPr>
            </w:pPr>
            <w:proofErr w:type="spellStart"/>
            <w:r>
              <w:rPr>
                <w:rFonts w:ascii="Trebuchet MS" w:hAnsi="Trebuchet MS"/>
                <w:sz w:val="18"/>
                <w:szCs w:val="18"/>
              </w:rPr>
              <w:t>Suppl</w:t>
            </w:r>
            <w:proofErr w:type="spellEnd"/>
            <w:r>
              <w:rPr>
                <w:rFonts w:ascii="Trebuchet MS" w:hAnsi="Trebuchet MS"/>
                <w:sz w:val="18"/>
                <w:szCs w:val="18"/>
              </w:rPr>
              <w:t>. Lokalitetsbeskrivelse</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40B718C2" w14:textId="77777777" w:rsidR="00CB4BEB" w:rsidRPr="00500DB0"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4B3D94BB" w14:textId="77777777" w:rsidR="00CB4BEB" w:rsidRPr="00500DB0" w:rsidRDefault="00CB4BEB" w:rsidP="003C0924">
            <w:pPr>
              <w:rPr>
                <w:rFonts w:ascii="Trebuchet MS" w:hAnsi="Trebuchet MS" w:cs="Trebuchet MS"/>
                <w:sz w:val="18"/>
                <w:szCs w:val="18"/>
              </w:rPr>
            </w:pPr>
            <w:r>
              <w:rPr>
                <w:rFonts w:ascii="Trebuchet MS" w:hAnsi="Trebuchet MS" w:cs="Trebuchet MS"/>
                <w:sz w:val="18"/>
                <w:szCs w:val="18"/>
              </w:rPr>
              <w:t>0-128 tegn</w:t>
            </w:r>
          </w:p>
        </w:tc>
        <w:tc>
          <w:tcPr>
            <w:tcW w:w="1426" w:type="dxa"/>
            <w:tcBorders>
              <w:top w:val="single" w:sz="4" w:space="0" w:color="auto"/>
              <w:left w:val="single" w:sz="4" w:space="0" w:color="auto"/>
              <w:bottom w:val="single" w:sz="4" w:space="0" w:color="auto"/>
              <w:right w:val="single" w:sz="4" w:space="0" w:color="auto"/>
            </w:tcBorders>
            <w:shd w:val="clear" w:color="auto" w:fill="auto"/>
            <w:vAlign w:val="bottom"/>
          </w:tcPr>
          <w:p w14:paraId="147FA400"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84" w:type="dxa"/>
            <w:tcBorders>
              <w:top w:val="single" w:sz="4" w:space="0" w:color="auto"/>
              <w:left w:val="single" w:sz="4" w:space="0" w:color="auto"/>
              <w:bottom w:val="single" w:sz="4" w:space="0" w:color="auto"/>
              <w:right w:val="single" w:sz="4" w:space="0" w:color="auto"/>
            </w:tcBorders>
            <w:shd w:val="clear" w:color="auto" w:fill="auto"/>
            <w:vAlign w:val="bottom"/>
          </w:tcPr>
          <w:p w14:paraId="7FC35436" w14:textId="77777777" w:rsidR="00CB4BEB" w:rsidRPr="000F4EB8" w:rsidRDefault="00CB4BEB" w:rsidP="003C0924">
            <w:pPr>
              <w:rPr>
                <w:rFonts w:ascii="Trebuchet MS" w:hAnsi="Trebuchet MS" w:cs="Trebuchet MS"/>
                <w:sz w:val="18"/>
                <w:szCs w:val="18"/>
              </w:rPr>
            </w:pPr>
            <w:r>
              <w:rPr>
                <w:rFonts w:ascii="Trebuchet MS" w:hAnsi="Trebuchet MS" w:cs="Trebuchet MS"/>
                <w:sz w:val="18"/>
                <w:szCs w:val="18"/>
              </w:rPr>
              <w:t>Ved skel bag tuja</w:t>
            </w:r>
          </w:p>
        </w:tc>
      </w:tr>
      <w:tr w:rsidR="00CB4BEB" w:rsidRPr="00CE1917" w14:paraId="0392C408"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97DDBA"/>
            <w:vAlign w:val="bottom"/>
          </w:tcPr>
          <w:p w14:paraId="42B50F13" w14:textId="77777777" w:rsidR="00CB4BEB" w:rsidRPr="00D87C5E" w:rsidRDefault="00CB4BEB" w:rsidP="003C0924">
            <w:pPr>
              <w:rPr>
                <w:rFonts w:ascii="Trebuchet MS" w:hAnsi="Trebuchet MS" w:cs="Trebuchet MS"/>
                <w:sz w:val="18"/>
                <w:szCs w:val="18"/>
              </w:rPr>
            </w:pPr>
            <w:r w:rsidRPr="00D87C5E">
              <w:rPr>
                <w:rFonts w:ascii="Trebuchet MS" w:hAnsi="Trebuchet MS" w:cs="Trebuchet MS"/>
                <w:sz w:val="18"/>
                <w:szCs w:val="18"/>
              </w:rPr>
              <w:t>vejkode</w:t>
            </w:r>
          </w:p>
        </w:tc>
        <w:tc>
          <w:tcPr>
            <w:tcW w:w="11623" w:type="dxa"/>
            <w:gridSpan w:val="5"/>
            <w:tcBorders>
              <w:top w:val="single" w:sz="4" w:space="0" w:color="auto"/>
              <w:left w:val="single" w:sz="4" w:space="0" w:color="auto"/>
              <w:bottom w:val="nil"/>
              <w:right w:val="single" w:sz="4" w:space="0" w:color="auto"/>
            </w:tcBorders>
            <w:shd w:val="clear" w:color="auto" w:fill="97DDBA"/>
            <w:vAlign w:val="bottom"/>
          </w:tcPr>
          <w:p w14:paraId="37103374" w14:textId="77777777" w:rsidR="00CB4BEB" w:rsidRPr="00D87C5E" w:rsidRDefault="00CB4BEB" w:rsidP="003C0924">
            <w:pPr>
              <w:rPr>
                <w:rFonts w:ascii="Trebuchet MS" w:hAnsi="Trebuchet MS" w:cs="Trebuchet MS"/>
                <w:sz w:val="18"/>
                <w:szCs w:val="18"/>
              </w:rPr>
            </w:pPr>
            <w:r w:rsidRPr="00D87C5E">
              <w:rPr>
                <w:rFonts w:ascii="Trebuchet MS" w:hAnsi="Trebuchet MS" w:cs="Trebuchet MS"/>
                <w:sz w:val="18"/>
                <w:szCs w:val="18"/>
              </w:rPr>
              <w:t>Felt defineret under: 4.1 Standardiserede felter til de temaspecifikke datamodeller</w:t>
            </w:r>
          </w:p>
        </w:tc>
      </w:tr>
      <w:tr w:rsidR="00CB4BEB" w:rsidRPr="00CE1917" w14:paraId="376C8558"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97DDBA"/>
            <w:vAlign w:val="bottom"/>
          </w:tcPr>
          <w:p w14:paraId="3077270C" w14:textId="77777777" w:rsidR="00CB4BEB" w:rsidRPr="00D87C5E" w:rsidRDefault="00CB4BEB" w:rsidP="003C0924">
            <w:pPr>
              <w:rPr>
                <w:rFonts w:ascii="Trebuchet MS" w:hAnsi="Trebuchet MS" w:cs="Trebuchet MS"/>
                <w:sz w:val="18"/>
                <w:szCs w:val="18"/>
              </w:rPr>
            </w:pPr>
            <w:r w:rsidRPr="00D87C5E">
              <w:rPr>
                <w:rFonts w:ascii="Trebuchet MS" w:hAnsi="Trebuchet MS" w:cs="Trebuchet MS"/>
                <w:sz w:val="18"/>
                <w:szCs w:val="18"/>
              </w:rPr>
              <w:t>vejnavn</w:t>
            </w:r>
          </w:p>
        </w:tc>
        <w:tc>
          <w:tcPr>
            <w:tcW w:w="11623" w:type="dxa"/>
            <w:gridSpan w:val="5"/>
            <w:tcBorders>
              <w:top w:val="single" w:sz="4" w:space="0" w:color="auto"/>
              <w:left w:val="single" w:sz="4" w:space="0" w:color="auto"/>
              <w:bottom w:val="nil"/>
              <w:right w:val="single" w:sz="4" w:space="0" w:color="auto"/>
            </w:tcBorders>
            <w:shd w:val="clear" w:color="auto" w:fill="97DDBA"/>
            <w:vAlign w:val="bottom"/>
          </w:tcPr>
          <w:p w14:paraId="6621BD6A" w14:textId="77777777" w:rsidR="00CB4BEB" w:rsidRPr="00D87C5E" w:rsidRDefault="00CB4BEB" w:rsidP="003C0924">
            <w:pPr>
              <w:rPr>
                <w:rFonts w:ascii="Trebuchet MS" w:hAnsi="Trebuchet MS" w:cs="Trebuchet MS"/>
                <w:sz w:val="18"/>
                <w:szCs w:val="18"/>
              </w:rPr>
            </w:pPr>
            <w:r w:rsidRPr="00D87C5E">
              <w:rPr>
                <w:rFonts w:ascii="Trebuchet MS" w:hAnsi="Trebuchet MS" w:cs="Trebuchet MS"/>
                <w:sz w:val="18"/>
                <w:szCs w:val="18"/>
              </w:rPr>
              <w:t>Felt defineret under: 4.1 Standardiserede felter til de temaspecifikke datamodeller</w:t>
            </w:r>
          </w:p>
        </w:tc>
      </w:tr>
      <w:tr w:rsidR="00CB4BEB" w:rsidRPr="00E474ED" w14:paraId="4F1D84EB"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97DDBA"/>
            <w:vAlign w:val="bottom"/>
          </w:tcPr>
          <w:p w14:paraId="594441C8" w14:textId="77777777" w:rsidR="00CB4BEB" w:rsidRPr="00E07F24" w:rsidRDefault="00CB4BEB" w:rsidP="003C0924">
            <w:pPr>
              <w:rPr>
                <w:rFonts w:ascii="Trebuchet MS" w:hAnsi="Trebuchet MS" w:cs="Trebuchet MS"/>
                <w:sz w:val="18"/>
                <w:szCs w:val="18"/>
              </w:rPr>
            </w:pPr>
            <w:proofErr w:type="spellStart"/>
            <w:r w:rsidRPr="00E07F24">
              <w:rPr>
                <w:rFonts w:ascii="Trebuchet MS" w:hAnsi="Trebuchet MS" w:cs="Trebuchet MS"/>
                <w:sz w:val="18"/>
                <w:szCs w:val="18"/>
              </w:rPr>
              <w:t>cvf_vejkode</w:t>
            </w:r>
            <w:proofErr w:type="spellEnd"/>
          </w:p>
        </w:tc>
        <w:tc>
          <w:tcPr>
            <w:tcW w:w="11623" w:type="dxa"/>
            <w:gridSpan w:val="5"/>
            <w:tcBorders>
              <w:top w:val="single" w:sz="4" w:space="0" w:color="auto"/>
              <w:left w:val="single" w:sz="4" w:space="0" w:color="auto"/>
              <w:bottom w:val="nil"/>
              <w:right w:val="single" w:sz="4" w:space="0" w:color="auto"/>
            </w:tcBorders>
            <w:shd w:val="clear" w:color="auto" w:fill="97DDBA"/>
            <w:vAlign w:val="bottom"/>
          </w:tcPr>
          <w:p w14:paraId="2A9C7411"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p>
        </w:tc>
      </w:tr>
      <w:tr w:rsidR="00CB4BEB" w:rsidRPr="00CE1917" w14:paraId="069ABFE5"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97DDBA"/>
            <w:vAlign w:val="bottom"/>
          </w:tcPr>
          <w:p w14:paraId="3A8115EB" w14:textId="77777777" w:rsidR="00CB4BEB" w:rsidRPr="00D87C5E" w:rsidRDefault="00CB4BEB" w:rsidP="003C0924">
            <w:pPr>
              <w:rPr>
                <w:rFonts w:ascii="Trebuchet MS" w:hAnsi="Trebuchet MS" w:cs="Trebuchet MS"/>
                <w:sz w:val="18"/>
                <w:szCs w:val="18"/>
              </w:rPr>
            </w:pPr>
            <w:proofErr w:type="spellStart"/>
            <w:r>
              <w:rPr>
                <w:rFonts w:ascii="Trebuchet MS" w:hAnsi="Trebuchet MS" w:cs="Trebuchet MS"/>
                <w:sz w:val="18"/>
                <w:szCs w:val="18"/>
              </w:rPr>
              <w:t>h</w:t>
            </w:r>
            <w:r w:rsidRPr="00D87C5E">
              <w:rPr>
                <w:rFonts w:ascii="Trebuchet MS" w:hAnsi="Trebuchet MS" w:cs="Trebuchet MS"/>
                <w:sz w:val="18"/>
                <w:szCs w:val="18"/>
              </w:rPr>
              <w:t>usnr</w:t>
            </w:r>
            <w:proofErr w:type="spellEnd"/>
          </w:p>
        </w:tc>
        <w:tc>
          <w:tcPr>
            <w:tcW w:w="11623" w:type="dxa"/>
            <w:gridSpan w:val="5"/>
            <w:tcBorders>
              <w:top w:val="single" w:sz="4" w:space="0" w:color="auto"/>
              <w:left w:val="single" w:sz="4" w:space="0" w:color="auto"/>
              <w:bottom w:val="nil"/>
              <w:right w:val="single" w:sz="4" w:space="0" w:color="auto"/>
            </w:tcBorders>
            <w:shd w:val="clear" w:color="auto" w:fill="97DDBA"/>
            <w:vAlign w:val="bottom"/>
          </w:tcPr>
          <w:p w14:paraId="0532BD74" w14:textId="77777777" w:rsidR="00CB4BEB" w:rsidRPr="00D87C5E" w:rsidRDefault="00CB4BEB" w:rsidP="003C0924">
            <w:pPr>
              <w:rPr>
                <w:rFonts w:ascii="Trebuchet MS" w:hAnsi="Trebuchet MS" w:cs="Trebuchet MS"/>
                <w:sz w:val="18"/>
                <w:szCs w:val="18"/>
              </w:rPr>
            </w:pPr>
            <w:r w:rsidRPr="00D87C5E">
              <w:rPr>
                <w:rFonts w:ascii="Trebuchet MS" w:hAnsi="Trebuchet MS" w:cs="Trebuchet MS"/>
                <w:sz w:val="18"/>
                <w:szCs w:val="18"/>
              </w:rPr>
              <w:t>Felt defineret under: 4.1 Standardiserede felter til de temaspecifikke datamodeller</w:t>
            </w:r>
          </w:p>
        </w:tc>
      </w:tr>
      <w:tr w:rsidR="00CB4BEB" w:rsidRPr="00CE1917" w14:paraId="1869B849"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97DDBA"/>
            <w:vAlign w:val="bottom"/>
          </w:tcPr>
          <w:p w14:paraId="79C062DE" w14:textId="77777777" w:rsidR="00CB4BEB" w:rsidRPr="00D87C5E" w:rsidRDefault="00CB4BEB" w:rsidP="003C0924">
            <w:pPr>
              <w:rPr>
                <w:rFonts w:ascii="Trebuchet MS" w:hAnsi="Trebuchet MS" w:cs="Trebuchet MS"/>
                <w:sz w:val="18"/>
                <w:szCs w:val="18"/>
              </w:rPr>
            </w:pPr>
            <w:proofErr w:type="spellStart"/>
            <w:r>
              <w:rPr>
                <w:rFonts w:ascii="Trebuchet MS" w:hAnsi="Trebuchet MS" w:cs="Trebuchet MS"/>
                <w:sz w:val="18"/>
                <w:szCs w:val="18"/>
              </w:rPr>
              <w:t>p</w:t>
            </w:r>
            <w:r w:rsidRPr="00D87C5E">
              <w:rPr>
                <w:rFonts w:ascii="Trebuchet MS" w:hAnsi="Trebuchet MS" w:cs="Trebuchet MS"/>
                <w:sz w:val="18"/>
                <w:szCs w:val="18"/>
              </w:rPr>
              <w:t>ostnr</w:t>
            </w:r>
            <w:proofErr w:type="spellEnd"/>
          </w:p>
        </w:tc>
        <w:tc>
          <w:tcPr>
            <w:tcW w:w="11623" w:type="dxa"/>
            <w:gridSpan w:val="5"/>
            <w:tcBorders>
              <w:top w:val="single" w:sz="4" w:space="0" w:color="auto"/>
              <w:left w:val="single" w:sz="4" w:space="0" w:color="auto"/>
              <w:bottom w:val="nil"/>
              <w:right w:val="single" w:sz="4" w:space="0" w:color="auto"/>
            </w:tcBorders>
            <w:shd w:val="clear" w:color="auto" w:fill="97DDBA"/>
            <w:vAlign w:val="bottom"/>
          </w:tcPr>
          <w:p w14:paraId="649DE511" w14:textId="77777777" w:rsidR="00CB4BEB" w:rsidRPr="00D87C5E" w:rsidRDefault="00CB4BEB" w:rsidP="003C0924">
            <w:pPr>
              <w:rPr>
                <w:rFonts w:ascii="Trebuchet MS" w:hAnsi="Trebuchet MS" w:cs="Trebuchet MS"/>
                <w:sz w:val="18"/>
                <w:szCs w:val="18"/>
              </w:rPr>
            </w:pPr>
            <w:r w:rsidRPr="00D87C5E">
              <w:rPr>
                <w:rFonts w:ascii="Trebuchet MS" w:hAnsi="Trebuchet MS" w:cs="Trebuchet MS"/>
                <w:sz w:val="18"/>
                <w:szCs w:val="18"/>
              </w:rPr>
              <w:t>Felt defineret under: 4.1 Standardiserede felter til de temaspecifikke datamodeller</w:t>
            </w:r>
          </w:p>
        </w:tc>
      </w:tr>
      <w:tr w:rsidR="00CB4BEB" w:rsidRPr="00CE1917" w14:paraId="2EDF68B5"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2ACF8CB5" w14:textId="77777777" w:rsidR="00CB4BEB" w:rsidRPr="00D87C5E" w:rsidRDefault="00CB4BEB" w:rsidP="003C0924">
            <w:pPr>
              <w:rPr>
                <w:rFonts w:ascii="Trebuchet MS" w:hAnsi="Trebuchet MS" w:cs="Trebuchet MS"/>
                <w:sz w:val="18"/>
                <w:szCs w:val="18"/>
              </w:rPr>
            </w:pPr>
            <w:proofErr w:type="spellStart"/>
            <w:r>
              <w:rPr>
                <w:rFonts w:ascii="Trebuchet MS" w:hAnsi="Trebuchet MS" w:cs="Trebuchet MS"/>
                <w:sz w:val="18"/>
                <w:szCs w:val="18"/>
              </w:rPr>
              <w:t>p</w:t>
            </w:r>
            <w:r w:rsidRPr="00D87C5E">
              <w:rPr>
                <w:rFonts w:ascii="Trebuchet MS" w:hAnsi="Trebuchet MS" w:cs="Trebuchet MS"/>
                <w:sz w:val="18"/>
                <w:szCs w:val="18"/>
              </w:rPr>
              <w:t>ostnr_by</w:t>
            </w:r>
            <w:proofErr w:type="spellEnd"/>
          </w:p>
        </w:tc>
        <w:tc>
          <w:tcPr>
            <w:tcW w:w="11623"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755BA77" w14:textId="77777777" w:rsidR="00CB4BEB" w:rsidRPr="00D87C5E" w:rsidRDefault="00CB4BEB" w:rsidP="003C0924">
            <w:pPr>
              <w:rPr>
                <w:rFonts w:ascii="Trebuchet MS" w:hAnsi="Trebuchet MS" w:cs="Trebuchet MS"/>
                <w:sz w:val="18"/>
                <w:szCs w:val="18"/>
              </w:rPr>
            </w:pPr>
            <w:r w:rsidRPr="00D87C5E">
              <w:rPr>
                <w:rFonts w:ascii="Trebuchet MS" w:hAnsi="Trebuchet MS" w:cs="Trebuchet MS"/>
                <w:sz w:val="18"/>
                <w:szCs w:val="18"/>
              </w:rPr>
              <w:t>Felt defineret under: 4.1 Standardiserede felter til de temaspecifikke datamodeller</w:t>
            </w:r>
          </w:p>
        </w:tc>
      </w:tr>
      <w:tr w:rsidR="00CB4BEB" w:rsidRPr="00F6698A" w14:paraId="75E74C36"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4BC0BCCC" w14:textId="77777777" w:rsidR="00CB4BEB" w:rsidRPr="00A23E2F" w:rsidRDefault="00CB4BEB" w:rsidP="003C0924">
            <w:pPr>
              <w:rPr>
                <w:rFonts w:ascii="Trebuchet MS" w:hAnsi="Trebuchet MS" w:cs="Trebuchet MS"/>
                <w:sz w:val="18"/>
                <w:szCs w:val="18"/>
              </w:rPr>
            </w:pPr>
            <w:proofErr w:type="spellStart"/>
            <w:r w:rsidRPr="00A23E2F">
              <w:rPr>
                <w:rFonts w:ascii="Trebuchet MS" w:hAnsi="Trebuchet MS" w:cs="Trebuchet MS"/>
                <w:sz w:val="18"/>
                <w:szCs w:val="18"/>
              </w:rPr>
              <w:t>adr_id</w:t>
            </w:r>
            <w:proofErr w:type="spellEnd"/>
          </w:p>
        </w:tc>
        <w:tc>
          <w:tcPr>
            <w:tcW w:w="11623"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C17BE2B" w14:textId="77777777" w:rsidR="00CB4BEB" w:rsidRPr="00A23E2F" w:rsidRDefault="00CB4BEB" w:rsidP="003C0924">
            <w:pPr>
              <w:rPr>
                <w:rFonts w:ascii="Trebuchet MS" w:hAnsi="Trebuchet MS" w:cs="Trebuchet MS"/>
                <w:sz w:val="18"/>
                <w:szCs w:val="18"/>
              </w:rPr>
            </w:pPr>
            <w:r w:rsidRPr="00A23E2F">
              <w:rPr>
                <w:rFonts w:ascii="Trebuchet MS" w:hAnsi="Trebuchet MS" w:cs="Trebuchet MS"/>
                <w:sz w:val="18"/>
                <w:szCs w:val="18"/>
              </w:rPr>
              <w:t>Felt defineret under: 4.1 Standardiserede felter til de temaspecifikke datamodeller</w:t>
            </w:r>
          </w:p>
        </w:tc>
      </w:tr>
      <w:tr w:rsidR="00CB4BEB" w:rsidRPr="00E474ED" w14:paraId="1DB96635"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4563B698" w14:textId="77777777" w:rsidR="00CB4BEB" w:rsidRPr="00E07F24" w:rsidRDefault="00CB4BEB" w:rsidP="003C0924">
            <w:pPr>
              <w:rPr>
                <w:rFonts w:ascii="Trebuchet MS" w:hAnsi="Trebuchet MS" w:cs="Trebuchet MS"/>
                <w:sz w:val="18"/>
                <w:szCs w:val="18"/>
              </w:rPr>
            </w:pPr>
            <w:proofErr w:type="spellStart"/>
            <w:r w:rsidRPr="00E07F24">
              <w:rPr>
                <w:rFonts w:ascii="Trebuchet MS" w:hAnsi="Trebuchet MS" w:cs="Trebuchet MS"/>
                <w:sz w:val="18"/>
                <w:szCs w:val="18"/>
              </w:rPr>
              <w:t>funktionsstatus_kode</w:t>
            </w:r>
            <w:proofErr w:type="spellEnd"/>
          </w:p>
        </w:tc>
        <w:tc>
          <w:tcPr>
            <w:tcW w:w="11623"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1D60AC2E"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r w:rsidRPr="00E07F24" w:rsidDel="0091647B">
              <w:rPr>
                <w:rFonts w:ascii="Trebuchet MS" w:hAnsi="Trebuchet MS" w:cs="Trebuchet MS"/>
                <w:sz w:val="18"/>
                <w:szCs w:val="18"/>
              </w:rPr>
              <w:t xml:space="preserve"> </w:t>
            </w:r>
          </w:p>
          <w:p w14:paraId="20BA14B7" w14:textId="77777777" w:rsidR="00CB4BEB" w:rsidRPr="00E07F24" w:rsidRDefault="00CB4BEB" w:rsidP="003C0924">
            <w:pPr>
              <w:rPr>
                <w:rFonts w:ascii="Trebuchet MS" w:hAnsi="Trebuchet MS" w:cs="Trebuchet MS"/>
                <w:sz w:val="18"/>
                <w:szCs w:val="18"/>
              </w:rPr>
            </w:pPr>
          </w:p>
        </w:tc>
      </w:tr>
      <w:tr w:rsidR="00CB4BEB" w:rsidRPr="00E474ED" w14:paraId="33E299A9"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6C92BBCB"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funktionsstatus</w:t>
            </w:r>
          </w:p>
        </w:tc>
        <w:tc>
          <w:tcPr>
            <w:tcW w:w="11623"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543B51F5"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 xml:space="preserve">Felt defineret under: 4.1 Standardiserede felter til de temaspecifikke datamodeller </w:t>
            </w:r>
          </w:p>
          <w:p w14:paraId="02C3FD8C" w14:textId="77777777" w:rsidR="00CB4BEB" w:rsidRPr="00E07F24" w:rsidRDefault="00CB4BEB" w:rsidP="003C0924">
            <w:pPr>
              <w:rPr>
                <w:rFonts w:ascii="Trebuchet MS" w:hAnsi="Trebuchet MS" w:cs="Trebuchet MS"/>
                <w:sz w:val="18"/>
                <w:szCs w:val="18"/>
              </w:rPr>
            </w:pPr>
          </w:p>
        </w:tc>
      </w:tr>
      <w:tr w:rsidR="00CB4BEB" w:rsidRPr="00341F5D" w14:paraId="62C24E5A"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172DABE9" w14:textId="77777777" w:rsidR="00CB4BEB" w:rsidRPr="002A6DD4" w:rsidRDefault="00CB4BEB" w:rsidP="003C0924">
            <w:pPr>
              <w:rPr>
                <w:rFonts w:ascii="Trebuchet MS" w:hAnsi="Trebuchet MS"/>
                <w:sz w:val="18"/>
                <w:szCs w:val="18"/>
              </w:rPr>
            </w:pPr>
            <w:proofErr w:type="spellStart"/>
            <w:r w:rsidRPr="002A6DD4">
              <w:rPr>
                <w:rFonts w:ascii="Trebuchet MS" w:hAnsi="Trebuchet MS" w:cs="Trebuchet MS"/>
                <w:sz w:val="18"/>
                <w:szCs w:val="18"/>
              </w:rPr>
              <w:t>aktiv_kode</w:t>
            </w:r>
            <w:proofErr w:type="spellEnd"/>
          </w:p>
        </w:tc>
        <w:tc>
          <w:tcPr>
            <w:tcW w:w="4940" w:type="dxa"/>
            <w:tcBorders>
              <w:top w:val="single" w:sz="4" w:space="0" w:color="auto"/>
              <w:left w:val="single" w:sz="4" w:space="0" w:color="auto"/>
              <w:bottom w:val="single" w:sz="4" w:space="0" w:color="auto"/>
              <w:right w:val="single" w:sz="4" w:space="0" w:color="auto"/>
            </w:tcBorders>
            <w:shd w:val="clear" w:color="auto" w:fill="97DDBA"/>
            <w:vAlign w:val="bottom"/>
          </w:tcPr>
          <w:p w14:paraId="4E28C703" w14:textId="77777777" w:rsidR="00CB4BEB" w:rsidRPr="002A6DD4" w:rsidRDefault="00CB4BEB" w:rsidP="003C0924">
            <w:pPr>
              <w:rPr>
                <w:rFonts w:ascii="Trebuchet MS" w:hAnsi="Trebuchet MS"/>
                <w:sz w:val="18"/>
                <w:szCs w:val="18"/>
              </w:rPr>
            </w:pPr>
            <w:r w:rsidRPr="002A6DD4">
              <w:rPr>
                <w:rFonts w:ascii="Trebuchet MS" w:hAnsi="Trebuchet MS" w:cs="Trebuchet MS"/>
                <w:sz w:val="18"/>
                <w:szCs w:val="18"/>
              </w:rPr>
              <w:t>Kode for om funktionsstatus er aktiv (ja/nej)</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0D678EDE" w14:textId="77777777" w:rsidR="00CB4BEB" w:rsidRPr="002A6DD4"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97DDBA"/>
            <w:vAlign w:val="bottom"/>
          </w:tcPr>
          <w:p w14:paraId="58E086C8" w14:textId="77777777" w:rsidR="00CB4BEB" w:rsidRPr="002A6DD4" w:rsidRDefault="00CB4BEB" w:rsidP="003C0924">
            <w:pPr>
              <w:autoSpaceDE w:val="0"/>
              <w:autoSpaceDN w:val="0"/>
              <w:adjustRightInd w:val="0"/>
              <w:rPr>
                <w:rFonts w:ascii="Trebuchet MS" w:hAnsi="Trebuchet MS" w:cs="Trebuchet MS"/>
                <w:sz w:val="18"/>
                <w:szCs w:val="18"/>
              </w:rPr>
            </w:pPr>
          </w:p>
        </w:tc>
        <w:tc>
          <w:tcPr>
            <w:tcW w:w="1426" w:type="dxa"/>
            <w:tcBorders>
              <w:top w:val="single" w:sz="4" w:space="0" w:color="auto"/>
              <w:left w:val="single" w:sz="4" w:space="0" w:color="auto"/>
              <w:bottom w:val="single" w:sz="4" w:space="0" w:color="auto"/>
              <w:right w:val="single" w:sz="4" w:space="0" w:color="auto"/>
            </w:tcBorders>
            <w:shd w:val="clear" w:color="auto" w:fill="97DDBA"/>
            <w:vAlign w:val="bottom"/>
          </w:tcPr>
          <w:p w14:paraId="389F7FF9" w14:textId="77777777" w:rsidR="00CB4BEB" w:rsidRPr="002A6DD4" w:rsidRDefault="00CB4BEB" w:rsidP="003C0924">
            <w:pPr>
              <w:jc w:val="center"/>
              <w:rPr>
                <w:rFonts w:ascii="Trebuchet MS" w:hAnsi="Trebuchet MS" w:cs="Trebuchet MS"/>
                <w:sz w:val="18"/>
                <w:szCs w:val="18"/>
              </w:rPr>
            </w:pPr>
            <w:r w:rsidRPr="002A6DD4">
              <w:rPr>
                <w:rFonts w:ascii="Trebuchet MS" w:hAnsi="Trebuchet MS" w:cs="Trebuchet MS"/>
                <w:sz w:val="18"/>
                <w:szCs w:val="18"/>
              </w:rPr>
              <w:t>F</w:t>
            </w:r>
          </w:p>
        </w:tc>
        <w:tc>
          <w:tcPr>
            <w:tcW w:w="2684" w:type="dxa"/>
            <w:tcBorders>
              <w:top w:val="single" w:sz="4" w:space="0" w:color="auto"/>
              <w:left w:val="single" w:sz="4" w:space="0" w:color="auto"/>
              <w:bottom w:val="single" w:sz="4" w:space="0" w:color="auto"/>
              <w:right w:val="single" w:sz="4" w:space="0" w:color="auto"/>
            </w:tcBorders>
            <w:shd w:val="clear" w:color="auto" w:fill="97DDBA"/>
            <w:vAlign w:val="bottom"/>
          </w:tcPr>
          <w:p w14:paraId="59FD3AB6" w14:textId="77777777" w:rsidR="00CB4BEB" w:rsidRPr="002A6DD4" w:rsidRDefault="00CB4BEB" w:rsidP="003C0924">
            <w:pPr>
              <w:rPr>
                <w:rFonts w:ascii="Trebuchet MS" w:hAnsi="Trebuchet MS" w:cs="Trebuchet MS"/>
                <w:sz w:val="18"/>
                <w:szCs w:val="18"/>
              </w:rPr>
            </w:pPr>
            <w:proofErr w:type="spellStart"/>
            <w:r w:rsidRPr="002A6DD4">
              <w:rPr>
                <w:rFonts w:ascii="Trebuchet MS" w:hAnsi="Trebuchet MS" w:cs="Trebuchet MS"/>
                <w:sz w:val="18"/>
                <w:szCs w:val="18"/>
              </w:rPr>
              <w:t>d_basis_ja_nej</w:t>
            </w:r>
            <w:proofErr w:type="spellEnd"/>
          </w:p>
        </w:tc>
      </w:tr>
      <w:tr w:rsidR="00CB4BEB" w:rsidRPr="00341F5D" w14:paraId="38FDE35C"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5344C4A9" w14:textId="77777777" w:rsidR="00CB4BEB" w:rsidRPr="002A6DD4" w:rsidRDefault="00CB4BEB" w:rsidP="003C0924">
            <w:pPr>
              <w:rPr>
                <w:rFonts w:ascii="Trebuchet MS" w:hAnsi="Trebuchet MS"/>
                <w:sz w:val="18"/>
                <w:szCs w:val="18"/>
              </w:rPr>
            </w:pPr>
            <w:r w:rsidRPr="002A6DD4">
              <w:rPr>
                <w:rFonts w:ascii="Trebuchet MS" w:hAnsi="Trebuchet MS" w:cs="Trebuchet MS"/>
                <w:sz w:val="18"/>
                <w:szCs w:val="18"/>
              </w:rPr>
              <w:t>aktiv</w:t>
            </w:r>
          </w:p>
        </w:tc>
        <w:tc>
          <w:tcPr>
            <w:tcW w:w="4940" w:type="dxa"/>
            <w:tcBorders>
              <w:top w:val="single" w:sz="4" w:space="0" w:color="auto"/>
              <w:left w:val="single" w:sz="4" w:space="0" w:color="auto"/>
              <w:bottom w:val="single" w:sz="4" w:space="0" w:color="auto"/>
              <w:right w:val="single" w:sz="4" w:space="0" w:color="auto"/>
            </w:tcBorders>
            <w:shd w:val="clear" w:color="auto" w:fill="97DDBA"/>
            <w:vAlign w:val="bottom"/>
          </w:tcPr>
          <w:p w14:paraId="10396BCD" w14:textId="77777777" w:rsidR="00CB4BEB" w:rsidRPr="002A6DD4" w:rsidRDefault="00CB4BEB" w:rsidP="003C0924">
            <w:pPr>
              <w:rPr>
                <w:rFonts w:ascii="Trebuchet MS" w:hAnsi="Trebuchet MS"/>
                <w:sz w:val="18"/>
                <w:szCs w:val="18"/>
              </w:rPr>
            </w:pPr>
            <w:r w:rsidRPr="002A6DD4">
              <w:rPr>
                <w:rFonts w:ascii="Trebuchet MS" w:hAnsi="Trebuchet MS" w:cs="Trebuchet MS"/>
                <w:sz w:val="18"/>
                <w:szCs w:val="18"/>
              </w:rPr>
              <w:t>funktionsstatus aktiv? (ja/nej)</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05E95A3D" w14:textId="77777777" w:rsidR="00CB4BEB" w:rsidRPr="002A6DD4"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97DDBA"/>
            <w:vAlign w:val="bottom"/>
          </w:tcPr>
          <w:p w14:paraId="64378391" w14:textId="77777777" w:rsidR="00CB4BEB" w:rsidRPr="002A6DD4" w:rsidRDefault="00CB4BEB" w:rsidP="003C0924">
            <w:pPr>
              <w:autoSpaceDE w:val="0"/>
              <w:autoSpaceDN w:val="0"/>
              <w:adjustRightInd w:val="0"/>
              <w:rPr>
                <w:rFonts w:ascii="Trebuchet MS" w:hAnsi="Trebuchet MS" w:cs="Trebuchet MS"/>
                <w:sz w:val="18"/>
                <w:szCs w:val="18"/>
              </w:rPr>
            </w:pPr>
          </w:p>
        </w:tc>
        <w:tc>
          <w:tcPr>
            <w:tcW w:w="1426" w:type="dxa"/>
            <w:tcBorders>
              <w:top w:val="single" w:sz="4" w:space="0" w:color="auto"/>
              <w:left w:val="single" w:sz="4" w:space="0" w:color="auto"/>
              <w:bottom w:val="single" w:sz="4" w:space="0" w:color="auto"/>
              <w:right w:val="single" w:sz="4" w:space="0" w:color="auto"/>
            </w:tcBorders>
            <w:shd w:val="clear" w:color="auto" w:fill="97DDBA"/>
            <w:vAlign w:val="bottom"/>
          </w:tcPr>
          <w:p w14:paraId="40BF2E5D" w14:textId="77777777" w:rsidR="00CB4BEB" w:rsidRPr="002A6DD4" w:rsidRDefault="00CB4BEB" w:rsidP="003C0924">
            <w:pPr>
              <w:jc w:val="center"/>
              <w:rPr>
                <w:rFonts w:ascii="Trebuchet MS" w:hAnsi="Trebuchet MS" w:cs="Trebuchet MS"/>
                <w:sz w:val="18"/>
                <w:szCs w:val="18"/>
              </w:rPr>
            </w:pPr>
            <w:r w:rsidRPr="002A6DD4">
              <w:rPr>
                <w:rFonts w:ascii="Trebuchet MS" w:hAnsi="Trebuchet MS" w:cs="Trebuchet MS"/>
                <w:sz w:val="18"/>
                <w:szCs w:val="18"/>
              </w:rPr>
              <w:t>S</w:t>
            </w:r>
          </w:p>
        </w:tc>
        <w:tc>
          <w:tcPr>
            <w:tcW w:w="2684" w:type="dxa"/>
            <w:tcBorders>
              <w:top w:val="single" w:sz="4" w:space="0" w:color="auto"/>
              <w:left w:val="single" w:sz="4" w:space="0" w:color="auto"/>
              <w:bottom w:val="single" w:sz="4" w:space="0" w:color="auto"/>
              <w:right w:val="single" w:sz="4" w:space="0" w:color="auto"/>
            </w:tcBorders>
            <w:shd w:val="clear" w:color="auto" w:fill="97DDBA"/>
            <w:vAlign w:val="bottom"/>
          </w:tcPr>
          <w:p w14:paraId="016273B7" w14:textId="77777777" w:rsidR="00CB4BEB" w:rsidRPr="002A6DD4" w:rsidRDefault="00CB4BEB" w:rsidP="003C0924">
            <w:pPr>
              <w:rPr>
                <w:rFonts w:ascii="Trebuchet MS" w:hAnsi="Trebuchet MS" w:cs="Trebuchet MS"/>
                <w:sz w:val="18"/>
                <w:szCs w:val="18"/>
              </w:rPr>
            </w:pPr>
          </w:p>
        </w:tc>
      </w:tr>
      <w:tr w:rsidR="00CB4BEB" w:rsidRPr="00CE1917" w14:paraId="0C2DDB07" w14:textId="77777777" w:rsidTr="003C0924">
        <w:trPr>
          <w:trHeight w:hRule="exact" w:val="510"/>
        </w:trPr>
        <w:tc>
          <w:tcPr>
            <w:tcW w:w="2093" w:type="dxa"/>
            <w:tcBorders>
              <w:top w:val="single" w:sz="4" w:space="0" w:color="auto"/>
              <w:left w:val="single" w:sz="4" w:space="0" w:color="auto"/>
              <w:bottom w:val="nil"/>
              <w:right w:val="single" w:sz="4" w:space="0" w:color="auto"/>
            </w:tcBorders>
            <w:shd w:val="clear" w:color="auto" w:fill="D9D9D9"/>
            <w:vAlign w:val="center"/>
          </w:tcPr>
          <w:p w14:paraId="7F081CE2" w14:textId="77777777" w:rsidR="00CB4BEB" w:rsidRPr="002A6DD4" w:rsidRDefault="00CB4BEB" w:rsidP="003C0924">
            <w:pPr>
              <w:rPr>
                <w:rFonts w:ascii="Trebuchet MS" w:hAnsi="Trebuchet MS"/>
                <w:sz w:val="18"/>
                <w:szCs w:val="18"/>
              </w:rPr>
            </w:pPr>
            <w:proofErr w:type="spellStart"/>
            <w:r w:rsidRPr="002A6DD4">
              <w:rPr>
                <w:rFonts w:ascii="Trebuchet MS" w:hAnsi="Trebuchet MS"/>
                <w:sz w:val="18"/>
                <w:szCs w:val="18"/>
              </w:rPr>
              <w:t>senest_tilsyn</w:t>
            </w:r>
            <w:proofErr w:type="spellEnd"/>
          </w:p>
        </w:tc>
        <w:tc>
          <w:tcPr>
            <w:tcW w:w="4940" w:type="dxa"/>
            <w:tcBorders>
              <w:top w:val="single" w:sz="4" w:space="0" w:color="auto"/>
              <w:left w:val="single" w:sz="4" w:space="0" w:color="auto"/>
              <w:bottom w:val="nil"/>
              <w:right w:val="single" w:sz="4" w:space="0" w:color="auto"/>
            </w:tcBorders>
            <w:shd w:val="clear" w:color="auto" w:fill="FFFFFF"/>
            <w:vAlign w:val="center"/>
          </w:tcPr>
          <w:p w14:paraId="7548F4F2"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Dato for seneste tilsyn</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0AE9E905" w14:textId="06A7C179" w:rsidR="00CB4BEB" w:rsidRPr="002A6DD4"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4A9D1718" w14:textId="77777777" w:rsidR="00CB4BEB" w:rsidRPr="002A6DD4" w:rsidRDefault="00CB4BEB" w:rsidP="003C0924">
            <w:pPr>
              <w:autoSpaceDE w:val="0"/>
              <w:autoSpaceDN w:val="0"/>
              <w:adjustRightInd w:val="0"/>
              <w:rPr>
                <w:rFonts w:ascii="Trebuchet MS" w:hAnsi="Trebuchet MS" w:cs="Trebuchet MS"/>
                <w:sz w:val="18"/>
                <w:szCs w:val="18"/>
              </w:rPr>
            </w:pPr>
            <w:r w:rsidRPr="002A6DD4">
              <w:rPr>
                <w:rFonts w:ascii="Trebuchet MS" w:hAnsi="Trebuchet MS" w:cs="Trebuchet MS"/>
                <w:sz w:val="18"/>
                <w:szCs w:val="18"/>
              </w:rPr>
              <w:t>2006-12-31</w:t>
            </w:r>
          </w:p>
          <w:p w14:paraId="078BC8FE" w14:textId="77777777" w:rsidR="00CB4BEB" w:rsidRPr="002A6DD4" w:rsidRDefault="00CB4BEB" w:rsidP="003C0924">
            <w:pPr>
              <w:rPr>
                <w:rFonts w:ascii="Trebuchet MS" w:hAnsi="Trebuchet MS" w:cs="Trebuchet MS"/>
                <w:sz w:val="18"/>
                <w:szCs w:val="18"/>
              </w:rPr>
            </w:pPr>
            <w:r w:rsidRPr="002A6DD4">
              <w:rPr>
                <w:rFonts w:ascii="Trebuchet MS" w:hAnsi="Trebuchet MS" w:cs="Trebuchet MS"/>
                <w:sz w:val="18"/>
                <w:szCs w:val="18"/>
              </w:rPr>
              <w:t>2999-12-31</w:t>
            </w:r>
          </w:p>
        </w:tc>
        <w:tc>
          <w:tcPr>
            <w:tcW w:w="1426" w:type="dxa"/>
            <w:tcBorders>
              <w:top w:val="single" w:sz="4" w:space="0" w:color="auto"/>
              <w:left w:val="single" w:sz="4" w:space="0" w:color="auto"/>
              <w:bottom w:val="nil"/>
              <w:right w:val="single" w:sz="4" w:space="0" w:color="auto"/>
            </w:tcBorders>
            <w:shd w:val="clear" w:color="auto" w:fill="FFFFFF"/>
            <w:vAlign w:val="center"/>
          </w:tcPr>
          <w:p w14:paraId="18AA6083" w14:textId="77777777" w:rsidR="00CB4BEB" w:rsidRPr="002A6DD4" w:rsidRDefault="00CB4BEB" w:rsidP="003C0924">
            <w:pPr>
              <w:jc w:val="center"/>
              <w:rPr>
                <w:rFonts w:ascii="Trebuchet MS" w:hAnsi="Trebuchet MS" w:cs="Trebuchet MS"/>
                <w:sz w:val="18"/>
                <w:szCs w:val="18"/>
              </w:rPr>
            </w:pPr>
            <w:r w:rsidRPr="002A6DD4">
              <w:rPr>
                <w:rFonts w:ascii="Trebuchet MS" w:hAnsi="Trebuchet MS" w:cs="Trebuchet MS"/>
                <w:sz w:val="18"/>
                <w:szCs w:val="18"/>
              </w:rPr>
              <w:t>F</w:t>
            </w:r>
          </w:p>
        </w:tc>
        <w:tc>
          <w:tcPr>
            <w:tcW w:w="2684" w:type="dxa"/>
            <w:tcBorders>
              <w:top w:val="single" w:sz="4" w:space="0" w:color="auto"/>
              <w:left w:val="single" w:sz="4" w:space="0" w:color="auto"/>
              <w:bottom w:val="nil"/>
              <w:right w:val="single" w:sz="4" w:space="0" w:color="auto"/>
            </w:tcBorders>
            <w:shd w:val="clear" w:color="auto" w:fill="FFFFFF"/>
            <w:vAlign w:val="center"/>
          </w:tcPr>
          <w:p w14:paraId="5B4549D2" w14:textId="77777777" w:rsidR="00CB4BEB" w:rsidRPr="002A6DD4" w:rsidRDefault="00CB4BEB" w:rsidP="003C0924">
            <w:pPr>
              <w:rPr>
                <w:rFonts w:ascii="Trebuchet MS" w:hAnsi="Trebuchet MS" w:cs="Trebuchet MS"/>
                <w:sz w:val="18"/>
                <w:szCs w:val="18"/>
              </w:rPr>
            </w:pPr>
            <w:r w:rsidRPr="002A6DD4">
              <w:rPr>
                <w:rFonts w:ascii="Trebuchet MS" w:hAnsi="Trebuchet MS" w:cs="Trebuchet MS"/>
                <w:sz w:val="18"/>
                <w:szCs w:val="18"/>
              </w:rPr>
              <w:t>2011-05-23</w:t>
            </w:r>
          </w:p>
        </w:tc>
      </w:tr>
      <w:tr w:rsidR="00CB4BEB" w:rsidRPr="00CE1917" w14:paraId="6AD781C9"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563857EF" w14:textId="77777777" w:rsidR="00CB4BEB" w:rsidRPr="00500DB0" w:rsidRDefault="00CB4BEB" w:rsidP="003C0924">
            <w:pPr>
              <w:rPr>
                <w:rFonts w:ascii="Trebuchet MS" w:hAnsi="Trebuchet MS" w:cs="Trebuchet MS"/>
                <w:sz w:val="18"/>
                <w:szCs w:val="18"/>
              </w:rPr>
            </w:pPr>
            <w:r>
              <w:rPr>
                <w:rFonts w:ascii="Trebuchet MS" w:hAnsi="Trebuchet MS" w:cs="Trebuchet MS"/>
                <w:sz w:val="18"/>
                <w:szCs w:val="18"/>
              </w:rPr>
              <w:t>l</w:t>
            </w:r>
            <w:r w:rsidRPr="00500DB0">
              <w:rPr>
                <w:rFonts w:ascii="Trebuchet MS" w:hAnsi="Trebuchet MS" w:cs="Trebuchet MS"/>
                <w:sz w:val="18"/>
                <w:szCs w:val="18"/>
              </w:rPr>
              <w:t>ink</w:t>
            </w:r>
          </w:p>
        </w:tc>
        <w:tc>
          <w:tcPr>
            <w:tcW w:w="11623"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A925519"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1BFBF1C5"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689AF6D3"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060B8C02"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2B76C25F" w14:textId="77777777" w:rsidR="00CB4BEB" w:rsidRPr="0051728E"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0406E5DF" w14:textId="77777777" w:rsidR="00CB4BEB" w:rsidRDefault="00CB4BEB" w:rsidP="00CB4BEB">
      <w:pPr>
        <w:rPr>
          <w:rFonts w:ascii="Trebuchet MS" w:hAnsi="Trebuchet MS"/>
          <w:b/>
          <w:bCs/>
          <w:sz w:val="24"/>
        </w:rPr>
      </w:pPr>
      <w:r>
        <w:br w:type="page"/>
      </w:r>
    </w:p>
    <w:p w14:paraId="17AD57E2" w14:textId="77777777" w:rsidR="00CB4BEB" w:rsidRDefault="00CB4BEB" w:rsidP="00CB4BEB">
      <w:pPr>
        <w:pStyle w:val="Overskrift6"/>
      </w:pPr>
      <w:r>
        <w:lastRenderedPageBreak/>
        <w:t>5.12.1.1</w:t>
      </w:r>
      <w:r w:rsidRPr="00A32757">
        <w:t xml:space="preserve"> </w:t>
      </w:r>
      <w:r>
        <w:t>Metadata</w:t>
      </w:r>
      <w:r w:rsidRPr="00614F75">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041387D5" w14:textId="77777777" w:rsidTr="003C0924">
        <w:trPr>
          <w:trHeight w:hRule="exact" w:val="255"/>
        </w:trPr>
        <w:tc>
          <w:tcPr>
            <w:tcW w:w="2235" w:type="dxa"/>
            <w:shd w:val="clear" w:color="auto" w:fill="D9D9D9"/>
            <w:vAlign w:val="bottom"/>
          </w:tcPr>
          <w:p w14:paraId="7011319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5EA892C5"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10A6BD08" w14:textId="77777777" w:rsidTr="003C0924">
        <w:trPr>
          <w:trHeight w:hRule="exact" w:val="255"/>
        </w:trPr>
        <w:tc>
          <w:tcPr>
            <w:tcW w:w="2235" w:type="dxa"/>
            <w:shd w:val="clear" w:color="auto" w:fill="E0E0E0"/>
            <w:vAlign w:val="bottom"/>
          </w:tcPr>
          <w:p w14:paraId="7C4E97F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6E280723" w14:textId="77777777" w:rsidR="00CB4BEB" w:rsidRPr="004933DF" w:rsidRDefault="00CB4BEB" w:rsidP="003C0924">
            <w:pPr>
              <w:rPr>
                <w:rFonts w:ascii="Trebuchet MS" w:hAnsi="Trebuchet MS" w:cs="Trebuchet MS"/>
                <w:sz w:val="18"/>
                <w:szCs w:val="18"/>
              </w:rPr>
            </w:pPr>
            <w:r w:rsidRPr="007C3785">
              <w:rPr>
                <w:rFonts w:ascii="Trebuchet MS" w:hAnsi="Trebuchet MS" w:cs="Trebuchet MS"/>
                <w:sz w:val="18"/>
                <w:szCs w:val="18"/>
              </w:rPr>
              <w:t>Brandhane</w:t>
            </w:r>
          </w:p>
        </w:tc>
      </w:tr>
      <w:tr w:rsidR="00CB4BEB" w:rsidRPr="0051728E" w14:paraId="1EE04C35" w14:textId="77777777" w:rsidTr="003C0924">
        <w:trPr>
          <w:trHeight w:hRule="exact" w:val="255"/>
        </w:trPr>
        <w:tc>
          <w:tcPr>
            <w:tcW w:w="2235" w:type="dxa"/>
            <w:shd w:val="clear" w:color="auto" w:fill="E0E0E0"/>
            <w:vAlign w:val="bottom"/>
          </w:tcPr>
          <w:p w14:paraId="67AEA45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31E45010" w14:textId="77777777" w:rsidR="00CB4BEB" w:rsidRDefault="00CB4BEB" w:rsidP="003C0924">
            <w:pPr>
              <w:rPr>
                <w:rFonts w:ascii="Trebuchet MS" w:hAnsi="Trebuchet MS"/>
                <w:sz w:val="18"/>
                <w:szCs w:val="18"/>
              </w:rPr>
            </w:pPr>
            <w:r>
              <w:rPr>
                <w:rFonts w:ascii="Trebuchet MS" w:hAnsi="Trebuchet MS"/>
                <w:sz w:val="18"/>
                <w:szCs w:val="18"/>
              </w:rPr>
              <w:t>6100</w:t>
            </w:r>
          </w:p>
        </w:tc>
      </w:tr>
      <w:tr w:rsidR="00CB4BEB" w:rsidRPr="0051728E" w14:paraId="11B7D88A" w14:textId="77777777" w:rsidTr="003C0924">
        <w:trPr>
          <w:trHeight w:hRule="exact" w:val="255"/>
        </w:trPr>
        <w:tc>
          <w:tcPr>
            <w:tcW w:w="2235" w:type="dxa"/>
            <w:shd w:val="clear" w:color="auto" w:fill="E0E0E0"/>
            <w:vAlign w:val="bottom"/>
          </w:tcPr>
          <w:p w14:paraId="1DD8514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0EB35B07" w14:textId="77777777" w:rsidR="00CB4BEB" w:rsidRPr="00F279E4" w:rsidRDefault="00CB4BEB" w:rsidP="003C0924">
            <w:pPr>
              <w:rPr>
                <w:rFonts w:ascii="Trebuchet MS" w:hAnsi="Trebuchet MS" w:cs="Trebuchet MS"/>
                <w:sz w:val="18"/>
                <w:szCs w:val="18"/>
              </w:rPr>
            </w:pPr>
            <w:r>
              <w:rPr>
                <w:rFonts w:ascii="Trebuchet MS" w:hAnsi="Trebuchet MS"/>
                <w:sz w:val="18"/>
                <w:szCs w:val="18"/>
              </w:rPr>
              <w:t>Sted, hvor der kan let tilslutte brandslanger til at slukke ildebrand m.v.</w:t>
            </w:r>
          </w:p>
        </w:tc>
      </w:tr>
      <w:tr w:rsidR="00CB4BEB" w:rsidRPr="0051728E" w14:paraId="487AF873" w14:textId="77777777" w:rsidTr="003C0924">
        <w:trPr>
          <w:trHeight w:hRule="exact" w:val="255"/>
        </w:trPr>
        <w:tc>
          <w:tcPr>
            <w:tcW w:w="2235" w:type="dxa"/>
            <w:shd w:val="clear" w:color="auto" w:fill="E0E0E0"/>
            <w:vAlign w:val="bottom"/>
          </w:tcPr>
          <w:p w14:paraId="54FAD41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35A650EA" w14:textId="77777777" w:rsidR="00CB4BEB" w:rsidRPr="00D77840" w:rsidRDefault="00CB4BEB" w:rsidP="003C0924">
            <w:pPr>
              <w:rPr>
                <w:rFonts w:ascii="Trebuchet MS" w:hAnsi="Trebuchet MS" w:cs="Trebuchet MS"/>
                <w:sz w:val="18"/>
                <w:szCs w:val="18"/>
              </w:rPr>
            </w:pPr>
            <w:r w:rsidRPr="000F4EB8">
              <w:rPr>
                <w:rFonts w:ascii="Trebuchet MS" w:hAnsi="Trebuchet MS"/>
                <w:sz w:val="18"/>
                <w:szCs w:val="18"/>
              </w:rPr>
              <w:t>Brandhaner til brug for en beredskabsindsats.</w:t>
            </w:r>
          </w:p>
        </w:tc>
      </w:tr>
      <w:tr w:rsidR="00CB4BEB" w:rsidRPr="0051728E" w14:paraId="57DEA359" w14:textId="77777777" w:rsidTr="003C0924">
        <w:trPr>
          <w:trHeight w:hRule="exact" w:val="255"/>
        </w:trPr>
        <w:tc>
          <w:tcPr>
            <w:tcW w:w="2235" w:type="dxa"/>
            <w:shd w:val="clear" w:color="auto" w:fill="E0E0E0"/>
            <w:vAlign w:val="bottom"/>
          </w:tcPr>
          <w:p w14:paraId="309A2CA5"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25AF79C1" w14:textId="7188523C" w:rsidR="00CB4BEB" w:rsidRPr="0051728E" w:rsidRDefault="00CB4BEB" w:rsidP="003C0924">
            <w:pPr>
              <w:rPr>
                <w:rFonts w:ascii="Trebuchet MS" w:hAnsi="Trebuchet MS" w:cs="Trebuchet MS"/>
                <w:sz w:val="18"/>
                <w:szCs w:val="18"/>
              </w:rPr>
            </w:pPr>
            <w:r>
              <w:rPr>
                <w:rFonts w:ascii="Trebuchet MS" w:hAnsi="Trebuchet MS" w:cs="Trebuchet MS"/>
                <w:sz w:val="18"/>
                <w:szCs w:val="18"/>
              </w:rPr>
              <w:t>Vise om dækning er god nok i lokalområdet og oplyse om placering ved akut behov - brandslukning.</w:t>
            </w:r>
          </w:p>
        </w:tc>
      </w:tr>
      <w:tr w:rsidR="00CB4BEB" w:rsidRPr="0051728E" w14:paraId="07CAD280" w14:textId="77777777" w:rsidTr="003C0924">
        <w:trPr>
          <w:trHeight w:hRule="exact" w:val="255"/>
        </w:trPr>
        <w:tc>
          <w:tcPr>
            <w:tcW w:w="2235" w:type="dxa"/>
            <w:shd w:val="clear" w:color="auto" w:fill="E0E0E0"/>
            <w:vAlign w:val="bottom"/>
          </w:tcPr>
          <w:p w14:paraId="132D7D0E"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53232EE4" w14:textId="77777777" w:rsidR="00CB4BEB" w:rsidRPr="00BF1A2A" w:rsidRDefault="00CB4BEB" w:rsidP="003C0924">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Sikkerhed og sundhed</w:t>
            </w:r>
          </w:p>
        </w:tc>
      </w:tr>
      <w:tr w:rsidR="00CB4BEB" w:rsidRPr="0051728E" w14:paraId="56B5196B" w14:textId="77777777" w:rsidTr="003C0924">
        <w:trPr>
          <w:trHeight w:hRule="exact" w:val="255"/>
        </w:trPr>
        <w:tc>
          <w:tcPr>
            <w:tcW w:w="2235" w:type="dxa"/>
            <w:shd w:val="clear" w:color="auto" w:fill="E0E0E0"/>
            <w:vAlign w:val="bottom"/>
          </w:tcPr>
          <w:p w14:paraId="0AFA1AAC" w14:textId="77777777" w:rsidR="00CB4BEB" w:rsidRPr="00492FFE" w:rsidRDefault="00CB4BEB" w:rsidP="003C0924">
            <w:pPr>
              <w:rPr>
                <w:rFonts w:ascii="Trebuchet MS" w:hAnsi="Trebuchet MS" w:cs="Trebuchet MS"/>
                <w:sz w:val="18"/>
                <w:szCs w:val="18"/>
              </w:rPr>
            </w:pPr>
            <w:proofErr w:type="spellStart"/>
            <w:r w:rsidRPr="00E45822">
              <w:rPr>
                <w:rFonts w:ascii="Trebuchet MS" w:hAnsi="Trebuchet MS" w:cs="Trebuchet MS"/>
                <w:sz w:val="18"/>
                <w:szCs w:val="18"/>
              </w:rPr>
              <w:t>Noegle</w:t>
            </w:r>
            <w:r w:rsidRPr="00492FFE">
              <w:rPr>
                <w:rFonts w:ascii="Trebuchet MS" w:hAnsi="Trebuchet MS" w:cs="Trebuchet MS"/>
                <w:sz w:val="18"/>
                <w:szCs w:val="18"/>
              </w:rPr>
              <w:t>_ord</w:t>
            </w:r>
            <w:proofErr w:type="spellEnd"/>
          </w:p>
        </w:tc>
        <w:tc>
          <w:tcPr>
            <w:tcW w:w="11340" w:type="dxa"/>
            <w:shd w:val="clear" w:color="auto" w:fill="FFFFFF"/>
            <w:vAlign w:val="bottom"/>
          </w:tcPr>
          <w:p w14:paraId="37DDE55E"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Vand, Brand, Slukning</w:t>
            </w:r>
          </w:p>
        </w:tc>
      </w:tr>
      <w:tr w:rsidR="00CB4BEB" w:rsidRPr="0051728E" w14:paraId="48E7E410" w14:textId="77777777" w:rsidTr="003C0924">
        <w:trPr>
          <w:trHeight w:hRule="exact" w:val="255"/>
        </w:trPr>
        <w:tc>
          <w:tcPr>
            <w:tcW w:w="2235" w:type="dxa"/>
            <w:shd w:val="clear" w:color="auto" w:fill="E0E0E0"/>
            <w:vAlign w:val="bottom"/>
          </w:tcPr>
          <w:p w14:paraId="7C9D08A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2F617590"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7E92015A" w14:textId="77777777" w:rsidTr="003C0924">
        <w:trPr>
          <w:trHeight w:hRule="exact" w:val="255"/>
        </w:trPr>
        <w:tc>
          <w:tcPr>
            <w:tcW w:w="2235" w:type="dxa"/>
            <w:shd w:val="clear" w:color="auto" w:fill="E0E0E0"/>
            <w:vAlign w:val="bottom"/>
          </w:tcPr>
          <w:p w14:paraId="03250FFC"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3FE2E5AD" w14:textId="77777777" w:rsidR="00CB4BEB" w:rsidRPr="00FE3FC3" w:rsidRDefault="00CB4BEB" w:rsidP="003C0924">
            <w:pPr>
              <w:rPr>
                <w:rFonts w:ascii="Trebuchet MS" w:hAnsi="Trebuchet MS" w:cs="Trebuchet MS"/>
                <w:sz w:val="18"/>
                <w:szCs w:val="18"/>
              </w:rPr>
            </w:pPr>
          </w:p>
        </w:tc>
      </w:tr>
      <w:tr w:rsidR="00CB4BEB" w:rsidRPr="00341F5D" w14:paraId="2683B85F" w14:textId="77777777" w:rsidTr="003C0924">
        <w:trPr>
          <w:trHeight w:hRule="exact" w:val="255"/>
        </w:trPr>
        <w:tc>
          <w:tcPr>
            <w:tcW w:w="2235" w:type="dxa"/>
            <w:shd w:val="clear" w:color="auto" w:fill="E0E0E0"/>
            <w:vAlign w:val="bottom"/>
          </w:tcPr>
          <w:p w14:paraId="424AD2EE" w14:textId="77777777" w:rsidR="00CB4BEB" w:rsidRPr="002A6DD4" w:rsidRDefault="00CB4BEB" w:rsidP="003C0924">
            <w:pPr>
              <w:rPr>
                <w:rFonts w:ascii="Trebuchet MS" w:hAnsi="Trebuchet MS" w:cs="Trebuchet MS"/>
                <w:sz w:val="18"/>
                <w:szCs w:val="18"/>
              </w:rPr>
            </w:pPr>
            <w:proofErr w:type="spellStart"/>
            <w:r w:rsidRPr="002A6DD4">
              <w:rPr>
                <w:rFonts w:ascii="Trebuchet MS" w:hAnsi="Trebuchet MS" w:cs="Trebuchet MS"/>
                <w:sz w:val="18"/>
                <w:szCs w:val="18"/>
              </w:rPr>
              <w:t>KLE_koder</w:t>
            </w:r>
            <w:proofErr w:type="spellEnd"/>
          </w:p>
        </w:tc>
        <w:tc>
          <w:tcPr>
            <w:tcW w:w="11340" w:type="dxa"/>
            <w:shd w:val="clear" w:color="auto" w:fill="FFFFFF"/>
            <w:vAlign w:val="bottom"/>
          </w:tcPr>
          <w:p w14:paraId="4B8ACA67" w14:textId="77777777" w:rsidR="00CB4BEB" w:rsidRPr="002A6DD4" w:rsidRDefault="00CB4BEB" w:rsidP="003C0924">
            <w:pPr>
              <w:rPr>
                <w:rFonts w:ascii="Trebuchet MS" w:hAnsi="Trebuchet MS" w:cs="Trebuchet MS"/>
                <w:sz w:val="18"/>
                <w:szCs w:val="18"/>
              </w:rPr>
            </w:pPr>
            <w:r w:rsidRPr="00B72772">
              <w:rPr>
                <w:rFonts w:ascii="Trebuchet MS" w:hAnsi="Trebuchet MS" w:cs="Trebuchet MS"/>
                <w:sz w:val="18"/>
                <w:szCs w:val="18"/>
              </w:rPr>
              <w:t>14.01.09</w:t>
            </w:r>
          </w:p>
        </w:tc>
      </w:tr>
    </w:tbl>
    <w:p w14:paraId="2644DE05" w14:textId="77777777" w:rsidR="00CB4BEB" w:rsidRPr="00A32757" w:rsidRDefault="00CB4BEB" w:rsidP="00CB4BEB">
      <w:pPr>
        <w:pStyle w:val="Overskrift6"/>
      </w:pPr>
      <w:r>
        <w:t>5.12.1.2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5"/>
        <w:gridCol w:w="8981"/>
      </w:tblGrid>
      <w:tr w:rsidR="00CB4BEB" w:rsidRPr="0051728E" w14:paraId="4CEDE728" w14:textId="77777777" w:rsidTr="003C0924">
        <w:trPr>
          <w:trHeight w:hRule="exact" w:val="255"/>
        </w:trPr>
        <w:tc>
          <w:tcPr>
            <w:tcW w:w="4503" w:type="dxa"/>
            <w:shd w:val="clear" w:color="auto" w:fill="D9D9D9"/>
            <w:vAlign w:val="bottom"/>
          </w:tcPr>
          <w:p w14:paraId="3B06209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751BF75F"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03DAA126" w14:textId="77777777" w:rsidTr="003C0924">
        <w:trPr>
          <w:trHeight w:hRule="exact" w:val="255"/>
        </w:trPr>
        <w:tc>
          <w:tcPr>
            <w:tcW w:w="4503" w:type="dxa"/>
            <w:shd w:val="clear" w:color="auto" w:fill="E0E0E0"/>
            <w:vAlign w:val="bottom"/>
          </w:tcPr>
          <w:p w14:paraId="5DC9B5E2"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1E537C77"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Data fra vandforsyningsselskaber og tilføjet indsatslederne viden.</w:t>
            </w:r>
          </w:p>
        </w:tc>
      </w:tr>
      <w:tr w:rsidR="00CB4BEB" w:rsidRPr="0051728E" w14:paraId="5E4A8CDE" w14:textId="77777777" w:rsidTr="003C0924">
        <w:trPr>
          <w:trHeight w:hRule="exact" w:val="510"/>
        </w:trPr>
        <w:tc>
          <w:tcPr>
            <w:tcW w:w="4503" w:type="dxa"/>
            <w:shd w:val="clear" w:color="auto" w:fill="E0E0E0"/>
            <w:vAlign w:val="center"/>
          </w:tcPr>
          <w:p w14:paraId="7564DFF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39F099D7"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 i type, der fortæller om den normale forventede ydelse af vand, og placering. Mulighed for at angive ydelse og tilsyn og evt. midlertidigt nedlukning.</w:t>
            </w:r>
          </w:p>
        </w:tc>
      </w:tr>
      <w:tr w:rsidR="00CB4BEB" w:rsidRPr="0051728E" w14:paraId="75C887D6" w14:textId="77777777" w:rsidTr="003C0924">
        <w:trPr>
          <w:trHeight w:hRule="exact" w:val="255"/>
        </w:trPr>
        <w:tc>
          <w:tcPr>
            <w:tcW w:w="4503" w:type="dxa"/>
            <w:shd w:val="clear" w:color="auto" w:fill="E0E0E0"/>
            <w:vAlign w:val="bottom"/>
          </w:tcPr>
          <w:p w14:paraId="6D0B109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5C8858E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4F931054" w14:textId="77777777" w:rsidTr="003C0924">
        <w:trPr>
          <w:trHeight w:hRule="exact" w:val="255"/>
        </w:trPr>
        <w:tc>
          <w:tcPr>
            <w:tcW w:w="4503" w:type="dxa"/>
            <w:shd w:val="clear" w:color="auto" w:fill="E0E0E0"/>
            <w:vAlign w:val="bottom"/>
          </w:tcPr>
          <w:p w14:paraId="291013B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68D1B17E" w14:textId="77777777" w:rsidR="00CB4BEB" w:rsidRPr="00024C60" w:rsidRDefault="00CB4BEB" w:rsidP="003C0924">
            <w:pPr>
              <w:rPr>
                <w:rFonts w:ascii="Trebuchet MS" w:hAnsi="Trebuchet MS" w:cs="Trebuchet MS"/>
                <w:sz w:val="18"/>
                <w:szCs w:val="18"/>
              </w:rPr>
            </w:pPr>
          </w:p>
        </w:tc>
      </w:tr>
      <w:tr w:rsidR="00CB4BEB" w:rsidRPr="0051728E" w14:paraId="0BE2538E" w14:textId="77777777" w:rsidTr="003C0924">
        <w:trPr>
          <w:trHeight w:hRule="exact" w:val="255"/>
        </w:trPr>
        <w:tc>
          <w:tcPr>
            <w:tcW w:w="4503" w:type="dxa"/>
            <w:shd w:val="clear" w:color="auto" w:fill="E0E0E0"/>
            <w:vAlign w:val="bottom"/>
          </w:tcPr>
          <w:p w14:paraId="57E6536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3A19D3E2" w14:textId="77777777" w:rsidR="00CB4BEB" w:rsidRPr="00024C60" w:rsidRDefault="00CB4BEB" w:rsidP="003C0924">
            <w:pPr>
              <w:rPr>
                <w:rFonts w:ascii="Trebuchet MS" w:hAnsi="Trebuchet MS" w:cs="Trebuchet MS"/>
                <w:sz w:val="18"/>
                <w:szCs w:val="18"/>
              </w:rPr>
            </w:pPr>
          </w:p>
        </w:tc>
      </w:tr>
      <w:tr w:rsidR="00CB4BEB" w:rsidRPr="0051728E" w14:paraId="0318BF7E" w14:textId="77777777" w:rsidTr="003C0924">
        <w:trPr>
          <w:trHeight w:hRule="exact" w:val="255"/>
        </w:trPr>
        <w:tc>
          <w:tcPr>
            <w:tcW w:w="4503" w:type="dxa"/>
            <w:shd w:val="clear" w:color="auto" w:fill="E0E0E0"/>
            <w:vAlign w:val="bottom"/>
          </w:tcPr>
          <w:p w14:paraId="04AC28E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5BA925B7"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Fremgår af nogle gamle tekniske grundkort. Kan i så fald snappe til disse.</w:t>
            </w:r>
          </w:p>
        </w:tc>
      </w:tr>
    </w:tbl>
    <w:p w14:paraId="6776E85D" w14:textId="77777777" w:rsidR="00CB4BEB" w:rsidRPr="00A32757" w:rsidRDefault="00CB4BEB" w:rsidP="00CB4BEB">
      <w:pPr>
        <w:pStyle w:val="Overskrift6"/>
      </w:pPr>
      <w:r>
        <w:t>5.12.1.3 Kodelister</w:t>
      </w:r>
    </w:p>
    <w:p w14:paraId="57BD1C57" w14:textId="77777777" w:rsidR="00CB4BEB" w:rsidRPr="00C17F86" w:rsidRDefault="00CB4BEB" w:rsidP="00CB4BEB">
      <w:pPr>
        <w:autoSpaceDE w:val="0"/>
        <w:autoSpaceDN w:val="0"/>
        <w:adjustRightInd w:val="0"/>
        <w:rPr>
          <w:rFonts w:ascii="Trebuchet MS" w:hAnsi="Trebuchet MS" w:cs="Trebuchet MS"/>
          <w:sz w:val="19"/>
          <w:szCs w:val="19"/>
        </w:rPr>
      </w:pPr>
      <w:r w:rsidRPr="00C17F86">
        <w:rPr>
          <w:rFonts w:ascii="Trebuchet MS" w:hAnsi="Trebuchet MS" w:cs="Trebuchet MS"/>
          <w:sz w:val="19"/>
          <w:szCs w:val="19"/>
        </w:rPr>
        <w:t>Kodelisterne fungerer som oversættelser mellem anvendte kodeværdier og de matchende forklarende tekster.</w:t>
      </w:r>
    </w:p>
    <w:p w14:paraId="0CF51D4F" w14:textId="77777777" w:rsidR="00CB4BEB" w:rsidRPr="00A32757" w:rsidRDefault="00CB4BEB" w:rsidP="00CB4BEB">
      <w:pPr>
        <w:pStyle w:val="Overskrift7"/>
      </w:pPr>
      <w:r>
        <w:t>5.12.1.3</w:t>
      </w:r>
      <w:r w:rsidRPr="00A32757">
        <w:t>.</w:t>
      </w:r>
      <w:r>
        <w:t>1</w:t>
      </w:r>
      <w:r w:rsidRPr="00A32757">
        <w:t xml:space="preserve"> </w:t>
      </w:r>
      <w:r>
        <w:t xml:space="preserve">  6100 Brandhane</w:t>
      </w:r>
      <w:r w:rsidRPr="00CC386E">
        <w:rPr>
          <w:rStyle w:val="TypografiOverskrift4BrugerdefineretfarveRGB0Tegn"/>
        </w:rPr>
        <w:t xml:space="preserve"> </w:t>
      </w:r>
      <w:r>
        <w:t>(</w:t>
      </w:r>
      <w:r w:rsidRPr="004D056C">
        <w:t>d_6100_brandhane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12"/>
        <w:gridCol w:w="1598"/>
        <w:gridCol w:w="1062"/>
        <w:gridCol w:w="8654"/>
      </w:tblGrid>
      <w:tr w:rsidR="00CB4BEB" w:rsidRPr="0051728E" w14:paraId="16F5533D" w14:textId="77777777" w:rsidTr="003C0924">
        <w:trPr>
          <w:trHeight w:hRule="exact" w:val="255"/>
        </w:trPr>
        <w:tc>
          <w:tcPr>
            <w:tcW w:w="0" w:type="auto"/>
            <w:tcBorders>
              <w:bottom w:val="single" w:sz="4" w:space="0" w:color="auto"/>
            </w:tcBorders>
            <w:shd w:val="clear" w:color="auto" w:fill="D9D9D9"/>
            <w:vAlign w:val="bottom"/>
          </w:tcPr>
          <w:p w14:paraId="32722229" w14:textId="77777777" w:rsidR="00CB4BEB" w:rsidRPr="0051728E" w:rsidRDefault="00CB4BEB" w:rsidP="003C0924">
            <w:pPr>
              <w:rPr>
                <w:rFonts w:ascii="Trebuchet MS" w:hAnsi="Trebuchet MS" w:cs="Trebuchet MS"/>
                <w:b/>
                <w:bCs/>
                <w:sz w:val="18"/>
                <w:szCs w:val="18"/>
              </w:rPr>
            </w:pPr>
            <w:proofErr w:type="spellStart"/>
            <w:r>
              <w:rPr>
                <w:rFonts w:ascii="Trebuchet MS" w:hAnsi="Trebuchet MS" w:cs="Trebuchet MS"/>
                <w:b/>
                <w:bCs/>
                <w:sz w:val="18"/>
                <w:szCs w:val="18"/>
              </w:rPr>
              <w:t>brandhane_type_kode</w:t>
            </w:r>
            <w:proofErr w:type="spellEnd"/>
          </w:p>
        </w:tc>
        <w:tc>
          <w:tcPr>
            <w:tcW w:w="0" w:type="auto"/>
            <w:tcBorders>
              <w:bottom w:val="single" w:sz="4" w:space="0" w:color="auto"/>
            </w:tcBorders>
            <w:shd w:val="clear" w:color="auto" w:fill="D9D9D9"/>
            <w:vAlign w:val="bottom"/>
          </w:tcPr>
          <w:p w14:paraId="5F955D27" w14:textId="77777777" w:rsidR="00CB4BEB" w:rsidRPr="0051728E" w:rsidRDefault="00CB4BEB" w:rsidP="003C0924">
            <w:pPr>
              <w:rPr>
                <w:rFonts w:ascii="Trebuchet MS" w:hAnsi="Trebuchet MS" w:cs="Trebuchet MS"/>
                <w:bCs/>
                <w:sz w:val="18"/>
                <w:szCs w:val="18"/>
              </w:rPr>
            </w:pPr>
            <w:proofErr w:type="spellStart"/>
            <w:r>
              <w:rPr>
                <w:rFonts w:ascii="Trebuchet MS" w:hAnsi="Trebuchet MS" w:cs="Trebuchet MS"/>
                <w:b/>
                <w:bCs/>
                <w:sz w:val="18"/>
                <w:szCs w:val="18"/>
              </w:rPr>
              <w:t>brandhane_type</w:t>
            </w:r>
            <w:proofErr w:type="spellEnd"/>
          </w:p>
        </w:tc>
        <w:tc>
          <w:tcPr>
            <w:tcW w:w="1076" w:type="dxa"/>
            <w:tcBorders>
              <w:bottom w:val="single" w:sz="4" w:space="0" w:color="auto"/>
            </w:tcBorders>
            <w:shd w:val="clear" w:color="auto" w:fill="D9D9D9"/>
            <w:vAlign w:val="bottom"/>
          </w:tcPr>
          <w:p w14:paraId="00238E58"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866" w:type="dxa"/>
            <w:tcBorders>
              <w:bottom w:val="single" w:sz="4" w:space="0" w:color="auto"/>
            </w:tcBorders>
            <w:shd w:val="clear" w:color="auto" w:fill="D9D9D9"/>
            <w:vAlign w:val="bottom"/>
          </w:tcPr>
          <w:p w14:paraId="6F186C08"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47DD86F2"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C87156A" w14:textId="77777777" w:rsidR="00CB4BEB" w:rsidRPr="0000336D" w:rsidRDefault="00CB4BEB" w:rsidP="003C0924">
            <w:pPr>
              <w:jc w:val="center"/>
              <w:rPr>
                <w:rFonts w:ascii="Trebuchet MS" w:hAnsi="Trebuchet MS"/>
                <w:sz w:val="18"/>
                <w:szCs w:val="18"/>
              </w:rPr>
            </w:pPr>
            <w:r w:rsidRPr="0000336D">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454D5D92" w14:textId="77777777" w:rsidR="00CB4BEB" w:rsidRPr="0000336D" w:rsidRDefault="00CB4BEB" w:rsidP="003C0924">
            <w:pPr>
              <w:rPr>
                <w:rFonts w:ascii="Trebuchet MS" w:hAnsi="Trebuchet MS"/>
                <w:sz w:val="18"/>
                <w:szCs w:val="18"/>
              </w:rPr>
            </w:pPr>
            <w:r w:rsidRPr="0000336D">
              <w:rPr>
                <w:rFonts w:ascii="Trebuchet MS" w:hAnsi="Trebuchet MS"/>
                <w:sz w:val="18"/>
                <w:szCs w:val="18"/>
              </w:rPr>
              <w:t>A</w:t>
            </w:r>
          </w:p>
        </w:tc>
        <w:tc>
          <w:tcPr>
            <w:tcW w:w="1076" w:type="dxa"/>
            <w:tcBorders>
              <w:top w:val="single" w:sz="4" w:space="0" w:color="auto"/>
              <w:left w:val="single" w:sz="4" w:space="0" w:color="auto"/>
              <w:bottom w:val="single" w:sz="4" w:space="0" w:color="auto"/>
              <w:right w:val="single" w:sz="4" w:space="0" w:color="auto"/>
            </w:tcBorders>
            <w:shd w:val="clear" w:color="auto" w:fill="FFFFFF"/>
            <w:vAlign w:val="bottom"/>
          </w:tcPr>
          <w:p w14:paraId="440B909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866" w:type="dxa"/>
            <w:tcBorders>
              <w:top w:val="single" w:sz="4" w:space="0" w:color="auto"/>
              <w:left w:val="single" w:sz="4" w:space="0" w:color="auto"/>
              <w:bottom w:val="single" w:sz="4" w:space="0" w:color="auto"/>
            </w:tcBorders>
            <w:shd w:val="clear" w:color="auto" w:fill="FFFFFF"/>
            <w:vAlign w:val="bottom"/>
          </w:tcPr>
          <w:p w14:paraId="0AB7CA6E" w14:textId="77777777" w:rsidR="00CB4BEB" w:rsidRPr="00FE3FC3" w:rsidRDefault="00CB4BEB" w:rsidP="003C0924">
            <w:pPr>
              <w:rPr>
                <w:rFonts w:ascii="Trebuchet MS" w:hAnsi="Trebuchet MS" w:cs="Trebuchet MS"/>
                <w:sz w:val="18"/>
                <w:szCs w:val="18"/>
              </w:rPr>
            </w:pPr>
            <w:r w:rsidRPr="00A07591">
              <w:rPr>
                <w:rFonts w:ascii="Trebuchet MS" w:hAnsi="Trebuchet MS" w:cs="Trebuchet MS"/>
                <w:sz w:val="18"/>
                <w:szCs w:val="18"/>
              </w:rPr>
              <w:t>A-brandhanen er beregnet til opstilling på vandværksledninger med</w:t>
            </w:r>
            <w:r>
              <w:rPr>
                <w:rFonts w:ascii="Trebuchet MS" w:hAnsi="Trebuchet MS" w:cs="Trebuchet MS"/>
                <w:sz w:val="18"/>
                <w:szCs w:val="18"/>
              </w:rPr>
              <w:t xml:space="preserve"> </w:t>
            </w:r>
            <w:r w:rsidRPr="00A07591">
              <w:rPr>
                <w:rFonts w:ascii="Trebuchet MS" w:hAnsi="Trebuchet MS" w:cs="Trebuchet MS"/>
                <w:sz w:val="18"/>
                <w:szCs w:val="18"/>
              </w:rPr>
              <w:t>en vandføring på over 1.500 liter/min.</w:t>
            </w:r>
          </w:p>
        </w:tc>
      </w:tr>
      <w:tr w:rsidR="00CB4BEB" w:rsidRPr="0051728E" w14:paraId="4E7D42CA"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188ED978" w14:textId="77777777" w:rsidR="00CB4BEB" w:rsidRPr="0000336D" w:rsidRDefault="00CB4BEB" w:rsidP="003C0924">
            <w:pPr>
              <w:jc w:val="center"/>
              <w:rPr>
                <w:rFonts w:ascii="Trebuchet MS" w:hAnsi="Trebuchet MS"/>
                <w:sz w:val="18"/>
                <w:szCs w:val="18"/>
              </w:rPr>
            </w:pPr>
            <w:r w:rsidRPr="0000336D">
              <w:rPr>
                <w:rFonts w:ascii="Trebuchet MS" w:hAnsi="Trebuchet MS"/>
                <w:sz w:val="18"/>
                <w:szCs w:val="18"/>
              </w:rPr>
              <w:t>2</w:t>
            </w:r>
          </w:p>
        </w:tc>
        <w:tc>
          <w:tcPr>
            <w:tcW w:w="0" w:type="auto"/>
            <w:tcBorders>
              <w:top w:val="single" w:sz="4" w:space="0" w:color="auto"/>
              <w:left w:val="single" w:sz="4" w:space="0" w:color="auto"/>
              <w:bottom w:val="single" w:sz="4" w:space="0" w:color="auto"/>
            </w:tcBorders>
            <w:shd w:val="clear" w:color="auto" w:fill="FFFFFF"/>
            <w:vAlign w:val="center"/>
          </w:tcPr>
          <w:p w14:paraId="3B39851E" w14:textId="77777777" w:rsidR="00CB4BEB" w:rsidRPr="0000336D" w:rsidRDefault="00CB4BEB" w:rsidP="003C0924">
            <w:pPr>
              <w:rPr>
                <w:rFonts w:ascii="Trebuchet MS" w:hAnsi="Trebuchet MS"/>
                <w:sz w:val="18"/>
                <w:szCs w:val="18"/>
              </w:rPr>
            </w:pPr>
            <w:r w:rsidRPr="0000336D">
              <w:rPr>
                <w:rFonts w:ascii="Trebuchet MS" w:hAnsi="Trebuchet MS"/>
                <w:sz w:val="18"/>
                <w:szCs w:val="18"/>
              </w:rPr>
              <w:t>B</w:t>
            </w:r>
          </w:p>
        </w:tc>
        <w:tc>
          <w:tcPr>
            <w:tcW w:w="1076" w:type="dxa"/>
            <w:tcBorders>
              <w:top w:val="single" w:sz="4" w:space="0" w:color="auto"/>
              <w:left w:val="single" w:sz="4" w:space="0" w:color="auto"/>
              <w:bottom w:val="single" w:sz="4" w:space="0" w:color="auto"/>
              <w:right w:val="single" w:sz="4" w:space="0" w:color="auto"/>
            </w:tcBorders>
            <w:shd w:val="clear" w:color="auto" w:fill="FFFFFF"/>
            <w:vAlign w:val="center"/>
          </w:tcPr>
          <w:p w14:paraId="28B4B66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866" w:type="dxa"/>
            <w:tcBorders>
              <w:top w:val="single" w:sz="4" w:space="0" w:color="auto"/>
              <w:left w:val="single" w:sz="4" w:space="0" w:color="auto"/>
              <w:bottom w:val="single" w:sz="4" w:space="0" w:color="auto"/>
            </w:tcBorders>
            <w:shd w:val="clear" w:color="auto" w:fill="FFFFFF"/>
            <w:vAlign w:val="bottom"/>
          </w:tcPr>
          <w:p w14:paraId="37C6537A" w14:textId="77777777" w:rsidR="00CB4BEB" w:rsidRPr="00FE3FC3" w:rsidRDefault="00CB4BEB" w:rsidP="003C0924">
            <w:pPr>
              <w:rPr>
                <w:rFonts w:ascii="Trebuchet MS" w:hAnsi="Trebuchet MS" w:cs="Trebuchet MS"/>
                <w:sz w:val="18"/>
                <w:szCs w:val="18"/>
              </w:rPr>
            </w:pPr>
            <w:r w:rsidRPr="00A07591">
              <w:rPr>
                <w:rFonts w:ascii="Trebuchet MS" w:hAnsi="Trebuchet MS" w:cs="Trebuchet MS"/>
                <w:sz w:val="18"/>
                <w:szCs w:val="18"/>
              </w:rPr>
              <w:t>B-brandhanen er beregnet til opstilling på vandværksledninger med</w:t>
            </w:r>
            <w:r>
              <w:rPr>
                <w:rFonts w:ascii="Trebuchet MS" w:hAnsi="Trebuchet MS" w:cs="Trebuchet MS"/>
                <w:sz w:val="18"/>
                <w:szCs w:val="18"/>
              </w:rPr>
              <w:t xml:space="preserve"> </w:t>
            </w:r>
            <w:r w:rsidRPr="00A07591">
              <w:rPr>
                <w:rFonts w:ascii="Trebuchet MS" w:hAnsi="Trebuchet MS" w:cs="Trebuchet MS"/>
                <w:sz w:val="18"/>
                <w:szCs w:val="18"/>
              </w:rPr>
              <w:t>en vandføring på 800-1.500 liter/min. Den kan i øvrigt anvendes på</w:t>
            </w:r>
            <w:r>
              <w:rPr>
                <w:rFonts w:ascii="Trebuchet MS" w:hAnsi="Trebuchet MS" w:cs="Trebuchet MS"/>
                <w:sz w:val="18"/>
                <w:szCs w:val="18"/>
              </w:rPr>
              <w:t xml:space="preserve"> </w:t>
            </w:r>
            <w:r w:rsidRPr="00A07591">
              <w:rPr>
                <w:rFonts w:ascii="Trebuchet MS" w:hAnsi="Trebuchet MS" w:cs="Trebuchet MS"/>
                <w:sz w:val="18"/>
                <w:szCs w:val="18"/>
              </w:rPr>
              <w:t>alle vandværksledninger.</w:t>
            </w:r>
          </w:p>
        </w:tc>
      </w:tr>
      <w:tr w:rsidR="00CB4BEB" w:rsidRPr="0051728E" w14:paraId="21FC94EB"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678268F" w14:textId="77777777" w:rsidR="00CB4BEB" w:rsidRPr="0000336D" w:rsidRDefault="00CB4BEB" w:rsidP="003C0924">
            <w:pPr>
              <w:jc w:val="center"/>
              <w:rPr>
                <w:rFonts w:ascii="Trebuchet MS" w:hAnsi="Trebuchet MS"/>
                <w:sz w:val="18"/>
                <w:szCs w:val="18"/>
              </w:rPr>
            </w:pPr>
            <w:r w:rsidRPr="0000336D">
              <w:rPr>
                <w:rFonts w:ascii="Trebuchet MS" w:hAnsi="Trebuchet MS"/>
                <w:sz w:val="18"/>
                <w:szCs w:val="18"/>
              </w:rPr>
              <w:t>3</w:t>
            </w:r>
          </w:p>
        </w:tc>
        <w:tc>
          <w:tcPr>
            <w:tcW w:w="0" w:type="auto"/>
            <w:tcBorders>
              <w:top w:val="single" w:sz="4" w:space="0" w:color="auto"/>
              <w:left w:val="single" w:sz="4" w:space="0" w:color="auto"/>
              <w:bottom w:val="single" w:sz="4" w:space="0" w:color="auto"/>
            </w:tcBorders>
            <w:shd w:val="clear" w:color="auto" w:fill="FFFFFF"/>
            <w:vAlign w:val="bottom"/>
          </w:tcPr>
          <w:p w14:paraId="3A6C1A5C" w14:textId="77777777" w:rsidR="00CB4BEB" w:rsidRPr="0000336D" w:rsidRDefault="00CB4BEB" w:rsidP="003C0924">
            <w:pPr>
              <w:rPr>
                <w:rFonts w:ascii="Trebuchet MS" w:hAnsi="Trebuchet MS"/>
                <w:sz w:val="18"/>
                <w:szCs w:val="18"/>
              </w:rPr>
            </w:pPr>
            <w:r w:rsidRPr="0000336D">
              <w:rPr>
                <w:rFonts w:ascii="Trebuchet MS" w:hAnsi="Trebuchet MS"/>
                <w:sz w:val="18"/>
                <w:szCs w:val="18"/>
              </w:rPr>
              <w:t>C</w:t>
            </w:r>
          </w:p>
        </w:tc>
        <w:tc>
          <w:tcPr>
            <w:tcW w:w="1076" w:type="dxa"/>
            <w:tcBorders>
              <w:top w:val="single" w:sz="4" w:space="0" w:color="auto"/>
              <w:left w:val="single" w:sz="4" w:space="0" w:color="auto"/>
              <w:bottom w:val="single" w:sz="4" w:space="0" w:color="auto"/>
              <w:right w:val="single" w:sz="4" w:space="0" w:color="auto"/>
            </w:tcBorders>
            <w:shd w:val="clear" w:color="auto" w:fill="FFFFFF"/>
            <w:vAlign w:val="bottom"/>
          </w:tcPr>
          <w:p w14:paraId="603C102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866" w:type="dxa"/>
            <w:tcBorders>
              <w:top w:val="single" w:sz="4" w:space="0" w:color="auto"/>
              <w:left w:val="single" w:sz="4" w:space="0" w:color="auto"/>
              <w:bottom w:val="single" w:sz="4" w:space="0" w:color="auto"/>
            </w:tcBorders>
            <w:shd w:val="clear" w:color="auto" w:fill="FFFFFF"/>
            <w:vAlign w:val="bottom"/>
          </w:tcPr>
          <w:p w14:paraId="7B4505CD" w14:textId="77777777" w:rsidR="00CB4BEB" w:rsidRPr="00FE3FC3" w:rsidRDefault="00CB4BEB" w:rsidP="003C0924">
            <w:pPr>
              <w:rPr>
                <w:rFonts w:ascii="Trebuchet MS" w:hAnsi="Trebuchet MS" w:cs="Trebuchet MS"/>
                <w:sz w:val="18"/>
                <w:szCs w:val="18"/>
              </w:rPr>
            </w:pPr>
            <w:r w:rsidRPr="00A07591">
              <w:rPr>
                <w:rFonts w:ascii="Trebuchet MS" w:hAnsi="Trebuchet MS" w:cs="Trebuchet MS"/>
                <w:sz w:val="18"/>
                <w:szCs w:val="18"/>
              </w:rPr>
              <w:t>C-brandhanen er beregnet til opstilling på vandværksledninger med</w:t>
            </w:r>
            <w:r>
              <w:rPr>
                <w:rFonts w:ascii="Trebuchet MS" w:hAnsi="Trebuchet MS" w:cs="Trebuchet MS"/>
                <w:sz w:val="18"/>
                <w:szCs w:val="18"/>
              </w:rPr>
              <w:t xml:space="preserve"> </w:t>
            </w:r>
            <w:r w:rsidRPr="00A07591">
              <w:rPr>
                <w:rFonts w:ascii="Trebuchet MS" w:hAnsi="Trebuchet MS" w:cs="Trebuchet MS"/>
                <w:sz w:val="18"/>
                <w:szCs w:val="18"/>
              </w:rPr>
              <w:t>en vandføring på indtil 800 liter/min.</w:t>
            </w:r>
          </w:p>
        </w:tc>
      </w:tr>
      <w:tr w:rsidR="00CB4BEB" w:rsidRPr="0051728E" w14:paraId="3C648180"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1E9B031" w14:textId="77777777" w:rsidR="00CB4BEB" w:rsidRPr="0000336D" w:rsidRDefault="00CB4BEB" w:rsidP="003C0924">
            <w:pPr>
              <w:jc w:val="center"/>
              <w:rPr>
                <w:rFonts w:ascii="Trebuchet MS" w:hAnsi="Trebuchet MS"/>
                <w:sz w:val="18"/>
                <w:szCs w:val="18"/>
              </w:rPr>
            </w:pPr>
            <w:r w:rsidRPr="0000336D">
              <w:rPr>
                <w:rFonts w:ascii="Trebuchet MS" w:hAnsi="Trebuchet MS"/>
                <w:sz w:val="18"/>
                <w:szCs w:val="18"/>
              </w:rPr>
              <w:t>4</w:t>
            </w:r>
          </w:p>
        </w:tc>
        <w:tc>
          <w:tcPr>
            <w:tcW w:w="0" w:type="auto"/>
            <w:tcBorders>
              <w:top w:val="single" w:sz="4" w:space="0" w:color="auto"/>
              <w:left w:val="single" w:sz="4" w:space="0" w:color="auto"/>
              <w:bottom w:val="single" w:sz="4" w:space="0" w:color="auto"/>
            </w:tcBorders>
            <w:shd w:val="clear" w:color="auto" w:fill="FFFFFF"/>
            <w:vAlign w:val="bottom"/>
          </w:tcPr>
          <w:p w14:paraId="2D194A2D" w14:textId="77777777" w:rsidR="00CB4BEB" w:rsidRPr="0000336D" w:rsidRDefault="00CB4BEB" w:rsidP="003C0924">
            <w:pPr>
              <w:rPr>
                <w:rFonts w:ascii="Trebuchet MS" w:hAnsi="Trebuchet MS"/>
                <w:sz w:val="18"/>
                <w:szCs w:val="18"/>
              </w:rPr>
            </w:pPr>
            <w:r w:rsidRPr="0000336D">
              <w:rPr>
                <w:rFonts w:ascii="Trebuchet MS" w:hAnsi="Trebuchet MS"/>
                <w:sz w:val="18"/>
                <w:szCs w:val="18"/>
              </w:rPr>
              <w:t>Branddam</w:t>
            </w:r>
          </w:p>
        </w:tc>
        <w:tc>
          <w:tcPr>
            <w:tcW w:w="1076" w:type="dxa"/>
            <w:tcBorders>
              <w:top w:val="single" w:sz="4" w:space="0" w:color="auto"/>
              <w:left w:val="single" w:sz="4" w:space="0" w:color="auto"/>
              <w:bottom w:val="single" w:sz="4" w:space="0" w:color="auto"/>
              <w:right w:val="single" w:sz="4" w:space="0" w:color="auto"/>
            </w:tcBorders>
            <w:shd w:val="clear" w:color="auto" w:fill="FFFFFF"/>
            <w:vAlign w:val="bottom"/>
          </w:tcPr>
          <w:p w14:paraId="3E3F7C4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866" w:type="dxa"/>
            <w:tcBorders>
              <w:top w:val="single" w:sz="4" w:space="0" w:color="auto"/>
              <w:left w:val="single" w:sz="4" w:space="0" w:color="auto"/>
              <w:bottom w:val="single" w:sz="4" w:space="0" w:color="auto"/>
            </w:tcBorders>
            <w:shd w:val="clear" w:color="auto" w:fill="FFFFFF"/>
            <w:vAlign w:val="bottom"/>
          </w:tcPr>
          <w:p w14:paraId="248FD17D"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Vandhul/sø hvor der kan pumpes vand op til brandslukning.</w:t>
            </w:r>
          </w:p>
        </w:tc>
      </w:tr>
      <w:tr w:rsidR="00CB4BEB" w:rsidRPr="0051728E" w14:paraId="77D75714"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6C8E436" w14:textId="77777777" w:rsidR="00CB4BEB" w:rsidRPr="0000336D" w:rsidRDefault="00CB4BEB" w:rsidP="003C0924">
            <w:pPr>
              <w:jc w:val="center"/>
              <w:rPr>
                <w:rFonts w:ascii="Trebuchet MS" w:hAnsi="Trebuchet MS"/>
                <w:sz w:val="18"/>
                <w:szCs w:val="18"/>
              </w:rPr>
            </w:pPr>
            <w:r>
              <w:rPr>
                <w:rFonts w:ascii="Trebuchet MS" w:hAnsi="Trebuchet MS"/>
                <w:sz w:val="18"/>
                <w:szCs w:val="18"/>
              </w:rPr>
              <w:t>8</w:t>
            </w:r>
          </w:p>
        </w:tc>
        <w:tc>
          <w:tcPr>
            <w:tcW w:w="0" w:type="auto"/>
            <w:tcBorders>
              <w:top w:val="single" w:sz="4" w:space="0" w:color="auto"/>
              <w:left w:val="single" w:sz="4" w:space="0" w:color="auto"/>
              <w:bottom w:val="single" w:sz="4" w:space="0" w:color="auto"/>
            </w:tcBorders>
            <w:shd w:val="clear" w:color="auto" w:fill="FFFFFF"/>
            <w:vAlign w:val="bottom"/>
          </w:tcPr>
          <w:p w14:paraId="13E7EE38" w14:textId="77777777" w:rsidR="00CB4BEB" w:rsidRPr="0000336D" w:rsidRDefault="00CB4BEB" w:rsidP="003C0924">
            <w:pPr>
              <w:rPr>
                <w:rFonts w:ascii="Trebuchet MS" w:hAnsi="Trebuchet MS"/>
                <w:sz w:val="18"/>
                <w:szCs w:val="18"/>
              </w:rPr>
            </w:pPr>
            <w:r w:rsidRPr="0000336D">
              <w:rPr>
                <w:rFonts w:ascii="Trebuchet MS" w:hAnsi="Trebuchet MS"/>
                <w:sz w:val="18"/>
                <w:szCs w:val="18"/>
              </w:rPr>
              <w:t>Andet</w:t>
            </w:r>
          </w:p>
        </w:tc>
        <w:tc>
          <w:tcPr>
            <w:tcW w:w="1076" w:type="dxa"/>
            <w:tcBorders>
              <w:top w:val="single" w:sz="4" w:space="0" w:color="auto"/>
              <w:left w:val="single" w:sz="4" w:space="0" w:color="auto"/>
              <w:bottom w:val="single" w:sz="4" w:space="0" w:color="auto"/>
              <w:right w:val="single" w:sz="4" w:space="0" w:color="auto"/>
            </w:tcBorders>
            <w:shd w:val="clear" w:color="auto" w:fill="FFFFFF"/>
            <w:vAlign w:val="bottom"/>
          </w:tcPr>
          <w:p w14:paraId="43AAA4E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866" w:type="dxa"/>
            <w:tcBorders>
              <w:top w:val="single" w:sz="4" w:space="0" w:color="auto"/>
              <w:left w:val="single" w:sz="4" w:space="0" w:color="auto"/>
              <w:bottom w:val="single" w:sz="4" w:space="0" w:color="auto"/>
            </w:tcBorders>
            <w:shd w:val="clear" w:color="auto" w:fill="FFFFFF"/>
            <w:vAlign w:val="bottom"/>
          </w:tcPr>
          <w:p w14:paraId="0484DB22"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Anden type end ovenstående.</w:t>
            </w:r>
          </w:p>
        </w:tc>
      </w:tr>
      <w:tr w:rsidR="00CB4BEB" w:rsidRPr="0051728E" w14:paraId="628DA9F2"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1B348F28" w14:textId="77777777" w:rsidR="00CB4BEB" w:rsidRPr="0000336D" w:rsidRDefault="00CB4BEB" w:rsidP="003C0924">
            <w:pPr>
              <w:jc w:val="center"/>
              <w:rPr>
                <w:rFonts w:ascii="Trebuchet MS" w:hAnsi="Trebuchet MS"/>
                <w:sz w:val="18"/>
                <w:szCs w:val="18"/>
              </w:rPr>
            </w:pPr>
            <w:r>
              <w:rPr>
                <w:rFonts w:ascii="Trebuchet MS" w:hAnsi="Trebuchet MS"/>
                <w:sz w:val="18"/>
                <w:szCs w:val="18"/>
              </w:rPr>
              <w:lastRenderedPageBreak/>
              <w:t>9</w:t>
            </w:r>
          </w:p>
        </w:tc>
        <w:tc>
          <w:tcPr>
            <w:tcW w:w="0" w:type="auto"/>
            <w:tcBorders>
              <w:top w:val="single" w:sz="4" w:space="0" w:color="auto"/>
              <w:left w:val="single" w:sz="4" w:space="0" w:color="auto"/>
              <w:bottom w:val="single" w:sz="4" w:space="0" w:color="auto"/>
            </w:tcBorders>
            <w:shd w:val="clear" w:color="auto" w:fill="FFFFFF"/>
            <w:vAlign w:val="bottom"/>
          </w:tcPr>
          <w:p w14:paraId="4A64B2CB" w14:textId="77777777" w:rsidR="00CB4BEB" w:rsidRPr="0000336D" w:rsidRDefault="00CB4BEB" w:rsidP="003C0924">
            <w:pPr>
              <w:rPr>
                <w:rFonts w:ascii="Trebuchet MS" w:hAnsi="Trebuchet MS"/>
                <w:sz w:val="18"/>
                <w:szCs w:val="18"/>
              </w:rPr>
            </w:pPr>
            <w:r w:rsidRPr="0000336D">
              <w:rPr>
                <w:rFonts w:ascii="Trebuchet MS" w:hAnsi="Trebuchet MS"/>
                <w:sz w:val="18"/>
                <w:szCs w:val="18"/>
              </w:rPr>
              <w:t>Ukendt</w:t>
            </w:r>
          </w:p>
        </w:tc>
        <w:tc>
          <w:tcPr>
            <w:tcW w:w="1076" w:type="dxa"/>
            <w:tcBorders>
              <w:top w:val="single" w:sz="4" w:space="0" w:color="auto"/>
              <w:left w:val="single" w:sz="4" w:space="0" w:color="auto"/>
              <w:bottom w:val="single" w:sz="4" w:space="0" w:color="auto"/>
              <w:right w:val="single" w:sz="4" w:space="0" w:color="auto"/>
            </w:tcBorders>
            <w:shd w:val="clear" w:color="auto" w:fill="FFFFFF"/>
            <w:vAlign w:val="bottom"/>
          </w:tcPr>
          <w:p w14:paraId="142BF79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866" w:type="dxa"/>
            <w:tcBorders>
              <w:top w:val="single" w:sz="4" w:space="0" w:color="auto"/>
              <w:left w:val="single" w:sz="4" w:space="0" w:color="auto"/>
              <w:bottom w:val="single" w:sz="4" w:space="0" w:color="auto"/>
            </w:tcBorders>
            <w:shd w:val="clear" w:color="auto" w:fill="FFFFFF"/>
            <w:vAlign w:val="bottom"/>
          </w:tcPr>
          <w:p w14:paraId="75C6B153"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Mangler viden</w:t>
            </w:r>
          </w:p>
        </w:tc>
      </w:tr>
      <w:tr w:rsidR="00CB4BEB" w:rsidRPr="00341F5D" w14:paraId="1D94396B"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6FBD9F39" w14:textId="77777777" w:rsidR="00CB4BEB" w:rsidRPr="002A6DD4" w:rsidRDefault="00CB4BEB" w:rsidP="003C0924">
            <w:pPr>
              <w:jc w:val="center"/>
              <w:rPr>
                <w:rFonts w:ascii="Trebuchet MS" w:hAnsi="Trebuchet MS"/>
                <w:sz w:val="18"/>
                <w:szCs w:val="18"/>
              </w:rPr>
            </w:pPr>
            <w:r w:rsidRPr="002A6DD4">
              <w:rPr>
                <w:rFonts w:ascii="Trebuchet MS" w:hAnsi="Trebuchet MS"/>
                <w:sz w:val="18"/>
                <w:szCs w:val="18"/>
              </w:rPr>
              <w:t>11</w:t>
            </w:r>
          </w:p>
        </w:tc>
        <w:tc>
          <w:tcPr>
            <w:tcW w:w="0" w:type="auto"/>
            <w:tcBorders>
              <w:top w:val="single" w:sz="4" w:space="0" w:color="auto"/>
              <w:left w:val="single" w:sz="4" w:space="0" w:color="auto"/>
              <w:bottom w:val="single" w:sz="4" w:space="0" w:color="auto"/>
            </w:tcBorders>
            <w:shd w:val="clear" w:color="auto" w:fill="FFFFFF"/>
            <w:vAlign w:val="bottom"/>
          </w:tcPr>
          <w:p w14:paraId="589246A4"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I</w:t>
            </w:r>
          </w:p>
        </w:tc>
        <w:tc>
          <w:tcPr>
            <w:tcW w:w="1076" w:type="dxa"/>
            <w:tcBorders>
              <w:top w:val="single" w:sz="4" w:space="0" w:color="auto"/>
              <w:left w:val="single" w:sz="4" w:space="0" w:color="auto"/>
              <w:bottom w:val="single" w:sz="4" w:space="0" w:color="auto"/>
              <w:right w:val="single" w:sz="4" w:space="0" w:color="auto"/>
            </w:tcBorders>
            <w:shd w:val="clear" w:color="auto" w:fill="FFFFFF"/>
            <w:vAlign w:val="bottom"/>
          </w:tcPr>
          <w:p w14:paraId="7EACE202" w14:textId="77777777" w:rsidR="00CB4BEB" w:rsidRPr="002A6DD4" w:rsidRDefault="00CB4BEB" w:rsidP="003C0924">
            <w:pPr>
              <w:jc w:val="center"/>
              <w:rPr>
                <w:rFonts w:ascii="Trebuchet MS" w:hAnsi="Trebuchet MS" w:cs="Trebuchet MS"/>
                <w:sz w:val="18"/>
                <w:szCs w:val="18"/>
              </w:rPr>
            </w:pPr>
            <w:r w:rsidRPr="002A6DD4">
              <w:rPr>
                <w:rFonts w:ascii="Trebuchet MS" w:hAnsi="Trebuchet MS" w:cs="Trebuchet MS"/>
                <w:sz w:val="18"/>
                <w:szCs w:val="18"/>
              </w:rPr>
              <w:t>1</w:t>
            </w:r>
          </w:p>
        </w:tc>
        <w:tc>
          <w:tcPr>
            <w:tcW w:w="8866" w:type="dxa"/>
            <w:tcBorders>
              <w:top w:val="single" w:sz="4" w:space="0" w:color="auto"/>
              <w:left w:val="single" w:sz="4" w:space="0" w:color="auto"/>
              <w:bottom w:val="single" w:sz="4" w:space="0" w:color="auto"/>
            </w:tcBorders>
            <w:shd w:val="clear" w:color="auto" w:fill="FFFFFF"/>
            <w:vAlign w:val="bottom"/>
          </w:tcPr>
          <w:p w14:paraId="49675E29" w14:textId="77777777" w:rsidR="00CB4BEB" w:rsidRPr="002A6DD4" w:rsidRDefault="00CB4BEB" w:rsidP="003C0924">
            <w:pPr>
              <w:rPr>
                <w:rFonts w:ascii="Trebuchet MS" w:hAnsi="Trebuchet MS" w:cs="Trebuchet MS"/>
                <w:sz w:val="18"/>
                <w:szCs w:val="18"/>
              </w:rPr>
            </w:pPr>
            <w:r w:rsidRPr="002A6DD4">
              <w:rPr>
                <w:rFonts w:ascii="Trebuchet MS" w:hAnsi="Trebuchet MS" w:cs="Arial"/>
                <w:sz w:val="18"/>
                <w:szCs w:val="18"/>
                <w:u w:val="single"/>
              </w:rPr>
              <w:t>&lt;500l/min</w:t>
            </w:r>
          </w:p>
        </w:tc>
      </w:tr>
      <w:tr w:rsidR="00CB4BEB" w:rsidRPr="00341F5D" w14:paraId="4C84293B"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A6B6E46" w14:textId="77777777" w:rsidR="00CB4BEB" w:rsidRPr="002A6DD4" w:rsidRDefault="00CB4BEB" w:rsidP="003C0924">
            <w:pPr>
              <w:jc w:val="center"/>
              <w:rPr>
                <w:rFonts w:ascii="Trebuchet MS" w:hAnsi="Trebuchet MS"/>
                <w:sz w:val="18"/>
                <w:szCs w:val="18"/>
              </w:rPr>
            </w:pPr>
            <w:r w:rsidRPr="002A6DD4">
              <w:rPr>
                <w:rFonts w:ascii="Trebuchet MS" w:hAnsi="Trebuchet MS"/>
                <w:sz w:val="18"/>
                <w:szCs w:val="18"/>
              </w:rPr>
              <w:t>12</w:t>
            </w:r>
          </w:p>
        </w:tc>
        <w:tc>
          <w:tcPr>
            <w:tcW w:w="0" w:type="auto"/>
            <w:tcBorders>
              <w:top w:val="single" w:sz="4" w:space="0" w:color="auto"/>
              <w:left w:val="single" w:sz="4" w:space="0" w:color="auto"/>
              <w:bottom w:val="single" w:sz="4" w:space="0" w:color="auto"/>
            </w:tcBorders>
            <w:shd w:val="clear" w:color="auto" w:fill="FFFFFF"/>
            <w:vAlign w:val="bottom"/>
          </w:tcPr>
          <w:p w14:paraId="66725A4E"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II</w:t>
            </w:r>
          </w:p>
        </w:tc>
        <w:tc>
          <w:tcPr>
            <w:tcW w:w="1076" w:type="dxa"/>
            <w:tcBorders>
              <w:top w:val="single" w:sz="4" w:space="0" w:color="auto"/>
              <w:left w:val="single" w:sz="4" w:space="0" w:color="auto"/>
              <w:bottom w:val="single" w:sz="4" w:space="0" w:color="auto"/>
              <w:right w:val="single" w:sz="4" w:space="0" w:color="auto"/>
            </w:tcBorders>
            <w:shd w:val="clear" w:color="auto" w:fill="FFFFFF"/>
            <w:vAlign w:val="bottom"/>
          </w:tcPr>
          <w:p w14:paraId="4BFF4B3C" w14:textId="77777777" w:rsidR="00CB4BEB" w:rsidRPr="002A6DD4" w:rsidRDefault="00CB4BEB" w:rsidP="003C0924">
            <w:pPr>
              <w:jc w:val="center"/>
              <w:rPr>
                <w:rFonts w:ascii="Trebuchet MS" w:hAnsi="Trebuchet MS" w:cs="Trebuchet MS"/>
                <w:sz w:val="18"/>
                <w:szCs w:val="18"/>
              </w:rPr>
            </w:pPr>
            <w:r w:rsidRPr="002A6DD4">
              <w:rPr>
                <w:rFonts w:ascii="Trebuchet MS" w:hAnsi="Trebuchet MS" w:cs="Trebuchet MS"/>
                <w:sz w:val="18"/>
                <w:szCs w:val="18"/>
              </w:rPr>
              <w:t>1</w:t>
            </w:r>
          </w:p>
        </w:tc>
        <w:tc>
          <w:tcPr>
            <w:tcW w:w="8866" w:type="dxa"/>
            <w:tcBorders>
              <w:top w:val="single" w:sz="4" w:space="0" w:color="auto"/>
              <w:left w:val="single" w:sz="4" w:space="0" w:color="auto"/>
              <w:bottom w:val="single" w:sz="4" w:space="0" w:color="auto"/>
            </w:tcBorders>
            <w:shd w:val="clear" w:color="auto" w:fill="FFFFFF"/>
            <w:vAlign w:val="bottom"/>
          </w:tcPr>
          <w:p w14:paraId="1BF62207" w14:textId="77777777" w:rsidR="00CB4BEB" w:rsidRPr="002A6DD4" w:rsidRDefault="00CB4BEB" w:rsidP="003C0924">
            <w:pPr>
              <w:rPr>
                <w:rFonts w:ascii="Trebuchet MS" w:hAnsi="Trebuchet MS" w:cs="Trebuchet MS"/>
                <w:sz w:val="18"/>
                <w:szCs w:val="18"/>
              </w:rPr>
            </w:pPr>
            <w:r w:rsidRPr="002A6DD4">
              <w:rPr>
                <w:rFonts w:ascii="Trebuchet MS" w:hAnsi="Trebuchet MS" w:cs="Arial"/>
                <w:sz w:val="18"/>
                <w:szCs w:val="18"/>
                <w:u w:val="single"/>
              </w:rPr>
              <w:t>&lt; 1000</w:t>
            </w:r>
          </w:p>
        </w:tc>
      </w:tr>
      <w:tr w:rsidR="00CB4BEB" w:rsidRPr="00341F5D" w14:paraId="1440C5A5"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52E893D" w14:textId="77777777" w:rsidR="00CB4BEB" w:rsidRPr="002A6DD4" w:rsidRDefault="00CB4BEB" w:rsidP="003C0924">
            <w:pPr>
              <w:jc w:val="center"/>
              <w:rPr>
                <w:rFonts w:ascii="Trebuchet MS" w:hAnsi="Trebuchet MS"/>
                <w:sz w:val="18"/>
                <w:szCs w:val="18"/>
              </w:rPr>
            </w:pPr>
            <w:r w:rsidRPr="002A6DD4">
              <w:rPr>
                <w:rFonts w:ascii="Trebuchet MS" w:hAnsi="Trebuchet MS"/>
                <w:sz w:val="18"/>
                <w:szCs w:val="18"/>
              </w:rPr>
              <w:t>13</w:t>
            </w:r>
          </w:p>
        </w:tc>
        <w:tc>
          <w:tcPr>
            <w:tcW w:w="0" w:type="auto"/>
            <w:tcBorders>
              <w:top w:val="single" w:sz="4" w:space="0" w:color="auto"/>
              <w:left w:val="single" w:sz="4" w:space="0" w:color="auto"/>
              <w:bottom w:val="single" w:sz="4" w:space="0" w:color="auto"/>
            </w:tcBorders>
            <w:shd w:val="clear" w:color="auto" w:fill="FFFFFF"/>
            <w:vAlign w:val="bottom"/>
          </w:tcPr>
          <w:p w14:paraId="6553A39A"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III</w:t>
            </w:r>
          </w:p>
        </w:tc>
        <w:tc>
          <w:tcPr>
            <w:tcW w:w="1076" w:type="dxa"/>
            <w:tcBorders>
              <w:top w:val="single" w:sz="4" w:space="0" w:color="auto"/>
              <w:left w:val="single" w:sz="4" w:space="0" w:color="auto"/>
              <w:bottom w:val="single" w:sz="4" w:space="0" w:color="auto"/>
              <w:right w:val="single" w:sz="4" w:space="0" w:color="auto"/>
            </w:tcBorders>
            <w:shd w:val="clear" w:color="auto" w:fill="FFFFFF"/>
            <w:vAlign w:val="bottom"/>
          </w:tcPr>
          <w:p w14:paraId="54B83EDC" w14:textId="77777777" w:rsidR="00CB4BEB" w:rsidRPr="002A6DD4" w:rsidRDefault="00CB4BEB" w:rsidP="003C0924">
            <w:pPr>
              <w:jc w:val="center"/>
              <w:rPr>
                <w:rFonts w:ascii="Trebuchet MS" w:hAnsi="Trebuchet MS" w:cs="Trebuchet MS"/>
                <w:sz w:val="18"/>
                <w:szCs w:val="18"/>
              </w:rPr>
            </w:pPr>
            <w:r w:rsidRPr="002A6DD4">
              <w:rPr>
                <w:rFonts w:ascii="Trebuchet MS" w:hAnsi="Trebuchet MS" w:cs="Trebuchet MS"/>
                <w:sz w:val="18"/>
                <w:szCs w:val="18"/>
              </w:rPr>
              <w:t>1</w:t>
            </w:r>
          </w:p>
        </w:tc>
        <w:tc>
          <w:tcPr>
            <w:tcW w:w="8866" w:type="dxa"/>
            <w:tcBorders>
              <w:top w:val="single" w:sz="4" w:space="0" w:color="auto"/>
              <w:left w:val="single" w:sz="4" w:space="0" w:color="auto"/>
              <w:bottom w:val="single" w:sz="4" w:space="0" w:color="auto"/>
            </w:tcBorders>
            <w:shd w:val="clear" w:color="auto" w:fill="FFFFFF"/>
            <w:vAlign w:val="bottom"/>
          </w:tcPr>
          <w:p w14:paraId="3B5057B0" w14:textId="77777777" w:rsidR="00CB4BEB" w:rsidRPr="002A6DD4" w:rsidRDefault="00CB4BEB" w:rsidP="003C0924">
            <w:pPr>
              <w:rPr>
                <w:rFonts w:ascii="Trebuchet MS" w:hAnsi="Trebuchet MS" w:cs="Trebuchet MS"/>
                <w:sz w:val="18"/>
                <w:szCs w:val="18"/>
              </w:rPr>
            </w:pPr>
            <w:r w:rsidRPr="002A6DD4">
              <w:rPr>
                <w:rFonts w:ascii="Trebuchet MS" w:hAnsi="Trebuchet MS" w:cs="Arial"/>
                <w:sz w:val="18"/>
                <w:szCs w:val="18"/>
                <w:u w:val="single"/>
              </w:rPr>
              <w:t>&lt; 1500</w:t>
            </w:r>
          </w:p>
        </w:tc>
      </w:tr>
      <w:tr w:rsidR="00CB4BEB" w:rsidRPr="00341F5D" w14:paraId="3F344A36"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13EB0217" w14:textId="77777777" w:rsidR="00CB4BEB" w:rsidRPr="002A6DD4" w:rsidRDefault="00CB4BEB" w:rsidP="003C0924">
            <w:pPr>
              <w:jc w:val="center"/>
              <w:rPr>
                <w:rFonts w:ascii="Trebuchet MS" w:hAnsi="Trebuchet MS"/>
                <w:sz w:val="18"/>
                <w:szCs w:val="18"/>
              </w:rPr>
            </w:pPr>
            <w:r w:rsidRPr="002A6DD4">
              <w:rPr>
                <w:rFonts w:ascii="Trebuchet MS" w:hAnsi="Trebuchet MS"/>
                <w:sz w:val="18"/>
                <w:szCs w:val="18"/>
              </w:rPr>
              <w:t>14</w:t>
            </w:r>
          </w:p>
        </w:tc>
        <w:tc>
          <w:tcPr>
            <w:tcW w:w="0" w:type="auto"/>
            <w:tcBorders>
              <w:top w:val="single" w:sz="4" w:space="0" w:color="auto"/>
              <w:left w:val="single" w:sz="4" w:space="0" w:color="auto"/>
              <w:bottom w:val="single" w:sz="4" w:space="0" w:color="auto"/>
            </w:tcBorders>
            <w:shd w:val="clear" w:color="auto" w:fill="FFFFFF"/>
            <w:vAlign w:val="bottom"/>
          </w:tcPr>
          <w:p w14:paraId="39BBFA35"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IIII</w:t>
            </w:r>
          </w:p>
        </w:tc>
        <w:tc>
          <w:tcPr>
            <w:tcW w:w="1076" w:type="dxa"/>
            <w:tcBorders>
              <w:top w:val="single" w:sz="4" w:space="0" w:color="auto"/>
              <w:left w:val="single" w:sz="4" w:space="0" w:color="auto"/>
              <w:bottom w:val="single" w:sz="4" w:space="0" w:color="auto"/>
              <w:right w:val="single" w:sz="4" w:space="0" w:color="auto"/>
            </w:tcBorders>
            <w:shd w:val="clear" w:color="auto" w:fill="FFFFFF"/>
            <w:vAlign w:val="bottom"/>
          </w:tcPr>
          <w:p w14:paraId="7B7A9286" w14:textId="77777777" w:rsidR="00CB4BEB" w:rsidRPr="002A6DD4" w:rsidRDefault="00CB4BEB" w:rsidP="003C0924">
            <w:pPr>
              <w:jc w:val="center"/>
              <w:rPr>
                <w:rFonts w:ascii="Trebuchet MS" w:hAnsi="Trebuchet MS" w:cs="Trebuchet MS"/>
                <w:sz w:val="18"/>
                <w:szCs w:val="18"/>
              </w:rPr>
            </w:pPr>
            <w:r w:rsidRPr="002A6DD4">
              <w:rPr>
                <w:rFonts w:ascii="Trebuchet MS" w:hAnsi="Trebuchet MS" w:cs="Trebuchet MS"/>
                <w:sz w:val="18"/>
                <w:szCs w:val="18"/>
              </w:rPr>
              <w:t>1</w:t>
            </w:r>
          </w:p>
        </w:tc>
        <w:tc>
          <w:tcPr>
            <w:tcW w:w="8866" w:type="dxa"/>
            <w:tcBorders>
              <w:top w:val="single" w:sz="4" w:space="0" w:color="auto"/>
              <w:left w:val="single" w:sz="4" w:space="0" w:color="auto"/>
              <w:bottom w:val="single" w:sz="4" w:space="0" w:color="auto"/>
            </w:tcBorders>
            <w:shd w:val="clear" w:color="auto" w:fill="FFFFFF"/>
            <w:vAlign w:val="bottom"/>
          </w:tcPr>
          <w:p w14:paraId="285425A1" w14:textId="77777777" w:rsidR="00CB4BEB" w:rsidRPr="002A6DD4" w:rsidRDefault="00CB4BEB" w:rsidP="003C0924">
            <w:pPr>
              <w:rPr>
                <w:rFonts w:ascii="Trebuchet MS" w:hAnsi="Trebuchet MS" w:cs="Trebuchet MS"/>
                <w:sz w:val="18"/>
                <w:szCs w:val="18"/>
              </w:rPr>
            </w:pPr>
            <w:r w:rsidRPr="002A6DD4">
              <w:rPr>
                <w:rFonts w:ascii="Trebuchet MS" w:hAnsi="Trebuchet MS" w:cs="Arial"/>
                <w:sz w:val="18"/>
                <w:szCs w:val="18"/>
                <w:u w:val="single"/>
              </w:rPr>
              <w:t>&gt; 1500</w:t>
            </w:r>
          </w:p>
        </w:tc>
      </w:tr>
    </w:tbl>
    <w:p w14:paraId="540FC059" w14:textId="77777777" w:rsidR="00CB4BEB" w:rsidRPr="00A32757" w:rsidRDefault="00CB4BEB" w:rsidP="00CB4BEB">
      <w:pPr>
        <w:pStyle w:val="Overskrift7"/>
      </w:pPr>
      <w:r>
        <w:t>5.12.1.3.2</w:t>
      </w:r>
      <w:r w:rsidRPr="00A32757">
        <w:t xml:space="preserve"> </w:t>
      </w:r>
      <w:r>
        <w:t xml:space="preserve">  6100 Placering</w:t>
      </w:r>
      <w:r w:rsidRPr="000A0760">
        <w:t xml:space="preserve"> </w:t>
      </w:r>
      <w:r>
        <w:t>(</w:t>
      </w:r>
      <w:r w:rsidRPr="004D056C">
        <w:t>d_6100_</w:t>
      </w:r>
      <w:proofErr w:type="gramStart"/>
      <w:r w:rsidRPr="004D056C">
        <w:t>placering</w:t>
      </w:r>
      <w:r>
        <w:t>)*</w:t>
      </w:r>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1560"/>
        <w:gridCol w:w="1418"/>
        <w:gridCol w:w="4155"/>
      </w:tblGrid>
      <w:tr w:rsidR="00CB4BEB" w:rsidRPr="0051728E" w14:paraId="7C82D2F5" w14:textId="77777777" w:rsidTr="003C0924">
        <w:trPr>
          <w:trHeight w:hRule="exact" w:val="255"/>
        </w:trPr>
        <w:tc>
          <w:tcPr>
            <w:tcW w:w="1809" w:type="dxa"/>
            <w:tcBorders>
              <w:bottom w:val="single" w:sz="4" w:space="0" w:color="auto"/>
            </w:tcBorders>
            <w:shd w:val="clear" w:color="auto" w:fill="D9D9D9"/>
            <w:vAlign w:val="bottom"/>
          </w:tcPr>
          <w:p w14:paraId="7B530227" w14:textId="77777777" w:rsidR="00CB4BEB" w:rsidRPr="0051728E" w:rsidRDefault="00CB4BEB" w:rsidP="003C0924">
            <w:pPr>
              <w:rPr>
                <w:rFonts w:ascii="Trebuchet MS" w:hAnsi="Trebuchet MS" w:cs="Trebuchet MS"/>
                <w:b/>
                <w:bCs/>
                <w:sz w:val="18"/>
                <w:szCs w:val="18"/>
              </w:rPr>
            </w:pPr>
            <w:proofErr w:type="spellStart"/>
            <w:r>
              <w:rPr>
                <w:rFonts w:ascii="Trebuchet MS" w:hAnsi="Trebuchet MS" w:cs="Trebuchet MS"/>
                <w:b/>
                <w:bCs/>
                <w:sz w:val="18"/>
                <w:szCs w:val="18"/>
              </w:rPr>
              <w:t>placering_</w:t>
            </w:r>
            <w:r w:rsidRPr="007D6CB8">
              <w:rPr>
                <w:rFonts w:ascii="Trebuchet MS" w:hAnsi="Trebuchet MS" w:cs="Trebuchet MS"/>
                <w:b/>
                <w:bCs/>
                <w:sz w:val="18"/>
                <w:szCs w:val="18"/>
              </w:rPr>
              <w:t>kode</w:t>
            </w:r>
            <w:proofErr w:type="spellEnd"/>
          </w:p>
        </w:tc>
        <w:tc>
          <w:tcPr>
            <w:tcW w:w="1560" w:type="dxa"/>
            <w:tcBorders>
              <w:bottom w:val="single" w:sz="4" w:space="0" w:color="auto"/>
            </w:tcBorders>
            <w:shd w:val="clear" w:color="auto" w:fill="D9D9D9"/>
            <w:vAlign w:val="bottom"/>
          </w:tcPr>
          <w:p w14:paraId="3A867A9E"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placering</w:t>
            </w:r>
          </w:p>
        </w:tc>
        <w:tc>
          <w:tcPr>
            <w:tcW w:w="1418" w:type="dxa"/>
            <w:tcBorders>
              <w:bottom w:val="single" w:sz="4" w:space="0" w:color="auto"/>
            </w:tcBorders>
            <w:shd w:val="clear" w:color="auto" w:fill="D9D9D9"/>
            <w:vAlign w:val="bottom"/>
          </w:tcPr>
          <w:p w14:paraId="541AE154"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0" w:type="auto"/>
            <w:tcBorders>
              <w:bottom w:val="single" w:sz="4" w:space="0" w:color="auto"/>
            </w:tcBorders>
            <w:shd w:val="clear" w:color="auto" w:fill="D9D9D9"/>
            <w:vAlign w:val="bottom"/>
          </w:tcPr>
          <w:p w14:paraId="26433CDE"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174AC61C"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41E3F7B1" w14:textId="77777777" w:rsidR="00CB4BEB" w:rsidRPr="0000336D" w:rsidRDefault="00CB4BEB" w:rsidP="003C0924">
            <w:pPr>
              <w:jc w:val="center"/>
              <w:rPr>
                <w:rFonts w:ascii="Trebuchet MS" w:hAnsi="Trebuchet MS" w:cs="Trebuchet MS"/>
                <w:sz w:val="18"/>
                <w:szCs w:val="18"/>
              </w:rPr>
            </w:pPr>
            <w:r w:rsidRPr="0000336D">
              <w:rPr>
                <w:rFonts w:ascii="Trebuchet MS" w:hAnsi="Trebuchet MS" w:cs="Trebuchet MS"/>
                <w:sz w:val="18"/>
                <w:szCs w:val="18"/>
              </w:rPr>
              <w:t>1</w:t>
            </w:r>
          </w:p>
        </w:tc>
        <w:tc>
          <w:tcPr>
            <w:tcW w:w="1560" w:type="dxa"/>
            <w:tcBorders>
              <w:top w:val="single" w:sz="4" w:space="0" w:color="auto"/>
              <w:left w:val="single" w:sz="4" w:space="0" w:color="auto"/>
              <w:bottom w:val="single" w:sz="4" w:space="0" w:color="auto"/>
            </w:tcBorders>
            <w:shd w:val="clear" w:color="auto" w:fill="FFFFFF"/>
            <w:vAlign w:val="bottom"/>
          </w:tcPr>
          <w:p w14:paraId="61A21059" w14:textId="77777777" w:rsidR="00CB4BEB" w:rsidRPr="0000336D" w:rsidRDefault="00CB4BEB" w:rsidP="003C0924">
            <w:pPr>
              <w:rPr>
                <w:rFonts w:ascii="Trebuchet MS" w:hAnsi="Trebuchet MS"/>
                <w:sz w:val="18"/>
                <w:szCs w:val="18"/>
              </w:rPr>
            </w:pPr>
            <w:r w:rsidRPr="0000336D">
              <w:rPr>
                <w:rFonts w:ascii="Trebuchet MS" w:hAnsi="Trebuchet MS"/>
                <w:sz w:val="18"/>
                <w:szCs w:val="18"/>
              </w:rPr>
              <w:t>Overjordisk</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15A186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1865DFE3"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Normal placering – den røde i gadebilledet.</w:t>
            </w:r>
          </w:p>
        </w:tc>
      </w:tr>
      <w:tr w:rsidR="00CB4BEB" w:rsidRPr="0051728E" w14:paraId="3326F32E"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2A9ECDF4" w14:textId="77777777" w:rsidR="00CB4BEB" w:rsidRPr="0000336D" w:rsidRDefault="00CB4BEB" w:rsidP="003C0924">
            <w:pPr>
              <w:jc w:val="center"/>
              <w:rPr>
                <w:rFonts w:ascii="Trebuchet MS" w:hAnsi="Trebuchet MS" w:cs="Trebuchet MS"/>
                <w:sz w:val="18"/>
                <w:szCs w:val="18"/>
              </w:rPr>
            </w:pPr>
            <w:r w:rsidRPr="0000336D">
              <w:rPr>
                <w:rFonts w:ascii="Trebuchet MS" w:hAnsi="Trebuchet MS" w:cs="Trebuchet MS"/>
                <w:sz w:val="18"/>
                <w:szCs w:val="18"/>
              </w:rPr>
              <w:t>2</w:t>
            </w:r>
          </w:p>
        </w:tc>
        <w:tc>
          <w:tcPr>
            <w:tcW w:w="1560" w:type="dxa"/>
            <w:tcBorders>
              <w:top w:val="single" w:sz="4" w:space="0" w:color="auto"/>
              <w:left w:val="single" w:sz="4" w:space="0" w:color="auto"/>
              <w:bottom w:val="single" w:sz="4" w:space="0" w:color="auto"/>
            </w:tcBorders>
            <w:shd w:val="clear" w:color="auto" w:fill="FFFFFF"/>
            <w:vAlign w:val="bottom"/>
          </w:tcPr>
          <w:p w14:paraId="294FE2CF" w14:textId="77777777" w:rsidR="00CB4BEB" w:rsidRPr="0000336D" w:rsidRDefault="00CB4BEB" w:rsidP="003C0924">
            <w:pPr>
              <w:rPr>
                <w:rFonts w:ascii="Trebuchet MS" w:hAnsi="Trebuchet MS"/>
                <w:sz w:val="18"/>
                <w:szCs w:val="18"/>
              </w:rPr>
            </w:pPr>
            <w:r w:rsidRPr="0000336D">
              <w:rPr>
                <w:rFonts w:ascii="Trebuchet MS" w:hAnsi="Trebuchet MS"/>
                <w:sz w:val="18"/>
                <w:szCs w:val="18"/>
              </w:rPr>
              <w:t>Underjordisk</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8BCD88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7FCB3E6E"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Brandhane placeret under jorden/under dæksel.</w:t>
            </w:r>
          </w:p>
        </w:tc>
      </w:tr>
      <w:tr w:rsidR="00CB4BEB" w:rsidRPr="0051728E" w14:paraId="53E533E6"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784BF0DE" w14:textId="77777777" w:rsidR="00CB4BEB" w:rsidRPr="0000336D" w:rsidRDefault="00CB4BEB" w:rsidP="003C0924">
            <w:pPr>
              <w:jc w:val="center"/>
              <w:rPr>
                <w:rFonts w:ascii="Trebuchet MS" w:hAnsi="Trebuchet MS" w:cs="Trebuchet MS"/>
                <w:sz w:val="18"/>
                <w:szCs w:val="18"/>
              </w:rPr>
            </w:pPr>
            <w:r w:rsidRPr="0000336D">
              <w:rPr>
                <w:rFonts w:ascii="Trebuchet MS" w:hAnsi="Trebuchet MS" w:cs="Trebuchet MS"/>
                <w:sz w:val="18"/>
                <w:szCs w:val="18"/>
              </w:rPr>
              <w:t>3</w:t>
            </w:r>
          </w:p>
        </w:tc>
        <w:tc>
          <w:tcPr>
            <w:tcW w:w="1560" w:type="dxa"/>
            <w:tcBorders>
              <w:top w:val="single" w:sz="4" w:space="0" w:color="auto"/>
              <w:left w:val="single" w:sz="4" w:space="0" w:color="auto"/>
              <w:bottom w:val="single" w:sz="4" w:space="0" w:color="auto"/>
            </w:tcBorders>
            <w:shd w:val="clear" w:color="auto" w:fill="FFFFFF"/>
            <w:vAlign w:val="bottom"/>
          </w:tcPr>
          <w:p w14:paraId="14646797" w14:textId="77777777" w:rsidR="00CB4BEB" w:rsidRPr="0000336D" w:rsidRDefault="00CB4BEB" w:rsidP="003C0924">
            <w:pPr>
              <w:rPr>
                <w:rFonts w:ascii="Trebuchet MS" w:hAnsi="Trebuchet MS"/>
                <w:sz w:val="18"/>
                <w:szCs w:val="18"/>
              </w:rPr>
            </w:pPr>
            <w:r w:rsidRPr="0000336D">
              <w:rPr>
                <w:rFonts w:ascii="Trebuchet MS" w:hAnsi="Trebuchet MS"/>
                <w:sz w:val="18"/>
                <w:szCs w:val="18"/>
              </w:rPr>
              <w:t>I bygning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AE6D7E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34F5C722"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Brandhane indvendig i bygning.</w:t>
            </w:r>
          </w:p>
        </w:tc>
      </w:tr>
      <w:tr w:rsidR="00CB4BEB" w:rsidRPr="0051728E" w14:paraId="584B2EF8"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1B04E283" w14:textId="77777777" w:rsidR="00CB4BEB" w:rsidRPr="0000336D" w:rsidRDefault="00CB4BEB" w:rsidP="003C0924">
            <w:pPr>
              <w:jc w:val="center"/>
              <w:rPr>
                <w:rFonts w:ascii="Trebuchet MS" w:hAnsi="Trebuchet MS" w:cs="Trebuchet MS"/>
                <w:sz w:val="18"/>
                <w:szCs w:val="18"/>
              </w:rPr>
            </w:pPr>
            <w:r>
              <w:rPr>
                <w:rFonts w:ascii="Trebuchet MS" w:hAnsi="Trebuchet MS" w:cs="Trebuchet MS"/>
                <w:sz w:val="18"/>
                <w:szCs w:val="18"/>
              </w:rPr>
              <w:t>8</w:t>
            </w:r>
          </w:p>
        </w:tc>
        <w:tc>
          <w:tcPr>
            <w:tcW w:w="1560" w:type="dxa"/>
            <w:tcBorders>
              <w:top w:val="single" w:sz="4" w:space="0" w:color="auto"/>
              <w:left w:val="single" w:sz="4" w:space="0" w:color="auto"/>
              <w:bottom w:val="single" w:sz="4" w:space="0" w:color="auto"/>
            </w:tcBorders>
            <w:shd w:val="clear" w:color="auto" w:fill="FFFFFF"/>
            <w:vAlign w:val="bottom"/>
          </w:tcPr>
          <w:p w14:paraId="25727AE8" w14:textId="77777777" w:rsidR="00CB4BEB" w:rsidRPr="0000336D" w:rsidRDefault="00CB4BEB" w:rsidP="003C0924">
            <w:pPr>
              <w:rPr>
                <w:rFonts w:ascii="Trebuchet MS" w:hAnsi="Trebuchet MS"/>
                <w:sz w:val="18"/>
                <w:szCs w:val="18"/>
              </w:rPr>
            </w:pPr>
            <w:r w:rsidRPr="0000336D">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3E1DC6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7AD1A8F1"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Anden placering end ovenstående muligheder.</w:t>
            </w:r>
          </w:p>
        </w:tc>
      </w:tr>
      <w:tr w:rsidR="00CB4BEB" w:rsidRPr="0051728E" w14:paraId="4B3978E9"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5755BF07" w14:textId="77777777" w:rsidR="00CB4BEB" w:rsidRPr="0000336D" w:rsidRDefault="00CB4BEB" w:rsidP="003C0924">
            <w:pPr>
              <w:jc w:val="center"/>
              <w:rPr>
                <w:rFonts w:ascii="Trebuchet MS" w:hAnsi="Trebuchet MS" w:cs="Trebuchet MS"/>
                <w:sz w:val="18"/>
                <w:szCs w:val="18"/>
              </w:rPr>
            </w:pPr>
            <w:r>
              <w:rPr>
                <w:rFonts w:ascii="Trebuchet MS" w:hAnsi="Trebuchet MS" w:cs="Trebuchet MS"/>
                <w:sz w:val="18"/>
                <w:szCs w:val="18"/>
              </w:rPr>
              <w:t>9</w:t>
            </w:r>
          </w:p>
        </w:tc>
        <w:tc>
          <w:tcPr>
            <w:tcW w:w="1560" w:type="dxa"/>
            <w:tcBorders>
              <w:top w:val="single" w:sz="4" w:space="0" w:color="auto"/>
              <w:left w:val="single" w:sz="4" w:space="0" w:color="auto"/>
              <w:bottom w:val="single" w:sz="4" w:space="0" w:color="auto"/>
            </w:tcBorders>
            <w:shd w:val="clear" w:color="auto" w:fill="FFFFFF"/>
            <w:vAlign w:val="bottom"/>
          </w:tcPr>
          <w:p w14:paraId="0F8E4EB5" w14:textId="77777777" w:rsidR="00CB4BEB" w:rsidRPr="0000336D" w:rsidRDefault="00CB4BEB" w:rsidP="003C0924">
            <w:pPr>
              <w:rPr>
                <w:rFonts w:ascii="Trebuchet MS" w:hAnsi="Trebuchet MS"/>
                <w:sz w:val="18"/>
                <w:szCs w:val="18"/>
              </w:rPr>
            </w:pPr>
            <w:r w:rsidRPr="0000336D">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16E1D1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585EE30E"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Mangler vide</w:t>
            </w:r>
          </w:p>
        </w:tc>
      </w:tr>
    </w:tbl>
    <w:p w14:paraId="73BFCCEE" w14:textId="77777777" w:rsidR="00C17F86" w:rsidRDefault="00C17F86" w:rsidP="00C17F86">
      <w:bookmarkStart w:id="2889" w:name="_Toc63351506"/>
    </w:p>
    <w:p w14:paraId="76E060E7" w14:textId="78125E7D" w:rsidR="00CB4BEB" w:rsidRDefault="00CB4BEB" w:rsidP="00CB4BEB">
      <w:pPr>
        <w:pStyle w:val="Overskrift2"/>
        <w:rPr>
          <w:kern w:val="32"/>
        </w:rPr>
      </w:pPr>
      <w:bookmarkStart w:id="2890" w:name="_Toc122436155"/>
      <w:r>
        <w:rPr>
          <w:kern w:val="32"/>
        </w:rPr>
        <w:t>5.12.2</w:t>
      </w:r>
      <w:r w:rsidRPr="00066C65">
        <w:rPr>
          <w:kern w:val="32"/>
        </w:rPr>
        <w:t xml:space="preserve"> </w:t>
      </w:r>
      <w:r w:rsidRPr="00901641">
        <w:rPr>
          <w:kern w:val="32"/>
        </w:rPr>
        <w:t>Beskyttelsesrum</w:t>
      </w:r>
      <w:r w:rsidRPr="00066C65">
        <w:rPr>
          <w:kern w:val="32"/>
        </w:rPr>
        <w:t xml:space="preserve"> (</w:t>
      </w:r>
      <w:r>
        <w:rPr>
          <w:kern w:val="32"/>
        </w:rPr>
        <w:t>6101</w:t>
      </w:r>
      <w:r w:rsidRPr="00066C65">
        <w:rPr>
          <w:kern w:val="32"/>
        </w:rPr>
        <w:t>)</w:t>
      </w:r>
      <w:r w:rsidRPr="007C3785">
        <w:rPr>
          <w:kern w:val="32"/>
        </w:rPr>
        <w:t xml:space="preserve"> </w:t>
      </w:r>
      <w:r>
        <w:rPr>
          <w:kern w:val="32"/>
        </w:rPr>
        <w:t>*</w:t>
      </w:r>
      <w:bookmarkEnd w:id="2889"/>
      <w:bookmarkEnd w:id="2890"/>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5198"/>
        <w:gridCol w:w="1155"/>
        <w:gridCol w:w="1356"/>
        <w:gridCol w:w="1478"/>
        <w:gridCol w:w="2720"/>
      </w:tblGrid>
      <w:tr w:rsidR="00CB4BEB" w:rsidRPr="0051728E" w14:paraId="42C744A3" w14:textId="77777777" w:rsidTr="003C0924">
        <w:trPr>
          <w:trHeight w:hRule="exact" w:val="510"/>
        </w:trPr>
        <w:tc>
          <w:tcPr>
            <w:tcW w:w="1809" w:type="dxa"/>
            <w:tcBorders>
              <w:bottom w:val="single" w:sz="4" w:space="0" w:color="auto"/>
            </w:tcBorders>
            <w:shd w:val="clear" w:color="auto" w:fill="D9D9D9"/>
            <w:vAlign w:val="center"/>
          </w:tcPr>
          <w:p w14:paraId="18F26B17"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5198" w:type="dxa"/>
            <w:tcBorders>
              <w:bottom w:val="single" w:sz="4" w:space="0" w:color="auto"/>
            </w:tcBorders>
            <w:shd w:val="clear" w:color="auto" w:fill="D9D9D9"/>
            <w:vAlign w:val="center"/>
          </w:tcPr>
          <w:p w14:paraId="27031DD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3D9D45D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558DC098"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78" w:type="dxa"/>
            <w:tcBorders>
              <w:bottom w:val="single" w:sz="4" w:space="0" w:color="auto"/>
            </w:tcBorders>
            <w:shd w:val="clear" w:color="auto" w:fill="D9D9D9"/>
            <w:vAlign w:val="bottom"/>
          </w:tcPr>
          <w:p w14:paraId="3A225F7C"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53B5F0D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/System</w:t>
            </w:r>
          </w:p>
        </w:tc>
        <w:tc>
          <w:tcPr>
            <w:tcW w:w="2720" w:type="dxa"/>
            <w:shd w:val="clear" w:color="auto" w:fill="D9D9D9"/>
            <w:vAlign w:val="center"/>
          </w:tcPr>
          <w:p w14:paraId="05E524F3"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0030ECC6"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D9D9D9"/>
            <w:vAlign w:val="bottom"/>
          </w:tcPr>
          <w:p w14:paraId="71A0EA31" w14:textId="77777777" w:rsidR="00CB4BEB" w:rsidRPr="007B6A94" w:rsidRDefault="00CB4BEB" w:rsidP="003C0924">
            <w:pPr>
              <w:rPr>
                <w:rFonts w:ascii="Trebuchet MS" w:hAnsi="Trebuchet MS"/>
                <w:sz w:val="18"/>
                <w:szCs w:val="18"/>
              </w:rPr>
            </w:pPr>
            <w:proofErr w:type="spellStart"/>
            <w:r>
              <w:rPr>
                <w:rFonts w:ascii="Trebuchet MS" w:hAnsi="Trebuchet MS"/>
                <w:sz w:val="18"/>
                <w:szCs w:val="18"/>
              </w:rPr>
              <w:t>beskyt_rum_kode</w:t>
            </w:r>
            <w:proofErr w:type="spellEnd"/>
          </w:p>
        </w:tc>
        <w:tc>
          <w:tcPr>
            <w:tcW w:w="5198" w:type="dxa"/>
            <w:tcBorders>
              <w:top w:val="single" w:sz="4" w:space="0" w:color="auto"/>
              <w:left w:val="single" w:sz="4" w:space="0" w:color="auto"/>
              <w:bottom w:val="nil"/>
              <w:right w:val="single" w:sz="4" w:space="0" w:color="auto"/>
            </w:tcBorders>
            <w:shd w:val="clear" w:color="auto" w:fill="FFFFFF"/>
            <w:vAlign w:val="bottom"/>
          </w:tcPr>
          <w:p w14:paraId="454556DB" w14:textId="77777777" w:rsidR="00CB4BEB" w:rsidRPr="007B6A94" w:rsidRDefault="00CB4BEB" w:rsidP="003C0924">
            <w:pPr>
              <w:rPr>
                <w:rFonts w:ascii="Trebuchet MS" w:hAnsi="Trebuchet MS"/>
                <w:sz w:val="18"/>
                <w:szCs w:val="18"/>
              </w:rPr>
            </w:pPr>
            <w:r>
              <w:rPr>
                <w:rFonts w:ascii="Trebuchet MS" w:hAnsi="Trebuchet MS"/>
                <w:sz w:val="18"/>
                <w:szCs w:val="18"/>
              </w:rPr>
              <w:t>Kode for type af beskyttelsesrum</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1021EF8C" w14:textId="77777777" w:rsidR="00CB4BEB" w:rsidRPr="007B6A94" w:rsidRDefault="00CB4BEB" w:rsidP="003C0924">
            <w:pPr>
              <w:rPr>
                <w:rFonts w:ascii="Trebuchet MS" w:hAnsi="Trebuchet MS"/>
                <w:sz w:val="18"/>
                <w:szCs w:val="18"/>
              </w:rPr>
            </w:pPr>
            <w:r>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00EF7520" w14:textId="77777777" w:rsidR="00CB4BEB" w:rsidRPr="007B6A94" w:rsidRDefault="00CB4BEB" w:rsidP="003C0924">
            <w:pPr>
              <w:rPr>
                <w:rFonts w:ascii="Trebuchet MS" w:hAnsi="Trebuchet MS"/>
                <w:sz w:val="18"/>
                <w:szCs w:val="18"/>
              </w:rPr>
            </w:pPr>
            <w:r w:rsidRPr="007B6A94">
              <w:rPr>
                <w:rFonts w:ascii="Trebuchet MS" w:hAnsi="Trebuchet MS"/>
                <w:sz w:val="18"/>
                <w:szCs w:val="18"/>
              </w:rPr>
              <w:t>1-</w:t>
            </w:r>
            <w:r>
              <w:rPr>
                <w:rFonts w:ascii="Trebuchet MS" w:hAnsi="Trebuchet MS"/>
                <w:sz w:val="18"/>
                <w:szCs w:val="18"/>
              </w:rPr>
              <w:t>9</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7D6D06FE" w14:textId="77777777" w:rsidR="00CB4BEB" w:rsidRPr="007B6A94" w:rsidRDefault="00CB4BEB" w:rsidP="003C0924">
            <w:pPr>
              <w:rPr>
                <w:rFonts w:ascii="Trebuchet MS" w:hAnsi="Trebuchet MS" w:cs="Trebuchet MS"/>
                <w:sz w:val="18"/>
                <w:szCs w:val="18"/>
              </w:rPr>
            </w:pPr>
            <w:r>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5AB22B38" w14:textId="77777777" w:rsidR="00CB4BEB" w:rsidRPr="00BF52F8" w:rsidRDefault="00CB4BEB" w:rsidP="003C0924">
            <w:pPr>
              <w:rPr>
                <w:rFonts w:ascii="Trebuchet MS" w:hAnsi="Trebuchet MS" w:cs="Trebuchet MS"/>
                <w:sz w:val="18"/>
                <w:szCs w:val="18"/>
              </w:rPr>
            </w:pPr>
            <w:r>
              <w:rPr>
                <w:rFonts w:ascii="Trebuchet MS" w:hAnsi="Trebuchet MS" w:cs="Trebuchet MS"/>
                <w:sz w:val="18"/>
                <w:szCs w:val="18"/>
              </w:rPr>
              <w:t>3</w:t>
            </w:r>
          </w:p>
        </w:tc>
      </w:tr>
      <w:tr w:rsidR="00CB4BEB" w:rsidRPr="00CE1917" w14:paraId="0CB5915B"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99CCFF"/>
            <w:vAlign w:val="bottom"/>
          </w:tcPr>
          <w:p w14:paraId="6FF80AD8" w14:textId="77777777" w:rsidR="00CB4BEB" w:rsidRPr="007B6A94" w:rsidRDefault="00CB4BEB" w:rsidP="003C0924">
            <w:pPr>
              <w:rPr>
                <w:rFonts w:ascii="Trebuchet MS" w:hAnsi="Trebuchet MS"/>
                <w:sz w:val="18"/>
                <w:szCs w:val="18"/>
              </w:rPr>
            </w:pPr>
            <w:proofErr w:type="spellStart"/>
            <w:r>
              <w:rPr>
                <w:rFonts w:ascii="Trebuchet MS" w:hAnsi="Trebuchet MS"/>
                <w:sz w:val="18"/>
                <w:szCs w:val="18"/>
              </w:rPr>
              <w:t>beskyt_rum</w:t>
            </w:r>
            <w:proofErr w:type="spellEnd"/>
          </w:p>
        </w:tc>
        <w:tc>
          <w:tcPr>
            <w:tcW w:w="5198" w:type="dxa"/>
            <w:tcBorders>
              <w:top w:val="single" w:sz="4" w:space="0" w:color="auto"/>
              <w:left w:val="single" w:sz="4" w:space="0" w:color="auto"/>
              <w:bottom w:val="nil"/>
              <w:right w:val="single" w:sz="4" w:space="0" w:color="auto"/>
            </w:tcBorders>
            <w:shd w:val="clear" w:color="auto" w:fill="99CCFF"/>
            <w:vAlign w:val="bottom"/>
          </w:tcPr>
          <w:p w14:paraId="19C4F30A" w14:textId="77777777" w:rsidR="00CB4BEB" w:rsidRPr="007B6A94" w:rsidRDefault="00CB4BEB" w:rsidP="003C0924">
            <w:pPr>
              <w:rPr>
                <w:rFonts w:ascii="Trebuchet MS" w:hAnsi="Trebuchet MS"/>
                <w:sz w:val="18"/>
                <w:szCs w:val="18"/>
              </w:rPr>
            </w:pPr>
            <w:r w:rsidRPr="007B6A94">
              <w:rPr>
                <w:rFonts w:ascii="Trebuchet MS" w:hAnsi="Trebuchet MS"/>
                <w:sz w:val="18"/>
                <w:szCs w:val="18"/>
              </w:rPr>
              <w:t>Type af beskyttelsesrum</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33AC7E28" w14:textId="77777777" w:rsidR="00CB4BEB" w:rsidRPr="007B6A94" w:rsidRDefault="00CB4BEB" w:rsidP="003C0924">
            <w:pPr>
              <w:rPr>
                <w:rFonts w:ascii="Trebuchet MS" w:hAnsi="Trebuchet MS" w:cs="Trebuchet MS"/>
                <w:sz w:val="18"/>
                <w:szCs w:val="18"/>
              </w:rPr>
            </w:pPr>
            <w:r w:rsidRPr="007B6A94">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7B708EDB" w14:textId="77777777" w:rsidR="00CB4BEB" w:rsidRPr="007B6A94" w:rsidRDefault="00CB4BEB" w:rsidP="003C0924">
            <w:pPr>
              <w:rPr>
                <w:rFonts w:ascii="Trebuchet MS" w:hAnsi="Trebuchet MS" w:cs="Trebuchet MS"/>
                <w:sz w:val="18"/>
                <w:szCs w:val="18"/>
              </w:rPr>
            </w:pPr>
            <w:r w:rsidRPr="007B6A94">
              <w:rPr>
                <w:rFonts w:ascii="Trebuchet MS" w:hAnsi="Trebuchet MS" w:cs="Trebuchet MS"/>
                <w:sz w:val="18"/>
                <w:szCs w:val="18"/>
              </w:rPr>
              <w:t>0-20 tegn</w:t>
            </w:r>
          </w:p>
        </w:tc>
        <w:tc>
          <w:tcPr>
            <w:tcW w:w="1478" w:type="dxa"/>
            <w:tcBorders>
              <w:top w:val="single" w:sz="4" w:space="0" w:color="auto"/>
              <w:left w:val="single" w:sz="4" w:space="0" w:color="auto"/>
              <w:bottom w:val="nil"/>
              <w:right w:val="single" w:sz="4" w:space="0" w:color="auto"/>
            </w:tcBorders>
            <w:shd w:val="clear" w:color="auto" w:fill="99CCFF"/>
            <w:vAlign w:val="bottom"/>
          </w:tcPr>
          <w:p w14:paraId="28256EF5" w14:textId="77777777" w:rsidR="00CB4BEB" w:rsidRPr="007B6A94" w:rsidRDefault="00CB4BEB" w:rsidP="003C0924">
            <w:pPr>
              <w:rPr>
                <w:rFonts w:ascii="Trebuchet MS" w:hAnsi="Trebuchet MS" w:cs="Trebuchet MS"/>
                <w:sz w:val="18"/>
                <w:szCs w:val="18"/>
              </w:rPr>
            </w:pPr>
            <w:r>
              <w:rPr>
                <w:rFonts w:ascii="Trebuchet MS" w:hAnsi="Trebuchet MS" w:cs="Trebuchet MS"/>
                <w:sz w:val="18"/>
                <w:szCs w:val="18"/>
              </w:rPr>
              <w:t>S</w:t>
            </w:r>
          </w:p>
        </w:tc>
        <w:tc>
          <w:tcPr>
            <w:tcW w:w="2720" w:type="dxa"/>
            <w:tcBorders>
              <w:top w:val="single" w:sz="4" w:space="0" w:color="auto"/>
              <w:left w:val="single" w:sz="4" w:space="0" w:color="auto"/>
              <w:bottom w:val="nil"/>
              <w:right w:val="single" w:sz="4" w:space="0" w:color="auto"/>
            </w:tcBorders>
            <w:shd w:val="clear" w:color="auto" w:fill="99CCFF"/>
            <w:vAlign w:val="bottom"/>
          </w:tcPr>
          <w:p w14:paraId="3F1E692C" w14:textId="77777777" w:rsidR="00CB4BEB" w:rsidRPr="00BF52F8" w:rsidRDefault="00CB4BEB" w:rsidP="003C0924">
            <w:pPr>
              <w:rPr>
                <w:rFonts w:ascii="Trebuchet MS" w:hAnsi="Trebuchet MS" w:cs="Trebuchet MS"/>
                <w:sz w:val="18"/>
                <w:szCs w:val="18"/>
              </w:rPr>
            </w:pPr>
            <w:r w:rsidRPr="007B6A94">
              <w:rPr>
                <w:rFonts w:ascii="Trebuchet MS" w:hAnsi="Trebuchet MS"/>
                <w:sz w:val="18"/>
                <w:szCs w:val="18"/>
              </w:rPr>
              <w:t>Betondækningsgrav</w:t>
            </w:r>
          </w:p>
        </w:tc>
      </w:tr>
      <w:tr w:rsidR="00CB4BEB" w:rsidRPr="00CE1917" w14:paraId="3B685A54"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97DDBA"/>
            <w:vAlign w:val="bottom"/>
          </w:tcPr>
          <w:p w14:paraId="2C9617C4" w14:textId="77777777" w:rsidR="00CB4BEB" w:rsidRPr="007B6A94" w:rsidRDefault="00CB4BEB" w:rsidP="003C0924">
            <w:pPr>
              <w:rPr>
                <w:rFonts w:ascii="Trebuchet MS" w:hAnsi="Trebuchet MS"/>
                <w:sz w:val="18"/>
                <w:szCs w:val="18"/>
              </w:rPr>
            </w:pPr>
            <w:proofErr w:type="spellStart"/>
            <w:r w:rsidRPr="007B6A94">
              <w:rPr>
                <w:rFonts w:ascii="Trebuchet MS" w:hAnsi="Trebuchet MS"/>
                <w:sz w:val="18"/>
                <w:szCs w:val="18"/>
              </w:rPr>
              <w:t>klargjort</w:t>
            </w:r>
            <w:r>
              <w:rPr>
                <w:rFonts w:ascii="Trebuchet MS" w:hAnsi="Trebuchet MS"/>
                <w:sz w:val="18"/>
                <w:szCs w:val="18"/>
              </w:rPr>
              <w:t>_kode</w:t>
            </w:r>
            <w:proofErr w:type="spellEnd"/>
          </w:p>
        </w:tc>
        <w:tc>
          <w:tcPr>
            <w:tcW w:w="5198" w:type="dxa"/>
            <w:tcBorders>
              <w:top w:val="single" w:sz="4" w:space="0" w:color="auto"/>
              <w:left w:val="single" w:sz="4" w:space="0" w:color="auto"/>
              <w:bottom w:val="nil"/>
              <w:right w:val="single" w:sz="4" w:space="0" w:color="auto"/>
            </w:tcBorders>
            <w:shd w:val="clear" w:color="auto" w:fill="97DDBA"/>
            <w:vAlign w:val="bottom"/>
          </w:tcPr>
          <w:p w14:paraId="151A8D87" w14:textId="77777777" w:rsidR="00CB4BEB" w:rsidRPr="007B6A94" w:rsidRDefault="00CB4BEB" w:rsidP="003C0924">
            <w:pPr>
              <w:rPr>
                <w:rFonts w:ascii="Trebuchet MS" w:hAnsi="Trebuchet MS"/>
                <w:sz w:val="18"/>
                <w:szCs w:val="18"/>
              </w:rPr>
            </w:pPr>
            <w:r>
              <w:rPr>
                <w:rFonts w:ascii="Trebuchet MS" w:hAnsi="Trebuchet MS"/>
                <w:sz w:val="18"/>
                <w:szCs w:val="18"/>
              </w:rPr>
              <w:t>Kodetal for KLARGJORT</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36B426EC" w14:textId="77777777" w:rsidR="00CB4BEB" w:rsidRPr="007B6A94" w:rsidRDefault="00CB4BEB" w:rsidP="003C0924">
            <w:pPr>
              <w:rPr>
                <w:rFonts w:ascii="Trebuchet MS" w:hAnsi="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bottom"/>
          </w:tcPr>
          <w:p w14:paraId="3845EC06" w14:textId="77777777" w:rsidR="00CB4BEB" w:rsidRPr="007B6A94" w:rsidRDefault="00CB4BEB" w:rsidP="003C0924">
            <w:pPr>
              <w:rPr>
                <w:rFonts w:ascii="Trebuchet MS" w:hAnsi="Trebuchet MS"/>
                <w:sz w:val="18"/>
                <w:szCs w:val="18"/>
              </w:rPr>
            </w:pPr>
          </w:p>
        </w:tc>
        <w:tc>
          <w:tcPr>
            <w:tcW w:w="1478" w:type="dxa"/>
            <w:tcBorders>
              <w:top w:val="single" w:sz="4" w:space="0" w:color="auto"/>
              <w:left w:val="single" w:sz="4" w:space="0" w:color="auto"/>
              <w:bottom w:val="nil"/>
              <w:right w:val="single" w:sz="4" w:space="0" w:color="auto"/>
            </w:tcBorders>
            <w:shd w:val="clear" w:color="auto" w:fill="97DDBA"/>
            <w:vAlign w:val="bottom"/>
          </w:tcPr>
          <w:p w14:paraId="6D7C762C" w14:textId="77777777" w:rsidR="00CB4BEB" w:rsidRPr="007B6A94" w:rsidRDefault="00CB4BEB" w:rsidP="003C0924">
            <w:pPr>
              <w:rPr>
                <w:rFonts w:ascii="Trebuchet MS" w:hAnsi="Trebuchet MS" w:cs="Trebuchet MS"/>
                <w:sz w:val="18"/>
                <w:szCs w:val="18"/>
              </w:rPr>
            </w:pPr>
            <w:r>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97DDBA"/>
            <w:vAlign w:val="bottom"/>
          </w:tcPr>
          <w:p w14:paraId="5ACE6793" w14:textId="77777777" w:rsidR="00CB4BEB" w:rsidRPr="00CE1917" w:rsidRDefault="00CB4BEB" w:rsidP="003C0924">
            <w:pPr>
              <w:rPr>
                <w:rFonts w:ascii="Trebuchet MS" w:hAnsi="Trebuchet MS" w:cs="Trebuchet MS"/>
                <w:sz w:val="18"/>
                <w:szCs w:val="18"/>
              </w:rPr>
            </w:pPr>
            <w:proofErr w:type="spellStart"/>
            <w:r>
              <w:rPr>
                <w:rFonts w:ascii="Trebuchet MS" w:hAnsi="Trebuchet MS" w:cs="Trebuchet MS"/>
                <w:sz w:val="18"/>
                <w:szCs w:val="18"/>
              </w:rPr>
              <w:t>d_basis_ja_nej</w:t>
            </w:r>
            <w:proofErr w:type="spellEnd"/>
          </w:p>
        </w:tc>
      </w:tr>
      <w:tr w:rsidR="00CB4BEB" w:rsidRPr="00CE1917" w14:paraId="158E4DC8"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97DDBA"/>
            <w:vAlign w:val="bottom"/>
          </w:tcPr>
          <w:p w14:paraId="2D5E1FE2" w14:textId="77777777" w:rsidR="00CB4BEB" w:rsidRPr="007B6A94" w:rsidRDefault="00CB4BEB" w:rsidP="003C0924">
            <w:pPr>
              <w:rPr>
                <w:rFonts w:ascii="Trebuchet MS" w:hAnsi="Trebuchet MS"/>
                <w:sz w:val="18"/>
                <w:szCs w:val="18"/>
              </w:rPr>
            </w:pPr>
            <w:r w:rsidRPr="007B6A94">
              <w:rPr>
                <w:rFonts w:ascii="Trebuchet MS" w:hAnsi="Trebuchet MS"/>
                <w:sz w:val="18"/>
                <w:szCs w:val="18"/>
              </w:rPr>
              <w:t>klargjort</w:t>
            </w:r>
          </w:p>
        </w:tc>
        <w:tc>
          <w:tcPr>
            <w:tcW w:w="5198" w:type="dxa"/>
            <w:tcBorders>
              <w:top w:val="single" w:sz="4" w:space="0" w:color="auto"/>
              <w:left w:val="single" w:sz="4" w:space="0" w:color="auto"/>
              <w:bottom w:val="nil"/>
              <w:right w:val="single" w:sz="4" w:space="0" w:color="auto"/>
            </w:tcBorders>
            <w:shd w:val="clear" w:color="auto" w:fill="97DDBA"/>
            <w:vAlign w:val="bottom"/>
          </w:tcPr>
          <w:p w14:paraId="0EF9F300" w14:textId="77777777" w:rsidR="00CB4BEB" w:rsidRPr="007B6A94" w:rsidRDefault="00CB4BEB" w:rsidP="003C0924">
            <w:pPr>
              <w:rPr>
                <w:rFonts w:ascii="Trebuchet MS" w:hAnsi="Trebuchet MS"/>
                <w:sz w:val="18"/>
                <w:szCs w:val="18"/>
              </w:rPr>
            </w:pPr>
            <w:r>
              <w:rPr>
                <w:rFonts w:ascii="Trebuchet MS" w:hAnsi="Trebuchet MS"/>
                <w:sz w:val="18"/>
                <w:szCs w:val="18"/>
              </w:rPr>
              <w:t>Må rummet er klargjort til akut brug</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25EC0EEF" w14:textId="77777777" w:rsidR="00CB4BEB" w:rsidRPr="007B6A94"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bottom"/>
          </w:tcPr>
          <w:p w14:paraId="6C05A8AF" w14:textId="77777777" w:rsidR="00CB4BEB" w:rsidRPr="007B6A94" w:rsidRDefault="00CB4BEB" w:rsidP="003C0924">
            <w:pPr>
              <w:rPr>
                <w:rFonts w:ascii="Trebuchet MS" w:hAnsi="Trebuchet MS" w:cs="Trebuchet MS"/>
                <w:sz w:val="18"/>
                <w:szCs w:val="18"/>
              </w:rPr>
            </w:pPr>
          </w:p>
        </w:tc>
        <w:tc>
          <w:tcPr>
            <w:tcW w:w="1478" w:type="dxa"/>
            <w:tcBorders>
              <w:top w:val="single" w:sz="4" w:space="0" w:color="auto"/>
              <w:left w:val="single" w:sz="4" w:space="0" w:color="auto"/>
              <w:bottom w:val="nil"/>
              <w:right w:val="single" w:sz="4" w:space="0" w:color="auto"/>
            </w:tcBorders>
            <w:shd w:val="clear" w:color="auto" w:fill="97DDBA"/>
            <w:vAlign w:val="bottom"/>
          </w:tcPr>
          <w:p w14:paraId="302534D1" w14:textId="77777777" w:rsidR="00CB4BEB" w:rsidRPr="007B6A94" w:rsidRDefault="00CB4BEB" w:rsidP="003C0924">
            <w:pPr>
              <w:rPr>
                <w:rFonts w:ascii="Trebuchet MS" w:hAnsi="Trebuchet MS" w:cs="Trebuchet MS"/>
                <w:sz w:val="18"/>
                <w:szCs w:val="18"/>
              </w:rPr>
            </w:pPr>
            <w:r>
              <w:rPr>
                <w:rFonts w:ascii="Trebuchet MS" w:hAnsi="Trebuchet MS" w:cs="Trebuchet MS"/>
                <w:sz w:val="18"/>
                <w:szCs w:val="18"/>
              </w:rPr>
              <w:t>S</w:t>
            </w:r>
          </w:p>
        </w:tc>
        <w:tc>
          <w:tcPr>
            <w:tcW w:w="2720" w:type="dxa"/>
            <w:tcBorders>
              <w:top w:val="single" w:sz="4" w:space="0" w:color="auto"/>
              <w:left w:val="single" w:sz="4" w:space="0" w:color="auto"/>
              <w:bottom w:val="nil"/>
              <w:right w:val="single" w:sz="4" w:space="0" w:color="auto"/>
            </w:tcBorders>
            <w:shd w:val="clear" w:color="auto" w:fill="97DDBA"/>
            <w:vAlign w:val="bottom"/>
          </w:tcPr>
          <w:p w14:paraId="1E67F77E" w14:textId="77777777" w:rsidR="00CB4BEB" w:rsidRPr="00CE1917" w:rsidRDefault="00CB4BEB" w:rsidP="003C0924">
            <w:pPr>
              <w:rPr>
                <w:rFonts w:ascii="Trebuchet MS" w:hAnsi="Trebuchet MS" w:cs="Trebuchet MS"/>
                <w:sz w:val="18"/>
                <w:szCs w:val="18"/>
              </w:rPr>
            </w:pPr>
          </w:p>
        </w:tc>
      </w:tr>
      <w:tr w:rsidR="00CB4BEB" w:rsidRPr="00CE1917" w14:paraId="3C5B3832"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D9D9D9"/>
            <w:vAlign w:val="bottom"/>
          </w:tcPr>
          <w:p w14:paraId="0F4A9D31" w14:textId="77777777" w:rsidR="00CB4BEB" w:rsidRPr="007B6A94" w:rsidRDefault="00CB4BEB" w:rsidP="003C0924">
            <w:pPr>
              <w:rPr>
                <w:rFonts w:ascii="Trebuchet MS" w:hAnsi="Trebuchet MS"/>
                <w:sz w:val="18"/>
                <w:szCs w:val="18"/>
              </w:rPr>
            </w:pPr>
            <w:r w:rsidRPr="007B6A94">
              <w:rPr>
                <w:rFonts w:ascii="Trebuchet MS" w:hAnsi="Trebuchet MS"/>
                <w:sz w:val="18"/>
                <w:szCs w:val="18"/>
              </w:rPr>
              <w:t>pladser</w:t>
            </w:r>
          </w:p>
        </w:tc>
        <w:tc>
          <w:tcPr>
            <w:tcW w:w="5198" w:type="dxa"/>
            <w:tcBorders>
              <w:top w:val="single" w:sz="4" w:space="0" w:color="auto"/>
              <w:left w:val="single" w:sz="4" w:space="0" w:color="auto"/>
              <w:bottom w:val="nil"/>
              <w:right w:val="single" w:sz="4" w:space="0" w:color="auto"/>
            </w:tcBorders>
            <w:shd w:val="clear" w:color="auto" w:fill="FFFFFF"/>
            <w:vAlign w:val="bottom"/>
          </w:tcPr>
          <w:p w14:paraId="3C7D28BC" w14:textId="77777777" w:rsidR="00CB4BEB" w:rsidRPr="007B6A94" w:rsidRDefault="00CB4BEB" w:rsidP="003C0924">
            <w:pPr>
              <w:rPr>
                <w:rFonts w:ascii="Trebuchet MS" w:hAnsi="Trebuchet MS"/>
                <w:sz w:val="18"/>
                <w:szCs w:val="18"/>
              </w:rPr>
            </w:pPr>
            <w:r w:rsidRPr="007B6A94">
              <w:rPr>
                <w:rFonts w:ascii="Trebuchet MS" w:hAnsi="Trebuchet MS"/>
                <w:sz w:val="18"/>
                <w:szCs w:val="18"/>
              </w:rPr>
              <w:t>Antal pladser/mennesker som kan benytte rummet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28907629" w14:textId="77777777" w:rsidR="00CB4BEB" w:rsidRPr="007B6A94" w:rsidRDefault="00CB4BEB" w:rsidP="003C0924">
            <w:pPr>
              <w:rPr>
                <w:rFonts w:ascii="Trebuchet MS" w:hAnsi="Trebuchet MS"/>
                <w:sz w:val="18"/>
                <w:szCs w:val="18"/>
              </w:rPr>
            </w:pPr>
            <w:r w:rsidRPr="007B6A94">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4911CFC5" w14:textId="77777777" w:rsidR="00CB4BEB" w:rsidRPr="007B6A94" w:rsidRDefault="00CB4BEB" w:rsidP="003C0924">
            <w:pPr>
              <w:rPr>
                <w:rFonts w:ascii="Trebuchet MS" w:hAnsi="Trebuchet MS"/>
                <w:sz w:val="18"/>
                <w:szCs w:val="18"/>
              </w:rPr>
            </w:pPr>
            <w:r w:rsidRPr="007B6A94">
              <w:rPr>
                <w:rFonts w:ascii="Trebuchet MS" w:hAnsi="Trebuchet MS"/>
                <w:sz w:val="18"/>
                <w:szCs w:val="18"/>
              </w:rPr>
              <w:t> </w:t>
            </w:r>
            <w:r>
              <w:rPr>
                <w:rFonts w:ascii="Trebuchet MS" w:hAnsi="Trebuchet MS"/>
                <w:sz w:val="18"/>
                <w:szCs w:val="18"/>
              </w:rPr>
              <w:t>1-9999</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4B5CA057" w14:textId="77777777" w:rsidR="00CB4BEB" w:rsidRPr="007B6A94" w:rsidRDefault="00CB4BEB" w:rsidP="003C0924">
            <w:pPr>
              <w:rPr>
                <w:rFonts w:ascii="Trebuchet MS" w:hAnsi="Trebuchet MS" w:cs="Trebuchet MS"/>
                <w:sz w:val="18"/>
                <w:szCs w:val="18"/>
              </w:rPr>
            </w:pPr>
            <w:r>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3B801966"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450</w:t>
            </w:r>
          </w:p>
        </w:tc>
      </w:tr>
      <w:tr w:rsidR="00CB4BEB" w:rsidRPr="00CE1917" w14:paraId="22907BE3"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97DDBA"/>
            <w:vAlign w:val="bottom"/>
          </w:tcPr>
          <w:p w14:paraId="12879D59" w14:textId="77777777" w:rsidR="00CB4BEB" w:rsidRPr="007B6A94" w:rsidRDefault="00CB4BEB" w:rsidP="003C0924">
            <w:pPr>
              <w:rPr>
                <w:rFonts w:ascii="Trebuchet MS" w:hAnsi="Trebuchet MS" w:cs="Trebuchet MS"/>
                <w:sz w:val="18"/>
                <w:szCs w:val="18"/>
              </w:rPr>
            </w:pPr>
            <w:r w:rsidRPr="007B6A94">
              <w:rPr>
                <w:rFonts w:ascii="Trebuchet MS" w:hAnsi="Trebuchet MS" w:cs="Trebuchet MS"/>
                <w:sz w:val="18"/>
                <w:szCs w:val="18"/>
              </w:rPr>
              <w:t>link</w:t>
            </w:r>
          </w:p>
        </w:tc>
        <w:tc>
          <w:tcPr>
            <w:tcW w:w="11907" w:type="dxa"/>
            <w:gridSpan w:val="5"/>
            <w:tcBorders>
              <w:top w:val="single" w:sz="4" w:space="0" w:color="auto"/>
              <w:left w:val="single" w:sz="4" w:space="0" w:color="auto"/>
              <w:bottom w:val="single" w:sz="4" w:space="0" w:color="auto"/>
            </w:tcBorders>
            <w:shd w:val="clear" w:color="auto" w:fill="97DDBA"/>
            <w:vAlign w:val="bottom"/>
          </w:tcPr>
          <w:p w14:paraId="77AC283C"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7F19EBA1"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1BED7122"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3F6A21F5"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20718E3B"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65A59A81" w14:textId="77777777" w:rsidR="00CB4BEB" w:rsidRPr="00C17F86" w:rsidRDefault="00CB4BEB" w:rsidP="00CB4BEB">
      <w:pPr>
        <w:pStyle w:val="Overskrift6"/>
        <w:rPr>
          <w:rFonts w:eastAsiaTheme="minorEastAsia" w:cstheme="minorBidi"/>
          <w:b/>
          <w:bCs w:val="0"/>
          <w:color w:val="767171"/>
          <w:sz w:val="19"/>
          <w:szCs w:val="19"/>
          <w:lang w:eastAsia="en-US"/>
        </w:rPr>
      </w:pPr>
      <w:r w:rsidRPr="00C17F86">
        <w:rPr>
          <w:rFonts w:eastAsiaTheme="minorEastAsia" w:cstheme="minorBidi"/>
          <w:bCs w:val="0"/>
          <w:color w:val="767171"/>
          <w:sz w:val="19"/>
          <w:szCs w:val="19"/>
          <w:lang w:eastAsia="en-US"/>
        </w:rPr>
        <w:t xml:space="preserve">* NB! </w:t>
      </w:r>
      <w:proofErr w:type="spellStart"/>
      <w:r w:rsidRPr="00C17F86">
        <w:rPr>
          <w:rFonts w:eastAsiaTheme="minorEastAsia" w:cstheme="minorBidi"/>
          <w:bCs w:val="0"/>
          <w:color w:val="767171"/>
          <w:sz w:val="19"/>
          <w:szCs w:val="19"/>
          <w:lang w:eastAsia="en-US"/>
        </w:rPr>
        <w:t>Off_kode</w:t>
      </w:r>
      <w:proofErr w:type="spellEnd"/>
      <w:r w:rsidRPr="00C17F86">
        <w:rPr>
          <w:rFonts w:eastAsiaTheme="minorEastAsia" w:cstheme="minorBidi"/>
          <w:bCs w:val="0"/>
          <w:color w:val="767171"/>
          <w:sz w:val="19"/>
          <w:szCs w:val="19"/>
          <w:lang w:eastAsia="en-US"/>
        </w:rPr>
        <w:t xml:space="preserve"> sættes til 3= ”Synlig for alle myndigheder, men ikke offentligheden”</w:t>
      </w:r>
    </w:p>
    <w:p w14:paraId="1D253349" w14:textId="77777777" w:rsidR="00CB4BEB" w:rsidRDefault="00CB4BEB" w:rsidP="00CB4BEB">
      <w:pPr>
        <w:pStyle w:val="Overskrift6"/>
      </w:pPr>
      <w:r>
        <w:t>5.12.2.1</w:t>
      </w:r>
      <w:r w:rsidRPr="00A32757">
        <w:t xml:space="preserve"> </w:t>
      </w:r>
      <w:r>
        <w:t>Metadata</w:t>
      </w:r>
      <w:r w:rsidRPr="00AB475E">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7FBD3166" w14:textId="77777777" w:rsidTr="003C0924">
        <w:trPr>
          <w:trHeight w:hRule="exact" w:val="255"/>
        </w:trPr>
        <w:tc>
          <w:tcPr>
            <w:tcW w:w="2235" w:type="dxa"/>
            <w:shd w:val="clear" w:color="auto" w:fill="D9D9D9"/>
            <w:vAlign w:val="center"/>
          </w:tcPr>
          <w:p w14:paraId="372D4AF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center"/>
          </w:tcPr>
          <w:p w14:paraId="5FA2B316"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58A68000" w14:textId="77777777" w:rsidTr="003C0924">
        <w:trPr>
          <w:trHeight w:hRule="exact" w:val="255"/>
        </w:trPr>
        <w:tc>
          <w:tcPr>
            <w:tcW w:w="2235" w:type="dxa"/>
            <w:shd w:val="clear" w:color="auto" w:fill="E0E0E0"/>
            <w:vAlign w:val="center"/>
          </w:tcPr>
          <w:p w14:paraId="181D112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center"/>
          </w:tcPr>
          <w:p w14:paraId="2E283C85" w14:textId="77777777" w:rsidR="00CB4BEB" w:rsidRPr="004933DF" w:rsidRDefault="00CB4BEB" w:rsidP="003C0924">
            <w:pPr>
              <w:rPr>
                <w:rFonts w:ascii="Trebuchet MS" w:hAnsi="Trebuchet MS" w:cs="Trebuchet MS"/>
                <w:sz w:val="18"/>
                <w:szCs w:val="18"/>
              </w:rPr>
            </w:pPr>
            <w:r w:rsidRPr="00901641">
              <w:rPr>
                <w:rFonts w:ascii="Trebuchet MS" w:hAnsi="Trebuchet MS" w:cs="Trebuchet MS"/>
                <w:sz w:val="18"/>
                <w:szCs w:val="18"/>
              </w:rPr>
              <w:t>Beskyttelsesrum</w:t>
            </w:r>
          </w:p>
        </w:tc>
      </w:tr>
      <w:tr w:rsidR="00CB4BEB" w:rsidRPr="0051728E" w14:paraId="3AF519D6" w14:textId="77777777" w:rsidTr="003C0924">
        <w:trPr>
          <w:trHeight w:hRule="exact" w:val="255"/>
        </w:trPr>
        <w:tc>
          <w:tcPr>
            <w:tcW w:w="2235" w:type="dxa"/>
            <w:shd w:val="clear" w:color="auto" w:fill="E0E0E0"/>
            <w:vAlign w:val="center"/>
          </w:tcPr>
          <w:p w14:paraId="068956F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center"/>
          </w:tcPr>
          <w:p w14:paraId="5DDB23B1" w14:textId="77777777" w:rsidR="00CB4BEB" w:rsidRDefault="00CB4BEB" w:rsidP="003C0924">
            <w:pPr>
              <w:rPr>
                <w:rFonts w:ascii="Trebuchet MS" w:hAnsi="Trebuchet MS"/>
                <w:sz w:val="18"/>
                <w:szCs w:val="18"/>
              </w:rPr>
            </w:pPr>
            <w:r>
              <w:rPr>
                <w:rFonts w:ascii="Trebuchet MS" w:hAnsi="Trebuchet MS"/>
                <w:sz w:val="18"/>
                <w:szCs w:val="18"/>
              </w:rPr>
              <w:t>6101</w:t>
            </w:r>
          </w:p>
        </w:tc>
      </w:tr>
      <w:tr w:rsidR="00CB4BEB" w:rsidRPr="0051728E" w14:paraId="3072169B" w14:textId="77777777" w:rsidTr="003C0924">
        <w:trPr>
          <w:trHeight w:hRule="exact" w:val="255"/>
        </w:trPr>
        <w:tc>
          <w:tcPr>
            <w:tcW w:w="2235" w:type="dxa"/>
            <w:shd w:val="clear" w:color="auto" w:fill="E0E0E0"/>
            <w:vAlign w:val="center"/>
          </w:tcPr>
          <w:p w14:paraId="67ED0D1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center"/>
          </w:tcPr>
          <w:p w14:paraId="0C1C3035" w14:textId="77777777" w:rsidR="00CB4BEB" w:rsidRPr="00F279E4" w:rsidRDefault="00CB4BEB" w:rsidP="003C0924">
            <w:pPr>
              <w:rPr>
                <w:rFonts w:ascii="Trebuchet MS" w:hAnsi="Trebuchet MS" w:cs="Trebuchet MS"/>
                <w:sz w:val="18"/>
                <w:szCs w:val="18"/>
              </w:rPr>
            </w:pPr>
            <w:r w:rsidRPr="00C72F9A">
              <w:rPr>
                <w:rFonts w:ascii="Trebuchet MS" w:hAnsi="Trebuchet MS"/>
                <w:sz w:val="18"/>
                <w:szCs w:val="18"/>
              </w:rPr>
              <w:t>Særlige rum</w:t>
            </w:r>
            <w:r>
              <w:rPr>
                <w:rFonts w:ascii="Trebuchet MS" w:hAnsi="Trebuchet MS"/>
                <w:sz w:val="18"/>
                <w:szCs w:val="18"/>
              </w:rPr>
              <w:t xml:space="preserve"> - </w:t>
            </w:r>
            <w:r w:rsidRPr="00C72F9A">
              <w:rPr>
                <w:rFonts w:ascii="Trebuchet MS" w:hAnsi="Trebuchet MS"/>
                <w:sz w:val="18"/>
                <w:szCs w:val="18"/>
              </w:rPr>
              <w:t>Beskyttelses- og sikringsrum</w:t>
            </w:r>
            <w:r>
              <w:rPr>
                <w:rFonts w:ascii="Trebuchet MS" w:hAnsi="Trebuchet MS"/>
                <w:sz w:val="18"/>
                <w:szCs w:val="18"/>
              </w:rPr>
              <w:t>.</w:t>
            </w:r>
          </w:p>
        </w:tc>
      </w:tr>
      <w:tr w:rsidR="00CB4BEB" w:rsidRPr="0051728E" w14:paraId="152E9053" w14:textId="77777777" w:rsidTr="003C0924">
        <w:trPr>
          <w:trHeight w:hRule="exact" w:val="510"/>
        </w:trPr>
        <w:tc>
          <w:tcPr>
            <w:tcW w:w="2235" w:type="dxa"/>
            <w:shd w:val="clear" w:color="auto" w:fill="E0E0E0"/>
            <w:vAlign w:val="center"/>
          </w:tcPr>
          <w:p w14:paraId="23D9F86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lastRenderedPageBreak/>
              <w:t>Beskrivelse</w:t>
            </w:r>
          </w:p>
        </w:tc>
        <w:tc>
          <w:tcPr>
            <w:tcW w:w="11340" w:type="dxa"/>
            <w:shd w:val="clear" w:color="auto" w:fill="FFFFFF"/>
            <w:vAlign w:val="center"/>
          </w:tcPr>
          <w:p w14:paraId="7C1A39F6" w14:textId="77777777" w:rsidR="00CB4BEB" w:rsidRPr="00D77840" w:rsidRDefault="00CB4BEB" w:rsidP="003C0924">
            <w:pPr>
              <w:rPr>
                <w:rFonts w:ascii="Trebuchet MS" w:hAnsi="Trebuchet MS" w:cs="Trebuchet MS"/>
                <w:sz w:val="18"/>
                <w:szCs w:val="18"/>
              </w:rPr>
            </w:pPr>
            <w:r w:rsidRPr="00C72F9A">
              <w:rPr>
                <w:rFonts w:ascii="Trebuchet MS" w:hAnsi="Trebuchet MS"/>
                <w:sz w:val="18"/>
                <w:szCs w:val="18"/>
              </w:rPr>
              <w:t xml:space="preserve">Særlige rum, hvor befolkningen kan søge beskyttelse i tilfælde af </w:t>
            </w:r>
            <w:r>
              <w:rPr>
                <w:rFonts w:ascii="Trebuchet MS" w:hAnsi="Trebuchet MS"/>
                <w:sz w:val="18"/>
                <w:szCs w:val="18"/>
              </w:rPr>
              <w:t>akut forurening, angreb, naturulykker m.v</w:t>
            </w:r>
            <w:r w:rsidRPr="00C72F9A">
              <w:rPr>
                <w:rFonts w:ascii="Trebuchet MS" w:hAnsi="Trebuchet MS"/>
                <w:sz w:val="18"/>
                <w:szCs w:val="18"/>
              </w:rPr>
              <w:t>.</w:t>
            </w:r>
            <w:r>
              <w:t xml:space="preserve"> </w:t>
            </w:r>
            <w:r w:rsidRPr="00C72F9A">
              <w:rPr>
                <w:rFonts w:ascii="Trebuchet MS" w:hAnsi="Trebuchet MS"/>
                <w:sz w:val="18"/>
                <w:szCs w:val="18"/>
              </w:rPr>
              <w:t>O</w:t>
            </w:r>
            <w:r>
              <w:rPr>
                <w:rFonts w:ascii="Trebuchet MS" w:hAnsi="Trebuchet MS"/>
                <w:sz w:val="18"/>
                <w:szCs w:val="18"/>
              </w:rPr>
              <w:t>plysninger</w:t>
            </w:r>
            <w:r w:rsidRPr="00C72F9A">
              <w:rPr>
                <w:rFonts w:ascii="Trebuchet MS" w:hAnsi="Trebuchet MS"/>
                <w:sz w:val="18"/>
                <w:szCs w:val="18"/>
              </w:rPr>
              <w:t xml:space="preserve"> findes hos Beredskabsstyrels</w:t>
            </w:r>
            <w:r>
              <w:rPr>
                <w:rFonts w:ascii="Trebuchet MS" w:hAnsi="Trebuchet MS"/>
                <w:sz w:val="18"/>
                <w:szCs w:val="18"/>
              </w:rPr>
              <w:t xml:space="preserve">en, men de er ikke stedfæstet. </w:t>
            </w:r>
            <w:r w:rsidRPr="00C72F9A">
              <w:rPr>
                <w:rFonts w:ascii="Trebuchet MS" w:hAnsi="Trebuchet MS"/>
                <w:sz w:val="18"/>
                <w:szCs w:val="18"/>
              </w:rPr>
              <w:t>Dækker både Beskyttelses- og sikringsrum</w:t>
            </w:r>
            <w:r>
              <w:rPr>
                <w:rFonts w:ascii="Trebuchet MS" w:hAnsi="Trebuchet MS"/>
                <w:sz w:val="18"/>
                <w:szCs w:val="18"/>
              </w:rPr>
              <w:t>.</w:t>
            </w:r>
          </w:p>
        </w:tc>
      </w:tr>
      <w:tr w:rsidR="00CB4BEB" w:rsidRPr="0051728E" w14:paraId="54432C42" w14:textId="77777777" w:rsidTr="003C0924">
        <w:trPr>
          <w:trHeight w:hRule="exact" w:val="255"/>
        </w:trPr>
        <w:tc>
          <w:tcPr>
            <w:tcW w:w="2235" w:type="dxa"/>
            <w:shd w:val="clear" w:color="auto" w:fill="E0E0E0"/>
            <w:vAlign w:val="center"/>
          </w:tcPr>
          <w:p w14:paraId="366380AB"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center"/>
          </w:tcPr>
          <w:p w14:paraId="224BE2A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Vise vej til nærmest beskyttelsesrum.</w:t>
            </w:r>
          </w:p>
        </w:tc>
      </w:tr>
      <w:tr w:rsidR="00CB4BEB" w:rsidRPr="0051728E" w14:paraId="6E47B6C6" w14:textId="77777777" w:rsidTr="003C0924">
        <w:trPr>
          <w:trHeight w:hRule="exact" w:val="255"/>
        </w:trPr>
        <w:tc>
          <w:tcPr>
            <w:tcW w:w="2235" w:type="dxa"/>
            <w:shd w:val="clear" w:color="auto" w:fill="E0E0E0"/>
            <w:vAlign w:val="center"/>
          </w:tcPr>
          <w:p w14:paraId="3005C907"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center"/>
          </w:tcPr>
          <w:p w14:paraId="68FDDE58" w14:textId="77777777" w:rsidR="00CB4BEB" w:rsidRPr="00BF1A2A" w:rsidRDefault="00CB4BEB" w:rsidP="003C0924">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Sikkerhed og sundhed</w:t>
            </w:r>
          </w:p>
        </w:tc>
      </w:tr>
      <w:tr w:rsidR="00CB4BEB" w:rsidRPr="0051728E" w14:paraId="4D46655F" w14:textId="77777777" w:rsidTr="003C0924">
        <w:trPr>
          <w:trHeight w:hRule="exact" w:val="255"/>
        </w:trPr>
        <w:tc>
          <w:tcPr>
            <w:tcW w:w="2235" w:type="dxa"/>
            <w:shd w:val="clear" w:color="auto" w:fill="E0E0E0"/>
            <w:vAlign w:val="center"/>
          </w:tcPr>
          <w:p w14:paraId="503BBDD8" w14:textId="77777777" w:rsidR="00CB4BEB" w:rsidRPr="00492FFE" w:rsidRDefault="00CB4BEB" w:rsidP="003C0924">
            <w:pPr>
              <w:rPr>
                <w:rFonts w:ascii="Trebuchet MS" w:hAnsi="Trebuchet MS" w:cs="Trebuchet MS"/>
                <w:sz w:val="18"/>
                <w:szCs w:val="18"/>
              </w:rPr>
            </w:pPr>
            <w:proofErr w:type="spellStart"/>
            <w:r w:rsidRPr="00E45822">
              <w:rPr>
                <w:rFonts w:ascii="Trebuchet MS" w:hAnsi="Trebuchet MS" w:cs="Trebuchet MS"/>
                <w:sz w:val="18"/>
                <w:szCs w:val="18"/>
              </w:rPr>
              <w:t>Noegle</w:t>
            </w:r>
            <w:r w:rsidRPr="00492FFE">
              <w:rPr>
                <w:rFonts w:ascii="Trebuchet MS" w:hAnsi="Trebuchet MS" w:cs="Trebuchet MS"/>
                <w:sz w:val="18"/>
                <w:szCs w:val="18"/>
              </w:rPr>
              <w:t>_ord</w:t>
            </w:r>
            <w:proofErr w:type="spellEnd"/>
          </w:p>
        </w:tc>
        <w:tc>
          <w:tcPr>
            <w:tcW w:w="11340" w:type="dxa"/>
            <w:shd w:val="clear" w:color="auto" w:fill="FFFFFF"/>
            <w:vAlign w:val="center"/>
          </w:tcPr>
          <w:p w14:paraId="1EEEE14F"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Sikringsrum</w:t>
            </w:r>
          </w:p>
        </w:tc>
      </w:tr>
      <w:tr w:rsidR="00CB4BEB" w:rsidRPr="0051728E" w14:paraId="37610932" w14:textId="77777777" w:rsidTr="003C0924">
        <w:trPr>
          <w:trHeight w:hRule="exact" w:val="255"/>
        </w:trPr>
        <w:tc>
          <w:tcPr>
            <w:tcW w:w="2235" w:type="dxa"/>
            <w:shd w:val="clear" w:color="auto" w:fill="E0E0E0"/>
            <w:vAlign w:val="center"/>
          </w:tcPr>
          <w:p w14:paraId="20ABC6E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center"/>
          </w:tcPr>
          <w:p w14:paraId="78FA5A24"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57D673C7" w14:textId="77777777" w:rsidTr="003C0924">
        <w:trPr>
          <w:trHeight w:hRule="exact" w:val="255"/>
        </w:trPr>
        <w:tc>
          <w:tcPr>
            <w:tcW w:w="2235" w:type="dxa"/>
            <w:shd w:val="clear" w:color="auto" w:fill="E0E0E0"/>
            <w:vAlign w:val="center"/>
          </w:tcPr>
          <w:p w14:paraId="20AA8F38"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center"/>
          </w:tcPr>
          <w:p w14:paraId="4A4518D5" w14:textId="77777777" w:rsidR="00CB4BEB" w:rsidRPr="00FE3FC3" w:rsidRDefault="00000000" w:rsidP="003C0924">
            <w:pPr>
              <w:rPr>
                <w:rFonts w:ascii="Trebuchet MS" w:hAnsi="Trebuchet MS" w:cs="Trebuchet MS"/>
                <w:sz w:val="18"/>
                <w:szCs w:val="18"/>
              </w:rPr>
            </w:pPr>
            <w:hyperlink r:id="rId49" w:history="1">
              <w:r w:rsidR="00CB4BEB">
                <w:rPr>
                  <w:rStyle w:val="Hyperlink"/>
                  <w:sz w:val="17"/>
                  <w:szCs w:val="17"/>
                </w:rPr>
                <w:t>Lov om beskyttelsesrum</w:t>
              </w:r>
            </w:hyperlink>
          </w:p>
        </w:tc>
      </w:tr>
      <w:tr w:rsidR="00CB4BEB" w:rsidRPr="00341F5D" w14:paraId="54C9F425" w14:textId="77777777" w:rsidTr="003C0924">
        <w:trPr>
          <w:trHeight w:hRule="exact" w:val="255"/>
        </w:trPr>
        <w:tc>
          <w:tcPr>
            <w:tcW w:w="2235" w:type="dxa"/>
            <w:shd w:val="clear" w:color="auto" w:fill="E0E0E0"/>
            <w:vAlign w:val="bottom"/>
          </w:tcPr>
          <w:p w14:paraId="59246F4F" w14:textId="77777777" w:rsidR="00CB4BEB" w:rsidRPr="00E6255A" w:rsidRDefault="00CB4BEB" w:rsidP="003C0924">
            <w:pPr>
              <w:rPr>
                <w:rFonts w:ascii="Trebuchet MS" w:hAnsi="Trebuchet MS" w:cs="Trebuchet MS"/>
                <w:sz w:val="18"/>
                <w:szCs w:val="18"/>
              </w:rPr>
            </w:pPr>
            <w:proofErr w:type="spellStart"/>
            <w:r w:rsidRPr="00E6255A">
              <w:rPr>
                <w:rFonts w:ascii="Trebuchet MS" w:hAnsi="Trebuchet MS" w:cs="Trebuchet MS"/>
                <w:sz w:val="18"/>
                <w:szCs w:val="18"/>
              </w:rPr>
              <w:t>KLE_koder</w:t>
            </w:r>
            <w:proofErr w:type="spellEnd"/>
          </w:p>
        </w:tc>
        <w:tc>
          <w:tcPr>
            <w:tcW w:w="11340" w:type="dxa"/>
            <w:shd w:val="clear" w:color="auto" w:fill="FFFFFF"/>
            <w:vAlign w:val="bottom"/>
          </w:tcPr>
          <w:p w14:paraId="65CF179E" w14:textId="77777777" w:rsidR="00CB4BEB" w:rsidRPr="00B02B0B" w:rsidRDefault="00CB4BEB" w:rsidP="003C0924">
            <w:pPr>
              <w:rPr>
                <w:rFonts w:ascii="Trebuchet MS" w:hAnsi="Trebuchet MS" w:cs="Trebuchet MS"/>
                <w:sz w:val="18"/>
                <w:szCs w:val="18"/>
              </w:rPr>
            </w:pPr>
            <w:r w:rsidRPr="00B02B0B">
              <w:rPr>
                <w:rFonts w:ascii="Trebuchet MS" w:hAnsi="Trebuchet MS" w:cs="Trebuchet MS"/>
                <w:sz w:val="18"/>
                <w:szCs w:val="18"/>
              </w:rPr>
              <w:t>14.06.02</w:t>
            </w:r>
          </w:p>
        </w:tc>
      </w:tr>
    </w:tbl>
    <w:p w14:paraId="62A810EC" w14:textId="77777777" w:rsidR="00CB4BEB" w:rsidRPr="00A32757" w:rsidRDefault="00CB4BEB" w:rsidP="00CB4BEB">
      <w:pPr>
        <w:pStyle w:val="Overskrift6"/>
      </w:pPr>
      <w:r>
        <w:t>5.12.2.2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87"/>
        <w:gridCol w:w="8839"/>
      </w:tblGrid>
      <w:tr w:rsidR="00CB4BEB" w:rsidRPr="0051728E" w14:paraId="61759EB0" w14:textId="77777777" w:rsidTr="003C0924">
        <w:trPr>
          <w:trHeight w:hRule="exact" w:val="255"/>
        </w:trPr>
        <w:tc>
          <w:tcPr>
            <w:tcW w:w="4644" w:type="dxa"/>
            <w:shd w:val="clear" w:color="auto" w:fill="D9D9D9"/>
            <w:vAlign w:val="bottom"/>
          </w:tcPr>
          <w:p w14:paraId="649E13A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08" w:type="dxa"/>
            <w:shd w:val="clear" w:color="auto" w:fill="D9D9D9"/>
            <w:vAlign w:val="bottom"/>
          </w:tcPr>
          <w:p w14:paraId="1F642F4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12730009" w14:textId="77777777" w:rsidTr="003C0924">
        <w:trPr>
          <w:trHeight w:hRule="exact" w:val="709"/>
        </w:trPr>
        <w:tc>
          <w:tcPr>
            <w:tcW w:w="4644" w:type="dxa"/>
            <w:shd w:val="clear" w:color="auto" w:fill="E0E0E0"/>
            <w:vAlign w:val="center"/>
          </w:tcPr>
          <w:p w14:paraId="7855AA1D"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08" w:type="dxa"/>
            <w:shd w:val="clear" w:color="auto" w:fill="FFFFFF"/>
            <w:vAlign w:val="bottom"/>
          </w:tcPr>
          <w:p w14:paraId="096C151F" w14:textId="5A224192" w:rsidR="00CB4BEB" w:rsidRPr="00024C60" w:rsidRDefault="00CB4BEB" w:rsidP="003C0924">
            <w:pPr>
              <w:rPr>
                <w:rFonts w:ascii="Trebuchet MS" w:hAnsi="Trebuchet MS" w:cs="Trebuchet MS"/>
                <w:sz w:val="18"/>
                <w:szCs w:val="18"/>
              </w:rPr>
            </w:pPr>
            <w:r w:rsidRPr="003A52C1">
              <w:rPr>
                <w:rFonts w:ascii="Trebuchet MS" w:hAnsi="Trebuchet MS" w:cs="Trebuchet MS"/>
                <w:sz w:val="18"/>
                <w:szCs w:val="18"/>
              </w:rPr>
              <w:t>Registreres</w:t>
            </w:r>
            <w:r>
              <w:rPr>
                <w:rFonts w:ascii="Trebuchet MS" w:hAnsi="Trebuchet MS" w:cs="Trebuchet MS"/>
                <w:sz w:val="18"/>
                <w:szCs w:val="18"/>
              </w:rPr>
              <w:t xml:space="preserve"> ud fra adressen eller evt. koordinatsæt. Hvis der i </w:t>
            </w:r>
            <w:proofErr w:type="spellStart"/>
            <w:r w:rsidRPr="00B02B0B">
              <w:rPr>
                <w:rFonts w:ascii="Trebuchet MS" w:hAnsi="Trebuchet MS" w:cs="Trebuchet MS"/>
                <w:sz w:val="18"/>
                <w:szCs w:val="18"/>
              </w:rPr>
              <w:t>GeoDanmark</w:t>
            </w:r>
            <w:proofErr w:type="spellEnd"/>
            <w:r>
              <w:rPr>
                <w:rFonts w:ascii="Trebuchet MS" w:hAnsi="Trebuchet MS" w:cs="Trebuchet MS"/>
                <w:sz w:val="18"/>
                <w:szCs w:val="18"/>
              </w:rPr>
              <w:t>-grundkortet er et bygværk for nedgangen placeres punktet centralt i denne. Hvis det er i en bygning</w:t>
            </w:r>
            <w:r w:rsidR="00B02B0B">
              <w:rPr>
                <w:rFonts w:ascii="Trebuchet MS" w:hAnsi="Trebuchet MS" w:cs="Trebuchet MS"/>
                <w:sz w:val="18"/>
                <w:szCs w:val="18"/>
              </w:rPr>
              <w:t>,</w:t>
            </w:r>
            <w:r>
              <w:rPr>
                <w:rFonts w:ascii="Trebuchet MS" w:hAnsi="Trebuchet MS" w:cs="Trebuchet MS"/>
                <w:sz w:val="18"/>
                <w:szCs w:val="18"/>
              </w:rPr>
              <w:t xml:space="preserve"> forsøges placeringen sat efter hvor indgangen til selve rummet er placeret inde i bygningen.</w:t>
            </w:r>
          </w:p>
        </w:tc>
      </w:tr>
      <w:tr w:rsidR="00CB4BEB" w:rsidRPr="0051728E" w14:paraId="4D591553" w14:textId="77777777" w:rsidTr="003C0924">
        <w:trPr>
          <w:trHeight w:hRule="exact" w:val="255"/>
        </w:trPr>
        <w:tc>
          <w:tcPr>
            <w:tcW w:w="4644" w:type="dxa"/>
            <w:shd w:val="clear" w:color="auto" w:fill="E0E0E0"/>
            <w:vAlign w:val="bottom"/>
          </w:tcPr>
          <w:p w14:paraId="60D50E7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08" w:type="dxa"/>
            <w:shd w:val="clear" w:color="auto" w:fill="FFFFFF"/>
            <w:vAlign w:val="bottom"/>
          </w:tcPr>
          <w:p w14:paraId="6898EA15"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efter type og om de er klar til akut brug samt hvor mange personer det kan rumme.</w:t>
            </w:r>
          </w:p>
        </w:tc>
      </w:tr>
      <w:tr w:rsidR="00CB4BEB" w:rsidRPr="0051728E" w14:paraId="21F708D4" w14:textId="77777777" w:rsidTr="003C0924">
        <w:trPr>
          <w:trHeight w:hRule="exact" w:val="255"/>
        </w:trPr>
        <w:tc>
          <w:tcPr>
            <w:tcW w:w="4644" w:type="dxa"/>
            <w:shd w:val="clear" w:color="auto" w:fill="E0E0E0"/>
            <w:vAlign w:val="bottom"/>
          </w:tcPr>
          <w:p w14:paraId="6D93E7F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08" w:type="dxa"/>
            <w:shd w:val="clear" w:color="auto" w:fill="FFFFFF"/>
            <w:vAlign w:val="bottom"/>
          </w:tcPr>
          <w:p w14:paraId="5E37E91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5D21364D" w14:textId="77777777" w:rsidTr="003C0924">
        <w:trPr>
          <w:trHeight w:hRule="exact" w:val="255"/>
        </w:trPr>
        <w:tc>
          <w:tcPr>
            <w:tcW w:w="4644" w:type="dxa"/>
            <w:shd w:val="clear" w:color="auto" w:fill="E0E0E0"/>
            <w:vAlign w:val="bottom"/>
          </w:tcPr>
          <w:p w14:paraId="1D1A7A3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08" w:type="dxa"/>
            <w:shd w:val="clear" w:color="auto" w:fill="FFFFFF"/>
            <w:vAlign w:val="bottom"/>
          </w:tcPr>
          <w:p w14:paraId="1BCE8717" w14:textId="77777777" w:rsidR="00CB4BEB" w:rsidRPr="00024C60" w:rsidRDefault="00CB4BEB" w:rsidP="003C0924">
            <w:pPr>
              <w:rPr>
                <w:rFonts w:ascii="Trebuchet MS" w:hAnsi="Trebuchet MS" w:cs="Trebuchet MS"/>
                <w:sz w:val="18"/>
                <w:szCs w:val="18"/>
              </w:rPr>
            </w:pPr>
          </w:p>
        </w:tc>
      </w:tr>
      <w:tr w:rsidR="00CB4BEB" w:rsidRPr="0051728E" w14:paraId="424B7690" w14:textId="77777777" w:rsidTr="003C0924">
        <w:trPr>
          <w:trHeight w:hRule="exact" w:val="255"/>
        </w:trPr>
        <w:tc>
          <w:tcPr>
            <w:tcW w:w="4644" w:type="dxa"/>
            <w:shd w:val="clear" w:color="auto" w:fill="E0E0E0"/>
            <w:vAlign w:val="bottom"/>
          </w:tcPr>
          <w:p w14:paraId="5E2D039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08" w:type="dxa"/>
            <w:shd w:val="clear" w:color="auto" w:fill="FFFFFF"/>
            <w:vAlign w:val="bottom"/>
          </w:tcPr>
          <w:p w14:paraId="7FF0572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r w:rsidR="00CB4BEB" w:rsidRPr="0051728E" w14:paraId="5D981236" w14:textId="77777777" w:rsidTr="003C0924">
        <w:trPr>
          <w:trHeight w:hRule="exact" w:val="255"/>
        </w:trPr>
        <w:tc>
          <w:tcPr>
            <w:tcW w:w="4644" w:type="dxa"/>
            <w:shd w:val="clear" w:color="auto" w:fill="E0E0E0"/>
            <w:vAlign w:val="bottom"/>
          </w:tcPr>
          <w:p w14:paraId="6410499A"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08" w:type="dxa"/>
            <w:shd w:val="clear" w:color="auto" w:fill="FFFFFF"/>
            <w:vAlign w:val="bottom"/>
          </w:tcPr>
          <w:p w14:paraId="5FE48A3C"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2DFF8978" w14:textId="77777777" w:rsidR="00CB4BEB" w:rsidRPr="00A32757" w:rsidRDefault="00CB4BEB" w:rsidP="00CB4BEB">
      <w:pPr>
        <w:pStyle w:val="Overskrift6"/>
      </w:pPr>
      <w:r>
        <w:t>5.12.2.3 Kodelister</w:t>
      </w:r>
    </w:p>
    <w:p w14:paraId="3F4990FE" w14:textId="77777777" w:rsidR="00CB4BEB" w:rsidRPr="004E7F65" w:rsidRDefault="00CB4BEB" w:rsidP="00CB4BEB">
      <w:pPr>
        <w:autoSpaceDE w:val="0"/>
        <w:autoSpaceDN w:val="0"/>
        <w:adjustRightInd w:val="0"/>
        <w:rPr>
          <w:rFonts w:ascii="Trebuchet MS" w:hAnsi="Trebuchet MS" w:cs="Trebuchet MS"/>
          <w:sz w:val="19"/>
          <w:szCs w:val="19"/>
        </w:rPr>
      </w:pPr>
      <w:r w:rsidRPr="004E7F65">
        <w:rPr>
          <w:rFonts w:ascii="Trebuchet MS" w:hAnsi="Trebuchet MS" w:cs="Trebuchet MS"/>
          <w:sz w:val="19"/>
          <w:szCs w:val="19"/>
        </w:rPr>
        <w:t>Kodelisterne fungerer som oversættelser mellem anvendte kodeværdier og de matchende forklarende tekster.</w:t>
      </w:r>
    </w:p>
    <w:p w14:paraId="044C364C" w14:textId="77777777" w:rsidR="00CB4BEB" w:rsidRPr="00A32757" w:rsidRDefault="00CB4BEB" w:rsidP="00CB4BEB">
      <w:pPr>
        <w:pStyle w:val="Overskrift7"/>
      </w:pPr>
      <w:r>
        <w:t>5.12.2.3</w:t>
      </w:r>
      <w:r w:rsidRPr="00A32757">
        <w:t>.</w:t>
      </w:r>
      <w:r>
        <w:t>1</w:t>
      </w:r>
      <w:r w:rsidRPr="00A32757">
        <w:t xml:space="preserve"> </w:t>
      </w:r>
      <w:r>
        <w:t xml:space="preserve">  6101 </w:t>
      </w:r>
      <w:proofErr w:type="spellStart"/>
      <w:r>
        <w:t>Beskyt_rum</w:t>
      </w:r>
      <w:proofErr w:type="spellEnd"/>
      <w:r w:rsidRPr="00CC386E">
        <w:rPr>
          <w:rStyle w:val="TypografiOverskrift4BrugerdefineretfarveRGB0Tegn"/>
        </w:rPr>
        <w:t xml:space="preserve"> </w:t>
      </w:r>
      <w:r>
        <w:t>(</w:t>
      </w:r>
      <w:r w:rsidRPr="004D056C">
        <w:t>d_6101_beskyt_rum</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82"/>
        <w:gridCol w:w="1785"/>
        <w:gridCol w:w="1418"/>
        <w:gridCol w:w="8490"/>
      </w:tblGrid>
      <w:tr w:rsidR="00CB4BEB" w:rsidRPr="0051728E" w14:paraId="1F816D47" w14:textId="77777777" w:rsidTr="003C0924">
        <w:trPr>
          <w:trHeight w:hRule="exact" w:val="255"/>
        </w:trPr>
        <w:tc>
          <w:tcPr>
            <w:tcW w:w="1882" w:type="dxa"/>
            <w:tcBorders>
              <w:bottom w:val="single" w:sz="4" w:space="0" w:color="auto"/>
            </w:tcBorders>
            <w:shd w:val="clear" w:color="auto" w:fill="D9D9D9"/>
            <w:vAlign w:val="bottom"/>
          </w:tcPr>
          <w:p w14:paraId="7ACBA2CD" w14:textId="77777777" w:rsidR="00CB4BEB" w:rsidRPr="0051728E" w:rsidRDefault="00CB4BEB" w:rsidP="003C0924">
            <w:pPr>
              <w:rPr>
                <w:rFonts w:ascii="Trebuchet MS" w:hAnsi="Trebuchet MS" w:cs="Trebuchet MS"/>
                <w:b/>
                <w:bCs/>
                <w:sz w:val="18"/>
                <w:szCs w:val="18"/>
              </w:rPr>
            </w:pPr>
            <w:proofErr w:type="spellStart"/>
            <w:r>
              <w:rPr>
                <w:rFonts w:ascii="Trebuchet MS" w:hAnsi="Trebuchet MS" w:cs="Trebuchet MS"/>
                <w:b/>
                <w:bCs/>
                <w:sz w:val="18"/>
                <w:szCs w:val="18"/>
              </w:rPr>
              <w:t>beskyt_rum_kode</w:t>
            </w:r>
            <w:proofErr w:type="spellEnd"/>
          </w:p>
        </w:tc>
        <w:tc>
          <w:tcPr>
            <w:tcW w:w="1785" w:type="dxa"/>
            <w:tcBorders>
              <w:bottom w:val="single" w:sz="4" w:space="0" w:color="auto"/>
            </w:tcBorders>
            <w:shd w:val="clear" w:color="auto" w:fill="D9D9D9"/>
            <w:vAlign w:val="bottom"/>
          </w:tcPr>
          <w:p w14:paraId="71317E38" w14:textId="77777777" w:rsidR="00CB4BEB" w:rsidRPr="0051728E" w:rsidRDefault="00CB4BEB" w:rsidP="003C0924">
            <w:pPr>
              <w:rPr>
                <w:rFonts w:ascii="Trebuchet MS" w:hAnsi="Trebuchet MS" w:cs="Trebuchet MS"/>
                <w:bCs/>
                <w:sz w:val="18"/>
                <w:szCs w:val="18"/>
              </w:rPr>
            </w:pPr>
            <w:proofErr w:type="spellStart"/>
            <w:r>
              <w:rPr>
                <w:rFonts w:ascii="Trebuchet MS" w:hAnsi="Trebuchet MS" w:cs="Trebuchet MS"/>
                <w:b/>
                <w:bCs/>
                <w:sz w:val="18"/>
                <w:szCs w:val="18"/>
              </w:rPr>
              <w:t>beskyt_rum</w:t>
            </w:r>
            <w:proofErr w:type="spellEnd"/>
          </w:p>
        </w:tc>
        <w:tc>
          <w:tcPr>
            <w:tcW w:w="1418" w:type="dxa"/>
            <w:tcBorders>
              <w:bottom w:val="single" w:sz="4" w:space="0" w:color="auto"/>
            </w:tcBorders>
            <w:shd w:val="clear" w:color="auto" w:fill="D9D9D9"/>
            <w:vAlign w:val="bottom"/>
          </w:tcPr>
          <w:p w14:paraId="12C40BFA"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490" w:type="dxa"/>
            <w:tcBorders>
              <w:bottom w:val="single" w:sz="4" w:space="0" w:color="auto"/>
            </w:tcBorders>
            <w:shd w:val="clear" w:color="auto" w:fill="D9D9D9"/>
            <w:vAlign w:val="bottom"/>
          </w:tcPr>
          <w:p w14:paraId="060C4360"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7942066A" w14:textId="77777777" w:rsidTr="003C0924">
        <w:trPr>
          <w:trHeight w:hRule="exact" w:val="510"/>
        </w:trPr>
        <w:tc>
          <w:tcPr>
            <w:tcW w:w="1882" w:type="dxa"/>
            <w:tcBorders>
              <w:top w:val="single" w:sz="4" w:space="0" w:color="auto"/>
              <w:left w:val="single" w:sz="4" w:space="0" w:color="auto"/>
              <w:bottom w:val="single" w:sz="4" w:space="0" w:color="auto"/>
              <w:right w:val="single" w:sz="4" w:space="0" w:color="auto"/>
            </w:tcBorders>
            <w:shd w:val="clear" w:color="auto" w:fill="D9D9D9"/>
            <w:vAlign w:val="center"/>
          </w:tcPr>
          <w:p w14:paraId="434A077F" w14:textId="77777777" w:rsidR="00CB4BEB" w:rsidRPr="007B6A94" w:rsidRDefault="00CB4BEB" w:rsidP="003C0924">
            <w:pPr>
              <w:jc w:val="center"/>
              <w:rPr>
                <w:rFonts w:ascii="Trebuchet MS" w:hAnsi="Trebuchet MS"/>
                <w:sz w:val="18"/>
                <w:szCs w:val="18"/>
              </w:rPr>
            </w:pPr>
            <w:r w:rsidRPr="007B6A94">
              <w:rPr>
                <w:rFonts w:ascii="Trebuchet MS" w:hAnsi="Trebuchet MS"/>
                <w:sz w:val="18"/>
                <w:szCs w:val="18"/>
              </w:rPr>
              <w:t>1</w:t>
            </w:r>
          </w:p>
        </w:tc>
        <w:tc>
          <w:tcPr>
            <w:tcW w:w="1785" w:type="dxa"/>
            <w:tcBorders>
              <w:top w:val="single" w:sz="4" w:space="0" w:color="auto"/>
              <w:left w:val="single" w:sz="4" w:space="0" w:color="auto"/>
              <w:bottom w:val="single" w:sz="4" w:space="0" w:color="auto"/>
            </w:tcBorders>
            <w:shd w:val="clear" w:color="auto" w:fill="FFFFFF"/>
            <w:vAlign w:val="center"/>
          </w:tcPr>
          <w:p w14:paraId="0A0E70A7" w14:textId="77777777" w:rsidR="00CB4BEB" w:rsidRPr="007B6A94" w:rsidRDefault="00CB4BEB" w:rsidP="003C0924">
            <w:pPr>
              <w:rPr>
                <w:rFonts w:ascii="Trebuchet MS" w:hAnsi="Trebuchet MS"/>
                <w:sz w:val="18"/>
                <w:szCs w:val="18"/>
              </w:rPr>
            </w:pPr>
            <w:r w:rsidRPr="007B6A94">
              <w:rPr>
                <w:rFonts w:ascii="Trebuchet MS" w:hAnsi="Trebuchet MS"/>
                <w:sz w:val="18"/>
                <w:szCs w:val="18"/>
              </w:rPr>
              <w:t>Beskyttelsesrum</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7045E27" w14:textId="77777777" w:rsidR="00CB4BEB" w:rsidRPr="003A52C1" w:rsidRDefault="00CB4BEB" w:rsidP="003C0924">
            <w:pPr>
              <w:jc w:val="center"/>
              <w:rPr>
                <w:sz w:val="17"/>
                <w:szCs w:val="17"/>
              </w:rPr>
            </w:pPr>
            <w:r w:rsidRPr="003A52C1">
              <w:rPr>
                <w:sz w:val="17"/>
                <w:szCs w:val="17"/>
              </w:rPr>
              <w:t>1</w:t>
            </w:r>
          </w:p>
        </w:tc>
        <w:tc>
          <w:tcPr>
            <w:tcW w:w="8490" w:type="dxa"/>
            <w:tcBorders>
              <w:top w:val="single" w:sz="4" w:space="0" w:color="auto"/>
              <w:left w:val="single" w:sz="4" w:space="0" w:color="auto"/>
              <w:bottom w:val="single" w:sz="4" w:space="0" w:color="auto"/>
            </w:tcBorders>
            <w:shd w:val="clear" w:color="auto" w:fill="FFFFFF"/>
            <w:vAlign w:val="bottom"/>
          </w:tcPr>
          <w:p w14:paraId="2D9CF3CF" w14:textId="77777777" w:rsidR="00CB4BEB" w:rsidRPr="00745A31" w:rsidRDefault="00CB4BEB" w:rsidP="003C0924">
            <w:pPr>
              <w:rPr>
                <w:rFonts w:ascii="Trebuchet MS" w:hAnsi="Trebuchet MS" w:cs="Trebuchet MS"/>
                <w:sz w:val="18"/>
                <w:szCs w:val="18"/>
              </w:rPr>
            </w:pPr>
            <w:r w:rsidRPr="00745A31">
              <w:rPr>
                <w:rFonts w:ascii="Trebuchet MS" w:hAnsi="Trebuchet MS"/>
                <w:sz w:val="18"/>
                <w:szCs w:val="18"/>
              </w:rPr>
              <w:t>Beskyttelsesrum” er en betegnelse, der dækker alle typer af forstærkede rum, hvis formål er at beskytte befolkningen mod luftangreb. Benyttes her om offentlige beskyttelsesrum</w:t>
            </w:r>
          </w:p>
        </w:tc>
      </w:tr>
      <w:tr w:rsidR="00CB4BEB" w:rsidRPr="0051728E" w14:paraId="2E08A3A3" w14:textId="77777777" w:rsidTr="003C0924">
        <w:trPr>
          <w:trHeight w:hRule="exact" w:val="510"/>
        </w:trPr>
        <w:tc>
          <w:tcPr>
            <w:tcW w:w="1882" w:type="dxa"/>
            <w:tcBorders>
              <w:top w:val="single" w:sz="4" w:space="0" w:color="auto"/>
              <w:left w:val="single" w:sz="4" w:space="0" w:color="auto"/>
              <w:bottom w:val="single" w:sz="4" w:space="0" w:color="auto"/>
              <w:right w:val="single" w:sz="4" w:space="0" w:color="auto"/>
            </w:tcBorders>
            <w:shd w:val="clear" w:color="auto" w:fill="D9D9D9"/>
            <w:vAlign w:val="center"/>
          </w:tcPr>
          <w:p w14:paraId="74FD15E1" w14:textId="77777777" w:rsidR="00CB4BEB" w:rsidRPr="007B6A94" w:rsidRDefault="00CB4BEB" w:rsidP="003C0924">
            <w:pPr>
              <w:jc w:val="center"/>
              <w:rPr>
                <w:rFonts w:ascii="Trebuchet MS" w:hAnsi="Trebuchet MS"/>
                <w:sz w:val="18"/>
                <w:szCs w:val="18"/>
              </w:rPr>
            </w:pPr>
            <w:r w:rsidRPr="007B6A94">
              <w:rPr>
                <w:rFonts w:ascii="Trebuchet MS" w:hAnsi="Trebuchet MS"/>
                <w:sz w:val="18"/>
                <w:szCs w:val="18"/>
              </w:rPr>
              <w:t>2</w:t>
            </w:r>
          </w:p>
        </w:tc>
        <w:tc>
          <w:tcPr>
            <w:tcW w:w="1785" w:type="dxa"/>
            <w:tcBorders>
              <w:top w:val="single" w:sz="4" w:space="0" w:color="auto"/>
              <w:left w:val="single" w:sz="4" w:space="0" w:color="auto"/>
              <w:bottom w:val="single" w:sz="4" w:space="0" w:color="auto"/>
            </w:tcBorders>
            <w:shd w:val="clear" w:color="auto" w:fill="FFFFFF"/>
            <w:vAlign w:val="center"/>
          </w:tcPr>
          <w:p w14:paraId="2C3D3EDE" w14:textId="77777777" w:rsidR="00CB4BEB" w:rsidRPr="007B6A94" w:rsidRDefault="00CB4BEB" w:rsidP="003C0924">
            <w:pPr>
              <w:rPr>
                <w:rFonts w:ascii="Trebuchet MS" w:hAnsi="Trebuchet MS"/>
                <w:sz w:val="18"/>
                <w:szCs w:val="18"/>
              </w:rPr>
            </w:pPr>
            <w:r w:rsidRPr="007B6A94">
              <w:rPr>
                <w:rFonts w:ascii="Trebuchet MS" w:hAnsi="Trebuchet MS"/>
                <w:sz w:val="18"/>
                <w:szCs w:val="18"/>
              </w:rPr>
              <w:t>Sikringsrum</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44A1944E" w14:textId="77777777" w:rsidR="00CB4BEB" w:rsidRPr="003A52C1" w:rsidRDefault="00CB4BEB" w:rsidP="003C0924">
            <w:pPr>
              <w:jc w:val="center"/>
              <w:rPr>
                <w:sz w:val="17"/>
                <w:szCs w:val="17"/>
              </w:rPr>
            </w:pPr>
            <w:r w:rsidRPr="003A52C1">
              <w:rPr>
                <w:sz w:val="17"/>
                <w:szCs w:val="17"/>
              </w:rPr>
              <w:t>1</w:t>
            </w:r>
          </w:p>
        </w:tc>
        <w:tc>
          <w:tcPr>
            <w:tcW w:w="8490" w:type="dxa"/>
            <w:tcBorders>
              <w:top w:val="single" w:sz="4" w:space="0" w:color="auto"/>
              <w:left w:val="single" w:sz="4" w:space="0" w:color="auto"/>
              <w:bottom w:val="single" w:sz="4" w:space="0" w:color="auto"/>
            </w:tcBorders>
            <w:shd w:val="clear" w:color="auto" w:fill="FFFFFF"/>
            <w:vAlign w:val="bottom"/>
          </w:tcPr>
          <w:p w14:paraId="05C33D05" w14:textId="77777777" w:rsidR="00CB4BEB" w:rsidRPr="00745A31" w:rsidRDefault="00CB4BEB" w:rsidP="003C0924">
            <w:pPr>
              <w:rPr>
                <w:rFonts w:ascii="Trebuchet MS" w:hAnsi="Trebuchet MS" w:cs="Trebuchet MS"/>
                <w:sz w:val="18"/>
                <w:szCs w:val="18"/>
              </w:rPr>
            </w:pPr>
            <w:r w:rsidRPr="00745A31">
              <w:rPr>
                <w:rFonts w:ascii="Trebuchet MS" w:hAnsi="Trebuchet MS"/>
                <w:sz w:val="18"/>
                <w:szCs w:val="18"/>
              </w:rPr>
              <w:t>Et sikringsrum er et ufærdigt beskyttelsesrum, beregnet til beboere, beskæftigede samt andre personer, som opholder sig i bygningen.  Benyttes her mest om private beskyttelsesrum</w:t>
            </w:r>
          </w:p>
        </w:tc>
      </w:tr>
      <w:tr w:rsidR="00CB4BEB" w:rsidRPr="0051728E" w14:paraId="4B3B5745" w14:textId="77777777" w:rsidTr="003C0924">
        <w:trPr>
          <w:trHeight w:hRule="exact" w:val="255"/>
        </w:trPr>
        <w:tc>
          <w:tcPr>
            <w:tcW w:w="1882" w:type="dxa"/>
            <w:tcBorders>
              <w:top w:val="single" w:sz="4" w:space="0" w:color="auto"/>
              <w:left w:val="single" w:sz="4" w:space="0" w:color="auto"/>
              <w:bottom w:val="single" w:sz="4" w:space="0" w:color="auto"/>
              <w:right w:val="single" w:sz="4" w:space="0" w:color="auto"/>
            </w:tcBorders>
            <w:shd w:val="clear" w:color="auto" w:fill="D9D9D9"/>
            <w:vAlign w:val="bottom"/>
          </w:tcPr>
          <w:p w14:paraId="1C7A6E3F" w14:textId="77777777" w:rsidR="00CB4BEB" w:rsidRPr="007B6A94" w:rsidRDefault="00CB4BEB" w:rsidP="003C0924">
            <w:pPr>
              <w:jc w:val="center"/>
              <w:rPr>
                <w:rFonts w:ascii="Trebuchet MS" w:hAnsi="Trebuchet MS"/>
                <w:sz w:val="18"/>
                <w:szCs w:val="18"/>
              </w:rPr>
            </w:pPr>
            <w:r w:rsidRPr="007B6A94">
              <w:rPr>
                <w:rFonts w:ascii="Trebuchet MS" w:hAnsi="Trebuchet MS"/>
                <w:sz w:val="18"/>
                <w:szCs w:val="18"/>
              </w:rPr>
              <w:t>3</w:t>
            </w:r>
          </w:p>
        </w:tc>
        <w:tc>
          <w:tcPr>
            <w:tcW w:w="1785" w:type="dxa"/>
            <w:tcBorders>
              <w:top w:val="single" w:sz="4" w:space="0" w:color="auto"/>
              <w:left w:val="single" w:sz="4" w:space="0" w:color="auto"/>
              <w:bottom w:val="single" w:sz="4" w:space="0" w:color="auto"/>
            </w:tcBorders>
            <w:shd w:val="clear" w:color="auto" w:fill="FFFFFF"/>
            <w:vAlign w:val="bottom"/>
          </w:tcPr>
          <w:p w14:paraId="1FE42C0C" w14:textId="77777777" w:rsidR="00CB4BEB" w:rsidRPr="007B6A94" w:rsidRDefault="00CB4BEB" w:rsidP="003C0924">
            <w:pPr>
              <w:rPr>
                <w:rFonts w:ascii="Trebuchet MS" w:hAnsi="Trebuchet MS"/>
                <w:sz w:val="18"/>
                <w:szCs w:val="18"/>
              </w:rPr>
            </w:pPr>
            <w:r w:rsidRPr="007B6A94">
              <w:rPr>
                <w:rFonts w:ascii="Trebuchet MS" w:hAnsi="Trebuchet MS"/>
                <w:sz w:val="18"/>
                <w:szCs w:val="18"/>
              </w:rPr>
              <w:t>Betondækningsgrav</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F7A94F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490" w:type="dxa"/>
            <w:tcBorders>
              <w:top w:val="single" w:sz="4" w:space="0" w:color="auto"/>
              <w:left w:val="single" w:sz="4" w:space="0" w:color="auto"/>
              <w:bottom w:val="single" w:sz="4" w:space="0" w:color="auto"/>
            </w:tcBorders>
            <w:shd w:val="clear" w:color="auto" w:fill="FFFFFF"/>
            <w:vAlign w:val="bottom"/>
          </w:tcPr>
          <w:p w14:paraId="6CB08716"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En særlig delmængde af beskyttelsesrum</w:t>
            </w:r>
          </w:p>
        </w:tc>
      </w:tr>
      <w:tr w:rsidR="00CB4BEB" w:rsidRPr="0051728E" w14:paraId="55B6A933" w14:textId="77777777" w:rsidTr="003C0924">
        <w:trPr>
          <w:trHeight w:hRule="exact" w:val="255"/>
        </w:trPr>
        <w:tc>
          <w:tcPr>
            <w:tcW w:w="1882" w:type="dxa"/>
            <w:tcBorders>
              <w:top w:val="single" w:sz="4" w:space="0" w:color="auto"/>
              <w:left w:val="single" w:sz="4" w:space="0" w:color="auto"/>
              <w:bottom w:val="single" w:sz="4" w:space="0" w:color="auto"/>
              <w:right w:val="single" w:sz="4" w:space="0" w:color="auto"/>
            </w:tcBorders>
            <w:shd w:val="clear" w:color="auto" w:fill="D9D9D9"/>
            <w:vAlign w:val="bottom"/>
          </w:tcPr>
          <w:p w14:paraId="3E8FCAB5" w14:textId="77777777" w:rsidR="00CB4BEB" w:rsidRPr="007B6A94" w:rsidRDefault="00CB4BEB" w:rsidP="003C0924">
            <w:pPr>
              <w:jc w:val="center"/>
              <w:rPr>
                <w:rFonts w:ascii="Trebuchet MS" w:hAnsi="Trebuchet MS"/>
                <w:sz w:val="18"/>
                <w:szCs w:val="18"/>
              </w:rPr>
            </w:pPr>
            <w:r>
              <w:rPr>
                <w:rFonts w:ascii="Trebuchet MS" w:hAnsi="Trebuchet MS"/>
                <w:sz w:val="18"/>
                <w:szCs w:val="18"/>
              </w:rPr>
              <w:t>8</w:t>
            </w:r>
          </w:p>
        </w:tc>
        <w:tc>
          <w:tcPr>
            <w:tcW w:w="1785" w:type="dxa"/>
            <w:tcBorders>
              <w:top w:val="single" w:sz="4" w:space="0" w:color="auto"/>
              <w:left w:val="single" w:sz="4" w:space="0" w:color="auto"/>
              <w:bottom w:val="single" w:sz="4" w:space="0" w:color="auto"/>
            </w:tcBorders>
            <w:shd w:val="clear" w:color="auto" w:fill="FFFFFF"/>
            <w:vAlign w:val="bottom"/>
          </w:tcPr>
          <w:p w14:paraId="2D605706" w14:textId="77777777" w:rsidR="00CB4BEB" w:rsidRPr="007B6A94" w:rsidRDefault="00CB4BEB" w:rsidP="003C0924">
            <w:pPr>
              <w:rPr>
                <w:rFonts w:ascii="Trebuchet MS" w:hAnsi="Trebuchet MS"/>
                <w:sz w:val="18"/>
                <w:szCs w:val="18"/>
              </w:rPr>
            </w:pPr>
            <w:r w:rsidRPr="007B6A94">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3F74FC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490" w:type="dxa"/>
            <w:tcBorders>
              <w:top w:val="single" w:sz="4" w:space="0" w:color="auto"/>
              <w:left w:val="single" w:sz="4" w:space="0" w:color="auto"/>
              <w:bottom w:val="single" w:sz="4" w:space="0" w:color="auto"/>
            </w:tcBorders>
            <w:shd w:val="clear" w:color="auto" w:fill="FFFFFF"/>
            <w:vAlign w:val="bottom"/>
          </w:tcPr>
          <w:p w14:paraId="21BC73E4"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Hvor ovenstående typer ikke er dækkende.</w:t>
            </w:r>
          </w:p>
        </w:tc>
      </w:tr>
      <w:tr w:rsidR="00CB4BEB" w:rsidRPr="0051728E" w14:paraId="36A1DD5A" w14:textId="77777777" w:rsidTr="003C0924">
        <w:trPr>
          <w:trHeight w:hRule="exact" w:val="255"/>
        </w:trPr>
        <w:tc>
          <w:tcPr>
            <w:tcW w:w="1882" w:type="dxa"/>
            <w:tcBorders>
              <w:top w:val="single" w:sz="4" w:space="0" w:color="auto"/>
              <w:left w:val="single" w:sz="4" w:space="0" w:color="auto"/>
              <w:bottom w:val="single" w:sz="4" w:space="0" w:color="auto"/>
              <w:right w:val="single" w:sz="4" w:space="0" w:color="auto"/>
            </w:tcBorders>
            <w:shd w:val="clear" w:color="auto" w:fill="D9D9D9"/>
            <w:vAlign w:val="bottom"/>
          </w:tcPr>
          <w:p w14:paraId="5B85EC48" w14:textId="77777777" w:rsidR="00CB4BEB" w:rsidRPr="007B6A94" w:rsidRDefault="00CB4BEB" w:rsidP="003C0924">
            <w:pPr>
              <w:jc w:val="center"/>
              <w:rPr>
                <w:rFonts w:ascii="Trebuchet MS" w:hAnsi="Trebuchet MS"/>
                <w:sz w:val="18"/>
                <w:szCs w:val="18"/>
              </w:rPr>
            </w:pPr>
            <w:r>
              <w:rPr>
                <w:rFonts w:ascii="Trebuchet MS" w:hAnsi="Trebuchet MS"/>
                <w:sz w:val="18"/>
                <w:szCs w:val="18"/>
              </w:rPr>
              <w:t>9</w:t>
            </w:r>
          </w:p>
        </w:tc>
        <w:tc>
          <w:tcPr>
            <w:tcW w:w="1785" w:type="dxa"/>
            <w:tcBorders>
              <w:top w:val="single" w:sz="4" w:space="0" w:color="auto"/>
              <w:left w:val="single" w:sz="4" w:space="0" w:color="auto"/>
              <w:bottom w:val="single" w:sz="4" w:space="0" w:color="auto"/>
            </w:tcBorders>
            <w:shd w:val="clear" w:color="auto" w:fill="FFFFFF"/>
            <w:vAlign w:val="bottom"/>
          </w:tcPr>
          <w:p w14:paraId="3BC66F6E" w14:textId="77777777" w:rsidR="00CB4BEB" w:rsidRPr="007B6A94" w:rsidRDefault="00CB4BEB" w:rsidP="003C0924">
            <w:pPr>
              <w:rPr>
                <w:rFonts w:ascii="Trebuchet MS" w:hAnsi="Trebuchet MS"/>
                <w:sz w:val="18"/>
                <w:szCs w:val="18"/>
              </w:rPr>
            </w:pPr>
            <w:r w:rsidRPr="007B6A94">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6ADB0A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490" w:type="dxa"/>
            <w:tcBorders>
              <w:top w:val="single" w:sz="4" w:space="0" w:color="auto"/>
              <w:left w:val="single" w:sz="4" w:space="0" w:color="auto"/>
              <w:bottom w:val="single" w:sz="4" w:space="0" w:color="auto"/>
            </w:tcBorders>
            <w:shd w:val="clear" w:color="auto" w:fill="FFFFFF"/>
            <w:vAlign w:val="bottom"/>
          </w:tcPr>
          <w:p w14:paraId="105F6492"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Mangler viden om typen.</w:t>
            </w:r>
          </w:p>
        </w:tc>
      </w:tr>
    </w:tbl>
    <w:p w14:paraId="7AB594E4" w14:textId="77777777" w:rsidR="00CB4BEB" w:rsidRDefault="00CB4BEB" w:rsidP="00CB4BEB">
      <w:pPr>
        <w:pStyle w:val="Overskrift2"/>
        <w:rPr>
          <w:kern w:val="32"/>
        </w:rPr>
      </w:pPr>
      <w:bookmarkStart w:id="2891" w:name="_Toc63351507"/>
      <w:bookmarkStart w:id="2892" w:name="_Toc122436156"/>
      <w:r>
        <w:rPr>
          <w:kern w:val="32"/>
        </w:rPr>
        <w:lastRenderedPageBreak/>
        <w:t>5.12.3</w:t>
      </w:r>
      <w:r w:rsidRPr="00066C65">
        <w:rPr>
          <w:kern w:val="32"/>
        </w:rPr>
        <w:t xml:space="preserve"> </w:t>
      </w:r>
      <w:bookmarkStart w:id="2893" w:name="_Hlk59517347"/>
      <w:r w:rsidRPr="00901641">
        <w:rPr>
          <w:kern w:val="32"/>
        </w:rPr>
        <w:t>Redningsvej</w:t>
      </w:r>
      <w:r w:rsidRPr="00066C65">
        <w:rPr>
          <w:kern w:val="32"/>
        </w:rPr>
        <w:t xml:space="preserve"> (</w:t>
      </w:r>
      <w:r>
        <w:rPr>
          <w:kern w:val="32"/>
        </w:rPr>
        <w:t>6102</w:t>
      </w:r>
      <w:r w:rsidRPr="00066C65">
        <w:rPr>
          <w:kern w:val="32"/>
        </w:rPr>
        <w:t>)</w:t>
      </w:r>
      <w:r w:rsidRPr="007C3785">
        <w:rPr>
          <w:kern w:val="32"/>
        </w:rPr>
        <w:t xml:space="preserve"> </w:t>
      </w:r>
      <w:bookmarkEnd w:id="2893"/>
      <w:r>
        <w:rPr>
          <w:kern w:val="32"/>
        </w:rPr>
        <w:t>*</w:t>
      </w:r>
      <w:bookmarkEnd w:id="2891"/>
      <w:bookmarkEnd w:id="2892"/>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1"/>
        <w:gridCol w:w="4936"/>
        <w:gridCol w:w="1155"/>
        <w:gridCol w:w="1356"/>
        <w:gridCol w:w="1478"/>
        <w:gridCol w:w="2720"/>
      </w:tblGrid>
      <w:tr w:rsidR="00CB4BEB" w:rsidRPr="0051728E" w14:paraId="62F93A4B" w14:textId="77777777" w:rsidTr="003C0924">
        <w:tc>
          <w:tcPr>
            <w:tcW w:w="2071" w:type="dxa"/>
            <w:tcBorders>
              <w:bottom w:val="single" w:sz="4" w:space="0" w:color="auto"/>
            </w:tcBorders>
            <w:shd w:val="clear" w:color="auto" w:fill="D9D9D9"/>
            <w:vAlign w:val="center"/>
          </w:tcPr>
          <w:p w14:paraId="231DEECF"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4936" w:type="dxa"/>
            <w:tcBorders>
              <w:bottom w:val="single" w:sz="4" w:space="0" w:color="auto"/>
            </w:tcBorders>
            <w:shd w:val="clear" w:color="auto" w:fill="D9D9D9"/>
            <w:vAlign w:val="center"/>
          </w:tcPr>
          <w:p w14:paraId="4E5F37F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35F2E47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4234362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78" w:type="dxa"/>
            <w:tcBorders>
              <w:bottom w:val="single" w:sz="4" w:space="0" w:color="auto"/>
            </w:tcBorders>
            <w:shd w:val="clear" w:color="auto" w:fill="D9D9D9"/>
            <w:vAlign w:val="center"/>
          </w:tcPr>
          <w:p w14:paraId="680E261F"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01D956B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720" w:type="dxa"/>
            <w:shd w:val="clear" w:color="auto" w:fill="D9D9D9"/>
            <w:vAlign w:val="center"/>
          </w:tcPr>
          <w:p w14:paraId="09DF9F9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45DE25AF"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0E3E3E0F" w14:textId="77777777" w:rsidR="00CB4BEB" w:rsidRPr="005327CA" w:rsidRDefault="00CB4BEB" w:rsidP="003C0924">
            <w:pPr>
              <w:rPr>
                <w:rFonts w:ascii="Trebuchet MS" w:hAnsi="Trebuchet MS"/>
                <w:sz w:val="18"/>
                <w:szCs w:val="18"/>
              </w:rPr>
            </w:pPr>
            <w:proofErr w:type="spellStart"/>
            <w:r w:rsidRPr="005327CA">
              <w:rPr>
                <w:rFonts w:ascii="Trebuchet MS" w:hAnsi="Trebuchet MS"/>
                <w:sz w:val="18"/>
                <w:szCs w:val="18"/>
              </w:rPr>
              <w:t>redvej_type_kode</w:t>
            </w:r>
            <w:proofErr w:type="spellEnd"/>
          </w:p>
        </w:tc>
        <w:tc>
          <w:tcPr>
            <w:tcW w:w="4936" w:type="dxa"/>
            <w:tcBorders>
              <w:top w:val="single" w:sz="4" w:space="0" w:color="auto"/>
              <w:left w:val="single" w:sz="4" w:space="0" w:color="auto"/>
              <w:bottom w:val="nil"/>
              <w:right w:val="single" w:sz="4" w:space="0" w:color="auto"/>
            </w:tcBorders>
            <w:shd w:val="clear" w:color="auto" w:fill="FFFFFF"/>
            <w:vAlign w:val="bottom"/>
          </w:tcPr>
          <w:p w14:paraId="04DF8272"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Kode for type af redningsvej</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D9BFD59"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34530012"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1-9</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6F3689FA"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1A583B0D"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1</w:t>
            </w:r>
          </w:p>
        </w:tc>
      </w:tr>
      <w:tr w:rsidR="00CB4BEB" w:rsidRPr="00CE1917" w14:paraId="6A4C1A0A"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9CCFF"/>
            <w:vAlign w:val="bottom"/>
          </w:tcPr>
          <w:p w14:paraId="76587ABF" w14:textId="77777777" w:rsidR="00CB4BEB" w:rsidRPr="005327CA" w:rsidRDefault="00CB4BEB" w:rsidP="003C0924">
            <w:pPr>
              <w:rPr>
                <w:rFonts w:ascii="Trebuchet MS" w:hAnsi="Trebuchet MS"/>
                <w:sz w:val="18"/>
                <w:szCs w:val="18"/>
              </w:rPr>
            </w:pPr>
            <w:proofErr w:type="spellStart"/>
            <w:r w:rsidRPr="005327CA">
              <w:rPr>
                <w:rFonts w:ascii="Trebuchet MS" w:hAnsi="Trebuchet MS"/>
                <w:sz w:val="18"/>
                <w:szCs w:val="18"/>
              </w:rPr>
              <w:t>redvej_type</w:t>
            </w:r>
            <w:proofErr w:type="spellEnd"/>
          </w:p>
        </w:tc>
        <w:tc>
          <w:tcPr>
            <w:tcW w:w="4936" w:type="dxa"/>
            <w:tcBorders>
              <w:top w:val="single" w:sz="4" w:space="0" w:color="auto"/>
              <w:left w:val="single" w:sz="4" w:space="0" w:color="auto"/>
              <w:bottom w:val="nil"/>
              <w:right w:val="single" w:sz="4" w:space="0" w:color="auto"/>
            </w:tcBorders>
            <w:shd w:val="clear" w:color="auto" w:fill="99CCFF"/>
            <w:vAlign w:val="bottom"/>
          </w:tcPr>
          <w:p w14:paraId="3B69D8DD"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Type af redningsvej</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66B16A47"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3F471762"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0-15 tegn</w:t>
            </w:r>
          </w:p>
        </w:tc>
        <w:tc>
          <w:tcPr>
            <w:tcW w:w="1478" w:type="dxa"/>
            <w:tcBorders>
              <w:top w:val="single" w:sz="4" w:space="0" w:color="auto"/>
              <w:left w:val="single" w:sz="4" w:space="0" w:color="auto"/>
              <w:bottom w:val="nil"/>
              <w:right w:val="single" w:sz="4" w:space="0" w:color="auto"/>
            </w:tcBorders>
            <w:shd w:val="clear" w:color="auto" w:fill="99CCFF"/>
            <w:vAlign w:val="bottom"/>
          </w:tcPr>
          <w:p w14:paraId="2558F287"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S</w:t>
            </w:r>
          </w:p>
        </w:tc>
        <w:tc>
          <w:tcPr>
            <w:tcW w:w="2720" w:type="dxa"/>
            <w:tcBorders>
              <w:top w:val="single" w:sz="4" w:space="0" w:color="auto"/>
              <w:left w:val="single" w:sz="4" w:space="0" w:color="auto"/>
              <w:bottom w:val="nil"/>
              <w:right w:val="single" w:sz="4" w:space="0" w:color="auto"/>
            </w:tcBorders>
            <w:shd w:val="clear" w:color="auto" w:fill="99CCFF"/>
            <w:vAlign w:val="bottom"/>
          </w:tcPr>
          <w:p w14:paraId="605CFC68" w14:textId="77777777" w:rsidR="00CB4BEB" w:rsidRPr="005327CA" w:rsidRDefault="00CB4BEB" w:rsidP="003C0924">
            <w:pPr>
              <w:rPr>
                <w:rFonts w:ascii="Trebuchet MS" w:hAnsi="Trebuchet MS" w:cs="Trebuchet MS"/>
                <w:sz w:val="18"/>
                <w:szCs w:val="18"/>
              </w:rPr>
            </w:pPr>
            <w:r>
              <w:rPr>
                <w:rFonts w:ascii="Trebuchet MS" w:hAnsi="Trebuchet MS"/>
                <w:sz w:val="18"/>
                <w:szCs w:val="18"/>
              </w:rPr>
              <w:t>Brand</w:t>
            </w:r>
            <w:r w:rsidRPr="005327CA">
              <w:rPr>
                <w:rFonts w:ascii="Trebuchet MS" w:hAnsi="Trebuchet MS"/>
                <w:sz w:val="18"/>
                <w:szCs w:val="18"/>
              </w:rPr>
              <w:t>vej</w:t>
            </w:r>
          </w:p>
        </w:tc>
      </w:tr>
      <w:tr w:rsidR="00CB4BEB" w:rsidRPr="00CE1917" w14:paraId="562E213A" w14:textId="77777777" w:rsidTr="003C0924">
        <w:trPr>
          <w:trHeight w:hRule="exact" w:val="255"/>
        </w:trPr>
        <w:tc>
          <w:tcPr>
            <w:tcW w:w="2071" w:type="dxa"/>
            <w:tcBorders>
              <w:top w:val="single" w:sz="4" w:space="0" w:color="auto"/>
              <w:left w:val="single" w:sz="4" w:space="0" w:color="auto"/>
              <w:bottom w:val="single" w:sz="4" w:space="0" w:color="auto"/>
              <w:right w:val="single" w:sz="4" w:space="0" w:color="auto"/>
            </w:tcBorders>
            <w:shd w:val="clear" w:color="auto" w:fill="D9D9D9"/>
            <w:vAlign w:val="bottom"/>
          </w:tcPr>
          <w:p w14:paraId="048FDFEE" w14:textId="77777777" w:rsidR="00CB4BEB" w:rsidRPr="005327CA" w:rsidRDefault="00CB4BEB" w:rsidP="003C0924">
            <w:pPr>
              <w:rPr>
                <w:rFonts w:ascii="Trebuchet MS" w:hAnsi="Trebuchet MS"/>
                <w:sz w:val="18"/>
                <w:szCs w:val="18"/>
              </w:rPr>
            </w:pPr>
            <w:proofErr w:type="spellStart"/>
            <w:r w:rsidRPr="005327CA">
              <w:rPr>
                <w:rFonts w:ascii="Trebuchet MS" w:hAnsi="Trebuchet MS"/>
                <w:sz w:val="18"/>
                <w:szCs w:val="18"/>
              </w:rPr>
              <w:t>redn_underomr</w:t>
            </w:r>
            <w:proofErr w:type="spellEnd"/>
          </w:p>
        </w:tc>
        <w:tc>
          <w:tcPr>
            <w:tcW w:w="4936" w:type="dxa"/>
            <w:tcBorders>
              <w:top w:val="single" w:sz="4" w:space="0" w:color="auto"/>
              <w:left w:val="single" w:sz="4" w:space="0" w:color="auto"/>
              <w:bottom w:val="single" w:sz="4" w:space="0" w:color="auto"/>
              <w:right w:val="single" w:sz="4" w:space="0" w:color="auto"/>
            </w:tcBorders>
            <w:shd w:val="clear" w:color="auto" w:fill="FFFFFF"/>
            <w:vAlign w:val="bottom"/>
          </w:tcPr>
          <w:p w14:paraId="1E8E6F53"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 xml:space="preserve">lokal inddeling af </w:t>
            </w:r>
            <w:proofErr w:type="spellStart"/>
            <w:r w:rsidRPr="005327CA">
              <w:rPr>
                <w:rFonts w:ascii="Trebuchet MS" w:hAnsi="Trebuchet MS"/>
                <w:sz w:val="18"/>
                <w:szCs w:val="18"/>
              </w:rPr>
              <w:t>omr</w:t>
            </w:r>
            <w:proofErr w:type="spellEnd"/>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59519007"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290F4452"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0-20 tegn</w:t>
            </w:r>
          </w:p>
        </w:tc>
        <w:tc>
          <w:tcPr>
            <w:tcW w:w="1478" w:type="dxa"/>
            <w:tcBorders>
              <w:top w:val="single" w:sz="4" w:space="0" w:color="auto"/>
              <w:left w:val="single" w:sz="4" w:space="0" w:color="auto"/>
              <w:bottom w:val="single" w:sz="4" w:space="0" w:color="auto"/>
              <w:right w:val="single" w:sz="4" w:space="0" w:color="auto"/>
            </w:tcBorders>
            <w:shd w:val="clear" w:color="auto" w:fill="FFFFFF"/>
            <w:vAlign w:val="bottom"/>
          </w:tcPr>
          <w:p w14:paraId="49BCC738"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F</w:t>
            </w:r>
          </w:p>
        </w:tc>
        <w:tc>
          <w:tcPr>
            <w:tcW w:w="2720" w:type="dxa"/>
            <w:tcBorders>
              <w:top w:val="single" w:sz="4" w:space="0" w:color="auto"/>
              <w:left w:val="single" w:sz="4" w:space="0" w:color="auto"/>
              <w:bottom w:val="single" w:sz="4" w:space="0" w:color="auto"/>
              <w:right w:val="single" w:sz="4" w:space="0" w:color="auto"/>
            </w:tcBorders>
            <w:shd w:val="clear" w:color="auto" w:fill="FFFFFF"/>
            <w:vAlign w:val="bottom"/>
          </w:tcPr>
          <w:p w14:paraId="6A33897B"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SKB Vest 01</w:t>
            </w:r>
          </w:p>
        </w:tc>
      </w:tr>
      <w:tr w:rsidR="00CB4BEB" w:rsidRPr="00CE1917" w14:paraId="7B4A9A60"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42BD9D57" w14:textId="77777777" w:rsidR="00CB4BEB" w:rsidRPr="005327CA" w:rsidRDefault="00CB4BEB" w:rsidP="003C0924">
            <w:pPr>
              <w:rPr>
                <w:rFonts w:ascii="Trebuchet MS" w:hAnsi="Trebuchet MS"/>
                <w:sz w:val="18"/>
                <w:szCs w:val="18"/>
              </w:rPr>
            </w:pPr>
            <w:proofErr w:type="spellStart"/>
            <w:r w:rsidRPr="005327CA">
              <w:rPr>
                <w:rFonts w:ascii="Trebuchet MS" w:hAnsi="Trebuchet MS"/>
                <w:sz w:val="18"/>
                <w:szCs w:val="18"/>
              </w:rPr>
              <w:t>bygn_kompleks</w:t>
            </w:r>
            <w:proofErr w:type="spellEnd"/>
          </w:p>
        </w:tc>
        <w:tc>
          <w:tcPr>
            <w:tcW w:w="4936" w:type="dxa"/>
            <w:tcBorders>
              <w:top w:val="single" w:sz="4" w:space="0" w:color="auto"/>
              <w:left w:val="single" w:sz="4" w:space="0" w:color="auto"/>
              <w:bottom w:val="nil"/>
              <w:right w:val="single" w:sz="4" w:space="0" w:color="auto"/>
            </w:tcBorders>
            <w:shd w:val="clear" w:color="auto" w:fill="FFFFFF"/>
            <w:vAlign w:val="bottom"/>
          </w:tcPr>
          <w:p w14:paraId="7F49E253"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Navn på bygningskompleks</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07C948B"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565B8537"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0-128 tegn</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10127E54"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30850CD8"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Gl. Rye Skole</w:t>
            </w:r>
          </w:p>
        </w:tc>
      </w:tr>
      <w:tr w:rsidR="00CB4BEB" w:rsidRPr="00CE1917" w14:paraId="34DC5DDE"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781141E4" w14:textId="77777777" w:rsidR="00CB4BEB" w:rsidRPr="005327CA" w:rsidRDefault="00CB4BEB" w:rsidP="003C0924">
            <w:pPr>
              <w:rPr>
                <w:rFonts w:ascii="Trebuchet MS" w:hAnsi="Trebuchet MS"/>
                <w:sz w:val="18"/>
                <w:szCs w:val="18"/>
              </w:rPr>
            </w:pPr>
            <w:proofErr w:type="spellStart"/>
            <w:r w:rsidRPr="005327CA">
              <w:rPr>
                <w:rFonts w:ascii="Trebuchet MS" w:hAnsi="Trebuchet MS"/>
                <w:sz w:val="18"/>
                <w:szCs w:val="18"/>
              </w:rPr>
              <w:t>byg_sag_nr</w:t>
            </w:r>
            <w:proofErr w:type="spellEnd"/>
          </w:p>
        </w:tc>
        <w:tc>
          <w:tcPr>
            <w:tcW w:w="4936" w:type="dxa"/>
            <w:tcBorders>
              <w:top w:val="single" w:sz="4" w:space="0" w:color="auto"/>
              <w:left w:val="single" w:sz="4" w:space="0" w:color="auto"/>
              <w:bottom w:val="nil"/>
              <w:right w:val="single" w:sz="4" w:space="0" w:color="auto"/>
            </w:tcBorders>
            <w:shd w:val="clear" w:color="auto" w:fill="FFFFFF"/>
            <w:vAlign w:val="bottom"/>
          </w:tcPr>
          <w:p w14:paraId="4919D31F"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Byggesagsnummer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EC51982"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6A709AD7"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0-50 tegn</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7CF12BCE"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4B2A67C9" w14:textId="77777777" w:rsidR="00CB4BEB" w:rsidRPr="005327CA" w:rsidRDefault="00CB4BEB" w:rsidP="003C0924">
            <w:pPr>
              <w:rPr>
                <w:rFonts w:ascii="Trebuchet MS" w:hAnsi="Trebuchet MS" w:cs="Trebuchet MS"/>
                <w:sz w:val="18"/>
                <w:szCs w:val="18"/>
              </w:rPr>
            </w:pPr>
          </w:p>
        </w:tc>
      </w:tr>
      <w:tr w:rsidR="00CB4BEB" w:rsidRPr="00353B49" w14:paraId="22F9FEAE"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0509CAF2"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vejkode</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63BB495A"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214B7C87"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6BAC0BC9"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vej</w:t>
            </w:r>
            <w:r>
              <w:rPr>
                <w:rFonts w:ascii="Trebuchet MS" w:hAnsi="Trebuchet MS" w:cs="Trebuchet MS"/>
                <w:sz w:val="18"/>
                <w:szCs w:val="18"/>
              </w:rPr>
              <w:t>navn</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424D0F29"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232695" w14:paraId="56627178"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67F4F858" w14:textId="77777777" w:rsidR="00CB4BEB" w:rsidRPr="00E07F24" w:rsidRDefault="00CB4BEB" w:rsidP="003C0924">
            <w:pPr>
              <w:rPr>
                <w:rFonts w:ascii="Trebuchet MS" w:hAnsi="Trebuchet MS" w:cs="Trebuchet MS"/>
                <w:sz w:val="18"/>
                <w:szCs w:val="18"/>
              </w:rPr>
            </w:pPr>
            <w:proofErr w:type="spellStart"/>
            <w:r w:rsidRPr="00E07F24">
              <w:rPr>
                <w:rFonts w:ascii="Trebuchet MS" w:hAnsi="Trebuchet MS" w:cs="Trebuchet MS"/>
                <w:sz w:val="18"/>
                <w:szCs w:val="18"/>
              </w:rPr>
              <w:t>cvf_vejkode</w:t>
            </w:r>
            <w:proofErr w:type="spellEnd"/>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3BE835BD"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p>
        </w:tc>
      </w:tr>
      <w:tr w:rsidR="00CB4BEB" w:rsidRPr="00353B49" w14:paraId="5AF1F9D8"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19A7F252" w14:textId="77777777" w:rsidR="00CB4BEB" w:rsidRPr="00353B49" w:rsidRDefault="00CB4BEB" w:rsidP="003C0924">
            <w:pPr>
              <w:rPr>
                <w:rFonts w:ascii="Trebuchet MS" w:hAnsi="Trebuchet MS" w:cs="Trebuchet MS"/>
                <w:sz w:val="18"/>
                <w:szCs w:val="18"/>
              </w:rPr>
            </w:pPr>
            <w:proofErr w:type="spellStart"/>
            <w:r w:rsidRPr="00353B49">
              <w:rPr>
                <w:rFonts w:ascii="Trebuchet MS" w:hAnsi="Trebuchet MS" w:cs="Trebuchet MS"/>
                <w:sz w:val="18"/>
                <w:szCs w:val="18"/>
              </w:rPr>
              <w:t>husnr</w:t>
            </w:r>
            <w:proofErr w:type="spellEnd"/>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5B07F294"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733381EE"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100ACAC2" w14:textId="77777777" w:rsidR="00CB4BEB" w:rsidRPr="00353B49" w:rsidRDefault="00CB4BEB" w:rsidP="003C0924">
            <w:pPr>
              <w:rPr>
                <w:rFonts w:ascii="Trebuchet MS" w:hAnsi="Trebuchet MS" w:cs="Trebuchet MS"/>
                <w:sz w:val="18"/>
                <w:szCs w:val="18"/>
              </w:rPr>
            </w:pPr>
            <w:proofErr w:type="spellStart"/>
            <w:r>
              <w:rPr>
                <w:rFonts w:ascii="Trebuchet MS" w:hAnsi="Trebuchet MS" w:cs="Trebuchet MS"/>
                <w:sz w:val="18"/>
                <w:szCs w:val="18"/>
              </w:rPr>
              <w:t>postnr</w:t>
            </w:r>
            <w:proofErr w:type="spellEnd"/>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09112E8D"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0E36013F"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1A0C75D5" w14:textId="77777777" w:rsidR="00CB4BEB" w:rsidRPr="00353B49" w:rsidRDefault="00CB4BEB" w:rsidP="003C0924">
            <w:pPr>
              <w:rPr>
                <w:rFonts w:ascii="Trebuchet MS" w:hAnsi="Trebuchet MS" w:cs="Trebuchet MS"/>
                <w:sz w:val="18"/>
                <w:szCs w:val="18"/>
              </w:rPr>
            </w:pPr>
            <w:proofErr w:type="spellStart"/>
            <w:r>
              <w:rPr>
                <w:rFonts w:ascii="Trebuchet MS" w:hAnsi="Trebuchet MS" w:cs="Trebuchet MS"/>
                <w:sz w:val="18"/>
                <w:szCs w:val="18"/>
              </w:rPr>
              <w:t>postnr_by</w:t>
            </w:r>
            <w:proofErr w:type="spellEnd"/>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6B113548"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F6698A" w14:paraId="45B10906"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48DA8B8D" w14:textId="77777777" w:rsidR="00CB4BEB" w:rsidRPr="00DC6514" w:rsidRDefault="00CB4BEB" w:rsidP="003C0924">
            <w:pPr>
              <w:rPr>
                <w:rFonts w:ascii="Trebuchet MS" w:hAnsi="Trebuchet MS" w:cs="Trebuchet MS"/>
                <w:sz w:val="18"/>
                <w:szCs w:val="18"/>
              </w:rPr>
            </w:pPr>
            <w:proofErr w:type="spellStart"/>
            <w:r w:rsidRPr="00DC6514">
              <w:rPr>
                <w:rFonts w:ascii="Trebuchet MS" w:hAnsi="Trebuchet MS" w:cs="Trebuchet MS"/>
                <w:sz w:val="18"/>
                <w:szCs w:val="18"/>
              </w:rPr>
              <w:t>adr_id</w:t>
            </w:r>
            <w:proofErr w:type="spellEnd"/>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03288CDF" w14:textId="77777777" w:rsidR="00CB4BEB" w:rsidRPr="00DC6514" w:rsidRDefault="00CB4BEB" w:rsidP="003C0924">
            <w:pPr>
              <w:rPr>
                <w:rFonts w:ascii="Trebuchet MS" w:hAnsi="Trebuchet MS" w:cs="Trebuchet MS"/>
                <w:sz w:val="18"/>
                <w:szCs w:val="18"/>
              </w:rPr>
            </w:pPr>
            <w:r w:rsidRPr="00DC6514">
              <w:rPr>
                <w:rFonts w:ascii="Trebuchet MS" w:hAnsi="Trebuchet MS" w:cs="Trebuchet MS"/>
                <w:sz w:val="18"/>
                <w:szCs w:val="18"/>
              </w:rPr>
              <w:t>Felt defineret under: 4.1 Standardiserede felter til de temaspecifikke datamodeller</w:t>
            </w:r>
          </w:p>
        </w:tc>
      </w:tr>
      <w:tr w:rsidR="00CB4BEB" w:rsidRPr="00CE1917" w14:paraId="4AA207AD" w14:textId="77777777" w:rsidTr="003C0924">
        <w:trPr>
          <w:trHeight w:hRule="exact" w:val="255"/>
        </w:trPr>
        <w:tc>
          <w:tcPr>
            <w:tcW w:w="2071" w:type="dxa"/>
            <w:tcBorders>
              <w:top w:val="single" w:sz="4" w:space="0" w:color="auto"/>
              <w:left w:val="single" w:sz="4" w:space="0" w:color="auto"/>
              <w:bottom w:val="single" w:sz="4" w:space="0" w:color="auto"/>
              <w:right w:val="single" w:sz="4" w:space="0" w:color="auto"/>
            </w:tcBorders>
            <w:shd w:val="clear" w:color="auto" w:fill="97DDBA"/>
            <w:vAlign w:val="bottom"/>
          </w:tcPr>
          <w:p w14:paraId="33B405FF"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link</w:t>
            </w:r>
          </w:p>
        </w:tc>
        <w:tc>
          <w:tcPr>
            <w:tcW w:w="11645"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1C56D7D0" w14:textId="77777777" w:rsidR="00CB4BEB" w:rsidRPr="005327CA"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2A2088D4"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450D4BC4"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26C49405"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3D2DF2B3"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5E6F593C" w14:textId="38DA1B83" w:rsidR="00CB4BEB" w:rsidRPr="004E7F65" w:rsidRDefault="00CB4BEB" w:rsidP="00CB4BEB">
      <w:pPr>
        <w:pStyle w:val="Overskrift6"/>
        <w:rPr>
          <w:rFonts w:eastAsiaTheme="minorEastAsia" w:cs="Trebuchet MS"/>
          <w:b/>
          <w:bCs w:val="0"/>
          <w:color w:val="767171"/>
          <w:sz w:val="19"/>
          <w:szCs w:val="19"/>
          <w:lang w:eastAsia="en-US"/>
        </w:rPr>
      </w:pPr>
      <w:r w:rsidRPr="004E7F65">
        <w:rPr>
          <w:rFonts w:eastAsiaTheme="minorEastAsia" w:cs="Trebuchet MS"/>
          <w:bCs w:val="0"/>
          <w:color w:val="767171"/>
          <w:sz w:val="19"/>
          <w:szCs w:val="19"/>
          <w:lang w:eastAsia="en-US"/>
        </w:rPr>
        <w:t xml:space="preserve">* NB! </w:t>
      </w:r>
      <w:proofErr w:type="spellStart"/>
      <w:r w:rsidRPr="004E7F65">
        <w:rPr>
          <w:rFonts w:eastAsiaTheme="minorEastAsia" w:cs="Trebuchet MS"/>
          <w:bCs w:val="0"/>
          <w:color w:val="767171"/>
          <w:sz w:val="19"/>
          <w:szCs w:val="19"/>
          <w:lang w:eastAsia="en-US"/>
        </w:rPr>
        <w:t>Off_kode</w:t>
      </w:r>
      <w:proofErr w:type="spellEnd"/>
      <w:r w:rsidRPr="004E7F65">
        <w:rPr>
          <w:rFonts w:eastAsiaTheme="minorEastAsia" w:cs="Trebuchet MS"/>
          <w:bCs w:val="0"/>
          <w:color w:val="767171"/>
          <w:sz w:val="19"/>
          <w:szCs w:val="19"/>
          <w:lang w:eastAsia="en-US"/>
        </w:rPr>
        <w:t xml:space="preserve"> sættes til 3= ”Synlig for alle myndigheder, men ikke offentligheden”</w:t>
      </w:r>
    </w:p>
    <w:p w14:paraId="70BF2F55" w14:textId="77777777" w:rsidR="00CB4BEB" w:rsidRDefault="00CB4BEB" w:rsidP="00CB4BEB">
      <w:pPr>
        <w:pStyle w:val="Overskrift6"/>
      </w:pPr>
      <w:r>
        <w:t>5.12.3.1</w:t>
      </w:r>
      <w:r w:rsidRPr="00A32757">
        <w:t xml:space="preserve"> </w:t>
      </w:r>
      <w:r>
        <w:t>Metadata</w:t>
      </w:r>
      <w:r w:rsidRPr="00311265">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49E279E6" w14:textId="77777777" w:rsidTr="003C0924">
        <w:trPr>
          <w:trHeight w:hRule="exact" w:val="255"/>
        </w:trPr>
        <w:tc>
          <w:tcPr>
            <w:tcW w:w="2235" w:type="dxa"/>
            <w:shd w:val="clear" w:color="auto" w:fill="D9D9D9"/>
            <w:vAlign w:val="bottom"/>
          </w:tcPr>
          <w:p w14:paraId="7187B63A"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7E66D411"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6531428E" w14:textId="77777777" w:rsidTr="003C0924">
        <w:trPr>
          <w:trHeight w:hRule="exact" w:val="255"/>
        </w:trPr>
        <w:tc>
          <w:tcPr>
            <w:tcW w:w="2235" w:type="dxa"/>
            <w:shd w:val="clear" w:color="auto" w:fill="E0E0E0"/>
            <w:vAlign w:val="bottom"/>
          </w:tcPr>
          <w:p w14:paraId="106B51C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002D4EB6" w14:textId="77777777" w:rsidR="00CB4BEB" w:rsidRPr="00901641" w:rsidRDefault="00CB4BEB" w:rsidP="003C0924">
            <w:pPr>
              <w:rPr>
                <w:rFonts w:ascii="Trebuchet MS" w:hAnsi="Trebuchet MS" w:cs="Trebuchet MS"/>
                <w:sz w:val="18"/>
                <w:szCs w:val="18"/>
              </w:rPr>
            </w:pPr>
            <w:r w:rsidRPr="00901641">
              <w:rPr>
                <w:rFonts w:ascii="Trebuchet MS" w:hAnsi="Trebuchet MS" w:cs="Trebuchet MS"/>
                <w:sz w:val="18"/>
                <w:szCs w:val="18"/>
              </w:rPr>
              <w:t>Redningsvej</w:t>
            </w:r>
          </w:p>
        </w:tc>
      </w:tr>
      <w:tr w:rsidR="00CB4BEB" w:rsidRPr="0051728E" w14:paraId="54E3ED75" w14:textId="77777777" w:rsidTr="003C0924">
        <w:trPr>
          <w:trHeight w:hRule="exact" w:val="255"/>
        </w:trPr>
        <w:tc>
          <w:tcPr>
            <w:tcW w:w="2235" w:type="dxa"/>
            <w:shd w:val="clear" w:color="auto" w:fill="E0E0E0"/>
            <w:vAlign w:val="bottom"/>
          </w:tcPr>
          <w:p w14:paraId="2DD32265"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17DB58A2" w14:textId="77777777" w:rsidR="00CB4BEB" w:rsidRDefault="00CB4BEB" w:rsidP="003C0924">
            <w:pPr>
              <w:rPr>
                <w:rFonts w:ascii="Trebuchet MS" w:hAnsi="Trebuchet MS"/>
                <w:sz w:val="18"/>
                <w:szCs w:val="18"/>
              </w:rPr>
            </w:pPr>
            <w:r>
              <w:rPr>
                <w:rFonts w:ascii="Trebuchet MS" w:hAnsi="Trebuchet MS"/>
                <w:sz w:val="18"/>
                <w:szCs w:val="18"/>
              </w:rPr>
              <w:t>6102</w:t>
            </w:r>
          </w:p>
        </w:tc>
      </w:tr>
      <w:tr w:rsidR="00CB4BEB" w:rsidRPr="0051728E" w14:paraId="68CE3A0F" w14:textId="77777777" w:rsidTr="003C0924">
        <w:trPr>
          <w:trHeight w:hRule="exact" w:val="255"/>
        </w:trPr>
        <w:tc>
          <w:tcPr>
            <w:tcW w:w="2235" w:type="dxa"/>
            <w:shd w:val="clear" w:color="auto" w:fill="E0E0E0"/>
            <w:vAlign w:val="bottom"/>
          </w:tcPr>
          <w:p w14:paraId="47197A9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780F1EF" w14:textId="77777777" w:rsidR="00CB4BEB" w:rsidRPr="00F279E4" w:rsidRDefault="00CB4BEB" w:rsidP="003C0924">
            <w:pPr>
              <w:rPr>
                <w:rFonts w:ascii="Trebuchet MS" w:hAnsi="Trebuchet MS" w:cs="Trebuchet MS"/>
                <w:sz w:val="18"/>
                <w:szCs w:val="18"/>
              </w:rPr>
            </w:pPr>
            <w:r w:rsidRPr="00C72F9A">
              <w:rPr>
                <w:rFonts w:ascii="Trebuchet MS" w:hAnsi="Trebuchet MS"/>
                <w:sz w:val="18"/>
                <w:szCs w:val="18"/>
              </w:rPr>
              <w:t>Særlige veje, som beredskabet skal/kan benytte i tilfælde af brand/redning m.m. ved bebyggelser og i det åbne land.</w:t>
            </w:r>
          </w:p>
        </w:tc>
      </w:tr>
      <w:tr w:rsidR="00CB4BEB" w:rsidRPr="0051728E" w14:paraId="40592869" w14:textId="77777777" w:rsidTr="003C0924">
        <w:trPr>
          <w:trHeight w:hRule="exact" w:val="765"/>
        </w:trPr>
        <w:tc>
          <w:tcPr>
            <w:tcW w:w="2235" w:type="dxa"/>
            <w:shd w:val="clear" w:color="auto" w:fill="E0E0E0"/>
            <w:vAlign w:val="bottom"/>
          </w:tcPr>
          <w:p w14:paraId="4A96424A" w14:textId="77777777" w:rsidR="00CB4BEB" w:rsidRPr="00962AA0" w:rsidRDefault="00CB4BEB" w:rsidP="003C0924">
            <w:pPr>
              <w:rPr>
                <w:rFonts w:ascii="Trebuchet MS" w:hAnsi="Trebuchet MS" w:cs="Trebuchet MS"/>
                <w:sz w:val="18"/>
                <w:szCs w:val="18"/>
              </w:rPr>
            </w:pPr>
            <w:r w:rsidRPr="00962AA0">
              <w:rPr>
                <w:rFonts w:ascii="Trebuchet MS" w:hAnsi="Trebuchet MS" w:cs="Trebuchet MS"/>
                <w:sz w:val="18"/>
                <w:szCs w:val="18"/>
              </w:rPr>
              <w:t>Beskrivelse</w:t>
            </w:r>
          </w:p>
        </w:tc>
        <w:tc>
          <w:tcPr>
            <w:tcW w:w="11340" w:type="dxa"/>
            <w:shd w:val="clear" w:color="auto" w:fill="FFFFFF"/>
            <w:vAlign w:val="bottom"/>
          </w:tcPr>
          <w:p w14:paraId="0179FFDB" w14:textId="3CEA9590" w:rsidR="00CB4BEB" w:rsidRPr="00D77840" w:rsidRDefault="00CB4BEB" w:rsidP="003C0924">
            <w:pPr>
              <w:rPr>
                <w:rFonts w:ascii="Trebuchet MS" w:hAnsi="Trebuchet MS" w:cs="Trebuchet MS"/>
                <w:sz w:val="18"/>
                <w:szCs w:val="18"/>
              </w:rPr>
            </w:pPr>
            <w:r w:rsidRPr="00B02B0B">
              <w:rPr>
                <w:rFonts w:ascii="Trebuchet MS" w:hAnsi="Trebuchet MS" w:cs="Trebuchet MS"/>
                <w:sz w:val="18"/>
                <w:szCs w:val="18"/>
              </w:rPr>
              <w:t>Særlige veje, som beredskabet skal/kan benytte i tilfælde af brand/redning m.m. ved bebyggelser og i det åbne land. Redningsveje er et areal, som beredskaberne skal bruge til dels at se hvilke køretøjer der er plads til og dels (vigtigst) kan sikre, at der ikke bliver stillet containere og andet materiel inden for de arealer som skal kunne benyttes til redningsmateriel i tilfælde af brand og andet.</w:t>
            </w:r>
          </w:p>
        </w:tc>
      </w:tr>
      <w:tr w:rsidR="00CB4BEB" w:rsidRPr="0051728E" w14:paraId="3CD26901" w14:textId="77777777" w:rsidTr="003C0924">
        <w:trPr>
          <w:trHeight w:hRule="exact" w:val="510"/>
        </w:trPr>
        <w:tc>
          <w:tcPr>
            <w:tcW w:w="2235" w:type="dxa"/>
            <w:shd w:val="clear" w:color="auto" w:fill="E0E0E0"/>
            <w:vAlign w:val="center"/>
          </w:tcPr>
          <w:p w14:paraId="3770124C"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617ABDD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Sikre redningsveje så vejen ikke bliver spærret ved nybyggeri m.v. Del af selvbetjenings løsning på f.eks. byggesag. Kan også bruge til at anvise adgangsvej ved brand og andre ulykker, som ikke indgår i det normale vejnet.</w:t>
            </w:r>
          </w:p>
        </w:tc>
      </w:tr>
      <w:tr w:rsidR="00CB4BEB" w:rsidRPr="0051728E" w14:paraId="3B44B95B" w14:textId="77777777" w:rsidTr="003C0924">
        <w:trPr>
          <w:trHeight w:hRule="exact" w:val="255"/>
        </w:trPr>
        <w:tc>
          <w:tcPr>
            <w:tcW w:w="2235" w:type="dxa"/>
            <w:shd w:val="clear" w:color="auto" w:fill="E0E0E0"/>
            <w:vAlign w:val="bottom"/>
          </w:tcPr>
          <w:p w14:paraId="6F131B29"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4B05DEE4" w14:textId="77777777" w:rsidR="00CB4BEB" w:rsidRPr="00BF1A2A" w:rsidRDefault="00CB4BEB" w:rsidP="003C0924">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Sikkerhed og sundhed</w:t>
            </w:r>
          </w:p>
        </w:tc>
      </w:tr>
      <w:tr w:rsidR="00CB4BEB" w:rsidRPr="0051728E" w14:paraId="593890AE" w14:textId="77777777" w:rsidTr="003C0924">
        <w:trPr>
          <w:trHeight w:hRule="exact" w:val="255"/>
        </w:trPr>
        <w:tc>
          <w:tcPr>
            <w:tcW w:w="2235" w:type="dxa"/>
            <w:shd w:val="clear" w:color="auto" w:fill="E0E0E0"/>
            <w:vAlign w:val="bottom"/>
          </w:tcPr>
          <w:p w14:paraId="56879A72" w14:textId="77777777" w:rsidR="00CB4BEB" w:rsidRPr="00492FFE" w:rsidRDefault="00CB4BEB" w:rsidP="003C0924">
            <w:pPr>
              <w:rPr>
                <w:rFonts w:ascii="Trebuchet MS" w:hAnsi="Trebuchet MS" w:cs="Trebuchet MS"/>
                <w:sz w:val="18"/>
                <w:szCs w:val="18"/>
              </w:rPr>
            </w:pPr>
            <w:proofErr w:type="spellStart"/>
            <w:r w:rsidRPr="00E45822">
              <w:rPr>
                <w:rFonts w:ascii="Trebuchet MS" w:hAnsi="Trebuchet MS" w:cs="Trebuchet MS"/>
                <w:sz w:val="18"/>
                <w:szCs w:val="18"/>
              </w:rPr>
              <w:t>Noegle</w:t>
            </w:r>
            <w:r w:rsidRPr="00492FFE">
              <w:rPr>
                <w:rFonts w:ascii="Trebuchet MS" w:hAnsi="Trebuchet MS" w:cs="Trebuchet MS"/>
                <w:sz w:val="18"/>
                <w:szCs w:val="18"/>
              </w:rPr>
              <w:t>_ord</w:t>
            </w:r>
            <w:proofErr w:type="spellEnd"/>
          </w:p>
        </w:tc>
        <w:tc>
          <w:tcPr>
            <w:tcW w:w="11340" w:type="dxa"/>
            <w:shd w:val="clear" w:color="auto" w:fill="FFFFFF"/>
            <w:vAlign w:val="bottom"/>
          </w:tcPr>
          <w:p w14:paraId="2B3CDEB5"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Brandvej, Flugtvej</w:t>
            </w:r>
          </w:p>
        </w:tc>
      </w:tr>
      <w:tr w:rsidR="00CB4BEB" w:rsidRPr="0051728E" w14:paraId="6AECC137" w14:textId="77777777" w:rsidTr="003C0924">
        <w:trPr>
          <w:trHeight w:hRule="exact" w:val="255"/>
        </w:trPr>
        <w:tc>
          <w:tcPr>
            <w:tcW w:w="2235" w:type="dxa"/>
            <w:shd w:val="clear" w:color="auto" w:fill="E0E0E0"/>
            <w:vAlign w:val="bottom"/>
          </w:tcPr>
          <w:p w14:paraId="6A1355A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lastRenderedPageBreak/>
              <w:t>Geometri type</w:t>
            </w:r>
          </w:p>
        </w:tc>
        <w:tc>
          <w:tcPr>
            <w:tcW w:w="11340" w:type="dxa"/>
            <w:shd w:val="clear" w:color="auto" w:fill="FFFFFF"/>
            <w:vAlign w:val="bottom"/>
          </w:tcPr>
          <w:p w14:paraId="02C8C2F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44521785" w14:textId="77777777" w:rsidTr="003C0924">
        <w:trPr>
          <w:trHeight w:hRule="exact" w:val="255"/>
        </w:trPr>
        <w:tc>
          <w:tcPr>
            <w:tcW w:w="2235" w:type="dxa"/>
            <w:shd w:val="clear" w:color="auto" w:fill="E0E0E0"/>
            <w:vAlign w:val="bottom"/>
          </w:tcPr>
          <w:p w14:paraId="17BD575E"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55CD696B" w14:textId="77777777" w:rsidR="00CB4BEB" w:rsidRPr="00FE3FC3" w:rsidRDefault="00CB4BEB" w:rsidP="003C0924">
            <w:pPr>
              <w:rPr>
                <w:rFonts w:ascii="Trebuchet MS" w:hAnsi="Trebuchet MS" w:cs="Trebuchet MS"/>
                <w:sz w:val="18"/>
                <w:szCs w:val="18"/>
              </w:rPr>
            </w:pPr>
          </w:p>
        </w:tc>
      </w:tr>
      <w:tr w:rsidR="00CB4BEB" w:rsidRPr="00113FBA" w14:paraId="5CB5ACF0" w14:textId="77777777" w:rsidTr="003C0924">
        <w:trPr>
          <w:trHeight w:hRule="exact" w:val="255"/>
        </w:trPr>
        <w:tc>
          <w:tcPr>
            <w:tcW w:w="2235" w:type="dxa"/>
            <w:shd w:val="clear" w:color="auto" w:fill="E0E0E0"/>
            <w:vAlign w:val="bottom"/>
          </w:tcPr>
          <w:p w14:paraId="1C5D2781" w14:textId="77777777" w:rsidR="00CB4BEB" w:rsidRPr="00E6255A" w:rsidRDefault="00CB4BEB" w:rsidP="003C0924">
            <w:pPr>
              <w:rPr>
                <w:rFonts w:ascii="Trebuchet MS" w:hAnsi="Trebuchet MS" w:cs="Trebuchet MS"/>
                <w:sz w:val="18"/>
                <w:szCs w:val="18"/>
              </w:rPr>
            </w:pPr>
            <w:proofErr w:type="spellStart"/>
            <w:r w:rsidRPr="00E6255A">
              <w:rPr>
                <w:rFonts w:ascii="Trebuchet MS" w:hAnsi="Trebuchet MS" w:cs="Trebuchet MS"/>
                <w:sz w:val="18"/>
                <w:szCs w:val="18"/>
              </w:rPr>
              <w:t>KLE_koder</w:t>
            </w:r>
            <w:proofErr w:type="spellEnd"/>
          </w:p>
        </w:tc>
        <w:tc>
          <w:tcPr>
            <w:tcW w:w="11340" w:type="dxa"/>
            <w:shd w:val="clear" w:color="auto" w:fill="FFFFFF"/>
            <w:vAlign w:val="bottom"/>
          </w:tcPr>
          <w:p w14:paraId="3CC13FB4" w14:textId="77777777" w:rsidR="00CB4BEB" w:rsidRPr="00E6255A" w:rsidRDefault="00CB4BEB" w:rsidP="003C0924">
            <w:pPr>
              <w:rPr>
                <w:rFonts w:ascii="Trebuchet MS" w:hAnsi="Trebuchet MS" w:cs="Trebuchet MS"/>
                <w:sz w:val="18"/>
                <w:szCs w:val="18"/>
              </w:rPr>
            </w:pPr>
            <w:r w:rsidRPr="00B02B0B">
              <w:rPr>
                <w:rFonts w:ascii="Trebuchet MS" w:hAnsi="Trebuchet MS" w:cs="Trebuchet MS"/>
                <w:sz w:val="18"/>
                <w:szCs w:val="18"/>
              </w:rPr>
              <w:t>02.05.04</w:t>
            </w:r>
          </w:p>
        </w:tc>
      </w:tr>
    </w:tbl>
    <w:p w14:paraId="40B85724" w14:textId="77777777" w:rsidR="00CB4BEB" w:rsidRPr="00A32757" w:rsidRDefault="00CB4BEB" w:rsidP="00CB4BEB">
      <w:pPr>
        <w:pStyle w:val="Overskrift6"/>
      </w:pPr>
      <w:r>
        <w:t>5.12.3.2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78"/>
        <w:gridCol w:w="9948"/>
      </w:tblGrid>
      <w:tr w:rsidR="00CB4BEB" w:rsidRPr="0051728E" w14:paraId="23F7801D" w14:textId="77777777" w:rsidTr="003C0924">
        <w:trPr>
          <w:trHeight w:hRule="exact" w:val="255"/>
        </w:trPr>
        <w:tc>
          <w:tcPr>
            <w:tcW w:w="3510" w:type="dxa"/>
            <w:shd w:val="clear" w:color="auto" w:fill="D9D9D9"/>
            <w:vAlign w:val="bottom"/>
          </w:tcPr>
          <w:p w14:paraId="7AF3E5C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10142" w:type="dxa"/>
            <w:shd w:val="clear" w:color="auto" w:fill="D9D9D9"/>
            <w:vAlign w:val="bottom"/>
          </w:tcPr>
          <w:p w14:paraId="79C2099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2B42FCAC" w14:textId="77777777" w:rsidTr="003C0924">
        <w:trPr>
          <w:trHeight w:hRule="exact" w:val="510"/>
        </w:trPr>
        <w:tc>
          <w:tcPr>
            <w:tcW w:w="3510" w:type="dxa"/>
            <w:shd w:val="clear" w:color="auto" w:fill="E0E0E0"/>
            <w:vAlign w:val="center"/>
          </w:tcPr>
          <w:p w14:paraId="68FA954D"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10142" w:type="dxa"/>
            <w:shd w:val="clear" w:color="auto" w:fill="FFFFFF"/>
            <w:vAlign w:val="bottom"/>
          </w:tcPr>
          <w:p w14:paraId="703E90B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Der tegnes langs ydergrænsen på adgangsvej. Evt. med snap </w:t>
            </w:r>
            <w:r w:rsidRPr="00D96699">
              <w:rPr>
                <w:rFonts w:ascii="Trebuchet MS" w:hAnsi="Trebuchet MS" w:cs="Trebuchet MS"/>
                <w:sz w:val="18"/>
                <w:szCs w:val="18"/>
              </w:rPr>
              <w:t xml:space="preserve">til </w:t>
            </w:r>
            <w:proofErr w:type="spellStart"/>
            <w:r w:rsidRPr="00B02B0B">
              <w:rPr>
                <w:rFonts w:ascii="Trebuchet MS" w:hAnsi="Trebuchet MS" w:cs="Trebuchet MS"/>
                <w:sz w:val="18"/>
                <w:szCs w:val="18"/>
              </w:rPr>
              <w:t>GeoDanmark</w:t>
            </w:r>
            <w:proofErr w:type="spellEnd"/>
            <w:r w:rsidRPr="00D96699">
              <w:rPr>
                <w:rFonts w:ascii="Trebuchet MS" w:hAnsi="Trebuchet MS" w:cs="Trebuchet MS"/>
                <w:sz w:val="18"/>
                <w:szCs w:val="18"/>
              </w:rPr>
              <w:t>-vejkant</w:t>
            </w:r>
            <w:r>
              <w:rPr>
                <w:rFonts w:ascii="Trebuchet MS" w:hAnsi="Trebuchet MS" w:cs="Trebuchet MS"/>
                <w:sz w:val="18"/>
                <w:szCs w:val="18"/>
              </w:rPr>
              <w:t xml:space="preserve"> eller –brugsgrænse. Data findes tit i de store byggesager.</w:t>
            </w:r>
          </w:p>
        </w:tc>
      </w:tr>
      <w:tr w:rsidR="00CB4BEB" w:rsidRPr="0051728E" w14:paraId="78FA9A11" w14:textId="77777777" w:rsidTr="003C0924">
        <w:trPr>
          <w:trHeight w:hRule="exact" w:val="255"/>
        </w:trPr>
        <w:tc>
          <w:tcPr>
            <w:tcW w:w="3510" w:type="dxa"/>
            <w:shd w:val="clear" w:color="auto" w:fill="E0E0E0"/>
            <w:vAlign w:val="bottom"/>
          </w:tcPr>
          <w:p w14:paraId="43E428E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10142" w:type="dxa"/>
            <w:shd w:val="clear" w:color="auto" w:fill="FFFFFF"/>
            <w:vAlign w:val="bottom"/>
          </w:tcPr>
          <w:p w14:paraId="230103C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Opdeles i typen af redningsvejen og evt. </w:t>
            </w:r>
            <w:proofErr w:type="spellStart"/>
            <w:r>
              <w:rPr>
                <w:rFonts w:ascii="Trebuchet MS" w:hAnsi="Trebuchet MS" w:cs="Trebuchet MS"/>
                <w:sz w:val="18"/>
                <w:szCs w:val="18"/>
              </w:rPr>
              <w:t>byggesagsnr</w:t>
            </w:r>
            <w:proofErr w:type="spellEnd"/>
            <w:r>
              <w:rPr>
                <w:rFonts w:ascii="Trebuchet MS" w:hAnsi="Trebuchet MS" w:cs="Trebuchet MS"/>
                <w:sz w:val="18"/>
                <w:szCs w:val="18"/>
              </w:rPr>
              <w:t>.</w:t>
            </w:r>
          </w:p>
        </w:tc>
      </w:tr>
      <w:tr w:rsidR="00CB4BEB" w:rsidRPr="0051728E" w14:paraId="7935ABE3" w14:textId="77777777" w:rsidTr="003C0924">
        <w:trPr>
          <w:trHeight w:hRule="exact" w:val="255"/>
        </w:trPr>
        <w:tc>
          <w:tcPr>
            <w:tcW w:w="3510" w:type="dxa"/>
            <w:shd w:val="clear" w:color="auto" w:fill="E0E0E0"/>
            <w:vAlign w:val="bottom"/>
          </w:tcPr>
          <w:p w14:paraId="40F587E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10142" w:type="dxa"/>
            <w:shd w:val="clear" w:color="auto" w:fill="FFFFFF"/>
            <w:vAlign w:val="bottom"/>
          </w:tcPr>
          <w:p w14:paraId="266B30A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2 kvm.</w:t>
            </w:r>
          </w:p>
        </w:tc>
      </w:tr>
      <w:tr w:rsidR="00CB4BEB" w:rsidRPr="0051728E" w14:paraId="485EF088" w14:textId="77777777" w:rsidTr="003C0924">
        <w:trPr>
          <w:trHeight w:hRule="exact" w:val="255"/>
        </w:trPr>
        <w:tc>
          <w:tcPr>
            <w:tcW w:w="3510" w:type="dxa"/>
            <w:shd w:val="clear" w:color="auto" w:fill="E0E0E0"/>
            <w:vAlign w:val="bottom"/>
          </w:tcPr>
          <w:p w14:paraId="1B10190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10142" w:type="dxa"/>
            <w:shd w:val="clear" w:color="auto" w:fill="FFFFFF"/>
            <w:vAlign w:val="bottom"/>
          </w:tcPr>
          <w:p w14:paraId="539CFB3B" w14:textId="77777777" w:rsidR="00CB4BEB" w:rsidRPr="00024C60" w:rsidRDefault="00CB4BEB" w:rsidP="003C0924">
            <w:pPr>
              <w:rPr>
                <w:rFonts w:ascii="Trebuchet MS" w:hAnsi="Trebuchet MS" w:cs="Trebuchet MS"/>
                <w:sz w:val="18"/>
                <w:szCs w:val="18"/>
              </w:rPr>
            </w:pPr>
          </w:p>
        </w:tc>
      </w:tr>
      <w:tr w:rsidR="00CB4BEB" w:rsidRPr="0051728E" w14:paraId="4CA0491E" w14:textId="77777777" w:rsidTr="003C0924">
        <w:trPr>
          <w:trHeight w:hRule="exact" w:val="255"/>
        </w:trPr>
        <w:tc>
          <w:tcPr>
            <w:tcW w:w="3510" w:type="dxa"/>
            <w:shd w:val="clear" w:color="auto" w:fill="E0E0E0"/>
            <w:vAlign w:val="bottom"/>
          </w:tcPr>
          <w:p w14:paraId="7D3E730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10142" w:type="dxa"/>
            <w:shd w:val="clear" w:color="auto" w:fill="FFFFFF"/>
            <w:vAlign w:val="bottom"/>
          </w:tcPr>
          <w:p w14:paraId="5FD0141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r w:rsidR="00CB4BEB" w:rsidRPr="0051728E" w14:paraId="7ADD5100" w14:textId="77777777" w:rsidTr="003C0924">
        <w:trPr>
          <w:trHeight w:hRule="exact" w:val="510"/>
        </w:trPr>
        <w:tc>
          <w:tcPr>
            <w:tcW w:w="3510" w:type="dxa"/>
            <w:shd w:val="clear" w:color="auto" w:fill="E0E0E0"/>
            <w:vAlign w:val="bottom"/>
          </w:tcPr>
          <w:p w14:paraId="3C21E0A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10142" w:type="dxa"/>
            <w:shd w:val="clear" w:color="auto" w:fill="FFFFFF"/>
            <w:vAlign w:val="center"/>
          </w:tcPr>
          <w:p w14:paraId="7AB48849" w14:textId="0005C59F"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Evt. </w:t>
            </w:r>
            <w:proofErr w:type="spellStart"/>
            <w:r w:rsidRPr="00B02B0B">
              <w:rPr>
                <w:rFonts w:ascii="Trebuchet MS" w:hAnsi="Trebuchet MS" w:cs="Trebuchet MS"/>
                <w:sz w:val="18"/>
                <w:szCs w:val="18"/>
              </w:rPr>
              <w:t>GeoDanmark</w:t>
            </w:r>
            <w:proofErr w:type="spellEnd"/>
            <w:r>
              <w:rPr>
                <w:rFonts w:ascii="Trebuchet MS" w:hAnsi="Trebuchet MS" w:cs="Trebuchet MS"/>
                <w:sz w:val="18"/>
                <w:szCs w:val="18"/>
              </w:rPr>
              <w:t xml:space="preserve">-vejkant og </w:t>
            </w:r>
            <w:proofErr w:type="spellStart"/>
            <w:r w:rsidRPr="00B02B0B">
              <w:rPr>
                <w:rFonts w:ascii="Trebuchet MS" w:hAnsi="Trebuchet MS" w:cs="Trebuchet MS"/>
                <w:sz w:val="18"/>
                <w:szCs w:val="18"/>
              </w:rPr>
              <w:t>GeoDanmark</w:t>
            </w:r>
            <w:proofErr w:type="spellEnd"/>
            <w:r>
              <w:rPr>
                <w:rFonts w:ascii="Trebuchet MS" w:hAnsi="Trebuchet MS" w:cs="Trebuchet MS"/>
                <w:sz w:val="18"/>
                <w:szCs w:val="18"/>
              </w:rPr>
              <w:t>-brugsgrænse</w:t>
            </w:r>
            <w:r w:rsidR="00B02B0B">
              <w:rPr>
                <w:rFonts w:ascii="Trebuchet MS" w:hAnsi="Trebuchet MS" w:cs="Trebuchet MS"/>
                <w:sz w:val="18"/>
                <w:szCs w:val="18"/>
              </w:rPr>
              <w:t>.</w:t>
            </w:r>
          </w:p>
        </w:tc>
      </w:tr>
    </w:tbl>
    <w:p w14:paraId="17797034" w14:textId="77777777" w:rsidR="00CB4BEB" w:rsidRPr="00A32757" w:rsidRDefault="00CB4BEB" w:rsidP="00CB4BEB">
      <w:pPr>
        <w:pStyle w:val="Overskrift6"/>
      </w:pPr>
      <w:r>
        <w:t>5.12.3.3 Kodelister</w:t>
      </w:r>
    </w:p>
    <w:p w14:paraId="28D23077" w14:textId="77777777" w:rsidR="00CB4BEB" w:rsidRPr="004E7F65" w:rsidRDefault="00CB4BEB" w:rsidP="00CB4BEB">
      <w:pPr>
        <w:autoSpaceDE w:val="0"/>
        <w:autoSpaceDN w:val="0"/>
        <w:adjustRightInd w:val="0"/>
        <w:rPr>
          <w:rFonts w:ascii="Trebuchet MS" w:hAnsi="Trebuchet MS" w:cs="Trebuchet MS"/>
          <w:sz w:val="19"/>
          <w:szCs w:val="19"/>
        </w:rPr>
      </w:pPr>
      <w:r w:rsidRPr="004E7F65">
        <w:rPr>
          <w:rFonts w:ascii="Trebuchet MS" w:hAnsi="Trebuchet MS" w:cs="Trebuchet MS"/>
          <w:sz w:val="19"/>
          <w:szCs w:val="19"/>
        </w:rPr>
        <w:t>Kodelisterne fungerer som oversættelser mellem anvendte kodeværdier og de matchende forklarende tekster.</w:t>
      </w:r>
    </w:p>
    <w:p w14:paraId="229A1A34" w14:textId="77777777" w:rsidR="00CB4BEB" w:rsidRPr="00A32757" w:rsidRDefault="00CB4BEB" w:rsidP="00CB4BEB">
      <w:pPr>
        <w:pStyle w:val="Overskrift7"/>
      </w:pPr>
      <w:r>
        <w:t>5.12.3.3</w:t>
      </w:r>
      <w:r w:rsidRPr="00A32757">
        <w:t>.</w:t>
      </w:r>
      <w:r>
        <w:t>1</w:t>
      </w:r>
      <w:r w:rsidRPr="00A32757">
        <w:t xml:space="preserve"> </w:t>
      </w:r>
      <w:r>
        <w:t xml:space="preserve">  6102 </w:t>
      </w:r>
      <w:proofErr w:type="spellStart"/>
      <w:r>
        <w:t>Redvej_type</w:t>
      </w:r>
      <w:proofErr w:type="spellEnd"/>
      <w:r w:rsidRPr="00CC386E">
        <w:rPr>
          <w:rStyle w:val="TypografiOverskrift4BrugerdefineretfarveRGB0Tegn"/>
        </w:rPr>
        <w:t xml:space="preserve"> </w:t>
      </w:r>
      <w:r>
        <w:t>(</w:t>
      </w:r>
      <w:r w:rsidRPr="004D056C">
        <w:t>d_6102_redvej_type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61"/>
        <w:gridCol w:w="1352"/>
        <w:gridCol w:w="631"/>
        <w:gridCol w:w="4927"/>
      </w:tblGrid>
      <w:tr w:rsidR="00CB4BEB" w:rsidRPr="0051728E" w14:paraId="6320F3C0" w14:textId="77777777" w:rsidTr="003C0924">
        <w:trPr>
          <w:trHeight w:hRule="exact" w:val="255"/>
        </w:trPr>
        <w:tc>
          <w:tcPr>
            <w:tcW w:w="0" w:type="auto"/>
            <w:tcBorders>
              <w:bottom w:val="single" w:sz="4" w:space="0" w:color="auto"/>
            </w:tcBorders>
            <w:shd w:val="clear" w:color="auto" w:fill="D9D9D9"/>
            <w:vAlign w:val="bottom"/>
          </w:tcPr>
          <w:p w14:paraId="0CEBEF9F" w14:textId="77777777" w:rsidR="00CB4BEB" w:rsidRPr="005327CA" w:rsidRDefault="00CB4BEB" w:rsidP="003C0924">
            <w:pPr>
              <w:rPr>
                <w:rFonts w:ascii="Trebuchet MS" w:hAnsi="Trebuchet MS" w:cs="Trebuchet MS"/>
                <w:b/>
                <w:bCs/>
                <w:sz w:val="18"/>
                <w:szCs w:val="18"/>
              </w:rPr>
            </w:pPr>
            <w:proofErr w:type="spellStart"/>
            <w:r>
              <w:rPr>
                <w:rFonts w:ascii="Trebuchet MS" w:hAnsi="Trebuchet MS" w:cs="Trebuchet MS"/>
                <w:b/>
                <w:bCs/>
                <w:sz w:val="18"/>
                <w:szCs w:val="18"/>
              </w:rPr>
              <w:t>red</w:t>
            </w:r>
            <w:r w:rsidRPr="005327CA">
              <w:rPr>
                <w:rFonts w:ascii="Trebuchet MS" w:hAnsi="Trebuchet MS" w:cs="Trebuchet MS"/>
                <w:b/>
                <w:bCs/>
                <w:sz w:val="18"/>
                <w:szCs w:val="18"/>
              </w:rPr>
              <w:t>vej_type_kode</w:t>
            </w:r>
            <w:proofErr w:type="spellEnd"/>
          </w:p>
        </w:tc>
        <w:tc>
          <w:tcPr>
            <w:tcW w:w="0" w:type="auto"/>
            <w:tcBorders>
              <w:bottom w:val="single" w:sz="4" w:space="0" w:color="auto"/>
            </w:tcBorders>
            <w:shd w:val="clear" w:color="auto" w:fill="D9D9D9"/>
            <w:vAlign w:val="bottom"/>
          </w:tcPr>
          <w:p w14:paraId="5254591D" w14:textId="77777777" w:rsidR="00CB4BEB" w:rsidRPr="005327CA" w:rsidRDefault="00CB4BEB" w:rsidP="003C0924">
            <w:pPr>
              <w:rPr>
                <w:rFonts w:ascii="Trebuchet MS" w:hAnsi="Trebuchet MS" w:cs="Trebuchet MS"/>
                <w:bCs/>
                <w:sz w:val="18"/>
                <w:szCs w:val="18"/>
              </w:rPr>
            </w:pPr>
            <w:proofErr w:type="spellStart"/>
            <w:r w:rsidRPr="005327CA">
              <w:rPr>
                <w:rFonts w:ascii="Trebuchet MS" w:hAnsi="Trebuchet MS" w:cs="Trebuchet MS"/>
                <w:b/>
                <w:bCs/>
                <w:sz w:val="18"/>
                <w:szCs w:val="18"/>
              </w:rPr>
              <w:t>red_vej_type</w:t>
            </w:r>
            <w:proofErr w:type="spellEnd"/>
          </w:p>
        </w:tc>
        <w:tc>
          <w:tcPr>
            <w:tcW w:w="0" w:type="auto"/>
            <w:tcBorders>
              <w:bottom w:val="single" w:sz="4" w:space="0" w:color="auto"/>
            </w:tcBorders>
            <w:shd w:val="clear" w:color="auto" w:fill="D9D9D9"/>
            <w:vAlign w:val="bottom"/>
          </w:tcPr>
          <w:p w14:paraId="08EB89C7"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0" w:type="auto"/>
            <w:tcBorders>
              <w:bottom w:val="single" w:sz="4" w:space="0" w:color="auto"/>
            </w:tcBorders>
            <w:shd w:val="clear" w:color="auto" w:fill="D9D9D9"/>
            <w:vAlign w:val="bottom"/>
          </w:tcPr>
          <w:p w14:paraId="4F113B68"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3970FE1E"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233E6F8" w14:textId="77777777" w:rsidR="00CB4BEB" w:rsidRPr="005327CA" w:rsidRDefault="00CB4BEB" w:rsidP="003C0924">
            <w:pPr>
              <w:jc w:val="center"/>
              <w:rPr>
                <w:rFonts w:ascii="Trebuchet MS" w:hAnsi="Trebuchet MS"/>
                <w:sz w:val="18"/>
                <w:szCs w:val="18"/>
              </w:rPr>
            </w:pPr>
            <w:r w:rsidRPr="005327CA">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1C305FE2"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Brandvej</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06DB25E4" w14:textId="77777777" w:rsidR="00CB4BEB" w:rsidRPr="00E6255A" w:rsidRDefault="00CB4BEB" w:rsidP="003C0924">
            <w:pPr>
              <w:jc w:val="center"/>
              <w:rPr>
                <w:rFonts w:ascii="Trebuchet MS" w:hAnsi="Trebuchet MS"/>
                <w:sz w:val="18"/>
                <w:szCs w:val="18"/>
              </w:rPr>
            </w:pPr>
            <w:r w:rsidRPr="00E6255A">
              <w:rPr>
                <w:rFonts w:ascii="Trebuchet MS" w:hAnsi="Trebuchet MS"/>
                <w:sz w:val="18"/>
                <w:szCs w:val="18"/>
              </w:rPr>
              <w:t>0</w:t>
            </w:r>
          </w:p>
        </w:tc>
        <w:tc>
          <w:tcPr>
            <w:tcW w:w="0" w:type="auto"/>
            <w:tcBorders>
              <w:top w:val="single" w:sz="4" w:space="0" w:color="auto"/>
              <w:left w:val="single" w:sz="4" w:space="0" w:color="auto"/>
              <w:bottom w:val="single" w:sz="4" w:space="0" w:color="auto"/>
            </w:tcBorders>
            <w:shd w:val="clear" w:color="auto" w:fill="FFFFFF"/>
            <w:vAlign w:val="bottom"/>
          </w:tcPr>
          <w:p w14:paraId="20495C92" w14:textId="77777777" w:rsidR="00CB4BEB" w:rsidRPr="00FE3FC3" w:rsidRDefault="00CB4BEB" w:rsidP="003C0924">
            <w:pPr>
              <w:rPr>
                <w:rFonts w:ascii="Trebuchet MS" w:hAnsi="Trebuchet MS" w:cs="Trebuchet MS"/>
                <w:sz w:val="18"/>
                <w:szCs w:val="18"/>
              </w:rPr>
            </w:pPr>
            <w:r w:rsidRPr="005327CA">
              <w:rPr>
                <w:rFonts w:ascii="Trebuchet MS" w:hAnsi="Trebuchet MS"/>
                <w:sz w:val="18"/>
                <w:szCs w:val="18"/>
              </w:rPr>
              <w:t>Adgangsvej</w:t>
            </w:r>
            <w:r>
              <w:rPr>
                <w:rFonts w:ascii="Trebuchet MS" w:hAnsi="Trebuchet MS" w:cs="Trebuchet MS"/>
                <w:sz w:val="18"/>
                <w:szCs w:val="18"/>
              </w:rPr>
              <w:t xml:space="preserve"> der skal være fri passage til brandbiler m.v. </w:t>
            </w:r>
          </w:p>
        </w:tc>
      </w:tr>
      <w:tr w:rsidR="00CB4BEB" w:rsidRPr="0051728E" w14:paraId="584A0247"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ED19DC4" w14:textId="77777777" w:rsidR="00CB4BEB" w:rsidRPr="005327CA" w:rsidRDefault="00CB4BEB" w:rsidP="003C0924">
            <w:pPr>
              <w:jc w:val="center"/>
              <w:rPr>
                <w:rFonts w:ascii="Trebuchet MS" w:hAnsi="Trebuchet MS"/>
                <w:sz w:val="18"/>
                <w:szCs w:val="18"/>
              </w:rPr>
            </w:pPr>
            <w:r w:rsidRPr="005327CA">
              <w:rPr>
                <w:rFonts w:ascii="Trebuchet MS" w:hAnsi="Trebuchet MS"/>
                <w:sz w:val="18"/>
                <w:szCs w:val="18"/>
              </w:rPr>
              <w:t>2</w:t>
            </w:r>
          </w:p>
        </w:tc>
        <w:tc>
          <w:tcPr>
            <w:tcW w:w="0" w:type="auto"/>
            <w:tcBorders>
              <w:top w:val="single" w:sz="4" w:space="0" w:color="auto"/>
              <w:left w:val="single" w:sz="4" w:space="0" w:color="auto"/>
              <w:bottom w:val="single" w:sz="4" w:space="0" w:color="auto"/>
            </w:tcBorders>
            <w:shd w:val="clear" w:color="auto" w:fill="FFFFFF"/>
            <w:vAlign w:val="bottom"/>
          </w:tcPr>
          <w:p w14:paraId="0A9E2C04"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Flugtvej</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710B57B0" w14:textId="77777777" w:rsidR="00CB4BEB" w:rsidRPr="00E6255A" w:rsidRDefault="00CB4BEB" w:rsidP="003C0924">
            <w:pPr>
              <w:jc w:val="center"/>
              <w:rPr>
                <w:rFonts w:ascii="Trebuchet MS" w:hAnsi="Trebuchet MS" w:cs="Trebuchet MS"/>
                <w:sz w:val="18"/>
                <w:szCs w:val="18"/>
              </w:rPr>
            </w:pPr>
            <w:r w:rsidRPr="00E6255A">
              <w:rPr>
                <w:rFonts w:ascii="Trebuchet MS" w:hAnsi="Trebuchet MS" w:cs="Trebuchet MS"/>
                <w:sz w:val="18"/>
                <w:szCs w:val="18"/>
              </w:rPr>
              <w:t>0</w:t>
            </w:r>
          </w:p>
        </w:tc>
        <w:tc>
          <w:tcPr>
            <w:tcW w:w="0" w:type="auto"/>
            <w:tcBorders>
              <w:top w:val="single" w:sz="4" w:space="0" w:color="auto"/>
              <w:left w:val="single" w:sz="4" w:space="0" w:color="auto"/>
              <w:bottom w:val="single" w:sz="4" w:space="0" w:color="auto"/>
            </w:tcBorders>
            <w:shd w:val="clear" w:color="auto" w:fill="FFFFFF"/>
            <w:vAlign w:val="bottom"/>
          </w:tcPr>
          <w:p w14:paraId="5B2FEAA7"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Udgang fra bygninger, som er afmærket og skal være frie.</w:t>
            </w:r>
          </w:p>
        </w:tc>
      </w:tr>
      <w:tr w:rsidR="00CB4BEB" w:rsidRPr="0051728E" w14:paraId="3BD4EFB0"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2A463011" w14:textId="77777777" w:rsidR="00CB4BEB" w:rsidRPr="005327CA" w:rsidRDefault="00CB4BEB" w:rsidP="003C0924">
            <w:pPr>
              <w:jc w:val="center"/>
              <w:rPr>
                <w:rFonts w:ascii="Trebuchet MS" w:hAnsi="Trebuchet MS"/>
                <w:sz w:val="18"/>
                <w:szCs w:val="18"/>
              </w:rPr>
            </w:pPr>
            <w:r w:rsidRPr="005327CA">
              <w:rPr>
                <w:rFonts w:ascii="Trebuchet MS" w:hAnsi="Trebuchet MS"/>
                <w:sz w:val="18"/>
                <w:szCs w:val="18"/>
              </w:rPr>
              <w:t>3</w:t>
            </w:r>
          </w:p>
        </w:tc>
        <w:tc>
          <w:tcPr>
            <w:tcW w:w="0" w:type="auto"/>
            <w:tcBorders>
              <w:top w:val="single" w:sz="4" w:space="0" w:color="auto"/>
              <w:left w:val="single" w:sz="4" w:space="0" w:color="auto"/>
              <w:bottom w:val="single" w:sz="4" w:space="0" w:color="auto"/>
            </w:tcBorders>
            <w:shd w:val="clear" w:color="auto" w:fill="FFFFFF"/>
            <w:vAlign w:val="bottom"/>
          </w:tcPr>
          <w:p w14:paraId="61AEC095"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Redningsvej</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081F0E1E"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2A6D3D49" w14:textId="77777777" w:rsidR="00CB4BEB" w:rsidRPr="00FE3FC3" w:rsidRDefault="00CB4BEB" w:rsidP="003C0924">
            <w:pPr>
              <w:rPr>
                <w:rFonts w:ascii="Trebuchet MS" w:hAnsi="Trebuchet MS" w:cs="Trebuchet MS"/>
                <w:sz w:val="18"/>
                <w:szCs w:val="18"/>
              </w:rPr>
            </w:pPr>
            <w:r w:rsidRPr="005327CA">
              <w:rPr>
                <w:rFonts w:ascii="Trebuchet MS" w:hAnsi="Trebuchet MS"/>
                <w:sz w:val="18"/>
                <w:szCs w:val="18"/>
              </w:rPr>
              <w:t>Adgangsvej</w:t>
            </w:r>
            <w:r>
              <w:rPr>
                <w:rFonts w:ascii="Trebuchet MS" w:hAnsi="Trebuchet MS"/>
                <w:sz w:val="18"/>
                <w:szCs w:val="18"/>
              </w:rPr>
              <w:t xml:space="preserve"> til strande m.v.</w:t>
            </w:r>
          </w:p>
        </w:tc>
      </w:tr>
      <w:tr w:rsidR="00CB4BEB" w:rsidRPr="0051728E" w14:paraId="0D2E02C4"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2FC086E" w14:textId="77777777" w:rsidR="00CB4BEB" w:rsidRPr="005327CA" w:rsidRDefault="00CB4BEB" w:rsidP="003C0924">
            <w:pPr>
              <w:jc w:val="center"/>
              <w:rPr>
                <w:rFonts w:ascii="Trebuchet MS" w:hAnsi="Trebuchet MS"/>
                <w:sz w:val="18"/>
                <w:szCs w:val="18"/>
              </w:rPr>
            </w:pPr>
            <w:r>
              <w:rPr>
                <w:rFonts w:ascii="Trebuchet MS" w:hAnsi="Trebuchet MS"/>
                <w:sz w:val="18"/>
                <w:szCs w:val="18"/>
              </w:rPr>
              <w:t>8</w:t>
            </w:r>
          </w:p>
        </w:tc>
        <w:tc>
          <w:tcPr>
            <w:tcW w:w="0" w:type="auto"/>
            <w:tcBorders>
              <w:top w:val="single" w:sz="4" w:space="0" w:color="auto"/>
              <w:left w:val="single" w:sz="4" w:space="0" w:color="auto"/>
              <w:bottom w:val="single" w:sz="4" w:space="0" w:color="auto"/>
            </w:tcBorders>
            <w:shd w:val="clear" w:color="auto" w:fill="FFFFFF"/>
            <w:vAlign w:val="bottom"/>
          </w:tcPr>
          <w:p w14:paraId="49DC4777"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A</w:t>
            </w:r>
            <w:r>
              <w:rPr>
                <w:rFonts w:ascii="Trebuchet MS" w:hAnsi="Trebuchet MS"/>
                <w:sz w:val="18"/>
                <w:szCs w:val="18"/>
              </w:rPr>
              <w:t>ndet</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22AE827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1BCFC7BB"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Hvor ovenstående ikke er dækkende.</w:t>
            </w:r>
          </w:p>
        </w:tc>
      </w:tr>
      <w:tr w:rsidR="00CB4BEB" w:rsidRPr="0051728E" w14:paraId="4BC76645"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92CC4AA" w14:textId="77777777" w:rsidR="00CB4BEB" w:rsidRDefault="00CB4BEB" w:rsidP="003C0924">
            <w:pPr>
              <w:jc w:val="center"/>
              <w:rPr>
                <w:rFonts w:ascii="Trebuchet MS" w:hAnsi="Trebuchet MS"/>
                <w:sz w:val="18"/>
                <w:szCs w:val="18"/>
              </w:rPr>
            </w:pPr>
            <w:r>
              <w:rPr>
                <w:rFonts w:ascii="Trebuchet MS" w:hAnsi="Trebuchet MS"/>
                <w:sz w:val="18"/>
                <w:szCs w:val="18"/>
              </w:rPr>
              <w:t>9</w:t>
            </w:r>
          </w:p>
        </w:tc>
        <w:tc>
          <w:tcPr>
            <w:tcW w:w="0" w:type="auto"/>
            <w:tcBorders>
              <w:top w:val="single" w:sz="4" w:space="0" w:color="auto"/>
              <w:left w:val="single" w:sz="4" w:space="0" w:color="auto"/>
              <w:bottom w:val="single" w:sz="4" w:space="0" w:color="auto"/>
            </w:tcBorders>
            <w:shd w:val="clear" w:color="auto" w:fill="FFFFFF"/>
            <w:vAlign w:val="bottom"/>
          </w:tcPr>
          <w:p w14:paraId="05816EB9" w14:textId="77777777" w:rsidR="00CB4BEB" w:rsidRPr="005327CA" w:rsidRDefault="00CB4BEB" w:rsidP="003C0924">
            <w:pPr>
              <w:rPr>
                <w:rFonts w:ascii="Trebuchet MS" w:hAnsi="Trebuchet MS"/>
                <w:sz w:val="18"/>
                <w:szCs w:val="18"/>
              </w:rPr>
            </w:pPr>
            <w:r>
              <w:rPr>
                <w:rFonts w:ascii="Trebuchet MS" w:hAnsi="Trebuchet MS"/>
                <w:sz w:val="18"/>
                <w:szCs w:val="18"/>
              </w:rPr>
              <w:t>Ukendt</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5181753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6E79A54D" w14:textId="77777777" w:rsidR="00CB4BEB" w:rsidRDefault="00CB4BEB" w:rsidP="003C0924">
            <w:pPr>
              <w:rPr>
                <w:rFonts w:ascii="Trebuchet MS" w:hAnsi="Trebuchet MS" w:cs="Trebuchet MS"/>
                <w:sz w:val="18"/>
                <w:szCs w:val="18"/>
              </w:rPr>
            </w:pPr>
            <w:r>
              <w:rPr>
                <w:rFonts w:ascii="Trebuchet MS" w:hAnsi="Trebuchet MS" w:cs="Trebuchet MS"/>
                <w:sz w:val="18"/>
                <w:szCs w:val="18"/>
              </w:rPr>
              <w:t>Mangler viden om typen af adgangsvej</w:t>
            </w:r>
          </w:p>
        </w:tc>
      </w:tr>
    </w:tbl>
    <w:p w14:paraId="3BAB431A" w14:textId="77777777" w:rsidR="00CB4BEB" w:rsidRDefault="00CB4BEB" w:rsidP="00CB4BEB">
      <w:pPr>
        <w:rPr>
          <w:rFonts w:ascii="Trebuchet MS" w:hAnsi="Trebuchet MS" w:cs="Arial"/>
          <w:bCs/>
          <w:iCs/>
          <w:kern w:val="32"/>
          <w:sz w:val="32"/>
          <w:szCs w:val="28"/>
        </w:rPr>
      </w:pPr>
      <w:r>
        <w:rPr>
          <w:kern w:val="32"/>
        </w:rPr>
        <w:br w:type="page"/>
      </w:r>
    </w:p>
    <w:p w14:paraId="343A14B6" w14:textId="77777777" w:rsidR="00CB4BEB" w:rsidRPr="00E6255A" w:rsidRDefault="00CB4BEB" w:rsidP="00CB4BEB">
      <w:pPr>
        <w:pStyle w:val="Overskrift2"/>
        <w:rPr>
          <w:kern w:val="32"/>
        </w:rPr>
      </w:pPr>
      <w:bookmarkStart w:id="2894" w:name="_Toc63351508"/>
      <w:bookmarkStart w:id="2895" w:name="_Toc122436157"/>
      <w:r>
        <w:rPr>
          <w:kern w:val="32"/>
        </w:rPr>
        <w:lastRenderedPageBreak/>
        <w:t>5.12.4</w:t>
      </w:r>
      <w:r w:rsidRPr="00066C65">
        <w:rPr>
          <w:kern w:val="32"/>
        </w:rPr>
        <w:t xml:space="preserve"> </w:t>
      </w:r>
      <w:r w:rsidRPr="00E6255A">
        <w:rPr>
          <w:kern w:val="32"/>
        </w:rPr>
        <w:t>Slukningsområde (6103)</w:t>
      </w:r>
      <w:bookmarkEnd w:id="2894"/>
      <w:bookmarkEnd w:id="2895"/>
      <w:r w:rsidRPr="00E6255A">
        <w:rPr>
          <w:kern w:val="32"/>
        </w:rPr>
        <w:t xml:space="preserve"> </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35"/>
        <w:gridCol w:w="4673"/>
        <w:gridCol w:w="1279"/>
        <w:gridCol w:w="1419"/>
        <w:gridCol w:w="1420"/>
        <w:gridCol w:w="2690"/>
      </w:tblGrid>
      <w:tr w:rsidR="00CB4BEB" w:rsidRPr="00E6255A" w14:paraId="60228694" w14:textId="77777777" w:rsidTr="003C0924">
        <w:tc>
          <w:tcPr>
            <w:tcW w:w="2235" w:type="dxa"/>
            <w:tcBorders>
              <w:bottom w:val="single" w:sz="4" w:space="0" w:color="auto"/>
            </w:tcBorders>
            <w:shd w:val="clear" w:color="auto" w:fill="D9D9D9"/>
            <w:vAlign w:val="center"/>
          </w:tcPr>
          <w:p w14:paraId="333962E9" w14:textId="77777777" w:rsidR="00CB4BEB" w:rsidRPr="00E6255A" w:rsidRDefault="00CB4BEB" w:rsidP="003C0924">
            <w:pPr>
              <w:rPr>
                <w:rFonts w:ascii="Trebuchet MS" w:hAnsi="Trebuchet MS" w:cs="Trebuchet MS"/>
                <w:b/>
                <w:bCs/>
                <w:sz w:val="18"/>
                <w:szCs w:val="18"/>
              </w:rPr>
            </w:pPr>
            <w:r w:rsidRPr="00E6255A">
              <w:rPr>
                <w:rFonts w:ascii="Trebuchet MS" w:hAnsi="Trebuchet MS" w:cs="Trebuchet MS"/>
                <w:b/>
                <w:bCs/>
                <w:sz w:val="18"/>
                <w:szCs w:val="18"/>
              </w:rPr>
              <w:t>Feltnavn</w:t>
            </w:r>
          </w:p>
        </w:tc>
        <w:tc>
          <w:tcPr>
            <w:tcW w:w="4673" w:type="dxa"/>
            <w:tcBorders>
              <w:bottom w:val="single" w:sz="4" w:space="0" w:color="auto"/>
            </w:tcBorders>
            <w:shd w:val="clear" w:color="auto" w:fill="D9D9D9"/>
            <w:vAlign w:val="center"/>
          </w:tcPr>
          <w:p w14:paraId="3B94417D" w14:textId="77777777" w:rsidR="00CB4BEB" w:rsidRPr="00E6255A" w:rsidRDefault="00CB4BEB" w:rsidP="003C0924">
            <w:pPr>
              <w:rPr>
                <w:rFonts w:ascii="Trebuchet MS" w:hAnsi="Trebuchet MS" w:cs="Trebuchet MS"/>
                <w:bCs/>
                <w:sz w:val="18"/>
                <w:szCs w:val="18"/>
              </w:rPr>
            </w:pPr>
            <w:r w:rsidRPr="00E6255A">
              <w:rPr>
                <w:rFonts w:ascii="Trebuchet MS" w:hAnsi="Trebuchet MS" w:cs="Trebuchet MS"/>
                <w:b/>
                <w:bCs/>
                <w:sz w:val="18"/>
                <w:szCs w:val="18"/>
              </w:rPr>
              <w:t>Formål</w:t>
            </w:r>
          </w:p>
        </w:tc>
        <w:tc>
          <w:tcPr>
            <w:tcW w:w="1279" w:type="dxa"/>
            <w:tcBorders>
              <w:bottom w:val="single" w:sz="4" w:space="0" w:color="auto"/>
            </w:tcBorders>
            <w:shd w:val="clear" w:color="auto" w:fill="D9D9D9"/>
            <w:vAlign w:val="center"/>
          </w:tcPr>
          <w:p w14:paraId="41A11EC5" w14:textId="77777777" w:rsidR="00CB4BEB" w:rsidRPr="00E6255A" w:rsidRDefault="00CB4BEB" w:rsidP="003C0924">
            <w:pPr>
              <w:rPr>
                <w:rFonts w:ascii="Trebuchet MS" w:hAnsi="Trebuchet MS" w:cs="Trebuchet MS"/>
                <w:bCs/>
                <w:sz w:val="18"/>
                <w:szCs w:val="18"/>
              </w:rPr>
            </w:pPr>
            <w:r w:rsidRPr="00E6255A">
              <w:rPr>
                <w:rFonts w:ascii="Trebuchet MS" w:hAnsi="Trebuchet MS" w:cs="Trebuchet MS"/>
                <w:b/>
                <w:bCs/>
                <w:sz w:val="18"/>
                <w:szCs w:val="18"/>
              </w:rPr>
              <w:t>Datatype</w:t>
            </w:r>
          </w:p>
        </w:tc>
        <w:tc>
          <w:tcPr>
            <w:tcW w:w="1419" w:type="dxa"/>
            <w:tcBorders>
              <w:bottom w:val="single" w:sz="4" w:space="0" w:color="auto"/>
            </w:tcBorders>
            <w:shd w:val="clear" w:color="auto" w:fill="D9D9D9"/>
            <w:vAlign w:val="center"/>
          </w:tcPr>
          <w:p w14:paraId="5D26348C" w14:textId="77777777" w:rsidR="00CB4BEB" w:rsidRPr="00E6255A" w:rsidRDefault="00CB4BEB" w:rsidP="003C0924">
            <w:pPr>
              <w:rPr>
                <w:rFonts w:ascii="Trebuchet MS" w:hAnsi="Trebuchet MS" w:cs="Trebuchet MS"/>
                <w:bCs/>
                <w:sz w:val="18"/>
                <w:szCs w:val="18"/>
              </w:rPr>
            </w:pPr>
            <w:r w:rsidRPr="00E6255A">
              <w:rPr>
                <w:rFonts w:ascii="Trebuchet MS" w:hAnsi="Trebuchet MS" w:cs="Trebuchet MS"/>
                <w:b/>
                <w:bCs/>
                <w:sz w:val="18"/>
                <w:szCs w:val="18"/>
              </w:rPr>
              <w:t>Værdiområde</w:t>
            </w:r>
          </w:p>
        </w:tc>
        <w:tc>
          <w:tcPr>
            <w:tcW w:w="1420" w:type="dxa"/>
            <w:tcBorders>
              <w:bottom w:val="single" w:sz="4" w:space="0" w:color="auto"/>
            </w:tcBorders>
            <w:shd w:val="clear" w:color="auto" w:fill="D9D9D9"/>
            <w:vAlign w:val="center"/>
          </w:tcPr>
          <w:p w14:paraId="1DBAB58E" w14:textId="77777777" w:rsidR="00CB4BEB" w:rsidRPr="00E6255A" w:rsidRDefault="00CB4BEB" w:rsidP="003C0924">
            <w:pPr>
              <w:autoSpaceDE w:val="0"/>
              <w:autoSpaceDN w:val="0"/>
              <w:adjustRightInd w:val="0"/>
              <w:rPr>
                <w:rFonts w:ascii="Trebuchet MS" w:hAnsi="Trebuchet MS" w:cs="Trebuchet MS"/>
                <w:b/>
                <w:bCs/>
                <w:sz w:val="18"/>
                <w:szCs w:val="18"/>
              </w:rPr>
            </w:pPr>
            <w:r w:rsidRPr="00E6255A">
              <w:rPr>
                <w:rFonts w:ascii="Trebuchet MS" w:hAnsi="Trebuchet MS" w:cs="Trebuchet MS"/>
                <w:b/>
                <w:bCs/>
                <w:sz w:val="18"/>
                <w:szCs w:val="18"/>
              </w:rPr>
              <w:t>Obligatorisk /</w:t>
            </w:r>
          </w:p>
          <w:p w14:paraId="1ED3C222" w14:textId="77777777" w:rsidR="00CB4BEB" w:rsidRPr="00E6255A" w:rsidRDefault="00CB4BEB" w:rsidP="003C0924">
            <w:pPr>
              <w:rPr>
                <w:rFonts w:ascii="Trebuchet MS" w:hAnsi="Trebuchet MS" w:cs="Trebuchet MS"/>
                <w:bCs/>
                <w:sz w:val="18"/>
                <w:szCs w:val="18"/>
              </w:rPr>
            </w:pPr>
            <w:r w:rsidRPr="00E6255A">
              <w:rPr>
                <w:rFonts w:ascii="Trebuchet MS" w:hAnsi="Trebuchet MS" w:cs="Trebuchet MS"/>
                <w:b/>
                <w:bCs/>
                <w:sz w:val="18"/>
                <w:szCs w:val="18"/>
              </w:rPr>
              <w:t>Frit / System</w:t>
            </w:r>
          </w:p>
        </w:tc>
        <w:tc>
          <w:tcPr>
            <w:tcW w:w="2690" w:type="dxa"/>
            <w:tcBorders>
              <w:bottom w:val="single" w:sz="4" w:space="0" w:color="auto"/>
            </w:tcBorders>
            <w:shd w:val="clear" w:color="auto" w:fill="D9D9D9"/>
            <w:vAlign w:val="center"/>
          </w:tcPr>
          <w:p w14:paraId="3CCB5902" w14:textId="77777777" w:rsidR="00CB4BEB" w:rsidRPr="00E6255A" w:rsidRDefault="00CB4BEB" w:rsidP="003C0924">
            <w:pPr>
              <w:rPr>
                <w:rFonts w:ascii="Trebuchet MS" w:hAnsi="Trebuchet MS" w:cs="Trebuchet MS"/>
                <w:bCs/>
                <w:sz w:val="18"/>
                <w:szCs w:val="18"/>
              </w:rPr>
            </w:pPr>
            <w:r w:rsidRPr="00E6255A">
              <w:rPr>
                <w:rFonts w:ascii="Trebuchet MS" w:hAnsi="Trebuchet MS" w:cs="Trebuchet MS"/>
                <w:b/>
                <w:bCs/>
                <w:sz w:val="18"/>
                <w:szCs w:val="18"/>
              </w:rPr>
              <w:t>Eksempel</w:t>
            </w:r>
          </w:p>
        </w:tc>
      </w:tr>
      <w:tr w:rsidR="00CB4BEB" w:rsidRPr="00E6255A" w14:paraId="7C665AFE" w14:textId="77777777" w:rsidTr="003C0924">
        <w:trPr>
          <w:trHeight w:hRule="exact" w:val="534"/>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791C857" w14:textId="77777777" w:rsidR="00CB4BEB" w:rsidRPr="00E6255A" w:rsidRDefault="00CB4BEB" w:rsidP="003C0924">
            <w:pPr>
              <w:rPr>
                <w:rFonts w:ascii="Trebuchet MS" w:hAnsi="Trebuchet MS"/>
                <w:sz w:val="18"/>
                <w:szCs w:val="18"/>
              </w:rPr>
            </w:pPr>
            <w:proofErr w:type="spellStart"/>
            <w:r w:rsidRPr="00E6255A">
              <w:rPr>
                <w:rFonts w:ascii="Trebuchet MS" w:hAnsi="Trebuchet MS"/>
                <w:sz w:val="18"/>
                <w:szCs w:val="18"/>
              </w:rPr>
              <w:t>bereds_distrikt_nr</w:t>
            </w:r>
            <w:proofErr w:type="spellEnd"/>
          </w:p>
        </w:tc>
        <w:tc>
          <w:tcPr>
            <w:tcW w:w="4673" w:type="dxa"/>
            <w:tcBorders>
              <w:top w:val="single" w:sz="4" w:space="0" w:color="auto"/>
              <w:left w:val="single" w:sz="4" w:space="0" w:color="auto"/>
              <w:bottom w:val="single" w:sz="4" w:space="0" w:color="auto"/>
              <w:right w:val="single" w:sz="4" w:space="0" w:color="auto"/>
            </w:tcBorders>
            <w:shd w:val="clear" w:color="auto" w:fill="auto"/>
            <w:vAlign w:val="bottom"/>
          </w:tcPr>
          <w:p w14:paraId="1EBF6CA7" w14:textId="787B0F05" w:rsidR="00CB4BEB" w:rsidRPr="00E6255A" w:rsidRDefault="00CB4BEB" w:rsidP="003C0924">
            <w:pPr>
              <w:rPr>
                <w:rFonts w:ascii="Trebuchet MS" w:hAnsi="Trebuchet MS"/>
                <w:sz w:val="18"/>
                <w:szCs w:val="18"/>
              </w:rPr>
            </w:pPr>
            <w:r w:rsidRPr="00E6255A">
              <w:rPr>
                <w:rFonts w:ascii="Trebuchet MS" w:hAnsi="Trebuchet MS"/>
                <w:sz w:val="18"/>
                <w:szCs w:val="18"/>
              </w:rPr>
              <w:t xml:space="preserve">Slukningsområde </w:t>
            </w:r>
            <w:proofErr w:type="spellStart"/>
            <w:r w:rsidRPr="00E6255A">
              <w:rPr>
                <w:rFonts w:ascii="Trebuchet MS" w:hAnsi="Trebuchet MS"/>
                <w:sz w:val="18"/>
                <w:szCs w:val="18"/>
              </w:rPr>
              <w:t>nr</w:t>
            </w:r>
            <w:proofErr w:type="spellEnd"/>
            <w:r w:rsidRPr="00E6255A">
              <w:rPr>
                <w:rFonts w:ascii="Trebuchet MS" w:hAnsi="Trebuchet MS"/>
                <w:sz w:val="18"/>
                <w:szCs w:val="18"/>
              </w:rPr>
              <w:t xml:space="preserve"> på station der dækker og rykker ud i området</w:t>
            </w:r>
          </w:p>
        </w:tc>
        <w:tc>
          <w:tcPr>
            <w:tcW w:w="1279" w:type="dxa"/>
            <w:tcBorders>
              <w:top w:val="single" w:sz="4" w:space="0" w:color="auto"/>
              <w:left w:val="single" w:sz="4" w:space="0" w:color="auto"/>
              <w:bottom w:val="single" w:sz="4" w:space="0" w:color="auto"/>
              <w:right w:val="single" w:sz="4" w:space="0" w:color="auto"/>
            </w:tcBorders>
            <w:shd w:val="clear" w:color="auto" w:fill="auto"/>
            <w:vAlign w:val="bottom"/>
          </w:tcPr>
          <w:p w14:paraId="30B7FB3D"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Heltal</w:t>
            </w:r>
            <w:r w:rsidRPr="00E6255A" w:rsidDel="0023251E">
              <w:rPr>
                <w:rFonts w:ascii="Trebuchet MS" w:hAnsi="Trebuchet MS"/>
                <w:sz w:val="18"/>
                <w:szCs w:val="18"/>
              </w:rPr>
              <w:t xml:space="preserve"> </w:t>
            </w:r>
          </w:p>
        </w:tc>
        <w:tc>
          <w:tcPr>
            <w:tcW w:w="1419" w:type="dxa"/>
            <w:tcBorders>
              <w:top w:val="single" w:sz="4" w:space="0" w:color="auto"/>
              <w:left w:val="single" w:sz="4" w:space="0" w:color="auto"/>
              <w:bottom w:val="single" w:sz="4" w:space="0" w:color="auto"/>
              <w:right w:val="single" w:sz="4" w:space="0" w:color="auto"/>
            </w:tcBorders>
            <w:shd w:val="clear" w:color="auto" w:fill="auto"/>
            <w:vAlign w:val="bottom"/>
          </w:tcPr>
          <w:p w14:paraId="1D2E3252"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1-99999</w:t>
            </w:r>
          </w:p>
        </w:tc>
        <w:tc>
          <w:tcPr>
            <w:tcW w:w="1420" w:type="dxa"/>
            <w:tcBorders>
              <w:top w:val="single" w:sz="4" w:space="0" w:color="auto"/>
              <w:left w:val="single" w:sz="4" w:space="0" w:color="auto"/>
              <w:bottom w:val="single" w:sz="4" w:space="0" w:color="auto"/>
              <w:right w:val="single" w:sz="4" w:space="0" w:color="auto"/>
            </w:tcBorders>
            <w:shd w:val="clear" w:color="auto" w:fill="auto"/>
            <w:vAlign w:val="bottom"/>
          </w:tcPr>
          <w:p w14:paraId="104D417E" w14:textId="77777777" w:rsidR="00CB4BEB" w:rsidRPr="00E6255A" w:rsidRDefault="00CB4BEB" w:rsidP="003C0924">
            <w:pPr>
              <w:jc w:val="center"/>
              <w:rPr>
                <w:rFonts w:ascii="Trebuchet MS" w:hAnsi="Trebuchet MS"/>
                <w:sz w:val="18"/>
                <w:szCs w:val="18"/>
              </w:rPr>
            </w:pPr>
            <w:r w:rsidRPr="00E6255A">
              <w:rPr>
                <w:rFonts w:ascii="Trebuchet MS" w:hAnsi="Trebuchet MS"/>
                <w:sz w:val="18"/>
                <w:szCs w:val="18"/>
              </w:rPr>
              <w:t>F</w:t>
            </w:r>
          </w:p>
        </w:tc>
        <w:tc>
          <w:tcPr>
            <w:tcW w:w="2690" w:type="dxa"/>
            <w:tcBorders>
              <w:top w:val="single" w:sz="4" w:space="0" w:color="auto"/>
              <w:left w:val="single" w:sz="4" w:space="0" w:color="auto"/>
              <w:bottom w:val="single" w:sz="4" w:space="0" w:color="auto"/>
              <w:right w:val="single" w:sz="4" w:space="0" w:color="auto"/>
            </w:tcBorders>
            <w:shd w:val="clear" w:color="auto" w:fill="auto"/>
            <w:vAlign w:val="bottom"/>
          </w:tcPr>
          <w:p w14:paraId="7ED6401B"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1</w:t>
            </w:r>
          </w:p>
        </w:tc>
      </w:tr>
      <w:tr w:rsidR="00CB4BEB" w:rsidRPr="00E6255A" w14:paraId="7C3703CB" w14:textId="77777777" w:rsidTr="003C0924">
        <w:trPr>
          <w:trHeight w:hRule="exact" w:val="5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DBDC6F8" w14:textId="77777777" w:rsidR="00CB4BEB" w:rsidRPr="00E6255A" w:rsidRDefault="00CB4BEB" w:rsidP="003C0924">
            <w:pPr>
              <w:rPr>
                <w:rFonts w:ascii="Trebuchet MS" w:hAnsi="Trebuchet MS"/>
                <w:sz w:val="18"/>
                <w:szCs w:val="18"/>
              </w:rPr>
            </w:pPr>
            <w:proofErr w:type="spellStart"/>
            <w:r w:rsidRPr="00E6255A">
              <w:rPr>
                <w:rFonts w:ascii="Trebuchet MS" w:hAnsi="Trebuchet MS"/>
                <w:sz w:val="18"/>
                <w:szCs w:val="18"/>
              </w:rPr>
              <w:t>bereds_distrikt_navn</w:t>
            </w:r>
            <w:proofErr w:type="spellEnd"/>
          </w:p>
        </w:tc>
        <w:tc>
          <w:tcPr>
            <w:tcW w:w="4673" w:type="dxa"/>
            <w:tcBorders>
              <w:top w:val="single" w:sz="4" w:space="0" w:color="auto"/>
              <w:left w:val="single" w:sz="4" w:space="0" w:color="auto"/>
              <w:bottom w:val="single" w:sz="4" w:space="0" w:color="auto"/>
              <w:right w:val="single" w:sz="4" w:space="0" w:color="auto"/>
            </w:tcBorders>
            <w:shd w:val="clear" w:color="auto" w:fill="auto"/>
            <w:vAlign w:val="bottom"/>
          </w:tcPr>
          <w:p w14:paraId="74870C4E"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Navn på station der dækker og rykker ud i området</w:t>
            </w:r>
          </w:p>
        </w:tc>
        <w:tc>
          <w:tcPr>
            <w:tcW w:w="1279" w:type="dxa"/>
            <w:tcBorders>
              <w:top w:val="single" w:sz="4" w:space="0" w:color="auto"/>
              <w:left w:val="single" w:sz="4" w:space="0" w:color="auto"/>
              <w:bottom w:val="single" w:sz="4" w:space="0" w:color="auto"/>
              <w:right w:val="single" w:sz="4" w:space="0" w:color="auto"/>
            </w:tcBorders>
            <w:shd w:val="clear" w:color="auto" w:fill="auto"/>
            <w:vAlign w:val="bottom"/>
          </w:tcPr>
          <w:p w14:paraId="7BF0020C"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Tekststreng</w:t>
            </w:r>
          </w:p>
        </w:tc>
        <w:tc>
          <w:tcPr>
            <w:tcW w:w="1419" w:type="dxa"/>
            <w:tcBorders>
              <w:top w:val="single" w:sz="4" w:space="0" w:color="auto"/>
              <w:left w:val="single" w:sz="4" w:space="0" w:color="auto"/>
              <w:bottom w:val="single" w:sz="4" w:space="0" w:color="auto"/>
              <w:right w:val="single" w:sz="4" w:space="0" w:color="auto"/>
            </w:tcBorders>
            <w:shd w:val="clear" w:color="auto" w:fill="auto"/>
            <w:vAlign w:val="bottom"/>
          </w:tcPr>
          <w:p w14:paraId="418B6DFC"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0-128 tegn</w:t>
            </w:r>
          </w:p>
        </w:tc>
        <w:tc>
          <w:tcPr>
            <w:tcW w:w="1420" w:type="dxa"/>
            <w:tcBorders>
              <w:top w:val="single" w:sz="4" w:space="0" w:color="auto"/>
              <w:left w:val="single" w:sz="4" w:space="0" w:color="auto"/>
              <w:bottom w:val="single" w:sz="4" w:space="0" w:color="auto"/>
              <w:right w:val="single" w:sz="4" w:space="0" w:color="auto"/>
            </w:tcBorders>
            <w:shd w:val="clear" w:color="auto" w:fill="auto"/>
            <w:vAlign w:val="bottom"/>
          </w:tcPr>
          <w:p w14:paraId="1D073E7B" w14:textId="77777777" w:rsidR="00CB4BEB" w:rsidRPr="00E6255A" w:rsidRDefault="00CB4BEB" w:rsidP="003C0924">
            <w:pPr>
              <w:jc w:val="center"/>
              <w:rPr>
                <w:rFonts w:ascii="Trebuchet MS" w:hAnsi="Trebuchet MS"/>
                <w:sz w:val="18"/>
                <w:szCs w:val="18"/>
              </w:rPr>
            </w:pPr>
            <w:r w:rsidRPr="00E6255A">
              <w:rPr>
                <w:rFonts w:ascii="Trebuchet MS" w:hAnsi="Trebuchet MS"/>
                <w:sz w:val="18"/>
                <w:szCs w:val="18"/>
              </w:rPr>
              <w:t>F</w:t>
            </w:r>
          </w:p>
        </w:tc>
        <w:tc>
          <w:tcPr>
            <w:tcW w:w="2690" w:type="dxa"/>
            <w:tcBorders>
              <w:top w:val="single" w:sz="4" w:space="0" w:color="auto"/>
              <w:left w:val="single" w:sz="4" w:space="0" w:color="auto"/>
              <w:bottom w:val="single" w:sz="4" w:space="0" w:color="auto"/>
              <w:right w:val="single" w:sz="4" w:space="0" w:color="auto"/>
            </w:tcBorders>
            <w:shd w:val="clear" w:color="auto" w:fill="auto"/>
            <w:vAlign w:val="bottom"/>
          </w:tcPr>
          <w:p w14:paraId="39F4B7AC"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Midtbyen</w:t>
            </w:r>
          </w:p>
        </w:tc>
      </w:tr>
      <w:tr w:rsidR="00CB4BEB" w:rsidRPr="00E6255A" w14:paraId="6F29EE5C" w14:textId="77777777" w:rsidTr="003C0924">
        <w:trPr>
          <w:trHeight w:hRule="exact" w:val="563"/>
        </w:trPr>
        <w:tc>
          <w:tcPr>
            <w:tcW w:w="2235" w:type="dxa"/>
            <w:tcBorders>
              <w:top w:val="single" w:sz="4" w:space="0" w:color="auto"/>
              <w:left w:val="single" w:sz="4" w:space="0" w:color="auto"/>
              <w:bottom w:val="nil"/>
              <w:right w:val="single" w:sz="4" w:space="0" w:color="auto"/>
            </w:tcBorders>
            <w:shd w:val="clear" w:color="auto" w:fill="D9D9D9"/>
            <w:vAlign w:val="bottom"/>
          </w:tcPr>
          <w:p w14:paraId="6599796E"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udrykker</w:t>
            </w:r>
          </w:p>
        </w:tc>
        <w:tc>
          <w:tcPr>
            <w:tcW w:w="4673" w:type="dxa"/>
            <w:tcBorders>
              <w:top w:val="single" w:sz="4" w:space="0" w:color="auto"/>
              <w:left w:val="single" w:sz="4" w:space="0" w:color="auto"/>
              <w:bottom w:val="nil"/>
              <w:right w:val="single" w:sz="4" w:space="0" w:color="auto"/>
            </w:tcBorders>
            <w:shd w:val="clear" w:color="auto" w:fill="FFFFFF"/>
            <w:vAlign w:val="bottom"/>
          </w:tcPr>
          <w:p w14:paraId="4BD46660"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Hvilken station dækker og rykker ud i</w:t>
            </w:r>
            <w:r w:rsidRPr="00E6255A">
              <w:rPr>
                <w:i/>
                <w:sz w:val="18"/>
              </w:rPr>
              <w:t xml:space="preserve"> </w:t>
            </w:r>
            <w:r w:rsidRPr="00E6255A">
              <w:rPr>
                <w:rFonts w:ascii="Trebuchet MS" w:hAnsi="Trebuchet MS"/>
                <w:sz w:val="18"/>
                <w:szCs w:val="18"/>
              </w:rPr>
              <w:t>området</w:t>
            </w:r>
          </w:p>
        </w:tc>
        <w:tc>
          <w:tcPr>
            <w:tcW w:w="1279" w:type="dxa"/>
            <w:tcBorders>
              <w:top w:val="single" w:sz="4" w:space="0" w:color="auto"/>
              <w:left w:val="single" w:sz="4" w:space="0" w:color="auto"/>
              <w:bottom w:val="nil"/>
              <w:right w:val="single" w:sz="4" w:space="0" w:color="auto"/>
            </w:tcBorders>
            <w:shd w:val="clear" w:color="auto" w:fill="FFFFFF"/>
            <w:vAlign w:val="bottom"/>
          </w:tcPr>
          <w:p w14:paraId="2E683C8E"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Tekststreng</w:t>
            </w:r>
          </w:p>
        </w:tc>
        <w:tc>
          <w:tcPr>
            <w:tcW w:w="1419" w:type="dxa"/>
            <w:tcBorders>
              <w:top w:val="single" w:sz="4" w:space="0" w:color="auto"/>
              <w:left w:val="single" w:sz="4" w:space="0" w:color="auto"/>
              <w:bottom w:val="nil"/>
              <w:right w:val="single" w:sz="4" w:space="0" w:color="auto"/>
            </w:tcBorders>
            <w:shd w:val="clear" w:color="auto" w:fill="FFFFFF"/>
            <w:vAlign w:val="bottom"/>
          </w:tcPr>
          <w:p w14:paraId="6FE7D898"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0-50 tegn</w:t>
            </w:r>
          </w:p>
        </w:tc>
        <w:tc>
          <w:tcPr>
            <w:tcW w:w="1420" w:type="dxa"/>
            <w:tcBorders>
              <w:top w:val="single" w:sz="4" w:space="0" w:color="auto"/>
              <w:left w:val="single" w:sz="4" w:space="0" w:color="auto"/>
              <w:bottom w:val="nil"/>
              <w:right w:val="single" w:sz="4" w:space="0" w:color="auto"/>
            </w:tcBorders>
            <w:shd w:val="clear" w:color="auto" w:fill="FFFFFF"/>
            <w:vAlign w:val="bottom"/>
          </w:tcPr>
          <w:p w14:paraId="2C6D2439" w14:textId="77777777" w:rsidR="00CB4BEB" w:rsidRPr="00E6255A" w:rsidRDefault="00CB4BEB" w:rsidP="003C0924">
            <w:pPr>
              <w:jc w:val="center"/>
              <w:rPr>
                <w:rFonts w:ascii="Trebuchet MS" w:hAnsi="Trebuchet MS" w:cs="Trebuchet MS"/>
                <w:sz w:val="18"/>
                <w:szCs w:val="18"/>
              </w:rPr>
            </w:pPr>
            <w:r w:rsidRPr="00E6255A">
              <w:rPr>
                <w:rFonts w:ascii="Trebuchet MS" w:hAnsi="Trebuchet MS" w:cs="Trebuchet MS"/>
                <w:sz w:val="18"/>
                <w:szCs w:val="18"/>
              </w:rPr>
              <w:t>O</w:t>
            </w:r>
          </w:p>
        </w:tc>
        <w:tc>
          <w:tcPr>
            <w:tcW w:w="2690" w:type="dxa"/>
            <w:tcBorders>
              <w:top w:val="single" w:sz="4" w:space="0" w:color="auto"/>
              <w:left w:val="single" w:sz="4" w:space="0" w:color="auto"/>
              <w:bottom w:val="nil"/>
              <w:right w:val="single" w:sz="4" w:space="0" w:color="auto"/>
            </w:tcBorders>
            <w:shd w:val="clear" w:color="auto" w:fill="FFFFFF"/>
            <w:vAlign w:val="bottom"/>
          </w:tcPr>
          <w:p w14:paraId="721372D9" w14:textId="77777777" w:rsidR="00CB4BEB" w:rsidRPr="00E6255A" w:rsidRDefault="00CB4BEB" w:rsidP="003C0924">
            <w:pPr>
              <w:rPr>
                <w:rFonts w:ascii="Trebuchet MS" w:hAnsi="Trebuchet MS" w:cs="Trebuchet MS"/>
                <w:sz w:val="18"/>
                <w:szCs w:val="18"/>
              </w:rPr>
            </w:pPr>
          </w:p>
        </w:tc>
      </w:tr>
      <w:tr w:rsidR="00CB4BEB" w:rsidRPr="00CE1917" w14:paraId="7409D09A" w14:textId="77777777" w:rsidTr="003C0924">
        <w:trPr>
          <w:trHeight w:hRule="exact" w:val="255"/>
        </w:trPr>
        <w:tc>
          <w:tcPr>
            <w:tcW w:w="2235" w:type="dxa"/>
            <w:tcBorders>
              <w:top w:val="single" w:sz="4" w:space="0" w:color="auto"/>
              <w:left w:val="single" w:sz="4" w:space="0" w:color="auto"/>
              <w:bottom w:val="nil"/>
              <w:right w:val="single" w:sz="4" w:space="0" w:color="auto"/>
            </w:tcBorders>
            <w:shd w:val="clear" w:color="auto" w:fill="97DDBA"/>
            <w:vAlign w:val="bottom"/>
          </w:tcPr>
          <w:p w14:paraId="36AA1F42" w14:textId="77777777" w:rsidR="00CB4BEB" w:rsidRPr="00353B49" w:rsidRDefault="00CB4BEB" w:rsidP="003C0924">
            <w:pPr>
              <w:rPr>
                <w:rFonts w:ascii="Trebuchet MS" w:hAnsi="Trebuchet MS" w:cs="Trebuchet MS"/>
                <w:sz w:val="18"/>
                <w:szCs w:val="18"/>
              </w:rPr>
            </w:pPr>
            <w:proofErr w:type="spellStart"/>
            <w:r w:rsidRPr="00353B49">
              <w:rPr>
                <w:rFonts w:ascii="Trebuchet MS" w:hAnsi="Trebuchet MS" w:cs="Trebuchet MS"/>
                <w:sz w:val="18"/>
                <w:szCs w:val="18"/>
              </w:rPr>
              <w:t>gyldig_fra</w:t>
            </w:r>
            <w:proofErr w:type="spellEnd"/>
          </w:p>
        </w:tc>
        <w:tc>
          <w:tcPr>
            <w:tcW w:w="11481" w:type="dxa"/>
            <w:gridSpan w:val="5"/>
            <w:tcBorders>
              <w:top w:val="single" w:sz="4" w:space="0" w:color="auto"/>
              <w:left w:val="single" w:sz="4" w:space="0" w:color="auto"/>
              <w:bottom w:val="nil"/>
              <w:right w:val="single" w:sz="4" w:space="0" w:color="auto"/>
            </w:tcBorders>
            <w:shd w:val="clear" w:color="auto" w:fill="97DDBA"/>
            <w:vAlign w:val="bottom"/>
          </w:tcPr>
          <w:p w14:paraId="377DE6BE"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38852BCA" w14:textId="77777777" w:rsidTr="003C0924">
        <w:trPr>
          <w:trHeight w:hRule="exact" w:val="255"/>
        </w:trPr>
        <w:tc>
          <w:tcPr>
            <w:tcW w:w="2235" w:type="dxa"/>
            <w:tcBorders>
              <w:top w:val="single" w:sz="4" w:space="0" w:color="auto"/>
              <w:left w:val="single" w:sz="4" w:space="0" w:color="auto"/>
              <w:bottom w:val="nil"/>
              <w:right w:val="single" w:sz="4" w:space="0" w:color="auto"/>
            </w:tcBorders>
            <w:shd w:val="clear" w:color="auto" w:fill="97DDBA"/>
            <w:vAlign w:val="bottom"/>
          </w:tcPr>
          <w:p w14:paraId="37948C06" w14:textId="77777777" w:rsidR="00CB4BEB" w:rsidRPr="00353B49" w:rsidRDefault="00CB4BEB" w:rsidP="003C0924">
            <w:pPr>
              <w:rPr>
                <w:rFonts w:ascii="Trebuchet MS" w:hAnsi="Trebuchet MS" w:cs="Trebuchet MS"/>
                <w:sz w:val="18"/>
                <w:szCs w:val="18"/>
              </w:rPr>
            </w:pPr>
            <w:proofErr w:type="spellStart"/>
            <w:r w:rsidRPr="00353B49">
              <w:rPr>
                <w:rFonts w:ascii="Trebuchet MS" w:hAnsi="Trebuchet MS" w:cs="Trebuchet MS"/>
                <w:sz w:val="18"/>
                <w:szCs w:val="18"/>
              </w:rPr>
              <w:t>gyldig_til</w:t>
            </w:r>
            <w:proofErr w:type="spellEnd"/>
          </w:p>
        </w:tc>
        <w:tc>
          <w:tcPr>
            <w:tcW w:w="11481" w:type="dxa"/>
            <w:gridSpan w:val="5"/>
            <w:tcBorders>
              <w:top w:val="single" w:sz="4" w:space="0" w:color="auto"/>
              <w:left w:val="single" w:sz="4" w:space="0" w:color="auto"/>
              <w:bottom w:val="nil"/>
              <w:right w:val="single" w:sz="4" w:space="0" w:color="auto"/>
            </w:tcBorders>
            <w:shd w:val="clear" w:color="auto" w:fill="97DDBA"/>
            <w:vAlign w:val="bottom"/>
          </w:tcPr>
          <w:p w14:paraId="58CC8131"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285883AE"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97DDBA"/>
            <w:vAlign w:val="bottom"/>
          </w:tcPr>
          <w:p w14:paraId="67EDA8F1" w14:textId="77777777" w:rsidR="00CB4BEB" w:rsidRPr="00552288" w:rsidRDefault="00CB4BEB" w:rsidP="003C0924">
            <w:pPr>
              <w:rPr>
                <w:rFonts w:ascii="Trebuchet MS" w:hAnsi="Trebuchet MS" w:cs="Trebuchet MS"/>
                <w:sz w:val="18"/>
                <w:szCs w:val="18"/>
              </w:rPr>
            </w:pPr>
            <w:r>
              <w:rPr>
                <w:rFonts w:ascii="Trebuchet MS" w:hAnsi="Trebuchet MS" w:cs="Trebuchet MS"/>
                <w:sz w:val="18"/>
                <w:szCs w:val="18"/>
              </w:rPr>
              <w:t>l</w:t>
            </w:r>
            <w:r w:rsidRPr="00552288">
              <w:rPr>
                <w:rFonts w:ascii="Trebuchet MS" w:hAnsi="Trebuchet MS" w:cs="Trebuchet MS"/>
                <w:sz w:val="18"/>
                <w:szCs w:val="18"/>
              </w:rPr>
              <w:t>ink</w:t>
            </w:r>
          </w:p>
        </w:tc>
        <w:tc>
          <w:tcPr>
            <w:tcW w:w="11481"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377071C"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02269D71"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66C08120"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1E72B259" w14:textId="77777777" w:rsidR="00CB4BEB" w:rsidRDefault="00CB4BEB" w:rsidP="00CB4BEB">
      <w:pPr>
        <w:pStyle w:val="Overskrift6"/>
      </w:pPr>
      <w:r>
        <w:t>5.12.4.1</w:t>
      </w:r>
      <w:r w:rsidRPr="00A32757">
        <w:t xml:space="preserve"> </w:t>
      </w:r>
      <w:r>
        <w:t>Metadata</w:t>
      </w:r>
      <w:r w:rsidRPr="000856E5">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684407FC" w14:textId="77777777" w:rsidTr="003C0924">
        <w:trPr>
          <w:trHeight w:hRule="exact" w:val="255"/>
        </w:trPr>
        <w:tc>
          <w:tcPr>
            <w:tcW w:w="2235" w:type="dxa"/>
            <w:shd w:val="clear" w:color="auto" w:fill="D9D9D9"/>
            <w:vAlign w:val="bottom"/>
          </w:tcPr>
          <w:p w14:paraId="3130BFF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36409FED"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4C90CC4" w14:textId="77777777" w:rsidTr="003C0924">
        <w:trPr>
          <w:trHeight w:hRule="exact" w:val="255"/>
        </w:trPr>
        <w:tc>
          <w:tcPr>
            <w:tcW w:w="2235" w:type="dxa"/>
            <w:shd w:val="clear" w:color="auto" w:fill="E0E0E0"/>
            <w:vAlign w:val="bottom"/>
          </w:tcPr>
          <w:p w14:paraId="14F333E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511BDBB8" w14:textId="77777777" w:rsidR="00CB4BEB" w:rsidRPr="00E6255A" w:rsidRDefault="00CB4BEB" w:rsidP="003C0924">
            <w:pPr>
              <w:rPr>
                <w:rFonts w:ascii="Trebuchet MS" w:hAnsi="Trebuchet MS" w:cs="Trebuchet MS"/>
                <w:sz w:val="18"/>
                <w:szCs w:val="18"/>
              </w:rPr>
            </w:pPr>
            <w:r w:rsidRPr="00E6255A">
              <w:rPr>
                <w:rFonts w:ascii="Trebuchet MS" w:hAnsi="Trebuchet MS"/>
                <w:sz w:val="18"/>
                <w:szCs w:val="18"/>
              </w:rPr>
              <w:t>Slukningsområde</w:t>
            </w:r>
          </w:p>
        </w:tc>
      </w:tr>
      <w:tr w:rsidR="00CB4BEB" w:rsidRPr="0051728E" w14:paraId="77EF4C3F" w14:textId="77777777" w:rsidTr="003C0924">
        <w:trPr>
          <w:trHeight w:hRule="exact" w:val="255"/>
        </w:trPr>
        <w:tc>
          <w:tcPr>
            <w:tcW w:w="2235" w:type="dxa"/>
            <w:shd w:val="clear" w:color="auto" w:fill="E0E0E0"/>
            <w:vAlign w:val="bottom"/>
          </w:tcPr>
          <w:p w14:paraId="1FFB9CC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12B9AB5A"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6103</w:t>
            </w:r>
          </w:p>
        </w:tc>
      </w:tr>
      <w:tr w:rsidR="00CB4BEB" w:rsidRPr="0051728E" w14:paraId="745ACF6B" w14:textId="77777777" w:rsidTr="003C0924">
        <w:trPr>
          <w:trHeight w:hRule="exact" w:val="255"/>
        </w:trPr>
        <w:tc>
          <w:tcPr>
            <w:tcW w:w="2235" w:type="dxa"/>
            <w:shd w:val="clear" w:color="auto" w:fill="E0E0E0"/>
            <w:vAlign w:val="bottom"/>
          </w:tcPr>
          <w:p w14:paraId="324D01B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4F4710C2" w14:textId="77777777" w:rsidR="00CB4BEB" w:rsidRPr="00E6255A" w:rsidRDefault="00CB4BEB" w:rsidP="003C0924">
            <w:pPr>
              <w:rPr>
                <w:rFonts w:ascii="Trebuchet MS" w:hAnsi="Trebuchet MS" w:cs="Trebuchet MS"/>
                <w:sz w:val="18"/>
                <w:szCs w:val="18"/>
              </w:rPr>
            </w:pPr>
            <w:r w:rsidRPr="00E6255A">
              <w:rPr>
                <w:rFonts w:ascii="Trebuchet MS" w:hAnsi="Trebuchet MS"/>
                <w:sz w:val="18"/>
                <w:szCs w:val="18"/>
              </w:rPr>
              <w:t>Inddeling af kommunen i distrikter for Brand og Redningstjenesten.</w:t>
            </w:r>
          </w:p>
        </w:tc>
      </w:tr>
      <w:tr w:rsidR="00CB4BEB" w:rsidRPr="0051728E" w14:paraId="4ADBF4C2" w14:textId="77777777" w:rsidTr="003C0924">
        <w:trPr>
          <w:trHeight w:hRule="exact" w:val="255"/>
        </w:trPr>
        <w:tc>
          <w:tcPr>
            <w:tcW w:w="2235" w:type="dxa"/>
            <w:shd w:val="clear" w:color="auto" w:fill="E0E0E0"/>
            <w:vAlign w:val="bottom"/>
          </w:tcPr>
          <w:p w14:paraId="5AD4401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1BACAFAB" w14:textId="77777777" w:rsidR="00CB4BEB" w:rsidRPr="00E6255A" w:rsidRDefault="00CB4BEB" w:rsidP="003C0924">
            <w:pPr>
              <w:rPr>
                <w:rFonts w:ascii="Trebuchet MS" w:hAnsi="Trebuchet MS" w:cs="Trebuchet MS"/>
                <w:sz w:val="18"/>
                <w:szCs w:val="18"/>
              </w:rPr>
            </w:pPr>
            <w:r w:rsidRPr="00E6255A">
              <w:rPr>
                <w:rFonts w:ascii="Trebuchet MS" w:hAnsi="Trebuchet MS"/>
                <w:sz w:val="18"/>
                <w:szCs w:val="18"/>
              </w:rPr>
              <w:t>Inddeling af kommunen i distrikter for Brand og Redningstjenesten. Krydser ofte kommunegrænsen som følge af lokaleaftaler.</w:t>
            </w:r>
          </w:p>
        </w:tc>
      </w:tr>
      <w:tr w:rsidR="00CB4BEB" w:rsidRPr="0051728E" w14:paraId="44127B10" w14:textId="77777777" w:rsidTr="003C0924">
        <w:trPr>
          <w:trHeight w:hRule="exact" w:val="255"/>
        </w:trPr>
        <w:tc>
          <w:tcPr>
            <w:tcW w:w="2235" w:type="dxa"/>
            <w:shd w:val="clear" w:color="auto" w:fill="E0E0E0"/>
            <w:vAlign w:val="bottom"/>
          </w:tcPr>
          <w:p w14:paraId="734994CF"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68DEBD56"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Entydigt vise hvem der står for brand og redningstjenesten i kommunen.</w:t>
            </w:r>
          </w:p>
        </w:tc>
      </w:tr>
      <w:tr w:rsidR="00CB4BEB" w:rsidRPr="0051728E" w14:paraId="45105AC9" w14:textId="77777777" w:rsidTr="003C0924">
        <w:trPr>
          <w:trHeight w:hRule="exact" w:val="255"/>
        </w:trPr>
        <w:tc>
          <w:tcPr>
            <w:tcW w:w="2235" w:type="dxa"/>
            <w:shd w:val="clear" w:color="auto" w:fill="E0E0E0"/>
            <w:vAlign w:val="bottom"/>
          </w:tcPr>
          <w:p w14:paraId="1407E118"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0D5305C0" w14:textId="77777777" w:rsidR="00CB4BEB" w:rsidRPr="00E6255A" w:rsidRDefault="00CB4BEB" w:rsidP="003C0924">
            <w:pPr>
              <w:autoSpaceDE w:val="0"/>
              <w:autoSpaceDN w:val="0"/>
              <w:adjustRightInd w:val="0"/>
              <w:rPr>
                <w:rFonts w:ascii="Trebuchet MS" w:hAnsi="Trebuchet MS" w:cs="Trebuchet MS"/>
                <w:bCs/>
                <w:kern w:val="32"/>
                <w:sz w:val="18"/>
                <w:szCs w:val="18"/>
              </w:rPr>
            </w:pPr>
            <w:r w:rsidRPr="00E6255A">
              <w:rPr>
                <w:rFonts w:ascii="Trebuchet MS" w:hAnsi="Trebuchet MS" w:cs="Trebuchet MS"/>
                <w:bCs/>
                <w:kern w:val="32"/>
                <w:sz w:val="18"/>
                <w:szCs w:val="18"/>
              </w:rPr>
              <w:t>Sikkerhed og sundhed</w:t>
            </w:r>
          </w:p>
        </w:tc>
      </w:tr>
      <w:tr w:rsidR="00CB4BEB" w:rsidRPr="0051728E" w14:paraId="282B3B8C" w14:textId="77777777" w:rsidTr="003C0924">
        <w:trPr>
          <w:trHeight w:hRule="exact" w:val="255"/>
        </w:trPr>
        <w:tc>
          <w:tcPr>
            <w:tcW w:w="2235" w:type="dxa"/>
            <w:shd w:val="clear" w:color="auto" w:fill="E0E0E0"/>
            <w:vAlign w:val="bottom"/>
          </w:tcPr>
          <w:p w14:paraId="1F77A82A" w14:textId="77777777" w:rsidR="00CB4BEB" w:rsidRPr="00492FFE" w:rsidRDefault="00CB4BEB" w:rsidP="003C0924">
            <w:pPr>
              <w:rPr>
                <w:rFonts w:ascii="Trebuchet MS" w:hAnsi="Trebuchet MS" w:cs="Trebuchet MS"/>
                <w:sz w:val="18"/>
                <w:szCs w:val="18"/>
              </w:rPr>
            </w:pPr>
            <w:proofErr w:type="spellStart"/>
            <w:r w:rsidRPr="00E45822">
              <w:rPr>
                <w:rFonts w:ascii="Trebuchet MS" w:hAnsi="Trebuchet MS" w:cs="Trebuchet MS"/>
                <w:sz w:val="18"/>
                <w:szCs w:val="18"/>
              </w:rPr>
              <w:t>Noegle</w:t>
            </w:r>
            <w:r w:rsidRPr="00492FFE">
              <w:rPr>
                <w:rFonts w:ascii="Trebuchet MS" w:hAnsi="Trebuchet MS" w:cs="Trebuchet MS"/>
                <w:sz w:val="18"/>
                <w:szCs w:val="18"/>
              </w:rPr>
              <w:t>_ord</w:t>
            </w:r>
            <w:proofErr w:type="spellEnd"/>
          </w:p>
        </w:tc>
        <w:tc>
          <w:tcPr>
            <w:tcW w:w="11340" w:type="dxa"/>
            <w:shd w:val="clear" w:color="auto" w:fill="FFFFFF"/>
            <w:vAlign w:val="bottom"/>
          </w:tcPr>
          <w:p w14:paraId="4C7B1040" w14:textId="77777777" w:rsidR="00CB4BEB" w:rsidRPr="00E6255A" w:rsidRDefault="00CB4BEB" w:rsidP="003C0924">
            <w:pPr>
              <w:autoSpaceDE w:val="0"/>
              <w:autoSpaceDN w:val="0"/>
              <w:adjustRightInd w:val="0"/>
              <w:rPr>
                <w:rFonts w:ascii="Trebuchet MS" w:hAnsi="Trebuchet MS" w:cs="Trebuchet MS"/>
                <w:sz w:val="18"/>
                <w:szCs w:val="18"/>
              </w:rPr>
            </w:pPr>
            <w:r w:rsidRPr="00E6255A">
              <w:rPr>
                <w:rFonts w:ascii="Trebuchet MS" w:hAnsi="Trebuchet MS" w:cs="Trebuchet MS"/>
                <w:sz w:val="18"/>
                <w:szCs w:val="18"/>
              </w:rPr>
              <w:t>Brand, Udrykning, Slukning</w:t>
            </w:r>
          </w:p>
        </w:tc>
      </w:tr>
      <w:tr w:rsidR="00CB4BEB" w:rsidRPr="0051728E" w14:paraId="2FC54A0C" w14:textId="77777777" w:rsidTr="003C0924">
        <w:trPr>
          <w:trHeight w:hRule="exact" w:val="255"/>
        </w:trPr>
        <w:tc>
          <w:tcPr>
            <w:tcW w:w="2235" w:type="dxa"/>
            <w:shd w:val="clear" w:color="auto" w:fill="E0E0E0"/>
            <w:vAlign w:val="bottom"/>
          </w:tcPr>
          <w:p w14:paraId="1D982A9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71A70705"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Flade</w:t>
            </w:r>
          </w:p>
        </w:tc>
      </w:tr>
      <w:tr w:rsidR="00CB4BEB" w:rsidRPr="0051728E" w14:paraId="2A6F5BD8" w14:textId="77777777" w:rsidTr="003C0924">
        <w:trPr>
          <w:trHeight w:hRule="exact" w:val="255"/>
        </w:trPr>
        <w:tc>
          <w:tcPr>
            <w:tcW w:w="2235" w:type="dxa"/>
            <w:shd w:val="clear" w:color="auto" w:fill="E0E0E0"/>
            <w:vAlign w:val="bottom"/>
          </w:tcPr>
          <w:p w14:paraId="3EB67252"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784C83F6" w14:textId="77777777" w:rsidR="00CB4BEB" w:rsidRPr="00E6255A" w:rsidRDefault="00CB4BEB" w:rsidP="003C0924">
            <w:pPr>
              <w:rPr>
                <w:rFonts w:ascii="Trebuchet MS" w:hAnsi="Trebuchet MS" w:cs="Trebuchet MS"/>
                <w:sz w:val="18"/>
                <w:szCs w:val="18"/>
              </w:rPr>
            </w:pPr>
          </w:p>
        </w:tc>
      </w:tr>
      <w:tr w:rsidR="00CB4BEB" w:rsidRPr="00113FBA" w14:paraId="57A9996E" w14:textId="77777777" w:rsidTr="003C0924">
        <w:trPr>
          <w:trHeight w:hRule="exact" w:val="255"/>
        </w:trPr>
        <w:tc>
          <w:tcPr>
            <w:tcW w:w="2235" w:type="dxa"/>
            <w:shd w:val="clear" w:color="auto" w:fill="E0E0E0"/>
            <w:vAlign w:val="bottom"/>
          </w:tcPr>
          <w:p w14:paraId="0D234177" w14:textId="77777777" w:rsidR="00CB4BEB" w:rsidRPr="00E6255A" w:rsidRDefault="00CB4BEB" w:rsidP="003C0924">
            <w:pPr>
              <w:rPr>
                <w:rFonts w:ascii="Trebuchet MS" w:hAnsi="Trebuchet MS" w:cs="Trebuchet MS"/>
                <w:sz w:val="18"/>
                <w:szCs w:val="18"/>
              </w:rPr>
            </w:pPr>
            <w:proofErr w:type="spellStart"/>
            <w:r w:rsidRPr="00E6255A">
              <w:rPr>
                <w:rFonts w:ascii="Trebuchet MS" w:hAnsi="Trebuchet MS" w:cs="Trebuchet MS"/>
                <w:sz w:val="18"/>
                <w:szCs w:val="18"/>
              </w:rPr>
              <w:t>KLE_koder</w:t>
            </w:r>
            <w:proofErr w:type="spellEnd"/>
          </w:p>
        </w:tc>
        <w:tc>
          <w:tcPr>
            <w:tcW w:w="11340" w:type="dxa"/>
            <w:shd w:val="clear" w:color="auto" w:fill="FFFFFF"/>
            <w:vAlign w:val="bottom"/>
          </w:tcPr>
          <w:p w14:paraId="1C933D76" w14:textId="77777777" w:rsidR="00CB4BEB" w:rsidRPr="00E6255A" w:rsidRDefault="00CB4BEB" w:rsidP="003C0924">
            <w:pPr>
              <w:rPr>
                <w:rFonts w:ascii="Trebuchet MS" w:hAnsi="Trebuchet MS" w:cs="Trebuchet MS"/>
                <w:sz w:val="18"/>
                <w:szCs w:val="18"/>
              </w:rPr>
            </w:pPr>
            <w:r w:rsidRPr="00B02B0B">
              <w:rPr>
                <w:rFonts w:ascii="Trebuchet MS" w:hAnsi="Trebuchet MS" w:cs="Trebuchet MS"/>
                <w:sz w:val="18"/>
                <w:szCs w:val="18"/>
              </w:rPr>
              <w:t>14.00</w:t>
            </w:r>
          </w:p>
        </w:tc>
      </w:tr>
    </w:tbl>
    <w:p w14:paraId="206FE854" w14:textId="77777777" w:rsidR="00CB4BEB" w:rsidRPr="00113FBA" w:rsidRDefault="00CB4BEB" w:rsidP="00CB4BEB">
      <w:pPr>
        <w:rPr>
          <w:rFonts w:ascii="Trebuchet MS" w:hAnsi="Trebuchet MS"/>
          <w:b/>
          <w:bCs/>
          <w:color w:val="4F81BD"/>
          <w:sz w:val="24"/>
        </w:rPr>
      </w:pPr>
      <w:r w:rsidRPr="00113FBA">
        <w:rPr>
          <w:color w:val="4F81BD"/>
        </w:rPr>
        <w:br w:type="page"/>
      </w:r>
    </w:p>
    <w:p w14:paraId="0030B06B" w14:textId="77777777" w:rsidR="00CB4BEB" w:rsidRPr="00A32757" w:rsidRDefault="00CB4BEB" w:rsidP="00CB4BEB">
      <w:pPr>
        <w:pStyle w:val="Overskrift6"/>
      </w:pPr>
      <w:r>
        <w:lastRenderedPageBreak/>
        <w:t>5.12.4.2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75"/>
        <w:gridCol w:w="9951"/>
      </w:tblGrid>
      <w:tr w:rsidR="00CB4BEB" w:rsidRPr="0051728E" w14:paraId="408FC645" w14:textId="77777777" w:rsidTr="003C0924">
        <w:trPr>
          <w:trHeight w:hRule="exact" w:val="255"/>
        </w:trPr>
        <w:tc>
          <w:tcPr>
            <w:tcW w:w="3510" w:type="dxa"/>
            <w:shd w:val="clear" w:color="auto" w:fill="D9D9D9"/>
            <w:vAlign w:val="bottom"/>
          </w:tcPr>
          <w:p w14:paraId="66EC9A7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10142" w:type="dxa"/>
            <w:shd w:val="clear" w:color="auto" w:fill="D9D9D9"/>
            <w:vAlign w:val="bottom"/>
          </w:tcPr>
          <w:p w14:paraId="1DEDA2E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144A8FB2" w14:textId="77777777" w:rsidTr="00B02B0B">
        <w:trPr>
          <w:trHeight w:hRule="exact" w:val="1073"/>
        </w:trPr>
        <w:tc>
          <w:tcPr>
            <w:tcW w:w="3510" w:type="dxa"/>
            <w:shd w:val="clear" w:color="auto" w:fill="E0E0E0"/>
            <w:vAlign w:val="center"/>
          </w:tcPr>
          <w:p w14:paraId="66B6280B"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10142" w:type="dxa"/>
            <w:shd w:val="clear" w:color="auto" w:fill="FFFFFF"/>
            <w:vAlign w:val="bottom"/>
          </w:tcPr>
          <w:p w14:paraId="752B2C2C"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Inddelingen er normalt sket ud fra hvem der hurtigst kan komme frem, så andre distriktsgrænser/flader kan normalt ikke genanvendes. Data i form af papirkort kan fås hos den lokale indsatsleder. Der må ikke klippe ved kommunegrænsen, da der ofte er lokalaftaler og at dække lidt ind over hinanden hvor det er en fordel. Ved revision af grænserne kan ses på historisk udryknings-/ankomsttider for at se på forbedringsmulighederne.</w:t>
            </w:r>
          </w:p>
        </w:tc>
      </w:tr>
      <w:tr w:rsidR="00CB4BEB" w:rsidRPr="0051728E" w14:paraId="0B5B3E44" w14:textId="77777777" w:rsidTr="003C0924">
        <w:trPr>
          <w:trHeight w:hRule="exact" w:val="255"/>
        </w:trPr>
        <w:tc>
          <w:tcPr>
            <w:tcW w:w="3510" w:type="dxa"/>
            <w:shd w:val="clear" w:color="auto" w:fill="E0E0E0"/>
            <w:vAlign w:val="bottom"/>
          </w:tcPr>
          <w:p w14:paraId="0B774EF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10142" w:type="dxa"/>
            <w:shd w:val="clear" w:color="auto" w:fill="FFFFFF"/>
            <w:vAlign w:val="bottom"/>
          </w:tcPr>
          <w:p w14:paraId="7B1C64FD"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distrikt nr./navn og hvem der rykker ud.</w:t>
            </w:r>
          </w:p>
        </w:tc>
      </w:tr>
      <w:tr w:rsidR="00CB4BEB" w:rsidRPr="0051728E" w14:paraId="5A422476" w14:textId="77777777" w:rsidTr="003C0924">
        <w:trPr>
          <w:trHeight w:hRule="exact" w:val="255"/>
        </w:trPr>
        <w:tc>
          <w:tcPr>
            <w:tcW w:w="3510" w:type="dxa"/>
            <w:shd w:val="clear" w:color="auto" w:fill="E0E0E0"/>
            <w:vAlign w:val="bottom"/>
          </w:tcPr>
          <w:p w14:paraId="4670700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10142" w:type="dxa"/>
            <w:shd w:val="clear" w:color="auto" w:fill="FFFFFF"/>
            <w:vAlign w:val="bottom"/>
          </w:tcPr>
          <w:p w14:paraId="62866E4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1 ha</w:t>
            </w:r>
          </w:p>
        </w:tc>
      </w:tr>
      <w:tr w:rsidR="00CB4BEB" w:rsidRPr="0051728E" w14:paraId="09D46C4C" w14:textId="77777777" w:rsidTr="003C0924">
        <w:trPr>
          <w:trHeight w:hRule="exact" w:val="255"/>
        </w:trPr>
        <w:tc>
          <w:tcPr>
            <w:tcW w:w="3510" w:type="dxa"/>
            <w:shd w:val="clear" w:color="auto" w:fill="E0E0E0"/>
            <w:vAlign w:val="bottom"/>
          </w:tcPr>
          <w:p w14:paraId="367DAE5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10142" w:type="dxa"/>
            <w:shd w:val="clear" w:color="auto" w:fill="FFFFFF"/>
            <w:vAlign w:val="bottom"/>
          </w:tcPr>
          <w:p w14:paraId="0E951F0A" w14:textId="77777777" w:rsidR="00CB4BEB" w:rsidRPr="00024C60" w:rsidRDefault="00CB4BEB" w:rsidP="003C0924">
            <w:pPr>
              <w:rPr>
                <w:rFonts w:ascii="Trebuchet MS" w:hAnsi="Trebuchet MS" w:cs="Trebuchet MS"/>
                <w:sz w:val="18"/>
                <w:szCs w:val="18"/>
              </w:rPr>
            </w:pPr>
          </w:p>
        </w:tc>
      </w:tr>
      <w:tr w:rsidR="00CB4BEB" w:rsidRPr="0051728E" w14:paraId="7CA05F95" w14:textId="77777777" w:rsidTr="003C0924">
        <w:trPr>
          <w:trHeight w:hRule="exact" w:val="255"/>
        </w:trPr>
        <w:tc>
          <w:tcPr>
            <w:tcW w:w="3510" w:type="dxa"/>
            <w:shd w:val="clear" w:color="auto" w:fill="E0E0E0"/>
            <w:vAlign w:val="bottom"/>
          </w:tcPr>
          <w:p w14:paraId="354B52C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10142" w:type="dxa"/>
            <w:shd w:val="clear" w:color="auto" w:fill="FFFFFF"/>
            <w:vAlign w:val="bottom"/>
          </w:tcPr>
          <w:p w14:paraId="25B3C52F"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Snap, så der ikke er huller eller overlap.</w:t>
            </w:r>
          </w:p>
        </w:tc>
      </w:tr>
      <w:tr w:rsidR="00CB4BEB" w:rsidRPr="0051728E" w14:paraId="7276FCBE" w14:textId="77777777" w:rsidTr="003C0924">
        <w:trPr>
          <w:trHeight w:hRule="exact" w:val="510"/>
        </w:trPr>
        <w:tc>
          <w:tcPr>
            <w:tcW w:w="3510" w:type="dxa"/>
            <w:shd w:val="clear" w:color="auto" w:fill="E0E0E0"/>
            <w:vAlign w:val="bottom"/>
          </w:tcPr>
          <w:p w14:paraId="2F7FCA3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10142" w:type="dxa"/>
            <w:shd w:val="clear" w:color="auto" w:fill="FFFFFF"/>
            <w:vAlign w:val="center"/>
          </w:tcPr>
          <w:p w14:paraId="547DA02F"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63E1DBE8" w14:textId="77777777" w:rsidR="004E7F65" w:rsidRDefault="004E7F65" w:rsidP="004E7F65">
      <w:bookmarkStart w:id="2896" w:name="_Toc63351509"/>
    </w:p>
    <w:p w14:paraId="59CB04C6" w14:textId="229FB4A5" w:rsidR="00CB4BEB" w:rsidRDefault="00CB4BEB" w:rsidP="00CB4BEB">
      <w:pPr>
        <w:pStyle w:val="Overskrift2"/>
        <w:rPr>
          <w:kern w:val="32"/>
        </w:rPr>
      </w:pPr>
      <w:bookmarkStart w:id="2897" w:name="_Toc122436158"/>
      <w:r>
        <w:rPr>
          <w:kern w:val="32"/>
        </w:rPr>
        <w:t>5.12.5</w:t>
      </w:r>
      <w:r w:rsidRPr="00066C65">
        <w:rPr>
          <w:kern w:val="32"/>
        </w:rPr>
        <w:t xml:space="preserve"> </w:t>
      </w:r>
      <w:r w:rsidRPr="00901641">
        <w:rPr>
          <w:kern w:val="32"/>
        </w:rPr>
        <w:t>Risiko virksomhed</w:t>
      </w:r>
      <w:r w:rsidRPr="00066C65">
        <w:rPr>
          <w:kern w:val="32"/>
        </w:rPr>
        <w:t xml:space="preserve"> (</w:t>
      </w:r>
      <w:r>
        <w:rPr>
          <w:kern w:val="32"/>
        </w:rPr>
        <w:t>6104</w:t>
      </w:r>
      <w:r w:rsidRPr="00066C65">
        <w:rPr>
          <w:kern w:val="32"/>
        </w:rPr>
        <w:t>)</w:t>
      </w:r>
      <w:r>
        <w:rPr>
          <w:kern w:val="32"/>
        </w:rPr>
        <w:t xml:space="preserve"> *</w:t>
      </w:r>
      <w:bookmarkEnd w:id="2896"/>
      <w:bookmarkEnd w:id="2897"/>
      <w:r w:rsidRPr="007C3785">
        <w:rPr>
          <w:kern w:val="32"/>
        </w:rPr>
        <w:t xml:space="preserve"> </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9"/>
        <w:gridCol w:w="5278"/>
        <w:gridCol w:w="1155"/>
        <w:gridCol w:w="1356"/>
        <w:gridCol w:w="1478"/>
        <w:gridCol w:w="2720"/>
      </w:tblGrid>
      <w:tr w:rsidR="00CB4BEB" w:rsidRPr="0051728E" w14:paraId="432E480A" w14:textId="77777777" w:rsidTr="003C0924">
        <w:tc>
          <w:tcPr>
            <w:tcW w:w="1729" w:type="dxa"/>
            <w:tcBorders>
              <w:bottom w:val="single" w:sz="4" w:space="0" w:color="auto"/>
            </w:tcBorders>
            <w:shd w:val="clear" w:color="auto" w:fill="D9D9D9"/>
            <w:vAlign w:val="center"/>
          </w:tcPr>
          <w:p w14:paraId="5C831497"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5278" w:type="dxa"/>
            <w:tcBorders>
              <w:bottom w:val="single" w:sz="4" w:space="0" w:color="auto"/>
            </w:tcBorders>
            <w:shd w:val="clear" w:color="auto" w:fill="D9D9D9"/>
            <w:vAlign w:val="center"/>
          </w:tcPr>
          <w:p w14:paraId="2BB9DDF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14842E69"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2DF52D0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78" w:type="dxa"/>
            <w:tcBorders>
              <w:bottom w:val="single" w:sz="4" w:space="0" w:color="auto"/>
            </w:tcBorders>
            <w:shd w:val="clear" w:color="auto" w:fill="D9D9D9"/>
            <w:vAlign w:val="center"/>
          </w:tcPr>
          <w:p w14:paraId="31CDA9A2"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39F16CE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720" w:type="dxa"/>
            <w:shd w:val="clear" w:color="auto" w:fill="D9D9D9"/>
            <w:vAlign w:val="center"/>
          </w:tcPr>
          <w:p w14:paraId="7DEB33C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65C3B2EB" w14:textId="77777777" w:rsidTr="003C0924">
        <w:trPr>
          <w:trHeight w:hRule="exact" w:val="255"/>
        </w:trPr>
        <w:tc>
          <w:tcPr>
            <w:tcW w:w="1729" w:type="dxa"/>
            <w:tcBorders>
              <w:top w:val="single" w:sz="4" w:space="0" w:color="auto"/>
              <w:left w:val="single" w:sz="4" w:space="0" w:color="auto"/>
              <w:bottom w:val="single" w:sz="4" w:space="0" w:color="auto"/>
              <w:right w:val="single" w:sz="4" w:space="0" w:color="auto"/>
            </w:tcBorders>
            <w:shd w:val="clear" w:color="auto" w:fill="D9D9D9"/>
            <w:vAlign w:val="bottom"/>
          </w:tcPr>
          <w:p w14:paraId="618E6D17" w14:textId="77777777" w:rsidR="00CB4BEB" w:rsidRPr="004D7EBF" w:rsidRDefault="00CB4BEB" w:rsidP="003C0924">
            <w:pPr>
              <w:rPr>
                <w:rFonts w:ascii="Trebuchet MS" w:hAnsi="Trebuchet MS"/>
                <w:sz w:val="18"/>
                <w:szCs w:val="18"/>
              </w:rPr>
            </w:pPr>
            <w:proofErr w:type="spellStart"/>
            <w:r>
              <w:rPr>
                <w:rFonts w:ascii="Trebuchet MS" w:hAnsi="Trebuchet MS"/>
                <w:sz w:val="18"/>
                <w:szCs w:val="18"/>
              </w:rPr>
              <w:t>risiko</w:t>
            </w:r>
            <w:r w:rsidRPr="004D7EBF">
              <w:rPr>
                <w:rFonts w:ascii="Trebuchet MS" w:hAnsi="Trebuchet MS"/>
                <w:sz w:val="18"/>
                <w:szCs w:val="18"/>
              </w:rPr>
              <w:t>type_kode</w:t>
            </w:r>
            <w:proofErr w:type="spellEnd"/>
          </w:p>
        </w:tc>
        <w:tc>
          <w:tcPr>
            <w:tcW w:w="5278" w:type="dxa"/>
            <w:tcBorders>
              <w:top w:val="single" w:sz="4" w:space="0" w:color="auto"/>
              <w:left w:val="single" w:sz="4" w:space="0" w:color="auto"/>
              <w:bottom w:val="single" w:sz="4" w:space="0" w:color="auto"/>
              <w:right w:val="single" w:sz="4" w:space="0" w:color="auto"/>
            </w:tcBorders>
            <w:shd w:val="clear" w:color="auto" w:fill="FFFFFF"/>
            <w:vAlign w:val="bottom"/>
          </w:tcPr>
          <w:p w14:paraId="2FFBF3CF" w14:textId="77777777" w:rsidR="00CB4BEB" w:rsidRPr="004D7EBF" w:rsidRDefault="00CB4BEB" w:rsidP="003C0924">
            <w:pPr>
              <w:rPr>
                <w:rFonts w:ascii="Trebuchet MS" w:hAnsi="Trebuchet MS"/>
                <w:sz w:val="18"/>
                <w:szCs w:val="18"/>
              </w:rPr>
            </w:pPr>
            <w:r>
              <w:rPr>
                <w:rFonts w:ascii="Trebuchet MS" w:hAnsi="Trebuchet MS"/>
                <w:sz w:val="18"/>
                <w:szCs w:val="18"/>
              </w:rPr>
              <w:t>Kode for t</w:t>
            </w:r>
            <w:r w:rsidRPr="004D7EBF">
              <w:rPr>
                <w:rFonts w:ascii="Trebuchet MS" w:hAnsi="Trebuchet MS"/>
                <w:sz w:val="18"/>
                <w:szCs w:val="18"/>
              </w:rPr>
              <w:t>ype af risikovirksomhed</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6FC5079D" w14:textId="77777777" w:rsidR="00CB4BEB" w:rsidRPr="004D7EBF" w:rsidRDefault="00CB4BEB" w:rsidP="003C0924">
            <w:pPr>
              <w:rPr>
                <w:rFonts w:ascii="Trebuchet MS" w:hAnsi="Trebuchet MS" w:cs="Trebuchet MS"/>
                <w:sz w:val="18"/>
                <w:szCs w:val="18"/>
              </w:rPr>
            </w:pPr>
            <w:r w:rsidRPr="004D7EBF">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74C213CF" w14:textId="77777777" w:rsidR="00CB4BEB" w:rsidRPr="004D7EBF" w:rsidRDefault="00CB4BEB" w:rsidP="003C0924">
            <w:pPr>
              <w:rPr>
                <w:rFonts w:ascii="Trebuchet MS" w:hAnsi="Trebuchet MS" w:cs="Trebuchet MS"/>
                <w:sz w:val="18"/>
                <w:szCs w:val="18"/>
              </w:rPr>
            </w:pPr>
            <w:r w:rsidRPr="004D7EBF">
              <w:rPr>
                <w:rFonts w:ascii="Trebuchet MS" w:hAnsi="Trebuchet MS" w:cs="Trebuchet MS"/>
                <w:sz w:val="18"/>
                <w:szCs w:val="18"/>
              </w:rPr>
              <w:t>1-</w:t>
            </w:r>
            <w:r>
              <w:rPr>
                <w:rFonts w:ascii="Trebuchet MS" w:hAnsi="Trebuchet MS" w:cs="Trebuchet MS"/>
                <w:sz w:val="18"/>
                <w:szCs w:val="18"/>
              </w:rPr>
              <w:t>9</w:t>
            </w:r>
          </w:p>
        </w:tc>
        <w:tc>
          <w:tcPr>
            <w:tcW w:w="1478" w:type="dxa"/>
            <w:tcBorders>
              <w:top w:val="single" w:sz="4" w:space="0" w:color="auto"/>
              <w:left w:val="single" w:sz="4" w:space="0" w:color="auto"/>
              <w:bottom w:val="single" w:sz="4" w:space="0" w:color="auto"/>
              <w:right w:val="single" w:sz="4" w:space="0" w:color="auto"/>
            </w:tcBorders>
            <w:shd w:val="clear" w:color="auto" w:fill="FFFFFF"/>
            <w:vAlign w:val="bottom"/>
          </w:tcPr>
          <w:p w14:paraId="547EDD1E" w14:textId="77777777" w:rsidR="00CB4BEB" w:rsidRPr="004D7EBF"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720" w:type="dxa"/>
            <w:tcBorders>
              <w:top w:val="single" w:sz="4" w:space="0" w:color="auto"/>
              <w:left w:val="single" w:sz="4" w:space="0" w:color="auto"/>
              <w:bottom w:val="single" w:sz="4" w:space="0" w:color="auto"/>
              <w:right w:val="single" w:sz="4" w:space="0" w:color="auto"/>
            </w:tcBorders>
            <w:shd w:val="clear" w:color="auto" w:fill="FFFFFF"/>
            <w:vAlign w:val="bottom"/>
          </w:tcPr>
          <w:p w14:paraId="21F5978D" w14:textId="77777777" w:rsidR="00CB4BEB" w:rsidRPr="00BF52F8" w:rsidRDefault="00CB4BEB" w:rsidP="003C0924">
            <w:pPr>
              <w:rPr>
                <w:rFonts w:ascii="Trebuchet MS" w:hAnsi="Trebuchet MS" w:cs="Trebuchet MS"/>
                <w:sz w:val="18"/>
                <w:szCs w:val="18"/>
              </w:rPr>
            </w:pPr>
            <w:r>
              <w:rPr>
                <w:rFonts w:ascii="Trebuchet MS" w:hAnsi="Trebuchet MS" w:cs="Trebuchet MS"/>
                <w:sz w:val="18"/>
                <w:szCs w:val="18"/>
              </w:rPr>
              <w:t>3</w:t>
            </w:r>
          </w:p>
        </w:tc>
      </w:tr>
      <w:tr w:rsidR="00CB4BEB" w:rsidRPr="00CE1917" w14:paraId="12E4B391" w14:textId="77777777" w:rsidTr="003C0924">
        <w:trPr>
          <w:trHeight w:hRule="exact" w:val="255"/>
        </w:trPr>
        <w:tc>
          <w:tcPr>
            <w:tcW w:w="1729" w:type="dxa"/>
            <w:tcBorders>
              <w:top w:val="single" w:sz="4" w:space="0" w:color="auto"/>
              <w:left w:val="single" w:sz="4" w:space="0" w:color="auto"/>
              <w:bottom w:val="single" w:sz="4" w:space="0" w:color="auto"/>
              <w:right w:val="single" w:sz="4" w:space="0" w:color="auto"/>
            </w:tcBorders>
            <w:shd w:val="clear" w:color="auto" w:fill="99CCFF"/>
            <w:vAlign w:val="bottom"/>
          </w:tcPr>
          <w:p w14:paraId="1FB3D224" w14:textId="77777777" w:rsidR="00CB4BEB" w:rsidRPr="004D7EBF" w:rsidRDefault="00CB4BEB" w:rsidP="003C0924">
            <w:pPr>
              <w:rPr>
                <w:rFonts w:ascii="Trebuchet MS" w:hAnsi="Trebuchet MS"/>
                <w:sz w:val="18"/>
                <w:szCs w:val="18"/>
              </w:rPr>
            </w:pPr>
            <w:r>
              <w:rPr>
                <w:rFonts w:ascii="Trebuchet MS" w:hAnsi="Trebuchet MS"/>
                <w:sz w:val="18"/>
                <w:szCs w:val="18"/>
              </w:rPr>
              <w:t>risiko</w:t>
            </w:r>
            <w:r w:rsidRPr="004D7EBF">
              <w:rPr>
                <w:rFonts w:ascii="Trebuchet MS" w:hAnsi="Trebuchet MS"/>
                <w:sz w:val="18"/>
                <w:szCs w:val="18"/>
              </w:rPr>
              <w:t>type</w:t>
            </w:r>
          </w:p>
        </w:tc>
        <w:tc>
          <w:tcPr>
            <w:tcW w:w="5278" w:type="dxa"/>
            <w:tcBorders>
              <w:top w:val="single" w:sz="4" w:space="0" w:color="auto"/>
              <w:left w:val="single" w:sz="4" w:space="0" w:color="auto"/>
              <w:bottom w:val="single" w:sz="4" w:space="0" w:color="auto"/>
              <w:right w:val="single" w:sz="4" w:space="0" w:color="auto"/>
            </w:tcBorders>
            <w:shd w:val="clear" w:color="auto" w:fill="99CCFF"/>
            <w:vAlign w:val="bottom"/>
          </w:tcPr>
          <w:p w14:paraId="509170B7" w14:textId="77777777" w:rsidR="00CB4BEB" w:rsidRPr="004D7EBF" w:rsidRDefault="00CB4BEB" w:rsidP="003C0924">
            <w:pPr>
              <w:rPr>
                <w:rFonts w:ascii="Trebuchet MS" w:hAnsi="Trebuchet MS"/>
                <w:sz w:val="18"/>
                <w:szCs w:val="18"/>
              </w:rPr>
            </w:pPr>
            <w:r w:rsidRPr="004D7EBF">
              <w:rPr>
                <w:rFonts w:ascii="Trebuchet MS" w:hAnsi="Trebuchet MS"/>
                <w:sz w:val="18"/>
                <w:szCs w:val="18"/>
              </w:rPr>
              <w:t>Type af risikovirksomhed</w:t>
            </w:r>
          </w:p>
        </w:tc>
        <w:tc>
          <w:tcPr>
            <w:tcW w:w="1155" w:type="dxa"/>
            <w:tcBorders>
              <w:top w:val="single" w:sz="4" w:space="0" w:color="auto"/>
              <w:left w:val="single" w:sz="4" w:space="0" w:color="auto"/>
              <w:bottom w:val="single" w:sz="4" w:space="0" w:color="auto"/>
              <w:right w:val="single" w:sz="4" w:space="0" w:color="auto"/>
            </w:tcBorders>
            <w:shd w:val="clear" w:color="auto" w:fill="99CCFF"/>
            <w:vAlign w:val="bottom"/>
          </w:tcPr>
          <w:p w14:paraId="769DFAD0" w14:textId="77777777" w:rsidR="00CB4BEB" w:rsidRPr="004D7EBF" w:rsidRDefault="00CB4BEB" w:rsidP="003C0924">
            <w:pPr>
              <w:rPr>
                <w:rFonts w:ascii="Trebuchet MS" w:hAnsi="Trebuchet MS" w:cs="Trebuchet MS"/>
                <w:sz w:val="18"/>
                <w:szCs w:val="18"/>
              </w:rPr>
            </w:pPr>
            <w:r w:rsidRPr="004D7EBF">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99CCFF"/>
            <w:vAlign w:val="bottom"/>
          </w:tcPr>
          <w:p w14:paraId="25ABF1B4" w14:textId="77777777" w:rsidR="00CB4BEB" w:rsidRPr="004D7EBF" w:rsidRDefault="00CB4BEB" w:rsidP="003C0924">
            <w:pPr>
              <w:rPr>
                <w:rFonts w:ascii="Trebuchet MS" w:hAnsi="Trebuchet MS" w:cs="Trebuchet MS"/>
                <w:sz w:val="18"/>
                <w:szCs w:val="18"/>
              </w:rPr>
            </w:pPr>
            <w:r w:rsidRPr="004D7EBF">
              <w:rPr>
                <w:rFonts w:ascii="Trebuchet MS" w:hAnsi="Trebuchet MS" w:cs="Trebuchet MS"/>
                <w:sz w:val="18"/>
                <w:szCs w:val="18"/>
              </w:rPr>
              <w:t>0-50 tegn</w:t>
            </w:r>
          </w:p>
        </w:tc>
        <w:tc>
          <w:tcPr>
            <w:tcW w:w="1478" w:type="dxa"/>
            <w:tcBorders>
              <w:top w:val="single" w:sz="4" w:space="0" w:color="auto"/>
              <w:left w:val="single" w:sz="4" w:space="0" w:color="auto"/>
              <w:bottom w:val="single" w:sz="4" w:space="0" w:color="auto"/>
              <w:right w:val="single" w:sz="4" w:space="0" w:color="auto"/>
            </w:tcBorders>
            <w:shd w:val="clear" w:color="auto" w:fill="99CCFF"/>
            <w:vAlign w:val="bottom"/>
          </w:tcPr>
          <w:p w14:paraId="50644ED8" w14:textId="77777777" w:rsidR="00CB4BEB" w:rsidRPr="004D7EBF"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720" w:type="dxa"/>
            <w:tcBorders>
              <w:top w:val="single" w:sz="4" w:space="0" w:color="auto"/>
              <w:left w:val="single" w:sz="4" w:space="0" w:color="auto"/>
              <w:bottom w:val="single" w:sz="4" w:space="0" w:color="auto"/>
              <w:right w:val="single" w:sz="4" w:space="0" w:color="auto"/>
            </w:tcBorders>
            <w:shd w:val="clear" w:color="auto" w:fill="99CCFF"/>
            <w:vAlign w:val="bottom"/>
          </w:tcPr>
          <w:p w14:paraId="3331A71C" w14:textId="77777777" w:rsidR="00CB4BEB" w:rsidRPr="004D7EBF" w:rsidRDefault="00CB4BEB" w:rsidP="003C0924">
            <w:pPr>
              <w:rPr>
                <w:rFonts w:ascii="Trebuchet MS" w:hAnsi="Trebuchet MS" w:cs="Trebuchet MS"/>
                <w:sz w:val="18"/>
                <w:szCs w:val="18"/>
              </w:rPr>
            </w:pPr>
            <w:r w:rsidRPr="004D7EBF">
              <w:rPr>
                <w:rFonts w:ascii="Trebuchet MS" w:hAnsi="Trebuchet MS" w:cs="Trebuchet MS"/>
                <w:sz w:val="18"/>
                <w:szCs w:val="18"/>
              </w:rPr>
              <w:t>Brandsynspligtige virksomhed</w:t>
            </w:r>
          </w:p>
        </w:tc>
      </w:tr>
      <w:tr w:rsidR="00CB4BEB" w:rsidRPr="00CE1917" w14:paraId="017CE290" w14:textId="77777777" w:rsidTr="003C0924">
        <w:trPr>
          <w:trHeight w:hRule="exact" w:val="510"/>
        </w:trPr>
        <w:tc>
          <w:tcPr>
            <w:tcW w:w="1729" w:type="dxa"/>
            <w:tcBorders>
              <w:top w:val="single" w:sz="4" w:space="0" w:color="auto"/>
              <w:left w:val="single" w:sz="4" w:space="0" w:color="auto"/>
              <w:bottom w:val="nil"/>
              <w:right w:val="single" w:sz="4" w:space="0" w:color="auto"/>
            </w:tcBorders>
            <w:shd w:val="clear" w:color="auto" w:fill="D9D9D9"/>
            <w:vAlign w:val="center"/>
          </w:tcPr>
          <w:p w14:paraId="6AC985B5" w14:textId="77777777" w:rsidR="00CB4BEB" w:rsidRPr="004D7EBF" w:rsidRDefault="00CB4BEB" w:rsidP="003C0924">
            <w:pPr>
              <w:rPr>
                <w:rFonts w:ascii="Trebuchet MS" w:hAnsi="Trebuchet MS"/>
                <w:sz w:val="18"/>
                <w:szCs w:val="18"/>
              </w:rPr>
            </w:pPr>
            <w:proofErr w:type="spellStart"/>
            <w:r>
              <w:rPr>
                <w:rFonts w:ascii="Trebuchet MS" w:hAnsi="Trebuchet MS"/>
                <w:sz w:val="18"/>
                <w:szCs w:val="18"/>
              </w:rPr>
              <w:t>cvr_risi_virk</w:t>
            </w:r>
            <w:proofErr w:type="spellEnd"/>
          </w:p>
        </w:tc>
        <w:tc>
          <w:tcPr>
            <w:tcW w:w="5278" w:type="dxa"/>
            <w:tcBorders>
              <w:top w:val="single" w:sz="4" w:space="0" w:color="auto"/>
              <w:left w:val="single" w:sz="4" w:space="0" w:color="auto"/>
              <w:bottom w:val="nil"/>
              <w:right w:val="single" w:sz="4" w:space="0" w:color="auto"/>
            </w:tcBorders>
            <w:shd w:val="clear" w:color="auto" w:fill="FFFFFF"/>
            <w:vAlign w:val="center"/>
          </w:tcPr>
          <w:p w14:paraId="501B6E42" w14:textId="77777777" w:rsidR="00CB4BEB" w:rsidRPr="004D7EBF" w:rsidRDefault="00CB4BEB" w:rsidP="003C0924">
            <w:pPr>
              <w:rPr>
                <w:rFonts w:ascii="Trebuchet MS" w:hAnsi="Trebuchet MS"/>
                <w:sz w:val="18"/>
                <w:szCs w:val="18"/>
              </w:rPr>
            </w:pPr>
            <w:r w:rsidRPr="004D7EBF">
              <w:rPr>
                <w:rFonts w:ascii="Trebuchet MS" w:hAnsi="Trebuchet MS"/>
                <w:sz w:val="18"/>
                <w:szCs w:val="18"/>
              </w:rPr>
              <w:t>Virksomhedens CVR-nummer</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761BD68" w14:textId="77777777" w:rsidR="00CB4BEB" w:rsidRPr="00860575" w:rsidRDefault="00CB4BEB" w:rsidP="003C0924">
            <w:pPr>
              <w:rPr>
                <w:rFonts w:ascii="Trebuchet MS" w:hAnsi="Trebuchet MS"/>
                <w:sz w:val="18"/>
                <w:szCs w:val="18"/>
              </w:rPr>
            </w:pPr>
            <w:r w:rsidRPr="00860575">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0BAC1A0C" w14:textId="77777777" w:rsidR="00CB4BEB" w:rsidRPr="00860575" w:rsidRDefault="00CB4BEB" w:rsidP="003C0924">
            <w:pPr>
              <w:rPr>
                <w:rFonts w:ascii="Trebuchet MS" w:hAnsi="Trebuchet MS"/>
                <w:sz w:val="18"/>
                <w:szCs w:val="18"/>
              </w:rPr>
            </w:pPr>
            <w:r w:rsidRPr="00F201D7">
              <w:rPr>
                <w:rFonts w:ascii="Trebuchet MS" w:hAnsi="Trebuchet MS"/>
                <w:sz w:val="18"/>
                <w:szCs w:val="18"/>
              </w:rPr>
              <w:t>10000000-99999999</w:t>
            </w:r>
          </w:p>
        </w:tc>
        <w:tc>
          <w:tcPr>
            <w:tcW w:w="1478" w:type="dxa"/>
            <w:tcBorders>
              <w:top w:val="single" w:sz="4" w:space="0" w:color="auto"/>
              <w:left w:val="single" w:sz="4" w:space="0" w:color="auto"/>
              <w:bottom w:val="nil"/>
              <w:right w:val="single" w:sz="4" w:space="0" w:color="auto"/>
            </w:tcBorders>
            <w:shd w:val="clear" w:color="auto" w:fill="FFFFFF"/>
            <w:vAlign w:val="center"/>
          </w:tcPr>
          <w:p w14:paraId="646FFAF9" w14:textId="77777777" w:rsidR="00CB4BEB" w:rsidRPr="009D01CC" w:rsidRDefault="00CB4BEB" w:rsidP="003C0924">
            <w:pPr>
              <w:jc w:val="center"/>
              <w:rPr>
                <w:rFonts w:ascii="Trebuchet MS" w:hAnsi="Trebuchet MS" w:cs="Trebuchet MS"/>
                <w:sz w:val="18"/>
                <w:szCs w:val="18"/>
              </w:rPr>
            </w:pPr>
            <w:r w:rsidRPr="009D01CC">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center"/>
          </w:tcPr>
          <w:p w14:paraId="36FC20A3" w14:textId="77777777" w:rsidR="00CB4BEB" w:rsidRPr="009D01CC" w:rsidRDefault="00CB4BEB" w:rsidP="003C0924">
            <w:pPr>
              <w:rPr>
                <w:rFonts w:ascii="Trebuchet MS" w:hAnsi="Trebuchet MS" w:cs="Trebuchet MS"/>
                <w:sz w:val="18"/>
                <w:szCs w:val="18"/>
              </w:rPr>
            </w:pPr>
            <w:r w:rsidRPr="009D01CC">
              <w:rPr>
                <w:rFonts w:ascii="Trebuchet MS" w:hAnsi="Trebuchet MS" w:cs="Trebuchet MS"/>
                <w:sz w:val="18"/>
                <w:szCs w:val="18"/>
              </w:rPr>
              <w:t>29189633</w:t>
            </w:r>
          </w:p>
        </w:tc>
      </w:tr>
      <w:tr w:rsidR="00CB4BEB" w:rsidRPr="00CE1917" w14:paraId="62644441" w14:textId="77777777" w:rsidTr="003C0924">
        <w:trPr>
          <w:trHeight w:hRule="exact" w:val="510"/>
        </w:trPr>
        <w:tc>
          <w:tcPr>
            <w:tcW w:w="1729" w:type="dxa"/>
            <w:tcBorders>
              <w:top w:val="single" w:sz="4" w:space="0" w:color="auto"/>
              <w:left w:val="single" w:sz="4" w:space="0" w:color="auto"/>
              <w:bottom w:val="nil"/>
              <w:right w:val="single" w:sz="4" w:space="0" w:color="auto"/>
            </w:tcBorders>
            <w:shd w:val="clear" w:color="auto" w:fill="D9D9D9"/>
            <w:vAlign w:val="center"/>
          </w:tcPr>
          <w:p w14:paraId="2F0C5D85" w14:textId="77777777" w:rsidR="00CB4BEB" w:rsidRPr="004D7EBF" w:rsidRDefault="00CB4BEB" w:rsidP="003C0924">
            <w:pPr>
              <w:rPr>
                <w:rFonts w:ascii="Trebuchet MS" w:hAnsi="Trebuchet MS"/>
                <w:sz w:val="18"/>
                <w:szCs w:val="18"/>
              </w:rPr>
            </w:pPr>
            <w:proofErr w:type="spellStart"/>
            <w:r w:rsidRPr="004D7EBF">
              <w:rPr>
                <w:rFonts w:ascii="Trebuchet MS" w:hAnsi="Trebuchet MS"/>
                <w:sz w:val="18"/>
                <w:szCs w:val="18"/>
              </w:rPr>
              <w:t>kontakt_tlf</w:t>
            </w:r>
            <w:proofErr w:type="spellEnd"/>
          </w:p>
        </w:tc>
        <w:tc>
          <w:tcPr>
            <w:tcW w:w="5278" w:type="dxa"/>
            <w:tcBorders>
              <w:top w:val="single" w:sz="4" w:space="0" w:color="auto"/>
              <w:left w:val="single" w:sz="4" w:space="0" w:color="auto"/>
              <w:bottom w:val="nil"/>
              <w:right w:val="single" w:sz="4" w:space="0" w:color="auto"/>
            </w:tcBorders>
            <w:shd w:val="clear" w:color="auto" w:fill="FFFFFF"/>
            <w:vAlign w:val="center"/>
          </w:tcPr>
          <w:p w14:paraId="086C7B6E" w14:textId="77777777" w:rsidR="00CB4BEB" w:rsidRPr="004D7EBF" w:rsidRDefault="00CB4BEB" w:rsidP="003C0924">
            <w:pPr>
              <w:rPr>
                <w:rFonts w:ascii="Trebuchet MS" w:hAnsi="Trebuchet MS"/>
                <w:sz w:val="18"/>
                <w:szCs w:val="18"/>
              </w:rPr>
            </w:pPr>
            <w:r w:rsidRPr="004D7EBF">
              <w:rPr>
                <w:rFonts w:ascii="Trebuchet MS" w:hAnsi="Trebuchet MS"/>
                <w:sz w:val="18"/>
                <w:szCs w:val="18"/>
              </w:rPr>
              <w:t>Kontakt telefon nummer ved problemer</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4C7EE36" w14:textId="77777777" w:rsidR="00CB4BEB" w:rsidRPr="009D01CC" w:rsidRDefault="00CB4BEB" w:rsidP="003C0924">
            <w:pPr>
              <w:rPr>
                <w:rFonts w:ascii="Trebuchet MS" w:hAnsi="Trebuchet MS"/>
                <w:sz w:val="18"/>
                <w:szCs w:val="18"/>
              </w:rPr>
            </w:pPr>
            <w:r w:rsidRPr="009D01CC">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450A5523" w14:textId="77777777" w:rsidR="00CB4BEB" w:rsidRPr="009D01CC" w:rsidRDefault="00CB4BEB" w:rsidP="003C0924">
            <w:pPr>
              <w:rPr>
                <w:rFonts w:ascii="Trebuchet MS" w:hAnsi="Trebuchet MS"/>
                <w:sz w:val="18"/>
                <w:szCs w:val="18"/>
              </w:rPr>
            </w:pPr>
            <w:r w:rsidRPr="009D01CC">
              <w:rPr>
                <w:rFonts w:ascii="Trebuchet MS" w:hAnsi="Trebuchet MS"/>
                <w:sz w:val="18"/>
                <w:szCs w:val="18"/>
              </w:rPr>
              <w:t>11111111-99999999</w:t>
            </w:r>
          </w:p>
        </w:tc>
        <w:tc>
          <w:tcPr>
            <w:tcW w:w="1478" w:type="dxa"/>
            <w:tcBorders>
              <w:top w:val="single" w:sz="4" w:space="0" w:color="auto"/>
              <w:left w:val="single" w:sz="4" w:space="0" w:color="auto"/>
              <w:bottom w:val="nil"/>
              <w:right w:val="single" w:sz="4" w:space="0" w:color="auto"/>
            </w:tcBorders>
            <w:shd w:val="clear" w:color="auto" w:fill="FFFFFF"/>
            <w:vAlign w:val="center"/>
          </w:tcPr>
          <w:p w14:paraId="3870F4D6" w14:textId="77777777" w:rsidR="00CB4BEB" w:rsidRPr="009D01CC" w:rsidRDefault="00CB4BEB" w:rsidP="003C0924">
            <w:pPr>
              <w:jc w:val="center"/>
              <w:rPr>
                <w:rFonts w:ascii="Trebuchet MS" w:hAnsi="Trebuchet MS" w:cs="Trebuchet MS"/>
                <w:sz w:val="18"/>
                <w:szCs w:val="18"/>
              </w:rPr>
            </w:pPr>
            <w:r w:rsidRPr="009D01CC">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FFFFFF"/>
            <w:vAlign w:val="center"/>
          </w:tcPr>
          <w:p w14:paraId="606D7667" w14:textId="77777777" w:rsidR="00CB4BEB" w:rsidRPr="009D01CC" w:rsidRDefault="00CB4BEB" w:rsidP="003C0924">
            <w:pPr>
              <w:rPr>
                <w:rFonts w:ascii="Trebuchet MS" w:hAnsi="Trebuchet MS" w:cs="Trebuchet MS"/>
                <w:sz w:val="18"/>
                <w:szCs w:val="18"/>
              </w:rPr>
            </w:pPr>
            <w:r w:rsidRPr="009D01CC">
              <w:rPr>
                <w:rFonts w:ascii="Trebuchet MS" w:hAnsi="Trebuchet MS" w:cs="Trebuchet MS"/>
                <w:sz w:val="18"/>
                <w:szCs w:val="18"/>
              </w:rPr>
              <w:t>12 34 56 78</w:t>
            </w:r>
          </w:p>
        </w:tc>
      </w:tr>
      <w:tr w:rsidR="00CB4BEB" w:rsidRPr="00CE1917" w14:paraId="5C86E0B6" w14:textId="77777777" w:rsidTr="003C0924">
        <w:trPr>
          <w:trHeight w:hRule="exact" w:val="255"/>
        </w:trPr>
        <w:tc>
          <w:tcPr>
            <w:tcW w:w="1729" w:type="dxa"/>
            <w:tcBorders>
              <w:top w:val="single" w:sz="4" w:space="0" w:color="auto"/>
              <w:left w:val="single" w:sz="4" w:space="0" w:color="auto"/>
              <w:bottom w:val="nil"/>
              <w:right w:val="single" w:sz="4" w:space="0" w:color="auto"/>
            </w:tcBorders>
            <w:shd w:val="clear" w:color="auto" w:fill="D9D9D9"/>
            <w:vAlign w:val="bottom"/>
          </w:tcPr>
          <w:p w14:paraId="3B9B4E9A" w14:textId="77777777" w:rsidR="00CB4BEB" w:rsidRPr="004D7EBF" w:rsidRDefault="00CB4BEB" w:rsidP="003C0924">
            <w:pPr>
              <w:rPr>
                <w:rFonts w:ascii="Trebuchet MS" w:hAnsi="Trebuchet MS"/>
                <w:sz w:val="18"/>
                <w:szCs w:val="18"/>
              </w:rPr>
            </w:pPr>
            <w:proofErr w:type="spellStart"/>
            <w:r w:rsidRPr="004D7EBF">
              <w:rPr>
                <w:rFonts w:ascii="Trebuchet MS" w:hAnsi="Trebuchet MS"/>
                <w:sz w:val="18"/>
                <w:szCs w:val="18"/>
              </w:rPr>
              <w:t>brandhaem_kode</w:t>
            </w:r>
            <w:proofErr w:type="spellEnd"/>
          </w:p>
        </w:tc>
        <w:tc>
          <w:tcPr>
            <w:tcW w:w="5278" w:type="dxa"/>
            <w:tcBorders>
              <w:top w:val="single" w:sz="4" w:space="0" w:color="auto"/>
              <w:left w:val="single" w:sz="4" w:space="0" w:color="auto"/>
              <w:bottom w:val="nil"/>
              <w:right w:val="single" w:sz="4" w:space="0" w:color="auto"/>
            </w:tcBorders>
            <w:shd w:val="clear" w:color="auto" w:fill="FFFFFF"/>
            <w:vAlign w:val="bottom"/>
          </w:tcPr>
          <w:p w14:paraId="50232D61" w14:textId="77777777" w:rsidR="00CB4BEB" w:rsidRPr="004D7EBF" w:rsidRDefault="00CB4BEB" w:rsidP="003C0924">
            <w:pPr>
              <w:rPr>
                <w:rFonts w:ascii="Trebuchet MS" w:hAnsi="Trebuchet MS"/>
                <w:sz w:val="18"/>
                <w:szCs w:val="18"/>
              </w:rPr>
            </w:pPr>
            <w:r>
              <w:rPr>
                <w:rFonts w:ascii="Trebuchet MS" w:hAnsi="Trebuchet MS"/>
                <w:sz w:val="18"/>
                <w:szCs w:val="18"/>
              </w:rPr>
              <w:t>Kode for a</w:t>
            </w:r>
            <w:r w:rsidRPr="004D7EBF">
              <w:rPr>
                <w:rFonts w:ascii="Trebuchet MS" w:hAnsi="Trebuchet MS"/>
                <w:sz w:val="18"/>
                <w:szCs w:val="18"/>
              </w:rPr>
              <w:t>nlæg mv til hæmme brand</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090CE5B" w14:textId="77777777" w:rsidR="00CB4BEB" w:rsidRPr="004D7EBF" w:rsidRDefault="00CB4BEB" w:rsidP="003C0924">
            <w:pPr>
              <w:rPr>
                <w:rFonts w:ascii="Trebuchet MS" w:hAnsi="Trebuchet MS" w:cs="Trebuchet MS"/>
                <w:sz w:val="18"/>
                <w:szCs w:val="18"/>
              </w:rPr>
            </w:pPr>
            <w:r w:rsidRPr="004D7EBF">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7E497D61" w14:textId="77777777" w:rsidR="00CB4BEB" w:rsidRPr="004D7EBF" w:rsidRDefault="00CB4BEB" w:rsidP="003C0924">
            <w:pPr>
              <w:rPr>
                <w:rFonts w:ascii="Trebuchet MS" w:hAnsi="Trebuchet MS" w:cs="Trebuchet MS"/>
                <w:sz w:val="18"/>
                <w:szCs w:val="18"/>
              </w:rPr>
            </w:pPr>
            <w:r w:rsidRPr="004D7EBF">
              <w:rPr>
                <w:rFonts w:ascii="Trebuchet MS" w:hAnsi="Trebuchet MS" w:cs="Trebuchet MS"/>
                <w:sz w:val="18"/>
                <w:szCs w:val="18"/>
              </w:rPr>
              <w:t>1-</w:t>
            </w:r>
            <w:r>
              <w:rPr>
                <w:rFonts w:ascii="Trebuchet MS" w:hAnsi="Trebuchet MS" w:cs="Trebuchet MS"/>
                <w:sz w:val="18"/>
                <w:szCs w:val="18"/>
              </w:rPr>
              <w:t>9</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645BEA0C" w14:textId="77777777" w:rsidR="00CB4BEB" w:rsidRPr="004D7EBF"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352EB948"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1</w:t>
            </w:r>
          </w:p>
        </w:tc>
      </w:tr>
      <w:tr w:rsidR="00CB4BEB" w:rsidRPr="00CE1917" w14:paraId="17C53E68" w14:textId="77777777" w:rsidTr="003C0924">
        <w:trPr>
          <w:trHeight w:hRule="exact" w:val="255"/>
        </w:trPr>
        <w:tc>
          <w:tcPr>
            <w:tcW w:w="1729" w:type="dxa"/>
            <w:tcBorders>
              <w:top w:val="single" w:sz="4" w:space="0" w:color="auto"/>
              <w:left w:val="single" w:sz="4" w:space="0" w:color="auto"/>
              <w:bottom w:val="nil"/>
              <w:right w:val="single" w:sz="4" w:space="0" w:color="auto"/>
            </w:tcBorders>
            <w:shd w:val="clear" w:color="auto" w:fill="99CCFF"/>
            <w:vAlign w:val="bottom"/>
          </w:tcPr>
          <w:p w14:paraId="3D6792FD" w14:textId="77777777" w:rsidR="00CB4BEB" w:rsidRPr="004D7EBF" w:rsidRDefault="00CB4BEB" w:rsidP="003C0924">
            <w:pPr>
              <w:rPr>
                <w:rFonts w:ascii="Trebuchet MS" w:hAnsi="Trebuchet MS"/>
                <w:sz w:val="18"/>
                <w:szCs w:val="18"/>
              </w:rPr>
            </w:pPr>
            <w:proofErr w:type="spellStart"/>
            <w:r w:rsidRPr="004D7EBF">
              <w:rPr>
                <w:rFonts w:ascii="Trebuchet MS" w:hAnsi="Trebuchet MS"/>
                <w:sz w:val="18"/>
                <w:szCs w:val="18"/>
              </w:rPr>
              <w:t>brandhaem</w:t>
            </w:r>
            <w:proofErr w:type="spellEnd"/>
          </w:p>
        </w:tc>
        <w:tc>
          <w:tcPr>
            <w:tcW w:w="5278" w:type="dxa"/>
            <w:tcBorders>
              <w:top w:val="single" w:sz="4" w:space="0" w:color="auto"/>
              <w:left w:val="single" w:sz="4" w:space="0" w:color="auto"/>
              <w:bottom w:val="nil"/>
              <w:right w:val="single" w:sz="4" w:space="0" w:color="auto"/>
            </w:tcBorders>
            <w:shd w:val="clear" w:color="auto" w:fill="99CCFF"/>
            <w:vAlign w:val="bottom"/>
          </w:tcPr>
          <w:p w14:paraId="497ECAD4" w14:textId="77777777" w:rsidR="00CB4BEB" w:rsidRPr="004D7EBF" w:rsidRDefault="00CB4BEB" w:rsidP="003C0924">
            <w:pPr>
              <w:rPr>
                <w:rFonts w:ascii="Trebuchet MS" w:hAnsi="Trebuchet MS"/>
                <w:sz w:val="18"/>
                <w:szCs w:val="18"/>
              </w:rPr>
            </w:pPr>
            <w:r w:rsidRPr="004D7EBF">
              <w:rPr>
                <w:rFonts w:ascii="Trebuchet MS" w:hAnsi="Trebuchet MS"/>
                <w:sz w:val="18"/>
                <w:szCs w:val="18"/>
              </w:rPr>
              <w:t>Anlæg mv til hæmme brand</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2037F578" w14:textId="77777777" w:rsidR="00CB4BEB" w:rsidRPr="004D7EBF" w:rsidRDefault="00CB4BEB" w:rsidP="003C0924">
            <w:pPr>
              <w:rPr>
                <w:rFonts w:ascii="Trebuchet MS" w:hAnsi="Trebuchet MS" w:cs="Trebuchet MS"/>
                <w:sz w:val="18"/>
                <w:szCs w:val="18"/>
              </w:rPr>
            </w:pPr>
            <w:r w:rsidRPr="004D7EB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1DD0B6E4" w14:textId="77777777" w:rsidR="00CB4BEB" w:rsidRPr="004D7EBF" w:rsidRDefault="00CB4BEB" w:rsidP="003C0924">
            <w:pPr>
              <w:rPr>
                <w:rFonts w:ascii="Trebuchet MS" w:hAnsi="Trebuchet MS" w:cs="Trebuchet MS"/>
                <w:sz w:val="18"/>
                <w:szCs w:val="18"/>
              </w:rPr>
            </w:pPr>
            <w:r w:rsidRPr="004D7EBF">
              <w:rPr>
                <w:rFonts w:ascii="Trebuchet MS" w:hAnsi="Trebuchet MS" w:cs="Trebuchet MS"/>
                <w:sz w:val="18"/>
                <w:szCs w:val="18"/>
              </w:rPr>
              <w:t>0-50 tegn</w:t>
            </w:r>
          </w:p>
        </w:tc>
        <w:tc>
          <w:tcPr>
            <w:tcW w:w="1478" w:type="dxa"/>
            <w:tcBorders>
              <w:top w:val="single" w:sz="4" w:space="0" w:color="auto"/>
              <w:left w:val="single" w:sz="4" w:space="0" w:color="auto"/>
              <w:bottom w:val="nil"/>
              <w:right w:val="single" w:sz="4" w:space="0" w:color="auto"/>
            </w:tcBorders>
            <w:shd w:val="clear" w:color="auto" w:fill="99CCFF"/>
            <w:vAlign w:val="bottom"/>
          </w:tcPr>
          <w:p w14:paraId="6B050871" w14:textId="77777777" w:rsidR="00CB4BEB" w:rsidRPr="004D7EBF"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720" w:type="dxa"/>
            <w:tcBorders>
              <w:top w:val="single" w:sz="4" w:space="0" w:color="auto"/>
              <w:left w:val="single" w:sz="4" w:space="0" w:color="auto"/>
              <w:bottom w:val="nil"/>
              <w:right w:val="single" w:sz="4" w:space="0" w:color="auto"/>
            </w:tcBorders>
            <w:shd w:val="clear" w:color="auto" w:fill="99CCFF"/>
            <w:vAlign w:val="bottom"/>
          </w:tcPr>
          <w:p w14:paraId="3B21B90F" w14:textId="77777777" w:rsidR="00CB4BEB" w:rsidRPr="004D7EBF" w:rsidRDefault="00CB4BEB" w:rsidP="003C0924">
            <w:pPr>
              <w:rPr>
                <w:rFonts w:ascii="Trebuchet MS" w:hAnsi="Trebuchet MS" w:cs="Trebuchet MS"/>
                <w:sz w:val="18"/>
                <w:szCs w:val="18"/>
              </w:rPr>
            </w:pPr>
            <w:r w:rsidRPr="004D7EBF">
              <w:rPr>
                <w:rFonts w:ascii="Trebuchet MS" w:hAnsi="Trebuchet MS" w:cs="Trebuchet MS"/>
                <w:sz w:val="18"/>
                <w:szCs w:val="18"/>
              </w:rPr>
              <w:t>Automatisk brandalarm</w:t>
            </w:r>
          </w:p>
        </w:tc>
      </w:tr>
      <w:tr w:rsidR="00CB4BEB" w:rsidRPr="00CE1917" w14:paraId="35FD280F" w14:textId="77777777" w:rsidTr="003C0924">
        <w:trPr>
          <w:trHeight w:hRule="exact" w:val="255"/>
        </w:trPr>
        <w:tc>
          <w:tcPr>
            <w:tcW w:w="1729" w:type="dxa"/>
            <w:tcBorders>
              <w:top w:val="single" w:sz="4" w:space="0" w:color="auto"/>
              <w:left w:val="single" w:sz="4" w:space="0" w:color="auto"/>
              <w:bottom w:val="single" w:sz="4" w:space="0" w:color="auto"/>
              <w:right w:val="single" w:sz="4" w:space="0" w:color="auto"/>
            </w:tcBorders>
            <w:shd w:val="clear" w:color="auto" w:fill="97DDBA"/>
            <w:vAlign w:val="bottom"/>
          </w:tcPr>
          <w:p w14:paraId="04F7D9FA" w14:textId="77777777" w:rsidR="00CB4BEB" w:rsidRPr="004D7EBF" w:rsidRDefault="00CB4BEB" w:rsidP="003C0924">
            <w:pPr>
              <w:rPr>
                <w:rFonts w:ascii="Trebuchet MS" w:hAnsi="Trebuchet MS" w:cs="Trebuchet MS"/>
                <w:sz w:val="18"/>
                <w:szCs w:val="18"/>
              </w:rPr>
            </w:pPr>
            <w:r w:rsidRPr="004D7EBF">
              <w:rPr>
                <w:rFonts w:ascii="Trebuchet MS" w:hAnsi="Trebuchet MS" w:cs="Trebuchet MS"/>
                <w:sz w:val="18"/>
                <w:szCs w:val="18"/>
              </w:rPr>
              <w:t>link</w:t>
            </w:r>
          </w:p>
        </w:tc>
        <w:tc>
          <w:tcPr>
            <w:tcW w:w="1198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371F628"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50205F59"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4BF6A4E2"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064D3BC8"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04F6ACBB"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5BFB23D3" w14:textId="77777777" w:rsidR="00CB4BEB" w:rsidRPr="004E7F65" w:rsidRDefault="00CB4BEB" w:rsidP="00CB4BEB">
      <w:pPr>
        <w:pStyle w:val="Overskrift6"/>
        <w:rPr>
          <w:rFonts w:eastAsiaTheme="minorEastAsia" w:cstheme="minorBidi"/>
          <w:b/>
          <w:bCs w:val="0"/>
          <w:color w:val="767171"/>
          <w:sz w:val="19"/>
          <w:szCs w:val="19"/>
          <w:lang w:eastAsia="en-US"/>
        </w:rPr>
      </w:pPr>
      <w:r w:rsidRPr="004E7F65">
        <w:rPr>
          <w:rFonts w:eastAsiaTheme="minorEastAsia" w:cstheme="minorBidi"/>
          <w:bCs w:val="0"/>
          <w:color w:val="767171"/>
          <w:sz w:val="19"/>
          <w:szCs w:val="19"/>
          <w:lang w:eastAsia="en-US"/>
        </w:rPr>
        <w:t xml:space="preserve">* NB! </w:t>
      </w:r>
      <w:proofErr w:type="spellStart"/>
      <w:r w:rsidRPr="004E7F65">
        <w:rPr>
          <w:rFonts w:eastAsiaTheme="minorEastAsia" w:cstheme="minorBidi"/>
          <w:bCs w:val="0"/>
          <w:color w:val="767171"/>
          <w:sz w:val="19"/>
          <w:szCs w:val="19"/>
          <w:lang w:eastAsia="en-US"/>
        </w:rPr>
        <w:t>Off_kode</w:t>
      </w:r>
      <w:proofErr w:type="spellEnd"/>
      <w:r w:rsidRPr="004E7F65">
        <w:rPr>
          <w:rFonts w:eastAsiaTheme="minorEastAsia" w:cstheme="minorBidi"/>
          <w:bCs w:val="0"/>
          <w:color w:val="767171"/>
          <w:sz w:val="19"/>
          <w:szCs w:val="19"/>
          <w:lang w:eastAsia="en-US"/>
        </w:rPr>
        <w:t xml:space="preserve"> sættes til 3= ”Synlig for alle </w:t>
      </w:r>
      <w:proofErr w:type="gramStart"/>
      <w:r w:rsidRPr="004E7F65">
        <w:rPr>
          <w:rFonts w:eastAsiaTheme="minorEastAsia" w:cstheme="minorBidi"/>
          <w:bCs w:val="0"/>
          <w:color w:val="767171"/>
          <w:sz w:val="19"/>
          <w:szCs w:val="19"/>
          <w:lang w:eastAsia="en-US"/>
        </w:rPr>
        <w:t xml:space="preserve">myndigheder,   </w:t>
      </w:r>
      <w:proofErr w:type="gramEnd"/>
      <w:r w:rsidRPr="004E7F65">
        <w:rPr>
          <w:rFonts w:eastAsiaTheme="minorEastAsia" w:cstheme="minorBidi"/>
          <w:bCs w:val="0"/>
          <w:color w:val="767171"/>
          <w:sz w:val="19"/>
          <w:szCs w:val="19"/>
          <w:lang w:eastAsia="en-US"/>
        </w:rPr>
        <w:t xml:space="preserve"> men ikke offentligheden”</w:t>
      </w:r>
    </w:p>
    <w:p w14:paraId="4C9A2A05" w14:textId="77777777" w:rsidR="00CB4BEB" w:rsidRDefault="00CB4BEB" w:rsidP="00CB4BEB">
      <w:pPr>
        <w:rPr>
          <w:rFonts w:ascii="Trebuchet MS" w:hAnsi="Trebuchet MS"/>
          <w:b/>
          <w:bCs/>
          <w:sz w:val="24"/>
        </w:rPr>
      </w:pPr>
      <w:r>
        <w:br w:type="page"/>
      </w:r>
    </w:p>
    <w:p w14:paraId="514AEFE3" w14:textId="77777777" w:rsidR="00CB4BEB" w:rsidRDefault="00CB4BEB" w:rsidP="00CB4BEB">
      <w:pPr>
        <w:pStyle w:val="Overskrift6"/>
      </w:pPr>
      <w:r>
        <w:lastRenderedPageBreak/>
        <w:t>5.12.5.1</w:t>
      </w:r>
      <w:r w:rsidRPr="00A32757">
        <w:t xml:space="preserve"> </w:t>
      </w:r>
      <w:r>
        <w:t>Metadata</w:t>
      </w:r>
      <w:r w:rsidRPr="00D921BB">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4E335CA1" w14:textId="77777777" w:rsidTr="003C0924">
        <w:trPr>
          <w:trHeight w:hRule="exact" w:val="255"/>
        </w:trPr>
        <w:tc>
          <w:tcPr>
            <w:tcW w:w="2235" w:type="dxa"/>
            <w:shd w:val="clear" w:color="auto" w:fill="D9D9D9"/>
            <w:vAlign w:val="bottom"/>
          </w:tcPr>
          <w:p w14:paraId="42E1AAC9" w14:textId="77777777" w:rsidR="00CB4BEB" w:rsidRPr="00635285" w:rsidRDefault="00CB4BEB" w:rsidP="003C0924">
            <w:pPr>
              <w:rPr>
                <w:rFonts w:ascii="Trebuchet MS" w:hAnsi="Trebuchet MS" w:cs="Trebuchet MS"/>
                <w:bCs/>
                <w:sz w:val="18"/>
                <w:szCs w:val="18"/>
              </w:rPr>
            </w:pPr>
            <w:r w:rsidRPr="00635285">
              <w:rPr>
                <w:rFonts w:ascii="Trebuchet MS" w:hAnsi="Trebuchet MS" w:cs="Trebuchet MS"/>
                <w:b/>
                <w:bCs/>
                <w:sz w:val="18"/>
                <w:szCs w:val="18"/>
              </w:rPr>
              <w:t>Metadataelement</w:t>
            </w:r>
          </w:p>
        </w:tc>
        <w:tc>
          <w:tcPr>
            <w:tcW w:w="11340" w:type="dxa"/>
            <w:shd w:val="clear" w:color="auto" w:fill="D9D9D9"/>
            <w:vAlign w:val="bottom"/>
          </w:tcPr>
          <w:p w14:paraId="6661BA42" w14:textId="77777777" w:rsidR="00CB4BEB" w:rsidRPr="00635285" w:rsidRDefault="00CB4BEB" w:rsidP="003C0924">
            <w:pPr>
              <w:rPr>
                <w:rFonts w:ascii="Trebuchet MS" w:hAnsi="Trebuchet MS" w:cs="Trebuchet MS"/>
                <w:bCs/>
                <w:sz w:val="18"/>
                <w:szCs w:val="18"/>
              </w:rPr>
            </w:pPr>
            <w:r w:rsidRPr="00635285">
              <w:rPr>
                <w:rFonts w:ascii="Trebuchet MS" w:hAnsi="Trebuchet MS" w:cs="Trebuchet MS"/>
                <w:b/>
                <w:bCs/>
                <w:sz w:val="18"/>
                <w:szCs w:val="18"/>
              </w:rPr>
              <w:t>Beskrivelse</w:t>
            </w:r>
          </w:p>
        </w:tc>
      </w:tr>
      <w:tr w:rsidR="00CB4BEB" w:rsidRPr="0051728E" w14:paraId="3CC5A55B" w14:textId="77777777" w:rsidTr="003C0924">
        <w:trPr>
          <w:trHeight w:hRule="exact" w:val="255"/>
        </w:trPr>
        <w:tc>
          <w:tcPr>
            <w:tcW w:w="2235" w:type="dxa"/>
            <w:shd w:val="clear" w:color="auto" w:fill="E0E0E0"/>
            <w:vAlign w:val="bottom"/>
          </w:tcPr>
          <w:p w14:paraId="2375607C" w14:textId="77777777" w:rsidR="00CB4BEB" w:rsidRPr="00635285" w:rsidRDefault="00CB4BEB" w:rsidP="003C0924">
            <w:pPr>
              <w:rPr>
                <w:rFonts w:ascii="Trebuchet MS" w:hAnsi="Trebuchet MS" w:cs="Trebuchet MS"/>
                <w:sz w:val="18"/>
                <w:szCs w:val="18"/>
              </w:rPr>
            </w:pPr>
            <w:r w:rsidRPr="00635285">
              <w:rPr>
                <w:rFonts w:ascii="Trebuchet MS" w:hAnsi="Trebuchet MS" w:cs="Trebuchet MS"/>
                <w:sz w:val="18"/>
                <w:szCs w:val="18"/>
              </w:rPr>
              <w:t>Temanavn</w:t>
            </w:r>
          </w:p>
        </w:tc>
        <w:tc>
          <w:tcPr>
            <w:tcW w:w="11340" w:type="dxa"/>
            <w:shd w:val="clear" w:color="auto" w:fill="FFFFFF"/>
            <w:vAlign w:val="bottom"/>
          </w:tcPr>
          <w:p w14:paraId="69034046" w14:textId="77777777" w:rsidR="00CB4BEB" w:rsidRPr="00635285" w:rsidRDefault="00CB4BEB" w:rsidP="003C0924">
            <w:pPr>
              <w:rPr>
                <w:rFonts w:ascii="Trebuchet MS" w:hAnsi="Trebuchet MS" w:cs="Trebuchet MS"/>
                <w:sz w:val="18"/>
                <w:szCs w:val="18"/>
              </w:rPr>
            </w:pPr>
            <w:r w:rsidRPr="00635285">
              <w:rPr>
                <w:rFonts w:ascii="Trebuchet MS" w:hAnsi="Trebuchet MS"/>
                <w:sz w:val="18"/>
                <w:szCs w:val="18"/>
              </w:rPr>
              <w:t>Risiko virksomhed</w:t>
            </w:r>
          </w:p>
        </w:tc>
      </w:tr>
      <w:tr w:rsidR="00CB4BEB" w:rsidRPr="0051728E" w14:paraId="3A20FE12" w14:textId="77777777" w:rsidTr="003C0924">
        <w:trPr>
          <w:trHeight w:hRule="exact" w:val="255"/>
        </w:trPr>
        <w:tc>
          <w:tcPr>
            <w:tcW w:w="2235" w:type="dxa"/>
            <w:shd w:val="clear" w:color="auto" w:fill="E0E0E0"/>
            <w:vAlign w:val="bottom"/>
          </w:tcPr>
          <w:p w14:paraId="05656B6E" w14:textId="77777777" w:rsidR="00CB4BEB" w:rsidRPr="00635285" w:rsidRDefault="00CB4BEB" w:rsidP="003C0924">
            <w:pPr>
              <w:rPr>
                <w:rFonts w:ascii="Trebuchet MS" w:hAnsi="Trebuchet MS" w:cs="Trebuchet MS"/>
                <w:sz w:val="18"/>
                <w:szCs w:val="18"/>
              </w:rPr>
            </w:pPr>
            <w:r w:rsidRPr="00635285">
              <w:rPr>
                <w:rFonts w:ascii="Trebuchet MS" w:hAnsi="Trebuchet MS" w:cs="Trebuchet MS"/>
                <w:sz w:val="18"/>
                <w:szCs w:val="18"/>
              </w:rPr>
              <w:t>Temakode</w:t>
            </w:r>
          </w:p>
        </w:tc>
        <w:tc>
          <w:tcPr>
            <w:tcW w:w="11340" w:type="dxa"/>
            <w:shd w:val="clear" w:color="auto" w:fill="FFFFFF"/>
            <w:vAlign w:val="bottom"/>
          </w:tcPr>
          <w:p w14:paraId="1ED7067F" w14:textId="77777777" w:rsidR="00CB4BEB" w:rsidRPr="00635285" w:rsidRDefault="00CB4BEB" w:rsidP="003C0924">
            <w:pPr>
              <w:rPr>
                <w:rFonts w:ascii="Trebuchet MS" w:hAnsi="Trebuchet MS"/>
                <w:sz w:val="18"/>
                <w:szCs w:val="18"/>
              </w:rPr>
            </w:pPr>
            <w:r w:rsidRPr="00635285">
              <w:rPr>
                <w:rFonts w:ascii="Trebuchet MS" w:hAnsi="Trebuchet MS"/>
                <w:sz w:val="18"/>
                <w:szCs w:val="18"/>
              </w:rPr>
              <w:t>6104</w:t>
            </w:r>
          </w:p>
        </w:tc>
      </w:tr>
      <w:tr w:rsidR="00CB4BEB" w:rsidRPr="0051728E" w14:paraId="1C1CFB06" w14:textId="77777777" w:rsidTr="003C0924">
        <w:trPr>
          <w:trHeight w:hRule="exact" w:val="255"/>
        </w:trPr>
        <w:tc>
          <w:tcPr>
            <w:tcW w:w="2235" w:type="dxa"/>
            <w:shd w:val="clear" w:color="auto" w:fill="E0E0E0"/>
            <w:vAlign w:val="bottom"/>
          </w:tcPr>
          <w:p w14:paraId="1EBFBA67" w14:textId="77777777" w:rsidR="00CB4BEB" w:rsidRPr="00635285" w:rsidRDefault="00CB4BEB" w:rsidP="003C0924">
            <w:pPr>
              <w:rPr>
                <w:rFonts w:ascii="Trebuchet MS" w:hAnsi="Trebuchet MS" w:cs="Trebuchet MS"/>
                <w:sz w:val="18"/>
                <w:szCs w:val="18"/>
              </w:rPr>
            </w:pPr>
            <w:r w:rsidRPr="00635285">
              <w:rPr>
                <w:rFonts w:ascii="Trebuchet MS" w:hAnsi="Trebuchet MS" w:cs="Trebuchet MS"/>
                <w:sz w:val="18"/>
                <w:szCs w:val="18"/>
              </w:rPr>
              <w:t>Definition</w:t>
            </w:r>
          </w:p>
        </w:tc>
        <w:tc>
          <w:tcPr>
            <w:tcW w:w="11340" w:type="dxa"/>
            <w:shd w:val="clear" w:color="auto" w:fill="FFFFFF"/>
            <w:vAlign w:val="bottom"/>
          </w:tcPr>
          <w:p w14:paraId="3C5ECE4C" w14:textId="77777777" w:rsidR="00CB4BEB" w:rsidRPr="00635285" w:rsidRDefault="00CB4BEB" w:rsidP="003C0924">
            <w:pPr>
              <w:rPr>
                <w:rFonts w:ascii="Trebuchet MS" w:hAnsi="Trebuchet MS" w:cs="Trebuchet MS"/>
                <w:sz w:val="18"/>
                <w:szCs w:val="18"/>
              </w:rPr>
            </w:pPr>
            <w:r w:rsidRPr="00635285">
              <w:rPr>
                <w:rFonts w:ascii="Trebuchet MS" w:hAnsi="Trebuchet MS"/>
                <w:sz w:val="18"/>
                <w:szCs w:val="18"/>
              </w:rPr>
              <w:t>Virksomheder i kommunen, som har en aktivitet der er særlig risikobetonet i forhold til omgivelserne.</w:t>
            </w:r>
          </w:p>
        </w:tc>
      </w:tr>
      <w:tr w:rsidR="00CB4BEB" w:rsidRPr="0051728E" w14:paraId="528B52BE" w14:textId="77777777" w:rsidTr="003C0924">
        <w:trPr>
          <w:trHeight w:hRule="exact" w:val="510"/>
        </w:trPr>
        <w:tc>
          <w:tcPr>
            <w:tcW w:w="2235" w:type="dxa"/>
            <w:shd w:val="clear" w:color="auto" w:fill="E0E0E0"/>
            <w:vAlign w:val="center"/>
          </w:tcPr>
          <w:p w14:paraId="1ED6DE9D" w14:textId="77777777" w:rsidR="00CB4BEB" w:rsidRPr="00635285" w:rsidRDefault="00CB4BEB" w:rsidP="003C0924">
            <w:pPr>
              <w:rPr>
                <w:rFonts w:ascii="Trebuchet MS" w:hAnsi="Trebuchet MS" w:cs="Trebuchet MS"/>
                <w:sz w:val="18"/>
                <w:szCs w:val="18"/>
              </w:rPr>
            </w:pPr>
            <w:r w:rsidRPr="00635285">
              <w:rPr>
                <w:rFonts w:ascii="Trebuchet MS" w:hAnsi="Trebuchet MS" w:cs="Trebuchet MS"/>
                <w:sz w:val="18"/>
                <w:szCs w:val="18"/>
              </w:rPr>
              <w:t>Beskrivelse</w:t>
            </w:r>
          </w:p>
        </w:tc>
        <w:tc>
          <w:tcPr>
            <w:tcW w:w="11340" w:type="dxa"/>
            <w:shd w:val="clear" w:color="auto" w:fill="FFFFFF"/>
            <w:vAlign w:val="bottom"/>
          </w:tcPr>
          <w:p w14:paraId="3426E0D0" w14:textId="77777777" w:rsidR="00CB4BEB" w:rsidRPr="00635285" w:rsidRDefault="00CB4BEB" w:rsidP="003C0924">
            <w:pPr>
              <w:rPr>
                <w:rFonts w:ascii="Trebuchet MS" w:hAnsi="Trebuchet MS" w:cs="Trebuchet MS"/>
                <w:sz w:val="18"/>
                <w:szCs w:val="18"/>
              </w:rPr>
            </w:pPr>
            <w:r w:rsidRPr="00635285">
              <w:rPr>
                <w:rFonts w:ascii="Trebuchet MS" w:hAnsi="Trebuchet MS"/>
                <w:sz w:val="18"/>
                <w:szCs w:val="18"/>
              </w:rPr>
              <w:t xml:space="preserve">Virksomheder i kommunen, som har en aktivitet der er særlig risikobetonet i forhold til omgivelserne. (eks. Kemikalier, </w:t>
            </w:r>
            <w:proofErr w:type="spellStart"/>
            <w:r w:rsidRPr="00635285">
              <w:rPr>
                <w:rFonts w:ascii="Trebuchet MS" w:hAnsi="Trebuchet MS"/>
                <w:sz w:val="18"/>
                <w:szCs w:val="18"/>
              </w:rPr>
              <w:t>fyværkeri</w:t>
            </w:r>
            <w:proofErr w:type="spellEnd"/>
            <w:r w:rsidRPr="00635285">
              <w:rPr>
                <w:rFonts w:ascii="Trebuchet MS" w:hAnsi="Trebuchet MS"/>
                <w:sz w:val="18"/>
                <w:szCs w:val="18"/>
              </w:rPr>
              <w:t xml:space="preserve"> m.m.). Hvor registreres disse oplysninger - Beredskabet/Kommunen?</w:t>
            </w:r>
          </w:p>
        </w:tc>
      </w:tr>
      <w:tr w:rsidR="00CB4BEB" w:rsidRPr="0051728E" w14:paraId="0CC9AC20" w14:textId="77777777" w:rsidTr="003C0924">
        <w:trPr>
          <w:trHeight w:hRule="exact" w:val="255"/>
        </w:trPr>
        <w:tc>
          <w:tcPr>
            <w:tcW w:w="2235" w:type="dxa"/>
            <w:shd w:val="clear" w:color="auto" w:fill="E0E0E0"/>
            <w:vAlign w:val="bottom"/>
          </w:tcPr>
          <w:p w14:paraId="45F2324B" w14:textId="77777777" w:rsidR="00CB4BEB" w:rsidRPr="00635285" w:rsidRDefault="00CB4BEB" w:rsidP="003C0924">
            <w:pPr>
              <w:rPr>
                <w:rFonts w:ascii="Trebuchet MS" w:hAnsi="Trebuchet MS" w:cs="Trebuchet MS"/>
                <w:sz w:val="18"/>
                <w:szCs w:val="18"/>
              </w:rPr>
            </w:pPr>
            <w:proofErr w:type="spellStart"/>
            <w:r w:rsidRPr="00635285">
              <w:rPr>
                <w:rFonts w:ascii="Trebuchet MS" w:hAnsi="Trebuchet MS" w:cs="Trebuchet MS"/>
                <w:sz w:val="18"/>
                <w:szCs w:val="18"/>
              </w:rPr>
              <w:t>Formaal</w:t>
            </w:r>
            <w:proofErr w:type="spellEnd"/>
            <w:r w:rsidRPr="00635285">
              <w:rPr>
                <w:rFonts w:ascii="Trebuchet MS" w:hAnsi="Trebuchet MS" w:cs="Trebuchet MS"/>
                <w:sz w:val="18"/>
                <w:szCs w:val="18"/>
              </w:rPr>
              <w:t xml:space="preserve"> </w:t>
            </w:r>
          </w:p>
        </w:tc>
        <w:tc>
          <w:tcPr>
            <w:tcW w:w="11340" w:type="dxa"/>
            <w:shd w:val="clear" w:color="auto" w:fill="FFFFFF"/>
            <w:vAlign w:val="bottom"/>
          </w:tcPr>
          <w:p w14:paraId="778036F7" w14:textId="77777777" w:rsidR="00CB4BEB" w:rsidRPr="00635285" w:rsidRDefault="00CB4BEB" w:rsidP="003C0924">
            <w:pPr>
              <w:rPr>
                <w:rFonts w:ascii="Trebuchet MS" w:hAnsi="Trebuchet MS" w:cs="Trebuchet MS"/>
                <w:sz w:val="18"/>
                <w:szCs w:val="18"/>
              </w:rPr>
            </w:pPr>
            <w:r w:rsidRPr="00635285">
              <w:rPr>
                <w:rFonts w:ascii="Trebuchet MS" w:hAnsi="Trebuchet MS" w:cs="Trebuchet MS"/>
                <w:sz w:val="18"/>
                <w:szCs w:val="18"/>
              </w:rPr>
              <w:t>Have et overblik over de virksomheder, der er særligt risikobetonet, er beliggende.</w:t>
            </w:r>
          </w:p>
        </w:tc>
      </w:tr>
      <w:tr w:rsidR="00CB4BEB" w:rsidRPr="0051728E" w14:paraId="776E22BB" w14:textId="77777777" w:rsidTr="003C0924">
        <w:trPr>
          <w:trHeight w:hRule="exact" w:val="255"/>
        </w:trPr>
        <w:tc>
          <w:tcPr>
            <w:tcW w:w="2235" w:type="dxa"/>
            <w:shd w:val="clear" w:color="auto" w:fill="E0E0E0"/>
            <w:vAlign w:val="bottom"/>
          </w:tcPr>
          <w:p w14:paraId="2FDD0DFC" w14:textId="77777777" w:rsidR="00CB4BEB" w:rsidRPr="00635285" w:rsidRDefault="00CB4BEB" w:rsidP="003C0924">
            <w:pPr>
              <w:rPr>
                <w:rFonts w:ascii="Trebuchet MS" w:hAnsi="Trebuchet MS" w:cs="Trebuchet MS"/>
                <w:sz w:val="18"/>
                <w:szCs w:val="18"/>
              </w:rPr>
            </w:pPr>
            <w:proofErr w:type="spellStart"/>
            <w:r w:rsidRPr="00635285">
              <w:rPr>
                <w:rFonts w:ascii="Trebuchet MS" w:hAnsi="Trebuchet MS" w:cs="Trebuchet MS"/>
                <w:sz w:val="18"/>
                <w:szCs w:val="18"/>
              </w:rPr>
              <w:t>Noegleord_hovedgruppe</w:t>
            </w:r>
            <w:proofErr w:type="spellEnd"/>
          </w:p>
        </w:tc>
        <w:tc>
          <w:tcPr>
            <w:tcW w:w="11340" w:type="dxa"/>
            <w:shd w:val="clear" w:color="auto" w:fill="FFFFFF"/>
            <w:vAlign w:val="bottom"/>
          </w:tcPr>
          <w:p w14:paraId="4E6E4587" w14:textId="77777777" w:rsidR="00CB4BEB" w:rsidRPr="00635285" w:rsidRDefault="00CB4BEB" w:rsidP="003C0924">
            <w:pPr>
              <w:autoSpaceDE w:val="0"/>
              <w:autoSpaceDN w:val="0"/>
              <w:adjustRightInd w:val="0"/>
              <w:rPr>
                <w:rFonts w:ascii="Trebuchet MS" w:hAnsi="Trebuchet MS" w:cs="Trebuchet MS"/>
                <w:bCs/>
                <w:kern w:val="32"/>
                <w:sz w:val="18"/>
                <w:szCs w:val="18"/>
              </w:rPr>
            </w:pPr>
            <w:r w:rsidRPr="00635285">
              <w:rPr>
                <w:rFonts w:ascii="Trebuchet MS" w:hAnsi="Trebuchet MS" w:cs="Trebuchet MS"/>
                <w:bCs/>
                <w:kern w:val="32"/>
                <w:sz w:val="18"/>
                <w:szCs w:val="18"/>
              </w:rPr>
              <w:t>Sikkerhed og sundhed</w:t>
            </w:r>
          </w:p>
        </w:tc>
      </w:tr>
      <w:tr w:rsidR="00CB4BEB" w:rsidRPr="0051728E" w14:paraId="7FAD607F" w14:textId="77777777" w:rsidTr="003C0924">
        <w:trPr>
          <w:trHeight w:hRule="exact" w:val="255"/>
        </w:trPr>
        <w:tc>
          <w:tcPr>
            <w:tcW w:w="2235" w:type="dxa"/>
            <w:shd w:val="clear" w:color="auto" w:fill="E0E0E0"/>
            <w:vAlign w:val="bottom"/>
          </w:tcPr>
          <w:p w14:paraId="57376634" w14:textId="77777777" w:rsidR="00CB4BEB" w:rsidRPr="00635285" w:rsidRDefault="00CB4BEB" w:rsidP="003C0924">
            <w:pPr>
              <w:rPr>
                <w:rFonts w:ascii="Trebuchet MS" w:hAnsi="Trebuchet MS" w:cs="Trebuchet MS"/>
                <w:sz w:val="18"/>
                <w:szCs w:val="18"/>
              </w:rPr>
            </w:pPr>
            <w:proofErr w:type="spellStart"/>
            <w:r>
              <w:rPr>
                <w:rFonts w:ascii="Trebuchet MS" w:hAnsi="Trebuchet MS" w:cs="Trebuchet MS"/>
                <w:sz w:val="18"/>
                <w:szCs w:val="18"/>
              </w:rPr>
              <w:t>No</w:t>
            </w:r>
            <w:r w:rsidRPr="00E07F24">
              <w:rPr>
                <w:rFonts w:ascii="Trebuchet MS" w:hAnsi="Trebuchet MS" w:cs="Trebuchet MS"/>
                <w:sz w:val="18"/>
                <w:szCs w:val="18"/>
              </w:rPr>
              <w:t>e</w:t>
            </w:r>
            <w:r>
              <w:rPr>
                <w:rFonts w:ascii="Trebuchet MS" w:hAnsi="Trebuchet MS" w:cs="Trebuchet MS"/>
                <w:sz w:val="18"/>
                <w:szCs w:val="18"/>
              </w:rPr>
              <w:t>gle</w:t>
            </w:r>
            <w:r w:rsidRPr="00635285">
              <w:rPr>
                <w:rFonts w:ascii="Trebuchet MS" w:hAnsi="Trebuchet MS" w:cs="Trebuchet MS"/>
                <w:sz w:val="18"/>
                <w:szCs w:val="18"/>
              </w:rPr>
              <w:t>_ord</w:t>
            </w:r>
            <w:proofErr w:type="spellEnd"/>
          </w:p>
        </w:tc>
        <w:tc>
          <w:tcPr>
            <w:tcW w:w="11340" w:type="dxa"/>
            <w:shd w:val="clear" w:color="auto" w:fill="FFFFFF"/>
            <w:vAlign w:val="bottom"/>
          </w:tcPr>
          <w:p w14:paraId="0358C5EA" w14:textId="77777777" w:rsidR="00CB4BEB" w:rsidRPr="00635285" w:rsidRDefault="00CB4BEB" w:rsidP="003C0924">
            <w:pPr>
              <w:autoSpaceDE w:val="0"/>
              <w:autoSpaceDN w:val="0"/>
              <w:adjustRightInd w:val="0"/>
              <w:rPr>
                <w:rFonts w:ascii="Trebuchet MS" w:hAnsi="Trebuchet MS" w:cs="Trebuchet MS"/>
                <w:sz w:val="18"/>
                <w:szCs w:val="18"/>
              </w:rPr>
            </w:pPr>
            <w:r w:rsidRPr="00635285">
              <w:rPr>
                <w:rFonts w:ascii="Trebuchet MS" w:hAnsi="Trebuchet MS" w:cs="Trebuchet MS"/>
                <w:sz w:val="18"/>
                <w:szCs w:val="18"/>
              </w:rPr>
              <w:t>Brand, Udrykning, Slukning, Udslip</w:t>
            </w:r>
          </w:p>
        </w:tc>
      </w:tr>
      <w:tr w:rsidR="00CB4BEB" w:rsidRPr="0051728E" w14:paraId="6961B4B2" w14:textId="77777777" w:rsidTr="003C0924">
        <w:trPr>
          <w:trHeight w:hRule="exact" w:val="255"/>
        </w:trPr>
        <w:tc>
          <w:tcPr>
            <w:tcW w:w="2235" w:type="dxa"/>
            <w:shd w:val="clear" w:color="auto" w:fill="E0E0E0"/>
            <w:vAlign w:val="bottom"/>
          </w:tcPr>
          <w:p w14:paraId="395BD4B5" w14:textId="77777777" w:rsidR="00CB4BEB" w:rsidRPr="00635285" w:rsidRDefault="00CB4BEB" w:rsidP="003C0924">
            <w:pPr>
              <w:rPr>
                <w:rFonts w:ascii="Trebuchet MS" w:hAnsi="Trebuchet MS" w:cs="Trebuchet MS"/>
                <w:sz w:val="18"/>
                <w:szCs w:val="18"/>
              </w:rPr>
            </w:pPr>
            <w:r w:rsidRPr="00635285">
              <w:rPr>
                <w:rFonts w:ascii="Trebuchet MS" w:hAnsi="Trebuchet MS" w:cs="Trebuchet MS"/>
                <w:sz w:val="18"/>
                <w:szCs w:val="18"/>
              </w:rPr>
              <w:t>Geometri type</w:t>
            </w:r>
          </w:p>
        </w:tc>
        <w:tc>
          <w:tcPr>
            <w:tcW w:w="11340" w:type="dxa"/>
            <w:shd w:val="clear" w:color="auto" w:fill="FFFFFF"/>
            <w:vAlign w:val="bottom"/>
          </w:tcPr>
          <w:p w14:paraId="12FC053D" w14:textId="77777777" w:rsidR="00CB4BEB" w:rsidRPr="00635285" w:rsidRDefault="00CB4BEB" w:rsidP="003C0924">
            <w:pPr>
              <w:rPr>
                <w:rFonts w:ascii="Trebuchet MS" w:hAnsi="Trebuchet MS" w:cs="Trebuchet MS"/>
                <w:sz w:val="18"/>
                <w:szCs w:val="18"/>
              </w:rPr>
            </w:pPr>
            <w:r w:rsidRPr="00635285">
              <w:rPr>
                <w:rFonts w:ascii="Trebuchet MS" w:hAnsi="Trebuchet MS" w:cs="Trebuchet MS"/>
                <w:sz w:val="18"/>
                <w:szCs w:val="18"/>
              </w:rPr>
              <w:t>Flade</w:t>
            </w:r>
          </w:p>
        </w:tc>
      </w:tr>
      <w:tr w:rsidR="00CB4BEB" w:rsidRPr="0051728E" w14:paraId="662C4F6D" w14:textId="77777777" w:rsidTr="003C0924">
        <w:trPr>
          <w:trHeight w:hRule="exact" w:val="255"/>
        </w:trPr>
        <w:tc>
          <w:tcPr>
            <w:tcW w:w="2235" w:type="dxa"/>
            <w:shd w:val="clear" w:color="auto" w:fill="E0E0E0"/>
            <w:vAlign w:val="bottom"/>
          </w:tcPr>
          <w:p w14:paraId="645E1210"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Lovgrundlag</w:t>
            </w:r>
          </w:p>
        </w:tc>
        <w:tc>
          <w:tcPr>
            <w:tcW w:w="11340" w:type="dxa"/>
            <w:shd w:val="clear" w:color="auto" w:fill="FFFFFF"/>
            <w:vAlign w:val="bottom"/>
          </w:tcPr>
          <w:p w14:paraId="07E7E441" w14:textId="77777777" w:rsidR="00CB4BEB" w:rsidRPr="00E6255A" w:rsidRDefault="00CB4BEB" w:rsidP="003C0924">
            <w:pPr>
              <w:rPr>
                <w:rFonts w:ascii="Trebuchet MS" w:hAnsi="Trebuchet MS" w:cs="Trebuchet MS"/>
                <w:sz w:val="18"/>
                <w:szCs w:val="18"/>
              </w:rPr>
            </w:pPr>
            <w:r w:rsidRPr="00E6255A">
              <w:rPr>
                <w:rFonts w:ascii="Trebuchet MS" w:hAnsi="Trebuchet MS"/>
                <w:sz w:val="18"/>
                <w:szCs w:val="18"/>
              </w:rPr>
              <w:t>Beredskabslovens</w:t>
            </w:r>
          </w:p>
        </w:tc>
      </w:tr>
      <w:tr w:rsidR="00CB4BEB" w:rsidRPr="00113FBA" w14:paraId="381CC908" w14:textId="77777777" w:rsidTr="003C0924">
        <w:trPr>
          <w:trHeight w:hRule="exact" w:val="255"/>
        </w:trPr>
        <w:tc>
          <w:tcPr>
            <w:tcW w:w="2235" w:type="dxa"/>
            <w:shd w:val="clear" w:color="auto" w:fill="E0E0E0"/>
            <w:vAlign w:val="bottom"/>
          </w:tcPr>
          <w:p w14:paraId="4CF0032E" w14:textId="77777777" w:rsidR="00CB4BEB" w:rsidRPr="00E6255A" w:rsidRDefault="00CB4BEB" w:rsidP="003C0924">
            <w:pPr>
              <w:rPr>
                <w:rFonts w:ascii="Trebuchet MS" w:hAnsi="Trebuchet MS" w:cs="Trebuchet MS"/>
                <w:sz w:val="18"/>
                <w:szCs w:val="18"/>
              </w:rPr>
            </w:pPr>
            <w:proofErr w:type="spellStart"/>
            <w:r w:rsidRPr="00E6255A">
              <w:rPr>
                <w:rFonts w:ascii="Trebuchet MS" w:hAnsi="Trebuchet MS" w:cs="Trebuchet MS"/>
                <w:sz w:val="18"/>
                <w:szCs w:val="18"/>
              </w:rPr>
              <w:t>KLE_koder</w:t>
            </w:r>
            <w:proofErr w:type="spellEnd"/>
          </w:p>
        </w:tc>
        <w:tc>
          <w:tcPr>
            <w:tcW w:w="11340" w:type="dxa"/>
            <w:shd w:val="clear" w:color="auto" w:fill="FFFFFF"/>
            <w:vAlign w:val="bottom"/>
          </w:tcPr>
          <w:p w14:paraId="2EB6DBD8" w14:textId="77777777" w:rsidR="00CB4BEB" w:rsidRPr="00E6255A" w:rsidRDefault="00CB4BEB" w:rsidP="003C0924">
            <w:pPr>
              <w:rPr>
                <w:rFonts w:ascii="Trebuchet MS" w:hAnsi="Trebuchet MS"/>
                <w:sz w:val="18"/>
                <w:szCs w:val="18"/>
              </w:rPr>
            </w:pPr>
            <w:r w:rsidRPr="00B02B0B">
              <w:rPr>
                <w:rFonts w:ascii="Trebuchet MS" w:hAnsi="Trebuchet MS"/>
                <w:sz w:val="18"/>
                <w:szCs w:val="18"/>
              </w:rPr>
              <w:t>09.02, 14.00.09, 14.00.22</w:t>
            </w:r>
          </w:p>
        </w:tc>
      </w:tr>
    </w:tbl>
    <w:p w14:paraId="43591066" w14:textId="77777777" w:rsidR="00CB4BEB" w:rsidRPr="00A32757" w:rsidRDefault="00CB4BEB" w:rsidP="00CB4BEB">
      <w:pPr>
        <w:pStyle w:val="Overskrift6"/>
      </w:pPr>
      <w:r>
        <w:t>5.12.5.2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87"/>
        <w:gridCol w:w="9039"/>
      </w:tblGrid>
      <w:tr w:rsidR="00CB4BEB" w:rsidRPr="0051728E" w14:paraId="15D728AF" w14:textId="77777777" w:rsidTr="003C0924">
        <w:trPr>
          <w:trHeight w:hRule="exact" w:val="255"/>
        </w:trPr>
        <w:tc>
          <w:tcPr>
            <w:tcW w:w="4503" w:type="dxa"/>
            <w:shd w:val="clear" w:color="auto" w:fill="D9D9D9"/>
            <w:vAlign w:val="bottom"/>
          </w:tcPr>
          <w:p w14:paraId="4AD6E06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306B0CCF"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562F6710" w14:textId="77777777" w:rsidTr="003C0924">
        <w:trPr>
          <w:trHeight w:hRule="exact" w:val="3143"/>
        </w:trPr>
        <w:tc>
          <w:tcPr>
            <w:tcW w:w="4503" w:type="dxa"/>
            <w:shd w:val="clear" w:color="auto" w:fill="E0E0E0"/>
            <w:vAlign w:val="center"/>
          </w:tcPr>
          <w:p w14:paraId="7A407FFC"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center"/>
          </w:tcPr>
          <w:p w14:paraId="177AF284" w14:textId="77777777" w:rsidR="00CB4BEB" w:rsidRDefault="00CB4BEB" w:rsidP="003C0924">
            <w:pPr>
              <w:rPr>
                <w:rFonts w:ascii="Trebuchet MS" w:hAnsi="Trebuchet MS" w:cs="Trebuchet MS"/>
                <w:sz w:val="18"/>
                <w:szCs w:val="18"/>
              </w:rPr>
            </w:pPr>
            <w:r>
              <w:rPr>
                <w:rFonts w:ascii="Trebuchet MS" w:hAnsi="Trebuchet MS" w:cs="Trebuchet MS"/>
                <w:sz w:val="18"/>
                <w:szCs w:val="18"/>
              </w:rPr>
              <w:t xml:space="preserve">Ud fra eksisterende lister fra Brand og Redning samt virksomhedsgodkendelser </w:t>
            </w:r>
            <w:r w:rsidRPr="003A52C1">
              <w:rPr>
                <w:rFonts w:ascii="Trebuchet MS" w:hAnsi="Trebuchet MS" w:cs="Trebuchet MS"/>
                <w:sz w:val="18"/>
                <w:szCs w:val="18"/>
              </w:rPr>
              <w:t>registreres</w:t>
            </w:r>
            <w:r>
              <w:rPr>
                <w:rFonts w:ascii="Trebuchet MS" w:hAnsi="Trebuchet MS" w:cs="Trebuchet MS"/>
                <w:sz w:val="18"/>
                <w:szCs w:val="18"/>
              </w:rPr>
              <w:t xml:space="preserve"> adresserne med de </w:t>
            </w:r>
            <w:proofErr w:type="spellStart"/>
            <w:r w:rsidRPr="00861DA7">
              <w:rPr>
                <w:rFonts w:ascii="Trebuchet MS" w:hAnsi="Trebuchet MS" w:cs="Trebuchet MS"/>
                <w:sz w:val="18"/>
                <w:szCs w:val="18"/>
              </w:rPr>
              <w:t>GeoDanmark</w:t>
            </w:r>
            <w:proofErr w:type="spellEnd"/>
            <w:r>
              <w:rPr>
                <w:rFonts w:ascii="Trebuchet MS" w:hAnsi="Trebuchet MS" w:cs="Trebuchet MS"/>
                <w:sz w:val="18"/>
                <w:szCs w:val="18"/>
              </w:rPr>
              <w:t xml:space="preserve">-bygninger der anvendes i virksomheden. Hvor produktionen </w:t>
            </w:r>
            <w:proofErr w:type="gramStart"/>
            <w:r>
              <w:rPr>
                <w:rFonts w:ascii="Trebuchet MS" w:hAnsi="Trebuchet MS" w:cs="Trebuchet MS"/>
                <w:sz w:val="18"/>
                <w:szCs w:val="18"/>
              </w:rPr>
              <w:t>foregår</w:t>
            </w:r>
            <w:proofErr w:type="gramEnd"/>
            <w:r>
              <w:rPr>
                <w:rFonts w:ascii="Trebuchet MS" w:hAnsi="Trebuchet MS" w:cs="Trebuchet MS"/>
                <w:sz w:val="18"/>
                <w:szCs w:val="18"/>
              </w:rPr>
              <w:t xml:space="preserve"> også udendørs anvendes hele produktionsarealet.</w:t>
            </w:r>
          </w:p>
          <w:p w14:paraId="62B6711E" w14:textId="77777777" w:rsidR="00CB4BEB" w:rsidRPr="00C05B04" w:rsidRDefault="00CB4BEB" w:rsidP="003C0924">
            <w:pPr>
              <w:rPr>
                <w:rFonts w:ascii="Trebuchet MS" w:hAnsi="Trebuchet MS" w:cs="Trebuchet MS"/>
                <w:sz w:val="18"/>
                <w:szCs w:val="18"/>
              </w:rPr>
            </w:pPr>
          </w:p>
          <w:p w14:paraId="0C1E6A76" w14:textId="77777777" w:rsidR="00CB4BEB" w:rsidRPr="00C05B04" w:rsidRDefault="00CB4BEB" w:rsidP="003C0924">
            <w:pPr>
              <w:rPr>
                <w:rFonts w:ascii="Trebuchet MS" w:hAnsi="Trebuchet MS" w:cs="Trebuchet MS"/>
                <w:sz w:val="18"/>
                <w:szCs w:val="18"/>
                <w:lang w:val="en-US"/>
              </w:rPr>
            </w:pPr>
            <w:r w:rsidRPr="00E6255A">
              <w:rPr>
                <w:rFonts w:ascii="Trebuchet MS" w:hAnsi="Trebuchet MS" w:cs="Trebuchet MS"/>
                <w:sz w:val="18"/>
                <w:szCs w:val="18"/>
              </w:rPr>
              <w:t xml:space="preserve">Miljøstyrelsen under Miljøministeriet har en side der indeholder en oversigt (Excel) for alle risikovirksomheder i Danmark listet med navn og adresse. </w:t>
            </w:r>
            <w:hyperlink r:id="rId50" w:history="1">
              <w:r w:rsidRPr="00C05B04">
                <w:rPr>
                  <w:rStyle w:val="Hyperlink"/>
                  <w:rFonts w:ascii="Trebuchet MS" w:hAnsi="Trebuchet MS" w:cs="Trebuchet MS"/>
                  <w:sz w:val="18"/>
                  <w:szCs w:val="18"/>
                  <w:lang w:val="en-US"/>
                </w:rPr>
                <w:t xml:space="preserve">http://www.mst.dk/Virksomhed_og_myndighed/Industri/Risikovirksomheder - </w:t>
              </w:r>
              <w:proofErr w:type="spellStart"/>
              <w:r w:rsidRPr="00C05B04">
                <w:rPr>
                  <w:rStyle w:val="Hyperlink"/>
                  <w:rFonts w:ascii="Trebuchet MS" w:hAnsi="Trebuchet MS" w:cs="Trebuchet MS"/>
                  <w:sz w:val="18"/>
                  <w:szCs w:val="18"/>
                  <w:lang w:val="en-US"/>
                </w:rPr>
                <w:t>seveso</w:t>
              </w:r>
              <w:proofErr w:type="spellEnd"/>
              <w:r w:rsidRPr="00C05B04">
                <w:rPr>
                  <w:rStyle w:val="Hyperlink"/>
                  <w:rFonts w:ascii="Trebuchet MS" w:hAnsi="Trebuchet MS" w:cs="Trebuchet MS"/>
                  <w:sz w:val="18"/>
                  <w:szCs w:val="18"/>
                  <w:lang w:val="en-US"/>
                </w:rPr>
                <w:t>/</w:t>
              </w:r>
            </w:hyperlink>
          </w:p>
          <w:p w14:paraId="05E6ED30" w14:textId="77777777" w:rsidR="00CB4BEB" w:rsidRPr="00C05B04" w:rsidRDefault="00CB4BEB" w:rsidP="003C0924">
            <w:pPr>
              <w:rPr>
                <w:rFonts w:ascii="Trebuchet MS" w:hAnsi="Trebuchet MS" w:cs="Trebuchet MS"/>
                <w:sz w:val="18"/>
                <w:szCs w:val="18"/>
                <w:lang w:val="en-US"/>
              </w:rPr>
            </w:pPr>
          </w:p>
          <w:p w14:paraId="07260662"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De lokale politimyndigheder viser også oversigter for risikovirksomheder i deres myndighedsområde.</w:t>
            </w:r>
          </w:p>
          <w:p w14:paraId="58CF9D11" w14:textId="77777777" w:rsidR="00CB4BEB" w:rsidRPr="00C05B04" w:rsidRDefault="00CB4BEB" w:rsidP="003C0924">
            <w:pPr>
              <w:rPr>
                <w:rFonts w:ascii="Trebuchet MS" w:hAnsi="Trebuchet MS" w:cs="Trebuchet MS"/>
                <w:sz w:val="18"/>
                <w:szCs w:val="18"/>
              </w:rPr>
            </w:pPr>
          </w:p>
          <w:p w14:paraId="2FC9693F" w14:textId="77777777" w:rsidR="00CB4BEB" w:rsidRDefault="00000000" w:rsidP="003C0924">
            <w:pPr>
              <w:rPr>
                <w:rFonts w:ascii="Trebuchet MS" w:hAnsi="Trebuchet MS" w:cs="Trebuchet MS"/>
                <w:sz w:val="18"/>
                <w:szCs w:val="18"/>
              </w:rPr>
            </w:pPr>
            <w:hyperlink r:id="rId51" w:history="1">
              <w:r w:rsidR="00CB4BEB" w:rsidRPr="00D45C61">
                <w:rPr>
                  <w:rStyle w:val="Hyperlink"/>
                  <w:rFonts w:ascii="Trebuchet MS" w:hAnsi="Trebuchet MS" w:cs="Trebuchet MS"/>
                  <w:sz w:val="18"/>
                  <w:szCs w:val="18"/>
                </w:rPr>
                <w:t>https://www.politi.dk/Fyn/da/omos/om_politikredsen/Risikovirksomheder/Risikovirksomheder.htm</w:t>
              </w:r>
            </w:hyperlink>
          </w:p>
          <w:p w14:paraId="5CD76815" w14:textId="77777777" w:rsidR="00CB4BEB" w:rsidRPr="00C05B04" w:rsidRDefault="00CB4BEB" w:rsidP="003C0924">
            <w:pPr>
              <w:rPr>
                <w:rFonts w:ascii="Trebuchet MS" w:hAnsi="Trebuchet MS" w:cs="Trebuchet MS"/>
                <w:sz w:val="18"/>
                <w:szCs w:val="18"/>
              </w:rPr>
            </w:pPr>
          </w:p>
          <w:p w14:paraId="4EC0D16F"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Da flere instanser har tilsynspligt med risikovirksomheder optræder data typisk i miljødata og er ligeledes et obligatorisk tema i en kommuneplan.</w:t>
            </w:r>
          </w:p>
        </w:tc>
      </w:tr>
      <w:tr w:rsidR="00CB4BEB" w:rsidRPr="0051728E" w14:paraId="588853D1" w14:textId="77777777" w:rsidTr="003C0924">
        <w:trPr>
          <w:trHeight w:hRule="exact" w:val="255"/>
        </w:trPr>
        <w:tc>
          <w:tcPr>
            <w:tcW w:w="4503" w:type="dxa"/>
            <w:shd w:val="clear" w:color="auto" w:fill="E0E0E0"/>
            <w:vAlign w:val="bottom"/>
          </w:tcPr>
          <w:p w14:paraId="7391C58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3A548BE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type virksomhed og brandhæmmende foranstaltninger.</w:t>
            </w:r>
          </w:p>
        </w:tc>
      </w:tr>
      <w:tr w:rsidR="00CB4BEB" w:rsidRPr="0051728E" w14:paraId="43BFB93A" w14:textId="77777777" w:rsidTr="003C0924">
        <w:trPr>
          <w:trHeight w:hRule="exact" w:val="255"/>
        </w:trPr>
        <w:tc>
          <w:tcPr>
            <w:tcW w:w="4503" w:type="dxa"/>
            <w:shd w:val="clear" w:color="auto" w:fill="E0E0E0"/>
            <w:vAlign w:val="bottom"/>
          </w:tcPr>
          <w:p w14:paraId="0104618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201E416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100 kvm</w:t>
            </w:r>
          </w:p>
        </w:tc>
      </w:tr>
      <w:tr w:rsidR="00CB4BEB" w:rsidRPr="0051728E" w14:paraId="5647EF2D" w14:textId="77777777" w:rsidTr="003C0924">
        <w:trPr>
          <w:trHeight w:hRule="exact" w:val="255"/>
        </w:trPr>
        <w:tc>
          <w:tcPr>
            <w:tcW w:w="4503" w:type="dxa"/>
            <w:shd w:val="clear" w:color="auto" w:fill="E0E0E0"/>
            <w:vAlign w:val="bottom"/>
          </w:tcPr>
          <w:p w14:paraId="2D31BCE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6827B497" w14:textId="77777777" w:rsidR="00CB4BEB" w:rsidRPr="00024C60" w:rsidRDefault="00CB4BEB" w:rsidP="003C0924">
            <w:pPr>
              <w:rPr>
                <w:rFonts w:ascii="Trebuchet MS" w:hAnsi="Trebuchet MS" w:cs="Trebuchet MS"/>
                <w:sz w:val="18"/>
                <w:szCs w:val="18"/>
              </w:rPr>
            </w:pPr>
          </w:p>
        </w:tc>
      </w:tr>
      <w:tr w:rsidR="00CB4BEB" w:rsidRPr="0051728E" w14:paraId="65DA91AF" w14:textId="77777777" w:rsidTr="003C0924">
        <w:trPr>
          <w:trHeight w:hRule="exact" w:val="255"/>
        </w:trPr>
        <w:tc>
          <w:tcPr>
            <w:tcW w:w="4503" w:type="dxa"/>
            <w:shd w:val="clear" w:color="auto" w:fill="E0E0E0"/>
            <w:vAlign w:val="bottom"/>
          </w:tcPr>
          <w:p w14:paraId="20AF87E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08FCD095" w14:textId="77777777" w:rsidR="00CB4BEB" w:rsidRPr="00024C60" w:rsidRDefault="00CB4BEB" w:rsidP="003C0924">
            <w:pPr>
              <w:rPr>
                <w:rFonts w:ascii="Trebuchet MS" w:hAnsi="Trebuchet MS" w:cs="Trebuchet MS"/>
                <w:sz w:val="18"/>
                <w:szCs w:val="18"/>
              </w:rPr>
            </w:pPr>
          </w:p>
        </w:tc>
      </w:tr>
      <w:tr w:rsidR="00CB4BEB" w:rsidRPr="0051728E" w14:paraId="4E17899C" w14:textId="77777777" w:rsidTr="003C0924">
        <w:trPr>
          <w:trHeight w:hRule="exact" w:val="255"/>
        </w:trPr>
        <w:tc>
          <w:tcPr>
            <w:tcW w:w="4503" w:type="dxa"/>
            <w:shd w:val="clear" w:color="auto" w:fill="E0E0E0"/>
            <w:vAlign w:val="bottom"/>
          </w:tcPr>
          <w:p w14:paraId="0D13D13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4C4D573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Genbrug af geometrien fra </w:t>
            </w:r>
            <w:proofErr w:type="spellStart"/>
            <w:r w:rsidRPr="00861DA7">
              <w:rPr>
                <w:rFonts w:ascii="Trebuchet MS" w:hAnsi="Trebuchet MS" w:cs="Trebuchet MS"/>
                <w:sz w:val="18"/>
                <w:szCs w:val="18"/>
              </w:rPr>
              <w:t>GeoDanmark</w:t>
            </w:r>
            <w:proofErr w:type="spellEnd"/>
            <w:r>
              <w:rPr>
                <w:rFonts w:ascii="Trebuchet MS" w:hAnsi="Trebuchet MS" w:cs="Trebuchet MS"/>
                <w:sz w:val="18"/>
                <w:szCs w:val="18"/>
              </w:rPr>
              <w:t>-bygning.</w:t>
            </w:r>
          </w:p>
        </w:tc>
      </w:tr>
    </w:tbl>
    <w:p w14:paraId="7806FB16" w14:textId="77777777" w:rsidR="00CB4BEB" w:rsidRPr="00A32757" w:rsidRDefault="00CB4BEB" w:rsidP="00CB4BEB">
      <w:pPr>
        <w:pStyle w:val="Overskrift6"/>
      </w:pPr>
      <w:r>
        <w:lastRenderedPageBreak/>
        <w:t>5.12.5.3 Kodelister</w:t>
      </w:r>
    </w:p>
    <w:p w14:paraId="3EDB7DE4" w14:textId="77777777" w:rsidR="00CB4BEB" w:rsidRPr="004E7F65" w:rsidRDefault="00CB4BEB" w:rsidP="00CB4BEB">
      <w:pPr>
        <w:autoSpaceDE w:val="0"/>
        <w:autoSpaceDN w:val="0"/>
        <w:adjustRightInd w:val="0"/>
        <w:rPr>
          <w:rFonts w:ascii="Trebuchet MS" w:hAnsi="Trebuchet MS" w:cs="Trebuchet MS"/>
          <w:sz w:val="19"/>
          <w:szCs w:val="19"/>
        </w:rPr>
      </w:pPr>
      <w:r w:rsidRPr="004E7F65">
        <w:rPr>
          <w:rFonts w:ascii="Trebuchet MS" w:hAnsi="Trebuchet MS" w:cs="Trebuchet MS"/>
          <w:sz w:val="19"/>
          <w:szCs w:val="19"/>
        </w:rPr>
        <w:t>Kodelisterne fungerer som oversættelser mellem anvendte kodeværdier og de matchende forklarende tekster.</w:t>
      </w:r>
    </w:p>
    <w:p w14:paraId="05797A42" w14:textId="77777777" w:rsidR="00CB4BEB" w:rsidRPr="00A32757" w:rsidRDefault="00CB4BEB" w:rsidP="00CB4BEB">
      <w:pPr>
        <w:pStyle w:val="Overskrift7"/>
      </w:pPr>
      <w:r>
        <w:t>5.12.5.3</w:t>
      </w:r>
      <w:r w:rsidRPr="00A32757">
        <w:t>.</w:t>
      </w:r>
      <w:r>
        <w:t>1</w:t>
      </w:r>
      <w:r w:rsidRPr="00A32757">
        <w:t xml:space="preserve"> </w:t>
      </w:r>
      <w:r>
        <w:t xml:space="preserve">  6104 Risikotype</w:t>
      </w:r>
      <w:r w:rsidRPr="00CC386E">
        <w:rPr>
          <w:rStyle w:val="TypografiOverskrift4BrugerdefineretfarveRGB0Tegn"/>
        </w:rPr>
        <w:t xml:space="preserve"> </w:t>
      </w:r>
      <w:r>
        <w:t>(</w:t>
      </w:r>
      <w:r w:rsidRPr="004D056C">
        <w:t>d_6104_risikotype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09"/>
        <w:gridCol w:w="2694"/>
        <w:gridCol w:w="1134"/>
        <w:gridCol w:w="7938"/>
      </w:tblGrid>
      <w:tr w:rsidR="00CB4BEB" w:rsidRPr="0051728E" w14:paraId="13A5F899" w14:textId="77777777" w:rsidTr="003C0924">
        <w:trPr>
          <w:trHeight w:hRule="exact" w:val="255"/>
        </w:trPr>
        <w:tc>
          <w:tcPr>
            <w:tcW w:w="1809" w:type="dxa"/>
            <w:tcBorders>
              <w:bottom w:val="single" w:sz="4" w:space="0" w:color="auto"/>
            </w:tcBorders>
            <w:shd w:val="clear" w:color="auto" w:fill="D9D9D9"/>
            <w:vAlign w:val="bottom"/>
          </w:tcPr>
          <w:p w14:paraId="2053F512" w14:textId="77777777" w:rsidR="00CB4BEB" w:rsidRPr="00232695" w:rsidRDefault="00CB4BEB" w:rsidP="003C0924">
            <w:pPr>
              <w:rPr>
                <w:rFonts w:ascii="Trebuchet MS" w:hAnsi="Trebuchet MS" w:cs="Trebuchet MS"/>
                <w:b/>
                <w:bCs/>
                <w:sz w:val="18"/>
                <w:szCs w:val="18"/>
              </w:rPr>
            </w:pPr>
            <w:proofErr w:type="spellStart"/>
            <w:r w:rsidRPr="00232695">
              <w:rPr>
                <w:rFonts w:ascii="Trebuchet MS" w:hAnsi="Trebuchet MS"/>
                <w:b/>
                <w:sz w:val="18"/>
                <w:szCs w:val="18"/>
              </w:rPr>
              <w:t>risikotype_kode</w:t>
            </w:r>
            <w:proofErr w:type="spellEnd"/>
          </w:p>
        </w:tc>
        <w:tc>
          <w:tcPr>
            <w:tcW w:w="2694" w:type="dxa"/>
            <w:tcBorders>
              <w:bottom w:val="single" w:sz="4" w:space="0" w:color="auto"/>
            </w:tcBorders>
            <w:shd w:val="clear" w:color="auto" w:fill="D9D9D9"/>
            <w:vAlign w:val="bottom"/>
          </w:tcPr>
          <w:p w14:paraId="4FED64C4" w14:textId="77777777" w:rsidR="00CB4BEB" w:rsidRPr="00E36687" w:rsidRDefault="00CB4BEB" w:rsidP="003C0924">
            <w:pPr>
              <w:rPr>
                <w:rFonts w:ascii="Trebuchet MS" w:hAnsi="Trebuchet MS" w:cs="Trebuchet MS"/>
                <w:bCs/>
                <w:sz w:val="18"/>
                <w:szCs w:val="18"/>
              </w:rPr>
            </w:pPr>
            <w:r>
              <w:rPr>
                <w:rFonts w:ascii="Trebuchet MS" w:hAnsi="Trebuchet MS"/>
                <w:b/>
                <w:sz w:val="18"/>
                <w:szCs w:val="18"/>
              </w:rPr>
              <w:t>R</w:t>
            </w:r>
            <w:r w:rsidRPr="00E07F24">
              <w:rPr>
                <w:rFonts w:ascii="Trebuchet MS" w:hAnsi="Trebuchet MS"/>
                <w:b/>
                <w:sz w:val="18"/>
                <w:szCs w:val="18"/>
              </w:rPr>
              <w:t>isikotype</w:t>
            </w:r>
          </w:p>
        </w:tc>
        <w:tc>
          <w:tcPr>
            <w:tcW w:w="1134" w:type="dxa"/>
            <w:tcBorders>
              <w:bottom w:val="single" w:sz="4" w:space="0" w:color="auto"/>
            </w:tcBorders>
            <w:shd w:val="clear" w:color="auto" w:fill="D9D9D9"/>
            <w:vAlign w:val="bottom"/>
          </w:tcPr>
          <w:p w14:paraId="613F9A01" w14:textId="77777777" w:rsidR="00CB4BEB" w:rsidRPr="00D96699" w:rsidRDefault="00CB4BEB" w:rsidP="003C0924">
            <w:pPr>
              <w:rPr>
                <w:rFonts w:ascii="Trebuchet MS" w:hAnsi="Trebuchet MS" w:cs="Trebuchet MS"/>
                <w:b/>
                <w:bCs/>
                <w:sz w:val="18"/>
                <w:szCs w:val="18"/>
              </w:rPr>
            </w:pPr>
            <w:r w:rsidRPr="00D96699">
              <w:rPr>
                <w:rFonts w:ascii="Trebuchet MS" w:hAnsi="Trebuchet MS" w:cs="Trebuchet MS"/>
                <w:b/>
                <w:bCs/>
                <w:sz w:val="18"/>
                <w:szCs w:val="18"/>
              </w:rPr>
              <w:t>aktiv</w:t>
            </w:r>
          </w:p>
        </w:tc>
        <w:tc>
          <w:tcPr>
            <w:tcW w:w="7938" w:type="dxa"/>
            <w:tcBorders>
              <w:bottom w:val="single" w:sz="4" w:space="0" w:color="auto"/>
            </w:tcBorders>
            <w:shd w:val="clear" w:color="auto" w:fill="D9D9D9"/>
            <w:vAlign w:val="bottom"/>
          </w:tcPr>
          <w:p w14:paraId="6003FA4B" w14:textId="77777777" w:rsidR="00CB4BEB" w:rsidRPr="00E36687" w:rsidRDefault="00CB4BEB" w:rsidP="003C0924">
            <w:pPr>
              <w:rPr>
                <w:rFonts w:ascii="Trebuchet MS" w:hAnsi="Trebuchet MS" w:cs="Trebuchet MS"/>
                <w:b/>
                <w:bCs/>
                <w:sz w:val="18"/>
                <w:szCs w:val="18"/>
              </w:rPr>
            </w:pPr>
            <w:r w:rsidRPr="00E36687">
              <w:rPr>
                <w:rFonts w:ascii="Trebuchet MS" w:hAnsi="Trebuchet MS" w:cs="Trebuchet MS"/>
                <w:b/>
                <w:bCs/>
                <w:sz w:val="18"/>
                <w:szCs w:val="18"/>
              </w:rPr>
              <w:t>Begrebsdefinition</w:t>
            </w:r>
          </w:p>
        </w:tc>
      </w:tr>
      <w:tr w:rsidR="00CB4BEB" w:rsidRPr="0051728E" w14:paraId="72C50001"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613EC7E4" w14:textId="77777777" w:rsidR="00CB4BEB" w:rsidRPr="00E36687" w:rsidRDefault="00CB4BEB" w:rsidP="003C0924">
            <w:pPr>
              <w:jc w:val="center"/>
              <w:rPr>
                <w:rFonts w:ascii="Trebuchet MS" w:hAnsi="Trebuchet MS"/>
                <w:sz w:val="18"/>
                <w:szCs w:val="18"/>
              </w:rPr>
            </w:pPr>
            <w:r w:rsidRPr="00E36687">
              <w:rPr>
                <w:rFonts w:ascii="Trebuchet MS" w:hAnsi="Trebuchet MS"/>
                <w:sz w:val="18"/>
                <w:szCs w:val="18"/>
              </w:rPr>
              <w:t>1</w:t>
            </w:r>
          </w:p>
        </w:tc>
        <w:tc>
          <w:tcPr>
            <w:tcW w:w="2694" w:type="dxa"/>
            <w:tcBorders>
              <w:top w:val="single" w:sz="4" w:space="0" w:color="auto"/>
              <w:left w:val="single" w:sz="4" w:space="0" w:color="auto"/>
              <w:bottom w:val="single" w:sz="4" w:space="0" w:color="auto"/>
            </w:tcBorders>
            <w:shd w:val="clear" w:color="auto" w:fill="FFFFFF"/>
            <w:vAlign w:val="bottom"/>
          </w:tcPr>
          <w:p w14:paraId="40876C84" w14:textId="77777777" w:rsidR="00CB4BEB" w:rsidRPr="00E36687" w:rsidRDefault="00CB4BEB" w:rsidP="003C0924">
            <w:pPr>
              <w:rPr>
                <w:rFonts w:ascii="Trebuchet MS" w:hAnsi="Trebuchet MS"/>
                <w:sz w:val="18"/>
                <w:szCs w:val="18"/>
              </w:rPr>
            </w:pPr>
            <w:r w:rsidRPr="00E36687">
              <w:rPr>
                <w:rFonts w:ascii="Trebuchet MS" w:hAnsi="Trebuchet MS"/>
                <w:sz w:val="18"/>
                <w:szCs w:val="18"/>
              </w:rPr>
              <w:t>Kolonne 2 virksomhed</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bottom"/>
          </w:tcPr>
          <w:p w14:paraId="265AD301"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938" w:type="dxa"/>
            <w:tcBorders>
              <w:top w:val="single" w:sz="4" w:space="0" w:color="auto"/>
              <w:left w:val="single" w:sz="4" w:space="0" w:color="auto"/>
              <w:bottom w:val="single" w:sz="4" w:space="0" w:color="auto"/>
            </w:tcBorders>
            <w:shd w:val="clear" w:color="auto" w:fill="FFFFFF"/>
            <w:vAlign w:val="bottom"/>
          </w:tcPr>
          <w:p w14:paraId="055D990B" w14:textId="77777777" w:rsidR="00CB4BEB" w:rsidRPr="00EF584A" w:rsidRDefault="00CB4BEB" w:rsidP="003C0924">
            <w:pPr>
              <w:rPr>
                <w:rFonts w:ascii="Trebuchet MS" w:hAnsi="Trebuchet MS" w:cs="Trebuchet MS"/>
                <w:sz w:val="18"/>
                <w:szCs w:val="18"/>
              </w:rPr>
            </w:pPr>
            <w:r w:rsidRPr="00EF584A">
              <w:rPr>
                <w:rFonts w:ascii="Trebuchet MS" w:hAnsi="Trebuchet MS"/>
                <w:sz w:val="18"/>
                <w:szCs w:val="18"/>
              </w:rPr>
              <w:t>virksomheder med lidt mindre oplag af farlige stoffer end kolonne 3 virksomheder</w:t>
            </w:r>
          </w:p>
        </w:tc>
      </w:tr>
      <w:tr w:rsidR="00CB4BEB" w:rsidRPr="0051728E" w14:paraId="398A7EE0"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0A9E0B5F" w14:textId="77777777" w:rsidR="00CB4BEB" w:rsidRPr="00E36687" w:rsidRDefault="00CB4BEB" w:rsidP="003C0924">
            <w:pPr>
              <w:jc w:val="center"/>
              <w:rPr>
                <w:rFonts w:ascii="Trebuchet MS" w:hAnsi="Trebuchet MS"/>
                <w:sz w:val="18"/>
                <w:szCs w:val="18"/>
              </w:rPr>
            </w:pPr>
            <w:r w:rsidRPr="00E36687">
              <w:rPr>
                <w:rFonts w:ascii="Trebuchet MS" w:hAnsi="Trebuchet MS"/>
                <w:sz w:val="18"/>
                <w:szCs w:val="18"/>
              </w:rPr>
              <w:t>2</w:t>
            </w:r>
          </w:p>
        </w:tc>
        <w:tc>
          <w:tcPr>
            <w:tcW w:w="2694" w:type="dxa"/>
            <w:tcBorders>
              <w:top w:val="single" w:sz="4" w:space="0" w:color="auto"/>
              <w:left w:val="single" w:sz="4" w:space="0" w:color="auto"/>
              <w:bottom w:val="single" w:sz="4" w:space="0" w:color="auto"/>
            </w:tcBorders>
            <w:shd w:val="clear" w:color="auto" w:fill="FFFFFF"/>
            <w:vAlign w:val="bottom"/>
          </w:tcPr>
          <w:p w14:paraId="6C26E94A" w14:textId="77777777" w:rsidR="00CB4BEB" w:rsidRPr="00E36687" w:rsidRDefault="00CB4BEB" w:rsidP="003C0924">
            <w:pPr>
              <w:rPr>
                <w:rFonts w:ascii="Trebuchet MS" w:hAnsi="Trebuchet MS"/>
                <w:sz w:val="18"/>
                <w:szCs w:val="18"/>
              </w:rPr>
            </w:pPr>
            <w:r w:rsidRPr="00E36687">
              <w:rPr>
                <w:rFonts w:ascii="Trebuchet MS" w:hAnsi="Trebuchet MS"/>
                <w:sz w:val="18"/>
                <w:szCs w:val="18"/>
              </w:rPr>
              <w:t>Kolonne 3 virksomhed</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bottom"/>
          </w:tcPr>
          <w:p w14:paraId="2BD0BB6A"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938" w:type="dxa"/>
            <w:tcBorders>
              <w:top w:val="single" w:sz="4" w:space="0" w:color="auto"/>
              <w:left w:val="single" w:sz="4" w:space="0" w:color="auto"/>
              <w:bottom w:val="single" w:sz="4" w:space="0" w:color="auto"/>
            </w:tcBorders>
            <w:shd w:val="clear" w:color="auto" w:fill="FFFFFF"/>
            <w:vAlign w:val="bottom"/>
          </w:tcPr>
          <w:p w14:paraId="01B28AFB" w14:textId="77777777" w:rsidR="00CB4BEB" w:rsidRPr="00EF584A" w:rsidRDefault="00CB4BEB" w:rsidP="003C0924">
            <w:pPr>
              <w:rPr>
                <w:rFonts w:ascii="Trebuchet MS" w:hAnsi="Trebuchet MS" w:cs="Trebuchet MS"/>
                <w:sz w:val="18"/>
                <w:szCs w:val="18"/>
              </w:rPr>
            </w:pPr>
            <w:r w:rsidRPr="00EF584A">
              <w:rPr>
                <w:rFonts w:ascii="Trebuchet MS" w:hAnsi="Trebuchet MS"/>
                <w:sz w:val="18"/>
                <w:szCs w:val="18"/>
              </w:rPr>
              <w:t>virksomheder med meget store oplag af farlige stoffer</w:t>
            </w:r>
          </w:p>
        </w:tc>
      </w:tr>
      <w:tr w:rsidR="00CB4BEB" w:rsidRPr="0051728E" w14:paraId="4ECB1303" w14:textId="77777777" w:rsidTr="003C0924">
        <w:trPr>
          <w:trHeight w:hRule="exact" w:val="709"/>
        </w:trPr>
        <w:tc>
          <w:tcPr>
            <w:tcW w:w="1809" w:type="dxa"/>
            <w:tcBorders>
              <w:top w:val="single" w:sz="4" w:space="0" w:color="auto"/>
              <w:left w:val="single" w:sz="4" w:space="0" w:color="auto"/>
              <w:bottom w:val="single" w:sz="4" w:space="0" w:color="auto"/>
              <w:right w:val="single" w:sz="4" w:space="0" w:color="auto"/>
            </w:tcBorders>
            <w:shd w:val="clear" w:color="auto" w:fill="D9D9D9"/>
            <w:vAlign w:val="center"/>
          </w:tcPr>
          <w:p w14:paraId="113219FE" w14:textId="77777777" w:rsidR="00CB4BEB" w:rsidRPr="00E36687" w:rsidRDefault="00CB4BEB" w:rsidP="003C0924">
            <w:pPr>
              <w:jc w:val="center"/>
              <w:rPr>
                <w:rFonts w:ascii="Trebuchet MS" w:hAnsi="Trebuchet MS"/>
                <w:sz w:val="18"/>
                <w:szCs w:val="18"/>
              </w:rPr>
            </w:pPr>
            <w:r w:rsidRPr="00E36687">
              <w:rPr>
                <w:rFonts w:ascii="Trebuchet MS" w:hAnsi="Trebuchet MS"/>
                <w:sz w:val="18"/>
                <w:szCs w:val="18"/>
              </w:rPr>
              <w:t>3</w:t>
            </w:r>
          </w:p>
        </w:tc>
        <w:tc>
          <w:tcPr>
            <w:tcW w:w="2694" w:type="dxa"/>
            <w:tcBorders>
              <w:top w:val="single" w:sz="4" w:space="0" w:color="auto"/>
              <w:left w:val="single" w:sz="4" w:space="0" w:color="auto"/>
              <w:bottom w:val="single" w:sz="4" w:space="0" w:color="auto"/>
            </w:tcBorders>
            <w:shd w:val="clear" w:color="auto" w:fill="FFFFFF"/>
            <w:vAlign w:val="center"/>
          </w:tcPr>
          <w:p w14:paraId="4A1BDBBF" w14:textId="77777777" w:rsidR="00CB4BEB" w:rsidRPr="00E36687" w:rsidRDefault="00CB4BEB" w:rsidP="003C0924">
            <w:pPr>
              <w:rPr>
                <w:rFonts w:ascii="Trebuchet MS" w:hAnsi="Trebuchet MS"/>
                <w:sz w:val="18"/>
                <w:szCs w:val="18"/>
              </w:rPr>
            </w:pPr>
            <w:r w:rsidRPr="00E36687">
              <w:rPr>
                <w:rFonts w:ascii="Trebuchet MS" w:hAnsi="Trebuchet MS"/>
                <w:sz w:val="18"/>
                <w:szCs w:val="18"/>
              </w:rPr>
              <w:t>Brandsynspligtige virksomhed</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29CA0A40" w14:textId="77777777" w:rsidR="00CB4BEB" w:rsidRPr="003A52C1" w:rsidRDefault="00CB4BEB" w:rsidP="003C0924">
            <w:pPr>
              <w:autoSpaceDE w:val="0"/>
              <w:autoSpaceDN w:val="0"/>
              <w:adjustRightInd w:val="0"/>
              <w:jc w:val="center"/>
              <w:rPr>
                <w:rFonts w:ascii="Trebuchet MS" w:hAnsi="Trebuchet MS"/>
                <w:sz w:val="18"/>
                <w:szCs w:val="18"/>
              </w:rPr>
            </w:pPr>
            <w:r w:rsidRPr="003A52C1">
              <w:rPr>
                <w:rFonts w:ascii="Trebuchet MS" w:hAnsi="Trebuchet MS"/>
                <w:sz w:val="18"/>
                <w:szCs w:val="18"/>
              </w:rPr>
              <w:t>1</w:t>
            </w:r>
          </w:p>
        </w:tc>
        <w:tc>
          <w:tcPr>
            <w:tcW w:w="7938" w:type="dxa"/>
            <w:tcBorders>
              <w:top w:val="single" w:sz="4" w:space="0" w:color="auto"/>
              <w:left w:val="single" w:sz="4" w:space="0" w:color="auto"/>
              <w:bottom w:val="single" w:sz="4" w:space="0" w:color="auto"/>
            </w:tcBorders>
            <w:shd w:val="clear" w:color="auto" w:fill="FFFFFF"/>
            <w:vAlign w:val="bottom"/>
          </w:tcPr>
          <w:p w14:paraId="46F80740" w14:textId="77777777" w:rsidR="00CB4BEB" w:rsidRPr="00EF584A" w:rsidRDefault="00CB4BEB" w:rsidP="003C0924">
            <w:pPr>
              <w:autoSpaceDE w:val="0"/>
              <w:autoSpaceDN w:val="0"/>
              <w:adjustRightInd w:val="0"/>
              <w:rPr>
                <w:rFonts w:ascii="Trebuchet MS" w:hAnsi="Trebuchet MS"/>
                <w:sz w:val="18"/>
                <w:szCs w:val="18"/>
              </w:rPr>
            </w:pPr>
            <w:r w:rsidRPr="00EF584A">
              <w:rPr>
                <w:rFonts w:ascii="Trebuchet MS" w:hAnsi="Trebuchet MS"/>
                <w:sz w:val="18"/>
                <w:szCs w:val="18"/>
              </w:rPr>
              <w:t xml:space="preserve">1) Brandfarlige virksomheder og oplag m.v., der er omfattet af § 34 i beredskabsloven. </w:t>
            </w:r>
          </w:p>
          <w:p w14:paraId="343AFF76" w14:textId="77777777" w:rsidR="00CB4BEB" w:rsidRPr="00EF584A" w:rsidRDefault="00CB4BEB" w:rsidP="003C0924">
            <w:pPr>
              <w:autoSpaceDE w:val="0"/>
              <w:autoSpaceDN w:val="0"/>
              <w:adjustRightInd w:val="0"/>
              <w:rPr>
                <w:rFonts w:ascii="Trebuchet MS" w:hAnsi="Trebuchet MS"/>
                <w:sz w:val="18"/>
                <w:szCs w:val="18"/>
              </w:rPr>
            </w:pPr>
            <w:r w:rsidRPr="00EF584A">
              <w:rPr>
                <w:rFonts w:ascii="Trebuchet MS" w:hAnsi="Trebuchet MS"/>
                <w:sz w:val="18"/>
                <w:szCs w:val="18"/>
              </w:rPr>
              <w:t xml:space="preserve">2) Bygninger, m.v., der er omfattet af § 35, stk. 1 og 3, i beredskabsloven. </w:t>
            </w:r>
          </w:p>
          <w:p w14:paraId="56672A35" w14:textId="77777777" w:rsidR="00CB4BEB" w:rsidRPr="00EF584A" w:rsidRDefault="00CB4BEB" w:rsidP="003C0924">
            <w:pPr>
              <w:autoSpaceDE w:val="0"/>
              <w:autoSpaceDN w:val="0"/>
              <w:adjustRightInd w:val="0"/>
              <w:rPr>
                <w:rFonts w:ascii="Trebuchet MS" w:hAnsi="Trebuchet MS"/>
                <w:sz w:val="18"/>
                <w:szCs w:val="18"/>
              </w:rPr>
            </w:pPr>
            <w:r w:rsidRPr="00EF584A">
              <w:rPr>
                <w:rFonts w:ascii="Trebuchet MS" w:hAnsi="Trebuchet MS"/>
                <w:sz w:val="18"/>
                <w:szCs w:val="18"/>
              </w:rPr>
              <w:t xml:space="preserve">3) Fredede bygninger, bortset fra statuer, mindestøtter, springvand, hegnsmure og lignende. </w:t>
            </w:r>
          </w:p>
        </w:tc>
      </w:tr>
      <w:tr w:rsidR="00CB4BEB" w:rsidRPr="0051728E" w14:paraId="42D359FB"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5FA5392C" w14:textId="77777777" w:rsidR="00CB4BEB" w:rsidRPr="00E36687" w:rsidRDefault="00CB4BEB" w:rsidP="003C0924">
            <w:pPr>
              <w:jc w:val="center"/>
              <w:rPr>
                <w:rFonts w:ascii="Trebuchet MS" w:hAnsi="Trebuchet MS"/>
                <w:sz w:val="18"/>
                <w:szCs w:val="18"/>
              </w:rPr>
            </w:pPr>
            <w:r w:rsidRPr="00E36687">
              <w:rPr>
                <w:rFonts w:ascii="Trebuchet MS" w:hAnsi="Trebuchet MS"/>
                <w:sz w:val="18"/>
                <w:szCs w:val="18"/>
              </w:rPr>
              <w:t>8</w:t>
            </w:r>
          </w:p>
        </w:tc>
        <w:tc>
          <w:tcPr>
            <w:tcW w:w="2694" w:type="dxa"/>
            <w:tcBorders>
              <w:top w:val="single" w:sz="4" w:space="0" w:color="auto"/>
              <w:left w:val="single" w:sz="4" w:space="0" w:color="auto"/>
              <w:bottom w:val="single" w:sz="4" w:space="0" w:color="auto"/>
            </w:tcBorders>
            <w:shd w:val="clear" w:color="auto" w:fill="FFFFFF"/>
            <w:vAlign w:val="bottom"/>
          </w:tcPr>
          <w:p w14:paraId="608F3A14" w14:textId="77777777" w:rsidR="00CB4BEB" w:rsidRPr="00E36687" w:rsidRDefault="00CB4BEB" w:rsidP="003C0924">
            <w:pPr>
              <w:rPr>
                <w:rFonts w:ascii="Trebuchet MS" w:hAnsi="Trebuchet MS"/>
                <w:sz w:val="18"/>
                <w:szCs w:val="18"/>
              </w:rPr>
            </w:pPr>
            <w:r w:rsidRPr="00E36687">
              <w:rPr>
                <w:rFonts w:ascii="Trebuchet MS" w:hAnsi="Trebuchet MS"/>
                <w:sz w:val="18"/>
                <w:szCs w:val="18"/>
              </w:rPr>
              <w:t>Andet</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bottom"/>
          </w:tcPr>
          <w:p w14:paraId="71B3FD1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938" w:type="dxa"/>
            <w:tcBorders>
              <w:top w:val="single" w:sz="4" w:space="0" w:color="auto"/>
              <w:left w:val="single" w:sz="4" w:space="0" w:color="auto"/>
              <w:bottom w:val="single" w:sz="4" w:space="0" w:color="auto"/>
            </w:tcBorders>
            <w:shd w:val="clear" w:color="auto" w:fill="FFFFFF"/>
            <w:vAlign w:val="bottom"/>
          </w:tcPr>
          <w:p w14:paraId="21011D72" w14:textId="77777777" w:rsidR="00CB4BEB" w:rsidRPr="00E36687" w:rsidRDefault="00CB4BEB" w:rsidP="003C0924">
            <w:pPr>
              <w:rPr>
                <w:rFonts w:ascii="Trebuchet MS" w:hAnsi="Trebuchet MS" w:cs="Trebuchet MS"/>
                <w:sz w:val="18"/>
                <w:szCs w:val="18"/>
              </w:rPr>
            </w:pPr>
            <w:r w:rsidRPr="00E36687">
              <w:rPr>
                <w:rFonts w:ascii="Trebuchet MS" w:hAnsi="Trebuchet MS" w:cs="Trebuchet MS"/>
                <w:sz w:val="18"/>
                <w:szCs w:val="18"/>
              </w:rPr>
              <w:t xml:space="preserve">Hvis ovenstående ikke dækker. </w:t>
            </w:r>
          </w:p>
        </w:tc>
      </w:tr>
      <w:tr w:rsidR="00CB4BEB" w:rsidRPr="0051728E" w14:paraId="033E6EFB"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412FDB88" w14:textId="77777777" w:rsidR="00CB4BEB" w:rsidRPr="00E36687" w:rsidRDefault="00CB4BEB" w:rsidP="003C0924">
            <w:pPr>
              <w:jc w:val="center"/>
              <w:rPr>
                <w:rFonts w:ascii="Trebuchet MS" w:hAnsi="Trebuchet MS"/>
                <w:sz w:val="18"/>
                <w:szCs w:val="18"/>
              </w:rPr>
            </w:pPr>
            <w:r w:rsidRPr="00E36687">
              <w:rPr>
                <w:rFonts w:ascii="Trebuchet MS" w:hAnsi="Trebuchet MS"/>
                <w:sz w:val="18"/>
                <w:szCs w:val="18"/>
              </w:rPr>
              <w:t>9</w:t>
            </w:r>
          </w:p>
        </w:tc>
        <w:tc>
          <w:tcPr>
            <w:tcW w:w="2694" w:type="dxa"/>
            <w:tcBorders>
              <w:top w:val="single" w:sz="4" w:space="0" w:color="auto"/>
              <w:left w:val="single" w:sz="4" w:space="0" w:color="auto"/>
              <w:bottom w:val="single" w:sz="4" w:space="0" w:color="auto"/>
            </w:tcBorders>
            <w:shd w:val="clear" w:color="auto" w:fill="FFFFFF"/>
            <w:vAlign w:val="bottom"/>
          </w:tcPr>
          <w:p w14:paraId="6405D914" w14:textId="77777777" w:rsidR="00CB4BEB" w:rsidRPr="00E36687" w:rsidRDefault="00CB4BEB" w:rsidP="003C0924">
            <w:pPr>
              <w:rPr>
                <w:rFonts w:ascii="Trebuchet MS" w:hAnsi="Trebuchet MS"/>
                <w:sz w:val="18"/>
                <w:szCs w:val="18"/>
              </w:rPr>
            </w:pPr>
            <w:r w:rsidRPr="00E36687">
              <w:rPr>
                <w:rFonts w:ascii="Trebuchet MS" w:hAnsi="Trebuchet MS"/>
                <w:sz w:val="18"/>
                <w:szCs w:val="18"/>
              </w:rPr>
              <w:t>Ukendt</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bottom"/>
          </w:tcPr>
          <w:p w14:paraId="4F65CAF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938" w:type="dxa"/>
            <w:tcBorders>
              <w:top w:val="single" w:sz="4" w:space="0" w:color="auto"/>
              <w:left w:val="single" w:sz="4" w:space="0" w:color="auto"/>
              <w:bottom w:val="single" w:sz="4" w:space="0" w:color="auto"/>
            </w:tcBorders>
            <w:shd w:val="clear" w:color="auto" w:fill="FFFFFF"/>
            <w:vAlign w:val="bottom"/>
          </w:tcPr>
          <w:p w14:paraId="0F27C1B1" w14:textId="77777777" w:rsidR="00CB4BEB" w:rsidRPr="00E36687" w:rsidRDefault="00CB4BEB" w:rsidP="003C0924">
            <w:pPr>
              <w:rPr>
                <w:rFonts w:ascii="Trebuchet MS" w:hAnsi="Trebuchet MS" w:cs="Trebuchet MS"/>
                <w:sz w:val="18"/>
                <w:szCs w:val="18"/>
              </w:rPr>
            </w:pPr>
            <w:r w:rsidRPr="00E36687">
              <w:rPr>
                <w:rFonts w:ascii="Trebuchet MS" w:hAnsi="Trebuchet MS" w:cs="Trebuchet MS"/>
                <w:sz w:val="18"/>
                <w:szCs w:val="18"/>
              </w:rPr>
              <w:t>Hvis der mangler viden om hvilket anlæg der er tale om.</w:t>
            </w:r>
          </w:p>
        </w:tc>
      </w:tr>
    </w:tbl>
    <w:p w14:paraId="0D345832" w14:textId="77777777" w:rsidR="00CB4BEB" w:rsidRPr="00A32757" w:rsidRDefault="00CB4BEB" w:rsidP="00CB4BEB">
      <w:pPr>
        <w:pStyle w:val="Overskrift7"/>
      </w:pPr>
      <w:r>
        <w:t>5.12.5.3</w:t>
      </w:r>
      <w:r w:rsidRPr="00A32757">
        <w:t>.</w:t>
      </w:r>
      <w:r>
        <w:t>2</w:t>
      </w:r>
      <w:r w:rsidRPr="00A32757">
        <w:t xml:space="preserve"> </w:t>
      </w:r>
      <w:r>
        <w:t xml:space="preserve">  6104 </w:t>
      </w:r>
      <w:r w:rsidRPr="004D7EBF">
        <w:t>Brandh</w:t>
      </w:r>
      <w:r>
        <w:t>æ</w:t>
      </w:r>
      <w:r w:rsidRPr="004D7EBF">
        <w:t>m</w:t>
      </w:r>
      <w:r w:rsidRPr="00CC386E">
        <w:rPr>
          <w:rStyle w:val="TypografiOverskrift4BrugerdefineretfarveRGB0Tegn"/>
        </w:rPr>
        <w:t xml:space="preserve"> </w:t>
      </w:r>
      <w:r>
        <w:t>(</w:t>
      </w:r>
      <w:r w:rsidRPr="004D056C">
        <w:t>d_6104_brandhaem</w:t>
      </w:r>
      <w:r>
        <w:t>)</w:t>
      </w:r>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18"/>
        <w:gridCol w:w="2048"/>
        <w:gridCol w:w="1204"/>
        <w:gridCol w:w="8505"/>
      </w:tblGrid>
      <w:tr w:rsidR="00CB4BEB" w:rsidRPr="0051728E" w14:paraId="49E01507" w14:textId="77777777" w:rsidTr="003C0924">
        <w:trPr>
          <w:trHeight w:hRule="exact" w:val="255"/>
        </w:trPr>
        <w:tc>
          <w:tcPr>
            <w:tcW w:w="1818" w:type="dxa"/>
            <w:tcBorders>
              <w:bottom w:val="single" w:sz="4" w:space="0" w:color="auto"/>
            </w:tcBorders>
            <w:shd w:val="clear" w:color="auto" w:fill="D9D9D9"/>
            <w:vAlign w:val="bottom"/>
          </w:tcPr>
          <w:p w14:paraId="2C2834CF" w14:textId="77777777" w:rsidR="00CB4BEB" w:rsidRPr="0051728E" w:rsidRDefault="00CB4BEB" w:rsidP="003C0924">
            <w:pPr>
              <w:rPr>
                <w:rFonts w:ascii="Trebuchet MS" w:hAnsi="Trebuchet MS" w:cs="Trebuchet MS"/>
                <w:b/>
                <w:bCs/>
                <w:sz w:val="18"/>
                <w:szCs w:val="18"/>
              </w:rPr>
            </w:pPr>
            <w:proofErr w:type="spellStart"/>
            <w:r w:rsidRPr="004D7EBF">
              <w:rPr>
                <w:rFonts w:ascii="Trebuchet MS" w:hAnsi="Trebuchet MS" w:cs="Trebuchet MS"/>
                <w:b/>
                <w:bCs/>
                <w:sz w:val="18"/>
                <w:szCs w:val="18"/>
              </w:rPr>
              <w:t>brandhaem</w:t>
            </w:r>
            <w:r>
              <w:rPr>
                <w:rFonts w:ascii="Trebuchet MS" w:hAnsi="Trebuchet MS" w:cs="Trebuchet MS"/>
                <w:b/>
                <w:bCs/>
                <w:sz w:val="18"/>
                <w:szCs w:val="18"/>
              </w:rPr>
              <w:t>_kode</w:t>
            </w:r>
            <w:proofErr w:type="spellEnd"/>
          </w:p>
        </w:tc>
        <w:tc>
          <w:tcPr>
            <w:tcW w:w="2048" w:type="dxa"/>
            <w:tcBorders>
              <w:bottom w:val="single" w:sz="4" w:space="0" w:color="auto"/>
            </w:tcBorders>
            <w:shd w:val="clear" w:color="auto" w:fill="D9D9D9"/>
            <w:vAlign w:val="bottom"/>
          </w:tcPr>
          <w:p w14:paraId="1D7EADFA" w14:textId="77777777" w:rsidR="00CB4BEB" w:rsidRPr="004D7EBF" w:rsidRDefault="00CB4BEB" w:rsidP="003C0924">
            <w:pPr>
              <w:rPr>
                <w:rFonts w:ascii="Trebuchet MS" w:hAnsi="Trebuchet MS" w:cs="Trebuchet MS"/>
                <w:bCs/>
                <w:sz w:val="18"/>
                <w:szCs w:val="18"/>
              </w:rPr>
            </w:pPr>
            <w:proofErr w:type="spellStart"/>
            <w:r>
              <w:rPr>
                <w:rFonts w:ascii="Trebuchet MS" w:hAnsi="Trebuchet MS" w:cs="Trebuchet MS"/>
                <w:b/>
                <w:bCs/>
                <w:sz w:val="18"/>
                <w:szCs w:val="18"/>
              </w:rPr>
              <w:t>B</w:t>
            </w:r>
            <w:r w:rsidRPr="004D7EBF">
              <w:rPr>
                <w:rFonts w:ascii="Trebuchet MS" w:hAnsi="Trebuchet MS" w:cs="Trebuchet MS"/>
                <w:b/>
                <w:bCs/>
                <w:sz w:val="18"/>
                <w:szCs w:val="18"/>
              </w:rPr>
              <w:t>randhaem</w:t>
            </w:r>
            <w:proofErr w:type="spellEnd"/>
          </w:p>
        </w:tc>
        <w:tc>
          <w:tcPr>
            <w:tcW w:w="1204" w:type="dxa"/>
            <w:tcBorders>
              <w:bottom w:val="single" w:sz="4" w:space="0" w:color="auto"/>
            </w:tcBorders>
            <w:shd w:val="clear" w:color="auto" w:fill="D9D9D9"/>
            <w:vAlign w:val="bottom"/>
          </w:tcPr>
          <w:p w14:paraId="1FE510AC"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505" w:type="dxa"/>
            <w:tcBorders>
              <w:bottom w:val="single" w:sz="4" w:space="0" w:color="auto"/>
            </w:tcBorders>
            <w:shd w:val="clear" w:color="auto" w:fill="D9D9D9"/>
            <w:vAlign w:val="bottom"/>
          </w:tcPr>
          <w:p w14:paraId="31BD6533"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4DD22184" w14:textId="77777777" w:rsidTr="003C0924">
        <w:trPr>
          <w:trHeight w:hRule="exact" w:val="510"/>
        </w:trPr>
        <w:tc>
          <w:tcPr>
            <w:tcW w:w="1818" w:type="dxa"/>
            <w:tcBorders>
              <w:top w:val="single" w:sz="4" w:space="0" w:color="auto"/>
              <w:left w:val="single" w:sz="4" w:space="0" w:color="auto"/>
              <w:bottom w:val="single" w:sz="4" w:space="0" w:color="auto"/>
              <w:right w:val="single" w:sz="4" w:space="0" w:color="auto"/>
            </w:tcBorders>
            <w:shd w:val="clear" w:color="auto" w:fill="D9D9D9"/>
            <w:vAlign w:val="center"/>
          </w:tcPr>
          <w:p w14:paraId="34939848" w14:textId="77777777" w:rsidR="00CB4BEB" w:rsidRPr="004D7EBF" w:rsidRDefault="00CB4BEB" w:rsidP="003C0924">
            <w:pPr>
              <w:jc w:val="center"/>
              <w:rPr>
                <w:rFonts w:ascii="Trebuchet MS" w:hAnsi="Trebuchet MS"/>
                <w:sz w:val="18"/>
                <w:szCs w:val="18"/>
              </w:rPr>
            </w:pPr>
            <w:r w:rsidRPr="004D7EBF">
              <w:rPr>
                <w:rFonts w:ascii="Trebuchet MS" w:hAnsi="Trebuchet MS"/>
                <w:sz w:val="18"/>
                <w:szCs w:val="18"/>
              </w:rPr>
              <w:t>1</w:t>
            </w:r>
          </w:p>
        </w:tc>
        <w:tc>
          <w:tcPr>
            <w:tcW w:w="2048" w:type="dxa"/>
            <w:tcBorders>
              <w:top w:val="single" w:sz="4" w:space="0" w:color="auto"/>
              <w:left w:val="single" w:sz="4" w:space="0" w:color="auto"/>
              <w:bottom w:val="single" w:sz="4" w:space="0" w:color="auto"/>
            </w:tcBorders>
            <w:shd w:val="clear" w:color="auto" w:fill="FFFFFF"/>
            <w:vAlign w:val="bottom"/>
          </w:tcPr>
          <w:p w14:paraId="1D45BF26" w14:textId="77777777" w:rsidR="00CB4BEB" w:rsidRPr="004D7EBF" w:rsidRDefault="00CB4BEB" w:rsidP="003C0924">
            <w:pPr>
              <w:rPr>
                <w:rFonts w:ascii="Trebuchet MS" w:hAnsi="Trebuchet MS"/>
                <w:sz w:val="18"/>
                <w:szCs w:val="18"/>
              </w:rPr>
            </w:pPr>
            <w:r w:rsidRPr="004D7EBF">
              <w:rPr>
                <w:rFonts w:ascii="Trebuchet MS" w:hAnsi="Trebuchet MS"/>
                <w:sz w:val="18"/>
                <w:szCs w:val="18"/>
              </w:rPr>
              <w:t>Automatisk brandalarm</w:t>
            </w:r>
          </w:p>
        </w:tc>
        <w:tc>
          <w:tcPr>
            <w:tcW w:w="1204" w:type="dxa"/>
            <w:tcBorders>
              <w:top w:val="single" w:sz="4" w:space="0" w:color="auto"/>
              <w:left w:val="single" w:sz="4" w:space="0" w:color="auto"/>
              <w:bottom w:val="single" w:sz="4" w:space="0" w:color="auto"/>
              <w:right w:val="single" w:sz="4" w:space="0" w:color="auto"/>
            </w:tcBorders>
            <w:shd w:val="clear" w:color="auto" w:fill="FFFFFF"/>
            <w:vAlign w:val="center"/>
          </w:tcPr>
          <w:p w14:paraId="17C2E91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center"/>
          </w:tcPr>
          <w:p w14:paraId="2B754B2F"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Anlæg der automatiske opdager brand.</w:t>
            </w:r>
          </w:p>
        </w:tc>
      </w:tr>
      <w:tr w:rsidR="00CB4BEB" w:rsidRPr="0051728E" w14:paraId="018AAFA3" w14:textId="77777777" w:rsidTr="003C0924">
        <w:trPr>
          <w:trHeight w:hRule="exact" w:val="510"/>
        </w:trPr>
        <w:tc>
          <w:tcPr>
            <w:tcW w:w="1818" w:type="dxa"/>
            <w:tcBorders>
              <w:top w:val="single" w:sz="4" w:space="0" w:color="auto"/>
              <w:left w:val="single" w:sz="4" w:space="0" w:color="auto"/>
              <w:bottom w:val="single" w:sz="4" w:space="0" w:color="auto"/>
              <w:right w:val="single" w:sz="4" w:space="0" w:color="auto"/>
            </w:tcBorders>
            <w:shd w:val="clear" w:color="auto" w:fill="D9D9D9"/>
            <w:vAlign w:val="center"/>
          </w:tcPr>
          <w:p w14:paraId="115C9DD2" w14:textId="77777777" w:rsidR="00CB4BEB" w:rsidRPr="004D7EBF" w:rsidRDefault="00CB4BEB" w:rsidP="003C0924">
            <w:pPr>
              <w:jc w:val="center"/>
              <w:rPr>
                <w:rFonts w:ascii="Trebuchet MS" w:hAnsi="Trebuchet MS"/>
                <w:sz w:val="18"/>
                <w:szCs w:val="18"/>
              </w:rPr>
            </w:pPr>
            <w:r>
              <w:rPr>
                <w:rFonts w:ascii="Trebuchet MS" w:hAnsi="Trebuchet MS"/>
                <w:sz w:val="18"/>
                <w:szCs w:val="18"/>
              </w:rPr>
              <w:t>2</w:t>
            </w:r>
          </w:p>
        </w:tc>
        <w:tc>
          <w:tcPr>
            <w:tcW w:w="2048" w:type="dxa"/>
            <w:tcBorders>
              <w:top w:val="single" w:sz="4" w:space="0" w:color="auto"/>
              <w:left w:val="single" w:sz="4" w:space="0" w:color="auto"/>
              <w:bottom w:val="single" w:sz="4" w:space="0" w:color="auto"/>
            </w:tcBorders>
            <w:shd w:val="clear" w:color="auto" w:fill="FFFFFF"/>
            <w:vAlign w:val="center"/>
          </w:tcPr>
          <w:p w14:paraId="291F451A" w14:textId="77777777" w:rsidR="00CB4BEB" w:rsidRPr="004D7EBF" w:rsidRDefault="00CB4BEB" w:rsidP="003C0924">
            <w:pPr>
              <w:rPr>
                <w:rFonts w:ascii="Trebuchet MS" w:hAnsi="Trebuchet MS"/>
                <w:sz w:val="18"/>
                <w:szCs w:val="18"/>
              </w:rPr>
            </w:pPr>
            <w:r>
              <w:rPr>
                <w:rFonts w:ascii="Trebuchet MS" w:hAnsi="Trebuchet MS"/>
                <w:sz w:val="18"/>
                <w:szCs w:val="18"/>
              </w:rPr>
              <w:t xml:space="preserve">Brandhæmmende </w:t>
            </w:r>
            <w:r w:rsidRPr="00270F56">
              <w:rPr>
                <w:rFonts w:ascii="Trebuchet MS" w:hAnsi="Trebuchet MS"/>
                <w:sz w:val="18"/>
                <w:szCs w:val="18"/>
              </w:rPr>
              <w:t>ga</w:t>
            </w:r>
            <w:r>
              <w:rPr>
                <w:rFonts w:ascii="Trebuchet MS" w:hAnsi="Trebuchet MS"/>
                <w:sz w:val="18"/>
                <w:szCs w:val="18"/>
              </w:rPr>
              <w:t>s</w:t>
            </w:r>
          </w:p>
        </w:tc>
        <w:tc>
          <w:tcPr>
            <w:tcW w:w="1204" w:type="dxa"/>
            <w:tcBorders>
              <w:top w:val="single" w:sz="4" w:space="0" w:color="auto"/>
              <w:left w:val="single" w:sz="4" w:space="0" w:color="auto"/>
              <w:bottom w:val="single" w:sz="4" w:space="0" w:color="auto"/>
              <w:right w:val="single" w:sz="4" w:space="0" w:color="auto"/>
            </w:tcBorders>
            <w:shd w:val="clear" w:color="auto" w:fill="FFFFFF"/>
            <w:vAlign w:val="center"/>
          </w:tcPr>
          <w:p w14:paraId="2FAAB8A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437BDAEE"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 xml:space="preserve">Gas der kvæler ilden ved at reducere iltindholdet i luften og nedkøle. Hvis denne indgår i en </w:t>
            </w:r>
            <w:proofErr w:type="gramStart"/>
            <w:r>
              <w:rPr>
                <w:rFonts w:ascii="Trebuchet MS" w:hAnsi="Trebuchet MS" w:cs="Trebuchet MS"/>
                <w:sz w:val="18"/>
                <w:szCs w:val="18"/>
              </w:rPr>
              <w:t>kombination</w:t>
            </w:r>
            <w:proofErr w:type="gramEnd"/>
            <w:r>
              <w:rPr>
                <w:rFonts w:ascii="Trebuchet MS" w:hAnsi="Trebuchet MS" w:cs="Trebuchet MS"/>
                <w:sz w:val="18"/>
                <w:szCs w:val="18"/>
              </w:rPr>
              <w:t xml:space="preserve"> vælges denne.</w:t>
            </w:r>
          </w:p>
        </w:tc>
      </w:tr>
      <w:tr w:rsidR="00CB4BEB" w:rsidRPr="0051728E" w14:paraId="5A854CF6" w14:textId="77777777" w:rsidTr="003C0924">
        <w:trPr>
          <w:trHeight w:hRule="exact" w:val="510"/>
        </w:trPr>
        <w:tc>
          <w:tcPr>
            <w:tcW w:w="1818" w:type="dxa"/>
            <w:tcBorders>
              <w:top w:val="single" w:sz="4" w:space="0" w:color="auto"/>
              <w:left w:val="single" w:sz="4" w:space="0" w:color="auto"/>
              <w:bottom w:val="single" w:sz="4" w:space="0" w:color="auto"/>
              <w:right w:val="single" w:sz="4" w:space="0" w:color="auto"/>
            </w:tcBorders>
            <w:shd w:val="clear" w:color="auto" w:fill="D9D9D9"/>
            <w:vAlign w:val="center"/>
          </w:tcPr>
          <w:p w14:paraId="4080A528" w14:textId="77777777" w:rsidR="00CB4BEB" w:rsidRPr="004D7EBF" w:rsidRDefault="00CB4BEB" w:rsidP="003C0924">
            <w:pPr>
              <w:jc w:val="center"/>
              <w:rPr>
                <w:rFonts w:ascii="Trebuchet MS" w:hAnsi="Trebuchet MS"/>
                <w:sz w:val="18"/>
                <w:szCs w:val="18"/>
              </w:rPr>
            </w:pPr>
            <w:r w:rsidRPr="004D7EBF">
              <w:rPr>
                <w:rFonts w:ascii="Trebuchet MS" w:hAnsi="Trebuchet MS"/>
                <w:sz w:val="18"/>
                <w:szCs w:val="18"/>
              </w:rPr>
              <w:t>3</w:t>
            </w:r>
          </w:p>
        </w:tc>
        <w:tc>
          <w:tcPr>
            <w:tcW w:w="2048" w:type="dxa"/>
            <w:tcBorders>
              <w:top w:val="single" w:sz="4" w:space="0" w:color="auto"/>
              <w:left w:val="single" w:sz="4" w:space="0" w:color="auto"/>
              <w:bottom w:val="single" w:sz="4" w:space="0" w:color="auto"/>
            </w:tcBorders>
            <w:shd w:val="clear" w:color="auto" w:fill="FFFFFF"/>
            <w:vAlign w:val="center"/>
          </w:tcPr>
          <w:p w14:paraId="224CB811" w14:textId="77777777" w:rsidR="00CB4BEB" w:rsidRPr="004D7EBF" w:rsidRDefault="00CB4BEB" w:rsidP="003C0924">
            <w:pPr>
              <w:rPr>
                <w:rFonts w:ascii="Trebuchet MS" w:hAnsi="Trebuchet MS"/>
                <w:sz w:val="18"/>
                <w:szCs w:val="18"/>
              </w:rPr>
            </w:pPr>
            <w:r w:rsidRPr="004D7EBF">
              <w:rPr>
                <w:rFonts w:ascii="Trebuchet MS" w:hAnsi="Trebuchet MS"/>
                <w:sz w:val="18"/>
                <w:szCs w:val="18"/>
              </w:rPr>
              <w:t>Sprinkleranlæg</w:t>
            </w:r>
          </w:p>
        </w:tc>
        <w:tc>
          <w:tcPr>
            <w:tcW w:w="1204" w:type="dxa"/>
            <w:tcBorders>
              <w:top w:val="single" w:sz="4" w:space="0" w:color="auto"/>
              <w:left w:val="single" w:sz="4" w:space="0" w:color="auto"/>
              <w:bottom w:val="single" w:sz="4" w:space="0" w:color="auto"/>
              <w:right w:val="single" w:sz="4" w:space="0" w:color="auto"/>
            </w:tcBorders>
            <w:shd w:val="clear" w:color="auto" w:fill="FFFFFF"/>
            <w:vAlign w:val="center"/>
          </w:tcPr>
          <w:p w14:paraId="743E1C8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0DD90AF0" w14:textId="7FCCC437" w:rsidR="00CB4BEB" w:rsidRPr="00FE3FC3" w:rsidRDefault="00CB4BEB" w:rsidP="003C0924">
            <w:pPr>
              <w:rPr>
                <w:rFonts w:ascii="Trebuchet MS" w:hAnsi="Trebuchet MS" w:cs="Trebuchet MS"/>
                <w:sz w:val="18"/>
                <w:szCs w:val="18"/>
              </w:rPr>
            </w:pPr>
            <w:r>
              <w:rPr>
                <w:rFonts w:ascii="Trebuchet MS" w:hAnsi="Trebuchet MS" w:cs="Trebuchet MS"/>
                <w:sz w:val="18"/>
                <w:szCs w:val="18"/>
              </w:rPr>
              <w:t>Anlæg der sprøjter ud over rummet/inde i bygningen det er opsat i. Hvis der også der automatisk brandalarm, så vælge</w:t>
            </w:r>
            <w:r w:rsidR="009C3E0F">
              <w:rPr>
                <w:rFonts w:ascii="Trebuchet MS" w:hAnsi="Trebuchet MS" w:cs="Trebuchet MS"/>
                <w:sz w:val="18"/>
                <w:szCs w:val="18"/>
              </w:rPr>
              <w:t>s</w:t>
            </w:r>
            <w:r>
              <w:rPr>
                <w:rFonts w:ascii="Trebuchet MS" w:hAnsi="Trebuchet MS" w:cs="Trebuchet MS"/>
                <w:sz w:val="18"/>
                <w:szCs w:val="18"/>
              </w:rPr>
              <w:t xml:space="preserve"> denne.</w:t>
            </w:r>
          </w:p>
        </w:tc>
      </w:tr>
      <w:tr w:rsidR="00CB4BEB" w:rsidRPr="0051728E" w14:paraId="7635D216" w14:textId="77777777" w:rsidTr="003C0924">
        <w:trPr>
          <w:trHeight w:hRule="exact" w:val="255"/>
        </w:trPr>
        <w:tc>
          <w:tcPr>
            <w:tcW w:w="1818" w:type="dxa"/>
            <w:tcBorders>
              <w:top w:val="single" w:sz="4" w:space="0" w:color="auto"/>
              <w:left w:val="single" w:sz="4" w:space="0" w:color="auto"/>
              <w:bottom w:val="single" w:sz="4" w:space="0" w:color="auto"/>
              <w:right w:val="single" w:sz="4" w:space="0" w:color="auto"/>
            </w:tcBorders>
            <w:shd w:val="clear" w:color="auto" w:fill="D9D9D9"/>
            <w:vAlign w:val="bottom"/>
          </w:tcPr>
          <w:p w14:paraId="46E666EA" w14:textId="77777777" w:rsidR="00CB4BEB" w:rsidRPr="004D7EBF" w:rsidRDefault="00CB4BEB" w:rsidP="003C0924">
            <w:pPr>
              <w:jc w:val="center"/>
              <w:rPr>
                <w:rFonts w:ascii="Trebuchet MS" w:hAnsi="Trebuchet MS"/>
                <w:sz w:val="18"/>
                <w:szCs w:val="18"/>
              </w:rPr>
            </w:pPr>
          </w:p>
        </w:tc>
        <w:tc>
          <w:tcPr>
            <w:tcW w:w="2048" w:type="dxa"/>
            <w:tcBorders>
              <w:top w:val="single" w:sz="4" w:space="0" w:color="auto"/>
              <w:left w:val="single" w:sz="4" w:space="0" w:color="auto"/>
              <w:bottom w:val="single" w:sz="4" w:space="0" w:color="auto"/>
            </w:tcBorders>
            <w:shd w:val="clear" w:color="auto" w:fill="FFFFFF"/>
            <w:vAlign w:val="bottom"/>
          </w:tcPr>
          <w:p w14:paraId="1006E7EB" w14:textId="77777777" w:rsidR="00CB4BEB" w:rsidRPr="004D7EBF" w:rsidRDefault="00CB4BEB" w:rsidP="003C0924">
            <w:pPr>
              <w:rPr>
                <w:rFonts w:ascii="Trebuchet MS" w:hAnsi="Trebuchet MS"/>
                <w:sz w:val="18"/>
                <w:szCs w:val="18"/>
              </w:rPr>
            </w:pPr>
          </w:p>
        </w:tc>
        <w:tc>
          <w:tcPr>
            <w:tcW w:w="1204" w:type="dxa"/>
            <w:tcBorders>
              <w:top w:val="single" w:sz="4" w:space="0" w:color="auto"/>
              <w:left w:val="single" w:sz="4" w:space="0" w:color="auto"/>
              <w:bottom w:val="single" w:sz="4" w:space="0" w:color="auto"/>
              <w:right w:val="single" w:sz="4" w:space="0" w:color="auto"/>
            </w:tcBorders>
            <w:shd w:val="clear" w:color="auto" w:fill="FFFFFF"/>
            <w:vAlign w:val="bottom"/>
          </w:tcPr>
          <w:p w14:paraId="73FBCBB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1DC3A8F7" w14:textId="77777777" w:rsidR="00CB4BEB" w:rsidRPr="00FE3FC3" w:rsidRDefault="00CB4BEB" w:rsidP="003C0924">
            <w:pPr>
              <w:rPr>
                <w:rFonts w:ascii="Trebuchet MS" w:hAnsi="Trebuchet MS" w:cs="Trebuchet MS"/>
                <w:sz w:val="18"/>
                <w:szCs w:val="18"/>
              </w:rPr>
            </w:pPr>
          </w:p>
        </w:tc>
      </w:tr>
      <w:tr w:rsidR="00CB4BEB" w:rsidRPr="0051728E" w14:paraId="7BD161F9" w14:textId="77777777" w:rsidTr="003C0924">
        <w:trPr>
          <w:trHeight w:hRule="exact" w:val="255"/>
        </w:trPr>
        <w:tc>
          <w:tcPr>
            <w:tcW w:w="1818" w:type="dxa"/>
            <w:tcBorders>
              <w:top w:val="single" w:sz="4" w:space="0" w:color="auto"/>
              <w:left w:val="single" w:sz="4" w:space="0" w:color="auto"/>
              <w:bottom w:val="single" w:sz="4" w:space="0" w:color="auto"/>
              <w:right w:val="single" w:sz="4" w:space="0" w:color="auto"/>
            </w:tcBorders>
            <w:shd w:val="clear" w:color="auto" w:fill="D9D9D9"/>
            <w:vAlign w:val="bottom"/>
          </w:tcPr>
          <w:p w14:paraId="09C98557" w14:textId="77777777" w:rsidR="00CB4BEB" w:rsidRPr="004D7EBF" w:rsidRDefault="00CB4BEB" w:rsidP="003C0924">
            <w:pPr>
              <w:jc w:val="center"/>
              <w:rPr>
                <w:rFonts w:ascii="Trebuchet MS" w:hAnsi="Trebuchet MS"/>
                <w:sz w:val="18"/>
                <w:szCs w:val="18"/>
              </w:rPr>
            </w:pPr>
          </w:p>
        </w:tc>
        <w:tc>
          <w:tcPr>
            <w:tcW w:w="2048" w:type="dxa"/>
            <w:tcBorders>
              <w:top w:val="single" w:sz="4" w:space="0" w:color="auto"/>
              <w:left w:val="single" w:sz="4" w:space="0" w:color="auto"/>
              <w:bottom w:val="single" w:sz="4" w:space="0" w:color="auto"/>
            </w:tcBorders>
            <w:shd w:val="clear" w:color="auto" w:fill="FFFFFF"/>
            <w:vAlign w:val="bottom"/>
          </w:tcPr>
          <w:p w14:paraId="130D0B16" w14:textId="77777777" w:rsidR="00CB4BEB" w:rsidRPr="004D7EBF" w:rsidRDefault="00CB4BEB" w:rsidP="003C0924">
            <w:pPr>
              <w:rPr>
                <w:rFonts w:ascii="Trebuchet MS" w:hAnsi="Trebuchet MS"/>
                <w:sz w:val="18"/>
                <w:szCs w:val="18"/>
              </w:rPr>
            </w:pPr>
          </w:p>
        </w:tc>
        <w:tc>
          <w:tcPr>
            <w:tcW w:w="1204" w:type="dxa"/>
            <w:tcBorders>
              <w:top w:val="single" w:sz="4" w:space="0" w:color="auto"/>
              <w:left w:val="single" w:sz="4" w:space="0" w:color="auto"/>
              <w:bottom w:val="single" w:sz="4" w:space="0" w:color="auto"/>
              <w:right w:val="single" w:sz="4" w:space="0" w:color="auto"/>
            </w:tcBorders>
            <w:shd w:val="clear" w:color="auto" w:fill="FFFFFF"/>
            <w:vAlign w:val="bottom"/>
          </w:tcPr>
          <w:p w14:paraId="766F127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1E2490BD" w14:textId="77777777" w:rsidR="00CB4BEB" w:rsidRPr="00FE3FC3" w:rsidRDefault="00CB4BEB" w:rsidP="003C0924">
            <w:pPr>
              <w:rPr>
                <w:rFonts w:ascii="Trebuchet MS" w:hAnsi="Trebuchet MS" w:cs="Trebuchet MS"/>
                <w:sz w:val="18"/>
                <w:szCs w:val="18"/>
              </w:rPr>
            </w:pPr>
          </w:p>
        </w:tc>
      </w:tr>
      <w:tr w:rsidR="00CB4BEB" w:rsidRPr="0051728E" w14:paraId="5751B2B3" w14:textId="77777777" w:rsidTr="003C0924">
        <w:trPr>
          <w:trHeight w:hRule="exact" w:val="255"/>
        </w:trPr>
        <w:tc>
          <w:tcPr>
            <w:tcW w:w="1818" w:type="dxa"/>
            <w:tcBorders>
              <w:top w:val="single" w:sz="4" w:space="0" w:color="auto"/>
              <w:left w:val="single" w:sz="4" w:space="0" w:color="auto"/>
              <w:bottom w:val="single" w:sz="4" w:space="0" w:color="auto"/>
              <w:right w:val="single" w:sz="4" w:space="0" w:color="auto"/>
            </w:tcBorders>
            <w:shd w:val="clear" w:color="auto" w:fill="D9D9D9"/>
            <w:vAlign w:val="bottom"/>
          </w:tcPr>
          <w:p w14:paraId="2AA879F4" w14:textId="77777777" w:rsidR="00CB4BEB" w:rsidRPr="004D7EBF" w:rsidRDefault="00CB4BEB" w:rsidP="003C0924">
            <w:pPr>
              <w:jc w:val="center"/>
              <w:rPr>
                <w:rFonts w:ascii="Trebuchet MS" w:hAnsi="Trebuchet MS"/>
                <w:sz w:val="18"/>
                <w:szCs w:val="18"/>
              </w:rPr>
            </w:pPr>
            <w:r>
              <w:rPr>
                <w:rFonts w:ascii="Trebuchet MS" w:hAnsi="Trebuchet MS"/>
                <w:sz w:val="18"/>
                <w:szCs w:val="18"/>
              </w:rPr>
              <w:t>8</w:t>
            </w:r>
          </w:p>
        </w:tc>
        <w:tc>
          <w:tcPr>
            <w:tcW w:w="2048" w:type="dxa"/>
            <w:tcBorders>
              <w:top w:val="single" w:sz="4" w:space="0" w:color="auto"/>
              <w:left w:val="single" w:sz="4" w:space="0" w:color="auto"/>
              <w:bottom w:val="single" w:sz="4" w:space="0" w:color="auto"/>
            </w:tcBorders>
            <w:shd w:val="clear" w:color="auto" w:fill="FFFFFF"/>
            <w:vAlign w:val="bottom"/>
          </w:tcPr>
          <w:p w14:paraId="1C5B6015" w14:textId="77777777" w:rsidR="00CB4BEB" w:rsidRPr="004D7EBF" w:rsidRDefault="00CB4BEB" w:rsidP="003C0924">
            <w:pPr>
              <w:rPr>
                <w:rFonts w:ascii="Trebuchet MS" w:hAnsi="Trebuchet MS"/>
                <w:sz w:val="18"/>
                <w:szCs w:val="18"/>
              </w:rPr>
            </w:pPr>
            <w:r w:rsidRPr="004D7EBF">
              <w:rPr>
                <w:rFonts w:ascii="Trebuchet MS" w:hAnsi="Trebuchet MS"/>
                <w:sz w:val="18"/>
                <w:szCs w:val="18"/>
              </w:rPr>
              <w:t>Andet</w:t>
            </w:r>
          </w:p>
        </w:tc>
        <w:tc>
          <w:tcPr>
            <w:tcW w:w="1204" w:type="dxa"/>
            <w:tcBorders>
              <w:top w:val="single" w:sz="4" w:space="0" w:color="auto"/>
              <w:left w:val="single" w:sz="4" w:space="0" w:color="auto"/>
              <w:bottom w:val="single" w:sz="4" w:space="0" w:color="auto"/>
              <w:right w:val="single" w:sz="4" w:space="0" w:color="auto"/>
            </w:tcBorders>
            <w:shd w:val="clear" w:color="auto" w:fill="FFFFFF"/>
            <w:vAlign w:val="bottom"/>
          </w:tcPr>
          <w:p w14:paraId="7881C25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2508A293"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 xml:space="preserve">Hvis ovenstående ikke dækker. </w:t>
            </w:r>
          </w:p>
        </w:tc>
      </w:tr>
      <w:tr w:rsidR="00CB4BEB" w:rsidRPr="0051728E" w14:paraId="6C6873F5" w14:textId="77777777" w:rsidTr="003C0924">
        <w:trPr>
          <w:trHeight w:hRule="exact" w:val="255"/>
        </w:trPr>
        <w:tc>
          <w:tcPr>
            <w:tcW w:w="1818" w:type="dxa"/>
            <w:tcBorders>
              <w:top w:val="single" w:sz="4" w:space="0" w:color="auto"/>
              <w:left w:val="single" w:sz="4" w:space="0" w:color="auto"/>
              <w:bottom w:val="single" w:sz="4" w:space="0" w:color="auto"/>
              <w:right w:val="single" w:sz="4" w:space="0" w:color="auto"/>
            </w:tcBorders>
            <w:shd w:val="clear" w:color="auto" w:fill="D9D9D9"/>
            <w:vAlign w:val="bottom"/>
          </w:tcPr>
          <w:p w14:paraId="744159F0" w14:textId="77777777" w:rsidR="00CB4BEB" w:rsidRPr="004D7EBF" w:rsidRDefault="00CB4BEB" w:rsidP="003C0924">
            <w:pPr>
              <w:jc w:val="center"/>
              <w:rPr>
                <w:rFonts w:ascii="Trebuchet MS" w:hAnsi="Trebuchet MS"/>
                <w:sz w:val="18"/>
                <w:szCs w:val="18"/>
              </w:rPr>
            </w:pPr>
            <w:r>
              <w:rPr>
                <w:rFonts w:ascii="Trebuchet MS" w:hAnsi="Trebuchet MS"/>
                <w:sz w:val="18"/>
                <w:szCs w:val="18"/>
              </w:rPr>
              <w:t>9</w:t>
            </w:r>
          </w:p>
        </w:tc>
        <w:tc>
          <w:tcPr>
            <w:tcW w:w="2048" w:type="dxa"/>
            <w:tcBorders>
              <w:top w:val="single" w:sz="4" w:space="0" w:color="auto"/>
              <w:left w:val="single" w:sz="4" w:space="0" w:color="auto"/>
              <w:bottom w:val="single" w:sz="4" w:space="0" w:color="auto"/>
            </w:tcBorders>
            <w:shd w:val="clear" w:color="auto" w:fill="FFFFFF"/>
            <w:vAlign w:val="bottom"/>
          </w:tcPr>
          <w:p w14:paraId="0A242F06" w14:textId="77777777" w:rsidR="00CB4BEB" w:rsidRPr="004D7EBF" w:rsidRDefault="00CB4BEB" w:rsidP="003C0924">
            <w:pPr>
              <w:rPr>
                <w:rFonts w:ascii="Trebuchet MS" w:hAnsi="Trebuchet MS"/>
                <w:sz w:val="18"/>
                <w:szCs w:val="18"/>
              </w:rPr>
            </w:pPr>
            <w:r w:rsidRPr="004D7EBF">
              <w:rPr>
                <w:rFonts w:ascii="Trebuchet MS" w:hAnsi="Trebuchet MS"/>
                <w:sz w:val="18"/>
                <w:szCs w:val="18"/>
              </w:rPr>
              <w:t>Ukendt</w:t>
            </w:r>
          </w:p>
        </w:tc>
        <w:tc>
          <w:tcPr>
            <w:tcW w:w="1204" w:type="dxa"/>
            <w:tcBorders>
              <w:top w:val="single" w:sz="4" w:space="0" w:color="auto"/>
              <w:left w:val="single" w:sz="4" w:space="0" w:color="auto"/>
              <w:bottom w:val="single" w:sz="4" w:space="0" w:color="auto"/>
              <w:right w:val="single" w:sz="4" w:space="0" w:color="auto"/>
            </w:tcBorders>
            <w:shd w:val="clear" w:color="auto" w:fill="FFFFFF"/>
            <w:vAlign w:val="bottom"/>
          </w:tcPr>
          <w:p w14:paraId="292C9CC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2F87161F"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Hvis der mangler viden om hvilket anlæg der er tale om.</w:t>
            </w:r>
          </w:p>
        </w:tc>
      </w:tr>
    </w:tbl>
    <w:p w14:paraId="1E14E195" w14:textId="77777777" w:rsidR="004E7F65" w:rsidRDefault="004E7F65" w:rsidP="004E7F65">
      <w:bookmarkStart w:id="2898" w:name="_Toc63351510"/>
    </w:p>
    <w:p w14:paraId="7E356FE4" w14:textId="6ABE356F" w:rsidR="00CB4BEB" w:rsidRDefault="00CB4BEB" w:rsidP="00CB4BEB">
      <w:pPr>
        <w:pStyle w:val="Overskrift2"/>
        <w:rPr>
          <w:kern w:val="32"/>
        </w:rPr>
      </w:pPr>
      <w:bookmarkStart w:id="2899" w:name="_Toc122436159"/>
      <w:r>
        <w:rPr>
          <w:kern w:val="32"/>
        </w:rPr>
        <w:t>5.12.6</w:t>
      </w:r>
      <w:r w:rsidRPr="00066C65">
        <w:rPr>
          <w:kern w:val="32"/>
        </w:rPr>
        <w:t xml:space="preserve"> </w:t>
      </w:r>
      <w:r>
        <w:rPr>
          <w:kern w:val="32"/>
        </w:rPr>
        <w:t>Særligt</w:t>
      </w:r>
      <w:r w:rsidRPr="00901641">
        <w:rPr>
          <w:kern w:val="32"/>
        </w:rPr>
        <w:t xml:space="preserve"> bygningsområde</w:t>
      </w:r>
      <w:r w:rsidRPr="00066C65">
        <w:rPr>
          <w:kern w:val="32"/>
        </w:rPr>
        <w:t xml:space="preserve"> (</w:t>
      </w:r>
      <w:r>
        <w:rPr>
          <w:kern w:val="32"/>
        </w:rPr>
        <w:t>6105</w:t>
      </w:r>
      <w:r w:rsidRPr="00066C65">
        <w:rPr>
          <w:kern w:val="32"/>
        </w:rPr>
        <w:t>)</w:t>
      </w:r>
      <w:bookmarkEnd w:id="2898"/>
      <w:bookmarkEnd w:id="2899"/>
      <w:r w:rsidRPr="007C3785">
        <w:rPr>
          <w:kern w:val="32"/>
        </w:rPr>
        <w:t xml:space="preserve"> </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5198"/>
        <w:gridCol w:w="1155"/>
        <w:gridCol w:w="1356"/>
        <w:gridCol w:w="1478"/>
        <w:gridCol w:w="2720"/>
      </w:tblGrid>
      <w:tr w:rsidR="00CB4BEB" w:rsidRPr="0051728E" w14:paraId="095E28AE" w14:textId="77777777" w:rsidTr="003C0924">
        <w:tc>
          <w:tcPr>
            <w:tcW w:w="1809" w:type="dxa"/>
            <w:tcBorders>
              <w:bottom w:val="single" w:sz="4" w:space="0" w:color="auto"/>
            </w:tcBorders>
            <w:shd w:val="clear" w:color="auto" w:fill="D9D9D9"/>
            <w:vAlign w:val="center"/>
          </w:tcPr>
          <w:p w14:paraId="631281A0"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5198" w:type="dxa"/>
            <w:tcBorders>
              <w:bottom w:val="single" w:sz="4" w:space="0" w:color="auto"/>
            </w:tcBorders>
            <w:shd w:val="clear" w:color="auto" w:fill="D9D9D9"/>
            <w:vAlign w:val="center"/>
          </w:tcPr>
          <w:p w14:paraId="5803C47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239423C8"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052D656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78" w:type="dxa"/>
            <w:tcBorders>
              <w:bottom w:val="single" w:sz="4" w:space="0" w:color="auto"/>
            </w:tcBorders>
            <w:shd w:val="clear" w:color="auto" w:fill="D9D9D9"/>
            <w:vAlign w:val="center"/>
          </w:tcPr>
          <w:p w14:paraId="39971D25"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7545E549"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720" w:type="dxa"/>
            <w:tcBorders>
              <w:bottom w:val="single" w:sz="4" w:space="0" w:color="auto"/>
            </w:tcBorders>
            <w:shd w:val="clear" w:color="auto" w:fill="D9D9D9"/>
            <w:vAlign w:val="center"/>
          </w:tcPr>
          <w:p w14:paraId="157A215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2C0F" w14:paraId="42DB1633"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7C4B4A6A" w14:textId="77777777" w:rsidR="00CB4BEB" w:rsidRPr="00CE2C0F" w:rsidRDefault="00CB4BEB" w:rsidP="003C0924">
            <w:pPr>
              <w:rPr>
                <w:rFonts w:ascii="Trebuchet MS" w:hAnsi="Trebuchet MS"/>
                <w:sz w:val="18"/>
                <w:szCs w:val="18"/>
              </w:rPr>
            </w:pPr>
            <w:proofErr w:type="spellStart"/>
            <w:r w:rsidRPr="00E07F24">
              <w:rPr>
                <w:rFonts w:ascii="Trebuchet MS" w:hAnsi="Trebuchet MS"/>
                <w:sz w:val="18"/>
                <w:szCs w:val="18"/>
              </w:rPr>
              <w:t>saer_</w:t>
            </w:r>
            <w:r w:rsidRPr="00CE2C0F">
              <w:rPr>
                <w:rFonts w:ascii="Trebuchet MS" w:hAnsi="Trebuchet MS"/>
                <w:sz w:val="18"/>
                <w:szCs w:val="18"/>
              </w:rPr>
              <w:t>distrikt_nr</w:t>
            </w:r>
            <w:proofErr w:type="spellEnd"/>
          </w:p>
        </w:tc>
        <w:tc>
          <w:tcPr>
            <w:tcW w:w="5198" w:type="dxa"/>
            <w:tcBorders>
              <w:top w:val="single" w:sz="4" w:space="0" w:color="auto"/>
              <w:left w:val="single" w:sz="4" w:space="0" w:color="auto"/>
              <w:bottom w:val="single" w:sz="4" w:space="0" w:color="auto"/>
              <w:right w:val="single" w:sz="4" w:space="0" w:color="auto"/>
            </w:tcBorders>
            <w:shd w:val="clear" w:color="auto" w:fill="auto"/>
            <w:vAlign w:val="bottom"/>
          </w:tcPr>
          <w:p w14:paraId="6F72AEFA" w14:textId="77777777" w:rsidR="00CB4BEB" w:rsidRPr="00E07F24" w:rsidDel="00CE2C0F" w:rsidRDefault="00CB4BEB" w:rsidP="003C0924">
            <w:pPr>
              <w:rPr>
                <w:rFonts w:ascii="Trebuchet MS" w:hAnsi="Trebuchet MS"/>
                <w:sz w:val="18"/>
                <w:szCs w:val="18"/>
              </w:rPr>
            </w:pPr>
            <w:r w:rsidRPr="00E07F24">
              <w:rPr>
                <w:rFonts w:ascii="Trebuchet MS" w:hAnsi="Trebuchet MS"/>
                <w:sz w:val="18"/>
                <w:szCs w:val="18"/>
              </w:rPr>
              <w:t xml:space="preserve">Bygningsområde </w:t>
            </w:r>
            <w:proofErr w:type="spellStart"/>
            <w:r w:rsidRPr="00E07F24">
              <w:rPr>
                <w:rFonts w:ascii="Trebuchet MS" w:hAnsi="Trebuchet MS"/>
                <w:sz w:val="18"/>
                <w:szCs w:val="18"/>
              </w:rPr>
              <w:t>nr</w:t>
            </w:r>
            <w:proofErr w:type="spellEnd"/>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1DAFB15F" w14:textId="77777777" w:rsidR="00CB4BEB" w:rsidRPr="00CE2C0F" w:rsidDel="00CE2C0F" w:rsidRDefault="00CB4BEB" w:rsidP="003C0924">
            <w:pPr>
              <w:rPr>
                <w:rFonts w:ascii="Trebuchet MS" w:hAnsi="Trebuchet MS" w:cs="Trebuchet MS"/>
                <w:sz w:val="18"/>
                <w:szCs w:val="18"/>
              </w:rPr>
            </w:pPr>
            <w:r w:rsidRPr="00CE2C0F">
              <w:rPr>
                <w:rFonts w:ascii="Trebuchet MS" w:hAnsi="Trebuchet MS" w:cs="Trebuchet MS"/>
                <w:sz w:val="18"/>
                <w:szCs w:val="18"/>
              </w:rPr>
              <w:t>Heltal</w:t>
            </w:r>
            <w:r>
              <w:rPr>
                <w:rFonts w:ascii="Trebuchet MS" w:hAnsi="Trebuchet MS" w:cs="Trebuchet MS"/>
                <w:sz w:val="18"/>
                <w:szCs w:val="18"/>
              </w:rPr>
              <w:t xml:space="preserve"> </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7834496C" w14:textId="77777777" w:rsidR="00CB4BEB" w:rsidRPr="00E07F24" w:rsidDel="00CE2C0F" w:rsidRDefault="00CB4BEB" w:rsidP="003C0924">
            <w:pPr>
              <w:rPr>
                <w:rFonts w:ascii="Trebuchet MS" w:hAnsi="Trebuchet MS" w:cs="Trebuchet MS"/>
                <w:sz w:val="18"/>
                <w:szCs w:val="18"/>
              </w:rPr>
            </w:pPr>
            <w:r w:rsidRPr="00E07F24">
              <w:rPr>
                <w:rFonts w:ascii="Trebuchet MS" w:hAnsi="Trebuchet MS" w:cs="Trebuchet MS"/>
                <w:sz w:val="18"/>
                <w:szCs w:val="18"/>
              </w:rPr>
              <w:t>1-99999</w:t>
            </w:r>
          </w:p>
        </w:tc>
        <w:tc>
          <w:tcPr>
            <w:tcW w:w="1478" w:type="dxa"/>
            <w:tcBorders>
              <w:top w:val="single" w:sz="4" w:space="0" w:color="auto"/>
              <w:left w:val="single" w:sz="4" w:space="0" w:color="auto"/>
              <w:bottom w:val="single" w:sz="4" w:space="0" w:color="auto"/>
              <w:right w:val="single" w:sz="4" w:space="0" w:color="auto"/>
            </w:tcBorders>
            <w:shd w:val="clear" w:color="auto" w:fill="auto"/>
            <w:vAlign w:val="bottom"/>
          </w:tcPr>
          <w:p w14:paraId="08F1B21E" w14:textId="77777777" w:rsidR="00CB4BEB" w:rsidRPr="00E07F24" w:rsidRDefault="00CB4BEB" w:rsidP="003C0924">
            <w:pPr>
              <w:jc w:val="center"/>
              <w:rPr>
                <w:rFonts w:ascii="Trebuchet MS" w:hAnsi="Trebuchet MS" w:cs="Trebuchet MS"/>
                <w:sz w:val="18"/>
                <w:szCs w:val="18"/>
              </w:rPr>
            </w:pPr>
            <w:r w:rsidRPr="00E07F24">
              <w:rPr>
                <w:rFonts w:ascii="Trebuchet MS" w:hAnsi="Trebuchet MS" w:cs="Trebuchet MS"/>
                <w:sz w:val="18"/>
                <w:szCs w:val="18"/>
              </w:rPr>
              <w:t>F</w:t>
            </w:r>
          </w:p>
        </w:tc>
        <w:tc>
          <w:tcPr>
            <w:tcW w:w="2720" w:type="dxa"/>
            <w:tcBorders>
              <w:top w:val="single" w:sz="4" w:space="0" w:color="auto"/>
              <w:left w:val="single" w:sz="4" w:space="0" w:color="auto"/>
              <w:bottom w:val="single" w:sz="4" w:space="0" w:color="auto"/>
              <w:right w:val="single" w:sz="4" w:space="0" w:color="auto"/>
            </w:tcBorders>
            <w:shd w:val="clear" w:color="auto" w:fill="auto"/>
            <w:vAlign w:val="bottom"/>
          </w:tcPr>
          <w:p w14:paraId="3B4AE25E"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1</w:t>
            </w:r>
          </w:p>
        </w:tc>
      </w:tr>
      <w:tr w:rsidR="00CB4BEB" w:rsidRPr="00CE1917" w14:paraId="19050069"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69EF8B80" w14:textId="77777777" w:rsidR="00CB4BEB" w:rsidRPr="00CE2C0F" w:rsidRDefault="00CB4BEB" w:rsidP="003C0924">
            <w:pPr>
              <w:rPr>
                <w:rFonts w:ascii="Trebuchet MS" w:hAnsi="Trebuchet MS"/>
                <w:sz w:val="18"/>
                <w:szCs w:val="18"/>
              </w:rPr>
            </w:pPr>
            <w:proofErr w:type="spellStart"/>
            <w:r w:rsidRPr="00E07F24">
              <w:rPr>
                <w:rFonts w:ascii="Trebuchet MS" w:hAnsi="Trebuchet MS"/>
                <w:sz w:val="18"/>
                <w:szCs w:val="18"/>
              </w:rPr>
              <w:t>saer_</w:t>
            </w:r>
            <w:r w:rsidRPr="00CE2C0F">
              <w:rPr>
                <w:rFonts w:ascii="Trebuchet MS" w:hAnsi="Trebuchet MS"/>
                <w:sz w:val="18"/>
                <w:szCs w:val="18"/>
              </w:rPr>
              <w:t>distrikt_navn</w:t>
            </w:r>
            <w:proofErr w:type="spellEnd"/>
          </w:p>
        </w:tc>
        <w:tc>
          <w:tcPr>
            <w:tcW w:w="5198" w:type="dxa"/>
            <w:tcBorders>
              <w:top w:val="single" w:sz="4" w:space="0" w:color="auto"/>
              <w:left w:val="single" w:sz="4" w:space="0" w:color="auto"/>
              <w:bottom w:val="single" w:sz="4" w:space="0" w:color="auto"/>
              <w:right w:val="single" w:sz="4" w:space="0" w:color="auto"/>
            </w:tcBorders>
            <w:shd w:val="clear" w:color="auto" w:fill="auto"/>
            <w:vAlign w:val="bottom"/>
          </w:tcPr>
          <w:p w14:paraId="25C799B3" w14:textId="77777777" w:rsidR="00CB4BEB" w:rsidRPr="00E07F24" w:rsidDel="00CE2C0F" w:rsidRDefault="00CB4BEB" w:rsidP="003C0924">
            <w:pPr>
              <w:rPr>
                <w:rFonts w:ascii="Trebuchet MS" w:hAnsi="Trebuchet MS"/>
                <w:sz w:val="18"/>
                <w:szCs w:val="18"/>
              </w:rPr>
            </w:pPr>
            <w:r w:rsidRPr="00E07F24">
              <w:rPr>
                <w:rFonts w:ascii="Trebuchet MS" w:hAnsi="Trebuchet MS"/>
                <w:sz w:val="18"/>
                <w:szCs w:val="18"/>
              </w:rPr>
              <w:t>Bygningsområde navn</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75602697" w14:textId="77777777" w:rsidR="00CB4BEB" w:rsidRPr="00CE2C0F" w:rsidDel="00CE2C0F" w:rsidRDefault="00CB4BEB" w:rsidP="003C0924">
            <w:pPr>
              <w:rPr>
                <w:rFonts w:ascii="Trebuchet MS" w:hAnsi="Trebuchet MS" w:cs="Trebuchet MS"/>
                <w:sz w:val="18"/>
                <w:szCs w:val="18"/>
              </w:rPr>
            </w:pPr>
            <w:r w:rsidRPr="00CE2C0F">
              <w:rPr>
                <w:rFonts w:ascii="Trebuchet MS" w:hAnsi="Trebuchet MS" w:cs="Trebuchet MS"/>
                <w:sz w:val="18"/>
                <w:szCs w:val="18"/>
              </w:rPr>
              <w:t>Tekststreng</w:t>
            </w:r>
            <w:r>
              <w:rPr>
                <w:rFonts w:ascii="Trebuchet MS" w:hAnsi="Trebuchet MS" w:cs="Trebuchet MS"/>
                <w:sz w:val="18"/>
                <w:szCs w:val="18"/>
              </w:rPr>
              <w:t xml:space="preserve"> </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04B56266" w14:textId="77777777" w:rsidR="00CB4BEB" w:rsidRPr="00CE2C0F" w:rsidDel="00CE2C0F" w:rsidRDefault="00CB4BEB" w:rsidP="003C0924">
            <w:pPr>
              <w:rPr>
                <w:rFonts w:ascii="Trebuchet MS" w:hAnsi="Trebuchet MS" w:cs="Trebuchet MS"/>
                <w:sz w:val="18"/>
                <w:szCs w:val="18"/>
              </w:rPr>
            </w:pPr>
            <w:r w:rsidRPr="00CE2C0F">
              <w:rPr>
                <w:rFonts w:ascii="Trebuchet MS" w:hAnsi="Trebuchet MS" w:cs="Trebuchet MS"/>
                <w:sz w:val="18"/>
                <w:szCs w:val="18"/>
              </w:rPr>
              <w:t>0-128 tegn</w:t>
            </w:r>
            <w:r>
              <w:rPr>
                <w:rFonts w:ascii="Trebuchet MS" w:hAnsi="Trebuchet MS" w:cs="Trebuchet MS"/>
                <w:sz w:val="18"/>
                <w:szCs w:val="18"/>
              </w:rPr>
              <w:t xml:space="preserve"> </w:t>
            </w:r>
          </w:p>
        </w:tc>
        <w:tc>
          <w:tcPr>
            <w:tcW w:w="1478" w:type="dxa"/>
            <w:tcBorders>
              <w:top w:val="single" w:sz="4" w:space="0" w:color="auto"/>
              <w:left w:val="single" w:sz="4" w:space="0" w:color="auto"/>
              <w:bottom w:val="single" w:sz="4" w:space="0" w:color="auto"/>
              <w:right w:val="single" w:sz="4" w:space="0" w:color="auto"/>
            </w:tcBorders>
            <w:shd w:val="clear" w:color="auto" w:fill="auto"/>
            <w:vAlign w:val="bottom"/>
          </w:tcPr>
          <w:p w14:paraId="3D8C9A21" w14:textId="77777777" w:rsidR="00CB4BEB" w:rsidRPr="00E07F24" w:rsidRDefault="00CB4BEB" w:rsidP="003C0924">
            <w:pPr>
              <w:jc w:val="center"/>
              <w:rPr>
                <w:rFonts w:ascii="Trebuchet MS" w:hAnsi="Trebuchet MS" w:cs="Trebuchet MS"/>
                <w:sz w:val="18"/>
                <w:szCs w:val="18"/>
              </w:rPr>
            </w:pPr>
            <w:r w:rsidRPr="00E07F24">
              <w:rPr>
                <w:rFonts w:ascii="Trebuchet MS" w:hAnsi="Trebuchet MS" w:cs="Trebuchet MS"/>
                <w:sz w:val="18"/>
                <w:szCs w:val="18"/>
              </w:rPr>
              <w:t>F</w:t>
            </w:r>
          </w:p>
        </w:tc>
        <w:tc>
          <w:tcPr>
            <w:tcW w:w="2720" w:type="dxa"/>
            <w:tcBorders>
              <w:top w:val="single" w:sz="4" w:space="0" w:color="auto"/>
              <w:left w:val="single" w:sz="4" w:space="0" w:color="auto"/>
              <w:bottom w:val="single" w:sz="4" w:space="0" w:color="auto"/>
              <w:right w:val="single" w:sz="4" w:space="0" w:color="auto"/>
            </w:tcBorders>
            <w:shd w:val="clear" w:color="auto" w:fill="auto"/>
            <w:vAlign w:val="bottom"/>
          </w:tcPr>
          <w:p w14:paraId="5601AADF"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Øst hospitalet</w:t>
            </w:r>
          </w:p>
        </w:tc>
      </w:tr>
      <w:tr w:rsidR="00CB4BEB" w:rsidRPr="00CE1917" w14:paraId="1E463B92"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D9D9D9"/>
            <w:vAlign w:val="bottom"/>
          </w:tcPr>
          <w:p w14:paraId="6FED75FD" w14:textId="77777777" w:rsidR="00CB4BEB" w:rsidRPr="00E36687" w:rsidRDefault="00CB4BEB" w:rsidP="003C0924">
            <w:pPr>
              <w:rPr>
                <w:rFonts w:ascii="Trebuchet MS" w:hAnsi="Trebuchet MS"/>
                <w:sz w:val="18"/>
                <w:szCs w:val="18"/>
              </w:rPr>
            </w:pPr>
            <w:r w:rsidRPr="00E36687">
              <w:rPr>
                <w:rFonts w:ascii="Trebuchet MS" w:hAnsi="Trebuchet MS"/>
                <w:sz w:val="18"/>
                <w:szCs w:val="18"/>
              </w:rPr>
              <w:t>navn</w:t>
            </w:r>
          </w:p>
        </w:tc>
        <w:tc>
          <w:tcPr>
            <w:tcW w:w="5198" w:type="dxa"/>
            <w:tcBorders>
              <w:top w:val="single" w:sz="4" w:space="0" w:color="auto"/>
              <w:left w:val="single" w:sz="4" w:space="0" w:color="auto"/>
              <w:bottom w:val="nil"/>
              <w:right w:val="single" w:sz="4" w:space="0" w:color="auto"/>
            </w:tcBorders>
            <w:shd w:val="clear" w:color="auto" w:fill="FFFFFF"/>
            <w:vAlign w:val="bottom"/>
          </w:tcPr>
          <w:p w14:paraId="03D44D72" w14:textId="77777777" w:rsidR="00CB4BEB" w:rsidRPr="00E36687" w:rsidRDefault="00CB4BEB" w:rsidP="003C0924">
            <w:pPr>
              <w:rPr>
                <w:rFonts w:ascii="Trebuchet MS" w:hAnsi="Trebuchet MS"/>
                <w:sz w:val="18"/>
                <w:szCs w:val="18"/>
              </w:rPr>
            </w:pPr>
            <w:r w:rsidRPr="00E36687">
              <w:rPr>
                <w:rFonts w:ascii="Trebuchet MS" w:hAnsi="Trebuchet MS"/>
                <w:sz w:val="18"/>
                <w:szCs w:val="18"/>
              </w:rPr>
              <w:t>Navn på bygningsområde eller firma</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2ABBC80" w14:textId="77777777" w:rsidR="00CB4BEB" w:rsidRPr="00E36687" w:rsidRDefault="00CB4BEB" w:rsidP="003C0924">
            <w:pPr>
              <w:rPr>
                <w:rFonts w:ascii="Trebuchet MS" w:hAnsi="Trebuchet MS" w:cs="Trebuchet MS"/>
                <w:sz w:val="18"/>
                <w:szCs w:val="18"/>
              </w:rPr>
            </w:pPr>
            <w:r w:rsidRPr="00E36687">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16B22D1" w14:textId="77777777" w:rsidR="00CB4BEB" w:rsidRPr="00E36687" w:rsidRDefault="00CB4BEB" w:rsidP="003C0924">
            <w:pPr>
              <w:rPr>
                <w:rFonts w:ascii="Trebuchet MS" w:hAnsi="Trebuchet MS" w:cs="Trebuchet MS"/>
                <w:sz w:val="18"/>
                <w:szCs w:val="18"/>
              </w:rPr>
            </w:pPr>
            <w:r w:rsidRPr="00E36687">
              <w:rPr>
                <w:rFonts w:ascii="Trebuchet MS" w:hAnsi="Trebuchet MS" w:cs="Trebuchet MS"/>
                <w:sz w:val="18"/>
                <w:szCs w:val="18"/>
              </w:rPr>
              <w:t>0-128 tegn</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562354C3" w14:textId="77777777" w:rsidR="00CB4BEB" w:rsidRPr="00E36687" w:rsidRDefault="00CB4BEB" w:rsidP="003C0924">
            <w:pPr>
              <w:jc w:val="center"/>
              <w:rPr>
                <w:rFonts w:ascii="Trebuchet MS" w:hAnsi="Trebuchet MS" w:cs="Trebuchet MS"/>
                <w:sz w:val="18"/>
                <w:szCs w:val="18"/>
              </w:rPr>
            </w:pPr>
            <w:r w:rsidRPr="00E36687">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2477AD76" w14:textId="77777777" w:rsidR="00CB4BEB" w:rsidRPr="009D01CC" w:rsidRDefault="00CB4BEB" w:rsidP="003C0924">
            <w:pPr>
              <w:rPr>
                <w:rFonts w:ascii="Trebuchet MS" w:hAnsi="Trebuchet MS" w:cs="Trebuchet MS"/>
                <w:sz w:val="18"/>
                <w:szCs w:val="18"/>
              </w:rPr>
            </w:pPr>
            <w:r w:rsidRPr="009D01CC">
              <w:rPr>
                <w:rFonts w:ascii="Trebuchet MS" w:hAnsi="Trebuchet MS" w:cs="Trebuchet MS"/>
                <w:sz w:val="18"/>
                <w:szCs w:val="18"/>
              </w:rPr>
              <w:t>Sandholm lejeren</w:t>
            </w:r>
          </w:p>
        </w:tc>
      </w:tr>
      <w:tr w:rsidR="00CB4BEB" w:rsidRPr="00CE1917" w14:paraId="27323A65"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D9D9D9"/>
            <w:vAlign w:val="bottom"/>
          </w:tcPr>
          <w:p w14:paraId="07681042" w14:textId="77777777" w:rsidR="00CB4BEB" w:rsidRPr="00E36687" w:rsidRDefault="00CB4BEB" w:rsidP="003C0924">
            <w:pPr>
              <w:rPr>
                <w:rFonts w:ascii="Trebuchet MS" w:hAnsi="Trebuchet MS"/>
                <w:sz w:val="18"/>
                <w:szCs w:val="18"/>
              </w:rPr>
            </w:pPr>
            <w:proofErr w:type="spellStart"/>
            <w:r w:rsidRPr="00E36687">
              <w:rPr>
                <w:rFonts w:ascii="Trebuchet MS" w:hAnsi="Trebuchet MS"/>
                <w:sz w:val="18"/>
                <w:szCs w:val="18"/>
              </w:rPr>
              <w:t>kontakt_info</w:t>
            </w:r>
            <w:proofErr w:type="spellEnd"/>
          </w:p>
        </w:tc>
        <w:tc>
          <w:tcPr>
            <w:tcW w:w="5198" w:type="dxa"/>
            <w:tcBorders>
              <w:top w:val="single" w:sz="4" w:space="0" w:color="auto"/>
              <w:left w:val="single" w:sz="4" w:space="0" w:color="auto"/>
              <w:bottom w:val="nil"/>
              <w:right w:val="single" w:sz="4" w:space="0" w:color="auto"/>
            </w:tcBorders>
            <w:shd w:val="clear" w:color="auto" w:fill="FFFFFF"/>
            <w:vAlign w:val="bottom"/>
          </w:tcPr>
          <w:p w14:paraId="3E445AA4" w14:textId="77777777" w:rsidR="00CB4BEB" w:rsidRPr="00E36687" w:rsidRDefault="00CB4BEB" w:rsidP="003C0924">
            <w:pPr>
              <w:rPr>
                <w:rFonts w:ascii="Trebuchet MS" w:hAnsi="Trebuchet MS"/>
                <w:sz w:val="18"/>
                <w:szCs w:val="18"/>
              </w:rPr>
            </w:pPr>
            <w:r w:rsidRPr="00E36687">
              <w:rPr>
                <w:rFonts w:ascii="Trebuchet MS" w:hAnsi="Trebuchet MS"/>
                <w:sz w:val="18"/>
                <w:szCs w:val="18"/>
              </w:rPr>
              <w:t>Informationer om kontaktperson/-telefon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F5614ED" w14:textId="77777777" w:rsidR="00CB4BEB" w:rsidRPr="00E36687" w:rsidRDefault="00CB4BEB" w:rsidP="003C0924">
            <w:pPr>
              <w:rPr>
                <w:rFonts w:ascii="Trebuchet MS" w:hAnsi="Trebuchet MS" w:cs="Trebuchet MS"/>
                <w:sz w:val="18"/>
                <w:szCs w:val="18"/>
              </w:rPr>
            </w:pPr>
            <w:r w:rsidRPr="00E36687">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046DAFA7" w14:textId="77777777" w:rsidR="00CB4BEB" w:rsidRPr="00E36687" w:rsidRDefault="00CB4BEB" w:rsidP="003C0924">
            <w:pPr>
              <w:rPr>
                <w:rFonts w:ascii="Trebuchet MS" w:hAnsi="Trebuchet MS" w:cs="Trebuchet MS"/>
                <w:sz w:val="18"/>
                <w:szCs w:val="18"/>
              </w:rPr>
            </w:pPr>
            <w:r w:rsidRPr="00E36687">
              <w:rPr>
                <w:rFonts w:ascii="Trebuchet MS" w:hAnsi="Trebuchet MS" w:cs="Trebuchet MS"/>
                <w:sz w:val="18"/>
                <w:szCs w:val="18"/>
              </w:rPr>
              <w:t>0-128 tegn</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7EF84E30" w14:textId="77777777" w:rsidR="00CB4BEB" w:rsidRPr="00E36687" w:rsidRDefault="00CB4BEB" w:rsidP="003C0924">
            <w:pPr>
              <w:jc w:val="center"/>
              <w:rPr>
                <w:rFonts w:ascii="Trebuchet MS" w:hAnsi="Trebuchet MS" w:cs="Trebuchet MS"/>
                <w:sz w:val="18"/>
                <w:szCs w:val="18"/>
              </w:rPr>
            </w:pPr>
            <w:r w:rsidRPr="00E36687">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16DC944E" w14:textId="77777777" w:rsidR="00CB4BEB" w:rsidRPr="009D01CC" w:rsidRDefault="00CB4BEB" w:rsidP="003C0924">
            <w:pPr>
              <w:rPr>
                <w:rFonts w:ascii="Trebuchet MS" w:hAnsi="Trebuchet MS" w:cs="Trebuchet MS"/>
                <w:sz w:val="18"/>
                <w:szCs w:val="18"/>
              </w:rPr>
            </w:pPr>
            <w:r w:rsidRPr="009D01CC">
              <w:rPr>
                <w:rFonts w:ascii="Trebuchet MS" w:hAnsi="Trebuchet MS" w:cs="Trebuchet MS"/>
                <w:sz w:val="18"/>
                <w:szCs w:val="18"/>
              </w:rPr>
              <w:t>12 34 56 78</w:t>
            </w:r>
          </w:p>
        </w:tc>
      </w:tr>
      <w:tr w:rsidR="00CB4BEB" w:rsidRPr="00CE1917" w14:paraId="0BA034F4"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97DDBA"/>
            <w:vAlign w:val="bottom"/>
          </w:tcPr>
          <w:p w14:paraId="4CF70829" w14:textId="77777777" w:rsidR="00CB4BEB" w:rsidRPr="00E36687" w:rsidRDefault="00CB4BEB" w:rsidP="003C0924">
            <w:pPr>
              <w:rPr>
                <w:rFonts w:ascii="Trebuchet MS" w:hAnsi="Trebuchet MS" w:cs="Trebuchet MS"/>
                <w:sz w:val="18"/>
                <w:szCs w:val="18"/>
              </w:rPr>
            </w:pPr>
            <w:r>
              <w:rPr>
                <w:rFonts w:ascii="Trebuchet MS" w:hAnsi="Trebuchet MS" w:cs="Trebuchet MS"/>
                <w:sz w:val="18"/>
                <w:szCs w:val="18"/>
              </w:rPr>
              <w:lastRenderedPageBreak/>
              <w:t>l</w:t>
            </w:r>
            <w:r w:rsidRPr="00E36687">
              <w:rPr>
                <w:rFonts w:ascii="Trebuchet MS" w:hAnsi="Trebuchet MS" w:cs="Trebuchet MS"/>
                <w:sz w:val="18"/>
                <w:szCs w:val="18"/>
              </w:rPr>
              <w:t>ink</w:t>
            </w:r>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C00F412" w14:textId="77777777" w:rsidR="00CB4BEB" w:rsidRPr="00E36687" w:rsidRDefault="00CB4BEB" w:rsidP="003C0924">
            <w:pPr>
              <w:rPr>
                <w:rFonts w:ascii="Trebuchet MS" w:hAnsi="Trebuchet MS" w:cs="Trebuchet MS"/>
                <w:sz w:val="18"/>
                <w:szCs w:val="18"/>
              </w:rPr>
            </w:pPr>
            <w:r w:rsidRPr="00E36687">
              <w:rPr>
                <w:rFonts w:ascii="Trebuchet MS" w:hAnsi="Trebuchet MS" w:cs="Trebuchet MS"/>
                <w:sz w:val="18"/>
                <w:szCs w:val="18"/>
              </w:rPr>
              <w:t>Felt defineret under: 4.1 Standardiserede felter til de temaspecifikke datamodeller</w:t>
            </w:r>
          </w:p>
        </w:tc>
      </w:tr>
      <w:tr w:rsidR="00CB4BEB" w:rsidRPr="0051728E" w14:paraId="7E78615C" w14:textId="77777777" w:rsidTr="003C0924">
        <w:trPr>
          <w:trHeight w:hRule="exact" w:val="255"/>
        </w:trPr>
        <w:tc>
          <w:tcPr>
            <w:tcW w:w="13716" w:type="dxa"/>
            <w:gridSpan w:val="6"/>
            <w:tcBorders>
              <w:top w:val="single" w:sz="4" w:space="0" w:color="auto"/>
              <w:left w:val="nil"/>
              <w:bottom w:val="nil"/>
              <w:right w:val="nil"/>
            </w:tcBorders>
            <w:shd w:val="clear" w:color="auto" w:fill="97DDBA"/>
            <w:vAlign w:val="bottom"/>
          </w:tcPr>
          <w:p w14:paraId="1C1C2306" w14:textId="77777777" w:rsidR="00CB4BEB" w:rsidRPr="00E36687" w:rsidRDefault="00CB4BEB" w:rsidP="003C0924">
            <w:pPr>
              <w:rPr>
                <w:rFonts w:ascii="Trebuchet MS" w:hAnsi="Trebuchet MS" w:cs="Trebuchet MS"/>
                <w:sz w:val="18"/>
                <w:szCs w:val="18"/>
              </w:rPr>
            </w:pPr>
            <w:r w:rsidRPr="00E36687">
              <w:rPr>
                <w:rFonts w:ascii="Trebuchet MS" w:hAnsi="Trebuchet MS" w:cs="Trebuchet MS"/>
                <w:i/>
                <w:iCs/>
                <w:sz w:val="18"/>
                <w:szCs w:val="18"/>
              </w:rPr>
              <w:t>Felter markeret med grøn er temaspecifikke felter og opslagstabeller, der indeholder oversættelser af koder i andre felter.</w:t>
            </w:r>
          </w:p>
        </w:tc>
      </w:tr>
    </w:tbl>
    <w:p w14:paraId="6B3C11DC" w14:textId="77777777" w:rsidR="00CB4BEB" w:rsidRDefault="00CB4BEB" w:rsidP="00CB4BEB">
      <w:pPr>
        <w:pStyle w:val="Overskrift6"/>
      </w:pPr>
      <w:r>
        <w:t>5.12.6.1</w:t>
      </w:r>
      <w:r w:rsidRPr="00A32757">
        <w:t xml:space="preserve"> </w:t>
      </w:r>
      <w:r>
        <w:t>Metadata</w:t>
      </w:r>
      <w:r w:rsidRPr="004B3CF7">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2666A4FA" w14:textId="77777777" w:rsidTr="003C0924">
        <w:trPr>
          <w:trHeight w:hRule="exact" w:val="255"/>
        </w:trPr>
        <w:tc>
          <w:tcPr>
            <w:tcW w:w="2235" w:type="dxa"/>
            <w:shd w:val="clear" w:color="auto" w:fill="D9D9D9"/>
            <w:vAlign w:val="bottom"/>
          </w:tcPr>
          <w:p w14:paraId="7A86267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077ECC0C"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4BADAF84" w14:textId="77777777" w:rsidTr="003C0924">
        <w:trPr>
          <w:trHeight w:hRule="exact" w:val="255"/>
        </w:trPr>
        <w:tc>
          <w:tcPr>
            <w:tcW w:w="2235" w:type="dxa"/>
            <w:shd w:val="clear" w:color="auto" w:fill="E0E0E0"/>
            <w:vAlign w:val="bottom"/>
          </w:tcPr>
          <w:p w14:paraId="4AD3E2A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3DAA5C8F" w14:textId="77777777" w:rsidR="00CB4BEB" w:rsidRPr="00901641" w:rsidRDefault="00CB4BEB" w:rsidP="003C0924">
            <w:pPr>
              <w:rPr>
                <w:rFonts w:ascii="Trebuchet MS" w:hAnsi="Trebuchet MS" w:cs="Trebuchet MS"/>
                <w:sz w:val="18"/>
                <w:szCs w:val="18"/>
              </w:rPr>
            </w:pPr>
            <w:r w:rsidRPr="00776E43">
              <w:rPr>
                <w:rFonts w:ascii="Trebuchet MS" w:hAnsi="Trebuchet MS"/>
                <w:sz w:val="18"/>
                <w:szCs w:val="18"/>
              </w:rPr>
              <w:t>Særlige bygningsområde</w:t>
            </w:r>
          </w:p>
        </w:tc>
      </w:tr>
      <w:tr w:rsidR="00CB4BEB" w:rsidRPr="0051728E" w14:paraId="7087B2FC" w14:textId="77777777" w:rsidTr="003C0924">
        <w:trPr>
          <w:trHeight w:hRule="exact" w:val="255"/>
        </w:trPr>
        <w:tc>
          <w:tcPr>
            <w:tcW w:w="2235" w:type="dxa"/>
            <w:shd w:val="clear" w:color="auto" w:fill="E0E0E0"/>
            <w:vAlign w:val="bottom"/>
          </w:tcPr>
          <w:p w14:paraId="6133456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06FB44B6" w14:textId="77777777" w:rsidR="00CB4BEB" w:rsidRDefault="00CB4BEB" w:rsidP="003C0924">
            <w:pPr>
              <w:rPr>
                <w:rFonts w:ascii="Trebuchet MS" w:hAnsi="Trebuchet MS"/>
                <w:sz w:val="18"/>
                <w:szCs w:val="18"/>
              </w:rPr>
            </w:pPr>
            <w:r>
              <w:rPr>
                <w:rFonts w:ascii="Trebuchet MS" w:hAnsi="Trebuchet MS"/>
                <w:sz w:val="18"/>
                <w:szCs w:val="18"/>
              </w:rPr>
              <w:t>6105</w:t>
            </w:r>
          </w:p>
        </w:tc>
      </w:tr>
      <w:tr w:rsidR="00CB4BEB" w:rsidRPr="0051728E" w14:paraId="2A36ADE9" w14:textId="77777777" w:rsidTr="003C0924">
        <w:trPr>
          <w:trHeight w:hRule="exact" w:val="255"/>
        </w:trPr>
        <w:tc>
          <w:tcPr>
            <w:tcW w:w="2235" w:type="dxa"/>
            <w:shd w:val="clear" w:color="auto" w:fill="E0E0E0"/>
            <w:vAlign w:val="bottom"/>
          </w:tcPr>
          <w:p w14:paraId="20EA689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5BBAD97E" w14:textId="77777777" w:rsidR="00CB4BEB" w:rsidRPr="00F279E4" w:rsidRDefault="00CB4BEB" w:rsidP="003C0924">
            <w:pPr>
              <w:rPr>
                <w:rFonts w:ascii="Trebuchet MS" w:hAnsi="Trebuchet MS" w:cs="Trebuchet MS"/>
                <w:sz w:val="18"/>
                <w:szCs w:val="18"/>
              </w:rPr>
            </w:pPr>
            <w:r w:rsidRPr="0025194E">
              <w:rPr>
                <w:rFonts w:ascii="Trebuchet MS" w:hAnsi="Trebuchet MS"/>
                <w:sz w:val="18"/>
                <w:szCs w:val="18"/>
              </w:rPr>
              <w:t>Stedfæstelse for planer der viser hvordan større bygninger skal evakueres. (Skoler, sygehuse m.m.)</w:t>
            </w:r>
          </w:p>
        </w:tc>
      </w:tr>
      <w:tr w:rsidR="00CB4BEB" w:rsidRPr="0051728E" w14:paraId="612E35F2" w14:textId="77777777" w:rsidTr="003C0924">
        <w:trPr>
          <w:trHeight w:hRule="exact" w:val="255"/>
        </w:trPr>
        <w:tc>
          <w:tcPr>
            <w:tcW w:w="2235" w:type="dxa"/>
            <w:shd w:val="clear" w:color="auto" w:fill="E0E0E0"/>
            <w:vAlign w:val="bottom"/>
          </w:tcPr>
          <w:p w14:paraId="0EBA962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271EBC65" w14:textId="77777777" w:rsidR="00CB4BEB" w:rsidRPr="00D77840" w:rsidRDefault="00CB4BEB" w:rsidP="003C0924">
            <w:pPr>
              <w:rPr>
                <w:rFonts w:ascii="Trebuchet MS" w:hAnsi="Trebuchet MS" w:cs="Trebuchet MS"/>
                <w:sz w:val="18"/>
                <w:szCs w:val="18"/>
              </w:rPr>
            </w:pPr>
            <w:r w:rsidRPr="0025194E">
              <w:rPr>
                <w:rFonts w:ascii="Trebuchet MS" w:hAnsi="Trebuchet MS"/>
                <w:sz w:val="18"/>
                <w:szCs w:val="18"/>
              </w:rPr>
              <w:t>Stedfæstelse for planer der viser hvordan større bygninger skal evakueres. (Skoler, sygehuse m.m.)</w:t>
            </w:r>
          </w:p>
        </w:tc>
      </w:tr>
      <w:tr w:rsidR="00CB4BEB" w:rsidRPr="0051728E" w14:paraId="5AE933F8" w14:textId="77777777" w:rsidTr="003C0924">
        <w:trPr>
          <w:trHeight w:hRule="exact" w:val="255"/>
        </w:trPr>
        <w:tc>
          <w:tcPr>
            <w:tcW w:w="2235" w:type="dxa"/>
            <w:shd w:val="clear" w:color="auto" w:fill="E0E0E0"/>
            <w:vAlign w:val="bottom"/>
          </w:tcPr>
          <w:p w14:paraId="44D87B27"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3FF952C5"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Have et overblik over de områder der har evakueringsplaner og give nem og hurtig adgang til planerne, når der er behov.</w:t>
            </w:r>
          </w:p>
        </w:tc>
      </w:tr>
      <w:tr w:rsidR="00CB4BEB" w:rsidRPr="0051728E" w14:paraId="16D47739" w14:textId="77777777" w:rsidTr="003C0924">
        <w:trPr>
          <w:trHeight w:hRule="exact" w:val="255"/>
        </w:trPr>
        <w:tc>
          <w:tcPr>
            <w:tcW w:w="2235" w:type="dxa"/>
            <w:shd w:val="clear" w:color="auto" w:fill="E0E0E0"/>
            <w:vAlign w:val="bottom"/>
          </w:tcPr>
          <w:p w14:paraId="3F7B9A38"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03D82A1E" w14:textId="77777777" w:rsidR="00CB4BEB" w:rsidRPr="00BF1A2A" w:rsidRDefault="00CB4BEB" w:rsidP="003C0924">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Sikkerhed og sundhed</w:t>
            </w:r>
          </w:p>
        </w:tc>
      </w:tr>
      <w:tr w:rsidR="00CB4BEB" w:rsidRPr="0051728E" w14:paraId="2BB26942" w14:textId="77777777" w:rsidTr="003C0924">
        <w:trPr>
          <w:trHeight w:hRule="exact" w:val="255"/>
        </w:trPr>
        <w:tc>
          <w:tcPr>
            <w:tcW w:w="2235" w:type="dxa"/>
            <w:shd w:val="clear" w:color="auto" w:fill="E0E0E0"/>
            <w:vAlign w:val="bottom"/>
          </w:tcPr>
          <w:p w14:paraId="6FEE93A1" w14:textId="77777777" w:rsidR="00CB4BEB" w:rsidRPr="00492FFE" w:rsidRDefault="00CB4BEB" w:rsidP="003C0924">
            <w:pPr>
              <w:rPr>
                <w:rFonts w:ascii="Trebuchet MS" w:hAnsi="Trebuchet MS" w:cs="Trebuchet MS"/>
                <w:sz w:val="18"/>
                <w:szCs w:val="18"/>
              </w:rPr>
            </w:pPr>
            <w:proofErr w:type="spellStart"/>
            <w:r>
              <w:rPr>
                <w:rFonts w:ascii="Trebuchet MS" w:hAnsi="Trebuchet MS" w:cs="Trebuchet MS"/>
                <w:sz w:val="18"/>
                <w:szCs w:val="18"/>
              </w:rPr>
              <w:t>No</w:t>
            </w:r>
            <w:r w:rsidRPr="00E07F24">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roofErr w:type="spellEnd"/>
          </w:p>
        </w:tc>
        <w:tc>
          <w:tcPr>
            <w:tcW w:w="11340" w:type="dxa"/>
            <w:shd w:val="clear" w:color="auto" w:fill="FFFFFF"/>
            <w:vAlign w:val="bottom"/>
          </w:tcPr>
          <w:p w14:paraId="2EA28418"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Brand, Udrykning, Slukning, Evakuering</w:t>
            </w:r>
          </w:p>
        </w:tc>
      </w:tr>
      <w:tr w:rsidR="00CB4BEB" w:rsidRPr="0051728E" w14:paraId="43613BC5" w14:textId="77777777" w:rsidTr="003C0924">
        <w:trPr>
          <w:trHeight w:hRule="exact" w:val="255"/>
        </w:trPr>
        <w:tc>
          <w:tcPr>
            <w:tcW w:w="2235" w:type="dxa"/>
            <w:shd w:val="clear" w:color="auto" w:fill="E0E0E0"/>
            <w:vAlign w:val="bottom"/>
          </w:tcPr>
          <w:p w14:paraId="767CC8F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2C368A3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721591F9" w14:textId="77777777" w:rsidTr="003C0924">
        <w:trPr>
          <w:trHeight w:hRule="exact" w:val="255"/>
        </w:trPr>
        <w:tc>
          <w:tcPr>
            <w:tcW w:w="2235" w:type="dxa"/>
            <w:shd w:val="clear" w:color="auto" w:fill="E0E0E0"/>
            <w:vAlign w:val="bottom"/>
          </w:tcPr>
          <w:p w14:paraId="043EBB9A"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75AFBDE9" w14:textId="77777777" w:rsidR="00CB4BEB" w:rsidRPr="00FE3FC3" w:rsidRDefault="00CB4BEB" w:rsidP="003C0924">
            <w:pPr>
              <w:rPr>
                <w:rFonts w:ascii="Trebuchet MS" w:hAnsi="Trebuchet MS" w:cs="Trebuchet MS"/>
                <w:sz w:val="18"/>
                <w:szCs w:val="18"/>
              </w:rPr>
            </w:pPr>
          </w:p>
        </w:tc>
      </w:tr>
      <w:tr w:rsidR="00CB4BEB" w:rsidRPr="00113FBA" w14:paraId="7E11856B" w14:textId="77777777" w:rsidTr="003C0924">
        <w:trPr>
          <w:trHeight w:hRule="exact" w:val="255"/>
        </w:trPr>
        <w:tc>
          <w:tcPr>
            <w:tcW w:w="2235" w:type="dxa"/>
            <w:shd w:val="clear" w:color="auto" w:fill="E0E0E0"/>
            <w:vAlign w:val="bottom"/>
          </w:tcPr>
          <w:p w14:paraId="408DE0E3" w14:textId="77777777" w:rsidR="00CB4BEB" w:rsidRPr="00E6255A" w:rsidRDefault="00CB4BEB" w:rsidP="003C0924">
            <w:pPr>
              <w:rPr>
                <w:rFonts w:ascii="Trebuchet MS" w:hAnsi="Trebuchet MS" w:cs="Trebuchet MS"/>
                <w:sz w:val="18"/>
                <w:szCs w:val="18"/>
              </w:rPr>
            </w:pPr>
            <w:proofErr w:type="spellStart"/>
            <w:r w:rsidRPr="00E6255A">
              <w:rPr>
                <w:rFonts w:ascii="Trebuchet MS" w:hAnsi="Trebuchet MS" w:cs="Trebuchet MS"/>
                <w:sz w:val="18"/>
                <w:szCs w:val="18"/>
              </w:rPr>
              <w:t>KLE_koder</w:t>
            </w:r>
            <w:proofErr w:type="spellEnd"/>
          </w:p>
        </w:tc>
        <w:tc>
          <w:tcPr>
            <w:tcW w:w="11340" w:type="dxa"/>
            <w:shd w:val="clear" w:color="auto" w:fill="FFFFFF"/>
            <w:vAlign w:val="bottom"/>
          </w:tcPr>
          <w:p w14:paraId="1DF93FCE" w14:textId="77777777" w:rsidR="00CB4BEB" w:rsidRPr="00E6255A" w:rsidRDefault="00CB4BEB" w:rsidP="003C0924">
            <w:pPr>
              <w:rPr>
                <w:rFonts w:ascii="Trebuchet MS" w:hAnsi="Trebuchet MS" w:cs="Trebuchet MS"/>
                <w:sz w:val="18"/>
                <w:szCs w:val="18"/>
              </w:rPr>
            </w:pPr>
            <w:r w:rsidRPr="009C3E0F">
              <w:rPr>
                <w:rFonts w:ascii="Trebuchet MS" w:hAnsi="Trebuchet MS" w:cs="Trebuchet MS"/>
                <w:sz w:val="18"/>
                <w:szCs w:val="18"/>
              </w:rPr>
              <w:t>14.00.09, 14.01.14, 82.13.10</w:t>
            </w:r>
          </w:p>
        </w:tc>
      </w:tr>
    </w:tbl>
    <w:p w14:paraId="013853EF" w14:textId="77777777" w:rsidR="00CB4BEB" w:rsidRPr="00A32757" w:rsidRDefault="00CB4BEB" w:rsidP="00CB4BEB">
      <w:pPr>
        <w:pStyle w:val="Overskrift6"/>
      </w:pPr>
      <w:r>
        <w:t>5.12.6.2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6"/>
        <w:gridCol w:w="8980"/>
      </w:tblGrid>
      <w:tr w:rsidR="00CB4BEB" w:rsidRPr="0051728E" w14:paraId="64239AB2" w14:textId="77777777" w:rsidTr="003C0924">
        <w:trPr>
          <w:trHeight w:hRule="exact" w:val="255"/>
        </w:trPr>
        <w:tc>
          <w:tcPr>
            <w:tcW w:w="4503" w:type="dxa"/>
            <w:shd w:val="clear" w:color="auto" w:fill="D9D9D9"/>
            <w:vAlign w:val="bottom"/>
          </w:tcPr>
          <w:p w14:paraId="68F8A74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263541A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57BEE95D" w14:textId="77777777" w:rsidTr="003C0924">
        <w:trPr>
          <w:trHeight w:hRule="exact" w:val="255"/>
        </w:trPr>
        <w:tc>
          <w:tcPr>
            <w:tcW w:w="4503" w:type="dxa"/>
            <w:shd w:val="clear" w:color="auto" w:fill="E0E0E0"/>
            <w:vAlign w:val="bottom"/>
          </w:tcPr>
          <w:p w14:paraId="44F29D5E"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2A8BFEE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Ud fra evakueringsplanerne indtegnes fladerne for evakueringsplanerne.</w:t>
            </w:r>
          </w:p>
        </w:tc>
      </w:tr>
      <w:tr w:rsidR="00CB4BEB" w:rsidRPr="0051728E" w14:paraId="0F8AD667" w14:textId="77777777" w:rsidTr="003C0924">
        <w:trPr>
          <w:trHeight w:hRule="exact" w:val="255"/>
        </w:trPr>
        <w:tc>
          <w:tcPr>
            <w:tcW w:w="4503" w:type="dxa"/>
            <w:shd w:val="clear" w:color="auto" w:fill="E0E0E0"/>
            <w:vAlign w:val="bottom"/>
          </w:tcPr>
          <w:p w14:paraId="520B81E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1E82809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Opdeles i områdenavn, bygning/stednavn og kontakt telefonnr. </w:t>
            </w:r>
          </w:p>
        </w:tc>
      </w:tr>
      <w:tr w:rsidR="00CB4BEB" w:rsidRPr="0051728E" w14:paraId="36980A16" w14:textId="77777777" w:rsidTr="003C0924">
        <w:trPr>
          <w:trHeight w:hRule="exact" w:val="255"/>
        </w:trPr>
        <w:tc>
          <w:tcPr>
            <w:tcW w:w="4503" w:type="dxa"/>
            <w:shd w:val="clear" w:color="auto" w:fill="E0E0E0"/>
            <w:vAlign w:val="bottom"/>
          </w:tcPr>
          <w:p w14:paraId="5C4FE8D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00A43529" w14:textId="77777777" w:rsidR="00CB4BEB" w:rsidRPr="00024C60" w:rsidRDefault="00CB4BEB" w:rsidP="003C0924">
            <w:pPr>
              <w:rPr>
                <w:rFonts w:ascii="Trebuchet MS" w:hAnsi="Trebuchet MS" w:cs="Trebuchet MS"/>
                <w:sz w:val="18"/>
                <w:szCs w:val="18"/>
              </w:rPr>
            </w:pPr>
          </w:p>
        </w:tc>
      </w:tr>
      <w:tr w:rsidR="00CB4BEB" w:rsidRPr="0051728E" w14:paraId="792CD54E" w14:textId="77777777" w:rsidTr="003C0924">
        <w:trPr>
          <w:trHeight w:hRule="exact" w:val="255"/>
        </w:trPr>
        <w:tc>
          <w:tcPr>
            <w:tcW w:w="4503" w:type="dxa"/>
            <w:shd w:val="clear" w:color="auto" w:fill="E0E0E0"/>
            <w:vAlign w:val="bottom"/>
          </w:tcPr>
          <w:p w14:paraId="01C7BD9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66C0453B" w14:textId="77777777" w:rsidR="00CB4BEB" w:rsidRPr="00024C60" w:rsidRDefault="00CB4BEB" w:rsidP="003C0924">
            <w:pPr>
              <w:rPr>
                <w:rFonts w:ascii="Trebuchet MS" w:hAnsi="Trebuchet MS" w:cs="Trebuchet MS"/>
                <w:sz w:val="18"/>
                <w:szCs w:val="18"/>
              </w:rPr>
            </w:pPr>
          </w:p>
        </w:tc>
      </w:tr>
      <w:tr w:rsidR="00CB4BEB" w:rsidRPr="0051728E" w14:paraId="17B126C7" w14:textId="77777777" w:rsidTr="003C0924">
        <w:trPr>
          <w:trHeight w:hRule="exact" w:val="255"/>
        </w:trPr>
        <w:tc>
          <w:tcPr>
            <w:tcW w:w="4503" w:type="dxa"/>
            <w:shd w:val="clear" w:color="auto" w:fill="E0E0E0"/>
            <w:vAlign w:val="bottom"/>
          </w:tcPr>
          <w:p w14:paraId="47FFFF4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42F04C6F" w14:textId="77777777" w:rsidR="00CB4BEB" w:rsidRPr="00024C60" w:rsidRDefault="00CB4BEB" w:rsidP="003C0924">
            <w:pPr>
              <w:rPr>
                <w:rFonts w:ascii="Trebuchet MS" w:hAnsi="Trebuchet MS" w:cs="Trebuchet MS"/>
                <w:sz w:val="18"/>
                <w:szCs w:val="18"/>
              </w:rPr>
            </w:pPr>
          </w:p>
        </w:tc>
      </w:tr>
      <w:tr w:rsidR="00CB4BEB" w:rsidRPr="0051728E" w14:paraId="0D429BF7" w14:textId="77777777" w:rsidTr="003C0924">
        <w:trPr>
          <w:trHeight w:hRule="exact" w:val="255"/>
        </w:trPr>
        <w:tc>
          <w:tcPr>
            <w:tcW w:w="4503" w:type="dxa"/>
            <w:shd w:val="clear" w:color="auto" w:fill="E0E0E0"/>
            <w:vAlign w:val="bottom"/>
          </w:tcPr>
          <w:p w14:paraId="02295BB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07B0308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19F13EF6" w14:textId="77777777" w:rsidR="00CB4BEB" w:rsidRDefault="00CB4BEB" w:rsidP="00CB4BEB">
      <w:pPr>
        <w:pStyle w:val="Overskrift2"/>
        <w:rPr>
          <w:kern w:val="32"/>
        </w:rPr>
      </w:pPr>
      <w:r>
        <w:rPr>
          <w:kern w:val="32"/>
        </w:rPr>
        <w:br w:type="page"/>
      </w:r>
      <w:bookmarkStart w:id="2900" w:name="_Toc63351512"/>
      <w:bookmarkStart w:id="2901" w:name="_Toc122436160"/>
      <w:r>
        <w:rPr>
          <w:kern w:val="32"/>
        </w:rPr>
        <w:lastRenderedPageBreak/>
        <w:t>5.12.8</w:t>
      </w:r>
      <w:r w:rsidRPr="00066C65">
        <w:rPr>
          <w:kern w:val="32"/>
        </w:rPr>
        <w:t xml:space="preserve"> </w:t>
      </w:r>
      <w:bookmarkStart w:id="2902" w:name="_Hlk59517375"/>
      <w:r w:rsidRPr="0073574F">
        <w:rPr>
          <w:kern w:val="32"/>
        </w:rPr>
        <w:t>Forholdsordre</w:t>
      </w:r>
      <w:r w:rsidRPr="00066C65">
        <w:rPr>
          <w:kern w:val="32"/>
        </w:rPr>
        <w:t xml:space="preserve"> (</w:t>
      </w:r>
      <w:r>
        <w:rPr>
          <w:kern w:val="32"/>
        </w:rPr>
        <w:t>6107</w:t>
      </w:r>
      <w:r w:rsidRPr="00066C65">
        <w:rPr>
          <w:kern w:val="32"/>
        </w:rPr>
        <w:t>)</w:t>
      </w:r>
      <w:bookmarkEnd w:id="2902"/>
      <w:r w:rsidRPr="007C3785">
        <w:rPr>
          <w:kern w:val="32"/>
        </w:rPr>
        <w:t xml:space="preserve"> </w:t>
      </w:r>
      <w:r>
        <w:rPr>
          <w:kern w:val="32"/>
        </w:rPr>
        <w:t>*</w:t>
      </w:r>
      <w:bookmarkEnd w:id="2900"/>
      <w:bookmarkEnd w:id="2901"/>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1"/>
        <w:gridCol w:w="4515"/>
        <w:gridCol w:w="1155"/>
        <w:gridCol w:w="1930"/>
        <w:gridCol w:w="1467"/>
        <w:gridCol w:w="2698"/>
      </w:tblGrid>
      <w:tr w:rsidR="00CB4BEB" w:rsidRPr="0051728E" w14:paraId="17CE69B6" w14:textId="77777777" w:rsidTr="003C0924">
        <w:tc>
          <w:tcPr>
            <w:tcW w:w="1951" w:type="dxa"/>
            <w:tcBorders>
              <w:bottom w:val="single" w:sz="4" w:space="0" w:color="auto"/>
            </w:tcBorders>
            <w:shd w:val="clear" w:color="auto" w:fill="D9D9D9"/>
            <w:vAlign w:val="center"/>
          </w:tcPr>
          <w:p w14:paraId="570911AC"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4515" w:type="dxa"/>
            <w:tcBorders>
              <w:bottom w:val="single" w:sz="4" w:space="0" w:color="auto"/>
            </w:tcBorders>
            <w:shd w:val="clear" w:color="auto" w:fill="D9D9D9"/>
            <w:vAlign w:val="center"/>
          </w:tcPr>
          <w:p w14:paraId="11F7D71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6C026A0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930" w:type="dxa"/>
            <w:tcBorders>
              <w:bottom w:val="single" w:sz="4" w:space="0" w:color="auto"/>
            </w:tcBorders>
            <w:shd w:val="clear" w:color="auto" w:fill="D9D9D9"/>
            <w:vAlign w:val="center"/>
          </w:tcPr>
          <w:p w14:paraId="33A9CFD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67" w:type="dxa"/>
            <w:tcBorders>
              <w:bottom w:val="single" w:sz="4" w:space="0" w:color="auto"/>
            </w:tcBorders>
            <w:shd w:val="clear" w:color="auto" w:fill="D9D9D9"/>
            <w:vAlign w:val="center"/>
          </w:tcPr>
          <w:p w14:paraId="1496D0A9"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78CF924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698" w:type="dxa"/>
            <w:shd w:val="clear" w:color="auto" w:fill="D9D9D9"/>
            <w:vAlign w:val="center"/>
          </w:tcPr>
          <w:p w14:paraId="4E2C629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15D6C45E"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64BA2975" w14:textId="77777777" w:rsidR="00CB4BEB" w:rsidRPr="00353B49" w:rsidRDefault="00CB4BEB" w:rsidP="003C0924">
            <w:pPr>
              <w:rPr>
                <w:rFonts w:ascii="Trebuchet MS" w:hAnsi="Trebuchet MS" w:cs="Trebuchet MS"/>
                <w:sz w:val="18"/>
                <w:szCs w:val="18"/>
              </w:rPr>
            </w:pPr>
            <w:proofErr w:type="spellStart"/>
            <w:r w:rsidRPr="00353B49">
              <w:rPr>
                <w:rFonts w:ascii="Trebuchet MS" w:hAnsi="Trebuchet MS" w:cs="Trebuchet MS"/>
                <w:sz w:val="18"/>
                <w:szCs w:val="18"/>
              </w:rPr>
              <w:t>gyldig_fra</w:t>
            </w:r>
            <w:proofErr w:type="spellEnd"/>
          </w:p>
        </w:tc>
        <w:tc>
          <w:tcPr>
            <w:tcW w:w="11765" w:type="dxa"/>
            <w:gridSpan w:val="5"/>
            <w:tcBorders>
              <w:top w:val="single" w:sz="4" w:space="0" w:color="auto"/>
              <w:left w:val="single" w:sz="4" w:space="0" w:color="auto"/>
              <w:bottom w:val="nil"/>
              <w:right w:val="single" w:sz="4" w:space="0" w:color="auto"/>
            </w:tcBorders>
            <w:shd w:val="clear" w:color="auto" w:fill="97DDBA"/>
            <w:vAlign w:val="bottom"/>
          </w:tcPr>
          <w:p w14:paraId="54D54C23"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315DCD29"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6B3801F8" w14:textId="77777777" w:rsidR="00CB4BEB" w:rsidRPr="00353B49" w:rsidRDefault="00CB4BEB" w:rsidP="003C0924">
            <w:pPr>
              <w:rPr>
                <w:rFonts w:ascii="Trebuchet MS" w:hAnsi="Trebuchet MS" w:cs="Trebuchet MS"/>
                <w:sz w:val="18"/>
                <w:szCs w:val="18"/>
              </w:rPr>
            </w:pPr>
            <w:proofErr w:type="spellStart"/>
            <w:r w:rsidRPr="00353B49">
              <w:rPr>
                <w:rFonts w:ascii="Trebuchet MS" w:hAnsi="Trebuchet MS" w:cs="Trebuchet MS"/>
                <w:sz w:val="18"/>
                <w:szCs w:val="18"/>
              </w:rPr>
              <w:t>gyldig_til</w:t>
            </w:r>
            <w:proofErr w:type="spellEnd"/>
          </w:p>
        </w:tc>
        <w:tc>
          <w:tcPr>
            <w:tcW w:w="11765" w:type="dxa"/>
            <w:gridSpan w:val="5"/>
            <w:tcBorders>
              <w:top w:val="single" w:sz="4" w:space="0" w:color="auto"/>
              <w:left w:val="single" w:sz="4" w:space="0" w:color="auto"/>
              <w:bottom w:val="nil"/>
              <w:right w:val="single" w:sz="4" w:space="0" w:color="auto"/>
            </w:tcBorders>
            <w:shd w:val="clear" w:color="auto" w:fill="97DDBA"/>
            <w:vAlign w:val="bottom"/>
          </w:tcPr>
          <w:p w14:paraId="5EB06D4B"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2B5956BF"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76945B7C" w14:textId="77777777" w:rsidR="00CB4BEB" w:rsidRPr="003644AA" w:rsidRDefault="00CB4BEB" w:rsidP="003C0924">
            <w:pPr>
              <w:rPr>
                <w:rFonts w:ascii="Trebuchet MS" w:hAnsi="Trebuchet MS"/>
                <w:sz w:val="18"/>
                <w:szCs w:val="18"/>
              </w:rPr>
            </w:pPr>
            <w:proofErr w:type="spellStart"/>
            <w:r w:rsidRPr="003644AA">
              <w:rPr>
                <w:rFonts w:ascii="Trebuchet MS" w:hAnsi="Trebuchet MS"/>
                <w:sz w:val="18"/>
                <w:szCs w:val="18"/>
              </w:rPr>
              <w:t>bra_kode</w:t>
            </w:r>
            <w:proofErr w:type="spellEnd"/>
          </w:p>
        </w:tc>
        <w:tc>
          <w:tcPr>
            <w:tcW w:w="4515" w:type="dxa"/>
            <w:tcBorders>
              <w:top w:val="single" w:sz="4" w:space="0" w:color="auto"/>
              <w:left w:val="single" w:sz="4" w:space="0" w:color="auto"/>
              <w:bottom w:val="nil"/>
              <w:right w:val="single" w:sz="4" w:space="0" w:color="auto"/>
            </w:tcBorders>
            <w:shd w:val="clear" w:color="auto" w:fill="FFFFFF"/>
            <w:vAlign w:val="bottom"/>
          </w:tcPr>
          <w:p w14:paraId="348689BA"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Fremmednøglen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285E6AC8"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Tekststreng</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493335B3"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0-50 tegn</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4C9FF2F6" w14:textId="77777777" w:rsidR="00CB4BEB" w:rsidRPr="003644AA" w:rsidRDefault="00CB4BEB" w:rsidP="003C0924">
            <w:pPr>
              <w:jc w:val="center"/>
              <w:rPr>
                <w:rFonts w:ascii="Trebuchet MS" w:hAnsi="Trebuchet MS" w:cs="Trebuchet MS"/>
                <w:sz w:val="18"/>
                <w:szCs w:val="18"/>
              </w:rPr>
            </w:pPr>
            <w:r w:rsidRPr="003644AA">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2F38A687" w14:textId="77777777" w:rsidR="00CB4BEB" w:rsidRPr="003644AA" w:rsidRDefault="00CB4BEB" w:rsidP="003C0924">
            <w:pPr>
              <w:rPr>
                <w:rFonts w:ascii="Trebuchet MS" w:hAnsi="Trebuchet MS" w:cs="Trebuchet MS"/>
                <w:sz w:val="18"/>
                <w:szCs w:val="18"/>
              </w:rPr>
            </w:pPr>
          </w:p>
        </w:tc>
      </w:tr>
      <w:tr w:rsidR="00CB4BEB" w:rsidRPr="00CE1917" w14:paraId="20DD9A68"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1D619EBA" w14:textId="77777777" w:rsidR="00CB4BEB" w:rsidRPr="003644AA" w:rsidRDefault="00CB4BEB" w:rsidP="003C0924">
            <w:pPr>
              <w:rPr>
                <w:rFonts w:ascii="Trebuchet MS" w:hAnsi="Trebuchet MS"/>
                <w:sz w:val="18"/>
                <w:szCs w:val="18"/>
              </w:rPr>
            </w:pPr>
            <w:proofErr w:type="spellStart"/>
            <w:r w:rsidRPr="003644AA">
              <w:rPr>
                <w:rFonts w:ascii="Trebuchet MS" w:hAnsi="Trebuchet MS"/>
                <w:sz w:val="18"/>
                <w:szCs w:val="18"/>
              </w:rPr>
              <w:t>net_tlf</w:t>
            </w:r>
            <w:proofErr w:type="spellEnd"/>
          </w:p>
        </w:tc>
        <w:tc>
          <w:tcPr>
            <w:tcW w:w="4515" w:type="dxa"/>
            <w:tcBorders>
              <w:top w:val="single" w:sz="4" w:space="0" w:color="auto"/>
              <w:left w:val="single" w:sz="4" w:space="0" w:color="auto"/>
              <w:bottom w:val="nil"/>
              <w:right w:val="single" w:sz="4" w:space="0" w:color="auto"/>
            </w:tcBorders>
            <w:shd w:val="clear" w:color="auto" w:fill="FFFFFF"/>
            <w:vAlign w:val="bottom"/>
          </w:tcPr>
          <w:p w14:paraId="45130808"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Telefonnummer til særligt alarmnet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627F92B"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Tekststreng</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468EAD6E"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0-50 tegn</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6AA02163" w14:textId="77777777" w:rsidR="00CB4BEB" w:rsidRPr="003644AA" w:rsidRDefault="00CB4BEB" w:rsidP="003C0924">
            <w:pPr>
              <w:jc w:val="center"/>
              <w:rPr>
                <w:rFonts w:ascii="Trebuchet MS" w:hAnsi="Trebuchet MS" w:cs="Trebuchet MS"/>
                <w:sz w:val="18"/>
                <w:szCs w:val="18"/>
              </w:rPr>
            </w:pPr>
            <w:r w:rsidRPr="003644AA">
              <w:rPr>
                <w:rFonts w:ascii="Trebuchet MS" w:hAnsi="Trebuchet MS" w:cs="Trebuchet MS"/>
                <w:sz w:val="18"/>
                <w:szCs w:val="18"/>
              </w:rPr>
              <w:t>O</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1C2DB74C" w14:textId="77777777" w:rsidR="00CB4BEB" w:rsidRPr="003644AA" w:rsidRDefault="00CB4BEB" w:rsidP="003C0924">
            <w:pPr>
              <w:rPr>
                <w:rFonts w:ascii="Trebuchet MS" w:hAnsi="Trebuchet MS" w:cs="Trebuchet MS"/>
                <w:sz w:val="18"/>
                <w:szCs w:val="18"/>
              </w:rPr>
            </w:pPr>
          </w:p>
        </w:tc>
      </w:tr>
      <w:tr w:rsidR="00CB4BEB" w:rsidRPr="00CE1917" w14:paraId="7A90A7C4"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7079394E" w14:textId="77777777" w:rsidR="00CB4BEB" w:rsidRPr="003644AA" w:rsidRDefault="00CB4BEB" w:rsidP="003C0924">
            <w:pPr>
              <w:rPr>
                <w:rFonts w:ascii="Trebuchet MS" w:hAnsi="Trebuchet MS"/>
                <w:sz w:val="18"/>
                <w:szCs w:val="18"/>
              </w:rPr>
            </w:pPr>
            <w:proofErr w:type="spellStart"/>
            <w:r w:rsidRPr="003644AA">
              <w:rPr>
                <w:rFonts w:ascii="Trebuchet MS" w:hAnsi="Trebuchet MS"/>
                <w:sz w:val="18"/>
                <w:szCs w:val="18"/>
              </w:rPr>
              <w:t>cvr_firma</w:t>
            </w:r>
            <w:proofErr w:type="spellEnd"/>
          </w:p>
        </w:tc>
        <w:tc>
          <w:tcPr>
            <w:tcW w:w="4515" w:type="dxa"/>
            <w:tcBorders>
              <w:top w:val="single" w:sz="4" w:space="0" w:color="auto"/>
              <w:left w:val="single" w:sz="4" w:space="0" w:color="auto"/>
              <w:bottom w:val="nil"/>
              <w:right w:val="single" w:sz="4" w:space="0" w:color="auto"/>
            </w:tcBorders>
            <w:shd w:val="clear" w:color="auto" w:fill="FFFFFF"/>
            <w:vAlign w:val="bottom"/>
          </w:tcPr>
          <w:p w14:paraId="75986802"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 xml:space="preserve">Firmaets CVR </w:t>
            </w:r>
            <w:proofErr w:type="spellStart"/>
            <w:r w:rsidRPr="003644AA">
              <w:rPr>
                <w:rFonts w:ascii="Trebuchet MS" w:hAnsi="Trebuchet MS"/>
                <w:sz w:val="18"/>
                <w:szCs w:val="18"/>
              </w:rPr>
              <w:t>nr</w:t>
            </w:r>
            <w:proofErr w:type="spellEnd"/>
          </w:p>
        </w:tc>
        <w:tc>
          <w:tcPr>
            <w:tcW w:w="1155" w:type="dxa"/>
            <w:tcBorders>
              <w:top w:val="single" w:sz="4" w:space="0" w:color="auto"/>
              <w:left w:val="single" w:sz="4" w:space="0" w:color="auto"/>
              <w:bottom w:val="nil"/>
              <w:right w:val="single" w:sz="4" w:space="0" w:color="auto"/>
            </w:tcBorders>
            <w:shd w:val="clear" w:color="auto" w:fill="FFFFFF"/>
            <w:vAlign w:val="bottom"/>
          </w:tcPr>
          <w:p w14:paraId="72DB0C89"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Heltal</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587CCEB1"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10000000-99999999</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47123DEF" w14:textId="77777777" w:rsidR="00CB4BEB" w:rsidRPr="003644AA" w:rsidRDefault="00CB4BEB" w:rsidP="003C0924">
            <w:pPr>
              <w:jc w:val="center"/>
              <w:rPr>
                <w:rFonts w:ascii="Trebuchet MS" w:hAnsi="Trebuchet MS" w:cs="Trebuchet MS"/>
                <w:sz w:val="18"/>
                <w:szCs w:val="18"/>
              </w:rPr>
            </w:pPr>
            <w:r w:rsidRPr="003644AA">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21DEC74D"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29189633</w:t>
            </w:r>
          </w:p>
        </w:tc>
      </w:tr>
      <w:tr w:rsidR="00CB4BEB" w:rsidRPr="00353B49" w14:paraId="62FDB29A"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1A80FF65"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vejkode</w:t>
            </w:r>
          </w:p>
        </w:tc>
        <w:tc>
          <w:tcPr>
            <w:tcW w:w="11765" w:type="dxa"/>
            <w:gridSpan w:val="5"/>
            <w:tcBorders>
              <w:top w:val="single" w:sz="4" w:space="0" w:color="auto"/>
              <w:left w:val="single" w:sz="4" w:space="0" w:color="auto"/>
              <w:bottom w:val="nil"/>
              <w:right w:val="single" w:sz="4" w:space="0" w:color="auto"/>
            </w:tcBorders>
            <w:shd w:val="clear" w:color="auto" w:fill="97DDBA"/>
            <w:vAlign w:val="bottom"/>
          </w:tcPr>
          <w:p w14:paraId="61D27C76"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Felt defineret under: 4.1 Standardiserede felter til de temaspecifikke datamodeller</w:t>
            </w:r>
          </w:p>
        </w:tc>
      </w:tr>
      <w:tr w:rsidR="00CB4BEB" w:rsidRPr="00353B49" w14:paraId="126E8C0B"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39B9A1D3"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vejnavn</w:t>
            </w:r>
          </w:p>
        </w:tc>
        <w:tc>
          <w:tcPr>
            <w:tcW w:w="11765" w:type="dxa"/>
            <w:gridSpan w:val="5"/>
            <w:tcBorders>
              <w:top w:val="single" w:sz="4" w:space="0" w:color="auto"/>
              <w:left w:val="single" w:sz="4" w:space="0" w:color="auto"/>
              <w:bottom w:val="nil"/>
              <w:right w:val="single" w:sz="4" w:space="0" w:color="auto"/>
            </w:tcBorders>
            <w:shd w:val="clear" w:color="auto" w:fill="97DDBA"/>
            <w:vAlign w:val="bottom"/>
          </w:tcPr>
          <w:p w14:paraId="2181FA5D"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Felt defineret under: 4.1 Standardiserede felter til de temaspecifikke datamodeller</w:t>
            </w:r>
          </w:p>
        </w:tc>
      </w:tr>
      <w:tr w:rsidR="00CB4BEB" w:rsidRPr="00232695" w14:paraId="32CA1B8D"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35FF35B3" w14:textId="77777777" w:rsidR="00CB4BEB" w:rsidRPr="003644AA" w:rsidRDefault="00CB4BEB" w:rsidP="003C0924">
            <w:pPr>
              <w:rPr>
                <w:rFonts w:ascii="Trebuchet MS" w:hAnsi="Trebuchet MS" w:cs="Trebuchet MS"/>
                <w:sz w:val="18"/>
                <w:szCs w:val="18"/>
              </w:rPr>
            </w:pPr>
            <w:proofErr w:type="spellStart"/>
            <w:r w:rsidRPr="003644AA">
              <w:rPr>
                <w:rFonts w:ascii="Trebuchet MS" w:hAnsi="Trebuchet MS" w:cs="Trebuchet MS"/>
                <w:sz w:val="18"/>
                <w:szCs w:val="18"/>
              </w:rPr>
              <w:t>cvf_vejkode</w:t>
            </w:r>
            <w:proofErr w:type="spellEnd"/>
          </w:p>
        </w:tc>
        <w:tc>
          <w:tcPr>
            <w:tcW w:w="11765" w:type="dxa"/>
            <w:gridSpan w:val="5"/>
            <w:tcBorders>
              <w:top w:val="single" w:sz="4" w:space="0" w:color="auto"/>
              <w:left w:val="single" w:sz="4" w:space="0" w:color="auto"/>
              <w:bottom w:val="nil"/>
              <w:right w:val="single" w:sz="4" w:space="0" w:color="auto"/>
            </w:tcBorders>
            <w:shd w:val="clear" w:color="auto" w:fill="97DDBA"/>
            <w:vAlign w:val="bottom"/>
          </w:tcPr>
          <w:p w14:paraId="1ABBD43E"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Felt defineret under: 4.1 Standardiserede felter til de temaspecifikke datamodeller</w:t>
            </w:r>
          </w:p>
        </w:tc>
      </w:tr>
      <w:tr w:rsidR="00CB4BEB" w:rsidRPr="00353B49" w14:paraId="30561ABF"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0E8FBF93" w14:textId="77777777" w:rsidR="00CB4BEB" w:rsidRPr="003644AA" w:rsidRDefault="00CB4BEB" w:rsidP="003C0924">
            <w:pPr>
              <w:rPr>
                <w:rFonts w:ascii="Trebuchet MS" w:hAnsi="Trebuchet MS" w:cs="Trebuchet MS"/>
                <w:sz w:val="18"/>
                <w:szCs w:val="18"/>
              </w:rPr>
            </w:pPr>
            <w:proofErr w:type="spellStart"/>
            <w:r>
              <w:rPr>
                <w:rFonts w:ascii="Trebuchet MS" w:hAnsi="Trebuchet MS" w:cs="Trebuchet MS"/>
                <w:sz w:val="18"/>
                <w:szCs w:val="18"/>
              </w:rPr>
              <w:t>h</w:t>
            </w:r>
            <w:r w:rsidRPr="003644AA">
              <w:rPr>
                <w:rFonts w:ascii="Trebuchet MS" w:hAnsi="Trebuchet MS" w:cs="Trebuchet MS"/>
                <w:sz w:val="18"/>
                <w:szCs w:val="18"/>
              </w:rPr>
              <w:t>usnr</w:t>
            </w:r>
            <w:proofErr w:type="spellEnd"/>
          </w:p>
        </w:tc>
        <w:tc>
          <w:tcPr>
            <w:tcW w:w="11765" w:type="dxa"/>
            <w:gridSpan w:val="5"/>
            <w:tcBorders>
              <w:top w:val="single" w:sz="4" w:space="0" w:color="auto"/>
              <w:left w:val="single" w:sz="4" w:space="0" w:color="auto"/>
              <w:bottom w:val="nil"/>
              <w:right w:val="single" w:sz="4" w:space="0" w:color="auto"/>
            </w:tcBorders>
            <w:shd w:val="clear" w:color="auto" w:fill="97DDBA"/>
            <w:vAlign w:val="bottom"/>
          </w:tcPr>
          <w:p w14:paraId="3BB52B97"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Felt defineret under: 4.1 Standardiserede felter til de temaspecifikke datamodeller</w:t>
            </w:r>
          </w:p>
        </w:tc>
      </w:tr>
      <w:tr w:rsidR="00CB4BEB" w:rsidRPr="00353B49" w14:paraId="3FD12EFE"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724CD186" w14:textId="77777777" w:rsidR="00CB4BEB" w:rsidRPr="003644AA" w:rsidRDefault="00CB4BEB" w:rsidP="003C0924">
            <w:pPr>
              <w:rPr>
                <w:rFonts w:ascii="Trebuchet MS" w:hAnsi="Trebuchet MS" w:cs="Trebuchet MS"/>
                <w:sz w:val="18"/>
                <w:szCs w:val="18"/>
              </w:rPr>
            </w:pPr>
            <w:proofErr w:type="spellStart"/>
            <w:r w:rsidRPr="003644AA">
              <w:rPr>
                <w:rFonts w:ascii="Trebuchet MS" w:hAnsi="Trebuchet MS" w:cs="Trebuchet MS"/>
                <w:sz w:val="18"/>
                <w:szCs w:val="18"/>
              </w:rPr>
              <w:t>postnr</w:t>
            </w:r>
            <w:proofErr w:type="spellEnd"/>
          </w:p>
        </w:tc>
        <w:tc>
          <w:tcPr>
            <w:tcW w:w="11765" w:type="dxa"/>
            <w:gridSpan w:val="5"/>
            <w:tcBorders>
              <w:top w:val="single" w:sz="4" w:space="0" w:color="auto"/>
              <w:left w:val="single" w:sz="4" w:space="0" w:color="auto"/>
              <w:bottom w:val="nil"/>
              <w:right w:val="single" w:sz="4" w:space="0" w:color="auto"/>
            </w:tcBorders>
            <w:shd w:val="clear" w:color="auto" w:fill="97DDBA"/>
            <w:vAlign w:val="bottom"/>
          </w:tcPr>
          <w:p w14:paraId="080EEE1B"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Felt defineret under: 4.1 Standardiserede felter til de temaspecifikke datamodeller</w:t>
            </w:r>
          </w:p>
        </w:tc>
      </w:tr>
      <w:tr w:rsidR="00CB4BEB" w:rsidRPr="00353B49" w14:paraId="4904FCFE"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57048E0E" w14:textId="77777777" w:rsidR="00CB4BEB" w:rsidRPr="003644AA" w:rsidRDefault="00CB4BEB" w:rsidP="003C0924">
            <w:pPr>
              <w:rPr>
                <w:rFonts w:ascii="Trebuchet MS" w:hAnsi="Trebuchet MS" w:cs="Trebuchet MS"/>
                <w:sz w:val="18"/>
                <w:szCs w:val="18"/>
              </w:rPr>
            </w:pPr>
            <w:proofErr w:type="spellStart"/>
            <w:r w:rsidRPr="003644AA">
              <w:rPr>
                <w:rFonts w:ascii="Trebuchet MS" w:hAnsi="Trebuchet MS" w:cs="Trebuchet MS"/>
                <w:sz w:val="18"/>
                <w:szCs w:val="18"/>
              </w:rPr>
              <w:t>postnr_by</w:t>
            </w:r>
            <w:proofErr w:type="spellEnd"/>
          </w:p>
        </w:tc>
        <w:tc>
          <w:tcPr>
            <w:tcW w:w="11765" w:type="dxa"/>
            <w:gridSpan w:val="5"/>
            <w:tcBorders>
              <w:top w:val="single" w:sz="4" w:space="0" w:color="auto"/>
              <w:left w:val="single" w:sz="4" w:space="0" w:color="auto"/>
              <w:bottom w:val="nil"/>
              <w:right w:val="single" w:sz="4" w:space="0" w:color="auto"/>
            </w:tcBorders>
            <w:shd w:val="clear" w:color="auto" w:fill="97DDBA"/>
            <w:vAlign w:val="bottom"/>
          </w:tcPr>
          <w:p w14:paraId="64CA895F"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Felt defineret under: 4.1 Standardiserede felter til de temaspecifikke datamodeller</w:t>
            </w:r>
          </w:p>
        </w:tc>
      </w:tr>
      <w:tr w:rsidR="00CB4BEB" w:rsidRPr="00F6698A" w14:paraId="5AAA7F66"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5F6A834C" w14:textId="77777777" w:rsidR="00CB4BEB" w:rsidRPr="00071F8F" w:rsidRDefault="00CB4BEB" w:rsidP="003C0924">
            <w:pPr>
              <w:rPr>
                <w:rFonts w:ascii="Trebuchet MS" w:hAnsi="Trebuchet MS" w:cs="Trebuchet MS"/>
                <w:sz w:val="18"/>
                <w:szCs w:val="18"/>
              </w:rPr>
            </w:pPr>
            <w:proofErr w:type="spellStart"/>
            <w:r w:rsidRPr="00071F8F">
              <w:rPr>
                <w:rFonts w:ascii="Trebuchet MS" w:hAnsi="Trebuchet MS" w:cs="Trebuchet MS"/>
                <w:sz w:val="18"/>
                <w:szCs w:val="18"/>
              </w:rPr>
              <w:t>adr_id</w:t>
            </w:r>
            <w:proofErr w:type="spellEnd"/>
          </w:p>
        </w:tc>
        <w:tc>
          <w:tcPr>
            <w:tcW w:w="11765" w:type="dxa"/>
            <w:gridSpan w:val="5"/>
            <w:tcBorders>
              <w:top w:val="single" w:sz="4" w:space="0" w:color="auto"/>
              <w:left w:val="single" w:sz="4" w:space="0" w:color="auto"/>
              <w:bottom w:val="nil"/>
              <w:right w:val="single" w:sz="4" w:space="0" w:color="auto"/>
            </w:tcBorders>
            <w:shd w:val="clear" w:color="auto" w:fill="97DDBA"/>
            <w:vAlign w:val="bottom"/>
          </w:tcPr>
          <w:p w14:paraId="143BF173" w14:textId="77777777" w:rsidR="00CB4BEB" w:rsidRPr="00071F8F" w:rsidRDefault="00CB4BEB" w:rsidP="003C0924">
            <w:pPr>
              <w:rPr>
                <w:rFonts w:ascii="Trebuchet MS" w:hAnsi="Trebuchet MS" w:cs="Trebuchet MS"/>
                <w:sz w:val="18"/>
                <w:szCs w:val="18"/>
              </w:rPr>
            </w:pPr>
            <w:r w:rsidRPr="00071F8F">
              <w:rPr>
                <w:rFonts w:ascii="Trebuchet MS" w:hAnsi="Trebuchet MS" w:cs="Trebuchet MS"/>
                <w:sz w:val="18"/>
                <w:szCs w:val="18"/>
              </w:rPr>
              <w:t>Felt defineret under: 4.1 Standardiserede felter til de temaspecifikke datamodeller</w:t>
            </w:r>
          </w:p>
        </w:tc>
      </w:tr>
      <w:tr w:rsidR="00CB4BEB" w:rsidRPr="00CE1917" w14:paraId="46EF6CEA"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59E655DA" w14:textId="77777777" w:rsidR="00CB4BEB" w:rsidRPr="003644AA" w:rsidRDefault="00CB4BEB" w:rsidP="003C0924">
            <w:pPr>
              <w:rPr>
                <w:rFonts w:ascii="Trebuchet MS" w:hAnsi="Trebuchet MS"/>
                <w:sz w:val="18"/>
                <w:szCs w:val="18"/>
              </w:rPr>
            </w:pPr>
            <w:proofErr w:type="spellStart"/>
            <w:r w:rsidRPr="003644AA">
              <w:rPr>
                <w:rFonts w:ascii="Trebuchet MS" w:hAnsi="Trebuchet MS"/>
                <w:sz w:val="18"/>
                <w:szCs w:val="18"/>
              </w:rPr>
              <w:t>adr_i_tekst</w:t>
            </w:r>
            <w:proofErr w:type="spellEnd"/>
          </w:p>
        </w:tc>
        <w:tc>
          <w:tcPr>
            <w:tcW w:w="4515" w:type="dxa"/>
            <w:tcBorders>
              <w:top w:val="single" w:sz="4" w:space="0" w:color="auto"/>
              <w:left w:val="single" w:sz="4" w:space="0" w:color="auto"/>
              <w:bottom w:val="nil"/>
              <w:right w:val="single" w:sz="4" w:space="0" w:color="auto"/>
            </w:tcBorders>
            <w:shd w:val="clear" w:color="auto" w:fill="auto"/>
            <w:vAlign w:val="bottom"/>
          </w:tcPr>
          <w:p w14:paraId="74787850"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Alternativ adresse i tekst.</w:t>
            </w:r>
          </w:p>
        </w:tc>
        <w:tc>
          <w:tcPr>
            <w:tcW w:w="1155" w:type="dxa"/>
            <w:tcBorders>
              <w:top w:val="single" w:sz="4" w:space="0" w:color="auto"/>
              <w:left w:val="single" w:sz="4" w:space="0" w:color="auto"/>
              <w:bottom w:val="nil"/>
              <w:right w:val="single" w:sz="4" w:space="0" w:color="auto"/>
            </w:tcBorders>
            <w:shd w:val="clear" w:color="auto" w:fill="auto"/>
            <w:vAlign w:val="bottom"/>
          </w:tcPr>
          <w:p w14:paraId="4CAC9963"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Tekststreng</w:t>
            </w:r>
          </w:p>
        </w:tc>
        <w:tc>
          <w:tcPr>
            <w:tcW w:w="1930" w:type="dxa"/>
            <w:tcBorders>
              <w:top w:val="single" w:sz="4" w:space="0" w:color="auto"/>
              <w:left w:val="single" w:sz="4" w:space="0" w:color="auto"/>
              <w:bottom w:val="nil"/>
              <w:right w:val="single" w:sz="4" w:space="0" w:color="auto"/>
            </w:tcBorders>
            <w:shd w:val="clear" w:color="auto" w:fill="auto"/>
            <w:vAlign w:val="bottom"/>
          </w:tcPr>
          <w:p w14:paraId="14853C6A"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0-128 tegn</w:t>
            </w:r>
          </w:p>
        </w:tc>
        <w:tc>
          <w:tcPr>
            <w:tcW w:w="1467" w:type="dxa"/>
            <w:tcBorders>
              <w:top w:val="single" w:sz="4" w:space="0" w:color="auto"/>
              <w:left w:val="single" w:sz="4" w:space="0" w:color="auto"/>
              <w:bottom w:val="nil"/>
              <w:right w:val="single" w:sz="4" w:space="0" w:color="auto"/>
            </w:tcBorders>
            <w:shd w:val="clear" w:color="auto" w:fill="auto"/>
            <w:vAlign w:val="bottom"/>
          </w:tcPr>
          <w:p w14:paraId="566B72FE" w14:textId="77777777" w:rsidR="00CB4BEB" w:rsidRPr="003644AA" w:rsidRDefault="00CB4BEB" w:rsidP="003C0924">
            <w:pPr>
              <w:jc w:val="center"/>
              <w:rPr>
                <w:rFonts w:ascii="Trebuchet MS" w:hAnsi="Trebuchet MS" w:cs="Trebuchet MS"/>
                <w:sz w:val="18"/>
                <w:szCs w:val="18"/>
              </w:rPr>
            </w:pPr>
            <w:r w:rsidRPr="003644AA">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auto"/>
            <w:vAlign w:val="bottom"/>
          </w:tcPr>
          <w:p w14:paraId="732754DC"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For enden af Vestergade</w:t>
            </w:r>
          </w:p>
        </w:tc>
      </w:tr>
      <w:tr w:rsidR="00CB4BEB" w:rsidRPr="00CE1917" w14:paraId="40E79503"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6A32238C" w14:textId="77777777" w:rsidR="00CB4BEB" w:rsidRPr="003644AA" w:rsidRDefault="00CB4BEB" w:rsidP="003C0924">
            <w:pPr>
              <w:rPr>
                <w:rFonts w:ascii="Trebuchet MS" w:hAnsi="Trebuchet MS"/>
                <w:sz w:val="18"/>
                <w:szCs w:val="18"/>
              </w:rPr>
            </w:pPr>
            <w:proofErr w:type="spellStart"/>
            <w:r w:rsidRPr="003644AA">
              <w:rPr>
                <w:rFonts w:ascii="Trebuchet MS" w:hAnsi="Trebuchet MS"/>
                <w:sz w:val="18"/>
                <w:szCs w:val="18"/>
              </w:rPr>
              <w:t>tlf_arbejde</w:t>
            </w:r>
            <w:proofErr w:type="spellEnd"/>
          </w:p>
        </w:tc>
        <w:tc>
          <w:tcPr>
            <w:tcW w:w="4515" w:type="dxa"/>
            <w:tcBorders>
              <w:top w:val="single" w:sz="4" w:space="0" w:color="auto"/>
              <w:left w:val="single" w:sz="4" w:space="0" w:color="auto"/>
              <w:bottom w:val="nil"/>
              <w:right w:val="single" w:sz="4" w:space="0" w:color="auto"/>
            </w:tcBorders>
            <w:shd w:val="clear" w:color="auto" w:fill="FFFFFF"/>
            <w:vAlign w:val="bottom"/>
          </w:tcPr>
          <w:p w14:paraId="208AAA32" w14:textId="77777777" w:rsidR="00CB4BEB" w:rsidRPr="003644AA" w:rsidRDefault="00CB4BEB" w:rsidP="003C0924">
            <w:pPr>
              <w:rPr>
                <w:rFonts w:ascii="Trebuchet MS" w:hAnsi="Trebuchet MS"/>
                <w:sz w:val="18"/>
                <w:szCs w:val="18"/>
              </w:rPr>
            </w:pPr>
            <w:proofErr w:type="gramStart"/>
            <w:r w:rsidRPr="003644AA">
              <w:rPr>
                <w:rFonts w:ascii="Trebuchet MS" w:hAnsi="Trebuchet MS"/>
                <w:sz w:val="18"/>
                <w:szCs w:val="18"/>
              </w:rPr>
              <w:t>Telefon nr.</w:t>
            </w:r>
            <w:proofErr w:type="gramEnd"/>
            <w:r w:rsidRPr="003644AA">
              <w:rPr>
                <w:rFonts w:ascii="Trebuchet MS" w:hAnsi="Trebuchet MS"/>
                <w:sz w:val="18"/>
                <w:szCs w:val="18"/>
              </w:rPr>
              <w:t xml:space="preserve"> i arbejdstid</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2B00F11"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Heltal</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373EBCEB"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10000000-99999999</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7CE2509F" w14:textId="77777777" w:rsidR="00CB4BEB" w:rsidRPr="003644AA" w:rsidRDefault="00CB4BEB" w:rsidP="003C0924">
            <w:pPr>
              <w:jc w:val="center"/>
              <w:rPr>
                <w:rFonts w:ascii="Trebuchet MS" w:hAnsi="Trebuchet MS" w:cs="Trebuchet MS"/>
                <w:sz w:val="18"/>
                <w:szCs w:val="18"/>
              </w:rPr>
            </w:pPr>
            <w:r w:rsidRPr="003644AA">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113BDF06"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12345678</w:t>
            </w:r>
          </w:p>
        </w:tc>
      </w:tr>
      <w:tr w:rsidR="00CB4BEB" w:rsidRPr="00CE1917" w14:paraId="7A08F907"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0F4C77E6" w14:textId="77777777" w:rsidR="00CB4BEB" w:rsidRPr="003644AA" w:rsidRDefault="00CB4BEB" w:rsidP="003C0924">
            <w:pPr>
              <w:rPr>
                <w:rFonts w:ascii="Trebuchet MS" w:hAnsi="Trebuchet MS"/>
                <w:sz w:val="18"/>
                <w:szCs w:val="18"/>
              </w:rPr>
            </w:pPr>
            <w:proofErr w:type="spellStart"/>
            <w:r w:rsidRPr="003644AA">
              <w:rPr>
                <w:rFonts w:ascii="Trebuchet MS" w:hAnsi="Trebuchet MS"/>
                <w:sz w:val="18"/>
                <w:szCs w:val="18"/>
              </w:rPr>
              <w:t>tlf_dag</w:t>
            </w:r>
            <w:proofErr w:type="spellEnd"/>
          </w:p>
        </w:tc>
        <w:tc>
          <w:tcPr>
            <w:tcW w:w="4515" w:type="dxa"/>
            <w:tcBorders>
              <w:top w:val="single" w:sz="4" w:space="0" w:color="auto"/>
              <w:left w:val="single" w:sz="4" w:space="0" w:color="auto"/>
              <w:bottom w:val="nil"/>
              <w:right w:val="single" w:sz="4" w:space="0" w:color="auto"/>
            </w:tcBorders>
            <w:shd w:val="clear" w:color="auto" w:fill="FFFFFF"/>
            <w:vAlign w:val="bottom"/>
          </w:tcPr>
          <w:p w14:paraId="03A063F0" w14:textId="77777777" w:rsidR="00CB4BEB" w:rsidRPr="003644AA" w:rsidRDefault="00CB4BEB" w:rsidP="003C0924">
            <w:pPr>
              <w:rPr>
                <w:rFonts w:ascii="Trebuchet MS" w:hAnsi="Trebuchet MS"/>
                <w:sz w:val="18"/>
                <w:szCs w:val="18"/>
              </w:rPr>
            </w:pPr>
            <w:proofErr w:type="gramStart"/>
            <w:r w:rsidRPr="003644AA">
              <w:rPr>
                <w:rFonts w:ascii="Trebuchet MS" w:hAnsi="Trebuchet MS"/>
                <w:sz w:val="18"/>
                <w:szCs w:val="18"/>
              </w:rPr>
              <w:t>Telefon nr.</w:t>
            </w:r>
            <w:proofErr w:type="gramEnd"/>
            <w:r w:rsidRPr="003644AA">
              <w:rPr>
                <w:rFonts w:ascii="Trebuchet MS" w:hAnsi="Trebuchet MS"/>
                <w:sz w:val="18"/>
                <w:szCs w:val="18"/>
              </w:rPr>
              <w:t xml:space="preserve"> udenfor arbejdstid, men ikke nat.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3B269633"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Heltal</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525CFC37"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10000000-99999999</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5444B414" w14:textId="77777777" w:rsidR="00CB4BEB" w:rsidRPr="003644AA" w:rsidRDefault="00CB4BEB" w:rsidP="003C0924">
            <w:pPr>
              <w:jc w:val="center"/>
              <w:rPr>
                <w:rFonts w:ascii="Trebuchet MS" w:hAnsi="Trebuchet MS" w:cs="Trebuchet MS"/>
                <w:sz w:val="18"/>
                <w:szCs w:val="18"/>
              </w:rPr>
            </w:pPr>
            <w:r w:rsidRPr="003644AA">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6ABD44E5"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12345678</w:t>
            </w:r>
          </w:p>
        </w:tc>
      </w:tr>
      <w:tr w:rsidR="00CB4BEB" w:rsidRPr="00CE1917" w14:paraId="6C239848"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45467AB4" w14:textId="77777777" w:rsidR="00CB4BEB" w:rsidRPr="003644AA" w:rsidRDefault="00CB4BEB" w:rsidP="003C0924">
            <w:pPr>
              <w:rPr>
                <w:rFonts w:ascii="Trebuchet MS" w:hAnsi="Trebuchet MS"/>
                <w:sz w:val="18"/>
                <w:szCs w:val="18"/>
              </w:rPr>
            </w:pPr>
            <w:proofErr w:type="spellStart"/>
            <w:r w:rsidRPr="003644AA">
              <w:rPr>
                <w:rFonts w:ascii="Trebuchet MS" w:hAnsi="Trebuchet MS"/>
                <w:sz w:val="18"/>
                <w:szCs w:val="18"/>
              </w:rPr>
              <w:t>tlf_nat</w:t>
            </w:r>
            <w:proofErr w:type="spellEnd"/>
          </w:p>
        </w:tc>
        <w:tc>
          <w:tcPr>
            <w:tcW w:w="4515" w:type="dxa"/>
            <w:tcBorders>
              <w:top w:val="single" w:sz="4" w:space="0" w:color="auto"/>
              <w:left w:val="single" w:sz="4" w:space="0" w:color="auto"/>
              <w:bottom w:val="nil"/>
              <w:right w:val="single" w:sz="4" w:space="0" w:color="auto"/>
            </w:tcBorders>
            <w:shd w:val="clear" w:color="auto" w:fill="FFFFFF"/>
            <w:vAlign w:val="bottom"/>
          </w:tcPr>
          <w:p w14:paraId="3BDE1A4A" w14:textId="77777777" w:rsidR="00CB4BEB" w:rsidRPr="003644AA" w:rsidRDefault="00CB4BEB" w:rsidP="003C0924">
            <w:pPr>
              <w:rPr>
                <w:rFonts w:ascii="Trebuchet MS" w:hAnsi="Trebuchet MS"/>
                <w:sz w:val="18"/>
                <w:szCs w:val="18"/>
              </w:rPr>
            </w:pPr>
            <w:proofErr w:type="gramStart"/>
            <w:r w:rsidRPr="003644AA">
              <w:rPr>
                <w:rFonts w:ascii="Trebuchet MS" w:hAnsi="Trebuchet MS"/>
                <w:sz w:val="18"/>
                <w:szCs w:val="18"/>
              </w:rPr>
              <w:t>Telefon nr.</w:t>
            </w:r>
            <w:proofErr w:type="gramEnd"/>
            <w:r w:rsidRPr="003644AA">
              <w:rPr>
                <w:rFonts w:ascii="Trebuchet MS" w:hAnsi="Trebuchet MS"/>
                <w:sz w:val="18"/>
                <w:szCs w:val="18"/>
              </w:rPr>
              <w:t xml:space="preserve"> om natten.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2A36CFC"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Heltal</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6298F329"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10000000-99999999</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20B55027" w14:textId="77777777" w:rsidR="00CB4BEB" w:rsidRPr="003644AA" w:rsidRDefault="00CB4BEB" w:rsidP="003C0924">
            <w:pPr>
              <w:jc w:val="center"/>
              <w:rPr>
                <w:rFonts w:ascii="Trebuchet MS" w:hAnsi="Trebuchet MS" w:cs="Trebuchet MS"/>
                <w:sz w:val="18"/>
                <w:szCs w:val="18"/>
              </w:rPr>
            </w:pPr>
            <w:r w:rsidRPr="003644AA">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66D09CFE"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12345678</w:t>
            </w:r>
          </w:p>
        </w:tc>
      </w:tr>
      <w:tr w:rsidR="00CB4BEB" w:rsidRPr="00CE1917" w14:paraId="30DB4A76"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2C960475" w14:textId="77777777" w:rsidR="00CB4BEB" w:rsidRPr="003644AA" w:rsidRDefault="00CB4BEB" w:rsidP="003C0924">
            <w:pPr>
              <w:rPr>
                <w:rFonts w:ascii="Trebuchet MS" w:hAnsi="Trebuchet MS"/>
                <w:sz w:val="18"/>
                <w:szCs w:val="18"/>
              </w:rPr>
            </w:pPr>
            <w:proofErr w:type="spellStart"/>
            <w:r w:rsidRPr="003644AA">
              <w:rPr>
                <w:rFonts w:ascii="Trebuchet MS" w:hAnsi="Trebuchet MS"/>
                <w:sz w:val="18"/>
                <w:szCs w:val="18"/>
              </w:rPr>
              <w:t>aba_kode</w:t>
            </w:r>
            <w:proofErr w:type="spellEnd"/>
          </w:p>
        </w:tc>
        <w:tc>
          <w:tcPr>
            <w:tcW w:w="4515" w:type="dxa"/>
            <w:tcBorders>
              <w:top w:val="single" w:sz="4" w:space="0" w:color="auto"/>
              <w:left w:val="single" w:sz="4" w:space="0" w:color="auto"/>
              <w:bottom w:val="nil"/>
              <w:right w:val="single" w:sz="4" w:space="0" w:color="auto"/>
            </w:tcBorders>
            <w:shd w:val="clear" w:color="auto" w:fill="97DDBA"/>
            <w:vAlign w:val="bottom"/>
          </w:tcPr>
          <w:p w14:paraId="1235D18D"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Kode for om der er brandalarmanlæg</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35B4C7EB" w14:textId="77777777" w:rsidR="00CB4BEB" w:rsidRPr="003644AA" w:rsidRDefault="00CB4BEB" w:rsidP="003C0924">
            <w:pPr>
              <w:rPr>
                <w:rFonts w:ascii="Trebuchet MS" w:hAnsi="Trebuchet MS" w:cs="Trebuchet MS"/>
                <w:sz w:val="18"/>
                <w:szCs w:val="18"/>
              </w:rPr>
            </w:pPr>
          </w:p>
        </w:tc>
        <w:tc>
          <w:tcPr>
            <w:tcW w:w="1930" w:type="dxa"/>
            <w:tcBorders>
              <w:top w:val="single" w:sz="4" w:space="0" w:color="auto"/>
              <w:left w:val="single" w:sz="4" w:space="0" w:color="auto"/>
              <w:bottom w:val="nil"/>
              <w:right w:val="single" w:sz="4" w:space="0" w:color="auto"/>
            </w:tcBorders>
            <w:shd w:val="clear" w:color="auto" w:fill="97DDBA"/>
            <w:vAlign w:val="bottom"/>
          </w:tcPr>
          <w:p w14:paraId="736656F6" w14:textId="77777777" w:rsidR="00CB4BEB" w:rsidRPr="003644AA" w:rsidRDefault="00CB4BEB" w:rsidP="003C0924">
            <w:pPr>
              <w:rPr>
                <w:rFonts w:ascii="Trebuchet MS" w:hAnsi="Trebuchet MS" w:cs="Trebuchet MS"/>
                <w:sz w:val="18"/>
                <w:szCs w:val="18"/>
              </w:rPr>
            </w:pPr>
          </w:p>
        </w:tc>
        <w:tc>
          <w:tcPr>
            <w:tcW w:w="1467" w:type="dxa"/>
            <w:tcBorders>
              <w:top w:val="single" w:sz="4" w:space="0" w:color="auto"/>
              <w:left w:val="single" w:sz="4" w:space="0" w:color="auto"/>
              <w:bottom w:val="nil"/>
              <w:right w:val="single" w:sz="4" w:space="0" w:color="auto"/>
            </w:tcBorders>
            <w:shd w:val="clear" w:color="auto" w:fill="97DDBA"/>
            <w:vAlign w:val="bottom"/>
          </w:tcPr>
          <w:p w14:paraId="38231E58" w14:textId="77777777" w:rsidR="00CB4BEB" w:rsidRPr="003644AA" w:rsidRDefault="00CB4BEB" w:rsidP="003C0924">
            <w:pPr>
              <w:jc w:val="center"/>
              <w:rPr>
                <w:rFonts w:ascii="Trebuchet MS" w:hAnsi="Trebuchet MS" w:cs="Trebuchet MS"/>
                <w:sz w:val="18"/>
                <w:szCs w:val="18"/>
              </w:rPr>
            </w:pPr>
            <w:r w:rsidRPr="003644AA">
              <w:rPr>
                <w:rFonts w:ascii="Trebuchet MS" w:hAnsi="Trebuchet MS" w:cs="Trebuchet MS"/>
                <w:sz w:val="18"/>
                <w:szCs w:val="18"/>
              </w:rPr>
              <w:t>O</w:t>
            </w:r>
          </w:p>
        </w:tc>
        <w:tc>
          <w:tcPr>
            <w:tcW w:w="2698" w:type="dxa"/>
            <w:tcBorders>
              <w:top w:val="single" w:sz="4" w:space="0" w:color="auto"/>
              <w:left w:val="single" w:sz="4" w:space="0" w:color="auto"/>
              <w:bottom w:val="nil"/>
              <w:right w:val="single" w:sz="4" w:space="0" w:color="auto"/>
            </w:tcBorders>
            <w:shd w:val="clear" w:color="auto" w:fill="97DDBA"/>
            <w:vAlign w:val="bottom"/>
          </w:tcPr>
          <w:p w14:paraId="364FDCED" w14:textId="77777777" w:rsidR="00CB4BEB" w:rsidRPr="003644AA" w:rsidRDefault="00CB4BEB" w:rsidP="003C0924">
            <w:pPr>
              <w:rPr>
                <w:rFonts w:ascii="Trebuchet MS" w:hAnsi="Trebuchet MS" w:cs="Trebuchet MS"/>
                <w:sz w:val="18"/>
                <w:szCs w:val="18"/>
              </w:rPr>
            </w:pPr>
            <w:proofErr w:type="spellStart"/>
            <w:r w:rsidRPr="003644AA">
              <w:rPr>
                <w:rFonts w:ascii="Trebuchet MS" w:hAnsi="Trebuchet MS" w:cs="Trebuchet MS"/>
                <w:sz w:val="18"/>
                <w:szCs w:val="18"/>
              </w:rPr>
              <w:t>d_basis_ja_nej</w:t>
            </w:r>
            <w:proofErr w:type="spellEnd"/>
          </w:p>
        </w:tc>
      </w:tr>
      <w:tr w:rsidR="00CB4BEB" w:rsidRPr="00CE1917" w14:paraId="007858C3"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67C46CF4" w14:textId="77777777" w:rsidR="00CB4BEB" w:rsidRPr="003644AA" w:rsidRDefault="00CB4BEB" w:rsidP="003C0924">
            <w:pPr>
              <w:rPr>
                <w:rFonts w:ascii="Trebuchet MS" w:hAnsi="Trebuchet MS"/>
                <w:sz w:val="18"/>
                <w:szCs w:val="18"/>
              </w:rPr>
            </w:pPr>
            <w:proofErr w:type="spellStart"/>
            <w:r>
              <w:rPr>
                <w:rFonts w:ascii="Trebuchet MS" w:hAnsi="Trebuchet MS"/>
                <w:sz w:val="18"/>
                <w:szCs w:val="18"/>
              </w:rPr>
              <w:t>a</w:t>
            </w:r>
            <w:r w:rsidRPr="003644AA">
              <w:rPr>
                <w:rFonts w:ascii="Trebuchet MS" w:hAnsi="Trebuchet MS"/>
                <w:sz w:val="18"/>
                <w:szCs w:val="18"/>
              </w:rPr>
              <w:t>ba</w:t>
            </w:r>
            <w:proofErr w:type="spellEnd"/>
          </w:p>
        </w:tc>
        <w:tc>
          <w:tcPr>
            <w:tcW w:w="4515" w:type="dxa"/>
            <w:tcBorders>
              <w:top w:val="single" w:sz="4" w:space="0" w:color="auto"/>
              <w:left w:val="single" w:sz="4" w:space="0" w:color="auto"/>
              <w:bottom w:val="nil"/>
              <w:right w:val="single" w:sz="4" w:space="0" w:color="auto"/>
            </w:tcBorders>
            <w:shd w:val="clear" w:color="auto" w:fill="97DDBA"/>
            <w:vAlign w:val="bottom"/>
          </w:tcPr>
          <w:p w14:paraId="7594AF8B" w14:textId="77777777" w:rsidR="00CB4BEB" w:rsidRPr="0001344A" w:rsidRDefault="00CB4BEB" w:rsidP="003C0924">
            <w:pPr>
              <w:rPr>
                <w:rFonts w:ascii="Trebuchet MS" w:hAnsi="Trebuchet MS"/>
                <w:sz w:val="18"/>
                <w:szCs w:val="18"/>
              </w:rPr>
            </w:pPr>
            <w:r w:rsidRPr="0001344A">
              <w:rPr>
                <w:rFonts w:ascii="Trebuchet MS" w:hAnsi="Trebuchet MS"/>
                <w:sz w:val="18"/>
                <w:szCs w:val="18"/>
              </w:rPr>
              <w:t>Brandalarmanlæg</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641F5EB5" w14:textId="77777777" w:rsidR="00CB4BEB" w:rsidRPr="00353B49" w:rsidRDefault="00CB4BEB" w:rsidP="003C0924">
            <w:pPr>
              <w:rPr>
                <w:rFonts w:ascii="Trebuchet MS" w:hAnsi="Trebuchet MS" w:cs="Trebuchet MS"/>
                <w:sz w:val="18"/>
                <w:szCs w:val="18"/>
              </w:rPr>
            </w:pPr>
          </w:p>
        </w:tc>
        <w:tc>
          <w:tcPr>
            <w:tcW w:w="1930" w:type="dxa"/>
            <w:tcBorders>
              <w:top w:val="single" w:sz="4" w:space="0" w:color="auto"/>
              <w:left w:val="single" w:sz="4" w:space="0" w:color="auto"/>
              <w:bottom w:val="nil"/>
              <w:right w:val="single" w:sz="4" w:space="0" w:color="auto"/>
            </w:tcBorders>
            <w:shd w:val="clear" w:color="auto" w:fill="97DDBA"/>
            <w:vAlign w:val="bottom"/>
          </w:tcPr>
          <w:p w14:paraId="22811F4C" w14:textId="77777777" w:rsidR="00CB4BEB" w:rsidRPr="00353B49" w:rsidRDefault="00CB4BEB" w:rsidP="003C0924">
            <w:pPr>
              <w:rPr>
                <w:rFonts w:ascii="Trebuchet MS" w:hAnsi="Trebuchet MS" w:cs="Trebuchet MS"/>
                <w:sz w:val="18"/>
                <w:szCs w:val="18"/>
              </w:rPr>
            </w:pPr>
          </w:p>
        </w:tc>
        <w:tc>
          <w:tcPr>
            <w:tcW w:w="1467" w:type="dxa"/>
            <w:tcBorders>
              <w:top w:val="single" w:sz="4" w:space="0" w:color="auto"/>
              <w:left w:val="single" w:sz="4" w:space="0" w:color="auto"/>
              <w:bottom w:val="nil"/>
              <w:right w:val="single" w:sz="4" w:space="0" w:color="auto"/>
            </w:tcBorders>
            <w:shd w:val="clear" w:color="auto" w:fill="97DDBA"/>
            <w:vAlign w:val="bottom"/>
          </w:tcPr>
          <w:p w14:paraId="4E9A5C68" w14:textId="77777777" w:rsidR="00CB4BEB" w:rsidRPr="00353B49"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698" w:type="dxa"/>
            <w:tcBorders>
              <w:top w:val="single" w:sz="4" w:space="0" w:color="auto"/>
              <w:left w:val="single" w:sz="4" w:space="0" w:color="auto"/>
              <w:bottom w:val="nil"/>
              <w:right w:val="single" w:sz="4" w:space="0" w:color="auto"/>
            </w:tcBorders>
            <w:shd w:val="clear" w:color="auto" w:fill="97DDBA"/>
            <w:vAlign w:val="bottom"/>
          </w:tcPr>
          <w:p w14:paraId="12D7EBA8" w14:textId="77777777" w:rsidR="00CB4BEB" w:rsidRPr="00353B49" w:rsidRDefault="00CB4BEB" w:rsidP="003C0924">
            <w:pPr>
              <w:rPr>
                <w:rFonts w:ascii="Trebuchet MS" w:hAnsi="Trebuchet MS" w:cs="Trebuchet MS"/>
                <w:sz w:val="18"/>
                <w:szCs w:val="18"/>
              </w:rPr>
            </w:pPr>
          </w:p>
        </w:tc>
      </w:tr>
      <w:tr w:rsidR="00CB4BEB" w:rsidRPr="00CE1917" w14:paraId="5B7A52CC"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23F1E451" w14:textId="77777777" w:rsidR="00CB4BEB" w:rsidRPr="003644AA" w:rsidRDefault="00CB4BEB" w:rsidP="003C0924">
            <w:pPr>
              <w:rPr>
                <w:rFonts w:ascii="Trebuchet MS" w:hAnsi="Trebuchet MS"/>
                <w:sz w:val="18"/>
                <w:szCs w:val="18"/>
              </w:rPr>
            </w:pPr>
            <w:proofErr w:type="spellStart"/>
            <w:r w:rsidRPr="003644AA">
              <w:rPr>
                <w:rFonts w:ascii="Trebuchet MS" w:hAnsi="Trebuchet MS"/>
                <w:sz w:val="18"/>
                <w:szCs w:val="18"/>
              </w:rPr>
              <w:t>avs_kode</w:t>
            </w:r>
            <w:proofErr w:type="spellEnd"/>
          </w:p>
        </w:tc>
        <w:tc>
          <w:tcPr>
            <w:tcW w:w="4515" w:type="dxa"/>
            <w:tcBorders>
              <w:top w:val="single" w:sz="4" w:space="0" w:color="auto"/>
              <w:left w:val="single" w:sz="4" w:space="0" w:color="auto"/>
              <w:bottom w:val="nil"/>
              <w:right w:val="single" w:sz="4" w:space="0" w:color="auto"/>
            </w:tcBorders>
            <w:shd w:val="clear" w:color="auto" w:fill="97DDBA"/>
            <w:vAlign w:val="bottom"/>
          </w:tcPr>
          <w:p w14:paraId="11D0C91A" w14:textId="77777777" w:rsidR="00CB4BEB" w:rsidRPr="0001344A" w:rsidRDefault="00CB4BEB" w:rsidP="003C0924">
            <w:pPr>
              <w:rPr>
                <w:rFonts w:ascii="Trebuchet MS" w:hAnsi="Trebuchet MS"/>
                <w:sz w:val="18"/>
                <w:szCs w:val="18"/>
              </w:rPr>
            </w:pPr>
            <w:r>
              <w:rPr>
                <w:rFonts w:ascii="Trebuchet MS" w:hAnsi="Trebuchet MS"/>
                <w:sz w:val="18"/>
                <w:szCs w:val="18"/>
              </w:rPr>
              <w:t>Kode for om der er s</w:t>
            </w:r>
            <w:r w:rsidRPr="0001344A">
              <w:rPr>
                <w:rFonts w:ascii="Trebuchet MS" w:hAnsi="Trebuchet MS"/>
                <w:sz w:val="18"/>
                <w:szCs w:val="18"/>
              </w:rPr>
              <w:t>prinkleranlæg</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11BFA8FA" w14:textId="77777777" w:rsidR="00CB4BEB" w:rsidRPr="00353B49" w:rsidRDefault="00CB4BEB" w:rsidP="003C0924">
            <w:pPr>
              <w:rPr>
                <w:rFonts w:ascii="Trebuchet MS" w:hAnsi="Trebuchet MS" w:cs="Trebuchet MS"/>
                <w:sz w:val="18"/>
                <w:szCs w:val="18"/>
              </w:rPr>
            </w:pPr>
          </w:p>
        </w:tc>
        <w:tc>
          <w:tcPr>
            <w:tcW w:w="1930" w:type="dxa"/>
            <w:tcBorders>
              <w:top w:val="single" w:sz="4" w:space="0" w:color="auto"/>
              <w:left w:val="single" w:sz="4" w:space="0" w:color="auto"/>
              <w:bottom w:val="nil"/>
              <w:right w:val="single" w:sz="4" w:space="0" w:color="auto"/>
            </w:tcBorders>
            <w:shd w:val="clear" w:color="auto" w:fill="97DDBA"/>
            <w:vAlign w:val="bottom"/>
          </w:tcPr>
          <w:p w14:paraId="00C23556" w14:textId="77777777" w:rsidR="00CB4BEB" w:rsidRPr="00353B49" w:rsidRDefault="00CB4BEB" w:rsidP="003C0924">
            <w:pPr>
              <w:rPr>
                <w:rFonts w:ascii="Trebuchet MS" w:hAnsi="Trebuchet MS" w:cs="Trebuchet MS"/>
                <w:sz w:val="18"/>
                <w:szCs w:val="18"/>
              </w:rPr>
            </w:pPr>
          </w:p>
        </w:tc>
        <w:tc>
          <w:tcPr>
            <w:tcW w:w="1467" w:type="dxa"/>
            <w:tcBorders>
              <w:top w:val="single" w:sz="4" w:space="0" w:color="auto"/>
              <w:left w:val="single" w:sz="4" w:space="0" w:color="auto"/>
              <w:bottom w:val="nil"/>
              <w:right w:val="single" w:sz="4" w:space="0" w:color="auto"/>
            </w:tcBorders>
            <w:shd w:val="clear" w:color="auto" w:fill="97DDBA"/>
            <w:vAlign w:val="bottom"/>
          </w:tcPr>
          <w:p w14:paraId="3584CA0B" w14:textId="77777777" w:rsidR="00CB4BEB" w:rsidRPr="00353B49"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698" w:type="dxa"/>
            <w:tcBorders>
              <w:top w:val="single" w:sz="4" w:space="0" w:color="auto"/>
              <w:left w:val="single" w:sz="4" w:space="0" w:color="auto"/>
              <w:bottom w:val="nil"/>
              <w:right w:val="single" w:sz="4" w:space="0" w:color="auto"/>
            </w:tcBorders>
            <w:shd w:val="clear" w:color="auto" w:fill="97DDBA"/>
            <w:vAlign w:val="bottom"/>
          </w:tcPr>
          <w:p w14:paraId="4247E71E" w14:textId="77777777" w:rsidR="00CB4BEB" w:rsidRPr="00353B49" w:rsidRDefault="00CB4BEB" w:rsidP="003C0924">
            <w:pPr>
              <w:rPr>
                <w:rFonts w:ascii="Trebuchet MS" w:hAnsi="Trebuchet MS" w:cs="Trebuchet MS"/>
                <w:sz w:val="18"/>
                <w:szCs w:val="18"/>
              </w:rPr>
            </w:pPr>
            <w:proofErr w:type="spellStart"/>
            <w:r>
              <w:rPr>
                <w:rFonts w:ascii="Trebuchet MS" w:hAnsi="Trebuchet MS" w:cs="Trebuchet MS"/>
                <w:sz w:val="18"/>
                <w:szCs w:val="18"/>
              </w:rPr>
              <w:t>d_basis_ja_nej</w:t>
            </w:r>
            <w:proofErr w:type="spellEnd"/>
          </w:p>
        </w:tc>
      </w:tr>
      <w:tr w:rsidR="00CB4BEB" w:rsidRPr="00CE1917" w14:paraId="127C56FA"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7EC74156" w14:textId="77777777" w:rsidR="00CB4BEB" w:rsidRPr="003644AA" w:rsidRDefault="00CB4BEB" w:rsidP="003C0924">
            <w:pPr>
              <w:rPr>
                <w:rFonts w:ascii="Trebuchet MS" w:hAnsi="Trebuchet MS"/>
                <w:sz w:val="18"/>
                <w:szCs w:val="18"/>
              </w:rPr>
            </w:pPr>
            <w:proofErr w:type="spellStart"/>
            <w:r>
              <w:rPr>
                <w:rFonts w:ascii="Trebuchet MS" w:hAnsi="Trebuchet MS"/>
                <w:sz w:val="18"/>
                <w:szCs w:val="18"/>
              </w:rPr>
              <w:t>a</w:t>
            </w:r>
            <w:r w:rsidRPr="003644AA">
              <w:rPr>
                <w:rFonts w:ascii="Trebuchet MS" w:hAnsi="Trebuchet MS"/>
                <w:sz w:val="18"/>
                <w:szCs w:val="18"/>
              </w:rPr>
              <w:t>vs</w:t>
            </w:r>
            <w:proofErr w:type="spellEnd"/>
          </w:p>
        </w:tc>
        <w:tc>
          <w:tcPr>
            <w:tcW w:w="4515" w:type="dxa"/>
            <w:tcBorders>
              <w:top w:val="single" w:sz="4" w:space="0" w:color="auto"/>
              <w:left w:val="single" w:sz="4" w:space="0" w:color="auto"/>
              <w:bottom w:val="nil"/>
              <w:right w:val="single" w:sz="4" w:space="0" w:color="auto"/>
            </w:tcBorders>
            <w:shd w:val="clear" w:color="auto" w:fill="97DDBA"/>
            <w:vAlign w:val="bottom"/>
          </w:tcPr>
          <w:p w14:paraId="3D22694B" w14:textId="77777777" w:rsidR="00CB4BEB" w:rsidRPr="0001344A" w:rsidRDefault="00CB4BEB" w:rsidP="003C0924">
            <w:pPr>
              <w:rPr>
                <w:rFonts w:ascii="Trebuchet MS" w:hAnsi="Trebuchet MS"/>
                <w:sz w:val="18"/>
                <w:szCs w:val="18"/>
              </w:rPr>
            </w:pPr>
            <w:r w:rsidRPr="0001344A">
              <w:rPr>
                <w:rFonts w:ascii="Trebuchet MS" w:hAnsi="Trebuchet MS"/>
                <w:sz w:val="18"/>
                <w:szCs w:val="18"/>
              </w:rPr>
              <w:t>Sprinkleranlæg</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6C2E2F32" w14:textId="77777777" w:rsidR="00CB4BEB" w:rsidRPr="00353B49" w:rsidRDefault="00CB4BEB" w:rsidP="003C0924">
            <w:pPr>
              <w:rPr>
                <w:rFonts w:ascii="Trebuchet MS" w:hAnsi="Trebuchet MS" w:cs="Trebuchet MS"/>
                <w:sz w:val="18"/>
                <w:szCs w:val="18"/>
              </w:rPr>
            </w:pPr>
          </w:p>
        </w:tc>
        <w:tc>
          <w:tcPr>
            <w:tcW w:w="1930" w:type="dxa"/>
            <w:tcBorders>
              <w:top w:val="single" w:sz="4" w:space="0" w:color="auto"/>
              <w:left w:val="single" w:sz="4" w:space="0" w:color="auto"/>
              <w:bottom w:val="nil"/>
              <w:right w:val="single" w:sz="4" w:space="0" w:color="auto"/>
            </w:tcBorders>
            <w:shd w:val="clear" w:color="auto" w:fill="97DDBA"/>
            <w:vAlign w:val="bottom"/>
          </w:tcPr>
          <w:p w14:paraId="42D57FE9" w14:textId="77777777" w:rsidR="00CB4BEB" w:rsidRPr="00353B49" w:rsidRDefault="00CB4BEB" w:rsidP="003C0924">
            <w:pPr>
              <w:rPr>
                <w:rFonts w:ascii="Trebuchet MS" w:hAnsi="Trebuchet MS" w:cs="Trebuchet MS"/>
                <w:sz w:val="18"/>
                <w:szCs w:val="18"/>
              </w:rPr>
            </w:pPr>
          </w:p>
        </w:tc>
        <w:tc>
          <w:tcPr>
            <w:tcW w:w="1467" w:type="dxa"/>
            <w:tcBorders>
              <w:top w:val="single" w:sz="4" w:space="0" w:color="auto"/>
              <w:left w:val="single" w:sz="4" w:space="0" w:color="auto"/>
              <w:bottom w:val="nil"/>
              <w:right w:val="single" w:sz="4" w:space="0" w:color="auto"/>
            </w:tcBorders>
            <w:shd w:val="clear" w:color="auto" w:fill="97DDBA"/>
            <w:vAlign w:val="bottom"/>
          </w:tcPr>
          <w:p w14:paraId="1398D31B" w14:textId="77777777" w:rsidR="00CB4BEB" w:rsidRPr="00353B49"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698" w:type="dxa"/>
            <w:tcBorders>
              <w:top w:val="single" w:sz="4" w:space="0" w:color="auto"/>
              <w:left w:val="single" w:sz="4" w:space="0" w:color="auto"/>
              <w:bottom w:val="nil"/>
              <w:right w:val="single" w:sz="4" w:space="0" w:color="auto"/>
            </w:tcBorders>
            <w:shd w:val="clear" w:color="auto" w:fill="97DDBA"/>
            <w:vAlign w:val="bottom"/>
          </w:tcPr>
          <w:p w14:paraId="68E774E5" w14:textId="77777777" w:rsidR="00CB4BEB" w:rsidRPr="00353B49" w:rsidRDefault="00CB4BEB" w:rsidP="003C0924">
            <w:pPr>
              <w:rPr>
                <w:rFonts w:ascii="Trebuchet MS" w:hAnsi="Trebuchet MS" w:cs="Trebuchet MS"/>
                <w:sz w:val="18"/>
                <w:szCs w:val="18"/>
              </w:rPr>
            </w:pPr>
          </w:p>
        </w:tc>
      </w:tr>
      <w:tr w:rsidR="00CB4BEB" w:rsidRPr="00CE1917" w14:paraId="1B03BAFD"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472169DF" w14:textId="77777777" w:rsidR="00CB4BEB" w:rsidRPr="003644AA" w:rsidRDefault="00CB4BEB" w:rsidP="003C0924">
            <w:pPr>
              <w:rPr>
                <w:rFonts w:ascii="Trebuchet MS" w:hAnsi="Trebuchet MS"/>
                <w:sz w:val="18"/>
                <w:szCs w:val="18"/>
              </w:rPr>
            </w:pPr>
            <w:proofErr w:type="spellStart"/>
            <w:r w:rsidRPr="003644AA">
              <w:rPr>
                <w:rFonts w:ascii="Trebuchet MS" w:hAnsi="Trebuchet MS"/>
                <w:sz w:val="18"/>
                <w:szCs w:val="18"/>
              </w:rPr>
              <w:t>ars_kode</w:t>
            </w:r>
            <w:proofErr w:type="spellEnd"/>
          </w:p>
        </w:tc>
        <w:tc>
          <w:tcPr>
            <w:tcW w:w="4515" w:type="dxa"/>
            <w:tcBorders>
              <w:top w:val="single" w:sz="4" w:space="0" w:color="auto"/>
              <w:left w:val="single" w:sz="4" w:space="0" w:color="auto"/>
              <w:bottom w:val="nil"/>
              <w:right w:val="single" w:sz="4" w:space="0" w:color="auto"/>
            </w:tcBorders>
            <w:shd w:val="clear" w:color="auto" w:fill="97DDBA"/>
            <w:vAlign w:val="bottom"/>
          </w:tcPr>
          <w:p w14:paraId="67E75A90" w14:textId="77777777" w:rsidR="00CB4BEB" w:rsidRPr="0001344A" w:rsidRDefault="00CB4BEB" w:rsidP="003C0924">
            <w:pPr>
              <w:rPr>
                <w:rFonts w:ascii="Trebuchet MS" w:hAnsi="Trebuchet MS"/>
                <w:sz w:val="18"/>
                <w:szCs w:val="18"/>
              </w:rPr>
            </w:pPr>
            <w:r>
              <w:rPr>
                <w:rFonts w:ascii="Trebuchet MS" w:hAnsi="Trebuchet MS"/>
                <w:sz w:val="18"/>
                <w:szCs w:val="18"/>
              </w:rPr>
              <w:t>Kode for om der er a</w:t>
            </w:r>
            <w:r w:rsidRPr="0001344A">
              <w:rPr>
                <w:rFonts w:ascii="Trebuchet MS" w:hAnsi="Trebuchet MS"/>
                <w:sz w:val="18"/>
                <w:szCs w:val="18"/>
              </w:rPr>
              <w:t xml:space="preserve">utomatisk </w:t>
            </w:r>
            <w:proofErr w:type="spellStart"/>
            <w:r w:rsidRPr="0001344A">
              <w:rPr>
                <w:rFonts w:ascii="Trebuchet MS" w:hAnsi="Trebuchet MS"/>
                <w:sz w:val="18"/>
                <w:szCs w:val="18"/>
              </w:rPr>
              <w:t>rumslukninsanlæg</w:t>
            </w:r>
            <w:proofErr w:type="spellEnd"/>
          </w:p>
        </w:tc>
        <w:tc>
          <w:tcPr>
            <w:tcW w:w="1155" w:type="dxa"/>
            <w:tcBorders>
              <w:top w:val="single" w:sz="4" w:space="0" w:color="auto"/>
              <w:left w:val="single" w:sz="4" w:space="0" w:color="auto"/>
              <w:bottom w:val="nil"/>
              <w:right w:val="single" w:sz="4" w:space="0" w:color="auto"/>
            </w:tcBorders>
            <w:shd w:val="clear" w:color="auto" w:fill="97DDBA"/>
            <w:vAlign w:val="bottom"/>
          </w:tcPr>
          <w:p w14:paraId="318A3C40" w14:textId="77777777" w:rsidR="00CB4BEB" w:rsidRPr="00353B49" w:rsidRDefault="00CB4BEB" w:rsidP="003C0924">
            <w:pPr>
              <w:rPr>
                <w:rFonts w:ascii="Trebuchet MS" w:hAnsi="Trebuchet MS" w:cs="Trebuchet MS"/>
                <w:sz w:val="18"/>
                <w:szCs w:val="18"/>
              </w:rPr>
            </w:pPr>
          </w:p>
        </w:tc>
        <w:tc>
          <w:tcPr>
            <w:tcW w:w="1930" w:type="dxa"/>
            <w:tcBorders>
              <w:top w:val="single" w:sz="4" w:space="0" w:color="auto"/>
              <w:left w:val="single" w:sz="4" w:space="0" w:color="auto"/>
              <w:bottom w:val="nil"/>
              <w:right w:val="single" w:sz="4" w:space="0" w:color="auto"/>
            </w:tcBorders>
            <w:shd w:val="clear" w:color="auto" w:fill="97DDBA"/>
            <w:vAlign w:val="bottom"/>
          </w:tcPr>
          <w:p w14:paraId="1F363958" w14:textId="77777777" w:rsidR="00CB4BEB" w:rsidRPr="00353B49" w:rsidRDefault="00CB4BEB" w:rsidP="003C0924">
            <w:pPr>
              <w:rPr>
                <w:rFonts w:ascii="Trebuchet MS" w:hAnsi="Trebuchet MS" w:cs="Trebuchet MS"/>
                <w:sz w:val="18"/>
                <w:szCs w:val="18"/>
              </w:rPr>
            </w:pPr>
          </w:p>
        </w:tc>
        <w:tc>
          <w:tcPr>
            <w:tcW w:w="1467" w:type="dxa"/>
            <w:tcBorders>
              <w:top w:val="single" w:sz="4" w:space="0" w:color="auto"/>
              <w:left w:val="single" w:sz="4" w:space="0" w:color="auto"/>
              <w:bottom w:val="nil"/>
              <w:right w:val="single" w:sz="4" w:space="0" w:color="auto"/>
            </w:tcBorders>
            <w:shd w:val="clear" w:color="auto" w:fill="97DDBA"/>
            <w:vAlign w:val="bottom"/>
          </w:tcPr>
          <w:p w14:paraId="7E42B37D" w14:textId="77777777" w:rsidR="00CB4BEB" w:rsidRPr="00353B49"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698" w:type="dxa"/>
            <w:tcBorders>
              <w:top w:val="single" w:sz="4" w:space="0" w:color="auto"/>
              <w:left w:val="single" w:sz="4" w:space="0" w:color="auto"/>
              <w:bottom w:val="nil"/>
              <w:right w:val="single" w:sz="4" w:space="0" w:color="auto"/>
            </w:tcBorders>
            <w:shd w:val="clear" w:color="auto" w:fill="97DDBA"/>
            <w:vAlign w:val="bottom"/>
          </w:tcPr>
          <w:p w14:paraId="5FECD066" w14:textId="77777777" w:rsidR="00CB4BEB" w:rsidRPr="00353B49" w:rsidRDefault="00CB4BEB" w:rsidP="003C0924">
            <w:pPr>
              <w:rPr>
                <w:rFonts w:ascii="Trebuchet MS" w:hAnsi="Trebuchet MS" w:cs="Trebuchet MS"/>
                <w:sz w:val="18"/>
                <w:szCs w:val="18"/>
              </w:rPr>
            </w:pPr>
            <w:proofErr w:type="spellStart"/>
            <w:r>
              <w:rPr>
                <w:rFonts w:ascii="Trebuchet MS" w:hAnsi="Trebuchet MS" w:cs="Trebuchet MS"/>
                <w:sz w:val="18"/>
                <w:szCs w:val="18"/>
              </w:rPr>
              <w:t>d_basis_ja_nej</w:t>
            </w:r>
            <w:proofErr w:type="spellEnd"/>
          </w:p>
        </w:tc>
      </w:tr>
      <w:tr w:rsidR="00CB4BEB" w:rsidRPr="00CE1917" w14:paraId="06305042"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79293EE5" w14:textId="77777777" w:rsidR="00CB4BEB" w:rsidRPr="003644AA" w:rsidRDefault="00CB4BEB" w:rsidP="003C0924">
            <w:pPr>
              <w:rPr>
                <w:rFonts w:ascii="Trebuchet MS" w:hAnsi="Trebuchet MS"/>
                <w:sz w:val="18"/>
                <w:szCs w:val="18"/>
              </w:rPr>
            </w:pPr>
            <w:r>
              <w:rPr>
                <w:rFonts w:ascii="Trebuchet MS" w:hAnsi="Trebuchet MS"/>
                <w:sz w:val="18"/>
                <w:szCs w:val="18"/>
              </w:rPr>
              <w:t>a</w:t>
            </w:r>
            <w:r w:rsidRPr="003644AA">
              <w:rPr>
                <w:rFonts w:ascii="Trebuchet MS" w:hAnsi="Trebuchet MS"/>
                <w:sz w:val="18"/>
                <w:szCs w:val="18"/>
              </w:rPr>
              <w:t>rs</w:t>
            </w:r>
          </w:p>
        </w:tc>
        <w:tc>
          <w:tcPr>
            <w:tcW w:w="4515" w:type="dxa"/>
            <w:tcBorders>
              <w:top w:val="single" w:sz="4" w:space="0" w:color="auto"/>
              <w:left w:val="single" w:sz="4" w:space="0" w:color="auto"/>
              <w:bottom w:val="nil"/>
              <w:right w:val="single" w:sz="4" w:space="0" w:color="auto"/>
            </w:tcBorders>
            <w:shd w:val="clear" w:color="auto" w:fill="97DDBA"/>
            <w:vAlign w:val="bottom"/>
          </w:tcPr>
          <w:p w14:paraId="3E5EBFDE" w14:textId="77777777" w:rsidR="00CB4BEB" w:rsidRPr="0001344A" w:rsidRDefault="00CB4BEB" w:rsidP="003C0924">
            <w:pPr>
              <w:rPr>
                <w:rFonts w:ascii="Trebuchet MS" w:hAnsi="Trebuchet MS"/>
                <w:sz w:val="18"/>
                <w:szCs w:val="18"/>
              </w:rPr>
            </w:pPr>
            <w:r w:rsidRPr="0001344A">
              <w:rPr>
                <w:rFonts w:ascii="Trebuchet MS" w:hAnsi="Trebuchet MS"/>
                <w:sz w:val="18"/>
                <w:szCs w:val="18"/>
              </w:rPr>
              <w:t xml:space="preserve">Automatisk </w:t>
            </w:r>
            <w:proofErr w:type="spellStart"/>
            <w:r w:rsidRPr="0001344A">
              <w:rPr>
                <w:rFonts w:ascii="Trebuchet MS" w:hAnsi="Trebuchet MS"/>
                <w:sz w:val="18"/>
                <w:szCs w:val="18"/>
              </w:rPr>
              <w:t>rumslukninsanlæg</w:t>
            </w:r>
            <w:proofErr w:type="spellEnd"/>
          </w:p>
        </w:tc>
        <w:tc>
          <w:tcPr>
            <w:tcW w:w="1155" w:type="dxa"/>
            <w:tcBorders>
              <w:top w:val="single" w:sz="4" w:space="0" w:color="auto"/>
              <w:left w:val="single" w:sz="4" w:space="0" w:color="auto"/>
              <w:bottom w:val="nil"/>
              <w:right w:val="single" w:sz="4" w:space="0" w:color="auto"/>
            </w:tcBorders>
            <w:shd w:val="clear" w:color="auto" w:fill="97DDBA"/>
            <w:vAlign w:val="bottom"/>
          </w:tcPr>
          <w:p w14:paraId="53F3780C" w14:textId="77777777" w:rsidR="00CB4BEB" w:rsidRPr="00353B49" w:rsidRDefault="00CB4BEB" w:rsidP="003C0924">
            <w:pPr>
              <w:rPr>
                <w:rFonts w:ascii="Trebuchet MS" w:hAnsi="Trebuchet MS" w:cs="Trebuchet MS"/>
                <w:sz w:val="18"/>
                <w:szCs w:val="18"/>
              </w:rPr>
            </w:pPr>
          </w:p>
        </w:tc>
        <w:tc>
          <w:tcPr>
            <w:tcW w:w="1930" w:type="dxa"/>
            <w:tcBorders>
              <w:top w:val="single" w:sz="4" w:space="0" w:color="auto"/>
              <w:left w:val="single" w:sz="4" w:space="0" w:color="auto"/>
              <w:bottom w:val="nil"/>
              <w:right w:val="single" w:sz="4" w:space="0" w:color="auto"/>
            </w:tcBorders>
            <w:shd w:val="clear" w:color="auto" w:fill="97DDBA"/>
            <w:vAlign w:val="bottom"/>
          </w:tcPr>
          <w:p w14:paraId="3E513A61" w14:textId="77777777" w:rsidR="00CB4BEB" w:rsidRPr="00353B49" w:rsidRDefault="00CB4BEB" w:rsidP="003C0924">
            <w:pPr>
              <w:rPr>
                <w:rFonts w:ascii="Trebuchet MS" w:hAnsi="Trebuchet MS" w:cs="Trebuchet MS"/>
                <w:sz w:val="18"/>
                <w:szCs w:val="18"/>
              </w:rPr>
            </w:pPr>
          </w:p>
        </w:tc>
        <w:tc>
          <w:tcPr>
            <w:tcW w:w="1467" w:type="dxa"/>
            <w:tcBorders>
              <w:top w:val="single" w:sz="4" w:space="0" w:color="auto"/>
              <w:left w:val="single" w:sz="4" w:space="0" w:color="auto"/>
              <w:bottom w:val="nil"/>
              <w:right w:val="single" w:sz="4" w:space="0" w:color="auto"/>
            </w:tcBorders>
            <w:shd w:val="clear" w:color="auto" w:fill="97DDBA"/>
            <w:vAlign w:val="bottom"/>
          </w:tcPr>
          <w:p w14:paraId="4D3962CB" w14:textId="77777777" w:rsidR="00CB4BEB" w:rsidRPr="00353B49"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698" w:type="dxa"/>
            <w:tcBorders>
              <w:top w:val="single" w:sz="4" w:space="0" w:color="auto"/>
              <w:left w:val="single" w:sz="4" w:space="0" w:color="auto"/>
              <w:bottom w:val="nil"/>
              <w:right w:val="single" w:sz="4" w:space="0" w:color="auto"/>
            </w:tcBorders>
            <w:shd w:val="clear" w:color="auto" w:fill="97DDBA"/>
            <w:vAlign w:val="bottom"/>
          </w:tcPr>
          <w:p w14:paraId="2D8FF17F" w14:textId="77777777" w:rsidR="00CB4BEB" w:rsidRPr="00353B49" w:rsidRDefault="00CB4BEB" w:rsidP="003C0924">
            <w:pPr>
              <w:rPr>
                <w:rFonts w:ascii="Trebuchet MS" w:hAnsi="Trebuchet MS" w:cs="Trebuchet MS"/>
                <w:sz w:val="18"/>
                <w:szCs w:val="18"/>
              </w:rPr>
            </w:pPr>
          </w:p>
        </w:tc>
      </w:tr>
      <w:tr w:rsidR="00CB4BEB" w:rsidRPr="00CE1917" w14:paraId="1E0D7B72"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0683B385" w14:textId="77777777" w:rsidR="00CB4BEB" w:rsidRPr="003644AA" w:rsidRDefault="00CB4BEB" w:rsidP="003C0924">
            <w:pPr>
              <w:rPr>
                <w:rFonts w:ascii="Trebuchet MS" w:hAnsi="Trebuchet MS"/>
                <w:sz w:val="18"/>
                <w:szCs w:val="18"/>
              </w:rPr>
            </w:pPr>
            <w:proofErr w:type="spellStart"/>
            <w:r w:rsidRPr="003644AA">
              <w:rPr>
                <w:rFonts w:ascii="Trebuchet MS" w:hAnsi="Trebuchet MS"/>
                <w:sz w:val="18"/>
                <w:szCs w:val="18"/>
              </w:rPr>
              <w:t>noegleboks_kode</w:t>
            </w:r>
            <w:proofErr w:type="spellEnd"/>
          </w:p>
        </w:tc>
        <w:tc>
          <w:tcPr>
            <w:tcW w:w="4515" w:type="dxa"/>
            <w:tcBorders>
              <w:top w:val="single" w:sz="4" w:space="0" w:color="auto"/>
              <w:left w:val="single" w:sz="4" w:space="0" w:color="auto"/>
              <w:bottom w:val="nil"/>
              <w:right w:val="single" w:sz="4" w:space="0" w:color="auto"/>
            </w:tcBorders>
            <w:shd w:val="clear" w:color="auto" w:fill="97DDBA"/>
            <w:vAlign w:val="bottom"/>
          </w:tcPr>
          <w:p w14:paraId="058AA9FF" w14:textId="77777777" w:rsidR="00CB4BEB" w:rsidRPr="0001344A" w:rsidRDefault="00CB4BEB" w:rsidP="003C0924">
            <w:pPr>
              <w:rPr>
                <w:rFonts w:ascii="Trebuchet MS" w:hAnsi="Trebuchet MS"/>
                <w:sz w:val="18"/>
                <w:szCs w:val="18"/>
              </w:rPr>
            </w:pPr>
            <w:r>
              <w:rPr>
                <w:rFonts w:ascii="Trebuchet MS" w:hAnsi="Trebuchet MS"/>
                <w:sz w:val="18"/>
                <w:szCs w:val="18"/>
              </w:rPr>
              <w:t>Kode for om der er nøgleboks</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33A8435A" w14:textId="77777777" w:rsidR="00CB4BEB" w:rsidRPr="00353B49" w:rsidRDefault="00CB4BEB" w:rsidP="003C0924">
            <w:pPr>
              <w:rPr>
                <w:rFonts w:ascii="Trebuchet MS" w:hAnsi="Trebuchet MS" w:cs="Trebuchet MS"/>
                <w:sz w:val="18"/>
                <w:szCs w:val="18"/>
              </w:rPr>
            </w:pPr>
          </w:p>
        </w:tc>
        <w:tc>
          <w:tcPr>
            <w:tcW w:w="1930" w:type="dxa"/>
            <w:tcBorders>
              <w:top w:val="single" w:sz="4" w:space="0" w:color="auto"/>
              <w:left w:val="single" w:sz="4" w:space="0" w:color="auto"/>
              <w:bottom w:val="nil"/>
              <w:right w:val="single" w:sz="4" w:space="0" w:color="auto"/>
            </w:tcBorders>
            <w:shd w:val="clear" w:color="auto" w:fill="97DDBA"/>
            <w:vAlign w:val="bottom"/>
          </w:tcPr>
          <w:p w14:paraId="592C9183" w14:textId="77777777" w:rsidR="00CB4BEB" w:rsidRPr="00353B49" w:rsidRDefault="00CB4BEB" w:rsidP="003C0924">
            <w:pPr>
              <w:rPr>
                <w:rFonts w:ascii="Trebuchet MS" w:hAnsi="Trebuchet MS" w:cs="Trebuchet MS"/>
                <w:sz w:val="18"/>
                <w:szCs w:val="18"/>
              </w:rPr>
            </w:pPr>
          </w:p>
        </w:tc>
        <w:tc>
          <w:tcPr>
            <w:tcW w:w="1467" w:type="dxa"/>
            <w:tcBorders>
              <w:top w:val="single" w:sz="4" w:space="0" w:color="auto"/>
              <w:left w:val="single" w:sz="4" w:space="0" w:color="auto"/>
              <w:bottom w:val="nil"/>
              <w:right w:val="single" w:sz="4" w:space="0" w:color="auto"/>
            </w:tcBorders>
            <w:shd w:val="clear" w:color="auto" w:fill="97DDBA"/>
            <w:vAlign w:val="bottom"/>
          </w:tcPr>
          <w:p w14:paraId="1DD722D0" w14:textId="77777777" w:rsidR="00CB4BEB" w:rsidRPr="00353B49"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97DDBA"/>
            <w:vAlign w:val="bottom"/>
          </w:tcPr>
          <w:p w14:paraId="615F3F55" w14:textId="77777777" w:rsidR="00CB4BEB" w:rsidRPr="00353B49" w:rsidRDefault="00CB4BEB" w:rsidP="003C0924">
            <w:pPr>
              <w:rPr>
                <w:rFonts w:ascii="Trebuchet MS" w:hAnsi="Trebuchet MS" w:cs="Trebuchet MS"/>
                <w:sz w:val="18"/>
                <w:szCs w:val="18"/>
              </w:rPr>
            </w:pPr>
            <w:proofErr w:type="spellStart"/>
            <w:r>
              <w:rPr>
                <w:rFonts w:ascii="Trebuchet MS" w:hAnsi="Trebuchet MS" w:cs="Trebuchet MS"/>
                <w:sz w:val="18"/>
                <w:szCs w:val="18"/>
              </w:rPr>
              <w:t>d_basis_ja_nej</w:t>
            </w:r>
            <w:proofErr w:type="spellEnd"/>
          </w:p>
        </w:tc>
      </w:tr>
      <w:tr w:rsidR="00CB4BEB" w:rsidRPr="00CE1917" w14:paraId="0C03863C"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0645768C" w14:textId="77777777" w:rsidR="00CB4BEB" w:rsidRPr="003644AA" w:rsidRDefault="00CB4BEB" w:rsidP="003C0924">
            <w:pPr>
              <w:rPr>
                <w:rFonts w:ascii="Trebuchet MS" w:hAnsi="Trebuchet MS"/>
                <w:sz w:val="18"/>
                <w:szCs w:val="18"/>
              </w:rPr>
            </w:pPr>
            <w:proofErr w:type="spellStart"/>
            <w:r w:rsidRPr="003644AA">
              <w:rPr>
                <w:rFonts w:ascii="Trebuchet MS" w:hAnsi="Trebuchet MS"/>
                <w:sz w:val="18"/>
                <w:szCs w:val="18"/>
              </w:rPr>
              <w:t>noegleboks</w:t>
            </w:r>
            <w:proofErr w:type="spellEnd"/>
          </w:p>
        </w:tc>
        <w:tc>
          <w:tcPr>
            <w:tcW w:w="4515" w:type="dxa"/>
            <w:tcBorders>
              <w:top w:val="single" w:sz="4" w:space="0" w:color="auto"/>
              <w:left w:val="single" w:sz="4" w:space="0" w:color="auto"/>
              <w:bottom w:val="nil"/>
              <w:right w:val="single" w:sz="4" w:space="0" w:color="auto"/>
            </w:tcBorders>
            <w:shd w:val="clear" w:color="auto" w:fill="97DDBA"/>
            <w:vAlign w:val="bottom"/>
          </w:tcPr>
          <w:p w14:paraId="31E179D4" w14:textId="77777777" w:rsidR="00CB4BEB" w:rsidRPr="0001344A" w:rsidRDefault="00CB4BEB" w:rsidP="003C0924">
            <w:pPr>
              <w:rPr>
                <w:rFonts w:ascii="Trebuchet MS" w:hAnsi="Trebuchet MS"/>
                <w:sz w:val="18"/>
                <w:szCs w:val="18"/>
              </w:rPr>
            </w:pPr>
            <w:r>
              <w:rPr>
                <w:rFonts w:ascii="Trebuchet MS" w:hAnsi="Trebuchet MS"/>
                <w:sz w:val="18"/>
                <w:szCs w:val="18"/>
              </w:rPr>
              <w:t>Nøgleboks</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320B90DC" w14:textId="77777777" w:rsidR="00CB4BEB" w:rsidRPr="00353B49" w:rsidRDefault="00CB4BEB" w:rsidP="003C0924">
            <w:pPr>
              <w:rPr>
                <w:rFonts w:ascii="Trebuchet MS" w:hAnsi="Trebuchet MS" w:cs="Trebuchet MS"/>
                <w:sz w:val="18"/>
                <w:szCs w:val="18"/>
              </w:rPr>
            </w:pPr>
          </w:p>
        </w:tc>
        <w:tc>
          <w:tcPr>
            <w:tcW w:w="1930" w:type="dxa"/>
            <w:tcBorders>
              <w:top w:val="single" w:sz="4" w:space="0" w:color="auto"/>
              <w:left w:val="single" w:sz="4" w:space="0" w:color="auto"/>
              <w:bottom w:val="nil"/>
              <w:right w:val="single" w:sz="4" w:space="0" w:color="auto"/>
            </w:tcBorders>
            <w:shd w:val="clear" w:color="auto" w:fill="97DDBA"/>
            <w:vAlign w:val="bottom"/>
          </w:tcPr>
          <w:p w14:paraId="00C10F68" w14:textId="77777777" w:rsidR="00CB4BEB" w:rsidRPr="00353B49" w:rsidRDefault="00CB4BEB" w:rsidP="003C0924">
            <w:pPr>
              <w:rPr>
                <w:rFonts w:ascii="Trebuchet MS" w:hAnsi="Trebuchet MS" w:cs="Trebuchet MS"/>
                <w:sz w:val="18"/>
                <w:szCs w:val="18"/>
              </w:rPr>
            </w:pPr>
          </w:p>
        </w:tc>
        <w:tc>
          <w:tcPr>
            <w:tcW w:w="1467" w:type="dxa"/>
            <w:tcBorders>
              <w:top w:val="single" w:sz="4" w:space="0" w:color="auto"/>
              <w:left w:val="single" w:sz="4" w:space="0" w:color="auto"/>
              <w:bottom w:val="nil"/>
              <w:right w:val="single" w:sz="4" w:space="0" w:color="auto"/>
            </w:tcBorders>
            <w:shd w:val="clear" w:color="auto" w:fill="97DDBA"/>
            <w:vAlign w:val="bottom"/>
          </w:tcPr>
          <w:p w14:paraId="0978C733" w14:textId="77777777" w:rsidR="00CB4BEB" w:rsidRPr="00353B49"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698" w:type="dxa"/>
            <w:tcBorders>
              <w:top w:val="single" w:sz="4" w:space="0" w:color="auto"/>
              <w:left w:val="single" w:sz="4" w:space="0" w:color="auto"/>
              <w:bottom w:val="nil"/>
              <w:right w:val="single" w:sz="4" w:space="0" w:color="auto"/>
            </w:tcBorders>
            <w:shd w:val="clear" w:color="auto" w:fill="97DDBA"/>
            <w:vAlign w:val="bottom"/>
          </w:tcPr>
          <w:p w14:paraId="797EAEC4" w14:textId="77777777" w:rsidR="00CB4BEB" w:rsidRPr="00353B49" w:rsidRDefault="00CB4BEB" w:rsidP="003C0924">
            <w:pPr>
              <w:rPr>
                <w:rFonts w:ascii="Trebuchet MS" w:hAnsi="Trebuchet MS" w:cs="Trebuchet MS"/>
                <w:sz w:val="18"/>
                <w:szCs w:val="18"/>
              </w:rPr>
            </w:pPr>
          </w:p>
        </w:tc>
      </w:tr>
      <w:tr w:rsidR="00CB4BEB" w:rsidRPr="00CE1917" w14:paraId="73510CFA"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7E4172C0" w14:textId="77777777" w:rsidR="00CB4BEB" w:rsidRPr="003644AA" w:rsidRDefault="00CB4BEB" w:rsidP="003C0924">
            <w:pPr>
              <w:rPr>
                <w:rFonts w:ascii="Trebuchet MS" w:hAnsi="Trebuchet MS"/>
                <w:sz w:val="18"/>
                <w:szCs w:val="18"/>
              </w:rPr>
            </w:pPr>
            <w:proofErr w:type="spellStart"/>
            <w:r w:rsidRPr="003644AA">
              <w:rPr>
                <w:rFonts w:ascii="Trebuchet MS" w:hAnsi="Trebuchet MS"/>
                <w:sz w:val="18"/>
                <w:szCs w:val="18"/>
              </w:rPr>
              <w:t>noeglested</w:t>
            </w:r>
            <w:proofErr w:type="spellEnd"/>
          </w:p>
        </w:tc>
        <w:tc>
          <w:tcPr>
            <w:tcW w:w="4515" w:type="dxa"/>
            <w:tcBorders>
              <w:top w:val="single" w:sz="4" w:space="0" w:color="auto"/>
              <w:left w:val="single" w:sz="4" w:space="0" w:color="auto"/>
              <w:bottom w:val="nil"/>
              <w:right w:val="single" w:sz="4" w:space="0" w:color="auto"/>
            </w:tcBorders>
            <w:shd w:val="clear" w:color="auto" w:fill="FFFFFF"/>
            <w:vAlign w:val="bottom"/>
          </w:tcPr>
          <w:p w14:paraId="2FDC307A"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Hvis ikke stedfæstet. Nøgleboksens placering</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2D3C948F"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Tekststreng</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081BFC6F"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0-128 tegn</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34AFD091" w14:textId="77777777" w:rsidR="00CB4BEB" w:rsidRPr="0001344A"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57E124E3" w14:textId="77777777" w:rsidR="00CB4BEB" w:rsidRPr="0001344A" w:rsidRDefault="00CB4BEB" w:rsidP="003C0924">
            <w:pPr>
              <w:rPr>
                <w:rFonts w:ascii="Trebuchet MS" w:hAnsi="Trebuchet MS" w:cs="Trebuchet MS"/>
                <w:sz w:val="18"/>
                <w:szCs w:val="18"/>
              </w:rPr>
            </w:pPr>
            <w:r w:rsidRPr="009C3E0F">
              <w:rPr>
                <w:rFonts w:ascii="Trebuchet MS" w:hAnsi="Trebuchet MS" w:cs="Trebuchet MS"/>
                <w:sz w:val="18"/>
                <w:szCs w:val="18"/>
              </w:rPr>
              <w:t>Til højre for døren</w:t>
            </w:r>
          </w:p>
        </w:tc>
      </w:tr>
      <w:tr w:rsidR="00CB4BEB" w:rsidRPr="00CE1917" w14:paraId="61F31E3D"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076BBDF9" w14:textId="77777777" w:rsidR="00CB4BEB" w:rsidRPr="00E6255A" w:rsidRDefault="00CB4BEB" w:rsidP="003C0924">
            <w:pPr>
              <w:rPr>
                <w:rFonts w:ascii="Trebuchet MS" w:hAnsi="Trebuchet MS"/>
                <w:sz w:val="18"/>
                <w:szCs w:val="18"/>
              </w:rPr>
            </w:pPr>
            <w:proofErr w:type="spellStart"/>
            <w:r w:rsidRPr="00E6255A">
              <w:rPr>
                <w:rFonts w:ascii="Trebuchet MS" w:hAnsi="Trebuchet MS"/>
                <w:sz w:val="18"/>
                <w:szCs w:val="18"/>
              </w:rPr>
              <w:t>central_placering</w:t>
            </w:r>
            <w:proofErr w:type="spellEnd"/>
          </w:p>
        </w:tc>
        <w:tc>
          <w:tcPr>
            <w:tcW w:w="4515" w:type="dxa"/>
            <w:tcBorders>
              <w:top w:val="single" w:sz="4" w:space="0" w:color="auto"/>
              <w:left w:val="single" w:sz="4" w:space="0" w:color="auto"/>
              <w:bottom w:val="nil"/>
              <w:right w:val="single" w:sz="4" w:space="0" w:color="auto"/>
            </w:tcBorders>
            <w:shd w:val="clear" w:color="auto" w:fill="FFFFFF"/>
            <w:vAlign w:val="bottom"/>
          </w:tcPr>
          <w:p w14:paraId="4B63A357"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 xml:space="preserve">ABA centralens placering i bygningen </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487E2F0D"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Tekststreng</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2BDFD586"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0-128 tegn</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450F3A50" w14:textId="77777777" w:rsidR="00CB4BEB" w:rsidRPr="0001344A"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743CF796" w14:textId="77777777" w:rsidR="00CB4BEB" w:rsidRPr="0001344A" w:rsidRDefault="00CB4BEB" w:rsidP="003C0924">
            <w:pPr>
              <w:rPr>
                <w:rFonts w:ascii="Trebuchet MS" w:hAnsi="Trebuchet MS" w:cs="Trebuchet MS"/>
                <w:sz w:val="18"/>
                <w:szCs w:val="18"/>
              </w:rPr>
            </w:pPr>
            <w:r w:rsidRPr="009C3E0F">
              <w:rPr>
                <w:rFonts w:ascii="Trebuchet MS" w:hAnsi="Trebuchet MS" w:cs="Trebuchet MS"/>
                <w:sz w:val="18"/>
                <w:szCs w:val="18"/>
              </w:rPr>
              <w:t>Vindfang ved hovedindgang </w:t>
            </w:r>
          </w:p>
        </w:tc>
      </w:tr>
      <w:tr w:rsidR="00CB4BEB" w:rsidRPr="00CE1917" w14:paraId="39E592D2"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46DC07F7" w14:textId="77777777" w:rsidR="00CB4BEB" w:rsidRPr="00E6255A" w:rsidRDefault="00CB4BEB" w:rsidP="003C0924">
            <w:pPr>
              <w:rPr>
                <w:rFonts w:ascii="Trebuchet MS" w:hAnsi="Trebuchet MS"/>
                <w:sz w:val="18"/>
                <w:szCs w:val="18"/>
              </w:rPr>
            </w:pPr>
            <w:proofErr w:type="spellStart"/>
            <w:r w:rsidRPr="00E6255A">
              <w:rPr>
                <w:rFonts w:ascii="Trebuchet MS" w:hAnsi="Trebuchet MS"/>
                <w:sz w:val="18"/>
                <w:szCs w:val="18"/>
              </w:rPr>
              <w:t>opgave_ankomst</w:t>
            </w:r>
            <w:proofErr w:type="spellEnd"/>
          </w:p>
        </w:tc>
        <w:tc>
          <w:tcPr>
            <w:tcW w:w="4515" w:type="dxa"/>
            <w:tcBorders>
              <w:top w:val="single" w:sz="4" w:space="0" w:color="auto"/>
              <w:left w:val="single" w:sz="4" w:space="0" w:color="auto"/>
              <w:bottom w:val="nil"/>
              <w:right w:val="single" w:sz="4" w:space="0" w:color="auto"/>
            </w:tcBorders>
            <w:shd w:val="clear" w:color="auto" w:fill="FFFFFF"/>
            <w:vAlign w:val="bottom"/>
          </w:tcPr>
          <w:p w14:paraId="022A6799"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Særlige forhold ved ankomst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2FD51C65"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Tekststreng</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1DAF10EF"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0-128 tegn</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60295AD1" w14:textId="77777777" w:rsidR="00CB4BEB" w:rsidRPr="0001344A"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2D8DF465" w14:textId="77777777" w:rsidR="00CB4BEB" w:rsidRPr="0001344A" w:rsidRDefault="00CB4BEB" w:rsidP="003C0924">
            <w:pPr>
              <w:rPr>
                <w:rFonts w:ascii="Trebuchet MS" w:hAnsi="Trebuchet MS" w:cs="Trebuchet MS"/>
                <w:sz w:val="18"/>
                <w:szCs w:val="18"/>
              </w:rPr>
            </w:pPr>
          </w:p>
        </w:tc>
      </w:tr>
      <w:tr w:rsidR="00CB4BEB" w:rsidRPr="00CE1917" w14:paraId="5D6803E9"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373E4ABF"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prs_1</w:t>
            </w:r>
          </w:p>
        </w:tc>
        <w:tc>
          <w:tcPr>
            <w:tcW w:w="4515" w:type="dxa"/>
            <w:tcBorders>
              <w:top w:val="single" w:sz="4" w:space="0" w:color="auto"/>
              <w:left w:val="single" w:sz="4" w:space="0" w:color="auto"/>
              <w:bottom w:val="nil"/>
              <w:right w:val="single" w:sz="4" w:space="0" w:color="auto"/>
            </w:tcBorders>
            <w:shd w:val="clear" w:color="auto" w:fill="FFFFFF"/>
            <w:vAlign w:val="bottom"/>
          </w:tcPr>
          <w:p w14:paraId="6BC64DA9"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Angiv navn og tlf.nr. Hvem skal kontaktes ved alarm</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319E4927"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Tekststreng</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20692148"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0-128 tegn</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7C2E7EE6" w14:textId="77777777" w:rsidR="00CB4BEB" w:rsidRPr="0001344A"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1EC74327" w14:textId="77777777" w:rsidR="00CB4BEB" w:rsidRPr="0001344A" w:rsidRDefault="00CB4BEB" w:rsidP="003C0924">
            <w:pPr>
              <w:rPr>
                <w:rFonts w:ascii="Trebuchet MS" w:hAnsi="Trebuchet MS" w:cs="Trebuchet MS"/>
                <w:sz w:val="18"/>
                <w:szCs w:val="18"/>
              </w:rPr>
            </w:pPr>
          </w:p>
        </w:tc>
      </w:tr>
      <w:tr w:rsidR="00CB4BEB" w:rsidRPr="00CE1917" w14:paraId="0B03C160"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7A6AEC30"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prs_2</w:t>
            </w:r>
          </w:p>
        </w:tc>
        <w:tc>
          <w:tcPr>
            <w:tcW w:w="4515" w:type="dxa"/>
            <w:tcBorders>
              <w:top w:val="single" w:sz="4" w:space="0" w:color="auto"/>
              <w:left w:val="single" w:sz="4" w:space="0" w:color="auto"/>
              <w:bottom w:val="nil"/>
              <w:right w:val="single" w:sz="4" w:space="0" w:color="auto"/>
            </w:tcBorders>
            <w:shd w:val="clear" w:color="auto" w:fill="FFFFFF"/>
            <w:vAlign w:val="bottom"/>
          </w:tcPr>
          <w:p w14:paraId="72F3F8E0"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Angiv navn og tlf.nr. Hvem skal kontaktes ved alarm</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149FAAEE"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Tekststreng</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4C6D222F"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0-128 tegn</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11C547FC" w14:textId="77777777" w:rsidR="00CB4BEB" w:rsidRPr="0001344A"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58673908" w14:textId="77777777" w:rsidR="00CB4BEB" w:rsidRPr="0001344A" w:rsidRDefault="00CB4BEB" w:rsidP="003C0924">
            <w:pPr>
              <w:rPr>
                <w:rFonts w:ascii="Trebuchet MS" w:hAnsi="Trebuchet MS" w:cs="Trebuchet MS"/>
                <w:sz w:val="18"/>
                <w:szCs w:val="18"/>
              </w:rPr>
            </w:pPr>
          </w:p>
        </w:tc>
      </w:tr>
      <w:tr w:rsidR="00CB4BEB" w:rsidRPr="00CE1917" w14:paraId="693D8254"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2A1E2EB5"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prs_3</w:t>
            </w:r>
          </w:p>
        </w:tc>
        <w:tc>
          <w:tcPr>
            <w:tcW w:w="4515" w:type="dxa"/>
            <w:tcBorders>
              <w:top w:val="single" w:sz="4" w:space="0" w:color="auto"/>
              <w:left w:val="single" w:sz="4" w:space="0" w:color="auto"/>
              <w:bottom w:val="nil"/>
              <w:right w:val="single" w:sz="4" w:space="0" w:color="auto"/>
            </w:tcBorders>
            <w:shd w:val="clear" w:color="auto" w:fill="FFFFFF"/>
            <w:vAlign w:val="bottom"/>
          </w:tcPr>
          <w:p w14:paraId="62F29D62"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Angiv navn og tlf.nr. Hvem skal kontaktes ved alarm</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108CAB52"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Tekststreng</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7F951FC8"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0-128 tegn</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16F1484D" w14:textId="77777777" w:rsidR="00CB4BEB" w:rsidRPr="0001344A"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416F6333" w14:textId="77777777" w:rsidR="00CB4BEB" w:rsidRPr="0001344A" w:rsidRDefault="00CB4BEB" w:rsidP="003C0924">
            <w:pPr>
              <w:rPr>
                <w:rFonts w:ascii="Trebuchet MS" w:hAnsi="Trebuchet MS" w:cs="Trebuchet MS"/>
                <w:sz w:val="18"/>
                <w:szCs w:val="18"/>
              </w:rPr>
            </w:pPr>
          </w:p>
        </w:tc>
      </w:tr>
      <w:tr w:rsidR="00CB4BEB" w:rsidRPr="00CE1917" w14:paraId="770F3A6B"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77BDB272"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prs_4</w:t>
            </w:r>
          </w:p>
        </w:tc>
        <w:tc>
          <w:tcPr>
            <w:tcW w:w="4515" w:type="dxa"/>
            <w:tcBorders>
              <w:top w:val="single" w:sz="4" w:space="0" w:color="auto"/>
              <w:left w:val="single" w:sz="4" w:space="0" w:color="auto"/>
              <w:bottom w:val="nil"/>
              <w:right w:val="single" w:sz="4" w:space="0" w:color="auto"/>
            </w:tcBorders>
            <w:shd w:val="clear" w:color="auto" w:fill="FFFFFF"/>
            <w:vAlign w:val="bottom"/>
          </w:tcPr>
          <w:p w14:paraId="4373A8C3"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Angiv navn og tlf.nr. Hvem skal kontaktes ved alarm</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471E29AA"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Tekststreng</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6B313D04"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0-128 tegn</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5AFEAF9F" w14:textId="77777777" w:rsidR="00CB4BEB" w:rsidRPr="0001344A"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77A459A0" w14:textId="77777777" w:rsidR="00CB4BEB" w:rsidRPr="0001344A" w:rsidRDefault="00CB4BEB" w:rsidP="003C0924">
            <w:pPr>
              <w:rPr>
                <w:rFonts w:ascii="Trebuchet MS" w:hAnsi="Trebuchet MS" w:cs="Trebuchet MS"/>
                <w:sz w:val="18"/>
                <w:szCs w:val="18"/>
              </w:rPr>
            </w:pPr>
          </w:p>
        </w:tc>
      </w:tr>
      <w:tr w:rsidR="00CB4BEB" w:rsidRPr="00CE1917" w14:paraId="6FFD68A8"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1E411F46" w14:textId="77777777" w:rsidR="00CB4BEB" w:rsidRPr="00E6255A" w:rsidRDefault="00CB4BEB" w:rsidP="003C0924">
            <w:pPr>
              <w:rPr>
                <w:rFonts w:ascii="Trebuchet MS" w:hAnsi="Trebuchet MS"/>
                <w:sz w:val="18"/>
                <w:szCs w:val="18"/>
              </w:rPr>
            </w:pPr>
            <w:r w:rsidRPr="00E6255A">
              <w:rPr>
                <w:rFonts w:ascii="Trebuchet MS" w:hAnsi="Trebuchet MS"/>
                <w:sz w:val="18"/>
                <w:szCs w:val="18"/>
              </w:rPr>
              <w:lastRenderedPageBreak/>
              <w:t>prs_5</w:t>
            </w:r>
          </w:p>
        </w:tc>
        <w:tc>
          <w:tcPr>
            <w:tcW w:w="4515" w:type="dxa"/>
            <w:tcBorders>
              <w:top w:val="single" w:sz="4" w:space="0" w:color="auto"/>
              <w:left w:val="single" w:sz="4" w:space="0" w:color="auto"/>
              <w:bottom w:val="nil"/>
              <w:right w:val="single" w:sz="4" w:space="0" w:color="auto"/>
            </w:tcBorders>
            <w:shd w:val="clear" w:color="auto" w:fill="FFFFFF"/>
            <w:vAlign w:val="bottom"/>
          </w:tcPr>
          <w:p w14:paraId="43597268"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Angiv navn og tlf.nr. Hvem skal kontaktes ved alarm</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986DF8A"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Tekststreng</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263A9038"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0-128 tegn</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2FBB7B14" w14:textId="77777777" w:rsidR="00CB4BEB" w:rsidRPr="0001344A"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466D73B9" w14:textId="77777777" w:rsidR="00CB4BEB" w:rsidRPr="00CE1917" w:rsidRDefault="00CB4BEB" w:rsidP="003C0924">
            <w:pPr>
              <w:rPr>
                <w:rFonts w:ascii="Trebuchet MS" w:hAnsi="Trebuchet MS" w:cs="Trebuchet MS"/>
                <w:sz w:val="18"/>
                <w:szCs w:val="18"/>
              </w:rPr>
            </w:pPr>
          </w:p>
        </w:tc>
      </w:tr>
      <w:tr w:rsidR="00CB4BEB" w:rsidRPr="00CE1917" w14:paraId="1FD93F4E" w14:textId="77777777" w:rsidTr="003C0924">
        <w:trPr>
          <w:trHeight w:val="227"/>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67A4D6D0" w14:textId="77777777" w:rsidR="00CB4BEB" w:rsidRPr="003644AA" w:rsidRDefault="00CB4BEB" w:rsidP="003C0924">
            <w:pPr>
              <w:rPr>
                <w:rFonts w:ascii="Trebuchet MS" w:hAnsi="Trebuchet MS"/>
                <w:sz w:val="18"/>
                <w:szCs w:val="18"/>
              </w:rPr>
            </w:pPr>
            <w:proofErr w:type="spellStart"/>
            <w:r w:rsidRPr="003644AA">
              <w:rPr>
                <w:rFonts w:ascii="Trebuchet MS" w:hAnsi="Trebuchet MS"/>
                <w:sz w:val="18"/>
                <w:szCs w:val="18"/>
              </w:rPr>
              <w:t>system_fkt</w:t>
            </w:r>
            <w:proofErr w:type="spellEnd"/>
          </w:p>
        </w:tc>
        <w:tc>
          <w:tcPr>
            <w:tcW w:w="4515" w:type="dxa"/>
            <w:tcBorders>
              <w:top w:val="single" w:sz="4" w:space="0" w:color="auto"/>
              <w:left w:val="single" w:sz="4" w:space="0" w:color="auto"/>
              <w:bottom w:val="single" w:sz="4" w:space="0" w:color="auto"/>
              <w:right w:val="single" w:sz="4" w:space="0" w:color="auto"/>
            </w:tcBorders>
            <w:shd w:val="clear" w:color="auto" w:fill="FFFFFF"/>
            <w:vAlign w:val="bottom"/>
          </w:tcPr>
          <w:p w14:paraId="39D1C50D" w14:textId="77777777" w:rsidR="00CB4BEB" w:rsidRPr="0001344A" w:rsidRDefault="00CB4BEB" w:rsidP="003C0924">
            <w:pPr>
              <w:rPr>
                <w:rFonts w:ascii="Trebuchet MS" w:hAnsi="Trebuchet MS"/>
                <w:sz w:val="18"/>
                <w:szCs w:val="18"/>
              </w:rPr>
            </w:pPr>
            <w:r w:rsidRPr="0001344A">
              <w:rPr>
                <w:rFonts w:ascii="Trebuchet MS" w:hAnsi="Trebuchet MS"/>
                <w:sz w:val="18"/>
                <w:szCs w:val="18"/>
              </w:rPr>
              <w:t>Oplysninger og anlæg</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3F81553F"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Tekststreng</w:t>
            </w:r>
          </w:p>
        </w:tc>
        <w:tc>
          <w:tcPr>
            <w:tcW w:w="1930" w:type="dxa"/>
            <w:tcBorders>
              <w:top w:val="single" w:sz="4" w:space="0" w:color="auto"/>
              <w:left w:val="single" w:sz="4" w:space="0" w:color="auto"/>
              <w:bottom w:val="single" w:sz="4" w:space="0" w:color="auto"/>
              <w:right w:val="single" w:sz="4" w:space="0" w:color="auto"/>
            </w:tcBorders>
            <w:shd w:val="clear" w:color="auto" w:fill="FFFFFF"/>
            <w:vAlign w:val="bottom"/>
          </w:tcPr>
          <w:p w14:paraId="5FB01D57"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0-128 tegn</w:t>
            </w:r>
          </w:p>
        </w:tc>
        <w:tc>
          <w:tcPr>
            <w:tcW w:w="1467" w:type="dxa"/>
            <w:tcBorders>
              <w:top w:val="single" w:sz="4" w:space="0" w:color="auto"/>
              <w:left w:val="single" w:sz="4" w:space="0" w:color="auto"/>
              <w:bottom w:val="single" w:sz="4" w:space="0" w:color="auto"/>
              <w:right w:val="single" w:sz="4" w:space="0" w:color="auto"/>
            </w:tcBorders>
            <w:shd w:val="clear" w:color="auto" w:fill="FFFFFF"/>
            <w:vAlign w:val="bottom"/>
          </w:tcPr>
          <w:p w14:paraId="02626914" w14:textId="77777777" w:rsidR="00CB4BEB" w:rsidRPr="0001344A"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8" w:type="dxa"/>
            <w:tcBorders>
              <w:top w:val="single" w:sz="4" w:space="0" w:color="auto"/>
              <w:left w:val="single" w:sz="4" w:space="0" w:color="auto"/>
              <w:bottom w:val="single" w:sz="4" w:space="0" w:color="auto"/>
              <w:right w:val="single" w:sz="4" w:space="0" w:color="auto"/>
            </w:tcBorders>
            <w:shd w:val="clear" w:color="auto" w:fill="FFFFFF"/>
            <w:vAlign w:val="bottom"/>
          </w:tcPr>
          <w:p w14:paraId="1465C8E9" w14:textId="77777777" w:rsidR="00CB4BEB" w:rsidRPr="00CE1917" w:rsidRDefault="00CB4BEB" w:rsidP="003C0924">
            <w:pPr>
              <w:rPr>
                <w:rFonts w:ascii="Trebuchet MS" w:hAnsi="Trebuchet MS" w:cs="Trebuchet MS"/>
                <w:sz w:val="18"/>
                <w:szCs w:val="18"/>
              </w:rPr>
            </w:pPr>
          </w:p>
        </w:tc>
      </w:tr>
      <w:tr w:rsidR="00CB4BEB" w:rsidRPr="00CE1917" w14:paraId="06114C44" w14:textId="77777777" w:rsidTr="003C0924">
        <w:trPr>
          <w:trHeight w:hRule="exact" w:val="227"/>
        </w:trPr>
        <w:tc>
          <w:tcPr>
            <w:tcW w:w="1951" w:type="dxa"/>
            <w:tcBorders>
              <w:top w:val="single" w:sz="4" w:space="0" w:color="auto"/>
              <w:left w:val="single" w:sz="4" w:space="0" w:color="auto"/>
              <w:bottom w:val="single" w:sz="4" w:space="0" w:color="auto"/>
              <w:right w:val="single" w:sz="4" w:space="0" w:color="auto"/>
            </w:tcBorders>
            <w:shd w:val="clear" w:color="auto" w:fill="97DDBA"/>
            <w:vAlign w:val="bottom"/>
          </w:tcPr>
          <w:p w14:paraId="6C5E67B4" w14:textId="77777777" w:rsidR="00CB4BEB" w:rsidRPr="0001344A" w:rsidRDefault="00CB4BEB" w:rsidP="003C0924">
            <w:pPr>
              <w:rPr>
                <w:rFonts w:ascii="Trebuchet MS" w:hAnsi="Trebuchet MS" w:cs="Trebuchet MS"/>
                <w:sz w:val="18"/>
                <w:szCs w:val="18"/>
              </w:rPr>
            </w:pPr>
            <w:r>
              <w:rPr>
                <w:rFonts w:ascii="Trebuchet MS" w:hAnsi="Trebuchet MS" w:cs="Trebuchet MS"/>
                <w:sz w:val="18"/>
                <w:szCs w:val="18"/>
              </w:rPr>
              <w:t>l</w:t>
            </w:r>
            <w:r w:rsidRPr="0001344A">
              <w:rPr>
                <w:rFonts w:ascii="Trebuchet MS" w:hAnsi="Trebuchet MS" w:cs="Trebuchet MS"/>
                <w:sz w:val="18"/>
                <w:szCs w:val="18"/>
              </w:rPr>
              <w:t>ink</w:t>
            </w:r>
          </w:p>
        </w:tc>
        <w:tc>
          <w:tcPr>
            <w:tcW w:w="11765"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CBD5275"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15E46B43" w14:textId="77777777" w:rsidTr="003C0924">
        <w:trPr>
          <w:trHeight w:hRule="exact" w:val="227"/>
        </w:trPr>
        <w:tc>
          <w:tcPr>
            <w:tcW w:w="13716" w:type="dxa"/>
            <w:gridSpan w:val="6"/>
            <w:tcBorders>
              <w:top w:val="single" w:sz="4" w:space="0" w:color="auto"/>
              <w:left w:val="nil"/>
              <w:bottom w:val="nil"/>
              <w:right w:val="nil"/>
            </w:tcBorders>
            <w:shd w:val="clear" w:color="auto" w:fill="97DDBA"/>
            <w:vAlign w:val="bottom"/>
          </w:tcPr>
          <w:p w14:paraId="60A7869F"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76F3B996" w14:textId="68DB21BB" w:rsidR="00CB4BEB" w:rsidRPr="004E7F65" w:rsidRDefault="00CB4BEB" w:rsidP="00CB4BEB">
      <w:pPr>
        <w:pStyle w:val="Overskrift6"/>
        <w:rPr>
          <w:rFonts w:eastAsiaTheme="minorEastAsia" w:cstheme="minorBidi"/>
          <w:b/>
          <w:bCs w:val="0"/>
          <w:color w:val="767171"/>
          <w:sz w:val="19"/>
          <w:szCs w:val="19"/>
          <w:lang w:eastAsia="en-US"/>
        </w:rPr>
      </w:pPr>
      <w:r w:rsidRPr="004E7F65">
        <w:rPr>
          <w:rFonts w:eastAsiaTheme="minorEastAsia" w:cstheme="minorBidi"/>
          <w:bCs w:val="0"/>
          <w:color w:val="767171"/>
          <w:sz w:val="19"/>
          <w:szCs w:val="19"/>
          <w:lang w:eastAsia="en-US"/>
        </w:rPr>
        <w:t xml:space="preserve">* NB! </w:t>
      </w:r>
      <w:proofErr w:type="spellStart"/>
      <w:r w:rsidRPr="004E7F65">
        <w:rPr>
          <w:rFonts w:eastAsiaTheme="minorEastAsia" w:cstheme="minorBidi"/>
          <w:bCs w:val="0"/>
          <w:color w:val="767171"/>
          <w:sz w:val="19"/>
          <w:szCs w:val="19"/>
          <w:lang w:eastAsia="en-US"/>
        </w:rPr>
        <w:t>Off_kode</w:t>
      </w:r>
      <w:proofErr w:type="spellEnd"/>
      <w:r w:rsidRPr="004E7F65">
        <w:rPr>
          <w:rFonts w:eastAsiaTheme="minorEastAsia" w:cstheme="minorBidi"/>
          <w:bCs w:val="0"/>
          <w:color w:val="767171"/>
          <w:sz w:val="19"/>
          <w:szCs w:val="19"/>
          <w:lang w:eastAsia="en-US"/>
        </w:rPr>
        <w:t xml:space="preserve"> sættes til 3= ”Synlig for alle myndigheder, men ikke offentligheden”</w:t>
      </w:r>
    </w:p>
    <w:p w14:paraId="7F239DEF" w14:textId="77777777" w:rsidR="00CB4BEB" w:rsidRDefault="00CB4BEB" w:rsidP="00CB4BEB">
      <w:pPr>
        <w:pStyle w:val="Overskrift6"/>
      </w:pPr>
      <w:r>
        <w:t>5.12.8.1</w:t>
      </w:r>
      <w:r w:rsidRPr="00A32757">
        <w:t xml:space="preserve"> </w:t>
      </w:r>
      <w:r>
        <w:t>Metadata</w:t>
      </w:r>
      <w:r w:rsidRPr="00D35504">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29C22DAD" w14:textId="77777777" w:rsidTr="003C0924">
        <w:trPr>
          <w:trHeight w:hRule="exact" w:val="255"/>
        </w:trPr>
        <w:tc>
          <w:tcPr>
            <w:tcW w:w="2235" w:type="dxa"/>
            <w:shd w:val="clear" w:color="auto" w:fill="D9D9D9"/>
            <w:vAlign w:val="bottom"/>
          </w:tcPr>
          <w:p w14:paraId="146ED02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7A33A15C"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64E1CFC" w14:textId="77777777" w:rsidTr="003C0924">
        <w:trPr>
          <w:trHeight w:hRule="exact" w:val="255"/>
        </w:trPr>
        <w:tc>
          <w:tcPr>
            <w:tcW w:w="2235" w:type="dxa"/>
            <w:shd w:val="clear" w:color="auto" w:fill="E0E0E0"/>
            <w:vAlign w:val="bottom"/>
          </w:tcPr>
          <w:p w14:paraId="195F050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6D5022A6" w14:textId="77777777" w:rsidR="00CB4BEB" w:rsidRPr="00901641" w:rsidRDefault="00CB4BEB" w:rsidP="003C0924">
            <w:pPr>
              <w:rPr>
                <w:rFonts w:ascii="Trebuchet MS" w:hAnsi="Trebuchet MS" w:cs="Trebuchet MS"/>
                <w:sz w:val="18"/>
                <w:szCs w:val="18"/>
              </w:rPr>
            </w:pPr>
            <w:r w:rsidRPr="00776E43">
              <w:rPr>
                <w:rFonts w:ascii="Trebuchet MS" w:hAnsi="Trebuchet MS"/>
                <w:sz w:val="18"/>
                <w:szCs w:val="18"/>
              </w:rPr>
              <w:t>Forholdsordre</w:t>
            </w:r>
          </w:p>
        </w:tc>
      </w:tr>
      <w:tr w:rsidR="00CB4BEB" w:rsidRPr="0051728E" w14:paraId="2F62EA24" w14:textId="77777777" w:rsidTr="003C0924">
        <w:trPr>
          <w:trHeight w:hRule="exact" w:val="255"/>
        </w:trPr>
        <w:tc>
          <w:tcPr>
            <w:tcW w:w="2235" w:type="dxa"/>
            <w:shd w:val="clear" w:color="auto" w:fill="E0E0E0"/>
            <w:vAlign w:val="bottom"/>
          </w:tcPr>
          <w:p w14:paraId="6DBAD1E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33145DE5" w14:textId="77777777" w:rsidR="00CB4BEB" w:rsidRDefault="00CB4BEB" w:rsidP="003C0924">
            <w:pPr>
              <w:rPr>
                <w:rFonts w:ascii="Trebuchet MS" w:hAnsi="Trebuchet MS"/>
                <w:sz w:val="18"/>
                <w:szCs w:val="18"/>
              </w:rPr>
            </w:pPr>
            <w:r>
              <w:rPr>
                <w:rFonts w:ascii="Trebuchet MS" w:hAnsi="Trebuchet MS"/>
                <w:sz w:val="18"/>
                <w:szCs w:val="18"/>
              </w:rPr>
              <w:t>6107</w:t>
            </w:r>
          </w:p>
        </w:tc>
      </w:tr>
      <w:tr w:rsidR="00CB4BEB" w:rsidRPr="0051728E" w14:paraId="6100E4FE" w14:textId="77777777" w:rsidTr="003C0924">
        <w:trPr>
          <w:trHeight w:hRule="exact" w:val="255"/>
        </w:trPr>
        <w:tc>
          <w:tcPr>
            <w:tcW w:w="2235" w:type="dxa"/>
            <w:shd w:val="clear" w:color="auto" w:fill="E0E0E0"/>
            <w:vAlign w:val="bottom"/>
          </w:tcPr>
          <w:p w14:paraId="00BD39A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76597596" w14:textId="77777777" w:rsidR="00CB4BEB" w:rsidRDefault="00CB4BEB" w:rsidP="003C0924">
            <w:r w:rsidRPr="00B71649">
              <w:rPr>
                <w:rFonts w:ascii="Trebuchet MS" w:hAnsi="Trebuchet MS"/>
                <w:sz w:val="18"/>
                <w:szCs w:val="18"/>
              </w:rPr>
              <w:t>Særlige registreringer i forhold til Beredskabet for en given virksomhed. (</w:t>
            </w:r>
            <w:proofErr w:type="spellStart"/>
            <w:r w:rsidRPr="00B71649">
              <w:rPr>
                <w:rFonts w:ascii="Trebuchet MS" w:hAnsi="Trebuchet MS"/>
                <w:sz w:val="18"/>
                <w:szCs w:val="18"/>
              </w:rPr>
              <w:t>Alarmnr</w:t>
            </w:r>
            <w:proofErr w:type="spellEnd"/>
            <w:r w:rsidRPr="00B71649">
              <w:rPr>
                <w:rFonts w:ascii="Trebuchet MS" w:hAnsi="Trebuchet MS"/>
                <w:sz w:val="18"/>
                <w:szCs w:val="18"/>
              </w:rPr>
              <w:t>, ABA…).</w:t>
            </w:r>
          </w:p>
        </w:tc>
      </w:tr>
      <w:tr w:rsidR="00CB4BEB" w:rsidRPr="0051728E" w14:paraId="3A93FBCD" w14:textId="77777777" w:rsidTr="003C0924">
        <w:trPr>
          <w:trHeight w:hRule="exact" w:val="255"/>
        </w:trPr>
        <w:tc>
          <w:tcPr>
            <w:tcW w:w="2235" w:type="dxa"/>
            <w:shd w:val="clear" w:color="auto" w:fill="E0E0E0"/>
            <w:vAlign w:val="bottom"/>
          </w:tcPr>
          <w:p w14:paraId="7A5DC00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799DECD7" w14:textId="77777777" w:rsidR="00CB4BEB" w:rsidRDefault="00CB4BEB" w:rsidP="003C0924">
            <w:r w:rsidRPr="00B71649">
              <w:rPr>
                <w:rFonts w:ascii="Trebuchet MS" w:hAnsi="Trebuchet MS"/>
                <w:sz w:val="18"/>
                <w:szCs w:val="18"/>
              </w:rPr>
              <w:t>Særlige registreringer i forhold til Beredskabet for en given virksomhed. (</w:t>
            </w:r>
            <w:proofErr w:type="spellStart"/>
            <w:r w:rsidRPr="00B71649">
              <w:rPr>
                <w:rFonts w:ascii="Trebuchet MS" w:hAnsi="Trebuchet MS"/>
                <w:sz w:val="18"/>
                <w:szCs w:val="18"/>
              </w:rPr>
              <w:t>Alarmnr</w:t>
            </w:r>
            <w:proofErr w:type="spellEnd"/>
            <w:r w:rsidRPr="00B71649">
              <w:rPr>
                <w:rFonts w:ascii="Trebuchet MS" w:hAnsi="Trebuchet MS"/>
                <w:sz w:val="18"/>
                <w:szCs w:val="18"/>
              </w:rPr>
              <w:t>, ABA…).</w:t>
            </w:r>
          </w:p>
        </w:tc>
      </w:tr>
      <w:tr w:rsidR="00CB4BEB" w:rsidRPr="0051728E" w14:paraId="5B21774F" w14:textId="77777777" w:rsidTr="003C0924">
        <w:trPr>
          <w:trHeight w:hRule="exact" w:val="255"/>
        </w:trPr>
        <w:tc>
          <w:tcPr>
            <w:tcW w:w="2235" w:type="dxa"/>
            <w:shd w:val="clear" w:color="auto" w:fill="E0E0E0"/>
            <w:vAlign w:val="bottom"/>
          </w:tcPr>
          <w:p w14:paraId="5A2FBF83"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74D2EED6"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Have et overblik over den forholdsordre der gælder ved virksomheden og give nem og hurtig adgang til ordren, når der er behov.</w:t>
            </w:r>
          </w:p>
        </w:tc>
      </w:tr>
      <w:tr w:rsidR="00CB4BEB" w:rsidRPr="0051728E" w14:paraId="4698D034" w14:textId="77777777" w:rsidTr="003C0924">
        <w:trPr>
          <w:trHeight w:hRule="exact" w:val="255"/>
        </w:trPr>
        <w:tc>
          <w:tcPr>
            <w:tcW w:w="2235" w:type="dxa"/>
            <w:shd w:val="clear" w:color="auto" w:fill="E0E0E0"/>
            <w:vAlign w:val="bottom"/>
          </w:tcPr>
          <w:p w14:paraId="2DEAFD5F"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2B070007" w14:textId="77777777" w:rsidR="00CB4BEB" w:rsidRPr="00BF1A2A" w:rsidRDefault="00CB4BEB" w:rsidP="003C0924">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Sikkerhed og sundhed</w:t>
            </w:r>
          </w:p>
        </w:tc>
      </w:tr>
      <w:tr w:rsidR="00CB4BEB" w:rsidRPr="0051728E" w14:paraId="55AF8F92" w14:textId="77777777" w:rsidTr="003C0924">
        <w:trPr>
          <w:trHeight w:hRule="exact" w:val="255"/>
        </w:trPr>
        <w:tc>
          <w:tcPr>
            <w:tcW w:w="2235" w:type="dxa"/>
            <w:shd w:val="clear" w:color="auto" w:fill="E0E0E0"/>
            <w:vAlign w:val="bottom"/>
          </w:tcPr>
          <w:p w14:paraId="6F78358D" w14:textId="77777777" w:rsidR="00CB4BEB" w:rsidRPr="00492FFE" w:rsidRDefault="00CB4BEB" w:rsidP="003C0924">
            <w:pPr>
              <w:rPr>
                <w:rFonts w:ascii="Trebuchet MS" w:hAnsi="Trebuchet MS" w:cs="Trebuchet MS"/>
                <w:sz w:val="18"/>
                <w:szCs w:val="18"/>
              </w:rPr>
            </w:pPr>
            <w:proofErr w:type="spellStart"/>
            <w:r w:rsidRPr="00E45822">
              <w:rPr>
                <w:rFonts w:ascii="Trebuchet MS" w:hAnsi="Trebuchet MS" w:cs="Trebuchet MS"/>
                <w:sz w:val="18"/>
                <w:szCs w:val="18"/>
              </w:rPr>
              <w:t>Noegle</w:t>
            </w:r>
            <w:r w:rsidRPr="00492FFE">
              <w:rPr>
                <w:rFonts w:ascii="Trebuchet MS" w:hAnsi="Trebuchet MS" w:cs="Trebuchet MS"/>
                <w:sz w:val="18"/>
                <w:szCs w:val="18"/>
              </w:rPr>
              <w:t>_ord</w:t>
            </w:r>
            <w:proofErr w:type="spellEnd"/>
          </w:p>
        </w:tc>
        <w:tc>
          <w:tcPr>
            <w:tcW w:w="11340" w:type="dxa"/>
            <w:shd w:val="clear" w:color="auto" w:fill="FFFFFF"/>
            <w:vAlign w:val="bottom"/>
          </w:tcPr>
          <w:p w14:paraId="71AB5A2E"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Brand, Udrykning, Slukning, Evakuering</w:t>
            </w:r>
          </w:p>
        </w:tc>
      </w:tr>
      <w:tr w:rsidR="00CB4BEB" w:rsidRPr="0051728E" w14:paraId="366FB431" w14:textId="77777777" w:rsidTr="003C0924">
        <w:trPr>
          <w:trHeight w:hRule="exact" w:val="255"/>
        </w:trPr>
        <w:tc>
          <w:tcPr>
            <w:tcW w:w="2235" w:type="dxa"/>
            <w:shd w:val="clear" w:color="auto" w:fill="E0E0E0"/>
            <w:vAlign w:val="bottom"/>
          </w:tcPr>
          <w:p w14:paraId="4B23AD6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32C12330"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Punkt</w:t>
            </w:r>
          </w:p>
        </w:tc>
      </w:tr>
      <w:tr w:rsidR="00CB4BEB" w:rsidRPr="0051728E" w14:paraId="3E9D98F1" w14:textId="77777777" w:rsidTr="003C0924">
        <w:trPr>
          <w:trHeight w:hRule="exact" w:val="255"/>
        </w:trPr>
        <w:tc>
          <w:tcPr>
            <w:tcW w:w="2235" w:type="dxa"/>
            <w:shd w:val="clear" w:color="auto" w:fill="E0E0E0"/>
            <w:vAlign w:val="bottom"/>
          </w:tcPr>
          <w:p w14:paraId="766087C6"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7045BE2C" w14:textId="77777777" w:rsidR="00CB4BEB" w:rsidRPr="00E6255A" w:rsidRDefault="00CB4BEB" w:rsidP="003C0924">
            <w:pPr>
              <w:rPr>
                <w:rFonts w:ascii="Trebuchet MS" w:hAnsi="Trebuchet MS" w:cs="Trebuchet MS"/>
                <w:sz w:val="18"/>
                <w:szCs w:val="18"/>
              </w:rPr>
            </w:pPr>
          </w:p>
        </w:tc>
      </w:tr>
      <w:tr w:rsidR="00CB4BEB" w:rsidRPr="00113FBA" w14:paraId="5BCF4E3C" w14:textId="77777777" w:rsidTr="003C0924">
        <w:trPr>
          <w:trHeight w:hRule="exact" w:val="255"/>
        </w:trPr>
        <w:tc>
          <w:tcPr>
            <w:tcW w:w="2235" w:type="dxa"/>
            <w:shd w:val="clear" w:color="auto" w:fill="E0E0E0"/>
            <w:vAlign w:val="bottom"/>
          </w:tcPr>
          <w:p w14:paraId="3F01323D" w14:textId="77777777" w:rsidR="00CB4BEB" w:rsidRPr="00E6255A" w:rsidRDefault="00CB4BEB" w:rsidP="003C0924">
            <w:pPr>
              <w:rPr>
                <w:rFonts w:ascii="Trebuchet MS" w:hAnsi="Trebuchet MS" w:cs="Trebuchet MS"/>
                <w:sz w:val="18"/>
                <w:szCs w:val="18"/>
              </w:rPr>
            </w:pPr>
            <w:proofErr w:type="spellStart"/>
            <w:r w:rsidRPr="00E6255A">
              <w:rPr>
                <w:rFonts w:ascii="Trebuchet MS" w:hAnsi="Trebuchet MS" w:cs="Trebuchet MS"/>
                <w:sz w:val="18"/>
                <w:szCs w:val="18"/>
              </w:rPr>
              <w:t>KLE_koder</w:t>
            </w:r>
            <w:proofErr w:type="spellEnd"/>
          </w:p>
        </w:tc>
        <w:tc>
          <w:tcPr>
            <w:tcW w:w="11340" w:type="dxa"/>
            <w:shd w:val="clear" w:color="auto" w:fill="FFFFFF"/>
            <w:vAlign w:val="bottom"/>
          </w:tcPr>
          <w:p w14:paraId="2BF11C16" w14:textId="77777777" w:rsidR="00CB4BEB" w:rsidRPr="00E6255A" w:rsidRDefault="00CB4BEB" w:rsidP="003C0924">
            <w:pPr>
              <w:rPr>
                <w:rFonts w:ascii="Trebuchet MS" w:hAnsi="Trebuchet MS" w:cs="Trebuchet MS"/>
                <w:sz w:val="18"/>
                <w:szCs w:val="18"/>
              </w:rPr>
            </w:pPr>
            <w:r w:rsidRPr="009C3E0F">
              <w:rPr>
                <w:rFonts w:ascii="Trebuchet MS" w:hAnsi="Trebuchet MS" w:cs="Trebuchet MS"/>
                <w:sz w:val="18"/>
                <w:szCs w:val="18"/>
              </w:rPr>
              <w:t>14.20.04</w:t>
            </w:r>
          </w:p>
        </w:tc>
      </w:tr>
    </w:tbl>
    <w:p w14:paraId="3AF93042" w14:textId="77777777" w:rsidR="00CB4BEB" w:rsidRPr="00A32757" w:rsidRDefault="00CB4BEB" w:rsidP="00CB4BEB">
      <w:pPr>
        <w:pStyle w:val="Overskrift6"/>
      </w:pPr>
      <w:r>
        <w:t>5.12.8.2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04"/>
        <w:gridCol w:w="8422"/>
      </w:tblGrid>
      <w:tr w:rsidR="00CB4BEB" w:rsidRPr="0051728E" w14:paraId="5D7A6EE1" w14:textId="77777777" w:rsidTr="003C0924">
        <w:trPr>
          <w:trHeight w:hRule="exact" w:val="255"/>
        </w:trPr>
        <w:tc>
          <w:tcPr>
            <w:tcW w:w="5070" w:type="dxa"/>
            <w:shd w:val="clear" w:color="auto" w:fill="D9D9D9"/>
            <w:vAlign w:val="center"/>
          </w:tcPr>
          <w:p w14:paraId="04BD335D"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8582" w:type="dxa"/>
            <w:shd w:val="clear" w:color="auto" w:fill="D9D9D9"/>
            <w:vAlign w:val="center"/>
          </w:tcPr>
          <w:p w14:paraId="69683306"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50C23292" w14:textId="77777777" w:rsidTr="003C0924">
        <w:trPr>
          <w:trHeight w:hRule="exact" w:val="510"/>
        </w:trPr>
        <w:tc>
          <w:tcPr>
            <w:tcW w:w="5070" w:type="dxa"/>
            <w:shd w:val="clear" w:color="auto" w:fill="E0E0E0"/>
            <w:vAlign w:val="center"/>
          </w:tcPr>
          <w:p w14:paraId="3CFC97B0"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8582" w:type="dxa"/>
            <w:shd w:val="clear" w:color="auto" w:fill="FFFFFF"/>
            <w:vAlign w:val="center"/>
          </w:tcPr>
          <w:p w14:paraId="41540EA2"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Med punkter angives hvor anlæg er placeret.</w:t>
            </w:r>
          </w:p>
        </w:tc>
      </w:tr>
      <w:tr w:rsidR="00CB4BEB" w:rsidRPr="0051728E" w14:paraId="4F3059E8" w14:textId="77777777" w:rsidTr="003C0924">
        <w:trPr>
          <w:trHeight w:hRule="exact" w:val="255"/>
        </w:trPr>
        <w:tc>
          <w:tcPr>
            <w:tcW w:w="5070" w:type="dxa"/>
            <w:shd w:val="clear" w:color="auto" w:fill="E0E0E0"/>
            <w:vAlign w:val="center"/>
          </w:tcPr>
          <w:p w14:paraId="451ADD1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8582" w:type="dxa"/>
            <w:shd w:val="clear" w:color="auto" w:fill="FFFFFF"/>
            <w:vAlign w:val="center"/>
          </w:tcPr>
          <w:p w14:paraId="32A06ADC" w14:textId="77777777" w:rsidR="00CB4BEB" w:rsidRPr="00C05B04" w:rsidRDefault="00CB4BEB" w:rsidP="003C0924">
            <w:pPr>
              <w:rPr>
                <w:rFonts w:ascii="Trebuchet MS" w:hAnsi="Trebuchet MS" w:cs="Trebuchet MS"/>
                <w:sz w:val="18"/>
                <w:szCs w:val="18"/>
              </w:rPr>
            </w:pPr>
            <w:r w:rsidRPr="00C05B04">
              <w:rPr>
                <w:rFonts w:ascii="Trebuchet MS" w:hAnsi="Trebuchet MS" w:cs="Trebuchet MS"/>
                <w:sz w:val="18"/>
                <w:szCs w:val="18"/>
              </w:rPr>
              <w:t xml:space="preserve">Opdeles i mange forskellige grupper. </w:t>
            </w:r>
          </w:p>
        </w:tc>
      </w:tr>
      <w:tr w:rsidR="00CB4BEB" w:rsidRPr="0051728E" w14:paraId="5FB9E709" w14:textId="77777777" w:rsidTr="003C0924">
        <w:trPr>
          <w:trHeight w:hRule="exact" w:val="255"/>
        </w:trPr>
        <w:tc>
          <w:tcPr>
            <w:tcW w:w="5070" w:type="dxa"/>
            <w:shd w:val="clear" w:color="auto" w:fill="E0E0E0"/>
            <w:vAlign w:val="center"/>
          </w:tcPr>
          <w:p w14:paraId="0CF5E6E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8582" w:type="dxa"/>
            <w:shd w:val="clear" w:color="auto" w:fill="FFFFFF"/>
            <w:vAlign w:val="center"/>
          </w:tcPr>
          <w:p w14:paraId="50A83303" w14:textId="77777777" w:rsidR="00CB4BEB" w:rsidRPr="00C05B04" w:rsidRDefault="00CB4BEB" w:rsidP="003C0924">
            <w:pPr>
              <w:rPr>
                <w:rFonts w:ascii="Trebuchet MS" w:hAnsi="Trebuchet MS" w:cs="Trebuchet MS"/>
                <w:sz w:val="18"/>
                <w:szCs w:val="18"/>
              </w:rPr>
            </w:pPr>
          </w:p>
        </w:tc>
      </w:tr>
      <w:tr w:rsidR="00CB4BEB" w:rsidRPr="0051728E" w14:paraId="008E32F5" w14:textId="77777777" w:rsidTr="003C0924">
        <w:trPr>
          <w:trHeight w:hRule="exact" w:val="255"/>
        </w:trPr>
        <w:tc>
          <w:tcPr>
            <w:tcW w:w="5070" w:type="dxa"/>
            <w:shd w:val="clear" w:color="auto" w:fill="E0E0E0"/>
            <w:vAlign w:val="center"/>
          </w:tcPr>
          <w:p w14:paraId="79E1222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8582" w:type="dxa"/>
            <w:shd w:val="clear" w:color="auto" w:fill="FFFFFF"/>
            <w:vAlign w:val="center"/>
          </w:tcPr>
          <w:p w14:paraId="4CE822DC" w14:textId="77777777" w:rsidR="00CB4BEB" w:rsidRPr="00C05B04" w:rsidRDefault="00CB4BEB" w:rsidP="003C0924">
            <w:pPr>
              <w:rPr>
                <w:rFonts w:ascii="Trebuchet MS" w:hAnsi="Trebuchet MS" w:cs="Trebuchet MS"/>
                <w:sz w:val="18"/>
                <w:szCs w:val="18"/>
              </w:rPr>
            </w:pPr>
          </w:p>
        </w:tc>
      </w:tr>
      <w:tr w:rsidR="00CB4BEB" w:rsidRPr="0051728E" w14:paraId="5D7B8D56" w14:textId="77777777" w:rsidTr="003C0924">
        <w:trPr>
          <w:trHeight w:hRule="exact" w:val="255"/>
        </w:trPr>
        <w:tc>
          <w:tcPr>
            <w:tcW w:w="5070" w:type="dxa"/>
            <w:shd w:val="clear" w:color="auto" w:fill="E0E0E0"/>
            <w:vAlign w:val="center"/>
          </w:tcPr>
          <w:p w14:paraId="6A459D1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8582" w:type="dxa"/>
            <w:shd w:val="clear" w:color="auto" w:fill="FFFFFF"/>
            <w:vAlign w:val="center"/>
          </w:tcPr>
          <w:p w14:paraId="0BA8957D"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Kan ligge samme sted hvis to virksomheder deles om lager m.v.</w:t>
            </w:r>
          </w:p>
        </w:tc>
      </w:tr>
      <w:tr w:rsidR="00CB4BEB" w:rsidRPr="0051728E" w14:paraId="7DF6BC23" w14:textId="77777777" w:rsidTr="003C0924">
        <w:trPr>
          <w:trHeight w:hRule="exact" w:val="255"/>
        </w:trPr>
        <w:tc>
          <w:tcPr>
            <w:tcW w:w="5070" w:type="dxa"/>
            <w:shd w:val="clear" w:color="auto" w:fill="E0E0E0"/>
            <w:vAlign w:val="center"/>
          </w:tcPr>
          <w:p w14:paraId="67EA0D8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8582" w:type="dxa"/>
            <w:shd w:val="clear" w:color="auto" w:fill="FFFFFF"/>
            <w:vAlign w:val="center"/>
          </w:tcPr>
          <w:p w14:paraId="19160CD3" w14:textId="77777777" w:rsidR="00CB4BEB" w:rsidRPr="003644AA" w:rsidRDefault="00CB4BEB" w:rsidP="003C0924">
            <w:pPr>
              <w:rPr>
                <w:rFonts w:ascii="Trebuchet MS" w:hAnsi="Trebuchet MS" w:cs="Trebuchet MS"/>
                <w:sz w:val="18"/>
                <w:szCs w:val="18"/>
              </w:rPr>
            </w:pPr>
          </w:p>
        </w:tc>
      </w:tr>
    </w:tbl>
    <w:p w14:paraId="7D9C8179" w14:textId="77777777" w:rsidR="00CB4BEB" w:rsidRDefault="00CB4BEB" w:rsidP="00CB4BEB">
      <w:pPr>
        <w:pStyle w:val="Overskrift2"/>
        <w:rPr>
          <w:kern w:val="32"/>
        </w:rPr>
      </w:pPr>
      <w:r>
        <w:rPr>
          <w:kern w:val="32"/>
        </w:rPr>
        <w:br w:type="page"/>
      </w:r>
      <w:bookmarkStart w:id="2903" w:name="_Toc63351513"/>
      <w:bookmarkStart w:id="2904" w:name="_Toc122436161"/>
      <w:r>
        <w:rPr>
          <w:kern w:val="32"/>
        </w:rPr>
        <w:lastRenderedPageBreak/>
        <w:t>5.12.9</w:t>
      </w:r>
      <w:r w:rsidRPr="00066C65">
        <w:rPr>
          <w:kern w:val="32"/>
        </w:rPr>
        <w:t xml:space="preserve"> </w:t>
      </w:r>
      <w:bookmarkStart w:id="2905" w:name="_Hlk59517388"/>
      <w:r w:rsidRPr="0073574F">
        <w:rPr>
          <w:kern w:val="32"/>
        </w:rPr>
        <w:t xml:space="preserve">Mødeplan </w:t>
      </w:r>
      <w:r w:rsidRPr="00066C65">
        <w:rPr>
          <w:kern w:val="32"/>
        </w:rPr>
        <w:t>(</w:t>
      </w:r>
      <w:r>
        <w:rPr>
          <w:kern w:val="32"/>
        </w:rPr>
        <w:t>6108</w:t>
      </w:r>
      <w:r w:rsidRPr="00066C65">
        <w:rPr>
          <w:kern w:val="32"/>
        </w:rPr>
        <w:t>)</w:t>
      </w:r>
      <w:bookmarkEnd w:id="2905"/>
      <w:r w:rsidRPr="007C3785">
        <w:rPr>
          <w:kern w:val="32"/>
        </w:rPr>
        <w:t xml:space="preserve"> </w:t>
      </w:r>
      <w:r>
        <w:rPr>
          <w:kern w:val="32"/>
        </w:rPr>
        <w:t>*</w:t>
      </w:r>
      <w:bookmarkEnd w:id="2903"/>
      <w:bookmarkEnd w:id="2904"/>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1"/>
        <w:gridCol w:w="4962"/>
        <w:gridCol w:w="1155"/>
        <w:gridCol w:w="1418"/>
        <w:gridCol w:w="1390"/>
        <w:gridCol w:w="2720"/>
      </w:tblGrid>
      <w:tr w:rsidR="00CB4BEB" w:rsidRPr="0051728E" w14:paraId="5AD9D70B" w14:textId="77777777" w:rsidTr="003C0924">
        <w:tc>
          <w:tcPr>
            <w:tcW w:w="2071" w:type="dxa"/>
            <w:tcBorders>
              <w:bottom w:val="single" w:sz="4" w:space="0" w:color="auto"/>
            </w:tcBorders>
            <w:shd w:val="clear" w:color="auto" w:fill="D9D9D9"/>
            <w:vAlign w:val="center"/>
          </w:tcPr>
          <w:p w14:paraId="781FFB69"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4962" w:type="dxa"/>
            <w:tcBorders>
              <w:bottom w:val="single" w:sz="4" w:space="0" w:color="auto"/>
            </w:tcBorders>
            <w:shd w:val="clear" w:color="auto" w:fill="D9D9D9"/>
            <w:vAlign w:val="center"/>
          </w:tcPr>
          <w:p w14:paraId="7DFCE01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692E5A7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418" w:type="dxa"/>
            <w:tcBorders>
              <w:bottom w:val="single" w:sz="4" w:space="0" w:color="auto"/>
            </w:tcBorders>
            <w:shd w:val="clear" w:color="auto" w:fill="D9D9D9"/>
            <w:vAlign w:val="center"/>
          </w:tcPr>
          <w:p w14:paraId="3251DF1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390" w:type="dxa"/>
            <w:tcBorders>
              <w:bottom w:val="single" w:sz="4" w:space="0" w:color="auto"/>
            </w:tcBorders>
            <w:shd w:val="clear" w:color="auto" w:fill="D9D9D9"/>
            <w:vAlign w:val="center"/>
          </w:tcPr>
          <w:p w14:paraId="09E8A7B0"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3D75CA1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720" w:type="dxa"/>
            <w:shd w:val="clear" w:color="auto" w:fill="D9D9D9"/>
            <w:vAlign w:val="center"/>
          </w:tcPr>
          <w:p w14:paraId="6AD7260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06BE98C2"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721BA360" w14:textId="77777777" w:rsidR="00CB4BEB" w:rsidRPr="00304B7F" w:rsidRDefault="00CB4BEB" w:rsidP="003C0924">
            <w:pPr>
              <w:rPr>
                <w:rFonts w:ascii="Trebuchet MS" w:hAnsi="Trebuchet MS"/>
                <w:sz w:val="18"/>
                <w:szCs w:val="18"/>
              </w:rPr>
            </w:pPr>
            <w:r w:rsidRPr="00304B7F">
              <w:rPr>
                <w:rFonts w:ascii="Trebuchet MS" w:hAnsi="Trebuchet MS"/>
                <w:sz w:val="18"/>
                <w:szCs w:val="18"/>
              </w:rPr>
              <w:t>navn</w:t>
            </w:r>
          </w:p>
        </w:tc>
        <w:tc>
          <w:tcPr>
            <w:tcW w:w="4962" w:type="dxa"/>
            <w:tcBorders>
              <w:top w:val="single" w:sz="4" w:space="0" w:color="auto"/>
              <w:left w:val="single" w:sz="4" w:space="0" w:color="auto"/>
              <w:bottom w:val="nil"/>
              <w:right w:val="single" w:sz="4" w:space="0" w:color="auto"/>
            </w:tcBorders>
            <w:shd w:val="clear" w:color="auto" w:fill="FFFFFF"/>
            <w:vAlign w:val="bottom"/>
          </w:tcPr>
          <w:p w14:paraId="295786AC" w14:textId="77777777" w:rsidR="00CB4BEB" w:rsidRPr="00304B7F" w:rsidRDefault="00CB4BEB" w:rsidP="003C0924">
            <w:pPr>
              <w:rPr>
                <w:rFonts w:ascii="Trebuchet MS" w:hAnsi="Trebuchet MS"/>
                <w:sz w:val="18"/>
                <w:szCs w:val="18"/>
              </w:rPr>
            </w:pPr>
            <w:r>
              <w:rPr>
                <w:rFonts w:ascii="Trebuchet MS" w:hAnsi="Trebuchet MS"/>
                <w:sz w:val="18"/>
                <w:szCs w:val="18"/>
              </w:rPr>
              <w:t>Navnet på mødeplan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1DD6446F" w14:textId="77777777" w:rsidR="00CB4BEB" w:rsidRPr="00304B7F" w:rsidRDefault="00CB4BEB" w:rsidP="003C0924">
            <w:pPr>
              <w:rPr>
                <w:rFonts w:ascii="Trebuchet MS" w:hAnsi="Trebuchet MS" w:cs="Trebuchet MS"/>
                <w:sz w:val="18"/>
                <w:szCs w:val="18"/>
              </w:rPr>
            </w:pPr>
            <w:r w:rsidRPr="00304B7F">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400C28E5" w14:textId="77777777" w:rsidR="00CB4BEB" w:rsidRPr="00304B7F" w:rsidRDefault="00CB4BEB" w:rsidP="003C0924">
            <w:pPr>
              <w:rPr>
                <w:rFonts w:ascii="Trebuchet MS" w:hAnsi="Trebuchet MS" w:cs="Trebuchet MS"/>
                <w:sz w:val="18"/>
                <w:szCs w:val="18"/>
              </w:rPr>
            </w:pPr>
            <w:r w:rsidRPr="00304B7F">
              <w:rPr>
                <w:rFonts w:ascii="Trebuchet MS" w:hAnsi="Trebuchet MS" w:cs="Trebuchet MS"/>
                <w:sz w:val="18"/>
                <w:szCs w:val="18"/>
              </w:rPr>
              <w:t>0-128 tegn</w:t>
            </w:r>
          </w:p>
        </w:tc>
        <w:tc>
          <w:tcPr>
            <w:tcW w:w="1390" w:type="dxa"/>
            <w:tcBorders>
              <w:top w:val="single" w:sz="4" w:space="0" w:color="auto"/>
              <w:left w:val="single" w:sz="4" w:space="0" w:color="auto"/>
              <w:bottom w:val="nil"/>
              <w:right w:val="single" w:sz="4" w:space="0" w:color="auto"/>
            </w:tcBorders>
            <w:shd w:val="clear" w:color="auto" w:fill="FFFFFF"/>
            <w:vAlign w:val="bottom"/>
          </w:tcPr>
          <w:p w14:paraId="2D89B97A" w14:textId="77777777" w:rsidR="00CB4BEB" w:rsidRPr="00304B7F"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179D4075" w14:textId="77777777" w:rsidR="00CB4BEB" w:rsidRPr="008A3298" w:rsidRDefault="00CB4BEB" w:rsidP="003C0924">
            <w:pPr>
              <w:rPr>
                <w:rFonts w:ascii="Trebuchet MS" w:hAnsi="Trebuchet MS" w:cs="Trebuchet MS"/>
                <w:sz w:val="18"/>
                <w:szCs w:val="18"/>
              </w:rPr>
            </w:pPr>
            <w:r w:rsidRPr="008A3298">
              <w:rPr>
                <w:rFonts w:ascii="Trebuchet MS" w:hAnsi="Trebuchet MS" w:cs="Trebuchet MS"/>
                <w:sz w:val="18"/>
                <w:szCs w:val="18"/>
              </w:rPr>
              <w:t>Sygehus Syd</w:t>
            </w:r>
          </w:p>
        </w:tc>
      </w:tr>
      <w:tr w:rsidR="00CB4BEB" w:rsidRPr="00353B49" w14:paraId="2F1B0D5E"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58F6EC31"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vejkode</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13D009F7"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25B04F12"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3BDC9150"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vej</w:t>
            </w:r>
            <w:r>
              <w:rPr>
                <w:rFonts w:ascii="Trebuchet MS" w:hAnsi="Trebuchet MS" w:cs="Trebuchet MS"/>
                <w:sz w:val="18"/>
                <w:szCs w:val="18"/>
              </w:rPr>
              <w:t>navn</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17BF6C74"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232695" w14:paraId="0F799CDF"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77D63077" w14:textId="77777777" w:rsidR="00CB4BEB" w:rsidRPr="00E07F24" w:rsidRDefault="00CB4BEB" w:rsidP="003C0924">
            <w:pPr>
              <w:rPr>
                <w:rFonts w:ascii="Trebuchet MS" w:hAnsi="Trebuchet MS" w:cs="Trebuchet MS"/>
                <w:sz w:val="18"/>
                <w:szCs w:val="18"/>
              </w:rPr>
            </w:pPr>
            <w:proofErr w:type="spellStart"/>
            <w:r>
              <w:rPr>
                <w:rFonts w:ascii="Trebuchet MS" w:hAnsi="Trebuchet MS" w:cs="Trebuchet MS"/>
                <w:sz w:val="18"/>
                <w:szCs w:val="18"/>
              </w:rPr>
              <w:t>c</w:t>
            </w:r>
            <w:r w:rsidRPr="00E07F24">
              <w:rPr>
                <w:rFonts w:ascii="Trebuchet MS" w:hAnsi="Trebuchet MS" w:cs="Trebuchet MS"/>
                <w:sz w:val="18"/>
                <w:szCs w:val="18"/>
              </w:rPr>
              <w:t>vf_vejkode</w:t>
            </w:r>
            <w:proofErr w:type="spellEnd"/>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6F0E37A5"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p>
        </w:tc>
      </w:tr>
      <w:tr w:rsidR="00CB4BEB" w:rsidRPr="00353B49" w14:paraId="04429585"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4783C817" w14:textId="77777777" w:rsidR="00CB4BEB" w:rsidRPr="00353B49" w:rsidRDefault="00CB4BEB" w:rsidP="003C0924">
            <w:pPr>
              <w:rPr>
                <w:rFonts w:ascii="Trebuchet MS" w:hAnsi="Trebuchet MS" w:cs="Trebuchet MS"/>
                <w:sz w:val="18"/>
                <w:szCs w:val="18"/>
              </w:rPr>
            </w:pPr>
            <w:proofErr w:type="spellStart"/>
            <w:r w:rsidRPr="00353B49">
              <w:rPr>
                <w:rFonts w:ascii="Trebuchet MS" w:hAnsi="Trebuchet MS" w:cs="Trebuchet MS"/>
                <w:sz w:val="18"/>
                <w:szCs w:val="18"/>
              </w:rPr>
              <w:t>husnr</w:t>
            </w:r>
            <w:proofErr w:type="spellEnd"/>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259FF339"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2C3FD9B9"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096ED18F" w14:textId="77777777" w:rsidR="00CB4BEB" w:rsidRPr="00353B49" w:rsidRDefault="00CB4BEB" w:rsidP="003C0924">
            <w:pPr>
              <w:rPr>
                <w:rFonts w:ascii="Trebuchet MS" w:hAnsi="Trebuchet MS" w:cs="Trebuchet MS"/>
                <w:sz w:val="18"/>
                <w:szCs w:val="18"/>
              </w:rPr>
            </w:pPr>
            <w:proofErr w:type="spellStart"/>
            <w:r>
              <w:rPr>
                <w:rFonts w:ascii="Trebuchet MS" w:hAnsi="Trebuchet MS" w:cs="Trebuchet MS"/>
                <w:sz w:val="18"/>
                <w:szCs w:val="18"/>
              </w:rPr>
              <w:t>postnr</w:t>
            </w:r>
            <w:proofErr w:type="spellEnd"/>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7B69FDF0"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742BAF49"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289059A9" w14:textId="77777777" w:rsidR="00CB4BEB" w:rsidRPr="003644AA" w:rsidRDefault="00CB4BEB" w:rsidP="003C0924">
            <w:pPr>
              <w:rPr>
                <w:rFonts w:ascii="Trebuchet MS" w:hAnsi="Trebuchet MS" w:cs="Trebuchet MS"/>
                <w:sz w:val="18"/>
                <w:szCs w:val="18"/>
              </w:rPr>
            </w:pPr>
            <w:proofErr w:type="spellStart"/>
            <w:r w:rsidRPr="003644AA">
              <w:rPr>
                <w:rFonts w:ascii="Trebuchet MS" w:hAnsi="Trebuchet MS" w:cs="Trebuchet MS"/>
                <w:sz w:val="18"/>
                <w:szCs w:val="18"/>
              </w:rPr>
              <w:t>postnr_by</w:t>
            </w:r>
            <w:proofErr w:type="spellEnd"/>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44CC7EDD"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6EEAEA13"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4AF07CE7" w14:textId="77777777" w:rsidR="00CB4BEB" w:rsidRPr="006823CD" w:rsidRDefault="00CB4BEB" w:rsidP="003C0924">
            <w:pPr>
              <w:rPr>
                <w:rFonts w:ascii="Trebuchet MS" w:hAnsi="Trebuchet MS" w:cs="Trebuchet MS"/>
                <w:sz w:val="18"/>
                <w:szCs w:val="18"/>
              </w:rPr>
            </w:pPr>
            <w:proofErr w:type="spellStart"/>
            <w:r w:rsidRPr="006823CD">
              <w:rPr>
                <w:rFonts w:ascii="Trebuchet MS" w:hAnsi="Trebuchet MS" w:cs="Trebuchet MS"/>
                <w:sz w:val="18"/>
                <w:szCs w:val="18"/>
              </w:rPr>
              <w:t>adr_id</w:t>
            </w:r>
            <w:proofErr w:type="spellEnd"/>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06F48DA7" w14:textId="77777777" w:rsidR="00CB4BEB" w:rsidRPr="006823CD" w:rsidRDefault="00CB4BEB" w:rsidP="003C0924">
            <w:pPr>
              <w:rPr>
                <w:rFonts w:ascii="Trebuchet MS" w:hAnsi="Trebuchet MS" w:cs="Trebuchet MS"/>
                <w:sz w:val="18"/>
                <w:szCs w:val="18"/>
              </w:rPr>
            </w:pPr>
            <w:r w:rsidRPr="006823CD">
              <w:rPr>
                <w:rFonts w:ascii="Trebuchet MS" w:hAnsi="Trebuchet MS" w:cs="Trebuchet MS"/>
                <w:sz w:val="18"/>
                <w:szCs w:val="18"/>
              </w:rPr>
              <w:t>Felt defineret under: 4.1 Standardiserede felter til de temaspecifikke datamodeller</w:t>
            </w:r>
          </w:p>
        </w:tc>
      </w:tr>
      <w:tr w:rsidR="00CB4BEB" w:rsidRPr="00CE1917" w14:paraId="41C1D165"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4522D3C3" w14:textId="77777777" w:rsidR="00CB4BEB" w:rsidRPr="00304B7F" w:rsidRDefault="00CB4BEB" w:rsidP="003C0924">
            <w:pPr>
              <w:rPr>
                <w:rFonts w:ascii="Trebuchet MS" w:hAnsi="Trebuchet MS"/>
                <w:sz w:val="18"/>
                <w:szCs w:val="18"/>
              </w:rPr>
            </w:pPr>
            <w:proofErr w:type="spellStart"/>
            <w:r w:rsidRPr="00304B7F">
              <w:rPr>
                <w:rFonts w:ascii="Trebuchet MS" w:hAnsi="Trebuchet MS"/>
                <w:sz w:val="18"/>
                <w:szCs w:val="18"/>
              </w:rPr>
              <w:t>bemaerkning</w:t>
            </w:r>
            <w:proofErr w:type="spellEnd"/>
          </w:p>
        </w:tc>
        <w:tc>
          <w:tcPr>
            <w:tcW w:w="4962" w:type="dxa"/>
            <w:tcBorders>
              <w:top w:val="single" w:sz="4" w:space="0" w:color="auto"/>
              <w:left w:val="single" w:sz="4" w:space="0" w:color="auto"/>
              <w:bottom w:val="nil"/>
              <w:right w:val="single" w:sz="4" w:space="0" w:color="auto"/>
            </w:tcBorders>
            <w:shd w:val="clear" w:color="auto" w:fill="FFFFFF"/>
            <w:vAlign w:val="bottom"/>
          </w:tcPr>
          <w:p w14:paraId="6422B93A" w14:textId="77777777" w:rsidR="00CB4BEB" w:rsidRPr="00304B7F" w:rsidRDefault="00CB4BEB" w:rsidP="003C0924">
            <w:pPr>
              <w:rPr>
                <w:rFonts w:ascii="Trebuchet MS" w:hAnsi="Trebuchet MS"/>
                <w:sz w:val="18"/>
                <w:szCs w:val="18"/>
              </w:rPr>
            </w:pPr>
            <w:r w:rsidRPr="00304B7F">
              <w:rPr>
                <w:rFonts w:ascii="Trebuchet MS" w:hAnsi="Trebuchet MS"/>
                <w:sz w:val="18"/>
                <w:szCs w:val="18"/>
              </w:rPr>
              <w:t>Bemærkninger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2328DAA9" w14:textId="77777777" w:rsidR="00CB4BEB" w:rsidRPr="00304B7F" w:rsidRDefault="00CB4BEB" w:rsidP="003C0924">
            <w:pPr>
              <w:rPr>
                <w:rFonts w:ascii="Trebuchet MS" w:hAnsi="Trebuchet MS" w:cs="Trebuchet MS"/>
                <w:sz w:val="18"/>
                <w:szCs w:val="18"/>
              </w:rPr>
            </w:pPr>
            <w:r w:rsidRPr="00304B7F">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71595125" w14:textId="77777777" w:rsidR="00CB4BEB" w:rsidRPr="00304B7F" w:rsidRDefault="00CB4BEB" w:rsidP="003C0924">
            <w:pPr>
              <w:rPr>
                <w:rFonts w:ascii="Trebuchet MS" w:hAnsi="Trebuchet MS" w:cs="Trebuchet MS"/>
                <w:sz w:val="18"/>
                <w:szCs w:val="18"/>
              </w:rPr>
            </w:pPr>
            <w:r w:rsidRPr="00304B7F">
              <w:rPr>
                <w:rFonts w:ascii="Trebuchet MS" w:hAnsi="Trebuchet MS" w:cs="Trebuchet MS"/>
                <w:sz w:val="18"/>
                <w:szCs w:val="18"/>
              </w:rPr>
              <w:t>0-254 tegn</w:t>
            </w:r>
          </w:p>
        </w:tc>
        <w:tc>
          <w:tcPr>
            <w:tcW w:w="1390" w:type="dxa"/>
            <w:tcBorders>
              <w:top w:val="single" w:sz="4" w:space="0" w:color="auto"/>
              <w:left w:val="single" w:sz="4" w:space="0" w:color="auto"/>
              <w:bottom w:val="nil"/>
              <w:right w:val="single" w:sz="4" w:space="0" w:color="auto"/>
            </w:tcBorders>
            <w:shd w:val="clear" w:color="auto" w:fill="FFFFFF"/>
            <w:vAlign w:val="bottom"/>
          </w:tcPr>
          <w:p w14:paraId="0A8AEAC9" w14:textId="77777777" w:rsidR="00CB4BEB" w:rsidRPr="00304B7F"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0E5DDBB1" w14:textId="77777777" w:rsidR="00CB4BEB" w:rsidRPr="00CE1917" w:rsidRDefault="00CB4BEB" w:rsidP="003C0924">
            <w:pPr>
              <w:rPr>
                <w:rFonts w:ascii="Trebuchet MS" w:hAnsi="Trebuchet MS" w:cs="Trebuchet MS"/>
                <w:sz w:val="18"/>
                <w:szCs w:val="18"/>
              </w:rPr>
            </w:pPr>
          </w:p>
        </w:tc>
      </w:tr>
      <w:tr w:rsidR="00CB4BEB" w:rsidRPr="00CE1917" w14:paraId="0655BCE4"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438ADD18" w14:textId="77777777" w:rsidR="00CB4BEB" w:rsidRPr="00304B7F" w:rsidRDefault="00CB4BEB" w:rsidP="003C0924">
            <w:pPr>
              <w:rPr>
                <w:rFonts w:ascii="Trebuchet MS" w:hAnsi="Trebuchet MS"/>
                <w:sz w:val="18"/>
                <w:szCs w:val="18"/>
              </w:rPr>
            </w:pPr>
            <w:proofErr w:type="spellStart"/>
            <w:r>
              <w:rPr>
                <w:rFonts w:ascii="Trebuchet MS" w:hAnsi="Trebuchet MS"/>
                <w:sz w:val="18"/>
                <w:szCs w:val="18"/>
              </w:rPr>
              <w:t>l</w:t>
            </w:r>
            <w:r w:rsidRPr="00304B7F">
              <w:rPr>
                <w:rFonts w:ascii="Trebuchet MS" w:hAnsi="Trebuchet MS"/>
                <w:sz w:val="18"/>
                <w:szCs w:val="18"/>
              </w:rPr>
              <w:t>ink_tegn</w:t>
            </w:r>
            <w:proofErr w:type="spellEnd"/>
          </w:p>
        </w:tc>
        <w:tc>
          <w:tcPr>
            <w:tcW w:w="4962" w:type="dxa"/>
            <w:tcBorders>
              <w:top w:val="single" w:sz="4" w:space="0" w:color="auto"/>
              <w:left w:val="single" w:sz="4" w:space="0" w:color="auto"/>
              <w:bottom w:val="nil"/>
              <w:right w:val="single" w:sz="4" w:space="0" w:color="auto"/>
            </w:tcBorders>
            <w:shd w:val="clear" w:color="auto" w:fill="FFFFFF"/>
            <w:vAlign w:val="bottom"/>
          </w:tcPr>
          <w:p w14:paraId="4150AD8C" w14:textId="77777777" w:rsidR="00CB4BEB" w:rsidRPr="00304B7F" w:rsidRDefault="00CB4BEB" w:rsidP="003C0924">
            <w:pPr>
              <w:rPr>
                <w:rFonts w:ascii="Trebuchet MS" w:hAnsi="Trebuchet MS"/>
                <w:sz w:val="18"/>
                <w:szCs w:val="18"/>
              </w:rPr>
            </w:pPr>
            <w:r w:rsidRPr="00304B7F">
              <w:rPr>
                <w:rFonts w:ascii="Trebuchet MS" w:hAnsi="Trebuchet MS"/>
                <w:sz w:val="18"/>
                <w:szCs w:val="18"/>
              </w:rPr>
              <w:t>Evt. link til planer (1:n)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4F1EA6CE" w14:textId="77777777" w:rsidR="00CB4BEB" w:rsidRPr="00304B7F" w:rsidRDefault="00CB4BEB" w:rsidP="003C0924">
            <w:pPr>
              <w:rPr>
                <w:rFonts w:ascii="Trebuchet MS" w:hAnsi="Trebuchet MS" w:cs="Trebuchet MS"/>
                <w:sz w:val="18"/>
                <w:szCs w:val="18"/>
              </w:rPr>
            </w:pPr>
            <w:r w:rsidRPr="00304B7F">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65F20998" w14:textId="77777777" w:rsidR="00CB4BEB" w:rsidRPr="00304B7F" w:rsidRDefault="00CB4BEB" w:rsidP="003C0924">
            <w:pPr>
              <w:rPr>
                <w:rFonts w:ascii="Trebuchet MS" w:hAnsi="Trebuchet MS" w:cs="Trebuchet MS"/>
                <w:sz w:val="18"/>
                <w:szCs w:val="18"/>
              </w:rPr>
            </w:pPr>
            <w:r w:rsidRPr="00304B7F">
              <w:rPr>
                <w:rFonts w:ascii="Trebuchet MS" w:hAnsi="Trebuchet MS" w:cs="Trebuchet MS"/>
                <w:sz w:val="18"/>
                <w:szCs w:val="18"/>
              </w:rPr>
              <w:t>0-254 tegn</w:t>
            </w:r>
          </w:p>
        </w:tc>
        <w:tc>
          <w:tcPr>
            <w:tcW w:w="1390" w:type="dxa"/>
            <w:tcBorders>
              <w:top w:val="single" w:sz="4" w:space="0" w:color="auto"/>
              <w:left w:val="single" w:sz="4" w:space="0" w:color="auto"/>
              <w:bottom w:val="nil"/>
              <w:right w:val="single" w:sz="4" w:space="0" w:color="auto"/>
            </w:tcBorders>
            <w:shd w:val="clear" w:color="auto" w:fill="FFFFFF"/>
            <w:vAlign w:val="bottom"/>
          </w:tcPr>
          <w:p w14:paraId="1167077B" w14:textId="77777777" w:rsidR="00CB4BEB" w:rsidRPr="00304B7F"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3896A571" w14:textId="77777777" w:rsidR="00CB4BEB" w:rsidRPr="00CE1917" w:rsidRDefault="00CB4BEB" w:rsidP="003C0924">
            <w:pPr>
              <w:rPr>
                <w:rFonts w:ascii="Trebuchet MS" w:hAnsi="Trebuchet MS" w:cs="Trebuchet MS"/>
                <w:sz w:val="18"/>
                <w:szCs w:val="18"/>
              </w:rPr>
            </w:pPr>
          </w:p>
        </w:tc>
      </w:tr>
      <w:tr w:rsidR="00CB4BEB" w:rsidRPr="00CE1917" w14:paraId="59EC852A" w14:textId="77777777" w:rsidTr="003C0924">
        <w:trPr>
          <w:trHeight w:hRule="exact" w:val="255"/>
        </w:trPr>
        <w:tc>
          <w:tcPr>
            <w:tcW w:w="2071" w:type="dxa"/>
            <w:tcBorders>
              <w:top w:val="single" w:sz="4" w:space="0" w:color="auto"/>
              <w:left w:val="single" w:sz="4" w:space="0" w:color="auto"/>
              <w:bottom w:val="single" w:sz="4" w:space="0" w:color="auto"/>
              <w:right w:val="single" w:sz="4" w:space="0" w:color="auto"/>
            </w:tcBorders>
            <w:shd w:val="clear" w:color="auto" w:fill="97DDBA"/>
            <w:vAlign w:val="bottom"/>
          </w:tcPr>
          <w:p w14:paraId="223C2C54" w14:textId="77777777" w:rsidR="00CB4BEB" w:rsidRPr="00304B7F" w:rsidRDefault="00CB4BEB" w:rsidP="003C0924">
            <w:pPr>
              <w:rPr>
                <w:rFonts w:ascii="Trebuchet MS" w:hAnsi="Trebuchet MS" w:cs="Trebuchet MS"/>
                <w:sz w:val="18"/>
                <w:szCs w:val="18"/>
              </w:rPr>
            </w:pPr>
            <w:r>
              <w:rPr>
                <w:rFonts w:ascii="Trebuchet MS" w:hAnsi="Trebuchet MS" w:cs="Trebuchet MS"/>
                <w:sz w:val="18"/>
                <w:szCs w:val="18"/>
              </w:rPr>
              <w:t>l</w:t>
            </w:r>
            <w:r w:rsidRPr="00304B7F">
              <w:rPr>
                <w:rFonts w:ascii="Trebuchet MS" w:hAnsi="Trebuchet MS" w:cs="Trebuchet MS"/>
                <w:sz w:val="18"/>
                <w:szCs w:val="18"/>
              </w:rPr>
              <w:t>ink</w:t>
            </w:r>
          </w:p>
        </w:tc>
        <w:tc>
          <w:tcPr>
            <w:tcW w:w="11645"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97D6083"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3C2EF157" w14:textId="77777777" w:rsidTr="003C0924">
        <w:trPr>
          <w:trHeight w:hRule="exact" w:val="255"/>
        </w:trPr>
        <w:tc>
          <w:tcPr>
            <w:tcW w:w="13716" w:type="dxa"/>
            <w:gridSpan w:val="6"/>
            <w:tcBorders>
              <w:top w:val="single" w:sz="4" w:space="0" w:color="auto"/>
              <w:left w:val="nil"/>
              <w:bottom w:val="nil"/>
              <w:right w:val="nil"/>
            </w:tcBorders>
            <w:shd w:val="clear" w:color="auto" w:fill="97DDBA"/>
            <w:vAlign w:val="bottom"/>
          </w:tcPr>
          <w:p w14:paraId="61BD7499" w14:textId="77777777" w:rsidR="00CB4BEB" w:rsidRPr="00F4755C" w:rsidRDefault="00CB4BEB" w:rsidP="003C0924">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6FED75B0" w14:textId="48E3880E" w:rsidR="00CB4BEB" w:rsidRPr="004E7F65" w:rsidRDefault="00CB4BEB" w:rsidP="00CB4BEB">
      <w:pPr>
        <w:pStyle w:val="Overskrift6"/>
        <w:rPr>
          <w:rFonts w:eastAsiaTheme="minorEastAsia" w:cstheme="minorBidi"/>
          <w:b/>
          <w:bCs w:val="0"/>
          <w:color w:val="767171"/>
          <w:sz w:val="19"/>
          <w:szCs w:val="19"/>
          <w:lang w:eastAsia="en-US"/>
        </w:rPr>
      </w:pPr>
      <w:r w:rsidRPr="004E7F65">
        <w:rPr>
          <w:rFonts w:eastAsiaTheme="minorEastAsia" w:cstheme="minorBidi"/>
          <w:bCs w:val="0"/>
          <w:color w:val="767171"/>
          <w:sz w:val="19"/>
          <w:szCs w:val="19"/>
          <w:lang w:eastAsia="en-US"/>
        </w:rPr>
        <w:t xml:space="preserve">* NB! </w:t>
      </w:r>
      <w:proofErr w:type="spellStart"/>
      <w:r w:rsidRPr="004E7F65">
        <w:rPr>
          <w:rFonts w:eastAsiaTheme="minorEastAsia" w:cstheme="minorBidi"/>
          <w:bCs w:val="0"/>
          <w:color w:val="767171"/>
          <w:sz w:val="19"/>
          <w:szCs w:val="19"/>
          <w:lang w:eastAsia="en-US"/>
        </w:rPr>
        <w:t>Off_kode</w:t>
      </w:r>
      <w:proofErr w:type="spellEnd"/>
      <w:r w:rsidRPr="004E7F65">
        <w:rPr>
          <w:rFonts w:eastAsiaTheme="minorEastAsia" w:cstheme="minorBidi"/>
          <w:bCs w:val="0"/>
          <w:color w:val="767171"/>
          <w:sz w:val="19"/>
          <w:szCs w:val="19"/>
          <w:lang w:eastAsia="en-US"/>
        </w:rPr>
        <w:t xml:space="preserve"> sættes til 3= ”Synlig for alle myndigheder, men ikke offentligheden”</w:t>
      </w:r>
    </w:p>
    <w:p w14:paraId="03C8CE09" w14:textId="77777777" w:rsidR="00CB4BEB" w:rsidRDefault="00CB4BEB" w:rsidP="00CB4BEB">
      <w:pPr>
        <w:pStyle w:val="Overskrift6"/>
      </w:pPr>
      <w:r>
        <w:t>5.12.9.1</w:t>
      </w:r>
      <w:r w:rsidRPr="00A32757">
        <w:t xml:space="preserve"> </w:t>
      </w:r>
      <w:r>
        <w:t>Metadata</w:t>
      </w:r>
      <w:r w:rsidRPr="00B43CDD">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50A5DD99" w14:textId="77777777" w:rsidTr="003C0924">
        <w:trPr>
          <w:trHeight w:hRule="exact" w:val="255"/>
        </w:trPr>
        <w:tc>
          <w:tcPr>
            <w:tcW w:w="2235" w:type="dxa"/>
            <w:shd w:val="clear" w:color="auto" w:fill="D9D9D9"/>
            <w:vAlign w:val="bottom"/>
          </w:tcPr>
          <w:p w14:paraId="4994F4BA"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727D6C05"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DAD4744" w14:textId="77777777" w:rsidTr="003C0924">
        <w:trPr>
          <w:trHeight w:hRule="exact" w:val="255"/>
        </w:trPr>
        <w:tc>
          <w:tcPr>
            <w:tcW w:w="2235" w:type="dxa"/>
            <w:shd w:val="clear" w:color="auto" w:fill="E0E0E0"/>
            <w:vAlign w:val="bottom"/>
          </w:tcPr>
          <w:p w14:paraId="0633121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70490E0F" w14:textId="77777777" w:rsidR="00CB4BEB" w:rsidRPr="00901641" w:rsidRDefault="00CB4BEB" w:rsidP="003C0924">
            <w:pPr>
              <w:rPr>
                <w:rFonts w:ascii="Trebuchet MS" w:hAnsi="Trebuchet MS" w:cs="Trebuchet MS"/>
                <w:sz w:val="18"/>
                <w:szCs w:val="18"/>
              </w:rPr>
            </w:pPr>
            <w:r w:rsidRPr="00776E43">
              <w:rPr>
                <w:rFonts w:ascii="Trebuchet MS" w:hAnsi="Trebuchet MS"/>
                <w:sz w:val="18"/>
                <w:szCs w:val="18"/>
              </w:rPr>
              <w:t>Mødeplan</w:t>
            </w:r>
          </w:p>
        </w:tc>
      </w:tr>
      <w:tr w:rsidR="00CB4BEB" w:rsidRPr="0051728E" w14:paraId="5729A2D2" w14:textId="77777777" w:rsidTr="003C0924">
        <w:trPr>
          <w:trHeight w:hRule="exact" w:val="255"/>
        </w:trPr>
        <w:tc>
          <w:tcPr>
            <w:tcW w:w="2235" w:type="dxa"/>
            <w:shd w:val="clear" w:color="auto" w:fill="E0E0E0"/>
            <w:vAlign w:val="bottom"/>
          </w:tcPr>
          <w:p w14:paraId="3B93D23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30F58CDC" w14:textId="77777777" w:rsidR="00CB4BEB" w:rsidRDefault="00CB4BEB" w:rsidP="003C0924">
            <w:pPr>
              <w:rPr>
                <w:rFonts w:ascii="Trebuchet MS" w:hAnsi="Trebuchet MS"/>
                <w:sz w:val="18"/>
                <w:szCs w:val="18"/>
              </w:rPr>
            </w:pPr>
            <w:r>
              <w:rPr>
                <w:rFonts w:ascii="Trebuchet MS" w:hAnsi="Trebuchet MS"/>
                <w:sz w:val="18"/>
                <w:szCs w:val="18"/>
              </w:rPr>
              <w:t>6108</w:t>
            </w:r>
          </w:p>
        </w:tc>
      </w:tr>
      <w:tr w:rsidR="00CB4BEB" w:rsidRPr="0051728E" w14:paraId="13F13AE2" w14:textId="77777777" w:rsidTr="003C0924">
        <w:trPr>
          <w:trHeight w:hRule="exact" w:val="255"/>
        </w:trPr>
        <w:tc>
          <w:tcPr>
            <w:tcW w:w="2235" w:type="dxa"/>
            <w:shd w:val="clear" w:color="auto" w:fill="E0E0E0"/>
            <w:vAlign w:val="bottom"/>
          </w:tcPr>
          <w:p w14:paraId="7358366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1A2B8DF2" w14:textId="77777777" w:rsidR="00CB4BEB" w:rsidRDefault="00CB4BEB" w:rsidP="003C0924">
            <w:r>
              <w:rPr>
                <w:rFonts w:ascii="Trebuchet MS" w:hAnsi="Trebuchet MS"/>
                <w:sz w:val="18"/>
                <w:szCs w:val="18"/>
              </w:rPr>
              <w:t>Mødeplan ved brand m.v. i store bygninger.</w:t>
            </w:r>
          </w:p>
        </w:tc>
      </w:tr>
      <w:tr w:rsidR="00CB4BEB" w:rsidRPr="0051728E" w14:paraId="07D929F2" w14:textId="77777777" w:rsidTr="003C0924">
        <w:trPr>
          <w:trHeight w:hRule="exact" w:val="510"/>
        </w:trPr>
        <w:tc>
          <w:tcPr>
            <w:tcW w:w="2235" w:type="dxa"/>
            <w:shd w:val="clear" w:color="auto" w:fill="E0E0E0"/>
            <w:vAlign w:val="center"/>
          </w:tcPr>
          <w:p w14:paraId="286CABE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6C0B4814" w14:textId="77777777" w:rsidR="00CB4BEB" w:rsidRDefault="00CB4BEB" w:rsidP="003C0924">
            <w:r w:rsidRPr="002F33DA">
              <w:rPr>
                <w:rFonts w:ascii="Trebuchet MS" w:hAnsi="Trebuchet MS"/>
                <w:sz w:val="18"/>
                <w:szCs w:val="18"/>
              </w:rPr>
              <w:t>Stedfæstelse af planer, der viser præcist hvor hvilke redningskøretøjer</w:t>
            </w:r>
            <w:r>
              <w:rPr>
                <w:rFonts w:ascii="Trebuchet MS" w:hAnsi="Trebuchet MS"/>
                <w:sz w:val="18"/>
                <w:szCs w:val="18"/>
              </w:rPr>
              <w:t xml:space="preserve"> skal holde i forbindelse med en</w:t>
            </w:r>
            <w:r w:rsidRPr="002F33DA">
              <w:rPr>
                <w:rFonts w:ascii="Trebuchet MS" w:hAnsi="Trebuchet MS"/>
                <w:sz w:val="18"/>
                <w:szCs w:val="18"/>
              </w:rPr>
              <w:t xml:space="preserve"> given stor bygning. (eks. Roskilde Domkirke)</w:t>
            </w:r>
          </w:p>
        </w:tc>
      </w:tr>
      <w:tr w:rsidR="00CB4BEB" w:rsidRPr="0051728E" w14:paraId="38FF17A3" w14:textId="77777777" w:rsidTr="003C0924">
        <w:trPr>
          <w:trHeight w:hRule="exact" w:val="255"/>
        </w:trPr>
        <w:tc>
          <w:tcPr>
            <w:tcW w:w="2235" w:type="dxa"/>
            <w:shd w:val="clear" w:color="auto" w:fill="E0E0E0"/>
            <w:vAlign w:val="bottom"/>
          </w:tcPr>
          <w:p w14:paraId="312AD400"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5313C87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Have et overblik over hvor der er mødeplaner og give nem og hurtig adgang til plan, når der er behov.</w:t>
            </w:r>
          </w:p>
        </w:tc>
      </w:tr>
      <w:tr w:rsidR="00CB4BEB" w:rsidRPr="0051728E" w14:paraId="5F1E280F" w14:textId="77777777" w:rsidTr="003C0924">
        <w:trPr>
          <w:trHeight w:hRule="exact" w:val="255"/>
        </w:trPr>
        <w:tc>
          <w:tcPr>
            <w:tcW w:w="2235" w:type="dxa"/>
            <w:shd w:val="clear" w:color="auto" w:fill="E0E0E0"/>
            <w:vAlign w:val="bottom"/>
          </w:tcPr>
          <w:p w14:paraId="2D3A92D8"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3B203F03" w14:textId="77777777" w:rsidR="00CB4BEB" w:rsidRPr="00BF1A2A" w:rsidRDefault="00CB4BEB" w:rsidP="003C0924">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Sikkerhed og sundhed</w:t>
            </w:r>
          </w:p>
        </w:tc>
      </w:tr>
      <w:tr w:rsidR="00CB4BEB" w:rsidRPr="0051728E" w14:paraId="161335F6" w14:textId="77777777" w:rsidTr="003C0924">
        <w:trPr>
          <w:trHeight w:hRule="exact" w:val="255"/>
        </w:trPr>
        <w:tc>
          <w:tcPr>
            <w:tcW w:w="2235" w:type="dxa"/>
            <w:shd w:val="clear" w:color="auto" w:fill="E0E0E0"/>
            <w:vAlign w:val="bottom"/>
          </w:tcPr>
          <w:p w14:paraId="22F3BCB7" w14:textId="77777777" w:rsidR="00CB4BEB" w:rsidRPr="00492FFE" w:rsidRDefault="00CB4BEB" w:rsidP="003C0924">
            <w:pPr>
              <w:rPr>
                <w:rFonts w:ascii="Trebuchet MS" w:hAnsi="Trebuchet MS" w:cs="Trebuchet MS"/>
                <w:sz w:val="18"/>
                <w:szCs w:val="18"/>
              </w:rPr>
            </w:pPr>
            <w:proofErr w:type="spellStart"/>
            <w:r w:rsidRPr="00E45822">
              <w:rPr>
                <w:rFonts w:ascii="Trebuchet MS" w:hAnsi="Trebuchet MS" w:cs="Trebuchet MS"/>
                <w:sz w:val="18"/>
                <w:szCs w:val="18"/>
              </w:rPr>
              <w:t>Noegle</w:t>
            </w:r>
            <w:r w:rsidRPr="00492FFE">
              <w:rPr>
                <w:rFonts w:ascii="Trebuchet MS" w:hAnsi="Trebuchet MS" w:cs="Trebuchet MS"/>
                <w:sz w:val="18"/>
                <w:szCs w:val="18"/>
              </w:rPr>
              <w:t>_ord</w:t>
            </w:r>
            <w:proofErr w:type="spellEnd"/>
          </w:p>
        </w:tc>
        <w:tc>
          <w:tcPr>
            <w:tcW w:w="11340" w:type="dxa"/>
            <w:shd w:val="clear" w:color="auto" w:fill="FFFFFF"/>
            <w:vAlign w:val="bottom"/>
          </w:tcPr>
          <w:p w14:paraId="7B9B7638"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Brand, Udrykning, Slukning, Evakuering</w:t>
            </w:r>
          </w:p>
        </w:tc>
      </w:tr>
      <w:tr w:rsidR="00CB4BEB" w:rsidRPr="0051728E" w14:paraId="7E20B04F" w14:textId="77777777" w:rsidTr="003C0924">
        <w:trPr>
          <w:trHeight w:hRule="exact" w:val="255"/>
        </w:trPr>
        <w:tc>
          <w:tcPr>
            <w:tcW w:w="2235" w:type="dxa"/>
            <w:shd w:val="clear" w:color="auto" w:fill="E0E0E0"/>
            <w:vAlign w:val="bottom"/>
          </w:tcPr>
          <w:p w14:paraId="7A09DC5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67568B08"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25E8D106" w14:textId="77777777" w:rsidTr="003C0924">
        <w:trPr>
          <w:trHeight w:hRule="exact" w:val="255"/>
        </w:trPr>
        <w:tc>
          <w:tcPr>
            <w:tcW w:w="2235" w:type="dxa"/>
            <w:shd w:val="clear" w:color="auto" w:fill="E0E0E0"/>
            <w:vAlign w:val="bottom"/>
          </w:tcPr>
          <w:p w14:paraId="4718B0F3"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194923A3" w14:textId="77777777" w:rsidR="00CB4BEB" w:rsidRPr="00FE3FC3" w:rsidRDefault="00CB4BEB" w:rsidP="003C0924">
            <w:pPr>
              <w:rPr>
                <w:rFonts w:ascii="Trebuchet MS" w:hAnsi="Trebuchet MS" w:cs="Trebuchet MS"/>
                <w:sz w:val="18"/>
                <w:szCs w:val="18"/>
              </w:rPr>
            </w:pPr>
          </w:p>
        </w:tc>
      </w:tr>
      <w:tr w:rsidR="00CB4BEB" w:rsidRPr="00113FBA" w14:paraId="6996D802" w14:textId="77777777" w:rsidTr="003C0924">
        <w:trPr>
          <w:trHeight w:hRule="exact" w:val="255"/>
        </w:trPr>
        <w:tc>
          <w:tcPr>
            <w:tcW w:w="2235" w:type="dxa"/>
            <w:shd w:val="clear" w:color="auto" w:fill="E0E0E0"/>
            <w:vAlign w:val="bottom"/>
          </w:tcPr>
          <w:p w14:paraId="6FA79E7B" w14:textId="77777777" w:rsidR="00CB4BEB" w:rsidRPr="00E6255A" w:rsidRDefault="00CB4BEB" w:rsidP="003C0924">
            <w:pPr>
              <w:rPr>
                <w:rFonts w:ascii="Trebuchet MS" w:hAnsi="Trebuchet MS" w:cs="Trebuchet MS"/>
                <w:sz w:val="18"/>
                <w:szCs w:val="18"/>
              </w:rPr>
            </w:pPr>
            <w:proofErr w:type="spellStart"/>
            <w:r w:rsidRPr="00E6255A">
              <w:rPr>
                <w:rFonts w:ascii="Trebuchet MS" w:hAnsi="Trebuchet MS" w:cs="Trebuchet MS"/>
                <w:sz w:val="18"/>
                <w:szCs w:val="18"/>
              </w:rPr>
              <w:t>KLE_koder</w:t>
            </w:r>
            <w:proofErr w:type="spellEnd"/>
          </w:p>
        </w:tc>
        <w:tc>
          <w:tcPr>
            <w:tcW w:w="11340" w:type="dxa"/>
            <w:shd w:val="clear" w:color="auto" w:fill="FFFFFF"/>
            <w:vAlign w:val="bottom"/>
          </w:tcPr>
          <w:p w14:paraId="0C77C395" w14:textId="77777777" w:rsidR="00CB4BEB" w:rsidRPr="00E6255A" w:rsidRDefault="00CB4BEB" w:rsidP="003C0924">
            <w:pPr>
              <w:rPr>
                <w:rFonts w:ascii="Trebuchet MS" w:hAnsi="Trebuchet MS" w:cs="Trebuchet MS"/>
                <w:sz w:val="18"/>
                <w:szCs w:val="18"/>
              </w:rPr>
            </w:pPr>
            <w:r w:rsidRPr="009C3E0F">
              <w:rPr>
                <w:rFonts w:ascii="Trebuchet MS" w:hAnsi="Trebuchet MS" w:cs="Trebuchet MS"/>
                <w:sz w:val="18"/>
                <w:szCs w:val="18"/>
              </w:rPr>
              <w:t>14.01.14, 82.13.10</w:t>
            </w:r>
          </w:p>
        </w:tc>
      </w:tr>
    </w:tbl>
    <w:p w14:paraId="5AE9BD5C" w14:textId="77777777" w:rsidR="00CB4BEB" w:rsidRPr="00A32757" w:rsidRDefault="00CB4BEB" w:rsidP="00CB4BEB">
      <w:pPr>
        <w:pStyle w:val="Overskrift6"/>
      </w:pPr>
      <w:r>
        <w:br w:type="page"/>
      </w:r>
      <w:r>
        <w:lastRenderedPageBreak/>
        <w:t>5.12.9.2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04"/>
        <w:gridCol w:w="8422"/>
      </w:tblGrid>
      <w:tr w:rsidR="00CB4BEB" w:rsidRPr="0051728E" w14:paraId="69A65FC4" w14:textId="77777777" w:rsidTr="003C0924">
        <w:trPr>
          <w:trHeight w:hRule="exact" w:val="255"/>
        </w:trPr>
        <w:tc>
          <w:tcPr>
            <w:tcW w:w="5070" w:type="dxa"/>
            <w:shd w:val="clear" w:color="auto" w:fill="D9D9D9"/>
            <w:vAlign w:val="bottom"/>
          </w:tcPr>
          <w:p w14:paraId="54125D3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8582" w:type="dxa"/>
            <w:shd w:val="clear" w:color="auto" w:fill="D9D9D9"/>
            <w:vAlign w:val="bottom"/>
          </w:tcPr>
          <w:p w14:paraId="5F8E1AC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651ED3E3" w14:textId="77777777" w:rsidTr="003C0924">
        <w:trPr>
          <w:trHeight w:hRule="exact" w:val="255"/>
        </w:trPr>
        <w:tc>
          <w:tcPr>
            <w:tcW w:w="5070" w:type="dxa"/>
            <w:shd w:val="clear" w:color="auto" w:fill="E0E0E0"/>
            <w:vAlign w:val="bottom"/>
          </w:tcPr>
          <w:p w14:paraId="2EB4DEBC"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8582" w:type="dxa"/>
            <w:shd w:val="clear" w:color="auto" w:fill="FFFFFF"/>
            <w:vAlign w:val="bottom"/>
          </w:tcPr>
          <w:p w14:paraId="6BD1A7C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Der søges på adressen og </w:t>
            </w:r>
            <w:proofErr w:type="spellStart"/>
            <w:r w:rsidRPr="009C3E0F">
              <w:rPr>
                <w:rFonts w:ascii="Trebuchet MS" w:hAnsi="Trebuchet MS" w:cs="Trebuchet MS"/>
                <w:sz w:val="18"/>
                <w:szCs w:val="18"/>
              </w:rPr>
              <w:t>GeoDanmark</w:t>
            </w:r>
            <w:proofErr w:type="spellEnd"/>
            <w:r>
              <w:rPr>
                <w:rFonts w:ascii="Trebuchet MS" w:hAnsi="Trebuchet MS" w:cs="Trebuchet MS"/>
                <w:sz w:val="18"/>
                <w:szCs w:val="18"/>
              </w:rPr>
              <w:t>-bygning geometrien genbruges.</w:t>
            </w:r>
          </w:p>
        </w:tc>
      </w:tr>
      <w:tr w:rsidR="00CB4BEB" w:rsidRPr="0051728E" w14:paraId="603320DE" w14:textId="77777777" w:rsidTr="003C0924">
        <w:trPr>
          <w:trHeight w:hRule="exact" w:val="255"/>
        </w:trPr>
        <w:tc>
          <w:tcPr>
            <w:tcW w:w="5070" w:type="dxa"/>
            <w:shd w:val="clear" w:color="auto" w:fill="E0E0E0"/>
            <w:vAlign w:val="bottom"/>
          </w:tcPr>
          <w:p w14:paraId="6AB38DB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8582" w:type="dxa"/>
            <w:shd w:val="clear" w:color="auto" w:fill="FFFFFF"/>
            <w:vAlign w:val="bottom"/>
          </w:tcPr>
          <w:p w14:paraId="054FC487"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navn på mødeplan.</w:t>
            </w:r>
          </w:p>
        </w:tc>
      </w:tr>
      <w:tr w:rsidR="00CB4BEB" w:rsidRPr="0051728E" w14:paraId="1134EBBD" w14:textId="77777777" w:rsidTr="003C0924">
        <w:trPr>
          <w:trHeight w:hRule="exact" w:val="255"/>
        </w:trPr>
        <w:tc>
          <w:tcPr>
            <w:tcW w:w="5070" w:type="dxa"/>
            <w:shd w:val="clear" w:color="auto" w:fill="E0E0E0"/>
            <w:vAlign w:val="bottom"/>
          </w:tcPr>
          <w:p w14:paraId="2480DCD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8582" w:type="dxa"/>
            <w:shd w:val="clear" w:color="auto" w:fill="FFFFFF"/>
            <w:vAlign w:val="bottom"/>
          </w:tcPr>
          <w:p w14:paraId="7EA4BEB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50BAC79E" w14:textId="77777777" w:rsidTr="003C0924">
        <w:trPr>
          <w:trHeight w:hRule="exact" w:val="255"/>
        </w:trPr>
        <w:tc>
          <w:tcPr>
            <w:tcW w:w="5070" w:type="dxa"/>
            <w:shd w:val="clear" w:color="auto" w:fill="E0E0E0"/>
            <w:vAlign w:val="bottom"/>
          </w:tcPr>
          <w:p w14:paraId="36447E5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8582" w:type="dxa"/>
            <w:shd w:val="clear" w:color="auto" w:fill="FFFFFF"/>
            <w:vAlign w:val="bottom"/>
          </w:tcPr>
          <w:p w14:paraId="7CAE95EE" w14:textId="77777777" w:rsidR="00CB4BEB" w:rsidRPr="00024C60" w:rsidRDefault="00CB4BEB" w:rsidP="003C0924">
            <w:pPr>
              <w:rPr>
                <w:rFonts w:ascii="Trebuchet MS" w:hAnsi="Trebuchet MS" w:cs="Trebuchet MS"/>
                <w:sz w:val="18"/>
                <w:szCs w:val="18"/>
              </w:rPr>
            </w:pPr>
          </w:p>
        </w:tc>
      </w:tr>
      <w:tr w:rsidR="00CB4BEB" w:rsidRPr="0051728E" w14:paraId="6A3B84DC" w14:textId="77777777" w:rsidTr="003C0924">
        <w:trPr>
          <w:trHeight w:hRule="exact" w:val="255"/>
        </w:trPr>
        <w:tc>
          <w:tcPr>
            <w:tcW w:w="5070" w:type="dxa"/>
            <w:shd w:val="clear" w:color="auto" w:fill="E0E0E0"/>
            <w:vAlign w:val="bottom"/>
          </w:tcPr>
          <w:p w14:paraId="2888D17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8582" w:type="dxa"/>
            <w:shd w:val="clear" w:color="auto" w:fill="FFFFFF"/>
            <w:vAlign w:val="bottom"/>
          </w:tcPr>
          <w:p w14:paraId="23D98121" w14:textId="77777777" w:rsidR="00CB4BEB" w:rsidRPr="00024C60" w:rsidRDefault="00CB4BEB" w:rsidP="003C0924">
            <w:pPr>
              <w:rPr>
                <w:rFonts w:ascii="Trebuchet MS" w:hAnsi="Trebuchet MS" w:cs="Trebuchet MS"/>
                <w:sz w:val="18"/>
                <w:szCs w:val="18"/>
              </w:rPr>
            </w:pPr>
          </w:p>
        </w:tc>
      </w:tr>
      <w:tr w:rsidR="00CB4BEB" w:rsidRPr="0051728E" w14:paraId="6CE2C669" w14:textId="77777777" w:rsidTr="003C0924">
        <w:trPr>
          <w:trHeight w:hRule="exact" w:val="255"/>
        </w:trPr>
        <w:tc>
          <w:tcPr>
            <w:tcW w:w="5070" w:type="dxa"/>
            <w:shd w:val="clear" w:color="auto" w:fill="E0E0E0"/>
            <w:vAlign w:val="bottom"/>
          </w:tcPr>
          <w:p w14:paraId="0864DCC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8582" w:type="dxa"/>
            <w:shd w:val="clear" w:color="auto" w:fill="FFFFFF"/>
            <w:vAlign w:val="bottom"/>
          </w:tcPr>
          <w:p w14:paraId="207613D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Genbrug af </w:t>
            </w:r>
            <w:proofErr w:type="spellStart"/>
            <w:r w:rsidRPr="009C3E0F">
              <w:rPr>
                <w:rFonts w:ascii="Trebuchet MS" w:hAnsi="Trebuchet MS" w:cs="Trebuchet MS"/>
                <w:sz w:val="18"/>
                <w:szCs w:val="18"/>
              </w:rPr>
              <w:t>GeoDanmark</w:t>
            </w:r>
            <w:proofErr w:type="spellEnd"/>
            <w:r>
              <w:rPr>
                <w:rFonts w:ascii="Trebuchet MS" w:hAnsi="Trebuchet MS" w:cs="Trebuchet MS"/>
                <w:sz w:val="18"/>
                <w:szCs w:val="18"/>
              </w:rPr>
              <w:t>-bygning</w:t>
            </w:r>
          </w:p>
        </w:tc>
      </w:tr>
    </w:tbl>
    <w:p w14:paraId="11C81BB7" w14:textId="77777777" w:rsidR="004E7F65" w:rsidRDefault="004E7F65" w:rsidP="004E7F65">
      <w:bookmarkStart w:id="2906" w:name="_Toc63351515"/>
    </w:p>
    <w:p w14:paraId="5AED7E41" w14:textId="221EC714" w:rsidR="00CB4BEB" w:rsidRDefault="00CB4BEB" w:rsidP="00CB4BEB">
      <w:pPr>
        <w:pStyle w:val="Overskrift2"/>
        <w:rPr>
          <w:kern w:val="32"/>
        </w:rPr>
      </w:pPr>
      <w:bookmarkStart w:id="2907" w:name="_Toc122436162"/>
      <w:r>
        <w:rPr>
          <w:kern w:val="32"/>
        </w:rPr>
        <w:t>5.12.11</w:t>
      </w:r>
      <w:r w:rsidRPr="00066C65">
        <w:rPr>
          <w:kern w:val="32"/>
        </w:rPr>
        <w:t xml:space="preserve"> </w:t>
      </w:r>
      <w:bookmarkStart w:id="2908" w:name="_Hlk59517402"/>
      <w:r w:rsidRPr="0073574F">
        <w:rPr>
          <w:kern w:val="32"/>
        </w:rPr>
        <w:t xml:space="preserve">Nøgleboks til beredskab </w:t>
      </w:r>
      <w:r w:rsidRPr="00066C65">
        <w:rPr>
          <w:kern w:val="32"/>
        </w:rPr>
        <w:t>(</w:t>
      </w:r>
      <w:r>
        <w:rPr>
          <w:kern w:val="32"/>
        </w:rPr>
        <w:t>6110</w:t>
      </w:r>
      <w:r w:rsidRPr="00066C65">
        <w:rPr>
          <w:kern w:val="32"/>
        </w:rPr>
        <w:t>)</w:t>
      </w:r>
      <w:r w:rsidRPr="007C3785">
        <w:rPr>
          <w:kern w:val="32"/>
        </w:rPr>
        <w:t xml:space="preserve"> </w:t>
      </w:r>
      <w:bookmarkEnd w:id="2908"/>
      <w:r>
        <w:rPr>
          <w:kern w:val="32"/>
        </w:rPr>
        <w:t>*</w:t>
      </w:r>
      <w:bookmarkEnd w:id="2906"/>
      <w:bookmarkEnd w:id="2907"/>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1"/>
        <w:gridCol w:w="4841"/>
        <w:gridCol w:w="1250"/>
        <w:gridCol w:w="1444"/>
        <w:gridCol w:w="1390"/>
        <w:gridCol w:w="2720"/>
      </w:tblGrid>
      <w:tr w:rsidR="00CB4BEB" w:rsidRPr="0051728E" w14:paraId="5FEFA5C4" w14:textId="77777777" w:rsidTr="003C0924">
        <w:tc>
          <w:tcPr>
            <w:tcW w:w="2071" w:type="dxa"/>
            <w:tcBorders>
              <w:bottom w:val="single" w:sz="4" w:space="0" w:color="auto"/>
            </w:tcBorders>
            <w:shd w:val="clear" w:color="auto" w:fill="D9D9D9"/>
            <w:vAlign w:val="center"/>
          </w:tcPr>
          <w:p w14:paraId="64115AAE"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4841" w:type="dxa"/>
            <w:tcBorders>
              <w:bottom w:val="single" w:sz="4" w:space="0" w:color="auto"/>
            </w:tcBorders>
            <w:shd w:val="clear" w:color="auto" w:fill="D9D9D9"/>
            <w:vAlign w:val="center"/>
          </w:tcPr>
          <w:p w14:paraId="08D0A19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50" w:type="dxa"/>
            <w:tcBorders>
              <w:bottom w:val="single" w:sz="4" w:space="0" w:color="auto"/>
            </w:tcBorders>
            <w:shd w:val="clear" w:color="auto" w:fill="D9D9D9"/>
            <w:vAlign w:val="center"/>
          </w:tcPr>
          <w:p w14:paraId="46D442F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444" w:type="dxa"/>
            <w:tcBorders>
              <w:bottom w:val="single" w:sz="4" w:space="0" w:color="auto"/>
            </w:tcBorders>
            <w:shd w:val="clear" w:color="auto" w:fill="D9D9D9"/>
            <w:vAlign w:val="center"/>
          </w:tcPr>
          <w:p w14:paraId="581B175D"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390" w:type="dxa"/>
            <w:tcBorders>
              <w:bottom w:val="single" w:sz="4" w:space="0" w:color="auto"/>
            </w:tcBorders>
            <w:shd w:val="clear" w:color="auto" w:fill="D9D9D9"/>
            <w:vAlign w:val="center"/>
          </w:tcPr>
          <w:p w14:paraId="225C25C0"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4420FDD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720" w:type="dxa"/>
            <w:shd w:val="clear" w:color="auto" w:fill="D9D9D9"/>
            <w:vAlign w:val="center"/>
          </w:tcPr>
          <w:p w14:paraId="40B7A2D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563A274B"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07B733DD" w14:textId="77777777" w:rsidR="00CB4BEB" w:rsidRPr="00553DE5" w:rsidRDefault="00CB4BEB" w:rsidP="003C0924">
            <w:pPr>
              <w:rPr>
                <w:rFonts w:ascii="Trebuchet MS" w:hAnsi="Trebuchet MS"/>
                <w:sz w:val="18"/>
                <w:szCs w:val="18"/>
              </w:rPr>
            </w:pPr>
            <w:proofErr w:type="spellStart"/>
            <w:r>
              <w:rPr>
                <w:rFonts w:ascii="Trebuchet MS" w:hAnsi="Trebuchet MS"/>
                <w:sz w:val="18"/>
                <w:szCs w:val="18"/>
              </w:rPr>
              <w:t>b</w:t>
            </w:r>
            <w:r w:rsidRPr="00553DE5">
              <w:rPr>
                <w:rFonts w:ascii="Trebuchet MS" w:hAnsi="Trebuchet MS"/>
                <w:sz w:val="18"/>
                <w:szCs w:val="18"/>
              </w:rPr>
              <w:t>ra_kode</w:t>
            </w:r>
            <w:proofErr w:type="spellEnd"/>
          </w:p>
        </w:tc>
        <w:tc>
          <w:tcPr>
            <w:tcW w:w="4841" w:type="dxa"/>
            <w:tcBorders>
              <w:top w:val="single" w:sz="4" w:space="0" w:color="auto"/>
              <w:left w:val="single" w:sz="4" w:space="0" w:color="auto"/>
              <w:bottom w:val="nil"/>
              <w:right w:val="single" w:sz="4" w:space="0" w:color="auto"/>
            </w:tcBorders>
            <w:shd w:val="clear" w:color="auto" w:fill="FFFFFF"/>
            <w:vAlign w:val="bottom"/>
          </w:tcPr>
          <w:p w14:paraId="1A4D48BB" w14:textId="77777777" w:rsidR="00CB4BEB" w:rsidRPr="00553DE5" w:rsidRDefault="00CB4BEB" w:rsidP="003C0924">
            <w:pPr>
              <w:rPr>
                <w:rFonts w:ascii="Trebuchet MS" w:hAnsi="Trebuchet MS"/>
                <w:sz w:val="18"/>
                <w:szCs w:val="18"/>
              </w:rPr>
            </w:pPr>
            <w:r w:rsidRPr="00553DE5">
              <w:rPr>
                <w:rFonts w:ascii="Trebuchet MS" w:hAnsi="Trebuchet MS"/>
                <w:sz w:val="18"/>
                <w:szCs w:val="18"/>
              </w:rPr>
              <w:t>Fremmednøglen</w:t>
            </w:r>
          </w:p>
        </w:tc>
        <w:tc>
          <w:tcPr>
            <w:tcW w:w="1250" w:type="dxa"/>
            <w:tcBorders>
              <w:top w:val="single" w:sz="4" w:space="0" w:color="auto"/>
              <w:left w:val="single" w:sz="4" w:space="0" w:color="auto"/>
              <w:bottom w:val="nil"/>
              <w:right w:val="single" w:sz="4" w:space="0" w:color="auto"/>
            </w:tcBorders>
            <w:shd w:val="clear" w:color="auto" w:fill="FFFFFF"/>
            <w:vAlign w:val="bottom"/>
          </w:tcPr>
          <w:p w14:paraId="21EBDE31" w14:textId="77777777" w:rsidR="00CB4BEB" w:rsidRPr="00553DE5" w:rsidRDefault="00CB4BEB" w:rsidP="003C0924">
            <w:pPr>
              <w:rPr>
                <w:rFonts w:ascii="Trebuchet MS" w:hAnsi="Trebuchet MS"/>
                <w:sz w:val="18"/>
                <w:szCs w:val="18"/>
              </w:rPr>
            </w:pPr>
            <w:r w:rsidRPr="00553DE5">
              <w:rPr>
                <w:rFonts w:ascii="Trebuchet MS" w:hAnsi="Trebuchet MS" w:cs="Trebuchet MS"/>
                <w:sz w:val="18"/>
                <w:szCs w:val="18"/>
              </w:rPr>
              <w:t>Tekststreng</w:t>
            </w:r>
          </w:p>
        </w:tc>
        <w:tc>
          <w:tcPr>
            <w:tcW w:w="1444" w:type="dxa"/>
            <w:tcBorders>
              <w:top w:val="single" w:sz="4" w:space="0" w:color="auto"/>
              <w:left w:val="single" w:sz="4" w:space="0" w:color="auto"/>
              <w:bottom w:val="nil"/>
              <w:right w:val="single" w:sz="4" w:space="0" w:color="auto"/>
            </w:tcBorders>
            <w:shd w:val="clear" w:color="auto" w:fill="FFFFFF"/>
            <w:vAlign w:val="bottom"/>
          </w:tcPr>
          <w:p w14:paraId="70B7B060" w14:textId="77777777" w:rsidR="00CB4BEB" w:rsidRDefault="00CB4BEB" w:rsidP="003C0924">
            <w:pPr>
              <w:rPr>
                <w:sz w:val="16"/>
                <w:szCs w:val="16"/>
              </w:rPr>
            </w:pPr>
            <w:r>
              <w:rPr>
                <w:sz w:val="16"/>
                <w:szCs w:val="16"/>
              </w:rPr>
              <w:t> </w:t>
            </w:r>
            <w:r w:rsidRPr="00CE1917">
              <w:rPr>
                <w:rFonts w:ascii="Trebuchet MS" w:hAnsi="Trebuchet MS" w:cs="Trebuchet MS"/>
                <w:sz w:val="18"/>
                <w:szCs w:val="18"/>
              </w:rPr>
              <w:t>0-</w:t>
            </w:r>
            <w:r>
              <w:rPr>
                <w:rFonts w:ascii="Trebuchet MS" w:hAnsi="Trebuchet MS" w:cs="Trebuchet MS"/>
                <w:sz w:val="18"/>
                <w:szCs w:val="18"/>
              </w:rPr>
              <w:t>50</w:t>
            </w:r>
            <w:r w:rsidRPr="00CE1917">
              <w:rPr>
                <w:rFonts w:ascii="Trebuchet MS" w:hAnsi="Trebuchet MS" w:cs="Trebuchet MS"/>
                <w:sz w:val="18"/>
                <w:szCs w:val="18"/>
              </w:rPr>
              <w:t xml:space="preserve"> tegn</w:t>
            </w:r>
          </w:p>
        </w:tc>
        <w:tc>
          <w:tcPr>
            <w:tcW w:w="1390" w:type="dxa"/>
            <w:tcBorders>
              <w:top w:val="single" w:sz="4" w:space="0" w:color="auto"/>
              <w:left w:val="single" w:sz="4" w:space="0" w:color="auto"/>
              <w:bottom w:val="nil"/>
              <w:right w:val="single" w:sz="4" w:space="0" w:color="auto"/>
            </w:tcBorders>
            <w:shd w:val="clear" w:color="auto" w:fill="FFFFFF"/>
            <w:vAlign w:val="bottom"/>
          </w:tcPr>
          <w:p w14:paraId="51F64404"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6F9C3214" w14:textId="77777777" w:rsidR="00CB4BEB" w:rsidRPr="00BF52F8" w:rsidRDefault="00CB4BEB" w:rsidP="003C0924">
            <w:pPr>
              <w:rPr>
                <w:rFonts w:ascii="Trebuchet MS" w:hAnsi="Trebuchet MS" w:cs="Trebuchet MS"/>
                <w:sz w:val="18"/>
                <w:szCs w:val="18"/>
              </w:rPr>
            </w:pPr>
          </w:p>
        </w:tc>
      </w:tr>
      <w:tr w:rsidR="00CB4BEB" w:rsidRPr="00CE1917" w14:paraId="48E485CA"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1002562B" w14:textId="77777777" w:rsidR="00CB4BEB" w:rsidRPr="00553DE5" w:rsidRDefault="00CB4BEB" w:rsidP="003C0924">
            <w:pPr>
              <w:rPr>
                <w:rFonts w:ascii="Trebuchet MS" w:hAnsi="Trebuchet MS"/>
                <w:sz w:val="18"/>
                <w:szCs w:val="18"/>
              </w:rPr>
            </w:pPr>
            <w:proofErr w:type="spellStart"/>
            <w:r>
              <w:rPr>
                <w:rFonts w:ascii="Trebuchet MS" w:hAnsi="Trebuchet MS"/>
                <w:sz w:val="18"/>
                <w:szCs w:val="18"/>
              </w:rPr>
              <w:t>t</w:t>
            </w:r>
            <w:r w:rsidRPr="00553DE5">
              <w:rPr>
                <w:rFonts w:ascii="Trebuchet MS" w:hAnsi="Trebuchet MS"/>
                <w:sz w:val="18"/>
                <w:szCs w:val="18"/>
              </w:rPr>
              <w:t>yv_alarm_kode</w:t>
            </w:r>
            <w:proofErr w:type="spellEnd"/>
          </w:p>
        </w:tc>
        <w:tc>
          <w:tcPr>
            <w:tcW w:w="4841" w:type="dxa"/>
            <w:tcBorders>
              <w:top w:val="single" w:sz="4" w:space="0" w:color="auto"/>
              <w:left w:val="single" w:sz="4" w:space="0" w:color="auto"/>
              <w:bottom w:val="nil"/>
              <w:right w:val="single" w:sz="4" w:space="0" w:color="auto"/>
            </w:tcBorders>
            <w:shd w:val="clear" w:color="auto" w:fill="97DDBA"/>
            <w:vAlign w:val="bottom"/>
          </w:tcPr>
          <w:p w14:paraId="44B07501" w14:textId="77777777" w:rsidR="00CB4BEB" w:rsidRPr="00553DE5" w:rsidRDefault="00CB4BEB" w:rsidP="003C0924">
            <w:pPr>
              <w:rPr>
                <w:rFonts w:ascii="Trebuchet MS" w:hAnsi="Trebuchet MS"/>
                <w:sz w:val="18"/>
                <w:szCs w:val="18"/>
              </w:rPr>
            </w:pPr>
            <w:r w:rsidRPr="00553DE5">
              <w:rPr>
                <w:rFonts w:ascii="Trebuchet MS" w:hAnsi="Trebuchet MS"/>
                <w:sz w:val="18"/>
                <w:szCs w:val="18"/>
              </w:rPr>
              <w:t>Kodetal for om bygningen har tyverialarm</w:t>
            </w:r>
          </w:p>
        </w:tc>
        <w:tc>
          <w:tcPr>
            <w:tcW w:w="1250" w:type="dxa"/>
            <w:tcBorders>
              <w:top w:val="single" w:sz="4" w:space="0" w:color="auto"/>
              <w:left w:val="single" w:sz="4" w:space="0" w:color="auto"/>
              <w:bottom w:val="nil"/>
              <w:right w:val="single" w:sz="4" w:space="0" w:color="auto"/>
            </w:tcBorders>
            <w:shd w:val="clear" w:color="auto" w:fill="97DDBA"/>
            <w:vAlign w:val="bottom"/>
          </w:tcPr>
          <w:p w14:paraId="408588D8" w14:textId="77777777" w:rsidR="00CB4BEB" w:rsidRPr="00553DE5" w:rsidRDefault="00CB4BEB" w:rsidP="003C0924">
            <w:pPr>
              <w:rPr>
                <w:rFonts w:ascii="Trebuchet MS" w:hAnsi="Trebuchet MS"/>
                <w:sz w:val="18"/>
                <w:szCs w:val="18"/>
              </w:rPr>
            </w:pPr>
            <w:r w:rsidRPr="00553DE5">
              <w:rPr>
                <w:rFonts w:ascii="Trebuchet MS" w:hAnsi="Trebuchet MS"/>
                <w:sz w:val="18"/>
                <w:szCs w:val="18"/>
              </w:rPr>
              <w:t>Heltal</w:t>
            </w:r>
          </w:p>
        </w:tc>
        <w:tc>
          <w:tcPr>
            <w:tcW w:w="1444" w:type="dxa"/>
            <w:tcBorders>
              <w:top w:val="single" w:sz="4" w:space="0" w:color="auto"/>
              <w:left w:val="single" w:sz="4" w:space="0" w:color="auto"/>
              <w:bottom w:val="nil"/>
              <w:right w:val="single" w:sz="4" w:space="0" w:color="auto"/>
            </w:tcBorders>
            <w:shd w:val="clear" w:color="auto" w:fill="97DDBA"/>
            <w:vAlign w:val="bottom"/>
          </w:tcPr>
          <w:p w14:paraId="5DDFAC5F" w14:textId="77777777" w:rsidR="00CB4BEB" w:rsidRPr="00353B49" w:rsidRDefault="00CB4BEB" w:rsidP="003C0924">
            <w:pPr>
              <w:rPr>
                <w:rFonts w:ascii="Trebuchet MS" w:hAnsi="Trebuchet MS" w:cs="Trebuchet MS"/>
                <w:sz w:val="18"/>
                <w:szCs w:val="18"/>
              </w:rPr>
            </w:pPr>
          </w:p>
        </w:tc>
        <w:tc>
          <w:tcPr>
            <w:tcW w:w="1390" w:type="dxa"/>
            <w:tcBorders>
              <w:top w:val="single" w:sz="4" w:space="0" w:color="auto"/>
              <w:left w:val="single" w:sz="4" w:space="0" w:color="auto"/>
              <w:bottom w:val="nil"/>
              <w:right w:val="single" w:sz="4" w:space="0" w:color="auto"/>
            </w:tcBorders>
            <w:shd w:val="clear" w:color="auto" w:fill="97DDBA"/>
            <w:vAlign w:val="bottom"/>
          </w:tcPr>
          <w:p w14:paraId="68E4938C" w14:textId="77777777" w:rsidR="00CB4BEB" w:rsidRPr="003644AA" w:rsidRDefault="00CB4BEB" w:rsidP="003C0924">
            <w:pPr>
              <w:jc w:val="center"/>
              <w:rPr>
                <w:rFonts w:ascii="Trebuchet MS" w:hAnsi="Trebuchet MS" w:cs="Trebuchet MS"/>
                <w:sz w:val="18"/>
                <w:szCs w:val="18"/>
              </w:rPr>
            </w:pPr>
            <w:r w:rsidRPr="003644AA">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97DDBA"/>
            <w:vAlign w:val="bottom"/>
          </w:tcPr>
          <w:p w14:paraId="23FD564D"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1</w:t>
            </w:r>
          </w:p>
        </w:tc>
      </w:tr>
      <w:tr w:rsidR="00CB4BEB" w:rsidRPr="00553DE5" w14:paraId="239D73BA"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01ED6A9B" w14:textId="77777777" w:rsidR="00CB4BEB" w:rsidRPr="00A379B2" w:rsidRDefault="00CB4BEB" w:rsidP="003C0924">
            <w:pPr>
              <w:rPr>
                <w:rFonts w:ascii="Trebuchet MS" w:hAnsi="Trebuchet MS"/>
                <w:sz w:val="18"/>
                <w:szCs w:val="18"/>
              </w:rPr>
            </w:pPr>
            <w:proofErr w:type="spellStart"/>
            <w:r w:rsidRPr="00A379B2">
              <w:rPr>
                <w:rFonts w:ascii="Trebuchet MS" w:hAnsi="Trebuchet MS"/>
                <w:sz w:val="18"/>
                <w:szCs w:val="18"/>
              </w:rPr>
              <w:t>tyv_alarm</w:t>
            </w:r>
            <w:proofErr w:type="spellEnd"/>
          </w:p>
        </w:tc>
        <w:tc>
          <w:tcPr>
            <w:tcW w:w="4841" w:type="dxa"/>
            <w:tcBorders>
              <w:top w:val="single" w:sz="4" w:space="0" w:color="auto"/>
              <w:left w:val="single" w:sz="4" w:space="0" w:color="auto"/>
              <w:bottom w:val="nil"/>
              <w:right w:val="single" w:sz="4" w:space="0" w:color="auto"/>
            </w:tcBorders>
            <w:shd w:val="clear" w:color="auto" w:fill="97DDBA"/>
            <w:vAlign w:val="bottom"/>
          </w:tcPr>
          <w:p w14:paraId="0C1F7615"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Tyverialarm Ja/Nej</w:t>
            </w:r>
          </w:p>
        </w:tc>
        <w:tc>
          <w:tcPr>
            <w:tcW w:w="1250" w:type="dxa"/>
            <w:tcBorders>
              <w:top w:val="single" w:sz="4" w:space="0" w:color="auto"/>
              <w:left w:val="single" w:sz="4" w:space="0" w:color="auto"/>
              <w:bottom w:val="nil"/>
              <w:right w:val="single" w:sz="4" w:space="0" w:color="auto"/>
            </w:tcBorders>
            <w:shd w:val="clear" w:color="auto" w:fill="97DDBA"/>
            <w:vAlign w:val="bottom"/>
          </w:tcPr>
          <w:p w14:paraId="2E01B8D5"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Tekststreng</w:t>
            </w:r>
          </w:p>
        </w:tc>
        <w:tc>
          <w:tcPr>
            <w:tcW w:w="1444" w:type="dxa"/>
            <w:tcBorders>
              <w:top w:val="single" w:sz="4" w:space="0" w:color="auto"/>
              <w:left w:val="single" w:sz="4" w:space="0" w:color="auto"/>
              <w:bottom w:val="nil"/>
              <w:right w:val="single" w:sz="4" w:space="0" w:color="auto"/>
            </w:tcBorders>
            <w:shd w:val="clear" w:color="auto" w:fill="97DDBA"/>
            <w:vAlign w:val="bottom"/>
          </w:tcPr>
          <w:p w14:paraId="131C8C81" w14:textId="77777777" w:rsidR="00CB4BEB" w:rsidRPr="003644AA" w:rsidRDefault="00CB4BEB" w:rsidP="003C0924">
            <w:pPr>
              <w:rPr>
                <w:rFonts w:ascii="Trebuchet MS" w:hAnsi="Trebuchet MS" w:cs="Trebuchet MS"/>
                <w:sz w:val="18"/>
                <w:szCs w:val="18"/>
              </w:rPr>
            </w:pPr>
          </w:p>
        </w:tc>
        <w:tc>
          <w:tcPr>
            <w:tcW w:w="1390" w:type="dxa"/>
            <w:tcBorders>
              <w:top w:val="single" w:sz="4" w:space="0" w:color="auto"/>
              <w:left w:val="single" w:sz="4" w:space="0" w:color="auto"/>
              <w:bottom w:val="nil"/>
              <w:right w:val="single" w:sz="4" w:space="0" w:color="auto"/>
            </w:tcBorders>
            <w:shd w:val="clear" w:color="auto" w:fill="97DDBA"/>
            <w:vAlign w:val="bottom"/>
          </w:tcPr>
          <w:p w14:paraId="4946DFE1" w14:textId="77777777" w:rsidR="00CB4BEB" w:rsidRPr="003644AA" w:rsidRDefault="00CB4BEB" w:rsidP="003C0924">
            <w:pPr>
              <w:jc w:val="center"/>
              <w:rPr>
                <w:rFonts w:ascii="Trebuchet MS" w:hAnsi="Trebuchet MS" w:cs="Trebuchet MS"/>
                <w:sz w:val="18"/>
                <w:szCs w:val="18"/>
              </w:rPr>
            </w:pPr>
            <w:r w:rsidRPr="003644AA">
              <w:rPr>
                <w:rFonts w:ascii="Trebuchet MS" w:hAnsi="Trebuchet MS" w:cs="Trebuchet MS"/>
                <w:sz w:val="18"/>
                <w:szCs w:val="18"/>
              </w:rPr>
              <w:t>S</w:t>
            </w:r>
          </w:p>
        </w:tc>
        <w:tc>
          <w:tcPr>
            <w:tcW w:w="2720" w:type="dxa"/>
            <w:tcBorders>
              <w:top w:val="single" w:sz="4" w:space="0" w:color="auto"/>
              <w:left w:val="single" w:sz="4" w:space="0" w:color="auto"/>
              <w:bottom w:val="nil"/>
              <w:right w:val="single" w:sz="4" w:space="0" w:color="auto"/>
            </w:tcBorders>
            <w:shd w:val="clear" w:color="auto" w:fill="97DDBA"/>
            <w:vAlign w:val="bottom"/>
          </w:tcPr>
          <w:p w14:paraId="3F07A6F9"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Ja</w:t>
            </w:r>
          </w:p>
        </w:tc>
      </w:tr>
      <w:tr w:rsidR="00CB4BEB" w:rsidRPr="00CE1917" w14:paraId="29CB1F1D"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6A6D752B" w14:textId="77777777" w:rsidR="00CB4BEB" w:rsidRPr="00E6255A" w:rsidRDefault="00CB4BEB" w:rsidP="003C0924">
            <w:pPr>
              <w:rPr>
                <w:rFonts w:ascii="Trebuchet MS" w:hAnsi="Trebuchet MS"/>
                <w:sz w:val="18"/>
                <w:szCs w:val="18"/>
              </w:rPr>
            </w:pPr>
            <w:proofErr w:type="spellStart"/>
            <w:r w:rsidRPr="00ED0116">
              <w:rPr>
                <w:rFonts w:ascii="Trebuchet MS" w:hAnsi="Trebuchet MS"/>
                <w:color w:val="4F81BD"/>
                <w:sz w:val="18"/>
                <w:szCs w:val="18"/>
              </w:rPr>
              <w:t>n</w:t>
            </w:r>
            <w:r w:rsidRPr="00E6255A">
              <w:rPr>
                <w:rFonts w:ascii="Trebuchet MS" w:hAnsi="Trebuchet MS"/>
                <w:sz w:val="18"/>
                <w:szCs w:val="18"/>
              </w:rPr>
              <w:t>oegleboksnr</w:t>
            </w:r>
            <w:proofErr w:type="spellEnd"/>
          </w:p>
        </w:tc>
        <w:tc>
          <w:tcPr>
            <w:tcW w:w="4841" w:type="dxa"/>
            <w:tcBorders>
              <w:top w:val="single" w:sz="4" w:space="0" w:color="auto"/>
              <w:left w:val="single" w:sz="4" w:space="0" w:color="auto"/>
              <w:bottom w:val="nil"/>
              <w:right w:val="single" w:sz="4" w:space="0" w:color="auto"/>
            </w:tcBorders>
            <w:shd w:val="clear" w:color="auto" w:fill="FFFFFF"/>
            <w:vAlign w:val="bottom"/>
          </w:tcPr>
          <w:p w14:paraId="0434E138" w14:textId="77777777" w:rsidR="00CB4BEB" w:rsidRPr="00E6255A" w:rsidRDefault="00CB4BEB" w:rsidP="003C0924">
            <w:pPr>
              <w:rPr>
                <w:rFonts w:ascii="Trebuchet MS" w:hAnsi="Trebuchet MS"/>
                <w:sz w:val="18"/>
                <w:szCs w:val="18"/>
              </w:rPr>
            </w:pPr>
            <w:proofErr w:type="spellStart"/>
            <w:r w:rsidRPr="00E6255A">
              <w:rPr>
                <w:rFonts w:ascii="Trebuchet MS" w:hAnsi="Trebuchet MS"/>
                <w:sz w:val="18"/>
                <w:szCs w:val="18"/>
              </w:rPr>
              <w:t>Nøgleboksnr</w:t>
            </w:r>
            <w:proofErr w:type="spellEnd"/>
            <w:r w:rsidRPr="00E6255A">
              <w:rPr>
                <w:rFonts w:ascii="Trebuchet MS" w:hAnsi="Trebuchet MS"/>
                <w:sz w:val="18"/>
                <w:szCs w:val="18"/>
              </w:rPr>
              <w:t>.</w:t>
            </w:r>
          </w:p>
        </w:tc>
        <w:tc>
          <w:tcPr>
            <w:tcW w:w="1250" w:type="dxa"/>
            <w:tcBorders>
              <w:top w:val="single" w:sz="4" w:space="0" w:color="auto"/>
              <w:left w:val="single" w:sz="4" w:space="0" w:color="auto"/>
              <w:bottom w:val="nil"/>
              <w:right w:val="single" w:sz="4" w:space="0" w:color="auto"/>
            </w:tcBorders>
            <w:shd w:val="clear" w:color="auto" w:fill="FFFFFF"/>
            <w:vAlign w:val="bottom"/>
          </w:tcPr>
          <w:p w14:paraId="7BB0D8B6" w14:textId="77777777" w:rsidR="00CB4BEB" w:rsidRPr="00E6255A" w:rsidRDefault="00CB4BEB" w:rsidP="003C0924">
            <w:pPr>
              <w:rPr>
                <w:rFonts w:ascii="Trebuchet MS" w:hAnsi="Trebuchet MS"/>
                <w:sz w:val="18"/>
                <w:szCs w:val="18"/>
              </w:rPr>
            </w:pPr>
            <w:r w:rsidRPr="00E6255A">
              <w:rPr>
                <w:rFonts w:ascii="Trebuchet MS" w:hAnsi="Trebuchet MS" w:cs="Trebuchet MS"/>
                <w:sz w:val="18"/>
                <w:szCs w:val="18"/>
              </w:rPr>
              <w:t>Tekststreng</w:t>
            </w:r>
          </w:p>
        </w:tc>
        <w:tc>
          <w:tcPr>
            <w:tcW w:w="1444" w:type="dxa"/>
            <w:tcBorders>
              <w:top w:val="single" w:sz="4" w:space="0" w:color="auto"/>
              <w:left w:val="single" w:sz="4" w:space="0" w:color="auto"/>
              <w:bottom w:val="nil"/>
              <w:right w:val="single" w:sz="4" w:space="0" w:color="auto"/>
            </w:tcBorders>
            <w:shd w:val="clear" w:color="auto" w:fill="FFFFFF"/>
            <w:vAlign w:val="bottom"/>
          </w:tcPr>
          <w:p w14:paraId="4A76C73C" w14:textId="77777777" w:rsidR="00CB4BEB" w:rsidRPr="00E6255A" w:rsidRDefault="00CB4BEB" w:rsidP="003C0924">
            <w:pPr>
              <w:rPr>
                <w:rFonts w:ascii="Trebuchet MS" w:hAnsi="Trebuchet MS"/>
                <w:sz w:val="18"/>
                <w:szCs w:val="18"/>
              </w:rPr>
            </w:pPr>
            <w:r w:rsidRPr="00E6255A">
              <w:rPr>
                <w:sz w:val="16"/>
                <w:szCs w:val="16"/>
              </w:rPr>
              <w:t> </w:t>
            </w:r>
            <w:r w:rsidRPr="00E6255A">
              <w:rPr>
                <w:rFonts w:ascii="Trebuchet MS" w:hAnsi="Trebuchet MS"/>
                <w:sz w:val="18"/>
                <w:szCs w:val="18"/>
              </w:rPr>
              <w:t>0-256 tegn</w:t>
            </w:r>
          </w:p>
        </w:tc>
        <w:tc>
          <w:tcPr>
            <w:tcW w:w="1390" w:type="dxa"/>
            <w:tcBorders>
              <w:top w:val="single" w:sz="4" w:space="0" w:color="auto"/>
              <w:left w:val="single" w:sz="4" w:space="0" w:color="auto"/>
              <w:bottom w:val="nil"/>
              <w:right w:val="single" w:sz="4" w:space="0" w:color="auto"/>
            </w:tcBorders>
            <w:shd w:val="clear" w:color="auto" w:fill="FFFFFF"/>
            <w:vAlign w:val="bottom"/>
          </w:tcPr>
          <w:p w14:paraId="49C63239" w14:textId="77777777" w:rsidR="00CB4BEB" w:rsidRPr="00E6255A" w:rsidRDefault="00CB4BEB" w:rsidP="003C0924">
            <w:pPr>
              <w:jc w:val="center"/>
              <w:rPr>
                <w:rFonts w:ascii="Trebuchet MS" w:hAnsi="Trebuchet MS" w:cs="Trebuchet MS"/>
                <w:sz w:val="18"/>
                <w:szCs w:val="18"/>
              </w:rPr>
            </w:pPr>
            <w:r w:rsidRPr="00E6255A">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53817DFC"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R4598-90</w:t>
            </w:r>
          </w:p>
        </w:tc>
      </w:tr>
      <w:tr w:rsidR="00CB4BEB" w:rsidRPr="00353B49" w14:paraId="6C1A1685"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70756AF5"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vejkode</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63952785"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1757DAD5"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3FDEDA29"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vej</w:t>
            </w:r>
            <w:r>
              <w:rPr>
                <w:rFonts w:ascii="Trebuchet MS" w:hAnsi="Trebuchet MS" w:cs="Trebuchet MS"/>
                <w:sz w:val="18"/>
                <w:szCs w:val="18"/>
              </w:rPr>
              <w:t>navn</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63643BD2"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A0164A" w14:paraId="7F383ECA"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2072D44E" w14:textId="77777777" w:rsidR="00CB4BEB" w:rsidRPr="00C67B4F" w:rsidRDefault="00CB4BEB" w:rsidP="003C0924">
            <w:pPr>
              <w:rPr>
                <w:rFonts w:ascii="Trebuchet MS" w:hAnsi="Trebuchet MS" w:cs="Trebuchet MS"/>
                <w:sz w:val="18"/>
                <w:szCs w:val="18"/>
              </w:rPr>
            </w:pPr>
            <w:proofErr w:type="spellStart"/>
            <w:r>
              <w:rPr>
                <w:rFonts w:ascii="Trebuchet MS" w:hAnsi="Trebuchet MS" w:cs="Trebuchet MS"/>
                <w:sz w:val="18"/>
                <w:szCs w:val="18"/>
              </w:rPr>
              <w:t>c</w:t>
            </w:r>
            <w:r w:rsidRPr="00C67B4F">
              <w:rPr>
                <w:rFonts w:ascii="Trebuchet MS" w:hAnsi="Trebuchet MS" w:cs="Trebuchet MS"/>
                <w:sz w:val="18"/>
                <w:szCs w:val="18"/>
              </w:rPr>
              <w:t>vf_vejkode</w:t>
            </w:r>
            <w:proofErr w:type="spellEnd"/>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70476D47"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Felt defineret under: 4.1 Standardiserede felter til de temaspecifikke datamodeller</w:t>
            </w:r>
          </w:p>
        </w:tc>
      </w:tr>
      <w:tr w:rsidR="00CB4BEB" w:rsidRPr="00353B49" w14:paraId="398B7336"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2BCDD148" w14:textId="77777777" w:rsidR="00CB4BEB" w:rsidRPr="00353B49" w:rsidRDefault="00CB4BEB" w:rsidP="003C0924">
            <w:pPr>
              <w:rPr>
                <w:rFonts w:ascii="Trebuchet MS" w:hAnsi="Trebuchet MS" w:cs="Trebuchet MS"/>
                <w:sz w:val="18"/>
                <w:szCs w:val="18"/>
              </w:rPr>
            </w:pPr>
            <w:proofErr w:type="spellStart"/>
            <w:r w:rsidRPr="00353B49">
              <w:rPr>
                <w:rFonts w:ascii="Trebuchet MS" w:hAnsi="Trebuchet MS" w:cs="Trebuchet MS"/>
                <w:sz w:val="18"/>
                <w:szCs w:val="18"/>
              </w:rPr>
              <w:t>husnr</w:t>
            </w:r>
            <w:proofErr w:type="spellEnd"/>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11E2816A"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07544B22"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35CF9ED5" w14:textId="77777777" w:rsidR="00CB4BEB" w:rsidRPr="00353B49" w:rsidRDefault="00CB4BEB" w:rsidP="003C0924">
            <w:pPr>
              <w:rPr>
                <w:rFonts w:ascii="Trebuchet MS" w:hAnsi="Trebuchet MS" w:cs="Trebuchet MS"/>
                <w:sz w:val="18"/>
                <w:szCs w:val="18"/>
              </w:rPr>
            </w:pPr>
            <w:proofErr w:type="spellStart"/>
            <w:r>
              <w:rPr>
                <w:rFonts w:ascii="Trebuchet MS" w:hAnsi="Trebuchet MS" w:cs="Trebuchet MS"/>
                <w:sz w:val="18"/>
                <w:szCs w:val="18"/>
              </w:rPr>
              <w:t>postnr</w:t>
            </w:r>
            <w:proofErr w:type="spellEnd"/>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790D1E67"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044EAD37"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47D3189D" w14:textId="77777777" w:rsidR="00CB4BEB" w:rsidRPr="00353B49" w:rsidRDefault="00CB4BEB" w:rsidP="003C0924">
            <w:pPr>
              <w:rPr>
                <w:rFonts w:ascii="Trebuchet MS" w:hAnsi="Trebuchet MS" w:cs="Trebuchet MS"/>
                <w:sz w:val="18"/>
                <w:szCs w:val="18"/>
              </w:rPr>
            </w:pPr>
            <w:proofErr w:type="spellStart"/>
            <w:r>
              <w:rPr>
                <w:rFonts w:ascii="Trebuchet MS" w:hAnsi="Trebuchet MS" w:cs="Trebuchet MS"/>
                <w:sz w:val="18"/>
                <w:szCs w:val="18"/>
              </w:rPr>
              <w:t>postnr_by</w:t>
            </w:r>
            <w:proofErr w:type="spellEnd"/>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086420E5"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1148C20F"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5957B70C" w14:textId="77777777" w:rsidR="00CB4BEB" w:rsidRPr="00BA531E" w:rsidRDefault="00CB4BEB" w:rsidP="003C0924">
            <w:pPr>
              <w:rPr>
                <w:rFonts w:ascii="Trebuchet MS" w:hAnsi="Trebuchet MS" w:cs="Trebuchet MS"/>
                <w:sz w:val="18"/>
                <w:szCs w:val="18"/>
              </w:rPr>
            </w:pPr>
            <w:proofErr w:type="spellStart"/>
            <w:r w:rsidRPr="00BA531E">
              <w:rPr>
                <w:rFonts w:ascii="Trebuchet MS" w:hAnsi="Trebuchet MS" w:cs="Trebuchet MS"/>
                <w:sz w:val="18"/>
                <w:szCs w:val="18"/>
              </w:rPr>
              <w:t>adr_id</w:t>
            </w:r>
            <w:proofErr w:type="spellEnd"/>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15163DAD" w14:textId="77777777" w:rsidR="00CB4BEB" w:rsidRPr="00BA531E" w:rsidRDefault="00CB4BEB" w:rsidP="003C0924">
            <w:pPr>
              <w:rPr>
                <w:rFonts w:ascii="Trebuchet MS" w:hAnsi="Trebuchet MS" w:cs="Trebuchet MS"/>
                <w:sz w:val="18"/>
                <w:szCs w:val="18"/>
              </w:rPr>
            </w:pPr>
            <w:r w:rsidRPr="00BA531E">
              <w:rPr>
                <w:rFonts w:ascii="Trebuchet MS" w:hAnsi="Trebuchet MS" w:cs="Trebuchet MS"/>
                <w:sz w:val="18"/>
                <w:szCs w:val="18"/>
              </w:rPr>
              <w:t>Felt defineret under: 4.1 Standardiserede felter til de temaspecifikke datamodeller</w:t>
            </w:r>
          </w:p>
        </w:tc>
      </w:tr>
      <w:tr w:rsidR="00CB4BEB" w:rsidRPr="00CE1917" w14:paraId="3E98C8AC" w14:textId="77777777" w:rsidTr="003C0924">
        <w:trPr>
          <w:trHeight w:hRule="exact" w:val="255"/>
        </w:trPr>
        <w:tc>
          <w:tcPr>
            <w:tcW w:w="2071" w:type="dxa"/>
            <w:tcBorders>
              <w:top w:val="single" w:sz="4" w:space="0" w:color="auto"/>
              <w:left w:val="single" w:sz="4" w:space="0" w:color="auto"/>
              <w:bottom w:val="single" w:sz="4" w:space="0" w:color="auto"/>
              <w:right w:val="single" w:sz="4" w:space="0" w:color="auto"/>
            </w:tcBorders>
            <w:shd w:val="clear" w:color="auto" w:fill="D9D9D9"/>
            <w:vAlign w:val="bottom"/>
          </w:tcPr>
          <w:p w14:paraId="2F49735F" w14:textId="77777777" w:rsidR="00CB4BEB" w:rsidRPr="00553DE5" w:rsidRDefault="00CB4BEB" w:rsidP="003C0924">
            <w:pPr>
              <w:rPr>
                <w:rFonts w:ascii="Trebuchet MS" w:hAnsi="Trebuchet MS"/>
                <w:sz w:val="18"/>
                <w:szCs w:val="18"/>
              </w:rPr>
            </w:pPr>
            <w:proofErr w:type="spellStart"/>
            <w:r w:rsidRPr="00553DE5">
              <w:rPr>
                <w:rFonts w:ascii="Trebuchet MS" w:hAnsi="Trebuchet MS"/>
                <w:sz w:val="18"/>
                <w:szCs w:val="18"/>
              </w:rPr>
              <w:t>bemaerkning</w:t>
            </w:r>
            <w:proofErr w:type="spellEnd"/>
          </w:p>
        </w:tc>
        <w:tc>
          <w:tcPr>
            <w:tcW w:w="4841" w:type="dxa"/>
            <w:tcBorders>
              <w:top w:val="single" w:sz="4" w:space="0" w:color="auto"/>
              <w:left w:val="single" w:sz="4" w:space="0" w:color="auto"/>
              <w:bottom w:val="single" w:sz="4" w:space="0" w:color="auto"/>
              <w:right w:val="single" w:sz="4" w:space="0" w:color="auto"/>
            </w:tcBorders>
            <w:shd w:val="clear" w:color="auto" w:fill="FFFFFF"/>
            <w:vAlign w:val="bottom"/>
          </w:tcPr>
          <w:p w14:paraId="2FDBC6A6" w14:textId="77777777" w:rsidR="00CB4BEB" w:rsidRPr="00553DE5" w:rsidRDefault="00CB4BEB" w:rsidP="003C0924">
            <w:pPr>
              <w:rPr>
                <w:rFonts w:ascii="Trebuchet MS" w:hAnsi="Trebuchet MS"/>
                <w:sz w:val="18"/>
                <w:szCs w:val="18"/>
              </w:rPr>
            </w:pPr>
            <w:r w:rsidRPr="00553DE5">
              <w:rPr>
                <w:rFonts w:ascii="Trebuchet MS" w:hAnsi="Trebuchet MS"/>
                <w:sz w:val="18"/>
                <w:szCs w:val="18"/>
              </w:rPr>
              <w:t>Bemærkninger</w:t>
            </w:r>
          </w:p>
        </w:tc>
        <w:tc>
          <w:tcPr>
            <w:tcW w:w="1250" w:type="dxa"/>
            <w:tcBorders>
              <w:top w:val="single" w:sz="4" w:space="0" w:color="auto"/>
              <w:left w:val="single" w:sz="4" w:space="0" w:color="auto"/>
              <w:bottom w:val="single" w:sz="4" w:space="0" w:color="auto"/>
              <w:right w:val="single" w:sz="4" w:space="0" w:color="auto"/>
            </w:tcBorders>
            <w:shd w:val="clear" w:color="auto" w:fill="FFFFFF"/>
            <w:vAlign w:val="bottom"/>
          </w:tcPr>
          <w:p w14:paraId="1D609E8E" w14:textId="77777777" w:rsidR="00CB4BEB" w:rsidRPr="00C26A81" w:rsidRDefault="00CB4BEB" w:rsidP="003C0924">
            <w:pPr>
              <w:rPr>
                <w:rFonts w:ascii="Trebuchet MS" w:hAnsi="Trebuchet MS"/>
                <w:sz w:val="16"/>
                <w:szCs w:val="16"/>
              </w:rPr>
            </w:pPr>
            <w:r w:rsidRPr="00C26A81">
              <w:rPr>
                <w:rFonts w:ascii="Trebuchet MS" w:hAnsi="Trebuchet MS" w:cs="Trebuchet MS"/>
                <w:sz w:val="18"/>
                <w:szCs w:val="18"/>
              </w:rPr>
              <w:t>Tekststreng</w:t>
            </w:r>
          </w:p>
        </w:tc>
        <w:tc>
          <w:tcPr>
            <w:tcW w:w="1444" w:type="dxa"/>
            <w:tcBorders>
              <w:top w:val="single" w:sz="4" w:space="0" w:color="auto"/>
              <w:left w:val="single" w:sz="4" w:space="0" w:color="auto"/>
              <w:bottom w:val="single" w:sz="4" w:space="0" w:color="auto"/>
              <w:right w:val="single" w:sz="4" w:space="0" w:color="auto"/>
            </w:tcBorders>
            <w:shd w:val="clear" w:color="auto" w:fill="FFFFFF"/>
            <w:vAlign w:val="bottom"/>
          </w:tcPr>
          <w:p w14:paraId="1EAF75AB" w14:textId="77777777" w:rsidR="00CB4BEB" w:rsidRPr="00C26A81" w:rsidRDefault="00CB4BEB" w:rsidP="003C0924">
            <w:pPr>
              <w:rPr>
                <w:rFonts w:ascii="Trebuchet MS" w:hAnsi="Trebuchet MS"/>
                <w:sz w:val="16"/>
                <w:szCs w:val="16"/>
              </w:rPr>
            </w:pPr>
            <w:r w:rsidRPr="00C26A81">
              <w:rPr>
                <w:rFonts w:ascii="Trebuchet MS" w:hAnsi="Trebuchet MS"/>
                <w:sz w:val="16"/>
                <w:szCs w:val="16"/>
              </w:rPr>
              <w:t> </w:t>
            </w:r>
            <w:r w:rsidRPr="00C26A81">
              <w:rPr>
                <w:rFonts w:ascii="Trebuchet MS" w:hAnsi="Trebuchet MS" w:cs="Trebuchet MS"/>
                <w:sz w:val="18"/>
                <w:szCs w:val="18"/>
              </w:rPr>
              <w:t>0-254 tegn</w:t>
            </w:r>
          </w:p>
        </w:tc>
        <w:tc>
          <w:tcPr>
            <w:tcW w:w="1390" w:type="dxa"/>
            <w:tcBorders>
              <w:top w:val="single" w:sz="4" w:space="0" w:color="auto"/>
              <w:left w:val="single" w:sz="4" w:space="0" w:color="auto"/>
              <w:bottom w:val="single" w:sz="4" w:space="0" w:color="auto"/>
              <w:right w:val="single" w:sz="4" w:space="0" w:color="auto"/>
            </w:tcBorders>
            <w:shd w:val="clear" w:color="auto" w:fill="FFFFFF"/>
            <w:vAlign w:val="bottom"/>
          </w:tcPr>
          <w:p w14:paraId="4C41F0EB"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720" w:type="dxa"/>
            <w:tcBorders>
              <w:top w:val="single" w:sz="4" w:space="0" w:color="auto"/>
              <w:left w:val="single" w:sz="4" w:space="0" w:color="auto"/>
              <w:bottom w:val="single" w:sz="4" w:space="0" w:color="auto"/>
              <w:right w:val="single" w:sz="4" w:space="0" w:color="auto"/>
            </w:tcBorders>
            <w:shd w:val="clear" w:color="auto" w:fill="FFFFFF"/>
            <w:vAlign w:val="bottom"/>
          </w:tcPr>
          <w:p w14:paraId="18C4525F" w14:textId="77777777" w:rsidR="00CB4BEB" w:rsidRPr="00CE1917" w:rsidRDefault="00CB4BEB" w:rsidP="003C0924">
            <w:pPr>
              <w:rPr>
                <w:rFonts w:ascii="Trebuchet MS" w:hAnsi="Trebuchet MS" w:cs="Trebuchet MS"/>
                <w:sz w:val="18"/>
                <w:szCs w:val="18"/>
              </w:rPr>
            </w:pPr>
          </w:p>
        </w:tc>
      </w:tr>
      <w:tr w:rsidR="00CB4BEB" w:rsidRPr="00CE1917" w14:paraId="0E6AED4A" w14:textId="77777777" w:rsidTr="003C0924">
        <w:trPr>
          <w:trHeight w:hRule="exact" w:val="255"/>
        </w:trPr>
        <w:tc>
          <w:tcPr>
            <w:tcW w:w="2071" w:type="dxa"/>
            <w:tcBorders>
              <w:top w:val="single" w:sz="4" w:space="0" w:color="auto"/>
              <w:left w:val="single" w:sz="4" w:space="0" w:color="auto"/>
              <w:bottom w:val="single" w:sz="4" w:space="0" w:color="auto"/>
              <w:right w:val="single" w:sz="4" w:space="0" w:color="auto"/>
            </w:tcBorders>
            <w:shd w:val="clear" w:color="auto" w:fill="97DDBA"/>
            <w:vAlign w:val="bottom"/>
          </w:tcPr>
          <w:p w14:paraId="0657573D"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w:t>
            </w:r>
            <w:r w:rsidRPr="00CE1917">
              <w:rPr>
                <w:rFonts w:ascii="Trebuchet MS" w:hAnsi="Trebuchet MS" w:cs="Trebuchet MS"/>
                <w:sz w:val="18"/>
                <w:szCs w:val="18"/>
              </w:rPr>
              <w:t>ink</w:t>
            </w:r>
          </w:p>
        </w:tc>
        <w:tc>
          <w:tcPr>
            <w:tcW w:w="11645"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5FBA7016"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0E9729E5" w14:textId="77777777" w:rsidTr="003C0924">
        <w:trPr>
          <w:trHeight w:hRule="exact" w:val="255"/>
        </w:trPr>
        <w:tc>
          <w:tcPr>
            <w:tcW w:w="13716" w:type="dxa"/>
            <w:gridSpan w:val="6"/>
            <w:tcBorders>
              <w:top w:val="single" w:sz="4" w:space="0" w:color="auto"/>
              <w:left w:val="nil"/>
              <w:bottom w:val="nil"/>
              <w:right w:val="nil"/>
            </w:tcBorders>
            <w:shd w:val="clear" w:color="auto" w:fill="97DDBA"/>
            <w:vAlign w:val="bottom"/>
          </w:tcPr>
          <w:p w14:paraId="371DD593"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582EE03A" w14:textId="1C940B61" w:rsidR="00CB4BEB" w:rsidRPr="004E7F65" w:rsidRDefault="00CB4BEB" w:rsidP="00CB4BEB">
      <w:pPr>
        <w:pStyle w:val="Overskrift6"/>
        <w:rPr>
          <w:rFonts w:eastAsiaTheme="minorEastAsia" w:cs="Trebuchet MS"/>
          <w:b/>
          <w:bCs w:val="0"/>
          <w:color w:val="767171"/>
          <w:sz w:val="19"/>
          <w:szCs w:val="19"/>
          <w:lang w:eastAsia="en-US"/>
        </w:rPr>
      </w:pPr>
      <w:r w:rsidRPr="004E7F65">
        <w:rPr>
          <w:rFonts w:eastAsiaTheme="minorEastAsia" w:cs="Trebuchet MS"/>
          <w:bCs w:val="0"/>
          <w:color w:val="767171"/>
          <w:sz w:val="19"/>
          <w:szCs w:val="19"/>
          <w:lang w:eastAsia="en-US"/>
        </w:rPr>
        <w:t xml:space="preserve">* NB! </w:t>
      </w:r>
      <w:proofErr w:type="spellStart"/>
      <w:r w:rsidRPr="004E7F65">
        <w:rPr>
          <w:rFonts w:eastAsiaTheme="minorEastAsia" w:cs="Trebuchet MS"/>
          <w:bCs w:val="0"/>
          <w:color w:val="767171"/>
          <w:sz w:val="19"/>
          <w:szCs w:val="19"/>
          <w:lang w:eastAsia="en-US"/>
        </w:rPr>
        <w:t>Off_kode</w:t>
      </w:r>
      <w:proofErr w:type="spellEnd"/>
      <w:r w:rsidRPr="004E7F65">
        <w:rPr>
          <w:rFonts w:eastAsiaTheme="minorEastAsia" w:cs="Trebuchet MS"/>
          <w:bCs w:val="0"/>
          <w:color w:val="767171"/>
          <w:sz w:val="19"/>
          <w:szCs w:val="19"/>
          <w:lang w:eastAsia="en-US"/>
        </w:rPr>
        <w:t xml:space="preserve"> sættes til 3= ”Synlig for alle myndigheder, men ikke offentligheden”</w:t>
      </w:r>
    </w:p>
    <w:p w14:paraId="195CE717" w14:textId="77777777" w:rsidR="00CB4BEB" w:rsidRDefault="00CB4BEB" w:rsidP="00CB4BEB">
      <w:pPr>
        <w:rPr>
          <w:rFonts w:ascii="Trebuchet MS" w:hAnsi="Trebuchet MS"/>
          <w:b/>
          <w:bCs/>
          <w:sz w:val="24"/>
        </w:rPr>
      </w:pPr>
      <w:r>
        <w:br w:type="page"/>
      </w:r>
    </w:p>
    <w:p w14:paraId="1C1A24EA" w14:textId="77777777" w:rsidR="00CB4BEB" w:rsidRDefault="00CB4BEB" w:rsidP="00CB4BEB">
      <w:pPr>
        <w:pStyle w:val="Overskrift6"/>
      </w:pPr>
      <w:r>
        <w:lastRenderedPageBreak/>
        <w:t>5.12.11.1</w:t>
      </w:r>
      <w:r w:rsidRPr="00A32757">
        <w:t xml:space="preserve"> </w:t>
      </w:r>
      <w:r>
        <w:t>Metadata</w:t>
      </w:r>
      <w:r w:rsidRPr="00D54D6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0F48EE1B" w14:textId="77777777" w:rsidTr="003C0924">
        <w:trPr>
          <w:trHeight w:hRule="exact" w:val="255"/>
        </w:trPr>
        <w:tc>
          <w:tcPr>
            <w:tcW w:w="2235" w:type="dxa"/>
            <w:shd w:val="clear" w:color="auto" w:fill="D9D9D9"/>
            <w:vAlign w:val="center"/>
          </w:tcPr>
          <w:p w14:paraId="3206EA6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center"/>
          </w:tcPr>
          <w:p w14:paraId="4E5ADFCF"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6C6DE697" w14:textId="77777777" w:rsidTr="003C0924">
        <w:trPr>
          <w:trHeight w:hRule="exact" w:val="255"/>
        </w:trPr>
        <w:tc>
          <w:tcPr>
            <w:tcW w:w="2235" w:type="dxa"/>
            <w:shd w:val="clear" w:color="auto" w:fill="E0E0E0"/>
            <w:vAlign w:val="bottom"/>
          </w:tcPr>
          <w:p w14:paraId="7BE3367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56AE011F" w14:textId="77777777" w:rsidR="00CB4BEB" w:rsidRPr="00901641" w:rsidRDefault="00CB4BEB" w:rsidP="003C0924">
            <w:pPr>
              <w:rPr>
                <w:rFonts w:ascii="Trebuchet MS" w:hAnsi="Trebuchet MS" w:cs="Trebuchet MS"/>
                <w:sz w:val="18"/>
                <w:szCs w:val="18"/>
              </w:rPr>
            </w:pPr>
            <w:r w:rsidRPr="00772F08">
              <w:rPr>
                <w:rFonts w:ascii="Trebuchet MS" w:hAnsi="Trebuchet MS" w:cs="Trebuchet MS"/>
                <w:sz w:val="18"/>
                <w:szCs w:val="18"/>
              </w:rPr>
              <w:t>Nøgleboks til beredskab</w:t>
            </w:r>
          </w:p>
        </w:tc>
      </w:tr>
      <w:tr w:rsidR="00CB4BEB" w:rsidRPr="0051728E" w14:paraId="3776743D" w14:textId="77777777" w:rsidTr="003C0924">
        <w:trPr>
          <w:trHeight w:hRule="exact" w:val="255"/>
        </w:trPr>
        <w:tc>
          <w:tcPr>
            <w:tcW w:w="2235" w:type="dxa"/>
            <w:shd w:val="clear" w:color="auto" w:fill="E0E0E0"/>
            <w:vAlign w:val="bottom"/>
          </w:tcPr>
          <w:p w14:paraId="4F34110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1B7D7822" w14:textId="77777777" w:rsidR="00CB4BEB" w:rsidRDefault="00CB4BEB" w:rsidP="003C0924">
            <w:pPr>
              <w:rPr>
                <w:rFonts w:ascii="Trebuchet MS" w:hAnsi="Trebuchet MS"/>
                <w:sz w:val="18"/>
                <w:szCs w:val="18"/>
              </w:rPr>
            </w:pPr>
            <w:r>
              <w:rPr>
                <w:rFonts w:ascii="Trebuchet MS" w:hAnsi="Trebuchet MS"/>
                <w:sz w:val="18"/>
                <w:szCs w:val="18"/>
              </w:rPr>
              <w:t>6110</w:t>
            </w:r>
          </w:p>
        </w:tc>
      </w:tr>
      <w:tr w:rsidR="00CB4BEB" w:rsidRPr="0051728E" w14:paraId="737F6B25" w14:textId="77777777" w:rsidTr="003C0924">
        <w:trPr>
          <w:trHeight w:hRule="exact" w:val="255"/>
        </w:trPr>
        <w:tc>
          <w:tcPr>
            <w:tcW w:w="2235" w:type="dxa"/>
            <w:shd w:val="clear" w:color="auto" w:fill="E0E0E0"/>
            <w:vAlign w:val="bottom"/>
          </w:tcPr>
          <w:p w14:paraId="5656115D"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EE50862" w14:textId="77777777" w:rsidR="00CB4BEB" w:rsidRDefault="00CB4BEB" w:rsidP="003C0924">
            <w:r w:rsidRPr="00772F08">
              <w:rPr>
                <w:rFonts w:ascii="Trebuchet MS" w:hAnsi="Trebuchet MS" w:cs="Trebuchet MS"/>
                <w:sz w:val="18"/>
                <w:szCs w:val="18"/>
              </w:rPr>
              <w:t>Nøgleboks til beredskab</w:t>
            </w:r>
          </w:p>
        </w:tc>
      </w:tr>
      <w:tr w:rsidR="00CB4BEB" w:rsidRPr="0051728E" w14:paraId="5F692997" w14:textId="77777777" w:rsidTr="003C0924">
        <w:trPr>
          <w:trHeight w:hRule="exact" w:val="255"/>
        </w:trPr>
        <w:tc>
          <w:tcPr>
            <w:tcW w:w="2235" w:type="dxa"/>
            <w:shd w:val="clear" w:color="auto" w:fill="E0E0E0"/>
            <w:vAlign w:val="bottom"/>
          </w:tcPr>
          <w:p w14:paraId="7A3E589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44D94CEE" w14:textId="77777777" w:rsidR="00CB4BEB" w:rsidRDefault="00CB4BEB" w:rsidP="003C0924">
            <w:r w:rsidRPr="00772F08">
              <w:rPr>
                <w:rFonts w:ascii="Trebuchet MS" w:hAnsi="Trebuchet MS"/>
                <w:sz w:val="18"/>
                <w:szCs w:val="18"/>
              </w:rPr>
              <w:t>Stedfæstelse af hvor nøglen til at komme ind på en virksomhed ligger</w:t>
            </w:r>
            <w:r>
              <w:rPr>
                <w:rFonts w:ascii="Trebuchet MS" w:hAnsi="Trebuchet MS"/>
                <w:sz w:val="18"/>
                <w:szCs w:val="18"/>
              </w:rPr>
              <w:t>, så brand m.v. hurtigere kan slukkes</w:t>
            </w:r>
            <w:r w:rsidRPr="00772F08">
              <w:rPr>
                <w:rFonts w:ascii="Trebuchet MS" w:hAnsi="Trebuchet MS"/>
                <w:sz w:val="18"/>
                <w:szCs w:val="18"/>
              </w:rPr>
              <w:t>.</w:t>
            </w:r>
          </w:p>
        </w:tc>
      </w:tr>
      <w:tr w:rsidR="00CB4BEB" w:rsidRPr="0051728E" w14:paraId="28E4DE40" w14:textId="77777777" w:rsidTr="003C0924">
        <w:trPr>
          <w:trHeight w:hRule="exact" w:val="255"/>
        </w:trPr>
        <w:tc>
          <w:tcPr>
            <w:tcW w:w="2235" w:type="dxa"/>
            <w:shd w:val="clear" w:color="auto" w:fill="E0E0E0"/>
            <w:vAlign w:val="bottom"/>
          </w:tcPr>
          <w:p w14:paraId="606D6B9B"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60C60CC5" w14:textId="77777777" w:rsidR="00CB4BEB" w:rsidRPr="0051728E" w:rsidRDefault="00CB4BEB" w:rsidP="003C0924">
            <w:pPr>
              <w:rPr>
                <w:rFonts w:ascii="Trebuchet MS" w:hAnsi="Trebuchet MS" w:cs="Trebuchet MS"/>
                <w:sz w:val="18"/>
                <w:szCs w:val="18"/>
              </w:rPr>
            </w:pPr>
            <w:r w:rsidRPr="00772F08">
              <w:rPr>
                <w:rFonts w:ascii="Trebuchet MS" w:hAnsi="Trebuchet MS"/>
                <w:sz w:val="18"/>
                <w:szCs w:val="18"/>
              </w:rPr>
              <w:t>Stedfæstelse af hvor nøglen til at komme ind på en virksomhed ligger.</w:t>
            </w:r>
          </w:p>
        </w:tc>
      </w:tr>
      <w:tr w:rsidR="00CB4BEB" w:rsidRPr="0051728E" w14:paraId="2963D312" w14:textId="77777777" w:rsidTr="003C0924">
        <w:trPr>
          <w:trHeight w:hRule="exact" w:val="255"/>
        </w:trPr>
        <w:tc>
          <w:tcPr>
            <w:tcW w:w="2235" w:type="dxa"/>
            <w:shd w:val="clear" w:color="auto" w:fill="E0E0E0"/>
            <w:vAlign w:val="bottom"/>
          </w:tcPr>
          <w:p w14:paraId="6F2EFA50"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7845D0AF" w14:textId="77777777" w:rsidR="00CB4BEB" w:rsidRPr="00BF1A2A" w:rsidRDefault="00CB4BEB" w:rsidP="003C0924">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Sikkerhed og sundhed</w:t>
            </w:r>
          </w:p>
        </w:tc>
      </w:tr>
      <w:tr w:rsidR="00CB4BEB" w:rsidRPr="0051728E" w14:paraId="4505E7AC" w14:textId="77777777" w:rsidTr="003C0924">
        <w:trPr>
          <w:trHeight w:hRule="exact" w:val="255"/>
        </w:trPr>
        <w:tc>
          <w:tcPr>
            <w:tcW w:w="2235" w:type="dxa"/>
            <w:shd w:val="clear" w:color="auto" w:fill="E0E0E0"/>
            <w:vAlign w:val="bottom"/>
          </w:tcPr>
          <w:p w14:paraId="75A51900" w14:textId="77777777" w:rsidR="00CB4BEB" w:rsidRPr="00492FFE" w:rsidRDefault="00CB4BEB" w:rsidP="003C0924">
            <w:pPr>
              <w:rPr>
                <w:rFonts w:ascii="Trebuchet MS" w:hAnsi="Trebuchet MS" w:cs="Trebuchet MS"/>
                <w:sz w:val="18"/>
                <w:szCs w:val="18"/>
              </w:rPr>
            </w:pPr>
            <w:proofErr w:type="spellStart"/>
            <w:r>
              <w:rPr>
                <w:rFonts w:ascii="Trebuchet MS" w:hAnsi="Trebuchet MS" w:cs="Trebuchet MS"/>
                <w:sz w:val="18"/>
                <w:szCs w:val="18"/>
              </w:rPr>
              <w:t>No</w:t>
            </w:r>
            <w:r w:rsidRPr="00C67B4F">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roofErr w:type="spellEnd"/>
          </w:p>
        </w:tc>
        <w:tc>
          <w:tcPr>
            <w:tcW w:w="11340" w:type="dxa"/>
            <w:shd w:val="clear" w:color="auto" w:fill="FFFFFF"/>
            <w:vAlign w:val="bottom"/>
          </w:tcPr>
          <w:p w14:paraId="59BD0F6E"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Brand, Udrykning, Slukning, Evakuering</w:t>
            </w:r>
          </w:p>
        </w:tc>
      </w:tr>
      <w:tr w:rsidR="00CB4BEB" w:rsidRPr="0051728E" w14:paraId="1FF26325" w14:textId="77777777" w:rsidTr="003C0924">
        <w:trPr>
          <w:trHeight w:hRule="exact" w:val="255"/>
        </w:trPr>
        <w:tc>
          <w:tcPr>
            <w:tcW w:w="2235" w:type="dxa"/>
            <w:shd w:val="clear" w:color="auto" w:fill="E0E0E0"/>
            <w:vAlign w:val="bottom"/>
          </w:tcPr>
          <w:p w14:paraId="0E957CD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17E3F9C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607073E6" w14:textId="77777777" w:rsidTr="003C0924">
        <w:trPr>
          <w:trHeight w:hRule="exact" w:val="255"/>
        </w:trPr>
        <w:tc>
          <w:tcPr>
            <w:tcW w:w="2235" w:type="dxa"/>
            <w:shd w:val="clear" w:color="auto" w:fill="E0E0E0"/>
            <w:vAlign w:val="center"/>
          </w:tcPr>
          <w:p w14:paraId="30D25517"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center"/>
          </w:tcPr>
          <w:p w14:paraId="1017143F" w14:textId="77777777" w:rsidR="00CB4BEB" w:rsidRPr="00FE3FC3" w:rsidRDefault="00CB4BEB" w:rsidP="003C0924">
            <w:pPr>
              <w:rPr>
                <w:rFonts w:ascii="Trebuchet MS" w:hAnsi="Trebuchet MS" w:cs="Trebuchet MS"/>
                <w:sz w:val="18"/>
                <w:szCs w:val="18"/>
              </w:rPr>
            </w:pPr>
          </w:p>
        </w:tc>
      </w:tr>
      <w:tr w:rsidR="00CB4BEB" w:rsidRPr="00E6255A" w14:paraId="66772CA4" w14:textId="77777777" w:rsidTr="003C0924">
        <w:trPr>
          <w:trHeight w:hRule="exact" w:val="255"/>
        </w:trPr>
        <w:tc>
          <w:tcPr>
            <w:tcW w:w="2235" w:type="dxa"/>
            <w:shd w:val="clear" w:color="auto" w:fill="E0E0E0"/>
            <w:vAlign w:val="bottom"/>
          </w:tcPr>
          <w:p w14:paraId="551B358A" w14:textId="77777777" w:rsidR="00CB4BEB" w:rsidRPr="00E6255A" w:rsidRDefault="00CB4BEB" w:rsidP="003C0924">
            <w:pPr>
              <w:rPr>
                <w:rFonts w:ascii="Trebuchet MS" w:hAnsi="Trebuchet MS" w:cs="Trebuchet MS"/>
                <w:sz w:val="18"/>
                <w:szCs w:val="18"/>
              </w:rPr>
            </w:pPr>
            <w:proofErr w:type="spellStart"/>
            <w:r w:rsidRPr="00E6255A">
              <w:rPr>
                <w:rFonts w:ascii="Trebuchet MS" w:hAnsi="Trebuchet MS" w:cs="Trebuchet MS"/>
                <w:sz w:val="18"/>
                <w:szCs w:val="18"/>
              </w:rPr>
              <w:t>KLE_koder</w:t>
            </w:r>
            <w:proofErr w:type="spellEnd"/>
          </w:p>
        </w:tc>
        <w:tc>
          <w:tcPr>
            <w:tcW w:w="11340" w:type="dxa"/>
            <w:shd w:val="clear" w:color="auto" w:fill="FFFFFF"/>
            <w:vAlign w:val="bottom"/>
          </w:tcPr>
          <w:p w14:paraId="0FE1DA0F" w14:textId="77777777" w:rsidR="00CB4BEB" w:rsidRPr="00E6255A" w:rsidRDefault="00CB4BEB" w:rsidP="003C0924">
            <w:pPr>
              <w:rPr>
                <w:rFonts w:ascii="Trebuchet MS" w:hAnsi="Trebuchet MS" w:cs="Trebuchet MS"/>
                <w:sz w:val="18"/>
                <w:szCs w:val="18"/>
              </w:rPr>
            </w:pPr>
            <w:r w:rsidRPr="009C3E0F">
              <w:rPr>
                <w:rFonts w:ascii="Trebuchet MS" w:hAnsi="Trebuchet MS" w:cs="Trebuchet MS"/>
                <w:sz w:val="18"/>
                <w:szCs w:val="18"/>
              </w:rPr>
              <w:t>14.20.04</w:t>
            </w:r>
          </w:p>
        </w:tc>
      </w:tr>
    </w:tbl>
    <w:p w14:paraId="04F87C74" w14:textId="77777777" w:rsidR="00CB4BEB" w:rsidRPr="00A32757" w:rsidRDefault="00CB4BEB" w:rsidP="00CB4BEB">
      <w:pPr>
        <w:pStyle w:val="Overskrift6"/>
      </w:pPr>
      <w:r>
        <w:t>5.12.11.2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9"/>
        <w:gridCol w:w="8977"/>
      </w:tblGrid>
      <w:tr w:rsidR="00CB4BEB" w:rsidRPr="0051728E" w14:paraId="2E4B7632" w14:textId="77777777" w:rsidTr="003C0924">
        <w:trPr>
          <w:trHeight w:hRule="exact" w:val="255"/>
        </w:trPr>
        <w:tc>
          <w:tcPr>
            <w:tcW w:w="4503" w:type="dxa"/>
            <w:shd w:val="clear" w:color="auto" w:fill="D9D9D9"/>
            <w:vAlign w:val="center"/>
          </w:tcPr>
          <w:p w14:paraId="4BCB1EB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center"/>
          </w:tcPr>
          <w:p w14:paraId="4A65611D"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24E9EAEE" w14:textId="77777777" w:rsidTr="003C0924">
        <w:trPr>
          <w:trHeight w:hRule="exact" w:val="709"/>
        </w:trPr>
        <w:tc>
          <w:tcPr>
            <w:tcW w:w="4503" w:type="dxa"/>
            <w:shd w:val="clear" w:color="auto" w:fill="E0E0E0"/>
            <w:vAlign w:val="center"/>
          </w:tcPr>
          <w:p w14:paraId="20021BC8"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center"/>
          </w:tcPr>
          <w:p w14:paraId="0BF0834D"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Via beredskabet fås listerne over nøglebokse og ud fra adressen og </w:t>
            </w:r>
            <w:proofErr w:type="spellStart"/>
            <w:r>
              <w:rPr>
                <w:rFonts w:ascii="Trebuchet MS" w:hAnsi="Trebuchet MS" w:cs="Trebuchet MS"/>
                <w:sz w:val="18"/>
                <w:szCs w:val="18"/>
              </w:rPr>
              <w:t>ortofoto</w:t>
            </w:r>
            <w:proofErr w:type="spellEnd"/>
            <w:r>
              <w:rPr>
                <w:rFonts w:ascii="Trebuchet MS" w:hAnsi="Trebuchet MS" w:cs="Trebuchet MS"/>
                <w:sz w:val="18"/>
                <w:szCs w:val="18"/>
              </w:rPr>
              <w:t xml:space="preserve"> plus beskrivelsen </w:t>
            </w:r>
            <w:r w:rsidRPr="003A52C1">
              <w:rPr>
                <w:rFonts w:ascii="Trebuchet MS" w:hAnsi="Trebuchet MS" w:cs="Trebuchet MS"/>
                <w:sz w:val="18"/>
                <w:szCs w:val="18"/>
              </w:rPr>
              <w:t xml:space="preserve">registreres </w:t>
            </w:r>
            <w:r>
              <w:rPr>
                <w:rFonts w:ascii="Trebuchet MS" w:hAnsi="Trebuchet MS" w:cs="Trebuchet MS"/>
                <w:sz w:val="18"/>
                <w:szCs w:val="18"/>
              </w:rPr>
              <w:t xml:space="preserve">punktet hvor boksen er placeret. </w:t>
            </w:r>
            <w:proofErr w:type="spellStart"/>
            <w:r>
              <w:rPr>
                <w:rFonts w:ascii="Trebuchet MS" w:hAnsi="Trebuchet MS" w:cs="Trebuchet MS"/>
                <w:sz w:val="18"/>
                <w:szCs w:val="18"/>
              </w:rPr>
              <w:t>Gennemgåes</w:t>
            </w:r>
            <w:proofErr w:type="spellEnd"/>
            <w:r>
              <w:rPr>
                <w:rFonts w:ascii="Trebuchet MS" w:hAnsi="Trebuchet MS" w:cs="Trebuchet MS"/>
                <w:sz w:val="18"/>
                <w:szCs w:val="18"/>
              </w:rPr>
              <w:t xml:space="preserve"> herefter sammen med en indsatsleder. Er boksen placeret på en bygning, så snappe til </w:t>
            </w:r>
            <w:proofErr w:type="spellStart"/>
            <w:r w:rsidRPr="009C3E0F">
              <w:rPr>
                <w:rFonts w:ascii="Trebuchet MS" w:hAnsi="Trebuchet MS" w:cs="Trebuchet MS"/>
                <w:sz w:val="18"/>
                <w:szCs w:val="18"/>
              </w:rPr>
              <w:t>GeoDanmark</w:t>
            </w:r>
            <w:proofErr w:type="spellEnd"/>
            <w:r>
              <w:rPr>
                <w:rFonts w:ascii="Trebuchet MS" w:hAnsi="Trebuchet MS" w:cs="Trebuchet MS"/>
                <w:sz w:val="18"/>
                <w:szCs w:val="18"/>
              </w:rPr>
              <w:t>-Bygning.</w:t>
            </w:r>
          </w:p>
        </w:tc>
      </w:tr>
      <w:tr w:rsidR="00CB4BEB" w:rsidRPr="0051728E" w14:paraId="18EF36AE" w14:textId="77777777" w:rsidTr="003C0924">
        <w:trPr>
          <w:trHeight w:hRule="exact" w:val="255"/>
        </w:trPr>
        <w:tc>
          <w:tcPr>
            <w:tcW w:w="4503" w:type="dxa"/>
            <w:shd w:val="clear" w:color="auto" w:fill="E0E0E0"/>
            <w:vAlign w:val="center"/>
          </w:tcPr>
          <w:p w14:paraId="3CE66AA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center"/>
          </w:tcPr>
          <w:p w14:paraId="6E96595D"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om der også er indbrudsalarm</w:t>
            </w:r>
          </w:p>
        </w:tc>
      </w:tr>
      <w:tr w:rsidR="00CB4BEB" w:rsidRPr="0051728E" w14:paraId="035665D1" w14:textId="77777777" w:rsidTr="003C0924">
        <w:trPr>
          <w:trHeight w:hRule="exact" w:val="255"/>
        </w:trPr>
        <w:tc>
          <w:tcPr>
            <w:tcW w:w="4503" w:type="dxa"/>
            <w:shd w:val="clear" w:color="auto" w:fill="E0E0E0"/>
            <w:vAlign w:val="center"/>
          </w:tcPr>
          <w:p w14:paraId="2C11684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center"/>
          </w:tcPr>
          <w:p w14:paraId="32DA7F67"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2233F774" w14:textId="77777777" w:rsidTr="003C0924">
        <w:trPr>
          <w:trHeight w:hRule="exact" w:val="255"/>
        </w:trPr>
        <w:tc>
          <w:tcPr>
            <w:tcW w:w="4503" w:type="dxa"/>
            <w:shd w:val="clear" w:color="auto" w:fill="E0E0E0"/>
            <w:vAlign w:val="center"/>
          </w:tcPr>
          <w:p w14:paraId="248CBCC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center"/>
          </w:tcPr>
          <w:p w14:paraId="4632B419" w14:textId="77777777" w:rsidR="00CB4BEB" w:rsidRPr="00024C60" w:rsidRDefault="00CB4BEB" w:rsidP="003C0924">
            <w:pPr>
              <w:rPr>
                <w:rFonts w:ascii="Trebuchet MS" w:hAnsi="Trebuchet MS" w:cs="Trebuchet MS"/>
                <w:sz w:val="18"/>
                <w:szCs w:val="18"/>
              </w:rPr>
            </w:pPr>
          </w:p>
        </w:tc>
      </w:tr>
      <w:tr w:rsidR="00CB4BEB" w:rsidRPr="0051728E" w14:paraId="348AAD69" w14:textId="77777777" w:rsidTr="003C0924">
        <w:trPr>
          <w:trHeight w:hRule="exact" w:val="255"/>
        </w:trPr>
        <w:tc>
          <w:tcPr>
            <w:tcW w:w="4503" w:type="dxa"/>
            <w:shd w:val="clear" w:color="auto" w:fill="E0E0E0"/>
            <w:vAlign w:val="center"/>
          </w:tcPr>
          <w:p w14:paraId="3EA8E4D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center"/>
          </w:tcPr>
          <w:p w14:paraId="70602C2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r w:rsidR="00CB4BEB" w:rsidRPr="0051728E" w14:paraId="0C5E19E9" w14:textId="77777777" w:rsidTr="003C0924">
        <w:trPr>
          <w:trHeight w:hRule="exact" w:val="255"/>
        </w:trPr>
        <w:tc>
          <w:tcPr>
            <w:tcW w:w="4503" w:type="dxa"/>
            <w:shd w:val="clear" w:color="auto" w:fill="E0E0E0"/>
            <w:vAlign w:val="center"/>
          </w:tcPr>
          <w:p w14:paraId="472B558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center"/>
          </w:tcPr>
          <w:p w14:paraId="647C3730" w14:textId="155568E6"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Snap til </w:t>
            </w:r>
            <w:proofErr w:type="spellStart"/>
            <w:r w:rsidRPr="009C3E0F">
              <w:rPr>
                <w:rFonts w:ascii="Trebuchet MS" w:hAnsi="Trebuchet MS" w:cs="Trebuchet MS"/>
                <w:sz w:val="18"/>
                <w:szCs w:val="18"/>
              </w:rPr>
              <w:t>GeoDanmark</w:t>
            </w:r>
            <w:proofErr w:type="spellEnd"/>
            <w:r w:rsidR="009C3E0F" w:rsidRPr="009C3E0F">
              <w:rPr>
                <w:rFonts w:ascii="Trebuchet MS" w:hAnsi="Trebuchet MS" w:cs="Trebuchet MS"/>
                <w:sz w:val="18"/>
                <w:szCs w:val="18"/>
              </w:rPr>
              <w:t xml:space="preserve"> </w:t>
            </w:r>
            <w:r>
              <w:rPr>
                <w:rFonts w:ascii="Trebuchet MS" w:hAnsi="Trebuchet MS" w:cs="Trebuchet MS"/>
                <w:sz w:val="18"/>
                <w:szCs w:val="18"/>
              </w:rPr>
              <w:t>bygning.</w:t>
            </w:r>
          </w:p>
        </w:tc>
      </w:tr>
    </w:tbl>
    <w:p w14:paraId="1114C196" w14:textId="77777777" w:rsidR="00CB4BEB" w:rsidRDefault="00CB4BEB" w:rsidP="00CB4BEB">
      <w:pPr>
        <w:rPr>
          <w:rFonts w:ascii="Trebuchet MS" w:hAnsi="Trebuchet MS" w:cs="Arial"/>
          <w:bCs/>
          <w:iCs/>
          <w:kern w:val="32"/>
          <w:sz w:val="32"/>
          <w:szCs w:val="28"/>
        </w:rPr>
      </w:pPr>
      <w:r>
        <w:rPr>
          <w:kern w:val="32"/>
        </w:rPr>
        <w:br w:type="page"/>
      </w:r>
    </w:p>
    <w:p w14:paraId="645344F9" w14:textId="77777777" w:rsidR="00CB4BEB" w:rsidRDefault="00CB4BEB" w:rsidP="00CB4BEB">
      <w:pPr>
        <w:pStyle w:val="Overskrift2"/>
        <w:rPr>
          <w:kern w:val="32"/>
        </w:rPr>
      </w:pPr>
      <w:bookmarkStart w:id="2909" w:name="_Toc63351516"/>
      <w:bookmarkStart w:id="2910" w:name="_Toc122436163"/>
      <w:r>
        <w:rPr>
          <w:kern w:val="32"/>
        </w:rPr>
        <w:lastRenderedPageBreak/>
        <w:t>5.12.12</w:t>
      </w:r>
      <w:r w:rsidRPr="00066C65">
        <w:rPr>
          <w:kern w:val="32"/>
        </w:rPr>
        <w:t xml:space="preserve"> </w:t>
      </w:r>
      <w:bookmarkStart w:id="2911" w:name="_Hlk59517412"/>
      <w:r w:rsidRPr="00F669BA">
        <w:rPr>
          <w:kern w:val="32"/>
        </w:rPr>
        <w:t>Fyrværkeri tilladelse</w:t>
      </w:r>
      <w:r w:rsidRPr="0073574F">
        <w:rPr>
          <w:kern w:val="32"/>
        </w:rPr>
        <w:t xml:space="preserve"> </w:t>
      </w:r>
      <w:r w:rsidRPr="00066C65">
        <w:rPr>
          <w:kern w:val="32"/>
        </w:rPr>
        <w:t>(</w:t>
      </w:r>
      <w:r>
        <w:rPr>
          <w:kern w:val="32"/>
        </w:rPr>
        <w:t>6111</w:t>
      </w:r>
      <w:r w:rsidRPr="00066C65">
        <w:rPr>
          <w:kern w:val="32"/>
        </w:rPr>
        <w:t>)</w:t>
      </w:r>
      <w:bookmarkEnd w:id="2911"/>
      <w:r w:rsidRPr="007C3785">
        <w:rPr>
          <w:kern w:val="32"/>
        </w:rPr>
        <w:t xml:space="preserve"> </w:t>
      </w:r>
      <w:r>
        <w:rPr>
          <w:kern w:val="32"/>
        </w:rPr>
        <w:t>*</w:t>
      </w:r>
      <w:bookmarkEnd w:id="2909"/>
      <w:bookmarkEnd w:id="2910"/>
    </w:p>
    <w:tbl>
      <w:tblPr>
        <w:tblW w:w="138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59"/>
        <w:gridCol w:w="4896"/>
        <w:gridCol w:w="1155"/>
        <w:gridCol w:w="1437"/>
        <w:gridCol w:w="1379"/>
        <w:gridCol w:w="2684"/>
      </w:tblGrid>
      <w:tr w:rsidR="00CB4BEB" w:rsidRPr="0051728E" w14:paraId="48DE5A91" w14:textId="77777777" w:rsidTr="003C0924">
        <w:trPr>
          <w:trHeight w:val="529"/>
        </w:trPr>
        <w:tc>
          <w:tcPr>
            <w:tcW w:w="2259" w:type="dxa"/>
            <w:tcBorders>
              <w:bottom w:val="single" w:sz="4" w:space="0" w:color="auto"/>
            </w:tcBorders>
            <w:shd w:val="clear" w:color="auto" w:fill="D9D9D9"/>
            <w:vAlign w:val="center"/>
          </w:tcPr>
          <w:p w14:paraId="6989E81C"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4896" w:type="dxa"/>
            <w:tcBorders>
              <w:bottom w:val="single" w:sz="4" w:space="0" w:color="auto"/>
            </w:tcBorders>
            <w:shd w:val="clear" w:color="auto" w:fill="D9D9D9"/>
            <w:vAlign w:val="center"/>
          </w:tcPr>
          <w:p w14:paraId="6A9A6A5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40EE6239"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437" w:type="dxa"/>
            <w:tcBorders>
              <w:bottom w:val="single" w:sz="4" w:space="0" w:color="auto"/>
            </w:tcBorders>
            <w:shd w:val="clear" w:color="auto" w:fill="D9D9D9"/>
            <w:vAlign w:val="center"/>
          </w:tcPr>
          <w:p w14:paraId="143AFDA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379" w:type="dxa"/>
            <w:tcBorders>
              <w:bottom w:val="single" w:sz="4" w:space="0" w:color="auto"/>
            </w:tcBorders>
            <w:shd w:val="clear" w:color="auto" w:fill="D9D9D9"/>
            <w:vAlign w:val="center"/>
          </w:tcPr>
          <w:p w14:paraId="36219416"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413ACE1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/System</w:t>
            </w:r>
          </w:p>
        </w:tc>
        <w:tc>
          <w:tcPr>
            <w:tcW w:w="2684" w:type="dxa"/>
            <w:shd w:val="clear" w:color="auto" w:fill="D9D9D9"/>
            <w:vAlign w:val="center"/>
          </w:tcPr>
          <w:p w14:paraId="0801D1E8"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07F271DB" w14:textId="77777777" w:rsidTr="003C0924">
        <w:trPr>
          <w:trHeight w:hRule="exact" w:val="255"/>
        </w:trPr>
        <w:tc>
          <w:tcPr>
            <w:tcW w:w="2259" w:type="dxa"/>
            <w:tcBorders>
              <w:top w:val="single" w:sz="4" w:space="0" w:color="auto"/>
              <w:left w:val="single" w:sz="4" w:space="0" w:color="auto"/>
              <w:bottom w:val="nil"/>
              <w:right w:val="single" w:sz="4" w:space="0" w:color="auto"/>
            </w:tcBorders>
            <w:shd w:val="clear" w:color="auto" w:fill="D9D9D9"/>
            <w:vAlign w:val="bottom"/>
          </w:tcPr>
          <w:p w14:paraId="154549BD" w14:textId="77777777" w:rsidR="00CB4BEB" w:rsidRPr="003644AA" w:rsidRDefault="00CB4BEB" w:rsidP="003C0924">
            <w:pPr>
              <w:rPr>
                <w:rFonts w:ascii="Trebuchet MS" w:hAnsi="Trebuchet MS"/>
                <w:sz w:val="18"/>
                <w:szCs w:val="18"/>
              </w:rPr>
            </w:pPr>
            <w:proofErr w:type="spellStart"/>
            <w:r w:rsidRPr="003644AA">
              <w:rPr>
                <w:rFonts w:ascii="Trebuchet MS" w:hAnsi="Trebuchet MS"/>
                <w:sz w:val="18"/>
                <w:szCs w:val="18"/>
              </w:rPr>
              <w:t>fyr_firma_navn</w:t>
            </w:r>
            <w:proofErr w:type="spellEnd"/>
          </w:p>
        </w:tc>
        <w:tc>
          <w:tcPr>
            <w:tcW w:w="4896" w:type="dxa"/>
            <w:tcBorders>
              <w:top w:val="single" w:sz="4" w:space="0" w:color="auto"/>
              <w:left w:val="single" w:sz="4" w:space="0" w:color="auto"/>
              <w:bottom w:val="nil"/>
              <w:right w:val="single" w:sz="4" w:space="0" w:color="auto"/>
            </w:tcBorders>
            <w:shd w:val="clear" w:color="auto" w:fill="FFFFFF"/>
            <w:vAlign w:val="bottom"/>
          </w:tcPr>
          <w:p w14:paraId="1E2AA211"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Navnet på firmaet, der har fået tilladelsen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649827D0"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Tekststreng</w:t>
            </w:r>
          </w:p>
        </w:tc>
        <w:tc>
          <w:tcPr>
            <w:tcW w:w="1437" w:type="dxa"/>
            <w:tcBorders>
              <w:top w:val="single" w:sz="4" w:space="0" w:color="auto"/>
              <w:left w:val="single" w:sz="4" w:space="0" w:color="auto"/>
              <w:bottom w:val="nil"/>
              <w:right w:val="single" w:sz="4" w:space="0" w:color="auto"/>
            </w:tcBorders>
            <w:shd w:val="clear" w:color="auto" w:fill="FFFFFF"/>
            <w:vAlign w:val="bottom"/>
          </w:tcPr>
          <w:p w14:paraId="3C3C34E6" w14:textId="77777777" w:rsidR="00CB4BEB" w:rsidRPr="003644AA" w:rsidRDefault="00CB4BEB" w:rsidP="003C0924">
            <w:pPr>
              <w:rPr>
                <w:sz w:val="16"/>
                <w:szCs w:val="16"/>
              </w:rPr>
            </w:pPr>
            <w:r w:rsidRPr="003644AA">
              <w:rPr>
                <w:rFonts w:ascii="Trebuchet MS" w:hAnsi="Trebuchet MS" w:cs="Trebuchet MS"/>
                <w:sz w:val="18"/>
                <w:szCs w:val="18"/>
              </w:rPr>
              <w:t>0-128 tegn</w:t>
            </w:r>
          </w:p>
        </w:tc>
        <w:tc>
          <w:tcPr>
            <w:tcW w:w="1379" w:type="dxa"/>
            <w:tcBorders>
              <w:top w:val="single" w:sz="4" w:space="0" w:color="auto"/>
              <w:left w:val="single" w:sz="4" w:space="0" w:color="auto"/>
              <w:bottom w:val="nil"/>
              <w:right w:val="single" w:sz="4" w:space="0" w:color="auto"/>
            </w:tcBorders>
            <w:shd w:val="clear" w:color="auto" w:fill="FFFFFF"/>
            <w:vAlign w:val="bottom"/>
          </w:tcPr>
          <w:p w14:paraId="6CC62954" w14:textId="77777777" w:rsidR="00CB4BEB" w:rsidRPr="003644AA" w:rsidRDefault="00CB4BEB" w:rsidP="003C0924">
            <w:pPr>
              <w:jc w:val="center"/>
              <w:rPr>
                <w:rFonts w:ascii="Trebuchet MS" w:hAnsi="Trebuchet MS" w:cs="Trebuchet MS"/>
                <w:sz w:val="18"/>
                <w:szCs w:val="18"/>
              </w:rPr>
            </w:pPr>
            <w:r w:rsidRPr="003644AA">
              <w:rPr>
                <w:rFonts w:ascii="Trebuchet MS" w:hAnsi="Trebuchet MS" w:cs="Trebuchet MS"/>
                <w:sz w:val="18"/>
                <w:szCs w:val="18"/>
              </w:rPr>
              <w:t>O</w:t>
            </w:r>
          </w:p>
        </w:tc>
        <w:tc>
          <w:tcPr>
            <w:tcW w:w="2684" w:type="dxa"/>
            <w:tcBorders>
              <w:top w:val="single" w:sz="4" w:space="0" w:color="auto"/>
              <w:left w:val="single" w:sz="4" w:space="0" w:color="auto"/>
              <w:bottom w:val="nil"/>
              <w:right w:val="single" w:sz="4" w:space="0" w:color="auto"/>
            </w:tcBorders>
            <w:shd w:val="clear" w:color="auto" w:fill="FFFFFF"/>
            <w:vAlign w:val="bottom"/>
          </w:tcPr>
          <w:p w14:paraId="092C6A30"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Fyr og Flammer</w:t>
            </w:r>
          </w:p>
        </w:tc>
      </w:tr>
      <w:tr w:rsidR="00CB4BEB" w:rsidRPr="0092755C" w14:paraId="13264ABF" w14:textId="77777777" w:rsidTr="003C0924">
        <w:trPr>
          <w:trHeight w:hRule="exact" w:val="510"/>
        </w:trPr>
        <w:tc>
          <w:tcPr>
            <w:tcW w:w="2259" w:type="dxa"/>
            <w:tcBorders>
              <w:top w:val="single" w:sz="4" w:space="0" w:color="auto"/>
              <w:left w:val="single" w:sz="4" w:space="0" w:color="auto"/>
              <w:bottom w:val="nil"/>
              <w:right w:val="single" w:sz="4" w:space="0" w:color="auto"/>
            </w:tcBorders>
            <w:shd w:val="clear" w:color="auto" w:fill="D9D9D9"/>
            <w:vAlign w:val="center"/>
          </w:tcPr>
          <w:p w14:paraId="7B069DCB" w14:textId="77777777" w:rsidR="00CB4BEB" w:rsidRPr="003644AA" w:rsidRDefault="00CB4BEB" w:rsidP="003C0924">
            <w:pPr>
              <w:rPr>
                <w:rFonts w:ascii="Trebuchet MS" w:hAnsi="Trebuchet MS"/>
                <w:sz w:val="18"/>
                <w:szCs w:val="18"/>
              </w:rPr>
            </w:pPr>
            <w:proofErr w:type="spellStart"/>
            <w:r w:rsidRPr="003644AA">
              <w:rPr>
                <w:rFonts w:ascii="Trebuchet MS" w:hAnsi="Trebuchet MS"/>
                <w:sz w:val="18"/>
                <w:szCs w:val="18"/>
              </w:rPr>
              <w:t>fyr_f</w:t>
            </w:r>
            <w:r w:rsidRPr="0095351C">
              <w:rPr>
                <w:rFonts w:ascii="Trebuchet MS" w:hAnsi="Trebuchet MS"/>
                <w:color w:val="4F81BD"/>
                <w:sz w:val="18"/>
                <w:szCs w:val="18"/>
              </w:rPr>
              <w:t>ir</w:t>
            </w:r>
            <w:r w:rsidRPr="003644AA">
              <w:rPr>
                <w:rFonts w:ascii="Trebuchet MS" w:hAnsi="Trebuchet MS"/>
                <w:sz w:val="18"/>
                <w:szCs w:val="18"/>
              </w:rPr>
              <w:t>ma_cvr</w:t>
            </w:r>
            <w:proofErr w:type="spellEnd"/>
          </w:p>
        </w:tc>
        <w:tc>
          <w:tcPr>
            <w:tcW w:w="4896" w:type="dxa"/>
            <w:tcBorders>
              <w:top w:val="single" w:sz="4" w:space="0" w:color="auto"/>
              <w:left w:val="single" w:sz="4" w:space="0" w:color="auto"/>
              <w:bottom w:val="nil"/>
              <w:right w:val="single" w:sz="4" w:space="0" w:color="auto"/>
            </w:tcBorders>
            <w:shd w:val="clear" w:color="auto" w:fill="FFFFFF"/>
            <w:vAlign w:val="center"/>
          </w:tcPr>
          <w:p w14:paraId="47E080A3" w14:textId="23316EAB" w:rsidR="00CB4BEB" w:rsidRPr="003644AA" w:rsidRDefault="00CB4BEB" w:rsidP="003C0924">
            <w:pPr>
              <w:rPr>
                <w:rFonts w:ascii="Trebuchet MS" w:hAnsi="Trebuchet MS"/>
                <w:sz w:val="18"/>
                <w:szCs w:val="18"/>
              </w:rPr>
            </w:pPr>
            <w:r w:rsidRPr="003644AA">
              <w:rPr>
                <w:rFonts w:ascii="Trebuchet MS" w:hAnsi="Trebuchet MS"/>
                <w:sz w:val="18"/>
                <w:szCs w:val="18"/>
              </w:rPr>
              <w:t>CVR nr. på fyrværkeri</w:t>
            </w:r>
            <w:r w:rsidR="009C3E0F">
              <w:rPr>
                <w:rFonts w:ascii="Trebuchet MS" w:hAnsi="Trebuchet MS"/>
                <w:sz w:val="18"/>
                <w:szCs w:val="18"/>
              </w:rPr>
              <w:t>-</w:t>
            </w:r>
            <w:r w:rsidRPr="003644AA">
              <w:rPr>
                <w:rFonts w:ascii="Trebuchet MS" w:hAnsi="Trebuchet MS"/>
                <w:sz w:val="18"/>
                <w:szCs w:val="18"/>
              </w:rPr>
              <w:t>firmaet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0AB3CBDA" w14:textId="77777777" w:rsidR="00CB4BEB" w:rsidRPr="003644AA" w:rsidRDefault="00CB4BEB" w:rsidP="003C0924">
            <w:pPr>
              <w:rPr>
                <w:rFonts w:ascii="Trebuchet MS" w:hAnsi="Trebuchet MS" w:cs="Trebuchet MS"/>
                <w:sz w:val="18"/>
                <w:szCs w:val="18"/>
              </w:rPr>
            </w:pPr>
            <w:r w:rsidRPr="003644AA">
              <w:rPr>
                <w:rFonts w:ascii="Trebuchet MS" w:hAnsi="Trebuchet MS"/>
                <w:sz w:val="18"/>
                <w:szCs w:val="18"/>
              </w:rPr>
              <w:t>Heltal</w:t>
            </w:r>
          </w:p>
        </w:tc>
        <w:tc>
          <w:tcPr>
            <w:tcW w:w="1437" w:type="dxa"/>
            <w:tcBorders>
              <w:top w:val="single" w:sz="4" w:space="0" w:color="auto"/>
              <w:left w:val="single" w:sz="4" w:space="0" w:color="auto"/>
              <w:bottom w:val="nil"/>
              <w:right w:val="single" w:sz="4" w:space="0" w:color="auto"/>
            </w:tcBorders>
            <w:shd w:val="clear" w:color="auto" w:fill="FFFFFF"/>
            <w:vAlign w:val="bottom"/>
          </w:tcPr>
          <w:p w14:paraId="2EA02D7B" w14:textId="77777777" w:rsidR="00CB4BEB" w:rsidRPr="003644AA" w:rsidRDefault="00CB4BEB" w:rsidP="003C0924">
            <w:pPr>
              <w:rPr>
                <w:rFonts w:ascii="Trebuchet MS" w:hAnsi="Trebuchet MS" w:cs="Trebuchet MS"/>
                <w:sz w:val="18"/>
                <w:szCs w:val="18"/>
              </w:rPr>
            </w:pPr>
            <w:r w:rsidRPr="003644AA">
              <w:rPr>
                <w:rFonts w:ascii="Trebuchet MS" w:hAnsi="Trebuchet MS"/>
                <w:sz w:val="18"/>
                <w:szCs w:val="18"/>
              </w:rPr>
              <w:t>10000000-99999999</w:t>
            </w:r>
          </w:p>
        </w:tc>
        <w:tc>
          <w:tcPr>
            <w:tcW w:w="1379" w:type="dxa"/>
            <w:tcBorders>
              <w:top w:val="single" w:sz="4" w:space="0" w:color="auto"/>
              <w:left w:val="single" w:sz="4" w:space="0" w:color="auto"/>
              <w:bottom w:val="nil"/>
              <w:right w:val="single" w:sz="4" w:space="0" w:color="auto"/>
            </w:tcBorders>
            <w:shd w:val="clear" w:color="auto" w:fill="FFFFFF"/>
            <w:vAlign w:val="center"/>
          </w:tcPr>
          <w:p w14:paraId="51FDA5DE" w14:textId="77777777" w:rsidR="00CB4BEB" w:rsidRPr="003644AA" w:rsidRDefault="00CB4BEB" w:rsidP="003C0924">
            <w:pPr>
              <w:jc w:val="center"/>
              <w:rPr>
                <w:rFonts w:ascii="Trebuchet MS" w:hAnsi="Trebuchet MS" w:cs="Trebuchet MS"/>
                <w:sz w:val="18"/>
                <w:szCs w:val="18"/>
              </w:rPr>
            </w:pPr>
            <w:r w:rsidRPr="003644AA">
              <w:rPr>
                <w:rFonts w:ascii="Trebuchet MS" w:hAnsi="Trebuchet MS" w:cs="Trebuchet MS"/>
                <w:sz w:val="18"/>
                <w:szCs w:val="18"/>
              </w:rPr>
              <w:t>F</w:t>
            </w:r>
          </w:p>
        </w:tc>
        <w:tc>
          <w:tcPr>
            <w:tcW w:w="2684" w:type="dxa"/>
            <w:tcBorders>
              <w:top w:val="single" w:sz="4" w:space="0" w:color="auto"/>
              <w:left w:val="single" w:sz="4" w:space="0" w:color="auto"/>
              <w:bottom w:val="nil"/>
              <w:right w:val="single" w:sz="4" w:space="0" w:color="auto"/>
            </w:tcBorders>
            <w:shd w:val="clear" w:color="auto" w:fill="FFFFFF"/>
            <w:vAlign w:val="center"/>
          </w:tcPr>
          <w:p w14:paraId="0AD11BDB"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29189633</w:t>
            </w:r>
          </w:p>
        </w:tc>
      </w:tr>
      <w:tr w:rsidR="00CB4BEB" w:rsidRPr="00353B49" w14:paraId="3E080EA2" w14:textId="77777777" w:rsidTr="003C0924">
        <w:trPr>
          <w:trHeight w:hRule="exact" w:val="255"/>
        </w:trPr>
        <w:tc>
          <w:tcPr>
            <w:tcW w:w="2259" w:type="dxa"/>
            <w:tcBorders>
              <w:top w:val="single" w:sz="4" w:space="0" w:color="auto"/>
              <w:left w:val="single" w:sz="4" w:space="0" w:color="auto"/>
              <w:bottom w:val="nil"/>
              <w:right w:val="single" w:sz="4" w:space="0" w:color="auto"/>
            </w:tcBorders>
            <w:shd w:val="clear" w:color="auto" w:fill="97DDBA"/>
            <w:vAlign w:val="bottom"/>
          </w:tcPr>
          <w:p w14:paraId="3F0E3EFA"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vejkode</w:t>
            </w:r>
          </w:p>
        </w:tc>
        <w:tc>
          <w:tcPr>
            <w:tcW w:w="11551" w:type="dxa"/>
            <w:gridSpan w:val="5"/>
            <w:tcBorders>
              <w:top w:val="single" w:sz="4" w:space="0" w:color="auto"/>
              <w:left w:val="single" w:sz="4" w:space="0" w:color="auto"/>
              <w:bottom w:val="nil"/>
              <w:right w:val="single" w:sz="4" w:space="0" w:color="auto"/>
            </w:tcBorders>
            <w:shd w:val="clear" w:color="auto" w:fill="97DDBA"/>
            <w:vAlign w:val="bottom"/>
          </w:tcPr>
          <w:p w14:paraId="2092E280"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Felt defineret under: 4.1 Standardiserede felter til de temaspecifikke datamodeller</w:t>
            </w:r>
          </w:p>
        </w:tc>
      </w:tr>
      <w:tr w:rsidR="00CB4BEB" w:rsidRPr="00353B49" w14:paraId="657879F8" w14:textId="77777777" w:rsidTr="003C0924">
        <w:trPr>
          <w:trHeight w:hRule="exact" w:val="255"/>
        </w:trPr>
        <w:tc>
          <w:tcPr>
            <w:tcW w:w="2259" w:type="dxa"/>
            <w:tcBorders>
              <w:top w:val="single" w:sz="4" w:space="0" w:color="auto"/>
              <w:left w:val="single" w:sz="4" w:space="0" w:color="auto"/>
              <w:bottom w:val="nil"/>
              <w:right w:val="single" w:sz="4" w:space="0" w:color="auto"/>
            </w:tcBorders>
            <w:shd w:val="clear" w:color="auto" w:fill="97DDBA"/>
            <w:vAlign w:val="bottom"/>
          </w:tcPr>
          <w:p w14:paraId="5626374A"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vej</w:t>
            </w:r>
            <w:r>
              <w:rPr>
                <w:rFonts w:ascii="Trebuchet MS" w:hAnsi="Trebuchet MS" w:cs="Trebuchet MS"/>
                <w:sz w:val="18"/>
                <w:szCs w:val="18"/>
              </w:rPr>
              <w:t>navn</w:t>
            </w:r>
          </w:p>
        </w:tc>
        <w:tc>
          <w:tcPr>
            <w:tcW w:w="11551" w:type="dxa"/>
            <w:gridSpan w:val="5"/>
            <w:tcBorders>
              <w:top w:val="single" w:sz="4" w:space="0" w:color="auto"/>
              <w:left w:val="single" w:sz="4" w:space="0" w:color="auto"/>
              <w:bottom w:val="nil"/>
              <w:right w:val="single" w:sz="4" w:space="0" w:color="auto"/>
            </w:tcBorders>
            <w:shd w:val="clear" w:color="auto" w:fill="97DDBA"/>
            <w:vAlign w:val="bottom"/>
          </w:tcPr>
          <w:p w14:paraId="1323F4F1"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A0164A" w14:paraId="0F66AA1F" w14:textId="77777777" w:rsidTr="003C0924">
        <w:trPr>
          <w:trHeight w:hRule="exact" w:val="255"/>
        </w:trPr>
        <w:tc>
          <w:tcPr>
            <w:tcW w:w="2259" w:type="dxa"/>
            <w:tcBorders>
              <w:top w:val="single" w:sz="4" w:space="0" w:color="auto"/>
              <w:left w:val="single" w:sz="4" w:space="0" w:color="auto"/>
              <w:bottom w:val="nil"/>
              <w:right w:val="single" w:sz="4" w:space="0" w:color="auto"/>
            </w:tcBorders>
            <w:shd w:val="clear" w:color="auto" w:fill="97DDBA"/>
            <w:vAlign w:val="bottom"/>
          </w:tcPr>
          <w:p w14:paraId="59EC16AE" w14:textId="77777777" w:rsidR="00CB4BEB" w:rsidRPr="00C67B4F" w:rsidRDefault="00CB4BEB" w:rsidP="003C0924">
            <w:pPr>
              <w:rPr>
                <w:rFonts w:ascii="Trebuchet MS" w:hAnsi="Trebuchet MS" w:cs="Trebuchet MS"/>
                <w:sz w:val="18"/>
                <w:szCs w:val="18"/>
              </w:rPr>
            </w:pPr>
            <w:proofErr w:type="spellStart"/>
            <w:r w:rsidRPr="00C67B4F">
              <w:rPr>
                <w:rFonts w:ascii="Trebuchet MS" w:hAnsi="Trebuchet MS" w:cs="Trebuchet MS"/>
                <w:sz w:val="18"/>
                <w:szCs w:val="18"/>
              </w:rPr>
              <w:t>cvf_vejkode</w:t>
            </w:r>
            <w:proofErr w:type="spellEnd"/>
          </w:p>
        </w:tc>
        <w:tc>
          <w:tcPr>
            <w:tcW w:w="11551" w:type="dxa"/>
            <w:gridSpan w:val="5"/>
            <w:tcBorders>
              <w:top w:val="single" w:sz="4" w:space="0" w:color="auto"/>
              <w:left w:val="single" w:sz="4" w:space="0" w:color="auto"/>
              <w:bottom w:val="nil"/>
              <w:right w:val="single" w:sz="4" w:space="0" w:color="auto"/>
            </w:tcBorders>
            <w:shd w:val="clear" w:color="auto" w:fill="97DDBA"/>
            <w:vAlign w:val="bottom"/>
          </w:tcPr>
          <w:p w14:paraId="512EE727"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Felt defineret under: 4.1 Standardiserede felter til de temaspecifikke datamodeller</w:t>
            </w:r>
          </w:p>
        </w:tc>
      </w:tr>
      <w:tr w:rsidR="00CB4BEB" w:rsidRPr="00353B49" w14:paraId="0FA8B020" w14:textId="77777777" w:rsidTr="003C0924">
        <w:trPr>
          <w:trHeight w:hRule="exact" w:val="255"/>
        </w:trPr>
        <w:tc>
          <w:tcPr>
            <w:tcW w:w="2259" w:type="dxa"/>
            <w:tcBorders>
              <w:top w:val="single" w:sz="4" w:space="0" w:color="auto"/>
              <w:left w:val="single" w:sz="4" w:space="0" w:color="auto"/>
              <w:bottom w:val="nil"/>
              <w:right w:val="single" w:sz="4" w:space="0" w:color="auto"/>
            </w:tcBorders>
            <w:shd w:val="clear" w:color="auto" w:fill="97DDBA"/>
            <w:vAlign w:val="bottom"/>
          </w:tcPr>
          <w:p w14:paraId="709930C4" w14:textId="77777777" w:rsidR="00CB4BEB" w:rsidRPr="00353B49" w:rsidRDefault="00CB4BEB" w:rsidP="003C0924">
            <w:pPr>
              <w:rPr>
                <w:rFonts w:ascii="Trebuchet MS" w:hAnsi="Trebuchet MS" w:cs="Trebuchet MS"/>
                <w:sz w:val="18"/>
                <w:szCs w:val="18"/>
              </w:rPr>
            </w:pPr>
            <w:proofErr w:type="spellStart"/>
            <w:r w:rsidRPr="00353B49">
              <w:rPr>
                <w:rFonts w:ascii="Trebuchet MS" w:hAnsi="Trebuchet MS" w:cs="Trebuchet MS"/>
                <w:sz w:val="18"/>
                <w:szCs w:val="18"/>
              </w:rPr>
              <w:t>husnr</w:t>
            </w:r>
            <w:proofErr w:type="spellEnd"/>
          </w:p>
        </w:tc>
        <w:tc>
          <w:tcPr>
            <w:tcW w:w="11551" w:type="dxa"/>
            <w:gridSpan w:val="5"/>
            <w:tcBorders>
              <w:top w:val="single" w:sz="4" w:space="0" w:color="auto"/>
              <w:left w:val="single" w:sz="4" w:space="0" w:color="auto"/>
              <w:bottom w:val="nil"/>
              <w:right w:val="single" w:sz="4" w:space="0" w:color="auto"/>
            </w:tcBorders>
            <w:shd w:val="clear" w:color="auto" w:fill="97DDBA"/>
            <w:vAlign w:val="bottom"/>
          </w:tcPr>
          <w:p w14:paraId="3FF0B04F"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59A35878" w14:textId="77777777" w:rsidTr="003C0924">
        <w:trPr>
          <w:trHeight w:hRule="exact" w:val="255"/>
        </w:trPr>
        <w:tc>
          <w:tcPr>
            <w:tcW w:w="2259" w:type="dxa"/>
            <w:tcBorders>
              <w:top w:val="single" w:sz="4" w:space="0" w:color="auto"/>
              <w:left w:val="single" w:sz="4" w:space="0" w:color="auto"/>
              <w:bottom w:val="nil"/>
              <w:right w:val="single" w:sz="4" w:space="0" w:color="auto"/>
            </w:tcBorders>
            <w:shd w:val="clear" w:color="auto" w:fill="97DDBA"/>
            <w:vAlign w:val="bottom"/>
          </w:tcPr>
          <w:p w14:paraId="557984E7" w14:textId="77777777" w:rsidR="00CB4BEB" w:rsidRPr="00353B49" w:rsidRDefault="00CB4BEB" w:rsidP="003C0924">
            <w:pPr>
              <w:rPr>
                <w:rFonts w:ascii="Trebuchet MS" w:hAnsi="Trebuchet MS" w:cs="Trebuchet MS"/>
                <w:sz w:val="18"/>
                <w:szCs w:val="18"/>
              </w:rPr>
            </w:pPr>
            <w:proofErr w:type="spellStart"/>
            <w:r>
              <w:rPr>
                <w:rFonts w:ascii="Trebuchet MS" w:hAnsi="Trebuchet MS" w:cs="Trebuchet MS"/>
                <w:sz w:val="18"/>
                <w:szCs w:val="18"/>
              </w:rPr>
              <w:t>postnr</w:t>
            </w:r>
            <w:proofErr w:type="spellEnd"/>
          </w:p>
        </w:tc>
        <w:tc>
          <w:tcPr>
            <w:tcW w:w="11551" w:type="dxa"/>
            <w:gridSpan w:val="5"/>
            <w:tcBorders>
              <w:top w:val="single" w:sz="4" w:space="0" w:color="auto"/>
              <w:left w:val="single" w:sz="4" w:space="0" w:color="auto"/>
              <w:bottom w:val="nil"/>
              <w:right w:val="single" w:sz="4" w:space="0" w:color="auto"/>
            </w:tcBorders>
            <w:shd w:val="clear" w:color="auto" w:fill="97DDBA"/>
            <w:vAlign w:val="bottom"/>
          </w:tcPr>
          <w:p w14:paraId="31EC847C"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1648F5DA" w14:textId="77777777" w:rsidTr="003C0924">
        <w:trPr>
          <w:trHeight w:hRule="exact" w:val="255"/>
        </w:trPr>
        <w:tc>
          <w:tcPr>
            <w:tcW w:w="2259" w:type="dxa"/>
            <w:tcBorders>
              <w:top w:val="single" w:sz="4" w:space="0" w:color="auto"/>
              <w:left w:val="single" w:sz="4" w:space="0" w:color="auto"/>
              <w:bottom w:val="nil"/>
              <w:right w:val="single" w:sz="4" w:space="0" w:color="auto"/>
            </w:tcBorders>
            <w:shd w:val="clear" w:color="auto" w:fill="97DDBA"/>
            <w:vAlign w:val="bottom"/>
          </w:tcPr>
          <w:p w14:paraId="6A85E21C" w14:textId="77777777" w:rsidR="00CB4BEB" w:rsidRPr="00353B49" w:rsidRDefault="00CB4BEB" w:rsidP="003C0924">
            <w:pPr>
              <w:rPr>
                <w:rFonts w:ascii="Trebuchet MS" w:hAnsi="Trebuchet MS" w:cs="Trebuchet MS"/>
                <w:sz w:val="18"/>
                <w:szCs w:val="18"/>
              </w:rPr>
            </w:pPr>
            <w:proofErr w:type="spellStart"/>
            <w:r>
              <w:rPr>
                <w:rFonts w:ascii="Trebuchet MS" w:hAnsi="Trebuchet MS" w:cs="Trebuchet MS"/>
                <w:sz w:val="18"/>
                <w:szCs w:val="18"/>
              </w:rPr>
              <w:t>postnr_by</w:t>
            </w:r>
            <w:proofErr w:type="spellEnd"/>
          </w:p>
        </w:tc>
        <w:tc>
          <w:tcPr>
            <w:tcW w:w="11551" w:type="dxa"/>
            <w:gridSpan w:val="5"/>
            <w:tcBorders>
              <w:top w:val="single" w:sz="4" w:space="0" w:color="auto"/>
              <w:left w:val="single" w:sz="4" w:space="0" w:color="auto"/>
              <w:bottom w:val="nil"/>
              <w:right w:val="single" w:sz="4" w:space="0" w:color="auto"/>
            </w:tcBorders>
            <w:shd w:val="clear" w:color="auto" w:fill="97DDBA"/>
            <w:vAlign w:val="bottom"/>
          </w:tcPr>
          <w:p w14:paraId="2D40494E"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1CCACAF2" w14:textId="77777777" w:rsidTr="003C0924">
        <w:trPr>
          <w:trHeight w:hRule="exact" w:val="255"/>
        </w:trPr>
        <w:tc>
          <w:tcPr>
            <w:tcW w:w="2259" w:type="dxa"/>
            <w:tcBorders>
              <w:top w:val="single" w:sz="4" w:space="0" w:color="auto"/>
              <w:left w:val="single" w:sz="4" w:space="0" w:color="auto"/>
              <w:bottom w:val="nil"/>
              <w:right w:val="single" w:sz="4" w:space="0" w:color="auto"/>
            </w:tcBorders>
            <w:shd w:val="clear" w:color="auto" w:fill="97DDBA"/>
            <w:vAlign w:val="bottom"/>
          </w:tcPr>
          <w:p w14:paraId="080C6EBC" w14:textId="77777777" w:rsidR="00CB4BEB" w:rsidRPr="00644A55" w:rsidRDefault="00CB4BEB" w:rsidP="003C0924">
            <w:pPr>
              <w:rPr>
                <w:rFonts w:ascii="Trebuchet MS" w:hAnsi="Trebuchet MS" w:cs="Trebuchet MS"/>
                <w:sz w:val="18"/>
                <w:szCs w:val="18"/>
              </w:rPr>
            </w:pPr>
            <w:proofErr w:type="spellStart"/>
            <w:r w:rsidRPr="00644A55">
              <w:rPr>
                <w:rFonts w:ascii="Trebuchet MS" w:hAnsi="Trebuchet MS" w:cs="Trebuchet MS"/>
                <w:sz w:val="18"/>
                <w:szCs w:val="18"/>
              </w:rPr>
              <w:t>adr_id</w:t>
            </w:r>
            <w:proofErr w:type="spellEnd"/>
          </w:p>
        </w:tc>
        <w:tc>
          <w:tcPr>
            <w:tcW w:w="11551" w:type="dxa"/>
            <w:gridSpan w:val="5"/>
            <w:tcBorders>
              <w:top w:val="single" w:sz="4" w:space="0" w:color="auto"/>
              <w:left w:val="single" w:sz="4" w:space="0" w:color="auto"/>
              <w:bottom w:val="nil"/>
              <w:right w:val="single" w:sz="4" w:space="0" w:color="auto"/>
            </w:tcBorders>
            <w:shd w:val="clear" w:color="auto" w:fill="97DDBA"/>
            <w:vAlign w:val="bottom"/>
          </w:tcPr>
          <w:p w14:paraId="6000E129" w14:textId="77777777" w:rsidR="00CB4BEB" w:rsidRPr="00644A55" w:rsidRDefault="00CB4BEB" w:rsidP="003C0924">
            <w:pPr>
              <w:rPr>
                <w:rFonts w:ascii="Trebuchet MS" w:hAnsi="Trebuchet MS" w:cs="Trebuchet MS"/>
                <w:sz w:val="18"/>
                <w:szCs w:val="18"/>
              </w:rPr>
            </w:pPr>
            <w:r w:rsidRPr="00644A55">
              <w:rPr>
                <w:rFonts w:ascii="Trebuchet MS" w:hAnsi="Trebuchet MS" w:cs="Trebuchet MS"/>
                <w:sz w:val="18"/>
                <w:szCs w:val="18"/>
              </w:rPr>
              <w:t>Felt defineret under: 4.1 Standardiserede felter til de temaspecifikke datamodeller</w:t>
            </w:r>
          </w:p>
        </w:tc>
      </w:tr>
      <w:tr w:rsidR="00CB4BEB" w:rsidRPr="00CE1917" w14:paraId="227B8B00" w14:textId="77777777" w:rsidTr="003C0924">
        <w:trPr>
          <w:trHeight w:hRule="exact" w:val="255"/>
        </w:trPr>
        <w:tc>
          <w:tcPr>
            <w:tcW w:w="2259" w:type="dxa"/>
            <w:tcBorders>
              <w:top w:val="single" w:sz="4" w:space="0" w:color="auto"/>
              <w:left w:val="single" w:sz="4" w:space="0" w:color="auto"/>
              <w:bottom w:val="nil"/>
              <w:right w:val="single" w:sz="4" w:space="0" w:color="auto"/>
            </w:tcBorders>
            <w:shd w:val="clear" w:color="auto" w:fill="D9D9D9"/>
            <w:vAlign w:val="bottom"/>
          </w:tcPr>
          <w:p w14:paraId="2AD872B8" w14:textId="77777777" w:rsidR="00CB4BEB" w:rsidRPr="00202895" w:rsidRDefault="00CB4BEB" w:rsidP="003C0924">
            <w:pPr>
              <w:rPr>
                <w:rFonts w:ascii="Trebuchet MS" w:hAnsi="Trebuchet MS"/>
                <w:sz w:val="18"/>
                <w:szCs w:val="18"/>
              </w:rPr>
            </w:pPr>
            <w:proofErr w:type="spellStart"/>
            <w:r w:rsidRPr="00202895">
              <w:rPr>
                <w:rFonts w:ascii="Trebuchet MS" w:hAnsi="Trebuchet MS"/>
                <w:sz w:val="18"/>
                <w:szCs w:val="18"/>
              </w:rPr>
              <w:t>tilladelse_type_kode</w:t>
            </w:r>
            <w:proofErr w:type="spellEnd"/>
          </w:p>
        </w:tc>
        <w:tc>
          <w:tcPr>
            <w:tcW w:w="4896" w:type="dxa"/>
            <w:tcBorders>
              <w:top w:val="single" w:sz="4" w:space="0" w:color="auto"/>
              <w:left w:val="single" w:sz="4" w:space="0" w:color="auto"/>
              <w:bottom w:val="nil"/>
              <w:right w:val="single" w:sz="4" w:space="0" w:color="auto"/>
            </w:tcBorders>
            <w:shd w:val="clear" w:color="auto" w:fill="FFFFFF"/>
            <w:vAlign w:val="bottom"/>
          </w:tcPr>
          <w:p w14:paraId="4CB5B74A" w14:textId="77777777" w:rsidR="00CB4BEB" w:rsidRPr="00202895" w:rsidRDefault="00CB4BEB" w:rsidP="003C0924">
            <w:pPr>
              <w:rPr>
                <w:rFonts w:ascii="Trebuchet MS" w:hAnsi="Trebuchet MS"/>
                <w:sz w:val="18"/>
                <w:szCs w:val="18"/>
              </w:rPr>
            </w:pPr>
            <w:r>
              <w:rPr>
                <w:rFonts w:ascii="Trebuchet MS" w:hAnsi="Trebuchet MS"/>
                <w:sz w:val="18"/>
                <w:szCs w:val="18"/>
              </w:rPr>
              <w:t>Kode for t</w:t>
            </w:r>
            <w:r w:rsidRPr="00202895">
              <w:rPr>
                <w:rFonts w:ascii="Trebuchet MS" w:hAnsi="Trebuchet MS"/>
                <w:sz w:val="18"/>
                <w:szCs w:val="18"/>
              </w:rPr>
              <w:t>ype af fyrværkeritilladelser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2455F6E" w14:textId="77777777" w:rsidR="00CB4BEB" w:rsidRPr="00F273B0"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37" w:type="dxa"/>
            <w:tcBorders>
              <w:top w:val="single" w:sz="4" w:space="0" w:color="auto"/>
              <w:left w:val="single" w:sz="4" w:space="0" w:color="auto"/>
              <w:bottom w:val="nil"/>
              <w:right w:val="single" w:sz="4" w:space="0" w:color="auto"/>
            </w:tcBorders>
            <w:shd w:val="clear" w:color="auto" w:fill="FFFFFF"/>
            <w:vAlign w:val="bottom"/>
          </w:tcPr>
          <w:p w14:paraId="6A6AFF16" w14:textId="77777777" w:rsidR="00CB4BEB" w:rsidRPr="00F273B0" w:rsidRDefault="00CB4BEB" w:rsidP="003C0924">
            <w:pPr>
              <w:rPr>
                <w:rFonts w:ascii="Trebuchet MS" w:hAnsi="Trebuchet MS" w:cs="Trebuchet MS"/>
                <w:sz w:val="18"/>
                <w:szCs w:val="18"/>
              </w:rPr>
            </w:pPr>
            <w:r>
              <w:rPr>
                <w:rFonts w:ascii="Trebuchet MS" w:hAnsi="Trebuchet MS" w:cs="Trebuchet MS"/>
                <w:sz w:val="18"/>
                <w:szCs w:val="18"/>
              </w:rPr>
              <w:t>1-9</w:t>
            </w:r>
          </w:p>
        </w:tc>
        <w:tc>
          <w:tcPr>
            <w:tcW w:w="1379" w:type="dxa"/>
            <w:tcBorders>
              <w:top w:val="single" w:sz="4" w:space="0" w:color="auto"/>
              <w:left w:val="single" w:sz="4" w:space="0" w:color="auto"/>
              <w:bottom w:val="nil"/>
              <w:right w:val="single" w:sz="4" w:space="0" w:color="auto"/>
            </w:tcBorders>
            <w:shd w:val="clear" w:color="auto" w:fill="FFFFFF"/>
            <w:vAlign w:val="bottom"/>
          </w:tcPr>
          <w:p w14:paraId="25C8E036"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684" w:type="dxa"/>
            <w:tcBorders>
              <w:top w:val="single" w:sz="4" w:space="0" w:color="auto"/>
              <w:left w:val="single" w:sz="4" w:space="0" w:color="auto"/>
              <w:bottom w:val="nil"/>
              <w:right w:val="single" w:sz="4" w:space="0" w:color="auto"/>
            </w:tcBorders>
            <w:shd w:val="clear" w:color="auto" w:fill="FFFFFF"/>
            <w:vAlign w:val="bottom"/>
          </w:tcPr>
          <w:p w14:paraId="264E3CB4"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3</w:t>
            </w:r>
          </w:p>
        </w:tc>
      </w:tr>
      <w:tr w:rsidR="00CB4BEB" w:rsidRPr="00CE1917" w14:paraId="40CFE861" w14:textId="77777777" w:rsidTr="003C0924">
        <w:trPr>
          <w:trHeight w:hRule="exact" w:val="255"/>
        </w:trPr>
        <w:tc>
          <w:tcPr>
            <w:tcW w:w="2259" w:type="dxa"/>
            <w:tcBorders>
              <w:top w:val="single" w:sz="4" w:space="0" w:color="auto"/>
              <w:left w:val="single" w:sz="4" w:space="0" w:color="auto"/>
              <w:bottom w:val="nil"/>
              <w:right w:val="single" w:sz="4" w:space="0" w:color="auto"/>
            </w:tcBorders>
            <w:shd w:val="clear" w:color="auto" w:fill="99CCFF"/>
            <w:vAlign w:val="bottom"/>
          </w:tcPr>
          <w:p w14:paraId="78904F05" w14:textId="77777777" w:rsidR="00CB4BEB" w:rsidRPr="00202895" w:rsidRDefault="00CB4BEB" w:rsidP="003C0924">
            <w:pPr>
              <w:rPr>
                <w:rFonts w:ascii="Trebuchet MS" w:hAnsi="Trebuchet MS"/>
                <w:sz w:val="18"/>
                <w:szCs w:val="18"/>
              </w:rPr>
            </w:pPr>
            <w:proofErr w:type="spellStart"/>
            <w:r w:rsidRPr="00202895">
              <w:rPr>
                <w:rFonts w:ascii="Trebuchet MS" w:hAnsi="Trebuchet MS"/>
                <w:sz w:val="18"/>
                <w:szCs w:val="18"/>
              </w:rPr>
              <w:t>tilladelse_type</w:t>
            </w:r>
            <w:proofErr w:type="spellEnd"/>
          </w:p>
        </w:tc>
        <w:tc>
          <w:tcPr>
            <w:tcW w:w="4896" w:type="dxa"/>
            <w:tcBorders>
              <w:top w:val="single" w:sz="4" w:space="0" w:color="auto"/>
              <w:left w:val="single" w:sz="4" w:space="0" w:color="auto"/>
              <w:bottom w:val="nil"/>
              <w:right w:val="single" w:sz="4" w:space="0" w:color="auto"/>
            </w:tcBorders>
            <w:shd w:val="clear" w:color="auto" w:fill="99CCFF"/>
            <w:vAlign w:val="bottom"/>
          </w:tcPr>
          <w:p w14:paraId="533472B8" w14:textId="77777777" w:rsidR="00CB4BEB" w:rsidRPr="00202895" w:rsidRDefault="00CB4BEB" w:rsidP="003C0924">
            <w:pPr>
              <w:rPr>
                <w:rFonts w:ascii="Trebuchet MS" w:hAnsi="Trebuchet MS"/>
                <w:sz w:val="18"/>
                <w:szCs w:val="18"/>
              </w:rPr>
            </w:pPr>
            <w:r w:rsidRPr="00202895">
              <w:rPr>
                <w:rFonts w:ascii="Trebuchet MS" w:hAnsi="Trebuchet MS"/>
                <w:sz w:val="18"/>
                <w:szCs w:val="18"/>
              </w:rPr>
              <w:t>Type af fyrværkeritilladelser</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1E21D915" w14:textId="77777777" w:rsidR="00CB4BEB" w:rsidRPr="00F273B0" w:rsidRDefault="00CB4BEB" w:rsidP="003C0924">
            <w:pPr>
              <w:rPr>
                <w:rFonts w:ascii="Trebuchet MS" w:hAnsi="Trebuchet MS" w:cs="Trebuchet MS"/>
                <w:sz w:val="18"/>
                <w:szCs w:val="18"/>
              </w:rPr>
            </w:pPr>
            <w:r w:rsidRPr="00F273B0">
              <w:rPr>
                <w:rFonts w:ascii="Trebuchet MS" w:hAnsi="Trebuchet MS" w:cs="Trebuchet MS"/>
                <w:sz w:val="18"/>
                <w:szCs w:val="18"/>
              </w:rPr>
              <w:t>Tekststreng</w:t>
            </w:r>
          </w:p>
        </w:tc>
        <w:tc>
          <w:tcPr>
            <w:tcW w:w="1437" w:type="dxa"/>
            <w:tcBorders>
              <w:top w:val="single" w:sz="4" w:space="0" w:color="auto"/>
              <w:left w:val="single" w:sz="4" w:space="0" w:color="auto"/>
              <w:bottom w:val="nil"/>
              <w:right w:val="single" w:sz="4" w:space="0" w:color="auto"/>
            </w:tcBorders>
            <w:shd w:val="clear" w:color="auto" w:fill="99CCFF"/>
            <w:vAlign w:val="bottom"/>
          </w:tcPr>
          <w:p w14:paraId="1391C51C" w14:textId="77777777" w:rsidR="00CB4BEB" w:rsidRPr="00F273B0" w:rsidRDefault="00CB4BEB" w:rsidP="003C0924">
            <w:pPr>
              <w:rPr>
                <w:rFonts w:ascii="Trebuchet MS" w:hAnsi="Trebuchet MS" w:cs="Trebuchet MS"/>
                <w:sz w:val="18"/>
                <w:szCs w:val="18"/>
              </w:rPr>
            </w:pPr>
            <w:r>
              <w:rPr>
                <w:rFonts w:ascii="Trebuchet MS" w:hAnsi="Trebuchet MS" w:cs="Trebuchet MS"/>
                <w:sz w:val="18"/>
                <w:szCs w:val="18"/>
              </w:rPr>
              <w:t>0-2</w:t>
            </w:r>
            <w:r w:rsidRPr="00F273B0">
              <w:rPr>
                <w:rFonts w:ascii="Trebuchet MS" w:hAnsi="Trebuchet MS" w:cs="Trebuchet MS"/>
                <w:sz w:val="18"/>
                <w:szCs w:val="18"/>
              </w:rPr>
              <w:t>0 tegn</w:t>
            </w:r>
          </w:p>
        </w:tc>
        <w:tc>
          <w:tcPr>
            <w:tcW w:w="1379" w:type="dxa"/>
            <w:tcBorders>
              <w:top w:val="single" w:sz="4" w:space="0" w:color="auto"/>
              <w:left w:val="single" w:sz="4" w:space="0" w:color="auto"/>
              <w:bottom w:val="nil"/>
              <w:right w:val="single" w:sz="4" w:space="0" w:color="auto"/>
            </w:tcBorders>
            <w:shd w:val="clear" w:color="auto" w:fill="99CCFF"/>
            <w:vAlign w:val="bottom"/>
          </w:tcPr>
          <w:p w14:paraId="5A438BC7"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684" w:type="dxa"/>
            <w:tcBorders>
              <w:top w:val="single" w:sz="4" w:space="0" w:color="auto"/>
              <w:left w:val="single" w:sz="4" w:space="0" w:color="auto"/>
              <w:bottom w:val="nil"/>
              <w:right w:val="single" w:sz="4" w:space="0" w:color="auto"/>
            </w:tcBorders>
            <w:shd w:val="clear" w:color="auto" w:fill="99CCFF"/>
            <w:vAlign w:val="bottom"/>
          </w:tcPr>
          <w:p w14:paraId="6C562B81" w14:textId="77777777" w:rsidR="00CB4BEB" w:rsidRPr="00B82F1D" w:rsidRDefault="00CB4BEB" w:rsidP="003C0924">
            <w:pPr>
              <w:rPr>
                <w:rFonts w:ascii="Trebuchet MS" w:hAnsi="Trebuchet MS" w:cs="Trebuchet MS"/>
                <w:sz w:val="18"/>
                <w:szCs w:val="18"/>
              </w:rPr>
            </w:pPr>
            <w:r w:rsidRPr="00B82F1D">
              <w:rPr>
                <w:rFonts w:ascii="Trebuchet MS" w:hAnsi="Trebuchet MS"/>
                <w:sz w:val="18"/>
                <w:szCs w:val="18"/>
              </w:rPr>
              <w:t>Salg og oplag</w:t>
            </w:r>
          </w:p>
        </w:tc>
      </w:tr>
      <w:tr w:rsidR="00CB4BEB" w:rsidRPr="00CE1917" w14:paraId="72B2D231" w14:textId="77777777" w:rsidTr="003C0924">
        <w:trPr>
          <w:trHeight w:hRule="exact" w:val="255"/>
        </w:trPr>
        <w:tc>
          <w:tcPr>
            <w:tcW w:w="2259" w:type="dxa"/>
            <w:tcBorders>
              <w:top w:val="single" w:sz="4" w:space="0" w:color="auto"/>
              <w:left w:val="single" w:sz="4" w:space="0" w:color="auto"/>
              <w:bottom w:val="nil"/>
              <w:right w:val="single" w:sz="4" w:space="0" w:color="auto"/>
            </w:tcBorders>
            <w:shd w:val="clear" w:color="auto" w:fill="97DDBA"/>
            <w:vAlign w:val="bottom"/>
          </w:tcPr>
          <w:p w14:paraId="0312961A" w14:textId="77777777" w:rsidR="00CB4BEB" w:rsidRPr="00353B49" w:rsidRDefault="00CB4BEB" w:rsidP="003C0924">
            <w:pPr>
              <w:rPr>
                <w:rFonts w:ascii="Trebuchet MS" w:hAnsi="Trebuchet MS" w:cs="Trebuchet MS"/>
                <w:sz w:val="18"/>
                <w:szCs w:val="18"/>
              </w:rPr>
            </w:pPr>
            <w:proofErr w:type="spellStart"/>
            <w:r w:rsidRPr="00353B49">
              <w:rPr>
                <w:rFonts w:ascii="Trebuchet MS" w:hAnsi="Trebuchet MS" w:cs="Trebuchet MS"/>
                <w:sz w:val="18"/>
                <w:szCs w:val="18"/>
              </w:rPr>
              <w:t>gyldig_fra</w:t>
            </w:r>
            <w:proofErr w:type="spellEnd"/>
          </w:p>
        </w:tc>
        <w:tc>
          <w:tcPr>
            <w:tcW w:w="11551" w:type="dxa"/>
            <w:gridSpan w:val="5"/>
            <w:tcBorders>
              <w:top w:val="single" w:sz="4" w:space="0" w:color="auto"/>
              <w:left w:val="single" w:sz="4" w:space="0" w:color="auto"/>
              <w:bottom w:val="nil"/>
              <w:right w:val="single" w:sz="4" w:space="0" w:color="auto"/>
            </w:tcBorders>
            <w:shd w:val="clear" w:color="auto" w:fill="97DDBA"/>
            <w:vAlign w:val="bottom"/>
          </w:tcPr>
          <w:p w14:paraId="7B151425"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5579B505" w14:textId="77777777" w:rsidTr="003C0924">
        <w:trPr>
          <w:trHeight w:hRule="exact" w:val="255"/>
        </w:trPr>
        <w:tc>
          <w:tcPr>
            <w:tcW w:w="2259" w:type="dxa"/>
            <w:tcBorders>
              <w:top w:val="single" w:sz="4" w:space="0" w:color="auto"/>
              <w:left w:val="single" w:sz="4" w:space="0" w:color="auto"/>
              <w:bottom w:val="nil"/>
              <w:right w:val="single" w:sz="4" w:space="0" w:color="auto"/>
            </w:tcBorders>
            <w:shd w:val="clear" w:color="auto" w:fill="97DDBA"/>
            <w:vAlign w:val="bottom"/>
          </w:tcPr>
          <w:p w14:paraId="51369138" w14:textId="77777777" w:rsidR="00CB4BEB" w:rsidRPr="00353B49" w:rsidRDefault="00CB4BEB" w:rsidP="003C0924">
            <w:pPr>
              <w:rPr>
                <w:rFonts w:ascii="Trebuchet MS" w:hAnsi="Trebuchet MS" w:cs="Trebuchet MS"/>
                <w:sz w:val="18"/>
                <w:szCs w:val="18"/>
              </w:rPr>
            </w:pPr>
            <w:proofErr w:type="spellStart"/>
            <w:r w:rsidRPr="00353B49">
              <w:rPr>
                <w:rFonts w:ascii="Trebuchet MS" w:hAnsi="Trebuchet MS" w:cs="Trebuchet MS"/>
                <w:sz w:val="18"/>
                <w:szCs w:val="18"/>
              </w:rPr>
              <w:t>gyldig_til</w:t>
            </w:r>
            <w:proofErr w:type="spellEnd"/>
          </w:p>
        </w:tc>
        <w:tc>
          <w:tcPr>
            <w:tcW w:w="11551" w:type="dxa"/>
            <w:gridSpan w:val="5"/>
            <w:tcBorders>
              <w:top w:val="single" w:sz="4" w:space="0" w:color="auto"/>
              <w:left w:val="single" w:sz="4" w:space="0" w:color="auto"/>
              <w:bottom w:val="nil"/>
              <w:right w:val="single" w:sz="4" w:space="0" w:color="auto"/>
            </w:tcBorders>
            <w:shd w:val="clear" w:color="auto" w:fill="97DDBA"/>
            <w:vAlign w:val="bottom"/>
          </w:tcPr>
          <w:p w14:paraId="356DEF14"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36BCF842" w14:textId="77777777" w:rsidTr="003C0924">
        <w:trPr>
          <w:trHeight w:hRule="exact" w:val="255"/>
        </w:trPr>
        <w:tc>
          <w:tcPr>
            <w:tcW w:w="2259" w:type="dxa"/>
            <w:tcBorders>
              <w:top w:val="single" w:sz="4" w:space="0" w:color="auto"/>
              <w:left w:val="single" w:sz="4" w:space="0" w:color="auto"/>
              <w:bottom w:val="single" w:sz="4" w:space="0" w:color="auto"/>
              <w:right w:val="single" w:sz="4" w:space="0" w:color="auto"/>
            </w:tcBorders>
            <w:shd w:val="clear" w:color="auto" w:fill="97DDBA"/>
            <w:vAlign w:val="bottom"/>
          </w:tcPr>
          <w:p w14:paraId="39226A17" w14:textId="77777777" w:rsidR="00CB4BEB" w:rsidRPr="00CE1917" w:rsidRDefault="00CB4BEB" w:rsidP="003C0924">
            <w:pPr>
              <w:rPr>
                <w:rFonts w:ascii="Trebuchet MS" w:hAnsi="Trebuchet MS" w:cs="Trebuchet MS"/>
                <w:sz w:val="18"/>
                <w:szCs w:val="18"/>
              </w:rPr>
            </w:pPr>
            <w:r w:rsidRPr="00CE1917">
              <w:rPr>
                <w:rFonts w:ascii="Trebuchet MS" w:hAnsi="Trebuchet MS" w:cs="Trebuchet MS"/>
                <w:sz w:val="18"/>
                <w:szCs w:val="18"/>
              </w:rPr>
              <w:t>link</w:t>
            </w:r>
          </w:p>
        </w:tc>
        <w:tc>
          <w:tcPr>
            <w:tcW w:w="11551"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84CD60F"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564A17BD" w14:textId="77777777" w:rsidTr="003C0924">
        <w:trPr>
          <w:trHeight w:hRule="exact" w:val="255"/>
        </w:trPr>
        <w:tc>
          <w:tcPr>
            <w:tcW w:w="13810" w:type="dxa"/>
            <w:gridSpan w:val="6"/>
            <w:tcBorders>
              <w:top w:val="single" w:sz="4" w:space="0" w:color="auto"/>
              <w:left w:val="nil"/>
              <w:bottom w:val="nil"/>
              <w:right w:val="nil"/>
            </w:tcBorders>
            <w:shd w:val="clear" w:color="auto" w:fill="99CCFF"/>
            <w:vAlign w:val="bottom"/>
          </w:tcPr>
          <w:p w14:paraId="0A8CCABB"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311D52AD" w14:textId="77777777" w:rsidTr="003C0924">
        <w:trPr>
          <w:trHeight w:hRule="exact" w:val="255"/>
        </w:trPr>
        <w:tc>
          <w:tcPr>
            <w:tcW w:w="13810" w:type="dxa"/>
            <w:gridSpan w:val="6"/>
            <w:tcBorders>
              <w:top w:val="nil"/>
              <w:left w:val="nil"/>
              <w:bottom w:val="nil"/>
              <w:right w:val="nil"/>
            </w:tcBorders>
            <w:shd w:val="clear" w:color="auto" w:fill="97DDBA"/>
            <w:vAlign w:val="bottom"/>
          </w:tcPr>
          <w:p w14:paraId="737D8327" w14:textId="77777777" w:rsidR="00CB4BEB" w:rsidRPr="00F4755C" w:rsidRDefault="00CB4BEB" w:rsidP="003C0924">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4CF972B7" w14:textId="03E24DFD" w:rsidR="00CB4BEB" w:rsidRPr="004E7F65" w:rsidRDefault="00CB4BEB" w:rsidP="00CB4BEB">
      <w:pPr>
        <w:pStyle w:val="Overskrift6"/>
        <w:rPr>
          <w:rFonts w:eastAsiaTheme="minorEastAsia" w:cs="Trebuchet MS"/>
          <w:b/>
          <w:bCs w:val="0"/>
          <w:color w:val="767171"/>
          <w:sz w:val="19"/>
          <w:szCs w:val="19"/>
          <w:lang w:eastAsia="en-US"/>
        </w:rPr>
      </w:pPr>
      <w:r w:rsidRPr="004E7F65">
        <w:rPr>
          <w:rFonts w:eastAsiaTheme="minorEastAsia" w:cs="Trebuchet MS"/>
          <w:bCs w:val="0"/>
          <w:color w:val="767171"/>
          <w:sz w:val="19"/>
          <w:szCs w:val="19"/>
          <w:lang w:eastAsia="en-US"/>
        </w:rPr>
        <w:t xml:space="preserve">* NB! </w:t>
      </w:r>
      <w:proofErr w:type="spellStart"/>
      <w:r w:rsidRPr="004E7F65">
        <w:rPr>
          <w:rFonts w:eastAsiaTheme="minorEastAsia" w:cs="Trebuchet MS"/>
          <w:bCs w:val="0"/>
          <w:color w:val="767171"/>
          <w:sz w:val="19"/>
          <w:szCs w:val="19"/>
          <w:lang w:eastAsia="en-US"/>
        </w:rPr>
        <w:t>Off_kode</w:t>
      </w:r>
      <w:proofErr w:type="spellEnd"/>
      <w:r w:rsidRPr="004E7F65">
        <w:rPr>
          <w:rFonts w:eastAsiaTheme="minorEastAsia" w:cs="Trebuchet MS"/>
          <w:bCs w:val="0"/>
          <w:color w:val="767171"/>
          <w:sz w:val="19"/>
          <w:szCs w:val="19"/>
          <w:lang w:eastAsia="en-US"/>
        </w:rPr>
        <w:t xml:space="preserve"> sættes til 3= ”Synlig for alle myndigheder, men ikke offentligheden”</w:t>
      </w:r>
    </w:p>
    <w:p w14:paraId="18B2B558" w14:textId="77777777" w:rsidR="00CB4BEB" w:rsidRDefault="00CB4BEB" w:rsidP="00CB4BEB">
      <w:pPr>
        <w:pStyle w:val="Overskrift6"/>
      </w:pPr>
      <w:r>
        <w:t>5.12.12.1</w:t>
      </w:r>
      <w:r w:rsidRPr="00A32757">
        <w:t xml:space="preserve"> </w:t>
      </w:r>
      <w:r>
        <w:t>Metadata</w:t>
      </w:r>
      <w:r w:rsidRPr="00E654B1">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73F9BAC9" w14:textId="77777777" w:rsidTr="003C0924">
        <w:trPr>
          <w:trHeight w:hRule="exact" w:val="255"/>
        </w:trPr>
        <w:tc>
          <w:tcPr>
            <w:tcW w:w="2235" w:type="dxa"/>
            <w:shd w:val="clear" w:color="auto" w:fill="D9D9D9"/>
            <w:vAlign w:val="bottom"/>
          </w:tcPr>
          <w:p w14:paraId="1AE3A2CC"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29E93DEF"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6D96EA57" w14:textId="77777777" w:rsidTr="003C0924">
        <w:trPr>
          <w:trHeight w:hRule="exact" w:val="255"/>
        </w:trPr>
        <w:tc>
          <w:tcPr>
            <w:tcW w:w="2235" w:type="dxa"/>
            <w:shd w:val="clear" w:color="auto" w:fill="E0E0E0"/>
            <w:vAlign w:val="bottom"/>
          </w:tcPr>
          <w:p w14:paraId="4E7F9D5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10C4EBCE" w14:textId="77777777" w:rsidR="00CB4BEB" w:rsidRPr="00901641" w:rsidRDefault="00CB4BEB" w:rsidP="003C0924">
            <w:pPr>
              <w:rPr>
                <w:rFonts w:ascii="Trebuchet MS" w:hAnsi="Trebuchet MS" w:cs="Trebuchet MS"/>
                <w:sz w:val="18"/>
                <w:szCs w:val="18"/>
              </w:rPr>
            </w:pPr>
            <w:r w:rsidRPr="00776E43">
              <w:rPr>
                <w:rFonts w:ascii="Trebuchet MS" w:hAnsi="Trebuchet MS"/>
                <w:sz w:val="18"/>
                <w:szCs w:val="18"/>
              </w:rPr>
              <w:t>Fyrværkeri tilladelse</w:t>
            </w:r>
          </w:p>
        </w:tc>
      </w:tr>
      <w:tr w:rsidR="00CB4BEB" w:rsidRPr="0051728E" w14:paraId="58E02F2D" w14:textId="77777777" w:rsidTr="003C0924">
        <w:trPr>
          <w:trHeight w:hRule="exact" w:val="255"/>
        </w:trPr>
        <w:tc>
          <w:tcPr>
            <w:tcW w:w="2235" w:type="dxa"/>
            <w:shd w:val="clear" w:color="auto" w:fill="E0E0E0"/>
            <w:vAlign w:val="bottom"/>
          </w:tcPr>
          <w:p w14:paraId="51A907C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5C9B9CEE" w14:textId="77777777" w:rsidR="00CB4BEB" w:rsidRDefault="00CB4BEB" w:rsidP="003C0924">
            <w:pPr>
              <w:rPr>
                <w:rFonts w:ascii="Trebuchet MS" w:hAnsi="Trebuchet MS"/>
                <w:sz w:val="18"/>
                <w:szCs w:val="18"/>
              </w:rPr>
            </w:pPr>
            <w:r>
              <w:rPr>
                <w:rFonts w:ascii="Trebuchet MS" w:hAnsi="Trebuchet MS"/>
                <w:sz w:val="18"/>
                <w:szCs w:val="18"/>
              </w:rPr>
              <w:t>6111</w:t>
            </w:r>
          </w:p>
        </w:tc>
      </w:tr>
      <w:tr w:rsidR="00CB4BEB" w:rsidRPr="0051728E" w14:paraId="7248A20F" w14:textId="77777777" w:rsidTr="003C0924">
        <w:trPr>
          <w:trHeight w:hRule="exact" w:val="255"/>
        </w:trPr>
        <w:tc>
          <w:tcPr>
            <w:tcW w:w="2235" w:type="dxa"/>
            <w:shd w:val="clear" w:color="auto" w:fill="E0E0E0"/>
            <w:vAlign w:val="bottom"/>
          </w:tcPr>
          <w:p w14:paraId="2B7EAD9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5D61DF9" w14:textId="77777777" w:rsidR="00CB4BEB" w:rsidRDefault="00CB4BEB" w:rsidP="003C0924">
            <w:r>
              <w:rPr>
                <w:rFonts w:ascii="Trebuchet MS" w:hAnsi="Trebuchet MS" w:cs="Trebuchet MS"/>
                <w:sz w:val="18"/>
                <w:szCs w:val="18"/>
              </w:rPr>
              <w:t>Virksomhed med tilladelse til at håndtere fyrværkeri.</w:t>
            </w:r>
          </w:p>
        </w:tc>
      </w:tr>
      <w:tr w:rsidR="00CB4BEB" w:rsidRPr="0051728E" w14:paraId="3EC00D73" w14:textId="77777777" w:rsidTr="003C0924">
        <w:trPr>
          <w:trHeight w:hRule="exact" w:val="255"/>
        </w:trPr>
        <w:tc>
          <w:tcPr>
            <w:tcW w:w="2235" w:type="dxa"/>
            <w:shd w:val="clear" w:color="auto" w:fill="E0E0E0"/>
            <w:vAlign w:val="bottom"/>
          </w:tcPr>
          <w:p w14:paraId="677E1A0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6BB94CB1" w14:textId="77777777" w:rsidR="00CB4BEB" w:rsidRDefault="00CB4BEB" w:rsidP="003C0924">
            <w:r w:rsidRPr="0082352E">
              <w:rPr>
                <w:rFonts w:ascii="Trebuchet MS" w:hAnsi="Trebuchet MS"/>
                <w:sz w:val="18"/>
                <w:szCs w:val="18"/>
              </w:rPr>
              <w:t xml:space="preserve">Stedfæstelse af </w:t>
            </w:r>
            <w:r>
              <w:rPr>
                <w:rFonts w:ascii="Trebuchet MS" w:hAnsi="Trebuchet MS"/>
                <w:sz w:val="18"/>
                <w:szCs w:val="18"/>
              </w:rPr>
              <w:t xml:space="preserve">lager, </w:t>
            </w:r>
            <w:r w:rsidRPr="0082352E">
              <w:rPr>
                <w:rFonts w:ascii="Trebuchet MS" w:hAnsi="Trebuchet MS"/>
                <w:sz w:val="18"/>
                <w:szCs w:val="18"/>
              </w:rPr>
              <w:t>forretninger og udleveringssteder for fyrværkeri.</w:t>
            </w:r>
          </w:p>
        </w:tc>
      </w:tr>
      <w:tr w:rsidR="00CB4BEB" w:rsidRPr="0051728E" w14:paraId="64FE7AEC" w14:textId="77777777" w:rsidTr="003C0924">
        <w:trPr>
          <w:trHeight w:hRule="exact" w:val="255"/>
        </w:trPr>
        <w:tc>
          <w:tcPr>
            <w:tcW w:w="2235" w:type="dxa"/>
            <w:shd w:val="clear" w:color="auto" w:fill="E0E0E0"/>
            <w:vAlign w:val="bottom"/>
          </w:tcPr>
          <w:p w14:paraId="68D0C506"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2C2365A0" w14:textId="77777777" w:rsidR="00CB4BEB" w:rsidRDefault="00CB4BEB" w:rsidP="003C0924">
            <w:r w:rsidRPr="0082352E">
              <w:rPr>
                <w:rFonts w:ascii="Trebuchet MS" w:hAnsi="Trebuchet MS"/>
                <w:sz w:val="18"/>
                <w:szCs w:val="18"/>
              </w:rPr>
              <w:t xml:space="preserve">Stedfæstelse af </w:t>
            </w:r>
            <w:r>
              <w:rPr>
                <w:rFonts w:ascii="Trebuchet MS" w:hAnsi="Trebuchet MS"/>
                <w:sz w:val="18"/>
                <w:szCs w:val="18"/>
              </w:rPr>
              <w:t xml:space="preserve">lager, </w:t>
            </w:r>
            <w:r w:rsidRPr="0082352E">
              <w:rPr>
                <w:rFonts w:ascii="Trebuchet MS" w:hAnsi="Trebuchet MS"/>
                <w:sz w:val="18"/>
                <w:szCs w:val="18"/>
              </w:rPr>
              <w:t>forretninger og udleveringssteder for fyrværkeri.</w:t>
            </w:r>
          </w:p>
        </w:tc>
      </w:tr>
      <w:tr w:rsidR="00CB4BEB" w:rsidRPr="0051728E" w14:paraId="18A9D142" w14:textId="77777777" w:rsidTr="003C0924">
        <w:trPr>
          <w:trHeight w:hRule="exact" w:val="255"/>
        </w:trPr>
        <w:tc>
          <w:tcPr>
            <w:tcW w:w="2235" w:type="dxa"/>
            <w:shd w:val="clear" w:color="auto" w:fill="E0E0E0"/>
            <w:vAlign w:val="bottom"/>
          </w:tcPr>
          <w:p w14:paraId="11BE9ABC"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5842E075" w14:textId="77777777" w:rsidR="00CB4BEB" w:rsidRPr="00BF1A2A" w:rsidRDefault="00CB4BEB" w:rsidP="003C0924">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Sikkerhed og sundhed</w:t>
            </w:r>
          </w:p>
        </w:tc>
      </w:tr>
      <w:tr w:rsidR="00CB4BEB" w:rsidRPr="0051728E" w14:paraId="502D1FAB" w14:textId="77777777" w:rsidTr="003C0924">
        <w:trPr>
          <w:trHeight w:hRule="exact" w:val="255"/>
        </w:trPr>
        <w:tc>
          <w:tcPr>
            <w:tcW w:w="2235" w:type="dxa"/>
            <w:shd w:val="clear" w:color="auto" w:fill="E0E0E0"/>
            <w:vAlign w:val="bottom"/>
          </w:tcPr>
          <w:p w14:paraId="45CD81E8" w14:textId="77777777" w:rsidR="00CB4BEB" w:rsidRPr="00492FFE" w:rsidRDefault="00CB4BEB" w:rsidP="003C0924">
            <w:pPr>
              <w:rPr>
                <w:rFonts w:ascii="Trebuchet MS" w:hAnsi="Trebuchet MS" w:cs="Trebuchet MS"/>
                <w:sz w:val="18"/>
                <w:szCs w:val="18"/>
              </w:rPr>
            </w:pPr>
            <w:proofErr w:type="spellStart"/>
            <w:r w:rsidRPr="00E45822">
              <w:rPr>
                <w:rFonts w:ascii="Trebuchet MS" w:hAnsi="Trebuchet MS" w:cs="Trebuchet MS"/>
                <w:sz w:val="18"/>
                <w:szCs w:val="18"/>
              </w:rPr>
              <w:t>Noegle</w:t>
            </w:r>
            <w:r w:rsidRPr="00492FFE">
              <w:rPr>
                <w:rFonts w:ascii="Trebuchet MS" w:hAnsi="Trebuchet MS" w:cs="Trebuchet MS"/>
                <w:sz w:val="18"/>
                <w:szCs w:val="18"/>
              </w:rPr>
              <w:t>_ord</w:t>
            </w:r>
            <w:proofErr w:type="spellEnd"/>
          </w:p>
        </w:tc>
        <w:tc>
          <w:tcPr>
            <w:tcW w:w="11340" w:type="dxa"/>
            <w:shd w:val="clear" w:color="auto" w:fill="FFFFFF"/>
            <w:vAlign w:val="bottom"/>
          </w:tcPr>
          <w:p w14:paraId="77FD6C35"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Brand, Udrykning, Slukning, Evakuering</w:t>
            </w:r>
          </w:p>
        </w:tc>
      </w:tr>
      <w:tr w:rsidR="00CB4BEB" w:rsidRPr="0051728E" w14:paraId="356E4B9E" w14:textId="77777777" w:rsidTr="003C0924">
        <w:trPr>
          <w:trHeight w:hRule="exact" w:val="255"/>
        </w:trPr>
        <w:tc>
          <w:tcPr>
            <w:tcW w:w="2235" w:type="dxa"/>
            <w:shd w:val="clear" w:color="auto" w:fill="E0E0E0"/>
            <w:vAlign w:val="bottom"/>
          </w:tcPr>
          <w:p w14:paraId="6E24CB0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148E62B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67094F90" w14:textId="77777777" w:rsidTr="003C0924">
        <w:trPr>
          <w:trHeight w:hRule="exact" w:val="255"/>
        </w:trPr>
        <w:tc>
          <w:tcPr>
            <w:tcW w:w="2235" w:type="dxa"/>
            <w:shd w:val="clear" w:color="auto" w:fill="E0E0E0"/>
            <w:vAlign w:val="bottom"/>
          </w:tcPr>
          <w:p w14:paraId="6357C244"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lastRenderedPageBreak/>
              <w:t>Lovgrundlag</w:t>
            </w:r>
          </w:p>
        </w:tc>
        <w:tc>
          <w:tcPr>
            <w:tcW w:w="11340" w:type="dxa"/>
            <w:shd w:val="clear" w:color="auto" w:fill="FFFFFF"/>
            <w:vAlign w:val="bottom"/>
          </w:tcPr>
          <w:p w14:paraId="38C48AB0" w14:textId="77777777" w:rsidR="00CB4BEB" w:rsidRPr="00FE3FC3" w:rsidRDefault="00CB4BEB" w:rsidP="003C0924">
            <w:pPr>
              <w:rPr>
                <w:rFonts w:ascii="Trebuchet MS" w:hAnsi="Trebuchet MS" w:cs="Trebuchet MS"/>
                <w:sz w:val="18"/>
                <w:szCs w:val="18"/>
              </w:rPr>
            </w:pPr>
          </w:p>
        </w:tc>
      </w:tr>
      <w:tr w:rsidR="00CB4BEB" w:rsidRPr="00113FBA" w14:paraId="087D6D97" w14:textId="77777777" w:rsidTr="003C0924">
        <w:trPr>
          <w:trHeight w:hRule="exact" w:val="255"/>
        </w:trPr>
        <w:tc>
          <w:tcPr>
            <w:tcW w:w="2235" w:type="dxa"/>
            <w:shd w:val="clear" w:color="auto" w:fill="E0E0E0"/>
            <w:vAlign w:val="bottom"/>
          </w:tcPr>
          <w:p w14:paraId="6B3E280B" w14:textId="77777777" w:rsidR="00CB4BEB" w:rsidRPr="00E6255A" w:rsidRDefault="00CB4BEB" w:rsidP="003C0924">
            <w:pPr>
              <w:rPr>
                <w:rFonts w:ascii="Trebuchet MS" w:hAnsi="Trebuchet MS" w:cs="Trebuchet MS"/>
                <w:sz w:val="18"/>
                <w:szCs w:val="18"/>
              </w:rPr>
            </w:pPr>
            <w:proofErr w:type="spellStart"/>
            <w:r w:rsidRPr="00E6255A">
              <w:rPr>
                <w:rFonts w:ascii="Trebuchet MS" w:hAnsi="Trebuchet MS" w:cs="Trebuchet MS"/>
                <w:sz w:val="18"/>
                <w:szCs w:val="18"/>
              </w:rPr>
              <w:t>KLE_koder</w:t>
            </w:r>
            <w:proofErr w:type="spellEnd"/>
          </w:p>
        </w:tc>
        <w:tc>
          <w:tcPr>
            <w:tcW w:w="11340" w:type="dxa"/>
            <w:shd w:val="clear" w:color="auto" w:fill="FFFFFF"/>
            <w:vAlign w:val="bottom"/>
          </w:tcPr>
          <w:p w14:paraId="4A931AF1" w14:textId="77777777" w:rsidR="00CB4BEB" w:rsidRPr="00E6255A" w:rsidRDefault="00CB4BEB" w:rsidP="003C0924">
            <w:pPr>
              <w:rPr>
                <w:rFonts w:ascii="Trebuchet MS" w:hAnsi="Trebuchet MS" w:cs="Trebuchet MS"/>
                <w:sz w:val="18"/>
                <w:szCs w:val="18"/>
              </w:rPr>
            </w:pPr>
            <w:r w:rsidRPr="005D5C5D">
              <w:rPr>
                <w:rFonts w:ascii="Trebuchet MS" w:hAnsi="Trebuchet MS" w:cs="Trebuchet MS"/>
                <w:sz w:val="18"/>
                <w:szCs w:val="18"/>
              </w:rPr>
              <w:t>14.12.22</w:t>
            </w:r>
          </w:p>
        </w:tc>
      </w:tr>
    </w:tbl>
    <w:p w14:paraId="4EE1EBC2" w14:textId="77777777" w:rsidR="00CB4BEB" w:rsidRPr="00A32757" w:rsidRDefault="00CB4BEB" w:rsidP="004E7F65">
      <w:pPr>
        <w:pStyle w:val="Overskrift6"/>
      </w:pPr>
      <w:r>
        <w:t>5.12.12.2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5"/>
        <w:gridCol w:w="8981"/>
      </w:tblGrid>
      <w:tr w:rsidR="00CB4BEB" w:rsidRPr="0051728E" w14:paraId="35CDB201" w14:textId="77777777" w:rsidTr="003C0924">
        <w:trPr>
          <w:trHeight w:hRule="exact" w:val="255"/>
        </w:trPr>
        <w:tc>
          <w:tcPr>
            <w:tcW w:w="4503" w:type="dxa"/>
            <w:shd w:val="clear" w:color="auto" w:fill="D9D9D9"/>
            <w:vAlign w:val="bottom"/>
          </w:tcPr>
          <w:p w14:paraId="4C1E4A4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4113F5E9"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612D824D" w14:textId="77777777" w:rsidTr="003C0924">
        <w:trPr>
          <w:trHeight w:hRule="exact" w:val="510"/>
        </w:trPr>
        <w:tc>
          <w:tcPr>
            <w:tcW w:w="4503" w:type="dxa"/>
            <w:shd w:val="clear" w:color="auto" w:fill="E0E0E0"/>
            <w:vAlign w:val="center"/>
          </w:tcPr>
          <w:p w14:paraId="2F329958"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43319BA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Ud fra ansøgningen/tilladelse digitaliseres den flade som tilladelsen dækker. Ofte vil det ikke være muligt at genbruge geometri fra </w:t>
            </w:r>
            <w:proofErr w:type="spellStart"/>
            <w:r w:rsidRPr="005D5C5D">
              <w:rPr>
                <w:rFonts w:ascii="Trebuchet MS" w:hAnsi="Trebuchet MS" w:cs="Trebuchet MS"/>
                <w:sz w:val="18"/>
                <w:szCs w:val="18"/>
              </w:rPr>
              <w:t>GeoDanmark</w:t>
            </w:r>
            <w:proofErr w:type="spellEnd"/>
            <w:r>
              <w:rPr>
                <w:rFonts w:ascii="Trebuchet MS" w:hAnsi="Trebuchet MS" w:cs="Trebuchet MS"/>
                <w:sz w:val="18"/>
                <w:szCs w:val="18"/>
              </w:rPr>
              <w:t>.</w:t>
            </w:r>
          </w:p>
        </w:tc>
      </w:tr>
      <w:tr w:rsidR="00CB4BEB" w:rsidRPr="0051728E" w14:paraId="05B8E933" w14:textId="77777777" w:rsidTr="003C0924">
        <w:trPr>
          <w:trHeight w:hRule="exact" w:val="255"/>
        </w:trPr>
        <w:tc>
          <w:tcPr>
            <w:tcW w:w="4503" w:type="dxa"/>
            <w:shd w:val="clear" w:color="auto" w:fill="E0E0E0"/>
            <w:vAlign w:val="bottom"/>
          </w:tcPr>
          <w:p w14:paraId="29ECB0F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784EE52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Opdeles i navn på virksomheden, type af </w:t>
            </w:r>
            <w:r w:rsidRPr="008A3298">
              <w:rPr>
                <w:rFonts w:ascii="Trebuchet MS" w:hAnsi="Trebuchet MS" w:cs="Trebuchet MS"/>
                <w:sz w:val="18"/>
                <w:szCs w:val="18"/>
              </w:rPr>
              <w:t>tilladelse, start- og udløbsdato.</w:t>
            </w:r>
          </w:p>
        </w:tc>
      </w:tr>
      <w:tr w:rsidR="00CB4BEB" w:rsidRPr="0051728E" w14:paraId="59382081" w14:textId="77777777" w:rsidTr="003C0924">
        <w:trPr>
          <w:trHeight w:hRule="exact" w:val="255"/>
        </w:trPr>
        <w:tc>
          <w:tcPr>
            <w:tcW w:w="4503" w:type="dxa"/>
            <w:shd w:val="clear" w:color="auto" w:fill="E0E0E0"/>
            <w:vAlign w:val="bottom"/>
          </w:tcPr>
          <w:p w14:paraId="21D704A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50DA13D8" w14:textId="77777777" w:rsidR="00CB4BEB" w:rsidRPr="00024C60" w:rsidRDefault="00CB4BEB" w:rsidP="003C0924">
            <w:pPr>
              <w:rPr>
                <w:rFonts w:ascii="Trebuchet MS" w:hAnsi="Trebuchet MS" w:cs="Trebuchet MS"/>
                <w:sz w:val="18"/>
                <w:szCs w:val="18"/>
              </w:rPr>
            </w:pPr>
          </w:p>
        </w:tc>
      </w:tr>
      <w:tr w:rsidR="00CB4BEB" w:rsidRPr="0051728E" w14:paraId="239D9364" w14:textId="77777777" w:rsidTr="003C0924">
        <w:trPr>
          <w:trHeight w:hRule="exact" w:val="255"/>
        </w:trPr>
        <w:tc>
          <w:tcPr>
            <w:tcW w:w="4503" w:type="dxa"/>
            <w:shd w:val="clear" w:color="auto" w:fill="E0E0E0"/>
            <w:vAlign w:val="bottom"/>
          </w:tcPr>
          <w:p w14:paraId="5943E94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1D5A1327" w14:textId="77777777" w:rsidR="00CB4BEB" w:rsidRPr="00024C60" w:rsidRDefault="00CB4BEB" w:rsidP="003C0924">
            <w:pPr>
              <w:rPr>
                <w:rFonts w:ascii="Trebuchet MS" w:hAnsi="Trebuchet MS" w:cs="Trebuchet MS"/>
                <w:sz w:val="18"/>
                <w:szCs w:val="18"/>
              </w:rPr>
            </w:pPr>
          </w:p>
        </w:tc>
      </w:tr>
      <w:tr w:rsidR="00CB4BEB" w:rsidRPr="0051728E" w14:paraId="65154994" w14:textId="77777777" w:rsidTr="003C0924">
        <w:trPr>
          <w:trHeight w:hRule="exact" w:val="255"/>
        </w:trPr>
        <w:tc>
          <w:tcPr>
            <w:tcW w:w="4503" w:type="dxa"/>
            <w:shd w:val="clear" w:color="auto" w:fill="E0E0E0"/>
            <w:vAlign w:val="bottom"/>
          </w:tcPr>
          <w:p w14:paraId="6F2C1D1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0A6523A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Der bør ikke være behov for overlap indenfor samme årgang.</w:t>
            </w:r>
          </w:p>
        </w:tc>
      </w:tr>
      <w:tr w:rsidR="00CB4BEB" w:rsidRPr="0051728E" w14:paraId="4016EE56" w14:textId="77777777" w:rsidTr="003C0924">
        <w:trPr>
          <w:trHeight w:hRule="exact" w:val="255"/>
        </w:trPr>
        <w:tc>
          <w:tcPr>
            <w:tcW w:w="4503" w:type="dxa"/>
            <w:shd w:val="clear" w:color="auto" w:fill="E0E0E0"/>
            <w:vAlign w:val="bottom"/>
          </w:tcPr>
          <w:p w14:paraId="7CB4AE6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3A934DA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I begrænset omfang </w:t>
            </w:r>
            <w:proofErr w:type="spellStart"/>
            <w:r w:rsidRPr="005D5C5D">
              <w:rPr>
                <w:rFonts w:ascii="Trebuchet MS" w:hAnsi="Trebuchet MS" w:cs="Trebuchet MS"/>
                <w:sz w:val="18"/>
                <w:szCs w:val="18"/>
              </w:rPr>
              <w:t>GeoDanmark</w:t>
            </w:r>
            <w:proofErr w:type="spellEnd"/>
            <w:r>
              <w:rPr>
                <w:rFonts w:ascii="Trebuchet MS" w:hAnsi="Trebuchet MS" w:cs="Trebuchet MS"/>
                <w:sz w:val="18"/>
                <w:szCs w:val="18"/>
              </w:rPr>
              <w:t>.</w:t>
            </w:r>
          </w:p>
        </w:tc>
      </w:tr>
    </w:tbl>
    <w:p w14:paraId="4AC23DF2" w14:textId="77777777" w:rsidR="00CB4BEB" w:rsidRPr="00A32757" w:rsidRDefault="00CB4BEB" w:rsidP="00CB4BEB">
      <w:pPr>
        <w:pStyle w:val="Overskrift6"/>
      </w:pPr>
      <w:r>
        <w:t>5.12.12.3 Kodelister</w:t>
      </w:r>
    </w:p>
    <w:p w14:paraId="18CF4B8D" w14:textId="77777777" w:rsidR="00CB4BEB" w:rsidRPr="004E7F65" w:rsidRDefault="00CB4BEB" w:rsidP="00CB4BEB">
      <w:pPr>
        <w:autoSpaceDE w:val="0"/>
        <w:autoSpaceDN w:val="0"/>
        <w:adjustRightInd w:val="0"/>
        <w:rPr>
          <w:rFonts w:ascii="Trebuchet MS" w:hAnsi="Trebuchet MS" w:cs="Trebuchet MS"/>
          <w:sz w:val="19"/>
          <w:szCs w:val="19"/>
        </w:rPr>
      </w:pPr>
      <w:r w:rsidRPr="004E7F65">
        <w:rPr>
          <w:rFonts w:ascii="Trebuchet MS" w:hAnsi="Trebuchet MS" w:cs="Trebuchet MS"/>
          <w:sz w:val="19"/>
          <w:szCs w:val="19"/>
        </w:rPr>
        <w:t>Kodelisterne fungerer som oversættelser mellem anvendte kodeværdier og de matchende forklarende tekster.</w:t>
      </w:r>
    </w:p>
    <w:p w14:paraId="63922382" w14:textId="77777777" w:rsidR="00CB4BEB" w:rsidRPr="00A32757" w:rsidRDefault="00CB4BEB" w:rsidP="00CB4BEB">
      <w:pPr>
        <w:pStyle w:val="Overskrift7"/>
      </w:pPr>
      <w:r>
        <w:t>5.12.12.3</w:t>
      </w:r>
      <w:r w:rsidRPr="00A32757">
        <w:t>.</w:t>
      </w:r>
      <w:r>
        <w:t>1</w:t>
      </w:r>
      <w:r w:rsidRPr="00A32757">
        <w:t xml:space="preserve"> </w:t>
      </w:r>
      <w:r>
        <w:t xml:space="preserve">  6111 Tilladelse (</w:t>
      </w:r>
      <w:r w:rsidRPr="004D056C">
        <w:t>d_6111_tilladelse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1"/>
        <w:gridCol w:w="1467"/>
        <w:gridCol w:w="1418"/>
        <w:gridCol w:w="8560"/>
      </w:tblGrid>
      <w:tr w:rsidR="00CB4BEB" w:rsidRPr="0051728E" w14:paraId="5505AAD9" w14:textId="77777777" w:rsidTr="003C0924">
        <w:trPr>
          <w:trHeight w:hRule="exact" w:val="255"/>
        </w:trPr>
        <w:tc>
          <w:tcPr>
            <w:tcW w:w="1981" w:type="dxa"/>
            <w:tcBorders>
              <w:bottom w:val="single" w:sz="4" w:space="0" w:color="auto"/>
            </w:tcBorders>
            <w:shd w:val="clear" w:color="auto" w:fill="D9D9D9"/>
            <w:vAlign w:val="bottom"/>
          </w:tcPr>
          <w:p w14:paraId="78691069" w14:textId="77777777" w:rsidR="00CB4BEB" w:rsidRPr="0051728E" w:rsidRDefault="00CB4BEB" w:rsidP="003C0924">
            <w:pPr>
              <w:rPr>
                <w:rFonts w:ascii="Trebuchet MS" w:hAnsi="Trebuchet MS" w:cs="Trebuchet MS"/>
                <w:b/>
                <w:bCs/>
                <w:sz w:val="18"/>
                <w:szCs w:val="18"/>
              </w:rPr>
            </w:pPr>
            <w:proofErr w:type="spellStart"/>
            <w:r>
              <w:rPr>
                <w:rFonts w:ascii="Trebuchet MS" w:hAnsi="Trebuchet MS" w:cs="Trebuchet MS"/>
                <w:b/>
                <w:bCs/>
                <w:sz w:val="18"/>
                <w:szCs w:val="18"/>
              </w:rPr>
              <w:t>tilladelse_type_kode</w:t>
            </w:r>
            <w:proofErr w:type="spellEnd"/>
          </w:p>
        </w:tc>
        <w:tc>
          <w:tcPr>
            <w:tcW w:w="1467" w:type="dxa"/>
            <w:tcBorders>
              <w:bottom w:val="single" w:sz="4" w:space="0" w:color="auto"/>
            </w:tcBorders>
            <w:shd w:val="clear" w:color="auto" w:fill="D9D9D9"/>
            <w:vAlign w:val="bottom"/>
          </w:tcPr>
          <w:p w14:paraId="71A77258" w14:textId="77777777" w:rsidR="00CB4BEB" w:rsidRPr="0051728E" w:rsidRDefault="00CB4BEB" w:rsidP="003C0924">
            <w:pPr>
              <w:rPr>
                <w:rFonts w:ascii="Trebuchet MS" w:hAnsi="Trebuchet MS" w:cs="Trebuchet MS"/>
                <w:bCs/>
                <w:sz w:val="18"/>
                <w:szCs w:val="18"/>
              </w:rPr>
            </w:pPr>
            <w:proofErr w:type="spellStart"/>
            <w:r>
              <w:rPr>
                <w:rFonts w:ascii="Trebuchet MS" w:hAnsi="Trebuchet MS" w:cs="Trebuchet MS"/>
                <w:b/>
                <w:bCs/>
                <w:sz w:val="18"/>
                <w:szCs w:val="18"/>
              </w:rPr>
              <w:t>tilladelse_type</w:t>
            </w:r>
            <w:proofErr w:type="spellEnd"/>
          </w:p>
        </w:tc>
        <w:tc>
          <w:tcPr>
            <w:tcW w:w="1418" w:type="dxa"/>
            <w:tcBorders>
              <w:bottom w:val="single" w:sz="4" w:space="0" w:color="auto"/>
            </w:tcBorders>
            <w:shd w:val="clear" w:color="auto" w:fill="D9D9D9"/>
            <w:vAlign w:val="bottom"/>
          </w:tcPr>
          <w:p w14:paraId="3FDA90E1"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0" w:type="auto"/>
            <w:tcBorders>
              <w:bottom w:val="single" w:sz="4" w:space="0" w:color="auto"/>
            </w:tcBorders>
            <w:shd w:val="clear" w:color="auto" w:fill="D9D9D9"/>
            <w:vAlign w:val="bottom"/>
          </w:tcPr>
          <w:p w14:paraId="3EF4EBC5"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4DF244A6" w14:textId="77777777" w:rsidTr="003C0924">
        <w:trPr>
          <w:trHeight w:hRule="exact" w:val="255"/>
        </w:trPr>
        <w:tc>
          <w:tcPr>
            <w:tcW w:w="1981" w:type="dxa"/>
            <w:tcBorders>
              <w:top w:val="single" w:sz="4" w:space="0" w:color="auto"/>
              <w:left w:val="single" w:sz="4" w:space="0" w:color="auto"/>
              <w:bottom w:val="single" w:sz="4" w:space="0" w:color="auto"/>
              <w:right w:val="single" w:sz="4" w:space="0" w:color="auto"/>
            </w:tcBorders>
            <w:shd w:val="clear" w:color="auto" w:fill="D9D9D9"/>
            <w:vAlign w:val="bottom"/>
          </w:tcPr>
          <w:p w14:paraId="55782F35" w14:textId="77777777" w:rsidR="00CB4BEB" w:rsidRPr="00914B57" w:rsidRDefault="00CB4BEB" w:rsidP="003C0924">
            <w:pPr>
              <w:jc w:val="center"/>
              <w:rPr>
                <w:rFonts w:ascii="Trebuchet MS" w:hAnsi="Trebuchet MS"/>
                <w:sz w:val="18"/>
                <w:szCs w:val="18"/>
              </w:rPr>
            </w:pPr>
            <w:r w:rsidRPr="00914B57">
              <w:rPr>
                <w:rFonts w:ascii="Trebuchet MS" w:hAnsi="Trebuchet MS"/>
                <w:sz w:val="18"/>
                <w:szCs w:val="18"/>
              </w:rPr>
              <w:t>1</w:t>
            </w:r>
          </w:p>
        </w:tc>
        <w:tc>
          <w:tcPr>
            <w:tcW w:w="1467" w:type="dxa"/>
            <w:tcBorders>
              <w:top w:val="single" w:sz="4" w:space="0" w:color="auto"/>
              <w:left w:val="single" w:sz="4" w:space="0" w:color="auto"/>
              <w:bottom w:val="single" w:sz="4" w:space="0" w:color="auto"/>
            </w:tcBorders>
            <w:shd w:val="clear" w:color="auto" w:fill="FFFFFF"/>
            <w:vAlign w:val="bottom"/>
          </w:tcPr>
          <w:p w14:paraId="7EB7DF10"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Salg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EF56EB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58A5065F" w14:textId="3CDE90CA" w:rsidR="00CB4BEB" w:rsidRPr="00914B57" w:rsidRDefault="00CB4BEB" w:rsidP="003C0924">
            <w:pPr>
              <w:rPr>
                <w:rFonts w:ascii="Trebuchet MS" w:hAnsi="Trebuchet MS" w:cs="Trebuchet MS"/>
                <w:sz w:val="18"/>
                <w:szCs w:val="18"/>
              </w:rPr>
            </w:pPr>
            <w:r>
              <w:rPr>
                <w:rFonts w:ascii="Trebuchet MS" w:hAnsi="Trebuchet MS" w:cs="Trebuchet MS"/>
                <w:sz w:val="18"/>
                <w:szCs w:val="18"/>
              </w:rPr>
              <w:t>Hvor der er givet tilladelse til salg af fyrværkeri til privatpersoner, men ikke oplag.</w:t>
            </w:r>
          </w:p>
        </w:tc>
      </w:tr>
      <w:tr w:rsidR="00CB4BEB" w:rsidRPr="0051728E" w14:paraId="619C5FF3" w14:textId="77777777" w:rsidTr="003C0924">
        <w:trPr>
          <w:trHeight w:hRule="exact" w:val="255"/>
        </w:trPr>
        <w:tc>
          <w:tcPr>
            <w:tcW w:w="1981" w:type="dxa"/>
            <w:tcBorders>
              <w:top w:val="single" w:sz="4" w:space="0" w:color="auto"/>
              <w:left w:val="single" w:sz="4" w:space="0" w:color="auto"/>
              <w:bottom w:val="single" w:sz="4" w:space="0" w:color="auto"/>
              <w:right w:val="single" w:sz="4" w:space="0" w:color="auto"/>
            </w:tcBorders>
            <w:shd w:val="clear" w:color="auto" w:fill="D9D9D9"/>
            <w:vAlign w:val="bottom"/>
          </w:tcPr>
          <w:p w14:paraId="624081D9" w14:textId="77777777" w:rsidR="00CB4BEB" w:rsidRPr="00914B57" w:rsidRDefault="00CB4BEB" w:rsidP="003C0924">
            <w:pPr>
              <w:jc w:val="center"/>
              <w:rPr>
                <w:rFonts w:ascii="Trebuchet MS" w:hAnsi="Trebuchet MS"/>
                <w:sz w:val="18"/>
                <w:szCs w:val="18"/>
              </w:rPr>
            </w:pPr>
            <w:r w:rsidRPr="00914B57">
              <w:rPr>
                <w:rFonts w:ascii="Trebuchet MS" w:hAnsi="Trebuchet MS"/>
                <w:sz w:val="18"/>
                <w:szCs w:val="18"/>
              </w:rPr>
              <w:t>2</w:t>
            </w:r>
          </w:p>
        </w:tc>
        <w:tc>
          <w:tcPr>
            <w:tcW w:w="1467" w:type="dxa"/>
            <w:tcBorders>
              <w:top w:val="single" w:sz="4" w:space="0" w:color="auto"/>
              <w:left w:val="single" w:sz="4" w:space="0" w:color="auto"/>
              <w:bottom w:val="single" w:sz="4" w:space="0" w:color="auto"/>
            </w:tcBorders>
            <w:shd w:val="clear" w:color="auto" w:fill="FFFFFF"/>
            <w:vAlign w:val="bottom"/>
          </w:tcPr>
          <w:p w14:paraId="5FC25119"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Oplag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CAE222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7F61AFA6" w14:textId="416568B5" w:rsidR="00CB4BEB" w:rsidRPr="00914B57" w:rsidRDefault="00CB4BEB" w:rsidP="003C0924">
            <w:pPr>
              <w:rPr>
                <w:rFonts w:ascii="Trebuchet MS" w:hAnsi="Trebuchet MS" w:cs="Trebuchet MS"/>
                <w:sz w:val="18"/>
                <w:szCs w:val="18"/>
              </w:rPr>
            </w:pPr>
            <w:r>
              <w:rPr>
                <w:rFonts w:ascii="Trebuchet MS" w:hAnsi="Trebuchet MS" w:cs="Trebuchet MS"/>
                <w:sz w:val="18"/>
                <w:szCs w:val="18"/>
              </w:rPr>
              <w:t>Hvor der er givet tilladelse til oplag af fyrværkeri, men ikke salg til privatpersoner.</w:t>
            </w:r>
          </w:p>
        </w:tc>
      </w:tr>
      <w:tr w:rsidR="00CB4BEB" w:rsidRPr="0051728E" w14:paraId="6161D483" w14:textId="77777777" w:rsidTr="003C0924">
        <w:trPr>
          <w:trHeight w:hRule="exact" w:val="255"/>
        </w:trPr>
        <w:tc>
          <w:tcPr>
            <w:tcW w:w="1981" w:type="dxa"/>
            <w:tcBorders>
              <w:top w:val="single" w:sz="4" w:space="0" w:color="auto"/>
              <w:left w:val="single" w:sz="4" w:space="0" w:color="auto"/>
              <w:bottom w:val="single" w:sz="4" w:space="0" w:color="auto"/>
              <w:right w:val="single" w:sz="4" w:space="0" w:color="auto"/>
            </w:tcBorders>
            <w:shd w:val="clear" w:color="auto" w:fill="D9D9D9"/>
            <w:vAlign w:val="bottom"/>
          </w:tcPr>
          <w:p w14:paraId="4719D5CD" w14:textId="77777777" w:rsidR="00CB4BEB" w:rsidRPr="00914B57" w:rsidRDefault="00CB4BEB" w:rsidP="003C0924">
            <w:pPr>
              <w:jc w:val="center"/>
              <w:rPr>
                <w:rFonts w:ascii="Trebuchet MS" w:hAnsi="Trebuchet MS"/>
                <w:sz w:val="18"/>
                <w:szCs w:val="18"/>
              </w:rPr>
            </w:pPr>
            <w:r w:rsidRPr="00914B57">
              <w:rPr>
                <w:rFonts w:ascii="Trebuchet MS" w:hAnsi="Trebuchet MS"/>
                <w:sz w:val="18"/>
                <w:szCs w:val="18"/>
              </w:rPr>
              <w:t>3</w:t>
            </w:r>
          </w:p>
        </w:tc>
        <w:tc>
          <w:tcPr>
            <w:tcW w:w="1467" w:type="dxa"/>
            <w:tcBorders>
              <w:top w:val="single" w:sz="4" w:space="0" w:color="auto"/>
              <w:left w:val="single" w:sz="4" w:space="0" w:color="auto"/>
              <w:bottom w:val="single" w:sz="4" w:space="0" w:color="auto"/>
            </w:tcBorders>
            <w:shd w:val="clear" w:color="auto" w:fill="FFFFFF"/>
            <w:vAlign w:val="bottom"/>
          </w:tcPr>
          <w:p w14:paraId="452C0239"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Salg og oplag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45E1C0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6964F6ED" w14:textId="77777777" w:rsidR="00CB4BEB" w:rsidRPr="00914B57" w:rsidRDefault="00CB4BEB" w:rsidP="003C0924">
            <w:pPr>
              <w:rPr>
                <w:rFonts w:ascii="Trebuchet MS" w:hAnsi="Trebuchet MS" w:cs="Trebuchet MS"/>
                <w:sz w:val="18"/>
                <w:szCs w:val="18"/>
              </w:rPr>
            </w:pPr>
            <w:r>
              <w:rPr>
                <w:rFonts w:ascii="Trebuchet MS" w:hAnsi="Trebuchet MS" w:cs="Trebuchet MS"/>
                <w:sz w:val="18"/>
                <w:szCs w:val="18"/>
              </w:rPr>
              <w:t>Hvor der både må sælges og have oplag af fyrværkeri.</w:t>
            </w:r>
          </w:p>
        </w:tc>
      </w:tr>
      <w:tr w:rsidR="00CB4BEB" w:rsidRPr="0051728E" w14:paraId="3CBA27C4" w14:textId="77777777" w:rsidTr="003C0924">
        <w:trPr>
          <w:trHeight w:hRule="exact" w:val="255"/>
        </w:trPr>
        <w:tc>
          <w:tcPr>
            <w:tcW w:w="1981" w:type="dxa"/>
            <w:tcBorders>
              <w:top w:val="single" w:sz="4" w:space="0" w:color="auto"/>
              <w:left w:val="single" w:sz="4" w:space="0" w:color="auto"/>
              <w:bottom w:val="single" w:sz="4" w:space="0" w:color="auto"/>
              <w:right w:val="single" w:sz="4" w:space="0" w:color="auto"/>
            </w:tcBorders>
            <w:shd w:val="clear" w:color="auto" w:fill="D9D9D9"/>
            <w:vAlign w:val="bottom"/>
          </w:tcPr>
          <w:p w14:paraId="01228D72" w14:textId="77777777" w:rsidR="00CB4BEB" w:rsidRPr="00914B57" w:rsidRDefault="00CB4BEB" w:rsidP="003C0924">
            <w:pPr>
              <w:jc w:val="center"/>
              <w:rPr>
                <w:rFonts w:ascii="Trebuchet MS" w:hAnsi="Trebuchet MS"/>
                <w:sz w:val="18"/>
                <w:szCs w:val="18"/>
              </w:rPr>
            </w:pPr>
            <w:r>
              <w:rPr>
                <w:rFonts w:ascii="Trebuchet MS" w:hAnsi="Trebuchet MS"/>
                <w:sz w:val="18"/>
                <w:szCs w:val="18"/>
              </w:rPr>
              <w:t>8</w:t>
            </w:r>
          </w:p>
        </w:tc>
        <w:tc>
          <w:tcPr>
            <w:tcW w:w="1467" w:type="dxa"/>
            <w:tcBorders>
              <w:top w:val="single" w:sz="4" w:space="0" w:color="auto"/>
              <w:left w:val="single" w:sz="4" w:space="0" w:color="auto"/>
              <w:bottom w:val="single" w:sz="4" w:space="0" w:color="auto"/>
            </w:tcBorders>
            <w:shd w:val="clear" w:color="auto" w:fill="FFFFFF"/>
            <w:vAlign w:val="bottom"/>
          </w:tcPr>
          <w:p w14:paraId="2598F873"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88029CB" w14:textId="77777777" w:rsidR="00CB4BEB" w:rsidRPr="003A52C1" w:rsidRDefault="00CB4BEB" w:rsidP="003C0924">
            <w:pPr>
              <w:autoSpaceDE w:val="0"/>
              <w:autoSpaceDN w:val="0"/>
              <w:adjustRightInd w:val="0"/>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67D04A2A" w14:textId="77777777" w:rsidR="00CB4BEB" w:rsidRPr="00914B57"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Hvor ovenstående ikke dækker, men der er behov for at kunne registrere noget.</w:t>
            </w:r>
          </w:p>
        </w:tc>
      </w:tr>
      <w:tr w:rsidR="00CB4BEB" w:rsidRPr="0051728E" w14:paraId="2CF2D66F" w14:textId="77777777" w:rsidTr="003C0924">
        <w:trPr>
          <w:trHeight w:hRule="exact" w:val="255"/>
        </w:trPr>
        <w:tc>
          <w:tcPr>
            <w:tcW w:w="1981" w:type="dxa"/>
            <w:tcBorders>
              <w:top w:val="single" w:sz="4" w:space="0" w:color="auto"/>
              <w:left w:val="single" w:sz="4" w:space="0" w:color="auto"/>
              <w:bottom w:val="single" w:sz="4" w:space="0" w:color="auto"/>
              <w:right w:val="single" w:sz="4" w:space="0" w:color="auto"/>
            </w:tcBorders>
            <w:shd w:val="clear" w:color="auto" w:fill="D9D9D9"/>
            <w:vAlign w:val="bottom"/>
          </w:tcPr>
          <w:p w14:paraId="4C94635E" w14:textId="77777777" w:rsidR="00CB4BEB" w:rsidRPr="00914B57" w:rsidRDefault="00CB4BEB" w:rsidP="003C0924">
            <w:pPr>
              <w:jc w:val="center"/>
              <w:rPr>
                <w:rFonts w:ascii="Trebuchet MS" w:hAnsi="Trebuchet MS"/>
                <w:sz w:val="18"/>
                <w:szCs w:val="18"/>
              </w:rPr>
            </w:pPr>
            <w:r>
              <w:rPr>
                <w:rFonts w:ascii="Trebuchet MS" w:hAnsi="Trebuchet MS"/>
                <w:sz w:val="18"/>
                <w:szCs w:val="18"/>
              </w:rPr>
              <w:t>9</w:t>
            </w:r>
          </w:p>
        </w:tc>
        <w:tc>
          <w:tcPr>
            <w:tcW w:w="1467" w:type="dxa"/>
            <w:tcBorders>
              <w:top w:val="single" w:sz="4" w:space="0" w:color="auto"/>
              <w:left w:val="single" w:sz="4" w:space="0" w:color="auto"/>
              <w:bottom w:val="single" w:sz="4" w:space="0" w:color="auto"/>
            </w:tcBorders>
            <w:shd w:val="clear" w:color="auto" w:fill="FFFFFF"/>
            <w:vAlign w:val="bottom"/>
          </w:tcPr>
          <w:p w14:paraId="73B4ECD4"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EEE7F7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1E9DF5FE" w14:textId="77777777" w:rsidR="00CB4BEB" w:rsidRPr="00914B57" w:rsidRDefault="00CB4BEB" w:rsidP="003C0924">
            <w:pPr>
              <w:rPr>
                <w:rFonts w:ascii="Trebuchet MS" w:hAnsi="Trebuchet MS" w:cs="Trebuchet MS"/>
                <w:sz w:val="18"/>
                <w:szCs w:val="18"/>
              </w:rPr>
            </w:pPr>
            <w:r>
              <w:rPr>
                <w:rFonts w:ascii="Trebuchet MS" w:hAnsi="Trebuchet MS" w:cs="Trebuchet MS"/>
                <w:sz w:val="18"/>
                <w:szCs w:val="18"/>
              </w:rPr>
              <w:t>I tilfældet af det er ukendt/uklart hvad der er givet tilladelse til. Bør kun være historiske registreringer.</w:t>
            </w:r>
          </w:p>
        </w:tc>
      </w:tr>
    </w:tbl>
    <w:p w14:paraId="46F78152" w14:textId="77777777" w:rsidR="004E7F65" w:rsidRDefault="004E7F65" w:rsidP="004E7F65">
      <w:bookmarkStart w:id="2912" w:name="_Toc63351517"/>
    </w:p>
    <w:p w14:paraId="7B192CE6" w14:textId="44DBFFF7" w:rsidR="00CB4BEB" w:rsidRDefault="00CB4BEB" w:rsidP="00CB4BEB">
      <w:pPr>
        <w:pStyle w:val="Overskrift2"/>
        <w:rPr>
          <w:kern w:val="32"/>
        </w:rPr>
      </w:pPr>
      <w:bookmarkStart w:id="2913" w:name="_Toc122436164"/>
      <w:r>
        <w:rPr>
          <w:kern w:val="32"/>
        </w:rPr>
        <w:t>5.12.13</w:t>
      </w:r>
      <w:r w:rsidRPr="00066C65">
        <w:rPr>
          <w:kern w:val="32"/>
        </w:rPr>
        <w:t xml:space="preserve"> </w:t>
      </w:r>
      <w:r w:rsidRPr="00573101">
        <w:rPr>
          <w:kern w:val="32"/>
        </w:rPr>
        <w:t>Midlertidige depot ved forurening m.v.</w:t>
      </w:r>
      <w:r w:rsidRPr="0073574F">
        <w:rPr>
          <w:kern w:val="32"/>
        </w:rPr>
        <w:t xml:space="preserve"> </w:t>
      </w:r>
      <w:r w:rsidRPr="00066C65">
        <w:rPr>
          <w:kern w:val="32"/>
        </w:rPr>
        <w:t>(</w:t>
      </w:r>
      <w:r>
        <w:rPr>
          <w:kern w:val="32"/>
        </w:rPr>
        <w:t>6112</w:t>
      </w:r>
      <w:r w:rsidRPr="00066C65">
        <w:rPr>
          <w:kern w:val="32"/>
        </w:rPr>
        <w:t>)</w:t>
      </w:r>
      <w:bookmarkEnd w:id="2912"/>
      <w:bookmarkEnd w:id="2913"/>
      <w:r w:rsidRPr="007C3785">
        <w:rPr>
          <w:kern w:val="32"/>
        </w:rPr>
        <w:t xml:space="preserve"> </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4962"/>
        <w:gridCol w:w="1417"/>
        <w:gridCol w:w="1361"/>
        <w:gridCol w:w="1468"/>
        <w:gridCol w:w="2699"/>
      </w:tblGrid>
      <w:tr w:rsidR="00CB4BEB" w:rsidRPr="0051728E" w14:paraId="136FB23F" w14:textId="77777777" w:rsidTr="003C0924">
        <w:tc>
          <w:tcPr>
            <w:tcW w:w="1809" w:type="dxa"/>
            <w:tcBorders>
              <w:bottom w:val="single" w:sz="4" w:space="0" w:color="auto"/>
            </w:tcBorders>
            <w:shd w:val="clear" w:color="auto" w:fill="D9D9D9"/>
            <w:vAlign w:val="center"/>
          </w:tcPr>
          <w:p w14:paraId="0FDC65D3"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4962" w:type="dxa"/>
            <w:tcBorders>
              <w:bottom w:val="single" w:sz="4" w:space="0" w:color="auto"/>
            </w:tcBorders>
            <w:shd w:val="clear" w:color="auto" w:fill="D9D9D9"/>
            <w:vAlign w:val="center"/>
          </w:tcPr>
          <w:p w14:paraId="153B0348"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417" w:type="dxa"/>
            <w:tcBorders>
              <w:bottom w:val="single" w:sz="4" w:space="0" w:color="auto"/>
            </w:tcBorders>
            <w:shd w:val="clear" w:color="auto" w:fill="D9D9D9"/>
            <w:vAlign w:val="center"/>
          </w:tcPr>
          <w:p w14:paraId="13F99A68"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61" w:type="dxa"/>
            <w:tcBorders>
              <w:bottom w:val="single" w:sz="4" w:space="0" w:color="auto"/>
            </w:tcBorders>
            <w:shd w:val="clear" w:color="auto" w:fill="D9D9D9"/>
            <w:vAlign w:val="center"/>
          </w:tcPr>
          <w:p w14:paraId="69A53290"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68" w:type="dxa"/>
            <w:tcBorders>
              <w:bottom w:val="single" w:sz="4" w:space="0" w:color="auto"/>
            </w:tcBorders>
            <w:shd w:val="clear" w:color="auto" w:fill="D9D9D9"/>
            <w:vAlign w:val="center"/>
          </w:tcPr>
          <w:p w14:paraId="0191B3A8"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4DA5D260"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699" w:type="dxa"/>
            <w:shd w:val="clear" w:color="auto" w:fill="D9D9D9"/>
            <w:vAlign w:val="center"/>
          </w:tcPr>
          <w:p w14:paraId="6D849C5E"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7BEAAA51" w14:textId="77777777" w:rsidTr="003C0924">
        <w:trPr>
          <w:trHeight w:hRule="exact" w:val="510"/>
        </w:trPr>
        <w:tc>
          <w:tcPr>
            <w:tcW w:w="1809" w:type="dxa"/>
            <w:tcBorders>
              <w:top w:val="single" w:sz="4" w:space="0" w:color="auto"/>
              <w:left w:val="single" w:sz="4" w:space="0" w:color="auto"/>
              <w:bottom w:val="nil"/>
              <w:right w:val="single" w:sz="4" w:space="0" w:color="auto"/>
            </w:tcBorders>
            <w:shd w:val="clear" w:color="auto" w:fill="D9D9D9"/>
            <w:vAlign w:val="center"/>
          </w:tcPr>
          <w:p w14:paraId="3F15C42C" w14:textId="77777777" w:rsidR="00CB4BEB" w:rsidRPr="009633AD" w:rsidRDefault="00CB4BEB" w:rsidP="003C0924">
            <w:pPr>
              <w:rPr>
                <w:rFonts w:ascii="Trebuchet MS" w:hAnsi="Trebuchet MS"/>
                <w:sz w:val="18"/>
                <w:szCs w:val="18"/>
              </w:rPr>
            </w:pPr>
            <w:proofErr w:type="spellStart"/>
            <w:r w:rsidRPr="009633AD">
              <w:rPr>
                <w:rFonts w:ascii="Trebuchet MS" w:hAnsi="Trebuchet MS"/>
                <w:sz w:val="18"/>
                <w:szCs w:val="18"/>
              </w:rPr>
              <w:t>virksomhed_cvr</w:t>
            </w:r>
            <w:proofErr w:type="spellEnd"/>
          </w:p>
        </w:tc>
        <w:tc>
          <w:tcPr>
            <w:tcW w:w="4962" w:type="dxa"/>
            <w:tcBorders>
              <w:top w:val="single" w:sz="4" w:space="0" w:color="auto"/>
              <w:left w:val="single" w:sz="4" w:space="0" w:color="auto"/>
              <w:bottom w:val="nil"/>
              <w:right w:val="single" w:sz="4" w:space="0" w:color="auto"/>
            </w:tcBorders>
            <w:shd w:val="clear" w:color="auto" w:fill="auto"/>
            <w:vAlign w:val="center"/>
          </w:tcPr>
          <w:p w14:paraId="4113A90C" w14:textId="77777777" w:rsidR="00CB4BEB" w:rsidRPr="00914B57" w:rsidRDefault="00CB4BEB" w:rsidP="003C0924">
            <w:pPr>
              <w:rPr>
                <w:rFonts w:ascii="Trebuchet MS" w:hAnsi="Trebuchet MS"/>
                <w:sz w:val="18"/>
                <w:szCs w:val="18"/>
              </w:rPr>
            </w:pPr>
            <w:r>
              <w:rPr>
                <w:rFonts w:ascii="Trebuchet MS" w:hAnsi="Trebuchet MS"/>
                <w:sz w:val="18"/>
                <w:szCs w:val="18"/>
              </w:rPr>
              <w:t>Ansvarlig v</w:t>
            </w:r>
            <w:r w:rsidRPr="00914B57">
              <w:rPr>
                <w:rFonts w:ascii="Trebuchet MS" w:hAnsi="Trebuchet MS"/>
                <w:sz w:val="18"/>
                <w:szCs w:val="18"/>
              </w:rPr>
              <w:t>irksomheds CVR-nummer</w:t>
            </w:r>
          </w:p>
        </w:tc>
        <w:tc>
          <w:tcPr>
            <w:tcW w:w="1417" w:type="dxa"/>
            <w:tcBorders>
              <w:top w:val="single" w:sz="4" w:space="0" w:color="auto"/>
              <w:left w:val="single" w:sz="4" w:space="0" w:color="auto"/>
              <w:bottom w:val="nil"/>
              <w:right w:val="single" w:sz="4" w:space="0" w:color="auto"/>
            </w:tcBorders>
            <w:shd w:val="clear" w:color="auto" w:fill="auto"/>
            <w:vAlign w:val="center"/>
          </w:tcPr>
          <w:p w14:paraId="2A48FBC4"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Heltal</w:t>
            </w:r>
          </w:p>
        </w:tc>
        <w:tc>
          <w:tcPr>
            <w:tcW w:w="1361" w:type="dxa"/>
            <w:tcBorders>
              <w:top w:val="single" w:sz="4" w:space="0" w:color="auto"/>
              <w:left w:val="single" w:sz="4" w:space="0" w:color="auto"/>
              <w:bottom w:val="nil"/>
              <w:right w:val="single" w:sz="4" w:space="0" w:color="auto"/>
            </w:tcBorders>
            <w:shd w:val="clear" w:color="auto" w:fill="auto"/>
            <w:vAlign w:val="bottom"/>
          </w:tcPr>
          <w:p w14:paraId="4CEF4FD7" w14:textId="77777777" w:rsidR="00CB4BEB" w:rsidRPr="008A3298" w:rsidRDefault="00CB4BEB" w:rsidP="003C0924">
            <w:pPr>
              <w:rPr>
                <w:rFonts w:ascii="Trebuchet MS" w:hAnsi="Trebuchet MS"/>
                <w:sz w:val="18"/>
                <w:szCs w:val="18"/>
              </w:rPr>
            </w:pPr>
            <w:r w:rsidRPr="008A3298">
              <w:rPr>
                <w:rFonts w:ascii="Trebuchet MS" w:hAnsi="Trebuchet MS"/>
                <w:sz w:val="18"/>
                <w:szCs w:val="18"/>
              </w:rPr>
              <w:t>11111111-99999999</w:t>
            </w:r>
          </w:p>
        </w:tc>
        <w:tc>
          <w:tcPr>
            <w:tcW w:w="1468" w:type="dxa"/>
            <w:tcBorders>
              <w:top w:val="single" w:sz="4" w:space="0" w:color="auto"/>
              <w:left w:val="single" w:sz="4" w:space="0" w:color="auto"/>
              <w:bottom w:val="nil"/>
              <w:right w:val="single" w:sz="4" w:space="0" w:color="auto"/>
            </w:tcBorders>
            <w:shd w:val="clear" w:color="auto" w:fill="auto"/>
            <w:vAlign w:val="center"/>
          </w:tcPr>
          <w:p w14:paraId="13D6C971" w14:textId="77777777" w:rsidR="00CB4BEB" w:rsidRPr="008A3298" w:rsidRDefault="00CB4BEB" w:rsidP="003C0924">
            <w:pPr>
              <w:jc w:val="center"/>
              <w:rPr>
                <w:rFonts w:ascii="Trebuchet MS" w:hAnsi="Trebuchet MS" w:cs="Trebuchet MS"/>
                <w:sz w:val="18"/>
                <w:szCs w:val="18"/>
              </w:rPr>
            </w:pPr>
            <w:r w:rsidRPr="008A3298">
              <w:rPr>
                <w:rFonts w:ascii="Trebuchet MS" w:hAnsi="Trebuchet MS" w:cs="Trebuchet MS"/>
                <w:sz w:val="18"/>
                <w:szCs w:val="18"/>
              </w:rPr>
              <w:t>O</w:t>
            </w:r>
          </w:p>
        </w:tc>
        <w:tc>
          <w:tcPr>
            <w:tcW w:w="2699" w:type="dxa"/>
            <w:tcBorders>
              <w:top w:val="single" w:sz="4" w:space="0" w:color="auto"/>
              <w:left w:val="single" w:sz="4" w:space="0" w:color="auto"/>
              <w:bottom w:val="nil"/>
              <w:right w:val="single" w:sz="4" w:space="0" w:color="auto"/>
            </w:tcBorders>
            <w:shd w:val="clear" w:color="auto" w:fill="auto"/>
            <w:vAlign w:val="center"/>
          </w:tcPr>
          <w:p w14:paraId="31FAC1D4" w14:textId="77777777" w:rsidR="00CB4BEB" w:rsidRPr="008A3298" w:rsidRDefault="00CB4BEB" w:rsidP="003C0924">
            <w:pPr>
              <w:rPr>
                <w:rFonts w:ascii="Trebuchet MS" w:hAnsi="Trebuchet MS" w:cs="Trebuchet MS"/>
                <w:sz w:val="18"/>
                <w:szCs w:val="18"/>
              </w:rPr>
            </w:pPr>
            <w:r w:rsidRPr="008A3298">
              <w:rPr>
                <w:rFonts w:ascii="Trebuchet MS" w:hAnsi="Trebuchet MS" w:cs="Trebuchet MS"/>
                <w:sz w:val="18"/>
                <w:szCs w:val="18"/>
              </w:rPr>
              <w:t>29189633</w:t>
            </w:r>
          </w:p>
        </w:tc>
      </w:tr>
      <w:tr w:rsidR="00CB4BEB" w:rsidRPr="00B35E2C" w14:paraId="5EF6F2BC"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D9D9D9"/>
            <w:vAlign w:val="bottom"/>
          </w:tcPr>
          <w:p w14:paraId="7494F07D" w14:textId="77777777" w:rsidR="00CB4BEB" w:rsidRPr="00914B57" w:rsidRDefault="00CB4BEB" w:rsidP="003C0924">
            <w:pPr>
              <w:rPr>
                <w:rFonts w:ascii="Trebuchet MS" w:hAnsi="Trebuchet MS"/>
                <w:sz w:val="18"/>
                <w:szCs w:val="18"/>
              </w:rPr>
            </w:pPr>
            <w:proofErr w:type="spellStart"/>
            <w:r>
              <w:rPr>
                <w:rFonts w:ascii="Trebuchet MS" w:hAnsi="Trebuchet MS"/>
                <w:sz w:val="18"/>
                <w:szCs w:val="18"/>
              </w:rPr>
              <w:t>v</w:t>
            </w:r>
            <w:r w:rsidRPr="00914B57">
              <w:rPr>
                <w:rFonts w:ascii="Trebuchet MS" w:hAnsi="Trebuchet MS"/>
                <w:sz w:val="18"/>
                <w:szCs w:val="18"/>
              </w:rPr>
              <w:t>irksomhed_navn</w:t>
            </w:r>
            <w:proofErr w:type="spellEnd"/>
          </w:p>
        </w:tc>
        <w:tc>
          <w:tcPr>
            <w:tcW w:w="4962" w:type="dxa"/>
            <w:tcBorders>
              <w:top w:val="single" w:sz="4" w:space="0" w:color="auto"/>
              <w:left w:val="single" w:sz="4" w:space="0" w:color="auto"/>
              <w:bottom w:val="nil"/>
              <w:right w:val="single" w:sz="4" w:space="0" w:color="auto"/>
            </w:tcBorders>
            <w:shd w:val="clear" w:color="auto" w:fill="FFFFFF"/>
            <w:vAlign w:val="bottom"/>
          </w:tcPr>
          <w:p w14:paraId="10DAF069" w14:textId="23402861" w:rsidR="00CB4BEB" w:rsidRPr="00914B57" w:rsidRDefault="00CB4BEB" w:rsidP="003C0924">
            <w:pPr>
              <w:rPr>
                <w:rFonts w:ascii="Trebuchet MS" w:hAnsi="Trebuchet MS"/>
                <w:sz w:val="18"/>
                <w:szCs w:val="18"/>
              </w:rPr>
            </w:pPr>
            <w:r>
              <w:rPr>
                <w:rFonts w:ascii="Trebuchet MS" w:hAnsi="Trebuchet MS"/>
                <w:sz w:val="18"/>
                <w:szCs w:val="18"/>
              </w:rPr>
              <w:t xml:space="preserve">Ansvarlig </w:t>
            </w:r>
            <w:proofErr w:type="gramStart"/>
            <w:r>
              <w:rPr>
                <w:rFonts w:ascii="Trebuchet MS" w:hAnsi="Trebuchet MS"/>
                <w:sz w:val="18"/>
                <w:szCs w:val="18"/>
              </w:rPr>
              <w:t>virksomhed</w:t>
            </w:r>
            <w:r w:rsidRPr="00914B57">
              <w:rPr>
                <w:rFonts w:ascii="Trebuchet MS" w:hAnsi="Trebuchet MS"/>
                <w:sz w:val="18"/>
                <w:szCs w:val="18"/>
              </w:rPr>
              <w:t>s</w:t>
            </w:r>
            <w:r w:rsidR="009909EB">
              <w:rPr>
                <w:rFonts w:ascii="Trebuchet MS" w:hAnsi="Trebuchet MS"/>
                <w:sz w:val="18"/>
                <w:szCs w:val="18"/>
              </w:rPr>
              <w:t xml:space="preserve"> </w:t>
            </w:r>
            <w:r w:rsidRPr="00914B57">
              <w:rPr>
                <w:rFonts w:ascii="Trebuchet MS" w:hAnsi="Trebuchet MS"/>
                <w:sz w:val="18"/>
                <w:szCs w:val="18"/>
              </w:rPr>
              <w:t>navn</w:t>
            </w:r>
            <w:proofErr w:type="gramEnd"/>
          </w:p>
        </w:tc>
        <w:tc>
          <w:tcPr>
            <w:tcW w:w="1417" w:type="dxa"/>
            <w:tcBorders>
              <w:top w:val="single" w:sz="4" w:space="0" w:color="auto"/>
              <w:left w:val="single" w:sz="4" w:space="0" w:color="auto"/>
              <w:bottom w:val="nil"/>
              <w:right w:val="single" w:sz="4" w:space="0" w:color="auto"/>
            </w:tcBorders>
            <w:shd w:val="clear" w:color="auto" w:fill="FFFFFF"/>
            <w:vAlign w:val="bottom"/>
          </w:tcPr>
          <w:p w14:paraId="3A45AF81" w14:textId="77777777" w:rsidR="00CB4BEB" w:rsidRPr="00914B57" w:rsidRDefault="00CB4BEB" w:rsidP="003C0924">
            <w:pPr>
              <w:rPr>
                <w:rFonts w:ascii="Trebuchet MS" w:hAnsi="Trebuchet MS"/>
                <w:sz w:val="18"/>
                <w:szCs w:val="18"/>
              </w:rPr>
            </w:pPr>
            <w:r w:rsidRPr="00914B57">
              <w:rPr>
                <w:rFonts w:ascii="Trebuchet MS" w:hAnsi="Trebuchet MS" w:cs="Trebuchet MS"/>
                <w:sz w:val="18"/>
                <w:szCs w:val="18"/>
              </w:rPr>
              <w:t>Tekststreng</w:t>
            </w:r>
          </w:p>
        </w:tc>
        <w:tc>
          <w:tcPr>
            <w:tcW w:w="1361" w:type="dxa"/>
            <w:tcBorders>
              <w:top w:val="single" w:sz="4" w:space="0" w:color="auto"/>
              <w:left w:val="single" w:sz="4" w:space="0" w:color="auto"/>
              <w:bottom w:val="nil"/>
              <w:right w:val="single" w:sz="4" w:space="0" w:color="auto"/>
            </w:tcBorders>
            <w:shd w:val="clear" w:color="auto" w:fill="FFFFFF"/>
            <w:vAlign w:val="bottom"/>
          </w:tcPr>
          <w:p w14:paraId="1E6ACD05" w14:textId="77777777" w:rsidR="00CB4BEB" w:rsidRPr="00914B57" w:rsidRDefault="00CB4BEB" w:rsidP="003C0924">
            <w:pPr>
              <w:rPr>
                <w:rFonts w:ascii="Trebuchet MS" w:hAnsi="Trebuchet MS"/>
                <w:sz w:val="18"/>
                <w:szCs w:val="18"/>
              </w:rPr>
            </w:pPr>
            <w:r w:rsidRPr="00914B57">
              <w:rPr>
                <w:rFonts w:ascii="Trebuchet MS" w:hAnsi="Trebuchet MS" w:cs="Trebuchet MS"/>
                <w:sz w:val="18"/>
                <w:szCs w:val="18"/>
              </w:rPr>
              <w:t>0-128 tegn</w:t>
            </w:r>
          </w:p>
        </w:tc>
        <w:tc>
          <w:tcPr>
            <w:tcW w:w="1468" w:type="dxa"/>
            <w:tcBorders>
              <w:top w:val="single" w:sz="4" w:space="0" w:color="auto"/>
              <w:left w:val="single" w:sz="4" w:space="0" w:color="auto"/>
              <w:bottom w:val="nil"/>
              <w:right w:val="single" w:sz="4" w:space="0" w:color="auto"/>
            </w:tcBorders>
            <w:shd w:val="clear" w:color="auto" w:fill="FFFFFF"/>
            <w:vAlign w:val="bottom"/>
          </w:tcPr>
          <w:p w14:paraId="0247F48A" w14:textId="77777777" w:rsidR="00CB4BEB" w:rsidRPr="00914B57" w:rsidRDefault="00CB4BEB" w:rsidP="003C0924">
            <w:pPr>
              <w:jc w:val="center"/>
              <w:rPr>
                <w:rFonts w:ascii="Trebuchet MS" w:hAnsi="Trebuchet MS"/>
                <w:sz w:val="18"/>
                <w:szCs w:val="18"/>
              </w:rPr>
            </w:pPr>
            <w:r>
              <w:rPr>
                <w:rFonts w:ascii="Trebuchet MS" w:hAnsi="Trebuchet MS"/>
                <w:sz w:val="18"/>
                <w:szCs w:val="18"/>
              </w:rPr>
              <w:t>F</w:t>
            </w:r>
          </w:p>
        </w:tc>
        <w:tc>
          <w:tcPr>
            <w:tcW w:w="2699" w:type="dxa"/>
            <w:tcBorders>
              <w:top w:val="single" w:sz="4" w:space="0" w:color="auto"/>
              <w:left w:val="single" w:sz="4" w:space="0" w:color="auto"/>
              <w:bottom w:val="nil"/>
              <w:right w:val="single" w:sz="4" w:space="0" w:color="auto"/>
            </w:tcBorders>
            <w:shd w:val="clear" w:color="auto" w:fill="FFFFFF"/>
            <w:vAlign w:val="bottom"/>
          </w:tcPr>
          <w:p w14:paraId="1D7CFCB2" w14:textId="77777777" w:rsidR="00CB4BEB" w:rsidRPr="00914B57" w:rsidRDefault="00CB4BEB" w:rsidP="003C0924">
            <w:pPr>
              <w:rPr>
                <w:rFonts w:ascii="Trebuchet MS" w:hAnsi="Trebuchet MS"/>
                <w:sz w:val="18"/>
                <w:szCs w:val="18"/>
              </w:rPr>
            </w:pPr>
            <w:proofErr w:type="spellStart"/>
            <w:r>
              <w:rPr>
                <w:rFonts w:ascii="Trebuchet MS" w:hAnsi="Trebuchet MS"/>
                <w:sz w:val="18"/>
                <w:szCs w:val="18"/>
              </w:rPr>
              <w:t>GrundeRens</w:t>
            </w:r>
            <w:proofErr w:type="spellEnd"/>
            <w:r>
              <w:rPr>
                <w:rFonts w:ascii="Trebuchet MS" w:hAnsi="Trebuchet MS"/>
                <w:sz w:val="18"/>
                <w:szCs w:val="18"/>
              </w:rPr>
              <w:t xml:space="preserve"> A/S</w:t>
            </w:r>
          </w:p>
        </w:tc>
      </w:tr>
      <w:tr w:rsidR="00CB4BEB" w:rsidRPr="00CE1917" w14:paraId="7C6BD247"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D9D9D9"/>
            <w:vAlign w:val="bottom"/>
          </w:tcPr>
          <w:p w14:paraId="42CAFE5F" w14:textId="77777777" w:rsidR="00CB4BEB" w:rsidRPr="00914B57" w:rsidRDefault="00CB4BEB" w:rsidP="003C0924">
            <w:pPr>
              <w:rPr>
                <w:rFonts w:ascii="Trebuchet MS" w:hAnsi="Trebuchet MS"/>
                <w:sz w:val="18"/>
                <w:szCs w:val="18"/>
              </w:rPr>
            </w:pPr>
            <w:proofErr w:type="spellStart"/>
            <w:r>
              <w:rPr>
                <w:rFonts w:ascii="Trebuchet MS" w:hAnsi="Trebuchet MS"/>
                <w:sz w:val="18"/>
                <w:szCs w:val="18"/>
              </w:rPr>
              <w:t>v</w:t>
            </w:r>
            <w:r w:rsidRPr="00914B57">
              <w:rPr>
                <w:rFonts w:ascii="Trebuchet MS" w:hAnsi="Trebuchet MS"/>
                <w:sz w:val="18"/>
                <w:szCs w:val="18"/>
              </w:rPr>
              <w:t>irksomhed_type</w:t>
            </w:r>
            <w:proofErr w:type="spellEnd"/>
          </w:p>
        </w:tc>
        <w:tc>
          <w:tcPr>
            <w:tcW w:w="4962" w:type="dxa"/>
            <w:tcBorders>
              <w:top w:val="single" w:sz="4" w:space="0" w:color="auto"/>
              <w:left w:val="single" w:sz="4" w:space="0" w:color="auto"/>
              <w:bottom w:val="nil"/>
              <w:right w:val="single" w:sz="4" w:space="0" w:color="auto"/>
            </w:tcBorders>
            <w:shd w:val="clear" w:color="auto" w:fill="FFFFFF"/>
            <w:vAlign w:val="bottom"/>
          </w:tcPr>
          <w:p w14:paraId="008D67D2" w14:textId="6A6EB1A2" w:rsidR="00CB4BEB" w:rsidRPr="00914B57" w:rsidRDefault="00CB4BEB" w:rsidP="003C0924">
            <w:pPr>
              <w:rPr>
                <w:rFonts w:ascii="Trebuchet MS" w:hAnsi="Trebuchet MS"/>
                <w:sz w:val="18"/>
                <w:szCs w:val="18"/>
              </w:rPr>
            </w:pPr>
            <w:r w:rsidRPr="00914B57">
              <w:rPr>
                <w:rFonts w:ascii="Trebuchet MS" w:hAnsi="Trebuchet MS"/>
                <w:sz w:val="18"/>
                <w:szCs w:val="18"/>
              </w:rPr>
              <w:t>Virksomhedstype</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4BD48694" w14:textId="77777777" w:rsidR="00CB4BEB" w:rsidRPr="00914B57" w:rsidRDefault="00CB4BEB" w:rsidP="003C0924">
            <w:pPr>
              <w:rPr>
                <w:rFonts w:ascii="Trebuchet MS" w:hAnsi="Trebuchet MS"/>
                <w:sz w:val="18"/>
                <w:szCs w:val="18"/>
              </w:rPr>
            </w:pPr>
            <w:r w:rsidRPr="00914B57">
              <w:rPr>
                <w:rFonts w:ascii="Trebuchet MS" w:hAnsi="Trebuchet MS" w:cs="Trebuchet MS"/>
                <w:sz w:val="18"/>
                <w:szCs w:val="18"/>
              </w:rPr>
              <w:t>Tekststreng</w:t>
            </w:r>
          </w:p>
        </w:tc>
        <w:tc>
          <w:tcPr>
            <w:tcW w:w="1361" w:type="dxa"/>
            <w:tcBorders>
              <w:top w:val="single" w:sz="4" w:space="0" w:color="auto"/>
              <w:left w:val="single" w:sz="4" w:space="0" w:color="auto"/>
              <w:bottom w:val="nil"/>
              <w:right w:val="single" w:sz="4" w:space="0" w:color="auto"/>
            </w:tcBorders>
            <w:shd w:val="clear" w:color="auto" w:fill="FFFFFF"/>
            <w:vAlign w:val="bottom"/>
          </w:tcPr>
          <w:p w14:paraId="333BCAD0" w14:textId="77777777" w:rsidR="00CB4BEB" w:rsidRPr="00914B57" w:rsidRDefault="00CB4BEB" w:rsidP="003C0924">
            <w:pPr>
              <w:rPr>
                <w:rFonts w:ascii="Trebuchet MS" w:hAnsi="Trebuchet MS"/>
                <w:sz w:val="18"/>
                <w:szCs w:val="18"/>
              </w:rPr>
            </w:pPr>
            <w:r w:rsidRPr="00914B57">
              <w:rPr>
                <w:rFonts w:ascii="Trebuchet MS" w:hAnsi="Trebuchet MS" w:cs="Trebuchet MS"/>
                <w:sz w:val="18"/>
                <w:szCs w:val="18"/>
              </w:rPr>
              <w:t>0-50 tegn</w:t>
            </w:r>
          </w:p>
        </w:tc>
        <w:tc>
          <w:tcPr>
            <w:tcW w:w="1468" w:type="dxa"/>
            <w:tcBorders>
              <w:top w:val="single" w:sz="4" w:space="0" w:color="auto"/>
              <w:left w:val="single" w:sz="4" w:space="0" w:color="auto"/>
              <w:bottom w:val="nil"/>
              <w:right w:val="single" w:sz="4" w:space="0" w:color="auto"/>
            </w:tcBorders>
            <w:shd w:val="clear" w:color="auto" w:fill="FFFFFF"/>
            <w:vAlign w:val="bottom"/>
          </w:tcPr>
          <w:p w14:paraId="17E053D9" w14:textId="77777777" w:rsidR="00CB4BEB" w:rsidRPr="00914B5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9" w:type="dxa"/>
            <w:tcBorders>
              <w:top w:val="single" w:sz="4" w:space="0" w:color="auto"/>
              <w:left w:val="single" w:sz="4" w:space="0" w:color="auto"/>
              <w:bottom w:val="nil"/>
              <w:right w:val="single" w:sz="4" w:space="0" w:color="auto"/>
            </w:tcBorders>
            <w:shd w:val="clear" w:color="auto" w:fill="FFFFFF"/>
            <w:vAlign w:val="bottom"/>
          </w:tcPr>
          <w:p w14:paraId="13FD6DD9" w14:textId="77777777" w:rsidR="00CB4BEB" w:rsidRPr="00914B57" w:rsidRDefault="00CB4BEB" w:rsidP="003C0924">
            <w:pPr>
              <w:rPr>
                <w:rFonts w:ascii="Trebuchet MS" w:hAnsi="Trebuchet MS" w:cs="Trebuchet MS"/>
                <w:sz w:val="18"/>
                <w:szCs w:val="18"/>
              </w:rPr>
            </w:pPr>
            <w:r>
              <w:rPr>
                <w:rFonts w:ascii="Trebuchet MS" w:hAnsi="Trebuchet MS" w:cs="Trebuchet MS"/>
                <w:sz w:val="18"/>
                <w:szCs w:val="18"/>
              </w:rPr>
              <w:t>Oprensning af forurenet jord</w:t>
            </w:r>
          </w:p>
        </w:tc>
      </w:tr>
      <w:tr w:rsidR="00CB4BEB" w:rsidRPr="00CE1917" w14:paraId="41AA6533"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D9D9D9"/>
            <w:vAlign w:val="bottom"/>
          </w:tcPr>
          <w:p w14:paraId="4F6EF3B0" w14:textId="77777777" w:rsidR="00CB4BEB" w:rsidRPr="00914B57" w:rsidRDefault="00CB4BEB" w:rsidP="003C0924">
            <w:pPr>
              <w:rPr>
                <w:rFonts w:ascii="Trebuchet MS" w:hAnsi="Trebuchet MS"/>
                <w:sz w:val="18"/>
                <w:szCs w:val="18"/>
              </w:rPr>
            </w:pPr>
            <w:proofErr w:type="spellStart"/>
            <w:r>
              <w:rPr>
                <w:rFonts w:ascii="Trebuchet MS" w:hAnsi="Trebuchet MS"/>
                <w:sz w:val="18"/>
                <w:szCs w:val="18"/>
              </w:rPr>
              <w:t>d</w:t>
            </w:r>
            <w:r w:rsidRPr="00914B57">
              <w:rPr>
                <w:rFonts w:ascii="Trebuchet MS" w:hAnsi="Trebuchet MS"/>
                <w:sz w:val="18"/>
                <w:szCs w:val="18"/>
              </w:rPr>
              <w:t>epot</w:t>
            </w:r>
            <w:r w:rsidRPr="00800FFE">
              <w:rPr>
                <w:rFonts w:ascii="Trebuchet MS" w:hAnsi="Trebuchet MS"/>
                <w:sz w:val="18"/>
                <w:szCs w:val="18"/>
              </w:rPr>
              <w:t>_</w:t>
            </w:r>
            <w:r w:rsidRPr="00914B57">
              <w:rPr>
                <w:rFonts w:ascii="Trebuchet MS" w:hAnsi="Trebuchet MS"/>
                <w:sz w:val="18"/>
                <w:szCs w:val="18"/>
              </w:rPr>
              <w:t>type_kode</w:t>
            </w:r>
            <w:proofErr w:type="spellEnd"/>
          </w:p>
        </w:tc>
        <w:tc>
          <w:tcPr>
            <w:tcW w:w="4962" w:type="dxa"/>
            <w:tcBorders>
              <w:top w:val="single" w:sz="4" w:space="0" w:color="auto"/>
              <w:left w:val="single" w:sz="4" w:space="0" w:color="auto"/>
              <w:bottom w:val="nil"/>
              <w:right w:val="single" w:sz="4" w:space="0" w:color="auto"/>
            </w:tcBorders>
            <w:shd w:val="clear" w:color="auto" w:fill="FFFFFF"/>
            <w:vAlign w:val="bottom"/>
          </w:tcPr>
          <w:p w14:paraId="6E87978D" w14:textId="77777777" w:rsidR="00CB4BEB" w:rsidRPr="00914B57" w:rsidRDefault="00CB4BEB" w:rsidP="003C0924">
            <w:pPr>
              <w:rPr>
                <w:rFonts w:ascii="Trebuchet MS" w:hAnsi="Trebuchet MS"/>
                <w:sz w:val="18"/>
                <w:szCs w:val="18"/>
              </w:rPr>
            </w:pPr>
            <w:r>
              <w:rPr>
                <w:rFonts w:ascii="Trebuchet MS" w:hAnsi="Trebuchet MS"/>
                <w:sz w:val="18"/>
                <w:szCs w:val="18"/>
              </w:rPr>
              <w:t>Kode for type af materiale der kan oplagres</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62CDFCA6"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Heltal</w:t>
            </w:r>
          </w:p>
        </w:tc>
        <w:tc>
          <w:tcPr>
            <w:tcW w:w="1361" w:type="dxa"/>
            <w:tcBorders>
              <w:top w:val="single" w:sz="4" w:space="0" w:color="auto"/>
              <w:left w:val="single" w:sz="4" w:space="0" w:color="auto"/>
              <w:bottom w:val="nil"/>
              <w:right w:val="single" w:sz="4" w:space="0" w:color="auto"/>
            </w:tcBorders>
            <w:shd w:val="clear" w:color="auto" w:fill="FFFFFF"/>
            <w:vAlign w:val="bottom"/>
          </w:tcPr>
          <w:p w14:paraId="13625309"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1-</w:t>
            </w:r>
            <w:r>
              <w:rPr>
                <w:rFonts w:ascii="Trebuchet MS" w:hAnsi="Trebuchet MS"/>
                <w:sz w:val="18"/>
                <w:szCs w:val="18"/>
              </w:rPr>
              <w:t>9</w:t>
            </w:r>
          </w:p>
        </w:tc>
        <w:tc>
          <w:tcPr>
            <w:tcW w:w="1468" w:type="dxa"/>
            <w:tcBorders>
              <w:top w:val="single" w:sz="4" w:space="0" w:color="auto"/>
              <w:left w:val="single" w:sz="4" w:space="0" w:color="auto"/>
              <w:bottom w:val="nil"/>
              <w:right w:val="single" w:sz="4" w:space="0" w:color="auto"/>
            </w:tcBorders>
            <w:shd w:val="clear" w:color="auto" w:fill="FFFFFF"/>
            <w:vAlign w:val="bottom"/>
          </w:tcPr>
          <w:p w14:paraId="3E1834DF" w14:textId="77777777" w:rsidR="00CB4BEB" w:rsidRPr="00914B57"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699" w:type="dxa"/>
            <w:tcBorders>
              <w:top w:val="single" w:sz="4" w:space="0" w:color="auto"/>
              <w:left w:val="single" w:sz="4" w:space="0" w:color="auto"/>
              <w:bottom w:val="nil"/>
              <w:right w:val="single" w:sz="4" w:space="0" w:color="auto"/>
            </w:tcBorders>
            <w:shd w:val="clear" w:color="auto" w:fill="FFFFFF"/>
            <w:vAlign w:val="bottom"/>
          </w:tcPr>
          <w:p w14:paraId="41B1161E" w14:textId="77777777" w:rsidR="00CB4BEB" w:rsidRPr="00914B57" w:rsidRDefault="00CB4BEB" w:rsidP="003C0924">
            <w:pPr>
              <w:rPr>
                <w:rFonts w:ascii="Trebuchet MS" w:hAnsi="Trebuchet MS" w:cs="Trebuchet MS"/>
                <w:sz w:val="18"/>
                <w:szCs w:val="18"/>
              </w:rPr>
            </w:pPr>
            <w:r w:rsidRPr="00914B57">
              <w:rPr>
                <w:rFonts w:ascii="Trebuchet MS" w:hAnsi="Trebuchet MS" w:cs="Trebuchet MS"/>
                <w:sz w:val="18"/>
                <w:szCs w:val="18"/>
              </w:rPr>
              <w:t>2</w:t>
            </w:r>
          </w:p>
        </w:tc>
      </w:tr>
      <w:tr w:rsidR="00CB4BEB" w:rsidRPr="00CE1917" w14:paraId="07FEFC13" w14:textId="77777777" w:rsidTr="003C0924">
        <w:trPr>
          <w:trHeight w:hRule="exact" w:val="510"/>
        </w:trPr>
        <w:tc>
          <w:tcPr>
            <w:tcW w:w="1809" w:type="dxa"/>
            <w:tcBorders>
              <w:top w:val="single" w:sz="4" w:space="0" w:color="auto"/>
              <w:left w:val="single" w:sz="4" w:space="0" w:color="auto"/>
              <w:bottom w:val="nil"/>
              <w:right w:val="single" w:sz="4" w:space="0" w:color="auto"/>
            </w:tcBorders>
            <w:shd w:val="clear" w:color="auto" w:fill="99CCFF"/>
            <w:vAlign w:val="center"/>
          </w:tcPr>
          <w:p w14:paraId="40F9295F" w14:textId="77777777" w:rsidR="00CB4BEB" w:rsidRPr="00914B57" w:rsidRDefault="00CB4BEB" w:rsidP="003C0924">
            <w:pPr>
              <w:rPr>
                <w:rFonts w:ascii="Trebuchet MS" w:hAnsi="Trebuchet MS"/>
                <w:sz w:val="18"/>
                <w:szCs w:val="18"/>
              </w:rPr>
            </w:pPr>
            <w:proofErr w:type="spellStart"/>
            <w:r>
              <w:rPr>
                <w:rFonts w:ascii="Trebuchet MS" w:hAnsi="Trebuchet MS"/>
                <w:sz w:val="18"/>
                <w:szCs w:val="18"/>
              </w:rPr>
              <w:lastRenderedPageBreak/>
              <w:t>d</w:t>
            </w:r>
            <w:r w:rsidRPr="00914B57">
              <w:rPr>
                <w:rFonts w:ascii="Trebuchet MS" w:hAnsi="Trebuchet MS"/>
                <w:sz w:val="18"/>
                <w:szCs w:val="18"/>
              </w:rPr>
              <w:t>epot</w:t>
            </w:r>
            <w:r w:rsidRPr="00800FFE">
              <w:rPr>
                <w:rFonts w:ascii="Trebuchet MS" w:hAnsi="Trebuchet MS"/>
                <w:sz w:val="18"/>
                <w:szCs w:val="18"/>
              </w:rPr>
              <w:t>_</w:t>
            </w:r>
            <w:r w:rsidRPr="00914B57">
              <w:rPr>
                <w:rFonts w:ascii="Trebuchet MS" w:hAnsi="Trebuchet MS"/>
                <w:sz w:val="18"/>
                <w:szCs w:val="18"/>
              </w:rPr>
              <w:t>type</w:t>
            </w:r>
            <w:proofErr w:type="spellEnd"/>
          </w:p>
        </w:tc>
        <w:tc>
          <w:tcPr>
            <w:tcW w:w="4962" w:type="dxa"/>
            <w:tcBorders>
              <w:top w:val="single" w:sz="4" w:space="0" w:color="auto"/>
              <w:left w:val="single" w:sz="4" w:space="0" w:color="auto"/>
              <w:bottom w:val="nil"/>
              <w:right w:val="single" w:sz="4" w:space="0" w:color="auto"/>
            </w:tcBorders>
            <w:shd w:val="clear" w:color="auto" w:fill="99CCFF"/>
            <w:vAlign w:val="center"/>
          </w:tcPr>
          <w:p w14:paraId="31B5052B"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Type af mat</w:t>
            </w:r>
            <w:r>
              <w:rPr>
                <w:rFonts w:ascii="Trebuchet MS" w:hAnsi="Trebuchet MS"/>
                <w:sz w:val="18"/>
                <w:szCs w:val="18"/>
              </w:rPr>
              <w:t>e</w:t>
            </w:r>
            <w:r w:rsidRPr="00914B57">
              <w:rPr>
                <w:rFonts w:ascii="Trebuchet MS" w:hAnsi="Trebuchet MS"/>
                <w:sz w:val="18"/>
                <w:szCs w:val="18"/>
              </w:rPr>
              <w:t>riale der kan oplagres</w:t>
            </w:r>
          </w:p>
        </w:tc>
        <w:tc>
          <w:tcPr>
            <w:tcW w:w="1417" w:type="dxa"/>
            <w:tcBorders>
              <w:top w:val="single" w:sz="4" w:space="0" w:color="auto"/>
              <w:left w:val="single" w:sz="4" w:space="0" w:color="auto"/>
              <w:bottom w:val="nil"/>
              <w:right w:val="single" w:sz="4" w:space="0" w:color="auto"/>
            </w:tcBorders>
            <w:shd w:val="clear" w:color="auto" w:fill="99CCFF"/>
            <w:vAlign w:val="center"/>
          </w:tcPr>
          <w:p w14:paraId="08940C6E" w14:textId="77777777" w:rsidR="00CB4BEB" w:rsidRPr="00914B57" w:rsidRDefault="00CB4BEB" w:rsidP="003C0924">
            <w:pPr>
              <w:rPr>
                <w:rFonts w:ascii="Trebuchet MS" w:hAnsi="Trebuchet MS"/>
                <w:sz w:val="18"/>
                <w:szCs w:val="18"/>
              </w:rPr>
            </w:pPr>
            <w:r w:rsidRPr="00914B57">
              <w:rPr>
                <w:rFonts w:ascii="Trebuchet MS" w:hAnsi="Trebuchet MS" w:cs="Trebuchet MS"/>
                <w:sz w:val="18"/>
                <w:szCs w:val="18"/>
              </w:rPr>
              <w:t>Tekststreng</w:t>
            </w:r>
          </w:p>
        </w:tc>
        <w:tc>
          <w:tcPr>
            <w:tcW w:w="1361" w:type="dxa"/>
            <w:tcBorders>
              <w:top w:val="single" w:sz="4" w:space="0" w:color="auto"/>
              <w:left w:val="single" w:sz="4" w:space="0" w:color="auto"/>
              <w:bottom w:val="nil"/>
              <w:right w:val="single" w:sz="4" w:space="0" w:color="auto"/>
            </w:tcBorders>
            <w:shd w:val="clear" w:color="auto" w:fill="99CCFF"/>
            <w:vAlign w:val="center"/>
          </w:tcPr>
          <w:p w14:paraId="32AD8837" w14:textId="77777777" w:rsidR="00CB4BEB" w:rsidRPr="00914B57" w:rsidRDefault="00CB4BEB" w:rsidP="003C0924">
            <w:pPr>
              <w:rPr>
                <w:rFonts w:ascii="Trebuchet MS" w:hAnsi="Trebuchet MS"/>
                <w:sz w:val="18"/>
                <w:szCs w:val="18"/>
              </w:rPr>
            </w:pPr>
            <w:r w:rsidRPr="00914B57">
              <w:rPr>
                <w:rFonts w:ascii="Trebuchet MS" w:hAnsi="Trebuchet MS" w:cs="Trebuchet MS"/>
                <w:sz w:val="18"/>
                <w:szCs w:val="18"/>
              </w:rPr>
              <w:t>0-50 tegn</w:t>
            </w:r>
          </w:p>
        </w:tc>
        <w:tc>
          <w:tcPr>
            <w:tcW w:w="1468" w:type="dxa"/>
            <w:tcBorders>
              <w:top w:val="single" w:sz="4" w:space="0" w:color="auto"/>
              <w:left w:val="single" w:sz="4" w:space="0" w:color="auto"/>
              <w:bottom w:val="nil"/>
              <w:right w:val="single" w:sz="4" w:space="0" w:color="auto"/>
            </w:tcBorders>
            <w:shd w:val="clear" w:color="auto" w:fill="99CCFF"/>
            <w:vAlign w:val="center"/>
          </w:tcPr>
          <w:p w14:paraId="464F7EEC" w14:textId="77777777" w:rsidR="00CB4BEB" w:rsidRPr="00914B57"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699" w:type="dxa"/>
            <w:tcBorders>
              <w:top w:val="single" w:sz="4" w:space="0" w:color="auto"/>
              <w:left w:val="single" w:sz="4" w:space="0" w:color="auto"/>
              <w:bottom w:val="nil"/>
              <w:right w:val="single" w:sz="4" w:space="0" w:color="auto"/>
            </w:tcBorders>
            <w:shd w:val="clear" w:color="auto" w:fill="99CCFF"/>
            <w:vAlign w:val="bottom"/>
          </w:tcPr>
          <w:p w14:paraId="72C4EE83" w14:textId="77777777" w:rsidR="00CB4BEB" w:rsidRPr="00914B57" w:rsidRDefault="00CB4BEB" w:rsidP="003C0924">
            <w:pPr>
              <w:rPr>
                <w:rFonts w:ascii="Trebuchet MS" w:hAnsi="Trebuchet MS" w:cs="Trebuchet MS"/>
                <w:sz w:val="18"/>
                <w:szCs w:val="18"/>
              </w:rPr>
            </w:pPr>
            <w:r w:rsidRPr="00914B57">
              <w:rPr>
                <w:rFonts w:ascii="Trebuchet MS" w:hAnsi="Trebuchet MS" w:cs="Trebuchet MS"/>
                <w:sz w:val="18"/>
                <w:szCs w:val="18"/>
              </w:rPr>
              <w:t>Oprensningsjord mv. fra akut forurening</w:t>
            </w:r>
          </w:p>
        </w:tc>
      </w:tr>
      <w:tr w:rsidR="00CB4BEB" w:rsidRPr="00CE1917" w14:paraId="130AC96F"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97DDBA"/>
            <w:vAlign w:val="bottom"/>
          </w:tcPr>
          <w:p w14:paraId="5C190858" w14:textId="77777777" w:rsidR="00CB4BEB" w:rsidRPr="00353B49" w:rsidRDefault="00CB4BEB" w:rsidP="003C0924">
            <w:pPr>
              <w:rPr>
                <w:rFonts w:ascii="Trebuchet MS" w:hAnsi="Trebuchet MS" w:cs="Trebuchet MS"/>
                <w:sz w:val="18"/>
                <w:szCs w:val="18"/>
              </w:rPr>
            </w:pPr>
            <w:proofErr w:type="spellStart"/>
            <w:r w:rsidRPr="00353B49">
              <w:rPr>
                <w:rFonts w:ascii="Trebuchet MS" w:hAnsi="Trebuchet MS" w:cs="Trebuchet MS"/>
                <w:sz w:val="18"/>
                <w:szCs w:val="18"/>
              </w:rPr>
              <w:t>gyldig_fra</w:t>
            </w:r>
            <w:proofErr w:type="spellEnd"/>
          </w:p>
        </w:tc>
        <w:tc>
          <w:tcPr>
            <w:tcW w:w="11907" w:type="dxa"/>
            <w:gridSpan w:val="5"/>
            <w:tcBorders>
              <w:top w:val="single" w:sz="4" w:space="0" w:color="auto"/>
              <w:left w:val="single" w:sz="4" w:space="0" w:color="auto"/>
              <w:bottom w:val="nil"/>
              <w:right w:val="single" w:sz="4" w:space="0" w:color="auto"/>
            </w:tcBorders>
            <w:shd w:val="clear" w:color="auto" w:fill="97DDBA"/>
            <w:vAlign w:val="bottom"/>
          </w:tcPr>
          <w:p w14:paraId="4761EE96"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3BF0D4D4"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97DDBA"/>
            <w:vAlign w:val="bottom"/>
          </w:tcPr>
          <w:p w14:paraId="1FDE721B" w14:textId="77777777" w:rsidR="00CB4BEB" w:rsidRPr="00353B49" w:rsidRDefault="00CB4BEB" w:rsidP="003C0924">
            <w:pPr>
              <w:rPr>
                <w:rFonts w:ascii="Trebuchet MS" w:hAnsi="Trebuchet MS" w:cs="Trebuchet MS"/>
                <w:sz w:val="18"/>
                <w:szCs w:val="18"/>
              </w:rPr>
            </w:pPr>
            <w:proofErr w:type="spellStart"/>
            <w:r w:rsidRPr="00353B49">
              <w:rPr>
                <w:rFonts w:ascii="Trebuchet MS" w:hAnsi="Trebuchet MS" w:cs="Trebuchet MS"/>
                <w:sz w:val="18"/>
                <w:szCs w:val="18"/>
              </w:rPr>
              <w:t>gyldig_til</w:t>
            </w:r>
            <w:proofErr w:type="spellEnd"/>
          </w:p>
        </w:tc>
        <w:tc>
          <w:tcPr>
            <w:tcW w:w="11907" w:type="dxa"/>
            <w:gridSpan w:val="5"/>
            <w:tcBorders>
              <w:top w:val="single" w:sz="4" w:space="0" w:color="auto"/>
              <w:left w:val="single" w:sz="4" w:space="0" w:color="auto"/>
              <w:bottom w:val="nil"/>
              <w:right w:val="single" w:sz="4" w:space="0" w:color="auto"/>
            </w:tcBorders>
            <w:shd w:val="clear" w:color="auto" w:fill="97DDBA"/>
            <w:vAlign w:val="bottom"/>
          </w:tcPr>
          <w:p w14:paraId="33CC33ED"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6175D8B1"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97DDBA"/>
            <w:vAlign w:val="bottom"/>
          </w:tcPr>
          <w:p w14:paraId="212198AB" w14:textId="77777777" w:rsidR="00CB4BEB" w:rsidRPr="00914B57" w:rsidRDefault="00CB4BEB" w:rsidP="003C0924">
            <w:pPr>
              <w:rPr>
                <w:rFonts w:ascii="Trebuchet MS" w:hAnsi="Trebuchet MS" w:cs="Trebuchet MS"/>
                <w:sz w:val="18"/>
                <w:szCs w:val="18"/>
              </w:rPr>
            </w:pPr>
            <w:r>
              <w:rPr>
                <w:rFonts w:ascii="Trebuchet MS" w:hAnsi="Trebuchet MS" w:cs="Trebuchet MS"/>
                <w:sz w:val="18"/>
                <w:szCs w:val="18"/>
              </w:rPr>
              <w:t>l</w:t>
            </w:r>
            <w:r w:rsidRPr="00914B57">
              <w:rPr>
                <w:rFonts w:ascii="Trebuchet MS" w:hAnsi="Trebuchet MS" w:cs="Trebuchet MS"/>
                <w:sz w:val="18"/>
                <w:szCs w:val="18"/>
              </w:rPr>
              <w:t>ink</w:t>
            </w:r>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0EA8ED2" w14:textId="77777777" w:rsidR="00CB4BEB" w:rsidRPr="00914B5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00BDF650"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0106E64E"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792ED61F"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129F027B"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14D965FA" w14:textId="77777777" w:rsidR="00CB4BEB" w:rsidRDefault="00CB4BEB" w:rsidP="00CB4BEB">
      <w:pPr>
        <w:pStyle w:val="Overskrift6"/>
      </w:pPr>
      <w:r>
        <w:t>5.12.13.1</w:t>
      </w:r>
      <w:r w:rsidRPr="00A32757">
        <w:t xml:space="preserve"> </w:t>
      </w:r>
      <w:r>
        <w:t>Metadata</w:t>
      </w:r>
      <w:r w:rsidRPr="0080190E">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771C42B3" w14:textId="77777777" w:rsidTr="003C0924">
        <w:trPr>
          <w:trHeight w:hRule="exact" w:val="255"/>
        </w:trPr>
        <w:tc>
          <w:tcPr>
            <w:tcW w:w="2235" w:type="dxa"/>
            <w:shd w:val="clear" w:color="auto" w:fill="D9D9D9"/>
            <w:vAlign w:val="bottom"/>
          </w:tcPr>
          <w:p w14:paraId="7329E9A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29F6AB74"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6520588C" w14:textId="77777777" w:rsidTr="003C0924">
        <w:trPr>
          <w:trHeight w:hRule="exact" w:val="255"/>
        </w:trPr>
        <w:tc>
          <w:tcPr>
            <w:tcW w:w="2235" w:type="dxa"/>
            <w:shd w:val="clear" w:color="auto" w:fill="E0E0E0"/>
            <w:vAlign w:val="bottom"/>
          </w:tcPr>
          <w:p w14:paraId="1237CAC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016A4687" w14:textId="77777777" w:rsidR="00CB4BEB" w:rsidRPr="00914B57" w:rsidRDefault="00CB4BEB" w:rsidP="003C0924">
            <w:pPr>
              <w:rPr>
                <w:rFonts w:ascii="Trebuchet MS" w:hAnsi="Trebuchet MS" w:cs="Trebuchet MS"/>
                <w:sz w:val="18"/>
                <w:szCs w:val="18"/>
              </w:rPr>
            </w:pPr>
            <w:r w:rsidRPr="00914B57">
              <w:rPr>
                <w:rFonts w:ascii="Trebuchet MS" w:hAnsi="Trebuchet MS" w:cs="Trebuchet MS"/>
                <w:sz w:val="18"/>
                <w:szCs w:val="18"/>
              </w:rPr>
              <w:t>Midlertidige depot ved forurening m.v.</w:t>
            </w:r>
          </w:p>
        </w:tc>
      </w:tr>
      <w:tr w:rsidR="00CB4BEB" w:rsidRPr="0051728E" w14:paraId="68A123AA" w14:textId="77777777" w:rsidTr="003C0924">
        <w:trPr>
          <w:trHeight w:hRule="exact" w:val="255"/>
        </w:trPr>
        <w:tc>
          <w:tcPr>
            <w:tcW w:w="2235" w:type="dxa"/>
            <w:shd w:val="clear" w:color="auto" w:fill="E0E0E0"/>
            <w:vAlign w:val="bottom"/>
          </w:tcPr>
          <w:p w14:paraId="24F1D2D8"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6C32818E" w14:textId="77777777" w:rsidR="00CB4BEB" w:rsidRDefault="00CB4BEB" w:rsidP="003C0924">
            <w:pPr>
              <w:rPr>
                <w:rFonts w:ascii="Trebuchet MS" w:hAnsi="Trebuchet MS"/>
                <w:sz w:val="18"/>
                <w:szCs w:val="18"/>
              </w:rPr>
            </w:pPr>
            <w:r>
              <w:rPr>
                <w:rFonts w:ascii="Trebuchet MS" w:hAnsi="Trebuchet MS"/>
                <w:sz w:val="18"/>
                <w:szCs w:val="18"/>
              </w:rPr>
              <w:t>6112</w:t>
            </w:r>
          </w:p>
        </w:tc>
      </w:tr>
      <w:tr w:rsidR="00CB4BEB" w:rsidRPr="00E6255A" w14:paraId="5F161081" w14:textId="77777777" w:rsidTr="003C0924">
        <w:trPr>
          <w:trHeight w:hRule="exact" w:val="255"/>
        </w:trPr>
        <w:tc>
          <w:tcPr>
            <w:tcW w:w="2235" w:type="dxa"/>
            <w:shd w:val="clear" w:color="auto" w:fill="E0E0E0"/>
            <w:vAlign w:val="bottom"/>
          </w:tcPr>
          <w:p w14:paraId="08E20D00"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Definition</w:t>
            </w:r>
          </w:p>
        </w:tc>
        <w:tc>
          <w:tcPr>
            <w:tcW w:w="11340" w:type="dxa"/>
            <w:shd w:val="clear" w:color="auto" w:fill="FFFFFF"/>
            <w:vAlign w:val="bottom"/>
          </w:tcPr>
          <w:p w14:paraId="63195D1D" w14:textId="622FCE66" w:rsidR="00CB4BEB" w:rsidRPr="00E6255A" w:rsidRDefault="00CB4BEB" w:rsidP="003C0924">
            <w:pPr>
              <w:rPr>
                <w:rFonts w:ascii="Trebuchet MS" w:hAnsi="Trebuchet MS"/>
                <w:sz w:val="18"/>
                <w:szCs w:val="18"/>
              </w:rPr>
            </w:pPr>
            <w:r w:rsidRPr="00E6255A">
              <w:rPr>
                <w:rFonts w:ascii="Trebuchet MS" w:hAnsi="Trebuchet MS"/>
                <w:sz w:val="18"/>
                <w:szCs w:val="18"/>
              </w:rPr>
              <w:t>Områder, hvor beredskabet og virksomheder i forbindelse med større materialeflytning kan deponere indsamlet materiale.</w:t>
            </w:r>
          </w:p>
        </w:tc>
      </w:tr>
      <w:tr w:rsidR="00CB4BEB" w:rsidRPr="00E6255A" w14:paraId="029A4601" w14:textId="77777777" w:rsidTr="003C0924">
        <w:trPr>
          <w:trHeight w:hRule="exact" w:val="1346"/>
        </w:trPr>
        <w:tc>
          <w:tcPr>
            <w:tcW w:w="2235" w:type="dxa"/>
            <w:shd w:val="clear" w:color="auto" w:fill="E0E0E0"/>
            <w:vAlign w:val="center"/>
          </w:tcPr>
          <w:p w14:paraId="6C83FF13"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Beskrivelse</w:t>
            </w:r>
          </w:p>
        </w:tc>
        <w:tc>
          <w:tcPr>
            <w:tcW w:w="11340" w:type="dxa"/>
            <w:shd w:val="clear" w:color="auto" w:fill="FFFFFF"/>
            <w:vAlign w:val="bottom"/>
          </w:tcPr>
          <w:p w14:paraId="1EDD706B" w14:textId="36C9EF5D" w:rsidR="00CB4BEB" w:rsidRPr="00E6255A" w:rsidRDefault="00CB4BEB" w:rsidP="003C0924">
            <w:pPr>
              <w:rPr>
                <w:rFonts w:ascii="Trebuchet MS" w:hAnsi="Trebuchet MS"/>
                <w:sz w:val="18"/>
                <w:szCs w:val="18"/>
              </w:rPr>
            </w:pPr>
            <w:r w:rsidRPr="00E6255A">
              <w:rPr>
                <w:rFonts w:ascii="Trebuchet MS" w:hAnsi="Trebuchet MS"/>
                <w:sz w:val="18"/>
                <w:szCs w:val="18"/>
              </w:rPr>
              <w:t>Områder, hvor beredskabet og virksomheder i forbindelse med større materialeflytning kan deponere indsamlet materiale, før det fragtes til videre behandling. Midlertidig</w:t>
            </w:r>
            <w:r w:rsidR="009909EB">
              <w:rPr>
                <w:rFonts w:ascii="Trebuchet MS" w:hAnsi="Trebuchet MS"/>
                <w:sz w:val="18"/>
                <w:szCs w:val="18"/>
              </w:rPr>
              <w:t>t</w:t>
            </w:r>
            <w:r w:rsidRPr="00E6255A">
              <w:rPr>
                <w:rFonts w:ascii="Trebuchet MS" w:hAnsi="Trebuchet MS"/>
                <w:sz w:val="18"/>
                <w:szCs w:val="18"/>
              </w:rPr>
              <w:t xml:space="preserve"> oplag af jord kræver en § 19 tilladelse iht. miljøbeskyttelsesloven, hvis de varer over 6 uger, og alt efter jordens karakter. Midlertidig tilladelse til jordoplag iht. § 19 skal ikke sidestilles med et jordhotel, da det midlertidige oplag gives til en specifik jordmængde fra et udspecificeret område. Hvis der er tale om et jordhotel skal der gives en miljøgodkendelse iht. § 33. </w:t>
            </w:r>
          </w:p>
          <w:p w14:paraId="302E7DBB" w14:textId="77777777" w:rsidR="00CB4BEB" w:rsidRPr="00E6255A" w:rsidRDefault="00CB4BEB" w:rsidP="003C0924">
            <w:pPr>
              <w:rPr>
                <w:rFonts w:ascii="Trebuchet MS" w:hAnsi="Trebuchet MS"/>
                <w:sz w:val="18"/>
                <w:szCs w:val="18"/>
              </w:rPr>
            </w:pPr>
          </w:p>
        </w:tc>
      </w:tr>
      <w:tr w:rsidR="00CB4BEB" w:rsidRPr="00E6255A" w14:paraId="3535D70B" w14:textId="77777777" w:rsidTr="003C0924">
        <w:trPr>
          <w:trHeight w:hRule="exact" w:val="255"/>
        </w:trPr>
        <w:tc>
          <w:tcPr>
            <w:tcW w:w="2235" w:type="dxa"/>
            <w:shd w:val="clear" w:color="auto" w:fill="E0E0E0"/>
            <w:vAlign w:val="bottom"/>
          </w:tcPr>
          <w:p w14:paraId="737C4A62" w14:textId="77777777" w:rsidR="00CB4BEB" w:rsidRPr="00E6255A" w:rsidRDefault="00CB4BEB" w:rsidP="003C0924">
            <w:pPr>
              <w:rPr>
                <w:rFonts w:ascii="Trebuchet MS" w:hAnsi="Trebuchet MS" w:cs="Trebuchet MS"/>
                <w:sz w:val="18"/>
                <w:szCs w:val="18"/>
              </w:rPr>
            </w:pPr>
            <w:proofErr w:type="spellStart"/>
            <w:r w:rsidRPr="00E6255A">
              <w:rPr>
                <w:rFonts w:ascii="Trebuchet MS" w:hAnsi="Trebuchet MS" w:cs="Trebuchet MS"/>
                <w:sz w:val="18"/>
                <w:szCs w:val="18"/>
              </w:rPr>
              <w:t>Formaal</w:t>
            </w:r>
            <w:proofErr w:type="spellEnd"/>
            <w:r w:rsidRPr="00E6255A">
              <w:rPr>
                <w:rFonts w:ascii="Trebuchet MS" w:hAnsi="Trebuchet MS" w:cs="Trebuchet MS"/>
                <w:sz w:val="18"/>
                <w:szCs w:val="18"/>
              </w:rPr>
              <w:t xml:space="preserve"> </w:t>
            </w:r>
          </w:p>
        </w:tc>
        <w:tc>
          <w:tcPr>
            <w:tcW w:w="11340" w:type="dxa"/>
            <w:shd w:val="clear" w:color="auto" w:fill="FFFFFF"/>
            <w:vAlign w:val="bottom"/>
          </w:tcPr>
          <w:p w14:paraId="023E9063" w14:textId="77777777" w:rsidR="00CB4BEB" w:rsidRPr="00E6255A" w:rsidRDefault="00CB4BEB" w:rsidP="003C0924">
            <w:r w:rsidRPr="00E6255A">
              <w:rPr>
                <w:rFonts w:ascii="Trebuchet MS" w:hAnsi="Trebuchet MS"/>
                <w:sz w:val="18"/>
                <w:szCs w:val="18"/>
              </w:rPr>
              <w:t>Have overblik over hvad der har været brugt til depot i en kort periode.</w:t>
            </w:r>
          </w:p>
        </w:tc>
      </w:tr>
      <w:tr w:rsidR="00CB4BEB" w:rsidRPr="00E6255A" w14:paraId="1026349E" w14:textId="77777777" w:rsidTr="003C0924">
        <w:trPr>
          <w:trHeight w:hRule="exact" w:val="255"/>
        </w:trPr>
        <w:tc>
          <w:tcPr>
            <w:tcW w:w="2235" w:type="dxa"/>
            <w:shd w:val="clear" w:color="auto" w:fill="E0E0E0"/>
            <w:vAlign w:val="bottom"/>
          </w:tcPr>
          <w:p w14:paraId="6D8799DC" w14:textId="77777777" w:rsidR="00CB4BEB" w:rsidRPr="00E6255A" w:rsidRDefault="00CB4BEB" w:rsidP="003C0924">
            <w:pPr>
              <w:rPr>
                <w:rFonts w:ascii="Trebuchet MS" w:hAnsi="Trebuchet MS" w:cs="Trebuchet MS"/>
                <w:sz w:val="18"/>
                <w:szCs w:val="18"/>
              </w:rPr>
            </w:pPr>
            <w:proofErr w:type="spellStart"/>
            <w:r w:rsidRPr="00E6255A">
              <w:rPr>
                <w:rFonts w:ascii="Trebuchet MS" w:hAnsi="Trebuchet MS" w:cs="Trebuchet MS"/>
                <w:sz w:val="18"/>
                <w:szCs w:val="18"/>
              </w:rPr>
              <w:t>Noegleord_hovedgruppe</w:t>
            </w:r>
            <w:proofErr w:type="spellEnd"/>
          </w:p>
        </w:tc>
        <w:tc>
          <w:tcPr>
            <w:tcW w:w="11340" w:type="dxa"/>
            <w:shd w:val="clear" w:color="auto" w:fill="FFFFFF"/>
            <w:vAlign w:val="bottom"/>
          </w:tcPr>
          <w:p w14:paraId="06268E1A" w14:textId="77777777" w:rsidR="00CB4BEB" w:rsidRPr="00E6255A" w:rsidRDefault="00CB4BEB" w:rsidP="003C0924">
            <w:pPr>
              <w:autoSpaceDE w:val="0"/>
              <w:autoSpaceDN w:val="0"/>
              <w:adjustRightInd w:val="0"/>
              <w:rPr>
                <w:rFonts w:ascii="Trebuchet MS" w:hAnsi="Trebuchet MS" w:cs="Trebuchet MS"/>
                <w:bCs/>
                <w:kern w:val="32"/>
                <w:sz w:val="18"/>
                <w:szCs w:val="18"/>
              </w:rPr>
            </w:pPr>
            <w:r w:rsidRPr="00E6255A">
              <w:rPr>
                <w:rFonts w:ascii="Trebuchet MS" w:hAnsi="Trebuchet MS" w:cs="Trebuchet MS"/>
                <w:bCs/>
                <w:kern w:val="32"/>
                <w:sz w:val="18"/>
                <w:szCs w:val="18"/>
              </w:rPr>
              <w:t>Sikkerhed og sundhed</w:t>
            </w:r>
          </w:p>
        </w:tc>
      </w:tr>
      <w:tr w:rsidR="00CB4BEB" w:rsidRPr="00E6255A" w14:paraId="32C0559F" w14:textId="77777777" w:rsidTr="003C0924">
        <w:trPr>
          <w:trHeight w:hRule="exact" w:val="255"/>
        </w:trPr>
        <w:tc>
          <w:tcPr>
            <w:tcW w:w="2235" w:type="dxa"/>
            <w:shd w:val="clear" w:color="auto" w:fill="E0E0E0"/>
            <w:vAlign w:val="bottom"/>
          </w:tcPr>
          <w:p w14:paraId="24BD5B94" w14:textId="77777777" w:rsidR="00CB4BEB" w:rsidRPr="00E6255A" w:rsidRDefault="00CB4BEB" w:rsidP="003C0924">
            <w:pPr>
              <w:rPr>
                <w:rFonts w:ascii="Trebuchet MS" w:hAnsi="Trebuchet MS" w:cs="Trebuchet MS"/>
                <w:sz w:val="18"/>
                <w:szCs w:val="18"/>
              </w:rPr>
            </w:pPr>
            <w:proofErr w:type="spellStart"/>
            <w:r w:rsidRPr="00E6255A">
              <w:rPr>
                <w:rFonts w:ascii="Trebuchet MS" w:hAnsi="Trebuchet MS" w:cs="Trebuchet MS"/>
                <w:sz w:val="18"/>
                <w:szCs w:val="18"/>
              </w:rPr>
              <w:t>Noegle_ord</w:t>
            </w:r>
            <w:proofErr w:type="spellEnd"/>
          </w:p>
        </w:tc>
        <w:tc>
          <w:tcPr>
            <w:tcW w:w="11340" w:type="dxa"/>
            <w:shd w:val="clear" w:color="auto" w:fill="FFFFFF"/>
            <w:vAlign w:val="bottom"/>
          </w:tcPr>
          <w:p w14:paraId="0F6F0FDD" w14:textId="77777777" w:rsidR="00CB4BEB" w:rsidRPr="00E6255A" w:rsidRDefault="00CB4BEB" w:rsidP="003C0924">
            <w:pPr>
              <w:autoSpaceDE w:val="0"/>
              <w:autoSpaceDN w:val="0"/>
              <w:adjustRightInd w:val="0"/>
              <w:rPr>
                <w:rFonts w:ascii="Trebuchet MS" w:hAnsi="Trebuchet MS" w:cs="Trebuchet MS"/>
                <w:sz w:val="18"/>
                <w:szCs w:val="18"/>
              </w:rPr>
            </w:pPr>
            <w:r w:rsidRPr="00E6255A">
              <w:rPr>
                <w:rFonts w:ascii="Trebuchet MS" w:hAnsi="Trebuchet MS" w:cs="Trebuchet MS"/>
                <w:sz w:val="18"/>
                <w:szCs w:val="18"/>
              </w:rPr>
              <w:t>Forurening</w:t>
            </w:r>
          </w:p>
        </w:tc>
      </w:tr>
      <w:tr w:rsidR="00CB4BEB" w:rsidRPr="00E6255A" w14:paraId="40726908" w14:textId="77777777" w:rsidTr="003C0924">
        <w:trPr>
          <w:trHeight w:hRule="exact" w:val="255"/>
        </w:trPr>
        <w:tc>
          <w:tcPr>
            <w:tcW w:w="2235" w:type="dxa"/>
            <w:shd w:val="clear" w:color="auto" w:fill="E0E0E0"/>
            <w:vAlign w:val="bottom"/>
          </w:tcPr>
          <w:p w14:paraId="17A1816B"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Geometri type</w:t>
            </w:r>
          </w:p>
        </w:tc>
        <w:tc>
          <w:tcPr>
            <w:tcW w:w="11340" w:type="dxa"/>
            <w:shd w:val="clear" w:color="auto" w:fill="FFFFFF"/>
            <w:vAlign w:val="bottom"/>
          </w:tcPr>
          <w:p w14:paraId="29EE9261"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Flade</w:t>
            </w:r>
          </w:p>
        </w:tc>
      </w:tr>
      <w:tr w:rsidR="00CB4BEB" w:rsidRPr="00E6255A" w14:paraId="2304120C" w14:textId="77777777" w:rsidTr="003C0924">
        <w:trPr>
          <w:trHeight w:hRule="exact" w:val="255"/>
        </w:trPr>
        <w:tc>
          <w:tcPr>
            <w:tcW w:w="2235" w:type="dxa"/>
            <w:shd w:val="clear" w:color="auto" w:fill="E0E0E0"/>
            <w:vAlign w:val="bottom"/>
          </w:tcPr>
          <w:p w14:paraId="003430ED"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Lovgrundlag</w:t>
            </w:r>
          </w:p>
        </w:tc>
        <w:tc>
          <w:tcPr>
            <w:tcW w:w="11340" w:type="dxa"/>
            <w:shd w:val="clear" w:color="auto" w:fill="FFFFFF"/>
            <w:vAlign w:val="bottom"/>
          </w:tcPr>
          <w:p w14:paraId="6D459F7B" w14:textId="77777777" w:rsidR="00CB4BEB" w:rsidRPr="00E6255A" w:rsidRDefault="00CB4BEB" w:rsidP="003C0924">
            <w:pPr>
              <w:rPr>
                <w:rFonts w:ascii="Trebuchet MS" w:hAnsi="Trebuchet MS" w:cs="Trebuchet MS"/>
                <w:sz w:val="18"/>
                <w:szCs w:val="18"/>
              </w:rPr>
            </w:pPr>
          </w:p>
        </w:tc>
      </w:tr>
      <w:tr w:rsidR="00CB4BEB" w:rsidRPr="00E6255A" w14:paraId="4972D1DD" w14:textId="77777777" w:rsidTr="003C0924">
        <w:trPr>
          <w:trHeight w:hRule="exact" w:val="255"/>
        </w:trPr>
        <w:tc>
          <w:tcPr>
            <w:tcW w:w="2235" w:type="dxa"/>
            <w:shd w:val="clear" w:color="auto" w:fill="E0E0E0"/>
            <w:vAlign w:val="bottom"/>
          </w:tcPr>
          <w:p w14:paraId="6E35087C" w14:textId="77777777" w:rsidR="00CB4BEB" w:rsidRPr="00E6255A" w:rsidRDefault="00CB4BEB" w:rsidP="003C0924">
            <w:pPr>
              <w:rPr>
                <w:rFonts w:ascii="Trebuchet MS" w:hAnsi="Trebuchet MS" w:cs="Trebuchet MS"/>
                <w:sz w:val="18"/>
                <w:szCs w:val="18"/>
              </w:rPr>
            </w:pPr>
            <w:proofErr w:type="spellStart"/>
            <w:r w:rsidRPr="00E6255A">
              <w:rPr>
                <w:rFonts w:ascii="Trebuchet MS" w:hAnsi="Trebuchet MS" w:cs="Trebuchet MS"/>
                <w:sz w:val="18"/>
                <w:szCs w:val="18"/>
              </w:rPr>
              <w:t>KLE_koder</w:t>
            </w:r>
            <w:proofErr w:type="spellEnd"/>
          </w:p>
        </w:tc>
        <w:tc>
          <w:tcPr>
            <w:tcW w:w="11340" w:type="dxa"/>
            <w:shd w:val="clear" w:color="auto" w:fill="FFFFFF"/>
            <w:vAlign w:val="bottom"/>
          </w:tcPr>
          <w:p w14:paraId="03936ABF" w14:textId="77777777" w:rsidR="00CB4BEB" w:rsidRPr="00E6255A" w:rsidRDefault="00CB4BEB" w:rsidP="009909EB">
            <w:pPr>
              <w:autoSpaceDE w:val="0"/>
              <w:autoSpaceDN w:val="0"/>
              <w:adjustRightInd w:val="0"/>
              <w:rPr>
                <w:rFonts w:ascii="Trebuchet MS" w:hAnsi="Trebuchet MS" w:cs="Trebuchet MS"/>
                <w:sz w:val="18"/>
                <w:szCs w:val="18"/>
              </w:rPr>
            </w:pPr>
            <w:r w:rsidRPr="009909EB">
              <w:rPr>
                <w:rFonts w:ascii="Trebuchet MS" w:hAnsi="Trebuchet MS" w:cs="Trebuchet MS"/>
                <w:sz w:val="18"/>
                <w:szCs w:val="18"/>
              </w:rPr>
              <w:t>14.01.01</w:t>
            </w:r>
          </w:p>
        </w:tc>
      </w:tr>
    </w:tbl>
    <w:p w14:paraId="54E9F921" w14:textId="77777777" w:rsidR="00CB4BEB" w:rsidRPr="00E6255A" w:rsidRDefault="00CB4BEB" w:rsidP="00CB4BEB">
      <w:pPr>
        <w:pStyle w:val="Overskrift6"/>
      </w:pPr>
      <w:r w:rsidRPr="00E6255A">
        <w:t>5.12.13.2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7"/>
        <w:gridCol w:w="8979"/>
      </w:tblGrid>
      <w:tr w:rsidR="00CB4BEB" w:rsidRPr="0051728E" w14:paraId="03B75B5E" w14:textId="77777777" w:rsidTr="003C0924">
        <w:trPr>
          <w:trHeight w:hRule="exact" w:val="255"/>
        </w:trPr>
        <w:tc>
          <w:tcPr>
            <w:tcW w:w="4503" w:type="dxa"/>
            <w:shd w:val="clear" w:color="auto" w:fill="D9D9D9"/>
            <w:vAlign w:val="center"/>
          </w:tcPr>
          <w:p w14:paraId="2F074BC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center"/>
          </w:tcPr>
          <w:p w14:paraId="45F283C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782E337F" w14:textId="77777777" w:rsidTr="003C0924">
        <w:trPr>
          <w:trHeight w:hRule="exact" w:val="998"/>
        </w:trPr>
        <w:tc>
          <w:tcPr>
            <w:tcW w:w="4503" w:type="dxa"/>
            <w:shd w:val="clear" w:color="auto" w:fill="E0E0E0"/>
            <w:vAlign w:val="center"/>
          </w:tcPr>
          <w:p w14:paraId="2C38DD59"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1C905BA7" w14:textId="426229C4" w:rsidR="00CB4BEB" w:rsidRPr="00E6255A" w:rsidRDefault="00CB4BEB" w:rsidP="003C0924">
            <w:pPr>
              <w:rPr>
                <w:rFonts w:ascii="Trebuchet MS" w:hAnsi="Trebuchet MS" w:cs="Trebuchet MS"/>
                <w:sz w:val="16"/>
                <w:szCs w:val="18"/>
              </w:rPr>
            </w:pPr>
            <w:r w:rsidRPr="00E6255A">
              <w:rPr>
                <w:rFonts w:ascii="Trebuchet MS" w:hAnsi="Trebuchet MS" w:cs="Trebuchet MS"/>
                <w:sz w:val="18"/>
                <w:szCs w:val="18"/>
              </w:rPr>
              <w:t>Temaet vedligeholdes af miljøafdelingen i kommunen. Depotets planlagte udbredelse indtegnes lige så snart tilladelsen bliver givet og evt. udvidelser indføres løbende. Når depotet er lukket ned</w:t>
            </w:r>
            <w:r w:rsidR="004D3692">
              <w:rPr>
                <w:rFonts w:ascii="Trebuchet MS" w:hAnsi="Trebuchet MS" w:cs="Trebuchet MS"/>
                <w:sz w:val="18"/>
                <w:szCs w:val="18"/>
              </w:rPr>
              <w:t xml:space="preserve">, </w:t>
            </w:r>
            <w:r w:rsidRPr="00E6255A">
              <w:rPr>
                <w:rFonts w:ascii="Trebuchet MS" w:hAnsi="Trebuchet MS" w:cs="Trebuchet MS"/>
                <w:sz w:val="18"/>
                <w:szCs w:val="18"/>
              </w:rPr>
              <w:t>rettes der i geometrien til max/samlet faktiske udbredelse af depotet</w:t>
            </w:r>
            <w:r w:rsidRPr="00E6255A">
              <w:rPr>
                <w:rFonts w:ascii="Trebuchet MS" w:hAnsi="Trebuchet MS" w:cs="Trebuchet MS"/>
                <w:sz w:val="16"/>
                <w:szCs w:val="18"/>
              </w:rPr>
              <w:t xml:space="preserve">. </w:t>
            </w:r>
          </w:p>
          <w:p w14:paraId="6918D19C" w14:textId="77777777" w:rsidR="00CB4BEB" w:rsidRPr="00E6255A" w:rsidRDefault="00CB4BEB" w:rsidP="003C0924">
            <w:pPr>
              <w:rPr>
                <w:rFonts w:ascii="Trebuchet MS" w:hAnsi="Trebuchet MS" w:cs="Trebuchet MS"/>
                <w:sz w:val="18"/>
                <w:szCs w:val="18"/>
              </w:rPr>
            </w:pPr>
          </w:p>
        </w:tc>
      </w:tr>
      <w:tr w:rsidR="00CB4BEB" w:rsidRPr="0051728E" w14:paraId="02A33959" w14:textId="77777777" w:rsidTr="003C0924">
        <w:trPr>
          <w:trHeight w:hRule="exact" w:val="255"/>
        </w:trPr>
        <w:tc>
          <w:tcPr>
            <w:tcW w:w="4503" w:type="dxa"/>
            <w:shd w:val="clear" w:color="auto" w:fill="E0E0E0"/>
            <w:vAlign w:val="bottom"/>
          </w:tcPr>
          <w:p w14:paraId="1F7A899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3AFC786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depottype og virksomhed der står for oprydningen/stiller depot til rådighed.</w:t>
            </w:r>
          </w:p>
        </w:tc>
      </w:tr>
      <w:tr w:rsidR="00CB4BEB" w:rsidRPr="0051728E" w14:paraId="4DB8327E" w14:textId="77777777" w:rsidTr="003C0924">
        <w:trPr>
          <w:trHeight w:hRule="exact" w:val="255"/>
        </w:trPr>
        <w:tc>
          <w:tcPr>
            <w:tcW w:w="4503" w:type="dxa"/>
            <w:shd w:val="clear" w:color="auto" w:fill="E0E0E0"/>
            <w:vAlign w:val="bottom"/>
          </w:tcPr>
          <w:p w14:paraId="4ADBB47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69A72EB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1 kvm.</w:t>
            </w:r>
          </w:p>
        </w:tc>
      </w:tr>
      <w:tr w:rsidR="00CB4BEB" w:rsidRPr="0051728E" w14:paraId="3801BBCD" w14:textId="77777777" w:rsidTr="003C0924">
        <w:trPr>
          <w:trHeight w:hRule="exact" w:val="255"/>
        </w:trPr>
        <w:tc>
          <w:tcPr>
            <w:tcW w:w="4503" w:type="dxa"/>
            <w:shd w:val="clear" w:color="auto" w:fill="E0E0E0"/>
            <w:vAlign w:val="bottom"/>
          </w:tcPr>
          <w:p w14:paraId="2E75E9F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7C9D4234" w14:textId="77777777" w:rsidR="00CB4BEB" w:rsidRPr="00024C60" w:rsidRDefault="00CB4BEB" w:rsidP="003C0924">
            <w:pPr>
              <w:rPr>
                <w:rFonts w:ascii="Trebuchet MS" w:hAnsi="Trebuchet MS" w:cs="Trebuchet MS"/>
                <w:sz w:val="18"/>
                <w:szCs w:val="18"/>
              </w:rPr>
            </w:pPr>
          </w:p>
        </w:tc>
      </w:tr>
      <w:tr w:rsidR="00CB4BEB" w:rsidRPr="0051728E" w14:paraId="384865D1" w14:textId="77777777" w:rsidTr="003C0924">
        <w:trPr>
          <w:trHeight w:hRule="exact" w:val="255"/>
        </w:trPr>
        <w:tc>
          <w:tcPr>
            <w:tcW w:w="4503" w:type="dxa"/>
            <w:shd w:val="clear" w:color="auto" w:fill="E0E0E0"/>
            <w:vAlign w:val="bottom"/>
          </w:tcPr>
          <w:p w14:paraId="358E8B8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lastRenderedPageBreak/>
              <w:t>Geometrisk konsistens mellem objekter</w:t>
            </w:r>
          </w:p>
        </w:tc>
        <w:tc>
          <w:tcPr>
            <w:tcW w:w="9149" w:type="dxa"/>
            <w:shd w:val="clear" w:color="auto" w:fill="FFFFFF"/>
            <w:vAlign w:val="bottom"/>
          </w:tcPr>
          <w:p w14:paraId="388A9A26" w14:textId="77777777" w:rsidR="00CB4BEB" w:rsidRPr="00024C60" w:rsidRDefault="00CB4BEB" w:rsidP="003C0924">
            <w:pPr>
              <w:rPr>
                <w:rFonts w:ascii="Trebuchet MS" w:hAnsi="Trebuchet MS" w:cs="Trebuchet MS"/>
                <w:sz w:val="18"/>
                <w:szCs w:val="18"/>
              </w:rPr>
            </w:pPr>
          </w:p>
        </w:tc>
      </w:tr>
      <w:tr w:rsidR="00CB4BEB" w:rsidRPr="0051728E" w14:paraId="43F3F758" w14:textId="77777777" w:rsidTr="003C0924">
        <w:trPr>
          <w:trHeight w:hRule="exact" w:val="255"/>
        </w:trPr>
        <w:tc>
          <w:tcPr>
            <w:tcW w:w="4503" w:type="dxa"/>
            <w:shd w:val="clear" w:color="auto" w:fill="E0E0E0"/>
            <w:vAlign w:val="bottom"/>
          </w:tcPr>
          <w:p w14:paraId="4C76DDB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07257B3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0164BE12" w14:textId="77777777" w:rsidR="00CB4BEB" w:rsidRDefault="00CB4BEB" w:rsidP="00CB4BEB">
      <w:pPr>
        <w:rPr>
          <w:rFonts w:ascii="Trebuchet MS" w:hAnsi="Trebuchet MS"/>
          <w:b/>
          <w:bCs/>
          <w:sz w:val="24"/>
        </w:rPr>
      </w:pPr>
    </w:p>
    <w:p w14:paraId="10DC5683" w14:textId="77777777" w:rsidR="00CB4BEB" w:rsidRPr="00A32757" w:rsidRDefault="00CB4BEB" w:rsidP="00CB4BEB">
      <w:pPr>
        <w:pStyle w:val="Overskrift6"/>
      </w:pPr>
      <w:r>
        <w:t>5.12.13.3 Kodelister</w:t>
      </w:r>
    </w:p>
    <w:p w14:paraId="6FEFAC3D" w14:textId="77777777" w:rsidR="00CB4BEB" w:rsidRPr="004E7F65" w:rsidRDefault="00CB4BEB" w:rsidP="00CB4BEB">
      <w:pPr>
        <w:autoSpaceDE w:val="0"/>
        <w:autoSpaceDN w:val="0"/>
        <w:adjustRightInd w:val="0"/>
        <w:rPr>
          <w:rFonts w:ascii="Trebuchet MS" w:hAnsi="Trebuchet MS" w:cs="Trebuchet MS"/>
          <w:sz w:val="19"/>
          <w:szCs w:val="19"/>
        </w:rPr>
      </w:pPr>
      <w:r w:rsidRPr="004E7F65">
        <w:rPr>
          <w:rFonts w:ascii="Trebuchet MS" w:hAnsi="Trebuchet MS" w:cs="Trebuchet MS"/>
          <w:sz w:val="19"/>
          <w:szCs w:val="19"/>
        </w:rPr>
        <w:t>Kodelisterne fungerer som oversættelser mellem anvendte kodeværdier og de matchende forklarende tekster.</w:t>
      </w:r>
    </w:p>
    <w:p w14:paraId="58AFA4E5" w14:textId="77777777" w:rsidR="00CB4BEB" w:rsidRPr="00A32757" w:rsidRDefault="00CB4BEB" w:rsidP="00CB4BEB">
      <w:pPr>
        <w:pStyle w:val="Overskrift7"/>
      </w:pPr>
      <w:r>
        <w:t>5.12.13.3</w:t>
      </w:r>
      <w:r w:rsidRPr="00A32757">
        <w:t>.</w:t>
      </w:r>
      <w:r>
        <w:t>1</w:t>
      </w:r>
      <w:r w:rsidRPr="00A32757">
        <w:t xml:space="preserve"> </w:t>
      </w:r>
      <w:r>
        <w:t xml:space="preserve">  6112 Depottype</w:t>
      </w:r>
      <w:r w:rsidRPr="00CC386E">
        <w:rPr>
          <w:rStyle w:val="TypografiOverskrift4BrugerdefineretfarveRGB0Tegn"/>
        </w:rPr>
        <w:t xml:space="preserve"> </w:t>
      </w:r>
      <w:r>
        <w:t>(</w:t>
      </w:r>
      <w:r w:rsidRPr="004D056C">
        <w:t>d_6112_depottype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09"/>
        <w:gridCol w:w="3544"/>
        <w:gridCol w:w="1418"/>
        <w:gridCol w:w="6804"/>
      </w:tblGrid>
      <w:tr w:rsidR="00CB4BEB" w:rsidRPr="0051728E" w14:paraId="2D68F2A1" w14:textId="77777777" w:rsidTr="003C0924">
        <w:trPr>
          <w:trHeight w:hRule="exact" w:val="255"/>
        </w:trPr>
        <w:tc>
          <w:tcPr>
            <w:tcW w:w="1809" w:type="dxa"/>
            <w:tcBorders>
              <w:bottom w:val="single" w:sz="4" w:space="0" w:color="auto"/>
            </w:tcBorders>
            <w:shd w:val="clear" w:color="auto" w:fill="D9D9D9"/>
            <w:vAlign w:val="bottom"/>
          </w:tcPr>
          <w:p w14:paraId="6555C9AB" w14:textId="77777777" w:rsidR="00CB4BEB" w:rsidRPr="0051728E" w:rsidRDefault="00CB4BEB" w:rsidP="003C0924">
            <w:pPr>
              <w:rPr>
                <w:rFonts w:ascii="Trebuchet MS" w:hAnsi="Trebuchet MS" w:cs="Trebuchet MS"/>
                <w:b/>
                <w:bCs/>
                <w:sz w:val="18"/>
                <w:szCs w:val="18"/>
              </w:rPr>
            </w:pPr>
            <w:proofErr w:type="spellStart"/>
            <w:r w:rsidRPr="004D3692">
              <w:rPr>
                <w:rFonts w:ascii="Trebuchet MS" w:hAnsi="Trebuchet MS" w:cs="Trebuchet MS"/>
                <w:b/>
                <w:bCs/>
                <w:sz w:val="18"/>
                <w:szCs w:val="18"/>
              </w:rPr>
              <w:t>d</w:t>
            </w:r>
            <w:r>
              <w:rPr>
                <w:rFonts w:ascii="Trebuchet MS" w:hAnsi="Trebuchet MS" w:cs="Trebuchet MS"/>
                <w:b/>
                <w:bCs/>
                <w:sz w:val="18"/>
                <w:szCs w:val="18"/>
              </w:rPr>
              <w:t>epot</w:t>
            </w:r>
            <w:r w:rsidRPr="004D3692">
              <w:rPr>
                <w:rFonts w:ascii="Trebuchet MS" w:hAnsi="Trebuchet MS" w:cs="Trebuchet MS"/>
                <w:b/>
                <w:bCs/>
                <w:sz w:val="18"/>
                <w:szCs w:val="18"/>
              </w:rPr>
              <w:t>_</w:t>
            </w:r>
            <w:r>
              <w:rPr>
                <w:rFonts w:ascii="Trebuchet MS" w:hAnsi="Trebuchet MS" w:cs="Trebuchet MS"/>
                <w:b/>
                <w:bCs/>
                <w:sz w:val="18"/>
                <w:szCs w:val="18"/>
              </w:rPr>
              <w:t>type_kode</w:t>
            </w:r>
            <w:proofErr w:type="spellEnd"/>
          </w:p>
        </w:tc>
        <w:tc>
          <w:tcPr>
            <w:tcW w:w="3544" w:type="dxa"/>
            <w:tcBorders>
              <w:bottom w:val="single" w:sz="4" w:space="0" w:color="auto"/>
            </w:tcBorders>
            <w:shd w:val="clear" w:color="auto" w:fill="D9D9D9"/>
            <w:vAlign w:val="bottom"/>
          </w:tcPr>
          <w:p w14:paraId="27269537" w14:textId="77777777" w:rsidR="00CB4BEB" w:rsidRPr="004D3692" w:rsidRDefault="00CB4BEB" w:rsidP="003C0924">
            <w:pPr>
              <w:rPr>
                <w:rFonts w:ascii="Trebuchet MS" w:hAnsi="Trebuchet MS" w:cs="Trebuchet MS"/>
                <w:b/>
                <w:bCs/>
                <w:sz w:val="18"/>
                <w:szCs w:val="18"/>
              </w:rPr>
            </w:pPr>
            <w:proofErr w:type="spellStart"/>
            <w:r w:rsidRPr="004D3692">
              <w:rPr>
                <w:rFonts w:ascii="Trebuchet MS" w:hAnsi="Trebuchet MS" w:cs="Trebuchet MS"/>
                <w:b/>
                <w:bCs/>
                <w:sz w:val="18"/>
                <w:szCs w:val="18"/>
              </w:rPr>
              <w:t>d</w:t>
            </w:r>
            <w:r w:rsidRPr="00D02E94">
              <w:rPr>
                <w:rFonts w:ascii="Trebuchet MS" w:hAnsi="Trebuchet MS" w:cs="Trebuchet MS"/>
                <w:b/>
                <w:bCs/>
                <w:sz w:val="18"/>
                <w:szCs w:val="18"/>
              </w:rPr>
              <w:t>epot</w:t>
            </w:r>
            <w:r w:rsidRPr="004D3692">
              <w:rPr>
                <w:rFonts w:ascii="Trebuchet MS" w:hAnsi="Trebuchet MS" w:cs="Trebuchet MS"/>
                <w:b/>
                <w:bCs/>
                <w:sz w:val="18"/>
                <w:szCs w:val="18"/>
              </w:rPr>
              <w:t>_</w:t>
            </w:r>
            <w:r w:rsidRPr="00D02E94">
              <w:rPr>
                <w:rFonts w:ascii="Trebuchet MS" w:hAnsi="Trebuchet MS" w:cs="Trebuchet MS"/>
                <w:b/>
                <w:bCs/>
                <w:sz w:val="18"/>
                <w:szCs w:val="18"/>
              </w:rPr>
              <w:t>type</w:t>
            </w:r>
            <w:proofErr w:type="spellEnd"/>
          </w:p>
        </w:tc>
        <w:tc>
          <w:tcPr>
            <w:tcW w:w="1418" w:type="dxa"/>
            <w:tcBorders>
              <w:bottom w:val="single" w:sz="4" w:space="0" w:color="auto"/>
            </w:tcBorders>
            <w:shd w:val="clear" w:color="auto" w:fill="D9D9D9"/>
            <w:vAlign w:val="bottom"/>
          </w:tcPr>
          <w:p w14:paraId="0E372EA2"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6804" w:type="dxa"/>
            <w:tcBorders>
              <w:bottom w:val="single" w:sz="4" w:space="0" w:color="auto"/>
            </w:tcBorders>
            <w:shd w:val="clear" w:color="auto" w:fill="D9D9D9"/>
            <w:vAlign w:val="bottom"/>
          </w:tcPr>
          <w:p w14:paraId="7604B38C"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404D9E9C"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2E30CC34" w14:textId="77777777" w:rsidR="00CB4BEB" w:rsidRPr="004D3692" w:rsidRDefault="00CB4BEB" w:rsidP="003C0924">
            <w:pPr>
              <w:jc w:val="center"/>
              <w:rPr>
                <w:rFonts w:ascii="Trebuchet MS" w:hAnsi="Trebuchet MS"/>
                <w:sz w:val="18"/>
                <w:szCs w:val="18"/>
              </w:rPr>
            </w:pPr>
            <w:r w:rsidRPr="004D3692">
              <w:rPr>
                <w:rFonts w:ascii="Trebuchet MS" w:hAnsi="Trebuchet MS"/>
                <w:sz w:val="18"/>
                <w:szCs w:val="18"/>
              </w:rPr>
              <w:t>1</w:t>
            </w:r>
          </w:p>
        </w:tc>
        <w:tc>
          <w:tcPr>
            <w:tcW w:w="3544" w:type="dxa"/>
            <w:tcBorders>
              <w:top w:val="single" w:sz="4" w:space="0" w:color="auto"/>
              <w:left w:val="single" w:sz="4" w:space="0" w:color="auto"/>
              <w:bottom w:val="single" w:sz="4" w:space="0" w:color="auto"/>
            </w:tcBorders>
            <w:shd w:val="clear" w:color="auto" w:fill="FFFFFF"/>
            <w:vAlign w:val="bottom"/>
          </w:tcPr>
          <w:p w14:paraId="2116A5D5" w14:textId="77777777" w:rsidR="00CB4BEB" w:rsidRPr="004D3692" w:rsidRDefault="00CB4BEB" w:rsidP="003C0924">
            <w:pPr>
              <w:rPr>
                <w:rFonts w:ascii="Trebuchet MS" w:hAnsi="Trebuchet MS"/>
                <w:sz w:val="18"/>
                <w:szCs w:val="18"/>
              </w:rPr>
            </w:pPr>
            <w:r w:rsidRPr="004D3692">
              <w:rPr>
                <w:rFonts w:ascii="Trebuchet MS" w:hAnsi="Trebuchet MS"/>
                <w:sz w:val="18"/>
                <w:szCs w:val="18"/>
              </w:rPr>
              <w:t>Forurenet jord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CE4A60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804" w:type="dxa"/>
            <w:tcBorders>
              <w:top w:val="single" w:sz="4" w:space="0" w:color="auto"/>
              <w:left w:val="single" w:sz="4" w:space="0" w:color="auto"/>
              <w:bottom w:val="single" w:sz="4" w:space="0" w:color="auto"/>
            </w:tcBorders>
            <w:shd w:val="clear" w:color="auto" w:fill="FFFFFF"/>
            <w:vAlign w:val="bottom"/>
          </w:tcPr>
          <w:p w14:paraId="6AC26FF3"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Jord som er gravet op for at fjerne forurenet jord fra en grund.</w:t>
            </w:r>
          </w:p>
        </w:tc>
      </w:tr>
      <w:tr w:rsidR="00CB4BEB" w:rsidRPr="0051728E" w14:paraId="6AC7704F"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7CCA9EA2" w14:textId="77777777" w:rsidR="00CB4BEB" w:rsidRPr="00914B57" w:rsidRDefault="00CB4BEB" w:rsidP="003C0924">
            <w:pPr>
              <w:jc w:val="center"/>
              <w:rPr>
                <w:rFonts w:ascii="Trebuchet MS" w:hAnsi="Trebuchet MS"/>
                <w:sz w:val="18"/>
                <w:szCs w:val="18"/>
              </w:rPr>
            </w:pPr>
            <w:r w:rsidRPr="00914B57">
              <w:rPr>
                <w:rFonts w:ascii="Trebuchet MS" w:hAnsi="Trebuchet MS"/>
                <w:sz w:val="18"/>
                <w:szCs w:val="18"/>
              </w:rPr>
              <w:t>2</w:t>
            </w:r>
          </w:p>
        </w:tc>
        <w:tc>
          <w:tcPr>
            <w:tcW w:w="3544" w:type="dxa"/>
            <w:tcBorders>
              <w:top w:val="single" w:sz="4" w:space="0" w:color="auto"/>
              <w:left w:val="single" w:sz="4" w:space="0" w:color="auto"/>
              <w:bottom w:val="single" w:sz="4" w:space="0" w:color="auto"/>
            </w:tcBorders>
            <w:shd w:val="clear" w:color="auto" w:fill="FFFFFF"/>
            <w:vAlign w:val="bottom"/>
          </w:tcPr>
          <w:p w14:paraId="0434B680"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Oprensningsjord mv. fra akut forurening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549F38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804" w:type="dxa"/>
            <w:tcBorders>
              <w:top w:val="single" w:sz="4" w:space="0" w:color="auto"/>
              <w:left w:val="single" w:sz="4" w:space="0" w:color="auto"/>
              <w:bottom w:val="single" w:sz="4" w:space="0" w:color="auto"/>
            </w:tcBorders>
            <w:shd w:val="clear" w:color="auto" w:fill="FFFFFF"/>
            <w:vAlign w:val="bottom"/>
          </w:tcPr>
          <w:p w14:paraId="3110C0F6"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Jord der er gravet for at begrænse skader virkningerne ved en akut forurening</w:t>
            </w:r>
          </w:p>
        </w:tc>
      </w:tr>
      <w:tr w:rsidR="00CB4BEB" w:rsidRPr="0051728E" w14:paraId="3296B941"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002C89D4" w14:textId="77777777" w:rsidR="00CB4BEB" w:rsidRPr="00914B57" w:rsidRDefault="00CB4BEB" w:rsidP="003C0924">
            <w:pPr>
              <w:jc w:val="center"/>
              <w:rPr>
                <w:rFonts w:ascii="Trebuchet MS" w:hAnsi="Trebuchet MS"/>
                <w:sz w:val="18"/>
                <w:szCs w:val="18"/>
              </w:rPr>
            </w:pPr>
            <w:r w:rsidRPr="00914B57">
              <w:rPr>
                <w:rFonts w:ascii="Trebuchet MS" w:hAnsi="Trebuchet MS"/>
                <w:sz w:val="18"/>
                <w:szCs w:val="18"/>
              </w:rPr>
              <w:t>3</w:t>
            </w:r>
          </w:p>
        </w:tc>
        <w:tc>
          <w:tcPr>
            <w:tcW w:w="3544" w:type="dxa"/>
            <w:tcBorders>
              <w:top w:val="single" w:sz="4" w:space="0" w:color="auto"/>
              <w:left w:val="single" w:sz="4" w:space="0" w:color="auto"/>
              <w:bottom w:val="single" w:sz="4" w:space="0" w:color="auto"/>
            </w:tcBorders>
            <w:shd w:val="clear" w:color="auto" w:fill="FFFFFF"/>
            <w:vAlign w:val="bottom"/>
          </w:tcPr>
          <w:p w14:paraId="47B038B2"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Slam mv. til udbringning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E7BE4B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804" w:type="dxa"/>
            <w:tcBorders>
              <w:top w:val="single" w:sz="4" w:space="0" w:color="auto"/>
              <w:left w:val="single" w:sz="4" w:space="0" w:color="auto"/>
              <w:bottom w:val="single" w:sz="4" w:space="0" w:color="auto"/>
            </w:tcBorders>
            <w:shd w:val="clear" w:color="auto" w:fill="FFFFFF"/>
            <w:vAlign w:val="bottom"/>
          </w:tcPr>
          <w:p w14:paraId="02027031"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Spildevandsslam m.v. som opbevares alene med henblik på udbringning.</w:t>
            </w:r>
          </w:p>
        </w:tc>
      </w:tr>
      <w:tr w:rsidR="00CB4BEB" w:rsidRPr="0051728E" w14:paraId="076C9997"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5B4DC7F5" w14:textId="77777777" w:rsidR="00CB4BEB" w:rsidRPr="00914B57" w:rsidRDefault="00CB4BEB" w:rsidP="003C0924">
            <w:pPr>
              <w:jc w:val="center"/>
              <w:rPr>
                <w:rFonts w:ascii="Trebuchet MS" w:hAnsi="Trebuchet MS"/>
                <w:sz w:val="18"/>
                <w:szCs w:val="18"/>
              </w:rPr>
            </w:pPr>
            <w:r>
              <w:rPr>
                <w:rFonts w:ascii="Trebuchet MS" w:hAnsi="Trebuchet MS"/>
                <w:sz w:val="18"/>
                <w:szCs w:val="18"/>
              </w:rPr>
              <w:t>8</w:t>
            </w:r>
          </w:p>
        </w:tc>
        <w:tc>
          <w:tcPr>
            <w:tcW w:w="3544" w:type="dxa"/>
            <w:tcBorders>
              <w:top w:val="single" w:sz="4" w:space="0" w:color="auto"/>
              <w:left w:val="single" w:sz="4" w:space="0" w:color="auto"/>
              <w:bottom w:val="single" w:sz="4" w:space="0" w:color="auto"/>
            </w:tcBorders>
            <w:shd w:val="clear" w:color="auto" w:fill="FFFFFF"/>
            <w:vAlign w:val="bottom"/>
          </w:tcPr>
          <w:p w14:paraId="51FCEE93"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F595EC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804" w:type="dxa"/>
            <w:tcBorders>
              <w:top w:val="single" w:sz="4" w:space="0" w:color="auto"/>
              <w:left w:val="single" w:sz="4" w:space="0" w:color="auto"/>
              <w:bottom w:val="single" w:sz="4" w:space="0" w:color="auto"/>
            </w:tcBorders>
            <w:shd w:val="clear" w:color="auto" w:fill="FFFFFF"/>
            <w:vAlign w:val="bottom"/>
          </w:tcPr>
          <w:p w14:paraId="52970A22"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Hvis ovenstående ikke er dækkende.</w:t>
            </w:r>
          </w:p>
        </w:tc>
      </w:tr>
      <w:tr w:rsidR="00CB4BEB" w:rsidRPr="0051728E" w14:paraId="6F0C5D85"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6C4CE429" w14:textId="77777777" w:rsidR="00CB4BEB" w:rsidRPr="00914B57" w:rsidRDefault="00CB4BEB" w:rsidP="003C0924">
            <w:pPr>
              <w:jc w:val="center"/>
              <w:rPr>
                <w:rFonts w:ascii="Trebuchet MS" w:hAnsi="Trebuchet MS"/>
                <w:sz w:val="18"/>
                <w:szCs w:val="18"/>
              </w:rPr>
            </w:pPr>
            <w:r>
              <w:rPr>
                <w:rFonts w:ascii="Trebuchet MS" w:hAnsi="Trebuchet MS"/>
                <w:sz w:val="18"/>
                <w:szCs w:val="18"/>
              </w:rPr>
              <w:t>9</w:t>
            </w:r>
          </w:p>
        </w:tc>
        <w:tc>
          <w:tcPr>
            <w:tcW w:w="3544" w:type="dxa"/>
            <w:tcBorders>
              <w:top w:val="single" w:sz="4" w:space="0" w:color="auto"/>
              <w:left w:val="single" w:sz="4" w:space="0" w:color="auto"/>
              <w:bottom w:val="single" w:sz="4" w:space="0" w:color="auto"/>
            </w:tcBorders>
            <w:shd w:val="clear" w:color="auto" w:fill="FFFFFF"/>
            <w:vAlign w:val="bottom"/>
          </w:tcPr>
          <w:p w14:paraId="5CD9DC79"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CEBF73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804" w:type="dxa"/>
            <w:tcBorders>
              <w:top w:val="single" w:sz="4" w:space="0" w:color="auto"/>
              <w:left w:val="single" w:sz="4" w:space="0" w:color="auto"/>
              <w:bottom w:val="single" w:sz="4" w:space="0" w:color="auto"/>
            </w:tcBorders>
            <w:shd w:val="clear" w:color="auto" w:fill="FFFFFF"/>
            <w:vAlign w:val="bottom"/>
          </w:tcPr>
          <w:p w14:paraId="73787423"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Hvis det er uklart/ukendt hvad depotet er blevet brugt til.</w:t>
            </w:r>
          </w:p>
        </w:tc>
      </w:tr>
    </w:tbl>
    <w:p w14:paraId="5DC26C69" w14:textId="77777777" w:rsidR="004E7F65" w:rsidRDefault="004E7F65" w:rsidP="004E7F65">
      <w:bookmarkStart w:id="2914" w:name="_Toc63351518"/>
    </w:p>
    <w:p w14:paraId="486CAC6E" w14:textId="2028F16B" w:rsidR="00CB4BEB" w:rsidRDefault="00CB4BEB" w:rsidP="00CB4BEB">
      <w:pPr>
        <w:pStyle w:val="Overskrift2"/>
        <w:rPr>
          <w:kern w:val="32"/>
        </w:rPr>
      </w:pPr>
      <w:bookmarkStart w:id="2915" w:name="_Toc122436165"/>
      <w:r>
        <w:rPr>
          <w:kern w:val="32"/>
        </w:rPr>
        <w:t>5.12.14</w:t>
      </w:r>
      <w:r w:rsidRPr="00066C65">
        <w:rPr>
          <w:kern w:val="32"/>
        </w:rPr>
        <w:t xml:space="preserve"> </w:t>
      </w:r>
      <w:r w:rsidRPr="00573101">
        <w:rPr>
          <w:kern w:val="32"/>
        </w:rPr>
        <w:t>Beskyttet natur ved beredskabsindsats</w:t>
      </w:r>
      <w:r w:rsidRPr="0073574F">
        <w:rPr>
          <w:kern w:val="32"/>
        </w:rPr>
        <w:t xml:space="preserve"> </w:t>
      </w:r>
      <w:r w:rsidRPr="00066C65">
        <w:rPr>
          <w:kern w:val="32"/>
        </w:rPr>
        <w:t>(</w:t>
      </w:r>
      <w:r>
        <w:rPr>
          <w:kern w:val="32"/>
        </w:rPr>
        <w:t>6113</w:t>
      </w:r>
      <w:r w:rsidRPr="00066C65">
        <w:rPr>
          <w:kern w:val="32"/>
        </w:rPr>
        <w:t>)</w:t>
      </w:r>
      <w:bookmarkEnd w:id="2914"/>
      <w:bookmarkEnd w:id="2915"/>
      <w:r w:rsidRPr="007C3785">
        <w:rPr>
          <w:kern w:val="32"/>
        </w:rPr>
        <w:t xml:space="preserve"> </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1"/>
        <w:gridCol w:w="3307"/>
        <w:gridCol w:w="2196"/>
        <w:gridCol w:w="1944"/>
        <w:gridCol w:w="1478"/>
        <w:gridCol w:w="2720"/>
      </w:tblGrid>
      <w:tr w:rsidR="00CB4BEB" w:rsidRPr="0051728E" w14:paraId="52DFF9A7" w14:textId="77777777" w:rsidTr="003C0924">
        <w:tc>
          <w:tcPr>
            <w:tcW w:w="2071" w:type="dxa"/>
            <w:tcBorders>
              <w:bottom w:val="single" w:sz="4" w:space="0" w:color="auto"/>
            </w:tcBorders>
            <w:shd w:val="clear" w:color="auto" w:fill="D9D9D9"/>
            <w:vAlign w:val="center"/>
          </w:tcPr>
          <w:p w14:paraId="0C1FCE35"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3307" w:type="dxa"/>
            <w:tcBorders>
              <w:bottom w:val="single" w:sz="4" w:space="0" w:color="auto"/>
            </w:tcBorders>
            <w:shd w:val="clear" w:color="auto" w:fill="D9D9D9"/>
            <w:vAlign w:val="center"/>
          </w:tcPr>
          <w:p w14:paraId="3B367D5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2196" w:type="dxa"/>
            <w:tcBorders>
              <w:bottom w:val="single" w:sz="4" w:space="0" w:color="auto"/>
            </w:tcBorders>
            <w:shd w:val="clear" w:color="auto" w:fill="D9D9D9"/>
            <w:vAlign w:val="center"/>
          </w:tcPr>
          <w:p w14:paraId="3473C51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944" w:type="dxa"/>
            <w:tcBorders>
              <w:bottom w:val="single" w:sz="4" w:space="0" w:color="auto"/>
            </w:tcBorders>
            <w:shd w:val="clear" w:color="auto" w:fill="D9D9D9"/>
            <w:vAlign w:val="center"/>
          </w:tcPr>
          <w:p w14:paraId="585C72D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78" w:type="dxa"/>
            <w:tcBorders>
              <w:bottom w:val="single" w:sz="4" w:space="0" w:color="auto"/>
            </w:tcBorders>
            <w:shd w:val="clear" w:color="auto" w:fill="D9D9D9"/>
            <w:vAlign w:val="center"/>
          </w:tcPr>
          <w:p w14:paraId="6DAFB059"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080D3049"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720" w:type="dxa"/>
            <w:tcBorders>
              <w:bottom w:val="single" w:sz="4" w:space="0" w:color="auto"/>
            </w:tcBorders>
            <w:shd w:val="clear" w:color="auto" w:fill="D9D9D9"/>
            <w:vAlign w:val="center"/>
          </w:tcPr>
          <w:p w14:paraId="7D020DF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36BBC14B" w14:textId="77777777" w:rsidTr="003C0924">
        <w:trPr>
          <w:trHeight w:hRule="exact" w:val="255"/>
        </w:trPr>
        <w:tc>
          <w:tcPr>
            <w:tcW w:w="2071" w:type="dxa"/>
            <w:tcBorders>
              <w:top w:val="single" w:sz="4" w:space="0" w:color="auto"/>
              <w:left w:val="single" w:sz="4" w:space="0" w:color="auto"/>
              <w:bottom w:val="single" w:sz="4" w:space="0" w:color="auto"/>
              <w:right w:val="single" w:sz="4" w:space="0" w:color="auto"/>
            </w:tcBorders>
            <w:shd w:val="clear" w:color="auto" w:fill="97DDBA"/>
            <w:vAlign w:val="bottom"/>
          </w:tcPr>
          <w:p w14:paraId="75796BFC" w14:textId="77777777" w:rsidR="00CB4BEB" w:rsidRPr="00914B57" w:rsidRDefault="00CB4BEB" w:rsidP="003C0924">
            <w:pPr>
              <w:rPr>
                <w:rFonts w:ascii="Trebuchet MS" w:hAnsi="Trebuchet MS" w:cs="Trebuchet MS"/>
                <w:sz w:val="18"/>
                <w:szCs w:val="18"/>
              </w:rPr>
            </w:pPr>
            <w:r>
              <w:rPr>
                <w:rFonts w:ascii="Trebuchet MS" w:hAnsi="Trebuchet MS" w:cs="Trebuchet MS"/>
                <w:sz w:val="18"/>
                <w:szCs w:val="18"/>
              </w:rPr>
              <w:t>l</w:t>
            </w:r>
            <w:r w:rsidRPr="00914B57">
              <w:rPr>
                <w:rFonts w:ascii="Trebuchet MS" w:hAnsi="Trebuchet MS" w:cs="Trebuchet MS"/>
                <w:sz w:val="18"/>
                <w:szCs w:val="18"/>
              </w:rPr>
              <w:t>ink</w:t>
            </w:r>
          </w:p>
        </w:tc>
        <w:tc>
          <w:tcPr>
            <w:tcW w:w="11645"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E30871A"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1C13A250"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5BF333B6"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38469EB2" w14:textId="77777777" w:rsidR="00CB4BEB" w:rsidRDefault="00CB4BEB" w:rsidP="00CB4BEB">
      <w:pPr>
        <w:pStyle w:val="Overskrift6"/>
      </w:pPr>
      <w:r>
        <w:t>5.12.14.1</w:t>
      </w:r>
      <w:r w:rsidRPr="00A32757">
        <w:t xml:space="preserve"> </w:t>
      </w:r>
      <w:r>
        <w:t>Metadata</w:t>
      </w:r>
      <w:r w:rsidRPr="00BB7456">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2AB806D7" w14:textId="77777777" w:rsidTr="003C0924">
        <w:trPr>
          <w:trHeight w:hRule="exact" w:val="255"/>
        </w:trPr>
        <w:tc>
          <w:tcPr>
            <w:tcW w:w="2235" w:type="dxa"/>
            <w:shd w:val="clear" w:color="auto" w:fill="D9D9D9"/>
            <w:vAlign w:val="bottom"/>
          </w:tcPr>
          <w:p w14:paraId="0842DF0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087279D1"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41C69959" w14:textId="77777777" w:rsidTr="003C0924">
        <w:trPr>
          <w:trHeight w:hRule="exact" w:val="255"/>
        </w:trPr>
        <w:tc>
          <w:tcPr>
            <w:tcW w:w="2235" w:type="dxa"/>
            <w:shd w:val="clear" w:color="auto" w:fill="E0E0E0"/>
            <w:vAlign w:val="bottom"/>
          </w:tcPr>
          <w:p w14:paraId="70EB3D9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0BA7DC99" w14:textId="77777777" w:rsidR="00CB4BEB" w:rsidRPr="00914B57" w:rsidRDefault="00CB4BEB" w:rsidP="003C0924">
            <w:pPr>
              <w:rPr>
                <w:rFonts w:ascii="Trebuchet MS" w:hAnsi="Trebuchet MS" w:cs="Trebuchet MS"/>
                <w:sz w:val="18"/>
                <w:szCs w:val="18"/>
              </w:rPr>
            </w:pPr>
            <w:r w:rsidRPr="006C37B6">
              <w:rPr>
                <w:rFonts w:ascii="Trebuchet MS" w:hAnsi="Trebuchet MS" w:cs="Trebuchet MS"/>
                <w:sz w:val="18"/>
                <w:szCs w:val="18"/>
              </w:rPr>
              <w:t>Beskyttet natur ved beredskabsindsats</w:t>
            </w:r>
          </w:p>
        </w:tc>
      </w:tr>
      <w:tr w:rsidR="00CB4BEB" w:rsidRPr="0051728E" w14:paraId="51821639" w14:textId="77777777" w:rsidTr="003C0924">
        <w:trPr>
          <w:trHeight w:hRule="exact" w:val="255"/>
        </w:trPr>
        <w:tc>
          <w:tcPr>
            <w:tcW w:w="2235" w:type="dxa"/>
            <w:shd w:val="clear" w:color="auto" w:fill="E0E0E0"/>
            <w:vAlign w:val="bottom"/>
          </w:tcPr>
          <w:p w14:paraId="7AF5B4E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3F2A36B8" w14:textId="77777777" w:rsidR="00CB4BEB" w:rsidRDefault="00CB4BEB" w:rsidP="003C0924">
            <w:pPr>
              <w:rPr>
                <w:rFonts w:ascii="Trebuchet MS" w:hAnsi="Trebuchet MS"/>
                <w:sz w:val="18"/>
                <w:szCs w:val="18"/>
              </w:rPr>
            </w:pPr>
            <w:r>
              <w:rPr>
                <w:rFonts w:ascii="Trebuchet MS" w:hAnsi="Trebuchet MS"/>
                <w:sz w:val="18"/>
                <w:szCs w:val="18"/>
              </w:rPr>
              <w:t>6113</w:t>
            </w:r>
          </w:p>
        </w:tc>
      </w:tr>
      <w:tr w:rsidR="00CB4BEB" w:rsidRPr="0051728E" w14:paraId="04356840" w14:textId="77777777" w:rsidTr="003C0924">
        <w:trPr>
          <w:trHeight w:hRule="exact" w:val="255"/>
        </w:trPr>
        <w:tc>
          <w:tcPr>
            <w:tcW w:w="2235" w:type="dxa"/>
            <w:shd w:val="clear" w:color="auto" w:fill="E0E0E0"/>
            <w:vAlign w:val="bottom"/>
          </w:tcPr>
          <w:p w14:paraId="069B595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10BED671" w14:textId="77777777" w:rsidR="00CB4BEB" w:rsidRPr="00914B57" w:rsidRDefault="00CB4BEB" w:rsidP="003C0924">
            <w:pPr>
              <w:rPr>
                <w:rFonts w:ascii="Trebuchet MS" w:hAnsi="Trebuchet MS"/>
                <w:sz w:val="18"/>
                <w:szCs w:val="18"/>
              </w:rPr>
            </w:pPr>
            <w:r w:rsidRPr="006C37B6">
              <w:rPr>
                <w:rFonts w:ascii="Trebuchet MS" w:hAnsi="Trebuchet MS"/>
                <w:sz w:val="18"/>
                <w:szCs w:val="18"/>
              </w:rPr>
              <w:t>§3-områder der er særligt udsat, og som skal friholdes ved en beredskabsmæssig indsats.</w:t>
            </w:r>
          </w:p>
        </w:tc>
      </w:tr>
      <w:tr w:rsidR="00CB4BEB" w:rsidRPr="0051728E" w14:paraId="559ADB1F" w14:textId="77777777" w:rsidTr="003C0924">
        <w:trPr>
          <w:trHeight w:hRule="exact" w:val="510"/>
        </w:trPr>
        <w:tc>
          <w:tcPr>
            <w:tcW w:w="2235" w:type="dxa"/>
            <w:shd w:val="clear" w:color="auto" w:fill="E0E0E0"/>
            <w:vAlign w:val="bottom"/>
          </w:tcPr>
          <w:p w14:paraId="0FECFF6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120E9C9D" w14:textId="77777777" w:rsidR="00CB4BEB" w:rsidRPr="00914B57" w:rsidRDefault="00CB4BEB" w:rsidP="003C0924">
            <w:pPr>
              <w:rPr>
                <w:rFonts w:ascii="Trebuchet MS" w:hAnsi="Trebuchet MS"/>
                <w:sz w:val="18"/>
                <w:szCs w:val="18"/>
              </w:rPr>
            </w:pPr>
            <w:r w:rsidRPr="006C37B6">
              <w:rPr>
                <w:rFonts w:ascii="Trebuchet MS" w:hAnsi="Trebuchet MS"/>
                <w:sz w:val="18"/>
                <w:szCs w:val="18"/>
              </w:rPr>
              <w:t>§3-områder der er særligt udsat, og som skal friholdes ved en beredskabsmæssig indsats.</w:t>
            </w:r>
            <w:r>
              <w:rPr>
                <w:rFonts w:ascii="Trebuchet MS" w:hAnsi="Trebuchet MS"/>
                <w:sz w:val="18"/>
                <w:szCs w:val="18"/>
              </w:rPr>
              <w:t xml:space="preserve"> </w:t>
            </w:r>
            <w:r w:rsidRPr="006C37B6">
              <w:rPr>
                <w:rFonts w:ascii="Trebuchet MS" w:hAnsi="Trebuchet MS"/>
                <w:sz w:val="18"/>
                <w:szCs w:val="18"/>
              </w:rPr>
              <w:t>Bemærkning: Kunne være en attribut på §3 områderne – hvordan og hvem vedligeholder?</w:t>
            </w:r>
            <w:r>
              <w:rPr>
                <w:rFonts w:ascii="Trebuchet MS" w:hAnsi="Trebuchet MS"/>
                <w:sz w:val="18"/>
                <w:szCs w:val="18"/>
              </w:rPr>
              <w:t xml:space="preserve"> </w:t>
            </w:r>
            <w:r w:rsidRPr="00B35E2C">
              <w:rPr>
                <w:rFonts w:ascii="Trebuchet MS" w:hAnsi="Trebuchet MS"/>
                <w:sz w:val="18"/>
                <w:szCs w:val="18"/>
              </w:rPr>
              <w:t>SKAL ind til DAI som bemærkning</w:t>
            </w:r>
          </w:p>
        </w:tc>
      </w:tr>
      <w:tr w:rsidR="00CB4BEB" w:rsidRPr="0051728E" w14:paraId="32F37557" w14:textId="77777777" w:rsidTr="003C0924">
        <w:trPr>
          <w:trHeight w:hRule="exact" w:val="255"/>
        </w:trPr>
        <w:tc>
          <w:tcPr>
            <w:tcW w:w="2235" w:type="dxa"/>
            <w:shd w:val="clear" w:color="auto" w:fill="E0E0E0"/>
            <w:vAlign w:val="bottom"/>
          </w:tcPr>
          <w:p w14:paraId="30D514EC"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79906158" w14:textId="77777777" w:rsidR="00CB4BEB" w:rsidRDefault="00CB4BEB" w:rsidP="003C0924">
            <w:r>
              <w:rPr>
                <w:rFonts w:ascii="Trebuchet MS" w:hAnsi="Trebuchet MS"/>
                <w:sz w:val="18"/>
                <w:szCs w:val="18"/>
              </w:rPr>
              <w:t>Beskytte særlige vitale §3-områder under beredskabsmæssig indsats.</w:t>
            </w:r>
          </w:p>
        </w:tc>
      </w:tr>
      <w:tr w:rsidR="00CB4BEB" w:rsidRPr="0051728E" w14:paraId="74FAE38F" w14:textId="77777777" w:rsidTr="003C0924">
        <w:trPr>
          <w:trHeight w:hRule="exact" w:val="255"/>
        </w:trPr>
        <w:tc>
          <w:tcPr>
            <w:tcW w:w="2235" w:type="dxa"/>
            <w:shd w:val="clear" w:color="auto" w:fill="E0E0E0"/>
            <w:vAlign w:val="bottom"/>
          </w:tcPr>
          <w:p w14:paraId="40E9548F"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525DD681" w14:textId="77777777" w:rsidR="00CB4BEB" w:rsidRPr="00BF1A2A" w:rsidRDefault="00CB4BEB" w:rsidP="003C0924">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Beskyttede lokaliteter</w:t>
            </w:r>
          </w:p>
        </w:tc>
      </w:tr>
      <w:tr w:rsidR="00CB4BEB" w:rsidRPr="0051728E" w14:paraId="1DFE4261" w14:textId="77777777" w:rsidTr="003C0924">
        <w:trPr>
          <w:trHeight w:hRule="exact" w:val="255"/>
        </w:trPr>
        <w:tc>
          <w:tcPr>
            <w:tcW w:w="2235" w:type="dxa"/>
            <w:shd w:val="clear" w:color="auto" w:fill="E0E0E0"/>
            <w:vAlign w:val="bottom"/>
          </w:tcPr>
          <w:p w14:paraId="57F8D6D7" w14:textId="77777777" w:rsidR="00CB4BEB" w:rsidRPr="00492FFE" w:rsidRDefault="00CB4BEB" w:rsidP="003C0924">
            <w:pPr>
              <w:rPr>
                <w:rFonts w:ascii="Trebuchet MS" w:hAnsi="Trebuchet MS" w:cs="Trebuchet MS"/>
                <w:sz w:val="18"/>
                <w:szCs w:val="18"/>
              </w:rPr>
            </w:pPr>
            <w:proofErr w:type="spellStart"/>
            <w:r>
              <w:rPr>
                <w:rFonts w:ascii="Trebuchet MS" w:hAnsi="Trebuchet MS" w:cs="Trebuchet MS"/>
                <w:sz w:val="18"/>
                <w:szCs w:val="18"/>
              </w:rPr>
              <w:t>No</w:t>
            </w:r>
            <w:r w:rsidRPr="00C97CC9">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roofErr w:type="spellEnd"/>
          </w:p>
        </w:tc>
        <w:tc>
          <w:tcPr>
            <w:tcW w:w="11340" w:type="dxa"/>
            <w:shd w:val="clear" w:color="auto" w:fill="FFFFFF"/>
            <w:vAlign w:val="bottom"/>
          </w:tcPr>
          <w:p w14:paraId="0056D38C"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Forurening</w:t>
            </w:r>
          </w:p>
        </w:tc>
      </w:tr>
      <w:tr w:rsidR="00CB4BEB" w:rsidRPr="0051728E" w14:paraId="3C6EBA26" w14:textId="77777777" w:rsidTr="003C0924">
        <w:trPr>
          <w:trHeight w:hRule="exact" w:val="255"/>
        </w:trPr>
        <w:tc>
          <w:tcPr>
            <w:tcW w:w="2235" w:type="dxa"/>
            <w:shd w:val="clear" w:color="auto" w:fill="E0E0E0"/>
            <w:vAlign w:val="bottom"/>
          </w:tcPr>
          <w:p w14:paraId="3E4556A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0519737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71CCDD7C" w14:textId="77777777" w:rsidTr="003C0924">
        <w:trPr>
          <w:trHeight w:hRule="exact" w:val="255"/>
        </w:trPr>
        <w:tc>
          <w:tcPr>
            <w:tcW w:w="2235" w:type="dxa"/>
            <w:shd w:val="clear" w:color="auto" w:fill="E0E0E0"/>
            <w:vAlign w:val="bottom"/>
          </w:tcPr>
          <w:p w14:paraId="7EE8268F"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lastRenderedPageBreak/>
              <w:t>Lovgrundlag</w:t>
            </w:r>
          </w:p>
        </w:tc>
        <w:tc>
          <w:tcPr>
            <w:tcW w:w="11340" w:type="dxa"/>
            <w:shd w:val="clear" w:color="auto" w:fill="FFFFFF"/>
            <w:vAlign w:val="bottom"/>
          </w:tcPr>
          <w:p w14:paraId="2B1C253A" w14:textId="77777777" w:rsidR="00CB4BEB" w:rsidRPr="00FE3FC3" w:rsidRDefault="00CB4BEB" w:rsidP="003C0924">
            <w:pPr>
              <w:rPr>
                <w:rFonts w:ascii="Trebuchet MS" w:hAnsi="Trebuchet MS" w:cs="Trebuchet MS"/>
                <w:sz w:val="18"/>
                <w:szCs w:val="18"/>
              </w:rPr>
            </w:pPr>
          </w:p>
        </w:tc>
      </w:tr>
      <w:tr w:rsidR="00CB4BEB" w:rsidRPr="0051728E" w14:paraId="05FFFCD5" w14:textId="77777777" w:rsidTr="003C0924">
        <w:trPr>
          <w:trHeight w:hRule="exact" w:val="255"/>
        </w:trPr>
        <w:tc>
          <w:tcPr>
            <w:tcW w:w="2235" w:type="dxa"/>
            <w:shd w:val="clear" w:color="auto" w:fill="E0E0E0"/>
            <w:vAlign w:val="bottom"/>
          </w:tcPr>
          <w:p w14:paraId="5B59DFD2" w14:textId="77777777" w:rsidR="00CB4BEB" w:rsidRPr="00FE3FC3" w:rsidRDefault="00CB4BEB" w:rsidP="003C0924">
            <w:pPr>
              <w:rPr>
                <w:rFonts w:ascii="Trebuchet MS" w:hAnsi="Trebuchet MS" w:cs="Trebuchet MS"/>
                <w:sz w:val="18"/>
                <w:szCs w:val="18"/>
              </w:rPr>
            </w:pPr>
            <w:proofErr w:type="spellStart"/>
            <w:r w:rsidRPr="004D3692">
              <w:rPr>
                <w:rFonts w:ascii="Trebuchet MS" w:hAnsi="Trebuchet MS" w:cs="Trebuchet MS"/>
                <w:sz w:val="18"/>
                <w:szCs w:val="18"/>
              </w:rPr>
              <w:t>KLE_koder</w:t>
            </w:r>
            <w:proofErr w:type="spellEnd"/>
          </w:p>
        </w:tc>
        <w:tc>
          <w:tcPr>
            <w:tcW w:w="11340" w:type="dxa"/>
            <w:shd w:val="clear" w:color="auto" w:fill="FFFFFF"/>
            <w:vAlign w:val="bottom"/>
          </w:tcPr>
          <w:p w14:paraId="21EC6C35" w14:textId="77777777" w:rsidR="00CB4BEB" w:rsidRPr="00FE3FC3" w:rsidRDefault="00CB4BEB" w:rsidP="003C0924">
            <w:pPr>
              <w:rPr>
                <w:rFonts w:ascii="Trebuchet MS" w:hAnsi="Trebuchet MS" w:cs="Trebuchet MS"/>
                <w:sz w:val="18"/>
                <w:szCs w:val="18"/>
              </w:rPr>
            </w:pPr>
            <w:r w:rsidRPr="004D3692">
              <w:rPr>
                <w:rFonts w:ascii="Trebuchet MS" w:hAnsi="Trebuchet MS" w:cs="Trebuchet MS"/>
                <w:sz w:val="18"/>
                <w:szCs w:val="18"/>
              </w:rPr>
              <w:t>14.01.00</w:t>
            </w:r>
          </w:p>
        </w:tc>
      </w:tr>
    </w:tbl>
    <w:p w14:paraId="2EA9334B" w14:textId="77777777" w:rsidR="00CB4BEB" w:rsidRPr="00A32757" w:rsidRDefault="00CB4BEB" w:rsidP="00CB4BEB">
      <w:pPr>
        <w:pStyle w:val="Overskrift6"/>
      </w:pPr>
      <w:r>
        <w:t>5.12.14.2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05"/>
        <w:gridCol w:w="8421"/>
      </w:tblGrid>
      <w:tr w:rsidR="00CB4BEB" w:rsidRPr="0051728E" w14:paraId="38F4646E" w14:textId="77777777" w:rsidTr="003C0924">
        <w:trPr>
          <w:trHeight w:hRule="exact" w:val="255"/>
        </w:trPr>
        <w:tc>
          <w:tcPr>
            <w:tcW w:w="5070" w:type="dxa"/>
            <w:shd w:val="clear" w:color="auto" w:fill="D9D9D9"/>
            <w:vAlign w:val="bottom"/>
          </w:tcPr>
          <w:p w14:paraId="2C217FB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8582" w:type="dxa"/>
            <w:shd w:val="clear" w:color="auto" w:fill="D9D9D9"/>
            <w:vAlign w:val="bottom"/>
          </w:tcPr>
          <w:p w14:paraId="1C2E580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67BF9E43" w14:textId="77777777" w:rsidTr="003C0924">
        <w:trPr>
          <w:trHeight w:hRule="exact" w:val="255"/>
        </w:trPr>
        <w:tc>
          <w:tcPr>
            <w:tcW w:w="5070" w:type="dxa"/>
            <w:shd w:val="clear" w:color="auto" w:fill="E0E0E0"/>
            <w:vAlign w:val="bottom"/>
          </w:tcPr>
          <w:p w14:paraId="12BD9FEA"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8582" w:type="dxa"/>
            <w:shd w:val="clear" w:color="auto" w:fill="FFFFFF"/>
            <w:vAlign w:val="bottom"/>
          </w:tcPr>
          <w:p w14:paraId="0FAC803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Benyt registrering i DAI og tilkoble alene denne oplysning.</w:t>
            </w:r>
          </w:p>
        </w:tc>
      </w:tr>
      <w:tr w:rsidR="00CB4BEB" w:rsidRPr="0051728E" w14:paraId="21403424" w14:textId="77777777" w:rsidTr="003C0924">
        <w:trPr>
          <w:trHeight w:hRule="exact" w:val="255"/>
        </w:trPr>
        <w:tc>
          <w:tcPr>
            <w:tcW w:w="5070" w:type="dxa"/>
            <w:shd w:val="clear" w:color="auto" w:fill="E0E0E0"/>
            <w:vAlign w:val="bottom"/>
          </w:tcPr>
          <w:p w14:paraId="3D2759D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8582" w:type="dxa"/>
            <w:shd w:val="clear" w:color="auto" w:fill="FFFFFF"/>
            <w:vAlign w:val="bottom"/>
          </w:tcPr>
          <w:p w14:paraId="29AE5D5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Se DAI-datamodel</w:t>
            </w:r>
          </w:p>
        </w:tc>
      </w:tr>
      <w:tr w:rsidR="00CB4BEB" w:rsidRPr="0051728E" w14:paraId="09F6090A" w14:textId="77777777" w:rsidTr="003C0924">
        <w:trPr>
          <w:trHeight w:hRule="exact" w:val="255"/>
        </w:trPr>
        <w:tc>
          <w:tcPr>
            <w:tcW w:w="5070" w:type="dxa"/>
            <w:shd w:val="clear" w:color="auto" w:fill="E0E0E0"/>
            <w:vAlign w:val="bottom"/>
          </w:tcPr>
          <w:p w14:paraId="371D18E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8582" w:type="dxa"/>
            <w:shd w:val="clear" w:color="auto" w:fill="FFFFFF"/>
            <w:vAlign w:val="bottom"/>
          </w:tcPr>
          <w:p w14:paraId="7250345F" w14:textId="77777777" w:rsidR="00CB4BEB" w:rsidRPr="00AD1BEB" w:rsidRDefault="00CB4BEB" w:rsidP="003C0924">
            <w:pPr>
              <w:rPr>
                <w:rFonts w:ascii="Trebuchet MS" w:hAnsi="Trebuchet MS" w:cs="Trebuchet MS"/>
                <w:sz w:val="18"/>
                <w:szCs w:val="18"/>
              </w:rPr>
            </w:pPr>
            <w:r w:rsidRPr="00AD1BEB">
              <w:rPr>
                <w:rFonts w:ascii="Trebuchet MS" w:hAnsi="Trebuchet MS" w:cs="Trebuchet MS"/>
                <w:sz w:val="18"/>
                <w:szCs w:val="18"/>
              </w:rPr>
              <w:t>Se DAI</w:t>
            </w:r>
            <w:r>
              <w:rPr>
                <w:rFonts w:ascii="Trebuchet MS" w:hAnsi="Trebuchet MS" w:cs="Trebuchet MS"/>
                <w:sz w:val="18"/>
                <w:szCs w:val="18"/>
              </w:rPr>
              <w:t>-datamodel</w:t>
            </w:r>
          </w:p>
        </w:tc>
      </w:tr>
      <w:tr w:rsidR="00CB4BEB" w:rsidRPr="0051728E" w14:paraId="387340FE" w14:textId="77777777" w:rsidTr="003C0924">
        <w:trPr>
          <w:trHeight w:hRule="exact" w:val="255"/>
        </w:trPr>
        <w:tc>
          <w:tcPr>
            <w:tcW w:w="5070" w:type="dxa"/>
            <w:shd w:val="clear" w:color="auto" w:fill="E0E0E0"/>
            <w:vAlign w:val="bottom"/>
          </w:tcPr>
          <w:p w14:paraId="3EC5871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8582" w:type="dxa"/>
            <w:shd w:val="clear" w:color="auto" w:fill="FFFFFF"/>
            <w:vAlign w:val="bottom"/>
          </w:tcPr>
          <w:p w14:paraId="3ADC81FB" w14:textId="77777777" w:rsidR="00CB4BEB" w:rsidRPr="00AD1BEB" w:rsidRDefault="00CB4BEB" w:rsidP="003C0924">
            <w:pPr>
              <w:rPr>
                <w:rFonts w:ascii="Trebuchet MS" w:hAnsi="Trebuchet MS" w:cs="Trebuchet MS"/>
                <w:sz w:val="18"/>
                <w:szCs w:val="18"/>
              </w:rPr>
            </w:pPr>
            <w:r w:rsidRPr="00AD1BEB">
              <w:rPr>
                <w:rFonts w:ascii="Trebuchet MS" w:hAnsi="Trebuchet MS" w:cs="Trebuchet MS"/>
                <w:sz w:val="18"/>
                <w:szCs w:val="18"/>
              </w:rPr>
              <w:t>Se DAI</w:t>
            </w:r>
            <w:r>
              <w:rPr>
                <w:rFonts w:ascii="Trebuchet MS" w:hAnsi="Trebuchet MS" w:cs="Trebuchet MS"/>
                <w:sz w:val="18"/>
                <w:szCs w:val="18"/>
              </w:rPr>
              <w:t>-datamodel</w:t>
            </w:r>
          </w:p>
        </w:tc>
      </w:tr>
      <w:tr w:rsidR="00CB4BEB" w:rsidRPr="0051728E" w14:paraId="4D4CFC37" w14:textId="77777777" w:rsidTr="003C0924">
        <w:trPr>
          <w:trHeight w:hRule="exact" w:val="255"/>
        </w:trPr>
        <w:tc>
          <w:tcPr>
            <w:tcW w:w="5070" w:type="dxa"/>
            <w:shd w:val="clear" w:color="auto" w:fill="E0E0E0"/>
            <w:vAlign w:val="bottom"/>
          </w:tcPr>
          <w:p w14:paraId="38911CB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8582" w:type="dxa"/>
            <w:shd w:val="clear" w:color="auto" w:fill="FFFFFF"/>
            <w:vAlign w:val="bottom"/>
          </w:tcPr>
          <w:p w14:paraId="3206E35C" w14:textId="77777777" w:rsidR="00CB4BEB" w:rsidRPr="00AD1BEB" w:rsidRDefault="00CB4BEB" w:rsidP="003C0924">
            <w:pPr>
              <w:rPr>
                <w:rFonts w:ascii="Trebuchet MS" w:hAnsi="Trebuchet MS" w:cs="Trebuchet MS"/>
                <w:sz w:val="18"/>
                <w:szCs w:val="18"/>
              </w:rPr>
            </w:pPr>
            <w:r w:rsidRPr="00AD1BEB">
              <w:rPr>
                <w:rFonts w:ascii="Trebuchet MS" w:hAnsi="Trebuchet MS" w:cs="Trebuchet MS"/>
                <w:sz w:val="18"/>
                <w:szCs w:val="18"/>
              </w:rPr>
              <w:t>Se DAI</w:t>
            </w:r>
            <w:r>
              <w:rPr>
                <w:rFonts w:ascii="Trebuchet MS" w:hAnsi="Trebuchet MS" w:cs="Trebuchet MS"/>
                <w:sz w:val="18"/>
                <w:szCs w:val="18"/>
              </w:rPr>
              <w:t>-datamodel</w:t>
            </w:r>
          </w:p>
        </w:tc>
      </w:tr>
      <w:tr w:rsidR="00CB4BEB" w:rsidRPr="0051728E" w14:paraId="33E2759A" w14:textId="77777777" w:rsidTr="003C0924">
        <w:trPr>
          <w:trHeight w:hRule="exact" w:val="255"/>
        </w:trPr>
        <w:tc>
          <w:tcPr>
            <w:tcW w:w="5070" w:type="dxa"/>
            <w:shd w:val="clear" w:color="auto" w:fill="E0E0E0"/>
            <w:vAlign w:val="bottom"/>
          </w:tcPr>
          <w:p w14:paraId="1D74A1E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8582" w:type="dxa"/>
            <w:shd w:val="clear" w:color="auto" w:fill="FFFFFF"/>
            <w:vAlign w:val="bottom"/>
          </w:tcPr>
          <w:p w14:paraId="1E72C453" w14:textId="77777777" w:rsidR="00CB4BEB" w:rsidRPr="00AD1BEB" w:rsidRDefault="00CB4BEB" w:rsidP="003C0924">
            <w:pPr>
              <w:rPr>
                <w:rFonts w:ascii="Trebuchet MS" w:hAnsi="Trebuchet MS" w:cs="Trebuchet MS"/>
                <w:sz w:val="18"/>
                <w:szCs w:val="18"/>
              </w:rPr>
            </w:pPr>
            <w:r w:rsidRPr="00AD1BEB">
              <w:rPr>
                <w:rFonts w:ascii="Trebuchet MS" w:hAnsi="Trebuchet MS" w:cs="Trebuchet MS"/>
                <w:sz w:val="18"/>
                <w:szCs w:val="18"/>
              </w:rPr>
              <w:t>Se DAI</w:t>
            </w:r>
            <w:r>
              <w:rPr>
                <w:rFonts w:ascii="Trebuchet MS" w:hAnsi="Trebuchet MS" w:cs="Trebuchet MS"/>
                <w:sz w:val="18"/>
                <w:szCs w:val="18"/>
              </w:rPr>
              <w:t>-datamodel</w:t>
            </w:r>
          </w:p>
        </w:tc>
      </w:tr>
    </w:tbl>
    <w:p w14:paraId="25AAC8B9" w14:textId="77777777" w:rsidR="004E7F65" w:rsidRDefault="004E7F65" w:rsidP="004E7F65">
      <w:bookmarkStart w:id="2916" w:name="_Toc63351520"/>
    </w:p>
    <w:p w14:paraId="0161AB8E" w14:textId="3890CA39" w:rsidR="00CB4BEB" w:rsidRDefault="00CB4BEB" w:rsidP="00CB4BEB">
      <w:pPr>
        <w:pStyle w:val="Overskrift2"/>
        <w:rPr>
          <w:kern w:val="32"/>
        </w:rPr>
      </w:pPr>
      <w:bookmarkStart w:id="2917" w:name="_Toc122436166"/>
      <w:r w:rsidRPr="001C410C">
        <w:rPr>
          <w:kern w:val="32"/>
        </w:rPr>
        <w:t>5.12.16 Afbrændingsområde (6115)</w:t>
      </w:r>
      <w:r w:rsidRPr="007C3785">
        <w:rPr>
          <w:kern w:val="32"/>
        </w:rPr>
        <w:t xml:space="preserve"> </w:t>
      </w:r>
      <w:r w:rsidRPr="00E6255A">
        <w:rPr>
          <w:kern w:val="32"/>
        </w:rPr>
        <w:t>Tema forventes nedlagt.</w:t>
      </w:r>
      <w:bookmarkEnd w:id="2916"/>
      <w:bookmarkEnd w:id="2917"/>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5386"/>
        <w:gridCol w:w="1250"/>
        <w:gridCol w:w="1356"/>
        <w:gridCol w:w="1478"/>
        <w:gridCol w:w="2720"/>
      </w:tblGrid>
      <w:tr w:rsidR="00CB4BEB" w:rsidRPr="0051728E" w14:paraId="42809386" w14:textId="77777777" w:rsidTr="003C0924">
        <w:tc>
          <w:tcPr>
            <w:tcW w:w="1526" w:type="dxa"/>
            <w:tcBorders>
              <w:bottom w:val="single" w:sz="4" w:space="0" w:color="auto"/>
            </w:tcBorders>
            <w:shd w:val="clear" w:color="auto" w:fill="D9D9D9"/>
            <w:vAlign w:val="center"/>
          </w:tcPr>
          <w:p w14:paraId="1AFF0ADB"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5386" w:type="dxa"/>
            <w:tcBorders>
              <w:bottom w:val="single" w:sz="4" w:space="0" w:color="auto"/>
            </w:tcBorders>
            <w:shd w:val="clear" w:color="auto" w:fill="D9D9D9"/>
            <w:vAlign w:val="center"/>
          </w:tcPr>
          <w:p w14:paraId="455023BD"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50" w:type="dxa"/>
            <w:tcBorders>
              <w:bottom w:val="single" w:sz="4" w:space="0" w:color="auto"/>
            </w:tcBorders>
            <w:shd w:val="clear" w:color="auto" w:fill="D9D9D9"/>
            <w:vAlign w:val="center"/>
          </w:tcPr>
          <w:p w14:paraId="2E77E72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48EAE0DD"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78" w:type="dxa"/>
            <w:tcBorders>
              <w:bottom w:val="single" w:sz="4" w:space="0" w:color="auto"/>
            </w:tcBorders>
            <w:shd w:val="clear" w:color="auto" w:fill="D9D9D9"/>
            <w:vAlign w:val="center"/>
          </w:tcPr>
          <w:p w14:paraId="75C14C22"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1392A9FE"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720" w:type="dxa"/>
            <w:tcBorders>
              <w:bottom w:val="single" w:sz="4" w:space="0" w:color="auto"/>
            </w:tcBorders>
            <w:shd w:val="clear" w:color="auto" w:fill="D9D9D9"/>
            <w:vAlign w:val="center"/>
          </w:tcPr>
          <w:p w14:paraId="7C902FA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2C0F" w14:paraId="09627B09"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D9D9D9"/>
            <w:vAlign w:val="bottom"/>
          </w:tcPr>
          <w:p w14:paraId="59A859B7" w14:textId="77777777" w:rsidR="00CB4BEB" w:rsidRPr="00CE2C0F" w:rsidRDefault="00CB4BEB" w:rsidP="003C0924">
            <w:pPr>
              <w:rPr>
                <w:sz w:val="16"/>
                <w:szCs w:val="16"/>
              </w:rPr>
            </w:pPr>
            <w:proofErr w:type="spellStart"/>
            <w:r w:rsidRPr="00CE2C0F">
              <w:rPr>
                <w:rFonts w:ascii="Trebuchet MS" w:hAnsi="Trebuchet MS"/>
                <w:sz w:val="18"/>
                <w:szCs w:val="18"/>
              </w:rPr>
              <w:t>afbr_nr</w:t>
            </w:r>
            <w:proofErr w:type="spellEnd"/>
          </w:p>
        </w:tc>
        <w:tc>
          <w:tcPr>
            <w:tcW w:w="5386" w:type="dxa"/>
            <w:tcBorders>
              <w:top w:val="single" w:sz="4" w:space="0" w:color="auto"/>
              <w:left w:val="single" w:sz="4" w:space="0" w:color="auto"/>
              <w:bottom w:val="single" w:sz="4" w:space="0" w:color="auto"/>
              <w:right w:val="single" w:sz="4" w:space="0" w:color="auto"/>
            </w:tcBorders>
            <w:shd w:val="clear" w:color="auto" w:fill="auto"/>
            <w:vAlign w:val="bottom"/>
          </w:tcPr>
          <w:p w14:paraId="2A8699BF" w14:textId="77777777" w:rsidR="00CB4BEB" w:rsidRPr="00CE2C0F" w:rsidRDefault="00CB4BEB" w:rsidP="003C0924">
            <w:pPr>
              <w:rPr>
                <w:rFonts w:ascii="Trebuchet MS" w:hAnsi="Trebuchet MS"/>
                <w:sz w:val="18"/>
                <w:szCs w:val="18"/>
              </w:rPr>
            </w:pPr>
            <w:r w:rsidRPr="00CE2C0F">
              <w:rPr>
                <w:rFonts w:ascii="Trebuchet MS" w:hAnsi="Trebuchet MS"/>
                <w:sz w:val="18"/>
                <w:szCs w:val="18"/>
              </w:rPr>
              <w:t xml:space="preserve">Kode for afbrændingsområdets </w:t>
            </w:r>
            <w:proofErr w:type="spellStart"/>
            <w:r w:rsidRPr="00CE2C0F">
              <w:rPr>
                <w:rFonts w:ascii="Trebuchet MS" w:hAnsi="Trebuchet MS"/>
                <w:sz w:val="18"/>
                <w:szCs w:val="18"/>
              </w:rPr>
              <w:t>distriktsnr</w:t>
            </w:r>
            <w:proofErr w:type="spellEnd"/>
            <w:r w:rsidRPr="00CE2C0F">
              <w:rPr>
                <w:rFonts w:ascii="Trebuchet MS" w:hAnsi="Trebuchet MS"/>
                <w:sz w:val="18"/>
                <w:szCs w:val="18"/>
              </w:rPr>
              <w:t>.</w:t>
            </w:r>
          </w:p>
        </w:tc>
        <w:tc>
          <w:tcPr>
            <w:tcW w:w="1250" w:type="dxa"/>
            <w:tcBorders>
              <w:top w:val="single" w:sz="4" w:space="0" w:color="auto"/>
              <w:left w:val="single" w:sz="4" w:space="0" w:color="auto"/>
              <w:bottom w:val="single" w:sz="4" w:space="0" w:color="auto"/>
              <w:right w:val="single" w:sz="4" w:space="0" w:color="auto"/>
            </w:tcBorders>
            <w:shd w:val="clear" w:color="auto" w:fill="auto"/>
            <w:vAlign w:val="bottom"/>
          </w:tcPr>
          <w:p w14:paraId="08C50D2E" w14:textId="77777777" w:rsidR="00CB4BEB" w:rsidRPr="00CE2C0F" w:rsidRDefault="00CB4BEB" w:rsidP="003C0924">
            <w:pPr>
              <w:rPr>
                <w:rFonts w:ascii="Trebuchet MS" w:hAnsi="Trebuchet MS" w:cs="Trebuchet MS"/>
                <w:sz w:val="18"/>
                <w:szCs w:val="18"/>
              </w:rPr>
            </w:pPr>
            <w:r w:rsidRPr="00CE2C0F">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0A975A8E"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1-99999</w:t>
            </w:r>
          </w:p>
        </w:tc>
        <w:tc>
          <w:tcPr>
            <w:tcW w:w="1478" w:type="dxa"/>
            <w:tcBorders>
              <w:top w:val="single" w:sz="4" w:space="0" w:color="auto"/>
              <w:left w:val="single" w:sz="4" w:space="0" w:color="auto"/>
              <w:bottom w:val="single" w:sz="4" w:space="0" w:color="auto"/>
              <w:right w:val="single" w:sz="4" w:space="0" w:color="auto"/>
            </w:tcBorders>
            <w:shd w:val="clear" w:color="auto" w:fill="auto"/>
            <w:vAlign w:val="bottom"/>
          </w:tcPr>
          <w:p w14:paraId="6B79BFF1" w14:textId="77777777" w:rsidR="00CB4BEB" w:rsidRPr="00C67B4F" w:rsidRDefault="00CB4BEB" w:rsidP="003C0924">
            <w:pPr>
              <w:jc w:val="center"/>
              <w:rPr>
                <w:rFonts w:ascii="Trebuchet MS" w:hAnsi="Trebuchet MS" w:cs="Trebuchet MS"/>
                <w:sz w:val="18"/>
                <w:szCs w:val="18"/>
              </w:rPr>
            </w:pPr>
            <w:r w:rsidRPr="00C67B4F">
              <w:rPr>
                <w:rFonts w:ascii="Trebuchet MS" w:hAnsi="Trebuchet MS" w:cs="Trebuchet MS"/>
                <w:sz w:val="18"/>
                <w:szCs w:val="18"/>
              </w:rPr>
              <w:t>F</w:t>
            </w:r>
          </w:p>
        </w:tc>
        <w:tc>
          <w:tcPr>
            <w:tcW w:w="2720" w:type="dxa"/>
            <w:tcBorders>
              <w:top w:val="single" w:sz="4" w:space="0" w:color="auto"/>
              <w:left w:val="single" w:sz="4" w:space="0" w:color="auto"/>
              <w:bottom w:val="single" w:sz="4" w:space="0" w:color="auto"/>
              <w:right w:val="single" w:sz="4" w:space="0" w:color="auto"/>
            </w:tcBorders>
            <w:shd w:val="clear" w:color="auto" w:fill="auto"/>
            <w:vAlign w:val="bottom"/>
          </w:tcPr>
          <w:p w14:paraId="38C56FE5" w14:textId="77777777" w:rsidR="00CB4BEB" w:rsidRPr="00CE2C0F" w:rsidRDefault="00CB4BEB" w:rsidP="003C0924">
            <w:pPr>
              <w:rPr>
                <w:rFonts w:ascii="Trebuchet MS" w:hAnsi="Trebuchet MS" w:cs="Trebuchet MS"/>
                <w:sz w:val="18"/>
                <w:szCs w:val="18"/>
              </w:rPr>
            </w:pPr>
          </w:p>
        </w:tc>
      </w:tr>
      <w:tr w:rsidR="00CB4BEB" w:rsidRPr="00CE1917" w14:paraId="1575F724"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D9D9D9"/>
            <w:vAlign w:val="bottom"/>
          </w:tcPr>
          <w:p w14:paraId="2216CFC1" w14:textId="77777777" w:rsidR="00CB4BEB" w:rsidRPr="00CE2C0F" w:rsidRDefault="00CB4BEB" w:rsidP="003C0924">
            <w:pPr>
              <w:rPr>
                <w:rFonts w:ascii="Trebuchet MS" w:hAnsi="Trebuchet MS"/>
                <w:sz w:val="18"/>
                <w:szCs w:val="18"/>
              </w:rPr>
            </w:pPr>
            <w:proofErr w:type="spellStart"/>
            <w:r w:rsidRPr="00CE2C0F">
              <w:rPr>
                <w:rFonts w:ascii="Trebuchet MS" w:hAnsi="Trebuchet MS"/>
                <w:sz w:val="18"/>
                <w:szCs w:val="18"/>
              </w:rPr>
              <w:t>afbr_navn</w:t>
            </w:r>
            <w:proofErr w:type="spellEnd"/>
          </w:p>
        </w:tc>
        <w:tc>
          <w:tcPr>
            <w:tcW w:w="5386" w:type="dxa"/>
            <w:tcBorders>
              <w:top w:val="single" w:sz="4" w:space="0" w:color="auto"/>
              <w:left w:val="single" w:sz="4" w:space="0" w:color="auto"/>
              <w:bottom w:val="single" w:sz="4" w:space="0" w:color="auto"/>
              <w:right w:val="single" w:sz="4" w:space="0" w:color="auto"/>
            </w:tcBorders>
            <w:shd w:val="clear" w:color="auto" w:fill="auto"/>
            <w:vAlign w:val="bottom"/>
          </w:tcPr>
          <w:p w14:paraId="602CDD87" w14:textId="77777777" w:rsidR="00CB4BEB" w:rsidRPr="00CE2C0F" w:rsidRDefault="00CB4BEB" w:rsidP="003C0924">
            <w:pPr>
              <w:rPr>
                <w:rFonts w:ascii="Trebuchet MS" w:hAnsi="Trebuchet MS"/>
                <w:sz w:val="18"/>
                <w:szCs w:val="18"/>
              </w:rPr>
            </w:pPr>
            <w:r w:rsidRPr="00CE2C0F">
              <w:rPr>
                <w:rFonts w:ascii="Trebuchet MS" w:hAnsi="Trebuchet MS"/>
                <w:sz w:val="18"/>
                <w:szCs w:val="18"/>
              </w:rPr>
              <w:t>Afbrændingsområde navn/</w:t>
            </w:r>
            <w:proofErr w:type="spellStart"/>
            <w:r w:rsidRPr="00CE2C0F">
              <w:rPr>
                <w:rFonts w:ascii="Trebuchet MS" w:hAnsi="Trebuchet MS"/>
                <w:sz w:val="18"/>
                <w:szCs w:val="18"/>
              </w:rPr>
              <w:t>nr</w:t>
            </w:r>
            <w:proofErr w:type="spellEnd"/>
          </w:p>
        </w:tc>
        <w:tc>
          <w:tcPr>
            <w:tcW w:w="1250" w:type="dxa"/>
            <w:tcBorders>
              <w:top w:val="single" w:sz="4" w:space="0" w:color="auto"/>
              <w:left w:val="single" w:sz="4" w:space="0" w:color="auto"/>
              <w:bottom w:val="single" w:sz="4" w:space="0" w:color="auto"/>
              <w:right w:val="single" w:sz="4" w:space="0" w:color="auto"/>
            </w:tcBorders>
            <w:shd w:val="clear" w:color="auto" w:fill="auto"/>
            <w:vAlign w:val="bottom"/>
          </w:tcPr>
          <w:p w14:paraId="343B69A6" w14:textId="77777777" w:rsidR="00CB4BEB" w:rsidRPr="00CE2C0F" w:rsidRDefault="00CB4BEB" w:rsidP="003C0924">
            <w:pPr>
              <w:rPr>
                <w:rFonts w:ascii="Trebuchet MS" w:hAnsi="Trebuchet MS" w:cs="Trebuchet MS"/>
                <w:sz w:val="18"/>
                <w:szCs w:val="18"/>
              </w:rPr>
            </w:pPr>
            <w:r w:rsidRPr="00CE2C0F">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6650C478" w14:textId="77777777" w:rsidR="00CB4BEB" w:rsidRPr="00CE2C0F" w:rsidRDefault="00CB4BEB" w:rsidP="003C0924">
            <w:pPr>
              <w:rPr>
                <w:rFonts w:ascii="Trebuchet MS" w:hAnsi="Trebuchet MS" w:cs="Trebuchet MS"/>
                <w:sz w:val="18"/>
                <w:szCs w:val="18"/>
              </w:rPr>
            </w:pPr>
            <w:r w:rsidRPr="00CE2C0F">
              <w:rPr>
                <w:rFonts w:ascii="Trebuchet MS" w:hAnsi="Trebuchet MS" w:cs="Trebuchet MS"/>
                <w:sz w:val="18"/>
                <w:szCs w:val="18"/>
              </w:rPr>
              <w:t>0-128 tegn</w:t>
            </w:r>
          </w:p>
        </w:tc>
        <w:tc>
          <w:tcPr>
            <w:tcW w:w="1478" w:type="dxa"/>
            <w:tcBorders>
              <w:top w:val="single" w:sz="4" w:space="0" w:color="auto"/>
              <w:left w:val="single" w:sz="4" w:space="0" w:color="auto"/>
              <w:bottom w:val="single" w:sz="4" w:space="0" w:color="auto"/>
              <w:right w:val="single" w:sz="4" w:space="0" w:color="auto"/>
            </w:tcBorders>
            <w:shd w:val="clear" w:color="auto" w:fill="auto"/>
            <w:vAlign w:val="bottom"/>
          </w:tcPr>
          <w:p w14:paraId="438E0E27" w14:textId="77777777" w:rsidR="00CB4BEB" w:rsidRPr="00C67B4F" w:rsidRDefault="00CB4BEB" w:rsidP="003C0924">
            <w:pPr>
              <w:jc w:val="center"/>
              <w:rPr>
                <w:rFonts w:ascii="Trebuchet MS" w:hAnsi="Trebuchet MS" w:cs="Trebuchet MS"/>
                <w:sz w:val="18"/>
                <w:szCs w:val="18"/>
              </w:rPr>
            </w:pPr>
            <w:r w:rsidRPr="00C67B4F">
              <w:rPr>
                <w:rFonts w:ascii="Trebuchet MS" w:hAnsi="Trebuchet MS" w:cs="Trebuchet MS"/>
                <w:sz w:val="18"/>
                <w:szCs w:val="18"/>
              </w:rPr>
              <w:t>F</w:t>
            </w:r>
          </w:p>
        </w:tc>
        <w:tc>
          <w:tcPr>
            <w:tcW w:w="2720" w:type="dxa"/>
            <w:tcBorders>
              <w:top w:val="single" w:sz="4" w:space="0" w:color="auto"/>
              <w:left w:val="single" w:sz="4" w:space="0" w:color="auto"/>
              <w:bottom w:val="single" w:sz="4" w:space="0" w:color="auto"/>
              <w:right w:val="single" w:sz="4" w:space="0" w:color="auto"/>
            </w:tcBorders>
            <w:shd w:val="clear" w:color="auto" w:fill="auto"/>
            <w:vAlign w:val="bottom"/>
          </w:tcPr>
          <w:p w14:paraId="3BC1D0D9" w14:textId="77777777" w:rsidR="00CB4BEB" w:rsidRPr="00CE2C0F" w:rsidRDefault="00CB4BEB" w:rsidP="003C0924">
            <w:pPr>
              <w:rPr>
                <w:rFonts w:ascii="Trebuchet MS" w:hAnsi="Trebuchet MS" w:cs="Trebuchet MS"/>
                <w:sz w:val="18"/>
                <w:szCs w:val="18"/>
              </w:rPr>
            </w:pPr>
          </w:p>
        </w:tc>
      </w:tr>
      <w:tr w:rsidR="00CB4BEB" w:rsidRPr="00CE1917" w14:paraId="052F29D4"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D9D9D9"/>
            <w:vAlign w:val="bottom"/>
          </w:tcPr>
          <w:p w14:paraId="6996DF8A" w14:textId="77777777" w:rsidR="00CB4BEB" w:rsidRPr="003E17A3" w:rsidRDefault="00CB4BEB" w:rsidP="003C0924">
            <w:pPr>
              <w:rPr>
                <w:rFonts w:ascii="Trebuchet MS" w:hAnsi="Trebuchet MS" w:cs="Trebuchet MS"/>
                <w:sz w:val="18"/>
                <w:szCs w:val="18"/>
              </w:rPr>
            </w:pPr>
            <w:proofErr w:type="spellStart"/>
            <w:r>
              <w:rPr>
                <w:rFonts w:ascii="Trebuchet MS" w:hAnsi="Trebuchet MS" w:cs="Trebuchet MS"/>
                <w:sz w:val="18"/>
                <w:szCs w:val="18"/>
              </w:rPr>
              <w:t>a</w:t>
            </w:r>
            <w:r w:rsidRPr="003E17A3">
              <w:rPr>
                <w:rFonts w:ascii="Trebuchet MS" w:hAnsi="Trebuchet MS" w:cs="Trebuchet MS"/>
                <w:sz w:val="18"/>
                <w:szCs w:val="18"/>
              </w:rPr>
              <w:t>fbr</w:t>
            </w:r>
            <w:r>
              <w:rPr>
                <w:rFonts w:ascii="Trebuchet MS" w:hAnsi="Trebuchet MS" w:cs="Trebuchet MS"/>
                <w:sz w:val="18"/>
                <w:szCs w:val="18"/>
              </w:rPr>
              <w:t>_</w:t>
            </w:r>
            <w:r w:rsidRPr="003E17A3">
              <w:rPr>
                <w:rFonts w:ascii="Trebuchet MS" w:hAnsi="Trebuchet MS" w:cs="Trebuchet MS"/>
                <w:sz w:val="18"/>
                <w:szCs w:val="18"/>
              </w:rPr>
              <w:t>type_kode</w:t>
            </w:r>
            <w:proofErr w:type="spellEnd"/>
          </w:p>
        </w:tc>
        <w:tc>
          <w:tcPr>
            <w:tcW w:w="5386" w:type="dxa"/>
            <w:tcBorders>
              <w:top w:val="single" w:sz="4" w:space="0" w:color="auto"/>
              <w:left w:val="single" w:sz="4" w:space="0" w:color="auto"/>
              <w:bottom w:val="single" w:sz="4" w:space="0" w:color="auto"/>
              <w:right w:val="single" w:sz="4" w:space="0" w:color="auto"/>
            </w:tcBorders>
            <w:shd w:val="clear" w:color="auto" w:fill="auto"/>
            <w:vAlign w:val="bottom"/>
          </w:tcPr>
          <w:p w14:paraId="5C0AAB90" w14:textId="77777777" w:rsidR="00CB4BEB" w:rsidRPr="003E17A3" w:rsidRDefault="00CB4BEB" w:rsidP="003C0924">
            <w:pPr>
              <w:rPr>
                <w:rFonts w:ascii="Trebuchet MS" w:hAnsi="Trebuchet MS" w:cs="Trebuchet MS"/>
                <w:sz w:val="18"/>
                <w:szCs w:val="18"/>
              </w:rPr>
            </w:pPr>
            <w:r w:rsidRPr="003E17A3">
              <w:rPr>
                <w:rFonts w:ascii="Trebuchet MS" w:hAnsi="Trebuchet MS" w:cs="Trebuchet MS"/>
                <w:sz w:val="18"/>
                <w:szCs w:val="18"/>
              </w:rPr>
              <w:t>Kode for restriktion</w:t>
            </w:r>
          </w:p>
        </w:tc>
        <w:tc>
          <w:tcPr>
            <w:tcW w:w="1250" w:type="dxa"/>
            <w:tcBorders>
              <w:top w:val="single" w:sz="4" w:space="0" w:color="auto"/>
              <w:left w:val="single" w:sz="4" w:space="0" w:color="auto"/>
              <w:bottom w:val="single" w:sz="4" w:space="0" w:color="auto"/>
              <w:right w:val="single" w:sz="4" w:space="0" w:color="auto"/>
            </w:tcBorders>
            <w:shd w:val="clear" w:color="auto" w:fill="auto"/>
            <w:vAlign w:val="bottom"/>
          </w:tcPr>
          <w:p w14:paraId="2064ABE0" w14:textId="77777777" w:rsidR="00CB4BEB" w:rsidRPr="003E17A3" w:rsidRDefault="00CB4BEB" w:rsidP="003C0924">
            <w:pPr>
              <w:rPr>
                <w:rFonts w:ascii="Trebuchet MS" w:hAnsi="Trebuchet MS" w:cs="Trebuchet MS"/>
                <w:sz w:val="18"/>
                <w:szCs w:val="18"/>
              </w:rPr>
            </w:pPr>
            <w:r w:rsidRPr="003E17A3">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51226DD1" w14:textId="77777777" w:rsidR="00CB4BEB" w:rsidRPr="003E17A3" w:rsidRDefault="00CB4BEB" w:rsidP="003C0924">
            <w:pPr>
              <w:rPr>
                <w:rFonts w:ascii="Trebuchet MS" w:hAnsi="Trebuchet MS" w:cs="Trebuchet MS"/>
                <w:sz w:val="18"/>
                <w:szCs w:val="18"/>
              </w:rPr>
            </w:pPr>
            <w:r w:rsidRPr="003E17A3">
              <w:rPr>
                <w:rFonts w:ascii="Trebuchet MS" w:hAnsi="Trebuchet MS" w:cs="Trebuchet MS"/>
                <w:sz w:val="18"/>
                <w:szCs w:val="18"/>
              </w:rPr>
              <w:t>1-9</w:t>
            </w:r>
          </w:p>
        </w:tc>
        <w:tc>
          <w:tcPr>
            <w:tcW w:w="1478" w:type="dxa"/>
            <w:tcBorders>
              <w:top w:val="single" w:sz="4" w:space="0" w:color="auto"/>
              <w:left w:val="single" w:sz="4" w:space="0" w:color="auto"/>
              <w:bottom w:val="single" w:sz="4" w:space="0" w:color="auto"/>
              <w:right w:val="single" w:sz="4" w:space="0" w:color="auto"/>
            </w:tcBorders>
            <w:shd w:val="clear" w:color="auto" w:fill="auto"/>
            <w:vAlign w:val="bottom"/>
          </w:tcPr>
          <w:p w14:paraId="30DBC2AB" w14:textId="77777777" w:rsidR="00CB4BEB" w:rsidRPr="003E17A3" w:rsidRDefault="00CB4BEB" w:rsidP="003C0924">
            <w:pPr>
              <w:jc w:val="center"/>
              <w:rPr>
                <w:rFonts w:ascii="Trebuchet MS" w:hAnsi="Trebuchet MS" w:cs="Trebuchet MS"/>
                <w:sz w:val="18"/>
                <w:szCs w:val="18"/>
              </w:rPr>
            </w:pPr>
            <w:r w:rsidRPr="003E17A3">
              <w:rPr>
                <w:rFonts w:ascii="Trebuchet MS" w:hAnsi="Trebuchet MS" w:cs="Trebuchet MS"/>
                <w:sz w:val="18"/>
                <w:szCs w:val="18"/>
              </w:rPr>
              <w:t>O</w:t>
            </w:r>
          </w:p>
        </w:tc>
        <w:tc>
          <w:tcPr>
            <w:tcW w:w="2720" w:type="dxa"/>
            <w:tcBorders>
              <w:top w:val="single" w:sz="4" w:space="0" w:color="auto"/>
              <w:left w:val="single" w:sz="4" w:space="0" w:color="auto"/>
              <w:bottom w:val="single" w:sz="4" w:space="0" w:color="auto"/>
              <w:right w:val="single" w:sz="4" w:space="0" w:color="auto"/>
            </w:tcBorders>
            <w:shd w:val="clear" w:color="auto" w:fill="auto"/>
            <w:vAlign w:val="bottom"/>
          </w:tcPr>
          <w:p w14:paraId="79C7E87E" w14:textId="77777777" w:rsidR="00CB4BEB" w:rsidRPr="003E17A3" w:rsidRDefault="00CB4BEB" w:rsidP="003C0924">
            <w:pPr>
              <w:rPr>
                <w:rFonts w:ascii="Trebuchet MS" w:hAnsi="Trebuchet MS" w:cs="Trebuchet MS"/>
                <w:sz w:val="18"/>
                <w:szCs w:val="18"/>
              </w:rPr>
            </w:pPr>
            <w:r w:rsidRPr="003E17A3">
              <w:rPr>
                <w:rFonts w:ascii="Trebuchet MS" w:hAnsi="Trebuchet MS" w:cs="Trebuchet MS"/>
                <w:sz w:val="18"/>
                <w:szCs w:val="18"/>
              </w:rPr>
              <w:t>1</w:t>
            </w:r>
          </w:p>
        </w:tc>
      </w:tr>
      <w:tr w:rsidR="00CB4BEB" w:rsidRPr="00CE1917" w14:paraId="4275B72D" w14:textId="77777777" w:rsidTr="003C0924">
        <w:trPr>
          <w:trHeight w:hRule="exact" w:val="255"/>
        </w:trPr>
        <w:tc>
          <w:tcPr>
            <w:tcW w:w="1526" w:type="dxa"/>
            <w:tcBorders>
              <w:top w:val="single" w:sz="4" w:space="0" w:color="auto"/>
              <w:left w:val="single" w:sz="4" w:space="0" w:color="auto"/>
              <w:bottom w:val="nil"/>
              <w:right w:val="single" w:sz="4" w:space="0" w:color="auto"/>
            </w:tcBorders>
            <w:shd w:val="clear" w:color="auto" w:fill="99CCFF"/>
            <w:vAlign w:val="bottom"/>
          </w:tcPr>
          <w:p w14:paraId="7D646DD3" w14:textId="77777777" w:rsidR="00CB4BEB" w:rsidRPr="003E17A3" w:rsidRDefault="00CB4BEB" w:rsidP="003C0924">
            <w:pPr>
              <w:rPr>
                <w:rFonts w:ascii="Trebuchet MS" w:hAnsi="Trebuchet MS" w:cs="Trebuchet MS"/>
                <w:sz w:val="18"/>
                <w:szCs w:val="18"/>
              </w:rPr>
            </w:pPr>
            <w:proofErr w:type="spellStart"/>
            <w:r>
              <w:rPr>
                <w:rFonts w:ascii="Trebuchet MS" w:hAnsi="Trebuchet MS" w:cs="Trebuchet MS"/>
                <w:sz w:val="18"/>
                <w:szCs w:val="18"/>
              </w:rPr>
              <w:t>a</w:t>
            </w:r>
            <w:r w:rsidRPr="003E17A3">
              <w:rPr>
                <w:rFonts w:ascii="Trebuchet MS" w:hAnsi="Trebuchet MS" w:cs="Trebuchet MS"/>
                <w:sz w:val="18"/>
                <w:szCs w:val="18"/>
              </w:rPr>
              <w:t>fbr</w:t>
            </w:r>
            <w:r>
              <w:rPr>
                <w:rFonts w:ascii="Trebuchet MS" w:hAnsi="Trebuchet MS" w:cs="Trebuchet MS"/>
                <w:sz w:val="18"/>
                <w:szCs w:val="18"/>
              </w:rPr>
              <w:t>_</w:t>
            </w:r>
            <w:r w:rsidRPr="003E17A3">
              <w:rPr>
                <w:rFonts w:ascii="Trebuchet MS" w:hAnsi="Trebuchet MS" w:cs="Trebuchet MS"/>
                <w:sz w:val="18"/>
                <w:szCs w:val="18"/>
              </w:rPr>
              <w:t>type</w:t>
            </w:r>
            <w:proofErr w:type="spellEnd"/>
          </w:p>
        </w:tc>
        <w:tc>
          <w:tcPr>
            <w:tcW w:w="5386" w:type="dxa"/>
            <w:tcBorders>
              <w:top w:val="single" w:sz="4" w:space="0" w:color="auto"/>
              <w:left w:val="single" w:sz="4" w:space="0" w:color="auto"/>
              <w:bottom w:val="nil"/>
              <w:right w:val="single" w:sz="4" w:space="0" w:color="auto"/>
            </w:tcBorders>
            <w:shd w:val="clear" w:color="auto" w:fill="99CCFF"/>
            <w:vAlign w:val="bottom"/>
          </w:tcPr>
          <w:p w14:paraId="10D62041" w14:textId="77777777" w:rsidR="00CB4BEB" w:rsidRPr="003E17A3" w:rsidRDefault="00CB4BEB" w:rsidP="003C0924">
            <w:pPr>
              <w:rPr>
                <w:rFonts w:ascii="Trebuchet MS" w:hAnsi="Trebuchet MS" w:cs="Trebuchet MS"/>
                <w:sz w:val="18"/>
                <w:szCs w:val="18"/>
              </w:rPr>
            </w:pPr>
            <w:r w:rsidRPr="003E17A3">
              <w:rPr>
                <w:rFonts w:ascii="Trebuchet MS" w:hAnsi="Trebuchet MS" w:cs="Trebuchet MS"/>
                <w:sz w:val="18"/>
                <w:szCs w:val="18"/>
              </w:rPr>
              <w:t>Restriktion</w:t>
            </w:r>
          </w:p>
        </w:tc>
        <w:tc>
          <w:tcPr>
            <w:tcW w:w="1250" w:type="dxa"/>
            <w:tcBorders>
              <w:top w:val="single" w:sz="4" w:space="0" w:color="auto"/>
              <w:left w:val="single" w:sz="4" w:space="0" w:color="auto"/>
              <w:bottom w:val="nil"/>
              <w:right w:val="single" w:sz="4" w:space="0" w:color="auto"/>
            </w:tcBorders>
            <w:shd w:val="clear" w:color="auto" w:fill="99CCFF"/>
            <w:vAlign w:val="bottom"/>
          </w:tcPr>
          <w:p w14:paraId="01A026F9" w14:textId="77777777" w:rsidR="00CB4BEB" w:rsidRPr="003E17A3" w:rsidRDefault="00CB4BEB" w:rsidP="003C0924">
            <w:pPr>
              <w:rPr>
                <w:rFonts w:ascii="Trebuchet MS" w:hAnsi="Trebuchet MS" w:cs="Trebuchet MS"/>
                <w:sz w:val="18"/>
                <w:szCs w:val="18"/>
              </w:rPr>
            </w:pPr>
            <w:r w:rsidRPr="003E17A3">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7803CB43" w14:textId="77777777" w:rsidR="00CB4BEB" w:rsidRPr="003E17A3" w:rsidRDefault="00CB4BEB" w:rsidP="003C0924">
            <w:pPr>
              <w:rPr>
                <w:rFonts w:ascii="Trebuchet MS" w:hAnsi="Trebuchet MS" w:cs="Trebuchet MS"/>
                <w:sz w:val="18"/>
                <w:szCs w:val="18"/>
              </w:rPr>
            </w:pPr>
            <w:r w:rsidRPr="003E17A3">
              <w:rPr>
                <w:rFonts w:ascii="Trebuchet MS" w:hAnsi="Trebuchet MS" w:cs="Trebuchet MS"/>
                <w:sz w:val="18"/>
                <w:szCs w:val="18"/>
              </w:rPr>
              <w:t>0-50 tegn</w:t>
            </w:r>
          </w:p>
        </w:tc>
        <w:tc>
          <w:tcPr>
            <w:tcW w:w="1478" w:type="dxa"/>
            <w:tcBorders>
              <w:top w:val="single" w:sz="4" w:space="0" w:color="auto"/>
              <w:left w:val="single" w:sz="4" w:space="0" w:color="auto"/>
              <w:bottom w:val="nil"/>
              <w:right w:val="single" w:sz="4" w:space="0" w:color="auto"/>
            </w:tcBorders>
            <w:shd w:val="clear" w:color="auto" w:fill="99CCFF"/>
            <w:vAlign w:val="bottom"/>
          </w:tcPr>
          <w:p w14:paraId="4499BB02" w14:textId="77777777" w:rsidR="00CB4BEB" w:rsidRPr="003E17A3" w:rsidRDefault="00CB4BEB" w:rsidP="003C0924">
            <w:pPr>
              <w:jc w:val="center"/>
              <w:rPr>
                <w:rFonts w:ascii="Trebuchet MS" w:hAnsi="Trebuchet MS" w:cs="Trebuchet MS"/>
                <w:sz w:val="18"/>
                <w:szCs w:val="18"/>
              </w:rPr>
            </w:pPr>
            <w:r w:rsidRPr="003E17A3">
              <w:rPr>
                <w:rFonts w:ascii="Trebuchet MS" w:hAnsi="Trebuchet MS" w:cs="Trebuchet MS"/>
                <w:sz w:val="18"/>
                <w:szCs w:val="18"/>
              </w:rPr>
              <w:t>S</w:t>
            </w:r>
          </w:p>
        </w:tc>
        <w:tc>
          <w:tcPr>
            <w:tcW w:w="2720" w:type="dxa"/>
            <w:tcBorders>
              <w:top w:val="single" w:sz="4" w:space="0" w:color="auto"/>
              <w:left w:val="single" w:sz="4" w:space="0" w:color="auto"/>
              <w:bottom w:val="nil"/>
              <w:right w:val="single" w:sz="4" w:space="0" w:color="auto"/>
            </w:tcBorders>
            <w:shd w:val="clear" w:color="auto" w:fill="99CCFF"/>
            <w:vAlign w:val="bottom"/>
          </w:tcPr>
          <w:p w14:paraId="58A80FDF" w14:textId="77777777" w:rsidR="00CB4BEB" w:rsidRPr="003E17A3" w:rsidRDefault="00CB4BEB" w:rsidP="003C0924">
            <w:pPr>
              <w:rPr>
                <w:rFonts w:ascii="Trebuchet MS" w:hAnsi="Trebuchet MS" w:cs="Trebuchet MS"/>
                <w:sz w:val="18"/>
                <w:szCs w:val="18"/>
              </w:rPr>
            </w:pPr>
            <w:r w:rsidRPr="003E17A3">
              <w:rPr>
                <w:rFonts w:ascii="Trebuchet MS" w:hAnsi="Trebuchet MS" w:cs="Trebuchet MS"/>
                <w:sz w:val="18"/>
                <w:szCs w:val="18"/>
              </w:rPr>
              <w:t>Afbrænding tilladt</w:t>
            </w:r>
          </w:p>
        </w:tc>
      </w:tr>
      <w:tr w:rsidR="00CB4BEB" w:rsidRPr="00CE1917" w14:paraId="3D1B5109"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97DDBA"/>
            <w:vAlign w:val="bottom"/>
          </w:tcPr>
          <w:p w14:paraId="39011908"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w:t>
            </w:r>
            <w:r w:rsidRPr="00CE1917">
              <w:rPr>
                <w:rFonts w:ascii="Trebuchet MS" w:hAnsi="Trebuchet MS" w:cs="Trebuchet MS"/>
                <w:sz w:val="18"/>
                <w:szCs w:val="18"/>
              </w:rPr>
              <w:t>ink</w:t>
            </w:r>
          </w:p>
        </w:tc>
        <w:tc>
          <w:tcPr>
            <w:tcW w:w="12190"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A2A2005"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1BF1C78A"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5C008B6D"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5813C42F"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2580C50A"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095A17B8" w14:textId="77777777" w:rsidR="00CB4BEB" w:rsidRDefault="00CB4BEB" w:rsidP="00CB4BEB">
      <w:pPr>
        <w:pStyle w:val="Overskrift6"/>
      </w:pPr>
      <w:r>
        <w:t>5.12.16.1 Metadata</w:t>
      </w:r>
      <w:r w:rsidRPr="008E21D4">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347F84ED" w14:textId="77777777" w:rsidTr="003C0924">
        <w:trPr>
          <w:trHeight w:hRule="exact" w:val="255"/>
        </w:trPr>
        <w:tc>
          <w:tcPr>
            <w:tcW w:w="2235" w:type="dxa"/>
            <w:shd w:val="clear" w:color="auto" w:fill="D9D9D9"/>
            <w:vAlign w:val="bottom"/>
          </w:tcPr>
          <w:p w14:paraId="604C9CBF"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76264059"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022394A1" w14:textId="77777777" w:rsidTr="003C0924">
        <w:trPr>
          <w:trHeight w:hRule="exact" w:val="255"/>
        </w:trPr>
        <w:tc>
          <w:tcPr>
            <w:tcW w:w="2235" w:type="dxa"/>
            <w:shd w:val="clear" w:color="auto" w:fill="E0E0E0"/>
            <w:vAlign w:val="bottom"/>
          </w:tcPr>
          <w:p w14:paraId="1B1B55D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02B8AF2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Afbrændingsområde</w:t>
            </w:r>
          </w:p>
        </w:tc>
      </w:tr>
      <w:tr w:rsidR="00CB4BEB" w:rsidRPr="0051728E" w14:paraId="5F2AF19E" w14:textId="77777777" w:rsidTr="003C0924">
        <w:trPr>
          <w:trHeight w:hRule="exact" w:val="255"/>
        </w:trPr>
        <w:tc>
          <w:tcPr>
            <w:tcW w:w="2235" w:type="dxa"/>
            <w:shd w:val="clear" w:color="auto" w:fill="E0E0E0"/>
            <w:vAlign w:val="bottom"/>
          </w:tcPr>
          <w:p w14:paraId="2A099FD6"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4E4599D2" w14:textId="77777777" w:rsidR="00CB4BEB" w:rsidRDefault="00CB4BEB" w:rsidP="003C0924">
            <w:pPr>
              <w:rPr>
                <w:rFonts w:ascii="Trebuchet MS" w:hAnsi="Trebuchet MS"/>
                <w:sz w:val="18"/>
                <w:szCs w:val="18"/>
              </w:rPr>
            </w:pPr>
            <w:r>
              <w:rPr>
                <w:rFonts w:ascii="Trebuchet MS" w:hAnsi="Trebuchet MS"/>
                <w:sz w:val="18"/>
                <w:szCs w:val="18"/>
              </w:rPr>
              <w:t>6115</w:t>
            </w:r>
          </w:p>
        </w:tc>
      </w:tr>
      <w:tr w:rsidR="00CB4BEB" w:rsidRPr="0051728E" w14:paraId="108463A3" w14:textId="77777777" w:rsidTr="003C0924">
        <w:trPr>
          <w:trHeight w:hRule="exact" w:val="255"/>
        </w:trPr>
        <w:tc>
          <w:tcPr>
            <w:tcW w:w="2235" w:type="dxa"/>
            <w:shd w:val="clear" w:color="auto" w:fill="E0E0E0"/>
            <w:vAlign w:val="bottom"/>
          </w:tcPr>
          <w:p w14:paraId="0D841C8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20484B7B"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Afbrændingsområder i kommunen</w:t>
            </w:r>
          </w:p>
        </w:tc>
      </w:tr>
      <w:tr w:rsidR="00CB4BEB" w:rsidRPr="0051728E" w14:paraId="024C8019" w14:textId="77777777" w:rsidTr="003C0924">
        <w:trPr>
          <w:trHeight w:hRule="exact" w:val="709"/>
        </w:trPr>
        <w:tc>
          <w:tcPr>
            <w:tcW w:w="2235" w:type="dxa"/>
            <w:shd w:val="clear" w:color="auto" w:fill="E0E0E0"/>
            <w:vAlign w:val="center"/>
          </w:tcPr>
          <w:p w14:paraId="41EF0F4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0B2AC176"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Afbrændingsområderne er de administrative områder, bestående af en række matrikelnumre og vejlitra, som udgør et område. Der findes forskellige restriktioner på afbrændingsområder som fremgår af kodeliste. Restriktionerne følger dels beredskabsloven (afstandskrav mm) og dels kommunens affaldsdirektiv (hvad må afbrændes) Temaet er kommunedækkende.</w:t>
            </w:r>
          </w:p>
        </w:tc>
      </w:tr>
      <w:tr w:rsidR="00CB4BEB" w:rsidRPr="0051728E" w14:paraId="5BABB159" w14:textId="77777777" w:rsidTr="003C0924">
        <w:trPr>
          <w:trHeight w:hRule="exact" w:val="255"/>
        </w:trPr>
        <w:tc>
          <w:tcPr>
            <w:tcW w:w="2235" w:type="dxa"/>
            <w:shd w:val="clear" w:color="auto" w:fill="E0E0E0"/>
            <w:vAlign w:val="bottom"/>
          </w:tcPr>
          <w:p w14:paraId="4BDAE359"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2750A3E1"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sagsbehandler og borger via selvbetjeningsløsninger, hvilke regler for afbrænding der gælder for deres ejendom.</w:t>
            </w:r>
          </w:p>
        </w:tc>
      </w:tr>
      <w:tr w:rsidR="00CB4BEB" w:rsidRPr="0051728E" w14:paraId="18CEA7A3" w14:textId="77777777" w:rsidTr="003C0924">
        <w:trPr>
          <w:trHeight w:hRule="exact" w:val="255"/>
        </w:trPr>
        <w:tc>
          <w:tcPr>
            <w:tcW w:w="2235" w:type="dxa"/>
            <w:shd w:val="clear" w:color="auto" w:fill="E0E0E0"/>
            <w:vAlign w:val="bottom"/>
          </w:tcPr>
          <w:p w14:paraId="64BF8F87"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23F212F9" w14:textId="77777777" w:rsidR="00CB4BEB" w:rsidRPr="00FE3FC3" w:rsidRDefault="00CB4BEB" w:rsidP="003C0924">
            <w:pPr>
              <w:rPr>
                <w:rFonts w:ascii="Trebuchet MS" w:hAnsi="Trebuchet MS" w:cs="Trebuchet MS"/>
                <w:sz w:val="18"/>
                <w:szCs w:val="18"/>
              </w:rPr>
            </w:pPr>
            <w:r>
              <w:rPr>
                <w:rFonts w:ascii="Trebuchet MS" w:hAnsi="Trebuchet MS" w:cs="Trebuchet MS"/>
                <w:bCs/>
                <w:sz w:val="18"/>
                <w:szCs w:val="18"/>
              </w:rPr>
              <w:t>Beredskab, Miljø</w:t>
            </w:r>
          </w:p>
        </w:tc>
      </w:tr>
      <w:tr w:rsidR="00CB4BEB" w:rsidRPr="0051728E" w14:paraId="4C552ED1" w14:textId="77777777" w:rsidTr="003C0924">
        <w:trPr>
          <w:trHeight w:hRule="exact" w:val="255"/>
        </w:trPr>
        <w:tc>
          <w:tcPr>
            <w:tcW w:w="2235" w:type="dxa"/>
            <w:shd w:val="clear" w:color="auto" w:fill="E0E0E0"/>
            <w:vAlign w:val="bottom"/>
          </w:tcPr>
          <w:p w14:paraId="4B01CF23" w14:textId="77777777" w:rsidR="00CB4BEB" w:rsidRPr="00492FFE" w:rsidRDefault="00CB4BEB" w:rsidP="003C0924">
            <w:pPr>
              <w:rPr>
                <w:rFonts w:ascii="Trebuchet MS" w:hAnsi="Trebuchet MS" w:cs="Trebuchet MS"/>
                <w:sz w:val="18"/>
                <w:szCs w:val="18"/>
              </w:rPr>
            </w:pPr>
            <w:proofErr w:type="spellStart"/>
            <w:r>
              <w:rPr>
                <w:rFonts w:ascii="Trebuchet MS" w:hAnsi="Trebuchet MS" w:cs="Trebuchet MS"/>
                <w:sz w:val="18"/>
                <w:szCs w:val="18"/>
              </w:rPr>
              <w:lastRenderedPageBreak/>
              <w:t>No</w:t>
            </w:r>
            <w:r w:rsidRPr="00C67B4F">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roofErr w:type="spellEnd"/>
          </w:p>
        </w:tc>
        <w:tc>
          <w:tcPr>
            <w:tcW w:w="11340" w:type="dxa"/>
            <w:shd w:val="clear" w:color="auto" w:fill="FFFFFF"/>
            <w:vAlign w:val="bottom"/>
          </w:tcPr>
          <w:p w14:paraId="1F745107" w14:textId="77777777" w:rsidR="00CB4BEB" w:rsidRPr="00492FFE" w:rsidRDefault="00CB4BEB" w:rsidP="003C0924">
            <w:pPr>
              <w:autoSpaceDE w:val="0"/>
              <w:autoSpaceDN w:val="0"/>
              <w:adjustRightInd w:val="0"/>
              <w:rPr>
                <w:rFonts w:ascii="Trebuchet MS" w:hAnsi="Trebuchet MS" w:cs="Trebuchet MS"/>
                <w:sz w:val="18"/>
                <w:szCs w:val="18"/>
              </w:rPr>
            </w:pPr>
          </w:p>
        </w:tc>
      </w:tr>
      <w:tr w:rsidR="00CB4BEB" w:rsidRPr="0051728E" w14:paraId="054989A5" w14:textId="77777777" w:rsidTr="003C0924">
        <w:trPr>
          <w:trHeight w:hRule="exact" w:val="255"/>
        </w:trPr>
        <w:tc>
          <w:tcPr>
            <w:tcW w:w="2235" w:type="dxa"/>
            <w:shd w:val="clear" w:color="auto" w:fill="E0E0E0"/>
            <w:vAlign w:val="bottom"/>
          </w:tcPr>
          <w:p w14:paraId="7AF1E76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2D46842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418FD1B8" w14:textId="77777777" w:rsidTr="003C0924">
        <w:trPr>
          <w:trHeight w:hRule="exact" w:val="255"/>
        </w:trPr>
        <w:tc>
          <w:tcPr>
            <w:tcW w:w="2235" w:type="dxa"/>
            <w:shd w:val="clear" w:color="auto" w:fill="E0E0E0"/>
            <w:vAlign w:val="bottom"/>
          </w:tcPr>
          <w:p w14:paraId="71322381"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2B88FE48"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Beredskabsloven</w:t>
            </w:r>
          </w:p>
        </w:tc>
      </w:tr>
      <w:tr w:rsidR="00CB4BEB" w:rsidRPr="00E5718A" w14:paraId="316383E3" w14:textId="77777777" w:rsidTr="003C0924">
        <w:trPr>
          <w:trHeight w:hRule="exact" w:val="255"/>
        </w:trPr>
        <w:tc>
          <w:tcPr>
            <w:tcW w:w="2235" w:type="dxa"/>
            <w:shd w:val="clear" w:color="auto" w:fill="E0E0E0"/>
            <w:vAlign w:val="bottom"/>
          </w:tcPr>
          <w:p w14:paraId="456D5736" w14:textId="77777777" w:rsidR="00CB4BEB" w:rsidRPr="00E6255A" w:rsidRDefault="00CB4BEB" w:rsidP="003C0924">
            <w:pPr>
              <w:rPr>
                <w:rFonts w:ascii="Trebuchet MS" w:hAnsi="Trebuchet MS" w:cs="Trebuchet MS"/>
                <w:sz w:val="18"/>
                <w:szCs w:val="18"/>
              </w:rPr>
            </w:pPr>
            <w:proofErr w:type="spellStart"/>
            <w:r w:rsidRPr="00E6255A">
              <w:rPr>
                <w:rFonts w:ascii="Trebuchet MS" w:hAnsi="Trebuchet MS" w:cs="Trebuchet MS"/>
                <w:sz w:val="18"/>
                <w:szCs w:val="18"/>
              </w:rPr>
              <w:t>KLE_koder</w:t>
            </w:r>
            <w:proofErr w:type="spellEnd"/>
          </w:p>
        </w:tc>
        <w:tc>
          <w:tcPr>
            <w:tcW w:w="11340" w:type="dxa"/>
            <w:shd w:val="clear" w:color="auto" w:fill="FFFFFF"/>
            <w:vAlign w:val="bottom"/>
          </w:tcPr>
          <w:p w14:paraId="0EB78484" w14:textId="77777777" w:rsidR="00CB4BEB" w:rsidRPr="00E6255A" w:rsidRDefault="00CB4BEB" w:rsidP="003C0924">
            <w:pPr>
              <w:rPr>
                <w:rFonts w:ascii="Trebuchet MS" w:hAnsi="Trebuchet MS" w:cs="Trebuchet MS"/>
                <w:sz w:val="18"/>
                <w:szCs w:val="18"/>
              </w:rPr>
            </w:pPr>
            <w:r w:rsidRPr="004D3692">
              <w:rPr>
                <w:rFonts w:ascii="Trebuchet MS" w:hAnsi="Trebuchet MS" w:cs="Trebuchet MS"/>
                <w:sz w:val="18"/>
                <w:szCs w:val="18"/>
              </w:rPr>
              <w:t>02.05.05</w:t>
            </w:r>
          </w:p>
        </w:tc>
      </w:tr>
    </w:tbl>
    <w:p w14:paraId="51C75D53" w14:textId="77777777" w:rsidR="00CB4BEB" w:rsidRPr="00A32757" w:rsidRDefault="00CB4BEB" w:rsidP="00CB4BEB">
      <w:pPr>
        <w:pStyle w:val="Overskrift6"/>
      </w:pPr>
      <w:r>
        <w:t>5.12.16.2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3"/>
        <w:gridCol w:w="8983"/>
      </w:tblGrid>
      <w:tr w:rsidR="00CB4BEB" w:rsidRPr="0051728E" w14:paraId="7A9D353C" w14:textId="77777777" w:rsidTr="003C0924">
        <w:trPr>
          <w:trHeight w:hRule="exact" w:val="255"/>
        </w:trPr>
        <w:tc>
          <w:tcPr>
            <w:tcW w:w="4503" w:type="dxa"/>
            <w:shd w:val="clear" w:color="auto" w:fill="D9D9D9"/>
            <w:vAlign w:val="bottom"/>
          </w:tcPr>
          <w:p w14:paraId="68542C6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0037E01C"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795D728C" w14:textId="77777777" w:rsidTr="003C0924">
        <w:trPr>
          <w:trHeight w:hRule="exact" w:val="709"/>
        </w:trPr>
        <w:tc>
          <w:tcPr>
            <w:tcW w:w="4503" w:type="dxa"/>
            <w:shd w:val="clear" w:color="auto" w:fill="E0E0E0"/>
            <w:vAlign w:val="center"/>
          </w:tcPr>
          <w:p w14:paraId="7C103F4C"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1659429E" w14:textId="0F7D49E6" w:rsidR="00CB4BEB" w:rsidRPr="00024C60" w:rsidRDefault="00CB4BEB" w:rsidP="003C0924">
            <w:pPr>
              <w:rPr>
                <w:rFonts w:ascii="Trebuchet MS" w:hAnsi="Trebuchet MS" w:cs="Trebuchet MS"/>
                <w:sz w:val="18"/>
                <w:szCs w:val="18"/>
              </w:rPr>
            </w:pPr>
            <w:r>
              <w:rPr>
                <w:rFonts w:ascii="Trebuchet MS" w:hAnsi="Trebuchet MS" w:cs="Trebuchet MS"/>
                <w:sz w:val="18"/>
                <w:szCs w:val="18"/>
              </w:rPr>
              <w:t>Afgrænsningerne bør snappes til matrikelgeometrien i videst muligt omfang eller evt. ved kopi af matrikelgeometrien, som så samles til en flade i hvert område. Da afbrændingsområderne ofte følger zonegrænser</w:t>
            </w:r>
            <w:r w:rsidR="00E5595A">
              <w:rPr>
                <w:rFonts w:ascii="Trebuchet MS" w:hAnsi="Trebuchet MS" w:cs="Trebuchet MS"/>
                <w:sz w:val="18"/>
                <w:szCs w:val="18"/>
              </w:rPr>
              <w:t>,</w:t>
            </w:r>
            <w:r>
              <w:rPr>
                <w:rFonts w:ascii="Trebuchet MS" w:hAnsi="Trebuchet MS" w:cs="Trebuchet MS"/>
                <w:sz w:val="18"/>
                <w:szCs w:val="18"/>
              </w:rPr>
              <w:t xml:space="preserve"> kan områderne evt. også kopieres derfra. Temaet er kommunedækkende.</w:t>
            </w:r>
          </w:p>
        </w:tc>
      </w:tr>
      <w:tr w:rsidR="00CB4BEB" w:rsidRPr="0051728E" w14:paraId="1CD7C1CB" w14:textId="77777777" w:rsidTr="003C0924">
        <w:trPr>
          <w:trHeight w:hRule="exact" w:val="255"/>
        </w:trPr>
        <w:tc>
          <w:tcPr>
            <w:tcW w:w="4503" w:type="dxa"/>
            <w:shd w:val="clear" w:color="auto" w:fill="E0E0E0"/>
            <w:vAlign w:val="bottom"/>
          </w:tcPr>
          <w:p w14:paraId="11006C2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5842FC5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nummer/navn for hvert område.</w:t>
            </w:r>
          </w:p>
        </w:tc>
      </w:tr>
      <w:tr w:rsidR="00CB4BEB" w:rsidRPr="0051728E" w14:paraId="1105C7AC" w14:textId="77777777" w:rsidTr="003C0924">
        <w:trPr>
          <w:trHeight w:hRule="exact" w:val="255"/>
        </w:trPr>
        <w:tc>
          <w:tcPr>
            <w:tcW w:w="4503" w:type="dxa"/>
            <w:shd w:val="clear" w:color="auto" w:fill="E0E0E0"/>
            <w:vAlign w:val="bottom"/>
          </w:tcPr>
          <w:p w14:paraId="1C324BF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5098CD3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0,1 ha</w:t>
            </w:r>
          </w:p>
        </w:tc>
      </w:tr>
      <w:tr w:rsidR="00CB4BEB" w:rsidRPr="0051728E" w14:paraId="27B87421" w14:textId="77777777" w:rsidTr="003C0924">
        <w:trPr>
          <w:trHeight w:hRule="exact" w:val="255"/>
        </w:trPr>
        <w:tc>
          <w:tcPr>
            <w:tcW w:w="4503" w:type="dxa"/>
            <w:shd w:val="clear" w:color="auto" w:fill="E0E0E0"/>
            <w:vAlign w:val="bottom"/>
          </w:tcPr>
          <w:p w14:paraId="25C9BB4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472313B9" w14:textId="77777777" w:rsidR="00CB4BEB" w:rsidRPr="00024C60" w:rsidRDefault="00CB4BEB" w:rsidP="003C0924">
            <w:pPr>
              <w:rPr>
                <w:rFonts w:ascii="Trebuchet MS" w:hAnsi="Trebuchet MS" w:cs="Trebuchet MS"/>
                <w:sz w:val="18"/>
                <w:szCs w:val="18"/>
              </w:rPr>
            </w:pPr>
          </w:p>
        </w:tc>
      </w:tr>
      <w:tr w:rsidR="00CB4BEB" w:rsidRPr="0051728E" w14:paraId="5F783DD0" w14:textId="77777777" w:rsidTr="003C0924">
        <w:trPr>
          <w:trHeight w:hRule="exact" w:val="255"/>
        </w:trPr>
        <w:tc>
          <w:tcPr>
            <w:tcW w:w="4503" w:type="dxa"/>
            <w:shd w:val="clear" w:color="auto" w:fill="E0E0E0"/>
            <w:vAlign w:val="bottom"/>
          </w:tcPr>
          <w:p w14:paraId="6A4BDA3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7B008EE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Snap mellem fladerne, så der ikke forekommer huller eller overlap.</w:t>
            </w:r>
          </w:p>
        </w:tc>
      </w:tr>
      <w:tr w:rsidR="00CB4BEB" w:rsidRPr="0051728E" w14:paraId="5B1BD11B" w14:textId="77777777" w:rsidTr="003C0924">
        <w:trPr>
          <w:trHeight w:hRule="exact" w:val="255"/>
        </w:trPr>
        <w:tc>
          <w:tcPr>
            <w:tcW w:w="4503" w:type="dxa"/>
            <w:shd w:val="clear" w:color="auto" w:fill="E0E0E0"/>
            <w:vAlign w:val="bottom"/>
          </w:tcPr>
          <w:p w14:paraId="22E8506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4561FC6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Matrikellodder/jordstykker eller </w:t>
            </w:r>
            <w:proofErr w:type="spellStart"/>
            <w:r>
              <w:rPr>
                <w:rFonts w:ascii="Trebuchet MS" w:hAnsi="Trebuchet MS" w:cs="Trebuchet MS"/>
                <w:sz w:val="18"/>
                <w:szCs w:val="18"/>
              </w:rPr>
              <w:t>vejmidter</w:t>
            </w:r>
            <w:proofErr w:type="spellEnd"/>
            <w:r>
              <w:rPr>
                <w:rFonts w:ascii="Trebuchet MS" w:hAnsi="Trebuchet MS" w:cs="Trebuchet MS"/>
                <w:sz w:val="18"/>
                <w:szCs w:val="18"/>
              </w:rPr>
              <w:t xml:space="preserve"> samt evt. andre distrikter fra FKG. </w:t>
            </w:r>
          </w:p>
        </w:tc>
      </w:tr>
    </w:tbl>
    <w:p w14:paraId="5531D7AB" w14:textId="77777777" w:rsidR="00CB4BEB" w:rsidRPr="00A32757" w:rsidRDefault="00CB4BEB" w:rsidP="00CB4BEB">
      <w:pPr>
        <w:pStyle w:val="Overskrift6"/>
      </w:pPr>
      <w:r>
        <w:t>5.12.16.3 Kodelister</w:t>
      </w:r>
    </w:p>
    <w:p w14:paraId="742B934F" w14:textId="77777777" w:rsidR="00CB4BEB" w:rsidRPr="004E7F65" w:rsidRDefault="00CB4BEB" w:rsidP="00CB4BEB">
      <w:pPr>
        <w:autoSpaceDE w:val="0"/>
        <w:autoSpaceDN w:val="0"/>
        <w:adjustRightInd w:val="0"/>
        <w:rPr>
          <w:rFonts w:ascii="Trebuchet MS" w:hAnsi="Trebuchet MS" w:cs="Trebuchet MS"/>
          <w:sz w:val="19"/>
          <w:szCs w:val="19"/>
        </w:rPr>
      </w:pPr>
      <w:r w:rsidRPr="004E7F65">
        <w:rPr>
          <w:rFonts w:ascii="Trebuchet MS" w:hAnsi="Trebuchet MS" w:cs="Trebuchet MS"/>
          <w:sz w:val="19"/>
          <w:szCs w:val="19"/>
        </w:rPr>
        <w:t>Kodelisterne fungerer som oversættelser mellem anvendte kodeværdier og de matchende forklarende tekster.</w:t>
      </w:r>
    </w:p>
    <w:p w14:paraId="46BF35E2" w14:textId="77777777" w:rsidR="00CB4BEB" w:rsidRPr="00A32757" w:rsidRDefault="00CB4BEB" w:rsidP="00CB4BEB">
      <w:pPr>
        <w:pStyle w:val="Overskrift7"/>
      </w:pPr>
      <w:r>
        <w:t>5.12.16.3.1   6</w:t>
      </w:r>
      <w:r w:rsidRPr="004D056C">
        <w:t>1</w:t>
      </w:r>
      <w:r>
        <w:t xml:space="preserve">15 </w:t>
      </w:r>
      <w:proofErr w:type="spellStart"/>
      <w:r>
        <w:t>Afbr_type</w:t>
      </w:r>
      <w:proofErr w:type="spellEnd"/>
      <w:r w:rsidRPr="00CC386E">
        <w:rPr>
          <w:rStyle w:val="TypografiOverskrift4BrugerdefineretfarveRGB0Tegn"/>
        </w:rPr>
        <w:t xml:space="preserve"> </w:t>
      </w:r>
      <w:r>
        <w:t>(</w:t>
      </w:r>
      <w:r w:rsidRPr="004D056C">
        <w:t>d_6115_afbr_type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9"/>
        <w:gridCol w:w="4372"/>
        <w:gridCol w:w="1155"/>
        <w:gridCol w:w="6120"/>
      </w:tblGrid>
      <w:tr w:rsidR="00CB4BEB" w:rsidRPr="0051728E" w14:paraId="4521F0DF" w14:textId="77777777" w:rsidTr="003C0924">
        <w:trPr>
          <w:trHeight w:hRule="exact" w:val="255"/>
        </w:trPr>
        <w:tc>
          <w:tcPr>
            <w:tcW w:w="1779" w:type="dxa"/>
            <w:tcBorders>
              <w:bottom w:val="single" w:sz="4" w:space="0" w:color="auto"/>
            </w:tcBorders>
            <w:shd w:val="clear" w:color="auto" w:fill="D9D9D9"/>
            <w:vAlign w:val="bottom"/>
          </w:tcPr>
          <w:p w14:paraId="3083066E" w14:textId="77777777" w:rsidR="00CB4BEB" w:rsidRPr="0051728E" w:rsidRDefault="00CB4BEB" w:rsidP="003C0924">
            <w:pPr>
              <w:rPr>
                <w:rFonts w:ascii="Trebuchet MS" w:hAnsi="Trebuchet MS" w:cs="Trebuchet MS"/>
                <w:b/>
                <w:bCs/>
                <w:sz w:val="18"/>
                <w:szCs w:val="18"/>
              </w:rPr>
            </w:pPr>
            <w:proofErr w:type="spellStart"/>
            <w:r>
              <w:rPr>
                <w:rFonts w:ascii="Trebuchet MS" w:hAnsi="Trebuchet MS" w:cs="Trebuchet MS"/>
                <w:b/>
                <w:bCs/>
                <w:sz w:val="18"/>
                <w:szCs w:val="18"/>
              </w:rPr>
              <w:t>afbr_type_kode</w:t>
            </w:r>
            <w:proofErr w:type="spellEnd"/>
          </w:p>
        </w:tc>
        <w:tc>
          <w:tcPr>
            <w:tcW w:w="0" w:type="auto"/>
            <w:tcBorders>
              <w:bottom w:val="single" w:sz="4" w:space="0" w:color="auto"/>
            </w:tcBorders>
            <w:shd w:val="clear" w:color="auto" w:fill="D9D9D9"/>
            <w:vAlign w:val="bottom"/>
          </w:tcPr>
          <w:p w14:paraId="2D9A6FF2" w14:textId="77777777" w:rsidR="00CB4BEB" w:rsidRPr="0051728E" w:rsidRDefault="00CB4BEB" w:rsidP="003C0924">
            <w:pPr>
              <w:rPr>
                <w:rFonts w:ascii="Trebuchet MS" w:hAnsi="Trebuchet MS" w:cs="Trebuchet MS"/>
                <w:bCs/>
                <w:sz w:val="18"/>
                <w:szCs w:val="18"/>
              </w:rPr>
            </w:pPr>
            <w:proofErr w:type="spellStart"/>
            <w:r>
              <w:rPr>
                <w:rFonts w:ascii="Trebuchet MS" w:hAnsi="Trebuchet MS" w:cs="Trebuchet MS"/>
                <w:b/>
                <w:bCs/>
                <w:sz w:val="18"/>
                <w:szCs w:val="18"/>
              </w:rPr>
              <w:t>afbr_type</w:t>
            </w:r>
            <w:proofErr w:type="spellEnd"/>
          </w:p>
        </w:tc>
        <w:tc>
          <w:tcPr>
            <w:tcW w:w="1155" w:type="dxa"/>
            <w:tcBorders>
              <w:bottom w:val="single" w:sz="4" w:space="0" w:color="auto"/>
            </w:tcBorders>
            <w:shd w:val="clear" w:color="auto" w:fill="D9D9D9"/>
            <w:vAlign w:val="bottom"/>
          </w:tcPr>
          <w:p w14:paraId="18C5636B"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6120" w:type="dxa"/>
            <w:tcBorders>
              <w:bottom w:val="single" w:sz="4" w:space="0" w:color="auto"/>
            </w:tcBorders>
            <w:shd w:val="clear" w:color="auto" w:fill="D9D9D9"/>
            <w:vAlign w:val="bottom"/>
          </w:tcPr>
          <w:p w14:paraId="6783C4CE"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6887BFEC" w14:textId="77777777" w:rsidTr="003C0924">
        <w:trPr>
          <w:trHeight w:hRule="exact" w:val="255"/>
        </w:trPr>
        <w:tc>
          <w:tcPr>
            <w:tcW w:w="1779" w:type="dxa"/>
            <w:tcBorders>
              <w:top w:val="single" w:sz="4" w:space="0" w:color="auto"/>
              <w:left w:val="single" w:sz="4" w:space="0" w:color="auto"/>
              <w:bottom w:val="single" w:sz="4" w:space="0" w:color="auto"/>
              <w:right w:val="single" w:sz="4" w:space="0" w:color="auto"/>
            </w:tcBorders>
            <w:shd w:val="clear" w:color="auto" w:fill="D9D9D9"/>
            <w:vAlign w:val="bottom"/>
          </w:tcPr>
          <w:p w14:paraId="42227347" w14:textId="77777777" w:rsidR="00CB4BEB" w:rsidRPr="00CE6370" w:rsidRDefault="00CB4BEB" w:rsidP="003C0924">
            <w:pPr>
              <w:jc w:val="center"/>
              <w:rPr>
                <w:rFonts w:ascii="Trebuchet MS" w:hAnsi="Trebuchet MS"/>
                <w:sz w:val="18"/>
                <w:szCs w:val="18"/>
              </w:rPr>
            </w:pPr>
            <w:r>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3EAD4395" w14:textId="77777777" w:rsidR="00CB4BEB" w:rsidRPr="00243B36" w:rsidRDefault="00CB4BEB" w:rsidP="003C0924">
            <w:pPr>
              <w:rPr>
                <w:rFonts w:ascii="Trebuchet MS" w:hAnsi="Trebuchet MS"/>
                <w:sz w:val="18"/>
                <w:szCs w:val="18"/>
              </w:rPr>
            </w:pPr>
            <w:r>
              <w:rPr>
                <w:rFonts w:ascii="Trebuchet MS" w:hAnsi="Trebuchet MS"/>
                <w:sz w:val="18"/>
                <w:szCs w:val="18"/>
              </w:rPr>
              <w:t>Afbrænding forbudt</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18068E5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120" w:type="dxa"/>
            <w:tcBorders>
              <w:top w:val="single" w:sz="4" w:space="0" w:color="auto"/>
              <w:left w:val="single" w:sz="4" w:space="0" w:color="auto"/>
              <w:bottom w:val="single" w:sz="4" w:space="0" w:color="auto"/>
            </w:tcBorders>
            <w:shd w:val="clear" w:color="auto" w:fill="FFFFFF"/>
            <w:vAlign w:val="bottom"/>
          </w:tcPr>
          <w:p w14:paraId="4E8F3F99"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Afbrænding forbudt</w:t>
            </w:r>
          </w:p>
        </w:tc>
      </w:tr>
      <w:tr w:rsidR="00CB4BEB" w:rsidRPr="0051728E" w14:paraId="302BED02" w14:textId="77777777" w:rsidTr="003C0924">
        <w:trPr>
          <w:trHeight w:hRule="exact" w:val="255"/>
        </w:trPr>
        <w:tc>
          <w:tcPr>
            <w:tcW w:w="1779" w:type="dxa"/>
            <w:tcBorders>
              <w:top w:val="single" w:sz="4" w:space="0" w:color="auto"/>
              <w:left w:val="single" w:sz="4" w:space="0" w:color="auto"/>
              <w:bottom w:val="single" w:sz="4" w:space="0" w:color="auto"/>
              <w:right w:val="single" w:sz="4" w:space="0" w:color="auto"/>
            </w:tcBorders>
            <w:shd w:val="clear" w:color="auto" w:fill="D9D9D9"/>
            <w:vAlign w:val="bottom"/>
          </w:tcPr>
          <w:p w14:paraId="3ADABDCA" w14:textId="77777777" w:rsidR="00CB4BEB" w:rsidRPr="00CE6370" w:rsidRDefault="00CB4BEB" w:rsidP="003C0924">
            <w:pPr>
              <w:jc w:val="center"/>
              <w:rPr>
                <w:rFonts w:ascii="Trebuchet MS" w:hAnsi="Trebuchet MS"/>
                <w:sz w:val="18"/>
                <w:szCs w:val="18"/>
              </w:rPr>
            </w:pPr>
            <w:r>
              <w:rPr>
                <w:rFonts w:ascii="Trebuchet MS" w:hAnsi="Trebuchet MS"/>
                <w:sz w:val="18"/>
                <w:szCs w:val="18"/>
              </w:rPr>
              <w:t>2</w:t>
            </w:r>
          </w:p>
        </w:tc>
        <w:tc>
          <w:tcPr>
            <w:tcW w:w="0" w:type="auto"/>
            <w:tcBorders>
              <w:top w:val="single" w:sz="4" w:space="0" w:color="auto"/>
              <w:left w:val="single" w:sz="4" w:space="0" w:color="auto"/>
              <w:bottom w:val="single" w:sz="4" w:space="0" w:color="auto"/>
            </w:tcBorders>
            <w:shd w:val="clear" w:color="auto" w:fill="FFFFFF"/>
            <w:vAlign w:val="bottom"/>
          </w:tcPr>
          <w:p w14:paraId="74AFCE4A" w14:textId="77777777" w:rsidR="00CB4BEB" w:rsidRPr="00243B36" w:rsidRDefault="00CB4BEB" w:rsidP="003C0924">
            <w:pPr>
              <w:rPr>
                <w:rFonts w:ascii="Trebuchet MS" w:hAnsi="Trebuchet MS"/>
                <w:sz w:val="18"/>
                <w:szCs w:val="18"/>
              </w:rPr>
            </w:pPr>
            <w:r>
              <w:rPr>
                <w:rFonts w:ascii="Trebuchet MS" w:hAnsi="Trebuchet MS"/>
                <w:sz w:val="18"/>
                <w:szCs w:val="18"/>
              </w:rPr>
              <w:t>Afbrændingsforbud jf. afbrændingsbekendtgørelsen</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1789D9E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120" w:type="dxa"/>
            <w:tcBorders>
              <w:top w:val="single" w:sz="4" w:space="0" w:color="auto"/>
              <w:left w:val="single" w:sz="4" w:space="0" w:color="auto"/>
              <w:bottom w:val="single" w:sz="4" w:space="0" w:color="auto"/>
            </w:tcBorders>
            <w:shd w:val="clear" w:color="auto" w:fill="FFFFFF"/>
            <w:vAlign w:val="bottom"/>
          </w:tcPr>
          <w:p w14:paraId="1E7957D9"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Afbrænding forbudt som følge af afbrændingsbekendtgørelsen (miljø)</w:t>
            </w:r>
          </w:p>
        </w:tc>
      </w:tr>
      <w:tr w:rsidR="00CB4BEB" w:rsidRPr="0051728E" w14:paraId="54D51DEC" w14:textId="77777777" w:rsidTr="003C0924">
        <w:trPr>
          <w:trHeight w:hRule="exact" w:val="255"/>
        </w:trPr>
        <w:tc>
          <w:tcPr>
            <w:tcW w:w="1779" w:type="dxa"/>
            <w:tcBorders>
              <w:top w:val="single" w:sz="4" w:space="0" w:color="auto"/>
              <w:left w:val="single" w:sz="4" w:space="0" w:color="auto"/>
              <w:bottom w:val="single" w:sz="4" w:space="0" w:color="auto"/>
              <w:right w:val="single" w:sz="4" w:space="0" w:color="auto"/>
            </w:tcBorders>
            <w:shd w:val="clear" w:color="auto" w:fill="D9D9D9"/>
            <w:vAlign w:val="bottom"/>
          </w:tcPr>
          <w:p w14:paraId="20304304" w14:textId="77777777" w:rsidR="00CB4BEB" w:rsidRDefault="00CB4BEB" w:rsidP="003C0924">
            <w:pPr>
              <w:jc w:val="center"/>
              <w:rPr>
                <w:rFonts w:ascii="Trebuchet MS" w:hAnsi="Trebuchet MS"/>
                <w:sz w:val="18"/>
                <w:szCs w:val="18"/>
              </w:rPr>
            </w:pPr>
            <w:r>
              <w:rPr>
                <w:rFonts w:ascii="Trebuchet MS" w:hAnsi="Trebuchet MS"/>
                <w:sz w:val="18"/>
                <w:szCs w:val="18"/>
              </w:rPr>
              <w:t>3</w:t>
            </w:r>
          </w:p>
        </w:tc>
        <w:tc>
          <w:tcPr>
            <w:tcW w:w="0" w:type="auto"/>
            <w:tcBorders>
              <w:top w:val="single" w:sz="4" w:space="0" w:color="auto"/>
              <w:left w:val="single" w:sz="4" w:space="0" w:color="auto"/>
              <w:bottom w:val="single" w:sz="4" w:space="0" w:color="auto"/>
            </w:tcBorders>
            <w:shd w:val="clear" w:color="auto" w:fill="FFFFFF"/>
            <w:vAlign w:val="bottom"/>
          </w:tcPr>
          <w:p w14:paraId="7687A965" w14:textId="77777777" w:rsidR="00CB4BEB" w:rsidRPr="00243B36" w:rsidRDefault="00CB4BEB" w:rsidP="003C0924">
            <w:pPr>
              <w:rPr>
                <w:rFonts w:ascii="Trebuchet MS" w:hAnsi="Trebuchet MS"/>
                <w:sz w:val="18"/>
                <w:szCs w:val="18"/>
              </w:rPr>
            </w:pPr>
            <w:r>
              <w:rPr>
                <w:rFonts w:ascii="Trebuchet MS" w:hAnsi="Trebuchet MS"/>
                <w:sz w:val="18"/>
                <w:szCs w:val="18"/>
              </w:rPr>
              <w:t>Afbrænding tilladt</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4D7A89B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120" w:type="dxa"/>
            <w:tcBorders>
              <w:top w:val="single" w:sz="4" w:space="0" w:color="auto"/>
              <w:left w:val="single" w:sz="4" w:space="0" w:color="auto"/>
              <w:bottom w:val="single" w:sz="4" w:space="0" w:color="auto"/>
            </w:tcBorders>
            <w:shd w:val="clear" w:color="auto" w:fill="FFFFFF"/>
            <w:vAlign w:val="bottom"/>
          </w:tcPr>
          <w:p w14:paraId="71012AD5"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Afbrænding tilladt</w:t>
            </w:r>
          </w:p>
        </w:tc>
      </w:tr>
    </w:tbl>
    <w:p w14:paraId="59EDCBA0" w14:textId="77777777" w:rsidR="004E7F65" w:rsidRDefault="004E7F65" w:rsidP="004E7F65">
      <w:bookmarkStart w:id="2918" w:name="_Toc63351521"/>
    </w:p>
    <w:p w14:paraId="0EE9B9FC" w14:textId="23E316C8" w:rsidR="00CB4BEB" w:rsidRPr="001C410C" w:rsidRDefault="00CB4BEB" w:rsidP="00CB4BEB">
      <w:pPr>
        <w:pStyle w:val="Overskrift2"/>
        <w:rPr>
          <w:kern w:val="32"/>
        </w:rPr>
      </w:pPr>
      <w:bookmarkStart w:id="2919" w:name="_Toc122436167"/>
      <w:r w:rsidRPr="001C410C">
        <w:rPr>
          <w:kern w:val="32"/>
        </w:rPr>
        <w:t>5.12.17 Olieberedskabsplan (6116)</w:t>
      </w:r>
      <w:bookmarkEnd w:id="2918"/>
      <w:bookmarkEnd w:id="2919"/>
      <w:r w:rsidRPr="001C410C">
        <w:rPr>
          <w:kern w:val="32"/>
        </w:rPr>
        <w:t xml:space="preserve">  </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09"/>
        <w:gridCol w:w="4820"/>
        <w:gridCol w:w="1559"/>
        <w:gridCol w:w="1386"/>
        <w:gridCol w:w="1459"/>
        <w:gridCol w:w="2683"/>
      </w:tblGrid>
      <w:tr w:rsidR="00CB4BEB" w:rsidRPr="0051728E" w14:paraId="69B4EAAA" w14:textId="77777777" w:rsidTr="003C0924">
        <w:tc>
          <w:tcPr>
            <w:tcW w:w="1809" w:type="dxa"/>
            <w:tcBorders>
              <w:bottom w:val="single" w:sz="4" w:space="0" w:color="auto"/>
            </w:tcBorders>
            <w:shd w:val="clear" w:color="auto" w:fill="D9D9D9"/>
            <w:vAlign w:val="center"/>
          </w:tcPr>
          <w:p w14:paraId="3790A475"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4820" w:type="dxa"/>
            <w:tcBorders>
              <w:bottom w:val="single" w:sz="4" w:space="0" w:color="auto"/>
            </w:tcBorders>
            <w:shd w:val="clear" w:color="auto" w:fill="D9D9D9"/>
            <w:vAlign w:val="center"/>
          </w:tcPr>
          <w:p w14:paraId="4301E0E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559" w:type="dxa"/>
            <w:tcBorders>
              <w:bottom w:val="single" w:sz="4" w:space="0" w:color="auto"/>
            </w:tcBorders>
            <w:shd w:val="clear" w:color="auto" w:fill="D9D9D9"/>
            <w:vAlign w:val="center"/>
          </w:tcPr>
          <w:p w14:paraId="3A1E44A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86" w:type="dxa"/>
            <w:tcBorders>
              <w:bottom w:val="single" w:sz="4" w:space="0" w:color="auto"/>
            </w:tcBorders>
            <w:shd w:val="clear" w:color="auto" w:fill="D9D9D9"/>
            <w:vAlign w:val="center"/>
          </w:tcPr>
          <w:p w14:paraId="363BA33D"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59" w:type="dxa"/>
            <w:tcBorders>
              <w:bottom w:val="single" w:sz="4" w:space="0" w:color="auto"/>
            </w:tcBorders>
            <w:shd w:val="clear" w:color="auto" w:fill="D9D9D9"/>
            <w:vAlign w:val="center"/>
          </w:tcPr>
          <w:p w14:paraId="28F23154"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6E5B390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683" w:type="dxa"/>
            <w:shd w:val="clear" w:color="auto" w:fill="D9D9D9"/>
            <w:vAlign w:val="center"/>
          </w:tcPr>
          <w:p w14:paraId="3CA6E53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B04FD" w14:paraId="75BC686C"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FFFFFF"/>
            <w:vAlign w:val="bottom"/>
          </w:tcPr>
          <w:p w14:paraId="5C9B5A9E" w14:textId="77777777" w:rsidR="00CB4BEB" w:rsidRPr="00255861" w:rsidRDefault="00CB4BEB" w:rsidP="003C0924">
            <w:pPr>
              <w:rPr>
                <w:rFonts w:ascii="Trebuchet MS" w:hAnsi="Trebuchet MS"/>
                <w:sz w:val="18"/>
                <w:szCs w:val="18"/>
              </w:rPr>
            </w:pPr>
            <w:r w:rsidRPr="00255861">
              <w:rPr>
                <w:rFonts w:ascii="Trebuchet MS" w:hAnsi="Trebuchet MS"/>
                <w:sz w:val="18"/>
                <w:szCs w:val="18"/>
              </w:rPr>
              <w:t>navn</w:t>
            </w:r>
          </w:p>
        </w:tc>
        <w:tc>
          <w:tcPr>
            <w:tcW w:w="4820" w:type="dxa"/>
            <w:tcBorders>
              <w:top w:val="single" w:sz="4" w:space="0" w:color="auto"/>
              <w:left w:val="single" w:sz="4" w:space="0" w:color="auto"/>
              <w:bottom w:val="nil"/>
              <w:right w:val="single" w:sz="4" w:space="0" w:color="auto"/>
            </w:tcBorders>
            <w:shd w:val="clear" w:color="auto" w:fill="auto"/>
            <w:vAlign w:val="bottom"/>
          </w:tcPr>
          <w:p w14:paraId="4EF03797"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Navn for område, depot nr. og/eller adgangsvejnavn</w:t>
            </w:r>
          </w:p>
        </w:tc>
        <w:tc>
          <w:tcPr>
            <w:tcW w:w="1559" w:type="dxa"/>
            <w:tcBorders>
              <w:top w:val="single" w:sz="4" w:space="0" w:color="auto"/>
              <w:left w:val="single" w:sz="4" w:space="0" w:color="auto"/>
              <w:bottom w:val="nil"/>
              <w:right w:val="single" w:sz="4" w:space="0" w:color="auto"/>
            </w:tcBorders>
            <w:shd w:val="clear" w:color="auto" w:fill="auto"/>
            <w:vAlign w:val="bottom"/>
          </w:tcPr>
          <w:p w14:paraId="70916DAD" w14:textId="77777777" w:rsidR="00CB4BEB" w:rsidRPr="006B4CBE" w:rsidRDefault="00CB4BEB" w:rsidP="003C0924">
            <w:pPr>
              <w:rPr>
                <w:rFonts w:ascii="Trebuchet MS" w:hAnsi="Trebuchet MS"/>
                <w:sz w:val="18"/>
                <w:szCs w:val="18"/>
              </w:rPr>
            </w:pPr>
            <w:r w:rsidRPr="006B4CBE">
              <w:rPr>
                <w:rFonts w:ascii="Trebuchet MS" w:hAnsi="Trebuchet MS" w:cs="Trebuchet MS"/>
                <w:sz w:val="18"/>
                <w:szCs w:val="18"/>
              </w:rPr>
              <w:t>Tekststreng</w:t>
            </w:r>
          </w:p>
        </w:tc>
        <w:tc>
          <w:tcPr>
            <w:tcW w:w="1386" w:type="dxa"/>
            <w:tcBorders>
              <w:top w:val="single" w:sz="4" w:space="0" w:color="auto"/>
              <w:left w:val="single" w:sz="4" w:space="0" w:color="auto"/>
              <w:bottom w:val="nil"/>
              <w:right w:val="single" w:sz="4" w:space="0" w:color="auto"/>
            </w:tcBorders>
            <w:shd w:val="clear" w:color="auto" w:fill="auto"/>
            <w:vAlign w:val="bottom"/>
          </w:tcPr>
          <w:p w14:paraId="16296D2D"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0-128 tegn</w:t>
            </w:r>
          </w:p>
        </w:tc>
        <w:tc>
          <w:tcPr>
            <w:tcW w:w="1459" w:type="dxa"/>
            <w:tcBorders>
              <w:top w:val="single" w:sz="4" w:space="0" w:color="auto"/>
              <w:left w:val="single" w:sz="4" w:space="0" w:color="auto"/>
              <w:bottom w:val="nil"/>
              <w:right w:val="single" w:sz="4" w:space="0" w:color="auto"/>
            </w:tcBorders>
            <w:shd w:val="clear" w:color="auto" w:fill="auto"/>
            <w:vAlign w:val="center"/>
          </w:tcPr>
          <w:p w14:paraId="4E4E1D68" w14:textId="77777777" w:rsidR="00CB4BEB" w:rsidRPr="006B4CBE" w:rsidRDefault="00CB4BEB" w:rsidP="003C0924">
            <w:pPr>
              <w:jc w:val="center"/>
              <w:rPr>
                <w:rFonts w:ascii="Trebuchet MS" w:hAnsi="Trebuchet MS" w:cs="Trebuchet MS"/>
                <w:sz w:val="18"/>
                <w:szCs w:val="18"/>
              </w:rPr>
            </w:pPr>
            <w:r w:rsidRPr="006B4CBE">
              <w:rPr>
                <w:rFonts w:ascii="Trebuchet MS" w:hAnsi="Trebuchet MS" w:cs="Trebuchet MS"/>
                <w:sz w:val="18"/>
                <w:szCs w:val="18"/>
              </w:rPr>
              <w:t>F</w:t>
            </w:r>
          </w:p>
        </w:tc>
        <w:tc>
          <w:tcPr>
            <w:tcW w:w="2683" w:type="dxa"/>
            <w:tcBorders>
              <w:top w:val="single" w:sz="4" w:space="0" w:color="auto"/>
              <w:left w:val="single" w:sz="4" w:space="0" w:color="auto"/>
              <w:bottom w:val="nil"/>
              <w:right w:val="single" w:sz="4" w:space="0" w:color="auto"/>
            </w:tcBorders>
            <w:shd w:val="clear" w:color="auto" w:fill="auto"/>
            <w:vAlign w:val="bottom"/>
          </w:tcPr>
          <w:p w14:paraId="25CAF241" w14:textId="77777777" w:rsidR="00CB4BEB" w:rsidRPr="003E17A3" w:rsidRDefault="00CB4BEB" w:rsidP="003C0924">
            <w:pPr>
              <w:rPr>
                <w:rFonts w:ascii="Trebuchet MS" w:hAnsi="Trebuchet MS" w:cs="Trebuchet MS"/>
                <w:sz w:val="18"/>
                <w:szCs w:val="18"/>
              </w:rPr>
            </w:pPr>
            <w:r w:rsidRPr="003E17A3">
              <w:rPr>
                <w:rFonts w:ascii="Trebuchet MS" w:hAnsi="Trebuchet MS" w:cs="Trebuchet MS"/>
                <w:sz w:val="18"/>
                <w:szCs w:val="18"/>
              </w:rPr>
              <w:t>Klintebjerg</w:t>
            </w:r>
          </w:p>
        </w:tc>
      </w:tr>
      <w:tr w:rsidR="00CB4BEB" w:rsidRPr="00CB04FD" w14:paraId="147E9C03"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FFFFFF"/>
            <w:vAlign w:val="bottom"/>
          </w:tcPr>
          <w:p w14:paraId="57FEFC02" w14:textId="77777777" w:rsidR="00CB4BEB" w:rsidRPr="00255861" w:rsidRDefault="00CB4BEB" w:rsidP="003C0924">
            <w:pPr>
              <w:rPr>
                <w:rFonts w:ascii="Trebuchet MS" w:hAnsi="Trebuchet MS"/>
                <w:sz w:val="18"/>
                <w:szCs w:val="18"/>
              </w:rPr>
            </w:pPr>
            <w:proofErr w:type="spellStart"/>
            <w:r w:rsidRPr="00255861">
              <w:rPr>
                <w:rFonts w:ascii="Trebuchet MS" w:hAnsi="Trebuchet MS"/>
                <w:sz w:val="18"/>
                <w:szCs w:val="18"/>
              </w:rPr>
              <w:t>strand_type_kode</w:t>
            </w:r>
            <w:proofErr w:type="spellEnd"/>
          </w:p>
        </w:tc>
        <w:tc>
          <w:tcPr>
            <w:tcW w:w="4820" w:type="dxa"/>
            <w:tcBorders>
              <w:top w:val="single" w:sz="4" w:space="0" w:color="auto"/>
              <w:left w:val="single" w:sz="4" w:space="0" w:color="auto"/>
              <w:bottom w:val="nil"/>
              <w:right w:val="single" w:sz="4" w:space="0" w:color="auto"/>
            </w:tcBorders>
            <w:shd w:val="clear" w:color="auto" w:fill="auto"/>
            <w:vAlign w:val="bottom"/>
          </w:tcPr>
          <w:p w14:paraId="6C16AD78"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 xml:space="preserve">Kodetal for </w:t>
            </w:r>
            <w:proofErr w:type="gramStart"/>
            <w:r w:rsidRPr="006B4CBE">
              <w:rPr>
                <w:rFonts w:ascii="Trebuchet MS" w:hAnsi="Trebuchet MS"/>
                <w:sz w:val="18"/>
                <w:szCs w:val="18"/>
              </w:rPr>
              <w:t>strandtype  og</w:t>
            </w:r>
            <w:proofErr w:type="gramEnd"/>
            <w:r w:rsidRPr="006B4CBE">
              <w:rPr>
                <w:rFonts w:ascii="Trebuchet MS" w:hAnsi="Trebuchet MS"/>
                <w:sz w:val="18"/>
                <w:szCs w:val="18"/>
              </w:rPr>
              <w:t xml:space="preserve"> depot</w:t>
            </w:r>
          </w:p>
        </w:tc>
        <w:tc>
          <w:tcPr>
            <w:tcW w:w="1559" w:type="dxa"/>
            <w:tcBorders>
              <w:top w:val="single" w:sz="4" w:space="0" w:color="auto"/>
              <w:left w:val="single" w:sz="4" w:space="0" w:color="auto"/>
              <w:bottom w:val="nil"/>
              <w:right w:val="single" w:sz="4" w:space="0" w:color="auto"/>
            </w:tcBorders>
            <w:shd w:val="clear" w:color="auto" w:fill="auto"/>
            <w:vAlign w:val="bottom"/>
          </w:tcPr>
          <w:p w14:paraId="3D09BF24" w14:textId="77777777" w:rsidR="00CB4BEB" w:rsidRPr="006B4CBE" w:rsidRDefault="00CB4BEB" w:rsidP="003C0924">
            <w:pPr>
              <w:rPr>
                <w:rFonts w:ascii="Trebuchet MS" w:hAnsi="Trebuchet MS" w:cs="Trebuchet MS"/>
                <w:sz w:val="18"/>
                <w:szCs w:val="18"/>
              </w:rPr>
            </w:pPr>
            <w:r w:rsidRPr="006B4CBE">
              <w:rPr>
                <w:rFonts w:ascii="Trebuchet MS" w:hAnsi="Trebuchet MS" w:cs="Trebuchet MS"/>
                <w:sz w:val="18"/>
                <w:szCs w:val="18"/>
              </w:rPr>
              <w:t>Heltal</w:t>
            </w:r>
          </w:p>
        </w:tc>
        <w:tc>
          <w:tcPr>
            <w:tcW w:w="1386" w:type="dxa"/>
            <w:tcBorders>
              <w:top w:val="single" w:sz="4" w:space="0" w:color="auto"/>
              <w:left w:val="single" w:sz="4" w:space="0" w:color="auto"/>
              <w:bottom w:val="nil"/>
              <w:right w:val="single" w:sz="4" w:space="0" w:color="auto"/>
            </w:tcBorders>
            <w:shd w:val="clear" w:color="auto" w:fill="auto"/>
            <w:vAlign w:val="bottom"/>
          </w:tcPr>
          <w:p w14:paraId="39F6AD4F" w14:textId="77777777" w:rsidR="00CB4BEB" w:rsidRPr="006B4CBE" w:rsidRDefault="00CB4BEB" w:rsidP="003C0924">
            <w:pPr>
              <w:rPr>
                <w:rFonts w:ascii="Trebuchet MS" w:hAnsi="Trebuchet MS" w:cs="Trebuchet MS"/>
                <w:sz w:val="18"/>
                <w:szCs w:val="18"/>
              </w:rPr>
            </w:pPr>
            <w:r w:rsidRPr="006B4CBE">
              <w:rPr>
                <w:rFonts w:ascii="Trebuchet MS" w:hAnsi="Trebuchet MS" w:cs="Trebuchet MS"/>
                <w:sz w:val="18"/>
                <w:szCs w:val="18"/>
              </w:rPr>
              <w:t>1-9</w:t>
            </w:r>
          </w:p>
        </w:tc>
        <w:tc>
          <w:tcPr>
            <w:tcW w:w="1459" w:type="dxa"/>
            <w:tcBorders>
              <w:top w:val="single" w:sz="4" w:space="0" w:color="auto"/>
              <w:left w:val="single" w:sz="4" w:space="0" w:color="auto"/>
              <w:bottom w:val="nil"/>
              <w:right w:val="single" w:sz="4" w:space="0" w:color="auto"/>
            </w:tcBorders>
            <w:shd w:val="clear" w:color="auto" w:fill="auto"/>
            <w:vAlign w:val="center"/>
          </w:tcPr>
          <w:p w14:paraId="47637263" w14:textId="77777777" w:rsidR="00CB4BEB" w:rsidRPr="006B4CBE" w:rsidRDefault="00CB4BEB" w:rsidP="003C0924">
            <w:pPr>
              <w:jc w:val="center"/>
              <w:rPr>
                <w:rFonts w:ascii="Trebuchet MS" w:hAnsi="Trebuchet MS" w:cs="Trebuchet MS"/>
                <w:sz w:val="18"/>
                <w:szCs w:val="18"/>
              </w:rPr>
            </w:pPr>
            <w:r w:rsidRPr="006B4CBE">
              <w:rPr>
                <w:rFonts w:ascii="Trebuchet MS" w:hAnsi="Trebuchet MS" w:cs="Trebuchet MS"/>
                <w:sz w:val="18"/>
                <w:szCs w:val="18"/>
              </w:rPr>
              <w:t>O</w:t>
            </w:r>
          </w:p>
        </w:tc>
        <w:tc>
          <w:tcPr>
            <w:tcW w:w="2683" w:type="dxa"/>
            <w:tcBorders>
              <w:top w:val="single" w:sz="4" w:space="0" w:color="auto"/>
              <w:left w:val="single" w:sz="4" w:space="0" w:color="auto"/>
              <w:bottom w:val="nil"/>
              <w:right w:val="single" w:sz="4" w:space="0" w:color="auto"/>
            </w:tcBorders>
            <w:shd w:val="clear" w:color="auto" w:fill="auto"/>
            <w:vAlign w:val="bottom"/>
          </w:tcPr>
          <w:p w14:paraId="4D280CC4" w14:textId="77777777" w:rsidR="00CB4BEB" w:rsidRPr="006B4CBE" w:rsidRDefault="00CB4BEB" w:rsidP="003C0924">
            <w:pPr>
              <w:rPr>
                <w:rFonts w:ascii="Trebuchet MS" w:hAnsi="Trebuchet MS" w:cs="Trebuchet MS"/>
                <w:sz w:val="18"/>
                <w:szCs w:val="18"/>
              </w:rPr>
            </w:pPr>
            <w:r w:rsidRPr="006B4CBE">
              <w:rPr>
                <w:rFonts w:ascii="Trebuchet MS" w:hAnsi="Trebuchet MS" w:cs="Trebuchet MS"/>
                <w:sz w:val="18"/>
                <w:szCs w:val="18"/>
              </w:rPr>
              <w:t>1</w:t>
            </w:r>
          </w:p>
        </w:tc>
      </w:tr>
      <w:tr w:rsidR="00CB4BEB" w:rsidRPr="00CE1917" w14:paraId="25829E29"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99CCFF"/>
            <w:vAlign w:val="bottom"/>
          </w:tcPr>
          <w:p w14:paraId="5833ECA4" w14:textId="77777777" w:rsidR="00CB4BEB" w:rsidRPr="00255861" w:rsidRDefault="00CB4BEB" w:rsidP="003C0924">
            <w:pPr>
              <w:rPr>
                <w:rFonts w:ascii="Trebuchet MS" w:hAnsi="Trebuchet MS"/>
                <w:sz w:val="18"/>
                <w:szCs w:val="18"/>
              </w:rPr>
            </w:pPr>
            <w:proofErr w:type="spellStart"/>
            <w:r w:rsidRPr="00255861">
              <w:rPr>
                <w:rFonts w:ascii="Trebuchet MS" w:hAnsi="Trebuchet MS"/>
                <w:sz w:val="18"/>
                <w:szCs w:val="18"/>
              </w:rPr>
              <w:t>strand_type</w:t>
            </w:r>
            <w:proofErr w:type="spellEnd"/>
          </w:p>
        </w:tc>
        <w:tc>
          <w:tcPr>
            <w:tcW w:w="4820" w:type="dxa"/>
            <w:tcBorders>
              <w:top w:val="single" w:sz="4" w:space="0" w:color="auto"/>
              <w:left w:val="single" w:sz="4" w:space="0" w:color="auto"/>
              <w:bottom w:val="nil"/>
              <w:right w:val="single" w:sz="4" w:space="0" w:color="auto"/>
            </w:tcBorders>
            <w:shd w:val="clear" w:color="auto" w:fill="99CCFF"/>
            <w:vAlign w:val="bottom"/>
          </w:tcPr>
          <w:p w14:paraId="5B0A2957"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Strandtype opdeling i forhold til olieforurening</w:t>
            </w:r>
          </w:p>
        </w:tc>
        <w:tc>
          <w:tcPr>
            <w:tcW w:w="1559" w:type="dxa"/>
            <w:tcBorders>
              <w:top w:val="single" w:sz="4" w:space="0" w:color="auto"/>
              <w:left w:val="single" w:sz="4" w:space="0" w:color="auto"/>
              <w:bottom w:val="nil"/>
              <w:right w:val="single" w:sz="4" w:space="0" w:color="auto"/>
            </w:tcBorders>
            <w:shd w:val="clear" w:color="auto" w:fill="99CCFF"/>
            <w:vAlign w:val="bottom"/>
          </w:tcPr>
          <w:p w14:paraId="2FE0DFAC" w14:textId="77777777" w:rsidR="00CB4BEB" w:rsidRPr="006B4CBE" w:rsidRDefault="00CB4BEB" w:rsidP="003C0924">
            <w:pPr>
              <w:rPr>
                <w:rFonts w:ascii="Trebuchet MS" w:hAnsi="Trebuchet MS"/>
                <w:sz w:val="18"/>
                <w:szCs w:val="18"/>
              </w:rPr>
            </w:pPr>
            <w:r w:rsidRPr="006B4CBE">
              <w:rPr>
                <w:rFonts w:ascii="Trebuchet MS" w:hAnsi="Trebuchet MS" w:cs="Trebuchet MS"/>
                <w:sz w:val="18"/>
                <w:szCs w:val="18"/>
              </w:rPr>
              <w:t>Tekststreng</w:t>
            </w:r>
          </w:p>
        </w:tc>
        <w:tc>
          <w:tcPr>
            <w:tcW w:w="1386" w:type="dxa"/>
            <w:tcBorders>
              <w:top w:val="single" w:sz="4" w:space="0" w:color="auto"/>
              <w:left w:val="single" w:sz="4" w:space="0" w:color="auto"/>
              <w:bottom w:val="nil"/>
              <w:right w:val="single" w:sz="4" w:space="0" w:color="auto"/>
            </w:tcBorders>
            <w:shd w:val="clear" w:color="auto" w:fill="99CCFF"/>
            <w:vAlign w:val="bottom"/>
          </w:tcPr>
          <w:p w14:paraId="60F1A6FE" w14:textId="77777777" w:rsidR="00CB4BEB" w:rsidRPr="006B4CBE" w:rsidRDefault="00CB4BEB" w:rsidP="003C0924">
            <w:pPr>
              <w:rPr>
                <w:rFonts w:ascii="Trebuchet MS" w:hAnsi="Trebuchet MS"/>
                <w:sz w:val="18"/>
                <w:szCs w:val="18"/>
              </w:rPr>
            </w:pPr>
            <w:r w:rsidRPr="006B4CBE">
              <w:rPr>
                <w:rFonts w:ascii="Trebuchet MS" w:hAnsi="Trebuchet MS" w:cs="Trebuchet MS"/>
                <w:sz w:val="18"/>
                <w:szCs w:val="18"/>
              </w:rPr>
              <w:t>0-</w:t>
            </w:r>
            <w:r w:rsidRPr="006B4CBE">
              <w:rPr>
                <w:rFonts w:ascii="Trebuchet MS" w:hAnsi="Trebuchet MS"/>
                <w:sz w:val="18"/>
                <w:szCs w:val="18"/>
              </w:rPr>
              <w:t>254</w:t>
            </w:r>
            <w:r w:rsidRPr="006B4CBE">
              <w:rPr>
                <w:rFonts w:ascii="Trebuchet MS" w:hAnsi="Trebuchet MS" w:cs="Trebuchet MS"/>
                <w:sz w:val="18"/>
                <w:szCs w:val="18"/>
              </w:rPr>
              <w:t xml:space="preserve"> tegn</w:t>
            </w:r>
          </w:p>
        </w:tc>
        <w:tc>
          <w:tcPr>
            <w:tcW w:w="1459" w:type="dxa"/>
            <w:tcBorders>
              <w:top w:val="single" w:sz="4" w:space="0" w:color="auto"/>
              <w:left w:val="single" w:sz="4" w:space="0" w:color="auto"/>
              <w:bottom w:val="nil"/>
              <w:right w:val="single" w:sz="4" w:space="0" w:color="auto"/>
            </w:tcBorders>
            <w:shd w:val="clear" w:color="auto" w:fill="99CCFF"/>
            <w:vAlign w:val="center"/>
          </w:tcPr>
          <w:p w14:paraId="31A0527D" w14:textId="77777777" w:rsidR="00CB4BEB" w:rsidRPr="006B4CBE" w:rsidRDefault="00CB4BEB" w:rsidP="003C0924">
            <w:pPr>
              <w:jc w:val="center"/>
              <w:rPr>
                <w:rFonts w:ascii="Trebuchet MS" w:hAnsi="Trebuchet MS" w:cs="Trebuchet MS"/>
                <w:sz w:val="18"/>
                <w:szCs w:val="18"/>
              </w:rPr>
            </w:pPr>
            <w:r w:rsidRPr="006B4CBE">
              <w:rPr>
                <w:rFonts w:ascii="Trebuchet MS" w:hAnsi="Trebuchet MS" w:cs="Trebuchet MS"/>
                <w:sz w:val="18"/>
                <w:szCs w:val="18"/>
              </w:rPr>
              <w:t>S</w:t>
            </w:r>
          </w:p>
        </w:tc>
        <w:tc>
          <w:tcPr>
            <w:tcW w:w="2683" w:type="dxa"/>
            <w:tcBorders>
              <w:top w:val="single" w:sz="4" w:space="0" w:color="auto"/>
              <w:left w:val="single" w:sz="4" w:space="0" w:color="auto"/>
              <w:bottom w:val="nil"/>
              <w:right w:val="single" w:sz="4" w:space="0" w:color="auto"/>
            </w:tcBorders>
            <w:shd w:val="clear" w:color="auto" w:fill="99CCFF"/>
            <w:vAlign w:val="bottom"/>
          </w:tcPr>
          <w:p w14:paraId="6E8954AF"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Sandstrand</w:t>
            </w:r>
          </w:p>
        </w:tc>
      </w:tr>
      <w:tr w:rsidR="00CB4BEB" w:rsidRPr="00CE1917" w14:paraId="74AF40A8" w14:textId="77777777" w:rsidTr="003C0924">
        <w:trPr>
          <w:trHeight w:hRule="exact" w:val="510"/>
        </w:trPr>
        <w:tc>
          <w:tcPr>
            <w:tcW w:w="1809" w:type="dxa"/>
            <w:tcBorders>
              <w:top w:val="single" w:sz="4" w:space="0" w:color="auto"/>
              <w:left w:val="single" w:sz="4" w:space="0" w:color="auto"/>
              <w:bottom w:val="nil"/>
              <w:right w:val="single" w:sz="4" w:space="0" w:color="auto"/>
            </w:tcBorders>
            <w:shd w:val="clear" w:color="auto" w:fill="FFFFFF"/>
            <w:vAlign w:val="center"/>
          </w:tcPr>
          <w:p w14:paraId="1EFA439E" w14:textId="77777777" w:rsidR="00CB4BEB" w:rsidRPr="00255861" w:rsidRDefault="00CB4BEB" w:rsidP="003C0924">
            <w:pPr>
              <w:rPr>
                <w:rFonts w:ascii="Trebuchet MS" w:hAnsi="Trebuchet MS"/>
                <w:sz w:val="18"/>
                <w:szCs w:val="18"/>
              </w:rPr>
            </w:pPr>
            <w:r w:rsidRPr="00255861">
              <w:rPr>
                <w:rFonts w:ascii="Trebuchet MS" w:hAnsi="Trebuchet MS"/>
                <w:sz w:val="18"/>
                <w:szCs w:val="18"/>
              </w:rPr>
              <w:t>prioritet</w:t>
            </w:r>
          </w:p>
        </w:tc>
        <w:tc>
          <w:tcPr>
            <w:tcW w:w="4820" w:type="dxa"/>
            <w:tcBorders>
              <w:top w:val="single" w:sz="4" w:space="0" w:color="auto"/>
              <w:left w:val="single" w:sz="4" w:space="0" w:color="auto"/>
              <w:bottom w:val="nil"/>
              <w:right w:val="single" w:sz="4" w:space="0" w:color="auto"/>
            </w:tcBorders>
            <w:shd w:val="clear" w:color="auto" w:fill="FFFFFF"/>
            <w:vAlign w:val="bottom"/>
          </w:tcPr>
          <w:p w14:paraId="0200CB23"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Prioritering inden for type af strand/depot. 1 højest f.eks. badestrand og fuglebeskyttelsesområde.</w:t>
            </w:r>
          </w:p>
        </w:tc>
        <w:tc>
          <w:tcPr>
            <w:tcW w:w="1559" w:type="dxa"/>
            <w:tcBorders>
              <w:top w:val="single" w:sz="4" w:space="0" w:color="auto"/>
              <w:left w:val="single" w:sz="4" w:space="0" w:color="auto"/>
              <w:bottom w:val="nil"/>
              <w:right w:val="single" w:sz="4" w:space="0" w:color="auto"/>
            </w:tcBorders>
            <w:shd w:val="clear" w:color="auto" w:fill="FFFFFF"/>
            <w:vAlign w:val="center"/>
          </w:tcPr>
          <w:p w14:paraId="737D9CCF"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Heltal</w:t>
            </w:r>
          </w:p>
        </w:tc>
        <w:tc>
          <w:tcPr>
            <w:tcW w:w="1386" w:type="dxa"/>
            <w:tcBorders>
              <w:top w:val="single" w:sz="4" w:space="0" w:color="auto"/>
              <w:left w:val="single" w:sz="4" w:space="0" w:color="auto"/>
              <w:bottom w:val="nil"/>
              <w:right w:val="single" w:sz="4" w:space="0" w:color="auto"/>
            </w:tcBorders>
            <w:shd w:val="clear" w:color="auto" w:fill="FFFFFF"/>
            <w:vAlign w:val="center"/>
          </w:tcPr>
          <w:p w14:paraId="34F599A7"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1-9</w:t>
            </w:r>
          </w:p>
        </w:tc>
        <w:tc>
          <w:tcPr>
            <w:tcW w:w="1459" w:type="dxa"/>
            <w:tcBorders>
              <w:top w:val="single" w:sz="4" w:space="0" w:color="auto"/>
              <w:left w:val="single" w:sz="4" w:space="0" w:color="auto"/>
              <w:bottom w:val="nil"/>
              <w:right w:val="single" w:sz="4" w:space="0" w:color="auto"/>
            </w:tcBorders>
            <w:shd w:val="clear" w:color="auto" w:fill="FFFFFF"/>
            <w:vAlign w:val="center"/>
          </w:tcPr>
          <w:p w14:paraId="4D146E2A" w14:textId="77777777" w:rsidR="00CB4BEB" w:rsidRPr="006B4CBE" w:rsidRDefault="00CB4BEB" w:rsidP="003C0924">
            <w:pPr>
              <w:jc w:val="center"/>
              <w:rPr>
                <w:rFonts w:ascii="Trebuchet MS" w:hAnsi="Trebuchet MS" w:cs="Trebuchet MS"/>
                <w:sz w:val="18"/>
                <w:szCs w:val="18"/>
              </w:rPr>
            </w:pPr>
            <w:r w:rsidRPr="006B4CBE">
              <w:rPr>
                <w:rFonts w:ascii="Trebuchet MS" w:hAnsi="Trebuchet MS" w:cs="Trebuchet MS"/>
                <w:sz w:val="18"/>
                <w:szCs w:val="18"/>
              </w:rPr>
              <w:t>F</w:t>
            </w:r>
          </w:p>
        </w:tc>
        <w:tc>
          <w:tcPr>
            <w:tcW w:w="2683" w:type="dxa"/>
            <w:tcBorders>
              <w:top w:val="single" w:sz="4" w:space="0" w:color="auto"/>
              <w:left w:val="single" w:sz="4" w:space="0" w:color="auto"/>
              <w:bottom w:val="nil"/>
              <w:right w:val="single" w:sz="4" w:space="0" w:color="auto"/>
            </w:tcBorders>
            <w:shd w:val="clear" w:color="auto" w:fill="FFFFFF"/>
            <w:vAlign w:val="center"/>
          </w:tcPr>
          <w:p w14:paraId="23D31A93"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2</w:t>
            </w:r>
          </w:p>
        </w:tc>
      </w:tr>
      <w:tr w:rsidR="00CB4BEB" w:rsidRPr="00CE1917" w14:paraId="6223529F"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FFFFFF"/>
            <w:vAlign w:val="bottom"/>
          </w:tcPr>
          <w:p w14:paraId="02506346" w14:textId="77777777" w:rsidR="00CB4BEB" w:rsidRPr="00255861" w:rsidRDefault="00CB4BEB" w:rsidP="003C0924">
            <w:pPr>
              <w:rPr>
                <w:rFonts w:ascii="Trebuchet MS" w:hAnsi="Trebuchet MS"/>
                <w:sz w:val="18"/>
                <w:szCs w:val="18"/>
              </w:rPr>
            </w:pPr>
            <w:proofErr w:type="spellStart"/>
            <w:r w:rsidRPr="00255861">
              <w:rPr>
                <w:rFonts w:ascii="Trebuchet MS" w:hAnsi="Trebuchet MS"/>
                <w:sz w:val="18"/>
                <w:szCs w:val="18"/>
              </w:rPr>
              <w:lastRenderedPageBreak/>
              <w:t>esi_klasse_kode</w:t>
            </w:r>
            <w:proofErr w:type="spellEnd"/>
          </w:p>
        </w:tc>
        <w:tc>
          <w:tcPr>
            <w:tcW w:w="4820" w:type="dxa"/>
            <w:tcBorders>
              <w:top w:val="single" w:sz="4" w:space="0" w:color="auto"/>
              <w:left w:val="single" w:sz="4" w:space="0" w:color="auto"/>
              <w:bottom w:val="nil"/>
              <w:right w:val="single" w:sz="4" w:space="0" w:color="auto"/>
            </w:tcBorders>
            <w:shd w:val="clear" w:color="auto" w:fill="FFFFFF"/>
            <w:vAlign w:val="bottom"/>
          </w:tcPr>
          <w:p w14:paraId="60FD19D1"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Kodetal for ESI-klassificeringen</w:t>
            </w:r>
          </w:p>
        </w:tc>
        <w:tc>
          <w:tcPr>
            <w:tcW w:w="1559" w:type="dxa"/>
            <w:tcBorders>
              <w:top w:val="single" w:sz="4" w:space="0" w:color="auto"/>
              <w:left w:val="single" w:sz="4" w:space="0" w:color="auto"/>
              <w:bottom w:val="nil"/>
              <w:right w:val="single" w:sz="4" w:space="0" w:color="auto"/>
            </w:tcBorders>
            <w:shd w:val="clear" w:color="auto" w:fill="FFFFFF"/>
            <w:vAlign w:val="bottom"/>
          </w:tcPr>
          <w:p w14:paraId="68D45944" w14:textId="77777777" w:rsidR="00CB4BEB" w:rsidRPr="006B4CBE" w:rsidRDefault="00CB4BEB" w:rsidP="003C0924">
            <w:pPr>
              <w:rPr>
                <w:rFonts w:ascii="Trebuchet MS" w:hAnsi="Trebuchet MS" w:cs="Trebuchet MS"/>
                <w:sz w:val="18"/>
                <w:szCs w:val="18"/>
              </w:rPr>
            </w:pPr>
            <w:r w:rsidRPr="006B4CBE">
              <w:rPr>
                <w:rFonts w:ascii="Trebuchet MS" w:hAnsi="Trebuchet MS" w:cs="Trebuchet MS"/>
                <w:sz w:val="18"/>
                <w:szCs w:val="18"/>
              </w:rPr>
              <w:t>Heltal</w:t>
            </w:r>
          </w:p>
        </w:tc>
        <w:tc>
          <w:tcPr>
            <w:tcW w:w="1386" w:type="dxa"/>
            <w:tcBorders>
              <w:top w:val="single" w:sz="4" w:space="0" w:color="auto"/>
              <w:left w:val="single" w:sz="4" w:space="0" w:color="auto"/>
              <w:bottom w:val="nil"/>
              <w:right w:val="single" w:sz="4" w:space="0" w:color="auto"/>
            </w:tcBorders>
            <w:shd w:val="clear" w:color="auto" w:fill="FFFFFF"/>
            <w:vAlign w:val="bottom"/>
          </w:tcPr>
          <w:p w14:paraId="35717D97"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1-99</w:t>
            </w:r>
          </w:p>
        </w:tc>
        <w:tc>
          <w:tcPr>
            <w:tcW w:w="1459" w:type="dxa"/>
            <w:tcBorders>
              <w:top w:val="single" w:sz="4" w:space="0" w:color="auto"/>
              <w:left w:val="single" w:sz="4" w:space="0" w:color="auto"/>
              <w:bottom w:val="nil"/>
              <w:right w:val="single" w:sz="4" w:space="0" w:color="auto"/>
            </w:tcBorders>
            <w:shd w:val="clear" w:color="auto" w:fill="FFFFFF"/>
            <w:vAlign w:val="center"/>
          </w:tcPr>
          <w:p w14:paraId="5DEBD54F" w14:textId="77777777" w:rsidR="00CB4BEB" w:rsidRPr="006B4CBE" w:rsidRDefault="00CB4BEB" w:rsidP="003C0924">
            <w:pPr>
              <w:jc w:val="center"/>
              <w:rPr>
                <w:rFonts w:ascii="Trebuchet MS" w:hAnsi="Trebuchet MS" w:cs="Trebuchet MS"/>
                <w:sz w:val="18"/>
                <w:szCs w:val="18"/>
              </w:rPr>
            </w:pPr>
            <w:r w:rsidRPr="006B4CBE">
              <w:rPr>
                <w:rFonts w:ascii="Trebuchet MS" w:hAnsi="Trebuchet MS" w:cs="Trebuchet MS"/>
                <w:sz w:val="18"/>
                <w:szCs w:val="18"/>
              </w:rPr>
              <w:t>F</w:t>
            </w:r>
          </w:p>
        </w:tc>
        <w:tc>
          <w:tcPr>
            <w:tcW w:w="2683" w:type="dxa"/>
            <w:tcBorders>
              <w:top w:val="single" w:sz="4" w:space="0" w:color="auto"/>
              <w:left w:val="single" w:sz="4" w:space="0" w:color="auto"/>
              <w:bottom w:val="nil"/>
              <w:right w:val="single" w:sz="4" w:space="0" w:color="auto"/>
            </w:tcBorders>
            <w:shd w:val="clear" w:color="auto" w:fill="FFFFFF"/>
            <w:vAlign w:val="bottom"/>
          </w:tcPr>
          <w:p w14:paraId="3B630E2B"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3</w:t>
            </w:r>
          </w:p>
        </w:tc>
      </w:tr>
      <w:tr w:rsidR="00CB4BEB" w:rsidRPr="00CE1917" w14:paraId="4D574A62" w14:textId="77777777" w:rsidTr="003C0924">
        <w:trPr>
          <w:trHeight w:hRule="exact" w:val="510"/>
        </w:trPr>
        <w:tc>
          <w:tcPr>
            <w:tcW w:w="1809" w:type="dxa"/>
            <w:tcBorders>
              <w:top w:val="single" w:sz="4" w:space="0" w:color="auto"/>
              <w:left w:val="single" w:sz="4" w:space="0" w:color="auto"/>
              <w:bottom w:val="single" w:sz="4" w:space="0" w:color="auto"/>
              <w:right w:val="single" w:sz="4" w:space="0" w:color="auto"/>
            </w:tcBorders>
            <w:shd w:val="clear" w:color="auto" w:fill="99CCFF"/>
            <w:vAlign w:val="center"/>
          </w:tcPr>
          <w:p w14:paraId="00259726" w14:textId="77777777" w:rsidR="00CB4BEB" w:rsidRPr="00255861" w:rsidRDefault="00CB4BEB" w:rsidP="003C0924">
            <w:pPr>
              <w:rPr>
                <w:rFonts w:ascii="Trebuchet MS" w:hAnsi="Trebuchet MS"/>
                <w:sz w:val="18"/>
                <w:szCs w:val="18"/>
              </w:rPr>
            </w:pPr>
            <w:proofErr w:type="spellStart"/>
            <w:r w:rsidRPr="00255861">
              <w:rPr>
                <w:rFonts w:ascii="Trebuchet MS" w:hAnsi="Trebuchet MS"/>
                <w:sz w:val="18"/>
                <w:szCs w:val="18"/>
              </w:rPr>
              <w:t>esi</w:t>
            </w:r>
            <w:proofErr w:type="spellEnd"/>
            <w:r w:rsidRPr="00255861">
              <w:rPr>
                <w:rFonts w:ascii="Trebuchet MS" w:hAnsi="Trebuchet MS"/>
                <w:sz w:val="18"/>
                <w:szCs w:val="18"/>
              </w:rPr>
              <w:t>-klasse</w:t>
            </w:r>
          </w:p>
        </w:tc>
        <w:tc>
          <w:tcPr>
            <w:tcW w:w="4820" w:type="dxa"/>
            <w:tcBorders>
              <w:top w:val="single" w:sz="4" w:space="0" w:color="auto"/>
              <w:left w:val="single" w:sz="4" w:space="0" w:color="auto"/>
              <w:bottom w:val="single" w:sz="4" w:space="0" w:color="auto"/>
              <w:right w:val="single" w:sz="4" w:space="0" w:color="auto"/>
            </w:tcBorders>
            <w:shd w:val="clear" w:color="auto" w:fill="99CCFF"/>
            <w:vAlign w:val="bottom"/>
          </w:tcPr>
          <w:p w14:paraId="3D244A2C"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ESI-klassificeringen</w:t>
            </w:r>
            <w:r w:rsidRPr="006B4CBE">
              <w:rPr>
                <w:rFonts w:ascii="Trebuchet MS" w:eastAsia="Calibri" w:hAnsi="Trebuchet MS"/>
                <w:sz w:val="18"/>
                <w:szCs w:val="18"/>
              </w:rPr>
              <w:t xml:space="preserve"> </w:t>
            </w:r>
            <w:r w:rsidRPr="006B4CBE">
              <w:rPr>
                <w:rFonts w:ascii="Trebuchet MS" w:hAnsi="Trebuchet MS"/>
                <w:sz w:val="18"/>
                <w:szCs w:val="18"/>
              </w:rPr>
              <w:t xml:space="preserve">af </w:t>
            </w:r>
            <w:proofErr w:type="spellStart"/>
            <w:r w:rsidRPr="006B4CBE">
              <w:rPr>
                <w:rFonts w:ascii="Trebuchet MS" w:hAnsi="Trebuchet MS"/>
                <w:sz w:val="18"/>
                <w:szCs w:val="18"/>
              </w:rPr>
              <w:t>kystliniers</w:t>
            </w:r>
            <w:proofErr w:type="spellEnd"/>
            <w:r w:rsidRPr="006B4CBE">
              <w:rPr>
                <w:rFonts w:ascii="Trebuchet MS" w:hAnsi="Trebuchet MS"/>
                <w:sz w:val="18"/>
                <w:szCs w:val="18"/>
              </w:rPr>
              <w:t xml:space="preserve"> følsomhed for</w:t>
            </w:r>
          </w:p>
          <w:p w14:paraId="343E4AC2"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olieforurening.</w:t>
            </w:r>
          </w:p>
        </w:tc>
        <w:tc>
          <w:tcPr>
            <w:tcW w:w="1559" w:type="dxa"/>
            <w:tcBorders>
              <w:top w:val="single" w:sz="4" w:space="0" w:color="auto"/>
              <w:left w:val="single" w:sz="4" w:space="0" w:color="auto"/>
              <w:bottom w:val="single" w:sz="4" w:space="0" w:color="auto"/>
              <w:right w:val="single" w:sz="4" w:space="0" w:color="auto"/>
            </w:tcBorders>
            <w:shd w:val="clear" w:color="auto" w:fill="99CCFF"/>
            <w:vAlign w:val="center"/>
          </w:tcPr>
          <w:p w14:paraId="54C6D55C" w14:textId="77777777" w:rsidR="00CB4BEB" w:rsidRPr="006B4CBE" w:rsidRDefault="00CB4BEB" w:rsidP="003C0924">
            <w:pPr>
              <w:rPr>
                <w:rFonts w:ascii="Trebuchet MS" w:hAnsi="Trebuchet MS"/>
                <w:sz w:val="18"/>
                <w:szCs w:val="18"/>
              </w:rPr>
            </w:pPr>
            <w:r w:rsidRPr="006B4CBE">
              <w:rPr>
                <w:rFonts w:ascii="Trebuchet MS" w:hAnsi="Trebuchet MS" w:cs="Trebuchet MS"/>
                <w:sz w:val="18"/>
                <w:szCs w:val="18"/>
              </w:rPr>
              <w:t>Tekststreng</w:t>
            </w:r>
          </w:p>
        </w:tc>
        <w:tc>
          <w:tcPr>
            <w:tcW w:w="1386" w:type="dxa"/>
            <w:tcBorders>
              <w:top w:val="single" w:sz="4" w:space="0" w:color="auto"/>
              <w:left w:val="single" w:sz="4" w:space="0" w:color="auto"/>
              <w:bottom w:val="single" w:sz="4" w:space="0" w:color="auto"/>
              <w:right w:val="single" w:sz="4" w:space="0" w:color="auto"/>
            </w:tcBorders>
            <w:shd w:val="clear" w:color="auto" w:fill="99CCFF"/>
            <w:vAlign w:val="center"/>
          </w:tcPr>
          <w:p w14:paraId="6AF3FEF0"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0-254 tegn</w:t>
            </w:r>
          </w:p>
        </w:tc>
        <w:tc>
          <w:tcPr>
            <w:tcW w:w="1459" w:type="dxa"/>
            <w:tcBorders>
              <w:top w:val="single" w:sz="4" w:space="0" w:color="auto"/>
              <w:left w:val="single" w:sz="4" w:space="0" w:color="auto"/>
              <w:bottom w:val="single" w:sz="4" w:space="0" w:color="auto"/>
              <w:right w:val="single" w:sz="4" w:space="0" w:color="auto"/>
            </w:tcBorders>
            <w:shd w:val="clear" w:color="auto" w:fill="99CCFF"/>
            <w:vAlign w:val="center"/>
          </w:tcPr>
          <w:p w14:paraId="2D883932" w14:textId="77777777" w:rsidR="00CB4BEB" w:rsidRPr="006B4CBE" w:rsidRDefault="00CB4BEB" w:rsidP="003C0924">
            <w:pPr>
              <w:jc w:val="center"/>
              <w:rPr>
                <w:rFonts w:ascii="Trebuchet MS" w:hAnsi="Trebuchet MS" w:cs="Trebuchet MS"/>
                <w:sz w:val="18"/>
                <w:szCs w:val="18"/>
              </w:rPr>
            </w:pPr>
            <w:r w:rsidRPr="006B4CBE">
              <w:rPr>
                <w:rFonts w:ascii="Trebuchet MS" w:hAnsi="Trebuchet MS" w:cs="Trebuchet MS"/>
                <w:sz w:val="18"/>
                <w:szCs w:val="18"/>
              </w:rPr>
              <w:t>S</w:t>
            </w:r>
          </w:p>
        </w:tc>
        <w:tc>
          <w:tcPr>
            <w:tcW w:w="2683" w:type="dxa"/>
            <w:tcBorders>
              <w:top w:val="single" w:sz="4" w:space="0" w:color="auto"/>
              <w:left w:val="single" w:sz="4" w:space="0" w:color="auto"/>
              <w:bottom w:val="single" w:sz="4" w:space="0" w:color="auto"/>
              <w:right w:val="single" w:sz="4" w:space="0" w:color="auto"/>
            </w:tcBorders>
            <w:shd w:val="clear" w:color="auto" w:fill="99CCFF"/>
            <w:vAlign w:val="center"/>
          </w:tcPr>
          <w:p w14:paraId="5E06FE51"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Finkornet sandstrand</w:t>
            </w:r>
          </w:p>
        </w:tc>
      </w:tr>
      <w:tr w:rsidR="00CB4BEB" w:rsidRPr="00CE1917" w14:paraId="03F829E3" w14:textId="77777777" w:rsidTr="003C0924">
        <w:trPr>
          <w:trHeight w:hRule="exact" w:val="510"/>
        </w:trPr>
        <w:tc>
          <w:tcPr>
            <w:tcW w:w="1809" w:type="dxa"/>
            <w:tcBorders>
              <w:top w:val="single" w:sz="4" w:space="0" w:color="auto"/>
              <w:left w:val="single" w:sz="4" w:space="0" w:color="auto"/>
              <w:bottom w:val="single" w:sz="4" w:space="0" w:color="auto"/>
              <w:right w:val="single" w:sz="4" w:space="0" w:color="auto"/>
            </w:tcBorders>
            <w:shd w:val="clear" w:color="auto" w:fill="97DDBA"/>
            <w:vAlign w:val="center"/>
          </w:tcPr>
          <w:p w14:paraId="28CD6D17" w14:textId="77777777" w:rsidR="00CB4BEB" w:rsidRPr="00255861" w:rsidRDefault="00CB4BEB" w:rsidP="003C0924">
            <w:pPr>
              <w:rPr>
                <w:rFonts w:ascii="Trebuchet MS" w:hAnsi="Trebuchet MS"/>
                <w:sz w:val="18"/>
                <w:szCs w:val="18"/>
              </w:rPr>
            </w:pPr>
            <w:proofErr w:type="spellStart"/>
            <w:r w:rsidRPr="00255861">
              <w:rPr>
                <w:rFonts w:ascii="Trebuchet MS" w:hAnsi="Trebuchet MS"/>
                <w:sz w:val="18"/>
                <w:szCs w:val="18"/>
              </w:rPr>
              <w:t>baad_kode</w:t>
            </w:r>
            <w:proofErr w:type="spellEnd"/>
          </w:p>
        </w:tc>
        <w:tc>
          <w:tcPr>
            <w:tcW w:w="4820" w:type="dxa"/>
            <w:tcBorders>
              <w:top w:val="single" w:sz="4" w:space="0" w:color="auto"/>
              <w:left w:val="single" w:sz="4" w:space="0" w:color="auto"/>
              <w:bottom w:val="single" w:sz="4" w:space="0" w:color="auto"/>
              <w:right w:val="single" w:sz="4" w:space="0" w:color="auto"/>
            </w:tcBorders>
            <w:shd w:val="clear" w:color="auto" w:fill="97DDBA"/>
            <w:vAlign w:val="center"/>
          </w:tcPr>
          <w:p w14:paraId="6BDEDCE0" w14:textId="77777777" w:rsidR="00CB4BEB" w:rsidRPr="006B4CBE" w:rsidRDefault="00CB4BEB" w:rsidP="003C0924">
            <w:pPr>
              <w:rPr>
                <w:rFonts w:ascii="Trebuchet MS" w:hAnsi="Trebuchet MS"/>
                <w:sz w:val="18"/>
                <w:szCs w:val="18"/>
              </w:rPr>
            </w:pPr>
            <w:r>
              <w:rPr>
                <w:rFonts w:ascii="Trebuchet MS" w:hAnsi="Trebuchet MS"/>
                <w:sz w:val="18"/>
                <w:szCs w:val="18"/>
              </w:rPr>
              <w:t>Kode for i</w:t>
            </w:r>
            <w:r w:rsidRPr="006B4CBE">
              <w:rPr>
                <w:rFonts w:ascii="Trebuchet MS" w:hAnsi="Trebuchet MS"/>
                <w:sz w:val="18"/>
                <w:szCs w:val="18"/>
              </w:rPr>
              <w:t>sæ</w:t>
            </w:r>
            <w:r w:rsidRPr="00E45822">
              <w:rPr>
                <w:rFonts w:ascii="Trebuchet MS" w:hAnsi="Trebuchet MS"/>
                <w:sz w:val="18"/>
                <w:szCs w:val="18"/>
              </w:rPr>
              <w:t>tnin</w:t>
            </w:r>
            <w:r w:rsidRPr="006B4CBE">
              <w:rPr>
                <w:rFonts w:ascii="Trebuchet MS" w:hAnsi="Trebuchet MS"/>
                <w:sz w:val="18"/>
                <w:szCs w:val="18"/>
              </w:rPr>
              <w:t>gssted for båd J/N</w:t>
            </w:r>
          </w:p>
        </w:tc>
        <w:tc>
          <w:tcPr>
            <w:tcW w:w="1559" w:type="dxa"/>
            <w:tcBorders>
              <w:top w:val="single" w:sz="4" w:space="0" w:color="auto"/>
              <w:left w:val="single" w:sz="4" w:space="0" w:color="auto"/>
              <w:bottom w:val="single" w:sz="4" w:space="0" w:color="auto"/>
              <w:right w:val="single" w:sz="4" w:space="0" w:color="auto"/>
            </w:tcBorders>
            <w:shd w:val="clear" w:color="auto" w:fill="97DDBA"/>
            <w:vAlign w:val="center"/>
          </w:tcPr>
          <w:p w14:paraId="5FCC6F31" w14:textId="77777777" w:rsidR="00CB4BEB" w:rsidRPr="00AB238A" w:rsidRDefault="00CB4BEB" w:rsidP="003C0924">
            <w:pPr>
              <w:rPr>
                <w:rFonts w:ascii="Trebuchet MS" w:hAnsi="Trebuchet MS" w:cs="Trebuchet MS"/>
                <w:sz w:val="18"/>
                <w:szCs w:val="18"/>
              </w:rPr>
            </w:pPr>
            <w:r w:rsidRPr="00AB238A">
              <w:rPr>
                <w:rFonts w:ascii="Trebuchet MS" w:hAnsi="Trebuchet MS" w:cs="Trebuchet MS"/>
                <w:sz w:val="18"/>
                <w:szCs w:val="18"/>
              </w:rPr>
              <w:t>Heltal</w:t>
            </w:r>
          </w:p>
        </w:tc>
        <w:tc>
          <w:tcPr>
            <w:tcW w:w="1386" w:type="dxa"/>
            <w:tcBorders>
              <w:top w:val="single" w:sz="4" w:space="0" w:color="auto"/>
              <w:left w:val="single" w:sz="4" w:space="0" w:color="auto"/>
              <w:bottom w:val="single" w:sz="4" w:space="0" w:color="auto"/>
              <w:right w:val="single" w:sz="4" w:space="0" w:color="auto"/>
            </w:tcBorders>
            <w:shd w:val="clear" w:color="auto" w:fill="97DDBA"/>
            <w:vAlign w:val="center"/>
          </w:tcPr>
          <w:p w14:paraId="40D28158" w14:textId="77777777" w:rsidR="00CB4BEB" w:rsidRPr="00AB238A" w:rsidRDefault="00CB4BEB" w:rsidP="003C0924">
            <w:pPr>
              <w:rPr>
                <w:rFonts w:ascii="Trebuchet MS" w:hAnsi="Trebuchet MS" w:cs="Trebuchet MS"/>
                <w:sz w:val="18"/>
                <w:szCs w:val="18"/>
              </w:rPr>
            </w:pPr>
            <w:r w:rsidRPr="00AB238A">
              <w:rPr>
                <w:rFonts w:ascii="Trebuchet MS" w:hAnsi="Trebuchet MS" w:cs="Trebuchet MS"/>
                <w:sz w:val="18"/>
                <w:szCs w:val="18"/>
              </w:rPr>
              <w:t>1-2</w:t>
            </w:r>
          </w:p>
        </w:tc>
        <w:tc>
          <w:tcPr>
            <w:tcW w:w="1459" w:type="dxa"/>
            <w:tcBorders>
              <w:top w:val="single" w:sz="4" w:space="0" w:color="auto"/>
              <w:left w:val="single" w:sz="4" w:space="0" w:color="auto"/>
              <w:bottom w:val="single" w:sz="4" w:space="0" w:color="auto"/>
              <w:right w:val="single" w:sz="4" w:space="0" w:color="auto"/>
            </w:tcBorders>
            <w:shd w:val="clear" w:color="auto" w:fill="97DDBA"/>
            <w:vAlign w:val="center"/>
          </w:tcPr>
          <w:p w14:paraId="66B8DEF0" w14:textId="77777777" w:rsidR="00CB4BEB" w:rsidRPr="00AB238A" w:rsidRDefault="00CB4BEB" w:rsidP="003C0924">
            <w:pPr>
              <w:jc w:val="center"/>
              <w:rPr>
                <w:rFonts w:ascii="Trebuchet MS" w:hAnsi="Trebuchet MS" w:cs="Trebuchet MS"/>
                <w:sz w:val="18"/>
                <w:szCs w:val="18"/>
              </w:rPr>
            </w:pPr>
            <w:r w:rsidRPr="00AB238A">
              <w:rPr>
                <w:rFonts w:ascii="Trebuchet MS" w:hAnsi="Trebuchet MS" w:cs="Trebuchet MS"/>
                <w:sz w:val="18"/>
                <w:szCs w:val="18"/>
              </w:rPr>
              <w:t>F</w:t>
            </w:r>
          </w:p>
        </w:tc>
        <w:tc>
          <w:tcPr>
            <w:tcW w:w="2683" w:type="dxa"/>
            <w:tcBorders>
              <w:top w:val="single" w:sz="4" w:space="0" w:color="auto"/>
              <w:left w:val="single" w:sz="4" w:space="0" w:color="auto"/>
              <w:bottom w:val="single" w:sz="4" w:space="0" w:color="auto"/>
              <w:right w:val="single" w:sz="4" w:space="0" w:color="auto"/>
            </w:tcBorders>
            <w:shd w:val="clear" w:color="auto" w:fill="97DDBA"/>
            <w:vAlign w:val="center"/>
          </w:tcPr>
          <w:p w14:paraId="5D4D9273" w14:textId="77777777" w:rsidR="00CB4BEB" w:rsidRPr="00AB238A" w:rsidRDefault="00CB4BEB" w:rsidP="003C0924">
            <w:pPr>
              <w:rPr>
                <w:rFonts w:ascii="Trebuchet MS" w:hAnsi="Trebuchet MS" w:cs="Trebuchet MS"/>
                <w:sz w:val="18"/>
                <w:szCs w:val="18"/>
              </w:rPr>
            </w:pPr>
            <w:proofErr w:type="spellStart"/>
            <w:r>
              <w:rPr>
                <w:rFonts w:ascii="Trebuchet MS" w:hAnsi="Trebuchet MS" w:cs="Trebuchet MS"/>
                <w:sz w:val="18"/>
                <w:szCs w:val="18"/>
              </w:rPr>
              <w:t>d_basis_ja_nej</w:t>
            </w:r>
            <w:proofErr w:type="spellEnd"/>
          </w:p>
        </w:tc>
      </w:tr>
      <w:tr w:rsidR="00CB4BEB" w:rsidRPr="00CE1917" w14:paraId="077011D6" w14:textId="77777777" w:rsidTr="003C0924">
        <w:trPr>
          <w:trHeight w:hRule="exact" w:val="510"/>
        </w:trPr>
        <w:tc>
          <w:tcPr>
            <w:tcW w:w="1809" w:type="dxa"/>
            <w:tcBorders>
              <w:top w:val="single" w:sz="4" w:space="0" w:color="auto"/>
              <w:left w:val="single" w:sz="4" w:space="0" w:color="auto"/>
              <w:bottom w:val="nil"/>
              <w:right w:val="single" w:sz="4" w:space="0" w:color="auto"/>
            </w:tcBorders>
            <w:shd w:val="clear" w:color="auto" w:fill="97DDBA"/>
            <w:vAlign w:val="center"/>
          </w:tcPr>
          <w:p w14:paraId="626B905A" w14:textId="77777777" w:rsidR="00CB4BEB" w:rsidRPr="00255861" w:rsidRDefault="00CB4BEB" w:rsidP="003C0924">
            <w:pPr>
              <w:rPr>
                <w:rFonts w:ascii="Trebuchet MS" w:hAnsi="Trebuchet MS"/>
                <w:sz w:val="18"/>
                <w:szCs w:val="18"/>
              </w:rPr>
            </w:pPr>
            <w:proofErr w:type="spellStart"/>
            <w:r w:rsidRPr="00255861">
              <w:rPr>
                <w:rFonts w:ascii="Trebuchet MS" w:hAnsi="Trebuchet MS"/>
                <w:sz w:val="18"/>
                <w:szCs w:val="18"/>
              </w:rPr>
              <w:t>baad</w:t>
            </w:r>
            <w:proofErr w:type="spellEnd"/>
          </w:p>
        </w:tc>
        <w:tc>
          <w:tcPr>
            <w:tcW w:w="4820" w:type="dxa"/>
            <w:tcBorders>
              <w:top w:val="single" w:sz="4" w:space="0" w:color="auto"/>
              <w:left w:val="single" w:sz="4" w:space="0" w:color="auto"/>
              <w:bottom w:val="nil"/>
              <w:right w:val="single" w:sz="4" w:space="0" w:color="auto"/>
            </w:tcBorders>
            <w:shd w:val="clear" w:color="auto" w:fill="97DDBA"/>
            <w:vAlign w:val="center"/>
          </w:tcPr>
          <w:p w14:paraId="538DB0F3"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Isætningssted for båd J/N</w:t>
            </w:r>
          </w:p>
        </w:tc>
        <w:tc>
          <w:tcPr>
            <w:tcW w:w="1559" w:type="dxa"/>
            <w:tcBorders>
              <w:top w:val="single" w:sz="4" w:space="0" w:color="auto"/>
              <w:left w:val="single" w:sz="4" w:space="0" w:color="auto"/>
              <w:bottom w:val="nil"/>
              <w:right w:val="single" w:sz="4" w:space="0" w:color="auto"/>
            </w:tcBorders>
            <w:shd w:val="clear" w:color="auto" w:fill="97DDBA"/>
            <w:vAlign w:val="center"/>
          </w:tcPr>
          <w:p w14:paraId="7DCA3576" w14:textId="77777777" w:rsidR="00CB4BEB" w:rsidRPr="006B4CBE" w:rsidRDefault="00CB4BEB" w:rsidP="003C0924">
            <w:pPr>
              <w:rPr>
                <w:rFonts w:ascii="Trebuchet MS" w:hAnsi="Trebuchet MS" w:cs="Trebuchet MS"/>
                <w:sz w:val="18"/>
                <w:szCs w:val="18"/>
              </w:rPr>
            </w:pPr>
          </w:p>
        </w:tc>
        <w:tc>
          <w:tcPr>
            <w:tcW w:w="1386" w:type="dxa"/>
            <w:tcBorders>
              <w:top w:val="single" w:sz="4" w:space="0" w:color="auto"/>
              <w:left w:val="single" w:sz="4" w:space="0" w:color="auto"/>
              <w:bottom w:val="nil"/>
              <w:right w:val="single" w:sz="4" w:space="0" w:color="auto"/>
            </w:tcBorders>
            <w:shd w:val="clear" w:color="auto" w:fill="97DDBA"/>
            <w:vAlign w:val="center"/>
          </w:tcPr>
          <w:p w14:paraId="5171F23E" w14:textId="77777777" w:rsidR="00CB4BEB" w:rsidRPr="00AB238A" w:rsidRDefault="00CB4BEB" w:rsidP="003C0924">
            <w:pPr>
              <w:rPr>
                <w:rFonts w:ascii="Trebuchet MS" w:hAnsi="Trebuchet MS" w:cs="Trebuchet MS"/>
                <w:sz w:val="18"/>
                <w:szCs w:val="18"/>
              </w:rPr>
            </w:pPr>
          </w:p>
        </w:tc>
        <w:tc>
          <w:tcPr>
            <w:tcW w:w="1459" w:type="dxa"/>
            <w:tcBorders>
              <w:top w:val="single" w:sz="4" w:space="0" w:color="auto"/>
              <w:left w:val="single" w:sz="4" w:space="0" w:color="auto"/>
              <w:bottom w:val="nil"/>
              <w:right w:val="single" w:sz="4" w:space="0" w:color="auto"/>
            </w:tcBorders>
            <w:shd w:val="clear" w:color="auto" w:fill="97DDBA"/>
            <w:vAlign w:val="center"/>
          </w:tcPr>
          <w:p w14:paraId="1B671077" w14:textId="77777777" w:rsidR="00CB4BEB" w:rsidRPr="00AB238A" w:rsidRDefault="00CB4BEB" w:rsidP="003C0924">
            <w:pPr>
              <w:jc w:val="center"/>
              <w:rPr>
                <w:rFonts w:ascii="Trebuchet MS" w:hAnsi="Trebuchet MS" w:cs="Trebuchet MS"/>
                <w:sz w:val="18"/>
                <w:szCs w:val="18"/>
              </w:rPr>
            </w:pPr>
            <w:r w:rsidRPr="00AB238A">
              <w:rPr>
                <w:rFonts w:ascii="Trebuchet MS" w:hAnsi="Trebuchet MS" w:cs="Trebuchet MS"/>
                <w:sz w:val="18"/>
                <w:szCs w:val="18"/>
              </w:rPr>
              <w:t>S</w:t>
            </w:r>
          </w:p>
        </w:tc>
        <w:tc>
          <w:tcPr>
            <w:tcW w:w="2683" w:type="dxa"/>
            <w:tcBorders>
              <w:top w:val="single" w:sz="4" w:space="0" w:color="auto"/>
              <w:left w:val="single" w:sz="4" w:space="0" w:color="auto"/>
              <w:bottom w:val="nil"/>
              <w:right w:val="single" w:sz="4" w:space="0" w:color="auto"/>
            </w:tcBorders>
            <w:shd w:val="clear" w:color="auto" w:fill="97DDBA"/>
            <w:vAlign w:val="center"/>
          </w:tcPr>
          <w:p w14:paraId="5BEF53D6" w14:textId="77777777" w:rsidR="00CB4BEB" w:rsidRPr="00AB238A" w:rsidRDefault="00CB4BEB" w:rsidP="003C0924">
            <w:pPr>
              <w:jc w:val="center"/>
              <w:rPr>
                <w:rFonts w:ascii="Trebuchet MS" w:hAnsi="Trebuchet MS" w:cs="Trebuchet MS"/>
                <w:sz w:val="18"/>
                <w:szCs w:val="18"/>
              </w:rPr>
            </w:pPr>
          </w:p>
        </w:tc>
      </w:tr>
      <w:tr w:rsidR="00CB4BEB" w:rsidRPr="00353B49" w14:paraId="35B5DE8F"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97DDBA"/>
            <w:vAlign w:val="bottom"/>
          </w:tcPr>
          <w:p w14:paraId="7168F117" w14:textId="77777777" w:rsidR="00CB4BEB" w:rsidRPr="00255861" w:rsidRDefault="00CB4BEB" w:rsidP="003C0924">
            <w:pPr>
              <w:rPr>
                <w:rFonts w:ascii="Trebuchet MS" w:hAnsi="Trebuchet MS" w:cs="Trebuchet MS"/>
                <w:sz w:val="18"/>
                <w:szCs w:val="18"/>
              </w:rPr>
            </w:pPr>
            <w:proofErr w:type="spellStart"/>
            <w:r w:rsidRPr="00255861">
              <w:rPr>
                <w:rFonts w:ascii="Trebuchet MS" w:hAnsi="Trebuchet MS"/>
                <w:sz w:val="18"/>
                <w:szCs w:val="18"/>
              </w:rPr>
              <w:t>sagsnr</w:t>
            </w:r>
            <w:proofErr w:type="spellEnd"/>
          </w:p>
        </w:tc>
        <w:tc>
          <w:tcPr>
            <w:tcW w:w="11907" w:type="dxa"/>
            <w:gridSpan w:val="5"/>
            <w:tcBorders>
              <w:top w:val="single" w:sz="4" w:space="0" w:color="auto"/>
              <w:left w:val="single" w:sz="4" w:space="0" w:color="auto"/>
              <w:bottom w:val="nil"/>
              <w:right w:val="single" w:sz="4" w:space="0" w:color="auto"/>
            </w:tcBorders>
            <w:shd w:val="clear" w:color="auto" w:fill="97DDBA"/>
            <w:vAlign w:val="bottom"/>
          </w:tcPr>
          <w:p w14:paraId="61F601F4" w14:textId="77777777" w:rsidR="00CB4BEB" w:rsidRPr="006B4CBE" w:rsidRDefault="00CB4BEB" w:rsidP="003C0924">
            <w:pPr>
              <w:rPr>
                <w:rFonts w:ascii="Trebuchet MS" w:hAnsi="Trebuchet MS" w:cs="Trebuchet MS"/>
                <w:sz w:val="18"/>
                <w:szCs w:val="18"/>
              </w:rPr>
            </w:pPr>
            <w:r w:rsidRPr="006B4CBE">
              <w:rPr>
                <w:rFonts w:ascii="Trebuchet MS" w:hAnsi="Trebuchet MS" w:cs="Trebuchet MS"/>
                <w:sz w:val="18"/>
                <w:szCs w:val="18"/>
              </w:rPr>
              <w:t>Felt defineret under: 4.1 Standardiserede felter til de temaspecifikke datamodeller</w:t>
            </w:r>
          </w:p>
        </w:tc>
      </w:tr>
      <w:tr w:rsidR="00CB4BEB" w:rsidRPr="00CE1917" w14:paraId="0CC3B775"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97DDBA"/>
            <w:vAlign w:val="bottom"/>
          </w:tcPr>
          <w:p w14:paraId="1D27E387" w14:textId="77777777" w:rsidR="00CB4BEB" w:rsidRPr="006B4CBE" w:rsidRDefault="00CB4BEB" w:rsidP="003C0924">
            <w:pPr>
              <w:rPr>
                <w:rFonts w:ascii="Trebuchet MS" w:hAnsi="Trebuchet MS" w:cs="Trebuchet MS"/>
                <w:sz w:val="18"/>
                <w:szCs w:val="18"/>
              </w:rPr>
            </w:pPr>
            <w:r>
              <w:rPr>
                <w:rFonts w:ascii="Trebuchet MS" w:hAnsi="Trebuchet MS" w:cs="Trebuchet MS"/>
                <w:sz w:val="18"/>
                <w:szCs w:val="18"/>
              </w:rPr>
              <w:t>l</w:t>
            </w:r>
            <w:r w:rsidRPr="006B4CBE">
              <w:rPr>
                <w:rFonts w:ascii="Trebuchet MS" w:hAnsi="Trebuchet MS" w:cs="Trebuchet MS"/>
                <w:sz w:val="18"/>
                <w:szCs w:val="18"/>
              </w:rPr>
              <w:t>ink</w:t>
            </w:r>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1E5061C6" w14:textId="77777777" w:rsidR="00CB4BEB" w:rsidRPr="006B4CBE" w:rsidRDefault="00CB4BEB" w:rsidP="003C0924">
            <w:pPr>
              <w:rPr>
                <w:rFonts w:ascii="Trebuchet MS" w:hAnsi="Trebuchet MS" w:cs="Trebuchet MS"/>
                <w:sz w:val="18"/>
                <w:szCs w:val="18"/>
              </w:rPr>
            </w:pPr>
            <w:r w:rsidRPr="006B4CBE">
              <w:rPr>
                <w:rFonts w:ascii="Trebuchet MS" w:hAnsi="Trebuchet MS" w:cs="Trebuchet MS"/>
                <w:sz w:val="18"/>
                <w:szCs w:val="18"/>
              </w:rPr>
              <w:t>Felt defineret under: 4.1 Standardiserede felter til de temaspecifikke datamodeller</w:t>
            </w:r>
          </w:p>
        </w:tc>
      </w:tr>
      <w:tr w:rsidR="00CB4BEB" w:rsidRPr="0051728E" w14:paraId="00C67510"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4B61C4C4" w14:textId="77777777" w:rsidR="00CB4BEB" w:rsidRPr="006B4CBE" w:rsidRDefault="00CB4BEB" w:rsidP="003C0924">
            <w:pPr>
              <w:rPr>
                <w:rFonts w:ascii="Trebuchet MS" w:hAnsi="Trebuchet MS" w:cs="Trebuchet MS"/>
                <w:sz w:val="18"/>
                <w:szCs w:val="18"/>
              </w:rPr>
            </w:pPr>
            <w:r w:rsidRPr="006B4CBE">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19C48BD1"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5885A2D4" w14:textId="77777777" w:rsidR="00CB4BEB" w:rsidRPr="006B4CBE" w:rsidRDefault="00CB4BEB" w:rsidP="003C0924">
            <w:pPr>
              <w:rPr>
                <w:rFonts w:ascii="Trebuchet MS" w:hAnsi="Trebuchet MS" w:cs="Trebuchet MS"/>
                <w:i/>
                <w:iCs/>
                <w:sz w:val="18"/>
                <w:szCs w:val="18"/>
              </w:rPr>
            </w:pPr>
            <w:r w:rsidRPr="006B4CBE">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243485FA" w14:textId="77777777" w:rsidR="00CB4BEB" w:rsidRDefault="00CB4BEB" w:rsidP="00CB4BEB">
      <w:pPr>
        <w:pStyle w:val="Overskrift6"/>
      </w:pPr>
      <w:r>
        <w:t>5.12.17.1</w:t>
      </w:r>
      <w:r w:rsidRPr="00A32757">
        <w:t xml:space="preserve"> </w:t>
      </w:r>
      <w:r>
        <w:t>Metadata</w:t>
      </w:r>
      <w:r w:rsidRPr="00C74419">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4CCBDDDF" w14:textId="77777777" w:rsidTr="003C0924">
        <w:trPr>
          <w:trHeight w:hRule="exact" w:val="255"/>
        </w:trPr>
        <w:tc>
          <w:tcPr>
            <w:tcW w:w="2235" w:type="dxa"/>
            <w:shd w:val="clear" w:color="auto" w:fill="D9D9D9"/>
            <w:vAlign w:val="bottom"/>
          </w:tcPr>
          <w:p w14:paraId="0E04926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60703C72"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56BE698C" w14:textId="77777777" w:rsidTr="003C0924">
        <w:trPr>
          <w:trHeight w:hRule="exact" w:val="255"/>
        </w:trPr>
        <w:tc>
          <w:tcPr>
            <w:tcW w:w="2235" w:type="dxa"/>
            <w:shd w:val="clear" w:color="auto" w:fill="E0E0E0"/>
            <w:vAlign w:val="bottom"/>
          </w:tcPr>
          <w:p w14:paraId="440B828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089BA966"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Olieberedskabsplan</w:t>
            </w:r>
          </w:p>
        </w:tc>
      </w:tr>
      <w:tr w:rsidR="00CB4BEB" w:rsidRPr="0051728E" w14:paraId="6814E8F3" w14:textId="77777777" w:rsidTr="003C0924">
        <w:trPr>
          <w:trHeight w:hRule="exact" w:val="255"/>
        </w:trPr>
        <w:tc>
          <w:tcPr>
            <w:tcW w:w="2235" w:type="dxa"/>
            <w:shd w:val="clear" w:color="auto" w:fill="E0E0E0"/>
            <w:vAlign w:val="bottom"/>
          </w:tcPr>
          <w:p w14:paraId="61E4023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0336CAF6" w14:textId="77777777" w:rsidR="00CB4BEB" w:rsidRDefault="00CB4BEB" w:rsidP="003C0924">
            <w:pPr>
              <w:rPr>
                <w:rFonts w:ascii="Trebuchet MS" w:hAnsi="Trebuchet MS"/>
                <w:sz w:val="18"/>
                <w:szCs w:val="18"/>
              </w:rPr>
            </w:pPr>
            <w:r>
              <w:rPr>
                <w:rFonts w:ascii="Trebuchet MS" w:hAnsi="Trebuchet MS"/>
                <w:sz w:val="18"/>
                <w:szCs w:val="18"/>
              </w:rPr>
              <w:t>6116</w:t>
            </w:r>
          </w:p>
        </w:tc>
      </w:tr>
      <w:tr w:rsidR="00CB4BEB" w:rsidRPr="0051728E" w14:paraId="546FD75A" w14:textId="77777777" w:rsidTr="003C0924">
        <w:trPr>
          <w:trHeight w:hRule="exact" w:val="255"/>
        </w:trPr>
        <w:tc>
          <w:tcPr>
            <w:tcW w:w="2235" w:type="dxa"/>
            <w:shd w:val="clear" w:color="auto" w:fill="E0E0E0"/>
            <w:vAlign w:val="bottom"/>
          </w:tcPr>
          <w:p w14:paraId="0539AB3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106A2DE8"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Opdeling af strandtyper og angivelse af depot ved strandrensning i forhold til forureningsbekæmpelse fra olieudslip til havs.</w:t>
            </w:r>
          </w:p>
        </w:tc>
      </w:tr>
      <w:tr w:rsidR="00CB4BEB" w:rsidRPr="0051728E" w14:paraId="2195713C" w14:textId="77777777" w:rsidTr="003C0924">
        <w:trPr>
          <w:trHeight w:hRule="exact" w:val="255"/>
        </w:trPr>
        <w:tc>
          <w:tcPr>
            <w:tcW w:w="2235" w:type="dxa"/>
            <w:shd w:val="clear" w:color="auto" w:fill="E0E0E0"/>
            <w:vAlign w:val="bottom"/>
          </w:tcPr>
          <w:p w14:paraId="61A568C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21B11593"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Opdeling af strandtyper i forhold til forureningsbekæmpelse fra olieudslip til havs.</w:t>
            </w:r>
          </w:p>
        </w:tc>
      </w:tr>
      <w:tr w:rsidR="00CB4BEB" w:rsidRPr="0051728E" w14:paraId="204818EF" w14:textId="77777777" w:rsidTr="003C0924">
        <w:trPr>
          <w:trHeight w:hRule="exact" w:val="255"/>
        </w:trPr>
        <w:tc>
          <w:tcPr>
            <w:tcW w:w="2235" w:type="dxa"/>
            <w:shd w:val="clear" w:color="auto" w:fill="E0E0E0"/>
            <w:vAlign w:val="bottom"/>
          </w:tcPr>
          <w:p w14:paraId="7D25D38D"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2F31B060"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 xml:space="preserve">Oplyse </w:t>
            </w:r>
            <w:proofErr w:type="spellStart"/>
            <w:r>
              <w:rPr>
                <w:rFonts w:ascii="Trebuchet MS" w:hAnsi="Trebuchet MS" w:cs="Trebuchet MS"/>
                <w:sz w:val="18"/>
                <w:szCs w:val="18"/>
              </w:rPr>
              <w:t>beredskabdet</w:t>
            </w:r>
            <w:proofErr w:type="spellEnd"/>
            <w:r>
              <w:rPr>
                <w:rFonts w:ascii="Trebuchet MS" w:hAnsi="Trebuchet MS" w:cs="Trebuchet MS"/>
                <w:sz w:val="18"/>
                <w:szCs w:val="18"/>
              </w:rPr>
              <w:t xml:space="preserve"> </w:t>
            </w:r>
          </w:p>
        </w:tc>
      </w:tr>
      <w:tr w:rsidR="00CB4BEB" w:rsidRPr="0051728E" w14:paraId="62A75DA4" w14:textId="77777777" w:rsidTr="003C0924">
        <w:trPr>
          <w:trHeight w:hRule="exact" w:val="255"/>
        </w:trPr>
        <w:tc>
          <w:tcPr>
            <w:tcW w:w="2235" w:type="dxa"/>
            <w:shd w:val="clear" w:color="auto" w:fill="E0E0E0"/>
            <w:vAlign w:val="bottom"/>
          </w:tcPr>
          <w:p w14:paraId="08F15C4C"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2E6E906C" w14:textId="77777777" w:rsidR="00CB4BEB" w:rsidRPr="00FE3FC3" w:rsidRDefault="00CB4BEB" w:rsidP="003C0924">
            <w:pPr>
              <w:rPr>
                <w:rFonts w:ascii="Trebuchet MS" w:hAnsi="Trebuchet MS" w:cs="Trebuchet MS"/>
                <w:sz w:val="18"/>
                <w:szCs w:val="18"/>
              </w:rPr>
            </w:pPr>
          </w:p>
        </w:tc>
      </w:tr>
      <w:tr w:rsidR="00CB4BEB" w:rsidRPr="0051728E" w14:paraId="18E0ED58" w14:textId="77777777" w:rsidTr="003C0924">
        <w:trPr>
          <w:trHeight w:hRule="exact" w:val="255"/>
        </w:trPr>
        <w:tc>
          <w:tcPr>
            <w:tcW w:w="2235" w:type="dxa"/>
            <w:shd w:val="clear" w:color="auto" w:fill="E0E0E0"/>
            <w:vAlign w:val="bottom"/>
          </w:tcPr>
          <w:p w14:paraId="49C057AF" w14:textId="77777777" w:rsidR="00CB4BEB" w:rsidRPr="00492FFE" w:rsidRDefault="00CB4BEB" w:rsidP="003C0924">
            <w:pPr>
              <w:rPr>
                <w:rFonts w:ascii="Trebuchet MS" w:hAnsi="Trebuchet MS" w:cs="Trebuchet MS"/>
                <w:sz w:val="18"/>
                <w:szCs w:val="18"/>
              </w:rPr>
            </w:pPr>
            <w:proofErr w:type="spellStart"/>
            <w:r>
              <w:rPr>
                <w:rFonts w:ascii="Trebuchet MS" w:hAnsi="Trebuchet MS" w:cs="Trebuchet MS"/>
                <w:sz w:val="18"/>
                <w:szCs w:val="18"/>
              </w:rPr>
              <w:t>No</w:t>
            </w:r>
            <w:r w:rsidRPr="00C67B4F">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roofErr w:type="spellEnd"/>
          </w:p>
        </w:tc>
        <w:tc>
          <w:tcPr>
            <w:tcW w:w="11340" w:type="dxa"/>
            <w:shd w:val="clear" w:color="auto" w:fill="FFFFFF"/>
            <w:vAlign w:val="bottom"/>
          </w:tcPr>
          <w:p w14:paraId="72F0BF1F"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Olieforurening, olie</w:t>
            </w:r>
          </w:p>
        </w:tc>
      </w:tr>
      <w:tr w:rsidR="00CB4BEB" w:rsidRPr="0051728E" w14:paraId="73A15E69" w14:textId="77777777" w:rsidTr="003C0924">
        <w:trPr>
          <w:trHeight w:hRule="exact" w:val="255"/>
        </w:trPr>
        <w:tc>
          <w:tcPr>
            <w:tcW w:w="2235" w:type="dxa"/>
            <w:shd w:val="clear" w:color="auto" w:fill="E0E0E0"/>
            <w:vAlign w:val="bottom"/>
          </w:tcPr>
          <w:p w14:paraId="07FDFDC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35FE30C2"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6794D699" w14:textId="77777777" w:rsidTr="003C0924">
        <w:trPr>
          <w:trHeight w:hRule="exact" w:val="255"/>
        </w:trPr>
        <w:tc>
          <w:tcPr>
            <w:tcW w:w="2235" w:type="dxa"/>
            <w:shd w:val="clear" w:color="auto" w:fill="E0E0E0"/>
            <w:vAlign w:val="bottom"/>
          </w:tcPr>
          <w:p w14:paraId="10AFDD7B"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45D06A8F" w14:textId="77777777" w:rsidR="00CB4BEB" w:rsidRPr="00FE3FC3" w:rsidRDefault="00CB4BEB" w:rsidP="003C0924">
            <w:pPr>
              <w:rPr>
                <w:rFonts w:ascii="Trebuchet MS" w:hAnsi="Trebuchet MS" w:cs="Trebuchet MS"/>
                <w:sz w:val="18"/>
                <w:szCs w:val="18"/>
              </w:rPr>
            </w:pPr>
          </w:p>
        </w:tc>
      </w:tr>
      <w:tr w:rsidR="00CB4BEB" w:rsidRPr="00E5718A" w14:paraId="17328F39" w14:textId="77777777" w:rsidTr="003C0924">
        <w:trPr>
          <w:trHeight w:hRule="exact" w:val="255"/>
        </w:trPr>
        <w:tc>
          <w:tcPr>
            <w:tcW w:w="2235" w:type="dxa"/>
            <w:shd w:val="clear" w:color="auto" w:fill="E0E0E0"/>
            <w:vAlign w:val="bottom"/>
          </w:tcPr>
          <w:p w14:paraId="53F9A5F0" w14:textId="77777777" w:rsidR="00CB4BEB" w:rsidRPr="00E6255A" w:rsidRDefault="00CB4BEB" w:rsidP="003C0924">
            <w:pPr>
              <w:rPr>
                <w:rFonts w:ascii="Trebuchet MS" w:hAnsi="Trebuchet MS" w:cs="Trebuchet MS"/>
                <w:sz w:val="18"/>
                <w:szCs w:val="18"/>
              </w:rPr>
            </w:pPr>
            <w:proofErr w:type="spellStart"/>
            <w:r w:rsidRPr="00E6255A">
              <w:rPr>
                <w:rFonts w:ascii="Trebuchet MS" w:hAnsi="Trebuchet MS" w:cs="Trebuchet MS"/>
                <w:sz w:val="18"/>
                <w:szCs w:val="18"/>
              </w:rPr>
              <w:t>KLE_koder</w:t>
            </w:r>
            <w:proofErr w:type="spellEnd"/>
          </w:p>
        </w:tc>
        <w:tc>
          <w:tcPr>
            <w:tcW w:w="11340" w:type="dxa"/>
            <w:shd w:val="clear" w:color="auto" w:fill="FFFFFF"/>
            <w:vAlign w:val="bottom"/>
          </w:tcPr>
          <w:p w14:paraId="2B5FD9C8" w14:textId="77777777" w:rsidR="00CB4BEB" w:rsidRPr="00E6255A" w:rsidRDefault="00CB4BEB" w:rsidP="003C0924">
            <w:pPr>
              <w:rPr>
                <w:rFonts w:ascii="Trebuchet MS" w:hAnsi="Trebuchet MS" w:cs="Trebuchet MS"/>
                <w:sz w:val="18"/>
                <w:szCs w:val="18"/>
              </w:rPr>
            </w:pPr>
            <w:r w:rsidRPr="00E5595A">
              <w:rPr>
                <w:rFonts w:ascii="Trebuchet MS" w:hAnsi="Trebuchet MS" w:cs="Trebuchet MS"/>
                <w:sz w:val="18"/>
                <w:szCs w:val="18"/>
              </w:rPr>
              <w:t>09.05.02, 14.00.08</w:t>
            </w:r>
          </w:p>
        </w:tc>
      </w:tr>
    </w:tbl>
    <w:p w14:paraId="09AD2EB7" w14:textId="77777777" w:rsidR="00CB4BEB" w:rsidRPr="00A32757" w:rsidRDefault="00CB4BEB" w:rsidP="00CB4BEB">
      <w:pPr>
        <w:pStyle w:val="Overskrift6"/>
      </w:pPr>
      <w:r>
        <w:t>5.12.17.2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9"/>
        <w:gridCol w:w="8977"/>
      </w:tblGrid>
      <w:tr w:rsidR="00CB4BEB" w:rsidRPr="0051728E" w14:paraId="25E292D4" w14:textId="77777777" w:rsidTr="003C0924">
        <w:trPr>
          <w:trHeight w:hRule="exact" w:val="255"/>
        </w:trPr>
        <w:tc>
          <w:tcPr>
            <w:tcW w:w="4503" w:type="dxa"/>
            <w:shd w:val="clear" w:color="auto" w:fill="D9D9D9"/>
            <w:vAlign w:val="bottom"/>
          </w:tcPr>
          <w:p w14:paraId="53E5CE0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321D376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797140BD" w14:textId="77777777" w:rsidTr="003C0924">
        <w:trPr>
          <w:trHeight w:hRule="exact" w:val="510"/>
        </w:trPr>
        <w:tc>
          <w:tcPr>
            <w:tcW w:w="4503" w:type="dxa"/>
            <w:shd w:val="clear" w:color="auto" w:fill="E0E0E0"/>
            <w:vAlign w:val="center"/>
          </w:tcPr>
          <w:p w14:paraId="00279BE5"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0A94619B" w14:textId="6DA42E39" w:rsidR="00CB4BEB" w:rsidRPr="00024C60" w:rsidRDefault="00CB4BEB" w:rsidP="003C0924">
            <w:pPr>
              <w:rPr>
                <w:rFonts w:ascii="Trebuchet MS" w:hAnsi="Trebuchet MS" w:cs="Trebuchet MS"/>
                <w:sz w:val="18"/>
                <w:szCs w:val="18"/>
              </w:rPr>
            </w:pPr>
            <w:r>
              <w:rPr>
                <w:rFonts w:ascii="Trebuchet MS" w:hAnsi="Trebuchet MS" w:cs="Trebuchet MS"/>
                <w:sz w:val="18"/>
                <w:szCs w:val="18"/>
              </w:rPr>
              <w:t>Indtegn en flade, der dække</w:t>
            </w:r>
            <w:r w:rsidR="00E5595A">
              <w:rPr>
                <w:rFonts w:ascii="Trebuchet MS" w:hAnsi="Trebuchet MS" w:cs="Trebuchet MS"/>
                <w:sz w:val="18"/>
                <w:szCs w:val="18"/>
              </w:rPr>
              <w:t>r</w:t>
            </w:r>
            <w:r>
              <w:rPr>
                <w:rFonts w:ascii="Trebuchet MS" w:hAnsi="Trebuchet MS" w:cs="Trebuchet MS"/>
                <w:sz w:val="18"/>
                <w:szCs w:val="18"/>
              </w:rPr>
              <w:t xml:space="preserve"> typen. I det omfang det er muligt genbruges geometrien fra </w:t>
            </w:r>
            <w:proofErr w:type="spellStart"/>
            <w:r w:rsidRPr="00E5595A">
              <w:rPr>
                <w:rFonts w:ascii="Trebuchet MS" w:hAnsi="Trebuchet MS" w:cs="Trebuchet MS"/>
                <w:sz w:val="18"/>
                <w:szCs w:val="18"/>
              </w:rPr>
              <w:t>GeoDanmark</w:t>
            </w:r>
            <w:proofErr w:type="spellEnd"/>
            <w:r>
              <w:rPr>
                <w:rFonts w:ascii="Trebuchet MS" w:hAnsi="Trebuchet MS" w:cs="Trebuchet MS"/>
                <w:sz w:val="18"/>
                <w:szCs w:val="18"/>
              </w:rPr>
              <w:t xml:space="preserve">-datasættet og evt. DAI-lag </w:t>
            </w:r>
          </w:p>
        </w:tc>
      </w:tr>
      <w:tr w:rsidR="00CB4BEB" w:rsidRPr="0051728E" w14:paraId="3BDB4EA1" w14:textId="77777777" w:rsidTr="003C0924">
        <w:trPr>
          <w:trHeight w:hRule="exact" w:val="255"/>
        </w:trPr>
        <w:tc>
          <w:tcPr>
            <w:tcW w:w="4503" w:type="dxa"/>
            <w:shd w:val="clear" w:color="auto" w:fill="E0E0E0"/>
            <w:vAlign w:val="bottom"/>
          </w:tcPr>
          <w:p w14:paraId="08CD7B2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4DFB46E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strandetype og evt. prioritering. Se 5.15.3.3 Kodeliste.</w:t>
            </w:r>
          </w:p>
        </w:tc>
      </w:tr>
      <w:tr w:rsidR="00CB4BEB" w:rsidRPr="0051728E" w14:paraId="479A5F69" w14:textId="77777777" w:rsidTr="003C0924">
        <w:trPr>
          <w:trHeight w:hRule="exact" w:val="255"/>
        </w:trPr>
        <w:tc>
          <w:tcPr>
            <w:tcW w:w="4503" w:type="dxa"/>
            <w:shd w:val="clear" w:color="auto" w:fill="E0E0E0"/>
            <w:vAlign w:val="bottom"/>
          </w:tcPr>
          <w:p w14:paraId="676439F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0B11DEB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100 kvm.</w:t>
            </w:r>
          </w:p>
        </w:tc>
      </w:tr>
      <w:tr w:rsidR="00CB4BEB" w:rsidRPr="0051728E" w14:paraId="664620A6" w14:textId="77777777" w:rsidTr="003C0924">
        <w:trPr>
          <w:trHeight w:hRule="exact" w:val="255"/>
        </w:trPr>
        <w:tc>
          <w:tcPr>
            <w:tcW w:w="4503" w:type="dxa"/>
            <w:shd w:val="clear" w:color="auto" w:fill="E0E0E0"/>
            <w:vAlign w:val="bottom"/>
          </w:tcPr>
          <w:p w14:paraId="084B10D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42D0FB51" w14:textId="77777777" w:rsidR="00CB4BEB" w:rsidRPr="00024C60" w:rsidRDefault="00CB4BEB" w:rsidP="003C0924">
            <w:pPr>
              <w:rPr>
                <w:rFonts w:ascii="Trebuchet MS" w:hAnsi="Trebuchet MS" w:cs="Trebuchet MS"/>
                <w:sz w:val="18"/>
                <w:szCs w:val="18"/>
              </w:rPr>
            </w:pPr>
          </w:p>
        </w:tc>
      </w:tr>
      <w:tr w:rsidR="00CB4BEB" w:rsidRPr="0051728E" w14:paraId="54F8A980" w14:textId="77777777" w:rsidTr="003C0924">
        <w:trPr>
          <w:trHeight w:hRule="exact" w:val="255"/>
        </w:trPr>
        <w:tc>
          <w:tcPr>
            <w:tcW w:w="4503" w:type="dxa"/>
            <w:shd w:val="clear" w:color="auto" w:fill="E0E0E0"/>
            <w:vAlign w:val="bottom"/>
          </w:tcPr>
          <w:p w14:paraId="2B5F726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07B56537"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 overlap mellem strandtyper, men depot må gerne overlappe med en anden type.</w:t>
            </w:r>
          </w:p>
        </w:tc>
      </w:tr>
      <w:tr w:rsidR="00CB4BEB" w:rsidRPr="0051728E" w14:paraId="566842F2" w14:textId="77777777" w:rsidTr="003C0924">
        <w:trPr>
          <w:trHeight w:hRule="exact" w:val="255"/>
        </w:trPr>
        <w:tc>
          <w:tcPr>
            <w:tcW w:w="4503" w:type="dxa"/>
            <w:shd w:val="clear" w:color="auto" w:fill="E0E0E0"/>
            <w:vAlign w:val="bottom"/>
          </w:tcPr>
          <w:p w14:paraId="628B680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19225D7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Evt. genbruges geometri fra </w:t>
            </w:r>
            <w:proofErr w:type="spellStart"/>
            <w:r w:rsidRPr="00E5595A">
              <w:rPr>
                <w:rFonts w:ascii="Trebuchet MS" w:hAnsi="Trebuchet MS" w:cs="Trebuchet MS"/>
                <w:sz w:val="18"/>
                <w:szCs w:val="18"/>
              </w:rPr>
              <w:t>GeoDanmark</w:t>
            </w:r>
            <w:proofErr w:type="spellEnd"/>
            <w:r>
              <w:rPr>
                <w:rFonts w:ascii="Trebuchet MS" w:hAnsi="Trebuchet MS" w:cs="Trebuchet MS"/>
                <w:sz w:val="18"/>
                <w:szCs w:val="18"/>
              </w:rPr>
              <w:t>.</w:t>
            </w:r>
          </w:p>
        </w:tc>
      </w:tr>
    </w:tbl>
    <w:p w14:paraId="78DD17E6" w14:textId="77777777" w:rsidR="00CB4BEB" w:rsidRPr="00A32757" w:rsidRDefault="00CB4BEB" w:rsidP="00CB4BEB">
      <w:pPr>
        <w:pStyle w:val="Overskrift6"/>
      </w:pPr>
      <w:r>
        <w:lastRenderedPageBreak/>
        <w:t>5.12.17.3 Kodelister</w:t>
      </w:r>
    </w:p>
    <w:p w14:paraId="54EAD887" w14:textId="77777777" w:rsidR="00CB4BEB" w:rsidRPr="004E7F65" w:rsidRDefault="00CB4BEB" w:rsidP="00CB4BEB">
      <w:pPr>
        <w:autoSpaceDE w:val="0"/>
        <w:autoSpaceDN w:val="0"/>
        <w:adjustRightInd w:val="0"/>
        <w:rPr>
          <w:rFonts w:ascii="Trebuchet MS" w:hAnsi="Trebuchet MS" w:cs="Trebuchet MS"/>
          <w:sz w:val="19"/>
          <w:szCs w:val="19"/>
        </w:rPr>
      </w:pPr>
      <w:r w:rsidRPr="004E7F65">
        <w:rPr>
          <w:rFonts w:ascii="Trebuchet MS" w:hAnsi="Trebuchet MS" w:cs="Trebuchet MS"/>
          <w:sz w:val="19"/>
          <w:szCs w:val="19"/>
        </w:rPr>
        <w:t>Kodelisterne fungerer som oversættelser mellem anvendte kodeværdier og de matchende forklarende tekster.</w:t>
      </w:r>
    </w:p>
    <w:p w14:paraId="50818431" w14:textId="77777777" w:rsidR="00CB4BEB" w:rsidRPr="00A32757" w:rsidRDefault="00CB4BEB" w:rsidP="00CB4BEB">
      <w:pPr>
        <w:pStyle w:val="Overskrift7"/>
      </w:pPr>
      <w:r>
        <w:t>5.12.17.3</w:t>
      </w:r>
      <w:r w:rsidRPr="00A32757">
        <w:t>.</w:t>
      </w:r>
      <w:r>
        <w:t>1</w:t>
      </w:r>
      <w:r w:rsidRPr="00A32757">
        <w:t xml:space="preserve"> </w:t>
      </w:r>
      <w:r>
        <w:t xml:space="preserve">  6116 STANDTYPE</w:t>
      </w:r>
      <w:r w:rsidRPr="00CC386E">
        <w:rPr>
          <w:rStyle w:val="TypografiOverskrift4BrugerdefineretfarveRGB0Tegn"/>
        </w:rPr>
        <w:t xml:space="preserve"> </w:t>
      </w:r>
      <w:r>
        <w:t>(</w:t>
      </w:r>
      <w:r w:rsidRPr="004D056C">
        <w:t>d_6116_strandtype</w:t>
      </w:r>
      <w:r>
        <w:t>)</w:t>
      </w:r>
    </w:p>
    <w:tbl>
      <w:tblPr>
        <w:tblW w:w="136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9"/>
        <w:gridCol w:w="2020"/>
        <w:gridCol w:w="1301"/>
        <w:gridCol w:w="8582"/>
      </w:tblGrid>
      <w:tr w:rsidR="00CB4BEB" w:rsidRPr="0051728E" w14:paraId="5E070915" w14:textId="77777777" w:rsidTr="003C0924">
        <w:trPr>
          <w:trHeight w:hRule="exact" w:val="255"/>
        </w:trPr>
        <w:tc>
          <w:tcPr>
            <w:tcW w:w="1749" w:type="dxa"/>
            <w:tcBorders>
              <w:bottom w:val="single" w:sz="4" w:space="0" w:color="auto"/>
            </w:tcBorders>
            <w:shd w:val="clear" w:color="auto" w:fill="D9D9D9"/>
            <w:vAlign w:val="bottom"/>
          </w:tcPr>
          <w:p w14:paraId="13B91AC7" w14:textId="77777777" w:rsidR="00CB4BEB" w:rsidRPr="00255861" w:rsidRDefault="00CB4BEB" w:rsidP="003C0924">
            <w:pPr>
              <w:rPr>
                <w:rFonts w:ascii="Trebuchet MS" w:hAnsi="Trebuchet MS" w:cs="Trebuchet MS"/>
                <w:b/>
                <w:bCs/>
                <w:sz w:val="18"/>
                <w:szCs w:val="18"/>
              </w:rPr>
            </w:pPr>
            <w:proofErr w:type="spellStart"/>
            <w:r w:rsidRPr="007F4622">
              <w:rPr>
                <w:rFonts w:ascii="Trebuchet MS" w:hAnsi="Trebuchet MS" w:cs="Trebuchet MS"/>
                <w:b/>
                <w:bCs/>
                <w:color w:val="4F81BD"/>
                <w:sz w:val="18"/>
                <w:szCs w:val="18"/>
              </w:rPr>
              <w:t>s</w:t>
            </w:r>
            <w:r w:rsidRPr="00255861">
              <w:rPr>
                <w:rFonts w:ascii="Trebuchet MS" w:hAnsi="Trebuchet MS" w:cs="Trebuchet MS"/>
                <w:b/>
                <w:bCs/>
                <w:sz w:val="18"/>
                <w:szCs w:val="18"/>
              </w:rPr>
              <w:t>trand</w:t>
            </w:r>
            <w:r w:rsidRPr="007F4622">
              <w:rPr>
                <w:rFonts w:ascii="Trebuchet MS" w:hAnsi="Trebuchet MS" w:cs="Trebuchet MS"/>
                <w:b/>
                <w:bCs/>
                <w:color w:val="4F81BD"/>
                <w:sz w:val="18"/>
                <w:szCs w:val="18"/>
              </w:rPr>
              <w:t>_</w:t>
            </w:r>
            <w:r w:rsidRPr="00255861">
              <w:rPr>
                <w:rFonts w:ascii="Trebuchet MS" w:hAnsi="Trebuchet MS" w:cs="Trebuchet MS"/>
                <w:b/>
                <w:bCs/>
                <w:sz w:val="18"/>
                <w:szCs w:val="18"/>
              </w:rPr>
              <w:t>type_kode</w:t>
            </w:r>
            <w:proofErr w:type="spellEnd"/>
          </w:p>
        </w:tc>
        <w:tc>
          <w:tcPr>
            <w:tcW w:w="2020" w:type="dxa"/>
            <w:tcBorders>
              <w:bottom w:val="single" w:sz="4" w:space="0" w:color="auto"/>
            </w:tcBorders>
            <w:shd w:val="clear" w:color="auto" w:fill="D9D9D9"/>
            <w:vAlign w:val="bottom"/>
          </w:tcPr>
          <w:p w14:paraId="3F450901" w14:textId="77777777" w:rsidR="00CB4BEB" w:rsidRPr="00255861" w:rsidRDefault="00CB4BEB" w:rsidP="003C0924">
            <w:pPr>
              <w:rPr>
                <w:rFonts w:ascii="Trebuchet MS" w:hAnsi="Trebuchet MS" w:cs="Trebuchet MS"/>
                <w:bCs/>
                <w:sz w:val="18"/>
                <w:szCs w:val="18"/>
              </w:rPr>
            </w:pPr>
            <w:proofErr w:type="spellStart"/>
            <w:r w:rsidRPr="007F4622">
              <w:rPr>
                <w:rFonts w:ascii="Trebuchet MS" w:hAnsi="Trebuchet MS" w:cs="Trebuchet MS"/>
                <w:b/>
                <w:bCs/>
                <w:color w:val="4F81BD"/>
                <w:sz w:val="18"/>
                <w:szCs w:val="18"/>
              </w:rPr>
              <w:t>s</w:t>
            </w:r>
            <w:r w:rsidRPr="00255861">
              <w:rPr>
                <w:rFonts w:ascii="Trebuchet MS" w:hAnsi="Trebuchet MS" w:cs="Trebuchet MS"/>
                <w:b/>
                <w:bCs/>
                <w:sz w:val="18"/>
                <w:szCs w:val="18"/>
              </w:rPr>
              <w:t>trand</w:t>
            </w:r>
            <w:r w:rsidRPr="007F4622">
              <w:rPr>
                <w:rFonts w:ascii="Trebuchet MS" w:hAnsi="Trebuchet MS" w:cs="Trebuchet MS"/>
                <w:b/>
                <w:bCs/>
                <w:color w:val="4F81BD"/>
                <w:sz w:val="18"/>
                <w:szCs w:val="18"/>
              </w:rPr>
              <w:t>_</w:t>
            </w:r>
            <w:r w:rsidRPr="00255861">
              <w:rPr>
                <w:rFonts w:ascii="Trebuchet MS" w:hAnsi="Trebuchet MS" w:cs="Trebuchet MS"/>
                <w:b/>
                <w:bCs/>
                <w:sz w:val="18"/>
                <w:szCs w:val="18"/>
              </w:rPr>
              <w:t>type</w:t>
            </w:r>
            <w:proofErr w:type="spellEnd"/>
          </w:p>
        </w:tc>
        <w:tc>
          <w:tcPr>
            <w:tcW w:w="1301" w:type="dxa"/>
            <w:tcBorders>
              <w:bottom w:val="single" w:sz="4" w:space="0" w:color="auto"/>
            </w:tcBorders>
            <w:shd w:val="clear" w:color="auto" w:fill="D9D9D9"/>
            <w:vAlign w:val="bottom"/>
          </w:tcPr>
          <w:p w14:paraId="5677347E"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582" w:type="dxa"/>
            <w:tcBorders>
              <w:bottom w:val="single" w:sz="4" w:space="0" w:color="auto"/>
            </w:tcBorders>
            <w:shd w:val="clear" w:color="auto" w:fill="D9D9D9"/>
            <w:vAlign w:val="bottom"/>
          </w:tcPr>
          <w:p w14:paraId="3625AA67" w14:textId="77777777" w:rsidR="00CB4BEB" w:rsidRPr="006B4CBE" w:rsidRDefault="00CB4BEB" w:rsidP="003C0924">
            <w:pPr>
              <w:rPr>
                <w:rFonts w:ascii="Trebuchet MS" w:hAnsi="Trebuchet MS" w:cs="Trebuchet MS"/>
                <w:b/>
                <w:bCs/>
                <w:sz w:val="18"/>
                <w:szCs w:val="18"/>
              </w:rPr>
            </w:pPr>
            <w:r w:rsidRPr="006B4CBE">
              <w:rPr>
                <w:rFonts w:ascii="Trebuchet MS" w:hAnsi="Trebuchet MS" w:cs="Trebuchet MS"/>
                <w:b/>
                <w:bCs/>
                <w:sz w:val="18"/>
                <w:szCs w:val="18"/>
              </w:rPr>
              <w:t>Begrebsdefinition</w:t>
            </w:r>
          </w:p>
        </w:tc>
      </w:tr>
      <w:tr w:rsidR="00CB4BEB" w:rsidRPr="0051728E" w14:paraId="4B6C44D2" w14:textId="77777777" w:rsidTr="003C0924">
        <w:trPr>
          <w:trHeight w:hRule="exact" w:val="255"/>
        </w:trPr>
        <w:tc>
          <w:tcPr>
            <w:tcW w:w="1749" w:type="dxa"/>
            <w:tcBorders>
              <w:top w:val="single" w:sz="4" w:space="0" w:color="auto"/>
              <w:left w:val="single" w:sz="4" w:space="0" w:color="auto"/>
              <w:bottom w:val="single" w:sz="4" w:space="0" w:color="auto"/>
              <w:right w:val="single" w:sz="4" w:space="0" w:color="auto"/>
            </w:tcBorders>
            <w:shd w:val="clear" w:color="auto" w:fill="D9D9D9"/>
            <w:vAlign w:val="bottom"/>
          </w:tcPr>
          <w:p w14:paraId="4EF45866"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1</w:t>
            </w:r>
          </w:p>
        </w:tc>
        <w:tc>
          <w:tcPr>
            <w:tcW w:w="2020" w:type="dxa"/>
            <w:tcBorders>
              <w:top w:val="single" w:sz="4" w:space="0" w:color="auto"/>
              <w:left w:val="single" w:sz="4" w:space="0" w:color="auto"/>
              <w:bottom w:val="single" w:sz="4" w:space="0" w:color="auto"/>
            </w:tcBorders>
            <w:shd w:val="clear" w:color="auto" w:fill="FFFFFF"/>
            <w:vAlign w:val="bottom"/>
          </w:tcPr>
          <w:p w14:paraId="0EF01EDE"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Sandstrand</w:t>
            </w:r>
          </w:p>
        </w:tc>
        <w:tc>
          <w:tcPr>
            <w:tcW w:w="1301" w:type="dxa"/>
            <w:tcBorders>
              <w:top w:val="single" w:sz="4" w:space="0" w:color="auto"/>
              <w:left w:val="single" w:sz="4" w:space="0" w:color="auto"/>
              <w:bottom w:val="single" w:sz="4" w:space="0" w:color="auto"/>
            </w:tcBorders>
            <w:shd w:val="clear" w:color="auto" w:fill="FFFFFF"/>
            <w:vAlign w:val="bottom"/>
          </w:tcPr>
          <w:p w14:paraId="2CDCEE03"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bottom"/>
          </w:tcPr>
          <w:p w14:paraId="32A3A7E2"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Kyst med sandstrand</w:t>
            </w:r>
          </w:p>
        </w:tc>
      </w:tr>
      <w:tr w:rsidR="00CB4BEB" w:rsidRPr="0051728E" w14:paraId="099B3979" w14:textId="77777777" w:rsidTr="003C0924">
        <w:trPr>
          <w:trHeight w:hRule="exact" w:val="255"/>
        </w:trPr>
        <w:tc>
          <w:tcPr>
            <w:tcW w:w="1749" w:type="dxa"/>
            <w:tcBorders>
              <w:top w:val="single" w:sz="4" w:space="0" w:color="auto"/>
              <w:left w:val="single" w:sz="4" w:space="0" w:color="auto"/>
              <w:bottom w:val="single" w:sz="4" w:space="0" w:color="auto"/>
              <w:right w:val="single" w:sz="4" w:space="0" w:color="auto"/>
            </w:tcBorders>
            <w:shd w:val="clear" w:color="auto" w:fill="D9D9D9"/>
            <w:vAlign w:val="bottom"/>
          </w:tcPr>
          <w:p w14:paraId="1398FD37"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2</w:t>
            </w:r>
          </w:p>
        </w:tc>
        <w:tc>
          <w:tcPr>
            <w:tcW w:w="2020" w:type="dxa"/>
            <w:tcBorders>
              <w:top w:val="single" w:sz="4" w:space="0" w:color="auto"/>
              <w:left w:val="single" w:sz="4" w:space="0" w:color="auto"/>
              <w:bottom w:val="single" w:sz="4" w:space="0" w:color="auto"/>
            </w:tcBorders>
            <w:shd w:val="clear" w:color="auto" w:fill="FFFFFF"/>
            <w:vAlign w:val="bottom"/>
          </w:tcPr>
          <w:p w14:paraId="6F36E10C"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Stenstrand</w:t>
            </w:r>
          </w:p>
        </w:tc>
        <w:tc>
          <w:tcPr>
            <w:tcW w:w="1301" w:type="dxa"/>
            <w:tcBorders>
              <w:top w:val="single" w:sz="4" w:space="0" w:color="auto"/>
              <w:left w:val="single" w:sz="4" w:space="0" w:color="auto"/>
              <w:bottom w:val="single" w:sz="4" w:space="0" w:color="auto"/>
            </w:tcBorders>
            <w:shd w:val="clear" w:color="auto" w:fill="FFFFFF"/>
            <w:vAlign w:val="bottom"/>
          </w:tcPr>
          <w:p w14:paraId="276480CC"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bottom"/>
          </w:tcPr>
          <w:p w14:paraId="55ADDA44"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Kyst med stenstrand</w:t>
            </w:r>
          </w:p>
        </w:tc>
      </w:tr>
      <w:tr w:rsidR="00CB4BEB" w:rsidRPr="0051728E" w14:paraId="1BA25E87" w14:textId="77777777" w:rsidTr="003C0924">
        <w:trPr>
          <w:trHeight w:hRule="exact" w:val="255"/>
        </w:trPr>
        <w:tc>
          <w:tcPr>
            <w:tcW w:w="1749" w:type="dxa"/>
            <w:tcBorders>
              <w:top w:val="single" w:sz="4" w:space="0" w:color="auto"/>
              <w:left w:val="single" w:sz="4" w:space="0" w:color="auto"/>
              <w:bottom w:val="single" w:sz="4" w:space="0" w:color="auto"/>
              <w:right w:val="single" w:sz="4" w:space="0" w:color="auto"/>
            </w:tcBorders>
            <w:shd w:val="clear" w:color="auto" w:fill="D9D9D9"/>
            <w:vAlign w:val="bottom"/>
          </w:tcPr>
          <w:p w14:paraId="22F89779"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3</w:t>
            </w:r>
          </w:p>
        </w:tc>
        <w:tc>
          <w:tcPr>
            <w:tcW w:w="2020" w:type="dxa"/>
            <w:tcBorders>
              <w:top w:val="single" w:sz="4" w:space="0" w:color="auto"/>
              <w:left w:val="single" w:sz="4" w:space="0" w:color="auto"/>
              <w:bottom w:val="single" w:sz="4" w:space="0" w:color="auto"/>
            </w:tcBorders>
            <w:shd w:val="clear" w:color="auto" w:fill="FFFFFF"/>
            <w:vAlign w:val="bottom"/>
          </w:tcPr>
          <w:p w14:paraId="35D7BF7F"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Strandeng og Marsk</w:t>
            </w:r>
          </w:p>
        </w:tc>
        <w:tc>
          <w:tcPr>
            <w:tcW w:w="1301" w:type="dxa"/>
            <w:tcBorders>
              <w:top w:val="single" w:sz="4" w:space="0" w:color="auto"/>
              <w:left w:val="single" w:sz="4" w:space="0" w:color="auto"/>
              <w:bottom w:val="single" w:sz="4" w:space="0" w:color="auto"/>
            </w:tcBorders>
            <w:shd w:val="clear" w:color="auto" w:fill="FFFFFF"/>
            <w:vAlign w:val="bottom"/>
          </w:tcPr>
          <w:p w14:paraId="30DA2A01"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bottom"/>
          </w:tcPr>
          <w:p w14:paraId="3C8A2B0D"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Kyst med strandeng eller marsk</w:t>
            </w:r>
          </w:p>
        </w:tc>
      </w:tr>
      <w:tr w:rsidR="00CB4BEB" w:rsidRPr="0051728E" w14:paraId="3015CFAC" w14:textId="77777777" w:rsidTr="003C0924">
        <w:trPr>
          <w:trHeight w:hRule="exact" w:val="510"/>
        </w:trPr>
        <w:tc>
          <w:tcPr>
            <w:tcW w:w="1749" w:type="dxa"/>
            <w:tcBorders>
              <w:top w:val="single" w:sz="4" w:space="0" w:color="auto"/>
              <w:left w:val="single" w:sz="4" w:space="0" w:color="auto"/>
              <w:bottom w:val="single" w:sz="4" w:space="0" w:color="auto"/>
              <w:right w:val="single" w:sz="4" w:space="0" w:color="auto"/>
            </w:tcBorders>
            <w:shd w:val="clear" w:color="auto" w:fill="D9D9D9"/>
            <w:vAlign w:val="center"/>
          </w:tcPr>
          <w:p w14:paraId="3F111B7D"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4</w:t>
            </w:r>
          </w:p>
        </w:tc>
        <w:tc>
          <w:tcPr>
            <w:tcW w:w="2020" w:type="dxa"/>
            <w:tcBorders>
              <w:top w:val="single" w:sz="4" w:space="0" w:color="auto"/>
              <w:left w:val="single" w:sz="4" w:space="0" w:color="auto"/>
              <w:bottom w:val="single" w:sz="4" w:space="0" w:color="auto"/>
            </w:tcBorders>
            <w:shd w:val="clear" w:color="auto" w:fill="FFFFFF"/>
            <w:vAlign w:val="bottom"/>
          </w:tcPr>
          <w:p w14:paraId="0E5857F7"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Klippekyst, (</w:t>
            </w:r>
            <w:proofErr w:type="spellStart"/>
            <w:r w:rsidRPr="006B4CBE">
              <w:rPr>
                <w:rFonts w:ascii="Trebuchet MS" w:hAnsi="Trebuchet MS"/>
                <w:sz w:val="18"/>
                <w:szCs w:val="18"/>
              </w:rPr>
              <w:t>høfte</w:t>
            </w:r>
            <w:proofErr w:type="spellEnd"/>
            <w:r w:rsidRPr="006B4CBE">
              <w:rPr>
                <w:rFonts w:ascii="Trebuchet MS" w:hAnsi="Trebuchet MS"/>
                <w:sz w:val="18"/>
                <w:szCs w:val="18"/>
              </w:rPr>
              <w:t xml:space="preserve"> og mole)</w:t>
            </w:r>
          </w:p>
        </w:tc>
        <w:tc>
          <w:tcPr>
            <w:tcW w:w="1301" w:type="dxa"/>
            <w:tcBorders>
              <w:top w:val="single" w:sz="4" w:space="0" w:color="auto"/>
              <w:left w:val="single" w:sz="4" w:space="0" w:color="auto"/>
              <w:bottom w:val="single" w:sz="4" w:space="0" w:color="auto"/>
            </w:tcBorders>
            <w:shd w:val="clear" w:color="auto" w:fill="FFFFFF"/>
            <w:vAlign w:val="center"/>
          </w:tcPr>
          <w:p w14:paraId="6E335221"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1E2AD0E"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 xml:space="preserve">Kyst med klipper, </w:t>
            </w:r>
            <w:proofErr w:type="spellStart"/>
            <w:r w:rsidRPr="006B4CBE">
              <w:rPr>
                <w:rFonts w:ascii="Trebuchet MS" w:hAnsi="Trebuchet MS"/>
                <w:sz w:val="18"/>
                <w:szCs w:val="18"/>
              </w:rPr>
              <w:t>høfter</w:t>
            </w:r>
            <w:proofErr w:type="spellEnd"/>
            <w:r w:rsidRPr="006B4CBE">
              <w:rPr>
                <w:rFonts w:ascii="Trebuchet MS" w:hAnsi="Trebuchet MS"/>
                <w:sz w:val="18"/>
                <w:szCs w:val="18"/>
              </w:rPr>
              <w:t xml:space="preserve"> eller mole.</w:t>
            </w:r>
          </w:p>
        </w:tc>
      </w:tr>
      <w:tr w:rsidR="00CB4BEB" w:rsidRPr="0051728E" w14:paraId="4F609C7A" w14:textId="77777777" w:rsidTr="003C0924">
        <w:trPr>
          <w:trHeight w:hRule="exact" w:val="255"/>
        </w:trPr>
        <w:tc>
          <w:tcPr>
            <w:tcW w:w="1749" w:type="dxa"/>
            <w:tcBorders>
              <w:top w:val="single" w:sz="4" w:space="0" w:color="auto"/>
              <w:left w:val="single" w:sz="4" w:space="0" w:color="auto"/>
              <w:bottom w:val="single" w:sz="4" w:space="0" w:color="auto"/>
              <w:right w:val="single" w:sz="4" w:space="0" w:color="auto"/>
            </w:tcBorders>
            <w:shd w:val="clear" w:color="auto" w:fill="D9D9D9"/>
            <w:vAlign w:val="bottom"/>
          </w:tcPr>
          <w:p w14:paraId="4FCCCE4D"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5</w:t>
            </w:r>
          </w:p>
        </w:tc>
        <w:tc>
          <w:tcPr>
            <w:tcW w:w="2020" w:type="dxa"/>
            <w:tcBorders>
              <w:top w:val="single" w:sz="4" w:space="0" w:color="auto"/>
              <w:left w:val="single" w:sz="4" w:space="0" w:color="auto"/>
              <w:bottom w:val="single" w:sz="4" w:space="0" w:color="auto"/>
            </w:tcBorders>
            <w:shd w:val="clear" w:color="auto" w:fill="FFFFFF"/>
            <w:vAlign w:val="bottom"/>
          </w:tcPr>
          <w:p w14:paraId="7F13517C"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Klint og skrænt</w:t>
            </w:r>
          </w:p>
        </w:tc>
        <w:tc>
          <w:tcPr>
            <w:tcW w:w="1301" w:type="dxa"/>
            <w:tcBorders>
              <w:top w:val="single" w:sz="4" w:space="0" w:color="auto"/>
              <w:left w:val="single" w:sz="4" w:space="0" w:color="auto"/>
              <w:bottom w:val="single" w:sz="4" w:space="0" w:color="auto"/>
            </w:tcBorders>
            <w:shd w:val="clear" w:color="auto" w:fill="FFFFFF"/>
            <w:vAlign w:val="bottom"/>
          </w:tcPr>
          <w:p w14:paraId="232A095F"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bottom"/>
          </w:tcPr>
          <w:p w14:paraId="1EB636CA"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Kyst med klint eller skrænt</w:t>
            </w:r>
          </w:p>
        </w:tc>
      </w:tr>
      <w:tr w:rsidR="00CB4BEB" w:rsidRPr="0051728E" w14:paraId="640EC8CF" w14:textId="77777777" w:rsidTr="003C0924">
        <w:trPr>
          <w:trHeight w:hRule="exact" w:val="255"/>
        </w:trPr>
        <w:tc>
          <w:tcPr>
            <w:tcW w:w="1749" w:type="dxa"/>
            <w:tcBorders>
              <w:top w:val="single" w:sz="4" w:space="0" w:color="auto"/>
              <w:left w:val="single" w:sz="4" w:space="0" w:color="auto"/>
              <w:bottom w:val="single" w:sz="4" w:space="0" w:color="auto"/>
              <w:right w:val="single" w:sz="4" w:space="0" w:color="auto"/>
            </w:tcBorders>
            <w:shd w:val="clear" w:color="auto" w:fill="D9D9D9"/>
            <w:vAlign w:val="bottom"/>
          </w:tcPr>
          <w:p w14:paraId="485FDDE5"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6</w:t>
            </w:r>
          </w:p>
        </w:tc>
        <w:tc>
          <w:tcPr>
            <w:tcW w:w="2020" w:type="dxa"/>
            <w:tcBorders>
              <w:top w:val="single" w:sz="4" w:space="0" w:color="auto"/>
              <w:left w:val="single" w:sz="4" w:space="0" w:color="auto"/>
              <w:bottom w:val="single" w:sz="4" w:space="0" w:color="auto"/>
            </w:tcBorders>
            <w:shd w:val="clear" w:color="auto" w:fill="FFFFFF"/>
            <w:vAlign w:val="bottom"/>
          </w:tcPr>
          <w:p w14:paraId="20D07169"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Ø og holm</w:t>
            </w:r>
          </w:p>
        </w:tc>
        <w:tc>
          <w:tcPr>
            <w:tcW w:w="1301" w:type="dxa"/>
            <w:tcBorders>
              <w:top w:val="single" w:sz="4" w:space="0" w:color="auto"/>
              <w:left w:val="single" w:sz="4" w:space="0" w:color="auto"/>
              <w:bottom w:val="single" w:sz="4" w:space="0" w:color="auto"/>
            </w:tcBorders>
            <w:shd w:val="clear" w:color="auto" w:fill="FFFFFF"/>
            <w:vAlign w:val="bottom"/>
          </w:tcPr>
          <w:p w14:paraId="779B8D1A"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bottom"/>
          </w:tcPr>
          <w:p w14:paraId="258114FC"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Lille ø eller holm</w:t>
            </w:r>
          </w:p>
        </w:tc>
      </w:tr>
      <w:tr w:rsidR="00CB4BEB" w:rsidRPr="0051728E" w14:paraId="7DEB9857" w14:textId="77777777" w:rsidTr="003C0924">
        <w:trPr>
          <w:trHeight w:hRule="exact" w:val="255"/>
        </w:trPr>
        <w:tc>
          <w:tcPr>
            <w:tcW w:w="1749" w:type="dxa"/>
            <w:tcBorders>
              <w:top w:val="single" w:sz="4" w:space="0" w:color="auto"/>
              <w:left w:val="single" w:sz="4" w:space="0" w:color="auto"/>
              <w:bottom w:val="single" w:sz="4" w:space="0" w:color="auto"/>
              <w:right w:val="single" w:sz="4" w:space="0" w:color="auto"/>
            </w:tcBorders>
            <w:shd w:val="clear" w:color="auto" w:fill="D9D9D9"/>
            <w:vAlign w:val="bottom"/>
          </w:tcPr>
          <w:p w14:paraId="263A8F0F"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7</w:t>
            </w:r>
          </w:p>
        </w:tc>
        <w:tc>
          <w:tcPr>
            <w:tcW w:w="2020" w:type="dxa"/>
            <w:tcBorders>
              <w:top w:val="single" w:sz="4" w:space="0" w:color="auto"/>
              <w:left w:val="single" w:sz="4" w:space="0" w:color="auto"/>
              <w:bottom w:val="single" w:sz="4" w:space="0" w:color="auto"/>
            </w:tcBorders>
            <w:shd w:val="clear" w:color="auto" w:fill="FFFFFF"/>
            <w:vAlign w:val="bottom"/>
          </w:tcPr>
          <w:p w14:paraId="2F8EEE78"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Opsamlingsdepot</w:t>
            </w:r>
          </w:p>
        </w:tc>
        <w:tc>
          <w:tcPr>
            <w:tcW w:w="1301" w:type="dxa"/>
            <w:tcBorders>
              <w:top w:val="single" w:sz="4" w:space="0" w:color="auto"/>
              <w:left w:val="single" w:sz="4" w:space="0" w:color="auto"/>
              <w:bottom w:val="single" w:sz="4" w:space="0" w:color="auto"/>
            </w:tcBorders>
            <w:shd w:val="clear" w:color="auto" w:fill="FFFFFF"/>
            <w:vAlign w:val="bottom"/>
          </w:tcPr>
          <w:p w14:paraId="195F3807"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bottom"/>
          </w:tcPr>
          <w:p w14:paraId="74F5347D"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Depot mulighed i forbindelse med opsamling af olieforurening.</w:t>
            </w:r>
          </w:p>
        </w:tc>
      </w:tr>
      <w:tr w:rsidR="00CB4BEB" w:rsidRPr="0051728E" w14:paraId="753AAA5E" w14:textId="77777777" w:rsidTr="003C0924">
        <w:trPr>
          <w:trHeight w:hRule="exact" w:val="255"/>
        </w:trPr>
        <w:tc>
          <w:tcPr>
            <w:tcW w:w="1749" w:type="dxa"/>
            <w:tcBorders>
              <w:top w:val="single" w:sz="4" w:space="0" w:color="auto"/>
              <w:left w:val="single" w:sz="4" w:space="0" w:color="auto"/>
              <w:bottom w:val="single" w:sz="4" w:space="0" w:color="auto"/>
              <w:right w:val="single" w:sz="4" w:space="0" w:color="auto"/>
            </w:tcBorders>
            <w:shd w:val="clear" w:color="auto" w:fill="D9D9D9"/>
            <w:vAlign w:val="bottom"/>
          </w:tcPr>
          <w:p w14:paraId="52404867"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8</w:t>
            </w:r>
          </w:p>
        </w:tc>
        <w:tc>
          <w:tcPr>
            <w:tcW w:w="2020" w:type="dxa"/>
            <w:tcBorders>
              <w:top w:val="single" w:sz="4" w:space="0" w:color="auto"/>
              <w:left w:val="single" w:sz="4" w:space="0" w:color="auto"/>
              <w:bottom w:val="single" w:sz="4" w:space="0" w:color="auto"/>
            </w:tcBorders>
            <w:shd w:val="clear" w:color="auto" w:fill="FFFFFF"/>
            <w:vAlign w:val="bottom"/>
          </w:tcPr>
          <w:p w14:paraId="07266892"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Andet</w:t>
            </w:r>
          </w:p>
        </w:tc>
        <w:tc>
          <w:tcPr>
            <w:tcW w:w="1301" w:type="dxa"/>
            <w:tcBorders>
              <w:top w:val="single" w:sz="4" w:space="0" w:color="auto"/>
              <w:left w:val="single" w:sz="4" w:space="0" w:color="auto"/>
              <w:bottom w:val="single" w:sz="4" w:space="0" w:color="auto"/>
            </w:tcBorders>
            <w:shd w:val="clear" w:color="auto" w:fill="FFFFFF"/>
            <w:vAlign w:val="bottom"/>
          </w:tcPr>
          <w:p w14:paraId="678651A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bottom"/>
          </w:tcPr>
          <w:p w14:paraId="26F73861"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Anden strandtype</w:t>
            </w:r>
          </w:p>
        </w:tc>
      </w:tr>
      <w:tr w:rsidR="00CB4BEB" w:rsidRPr="0051728E" w14:paraId="33EDDE96" w14:textId="77777777" w:rsidTr="003C0924">
        <w:trPr>
          <w:trHeight w:hRule="exact" w:val="255"/>
        </w:trPr>
        <w:tc>
          <w:tcPr>
            <w:tcW w:w="1749" w:type="dxa"/>
            <w:tcBorders>
              <w:top w:val="single" w:sz="4" w:space="0" w:color="auto"/>
              <w:left w:val="single" w:sz="4" w:space="0" w:color="auto"/>
              <w:bottom w:val="single" w:sz="4" w:space="0" w:color="auto"/>
              <w:right w:val="single" w:sz="4" w:space="0" w:color="auto"/>
            </w:tcBorders>
            <w:shd w:val="clear" w:color="auto" w:fill="D9D9D9"/>
            <w:vAlign w:val="bottom"/>
          </w:tcPr>
          <w:p w14:paraId="66A6BCC6"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9</w:t>
            </w:r>
          </w:p>
        </w:tc>
        <w:tc>
          <w:tcPr>
            <w:tcW w:w="2020" w:type="dxa"/>
            <w:tcBorders>
              <w:top w:val="single" w:sz="4" w:space="0" w:color="auto"/>
              <w:left w:val="single" w:sz="4" w:space="0" w:color="auto"/>
              <w:bottom w:val="single" w:sz="4" w:space="0" w:color="auto"/>
            </w:tcBorders>
            <w:shd w:val="clear" w:color="auto" w:fill="FFFFFF"/>
            <w:vAlign w:val="bottom"/>
          </w:tcPr>
          <w:p w14:paraId="25A4F609"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Ukendt</w:t>
            </w:r>
          </w:p>
        </w:tc>
        <w:tc>
          <w:tcPr>
            <w:tcW w:w="1301" w:type="dxa"/>
            <w:tcBorders>
              <w:top w:val="single" w:sz="4" w:space="0" w:color="auto"/>
              <w:left w:val="single" w:sz="4" w:space="0" w:color="auto"/>
              <w:bottom w:val="single" w:sz="4" w:space="0" w:color="auto"/>
            </w:tcBorders>
            <w:shd w:val="clear" w:color="auto" w:fill="FFFFFF"/>
            <w:vAlign w:val="bottom"/>
          </w:tcPr>
          <w:p w14:paraId="447F85A5"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bottom"/>
          </w:tcPr>
          <w:p w14:paraId="6B36E4A1"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Mangler kendskab til strandtype</w:t>
            </w:r>
          </w:p>
        </w:tc>
      </w:tr>
    </w:tbl>
    <w:p w14:paraId="47810220" w14:textId="77777777" w:rsidR="00CB4BEB" w:rsidRPr="00A32757" w:rsidRDefault="00CB4BEB" w:rsidP="00CB4BEB">
      <w:pPr>
        <w:pStyle w:val="Overskrift7"/>
      </w:pPr>
      <w:r>
        <w:t>5.12.17.3</w:t>
      </w:r>
      <w:r w:rsidRPr="00A32757">
        <w:t>.</w:t>
      </w:r>
      <w:r>
        <w:t>2</w:t>
      </w:r>
      <w:r w:rsidRPr="00A32757">
        <w:t xml:space="preserve"> </w:t>
      </w:r>
      <w:r>
        <w:t xml:space="preserve">  6116 </w:t>
      </w:r>
      <w:r w:rsidRPr="00B35C12">
        <w:t>ESI-KLASSE</w:t>
      </w:r>
      <w:r w:rsidRPr="00CC386E">
        <w:rPr>
          <w:rStyle w:val="TypografiOverskrift4BrugerdefineretfarveRGB0Tegn"/>
        </w:rPr>
        <w:t xml:space="preserve"> </w:t>
      </w:r>
      <w:r>
        <w:t>(</w:t>
      </w:r>
      <w:r w:rsidRPr="004D056C">
        <w:t>d_6116_esi_klasse</w:t>
      </w:r>
      <w:r>
        <w:t>)</w:t>
      </w:r>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68"/>
        <w:gridCol w:w="6178"/>
        <w:gridCol w:w="1560"/>
        <w:gridCol w:w="3969"/>
      </w:tblGrid>
      <w:tr w:rsidR="00CB4BEB" w:rsidRPr="0051728E" w14:paraId="6BEB4FF7" w14:textId="77777777" w:rsidTr="003C0924">
        <w:trPr>
          <w:trHeight w:hRule="exact" w:val="255"/>
        </w:trPr>
        <w:tc>
          <w:tcPr>
            <w:tcW w:w="1868" w:type="dxa"/>
            <w:tcBorders>
              <w:bottom w:val="single" w:sz="4" w:space="0" w:color="auto"/>
            </w:tcBorders>
            <w:shd w:val="clear" w:color="auto" w:fill="D9D9D9"/>
            <w:vAlign w:val="bottom"/>
          </w:tcPr>
          <w:p w14:paraId="3B3B531A" w14:textId="77777777" w:rsidR="00CB4BEB" w:rsidRPr="00BB25F4" w:rsidRDefault="00CB4BEB" w:rsidP="003C0924">
            <w:pPr>
              <w:rPr>
                <w:rFonts w:ascii="Trebuchet MS" w:hAnsi="Trebuchet MS" w:cs="Trebuchet MS"/>
                <w:b/>
                <w:bCs/>
                <w:color w:val="8064A2"/>
                <w:sz w:val="18"/>
                <w:szCs w:val="18"/>
              </w:rPr>
            </w:pPr>
            <w:proofErr w:type="spellStart"/>
            <w:r w:rsidRPr="00BB25F4">
              <w:rPr>
                <w:rFonts w:ascii="Trebuchet MS" w:hAnsi="Trebuchet MS"/>
                <w:b/>
                <w:sz w:val="18"/>
                <w:szCs w:val="18"/>
              </w:rPr>
              <w:t>esi_klasse_kode</w:t>
            </w:r>
            <w:proofErr w:type="spellEnd"/>
          </w:p>
        </w:tc>
        <w:tc>
          <w:tcPr>
            <w:tcW w:w="6178" w:type="dxa"/>
            <w:tcBorders>
              <w:bottom w:val="single" w:sz="4" w:space="0" w:color="auto"/>
            </w:tcBorders>
            <w:shd w:val="clear" w:color="auto" w:fill="D9D9D9"/>
            <w:vAlign w:val="bottom"/>
          </w:tcPr>
          <w:p w14:paraId="6DEFDF3D" w14:textId="77777777" w:rsidR="00CB4BEB" w:rsidRPr="004D056C" w:rsidRDefault="00CB4BEB" w:rsidP="003C0924">
            <w:pPr>
              <w:rPr>
                <w:rFonts w:ascii="Trebuchet MS" w:hAnsi="Trebuchet MS" w:cs="Trebuchet MS"/>
                <w:bCs/>
                <w:sz w:val="18"/>
                <w:szCs w:val="18"/>
              </w:rPr>
            </w:pPr>
            <w:proofErr w:type="spellStart"/>
            <w:r w:rsidRPr="004D056C">
              <w:rPr>
                <w:rFonts w:ascii="Trebuchet MS" w:hAnsi="Trebuchet MS" w:cs="Trebuchet MS"/>
                <w:b/>
                <w:bCs/>
                <w:sz w:val="18"/>
                <w:szCs w:val="18"/>
              </w:rPr>
              <w:t>esi_klasse</w:t>
            </w:r>
            <w:proofErr w:type="spellEnd"/>
          </w:p>
        </w:tc>
        <w:tc>
          <w:tcPr>
            <w:tcW w:w="1560" w:type="dxa"/>
            <w:tcBorders>
              <w:bottom w:val="single" w:sz="4" w:space="0" w:color="auto"/>
            </w:tcBorders>
            <w:shd w:val="clear" w:color="auto" w:fill="D9D9D9"/>
            <w:vAlign w:val="bottom"/>
          </w:tcPr>
          <w:p w14:paraId="26541C5A"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3969" w:type="dxa"/>
            <w:tcBorders>
              <w:bottom w:val="single" w:sz="4" w:space="0" w:color="auto"/>
            </w:tcBorders>
            <w:shd w:val="clear" w:color="auto" w:fill="D9D9D9"/>
            <w:vAlign w:val="bottom"/>
          </w:tcPr>
          <w:p w14:paraId="03D05F79" w14:textId="77777777" w:rsidR="00CB4BEB" w:rsidRPr="006B4CBE" w:rsidRDefault="00CB4BEB" w:rsidP="003C0924">
            <w:pPr>
              <w:rPr>
                <w:rFonts w:ascii="Trebuchet MS" w:hAnsi="Trebuchet MS" w:cs="Trebuchet MS"/>
                <w:b/>
                <w:bCs/>
                <w:sz w:val="18"/>
                <w:szCs w:val="18"/>
              </w:rPr>
            </w:pPr>
            <w:r w:rsidRPr="006B4CBE">
              <w:rPr>
                <w:rFonts w:ascii="Trebuchet MS" w:hAnsi="Trebuchet MS" w:cs="Trebuchet MS"/>
                <w:b/>
                <w:bCs/>
                <w:sz w:val="18"/>
                <w:szCs w:val="18"/>
              </w:rPr>
              <w:t>Begrebsdefinition</w:t>
            </w:r>
          </w:p>
        </w:tc>
      </w:tr>
      <w:tr w:rsidR="00CB4BEB" w:rsidRPr="0051728E" w14:paraId="05CEC0E0" w14:textId="77777777" w:rsidTr="003C0924">
        <w:trPr>
          <w:trHeight w:hRule="exact" w:val="510"/>
        </w:trPr>
        <w:tc>
          <w:tcPr>
            <w:tcW w:w="1868" w:type="dxa"/>
            <w:tcBorders>
              <w:top w:val="single" w:sz="4" w:space="0" w:color="auto"/>
              <w:left w:val="single" w:sz="4" w:space="0" w:color="auto"/>
              <w:bottom w:val="single" w:sz="4" w:space="0" w:color="auto"/>
              <w:right w:val="single" w:sz="4" w:space="0" w:color="auto"/>
            </w:tcBorders>
            <w:shd w:val="clear" w:color="auto" w:fill="D9D9D9"/>
            <w:vAlign w:val="center"/>
          </w:tcPr>
          <w:p w14:paraId="3D679A9C"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1</w:t>
            </w:r>
          </w:p>
        </w:tc>
        <w:tc>
          <w:tcPr>
            <w:tcW w:w="6178" w:type="dxa"/>
            <w:tcBorders>
              <w:top w:val="single" w:sz="4" w:space="0" w:color="auto"/>
              <w:left w:val="single" w:sz="4" w:space="0" w:color="auto"/>
              <w:bottom w:val="single" w:sz="4" w:space="0" w:color="auto"/>
            </w:tcBorders>
            <w:shd w:val="clear" w:color="auto" w:fill="FFFFFF"/>
            <w:vAlign w:val="bottom"/>
          </w:tcPr>
          <w:p w14:paraId="4AA33175"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Udsatte stejle klippekyster samt lodrette</w:t>
            </w:r>
          </w:p>
          <w:p w14:paraId="71AD26B9"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menneskeskabte konstruktioner</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1AB38384"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3969" w:type="dxa"/>
            <w:tcBorders>
              <w:top w:val="single" w:sz="4" w:space="0" w:color="auto"/>
              <w:left w:val="single" w:sz="4" w:space="0" w:color="auto"/>
              <w:bottom w:val="single" w:sz="4" w:space="0" w:color="auto"/>
            </w:tcBorders>
            <w:shd w:val="clear" w:color="auto" w:fill="FFFFFF"/>
            <w:vAlign w:val="bottom"/>
          </w:tcPr>
          <w:p w14:paraId="73C91F9D" w14:textId="77777777" w:rsidR="00CB4BEB" w:rsidRPr="006B4CBE" w:rsidRDefault="00CB4BEB" w:rsidP="003C0924">
            <w:pPr>
              <w:rPr>
                <w:rFonts w:ascii="Trebuchet MS" w:hAnsi="Trebuchet MS"/>
                <w:sz w:val="18"/>
                <w:szCs w:val="18"/>
              </w:rPr>
            </w:pPr>
          </w:p>
        </w:tc>
      </w:tr>
      <w:tr w:rsidR="00CB4BEB" w:rsidRPr="0051728E" w14:paraId="401AFEE9" w14:textId="77777777" w:rsidTr="003C0924">
        <w:trPr>
          <w:trHeight w:hRule="exact" w:val="255"/>
        </w:trPr>
        <w:tc>
          <w:tcPr>
            <w:tcW w:w="1868" w:type="dxa"/>
            <w:tcBorders>
              <w:top w:val="single" w:sz="4" w:space="0" w:color="auto"/>
              <w:left w:val="single" w:sz="4" w:space="0" w:color="auto"/>
              <w:bottom w:val="single" w:sz="4" w:space="0" w:color="auto"/>
              <w:right w:val="single" w:sz="4" w:space="0" w:color="auto"/>
            </w:tcBorders>
            <w:shd w:val="clear" w:color="auto" w:fill="D9D9D9"/>
            <w:vAlign w:val="bottom"/>
          </w:tcPr>
          <w:p w14:paraId="67CA0825"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2</w:t>
            </w:r>
          </w:p>
        </w:tc>
        <w:tc>
          <w:tcPr>
            <w:tcW w:w="6178" w:type="dxa"/>
            <w:tcBorders>
              <w:top w:val="single" w:sz="4" w:space="0" w:color="auto"/>
              <w:left w:val="single" w:sz="4" w:space="0" w:color="auto"/>
              <w:bottom w:val="single" w:sz="4" w:space="0" w:color="auto"/>
            </w:tcBorders>
            <w:shd w:val="clear" w:color="auto" w:fill="FFFFFF"/>
            <w:vAlign w:val="bottom"/>
          </w:tcPr>
          <w:p w14:paraId="4CA76B2D"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Udsatte klippeskær og klippeflader</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4DC7813A"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3969" w:type="dxa"/>
            <w:tcBorders>
              <w:top w:val="single" w:sz="4" w:space="0" w:color="auto"/>
              <w:left w:val="single" w:sz="4" w:space="0" w:color="auto"/>
              <w:bottom w:val="single" w:sz="4" w:space="0" w:color="auto"/>
            </w:tcBorders>
            <w:shd w:val="clear" w:color="auto" w:fill="FFFFFF"/>
            <w:vAlign w:val="bottom"/>
          </w:tcPr>
          <w:p w14:paraId="79B56CC7" w14:textId="77777777" w:rsidR="00CB4BEB" w:rsidRPr="006B4CBE" w:rsidRDefault="00CB4BEB" w:rsidP="003C0924">
            <w:pPr>
              <w:rPr>
                <w:rFonts w:ascii="Trebuchet MS" w:hAnsi="Trebuchet MS"/>
                <w:sz w:val="18"/>
                <w:szCs w:val="18"/>
              </w:rPr>
            </w:pPr>
          </w:p>
        </w:tc>
      </w:tr>
      <w:tr w:rsidR="00CB4BEB" w:rsidRPr="0051728E" w14:paraId="61EA1F68" w14:textId="77777777" w:rsidTr="003C0924">
        <w:trPr>
          <w:trHeight w:hRule="exact" w:val="255"/>
        </w:trPr>
        <w:tc>
          <w:tcPr>
            <w:tcW w:w="1868" w:type="dxa"/>
            <w:tcBorders>
              <w:top w:val="single" w:sz="4" w:space="0" w:color="auto"/>
              <w:left w:val="single" w:sz="4" w:space="0" w:color="auto"/>
              <w:bottom w:val="single" w:sz="4" w:space="0" w:color="auto"/>
              <w:right w:val="single" w:sz="4" w:space="0" w:color="auto"/>
            </w:tcBorders>
            <w:shd w:val="clear" w:color="auto" w:fill="D9D9D9"/>
            <w:vAlign w:val="bottom"/>
          </w:tcPr>
          <w:p w14:paraId="66B20AC8"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3</w:t>
            </w:r>
          </w:p>
        </w:tc>
        <w:tc>
          <w:tcPr>
            <w:tcW w:w="6178" w:type="dxa"/>
            <w:tcBorders>
              <w:top w:val="single" w:sz="4" w:space="0" w:color="auto"/>
              <w:left w:val="single" w:sz="4" w:space="0" w:color="auto"/>
              <w:bottom w:val="single" w:sz="4" w:space="0" w:color="auto"/>
            </w:tcBorders>
            <w:shd w:val="clear" w:color="auto" w:fill="FFFFFF"/>
            <w:vAlign w:val="bottom"/>
          </w:tcPr>
          <w:p w14:paraId="57548833"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Finkornet sandstrand</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60F9FBCB"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3969" w:type="dxa"/>
            <w:tcBorders>
              <w:top w:val="single" w:sz="4" w:space="0" w:color="auto"/>
              <w:left w:val="single" w:sz="4" w:space="0" w:color="auto"/>
              <w:bottom w:val="single" w:sz="4" w:space="0" w:color="auto"/>
            </w:tcBorders>
            <w:shd w:val="clear" w:color="auto" w:fill="FFFFFF"/>
            <w:vAlign w:val="bottom"/>
          </w:tcPr>
          <w:p w14:paraId="713D90D5" w14:textId="77777777" w:rsidR="00CB4BEB" w:rsidRPr="006B4CBE" w:rsidRDefault="00CB4BEB" w:rsidP="003C0924">
            <w:pPr>
              <w:rPr>
                <w:rFonts w:ascii="Trebuchet MS" w:hAnsi="Trebuchet MS"/>
                <w:sz w:val="18"/>
                <w:szCs w:val="18"/>
              </w:rPr>
            </w:pPr>
          </w:p>
        </w:tc>
      </w:tr>
      <w:tr w:rsidR="00CB4BEB" w:rsidRPr="0051728E" w14:paraId="6837F06C" w14:textId="77777777" w:rsidTr="003C0924">
        <w:trPr>
          <w:trHeight w:hRule="exact" w:val="255"/>
        </w:trPr>
        <w:tc>
          <w:tcPr>
            <w:tcW w:w="1868" w:type="dxa"/>
            <w:tcBorders>
              <w:top w:val="single" w:sz="4" w:space="0" w:color="auto"/>
              <w:left w:val="single" w:sz="4" w:space="0" w:color="auto"/>
              <w:bottom w:val="single" w:sz="4" w:space="0" w:color="auto"/>
              <w:right w:val="single" w:sz="4" w:space="0" w:color="auto"/>
            </w:tcBorders>
            <w:shd w:val="clear" w:color="auto" w:fill="D9D9D9"/>
            <w:vAlign w:val="bottom"/>
          </w:tcPr>
          <w:p w14:paraId="6DC3C580"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4</w:t>
            </w:r>
          </w:p>
        </w:tc>
        <w:tc>
          <w:tcPr>
            <w:tcW w:w="6178" w:type="dxa"/>
            <w:tcBorders>
              <w:top w:val="single" w:sz="4" w:space="0" w:color="auto"/>
              <w:left w:val="single" w:sz="4" w:space="0" w:color="auto"/>
              <w:bottom w:val="single" w:sz="4" w:space="0" w:color="auto"/>
            </w:tcBorders>
            <w:shd w:val="clear" w:color="auto" w:fill="FFFFFF"/>
            <w:vAlign w:val="bottom"/>
          </w:tcPr>
          <w:p w14:paraId="0A7CAED9" w14:textId="77777777" w:rsidR="00CB4BEB" w:rsidRPr="006B4CBE" w:rsidRDefault="00CB4BEB" w:rsidP="003C0924">
            <w:pPr>
              <w:autoSpaceDE w:val="0"/>
              <w:autoSpaceDN w:val="0"/>
              <w:adjustRightInd w:val="0"/>
              <w:rPr>
                <w:rFonts w:ascii="Trebuchet MS" w:hAnsi="Trebuchet MS"/>
                <w:sz w:val="18"/>
                <w:szCs w:val="18"/>
              </w:rPr>
            </w:pPr>
            <w:r w:rsidRPr="006B4CBE">
              <w:rPr>
                <w:rFonts w:ascii="Trebuchet MS" w:hAnsi="Trebuchet MS"/>
                <w:sz w:val="18"/>
                <w:szCs w:val="18"/>
              </w:rPr>
              <w:t>Grovkornede sandstrande</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6C4C6B4F"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3969" w:type="dxa"/>
            <w:tcBorders>
              <w:top w:val="single" w:sz="4" w:space="0" w:color="auto"/>
              <w:left w:val="single" w:sz="4" w:space="0" w:color="auto"/>
              <w:bottom w:val="single" w:sz="4" w:space="0" w:color="auto"/>
            </w:tcBorders>
            <w:shd w:val="clear" w:color="auto" w:fill="FFFFFF"/>
            <w:vAlign w:val="bottom"/>
          </w:tcPr>
          <w:p w14:paraId="4ABDA38B" w14:textId="77777777" w:rsidR="00CB4BEB" w:rsidRPr="006B4CBE" w:rsidRDefault="00CB4BEB" w:rsidP="003C0924">
            <w:pPr>
              <w:rPr>
                <w:rFonts w:ascii="Trebuchet MS" w:hAnsi="Trebuchet MS"/>
                <w:sz w:val="18"/>
                <w:szCs w:val="18"/>
              </w:rPr>
            </w:pPr>
          </w:p>
        </w:tc>
      </w:tr>
      <w:tr w:rsidR="00CB4BEB" w:rsidRPr="0051728E" w14:paraId="77191BC6" w14:textId="77777777" w:rsidTr="003C0924">
        <w:trPr>
          <w:trHeight w:hRule="exact" w:val="255"/>
        </w:trPr>
        <w:tc>
          <w:tcPr>
            <w:tcW w:w="1868" w:type="dxa"/>
            <w:tcBorders>
              <w:top w:val="single" w:sz="4" w:space="0" w:color="auto"/>
              <w:left w:val="single" w:sz="4" w:space="0" w:color="auto"/>
              <w:bottom w:val="single" w:sz="4" w:space="0" w:color="auto"/>
              <w:right w:val="single" w:sz="4" w:space="0" w:color="auto"/>
            </w:tcBorders>
            <w:shd w:val="clear" w:color="auto" w:fill="D9D9D9"/>
            <w:vAlign w:val="bottom"/>
          </w:tcPr>
          <w:p w14:paraId="450F52C6"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5</w:t>
            </w:r>
          </w:p>
        </w:tc>
        <w:tc>
          <w:tcPr>
            <w:tcW w:w="6178" w:type="dxa"/>
            <w:tcBorders>
              <w:top w:val="single" w:sz="4" w:space="0" w:color="auto"/>
              <w:left w:val="single" w:sz="4" w:space="0" w:color="auto"/>
              <w:bottom w:val="single" w:sz="4" w:space="0" w:color="auto"/>
            </w:tcBorders>
            <w:shd w:val="clear" w:color="auto" w:fill="FFFFFF"/>
            <w:vAlign w:val="bottom"/>
          </w:tcPr>
          <w:p w14:paraId="77E75336" w14:textId="77777777" w:rsidR="00CB4BEB" w:rsidRPr="006B4CBE" w:rsidRDefault="00CB4BEB" w:rsidP="003C0924">
            <w:pPr>
              <w:autoSpaceDE w:val="0"/>
              <w:autoSpaceDN w:val="0"/>
              <w:adjustRightInd w:val="0"/>
              <w:rPr>
                <w:rFonts w:ascii="Trebuchet MS" w:hAnsi="Trebuchet MS"/>
                <w:sz w:val="18"/>
                <w:szCs w:val="18"/>
              </w:rPr>
            </w:pPr>
            <w:r w:rsidRPr="006B4CBE">
              <w:rPr>
                <w:rFonts w:ascii="Trebuchet MS" w:hAnsi="Trebuchet MS"/>
                <w:sz w:val="18"/>
                <w:szCs w:val="18"/>
              </w:rPr>
              <w:t>Blandede sand- og stenstrande</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0070444B"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3969" w:type="dxa"/>
            <w:tcBorders>
              <w:top w:val="single" w:sz="4" w:space="0" w:color="auto"/>
              <w:left w:val="single" w:sz="4" w:space="0" w:color="auto"/>
              <w:bottom w:val="single" w:sz="4" w:space="0" w:color="auto"/>
            </w:tcBorders>
            <w:shd w:val="clear" w:color="auto" w:fill="FFFFFF"/>
            <w:vAlign w:val="bottom"/>
          </w:tcPr>
          <w:p w14:paraId="6DF8A685" w14:textId="77777777" w:rsidR="00CB4BEB" w:rsidRPr="006B4CBE" w:rsidRDefault="00CB4BEB" w:rsidP="003C0924">
            <w:pPr>
              <w:rPr>
                <w:rFonts w:ascii="Trebuchet MS" w:hAnsi="Trebuchet MS"/>
                <w:sz w:val="18"/>
                <w:szCs w:val="18"/>
              </w:rPr>
            </w:pPr>
          </w:p>
        </w:tc>
      </w:tr>
      <w:tr w:rsidR="00CB4BEB" w:rsidRPr="0051728E" w14:paraId="791410C9" w14:textId="77777777" w:rsidTr="003C0924">
        <w:trPr>
          <w:trHeight w:hRule="exact" w:val="255"/>
        </w:trPr>
        <w:tc>
          <w:tcPr>
            <w:tcW w:w="1868" w:type="dxa"/>
            <w:tcBorders>
              <w:top w:val="single" w:sz="4" w:space="0" w:color="auto"/>
              <w:left w:val="single" w:sz="4" w:space="0" w:color="auto"/>
              <w:bottom w:val="single" w:sz="4" w:space="0" w:color="auto"/>
              <w:right w:val="single" w:sz="4" w:space="0" w:color="auto"/>
            </w:tcBorders>
            <w:shd w:val="clear" w:color="auto" w:fill="D9D9D9"/>
            <w:vAlign w:val="bottom"/>
          </w:tcPr>
          <w:p w14:paraId="194B700C"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6</w:t>
            </w:r>
          </w:p>
        </w:tc>
        <w:tc>
          <w:tcPr>
            <w:tcW w:w="6178" w:type="dxa"/>
            <w:tcBorders>
              <w:top w:val="single" w:sz="4" w:space="0" w:color="auto"/>
              <w:left w:val="single" w:sz="4" w:space="0" w:color="auto"/>
              <w:bottom w:val="single" w:sz="4" w:space="0" w:color="auto"/>
            </w:tcBorders>
            <w:shd w:val="clear" w:color="auto" w:fill="FFFFFF"/>
            <w:vAlign w:val="bottom"/>
          </w:tcPr>
          <w:p w14:paraId="7E162C3C" w14:textId="77777777" w:rsidR="00CB4BEB" w:rsidRPr="006B4CBE" w:rsidRDefault="00CB4BEB" w:rsidP="003C0924">
            <w:pPr>
              <w:autoSpaceDE w:val="0"/>
              <w:autoSpaceDN w:val="0"/>
              <w:adjustRightInd w:val="0"/>
              <w:rPr>
                <w:rFonts w:ascii="Trebuchet MS" w:hAnsi="Trebuchet MS"/>
                <w:sz w:val="18"/>
                <w:szCs w:val="18"/>
              </w:rPr>
            </w:pPr>
            <w:r w:rsidRPr="006B4CBE">
              <w:rPr>
                <w:rFonts w:ascii="Trebuchet MS" w:hAnsi="Trebuchet MS"/>
                <w:sz w:val="18"/>
                <w:szCs w:val="18"/>
              </w:rPr>
              <w:t>Stenstrande og høfder, stenmoler og kystforstærkninger</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33ABFC9F"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3969" w:type="dxa"/>
            <w:tcBorders>
              <w:top w:val="single" w:sz="4" w:space="0" w:color="auto"/>
              <w:left w:val="single" w:sz="4" w:space="0" w:color="auto"/>
              <w:bottom w:val="single" w:sz="4" w:space="0" w:color="auto"/>
            </w:tcBorders>
            <w:shd w:val="clear" w:color="auto" w:fill="FFFFFF"/>
            <w:vAlign w:val="bottom"/>
          </w:tcPr>
          <w:p w14:paraId="68073F4B" w14:textId="77777777" w:rsidR="00CB4BEB" w:rsidRPr="006B4CBE" w:rsidRDefault="00CB4BEB" w:rsidP="003C0924">
            <w:pPr>
              <w:rPr>
                <w:rFonts w:ascii="Trebuchet MS" w:hAnsi="Trebuchet MS"/>
                <w:sz w:val="18"/>
                <w:szCs w:val="18"/>
              </w:rPr>
            </w:pPr>
          </w:p>
        </w:tc>
      </w:tr>
      <w:tr w:rsidR="00CB4BEB" w:rsidRPr="0051728E" w14:paraId="65CC2439" w14:textId="77777777" w:rsidTr="003C0924">
        <w:trPr>
          <w:trHeight w:hRule="exact" w:val="255"/>
        </w:trPr>
        <w:tc>
          <w:tcPr>
            <w:tcW w:w="1868" w:type="dxa"/>
            <w:tcBorders>
              <w:top w:val="single" w:sz="4" w:space="0" w:color="auto"/>
              <w:left w:val="single" w:sz="4" w:space="0" w:color="auto"/>
              <w:bottom w:val="single" w:sz="4" w:space="0" w:color="auto"/>
              <w:right w:val="single" w:sz="4" w:space="0" w:color="auto"/>
            </w:tcBorders>
            <w:shd w:val="clear" w:color="auto" w:fill="D9D9D9"/>
            <w:vAlign w:val="bottom"/>
          </w:tcPr>
          <w:p w14:paraId="11D4E87B"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7</w:t>
            </w:r>
          </w:p>
        </w:tc>
        <w:tc>
          <w:tcPr>
            <w:tcW w:w="6178" w:type="dxa"/>
            <w:tcBorders>
              <w:top w:val="single" w:sz="4" w:space="0" w:color="auto"/>
              <w:left w:val="single" w:sz="4" w:space="0" w:color="auto"/>
              <w:bottom w:val="single" w:sz="4" w:space="0" w:color="auto"/>
            </w:tcBorders>
            <w:shd w:val="clear" w:color="auto" w:fill="FFFFFF"/>
            <w:vAlign w:val="bottom"/>
          </w:tcPr>
          <w:p w14:paraId="2FE77B18"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Udsatte tidevandsflader</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5E6A1B5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3969" w:type="dxa"/>
            <w:tcBorders>
              <w:top w:val="single" w:sz="4" w:space="0" w:color="auto"/>
              <w:left w:val="single" w:sz="4" w:space="0" w:color="auto"/>
              <w:bottom w:val="single" w:sz="4" w:space="0" w:color="auto"/>
            </w:tcBorders>
            <w:shd w:val="clear" w:color="auto" w:fill="FFFFFF"/>
            <w:vAlign w:val="bottom"/>
          </w:tcPr>
          <w:p w14:paraId="27A7A75B" w14:textId="77777777" w:rsidR="00CB4BEB" w:rsidRPr="006B4CBE" w:rsidRDefault="00CB4BEB" w:rsidP="003C0924">
            <w:pPr>
              <w:rPr>
                <w:rFonts w:ascii="Trebuchet MS" w:hAnsi="Trebuchet MS"/>
                <w:sz w:val="18"/>
                <w:szCs w:val="18"/>
              </w:rPr>
            </w:pPr>
          </w:p>
        </w:tc>
      </w:tr>
      <w:tr w:rsidR="00CB4BEB" w:rsidRPr="0051728E" w14:paraId="316AFE85" w14:textId="77777777" w:rsidTr="003C0924">
        <w:trPr>
          <w:trHeight w:hRule="exact" w:val="510"/>
        </w:trPr>
        <w:tc>
          <w:tcPr>
            <w:tcW w:w="1868" w:type="dxa"/>
            <w:tcBorders>
              <w:top w:val="single" w:sz="4" w:space="0" w:color="auto"/>
              <w:left w:val="single" w:sz="4" w:space="0" w:color="auto"/>
              <w:bottom w:val="single" w:sz="4" w:space="0" w:color="auto"/>
              <w:right w:val="single" w:sz="4" w:space="0" w:color="auto"/>
            </w:tcBorders>
            <w:shd w:val="clear" w:color="auto" w:fill="D9D9D9"/>
            <w:vAlign w:val="center"/>
          </w:tcPr>
          <w:p w14:paraId="63969A90"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8</w:t>
            </w:r>
          </w:p>
        </w:tc>
        <w:tc>
          <w:tcPr>
            <w:tcW w:w="6178" w:type="dxa"/>
            <w:tcBorders>
              <w:top w:val="single" w:sz="4" w:space="0" w:color="auto"/>
              <w:left w:val="single" w:sz="4" w:space="0" w:color="auto"/>
              <w:bottom w:val="single" w:sz="4" w:space="0" w:color="auto"/>
            </w:tcBorders>
            <w:shd w:val="clear" w:color="auto" w:fill="FFFFFF"/>
            <w:vAlign w:val="bottom"/>
          </w:tcPr>
          <w:p w14:paraId="23B469D2" w14:textId="0C253329" w:rsidR="00CB4BEB" w:rsidRPr="006B4CBE" w:rsidRDefault="00CB4BEB" w:rsidP="003C0924">
            <w:pPr>
              <w:autoSpaceDE w:val="0"/>
              <w:autoSpaceDN w:val="0"/>
              <w:adjustRightInd w:val="0"/>
              <w:rPr>
                <w:rFonts w:ascii="Trebuchet MS" w:hAnsi="Trebuchet MS"/>
                <w:sz w:val="18"/>
                <w:szCs w:val="18"/>
              </w:rPr>
            </w:pPr>
            <w:r w:rsidRPr="006B4CBE">
              <w:rPr>
                <w:rFonts w:ascii="Trebuchet MS" w:hAnsi="Trebuchet MS"/>
                <w:sz w:val="18"/>
                <w:szCs w:val="18"/>
              </w:rPr>
              <w:t>Beskyttede klippekyster, sten og uigennemtrængelige menneskeskabte konstruktioner</w:t>
            </w:r>
            <w:r w:rsidR="00E5595A">
              <w:rPr>
                <w:rFonts w:ascii="Trebuchet MS" w:hAnsi="Trebuchet MS"/>
                <w:sz w:val="18"/>
                <w:szCs w:val="18"/>
              </w:rPr>
              <w:t xml:space="preserve"> </w:t>
            </w:r>
            <w:r w:rsidRPr="006B4CBE">
              <w:rPr>
                <w:rFonts w:ascii="Trebuchet MS" w:hAnsi="Trebuchet MS"/>
                <w:sz w:val="18"/>
                <w:szCs w:val="18"/>
              </w:rPr>
              <w:t>(moler, kajer m.m.)</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5B4C5928"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3969" w:type="dxa"/>
            <w:tcBorders>
              <w:top w:val="single" w:sz="4" w:space="0" w:color="auto"/>
              <w:left w:val="single" w:sz="4" w:space="0" w:color="auto"/>
              <w:bottom w:val="single" w:sz="4" w:space="0" w:color="auto"/>
            </w:tcBorders>
            <w:shd w:val="clear" w:color="auto" w:fill="FFFFFF"/>
            <w:vAlign w:val="bottom"/>
          </w:tcPr>
          <w:p w14:paraId="1B053265" w14:textId="77777777" w:rsidR="00CB4BEB" w:rsidRPr="006B4CBE" w:rsidRDefault="00CB4BEB" w:rsidP="003C0924">
            <w:pPr>
              <w:rPr>
                <w:rFonts w:ascii="Trebuchet MS" w:hAnsi="Trebuchet MS"/>
                <w:sz w:val="18"/>
                <w:szCs w:val="18"/>
              </w:rPr>
            </w:pPr>
          </w:p>
        </w:tc>
      </w:tr>
      <w:tr w:rsidR="00CB4BEB" w:rsidRPr="0051728E" w14:paraId="6F415AC2" w14:textId="77777777" w:rsidTr="003C0924">
        <w:trPr>
          <w:trHeight w:hRule="exact" w:val="255"/>
        </w:trPr>
        <w:tc>
          <w:tcPr>
            <w:tcW w:w="1868" w:type="dxa"/>
            <w:tcBorders>
              <w:top w:val="single" w:sz="4" w:space="0" w:color="auto"/>
              <w:left w:val="single" w:sz="4" w:space="0" w:color="auto"/>
              <w:bottom w:val="single" w:sz="4" w:space="0" w:color="auto"/>
              <w:right w:val="single" w:sz="4" w:space="0" w:color="auto"/>
            </w:tcBorders>
            <w:shd w:val="clear" w:color="auto" w:fill="D9D9D9"/>
            <w:vAlign w:val="bottom"/>
          </w:tcPr>
          <w:p w14:paraId="70B30623"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9</w:t>
            </w:r>
          </w:p>
        </w:tc>
        <w:tc>
          <w:tcPr>
            <w:tcW w:w="6178" w:type="dxa"/>
            <w:tcBorders>
              <w:top w:val="single" w:sz="4" w:space="0" w:color="auto"/>
              <w:left w:val="single" w:sz="4" w:space="0" w:color="auto"/>
              <w:bottom w:val="single" w:sz="4" w:space="0" w:color="auto"/>
            </w:tcBorders>
            <w:shd w:val="clear" w:color="auto" w:fill="FFFFFF"/>
            <w:vAlign w:val="bottom"/>
          </w:tcPr>
          <w:p w14:paraId="1EFF540B" w14:textId="77777777" w:rsidR="00CB4BEB" w:rsidRPr="006B4CBE" w:rsidRDefault="00CB4BEB" w:rsidP="003C0924">
            <w:pPr>
              <w:autoSpaceDE w:val="0"/>
              <w:autoSpaceDN w:val="0"/>
              <w:adjustRightInd w:val="0"/>
              <w:rPr>
                <w:rFonts w:ascii="Trebuchet MS" w:hAnsi="Trebuchet MS"/>
                <w:sz w:val="18"/>
                <w:szCs w:val="18"/>
              </w:rPr>
            </w:pPr>
            <w:r w:rsidRPr="006B4CBE">
              <w:rPr>
                <w:rFonts w:ascii="Trebuchet MS" w:hAnsi="Trebuchet MS"/>
                <w:sz w:val="18"/>
                <w:szCs w:val="18"/>
              </w:rPr>
              <w:t>Beskyttede tidevandsområder og strande med højt organisk indhold</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4447F00E"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3969" w:type="dxa"/>
            <w:tcBorders>
              <w:top w:val="single" w:sz="4" w:space="0" w:color="auto"/>
              <w:left w:val="single" w:sz="4" w:space="0" w:color="auto"/>
              <w:bottom w:val="single" w:sz="4" w:space="0" w:color="auto"/>
            </w:tcBorders>
            <w:shd w:val="clear" w:color="auto" w:fill="FFFFFF"/>
            <w:vAlign w:val="bottom"/>
          </w:tcPr>
          <w:p w14:paraId="16D11C8F" w14:textId="77777777" w:rsidR="00CB4BEB" w:rsidRPr="006B4CBE" w:rsidRDefault="00CB4BEB" w:rsidP="003C0924">
            <w:pPr>
              <w:rPr>
                <w:rFonts w:ascii="Trebuchet MS" w:hAnsi="Trebuchet MS"/>
                <w:sz w:val="18"/>
                <w:szCs w:val="18"/>
              </w:rPr>
            </w:pPr>
          </w:p>
        </w:tc>
      </w:tr>
      <w:tr w:rsidR="00CB4BEB" w:rsidRPr="0051728E" w14:paraId="75E2F400" w14:textId="77777777" w:rsidTr="003C0924">
        <w:trPr>
          <w:trHeight w:hRule="exact" w:val="255"/>
        </w:trPr>
        <w:tc>
          <w:tcPr>
            <w:tcW w:w="1868" w:type="dxa"/>
            <w:tcBorders>
              <w:top w:val="single" w:sz="4" w:space="0" w:color="auto"/>
              <w:left w:val="single" w:sz="4" w:space="0" w:color="auto"/>
              <w:bottom w:val="single" w:sz="4" w:space="0" w:color="auto"/>
              <w:right w:val="single" w:sz="4" w:space="0" w:color="auto"/>
            </w:tcBorders>
            <w:shd w:val="clear" w:color="auto" w:fill="D9D9D9"/>
            <w:vAlign w:val="bottom"/>
          </w:tcPr>
          <w:p w14:paraId="3943C940"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10</w:t>
            </w:r>
          </w:p>
        </w:tc>
        <w:tc>
          <w:tcPr>
            <w:tcW w:w="6178" w:type="dxa"/>
            <w:tcBorders>
              <w:top w:val="single" w:sz="4" w:space="0" w:color="auto"/>
              <w:left w:val="single" w:sz="4" w:space="0" w:color="auto"/>
              <w:bottom w:val="single" w:sz="4" w:space="0" w:color="auto"/>
            </w:tcBorders>
            <w:shd w:val="clear" w:color="auto" w:fill="FFFFFF"/>
            <w:vAlign w:val="bottom"/>
          </w:tcPr>
          <w:p w14:paraId="788C70FE" w14:textId="77777777" w:rsidR="00CB4BEB" w:rsidRPr="006B4CBE" w:rsidRDefault="00CB4BEB" w:rsidP="003C0924">
            <w:pPr>
              <w:autoSpaceDE w:val="0"/>
              <w:autoSpaceDN w:val="0"/>
              <w:adjustRightInd w:val="0"/>
              <w:rPr>
                <w:rFonts w:ascii="Trebuchet MS" w:hAnsi="Trebuchet MS"/>
                <w:sz w:val="18"/>
                <w:szCs w:val="18"/>
              </w:rPr>
            </w:pPr>
            <w:r w:rsidRPr="006B4CBE">
              <w:rPr>
                <w:rFonts w:ascii="Trebuchet MS" w:hAnsi="Trebuchet MS"/>
                <w:sz w:val="18"/>
                <w:szCs w:val="18"/>
              </w:rPr>
              <w:t>Strandengs- og marskområder</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3ED7AAD2"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3969" w:type="dxa"/>
            <w:tcBorders>
              <w:top w:val="single" w:sz="4" w:space="0" w:color="auto"/>
              <w:left w:val="single" w:sz="4" w:space="0" w:color="auto"/>
              <w:bottom w:val="single" w:sz="4" w:space="0" w:color="auto"/>
            </w:tcBorders>
            <w:shd w:val="clear" w:color="auto" w:fill="FFFFFF"/>
            <w:vAlign w:val="bottom"/>
          </w:tcPr>
          <w:p w14:paraId="72C11F84" w14:textId="77777777" w:rsidR="00CB4BEB" w:rsidRPr="006B4CBE" w:rsidRDefault="00CB4BEB" w:rsidP="003C0924">
            <w:pPr>
              <w:rPr>
                <w:rFonts w:ascii="Trebuchet MS" w:hAnsi="Trebuchet MS"/>
                <w:sz w:val="18"/>
                <w:szCs w:val="18"/>
              </w:rPr>
            </w:pPr>
          </w:p>
        </w:tc>
      </w:tr>
      <w:tr w:rsidR="00CB4BEB" w:rsidRPr="0051728E" w14:paraId="270DE5F7" w14:textId="77777777" w:rsidTr="003C0924">
        <w:trPr>
          <w:trHeight w:hRule="exact" w:val="255"/>
        </w:trPr>
        <w:tc>
          <w:tcPr>
            <w:tcW w:w="1868" w:type="dxa"/>
            <w:tcBorders>
              <w:top w:val="single" w:sz="4" w:space="0" w:color="auto"/>
              <w:left w:val="single" w:sz="4" w:space="0" w:color="auto"/>
              <w:bottom w:val="single" w:sz="4" w:space="0" w:color="auto"/>
              <w:right w:val="single" w:sz="4" w:space="0" w:color="auto"/>
            </w:tcBorders>
            <w:shd w:val="clear" w:color="auto" w:fill="D9D9D9"/>
            <w:vAlign w:val="bottom"/>
          </w:tcPr>
          <w:p w14:paraId="1EB79751"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98</w:t>
            </w:r>
          </w:p>
        </w:tc>
        <w:tc>
          <w:tcPr>
            <w:tcW w:w="6178" w:type="dxa"/>
            <w:tcBorders>
              <w:top w:val="single" w:sz="4" w:space="0" w:color="auto"/>
              <w:left w:val="single" w:sz="4" w:space="0" w:color="auto"/>
              <w:bottom w:val="single" w:sz="4" w:space="0" w:color="auto"/>
            </w:tcBorders>
            <w:shd w:val="clear" w:color="auto" w:fill="FFFFFF"/>
            <w:vAlign w:val="bottom"/>
          </w:tcPr>
          <w:p w14:paraId="0434C6E3"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Andet</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77BE9860"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3969" w:type="dxa"/>
            <w:tcBorders>
              <w:top w:val="single" w:sz="4" w:space="0" w:color="auto"/>
              <w:left w:val="single" w:sz="4" w:space="0" w:color="auto"/>
              <w:bottom w:val="single" w:sz="4" w:space="0" w:color="auto"/>
            </w:tcBorders>
            <w:shd w:val="clear" w:color="auto" w:fill="FFFFFF"/>
            <w:vAlign w:val="bottom"/>
          </w:tcPr>
          <w:p w14:paraId="65E897A1"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Anden strandtype</w:t>
            </w:r>
          </w:p>
        </w:tc>
      </w:tr>
      <w:tr w:rsidR="00CB4BEB" w:rsidRPr="0051728E" w14:paraId="499A2900" w14:textId="77777777" w:rsidTr="003C0924">
        <w:trPr>
          <w:trHeight w:hRule="exact" w:val="255"/>
        </w:trPr>
        <w:tc>
          <w:tcPr>
            <w:tcW w:w="1868" w:type="dxa"/>
            <w:tcBorders>
              <w:top w:val="single" w:sz="4" w:space="0" w:color="auto"/>
              <w:left w:val="single" w:sz="4" w:space="0" w:color="auto"/>
              <w:bottom w:val="single" w:sz="4" w:space="0" w:color="auto"/>
              <w:right w:val="single" w:sz="4" w:space="0" w:color="auto"/>
            </w:tcBorders>
            <w:shd w:val="clear" w:color="auto" w:fill="D9D9D9"/>
            <w:vAlign w:val="bottom"/>
          </w:tcPr>
          <w:p w14:paraId="5B3BEC7A"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99</w:t>
            </w:r>
          </w:p>
        </w:tc>
        <w:tc>
          <w:tcPr>
            <w:tcW w:w="6178" w:type="dxa"/>
            <w:tcBorders>
              <w:top w:val="single" w:sz="4" w:space="0" w:color="auto"/>
              <w:left w:val="single" w:sz="4" w:space="0" w:color="auto"/>
              <w:bottom w:val="single" w:sz="4" w:space="0" w:color="auto"/>
            </w:tcBorders>
            <w:shd w:val="clear" w:color="auto" w:fill="FFFFFF"/>
            <w:vAlign w:val="bottom"/>
          </w:tcPr>
          <w:p w14:paraId="24EBE38E"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Ukendt</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08859342"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3969" w:type="dxa"/>
            <w:tcBorders>
              <w:top w:val="single" w:sz="4" w:space="0" w:color="auto"/>
              <w:left w:val="single" w:sz="4" w:space="0" w:color="auto"/>
              <w:bottom w:val="single" w:sz="4" w:space="0" w:color="auto"/>
            </w:tcBorders>
            <w:shd w:val="clear" w:color="auto" w:fill="FFFFFF"/>
            <w:vAlign w:val="bottom"/>
          </w:tcPr>
          <w:p w14:paraId="076F0832"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Mangler kendskab til strandtype</w:t>
            </w:r>
          </w:p>
        </w:tc>
      </w:tr>
    </w:tbl>
    <w:p w14:paraId="3A23BFBD" w14:textId="77777777" w:rsidR="00CB4BEB" w:rsidRDefault="00CB4BEB" w:rsidP="00CB4BEB"/>
    <w:p w14:paraId="087F8E3B" w14:textId="77777777" w:rsidR="00CB4BEB" w:rsidRDefault="00CB4BEB" w:rsidP="00CB4BEB">
      <w:r>
        <w:br w:type="page"/>
      </w:r>
    </w:p>
    <w:p w14:paraId="2080155F" w14:textId="77777777" w:rsidR="00CB4BEB" w:rsidRPr="001C410C" w:rsidRDefault="00CB4BEB" w:rsidP="00CB4BEB">
      <w:pPr>
        <w:pStyle w:val="Overskrift2"/>
        <w:rPr>
          <w:kern w:val="32"/>
        </w:rPr>
      </w:pPr>
      <w:bookmarkStart w:id="2920" w:name="_Toc63351522"/>
      <w:bookmarkStart w:id="2921" w:name="_Toc122436168"/>
      <w:r w:rsidRPr="001C410C">
        <w:rPr>
          <w:kern w:val="32"/>
        </w:rPr>
        <w:lastRenderedPageBreak/>
        <w:t>5.12.18 Indsatspunkt (6117)</w:t>
      </w:r>
      <w:bookmarkEnd w:id="2920"/>
      <w:bookmarkEnd w:id="2921"/>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5670"/>
        <w:gridCol w:w="1276"/>
        <w:gridCol w:w="1418"/>
        <w:gridCol w:w="1417"/>
        <w:gridCol w:w="1985"/>
      </w:tblGrid>
      <w:tr w:rsidR="00CB4BEB" w:rsidRPr="0051728E" w14:paraId="42E91500" w14:textId="77777777" w:rsidTr="003C0924">
        <w:tc>
          <w:tcPr>
            <w:tcW w:w="1809" w:type="dxa"/>
            <w:tcBorders>
              <w:bottom w:val="single" w:sz="4" w:space="0" w:color="auto"/>
            </w:tcBorders>
            <w:shd w:val="clear" w:color="auto" w:fill="D9D9D9"/>
            <w:vAlign w:val="center"/>
          </w:tcPr>
          <w:p w14:paraId="6CC0B03B"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5670" w:type="dxa"/>
            <w:tcBorders>
              <w:bottom w:val="single" w:sz="4" w:space="0" w:color="auto"/>
            </w:tcBorders>
            <w:shd w:val="clear" w:color="auto" w:fill="D9D9D9"/>
            <w:vAlign w:val="center"/>
          </w:tcPr>
          <w:p w14:paraId="3735B5A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76" w:type="dxa"/>
            <w:tcBorders>
              <w:bottom w:val="single" w:sz="4" w:space="0" w:color="auto"/>
            </w:tcBorders>
            <w:shd w:val="clear" w:color="auto" w:fill="D9D9D9"/>
            <w:vAlign w:val="center"/>
          </w:tcPr>
          <w:p w14:paraId="2286A900"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418" w:type="dxa"/>
            <w:tcBorders>
              <w:bottom w:val="single" w:sz="4" w:space="0" w:color="auto"/>
            </w:tcBorders>
            <w:shd w:val="clear" w:color="auto" w:fill="D9D9D9"/>
            <w:vAlign w:val="center"/>
          </w:tcPr>
          <w:p w14:paraId="230E3CF8"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17" w:type="dxa"/>
            <w:tcBorders>
              <w:bottom w:val="single" w:sz="4" w:space="0" w:color="auto"/>
            </w:tcBorders>
            <w:shd w:val="clear" w:color="auto" w:fill="D9D9D9"/>
            <w:vAlign w:val="center"/>
          </w:tcPr>
          <w:p w14:paraId="7445B302"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30F1476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1985" w:type="dxa"/>
            <w:shd w:val="clear" w:color="auto" w:fill="D9D9D9"/>
            <w:vAlign w:val="center"/>
          </w:tcPr>
          <w:p w14:paraId="334D98B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79A56AD0"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FFFFFF"/>
            <w:vAlign w:val="bottom"/>
          </w:tcPr>
          <w:p w14:paraId="02D77D64" w14:textId="77777777" w:rsidR="00CB4BEB" w:rsidRDefault="00CB4BEB" w:rsidP="003C0924">
            <w:pPr>
              <w:rPr>
                <w:rFonts w:ascii="Trebuchet MS" w:hAnsi="Trebuchet MS"/>
                <w:sz w:val="18"/>
                <w:szCs w:val="18"/>
              </w:rPr>
            </w:pPr>
            <w:proofErr w:type="spellStart"/>
            <w:r>
              <w:rPr>
                <w:rFonts w:ascii="Trebuchet MS" w:hAnsi="Trebuchet MS"/>
                <w:sz w:val="18"/>
                <w:szCs w:val="18"/>
              </w:rPr>
              <w:t>nr_navn</w:t>
            </w:r>
            <w:proofErr w:type="spellEnd"/>
          </w:p>
        </w:tc>
        <w:tc>
          <w:tcPr>
            <w:tcW w:w="5670" w:type="dxa"/>
            <w:tcBorders>
              <w:top w:val="single" w:sz="4" w:space="0" w:color="auto"/>
              <w:left w:val="single" w:sz="4" w:space="0" w:color="auto"/>
              <w:bottom w:val="nil"/>
              <w:right w:val="single" w:sz="4" w:space="0" w:color="auto"/>
            </w:tcBorders>
            <w:shd w:val="clear" w:color="auto" w:fill="auto"/>
            <w:vAlign w:val="bottom"/>
          </w:tcPr>
          <w:p w14:paraId="1FF21762" w14:textId="77777777" w:rsidR="00CB4BEB" w:rsidRPr="00BD0E5C" w:rsidRDefault="00CB4BEB" w:rsidP="003C0924">
            <w:pPr>
              <w:rPr>
                <w:rFonts w:ascii="Trebuchet MS" w:hAnsi="Trebuchet MS"/>
                <w:sz w:val="18"/>
                <w:szCs w:val="18"/>
              </w:rPr>
            </w:pPr>
            <w:r>
              <w:rPr>
                <w:rFonts w:ascii="Trebuchet MS" w:hAnsi="Trebuchet MS"/>
                <w:sz w:val="18"/>
                <w:szCs w:val="18"/>
              </w:rPr>
              <w:t>Nummer på punkt</w:t>
            </w:r>
          </w:p>
        </w:tc>
        <w:tc>
          <w:tcPr>
            <w:tcW w:w="1276" w:type="dxa"/>
            <w:tcBorders>
              <w:top w:val="single" w:sz="4" w:space="0" w:color="auto"/>
              <w:left w:val="single" w:sz="4" w:space="0" w:color="auto"/>
              <w:bottom w:val="nil"/>
              <w:right w:val="single" w:sz="4" w:space="0" w:color="auto"/>
            </w:tcBorders>
            <w:shd w:val="clear" w:color="auto" w:fill="auto"/>
            <w:vAlign w:val="bottom"/>
          </w:tcPr>
          <w:p w14:paraId="2577CAF8" w14:textId="77777777" w:rsidR="00CB4BEB" w:rsidRPr="00BD0E5C" w:rsidRDefault="00CB4BEB" w:rsidP="003C0924">
            <w:pPr>
              <w:rPr>
                <w:rFonts w:ascii="Trebuchet MS" w:hAnsi="Trebuchet MS"/>
                <w:sz w:val="18"/>
                <w:szCs w:val="18"/>
              </w:rPr>
            </w:pPr>
            <w:r w:rsidRPr="00BD0E5C">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auto"/>
            <w:vAlign w:val="bottom"/>
          </w:tcPr>
          <w:p w14:paraId="7FB257B1" w14:textId="77777777" w:rsidR="00CB4BEB" w:rsidRPr="00BD0E5C" w:rsidRDefault="00CB4BEB" w:rsidP="003C0924">
            <w:pPr>
              <w:rPr>
                <w:rFonts w:ascii="Trebuchet MS" w:hAnsi="Trebuchet MS"/>
                <w:sz w:val="18"/>
                <w:szCs w:val="18"/>
              </w:rPr>
            </w:pPr>
            <w:r>
              <w:rPr>
                <w:rFonts w:ascii="Trebuchet MS" w:hAnsi="Trebuchet MS"/>
                <w:sz w:val="18"/>
                <w:szCs w:val="18"/>
              </w:rPr>
              <w:t>0-20 tegn</w:t>
            </w:r>
          </w:p>
        </w:tc>
        <w:tc>
          <w:tcPr>
            <w:tcW w:w="1417" w:type="dxa"/>
            <w:tcBorders>
              <w:top w:val="single" w:sz="4" w:space="0" w:color="auto"/>
              <w:left w:val="single" w:sz="4" w:space="0" w:color="auto"/>
              <w:bottom w:val="nil"/>
              <w:right w:val="single" w:sz="4" w:space="0" w:color="auto"/>
            </w:tcBorders>
            <w:shd w:val="clear" w:color="auto" w:fill="auto"/>
            <w:vAlign w:val="center"/>
          </w:tcPr>
          <w:p w14:paraId="77DB2C11"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1985" w:type="dxa"/>
            <w:tcBorders>
              <w:top w:val="single" w:sz="4" w:space="0" w:color="auto"/>
              <w:left w:val="single" w:sz="4" w:space="0" w:color="auto"/>
              <w:bottom w:val="nil"/>
              <w:right w:val="single" w:sz="4" w:space="0" w:color="auto"/>
            </w:tcBorders>
            <w:shd w:val="clear" w:color="auto" w:fill="auto"/>
            <w:vAlign w:val="bottom"/>
          </w:tcPr>
          <w:p w14:paraId="2E36714D" w14:textId="77777777" w:rsidR="00CB4BEB" w:rsidRPr="00BD0E5C" w:rsidRDefault="00CB4BEB" w:rsidP="003C0924">
            <w:pPr>
              <w:rPr>
                <w:rFonts w:ascii="Trebuchet MS" w:hAnsi="Trebuchet MS" w:cs="Trebuchet MS"/>
                <w:sz w:val="18"/>
                <w:szCs w:val="18"/>
              </w:rPr>
            </w:pPr>
          </w:p>
        </w:tc>
      </w:tr>
      <w:tr w:rsidR="00CB4BEB" w:rsidRPr="00CE1917" w14:paraId="36391A6F" w14:textId="77777777" w:rsidTr="003C0924">
        <w:trPr>
          <w:trHeight w:hRule="exact" w:val="285"/>
        </w:trPr>
        <w:tc>
          <w:tcPr>
            <w:tcW w:w="1809" w:type="dxa"/>
            <w:tcBorders>
              <w:top w:val="single" w:sz="4" w:space="0" w:color="auto"/>
              <w:left w:val="single" w:sz="4" w:space="0" w:color="auto"/>
              <w:bottom w:val="nil"/>
              <w:right w:val="single" w:sz="4" w:space="0" w:color="auto"/>
            </w:tcBorders>
            <w:shd w:val="clear" w:color="auto" w:fill="FFFFFF"/>
            <w:vAlign w:val="center"/>
          </w:tcPr>
          <w:p w14:paraId="59FFB794" w14:textId="77777777" w:rsidR="00CB4BEB" w:rsidRDefault="00CB4BEB" w:rsidP="003C0924">
            <w:pPr>
              <w:rPr>
                <w:rFonts w:ascii="Trebuchet MS" w:hAnsi="Trebuchet MS"/>
                <w:sz w:val="18"/>
                <w:szCs w:val="18"/>
              </w:rPr>
            </w:pPr>
            <w:r>
              <w:rPr>
                <w:rFonts w:ascii="Trebuchet MS" w:hAnsi="Trebuchet MS"/>
                <w:sz w:val="18"/>
                <w:szCs w:val="18"/>
              </w:rPr>
              <w:t>beskrivelse</w:t>
            </w:r>
          </w:p>
        </w:tc>
        <w:tc>
          <w:tcPr>
            <w:tcW w:w="5670" w:type="dxa"/>
            <w:tcBorders>
              <w:top w:val="single" w:sz="4" w:space="0" w:color="auto"/>
              <w:left w:val="single" w:sz="4" w:space="0" w:color="auto"/>
              <w:bottom w:val="nil"/>
              <w:right w:val="single" w:sz="4" w:space="0" w:color="auto"/>
            </w:tcBorders>
            <w:shd w:val="clear" w:color="auto" w:fill="auto"/>
            <w:vAlign w:val="bottom"/>
          </w:tcPr>
          <w:p w14:paraId="42329915" w14:textId="77777777" w:rsidR="00CB4BEB" w:rsidRPr="00BD0E5C" w:rsidRDefault="00CB4BEB" w:rsidP="003C0924">
            <w:pPr>
              <w:rPr>
                <w:rFonts w:ascii="Trebuchet MS" w:hAnsi="Trebuchet MS"/>
                <w:sz w:val="18"/>
                <w:szCs w:val="18"/>
              </w:rPr>
            </w:pPr>
            <w:r>
              <w:rPr>
                <w:rFonts w:ascii="Trebuchet MS" w:hAnsi="Trebuchet MS"/>
                <w:sz w:val="18"/>
                <w:szCs w:val="18"/>
              </w:rPr>
              <w:t>Beskrivelse af punktet som ikke er dækket af indsatstypen</w:t>
            </w:r>
          </w:p>
        </w:tc>
        <w:tc>
          <w:tcPr>
            <w:tcW w:w="1276" w:type="dxa"/>
            <w:tcBorders>
              <w:top w:val="single" w:sz="4" w:space="0" w:color="auto"/>
              <w:left w:val="single" w:sz="4" w:space="0" w:color="auto"/>
              <w:bottom w:val="nil"/>
              <w:right w:val="single" w:sz="4" w:space="0" w:color="auto"/>
            </w:tcBorders>
            <w:shd w:val="clear" w:color="auto" w:fill="auto"/>
            <w:vAlign w:val="center"/>
          </w:tcPr>
          <w:p w14:paraId="2A279F2F" w14:textId="77777777" w:rsidR="00CB4BEB" w:rsidRPr="00BD0E5C" w:rsidRDefault="00CB4BEB" w:rsidP="003C0924">
            <w:pPr>
              <w:rPr>
                <w:rFonts w:ascii="Trebuchet MS" w:hAnsi="Trebuchet MS"/>
                <w:sz w:val="18"/>
                <w:szCs w:val="18"/>
              </w:rPr>
            </w:pPr>
            <w:r w:rsidRPr="00BD0E5C">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auto"/>
            <w:vAlign w:val="center"/>
          </w:tcPr>
          <w:p w14:paraId="4D129EC6" w14:textId="77777777" w:rsidR="00CB4BEB" w:rsidRPr="00BD0E5C" w:rsidRDefault="00CB4BEB" w:rsidP="003C0924">
            <w:pPr>
              <w:rPr>
                <w:rFonts w:ascii="Trebuchet MS" w:hAnsi="Trebuchet MS"/>
                <w:sz w:val="18"/>
                <w:szCs w:val="18"/>
              </w:rPr>
            </w:pPr>
            <w:r>
              <w:rPr>
                <w:rFonts w:ascii="Trebuchet MS" w:hAnsi="Trebuchet MS"/>
                <w:sz w:val="18"/>
                <w:szCs w:val="18"/>
              </w:rPr>
              <w:t>0-254 tegn</w:t>
            </w:r>
          </w:p>
        </w:tc>
        <w:tc>
          <w:tcPr>
            <w:tcW w:w="1417" w:type="dxa"/>
            <w:tcBorders>
              <w:top w:val="single" w:sz="4" w:space="0" w:color="auto"/>
              <w:left w:val="single" w:sz="4" w:space="0" w:color="auto"/>
              <w:bottom w:val="nil"/>
              <w:right w:val="single" w:sz="4" w:space="0" w:color="auto"/>
            </w:tcBorders>
            <w:shd w:val="clear" w:color="auto" w:fill="auto"/>
            <w:vAlign w:val="center"/>
          </w:tcPr>
          <w:p w14:paraId="5E61DD75"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985" w:type="dxa"/>
            <w:tcBorders>
              <w:top w:val="single" w:sz="4" w:space="0" w:color="auto"/>
              <w:left w:val="single" w:sz="4" w:space="0" w:color="auto"/>
              <w:bottom w:val="nil"/>
              <w:right w:val="single" w:sz="4" w:space="0" w:color="auto"/>
            </w:tcBorders>
            <w:shd w:val="clear" w:color="auto" w:fill="auto"/>
            <w:vAlign w:val="center"/>
          </w:tcPr>
          <w:p w14:paraId="6B79AEF0" w14:textId="77777777" w:rsidR="00CB4BEB" w:rsidRPr="00BD0E5C" w:rsidRDefault="00CB4BEB" w:rsidP="003C0924">
            <w:pPr>
              <w:rPr>
                <w:rFonts w:ascii="Trebuchet MS" w:hAnsi="Trebuchet MS" w:cs="Trebuchet MS"/>
                <w:sz w:val="18"/>
                <w:szCs w:val="18"/>
              </w:rPr>
            </w:pPr>
          </w:p>
        </w:tc>
      </w:tr>
      <w:tr w:rsidR="00CB4BEB" w:rsidRPr="00CE1917" w14:paraId="729AAD93"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FFFFFF"/>
            <w:vAlign w:val="bottom"/>
          </w:tcPr>
          <w:p w14:paraId="47B7E7DE" w14:textId="77777777" w:rsidR="00CB4BEB" w:rsidRDefault="00CB4BEB" w:rsidP="003C0924">
            <w:pPr>
              <w:rPr>
                <w:rFonts w:ascii="Trebuchet MS" w:hAnsi="Trebuchet MS"/>
                <w:sz w:val="18"/>
                <w:szCs w:val="18"/>
              </w:rPr>
            </w:pPr>
            <w:r>
              <w:rPr>
                <w:rFonts w:ascii="Trebuchet MS" w:hAnsi="Trebuchet MS"/>
                <w:sz w:val="18"/>
                <w:szCs w:val="18"/>
              </w:rPr>
              <w:t>adgang</w:t>
            </w:r>
          </w:p>
        </w:tc>
        <w:tc>
          <w:tcPr>
            <w:tcW w:w="5670" w:type="dxa"/>
            <w:tcBorders>
              <w:top w:val="single" w:sz="4" w:space="0" w:color="auto"/>
              <w:left w:val="single" w:sz="4" w:space="0" w:color="auto"/>
              <w:bottom w:val="nil"/>
              <w:right w:val="single" w:sz="4" w:space="0" w:color="auto"/>
            </w:tcBorders>
            <w:shd w:val="clear" w:color="auto" w:fill="auto"/>
            <w:vAlign w:val="bottom"/>
          </w:tcPr>
          <w:p w14:paraId="75471DCA" w14:textId="77777777" w:rsidR="00CB4BEB" w:rsidRPr="00BD0E5C" w:rsidRDefault="00CB4BEB" w:rsidP="003C0924">
            <w:pPr>
              <w:rPr>
                <w:rFonts w:ascii="Trebuchet MS" w:hAnsi="Trebuchet MS"/>
                <w:sz w:val="18"/>
                <w:szCs w:val="18"/>
              </w:rPr>
            </w:pPr>
            <w:r>
              <w:rPr>
                <w:rFonts w:ascii="Trebuchet MS" w:hAnsi="Trebuchet MS"/>
                <w:sz w:val="18"/>
                <w:szCs w:val="18"/>
              </w:rPr>
              <w:t>Adgangsforhold/-beskrivelse</w:t>
            </w:r>
          </w:p>
        </w:tc>
        <w:tc>
          <w:tcPr>
            <w:tcW w:w="1276" w:type="dxa"/>
            <w:tcBorders>
              <w:top w:val="single" w:sz="4" w:space="0" w:color="auto"/>
              <w:left w:val="single" w:sz="4" w:space="0" w:color="auto"/>
              <w:bottom w:val="nil"/>
              <w:right w:val="single" w:sz="4" w:space="0" w:color="auto"/>
            </w:tcBorders>
            <w:shd w:val="clear" w:color="auto" w:fill="auto"/>
            <w:vAlign w:val="bottom"/>
          </w:tcPr>
          <w:p w14:paraId="444ECF09" w14:textId="77777777" w:rsidR="00CB4BEB" w:rsidRPr="00BD0E5C" w:rsidRDefault="00CB4BEB" w:rsidP="003C0924">
            <w:pPr>
              <w:rPr>
                <w:rFonts w:ascii="Trebuchet MS" w:hAnsi="Trebuchet MS"/>
                <w:sz w:val="18"/>
                <w:szCs w:val="18"/>
              </w:rPr>
            </w:pPr>
            <w:r w:rsidRPr="00BD0E5C">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auto"/>
            <w:vAlign w:val="bottom"/>
          </w:tcPr>
          <w:p w14:paraId="1E696177" w14:textId="77777777" w:rsidR="00CB4BEB" w:rsidRPr="00BD0E5C" w:rsidRDefault="00CB4BEB" w:rsidP="003C0924">
            <w:pPr>
              <w:rPr>
                <w:rFonts w:ascii="Trebuchet MS" w:hAnsi="Trebuchet MS"/>
                <w:sz w:val="18"/>
                <w:szCs w:val="18"/>
              </w:rPr>
            </w:pPr>
            <w:r>
              <w:rPr>
                <w:rFonts w:ascii="Trebuchet MS" w:hAnsi="Trebuchet MS"/>
                <w:sz w:val="18"/>
                <w:szCs w:val="18"/>
              </w:rPr>
              <w:t>0-254 tegn</w:t>
            </w:r>
          </w:p>
        </w:tc>
        <w:tc>
          <w:tcPr>
            <w:tcW w:w="1417" w:type="dxa"/>
            <w:tcBorders>
              <w:top w:val="single" w:sz="4" w:space="0" w:color="auto"/>
              <w:left w:val="single" w:sz="4" w:space="0" w:color="auto"/>
              <w:bottom w:val="nil"/>
              <w:right w:val="single" w:sz="4" w:space="0" w:color="auto"/>
            </w:tcBorders>
            <w:shd w:val="clear" w:color="auto" w:fill="auto"/>
            <w:vAlign w:val="center"/>
          </w:tcPr>
          <w:p w14:paraId="4BCCD9DD"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985" w:type="dxa"/>
            <w:tcBorders>
              <w:top w:val="single" w:sz="4" w:space="0" w:color="auto"/>
              <w:left w:val="single" w:sz="4" w:space="0" w:color="auto"/>
              <w:bottom w:val="nil"/>
              <w:right w:val="single" w:sz="4" w:space="0" w:color="auto"/>
            </w:tcBorders>
            <w:shd w:val="clear" w:color="auto" w:fill="auto"/>
            <w:vAlign w:val="bottom"/>
          </w:tcPr>
          <w:p w14:paraId="0CCEBFA4" w14:textId="77777777" w:rsidR="00CB4BEB" w:rsidRPr="00BD0E5C" w:rsidRDefault="00CB4BEB" w:rsidP="003C0924">
            <w:pPr>
              <w:rPr>
                <w:rFonts w:ascii="Trebuchet MS" w:hAnsi="Trebuchet MS" w:cs="Trebuchet MS"/>
                <w:sz w:val="18"/>
                <w:szCs w:val="18"/>
              </w:rPr>
            </w:pPr>
          </w:p>
        </w:tc>
      </w:tr>
      <w:tr w:rsidR="00CB4BEB" w:rsidRPr="00CE1917" w14:paraId="506174EC"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FFFFFF"/>
            <w:vAlign w:val="bottom"/>
          </w:tcPr>
          <w:p w14:paraId="3301C6AE" w14:textId="77777777" w:rsidR="00CB4BEB" w:rsidRDefault="00CB4BEB" w:rsidP="003C0924">
            <w:pPr>
              <w:rPr>
                <w:rFonts w:ascii="Trebuchet MS" w:hAnsi="Trebuchet MS"/>
                <w:sz w:val="18"/>
                <w:szCs w:val="18"/>
              </w:rPr>
            </w:pPr>
            <w:proofErr w:type="spellStart"/>
            <w:r>
              <w:rPr>
                <w:rFonts w:ascii="Trebuchet MS" w:hAnsi="Trebuchet MS"/>
                <w:sz w:val="18"/>
                <w:szCs w:val="18"/>
              </w:rPr>
              <w:t>vej_afstand</w:t>
            </w:r>
            <w:proofErr w:type="spellEnd"/>
          </w:p>
        </w:tc>
        <w:tc>
          <w:tcPr>
            <w:tcW w:w="5670" w:type="dxa"/>
            <w:tcBorders>
              <w:top w:val="single" w:sz="4" w:space="0" w:color="auto"/>
              <w:left w:val="single" w:sz="4" w:space="0" w:color="auto"/>
              <w:bottom w:val="nil"/>
              <w:right w:val="single" w:sz="4" w:space="0" w:color="auto"/>
            </w:tcBorders>
            <w:shd w:val="clear" w:color="auto" w:fill="auto"/>
            <w:vAlign w:val="bottom"/>
          </w:tcPr>
          <w:p w14:paraId="662FD8CD" w14:textId="77777777" w:rsidR="00CB4BEB" w:rsidRPr="00BD0E5C" w:rsidRDefault="00CB4BEB" w:rsidP="003C0924">
            <w:pPr>
              <w:rPr>
                <w:rFonts w:ascii="Trebuchet MS" w:hAnsi="Trebuchet MS"/>
                <w:sz w:val="18"/>
                <w:szCs w:val="18"/>
              </w:rPr>
            </w:pPr>
            <w:r>
              <w:rPr>
                <w:rFonts w:ascii="Trebuchet MS" w:hAnsi="Trebuchet MS"/>
                <w:sz w:val="18"/>
                <w:szCs w:val="18"/>
              </w:rPr>
              <w:t>Afstanden fra fast vej til punktet</w:t>
            </w:r>
          </w:p>
        </w:tc>
        <w:tc>
          <w:tcPr>
            <w:tcW w:w="1276" w:type="dxa"/>
            <w:tcBorders>
              <w:top w:val="single" w:sz="4" w:space="0" w:color="auto"/>
              <w:left w:val="single" w:sz="4" w:space="0" w:color="auto"/>
              <w:bottom w:val="nil"/>
              <w:right w:val="single" w:sz="4" w:space="0" w:color="auto"/>
            </w:tcBorders>
            <w:shd w:val="clear" w:color="auto" w:fill="auto"/>
            <w:vAlign w:val="bottom"/>
          </w:tcPr>
          <w:p w14:paraId="549D1746" w14:textId="77777777" w:rsidR="00CB4BEB" w:rsidRPr="00BD0E5C" w:rsidRDefault="00CB4BEB" w:rsidP="003C0924">
            <w:pPr>
              <w:rPr>
                <w:rFonts w:ascii="Trebuchet MS" w:hAnsi="Trebuchet MS"/>
                <w:sz w:val="18"/>
                <w:szCs w:val="18"/>
              </w:rPr>
            </w:pPr>
            <w:r>
              <w:rPr>
                <w:rFonts w:ascii="Trebuchet MS" w:hAnsi="Trebuchet MS" w:cs="Trebuchet MS"/>
                <w:sz w:val="18"/>
                <w:szCs w:val="18"/>
              </w:rPr>
              <w:t>Heltal</w:t>
            </w:r>
          </w:p>
        </w:tc>
        <w:tc>
          <w:tcPr>
            <w:tcW w:w="1418" w:type="dxa"/>
            <w:tcBorders>
              <w:top w:val="single" w:sz="4" w:space="0" w:color="auto"/>
              <w:left w:val="single" w:sz="4" w:space="0" w:color="auto"/>
              <w:bottom w:val="nil"/>
              <w:right w:val="single" w:sz="4" w:space="0" w:color="auto"/>
            </w:tcBorders>
            <w:shd w:val="clear" w:color="auto" w:fill="auto"/>
            <w:vAlign w:val="bottom"/>
          </w:tcPr>
          <w:p w14:paraId="2992BA5D" w14:textId="77777777" w:rsidR="00CB4BEB" w:rsidRPr="00BD0E5C" w:rsidRDefault="00CB4BEB" w:rsidP="003C0924">
            <w:pPr>
              <w:rPr>
                <w:rFonts w:ascii="Trebuchet MS" w:hAnsi="Trebuchet MS"/>
                <w:sz w:val="18"/>
                <w:szCs w:val="18"/>
              </w:rPr>
            </w:pPr>
            <w:r>
              <w:rPr>
                <w:rFonts w:ascii="Trebuchet MS" w:hAnsi="Trebuchet MS"/>
                <w:sz w:val="18"/>
                <w:szCs w:val="18"/>
              </w:rPr>
              <w:t>1-9999</w:t>
            </w:r>
          </w:p>
        </w:tc>
        <w:tc>
          <w:tcPr>
            <w:tcW w:w="1417" w:type="dxa"/>
            <w:tcBorders>
              <w:top w:val="single" w:sz="4" w:space="0" w:color="auto"/>
              <w:left w:val="single" w:sz="4" w:space="0" w:color="auto"/>
              <w:bottom w:val="nil"/>
              <w:right w:val="single" w:sz="4" w:space="0" w:color="auto"/>
            </w:tcBorders>
            <w:shd w:val="clear" w:color="auto" w:fill="auto"/>
            <w:vAlign w:val="center"/>
          </w:tcPr>
          <w:p w14:paraId="7D0444C5"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985" w:type="dxa"/>
            <w:tcBorders>
              <w:top w:val="single" w:sz="4" w:space="0" w:color="auto"/>
              <w:left w:val="single" w:sz="4" w:space="0" w:color="auto"/>
              <w:bottom w:val="nil"/>
              <w:right w:val="single" w:sz="4" w:space="0" w:color="auto"/>
            </w:tcBorders>
            <w:shd w:val="clear" w:color="auto" w:fill="auto"/>
            <w:vAlign w:val="bottom"/>
          </w:tcPr>
          <w:p w14:paraId="27CF223E" w14:textId="77777777" w:rsidR="00CB4BEB" w:rsidRPr="00BD0E5C" w:rsidRDefault="00CB4BEB" w:rsidP="003C0924">
            <w:pPr>
              <w:rPr>
                <w:rFonts w:ascii="Trebuchet MS" w:hAnsi="Trebuchet MS" w:cs="Trebuchet MS"/>
                <w:sz w:val="18"/>
                <w:szCs w:val="18"/>
              </w:rPr>
            </w:pPr>
          </w:p>
        </w:tc>
      </w:tr>
      <w:tr w:rsidR="00CB4BEB" w:rsidRPr="00CE1917" w14:paraId="17FD8B9E"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FFFFFF"/>
            <w:vAlign w:val="center"/>
          </w:tcPr>
          <w:p w14:paraId="45CF57C1" w14:textId="77777777" w:rsidR="00CB4BEB" w:rsidRPr="00255861" w:rsidRDefault="00CB4BEB" w:rsidP="003C0924">
            <w:pPr>
              <w:rPr>
                <w:rFonts w:ascii="Trebuchet MS" w:hAnsi="Trebuchet MS"/>
                <w:sz w:val="18"/>
                <w:szCs w:val="18"/>
              </w:rPr>
            </w:pPr>
            <w:r w:rsidRPr="00255861">
              <w:rPr>
                <w:rFonts w:ascii="Trebuchet MS" w:hAnsi="Trebuchet MS"/>
                <w:sz w:val="18"/>
                <w:szCs w:val="18"/>
              </w:rPr>
              <w:t>ansvar</w:t>
            </w:r>
          </w:p>
        </w:tc>
        <w:tc>
          <w:tcPr>
            <w:tcW w:w="5670" w:type="dxa"/>
            <w:tcBorders>
              <w:top w:val="single" w:sz="4" w:space="0" w:color="auto"/>
              <w:left w:val="single" w:sz="4" w:space="0" w:color="auto"/>
              <w:bottom w:val="nil"/>
              <w:right w:val="single" w:sz="4" w:space="0" w:color="auto"/>
            </w:tcBorders>
            <w:shd w:val="clear" w:color="auto" w:fill="auto"/>
            <w:vAlign w:val="bottom"/>
          </w:tcPr>
          <w:p w14:paraId="3E664EAC" w14:textId="77777777" w:rsidR="00CB4BEB" w:rsidRPr="00BD0E5C" w:rsidRDefault="00CB4BEB" w:rsidP="003C0924">
            <w:pPr>
              <w:rPr>
                <w:rFonts w:ascii="Trebuchet MS" w:hAnsi="Trebuchet MS"/>
                <w:sz w:val="18"/>
                <w:szCs w:val="18"/>
              </w:rPr>
            </w:pPr>
            <w:r>
              <w:rPr>
                <w:rFonts w:ascii="Trebuchet MS" w:hAnsi="Trebuchet MS"/>
                <w:sz w:val="18"/>
                <w:szCs w:val="18"/>
              </w:rPr>
              <w:t xml:space="preserve">Hvem der har vedligeholdelsesansvaret af f.eks. et </w:t>
            </w:r>
            <w:proofErr w:type="spellStart"/>
            <w:r>
              <w:rPr>
                <w:rFonts w:ascii="Trebuchet MS" w:hAnsi="Trebuchet MS"/>
                <w:sz w:val="18"/>
                <w:szCs w:val="18"/>
              </w:rPr>
              <w:t>egnvandsbassin</w:t>
            </w:r>
            <w:proofErr w:type="spellEnd"/>
          </w:p>
        </w:tc>
        <w:tc>
          <w:tcPr>
            <w:tcW w:w="1276" w:type="dxa"/>
            <w:tcBorders>
              <w:top w:val="single" w:sz="4" w:space="0" w:color="auto"/>
              <w:left w:val="single" w:sz="4" w:space="0" w:color="auto"/>
              <w:bottom w:val="nil"/>
              <w:right w:val="single" w:sz="4" w:space="0" w:color="auto"/>
            </w:tcBorders>
            <w:shd w:val="clear" w:color="auto" w:fill="auto"/>
            <w:vAlign w:val="center"/>
          </w:tcPr>
          <w:p w14:paraId="75E4E1DD" w14:textId="77777777" w:rsidR="00CB4BEB" w:rsidRPr="00BD0E5C" w:rsidRDefault="00CB4BEB" w:rsidP="003C0924">
            <w:pPr>
              <w:rPr>
                <w:rFonts w:ascii="Trebuchet MS" w:hAnsi="Trebuchet MS"/>
                <w:sz w:val="18"/>
                <w:szCs w:val="18"/>
              </w:rPr>
            </w:pPr>
            <w:r w:rsidRPr="00BD0E5C">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auto"/>
            <w:vAlign w:val="center"/>
          </w:tcPr>
          <w:p w14:paraId="68B9E321" w14:textId="77777777" w:rsidR="00CB4BEB" w:rsidRPr="00BD0E5C" w:rsidRDefault="00CB4BEB" w:rsidP="003C0924">
            <w:pPr>
              <w:rPr>
                <w:rFonts w:ascii="Trebuchet MS" w:hAnsi="Trebuchet MS"/>
                <w:sz w:val="18"/>
                <w:szCs w:val="18"/>
              </w:rPr>
            </w:pPr>
            <w:r>
              <w:rPr>
                <w:rFonts w:ascii="Trebuchet MS" w:hAnsi="Trebuchet MS"/>
                <w:sz w:val="18"/>
                <w:szCs w:val="18"/>
              </w:rPr>
              <w:t>0-50 tegn</w:t>
            </w:r>
          </w:p>
        </w:tc>
        <w:tc>
          <w:tcPr>
            <w:tcW w:w="1417" w:type="dxa"/>
            <w:tcBorders>
              <w:top w:val="single" w:sz="4" w:space="0" w:color="auto"/>
              <w:left w:val="single" w:sz="4" w:space="0" w:color="auto"/>
              <w:bottom w:val="nil"/>
              <w:right w:val="single" w:sz="4" w:space="0" w:color="auto"/>
            </w:tcBorders>
            <w:shd w:val="clear" w:color="auto" w:fill="auto"/>
            <w:vAlign w:val="center"/>
          </w:tcPr>
          <w:p w14:paraId="3E4B4EF7"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985" w:type="dxa"/>
            <w:tcBorders>
              <w:top w:val="single" w:sz="4" w:space="0" w:color="auto"/>
              <w:left w:val="single" w:sz="4" w:space="0" w:color="auto"/>
              <w:bottom w:val="nil"/>
              <w:right w:val="single" w:sz="4" w:space="0" w:color="auto"/>
            </w:tcBorders>
            <w:shd w:val="clear" w:color="auto" w:fill="auto"/>
            <w:vAlign w:val="center"/>
          </w:tcPr>
          <w:p w14:paraId="6A213BBC" w14:textId="77777777" w:rsidR="00CB4BEB" w:rsidRPr="00BD0E5C" w:rsidRDefault="00CB4BEB" w:rsidP="003C0924">
            <w:pPr>
              <w:rPr>
                <w:rFonts w:ascii="Trebuchet MS" w:hAnsi="Trebuchet MS" w:cs="Trebuchet MS"/>
                <w:sz w:val="18"/>
                <w:szCs w:val="18"/>
              </w:rPr>
            </w:pPr>
          </w:p>
        </w:tc>
      </w:tr>
      <w:tr w:rsidR="00CB4BEB" w:rsidRPr="00CE1917" w14:paraId="3262F286"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FFFFFF"/>
            <w:vAlign w:val="bottom"/>
          </w:tcPr>
          <w:p w14:paraId="74E1EA96" w14:textId="77777777" w:rsidR="00CB4BEB" w:rsidRPr="00255861" w:rsidRDefault="00CB4BEB" w:rsidP="003C0924">
            <w:pPr>
              <w:rPr>
                <w:rFonts w:ascii="Trebuchet MS" w:hAnsi="Trebuchet MS"/>
                <w:sz w:val="18"/>
                <w:szCs w:val="18"/>
              </w:rPr>
            </w:pPr>
            <w:proofErr w:type="spellStart"/>
            <w:r w:rsidRPr="00255861">
              <w:rPr>
                <w:rFonts w:ascii="Trebuchet MS" w:hAnsi="Trebuchet MS"/>
                <w:sz w:val="18"/>
                <w:szCs w:val="18"/>
              </w:rPr>
              <w:t>indsatstype_kode</w:t>
            </w:r>
            <w:proofErr w:type="spellEnd"/>
          </w:p>
        </w:tc>
        <w:tc>
          <w:tcPr>
            <w:tcW w:w="5670" w:type="dxa"/>
            <w:tcBorders>
              <w:top w:val="single" w:sz="4" w:space="0" w:color="auto"/>
              <w:left w:val="single" w:sz="4" w:space="0" w:color="auto"/>
              <w:bottom w:val="nil"/>
              <w:right w:val="single" w:sz="4" w:space="0" w:color="auto"/>
            </w:tcBorders>
            <w:shd w:val="clear" w:color="auto" w:fill="auto"/>
            <w:vAlign w:val="bottom"/>
          </w:tcPr>
          <w:p w14:paraId="19F1738E" w14:textId="77777777" w:rsidR="00CB4BEB" w:rsidRPr="00EB7771" w:rsidRDefault="00CB4BEB" w:rsidP="003C0924">
            <w:pPr>
              <w:rPr>
                <w:rFonts w:ascii="Trebuchet MS" w:hAnsi="Trebuchet MS"/>
                <w:sz w:val="18"/>
                <w:szCs w:val="18"/>
              </w:rPr>
            </w:pPr>
            <w:r w:rsidRPr="00EB7771">
              <w:rPr>
                <w:rFonts w:ascii="Trebuchet MS" w:hAnsi="Trebuchet MS"/>
                <w:sz w:val="18"/>
                <w:szCs w:val="18"/>
              </w:rPr>
              <w:t>Kode for indsatspunkttype</w:t>
            </w:r>
          </w:p>
        </w:tc>
        <w:tc>
          <w:tcPr>
            <w:tcW w:w="1276" w:type="dxa"/>
            <w:tcBorders>
              <w:top w:val="single" w:sz="4" w:space="0" w:color="auto"/>
              <w:left w:val="single" w:sz="4" w:space="0" w:color="auto"/>
              <w:bottom w:val="nil"/>
              <w:right w:val="single" w:sz="4" w:space="0" w:color="auto"/>
            </w:tcBorders>
            <w:shd w:val="clear" w:color="auto" w:fill="auto"/>
            <w:vAlign w:val="bottom"/>
          </w:tcPr>
          <w:p w14:paraId="5EEADA30" w14:textId="77777777" w:rsidR="00CB4BEB" w:rsidRPr="00BD0E5C"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8" w:type="dxa"/>
            <w:tcBorders>
              <w:top w:val="single" w:sz="4" w:space="0" w:color="auto"/>
              <w:left w:val="single" w:sz="4" w:space="0" w:color="auto"/>
              <w:bottom w:val="nil"/>
              <w:right w:val="single" w:sz="4" w:space="0" w:color="auto"/>
            </w:tcBorders>
            <w:shd w:val="clear" w:color="auto" w:fill="auto"/>
            <w:vAlign w:val="bottom"/>
          </w:tcPr>
          <w:p w14:paraId="72C147D7" w14:textId="77777777" w:rsidR="00CB4BEB" w:rsidRPr="00BD0E5C" w:rsidRDefault="00CB4BEB" w:rsidP="003C0924">
            <w:pPr>
              <w:rPr>
                <w:rFonts w:ascii="Trebuchet MS" w:hAnsi="Trebuchet MS" w:cs="Trebuchet MS"/>
                <w:sz w:val="18"/>
                <w:szCs w:val="18"/>
              </w:rPr>
            </w:pPr>
            <w:r>
              <w:rPr>
                <w:rFonts w:ascii="Trebuchet MS" w:hAnsi="Trebuchet MS" w:cs="Trebuchet MS"/>
                <w:sz w:val="18"/>
                <w:szCs w:val="18"/>
              </w:rPr>
              <w:t>1-9</w:t>
            </w:r>
          </w:p>
        </w:tc>
        <w:tc>
          <w:tcPr>
            <w:tcW w:w="1417" w:type="dxa"/>
            <w:tcBorders>
              <w:top w:val="single" w:sz="4" w:space="0" w:color="auto"/>
              <w:left w:val="single" w:sz="4" w:space="0" w:color="auto"/>
              <w:bottom w:val="nil"/>
              <w:right w:val="single" w:sz="4" w:space="0" w:color="auto"/>
            </w:tcBorders>
            <w:shd w:val="clear" w:color="auto" w:fill="auto"/>
            <w:vAlign w:val="center"/>
          </w:tcPr>
          <w:p w14:paraId="7BEDEC3A" w14:textId="77777777" w:rsidR="00CB4BEB" w:rsidRPr="00BD0E5C"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1985" w:type="dxa"/>
            <w:tcBorders>
              <w:top w:val="single" w:sz="4" w:space="0" w:color="auto"/>
              <w:left w:val="single" w:sz="4" w:space="0" w:color="auto"/>
              <w:bottom w:val="nil"/>
              <w:right w:val="single" w:sz="4" w:space="0" w:color="auto"/>
            </w:tcBorders>
            <w:shd w:val="clear" w:color="auto" w:fill="auto"/>
            <w:vAlign w:val="bottom"/>
          </w:tcPr>
          <w:p w14:paraId="718C6747" w14:textId="77777777" w:rsidR="00CB4BEB" w:rsidRPr="00BD0E5C" w:rsidRDefault="00CB4BEB" w:rsidP="003C0924">
            <w:pPr>
              <w:rPr>
                <w:rFonts w:ascii="Trebuchet MS" w:hAnsi="Trebuchet MS" w:cs="Trebuchet MS"/>
                <w:sz w:val="18"/>
                <w:szCs w:val="18"/>
              </w:rPr>
            </w:pPr>
          </w:p>
        </w:tc>
      </w:tr>
      <w:tr w:rsidR="00CB4BEB" w:rsidRPr="00CE1917" w14:paraId="32722722"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99CCFF"/>
            <w:vAlign w:val="bottom"/>
          </w:tcPr>
          <w:p w14:paraId="18FECF88" w14:textId="77777777" w:rsidR="00CB4BEB" w:rsidRPr="00255861" w:rsidRDefault="00CB4BEB" w:rsidP="003C0924">
            <w:pPr>
              <w:rPr>
                <w:rFonts w:ascii="Trebuchet MS" w:hAnsi="Trebuchet MS"/>
                <w:sz w:val="18"/>
                <w:szCs w:val="18"/>
              </w:rPr>
            </w:pPr>
            <w:r w:rsidRPr="00255861">
              <w:rPr>
                <w:rFonts w:ascii="Trebuchet MS" w:hAnsi="Trebuchet MS"/>
                <w:sz w:val="18"/>
                <w:szCs w:val="18"/>
              </w:rPr>
              <w:t>indsatstype</w:t>
            </w:r>
          </w:p>
        </w:tc>
        <w:tc>
          <w:tcPr>
            <w:tcW w:w="5670" w:type="dxa"/>
            <w:tcBorders>
              <w:top w:val="single" w:sz="4" w:space="0" w:color="auto"/>
              <w:left w:val="single" w:sz="4" w:space="0" w:color="auto"/>
              <w:bottom w:val="nil"/>
              <w:right w:val="single" w:sz="4" w:space="0" w:color="auto"/>
            </w:tcBorders>
            <w:shd w:val="clear" w:color="auto" w:fill="99CCFF"/>
            <w:vAlign w:val="bottom"/>
          </w:tcPr>
          <w:p w14:paraId="026C4783" w14:textId="77777777" w:rsidR="00CB4BEB" w:rsidRPr="00EB7771" w:rsidRDefault="00CB4BEB" w:rsidP="003C0924">
            <w:pPr>
              <w:rPr>
                <w:rFonts w:ascii="Trebuchet MS" w:hAnsi="Trebuchet MS"/>
                <w:sz w:val="18"/>
                <w:szCs w:val="18"/>
              </w:rPr>
            </w:pPr>
            <w:r w:rsidRPr="00EB7771">
              <w:rPr>
                <w:rFonts w:ascii="Trebuchet MS" w:hAnsi="Trebuchet MS"/>
                <w:sz w:val="18"/>
                <w:szCs w:val="18"/>
              </w:rPr>
              <w:t>Opdeling af indsatspunkttypen</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0F001B6C" w14:textId="77777777" w:rsidR="00CB4BEB" w:rsidRPr="00BD0E5C" w:rsidRDefault="00CB4BEB" w:rsidP="003C0924">
            <w:pPr>
              <w:rPr>
                <w:rFonts w:ascii="Trebuchet MS" w:hAnsi="Trebuchet MS"/>
                <w:sz w:val="18"/>
                <w:szCs w:val="18"/>
              </w:rPr>
            </w:pPr>
            <w:r w:rsidRPr="00BD0E5C">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99CCFF"/>
            <w:vAlign w:val="bottom"/>
          </w:tcPr>
          <w:p w14:paraId="1228C5DF" w14:textId="77777777" w:rsidR="00CB4BEB" w:rsidRPr="00BD0E5C" w:rsidRDefault="00CB4BEB" w:rsidP="003C0924">
            <w:pPr>
              <w:rPr>
                <w:rFonts w:ascii="Trebuchet MS" w:hAnsi="Trebuchet MS"/>
                <w:sz w:val="18"/>
                <w:szCs w:val="18"/>
              </w:rPr>
            </w:pPr>
            <w:r>
              <w:rPr>
                <w:rFonts w:ascii="Trebuchet MS" w:hAnsi="Trebuchet MS"/>
                <w:sz w:val="18"/>
                <w:szCs w:val="18"/>
              </w:rPr>
              <w:t>0-128 tegn</w:t>
            </w:r>
          </w:p>
        </w:tc>
        <w:tc>
          <w:tcPr>
            <w:tcW w:w="1417" w:type="dxa"/>
            <w:tcBorders>
              <w:top w:val="single" w:sz="4" w:space="0" w:color="auto"/>
              <w:left w:val="single" w:sz="4" w:space="0" w:color="auto"/>
              <w:bottom w:val="nil"/>
              <w:right w:val="single" w:sz="4" w:space="0" w:color="auto"/>
            </w:tcBorders>
            <w:shd w:val="clear" w:color="auto" w:fill="99CCFF"/>
            <w:vAlign w:val="center"/>
          </w:tcPr>
          <w:p w14:paraId="413BB901" w14:textId="77777777" w:rsidR="00CB4BEB" w:rsidRPr="00BD0E5C"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1985" w:type="dxa"/>
            <w:tcBorders>
              <w:top w:val="single" w:sz="4" w:space="0" w:color="auto"/>
              <w:left w:val="single" w:sz="4" w:space="0" w:color="auto"/>
              <w:bottom w:val="nil"/>
              <w:right w:val="single" w:sz="4" w:space="0" w:color="auto"/>
            </w:tcBorders>
            <w:shd w:val="clear" w:color="auto" w:fill="99CCFF"/>
            <w:vAlign w:val="bottom"/>
          </w:tcPr>
          <w:p w14:paraId="2B352FA9" w14:textId="77777777" w:rsidR="00CB4BEB" w:rsidRPr="00BD0E5C" w:rsidRDefault="00CB4BEB" w:rsidP="003C0924">
            <w:pPr>
              <w:rPr>
                <w:rFonts w:ascii="Trebuchet MS" w:hAnsi="Trebuchet MS"/>
                <w:sz w:val="18"/>
                <w:szCs w:val="18"/>
              </w:rPr>
            </w:pPr>
          </w:p>
        </w:tc>
      </w:tr>
      <w:tr w:rsidR="00CB4BEB" w:rsidRPr="00353B49" w14:paraId="052E68D9"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97DDBA"/>
            <w:vAlign w:val="bottom"/>
          </w:tcPr>
          <w:p w14:paraId="60541ACB" w14:textId="77777777" w:rsidR="00CB4BEB" w:rsidRPr="00255861" w:rsidRDefault="00CB4BEB" w:rsidP="003C0924">
            <w:pPr>
              <w:rPr>
                <w:rFonts w:ascii="Trebuchet MS" w:hAnsi="Trebuchet MS" w:cs="Trebuchet MS"/>
                <w:sz w:val="18"/>
                <w:szCs w:val="18"/>
              </w:rPr>
            </w:pPr>
            <w:proofErr w:type="spellStart"/>
            <w:r w:rsidRPr="00255861">
              <w:rPr>
                <w:rFonts w:ascii="Trebuchet MS" w:hAnsi="Trebuchet MS" w:cs="Trebuchet MS"/>
                <w:sz w:val="18"/>
                <w:szCs w:val="18"/>
              </w:rPr>
              <w:t>sagsnr</w:t>
            </w:r>
            <w:proofErr w:type="spellEnd"/>
          </w:p>
        </w:tc>
        <w:tc>
          <w:tcPr>
            <w:tcW w:w="11766" w:type="dxa"/>
            <w:gridSpan w:val="5"/>
            <w:tcBorders>
              <w:top w:val="single" w:sz="4" w:space="0" w:color="auto"/>
              <w:left w:val="single" w:sz="4" w:space="0" w:color="auto"/>
              <w:bottom w:val="nil"/>
              <w:right w:val="single" w:sz="4" w:space="0" w:color="auto"/>
            </w:tcBorders>
            <w:shd w:val="clear" w:color="auto" w:fill="97DDBA"/>
            <w:vAlign w:val="bottom"/>
          </w:tcPr>
          <w:p w14:paraId="1594B69D"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0C309A5E"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97DDBA"/>
            <w:vAlign w:val="bottom"/>
          </w:tcPr>
          <w:p w14:paraId="60790F11" w14:textId="77777777" w:rsidR="00CB4BEB" w:rsidRPr="00255861" w:rsidRDefault="00CB4BEB" w:rsidP="003C0924">
            <w:pPr>
              <w:rPr>
                <w:rFonts w:ascii="Trebuchet MS" w:hAnsi="Trebuchet MS" w:cs="Trebuchet MS"/>
                <w:sz w:val="18"/>
                <w:szCs w:val="18"/>
              </w:rPr>
            </w:pPr>
            <w:r w:rsidRPr="00255861">
              <w:rPr>
                <w:rFonts w:ascii="Trebuchet MS" w:hAnsi="Trebuchet MS" w:cs="Trebuchet MS"/>
                <w:sz w:val="18"/>
                <w:szCs w:val="18"/>
              </w:rPr>
              <w:t>link</w:t>
            </w:r>
          </w:p>
        </w:tc>
        <w:tc>
          <w:tcPr>
            <w:tcW w:w="11766"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1F43EEE5"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456313E3" w14:textId="77777777" w:rsidTr="003C0924">
        <w:trPr>
          <w:trHeight w:hRule="exact" w:val="255"/>
        </w:trPr>
        <w:tc>
          <w:tcPr>
            <w:tcW w:w="13575" w:type="dxa"/>
            <w:gridSpan w:val="6"/>
            <w:tcBorders>
              <w:top w:val="single" w:sz="4" w:space="0" w:color="auto"/>
              <w:left w:val="nil"/>
              <w:bottom w:val="nil"/>
              <w:right w:val="nil"/>
            </w:tcBorders>
            <w:shd w:val="clear" w:color="auto" w:fill="99CCFF"/>
            <w:vAlign w:val="bottom"/>
          </w:tcPr>
          <w:p w14:paraId="3F9EAD17"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3BE71E64" w14:textId="77777777" w:rsidTr="003C0924">
        <w:trPr>
          <w:trHeight w:hRule="exact" w:val="255"/>
        </w:trPr>
        <w:tc>
          <w:tcPr>
            <w:tcW w:w="13575" w:type="dxa"/>
            <w:gridSpan w:val="6"/>
            <w:tcBorders>
              <w:top w:val="nil"/>
              <w:left w:val="nil"/>
              <w:bottom w:val="nil"/>
              <w:right w:val="nil"/>
            </w:tcBorders>
            <w:shd w:val="clear" w:color="auto" w:fill="97DDBA"/>
            <w:vAlign w:val="bottom"/>
          </w:tcPr>
          <w:p w14:paraId="04FEBEB7"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2C85A6BD" w14:textId="77777777" w:rsidR="00CB4BEB" w:rsidRDefault="00CB4BEB" w:rsidP="00CB4BEB">
      <w:pPr>
        <w:pStyle w:val="Overskrift6"/>
      </w:pPr>
      <w:r>
        <w:t>5.12.18.1</w:t>
      </w:r>
      <w:r w:rsidRPr="00A32757">
        <w:t xml:space="preserve"> </w:t>
      </w:r>
      <w:r>
        <w:t>Metadata</w:t>
      </w:r>
      <w:r w:rsidRPr="00C74419">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1BFAE674" w14:textId="77777777" w:rsidTr="003C0924">
        <w:trPr>
          <w:trHeight w:hRule="exact" w:val="255"/>
        </w:trPr>
        <w:tc>
          <w:tcPr>
            <w:tcW w:w="2235" w:type="dxa"/>
            <w:shd w:val="clear" w:color="auto" w:fill="D9D9D9"/>
            <w:vAlign w:val="bottom"/>
          </w:tcPr>
          <w:p w14:paraId="1E5A744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0F2BBCE9"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2EDAC45" w14:textId="77777777" w:rsidTr="003C0924">
        <w:trPr>
          <w:trHeight w:hRule="exact" w:val="255"/>
        </w:trPr>
        <w:tc>
          <w:tcPr>
            <w:tcW w:w="2235" w:type="dxa"/>
            <w:shd w:val="clear" w:color="auto" w:fill="E0E0E0"/>
            <w:vAlign w:val="bottom"/>
          </w:tcPr>
          <w:p w14:paraId="03679F4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3955FD92"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Indsatspunkt</w:t>
            </w:r>
          </w:p>
        </w:tc>
      </w:tr>
      <w:tr w:rsidR="00CB4BEB" w:rsidRPr="0051728E" w14:paraId="0CAF4DB5" w14:textId="77777777" w:rsidTr="003C0924">
        <w:trPr>
          <w:trHeight w:hRule="exact" w:val="255"/>
        </w:trPr>
        <w:tc>
          <w:tcPr>
            <w:tcW w:w="2235" w:type="dxa"/>
            <w:shd w:val="clear" w:color="auto" w:fill="E0E0E0"/>
            <w:vAlign w:val="bottom"/>
          </w:tcPr>
          <w:p w14:paraId="62F6B1E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2D14A94A" w14:textId="77777777" w:rsidR="00CB4BEB" w:rsidRDefault="00CB4BEB" w:rsidP="003C0924">
            <w:pPr>
              <w:rPr>
                <w:rFonts w:ascii="Trebuchet MS" w:hAnsi="Trebuchet MS"/>
                <w:sz w:val="18"/>
                <w:szCs w:val="18"/>
              </w:rPr>
            </w:pPr>
            <w:r>
              <w:rPr>
                <w:rFonts w:ascii="Trebuchet MS" w:hAnsi="Trebuchet MS"/>
                <w:sz w:val="18"/>
                <w:szCs w:val="18"/>
              </w:rPr>
              <w:t>6117</w:t>
            </w:r>
          </w:p>
        </w:tc>
      </w:tr>
      <w:tr w:rsidR="00CB4BEB" w:rsidRPr="0051728E" w14:paraId="0327EA85" w14:textId="77777777" w:rsidTr="003C0924">
        <w:trPr>
          <w:trHeight w:hRule="exact" w:val="255"/>
        </w:trPr>
        <w:tc>
          <w:tcPr>
            <w:tcW w:w="2235" w:type="dxa"/>
            <w:shd w:val="clear" w:color="auto" w:fill="E0E0E0"/>
            <w:vAlign w:val="bottom"/>
          </w:tcPr>
          <w:p w14:paraId="3C44D9B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8612DD4"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Punkter som med fordel kan benyttes for at stoppe udbredelsen af en akut forureningsulykke.</w:t>
            </w:r>
          </w:p>
        </w:tc>
      </w:tr>
      <w:tr w:rsidR="00CB4BEB" w:rsidRPr="0051728E" w14:paraId="62097DC9" w14:textId="77777777" w:rsidTr="003C0924">
        <w:trPr>
          <w:trHeight w:hRule="exact" w:val="255"/>
        </w:trPr>
        <w:tc>
          <w:tcPr>
            <w:tcW w:w="2235" w:type="dxa"/>
            <w:shd w:val="clear" w:color="auto" w:fill="E0E0E0"/>
            <w:vAlign w:val="bottom"/>
          </w:tcPr>
          <w:p w14:paraId="2D5CB54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58A23649" w14:textId="77777777" w:rsidR="00CB4BEB" w:rsidRPr="00D77840" w:rsidRDefault="00CB4BEB" w:rsidP="003C0924">
            <w:pPr>
              <w:rPr>
                <w:rFonts w:ascii="Trebuchet MS" w:hAnsi="Trebuchet MS" w:cs="Trebuchet MS"/>
                <w:sz w:val="18"/>
                <w:szCs w:val="18"/>
              </w:rPr>
            </w:pPr>
            <w:r w:rsidRPr="00D7204B">
              <w:rPr>
                <w:rFonts w:ascii="Trebuchet MS" w:hAnsi="Trebuchet MS" w:cs="Trebuchet MS"/>
                <w:sz w:val="18"/>
                <w:szCs w:val="18"/>
              </w:rPr>
              <w:t>Punkter som med fordel kan benyttes ved akut forureningsbekæmpelse særligt i vandmiljøet.</w:t>
            </w:r>
          </w:p>
        </w:tc>
      </w:tr>
      <w:tr w:rsidR="00CB4BEB" w:rsidRPr="0051728E" w14:paraId="1CF9BF64" w14:textId="77777777" w:rsidTr="003C0924">
        <w:trPr>
          <w:trHeight w:hRule="exact" w:val="255"/>
        </w:trPr>
        <w:tc>
          <w:tcPr>
            <w:tcW w:w="2235" w:type="dxa"/>
            <w:shd w:val="clear" w:color="auto" w:fill="E0E0E0"/>
            <w:vAlign w:val="bottom"/>
          </w:tcPr>
          <w:p w14:paraId="212B7E1C"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1C91B5D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beredskabet om bedste indsatspunkt ved en akut forurening. F.eks. et gylleudslip i et vandløb</w:t>
            </w:r>
          </w:p>
        </w:tc>
      </w:tr>
      <w:tr w:rsidR="00CB4BEB" w:rsidRPr="0051728E" w14:paraId="6C83A567" w14:textId="77777777" w:rsidTr="003C0924">
        <w:trPr>
          <w:trHeight w:hRule="exact" w:val="255"/>
        </w:trPr>
        <w:tc>
          <w:tcPr>
            <w:tcW w:w="2235" w:type="dxa"/>
            <w:shd w:val="clear" w:color="auto" w:fill="E0E0E0"/>
            <w:vAlign w:val="bottom"/>
          </w:tcPr>
          <w:p w14:paraId="34302157"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357BE16B" w14:textId="77777777" w:rsidR="00CB4BEB" w:rsidRPr="00FE3FC3" w:rsidRDefault="00CB4BEB" w:rsidP="003C0924">
            <w:pPr>
              <w:rPr>
                <w:rFonts w:ascii="Trebuchet MS" w:hAnsi="Trebuchet MS" w:cs="Trebuchet MS"/>
                <w:sz w:val="18"/>
                <w:szCs w:val="18"/>
              </w:rPr>
            </w:pPr>
            <w:r w:rsidRPr="00D7204B">
              <w:rPr>
                <w:rFonts w:ascii="Trebuchet MS" w:hAnsi="Trebuchet MS" w:cs="Trebuchet MS"/>
                <w:sz w:val="18"/>
                <w:szCs w:val="18"/>
              </w:rPr>
              <w:t>Hydrografi</w:t>
            </w:r>
          </w:p>
        </w:tc>
      </w:tr>
      <w:tr w:rsidR="00CB4BEB" w:rsidRPr="0051728E" w14:paraId="6F35194E" w14:textId="77777777" w:rsidTr="003C0924">
        <w:trPr>
          <w:trHeight w:hRule="exact" w:val="255"/>
        </w:trPr>
        <w:tc>
          <w:tcPr>
            <w:tcW w:w="2235" w:type="dxa"/>
            <w:shd w:val="clear" w:color="auto" w:fill="E0E0E0"/>
            <w:vAlign w:val="bottom"/>
          </w:tcPr>
          <w:p w14:paraId="116D50F7" w14:textId="77777777" w:rsidR="00CB4BEB" w:rsidRPr="00492FFE" w:rsidRDefault="00CB4BEB" w:rsidP="003C0924">
            <w:pPr>
              <w:rPr>
                <w:rFonts w:ascii="Trebuchet MS" w:hAnsi="Trebuchet MS" w:cs="Trebuchet MS"/>
                <w:sz w:val="18"/>
                <w:szCs w:val="18"/>
              </w:rPr>
            </w:pPr>
            <w:proofErr w:type="spellStart"/>
            <w:r>
              <w:rPr>
                <w:rFonts w:ascii="Trebuchet MS" w:hAnsi="Trebuchet MS" w:cs="Trebuchet MS"/>
                <w:sz w:val="18"/>
                <w:szCs w:val="18"/>
              </w:rPr>
              <w:t>No</w:t>
            </w:r>
            <w:r w:rsidRPr="00E45822">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roofErr w:type="spellEnd"/>
          </w:p>
        </w:tc>
        <w:tc>
          <w:tcPr>
            <w:tcW w:w="11340" w:type="dxa"/>
            <w:shd w:val="clear" w:color="auto" w:fill="FFFFFF"/>
            <w:vAlign w:val="bottom"/>
          </w:tcPr>
          <w:p w14:paraId="29C7C09D" w14:textId="77777777" w:rsidR="00CB4BEB" w:rsidRPr="00492FFE" w:rsidRDefault="00CB4BEB" w:rsidP="003C0924">
            <w:pPr>
              <w:autoSpaceDE w:val="0"/>
              <w:autoSpaceDN w:val="0"/>
              <w:adjustRightInd w:val="0"/>
              <w:rPr>
                <w:rFonts w:ascii="Trebuchet MS" w:hAnsi="Trebuchet MS" w:cs="Trebuchet MS"/>
                <w:sz w:val="18"/>
                <w:szCs w:val="18"/>
              </w:rPr>
            </w:pPr>
            <w:r w:rsidRPr="00D7204B">
              <w:rPr>
                <w:rFonts w:ascii="Trebuchet MS" w:hAnsi="Trebuchet MS" w:cs="Trebuchet MS"/>
                <w:sz w:val="18"/>
                <w:szCs w:val="18"/>
              </w:rPr>
              <w:t>Forureningsbekæmpelse, gylleforurening, olieforurening</w:t>
            </w:r>
          </w:p>
        </w:tc>
      </w:tr>
      <w:tr w:rsidR="00CB4BEB" w:rsidRPr="0051728E" w14:paraId="4F6D1B5E" w14:textId="77777777" w:rsidTr="003C0924">
        <w:trPr>
          <w:trHeight w:hRule="exact" w:val="255"/>
        </w:trPr>
        <w:tc>
          <w:tcPr>
            <w:tcW w:w="2235" w:type="dxa"/>
            <w:shd w:val="clear" w:color="auto" w:fill="E0E0E0"/>
            <w:vAlign w:val="bottom"/>
          </w:tcPr>
          <w:p w14:paraId="6318B01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4528F5DE"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3E8A45E4" w14:textId="77777777" w:rsidTr="003C0924">
        <w:trPr>
          <w:trHeight w:hRule="exact" w:val="255"/>
        </w:trPr>
        <w:tc>
          <w:tcPr>
            <w:tcW w:w="2235" w:type="dxa"/>
            <w:shd w:val="clear" w:color="auto" w:fill="E0E0E0"/>
            <w:vAlign w:val="bottom"/>
          </w:tcPr>
          <w:p w14:paraId="27BFB732"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00E3CF09" w14:textId="77777777" w:rsidR="00CB4BEB" w:rsidRPr="00FE3FC3" w:rsidRDefault="00CB4BEB" w:rsidP="003C0924">
            <w:pPr>
              <w:rPr>
                <w:rFonts w:ascii="Trebuchet MS" w:hAnsi="Trebuchet MS" w:cs="Trebuchet MS"/>
                <w:sz w:val="18"/>
                <w:szCs w:val="18"/>
              </w:rPr>
            </w:pPr>
          </w:p>
        </w:tc>
      </w:tr>
      <w:tr w:rsidR="00CB4BEB" w:rsidRPr="00E6255A" w14:paraId="1F442F2C" w14:textId="77777777" w:rsidTr="003C0924">
        <w:trPr>
          <w:trHeight w:hRule="exact" w:val="255"/>
        </w:trPr>
        <w:tc>
          <w:tcPr>
            <w:tcW w:w="2235" w:type="dxa"/>
            <w:shd w:val="clear" w:color="auto" w:fill="E0E0E0"/>
            <w:vAlign w:val="bottom"/>
          </w:tcPr>
          <w:p w14:paraId="59A80974" w14:textId="77777777" w:rsidR="00CB4BEB" w:rsidRPr="00E6255A" w:rsidRDefault="00CB4BEB" w:rsidP="003C0924">
            <w:pPr>
              <w:rPr>
                <w:rFonts w:ascii="Trebuchet MS" w:hAnsi="Trebuchet MS" w:cs="Trebuchet MS"/>
                <w:sz w:val="18"/>
                <w:szCs w:val="18"/>
              </w:rPr>
            </w:pPr>
            <w:proofErr w:type="spellStart"/>
            <w:r w:rsidRPr="00E6255A">
              <w:rPr>
                <w:rFonts w:ascii="Trebuchet MS" w:hAnsi="Trebuchet MS" w:cs="Trebuchet MS"/>
                <w:sz w:val="18"/>
                <w:szCs w:val="18"/>
              </w:rPr>
              <w:t>KLE_koder</w:t>
            </w:r>
            <w:proofErr w:type="spellEnd"/>
          </w:p>
        </w:tc>
        <w:tc>
          <w:tcPr>
            <w:tcW w:w="11340" w:type="dxa"/>
            <w:shd w:val="clear" w:color="auto" w:fill="FFFFFF"/>
            <w:vAlign w:val="bottom"/>
          </w:tcPr>
          <w:p w14:paraId="1E7F9357" w14:textId="77777777" w:rsidR="00CB4BEB" w:rsidRPr="00E6255A" w:rsidRDefault="00CB4BEB" w:rsidP="003C0924">
            <w:pPr>
              <w:rPr>
                <w:rFonts w:ascii="Trebuchet MS" w:hAnsi="Trebuchet MS" w:cs="Trebuchet MS"/>
                <w:sz w:val="18"/>
                <w:szCs w:val="18"/>
              </w:rPr>
            </w:pPr>
            <w:r w:rsidRPr="00E5595A">
              <w:rPr>
                <w:rFonts w:ascii="Trebuchet MS" w:hAnsi="Trebuchet MS" w:cs="Trebuchet MS"/>
                <w:sz w:val="18"/>
                <w:szCs w:val="18"/>
              </w:rPr>
              <w:t>06.03, 09.05.02, 14.00.08</w:t>
            </w:r>
          </w:p>
        </w:tc>
      </w:tr>
    </w:tbl>
    <w:p w14:paraId="15D2782A" w14:textId="77777777" w:rsidR="00CB4BEB" w:rsidRPr="00A32757" w:rsidRDefault="00CB4BEB" w:rsidP="00CB4BEB">
      <w:pPr>
        <w:pStyle w:val="Overskrift6"/>
      </w:pPr>
      <w:r>
        <w:t>5.12.</w:t>
      </w:r>
      <w:r w:rsidRPr="00291FCD">
        <w:t>1</w:t>
      </w:r>
      <w:r>
        <w:t>8.2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3"/>
        <w:gridCol w:w="8963"/>
      </w:tblGrid>
      <w:tr w:rsidR="00CB4BEB" w:rsidRPr="0051728E" w14:paraId="6B96B974" w14:textId="77777777" w:rsidTr="003C0924">
        <w:trPr>
          <w:trHeight w:hRule="exact" w:val="255"/>
        </w:trPr>
        <w:tc>
          <w:tcPr>
            <w:tcW w:w="4503" w:type="dxa"/>
            <w:shd w:val="clear" w:color="auto" w:fill="D9D9D9"/>
            <w:vAlign w:val="bottom"/>
          </w:tcPr>
          <w:p w14:paraId="46589A2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501FB60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3E3F567D" w14:textId="77777777" w:rsidTr="003C0924">
        <w:trPr>
          <w:trHeight w:hRule="exact" w:val="510"/>
        </w:trPr>
        <w:tc>
          <w:tcPr>
            <w:tcW w:w="4503" w:type="dxa"/>
            <w:shd w:val="clear" w:color="auto" w:fill="E0E0E0"/>
            <w:vAlign w:val="center"/>
          </w:tcPr>
          <w:p w14:paraId="1055769A"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39B3B54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Indtegn punkterne i samarbejde med kommunens miljøafdeling og beredskabet. Regnvandsbassin og – udløb findes via spildevandplanen/datasæt med kloakpunkter.</w:t>
            </w:r>
          </w:p>
        </w:tc>
      </w:tr>
      <w:tr w:rsidR="00CB4BEB" w:rsidRPr="0051728E" w14:paraId="043F2A1A" w14:textId="77777777" w:rsidTr="003C0924">
        <w:trPr>
          <w:trHeight w:hRule="exact" w:val="255"/>
        </w:trPr>
        <w:tc>
          <w:tcPr>
            <w:tcW w:w="4503" w:type="dxa"/>
            <w:shd w:val="clear" w:color="auto" w:fill="E0E0E0"/>
            <w:vAlign w:val="bottom"/>
          </w:tcPr>
          <w:p w14:paraId="1EE5DB7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auto"/>
            <w:vAlign w:val="bottom"/>
          </w:tcPr>
          <w:p w14:paraId="732241B1" w14:textId="77777777" w:rsidR="00CB4BEB" w:rsidRPr="00024C60" w:rsidRDefault="00CB4BEB" w:rsidP="003C0924">
            <w:pPr>
              <w:rPr>
                <w:rFonts w:ascii="Trebuchet MS" w:hAnsi="Trebuchet MS" w:cs="Trebuchet MS"/>
                <w:sz w:val="18"/>
                <w:szCs w:val="18"/>
              </w:rPr>
            </w:pPr>
            <w:r w:rsidRPr="00A52D18">
              <w:rPr>
                <w:rFonts w:ascii="Trebuchet MS" w:hAnsi="Trebuchet MS" w:cs="Trebuchet MS"/>
                <w:sz w:val="18"/>
                <w:szCs w:val="18"/>
              </w:rPr>
              <w:t>Se 5.12.18.3 Kodeliste</w:t>
            </w:r>
            <w:r>
              <w:rPr>
                <w:rFonts w:ascii="Trebuchet MS" w:hAnsi="Trebuchet MS" w:cs="Trebuchet MS"/>
                <w:sz w:val="18"/>
                <w:szCs w:val="18"/>
              </w:rPr>
              <w:t>.</w:t>
            </w:r>
          </w:p>
        </w:tc>
      </w:tr>
      <w:tr w:rsidR="00CB4BEB" w:rsidRPr="0051728E" w14:paraId="1EFAB0DB" w14:textId="77777777" w:rsidTr="003C0924">
        <w:trPr>
          <w:trHeight w:hRule="exact" w:val="255"/>
        </w:trPr>
        <w:tc>
          <w:tcPr>
            <w:tcW w:w="4503" w:type="dxa"/>
            <w:shd w:val="clear" w:color="auto" w:fill="E0E0E0"/>
            <w:vAlign w:val="bottom"/>
          </w:tcPr>
          <w:p w14:paraId="063ED23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lastRenderedPageBreak/>
              <w:t>Minimum størrelser for objekt</w:t>
            </w:r>
          </w:p>
        </w:tc>
        <w:tc>
          <w:tcPr>
            <w:tcW w:w="9072" w:type="dxa"/>
            <w:shd w:val="clear" w:color="auto" w:fill="FFFFFF"/>
            <w:vAlign w:val="bottom"/>
          </w:tcPr>
          <w:p w14:paraId="3313F06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3863A058" w14:textId="77777777" w:rsidTr="003C0924">
        <w:trPr>
          <w:trHeight w:hRule="exact" w:val="255"/>
        </w:trPr>
        <w:tc>
          <w:tcPr>
            <w:tcW w:w="4503" w:type="dxa"/>
            <w:shd w:val="clear" w:color="auto" w:fill="E0E0E0"/>
            <w:vAlign w:val="bottom"/>
          </w:tcPr>
          <w:p w14:paraId="125F8AB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76586690" w14:textId="77777777" w:rsidR="00CB4BEB" w:rsidRPr="00024C60" w:rsidRDefault="00CB4BEB" w:rsidP="003C0924">
            <w:pPr>
              <w:rPr>
                <w:rFonts w:ascii="Trebuchet MS" w:hAnsi="Trebuchet MS" w:cs="Trebuchet MS"/>
                <w:sz w:val="18"/>
                <w:szCs w:val="18"/>
              </w:rPr>
            </w:pPr>
          </w:p>
        </w:tc>
      </w:tr>
      <w:tr w:rsidR="00CB4BEB" w:rsidRPr="0051728E" w14:paraId="66CA4614" w14:textId="77777777" w:rsidTr="003C0924">
        <w:trPr>
          <w:trHeight w:hRule="exact" w:val="255"/>
        </w:trPr>
        <w:tc>
          <w:tcPr>
            <w:tcW w:w="4503" w:type="dxa"/>
            <w:shd w:val="clear" w:color="auto" w:fill="E0E0E0"/>
            <w:vAlign w:val="bottom"/>
          </w:tcPr>
          <w:p w14:paraId="610B178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01925B6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 overlap.</w:t>
            </w:r>
          </w:p>
        </w:tc>
      </w:tr>
      <w:tr w:rsidR="00CB4BEB" w:rsidRPr="0051728E" w14:paraId="6157B4AE" w14:textId="77777777" w:rsidTr="003C0924">
        <w:trPr>
          <w:trHeight w:hRule="exact" w:val="255"/>
        </w:trPr>
        <w:tc>
          <w:tcPr>
            <w:tcW w:w="4503" w:type="dxa"/>
            <w:shd w:val="clear" w:color="auto" w:fill="E0E0E0"/>
            <w:vAlign w:val="bottom"/>
          </w:tcPr>
          <w:p w14:paraId="78EF532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10567F2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Snap til vandløbsmidten.</w:t>
            </w:r>
          </w:p>
        </w:tc>
      </w:tr>
    </w:tbl>
    <w:p w14:paraId="7CBB710A" w14:textId="77777777" w:rsidR="00CB4BEB" w:rsidRPr="00A32757" w:rsidRDefault="00CB4BEB" w:rsidP="00CB4BEB">
      <w:pPr>
        <w:pStyle w:val="Overskrift6"/>
      </w:pPr>
      <w:r>
        <w:t>5.12.18.3 Kodelister</w:t>
      </w:r>
    </w:p>
    <w:p w14:paraId="3DEC9A2C" w14:textId="77777777" w:rsidR="00CB4BEB" w:rsidRPr="004E7F65" w:rsidRDefault="00CB4BEB" w:rsidP="00CB4BEB">
      <w:pPr>
        <w:autoSpaceDE w:val="0"/>
        <w:autoSpaceDN w:val="0"/>
        <w:adjustRightInd w:val="0"/>
        <w:rPr>
          <w:rFonts w:ascii="Trebuchet MS" w:hAnsi="Trebuchet MS" w:cs="Trebuchet MS"/>
          <w:sz w:val="19"/>
          <w:szCs w:val="19"/>
        </w:rPr>
      </w:pPr>
      <w:r w:rsidRPr="004E7F65">
        <w:rPr>
          <w:rFonts w:ascii="Trebuchet MS" w:hAnsi="Trebuchet MS" w:cs="Trebuchet MS"/>
          <w:sz w:val="19"/>
          <w:szCs w:val="19"/>
        </w:rPr>
        <w:t>Kodelisterne fungerer som oversættelser mellem anvendte kodeværdier og de matchende forklarende tekster.</w:t>
      </w:r>
    </w:p>
    <w:p w14:paraId="38E36878" w14:textId="77777777" w:rsidR="00CB4BEB" w:rsidRPr="00A32757" w:rsidRDefault="00CB4BEB" w:rsidP="00CB4BEB">
      <w:pPr>
        <w:pStyle w:val="Overskrift7"/>
      </w:pPr>
      <w:r>
        <w:t>5.12.18.3</w:t>
      </w:r>
      <w:r w:rsidRPr="00A32757">
        <w:t>.</w:t>
      </w:r>
      <w:r>
        <w:t>1</w:t>
      </w:r>
      <w:r w:rsidRPr="00A32757">
        <w:t xml:space="preserve"> </w:t>
      </w:r>
      <w:r>
        <w:t xml:space="preserve">  6117 </w:t>
      </w:r>
      <w:r w:rsidRPr="00687BB4">
        <w:t xml:space="preserve">INDSATSTYPE </w:t>
      </w:r>
      <w:r>
        <w:t>(</w:t>
      </w:r>
      <w:r w:rsidRPr="004D056C">
        <w:t>d_6117_indsatstype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99"/>
        <w:gridCol w:w="3655"/>
        <w:gridCol w:w="1137"/>
        <w:gridCol w:w="6835"/>
      </w:tblGrid>
      <w:tr w:rsidR="00CB4BEB" w:rsidRPr="0051728E" w14:paraId="7A5C878A" w14:textId="77777777" w:rsidTr="003C0924">
        <w:trPr>
          <w:trHeight w:hRule="exact" w:val="255"/>
        </w:trPr>
        <w:tc>
          <w:tcPr>
            <w:tcW w:w="1801" w:type="dxa"/>
            <w:tcBorders>
              <w:bottom w:val="single" w:sz="4" w:space="0" w:color="auto"/>
            </w:tcBorders>
            <w:shd w:val="clear" w:color="auto" w:fill="D9D9D9"/>
            <w:vAlign w:val="bottom"/>
          </w:tcPr>
          <w:p w14:paraId="072B9F4F" w14:textId="77777777" w:rsidR="00CB4BEB" w:rsidRPr="0085314C" w:rsidRDefault="00CB4BEB" w:rsidP="003C0924">
            <w:pPr>
              <w:rPr>
                <w:rFonts w:ascii="Trebuchet MS" w:hAnsi="Trebuchet MS" w:cs="Trebuchet MS"/>
                <w:b/>
                <w:bCs/>
                <w:sz w:val="18"/>
                <w:szCs w:val="18"/>
              </w:rPr>
            </w:pPr>
            <w:proofErr w:type="spellStart"/>
            <w:r>
              <w:rPr>
                <w:rFonts w:ascii="Trebuchet MS" w:hAnsi="Trebuchet MS" w:cs="Trebuchet MS"/>
                <w:b/>
                <w:bCs/>
                <w:sz w:val="18"/>
                <w:szCs w:val="18"/>
              </w:rPr>
              <w:t>indsats</w:t>
            </w:r>
            <w:r w:rsidRPr="0085314C">
              <w:rPr>
                <w:rFonts w:ascii="Trebuchet MS" w:hAnsi="Trebuchet MS" w:cs="Trebuchet MS"/>
                <w:b/>
                <w:bCs/>
                <w:sz w:val="18"/>
                <w:szCs w:val="18"/>
              </w:rPr>
              <w:t>type_kode</w:t>
            </w:r>
            <w:proofErr w:type="spellEnd"/>
          </w:p>
        </w:tc>
        <w:tc>
          <w:tcPr>
            <w:tcW w:w="3694" w:type="dxa"/>
            <w:tcBorders>
              <w:bottom w:val="single" w:sz="4" w:space="0" w:color="auto"/>
            </w:tcBorders>
            <w:shd w:val="clear" w:color="auto" w:fill="D9D9D9"/>
            <w:vAlign w:val="bottom"/>
          </w:tcPr>
          <w:p w14:paraId="2F8B59C4" w14:textId="77777777" w:rsidR="00CB4BEB" w:rsidRPr="0085314C" w:rsidRDefault="00CB4BEB" w:rsidP="003C0924">
            <w:pPr>
              <w:rPr>
                <w:rFonts w:ascii="Trebuchet MS" w:hAnsi="Trebuchet MS" w:cs="Trebuchet MS"/>
                <w:bCs/>
                <w:sz w:val="18"/>
                <w:szCs w:val="18"/>
              </w:rPr>
            </w:pPr>
            <w:r w:rsidRPr="0092755C">
              <w:rPr>
                <w:rFonts w:ascii="Trebuchet MS" w:hAnsi="Trebuchet MS" w:cs="Trebuchet MS"/>
                <w:b/>
                <w:bCs/>
                <w:color w:val="4F81BD"/>
                <w:sz w:val="18"/>
                <w:szCs w:val="18"/>
              </w:rPr>
              <w:t>I</w:t>
            </w:r>
            <w:r w:rsidRPr="00C67B4F">
              <w:rPr>
                <w:rFonts w:ascii="Trebuchet MS" w:hAnsi="Trebuchet MS" w:cs="Trebuchet MS"/>
                <w:b/>
                <w:bCs/>
                <w:sz w:val="18"/>
                <w:szCs w:val="18"/>
              </w:rPr>
              <w:t>ndsatstype</w:t>
            </w:r>
          </w:p>
        </w:tc>
        <w:tc>
          <w:tcPr>
            <w:tcW w:w="1147" w:type="dxa"/>
            <w:tcBorders>
              <w:bottom w:val="single" w:sz="4" w:space="0" w:color="auto"/>
            </w:tcBorders>
            <w:shd w:val="clear" w:color="auto" w:fill="D9D9D9"/>
            <w:vAlign w:val="bottom"/>
          </w:tcPr>
          <w:p w14:paraId="0FFF734C"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6933" w:type="dxa"/>
            <w:tcBorders>
              <w:bottom w:val="single" w:sz="4" w:space="0" w:color="auto"/>
            </w:tcBorders>
            <w:shd w:val="clear" w:color="auto" w:fill="D9D9D9"/>
            <w:vAlign w:val="bottom"/>
          </w:tcPr>
          <w:p w14:paraId="55F6DBD6" w14:textId="77777777" w:rsidR="00CB4BEB" w:rsidRPr="0085314C" w:rsidRDefault="00CB4BEB" w:rsidP="003C0924">
            <w:pPr>
              <w:rPr>
                <w:rFonts w:ascii="Trebuchet MS" w:hAnsi="Trebuchet MS" w:cs="Trebuchet MS"/>
                <w:b/>
                <w:bCs/>
                <w:sz w:val="18"/>
                <w:szCs w:val="18"/>
              </w:rPr>
            </w:pPr>
            <w:r w:rsidRPr="0085314C">
              <w:rPr>
                <w:rFonts w:ascii="Trebuchet MS" w:hAnsi="Trebuchet MS" w:cs="Trebuchet MS"/>
                <w:b/>
                <w:bCs/>
                <w:sz w:val="18"/>
                <w:szCs w:val="18"/>
              </w:rPr>
              <w:t>Begrebsdefinition</w:t>
            </w:r>
          </w:p>
        </w:tc>
      </w:tr>
      <w:tr w:rsidR="00CB4BEB" w:rsidRPr="0051728E" w14:paraId="25AC63F7"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4AC8C16D"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1</w:t>
            </w:r>
          </w:p>
        </w:tc>
        <w:tc>
          <w:tcPr>
            <w:tcW w:w="3694" w:type="dxa"/>
            <w:tcBorders>
              <w:top w:val="single" w:sz="4" w:space="0" w:color="auto"/>
              <w:left w:val="single" w:sz="4" w:space="0" w:color="auto"/>
              <w:bottom w:val="single" w:sz="4" w:space="0" w:color="auto"/>
            </w:tcBorders>
            <w:shd w:val="clear" w:color="auto" w:fill="FFFFFF"/>
            <w:vAlign w:val="bottom"/>
          </w:tcPr>
          <w:p w14:paraId="12B15C06"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Regnvandsbassin ej tildelt type</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39241B7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393E4A12" w14:textId="77777777" w:rsidR="00CB4BEB" w:rsidRPr="003E17A3" w:rsidRDefault="00CB4BEB" w:rsidP="003C0924">
            <w:pPr>
              <w:rPr>
                <w:rFonts w:ascii="Trebuchet MS" w:hAnsi="Trebuchet MS"/>
                <w:sz w:val="18"/>
                <w:szCs w:val="18"/>
              </w:rPr>
            </w:pPr>
            <w:r w:rsidRPr="003E17A3">
              <w:rPr>
                <w:rFonts w:ascii="Trebuchet MS" w:hAnsi="Trebuchet MS"/>
                <w:sz w:val="18"/>
                <w:szCs w:val="18"/>
              </w:rPr>
              <w:t>Regnvandsbassin ikke typeopdelt</w:t>
            </w:r>
          </w:p>
        </w:tc>
      </w:tr>
      <w:tr w:rsidR="00CB4BEB" w:rsidRPr="0051728E" w14:paraId="36750CD0"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6183C2E2"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2</w:t>
            </w:r>
          </w:p>
        </w:tc>
        <w:tc>
          <w:tcPr>
            <w:tcW w:w="3694" w:type="dxa"/>
            <w:tcBorders>
              <w:top w:val="single" w:sz="4" w:space="0" w:color="auto"/>
              <w:left w:val="single" w:sz="4" w:space="0" w:color="auto"/>
              <w:bottom w:val="single" w:sz="4" w:space="0" w:color="auto"/>
            </w:tcBorders>
            <w:shd w:val="clear" w:color="auto" w:fill="FFFFFF"/>
            <w:vAlign w:val="bottom"/>
          </w:tcPr>
          <w:p w14:paraId="16D8553C"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Regnvandsbassin afspærringspunkt type 1</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044A9F50"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3DCE8299" w14:textId="77777777" w:rsidR="00CB4BEB" w:rsidRPr="003E17A3" w:rsidRDefault="00CB4BEB" w:rsidP="003C0924">
            <w:pPr>
              <w:rPr>
                <w:rFonts w:ascii="Trebuchet MS" w:hAnsi="Trebuchet MS"/>
                <w:sz w:val="18"/>
                <w:szCs w:val="18"/>
              </w:rPr>
            </w:pPr>
          </w:p>
        </w:tc>
      </w:tr>
      <w:tr w:rsidR="00CB4BEB" w:rsidRPr="0051728E" w14:paraId="14D94FC6"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43794A40"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3</w:t>
            </w:r>
          </w:p>
        </w:tc>
        <w:tc>
          <w:tcPr>
            <w:tcW w:w="3694" w:type="dxa"/>
            <w:tcBorders>
              <w:top w:val="single" w:sz="4" w:space="0" w:color="auto"/>
              <w:left w:val="single" w:sz="4" w:space="0" w:color="auto"/>
              <w:bottom w:val="single" w:sz="4" w:space="0" w:color="auto"/>
            </w:tcBorders>
            <w:shd w:val="clear" w:color="auto" w:fill="FFFFFF"/>
            <w:vAlign w:val="bottom"/>
          </w:tcPr>
          <w:p w14:paraId="1F22460E"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Regnvandsbassin afspærringspunkt type 2</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00E64189"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1C6CCBF6" w14:textId="77777777" w:rsidR="00CB4BEB" w:rsidRPr="003E17A3" w:rsidRDefault="00CB4BEB" w:rsidP="003C0924">
            <w:pPr>
              <w:rPr>
                <w:rFonts w:ascii="Trebuchet MS" w:hAnsi="Trebuchet MS"/>
                <w:sz w:val="18"/>
                <w:szCs w:val="18"/>
              </w:rPr>
            </w:pPr>
          </w:p>
        </w:tc>
      </w:tr>
      <w:tr w:rsidR="00CB4BEB" w:rsidRPr="0051728E" w14:paraId="462BAC28"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6FD60EC5"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4</w:t>
            </w:r>
          </w:p>
        </w:tc>
        <w:tc>
          <w:tcPr>
            <w:tcW w:w="3694" w:type="dxa"/>
            <w:tcBorders>
              <w:top w:val="single" w:sz="4" w:space="0" w:color="auto"/>
              <w:left w:val="single" w:sz="4" w:space="0" w:color="auto"/>
              <w:bottom w:val="single" w:sz="4" w:space="0" w:color="auto"/>
            </w:tcBorders>
            <w:shd w:val="clear" w:color="auto" w:fill="FFFFFF"/>
            <w:vAlign w:val="bottom"/>
          </w:tcPr>
          <w:p w14:paraId="020187BB"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Regnvandsbassin afspærringspunkt type 3</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0FC0B8E0"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6F8115BB" w14:textId="77777777" w:rsidR="00CB4BEB" w:rsidRPr="003E17A3" w:rsidRDefault="00CB4BEB" w:rsidP="003C0924">
            <w:pPr>
              <w:rPr>
                <w:rFonts w:ascii="Trebuchet MS" w:hAnsi="Trebuchet MS"/>
                <w:sz w:val="18"/>
                <w:szCs w:val="18"/>
              </w:rPr>
            </w:pPr>
          </w:p>
        </w:tc>
      </w:tr>
      <w:tr w:rsidR="00CB4BEB" w:rsidRPr="0051728E" w14:paraId="5F5295E0"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147852E0"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5</w:t>
            </w:r>
          </w:p>
        </w:tc>
        <w:tc>
          <w:tcPr>
            <w:tcW w:w="3694" w:type="dxa"/>
            <w:tcBorders>
              <w:top w:val="single" w:sz="4" w:space="0" w:color="auto"/>
              <w:left w:val="single" w:sz="4" w:space="0" w:color="auto"/>
              <w:bottom w:val="single" w:sz="4" w:space="0" w:color="auto"/>
            </w:tcBorders>
            <w:shd w:val="clear" w:color="auto" w:fill="FFFFFF"/>
            <w:vAlign w:val="bottom"/>
          </w:tcPr>
          <w:p w14:paraId="671014C5"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Regnvandsudløb ej tildelt type</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6EF9A8A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7AC7D566" w14:textId="77777777" w:rsidR="00CB4BEB" w:rsidRPr="003E17A3" w:rsidRDefault="00CB4BEB" w:rsidP="003C0924">
            <w:pPr>
              <w:rPr>
                <w:rFonts w:ascii="Trebuchet MS" w:hAnsi="Trebuchet MS"/>
                <w:sz w:val="18"/>
                <w:szCs w:val="18"/>
              </w:rPr>
            </w:pPr>
            <w:r w:rsidRPr="003E17A3">
              <w:rPr>
                <w:rFonts w:ascii="Trebuchet MS" w:hAnsi="Trebuchet MS"/>
                <w:sz w:val="18"/>
                <w:szCs w:val="18"/>
              </w:rPr>
              <w:t>Udløb af en regnvandsledning ikke typeopdelt</w:t>
            </w:r>
          </w:p>
        </w:tc>
      </w:tr>
      <w:tr w:rsidR="00CB4BEB" w:rsidRPr="0051728E" w14:paraId="434EA0B4"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7E4C9AE6"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6</w:t>
            </w:r>
          </w:p>
        </w:tc>
        <w:tc>
          <w:tcPr>
            <w:tcW w:w="3694" w:type="dxa"/>
            <w:tcBorders>
              <w:top w:val="single" w:sz="4" w:space="0" w:color="auto"/>
              <w:left w:val="single" w:sz="4" w:space="0" w:color="auto"/>
              <w:bottom w:val="single" w:sz="4" w:space="0" w:color="auto"/>
            </w:tcBorders>
            <w:shd w:val="clear" w:color="auto" w:fill="FFFFFF"/>
            <w:vAlign w:val="bottom"/>
          </w:tcPr>
          <w:p w14:paraId="5BDF524E"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Regnvandsudløb uden forsinkelse type 1</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216551C8"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46FF1828" w14:textId="77777777" w:rsidR="00CB4BEB" w:rsidRPr="003E17A3" w:rsidRDefault="00CB4BEB" w:rsidP="003C0924">
            <w:pPr>
              <w:rPr>
                <w:rFonts w:ascii="Trebuchet MS" w:hAnsi="Trebuchet MS"/>
                <w:sz w:val="18"/>
                <w:szCs w:val="18"/>
              </w:rPr>
            </w:pPr>
          </w:p>
        </w:tc>
      </w:tr>
      <w:tr w:rsidR="00CB4BEB" w:rsidRPr="0051728E" w14:paraId="45C45A8F"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3A7801FE"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7</w:t>
            </w:r>
          </w:p>
        </w:tc>
        <w:tc>
          <w:tcPr>
            <w:tcW w:w="3694" w:type="dxa"/>
            <w:tcBorders>
              <w:top w:val="single" w:sz="4" w:space="0" w:color="auto"/>
              <w:left w:val="single" w:sz="4" w:space="0" w:color="auto"/>
              <w:bottom w:val="single" w:sz="4" w:space="0" w:color="auto"/>
            </w:tcBorders>
            <w:shd w:val="clear" w:color="auto" w:fill="FFFFFF"/>
            <w:vAlign w:val="bottom"/>
          </w:tcPr>
          <w:p w14:paraId="28F136A1"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Regnvandsudløb uden forsinkelse type 2</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48C991A9"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77E5CBB2" w14:textId="77777777" w:rsidR="00CB4BEB" w:rsidRPr="003E17A3" w:rsidRDefault="00CB4BEB" w:rsidP="003C0924">
            <w:pPr>
              <w:rPr>
                <w:rFonts w:ascii="Trebuchet MS" w:hAnsi="Trebuchet MS"/>
                <w:sz w:val="18"/>
                <w:szCs w:val="18"/>
              </w:rPr>
            </w:pPr>
          </w:p>
        </w:tc>
      </w:tr>
      <w:tr w:rsidR="00CB4BEB" w:rsidRPr="0051728E" w14:paraId="0E0B5A17"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18D2F333"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8</w:t>
            </w:r>
          </w:p>
        </w:tc>
        <w:tc>
          <w:tcPr>
            <w:tcW w:w="3694" w:type="dxa"/>
            <w:tcBorders>
              <w:top w:val="single" w:sz="4" w:space="0" w:color="auto"/>
              <w:left w:val="single" w:sz="4" w:space="0" w:color="auto"/>
              <w:bottom w:val="single" w:sz="4" w:space="0" w:color="auto"/>
            </w:tcBorders>
            <w:shd w:val="clear" w:color="auto" w:fill="FFFFFF"/>
            <w:vAlign w:val="bottom"/>
          </w:tcPr>
          <w:p w14:paraId="6FC8976F"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Vandløb afspærringspunkt ej tildelt type</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7D666818"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5CB45AC7" w14:textId="77777777" w:rsidR="00CB4BEB" w:rsidRPr="003E17A3" w:rsidRDefault="00CB4BEB" w:rsidP="003C0924">
            <w:pPr>
              <w:rPr>
                <w:rFonts w:ascii="Trebuchet MS" w:hAnsi="Trebuchet MS"/>
                <w:sz w:val="18"/>
                <w:szCs w:val="18"/>
              </w:rPr>
            </w:pPr>
            <w:r w:rsidRPr="003E17A3">
              <w:rPr>
                <w:rFonts w:ascii="Trebuchet MS" w:hAnsi="Trebuchet MS"/>
                <w:sz w:val="18"/>
                <w:szCs w:val="18"/>
              </w:rPr>
              <w:t>Godt punkt i vandløbet til oprensning af akut forurening ikke typeopdelt</w:t>
            </w:r>
          </w:p>
        </w:tc>
      </w:tr>
      <w:tr w:rsidR="00CB4BEB" w:rsidRPr="0051728E" w14:paraId="0E8CF59D"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648BD701"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9</w:t>
            </w:r>
          </w:p>
        </w:tc>
        <w:tc>
          <w:tcPr>
            <w:tcW w:w="3694" w:type="dxa"/>
            <w:tcBorders>
              <w:top w:val="single" w:sz="4" w:space="0" w:color="auto"/>
              <w:left w:val="single" w:sz="4" w:space="0" w:color="auto"/>
              <w:bottom w:val="single" w:sz="4" w:space="0" w:color="auto"/>
            </w:tcBorders>
            <w:shd w:val="clear" w:color="auto" w:fill="FFFFFF"/>
            <w:vAlign w:val="bottom"/>
          </w:tcPr>
          <w:p w14:paraId="63C43979"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Vandløb afspærringspunkt type 1</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79DDB750"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49CE6888" w14:textId="77777777" w:rsidR="00CB4BEB" w:rsidRPr="003E17A3" w:rsidRDefault="00CB4BEB" w:rsidP="003C0924">
            <w:pPr>
              <w:rPr>
                <w:rFonts w:ascii="Trebuchet MS" w:hAnsi="Trebuchet MS"/>
                <w:sz w:val="18"/>
                <w:szCs w:val="18"/>
              </w:rPr>
            </w:pPr>
          </w:p>
        </w:tc>
      </w:tr>
      <w:tr w:rsidR="00CB4BEB" w:rsidRPr="0051728E" w14:paraId="1F68A95C"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50B73118"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10</w:t>
            </w:r>
          </w:p>
        </w:tc>
        <w:tc>
          <w:tcPr>
            <w:tcW w:w="3694" w:type="dxa"/>
            <w:tcBorders>
              <w:top w:val="single" w:sz="4" w:space="0" w:color="auto"/>
              <w:left w:val="single" w:sz="4" w:space="0" w:color="auto"/>
              <w:bottom w:val="single" w:sz="4" w:space="0" w:color="auto"/>
            </w:tcBorders>
            <w:shd w:val="clear" w:color="auto" w:fill="FFFFFF"/>
            <w:vAlign w:val="bottom"/>
          </w:tcPr>
          <w:p w14:paraId="1EE3543E"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Vandløb afspærringspunkt type 2</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12237EEE"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76C930F9" w14:textId="77777777" w:rsidR="00CB4BEB" w:rsidRPr="003E17A3" w:rsidRDefault="00CB4BEB" w:rsidP="003C0924">
            <w:pPr>
              <w:rPr>
                <w:rFonts w:ascii="Trebuchet MS" w:hAnsi="Trebuchet MS"/>
                <w:sz w:val="18"/>
                <w:szCs w:val="18"/>
              </w:rPr>
            </w:pPr>
          </w:p>
        </w:tc>
      </w:tr>
      <w:tr w:rsidR="00CB4BEB" w:rsidRPr="0051728E" w14:paraId="4675258F"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0D35ED4A"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11</w:t>
            </w:r>
          </w:p>
        </w:tc>
        <w:tc>
          <w:tcPr>
            <w:tcW w:w="3694" w:type="dxa"/>
            <w:tcBorders>
              <w:top w:val="single" w:sz="4" w:space="0" w:color="auto"/>
              <w:left w:val="single" w:sz="4" w:space="0" w:color="auto"/>
              <w:bottom w:val="single" w:sz="4" w:space="0" w:color="auto"/>
            </w:tcBorders>
            <w:shd w:val="clear" w:color="auto" w:fill="FFFFFF"/>
            <w:vAlign w:val="bottom"/>
          </w:tcPr>
          <w:p w14:paraId="68DCF291"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Vandløb afspærringspunkt type 3</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7F5297D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1E97F3EA" w14:textId="77777777" w:rsidR="00CB4BEB" w:rsidRPr="003E17A3" w:rsidRDefault="00CB4BEB" w:rsidP="003C0924">
            <w:pPr>
              <w:rPr>
                <w:rFonts w:ascii="Trebuchet MS" w:hAnsi="Trebuchet MS"/>
                <w:sz w:val="18"/>
                <w:szCs w:val="18"/>
              </w:rPr>
            </w:pPr>
          </w:p>
        </w:tc>
      </w:tr>
      <w:tr w:rsidR="00CB4BEB" w:rsidRPr="0051728E" w14:paraId="41719A3E"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172EB8B7"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12</w:t>
            </w:r>
          </w:p>
        </w:tc>
        <w:tc>
          <w:tcPr>
            <w:tcW w:w="3694" w:type="dxa"/>
            <w:tcBorders>
              <w:top w:val="single" w:sz="4" w:space="0" w:color="auto"/>
              <w:left w:val="single" w:sz="4" w:space="0" w:color="auto"/>
              <w:bottom w:val="single" w:sz="4" w:space="0" w:color="auto"/>
            </w:tcBorders>
            <w:shd w:val="clear" w:color="auto" w:fill="FFFFFF"/>
            <w:vAlign w:val="bottom"/>
          </w:tcPr>
          <w:p w14:paraId="76710F2E"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Vandløb afspærringspunkt type 4</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6A605B95"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0DA65759" w14:textId="77777777" w:rsidR="00CB4BEB" w:rsidRPr="003E17A3" w:rsidRDefault="00CB4BEB" w:rsidP="003C0924">
            <w:pPr>
              <w:rPr>
                <w:rFonts w:ascii="Trebuchet MS" w:hAnsi="Trebuchet MS"/>
                <w:sz w:val="18"/>
                <w:szCs w:val="18"/>
              </w:rPr>
            </w:pPr>
          </w:p>
        </w:tc>
      </w:tr>
      <w:tr w:rsidR="00CB4BEB" w:rsidRPr="0051728E" w14:paraId="1BF8B2D6"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3E371D1B"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13</w:t>
            </w:r>
          </w:p>
        </w:tc>
        <w:tc>
          <w:tcPr>
            <w:tcW w:w="3694" w:type="dxa"/>
            <w:tcBorders>
              <w:top w:val="single" w:sz="4" w:space="0" w:color="auto"/>
              <w:left w:val="single" w:sz="4" w:space="0" w:color="auto"/>
              <w:bottom w:val="single" w:sz="4" w:space="0" w:color="auto"/>
            </w:tcBorders>
            <w:shd w:val="clear" w:color="auto" w:fill="FFFFFF"/>
            <w:vAlign w:val="bottom"/>
          </w:tcPr>
          <w:p w14:paraId="636473D1" w14:textId="77777777" w:rsidR="00CB4BEB" w:rsidRPr="00D7204B" w:rsidRDefault="00CB4BEB" w:rsidP="003C0924">
            <w:pPr>
              <w:rPr>
                <w:rFonts w:ascii="Trebuchet MS" w:hAnsi="Trebuchet MS"/>
                <w:sz w:val="18"/>
                <w:szCs w:val="18"/>
              </w:rPr>
            </w:pPr>
            <w:r w:rsidRPr="00D7204B">
              <w:rPr>
                <w:rFonts w:ascii="Trebuchet MS" w:hAnsi="Trebuchet MS"/>
                <w:sz w:val="18"/>
                <w:szCs w:val="18"/>
              </w:rPr>
              <w:t xml:space="preserve">Vej krydser vandløb, åbent </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1FBBFF0E"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0A3485AB" w14:textId="77777777" w:rsidR="00CB4BEB" w:rsidRPr="003E17A3" w:rsidRDefault="00CB4BEB" w:rsidP="003C0924">
            <w:pPr>
              <w:rPr>
                <w:rFonts w:ascii="Trebuchet MS" w:hAnsi="Trebuchet MS"/>
                <w:sz w:val="18"/>
                <w:szCs w:val="18"/>
              </w:rPr>
            </w:pPr>
            <w:r w:rsidRPr="003E17A3">
              <w:rPr>
                <w:rFonts w:ascii="Trebuchet MS" w:hAnsi="Trebuchet MS"/>
                <w:sz w:val="18"/>
                <w:szCs w:val="18"/>
              </w:rPr>
              <w:t>Vejmidte og vandløbsmidte, åbent krydser hinanden eller er tættere end 5 meter</w:t>
            </w:r>
          </w:p>
        </w:tc>
      </w:tr>
      <w:tr w:rsidR="00CB4BEB" w:rsidRPr="0051728E" w14:paraId="5050667C"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2EF17AAF"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14</w:t>
            </w:r>
          </w:p>
        </w:tc>
        <w:tc>
          <w:tcPr>
            <w:tcW w:w="3694" w:type="dxa"/>
            <w:tcBorders>
              <w:top w:val="single" w:sz="4" w:space="0" w:color="auto"/>
              <w:left w:val="single" w:sz="4" w:space="0" w:color="auto"/>
              <w:bottom w:val="single" w:sz="4" w:space="0" w:color="auto"/>
            </w:tcBorders>
            <w:shd w:val="clear" w:color="auto" w:fill="FFFFFF"/>
            <w:vAlign w:val="bottom"/>
          </w:tcPr>
          <w:p w14:paraId="00FC553C" w14:textId="77777777" w:rsidR="00CB4BEB" w:rsidRPr="00D7204B" w:rsidRDefault="00CB4BEB" w:rsidP="003C0924">
            <w:pPr>
              <w:rPr>
                <w:rFonts w:ascii="Trebuchet MS" w:hAnsi="Trebuchet MS"/>
                <w:sz w:val="18"/>
                <w:szCs w:val="18"/>
              </w:rPr>
            </w:pPr>
            <w:r w:rsidRPr="00D7204B">
              <w:rPr>
                <w:rFonts w:ascii="Trebuchet MS" w:hAnsi="Trebuchet MS"/>
                <w:sz w:val="18"/>
                <w:szCs w:val="18"/>
              </w:rPr>
              <w:t xml:space="preserve">Vej krydser vandløb, rørlagt </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6B5E811D"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238C16B8" w14:textId="77777777" w:rsidR="00CB4BEB" w:rsidRPr="003E17A3" w:rsidRDefault="00CB4BEB" w:rsidP="003C0924">
            <w:pPr>
              <w:rPr>
                <w:rFonts w:ascii="Trebuchet MS" w:hAnsi="Trebuchet MS"/>
                <w:sz w:val="18"/>
                <w:szCs w:val="18"/>
              </w:rPr>
            </w:pPr>
            <w:r w:rsidRPr="003E17A3">
              <w:rPr>
                <w:rFonts w:ascii="Trebuchet MS" w:hAnsi="Trebuchet MS"/>
                <w:sz w:val="18"/>
                <w:szCs w:val="18"/>
              </w:rPr>
              <w:t>Vejmidte og vandløbsmidte, rørlagt krydser hinanden eller er tættere end 5 meter</w:t>
            </w:r>
          </w:p>
        </w:tc>
      </w:tr>
      <w:tr w:rsidR="00CB4BEB" w:rsidRPr="0051728E" w14:paraId="61BA9A41"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3778947D"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15</w:t>
            </w:r>
          </w:p>
        </w:tc>
        <w:tc>
          <w:tcPr>
            <w:tcW w:w="3694" w:type="dxa"/>
            <w:tcBorders>
              <w:top w:val="single" w:sz="4" w:space="0" w:color="auto"/>
              <w:left w:val="single" w:sz="4" w:space="0" w:color="auto"/>
              <w:bottom w:val="single" w:sz="4" w:space="0" w:color="auto"/>
            </w:tcBorders>
            <w:shd w:val="clear" w:color="auto" w:fill="FFFFFF"/>
            <w:vAlign w:val="bottom"/>
          </w:tcPr>
          <w:p w14:paraId="27E55967"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Brønd rørlagt vandløb</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24A37DAA"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2F18B3E8" w14:textId="77777777" w:rsidR="00CB4BEB" w:rsidRPr="003E17A3" w:rsidRDefault="00CB4BEB" w:rsidP="003C0924">
            <w:pPr>
              <w:rPr>
                <w:rFonts w:ascii="Trebuchet MS" w:hAnsi="Trebuchet MS"/>
                <w:sz w:val="18"/>
                <w:szCs w:val="18"/>
              </w:rPr>
            </w:pPr>
            <w:r w:rsidRPr="003E17A3">
              <w:rPr>
                <w:rFonts w:ascii="Trebuchet MS" w:hAnsi="Trebuchet MS"/>
                <w:sz w:val="18"/>
                <w:szCs w:val="18"/>
              </w:rPr>
              <w:t>Fritliggende brønddæksel til et rørlagt vandløb</w:t>
            </w:r>
          </w:p>
        </w:tc>
      </w:tr>
      <w:tr w:rsidR="00CB4BEB" w:rsidRPr="00E5718A" w14:paraId="008FB146" w14:textId="77777777" w:rsidTr="003C0924">
        <w:trPr>
          <w:trHeight w:hRule="exact" w:val="510"/>
        </w:trPr>
        <w:tc>
          <w:tcPr>
            <w:tcW w:w="1801" w:type="dxa"/>
            <w:tcBorders>
              <w:top w:val="single" w:sz="4" w:space="0" w:color="auto"/>
              <w:left w:val="single" w:sz="4" w:space="0" w:color="auto"/>
              <w:bottom w:val="single" w:sz="4" w:space="0" w:color="auto"/>
              <w:right w:val="single" w:sz="4" w:space="0" w:color="auto"/>
            </w:tcBorders>
            <w:shd w:val="clear" w:color="auto" w:fill="D9D9D9"/>
            <w:vAlign w:val="center"/>
          </w:tcPr>
          <w:p w14:paraId="4EBC9AAF" w14:textId="77777777" w:rsidR="00CB4BEB" w:rsidRPr="00E6255A" w:rsidRDefault="00CB4BEB" w:rsidP="003C0924">
            <w:pPr>
              <w:jc w:val="center"/>
              <w:rPr>
                <w:rFonts w:ascii="Trebuchet MS" w:hAnsi="Trebuchet MS"/>
                <w:sz w:val="18"/>
                <w:szCs w:val="18"/>
              </w:rPr>
            </w:pPr>
            <w:r w:rsidRPr="00E6255A">
              <w:rPr>
                <w:rFonts w:ascii="Trebuchet MS" w:hAnsi="Trebuchet MS"/>
                <w:sz w:val="18"/>
                <w:szCs w:val="18"/>
              </w:rPr>
              <w:t>16</w:t>
            </w:r>
          </w:p>
        </w:tc>
        <w:tc>
          <w:tcPr>
            <w:tcW w:w="3694" w:type="dxa"/>
            <w:tcBorders>
              <w:top w:val="single" w:sz="4" w:space="0" w:color="auto"/>
              <w:left w:val="single" w:sz="4" w:space="0" w:color="auto"/>
              <w:bottom w:val="single" w:sz="4" w:space="0" w:color="auto"/>
            </w:tcBorders>
            <w:shd w:val="clear" w:color="auto" w:fill="FFFFFF"/>
            <w:vAlign w:val="center"/>
          </w:tcPr>
          <w:p w14:paraId="34871B12" w14:textId="77777777" w:rsidR="00CB4BEB" w:rsidRPr="00E6255A" w:rsidRDefault="00CB4BEB" w:rsidP="003C0924">
            <w:pPr>
              <w:rPr>
                <w:rFonts w:ascii="Trebuchet MS" w:hAnsi="Trebuchet MS"/>
                <w:sz w:val="18"/>
                <w:szCs w:val="18"/>
              </w:rPr>
            </w:pPr>
            <w:proofErr w:type="spellStart"/>
            <w:r w:rsidRPr="00E6255A">
              <w:rPr>
                <w:rFonts w:ascii="Trebuchet MS" w:hAnsi="Trebuchet MS"/>
                <w:sz w:val="18"/>
                <w:szCs w:val="18"/>
              </w:rPr>
              <w:t>Stigerør</w:t>
            </w:r>
            <w:proofErr w:type="spellEnd"/>
          </w:p>
        </w:tc>
        <w:tc>
          <w:tcPr>
            <w:tcW w:w="1147" w:type="dxa"/>
            <w:tcBorders>
              <w:top w:val="single" w:sz="4" w:space="0" w:color="auto"/>
              <w:left w:val="single" w:sz="4" w:space="0" w:color="auto"/>
              <w:bottom w:val="single" w:sz="4" w:space="0" w:color="auto"/>
              <w:right w:val="single" w:sz="4" w:space="0" w:color="auto"/>
            </w:tcBorders>
            <w:shd w:val="clear" w:color="auto" w:fill="FFFFFF"/>
            <w:vAlign w:val="center"/>
          </w:tcPr>
          <w:p w14:paraId="3E263FCE" w14:textId="77777777" w:rsidR="00CB4BEB" w:rsidRPr="00E6255A" w:rsidRDefault="00CB4BEB" w:rsidP="003C0924">
            <w:pPr>
              <w:jc w:val="center"/>
              <w:rPr>
                <w:rFonts w:ascii="Trebuchet MS" w:hAnsi="Trebuchet MS"/>
                <w:sz w:val="18"/>
                <w:szCs w:val="18"/>
              </w:rPr>
            </w:pPr>
            <w:r w:rsidRPr="00E6255A">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5C6A9980" w14:textId="524FA8C5"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Fast rørinstallation i eller ved en bygning/område, som gør det muligt hurtigt og sikkert at få bragt slukningsvand frem til faste aftapningssteder</w:t>
            </w:r>
          </w:p>
        </w:tc>
      </w:tr>
      <w:tr w:rsidR="00CB4BEB" w:rsidRPr="0051728E" w14:paraId="3B79F5D0"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239081E1"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98</w:t>
            </w:r>
          </w:p>
        </w:tc>
        <w:tc>
          <w:tcPr>
            <w:tcW w:w="3694" w:type="dxa"/>
            <w:tcBorders>
              <w:top w:val="single" w:sz="4" w:space="0" w:color="auto"/>
              <w:left w:val="single" w:sz="4" w:space="0" w:color="auto"/>
              <w:bottom w:val="single" w:sz="4" w:space="0" w:color="auto"/>
            </w:tcBorders>
            <w:shd w:val="clear" w:color="auto" w:fill="FFFFFF"/>
            <w:vAlign w:val="bottom"/>
          </w:tcPr>
          <w:p w14:paraId="79D35819"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 xml:space="preserve">Andet </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3BE7A7B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411AC810" w14:textId="77777777" w:rsidR="00CB4BEB" w:rsidRPr="007E0FF5" w:rsidRDefault="00CB4BEB" w:rsidP="003C0924">
            <w:pPr>
              <w:rPr>
                <w:rFonts w:ascii="Trebuchet MS" w:hAnsi="Trebuchet MS" w:cs="Trebuchet MS"/>
                <w:sz w:val="18"/>
                <w:szCs w:val="18"/>
              </w:rPr>
            </w:pPr>
            <w:r w:rsidRPr="007E0FF5">
              <w:rPr>
                <w:rFonts w:ascii="Trebuchet MS" w:hAnsi="Trebuchet MS" w:cs="Trebuchet MS"/>
                <w:sz w:val="18"/>
                <w:szCs w:val="18"/>
              </w:rPr>
              <w:t>Andet</w:t>
            </w:r>
          </w:p>
        </w:tc>
      </w:tr>
      <w:tr w:rsidR="00CB4BEB" w:rsidRPr="0051728E" w14:paraId="415773ED"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50D80AE6"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99</w:t>
            </w:r>
          </w:p>
        </w:tc>
        <w:tc>
          <w:tcPr>
            <w:tcW w:w="3694" w:type="dxa"/>
            <w:tcBorders>
              <w:top w:val="single" w:sz="4" w:space="0" w:color="auto"/>
              <w:left w:val="single" w:sz="4" w:space="0" w:color="auto"/>
              <w:bottom w:val="single" w:sz="4" w:space="0" w:color="auto"/>
            </w:tcBorders>
            <w:shd w:val="clear" w:color="auto" w:fill="FFFFFF"/>
            <w:vAlign w:val="bottom"/>
          </w:tcPr>
          <w:p w14:paraId="0B26E755"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Ukendt</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6E85702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102D9FC8" w14:textId="77777777" w:rsidR="00CB4BEB" w:rsidRPr="007E0FF5" w:rsidRDefault="00CB4BEB" w:rsidP="003C0924">
            <w:pPr>
              <w:rPr>
                <w:rFonts w:ascii="Trebuchet MS" w:hAnsi="Trebuchet MS" w:cs="Trebuchet MS"/>
                <w:sz w:val="18"/>
                <w:szCs w:val="18"/>
              </w:rPr>
            </w:pPr>
            <w:r>
              <w:rPr>
                <w:rFonts w:ascii="Trebuchet MS" w:hAnsi="Trebuchet MS" w:cs="Trebuchet MS"/>
                <w:sz w:val="18"/>
                <w:szCs w:val="18"/>
              </w:rPr>
              <w:t>Manglende viden</w:t>
            </w:r>
          </w:p>
        </w:tc>
      </w:tr>
    </w:tbl>
    <w:p w14:paraId="530734BF" w14:textId="77777777" w:rsidR="00CB4BEB" w:rsidRDefault="00CB4BEB" w:rsidP="00CB4BEB">
      <w:pPr>
        <w:rPr>
          <w:rFonts w:ascii="Trebuchet MS" w:hAnsi="Trebuchet MS" w:cs="Arial"/>
          <w:b/>
          <w:bCs/>
          <w:kern w:val="32"/>
          <w:sz w:val="40"/>
          <w:szCs w:val="32"/>
        </w:rPr>
      </w:pPr>
      <w:r>
        <w:rPr>
          <w:b/>
        </w:rPr>
        <w:br w:type="page"/>
      </w:r>
    </w:p>
    <w:p w14:paraId="567F6192" w14:textId="77777777" w:rsidR="00CB4BEB" w:rsidRDefault="00CB4BEB" w:rsidP="00CB4BEB">
      <w:pPr>
        <w:pStyle w:val="Overskrift2"/>
        <w:rPr>
          <w:kern w:val="32"/>
        </w:rPr>
      </w:pPr>
      <w:bookmarkStart w:id="2922" w:name="_Toc63351523"/>
      <w:bookmarkStart w:id="2923" w:name="_Toc122436169"/>
      <w:r>
        <w:rPr>
          <w:kern w:val="32"/>
        </w:rPr>
        <w:lastRenderedPageBreak/>
        <w:t>5.12.19</w:t>
      </w:r>
      <w:r w:rsidRPr="00066C65">
        <w:rPr>
          <w:kern w:val="32"/>
        </w:rPr>
        <w:t xml:space="preserve"> </w:t>
      </w:r>
      <w:bookmarkStart w:id="2924" w:name="_Hlk59517433"/>
      <w:r>
        <w:rPr>
          <w:kern w:val="32"/>
        </w:rPr>
        <w:t>Brand- og redningsareal</w:t>
      </w:r>
      <w:r w:rsidRPr="00066C65">
        <w:rPr>
          <w:kern w:val="32"/>
        </w:rPr>
        <w:t xml:space="preserve"> (</w:t>
      </w:r>
      <w:r>
        <w:rPr>
          <w:kern w:val="32"/>
        </w:rPr>
        <w:t>6118</w:t>
      </w:r>
      <w:r w:rsidRPr="00066C65">
        <w:rPr>
          <w:kern w:val="32"/>
        </w:rPr>
        <w:t>)</w:t>
      </w:r>
      <w:bookmarkEnd w:id="2922"/>
      <w:bookmarkEnd w:id="2923"/>
      <w:r w:rsidRPr="007C3785">
        <w:rPr>
          <w:kern w:val="32"/>
        </w:rPr>
        <w:t xml:space="preserve"> </w:t>
      </w:r>
      <w:bookmarkEnd w:id="2924"/>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1"/>
        <w:gridCol w:w="4936"/>
        <w:gridCol w:w="1155"/>
        <w:gridCol w:w="1356"/>
        <w:gridCol w:w="1478"/>
        <w:gridCol w:w="2720"/>
      </w:tblGrid>
      <w:tr w:rsidR="00CB4BEB" w:rsidRPr="0051728E" w14:paraId="0E0A8074" w14:textId="77777777" w:rsidTr="003C0924">
        <w:tc>
          <w:tcPr>
            <w:tcW w:w="2071" w:type="dxa"/>
            <w:tcBorders>
              <w:bottom w:val="single" w:sz="4" w:space="0" w:color="auto"/>
            </w:tcBorders>
            <w:shd w:val="clear" w:color="auto" w:fill="D9D9D9"/>
            <w:vAlign w:val="center"/>
          </w:tcPr>
          <w:p w14:paraId="6FCF043D"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4936" w:type="dxa"/>
            <w:tcBorders>
              <w:bottom w:val="single" w:sz="4" w:space="0" w:color="auto"/>
            </w:tcBorders>
            <w:shd w:val="clear" w:color="auto" w:fill="D9D9D9"/>
            <w:vAlign w:val="center"/>
          </w:tcPr>
          <w:p w14:paraId="73E28F1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5597899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31856C6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78" w:type="dxa"/>
            <w:tcBorders>
              <w:bottom w:val="single" w:sz="4" w:space="0" w:color="auto"/>
            </w:tcBorders>
            <w:shd w:val="clear" w:color="auto" w:fill="D9D9D9"/>
            <w:vAlign w:val="center"/>
          </w:tcPr>
          <w:p w14:paraId="669C4E08"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156A85F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720" w:type="dxa"/>
            <w:shd w:val="clear" w:color="auto" w:fill="D9D9D9"/>
            <w:vAlign w:val="center"/>
          </w:tcPr>
          <w:p w14:paraId="32A20E4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77B05B61"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43EEA0A2" w14:textId="77777777" w:rsidR="00CB4BEB" w:rsidRPr="005327CA" w:rsidRDefault="00CB4BEB" w:rsidP="003C0924">
            <w:pPr>
              <w:rPr>
                <w:rFonts w:ascii="Trebuchet MS" w:hAnsi="Trebuchet MS"/>
                <w:sz w:val="18"/>
                <w:szCs w:val="18"/>
              </w:rPr>
            </w:pPr>
            <w:proofErr w:type="spellStart"/>
            <w:r w:rsidRPr="005327CA">
              <w:rPr>
                <w:rFonts w:ascii="Trebuchet MS" w:hAnsi="Trebuchet MS"/>
                <w:sz w:val="18"/>
                <w:szCs w:val="18"/>
              </w:rPr>
              <w:t>red</w:t>
            </w:r>
            <w:r>
              <w:rPr>
                <w:rFonts w:ascii="Trebuchet MS" w:hAnsi="Trebuchet MS"/>
                <w:sz w:val="18"/>
                <w:szCs w:val="18"/>
              </w:rPr>
              <w:t>area</w:t>
            </w:r>
            <w:r w:rsidRPr="005327CA">
              <w:rPr>
                <w:rFonts w:ascii="Trebuchet MS" w:hAnsi="Trebuchet MS"/>
                <w:sz w:val="18"/>
                <w:szCs w:val="18"/>
              </w:rPr>
              <w:t>_type_kode</w:t>
            </w:r>
            <w:proofErr w:type="spellEnd"/>
          </w:p>
        </w:tc>
        <w:tc>
          <w:tcPr>
            <w:tcW w:w="4936" w:type="dxa"/>
            <w:tcBorders>
              <w:top w:val="single" w:sz="4" w:space="0" w:color="auto"/>
              <w:left w:val="single" w:sz="4" w:space="0" w:color="auto"/>
              <w:bottom w:val="nil"/>
              <w:right w:val="single" w:sz="4" w:space="0" w:color="auto"/>
            </w:tcBorders>
            <w:shd w:val="clear" w:color="auto" w:fill="FFFFFF"/>
            <w:vAlign w:val="bottom"/>
          </w:tcPr>
          <w:p w14:paraId="34952D0F" w14:textId="77777777" w:rsidR="00CB4BEB" w:rsidRPr="005327CA" w:rsidRDefault="00CB4BEB" w:rsidP="003C0924">
            <w:pPr>
              <w:rPr>
                <w:rFonts w:ascii="Trebuchet MS" w:hAnsi="Trebuchet MS"/>
                <w:sz w:val="18"/>
                <w:szCs w:val="18"/>
              </w:rPr>
            </w:pPr>
            <w:r>
              <w:rPr>
                <w:rFonts w:ascii="Trebuchet MS" w:hAnsi="Trebuchet MS"/>
                <w:sz w:val="18"/>
                <w:szCs w:val="18"/>
              </w:rPr>
              <w:t>Kode for type af brand- og redningsareal</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9EE79DB"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2CC5A57F"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1-9</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356AB1EF"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5938EB86"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1</w:t>
            </w:r>
          </w:p>
        </w:tc>
      </w:tr>
      <w:tr w:rsidR="00CB4BEB" w:rsidRPr="00CE1917" w14:paraId="17D337E4"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9CCFF"/>
            <w:vAlign w:val="bottom"/>
          </w:tcPr>
          <w:p w14:paraId="43AE8110" w14:textId="77777777" w:rsidR="00CB4BEB" w:rsidRPr="005327CA" w:rsidRDefault="00CB4BEB" w:rsidP="003C0924">
            <w:pPr>
              <w:rPr>
                <w:rFonts w:ascii="Trebuchet MS" w:hAnsi="Trebuchet MS"/>
                <w:sz w:val="18"/>
                <w:szCs w:val="18"/>
              </w:rPr>
            </w:pPr>
            <w:proofErr w:type="spellStart"/>
            <w:r>
              <w:rPr>
                <w:rFonts w:ascii="Trebuchet MS" w:hAnsi="Trebuchet MS"/>
                <w:sz w:val="18"/>
                <w:szCs w:val="18"/>
              </w:rPr>
              <w:t>redarea</w:t>
            </w:r>
            <w:r w:rsidRPr="005327CA">
              <w:rPr>
                <w:rFonts w:ascii="Trebuchet MS" w:hAnsi="Trebuchet MS"/>
                <w:sz w:val="18"/>
                <w:szCs w:val="18"/>
              </w:rPr>
              <w:t>_type</w:t>
            </w:r>
            <w:proofErr w:type="spellEnd"/>
          </w:p>
        </w:tc>
        <w:tc>
          <w:tcPr>
            <w:tcW w:w="4936" w:type="dxa"/>
            <w:tcBorders>
              <w:top w:val="single" w:sz="4" w:space="0" w:color="auto"/>
              <w:left w:val="single" w:sz="4" w:space="0" w:color="auto"/>
              <w:bottom w:val="nil"/>
              <w:right w:val="single" w:sz="4" w:space="0" w:color="auto"/>
            </w:tcBorders>
            <w:shd w:val="clear" w:color="auto" w:fill="99CCFF"/>
            <w:vAlign w:val="bottom"/>
          </w:tcPr>
          <w:p w14:paraId="189A2126"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 xml:space="preserve">Type af </w:t>
            </w:r>
            <w:r>
              <w:rPr>
                <w:rFonts w:ascii="Trebuchet MS" w:hAnsi="Trebuchet MS"/>
                <w:sz w:val="18"/>
                <w:szCs w:val="18"/>
              </w:rPr>
              <w:t>brand- og redningsareal</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6BF67C94"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6A16286F"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0-15 tegn</w:t>
            </w:r>
          </w:p>
        </w:tc>
        <w:tc>
          <w:tcPr>
            <w:tcW w:w="1478" w:type="dxa"/>
            <w:tcBorders>
              <w:top w:val="single" w:sz="4" w:space="0" w:color="auto"/>
              <w:left w:val="single" w:sz="4" w:space="0" w:color="auto"/>
              <w:bottom w:val="nil"/>
              <w:right w:val="single" w:sz="4" w:space="0" w:color="auto"/>
            </w:tcBorders>
            <w:shd w:val="clear" w:color="auto" w:fill="99CCFF"/>
            <w:vAlign w:val="bottom"/>
          </w:tcPr>
          <w:p w14:paraId="6F1A0F1A"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S</w:t>
            </w:r>
          </w:p>
        </w:tc>
        <w:tc>
          <w:tcPr>
            <w:tcW w:w="2720" w:type="dxa"/>
            <w:tcBorders>
              <w:top w:val="single" w:sz="4" w:space="0" w:color="auto"/>
              <w:left w:val="single" w:sz="4" w:space="0" w:color="auto"/>
              <w:bottom w:val="nil"/>
              <w:right w:val="single" w:sz="4" w:space="0" w:color="auto"/>
            </w:tcBorders>
            <w:shd w:val="clear" w:color="auto" w:fill="99CCFF"/>
            <w:vAlign w:val="bottom"/>
          </w:tcPr>
          <w:p w14:paraId="55C23E0C" w14:textId="77777777" w:rsidR="00CB4BEB" w:rsidRPr="005327CA" w:rsidRDefault="00CB4BEB" w:rsidP="003C0924">
            <w:pPr>
              <w:rPr>
                <w:rFonts w:ascii="Trebuchet MS" w:hAnsi="Trebuchet MS" w:cs="Trebuchet MS"/>
                <w:sz w:val="18"/>
                <w:szCs w:val="18"/>
              </w:rPr>
            </w:pPr>
            <w:r>
              <w:rPr>
                <w:rFonts w:ascii="Trebuchet MS" w:hAnsi="Trebuchet MS"/>
                <w:sz w:val="18"/>
                <w:szCs w:val="18"/>
              </w:rPr>
              <w:t>Brand</w:t>
            </w:r>
            <w:r w:rsidRPr="005327CA">
              <w:rPr>
                <w:rFonts w:ascii="Trebuchet MS" w:hAnsi="Trebuchet MS"/>
                <w:sz w:val="18"/>
                <w:szCs w:val="18"/>
              </w:rPr>
              <w:t>vej</w:t>
            </w:r>
          </w:p>
        </w:tc>
      </w:tr>
      <w:tr w:rsidR="00CB4BEB" w:rsidRPr="00CE1917" w14:paraId="7AF9AA55" w14:textId="77777777" w:rsidTr="003C0924">
        <w:trPr>
          <w:trHeight w:hRule="exact" w:val="255"/>
        </w:trPr>
        <w:tc>
          <w:tcPr>
            <w:tcW w:w="2071" w:type="dxa"/>
            <w:tcBorders>
              <w:top w:val="single" w:sz="4" w:space="0" w:color="auto"/>
              <w:left w:val="single" w:sz="4" w:space="0" w:color="auto"/>
              <w:bottom w:val="single" w:sz="4" w:space="0" w:color="auto"/>
              <w:right w:val="single" w:sz="4" w:space="0" w:color="auto"/>
            </w:tcBorders>
            <w:shd w:val="clear" w:color="auto" w:fill="D9D9D9"/>
            <w:vAlign w:val="bottom"/>
          </w:tcPr>
          <w:p w14:paraId="1D13DE07" w14:textId="77777777" w:rsidR="00CB4BEB" w:rsidRPr="00BB7EB0" w:rsidRDefault="00CB4BEB" w:rsidP="003C0924">
            <w:pPr>
              <w:rPr>
                <w:rFonts w:ascii="Trebuchet MS" w:hAnsi="Trebuchet MS"/>
                <w:sz w:val="18"/>
                <w:szCs w:val="18"/>
              </w:rPr>
            </w:pPr>
            <w:proofErr w:type="spellStart"/>
            <w:r w:rsidRPr="00BB7EB0">
              <w:rPr>
                <w:rFonts w:ascii="Trebuchet MS" w:hAnsi="Trebuchet MS"/>
                <w:sz w:val="18"/>
                <w:szCs w:val="18"/>
              </w:rPr>
              <w:t>rednarea_underomr</w:t>
            </w:r>
            <w:proofErr w:type="spellEnd"/>
          </w:p>
        </w:tc>
        <w:tc>
          <w:tcPr>
            <w:tcW w:w="4936" w:type="dxa"/>
            <w:tcBorders>
              <w:top w:val="single" w:sz="4" w:space="0" w:color="auto"/>
              <w:left w:val="single" w:sz="4" w:space="0" w:color="auto"/>
              <w:bottom w:val="single" w:sz="4" w:space="0" w:color="auto"/>
              <w:right w:val="single" w:sz="4" w:space="0" w:color="auto"/>
            </w:tcBorders>
            <w:shd w:val="clear" w:color="auto" w:fill="FFFFFF"/>
            <w:vAlign w:val="bottom"/>
          </w:tcPr>
          <w:p w14:paraId="1E396EDD"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 xml:space="preserve">lokal inddeling af </w:t>
            </w:r>
            <w:proofErr w:type="spellStart"/>
            <w:r w:rsidRPr="005327CA">
              <w:rPr>
                <w:rFonts w:ascii="Trebuchet MS" w:hAnsi="Trebuchet MS"/>
                <w:sz w:val="18"/>
                <w:szCs w:val="18"/>
              </w:rPr>
              <w:t>omr</w:t>
            </w:r>
            <w:proofErr w:type="spellEnd"/>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1C5ED03B"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7C6726E5"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0-20 tegn</w:t>
            </w:r>
          </w:p>
        </w:tc>
        <w:tc>
          <w:tcPr>
            <w:tcW w:w="1478" w:type="dxa"/>
            <w:tcBorders>
              <w:top w:val="single" w:sz="4" w:space="0" w:color="auto"/>
              <w:left w:val="single" w:sz="4" w:space="0" w:color="auto"/>
              <w:bottom w:val="single" w:sz="4" w:space="0" w:color="auto"/>
              <w:right w:val="single" w:sz="4" w:space="0" w:color="auto"/>
            </w:tcBorders>
            <w:shd w:val="clear" w:color="auto" w:fill="FFFFFF"/>
            <w:vAlign w:val="bottom"/>
          </w:tcPr>
          <w:p w14:paraId="1C4C19A0"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F</w:t>
            </w:r>
          </w:p>
        </w:tc>
        <w:tc>
          <w:tcPr>
            <w:tcW w:w="2720" w:type="dxa"/>
            <w:tcBorders>
              <w:top w:val="single" w:sz="4" w:space="0" w:color="auto"/>
              <w:left w:val="single" w:sz="4" w:space="0" w:color="auto"/>
              <w:bottom w:val="single" w:sz="4" w:space="0" w:color="auto"/>
              <w:right w:val="single" w:sz="4" w:space="0" w:color="auto"/>
            </w:tcBorders>
            <w:shd w:val="clear" w:color="auto" w:fill="FFFFFF"/>
            <w:vAlign w:val="bottom"/>
          </w:tcPr>
          <w:p w14:paraId="2E7FE179"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SKB Vest 01</w:t>
            </w:r>
          </w:p>
        </w:tc>
      </w:tr>
      <w:tr w:rsidR="00CB4BEB" w:rsidRPr="00CE1917" w14:paraId="44082EF6"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570874BD" w14:textId="77777777" w:rsidR="00CB4BEB" w:rsidRPr="005A6645" w:rsidRDefault="00CB4BEB" w:rsidP="003C0924">
            <w:pPr>
              <w:rPr>
                <w:rFonts w:ascii="Trebuchet MS" w:hAnsi="Trebuchet MS"/>
                <w:sz w:val="18"/>
                <w:szCs w:val="18"/>
              </w:rPr>
            </w:pPr>
            <w:proofErr w:type="spellStart"/>
            <w:r w:rsidRPr="005A6645">
              <w:rPr>
                <w:rFonts w:ascii="Trebuchet MS" w:hAnsi="Trebuchet MS"/>
                <w:sz w:val="18"/>
                <w:szCs w:val="18"/>
              </w:rPr>
              <w:t>bygn_kompleks</w:t>
            </w:r>
            <w:proofErr w:type="spellEnd"/>
          </w:p>
        </w:tc>
        <w:tc>
          <w:tcPr>
            <w:tcW w:w="4936" w:type="dxa"/>
            <w:tcBorders>
              <w:top w:val="single" w:sz="4" w:space="0" w:color="auto"/>
              <w:left w:val="single" w:sz="4" w:space="0" w:color="auto"/>
              <w:bottom w:val="nil"/>
              <w:right w:val="single" w:sz="4" w:space="0" w:color="auto"/>
            </w:tcBorders>
            <w:shd w:val="clear" w:color="auto" w:fill="FFFFFF"/>
            <w:vAlign w:val="bottom"/>
          </w:tcPr>
          <w:p w14:paraId="7A736C38" w14:textId="77777777" w:rsidR="00CB4BEB" w:rsidRPr="005A6645" w:rsidRDefault="00CB4BEB" w:rsidP="003C0924">
            <w:pPr>
              <w:rPr>
                <w:rFonts w:ascii="Trebuchet MS" w:hAnsi="Trebuchet MS"/>
                <w:sz w:val="18"/>
                <w:szCs w:val="18"/>
              </w:rPr>
            </w:pPr>
            <w:r w:rsidRPr="005A6645">
              <w:rPr>
                <w:rFonts w:ascii="Trebuchet MS" w:hAnsi="Trebuchet MS"/>
                <w:sz w:val="18"/>
                <w:szCs w:val="18"/>
              </w:rPr>
              <w:t>Navn på bygningskompleks</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390BA052"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0E124CEC"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sz w:val="18"/>
                <w:szCs w:val="18"/>
              </w:rPr>
              <w:t>0-128 tegn</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6F1DB91F"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6253CDB9"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sz w:val="18"/>
                <w:szCs w:val="18"/>
              </w:rPr>
              <w:t>Gl. Rye Skole</w:t>
            </w:r>
          </w:p>
        </w:tc>
      </w:tr>
      <w:tr w:rsidR="00CB4BEB" w:rsidRPr="00CE1917" w14:paraId="6D200E72"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08FE7DC5" w14:textId="77777777" w:rsidR="00CB4BEB" w:rsidRPr="005A6645" w:rsidRDefault="00CB4BEB" w:rsidP="003C0924">
            <w:pPr>
              <w:rPr>
                <w:rFonts w:ascii="Trebuchet MS" w:hAnsi="Trebuchet MS"/>
                <w:sz w:val="18"/>
                <w:szCs w:val="18"/>
              </w:rPr>
            </w:pPr>
            <w:proofErr w:type="spellStart"/>
            <w:r w:rsidRPr="005A6645">
              <w:rPr>
                <w:rFonts w:ascii="Trebuchet MS" w:hAnsi="Trebuchet MS"/>
                <w:sz w:val="18"/>
                <w:szCs w:val="18"/>
              </w:rPr>
              <w:t>byg_sag_nr</w:t>
            </w:r>
            <w:proofErr w:type="spellEnd"/>
          </w:p>
        </w:tc>
        <w:tc>
          <w:tcPr>
            <w:tcW w:w="4936" w:type="dxa"/>
            <w:tcBorders>
              <w:top w:val="single" w:sz="4" w:space="0" w:color="auto"/>
              <w:left w:val="single" w:sz="4" w:space="0" w:color="auto"/>
              <w:bottom w:val="nil"/>
              <w:right w:val="single" w:sz="4" w:space="0" w:color="auto"/>
            </w:tcBorders>
            <w:shd w:val="clear" w:color="auto" w:fill="FFFFFF"/>
            <w:vAlign w:val="bottom"/>
          </w:tcPr>
          <w:p w14:paraId="262B9F59" w14:textId="77777777" w:rsidR="00CB4BEB" w:rsidRPr="005A6645" w:rsidRDefault="00CB4BEB" w:rsidP="003C0924">
            <w:pPr>
              <w:rPr>
                <w:rFonts w:ascii="Trebuchet MS" w:hAnsi="Trebuchet MS"/>
                <w:sz w:val="18"/>
                <w:szCs w:val="18"/>
              </w:rPr>
            </w:pPr>
            <w:r w:rsidRPr="005A6645">
              <w:rPr>
                <w:rFonts w:ascii="Trebuchet MS" w:hAnsi="Trebuchet MS"/>
                <w:sz w:val="18"/>
                <w:szCs w:val="18"/>
              </w:rPr>
              <w:t>Byggesagsnummer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28CD652"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20070273"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sz w:val="18"/>
                <w:szCs w:val="18"/>
              </w:rPr>
              <w:t>0-50 tegn</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47F5B697"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386A9D44" w14:textId="77777777" w:rsidR="00CB4BEB" w:rsidRPr="00261F08" w:rsidRDefault="00CB4BEB" w:rsidP="003C0924">
            <w:pPr>
              <w:rPr>
                <w:rFonts w:ascii="Trebuchet MS" w:hAnsi="Trebuchet MS" w:cs="Trebuchet MS"/>
                <w:sz w:val="18"/>
                <w:szCs w:val="18"/>
                <w:highlight w:val="yellow"/>
              </w:rPr>
            </w:pPr>
          </w:p>
        </w:tc>
      </w:tr>
      <w:tr w:rsidR="00CB4BEB" w:rsidRPr="00353B49" w14:paraId="4663A745"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01D715F7"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vejkode</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33726399"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693C8190"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7814E5DE"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vej</w:t>
            </w:r>
            <w:r>
              <w:rPr>
                <w:rFonts w:ascii="Trebuchet MS" w:hAnsi="Trebuchet MS" w:cs="Trebuchet MS"/>
                <w:sz w:val="18"/>
                <w:szCs w:val="18"/>
              </w:rPr>
              <w:t>navn</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54C373C0"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232695" w14:paraId="5A46FD8B"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514351F8" w14:textId="77777777" w:rsidR="00CB4BEB" w:rsidRPr="00E07F24" w:rsidRDefault="00CB4BEB" w:rsidP="003C0924">
            <w:pPr>
              <w:rPr>
                <w:rFonts w:ascii="Trebuchet MS" w:hAnsi="Trebuchet MS" w:cs="Trebuchet MS"/>
                <w:sz w:val="18"/>
                <w:szCs w:val="18"/>
              </w:rPr>
            </w:pPr>
            <w:proofErr w:type="spellStart"/>
            <w:r w:rsidRPr="00E07F24">
              <w:rPr>
                <w:rFonts w:ascii="Trebuchet MS" w:hAnsi="Trebuchet MS" w:cs="Trebuchet MS"/>
                <w:sz w:val="18"/>
                <w:szCs w:val="18"/>
              </w:rPr>
              <w:t>cvf_vejkode</w:t>
            </w:r>
            <w:proofErr w:type="spellEnd"/>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1EAC7D13"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p>
        </w:tc>
      </w:tr>
      <w:tr w:rsidR="00CB4BEB" w:rsidRPr="00353B49" w14:paraId="3BB4F4BF"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7079ADD0" w14:textId="77777777" w:rsidR="00CB4BEB" w:rsidRPr="00353B49" w:rsidRDefault="00CB4BEB" w:rsidP="003C0924">
            <w:pPr>
              <w:rPr>
                <w:rFonts w:ascii="Trebuchet MS" w:hAnsi="Trebuchet MS" w:cs="Trebuchet MS"/>
                <w:sz w:val="18"/>
                <w:szCs w:val="18"/>
              </w:rPr>
            </w:pPr>
            <w:proofErr w:type="spellStart"/>
            <w:r w:rsidRPr="00353B49">
              <w:rPr>
                <w:rFonts w:ascii="Trebuchet MS" w:hAnsi="Trebuchet MS" w:cs="Trebuchet MS"/>
                <w:sz w:val="18"/>
                <w:szCs w:val="18"/>
              </w:rPr>
              <w:t>husnr</w:t>
            </w:r>
            <w:proofErr w:type="spellEnd"/>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070DE91F"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59F33FF5"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281E1CDA" w14:textId="77777777" w:rsidR="00CB4BEB" w:rsidRPr="00353B49" w:rsidRDefault="00CB4BEB" w:rsidP="003C0924">
            <w:pPr>
              <w:rPr>
                <w:rFonts w:ascii="Trebuchet MS" w:hAnsi="Trebuchet MS" w:cs="Trebuchet MS"/>
                <w:sz w:val="18"/>
                <w:szCs w:val="18"/>
              </w:rPr>
            </w:pPr>
            <w:proofErr w:type="spellStart"/>
            <w:r>
              <w:rPr>
                <w:rFonts w:ascii="Trebuchet MS" w:hAnsi="Trebuchet MS" w:cs="Trebuchet MS"/>
                <w:sz w:val="18"/>
                <w:szCs w:val="18"/>
              </w:rPr>
              <w:t>postnr</w:t>
            </w:r>
            <w:proofErr w:type="spellEnd"/>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2645AC64"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4C204D2B"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63E98CB8" w14:textId="77777777" w:rsidR="00CB4BEB" w:rsidRPr="00353B49" w:rsidRDefault="00CB4BEB" w:rsidP="003C0924">
            <w:pPr>
              <w:rPr>
                <w:rFonts w:ascii="Trebuchet MS" w:hAnsi="Trebuchet MS" w:cs="Trebuchet MS"/>
                <w:sz w:val="18"/>
                <w:szCs w:val="18"/>
              </w:rPr>
            </w:pPr>
            <w:proofErr w:type="spellStart"/>
            <w:r>
              <w:rPr>
                <w:rFonts w:ascii="Trebuchet MS" w:hAnsi="Trebuchet MS" w:cs="Trebuchet MS"/>
                <w:sz w:val="18"/>
                <w:szCs w:val="18"/>
              </w:rPr>
              <w:t>postnr_by</w:t>
            </w:r>
            <w:proofErr w:type="spellEnd"/>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11C84C35"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46FD98E9"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0E3D4224" w14:textId="77777777" w:rsidR="00CB4BEB" w:rsidRPr="00037A10" w:rsidRDefault="00CB4BEB" w:rsidP="003C0924">
            <w:pPr>
              <w:rPr>
                <w:rFonts w:ascii="Trebuchet MS" w:hAnsi="Trebuchet MS" w:cs="Trebuchet MS"/>
                <w:sz w:val="18"/>
                <w:szCs w:val="18"/>
              </w:rPr>
            </w:pPr>
            <w:proofErr w:type="spellStart"/>
            <w:r w:rsidRPr="00037A10">
              <w:rPr>
                <w:rFonts w:ascii="Trebuchet MS" w:hAnsi="Trebuchet MS" w:cs="Trebuchet MS"/>
                <w:sz w:val="18"/>
                <w:szCs w:val="18"/>
              </w:rPr>
              <w:t>adr_id</w:t>
            </w:r>
            <w:proofErr w:type="spellEnd"/>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5F1F188C" w14:textId="77777777" w:rsidR="00CB4BEB" w:rsidRPr="00037A10" w:rsidRDefault="00CB4BEB" w:rsidP="003C0924">
            <w:pPr>
              <w:rPr>
                <w:rFonts w:ascii="Trebuchet MS" w:hAnsi="Trebuchet MS" w:cs="Trebuchet MS"/>
                <w:sz w:val="18"/>
                <w:szCs w:val="18"/>
              </w:rPr>
            </w:pPr>
            <w:r w:rsidRPr="00037A10">
              <w:rPr>
                <w:rFonts w:ascii="Trebuchet MS" w:hAnsi="Trebuchet MS" w:cs="Trebuchet MS"/>
                <w:sz w:val="18"/>
                <w:szCs w:val="18"/>
              </w:rPr>
              <w:t>Felt defineret under: 4.1 Standardiserede felter til de temaspecifikke datamodeller</w:t>
            </w:r>
          </w:p>
        </w:tc>
      </w:tr>
      <w:tr w:rsidR="00CB4BEB" w:rsidRPr="00CE1917" w14:paraId="442CE426" w14:textId="77777777" w:rsidTr="003C0924">
        <w:trPr>
          <w:trHeight w:hRule="exact" w:val="255"/>
        </w:trPr>
        <w:tc>
          <w:tcPr>
            <w:tcW w:w="2071" w:type="dxa"/>
            <w:tcBorders>
              <w:top w:val="single" w:sz="4" w:space="0" w:color="auto"/>
              <w:left w:val="single" w:sz="4" w:space="0" w:color="auto"/>
              <w:bottom w:val="single" w:sz="4" w:space="0" w:color="auto"/>
              <w:right w:val="single" w:sz="4" w:space="0" w:color="auto"/>
            </w:tcBorders>
            <w:shd w:val="clear" w:color="auto" w:fill="97DDBA"/>
            <w:vAlign w:val="bottom"/>
          </w:tcPr>
          <w:p w14:paraId="09E00B9F"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link</w:t>
            </w:r>
          </w:p>
        </w:tc>
        <w:tc>
          <w:tcPr>
            <w:tcW w:w="11645"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32A9898" w14:textId="77777777" w:rsidR="00CB4BEB" w:rsidRPr="005327CA"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77342456"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0939530F"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3DEF5FD5"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2662F8CC"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233C5149" w14:textId="77777777" w:rsidR="00CB4BEB" w:rsidRDefault="00CB4BEB" w:rsidP="00CB4BEB">
      <w:pPr>
        <w:pStyle w:val="Overskrift6"/>
      </w:pPr>
      <w:r>
        <w:t>5.12.19.1</w:t>
      </w:r>
      <w:r w:rsidRPr="00A32757">
        <w:t xml:space="preserve"> </w:t>
      </w:r>
      <w:r>
        <w:t>Metadata</w:t>
      </w:r>
      <w:r w:rsidRPr="00311265">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54004D3A" w14:textId="77777777" w:rsidTr="003C0924">
        <w:trPr>
          <w:trHeight w:hRule="exact" w:val="255"/>
        </w:trPr>
        <w:tc>
          <w:tcPr>
            <w:tcW w:w="2235" w:type="dxa"/>
            <w:shd w:val="clear" w:color="auto" w:fill="D9D9D9"/>
            <w:vAlign w:val="bottom"/>
          </w:tcPr>
          <w:p w14:paraId="5C072E5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1A8AA59E"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694A6867" w14:textId="77777777" w:rsidTr="003C0924">
        <w:trPr>
          <w:trHeight w:hRule="exact" w:val="255"/>
        </w:trPr>
        <w:tc>
          <w:tcPr>
            <w:tcW w:w="2235" w:type="dxa"/>
            <w:shd w:val="clear" w:color="auto" w:fill="E0E0E0"/>
            <w:vAlign w:val="bottom"/>
          </w:tcPr>
          <w:p w14:paraId="2A9F981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47999087" w14:textId="77777777" w:rsidR="00CB4BEB" w:rsidRPr="00901641" w:rsidRDefault="00CB4BEB" w:rsidP="003C0924">
            <w:pPr>
              <w:rPr>
                <w:rFonts w:ascii="Trebuchet MS" w:hAnsi="Trebuchet MS" w:cs="Trebuchet MS"/>
                <w:sz w:val="18"/>
                <w:szCs w:val="18"/>
              </w:rPr>
            </w:pPr>
            <w:r w:rsidRPr="00FA41CB">
              <w:rPr>
                <w:rFonts w:ascii="Trebuchet MS" w:hAnsi="Trebuchet MS" w:cs="Trebuchet MS"/>
                <w:sz w:val="18"/>
                <w:szCs w:val="18"/>
              </w:rPr>
              <w:t>Brand- og redningsareal</w:t>
            </w:r>
          </w:p>
        </w:tc>
      </w:tr>
      <w:tr w:rsidR="00CB4BEB" w:rsidRPr="0051728E" w14:paraId="5CBA7D8B" w14:textId="77777777" w:rsidTr="003C0924">
        <w:trPr>
          <w:trHeight w:hRule="exact" w:val="255"/>
        </w:trPr>
        <w:tc>
          <w:tcPr>
            <w:tcW w:w="2235" w:type="dxa"/>
            <w:shd w:val="clear" w:color="auto" w:fill="E0E0E0"/>
            <w:vAlign w:val="bottom"/>
          </w:tcPr>
          <w:p w14:paraId="66941DB1"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5B440D2E" w14:textId="77777777" w:rsidR="00CB4BEB" w:rsidRDefault="00CB4BEB" w:rsidP="003C0924">
            <w:pPr>
              <w:rPr>
                <w:rFonts w:ascii="Trebuchet MS" w:hAnsi="Trebuchet MS"/>
                <w:sz w:val="18"/>
                <w:szCs w:val="18"/>
              </w:rPr>
            </w:pPr>
            <w:r>
              <w:rPr>
                <w:rFonts w:ascii="Trebuchet MS" w:hAnsi="Trebuchet MS"/>
                <w:sz w:val="18"/>
                <w:szCs w:val="18"/>
              </w:rPr>
              <w:t>6118</w:t>
            </w:r>
          </w:p>
        </w:tc>
      </w:tr>
      <w:tr w:rsidR="00CB4BEB" w:rsidRPr="0051728E" w14:paraId="0047C9A8" w14:textId="77777777" w:rsidTr="003C0924">
        <w:trPr>
          <w:trHeight w:hRule="exact" w:val="255"/>
        </w:trPr>
        <w:tc>
          <w:tcPr>
            <w:tcW w:w="2235" w:type="dxa"/>
            <w:shd w:val="clear" w:color="auto" w:fill="E0E0E0"/>
            <w:vAlign w:val="bottom"/>
          </w:tcPr>
          <w:p w14:paraId="796F238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7B39AD6" w14:textId="77777777" w:rsidR="00CB4BEB" w:rsidRPr="005A6645" w:rsidRDefault="00CB4BEB" w:rsidP="003C0924">
            <w:pPr>
              <w:rPr>
                <w:rFonts w:ascii="Trebuchet MS" w:hAnsi="Trebuchet MS" w:cs="Trebuchet MS"/>
                <w:sz w:val="18"/>
                <w:szCs w:val="18"/>
              </w:rPr>
            </w:pPr>
            <w:r w:rsidRPr="005A6645">
              <w:rPr>
                <w:rFonts w:ascii="Trebuchet MS" w:hAnsi="Trebuchet MS"/>
                <w:sz w:val="18"/>
                <w:szCs w:val="18"/>
              </w:rPr>
              <w:t>Særlige veje, som beredskabet skal/kan benytte i tilfælde af brand/redning m.m. ved bebyggelser og i det åbne land.</w:t>
            </w:r>
          </w:p>
        </w:tc>
      </w:tr>
      <w:tr w:rsidR="00CB4BEB" w:rsidRPr="0051728E" w14:paraId="2D34AFF6" w14:textId="77777777" w:rsidTr="003C0924">
        <w:trPr>
          <w:trHeight w:hRule="exact" w:val="255"/>
        </w:trPr>
        <w:tc>
          <w:tcPr>
            <w:tcW w:w="2235" w:type="dxa"/>
            <w:shd w:val="clear" w:color="auto" w:fill="E0E0E0"/>
            <w:vAlign w:val="bottom"/>
          </w:tcPr>
          <w:p w14:paraId="5D0FD13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42D980F3" w14:textId="77777777" w:rsidR="00CB4BEB" w:rsidRPr="005A6645" w:rsidRDefault="00CB4BEB" w:rsidP="003C0924">
            <w:pPr>
              <w:rPr>
                <w:rFonts w:ascii="Trebuchet MS" w:hAnsi="Trebuchet MS" w:cs="Trebuchet MS"/>
                <w:sz w:val="18"/>
                <w:szCs w:val="18"/>
              </w:rPr>
            </w:pPr>
            <w:r w:rsidRPr="005A6645">
              <w:rPr>
                <w:rFonts w:ascii="Trebuchet MS" w:hAnsi="Trebuchet MS"/>
                <w:sz w:val="18"/>
                <w:szCs w:val="18"/>
              </w:rPr>
              <w:t>Særlige veje, som beredskabet skal/kan benytte i tilfælde af brand/redning m.m. ved bebyggelser og i det åbne land.</w:t>
            </w:r>
          </w:p>
        </w:tc>
      </w:tr>
      <w:tr w:rsidR="00CB4BEB" w:rsidRPr="0051728E" w14:paraId="06F639A5" w14:textId="77777777" w:rsidTr="003C0924">
        <w:trPr>
          <w:trHeight w:hRule="exact" w:val="510"/>
        </w:trPr>
        <w:tc>
          <w:tcPr>
            <w:tcW w:w="2235" w:type="dxa"/>
            <w:shd w:val="clear" w:color="auto" w:fill="E0E0E0"/>
            <w:vAlign w:val="center"/>
          </w:tcPr>
          <w:p w14:paraId="594F475C" w14:textId="77777777" w:rsidR="00CB4BEB" w:rsidRPr="0051728E" w:rsidRDefault="00CB4BEB" w:rsidP="003C0924">
            <w:pPr>
              <w:rPr>
                <w:rFonts w:ascii="Trebuchet MS" w:hAnsi="Trebuchet MS" w:cs="Trebuchet MS"/>
                <w:sz w:val="18"/>
                <w:szCs w:val="18"/>
              </w:rPr>
            </w:pPr>
            <w:proofErr w:type="spellStart"/>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proofErr w:type="spellEnd"/>
            <w:r>
              <w:rPr>
                <w:rFonts w:ascii="Trebuchet MS" w:hAnsi="Trebuchet MS" w:cs="Trebuchet MS"/>
                <w:sz w:val="18"/>
                <w:szCs w:val="18"/>
              </w:rPr>
              <w:t xml:space="preserve"> </w:t>
            </w:r>
          </w:p>
        </w:tc>
        <w:tc>
          <w:tcPr>
            <w:tcW w:w="11340" w:type="dxa"/>
            <w:shd w:val="clear" w:color="auto" w:fill="FFFFFF"/>
            <w:vAlign w:val="bottom"/>
          </w:tcPr>
          <w:p w14:paraId="517169D7"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sz w:val="18"/>
                <w:szCs w:val="18"/>
              </w:rPr>
              <w:t>Sikre redningsveje så vejen ikke bliver spærret ved nybyggeri m.v. Del af selvbetjenings løsning på f.eks. byggesag. Kan også bruge til at anvise adgangsvej ved brand og andre ulykker, som ikke indgår i det normale vejnet.</w:t>
            </w:r>
          </w:p>
        </w:tc>
      </w:tr>
      <w:tr w:rsidR="00CB4BEB" w:rsidRPr="0051728E" w14:paraId="6C1AA5A0" w14:textId="77777777" w:rsidTr="003C0924">
        <w:trPr>
          <w:trHeight w:hRule="exact" w:val="255"/>
        </w:trPr>
        <w:tc>
          <w:tcPr>
            <w:tcW w:w="2235" w:type="dxa"/>
            <w:shd w:val="clear" w:color="auto" w:fill="E0E0E0"/>
            <w:vAlign w:val="bottom"/>
          </w:tcPr>
          <w:p w14:paraId="2F0E2EEE" w14:textId="77777777" w:rsidR="00CB4BEB" w:rsidRPr="0051728E" w:rsidRDefault="00CB4BEB" w:rsidP="003C0924">
            <w:pPr>
              <w:rPr>
                <w:rFonts w:ascii="Trebuchet MS" w:hAnsi="Trebuchet MS" w:cs="Trebuchet MS"/>
                <w:sz w:val="18"/>
                <w:szCs w:val="18"/>
              </w:rPr>
            </w:pPr>
            <w:proofErr w:type="spellStart"/>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roofErr w:type="spellEnd"/>
          </w:p>
        </w:tc>
        <w:tc>
          <w:tcPr>
            <w:tcW w:w="11340" w:type="dxa"/>
            <w:shd w:val="clear" w:color="auto" w:fill="FFFFFF"/>
            <w:vAlign w:val="bottom"/>
          </w:tcPr>
          <w:p w14:paraId="4E2B3EF2" w14:textId="77777777" w:rsidR="00CB4BEB" w:rsidRPr="005A6645" w:rsidRDefault="00CB4BEB" w:rsidP="003C0924">
            <w:pPr>
              <w:autoSpaceDE w:val="0"/>
              <w:autoSpaceDN w:val="0"/>
              <w:adjustRightInd w:val="0"/>
              <w:rPr>
                <w:rFonts w:ascii="Trebuchet MS" w:hAnsi="Trebuchet MS" w:cs="Trebuchet MS"/>
                <w:bCs/>
                <w:kern w:val="32"/>
                <w:sz w:val="18"/>
                <w:szCs w:val="18"/>
              </w:rPr>
            </w:pPr>
            <w:r w:rsidRPr="005A6645">
              <w:rPr>
                <w:rFonts w:ascii="Trebuchet MS" w:hAnsi="Trebuchet MS" w:cs="Trebuchet MS"/>
                <w:bCs/>
                <w:kern w:val="32"/>
                <w:sz w:val="18"/>
                <w:szCs w:val="18"/>
              </w:rPr>
              <w:t>Sikkerhed og sundhed</w:t>
            </w:r>
          </w:p>
        </w:tc>
      </w:tr>
      <w:tr w:rsidR="00CB4BEB" w:rsidRPr="0051728E" w14:paraId="192AEB50" w14:textId="77777777" w:rsidTr="003C0924">
        <w:trPr>
          <w:trHeight w:hRule="exact" w:val="255"/>
        </w:trPr>
        <w:tc>
          <w:tcPr>
            <w:tcW w:w="2235" w:type="dxa"/>
            <w:shd w:val="clear" w:color="auto" w:fill="E0E0E0"/>
            <w:vAlign w:val="bottom"/>
          </w:tcPr>
          <w:p w14:paraId="5550D18D" w14:textId="77777777" w:rsidR="00CB4BEB" w:rsidRPr="00492FFE" w:rsidRDefault="00CB4BEB" w:rsidP="003C0924">
            <w:pPr>
              <w:rPr>
                <w:rFonts w:ascii="Trebuchet MS" w:hAnsi="Trebuchet MS" w:cs="Trebuchet MS"/>
                <w:sz w:val="18"/>
                <w:szCs w:val="18"/>
              </w:rPr>
            </w:pPr>
            <w:proofErr w:type="spellStart"/>
            <w:r w:rsidRPr="00E45822">
              <w:rPr>
                <w:rFonts w:ascii="Trebuchet MS" w:hAnsi="Trebuchet MS" w:cs="Trebuchet MS"/>
                <w:sz w:val="18"/>
                <w:szCs w:val="18"/>
              </w:rPr>
              <w:t>Noegle</w:t>
            </w:r>
            <w:r w:rsidRPr="00492FFE">
              <w:rPr>
                <w:rFonts w:ascii="Trebuchet MS" w:hAnsi="Trebuchet MS" w:cs="Trebuchet MS"/>
                <w:sz w:val="18"/>
                <w:szCs w:val="18"/>
              </w:rPr>
              <w:t>_ord</w:t>
            </w:r>
            <w:proofErr w:type="spellEnd"/>
          </w:p>
        </w:tc>
        <w:tc>
          <w:tcPr>
            <w:tcW w:w="11340" w:type="dxa"/>
            <w:shd w:val="clear" w:color="auto" w:fill="FFFFFF"/>
            <w:vAlign w:val="bottom"/>
          </w:tcPr>
          <w:p w14:paraId="1883F3C1" w14:textId="77777777" w:rsidR="00CB4BEB" w:rsidRPr="005A6645" w:rsidRDefault="00CB4BEB" w:rsidP="003C0924">
            <w:pPr>
              <w:autoSpaceDE w:val="0"/>
              <w:autoSpaceDN w:val="0"/>
              <w:adjustRightInd w:val="0"/>
              <w:rPr>
                <w:rFonts w:ascii="Trebuchet MS" w:hAnsi="Trebuchet MS" w:cs="Trebuchet MS"/>
                <w:sz w:val="18"/>
                <w:szCs w:val="18"/>
              </w:rPr>
            </w:pPr>
            <w:r w:rsidRPr="005A6645">
              <w:rPr>
                <w:rFonts w:ascii="Trebuchet MS" w:hAnsi="Trebuchet MS" w:cs="Trebuchet MS"/>
                <w:sz w:val="18"/>
                <w:szCs w:val="18"/>
              </w:rPr>
              <w:t>Brandvej, Flugtvej</w:t>
            </w:r>
          </w:p>
        </w:tc>
      </w:tr>
      <w:tr w:rsidR="00CB4BEB" w:rsidRPr="0051728E" w14:paraId="4A667153" w14:textId="77777777" w:rsidTr="003C0924">
        <w:trPr>
          <w:trHeight w:hRule="exact" w:val="255"/>
        </w:trPr>
        <w:tc>
          <w:tcPr>
            <w:tcW w:w="2235" w:type="dxa"/>
            <w:shd w:val="clear" w:color="auto" w:fill="E0E0E0"/>
            <w:vAlign w:val="bottom"/>
          </w:tcPr>
          <w:p w14:paraId="1E92186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65BE238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66EC86B8" w14:textId="77777777" w:rsidTr="003C0924">
        <w:trPr>
          <w:trHeight w:hRule="exact" w:val="255"/>
        </w:trPr>
        <w:tc>
          <w:tcPr>
            <w:tcW w:w="2235" w:type="dxa"/>
            <w:shd w:val="clear" w:color="auto" w:fill="E0E0E0"/>
            <w:vAlign w:val="bottom"/>
          </w:tcPr>
          <w:p w14:paraId="57165139"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0E36C9E8" w14:textId="77777777" w:rsidR="00CB4BEB" w:rsidRPr="00FE3FC3" w:rsidRDefault="00CB4BEB" w:rsidP="003C0924">
            <w:pPr>
              <w:rPr>
                <w:rFonts w:ascii="Trebuchet MS" w:hAnsi="Trebuchet MS" w:cs="Trebuchet MS"/>
                <w:sz w:val="18"/>
                <w:szCs w:val="18"/>
              </w:rPr>
            </w:pPr>
          </w:p>
        </w:tc>
      </w:tr>
      <w:tr w:rsidR="00CB4BEB" w:rsidRPr="0051728E" w14:paraId="3CCEE65C" w14:textId="77777777" w:rsidTr="003C0924">
        <w:trPr>
          <w:trHeight w:hRule="exact" w:val="255"/>
        </w:trPr>
        <w:tc>
          <w:tcPr>
            <w:tcW w:w="2235" w:type="dxa"/>
            <w:shd w:val="clear" w:color="auto" w:fill="E0E0E0"/>
            <w:vAlign w:val="bottom"/>
          </w:tcPr>
          <w:p w14:paraId="1AF93EF3" w14:textId="77777777" w:rsidR="00CB4BEB" w:rsidRPr="00FE3FC3" w:rsidRDefault="00CB4BEB" w:rsidP="003C0924">
            <w:pPr>
              <w:rPr>
                <w:rFonts w:ascii="Trebuchet MS" w:hAnsi="Trebuchet MS" w:cs="Trebuchet MS"/>
                <w:sz w:val="18"/>
                <w:szCs w:val="18"/>
              </w:rPr>
            </w:pPr>
            <w:proofErr w:type="spellStart"/>
            <w:r>
              <w:rPr>
                <w:rFonts w:ascii="Trebuchet MS" w:hAnsi="Trebuchet MS" w:cs="Trebuchet MS"/>
                <w:sz w:val="18"/>
                <w:szCs w:val="18"/>
              </w:rPr>
              <w:t>KLE_koder</w:t>
            </w:r>
            <w:proofErr w:type="spellEnd"/>
          </w:p>
        </w:tc>
        <w:tc>
          <w:tcPr>
            <w:tcW w:w="11340" w:type="dxa"/>
            <w:shd w:val="clear" w:color="auto" w:fill="FFFFFF"/>
            <w:vAlign w:val="bottom"/>
          </w:tcPr>
          <w:p w14:paraId="66F0BEA6" w14:textId="77777777" w:rsidR="00CB4BEB" w:rsidRPr="00FE3FC3" w:rsidRDefault="00CB4BEB" w:rsidP="003C0924">
            <w:pPr>
              <w:rPr>
                <w:rFonts w:ascii="Trebuchet MS" w:hAnsi="Trebuchet MS" w:cs="Trebuchet MS"/>
                <w:sz w:val="18"/>
                <w:szCs w:val="18"/>
              </w:rPr>
            </w:pPr>
            <w:r w:rsidRPr="00E5595A">
              <w:rPr>
                <w:rFonts w:ascii="Trebuchet MS" w:hAnsi="Trebuchet MS" w:cs="Trebuchet MS"/>
                <w:sz w:val="18"/>
                <w:szCs w:val="18"/>
              </w:rPr>
              <w:t>02.05.05</w:t>
            </w:r>
          </w:p>
        </w:tc>
      </w:tr>
    </w:tbl>
    <w:p w14:paraId="68681B28" w14:textId="77777777" w:rsidR="00CB4BEB" w:rsidRPr="00A32757" w:rsidRDefault="00CB4BEB" w:rsidP="00CB4BEB">
      <w:pPr>
        <w:pStyle w:val="Overskrift6"/>
      </w:pPr>
      <w:r>
        <w:br w:type="page"/>
      </w:r>
      <w:r>
        <w:lastRenderedPageBreak/>
        <w:t>5.12.19.2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77"/>
        <w:gridCol w:w="9949"/>
      </w:tblGrid>
      <w:tr w:rsidR="00CB4BEB" w:rsidRPr="0051728E" w14:paraId="37FB1E3E" w14:textId="77777777" w:rsidTr="003C0924">
        <w:trPr>
          <w:trHeight w:hRule="exact" w:val="255"/>
        </w:trPr>
        <w:tc>
          <w:tcPr>
            <w:tcW w:w="3510" w:type="dxa"/>
            <w:shd w:val="clear" w:color="auto" w:fill="D9D9D9"/>
            <w:vAlign w:val="bottom"/>
          </w:tcPr>
          <w:p w14:paraId="7CE6AF29"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10142" w:type="dxa"/>
            <w:shd w:val="clear" w:color="auto" w:fill="D9D9D9"/>
            <w:vAlign w:val="bottom"/>
          </w:tcPr>
          <w:p w14:paraId="38DAABBC"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3C2CFF04" w14:textId="77777777" w:rsidTr="00E5595A">
        <w:trPr>
          <w:trHeight w:hRule="exact" w:val="1214"/>
        </w:trPr>
        <w:tc>
          <w:tcPr>
            <w:tcW w:w="3510" w:type="dxa"/>
            <w:shd w:val="clear" w:color="auto" w:fill="E0E0E0"/>
            <w:vAlign w:val="center"/>
          </w:tcPr>
          <w:p w14:paraId="37C40D49"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10142" w:type="dxa"/>
            <w:shd w:val="clear" w:color="auto" w:fill="FFFFFF"/>
            <w:vAlign w:val="bottom"/>
          </w:tcPr>
          <w:p w14:paraId="773E7E69" w14:textId="77777777" w:rsidR="00CB4BEB" w:rsidRPr="00E5595A" w:rsidRDefault="00CB4BEB" w:rsidP="00E5595A">
            <w:pPr>
              <w:rPr>
                <w:rFonts w:ascii="Trebuchet MS" w:hAnsi="Trebuchet MS" w:cs="Trebuchet MS"/>
                <w:bCs/>
                <w:sz w:val="18"/>
                <w:szCs w:val="18"/>
              </w:rPr>
            </w:pPr>
            <w:r w:rsidRPr="00E5595A">
              <w:rPr>
                <w:rFonts w:ascii="Trebuchet MS" w:hAnsi="Trebuchet MS" w:cs="Trebuchet MS"/>
                <w:bCs/>
                <w:sz w:val="18"/>
                <w:szCs w:val="18"/>
              </w:rPr>
              <w:t xml:space="preserve">Der tegnes langs ydergrænsen på adgangsvej. Evt. med snap til </w:t>
            </w:r>
            <w:proofErr w:type="spellStart"/>
            <w:r w:rsidRPr="00E5595A">
              <w:rPr>
                <w:rFonts w:ascii="Trebuchet MS" w:hAnsi="Trebuchet MS" w:cs="Trebuchet MS"/>
                <w:bCs/>
                <w:sz w:val="18"/>
                <w:szCs w:val="18"/>
              </w:rPr>
              <w:t>GeoDanmark</w:t>
            </w:r>
            <w:proofErr w:type="spellEnd"/>
            <w:r w:rsidRPr="00E5595A">
              <w:rPr>
                <w:rFonts w:ascii="Trebuchet MS" w:hAnsi="Trebuchet MS" w:cs="Trebuchet MS"/>
                <w:bCs/>
                <w:sz w:val="18"/>
                <w:szCs w:val="18"/>
              </w:rPr>
              <w:t xml:space="preserve">-vejkant eller –brugsgrænse. Data findes tit i de store byggesager. </w:t>
            </w:r>
          </w:p>
          <w:p w14:paraId="33847AA1" w14:textId="77777777" w:rsidR="00CB4BEB" w:rsidRPr="00E5595A" w:rsidRDefault="00CB4BEB" w:rsidP="00E5595A">
            <w:pPr>
              <w:rPr>
                <w:rFonts w:ascii="Trebuchet MS" w:hAnsi="Trebuchet MS" w:cs="Trebuchet MS"/>
                <w:bCs/>
                <w:sz w:val="18"/>
                <w:szCs w:val="18"/>
              </w:rPr>
            </w:pPr>
            <w:r w:rsidRPr="00E5595A">
              <w:rPr>
                <w:rFonts w:ascii="Trebuchet MS" w:hAnsi="Trebuchet MS" w:cs="Trebuchet MS"/>
                <w:bCs/>
                <w:sz w:val="18"/>
                <w:szCs w:val="18"/>
              </w:rPr>
              <w:br/>
              <w:t>Krav i bygningsreglement (Energistyrelsen) areal hvor der kan sættes en 30 m drejestige op – det er krav hvor bygninger er mere en 9,6 m over terræn svarende til mere end tre etager.</w:t>
            </w:r>
          </w:p>
          <w:p w14:paraId="7C614F52" w14:textId="77777777" w:rsidR="00CB4BEB" w:rsidRPr="00E5595A" w:rsidRDefault="00CB4BEB" w:rsidP="00E5595A">
            <w:pPr>
              <w:rPr>
                <w:rFonts w:ascii="Trebuchet MS" w:hAnsi="Trebuchet MS" w:cs="Trebuchet MS"/>
                <w:bCs/>
                <w:sz w:val="18"/>
                <w:szCs w:val="18"/>
              </w:rPr>
            </w:pPr>
          </w:p>
        </w:tc>
      </w:tr>
      <w:tr w:rsidR="00CB4BEB" w:rsidRPr="0051728E" w14:paraId="4BA7E5D1" w14:textId="77777777" w:rsidTr="003C0924">
        <w:trPr>
          <w:trHeight w:hRule="exact" w:val="255"/>
        </w:trPr>
        <w:tc>
          <w:tcPr>
            <w:tcW w:w="3510" w:type="dxa"/>
            <w:shd w:val="clear" w:color="auto" w:fill="E0E0E0"/>
            <w:vAlign w:val="bottom"/>
          </w:tcPr>
          <w:p w14:paraId="25400A9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10142" w:type="dxa"/>
            <w:shd w:val="clear" w:color="auto" w:fill="FFFFFF"/>
            <w:vAlign w:val="bottom"/>
          </w:tcPr>
          <w:p w14:paraId="24E3A118" w14:textId="77777777" w:rsidR="00CB4BEB" w:rsidRPr="00E5595A" w:rsidRDefault="00CB4BEB" w:rsidP="003C0924">
            <w:pPr>
              <w:rPr>
                <w:rFonts w:ascii="Trebuchet MS" w:hAnsi="Trebuchet MS" w:cs="Trebuchet MS"/>
                <w:bCs/>
                <w:sz w:val="18"/>
                <w:szCs w:val="18"/>
              </w:rPr>
            </w:pPr>
            <w:r w:rsidRPr="00E5595A">
              <w:rPr>
                <w:rFonts w:ascii="Trebuchet MS" w:hAnsi="Trebuchet MS" w:cs="Trebuchet MS"/>
                <w:bCs/>
                <w:sz w:val="18"/>
                <w:szCs w:val="18"/>
              </w:rPr>
              <w:t xml:space="preserve">Opdeles i typen af redningsvejen og evt. </w:t>
            </w:r>
            <w:proofErr w:type="spellStart"/>
            <w:r w:rsidRPr="00E5595A">
              <w:rPr>
                <w:rFonts w:ascii="Trebuchet MS" w:hAnsi="Trebuchet MS" w:cs="Trebuchet MS"/>
                <w:bCs/>
                <w:sz w:val="18"/>
                <w:szCs w:val="18"/>
              </w:rPr>
              <w:t>byggesagsnr</w:t>
            </w:r>
            <w:proofErr w:type="spellEnd"/>
            <w:r w:rsidRPr="00E5595A">
              <w:rPr>
                <w:rFonts w:ascii="Trebuchet MS" w:hAnsi="Trebuchet MS" w:cs="Trebuchet MS"/>
                <w:bCs/>
                <w:sz w:val="18"/>
                <w:szCs w:val="18"/>
              </w:rPr>
              <w:t>.</w:t>
            </w:r>
          </w:p>
        </w:tc>
      </w:tr>
      <w:tr w:rsidR="00CB4BEB" w:rsidRPr="0051728E" w14:paraId="7DB8E708" w14:textId="77777777" w:rsidTr="003C0924">
        <w:trPr>
          <w:trHeight w:hRule="exact" w:val="255"/>
        </w:trPr>
        <w:tc>
          <w:tcPr>
            <w:tcW w:w="3510" w:type="dxa"/>
            <w:shd w:val="clear" w:color="auto" w:fill="E0E0E0"/>
            <w:vAlign w:val="bottom"/>
          </w:tcPr>
          <w:p w14:paraId="0328637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10142" w:type="dxa"/>
            <w:shd w:val="clear" w:color="auto" w:fill="FFFFFF"/>
            <w:vAlign w:val="bottom"/>
          </w:tcPr>
          <w:p w14:paraId="3F7B715E" w14:textId="77777777" w:rsidR="00CB4BEB" w:rsidRPr="00E5595A" w:rsidRDefault="00CB4BEB" w:rsidP="003C0924">
            <w:pPr>
              <w:rPr>
                <w:rFonts w:ascii="Trebuchet MS" w:hAnsi="Trebuchet MS" w:cs="Trebuchet MS"/>
                <w:bCs/>
                <w:sz w:val="18"/>
                <w:szCs w:val="18"/>
              </w:rPr>
            </w:pPr>
            <w:r w:rsidRPr="00E5595A">
              <w:rPr>
                <w:rFonts w:ascii="Trebuchet MS" w:hAnsi="Trebuchet MS" w:cs="Trebuchet MS"/>
                <w:bCs/>
                <w:sz w:val="18"/>
                <w:szCs w:val="18"/>
              </w:rPr>
              <w:t>2 kvm.</w:t>
            </w:r>
          </w:p>
        </w:tc>
      </w:tr>
      <w:tr w:rsidR="00CB4BEB" w:rsidRPr="0051728E" w14:paraId="29100591" w14:textId="77777777" w:rsidTr="003C0924">
        <w:trPr>
          <w:trHeight w:hRule="exact" w:val="255"/>
        </w:trPr>
        <w:tc>
          <w:tcPr>
            <w:tcW w:w="3510" w:type="dxa"/>
            <w:shd w:val="clear" w:color="auto" w:fill="E0E0E0"/>
            <w:vAlign w:val="bottom"/>
          </w:tcPr>
          <w:p w14:paraId="3984247A"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10142" w:type="dxa"/>
            <w:shd w:val="clear" w:color="auto" w:fill="FFFFFF"/>
            <w:vAlign w:val="bottom"/>
          </w:tcPr>
          <w:p w14:paraId="1D783EDA" w14:textId="77777777" w:rsidR="00CB4BEB" w:rsidRPr="00E5595A" w:rsidRDefault="00CB4BEB" w:rsidP="003C0924">
            <w:pPr>
              <w:rPr>
                <w:rFonts w:ascii="Trebuchet MS" w:hAnsi="Trebuchet MS" w:cs="Trebuchet MS"/>
                <w:bCs/>
                <w:sz w:val="18"/>
                <w:szCs w:val="18"/>
              </w:rPr>
            </w:pPr>
          </w:p>
        </w:tc>
      </w:tr>
      <w:tr w:rsidR="00CB4BEB" w:rsidRPr="0051728E" w14:paraId="3FC49BF9" w14:textId="77777777" w:rsidTr="003C0924">
        <w:trPr>
          <w:trHeight w:hRule="exact" w:val="255"/>
        </w:trPr>
        <w:tc>
          <w:tcPr>
            <w:tcW w:w="3510" w:type="dxa"/>
            <w:shd w:val="clear" w:color="auto" w:fill="E0E0E0"/>
            <w:vAlign w:val="bottom"/>
          </w:tcPr>
          <w:p w14:paraId="66B2536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10142" w:type="dxa"/>
            <w:shd w:val="clear" w:color="auto" w:fill="FFFFFF"/>
            <w:vAlign w:val="bottom"/>
          </w:tcPr>
          <w:p w14:paraId="6235A9EC" w14:textId="77777777" w:rsidR="00CB4BEB" w:rsidRPr="00E5595A" w:rsidRDefault="00CB4BEB" w:rsidP="003C0924">
            <w:pPr>
              <w:rPr>
                <w:rFonts w:ascii="Trebuchet MS" w:hAnsi="Trebuchet MS" w:cs="Trebuchet MS"/>
                <w:bCs/>
                <w:sz w:val="18"/>
                <w:szCs w:val="18"/>
              </w:rPr>
            </w:pPr>
            <w:r w:rsidRPr="00E5595A">
              <w:rPr>
                <w:rFonts w:ascii="Trebuchet MS" w:hAnsi="Trebuchet MS" w:cs="Trebuchet MS"/>
                <w:bCs/>
                <w:sz w:val="18"/>
                <w:szCs w:val="18"/>
              </w:rPr>
              <w:t>Ingen</w:t>
            </w:r>
          </w:p>
        </w:tc>
      </w:tr>
      <w:tr w:rsidR="00CB4BEB" w:rsidRPr="0051728E" w14:paraId="061DA0EE" w14:textId="77777777" w:rsidTr="003C0924">
        <w:trPr>
          <w:trHeight w:hRule="exact" w:val="510"/>
        </w:trPr>
        <w:tc>
          <w:tcPr>
            <w:tcW w:w="3510" w:type="dxa"/>
            <w:shd w:val="clear" w:color="auto" w:fill="E0E0E0"/>
            <w:vAlign w:val="bottom"/>
          </w:tcPr>
          <w:p w14:paraId="74A0861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10142" w:type="dxa"/>
            <w:shd w:val="clear" w:color="auto" w:fill="FFFFFF"/>
            <w:vAlign w:val="center"/>
          </w:tcPr>
          <w:p w14:paraId="4D45B42A" w14:textId="77777777" w:rsidR="00CB4BEB" w:rsidRPr="00E5595A" w:rsidRDefault="00CB4BEB" w:rsidP="003C0924">
            <w:pPr>
              <w:rPr>
                <w:rFonts w:ascii="Trebuchet MS" w:hAnsi="Trebuchet MS" w:cs="Trebuchet MS"/>
                <w:bCs/>
                <w:sz w:val="18"/>
                <w:szCs w:val="18"/>
              </w:rPr>
            </w:pPr>
            <w:r w:rsidRPr="00E5595A">
              <w:rPr>
                <w:rFonts w:ascii="Trebuchet MS" w:hAnsi="Trebuchet MS" w:cs="Trebuchet MS"/>
                <w:bCs/>
                <w:sz w:val="18"/>
                <w:szCs w:val="18"/>
              </w:rPr>
              <w:t xml:space="preserve">Evt. </w:t>
            </w:r>
            <w:proofErr w:type="spellStart"/>
            <w:r w:rsidRPr="00E5595A">
              <w:rPr>
                <w:rFonts w:ascii="Trebuchet MS" w:hAnsi="Trebuchet MS" w:cs="Trebuchet MS"/>
                <w:bCs/>
                <w:sz w:val="18"/>
                <w:szCs w:val="18"/>
              </w:rPr>
              <w:t>GeoDanmark</w:t>
            </w:r>
            <w:proofErr w:type="spellEnd"/>
            <w:r w:rsidRPr="00E5595A">
              <w:rPr>
                <w:rFonts w:ascii="Trebuchet MS" w:hAnsi="Trebuchet MS" w:cs="Trebuchet MS"/>
                <w:bCs/>
                <w:sz w:val="18"/>
                <w:szCs w:val="18"/>
              </w:rPr>
              <w:t xml:space="preserve">-vejkant og </w:t>
            </w:r>
            <w:proofErr w:type="spellStart"/>
            <w:r w:rsidRPr="00E5595A">
              <w:rPr>
                <w:rFonts w:ascii="Trebuchet MS" w:hAnsi="Trebuchet MS" w:cs="Trebuchet MS"/>
                <w:bCs/>
                <w:sz w:val="18"/>
                <w:szCs w:val="18"/>
              </w:rPr>
              <w:t>GeoDanmark</w:t>
            </w:r>
            <w:proofErr w:type="spellEnd"/>
            <w:r w:rsidRPr="00E5595A">
              <w:rPr>
                <w:rFonts w:ascii="Trebuchet MS" w:hAnsi="Trebuchet MS" w:cs="Trebuchet MS"/>
                <w:bCs/>
                <w:sz w:val="18"/>
                <w:szCs w:val="18"/>
              </w:rPr>
              <w:t>-brugsgrænse</w:t>
            </w:r>
          </w:p>
        </w:tc>
      </w:tr>
    </w:tbl>
    <w:p w14:paraId="39B36CA1" w14:textId="77777777" w:rsidR="00CB4BEB" w:rsidRPr="00A32757" w:rsidRDefault="00CB4BEB" w:rsidP="00CB4BEB">
      <w:pPr>
        <w:pStyle w:val="Overskrift6"/>
      </w:pPr>
      <w:r>
        <w:t>5.12.19.3 Kodelister</w:t>
      </w:r>
    </w:p>
    <w:p w14:paraId="335B2FBC" w14:textId="77777777" w:rsidR="00CB4BEB" w:rsidRPr="004E7F65" w:rsidRDefault="00CB4BEB" w:rsidP="00CB4BEB">
      <w:pPr>
        <w:autoSpaceDE w:val="0"/>
        <w:autoSpaceDN w:val="0"/>
        <w:adjustRightInd w:val="0"/>
        <w:rPr>
          <w:rFonts w:ascii="Trebuchet MS" w:hAnsi="Trebuchet MS" w:cs="Trebuchet MS"/>
          <w:sz w:val="19"/>
          <w:szCs w:val="19"/>
        </w:rPr>
      </w:pPr>
      <w:r w:rsidRPr="004E7F65">
        <w:rPr>
          <w:rFonts w:ascii="Trebuchet MS" w:hAnsi="Trebuchet MS" w:cs="Trebuchet MS"/>
          <w:sz w:val="19"/>
          <w:szCs w:val="19"/>
        </w:rPr>
        <w:t>Kodelisterne fungerer som oversættelser mellem anvendte kodeværdier og de matchende forklarende tekster.</w:t>
      </w:r>
    </w:p>
    <w:p w14:paraId="4C431191" w14:textId="77777777" w:rsidR="00CB4BEB" w:rsidRPr="00A32757" w:rsidRDefault="00CB4BEB" w:rsidP="00CB4BEB">
      <w:pPr>
        <w:pStyle w:val="Overskrift7"/>
      </w:pPr>
      <w:r>
        <w:t>5.12.19.3</w:t>
      </w:r>
      <w:r w:rsidRPr="00A32757">
        <w:t>.</w:t>
      </w:r>
      <w:r>
        <w:t>1</w:t>
      </w:r>
      <w:r w:rsidRPr="00A32757">
        <w:t xml:space="preserve"> </w:t>
      </w:r>
      <w:r>
        <w:t xml:space="preserve">  6118 </w:t>
      </w:r>
      <w:r>
        <w:rPr>
          <w:kern w:val="32"/>
        </w:rPr>
        <w:t xml:space="preserve">Brand- og </w:t>
      </w:r>
      <w:proofErr w:type="spellStart"/>
      <w:r>
        <w:rPr>
          <w:kern w:val="32"/>
        </w:rPr>
        <w:t>redningsareal</w:t>
      </w:r>
      <w:r>
        <w:t>_type</w:t>
      </w:r>
      <w:proofErr w:type="spellEnd"/>
      <w:r w:rsidRPr="00CC386E">
        <w:rPr>
          <w:rStyle w:val="TypografiOverskrift4BrugerdefineretfarveRGB0Tegn"/>
        </w:rPr>
        <w:t xml:space="preserve"> </w:t>
      </w:r>
      <w:r>
        <w:t>(</w:t>
      </w:r>
      <w:r w:rsidRPr="004D056C">
        <w:t>d_61</w:t>
      </w:r>
      <w:r>
        <w:t>18</w:t>
      </w:r>
      <w:r>
        <w:rPr>
          <w:kern w:val="32"/>
        </w:rPr>
        <w:t xml:space="preserve"> _</w:t>
      </w:r>
      <w:proofErr w:type="spellStart"/>
      <w:r>
        <w:rPr>
          <w:kern w:val="32"/>
        </w:rPr>
        <w:t>redarea</w:t>
      </w:r>
      <w:r w:rsidRPr="004D056C">
        <w:t>_type</w:t>
      </w:r>
      <w:proofErr w:type="spellEnd"/>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9"/>
        <w:gridCol w:w="1480"/>
        <w:gridCol w:w="631"/>
        <w:gridCol w:w="9446"/>
      </w:tblGrid>
      <w:tr w:rsidR="00CB4BEB" w:rsidRPr="0051728E" w14:paraId="266188DC" w14:textId="77777777" w:rsidTr="003C0924">
        <w:trPr>
          <w:trHeight w:hRule="exact" w:val="255"/>
        </w:trPr>
        <w:tc>
          <w:tcPr>
            <w:tcW w:w="0" w:type="auto"/>
            <w:tcBorders>
              <w:bottom w:val="single" w:sz="4" w:space="0" w:color="auto"/>
            </w:tcBorders>
            <w:shd w:val="clear" w:color="auto" w:fill="D9D9D9"/>
            <w:vAlign w:val="bottom"/>
          </w:tcPr>
          <w:p w14:paraId="4405D273" w14:textId="77777777" w:rsidR="00CB4BEB" w:rsidRPr="005327CA" w:rsidRDefault="00CB4BEB" w:rsidP="003C0924">
            <w:pPr>
              <w:rPr>
                <w:rFonts w:ascii="Trebuchet MS" w:hAnsi="Trebuchet MS" w:cs="Trebuchet MS"/>
                <w:b/>
                <w:bCs/>
                <w:sz w:val="18"/>
                <w:szCs w:val="18"/>
              </w:rPr>
            </w:pPr>
            <w:proofErr w:type="spellStart"/>
            <w:r>
              <w:rPr>
                <w:rFonts w:ascii="Trebuchet MS" w:hAnsi="Trebuchet MS" w:cs="Trebuchet MS"/>
                <w:b/>
                <w:bCs/>
                <w:sz w:val="18"/>
                <w:szCs w:val="18"/>
              </w:rPr>
              <w:t>redarea</w:t>
            </w:r>
            <w:r w:rsidRPr="005327CA">
              <w:rPr>
                <w:rFonts w:ascii="Trebuchet MS" w:hAnsi="Trebuchet MS" w:cs="Trebuchet MS"/>
                <w:b/>
                <w:bCs/>
                <w:sz w:val="18"/>
                <w:szCs w:val="18"/>
              </w:rPr>
              <w:t>_type_kode</w:t>
            </w:r>
            <w:proofErr w:type="spellEnd"/>
          </w:p>
        </w:tc>
        <w:tc>
          <w:tcPr>
            <w:tcW w:w="0" w:type="auto"/>
            <w:tcBorders>
              <w:bottom w:val="single" w:sz="4" w:space="0" w:color="auto"/>
            </w:tcBorders>
            <w:shd w:val="clear" w:color="auto" w:fill="D9D9D9"/>
            <w:vAlign w:val="bottom"/>
          </w:tcPr>
          <w:p w14:paraId="2E675966" w14:textId="77777777" w:rsidR="00CB4BEB" w:rsidRPr="005327CA" w:rsidRDefault="00CB4BEB" w:rsidP="003C0924">
            <w:pPr>
              <w:rPr>
                <w:rFonts w:ascii="Trebuchet MS" w:hAnsi="Trebuchet MS" w:cs="Trebuchet MS"/>
                <w:bCs/>
                <w:sz w:val="18"/>
                <w:szCs w:val="18"/>
              </w:rPr>
            </w:pPr>
            <w:proofErr w:type="spellStart"/>
            <w:r>
              <w:rPr>
                <w:rFonts w:ascii="Trebuchet MS" w:hAnsi="Trebuchet MS" w:cs="Trebuchet MS"/>
                <w:b/>
                <w:bCs/>
                <w:sz w:val="18"/>
                <w:szCs w:val="18"/>
              </w:rPr>
              <w:t>redarea</w:t>
            </w:r>
            <w:r w:rsidRPr="005327CA">
              <w:rPr>
                <w:rFonts w:ascii="Trebuchet MS" w:hAnsi="Trebuchet MS" w:cs="Trebuchet MS"/>
                <w:b/>
                <w:bCs/>
                <w:sz w:val="18"/>
                <w:szCs w:val="18"/>
              </w:rPr>
              <w:t>_type</w:t>
            </w:r>
            <w:proofErr w:type="spellEnd"/>
          </w:p>
        </w:tc>
        <w:tc>
          <w:tcPr>
            <w:tcW w:w="0" w:type="auto"/>
            <w:tcBorders>
              <w:bottom w:val="single" w:sz="4" w:space="0" w:color="auto"/>
            </w:tcBorders>
            <w:shd w:val="clear" w:color="auto" w:fill="D9D9D9"/>
            <w:vAlign w:val="bottom"/>
          </w:tcPr>
          <w:p w14:paraId="4DDD6CCE"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0" w:type="auto"/>
            <w:tcBorders>
              <w:bottom w:val="single" w:sz="4" w:space="0" w:color="auto"/>
            </w:tcBorders>
            <w:shd w:val="clear" w:color="auto" w:fill="D9D9D9"/>
            <w:vAlign w:val="bottom"/>
          </w:tcPr>
          <w:p w14:paraId="42A3F101"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4F8AB592"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6CC1D11" w14:textId="77777777" w:rsidR="00CB4BEB" w:rsidRPr="005A6645" w:rsidRDefault="00CB4BEB" w:rsidP="003C0924">
            <w:pPr>
              <w:jc w:val="center"/>
              <w:rPr>
                <w:rFonts w:ascii="Trebuchet MS" w:hAnsi="Trebuchet MS"/>
                <w:sz w:val="18"/>
                <w:szCs w:val="18"/>
              </w:rPr>
            </w:pPr>
            <w:r w:rsidRPr="005A6645">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5F83D10B" w14:textId="77777777" w:rsidR="00CB4BEB" w:rsidRPr="005A6645" w:rsidRDefault="00CB4BEB" w:rsidP="003C0924">
            <w:pPr>
              <w:rPr>
                <w:rFonts w:ascii="Trebuchet MS" w:hAnsi="Trebuchet MS"/>
                <w:sz w:val="18"/>
                <w:szCs w:val="18"/>
              </w:rPr>
            </w:pPr>
            <w:r w:rsidRPr="005A6645">
              <w:rPr>
                <w:rFonts w:ascii="Trebuchet MS" w:hAnsi="Trebuchet MS"/>
                <w:sz w:val="18"/>
                <w:szCs w:val="18"/>
              </w:rPr>
              <w:t>Brandvej</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5EF771DB" w14:textId="77777777" w:rsidR="00CB4BEB" w:rsidRPr="005A6645" w:rsidRDefault="00CB4BEB" w:rsidP="003C0924">
            <w:pPr>
              <w:jc w:val="center"/>
              <w:rPr>
                <w:rFonts w:ascii="Trebuchet MS" w:hAnsi="Trebuchet MS"/>
                <w:sz w:val="18"/>
                <w:szCs w:val="18"/>
              </w:rPr>
            </w:pPr>
            <w:r w:rsidRPr="005A6645">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55D7B6C0" w14:textId="77777777" w:rsidR="00CB4BEB" w:rsidRPr="005A6645" w:rsidRDefault="00CB4BEB" w:rsidP="003C0924">
            <w:pPr>
              <w:rPr>
                <w:rFonts w:ascii="Trebuchet MS" w:hAnsi="Trebuchet MS" w:cs="Trebuchet MS"/>
                <w:sz w:val="18"/>
                <w:szCs w:val="18"/>
              </w:rPr>
            </w:pPr>
            <w:r w:rsidRPr="005A6645">
              <w:rPr>
                <w:rFonts w:ascii="Trebuchet MS" w:hAnsi="Trebuchet MS"/>
                <w:sz w:val="18"/>
                <w:szCs w:val="18"/>
              </w:rPr>
              <w:t>Adgangsvej</w:t>
            </w:r>
            <w:r w:rsidRPr="005A6645">
              <w:rPr>
                <w:rFonts w:ascii="Trebuchet MS" w:hAnsi="Trebuchet MS" w:cs="Trebuchet MS"/>
                <w:sz w:val="18"/>
                <w:szCs w:val="18"/>
              </w:rPr>
              <w:t xml:space="preserve"> der skal være fri passage til brandbiler m.v. </w:t>
            </w:r>
          </w:p>
        </w:tc>
      </w:tr>
      <w:tr w:rsidR="00CB4BEB" w:rsidRPr="00E5718A" w14:paraId="54EC66CF" w14:textId="77777777" w:rsidTr="003C0924">
        <w:trPr>
          <w:trHeight w:hRule="exact" w:val="607"/>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1764895E" w14:textId="77777777" w:rsidR="00CB4BEB" w:rsidRPr="00E6255A" w:rsidRDefault="00CB4BEB" w:rsidP="003C0924">
            <w:pPr>
              <w:jc w:val="center"/>
              <w:rPr>
                <w:rFonts w:ascii="Trebuchet MS" w:hAnsi="Trebuchet MS"/>
                <w:sz w:val="18"/>
                <w:szCs w:val="18"/>
              </w:rPr>
            </w:pPr>
            <w:r w:rsidRPr="00E6255A">
              <w:rPr>
                <w:rFonts w:ascii="Trebuchet MS" w:hAnsi="Trebuchet MS"/>
                <w:sz w:val="18"/>
                <w:szCs w:val="18"/>
              </w:rPr>
              <w:t>2</w:t>
            </w:r>
          </w:p>
        </w:tc>
        <w:tc>
          <w:tcPr>
            <w:tcW w:w="0" w:type="auto"/>
            <w:tcBorders>
              <w:top w:val="single" w:sz="4" w:space="0" w:color="auto"/>
              <w:left w:val="single" w:sz="4" w:space="0" w:color="auto"/>
              <w:bottom w:val="single" w:sz="4" w:space="0" w:color="auto"/>
            </w:tcBorders>
            <w:shd w:val="clear" w:color="auto" w:fill="FFFFFF"/>
            <w:vAlign w:val="bottom"/>
          </w:tcPr>
          <w:p w14:paraId="06F6A123" w14:textId="77777777" w:rsidR="00CB4BEB" w:rsidRPr="00E6255A" w:rsidRDefault="00CB4BEB" w:rsidP="003C0924">
            <w:r w:rsidRPr="00E6255A">
              <w:rPr>
                <w:rFonts w:ascii="Trebuchet MS" w:hAnsi="Trebuchet MS"/>
                <w:sz w:val="18"/>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3E9061DB" w14:textId="77777777" w:rsidR="00CB4BEB" w:rsidRPr="00E6255A" w:rsidRDefault="00CB4BEB" w:rsidP="003C0924">
            <w:pPr>
              <w:jc w:val="center"/>
              <w:rPr>
                <w:rFonts w:ascii="Trebuchet MS" w:hAnsi="Trebuchet MS" w:cs="Trebuchet MS"/>
                <w:sz w:val="18"/>
                <w:szCs w:val="18"/>
              </w:rPr>
            </w:pPr>
            <w:r w:rsidRPr="00E6255A">
              <w:rPr>
                <w:rFonts w:ascii="Trebuchet MS" w:hAnsi="Trebuchet MS"/>
                <w:sz w:val="18"/>
                <w:szCs w:val="18"/>
              </w:rPr>
              <w:t>0</w:t>
            </w:r>
          </w:p>
        </w:tc>
        <w:tc>
          <w:tcPr>
            <w:tcW w:w="0" w:type="auto"/>
            <w:tcBorders>
              <w:top w:val="single" w:sz="4" w:space="0" w:color="auto"/>
              <w:left w:val="single" w:sz="4" w:space="0" w:color="auto"/>
              <w:bottom w:val="single" w:sz="4" w:space="0" w:color="auto"/>
            </w:tcBorders>
            <w:shd w:val="clear" w:color="auto" w:fill="FFFFFF"/>
            <w:vAlign w:val="bottom"/>
          </w:tcPr>
          <w:p w14:paraId="4406D37E" w14:textId="77777777" w:rsidR="00CB4BEB" w:rsidRPr="00E6255A" w:rsidRDefault="00CB4BEB" w:rsidP="003C0924">
            <w:pPr>
              <w:pStyle w:val="Ingenafstand"/>
              <w:rPr>
                <w:rFonts w:ascii="Trebuchet MS" w:eastAsia="Times New Roman" w:hAnsi="Trebuchet MS" w:cs="Trebuchet MS"/>
                <w:sz w:val="18"/>
                <w:szCs w:val="18"/>
                <w:lang w:eastAsia="da-DK"/>
              </w:rPr>
            </w:pPr>
            <w:r w:rsidRPr="00E6255A">
              <w:rPr>
                <w:rFonts w:ascii="Trebuchet MS" w:hAnsi="Trebuchet MS"/>
                <w:sz w:val="18"/>
                <w:szCs w:val="18"/>
              </w:rPr>
              <w:t>-</w:t>
            </w:r>
            <w:r w:rsidRPr="00E6255A">
              <w:rPr>
                <w:rFonts w:ascii="Trebuchet MS" w:hAnsi="Trebuchet MS" w:cs="Trebuchet MS"/>
                <w:sz w:val="18"/>
                <w:szCs w:val="18"/>
              </w:rPr>
              <w:t xml:space="preserve"> </w:t>
            </w:r>
          </w:p>
        </w:tc>
      </w:tr>
      <w:tr w:rsidR="00CB4BEB" w:rsidRPr="00E5718A" w14:paraId="4EB32F1D" w14:textId="77777777" w:rsidTr="003C0924">
        <w:trPr>
          <w:trHeight w:hRule="exact" w:val="607"/>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C30EB78" w14:textId="77777777" w:rsidR="00CB4BEB" w:rsidRPr="00E6255A" w:rsidRDefault="00CB4BEB" w:rsidP="003C0924">
            <w:pPr>
              <w:jc w:val="center"/>
              <w:rPr>
                <w:rFonts w:ascii="Trebuchet MS" w:hAnsi="Trebuchet MS"/>
                <w:sz w:val="18"/>
                <w:szCs w:val="18"/>
              </w:rPr>
            </w:pPr>
            <w:r w:rsidRPr="00E6255A">
              <w:rPr>
                <w:rFonts w:ascii="Trebuchet MS" w:hAnsi="Trebuchet MS"/>
                <w:sz w:val="18"/>
                <w:szCs w:val="18"/>
              </w:rPr>
              <w:t>3</w:t>
            </w:r>
          </w:p>
        </w:tc>
        <w:tc>
          <w:tcPr>
            <w:tcW w:w="0" w:type="auto"/>
            <w:tcBorders>
              <w:top w:val="single" w:sz="4" w:space="0" w:color="auto"/>
              <w:left w:val="single" w:sz="4" w:space="0" w:color="auto"/>
              <w:bottom w:val="single" w:sz="4" w:space="0" w:color="auto"/>
            </w:tcBorders>
            <w:shd w:val="clear" w:color="auto" w:fill="FFFFFF"/>
            <w:vAlign w:val="bottom"/>
          </w:tcPr>
          <w:p w14:paraId="4BC60D05" w14:textId="77777777" w:rsidR="00CB4BEB" w:rsidRPr="00E6255A" w:rsidRDefault="00CB4BEB" w:rsidP="003C0924">
            <w:r w:rsidRPr="00E6255A">
              <w:rPr>
                <w:rFonts w:ascii="Trebuchet MS" w:hAnsi="Trebuchet MS"/>
                <w:sz w:val="18"/>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07EE5C06" w14:textId="77777777" w:rsidR="00CB4BEB" w:rsidRPr="00E6255A" w:rsidRDefault="00CB4BEB" w:rsidP="003C0924">
            <w:pPr>
              <w:jc w:val="center"/>
              <w:rPr>
                <w:rFonts w:ascii="Trebuchet MS" w:hAnsi="Trebuchet MS" w:cs="Trebuchet MS"/>
                <w:sz w:val="18"/>
                <w:szCs w:val="18"/>
              </w:rPr>
            </w:pPr>
            <w:r w:rsidRPr="00E6255A">
              <w:rPr>
                <w:rFonts w:ascii="Trebuchet MS" w:hAnsi="Trebuchet MS" w:cs="Trebuchet MS"/>
                <w:sz w:val="18"/>
                <w:szCs w:val="18"/>
              </w:rPr>
              <w:t>0</w:t>
            </w:r>
          </w:p>
        </w:tc>
        <w:tc>
          <w:tcPr>
            <w:tcW w:w="0" w:type="auto"/>
            <w:tcBorders>
              <w:top w:val="single" w:sz="4" w:space="0" w:color="auto"/>
              <w:left w:val="single" w:sz="4" w:space="0" w:color="auto"/>
              <w:bottom w:val="single" w:sz="4" w:space="0" w:color="auto"/>
            </w:tcBorders>
            <w:shd w:val="clear" w:color="auto" w:fill="FFFFFF"/>
            <w:vAlign w:val="bottom"/>
          </w:tcPr>
          <w:p w14:paraId="5E4D1889" w14:textId="77777777" w:rsidR="00CB4BEB" w:rsidRPr="00E5595A" w:rsidRDefault="00CB4BEB" w:rsidP="003C0924">
            <w:pPr>
              <w:pStyle w:val="Ingenafstand"/>
              <w:rPr>
                <w:rFonts w:ascii="Trebuchet MS" w:eastAsiaTheme="minorEastAsia" w:hAnsi="Trebuchet MS" w:cs="Trebuchet MS"/>
                <w:color w:val="767171"/>
                <w:sz w:val="18"/>
                <w:szCs w:val="18"/>
              </w:rPr>
            </w:pPr>
            <w:r w:rsidRPr="00E5595A">
              <w:rPr>
                <w:rFonts w:ascii="Trebuchet MS" w:eastAsiaTheme="minorEastAsia" w:hAnsi="Trebuchet MS" w:cs="Trebuchet MS"/>
                <w:color w:val="767171"/>
                <w:sz w:val="18"/>
                <w:szCs w:val="18"/>
              </w:rPr>
              <w:t>-</w:t>
            </w:r>
          </w:p>
        </w:tc>
      </w:tr>
      <w:tr w:rsidR="00CB4BEB" w:rsidRPr="0051728E" w14:paraId="6EA63C93" w14:textId="77777777" w:rsidTr="003C0924">
        <w:trPr>
          <w:trHeight w:hRule="exact" w:val="607"/>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4B23423A" w14:textId="77777777" w:rsidR="00CB4BEB" w:rsidRPr="005A6645" w:rsidRDefault="00CB4BEB" w:rsidP="003C0924">
            <w:pPr>
              <w:jc w:val="center"/>
              <w:rPr>
                <w:rFonts w:ascii="Trebuchet MS" w:hAnsi="Trebuchet MS"/>
                <w:sz w:val="18"/>
                <w:szCs w:val="18"/>
              </w:rPr>
            </w:pPr>
            <w:r w:rsidRPr="005A6645">
              <w:rPr>
                <w:rFonts w:ascii="Trebuchet MS" w:hAnsi="Trebuchet MS"/>
                <w:sz w:val="18"/>
                <w:szCs w:val="18"/>
              </w:rPr>
              <w:t>4</w:t>
            </w:r>
          </w:p>
        </w:tc>
        <w:tc>
          <w:tcPr>
            <w:tcW w:w="0" w:type="auto"/>
            <w:tcBorders>
              <w:top w:val="single" w:sz="4" w:space="0" w:color="auto"/>
              <w:left w:val="single" w:sz="4" w:space="0" w:color="auto"/>
              <w:bottom w:val="single" w:sz="4" w:space="0" w:color="auto"/>
            </w:tcBorders>
            <w:shd w:val="clear" w:color="auto" w:fill="FFFFFF"/>
            <w:vAlign w:val="center"/>
          </w:tcPr>
          <w:p w14:paraId="22B08AFB" w14:textId="77777777" w:rsidR="00CB4BEB" w:rsidRPr="005A6645" w:rsidRDefault="00CB4BEB" w:rsidP="003C0924">
            <w:pPr>
              <w:rPr>
                <w:rFonts w:ascii="Trebuchet MS" w:hAnsi="Trebuchet MS"/>
                <w:sz w:val="18"/>
                <w:szCs w:val="18"/>
              </w:rPr>
            </w:pPr>
            <w:r w:rsidRPr="005A6645">
              <w:t>Redningsareal</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center"/>
          </w:tcPr>
          <w:p w14:paraId="69D085D7" w14:textId="77777777" w:rsidR="00CB4BEB" w:rsidRPr="005A6645" w:rsidRDefault="00CB4BEB" w:rsidP="003C0924">
            <w:pPr>
              <w:jc w:val="center"/>
              <w:rPr>
                <w:rFonts w:ascii="Trebuchet MS" w:hAnsi="Trebuchet MS" w:cs="Trebuchet MS"/>
                <w:sz w:val="18"/>
                <w:szCs w:val="18"/>
              </w:rPr>
            </w:pPr>
            <w:r w:rsidRPr="005A6645">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center"/>
          </w:tcPr>
          <w:p w14:paraId="7FAB6DF5" w14:textId="77777777" w:rsidR="00CB4BEB" w:rsidRPr="00E5595A" w:rsidRDefault="00CB4BEB" w:rsidP="003C0924">
            <w:pPr>
              <w:pStyle w:val="Ingenafstand"/>
              <w:rPr>
                <w:rFonts w:ascii="Trebuchet MS" w:eastAsiaTheme="minorEastAsia" w:hAnsi="Trebuchet MS" w:cs="Trebuchet MS"/>
                <w:color w:val="767171"/>
                <w:sz w:val="18"/>
                <w:szCs w:val="18"/>
              </w:rPr>
            </w:pPr>
            <w:r w:rsidRPr="00E5595A">
              <w:rPr>
                <w:rFonts w:ascii="Trebuchet MS" w:eastAsiaTheme="minorEastAsia" w:hAnsi="Trebuchet MS" w:cs="Trebuchet MS"/>
                <w:color w:val="767171"/>
                <w:sz w:val="18"/>
                <w:szCs w:val="18"/>
              </w:rPr>
              <w:t>Krav i bygningsreglement (Energistyrelsen) areal hvor der kan sættes en 30 m drejestige op – det er krav hvor bygninger er mere en 9,6 m over terræn svarende til mere end tre etager.</w:t>
            </w:r>
          </w:p>
        </w:tc>
      </w:tr>
      <w:tr w:rsidR="00CB4BEB" w:rsidRPr="0051728E" w14:paraId="48CC3A0C"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A6EB4E1" w14:textId="77777777" w:rsidR="00CB4BEB" w:rsidRPr="005A6645" w:rsidRDefault="00CB4BEB" w:rsidP="003C0924">
            <w:pPr>
              <w:jc w:val="center"/>
              <w:rPr>
                <w:rFonts w:ascii="Trebuchet MS" w:hAnsi="Trebuchet MS"/>
                <w:sz w:val="18"/>
                <w:szCs w:val="18"/>
              </w:rPr>
            </w:pPr>
            <w:r w:rsidRPr="005A6645">
              <w:rPr>
                <w:rFonts w:ascii="Trebuchet MS" w:hAnsi="Trebuchet MS"/>
                <w:sz w:val="18"/>
                <w:szCs w:val="18"/>
              </w:rPr>
              <w:t>8</w:t>
            </w:r>
          </w:p>
        </w:tc>
        <w:tc>
          <w:tcPr>
            <w:tcW w:w="0" w:type="auto"/>
            <w:tcBorders>
              <w:top w:val="single" w:sz="4" w:space="0" w:color="auto"/>
              <w:left w:val="single" w:sz="4" w:space="0" w:color="auto"/>
              <w:bottom w:val="single" w:sz="4" w:space="0" w:color="auto"/>
            </w:tcBorders>
            <w:shd w:val="clear" w:color="auto" w:fill="FFFFFF"/>
            <w:vAlign w:val="bottom"/>
          </w:tcPr>
          <w:p w14:paraId="041E2815" w14:textId="77777777" w:rsidR="00CB4BEB" w:rsidRPr="005A6645" w:rsidRDefault="00CB4BEB" w:rsidP="003C0924">
            <w:pPr>
              <w:rPr>
                <w:rFonts w:ascii="Trebuchet MS" w:hAnsi="Trebuchet MS"/>
                <w:sz w:val="18"/>
                <w:szCs w:val="18"/>
              </w:rPr>
            </w:pPr>
            <w:r w:rsidRPr="005A6645">
              <w:rPr>
                <w:rFonts w:ascii="Trebuchet MS" w:hAnsi="Trebuchet MS"/>
                <w:sz w:val="18"/>
                <w:szCs w:val="18"/>
              </w:rPr>
              <w:t>Andet</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13F4695A" w14:textId="77777777" w:rsidR="00CB4BEB" w:rsidRPr="005A6645" w:rsidRDefault="00CB4BEB" w:rsidP="003C0924">
            <w:pPr>
              <w:jc w:val="center"/>
              <w:rPr>
                <w:rFonts w:ascii="Trebuchet MS" w:hAnsi="Trebuchet MS" w:cs="Trebuchet MS"/>
                <w:sz w:val="18"/>
                <w:szCs w:val="18"/>
              </w:rPr>
            </w:pPr>
            <w:r w:rsidRPr="005A6645">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227A4C42"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sz w:val="18"/>
                <w:szCs w:val="18"/>
              </w:rPr>
              <w:t>Hvor ovenstående ikke er dækkende.</w:t>
            </w:r>
          </w:p>
        </w:tc>
      </w:tr>
      <w:tr w:rsidR="00CB4BEB" w:rsidRPr="0051728E" w14:paraId="082FC72A"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DDBAF6E" w14:textId="77777777" w:rsidR="00CB4BEB" w:rsidRPr="005A6645" w:rsidRDefault="00CB4BEB" w:rsidP="003C0924">
            <w:pPr>
              <w:jc w:val="center"/>
              <w:rPr>
                <w:rFonts w:ascii="Trebuchet MS" w:hAnsi="Trebuchet MS"/>
                <w:sz w:val="18"/>
                <w:szCs w:val="18"/>
              </w:rPr>
            </w:pPr>
            <w:r w:rsidRPr="005A6645">
              <w:rPr>
                <w:rFonts w:ascii="Trebuchet MS" w:hAnsi="Trebuchet MS"/>
                <w:sz w:val="18"/>
                <w:szCs w:val="18"/>
              </w:rPr>
              <w:t>9</w:t>
            </w:r>
          </w:p>
        </w:tc>
        <w:tc>
          <w:tcPr>
            <w:tcW w:w="0" w:type="auto"/>
            <w:tcBorders>
              <w:top w:val="single" w:sz="4" w:space="0" w:color="auto"/>
              <w:left w:val="single" w:sz="4" w:space="0" w:color="auto"/>
              <w:bottom w:val="single" w:sz="4" w:space="0" w:color="auto"/>
            </w:tcBorders>
            <w:shd w:val="clear" w:color="auto" w:fill="FFFFFF"/>
            <w:vAlign w:val="bottom"/>
          </w:tcPr>
          <w:p w14:paraId="4FE5FD54" w14:textId="77777777" w:rsidR="00CB4BEB" w:rsidRPr="005A6645" w:rsidRDefault="00CB4BEB" w:rsidP="003C0924">
            <w:pPr>
              <w:rPr>
                <w:rFonts w:ascii="Trebuchet MS" w:hAnsi="Trebuchet MS"/>
                <w:sz w:val="18"/>
                <w:szCs w:val="18"/>
              </w:rPr>
            </w:pPr>
            <w:r w:rsidRPr="005A6645">
              <w:rPr>
                <w:rFonts w:ascii="Trebuchet MS" w:hAnsi="Trebuchet MS"/>
                <w:sz w:val="18"/>
                <w:szCs w:val="18"/>
              </w:rPr>
              <w:t>Ukendt</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45346EB6" w14:textId="77777777" w:rsidR="00CB4BEB" w:rsidRPr="005A6645" w:rsidRDefault="00CB4BEB" w:rsidP="003C0924">
            <w:pPr>
              <w:jc w:val="center"/>
              <w:rPr>
                <w:rFonts w:ascii="Trebuchet MS" w:hAnsi="Trebuchet MS" w:cs="Trebuchet MS"/>
                <w:sz w:val="18"/>
                <w:szCs w:val="18"/>
              </w:rPr>
            </w:pPr>
            <w:r w:rsidRPr="005A6645">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078804E0"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sz w:val="18"/>
                <w:szCs w:val="18"/>
              </w:rPr>
              <w:t>Mangler viden om typen af adgangsvej</w:t>
            </w:r>
          </w:p>
        </w:tc>
      </w:tr>
    </w:tbl>
    <w:p w14:paraId="2BF85C2B" w14:textId="77777777" w:rsidR="00CB4BEB" w:rsidRDefault="00CB4BEB" w:rsidP="00CB4BEB"/>
    <w:p w14:paraId="71F4A327" w14:textId="77777777" w:rsidR="00CB4BEB" w:rsidRDefault="00CB4BEB" w:rsidP="00CB4BEB">
      <w:r>
        <w:br w:type="page"/>
      </w:r>
    </w:p>
    <w:p w14:paraId="5123FE96" w14:textId="77777777" w:rsidR="00CB4BEB" w:rsidRPr="00BB7EB0" w:rsidRDefault="00CB4BEB" w:rsidP="00CB4BEB">
      <w:pPr>
        <w:pStyle w:val="Overskrift2"/>
        <w:rPr>
          <w:kern w:val="32"/>
        </w:rPr>
      </w:pPr>
      <w:bookmarkStart w:id="2925" w:name="_Toc63351524"/>
      <w:bookmarkStart w:id="2926" w:name="_Toc122436170"/>
      <w:r w:rsidRPr="00BB7EB0">
        <w:rPr>
          <w:kern w:val="32"/>
        </w:rPr>
        <w:lastRenderedPageBreak/>
        <w:t xml:space="preserve">5.12.20 </w:t>
      </w:r>
      <w:bookmarkStart w:id="2927" w:name="_Hlk59517443"/>
      <w:proofErr w:type="spellStart"/>
      <w:r w:rsidRPr="00BB7EB0">
        <w:rPr>
          <w:kern w:val="32"/>
        </w:rPr>
        <w:t>Evakueringscenter</w:t>
      </w:r>
      <w:proofErr w:type="spellEnd"/>
      <w:r w:rsidRPr="00BB7EB0">
        <w:rPr>
          <w:kern w:val="32"/>
        </w:rPr>
        <w:t xml:space="preserve"> (6119)</w:t>
      </w:r>
      <w:bookmarkEnd w:id="2925"/>
      <w:bookmarkEnd w:id="2926"/>
      <w:bookmarkEnd w:id="2927"/>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8"/>
        <w:gridCol w:w="4931"/>
        <w:gridCol w:w="1155"/>
        <w:gridCol w:w="1356"/>
        <w:gridCol w:w="1478"/>
        <w:gridCol w:w="2718"/>
      </w:tblGrid>
      <w:tr w:rsidR="00CB4BEB" w:rsidRPr="00BB7EB0" w14:paraId="4CEB8E90" w14:textId="77777777" w:rsidTr="003C0924">
        <w:tc>
          <w:tcPr>
            <w:tcW w:w="2078" w:type="dxa"/>
            <w:tcBorders>
              <w:bottom w:val="single" w:sz="4" w:space="0" w:color="auto"/>
            </w:tcBorders>
            <w:shd w:val="clear" w:color="auto" w:fill="D9D9D9"/>
            <w:vAlign w:val="center"/>
          </w:tcPr>
          <w:p w14:paraId="6CEA9E3A" w14:textId="77777777" w:rsidR="00CB4BEB" w:rsidRPr="00BB7EB0" w:rsidRDefault="00CB4BEB" w:rsidP="003C0924">
            <w:pPr>
              <w:rPr>
                <w:rFonts w:ascii="Trebuchet MS" w:hAnsi="Trebuchet MS" w:cs="Trebuchet MS"/>
                <w:b/>
                <w:bCs/>
                <w:sz w:val="18"/>
                <w:szCs w:val="18"/>
              </w:rPr>
            </w:pPr>
            <w:r w:rsidRPr="00BB7EB0">
              <w:rPr>
                <w:rFonts w:ascii="Trebuchet MS" w:hAnsi="Trebuchet MS" w:cs="Trebuchet MS"/>
                <w:b/>
                <w:bCs/>
                <w:sz w:val="18"/>
                <w:szCs w:val="18"/>
              </w:rPr>
              <w:t>Feltnavn</w:t>
            </w:r>
          </w:p>
        </w:tc>
        <w:tc>
          <w:tcPr>
            <w:tcW w:w="4931" w:type="dxa"/>
            <w:tcBorders>
              <w:bottom w:val="single" w:sz="4" w:space="0" w:color="auto"/>
            </w:tcBorders>
            <w:shd w:val="clear" w:color="auto" w:fill="D9D9D9"/>
            <w:vAlign w:val="center"/>
          </w:tcPr>
          <w:p w14:paraId="7FC4F9D2"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42B0FD14"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1AE9B19F"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Værdiområde</w:t>
            </w:r>
          </w:p>
        </w:tc>
        <w:tc>
          <w:tcPr>
            <w:tcW w:w="1478" w:type="dxa"/>
            <w:tcBorders>
              <w:bottom w:val="single" w:sz="4" w:space="0" w:color="auto"/>
            </w:tcBorders>
            <w:shd w:val="clear" w:color="auto" w:fill="D9D9D9"/>
            <w:vAlign w:val="bottom"/>
          </w:tcPr>
          <w:p w14:paraId="124FF3EF" w14:textId="77777777" w:rsidR="00CB4BEB" w:rsidRPr="00BB7EB0" w:rsidRDefault="00CB4BEB" w:rsidP="003C0924">
            <w:pPr>
              <w:autoSpaceDE w:val="0"/>
              <w:autoSpaceDN w:val="0"/>
              <w:adjustRightInd w:val="0"/>
              <w:rPr>
                <w:rFonts w:ascii="Trebuchet MS" w:hAnsi="Trebuchet MS" w:cs="Trebuchet MS"/>
                <w:b/>
                <w:bCs/>
                <w:sz w:val="18"/>
                <w:szCs w:val="18"/>
              </w:rPr>
            </w:pPr>
            <w:r w:rsidRPr="00BB7EB0">
              <w:rPr>
                <w:rFonts w:ascii="Trebuchet MS" w:hAnsi="Trebuchet MS" w:cs="Trebuchet MS"/>
                <w:b/>
                <w:bCs/>
                <w:sz w:val="18"/>
                <w:szCs w:val="18"/>
              </w:rPr>
              <w:t>Obligatorisk /</w:t>
            </w:r>
          </w:p>
          <w:p w14:paraId="204DE321"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Frit</w:t>
            </w:r>
          </w:p>
        </w:tc>
        <w:tc>
          <w:tcPr>
            <w:tcW w:w="2718" w:type="dxa"/>
            <w:shd w:val="clear" w:color="auto" w:fill="D9D9D9"/>
            <w:vAlign w:val="center"/>
          </w:tcPr>
          <w:p w14:paraId="670F3184"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Eksempel</w:t>
            </w:r>
          </w:p>
        </w:tc>
      </w:tr>
      <w:tr w:rsidR="00CB4BEB" w:rsidRPr="00BB7EB0" w14:paraId="0AE75075" w14:textId="77777777" w:rsidTr="003C0924">
        <w:trPr>
          <w:trHeight w:hRule="exact" w:val="291"/>
        </w:trPr>
        <w:tc>
          <w:tcPr>
            <w:tcW w:w="2078" w:type="dxa"/>
            <w:tcBorders>
              <w:top w:val="single" w:sz="4" w:space="0" w:color="auto"/>
              <w:left w:val="single" w:sz="4" w:space="0" w:color="auto"/>
              <w:bottom w:val="single" w:sz="4" w:space="0" w:color="auto"/>
              <w:right w:val="single" w:sz="4" w:space="0" w:color="auto"/>
            </w:tcBorders>
            <w:shd w:val="clear" w:color="auto" w:fill="D9D9D9"/>
            <w:vAlign w:val="bottom"/>
          </w:tcPr>
          <w:p w14:paraId="03C8FC96" w14:textId="77777777" w:rsidR="00CB4BEB" w:rsidRPr="00BB7EB0" w:rsidRDefault="00CB4BEB" w:rsidP="003C0924">
            <w:pPr>
              <w:rPr>
                <w:rFonts w:ascii="Trebuchet MS" w:hAnsi="Trebuchet MS"/>
                <w:sz w:val="18"/>
                <w:szCs w:val="18"/>
              </w:rPr>
            </w:pPr>
            <w:proofErr w:type="spellStart"/>
            <w:r w:rsidRPr="00BB7EB0">
              <w:rPr>
                <w:rFonts w:ascii="Trebuchet MS" w:hAnsi="Trebuchet MS"/>
                <w:sz w:val="18"/>
                <w:szCs w:val="18"/>
              </w:rPr>
              <w:t>evakucenter_ref</w:t>
            </w:r>
            <w:proofErr w:type="spellEnd"/>
          </w:p>
        </w:tc>
        <w:tc>
          <w:tcPr>
            <w:tcW w:w="4931" w:type="dxa"/>
            <w:tcBorders>
              <w:top w:val="single" w:sz="4" w:space="0" w:color="auto"/>
              <w:left w:val="single" w:sz="4" w:space="0" w:color="auto"/>
              <w:bottom w:val="single" w:sz="4" w:space="0" w:color="auto"/>
              <w:right w:val="single" w:sz="4" w:space="0" w:color="auto"/>
            </w:tcBorders>
            <w:shd w:val="clear" w:color="auto" w:fill="auto"/>
            <w:vAlign w:val="bottom"/>
          </w:tcPr>
          <w:p w14:paraId="508ECAE7"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 xml:space="preserve">Unik kode for </w:t>
            </w:r>
            <w:proofErr w:type="spellStart"/>
            <w:r w:rsidRPr="00BB7EB0">
              <w:rPr>
                <w:rFonts w:ascii="Trebuchet MS" w:hAnsi="Trebuchet MS" w:cs="Trebuchet MS"/>
                <w:sz w:val="18"/>
                <w:szCs w:val="18"/>
              </w:rPr>
              <w:t>evakueringscenter</w:t>
            </w:r>
            <w:proofErr w:type="spellEnd"/>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110AD38B"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676223E1"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1-99999</w:t>
            </w:r>
          </w:p>
        </w:tc>
        <w:tc>
          <w:tcPr>
            <w:tcW w:w="1478" w:type="dxa"/>
            <w:tcBorders>
              <w:top w:val="single" w:sz="4" w:space="0" w:color="auto"/>
              <w:left w:val="single" w:sz="4" w:space="0" w:color="auto"/>
              <w:bottom w:val="single" w:sz="4" w:space="0" w:color="auto"/>
              <w:right w:val="single" w:sz="4" w:space="0" w:color="auto"/>
            </w:tcBorders>
            <w:shd w:val="clear" w:color="auto" w:fill="auto"/>
            <w:vAlign w:val="bottom"/>
          </w:tcPr>
          <w:p w14:paraId="3B076B45"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718" w:type="dxa"/>
            <w:tcBorders>
              <w:top w:val="single" w:sz="4" w:space="0" w:color="auto"/>
              <w:left w:val="single" w:sz="4" w:space="0" w:color="auto"/>
              <w:bottom w:val="single" w:sz="4" w:space="0" w:color="auto"/>
              <w:right w:val="single" w:sz="4" w:space="0" w:color="auto"/>
            </w:tcBorders>
            <w:shd w:val="clear" w:color="auto" w:fill="auto"/>
            <w:vAlign w:val="bottom"/>
          </w:tcPr>
          <w:p w14:paraId="26AB0B90"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50</w:t>
            </w:r>
          </w:p>
        </w:tc>
      </w:tr>
      <w:tr w:rsidR="00CB4BEB" w:rsidRPr="00BB7EB0" w14:paraId="32F3C543" w14:textId="77777777" w:rsidTr="003C0924">
        <w:trPr>
          <w:trHeight w:hRule="exact" w:val="889"/>
        </w:trPr>
        <w:tc>
          <w:tcPr>
            <w:tcW w:w="2078" w:type="dxa"/>
            <w:tcBorders>
              <w:top w:val="single" w:sz="4" w:space="0" w:color="auto"/>
              <w:left w:val="single" w:sz="4" w:space="0" w:color="auto"/>
              <w:bottom w:val="single" w:sz="4" w:space="0" w:color="auto"/>
              <w:right w:val="single" w:sz="4" w:space="0" w:color="auto"/>
            </w:tcBorders>
            <w:shd w:val="clear" w:color="auto" w:fill="D9D9D9"/>
            <w:vAlign w:val="bottom"/>
          </w:tcPr>
          <w:p w14:paraId="6706545F" w14:textId="77777777" w:rsidR="00CB4BEB" w:rsidRPr="00BB7EB0" w:rsidRDefault="00CB4BEB" w:rsidP="003C0924">
            <w:pPr>
              <w:rPr>
                <w:rFonts w:ascii="Trebuchet MS" w:hAnsi="Trebuchet MS"/>
                <w:sz w:val="18"/>
                <w:szCs w:val="18"/>
              </w:rPr>
            </w:pPr>
            <w:proofErr w:type="spellStart"/>
            <w:r w:rsidRPr="00BB7EB0">
              <w:rPr>
                <w:rFonts w:ascii="Trebuchet MS" w:hAnsi="Trebuchet MS"/>
                <w:sz w:val="18"/>
                <w:szCs w:val="18"/>
              </w:rPr>
              <w:t>evakucenter</w:t>
            </w:r>
            <w:proofErr w:type="spellEnd"/>
          </w:p>
        </w:tc>
        <w:tc>
          <w:tcPr>
            <w:tcW w:w="4931" w:type="dxa"/>
            <w:tcBorders>
              <w:top w:val="single" w:sz="4" w:space="0" w:color="auto"/>
              <w:left w:val="single" w:sz="4" w:space="0" w:color="auto"/>
              <w:bottom w:val="single" w:sz="4" w:space="0" w:color="auto"/>
              <w:right w:val="single" w:sz="4" w:space="0" w:color="auto"/>
            </w:tcBorders>
            <w:shd w:val="clear" w:color="auto" w:fill="auto"/>
            <w:vAlign w:val="bottom"/>
          </w:tcPr>
          <w:p w14:paraId="78DF9F5E" w14:textId="77777777" w:rsidR="00CB4BEB" w:rsidRPr="00BB7EB0" w:rsidRDefault="00CB4BEB" w:rsidP="003C0924">
            <w:pPr>
              <w:rPr>
                <w:rFonts w:ascii="Trebuchet MS" w:hAnsi="Trebuchet MS"/>
                <w:sz w:val="18"/>
                <w:szCs w:val="18"/>
              </w:rPr>
            </w:pPr>
            <w:r w:rsidRPr="00BB7EB0">
              <w:rPr>
                <w:rFonts w:ascii="Trebuchet MS" w:hAnsi="Trebuchet MS" w:cs="Trebuchet MS"/>
                <w:sz w:val="18"/>
                <w:szCs w:val="18"/>
              </w:rPr>
              <w:t xml:space="preserve">Stednavnet på den hal, skole, institution eller andet, som er forberedt som </w:t>
            </w:r>
            <w:proofErr w:type="spellStart"/>
            <w:r w:rsidRPr="00BB7EB0">
              <w:rPr>
                <w:rFonts w:ascii="Trebuchet MS" w:hAnsi="Trebuchet MS" w:cs="Trebuchet MS"/>
                <w:sz w:val="18"/>
                <w:szCs w:val="18"/>
              </w:rPr>
              <w:t>evakueringscenter</w:t>
            </w:r>
            <w:proofErr w:type="spellEnd"/>
            <w:r w:rsidRPr="00BB7EB0">
              <w:rPr>
                <w:rFonts w:ascii="Trebuchet MS" w:hAnsi="Trebuchet MS" w:cs="Trebuchet MS"/>
                <w:sz w:val="18"/>
                <w:szCs w:val="18"/>
              </w:rPr>
              <w:t xml:space="preserve"> i kommunens beredskabsplan eller plan for risikobaseret dimensionering</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35F1D7B4"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19ECE64A"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0-150 tegn</w:t>
            </w:r>
          </w:p>
        </w:tc>
        <w:tc>
          <w:tcPr>
            <w:tcW w:w="1478" w:type="dxa"/>
            <w:tcBorders>
              <w:top w:val="single" w:sz="4" w:space="0" w:color="auto"/>
              <w:left w:val="single" w:sz="4" w:space="0" w:color="auto"/>
              <w:bottom w:val="single" w:sz="4" w:space="0" w:color="auto"/>
              <w:right w:val="single" w:sz="4" w:space="0" w:color="auto"/>
            </w:tcBorders>
            <w:shd w:val="clear" w:color="auto" w:fill="auto"/>
            <w:vAlign w:val="bottom"/>
          </w:tcPr>
          <w:p w14:paraId="304B6CD1"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718" w:type="dxa"/>
            <w:tcBorders>
              <w:top w:val="single" w:sz="4" w:space="0" w:color="auto"/>
              <w:left w:val="single" w:sz="4" w:space="0" w:color="auto"/>
              <w:bottom w:val="single" w:sz="4" w:space="0" w:color="auto"/>
              <w:right w:val="single" w:sz="4" w:space="0" w:color="auto"/>
            </w:tcBorders>
            <w:shd w:val="clear" w:color="auto" w:fill="auto"/>
            <w:vAlign w:val="bottom"/>
          </w:tcPr>
          <w:p w14:paraId="589A4FC9" w14:textId="77777777" w:rsidR="00CB4BEB" w:rsidRPr="00BB7EB0" w:rsidRDefault="00CB4BEB" w:rsidP="003C0924">
            <w:pPr>
              <w:rPr>
                <w:rFonts w:ascii="Trebuchet MS" w:hAnsi="Trebuchet MS" w:cs="Trebuchet MS"/>
                <w:sz w:val="18"/>
                <w:szCs w:val="18"/>
              </w:rPr>
            </w:pPr>
            <w:proofErr w:type="spellStart"/>
            <w:r w:rsidRPr="00BB7EB0">
              <w:rPr>
                <w:rFonts w:ascii="Trebuchet MS" w:hAnsi="Trebuchet MS" w:cs="Trebuchet MS"/>
                <w:sz w:val="18"/>
                <w:szCs w:val="18"/>
              </w:rPr>
              <w:t>Andeby</w:t>
            </w:r>
            <w:proofErr w:type="spellEnd"/>
            <w:r w:rsidRPr="00BB7EB0">
              <w:rPr>
                <w:rFonts w:ascii="Trebuchet MS" w:hAnsi="Trebuchet MS" w:cs="Trebuchet MS"/>
                <w:sz w:val="18"/>
                <w:szCs w:val="18"/>
              </w:rPr>
              <w:t xml:space="preserve"> Hallen</w:t>
            </w:r>
          </w:p>
        </w:tc>
      </w:tr>
      <w:tr w:rsidR="00CB4BEB" w:rsidRPr="00BB7EB0" w14:paraId="0795ABA3"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4CE35CC0"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vejkode</w:t>
            </w:r>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496A218B" w14:textId="77777777" w:rsidR="00CB4BEB" w:rsidRPr="00E5595A" w:rsidRDefault="00CB4BEB" w:rsidP="003C0924">
            <w:pPr>
              <w:pStyle w:val="Default"/>
              <w:rPr>
                <w:rFonts w:ascii="Trebuchet MS" w:eastAsiaTheme="minorEastAsia" w:hAnsi="Trebuchet MS" w:cstheme="minorBidi"/>
                <w:color w:val="767171"/>
                <w:sz w:val="18"/>
                <w:szCs w:val="18"/>
                <w:lang w:eastAsia="en-US"/>
              </w:rPr>
            </w:pPr>
            <w:r w:rsidRPr="00E5595A">
              <w:rPr>
                <w:rFonts w:ascii="Trebuchet MS" w:eastAsiaTheme="minorEastAsia" w:hAnsi="Trebuchet MS" w:cstheme="minorBidi"/>
                <w:color w:val="767171"/>
                <w:sz w:val="18"/>
                <w:szCs w:val="18"/>
                <w:lang w:eastAsia="en-US"/>
              </w:rPr>
              <w:t xml:space="preserve">Felt defineret under: 4.1 Standardiserede felter til de temaspecifikke datamodeller </w:t>
            </w:r>
          </w:p>
        </w:tc>
      </w:tr>
      <w:tr w:rsidR="00CB4BEB" w:rsidRPr="00BB7EB0" w14:paraId="37080517"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13E65366"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vejnavn</w:t>
            </w:r>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61A38F7" w14:textId="77777777" w:rsidR="00CB4BEB" w:rsidRPr="00E5595A" w:rsidRDefault="00CB4BEB" w:rsidP="003C0924">
            <w:pPr>
              <w:rPr>
                <w:rFonts w:ascii="Trebuchet MS" w:hAnsi="Trebuchet MS"/>
                <w:sz w:val="18"/>
                <w:szCs w:val="18"/>
              </w:rPr>
            </w:pPr>
            <w:r w:rsidRPr="00BB7EB0">
              <w:rPr>
                <w:rFonts w:ascii="Trebuchet MS" w:hAnsi="Trebuchet MS"/>
                <w:sz w:val="18"/>
                <w:szCs w:val="18"/>
              </w:rPr>
              <w:t>Felt defineret under: 4.1 Standardiserede felter til de temaspecifikke datamodeller</w:t>
            </w:r>
          </w:p>
        </w:tc>
      </w:tr>
      <w:tr w:rsidR="00CB4BEB" w:rsidRPr="00BB7EB0" w14:paraId="7CA7A442"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49B82762" w14:textId="77777777" w:rsidR="00CB4BEB" w:rsidRPr="00BB7EB0" w:rsidRDefault="00CB4BEB" w:rsidP="003C0924">
            <w:pPr>
              <w:rPr>
                <w:rFonts w:ascii="Trebuchet MS" w:hAnsi="Trebuchet MS"/>
                <w:sz w:val="18"/>
                <w:szCs w:val="18"/>
              </w:rPr>
            </w:pPr>
            <w:proofErr w:type="spellStart"/>
            <w:r w:rsidRPr="00BB7EB0">
              <w:rPr>
                <w:rFonts w:ascii="Trebuchet MS" w:hAnsi="Trebuchet MS"/>
                <w:sz w:val="18"/>
                <w:szCs w:val="18"/>
              </w:rPr>
              <w:t>cvf_vejkode</w:t>
            </w:r>
            <w:proofErr w:type="spellEnd"/>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38CBC740"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Felt defineret under: 4.1 Standardiserede felter til de temaspecifikke datamodeller</w:t>
            </w:r>
          </w:p>
        </w:tc>
      </w:tr>
      <w:tr w:rsidR="00CB4BEB" w:rsidRPr="00BB7EB0" w14:paraId="528F3F92"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46557927" w14:textId="77777777" w:rsidR="00CB4BEB" w:rsidRPr="00BB7EB0" w:rsidRDefault="00CB4BEB" w:rsidP="003C0924">
            <w:proofErr w:type="spellStart"/>
            <w:r w:rsidRPr="00BB7EB0">
              <w:rPr>
                <w:rFonts w:ascii="Trebuchet MS" w:hAnsi="Trebuchet MS"/>
                <w:sz w:val="18"/>
                <w:szCs w:val="18"/>
              </w:rPr>
              <w:t>husnr</w:t>
            </w:r>
            <w:proofErr w:type="spellEnd"/>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5815ACB3" w14:textId="77777777" w:rsidR="00CB4BEB" w:rsidRPr="00E5595A" w:rsidRDefault="00CB4BEB" w:rsidP="003C0924">
            <w:pPr>
              <w:rPr>
                <w:rFonts w:ascii="Trebuchet MS" w:hAnsi="Trebuchet MS"/>
                <w:sz w:val="18"/>
                <w:szCs w:val="18"/>
              </w:rPr>
            </w:pPr>
            <w:r w:rsidRPr="00BB7EB0">
              <w:rPr>
                <w:rFonts w:ascii="Trebuchet MS" w:hAnsi="Trebuchet MS"/>
                <w:sz w:val="18"/>
                <w:szCs w:val="18"/>
              </w:rPr>
              <w:t>Felt defineret under: 4.1 Standardiserede felter til de temaspecifikke datamodeller</w:t>
            </w:r>
          </w:p>
        </w:tc>
      </w:tr>
      <w:tr w:rsidR="00CB4BEB" w:rsidRPr="00BB7EB0" w14:paraId="49336560"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5C869722" w14:textId="77777777" w:rsidR="00CB4BEB" w:rsidRPr="00BB7EB0" w:rsidRDefault="00CB4BEB" w:rsidP="003C0924">
            <w:pPr>
              <w:rPr>
                <w:rFonts w:ascii="Trebuchet MS" w:hAnsi="Trebuchet MS"/>
                <w:sz w:val="18"/>
                <w:szCs w:val="18"/>
              </w:rPr>
            </w:pPr>
            <w:proofErr w:type="spellStart"/>
            <w:r w:rsidRPr="00BB7EB0">
              <w:rPr>
                <w:rFonts w:ascii="Trebuchet MS" w:hAnsi="Trebuchet MS"/>
                <w:sz w:val="18"/>
                <w:szCs w:val="18"/>
              </w:rPr>
              <w:t>postnr</w:t>
            </w:r>
            <w:proofErr w:type="spellEnd"/>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3260DE0D" w14:textId="77777777" w:rsidR="00CB4BEB" w:rsidRPr="00E5595A" w:rsidRDefault="00CB4BEB" w:rsidP="003C0924">
            <w:pPr>
              <w:rPr>
                <w:rFonts w:ascii="Trebuchet MS" w:hAnsi="Trebuchet MS"/>
                <w:sz w:val="18"/>
                <w:szCs w:val="18"/>
              </w:rPr>
            </w:pPr>
            <w:r w:rsidRPr="00BB7EB0">
              <w:rPr>
                <w:rFonts w:ascii="Trebuchet MS" w:hAnsi="Trebuchet MS"/>
                <w:sz w:val="18"/>
                <w:szCs w:val="18"/>
              </w:rPr>
              <w:t>Felt defineret under: 4.1 Standardiserede felter til de temaspecifikke datamodeller</w:t>
            </w:r>
          </w:p>
        </w:tc>
      </w:tr>
      <w:tr w:rsidR="00CB4BEB" w:rsidRPr="00BB7EB0" w14:paraId="5DE7D4B9"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53C4E6BF" w14:textId="77777777" w:rsidR="00CB4BEB" w:rsidRPr="00BB7EB0" w:rsidRDefault="00CB4BEB" w:rsidP="003C0924">
            <w:pPr>
              <w:rPr>
                <w:rFonts w:ascii="Trebuchet MS" w:hAnsi="Trebuchet MS"/>
                <w:sz w:val="18"/>
                <w:szCs w:val="18"/>
              </w:rPr>
            </w:pPr>
            <w:proofErr w:type="spellStart"/>
            <w:r w:rsidRPr="00BB7EB0">
              <w:rPr>
                <w:rFonts w:ascii="Trebuchet MS" w:hAnsi="Trebuchet MS"/>
                <w:sz w:val="18"/>
                <w:szCs w:val="18"/>
              </w:rPr>
              <w:t>postnr_by</w:t>
            </w:r>
            <w:proofErr w:type="spellEnd"/>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43D5032E" w14:textId="77777777" w:rsidR="00CB4BEB" w:rsidRPr="002C76CF" w:rsidRDefault="00CB4BEB" w:rsidP="003C0924">
            <w:pPr>
              <w:rPr>
                <w:rFonts w:ascii="Trebuchet MS" w:hAnsi="Trebuchet MS"/>
                <w:sz w:val="18"/>
                <w:szCs w:val="18"/>
              </w:rPr>
            </w:pPr>
            <w:r w:rsidRPr="00BB7EB0">
              <w:rPr>
                <w:rFonts w:ascii="Trebuchet MS" w:hAnsi="Trebuchet MS"/>
                <w:sz w:val="18"/>
                <w:szCs w:val="18"/>
              </w:rPr>
              <w:t>Felt defineret under: 4.1 Standardiserede felter til de temaspecifikke datamodeller</w:t>
            </w:r>
          </w:p>
        </w:tc>
      </w:tr>
      <w:tr w:rsidR="00CB4BEB" w:rsidRPr="00BB7EB0" w14:paraId="457A1D20"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21D8B552" w14:textId="77777777" w:rsidR="00CB4BEB" w:rsidRPr="002C76CF" w:rsidRDefault="00CB4BEB" w:rsidP="003C0924">
            <w:pPr>
              <w:rPr>
                <w:rFonts w:ascii="Trebuchet MS" w:hAnsi="Trebuchet MS"/>
                <w:sz w:val="18"/>
                <w:szCs w:val="18"/>
              </w:rPr>
            </w:pPr>
            <w:proofErr w:type="spellStart"/>
            <w:r w:rsidRPr="002C76CF">
              <w:rPr>
                <w:rFonts w:ascii="Trebuchet MS" w:hAnsi="Trebuchet MS"/>
                <w:sz w:val="18"/>
                <w:szCs w:val="18"/>
              </w:rPr>
              <w:t>adr_id</w:t>
            </w:r>
            <w:proofErr w:type="spellEnd"/>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11B0C4C9" w14:textId="77777777" w:rsidR="00CB4BEB" w:rsidRPr="002C76CF" w:rsidRDefault="00CB4BEB" w:rsidP="003C0924">
            <w:pPr>
              <w:rPr>
                <w:rFonts w:ascii="Trebuchet MS" w:hAnsi="Trebuchet MS"/>
                <w:sz w:val="18"/>
                <w:szCs w:val="18"/>
              </w:rPr>
            </w:pPr>
            <w:r w:rsidRPr="002C76CF">
              <w:rPr>
                <w:rFonts w:ascii="Trebuchet MS" w:hAnsi="Trebuchet MS"/>
                <w:sz w:val="18"/>
                <w:szCs w:val="18"/>
              </w:rPr>
              <w:t>Felt defineret under: 4.1 Standardiserede felter til de temaspecifikke datamodeller</w:t>
            </w:r>
          </w:p>
        </w:tc>
      </w:tr>
      <w:tr w:rsidR="00CB4BEB" w:rsidRPr="00BB7EB0" w14:paraId="39563164"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78BC20C0" w14:textId="77777777" w:rsidR="00CB4BEB" w:rsidRPr="00BB7EB0" w:rsidRDefault="00CB4BEB" w:rsidP="003C0924">
            <w:pPr>
              <w:rPr>
                <w:rFonts w:ascii="Trebuchet MS" w:hAnsi="Trebuchet MS"/>
                <w:sz w:val="18"/>
                <w:szCs w:val="18"/>
              </w:rPr>
            </w:pPr>
            <w:proofErr w:type="spellStart"/>
            <w:r w:rsidRPr="00BB7EB0">
              <w:rPr>
                <w:rFonts w:ascii="Trebuchet MS" w:hAnsi="Trebuchet MS"/>
                <w:sz w:val="18"/>
                <w:szCs w:val="18"/>
              </w:rPr>
              <w:t>funktionsstatus_kode</w:t>
            </w:r>
            <w:proofErr w:type="spellEnd"/>
            <w:r w:rsidRPr="00BB7EB0">
              <w:rPr>
                <w:rFonts w:ascii="Trebuchet MS" w:hAnsi="Trebuchet MS"/>
                <w:sz w:val="18"/>
                <w:szCs w:val="18"/>
              </w:rPr>
              <w:t xml:space="preserve"> </w:t>
            </w:r>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64415491" w14:textId="77777777" w:rsidR="00CB4BEB" w:rsidRPr="002C76CF" w:rsidRDefault="00CB4BEB" w:rsidP="003C0924">
            <w:pPr>
              <w:rPr>
                <w:rFonts w:ascii="Trebuchet MS" w:hAnsi="Trebuchet MS"/>
                <w:sz w:val="18"/>
                <w:szCs w:val="18"/>
              </w:rPr>
            </w:pPr>
            <w:r w:rsidRPr="00BB7EB0">
              <w:rPr>
                <w:rFonts w:ascii="Trebuchet MS" w:hAnsi="Trebuchet MS"/>
                <w:sz w:val="18"/>
                <w:szCs w:val="18"/>
              </w:rPr>
              <w:t>Felt defineret under: 4.1 Standardiserede felter til de temaspecifikke datamodeller</w:t>
            </w:r>
          </w:p>
        </w:tc>
      </w:tr>
      <w:tr w:rsidR="00CB4BEB" w:rsidRPr="00BB7EB0" w14:paraId="63C6D97F"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3AB1A6B0"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funktionsstatus</w:t>
            </w:r>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4C549437" w14:textId="77777777" w:rsidR="00CB4BEB" w:rsidRPr="002C76CF" w:rsidRDefault="00CB4BEB" w:rsidP="003C0924">
            <w:pPr>
              <w:rPr>
                <w:rFonts w:ascii="Trebuchet MS" w:hAnsi="Trebuchet MS"/>
                <w:sz w:val="18"/>
                <w:szCs w:val="18"/>
              </w:rPr>
            </w:pPr>
            <w:r w:rsidRPr="00BB7EB0">
              <w:rPr>
                <w:rFonts w:ascii="Trebuchet MS" w:hAnsi="Trebuchet MS"/>
                <w:sz w:val="18"/>
                <w:szCs w:val="18"/>
              </w:rPr>
              <w:t>Felt defineret under: 4.1 Standardiserede felter til de temaspecifikke datamodeller</w:t>
            </w:r>
          </w:p>
        </w:tc>
      </w:tr>
      <w:tr w:rsidR="00CB4BEB" w:rsidRPr="00BB7EB0" w14:paraId="5B301304"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5E92BCF8" w14:textId="77777777" w:rsidR="00CB4BEB" w:rsidRPr="00BB7EB0" w:rsidRDefault="00CB4BEB" w:rsidP="003C0924">
            <w:pPr>
              <w:rPr>
                <w:rFonts w:ascii="Trebuchet MS" w:hAnsi="Trebuchet MS"/>
                <w:sz w:val="18"/>
                <w:szCs w:val="18"/>
              </w:rPr>
            </w:pPr>
            <w:proofErr w:type="spellStart"/>
            <w:r w:rsidRPr="00BB7EB0">
              <w:rPr>
                <w:rFonts w:ascii="Trebuchet MS" w:hAnsi="Trebuchet MS"/>
                <w:sz w:val="18"/>
                <w:szCs w:val="18"/>
              </w:rPr>
              <w:t>indkvartering_kode</w:t>
            </w:r>
            <w:proofErr w:type="spellEnd"/>
          </w:p>
        </w:tc>
        <w:tc>
          <w:tcPr>
            <w:tcW w:w="4931" w:type="dxa"/>
            <w:tcBorders>
              <w:top w:val="single" w:sz="4" w:space="0" w:color="auto"/>
              <w:left w:val="single" w:sz="4" w:space="0" w:color="auto"/>
              <w:bottom w:val="single" w:sz="4" w:space="0" w:color="auto"/>
              <w:right w:val="single" w:sz="4" w:space="0" w:color="auto"/>
            </w:tcBorders>
            <w:shd w:val="clear" w:color="auto" w:fill="97DDBA"/>
            <w:vAlign w:val="center"/>
          </w:tcPr>
          <w:p w14:paraId="3E685C26"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Kode for mulighed for indkvartering/overnatning</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44A3E06A" w14:textId="77777777" w:rsidR="00CB4BEB" w:rsidRPr="00BB7EB0"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single" w:sz="4" w:space="0" w:color="auto"/>
              <w:right w:val="single" w:sz="4" w:space="0" w:color="auto"/>
            </w:tcBorders>
            <w:shd w:val="clear" w:color="auto" w:fill="97DDBA"/>
            <w:vAlign w:val="bottom"/>
          </w:tcPr>
          <w:p w14:paraId="5DE52EB4" w14:textId="77777777" w:rsidR="00CB4BEB" w:rsidRPr="00BB7EB0" w:rsidRDefault="00CB4BEB" w:rsidP="003C0924">
            <w:pPr>
              <w:rPr>
                <w:rFonts w:ascii="Trebuchet MS" w:hAnsi="Trebuchet MS" w:cs="Trebuchet MS"/>
                <w:sz w:val="18"/>
                <w:szCs w:val="18"/>
              </w:rPr>
            </w:pPr>
          </w:p>
        </w:tc>
        <w:tc>
          <w:tcPr>
            <w:tcW w:w="1478" w:type="dxa"/>
            <w:tcBorders>
              <w:top w:val="single" w:sz="4" w:space="0" w:color="auto"/>
              <w:left w:val="single" w:sz="4" w:space="0" w:color="auto"/>
              <w:bottom w:val="single" w:sz="4" w:space="0" w:color="auto"/>
              <w:right w:val="single" w:sz="4" w:space="0" w:color="auto"/>
            </w:tcBorders>
            <w:shd w:val="clear" w:color="auto" w:fill="97DDBA"/>
            <w:vAlign w:val="bottom"/>
          </w:tcPr>
          <w:p w14:paraId="3C3D9452"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718" w:type="dxa"/>
            <w:tcBorders>
              <w:top w:val="single" w:sz="4" w:space="0" w:color="auto"/>
              <w:left w:val="single" w:sz="4" w:space="0" w:color="auto"/>
              <w:bottom w:val="single" w:sz="4" w:space="0" w:color="auto"/>
              <w:right w:val="single" w:sz="4" w:space="0" w:color="auto"/>
            </w:tcBorders>
            <w:shd w:val="clear" w:color="auto" w:fill="97DDBA"/>
            <w:vAlign w:val="bottom"/>
          </w:tcPr>
          <w:p w14:paraId="216FDAF8" w14:textId="77777777" w:rsidR="00CB4BEB" w:rsidRPr="00BB7EB0" w:rsidRDefault="00CB4BEB" w:rsidP="003C0924">
            <w:pPr>
              <w:rPr>
                <w:rFonts w:ascii="Trebuchet MS" w:hAnsi="Trebuchet MS" w:cs="Trebuchet MS"/>
                <w:sz w:val="18"/>
                <w:szCs w:val="18"/>
              </w:rPr>
            </w:pPr>
            <w:proofErr w:type="spellStart"/>
            <w:r w:rsidRPr="00BB7EB0">
              <w:rPr>
                <w:rFonts w:ascii="Trebuchet MS" w:hAnsi="Trebuchet MS" w:cs="Trebuchet MS"/>
                <w:sz w:val="18"/>
                <w:szCs w:val="18"/>
              </w:rPr>
              <w:t>d_basis_ja_nej</w:t>
            </w:r>
            <w:proofErr w:type="spellEnd"/>
          </w:p>
        </w:tc>
      </w:tr>
      <w:tr w:rsidR="00CB4BEB" w:rsidRPr="00BB7EB0" w14:paraId="3FC6FEBC"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5E565FC3"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indkvartering</w:t>
            </w:r>
          </w:p>
        </w:tc>
        <w:tc>
          <w:tcPr>
            <w:tcW w:w="4931" w:type="dxa"/>
            <w:tcBorders>
              <w:top w:val="single" w:sz="4" w:space="0" w:color="auto"/>
              <w:left w:val="single" w:sz="4" w:space="0" w:color="auto"/>
              <w:bottom w:val="single" w:sz="4" w:space="0" w:color="auto"/>
              <w:right w:val="single" w:sz="4" w:space="0" w:color="auto"/>
            </w:tcBorders>
            <w:shd w:val="clear" w:color="auto" w:fill="97DDBA"/>
            <w:vAlign w:val="center"/>
          </w:tcPr>
          <w:p w14:paraId="32A4977A"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Mulighed for indkvartering/overnatning</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6F5402C7" w14:textId="77777777" w:rsidR="00CB4BEB" w:rsidRPr="00BB7EB0"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single" w:sz="4" w:space="0" w:color="auto"/>
              <w:right w:val="single" w:sz="4" w:space="0" w:color="auto"/>
            </w:tcBorders>
            <w:shd w:val="clear" w:color="auto" w:fill="97DDBA"/>
            <w:vAlign w:val="bottom"/>
          </w:tcPr>
          <w:p w14:paraId="04FB75DF" w14:textId="77777777" w:rsidR="00CB4BEB" w:rsidRPr="00BB7EB0" w:rsidRDefault="00CB4BEB" w:rsidP="003C0924">
            <w:pPr>
              <w:rPr>
                <w:rFonts w:ascii="Trebuchet MS" w:hAnsi="Trebuchet MS" w:cs="Trebuchet MS"/>
                <w:sz w:val="18"/>
                <w:szCs w:val="18"/>
              </w:rPr>
            </w:pPr>
          </w:p>
        </w:tc>
        <w:tc>
          <w:tcPr>
            <w:tcW w:w="1478" w:type="dxa"/>
            <w:tcBorders>
              <w:top w:val="single" w:sz="4" w:space="0" w:color="auto"/>
              <w:left w:val="single" w:sz="4" w:space="0" w:color="auto"/>
              <w:bottom w:val="single" w:sz="4" w:space="0" w:color="auto"/>
              <w:right w:val="single" w:sz="4" w:space="0" w:color="auto"/>
            </w:tcBorders>
            <w:shd w:val="clear" w:color="auto" w:fill="97DDBA"/>
            <w:vAlign w:val="bottom"/>
          </w:tcPr>
          <w:p w14:paraId="3DE59CF1"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S</w:t>
            </w:r>
          </w:p>
        </w:tc>
        <w:tc>
          <w:tcPr>
            <w:tcW w:w="2718" w:type="dxa"/>
            <w:tcBorders>
              <w:top w:val="single" w:sz="4" w:space="0" w:color="auto"/>
              <w:left w:val="single" w:sz="4" w:space="0" w:color="auto"/>
              <w:bottom w:val="single" w:sz="4" w:space="0" w:color="auto"/>
              <w:right w:val="single" w:sz="4" w:space="0" w:color="auto"/>
            </w:tcBorders>
            <w:shd w:val="clear" w:color="auto" w:fill="97DDBA"/>
            <w:vAlign w:val="bottom"/>
          </w:tcPr>
          <w:p w14:paraId="2CC2947B" w14:textId="77777777" w:rsidR="00CB4BEB" w:rsidRPr="00BB7EB0" w:rsidRDefault="00CB4BEB" w:rsidP="003C0924">
            <w:pPr>
              <w:rPr>
                <w:rFonts w:ascii="Trebuchet MS" w:hAnsi="Trebuchet MS" w:cs="Trebuchet MS"/>
                <w:sz w:val="18"/>
                <w:szCs w:val="18"/>
              </w:rPr>
            </w:pPr>
          </w:p>
        </w:tc>
      </w:tr>
      <w:tr w:rsidR="00CB4BEB" w:rsidRPr="00BB7EB0" w14:paraId="47DD448C"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auto"/>
            <w:vAlign w:val="center"/>
          </w:tcPr>
          <w:p w14:paraId="50275A26" w14:textId="77777777" w:rsidR="00CB4BEB" w:rsidRPr="00BB7EB0" w:rsidRDefault="00CB4BEB" w:rsidP="003C0924">
            <w:r w:rsidRPr="00BB7EB0">
              <w:rPr>
                <w:rFonts w:ascii="Trebuchet MS" w:hAnsi="Trebuchet MS"/>
                <w:sz w:val="18"/>
                <w:szCs w:val="18"/>
              </w:rPr>
              <w:t>sovepladser</w:t>
            </w:r>
          </w:p>
        </w:tc>
        <w:tc>
          <w:tcPr>
            <w:tcW w:w="4931" w:type="dxa"/>
            <w:tcBorders>
              <w:top w:val="single" w:sz="4" w:space="0" w:color="auto"/>
              <w:left w:val="single" w:sz="4" w:space="0" w:color="auto"/>
              <w:bottom w:val="single" w:sz="4" w:space="0" w:color="auto"/>
              <w:right w:val="single" w:sz="4" w:space="0" w:color="auto"/>
            </w:tcBorders>
            <w:shd w:val="clear" w:color="auto" w:fill="auto"/>
            <w:vAlign w:val="center"/>
          </w:tcPr>
          <w:p w14:paraId="10BA3435" w14:textId="77777777" w:rsidR="00CB4BEB" w:rsidRPr="00BB7EB0" w:rsidRDefault="00CB4BEB" w:rsidP="003C0924">
            <w:r w:rsidRPr="00BB7EB0">
              <w:rPr>
                <w:rFonts w:ascii="Trebuchet MS" w:hAnsi="Trebuchet MS"/>
                <w:sz w:val="18"/>
                <w:szCs w:val="18"/>
              </w:rPr>
              <w:t>Fastlagt antal indkvarteringspladser til overnatning</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527184E8"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6804A633"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1-5000</w:t>
            </w:r>
          </w:p>
        </w:tc>
        <w:tc>
          <w:tcPr>
            <w:tcW w:w="1478" w:type="dxa"/>
            <w:tcBorders>
              <w:top w:val="single" w:sz="4" w:space="0" w:color="auto"/>
              <w:left w:val="single" w:sz="4" w:space="0" w:color="auto"/>
              <w:bottom w:val="single" w:sz="4" w:space="0" w:color="auto"/>
              <w:right w:val="single" w:sz="4" w:space="0" w:color="auto"/>
            </w:tcBorders>
            <w:shd w:val="clear" w:color="auto" w:fill="auto"/>
            <w:vAlign w:val="bottom"/>
          </w:tcPr>
          <w:p w14:paraId="1568DE47"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718" w:type="dxa"/>
            <w:tcBorders>
              <w:top w:val="single" w:sz="4" w:space="0" w:color="auto"/>
              <w:left w:val="single" w:sz="4" w:space="0" w:color="auto"/>
              <w:bottom w:val="single" w:sz="4" w:space="0" w:color="auto"/>
              <w:right w:val="single" w:sz="4" w:space="0" w:color="auto"/>
            </w:tcBorders>
            <w:shd w:val="clear" w:color="auto" w:fill="auto"/>
            <w:vAlign w:val="bottom"/>
          </w:tcPr>
          <w:p w14:paraId="732404E9"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200</w:t>
            </w:r>
          </w:p>
        </w:tc>
      </w:tr>
      <w:tr w:rsidR="00CB4BEB" w:rsidRPr="00BB7EB0" w14:paraId="53FFFECD"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0E9B89E7" w14:textId="77777777" w:rsidR="00CB4BEB" w:rsidRPr="00BB7EB0" w:rsidRDefault="00CB4BEB" w:rsidP="003C0924">
            <w:pPr>
              <w:rPr>
                <w:rFonts w:ascii="Trebuchet MS" w:hAnsi="Trebuchet MS"/>
                <w:sz w:val="18"/>
                <w:szCs w:val="18"/>
              </w:rPr>
            </w:pPr>
            <w:proofErr w:type="spellStart"/>
            <w:r w:rsidRPr="00BB7EB0">
              <w:rPr>
                <w:rFonts w:ascii="Trebuchet MS" w:hAnsi="Trebuchet MS"/>
                <w:sz w:val="18"/>
                <w:szCs w:val="18"/>
              </w:rPr>
              <w:t>forplejning_kode</w:t>
            </w:r>
            <w:proofErr w:type="spellEnd"/>
          </w:p>
        </w:tc>
        <w:tc>
          <w:tcPr>
            <w:tcW w:w="4931" w:type="dxa"/>
            <w:tcBorders>
              <w:top w:val="single" w:sz="4" w:space="0" w:color="auto"/>
              <w:left w:val="single" w:sz="4" w:space="0" w:color="auto"/>
              <w:bottom w:val="single" w:sz="4" w:space="0" w:color="auto"/>
              <w:right w:val="single" w:sz="4" w:space="0" w:color="auto"/>
            </w:tcBorders>
            <w:shd w:val="clear" w:color="auto" w:fill="97DDBA"/>
            <w:vAlign w:val="center"/>
          </w:tcPr>
          <w:p w14:paraId="00060AA2"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Kode for mulighed for forplejning/madlavning</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02D2A6AC" w14:textId="77777777" w:rsidR="00CB4BEB" w:rsidRPr="00BB7EB0"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single" w:sz="4" w:space="0" w:color="auto"/>
              <w:right w:val="single" w:sz="4" w:space="0" w:color="auto"/>
            </w:tcBorders>
            <w:shd w:val="clear" w:color="auto" w:fill="97DDBA"/>
            <w:vAlign w:val="bottom"/>
          </w:tcPr>
          <w:p w14:paraId="6650C257" w14:textId="77777777" w:rsidR="00CB4BEB" w:rsidRPr="00BB7EB0" w:rsidRDefault="00CB4BEB" w:rsidP="003C0924">
            <w:pPr>
              <w:rPr>
                <w:rFonts w:ascii="Trebuchet MS" w:hAnsi="Trebuchet MS" w:cs="Trebuchet MS"/>
                <w:sz w:val="18"/>
                <w:szCs w:val="18"/>
              </w:rPr>
            </w:pPr>
          </w:p>
        </w:tc>
        <w:tc>
          <w:tcPr>
            <w:tcW w:w="1478" w:type="dxa"/>
            <w:tcBorders>
              <w:top w:val="single" w:sz="4" w:space="0" w:color="auto"/>
              <w:left w:val="single" w:sz="4" w:space="0" w:color="auto"/>
              <w:bottom w:val="single" w:sz="4" w:space="0" w:color="auto"/>
              <w:right w:val="single" w:sz="4" w:space="0" w:color="auto"/>
            </w:tcBorders>
            <w:shd w:val="clear" w:color="auto" w:fill="97DDBA"/>
            <w:vAlign w:val="bottom"/>
          </w:tcPr>
          <w:p w14:paraId="433C7165"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718" w:type="dxa"/>
            <w:tcBorders>
              <w:top w:val="single" w:sz="4" w:space="0" w:color="auto"/>
              <w:left w:val="single" w:sz="4" w:space="0" w:color="auto"/>
              <w:bottom w:val="single" w:sz="4" w:space="0" w:color="auto"/>
              <w:right w:val="single" w:sz="4" w:space="0" w:color="auto"/>
            </w:tcBorders>
            <w:shd w:val="clear" w:color="auto" w:fill="97DDBA"/>
            <w:vAlign w:val="bottom"/>
          </w:tcPr>
          <w:p w14:paraId="00D705A3" w14:textId="77777777" w:rsidR="00CB4BEB" w:rsidRPr="00BB7EB0" w:rsidRDefault="00CB4BEB" w:rsidP="003C0924">
            <w:pPr>
              <w:rPr>
                <w:rFonts w:ascii="Trebuchet MS" w:hAnsi="Trebuchet MS" w:cs="Trebuchet MS"/>
                <w:sz w:val="18"/>
                <w:szCs w:val="18"/>
              </w:rPr>
            </w:pPr>
            <w:proofErr w:type="spellStart"/>
            <w:r w:rsidRPr="00BB7EB0">
              <w:rPr>
                <w:rFonts w:ascii="Trebuchet MS" w:hAnsi="Trebuchet MS" w:cs="Trebuchet MS"/>
                <w:sz w:val="18"/>
                <w:szCs w:val="18"/>
              </w:rPr>
              <w:t>d_basis_ja_nej</w:t>
            </w:r>
            <w:proofErr w:type="spellEnd"/>
          </w:p>
        </w:tc>
      </w:tr>
      <w:tr w:rsidR="00CB4BEB" w:rsidRPr="00BB7EB0" w14:paraId="7FD9D226"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1EDEEE58"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forplejning</w:t>
            </w:r>
          </w:p>
        </w:tc>
        <w:tc>
          <w:tcPr>
            <w:tcW w:w="4931" w:type="dxa"/>
            <w:tcBorders>
              <w:top w:val="single" w:sz="4" w:space="0" w:color="auto"/>
              <w:left w:val="single" w:sz="4" w:space="0" w:color="auto"/>
              <w:bottom w:val="single" w:sz="4" w:space="0" w:color="auto"/>
              <w:right w:val="single" w:sz="4" w:space="0" w:color="auto"/>
            </w:tcBorders>
            <w:shd w:val="clear" w:color="auto" w:fill="97DDBA"/>
            <w:vAlign w:val="center"/>
          </w:tcPr>
          <w:p w14:paraId="696A6C2D"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Mulighed for forplejning/madlavning</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32C4DBC1" w14:textId="77777777" w:rsidR="00CB4BEB" w:rsidRPr="00BB7EB0"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single" w:sz="4" w:space="0" w:color="auto"/>
              <w:right w:val="single" w:sz="4" w:space="0" w:color="auto"/>
            </w:tcBorders>
            <w:shd w:val="clear" w:color="auto" w:fill="97DDBA"/>
            <w:vAlign w:val="bottom"/>
          </w:tcPr>
          <w:p w14:paraId="452F5A0C" w14:textId="77777777" w:rsidR="00CB4BEB" w:rsidRPr="00BB7EB0" w:rsidRDefault="00CB4BEB" w:rsidP="003C0924">
            <w:pPr>
              <w:rPr>
                <w:rFonts w:ascii="Trebuchet MS" w:hAnsi="Trebuchet MS" w:cs="Trebuchet MS"/>
                <w:sz w:val="18"/>
                <w:szCs w:val="18"/>
              </w:rPr>
            </w:pPr>
          </w:p>
        </w:tc>
        <w:tc>
          <w:tcPr>
            <w:tcW w:w="1478" w:type="dxa"/>
            <w:tcBorders>
              <w:top w:val="single" w:sz="4" w:space="0" w:color="auto"/>
              <w:left w:val="single" w:sz="4" w:space="0" w:color="auto"/>
              <w:bottom w:val="single" w:sz="4" w:space="0" w:color="auto"/>
              <w:right w:val="single" w:sz="4" w:space="0" w:color="auto"/>
            </w:tcBorders>
            <w:shd w:val="clear" w:color="auto" w:fill="97DDBA"/>
            <w:vAlign w:val="bottom"/>
          </w:tcPr>
          <w:p w14:paraId="449E5D85"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S</w:t>
            </w:r>
          </w:p>
        </w:tc>
        <w:tc>
          <w:tcPr>
            <w:tcW w:w="2718" w:type="dxa"/>
            <w:tcBorders>
              <w:top w:val="single" w:sz="4" w:space="0" w:color="auto"/>
              <w:left w:val="single" w:sz="4" w:space="0" w:color="auto"/>
              <w:bottom w:val="single" w:sz="4" w:space="0" w:color="auto"/>
              <w:right w:val="single" w:sz="4" w:space="0" w:color="auto"/>
            </w:tcBorders>
            <w:shd w:val="clear" w:color="auto" w:fill="97DDBA"/>
            <w:vAlign w:val="bottom"/>
          </w:tcPr>
          <w:p w14:paraId="0A768505" w14:textId="77777777" w:rsidR="00CB4BEB" w:rsidRPr="00BB7EB0" w:rsidRDefault="00CB4BEB" w:rsidP="003C0924">
            <w:pPr>
              <w:rPr>
                <w:rFonts w:ascii="Trebuchet MS" w:hAnsi="Trebuchet MS" w:cs="Trebuchet MS"/>
                <w:sz w:val="18"/>
                <w:szCs w:val="18"/>
              </w:rPr>
            </w:pPr>
          </w:p>
        </w:tc>
      </w:tr>
      <w:tr w:rsidR="00CB4BEB" w:rsidRPr="00BB7EB0" w14:paraId="399AA650"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auto"/>
            <w:vAlign w:val="center"/>
          </w:tcPr>
          <w:p w14:paraId="62600AFE" w14:textId="77777777" w:rsidR="00CB4BEB" w:rsidRPr="00BB7EB0" w:rsidRDefault="00CB4BEB" w:rsidP="003C0924">
            <w:r w:rsidRPr="00BB7EB0">
              <w:rPr>
                <w:rFonts w:ascii="Trebuchet MS" w:hAnsi="Trebuchet MS"/>
                <w:sz w:val="18"/>
                <w:szCs w:val="18"/>
              </w:rPr>
              <w:t>spisepladser</w:t>
            </w:r>
          </w:p>
        </w:tc>
        <w:tc>
          <w:tcPr>
            <w:tcW w:w="4931" w:type="dxa"/>
            <w:tcBorders>
              <w:top w:val="single" w:sz="4" w:space="0" w:color="auto"/>
              <w:left w:val="single" w:sz="4" w:space="0" w:color="auto"/>
              <w:bottom w:val="single" w:sz="4" w:space="0" w:color="auto"/>
              <w:right w:val="single" w:sz="4" w:space="0" w:color="auto"/>
            </w:tcBorders>
            <w:shd w:val="clear" w:color="auto" w:fill="auto"/>
            <w:vAlign w:val="center"/>
          </w:tcPr>
          <w:p w14:paraId="1992909C" w14:textId="77777777" w:rsidR="00CB4BEB" w:rsidRPr="00BB7EB0" w:rsidRDefault="00CB4BEB" w:rsidP="003C0924">
            <w:r w:rsidRPr="00BB7EB0">
              <w:rPr>
                <w:rFonts w:ascii="Trebuchet MS" w:hAnsi="Trebuchet MS"/>
                <w:sz w:val="18"/>
                <w:szCs w:val="18"/>
              </w:rPr>
              <w:t>Fastlagt antal forplejningspladser til spisning</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26C27E73"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0E79CA1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1-5000</w:t>
            </w:r>
          </w:p>
        </w:tc>
        <w:tc>
          <w:tcPr>
            <w:tcW w:w="1478" w:type="dxa"/>
            <w:tcBorders>
              <w:top w:val="single" w:sz="4" w:space="0" w:color="auto"/>
              <w:left w:val="single" w:sz="4" w:space="0" w:color="auto"/>
              <w:bottom w:val="single" w:sz="4" w:space="0" w:color="auto"/>
              <w:right w:val="single" w:sz="4" w:space="0" w:color="auto"/>
            </w:tcBorders>
            <w:shd w:val="clear" w:color="auto" w:fill="auto"/>
            <w:vAlign w:val="bottom"/>
          </w:tcPr>
          <w:p w14:paraId="714A6C54"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718" w:type="dxa"/>
            <w:tcBorders>
              <w:top w:val="single" w:sz="4" w:space="0" w:color="auto"/>
              <w:left w:val="single" w:sz="4" w:space="0" w:color="auto"/>
              <w:bottom w:val="single" w:sz="4" w:space="0" w:color="auto"/>
              <w:right w:val="single" w:sz="4" w:space="0" w:color="auto"/>
            </w:tcBorders>
            <w:shd w:val="clear" w:color="auto" w:fill="auto"/>
            <w:vAlign w:val="bottom"/>
          </w:tcPr>
          <w:p w14:paraId="4F2AD783"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500</w:t>
            </w:r>
          </w:p>
        </w:tc>
      </w:tr>
      <w:tr w:rsidR="00CB4BEB" w:rsidRPr="00BB7EB0" w14:paraId="4CA6817F"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97DDBA"/>
            <w:vAlign w:val="center"/>
          </w:tcPr>
          <w:p w14:paraId="7CEB3036" w14:textId="77777777" w:rsidR="00CB4BEB" w:rsidRPr="00BB7EB0" w:rsidRDefault="00CB4BEB" w:rsidP="003C0924">
            <w:pPr>
              <w:rPr>
                <w:rFonts w:ascii="Trebuchet MS" w:hAnsi="Trebuchet MS"/>
                <w:sz w:val="18"/>
                <w:szCs w:val="18"/>
              </w:rPr>
            </w:pPr>
            <w:proofErr w:type="spellStart"/>
            <w:r w:rsidRPr="00BB7EB0">
              <w:rPr>
                <w:rFonts w:ascii="Trebuchet MS" w:hAnsi="Trebuchet MS"/>
                <w:sz w:val="18"/>
                <w:szCs w:val="18"/>
              </w:rPr>
              <w:t>beredskabsplan_kode</w:t>
            </w:r>
            <w:proofErr w:type="spellEnd"/>
          </w:p>
        </w:tc>
        <w:tc>
          <w:tcPr>
            <w:tcW w:w="4931" w:type="dxa"/>
            <w:tcBorders>
              <w:top w:val="single" w:sz="4" w:space="0" w:color="auto"/>
              <w:left w:val="single" w:sz="4" w:space="0" w:color="auto"/>
              <w:bottom w:val="nil"/>
              <w:right w:val="single" w:sz="4" w:space="0" w:color="auto"/>
            </w:tcBorders>
            <w:shd w:val="clear" w:color="auto" w:fill="97DDBA"/>
            <w:vAlign w:val="center"/>
          </w:tcPr>
          <w:p w14:paraId="65A5900F"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Kode for om der er en plan for lokaliteten</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1B9486D0" w14:textId="77777777" w:rsidR="00CB4BEB" w:rsidRPr="00BB7EB0"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bottom"/>
          </w:tcPr>
          <w:p w14:paraId="2C049A9A" w14:textId="77777777" w:rsidR="00CB4BEB" w:rsidRPr="00BB7EB0" w:rsidRDefault="00CB4BEB" w:rsidP="003C0924">
            <w:pPr>
              <w:rPr>
                <w:rFonts w:ascii="Trebuchet MS" w:hAnsi="Trebuchet MS" w:cs="Trebuchet MS"/>
                <w:sz w:val="18"/>
                <w:szCs w:val="18"/>
              </w:rPr>
            </w:pPr>
          </w:p>
        </w:tc>
        <w:tc>
          <w:tcPr>
            <w:tcW w:w="1478" w:type="dxa"/>
            <w:tcBorders>
              <w:top w:val="single" w:sz="4" w:space="0" w:color="auto"/>
              <w:left w:val="single" w:sz="4" w:space="0" w:color="auto"/>
              <w:bottom w:val="nil"/>
              <w:right w:val="single" w:sz="4" w:space="0" w:color="auto"/>
            </w:tcBorders>
            <w:shd w:val="clear" w:color="auto" w:fill="97DDBA"/>
            <w:vAlign w:val="bottom"/>
          </w:tcPr>
          <w:p w14:paraId="47ABD2E6"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718" w:type="dxa"/>
            <w:tcBorders>
              <w:top w:val="single" w:sz="4" w:space="0" w:color="auto"/>
              <w:left w:val="single" w:sz="4" w:space="0" w:color="auto"/>
              <w:bottom w:val="nil"/>
              <w:right w:val="single" w:sz="4" w:space="0" w:color="auto"/>
            </w:tcBorders>
            <w:shd w:val="clear" w:color="auto" w:fill="97DDBA"/>
            <w:vAlign w:val="bottom"/>
          </w:tcPr>
          <w:p w14:paraId="25C689F0" w14:textId="77777777" w:rsidR="00CB4BEB" w:rsidRPr="00BB7EB0" w:rsidRDefault="00CB4BEB" w:rsidP="003C0924">
            <w:pPr>
              <w:rPr>
                <w:rFonts w:ascii="Trebuchet MS" w:hAnsi="Trebuchet MS" w:cs="Trebuchet MS"/>
                <w:sz w:val="18"/>
                <w:szCs w:val="18"/>
              </w:rPr>
            </w:pPr>
            <w:proofErr w:type="spellStart"/>
            <w:r w:rsidRPr="00BB7EB0">
              <w:rPr>
                <w:rFonts w:ascii="Trebuchet MS" w:hAnsi="Trebuchet MS" w:cs="Trebuchet MS"/>
                <w:sz w:val="18"/>
                <w:szCs w:val="18"/>
              </w:rPr>
              <w:t>d_basis_ja_nej</w:t>
            </w:r>
            <w:proofErr w:type="spellEnd"/>
          </w:p>
        </w:tc>
      </w:tr>
      <w:tr w:rsidR="00CB4BEB" w:rsidRPr="00BB7EB0" w14:paraId="45E5F9F1"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97DDBA"/>
            <w:vAlign w:val="center"/>
          </w:tcPr>
          <w:p w14:paraId="2AC2BFA7"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beredskabsplan</w:t>
            </w:r>
          </w:p>
        </w:tc>
        <w:tc>
          <w:tcPr>
            <w:tcW w:w="4931" w:type="dxa"/>
            <w:tcBorders>
              <w:top w:val="single" w:sz="4" w:space="0" w:color="auto"/>
              <w:left w:val="single" w:sz="4" w:space="0" w:color="auto"/>
              <w:bottom w:val="nil"/>
              <w:right w:val="single" w:sz="4" w:space="0" w:color="auto"/>
            </w:tcBorders>
            <w:shd w:val="clear" w:color="auto" w:fill="97DDBA"/>
            <w:vAlign w:val="center"/>
          </w:tcPr>
          <w:p w14:paraId="0C3F2D55"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Er der en plan for lokaliteten</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6EBACA2D" w14:textId="77777777" w:rsidR="00CB4BEB" w:rsidRPr="00BB7EB0"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bottom"/>
          </w:tcPr>
          <w:p w14:paraId="0EEB1850" w14:textId="77777777" w:rsidR="00CB4BEB" w:rsidRPr="00BB7EB0" w:rsidRDefault="00CB4BEB" w:rsidP="003C0924">
            <w:pPr>
              <w:rPr>
                <w:rFonts w:ascii="Trebuchet MS" w:hAnsi="Trebuchet MS" w:cs="Trebuchet MS"/>
                <w:sz w:val="18"/>
                <w:szCs w:val="18"/>
              </w:rPr>
            </w:pPr>
          </w:p>
        </w:tc>
        <w:tc>
          <w:tcPr>
            <w:tcW w:w="1478" w:type="dxa"/>
            <w:tcBorders>
              <w:top w:val="single" w:sz="4" w:space="0" w:color="auto"/>
              <w:left w:val="single" w:sz="4" w:space="0" w:color="auto"/>
              <w:bottom w:val="nil"/>
              <w:right w:val="single" w:sz="4" w:space="0" w:color="auto"/>
            </w:tcBorders>
            <w:shd w:val="clear" w:color="auto" w:fill="97DDBA"/>
            <w:vAlign w:val="bottom"/>
          </w:tcPr>
          <w:p w14:paraId="6C106131"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S</w:t>
            </w:r>
          </w:p>
        </w:tc>
        <w:tc>
          <w:tcPr>
            <w:tcW w:w="2718" w:type="dxa"/>
            <w:tcBorders>
              <w:top w:val="single" w:sz="4" w:space="0" w:color="auto"/>
              <w:left w:val="single" w:sz="4" w:space="0" w:color="auto"/>
              <w:bottom w:val="nil"/>
              <w:right w:val="single" w:sz="4" w:space="0" w:color="auto"/>
            </w:tcBorders>
            <w:shd w:val="clear" w:color="auto" w:fill="97DDBA"/>
            <w:vAlign w:val="bottom"/>
          </w:tcPr>
          <w:p w14:paraId="4B6D947A" w14:textId="77777777" w:rsidR="00CB4BEB" w:rsidRPr="00BB7EB0" w:rsidRDefault="00CB4BEB" w:rsidP="003C0924">
            <w:pPr>
              <w:rPr>
                <w:rFonts w:ascii="Trebuchet MS" w:hAnsi="Trebuchet MS" w:cs="Trebuchet MS"/>
                <w:sz w:val="18"/>
                <w:szCs w:val="18"/>
              </w:rPr>
            </w:pPr>
          </w:p>
        </w:tc>
      </w:tr>
      <w:tr w:rsidR="00CB4BEB" w:rsidRPr="00BB7EB0" w14:paraId="55F877EE"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bottom"/>
          </w:tcPr>
          <w:p w14:paraId="22B2626D"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link</w:t>
            </w:r>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076BB34"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6A8B2442"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381DCE9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i/>
                <w:iCs/>
                <w:sz w:val="18"/>
                <w:szCs w:val="18"/>
              </w:rPr>
              <w:t>Felter markeret med blå er temaspecifikke opslagstabeller, der indeholder oversættelser af koder i andre felter.</w:t>
            </w:r>
          </w:p>
        </w:tc>
      </w:tr>
      <w:tr w:rsidR="00CB4BEB" w:rsidRPr="00BB7EB0" w14:paraId="157D0979"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76FAFB06" w14:textId="77777777" w:rsidR="00CB4BEB" w:rsidRPr="00BB7EB0" w:rsidRDefault="00CB4BEB" w:rsidP="003C0924">
            <w:pPr>
              <w:rPr>
                <w:rFonts w:ascii="Trebuchet MS" w:hAnsi="Trebuchet MS" w:cs="Trebuchet MS"/>
                <w:i/>
                <w:iCs/>
                <w:sz w:val="18"/>
                <w:szCs w:val="18"/>
              </w:rPr>
            </w:pPr>
            <w:r w:rsidRPr="00BB7EB0">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78E116D5" w14:textId="77777777" w:rsidR="00CB4BEB" w:rsidRPr="00BB7EB0" w:rsidRDefault="00CB4BEB" w:rsidP="00CB4BEB">
      <w:pPr>
        <w:pStyle w:val="Overskrift6"/>
      </w:pPr>
      <w:r w:rsidRPr="00BB7EB0">
        <w:t xml:space="preserve">5.12.20.1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BB7EB0" w14:paraId="6E6D2DD9" w14:textId="77777777" w:rsidTr="003C0924">
        <w:trPr>
          <w:trHeight w:hRule="exact" w:val="255"/>
        </w:trPr>
        <w:tc>
          <w:tcPr>
            <w:tcW w:w="2235" w:type="dxa"/>
            <w:shd w:val="clear" w:color="auto" w:fill="D9D9D9"/>
            <w:vAlign w:val="bottom"/>
          </w:tcPr>
          <w:p w14:paraId="6E35EC34"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Metadataelement</w:t>
            </w:r>
          </w:p>
        </w:tc>
        <w:tc>
          <w:tcPr>
            <w:tcW w:w="11340" w:type="dxa"/>
            <w:shd w:val="clear" w:color="auto" w:fill="D9D9D9"/>
            <w:vAlign w:val="bottom"/>
          </w:tcPr>
          <w:p w14:paraId="25B3666D"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Beskrivelse</w:t>
            </w:r>
          </w:p>
        </w:tc>
      </w:tr>
      <w:tr w:rsidR="00CB4BEB" w:rsidRPr="00BB7EB0" w14:paraId="0BA3846F" w14:textId="77777777" w:rsidTr="003C0924">
        <w:trPr>
          <w:trHeight w:hRule="exact" w:val="255"/>
        </w:trPr>
        <w:tc>
          <w:tcPr>
            <w:tcW w:w="2235" w:type="dxa"/>
            <w:shd w:val="clear" w:color="auto" w:fill="E0E0E0"/>
            <w:vAlign w:val="center"/>
          </w:tcPr>
          <w:p w14:paraId="6D84DE42"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temanavn</w:t>
            </w:r>
          </w:p>
        </w:tc>
        <w:tc>
          <w:tcPr>
            <w:tcW w:w="11340" w:type="dxa"/>
            <w:shd w:val="clear" w:color="auto" w:fill="FFFFFF"/>
            <w:vAlign w:val="center"/>
          </w:tcPr>
          <w:p w14:paraId="1D4F70B5" w14:textId="77777777" w:rsidR="00CB4BEB" w:rsidRPr="00BB7EB0" w:rsidRDefault="00CB4BEB" w:rsidP="003C0924">
            <w:pPr>
              <w:rPr>
                <w:rFonts w:ascii="Trebuchet MS" w:hAnsi="Trebuchet MS" w:cs="Trebuchet MS"/>
                <w:sz w:val="18"/>
                <w:szCs w:val="18"/>
              </w:rPr>
            </w:pPr>
            <w:proofErr w:type="spellStart"/>
            <w:r w:rsidRPr="00BB7EB0">
              <w:rPr>
                <w:rFonts w:ascii="Trebuchet MS" w:hAnsi="Trebuchet MS" w:cs="Trebuchet MS"/>
                <w:sz w:val="18"/>
                <w:szCs w:val="18"/>
              </w:rPr>
              <w:t>Evakueringscenter</w:t>
            </w:r>
            <w:proofErr w:type="spellEnd"/>
          </w:p>
        </w:tc>
      </w:tr>
      <w:tr w:rsidR="00CB4BEB" w:rsidRPr="00BB7EB0" w14:paraId="714AE6FE" w14:textId="77777777" w:rsidTr="003C0924">
        <w:trPr>
          <w:trHeight w:hRule="exact" w:val="255"/>
        </w:trPr>
        <w:tc>
          <w:tcPr>
            <w:tcW w:w="2235" w:type="dxa"/>
            <w:shd w:val="clear" w:color="auto" w:fill="E0E0E0"/>
            <w:vAlign w:val="center"/>
          </w:tcPr>
          <w:p w14:paraId="1B1C3E0A"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temakode</w:t>
            </w:r>
          </w:p>
        </w:tc>
        <w:tc>
          <w:tcPr>
            <w:tcW w:w="11340" w:type="dxa"/>
            <w:shd w:val="clear" w:color="auto" w:fill="FFFFFF"/>
            <w:vAlign w:val="center"/>
          </w:tcPr>
          <w:p w14:paraId="2584C373"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6119</w:t>
            </w:r>
          </w:p>
        </w:tc>
      </w:tr>
      <w:tr w:rsidR="00CB4BEB" w:rsidRPr="00BB7EB0" w14:paraId="0C60AB5A" w14:textId="77777777" w:rsidTr="003C0924">
        <w:trPr>
          <w:trHeight w:hRule="exact" w:val="255"/>
        </w:trPr>
        <w:tc>
          <w:tcPr>
            <w:tcW w:w="2235" w:type="dxa"/>
            <w:shd w:val="clear" w:color="auto" w:fill="E0E0E0"/>
            <w:vAlign w:val="center"/>
          </w:tcPr>
          <w:p w14:paraId="618CA4C5"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definition</w:t>
            </w:r>
          </w:p>
        </w:tc>
        <w:tc>
          <w:tcPr>
            <w:tcW w:w="11340" w:type="dxa"/>
            <w:shd w:val="clear" w:color="auto" w:fill="FFFFFF"/>
            <w:vAlign w:val="center"/>
          </w:tcPr>
          <w:p w14:paraId="6B99F534"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 xml:space="preserve">Lokalitet, som fastlagt som </w:t>
            </w:r>
            <w:proofErr w:type="spellStart"/>
            <w:r w:rsidRPr="00BB7EB0">
              <w:rPr>
                <w:rFonts w:ascii="Trebuchet MS" w:hAnsi="Trebuchet MS" w:cs="Trebuchet MS"/>
                <w:sz w:val="18"/>
                <w:szCs w:val="18"/>
              </w:rPr>
              <w:t>evakueringscenter</w:t>
            </w:r>
            <w:proofErr w:type="spellEnd"/>
            <w:r w:rsidRPr="00BB7EB0">
              <w:rPr>
                <w:rFonts w:ascii="Trebuchet MS" w:hAnsi="Trebuchet MS" w:cs="Trebuchet MS"/>
                <w:sz w:val="18"/>
                <w:szCs w:val="18"/>
              </w:rPr>
              <w:t xml:space="preserve"> </w:t>
            </w:r>
          </w:p>
        </w:tc>
      </w:tr>
      <w:tr w:rsidR="00CB4BEB" w:rsidRPr="00BB7EB0" w14:paraId="4693E364" w14:textId="77777777" w:rsidTr="003C0924">
        <w:trPr>
          <w:trHeight w:hRule="exact" w:val="255"/>
        </w:trPr>
        <w:tc>
          <w:tcPr>
            <w:tcW w:w="2235" w:type="dxa"/>
            <w:shd w:val="clear" w:color="auto" w:fill="E0E0E0"/>
            <w:vAlign w:val="center"/>
          </w:tcPr>
          <w:p w14:paraId="739A5F0E"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lastRenderedPageBreak/>
              <w:t>beskrivelse</w:t>
            </w:r>
          </w:p>
        </w:tc>
        <w:tc>
          <w:tcPr>
            <w:tcW w:w="11340" w:type="dxa"/>
            <w:shd w:val="clear" w:color="auto" w:fill="FFFFFF"/>
            <w:vAlign w:val="center"/>
          </w:tcPr>
          <w:p w14:paraId="043D813E"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Anvendelse til indkvartering og forplejning i beredskabssituationer</w:t>
            </w:r>
          </w:p>
        </w:tc>
      </w:tr>
      <w:tr w:rsidR="00CB4BEB" w:rsidRPr="00BB7EB0" w14:paraId="2C8B9950" w14:textId="77777777" w:rsidTr="003C0924">
        <w:trPr>
          <w:trHeight w:hRule="exact" w:val="251"/>
        </w:trPr>
        <w:tc>
          <w:tcPr>
            <w:tcW w:w="2235" w:type="dxa"/>
            <w:shd w:val="clear" w:color="auto" w:fill="E0E0E0"/>
            <w:vAlign w:val="center"/>
          </w:tcPr>
          <w:p w14:paraId="32875230" w14:textId="77777777" w:rsidR="00CB4BEB" w:rsidRPr="00BB7EB0" w:rsidRDefault="00CB4BEB" w:rsidP="003C0924">
            <w:pPr>
              <w:rPr>
                <w:rFonts w:ascii="Trebuchet MS" w:hAnsi="Trebuchet MS" w:cs="Trebuchet MS"/>
                <w:sz w:val="18"/>
                <w:szCs w:val="18"/>
              </w:rPr>
            </w:pPr>
            <w:proofErr w:type="spellStart"/>
            <w:r w:rsidRPr="00BB7EB0">
              <w:rPr>
                <w:rFonts w:ascii="Trebuchet MS" w:hAnsi="Trebuchet MS" w:cs="Trebuchet MS"/>
                <w:sz w:val="18"/>
                <w:szCs w:val="18"/>
              </w:rPr>
              <w:t>formaal</w:t>
            </w:r>
            <w:proofErr w:type="spellEnd"/>
            <w:r w:rsidRPr="00BB7EB0">
              <w:rPr>
                <w:rFonts w:ascii="Trebuchet MS" w:hAnsi="Trebuchet MS" w:cs="Trebuchet MS"/>
                <w:sz w:val="18"/>
                <w:szCs w:val="18"/>
              </w:rPr>
              <w:t xml:space="preserve"> </w:t>
            </w:r>
          </w:p>
        </w:tc>
        <w:tc>
          <w:tcPr>
            <w:tcW w:w="11340" w:type="dxa"/>
            <w:shd w:val="clear" w:color="auto" w:fill="FFFFFF"/>
            <w:vAlign w:val="center"/>
          </w:tcPr>
          <w:p w14:paraId="0C68D3A2"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 xml:space="preserve">Placering af fastlagte </w:t>
            </w:r>
            <w:proofErr w:type="spellStart"/>
            <w:r w:rsidRPr="00BB7EB0">
              <w:rPr>
                <w:rFonts w:ascii="Trebuchet MS" w:hAnsi="Trebuchet MS" w:cs="Trebuchet MS"/>
                <w:sz w:val="18"/>
                <w:szCs w:val="18"/>
              </w:rPr>
              <w:t>evakueringscentre</w:t>
            </w:r>
            <w:proofErr w:type="spellEnd"/>
            <w:r w:rsidRPr="00BB7EB0">
              <w:rPr>
                <w:rFonts w:ascii="Trebuchet MS" w:hAnsi="Trebuchet MS" w:cs="Trebuchet MS"/>
                <w:sz w:val="18"/>
                <w:szCs w:val="18"/>
              </w:rPr>
              <w:t xml:space="preserve"> ved større indsatser, hvor der er brug for indkvartering og/eller forplejning af mange personer</w:t>
            </w:r>
          </w:p>
        </w:tc>
      </w:tr>
      <w:tr w:rsidR="00CB4BEB" w:rsidRPr="00BB7EB0" w14:paraId="52477C8C" w14:textId="77777777" w:rsidTr="003C0924">
        <w:trPr>
          <w:trHeight w:hRule="exact" w:val="255"/>
        </w:trPr>
        <w:tc>
          <w:tcPr>
            <w:tcW w:w="2235" w:type="dxa"/>
            <w:shd w:val="clear" w:color="auto" w:fill="E0E0E0"/>
            <w:vAlign w:val="center"/>
          </w:tcPr>
          <w:p w14:paraId="02855308" w14:textId="77777777" w:rsidR="00CB4BEB" w:rsidRPr="00BB7EB0" w:rsidRDefault="00CB4BEB" w:rsidP="003C0924">
            <w:pPr>
              <w:rPr>
                <w:rFonts w:ascii="Trebuchet MS" w:hAnsi="Trebuchet MS" w:cs="Trebuchet MS"/>
                <w:sz w:val="18"/>
                <w:szCs w:val="18"/>
              </w:rPr>
            </w:pPr>
            <w:proofErr w:type="spellStart"/>
            <w:r w:rsidRPr="00BB7EB0">
              <w:rPr>
                <w:rFonts w:ascii="Trebuchet MS" w:hAnsi="Trebuchet MS" w:cs="Trebuchet MS"/>
                <w:sz w:val="18"/>
                <w:szCs w:val="18"/>
              </w:rPr>
              <w:t>noegleord_hovedgruppe</w:t>
            </w:r>
            <w:proofErr w:type="spellEnd"/>
          </w:p>
        </w:tc>
        <w:tc>
          <w:tcPr>
            <w:tcW w:w="11340" w:type="dxa"/>
            <w:shd w:val="clear" w:color="auto" w:fill="FFFFFF"/>
            <w:vAlign w:val="center"/>
          </w:tcPr>
          <w:p w14:paraId="4FCEF98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Sikkerhed og sundhed</w:t>
            </w:r>
          </w:p>
        </w:tc>
      </w:tr>
      <w:tr w:rsidR="00CB4BEB" w:rsidRPr="00BB7EB0" w14:paraId="05F2B55C" w14:textId="77777777" w:rsidTr="003C0924">
        <w:trPr>
          <w:trHeight w:hRule="exact" w:val="255"/>
        </w:trPr>
        <w:tc>
          <w:tcPr>
            <w:tcW w:w="2235" w:type="dxa"/>
            <w:shd w:val="clear" w:color="auto" w:fill="E0E0E0"/>
            <w:vAlign w:val="center"/>
          </w:tcPr>
          <w:p w14:paraId="1B81E2CD" w14:textId="77777777" w:rsidR="00CB4BEB" w:rsidRPr="00BB7EB0" w:rsidRDefault="00CB4BEB" w:rsidP="003C0924">
            <w:pPr>
              <w:rPr>
                <w:rFonts w:ascii="Trebuchet MS" w:hAnsi="Trebuchet MS" w:cs="Trebuchet MS"/>
                <w:sz w:val="18"/>
                <w:szCs w:val="18"/>
              </w:rPr>
            </w:pPr>
            <w:proofErr w:type="spellStart"/>
            <w:r w:rsidRPr="00BB7EB0">
              <w:rPr>
                <w:rFonts w:ascii="Trebuchet MS" w:hAnsi="Trebuchet MS" w:cs="Trebuchet MS"/>
                <w:sz w:val="18"/>
                <w:szCs w:val="18"/>
              </w:rPr>
              <w:t>noegle_ord</w:t>
            </w:r>
            <w:proofErr w:type="spellEnd"/>
          </w:p>
        </w:tc>
        <w:tc>
          <w:tcPr>
            <w:tcW w:w="11340" w:type="dxa"/>
            <w:shd w:val="clear" w:color="auto" w:fill="FFFFFF"/>
            <w:vAlign w:val="center"/>
          </w:tcPr>
          <w:p w14:paraId="60E68114" w14:textId="77777777" w:rsidR="00CB4BEB" w:rsidRPr="00BB7EB0" w:rsidRDefault="00CB4BEB" w:rsidP="003C0924">
            <w:r w:rsidRPr="00BB7EB0">
              <w:rPr>
                <w:rFonts w:ascii="Trebuchet MS" w:hAnsi="Trebuchet MS"/>
                <w:sz w:val="18"/>
                <w:szCs w:val="18"/>
              </w:rPr>
              <w:t>Evakuering, Brand, indkvartering, forplejning</w:t>
            </w:r>
          </w:p>
        </w:tc>
      </w:tr>
      <w:tr w:rsidR="00CB4BEB" w:rsidRPr="00BB7EB0" w14:paraId="4D75C019" w14:textId="77777777" w:rsidTr="003C0924">
        <w:trPr>
          <w:trHeight w:hRule="exact" w:val="255"/>
        </w:trPr>
        <w:tc>
          <w:tcPr>
            <w:tcW w:w="2235" w:type="dxa"/>
            <w:shd w:val="clear" w:color="auto" w:fill="E0E0E0"/>
            <w:vAlign w:val="center"/>
          </w:tcPr>
          <w:p w14:paraId="4B243CC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geometri type</w:t>
            </w:r>
          </w:p>
        </w:tc>
        <w:tc>
          <w:tcPr>
            <w:tcW w:w="11340" w:type="dxa"/>
            <w:shd w:val="clear" w:color="auto" w:fill="FFFFFF"/>
            <w:vAlign w:val="center"/>
          </w:tcPr>
          <w:p w14:paraId="483C542B"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Punkt</w:t>
            </w:r>
          </w:p>
        </w:tc>
      </w:tr>
      <w:tr w:rsidR="00CB4BEB" w:rsidRPr="00BB7EB0" w14:paraId="45B43F56" w14:textId="77777777" w:rsidTr="003C0924">
        <w:trPr>
          <w:trHeight w:hRule="exact" w:val="255"/>
        </w:trPr>
        <w:tc>
          <w:tcPr>
            <w:tcW w:w="2235" w:type="dxa"/>
            <w:shd w:val="clear" w:color="auto" w:fill="E0E0E0"/>
            <w:vAlign w:val="center"/>
          </w:tcPr>
          <w:p w14:paraId="39576E0D"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lovgrundlag</w:t>
            </w:r>
          </w:p>
        </w:tc>
        <w:tc>
          <w:tcPr>
            <w:tcW w:w="11340" w:type="dxa"/>
            <w:shd w:val="clear" w:color="auto" w:fill="FFFFFF"/>
            <w:vAlign w:val="center"/>
          </w:tcPr>
          <w:p w14:paraId="6A25C2EF"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Beredskabsplan</w:t>
            </w:r>
          </w:p>
        </w:tc>
      </w:tr>
      <w:tr w:rsidR="00CB4BEB" w:rsidRPr="00141E60" w14:paraId="35944B1B" w14:textId="77777777" w:rsidTr="003C0924">
        <w:trPr>
          <w:trHeight w:hRule="exact" w:val="255"/>
        </w:trPr>
        <w:tc>
          <w:tcPr>
            <w:tcW w:w="2235" w:type="dxa"/>
            <w:shd w:val="clear" w:color="auto" w:fill="E0E0E0"/>
            <w:vAlign w:val="center"/>
          </w:tcPr>
          <w:p w14:paraId="2EEEB164" w14:textId="77777777" w:rsidR="00CB4BEB" w:rsidRPr="005047A7" w:rsidRDefault="00CB4BEB" w:rsidP="003C0924">
            <w:pPr>
              <w:rPr>
                <w:rFonts w:ascii="Trebuchet MS" w:hAnsi="Trebuchet MS" w:cs="Trebuchet MS"/>
                <w:sz w:val="18"/>
                <w:szCs w:val="18"/>
              </w:rPr>
            </w:pPr>
            <w:proofErr w:type="spellStart"/>
            <w:r w:rsidRPr="005047A7">
              <w:rPr>
                <w:rFonts w:ascii="Trebuchet MS" w:hAnsi="Trebuchet MS" w:cs="Trebuchet MS"/>
                <w:sz w:val="18"/>
                <w:szCs w:val="18"/>
              </w:rPr>
              <w:t>KLE_koder</w:t>
            </w:r>
            <w:proofErr w:type="spellEnd"/>
          </w:p>
        </w:tc>
        <w:tc>
          <w:tcPr>
            <w:tcW w:w="11340" w:type="dxa"/>
            <w:shd w:val="clear" w:color="auto" w:fill="FFFFFF"/>
            <w:vAlign w:val="center"/>
          </w:tcPr>
          <w:p w14:paraId="1618196E" w14:textId="77777777" w:rsidR="00CB4BEB" w:rsidRPr="005047A7" w:rsidRDefault="00CB4BEB" w:rsidP="003C0924">
            <w:pPr>
              <w:rPr>
                <w:rFonts w:ascii="Trebuchet MS" w:hAnsi="Trebuchet MS" w:cs="Trebuchet MS"/>
                <w:sz w:val="18"/>
                <w:szCs w:val="18"/>
              </w:rPr>
            </w:pPr>
            <w:r w:rsidRPr="005047A7">
              <w:rPr>
                <w:rFonts w:ascii="Trebuchet MS" w:hAnsi="Trebuchet MS" w:cs="Trebuchet MS"/>
                <w:sz w:val="18"/>
                <w:szCs w:val="18"/>
              </w:rPr>
              <w:t>14.01.14</w:t>
            </w:r>
          </w:p>
        </w:tc>
      </w:tr>
    </w:tbl>
    <w:p w14:paraId="151222DA" w14:textId="77777777" w:rsidR="00CB4BEB" w:rsidRPr="00BB7EB0" w:rsidRDefault="00CB4BEB" w:rsidP="00CB4BEB">
      <w:pPr>
        <w:pStyle w:val="Overskrift6"/>
      </w:pPr>
      <w:r w:rsidRPr="00BB7EB0">
        <w:t>5.12.20.2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9"/>
        <w:gridCol w:w="8977"/>
      </w:tblGrid>
      <w:tr w:rsidR="00CB4BEB" w:rsidRPr="00BB7EB0" w14:paraId="19D41E0E" w14:textId="77777777" w:rsidTr="003C0924">
        <w:trPr>
          <w:trHeight w:hRule="exact" w:val="255"/>
        </w:trPr>
        <w:tc>
          <w:tcPr>
            <w:tcW w:w="4503" w:type="dxa"/>
            <w:shd w:val="clear" w:color="auto" w:fill="D9D9D9"/>
            <w:vAlign w:val="bottom"/>
          </w:tcPr>
          <w:p w14:paraId="73CFC914"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Emne</w:t>
            </w:r>
          </w:p>
        </w:tc>
        <w:tc>
          <w:tcPr>
            <w:tcW w:w="9149" w:type="dxa"/>
            <w:shd w:val="clear" w:color="auto" w:fill="D9D9D9"/>
            <w:vAlign w:val="bottom"/>
          </w:tcPr>
          <w:p w14:paraId="0561F3D6"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Beskrivelse</w:t>
            </w:r>
          </w:p>
        </w:tc>
      </w:tr>
      <w:tr w:rsidR="00CB4BEB" w:rsidRPr="00BB7EB0" w14:paraId="43F7C907" w14:textId="77777777" w:rsidTr="003C0924">
        <w:trPr>
          <w:trHeight w:hRule="exact" w:val="305"/>
        </w:trPr>
        <w:tc>
          <w:tcPr>
            <w:tcW w:w="4503" w:type="dxa"/>
            <w:shd w:val="clear" w:color="auto" w:fill="E0E0E0"/>
            <w:vAlign w:val="center"/>
          </w:tcPr>
          <w:p w14:paraId="7991B33C"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Cs/>
                <w:sz w:val="18"/>
                <w:szCs w:val="18"/>
              </w:rPr>
              <w:t>Registreringsinstruks</w:t>
            </w:r>
          </w:p>
        </w:tc>
        <w:tc>
          <w:tcPr>
            <w:tcW w:w="9149" w:type="dxa"/>
            <w:shd w:val="clear" w:color="auto" w:fill="FFFFFF"/>
            <w:vAlign w:val="bottom"/>
          </w:tcPr>
          <w:p w14:paraId="6595EED2"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Punktet geokodes og tilføjet indsatslederne viden</w:t>
            </w:r>
          </w:p>
        </w:tc>
      </w:tr>
      <w:tr w:rsidR="00CB4BEB" w:rsidRPr="00BB7EB0" w14:paraId="6524AEAD" w14:textId="77777777" w:rsidTr="003C0924">
        <w:trPr>
          <w:trHeight w:hRule="exact" w:val="255"/>
        </w:trPr>
        <w:tc>
          <w:tcPr>
            <w:tcW w:w="4503" w:type="dxa"/>
            <w:shd w:val="clear" w:color="auto" w:fill="E0E0E0"/>
            <w:vAlign w:val="bottom"/>
          </w:tcPr>
          <w:p w14:paraId="13E7EA1C"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Klassificering/opdeling</w:t>
            </w:r>
          </w:p>
        </w:tc>
        <w:tc>
          <w:tcPr>
            <w:tcW w:w="9149" w:type="dxa"/>
            <w:shd w:val="clear" w:color="auto" w:fill="FFFFFF"/>
            <w:vAlign w:val="bottom"/>
          </w:tcPr>
          <w:p w14:paraId="430D0279"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Lokaliteter, hvor der er forplejning – Indkvartering – Indkvartering og forplejning</w:t>
            </w:r>
          </w:p>
        </w:tc>
      </w:tr>
      <w:tr w:rsidR="00CB4BEB" w:rsidRPr="00BB7EB0" w14:paraId="2BBE6553" w14:textId="77777777" w:rsidTr="003C0924">
        <w:trPr>
          <w:trHeight w:hRule="exact" w:val="255"/>
        </w:trPr>
        <w:tc>
          <w:tcPr>
            <w:tcW w:w="4503" w:type="dxa"/>
            <w:shd w:val="clear" w:color="auto" w:fill="E0E0E0"/>
            <w:vAlign w:val="bottom"/>
          </w:tcPr>
          <w:p w14:paraId="4B4E1111"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Minimum størrelser for objekt</w:t>
            </w:r>
          </w:p>
        </w:tc>
        <w:tc>
          <w:tcPr>
            <w:tcW w:w="9149" w:type="dxa"/>
            <w:shd w:val="clear" w:color="auto" w:fill="FFFFFF"/>
            <w:vAlign w:val="bottom"/>
          </w:tcPr>
          <w:p w14:paraId="0CF19A70" w14:textId="77777777" w:rsidR="00CB4BEB" w:rsidRPr="00BB7EB0" w:rsidRDefault="00CB4BEB" w:rsidP="003C0924">
            <w:pPr>
              <w:rPr>
                <w:rFonts w:ascii="Trebuchet MS" w:hAnsi="Trebuchet MS" w:cs="Trebuchet MS"/>
                <w:sz w:val="18"/>
                <w:szCs w:val="18"/>
              </w:rPr>
            </w:pPr>
            <w:r w:rsidRPr="00BB7EB0">
              <w:rPr>
                <w:rFonts w:ascii="Trebuchet MS" w:hAnsi="Trebuchet MS"/>
                <w:sz w:val="18"/>
                <w:szCs w:val="18"/>
              </w:rPr>
              <w:t>-</w:t>
            </w:r>
          </w:p>
        </w:tc>
      </w:tr>
      <w:tr w:rsidR="00CB4BEB" w:rsidRPr="00BB7EB0" w14:paraId="36673A7F" w14:textId="77777777" w:rsidTr="003C0924">
        <w:trPr>
          <w:trHeight w:hRule="exact" w:val="255"/>
        </w:trPr>
        <w:tc>
          <w:tcPr>
            <w:tcW w:w="4503" w:type="dxa"/>
            <w:shd w:val="clear" w:color="auto" w:fill="E0E0E0"/>
            <w:vAlign w:val="bottom"/>
          </w:tcPr>
          <w:p w14:paraId="4241E231"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Entydige objekter</w:t>
            </w:r>
          </w:p>
        </w:tc>
        <w:tc>
          <w:tcPr>
            <w:tcW w:w="9149" w:type="dxa"/>
            <w:shd w:val="clear" w:color="auto" w:fill="FFFFFF"/>
            <w:vAlign w:val="bottom"/>
          </w:tcPr>
          <w:p w14:paraId="748F3EC0" w14:textId="77777777" w:rsidR="00CB4BEB" w:rsidRPr="00BB7EB0" w:rsidRDefault="00CB4BEB" w:rsidP="003C0924">
            <w:pPr>
              <w:rPr>
                <w:rFonts w:ascii="Trebuchet MS" w:hAnsi="Trebuchet MS" w:cs="Trebuchet MS"/>
                <w:sz w:val="18"/>
                <w:szCs w:val="18"/>
              </w:rPr>
            </w:pPr>
          </w:p>
        </w:tc>
      </w:tr>
      <w:tr w:rsidR="00CB4BEB" w:rsidRPr="00BB7EB0" w14:paraId="7FBC2BE6" w14:textId="77777777" w:rsidTr="003C0924">
        <w:trPr>
          <w:trHeight w:hRule="exact" w:val="222"/>
        </w:trPr>
        <w:tc>
          <w:tcPr>
            <w:tcW w:w="4503" w:type="dxa"/>
            <w:shd w:val="clear" w:color="auto" w:fill="E0E0E0"/>
            <w:vAlign w:val="center"/>
          </w:tcPr>
          <w:p w14:paraId="313BDF99"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Geometrisk konsistens mellem objekter</w:t>
            </w:r>
          </w:p>
        </w:tc>
        <w:tc>
          <w:tcPr>
            <w:tcW w:w="9149" w:type="dxa"/>
            <w:shd w:val="clear" w:color="auto" w:fill="FFFFFF"/>
            <w:vAlign w:val="bottom"/>
          </w:tcPr>
          <w:p w14:paraId="60FDB2AB" w14:textId="77777777" w:rsidR="00CB4BEB" w:rsidRPr="00BB7EB0" w:rsidRDefault="00CB4BEB" w:rsidP="003C0924">
            <w:pPr>
              <w:rPr>
                <w:rFonts w:ascii="Trebuchet MS" w:hAnsi="Trebuchet MS" w:cs="Trebuchet MS"/>
                <w:sz w:val="18"/>
                <w:szCs w:val="18"/>
              </w:rPr>
            </w:pPr>
          </w:p>
        </w:tc>
      </w:tr>
      <w:tr w:rsidR="00CB4BEB" w:rsidRPr="00BB7EB0" w14:paraId="5A4D54F9" w14:textId="77777777" w:rsidTr="003C0924">
        <w:trPr>
          <w:trHeight w:hRule="exact" w:val="255"/>
        </w:trPr>
        <w:tc>
          <w:tcPr>
            <w:tcW w:w="4503" w:type="dxa"/>
            <w:shd w:val="clear" w:color="auto" w:fill="E0E0E0"/>
            <w:vAlign w:val="bottom"/>
          </w:tcPr>
          <w:p w14:paraId="70ED1854"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Geometrisk konsistens med objekter i andre datasæt</w:t>
            </w:r>
          </w:p>
        </w:tc>
        <w:tc>
          <w:tcPr>
            <w:tcW w:w="9149" w:type="dxa"/>
            <w:shd w:val="clear" w:color="auto" w:fill="FFFFFF"/>
            <w:vAlign w:val="bottom"/>
          </w:tcPr>
          <w:p w14:paraId="52CB3F6F" w14:textId="77777777" w:rsidR="00CB4BEB" w:rsidRPr="00BB7EB0" w:rsidRDefault="00CB4BEB" w:rsidP="003C0924">
            <w:pPr>
              <w:rPr>
                <w:rFonts w:ascii="Trebuchet MS" w:hAnsi="Trebuchet MS" w:cs="Trebuchet MS"/>
                <w:sz w:val="18"/>
                <w:szCs w:val="18"/>
              </w:rPr>
            </w:pPr>
          </w:p>
        </w:tc>
      </w:tr>
    </w:tbl>
    <w:p w14:paraId="0E5B20B3" w14:textId="77777777" w:rsidR="004E7F65" w:rsidRDefault="004E7F65" w:rsidP="004E7F65">
      <w:bookmarkStart w:id="2928" w:name="_Toc63351525"/>
    </w:p>
    <w:p w14:paraId="63C1B184" w14:textId="12A99238" w:rsidR="00CB4BEB" w:rsidRPr="00BB7EB0" w:rsidRDefault="00CB4BEB" w:rsidP="00CB4BEB">
      <w:pPr>
        <w:pStyle w:val="Overskrift2"/>
        <w:rPr>
          <w:kern w:val="32"/>
        </w:rPr>
      </w:pPr>
      <w:bookmarkStart w:id="2929" w:name="_Toc122436171"/>
      <w:r w:rsidRPr="00BB7EB0">
        <w:rPr>
          <w:kern w:val="32"/>
        </w:rPr>
        <w:t xml:space="preserve">5.12.21 </w:t>
      </w:r>
      <w:bookmarkStart w:id="2930" w:name="_Hlk59517452"/>
      <w:r w:rsidRPr="00BB7EB0">
        <w:rPr>
          <w:kern w:val="32"/>
        </w:rPr>
        <w:t>Midlertidig overnatning (6120)</w:t>
      </w:r>
      <w:bookmarkEnd w:id="2928"/>
      <w:bookmarkEnd w:id="2929"/>
      <w:bookmarkEnd w:id="2930"/>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9"/>
        <w:gridCol w:w="4916"/>
        <w:gridCol w:w="1155"/>
        <w:gridCol w:w="1356"/>
        <w:gridCol w:w="1477"/>
        <w:gridCol w:w="2713"/>
      </w:tblGrid>
      <w:tr w:rsidR="00CB4BEB" w:rsidRPr="00BB7EB0" w14:paraId="79F01B86" w14:textId="77777777" w:rsidTr="003C0924">
        <w:tc>
          <w:tcPr>
            <w:tcW w:w="2099" w:type="dxa"/>
            <w:tcBorders>
              <w:bottom w:val="single" w:sz="4" w:space="0" w:color="auto"/>
            </w:tcBorders>
            <w:shd w:val="clear" w:color="auto" w:fill="D9D9D9"/>
            <w:vAlign w:val="center"/>
          </w:tcPr>
          <w:p w14:paraId="18C405B9" w14:textId="77777777" w:rsidR="00CB4BEB" w:rsidRPr="00BB7EB0" w:rsidRDefault="00CB4BEB" w:rsidP="003C0924">
            <w:pPr>
              <w:rPr>
                <w:rFonts w:ascii="Trebuchet MS" w:hAnsi="Trebuchet MS" w:cs="Trebuchet MS"/>
                <w:b/>
                <w:bCs/>
                <w:sz w:val="18"/>
                <w:szCs w:val="18"/>
              </w:rPr>
            </w:pPr>
            <w:r w:rsidRPr="00BB7EB0">
              <w:rPr>
                <w:rFonts w:ascii="Trebuchet MS" w:hAnsi="Trebuchet MS" w:cs="Trebuchet MS"/>
                <w:b/>
                <w:bCs/>
                <w:sz w:val="18"/>
                <w:szCs w:val="18"/>
              </w:rPr>
              <w:t>Feltnavn</w:t>
            </w:r>
          </w:p>
        </w:tc>
        <w:tc>
          <w:tcPr>
            <w:tcW w:w="4916" w:type="dxa"/>
            <w:tcBorders>
              <w:bottom w:val="single" w:sz="4" w:space="0" w:color="auto"/>
            </w:tcBorders>
            <w:shd w:val="clear" w:color="auto" w:fill="D9D9D9"/>
            <w:vAlign w:val="center"/>
          </w:tcPr>
          <w:p w14:paraId="331C4BD8"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5F967BCD"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2B185B9D"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Værdiområde</w:t>
            </w:r>
          </w:p>
        </w:tc>
        <w:tc>
          <w:tcPr>
            <w:tcW w:w="1477" w:type="dxa"/>
            <w:tcBorders>
              <w:bottom w:val="single" w:sz="4" w:space="0" w:color="auto"/>
            </w:tcBorders>
            <w:shd w:val="clear" w:color="auto" w:fill="D9D9D9"/>
            <w:vAlign w:val="bottom"/>
          </w:tcPr>
          <w:p w14:paraId="607F5E57" w14:textId="77777777" w:rsidR="00CB4BEB" w:rsidRPr="00BB7EB0" w:rsidRDefault="00CB4BEB" w:rsidP="003C0924">
            <w:pPr>
              <w:autoSpaceDE w:val="0"/>
              <w:autoSpaceDN w:val="0"/>
              <w:adjustRightInd w:val="0"/>
              <w:rPr>
                <w:rFonts w:ascii="Trebuchet MS" w:hAnsi="Trebuchet MS" w:cs="Trebuchet MS"/>
                <w:b/>
                <w:bCs/>
                <w:sz w:val="18"/>
                <w:szCs w:val="18"/>
              </w:rPr>
            </w:pPr>
            <w:r w:rsidRPr="00BB7EB0">
              <w:rPr>
                <w:rFonts w:ascii="Trebuchet MS" w:hAnsi="Trebuchet MS" w:cs="Trebuchet MS"/>
                <w:b/>
                <w:bCs/>
                <w:sz w:val="18"/>
                <w:szCs w:val="18"/>
              </w:rPr>
              <w:t>Obligatorisk /</w:t>
            </w:r>
          </w:p>
          <w:p w14:paraId="11531450"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Frit</w:t>
            </w:r>
          </w:p>
        </w:tc>
        <w:tc>
          <w:tcPr>
            <w:tcW w:w="2713" w:type="dxa"/>
            <w:shd w:val="clear" w:color="auto" w:fill="D9D9D9"/>
            <w:vAlign w:val="center"/>
          </w:tcPr>
          <w:p w14:paraId="3B3EF956"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Eksempel</w:t>
            </w:r>
          </w:p>
        </w:tc>
      </w:tr>
      <w:tr w:rsidR="00CB4BEB" w:rsidRPr="00BB7EB0" w14:paraId="6890B52E"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D9D9D9"/>
            <w:vAlign w:val="bottom"/>
          </w:tcPr>
          <w:p w14:paraId="0B5CE83B"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institutionsnavn</w:t>
            </w:r>
          </w:p>
        </w:tc>
        <w:tc>
          <w:tcPr>
            <w:tcW w:w="4916" w:type="dxa"/>
            <w:tcBorders>
              <w:top w:val="single" w:sz="4" w:space="0" w:color="auto"/>
              <w:left w:val="single" w:sz="4" w:space="0" w:color="auto"/>
              <w:bottom w:val="nil"/>
              <w:right w:val="single" w:sz="4" w:space="0" w:color="auto"/>
            </w:tcBorders>
            <w:shd w:val="clear" w:color="auto" w:fill="FFFFFF"/>
            <w:vAlign w:val="bottom"/>
          </w:tcPr>
          <w:p w14:paraId="0645DF5A"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Navn på stedet hvor overnatningen finder sted</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419630D9" w14:textId="77777777" w:rsidR="00CB4BEB" w:rsidRPr="00BB7EB0" w:rsidRDefault="00CB4BEB" w:rsidP="003C0924">
            <w:pPr>
              <w:rPr>
                <w:rFonts w:ascii="Trebuchet MS" w:hAnsi="Trebuchet MS"/>
                <w:sz w:val="18"/>
                <w:szCs w:val="18"/>
              </w:rPr>
            </w:pPr>
            <w:r w:rsidRPr="00BB7EB0">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39DCD4AB"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0-128 tegn</w:t>
            </w:r>
          </w:p>
        </w:tc>
        <w:tc>
          <w:tcPr>
            <w:tcW w:w="1477" w:type="dxa"/>
            <w:tcBorders>
              <w:top w:val="single" w:sz="4" w:space="0" w:color="auto"/>
              <w:left w:val="single" w:sz="4" w:space="0" w:color="auto"/>
              <w:bottom w:val="nil"/>
              <w:right w:val="single" w:sz="4" w:space="0" w:color="auto"/>
            </w:tcBorders>
            <w:shd w:val="clear" w:color="auto" w:fill="FFFFFF"/>
            <w:vAlign w:val="bottom"/>
          </w:tcPr>
          <w:p w14:paraId="67D763CF"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O</w:t>
            </w:r>
          </w:p>
        </w:tc>
        <w:tc>
          <w:tcPr>
            <w:tcW w:w="2713" w:type="dxa"/>
            <w:tcBorders>
              <w:top w:val="single" w:sz="4" w:space="0" w:color="auto"/>
              <w:left w:val="single" w:sz="4" w:space="0" w:color="auto"/>
              <w:bottom w:val="nil"/>
              <w:right w:val="single" w:sz="4" w:space="0" w:color="auto"/>
            </w:tcBorders>
            <w:shd w:val="clear" w:color="auto" w:fill="FFFFFF"/>
            <w:vAlign w:val="bottom"/>
          </w:tcPr>
          <w:p w14:paraId="4D1CE52C" w14:textId="77777777" w:rsidR="00CB4BEB" w:rsidRPr="00BB7EB0" w:rsidRDefault="00CB4BEB" w:rsidP="003C0924">
            <w:pPr>
              <w:rPr>
                <w:rFonts w:ascii="Trebuchet MS" w:hAnsi="Trebuchet MS"/>
                <w:sz w:val="18"/>
                <w:szCs w:val="18"/>
              </w:rPr>
            </w:pPr>
            <w:proofErr w:type="spellStart"/>
            <w:r w:rsidRPr="00BB7EB0">
              <w:rPr>
                <w:rFonts w:ascii="Trebuchet MS" w:hAnsi="Trebuchet MS"/>
                <w:sz w:val="18"/>
                <w:szCs w:val="18"/>
              </w:rPr>
              <w:t>Andeby</w:t>
            </w:r>
            <w:proofErr w:type="spellEnd"/>
            <w:r w:rsidRPr="00BB7EB0">
              <w:rPr>
                <w:rFonts w:ascii="Trebuchet MS" w:hAnsi="Trebuchet MS"/>
                <w:sz w:val="18"/>
                <w:szCs w:val="18"/>
              </w:rPr>
              <w:t xml:space="preserve"> Skole</w:t>
            </w:r>
          </w:p>
        </w:tc>
      </w:tr>
      <w:tr w:rsidR="00CB4BEB" w:rsidRPr="00BB7EB0" w14:paraId="1A8D2407"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D9D9D9"/>
            <w:vAlign w:val="bottom"/>
          </w:tcPr>
          <w:p w14:paraId="12838AA4" w14:textId="77777777" w:rsidR="00CB4BEB" w:rsidRPr="00BB7EB0" w:rsidRDefault="00CB4BEB" w:rsidP="003C0924">
            <w:pPr>
              <w:rPr>
                <w:rFonts w:ascii="Trebuchet MS" w:hAnsi="Trebuchet MS"/>
                <w:sz w:val="18"/>
                <w:szCs w:val="18"/>
              </w:rPr>
            </w:pPr>
            <w:proofErr w:type="spellStart"/>
            <w:r w:rsidRPr="00BB7EB0">
              <w:rPr>
                <w:rFonts w:ascii="Trebuchet MS" w:hAnsi="Trebuchet MS"/>
                <w:sz w:val="18"/>
                <w:szCs w:val="18"/>
              </w:rPr>
              <w:t>antal_personer</w:t>
            </w:r>
            <w:proofErr w:type="spellEnd"/>
          </w:p>
        </w:tc>
        <w:tc>
          <w:tcPr>
            <w:tcW w:w="4916" w:type="dxa"/>
            <w:tcBorders>
              <w:top w:val="single" w:sz="4" w:space="0" w:color="auto"/>
              <w:left w:val="single" w:sz="4" w:space="0" w:color="auto"/>
              <w:bottom w:val="nil"/>
              <w:right w:val="single" w:sz="4" w:space="0" w:color="auto"/>
            </w:tcBorders>
            <w:shd w:val="clear" w:color="auto" w:fill="FFFFFF"/>
            <w:vAlign w:val="bottom"/>
          </w:tcPr>
          <w:p w14:paraId="5B6A82C1"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Hvor mange personer overnatter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20270367"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3BA3F5E"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10-1000</w:t>
            </w:r>
          </w:p>
        </w:tc>
        <w:tc>
          <w:tcPr>
            <w:tcW w:w="1477" w:type="dxa"/>
            <w:tcBorders>
              <w:top w:val="single" w:sz="4" w:space="0" w:color="auto"/>
              <w:left w:val="single" w:sz="4" w:space="0" w:color="auto"/>
              <w:bottom w:val="nil"/>
              <w:right w:val="single" w:sz="4" w:space="0" w:color="auto"/>
            </w:tcBorders>
            <w:shd w:val="clear" w:color="auto" w:fill="FFFFFF"/>
            <w:vAlign w:val="bottom"/>
          </w:tcPr>
          <w:p w14:paraId="6B1DAE6C"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O</w:t>
            </w:r>
          </w:p>
        </w:tc>
        <w:tc>
          <w:tcPr>
            <w:tcW w:w="2713" w:type="dxa"/>
            <w:tcBorders>
              <w:top w:val="single" w:sz="4" w:space="0" w:color="auto"/>
              <w:left w:val="single" w:sz="4" w:space="0" w:color="auto"/>
              <w:bottom w:val="nil"/>
              <w:right w:val="single" w:sz="4" w:space="0" w:color="auto"/>
            </w:tcBorders>
            <w:shd w:val="clear" w:color="auto" w:fill="FFFFFF"/>
            <w:vAlign w:val="bottom"/>
          </w:tcPr>
          <w:p w14:paraId="6CB944B1"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200</w:t>
            </w:r>
          </w:p>
        </w:tc>
      </w:tr>
      <w:tr w:rsidR="00CB4BEB" w:rsidRPr="00BB7EB0" w14:paraId="0AC9E437"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D9D9D9"/>
            <w:vAlign w:val="center"/>
          </w:tcPr>
          <w:p w14:paraId="33ABDF69" w14:textId="77777777" w:rsidR="00CB4BEB" w:rsidRPr="00BB7EB0" w:rsidRDefault="00CB4BEB" w:rsidP="003C0924">
            <w:proofErr w:type="spellStart"/>
            <w:r w:rsidRPr="00BB7EB0">
              <w:rPr>
                <w:rFonts w:ascii="Trebuchet MS" w:hAnsi="Trebuchet MS"/>
                <w:sz w:val="18"/>
                <w:szCs w:val="18"/>
              </w:rPr>
              <w:t>mid_ov_person</w:t>
            </w:r>
            <w:proofErr w:type="spellEnd"/>
          </w:p>
        </w:tc>
        <w:tc>
          <w:tcPr>
            <w:tcW w:w="4916" w:type="dxa"/>
            <w:tcBorders>
              <w:top w:val="single" w:sz="4" w:space="0" w:color="auto"/>
              <w:left w:val="single" w:sz="4" w:space="0" w:color="auto"/>
              <w:bottom w:val="nil"/>
              <w:right w:val="single" w:sz="4" w:space="0" w:color="auto"/>
            </w:tcBorders>
            <w:shd w:val="clear" w:color="auto" w:fill="FFFFFF"/>
            <w:vAlign w:val="center"/>
          </w:tcPr>
          <w:p w14:paraId="63A681D4" w14:textId="77777777" w:rsidR="00CB4BEB" w:rsidRPr="00BB7EB0" w:rsidRDefault="00CB4BEB" w:rsidP="003C0924">
            <w:r w:rsidRPr="00BB7EB0">
              <w:rPr>
                <w:rFonts w:ascii="Trebuchet MS" w:hAnsi="Trebuchet MS" w:cs="Trebuchet MS"/>
                <w:sz w:val="18"/>
                <w:szCs w:val="18"/>
              </w:rPr>
              <w:t>Navn den ansvarlige for arrangementet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05CF952F"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079AE68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0-128 tegn</w:t>
            </w:r>
          </w:p>
        </w:tc>
        <w:tc>
          <w:tcPr>
            <w:tcW w:w="1477" w:type="dxa"/>
            <w:tcBorders>
              <w:top w:val="single" w:sz="4" w:space="0" w:color="auto"/>
              <w:left w:val="single" w:sz="4" w:space="0" w:color="auto"/>
              <w:bottom w:val="nil"/>
              <w:right w:val="single" w:sz="4" w:space="0" w:color="auto"/>
            </w:tcBorders>
            <w:shd w:val="clear" w:color="auto" w:fill="FFFFFF"/>
            <w:vAlign w:val="center"/>
          </w:tcPr>
          <w:p w14:paraId="5C8A49DE"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O</w:t>
            </w:r>
          </w:p>
        </w:tc>
        <w:tc>
          <w:tcPr>
            <w:tcW w:w="2713" w:type="dxa"/>
            <w:tcBorders>
              <w:top w:val="single" w:sz="4" w:space="0" w:color="auto"/>
              <w:left w:val="single" w:sz="4" w:space="0" w:color="auto"/>
              <w:bottom w:val="nil"/>
              <w:right w:val="single" w:sz="4" w:space="0" w:color="auto"/>
            </w:tcBorders>
            <w:shd w:val="clear" w:color="auto" w:fill="FFFFFF"/>
            <w:vAlign w:val="center"/>
          </w:tcPr>
          <w:p w14:paraId="4040A36A"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Anders Andersen</w:t>
            </w:r>
          </w:p>
        </w:tc>
      </w:tr>
      <w:tr w:rsidR="00CB4BEB" w:rsidRPr="00BB7EB0" w14:paraId="24E8D38B" w14:textId="77777777" w:rsidTr="003C0924">
        <w:trPr>
          <w:trHeight w:hRule="exact" w:val="418"/>
        </w:trPr>
        <w:tc>
          <w:tcPr>
            <w:tcW w:w="2099" w:type="dxa"/>
            <w:tcBorders>
              <w:top w:val="single" w:sz="4" w:space="0" w:color="auto"/>
              <w:left w:val="single" w:sz="4" w:space="0" w:color="auto"/>
              <w:bottom w:val="nil"/>
              <w:right w:val="single" w:sz="4" w:space="0" w:color="auto"/>
            </w:tcBorders>
            <w:shd w:val="clear" w:color="auto" w:fill="D9D9D9"/>
            <w:vAlign w:val="center"/>
          </w:tcPr>
          <w:p w14:paraId="7E44C920" w14:textId="77777777" w:rsidR="00CB4BEB" w:rsidRPr="00BB7EB0" w:rsidRDefault="00CB4BEB" w:rsidP="003C0924">
            <w:proofErr w:type="spellStart"/>
            <w:r w:rsidRPr="00BB7EB0">
              <w:rPr>
                <w:rFonts w:ascii="Trebuchet MS" w:hAnsi="Trebuchet MS"/>
                <w:sz w:val="18"/>
                <w:szCs w:val="18"/>
              </w:rPr>
              <w:t>mid_ov_tlfnr</w:t>
            </w:r>
            <w:proofErr w:type="spellEnd"/>
          </w:p>
        </w:tc>
        <w:tc>
          <w:tcPr>
            <w:tcW w:w="4916" w:type="dxa"/>
            <w:tcBorders>
              <w:top w:val="single" w:sz="4" w:space="0" w:color="auto"/>
              <w:left w:val="single" w:sz="4" w:space="0" w:color="auto"/>
              <w:bottom w:val="nil"/>
              <w:right w:val="single" w:sz="4" w:space="0" w:color="auto"/>
            </w:tcBorders>
            <w:shd w:val="clear" w:color="auto" w:fill="FFFFFF"/>
            <w:vAlign w:val="center"/>
          </w:tcPr>
          <w:p w14:paraId="2FE4C4D7" w14:textId="77777777" w:rsidR="00CB4BEB" w:rsidRPr="00BB7EB0" w:rsidRDefault="00CB4BEB" w:rsidP="003C0924">
            <w:proofErr w:type="spellStart"/>
            <w:r w:rsidRPr="00BB7EB0">
              <w:rPr>
                <w:rFonts w:ascii="Trebuchet MS" w:hAnsi="Trebuchet MS"/>
                <w:sz w:val="18"/>
                <w:szCs w:val="18"/>
              </w:rPr>
              <w:t>Telefonnr</w:t>
            </w:r>
            <w:proofErr w:type="spellEnd"/>
            <w:r w:rsidRPr="00BB7EB0">
              <w:rPr>
                <w:rFonts w:ascii="Trebuchet MS" w:hAnsi="Trebuchet MS"/>
                <w:sz w:val="18"/>
                <w:szCs w:val="18"/>
              </w:rPr>
              <w:t xml:space="preserve"> til kontaktperson under overnatningen</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76603B74"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64D5B8B1"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1000000</w:t>
            </w:r>
            <w:r w:rsidRPr="00141E60">
              <w:rPr>
                <w:rFonts w:ascii="Trebuchet MS" w:hAnsi="Trebuchet MS" w:cs="Trebuchet MS"/>
                <w:color w:val="4F81BD"/>
                <w:sz w:val="18"/>
                <w:szCs w:val="18"/>
              </w:rPr>
              <w:t>0</w:t>
            </w:r>
            <w:r w:rsidRPr="00BB7EB0">
              <w:rPr>
                <w:rFonts w:ascii="Trebuchet MS" w:hAnsi="Trebuchet MS" w:cs="Trebuchet MS"/>
                <w:sz w:val="18"/>
                <w:szCs w:val="18"/>
              </w:rPr>
              <w:t>-9999999</w:t>
            </w:r>
            <w:r w:rsidRPr="00141E60">
              <w:rPr>
                <w:rFonts w:ascii="Trebuchet MS" w:hAnsi="Trebuchet MS" w:cs="Trebuchet MS"/>
                <w:color w:val="4F81BD"/>
                <w:sz w:val="18"/>
                <w:szCs w:val="18"/>
              </w:rPr>
              <w:t>9</w:t>
            </w:r>
          </w:p>
        </w:tc>
        <w:tc>
          <w:tcPr>
            <w:tcW w:w="1477" w:type="dxa"/>
            <w:tcBorders>
              <w:top w:val="single" w:sz="4" w:space="0" w:color="auto"/>
              <w:left w:val="single" w:sz="4" w:space="0" w:color="auto"/>
              <w:bottom w:val="nil"/>
              <w:right w:val="single" w:sz="4" w:space="0" w:color="auto"/>
            </w:tcBorders>
            <w:shd w:val="clear" w:color="auto" w:fill="FFFFFF"/>
            <w:vAlign w:val="center"/>
          </w:tcPr>
          <w:p w14:paraId="761B3956"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O</w:t>
            </w:r>
          </w:p>
        </w:tc>
        <w:tc>
          <w:tcPr>
            <w:tcW w:w="2713" w:type="dxa"/>
            <w:tcBorders>
              <w:top w:val="single" w:sz="4" w:space="0" w:color="auto"/>
              <w:left w:val="single" w:sz="4" w:space="0" w:color="auto"/>
              <w:bottom w:val="nil"/>
              <w:right w:val="single" w:sz="4" w:space="0" w:color="auto"/>
            </w:tcBorders>
            <w:shd w:val="clear" w:color="auto" w:fill="FFFFFF"/>
            <w:vAlign w:val="center"/>
          </w:tcPr>
          <w:p w14:paraId="0D738CAF"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12345678</w:t>
            </w:r>
          </w:p>
        </w:tc>
      </w:tr>
      <w:tr w:rsidR="00CB4BEB" w:rsidRPr="00BB7EB0" w14:paraId="5F2BFF72"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97DDBA"/>
            <w:vAlign w:val="center"/>
          </w:tcPr>
          <w:p w14:paraId="1308374B" w14:textId="77777777" w:rsidR="00CB4BEB" w:rsidRPr="00EE6862" w:rsidRDefault="00CB4BEB" w:rsidP="003C0924">
            <w:pPr>
              <w:rPr>
                <w:rFonts w:ascii="Trebuchet MS" w:hAnsi="Trebuchet MS" w:cs="Trebuchet MS"/>
                <w:sz w:val="18"/>
                <w:szCs w:val="18"/>
              </w:rPr>
            </w:pPr>
            <w:proofErr w:type="spellStart"/>
            <w:r w:rsidRPr="00EE6862">
              <w:rPr>
                <w:rFonts w:ascii="Trebuchet MS" w:hAnsi="Trebuchet MS" w:cs="Trebuchet MS"/>
                <w:sz w:val="18"/>
                <w:szCs w:val="18"/>
              </w:rPr>
              <w:t>fast_vaagen_vagt_kode</w:t>
            </w:r>
            <w:proofErr w:type="spellEnd"/>
          </w:p>
        </w:tc>
        <w:tc>
          <w:tcPr>
            <w:tcW w:w="4916" w:type="dxa"/>
            <w:tcBorders>
              <w:top w:val="single" w:sz="4" w:space="0" w:color="auto"/>
              <w:left w:val="single" w:sz="4" w:space="0" w:color="auto"/>
              <w:bottom w:val="nil"/>
              <w:right w:val="single" w:sz="4" w:space="0" w:color="auto"/>
            </w:tcBorders>
            <w:shd w:val="clear" w:color="auto" w:fill="97DDBA"/>
            <w:vAlign w:val="center"/>
          </w:tcPr>
          <w:p w14:paraId="3D3DE9C6" w14:textId="77777777" w:rsidR="00CB4BEB" w:rsidRPr="00EE6862" w:rsidRDefault="00CB4BEB" w:rsidP="003C0924">
            <w:pPr>
              <w:rPr>
                <w:rFonts w:ascii="Trebuchet MS" w:hAnsi="Trebuchet MS" w:cs="Trebuchet MS"/>
                <w:sz w:val="18"/>
                <w:szCs w:val="18"/>
              </w:rPr>
            </w:pPr>
            <w:r w:rsidRPr="00EE6862">
              <w:rPr>
                <w:rFonts w:ascii="Trebuchet MS" w:hAnsi="Trebuchet MS" w:cs="Trebuchet MS"/>
                <w:sz w:val="18"/>
                <w:szCs w:val="18"/>
              </w:rPr>
              <w:t>Kode for der er stillet krav om fast vågen vagt</w:t>
            </w:r>
          </w:p>
        </w:tc>
        <w:tc>
          <w:tcPr>
            <w:tcW w:w="1155" w:type="dxa"/>
            <w:tcBorders>
              <w:top w:val="single" w:sz="4" w:space="0" w:color="auto"/>
              <w:left w:val="single" w:sz="4" w:space="0" w:color="auto"/>
              <w:bottom w:val="nil"/>
              <w:right w:val="single" w:sz="4" w:space="0" w:color="auto"/>
            </w:tcBorders>
            <w:shd w:val="clear" w:color="auto" w:fill="97DDBA"/>
            <w:vAlign w:val="center"/>
          </w:tcPr>
          <w:p w14:paraId="0B3E2D3F" w14:textId="77777777" w:rsidR="00CB4BEB" w:rsidRPr="00BB7EB0"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center"/>
          </w:tcPr>
          <w:p w14:paraId="6B5A74F8" w14:textId="77777777" w:rsidR="00CB4BEB" w:rsidRPr="00BB7EB0" w:rsidRDefault="00CB4BEB" w:rsidP="003C0924">
            <w:pPr>
              <w:rPr>
                <w:rFonts w:ascii="Trebuchet MS" w:hAnsi="Trebuchet MS" w:cs="Trebuchet MS"/>
                <w:sz w:val="18"/>
                <w:szCs w:val="18"/>
              </w:rPr>
            </w:pPr>
          </w:p>
        </w:tc>
        <w:tc>
          <w:tcPr>
            <w:tcW w:w="1477" w:type="dxa"/>
            <w:tcBorders>
              <w:top w:val="single" w:sz="4" w:space="0" w:color="auto"/>
              <w:left w:val="single" w:sz="4" w:space="0" w:color="auto"/>
              <w:bottom w:val="nil"/>
              <w:right w:val="single" w:sz="4" w:space="0" w:color="auto"/>
            </w:tcBorders>
            <w:shd w:val="clear" w:color="auto" w:fill="97DDBA"/>
            <w:vAlign w:val="center"/>
          </w:tcPr>
          <w:p w14:paraId="084638F2"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O</w:t>
            </w:r>
          </w:p>
        </w:tc>
        <w:tc>
          <w:tcPr>
            <w:tcW w:w="2713" w:type="dxa"/>
            <w:tcBorders>
              <w:top w:val="single" w:sz="4" w:space="0" w:color="auto"/>
              <w:left w:val="single" w:sz="4" w:space="0" w:color="auto"/>
              <w:bottom w:val="nil"/>
              <w:right w:val="single" w:sz="4" w:space="0" w:color="auto"/>
            </w:tcBorders>
            <w:shd w:val="clear" w:color="auto" w:fill="97DDBA"/>
            <w:vAlign w:val="center"/>
          </w:tcPr>
          <w:p w14:paraId="0903504B" w14:textId="77777777" w:rsidR="00CB4BEB" w:rsidRPr="00BB7EB0" w:rsidRDefault="00CB4BEB" w:rsidP="003C0924">
            <w:pPr>
              <w:rPr>
                <w:rFonts w:ascii="Trebuchet MS" w:hAnsi="Trebuchet MS" w:cs="Trebuchet MS"/>
                <w:sz w:val="18"/>
                <w:szCs w:val="18"/>
              </w:rPr>
            </w:pPr>
            <w:proofErr w:type="spellStart"/>
            <w:r w:rsidRPr="00BB7EB0">
              <w:rPr>
                <w:rFonts w:ascii="Trebuchet MS" w:hAnsi="Trebuchet MS" w:cs="Trebuchet MS"/>
                <w:sz w:val="18"/>
                <w:szCs w:val="18"/>
              </w:rPr>
              <w:t>d_basis_ja_nej</w:t>
            </w:r>
            <w:proofErr w:type="spellEnd"/>
          </w:p>
        </w:tc>
      </w:tr>
      <w:tr w:rsidR="00CB4BEB" w:rsidRPr="00BB7EB0" w14:paraId="3E3AD7E4"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97DDBA"/>
            <w:vAlign w:val="center"/>
          </w:tcPr>
          <w:p w14:paraId="35F3AD14" w14:textId="77777777" w:rsidR="00CB4BEB" w:rsidRPr="00EE6862" w:rsidRDefault="00CB4BEB" w:rsidP="003C0924">
            <w:pPr>
              <w:rPr>
                <w:rFonts w:ascii="Trebuchet MS" w:hAnsi="Trebuchet MS" w:cs="Trebuchet MS"/>
                <w:sz w:val="18"/>
                <w:szCs w:val="18"/>
              </w:rPr>
            </w:pPr>
            <w:proofErr w:type="spellStart"/>
            <w:r w:rsidRPr="00EE6862">
              <w:rPr>
                <w:rFonts w:ascii="Trebuchet MS" w:hAnsi="Trebuchet MS" w:cs="Trebuchet MS"/>
                <w:sz w:val="18"/>
                <w:szCs w:val="18"/>
              </w:rPr>
              <w:t>fast_vaagen_vagt</w:t>
            </w:r>
            <w:proofErr w:type="spellEnd"/>
          </w:p>
        </w:tc>
        <w:tc>
          <w:tcPr>
            <w:tcW w:w="4916" w:type="dxa"/>
            <w:tcBorders>
              <w:top w:val="single" w:sz="4" w:space="0" w:color="auto"/>
              <w:left w:val="single" w:sz="4" w:space="0" w:color="auto"/>
              <w:bottom w:val="nil"/>
              <w:right w:val="single" w:sz="4" w:space="0" w:color="auto"/>
            </w:tcBorders>
            <w:shd w:val="clear" w:color="auto" w:fill="97DDBA"/>
            <w:vAlign w:val="center"/>
          </w:tcPr>
          <w:p w14:paraId="6043AAFC" w14:textId="77777777" w:rsidR="00CB4BEB" w:rsidRPr="00EE6862" w:rsidRDefault="00CB4BEB" w:rsidP="003C0924">
            <w:pPr>
              <w:rPr>
                <w:rFonts w:ascii="Trebuchet MS" w:hAnsi="Trebuchet MS" w:cs="Trebuchet MS"/>
                <w:sz w:val="18"/>
                <w:szCs w:val="18"/>
              </w:rPr>
            </w:pPr>
            <w:r w:rsidRPr="00EE6862">
              <w:rPr>
                <w:rFonts w:ascii="Trebuchet MS" w:hAnsi="Trebuchet MS" w:cs="Trebuchet MS"/>
                <w:sz w:val="18"/>
                <w:szCs w:val="18"/>
              </w:rPr>
              <w:t>Er der stillet krav om fast vågen vagt</w:t>
            </w:r>
          </w:p>
        </w:tc>
        <w:tc>
          <w:tcPr>
            <w:tcW w:w="1155" w:type="dxa"/>
            <w:tcBorders>
              <w:top w:val="single" w:sz="4" w:space="0" w:color="auto"/>
              <w:left w:val="single" w:sz="4" w:space="0" w:color="auto"/>
              <w:bottom w:val="nil"/>
              <w:right w:val="single" w:sz="4" w:space="0" w:color="auto"/>
            </w:tcBorders>
            <w:shd w:val="clear" w:color="auto" w:fill="97DDBA"/>
            <w:vAlign w:val="center"/>
          </w:tcPr>
          <w:p w14:paraId="1F0373C5" w14:textId="77777777" w:rsidR="00CB4BEB" w:rsidRPr="00BB7EB0"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center"/>
          </w:tcPr>
          <w:p w14:paraId="627D0775" w14:textId="77777777" w:rsidR="00CB4BEB" w:rsidRPr="00BB7EB0" w:rsidRDefault="00CB4BEB" w:rsidP="003C0924">
            <w:pPr>
              <w:rPr>
                <w:rFonts w:ascii="Trebuchet MS" w:hAnsi="Trebuchet MS" w:cs="Trebuchet MS"/>
                <w:sz w:val="18"/>
                <w:szCs w:val="18"/>
              </w:rPr>
            </w:pPr>
          </w:p>
        </w:tc>
        <w:tc>
          <w:tcPr>
            <w:tcW w:w="1477" w:type="dxa"/>
            <w:tcBorders>
              <w:top w:val="single" w:sz="4" w:space="0" w:color="auto"/>
              <w:left w:val="single" w:sz="4" w:space="0" w:color="auto"/>
              <w:bottom w:val="nil"/>
              <w:right w:val="single" w:sz="4" w:space="0" w:color="auto"/>
            </w:tcBorders>
            <w:shd w:val="clear" w:color="auto" w:fill="97DDBA"/>
            <w:vAlign w:val="center"/>
          </w:tcPr>
          <w:p w14:paraId="71940ADD"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S</w:t>
            </w:r>
          </w:p>
        </w:tc>
        <w:tc>
          <w:tcPr>
            <w:tcW w:w="2713" w:type="dxa"/>
            <w:tcBorders>
              <w:top w:val="single" w:sz="4" w:space="0" w:color="auto"/>
              <w:left w:val="single" w:sz="4" w:space="0" w:color="auto"/>
              <w:bottom w:val="nil"/>
              <w:right w:val="single" w:sz="4" w:space="0" w:color="auto"/>
            </w:tcBorders>
            <w:shd w:val="clear" w:color="auto" w:fill="97DDBA"/>
            <w:vAlign w:val="center"/>
          </w:tcPr>
          <w:p w14:paraId="5771A7AF" w14:textId="77777777" w:rsidR="00CB4BEB" w:rsidRPr="00BB7EB0" w:rsidRDefault="00CB4BEB" w:rsidP="003C0924">
            <w:pPr>
              <w:rPr>
                <w:rFonts w:ascii="Trebuchet MS" w:hAnsi="Trebuchet MS" w:cs="Trebuchet MS"/>
                <w:sz w:val="18"/>
                <w:szCs w:val="18"/>
              </w:rPr>
            </w:pPr>
          </w:p>
        </w:tc>
      </w:tr>
      <w:tr w:rsidR="00CB4BEB" w:rsidRPr="00BB7EB0" w14:paraId="3CCE48B0"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97DDBA"/>
            <w:vAlign w:val="bottom"/>
          </w:tcPr>
          <w:p w14:paraId="72790E35" w14:textId="77777777" w:rsidR="00CB4BEB" w:rsidRPr="00EE6862" w:rsidRDefault="00CB4BEB" w:rsidP="003C0924">
            <w:pPr>
              <w:rPr>
                <w:rFonts w:ascii="Trebuchet MS" w:hAnsi="Trebuchet MS" w:cs="Trebuchet MS"/>
                <w:sz w:val="18"/>
                <w:szCs w:val="18"/>
              </w:rPr>
            </w:pPr>
            <w:r w:rsidRPr="00EE6862">
              <w:rPr>
                <w:rFonts w:ascii="Trebuchet MS" w:hAnsi="Trebuchet MS" w:cs="Trebuchet MS"/>
                <w:sz w:val="18"/>
                <w:szCs w:val="18"/>
              </w:rPr>
              <w:t>Vejkode</w:t>
            </w:r>
          </w:p>
        </w:tc>
        <w:tc>
          <w:tcPr>
            <w:tcW w:w="11617" w:type="dxa"/>
            <w:gridSpan w:val="5"/>
            <w:tcBorders>
              <w:top w:val="single" w:sz="4" w:space="0" w:color="auto"/>
              <w:left w:val="single" w:sz="4" w:space="0" w:color="auto"/>
              <w:bottom w:val="nil"/>
              <w:right w:val="single" w:sz="4" w:space="0" w:color="auto"/>
            </w:tcBorders>
            <w:shd w:val="clear" w:color="auto" w:fill="97DDBA"/>
            <w:vAlign w:val="bottom"/>
          </w:tcPr>
          <w:p w14:paraId="2922F2ED"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5A334550"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97DDBA"/>
            <w:vAlign w:val="bottom"/>
          </w:tcPr>
          <w:p w14:paraId="50C75291" w14:textId="77777777" w:rsidR="00CB4BEB" w:rsidRPr="00EE6862" w:rsidRDefault="00CB4BEB" w:rsidP="003C0924">
            <w:pPr>
              <w:rPr>
                <w:rFonts w:ascii="Trebuchet MS" w:hAnsi="Trebuchet MS" w:cs="Trebuchet MS"/>
                <w:sz w:val="18"/>
                <w:szCs w:val="18"/>
              </w:rPr>
            </w:pPr>
            <w:r w:rsidRPr="00EE6862">
              <w:rPr>
                <w:rFonts w:ascii="Trebuchet MS" w:hAnsi="Trebuchet MS" w:cs="Trebuchet MS"/>
                <w:sz w:val="18"/>
                <w:szCs w:val="18"/>
              </w:rPr>
              <w:t>vejnavn</w:t>
            </w:r>
          </w:p>
        </w:tc>
        <w:tc>
          <w:tcPr>
            <w:tcW w:w="11617" w:type="dxa"/>
            <w:gridSpan w:val="5"/>
            <w:tcBorders>
              <w:top w:val="single" w:sz="4" w:space="0" w:color="auto"/>
              <w:left w:val="single" w:sz="4" w:space="0" w:color="auto"/>
              <w:bottom w:val="nil"/>
              <w:right w:val="single" w:sz="4" w:space="0" w:color="auto"/>
            </w:tcBorders>
            <w:shd w:val="clear" w:color="auto" w:fill="97DDBA"/>
            <w:vAlign w:val="bottom"/>
          </w:tcPr>
          <w:p w14:paraId="09B75B39"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24EA903B"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97DDBA"/>
            <w:vAlign w:val="bottom"/>
          </w:tcPr>
          <w:p w14:paraId="7BF70352" w14:textId="77777777" w:rsidR="00CB4BEB" w:rsidRPr="00EE6862" w:rsidRDefault="00CB4BEB" w:rsidP="003C0924">
            <w:pPr>
              <w:rPr>
                <w:rFonts w:ascii="Trebuchet MS" w:hAnsi="Trebuchet MS" w:cs="Trebuchet MS"/>
                <w:sz w:val="18"/>
                <w:szCs w:val="18"/>
              </w:rPr>
            </w:pPr>
            <w:proofErr w:type="spellStart"/>
            <w:r w:rsidRPr="00EE6862">
              <w:rPr>
                <w:rFonts w:ascii="Trebuchet MS" w:hAnsi="Trebuchet MS" w:cs="Trebuchet MS"/>
                <w:sz w:val="18"/>
                <w:szCs w:val="18"/>
              </w:rPr>
              <w:t>cvf_vejkode</w:t>
            </w:r>
            <w:proofErr w:type="spellEnd"/>
          </w:p>
        </w:tc>
        <w:tc>
          <w:tcPr>
            <w:tcW w:w="11617" w:type="dxa"/>
            <w:gridSpan w:val="5"/>
            <w:tcBorders>
              <w:top w:val="single" w:sz="4" w:space="0" w:color="auto"/>
              <w:left w:val="single" w:sz="4" w:space="0" w:color="auto"/>
              <w:bottom w:val="nil"/>
              <w:right w:val="single" w:sz="4" w:space="0" w:color="auto"/>
            </w:tcBorders>
            <w:shd w:val="clear" w:color="auto" w:fill="97DDBA"/>
            <w:vAlign w:val="bottom"/>
          </w:tcPr>
          <w:p w14:paraId="4E476B42"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3B73F19E"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97DDBA"/>
            <w:vAlign w:val="bottom"/>
          </w:tcPr>
          <w:p w14:paraId="55ABE553" w14:textId="77777777" w:rsidR="00CB4BEB" w:rsidRPr="00EE6862" w:rsidRDefault="00CB4BEB" w:rsidP="003C0924">
            <w:pPr>
              <w:rPr>
                <w:rFonts w:ascii="Trebuchet MS" w:hAnsi="Trebuchet MS" w:cs="Trebuchet MS"/>
                <w:sz w:val="18"/>
                <w:szCs w:val="18"/>
              </w:rPr>
            </w:pPr>
            <w:proofErr w:type="spellStart"/>
            <w:r w:rsidRPr="00EE6862">
              <w:rPr>
                <w:rFonts w:ascii="Trebuchet MS" w:hAnsi="Trebuchet MS" w:cs="Trebuchet MS"/>
                <w:sz w:val="18"/>
                <w:szCs w:val="18"/>
              </w:rPr>
              <w:t>husnr</w:t>
            </w:r>
            <w:proofErr w:type="spellEnd"/>
          </w:p>
        </w:tc>
        <w:tc>
          <w:tcPr>
            <w:tcW w:w="11617" w:type="dxa"/>
            <w:gridSpan w:val="5"/>
            <w:tcBorders>
              <w:top w:val="single" w:sz="4" w:space="0" w:color="auto"/>
              <w:left w:val="single" w:sz="4" w:space="0" w:color="auto"/>
              <w:bottom w:val="nil"/>
              <w:right w:val="single" w:sz="4" w:space="0" w:color="auto"/>
            </w:tcBorders>
            <w:shd w:val="clear" w:color="auto" w:fill="97DDBA"/>
            <w:vAlign w:val="bottom"/>
          </w:tcPr>
          <w:p w14:paraId="3E897C57"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251D0EB5"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97DDBA"/>
            <w:vAlign w:val="bottom"/>
          </w:tcPr>
          <w:p w14:paraId="6A091655" w14:textId="77777777" w:rsidR="00CB4BEB" w:rsidRPr="00EE6862" w:rsidRDefault="00CB4BEB" w:rsidP="003C0924">
            <w:pPr>
              <w:rPr>
                <w:rFonts w:ascii="Trebuchet MS" w:hAnsi="Trebuchet MS" w:cs="Trebuchet MS"/>
                <w:sz w:val="18"/>
                <w:szCs w:val="18"/>
              </w:rPr>
            </w:pPr>
            <w:proofErr w:type="spellStart"/>
            <w:r w:rsidRPr="00EE6862">
              <w:rPr>
                <w:rFonts w:ascii="Trebuchet MS" w:hAnsi="Trebuchet MS" w:cs="Trebuchet MS"/>
                <w:sz w:val="18"/>
                <w:szCs w:val="18"/>
              </w:rPr>
              <w:t>postnr</w:t>
            </w:r>
            <w:proofErr w:type="spellEnd"/>
          </w:p>
        </w:tc>
        <w:tc>
          <w:tcPr>
            <w:tcW w:w="11617" w:type="dxa"/>
            <w:gridSpan w:val="5"/>
            <w:tcBorders>
              <w:top w:val="single" w:sz="4" w:space="0" w:color="auto"/>
              <w:left w:val="single" w:sz="4" w:space="0" w:color="auto"/>
              <w:bottom w:val="nil"/>
              <w:right w:val="single" w:sz="4" w:space="0" w:color="auto"/>
            </w:tcBorders>
            <w:shd w:val="clear" w:color="auto" w:fill="97DDBA"/>
            <w:vAlign w:val="bottom"/>
          </w:tcPr>
          <w:p w14:paraId="79AAB635"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4A8C38BF"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97DDBA"/>
            <w:vAlign w:val="bottom"/>
          </w:tcPr>
          <w:p w14:paraId="66CA0E8B" w14:textId="77777777" w:rsidR="00CB4BEB" w:rsidRPr="00EE6862" w:rsidRDefault="00CB4BEB" w:rsidP="003C0924">
            <w:pPr>
              <w:rPr>
                <w:rFonts w:ascii="Trebuchet MS" w:hAnsi="Trebuchet MS" w:cs="Trebuchet MS"/>
                <w:sz w:val="18"/>
                <w:szCs w:val="18"/>
              </w:rPr>
            </w:pPr>
            <w:proofErr w:type="spellStart"/>
            <w:r w:rsidRPr="00EE6862">
              <w:rPr>
                <w:rFonts w:ascii="Trebuchet MS" w:hAnsi="Trebuchet MS" w:cs="Trebuchet MS"/>
                <w:sz w:val="18"/>
                <w:szCs w:val="18"/>
              </w:rPr>
              <w:t>postnr_by</w:t>
            </w:r>
            <w:proofErr w:type="spellEnd"/>
          </w:p>
        </w:tc>
        <w:tc>
          <w:tcPr>
            <w:tcW w:w="11617" w:type="dxa"/>
            <w:gridSpan w:val="5"/>
            <w:tcBorders>
              <w:top w:val="single" w:sz="4" w:space="0" w:color="auto"/>
              <w:left w:val="single" w:sz="4" w:space="0" w:color="auto"/>
              <w:bottom w:val="nil"/>
              <w:right w:val="single" w:sz="4" w:space="0" w:color="auto"/>
            </w:tcBorders>
            <w:shd w:val="clear" w:color="auto" w:fill="97DDBA"/>
            <w:vAlign w:val="bottom"/>
          </w:tcPr>
          <w:p w14:paraId="709CCDB3"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13DEC5EE"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97DDBA"/>
            <w:vAlign w:val="bottom"/>
          </w:tcPr>
          <w:p w14:paraId="0069E6CF" w14:textId="77777777" w:rsidR="00CB4BEB" w:rsidRPr="00EE6862" w:rsidRDefault="00CB4BEB" w:rsidP="003C0924">
            <w:pPr>
              <w:rPr>
                <w:rFonts w:ascii="Trebuchet MS" w:hAnsi="Trebuchet MS" w:cs="Trebuchet MS"/>
                <w:sz w:val="18"/>
                <w:szCs w:val="18"/>
              </w:rPr>
            </w:pPr>
            <w:proofErr w:type="spellStart"/>
            <w:r w:rsidRPr="00EE6862">
              <w:rPr>
                <w:rFonts w:ascii="Trebuchet MS" w:hAnsi="Trebuchet MS" w:cs="Trebuchet MS"/>
                <w:sz w:val="18"/>
                <w:szCs w:val="18"/>
              </w:rPr>
              <w:lastRenderedPageBreak/>
              <w:t>adr_id</w:t>
            </w:r>
            <w:proofErr w:type="spellEnd"/>
          </w:p>
        </w:tc>
        <w:tc>
          <w:tcPr>
            <w:tcW w:w="11617" w:type="dxa"/>
            <w:gridSpan w:val="5"/>
            <w:tcBorders>
              <w:top w:val="single" w:sz="4" w:space="0" w:color="auto"/>
              <w:left w:val="single" w:sz="4" w:space="0" w:color="auto"/>
              <w:bottom w:val="nil"/>
              <w:right w:val="single" w:sz="4" w:space="0" w:color="auto"/>
            </w:tcBorders>
            <w:shd w:val="clear" w:color="auto" w:fill="97DDBA"/>
            <w:vAlign w:val="bottom"/>
          </w:tcPr>
          <w:p w14:paraId="79C84A7E" w14:textId="77777777" w:rsidR="00CB4BEB" w:rsidRPr="00EE6862" w:rsidRDefault="00CB4BEB" w:rsidP="003C0924">
            <w:pPr>
              <w:rPr>
                <w:rFonts w:ascii="Trebuchet MS" w:hAnsi="Trebuchet MS" w:cs="Trebuchet MS"/>
                <w:sz w:val="18"/>
                <w:szCs w:val="18"/>
              </w:rPr>
            </w:pPr>
            <w:r w:rsidRPr="00EE6862">
              <w:rPr>
                <w:rFonts w:ascii="Trebuchet MS" w:hAnsi="Trebuchet MS" w:cs="Trebuchet MS"/>
                <w:sz w:val="18"/>
                <w:szCs w:val="18"/>
              </w:rPr>
              <w:t>Felt defineret under: 4.1 Standardiserede felter til de temaspecifikke datamodeller</w:t>
            </w:r>
          </w:p>
        </w:tc>
      </w:tr>
      <w:tr w:rsidR="00CB4BEB" w:rsidRPr="00BB7EB0" w14:paraId="7A8659A6" w14:textId="77777777" w:rsidTr="003C0924">
        <w:trPr>
          <w:trHeight w:hRule="exact" w:val="219"/>
        </w:trPr>
        <w:tc>
          <w:tcPr>
            <w:tcW w:w="2099" w:type="dxa"/>
            <w:tcBorders>
              <w:top w:val="single" w:sz="4" w:space="0" w:color="auto"/>
              <w:left w:val="single" w:sz="4" w:space="0" w:color="auto"/>
              <w:bottom w:val="nil"/>
              <w:right w:val="single" w:sz="4" w:space="0" w:color="auto"/>
            </w:tcBorders>
            <w:shd w:val="clear" w:color="auto" w:fill="97DDBA"/>
            <w:vAlign w:val="bottom"/>
          </w:tcPr>
          <w:p w14:paraId="645BEA97" w14:textId="77777777" w:rsidR="00CB4BEB" w:rsidRPr="00EE6862" w:rsidRDefault="00CB4BEB" w:rsidP="003C0924">
            <w:pPr>
              <w:rPr>
                <w:rFonts w:ascii="Trebuchet MS" w:hAnsi="Trebuchet MS" w:cs="Trebuchet MS"/>
                <w:sz w:val="18"/>
                <w:szCs w:val="18"/>
              </w:rPr>
            </w:pPr>
            <w:proofErr w:type="spellStart"/>
            <w:r w:rsidRPr="00EE6862">
              <w:rPr>
                <w:rFonts w:ascii="Trebuchet MS" w:hAnsi="Trebuchet MS" w:cs="Trebuchet MS"/>
                <w:sz w:val="18"/>
                <w:szCs w:val="18"/>
              </w:rPr>
              <w:t>gyldig_fra</w:t>
            </w:r>
            <w:proofErr w:type="spellEnd"/>
          </w:p>
        </w:tc>
        <w:tc>
          <w:tcPr>
            <w:tcW w:w="11617" w:type="dxa"/>
            <w:gridSpan w:val="5"/>
            <w:tcBorders>
              <w:top w:val="single" w:sz="4" w:space="0" w:color="auto"/>
              <w:left w:val="single" w:sz="4" w:space="0" w:color="auto"/>
              <w:bottom w:val="nil"/>
              <w:right w:val="single" w:sz="4" w:space="0" w:color="auto"/>
            </w:tcBorders>
            <w:shd w:val="clear" w:color="auto" w:fill="97DDBA"/>
            <w:vAlign w:val="bottom"/>
          </w:tcPr>
          <w:p w14:paraId="3543865C"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39EB005C"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97DDBA"/>
            <w:vAlign w:val="bottom"/>
          </w:tcPr>
          <w:p w14:paraId="0F2A3A88" w14:textId="77777777" w:rsidR="00CB4BEB" w:rsidRPr="00EE6862" w:rsidRDefault="00CB4BEB" w:rsidP="003C0924">
            <w:pPr>
              <w:rPr>
                <w:rFonts w:ascii="Trebuchet MS" w:hAnsi="Trebuchet MS" w:cs="Trebuchet MS"/>
                <w:sz w:val="18"/>
                <w:szCs w:val="18"/>
              </w:rPr>
            </w:pPr>
            <w:proofErr w:type="spellStart"/>
            <w:r w:rsidRPr="00EE6862">
              <w:rPr>
                <w:rFonts w:ascii="Trebuchet MS" w:hAnsi="Trebuchet MS" w:cs="Trebuchet MS"/>
                <w:sz w:val="18"/>
                <w:szCs w:val="18"/>
              </w:rPr>
              <w:t>gyldig_til</w:t>
            </w:r>
            <w:proofErr w:type="spellEnd"/>
          </w:p>
        </w:tc>
        <w:tc>
          <w:tcPr>
            <w:tcW w:w="11617" w:type="dxa"/>
            <w:gridSpan w:val="5"/>
            <w:tcBorders>
              <w:top w:val="single" w:sz="4" w:space="0" w:color="auto"/>
              <w:left w:val="single" w:sz="4" w:space="0" w:color="auto"/>
              <w:bottom w:val="nil"/>
              <w:right w:val="single" w:sz="4" w:space="0" w:color="auto"/>
            </w:tcBorders>
            <w:shd w:val="clear" w:color="auto" w:fill="97DDBA"/>
            <w:vAlign w:val="bottom"/>
          </w:tcPr>
          <w:p w14:paraId="62142562"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471C27D3" w14:textId="77777777" w:rsidTr="003C0924">
        <w:trPr>
          <w:trHeight w:hRule="exact" w:val="255"/>
        </w:trPr>
        <w:tc>
          <w:tcPr>
            <w:tcW w:w="2099" w:type="dxa"/>
            <w:tcBorders>
              <w:top w:val="single" w:sz="4" w:space="0" w:color="auto"/>
              <w:left w:val="single" w:sz="4" w:space="0" w:color="auto"/>
              <w:bottom w:val="single" w:sz="4" w:space="0" w:color="auto"/>
              <w:right w:val="single" w:sz="4" w:space="0" w:color="auto"/>
            </w:tcBorders>
            <w:shd w:val="clear" w:color="auto" w:fill="97DDBA"/>
            <w:vAlign w:val="bottom"/>
          </w:tcPr>
          <w:p w14:paraId="0779A882" w14:textId="77777777" w:rsidR="00CB4BEB" w:rsidRPr="00BB7EB0" w:rsidRDefault="00CB4BEB" w:rsidP="003C0924">
            <w:pPr>
              <w:rPr>
                <w:rFonts w:ascii="Trebuchet MS" w:hAnsi="Trebuchet MS" w:cs="Trebuchet MS"/>
                <w:sz w:val="18"/>
                <w:szCs w:val="18"/>
              </w:rPr>
            </w:pPr>
            <w:r w:rsidRPr="00EE6862">
              <w:rPr>
                <w:rFonts w:ascii="Trebuchet MS" w:hAnsi="Trebuchet MS" w:cs="Trebuchet MS"/>
                <w:sz w:val="18"/>
                <w:szCs w:val="18"/>
              </w:rPr>
              <w:t>l</w:t>
            </w:r>
            <w:r w:rsidRPr="00BB7EB0">
              <w:rPr>
                <w:rFonts w:ascii="Trebuchet MS" w:hAnsi="Trebuchet MS" w:cs="Trebuchet MS"/>
                <w:sz w:val="18"/>
                <w:szCs w:val="18"/>
              </w:rPr>
              <w:t>ink</w:t>
            </w:r>
          </w:p>
        </w:tc>
        <w:tc>
          <w:tcPr>
            <w:tcW w:w="1161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614249F5"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4D2D713A"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1E30B21B"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i/>
                <w:iCs/>
                <w:sz w:val="18"/>
                <w:szCs w:val="18"/>
              </w:rPr>
              <w:t>Felter markeret med blå er temaspecifikke opslagstabeller, der indeholder oversættelser af koder i andre felter.</w:t>
            </w:r>
          </w:p>
        </w:tc>
      </w:tr>
      <w:tr w:rsidR="00CB4BEB" w:rsidRPr="00BB7EB0" w14:paraId="18D5F49A"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635D997B" w14:textId="77777777" w:rsidR="00CB4BEB" w:rsidRPr="00BB7EB0" w:rsidRDefault="00CB4BEB" w:rsidP="003C0924">
            <w:pPr>
              <w:rPr>
                <w:rFonts w:ascii="Trebuchet MS" w:hAnsi="Trebuchet MS" w:cs="Trebuchet MS"/>
                <w:i/>
                <w:iCs/>
                <w:sz w:val="18"/>
                <w:szCs w:val="18"/>
              </w:rPr>
            </w:pPr>
            <w:r w:rsidRPr="00BB7EB0">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63158784" w14:textId="77777777" w:rsidR="00CB4BEB" w:rsidRPr="00BB7EB0" w:rsidRDefault="00CB4BEB" w:rsidP="00CB4BEB">
      <w:pPr>
        <w:pStyle w:val="Overskrift6"/>
      </w:pPr>
      <w:r w:rsidRPr="00BB7EB0">
        <w:t xml:space="preserve">5.12.21.1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BB7EB0" w14:paraId="705230BF" w14:textId="77777777" w:rsidTr="003C0924">
        <w:trPr>
          <w:trHeight w:hRule="exact" w:val="255"/>
        </w:trPr>
        <w:tc>
          <w:tcPr>
            <w:tcW w:w="2235" w:type="dxa"/>
            <w:shd w:val="clear" w:color="auto" w:fill="D9D9D9"/>
            <w:vAlign w:val="bottom"/>
          </w:tcPr>
          <w:p w14:paraId="4BFCCF69"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Metadataelement</w:t>
            </w:r>
          </w:p>
        </w:tc>
        <w:tc>
          <w:tcPr>
            <w:tcW w:w="11340" w:type="dxa"/>
            <w:shd w:val="clear" w:color="auto" w:fill="D9D9D9"/>
            <w:vAlign w:val="bottom"/>
          </w:tcPr>
          <w:p w14:paraId="3CADBDAB"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Beskrivelse</w:t>
            </w:r>
          </w:p>
        </w:tc>
      </w:tr>
      <w:tr w:rsidR="00CB4BEB" w:rsidRPr="00BB7EB0" w14:paraId="6AB97F74" w14:textId="77777777" w:rsidTr="003C0924">
        <w:trPr>
          <w:trHeight w:hRule="exact" w:val="255"/>
        </w:trPr>
        <w:tc>
          <w:tcPr>
            <w:tcW w:w="2235" w:type="dxa"/>
            <w:shd w:val="clear" w:color="auto" w:fill="E0E0E0"/>
            <w:vAlign w:val="center"/>
          </w:tcPr>
          <w:p w14:paraId="1C24F13F"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Temanavn</w:t>
            </w:r>
          </w:p>
        </w:tc>
        <w:tc>
          <w:tcPr>
            <w:tcW w:w="11340" w:type="dxa"/>
            <w:shd w:val="clear" w:color="auto" w:fill="FFFFFF"/>
            <w:vAlign w:val="center"/>
          </w:tcPr>
          <w:p w14:paraId="5047BA0E"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Midlertidig overnatning</w:t>
            </w:r>
          </w:p>
        </w:tc>
      </w:tr>
      <w:tr w:rsidR="00CB4BEB" w:rsidRPr="00BB7EB0" w14:paraId="163A1D6E" w14:textId="77777777" w:rsidTr="003C0924">
        <w:trPr>
          <w:trHeight w:hRule="exact" w:val="255"/>
        </w:trPr>
        <w:tc>
          <w:tcPr>
            <w:tcW w:w="2235" w:type="dxa"/>
            <w:shd w:val="clear" w:color="auto" w:fill="E0E0E0"/>
            <w:vAlign w:val="center"/>
          </w:tcPr>
          <w:p w14:paraId="695B7335"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Temakode</w:t>
            </w:r>
          </w:p>
        </w:tc>
        <w:tc>
          <w:tcPr>
            <w:tcW w:w="11340" w:type="dxa"/>
            <w:shd w:val="clear" w:color="auto" w:fill="FFFFFF"/>
            <w:vAlign w:val="center"/>
          </w:tcPr>
          <w:p w14:paraId="745FB1EF"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6120</w:t>
            </w:r>
          </w:p>
        </w:tc>
      </w:tr>
      <w:tr w:rsidR="00CB4BEB" w:rsidRPr="00BB7EB0" w14:paraId="146E3202" w14:textId="77777777" w:rsidTr="003C0924">
        <w:trPr>
          <w:trHeight w:hRule="exact" w:val="255"/>
        </w:trPr>
        <w:tc>
          <w:tcPr>
            <w:tcW w:w="2235" w:type="dxa"/>
            <w:shd w:val="clear" w:color="auto" w:fill="E0E0E0"/>
            <w:vAlign w:val="center"/>
          </w:tcPr>
          <w:p w14:paraId="4E87C553"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Definition</w:t>
            </w:r>
          </w:p>
        </w:tc>
        <w:tc>
          <w:tcPr>
            <w:tcW w:w="11340" w:type="dxa"/>
            <w:shd w:val="clear" w:color="auto" w:fill="FFFFFF"/>
            <w:vAlign w:val="center"/>
          </w:tcPr>
          <w:p w14:paraId="49A9DC1D" w14:textId="77777777" w:rsidR="00CB4BEB" w:rsidRPr="00BB7EB0" w:rsidRDefault="00CB4BEB" w:rsidP="003C0924">
            <w:r w:rsidRPr="00BB7EB0">
              <w:rPr>
                <w:rFonts w:ascii="Trebuchet MS" w:hAnsi="Trebuchet MS"/>
                <w:sz w:val="18"/>
                <w:szCs w:val="18"/>
              </w:rPr>
              <w:t>Registrering af midlertidige overnatninger</w:t>
            </w:r>
          </w:p>
        </w:tc>
      </w:tr>
      <w:tr w:rsidR="00CB4BEB" w:rsidRPr="00BB7EB0" w14:paraId="2D48E89A" w14:textId="77777777" w:rsidTr="003C0924">
        <w:trPr>
          <w:trHeight w:hRule="exact" w:val="255"/>
        </w:trPr>
        <w:tc>
          <w:tcPr>
            <w:tcW w:w="2235" w:type="dxa"/>
            <w:shd w:val="clear" w:color="auto" w:fill="E0E0E0"/>
            <w:vAlign w:val="center"/>
          </w:tcPr>
          <w:p w14:paraId="628138A9"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Beskrivelse</w:t>
            </w:r>
          </w:p>
        </w:tc>
        <w:tc>
          <w:tcPr>
            <w:tcW w:w="11340" w:type="dxa"/>
            <w:shd w:val="clear" w:color="auto" w:fill="FFFFFF"/>
            <w:vAlign w:val="center"/>
          </w:tcPr>
          <w:p w14:paraId="1267A59B" w14:textId="77777777" w:rsidR="00CB4BEB" w:rsidRPr="00BB7EB0" w:rsidRDefault="00CB4BEB" w:rsidP="003C0924">
            <w:r w:rsidRPr="00BB7EB0">
              <w:rPr>
                <w:rFonts w:ascii="Trebuchet MS" w:hAnsi="Trebuchet MS"/>
                <w:sz w:val="18"/>
                <w:szCs w:val="18"/>
              </w:rPr>
              <w:t>Der registreres sted, kontaktperson, antal personer og periode for midlertidige overnatninger</w:t>
            </w:r>
          </w:p>
        </w:tc>
      </w:tr>
      <w:tr w:rsidR="00CB4BEB" w:rsidRPr="00BB7EB0" w14:paraId="625EA816" w14:textId="77777777" w:rsidTr="003C0924">
        <w:trPr>
          <w:trHeight w:hRule="exact" w:val="251"/>
        </w:trPr>
        <w:tc>
          <w:tcPr>
            <w:tcW w:w="2235" w:type="dxa"/>
            <w:shd w:val="clear" w:color="auto" w:fill="E0E0E0"/>
            <w:vAlign w:val="center"/>
          </w:tcPr>
          <w:p w14:paraId="611025BF" w14:textId="77777777" w:rsidR="00CB4BEB" w:rsidRPr="00BB7EB0" w:rsidRDefault="00CB4BEB" w:rsidP="003C0924">
            <w:pPr>
              <w:rPr>
                <w:rFonts w:ascii="Trebuchet MS" w:hAnsi="Trebuchet MS" w:cs="Trebuchet MS"/>
                <w:sz w:val="18"/>
                <w:szCs w:val="18"/>
              </w:rPr>
            </w:pPr>
            <w:proofErr w:type="spellStart"/>
            <w:r w:rsidRPr="00BB7EB0">
              <w:rPr>
                <w:rFonts w:ascii="Trebuchet MS" w:hAnsi="Trebuchet MS" w:cs="Trebuchet MS"/>
                <w:sz w:val="18"/>
                <w:szCs w:val="18"/>
              </w:rPr>
              <w:t>formaal</w:t>
            </w:r>
            <w:proofErr w:type="spellEnd"/>
            <w:r w:rsidRPr="00BB7EB0">
              <w:rPr>
                <w:rFonts w:ascii="Trebuchet MS" w:hAnsi="Trebuchet MS" w:cs="Trebuchet MS"/>
                <w:sz w:val="18"/>
                <w:szCs w:val="18"/>
              </w:rPr>
              <w:t xml:space="preserve"> </w:t>
            </w:r>
          </w:p>
        </w:tc>
        <w:tc>
          <w:tcPr>
            <w:tcW w:w="11340" w:type="dxa"/>
            <w:shd w:val="clear" w:color="auto" w:fill="FFFFFF"/>
            <w:vAlign w:val="center"/>
          </w:tcPr>
          <w:p w14:paraId="43850D5E" w14:textId="77777777" w:rsidR="00CB4BEB" w:rsidRPr="00BB7EB0" w:rsidRDefault="00CB4BEB" w:rsidP="003C0924">
            <w:r w:rsidRPr="00BB7EB0">
              <w:rPr>
                <w:rFonts w:ascii="Trebuchet MS" w:hAnsi="Trebuchet MS"/>
                <w:sz w:val="18"/>
                <w:szCs w:val="18"/>
              </w:rPr>
              <w:t>I en beredskabssituation. Overblik over om et sted anvendes til midlertidige overnatninger</w:t>
            </w:r>
          </w:p>
        </w:tc>
      </w:tr>
      <w:tr w:rsidR="00CB4BEB" w:rsidRPr="00BB7EB0" w14:paraId="32FF6E1C" w14:textId="77777777" w:rsidTr="003C0924">
        <w:trPr>
          <w:trHeight w:hRule="exact" w:val="255"/>
        </w:trPr>
        <w:tc>
          <w:tcPr>
            <w:tcW w:w="2235" w:type="dxa"/>
            <w:shd w:val="clear" w:color="auto" w:fill="E0E0E0"/>
            <w:vAlign w:val="center"/>
          </w:tcPr>
          <w:p w14:paraId="64634522" w14:textId="77777777" w:rsidR="00CB4BEB" w:rsidRPr="00BB7EB0" w:rsidRDefault="00CB4BEB" w:rsidP="003C0924">
            <w:pPr>
              <w:rPr>
                <w:rFonts w:ascii="Trebuchet MS" w:hAnsi="Trebuchet MS" w:cs="Trebuchet MS"/>
                <w:sz w:val="18"/>
                <w:szCs w:val="18"/>
              </w:rPr>
            </w:pPr>
            <w:proofErr w:type="spellStart"/>
            <w:r w:rsidRPr="00BB7EB0">
              <w:rPr>
                <w:rFonts w:ascii="Trebuchet MS" w:hAnsi="Trebuchet MS" w:cs="Trebuchet MS"/>
                <w:sz w:val="18"/>
                <w:szCs w:val="18"/>
              </w:rPr>
              <w:t>noegleord_hovedgruppe</w:t>
            </w:r>
            <w:proofErr w:type="spellEnd"/>
          </w:p>
        </w:tc>
        <w:tc>
          <w:tcPr>
            <w:tcW w:w="11340" w:type="dxa"/>
            <w:shd w:val="clear" w:color="auto" w:fill="FFFFFF"/>
            <w:vAlign w:val="center"/>
          </w:tcPr>
          <w:p w14:paraId="4F600DD4" w14:textId="77777777" w:rsidR="00CB4BEB" w:rsidRPr="00BB7EB0" w:rsidRDefault="00CB4BEB" w:rsidP="003C0924">
            <w:r w:rsidRPr="00BB7EB0">
              <w:rPr>
                <w:rFonts w:ascii="Trebuchet MS" w:hAnsi="Trebuchet MS"/>
                <w:sz w:val="18"/>
                <w:szCs w:val="18"/>
              </w:rPr>
              <w:t>Sikkerhed og beredskab</w:t>
            </w:r>
          </w:p>
        </w:tc>
      </w:tr>
      <w:tr w:rsidR="00CB4BEB" w:rsidRPr="00BB7EB0" w14:paraId="52D71719" w14:textId="77777777" w:rsidTr="003C0924">
        <w:trPr>
          <w:trHeight w:hRule="exact" w:val="255"/>
        </w:trPr>
        <w:tc>
          <w:tcPr>
            <w:tcW w:w="2235" w:type="dxa"/>
            <w:shd w:val="clear" w:color="auto" w:fill="E0E0E0"/>
            <w:vAlign w:val="center"/>
          </w:tcPr>
          <w:p w14:paraId="0C2FF7D3" w14:textId="77777777" w:rsidR="00CB4BEB" w:rsidRPr="00BB7EB0" w:rsidRDefault="00CB4BEB" w:rsidP="003C0924">
            <w:pPr>
              <w:rPr>
                <w:rFonts w:ascii="Trebuchet MS" w:hAnsi="Trebuchet MS" w:cs="Trebuchet MS"/>
                <w:sz w:val="18"/>
                <w:szCs w:val="18"/>
              </w:rPr>
            </w:pPr>
            <w:proofErr w:type="spellStart"/>
            <w:r w:rsidRPr="00BB7EB0">
              <w:rPr>
                <w:rFonts w:ascii="Trebuchet MS" w:hAnsi="Trebuchet MS" w:cs="Trebuchet MS"/>
                <w:sz w:val="18"/>
                <w:szCs w:val="18"/>
              </w:rPr>
              <w:t>noegle_ord</w:t>
            </w:r>
            <w:proofErr w:type="spellEnd"/>
          </w:p>
        </w:tc>
        <w:tc>
          <w:tcPr>
            <w:tcW w:w="11340" w:type="dxa"/>
            <w:shd w:val="clear" w:color="auto" w:fill="FFFFFF"/>
            <w:vAlign w:val="center"/>
          </w:tcPr>
          <w:p w14:paraId="2743105A" w14:textId="77777777" w:rsidR="00CB4BEB" w:rsidRPr="00BB7EB0" w:rsidRDefault="00CB4BEB" w:rsidP="003C0924">
            <w:r w:rsidRPr="00BB7EB0">
              <w:rPr>
                <w:rFonts w:ascii="Trebuchet MS" w:hAnsi="Trebuchet MS" w:cs="Trebuchet MS"/>
                <w:sz w:val="18"/>
                <w:szCs w:val="18"/>
              </w:rPr>
              <w:t>Midlertidig overnatning</w:t>
            </w:r>
          </w:p>
        </w:tc>
      </w:tr>
      <w:tr w:rsidR="00CB4BEB" w:rsidRPr="00BB7EB0" w14:paraId="11FE7A82" w14:textId="77777777" w:rsidTr="003C0924">
        <w:trPr>
          <w:trHeight w:hRule="exact" w:val="255"/>
        </w:trPr>
        <w:tc>
          <w:tcPr>
            <w:tcW w:w="2235" w:type="dxa"/>
            <w:shd w:val="clear" w:color="auto" w:fill="E0E0E0"/>
            <w:vAlign w:val="center"/>
          </w:tcPr>
          <w:p w14:paraId="209E021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geometri type</w:t>
            </w:r>
          </w:p>
        </w:tc>
        <w:tc>
          <w:tcPr>
            <w:tcW w:w="11340" w:type="dxa"/>
            <w:shd w:val="clear" w:color="auto" w:fill="FFFFFF"/>
            <w:vAlign w:val="center"/>
          </w:tcPr>
          <w:p w14:paraId="68C2BDF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Punkt</w:t>
            </w:r>
          </w:p>
        </w:tc>
      </w:tr>
      <w:tr w:rsidR="00CB4BEB" w:rsidRPr="00BB7EB0" w14:paraId="389F7BCF" w14:textId="77777777" w:rsidTr="003C0924">
        <w:trPr>
          <w:trHeight w:hRule="exact" w:val="255"/>
        </w:trPr>
        <w:tc>
          <w:tcPr>
            <w:tcW w:w="2235" w:type="dxa"/>
            <w:shd w:val="clear" w:color="auto" w:fill="E0E0E0"/>
            <w:vAlign w:val="center"/>
          </w:tcPr>
          <w:p w14:paraId="6AAE9588"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Lovgrundlag</w:t>
            </w:r>
          </w:p>
        </w:tc>
        <w:tc>
          <w:tcPr>
            <w:tcW w:w="11340" w:type="dxa"/>
            <w:shd w:val="clear" w:color="auto" w:fill="FFFFFF"/>
            <w:vAlign w:val="center"/>
          </w:tcPr>
          <w:p w14:paraId="46AB671C" w14:textId="77777777" w:rsidR="00CB4BEB" w:rsidRPr="00BB7EB0" w:rsidRDefault="00CB4BEB" w:rsidP="003C0924">
            <w:pPr>
              <w:rPr>
                <w:rFonts w:ascii="Trebuchet MS" w:hAnsi="Trebuchet MS" w:cs="Trebuchet MS"/>
                <w:sz w:val="18"/>
                <w:szCs w:val="18"/>
              </w:rPr>
            </w:pPr>
          </w:p>
        </w:tc>
      </w:tr>
      <w:tr w:rsidR="00CB4BEB" w:rsidRPr="002E4773" w14:paraId="14D1F3A4" w14:textId="77777777" w:rsidTr="003C0924">
        <w:trPr>
          <w:trHeight w:hRule="exact" w:val="255"/>
        </w:trPr>
        <w:tc>
          <w:tcPr>
            <w:tcW w:w="2235" w:type="dxa"/>
            <w:shd w:val="clear" w:color="auto" w:fill="E0E0E0"/>
            <w:vAlign w:val="center"/>
          </w:tcPr>
          <w:p w14:paraId="595D777C" w14:textId="77777777" w:rsidR="00CB4BEB" w:rsidRPr="005047A7" w:rsidRDefault="00CB4BEB" w:rsidP="003C0924">
            <w:pPr>
              <w:rPr>
                <w:rFonts w:ascii="Trebuchet MS" w:hAnsi="Trebuchet MS" w:cs="Trebuchet MS"/>
                <w:sz w:val="18"/>
                <w:szCs w:val="18"/>
              </w:rPr>
            </w:pPr>
            <w:proofErr w:type="spellStart"/>
            <w:r w:rsidRPr="005047A7">
              <w:rPr>
                <w:rFonts w:ascii="Trebuchet MS" w:hAnsi="Trebuchet MS" w:cs="Trebuchet MS"/>
                <w:sz w:val="18"/>
                <w:szCs w:val="18"/>
              </w:rPr>
              <w:t>KLE_koder</w:t>
            </w:r>
            <w:proofErr w:type="spellEnd"/>
          </w:p>
        </w:tc>
        <w:tc>
          <w:tcPr>
            <w:tcW w:w="11340" w:type="dxa"/>
            <w:shd w:val="clear" w:color="auto" w:fill="FFFFFF"/>
            <w:vAlign w:val="center"/>
          </w:tcPr>
          <w:p w14:paraId="71BDAE3B" w14:textId="77777777" w:rsidR="00CB4BEB" w:rsidRPr="005047A7" w:rsidRDefault="00CB4BEB" w:rsidP="003C0924">
            <w:pPr>
              <w:rPr>
                <w:rFonts w:ascii="Trebuchet MS" w:hAnsi="Trebuchet MS" w:cs="Trebuchet MS"/>
                <w:sz w:val="18"/>
                <w:szCs w:val="18"/>
              </w:rPr>
            </w:pPr>
            <w:r w:rsidRPr="005047A7">
              <w:rPr>
                <w:rFonts w:ascii="Trebuchet MS" w:hAnsi="Trebuchet MS" w:cs="Trebuchet MS"/>
                <w:sz w:val="18"/>
                <w:szCs w:val="18"/>
              </w:rPr>
              <w:t>14.12.19</w:t>
            </w:r>
          </w:p>
        </w:tc>
      </w:tr>
    </w:tbl>
    <w:p w14:paraId="557C84C3" w14:textId="77777777" w:rsidR="00CB4BEB" w:rsidRPr="00BB7EB0" w:rsidRDefault="00CB4BEB" w:rsidP="00CB4BEB">
      <w:pPr>
        <w:pStyle w:val="Overskrift6"/>
      </w:pPr>
      <w:r w:rsidRPr="00BB7EB0">
        <w:t>5.12.21.2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9"/>
        <w:gridCol w:w="8977"/>
      </w:tblGrid>
      <w:tr w:rsidR="00CB4BEB" w:rsidRPr="00BB7EB0" w14:paraId="752A18BA" w14:textId="77777777" w:rsidTr="003C0924">
        <w:trPr>
          <w:trHeight w:hRule="exact" w:val="255"/>
        </w:trPr>
        <w:tc>
          <w:tcPr>
            <w:tcW w:w="4503" w:type="dxa"/>
            <w:shd w:val="clear" w:color="auto" w:fill="D9D9D9"/>
            <w:vAlign w:val="bottom"/>
          </w:tcPr>
          <w:p w14:paraId="24FE10CC"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Emne</w:t>
            </w:r>
          </w:p>
        </w:tc>
        <w:tc>
          <w:tcPr>
            <w:tcW w:w="9149" w:type="dxa"/>
            <w:shd w:val="clear" w:color="auto" w:fill="D9D9D9"/>
            <w:vAlign w:val="bottom"/>
          </w:tcPr>
          <w:p w14:paraId="41D7216D"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Beskrivelse</w:t>
            </w:r>
          </w:p>
        </w:tc>
      </w:tr>
      <w:tr w:rsidR="00CB4BEB" w:rsidRPr="00BB7EB0" w14:paraId="0FA41469" w14:textId="77777777" w:rsidTr="003C0924">
        <w:trPr>
          <w:trHeight w:hRule="exact" w:val="305"/>
        </w:trPr>
        <w:tc>
          <w:tcPr>
            <w:tcW w:w="4503" w:type="dxa"/>
            <w:shd w:val="clear" w:color="auto" w:fill="E0E0E0"/>
            <w:vAlign w:val="center"/>
          </w:tcPr>
          <w:p w14:paraId="6B03985F"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Cs/>
                <w:sz w:val="18"/>
                <w:szCs w:val="18"/>
              </w:rPr>
              <w:t>Registreringsinstruks</w:t>
            </w:r>
          </w:p>
        </w:tc>
        <w:tc>
          <w:tcPr>
            <w:tcW w:w="9149" w:type="dxa"/>
            <w:shd w:val="clear" w:color="auto" w:fill="FFFFFF"/>
            <w:vAlign w:val="bottom"/>
          </w:tcPr>
          <w:p w14:paraId="03F957A5" w14:textId="435A8C14"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Registreres ved beredskabets tilladelse til midlertidig</w:t>
            </w:r>
            <w:r w:rsidR="005047A7">
              <w:rPr>
                <w:rFonts w:ascii="Trebuchet MS" w:hAnsi="Trebuchet MS" w:cs="Trebuchet MS"/>
                <w:sz w:val="18"/>
                <w:szCs w:val="18"/>
              </w:rPr>
              <w:t>e</w:t>
            </w:r>
            <w:r w:rsidRPr="00BB7EB0">
              <w:rPr>
                <w:rFonts w:ascii="Trebuchet MS" w:hAnsi="Trebuchet MS" w:cs="Trebuchet MS"/>
                <w:sz w:val="18"/>
                <w:szCs w:val="18"/>
              </w:rPr>
              <w:t xml:space="preserve"> overnatninger</w:t>
            </w:r>
            <w:r w:rsidR="005047A7">
              <w:rPr>
                <w:rFonts w:ascii="Trebuchet MS" w:hAnsi="Trebuchet MS" w:cs="Trebuchet MS"/>
                <w:sz w:val="18"/>
                <w:szCs w:val="18"/>
              </w:rPr>
              <w:t>.</w:t>
            </w:r>
          </w:p>
        </w:tc>
      </w:tr>
      <w:tr w:rsidR="00CB4BEB" w:rsidRPr="00BB7EB0" w14:paraId="4ED81E22" w14:textId="77777777" w:rsidTr="003C0924">
        <w:trPr>
          <w:trHeight w:hRule="exact" w:val="255"/>
        </w:trPr>
        <w:tc>
          <w:tcPr>
            <w:tcW w:w="4503" w:type="dxa"/>
            <w:shd w:val="clear" w:color="auto" w:fill="E0E0E0"/>
            <w:vAlign w:val="bottom"/>
          </w:tcPr>
          <w:p w14:paraId="24AFADDA"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Klassificering/opdeling</w:t>
            </w:r>
          </w:p>
        </w:tc>
        <w:tc>
          <w:tcPr>
            <w:tcW w:w="9149" w:type="dxa"/>
            <w:shd w:val="clear" w:color="auto" w:fill="FFFFFF"/>
            <w:vAlign w:val="bottom"/>
          </w:tcPr>
          <w:p w14:paraId="02AD5665" w14:textId="77777777" w:rsidR="00CB4BEB" w:rsidRPr="00BB7EB0" w:rsidRDefault="00CB4BEB" w:rsidP="003C0924">
            <w:pPr>
              <w:rPr>
                <w:rFonts w:ascii="Trebuchet MS" w:hAnsi="Trebuchet MS" w:cs="Trebuchet MS"/>
                <w:sz w:val="18"/>
                <w:szCs w:val="18"/>
              </w:rPr>
            </w:pPr>
          </w:p>
        </w:tc>
      </w:tr>
      <w:tr w:rsidR="00CB4BEB" w:rsidRPr="00BB7EB0" w14:paraId="0DB05BB5" w14:textId="77777777" w:rsidTr="003C0924">
        <w:trPr>
          <w:trHeight w:hRule="exact" w:val="255"/>
        </w:trPr>
        <w:tc>
          <w:tcPr>
            <w:tcW w:w="4503" w:type="dxa"/>
            <w:shd w:val="clear" w:color="auto" w:fill="E0E0E0"/>
            <w:vAlign w:val="bottom"/>
          </w:tcPr>
          <w:p w14:paraId="5408D618"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Minimum størrelser for objekt</w:t>
            </w:r>
          </w:p>
        </w:tc>
        <w:tc>
          <w:tcPr>
            <w:tcW w:w="9149" w:type="dxa"/>
            <w:shd w:val="clear" w:color="auto" w:fill="FFFFFF"/>
            <w:vAlign w:val="bottom"/>
          </w:tcPr>
          <w:p w14:paraId="720A3C18" w14:textId="77777777" w:rsidR="00CB4BEB" w:rsidRPr="00BB7EB0" w:rsidRDefault="00CB4BEB" w:rsidP="003C0924">
            <w:pPr>
              <w:rPr>
                <w:rFonts w:ascii="Trebuchet MS" w:hAnsi="Trebuchet MS" w:cs="Trebuchet MS"/>
                <w:sz w:val="18"/>
                <w:szCs w:val="18"/>
              </w:rPr>
            </w:pPr>
          </w:p>
        </w:tc>
      </w:tr>
      <w:tr w:rsidR="00CB4BEB" w:rsidRPr="00BB7EB0" w14:paraId="12510B46" w14:textId="77777777" w:rsidTr="003C0924">
        <w:trPr>
          <w:trHeight w:hRule="exact" w:val="255"/>
        </w:trPr>
        <w:tc>
          <w:tcPr>
            <w:tcW w:w="4503" w:type="dxa"/>
            <w:shd w:val="clear" w:color="auto" w:fill="E0E0E0"/>
            <w:vAlign w:val="bottom"/>
          </w:tcPr>
          <w:p w14:paraId="41BAF350"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Entydige objekter</w:t>
            </w:r>
          </w:p>
        </w:tc>
        <w:tc>
          <w:tcPr>
            <w:tcW w:w="9149" w:type="dxa"/>
            <w:shd w:val="clear" w:color="auto" w:fill="FFFFFF"/>
            <w:vAlign w:val="bottom"/>
          </w:tcPr>
          <w:p w14:paraId="3C15259F" w14:textId="77777777" w:rsidR="00CB4BEB" w:rsidRPr="00BB7EB0" w:rsidRDefault="00CB4BEB" w:rsidP="003C0924">
            <w:pPr>
              <w:rPr>
                <w:rFonts w:ascii="Trebuchet MS" w:hAnsi="Trebuchet MS" w:cs="Trebuchet MS"/>
                <w:sz w:val="18"/>
                <w:szCs w:val="18"/>
              </w:rPr>
            </w:pPr>
          </w:p>
        </w:tc>
      </w:tr>
      <w:tr w:rsidR="00CB4BEB" w:rsidRPr="00BB7EB0" w14:paraId="2FB0504C" w14:textId="77777777" w:rsidTr="003C0924">
        <w:trPr>
          <w:trHeight w:hRule="exact" w:val="222"/>
        </w:trPr>
        <w:tc>
          <w:tcPr>
            <w:tcW w:w="4503" w:type="dxa"/>
            <w:shd w:val="clear" w:color="auto" w:fill="E0E0E0"/>
            <w:vAlign w:val="center"/>
          </w:tcPr>
          <w:p w14:paraId="4A2A2CFC"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Geometrisk konsistens mellem objekter</w:t>
            </w:r>
          </w:p>
        </w:tc>
        <w:tc>
          <w:tcPr>
            <w:tcW w:w="9149" w:type="dxa"/>
            <w:shd w:val="clear" w:color="auto" w:fill="FFFFFF"/>
            <w:vAlign w:val="bottom"/>
          </w:tcPr>
          <w:p w14:paraId="4F0C8DFF" w14:textId="77777777" w:rsidR="00CB4BEB" w:rsidRPr="00BB7EB0" w:rsidRDefault="00CB4BEB" w:rsidP="003C0924">
            <w:pPr>
              <w:rPr>
                <w:rFonts w:ascii="Trebuchet MS" w:hAnsi="Trebuchet MS" w:cs="Trebuchet MS"/>
                <w:sz w:val="18"/>
                <w:szCs w:val="18"/>
              </w:rPr>
            </w:pPr>
          </w:p>
        </w:tc>
      </w:tr>
      <w:tr w:rsidR="00CB4BEB" w:rsidRPr="00BB7EB0" w14:paraId="71B47D6F" w14:textId="77777777" w:rsidTr="003C0924">
        <w:trPr>
          <w:trHeight w:hRule="exact" w:val="255"/>
        </w:trPr>
        <w:tc>
          <w:tcPr>
            <w:tcW w:w="4503" w:type="dxa"/>
            <w:shd w:val="clear" w:color="auto" w:fill="E0E0E0"/>
            <w:vAlign w:val="bottom"/>
          </w:tcPr>
          <w:p w14:paraId="1A05333A"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Geometrisk konsistens med objekter i andre datasæt</w:t>
            </w:r>
          </w:p>
        </w:tc>
        <w:tc>
          <w:tcPr>
            <w:tcW w:w="9149" w:type="dxa"/>
            <w:shd w:val="clear" w:color="auto" w:fill="FFFFFF"/>
            <w:vAlign w:val="bottom"/>
          </w:tcPr>
          <w:p w14:paraId="548AF3B6" w14:textId="77777777" w:rsidR="00CB4BEB" w:rsidRPr="00BB7EB0" w:rsidRDefault="00CB4BEB" w:rsidP="003C0924">
            <w:pPr>
              <w:rPr>
                <w:rFonts w:ascii="Trebuchet MS" w:hAnsi="Trebuchet MS" w:cs="Trebuchet MS"/>
                <w:sz w:val="18"/>
                <w:szCs w:val="18"/>
              </w:rPr>
            </w:pPr>
            <w:r w:rsidRPr="00BB7EB0">
              <w:rPr>
                <w:rFonts w:ascii="Trebuchet MS" w:hAnsi="Trebuchet MS"/>
                <w:sz w:val="18"/>
                <w:szCs w:val="18"/>
              </w:rPr>
              <w:t>Adresse</w:t>
            </w:r>
          </w:p>
        </w:tc>
      </w:tr>
    </w:tbl>
    <w:p w14:paraId="343CEFE1" w14:textId="77777777" w:rsidR="00CB4BEB" w:rsidRPr="00BB7EB0" w:rsidRDefault="00CB4BEB" w:rsidP="00CB4BEB"/>
    <w:p w14:paraId="20CB5B97" w14:textId="77777777" w:rsidR="00CB4BEB" w:rsidRPr="00BB7EB0" w:rsidRDefault="00CB4BEB" w:rsidP="00CB4BEB">
      <w:pPr>
        <w:pStyle w:val="Overskrift2"/>
        <w:rPr>
          <w:kern w:val="32"/>
        </w:rPr>
      </w:pPr>
      <w:r w:rsidRPr="00BB7EB0">
        <w:br w:type="page"/>
      </w:r>
      <w:bookmarkStart w:id="2931" w:name="_Toc63351526"/>
      <w:bookmarkStart w:id="2932" w:name="_Toc122436172"/>
      <w:r w:rsidRPr="00BB7EB0">
        <w:rPr>
          <w:kern w:val="32"/>
        </w:rPr>
        <w:lastRenderedPageBreak/>
        <w:t xml:space="preserve">5.12.22 </w:t>
      </w:r>
      <w:bookmarkStart w:id="2933" w:name="_Hlk59517462"/>
      <w:r w:rsidRPr="00BB7EB0">
        <w:rPr>
          <w:kern w:val="32"/>
        </w:rPr>
        <w:t>Større udendørs arrangementer (6121)</w:t>
      </w:r>
      <w:bookmarkEnd w:id="2931"/>
      <w:bookmarkEnd w:id="2932"/>
      <w:bookmarkEnd w:id="2933"/>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8"/>
        <w:gridCol w:w="4872"/>
        <w:gridCol w:w="1155"/>
        <w:gridCol w:w="1356"/>
        <w:gridCol w:w="1473"/>
        <w:gridCol w:w="2692"/>
      </w:tblGrid>
      <w:tr w:rsidR="00CB4BEB" w:rsidRPr="00BB7EB0" w14:paraId="22BA2DC4" w14:textId="77777777" w:rsidTr="003C0924">
        <w:tc>
          <w:tcPr>
            <w:tcW w:w="2168" w:type="dxa"/>
            <w:tcBorders>
              <w:bottom w:val="single" w:sz="4" w:space="0" w:color="auto"/>
            </w:tcBorders>
            <w:shd w:val="clear" w:color="auto" w:fill="D9D9D9"/>
            <w:vAlign w:val="center"/>
          </w:tcPr>
          <w:p w14:paraId="348562F5" w14:textId="77777777" w:rsidR="00CB4BEB" w:rsidRPr="00BB7EB0" w:rsidRDefault="00CB4BEB" w:rsidP="003C0924">
            <w:pPr>
              <w:rPr>
                <w:rFonts w:ascii="Trebuchet MS" w:hAnsi="Trebuchet MS" w:cs="Trebuchet MS"/>
                <w:b/>
                <w:bCs/>
                <w:sz w:val="18"/>
                <w:szCs w:val="18"/>
              </w:rPr>
            </w:pPr>
            <w:r w:rsidRPr="00BB7EB0">
              <w:rPr>
                <w:rFonts w:ascii="Trebuchet MS" w:hAnsi="Trebuchet MS" w:cs="Trebuchet MS"/>
                <w:b/>
                <w:bCs/>
                <w:sz w:val="18"/>
                <w:szCs w:val="18"/>
              </w:rPr>
              <w:t>Feltnavn</w:t>
            </w:r>
          </w:p>
        </w:tc>
        <w:tc>
          <w:tcPr>
            <w:tcW w:w="4872" w:type="dxa"/>
            <w:tcBorders>
              <w:bottom w:val="single" w:sz="4" w:space="0" w:color="auto"/>
            </w:tcBorders>
            <w:shd w:val="clear" w:color="auto" w:fill="D9D9D9"/>
            <w:vAlign w:val="center"/>
          </w:tcPr>
          <w:p w14:paraId="7C322632"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2AF03A29"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5CF4033F"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Værdiområde</w:t>
            </w:r>
          </w:p>
        </w:tc>
        <w:tc>
          <w:tcPr>
            <w:tcW w:w="1473" w:type="dxa"/>
            <w:tcBorders>
              <w:bottom w:val="single" w:sz="4" w:space="0" w:color="auto"/>
            </w:tcBorders>
            <w:shd w:val="clear" w:color="auto" w:fill="D9D9D9"/>
            <w:vAlign w:val="bottom"/>
          </w:tcPr>
          <w:p w14:paraId="182D6540" w14:textId="77777777" w:rsidR="00CB4BEB" w:rsidRPr="00BB7EB0" w:rsidRDefault="00CB4BEB" w:rsidP="003C0924">
            <w:pPr>
              <w:autoSpaceDE w:val="0"/>
              <w:autoSpaceDN w:val="0"/>
              <w:adjustRightInd w:val="0"/>
              <w:rPr>
                <w:rFonts w:ascii="Trebuchet MS" w:hAnsi="Trebuchet MS" w:cs="Trebuchet MS"/>
                <w:b/>
                <w:bCs/>
                <w:sz w:val="18"/>
                <w:szCs w:val="18"/>
              </w:rPr>
            </w:pPr>
            <w:r w:rsidRPr="00BB7EB0">
              <w:rPr>
                <w:rFonts w:ascii="Trebuchet MS" w:hAnsi="Trebuchet MS" w:cs="Trebuchet MS"/>
                <w:b/>
                <w:bCs/>
                <w:sz w:val="18"/>
                <w:szCs w:val="18"/>
              </w:rPr>
              <w:t>Obligatorisk /</w:t>
            </w:r>
          </w:p>
          <w:p w14:paraId="2092082B"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Frit</w:t>
            </w:r>
          </w:p>
        </w:tc>
        <w:tc>
          <w:tcPr>
            <w:tcW w:w="2692" w:type="dxa"/>
            <w:shd w:val="clear" w:color="auto" w:fill="D9D9D9"/>
            <w:vAlign w:val="center"/>
          </w:tcPr>
          <w:p w14:paraId="1D500AC7"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Eksempel</w:t>
            </w:r>
          </w:p>
        </w:tc>
      </w:tr>
      <w:tr w:rsidR="00CB4BEB" w:rsidRPr="00BB7EB0" w14:paraId="7827AF4D"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D9D9D9"/>
            <w:vAlign w:val="bottom"/>
          </w:tcPr>
          <w:p w14:paraId="5B7A77E4" w14:textId="77777777" w:rsidR="00CB4BEB" w:rsidRPr="00BB7EB0" w:rsidRDefault="00CB4BEB" w:rsidP="003C0924">
            <w:pPr>
              <w:rPr>
                <w:rFonts w:ascii="Trebuchet MS" w:hAnsi="Trebuchet MS"/>
                <w:sz w:val="18"/>
                <w:szCs w:val="18"/>
              </w:rPr>
            </w:pPr>
            <w:proofErr w:type="spellStart"/>
            <w:r w:rsidRPr="00BB7EB0">
              <w:rPr>
                <w:rFonts w:ascii="Trebuchet MS" w:hAnsi="Trebuchet MS"/>
                <w:sz w:val="18"/>
                <w:szCs w:val="18"/>
              </w:rPr>
              <w:t>sua_kode</w:t>
            </w:r>
            <w:proofErr w:type="spellEnd"/>
          </w:p>
        </w:tc>
        <w:tc>
          <w:tcPr>
            <w:tcW w:w="4872" w:type="dxa"/>
            <w:tcBorders>
              <w:top w:val="single" w:sz="4" w:space="0" w:color="auto"/>
              <w:left w:val="single" w:sz="4" w:space="0" w:color="auto"/>
              <w:bottom w:val="nil"/>
              <w:right w:val="single" w:sz="4" w:space="0" w:color="auto"/>
            </w:tcBorders>
            <w:shd w:val="clear" w:color="auto" w:fill="FFFFFF"/>
            <w:vAlign w:val="bottom"/>
          </w:tcPr>
          <w:p w14:paraId="04564ECE"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Kode for typen af større udendørs arrangementer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E19FAAA"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45B2570D"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1-99</w:t>
            </w:r>
          </w:p>
        </w:tc>
        <w:tc>
          <w:tcPr>
            <w:tcW w:w="1473" w:type="dxa"/>
            <w:tcBorders>
              <w:top w:val="single" w:sz="4" w:space="0" w:color="auto"/>
              <w:left w:val="single" w:sz="4" w:space="0" w:color="auto"/>
              <w:bottom w:val="nil"/>
              <w:right w:val="single" w:sz="4" w:space="0" w:color="auto"/>
            </w:tcBorders>
            <w:shd w:val="clear" w:color="auto" w:fill="FFFFFF"/>
            <w:vAlign w:val="bottom"/>
          </w:tcPr>
          <w:p w14:paraId="65C25AF9"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O</w:t>
            </w:r>
          </w:p>
        </w:tc>
        <w:tc>
          <w:tcPr>
            <w:tcW w:w="2692" w:type="dxa"/>
            <w:tcBorders>
              <w:top w:val="single" w:sz="4" w:space="0" w:color="auto"/>
              <w:left w:val="single" w:sz="4" w:space="0" w:color="auto"/>
              <w:bottom w:val="nil"/>
              <w:right w:val="single" w:sz="4" w:space="0" w:color="auto"/>
            </w:tcBorders>
            <w:shd w:val="clear" w:color="auto" w:fill="FFFFFF"/>
            <w:vAlign w:val="bottom"/>
          </w:tcPr>
          <w:p w14:paraId="6C28E6B5"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2</w:t>
            </w:r>
          </w:p>
        </w:tc>
      </w:tr>
      <w:tr w:rsidR="00CB4BEB" w:rsidRPr="00BB7EB0" w14:paraId="35F5392E" w14:textId="77777777" w:rsidTr="003C0924">
        <w:trPr>
          <w:trHeight w:hRule="exact" w:val="353"/>
        </w:trPr>
        <w:tc>
          <w:tcPr>
            <w:tcW w:w="2168" w:type="dxa"/>
            <w:tcBorders>
              <w:top w:val="single" w:sz="4" w:space="0" w:color="auto"/>
              <w:left w:val="single" w:sz="4" w:space="0" w:color="auto"/>
              <w:bottom w:val="nil"/>
              <w:right w:val="single" w:sz="4" w:space="0" w:color="auto"/>
            </w:tcBorders>
            <w:shd w:val="clear" w:color="auto" w:fill="99CCFF"/>
            <w:vAlign w:val="center"/>
          </w:tcPr>
          <w:p w14:paraId="257D1F6D" w14:textId="77777777" w:rsidR="00CB4BEB" w:rsidRPr="00BB7EB0" w:rsidRDefault="00CB4BEB" w:rsidP="003C0924">
            <w:pPr>
              <w:rPr>
                <w:rFonts w:ascii="Trebuchet MS" w:hAnsi="Trebuchet MS"/>
                <w:sz w:val="18"/>
                <w:szCs w:val="18"/>
              </w:rPr>
            </w:pPr>
            <w:proofErr w:type="spellStart"/>
            <w:r w:rsidRPr="00BB7EB0">
              <w:rPr>
                <w:rFonts w:ascii="Trebuchet MS" w:hAnsi="Trebuchet MS"/>
                <w:sz w:val="18"/>
                <w:szCs w:val="18"/>
              </w:rPr>
              <w:t>sua_type</w:t>
            </w:r>
            <w:proofErr w:type="spellEnd"/>
          </w:p>
        </w:tc>
        <w:tc>
          <w:tcPr>
            <w:tcW w:w="4872" w:type="dxa"/>
            <w:tcBorders>
              <w:top w:val="single" w:sz="4" w:space="0" w:color="auto"/>
              <w:left w:val="single" w:sz="4" w:space="0" w:color="auto"/>
              <w:bottom w:val="nil"/>
              <w:right w:val="single" w:sz="4" w:space="0" w:color="auto"/>
            </w:tcBorders>
            <w:shd w:val="clear" w:color="auto" w:fill="99CCFF"/>
            <w:vAlign w:val="center"/>
          </w:tcPr>
          <w:p w14:paraId="4C2B5537"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Typen af arrangement</w:t>
            </w:r>
          </w:p>
        </w:tc>
        <w:tc>
          <w:tcPr>
            <w:tcW w:w="1155" w:type="dxa"/>
            <w:tcBorders>
              <w:top w:val="single" w:sz="4" w:space="0" w:color="auto"/>
              <w:left w:val="single" w:sz="4" w:space="0" w:color="auto"/>
              <w:bottom w:val="nil"/>
              <w:right w:val="single" w:sz="4" w:space="0" w:color="auto"/>
            </w:tcBorders>
            <w:shd w:val="clear" w:color="auto" w:fill="99CCFF"/>
            <w:vAlign w:val="center"/>
          </w:tcPr>
          <w:p w14:paraId="3570F6CC"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center"/>
          </w:tcPr>
          <w:p w14:paraId="49B8C574"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0-50 tegn</w:t>
            </w:r>
          </w:p>
        </w:tc>
        <w:tc>
          <w:tcPr>
            <w:tcW w:w="1473" w:type="dxa"/>
            <w:tcBorders>
              <w:top w:val="single" w:sz="4" w:space="0" w:color="auto"/>
              <w:left w:val="single" w:sz="4" w:space="0" w:color="auto"/>
              <w:bottom w:val="nil"/>
              <w:right w:val="single" w:sz="4" w:space="0" w:color="auto"/>
            </w:tcBorders>
            <w:shd w:val="clear" w:color="auto" w:fill="99CCFF"/>
            <w:vAlign w:val="center"/>
          </w:tcPr>
          <w:p w14:paraId="507BC8B5"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S</w:t>
            </w:r>
          </w:p>
        </w:tc>
        <w:tc>
          <w:tcPr>
            <w:tcW w:w="2692" w:type="dxa"/>
            <w:tcBorders>
              <w:top w:val="single" w:sz="4" w:space="0" w:color="auto"/>
              <w:left w:val="single" w:sz="4" w:space="0" w:color="auto"/>
              <w:bottom w:val="nil"/>
              <w:right w:val="single" w:sz="4" w:space="0" w:color="auto"/>
            </w:tcBorders>
            <w:shd w:val="clear" w:color="auto" w:fill="99CCFF"/>
            <w:vAlign w:val="center"/>
          </w:tcPr>
          <w:p w14:paraId="37CFB23A"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Dyrskue</w:t>
            </w:r>
          </w:p>
        </w:tc>
      </w:tr>
      <w:tr w:rsidR="00CB4BEB" w:rsidRPr="00BB7EB0" w14:paraId="6E5EEC22"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D9D9D9"/>
            <w:vAlign w:val="bottom"/>
          </w:tcPr>
          <w:p w14:paraId="1B9F78F3"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arrangement</w:t>
            </w:r>
          </w:p>
        </w:tc>
        <w:tc>
          <w:tcPr>
            <w:tcW w:w="4872" w:type="dxa"/>
            <w:tcBorders>
              <w:top w:val="single" w:sz="4" w:space="0" w:color="auto"/>
              <w:left w:val="single" w:sz="4" w:space="0" w:color="auto"/>
              <w:bottom w:val="nil"/>
              <w:right w:val="single" w:sz="4" w:space="0" w:color="auto"/>
            </w:tcBorders>
            <w:shd w:val="clear" w:color="auto" w:fill="FFFFFF"/>
            <w:vAlign w:val="bottom"/>
          </w:tcPr>
          <w:p w14:paraId="4FEFB095"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Navn på arrangementet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395627B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393E33F4"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0-128 tegn</w:t>
            </w:r>
          </w:p>
        </w:tc>
        <w:tc>
          <w:tcPr>
            <w:tcW w:w="1473" w:type="dxa"/>
            <w:tcBorders>
              <w:top w:val="single" w:sz="4" w:space="0" w:color="auto"/>
              <w:left w:val="single" w:sz="4" w:space="0" w:color="auto"/>
              <w:bottom w:val="nil"/>
              <w:right w:val="single" w:sz="4" w:space="0" w:color="auto"/>
            </w:tcBorders>
            <w:shd w:val="clear" w:color="auto" w:fill="FFFFFF"/>
            <w:vAlign w:val="bottom"/>
          </w:tcPr>
          <w:p w14:paraId="225BF262"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O</w:t>
            </w:r>
          </w:p>
        </w:tc>
        <w:tc>
          <w:tcPr>
            <w:tcW w:w="2692" w:type="dxa"/>
            <w:tcBorders>
              <w:top w:val="single" w:sz="4" w:space="0" w:color="auto"/>
              <w:left w:val="single" w:sz="4" w:space="0" w:color="auto"/>
              <w:bottom w:val="nil"/>
              <w:right w:val="single" w:sz="4" w:space="0" w:color="auto"/>
            </w:tcBorders>
            <w:shd w:val="clear" w:color="auto" w:fill="FFFFFF"/>
            <w:vAlign w:val="bottom"/>
          </w:tcPr>
          <w:p w14:paraId="3C6E4BCE" w14:textId="77777777" w:rsidR="00CB4BEB" w:rsidRPr="00BB7EB0" w:rsidRDefault="00CB4BEB" w:rsidP="003C0924">
            <w:pPr>
              <w:rPr>
                <w:rFonts w:ascii="Trebuchet MS" w:hAnsi="Trebuchet MS" w:cs="Trebuchet MS"/>
                <w:sz w:val="18"/>
                <w:szCs w:val="18"/>
              </w:rPr>
            </w:pPr>
            <w:proofErr w:type="spellStart"/>
            <w:r w:rsidRPr="00BB7EB0">
              <w:rPr>
                <w:rFonts w:ascii="Trebuchet MS" w:hAnsi="Trebuchet MS" w:cs="Trebuchet MS"/>
                <w:sz w:val="18"/>
                <w:szCs w:val="18"/>
              </w:rPr>
              <w:t>Andeby</w:t>
            </w:r>
            <w:proofErr w:type="spellEnd"/>
            <w:r w:rsidRPr="00BB7EB0">
              <w:rPr>
                <w:rFonts w:ascii="Trebuchet MS" w:hAnsi="Trebuchet MS" w:cs="Trebuchet MS"/>
                <w:sz w:val="18"/>
                <w:szCs w:val="18"/>
              </w:rPr>
              <w:t xml:space="preserve"> Festival 2014</w:t>
            </w:r>
          </w:p>
        </w:tc>
      </w:tr>
      <w:tr w:rsidR="00CB4BEB" w:rsidRPr="00BB7EB0" w14:paraId="0F1CC59C"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bottom"/>
          </w:tcPr>
          <w:p w14:paraId="4A95CD6F" w14:textId="77777777" w:rsidR="00CB4BEB" w:rsidRPr="00BB7EB0" w:rsidRDefault="00CB4BEB" w:rsidP="003C0924">
            <w:pPr>
              <w:rPr>
                <w:rFonts w:ascii="Trebuchet MS" w:hAnsi="Trebuchet MS"/>
                <w:sz w:val="18"/>
                <w:szCs w:val="18"/>
              </w:rPr>
            </w:pPr>
            <w:proofErr w:type="spellStart"/>
            <w:r w:rsidRPr="00BB7EB0">
              <w:rPr>
                <w:rFonts w:ascii="Trebuchet MS" w:hAnsi="Trebuchet MS"/>
                <w:sz w:val="18"/>
                <w:szCs w:val="18"/>
              </w:rPr>
              <w:t>forsamlingstelt_kode</w:t>
            </w:r>
            <w:proofErr w:type="spellEnd"/>
          </w:p>
        </w:tc>
        <w:tc>
          <w:tcPr>
            <w:tcW w:w="4872" w:type="dxa"/>
            <w:tcBorders>
              <w:top w:val="single" w:sz="4" w:space="0" w:color="auto"/>
              <w:left w:val="single" w:sz="4" w:space="0" w:color="auto"/>
              <w:bottom w:val="nil"/>
              <w:right w:val="single" w:sz="4" w:space="0" w:color="auto"/>
            </w:tcBorders>
            <w:shd w:val="clear" w:color="auto" w:fill="97DDBA"/>
            <w:vAlign w:val="bottom"/>
          </w:tcPr>
          <w:p w14:paraId="6FF7098B"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Kode for der er forsamlingstelte til flere end 150 personer</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7335FAC0" w14:textId="77777777" w:rsidR="00CB4BEB" w:rsidRPr="00BB7EB0"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bottom"/>
          </w:tcPr>
          <w:p w14:paraId="78E18F42" w14:textId="77777777" w:rsidR="00CB4BEB" w:rsidRPr="00BB7EB0" w:rsidRDefault="00CB4BEB" w:rsidP="003C0924">
            <w:pPr>
              <w:rPr>
                <w:rFonts w:ascii="Trebuchet MS" w:hAnsi="Trebuchet MS" w:cs="Trebuchet MS"/>
                <w:sz w:val="18"/>
                <w:szCs w:val="18"/>
              </w:rPr>
            </w:pPr>
          </w:p>
        </w:tc>
        <w:tc>
          <w:tcPr>
            <w:tcW w:w="1473" w:type="dxa"/>
            <w:tcBorders>
              <w:top w:val="single" w:sz="4" w:space="0" w:color="auto"/>
              <w:left w:val="single" w:sz="4" w:space="0" w:color="auto"/>
              <w:bottom w:val="nil"/>
              <w:right w:val="single" w:sz="4" w:space="0" w:color="auto"/>
            </w:tcBorders>
            <w:shd w:val="clear" w:color="auto" w:fill="97DDBA"/>
            <w:vAlign w:val="bottom"/>
          </w:tcPr>
          <w:p w14:paraId="0041CC65"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692" w:type="dxa"/>
            <w:tcBorders>
              <w:top w:val="single" w:sz="4" w:space="0" w:color="auto"/>
              <w:left w:val="single" w:sz="4" w:space="0" w:color="auto"/>
              <w:bottom w:val="nil"/>
              <w:right w:val="single" w:sz="4" w:space="0" w:color="auto"/>
            </w:tcBorders>
            <w:shd w:val="clear" w:color="auto" w:fill="97DDBA"/>
            <w:vAlign w:val="bottom"/>
          </w:tcPr>
          <w:p w14:paraId="774AE414" w14:textId="77777777" w:rsidR="00CB4BEB" w:rsidRPr="00BB7EB0" w:rsidRDefault="00CB4BEB" w:rsidP="003C0924">
            <w:pPr>
              <w:rPr>
                <w:rFonts w:ascii="Trebuchet MS" w:hAnsi="Trebuchet MS" w:cs="Trebuchet MS"/>
                <w:sz w:val="18"/>
                <w:szCs w:val="18"/>
              </w:rPr>
            </w:pPr>
            <w:proofErr w:type="spellStart"/>
            <w:r w:rsidRPr="00BB7EB0">
              <w:rPr>
                <w:rFonts w:ascii="Trebuchet MS" w:hAnsi="Trebuchet MS" w:cs="Trebuchet MS"/>
                <w:sz w:val="18"/>
                <w:szCs w:val="18"/>
              </w:rPr>
              <w:t>d_basis_ja_nej</w:t>
            </w:r>
            <w:proofErr w:type="spellEnd"/>
          </w:p>
        </w:tc>
      </w:tr>
      <w:tr w:rsidR="00CB4BEB" w:rsidRPr="00BB7EB0" w14:paraId="05180557"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bottom"/>
          </w:tcPr>
          <w:p w14:paraId="5DD5BA93"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forsamlingstelt</w:t>
            </w:r>
          </w:p>
        </w:tc>
        <w:tc>
          <w:tcPr>
            <w:tcW w:w="4872" w:type="dxa"/>
            <w:tcBorders>
              <w:top w:val="single" w:sz="4" w:space="0" w:color="auto"/>
              <w:left w:val="single" w:sz="4" w:space="0" w:color="auto"/>
              <w:bottom w:val="nil"/>
              <w:right w:val="single" w:sz="4" w:space="0" w:color="auto"/>
            </w:tcBorders>
            <w:shd w:val="clear" w:color="auto" w:fill="97DDBA"/>
            <w:vAlign w:val="bottom"/>
          </w:tcPr>
          <w:p w14:paraId="6B638F7D"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Er der forsamlingstelte til flere end 150 personer</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65849270" w14:textId="77777777" w:rsidR="00CB4BEB" w:rsidRPr="00BB7EB0"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bottom"/>
          </w:tcPr>
          <w:p w14:paraId="29F2BF69" w14:textId="77777777" w:rsidR="00CB4BEB" w:rsidRPr="00BB7EB0" w:rsidRDefault="00CB4BEB" w:rsidP="003C0924">
            <w:pPr>
              <w:rPr>
                <w:rFonts w:ascii="Trebuchet MS" w:hAnsi="Trebuchet MS" w:cs="Trebuchet MS"/>
                <w:sz w:val="18"/>
                <w:szCs w:val="18"/>
              </w:rPr>
            </w:pPr>
          </w:p>
        </w:tc>
        <w:tc>
          <w:tcPr>
            <w:tcW w:w="1473" w:type="dxa"/>
            <w:tcBorders>
              <w:top w:val="single" w:sz="4" w:space="0" w:color="auto"/>
              <w:left w:val="single" w:sz="4" w:space="0" w:color="auto"/>
              <w:bottom w:val="nil"/>
              <w:right w:val="single" w:sz="4" w:space="0" w:color="auto"/>
            </w:tcBorders>
            <w:shd w:val="clear" w:color="auto" w:fill="97DDBA"/>
            <w:vAlign w:val="center"/>
          </w:tcPr>
          <w:p w14:paraId="60A5E81F"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S</w:t>
            </w:r>
          </w:p>
        </w:tc>
        <w:tc>
          <w:tcPr>
            <w:tcW w:w="2692" w:type="dxa"/>
            <w:tcBorders>
              <w:top w:val="single" w:sz="4" w:space="0" w:color="auto"/>
              <w:left w:val="single" w:sz="4" w:space="0" w:color="auto"/>
              <w:bottom w:val="nil"/>
              <w:right w:val="single" w:sz="4" w:space="0" w:color="auto"/>
            </w:tcBorders>
            <w:shd w:val="clear" w:color="auto" w:fill="97DDBA"/>
            <w:vAlign w:val="bottom"/>
          </w:tcPr>
          <w:p w14:paraId="57C6EA51" w14:textId="77777777" w:rsidR="00CB4BEB" w:rsidRPr="00BB7EB0" w:rsidRDefault="00CB4BEB" w:rsidP="003C0924">
            <w:pPr>
              <w:rPr>
                <w:rFonts w:ascii="Trebuchet MS" w:hAnsi="Trebuchet MS" w:cs="Trebuchet MS"/>
                <w:sz w:val="18"/>
                <w:szCs w:val="18"/>
              </w:rPr>
            </w:pPr>
          </w:p>
        </w:tc>
      </w:tr>
      <w:tr w:rsidR="00CB4BEB" w:rsidRPr="00BB7EB0" w14:paraId="72A6B0A0" w14:textId="77777777" w:rsidTr="003C0924">
        <w:trPr>
          <w:trHeight w:hRule="exact" w:val="299"/>
        </w:trPr>
        <w:tc>
          <w:tcPr>
            <w:tcW w:w="2168" w:type="dxa"/>
            <w:tcBorders>
              <w:top w:val="single" w:sz="4" w:space="0" w:color="auto"/>
              <w:left w:val="single" w:sz="4" w:space="0" w:color="auto"/>
              <w:bottom w:val="nil"/>
              <w:right w:val="single" w:sz="4" w:space="0" w:color="auto"/>
            </w:tcBorders>
            <w:shd w:val="clear" w:color="auto" w:fill="97DDBA"/>
            <w:vAlign w:val="center"/>
          </w:tcPr>
          <w:p w14:paraId="05917AE7" w14:textId="77777777" w:rsidR="00CB4BEB" w:rsidRPr="00BB7EB0" w:rsidRDefault="00CB4BEB" w:rsidP="003C0924">
            <w:pPr>
              <w:rPr>
                <w:rFonts w:ascii="Trebuchet MS" w:hAnsi="Trebuchet MS"/>
                <w:sz w:val="18"/>
                <w:szCs w:val="18"/>
              </w:rPr>
            </w:pPr>
            <w:proofErr w:type="spellStart"/>
            <w:r w:rsidRPr="00BB7EB0">
              <w:rPr>
                <w:rFonts w:ascii="Trebuchet MS" w:hAnsi="Trebuchet MS"/>
                <w:sz w:val="18"/>
                <w:szCs w:val="18"/>
              </w:rPr>
              <w:t>cirkustelt_kode</w:t>
            </w:r>
            <w:proofErr w:type="spellEnd"/>
          </w:p>
        </w:tc>
        <w:tc>
          <w:tcPr>
            <w:tcW w:w="4872" w:type="dxa"/>
            <w:tcBorders>
              <w:top w:val="single" w:sz="4" w:space="0" w:color="auto"/>
              <w:left w:val="single" w:sz="4" w:space="0" w:color="auto"/>
              <w:bottom w:val="nil"/>
              <w:right w:val="single" w:sz="4" w:space="0" w:color="auto"/>
            </w:tcBorders>
            <w:shd w:val="clear" w:color="auto" w:fill="97DDBA"/>
            <w:vAlign w:val="center"/>
          </w:tcPr>
          <w:p w14:paraId="3924AE69"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Kode for der er cirkustelt til flere end 150 personer</w:t>
            </w:r>
          </w:p>
        </w:tc>
        <w:tc>
          <w:tcPr>
            <w:tcW w:w="1155" w:type="dxa"/>
            <w:tcBorders>
              <w:top w:val="single" w:sz="4" w:space="0" w:color="auto"/>
              <w:left w:val="single" w:sz="4" w:space="0" w:color="auto"/>
              <w:bottom w:val="nil"/>
              <w:right w:val="single" w:sz="4" w:space="0" w:color="auto"/>
            </w:tcBorders>
            <w:shd w:val="clear" w:color="auto" w:fill="97DDBA"/>
            <w:vAlign w:val="center"/>
          </w:tcPr>
          <w:p w14:paraId="4F43B85A" w14:textId="77777777" w:rsidR="00CB4BEB" w:rsidRPr="00B62F34" w:rsidRDefault="00CB4BEB" w:rsidP="003C0924">
            <w:pPr>
              <w:rPr>
                <w:rFonts w:ascii="Trebuchet MS" w:hAnsi="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center"/>
          </w:tcPr>
          <w:p w14:paraId="74043619" w14:textId="77777777" w:rsidR="00CB4BEB" w:rsidRPr="00B62F34" w:rsidRDefault="00CB4BEB" w:rsidP="003C0924">
            <w:pPr>
              <w:rPr>
                <w:rFonts w:ascii="Trebuchet MS" w:hAnsi="Trebuchet MS"/>
                <w:sz w:val="18"/>
                <w:szCs w:val="18"/>
              </w:rPr>
            </w:pPr>
          </w:p>
        </w:tc>
        <w:tc>
          <w:tcPr>
            <w:tcW w:w="1473" w:type="dxa"/>
            <w:tcBorders>
              <w:top w:val="single" w:sz="4" w:space="0" w:color="auto"/>
              <w:left w:val="single" w:sz="4" w:space="0" w:color="auto"/>
              <w:bottom w:val="nil"/>
              <w:right w:val="single" w:sz="4" w:space="0" w:color="auto"/>
            </w:tcBorders>
            <w:shd w:val="clear" w:color="auto" w:fill="97DDBA"/>
            <w:vAlign w:val="center"/>
          </w:tcPr>
          <w:p w14:paraId="609C6261"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692" w:type="dxa"/>
            <w:tcBorders>
              <w:top w:val="single" w:sz="4" w:space="0" w:color="auto"/>
              <w:left w:val="single" w:sz="4" w:space="0" w:color="auto"/>
              <w:bottom w:val="nil"/>
              <w:right w:val="single" w:sz="4" w:space="0" w:color="auto"/>
            </w:tcBorders>
            <w:shd w:val="clear" w:color="auto" w:fill="97DDBA"/>
            <w:vAlign w:val="center"/>
          </w:tcPr>
          <w:p w14:paraId="6A770278" w14:textId="77777777" w:rsidR="00CB4BEB" w:rsidRPr="00BB7EB0" w:rsidRDefault="00CB4BEB" w:rsidP="003C0924">
            <w:pPr>
              <w:rPr>
                <w:rFonts w:ascii="Trebuchet MS" w:hAnsi="Trebuchet MS" w:cs="Trebuchet MS"/>
                <w:sz w:val="18"/>
                <w:szCs w:val="18"/>
              </w:rPr>
            </w:pPr>
            <w:proofErr w:type="spellStart"/>
            <w:r w:rsidRPr="00BB7EB0">
              <w:rPr>
                <w:rFonts w:ascii="Trebuchet MS" w:hAnsi="Trebuchet MS" w:cs="Trebuchet MS"/>
                <w:sz w:val="18"/>
                <w:szCs w:val="18"/>
              </w:rPr>
              <w:t>d_basis_ja_nej</w:t>
            </w:r>
            <w:proofErr w:type="spellEnd"/>
          </w:p>
        </w:tc>
      </w:tr>
      <w:tr w:rsidR="00CB4BEB" w:rsidRPr="00BB7EB0" w14:paraId="598489B8" w14:textId="77777777" w:rsidTr="003C0924">
        <w:trPr>
          <w:trHeight w:hRule="exact" w:val="299"/>
        </w:trPr>
        <w:tc>
          <w:tcPr>
            <w:tcW w:w="2168" w:type="dxa"/>
            <w:tcBorders>
              <w:top w:val="single" w:sz="4" w:space="0" w:color="auto"/>
              <w:left w:val="single" w:sz="4" w:space="0" w:color="auto"/>
              <w:bottom w:val="nil"/>
              <w:right w:val="single" w:sz="4" w:space="0" w:color="auto"/>
            </w:tcBorders>
            <w:shd w:val="clear" w:color="auto" w:fill="97DDBA"/>
            <w:vAlign w:val="center"/>
          </w:tcPr>
          <w:p w14:paraId="7FD2CDB3"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cirkustelt</w:t>
            </w:r>
          </w:p>
        </w:tc>
        <w:tc>
          <w:tcPr>
            <w:tcW w:w="4872" w:type="dxa"/>
            <w:tcBorders>
              <w:top w:val="single" w:sz="4" w:space="0" w:color="auto"/>
              <w:left w:val="single" w:sz="4" w:space="0" w:color="auto"/>
              <w:bottom w:val="nil"/>
              <w:right w:val="single" w:sz="4" w:space="0" w:color="auto"/>
            </w:tcBorders>
            <w:shd w:val="clear" w:color="auto" w:fill="97DDBA"/>
            <w:vAlign w:val="center"/>
          </w:tcPr>
          <w:p w14:paraId="552A5BAA"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Er der cirkustelt til flere end 150 personer</w:t>
            </w:r>
          </w:p>
        </w:tc>
        <w:tc>
          <w:tcPr>
            <w:tcW w:w="1155" w:type="dxa"/>
            <w:tcBorders>
              <w:top w:val="single" w:sz="4" w:space="0" w:color="auto"/>
              <w:left w:val="single" w:sz="4" w:space="0" w:color="auto"/>
              <w:bottom w:val="nil"/>
              <w:right w:val="single" w:sz="4" w:space="0" w:color="auto"/>
            </w:tcBorders>
            <w:shd w:val="clear" w:color="auto" w:fill="97DDBA"/>
            <w:vAlign w:val="center"/>
          </w:tcPr>
          <w:p w14:paraId="550B6A8A" w14:textId="77777777" w:rsidR="00CB4BEB" w:rsidRPr="00B62F34" w:rsidRDefault="00CB4BEB" w:rsidP="003C0924">
            <w:pPr>
              <w:rPr>
                <w:rFonts w:ascii="Trebuchet MS" w:hAnsi="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center"/>
          </w:tcPr>
          <w:p w14:paraId="32030B8C" w14:textId="77777777" w:rsidR="00CB4BEB" w:rsidRPr="00B62F34" w:rsidRDefault="00CB4BEB" w:rsidP="003C0924">
            <w:pPr>
              <w:rPr>
                <w:rFonts w:ascii="Trebuchet MS" w:hAnsi="Trebuchet MS"/>
                <w:sz w:val="18"/>
                <w:szCs w:val="18"/>
              </w:rPr>
            </w:pPr>
          </w:p>
        </w:tc>
        <w:tc>
          <w:tcPr>
            <w:tcW w:w="1473" w:type="dxa"/>
            <w:tcBorders>
              <w:top w:val="single" w:sz="4" w:space="0" w:color="auto"/>
              <w:left w:val="single" w:sz="4" w:space="0" w:color="auto"/>
              <w:bottom w:val="nil"/>
              <w:right w:val="single" w:sz="4" w:space="0" w:color="auto"/>
            </w:tcBorders>
            <w:shd w:val="clear" w:color="auto" w:fill="97DDBA"/>
            <w:vAlign w:val="center"/>
          </w:tcPr>
          <w:p w14:paraId="39DEC46A"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S</w:t>
            </w:r>
          </w:p>
        </w:tc>
        <w:tc>
          <w:tcPr>
            <w:tcW w:w="2692" w:type="dxa"/>
            <w:tcBorders>
              <w:top w:val="single" w:sz="4" w:space="0" w:color="auto"/>
              <w:left w:val="single" w:sz="4" w:space="0" w:color="auto"/>
              <w:bottom w:val="nil"/>
              <w:right w:val="single" w:sz="4" w:space="0" w:color="auto"/>
            </w:tcBorders>
            <w:shd w:val="clear" w:color="auto" w:fill="97DDBA"/>
            <w:vAlign w:val="center"/>
          </w:tcPr>
          <w:p w14:paraId="3221E615" w14:textId="77777777" w:rsidR="00CB4BEB" w:rsidRPr="00BB7EB0" w:rsidRDefault="00CB4BEB" w:rsidP="003C0924">
            <w:pPr>
              <w:rPr>
                <w:rFonts w:ascii="Trebuchet MS" w:hAnsi="Trebuchet MS" w:cs="Trebuchet MS"/>
                <w:sz w:val="18"/>
                <w:szCs w:val="18"/>
              </w:rPr>
            </w:pPr>
          </w:p>
        </w:tc>
      </w:tr>
      <w:tr w:rsidR="00CB4BEB" w:rsidRPr="00BB7EB0" w14:paraId="64680A18" w14:textId="77777777" w:rsidTr="003C0924">
        <w:trPr>
          <w:trHeight w:hRule="exact" w:val="566"/>
        </w:trPr>
        <w:tc>
          <w:tcPr>
            <w:tcW w:w="2168" w:type="dxa"/>
            <w:tcBorders>
              <w:top w:val="single" w:sz="4" w:space="0" w:color="auto"/>
              <w:left w:val="single" w:sz="4" w:space="0" w:color="auto"/>
              <w:bottom w:val="nil"/>
              <w:right w:val="single" w:sz="4" w:space="0" w:color="auto"/>
            </w:tcBorders>
            <w:shd w:val="clear" w:color="auto" w:fill="97DDBA"/>
            <w:vAlign w:val="center"/>
          </w:tcPr>
          <w:p w14:paraId="4CA44CBB" w14:textId="77777777" w:rsidR="00CB4BEB" w:rsidRPr="00B62F34" w:rsidRDefault="00CB4BEB" w:rsidP="003C0924">
            <w:pPr>
              <w:rPr>
                <w:rFonts w:ascii="Trebuchet MS" w:hAnsi="Trebuchet MS"/>
                <w:sz w:val="18"/>
                <w:szCs w:val="18"/>
              </w:rPr>
            </w:pPr>
            <w:proofErr w:type="spellStart"/>
            <w:r w:rsidRPr="00BB7EB0">
              <w:rPr>
                <w:rFonts w:ascii="Trebuchet MS" w:hAnsi="Trebuchet MS"/>
                <w:sz w:val="18"/>
                <w:szCs w:val="18"/>
              </w:rPr>
              <w:t>campingomr</w:t>
            </w:r>
            <w:r w:rsidRPr="00B62F34">
              <w:rPr>
                <w:rFonts w:ascii="Trebuchet MS" w:hAnsi="Trebuchet MS"/>
                <w:sz w:val="18"/>
                <w:szCs w:val="18"/>
              </w:rPr>
              <w:t>aa</w:t>
            </w:r>
            <w:r w:rsidRPr="00BB7EB0">
              <w:rPr>
                <w:rFonts w:ascii="Trebuchet MS" w:hAnsi="Trebuchet MS"/>
                <w:sz w:val="18"/>
                <w:szCs w:val="18"/>
              </w:rPr>
              <w:t>de_kode</w:t>
            </w:r>
            <w:proofErr w:type="spellEnd"/>
          </w:p>
        </w:tc>
        <w:tc>
          <w:tcPr>
            <w:tcW w:w="4872" w:type="dxa"/>
            <w:tcBorders>
              <w:top w:val="single" w:sz="4" w:space="0" w:color="auto"/>
              <w:left w:val="single" w:sz="4" w:space="0" w:color="auto"/>
              <w:bottom w:val="nil"/>
              <w:right w:val="single" w:sz="4" w:space="0" w:color="auto"/>
            </w:tcBorders>
            <w:shd w:val="clear" w:color="auto" w:fill="97DDBA"/>
            <w:vAlign w:val="center"/>
          </w:tcPr>
          <w:p w14:paraId="5620898F" w14:textId="77777777" w:rsidR="00CB4BEB" w:rsidRPr="00B62F34" w:rsidRDefault="00CB4BEB" w:rsidP="003C0924">
            <w:pPr>
              <w:rPr>
                <w:rFonts w:ascii="Trebuchet MS" w:hAnsi="Trebuchet MS"/>
                <w:sz w:val="18"/>
                <w:szCs w:val="18"/>
              </w:rPr>
            </w:pPr>
            <w:r w:rsidRPr="00BB7EB0">
              <w:rPr>
                <w:rFonts w:ascii="Trebuchet MS" w:hAnsi="Trebuchet MS"/>
                <w:sz w:val="18"/>
                <w:szCs w:val="18"/>
              </w:rPr>
              <w:t>Kode for der er campingområde til flere end 150 personer, som ikke er omfattet af campingreglementet.</w:t>
            </w:r>
          </w:p>
        </w:tc>
        <w:tc>
          <w:tcPr>
            <w:tcW w:w="1155" w:type="dxa"/>
            <w:tcBorders>
              <w:top w:val="single" w:sz="4" w:space="0" w:color="auto"/>
              <w:left w:val="single" w:sz="4" w:space="0" w:color="auto"/>
              <w:bottom w:val="nil"/>
              <w:right w:val="single" w:sz="4" w:space="0" w:color="auto"/>
            </w:tcBorders>
            <w:shd w:val="clear" w:color="auto" w:fill="97DDBA"/>
            <w:vAlign w:val="center"/>
          </w:tcPr>
          <w:p w14:paraId="394A14CE" w14:textId="77777777" w:rsidR="00CB4BEB" w:rsidRPr="00B62F34" w:rsidRDefault="00CB4BEB" w:rsidP="003C0924">
            <w:pPr>
              <w:rPr>
                <w:rFonts w:ascii="Trebuchet MS" w:hAnsi="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center"/>
          </w:tcPr>
          <w:p w14:paraId="6A0D0537" w14:textId="77777777" w:rsidR="00CB4BEB" w:rsidRPr="00B62F34" w:rsidRDefault="00CB4BEB" w:rsidP="003C0924">
            <w:pPr>
              <w:rPr>
                <w:rFonts w:ascii="Trebuchet MS" w:hAnsi="Trebuchet MS"/>
                <w:sz w:val="18"/>
                <w:szCs w:val="18"/>
              </w:rPr>
            </w:pPr>
          </w:p>
        </w:tc>
        <w:tc>
          <w:tcPr>
            <w:tcW w:w="1473" w:type="dxa"/>
            <w:tcBorders>
              <w:top w:val="single" w:sz="4" w:space="0" w:color="auto"/>
              <w:left w:val="single" w:sz="4" w:space="0" w:color="auto"/>
              <w:bottom w:val="nil"/>
              <w:right w:val="single" w:sz="4" w:space="0" w:color="auto"/>
            </w:tcBorders>
            <w:shd w:val="clear" w:color="auto" w:fill="97DDBA"/>
            <w:vAlign w:val="center"/>
          </w:tcPr>
          <w:p w14:paraId="108DFBC8"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692" w:type="dxa"/>
            <w:tcBorders>
              <w:top w:val="single" w:sz="4" w:space="0" w:color="auto"/>
              <w:left w:val="single" w:sz="4" w:space="0" w:color="auto"/>
              <w:bottom w:val="nil"/>
              <w:right w:val="single" w:sz="4" w:space="0" w:color="auto"/>
            </w:tcBorders>
            <w:shd w:val="clear" w:color="auto" w:fill="97DDBA"/>
            <w:vAlign w:val="center"/>
          </w:tcPr>
          <w:p w14:paraId="3200D13E" w14:textId="77777777" w:rsidR="00CB4BEB" w:rsidRPr="00BB7EB0" w:rsidRDefault="00CB4BEB" w:rsidP="003C0924">
            <w:pPr>
              <w:rPr>
                <w:rFonts w:ascii="Trebuchet MS" w:hAnsi="Trebuchet MS" w:cs="Trebuchet MS"/>
                <w:sz w:val="18"/>
                <w:szCs w:val="18"/>
              </w:rPr>
            </w:pPr>
            <w:proofErr w:type="spellStart"/>
            <w:r w:rsidRPr="00BB7EB0">
              <w:rPr>
                <w:rFonts w:ascii="Trebuchet MS" w:hAnsi="Trebuchet MS" w:cs="Trebuchet MS"/>
                <w:sz w:val="18"/>
                <w:szCs w:val="18"/>
              </w:rPr>
              <w:t>d_basis_ja_nej</w:t>
            </w:r>
            <w:proofErr w:type="spellEnd"/>
          </w:p>
        </w:tc>
      </w:tr>
      <w:tr w:rsidR="00CB4BEB" w:rsidRPr="00BB7EB0" w14:paraId="59B117B2" w14:textId="77777777" w:rsidTr="003C0924">
        <w:trPr>
          <w:trHeight w:hRule="exact" w:val="566"/>
        </w:trPr>
        <w:tc>
          <w:tcPr>
            <w:tcW w:w="2168" w:type="dxa"/>
            <w:tcBorders>
              <w:top w:val="single" w:sz="4" w:space="0" w:color="auto"/>
              <w:left w:val="single" w:sz="4" w:space="0" w:color="auto"/>
              <w:bottom w:val="nil"/>
              <w:right w:val="single" w:sz="4" w:space="0" w:color="auto"/>
            </w:tcBorders>
            <w:shd w:val="clear" w:color="auto" w:fill="97DDBA"/>
            <w:vAlign w:val="center"/>
          </w:tcPr>
          <w:p w14:paraId="06581B01" w14:textId="77777777" w:rsidR="00CB4BEB" w:rsidRPr="00B62F34" w:rsidRDefault="00CB4BEB" w:rsidP="003C0924">
            <w:pPr>
              <w:rPr>
                <w:rFonts w:ascii="Trebuchet MS" w:hAnsi="Trebuchet MS"/>
                <w:sz w:val="18"/>
                <w:szCs w:val="18"/>
              </w:rPr>
            </w:pPr>
            <w:proofErr w:type="spellStart"/>
            <w:r w:rsidRPr="00BB7EB0">
              <w:rPr>
                <w:rFonts w:ascii="Trebuchet MS" w:hAnsi="Trebuchet MS"/>
                <w:sz w:val="18"/>
                <w:szCs w:val="18"/>
              </w:rPr>
              <w:t>campingomr</w:t>
            </w:r>
            <w:r w:rsidRPr="00B62F34">
              <w:rPr>
                <w:rFonts w:ascii="Trebuchet MS" w:hAnsi="Trebuchet MS"/>
                <w:sz w:val="18"/>
                <w:szCs w:val="18"/>
              </w:rPr>
              <w:t>aa</w:t>
            </w:r>
            <w:r w:rsidRPr="00BB7EB0">
              <w:rPr>
                <w:rFonts w:ascii="Trebuchet MS" w:hAnsi="Trebuchet MS"/>
                <w:sz w:val="18"/>
                <w:szCs w:val="18"/>
              </w:rPr>
              <w:t>de</w:t>
            </w:r>
            <w:proofErr w:type="spellEnd"/>
          </w:p>
        </w:tc>
        <w:tc>
          <w:tcPr>
            <w:tcW w:w="4872" w:type="dxa"/>
            <w:tcBorders>
              <w:top w:val="single" w:sz="4" w:space="0" w:color="auto"/>
              <w:left w:val="single" w:sz="4" w:space="0" w:color="auto"/>
              <w:bottom w:val="nil"/>
              <w:right w:val="single" w:sz="4" w:space="0" w:color="auto"/>
            </w:tcBorders>
            <w:shd w:val="clear" w:color="auto" w:fill="97DDBA"/>
            <w:vAlign w:val="center"/>
          </w:tcPr>
          <w:p w14:paraId="7D10B87F" w14:textId="77777777" w:rsidR="00CB4BEB" w:rsidRPr="00B62F34" w:rsidRDefault="00CB4BEB" w:rsidP="003C0924">
            <w:pPr>
              <w:rPr>
                <w:rFonts w:ascii="Trebuchet MS" w:hAnsi="Trebuchet MS"/>
                <w:sz w:val="18"/>
                <w:szCs w:val="18"/>
              </w:rPr>
            </w:pPr>
            <w:r w:rsidRPr="00BB7EB0">
              <w:rPr>
                <w:rFonts w:ascii="Trebuchet MS" w:hAnsi="Trebuchet MS"/>
                <w:sz w:val="18"/>
                <w:szCs w:val="18"/>
              </w:rPr>
              <w:t>Er der campingområde til flere end 150 personer, som ikke er omfattet af campingreglementet.</w:t>
            </w:r>
          </w:p>
        </w:tc>
        <w:tc>
          <w:tcPr>
            <w:tcW w:w="1155" w:type="dxa"/>
            <w:tcBorders>
              <w:top w:val="single" w:sz="4" w:space="0" w:color="auto"/>
              <w:left w:val="single" w:sz="4" w:space="0" w:color="auto"/>
              <w:bottom w:val="nil"/>
              <w:right w:val="single" w:sz="4" w:space="0" w:color="auto"/>
            </w:tcBorders>
            <w:shd w:val="clear" w:color="auto" w:fill="97DDBA"/>
            <w:vAlign w:val="center"/>
          </w:tcPr>
          <w:p w14:paraId="0582D6C1" w14:textId="77777777" w:rsidR="00CB4BEB" w:rsidRPr="00B62F34" w:rsidRDefault="00CB4BEB" w:rsidP="003C0924">
            <w:pPr>
              <w:rPr>
                <w:rFonts w:ascii="Trebuchet MS" w:hAnsi="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center"/>
          </w:tcPr>
          <w:p w14:paraId="07754BE9" w14:textId="77777777" w:rsidR="00CB4BEB" w:rsidRPr="00B62F34" w:rsidRDefault="00CB4BEB" w:rsidP="003C0924">
            <w:pPr>
              <w:rPr>
                <w:rFonts w:ascii="Trebuchet MS" w:hAnsi="Trebuchet MS"/>
                <w:sz w:val="18"/>
                <w:szCs w:val="18"/>
              </w:rPr>
            </w:pPr>
          </w:p>
        </w:tc>
        <w:tc>
          <w:tcPr>
            <w:tcW w:w="1473" w:type="dxa"/>
            <w:tcBorders>
              <w:top w:val="single" w:sz="4" w:space="0" w:color="auto"/>
              <w:left w:val="single" w:sz="4" w:space="0" w:color="auto"/>
              <w:bottom w:val="nil"/>
              <w:right w:val="single" w:sz="4" w:space="0" w:color="auto"/>
            </w:tcBorders>
            <w:shd w:val="clear" w:color="auto" w:fill="97DDBA"/>
            <w:vAlign w:val="center"/>
          </w:tcPr>
          <w:p w14:paraId="39EDDA0D"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S</w:t>
            </w:r>
          </w:p>
        </w:tc>
        <w:tc>
          <w:tcPr>
            <w:tcW w:w="2692" w:type="dxa"/>
            <w:tcBorders>
              <w:top w:val="single" w:sz="4" w:space="0" w:color="auto"/>
              <w:left w:val="single" w:sz="4" w:space="0" w:color="auto"/>
              <w:bottom w:val="nil"/>
              <w:right w:val="single" w:sz="4" w:space="0" w:color="auto"/>
            </w:tcBorders>
            <w:shd w:val="clear" w:color="auto" w:fill="97DDBA"/>
            <w:vAlign w:val="center"/>
          </w:tcPr>
          <w:p w14:paraId="74D2E53C" w14:textId="77777777" w:rsidR="00CB4BEB" w:rsidRPr="00BB7EB0" w:rsidRDefault="00CB4BEB" w:rsidP="003C0924">
            <w:pPr>
              <w:rPr>
                <w:rFonts w:ascii="Trebuchet MS" w:hAnsi="Trebuchet MS" w:cs="Trebuchet MS"/>
                <w:sz w:val="18"/>
                <w:szCs w:val="18"/>
              </w:rPr>
            </w:pPr>
          </w:p>
        </w:tc>
      </w:tr>
      <w:tr w:rsidR="00CB4BEB" w:rsidRPr="00BB7EB0" w14:paraId="403383EE"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center"/>
          </w:tcPr>
          <w:p w14:paraId="79E6ECE4" w14:textId="77777777" w:rsidR="00CB4BEB" w:rsidRPr="00B62F34" w:rsidRDefault="00CB4BEB" w:rsidP="003C0924">
            <w:pPr>
              <w:rPr>
                <w:rFonts w:ascii="Trebuchet MS" w:hAnsi="Trebuchet MS"/>
                <w:sz w:val="18"/>
                <w:szCs w:val="18"/>
              </w:rPr>
            </w:pPr>
            <w:proofErr w:type="spellStart"/>
            <w:r w:rsidRPr="00BB7EB0">
              <w:rPr>
                <w:rFonts w:ascii="Trebuchet MS" w:hAnsi="Trebuchet MS"/>
                <w:sz w:val="18"/>
                <w:szCs w:val="18"/>
              </w:rPr>
              <w:t>salgsomr</w:t>
            </w:r>
            <w:r w:rsidRPr="00B62F34">
              <w:rPr>
                <w:rFonts w:ascii="Trebuchet MS" w:hAnsi="Trebuchet MS"/>
                <w:sz w:val="18"/>
                <w:szCs w:val="18"/>
              </w:rPr>
              <w:t>aa</w:t>
            </w:r>
            <w:r w:rsidRPr="00BB7EB0">
              <w:rPr>
                <w:rFonts w:ascii="Trebuchet MS" w:hAnsi="Trebuchet MS"/>
                <w:sz w:val="18"/>
                <w:szCs w:val="18"/>
              </w:rPr>
              <w:t>de_kode</w:t>
            </w:r>
            <w:proofErr w:type="spellEnd"/>
          </w:p>
        </w:tc>
        <w:tc>
          <w:tcPr>
            <w:tcW w:w="4872" w:type="dxa"/>
            <w:tcBorders>
              <w:top w:val="single" w:sz="4" w:space="0" w:color="auto"/>
              <w:left w:val="single" w:sz="4" w:space="0" w:color="auto"/>
              <w:bottom w:val="nil"/>
              <w:right w:val="single" w:sz="4" w:space="0" w:color="auto"/>
            </w:tcBorders>
            <w:shd w:val="clear" w:color="auto" w:fill="97DDBA"/>
            <w:vAlign w:val="center"/>
          </w:tcPr>
          <w:p w14:paraId="2B1ACFE1" w14:textId="77777777" w:rsidR="00CB4BEB" w:rsidRPr="00B62F34" w:rsidRDefault="00CB4BEB" w:rsidP="003C0924">
            <w:pPr>
              <w:rPr>
                <w:rFonts w:ascii="Trebuchet MS" w:hAnsi="Trebuchet MS"/>
                <w:sz w:val="18"/>
                <w:szCs w:val="18"/>
              </w:rPr>
            </w:pPr>
            <w:r w:rsidRPr="00BB7EB0">
              <w:rPr>
                <w:rFonts w:ascii="Trebuchet MS" w:hAnsi="Trebuchet MS"/>
                <w:sz w:val="18"/>
                <w:szCs w:val="18"/>
              </w:rPr>
              <w:t xml:space="preserve">Kode for der er </w:t>
            </w:r>
            <w:proofErr w:type="spellStart"/>
            <w:r w:rsidRPr="00BB7EB0">
              <w:rPr>
                <w:rFonts w:ascii="Trebuchet MS" w:hAnsi="Trebuchet MS"/>
                <w:sz w:val="18"/>
                <w:szCs w:val="18"/>
              </w:rPr>
              <w:t>salgsområde</w:t>
            </w:r>
            <w:proofErr w:type="spellEnd"/>
          </w:p>
        </w:tc>
        <w:tc>
          <w:tcPr>
            <w:tcW w:w="1155" w:type="dxa"/>
            <w:tcBorders>
              <w:top w:val="single" w:sz="4" w:space="0" w:color="auto"/>
              <w:left w:val="single" w:sz="4" w:space="0" w:color="auto"/>
              <w:bottom w:val="nil"/>
              <w:right w:val="single" w:sz="4" w:space="0" w:color="auto"/>
            </w:tcBorders>
            <w:shd w:val="clear" w:color="auto" w:fill="97DDBA"/>
            <w:vAlign w:val="center"/>
          </w:tcPr>
          <w:p w14:paraId="3EA5B7B1" w14:textId="77777777" w:rsidR="00CB4BEB" w:rsidRPr="00B62F34" w:rsidRDefault="00CB4BEB" w:rsidP="003C0924">
            <w:pPr>
              <w:rPr>
                <w:rFonts w:ascii="Trebuchet MS" w:hAnsi="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center"/>
          </w:tcPr>
          <w:p w14:paraId="7684C9AE" w14:textId="77777777" w:rsidR="00CB4BEB" w:rsidRPr="00B62F34" w:rsidRDefault="00CB4BEB" w:rsidP="003C0924">
            <w:pPr>
              <w:rPr>
                <w:rFonts w:ascii="Trebuchet MS" w:hAnsi="Trebuchet MS"/>
                <w:sz w:val="18"/>
                <w:szCs w:val="18"/>
              </w:rPr>
            </w:pPr>
          </w:p>
        </w:tc>
        <w:tc>
          <w:tcPr>
            <w:tcW w:w="1473" w:type="dxa"/>
            <w:tcBorders>
              <w:top w:val="single" w:sz="4" w:space="0" w:color="auto"/>
              <w:left w:val="single" w:sz="4" w:space="0" w:color="auto"/>
              <w:bottom w:val="nil"/>
              <w:right w:val="single" w:sz="4" w:space="0" w:color="auto"/>
            </w:tcBorders>
            <w:shd w:val="clear" w:color="auto" w:fill="97DDBA"/>
            <w:vAlign w:val="center"/>
          </w:tcPr>
          <w:p w14:paraId="5F3A03E2"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692" w:type="dxa"/>
            <w:tcBorders>
              <w:top w:val="single" w:sz="4" w:space="0" w:color="auto"/>
              <w:left w:val="single" w:sz="4" w:space="0" w:color="auto"/>
              <w:bottom w:val="nil"/>
              <w:right w:val="single" w:sz="4" w:space="0" w:color="auto"/>
            </w:tcBorders>
            <w:shd w:val="clear" w:color="auto" w:fill="97DDBA"/>
            <w:vAlign w:val="center"/>
          </w:tcPr>
          <w:p w14:paraId="4FB3CFB0" w14:textId="77777777" w:rsidR="00CB4BEB" w:rsidRPr="00BB7EB0" w:rsidRDefault="00CB4BEB" w:rsidP="003C0924">
            <w:pPr>
              <w:rPr>
                <w:rFonts w:ascii="Trebuchet MS" w:hAnsi="Trebuchet MS" w:cs="Trebuchet MS"/>
                <w:sz w:val="18"/>
                <w:szCs w:val="18"/>
              </w:rPr>
            </w:pPr>
            <w:proofErr w:type="spellStart"/>
            <w:r w:rsidRPr="00BB7EB0">
              <w:rPr>
                <w:rFonts w:ascii="Trebuchet MS" w:hAnsi="Trebuchet MS" w:cs="Trebuchet MS"/>
                <w:sz w:val="18"/>
                <w:szCs w:val="18"/>
              </w:rPr>
              <w:t>d_basis_ja_nej</w:t>
            </w:r>
            <w:proofErr w:type="spellEnd"/>
          </w:p>
        </w:tc>
      </w:tr>
      <w:tr w:rsidR="00CB4BEB" w:rsidRPr="00BB7EB0" w14:paraId="59253BF8"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center"/>
          </w:tcPr>
          <w:p w14:paraId="13591802" w14:textId="77777777" w:rsidR="00CB4BEB" w:rsidRPr="00B62F34" w:rsidRDefault="00CB4BEB" w:rsidP="003C0924">
            <w:pPr>
              <w:rPr>
                <w:rFonts w:ascii="Trebuchet MS" w:hAnsi="Trebuchet MS"/>
                <w:sz w:val="18"/>
                <w:szCs w:val="18"/>
              </w:rPr>
            </w:pPr>
            <w:proofErr w:type="spellStart"/>
            <w:r w:rsidRPr="00BB7EB0">
              <w:rPr>
                <w:rFonts w:ascii="Trebuchet MS" w:hAnsi="Trebuchet MS"/>
                <w:sz w:val="18"/>
                <w:szCs w:val="18"/>
              </w:rPr>
              <w:t>salgsomr</w:t>
            </w:r>
            <w:r w:rsidRPr="00B62F34">
              <w:rPr>
                <w:rFonts w:ascii="Trebuchet MS" w:hAnsi="Trebuchet MS"/>
                <w:sz w:val="18"/>
                <w:szCs w:val="18"/>
              </w:rPr>
              <w:t>aa</w:t>
            </w:r>
            <w:r w:rsidRPr="00BB7EB0">
              <w:rPr>
                <w:rFonts w:ascii="Trebuchet MS" w:hAnsi="Trebuchet MS"/>
                <w:sz w:val="18"/>
                <w:szCs w:val="18"/>
              </w:rPr>
              <w:t>de</w:t>
            </w:r>
            <w:proofErr w:type="spellEnd"/>
          </w:p>
        </w:tc>
        <w:tc>
          <w:tcPr>
            <w:tcW w:w="4872" w:type="dxa"/>
            <w:tcBorders>
              <w:top w:val="single" w:sz="4" w:space="0" w:color="auto"/>
              <w:left w:val="single" w:sz="4" w:space="0" w:color="auto"/>
              <w:bottom w:val="nil"/>
              <w:right w:val="single" w:sz="4" w:space="0" w:color="auto"/>
            </w:tcBorders>
            <w:shd w:val="clear" w:color="auto" w:fill="97DDBA"/>
            <w:vAlign w:val="center"/>
          </w:tcPr>
          <w:p w14:paraId="5BFAB055" w14:textId="77777777" w:rsidR="00CB4BEB" w:rsidRPr="00B62F34" w:rsidRDefault="00CB4BEB" w:rsidP="003C0924">
            <w:pPr>
              <w:rPr>
                <w:rFonts w:ascii="Trebuchet MS" w:hAnsi="Trebuchet MS"/>
                <w:sz w:val="18"/>
                <w:szCs w:val="18"/>
              </w:rPr>
            </w:pPr>
            <w:r w:rsidRPr="00BB7EB0">
              <w:rPr>
                <w:rFonts w:ascii="Trebuchet MS" w:hAnsi="Trebuchet MS"/>
                <w:sz w:val="18"/>
                <w:szCs w:val="18"/>
              </w:rPr>
              <w:t xml:space="preserve">Er der </w:t>
            </w:r>
            <w:proofErr w:type="spellStart"/>
            <w:r w:rsidRPr="00BB7EB0">
              <w:rPr>
                <w:rFonts w:ascii="Trebuchet MS" w:hAnsi="Trebuchet MS"/>
                <w:sz w:val="18"/>
                <w:szCs w:val="18"/>
              </w:rPr>
              <w:t>salgsområde</w:t>
            </w:r>
            <w:proofErr w:type="spellEnd"/>
          </w:p>
        </w:tc>
        <w:tc>
          <w:tcPr>
            <w:tcW w:w="1155" w:type="dxa"/>
            <w:tcBorders>
              <w:top w:val="single" w:sz="4" w:space="0" w:color="auto"/>
              <w:left w:val="single" w:sz="4" w:space="0" w:color="auto"/>
              <w:bottom w:val="nil"/>
              <w:right w:val="single" w:sz="4" w:space="0" w:color="auto"/>
            </w:tcBorders>
            <w:shd w:val="clear" w:color="auto" w:fill="97DDBA"/>
            <w:vAlign w:val="center"/>
          </w:tcPr>
          <w:p w14:paraId="3B4BA224" w14:textId="77777777" w:rsidR="00CB4BEB" w:rsidRPr="00B62F34" w:rsidRDefault="00CB4BEB" w:rsidP="003C0924">
            <w:pPr>
              <w:rPr>
                <w:rFonts w:ascii="Trebuchet MS" w:hAnsi="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center"/>
          </w:tcPr>
          <w:p w14:paraId="5F98232E" w14:textId="77777777" w:rsidR="00CB4BEB" w:rsidRPr="00B62F34" w:rsidRDefault="00CB4BEB" w:rsidP="003C0924">
            <w:pPr>
              <w:rPr>
                <w:rFonts w:ascii="Trebuchet MS" w:hAnsi="Trebuchet MS"/>
                <w:sz w:val="18"/>
                <w:szCs w:val="18"/>
              </w:rPr>
            </w:pPr>
          </w:p>
        </w:tc>
        <w:tc>
          <w:tcPr>
            <w:tcW w:w="1473" w:type="dxa"/>
            <w:tcBorders>
              <w:top w:val="single" w:sz="4" w:space="0" w:color="auto"/>
              <w:left w:val="single" w:sz="4" w:space="0" w:color="auto"/>
              <w:bottom w:val="nil"/>
              <w:right w:val="single" w:sz="4" w:space="0" w:color="auto"/>
            </w:tcBorders>
            <w:shd w:val="clear" w:color="auto" w:fill="97DDBA"/>
            <w:vAlign w:val="center"/>
          </w:tcPr>
          <w:p w14:paraId="6A8A8F53"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S</w:t>
            </w:r>
          </w:p>
        </w:tc>
        <w:tc>
          <w:tcPr>
            <w:tcW w:w="2692" w:type="dxa"/>
            <w:tcBorders>
              <w:top w:val="single" w:sz="4" w:space="0" w:color="auto"/>
              <w:left w:val="single" w:sz="4" w:space="0" w:color="auto"/>
              <w:bottom w:val="nil"/>
              <w:right w:val="single" w:sz="4" w:space="0" w:color="auto"/>
            </w:tcBorders>
            <w:shd w:val="clear" w:color="auto" w:fill="97DDBA"/>
            <w:vAlign w:val="center"/>
          </w:tcPr>
          <w:p w14:paraId="60A94768" w14:textId="77777777" w:rsidR="00CB4BEB" w:rsidRPr="00BB7EB0" w:rsidRDefault="00CB4BEB" w:rsidP="003C0924">
            <w:pPr>
              <w:rPr>
                <w:rFonts w:ascii="Trebuchet MS" w:hAnsi="Trebuchet MS" w:cs="Trebuchet MS"/>
                <w:sz w:val="18"/>
                <w:szCs w:val="18"/>
              </w:rPr>
            </w:pPr>
          </w:p>
        </w:tc>
      </w:tr>
      <w:tr w:rsidR="00CB4BEB" w:rsidRPr="00BB7EB0" w14:paraId="34AF3611"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D9D9D9"/>
          </w:tcPr>
          <w:p w14:paraId="047A751C" w14:textId="77777777" w:rsidR="00CB4BEB" w:rsidRPr="00BB7EB0" w:rsidRDefault="00CB4BEB" w:rsidP="003C0924">
            <w:pPr>
              <w:rPr>
                <w:rFonts w:ascii="Trebuchet MS" w:hAnsi="Trebuchet MS"/>
                <w:sz w:val="18"/>
                <w:szCs w:val="18"/>
              </w:rPr>
            </w:pPr>
            <w:proofErr w:type="spellStart"/>
            <w:r w:rsidRPr="00BB7EB0">
              <w:rPr>
                <w:rFonts w:ascii="Trebuchet MS" w:hAnsi="Trebuchet MS"/>
                <w:sz w:val="18"/>
                <w:szCs w:val="18"/>
              </w:rPr>
              <w:t>arrang</w:t>
            </w:r>
            <w:r w:rsidRPr="00B62F34">
              <w:rPr>
                <w:rFonts w:ascii="Trebuchet MS" w:hAnsi="Trebuchet MS"/>
                <w:sz w:val="18"/>
                <w:szCs w:val="18"/>
              </w:rPr>
              <w:t>oe</w:t>
            </w:r>
            <w:r w:rsidRPr="00BB7EB0">
              <w:rPr>
                <w:rFonts w:ascii="Trebuchet MS" w:hAnsi="Trebuchet MS"/>
                <w:sz w:val="18"/>
                <w:szCs w:val="18"/>
              </w:rPr>
              <w:t>r</w:t>
            </w:r>
            <w:proofErr w:type="spellEnd"/>
          </w:p>
        </w:tc>
        <w:tc>
          <w:tcPr>
            <w:tcW w:w="4872" w:type="dxa"/>
            <w:tcBorders>
              <w:top w:val="single" w:sz="4" w:space="0" w:color="auto"/>
              <w:left w:val="single" w:sz="4" w:space="0" w:color="auto"/>
              <w:bottom w:val="nil"/>
              <w:right w:val="single" w:sz="4" w:space="0" w:color="auto"/>
            </w:tcBorders>
            <w:shd w:val="clear" w:color="auto" w:fill="FFFFFF"/>
          </w:tcPr>
          <w:p w14:paraId="68EB68BE"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Navn på arrangør, firma</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2A1E3C5B" w14:textId="77777777" w:rsidR="00CB4BEB" w:rsidRPr="00BB7EB0" w:rsidRDefault="00CB4BEB" w:rsidP="003C0924">
            <w:pPr>
              <w:rPr>
                <w:rFonts w:ascii="Trebuchet MS" w:hAnsi="Trebuchet MS"/>
                <w:sz w:val="18"/>
                <w:szCs w:val="18"/>
              </w:rPr>
            </w:pPr>
            <w:r w:rsidRPr="00B62F34">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64FE4825" w14:textId="77777777" w:rsidR="00CB4BEB" w:rsidRPr="00BB7EB0" w:rsidRDefault="00CB4BEB" w:rsidP="003C0924">
            <w:pPr>
              <w:rPr>
                <w:rFonts w:ascii="Trebuchet MS" w:hAnsi="Trebuchet MS"/>
                <w:sz w:val="18"/>
                <w:szCs w:val="18"/>
              </w:rPr>
            </w:pPr>
            <w:r w:rsidRPr="00B62F34">
              <w:rPr>
                <w:rFonts w:ascii="Trebuchet MS" w:hAnsi="Trebuchet MS"/>
                <w:sz w:val="18"/>
                <w:szCs w:val="18"/>
              </w:rPr>
              <w:t>0-128 tegn</w:t>
            </w:r>
          </w:p>
        </w:tc>
        <w:tc>
          <w:tcPr>
            <w:tcW w:w="1473" w:type="dxa"/>
            <w:tcBorders>
              <w:top w:val="single" w:sz="4" w:space="0" w:color="auto"/>
              <w:left w:val="single" w:sz="4" w:space="0" w:color="auto"/>
              <w:bottom w:val="nil"/>
              <w:right w:val="single" w:sz="4" w:space="0" w:color="auto"/>
            </w:tcBorders>
            <w:shd w:val="clear" w:color="auto" w:fill="FFFFFF"/>
            <w:vAlign w:val="bottom"/>
          </w:tcPr>
          <w:p w14:paraId="0A22B286" w14:textId="77777777" w:rsidR="00CB4BEB" w:rsidRPr="00BB7EB0" w:rsidRDefault="00CB4BEB" w:rsidP="003C0924">
            <w:pPr>
              <w:jc w:val="center"/>
              <w:rPr>
                <w:rFonts w:ascii="Trebuchet MS" w:hAnsi="Trebuchet MS"/>
                <w:sz w:val="18"/>
                <w:szCs w:val="18"/>
              </w:rPr>
            </w:pPr>
            <w:r w:rsidRPr="00BB7EB0">
              <w:rPr>
                <w:rFonts w:ascii="Trebuchet MS" w:hAnsi="Trebuchet MS"/>
                <w:sz w:val="18"/>
                <w:szCs w:val="18"/>
              </w:rPr>
              <w:t>F</w:t>
            </w:r>
          </w:p>
        </w:tc>
        <w:tc>
          <w:tcPr>
            <w:tcW w:w="2692" w:type="dxa"/>
            <w:tcBorders>
              <w:top w:val="single" w:sz="4" w:space="0" w:color="auto"/>
              <w:left w:val="single" w:sz="4" w:space="0" w:color="auto"/>
              <w:bottom w:val="nil"/>
              <w:right w:val="single" w:sz="4" w:space="0" w:color="auto"/>
            </w:tcBorders>
            <w:shd w:val="clear" w:color="auto" w:fill="FFFFFF"/>
            <w:vAlign w:val="bottom"/>
          </w:tcPr>
          <w:p w14:paraId="7027748D" w14:textId="77777777" w:rsidR="00CB4BEB" w:rsidRPr="00BB7EB0" w:rsidRDefault="00CB4BEB" w:rsidP="003C0924">
            <w:pPr>
              <w:rPr>
                <w:rFonts w:ascii="Trebuchet MS" w:hAnsi="Trebuchet MS"/>
                <w:sz w:val="18"/>
                <w:szCs w:val="18"/>
              </w:rPr>
            </w:pPr>
            <w:proofErr w:type="spellStart"/>
            <w:r w:rsidRPr="00BB7EB0">
              <w:rPr>
                <w:rFonts w:ascii="Trebuchet MS" w:hAnsi="Trebuchet MS"/>
                <w:sz w:val="18"/>
                <w:szCs w:val="18"/>
              </w:rPr>
              <w:t>Andeby</w:t>
            </w:r>
            <w:proofErr w:type="spellEnd"/>
            <w:r w:rsidRPr="00BB7EB0">
              <w:rPr>
                <w:rFonts w:ascii="Trebuchet MS" w:hAnsi="Trebuchet MS"/>
                <w:sz w:val="18"/>
                <w:szCs w:val="18"/>
              </w:rPr>
              <w:t xml:space="preserve"> Festivalen</w:t>
            </w:r>
          </w:p>
        </w:tc>
      </w:tr>
      <w:tr w:rsidR="00CB4BEB" w:rsidRPr="00BB7EB0" w14:paraId="48DC694A"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D9D9D9"/>
            <w:vAlign w:val="bottom"/>
          </w:tcPr>
          <w:p w14:paraId="40B9F2EE" w14:textId="77777777" w:rsidR="00CB4BEB" w:rsidRPr="00BB7EB0" w:rsidRDefault="00CB4BEB" w:rsidP="003C0924">
            <w:pPr>
              <w:rPr>
                <w:rFonts w:ascii="Trebuchet MS" w:hAnsi="Trebuchet MS"/>
                <w:sz w:val="18"/>
                <w:szCs w:val="18"/>
              </w:rPr>
            </w:pPr>
            <w:proofErr w:type="spellStart"/>
            <w:r w:rsidRPr="00BB7EB0">
              <w:rPr>
                <w:rFonts w:ascii="Trebuchet MS" w:hAnsi="Trebuchet MS"/>
                <w:sz w:val="18"/>
                <w:szCs w:val="18"/>
              </w:rPr>
              <w:t>adr_i_tekst</w:t>
            </w:r>
            <w:proofErr w:type="spellEnd"/>
          </w:p>
        </w:tc>
        <w:tc>
          <w:tcPr>
            <w:tcW w:w="4872" w:type="dxa"/>
            <w:tcBorders>
              <w:top w:val="single" w:sz="4" w:space="0" w:color="auto"/>
              <w:left w:val="single" w:sz="4" w:space="0" w:color="auto"/>
              <w:bottom w:val="nil"/>
              <w:right w:val="single" w:sz="4" w:space="0" w:color="auto"/>
            </w:tcBorders>
            <w:shd w:val="clear" w:color="auto" w:fill="FFFFFF"/>
          </w:tcPr>
          <w:p w14:paraId="38A97C9D"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Alternativ adresse i tekst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91E58F1" w14:textId="77777777" w:rsidR="00CB4BEB" w:rsidRPr="00B62F34" w:rsidRDefault="00CB4BEB" w:rsidP="003C0924">
            <w:pPr>
              <w:rPr>
                <w:rFonts w:ascii="Trebuchet MS" w:hAnsi="Trebuchet MS"/>
                <w:sz w:val="18"/>
                <w:szCs w:val="18"/>
              </w:rPr>
            </w:pPr>
            <w:r w:rsidRPr="00B62F34">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7C470172" w14:textId="77777777" w:rsidR="00CB4BEB" w:rsidRPr="00B62F34" w:rsidRDefault="00CB4BEB" w:rsidP="003C0924">
            <w:pPr>
              <w:rPr>
                <w:rFonts w:ascii="Trebuchet MS" w:hAnsi="Trebuchet MS"/>
                <w:sz w:val="18"/>
                <w:szCs w:val="18"/>
              </w:rPr>
            </w:pPr>
            <w:r w:rsidRPr="00B62F34">
              <w:rPr>
                <w:rFonts w:ascii="Trebuchet MS" w:hAnsi="Trebuchet MS"/>
                <w:sz w:val="18"/>
                <w:szCs w:val="18"/>
              </w:rPr>
              <w:t>0-128 tegn</w:t>
            </w:r>
          </w:p>
        </w:tc>
        <w:tc>
          <w:tcPr>
            <w:tcW w:w="1473" w:type="dxa"/>
            <w:tcBorders>
              <w:top w:val="single" w:sz="4" w:space="0" w:color="auto"/>
              <w:left w:val="single" w:sz="4" w:space="0" w:color="auto"/>
              <w:bottom w:val="nil"/>
              <w:right w:val="single" w:sz="4" w:space="0" w:color="auto"/>
            </w:tcBorders>
            <w:shd w:val="clear" w:color="auto" w:fill="FFFFFF"/>
            <w:vAlign w:val="bottom"/>
          </w:tcPr>
          <w:p w14:paraId="4B0F61D5"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692" w:type="dxa"/>
            <w:tcBorders>
              <w:top w:val="single" w:sz="4" w:space="0" w:color="auto"/>
              <w:left w:val="single" w:sz="4" w:space="0" w:color="auto"/>
              <w:bottom w:val="nil"/>
              <w:right w:val="single" w:sz="4" w:space="0" w:color="auto"/>
            </w:tcBorders>
            <w:shd w:val="clear" w:color="auto" w:fill="FFFFFF"/>
            <w:vAlign w:val="bottom"/>
          </w:tcPr>
          <w:p w14:paraId="2829061E"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 xml:space="preserve">Andebyvej 112, </w:t>
            </w:r>
            <w:proofErr w:type="spellStart"/>
            <w:r w:rsidRPr="00BB7EB0">
              <w:rPr>
                <w:rFonts w:ascii="Trebuchet MS" w:hAnsi="Trebuchet MS" w:cs="Trebuchet MS"/>
                <w:sz w:val="18"/>
                <w:szCs w:val="18"/>
              </w:rPr>
              <w:t>Gåsestrup</w:t>
            </w:r>
            <w:proofErr w:type="spellEnd"/>
          </w:p>
        </w:tc>
      </w:tr>
      <w:tr w:rsidR="00CB4BEB" w:rsidRPr="00BB7EB0" w14:paraId="4A0B1721"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D9D9D9"/>
            <w:vAlign w:val="center"/>
          </w:tcPr>
          <w:p w14:paraId="4AC02528" w14:textId="77777777" w:rsidR="00CB4BEB" w:rsidRPr="00BB7EB0" w:rsidRDefault="00CB4BEB" w:rsidP="003C0924">
            <w:pPr>
              <w:rPr>
                <w:rFonts w:ascii="Trebuchet MS" w:hAnsi="Trebuchet MS"/>
                <w:sz w:val="18"/>
                <w:szCs w:val="18"/>
              </w:rPr>
            </w:pPr>
            <w:proofErr w:type="spellStart"/>
            <w:r w:rsidRPr="00BB7EB0">
              <w:rPr>
                <w:rFonts w:ascii="Trebuchet MS" w:hAnsi="Trebuchet MS"/>
                <w:sz w:val="18"/>
                <w:szCs w:val="18"/>
              </w:rPr>
              <w:t>suppl_sted_beskrivelse</w:t>
            </w:r>
            <w:proofErr w:type="spellEnd"/>
          </w:p>
        </w:tc>
        <w:tc>
          <w:tcPr>
            <w:tcW w:w="4872" w:type="dxa"/>
            <w:tcBorders>
              <w:top w:val="single" w:sz="4" w:space="0" w:color="auto"/>
              <w:left w:val="single" w:sz="4" w:space="0" w:color="auto"/>
              <w:bottom w:val="nil"/>
              <w:right w:val="single" w:sz="4" w:space="0" w:color="auto"/>
            </w:tcBorders>
            <w:shd w:val="clear" w:color="auto" w:fill="FFFFFF"/>
            <w:vAlign w:val="center"/>
          </w:tcPr>
          <w:p w14:paraId="485E513D" w14:textId="77777777" w:rsidR="00CB4BEB" w:rsidRPr="00BB7EB0" w:rsidRDefault="00CB4BEB" w:rsidP="003C0924">
            <w:pPr>
              <w:rPr>
                <w:rFonts w:ascii="Trebuchet MS" w:hAnsi="Trebuchet MS"/>
                <w:sz w:val="18"/>
                <w:szCs w:val="18"/>
              </w:rPr>
            </w:pPr>
            <w:r w:rsidRPr="00B62F34">
              <w:rPr>
                <w:rFonts w:ascii="Trebuchet MS" w:hAnsi="Trebuchet MS"/>
                <w:sz w:val="18"/>
                <w:szCs w:val="18"/>
              </w:rPr>
              <w:t>Supplerende sted angivelse</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655F659A" w14:textId="77777777" w:rsidR="00CB4BEB" w:rsidRPr="00B62F34" w:rsidRDefault="00CB4BEB" w:rsidP="003C0924">
            <w:pPr>
              <w:rPr>
                <w:rFonts w:ascii="Trebuchet MS" w:hAnsi="Trebuchet MS"/>
                <w:sz w:val="18"/>
                <w:szCs w:val="18"/>
              </w:rPr>
            </w:pPr>
            <w:r w:rsidRPr="00B62F34">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17C9B9FC" w14:textId="77777777" w:rsidR="00CB4BEB" w:rsidRPr="00B62F34" w:rsidRDefault="00CB4BEB" w:rsidP="003C0924">
            <w:pPr>
              <w:rPr>
                <w:rFonts w:ascii="Trebuchet MS" w:hAnsi="Trebuchet MS"/>
                <w:sz w:val="18"/>
                <w:szCs w:val="18"/>
              </w:rPr>
            </w:pPr>
            <w:r w:rsidRPr="00B62F34">
              <w:rPr>
                <w:rFonts w:ascii="Trebuchet MS" w:hAnsi="Trebuchet MS"/>
                <w:sz w:val="18"/>
                <w:szCs w:val="18"/>
              </w:rPr>
              <w:t>0-128 tegn</w:t>
            </w:r>
          </w:p>
        </w:tc>
        <w:tc>
          <w:tcPr>
            <w:tcW w:w="1473" w:type="dxa"/>
            <w:tcBorders>
              <w:top w:val="single" w:sz="4" w:space="0" w:color="auto"/>
              <w:left w:val="single" w:sz="4" w:space="0" w:color="auto"/>
              <w:bottom w:val="nil"/>
              <w:right w:val="single" w:sz="4" w:space="0" w:color="auto"/>
            </w:tcBorders>
            <w:shd w:val="clear" w:color="auto" w:fill="FFFFFF"/>
            <w:vAlign w:val="center"/>
          </w:tcPr>
          <w:p w14:paraId="30F0C7BF"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692" w:type="dxa"/>
            <w:tcBorders>
              <w:top w:val="single" w:sz="4" w:space="0" w:color="auto"/>
              <w:left w:val="single" w:sz="4" w:space="0" w:color="auto"/>
              <w:bottom w:val="nil"/>
              <w:right w:val="single" w:sz="4" w:space="0" w:color="auto"/>
            </w:tcBorders>
            <w:shd w:val="clear" w:color="auto" w:fill="FFFFFF"/>
            <w:vAlign w:val="center"/>
          </w:tcPr>
          <w:p w14:paraId="202BC401"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Cirkuspladsen</w:t>
            </w:r>
          </w:p>
        </w:tc>
      </w:tr>
      <w:tr w:rsidR="00CB4BEB" w:rsidRPr="00BB7EB0" w14:paraId="0E5CF6B5"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D9D9D9"/>
            <w:vAlign w:val="center"/>
          </w:tcPr>
          <w:p w14:paraId="268332BE" w14:textId="77777777" w:rsidR="00CB4BEB" w:rsidRPr="00BB7EB0" w:rsidRDefault="00CB4BEB" w:rsidP="003C0924">
            <w:pPr>
              <w:rPr>
                <w:rFonts w:ascii="Trebuchet MS" w:hAnsi="Trebuchet MS"/>
                <w:sz w:val="18"/>
                <w:szCs w:val="18"/>
              </w:rPr>
            </w:pPr>
            <w:proofErr w:type="spellStart"/>
            <w:r w:rsidRPr="00BB7EB0">
              <w:rPr>
                <w:rFonts w:ascii="Trebuchet MS" w:hAnsi="Trebuchet MS"/>
                <w:sz w:val="18"/>
                <w:szCs w:val="18"/>
              </w:rPr>
              <w:t>sua_person</w:t>
            </w:r>
            <w:proofErr w:type="spellEnd"/>
          </w:p>
        </w:tc>
        <w:tc>
          <w:tcPr>
            <w:tcW w:w="4872" w:type="dxa"/>
            <w:tcBorders>
              <w:top w:val="single" w:sz="4" w:space="0" w:color="auto"/>
              <w:left w:val="single" w:sz="4" w:space="0" w:color="auto"/>
              <w:bottom w:val="nil"/>
              <w:right w:val="single" w:sz="4" w:space="0" w:color="auto"/>
            </w:tcBorders>
            <w:shd w:val="clear" w:color="auto" w:fill="FFFFFF"/>
            <w:vAlign w:val="bottom"/>
          </w:tcPr>
          <w:p w14:paraId="123E7021" w14:textId="77777777" w:rsidR="00CB4BEB" w:rsidRPr="00B62F34" w:rsidRDefault="00CB4BEB" w:rsidP="003C0924">
            <w:pPr>
              <w:rPr>
                <w:rFonts w:ascii="Trebuchet MS" w:hAnsi="Trebuchet MS"/>
                <w:sz w:val="18"/>
                <w:szCs w:val="18"/>
              </w:rPr>
            </w:pPr>
            <w:r w:rsidRPr="00B62F34">
              <w:rPr>
                <w:rFonts w:ascii="Trebuchet MS" w:hAnsi="Trebuchet MS"/>
                <w:sz w:val="18"/>
                <w:szCs w:val="18"/>
              </w:rPr>
              <w:t>Navn den ansvarlige for arrangementet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006051F2" w14:textId="77777777" w:rsidR="00CB4BEB" w:rsidRPr="00B62F34" w:rsidRDefault="00CB4BEB" w:rsidP="003C0924">
            <w:pPr>
              <w:rPr>
                <w:rFonts w:ascii="Trebuchet MS" w:hAnsi="Trebuchet MS"/>
                <w:sz w:val="18"/>
                <w:szCs w:val="18"/>
              </w:rPr>
            </w:pPr>
            <w:r w:rsidRPr="00B62F34">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0A346DFC" w14:textId="77777777" w:rsidR="00CB4BEB" w:rsidRPr="00B62F34" w:rsidRDefault="00CB4BEB" w:rsidP="003C0924">
            <w:pPr>
              <w:rPr>
                <w:rFonts w:ascii="Trebuchet MS" w:hAnsi="Trebuchet MS"/>
                <w:sz w:val="18"/>
                <w:szCs w:val="18"/>
              </w:rPr>
            </w:pPr>
            <w:r w:rsidRPr="00B62F34">
              <w:rPr>
                <w:rFonts w:ascii="Trebuchet MS" w:hAnsi="Trebuchet MS"/>
                <w:sz w:val="18"/>
                <w:szCs w:val="18"/>
              </w:rPr>
              <w:t>0-128 tegn</w:t>
            </w:r>
          </w:p>
        </w:tc>
        <w:tc>
          <w:tcPr>
            <w:tcW w:w="1473" w:type="dxa"/>
            <w:tcBorders>
              <w:top w:val="single" w:sz="4" w:space="0" w:color="auto"/>
              <w:left w:val="single" w:sz="4" w:space="0" w:color="auto"/>
              <w:bottom w:val="nil"/>
              <w:right w:val="single" w:sz="4" w:space="0" w:color="auto"/>
            </w:tcBorders>
            <w:shd w:val="clear" w:color="auto" w:fill="FFFFFF"/>
            <w:vAlign w:val="center"/>
          </w:tcPr>
          <w:p w14:paraId="186C1173"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O</w:t>
            </w:r>
          </w:p>
        </w:tc>
        <w:tc>
          <w:tcPr>
            <w:tcW w:w="2692" w:type="dxa"/>
            <w:tcBorders>
              <w:top w:val="single" w:sz="4" w:space="0" w:color="auto"/>
              <w:left w:val="single" w:sz="4" w:space="0" w:color="auto"/>
              <w:bottom w:val="nil"/>
              <w:right w:val="single" w:sz="4" w:space="0" w:color="auto"/>
            </w:tcBorders>
            <w:shd w:val="clear" w:color="auto" w:fill="FFFFFF"/>
            <w:vAlign w:val="center"/>
          </w:tcPr>
          <w:p w14:paraId="04E633C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Anders Andersen</w:t>
            </w:r>
          </w:p>
        </w:tc>
      </w:tr>
      <w:tr w:rsidR="00CB4BEB" w:rsidRPr="00BB7EB0" w14:paraId="52D46E9C" w14:textId="77777777" w:rsidTr="003C0924">
        <w:trPr>
          <w:trHeight w:hRule="exact" w:val="453"/>
        </w:trPr>
        <w:tc>
          <w:tcPr>
            <w:tcW w:w="2168" w:type="dxa"/>
            <w:tcBorders>
              <w:top w:val="single" w:sz="4" w:space="0" w:color="auto"/>
              <w:left w:val="single" w:sz="4" w:space="0" w:color="auto"/>
              <w:bottom w:val="nil"/>
              <w:right w:val="single" w:sz="4" w:space="0" w:color="auto"/>
            </w:tcBorders>
            <w:shd w:val="clear" w:color="auto" w:fill="D9D9D9"/>
            <w:vAlign w:val="center"/>
          </w:tcPr>
          <w:p w14:paraId="1F712954" w14:textId="77777777" w:rsidR="00CB4BEB" w:rsidRPr="00BB7EB0" w:rsidRDefault="00CB4BEB" w:rsidP="003C0924">
            <w:pPr>
              <w:rPr>
                <w:rFonts w:ascii="Trebuchet MS" w:hAnsi="Trebuchet MS"/>
                <w:sz w:val="18"/>
                <w:szCs w:val="18"/>
              </w:rPr>
            </w:pPr>
            <w:proofErr w:type="spellStart"/>
            <w:r w:rsidRPr="00BB7EB0">
              <w:rPr>
                <w:rFonts w:ascii="Trebuchet MS" w:hAnsi="Trebuchet MS"/>
                <w:sz w:val="18"/>
                <w:szCs w:val="18"/>
              </w:rPr>
              <w:t>sua_tlfnr</w:t>
            </w:r>
            <w:proofErr w:type="spellEnd"/>
          </w:p>
        </w:tc>
        <w:tc>
          <w:tcPr>
            <w:tcW w:w="4872" w:type="dxa"/>
            <w:tcBorders>
              <w:top w:val="single" w:sz="4" w:space="0" w:color="auto"/>
              <w:left w:val="single" w:sz="4" w:space="0" w:color="auto"/>
              <w:bottom w:val="nil"/>
              <w:right w:val="single" w:sz="4" w:space="0" w:color="auto"/>
            </w:tcBorders>
            <w:shd w:val="clear" w:color="auto" w:fill="FFFFFF"/>
            <w:vAlign w:val="center"/>
          </w:tcPr>
          <w:p w14:paraId="534B33C0" w14:textId="77777777" w:rsidR="00CB4BEB" w:rsidRPr="00BB7EB0" w:rsidRDefault="00CB4BEB" w:rsidP="003C0924">
            <w:pPr>
              <w:rPr>
                <w:rFonts w:ascii="Trebuchet MS" w:hAnsi="Trebuchet MS"/>
                <w:sz w:val="18"/>
                <w:szCs w:val="18"/>
              </w:rPr>
            </w:pPr>
            <w:proofErr w:type="spellStart"/>
            <w:r w:rsidRPr="00BB7EB0">
              <w:rPr>
                <w:rFonts w:ascii="Trebuchet MS" w:hAnsi="Trebuchet MS"/>
                <w:sz w:val="18"/>
                <w:szCs w:val="18"/>
              </w:rPr>
              <w:t>Telefonnr</w:t>
            </w:r>
            <w:proofErr w:type="spellEnd"/>
            <w:r w:rsidRPr="00BB7EB0">
              <w:rPr>
                <w:rFonts w:ascii="Trebuchet MS" w:hAnsi="Trebuchet MS"/>
                <w:sz w:val="18"/>
                <w:szCs w:val="18"/>
              </w:rPr>
              <w:t xml:space="preserve"> til kontaktperson</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070D1FBD" w14:textId="77777777" w:rsidR="00CB4BEB" w:rsidRPr="00B62F34" w:rsidRDefault="00CB4BEB" w:rsidP="003C0924">
            <w:pPr>
              <w:rPr>
                <w:rFonts w:ascii="Trebuchet MS" w:hAnsi="Trebuchet MS"/>
                <w:sz w:val="18"/>
                <w:szCs w:val="18"/>
              </w:rPr>
            </w:pPr>
            <w:r w:rsidRPr="00B62F34">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1D873C53" w14:textId="77777777" w:rsidR="00CB4BEB" w:rsidRPr="00B62F34" w:rsidRDefault="00CB4BEB" w:rsidP="003C0924">
            <w:pPr>
              <w:rPr>
                <w:rFonts w:ascii="Trebuchet MS" w:hAnsi="Trebuchet MS"/>
                <w:sz w:val="18"/>
                <w:szCs w:val="18"/>
              </w:rPr>
            </w:pPr>
            <w:r w:rsidRPr="00B62F34">
              <w:rPr>
                <w:rFonts w:ascii="Trebuchet MS" w:hAnsi="Trebuchet MS"/>
                <w:sz w:val="18"/>
                <w:szCs w:val="18"/>
              </w:rPr>
              <w:t>10000000-99999999</w:t>
            </w:r>
          </w:p>
        </w:tc>
        <w:tc>
          <w:tcPr>
            <w:tcW w:w="1473" w:type="dxa"/>
            <w:tcBorders>
              <w:top w:val="single" w:sz="4" w:space="0" w:color="auto"/>
              <w:left w:val="single" w:sz="4" w:space="0" w:color="auto"/>
              <w:bottom w:val="nil"/>
              <w:right w:val="single" w:sz="4" w:space="0" w:color="auto"/>
            </w:tcBorders>
            <w:shd w:val="clear" w:color="auto" w:fill="FFFFFF"/>
            <w:vAlign w:val="center"/>
          </w:tcPr>
          <w:p w14:paraId="68220B80"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O</w:t>
            </w:r>
          </w:p>
        </w:tc>
        <w:tc>
          <w:tcPr>
            <w:tcW w:w="2692" w:type="dxa"/>
            <w:tcBorders>
              <w:top w:val="single" w:sz="4" w:space="0" w:color="auto"/>
              <w:left w:val="single" w:sz="4" w:space="0" w:color="auto"/>
              <w:bottom w:val="nil"/>
              <w:right w:val="single" w:sz="4" w:space="0" w:color="auto"/>
            </w:tcBorders>
            <w:shd w:val="clear" w:color="auto" w:fill="FFFFFF"/>
            <w:vAlign w:val="center"/>
          </w:tcPr>
          <w:p w14:paraId="7D20150C"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12345678</w:t>
            </w:r>
          </w:p>
        </w:tc>
      </w:tr>
      <w:tr w:rsidR="00CB4BEB" w:rsidRPr="00BB7EB0" w14:paraId="211CCF4C"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D9D9D9"/>
            <w:vAlign w:val="center"/>
          </w:tcPr>
          <w:p w14:paraId="3AA43D40" w14:textId="77777777" w:rsidR="00CB4BEB" w:rsidRPr="00BB7EB0" w:rsidRDefault="00CB4BEB" w:rsidP="003C0924">
            <w:pPr>
              <w:rPr>
                <w:rFonts w:ascii="Trebuchet MS" w:hAnsi="Trebuchet MS"/>
                <w:sz w:val="18"/>
                <w:szCs w:val="18"/>
              </w:rPr>
            </w:pPr>
            <w:proofErr w:type="spellStart"/>
            <w:r w:rsidRPr="00BB7EB0">
              <w:rPr>
                <w:rFonts w:ascii="Trebuchet MS" w:hAnsi="Trebuchet MS"/>
                <w:sz w:val="18"/>
                <w:szCs w:val="18"/>
              </w:rPr>
              <w:t>antal_personer</w:t>
            </w:r>
            <w:proofErr w:type="spellEnd"/>
          </w:p>
        </w:tc>
        <w:tc>
          <w:tcPr>
            <w:tcW w:w="4872" w:type="dxa"/>
            <w:tcBorders>
              <w:top w:val="single" w:sz="4" w:space="0" w:color="auto"/>
              <w:left w:val="single" w:sz="4" w:space="0" w:color="auto"/>
              <w:bottom w:val="nil"/>
              <w:right w:val="single" w:sz="4" w:space="0" w:color="auto"/>
            </w:tcBorders>
            <w:shd w:val="clear" w:color="auto" w:fill="FFFFFF"/>
            <w:vAlign w:val="center"/>
          </w:tcPr>
          <w:p w14:paraId="49CE8D47"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Hvor mange er arrangementet godkendt til</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140EAC25" w14:textId="77777777" w:rsidR="00CB4BEB" w:rsidRPr="00B62F34" w:rsidRDefault="00CB4BEB" w:rsidP="003C0924">
            <w:pPr>
              <w:rPr>
                <w:rFonts w:ascii="Trebuchet MS" w:hAnsi="Trebuchet MS"/>
                <w:sz w:val="18"/>
                <w:szCs w:val="18"/>
              </w:rPr>
            </w:pPr>
            <w:r w:rsidRPr="00B62F34">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1EEC8A2" w14:textId="77777777" w:rsidR="00CB4BEB" w:rsidRPr="00B62F34" w:rsidRDefault="00CB4BEB" w:rsidP="003C0924">
            <w:pPr>
              <w:rPr>
                <w:rFonts w:ascii="Trebuchet MS" w:hAnsi="Trebuchet MS"/>
                <w:sz w:val="18"/>
                <w:szCs w:val="18"/>
              </w:rPr>
            </w:pPr>
            <w:r w:rsidRPr="00B62F34">
              <w:rPr>
                <w:rFonts w:ascii="Trebuchet MS" w:hAnsi="Trebuchet MS"/>
                <w:sz w:val="18"/>
                <w:szCs w:val="18"/>
              </w:rPr>
              <w:t>0-999999</w:t>
            </w:r>
          </w:p>
        </w:tc>
        <w:tc>
          <w:tcPr>
            <w:tcW w:w="1473" w:type="dxa"/>
            <w:tcBorders>
              <w:top w:val="single" w:sz="4" w:space="0" w:color="auto"/>
              <w:left w:val="single" w:sz="4" w:space="0" w:color="auto"/>
              <w:bottom w:val="nil"/>
              <w:right w:val="single" w:sz="4" w:space="0" w:color="auto"/>
            </w:tcBorders>
            <w:shd w:val="clear" w:color="auto" w:fill="FFFFFF"/>
            <w:vAlign w:val="bottom"/>
          </w:tcPr>
          <w:p w14:paraId="1093A361"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O</w:t>
            </w:r>
          </w:p>
        </w:tc>
        <w:tc>
          <w:tcPr>
            <w:tcW w:w="2692" w:type="dxa"/>
            <w:tcBorders>
              <w:top w:val="single" w:sz="4" w:space="0" w:color="auto"/>
              <w:left w:val="single" w:sz="4" w:space="0" w:color="auto"/>
              <w:bottom w:val="nil"/>
              <w:right w:val="single" w:sz="4" w:space="0" w:color="auto"/>
            </w:tcBorders>
            <w:shd w:val="clear" w:color="auto" w:fill="FFFFFF"/>
            <w:vAlign w:val="bottom"/>
          </w:tcPr>
          <w:p w14:paraId="0AEF8061"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12345</w:t>
            </w:r>
          </w:p>
        </w:tc>
      </w:tr>
      <w:tr w:rsidR="00CB4BEB" w:rsidRPr="00BB7EB0" w14:paraId="3FEE9576"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bottom"/>
          </w:tcPr>
          <w:p w14:paraId="69496A14"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vejkode</w:t>
            </w:r>
          </w:p>
        </w:tc>
        <w:tc>
          <w:tcPr>
            <w:tcW w:w="11548" w:type="dxa"/>
            <w:gridSpan w:val="5"/>
            <w:tcBorders>
              <w:top w:val="single" w:sz="4" w:space="0" w:color="auto"/>
              <w:left w:val="single" w:sz="4" w:space="0" w:color="auto"/>
              <w:bottom w:val="nil"/>
              <w:right w:val="single" w:sz="4" w:space="0" w:color="auto"/>
            </w:tcBorders>
            <w:shd w:val="clear" w:color="auto" w:fill="97DDBA"/>
            <w:vAlign w:val="bottom"/>
          </w:tcPr>
          <w:p w14:paraId="40776871"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5C234C6C"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bottom"/>
          </w:tcPr>
          <w:p w14:paraId="3EE8A49D"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vejnavn</w:t>
            </w:r>
          </w:p>
        </w:tc>
        <w:tc>
          <w:tcPr>
            <w:tcW w:w="11548" w:type="dxa"/>
            <w:gridSpan w:val="5"/>
            <w:tcBorders>
              <w:top w:val="single" w:sz="4" w:space="0" w:color="auto"/>
              <w:left w:val="single" w:sz="4" w:space="0" w:color="auto"/>
              <w:bottom w:val="nil"/>
              <w:right w:val="single" w:sz="4" w:space="0" w:color="auto"/>
            </w:tcBorders>
            <w:shd w:val="clear" w:color="auto" w:fill="97DDBA"/>
            <w:vAlign w:val="bottom"/>
          </w:tcPr>
          <w:p w14:paraId="7DFFDF37"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7884A1D2"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bottom"/>
          </w:tcPr>
          <w:p w14:paraId="5137A66C" w14:textId="77777777" w:rsidR="00CB4BEB" w:rsidRPr="00BB7EB0" w:rsidRDefault="00CB4BEB" w:rsidP="003C0924">
            <w:pPr>
              <w:rPr>
                <w:rFonts w:ascii="Trebuchet MS" w:hAnsi="Trebuchet MS"/>
                <w:sz w:val="18"/>
                <w:szCs w:val="18"/>
              </w:rPr>
            </w:pPr>
            <w:proofErr w:type="spellStart"/>
            <w:r w:rsidRPr="00BB7EB0">
              <w:rPr>
                <w:rFonts w:ascii="Trebuchet MS" w:hAnsi="Trebuchet MS"/>
                <w:sz w:val="18"/>
                <w:szCs w:val="18"/>
              </w:rPr>
              <w:t>cvf_vejkode</w:t>
            </w:r>
            <w:proofErr w:type="spellEnd"/>
          </w:p>
        </w:tc>
        <w:tc>
          <w:tcPr>
            <w:tcW w:w="11548" w:type="dxa"/>
            <w:gridSpan w:val="5"/>
            <w:tcBorders>
              <w:top w:val="single" w:sz="4" w:space="0" w:color="auto"/>
              <w:left w:val="single" w:sz="4" w:space="0" w:color="auto"/>
              <w:bottom w:val="nil"/>
              <w:right w:val="single" w:sz="4" w:space="0" w:color="auto"/>
            </w:tcBorders>
            <w:shd w:val="clear" w:color="auto" w:fill="97DDBA"/>
            <w:vAlign w:val="bottom"/>
          </w:tcPr>
          <w:p w14:paraId="5EF8593F"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083A2FA8"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bottom"/>
          </w:tcPr>
          <w:p w14:paraId="1340F0A0" w14:textId="77777777" w:rsidR="00CB4BEB" w:rsidRPr="00BB7EB0" w:rsidRDefault="00CB4BEB" w:rsidP="003C0924">
            <w:pPr>
              <w:rPr>
                <w:rFonts w:ascii="Trebuchet MS" w:hAnsi="Trebuchet MS"/>
                <w:sz w:val="18"/>
                <w:szCs w:val="18"/>
              </w:rPr>
            </w:pPr>
            <w:proofErr w:type="spellStart"/>
            <w:r w:rsidRPr="00BB7EB0">
              <w:rPr>
                <w:rFonts w:ascii="Trebuchet MS" w:hAnsi="Trebuchet MS"/>
                <w:sz w:val="18"/>
                <w:szCs w:val="18"/>
              </w:rPr>
              <w:t>husnr</w:t>
            </w:r>
            <w:proofErr w:type="spellEnd"/>
          </w:p>
        </w:tc>
        <w:tc>
          <w:tcPr>
            <w:tcW w:w="11548" w:type="dxa"/>
            <w:gridSpan w:val="5"/>
            <w:tcBorders>
              <w:top w:val="single" w:sz="4" w:space="0" w:color="auto"/>
              <w:left w:val="single" w:sz="4" w:space="0" w:color="auto"/>
              <w:bottom w:val="nil"/>
              <w:right w:val="single" w:sz="4" w:space="0" w:color="auto"/>
            </w:tcBorders>
            <w:shd w:val="clear" w:color="auto" w:fill="97DDBA"/>
            <w:vAlign w:val="bottom"/>
          </w:tcPr>
          <w:p w14:paraId="3D5BDD00"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69B67478"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bottom"/>
          </w:tcPr>
          <w:p w14:paraId="3B42EDAA" w14:textId="77777777" w:rsidR="00CB4BEB" w:rsidRPr="00BB7EB0" w:rsidRDefault="00CB4BEB" w:rsidP="003C0924">
            <w:pPr>
              <w:rPr>
                <w:rFonts w:ascii="Trebuchet MS" w:hAnsi="Trebuchet MS"/>
                <w:sz w:val="18"/>
                <w:szCs w:val="18"/>
              </w:rPr>
            </w:pPr>
            <w:proofErr w:type="spellStart"/>
            <w:r w:rsidRPr="00BB7EB0">
              <w:rPr>
                <w:rFonts w:ascii="Trebuchet MS" w:hAnsi="Trebuchet MS"/>
                <w:sz w:val="18"/>
                <w:szCs w:val="18"/>
              </w:rPr>
              <w:t>postnr</w:t>
            </w:r>
            <w:proofErr w:type="spellEnd"/>
          </w:p>
        </w:tc>
        <w:tc>
          <w:tcPr>
            <w:tcW w:w="11548" w:type="dxa"/>
            <w:gridSpan w:val="5"/>
            <w:tcBorders>
              <w:top w:val="single" w:sz="4" w:space="0" w:color="auto"/>
              <w:left w:val="single" w:sz="4" w:space="0" w:color="auto"/>
              <w:bottom w:val="nil"/>
              <w:right w:val="single" w:sz="4" w:space="0" w:color="auto"/>
            </w:tcBorders>
            <w:shd w:val="clear" w:color="auto" w:fill="97DDBA"/>
            <w:vAlign w:val="bottom"/>
          </w:tcPr>
          <w:p w14:paraId="11A45DFD"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5A5E79A7"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bottom"/>
          </w:tcPr>
          <w:p w14:paraId="179F1D54" w14:textId="77777777" w:rsidR="00CB4BEB" w:rsidRPr="0086680B" w:rsidRDefault="00CB4BEB" w:rsidP="003C0924">
            <w:pPr>
              <w:rPr>
                <w:rFonts w:ascii="Trebuchet MS" w:hAnsi="Trebuchet MS" w:cs="Trebuchet MS"/>
                <w:sz w:val="18"/>
                <w:szCs w:val="18"/>
              </w:rPr>
            </w:pPr>
            <w:proofErr w:type="spellStart"/>
            <w:r w:rsidRPr="0086680B">
              <w:rPr>
                <w:rFonts w:ascii="Trebuchet MS" w:hAnsi="Trebuchet MS" w:cs="Trebuchet MS"/>
                <w:sz w:val="18"/>
                <w:szCs w:val="18"/>
              </w:rPr>
              <w:t>postnr_by</w:t>
            </w:r>
            <w:proofErr w:type="spellEnd"/>
          </w:p>
        </w:tc>
        <w:tc>
          <w:tcPr>
            <w:tcW w:w="11548" w:type="dxa"/>
            <w:gridSpan w:val="5"/>
            <w:tcBorders>
              <w:top w:val="single" w:sz="4" w:space="0" w:color="auto"/>
              <w:left w:val="single" w:sz="4" w:space="0" w:color="auto"/>
              <w:bottom w:val="nil"/>
              <w:right w:val="single" w:sz="4" w:space="0" w:color="auto"/>
            </w:tcBorders>
            <w:shd w:val="clear" w:color="auto" w:fill="97DDBA"/>
            <w:vAlign w:val="bottom"/>
          </w:tcPr>
          <w:p w14:paraId="4E34CB0C"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2A7F951A"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bottom"/>
          </w:tcPr>
          <w:p w14:paraId="756DE3E4" w14:textId="77777777" w:rsidR="00CB4BEB" w:rsidRPr="0086680B" w:rsidRDefault="00CB4BEB" w:rsidP="003C0924">
            <w:pPr>
              <w:rPr>
                <w:rFonts w:ascii="Trebuchet MS" w:hAnsi="Trebuchet MS" w:cs="Trebuchet MS"/>
                <w:sz w:val="18"/>
                <w:szCs w:val="18"/>
              </w:rPr>
            </w:pPr>
            <w:proofErr w:type="spellStart"/>
            <w:r w:rsidRPr="0086680B">
              <w:rPr>
                <w:rFonts w:ascii="Trebuchet MS" w:hAnsi="Trebuchet MS" w:cs="Trebuchet MS"/>
                <w:sz w:val="18"/>
                <w:szCs w:val="18"/>
              </w:rPr>
              <w:t>adr_id</w:t>
            </w:r>
            <w:proofErr w:type="spellEnd"/>
          </w:p>
        </w:tc>
        <w:tc>
          <w:tcPr>
            <w:tcW w:w="11548" w:type="dxa"/>
            <w:gridSpan w:val="5"/>
            <w:tcBorders>
              <w:top w:val="single" w:sz="4" w:space="0" w:color="auto"/>
              <w:left w:val="single" w:sz="4" w:space="0" w:color="auto"/>
              <w:bottom w:val="nil"/>
              <w:right w:val="single" w:sz="4" w:space="0" w:color="auto"/>
            </w:tcBorders>
            <w:shd w:val="clear" w:color="auto" w:fill="97DDBA"/>
            <w:vAlign w:val="bottom"/>
          </w:tcPr>
          <w:p w14:paraId="13CC9512" w14:textId="77777777" w:rsidR="00CB4BEB" w:rsidRPr="0086680B" w:rsidRDefault="00CB4BEB" w:rsidP="003C0924">
            <w:pPr>
              <w:rPr>
                <w:rFonts w:ascii="Trebuchet MS" w:hAnsi="Trebuchet MS" w:cs="Trebuchet MS"/>
                <w:sz w:val="18"/>
                <w:szCs w:val="18"/>
              </w:rPr>
            </w:pPr>
            <w:r w:rsidRPr="0086680B">
              <w:rPr>
                <w:rFonts w:ascii="Trebuchet MS" w:hAnsi="Trebuchet MS" w:cs="Trebuchet MS"/>
                <w:sz w:val="18"/>
                <w:szCs w:val="18"/>
              </w:rPr>
              <w:t>Felt defineret under: 4.1 Standardiserede felter til de temaspecifikke datamodeller</w:t>
            </w:r>
          </w:p>
        </w:tc>
      </w:tr>
      <w:tr w:rsidR="00CB4BEB" w:rsidRPr="00BB7EB0" w14:paraId="307CE4E0"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bottom"/>
          </w:tcPr>
          <w:p w14:paraId="7B87DDCF" w14:textId="77777777" w:rsidR="00CB4BEB" w:rsidRPr="0086680B" w:rsidRDefault="00CB4BEB" w:rsidP="003C0924">
            <w:pPr>
              <w:rPr>
                <w:rFonts w:ascii="Trebuchet MS" w:hAnsi="Trebuchet MS" w:cs="Trebuchet MS"/>
                <w:sz w:val="18"/>
                <w:szCs w:val="18"/>
              </w:rPr>
            </w:pPr>
            <w:proofErr w:type="spellStart"/>
            <w:r w:rsidRPr="0086680B">
              <w:rPr>
                <w:rFonts w:ascii="Trebuchet MS" w:hAnsi="Trebuchet MS" w:cs="Trebuchet MS"/>
                <w:sz w:val="18"/>
                <w:szCs w:val="18"/>
              </w:rPr>
              <w:t>gyldig_fra</w:t>
            </w:r>
            <w:proofErr w:type="spellEnd"/>
          </w:p>
        </w:tc>
        <w:tc>
          <w:tcPr>
            <w:tcW w:w="11548" w:type="dxa"/>
            <w:gridSpan w:val="5"/>
            <w:tcBorders>
              <w:top w:val="single" w:sz="4" w:space="0" w:color="auto"/>
              <w:left w:val="single" w:sz="4" w:space="0" w:color="auto"/>
              <w:bottom w:val="nil"/>
              <w:right w:val="single" w:sz="4" w:space="0" w:color="auto"/>
            </w:tcBorders>
            <w:shd w:val="clear" w:color="auto" w:fill="97DDBA"/>
            <w:vAlign w:val="bottom"/>
          </w:tcPr>
          <w:p w14:paraId="2655467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2B97E4E1"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bottom"/>
          </w:tcPr>
          <w:p w14:paraId="42652E35" w14:textId="77777777" w:rsidR="00CB4BEB" w:rsidRPr="0086680B" w:rsidRDefault="00CB4BEB" w:rsidP="003C0924">
            <w:pPr>
              <w:rPr>
                <w:rFonts w:ascii="Trebuchet MS" w:hAnsi="Trebuchet MS" w:cs="Trebuchet MS"/>
                <w:sz w:val="18"/>
                <w:szCs w:val="18"/>
              </w:rPr>
            </w:pPr>
            <w:proofErr w:type="spellStart"/>
            <w:r w:rsidRPr="0086680B">
              <w:rPr>
                <w:rFonts w:ascii="Trebuchet MS" w:hAnsi="Trebuchet MS" w:cs="Trebuchet MS"/>
                <w:sz w:val="18"/>
                <w:szCs w:val="18"/>
              </w:rPr>
              <w:t>gyldig_til</w:t>
            </w:r>
            <w:proofErr w:type="spellEnd"/>
          </w:p>
        </w:tc>
        <w:tc>
          <w:tcPr>
            <w:tcW w:w="11548" w:type="dxa"/>
            <w:gridSpan w:val="5"/>
            <w:tcBorders>
              <w:top w:val="single" w:sz="4" w:space="0" w:color="auto"/>
              <w:left w:val="single" w:sz="4" w:space="0" w:color="auto"/>
              <w:bottom w:val="nil"/>
              <w:right w:val="single" w:sz="4" w:space="0" w:color="auto"/>
            </w:tcBorders>
            <w:shd w:val="clear" w:color="auto" w:fill="97DDBA"/>
            <w:vAlign w:val="bottom"/>
          </w:tcPr>
          <w:p w14:paraId="3EAA7002"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6B388B29" w14:textId="77777777" w:rsidTr="003C0924">
        <w:trPr>
          <w:trHeight w:hRule="exact" w:val="255"/>
        </w:trPr>
        <w:tc>
          <w:tcPr>
            <w:tcW w:w="2168" w:type="dxa"/>
            <w:tcBorders>
              <w:top w:val="single" w:sz="4" w:space="0" w:color="auto"/>
              <w:left w:val="single" w:sz="4" w:space="0" w:color="auto"/>
              <w:bottom w:val="single" w:sz="4" w:space="0" w:color="auto"/>
              <w:right w:val="single" w:sz="4" w:space="0" w:color="auto"/>
            </w:tcBorders>
            <w:shd w:val="clear" w:color="auto" w:fill="97DDBA"/>
            <w:vAlign w:val="bottom"/>
          </w:tcPr>
          <w:p w14:paraId="7D3451A5"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link</w:t>
            </w:r>
          </w:p>
        </w:tc>
        <w:tc>
          <w:tcPr>
            <w:tcW w:w="11548"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5B2D12D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665A0085"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733F818D"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i/>
                <w:iCs/>
                <w:sz w:val="18"/>
                <w:szCs w:val="18"/>
              </w:rPr>
              <w:lastRenderedPageBreak/>
              <w:t>Felter markeret med blå er temaspecifikke opslagstabeller, der indeholder oversættelser af koder i andre felter.</w:t>
            </w:r>
          </w:p>
        </w:tc>
      </w:tr>
      <w:tr w:rsidR="00CB4BEB" w:rsidRPr="00BB7EB0" w14:paraId="275D3E44"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25D2E9BA" w14:textId="77777777" w:rsidR="00CB4BEB" w:rsidRPr="00BB7EB0" w:rsidRDefault="00CB4BEB" w:rsidP="003C0924">
            <w:pPr>
              <w:rPr>
                <w:rFonts w:ascii="Trebuchet MS" w:hAnsi="Trebuchet MS" w:cs="Trebuchet MS"/>
                <w:i/>
                <w:iCs/>
                <w:sz w:val="18"/>
                <w:szCs w:val="18"/>
              </w:rPr>
            </w:pPr>
            <w:r w:rsidRPr="00BB7EB0">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3F2A8B4C" w14:textId="77777777" w:rsidR="00CB4BEB" w:rsidRPr="00BB7EB0" w:rsidRDefault="00CB4BEB" w:rsidP="00CB4BEB">
      <w:pPr>
        <w:pStyle w:val="Overskrift6"/>
      </w:pPr>
      <w:r w:rsidRPr="00BB7EB0">
        <w:t xml:space="preserve">5.12.22.1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BB7EB0" w14:paraId="12A1B820" w14:textId="77777777" w:rsidTr="003C0924">
        <w:trPr>
          <w:trHeight w:hRule="exact" w:val="255"/>
        </w:trPr>
        <w:tc>
          <w:tcPr>
            <w:tcW w:w="2235" w:type="dxa"/>
            <w:shd w:val="clear" w:color="auto" w:fill="D9D9D9"/>
            <w:vAlign w:val="bottom"/>
          </w:tcPr>
          <w:p w14:paraId="5E2EBF38"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Metadataelement</w:t>
            </w:r>
          </w:p>
        </w:tc>
        <w:tc>
          <w:tcPr>
            <w:tcW w:w="11340" w:type="dxa"/>
            <w:shd w:val="clear" w:color="auto" w:fill="D9D9D9"/>
            <w:vAlign w:val="bottom"/>
          </w:tcPr>
          <w:p w14:paraId="426AB4AA"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Beskrivelse</w:t>
            </w:r>
          </w:p>
        </w:tc>
      </w:tr>
      <w:tr w:rsidR="00CB4BEB" w:rsidRPr="00BB7EB0" w14:paraId="20F68B03" w14:textId="77777777" w:rsidTr="003C0924">
        <w:trPr>
          <w:trHeight w:hRule="exact" w:val="255"/>
        </w:trPr>
        <w:tc>
          <w:tcPr>
            <w:tcW w:w="2235" w:type="dxa"/>
            <w:shd w:val="clear" w:color="auto" w:fill="E0E0E0"/>
            <w:vAlign w:val="center"/>
          </w:tcPr>
          <w:p w14:paraId="61215959"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temanavn</w:t>
            </w:r>
          </w:p>
        </w:tc>
        <w:tc>
          <w:tcPr>
            <w:tcW w:w="11340" w:type="dxa"/>
            <w:shd w:val="clear" w:color="auto" w:fill="FFFFFF"/>
            <w:vAlign w:val="center"/>
          </w:tcPr>
          <w:p w14:paraId="576D8E3C"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Større udendørs arrangementer</w:t>
            </w:r>
          </w:p>
        </w:tc>
      </w:tr>
      <w:tr w:rsidR="00CB4BEB" w:rsidRPr="00BB7EB0" w14:paraId="0ED88746" w14:textId="77777777" w:rsidTr="003C0924">
        <w:trPr>
          <w:trHeight w:hRule="exact" w:val="255"/>
        </w:trPr>
        <w:tc>
          <w:tcPr>
            <w:tcW w:w="2235" w:type="dxa"/>
            <w:shd w:val="clear" w:color="auto" w:fill="E0E0E0"/>
            <w:vAlign w:val="center"/>
          </w:tcPr>
          <w:p w14:paraId="2D3FA531"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temakode</w:t>
            </w:r>
          </w:p>
        </w:tc>
        <w:tc>
          <w:tcPr>
            <w:tcW w:w="11340" w:type="dxa"/>
            <w:shd w:val="clear" w:color="auto" w:fill="FFFFFF"/>
            <w:vAlign w:val="center"/>
          </w:tcPr>
          <w:p w14:paraId="7DB11DFE"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6121</w:t>
            </w:r>
          </w:p>
        </w:tc>
      </w:tr>
      <w:tr w:rsidR="00CB4BEB" w:rsidRPr="00BB7EB0" w14:paraId="6E6D69B5" w14:textId="77777777" w:rsidTr="003C0924">
        <w:trPr>
          <w:trHeight w:hRule="exact" w:val="255"/>
        </w:trPr>
        <w:tc>
          <w:tcPr>
            <w:tcW w:w="2235" w:type="dxa"/>
            <w:shd w:val="clear" w:color="auto" w:fill="E0E0E0"/>
            <w:vAlign w:val="center"/>
          </w:tcPr>
          <w:p w14:paraId="23CA2E6C"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definition</w:t>
            </w:r>
          </w:p>
        </w:tc>
        <w:tc>
          <w:tcPr>
            <w:tcW w:w="11340" w:type="dxa"/>
            <w:shd w:val="clear" w:color="auto" w:fill="FFFFFF"/>
            <w:vAlign w:val="center"/>
          </w:tcPr>
          <w:p w14:paraId="1E639C3C" w14:textId="77777777" w:rsidR="00CB4BEB" w:rsidRPr="00BB7EB0" w:rsidRDefault="00CB4BEB" w:rsidP="003C0924">
            <w:r w:rsidRPr="00BB7EB0">
              <w:rPr>
                <w:rFonts w:ascii="Trebuchet MS" w:hAnsi="Trebuchet MS"/>
                <w:sz w:val="18"/>
                <w:szCs w:val="18"/>
              </w:rPr>
              <w:t>Registrering af større midlertidige arrangementer</w:t>
            </w:r>
          </w:p>
        </w:tc>
      </w:tr>
      <w:tr w:rsidR="00CB4BEB" w:rsidRPr="00BB7EB0" w14:paraId="3B5CBFB4" w14:textId="77777777" w:rsidTr="003C0924">
        <w:trPr>
          <w:trHeight w:hRule="exact" w:val="255"/>
        </w:trPr>
        <w:tc>
          <w:tcPr>
            <w:tcW w:w="2235" w:type="dxa"/>
            <w:shd w:val="clear" w:color="auto" w:fill="E0E0E0"/>
            <w:vAlign w:val="center"/>
          </w:tcPr>
          <w:p w14:paraId="767D42A1"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beskrivelse</w:t>
            </w:r>
          </w:p>
        </w:tc>
        <w:tc>
          <w:tcPr>
            <w:tcW w:w="11340" w:type="dxa"/>
            <w:shd w:val="clear" w:color="auto" w:fill="FFFFFF"/>
            <w:vAlign w:val="center"/>
          </w:tcPr>
          <w:p w14:paraId="3E7220AF" w14:textId="77777777" w:rsidR="00CB4BEB" w:rsidRPr="00BB7EB0" w:rsidRDefault="00CB4BEB" w:rsidP="003C0924">
            <w:r w:rsidRPr="00BB7EB0">
              <w:rPr>
                <w:rFonts w:ascii="Trebuchet MS" w:hAnsi="Trebuchet MS"/>
                <w:sz w:val="18"/>
                <w:szCs w:val="18"/>
              </w:rPr>
              <w:t>Der registreres sted, kontaktperson antal personer og typen af arrangement</w:t>
            </w:r>
          </w:p>
        </w:tc>
      </w:tr>
      <w:tr w:rsidR="00CB4BEB" w:rsidRPr="00BB7EB0" w14:paraId="6068EDFF" w14:textId="77777777" w:rsidTr="003C0924">
        <w:trPr>
          <w:trHeight w:hRule="exact" w:val="251"/>
        </w:trPr>
        <w:tc>
          <w:tcPr>
            <w:tcW w:w="2235" w:type="dxa"/>
            <w:shd w:val="clear" w:color="auto" w:fill="E0E0E0"/>
            <w:vAlign w:val="center"/>
          </w:tcPr>
          <w:p w14:paraId="703325F8" w14:textId="77777777" w:rsidR="00CB4BEB" w:rsidRPr="00BB7EB0" w:rsidRDefault="00CB4BEB" w:rsidP="003C0924">
            <w:pPr>
              <w:rPr>
                <w:rFonts w:ascii="Trebuchet MS" w:hAnsi="Trebuchet MS" w:cs="Trebuchet MS"/>
                <w:sz w:val="18"/>
                <w:szCs w:val="18"/>
              </w:rPr>
            </w:pPr>
            <w:proofErr w:type="spellStart"/>
            <w:r w:rsidRPr="00BB7EB0">
              <w:rPr>
                <w:rFonts w:ascii="Trebuchet MS" w:hAnsi="Trebuchet MS" w:cs="Trebuchet MS"/>
                <w:sz w:val="18"/>
                <w:szCs w:val="18"/>
              </w:rPr>
              <w:t>formaal</w:t>
            </w:r>
            <w:proofErr w:type="spellEnd"/>
            <w:r w:rsidRPr="00BB7EB0">
              <w:rPr>
                <w:rFonts w:ascii="Trebuchet MS" w:hAnsi="Trebuchet MS" w:cs="Trebuchet MS"/>
                <w:sz w:val="18"/>
                <w:szCs w:val="18"/>
              </w:rPr>
              <w:t xml:space="preserve"> </w:t>
            </w:r>
          </w:p>
        </w:tc>
        <w:tc>
          <w:tcPr>
            <w:tcW w:w="11340" w:type="dxa"/>
            <w:shd w:val="clear" w:color="auto" w:fill="FFFFFF"/>
            <w:vAlign w:val="center"/>
          </w:tcPr>
          <w:p w14:paraId="7544832B" w14:textId="77777777" w:rsidR="00CB4BEB" w:rsidRPr="00BB7EB0" w:rsidRDefault="00CB4BEB" w:rsidP="003C0924">
            <w:r w:rsidRPr="00BB7EB0">
              <w:rPr>
                <w:rFonts w:ascii="Trebuchet MS" w:hAnsi="Trebuchet MS"/>
                <w:sz w:val="18"/>
                <w:szCs w:val="18"/>
              </w:rPr>
              <w:t xml:space="preserve">I en beredskabssituation. Overblik over om et areal anvendes til </w:t>
            </w:r>
            <w:proofErr w:type="spellStart"/>
            <w:r w:rsidRPr="00BB7EB0">
              <w:rPr>
                <w:rFonts w:ascii="Trebuchet MS" w:hAnsi="Trebuchet MS"/>
                <w:sz w:val="18"/>
                <w:szCs w:val="18"/>
              </w:rPr>
              <w:t>størrearrangementer</w:t>
            </w:r>
            <w:proofErr w:type="spellEnd"/>
          </w:p>
        </w:tc>
      </w:tr>
      <w:tr w:rsidR="00CB4BEB" w:rsidRPr="00BB7EB0" w14:paraId="42968106" w14:textId="77777777" w:rsidTr="003C0924">
        <w:trPr>
          <w:trHeight w:hRule="exact" w:val="255"/>
        </w:trPr>
        <w:tc>
          <w:tcPr>
            <w:tcW w:w="2235" w:type="dxa"/>
            <w:shd w:val="clear" w:color="auto" w:fill="E0E0E0"/>
            <w:vAlign w:val="center"/>
          </w:tcPr>
          <w:p w14:paraId="347F46B3" w14:textId="77777777" w:rsidR="00CB4BEB" w:rsidRPr="00BB7EB0" w:rsidRDefault="00CB4BEB" w:rsidP="003C0924">
            <w:pPr>
              <w:rPr>
                <w:rFonts w:ascii="Trebuchet MS" w:hAnsi="Trebuchet MS" w:cs="Trebuchet MS"/>
                <w:sz w:val="18"/>
                <w:szCs w:val="18"/>
              </w:rPr>
            </w:pPr>
            <w:proofErr w:type="spellStart"/>
            <w:r w:rsidRPr="00BB7EB0">
              <w:rPr>
                <w:rFonts w:ascii="Trebuchet MS" w:hAnsi="Trebuchet MS" w:cs="Trebuchet MS"/>
                <w:sz w:val="18"/>
                <w:szCs w:val="18"/>
              </w:rPr>
              <w:t>noegleord_hovedgruppe</w:t>
            </w:r>
            <w:proofErr w:type="spellEnd"/>
          </w:p>
        </w:tc>
        <w:tc>
          <w:tcPr>
            <w:tcW w:w="11340" w:type="dxa"/>
            <w:shd w:val="clear" w:color="auto" w:fill="FFFFFF"/>
            <w:vAlign w:val="center"/>
          </w:tcPr>
          <w:p w14:paraId="11C80C8F" w14:textId="77777777" w:rsidR="00CB4BEB" w:rsidRPr="00BB7EB0" w:rsidRDefault="00CB4BEB" w:rsidP="003C0924">
            <w:r w:rsidRPr="00BB7EB0">
              <w:rPr>
                <w:rFonts w:ascii="Trebuchet MS" w:hAnsi="Trebuchet MS"/>
                <w:sz w:val="18"/>
                <w:szCs w:val="18"/>
              </w:rPr>
              <w:t>Sikkerhed og beredskab</w:t>
            </w:r>
          </w:p>
        </w:tc>
      </w:tr>
      <w:tr w:rsidR="00CB4BEB" w:rsidRPr="00BB7EB0" w14:paraId="5040E076" w14:textId="77777777" w:rsidTr="003C0924">
        <w:trPr>
          <w:trHeight w:hRule="exact" w:val="255"/>
        </w:trPr>
        <w:tc>
          <w:tcPr>
            <w:tcW w:w="2235" w:type="dxa"/>
            <w:shd w:val="clear" w:color="auto" w:fill="E0E0E0"/>
            <w:vAlign w:val="center"/>
          </w:tcPr>
          <w:p w14:paraId="22E08A10" w14:textId="77777777" w:rsidR="00CB4BEB" w:rsidRPr="00BB7EB0" w:rsidRDefault="00CB4BEB" w:rsidP="003C0924">
            <w:pPr>
              <w:rPr>
                <w:rFonts w:ascii="Trebuchet MS" w:hAnsi="Trebuchet MS" w:cs="Trebuchet MS"/>
                <w:sz w:val="18"/>
                <w:szCs w:val="18"/>
              </w:rPr>
            </w:pPr>
            <w:proofErr w:type="spellStart"/>
            <w:r w:rsidRPr="00BB7EB0">
              <w:rPr>
                <w:rFonts w:ascii="Trebuchet MS" w:hAnsi="Trebuchet MS" w:cs="Trebuchet MS"/>
                <w:sz w:val="18"/>
                <w:szCs w:val="18"/>
              </w:rPr>
              <w:t>noegle_ord</w:t>
            </w:r>
            <w:proofErr w:type="spellEnd"/>
          </w:p>
        </w:tc>
        <w:tc>
          <w:tcPr>
            <w:tcW w:w="11340" w:type="dxa"/>
            <w:shd w:val="clear" w:color="auto" w:fill="FFFFFF"/>
            <w:vAlign w:val="center"/>
          </w:tcPr>
          <w:p w14:paraId="1B1D5B36" w14:textId="77777777" w:rsidR="00CB4BEB" w:rsidRPr="00BB7EB0" w:rsidRDefault="00CB4BEB" w:rsidP="003C0924">
            <w:r w:rsidRPr="00BB7EB0">
              <w:rPr>
                <w:rFonts w:ascii="Trebuchet MS" w:hAnsi="Trebuchet MS"/>
                <w:sz w:val="18"/>
                <w:szCs w:val="18"/>
              </w:rPr>
              <w:t>Større arrangementer, midlertidig</w:t>
            </w:r>
          </w:p>
        </w:tc>
      </w:tr>
      <w:tr w:rsidR="00CB4BEB" w:rsidRPr="00BB7EB0" w14:paraId="0BF2DF4F" w14:textId="77777777" w:rsidTr="003C0924">
        <w:trPr>
          <w:trHeight w:hRule="exact" w:val="255"/>
        </w:trPr>
        <w:tc>
          <w:tcPr>
            <w:tcW w:w="2235" w:type="dxa"/>
            <w:shd w:val="clear" w:color="auto" w:fill="E0E0E0"/>
            <w:vAlign w:val="center"/>
          </w:tcPr>
          <w:p w14:paraId="63EFF165"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geometri type</w:t>
            </w:r>
          </w:p>
        </w:tc>
        <w:tc>
          <w:tcPr>
            <w:tcW w:w="11340" w:type="dxa"/>
            <w:shd w:val="clear" w:color="auto" w:fill="FFFFFF"/>
            <w:vAlign w:val="center"/>
          </w:tcPr>
          <w:p w14:paraId="070CAA6E"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Flade</w:t>
            </w:r>
          </w:p>
        </w:tc>
      </w:tr>
      <w:tr w:rsidR="00CB4BEB" w:rsidRPr="00BB7EB0" w14:paraId="7FB7A1CA" w14:textId="77777777" w:rsidTr="003C0924">
        <w:trPr>
          <w:trHeight w:hRule="exact" w:val="255"/>
        </w:trPr>
        <w:tc>
          <w:tcPr>
            <w:tcW w:w="2235" w:type="dxa"/>
            <w:shd w:val="clear" w:color="auto" w:fill="E0E0E0"/>
            <w:vAlign w:val="center"/>
          </w:tcPr>
          <w:p w14:paraId="7F6D86A7"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lovgrundlag</w:t>
            </w:r>
          </w:p>
        </w:tc>
        <w:tc>
          <w:tcPr>
            <w:tcW w:w="11340" w:type="dxa"/>
            <w:shd w:val="clear" w:color="auto" w:fill="FFFFFF"/>
            <w:vAlign w:val="center"/>
          </w:tcPr>
          <w:p w14:paraId="27D3B446" w14:textId="77777777" w:rsidR="00CB4BEB" w:rsidRPr="00BB7EB0" w:rsidRDefault="00CB4BEB" w:rsidP="003C0924">
            <w:pPr>
              <w:rPr>
                <w:rFonts w:ascii="Trebuchet MS" w:hAnsi="Trebuchet MS" w:cs="Trebuchet MS"/>
                <w:sz w:val="18"/>
                <w:szCs w:val="18"/>
              </w:rPr>
            </w:pPr>
          </w:p>
        </w:tc>
      </w:tr>
      <w:tr w:rsidR="00CB4BEB" w:rsidRPr="005C32B0" w14:paraId="139C06C0" w14:textId="77777777" w:rsidTr="003C0924">
        <w:trPr>
          <w:trHeight w:hRule="exact" w:val="255"/>
        </w:trPr>
        <w:tc>
          <w:tcPr>
            <w:tcW w:w="2235" w:type="dxa"/>
            <w:shd w:val="clear" w:color="auto" w:fill="E0E0E0"/>
            <w:vAlign w:val="center"/>
          </w:tcPr>
          <w:p w14:paraId="42C6C3B6" w14:textId="77777777" w:rsidR="00CB4BEB" w:rsidRPr="00B62F34" w:rsidRDefault="00CB4BEB" w:rsidP="003C0924">
            <w:pPr>
              <w:rPr>
                <w:rFonts w:ascii="Trebuchet MS" w:hAnsi="Trebuchet MS" w:cs="Trebuchet MS"/>
                <w:sz w:val="18"/>
                <w:szCs w:val="18"/>
              </w:rPr>
            </w:pPr>
            <w:proofErr w:type="spellStart"/>
            <w:r w:rsidRPr="00B62F34">
              <w:rPr>
                <w:rFonts w:ascii="Trebuchet MS" w:hAnsi="Trebuchet MS" w:cs="Trebuchet MS"/>
                <w:sz w:val="18"/>
                <w:szCs w:val="18"/>
              </w:rPr>
              <w:t>KLE_koder</w:t>
            </w:r>
            <w:proofErr w:type="spellEnd"/>
          </w:p>
        </w:tc>
        <w:tc>
          <w:tcPr>
            <w:tcW w:w="11340" w:type="dxa"/>
            <w:shd w:val="clear" w:color="auto" w:fill="FFFFFF"/>
            <w:vAlign w:val="center"/>
          </w:tcPr>
          <w:p w14:paraId="5E4EE45F" w14:textId="77777777" w:rsidR="00CB4BEB" w:rsidRPr="00B62F34" w:rsidRDefault="00CB4BEB" w:rsidP="003C0924">
            <w:pPr>
              <w:rPr>
                <w:rFonts w:ascii="Trebuchet MS" w:hAnsi="Trebuchet MS" w:cs="Trebuchet MS"/>
                <w:sz w:val="18"/>
                <w:szCs w:val="18"/>
              </w:rPr>
            </w:pPr>
            <w:r w:rsidRPr="00B62F34">
              <w:rPr>
                <w:rFonts w:ascii="Trebuchet MS" w:hAnsi="Trebuchet MS" w:cs="Trebuchet MS"/>
                <w:sz w:val="18"/>
                <w:szCs w:val="18"/>
              </w:rPr>
              <w:t>14.12.28</w:t>
            </w:r>
          </w:p>
        </w:tc>
      </w:tr>
    </w:tbl>
    <w:p w14:paraId="63BBBF5A" w14:textId="77777777" w:rsidR="00CB4BEB" w:rsidRPr="00BB7EB0" w:rsidRDefault="00CB4BEB" w:rsidP="00CB4BEB">
      <w:pPr>
        <w:pStyle w:val="Overskrift6"/>
      </w:pPr>
      <w:r w:rsidRPr="00BB7EB0">
        <w:t>5.12.22.2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9"/>
        <w:gridCol w:w="8977"/>
      </w:tblGrid>
      <w:tr w:rsidR="00CB4BEB" w:rsidRPr="00BB7EB0" w14:paraId="1647B107" w14:textId="77777777" w:rsidTr="003C0924">
        <w:trPr>
          <w:trHeight w:hRule="exact" w:val="255"/>
        </w:trPr>
        <w:tc>
          <w:tcPr>
            <w:tcW w:w="4503" w:type="dxa"/>
            <w:shd w:val="clear" w:color="auto" w:fill="D9D9D9"/>
            <w:vAlign w:val="bottom"/>
          </w:tcPr>
          <w:p w14:paraId="34A8C41A"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Emne</w:t>
            </w:r>
          </w:p>
        </w:tc>
        <w:tc>
          <w:tcPr>
            <w:tcW w:w="9149" w:type="dxa"/>
            <w:shd w:val="clear" w:color="auto" w:fill="D9D9D9"/>
            <w:vAlign w:val="bottom"/>
          </w:tcPr>
          <w:p w14:paraId="4977DC35"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Beskrivelse</w:t>
            </w:r>
          </w:p>
        </w:tc>
      </w:tr>
      <w:tr w:rsidR="00CB4BEB" w:rsidRPr="00BB7EB0" w14:paraId="4A412EA5" w14:textId="77777777" w:rsidTr="003C0924">
        <w:trPr>
          <w:trHeight w:hRule="exact" w:val="305"/>
        </w:trPr>
        <w:tc>
          <w:tcPr>
            <w:tcW w:w="4503" w:type="dxa"/>
            <w:shd w:val="clear" w:color="auto" w:fill="E0E0E0"/>
            <w:vAlign w:val="center"/>
          </w:tcPr>
          <w:p w14:paraId="575F0FDD"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Cs/>
                <w:sz w:val="18"/>
                <w:szCs w:val="18"/>
              </w:rPr>
              <w:t>Registreringsinstruks</w:t>
            </w:r>
          </w:p>
        </w:tc>
        <w:tc>
          <w:tcPr>
            <w:tcW w:w="9149" w:type="dxa"/>
            <w:shd w:val="clear" w:color="auto" w:fill="FFFFFF"/>
            <w:vAlign w:val="bottom"/>
          </w:tcPr>
          <w:p w14:paraId="74F08592"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Registreres ved beredskabets tilladelse til større arrangementer</w:t>
            </w:r>
          </w:p>
        </w:tc>
      </w:tr>
      <w:tr w:rsidR="00CB4BEB" w:rsidRPr="00BB7EB0" w14:paraId="59C506F8" w14:textId="77777777" w:rsidTr="003C0924">
        <w:trPr>
          <w:trHeight w:hRule="exact" w:val="255"/>
        </w:trPr>
        <w:tc>
          <w:tcPr>
            <w:tcW w:w="4503" w:type="dxa"/>
            <w:shd w:val="clear" w:color="auto" w:fill="E0E0E0"/>
            <w:vAlign w:val="bottom"/>
          </w:tcPr>
          <w:p w14:paraId="41A74C7A"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Klassificering/opdeling</w:t>
            </w:r>
          </w:p>
        </w:tc>
        <w:tc>
          <w:tcPr>
            <w:tcW w:w="9149" w:type="dxa"/>
            <w:shd w:val="clear" w:color="auto" w:fill="FFFFFF"/>
            <w:vAlign w:val="bottom"/>
          </w:tcPr>
          <w:p w14:paraId="4A2DCAAC"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Kan opdeles efter typen</w:t>
            </w:r>
          </w:p>
        </w:tc>
      </w:tr>
      <w:tr w:rsidR="00CB4BEB" w:rsidRPr="00BB7EB0" w14:paraId="1BBB8BDF" w14:textId="77777777" w:rsidTr="003C0924">
        <w:trPr>
          <w:trHeight w:hRule="exact" w:val="255"/>
        </w:trPr>
        <w:tc>
          <w:tcPr>
            <w:tcW w:w="4503" w:type="dxa"/>
            <w:shd w:val="clear" w:color="auto" w:fill="E0E0E0"/>
            <w:vAlign w:val="bottom"/>
          </w:tcPr>
          <w:p w14:paraId="76A933CE"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Minimum størrelser for objekt</w:t>
            </w:r>
          </w:p>
        </w:tc>
        <w:tc>
          <w:tcPr>
            <w:tcW w:w="9149" w:type="dxa"/>
            <w:shd w:val="clear" w:color="auto" w:fill="FFFFFF"/>
            <w:vAlign w:val="bottom"/>
          </w:tcPr>
          <w:p w14:paraId="54354C43" w14:textId="77777777" w:rsidR="00CB4BEB" w:rsidRPr="00BB7EB0" w:rsidRDefault="00CB4BEB" w:rsidP="003C0924">
            <w:pPr>
              <w:rPr>
                <w:rFonts w:ascii="Trebuchet MS" w:hAnsi="Trebuchet MS" w:cs="Trebuchet MS"/>
                <w:sz w:val="18"/>
                <w:szCs w:val="18"/>
              </w:rPr>
            </w:pPr>
          </w:p>
        </w:tc>
      </w:tr>
      <w:tr w:rsidR="00CB4BEB" w:rsidRPr="00BB7EB0" w14:paraId="2D658C22" w14:textId="77777777" w:rsidTr="003C0924">
        <w:trPr>
          <w:trHeight w:hRule="exact" w:val="255"/>
        </w:trPr>
        <w:tc>
          <w:tcPr>
            <w:tcW w:w="4503" w:type="dxa"/>
            <w:shd w:val="clear" w:color="auto" w:fill="E0E0E0"/>
            <w:vAlign w:val="bottom"/>
          </w:tcPr>
          <w:p w14:paraId="04F1A23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Entydige objekter</w:t>
            </w:r>
          </w:p>
        </w:tc>
        <w:tc>
          <w:tcPr>
            <w:tcW w:w="9149" w:type="dxa"/>
            <w:shd w:val="clear" w:color="auto" w:fill="FFFFFF"/>
            <w:vAlign w:val="bottom"/>
          </w:tcPr>
          <w:p w14:paraId="44E8ADEF" w14:textId="77777777" w:rsidR="00CB4BEB" w:rsidRPr="00BB7EB0" w:rsidRDefault="00CB4BEB" w:rsidP="003C0924">
            <w:pPr>
              <w:rPr>
                <w:rFonts w:ascii="Trebuchet MS" w:hAnsi="Trebuchet MS" w:cs="Trebuchet MS"/>
                <w:sz w:val="18"/>
                <w:szCs w:val="18"/>
              </w:rPr>
            </w:pPr>
          </w:p>
        </w:tc>
      </w:tr>
      <w:tr w:rsidR="00CB4BEB" w:rsidRPr="00BB7EB0" w14:paraId="79D304D4" w14:textId="77777777" w:rsidTr="003C0924">
        <w:trPr>
          <w:trHeight w:hRule="exact" w:val="222"/>
        </w:trPr>
        <w:tc>
          <w:tcPr>
            <w:tcW w:w="4503" w:type="dxa"/>
            <w:shd w:val="clear" w:color="auto" w:fill="E0E0E0"/>
            <w:vAlign w:val="center"/>
          </w:tcPr>
          <w:p w14:paraId="2BBDB3D1"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Geometrisk konsistens mellem objekter</w:t>
            </w:r>
          </w:p>
        </w:tc>
        <w:tc>
          <w:tcPr>
            <w:tcW w:w="9149" w:type="dxa"/>
            <w:shd w:val="clear" w:color="auto" w:fill="FFFFFF"/>
            <w:vAlign w:val="bottom"/>
          </w:tcPr>
          <w:p w14:paraId="27A82CFF" w14:textId="77777777" w:rsidR="00CB4BEB" w:rsidRPr="00BB7EB0" w:rsidRDefault="00CB4BEB" w:rsidP="003C0924">
            <w:pPr>
              <w:rPr>
                <w:rFonts w:ascii="Trebuchet MS" w:hAnsi="Trebuchet MS" w:cs="Trebuchet MS"/>
                <w:sz w:val="18"/>
                <w:szCs w:val="18"/>
              </w:rPr>
            </w:pPr>
          </w:p>
        </w:tc>
      </w:tr>
      <w:tr w:rsidR="00CB4BEB" w:rsidRPr="00BB7EB0" w14:paraId="4931D54D" w14:textId="77777777" w:rsidTr="003C0924">
        <w:trPr>
          <w:trHeight w:hRule="exact" w:val="255"/>
        </w:trPr>
        <w:tc>
          <w:tcPr>
            <w:tcW w:w="4503" w:type="dxa"/>
            <w:shd w:val="clear" w:color="auto" w:fill="E0E0E0"/>
            <w:vAlign w:val="bottom"/>
          </w:tcPr>
          <w:p w14:paraId="2F6D432F"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Geometrisk konsistens med objekter i andre datasæt</w:t>
            </w:r>
          </w:p>
        </w:tc>
        <w:tc>
          <w:tcPr>
            <w:tcW w:w="9149" w:type="dxa"/>
            <w:shd w:val="clear" w:color="auto" w:fill="FFFFFF"/>
            <w:vAlign w:val="bottom"/>
          </w:tcPr>
          <w:p w14:paraId="0DB739D2" w14:textId="77777777" w:rsidR="00CB4BEB" w:rsidRPr="00BB7EB0" w:rsidRDefault="00CB4BEB" w:rsidP="003C0924">
            <w:pPr>
              <w:rPr>
                <w:rFonts w:ascii="Trebuchet MS" w:hAnsi="Trebuchet MS" w:cs="Trebuchet MS"/>
                <w:sz w:val="18"/>
                <w:szCs w:val="18"/>
              </w:rPr>
            </w:pPr>
          </w:p>
        </w:tc>
      </w:tr>
    </w:tbl>
    <w:p w14:paraId="17D0C4AA" w14:textId="77777777" w:rsidR="00CB4BEB" w:rsidRPr="00BB7EB0" w:rsidRDefault="00CB4BEB" w:rsidP="00CB4BEB">
      <w:pPr>
        <w:pStyle w:val="Overskrift6"/>
      </w:pPr>
      <w:r w:rsidRPr="00BB7EB0">
        <w:t>5.12.22.3 Kodelister</w:t>
      </w:r>
    </w:p>
    <w:p w14:paraId="3F15717E" w14:textId="77777777" w:rsidR="00CB4BEB" w:rsidRPr="004E7F65" w:rsidRDefault="00CB4BEB" w:rsidP="00CB4BEB">
      <w:pPr>
        <w:autoSpaceDE w:val="0"/>
        <w:autoSpaceDN w:val="0"/>
        <w:adjustRightInd w:val="0"/>
        <w:rPr>
          <w:rFonts w:ascii="Trebuchet MS" w:hAnsi="Trebuchet MS" w:cs="Trebuchet MS"/>
          <w:sz w:val="19"/>
          <w:szCs w:val="19"/>
        </w:rPr>
      </w:pPr>
      <w:r w:rsidRPr="004E7F65">
        <w:rPr>
          <w:rFonts w:ascii="Trebuchet MS" w:hAnsi="Trebuchet MS" w:cs="Trebuchet MS"/>
          <w:sz w:val="19"/>
          <w:szCs w:val="19"/>
        </w:rPr>
        <w:t>Kodelisterne fungerer som oversættelser mellem anvendte kodeværdier og de matchende forklarende tekster.</w:t>
      </w:r>
    </w:p>
    <w:p w14:paraId="34AFD068" w14:textId="77777777" w:rsidR="00CB4BEB" w:rsidRPr="00BB7EB0" w:rsidRDefault="00CB4BEB" w:rsidP="00CB4BEB">
      <w:pPr>
        <w:pStyle w:val="Overskrift7"/>
      </w:pPr>
      <w:r w:rsidRPr="00BB7EB0">
        <w:t xml:space="preserve">5.12.22.3.1   6121 </w:t>
      </w:r>
      <w:r w:rsidRPr="00BB7EB0">
        <w:rPr>
          <w:kern w:val="32"/>
        </w:rPr>
        <w:t>Større udendørs arrangementer</w:t>
      </w:r>
      <w:r w:rsidRPr="00BB7EB0">
        <w:rPr>
          <w:rStyle w:val="TypografiOverskrift4BrugerdefineretfarveRGB0Tegn"/>
        </w:rPr>
        <w:t xml:space="preserve"> </w:t>
      </w:r>
      <w:r w:rsidRPr="00BB7EB0">
        <w:t>(d_6121_</w:t>
      </w:r>
      <w:r w:rsidRPr="00BB7EB0">
        <w:rPr>
          <w:kern w:val="32"/>
        </w:rPr>
        <w:t>sua</w:t>
      </w:r>
      <w:r w:rsidRPr="00BB7EB0">
        <w:t>)</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45"/>
        <w:gridCol w:w="1707"/>
        <w:gridCol w:w="785"/>
        <w:gridCol w:w="9279"/>
      </w:tblGrid>
      <w:tr w:rsidR="00CB4BEB" w:rsidRPr="00BB7EB0" w14:paraId="5CAD289F" w14:textId="77777777" w:rsidTr="003C0924">
        <w:trPr>
          <w:trHeight w:hRule="exact" w:val="255"/>
        </w:trPr>
        <w:tc>
          <w:tcPr>
            <w:tcW w:w="1945" w:type="dxa"/>
            <w:tcBorders>
              <w:bottom w:val="single" w:sz="4" w:space="0" w:color="auto"/>
            </w:tcBorders>
            <w:shd w:val="clear" w:color="auto" w:fill="D9D9D9"/>
            <w:vAlign w:val="bottom"/>
          </w:tcPr>
          <w:p w14:paraId="57DAF342" w14:textId="77777777" w:rsidR="00CB4BEB" w:rsidRPr="00BB7EB0" w:rsidRDefault="00CB4BEB" w:rsidP="003C0924">
            <w:pPr>
              <w:rPr>
                <w:rFonts w:ascii="Trebuchet MS" w:hAnsi="Trebuchet MS" w:cs="Trebuchet MS"/>
                <w:b/>
                <w:bCs/>
                <w:sz w:val="18"/>
                <w:szCs w:val="18"/>
              </w:rPr>
            </w:pPr>
            <w:proofErr w:type="spellStart"/>
            <w:r w:rsidRPr="00BB7EB0">
              <w:rPr>
                <w:rFonts w:ascii="Trebuchet MS" w:hAnsi="Trebuchet MS"/>
                <w:sz w:val="18"/>
                <w:szCs w:val="18"/>
              </w:rPr>
              <w:t>sua</w:t>
            </w:r>
            <w:r w:rsidRPr="00BB7EB0">
              <w:rPr>
                <w:rFonts w:ascii="Trebuchet MS" w:hAnsi="Trebuchet MS" w:cs="Trebuchet MS"/>
                <w:b/>
                <w:bCs/>
                <w:sz w:val="18"/>
                <w:szCs w:val="18"/>
              </w:rPr>
              <w:t>_kode</w:t>
            </w:r>
            <w:proofErr w:type="spellEnd"/>
          </w:p>
        </w:tc>
        <w:tc>
          <w:tcPr>
            <w:tcW w:w="1707" w:type="dxa"/>
            <w:tcBorders>
              <w:bottom w:val="single" w:sz="4" w:space="0" w:color="auto"/>
            </w:tcBorders>
            <w:shd w:val="clear" w:color="auto" w:fill="D9D9D9"/>
            <w:vAlign w:val="bottom"/>
          </w:tcPr>
          <w:p w14:paraId="05B2FDC7" w14:textId="77777777" w:rsidR="00CB4BEB" w:rsidRPr="00BB7EB0" w:rsidRDefault="00CB4BEB" w:rsidP="003C0924">
            <w:pPr>
              <w:rPr>
                <w:rFonts w:ascii="Trebuchet MS" w:hAnsi="Trebuchet MS" w:cs="Trebuchet MS"/>
                <w:bCs/>
                <w:sz w:val="18"/>
                <w:szCs w:val="18"/>
              </w:rPr>
            </w:pPr>
            <w:proofErr w:type="spellStart"/>
            <w:r w:rsidRPr="00BB7EB0">
              <w:rPr>
                <w:rFonts w:ascii="Trebuchet MS" w:hAnsi="Trebuchet MS"/>
                <w:sz w:val="18"/>
                <w:szCs w:val="18"/>
              </w:rPr>
              <w:t>sua_type</w:t>
            </w:r>
            <w:proofErr w:type="spellEnd"/>
          </w:p>
        </w:tc>
        <w:tc>
          <w:tcPr>
            <w:tcW w:w="785" w:type="dxa"/>
            <w:tcBorders>
              <w:bottom w:val="single" w:sz="4" w:space="0" w:color="auto"/>
            </w:tcBorders>
            <w:shd w:val="clear" w:color="auto" w:fill="D9D9D9"/>
            <w:vAlign w:val="bottom"/>
          </w:tcPr>
          <w:p w14:paraId="3EBE63C1" w14:textId="77777777" w:rsidR="00CB4BEB" w:rsidRPr="005C32B0" w:rsidRDefault="00CB4BEB" w:rsidP="00B62F34">
            <w:pPr>
              <w:jc w:val="center"/>
              <w:rPr>
                <w:rFonts w:ascii="Trebuchet MS" w:hAnsi="Trebuchet MS" w:cs="Trebuchet MS"/>
                <w:b/>
                <w:bCs/>
                <w:color w:val="4F81BD"/>
                <w:sz w:val="18"/>
                <w:szCs w:val="18"/>
              </w:rPr>
            </w:pPr>
            <w:r w:rsidRPr="00B62F34">
              <w:rPr>
                <w:rFonts w:ascii="Trebuchet MS" w:hAnsi="Trebuchet MS" w:cs="Trebuchet MS"/>
                <w:b/>
                <w:bCs/>
                <w:sz w:val="18"/>
                <w:szCs w:val="18"/>
              </w:rPr>
              <w:t>aktiv</w:t>
            </w:r>
          </w:p>
        </w:tc>
        <w:tc>
          <w:tcPr>
            <w:tcW w:w="9279" w:type="dxa"/>
            <w:tcBorders>
              <w:bottom w:val="single" w:sz="4" w:space="0" w:color="auto"/>
            </w:tcBorders>
            <w:shd w:val="clear" w:color="auto" w:fill="D9D9D9"/>
            <w:vAlign w:val="bottom"/>
          </w:tcPr>
          <w:p w14:paraId="2905C040" w14:textId="77777777" w:rsidR="00CB4BEB" w:rsidRPr="00BB7EB0" w:rsidRDefault="00CB4BEB" w:rsidP="003C0924">
            <w:pPr>
              <w:rPr>
                <w:rFonts w:ascii="Trebuchet MS" w:hAnsi="Trebuchet MS" w:cs="Trebuchet MS"/>
                <w:b/>
                <w:bCs/>
                <w:sz w:val="18"/>
                <w:szCs w:val="18"/>
              </w:rPr>
            </w:pPr>
            <w:r w:rsidRPr="00BB7EB0">
              <w:rPr>
                <w:rFonts w:ascii="Trebuchet MS" w:hAnsi="Trebuchet MS" w:cs="Trebuchet MS"/>
                <w:b/>
                <w:bCs/>
                <w:sz w:val="18"/>
                <w:szCs w:val="18"/>
              </w:rPr>
              <w:t>Begrebsdefinition</w:t>
            </w:r>
          </w:p>
        </w:tc>
      </w:tr>
      <w:tr w:rsidR="00CB4BEB" w:rsidRPr="00BB7EB0" w14:paraId="193DC2DF" w14:textId="77777777" w:rsidTr="003C0924">
        <w:trPr>
          <w:trHeight w:hRule="exact" w:val="255"/>
        </w:trPr>
        <w:tc>
          <w:tcPr>
            <w:tcW w:w="1945" w:type="dxa"/>
            <w:tcBorders>
              <w:top w:val="single" w:sz="4" w:space="0" w:color="auto"/>
              <w:left w:val="single" w:sz="4" w:space="0" w:color="auto"/>
              <w:bottom w:val="single" w:sz="4" w:space="0" w:color="auto"/>
              <w:right w:val="single" w:sz="4" w:space="0" w:color="auto"/>
            </w:tcBorders>
            <w:shd w:val="clear" w:color="auto" w:fill="D9D9D9"/>
            <w:vAlign w:val="bottom"/>
          </w:tcPr>
          <w:p w14:paraId="79FC3FA3"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1</w:t>
            </w:r>
          </w:p>
        </w:tc>
        <w:tc>
          <w:tcPr>
            <w:tcW w:w="1707" w:type="dxa"/>
            <w:tcBorders>
              <w:top w:val="single" w:sz="4" w:space="0" w:color="auto"/>
              <w:left w:val="single" w:sz="4" w:space="0" w:color="auto"/>
              <w:bottom w:val="single" w:sz="4" w:space="0" w:color="auto"/>
            </w:tcBorders>
            <w:shd w:val="clear" w:color="auto" w:fill="FFFFFF"/>
            <w:vAlign w:val="bottom"/>
          </w:tcPr>
          <w:p w14:paraId="5D225549" w14:textId="77777777" w:rsidR="00CB4BEB" w:rsidRPr="00BB7EB0" w:rsidRDefault="00CB4BEB" w:rsidP="003C0924">
            <w:r w:rsidRPr="00BB7EB0">
              <w:rPr>
                <w:rFonts w:ascii="Trebuchet MS" w:hAnsi="Trebuchet MS" w:cs="Trebuchet MS"/>
                <w:sz w:val="18"/>
                <w:szCs w:val="18"/>
              </w:rPr>
              <w:t>Festival</w:t>
            </w:r>
          </w:p>
        </w:tc>
        <w:tc>
          <w:tcPr>
            <w:tcW w:w="785" w:type="dxa"/>
            <w:tcBorders>
              <w:top w:val="single" w:sz="4" w:space="0" w:color="auto"/>
              <w:left w:val="single" w:sz="4" w:space="0" w:color="auto"/>
              <w:bottom w:val="single" w:sz="4" w:space="0" w:color="auto"/>
            </w:tcBorders>
            <w:vAlign w:val="bottom"/>
          </w:tcPr>
          <w:p w14:paraId="092EC224" w14:textId="77777777" w:rsidR="00CB4BEB" w:rsidRPr="00B62F34" w:rsidRDefault="00CB4BEB" w:rsidP="003C0924">
            <w:pPr>
              <w:jc w:val="center"/>
              <w:rPr>
                <w:rFonts w:ascii="Trebuchet MS" w:hAnsi="Trebuchet MS" w:cs="Trebuchet MS"/>
                <w:sz w:val="18"/>
                <w:szCs w:val="18"/>
              </w:rPr>
            </w:pPr>
            <w:r w:rsidRPr="00B62F34">
              <w:rPr>
                <w:rFonts w:ascii="Trebuchet MS" w:hAnsi="Trebuchet MS" w:cs="Trebuchet MS"/>
                <w:sz w:val="18"/>
                <w:szCs w:val="18"/>
              </w:rPr>
              <w:t>1</w:t>
            </w:r>
          </w:p>
        </w:tc>
        <w:tc>
          <w:tcPr>
            <w:tcW w:w="9279" w:type="dxa"/>
            <w:tcBorders>
              <w:top w:val="single" w:sz="4" w:space="0" w:color="auto"/>
              <w:left w:val="single" w:sz="4" w:space="0" w:color="auto"/>
              <w:bottom w:val="single" w:sz="4" w:space="0" w:color="auto"/>
            </w:tcBorders>
            <w:shd w:val="clear" w:color="auto" w:fill="auto"/>
            <w:vAlign w:val="bottom"/>
          </w:tcPr>
          <w:p w14:paraId="61DA92C7"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Festival med flere koncerter m.v.</w:t>
            </w:r>
          </w:p>
        </w:tc>
      </w:tr>
      <w:tr w:rsidR="00CB4BEB" w:rsidRPr="00BB7EB0" w14:paraId="7C8C4269" w14:textId="77777777" w:rsidTr="003C0924">
        <w:trPr>
          <w:trHeight w:val="262"/>
        </w:trPr>
        <w:tc>
          <w:tcPr>
            <w:tcW w:w="1945" w:type="dxa"/>
            <w:tcBorders>
              <w:top w:val="single" w:sz="4" w:space="0" w:color="auto"/>
              <w:left w:val="single" w:sz="4" w:space="0" w:color="auto"/>
              <w:bottom w:val="single" w:sz="4" w:space="0" w:color="auto"/>
              <w:right w:val="single" w:sz="4" w:space="0" w:color="auto"/>
            </w:tcBorders>
            <w:shd w:val="clear" w:color="auto" w:fill="D9D9D9"/>
            <w:vAlign w:val="center"/>
          </w:tcPr>
          <w:p w14:paraId="7169B209"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2</w:t>
            </w:r>
          </w:p>
        </w:tc>
        <w:tc>
          <w:tcPr>
            <w:tcW w:w="1707" w:type="dxa"/>
            <w:tcBorders>
              <w:top w:val="single" w:sz="4" w:space="0" w:color="auto"/>
              <w:left w:val="single" w:sz="4" w:space="0" w:color="auto"/>
              <w:bottom w:val="single" w:sz="4" w:space="0" w:color="auto"/>
            </w:tcBorders>
            <w:shd w:val="clear" w:color="auto" w:fill="FFFFFF"/>
            <w:vAlign w:val="bottom"/>
          </w:tcPr>
          <w:p w14:paraId="7EDFF8FA" w14:textId="77777777" w:rsidR="00CB4BEB" w:rsidRPr="00BB7EB0" w:rsidRDefault="00CB4BEB" w:rsidP="003C0924">
            <w:r w:rsidRPr="00BB7EB0">
              <w:rPr>
                <w:rFonts w:ascii="Trebuchet MS" w:hAnsi="Trebuchet MS" w:cs="Trebuchet MS"/>
                <w:sz w:val="18"/>
                <w:szCs w:val="18"/>
              </w:rPr>
              <w:t>Dyrskue</w:t>
            </w:r>
          </w:p>
        </w:tc>
        <w:tc>
          <w:tcPr>
            <w:tcW w:w="785" w:type="dxa"/>
            <w:tcBorders>
              <w:top w:val="single" w:sz="4" w:space="0" w:color="auto"/>
              <w:left w:val="single" w:sz="4" w:space="0" w:color="auto"/>
              <w:bottom w:val="single" w:sz="4" w:space="0" w:color="auto"/>
            </w:tcBorders>
            <w:vAlign w:val="bottom"/>
          </w:tcPr>
          <w:p w14:paraId="715F9CCF" w14:textId="77777777" w:rsidR="00CB4BEB" w:rsidRPr="00B62F34" w:rsidRDefault="00CB4BEB" w:rsidP="003C0924">
            <w:pPr>
              <w:jc w:val="center"/>
              <w:rPr>
                <w:rFonts w:ascii="Trebuchet MS" w:hAnsi="Trebuchet MS" w:cs="Trebuchet MS"/>
                <w:sz w:val="18"/>
                <w:szCs w:val="18"/>
              </w:rPr>
            </w:pPr>
            <w:r w:rsidRPr="00B62F34">
              <w:rPr>
                <w:rFonts w:ascii="Trebuchet MS" w:hAnsi="Trebuchet MS" w:cs="Trebuchet MS"/>
                <w:sz w:val="18"/>
                <w:szCs w:val="18"/>
              </w:rPr>
              <w:t>1</w:t>
            </w:r>
          </w:p>
        </w:tc>
        <w:tc>
          <w:tcPr>
            <w:tcW w:w="9279" w:type="dxa"/>
            <w:tcBorders>
              <w:top w:val="single" w:sz="4" w:space="0" w:color="auto"/>
              <w:left w:val="single" w:sz="4" w:space="0" w:color="auto"/>
              <w:bottom w:val="single" w:sz="4" w:space="0" w:color="auto"/>
            </w:tcBorders>
            <w:shd w:val="clear" w:color="auto" w:fill="auto"/>
            <w:vAlign w:val="center"/>
          </w:tcPr>
          <w:p w14:paraId="7C0F9321" w14:textId="77777777" w:rsidR="00CB4BEB" w:rsidRPr="00BB7EB0" w:rsidRDefault="00CB4BEB" w:rsidP="003C0924">
            <w:pPr>
              <w:rPr>
                <w:rFonts w:ascii="Trebuchet MS" w:hAnsi="Trebuchet MS" w:cs="Trebuchet MS"/>
                <w:sz w:val="18"/>
                <w:szCs w:val="18"/>
              </w:rPr>
            </w:pPr>
            <w:proofErr w:type="spellStart"/>
            <w:r w:rsidRPr="00BB7EB0">
              <w:rPr>
                <w:rFonts w:ascii="Trebuchet MS" w:hAnsi="Trebuchet MS" w:cs="Trebuchet MS"/>
                <w:sz w:val="18"/>
                <w:szCs w:val="18"/>
              </w:rPr>
              <w:t>Dyreskue</w:t>
            </w:r>
            <w:proofErr w:type="spellEnd"/>
          </w:p>
        </w:tc>
      </w:tr>
      <w:tr w:rsidR="00CB4BEB" w:rsidRPr="00BB7EB0" w14:paraId="5D963761" w14:textId="77777777" w:rsidTr="003C0924">
        <w:trPr>
          <w:trHeight w:val="255"/>
        </w:trPr>
        <w:tc>
          <w:tcPr>
            <w:tcW w:w="1945" w:type="dxa"/>
            <w:tcBorders>
              <w:top w:val="single" w:sz="4" w:space="0" w:color="auto"/>
              <w:left w:val="single" w:sz="4" w:space="0" w:color="auto"/>
              <w:bottom w:val="single" w:sz="4" w:space="0" w:color="auto"/>
              <w:right w:val="single" w:sz="4" w:space="0" w:color="auto"/>
            </w:tcBorders>
            <w:shd w:val="clear" w:color="auto" w:fill="D9D9D9"/>
            <w:vAlign w:val="center"/>
          </w:tcPr>
          <w:p w14:paraId="2BDCA5DD"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3</w:t>
            </w:r>
          </w:p>
        </w:tc>
        <w:tc>
          <w:tcPr>
            <w:tcW w:w="1707" w:type="dxa"/>
            <w:tcBorders>
              <w:top w:val="single" w:sz="4" w:space="0" w:color="auto"/>
              <w:left w:val="single" w:sz="4" w:space="0" w:color="auto"/>
              <w:bottom w:val="single" w:sz="4" w:space="0" w:color="auto"/>
            </w:tcBorders>
            <w:shd w:val="clear" w:color="auto" w:fill="FFFFFF"/>
            <w:vAlign w:val="center"/>
          </w:tcPr>
          <w:p w14:paraId="4AD3E288" w14:textId="77777777" w:rsidR="00CB4BEB" w:rsidRPr="00BB7EB0" w:rsidRDefault="00CB4BEB" w:rsidP="003C0924">
            <w:r w:rsidRPr="00BB7EB0">
              <w:rPr>
                <w:rFonts w:ascii="Trebuchet MS" w:hAnsi="Trebuchet MS" w:cs="Trebuchet MS"/>
                <w:sz w:val="18"/>
                <w:szCs w:val="18"/>
              </w:rPr>
              <w:t>Forsamlingstelt</w:t>
            </w:r>
          </w:p>
        </w:tc>
        <w:tc>
          <w:tcPr>
            <w:tcW w:w="785" w:type="dxa"/>
            <w:tcBorders>
              <w:top w:val="single" w:sz="4" w:space="0" w:color="auto"/>
              <w:left w:val="single" w:sz="4" w:space="0" w:color="auto"/>
              <w:bottom w:val="single" w:sz="4" w:space="0" w:color="auto"/>
            </w:tcBorders>
            <w:vAlign w:val="center"/>
          </w:tcPr>
          <w:p w14:paraId="3DA64DAE" w14:textId="77777777" w:rsidR="00CB4BEB" w:rsidRPr="00B62F34" w:rsidRDefault="00CB4BEB" w:rsidP="003C0924">
            <w:pPr>
              <w:jc w:val="center"/>
              <w:rPr>
                <w:rFonts w:ascii="Trebuchet MS" w:hAnsi="Trebuchet MS" w:cs="Trebuchet MS"/>
                <w:sz w:val="18"/>
                <w:szCs w:val="18"/>
              </w:rPr>
            </w:pPr>
            <w:r w:rsidRPr="00B62F34">
              <w:rPr>
                <w:rFonts w:ascii="Trebuchet MS" w:hAnsi="Trebuchet MS" w:cs="Trebuchet MS"/>
                <w:sz w:val="18"/>
                <w:szCs w:val="18"/>
              </w:rPr>
              <w:t>1</w:t>
            </w:r>
          </w:p>
        </w:tc>
        <w:tc>
          <w:tcPr>
            <w:tcW w:w="9279" w:type="dxa"/>
            <w:tcBorders>
              <w:top w:val="single" w:sz="4" w:space="0" w:color="auto"/>
              <w:left w:val="single" w:sz="4" w:space="0" w:color="auto"/>
              <w:bottom w:val="single" w:sz="4" w:space="0" w:color="auto"/>
            </w:tcBorders>
            <w:shd w:val="clear" w:color="auto" w:fill="auto"/>
            <w:vAlign w:val="bottom"/>
          </w:tcPr>
          <w:p w14:paraId="2FFED09F"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Telt med master og barduner, stålramme eller lignende, der anvendes til forsamling af mange mennesker. Flere end 150 personer</w:t>
            </w:r>
          </w:p>
        </w:tc>
      </w:tr>
      <w:tr w:rsidR="00CB4BEB" w:rsidRPr="00BB7EB0" w14:paraId="56374349" w14:textId="77777777" w:rsidTr="003C0924">
        <w:trPr>
          <w:trHeight w:val="255"/>
        </w:trPr>
        <w:tc>
          <w:tcPr>
            <w:tcW w:w="1945" w:type="dxa"/>
            <w:tcBorders>
              <w:top w:val="single" w:sz="4" w:space="0" w:color="auto"/>
              <w:left w:val="single" w:sz="4" w:space="0" w:color="auto"/>
              <w:bottom w:val="single" w:sz="4" w:space="0" w:color="auto"/>
              <w:right w:val="single" w:sz="4" w:space="0" w:color="auto"/>
            </w:tcBorders>
            <w:shd w:val="clear" w:color="auto" w:fill="D9D9D9"/>
            <w:vAlign w:val="bottom"/>
          </w:tcPr>
          <w:p w14:paraId="66D77959"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lastRenderedPageBreak/>
              <w:t>4</w:t>
            </w:r>
          </w:p>
        </w:tc>
        <w:tc>
          <w:tcPr>
            <w:tcW w:w="1707" w:type="dxa"/>
            <w:tcBorders>
              <w:top w:val="single" w:sz="4" w:space="0" w:color="auto"/>
              <w:left w:val="single" w:sz="4" w:space="0" w:color="auto"/>
              <w:bottom w:val="single" w:sz="4" w:space="0" w:color="auto"/>
            </w:tcBorders>
            <w:shd w:val="clear" w:color="auto" w:fill="FFFFFF"/>
            <w:vAlign w:val="bottom"/>
          </w:tcPr>
          <w:p w14:paraId="735747DC" w14:textId="77777777" w:rsidR="00CB4BEB" w:rsidRPr="00BB7EB0" w:rsidRDefault="00CB4BEB" w:rsidP="003C0924">
            <w:r w:rsidRPr="00BB7EB0">
              <w:rPr>
                <w:rFonts w:ascii="Trebuchet MS" w:hAnsi="Trebuchet MS" w:cs="Trebuchet MS"/>
                <w:sz w:val="18"/>
                <w:szCs w:val="18"/>
              </w:rPr>
              <w:t>Cirkus</w:t>
            </w:r>
          </w:p>
        </w:tc>
        <w:tc>
          <w:tcPr>
            <w:tcW w:w="785" w:type="dxa"/>
            <w:tcBorders>
              <w:top w:val="single" w:sz="4" w:space="0" w:color="auto"/>
              <w:left w:val="single" w:sz="4" w:space="0" w:color="auto"/>
              <w:bottom w:val="single" w:sz="4" w:space="0" w:color="auto"/>
            </w:tcBorders>
            <w:vAlign w:val="center"/>
          </w:tcPr>
          <w:p w14:paraId="766CBEC6" w14:textId="77777777" w:rsidR="00CB4BEB" w:rsidRPr="00B62F34" w:rsidRDefault="00CB4BEB" w:rsidP="003C0924">
            <w:pPr>
              <w:jc w:val="center"/>
              <w:rPr>
                <w:rFonts w:ascii="Trebuchet MS" w:hAnsi="Trebuchet MS" w:cs="Trebuchet MS"/>
                <w:sz w:val="18"/>
                <w:szCs w:val="18"/>
              </w:rPr>
            </w:pPr>
            <w:r w:rsidRPr="00B62F34">
              <w:rPr>
                <w:rFonts w:ascii="Trebuchet MS" w:hAnsi="Trebuchet MS" w:cs="Trebuchet MS"/>
                <w:sz w:val="18"/>
                <w:szCs w:val="18"/>
              </w:rPr>
              <w:t>1</w:t>
            </w:r>
          </w:p>
        </w:tc>
        <w:tc>
          <w:tcPr>
            <w:tcW w:w="9279" w:type="dxa"/>
            <w:tcBorders>
              <w:top w:val="single" w:sz="4" w:space="0" w:color="auto"/>
              <w:left w:val="single" w:sz="4" w:space="0" w:color="auto"/>
              <w:bottom w:val="single" w:sz="4" w:space="0" w:color="auto"/>
            </w:tcBorders>
            <w:shd w:val="clear" w:color="auto" w:fill="auto"/>
            <w:vAlign w:val="bottom"/>
          </w:tcPr>
          <w:p w14:paraId="44DFBBDF"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Cirkus flere end 150 personer</w:t>
            </w:r>
          </w:p>
        </w:tc>
      </w:tr>
      <w:tr w:rsidR="00CB4BEB" w:rsidRPr="00BB7EB0" w14:paraId="1306A44C" w14:textId="77777777" w:rsidTr="003C0924">
        <w:trPr>
          <w:trHeight w:val="255"/>
        </w:trPr>
        <w:tc>
          <w:tcPr>
            <w:tcW w:w="1945" w:type="dxa"/>
            <w:tcBorders>
              <w:top w:val="single" w:sz="4" w:space="0" w:color="auto"/>
              <w:left w:val="single" w:sz="4" w:space="0" w:color="auto"/>
              <w:bottom w:val="single" w:sz="4" w:space="0" w:color="auto"/>
              <w:right w:val="single" w:sz="4" w:space="0" w:color="auto"/>
            </w:tcBorders>
            <w:shd w:val="clear" w:color="auto" w:fill="D9D9D9"/>
            <w:vAlign w:val="bottom"/>
          </w:tcPr>
          <w:p w14:paraId="211D293A"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5</w:t>
            </w:r>
          </w:p>
        </w:tc>
        <w:tc>
          <w:tcPr>
            <w:tcW w:w="1707" w:type="dxa"/>
            <w:tcBorders>
              <w:top w:val="single" w:sz="4" w:space="0" w:color="auto"/>
              <w:left w:val="single" w:sz="4" w:space="0" w:color="auto"/>
              <w:bottom w:val="single" w:sz="4" w:space="0" w:color="auto"/>
            </w:tcBorders>
            <w:shd w:val="clear" w:color="auto" w:fill="auto"/>
            <w:vAlign w:val="bottom"/>
          </w:tcPr>
          <w:p w14:paraId="76C36A83" w14:textId="77777777" w:rsidR="00CB4BEB" w:rsidRPr="00BB7EB0" w:rsidRDefault="00CB4BEB" w:rsidP="003C0924">
            <w:r w:rsidRPr="00BB7EB0">
              <w:rPr>
                <w:rFonts w:ascii="Trebuchet MS" w:hAnsi="Trebuchet MS"/>
                <w:sz w:val="18"/>
                <w:szCs w:val="18"/>
              </w:rPr>
              <w:t>Koncert</w:t>
            </w:r>
          </w:p>
        </w:tc>
        <w:tc>
          <w:tcPr>
            <w:tcW w:w="785" w:type="dxa"/>
            <w:tcBorders>
              <w:top w:val="single" w:sz="4" w:space="0" w:color="auto"/>
              <w:left w:val="single" w:sz="4" w:space="0" w:color="auto"/>
              <w:bottom w:val="single" w:sz="4" w:space="0" w:color="auto"/>
            </w:tcBorders>
            <w:vAlign w:val="bottom"/>
          </w:tcPr>
          <w:p w14:paraId="41DA18A1" w14:textId="77777777" w:rsidR="00CB4BEB" w:rsidRPr="00B62F34" w:rsidRDefault="00CB4BEB" w:rsidP="003C0924">
            <w:pPr>
              <w:jc w:val="center"/>
              <w:rPr>
                <w:rFonts w:ascii="Trebuchet MS" w:hAnsi="Trebuchet MS" w:cs="Trebuchet MS"/>
                <w:sz w:val="18"/>
                <w:szCs w:val="18"/>
              </w:rPr>
            </w:pPr>
            <w:r w:rsidRPr="00B62F34">
              <w:rPr>
                <w:rFonts w:ascii="Trebuchet MS" w:hAnsi="Trebuchet MS" w:cs="Trebuchet MS"/>
                <w:sz w:val="18"/>
                <w:szCs w:val="18"/>
              </w:rPr>
              <w:t>1</w:t>
            </w:r>
          </w:p>
        </w:tc>
        <w:tc>
          <w:tcPr>
            <w:tcW w:w="9279" w:type="dxa"/>
            <w:tcBorders>
              <w:top w:val="single" w:sz="4" w:space="0" w:color="auto"/>
              <w:left w:val="single" w:sz="4" w:space="0" w:color="auto"/>
              <w:bottom w:val="single" w:sz="4" w:space="0" w:color="auto"/>
            </w:tcBorders>
            <w:shd w:val="clear" w:color="auto" w:fill="auto"/>
            <w:vAlign w:val="bottom"/>
          </w:tcPr>
          <w:p w14:paraId="66EFA7D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Store udendørs koncerter</w:t>
            </w:r>
          </w:p>
        </w:tc>
      </w:tr>
      <w:tr w:rsidR="00CB4BEB" w:rsidRPr="00BB7EB0" w14:paraId="4222690A" w14:textId="77777777" w:rsidTr="003C0924">
        <w:trPr>
          <w:trHeight w:val="255"/>
        </w:trPr>
        <w:tc>
          <w:tcPr>
            <w:tcW w:w="1945" w:type="dxa"/>
            <w:tcBorders>
              <w:top w:val="single" w:sz="4" w:space="0" w:color="auto"/>
              <w:left w:val="single" w:sz="4" w:space="0" w:color="auto"/>
              <w:bottom w:val="single" w:sz="4" w:space="0" w:color="auto"/>
              <w:right w:val="single" w:sz="4" w:space="0" w:color="auto"/>
            </w:tcBorders>
            <w:shd w:val="clear" w:color="auto" w:fill="D9D9D9"/>
            <w:vAlign w:val="bottom"/>
          </w:tcPr>
          <w:p w14:paraId="00D9AC23" w14:textId="77777777" w:rsidR="00CB4BEB" w:rsidRPr="00BB7EB0" w:rsidRDefault="00CB4BEB" w:rsidP="003C0924">
            <w:pPr>
              <w:jc w:val="center"/>
              <w:rPr>
                <w:rFonts w:ascii="Trebuchet MS" w:hAnsi="Trebuchet MS"/>
                <w:sz w:val="18"/>
                <w:szCs w:val="18"/>
              </w:rPr>
            </w:pPr>
            <w:r w:rsidRPr="00BB7EB0">
              <w:rPr>
                <w:rFonts w:ascii="Trebuchet MS" w:hAnsi="Trebuchet MS" w:cs="Trebuchet MS"/>
                <w:sz w:val="18"/>
                <w:szCs w:val="18"/>
              </w:rPr>
              <w:t>6</w:t>
            </w:r>
          </w:p>
        </w:tc>
        <w:tc>
          <w:tcPr>
            <w:tcW w:w="1707" w:type="dxa"/>
            <w:tcBorders>
              <w:top w:val="single" w:sz="4" w:space="0" w:color="auto"/>
              <w:left w:val="single" w:sz="4" w:space="0" w:color="auto"/>
              <w:bottom w:val="single" w:sz="4" w:space="0" w:color="auto"/>
            </w:tcBorders>
            <w:shd w:val="clear" w:color="auto" w:fill="FFFFFF"/>
            <w:vAlign w:val="bottom"/>
          </w:tcPr>
          <w:p w14:paraId="39AD7ADB"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Spejderlejr</w:t>
            </w:r>
          </w:p>
        </w:tc>
        <w:tc>
          <w:tcPr>
            <w:tcW w:w="785" w:type="dxa"/>
            <w:tcBorders>
              <w:top w:val="single" w:sz="4" w:space="0" w:color="auto"/>
              <w:left w:val="single" w:sz="4" w:space="0" w:color="auto"/>
              <w:bottom w:val="single" w:sz="4" w:space="0" w:color="auto"/>
            </w:tcBorders>
            <w:shd w:val="clear" w:color="auto" w:fill="FFFFFF"/>
            <w:vAlign w:val="bottom"/>
          </w:tcPr>
          <w:p w14:paraId="4F4EE99E" w14:textId="77777777" w:rsidR="00CB4BEB" w:rsidRPr="00B62F34" w:rsidRDefault="00CB4BEB" w:rsidP="003C0924">
            <w:pPr>
              <w:jc w:val="center"/>
              <w:rPr>
                <w:rFonts w:ascii="Trebuchet MS" w:hAnsi="Trebuchet MS" w:cs="Trebuchet MS"/>
                <w:sz w:val="18"/>
                <w:szCs w:val="18"/>
              </w:rPr>
            </w:pPr>
            <w:r w:rsidRPr="00B62F34">
              <w:rPr>
                <w:rFonts w:ascii="Trebuchet MS" w:hAnsi="Trebuchet MS" w:cs="Trebuchet MS"/>
                <w:sz w:val="18"/>
                <w:szCs w:val="18"/>
              </w:rPr>
              <w:t>1</w:t>
            </w:r>
          </w:p>
        </w:tc>
        <w:tc>
          <w:tcPr>
            <w:tcW w:w="9279" w:type="dxa"/>
            <w:tcBorders>
              <w:top w:val="single" w:sz="4" w:space="0" w:color="auto"/>
              <w:left w:val="single" w:sz="4" w:space="0" w:color="auto"/>
              <w:bottom w:val="single" w:sz="4" w:space="0" w:color="auto"/>
            </w:tcBorders>
            <w:shd w:val="clear" w:color="auto" w:fill="FFFFFF"/>
            <w:vAlign w:val="bottom"/>
          </w:tcPr>
          <w:p w14:paraId="2165315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Spejderlejr med camping som ikke er omfattet af campingreglementet flere end 150 personer</w:t>
            </w:r>
          </w:p>
        </w:tc>
      </w:tr>
      <w:tr w:rsidR="00CB4BEB" w:rsidRPr="00BB7EB0" w14:paraId="6BD9F4B4" w14:textId="77777777" w:rsidTr="003C0924">
        <w:trPr>
          <w:trHeight w:val="255"/>
        </w:trPr>
        <w:tc>
          <w:tcPr>
            <w:tcW w:w="1945" w:type="dxa"/>
            <w:tcBorders>
              <w:top w:val="single" w:sz="4" w:space="0" w:color="auto"/>
              <w:left w:val="single" w:sz="4" w:space="0" w:color="auto"/>
              <w:bottom w:val="single" w:sz="4" w:space="0" w:color="auto"/>
              <w:right w:val="single" w:sz="4" w:space="0" w:color="auto"/>
            </w:tcBorders>
            <w:shd w:val="clear" w:color="auto" w:fill="D9D9D9"/>
            <w:vAlign w:val="bottom"/>
          </w:tcPr>
          <w:p w14:paraId="3D247255" w14:textId="77777777" w:rsidR="00CB4BEB" w:rsidRPr="00BB7EB0" w:rsidRDefault="00CB4BEB" w:rsidP="003C0924">
            <w:pPr>
              <w:jc w:val="center"/>
              <w:rPr>
                <w:rFonts w:ascii="Trebuchet MS" w:hAnsi="Trebuchet MS"/>
                <w:sz w:val="18"/>
                <w:szCs w:val="18"/>
              </w:rPr>
            </w:pPr>
            <w:r w:rsidRPr="00BB7EB0">
              <w:rPr>
                <w:rFonts w:ascii="Trebuchet MS" w:hAnsi="Trebuchet MS" w:cs="Trebuchet MS"/>
                <w:sz w:val="18"/>
                <w:szCs w:val="18"/>
              </w:rPr>
              <w:t>7</w:t>
            </w:r>
          </w:p>
        </w:tc>
        <w:tc>
          <w:tcPr>
            <w:tcW w:w="1707" w:type="dxa"/>
            <w:tcBorders>
              <w:top w:val="single" w:sz="4" w:space="0" w:color="auto"/>
              <w:left w:val="single" w:sz="4" w:space="0" w:color="auto"/>
              <w:bottom w:val="single" w:sz="4" w:space="0" w:color="auto"/>
            </w:tcBorders>
            <w:shd w:val="clear" w:color="auto" w:fill="FFFFFF"/>
            <w:vAlign w:val="bottom"/>
          </w:tcPr>
          <w:p w14:paraId="3A430E95"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Kræmmermarked</w:t>
            </w:r>
          </w:p>
        </w:tc>
        <w:tc>
          <w:tcPr>
            <w:tcW w:w="785" w:type="dxa"/>
            <w:tcBorders>
              <w:top w:val="single" w:sz="4" w:space="0" w:color="auto"/>
              <w:left w:val="single" w:sz="4" w:space="0" w:color="auto"/>
              <w:bottom w:val="single" w:sz="4" w:space="0" w:color="auto"/>
            </w:tcBorders>
            <w:shd w:val="clear" w:color="auto" w:fill="FFFFFF"/>
          </w:tcPr>
          <w:p w14:paraId="39932C97" w14:textId="77777777" w:rsidR="00CB4BEB" w:rsidRPr="00B62F34" w:rsidRDefault="00CB4BEB" w:rsidP="003C0924">
            <w:pPr>
              <w:jc w:val="center"/>
              <w:rPr>
                <w:rFonts w:ascii="Trebuchet MS" w:hAnsi="Trebuchet MS" w:cs="Trebuchet MS"/>
                <w:sz w:val="18"/>
                <w:szCs w:val="18"/>
              </w:rPr>
            </w:pPr>
            <w:r w:rsidRPr="00B62F34">
              <w:rPr>
                <w:rFonts w:ascii="Trebuchet MS" w:hAnsi="Trebuchet MS" w:cs="Trebuchet MS"/>
                <w:sz w:val="18"/>
                <w:szCs w:val="18"/>
              </w:rPr>
              <w:t>1</w:t>
            </w:r>
          </w:p>
        </w:tc>
        <w:tc>
          <w:tcPr>
            <w:tcW w:w="9279" w:type="dxa"/>
            <w:tcBorders>
              <w:top w:val="single" w:sz="4" w:space="0" w:color="auto"/>
              <w:left w:val="single" w:sz="4" w:space="0" w:color="auto"/>
              <w:bottom w:val="single" w:sz="4" w:space="0" w:color="auto"/>
            </w:tcBorders>
            <w:shd w:val="clear" w:color="auto" w:fill="FFFFFF"/>
            <w:vAlign w:val="bottom"/>
          </w:tcPr>
          <w:p w14:paraId="5E227B1D"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Kræmmermarked</w:t>
            </w:r>
          </w:p>
        </w:tc>
      </w:tr>
      <w:tr w:rsidR="00CB4BEB" w:rsidRPr="00BB7EB0" w14:paraId="3DE388BE" w14:textId="77777777" w:rsidTr="003C0924">
        <w:trPr>
          <w:trHeight w:val="255"/>
        </w:trPr>
        <w:tc>
          <w:tcPr>
            <w:tcW w:w="1945" w:type="dxa"/>
            <w:tcBorders>
              <w:top w:val="single" w:sz="4" w:space="0" w:color="auto"/>
              <w:left w:val="single" w:sz="4" w:space="0" w:color="auto"/>
              <w:bottom w:val="single" w:sz="4" w:space="0" w:color="auto"/>
              <w:right w:val="single" w:sz="4" w:space="0" w:color="auto"/>
            </w:tcBorders>
            <w:shd w:val="clear" w:color="auto" w:fill="D9D9D9"/>
            <w:vAlign w:val="bottom"/>
          </w:tcPr>
          <w:p w14:paraId="238D902F" w14:textId="77777777" w:rsidR="00CB4BEB" w:rsidRPr="00BB7EB0" w:rsidRDefault="00CB4BEB" w:rsidP="003C0924">
            <w:pPr>
              <w:jc w:val="center"/>
              <w:rPr>
                <w:rFonts w:ascii="Trebuchet MS" w:hAnsi="Trebuchet MS"/>
                <w:sz w:val="18"/>
                <w:szCs w:val="18"/>
              </w:rPr>
            </w:pPr>
            <w:r w:rsidRPr="00BB7EB0">
              <w:rPr>
                <w:rFonts w:ascii="Trebuchet MS" w:hAnsi="Trebuchet MS" w:cs="Trebuchet MS"/>
                <w:sz w:val="18"/>
                <w:szCs w:val="18"/>
              </w:rPr>
              <w:t>8</w:t>
            </w:r>
          </w:p>
        </w:tc>
        <w:tc>
          <w:tcPr>
            <w:tcW w:w="1707" w:type="dxa"/>
            <w:tcBorders>
              <w:top w:val="single" w:sz="4" w:space="0" w:color="auto"/>
              <w:left w:val="single" w:sz="4" w:space="0" w:color="auto"/>
              <w:bottom w:val="single" w:sz="4" w:space="0" w:color="auto"/>
            </w:tcBorders>
            <w:shd w:val="clear" w:color="auto" w:fill="FFFFFF"/>
            <w:vAlign w:val="bottom"/>
          </w:tcPr>
          <w:p w14:paraId="08E1190B"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Camping</w:t>
            </w:r>
          </w:p>
        </w:tc>
        <w:tc>
          <w:tcPr>
            <w:tcW w:w="785" w:type="dxa"/>
            <w:tcBorders>
              <w:top w:val="single" w:sz="4" w:space="0" w:color="auto"/>
              <w:left w:val="single" w:sz="4" w:space="0" w:color="auto"/>
              <w:bottom w:val="single" w:sz="4" w:space="0" w:color="auto"/>
            </w:tcBorders>
            <w:shd w:val="clear" w:color="auto" w:fill="FFFFFF"/>
          </w:tcPr>
          <w:p w14:paraId="3E8A76CA" w14:textId="77777777" w:rsidR="00CB4BEB" w:rsidRPr="00B62F34" w:rsidRDefault="00CB4BEB" w:rsidP="003C0924">
            <w:pPr>
              <w:jc w:val="center"/>
              <w:rPr>
                <w:rFonts w:ascii="Trebuchet MS" w:hAnsi="Trebuchet MS" w:cs="Trebuchet MS"/>
                <w:sz w:val="18"/>
                <w:szCs w:val="18"/>
              </w:rPr>
            </w:pPr>
            <w:r w:rsidRPr="00B62F34">
              <w:rPr>
                <w:rFonts w:ascii="Trebuchet MS" w:hAnsi="Trebuchet MS" w:cs="Trebuchet MS"/>
                <w:sz w:val="18"/>
                <w:szCs w:val="18"/>
              </w:rPr>
              <w:t>1</w:t>
            </w:r>
          </w:p>
        </w:tc>
        <w:tc>
          <w:tcPr>
            <w:tcW w:w="9279" w:type="dxa"/>
            <w:tcBorders>
              <w:top w:val="single" w:sz="4" w:space="0" w:color="auto"/>
              <w:left w:val="single" w:sz="4" w:space="0" w:color="auto"/>
              <w:bottom w:val="single" w:sz="4" w:space="0" w:color="auto"/>
            </w:tcBorders>
            <w:shd w:val="clear" w:color="auto" w:fill="FFFFFF"/>
            <w:vAlign w:val="bottom"/>
          </w:tcPr>
          <w:p w14:paraId="60FBFB4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Campingområde som ikke er omfattet af campingreglementet flere end 150 personer</w:t>
            </w:r>
          </w:p>
        </w:tc>
      </w:tr>
      <w:tr w:rsidR="00CB4BEB" w:rsidRPr="00BB7EB0" w14:paraId="5CAE8ECB" w14:textId="77777777" w:rsidTr="003C0924">
        <w:trPr>
          <w:trHeight w:val="255"/>
        </w:trPr>
        <w:tc>
          <w:tcPr>
            <w:tcW w:w="1945" w:type="dxa"/>
            <w:tcBorders>
              <w:top w:val="single" w:sz="4" w:space="0" w:color="auto"/>
              <w:left w:val="single" w:sz="4" w:space="0" w:color="auto"/>
              <w:bottom w:val="single" w:sz="4" w:space="0" w:color="auto"/>
              <w:right w:val="single" w:sz="4" w:space="0" w:color="auto"/>
            </w:tcBorders>
            <w:shd w:val="clear" w:color="auto" w:fill="D9D9D9"/>
            <w:vAlign w:val="bottom"/>
          </w:tcPr>
          <w:p w14:paraId="5D01B278" w14:textId="77777777" w:rsidR="00CB4BEB" w:rsidRPr="00BB7EB0" w:rsidRDefault="00CB4BEB" w:rsidP="003C0924">
            <w:pPr>
              <w:jc w:val="center"/>
              <w:rPr>
                <w:rFonts w:ascii="Trebuchet MS" w:hAnsi="Trebuchet MS"/>
                <w:sz w:val="18"/>
                <w:szCs w:val="18"/>
              </w:rPr>
            </w:pPr>
            <w:r w:rsidRPr="00BB7EB0">
              <w:rPr>
                <w:rFonts w:ascii="Trebuchet MS" w:hAnsi="Trebuchet MS"/>
                <w:sz w:val="18"/>
                <w:szCs w:val="18"/>
              </w:rPr>
              <w:t>98</w:t>
            </w:r>
          </w:p>
        </w:tc>
        <w:tc>
          <w:tcPr>
            <w:tcW w:w="1707" w:type="dxa"/>
            <w:tcBorders>
              <w:top w:val="single" w:sz="4" w:space="0" w:color="auto"/>
              <w:left w:val="single" w:sz="4" w:space="0" w:color="auto"/>
              <w:bottom w:val="single" w:sz="4" w:space="0" w:color="auto"/>
            </w:tcBorders>
            <w:shd w:val="clear" w:color="auto" w:fill="FFFFFF"/>
            <w:vAlign w:val="bottom"/>
          </w:tcPr>
          <w:p w14:paraId="25289072"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Andet</w:t>
            </w:r>
          </w:p>
        </w:tc>
        <w:tc>
          <w:tcPr>
            <w:tcW w:w="785" w:type="dxa"/>
            <w:tcBorders>
              <w:top w:val="single" w:sz="4" w:space="0" w:color="auto"/>
              <w:left w:val="single" w:sz="4" w:space="0" w:color="auto"/>
              <w:bottom w:val="single" w:sz="4" w:space="0" w:color="auto"/>
            </w:tcBorders>
            <w:shd w:val="clear" w:color="auto" w:fill="FFFFFF"/>
          </w:tcPr>
          <w:p w14:paraId="203A19A4" w14:textId="77777777" w:rsidR="00CB4BEB" w:rsidRPr="00B62F34" w:rsidRDefault="00CB4BEB" w:rsidP="003C0924">
            <w:pPr>
              <w:jc w:val="center"/>
              <w:rPr>
                <w:rFonts w:ascii="Trebuchet MS" w:hAnsi="Trebuchet MS" w:cs="Trebuchet MS"/>
                <w:sz w:val="18"/>
                <w:szCs w:val="18"/>
              </w:rPr>
            </w:pPr>
            <w:r w:rsidRPr="00B62F34">
              <w:rPr>
                <w:rFonts w:ascii="Trebuchet MS" w:hAnsi="Trebuchet MS" w:cs="Trebuchet MS"/>
                <w:sz w:val="18"/>
                <w:szCs w:val="18"/>
              </w:rPr>
              <w:t>1</w:t>
            </w:r>
          </w:p>
        </w:tc>
        <w:tc>
          <w:tcPr>
            <w:tcW w:w="9279" w:type="dxa"/>
            <w:tcBorders>
              <w:top w:val="single" w:sz="4" w:space="0" w:color="auto"/>
              <w:left w:val="single" w:sz="4" w:space="0" w:color="auto"/>
              <w:bottom w:val="single" w:sz="4" w:space="0" w:color="auto"/>
            </w:tcBorders>
            <w:shd w:val="clear" w:color="auto" w:fill="FFFFFF"/>
            <w:vAlign w:val="bottom"/>
          </w:tcPr>
          <w:p w14:paraId="6FF67334"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Hvor andet ikke er dækkende.</w:t>
            </w:r>
          </w:p>
        </w:tc>
      </w:tr>
      <w:tr w:rsidR="00CB4BEB" w:rsidRPr="00BB7EB0" w14:paraId="57A0383F" w14:textId="77777777" w:rsidTr="003C0924">
        <w:trPr>
          <w:trHeight w:val="255"/>
        </w:trPr>
        <w:tc>
          <w:tcPr>
            <w:tcW w:w="1945" w:type="dxa"/>
            <w:tcBorders>
              <w:top w:val="single" w:sz="4" w:space="0" w:color="auto"/>
              <w:left w:val="single" w:sz="4" w:space="0" w:color="auto"/>
              <w:bottom w:val="single" w:sz="4" w:space="0" w:color="auto"/>
              <w:right w:val="single" w:sz="4" w:space="0" w:color="auto"/>
            </w:tcBorders>
            <w:shd w:val="clear" w:color="auto" w:fill="D9D9D9"/>
            <w:vAlign w:val="bottom"/>
          </w:tcPr>
          <w:p w14:paraId="2FA8FA28" w14:textId="77777777" w:rsidR="00CB4BEB" w:rsidRPr="00BB7EB0" w:rsidRDefault="00CB4BEB" w:rsidP="003C0924">
            <w:pPr>
              <w:jc w:val="center"/>
              <w:rPr>
                <w:rFonts w:ascii="Trebuchet MS" w:hAnsi="Trebuchet MS"/>
                <w:sz w:val="18"/>
                <w:szCs w:val="18"/>
              </w:rPr>
            </w:pPr>
            <w:r w:rsidRPr="00BB7EB0">
              <w:rPr>
                <w:rFonts w:ascii="Trebuchet MS" w:hAnsi="Trebuchet MS"/>
                <w:sz w:val="18"/>
                <w:szCs w:val="18"/>
              </w:rPr>
              <w:t>99</w:t>
            </w:r>
          </w:p>
        </w:tc>
        <w:tc>
          <w:tcPr>
            <w:tcW w:w="1707" w:type="dxa"/>
            <w:tcBorders>
              <w:top w:val="single" w:sz="4" w:space="0" w:color="auto"/>
              <w:left w:val="single" w:sz="4" w:space="0" w:color="auto"/>
              <w:bottom w:val="single" w:sz="4" w:space="0" w:color="auto"/>
            </w:tcBorders>
            <w:shd w:val="clear" w:color="auto" w:fill="FFFFFF"/>
            <w:vAlign w:val="bottom"/>
          </w:tcPr>
          <w:p w14:paraId="0091A667"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Ukendt</w:t>
            </w:r>
          </w:p>
        </w:tc>
        <w:tc>
          <w:tcPr>
            <w:tcW w:w="785" w:type="dxa"/>
            <w:tcBorders>
              <w:top w:val="single" w:sz="4" w:space="0" w:color="auto"/>
              <w:left w:val="single" w:sz="4" w:space="0" w:color="auto"/>
              <w:bottom w:val="single" w:sz="4" w:space="0" w:color="auto"/>
            </w:tcBorders>
            <w:shd w:val="clear" w:color="auto" w:fill="FFFFFF"/>
          </w:tcPr>
          <w:p w14:paraId="6EA97709" w14:textId="77777777" w:rsidR="00CB4BEB" w:rsidRPr="00B62F34" w:rsidRDefault="00CB4BEB" w:rsidP="003C0924">
            <w:pPr>
              <w:jc w:val="center"/>
              <w:rPr>
                <w:rFonts w:ascii="Trebuchet MS" w:hAnsi="Trebuchet MS" w:cs="Trebuchet MS"/>
                <w:sz w:val="18"/>
                <w:szCs w:val="18"/>
              </w:rPr>
            </w:pPr>
            <w:r w:rsidRPr="00B62F34">
              <w:rPr>
                <w:rFonts w:ascii="Trebuchet MS" w:hAnsi="Trebuchet MS" w:cs="Trebuchet MS"/>
                <w:sz w:val="18"/>
                <w:szCs w:val="18"/>
              </w:rPr>
              <w:t>1</w:t>
            </w:r>
          </w:p>
        </w:tc>
        <w:tc>
          <w:tcPr>
            <w:tcW w:w="9279" w:type="dxa"/>
            <w:tcBorders>
              <w:top w:val="single" w:sz="4" w:space="0" w:color="auto"/>
              <w:left w:val="single" w:sz="4" w:space="0" w:color="auto"/>
              <w:bottom w:val="single" w:sz="4" w:space="0" w:color="auto"/>
            </w:tcBorders>
            <w:shd w:val="clear" w:color="auto" w:fill="FFFFFF"/>
            <w:vAlign w:val="bottom"/>
          </w:tcPr>
          <w:p w14:paraId="76488842"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Mangler viden om typen.</w:t>
            </w:r>
          </w:p>
        </w:tc>
      </w:tr>
    </w:tbl>
    <w:p w14:paraId="389AB4DC" w14:textId="77777777" w:rsidR="00CB4BEB" w:rsidRDefault="00CB4BEB" w:rsidP="00CB4BEB"/>
    <w:p w14:paraId="22192BF3" w14:textId="77777777" w:rsidR="00CB4BEB" w:rsidRDefault="00CB4BEB" w:rsidP="00CB4BEB">
      <w:r>
        <w:br w:type="page"/>
      </w:r>
    </w:p>
    <w:p w14:paraId="3AB7BC74" w14:textId="77777777" w:rsidR="00CB4BEB" w:rsidRPr="009A7DF4" w:rsidRDefault="00CB4BEB">
      <w:pPr>
        <w:pStyle w:val="Overskrift1"/>
        <w:pPrChange w:id="2934" w:author="Line Hvingel" w:date="2022-12-20T13:39:00Z">
          <w:pPr/>
        </w:pPrChange>
      </w:pPr>
      <w:bookmarkStart w:id="2935" w:name="_Toc122436173"/>
      <w:r w:rsidRPr="009A7DF4">
        <w:lastRenderedPageBreak/>
        <w:t>5.13 Planlægning</w:t>
      </w:r>
      <w:bookmarkEnd w:id="2935"/>
    </w:p>
    <w:p w14:paraId="35C58A4E" w14:textId="77777777" w:rsidR="00CB4BEB" w:rsidRPr="001C410C" w:rsidRDefault="00CB4BEB" w:rsidP="00CB4BEB">
      <w:pPr>
        <w:pStyle w:val="Overskrift2"/>
        <w:rPr>
          <w:kern w:val="32"/>
        </w:rPr>
      </w:pPr>
      <w:bookmarkStart w:id="2936" w:name="_Toc63351527"/>
      <w:bookmarkStart w:id="2937" w:name="_Toc122436174"/>
      <w:r w:rsidRPr="001C410C">
        <w:rPr>
          <w:kern w:val="32"/>
        </w:rPr>
        <w:t xml:space="preserve">5.13.1 </w:t>
      </w:r>
      <w:bookmarkStart w:id="2938" w:name="_Toc297200826"/>
      <w:r w:rsidRPr="001C410C">
        <w:rPr>
          <w:kern w:val="32"/>
        </w:rPr>
        <w:t>Naturgeografi</w:t>
      </w:r>
      <w:bookmarkEnd w:id="2938"/>
      <w:r>
        <w:rPr>
          <w:kern w:val="32"/>
        </w:rPr>
        <w:t xml:space="preserve"> (6200)</w:t>
      </w:r>
      <w:bookmarkEnd w:id="2936"/>
      <w:bookmarkEnd w:id="2937"/>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5124"/>
        <w:gridCol w:w="1155"/>
        <w:gridCol w:w="1356"/>
        <w:gridCol w:w="1450"/>
        <w:gridCol w:w="2538"/>
      </w:tblGrid>
      <w:tr w:rsidR="00CB4BEB" w:rsidRPr="002D761A" w14:paraId="0F1C857F" w14:textId="77777777" w:rsidTr="003C0924">
        <w:trPr>
          <w:trHeight w:hRule="exact" w:val="510"/>
        </w:trPr>
        <w:tc>
          <w:tcPr>
            <w:tcW w:w="2093" w:type="dxa"/>
            <w:tcBorders>
              <w:bottom w:val="single" w:sz="4" w:space="0" w:color="auto"/>
            </w:tcBorders>
            <w:shd w:val="clear" w:color="auto" w:fill="D9D9D9"/>
            <w:vAlign w:val="bottom"/>
          </w:tcPr>
          <w:p w14:paraId="765795D8"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Feltnavn</w:t>
            </w:r>
          </w:p>
        </w:tc>
        <w:tc>
          <w:tcPr>
            <w:tcW w:w="5124" w:type="dxa"/>
            <w:tcBorders>
              <w:bottom w:val="single" w:sz="4" w:space="0" w:color="auto"/>
            </w:tcBorders>
            <w:shd w:val="clear" w:color="auto" w:fill="D9D9D9"/>
            <w:vAlign w:val="bottom"/>
          </w:tcPr>
          <w:p w14:paraId="191C7290"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Formål</w:t>
            </w:r>
          </w:p>
        </w:tc>
        <w:tc>
          <w:tcPr>
            <w:tcW w:w="1155" w:type="dxa"/>
            <w:tcBorders>
              <w:bottom w:val="single" w:sz="4" w:space="0" w:color="auto"/>
            </w:tcBorders>
            <w:shd w:val="clear" w:color="auto" w:fill="D9D9D9"/>
            <w:vAlign w:val="bottom"/>
          </w:tcPr>
          <w:p w14:paraId="7363B1C9"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Datatype</w:t>
            </w:r>
          </w:p>
        </w:tc>
        <w:tc>
          <w:tcPr>
            <w:tcW w:w="1356" w:type="dxa"/>
            <w:tcBorders>
              <w:bottom w:val="single" w:sz="4" w:space="0" w:color="auto"/>
            </w:tcBorders>
            <w:shd w:val="clear" w:color="auto" w:fill="D9D9D9"/>
            <w:vAlign w:val="bottom"/>
          </w:tcPr>
          <w:p w14:paraId="52A8640E"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Værdiområde</w:t>
            </w:r>
          </w:p>
        </w:tc>
        <w:tc>
          <w:tcPr>
            <w:tcW w:w="1450" w:type="dxa"/>
            <w:tcBorders>
              <w:bottom w:val="single" w:sz="4" w:space="0" w:color="auto"/>
            </w:tcBorders>
            <w:shd w:val="clear" w:color="auto" w:fill="D9D9D9"/>
            <w:vAlign w:val="bottom"/>
          </w:tcPr>
          <w:p w14:paraId="211346A1" w14:textId="77777777" w:rsidR="00CB4BEB" w:rsidRPr="00B96FDC" w:rsidRDefault="00CB4BEB" w:rsidP="003C0924">
            <w:pPr>
              <w:autoSpaceDE w:val="0"/>
              <w:autoSpaceDN w:val="0"/>
              <w:adjustRightInd w:val="0"/>
              <w:rPr>
                <w:rFonts w:ascii="Trebuchet MS" w:hAnsi="Trebuchet MS" w:cs="Trebuchet MS"/>
                <w:b/>
                <w:sz w:val="18"/>
                <w:szCs w:val="18"/>
              </w:rPr>
            </w:pPr>
            <w:r w:rsidRPr="00B96FDC">
              <w:rPr>
                <w:rFonts w:ascii="Trebuchet MS" w:hAnsi="Trebuchet MS" w:cs="Trebuchet MS"/>
                <w:b/>
                <w:sz w:val="18"/>
                <w:szCs w:val="18"/>
              </w:rPr>
              <w:t>Obligatorisk /</w:t>
            </w:r>
          </w:p>
          <w:p w14:paraId="7B894449"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Frit</w:t>
            </w:r>
          </w:p>
        </w:tc>
        <w:tc>
          <w:tcPr>
            <w:tcW w:w="2538" w:type="dxa"/>
            <w:shd w:val="clear" w:color="auto" w:fill="D9D9D9"/>
            <w:vAlign w:val="bottom"/>
          </w:tcPr>
          <w:p w14:paraId="5C0D8E64"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Eksempel</w:t>
            </w:r>
          </w:p>
        </w:tc>
      </w:tr>
      <w:tr w:rsidR="00CB4BEB" w:rsidRPr="007C7EBE" w14:paraId="6FD8A1F1" w14:textId="77777777" w:rsidTr="003C0924">
        <w:trPr>
          <w:trHeight w:hRule="exact" w:val="389"/>
        </w:trPr>
        <w:tc>
          <w:tcPr>
            <w:tcW w:w="2093" w:type="dxa"/>
            <w:tcBorders>
              <w:top w:val="single" w:sz="4" w:space="0" w:color="auto"/>
              <w:left w:val="single" w:sz="4" w:space="0" w:color="auto"/>
              <w:bottom w:val="single" w:sz="4" w:space="0" w:color="auto"/>
              <w:right w:val="single" w:sz="4" w:space="0" w:color="auto"/>
            </w:tcBorders>
            <w:shd w:val="clear" w:color="auto" w:fill="D9D9D9"/>
            <w:vAlign w:val="center"/>
          </w:tcPr>
          <w:p w14:paraId="543A1394" w14:textId="77777777" w:rsidR="00CB4BEB" w:rsidRPr="00D413B7" w:rsidRDefault="00CB4BEB" w:rsidP="003C0924">
            <w:pPr>
              <w:rPr>
                <w:rFonts w:ascii="Trebuchet MS" w:hAnsi="Trebuchet MS" w:cs="Trebuchet MS"/>
                <w:sz w:val="18"/>
                <w:szCs w:val="18"/>
              </w:rPr>
            </w:pPr>
            <w:proofErr w:type="spellStart"/>
            <w:r w:rsidRPr="00D413B7">
              <w:rPr>
                <w:rFonts w:ascii="Trebuchet MS" w:hAnsi="Trebuchet MS" w:cs="Trebuchet MS"/>
                <w:sz w:val="18"/>
                <w:szCs w:val="18"/>
              </w:rPr>
              <w:t>data_oprindelse</w:t>
            </w:r>
            <w:proofErr w:type="spellEnd"/>
          </w:p>
        </w:tc>
        <w:tc>
          <w:tcPr>
            <w:tcW w:w="5124" w:type="dxa"/>
            <w:tcBorders>
              <w:top w:val="single" w:sz="4" w:space="0" w:color="auto"/>
              <w:left w:val="single" w:sz="4" w:space="0" w:color="auto"/>
              <w:bottom w:val="single" w:sz="4" w:space="0" w:color="auto"/>
              <w:right w:val="single" w:sz="4" w:space="0" w:color="auto"/>
            </w:tcBorders>
            <w:shd w:val="clear" w:color="auto" w:fill="auto"/>
            <w:vAlign w:val="bottom"/>
          </w:tcPr>
          <w:p w14:paraId="530E08AE"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Kildeoplysning. Navn på virksomhed eller. lign. Som har etableret data samt evt. dato/årstal</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center"/>
          </w:tcPr>
          <w:p w14:paraId="5C6FD4F9"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center"/>
          </w:tcPr>
          <w:p w14:paraId="494A4586"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0-128 tegn</w:t>
            </w:r>
          </w:p>
        </w:tc>
        <w:tc>
          <w:tcPr>
            <w:tcW w:w="1450" w:type="dxa"/>
            <w:tcBorders>
              <w:top w:val="single" w:sz="4" w:space="0" w:color="auto"/>
              <w:left w:val="single" w:sz="4" w:space="0" w:color="auto"/>
              <w:bottom w:val="single" w:sz="4" w:space="0" w:color="auto"/>
              <w:right w:val="single" w:sz="4" w:space="0" w:color="auto"/>
            </w:tcBorders>
            <w:shd w:val="clear" w:color="auto" w:fill="auto"/>
            <w:vAlign w:val="center"/>
          </w:tcPr>
          <w:p w14:paraId="415A0331"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F</w:t>
            </w:r>
          </w:p>
        </w:tc>
        <w:tc>
          <w:tcPr>
            <w:tcW w:w="2538" w:type="dxa"/>
            <w:tcBorders>
              <w:top w:val="single" w:sz="4" w:space="0" w:color="auto"/>
              <w:left w:val="single" w:sz="4" w:space="0" w:color="auto"/>
              <w:bottom w:val="single" w:sz="4" w:space="0" w:color="auto"/>
              <w:right w:val="single" w:sz="4" w:space="0" w:color="auto"/>
            </w:tcBorders>
            <w:shd w:val="clear" w:color="auto" w:fill="auto"/>
            <w:vAlign w:val="center"/>
          </w:tcPr>
          <w:p w14:paraId="35393CA7"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Århus Amt 2006</w:t>
            </w:r>
          </w:p>
        </w:tc>
      </w:tr>
      <w:tr w:rsidR="00CB4BEB" w:rsidRPr="007C7EBE" w14:paraId="424EDD6C" w14:textId="77777777" w:rsidTr="003C0924">
        <w:trPr>
          <w:trHeight w:val="227"/>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64C97B22" w14:textId="77777777" w:rsidR="00CB4BEB" w:rsidRPr="00D413B7" w:rsidRDefault="00CB4BEB" w:rsidP="003C0924">
            <w:pPr>
              <w:rPr>
                <w:rFonts w:ascii="Trebuchet MS" w:hAnsi="Trebuchet MS" w:cs="Trebuchet MS"/>
                <w:sz w:val="18"/>
                <w:szCs w:val="18"/>
              </w:rPr>
            </w:pPr>
            <w:proofErr w:type="spellStart"/>
            <w:r w:rsidRPr="00D413B7">
              <w:rPr>
                <w:rFonts w:ascii="Trebuchet MS" w:hAnsi="Trebuchet MS" w:cs="Trebuchet MS"/>
                <w:sz w:val="18"/>
                <w:szCs w:val="18"/>
              </w:rPr>
              <w:t>omraade_nr</w:t>
            </w:r>
            <w:proofErr w:type="spellEnd"/>
          </w:p>
        </w:tc>
        <w:tc>
          <w:tcPr>
            <w:tcW w:w="11623"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085A670"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Felt defineret under: 4.1 Standardiserede felter til de temaspecifikke datamodeller</w:t>
            </w:r>
            <w:r w:rsidRPr="00D413B7" w:rsidDel="00601DD7">
              <w:rPr>
                <w:rFonts w:ascii="Trebuchet MS" w:hAnsi="Trebuchet MS" w:cs="Trebuchet MS"/>
                <w:sz w:val="18"/>
                <w:szCs w:val="18"/>
              </w:rPr>
              <w:t xml:space="preserve"> </w:t>
            </w:r>
          </w:p>
        </w:tc>
      </w:tr>
      <w:tr w:rsidR="00CB4BEB" w:rsidRPr="007C7EBE" w14:paraId="17E28289" w14:textId="77777777" w:rsidTr="003C0924">
        <w:trPr>
          <w:trHeight w:val="227"/>
        </w:trPr>
        <w:tc>
          <w:tcPr>
            <w:tcW w:w="2093" w:type="dxa"/>
            <w:tcBorders>
              <w:top w:val="single" w:sz="4" w:space="0" w:color="auto"/>
              <w:left w:val="single" w:sz="4" w:space="0" w:color="auto"/>
              <w:bottom w:val="nil"/>
              <w:right w:val="single" w:sz="4" w:space="0" w:color="auto"/>
            </w:tcBorders>
            <w:shd w:val="clear" w:color="auto" w:fill="97DDBA"/>
            <w:vAlign w:val="bottom"/>
          </w:tcPr>
          <w:p w14:paraId="66913DB1" w14:textId="77777777" w:rsidR="00CB4BEB" w:rsidRPr="00D413B7" w:rsidRDefault="00CB4BEB" w:rsidP="003C0924">
            <w:pPr>
              <w:rPr>
                <w:rFonts w:ascii="Trebuchet MS" w:hAnsi="Trebuchet MS" w:cs="Trebuchet MS"/>
                <w:sz w:val="18"/>
                <w:szCs w:val="18"/>
              </w:rPr>
            </w:pPr>
            <w:proofErr w:type="spellStart"/>
            <w:r w:rsidRPr="00D413B7">
              <w:rPr>
                <w:rFonts w:ascii="Trebuchet MS" w:hAnsi="Trebuchet MS" w:cs="Trebuchet MS"/>
                <w:sz w:val="18"/>
                <w:szCs w:val="18"/>
              </w:rPr>
              <w:t>omraade</w:t>
            </w:r>
            <w:proofErr w:type="spellEnd"/>
          </w:p>
        </w:tc>
        <w:tc>
          <w:tcPr>
            <w:tcW w:w="11623" w:type="dxa"/>
            <w:gridSpan w:val="5"/>
            <w:tcBorders>
              <w:top w:val="single" w:sz="4" w:space="0" w:color="auto"/>
              <w:left w:val="single" w:sz="4" w:space="0" w:color="auto"/>
              <w:bottom w:val="nil"/>
              <w:right w:val="single" w:sz="4" w:space="0" w:color="auto"/>
            </w:tcBorders>
            <w:shd w:val="clear" w:color="auto" w:fill="97DDBA"/>
            <w:vAlign w:val="bottom"/>
          </w:tcPr>
          <w:p w14:paraId="6CF897C0"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Felt defineret under: 4.1 Standardiserede felter til de temaspecifikke datamodeller</w:t>
            </w:r>
            <w:r w:rsidRPr="00D413B7" w:rsidDel="00601DD7">
              <w:rPr>
                <w:rFonts w:ascii="Trebuchet MS" w:hAnsi="Trebuchet MS" w:cs="Trebuchet MS"/>
                <w:sz w:val="18"/>
                <w:szCs w:val="18"/>
              </w:rPr>
              <w:t xml:space="preserve"> </w:t>
            </w:r>
          </w:p>
        </w:tc>
      </w:tr>
      <w:tr w:rsidR="00CB4BEB" w:rsidRPr="007C7EBE" w14:paraId="3D6B2ECC" w14:textId="77777777" w:rsidTr="003C0924">
        <w:trPr>
          <w:trHeight w:val="227"/>
        </w:trPr>
        <w:tc>
          <w:tcPr>
            <w:tcW w:w="2093" w:type="dxa"/>
            <w:tcBorders>
              <w:top w:val="single" w:sz="4" w:space="0" w:color="auto"/>
              <w:left w:val="single" w:sz="4" w:space="0" w:color="auto"/>
              <w:bottom w:val="single" w:sz="4" w:space="0" w:color="auto"/>
              <w:right w:val="single" w:sz="4" w:space="0" w:color="auto"/>
            </w:tcBorders>
            <w:shd w:val="clear" w:color="auto" w:fill="D9D9D9"/>
            <w:vAlign w:val="bottom"/>
          </w:tcPr>
          <w:p w14:paraId="67B676E4" w14:textId="77777777" w:rsidR="00CB4BEB" w:rsidRPr="00D413B7" w:rsidRDefault="00CB4BEB" w:rsidP="003C0924">
            <w:pPr>
              <w:rPr>
                <w:rFonts w:ascii="Trebuchet MS" w:hAnsi="Trebuchet MS" w:cs="Trebuchet MS"/>
                <w:sz w:val="18"/>
                <w:szCs w:val="18"/>
              </w:rPr>
            </w:pPr>
            <w:proofErr w:type="spellStart"/>
            <w:r w:rsidRPr="00D413B7">
              <w:rPr>
                <w:rFonts w:ascii="Trebuchet MS" w:hAnsi="Trebuchet MS" w:cs="Trebuchet MS"/>
                <w:sz w:val="18"/>
                <w:szCs w:val="18"/>
              </w:rPr>
              <w:t>geologi_kode</w:t>
            </w:r>
            <w:proofErr w:type="spellEnd"/>
          </w:p>
        </w:tc>
        <w:tc>
          <w:tcPr>
            <w:tcW w:w="5124" w:type="dxa"/>
            <w:tcBorders>
              <w:top w:val="single" w:sz="4" w:space="0" w:color="auto"/>
              <w:left w:val="single" w:sz="4" w:space="0" w:color="auto"/>
              <w:bottom w:val="single" w:sz="4" w:space="0" w:color="auto"/>
              <w:right w:val="single" w:sz="4" w:space="0" w:color="auto"/>
            </w:tcBorders>
            <w:shd w:val="clear" w:color="auto" w:fill="FFFFFF"/>
            <w:vAlign w:val="bottom"/>
          </w:tcPr>
          <w:p w14:paraId="5DFC00B6"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 xml:space="preserve">Kode til </w:t>
            </w:r>
            <w:proofErr w:type="spellStart"/>
            <w:r w:rsidRPr="00D413B7">
              <w:rPr>
                <w:rFonts w:ascii="Trebuchet MS" w:hAnsi="Trebuchet MS" w:cs="Trebuchet MS"/>
                <w:sz w:val="18"/>
                <w:szCs w:val="18"/>
              </w:rPr>
              <w:t>geomorforlogisk</w:t>
            </w:r>
            <w:proofErr w:type="spellEnd"/>
            <w:r w:rsidRPr="00D413B7">
              <w:rPr>
                <w:rFonts w:ascii="Trebuchet MS" w:hAnsi="Trebuchet MS" w:cs="Trebuchet MS"/>
                <w:sz w:val="18"/>
                <w:szCs w:val="18"/>
              </w:rPr>
              <w:t xml:space="preserve"> betegnelse</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27B437EF"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47D2A24B"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1-99</w:t>
            </w:r>
          </w:p>
        </w:tc>
        <w:tc>
          <w:tcPr>
            <w:tcW w:w="1450" w:type="dxa"/>
            <w:tcBorders>
              <w:top w:val="single" w:sz="4" w:space="0" w:color="auto"/>
              <w:left w:val="single" w:sz="4" w:space="0" w:color="auto"/>
              <w:bottom w:val="single" w:sz="4" w:space="0" w:color="auto"/>
              <w:right w:val="single" w:sz="4" w:space="0" w:color="auto"/>
            </w:tcBorders>
            <w:shd w:val="clear" w:color="auto" w:fill="FFFFFF"/>
            <w:vAlign w:val="center"/>
          </w:tcPr>
          <w:p w14:paraId="76A8E23F"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O</w:t>
            </w:r>
          </w:p>
        </w:tc>
        <w:tc>
          <w:tcPr>
            <w:tcW w:w="2538" w:type="dxa"/>
            <w:tcBorders>
              <w:top w:val="single" w:sz="4" w:space="0" w:color="auto"/>
              <w:left w:val="single" w:sz="4" w:space="0" w:color="auto"/>
              <w:bottom w:val="single" w:sz="4" w:space="0" w:color="auto"/>
              <w:right w:val="single" w:sz="4" w:space="0" w:color="auto"/>
            </w:tcBorders>
            <w:shd w:val="clear" w:color="auto" w:fill="FFFFFF"/>
            <w:vAlign w:val="bottom"/>
          </w:tcPr>
          <w:p w14:paraId="47FC8445"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4</w:t>
            </w:r>
          </w:p>
        </w:tc>
      </w:tr>
      <w:tr w:rsidR="00CB4BEB" w:rsidRPr="007C7EBE" w14:paraId="4432F649" w14:textId="77777777" w:rsidTr="003C0924">
        <w:trPr>
          <w:trHeight w:hRule="exact" w:val="709"/>
        </w:trPr>
        <w:tc>
          <w:tcPr>
            <w:tcW w:w="2093" w:type="dxa"/>
            <w:tcBorders>
              <w:top w:val="single" w:sz="4" w:space="0" w:color="auto"/>
              <w:left w:val="single" w:sz="4" w:space="0" w:color="auto"/>
              <w:bottom w:val="single" w:sz="4" w:space="0" w:color="auto"/>
              <w:right w:val="single" w:sz="4" w:space="0" w:color="auto"/>
            </w:tcBorders>
            <w:shd w:val="clear" w:color="auto" w:fill="99CCFF"/>
            <w:vAlign w:val="center"/>
          </w:tcPr>
          <w:p w14:paraId="53EF18E2"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geologi</w:t>
            </w:r>
          </w:p>
        </w:tc>
        <w:tc>
          <w:tcPr>
            <w:tcW w:w="5124" w:type="dxa"/>
            <w:tcBorders>
              <w:top w:val="single" w:sz="4" w:space="0" w:color="auto"/>
              <w:left w:val="single" w:sz="4" w:space="0" w:color="auto"/>
              <w:bottom w:val="single" w:sz="4" w:space="0" w:color="auto"/>
              <w:right w:val="single" w:sz="4" w:space="0" w:color="auto"/>
            </w:tcBorders>
            <w:shd w:val="clear" w:color="auto" w:fill="99CCFF"/>
            <w:vAlign w:val="bottom"/>
          </w:tcPr>
          <w:p w14:paraId="169A689A" w14:textId="77777777" w:rsidR="00CB4BEB" w:rsidRPr="00D413B7" w:rsidRDefault="00CB4BEB" w:rsidP="003C0924">
            <w:pPr>
              <w:rPr>
                <w:rFonts w:ascii="Trebuchet MS" w:hAnsi="Trebuchet MS" w:cs="Trebuchet MS"/>
                <w:sz w:val="18"/>
                <w:szCs w:val="18"/>
              </w:rPr>
            </w:pPr>
            <w:proofErr w:type="spellStart"/>
            <w:r w:rsidRPr="00D413B7">
              <w:rPr>
                <w:rFonts w:ascii="Trebuchet MS" w:hAnsi="Trebuchet MS" w:cs="Trebuchet MS"/>
                <w:sz w:val="18"/>
                <w:szCs w:val="18"/>
              </w:rPr>
              <w:t>geomorforlogisk</w:t>
            </w:r>
            <w:proofErr w:type="spellEnd"/>
            <w:r w:rsidRPr="00D413B7">
              <w:rPr>
                <w:rFonts w:ascii="Trebuchet MS" w:hAnsi="Trebuchet MS" w:cs="Trebuchet MS"/>
                <w:sz w:val="18"/>
                <w:szCs w:val="18"/>
              </w:rPr>
              <w:t xml:space="preserve"> betegnelse i den naturgeografiske klassifikations liste (s. 151 i Vejledning om landskabet i kommuneplanlægningen).</w:t>
            </w:r>
          </w:p>
        </w:tc>
        <w:tc>
          <w:tcPr>
            <w:tcW w:w="1155" w:type="dxa"/>
            <w:tcBorders>
              <w:top w:val="single" w:sz="4" w:space="0" w:color="auto"/>
              <w:left w:val="single" w:sz="4" w:space="0" w:color="auto"/>
              <w:bottom w:val="single" w:sz="4" w:space="0" w:color="auto"/>
              <w:right w:val="single" w:sz="4" w:space="0" w:color="auto"/>
            </w:tcBorders>
            <w:shd w:val="clear" w:color="auto" w:fill="99CCFF"/>
            <w:vAlign w:val="center"/>
          </w:tcPr>
          <w:p w14:paraId="3CAB8EE6"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99CCFF"/>
            <w:vAlign w:val="center"/>
          </w:tcPr>
          <w:p w14:paraId="1C95D4D0"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0-30 tegn</w:t>
            </w:r>
          </w:p>
        </w:tc>
        <w:tc>
          <w:tcPr>
            <w:tcW w:w="1450" w:type="dxa"/>
            <w:tcBorders>
              <w:top w:val="single" w:sz="4" w:space="0" w:color="auto"/>
              <w:left w:val="single" w:sz="4" w:space="0" w:color="auto"/>
              <w:bottom w:val="single" w:sz="4" w:space="0" w:color="auto"/>
              <w:right w:val="single" w:sz="4" w:space="0" w:color="auto"/>
            </w:tcBorders>
            <w:shd w:val="clear" w:color="auto" w:fill="99CCFF"/>
            <w:vAlign w:val="center"/>
          </w:tcPr>
          <w:p w14:paraId="3B11FF70"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S</w:t>
            </w:r>
          </w:p>
        </w:tc>
        <w:tc>
          <w:tcPr>
            <w:tcW w:w="2538" w:type="dxa"/>
            <w:tcBorders>
              <w:top w:val="single" w:sz="4" w:space="0" w:color="auto"/>
              <w:left w:val="single" w:sz="4" w:space="0" w:color="auto"/>
              <w:bottom w:val="single" w:sz="4" w:space="0" w:color="auto"/>
              <w:right w:val="single" w:sz="4" w:space="0" w:color="auto"/>
            </w:tcBorders>
            <w:shd w:val="clear" w:color="auto" w:fill="99CCFF"/>
            <w:vAlign w:val="center"/>
          </w:tcPr>
          <w:p w14:paraId="3C81374A"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D Dødis</w:t>
            </w:r>
          </w:p>
        </w:tc>
      </w:tr>
      <w:tr w:rsidR="00CB4BEB" w:rsidRPr="007C7EBE" w14:paraId="0B3F877B" w14:textId="77777777" w:rsidTr="003C0924">
        <w:trPr>
          <w:trHeight w:val="227"/>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721F37A4" w14:textId="77777777" w:rsidR="00CB4BEB" w:rsidRPr="00D413B7" w:rsidRDefault="00CB4BEB" w:rsidP="003C0924">
            <w:pPr>
              <w:rPr>
                <w:rFonts w:ascii="Trebuchet MS" w:hAnsi="Trebuchet MS" w:cs="Trebuchet MS"/>
                <w:sz w:val="18"/>
                <w:szCs w:val="18"/>
              </w:rPr>
            </w:pPr>
            <w:proofErr w:type="spellStart"/>
            <w:r w:rsidRPr="00D413B7">
              <w:rPr>
                <w:rFonts w:ascii="Trebuchet MS" w:hAnsi="Trebuchet MS" w:cs="Trebuchet MS"/>
                <w:sz w:val="18"/>
                <w:szCs w:val="18"/>
              </w:rPr>
              <w:t>geo_ref</w:t>
            </w:r>
            <w:proofErr w:type="spellEnd"/>
          </w:p>
        </w:tc>
        <w:tc>
          <w:tcPr>
            <w:tcW w:w="5124" w:type="dxa"/>
            <w:tcBorders>
              <w:top w:val="single" w:sz="4" w:space="0" w:color="auto"/>
              <w:left w:val="single" w:sz="4" w:space="0" w:color="auto"/>
              <w:bottom w:val="single" w:sz="4" w:space="0" w:color="auto"/>
              <w:right w:val="single" w:sz="4" w:space="0" w:color="auto"/>
            </w:tcBorders>
            <w:shd w:val="clear" w:color="auto" w:fill="97DDBA"/>
            <w:vAlign w:val="bottom"/>
          </w:tcPr>
          <w:p w14:paraId="32A688B6"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 xml:space="preserve">Link til PDF (MIM 2007, side </w:t>
            </w:r>
            <w:proofErr w:type="gramStart"/>
            <w:r w:rsidRPr="00D413B7">
              <w:rPr>
                <w:rFonts w:ascii="Trebuchet MS" w:hAnsi="Trebuchet MS" w:cs="Trebuchet MS"/>
                <w:sz w:val="18"/>
                <w:szCs w:val="18"/>
              </w:rPr>
              <w:t>151)*</w:t>
            </w:r>
            <w:proofErr w:type="gramEnd"/>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39D78AF4"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97DDBA"/>
            <w:vAlign w:val="bottom"/>
          </w:tcPr>
          <w:p w14:paraId="1CFA8E81"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0-1024 tegn</w:t>
            </w:r>
          </w:p>
        </w:tc>
        <w:tc>
          <w:tcPr>
            <w:tcW w:w="1450" w:type="dxa"/>
            <w:tcBorders>
              <w:top w:val="single" w:sz="4" w:space="0" w:color="auto"/>
              <w:left w:val="single" w:sz="4" w:space="0" w:color="auto"/>
              <w:bottom w:val="single" w:sz="4" w:space="0" w:color="auto"/>
              <w:right w:val="single" w:sz="4" w:space="0" w:color="auto"/>
            </w:tcBorders>
            <w:shd w:val="clear" w:color="auto" w:fill="97DDBA"/>
            <w:vAlign w:val="center"/>
          </w:tcPr>
          <w:p w14:paraId="5339B8DD"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F</w:t>
            </w:r>
          </w:p>
        </w:tc>
        <w:tc>
          <w:tcPr>
            <w:tcW w:w="2538" w:type="dxa"/>
            <w:tcBorders>
              <w:top w:val="single" w:sz="4" w:space="0" w:color="auto"/>
              <w:left w:val="single" w:sz="4" w:space="0" w:color="auto"/>
              <w:bottom w:val="single" w:sz="4" w:space="0" w:color="auto"/>
              <w:right w:val="single" w:sz="4" w:space="0" w:color="auto"/>
            </w:tcBorders>
            <w:shd w:val="clear" w:color="auto" w:fill="97DDBA"/>
            <w:vAlign w:val="bottom"/>
          </w:tcPr>
          <w:p w14:paraId="6875D37E" w14:textId="77777777" w:rsidR="00CB4BEB" w:rsidRPr="00D413B7" w:rsidRDefault="00000000" w:rsidP="003C0924">
            <w:pPr>
              <w:rPr>
                <w:rFonts w:ascii="Trebuchet MS" w:hAnsi="Trebuchet MS" w:cs="Trebuchet MS"/>
                <w:sz w:val="18"/>
                <w:szCs w:val="18"/>
              </w:rPr>
            </w:pPr>
            <w:hyperlink r:id="rId52" w:history="1">
              <w:r w:rsidR="00CB4BEB" w:rsidRPr="00D413B7">
                <w:rPr>
                  <w:rStyle w:val="Hyperlink"/>
                  <w:rFonts w:ascii="Trebuchet MS" w:hAnsi="Trebuchet MS" w:cs="Trebuchet MS"/>
                  <w:sz w:val="18"/>
                  <w:szCs w:val="18"/>
                </w:rPr>
                <w:t>http://www.link.dk/123</w:t>
              </w:r>
            </w:hyperlink>
          </w:p>
        </w:tc>
      </w:tr>
      <w:tr w:rsidR="00CB4BEB" w:rsidRPr="007C7EBE" w14:paraId="0B320D75" w14:textId="77777777" w:rsidTr="003C0924">
        <w:trPr>
          <w:trHeight w:val="227"/>
        </w:trPr>
        <w:tc>
          <w:tcPr>
            <w:tcW w:w="2093" w:type="dxa"/>
            <w:tcBorders>
              <w:top w:val="single" w:sz="4" w:space="0" w:color="auto"/>
              <w:left w:val="single" w:sz="4" w:space="0" w:color="auto"/>
              <w:bottom w:val="single" w:sz="4" w:space="0" w:color="auto"/>
              <w:right w:val="single" w:sz="4" w:space="0" w:color="auto"/>
            </w:tcBorders>
            <w:shd w:val="clear" w:color="auto" w:fill="D9D9D9"/>
            <w:vAlign w:val="bottom"/>
          </w:tcPr>
          <w:p w14:paraId="1F3D3315" w14:textId="77777777" w:rsidR="00CB4BEB" w:rsidRPr="00D413B7" w:rsidRDefault="00CB4BEB" w:rsidP="003C0924">
            <w:pPr>
              <w:rPr>
                <w:rFonts w:ascii="Trebuchet MS" w:hAnsi="Trebuchet MS" w:cs="Trebuchet MS"/>
                <w:sz w:val="18"/>
                <w:szCs w:val="18"/>
              </w:rPr>
            </w:pPr>
            <w:proofErr w:type="spellStart"/>
            <w:r w:rsidRPr="00D413B7">
              <w:rPr>
                <w:rFonts w:ascii="Trebuchet MS" w:hAnsi="Trebuchet MS" w:cs="Trebuchet MS"/>
                <w:sz w:val="18"/>
                <w:szCs w:val="18"/>
              </w:rPr>
              <w:t>jordtype_kode</w:t>
            </w:r>
            <w:proofErr w:type="spellEnd"/>
          </w:p>
        </w:tc>
        <w:tc>
          <w:tcPr>
            <w:tcW w:w="5124" w:type="dxa"/>
            <w:tcBorders>
              <w:top w:val="single" w:sz="4" w:space="0" w:color="auto"/>
              <w:left w:val="single" w:sz="4" w:space="0" w:color="auto"/>
              <w:bottom w:val="single" w:sz="4" w:space="0" w:color="auto"/>
              <w:right w:val="single" w:sz="4" w:space="0" w:color="auto"/>
            </w:tcBorders>
            <w:shd w:val="clear" w:color="auto" w:fill="FFFFFF"/>
            <w:vAlign w:val="bottom"/>
          </w:tcPr>
          <w:p w14:paraId="09DD655A"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Kode til jordtype</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0D85F46E"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66FEE56B"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1-99</w:t>
            </w:r>
          </w:p>
        </w:tc>
        <w:tc>
          <w:tcPr>
            <w:tcW w:w="1450" w:type="dxa"/>
            <w:tcBorders>
              <w:top w:val="single" w:sz="4" w:space="0" w:color="auto"/>
              <w:left w:val="single" w:sz="4" w:space="0" w:color="auto"/>
              <w:bottom w:val="single" w:sz="4" w:space="0" w:color="auto"/>
              <w:right w:val="single" w:sz="4" w:space="0" w:color="auto"/>
            </w:tcBorders>
            <w:shd w:val="clear" w:color="auto" w:fill="FFFFFF"/>
            <w:vAlign w:val="center"/>
          </w:tcPr>
          <w:p w14:paraId="5BB42252"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O</w:t>
            </w:r>
          </w:p>
        </w:tc>
        <w:tc>
          <w:tcPr>
            <w:tcW w:w="2538" w:type="dxa"/>
            <w:tcBorders>
              <w:top w:val="single" w:sz="4" w:space="0" w:color="auto"/>
              <w:left w:val="single" w:sz="4" w:space="0" w:color="auto"/>
              <w:bottom w:val="single" w:sz="4" w:space="0" w:color="auto"/>
              <w:right w:val="single" w:sz="4" w:space="0" w:color="auto"/>
            </w:tcBorders>
            <w:shd w:val="clear" w:color="auto" w:fill="FFFFFF"/>
            <w:vAlign w:val="bottom"/>
          </w:tcPr>
          <w:p w14:paraId="28958592"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6</w:t>
            </w:r>
          </w:p>
        </w:tc>
      </w:tr>
      <w:tr w:rsidR="00CB4BEB" w:rsidRPr="007C7EBE" w14:paraId="5881A51E" w14:textId="77777777" w:rsidTr="003C0924">
        <w:trPr>
          <w:trHeight w:val="227"/>
        </w:trPr>
        <w:tc>
          <w:tcPr>
            <w:tcW w:w="2093" w:type="dxa"/>
            <w:tcBorders>
              <w:top w:val="single" w:sz="4" w:space="0" w:color="auto"/>
              <w:left w:val="single" w:sz="4" w:space="0" w:color="auto"/>
              <w:bottom w:val="nil"/>
              <w:right w:val="single" w:sz="4" w:space="0" w:color="auto"/>
            </w:tcBorders>
            <w:shd w:val="clear" w:color="auto" w:fill="99CCFF"/>
            <w:vAlign w:val="bottom"/>
          </w:tcPr>
          <w:p w14:paraId="1A3AE5B2"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jordtype</w:t>
            </w:r>
          </w:p>
        </w:tc>
        <w:tc>
          <w:tcPr>
            <w:tcW w:w="5124" w:type="dxa"/>
            <w:tcBorders>
              <w:top w:val="single" w:sz="4" w:space="0" w:color="auto"/>
              <w:left w:val="single" w:sz="4" w:space="0" w:color="auto"/>
              <w:bottom w:val="nil"/>
              <w:right w:val="single" w:sz="4" w:space="0" w:color="auto"/>
            </w:tcBorders>
            <w:shd w:val="clear" w:color="auto" w:fill="99CCFF"/>
            <w:vAlign w:val="bottom"/>
          </w:tcPr>
          <w:p w14:paraId="608AAD3C"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Listen refererer til GEUS jordartskort i 1:200 000</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4324D341"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76C93323"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0-30 tegn</w:t>
            </w:r>
          </w:p>
        </w:tc>
        <w:tc>
          <w:tcPr>
            <w:tcW w:w="1450" w:type="dxa"/>
            <w:tcBorders>
              <w:top w:val="single" w:sz="4" w:space="0" w:color="auto"/>
              <w:left w:val="single" w:sz="4" w:space="0" w:color="auto"/>
              <w:bottom w:val="nil"/>
              <w:right w:val="single" w:sz="4" w:space="0" w:color="auto"/>
            </w:tcBorders>
            <w:shd w:val="clear" w:color="auto" w:fill="99CCFF"/>
            <w:vAlign w:val="center"/>
          </w:tcPr>
          <w:p w14:paraId="1FBBAD58"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S</w:t>
            </w:r>
          </w:p>
        </w:tc>
        <w:tc>
          <w:tcPr>
            <w:tcW w:w="2538" w:type="dxa"/>
            <w:tcBorders>
              <w:top w:val="single" w:sz="4" w:space="0" w:color="auto"/>
              <w:left w:val="single" w:sz="4" w:space="0" w:color="auto"/>
              <w:bottom w:val="nil"/>
              <w:right w:val="single" w:sz="4" w:space="0" w:color="auto"/>
            </w:tcBorders>
            <w:shd w:val="clear" w:color="auto" w:fill="99CCFF"/>
            <w:vAlign w:val="bottom"/>
          </w:tcPr>
          <w:p w14:paraId="7DF5C489"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F Moræneler</w:t>
            </w:r>
          </w:p>
        </w:tc>
      </w:tr>
      <w:tr w:rsidR="00CB4BEB" w:rsidRPr="007C7EBE" w14:paraId="72754381" w14:textId="77777777" w:rsidTr="003C0924">
        <w:trPr>
          <w:trHeight w:val="227"/>
        </w:trPr>
        <w:tc>
          <w:tcPr>
            <w:tcW w:w="2093" w:type="dxa"/>
            <w:tcBorders>
              <w:top w:val="single" w:sz="4" w:space="0" w:color="auto"/>
              <w:left w:val="single" w:sz="4" w:space="0" w:color="auto"/>
              <w:bottom w:val="single" w:sz="4" w:space="0" w:color="auto"/>
              <w:right w:val="single" w:sz="4" w:space="0" w:color="auto"/>
            </w:tcBorders>
            <w:shd w:val="clear" w:color="auto" w:fill="D9D9D9"/>
            <w:vAlign w:val="bottom"/>
          </w:tcPr>
          <w:p w14:paraId="00A858BA" w14:textId="77777777" w:rsidR="00CB4BEB" w:rsidRPr="00D413B7" w:rsidRDefault="00CB4BEB" w:rsidP="003C0924">
            <w:pPr>
              <w:rPr>
                <w:rFonts w:ascii="Trebuchet MS" w:hAnsi="Trebuchet MS" w:cs="Trebuchet MS"/>
                <w:sz w:val="18"/>
                <w:szCs w:val="18"/>
              </w:rPr>
            </w:pPr>
            <w:proofErr w:type="spellStart"/>
            <w:r w:rsidRPr="00D413B7">
              <w:rPr>
                <w:rFonts w:ascii="Trebuchet MS" w:hAnsi="Trebuchet MS" w:cs="Trebuchet MS"/>
                <w:sz w:val="18"/>
                <w:szCs w:val="18"/>
              </w:rPr>
              <w:t>terraen_kode</w:t>
            </w:r>
            <w:proofErr w:type="spellEnd"/>
          </w:p>
        </w:tc>
        <w:tc>
          <w:tcPr>
            <w:tcW w:w="5124" w:type="dxa"/>
            <w:tcBorders>
              <w:top w:val="single" w:sz="4" w:space="0" w:color="auto"/>
              <w:left w:val="single" w:sz="4" w:space="0" w:color="auto"/>
              <w:bottom w:val="single" w:sz="4" w:space="0" w:color="auto"/>
              <w:right w:val="single" w:sz="4" w:space="0" w:color="auto"/>
            </w:tcBorders>
            <w:shd w:val="clear" w:color="auto" w:fill="FFFFFF"/>
            <w:vAlign w:val="bottom"/>
          </w:tcPr>
          <w:p w14:paraId="55608F77"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Kode til terrænform</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746CB566"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09780850"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1-9</w:t>
            </w:r>
          </w:p>
        </w:tc>
        <w:tc>
          <w:tcPr>
            <w:tcW w:w="1450" w:type="dxa"/>
            <w:tcBorders>
              <w:top w:val="single" w:sz="4" w:space="0" w:color="auto"/>
              <w:left w:val="single" w:sz="4" w:space="0" w:color="auto"/>
              <w:bottom w:val="single" w:sz="4" w:space="0" w:color="auto"/>
              <w:right w:val="single" w:sz="4" w:space="0" w:color="auto"/>
            </w:tcBorders>
            <w:shd w:val="clear" w:color="auto" w:fill="FFFFFF"/>
            <w:vAlign w:val="center"/>
          </w:tcPr>
          <w:p w14:paraId="5CE39B16"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O</w:t>
            </w:r>
          </w:p>
        </w:tc>
        <w:tc>
          <w:tcPr>
            <w:tcW w:w="2538" w:type="dxa"/>
            <w:tcBorders>
              <w:top w:val="single" w:sz="4" w:space="0" w:color="auto"/>
              <w:left w:val="single" w:sz="4" w:space="0" w:color="auto"/>
              <w:bottom w:val="single" w:sz="4" w:space="0" w:color="auto"/>
              <w:right w:val="single" w:sz="4" w:space="0" w:color="auto"/>
            </w:tcBorders>
            <w:shd w:val="clear" w:color="auto" w:fill="FFFFFF"/>
            <w:vAlign w:val="bottom"/>
          </w:tcPr>
          <w:p w14:paraId="22C17369"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 xml:space="preserve">4 </w:t>
            </w:r>
          </w:p>
        </w:tc>
      </w:tr>
      <w:tr w:rsidR="00CB4BEB" w:rsidRPr="007C7EBE" w14:paraId="2F3D6E09" w14:textId="77777777" w:rsidTr="003C0924">
        <w:trPr>
          <w:trHeight w:val="227"/>
        </w:trPr>
        <w:tc>
          <w:tcPr>
            <w:tcW w:w="2093" w:type="dxa"/>
            <w:tcBorders>
              <w:top w:val="single" w:sz="4" w:space="0" w:color="auto"/>
              <w:left w:val="single" w:sz="4" w:space="0" w:color="auto"/>
              <w:bottom w:val="single" w:sz="4" w:space="0" w:color="auto"/>
              <w:right w:val="single" w:sz="4" w:space="0" w:color="auto"/>
            </w:tcBorders>
            <w:shd w:val="clear" w:color="auto" w:fill="99CCFF"/>
            <w:vAlign w:val="bottom"/>
          </w:tcPr>
          <w:p w14:paraId="17ABAD31" w14:textId="77777777" w:rsidR="00CB4BEB" w:rsidRPr="00D413B7" w:rsidRDefault="00CB4BEB" w:rsidP="003C0924">
            <w:pPr>
              <w:rPr>
                <w:rFonts w:ascii="Trebuchet MS" w:hAnsi="Trebuchet MS" w:cs="Trebuchet MS"/>
                <w:sz w:val="18"/>
                <w:szCs w:val="18"/>
              </w:rPr>
            </w:pPr>
            <w:proofErr w:type="spellStart"/>
            <w:r w:rsidRPr="00D413B7">
              <w:rPr>
                <w:rFonts w:ascii="Trebuchet MS" w:hAnsi="Trebuchet MS" w:cs="Trebuchet MS"/>
                <w:sz w:val="18"/>
                <w:szCs w:val="18"/>
              </w:rPr>
              <w:t>terraen</w:t>
            </w:r>
            <w:proofErr w:type="spellEnd"/>
          </w:p>
        </w:tc>
        <w:tc>
          <w:tcPr>
            <w:tcW w:w="5124" w:type="dxa"/>
            <w:tcBorders>
              <w:top w:val="single" w:sz="4" w:space="0" w:color="auto"/>
              <w:left w:val="single" w:sz="4" w:space="0" w:color="auto"/>
              <w:bottom w:val="single" w:sz="4" w:space="0" w:color="auto"/>
              <w:right w:val="single" w:sz="4" w:space="0" w:color="auto"/>
            </w:tcBorders>
            <w:shd w:val="clear" w:color="auto" w:fill="99CCFF"/>
            <w:vAlign w:val="bottom"/>
          </w:tcPr>
          <w:p w14:paraId="301FF80F"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Terrænform</w:t>
            </w:r>
          </w:p>
        </w:tc>
        <w:tc>
          <w:tcPr>
            <w:tcW w:w="1155" w:type="dxa"/>
            <w:tcBorders>
              <w:top w:val="single" w:sz="4" w:space="0" w:color="auto"/>
              <w:left w:val="single" w:sz="4" w:space="0" w:color="auto"/>
              <w:bottom w:val="single" w:sz="4" w:space="0" w:color="auto"/>
              <w:right w:val="single" w:sz="4" w:space="0" w:color="auto"/>
            </w:tcBorders>
            <w:shd w:val="clear" w:color="auto" w:fill="99CCFF"/>
            <w:vAlign w:val="bottom"/>
          </w:tcPr>
          <w:p w14:paraId="557C2752"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99CCFF"/>
            <w:vAlign w:val="bottom"/>
          </w:tcPr>
          <w:p w14:paraId="16FD66C2"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0-50 tegn</w:t>
            </w:r>
          </w:p>
        </w:tc>
        <w:tc>
          <w:tcPr>
            <w:tcW w:w="1450" w:type="dxa"/>
            <w:tcBorders>
              <w:top w:val="single" w:sz="4" w:space="0" w:color="auto"/>
              <w:left w:val="single" w:sz="4" w:space="0" w:color="auto"/>
              <w:bottom w:val="single" w:sz="4" w:space="0" w:color="auto"/>
              <w:right w:val="single" w:sz="4" w:space="0" w:color="auto"/>
            </w:tcBorders>
            <w:shd w:val="clear" w:color="auto" w:fill="99CCFF"/>
            <w:vAlign w:val="center"/>
          </w:tcPr>
          <w:p w14:paraId="125BDE85"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S</w:t>
            </w:r>
          </w:p>
        </w:tc>
        <w:tc>
          <w:tcPr>
            <w:tcW w:w="2538" w:type="dxa"/>
            <w:tcBorders>
              <w:top w:val="single" w:sz="4" w:space="0" w:color="auto"/>
              <w:left w:val="single" w:sz="4" w:space="0" w:color="auto"/>
              <w:bottom w:val="single" w:sz="4" w:space="0" w:color="auto"/>
              <w:right w:val="single" w:sz="4" w:space="0" w:color="auto"/>
            </w:tcBorders>
            <w:shd w:val="clear" w:color="auto" w:fill="99CCFF"/>
            <w:vAlign w:val="bottom"/>
          </w:tcPr>
          <w:p w14:paraId="69745713"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d Småbakket (dødisrelief)</w:t>
            </w:r>
          </w:p>
        </w:tc>
      </w:tr>
      <w:tr w:rsidR="00CB4BEB" w:rsidRPr="007C7EBE" w14:paraId="515C31B8" w14:textId="77777777" w:rsidTr="003C0924">
        <w:trPr>
          <w:trHeight w:val="227"/>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62B32BF4" w14:textId="77777777" w:rsidR="00CB4BEB" w:rsidRPr="00D413B7" w:rsidRDefault="00CB4BEB" w:rsidP="003C0924">
            <w:pPr>
              <w:rPr>
                <w:rFonts w:ascii="Trebuchet MS" w:hAnsi="Trebuchet MS" w:cs="Trebuchet MS"/>
                <w:sz w:val="18"/>
                <w:szCs w:val="18"/>
              </w:rPr>
            </w:pPr>
            <w:proofErr w:type="spellStart"/>
            <w:r w:rsidRPr="00D413B7">
              <w:rPr>
                <w:rFonts w:ascii="Trebuchet MS" w:hAnsi="Trebuchet MS" w:cs="Trebuchet MS"/>
                <w:sz w:val="18"/>
                <w:szCs w:val="18"/>
              </w:rPr>
              <w:t>terraen_ref</w:t>
            </w:r>
            <w:proofErr w:type="spellEnd"/>
          </w:p>
        </w:tc>
        <w:tc>
          <w:tcPr>
            <w:tcW w:w="5124" w:type="dxa"/>
            <w:tcBorders>
              <w:top w:val="single" w:sz="4" w:space="0" w:color="auto"/>
              <w:left w:val="single" w:sz="4" w:space="0" w:color="auto"/>
              <w:bottom w:val="single" w:sz="4" w:space="0" w:color="auto"/>
              <w:right w:val="single" w:sz="4" w:space="0" w:color="auto"/>
            </w:tcBorders>
            <w:shd w:val="clear" w:color="auto" w:fill="97DDBA"/>
            <w:vAlign w:val="bottom"/>
          </w:tcPr>
          <w:p w14:paraId="0EAA23EF"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Link til PDF (MIN, side 152-</w:t>
            </w:r>
            <w:proofErr w:type="gramStart"/>
            <w:r w:rsidRPr="00D413B7">
              <w:rPr>
                <w:rFonts w:ascii="Trebuchet MS" w:hAnsi="Trebuchet MS" w:cs="Trebuchet MS"/>
                <w:sz w:val="18"/>
                <w:szCs w:val="18"/>
              </w:rPr>
              <w:t>153)*</w:t>
            </w:r>
            <w:proofErr w:type="gramEnd"/>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303137B4"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97DDBA"/>
            <w:vAlign w:val="bottom"/>
          </w:tcPr>
          <w:p w14:paraId="6B32D0DA"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0-1024 tegn</w:t>
            </w:r>
          </w:p>
        </w:tc>
        <w:tc>
          <w:tcPr>
            <w:tcW w:w="1450" w:type="dxa"/>
            <w:tcBorders>
              <w:top w:val="single" w:sz="4" w:space="0" w:color="auto"/>
              <w:left w:val="single" w:sz="4" w:space="0" w:color="auto"/>
              <w:bottom w:val="single" w:sz="4" w:space="0" w:color="auto"/>
              <w:right w:val="single" w:sz="4" w:space="0" w:color="auto"/>
            </w:tcBorders>
            <w:shd w:val="clear" w:color="auto" w:fill="97DDBA"/>
            <w:vAlign w:val="center"/>
          </w:tcPr>
          <w:p w14:paraId="17831A95"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F</w:t>
            </w:r>
          </w:p>
        </w:tc>
        <w:tc>
          <w:tcPr>
            <w:tcW w:w="2538" w:type="dxa"/>
            <w:tcBorders>
              <w:top w:val="single" w:sz="4" w:space="0" w:color="auto"/>
              <w:left w:val="single" w:sz="4" w:space="0" w:color="auto"/>
              <w:bottom w:val="single" w:sz="4" w:space="0" w:color="auto"/>
              <w:right w:val="single" w:sz="4" w:space="0" w:color="auto"/>
            </w:tcBorders>
            <w:shd w:val="clear" w:color="auto" w:fill="97DDBA"/>
            <w:vAlign w:val="bottom"/>
          </w:tcPr>
          <w:p w14:paraId="1B9F8273" w14:textId="77777777" w:rsidR="00CB4BEB" w:rsidRPr="00D413B7" w:rsidRDefault="00000000" w:rsidP="003C0924">
            <w:pPr>
              <w:rPr>
                <w:rFonts w:ascii="Trebuchet MS" w:hAnsi="Trebuchet MS" w:cs="Trebuchet MS"/>
                <w:sz w:val="18"/>
                <w:szCs w:val="18"/>
              </w:rPr>
            </w:pPr>
            <w:hyperlink r:id="rId53" w:history="1">
              <w:r w:rsidR="00CB4BEB" w:rsidRPr="00D413B7">
                <w:rPr>
                  <w:rStyle w:val="Hyperlink"/>
                  <w:rFonts w:ascii="Trebuchet MS" w:hAnsi="Trebuchet MS" w:cs="Trebuchet MS"/>
                  <w:sz w:val="18"/>
                  <w:szCs w:val="18"/>
                </w:rPr>
                <w:t>http://www.link.dk/123</w:t>
              </w:r>
            </w:hyperlink>
          </w:p>
        </w:tc>
      </w:tr>
      <w:tr w:rsidR="00CB4BEB" w:rsidRPr="007C7EBE" w14:paraId="143B8D04" w14:textId="77777777" w:rsidTr="003C0924">
        <w:trPr>
          <w:trHeight w:val="227"/>
        </w:trPr>
        <w:tc>
          <w:tcPr>
            <w:tcW w:w="2093" w:type="dxa"/>
            <w:tcBorders>
              <w:top w:val="single" w:sz="4" w:space="0" w:color="auto"/>
              <w:left w:val="single" w:sz="4" w:space="0" w:color="auto"/>
              <w:bottom w:val="single" w:sz="4" w:space="0" w:color="auto"/>
              <w:right w:val="single" w:sz="4" w:space="0" w:color="auto"/>
            </w:tcBorders>
            <w:shd w:val="clear" w:color="auto" w:fill="D9D9D9"/>
            <w:vAlign w:val="bottom"/>
          </w:tcPr>
          <w:p w14:paraId="58EC45AC" w14:textId="77777777" w:rsidR="00CB4BEB" w:rsidRPr="00D413B7" w:rsidRDefault="00CB4BEB" w:rsidP="003C0924">
            <w:pPr>
              <w:rPr>
                <w:rFonts w:ascii="Trebuchet MS" w:hAnsi="Trebuchet MS" w:cs="Trebuchet MS"/>
                <w:sz w:val="18"/>
                <w:szCs w:val="18"/>
              </w:rPr>
            </w:pPr>
            <w:proofErr w:type="spellStart"/>
            <w:r w:rsidRPr="00D413B7">
              <w:rPr>
                <w:rFonts w:ascii="Trebuchet MS" w:hAnsi="Trebuchet MS" w:cs="Trebuchet MS"/>
                <w:sz w:val="18"/>
                <w:szCs w:val="18"/>
              </w:rPr>
              <w:t>kompleksitet_kode</w:t>
            </w:r>
            <w:proofErr w:type="spellEnd"/>
          </w:p>
        </w:tc>
        <w:tc>
          <w:tcPr>
            <w:tcW w:w="5124" w:type="dxa"/>
            <w:tcBorders>
              <w:top w:val="single" w:sz="4" w:space="0" w:color="auto"/>
              <w:left w:val="single" w:sz="4" w:space="0" w:color="auto"/>
              <w:bottom w:val="single" w:sz="4" w:space="0" w:color="auto"/>
              <w:right w:val="single" w:sz="4" w:space="0" w:color="auto"/>
            </w:tcBorders>
            <w:shd w:val="clear" w:color="auto" w:fill="FFFFFF"/>
            <w:vAlign w:val="bottom"/>
          </w:tcPr>
          <w:p w14:paraId="7B39AB8D" w14:textId="77777777" w:rsidR="00CB4BEB" w:rsidRPr="00D413B7" w:rsidDel="00F330C7" w:rsidRDefault="00CB4BEB" w:rsidP="003C0924">
            <w:pPr>
              <w:rPr>
                <w:rFonts w:ascii="Trebuchet MS" w:hAnsi="Trebuchet MS" w:cs="Trebuchet MS"/>
                <w:sz w:val="18"/>
                <w:szCs w:val="18"/>
              </w:rPr>
            </w:pPr>
            <w:r w:rsidRPr="00D413B7">
              <w:rPr>
                <w:rFonts w:ascii="Trebuchet MS" w:hAnsi="Trebuchet MS" w:cs="Trebuchet MS"/>
                <w:sz w:val="18"/>
                <w:szCs w:val="18"/>
              </w:rPr>
              <w:t>Kode for hvor jordbund og/eller terræn er kompleks.</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6E7738C8"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6ECA3488"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1-2</w:t>
            </w:r>
          </w:p>
        </w:tc>
        <w:tc>
          <w:tcPr>
            <w:tcW w:w="1450" w:type="dxa"/>
            <w:tcBorders>
              <w:top w:val="single" w:sz="4" w:space="0" w:color="auto"/>
              <w:left w:val="single" w:sz="4" w:space="0" w:color="auto"/>
              <w:bottom w:val="single" w:sz="4" w:space="0" w:color="auto"/>
              <w:right w:val="single" w:sz="4" w:space="0" w:color="auto"/>
            </w:tcBorders>
            <w:shd w:val="clear" w:color="auto" w:fill="FFFFFF"/>
            <w:vAlign w:val="center"/>
          </w:tcPr>
          <w:p w14:paraId="5E4E4A8D"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O</w:t>
            </w:r>
          </w:p>
        </w:tc>
        <w:tc>
          <w:tcPr>
            <w:tcW w:w="2538" w:type="dxa"/>
            <w:tcBorders>
              <w:top w:val="single" w:sz="4" w:space="0" w:color="auto"/>
              <w:left w:val="single" w:sz="4" w:space="0" w:color="auto"/>
              <w:bottom w:val="single" w:sz="4" w:space="0" w:color="auto"/>
              <w:right w:val="single" w:sz="4" w:space="0" w:color="auto"/>
            </w:tcBorders>
            <w:shd w:val="clear" w:color="auto" w:fill="FFFFFF"/>
            <w:vAlign w:val="bottom"/>
          </w:tcPr>
          <w:p w14:paraId="7C8EFAE1"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1</w:t>
            </w:r>
          </w:p>
        </w:tc>
      </w:tr>
      <w:tr w:rsidR="00CB4BEB" w:rsidRPr="007C7EBE" w14:paraId="7CB2DF39" w14:textId="77777777" w:rsidTr="003C0924">
        <w:trPr>
          <w:trHeight w:hRule="exact" w:val="510"/>
        </w:trPr>
        <w:tc>
          <w:tcPr>
            <w:tcW w:w="2093" w:type="dxa"/>
            <w:tcBorders>
              <w:top w:val="single" w:sz="4" w:space="0" w:color="auto"/>
              <w:left w:val="single" w:sz="4" w:space="0" w:color="auto"/>
              <w:bottom w:val="nil"/>
              <w:right w:val="single" w:sz="4" w:space="0" w:color="auto"/>
            </w:tcBorders>
            <w:shd w:val="clear" w:color="auto" w:fill="99CCFF"/>
            <w:vAlign w:val="center"/>
          </w:tcPr>
          <w:p w14:paraId="4B9D8EEB"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kompleksitet</w:t>
            </w:r>
          </w:p>
        </w:tc>
        <w:tc>
          <w:tcPr>
            <w:tcW w:w="5124" w:type="dxa"/>
            <w:tcBorders>
              <w:top w:val="single" w:sz="4" w:space="0" w:color="auto"/>
              <w:left w:val="single" w:sz="4" w:space="0" w:color="auto"/>
              <w:bottom w:val="nil"/>
              <w:right w:val="single" w:sz="4" w:space="0" w:color="auto"/>
            </w:tcBorders>
            <w:shd w:val="clear" w:color="auto" w:fill="99CCFF"/>
            <w:vAlign w:val="bottom"/>
          </w:tcPr>
          <w:p w14:paraId="7680BD9C"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Anvendes kun hvor det er nødvendigt, hvor jordbund og/eller terræn er kompleks.</w:t>
            </w:r>
          </w:p>
        </w:tc>
        <w:tc>
          <w:tcPr>
            <w:tcW w:w="1155" w:type="dxa"/>
            <w:tcBorders>
              <w:top w:val="single" w:sz="4" w:space="0" w:color="auto"/>
              <w:left w:val="single" w:sz="4" w:space="0" w:color="auto"/>
              <w:bottom w:val="nil"/>
              <w:right w:val="single" w:sz="4" w:space="0" w:color="auto"/>
            </w:tcBorders>
            <w:shd w:val="clear" w:color="auto" w:fill="99CCFF"/>
            <w:vAlign w:val="center"/>
          </w:tcPr>
          <w:p w14:paraId="43F70D9F"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center"/>
          </w:tcPr>
          <w:p w14:paraId="77D261A7"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0-10 tegn</w:t>
            </w:r>
          </w:p>
        </w:tc>
        <w:tc>
          <w:tcPr>
            <w:tcW w:w="1450" w:type="dxa"/>
            <w:tcBorders>
              <w:top w:val="single" w:sz="4" w:space="0" w:color="auto"/>
              <w:left w:val="single" w:sz="4" w:space="0" w:color="auto"/>
              <w:bottom w:val="nil"/>
              <w:right w:val="single" w:sz="4" w:space="0" w:color="auto"/>
            </w:tcBorders>
            <w:shd w:val="clear" w:color="auto" w:fill="99CCFF"/>
            <w:vAlign w:val="center"/>
          </w:tcPr>
          <w:p w14:paraId="5CF93C27"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S</w:t>
            </w:r>
          </w:p>
        </w:tc>
        <w:tc>
          <w:tcPr>
            <w:tcW w:w="2538" w:type="dxa"/>
            <w:tcBorders>
              <w:top w:val="single" w:sz="4" w:space="0" w:color="auto"/>
              <w:left w:val="single" w:sz="4" w:space="0" w:color="auto"/>
              <w:bottom w:val="nil"/>
              <w:right w:val="single" w:sz="4" w:space="0" w:color="auto"/>
            </w:tcBorders>
            <w:shd w:val="clear" w:color="auto" w:fill="99CCFF"/>
            <w:vAlign w:val="center"/>
          </w:tcPr>
          <w:p w14:paraId="60858101"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Moderat</w:t>
            </w:r>
          </w:p>
        </w:tc>
      </w:tr>
      <w:tr w:rsidR="00CB4BEB" w:rsidRPr="007C7EBE" w14:paraId="17C637B5" w14:textId="77777777" w:rsidTr="003C0924">
        <w:trPr>
          <w:trHeight w:hRule="exact" w:val="1256"/>
        </w:trPr>
        <w:tc>
          <w:tcPr>
            <w:tcW w:w="2093" w:type="dxa"/>
            <w:tcBorders>
              <w:top w:val="single" w:sz="4" w:space="0" w:color="auto"/>
              <w:left w:val="single" w:sz="4" w:space="0" w:color="auto"/>
              <w:bottom w:val="nil"/>
              <w:right w:val="single" w:sz="4" w:space="0" w:color="auto"/>
            </w:tcBorders>
            <w:shd w:val="clear" w:color="auto" w:fill="D9D9D9"/>
            <w:vAlign w:val="center"/>
          </w:tcPr>
          <w:p w14:paraId="752A8211"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vandelement</w:t>
            </w:r>
          </w:p>
        </w:tc>
        <w:tc>
          <w:tcPr>
            <w:tcW w:w="5124" w:type="dxa"/>
            <w:tcBorders>
              <w:top w:val="single" w:sz="4" w:space="0" w:color="auto"/>
              <w:left w:val="single" w:sz="4" w:space="0" w:color="auto"/>
              <w:bottom w:val="nil"/>
              <w:right w:val="single" w:sz="4" w:space="0" w:color="auto"/>
            </w:tcBorders>
            <w:shd w:val="clear" w:color="auto" w:fill="FFFFFF"/>
            <w:vAlign w:val="center"/>
          </w:tcPr>
          <w:p w14:paraId="7ACCC9D2"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Beskrivelse af vandelementer i området</w:t>
            </w:r>
          </w:p>
          <w:p w14:paraId="1D67830A" w14:textId="77777777" w:rsidR="00CB4BEB" w:rsidRPr="00D413B7" w:rsidRDefault="00CB4BEB" w:rsidP="003C0924">
            <w:pPr>
              <w:rPr>
                <w:rFonts w:ascii="Trebuchet MS" w:hAnsi="Trebuchet MS" w:cs="Trebuchet MS"/>
                <w:sz w:val="18"/>
                <w:szCs w:val="18"/>
              </w:rPr>
            </w:pPr>
          </w:p>
          <w:p w14:paraId="271AD2F4" w14:textId="01EFBDE4" w:rsidR="00CB4BEB" w:rsidRPr="00D413B7" w:rsidDel="0069569D" w:rsidRDefault="00CB4BEB" w:rsidP="003C0924">
            <w:pPr>
              <w:rPr>
                <w:rFonts w:ascii="Trebuchet MS" w:hAnsi="Trebuchet MS" w:cs="Trebuchet MS"/>
                <w:sz w:val="18"/>
                <w:szCs w:val="18"/>
              </w:rPr>
            </w:pPr>
            <w:r w:rsidRPr="00D413B7">
              <w:rPr>
                <w:rFonts w:ascii="Trebuchet MS" w:hAnsi="Trebuchet MS" w:cs="Trebuchet MS"/>
                <w:sz w:val="18"/>
                <w:szCs w:val="18"/>
              </w:rPr>
              <w:t>Eks. Søer, moser, vandlø</w:t>
            </w:r>
            <w:r w:rsidR="00133C02">
              <w:rPr>
                <w:rFonts w:ascii="Trebuchet MS" w:hAnsi="Trebuchet MS" w:cs="Trebuchet MS"/>
                <w:sz w:val="18"/>
                <w:szCs w:val="18"/>
              </w:rPr>
              <w:t>b, mv.</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B1B9695"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7C6CB7F4"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0-1024 tegn</w:t>
            </w:r>
          </w:p>
        </w:tc>
        <w:tc>
          <w:tcPr>
            <w:tcW w:w="1450" w:type="dxa"/>
            <w:tcBorders>
              <w:top w:val="single" w:sz="4" w:space="0" w:color="auto"/>
              <w:left w:val="single" w:sz="4" w:space="0" w:color="auto"/>
              <w:bottom w:val="nil"/>
              <w:right w:val="single" w:sz="4" w:space="0" w:color="auto"/>
            </w:tcBorders>
            <w:shd w:val="clear" w:color="auto" w:fill="FFFFFF"/>
            <w:vAlign w:val="center"/>
          </w:tcPr>
          <w:p w14:paraId="71DA0612"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F</w:t>
            </w:r>
          </w:p>
        </w:tc>
        <w:tc>
          <w:tcPr>
            <w:tcW w:w="2538" w:type="dxa"/>
            <w:tcBorders>
              <w:top w:val="single" w:sz="4" w:space="0" w:color="auto"/>
              <w:left w:val="single" w:sz="4" w:space="0" w:color="auto"/>
              <w:bottom w:val="nil"/>
              <w:right w:val="single" w:sz="4" w:space="0" w:color="auto"/>
            </w:tcBorders>
            <w:shd w:val="clear" w:color="auto" w:fill="FFFFFF"/>
            <w:vAlign w:val="bottom"/>
          </w:tcPr>
          <w:p w14:paraId="5427D93F"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 xml:space="preserve">I tilknytning til dødisområderne ses en stor koncentration af mindre søer, vandhuller og moser mens Lemming Å skærer sig midt gennem regionen. </w:t>
            </w:r>
          </w:p>
        </w:tc>
      </w:tr>
      <w:tr w:rsidR="00CB4BEB" w:rsidRPr="007C7EBE" w14:paraId="6B93550E" w14:textId="77777777" w:rsidTr="003C0924">
        <w:trPr>
          <w:trHeight w:val="227"/>
        </w:trPr>
        <w:tc>
          <w:tcPr>
            <w:tcW w:w="2093" w:type="dxa"/>
            <w:tcBorders>
              <w:top w:val="single" w:sz="4" w:space="0" w:color="auto"/>
              <w:left w:val="single" w:sz="4" w:space="0" w:color="auto"/>
              <w:bottom w:val="nil"/>
              <w:right w:val="single" w:sz="4" w:space="0" w:color="auto"/>
            </w:tcBorders>
            <w:shd w:val="clear" w:color="auto" w:fill="D9D9D9"/>
            <w:vAlign w:val="bottom"/>
          </w:tcPr>
          <w:p w14:paraId="2A53CADC" w14:textId="77777777" w:rsidR="00CB4BEB" w:rsidRPr="00D413B7" w:rsidRDefault="00CB4BEB" w:rsidP="003C0924">
            <w:pPr>
              <w:rPr>
                <w:rFonts w:ascii="Trebuchet MS" w:hAnsi="Trebuchet MS" w:cs="Trebuchet MS"/>
                <w:sz w:val="18"/>
                <w:szCs w:val="18"/>
              </w:rPr>
            </w:pPr>
            <w:proofErr w:type="spellStart"/>
            <w:r w:rsidRPr="00D413B7">
              <w:rPr>
                <w:rFonts w:ascii="Trebuchet MS" w:hAnsi="Trebuchet MS" w:cs="Trebuchet MS"/>
                <w:sz w:val="18"/>
                <w:szCs w:val="18"/>
              </w:rPr>
              <w:t>farvandsomraade</w:t>
            </w:r>
            <w:proofErr w:type="spellEnd"/>
          </w:p>
        </w:tc>
        <w:tc>
          <w:tcPr>
            <w:tcW w:w="5124" w:type="dxa"/>
            <w:tcBorders>
              <w:top w:val="single" w:sz="4" w:space="0" w:color="auto"/>
              <w:left w:val="single" w:sz="4" w:space="0" w:color="auto"/>
              <w:bottom w:val="nil"/>
              <w:right w:val="single" w:sz="4" w:space="0" w:color="auto"/>
            </w:tcBorders>
            <w:shd w:val="clear" w:color="auto" w:fill="FFFFFF"/>
            <w:vAlign w:val="bottom"/>
          </w:tcPr>
          <w:p w14:paraId="6B9A24EC" w14:textId="77777777" w:rsidR="00CB4BEB" w:rsidRPr="00D413B7" w:rsidDel="0069569D" w:rsidRDefault="00CB4BEB" w:rsidP="003C0924">
            <w:pPr>
              <w:rPr>
                <w:rFonts w:ascii="Trebuchet MS" w:hAnsi="Trebuchet MS" w:cs="Trebuchet MS"/>
                <w:sz w:val="18"/>
                <w:szCs w:val="18"/>
              </w:rPr>
            </w:pPr>
            <w:r w:rsidRPr="00D413B7">
              <w:rPr>
                <w:rFonts w:ascii="Trebuchet MS" w:hAnsi="Trebuchet MS" w:cs="Trebuchet MS"/>
                <w:sz w:val="18"/>
                <w:szCs w:val="18"/>
              </w:rPr>
              <w:t>Anvendes kun hvor det er nødvendigt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13876B1F"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4D2541A1"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0-1024 tegn</w:t>
            </w:r>
          </w:p>
        </w:tc>
        <w:tc>
          <w:tcPr>
            <w:tcW w:w="1450" w:type="dxa"/>
            <w:tcBorders>
              <w:top w:val="single" w:sz="4" w:space="0" w:color="auto"/>
              <w:left w:val="single" w:sz="4" w:space="0" w:color="auto"/>
              <w:bottom w:val="nil"/>
              <w:right w:val="single" w:sz="4" w:space="0" w:color="auto"/>
            </w:tcBorders>
            <w:shd w:val="clear" w:color="auto" w:fill="FFFFFF"/>
            <w:vAlign w:val="center"/>
          </w:tcPr>
          <w:p w14:paraId="29538E43"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F</w:t>
            </w:r>
          </w:p>
        </w:tc>
        <w:tc>
          <w:tcPr>
            <w:tcW w:w="2538" w:type="dxa"/>
            <w:tcBorders>
              <w:top w:val="single" w:sz="4" w:space="0" w:color="auto"/>
              <w:left w:val="single" w:sz="4" w:space="0" w:color="auto"/>
              <w:bottom w:val="nil"/>
              <w:right w:val="single" w:sz="4" w:space="0" w:color="auto"/>
            </w:tcBorders>
            <w:shd w:val="clear" w:color="auto" w:fill="FFFFFF"/>
            <w:vAlign w:val="bottom"/>
          </w:tcPr>
          <w:p w14:paraId="058572D7" w14:textId="77777777" w:rsidR="00CB4BEB" w:rsidRPr="00D413B7" w:rsidRDefault="00CB4BEB" w:rsidP="003C0924">
            <w:pPr>
              <w:rPr>
                <w:rFonts w:ascii="Trebuchet MS" w:hAnsi="Trebuchet MS" w:cs="Trebuchet MS"/>
                <w:sz w:val="18"/>
                <w:szCs w:val="18"/>
              </w:rPr>
            </w:pPr>
          </w:p>
        </w:tc>
      </w:tr>
      <w:tr w:rsidR="00CB4BEB" w:rsidRPr="007C7EBE" w14:paraId="7530FFD5" w14:textId="77777777" w:rsidTr="003C0924">
        <w:trPr>
          <w:trHeight w:val="227"/>
        </w:trPr>
        <w:tc>
          <w:tcPr>
            <w:tcW w:w="2093" w:type="dxa"/>
            <w:tcBorders>
              <w:top w:val="single" w:sz="4" w:space="0" w:color="auto"/>
              <w:left w:val="single" w:sz="4" w:space="0" w:color="auto"/>
              <w:bottom w:val="nil"/>
              <w:right w:val="single" w:sz="4" w:space="0" w:color="auto"/>
            </w:tcBorders>
            <w:shd w:val="clear" w:color="auto" w:fill="D9D9D9"/>
            <w:vAlign w:val="bottom"/>
          </w:tcPr>
          <w:p w14:paraId="0E32E7B6"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strandbred</w:t>
            </w:r>
          </w:p>
        </w:tc>
        <w:tc>
          <w:tcPr>
            <w:tcW w:w="5124" w:type="dxa"/>
            <w:tcBorders>
              <w:top w:val="single" w:sz="4" w:space="0" w:color="auto"/>
              <w:left w:val="single" w:sz="4" w:space="0" w:color="auto"/>
              <w:bottom w:val="nil"/>
              <w:right w:val="single" w:sz="4" w:space="0" w:color="auto"/>
            </w:tcBorders>
            <w:shd w:val="clear" w:color="auto" w:fill="FFFFFF"/>
            <w:vAlign w:val="bottom"/>
          </w:tcPr>
          <w:p w14:paraId="51EFDAB4" w14:textId="77777777" w:rsidR="00CB4BEB" w:rsidRPr="00D413B7" w:rsidDel="0069569D" w:rsidRDefault="00CB4BEB" w:rsidP="003C0924">
            <w:pPr>
              <w:rPr>
                <w:rFonts w:ascii="Trebuchet MS" w:hAnsi="Trebuchet MS" w:cs="Trebuchet MS"/>
                <w:sz w:val="18"/>
                <w:szCs w:val="18"/>
              </w:rPr>
            </w:pPr>
            <w:r w:rsidRPr="00D413B7">
              <w:rPr>
                <w:rFonts w:ascii="Trebuchet MS" w:hAnsi="Trebuchet MS" w:cs="Trebuchet MS"/>
                <w:sz w:val="18"/>
                <w:szCs w:val="18"/>
              </w:rPr>
              <w:t>Anvendes kun hvor det er nødvendigt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9A5FDF5"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700CA6A6"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0-1024 tegn</w:t>
            </w:r>
          </w:p>
        </w:tc>
        <w:tc>
          <w:tcPr>
            <w:tcW w:w="1450" w:type="dxa"/>
            <w:tcBorders>
              <w:top w:val="single" w:sz="4" w:space="0" w:color="auto"/>
              <w:left w:val="single" w:sz="4" w:space="0" w:color="auto"/>
              <w:bottom w:val="nil"/>
              <w:right w:val="single" w:sz="4" w:space="0" w:color="auto"/>
            </w:tcBorders>
            <w:shd w:val="clear" w:color="auto" w:fill="FFFFFF"/>
            <w:vAlign w:val="center"/>
          </w:tcPr>
          <w:p w14:paraId="306217E1"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F</w:t>
            </w:r>
          </w:p>
        </w:tc>
        <w:tc>
          <w:tcPr>
            <w:tcW w:w="2538" w:type="dxa"/>
            <w:tcBorders>
              <w:top w:val="single" w:sz="4" w:space="0" w:color="auto"/>
              <w:left w:val="single" w:sz="4" w:space="0" w:color="auto"/>
              <w:bottom w:val="nil"/>
              <w:right w:val="single" w:sz="4" w:space="0" w:color="auto"/>
            </w:tcBorders>
            <w:shd w:val="clear" w:color="auto" w:fill="FFFFFF"/>
            <w:vAlign w:val="bottom"/>
          </w:tcPr>
          <w:p w14:paraId="3E3AEA08" w14:textId="77777777" w:rsidR="00CB4BEB" w:rsidRPr="00D413B7" w:rsidRDefault="00CB4BEB" w:rsidP="003C0924">
            <w:pPr>
              <w:rPr>
                <w:rFonts w:ascii="Trebuchet MS" w:hAnsi="Trebuchet MS" w:cs="Trebuchet MS"/>
                <w:sz w:val="18"/>
                <w:szCs w:val="18"/>
              </w:rPr>
            </w:pPr>
          </w:p>
        </w:tc>
      </w:tr>
      <w:tr w:rsidR="00CB4BEB" w:rsidRPr="007C7EBE" w14:paraId="636AB64D" w14:textId="77777777" w:rsidTr="003C0924">
        <w:trPr>
          <w:trHeight w:val="227"/>
        </w:trPr>
        <w:tc>
          <w:tcPr>
            <w:tcW w:w="2093" w:type="dxa"/>
            <w:tcBorders>
              <w:top w:val="single" w:sz="4" w:space="0" w:color="auto"/>
              <w:left w:val="single" w:sz="4" w:space="0" w:color="auto"/>
              <w:bottom w:val="nil"/>
              <w:right w:val="single" w:sz="4" w:space="0" w:color="auto"/>
            </w:tcBorders>
            <w:shd w:val="clear" w:color="auto" w:fill="D9D9D9"/>
            <w:vAlign w:val="bottom"/>
          </w:tcPr>
          <w:p w14:paraId="73D380CB" w14:textId="77777777" w:rsidR="00CB4BEB" w:rsidRPr="00D413B7" w:rsidRDefault="00CB4BEB" w:rsidP="003C0924">
            <w:pPr>
              <w:rPr>
                <w:rFonts w:ascii="Trebuchet MS" w:hAnsi="Trebuchet MS" w:cs="Trebuchet MS"/>
                <w:sz w:val="18"/>
                <w:szCs w:val="18"/>
              </w:rPr>
            </w:pPr>
            <w:proofErr w:type="spellStart"/>
            <w:r w:rsidRPr="00D413B7">
              <w:rPr>
                <w:rFonts w:ascii="Trebuchet MS" w:hAnsi="Trebuchet MS" w:cs="Trebuchet MS"/>
                <w:sz w:val="18"/>
                <w:szCs w:val="18"/>
              </w:rPr>
              <w:t>begrund_afgraensning</w:t>
            </w:r>
            <w:proofErr w:type="spellEnd"/>
          </w:p>
        </w:tc>
        <w:tc>
          <w:tcPr>
            <w:tcW w:w="5124" w:type="dxa"/>
            <w:tcBorders>
              <w:top w:val="single" w:sz="4" w:space="0" w:color="auto"/>
              <w:left w:val="single" w:sz="4" w:space="0" w:color="auto"/>
              <w:bottom w:val="nil"/>
              <w:right w:val="single" w:sz="4" w:space="0" w:color="auto"/>
            </w:tcBorders>
            <w:shd w:val="clear" w:color="auto" w:fill="FFFFFF"/>
            <w:vAlign w:val="bottom"/>
          </w:tcPr>
          <w:p w14:paraId="1400D3AD"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Begrundelse for valg af naturgeografisk afgrænsning</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EC544EC"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70F210F6"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0-1024 tegn</w:t>
            </w:r>
          </w:p>
        </w:tc>
        <w:tc>
          <w:tcPr>
            <w:tcW w:w="1450" w:type="dxa"/>
            <w:tcBorders>
              <w:top w:val="single" w:sz="4" w:space="0" w:color="auto"/>
              <w:left w:val="single" w:sz="4" w:space="0" w:color="auto"/>
              <w:bottom w:val="nil"/>
              <w:right w:val="single" w:sz="4" w:space="0" w:color="auto"/>
            </w:tcBorders>
            <w:shd w:val="clear" w:color="auto" w:fill="FFFFFF"/>
            <w:vAlign w:val="center"/>
          </w:tcPr>
          <w:p w14:paraId="118197B2"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F</w:t>
            </w:r>
          </w:p>
        </w:tc>
        <w:tc>
          <w:tcPr>
            <w:tcW w:w="2538" w:type="dxa"/>
            <w:tcBorders>
              <w:top w:val="single" w:sz="4" w:space="0" w:color="auto"/>
              <w:left w:val="single" w:sz="4" w:space="0" w:color="auto"/>
              <w:bottom w:val="nil"/>
              <w:right w:val="single" w:sz="4" w:space="0" w:color="auto"/>
            </w:tcBorders>
            <w:shd w:val="clear" w:color="auto" w:fill="FFFFFF"/>
            <w:vAlign w:val="bottom"/>
          </w:tcPr>
          <w:p w14:paraId="33A5318D" w14:textId="77777777" w:rsidR="00CB4BEB" w:rsidRPr="00D413B7" w:rsidRDefault="00CB4BEB" w:rsidP="003C0924">
            <w:pPr>
              <w:rPr>
                <w:rFonts w:ascii="Trebuchet MS" w:hAnsi="Trebuchet MS" w:cs="Trebuchet MS"/>
                <w:sz w:val="18"/>
                <w:szCs w:val="18"/>
              </w:rPr>
            </w:pPr>
          </w:p>
        </w:tc>
      </w:tr>
      <w:tr w:rsidR="00CB4BEB" w:rsidRPr="007C7EBE" w14:paraId="0FEC6FF2" w14:textId="77777777" w:rsidTr="003C0924">
        <w:trPr>
          <w:trHeight w:hRule="exact" w:val="510"/>
        </w:trPr>
        <w:tc>
          <w:tcPr>
            <w:tcW w:w="2093" w:type="dxa"/>
            <w:tcBorders>
              <w:top w:val="single" w:sz="4" w:space="0" w:color="auto"/>
              <w:left w:val="single" w:sz="4" w:space="0" w:color="auto"/>
              <w:bottom w:val="single" w:sz="4" w:space="0" w:color="auto"/>
              <w:right w:val="single" w:sz="4" w:space="0" w:color="auto"/>
            </w:tcBorders>
            <w:shd w:val="clear" w:color="auto" w:fill="D9D9D9"/>
            <w:vAlign w:val="center"/>
          </w:tcPr>
          <w:p w14:paraId="0FE09E23" w14:textId="77777777" w:rsidR="00CB4BEB" w:rsidRPr="00D413B7" w:rsidRDefault="00CB4BEB" w:rsidP="003C0924">
            <w:pPr>
              <w:rPr>
                <w:rFonts w:ascii="Trebuchet MS" w:hAnsi="Trebuchet MS" w:cs="Trebuchet MS"/>
                <w:sz w:val="18"/>
                <w:szCs w:val="18"/>
              </w:rPr>
            </w:pPr>
            <w:proofErr w:type="spellStart"/>
            <w:r w:rsidRPr="00D413B7">
              <w:rPr>
                <w:rFonts w:ascii="Trebuchet MS" w:hAnsi="Trebuchet MS" w:cs="Trebuchet MS"/>
                <w:sz w:val="18"/>
                <w:szCs w:val="18"/>
              </w:rPr>
              <w:t>omr_sammenhaeng</w:t>
            </w:r>
            <w:proofErr w:type="spellEnd"/>
          </w:p>
        </w:tc>
        <w:tc>
          <w:tcPr>
            <w:tcW w:w="5124" w:type="dxa"/>
            <w:tcBorders>
              <w:top w:val="single" w:sz="4" w:space="0" w:color="auto"/>
              <w:left w:val="single" w:sz="4" w:space="0" w:color="auto"/>
              <w:bottom w:val="single" w:sz="4" w:space="0" w:color="auto"/>
              <w:right w:val="single" w:sz="4" w:space="0" w:color="auto"/>
            </w:tcBorders>
            <w:shd w:val="clear" w:color="auto" w:fill="FFFFFF"/>
            <w:vAlign w:val="center"/>
          </w:tcPr>
          <w:p w14:paraId="371F695A"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Beskriv områdets sammenhæng med tilgrænsende områder (Lokalitet)</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center"/>
          </w:tcPr>
          <w:p w14:paraId="4B1963DB"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center"/>
          </w:tcPr>
          <w:p w14:paraId="2818B14F"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0-1024 tegn</w:t>
            </w:r>
          </w:p>
        </w:tc>
        <w:tc>
          <w:tcPr>
            <w:tcW w:w="1450" w:type="dxa"/>
            <w:tcBorders>
              <w:top w:val="single" w:sz="4" w:space="0" w:color="auto"/>
              <w:left w:val="single" w:sz="4" w:space="0" w:color="auto"/>
              <w:bottom w:val="single" w:sz="4" w:space="0" w:color="auto"/>
              <w:right w:val="single" w:sz="4" w:space="0" w:color="auto"/>
            </w:tcBorders>
            <w:shd w:val="clear" w:color="auto" w:fill="FFFFFF"/>
            <w:vAlign w:val="center"/>
          </w:tcPr>
          <w:p w14:paraId="5656FAFD"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F</w:t>
            </w:r>
          </w:p>
        </w:tc>
        <w:tc>
          <w:tcPr>
            <w:tcW w:w="2538" w:type="dxa"/>
            <w:tcBorders>
              <w:top w:val="single" w:sz="4" w:space="0" w:color="auto"/>
              <w:left w:val="single" w:sz="4" w:space="0" w:color="auto"/>
              <w:bottom w:val="single" w:sz="4" w:space="0" w:color="auto"/>
              <w:right w:val="single" w:sz="4" w:space="0" w:color="auto"/>
            </w:tcBorders>
            <w:shd w:val="clear" w:color="auto" w:fill="FFFFFF"/>
            <w:vAlign w:val="center"/>
          </w:tcPr>
          <w:p w14:paraId="61E7AD33" w14:textId="77777777" w:rsidR="00CB4BEB" w:rsidRPr="00D413B7" w:rsidRDefault="00CB4BEB" w:rsidP="003C0924">
            <w:pPr>
              <w:rPr>
                <w:rFonts w:ascii="Trebuchet MS" w:hAnsi="Trebuchet MS" w:cs="Trebuchet MS"/>
                <w:sz w:val="18"/>
                <w:szCs w:val="18"/>
              </w:rPr>
            </w:pPr>
          </w:p>
        </w:tc>
      </w:tr>
      <w:tr w:rsidR="00CB4BEB" w:rsidRPr="007C7EBE" w14:paraId="06FFC044" w14:textId="77777777" w:rsidTr="003C0924">
        <w:trPr>
          <w:trHeight w:val="227"/>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7C8F5866" w14:textId="77777777" w:rsidR="00CB4BEB" w:rsidRPr="00D413B7" w:rsidRDefault="00CB4BEB" w:rsidP="003C0924">
            <w:pPr>
              <w:rPr>
                <w:rFonts w:ascii="Trebuchet MS" w:hAnsi="Trebuchet MS" w:cs="Trebuchet MS"/>
                <w:sz w:val="18"/>
                <w:szCs w:val="18"/>
              </w:rPr>
            </w:pPr>
            <w:proofErr w:type="spellStart"/>
            <w:r w:rsidRPr="00D413B7">
              <w:rPr>
                <w:rFonts w:ascii="Trebuchet MS" w:hAnsi="Trebuchet MS" w:cs="Trebuchet MS"/>
                <w:sz w:val="18"/>
                <w:szCs w:val="18"/>
              </w:rPr>
              <w:t>farvand_strand_ref</w:t>
            </w:r>
            <w:proofErr w:type="spellEnd"/>
          </w:p>
        </w:tc>
        <w:tc>
          <w:tcPr>
            <w:tcW w:w="5124" w:type="dxa"/>
            <w:tcBorders>
              <w:top w:val="single" w:sz="4" w:space="0" w:color="auto"/>
              <w:left w:val="single" w:sz="4" w:space="0" w:color="auto"/>
              <w:bottom w:val="single" w:sz="4" w:space="0" w:color="auto"/>
              <w:right w:val="single" w:sz="4" w:space="0" w:color="auto"/>
            </w:tcBorders>
            <w:shd w:val="clear" w:color="auto" w:fill="97DDBA"/>
            <w:vAlign w:val="bottom"/>
          </w:tcPr>
          <w:p w14:paraId="223F37D1"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Link til PDF (MIN, side 144-</w:t>
            </w:r>
            <w:proofErr w:type="gramStart"/>
            <w:r w:rsidRPr="00D413B7">
              <w:rPr>
                <w:rFonts w:ascii="Trebuchet MS" w:hAnsi="Trebuchet MS" w:cs="Trebuchet MS"/>
                <w:sz w:val="18"/>
                <w:szCs w:val="18"/>
              </w:rPr>
              <w:t>149)*</w:t>
            </w:r>
            <w:proofErr w:type="gramEnd"/>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6E4D2304"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97DDBA"/>
            <w:vAlign w:val="bottom"/>
          </w:tcPr>
          <w:p w14:paraId="20454558"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0-1024 tegn</w:t>
            </w:r>
          </w:p>
        </w:tc>
        <w:tc>
          <w:tcPr>
            <w:tcW w:w="1450" w:type="dxa"/>
            <w:tcBorders>
              <w:top w:val="single" w:sz="4" w:space="0" w:color="auto"/>
              <w:left w:val="single" w:sz="4" w:space="0" w:color="auto"/>
              <w:bottom w:val="single" w:sz="4" w:space="0" w:color="auto"/>
              <w:right w:val="single" w:sz="4" w:space="0" w:color="auto"/>
            </w:tcBorders>
            <w:shd w:val="clear" w:color="auto" w:fill="97DDBA"/>
            <w:vAlign w:val="center"/>
          </w:tcPr>
          <w:p w14:paraId="1C82023C"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F</w:t>
            </w:r>
          </w:p>
        </w:tc>
        <w:tc>
          <w:tcPr>
            <w:tcW w:w="2538" w:type="dxa"/>
            <w:tcBorders>
              <w:top w:val="single" w:sz="4" w:space="0" w:color="auto"/>
              <w:left w:val="single" w:sz="4" w:space="0" w:color="auto"/>
              <w:bottom w:val="single" w:sz="4" w:space="0" w:color="auto"/>
              <w:right w:val="single" w:sz="4" w:space="0" w:color="auto"/>
            </w:tcBorders>
            <w:shd w:val="clear" w:color="auto" w:fill="97DDBA"/>
          </w:tcPr>
          <w:p w14:paraId="429C734A" w14:textId="77777777" w:rsidR="00CB4BEB" w:rsidRPr="00D413B7" w:rsidRDefault="00000000" w:rsidP="003C0924">
            <w:pPr>
              <w:rPr>
                <w:rFonts w:ascii="Trebuchet MS" w:hAnsi="Trebuchet MS"/>
                <w:sz w:val="18"/>
                <w:szCs w:val="18"/>
              </w:rPr>
            </w:pPr>
            <w:hyperlink r:id="rId54" w:history="1">
              <w:r w:rsidR="00CB4BEB" w:rsidRPr="00D413B7">
                <w:rPr>
                  <w:rStyle w:val="Hyperlink"/>
                  <w:rFonts w:ascii="Trebuchet MS" w:hAnsi="Trebuchet MS" w:cs="Trebuchet MS"/>
                  <w:sz w:val="18"/>
                  <w:szCs w:val="18"/>
                </w:rPr>
                <w:t>http://www.link.dk/123</w:t>
              </w:r>
            </w:hyperlink>
          </w:p>
        </w:tc>
      </w:tr>
      <w:tr w:rsidR="00CB4BEB" w:rsidRPr="007C7EBE" w14:paraId="411757D1" w14:textId="77777777" w:rsidTr="003C0924">
        <w:trPr>
          <w:trHeight w:val="227"/>
        </w:trPr>
        <w:tc>
          <w:tcPr>
            <w:tcW w:w="2093" w:type="dxa"/>
            <w:tcBorders>
              <w:top w:val="single" w:sz="4" w:space="0" w:color="auto"/>
              <w:left w:val="single" w:sz="4" w:space="0" w:color="auto"/>
              <w:bottom w:val="nil"/>
              <w:right w:val="single" w:sz="4" w:space="0" w:color="auto"/>
            </w:tcBorders>
            <w:shd w:val="clear" w:color="auto" w:fill="97DDBA"/>
            <w:vAlign w:val="bottom"/>
          </w:tcPr>
          <w:p w14:paraId="1C7FB723" w14:textId="77777777" w:rsidR="00CB4BEB" w:rsidRPr="00D413B7" w:rsidRDefault="00CB4BEB" w:rsidP="003C0924">
            <w:pPr>
              <w:rPr>
                <w:rFonts w:ascii="Trebuchet MS" w:hAnsi="Trebuchet MS" w:cs="Trebuchet MS"/>
                <w:sz w:val="18"/>
                <w:szCs w:val="18"/>
              </w:rPr>
            </w:pPr>
            <w:proofErr w:type="spellStart"/>
            <w:r w:rsidRPr="00D413B7">
              <w:rPr>
                <w:rFonts w:ascii="Trebuchet MS" w:hAnsi="Trebuchet MS" w:cs="Trebuchet MS"/>
                <w:sz w:val="18"/>
                <w:szCs w:val="18"/>
              </w:rPr>
              <w:t>naturgeo_beskrivelse</w:t>
            </w:r>
            <w:proofErr w:type="spellEnd"/>
          </w:p>
        </w:tc>
        <w:tc>
          <w:tcPr>
            <w:tcW w:w="5124" w:type="dxa"/>
            <w:tcBorders>
              <w:top w:val="single" w:sz="4" w:space="0" w:color="auto"/>
              <w:left w:val="single" w:sz="4" w:space="0" w:color="auto"/>
              <w:bottom w:val="nil"/>
              <w:right w:val="single" w:sz="4" w:space="0" w:color="auto"/>
            </w:tcBorders>
            <w:shd w:val="clear" w:color="auto" w:fill="97DDBA"/>
            <w:vAlign w:val="bottom"/>
          </w:tcPr>
          <w:p w14:paraId="6AA189A9"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Link til prosa beskrivelse af det aktuelle område</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522B1154"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7DDBA"/>
            <w:vAlign w:val="bottom"/>
          </w:tcPr>
          <w:p w14:paraId="5944A3CC"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0-1024 tegn</w:t>
            </w:r>
          </w:p>
        </w:tc>
        <w:tc>
          <w:tcPr>
            <w:tcW w:w="1450" w:type="dxa"/>
            <w:tcBorders>
              <w:top w:val="single" w:sz="4" w:space="0" w:color="auto"/>
              <w:left w:val="single" w:sz="4" w:space="0" w:color="auto"/>
              <w:bottom w:val="nil"/>
              <w:right w:val="single" w:sz="4" w:space="0" w:color="auto"/>
            </w:tcBorders>
            <w:shd w:val="clear" w:color="auto" w:fill="97DDBA"/>
            <w:vAlign w:val="center"/>
          </w:tcPr>
          <w:p w14:paraId="394CB29C"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F</w:t>
            </w:r>
          </w:p>
        </w:tc>
        <w:tc>
          <w:tcPr>
            <w:tcW w:w="2538" w:type="dxa"/>
            <w:tcBorders>
              <w:top w:val="single" w:sz="4" w:space="0" w:color="auto"/>
              <w:left w:val="single" w:sz="4" w:space="0" w:color="auto"/>
              <w:bottom w:val="nil"/>
              <w:right w:val="single" w:sz="4" w:space="0" w:color="auto"/>
            </w:tcBorders>
            <w:shd w:val="clear" w:color="auto" w:fill="97DDBA"/>
          </w:tcPr>
          <w:p w14:paraId="4E6CDAEB" w14:textId="77777777" w:rsidR="00CB4BEB" w:rsidRPr="00D413B7" w:rsidRDefault="00000000" w:rsidP="003C0924">
            <w:pPr>
              <w:rPr>
                <w:rFonts w:ascii="Trebuchet MS" w:hAnsi="Trebuchet MS"/>
                <w:sz w:val="18"/>
                <w:szCs w:val="18"/>
              </w:rPr>
            </w:pPr>
            <w:hyperlink r:id="rId55" w:history="1">
              <w:r w:rsidR="00CB4BEB" w:rsidRPr="00D413B7">
                <w:rPr>
                  <w:rStyle w:val="Hyperlink"/>
                  <w:rFonts w:ascii="Trebuchet MS" w:hAnsi="Trebuchet MS" w:cs="Trebuchet MS"/>
                  <w:sz w:val="18"/>
                  <w:szCs w:val="18"/>
                </w:rPr>
                <w:t>http://www.link.dk/123</w:t>
              </w:r>
            </w:hyperlink>
          </w:p>
        </w:tc>
      </w:tr>
      <w:tr w:rsidR="00CB4BEB" w:rsidRPr="007C7EBE" w14:paraId="409FE36A" w14:textId="77777777" w:rsidTr="003C0924">
        <w:trPr>
          <w:trHeight w:val="227"/>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3790BCBA"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lastRenderedPageBreak/>
              <w:t>link</w:t>
            </w:r>
          </w:p>
        </w:tc>
        <w:tc>
          <w:tcPr>
            <w:tcW w:w="11623"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6A4F034"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Felt defineret under: 4.1 Standardiserede felter til de temaspecifikke datamodeller</w:t>
            </w:r>
          </w:p>
        </w:tc>
      </w:tr>
      <w:tr w:rsidR="00CB4BEB" w:rsidRPr="007C7EBE" w14:paraId="5FCEB544" w14:textId="77777777" w:rsidTr="003C0924">
        <w:trPr>
          <w:trHeight w:val="227"/>
        </w:trPr>
        <w:tc>
          <w:tcPr>
            <w:tcW w:w="13716" w:type="dxa"/>
            <w:gridSpan w:val="6"/>
            <w:tcBorders>
              <w:top w:val="single" w:sz="4" w:space="0" w:color="auto"/>
              <w:left w:val="nil"/>
              <w:bottom w:val="nil"/>
              <w:right w:val="nil"/>
            </w:tcBorders>
            <w:shd w:val="clear" w:color="auto" w:fill="99CCFF"/>
            <w:vAlign w:val="bottom"/>
          </w:tcPr>
          <w:p w14:paraId="50E44242" w14:textId="77777777" w:rsidR="00CB4BEB" w:rsidRPr="00D413B7" w:rsidRDefault="00CB4BEB" w:rsidP="003C0924">
            <w:pPr>
              <w:rPr>
                <w:rFonts w:ascii="Trebuchet MS" w:hAnsi="Trebuchet MS" w:cs="Trebuchet MS"/>
                <w:i/>
                <w:sz w:val="18"/>
                <w:szCs w:val="18"/>
              </w:rPr>
            </w:pPr>
            <w:r w:rsidRPr="00D413B7">
              <w:rPr>
                <w:rFonts w:ascii="Trebuchet MS" w:hAnsi="Trebuchet MS" w:cs="Trebuchet MS"/>
                <w:i/>
                <w:sz w:val="18"/>
                <w:szCs w:val="18"/>
              </w:rPr>
              <w:t>Felter markeret med blå er temaspecifikke opslagstabeller, der indeholder oversættelser af koder i andre felter.</w:t>
            </w:r>
          </w:p>
        </w:tc>
      </w:tr>
      <w:tr w:rsidR="00CB4BEB" w:rsidRPr="007C7EBE" w14:paraId="416D1CB0"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180CE2FF" w14:textId="77777777" w:rsidR="00CB4BEB" w:rsidRPr="00D413B7" w:rsidRDefault="00CB4BEB" w:rsidP="003C0924">
            <w:pPr>
              <w:rPr>
                <w:rFonts w:ascii="Trebuchet MS" w:hAnsi="Trebuchet MS" w:cs="Trebuchet MS"/>
                <w:i/>
                <w:sz w:val="18"/>
                <w:szCs w:val="18"/>
              </w:rPr>
            </w:pPr>
            <w:r w:rsidRPr="00D413B7">
              <w:rPr>
                <w:rFonts w:ascii="Trebuchet MS" w:hAnsi="Trebuchet MS" w:cs="Trebuchet MS"/>
                <w:i/>
                <w:sz w:val="18"/>
                <w:szCs w:val="18"/>
              </w:rPr>
              <w:t>Felter markeret med grøn er standardiserede temaspecifikke felter og opslagstabeller, der indeholder oversættelser af koder i andre felter.</w:t>
            </w:r>
          </w:p>
        </w:tc>
      </w:tr>
    </w:tbl>
    <w:p w14:paraId="11F273CB" w14:textId="77777777" w:rsidR="00CB4BEB" w:rsidRPr="00B96FDC" w:rsidRDefault="00CB4BEB" w:rsidP="00CB4BEB">
      <w:pPr>
        <w:pStyle w:val="Overskrift6"/>
      </w:pPr>
      <w:r>
        <w:t>5.13.</w:t>
      </w:r>
      <w:r w:rsidRPr="00B96FDC">
        <w:t xml:space="preserve">1.1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2D761A" w14:paraId="2F304668" w14:textId="77777777" w:rsidTr="003C0924">
        <w:trPr>
          <w:trHeight w:hRule="exact" w:val="255"/>
        </w:trPr>
        <w:tc>
          <w:tcPr>
            <w:tcW w:w="2235" w:type="dxa"/>
            <w:shd w:val="clear" w:color="auto" w:fill="D9D9D9"/>
            <w:vAlign w:val="bottom"/>
          </w:tcPr>
          <w:p w14:paraId="1D50DCC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Metadataelement</w:t>
            </w:r>
          </w:p>
        </w:tc>
        <w:tc>
          <w:tcPr>
            <w:tcW w:w="11340" w:type="dxa"/>
            <w:shd w:val="clear" w:color="auto" w:fill="D9D9D9"/>
            <w:vAlign w:val="bottom"/>
          </w:tcPr>
          <w:p w14:paraId="4232BAA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w:t>
            </w:r>
          </w:p>
        </w:tc>
      </w:tr>
      <w:tr w:rsidR="00CB4BEB" w:rsidRPr="002D761A" w14:paraId="3BBC0590" w14:textId="77777777" w:rsidTr="003C0924">
        <w:trPr>
          <w:trHeight w:hRule="exact" w:val="255"/>
        </w:trPr>
        <w:tc>
          <w:tcPr>
            <w:tcW w:w="2235" w:type="dxa"/>
            <w:shd w:val="clear" w:color="auto" w:fill="E0E0E0"/>
            <w:vAlign w:val="bottom"/>
          </w:tcPr>
          <w:p w14:paraId="6A09C92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Temanavn</w:t>
            </w:r>
          </w:p>
        </w:tc>
        <w:tc>
          <w:tcPr>
            <w:tcW w:w="11340" w:type="dxa"/>
            <w:shd w:val="clear" w:color="auto" w:fill="FFFFFF"/>
            <w:vAlign w:val="bottom"/>
          </w:tcPr>
          <w:p w14:paraId="147731B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Naturgeografi</w:t>
            </w:r>
          </w:p>
        </w:tc>
      </w:tr>
      <w:tr w:rsidR="00CB4BEB" w:rsidRPr="002D761A" w14:paraId="13438BC0" w14:textId="77777777" w:rsidTr="003C0924">
        <w:trPr>
          <w:trHeight w:hRule="exact" w:val="255"/>
        </w:trPr>
        <w:tc>
          <w:tcPr>
            <w:tcW w:w="2235" w:type="dxa"/>
            <w:shd w:val="clear" w:color="auto" w:fill="E0E0E0"/>
            <w:vAlign w:val="bottom"/>
          </w:tcPr>
          <w:p w14:paraId="372E405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Temakode</w:t>
            </w:r>
          </w:p>
        </w:tc>
        <w:tc>
          <w:tcPr>
            <w:tcW w:w="11340" w:type="dxa"/>
            <w:shd w:val="clear" w:color="auto" w:fill="FFFFFF"/>
            <w:vAlign w:val="bottom"/>
          </w:tcPr>
          <w:p w14:paraId="04678AC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6</w:t>
            </w:r>
            <w:r>
              <w:rPr>
                <w:rFonts w:ascii="Trebuchet MS" w:hAnsi="Trebuchet MS" w:cs="Trebuchet MS"/>
                <w:sz w:val="18"/>
                <w:szCs w:val="18"/>
              </w:rPr>
              <w:t>2</w:t>
            </w:r>
            <w:r w:rsidRPr="00B96FDC">
              <w:rPr>
                <w:rFonts w:ascii="Trebuchet MS" w:hAnsi="Trebuchet MS" w:cs="Trebuchet MS"/>
                <w:sz w:val="18"/>
                <w:szCs w:val="18"/>
              </w:rPr>
              <w:t>00</w:t>
            </w:r>
          </w:p>
        </w:tc>
      </w:tr>
      <w:tr w:rsidR="00CB4BEB" w:rsidRPr="002D761A" w14:paraId="43733E9D" w14:textId="77777777" w:rsidTr="003C0924">
        <w:trPr>
          <w:trHeight w:hRule="exact" w:val="255"/>
        </w:trPr>
        <w:tc>
          <w:tcPr>
            <w:tcW w:w="2235" w:type="dxa"/>
            <w:shd w:val="clear" w:color="auto" w:fill="E0E0E0"/>
            <w:vAlign w:val="bottom"/>
          </w:tcPr>
          <w:p w14:paraId="2154F29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Definition</w:t>
            </w:r>
          </w:p>
        </w:tc>
        <w:tc>
          <w:tcPr>
            <w:tcW w:w="11340" w:type="dxa"/>
            <w:shd w:val="clear" w:color="auto" w:fill="FFFFFF"/>
            <w:vAlign w:val="bottom"/>
          </w:tcPr>
          <w:p w14:paraId="52EC0471" w14:textId="655490E9"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Naturgeografi er læren om landskab</w:t>
            </w:r>
            <w:r w:rsidR="00133C02">
              <w:rPr>
                <w:rFonts w:ascii="Trebuchet MS" w:hAnsi="Trebuchet MS" w:cs="Trebuchet MS"/>
                <w:sz w:val="18"/>
                <w:szCs w:val="18"/>
              </w:rPr>
              <w:t>s</w:t>
            </w:r>
            <w:r w:rsidRPr="00B96FDC">
              <w:rPr>
                <w:rFonts w:ascii="Trebuchet MS" w:hAnsi="Trebuchet MS" w:cs="Trebuchet MS"/>
                <w:sz w:val="18"/>
                <w:szCs w:val="18"/>
              </w:rPr>
              <w:t>dannelse og forandringer forårsaget af miljø- og naturprocesser</w:t>
            </w:r>
            <w:r w:rsidRPr="00B96FDC" w:rsidDel="00DC7C3B">
              <w:rPr>
                <w:rFonts w:ascii="Trebuchet MS" w:hAnsi="Trebuchet MS" w:cs="Trebuchet MS"/>
                <w:sz w:val="18"/>
                <w:szCs w:val="18"/>
              </w:rPr>
              <w:t xml:space="preserve"> </w:t>
            </w:r>
          </w:p>
        </w:tc>
      </w:tr>
      <w:tr w:rsidR="00CB4BEB" w:rsidRPr="002D761A" w14:paraId="5AC6C0B7" w14:textId="77777777" w:rsidTr="003C0924">
        <w:trPr>
          <w:trHeight w:hRule="exact" w:val="255"/>
        </w:trPr>
        <w:tc>
          <w:tcPr>
            <w:tcW w:w="2235" w:type="dxa"/>
            <w:shd w:val="clear" w:color="auto" w:fill="E0E0E0"/>
            <w:vAlign w:val="bottom"/>
          </w:tcPr>
          <w:p w14:paraId="3735E58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w:t>
            </w:r>
          </w:p>
        </w:tc>
        <w:tc>
          <w:tcPr>
            <w:tcW w:w="11340" w:type="dxa"/>
            <w:shd w:val="clear" w:color="auto" w:fill="FFFFFF"/>
            <w:vAlign w:val="bottom"/>
          </w:tcPr>
          <w:p w14:paraId="29B3336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Landskabsanalyse efter den danske udgave af landskabskaraktermetoden.</w:t>
            </w:r>
          </w:p>
        </w:tc>
      </w:tr>
      <w:tr w:rsidR="00CB4BEB" w:rsidRPr="002D761A" w14:paraId="44DE7E10" w14:textId="77777777" w:rsidTr="003C0924">
        <w:trPr>
          <w:trHeight w:hRule="exact" w:val="510"/>
        </w:trPr>
        <w:tc>
          <w:tcPr>
            <w:tcW w:w="2235" w:type="dxa"/>
            <w:shd w:val="clear" w:color="auto" w:fill="E0E0E0"/>
            <w:vAlign w:val="center"/>
          </w:tcPr>
          <w:p w14:paraId="15DC1A54" w14:textId="77777777" w:rsidR="00CB4BEB" w:rsidRPr="00B96FDC"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t>Formaal</w:t>
            </w:r>
            <w:proofErr w:type="spellEnd"/>
            <w:r w:rsidRPr="00B96FDC">
              <w:rPr>
                <w:rFonts w:ascii="Trebuchet MS" w:hAnsi="Trebuchet MS" w:cs="Trebuchet MS"/>
                <w:sz w:val="18"/>
                <w:szCs w:val="18"/>
              </w:rPr>
              <w:t xml:space="preserve"> </w:t>
            </w:r>
          </w:p>
        </w:tc>
        <w:tc>
          <w:tcPr>
            <w:tcW w:w="11340" w:type="dxa"/>
            <w:shd w:val="clear" w:color="auto" w:fill="FFFFFF"/>
            <w:vAlign w:val="bottom"/>
          </w:tcPr>
          <w:p w14:paraId="37EAC6E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Den naturgeografiske analyse er en del af landskabsanalysen, som benyttes til planlægning og administration i det åbne land. (danner grundlag for særlige landskabsområder, udpeget i kommuneplanen).</w:t>
            </w:r>
          </w:p>
        </w:tc>
      </w:tr>
      <w:tr w:rsidR="00CB4BEB" w:rsidRPr="002D761A" w14:paraId="4F15CEF0" w14:textId="77777777" w:rsidTr="003C0924">
        <w:trPr>
          <w:trHeight w:hRule="exact" w:val="255"/>
        </w:trPr>
        <w:tc>
          <w:tcPr>
            <w:tcW w:w="2235" w:type="dxa"/>
            <w:shd w:val="clear" w:color="auto" w:fill="E0E0E0"/>
            <w:vAlign w:val="bottom"/>
          </w:tcPr>
          <w:p w14:paraId="26971158" w14:textId="77777777" w:rsidR="00CB4BEB" w:rsidRPr="00B96FDC"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t>Noegleord_hovedgruppe</w:t>
            </w:r>
            <w:proofErr w:type="spellEnd"/>
          </w:p>
        </w:tc>
        <w:tc>
          <w:tcPr>
            <w:tcW w:w="11340" w:type="dxa"/>
            <w:shd w:val="clear" w:color="auto" w:fill="FFFFFF"/>
            <w:vAlign w:val="bottom"/>
          </w:tcPr>
          <w:p w14:paraId="0C81152B" w14:textId="77777777" w:rsidR="00CB4BEB" w:rsidRPr="00B96FDC" w:rsidRDefault="00CB4BEB" w:rsidP="003C0924">
            <w:pPr>
              <w:rPr>
                <w:rFonts w:ascii="Trebuchet MS" w:hAnsi="Trebuchet MS" w:cs="Trebuchet MS"/>
                <w:sz w:val="18"/>
                <w:szCs w:val="18"/>
              </w:rPr>
            </w:pPr>
          </w:p>
        </w:tc>
      </w:tr>
      <w:tr w:rsidR="00CB4BEB" w:rsidRPr="002D761A" w14:paraId="5C259A03" w14:textId="77777777" w:rsidTr="003C0924">
        <w:trPr>
          <w:trHeight w:hRule="exact" w:val="255"/>
        </w:trPr>
        <w:tc>
          <w:tcPr>
            <w:tcW w:w="2235" w:type="dxa"/>
            <w:shd w:val="clear" w:color="auto" w:fill="E0E0E0"/>
            <w:vAlign w:val="bottom"/>
          </w:tcPr>
          <w:p w14:paraId="12B0AF7F" w14:textId="77777777" w:rsidR="00CB4BEB" w:rsidRPr="00B96FDC" w:rsidRDefault="00CB4BEB" w:rsidP="003C0924">
            <w:pPr>
              <w:rPr>
                <w:rFonts w:ascii="Trebuchet MS" w:hAnsi="Trebuchet MS" w:cs="Trebuchet MS"/>
                <w:sz w:val="18"/>
                <w:szCs w:val="18"/>
              </w:rPr>
            </w:pPr>
            <w:proofErr w:type="spellStart"/>
            <w:r>
              <w:rPr>
                <w:rFonts w:ascii="Trebuchet MS" w:hAnsi="Trebuchet MS" w:cs="Trebuchet MS"/>
                <w:sz w:val="18"/>
                <w:szCs w:val="18"/>
              </w:rPr>
              <w:t>No</w:t>
            </w:r>
            <w:r w:rsidRPr="00E45822">
              <w:rPr>
                <w:rFonts w:ascii="Trebuchet MS" w:hAnsi="Trebuchet MS" w:cs="Trebuchet MS"/>
                <w:sz w:val="18"/>
                <w:szCs w:val="18"/>
              </w:rPr>
              <w:t>e</w:t>
            </w:r>
            <w:r>
              <w:rPr>
                <w:rFonts w:ascii="Trebuchet MS" w:hAnsi="Trebuchet MS" w:cs="Trebuchet MS"/>
                <w:sz w:val="18"/>
                <w:szCs w:val="18"/>
              </w:rPr>
              <w:t>gle</w:t>
            </w:r>
            <w:r w:rsidRPr="00B96FDC">
              <w:rPr>
                <w:rFonts w:ascii="Trebuchet MS" w:hAnsi="Trebuchet MS" w:cs="Trebuchet MS"/>
                <w:sz w:val="18"/>
                <w:szCs w:val="18"/>
              </w:rPr>
              <w:t>_ord</w:t>
            </w:r>
            <w:proofErr w:type="spellEnd"/>
          </w:p>
        </w:tc>
        <w:tc>
          <w:tcPr>
            <w:tcW w:w="11340" w:type="dxa"/>
            <w:shd w:val="clear" w:color="auto" w:fill="FFFFFF"/>
            <w:vAlign w:val="bottom"/>
          </w:tcPr>
          <w:p w14:paraId="1F495A9A" w14:textId="77777777" w:rsidR="00CB4BEB" w:rsidRPr="00B96FDC" w:rsidRDefault="00CB4BEB" w:rsidP="003C0924">
            <w:pPr>
              <w:autoSpaceDE w:val="0"/>
              <w:autoSpaceDN w:val="0"/>
              <w:adjustRightInd w:val="0"/>
              <w:rPr>
                <w:rFonts w:ascii="Trebuchet MS" w:hAnsi="Trebuchet MS" w:cs="Trebuchet MS"/>
                <w:sz w:val="18"/>
                <w:szCs w:val="18"/>
              </w:rPr>
            </w:pPr>
            <w:r w:rsidRPr="00B96FDC">
              <w:rPr>
                <w:rFonts w:ascii="Trebuchet MS" w:hAnsi="Trebuchet MS" w:cs="Trebuchet MS"/>
                <w:sz w:val="18"/>
                <w:szCs w:val="18"/>
              </w:rPr>
              <w:t>Landskabsanalyse, naturgeografi, geomorfologisk dannelsesform, jordbund, terræn</w:t>
            </w:r>
          </w:p>
        </w:tc>
      </w:tr>
      <w:tr w:rsidR="00CB4BEB" w:rsidRPr="002D761A" w14:paraId="287542EA" w14:textId="77777777" w:rsidTr="003C0924">
        <w:trPr>
          <w:trHeight w:hRule="exact" w:val="255"/>
        </w:trPr>
        <w:tc>
          <w:tcPr>
            <w:tcW w:w="2235" w:type="dxa"/>
            <w:shd w:val="clear" w:color="auto" w:fill="E0E0E0"/>
            <w:vAlign w:val="bottom"/>
          </w:tcPr>
          <w:p w14:paraId="29925DA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Geometri type</w:t>
            </w:r>
          </w:p>
        </w:tc>
        <w:tc>
          <w:tcPr>
            <w:tcW w:w="11340" w:type="dxa"/>
            <w:shd w:val="clear" w:color="auto" w:fill="FFFFFF"/>
            <w:vAlign w:val="bottom"/>
          </w:tcPr>
          <w:p w14:paraId="6F1F8D1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Flade</w:t>
            </w:r>
          </w:p>
        </w:tc>
      </w:tr>
      <w:tr w:rsidR="00CB4BEB" w:rsidRPr="002D761A" w14:paraId="55C890DF" w14:textId="77777777" w:rsidTr="003C0924">
        <w:trPr>
          <w:trHeight w:hRule="exact" w:val="255"/>
        </w:trPr>
        <w:tc>
          <w:tcPr>
            <w:tcW w:w="2235" w:type="dxa"/>
            <w:shd w:val="clear" w:color="auto" w:fill="E0E0E0"/>
            <w:vAlign w:val="bottom"/>
          </w:tcPr>
          <w:p w14:paraId="3594D97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Lovgrundlag</w:t>
            </w:r>
          </w:p>
        </w:tc>
        <w:tc>
          <w:tcPr>
            <w:tcW w:w="11340" w:type="dxa"/>
            <w:shd w:val="clear" w:color="auto" w:fill="FFFFFF"/>
            <w:vAlign w:val="bottom"/>
          </w:tcPr>
          <w:p w14:paraId="2A673E2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Landskabskarakter metoden er anbefalet af Miljøministeriet</w:t>
            </w:r>
          </w:p>
        </w:tc>
      </w:tr>
      <w:tr w:rsidR="00CB4BEB" w:rsidRPr="00E5718A" w14:paraId="7809741E" w14:textId="77777777" w:rsidTr="003C0924">
        <w:trPr>
          <w:trHeight w:hRule="exact" w:val="255"/>
        </w:trPr>
        <w:tc>
          <w:tcPr>
            <w:tcW w:w="2235" w:type="dxa"/>
            <w:shd w:val="clear" w:color="auto" w:fill="E0E0E0"/>
            <w:vAlign w:val="bottom"/>
          </w:tcPr>
          <w:p w14:paraId="0A6A9D06" w14:textId="77777777" w:rsidR="00CB4BEB" w:rsidRPr="00E6255A" w:rsidRDefault="00CB4BEB" w:rsidP="003C0924">
            <w:pPr>
              <w:rPr>
                <w:rFonts w:ascii="Trebuchet MS" w:hAnsi="Trebuchet MS" w:cs="Trebuchet MS"/>
                <w:sz w:val="18"/>
                <w:szCs w:val="18"/>
              </w:rPr>
            </w:pPr>
            <w:proofErr w:type="spellStart"/>
            <w:r w:rsidRPr="00E6255A">
              <w:rPr>
                <w:rFonts w:ascii="Trebuchet MS" w:hAnsi="Trebuchet MS" w:cs="Trebuchet MS"/>
                <w:sz w:val="18"/>
                <w:szCs w:val="18"/>
              </w:rPr>
              <w:t>KLE_koder</w:t>
            </w:r>
            <w:proofErr w:type="spellEnd"/>
          </w:p>
        </w:tc>
        <w:tc>
          <w:tcPr>
            <w:tcW w:w="11340" w:type="dxa"/>
            <w:shd w:val="clear" w:color="auto" w:fill="FFFFFF"/>
            <w:vAlign w:val="bottom"/>
          </w:tcPr>
          <w:p w14:paraId="371692C6" w14:textId="77777777" w:rsidR="00CB4BEB" w:rsidRPr="00E6255A" w:rsidRDefault="00CB4BEB" w:rsidP="003C0924">
            <w:pPr>
              <w:rPr>
                <w:rFonts w:ascii="Trebuchet MS" w:hAnsi="Trebuchet MS" w:cs="Trebuchet MS"/>
                <w:sz w:val="18"/>
                <w:szCs w:val="18"/>
              </w:rPr>
            </w:pPr>
            <w:r w:rsidRPr="00133C02">
              <w:rPr>
                <w:rFonts w:ascii="Trebuchet MS" w:hAnsi="Trebuchet MS" w:cs="Trebuchet MS"/>
                <w:sz w:val="18"/>
                <w:szCs w:val="18"/>
              </w:rPr>
              <w:t>01.02.03, 01.02.15</w:t>
            </w:r>
          </w:p>
        </w:tc>
      </w:tr>
    </w:tbl>
    <w:p w14:paraId="1DB899F6" w14:textId="77777777" w:rsidR="00CB4BEB" w:rsidRPr="00B96FDC" w:rsidRDefault="00CB4BEB" w:rsidP="00CB4BEB">
      <w:pPr>
        <w:pStyle w:val="Overskrift6"/>
      </w:pPr>
      <w:r>
        <w:t>5.13.</w:t>
      </w:r>
      <w:r w:rsidRPr="00B96FDC">
        <w:t>1.2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2"/>
        <w:gridCol w:w="10564"/>
      </w:tblGrid>
      <w:tr w:rsidR="00CB4BEB" w:rsidRPr="002D761A" w14:paraId="2C8AEC43" w14:textId="77777777" w:rsidTr="003C0924">
        <w:trPr>
          <w:trHeight w:hRule="exact" w:val="255"/>
        </w:trPr>
        <w:tc>
          <w:tcPr>
            <w:tcW w:w="4503" w:type="dxa"/>
            <w:shd w:val="clear" w:color="auto" w:fill="D9D9D9"/>
            <w:vAlign w:val="bottom"/>
          </w:tcPr>
          <w:p w14:paraId="4DF73DF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Emne</w:t>
            </w:r>
          </w:p>
        </w:tc>
        <w:tc>
          <w:tcPr>
            <w:tcW w:w="9149" w:type="dxa"/>
            <w:shd w:val="clear" w:color="auto" w:fill="D9D9D9"/>
            <w:vAlign w:val="bottom"/>
          </w:tcPr>
          <w:p w14:paraId="2111378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w:t>
            </w:r>
          </w:p>
        </w:tc>
      </w:tr>
      <w:tr w:rsidR="00CB4BEB" w:rsidRPr="002D761A" w14:paraId="2C64C5D9" w14:textId="77777777" w:rsidTr="003C0924">
        <w:trPr>
          <w:trHeight w:hRule="exact" w:val="510"/>
        </w:trPr>
        <w:tc>
          <w:tcPr>
            <w:tcW w:w="4503" w:type="dxa"/>
            <w:shd w:val="clear" w:color="auto" w:fill="E0E0E0"/>
            <w:vAlign w:val="center"/>
          </w:tcPr>
          <w:p w14:paraId="68969A1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Registreringsinstruks</w:t>
            </w:r>
          </w:p>
        </w:tc>
        <w:tc>
          <w:tcPr>
            <w:tcW w:w="9149" w:type="dxa"/>
            <w:shd w:val="clear" w:color="auto" w:fill="FFFFFF"/>
            <w:vAlign w:val="bottom"/>
          </w:tcPr>
          <w:p w14:paraId="74A300D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Der henvises til: http://www.naturstyrelsen.dk/Planlaegning/Planlaegning_i_det_aabne_land/Landskabsinteresser/Landskabskaraktermetoden/</w:t>
            </w:r>
          </w:p>
        </w:tc>
      </w:tr>
      <w:tr w:rsidR="00CB4BEB" w:rsidRPr="002D761A" w14:paraId="7358DC2B" w14:textId="77777777" w:rsidTr="003C0924">
        <w:trPr>
          <w:trHeight w:hRule="exact" w:val="255"/>
        </w:trPr>
        <w:tc>
          <w:tcPr>
            <w:tcW w:w="4503" w:type="dxa"/>
            <w:shd w:val="clear" w:color="auto" w:fill="E0E0E0"/>
            <w:vAlign w:val="bottom"/>
          </w:tcPr>
          <w:p w14:paraId="3106EC1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Klassificering/opdeling</w:t>
            </w:r>
          </w:p>
        </w:tc>
        <w:tc>
          <w:tcPr>
            <w:tcW w:w="9149" w:type="dxa"/>
            <w:shd w:val="clear" w:color="auto" w:fill="FFFFFF"/>
            <w:vAlign w:val="bottom"/>
          </w:tcPr>
          <w:p w14:paraId="719B715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Opdele efter metoden der er benyttet i landskabsanalysen.</w:t>
            </w:r>
          </w:p>
        </w:tc>
      </w:tr>
      <w:tr w:rsidR="00CB4BEB" w:rsidRPr="002D761A" w14:paraId="46CEE57E" w14:textId="77777777" w:rsidTr="003C0924">
        <w:trPr>
          <w:trHeight w:hRule="exact" w:val="255"/>
        </w:trPr>
        <w:tc>
          <w:tcPr>
            <w:tcW w:w="4503" w:type="dxa"/>
            <w:shd w:val="clear" w:color="auto" w:fill="E0E0E0"/>
            <w:vAlign w:val="bottom"/>
          </w:tcPr>
          <w:p w14:paraId="3303404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Minimum størrelser for objekt</w:t>
            </w:r>
          </w:p>
        </w:tc>
        <w:tc>
          <w:tcPr>
            <w:tcW w:w="9149" w:type="dxa"/>
            <w:shd w:val="clear" w:color="auto" w:fill="FFFFFF"/>
            <w:vAlign w:val="bottom"/>
          </w:tcPr>
          <w:p w14:paraId="1EC6AC5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 ha</w:t>
            </w:r>
          </w:p>
        </w:tc>
      </w:tr>
      <w:tr w:rsidR="00CB4BEB" w:rsidRPr="002D761A" w14:paraId="0208A394" w14:textId="77777777" w:rsidTr="003C0924">
        <w:trPr>
          <w:trHeight w:hRule="exact" w:val="255"/>
        </w:trPr>
        <w:tc>
          <w:tcPr>
            <w:tcW w:w="4503" w:type="dxa"/>
            <w:shd w:val="clear" w:color="auto" w:fill="E0E0E0"/>
            <w:vAlign w:val="bottom"/>
          </w:tcPr>
          <w:p w14:paraId="0A46E2B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Entydige objekter</w:t>
            </w:r>
          </w:p>
        </w:tc>
        <w:tc>
          <w:tcPr>
            <w:tcW w:w="9149" w:type="dxa"/>
            <w:shd w:val="clear" w:color="auto" w:fill="FFFFFF"/>
            <w:vAlign w:val="bottom"/>
          </w:tcPr>
          <w:p w14:paraId="5C74A5C7" w14:textId="77777777" w:rsidR="00CB4BEB" w:rsidRPr="00B96FDC" w:rsidRDefault="00CB4BEB" w:rsidP="003C0924">
            <w:pPr>
              <w:rPr>
                <w:rFonts w:ascii="Trebuchet MS" w:hAnsi="Trebuchet MS" w:cs="Trebuchet MS"/>
                <w:sz w:val="18"/>
                <w:szCs w:val="18"/>
              </w:rPr>
            </w:pPr>
          </w:p>
        </w:tc>
      </w:tr>
      <w:tr w:rsidR="00CB4BEB" w:rsidRPr="002D761A" w14:paraId="51C3E5B4" w14:textId="77777777" w:rsidTr="003C0924">
        <w:trPr>
          <w:trHeight w:hRule="exact" w:val="510"/>
        </w:trPr>
        <w:tc>
          <w:tcPr>
            <w:tcW w:w="4503" w:type="dxa"/>
            <w:shd w:val="clear" w:color="auto" w:fill="E0E0E0"/>
            <w:vAlign w:val="bottom"/>
          </w:tcPr>
          <w:p w14:paraId="207827E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Geometrisk konsistens mellem objekter</w:t>
            </w:r>
          </w:p>
        </w:tc>
        <w:tc>
          <w:tcPr>
            <w:tcW w:w="9149" w:type="dxa"/>
            <w:shd w:val="clear" w:color="auto" w:fill="FFFFFF"/>
            <w:vAlign w:val="center"/>
          </w:tcPr>
          <w:p w14:paraId="3C9F992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Snap mellem fladerne, så der ikke forekommer huller eller overlap.</w:t>
            </w:r>
          </w:p>
        </w:tc>
      </w:tr>
      <w:tr w:rsidR="00CB4BEB" w:rsidRPr="002D761A" w14:paraId="667CBC19" w14:textId="77777777" w:rsidTr="003C0924">
        <w:trPr>
          <w:trHeight w:hRule="exact" w:val="510"/>
        </w:trPr>
        <w:tc>
          <w:tcPr>
            <w:tcW w:w="4503" w:type="dxa"/>
            <w:shd w:val="clear" w:color="auto" w:fill="E0E0E0"/>
            <w:vAlign w:val="bottom"/>
          </w:tcPr>
          <w:p w14:paraId="6350177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Geometrisk konsistens med objekter i andre datasæt</w:t>
            </w:r>
          </w:p>
        </w:tc>
        <w:tc>
          <w:tcPr>
            <w:tcW w:w="9149" w:type="dxa"/>
            <w:shd w:val="clear" w:color="auto" w:fill="FFFFFF"/>
            <w:vAlign w:val="center"/>
          </w:tcPr>
          <w:p w14:paraId="12A1DBD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Ingen</w:t>
            </w:r>
          </w:p>
        </w:tc>
      </w:tr>
    </w:tbl>
    <w:p w14:paraId="5A48ECDD" w14:textId="77777777" w:rsidR="00CB4BEB" w:rsidRPr="00B96FDC" w:rsidRDefault="00CB4BEB" w:rsidP="00CB4BEB">
      <w:pPr>
        <w:pStyle w:val="Overskrift6"/>
      </w:pPr>
      <w:r>
        <w:t>5.13.</w:t>
      </w:r>
      <w:r w:rsidRPr="00B96FDC">
        <w:t>1.3 Kodelister</w:t>
      </w:r>
    </w:p>
    <w:p w14:paraId="3AB3B5B3" w14:textId="77777777" w:rsidR="00CB4BEB" w:rsidRPr="004E7F65" w:rsidRDefault="00CB4BEB" w:rsidP="00CB4BEB">
      <w:pPr>
        <w:autoSpaceDE w:val="0"/>
        <w:autoSpaceDN w:val="0"/>
        <w:adjustRightInd w:val="0"/>
        <w:rPr>
          <w:rFonts w:ascii="Trebuchet MS" w:hAnsi="Trebuchet MS" w:cs="Trebuchet MS"/>
          <w:sz w:val="19"/>
          <w:szCs w:val="19"/>
        </w:rPr>
      </w:pPr>
      <w:r w:rsidRPr="004E7F65">
        <w:rPr>
          <w:rFonts w:ascii="Trebuchet MS" w:hAnsi="Trebuchet MS" w:cs="Trebuchet MS"/>
          <w:sz w:val="19"/>
          <w:szCs w:val="19"/>
        </w:rPr>
        <w:t>Kodelisterne fungerer som oversættelser mellem anvendte kodeværdier og de matchende forklarende tekster.</w:t>
      </w:r>
    </w:p>
    <w:p w14:paraId="1B4E5E95" w14:textId="77777777" w:rsidR="00CB4BEB" w:rsidRPr="004E7F65" w:rsidRDefault="00CB4BEB" w:rsidP="00CB4BEB">
      <w:pPr>
        <w:autoSpaceDE w:val="0"/>
        <w:autoSpaceDN w:val="0"/>
        <w:adjustRightInd w:val="0"/>
        <w:rPr>
          <w:rFonts w:ascii="Trebuchet MS" w:hAnsi="Trebuchet MS" w:cs="Trebuchet MS"/>
          <w:sz w:val="19"/>
          <w:szCs w:val="19"/>
        </w:rPr>
      </w:pPr>
      <w:r w:rsidRPr="004E7F65">
        <w:rPr>
          <w:rFonts w:ascii="Trebuchet MS" w:hAnsi="Trebuchet MS" w:cs="Trebuchet MS"/>
          <w:sz w:val="19"/>
          <w:szCs w:val="19"/>
        </w:rPr>
        <w:t>(KODER i opslagstabeller skal være tal – overvej at tekster skal være eks. A Moræne, B Bakke Ø) – gælder generelt alle temaer under planlægning</w:t>
      </w:r>
    </w:p>
    <w:p w14:paraId="288F49B4" w14:textId="77777777" w:rsidR="00CB4BEB" w:rsidRPr="00B96FDC" w:rsidRDefault="00CB4BEB" w:rsidP="00CB4BEB">
      <w:pPr>
        <w:pStyle w:val="Overskrift7"/>
        <w:rPr>
          <w:b/>
        </w:rPr>
      </w:pPr>
      <w:bookmarkStart w:id="2939" w:name="OLE_LINK14"/>
      <w:bookmarkStart w:id="2940" w:name="OLE_LINK15"/>
      <w:r>
        <w:rPr>
          <w:b/>
        </w:rPr>
        <w:lastRenderedPageBreak/>
        <w:t>5.13.</w:t>
      </w:r>
      <w:r w:rsidRPr="00B96FDC">
        <w:rPr>
          <w:b/>
        </w:rPr>
        <w:t>1.3.1   6</w:t>
      </w:r>
      <w:r>
        <w:rPr>
          <w:b/>
        </w:rPr>
        <w:t>2</w:t>
      </w:r>
      <w:r w:rsidRPr="00B96FDC">
        <w:rPr>
          <w:b/>
        </w:rPr>
        <w:t>00 Geologi</w:t>
      </w:r>
      <w:r w:rsidRPr="00B96FDC">
        <w:rPr>
          <w:rStyle w:val="TypografiOverskrift4BrugerdefineretfarveRGB0Tegn"/>
        </w:rPr>
        <w:t xml:space="preserve"> </w:t>
      </w:r>
      <w:r w:rsidRPr="00B96FDC">
        <w:rPr>
          <w:b/>
        </w:rPr>
        <w:t>(</w:t>
      </w:r>
      <w:r w:rsidRPr="004D056C">
        <w:t>d_6200_geologi</w:t>
      </w:r>
      <w:r w:rsidRPr="00B96FDC">
        <w:rPr>
          <w: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6"/>
        <w:gridCol w:w="1982"/>
        <w:gridCol w:w="960"/>
        <w:gridCol w:w="9118"/>
      </w:tblGrid>
      <w:tr w:rsidR="00CB4BEB" w:rsidRPr="002D761A" w14:paraId="778FE349" w14:textId="77777777" w:rsidTr="003C0924">
        <w:trPr>
          <w:trHeight w:hRule="exact" w:val="255"/>
        </w:trPr>
        <w:tc>
          <w:tcPr>
            <w:tcW w:w="1369" w:type="dxa"/>
            <w:tcBorders>
              <w:bottom w:val="single" w:sz="4" w:space="0" w:color="auto"/>
            </w:tcBorders>
            <w:shd w:val="clear" w:color="auto" w:fill="D9D9D9"/>
            <w:vAlign w:val="bottom"/>
          </w:tcPr>
          <w:p w14:paraId="1C0B547C" w14:textId="77777777" w:rsidR="00CB4BEB" w:rsidRPr="00B96FDC" w:rsidRDefault="00CB4BEB" w:rsidP="003C0924">
            <w:pPr>
              <w:rPr>
                <w:rFonts w:ascii="Trebuchet MS" w:hAnsi="Trebuchet MS" w:cs="Trebuchet MS"/>
                <w:b/>
                <w:sz w:val="18"/>
                <w:szCs w:val="18"/>
              </w:rPr>
            </w:pPr>
            <w:proofErr w:type="spellStart"/>
            <w:r w:rsidRPr="00B96FDC">
              <w:rPr>
                <w:rFonts w:ascii="Trebuchet MS" w:hAnsi="Trebuchet MS" w:cs="Trebuchet MS"/>
                <w:b/>
                <w:sz w:val="18"/>
                <w:szCs w:val="18"/>
              </w:rPr>
              <w:t>geologi_kode</w:t>
            </w:r>
            <w:proofErr w:type="spellEnd"/>
          </w:p>
        </w:tc>
        <w:tc>
          <w:tcPr>
            <w:tcW w:w="2000" w:type="dxa"/>
            <w:tcBorders>
              <w:bottom w:val="single" w:sz="4" w:space="0" w:color="auto"/>
            </w:tcBorders>
            <w:shd w:val="clear" w:color="auto" w:fill="D9D9D9"/>
            <w:vAlign w:val="bottom"/>
          </w:tcPr>
          <w:p w14:paraId="79B4E792" w14:textId="77777777" w:rsidR="00CB4BEB" w:rsidRPr="00B96FDC" w:rsidRDefault="00CB4BEB" w:rsidP="003C0924">
            <w:pPr>
              <w:rPr>
                <w:rFonts w:ascii="Trebuchet MS" w:hAnsi="Trebuchet MS" w:cs="Trebuchet MS"/>
                <w:b/>
                <w:sz w:val="18"/>
                <w:szCs w:val="18"/>
              </w:rPr>
            </w:pPr>
            <w:r>
              <w:rPr>
                <w:rFonts w:ascii="Trebuchet MS" w:hAnsi="Trebuchet MS" w:cs="Trebuchet MS"/>
                <w:b/>
                <w:sz w:val="18"/>
                <w:szCs w:val="18"/>
              </w:rPr>
              <w:t>g</w:t>
            </w:r>
            <w:r w:rsidRPr="00B96FDC">
              <w:rPr>
                <w:rFonts w:ascii="Trebuchet MS" w:hAnsi="Trebuchet MS" w:cs="Trebuchet MS"/>
                <w:b/>
                <w:sz w:val="18"/>
                <w:szCs w:val="18"/>
              </w:rPr>
              <w:t>eologi</w:t>
            </w:r>
          </w:p>
        </w:tc>
        <w:tc>
          <w:tcPr>
            <w:tcW w:w="992" w:type="dxa"/>
            <w:tcBorders>
              <w:bottom w:val="single" w:sz="4" w:space="0" w:color="auto"/>
            </w:tcBorders>
            <w:shd w:val="clear" w:color="auto" w:fill="D9D9D9"/>
            <w:vAlign w:val="bottom"/>
          </w:tcPr>
          <w:p w14:paraId="2C24B3AB" w14:textId="77777777" w:rsidR="00CB4BEB" w:rsidRPr="003A52C1" w:rsidRDefault="00CB4BEB" w:rsidP="003C0924">
            <w:pPr>
              <w:rPr>
                <w:rFonts w:ascii="Trebuchet MS" w:hAnsi="Trebuchet MS" w:cs="Trebuchet MS"/>
                <w:b/>
                <w:sz w:val="18"/>
                <w:szCs w:val="18"/>
              </w:rPr>
            </w:pPr>
            <w:r w:rsidRPr="003A52C1">
              <w:rPr>
                <w:rFonts w:ascii="Trebuchet MS" w:hAnsi="Trebuchet MS" w:cs="Trebuchet MS"/>
                <w:b/>
                <w:sz w:val="18"/>
                <w:szCs w:val="18"/>
              </w:rPr>
              <w:t>Aktiv</w:t>
            </w:r>
          </w:p>
        </w:tc>
        <w:tc>
          <w:tcPr>
            <w:tcW w:w="9291" w:type="dxa"/>
            <w:tcBorders>
              <w:bottom w:val="single" w:sz="4" w:space="0" w:color="auto"/>
            </w:tcBorders>
            <w:shd w:val="clear" w:color="auto" w:fill="D9D9D9"/>
            <w:vAlign w:val="bottom"/>
          </w:tcPr>
          <w:p w14:paraId="170D62B1"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Begrebsdefinition</w:t>
            </w:r>
          </w:p>
        </w:tc>
      </w:tr>
      <w:tr w:rsidR="00CB4BEB" w:rsidRPr="002D761A" w14:paraId="33479212"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660F5031"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2000" w:type="dxa"/>
            <w:tcBorders>
              <w:top w:val="single" w:sz="4" w:space="0" w:color="auto"/>
              <w:left w:val="single" w:sz="4" w:space="0" w:color="auto"/>
              <w:bottom w:val="single" w:sz="4" w:space="0" w:color="auto"/>
            </w:tcBorders>
            <w:shd w:val="clear" w:color="auto" w:fill="FFFFFF"/>
            <w:vAlign w:val="center"/>
          </w:tcPr>
          <w:p w14:paraId="74845E8F"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A </w:t>
            </w:r>
            <w:r w:rsidRPr="00B96FDC">
              <w:rPr>
                <w:rFonts w:ascii="Trebuchet MS" w:hAnsi="Trebuchet MS" w:cs="Trebuchet MS"/>
                <w:sz w:val="18"/>
                <w:szCs w:val="18"/>
              </w:rPr>
              <w:t>Moræne</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152C905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69A9D46F"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Er jord og løse klippestykker, der er blevet efterladt af en gletsjer.</w:t>
            </w:r>
          </w:p>
        </w:tc>
      </w:tr>
      <w:tr w:rsidR="00CB4BEB" w:rsidRPr="002D761A" w14:paraId="36B0EA87"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5BBB9E05"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2</w:t>
            </w:r>
          </w:p>
        </w:tc>
        <w:tc>
          <w:tcPr>
            <w:tcW w:w="2000" w:type="dxa"/>
            <w:tcBorders>
              <w:top w:val="single" w:sz="4" w:space="0" w:color="auto"/>
              <w:left w:val="single" w:sz="4" w:space="0" w:color="auto"/>
              <w:bottom w:val="single" w:sz="4" w:space="0" w:color="auto"/>
            </w:tcBorders>
            <w:shd w:val="clear" w:color="auto" w:fill="FFFFFF"/>
            <w:vAlign w:val="bottom"/>
          </w:tcPr>
          <w:p w14:paraId="47AA0BB8"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B </w:t>
            </w:r>
            <w:r w:rsidRPr="00B96FDC">
              <w:rPr>
                <w:rFonts w:ascii="Trebuchet MS" w:hAnsi="Trebuchet MS" w:cs="Trebuchet MS"/>
                <w:sz w:val="18"/>
                <w:szCs w:val="18"/>
              </w:rPr>
              <w:t>Bakke ø</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61906CE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7CADE82C"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En morænebakke som er dannet under næstsidste istid (Saale), og som rager op over det omgivende flade land.</w:t>
            </w:r>
          </w:p>
        </w:tc>
      </w:tr>
      <w:tr w:rsidR="00CB4BEB" w:rsidRPr="002D761A" w14:paraId="021FC0E8"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3C221156"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3</w:t>
            </w:r>
          </w:p>
        </w:tc>
        <w:tc>
          <w:tcPr>
            <w:tcW w:w="2000" w:type="dxa"/>
            <w:tcBorders>
              <w:top w:val="single" w:sz="4" w:space="0" w:color="auto"/>
              <w:left w:val="single" w:sz="4" w:space="0" w:color="auto"/>
              <w:bottom w:val="single" w:sz="4" w:space="0" w:color="auto"/>
            </w:tcBorders>
            <w:shd w:val="clear" w:color="auto" w:fill="FFFFFF"/>
            <w:vAlign w:val="bottom"/>
          </w:tcPr>
          <w:p w14:paraId="01FFF759"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C </w:t>
            </w:r>
            <w:r w:rsidRPr="00B96FDC">
              <w:rPr>
                <w:rFonts w:ascii="Trebuchet MS" w:hAnsi="Trebuchet MS" w:cs="Trebuchet MS"/>
                <w:sz w:val="18"/>
                <w:szCs w:val="18"/>
              </w:rPr>
              <w:t>Randmoræne</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53C0C26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24EF0F04"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En endemoræne, er en voldformet moræne opstået foran en gletsjer.</w:t>
            </w:r>
          </w:p>
        </w:tc>
      </w:tr>
      <w:tr w:rsidR="00CB4BEB" w:rsidRPr="002D761A" w14:paraId="401616BF" w14:textId="77777777" w:rsidTr="003C0924">
        <w:trPr>
          <w:trHeight w:val="1102"/>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17383D74"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4</w:t>
            </w:r>
          </w:p>
        </w:tc>
        <w:tc>
          <w:tcPr>
            <w:tcW w:w="2000" w:type="dxa"/>
            <w:tcBorders>
              <w:top w:val="single" w:sz="4" w:space="0" w:color="auto"/>
              <w:left w:val="single" w:sz="4" w:space="0" w:color="auto"/>
              <w:bottom w:val="single" w:sz="4" w:space="0" w:color="auto"/>
            </w:tcBorders>
            <w:shd w:val="clear" w:color="auto" w:fill="FFFFFF"/>
            <w:vAlign w:val="center"/>
          </w:tcPr>
          <w:p w14:paraId="639A5552"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D </w:t>
            </w:r>
            <w:r w:rsidRPr="00B96FDC">
              <w:rPr>
                <w:rFonts w:ascii="Trebuchet MS" w:hAnsi="Trebuchet MS" w:cs="Trebuchet MS"/>
                <w:sz w:val="18"/>
                <w:szCs w:val="18"/>
              </w:rPr>
              <w:t>Dødis</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32C814E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40D62A19"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 xml:space="preserve">Ved tilbagerykning af en </w:t>
            </w:r>
            <w:proofErr w:type="spellStart"/>
            <w:r w:rsidRPr="00C67B4F">
              <w:rPr>
                <w:rFonts w:ascii="Trebuchet MS" w:hAnsi="Trebuchet MS" w:cs="Trebuchet MS"/>
                <w:sz w:val="18"/>
                <w:szCs w:val="18"/>
              </w:rPr>
              <w:t>gletcher</w:t>
            </w:r>
            <w:proofErr w:type="spellEnd"/>
            <w:r w:rsidRPr="00C67B4F">
              <w:rPr>
                <w:rFonts w:ascii="Trebuchet MS" w:hAnsi="Trebuchet MS" w:cs="Trebuchet MS"/>
                <w:sz w:val="18"/>
                <w:szCs w:val="18"/>
              </w:rPr>
              <w:t xml:space="preserve"> kan større isstykker brække af, som derved efterlades som dødis. Efterhånden som dødisen smelter sænkes den samlede landskabsoverflade i dødislandskabet. Aflejringerne er meget rodede på grund af, at frosne jordmasser smelter fri, brækker af og flyder mod lavere områder. </w:t>
            </w:r>
          </w:p>
          <w:p w14:paraId="7319CE8E"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Der efterlades et landskab med dødisrelief i form af vandfyldte dødishuller og afløbsløse lavninger. Disse fremstår i dag som områder præget af søer og moser.</w:t>
            </w:r>
          </w:p>
        </w:tc>
      </w:tr>
      <w:tr w:rsidR="00CB4BEB" w:rsidRPr="002D761A" w14:paraId="6A16272C"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2A736C4A"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5</w:t>
            </w:r>
          </w:p>
        </w:tc>
        <w:tc>
          <w:tcPr>
            <w:tcW w:w="2000" w:type="dxa"/>
            <w:tcBorders>
              <w:top w:val="single" w:sz="4" w:space="0" w:color="auto"/>
              <w:left w:val="single" w:sz="4" w:space="0" w:color="auto"/>
              <w:bottom w:val="single" w:sz="4" w:space="0" w:color="auto"/>
            </w:tcBorders>
            <w:shd w:val="clear" w:color="auto" w:fill="FFFFFF"/>
            <w:vAlign w:val="center"/>
          </w:tcPr>
          <w:p w14:paraId="290E10A0"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E </w:t>
            </w:r>
            <w:r w:rsidRPr="00B96FDC">
              <w:rPr>
                <w:rFonts w:ascii="Trebuchet MS" w:hAnsi="Trebuchet MS" w:cs="Trebuchet MS"/>
                <w:sz w:val="18"/>
                <w:szCs w:val="18"/>
              </w:rPr>
              <w:t>Tunneldal</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1BA0976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7ADC2220"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opstår når floder af smeltevand eroderer landskabet under en gletsjer eller under Istidens islag i Danmark.</w:t>
            </w:r>
          </w:p>
        </w:tc>
      </w:tr>
      <w:tr w:rsidR="00CB4BEB" w:rsidRPr="002D761A" w14:paraId="7F8E361A" w14:textId="77777777" w:rsidTr="003C0924">
        <w:trPr>
          <w:trHeight w:val="1106"/>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6EE9C56F"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6</w:t>
            </w:r>
          </w:p>
        </w:tc>
        <w:tc>
          <w:tcPr>
            <w:tcW w:w="2000" w:type="dxa"/>
            <w:tcBorders>
              <w:top w:val="single" w:sz="4" w:space="0" w:color="auto"/>
              <w:left w:val="single" w:sz="4" w:space="0" w:color="auto"/>
              <w:bottom w:val="single" w:sz="4" w:space="0" w:color="auto"/>
            </w:tcBorders>
            <w:shd w:val="clear" w:color="auto" w:fill="FFFFFF"/>
            <w:vAlign w:val="center"/>
          </w:tcPr>
          <w:p w14:paraId="1948163B"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F </w:t>
            </w:r>
            <w:r w:rsidRPr="00B96FDC">
              <w:rPr>
                <w:rFonts w:ascii="Trebuchet MS" w:hAnsi="Trebuchet MS" w:cs="Trebuchet MS"/>
                <w:sz w:val="18"/>
                <w:szCs w:val="18"/>
              </w:rPr>
              <w:t>Ås</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7D89A64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24BCF19F" w14:textId="523FBE9B"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 xml:space="preserve">Aflang bakke, typisk bestående af lagdelt sand og grus. En ås er oftest dannet ved, at meget af det materiale </w:t>
            </w:r>
            <w:proofErr w:type="spellStart"/>
            <w:r w:rsidRPr="00C67B4F">
              <w:rPr>
                <w:rFonts w:ascii="Trebuchet MS" w:hAnsi="Trebuchet MS" w:cs="Trebuchet MS"/>
                <w:sz w:val="18"/>
                <w:szCs w:val="18"/>
              </w:rPr>
              <w:t>gletcherfloden</w:t>
            </w:r>
            <w:proofErr w:type="spellEnd"/>
            <w:r w:rsidRPr="00C67B4F">
              <w:rPr>
                <w:rFonts w:ascii="Trebuchet MS" w:hAnsi="Trebuchet MS" w:cs="Trebuchet MS"/>
                <w:sz w:val="18"/>
                <w:szCs w:val="18"/>
              </w:rPr>
              <w:t xml:space="preserve"> normalt transporterer ud foran </w:t>
            </w:r>
            <w:proofErr w:type="spellStart"/>
            <w:r w:rsidRPr="00C67B4F">
              <w:rPr>
                <w:rFonts w:ascii="Trebuchet MS" w:hAnsi="Trebuchet MS" w:cs="Trebuchet MS"/>
                <w:sz w:val="18"/>
                <w:szCs w:val="18"/>
              </w:rPr>
              <w:t>gletcheren</w:t>
            </w:r>
            <w:proofErr w:type="spellEnd"/>
            <w:r w:rsidRPr="00C67B4F">
              <w:rPr>
                <w:rFonts w:ascii="Trebuchet MS" w:hAnsi="Trebuchet MS" w:cs="Trebuchet MS"/>
                <w:sz w:val="18"/>
                <w:szCs w:val="18"/>
              </w:rPr>
              <w:t xml:space="preserve"> i stedet aflejres inde under isen i smeltevandsfloden. I takt med ophobningen af aflejringer smelter floden sig længere op i isen, så sand- og </w:t>
            </w:r>
            <w:proofErr w:type="spellStart"/>
            <w:r w:rsidRPr="00C67B4F">
              <w:rPr>
                <w:rFonts w:ascii="Trebuchet MS" w:hAnsi="Trebuchet MS" w:cs="Trebuchet MS"/>
                <w:sz w:val="18"/>
                <w:szCs w:val="18"/>
              </w:rPr>
              <w:t>grusaflejringerne</w:t>
            </w:r>
            <w:proofErr w:type="spellEnd"/>
            <w:r w:rsidRPr="00C67B4F">
              <w:rPr>
                <w:rFonts w:ascii="Trebuchet MS" w:hAnsi="Trebuchet MS" w:cs="Trebuchet MS"/>
                <w:sz w:val="18"/>
                <w:szCs w:val="18"/>
              </w:rPr>
              <w:t xml:space="preserve"> efterhånden vokser sig større. Når isen er smeltet væk</w:t>
            </w:r>
            <w:r w:rsidR="00133C02">
              <w:rPr>
                <w:rFonts w:ascii="Trebuchet MS" w:hAnsi="Trebuchet MS" w:cs="Trebuchet MS"/>
                <w:sz w:val="18"/>
                <w:szCs w:val="18"/>
              </w:rPr>
              <w:t>,</w:t>
            </w:r>
            <w:r w:rsidRPr="00C67B4F">
              <w:rPr>
                <w:rFonts w:ascii="Trebuchet MS" w:hAnsi="Trebuchet MS" w:cs="Trebuchet MS"/>
                <w:sz w:val="18"/>
                <w:szCs w:val="18"/>
              </w:rPr>
              <w:t xml:space="preserve"> fremstår en afstøbning af den tidligere smeltevandsflod. Der findes omkring 20 åse i Danmark. Mange er præget af råstofindvinding.</w:t>
            </w:r>
          </w:p>
        </w:tc>
      </w:tr>
      <w:tr w:rsidR="00CB4BEB" w:rsidRPr="002D761A" w14:paraId="645E3F98"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0DBE7F61"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7</w:t>
            </w:r>
          </w:p>
        </w:tc>
        <w:tc>
          <w:tcPr>
            <w:tcW w:w="2000" w:type="dxa"/>
            <w:tcBorders>
              <w:top w:val="single" w:sz="4" w:space="0" w:color="auto"/>
              <w:left w:val="single" w:sz="4" w:space="0" w:color="auto"/>
              <w:bottom w:val="single" w:sz="4" w:space="0" w:color="auto"/>
            </w:tcBorders>
            <w:shd w:val="clear" w:color="auto" w:fill="FFFFFF"/>
            <w:vAlign w:val="center"/>
          </w:tcPr>
          <w:p w14:paraId="6029707F"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G </w:t>
            </w:r>
            <w:proofErr w:type="spellStart"/>
            <w:r w:rsidRPr="00B96FDC">
              <w:rPr>
                <w:rFonts w:ascii="Trebuchet MS" w:hAnsi="Trebuchet MS" w:cs="Trebuchet MS"/>
                <w:sz w:val="18"/>
                <w:szCs w:val="18"/>
              </w:rPr>
              <w:t>Hedeslette</w:t>
            </w:r>
            <w:proofErr w:type="spellEnd"/>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30CDA42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5C207611" w14:textId="77777777" w:rsidR="00CB4BEB" w:rsidRPr="00A8603D" w:rsidRDefault="00CB4BEB" w:rsidP="003C0924">
            <w:pPr>
              <w:rPr>
                <w:rFonts w:ascii="Trebuchet MS" w:hAnsi="Trebuchet MS" w:cs="Trebuchet MS"/>
                <w:sz w:val="18"/>
                <w:szCs w:val="18"/>
              </w:rPr>
            </w:pPr>
            <w:proofErr w:type="spellStart"/>
            <w:r w:rsidRPr="00C67B4F">
              <w:rPr>
                <w:rFonts w:ascii="Trebuchet MS" w:hAnsi="Trebuchet MS" w:cs="Trebuchet MS"/>
                <w:sz w:val="18"/>
                <w:szCs w:val="18"/>
              </w:rPr>
              <w:t>Hedesletter</w:t>
            </w:r>
            <w:proofErr w:type="spellEnd"/>
            <w:r w:rsidRPr="00C67B4F">
              <w:rPr>
                <w:rFonts w:ascii="Trebuchet MS" w:hAnsi="Trebuchet MS" w:cs="Trebuchet MS"/>
                <w:sz w:val="18"/>
                <w:szCs w:val="18"/>
              </w:rPr>
              <w:t xml:space="preserve"> består af smeltevandsaflejringer afsat foran </w:t>
            </w:r>
            <w:proofErr w:type="spellStart"/>
            <w:r w:rsidRPr="00C67B4F">
              <w:rPr>
                <w:rFonts w:ascii="Trebuchet MS" w:hAnsi="Trebuchet MS" w:cs="Trebuchet MS"/>
                <w:sz w:val="18"/>
                <w:szCs w:val="18"/>
              </w:rPr>
              <w:t>isfronten</w:t>
            </w:r>
            <w:proofErr w:type="spellEnd"/>
            <w:r w:rsidRPr="00C67B4F">
              <w:rPr>
                <w:rFonts w:ascii="Trebuchet MS" w:hAnsi="Trebuchet MS" w:cs="Trebuchet MS"/>
                <w:sz w:val="18"/>
                <w:szCs w:val="18"/>
              </w:rPr>
              <w:t xml:space="preserve">. Det er velsorterede aflejringer, der for det meste består af sand, men kan også være silt eller ler. En </w:t>
            </w:r>
            <w:proofErr w:type="spellStart"/>
            <w:r w:rsidRPr="00C67B4F">
              <w:rPr>
                <w:rFonts w:ascii="Trebuchet MS" w:hAnsi="Trebuchet MS" w:cs="Trebuchet MS"/>
                <w:sz w:val="18"/>
                <w:szCs w:val="18"/>
              </w:rPr>
              <w:t>hedeslette</w:t>
            </w:r>
            <w:proofErr w:type="spellEnd"/>
            <w:r w:rsidRPr="00C67B4F">
              <w:rPr>
                <w:rFonts w:ascii="Trebuchet MS" w:hAnsi="Trebuchet MS" w:cs="Trebuchet MS"/>
                <w:sz w:val="18"/>
                <w:szCs w:val="18"/>
              </w:rPr>
              <w:t xml:space="preserve"> er tilsyneladende flad, måske med enkelte </w:t>
            </w:r>
            <w:proofErr w:type="spellStart"/>
            <w:r w:rsidRPr="00C67B4F">
              <w:rPr>
                <w:rFonts w:ascii="Trebuchet MS" w:hAnsi="Trebuchet MS" w:cs="Trebuchet MS"/>
                <w:sz w:val="18"/>
                <w:szCs w:val="18"/>
              </w:rPr>
              <w:t>enkelte</w:t>
            </w:r>
            <w:proofErr w:type="spellEnd"/>
            <w:r w:rsidRPr="00C67B4F">
              <w:rPr>
                <w:rFonts w:ascii="Trebuchet MS" w:hAnsi="Trebuchet MS" w:cs="Trebuchet MS"/>
                <w:sz w:val="18"/>
                <w:szCs w:val="18"/>
              </w:rPr>
              <w:t xml:space="preserve"> erosionsdale, men i virkeligheden falder det topografiske niveau væk fra isranden.</w:t>
            </w:r>
          </w:p>
        </w:tc>
      </w:tr>
      <w:tr w:rsidR="00CB4BEB" w:rsidRPr="002D761A" w14:paraId="11BA713B"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0EBA86C2"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8</w:t>
            </w:r>
          </w:p>
        </w:tc>
        <w:tc>
          <w:tcPr>
            <w:tcW w:w="2000" w:type="dxa"/>
            <w:tcBorders>
              <w:top w:val="single" w:sz="4" w:space="0" w:color="auto"/>
              <w:left w:val="single" w:sz="4" w:space="0" w:color="auto"/>
              <w:bottom w:val="single" w:sz="4" w:space="0" w:color="auto"/>
            </w:tcBorders>
            <w:shd w:val="clear" w:color="auto" w:fill="FFFFFF"/>
            <w:vAlign w:val="center"/>
          </w:tcPr>
          <w:p w14:paraId="24D08078"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H </w:t>
            </w:r>
            <w:r w:rsidRPr="00B96FDC">
              <w:rPr>
                <w:rFonts w:ascii="Trebuchet MS" w:hAnsi="Trebuchet MS" w:cs="Trebuchet MS"/>
                <w:sz w:val="18"/>
                <w:szCs w:val="18"/>
              </w:rPr>
              <w:t>Smeltevandsdal</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6DDD33B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5A15CF31" w14:textId="77777777" w:rsidR="00CB4BEB" w:rsidRPr="00A8603D" w:rsidRDefault="00CB4BEB" w:rsidP="003C0924">
            <w:pPr>
              <w:rPr>
                <w:rFonts w:ascii="Trebuchet MS" w:hAnsi="Trebuchet MS" w:cs="Trebuchet MS"/>
                <w:sz w:val="18"/>
                <w:szCs w:val="18"/>
              </w:rPr>
            </w:pPr>
            <w:r w:rsidRPr="00B07A10">
              <w:rPr>
                <w:rFonts w:ascii="Trebuchet MS" w:hAnsi="Trebuchet MS" w:cs="Trebuchet MS"/>
                <w:sz w:val="16"/>
                <w:szCs w:val="16"/>
              </w:rPr>
              <w:t>http://www.naturstyrelsen.dk/Planlaegning/Planlaegning_i_det_aabne_land/GeologiskeInteresser/</w:t>
            </w:r>
          </w:p>
        </w:tc>
      </w:tr>
      <w:tr w:rsidR="00CB4BEB" w:rsidRPr="002D761A" w14:paraId="3767791E"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3896A386"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9</w:t>
            </w:r>
          </w:p>
        </w:tc>
        <w:tc>
          <w:tcPr>
            <w:tcW w:w="2000" w:type="dxa"/>
            <w:tcBorders>
              <w:top w:val="single" w:sz="4" w:space="0" w:color="auto"/>
              <w:left w:val="single" w:sz="4" w:space="0" w:color="auto"/>
              <w:bottom w:val="single" w:sz="4" w:space="0" w:color="auto"/>
            </w:tcBorders>
            <w:shd w:val="clear" w:color="auto" w:fill="FFFFFF"/>
            <w:vAlign w:val="center"/>
          </w:tcPr>
          <w:p w14:paraId="060C2346"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I </w:t>
            </w:r>
            <w:proofErr w:type="spellStart"/>
            <w:r w:rsidRPr="00B96FDC">
              <w:rPr>
                <w:rFonts w:ascii="Trebuchet MS" w:hAnsi="Trebuchet MS" w:cs="Trebuchet MS"/>
                <w:sz w:val="18"/>
                <w:szCs w:val="18"/>
              </w:rPr>
              <w:t>Smeltevandsterasse</w:t>
            </w:r>
            <w:proofErr w:type="spellEnd"/>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1AB1F4D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380BCA95" w14:textId="77777777" w:rsidR="00CB4BEB" w:rsidRPr="00A8603D" w:rsidRDefault="00CB4BEB" w:rsidP="003C0924">
            <w:pPr>
              <w:rPr>
                <w:rFonts w:ascii="Trebuchet MS" w:hAnsi="Trebuchet MS" w:cs="Trebuchet MS"/>
                <w:sz w:val="18"/>
                <w:szCs w:val="18"/>
              </w:rPr>
            </w:pPr>
            <w:r w:rsidRPr="00B07A10">
              <w:rPr>
                <w:rFonts w:ascii="Trebuchet MS" w:hAnsi="Trebuchet MS" w:cs="Trebuchet MS"/>
                <w:sz w:val="16"/>
                <w:szCs w:val="16"/>
              </w:rPr>
              <w:t>http://www.naturstyrelsen.dk/Planlaegning/Planlaegning_i_det_aabne_land/GeologiskeInteresser/</w:t>
            </w:r>
          </w:p>
        </w:tc>
      </w:tr>
      <w:tr w:rsidR="00CB4BEB" w:rsidRPr="002D761A" w14:paraId="46B0A722"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179E3636"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10</w:t>
            </w:r>
          </w:p>
        </w:tc>
        <w:tc>
          <w:tcPr>
            <w:tcW w:w="2000" w:type="dxa"/>
            <w:tcBorders>
              <w:top w:val="single" w:sz="4" w:space="0" w:color="auto"/>
              <w:left w:val="single" w:sz="4" w:space="0" w:color="auto"/>
              <w:bottom w:val="single" w:sz="4" w:space="0" w:color="auto"/>
            </w:tcBorders>
            <w:shd w:val="clear" w:color="auto" w:fill="FFFFFF"/>
            <w:vAlign w:val="center"/>
          </w:tcPr>
          <w:p w14:paraId="2B9285F1"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J </w:t>
            </w:r>
            <w:proofErr w:type="spellStart"/>
            <w:r w:rsidRPr="00B96FDC">
              <w:rPr>
                <w:rFonts w:ascii="Trebuchet MS" w:hAnsi="Trebuchet MS" w:cs="Trebuchet MS"/>
                <w:sz w:val="18"/>
                <w:szCs w:val="18"/>
              </w:rPr>
              <w:t>Isøbakke</w:t>
            </w:r>
            <w:proofErr w:type="spellEnd"/>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2F293D9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5C2D089F" w14:textId="77777777" w:rsidR="00CB4BEB" w:rsidRPr="00A8603D" w:rsidRDefault="00CB4BEB" w:rsidP="003C0924">
            <w:pPr>
              <w:rPr>
                <w:rFonts w:ascii="Trebuchet MS" w:hAnsi="Trebuchet MS" w:cs="Trebuchet MS"/>
                <w:sz w:val="18"/>
                <w:szCs w:val="18"/>
              </w:rPr>
            </w:pPr>
            <w:r w:rsidRPr="00B07A10">
              <w:rPr>
                <w:rFonts w:ascii="Trebuchet MS" w:hAnsi="Trebuchet MS" w:cs="Trebuchet MS"/>
                <w:sz w:val="16"/>
                <w:szCs w:val="16"/>
              </w:rPr>
              <w:t>http://www.naturstyrelsen.dk/Planlaegning/Planlaegning_i_det_aabne_land/GeologiskeInteresser/</w:t>
            </w:r>
          </w:p>
        </w:tc>
      </w:tr>
      <w:tr w:rsidR="00CB4BEB" w:rsidRPr="002D761A" w14:paraId="764B2CFA"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0208A85C"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11</w:t>
            </w:r>
          </w:p>
        </w:tc>
        <w:tc>
          <w:tcPr>
            <w:tcW w:w="2000" w:type="dxa"/>
            <w:tcBorders>
              <w:top w:val="single" w:sz="4" w:space="0" w:color="auto"/>
              <w:left w:val="single" w:sz="4" w:space="0" w:color="auto"/>
              <w:bottom w:val="single" w:sz="4" w:space="0" w:color="auto"/>
            </w:tcBorders>
            <w:shd w:val="clear" w:color="auto" w:fill="FFFFFF"/>
            <w:vAlign w:val="center"/>
          </w:tcPr>
          <w:p w14:paraId="212F7F35"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K </w:t>
            </w:r>
            <w:proofErr w:type="spellStart"/>
            <w:r w:rsidRPr="00B96FDC">
              <w:rPr>
                <w:rFonts w:ascii="Trebuchet MS" w:hAnsi="Trebuchet MS" w:cs="Trebuchet MS"/>
                <w:sz w:val="18"/>
                <w:szCs w:val="18"/>
              </w:rPr>
              <w:t>Issølavning</w:t>
            </w:r>
            <w:proofErr w:type="spellEnd"/>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362FC70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61F45AC5" w14:textId="77777777" w:rsidR="00CB4BEB" w:rsidRPr="00A8603D" w:rsidRDefault="00CB4BEB" w:rsidP="003C0924">
            <w:pPr>
              <w:rPr>
                <w:rFonts w:ascii="Trebuchet MS" w:hAnsi="Trebuchet MS" w:cs="Trebuchet MS"/>
                <w:sz w:val="18"/>
                <w:szCs w:val="18"/>
              </w:rPr>
            </w:pPr>
            <w:r w:rsidRPr="00B07A10">
              <w:rPr>
                <w:rFonts w:ascii="Trebuchet MS" w:hAnsi="Trebuchet MS" w:cs="Trebuchet MS"/>
                <w:sz w:val="16"/>
                <w:szCs w:val="16"/>
              </w:rPr>
              <w:t>http://www.naturstyrelsen.dk/Planlaegning/Planlaegning_i_det_aabne_land/GeologiskeInteresser/</w:t>
            </w:r>
          </w:p>
        </w:tc>
      </w:tr>
      <w:tr w:rsidR="00CB4BEB" w:rsidRPr="002D761A" w14:paraId="57EC4043" w14:textId="77777777" w:rsidTr="003C0924">
        <w:trPr>
          <w:trHeight w:val="681"/>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3D0964DD"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12</w:t>
            </w:r>
          </w:p>
        </w:tc>
        <w:tc>
          <w:tcPr>
            <w:tcW w:w="2000" w:type="dxa"/>
            <w:tcBorders>
              <w:top w:val="single" w:sz="4" w:space="0" w:color="auto"/>
              <w:left w:val="single" w:sz="4" w:space="0" w:color="auto"/>
              <w:bottom w:val="single" w:sz="4" w:space="0" w:color="auto"/>
            </w:tcBorders>
            <w:shd w:val="clear" w:color="auto" w:fill="FFFFFF"/>
            <w:vAlign w:val="center"/>
          </w:tcPr>
          <w:p w14:paraId="2C6F3772"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L </w:t>
            </w:r>
            <w:proofErr w:type="spellStart"/>
            <w:r w:rsidRPr="00B96FDC">
              <w:rPr>
                <w:rFonts w:ascii="Trebuchet MS" w:hAnsi="Trebuchet MS" w:cs="Trebuchet MS"/>
                <w:sz w:val="18"/>
                <w:szCs w:val="18"/>
              </w:rPr>
              <w:t>Yoldia</w:t>
            </w:r>
            <w:proofErr w:type="spellEnd"/>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41AEDCF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6C60C82C" w14:textId="77777777" w:rsidR="00CB4BEB" w:rsidRPr="00A8603D" w:rsidRDefault="00CB4BEB" w:rsidP="003C0924">
            <w:pPr>
              <w:rPr>
                <w:rFonts w:ascii="Trebuchet MS" w:hAnsi="Trebuchet MS" w:cs="Trebuchet MS"/>
                <w:sz w:val="18"/>
                <w:szCs w:val="18"/>
              </w:rPr>
            </w:pPr>
            <w:proofErr w:type="spellStart"/>
            <w:r w:rsidRPr="00A8603D">
              <w:rPr>
                <w:rFonts w:ascii="Trebuchet MS" w:hAnsi="Trebuchet MS" w:cs="Trebuchet MS"/>
                <w:sz w:val="18"/>
                <w:szCs w:val="18"/>
              </w:rPr>
              <w:t>Yoldiaflader</w:t>
            </w:r>
            <w:proofErr w:type="spellEnd"/>
            <w:r w:rsidRPr="00A8603D">
              <w:rPr>
                <w:rFonts w:ascii="Trebuchet MS" w:hAnsi="Trebuchet MS" w:cs="Trebuchet MS"/>
                <w:sz w:val="18"/>
                <w:szCs w:val="18"/>
              </w:rPr>
              <w:t xml:space="preserve"> er områder med hævet havbund. I denne forbindelse er der tale om senglaciale havaflejringer, der er hævet over havniveau som følge af jordskorpens relative opløft, efter den er blevet frigjort for den tunge iskappe. </w:t>
            </w:r>
            <w:proofErr w:type="spellStart"/>
            <w:r w:rsidRPr="00A8603D">
              <w:rPr>
                <w:rFonts w:ascii="Trebuchet MS" w:hAnsi="Trebuchet MS" w:cs="Trebuchet MS"/>
                <w:sz w:val="18"/>
                <w:szCs w:val="18"/>
              </w:rPr>
              <w:t>Yoldiafladerne</w:t>
            </w:r>
            <w:proofErr w:type="spellEnd"/>
            <w:r w:rsidRPr="00A8603D">
              <w:rPr>
                <w:rFonts w:ascii="Trebuchet MS" w:hAnsi="Trebuchet MS" w:cs="Trebuchet MS"/>
                <w:sz w:val="18"/>
                <w:szCs w:val="18"/>
              </w:rPr>
              <w:t xml:space="preserve"> ses i Vendsyssel. </w:t>
            </w:r>
          </w:p>
        </w:tc>
      </w:tr>
      <w:tr w:rsidR="00CB4BEB" w:rsidRPr="002D761A" w14:paraId="5B3CE459"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1D6A22FC"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13</w:t>
            </w:r>
          </w:p>
        </w:tc>
        <w:tc>
          <w:tcPr>
            <w:tcW w:w="2000" w:type="dxa"/>
            <w:tcBorders>
              <w:top w:val="single" w:sz="4" w:space="0" w:color="auto"/>
              <w:left w:val="single" w:sz="4" w:space="0" w:color="auto"/>
              <w:bottom w:val="single" w:sz="4" w:space="0" w:color="auto"/>
            </w:tcBorders>
            <w:shd w:val="clear" w:color="auto" w:fill="FFFFFF"/>
            <w:vAlign w:val="center"/>
          </w:tcPr>
          <w:p w14:paraId="0BCCCC75"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M </w:t>
            </w:r>
            <w:r w:rsidRPr="00B96FDC">
              <w:rPr>
                <w:rFonts w:ascii="Trebuchet MS" w:hAnsi="Trebuchet MS" w:cs="Trebuchet MS"/>
                <w:sz w:val="18"/>
                <w:szCs w:val="18"/>
              </w:rPr>
              <w:t>Marint forland</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4ACC4CB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1AA8DD42"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Landområde, der ligger mellem den nuværende og en ældre kystlinje og er skabt af marine kræfter efter sidste istid.</w:t>
            </w:r>
          </w:p>
        </w:tc>
      </w:tr>
      <w:tr w:rsidR="00CB4BEB" w:rsidRPr="002D761A" w14:paraId="412A8788"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4A110D16"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14</w:t>
            </w:r>
          </w:p>
        </w:tc>
        <w:tc>
          <w:tcPr>
            <w:tcW w:w="2000" w:type="dxa"/>
            <w:tcBorders>
              <w:top w:val="single" w:sz="4" w:space="0" w:color="auto"/>
              <w:left w:val="single" w:sz="4" w:space="0" w:color="auto"/>
              <w:bottom w:val="single" w:sz="4" w:space="0" w:color="auto"/>
            </w:tcBorders>
            <w:shd w:val="clear" w:color="auto" w:fill="FFFFFF"/>
            <w:vAlign w:val="center"/>
          </w:tcPr>
          <w:p w14:paraId="0B2FEE45"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N </w:t>
            </w:r>
            <w:r w:rsidRPr="00B96FDC">
              <w:rPr>
                <w:rFonts w:ascii="Trebuchet MS" w:hAnsi="Trebuchet MS" w:cs="Trebuchet MS"/>
                <w:sz w:val="18"/>
                <w:szCs w:val="18"/>
              </w:rPr>
              <w:t>Inddæmmet areal</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48D4886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1C81F897"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Arealer inddæmmet ved diger og tørlagt ved afvanding. Arealerne bliver hovedsagelig brugt til landbrugsdrift. Det er områder, som tidligere har været lavbundede fjorde og vige.</w:t>
            </w:r>
          </w:p>
        </w:tc>
      </w:tr>
      <w:tr w:rsidR="00CB4BEB" w:rsidRPr="002D761A" w14:paraId="38F78ABC"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179E3B9C"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15</w:t>
            </w:r>
          </w:p>
        </w:tc>
        <w:tc>
          <w:tcPr>
            <w:tcW w:w="2000" w:type="dxa"/>
            <w:tcBorders>
              <w:top w:val="single" w:sz="4" w:space="0" w:color="auto"/>
              <w:left w:val="single" w:sz="4" w:space="0" w:color="auto"/>
              <w:bottom w:val="single" w:sz="4" w:space="0" w:color="auto"/>
            </w:tcBorders>
            <w:shd w:val="clear" w:color="auto" w:fill="FFFFFF"/>
            <w:vAlign w:val="bottom"/>
          </w:tcPr>
          <w:p w14:paraId="2C6182ED"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O </w:t>
            </w:r>
            <w:r w:rsidRPr="00B96FDC">
              <w:rPr>
                <w:rFonts w:ascii="Trebuchet MS" w:hAnsi="Trebuchet MS" w:cs="Trebuchet MS"/>
                <w:sz w:val="18"/>
                <w:szCs w:val="18"/>
              </w:rPr>
              <w:t>Marsk</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33E87AD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78BE5609"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Marsk er aflejringer dannet ved sedimentation i tidevandszonen. Dette kan bl.a. iagttages ved vekslende lagtykkelser i jordprofilet.</w:t>
            </w:r>
          </w:p>
        </w:tc>
      </w:tr>
      <w:tr w:rsidR="00CB4BEB" w:rsidRPr="002D761A" w14:paraId="0DC680CE"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0B9224B1"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16</w:t>
            </w:r>
          </w:p>
        </w:tc>
        <w:tc>
          <w:tcPr>
            <w:tcW w:w="2000" w:type="dxa"/>
            <w:tcBorders>
              <w:top w:val="single" w:sz="4" w:space="0" w:color="auto"/>
              <w:left w:val="single" w:sz="4" w:space="0" w:color="auto"/>
              <w:bottom w:val="single" w:sz="4" w:space="0" w:color="auto"/>
            </w:tcBorders>
            <w:shd w:val="clear" w:color="auto" w:fill="FFFFFF"/>
            <w:vAlign w:val="bottom"/>
          </w:tcPr>
          <w:p w14:paraId="00965E57"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P </w:t>
            </w:r>
            <w:r w:rsidRPr="00B96FDC">
              <w:rPr>
                <w:rFonts w:ascii="Trebuchet MS" w:hAnsi="Trebuchet MS" w:cs="Trebuchet MS"/>
                <w:sz w:val="18"/>
                <w:szCs w:val="18"/>
              </w:rPr>
              <w:t>Vade</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23ADE06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6085F2F5" w14:textId="77777777" w:rsidR="00CB4BEB" w:rsidRPr="00A8603D" w:rsidRDefault="00CB4BEB" w:rsidP="003C0924">
            <w:pPr>
              <w:rPr>
                <w:rFonts w:ascii="Trebuchet MS" w:hAnsi="Trebuchet MS" w:cs="Trebuchet MS"/>
                <w:sz w:val="18"/>
                <w:szCs w:val="18"/>
              </w:rPr>
            </w:pPr>
            <w:r w:rsidRPr="00B07A10">
              <w:rPr>
                <w:rFonts w:ascii="Trebuchet MS" w:hAnsi="Trebuchet MS" w:cs="Trebuchet MS"/>
                <w:sz w:val="16"/>
                <w:szCs w:val="16"/>
              </w:rPr>
              <w:t>http://www.naturstyrelsen.dk/Planlaegning/Planlaegning_i_det_aabne_land/GeologiskeInteresser/</w:t>
            </w:r>
          </w:p>
        </w:tc>
      </w:tr>
      <w:tr w:rsidR="00CB4BEB" w:rsidRPr="002D761A" w14:paraId="363481B9"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134807E6"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17</w:t>
            </w:r>
          </w:p>
        </w:tc>
        <w:tc>
          <w:tcPr>
            <w:tcW w:w="2000" w:type="dxa"/>
            <w:tcBorders>
              <w:top w:val="single" w:sz="4" w:space="0" w:color="auto"/>
              <w:left w:val="single" w:sz="4" w:space="0" w:color="auto"/>
              <w:bottom w:val="single" w:sz="4" w:space="0" w:color="auto"/>
            </w:tcBorders>
            <w:shd w:val="clear" w:color="auto" w:fill="FFFFFF"/>
            <w:vAlign w:val="bottom"/>
          </w:tcPr>
          <w:p w14:paraId="4D63CAB6"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Q </w:t>
            </w:r>
            <w:proofErr w:type="spellStart"/>
            <w:r w:rsidRPr="00B96FDC">
              <w:rPr>
                <w:rFonts w:ascii="Trebuchet MS" w:hAnsi="Trebuchet MS" w:cs="Trebuchet MS"/>
                <w:sz w:val="18"/>
                <w:szCs w:val="18"/>
              </w:rPr>
              <w:t>Højsande</w:t>
            </w:r>
            <w:proofErr w:type="spellEnd"/>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08647EE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12648AFB" w14:textId="77777777" w:rsidR="00CB4BEB" w:rsidRPr="00A8603D" w:rsidRDefault="00CB4BEB" w:rsidP="003C0924">
            <w:pPr>
              <w:rPr>
                <w:rFonts w:ascii="Trebuchet MS" w:hAnsi="Trebuchet MS" w:cs="Trebuchet MS"/>
                <w:sz w:val="18"/>
                <w:szCs w:val="18"/>
              </w:rPr>
            </w:pPr>
            <w:r w:rsidRPr="00B07A10">
              <w:rPr>
                <w:rFonts w:ascii="Trebuchet MS" w:hAnsi="Trebuchet MS" w:cs="Trebuchet MS"/>
                <w:sz w:val="16"/>
                <w:szCs w:val="16"/>
              </w:rPr>
              <w:t>http://www.naturstyrelsen.dk/Planlaegning/Planlaegning_i_det_aabne_land/GeologiskeInteresser/</w:t>
            </w:r>
          </w:p>
        </w:tc>
      </w:tr>
      <w:tr w:rsidR="00CB4BEB" w:rsidRPr="002D761A" w14:paraId="4046BFA8"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17615513"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lastRenderedPageBreak/>
              <w:t>18</w:t>
            </w:r>
          </w:p>
        </w:tc>
        <w:tc>
          <w:tcPr>
            <w:tcW w:w="2000" w:type="dxa"/>
            <w:tcBorders>
              <w:top w:val="single" w:sz="4" w:space="0" w:color="auto"/>
              <w:left w:val="single" w:sz="4" w:space="0" w:color="auto"/>
              <w:bottom w:val="single" w:sz="4" w:space="0" w:color="auto"/>
            </w:tcBorders>
            <w:shd w:val="clear" w:color="auto" w:fill="FFFFFF"/>
            <w:vAlign w:val="bottom"/>
          </w:tcPr>
          <w:p w14:paraId="0C097C98"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R </w:t>
            </w:r>
            <w:r w:rsidRPr="00B96FDC">
              <w:rPr>
                <w:rFonts w:ascii="Trebuchet MS" w:hAnsi="Trebuchet MS" w:cs="Trebuchet MS"/>
                <w:sz w:val="18"/>
                <w:szCs w:val="18"/>
              </w:rPr>
              <w:t>Klit</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62FD79A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313102D7"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Klitter består af meget velsorteret sand.</w:t>
            </w:r>
          </w:p>
        </w:tc>
      </w:tr>
      <w:tr w:rsidR="00CB4BEB" w:rsidRPr="002D761A" w14:paraId="79EC0946" w14:textId="77777777" w:rsidTr="003C0924">
        <w:trPr>
          <w:trHeight w:hRule="exact" w:val="510"/>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753369CB"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19</w:t>
            </w:r>
          </w:p>
        </w:tc>
        <w:tc>
          <w:tcPr>
            <w:tcW w:w="2000" w:type="dxa"/>
            <w:tcBorders>
              <w:top w:val="single" w:sz="4" w:space="0" w:color="auto"/>
              <w:left w:val="single" w:sz="4" w:space="0" w:color="auto"/>
              <w:bottom w:val="single" w:sz="4" w:space="0" w:color="auto"/>
            </w:tcBorders>
            <w:shd w:val="clear" w:color="auto" w:fill="FFFFFF"/>
            <w:vAlign w:val="center"/>
          </w:tcPr>
          <w:p w14:paraId="506E81D0"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S </w:t>
            </w:r>
            <w:r w:rsidRPr="00B96FDC">
              <w:rPr>
                <w:rFonts w:ascii="Trebuchet MS" w:hAnsi="Trebuchet MS" w:cs="Trebuchet MS"/>
                <w:sz w:val="18"/>
                <w:szCs w:val="18"/>
              </w:rPr>
              <w:t>Grundfjeld</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3A76E62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7E68149F"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Krystalline bjergarter, som her i Danmark findes på Bornholm. Der kan over grundfjeld dannes jordbund, og alt efter bjergartens beskaffenhed kan jordbunden blive næringsrig eller -fattig.</w:t>
            </w:r>
          </w:p>
        </w:tc>
      </w:tr>
      <w:tr w:rsidR="00CB4BEB" w:rsidRPr="002D761A" w14:paraId="2951E079"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6F2CC9D3"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20</w:t>
            </w:r>
          </w:p>
        </w:tc>
        <w:tc>
          <w:tcPr>
            <w:tcW w:w="2000" w:type="dxa"/>
            <w:tcBorders>
              <w:top w:val="single" w:sz="4" w:space="0" w:color="auto"/>
              <w:left w:val="single" w:sz="4" w:space="0" w:color="auto"/>
              <w:bottom w:val="single" w:sz="4" w:space="0" w:color="auto"/>
            </w:tcBorders>
            <w:shd w:val="clear" w:color="auto" w:fill="FFFFFF"/>
            <w:vAlign w:val="bottom"/>
          </w:tcPr>
          <w:p w14:paraId="2447862F"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T </w:t>
            </w:r>
            <w:r w:rsidRPr="00B96FDC">
              <w:rPr>
                <w:rFonts w:ascii="Trebuchet MS" w:hAnsi="Trebuchet MS" w:cs="Trebuchet MS"/>
                <w:sz w:val="18"/>
                <w:szCs w:val="18"/>
              </w:rPr>
              <w:t>Sprækkedal</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66F38D8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2888F5FE"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En stor "spalte" ned i urfjeldet.</w:t>
            </w:r>
          </w:p>
        </w:tc>
      </w:tr>
      <w:tr w:rsidR="00CB4BEB" w:rsidRPr="002D761A" w14:paraId="48D8CE36" w14:textId="77777777" w:rsidTr="003C0924">
        <w:trPr>
          <w:trHeight w:hRule="exac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451D5B92"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21</w:t>
            </w:r>
          </w:p>
        </w:tc>
        <w:tc>
          <w:tcPr>
            <w:tcW w:w="2000" w:type="dxa"/>
            <w:tcBorders>
              <w:top w:val="single" w:sz="4" w:space="0" w:color="auto"/>
              <w:left w:val="single" w:sz="4" w:space="0" w:color="auto"/>
              <w:bottom w:val="single" w:sz="4" w:space="0" w:color="auto"/>
            </w:tcBorders>
            <w:shd w:val="clear" w:color="auto" w:fill="FFFFFF"/>
            <w:vAlign w:val="bottom"/>
          </w:tcPr>
          <w:p w14:paraId="124ED32C"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U </w:t>
            </w:r>
            <w:r w:rsidRPr="00B96FDC">
              <w:rPr>
                <w:rFonts w:ascii="Trebuchet MS" w:hAnsi="Trebuchet MS" w:cs="Trebuchet MS"/>
                <w:sz w:val="18"/>
                <w:szCs w:val="18"/>
              </w:rPr>
              <w:t>Alluvial kegle</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7507FE5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4EB675FA" w14:textId="77777777" w:rsidR="00CB4BEB" w:rsidRPr="00A8603D" w:rsidRDefault="00CB4BEB" w:rsidP="003C0924">
            <w:pPr>
              <w:rPr>
                <w:rFonts w:ascii="Trebuchet MS" w:hAnsi="Trebuchet MS" w:cs="Trebuchet MS"/>
                <w:sz w:val="18"/>
                <w:szCs w:val="18"/>
              </w:rPr>
            </w:pPr>
            <w:proofErr w:type="spellStart"/>
            <w:r w:rsidRPr="00A8603D">
              <w:rPr>
                <w:rFonts w:ascii="Trebuchet MS" w:hAnsi="Trebuchet MS" w:cs="Trebuchet MS"/>
                <w:sz w:val="18"/>
                <w:szCs w:val="18"/>
              </w:rPr>
              <w:t>Alluvium</w:t>
            </w:r>
            <w:proofErr w:type="spellEnd"/>
            <w:r w:rsidRPr="00A8603D">
              <w:rPr>
                <w:rFonts w:ascii="Trebuchet MS" w:hAnsi="Trebuchet MS" w:cs="Trebuchet MS"/>
                <w:sz w:val="18"/>
                <w:szCs w:val="18"/>
              </w:rPr>
              <w:t xml:space="preserve"> er løst, </w:t>
            </w:r>
            <w:proofErr w:type="spellStart"/>
            <w:r w:rsidRPr="00A8603D">
              <w:rPr>
                <w:rFonts w:ascii="Trebuchet MS" w:hAnsi="Trebuchet MS" w:cs="Trebuchet MS"/>
                <w:sz w:val="18"/>
                <w:szCs w:val="18"/>
              </w:rPr>
              <w:t>ucementeret</w:t>
            </w:r>
            <w:proofErr w:type="spellEnd"/>
            <w:r w:rsidRPr="00A8603D">
              <w:rPr>
                <w:rFonts w:ascii="Trebuchet MS" w:hAnsi="Trebuchet MS" w:cs="Trebuchet MS"/>
                <w:sz w:val="18"/>
                <w:szCs w:val="18"/>
              </w:rPr>
              <w:t xml:space="preserve"> materiale som efterlades af floder eller gletsjere.</w:t>
            </w:r>
          </w:p>
        </w:tc>
      </w:tr>
      <w:tr w:rsidR="00CB4BEB" w:rsidRPr="002D761A" w14:paraId="6F8C24C3"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406BD804"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22</w:t>
            </w:r>
          </w:p>
        </w:tc>
        <w:tc>
          <w:tcPr>
            <w:tcW w:w="2000" w:type="dxa"/>
            <w:tcBorders>
              <w:top w:val="single" w:sz="4" w:space="0" w:color="auto"/>
              <w:left w:val="single" w:sz="4" w:space="0" w:color="auto"/>
              <w:bottom w:val="single" w:sz="4" w:space="0" w:color="auto"/>
            </w:tcBorders>
            <w:shd w:val="clear" w:color="auto" w:fill="FFFFFF"/>
            <w:vAlign w:val="bottom"/>
          </w:tcPr>
          <w:p w14:paraId="044AE899"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V </w:t>
            </w:r>
            <w:r w:rsidRPr="00B96FDC">
              <w:rPr>
                <w:rFonts w:ascii="Trebuchet MS" w:hAnsi="Trebuchet MS" w:cs="Trebuchet MS"/>
                <w:sz w:val="18"/>
                <w:szCs w:val="18"/>
              </w:rPr>
              <w:t>Mose</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48C9F29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066BC5B3"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Et vedvarende sumpet vådområde.</w:t>
            </w:r>
          </w:p>
        </w:tc>
      </w:tr>
      <w:tr w:rsidR="00CB4BEB" w:rsidRPr="002D761A" w14:paraId="3E456FF7" w14:textId="77777777" w:rsidTr="003C0924">
        <w:trPr>
          <w:trHeight w:hRule="exac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6E6B4AA4"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98</w:t>
            </w:r>
          </w:p>
        </w:tc>
        <w:tc>
          <w:tcPr>
            <w:tcW w:w="2000" w:type="dxa"/>
            <w:tcBorders>
              <w:top w:val="single" w:sz="4" w:space="0" w:color="auto"/>
              <w:left w:val="single" w:sz="4" w:space="0" w:color="auto"/>
              <w:bottom w:val="single" w:sz="4" w:space="0" w:color="auto"/>
            </w:tcBorders>
            <w:shd w:val="clear" w:color="auto" w:fill="FFFFFF"/>
            <w:vAlign w:val="bottom"/>
          </w:tcPr>
          <w:p w14:paraId="251B74E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Andet</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295FCCF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5B46981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Andet</w:t>
            </w:r>
          </w:p>
        </w:tc>
      </w:tr>
      <w:tr w:rsidR="00CB4BEB" w:rsidRPr="002D761A" w14:paraId="40ED7E8E" w14:textId="77777777" w:rsidTr="003C0924">
        <w:trPr>
          <w:trHeight w:hRule="exac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08E526C2"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99</w:t>
            </w:r>
          </w:p>
        </w:tc>
        <w:tc>
          <w:tcPr>
            <w:tcW w:w="2000" w:type="dxa"/>
            <w:tcBorders>
              <w:top w:val="single" w:sz="4" w:space="0" w:color="auto"/>
              <w:left w:val="single" w:sz="4" w:space="0" w:color="auto"/>
              <w:bottom w:val="single" w:sz="4" w:space="0" w:color="auto"/>
            </w:tcBorders>
            <w:shd w:val="clear" w:color="auto" w:fill="FFFFFF"/>
            <w:vAlign w:val="bottom"/>
          </w:tcPr>
          <w:p w14:paraId="5A0C93A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Ukendt</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2F8949D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40E233E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Ukendt</w:t>
            </w:r>
          </w:p>
        </w:tc>
      </w:tr>
    </w:tbl>
    <w:p w14:paraId="721CE76C" w14:textId="77777777" w:rsidR="00CB4BEB" w:rsidRPr="004E7F65" w:rsidRDefault="00CB4BEB" w:rsidP="00CB4BEB">
      <w:pPr>
        <w:rPr>
          <w:b/>
          <w:color w:val="FF0000"/>
          <w:sz w:val="19"/>
          <w:szCs w:val="19"/>
        </w:rPr>
      </w:pPr>
      <w:r w:rsidRPr="004E7F65">
        <w:rPr>
          <w:rFonts w:ascii="Trebuchet MS" w:hAnsi="Trebuchet MS" w:cs="Trebuchet MS"/>
          <w:sz w:val="19"/>
          <w:szCs w:val="19"/>
        </w:rPr>
        <w:t>For yderligere Begrebsdefinition, se: http://www.naturstyrelsen.dk/Planlaegning/Planlaegning_i_det_aabne_land/GeologiskeInteresser/</w:t>
      </w:r>
    </w:p>
    <w:bookmarkEnd w:id="2939"/>
    <w:bookmarkEnd w:id="2940"/>
    <w:p w14:paraId="59E71245" w14:textId="77777777" w:rsidR="00CB4BEB" w:rsidRPr="00B96FDC" w:rsidRDefault="00CB4BEB" w:rsidP="00CB4BEB">
      <w:pPr>
        <w:pStyle w:val="Overskrift7"/>
        <w:rPr>
          <w:b/>
        </w:rPr>
      </w:pPr>
      <w:r>
        <w:rPr>
          <w:b/>
        </w:rPr>
        <w:t>5.13.</w:t>
      </w:r>
      <w:r w:rsidRPr="00B96FDC">
        <w:rPr>
          <w:b/>
        </w:rPr>
        <w:t>1.3.2   6</w:t>
      </w:r>
      <w:r>
        <w:rPr>
          <w:b/>
        </w:rPr>
        <w:t>2</w:t>
      </w:r>
      <w:r w:rsidRPr="00B96FDC">
        <w:rPr>
          <w:b/>
        </w:rPr>
        <w:t>00 Jordtype</w:t>
      </w:r>
      <w:r w:rsidRPr="00B96FDC">
        <w:rPr>
          <w:rStyle w:val="TypografiOverskrift4BrugerdefineretfarveRGB0Tegn"/>
        </w:rPr>
        <w:t xml:space="preserve"> </w:t>
      </w:r>
      <w:r w:rsidRPr="00B96FDC">
        <w:rPr>
          <w:b/>
        </w:rPr>
        <w:t>(</w:t>
      </w:r>
      <w:r w:rsidRPr="004D056C">
        <w:t>d_6200_jordtype</w:t>
      </w:r>
      <w:r w:rsidRPr="00B96FDC">
        <w:rPr>
          <w: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61"/>
        <w:gridCol w:w="2301"/>
        <w:gridCol w:w="1038"/>
        <w:gridCol w:w="8526"/>
      </w:tblGrid>
      <w:tr w:rsidR="00CB4BEB" w:rsidRPr="002D761A" w14:paraId="7190EF03" w14:textId="77777777" w:rsidTr="003C0924">
        <w:trPr>
          <w:trHeight w:hRule="exact" w:val="255"/>
        </w:trPr>
        <w:tc>
          <w:tcPr>
            <w:tcW w:w="1564" w:type="dxa"/>
            <w:tcBorders>
              <w:bottom w:val="single" w:sz="4" w:space="0" w:color="auto"/>
            </w:tcBorders>
            <w:shd w:val="clear" w:color="auto" w:fill="D9D9D9"/>
            <w:vAlign w:val="bottom"/>
          </w:tcPr>
          <w:p w14:paraId="10B4BA9C" w14:textId="77777777" w:rsidR="00CB4BEB" w:rsidRPr="00B96FDC" w:rsidRDefault="00CB4BEB" w:rsidP="003C0924">
            <w:pPr>
              <w:rPr>
                <w:rFonts w:ascii="Trebuchet MS" w:hAnsi="Trebuchet MS" w:cs="Trebuchet MS"/>
                <w:b/>
                <w:sz w:val="18"/>
                <w:szCs w:val="18"/>
              </w:rPr>
            </w:pPr>
            <w:proofErr w:type="spellStart"/>
            <w:r w:rsidRPr="00B96FDC">
              <w:rPr>
                <w:rFonts w:ascii="Trebuchet MS" w:hAnsi="Trebuchet MS" w:cs="Trebuchet MS"/>
                <w:b/>
                <w:sz w:val="18"/>
                <w:szCs w:val="18"/>
              </w:rPr>
              <w:t>jordtype_kode</w:t>
            </w:r>
            <w:proofErr w:type="spellEnd"/>
          </w:p>
        </w:tc>
        <w:tc>
          <w:tcPr>
            <w:tcW w:w="2314" w:type="dxa"/>
            <w:tcBorders>
              <w:bottom w:val="single" w:sz="4" w:space="0" w:color="auto"/>
            </w:tcBorders>
            <w:shd w:val="clear" w:color="auto" w:fill="D9D9D9"/>
            <w:vAlign w:val="bottom"/>
          </w:tcPr>
          <w:p w14:paraId="0067A879" w14:textId="77777777" w:rsidR="00CB4BEB" w:rsidRPr="00B96FDC" w:rsidRDefault="00CB4BEB" w:rsidP="003C0924">
            <w:pPr>
              <w:rPr>
                <w:rFonts w:ascii="Trebuchet MS" w:hAnsi="Trebuchet MS" w:cs="Trebuchet MS"/>
                <w:b/>
                <w:sz w:val="18"/>
                <w:szCs w:val="18"/>
              </w:rPr>
            </w:pPr>
            <w:r>
              <w:rPr>
                <w:rFonts w:ascii="Trebuchet MS" w:hAnsi="Trebuchet MS" w:cs="Trebuchet MS"/>
                <w:b/>
                <w:sz w:val="18"/>
                <w:szCs w:val="18"/>
              </w:rPr>
              <w:t>j</w:t>
            </w:r>
            <w:r w:rsidRPr="00B96FDC">
              <w:rPr>
                <w:rFonts w:ascii="Trebuchet MS" w:hAnsi="Trebuchet MS" w:cs="Trebuchet MS"/>
                <w:b/>
                <w:sz w:val="18"/>
                <w:szCs w:val="18"/>
              </w:rPr>
              <w:t>ordtype</w:t>
            </w:r>
          </w:p>
        </w:tc>
        <w:tc>
          <w:tcPr>
            <w:tcW w:w="1050" w:type="dxa"/>
            <w:tcBorders>
              <w:bottom w:val="single" w:sz="4" w:space="0" w:color="auto"/>
            </w:tcBorders>
            <w:shd w:val="clear" w:color="auto" w:fill="D9D9D9"/>
            <w:vAlign w:val="bottom"/>
          </w:tcPr>
          <w:p w14:paraId="23B6ED78" w14:textId="77777777" w:rsidR="00CB4BEB" w:rsidRPr="003A52C1" w:rsidRDefault="00CB4BEB" w:rsidP="003C0924">
            <w:pPr>
              <w:rPr>
                <w:rFonts w:ascii="Trebuchet MS" w:hAnsi="Trebuchet MS" w:cs="Trebuchet MS"/>
                <w:b/>
                <w:sz w:val="18"/>
                <w:szCs w:val="18"/>
              </w:rPr>
            </w:pPr>
            <w:r w:rsidRPr="0075001B">
              <w:rPr>
                <w:rFonts w:ascii="Trebuchet MS" w:hAnsi="Trebuchet MS" w:cs="Trebuchet MS"/>
                <w:b/>
                <w:sz w:val="18"/>
                <w:szCs w:val="18"/>
              </w:rPr>
              <w:t>ak</w:t>
            </w:r>
            <w:r w:rsidRPr="003A52C1">
              <w:rPr>
                <w:rFonts w:ascii="Trebuchet MS" w:hAnsi="Trebuchet MS" w:cs="Trebuchet MS"/>
                <w:b/>
                <w:sz w:val="18"/>
                <w:szCs w:val="18"/>
              </w:rPr>
              <w:t>tiv</w:t>
            </w:r>
          </w:p>
        </w:tc>
        <w:tc>
          <w:tcPr>
            <w:tcW w:w="8724" w:type="dxa"/>
            <w:tcBorders>
              <w:bottom w:val="single" w:sz="4" w:space="0" w:color="auto"/>
            </w:tcBorders>
            <w:shd w:val="clear" w:color="auto" w:fill="D9D9D9"/>
            <w:vAlign w:val="bottom"/>
          </w:tcPr>
          <w:p w14:paraId="3BC0E153"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Begrebsdefinition</w:t>
            </w:r>
          </w:p>
        </w:tc>
      </w:tr>
      <w:tr w:rsidR="00CB4BEB" w:rsidRPr="002D761A" w14:paraId="472AF47F" w14:textId="77777777" w:rsidTr="003C0924">
        <w:trPr>
          <w:trHeight w:val="255"/>
        </w:trPr>
        <w:tc>
          <w:tcPr>
            <w:tcW w:w="1564" w:type="dxa"/>
            <w:tcBorders>
              <w:top w:val="single" w:sz="4" w:space="0" w:color="auto"/>
              <w:left w:val="single" w:sz="4" w:space="0" w:color="auto"/>
              <w:bottom w:val="single" w:sz="4" w:space="0" w:color="auto"/>
              <w:right w:val="single" w:sz="4" w:space="0" w:color="auto"/>
            </w:tcBorders>
            <w:shd w:val="clear" w:color="auto" w:fill="D9D9D9"/>
            <w:vAlign w:val="bottom"/>
          </w:tcPr>
          <w:p w14:paraId="602E3954"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2314" w:type="dxa"/>
            <w:tcBorders>
              <w:top w:val="single" w:sz="4" w:space="0" w:color="auto"/>
              <w:left w:val="single" w:sz="4" w:space="0" w:color="auto"/>
              <w:bottom w:val="single" w:sz="4" w:space="0" w:color="auto"/>
            </w:tcBorders>
            <w:shd w:val="clear" w:color="auto" w:fill="FFFFFF"/>
            <w:vAlign w:val="bottom"/>
          </w:tcPr>
          <w:p w14:paraId="685A3370"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a </w:t>
            </w:r>
            <w:r w:rsidRPr="00B96FDC">
              <w:rPr>
                <w:rFonts w:ascii="Trebuchet MS" w:hAnsi="Trebuchet MS" w:cs="Trebuchet MS"/>
                <w:sz w:val="18"/>
                <w:szCs w:val="18"/>
              </w:rPr>
              <w:t>Flyvesand</w:t>
            </w:r>
          </w:p>
        </w:tc>
        <w:tc>
          <w:tcPr>
            <w:tcW w:w="1050" w:type="dxa"/>
            <w:tcBorders>
              <w:top w:val="single" w:sz="4" w:space="0" w:color="auto"/>
              <w:left w:val="single" w:sz="4" w:space="0" w:color="auto"/>
              <w:bottom w:val="single" w:sz="4" w:space="0" w:color="auto"/>
              <w:right w:val="single" w:sz="4" w:space="0" w:color="auto"/>
            </w:tcBorders>
            <w:shd w:val="clear" w:color="auto" w:fill="FFFFFF"/>
            <w:vAlign w:val="center"/>
          </w:tcPr>
          <w:p w14:paraId="67744D6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4" w:type="dxa"/>
            <w:tcBorders>
              <w:top w:val="single" w:sz="4" w:space="0" w:color="auto"/>
              <w:left w:val="single" w:sz="4" w:space="0" w:color="auto"/>
              <w:bottom w:val="single" w:sz="4" w:space="0" w:color="auto"/>
            </w:tcBorders>
            <w:shd w:val="clear" w:color="auto" w:fill="FFFFFF"/>
            <w:vAlign w:val="bottom"/>
          </w:tcPr>
          <w:p w14:paraId="73CAD3C4"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Flyvesand er de sandmængder, der bliver flyttet ved vindens hjælp.</w:t>
            </w:r>
          </w:p>
        </w:tc>
      </w:tr>
      <w:tr w:rsidR="00CB4BEB" w:rsidRPr="002D761A" w14:paraId="3FCF5B51" w14:textId="77777777" w:rsidTr="003C0924">
        <w:trPr>
          <w:trHeight w:val="255"/>
        </w:trPr>
        <w:tc>
          <w:tcPr>
            <w:tcW w:w="1564" w:type="dxa"/>
            <w:tcBorders>
              <w:top w:val="single" w:sz="4" w:space="0" w:color="auto"/>
              <w:left w:val="single" w:sz="4" w:space="0" w:color="auto"/>
              <w:bottom w:val="single" w:sz="4" w:space="0" w:color="auto"/>
              <w:right w:val="single" w:sz="4" w:space="0" w:color="auto"/>
            </w:tcBorders>
            <w:shd w:val="clear" w:color="auto" w:fill="D9D9D9"/>
            <w:vAlign w:val="bottom"/>
          </w:tcPr>
          <w:p w14:paraId="55F2945C"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2</w:t>
            </w:r>
          </w:p>
        </w:tc>
        <w:tc>
          <w:tcPr>
            <w:tcW w:w="2314" w:type="dxa"/>
            <w:tcBorders>
              <w:top w:val="single" w:sz="4" w:space="0" w:color="auto"/>
              <w:left w:val="single" w:sz="4" w:space="0" w:color="auto"/>
              <w:bottom w:val="single" w:sz="4" w:space="0" w:color="auto"/>
            </w:tcBorders>
            <w:shd w:val="clear" w:color="auto" w:fill="FFFFFF"/>
            <w:vAlign w:val="bottom"/>
          </w:tcPr>
          <w:p w14:paraId="563280A9"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b </w:t>
            </w:r>
            <w:r w:rsidRPr="00B96FDC">
              <w:rPr>
                <w:rFonts w:ascii="Trebuchet MS" w:hAnsi="Trebuchet MS" w:cs="Trebuchet MS"/>
                <w:sz w:val="18"/>
                <w:szCs w:val="18"/>
              </w:rPr>
              <w:t>Ferskvandsdannelser</w:t>
            </w:r>
          </w:p>
        </w:tc>
        <w:tc>
          <w:tcPr>
            <w:tcW w:w="1050" w:type="dxa"/>
            <w:tcBorders>
              <w:top w:val="single" w:sz="4" w:space="0" w:color="auto"/>
              <w:left w:val="single" w:sz="4" w:space="0" w:color="auto"/>
              <w:bottom w:val="single" w:sz="4" w:space="0" w:color="auto"/>
              <w:right w:val="single" w:sz="4" w:space="0" w:color="auto"/>
            </w:tcBorders>
            <w:shd w:val="clear" w:color="auto" w:fill="FFFFFF"/>
            <w:vAlign w:val="center"/>
          </w:tcPr>
          <w:p w14:paraId="6A7EBB2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4" w:type="dxa"/>
            <w:tcBorders>
              <w:top w:val="single" w:sz="4" w:space="0" w:color="auto"/>
              <w:left w:val="single" w:sz="4" w:space="0" w:color="auto"/>
              <w:bottom w:val="single" w:sz="4" w:space="0" w:color="auto"/>
            </w:tcBorders>
            <w:shd w:val="clear" w:color="auto" w:fill="FFFFFF"/>
            <w:vAlign w:val="bottom"/>
          </w:tcPr>
          <w:p w14:paraId="1ADF506B"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Ferskvandsdannelser er både organiske (tørv og gytje) samt mineralske</w:t>
            </w:r>
          </w:p>
          <w:p w14:paraId="041CCCA7"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(ler og sand). Forekomsten af ferskvandsaflejringer er knyttet til nuværende og tidligere vandløbssystemer</w:t>
            </w:r>
          </w:p>
          <w:p w14:paraId="5FE3C37C"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og søområder</w:t>
            </w:r>
          </w:p>
        </w:tc>
      </w:tr>
      <w:tr w:rsidR="00CB4BEB" w:rsidRPr="002D761A" w14:paraId="2D1B1B7A" w14:textId="77777777" w:rsidTr="003C0924">
        <w:trPr>
          <w:trHeight w:val="255"/>
        </w:trPr>
        <w:tc>
          <w:tcPr>
            <w:tcW w:w="1564" w:type="dxa"/>
            <w:tcBorders>
              <w:top w:val="single" w:sz="4" w:space="0" w:color="auto"/>
              <w:left w:val="single" w:sz="4" w:space="0" w:color="auto"/>
              <w:bottom w:val="single" w:sz="4" w:space="0" w:color="auto"/>
              <w:right w:val="single" w:sz="4" w:space="0" w:color="auto"/>
            </w:tcBorders>
            <w:shd w:val="clear" w:color="auto" w:fill="D9D9D9"/>
            <w:vAlign w:val="bottom"/>
          </w:tcPr>
          <w:p w14:paraId="10EF0227"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3</w:t>
            </w:r>
          </w:p>
        </w:tc>
        <w:tc>
          <w:tcPr>
            <w:tcW w:w="2314" w:type="dxa"/>
            <w:tcBorders>
              <w:top w:val="single" w:sz="4" w:space="0" w:color="auto"/>
              <w:left w:val="single" w:sz="4" w:space="0" w:color="auto"/>
              <w:bottom w:val="single" w:sz="4" w:space="0" w:color="auto"/>
            </w:tcBorders>
            <w:shd w:val="clear" w:color="auto" w:fill="FFFFFF"/>
            <w:vAlign w:val="bottom"/>
          </w:tcPr>
          <w:p w14:paraId="3C324FD6"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c </w:t>
            </w:r>
            <w:r w:rsidRPr="00B96FDC">
              <w:rPr>
                <w:rFonts w:ascii="Trebuchet MS" w:hAnsi="Trebuchet MS" w:cs="Trebuchet MS"/>
                <w:sz w:val="18"/>
                <w:szCs w:val="18"/>
              </w:rPr>
              <w:t>Marint sand og ler</w:t>
            </w:r>
          </w:p>
        </w:tc>
        <w:tc>
          <w:tcPr>
            <w:tcW w:w="1050" w:type="dxa"/>
            <w:tcBorders>
              <w:top w:val="single" w:sz="4" w:space="0" w:color="auto"/>
              <w:left w:val="single" w:sz="4" w:space="0" w:color="auto"/>
              <w:bottom w:val="single" w:sz="4" w:space="0" w:color="auto"/>
              <w:right w:val="single" w:sz="4" w:space="0" w:color="auto"/>
            </w:tcBorders>
            <w:shd w:val="clear" w:color="auto" w:fill="FFFFFF"/>
            <w:vAlign w:val="center"/>
          </w:tcPr>
          <w:p w14:paraId="712D8B06" w14:textId="77777777" w:rsidR="00CB4BEB" w:rsidRPr="003A52C1" w:rsidRDefault="00CB4BEB" w:rsidP="003C0924">
            <w:pPr>
              <w:jc w:val="center"/>
              <w:rPr>
                <w:sz w:val="18"/>
                <w:szCs w:val="18"/>
              </w:rPr>
            </w:pPr>
            <w:r w:rsidRPr="003A52C1">
              <w:rPr>
                <w:sz w:val="18"/>
                <w:szCs w:val="18"/>
              </w:rPr>
              <w:t>1</w:t>
            </w:r>
          </w:p>
        </w:tc>
        <w:tc>
          <w:tcPr>
            <w:tcW w:w="8724" w:type="dxa"/>
            <w:tcBorders>
              <w:top w:val="single" w:sz="4" w:space="0" w:color="auto"/>
              <w:left w:val="single" w:sz="4" w:space="0" w:color="auto"/>
              <w:bottom w:val="single" w:sz="4" w:space="0" w:color="auto"/>
            </w:tcBorders>
            <w:shd w:val="clear" w:color="auto" w:fill="FFFFFF"/>
            <w:vAlign w:val="bottom"/>
          </w:tcPr>
          <w:p w14:paraId="7B3B4D8D" w14:textId="5655E0CE" w:rsidR="00133C02" w:rsidRPr="00133C02" w:rsidRDefault="00000000" w:rsidP="00133C02">
            <w:pPr>
              <w:rPr>
                <w:rFonts w:ascii="Trebuchet MS" w:hAnsi="Trebuchet MS" w:cs="Trebuchet MS"/>
                <w:sz w:val="18"/>
                <w:szCs w:val="18"/>
              </w:rPr>
            </w:pPr>
            <w:hyperlink r:id="rId56" w:history="1">
              <w:r w:rsidR="00133C02" w:rsidRPr="00B865D4">
                <w:rPr>
                  <w:rStyle w:val="Hyperlink"/>
                  <w:rFonts w:ascii="Trebuchet MS" w:hAnsi="Trebuchet MS"/>
                  <w:sz w:val="18"/>
                  <w:szCs w:val="18"/>
                </w:rPr>
                <w:t>http://www.geus.dk/</w:t>
              </w:r>
            </w:hyperlink>
          </w:p>
        </w:tc>
      </w:tr>
      <w:tr w:rsidR="00CB4BEB" w:rsidRPr="002D761A" w14:paraId="2629F7FA" w14:textId="77777777" w:rsidTr="003C0924">
        <w:trPr>
          <w:trHeight w:val="255"/>
        </w:trPr>
        <w:tc>
          <w:tcPr>
            <w:tcW w:w="1564" w:type="dxa"/>
            <w:tcBorders>
              <w:top w:val="single" w:sz="4" w:space="0" w:color="auto"/>
              <w:left w:val="single" w:sz="4" w:space="0" w:color="auto"/>
              <w:bottom w:val="single" w:sz="4" w:space="0" w:color="auto"/>
              <w:right w:val="single" w:sz="4" w:space="0" w:color="auto"/>
            </w:tcBorders>
            <w:shd w:val="clear" w:color="auto" w:fill="D9D9D9"/>
            <w:vAlign w:val="bottom"/>
          </w:tcPr>
          <w:p w14:paraId="03F9D78A"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4</w:t>
            </w:r>
          </w:p>
        </w:tc>
        <w:tc>
          <w:tcPr>
            <w:tcW w:w="2314" w:type="dxa"/>
            <w:tcBorders>
              <w:top w:val="single" w:sz="4" w:space="0" w:color="auto"/>
              <w:left w:val="single" w:sz="4" w:space="0" w:color="auto"/>
              <w:bottom w:val="single" w:sz="4" w:space="0" w:color="auto"/>
            </w:tcBorders>
            <w:shd w:val="clear" w:color="auto" w:fill="FFFFFF"/>
            <w:vAlign w:val="bottom"/>
          </w:tcPr>
          <w:p w14:paraId="22CE6FCC"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d </w:t>
            </w:r>
            <w:r w:rsidRPr="00B96FDC">
              <w:rPr>
                <w:rFonts w:ascii="Trebuchet MS" w:hAnsi="Trebuchet MS" w:cs="Trebuchet MS"/>
                <w:sz w:val="18"/>
                <w:szCs w:val="18"/>
              </w:rPr>
              <w:t>Strandvolde</w:t>
            </w:r>
          </w:p>
        </w:tc>
        <w:tc>
          <w:tcPr>
            <w:tcW w:w="1050" w:type="dxa"/>
            <w:tcBorders>
              <w:top w:val="single" w:sz="4" w:space="0" w:color="auto"/>
              <w:left w:val="single" w:sz="4" w:space="0" w:color="auto"/>
              <w:bottom w:val="single" w:sz="4" w:space="0" w:color="auto"/>
              <w:right w:val="single" w:sz="4" w:space="0" w:color="auto"/>
            </w:tcBorders>
            <w:shd w:val="clear" w:color="auto" w:fill="FFFFFF"/>
            <w:vAlign w:val="center"/>
          </w:tcPr>
          <w:p w14:paraId="64A3B47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4" w:type="dxa"/>
            <w:tcBorders>
              <w:top w:val="single" w:sz="4" w:space="0" w:color="auto"/>
              <w:left w:val="single" w:sz="4" w:space="0" w:color="auto"/>
              <w:bottom w:val="single" w:sz="4" w:space="0" w:color="auto"/>
            </w:tcBorders>
            <w:shd w:val="clear" w:color="auto" w:fill="FFFFFF"/>
            <w:vAlign w:val="bottom"/>
          </w:tcPr>
          <w:p w14:paraId="774ED40D"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 xml:space="preserve">Strandvoldene består af grus og sten, og forekommer bl.a. som </w:t>
            </w:r>
            <w:proofErr w:type="spellStart"/>
            <w:r w:rsidRPr="00A8603D">
              <w:rPr>
                <w:rFonts w:ascii="Trebuchet MS" w:hAnsi="Trebuchet MS" w:cs="Trebuchet MS"/>
                <w:sz w:val="18"/>
                <w:szCs w:val="18"/>
              </w:rPr>
              <w:t>krumodder</w:t>
            </w:r>
            <w:proofErr w:type="spellEnd"/>
            <w:r w:rsidRPr="00A8603D">
              <w:rPr>
                <w:rFonts w:ascii="Trebuchet MS" w:hAnsi="Trebuchet MS" w:cs="Trebuchet MS"/>
                <w:sz w:val="18"/>
                <w:szCs w:val="18"/>
              </w:rPr>
              <w:t xml:space="preserve"> på det marine forland.</w:t>
            </w:r>
          </w:p>
        </w:tc>
      </w:tr>
      <w:tr w:rsidR="00CB4BEB" w:rsidRPr="002D761A" w14:paraId="01DA1A7A" w14:textId="77777777" w:rsidTr="003C0924">
        <w:trPr>
          <w:trHeight w:val="255"/>
        </w:trPr>
        <w:tc>
          <w:tcPr>
            <w:tcW w:w="1564" w:type="dxa"/>
            <w:tcBorders>
              <w:top w:val="single" w:sz="4" w:space="0" w:color="auto"/>
              <w:left w:val="single" w:sz="4" w:space="0" w:color="auto"/>
              <w:bottom w:val="single" w:sz="4" w:space="0" w:color="auto"/>
              <w:right w:val="single" w:sz="4" w:space="0" w:color="auto"/>
            </w:tcBorders>
            <w:shd w:val="clear" w:color="auto" w:fill="D9D9D9"/>
            <w:vAlign w:val="bottom"/>
          </w:tcPr>
          <w:p w14:paraId="331AF209"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5</w:t>
            </w:r>
          </w:p>
        </w:tc>
        <w:tc>
          <w:tcPr>
            <w:tcW w:w="2314" w:type="dxa"/>
            <w:tcBorders>
              <w:top w:val="single" w:sz="4" w:space="0" w:color="auto"/>
              <w:left w:val="single" w:sz="4" w:space="0" w:color="auto"/>
              <w:bottom w:val="single" w:sz="4" w:space="0" w:color="auto"/>
            </w:tcBorders>
            <w:shd w:val="clear" w:color="auto" w:fill="FFFFFF"/>
            <w:vAlign w:val="bottom"/>
          </w:tcPr>
          <w:p w14:paraId="2BC4104C"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e </w:t>
            </w:r>
            <w:r w:rsidRPr="00B96FDC">
              <w:rPr>
                <w:rFonts w:ascii="Trebuchet MS" w:hAnsi="Trebuchet MS" w:cs="Trebuchet MS"/>
                <w:sz w:val="18"/>
                <w:szCs w:val="18"/>
              </w:rPr>
              <w:t>Morænesand og –grus</w:t>
            </w:r>
          </w:p>
        </w:tc>
        <w:tc>
          <w:tcPr>
            <w:tcW w:w="1050" w:type="dxa"/>
            <w:tcBorders>
              <w:top w:val="single" w:sz="4" w:space="0" w:color="auto"/>
              <w:left w:val="single" w:sz="4" w:space="0" w:color="auto"/>
              <w:bottom w:val="single" w:sz="4" w:space="0" w:color="auto"/>
              <w:right w:val="single" w:sz="4" w:space="0" w:color="auto"/>
            </w:tcBorders>
            <w:shd w:val="clear" w:color="auto" w:fill="FFFFFF"/>
            <w:vAlign w:val="center"/>
          </w:tcPr>
          <w:p w14:paraId="1BB202F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4" w:type="dxa"/>
            <w:tcBorders>
              <w:top w:val="single" w:sz="4" w:space="0" w:color="auto"/>
              <w:left w:val="single" w:sz="4" w:space="0" w:color="auto"/>
              <w:bottom w:val="single" w:sz="4" w:space="0" w:color="auto"/>
            </w:tcBorders>
            <w:shd w:val="clear" w:color="auto" w:fill="FFFFFF"/>
            <w:vAlign w:val="bottom"/>
          </w:tcPr>
          <w:p w14:paraId="1728588F"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et usorteret sediment afsat af isen. Morænesand (sandet til) består af en sandet, lidt lerholdig grundmasse med sten og blokke.</w:t>
            </w:r>
          </w:p>
        </w:tc>
      </w:tr>
      <w:tr w:rsidR="00CB4BEB" w:rsidRPr="002D761A" w14:paraId="3E564532" w14:textId="77777777" w:rsidTr="003C0924">
        <w:trPr>
          <w:trHeight w:val="255"/>
        </w:trPr>
        <w:tc>
          <w:tcPr>
            <w:tcW w:w="1564" w:type="dxa"/>
            <w:tcBorders>
              <w:top w:val="single" w:sz="4" w:space="0" w:color="auto"/>
              <w:left w:val="single" w:sz="4" w:space="0" w:color="auto"/>
              <w:bottom w:val="single" w:sz="4" w:space="0" w:color="auto"/>
              <w:right w:val="single" w:sz="4" w:space="0" w:color="auto"/>
            </w:tcBorders>
            <w:shd w:val="clear" w:color="auto" w:fill="D9D9D9"/>
            <w:vAlign w:val="bottom"/>
          </w:tcPr>
          <w:p w14:paraId="27367A76"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6</w:t>
            </w:r>
          </w:p>
        </w:tc>
        <w:tc>
          <w:tcPr>
            <w:tcW w:w="2314" w:type="dxa"/>
            <w:tcBorders>
              <w:top w:val="single" w:sz="4" w:space="0" w:color="auto"/>
              <w:left w:val="single" w:sz="4" w:space="0" w:color="auto"/>
              <w:bottom w:val="single" w:sz="4" w:space="0" w:color="auto"/>
            </w:tcBorders>
            <w:shd w:val="clear" w:color="auto" w:fill="FFFFFF"/>
            <w:vAlign w:val="bottom"/>
          </w:tcPr>
          <w:p w14:paraId="7004C6ED"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f </w:t>
            </w:r>
            <w:r w:rsidRPr="00B96FDC">
              <w:rPr>
                <w:rFonts w:ascii="Trebuchet MS" w:hAnsi="Trebuchet MS" w:cs="Trebuchet MS"/>
                <w:sz w:val="18"/>
                <w:szCs w:val="18"/>
              </w:rPr>
              <w:t>Moræneler</w:t>
            </w:r>
          </w:p>
        </w:tc>
        <w:tc>
          <w:tcPr>
            <w:tcW w:w="1050" w:type="dxa"/>
            <w:tcBorders>
              <w:top w:val="single" w:sz="4" w:space="0" w:color="auto"/>
              <w:left w:val="single" w:sz="4" w:space="0" w:color="auto"/>
              <w:bottom w:val="single" w:sz="4" w:space="0" w:color="auto"/>
              <w:right w:val="single" w:sz="4" w:space="0" w:color="auto"/>
            </w:tcBorders>
            <w:shd w:val="clear" w:color="auto" w:fill="FFFFFF"/>
            <w:vAlign w:val="center"/>
          </w:tcPr>
          <w:p w14:paraId="02505C9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4" w:type="dxa"/>
            <w:tcBorders>
              <w:top w:val="single" w:sz="4" w:space="0" w:color="auto"/>
              <w:left w:val="single" w:sz="4" w:space="0" w:color="auto"/>
              <w:bottom w:val="single" w:sz="4" w:space="0" w:color="auto"/>
            </w:tcBorders>
            <w:shd w:val="clear" w:color="auto" w:fill="FFFFFF"/>
            <w:vAlign w:val="bottom"/>
          </w:tcPr>
          <w:p w14:paraId="5FFC2B39"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Moræneler er moræneaflejringer fra istiden, der indeholder en større eller mindre grad af ler.</w:t>
            </w:r>
          </w:p>
          <w:p w14:paraId="68130FE9" w14:textId="77777777" w:rsidR="00CB4BEB" w:rsidRPr="00A8603D" w:rsidRDefault="00CB4BEB" w:rsidP="003C0924">
            <w:pPr>
              <w:rPr>
                <w:rFonts w:ascii="Trebuchet MS" w:hAnsi="Trebuchet MS" w:cs="Trebuchet MS"/>
                <w:sz w:val="18"/>
                <w:szCs w:val="18"/>
              </w:rPr>
            </w:pPr>
          </w:p>
        </w:tc>
      </w:tr>
      <w:tr w:rsidR="00CB4BEB" w:rsidRPr="002D761A" w14:paraId="574E36AE" w14:textId="77777777" w:rsidTr="003C0924">
        <w:trPr>
          <w:trHeight w:val="255"/>
        </w:trPr>
        <w:tc>
          <w:tcPr>
            <w:tcW w:w="1564" w:type="dxa"/>
            <w:tcBorders>
              <w:top w:val="single" w:sz="4" w:space="0" w:color="auto"/>
              <w:left w:val="single" w:sz="4" w:space="0" w:color="auto"/>
              <w:bottom w:val="single" w:sz="4" w:space="0" w:color="auto"/>
              <w:right w:val="single" w:sz="4" w:space="0" w:color="auto"/>
            </w:tcBorders>
            <w:shd w:val="clear" w:color="auto" w:fill="D9D9D9"/>
            <w:vAlign w:val="bottom"/>
          </w:tcPr>
          <w:p w14:paraId="0EA96A0E"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7</w:t>
            </w:r>
          </w:p>
        </w:tc>
        <w:tc>
          <w:tcPr>
            <w:tcW w:w="2314" w:type="dxa"/>
            <w:tcBorders>
              <w:top w:val="single" w:sz="4" w:space="0" w:color="auto"/>
              <w:left w:val="single" w:sz="4" w:space="0" w:color="auto"/>
              <w:bottom w:val="single" w:sz="4" w:space="0" w:color="auto"/>
            </w:tcBorders>
            <w:shd w:val="clear" w:color="auto" w:fill="FFFFFF"/>
            <w:vAlign w:val="bottom"/>
          </w:tcPr>
          <w:p w14:paraId="14565B3A"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g </w:t>
            </w:r>
            <w:r w:rsidRPr="00B96FDC">
              <w:rPr>
                <w:rFonts w:ascii="Trebuchet MS" w:hAnsi="Trebuchet MS" w:cs="Trebuchet MS"/>
                <w:sz w:val="18"/>
                <w:szCs w:val="18"/>
              </w:rPr>
              <w:t>Smeltevandssand og – grus</w:t>
            </w:r>
          </w:p>
        </w:tc>
        <w:tc>
          <w:tcPr>
            <w:tcW w:w="1050" w:type="dxa"/>
            <w:tcBorders>
              <w:top w:val="single" w:sz="4" w:space="0" w:color="auto"/>
              <w:left w:val="single" w:sz="4" w:space="0" w:color="auto"/>
              <w:bottom w:val="single" w:sz="4" w:space="0" w:color="auto"/>
              <w:right w:val="single" w:sz="4" w:space="0" w:color="auto"/>
            </w:tcBorders>
            <w:shd w:val="clear" w:color="auto" w:fill="FFFFFF"/>
            <w:vAlign w:val="center"/>
          </w:tcPr>
          <w:p w14:paraId="4FF6862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4" w:type="dxa"/>
            <w:tcBorders>
              <w:top w:val="single" w:sz="4" w:space="0" w:color="auto"/>
              <w:left w:val="single" w:sz="4" w:space="0" w:color="auto"/>
              <w:bottom w:val="single" w:sz="4" w:space="0" w:color="auto"/>
            </w:tcBorders>
            <w:shd w:val="clear" w:color="auto" w:fill="FFFFFF"/>
            <w:vAlign w:val="bottom"/>
          </w:tcPr>
          <w:p w14:paraId="3F847375"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 xml:space="preserve">Disse sedimenter består af dårligt sorteret sand og grus afsat af smeltevandsfloder. Sandet er lagdelt og krydslejret, og kan stedvis være stærkt forstyrret af senere </w:t>
            </w:r>
            <w:proofErr w:type="spellStart"/>
            <w:r w:rsidRPr="00A8603D">
              <w:rPr>
                <w:rFonts w:ascii="Trebuchet MS" w:hAnsi="Trebuchet MS" w:cs="Trebuchet MS"/>
                <w:sz w:val="18"/>
                <w:szCs w:val="18"/>
              </w:rPr>
              <w:t>isoverskridelser</w:t>
            </w:r>
            <w:proofErr w:type="spellEnd"/>
            <w:r w:rsidRPr="00A8603D">
              <w:rPr>
                <w:rFonts w:ascii="Trebuchet MS" w:hAnsi="Trebuchet MS" w:cs="Trebuchet MS"/>
                <w:sz w:val="18"/>
                <w:szCs w:val="18"/>
              </w:rPr>
              <w:t>.</w:t>
            </w:r>
          </w:p>
        </w:tc>
      </w:tr>
      <w:tr w:rsidR="00CB4BEB" w:rsidRPr="002D761A" w14:paraId="4E45CAB6" w14:textId="77777777" w:rsidTr="003C0924">
        <w:trPr>
          <w:trHeight w:val="255"/>
        </w:trPr>
        <w:tc>
          <w:tcPr>
            <w:tcW w:w="1564" w:type="dxa"/>
            <w:tcBorders>
              <w:top w:val="single" w:sz="4" w:space="0" w:color="auto"/>
              <w:left w:val="single" w:sz="4" w:space="0" w:color="auto"/>
              <w:bottom w:val="single" w:sz="4" w:space="0" w:color="auto"/>
              <w:right w:val="single" w:sz="4" w:space="0" w:color="auto"/>
            </w:tcBorders>
            <w:shd w:val="clear" w:color="auto" w:fill="D9D9D9"/>
            <w:vAlign w:val="bottom"/>
          </w:tcPr>
          <w:p w14:paraId="6E948F9E"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8</w:t>
            </w:r>
          </w:p>
        </w:tc>
        <w:tc>
          <w:tcPr>
            <w:tcW w:w="2314" w:type="dxa"/>
            <w:tcBorders>
              <w:top w:val="single" w:sz="4" w:space="0" w:color="auto"/>
              <w:left w:val="single" w:sz="4" w:space="0" w:color="auto"/>
              <w:bottom w:val="single" w:sz="4" w:space="0" w:color="auto"/>
            </w:tcBorders>
            <w:shd w:val="clear" w:color="auto" w:fill="FFFFFF"/>
            <w:vAlign w:val="bottom"/>
          </w:tcPr>
          <w:p w14:paraId="54569B81"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h </w:t>
            </w:r>
            <w:r w:rsidRPr="00B96FDC">
              <w:rPr>
                <w:rFonts w:ascii="Trebuchet MS" w:hAnsi="Trebuchet MS" w:cs="Trebuchet MS"/>
                <w:sz w:val="18"/>
                <w:szCs w:val="18"/>
              </w:rPr>
              <w:t>Ekstramarginale aflejringer</w:t>
            </w:r>
          </w:p>
        </w:tc>
        <w:tc>
          <w:tcPr>
            <w:tcW w:w="1050" w:type="dxa"/>
            <w:tcBorders>
              <w:top w:val="single" w:sz="4" w:space="0" w:color="auto"/>
              <w:left w:val="single" w:sz="4" w:space="0" w:color="auto"/>
              <w:bottom w:val="single" w:sz="4" w:space="0" w:color="auto"/>
              <w:right w:val="single" w:sz="4" w:space="0" w:color="auto"/>
            </w:tcBorders>
            <w:shd w:val="clear" w:color="auto" w:fill="FFFFFF"/>
            <w:vAlign w:val="center"/>
          </w:tcPr>
          <w:p w14:paraId="19988E7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4" w:type="dxa"/>
            <w:tcBorders>
              <w:top w:val="single" w:sz="4" w:space="0" w:color="auto"/>
              <w:left w:val="single" w:sz="4" w:space="0" w:color="auto"/>
              <w:bottom w:val="single" w:sz="4" w:space="0" w:color="auto"/>
            </w:tcBorders>
            <w:shd w:val="clear" w:color="auto" w:fill="FFFFFF"/>
            <w:vAlign w:val="bottom"/>
          </w:tcPr>
          <w:p w14:paraId="0C9F1719"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består både af sand og grus.</w:t>
            </w:r>
          </w:p>
        </w:tc>
      </w:tr>
      <w:tr w:rsidR="00CB4BEB" w:rsidRPr="002D761A" w14:paraId="5DF457F2" w14:textId="77777777" w:rsidTr="003C0924">
        <w:trPr>
          <w:trHeight w:val="255"/>
        </w:trPr>
        <w:tc>
          <w:tcPr>
            <w:tcW w:w="1564" w:type="dxa"/>
            <w:tcBorders>
              <w:top w:val="single" w:sz="4" w:space="0" w:color="auto"/>
              <w:left w:val="single" w:sz="4" w:space="0" w:color="auto"/>
              <w:bottom w:val="single" w:sz="4" w:space="0" w:color="auto"/>
              <w:right w:val="single" w:sz="4" w:space="0" w:color="auto"/>
            </w:tcBorders>
            <w:shd w:val="clear" w:color="auto" w:fill="D9D9D9"/>
            <w:vAlign w:val="bottom"/>
          </w:tcPr>
          <w:p w14:paraId="667E7D89"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9</w:t>
            </w:r>
          </w:p>
        </w:tc>
        <w:tc>
          <w:tcPr>
            <w:tcW w:w="2314" w:type="dxa"/>
            <w:tcBorders>
              <w:top w:val="single" w:sz="4" w:space="0" w:color="auto"/>
              <w:left w:val="single" w:sz="4" w:space="0" w:color="auto"/>
              <w:bottom w:val="single" w:sz="4" w:space="0" w:color="auto"/>
            </w:tcBorders>
            <w:shd w:val="clear" w:color="auto" w:fill="FFFFFF"/>
            <w:vAlign w:val="bottom"/>
          </w:tcPr>
          <w:p w14:paraId="1DA2CD4F"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i </w:t>
            </w:r>
            <w:r w:rsidRPr="00B96FDC">
              <w:rPr>
                <w:rFonts w:ascii="Trebuchet MS" w:hAnsi="Trebuchet MS" w:cs="Trebuchet MS"/>
                <w:sz w:val="18"/>
                <w:szCs w:val="18"/>
              </w:rPr>
              <w:t>Ældre havaflejringer</w:t>
            </w:r>
          </w:p>
        </w:tc>
        <w:tc>
          <w:tcPr>
            <w:tcW w:w="1050" w:type="dxa"/>
            <w:tcBorders>
              <w:top w:val="single" w:sz="4" w:space="0" w:color="auto"/>
              <w:left w:val="single" w:sz="4" w:space="0" w:color="auto"/>
              <w:bottom w:val="single" w:sz="4" w:space="0" w:color="auto"/>
              <w:right w:val="single" w:sz="4" w:space="0" w:color="auto"/>
            </w:tcBorders>
            <w:shd w:val="clear" w:color="auto" w:fill="FFFFFF"/>
            <w:vAlign w:val="center"/>
          </w:tcPr>
          <w:p w14:paraId="09AB0FB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4" w:type="dxa"/>
            <w:tcBorders>
              <w:top w:val="single" w:sz="4" w:space="0" w:color="auto"/>
              <w:left w:val="single" w:sz="4" w:space="0" w:color="auto"/>
              <w:bottom w:val="single" w:sz="4" w:space="0" w:color="auto"/>
            </w:tcBorders>
            <w:shd w:val="clear" w:color="auto" w:fill="FFFFFF"/>
            <w:vAlign w:val="bottom"/>
          </w:tcPr>
          <w:p w14:paraId="0285B16D"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 xml:space="preserve">Marint ler, silt og finsand aflejret i det senglaciale arktiske </w:t>
            </w:r>
            <w:proofErr w:type="spellStart"/>
            <w:r w:rsidRPr="00A8603D">
              <w:rPr>
                <w:rFonts w:ascii="Trebuchet MS" w:hAnsi="Trebuchet MS" w:cs="Trebuchet MS"/>
                <w:sz w:val="18"/>
                <w:szCs w:val="18"/>
              </w:rPr>
              <w:t>Yoldiahav</w:t>
            </w:r>
            <w:proofErr w:type="spellEnd"/>
            <w:r w:rsidRPr="00A8603D">
              <w:rPr>
                <w:rFonts w:ascii="Trebuchet MS" w:hAnsi="Trebuchet MS" w:cs="Trebuchet MS"/>
                <w:sz w:val="18"/>
                <w:szCs w:val="18"/>
              </w:rPr>
              <w:t>.</w:t>
            </w:r>
          </w:p>
        </w:tc>
      </w:tr>
      <w:tr w:rsidR="00CB4BEB" w:rsidRPr="002D761A" w14:paraId="25A2C7CE" w14:textId="77777777" w:rsidTr="003C0924">
        <w:trPr>
          <w:trHeight w:hRule="exact" w:val="255"/>
        </w:trPr>
        <w:tc>
          <w:tcPr>
            <w:tcW w:w="1564" w:type="dxa"/>
            <w:tcBorders>
              <w:top w:val="single" w:sz="4" w:space="0" w:color="auto"/>
              <w:left w:val="single" w:sz="4" w:space="0" w:color="auto"/>
              <w:bottom w:val="single" w:sz="4" w:space="0" w:color="auto"/>
              <w:right w:val="single" w:sz="4" w:space="0" w:color="auto"/>
            </w:tcBorders>
            <w:shd w:val="clear" w:color="auto" w:fill="D9D9D9"/>
            <w:vAlign w:val="bottom"/>
          </w:tcPr>
          <w:p w14:paraId="01DEC559"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98</w:t>
            </w:r>
          </w:p>
        </w:tc>
        <w:tc>
          <w:tcPr>
            <w:tcW w:w="2314" w:type="dxa"/>
            <w:tcBorders>
              <w:top w:val="single" w:sz="4" w:space="0" w:color="auto"/>
              <w:left w:val="single" w:sz="4" w:space="0" w:color="auto"/>
              <w:bottom w:val="single" w:sz="4" w:space="0" w:color="auto"/>
            </w:tcBorders>
            <w:shd w:val="clear" w:color="auto" w:fill="FFFFFF"/>
            <w:vAlign w:val="bottom"/>
          </w:tcPr>
          <w:p w14:paraId="5A45970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Andet</w:t>
            </w:r>
          </w:p>
        </w:tc>
        <w:tc>
          <w:tcPr>
            <w:tcW w:w="1050" w:type="dxa"/>
            <w:tcBorders>
              <w:top w:val="single" w:sz="4" w:space="0" w:color="auto"/>
              <w:left w:val="single" w:sz="4" w:space="0" w:color="auto"/>
              <w:bottom w:val="single" w:sz="4" w:space="0" w:color="auto"/>
              <w:right w:val="single" w:sz="4" w:space="0" w:color="auto"/>
            </w:tcBorders>
            <w:shd w:val="clear" w:color="auto" w:fill="FFFFFF"/>
            <w:vAlign w:val="center"/>
          </w:tcPr>
          <w:p w14:paraId="3AC10F5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4" w:type="dxa"/>
            <w:tcBorders>
              <w:top w:val="single" w:sz="4" w:space="0" w:color="auto"/>
              <w:left w:val="single" w:sz="4" w:space="0" w:color="auto"/>
              <w:bottom w:val="single" w:sz="4" w:space="0" w:color="auto"/>
            </w:tcBorders>
            <w:shd w:val="clear" w:color="auto" w:fill="FFFFFF"/>
            <w:vAlign w:val="bottom"/>
          </w:tcPr>
          <w:p w14:paraId="1B7654E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Andet</w:t>
            </w:r>
          </w:p>
        </w:tc>
      </w:tr>
      <w:tr w:rsidR="00CB4BEB" w:rsidRPr="002D761A" w14:paraId="176AC007" w14:textId="77777777" w:rsidTr="003C0924">
        <w:trPr>
          <w:trHeight w:hRule="exact" w:val="255"/>
        </w:trPr>
        <w:tc>
          <w:tcPr>
            <w:tcW w:w="1564" w:type="dxa"/>
            <w:tcBorders>
              <w:top w:val="single" w:sz="4" w:space="0" w:color="auto"/>
              <w:left w:val="single" w:sz="4" w:space="0" w:color="auto"/>
              <w:bottom w:val="single" w:sz="4" w:space="0" w:color="auto"/>
              <w:right w:val="single" w:sz="4" w:space="0" w:color="auto"/>
            </w:tcBorders>
            <w:shd w:val="clear" w:color="auto" w:fill="D9D9D9"/>
            <w:vAlign w:val="bottom"/>
          </w:tcPr>
          <w:p w14:paraId="70D7E6AD"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99</w:t>
            </w:r>
          </w:p>
        </w:tc>
        <w:tc>
          <w:tcPr>
            <w:tcW w:w="2314" w:type="dxa"/>
            <w:tcBorders>
              <w:top w:val="single" w:sz="4" w:space="0" w:color="auto"/>
              <w:left w:val="single" w:sz="4" w:space="0" w:color="auto"/>
              <w:bottom w:val="single" w:sz="4" w:space="0" w:color="auto"/>
            </w:tcBorders>
            <w:shd w:val="clear" w:color="auto" w:fill="FFFFFF"/>
            <w:vAlign w:val="bottom"/>
          </w:tcPr>
          <w:p w14:paraId="25B9679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Ukendt</w:t>
            </w:r>
          </w:p>
        </w:tc>
        <w:tc>
          <w:tcPr>
            <w:tcW w:w="1050" w:type="dxa"/>
            <w:tcBorders>
              <w:top w:val="single" w:sz="4" w:space="0" w:color="auto"/>
              <w:left w:val="single" w:sz="4" w:space="0" w:color="auto"/>
              <w:bottom w:val="single" w:sz="4" w:space="0" w:color="auto"/>
              <w:right w:val="single" w:sz="4" w:space="0" w:color="auto"/>
            </w:tcBorders>
            <w:shd w:val="clear" w:color="auto" w:fill="FFFFFF"/>
            <w:vAlign w:val="center"/>
          </w:tcPr>
          <w:p w14:paraId="54C7151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4" w:type="dxa"/>
            <w:tcBorders>
              <w:top w:val="single" w:sz="4" w:space="0" w:color="auto"/>
              <w:left w:val="single" w:sz="4" w:space="0" w:color="auto"/>
              <w:bottom w:val="single" w:sz="4" w:space="0" w:color="auto"/>
            </w:tcBorders>
            <w:shd w:val="clear" w:color="auto" w:fill="FFFFFF"/>
            <w:vAlign w:val="bottom"/>
          </w:tcPr>
          <w:p w14:paraId="7481176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Ukendt</w:t>
            </w:r>
          </w:p>
        </w:tc>
      </w:tr>
    </w:tbl>
    <w:p w14:paraId="755593A6" w14:textId="77777777" w:rsidR="00CB4BEB" w:rsidRPr="004E7F65" w:rsidRDefault="00CB4BEB" w:rsidP="00CB4BEB">
      <w:pPr>
        <w:rPr>
          <w:rFonts w:ascii="Trebuchet MS" w:hAnsi="Trebuchet MS"/>
          <w:color w:val="0000FF"/>
          <w:sz w:val="19"/>
          <w:szCs w:val="19"/>
        </w:rPr>
      </w:pPr>
      <w:r w:rsidRPr="004E7F65">
        <w:rPr>
          <w:rFonts w:ascii="Trebuchet MS" w:hAnsi="Trebuchet MS" w:cs="Trebuchet MS"/>
          <w:sz w:val="19"/>
          <w:szCs w:val="19"/>
        </w:rPr>
        <w:t xml:space="preserve">For yderligere Begrebsdefinition, se: </w:t>
      </w:r>
      <w:hyperlink r:id="rId57" w:history="1">
        <w:r w:rsidRPr="004E7F65">
          <w:rPr>
            <w:rStyle w:val="Hyperlink"/>
            <w:rFonts w:ascii="Trebuchet MS" w:hAnsi="Trebuchet MS"/>
            <w:sz w:val="19"/>
            <w:szCs w:val="19"/>
          </w:rPr>
          <w:t>http://www.geus.dk/</w:t>
        </w:r>
      </w:hyperlink>
    </w:p>
    <w:p w14:paraId="6F0E2F9A" w14:textId="77777777" w:rsidR="00CB4BEB" w:rsidRPr="00B96FDC" w:rsidRDefault="00CB4BEB" w:rsidP="004E7F65">
      <w:pPr>
        <w:pStyle w:val="Overskrift7"/>
      </w:pPr>
      <w:r>
        <w:br w:type="page"/>
      </w:r>
      <w:r>
        <w:lastRenderedPageBreak/>
        <w:t>5.13.</w:t>
      </w:r>
      <w:r w:rsidRPr="00B96FDC">
        <w:t>1.3.3   6</w:t>
      </w:r>
      <w:r>
        <w:t>2</w:t>
      </w:r>
      <w:r w:rsidRPr="00B96FDC">
        <w:t>00 Terrænform</w:t>
      </w:r>
      <w:r w:rsidRPr="00B96FDC">
        <w:rPr>
          <w:rStyle w:val="TypografiOverskrift4BrugerdefineretfarveRGB0Tegn"/>
          <w:rFonts w:eastAsiaTheme="minorEastAsia"/>
        </w:rPr>
        <w:t xml:space="preserve"> </w:t>
      </w:r>
      <w:r w:rsidRPr="00B96FDC">
        <w:t>(</w:t>
      </w:r>
      <w:r w:rsidRPr="004D056C">
        <w:t>d_6200_terraen</w:t>
      </w:r>
      <w:r w:rsidRPr="00B96FDC">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0"/>
        <w:gridCol w:w="4053"/>
        <w:gridCol w:w="982"/>
        <w:gridCol w:w="6871"/>
      </w:tblGrid>
      <w:tr w:rsidR="00CB4BEB" w:rsidRPr="002D761A" w14:paraId="12529168" w14:textId="77777777" w:rsidTr="003C0924">
        <w:trPr>
          <w:trHeight w:hRule="exact" w:val="255"/>
        </w:trPr>
        <w:tc>
          <w:tcPr>
            <w:tcW w:w="1525" w:type="dxa"/>
            <w:tcBorders>
              <w:bottom w:val="single" w:sz="4" w:space="0" w:color="auto"/>
            </w:tcBorders>
            <w:shd w:val="clear" w:color="auto" w:fill="D9D9D9"/>
            <w:vAlign w:val="bottom"/>
          </w:tcPr>
          <w:p w14:paraId="0E452128" w14:textId="77777777" w:rsidR="00CB4BEB" w:rsidRPr="00B96FDC" w:rsidRDefault="00CB4BEB" w:rsidP="003C0924">
            <w:pPr>
              <w:rPr>
                <w:rFonts w:ascii="Trebuchet MS" w:hAnsi="Trebuchet MS" w:cs="Trebuchet MS"/>
                <w:b/>
                <w:sz w:val="18"/>
                <w:szCs w:val="18"/>
              </w:rPr>
            </w:pPr>
            <w:proofErr w:type="spellStart"/>
            <w:r w:rsidRPr="00B96FDC">
              <w:rPr>
                <w:rFonts w:ascii="Trebuchet MS" w:hAnsi="Trebuchet MS" w:cs="Trebuchet MS"/>
                <w:b/>
                <w:sz w:val="18"/>
                <w:szCs w:val="18"/>
              </w:rPr>
              <w:t>terr</w:t>
            </w:r>
            <w:r w:rsidRPr="004D056C">
              <w:rPr>
                <w:rFonts w:ascii="Trebuchet MS" w:hAnsi="Trebuchet MS" w:cs="Trebuchet MS"/>
                <w:b/>
                <w:sz w:val="18"/>
                <w:szCs w:val="18"/>
              </w:rPr>
              <w:t>ae</w:t>
            </w:r>
            <w:r w:rsidRPr="00B96FDC">
              <w:rPr>
                <w:rFonts w:ascii="Trebuchet MS" w:hAnsi="Trebuchet MS" w:cs="Trebuchet MS"/>
                <w:b/>
                <w:sz w:val="18"/>
                <w:szCs w:val="18"/>
              </w:rPr>
              <w:t>n_kode</w:t>
            </w:r>
            <w:proofErr w:type="spellEnd"/>
          </w:p>
        </w:tc>
        <w:tc>
          <w:tcPr>
            <w:tcW w:w="4112" w:type="dxa"/>
            <w:tcBorders>
              <w:bottom w:val="single" w:sz="4" w:space="0" w:color="auto"/>
            </w:tcBorders>
            <w:shd w:val="clear" w:color="auto" w:fill="D9D9D9"/>
            <w:vAlign w:val="bottom"/>
          </w:tcPr>
          <w:p w14:paraId="0D15B8E7" w14:textId="77777777" w:rsidR="00CB4BEB" w:rsidRPr="00B96FDC" w:rsidRDefault="00CB4BEB" w:rsidP="003C0924">
            <w:pPr>
              <w:rPr>
                <w:rFonts w:ascii="Trebuchet MS" w:hAnsi="Trebuchet MS" w:cs="Trebuchet MS"/>
                <w:b/>
                <w:sz w:val="18"/>
                <w:szCs w:val="18"/>
              </w:rPr>
            </w:pPr>
            <w:proofErr w:type="spellStart"/>
            <w:r w:rsidRPr="0075001B">
              <w:rPr>
                <w:rFonts w:ascii="Trebuchet MS" w:hAnsi="Trebuchet MS" w:cs="Trebuchet MS"/>
                <w:b/>
                <w:sz w:val="18"/>
                <w:szCs w:val="18"/>
              </w:rPr>
              <w:t>Te</w:t>
            </w:r>
            <w:r w:rsidRPr="00B96FDC">
              <w:rPr>
                <w:rFonts w:ascii="Trebuchet MS" w:hAnsi="Trebuchet MS" w:cs="Trebuchet MS"/>
                <w:b/>
                <w:sz w:val="18"/>
                <w:szCs w:val="18"/>
              </w:rPr>
              <w:t>rr</w:t>
            </w:r>
            <w:r w:rsidRPr="004D056C">
              <w:rPr>
                <w:rFonts w:ascii="Trebuchet MS" w:hAnsi="Trebuchet MS" w:cs="Trebuchet MS"/>
                <w:b/>
                <w:sz w:val="18"/>
                <w:szCs w:val="18"/>
              </w:rPr>
              <w:t>ae</w:t>
            </w:r>
            <w:r w:rsidRPr="00B96FDC">
              <w:rPr>
                <w:rFonts w:ascii="Trebuchet MS" w:hAnsi="Trebuchet MS" w:cs="Trebuchet MS"/>
                <w:b/>
                <w:sz w:val="18"/>
                <w:szCs w:val="18"/>
              </w:rPr>
              <w:t>n</w:t>
            </w:r>
            <w:proofErr w:type="spellEnd"/>
          </w:p>
        </w:tc>
        <w:tc>
          <w:tcPr>
            <w:tcW w:w="992" w:type="dxa"/>
            <w:tcBorders>
              <w:bottom w:val="single" w:sz="4" w:space="0" w:color="auto"/>
            </w:tcBorders>
            <w:shd w:val="clear" w:color="auto" w:fill="D9D9D9"/>
            <w:vAlign w:val="bottom"/>
          </w:tcPr>
          <w:p w14:paraId="15632055" w14:textId="77777777" w:rsidR="00CB4BEB" w:rsidRPr="003A52C1" w:rsidRDefault="00CB4BEB" w:rsidP="003C0924">
            <w:pPr>
              <w:rPr>
                <w:rFonts w:ascii="Trebuchet MS" w:hAnsi="Trebuchet MS" w:cs="Trebuchet MS"/>
                <w:b/>
                <w:sz w:val="18"/>
                <w:szCs w:val="18"/>
              </w:rPr>
            </w:pPr>
            <w:r w:rsidRPr="003A52C1">
              <w:rPr>
                <w:rFonts w:ascii="Trebuchet MS" w:hAnsi="Trebuchet MS" w:cs="Trebuchet MS"/>
                <w:b/>
                <w:sz w:val="18"/>
                <w:szCs w:val="18"/>
              </w:rPr>
              <w:t>aktiv</w:t>
            </w:r>
          </w:p>
        </w:tc>
        <w:tc>
          <w:tcPr>
            <w:tcW w:w="7023" w:type="dxa"/>
            <w:tcBorders>
              <w:bottom w:val="single" w:sz="4" w:space="0" w:color="auto"/>
            </w:tcBorders>
            <w:shd w:val="clear" w:color="auto" w:fill="D9D9D9"/>
            <w:vAlign w:val="bottom"/>
          </w:tcPr>
          <w:p w14:paraId="16DC0904"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Begrebsdefinition</w:t>
            </w:r>
          </w:p>
        </w:tc>
      </w:tr>
      <w:tr w:rsidR="00CB4BEB" w:rsidRPr="002D761A" w14:paraId="19F00200" w14:textId="77777777" w:rsidTr="003C0924">
        <w:trPr>
          <w:trHeight w:hRule="exact" w:val="255"/>
        </w:trPr>
        <w:tc>
          <w:tcPr>
            <w:tcW w:w="1525" w:type="dxa"/>
            <w:tcBorders>
              <w:top w:val="single" w:sz="4" w:space="0" w:color="auto"/>
              <w:left w:val="single" w:sz="4" w:space="0" w:color="auto"/>
              <w:bottom w:val="single" w:sz="4" w:space="0" w:color="auto"/>
              <w:right w:val="single" w:sz="4" w:space="0" w:color="auto"/>
            </w:tcBorders>
            <w:shd w:val="clear" w:color="auto" w:fill="D9D9D9"/>
            <w:vAlign w:val="center"/>
          </w:tcPr>
          <w:p w14:paraId="04A10A0B"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4112" w:type="dxa"/>
            <w:tcBorders>
              <w:top w:val="single" w:sz="4" w:space="0" w:color="auto"/>
              <w:left w:val="single" w:sz="4" w:space="0" w:color="auto"/>
              <w:bottom w:val="single" w:sz="4" w:space="0" w:color="auto"/>
            </w:tcBorders>
            <w:shd w:val="clear" w:color="auto" w:fill="FFFFFF"/>
            <w:vAlign w:val="center"/>
          </w:tcPr>
          <w:p w14:paraId="310AF182"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a </w:t>
            </w:r>
            <w:r w:rsidRPr="00B96FDC">
              <w:rPr>
                <w:rFonts w:ascii="Trebuchet MS" w:hAnsi="Trebuchet MS" w:cs="Trebuchet MS"/>
                <w:sz w:val="18"/>
                <w:szCs w:val="18"/>
              </w:rPr>
              <w:t>Flade/plateau</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14:paraId="0BDFD3D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023" w:type="dxa"/>
            <w:tcBorders>
              <w:top w:val="single" w:sz="4" w:space="0" w:color="auto"/>
              <w:left w:val="single" w:sz="4" w:space="0" w:color="auto"/>
              <w:bottom w:val="single" w:sz="4" w:space="0" w:color="auto"/>
            </w:tcBorders>
            <w:shd w:val="clear" w:color="auto" w:fill="FFFFFF"/>
            <w:vAlign w:val="bottom"/>
          </w:tcPr>
          <w:p w14:paraId="24CE506C"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Kurver med lille tæthed</w:t>
            </w:r>
          </w:p>
        </w:tc>
      </w:tr>
      <w:tr w:rsidR="00CB4BEB" w:rsidRPr="002D761A" w14:paraId="75EEA069" w14:textId="77777777" w:rsidTr="003C0924">
        <w:trPr>
          <w:trHeight w:hRule="exact" w:val="255"/>
        </w:trPr>
        <w:tc>
          <w:tcPr>
            <w:tcW w:w="1525" w:type="dxa"/>
            <w:tcBorders>
              <w:top w:val="single" w:sz="4" w:space="0" w:color="auto"/>
              <w:left w:val="single" w:sz="4" w:space="0" w:color="auto"/>
              <w:bottom w:val="single" w:sz="4" w:space="0" w:color="auto"/>
              <w:right w:val="single" w:sz="4" w:space="0" w:color="auto"/>
            </w:tcBorders>
            <w:shd w:val="clear" w:color="auto" w:fill="D9D9D9"/>
            <w:vAlign w:val="center"/>
          </w:tcPr>
          <w:p w14:paraId="27896769"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2</w:t>
            </w:r>
          </w:p>
        </w:tc>
        <w:tc>
          <w:tcPr>
            <w:tcW w:w="4112" w:type="dxa"/>
            <w:tcBorders>
              <w:top w:val="single" w:sz="4" w:space="0" w:color="auto"/>
              <w:left w:val="single" w:sz="4" w:space="0" w:color="auto"/>
              <w:bottom w:val="single" w:sz="4" w:space="0" w:color="auto"/>
            </w:tcBorders>
            <w:shd w:val="clear" w:color="auto" w:fill="FFFFFF"/>
            <w:vAlign w:val="center"/>
          </w:tcPr>
          <w:p w14:paraId="5D50DD77"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b </w:t>
            </w:r>
            <w:r w:rsidRPr="00B96FDC">
              <w:rPr>
                <w:rFonts w:ascii="Trebuchet MS" w:hAnsi="Trebuchet MS" w:cs="Trebuchet MS"/>
                <w:sz w:val="18"/>
                <w:szCs w:val="18"/>
              </w:rPr>
              <w:t>Jævnt stigende/faldende terræn</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14:paraId="024D128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023" w:type="dxa"/>
            <w:tcBorders>
              <w:top w:val="single" w:sz="4" w:space="0" w:color="auto"/>
              <w:left w:val="single" w:sz="4" w:space="0" w:color="auto"/>
              <w:bottom w:val="single" w:sz="4" w:space="0" w:color="auto"/>
            </w:tcBorders>
            <w:shd w:val="clear" w:color="auto" w:fill="FFFFFF"/>
            <w:vAlign w:val="bottom"/>
          </w:tcPr>
          <w:p w14:paraId="61CC4E8F"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Lange parallelle kurver med orientering</w:t>
            </w:r>
          </w:p>
        </w:tc>
      </w:tr>
      <w:tr w:rsidR="00CB4BEB" w:rsidRPr="002D761A" w14:paraId="294DCD05" w14:textId="77777777" w:rsidTr="003C0924">
        <w:trPr>
          <w:trHeight w:hRule="exact" w:val="255"/>
        </w:trPr>
        <w:tc>
          <w:tcPr>
            <w:tcW w:w="1525" w:type="dxa"/>
            <w:tcBorders>
              <w:top w:val="single" w:sz="4" w:space="0" w:color="auto"/>
              <w:left w:val="single" w:sz="4" w:space="0" w:color="auto"/>
              <w:bottom w:val="single" w:sz="4" w:space="0" w:color="auto"/>
              <w:right w:val="single" w:sz="4" w:space="0" w:color="auto"/>
            </w:tcBorders>
            <w:shd w:val="clear" w:color="auto" w:fill="D9D9D9"/>
            <w:vAlign w:val="center"/>
          </w:tcPr>
          <w:p w14:paraId="5E8CD288"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3</w:t>
            </w:r>
          </w:p>
        </w:tc>
        <w:tc>
          <w:tcPr>
            <w:tcW w:w="4112" w:type="dxa"/>
            <w:tcBorders>
              <w:top w:val="single" w:sz="4" w:space="0" w:color="auto"/>
              <w:left w:val="single" w:sz="4" w:space="0" w:color="auto"/>
              <w:bottom w:val="single" w:sz="4" w:space="0" w:color="auto"/>
            </w:tcBorders>
            <w:shd w:val="clear" w:color="auto" w:fill="FFFFFF"/>
            <w:vAlign w:val="center"/>
          </w:tcPr>
          <w:p w14:paraId="5B7584F2"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c </w:t>
            </w:r>
            <w:r w:rsidRPr="00B96FDC">
              <w:rPr>
                <w:rFonts w:ascii="Trebuchet MS" w:hAnsi="Trebuchet MS" w:cs="Trebuchet MS"/>
                <w:sz w:val="18"/>
                <w:szCs w:val="18"/>
              </w:rPr>
              <w:t>Ret stejlt stigende/faldende flade/plateau</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14:paraId="467A141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023" w:type="dxa"/>
            <w:tcBorders>
              <w:top w:val="single" w:sz="4" w:space="0" w:color="auto"/>
              <w:left w:val="single" w:sz="4" w:space="0" w:color="auto"/>
              <w:bottom w:val="single" w:sz="4" w:space="0" w:color="auto"/>
            </w:tcBorders>
            <w:shd w:val="clear" w:color="auto" w:fill="FFFFFF"/>
            <w:vAlign w:val="bottom"/>
          </w:tcPr>
          <w:p w14:paraId="546106C6"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 xml:space="preserve">lange kurver med stor </w:t>
            </w:r>
            <w:proofErr w:type="spellStart"/>
            <w:r w:rsidRPr="00A8603D">
              <w:rPr>
                <w:rFonts w:ascii="Trebuchet MS" w:hAnsi="Trebuchet MS" w:cs="Trebuchet MS"/>
                <w:sz w:val="18"/>
                <w:szCs w:val="18"/>
              </w:rPr>
              <w:t>egentæthed</w:t>
            </w:r>
            <w:proofErr w:type="spellEnd"/>
            <w:r w:rsidRPr="00A8603D">
              <w:rPr>
                <w:rFonts w:ascii="Trebuchet MS" w:hAnsi="Trebuchet MS" w:cs="Trebuchet MS"/>
                <w:sz w:val="18"/>
                <w:szCs w:val="18"/>
              </w:rPr>
              <w:t xml:space="preserve"> og orientering</w:t>
            </w:r>
          </w:p>
        </w:tc>
      </w:tr>
      <w:tr w:rsidR="00CB4BEB" w:rsidRPr="002D761A" w14:paraId="2DD421DB" w14:textId="77777777" w:rsidTr="003C0924">
        <w:trPr>
          <w:trHeight w:hRule="exact" w:val="255"/>
        </w:trPr>
        <w:tc>
          <w:tcPr>
            <w:tcW w:w="1525" w:type="dxa"/>
            <w:tcBorders>
              <w:top w:val="single" w:sz="4" w:space="0" w:color="auto"/>
              <w:left w:val="single" w:sz="4" w:space="0" w:color="auto"/>
              <w:bottom w:val="single" w:sz="4" w:space="0" w:color="auto"/>
              <w:right w:val="single" w:sz="4" w:space="0" w:color="auto"/>
            </w:tcBorders>
            <w:shd w:val="clear" w:color="auto" w:fill="D9D9D9"/>
            <w:vAlign w:val="center"/>
          </w:tcPr>
          <w:p w14:paraId="28BF12A8"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4</w:t>
            </w:r>
          </w:p>
        </w:tc>
        <w:tc>
          <w:tcPr>
            <w:tcW w:w="4112" w:type="dxa"/>
            <w:tcBorders>
              <w:top w:val="single" w:sz="4" w:space="0" w:color="auto"/>
              <w:left w:val="single" w:sz="4" w:space="0" w:color="auto"/>
              <w:bottom w:val="single" w:sz="4" w:space="0" w:color="auto"/>
            </w:tcBorders>
            <w:shd w:val="clear" w:color="auto" w:fill="FFFFFF"/>
            <w:vAlign w:val="center"/>
          </w:tcPr>
          <w:p w14:paraId="453B88B4"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d </w:t>
            </w:r>
            <w:r w:rsidRPr="00B96FDC">
              <w:rPr>
                <w:rFonts w:ascii="Trebuchet MS" w:hAnsi="Trebuchet MS" w:cs="Trebuchet MS"/>
                <w:sz w:val="18"/>
                <w:szCs w:val="18"/>
              </w:rPr>
              <w:t>Småbakket/Dødisrelief</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14:paraId="17F83AC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023" w:type="dxa"/>
            <w:tcBorders>
              <w:top w:val="single" w:sz="4" w:space="0" w:color="auto"/>
              <w:left w:val="single" w:sz="4" w:space="0" w:color="auto"/>
              <w:bottom w:val="single" w:sz="4" w:space="0" w:color="auto"/>
            </w:tcBorders>
            <w:shd w:val="clear" w:color="auto" w:fill="FFFFFF"/>
            <w:vAlign w:val="bottom"/>
          </w:tcPr>
          <w:p w14:paraId="28F3D8E2"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 xml:space="preserve">Korte kurver med stor </w:t>
            </w:r>
            <w:proofErr w:type="spellStart"/>
            <w:r w:rsidRPr="00A8603D">
              <w:rPr>
                <w:rFonts w:ascii="Trebuchet MS" w:hAnsi="Trebuchet MS" w:cs="Trebuchet MS"/>
                <w:sz w:val="18"/>
                <w:szCs w:val="18"/>
              </w:rPr>
              <w:t>egentæthed</w:t>
            </w:r>
            <w:proofErr w:type="spellEnd"/>
            <w:r w:rsidRPr="00A8603D">
              <w:rPr>
                <w:rFonts w:ascii="Trebuchet MS" w:hAnsi="Trebuchet MS" w:cs="Trebuchet MS"/>
                <w:sz w:val="18"/>
                <w:szCs w:val="18"/>
              </w:rPr>
              <w:t xml:space="preserve"> og uden orientering)</w:t>
            </w:r>
          </w:p>
        </w:tc>
      </w:tr>
      <w:tr w:rsidR="00CB4BEB" w:rsidRPr="002D761A" w14:paraId="39B630B5" w14:textId="77777777" w:rsidTr="003C0924">
        <w:trPr>
          <w:trHeight w:hRule="exact" w:val="255"/>
        </w:trPr>
        <w:tc>
          <w:tcPr>
            <w:tcW w:w="1525" w:type="dxa"/>
            <w:tcBorders>
              <w:top w:val="single" w:sz="4" w:space="0" w:color="auto"/>
              <w:left w:val="single" w:sz="4" w:space="0" w:color="auto"/>
              <w:bottom w:val="single" w:sz="4" w:space="0" w:color="auto"/>
              <w:right w:val="single" w:sz="4" w:space="0" w:color="auto"/>
            </w:tcBorders>
            <w:shd w:val="clear" w:color="auto" w:fill="D9D9D9"/>
            <w:vAlign w:val="center"/>
          </w:tcPr>
          <w:p w14:paraId="3E239A89"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5</w:t>
            </w:r>
          </w:p>
        </w:tc>
        <w:tc>
          <w:tcPr>
            <w:tcW w:w="4112" w:type="dxa"/>
            <w:tcBorders>
              <w:top w:val="single" w:sz="4" w:space="0" w:color="auto"/>
              <w:left w:val="single" w:sz="4" w:space="0" w:color="auto"/>
              <w:bottom w:val="single" w:sz="4" w:space="0" w:color="auto"/>
            </w:tcBorders>
            <w:shd w:val="clear" w:color="auto" w:fill="FFFFFF"/>
            <w:vAlign w:val="center"/>
          </w:tcPr>
          <w:p w14:paraId="76EC5AA6"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e </w:t>
            </w:r>
            <w:r w:rsidRPr="00B96FDC">
              <w:rPr>
                <w:rFonts w:ascii="Trebuchet MS" w:hAnsi="Trebuchet MS" w:cs="Trebuchet MS"/>
                <w:sz w:val="18"/>
                <w:szCs w:val="18"/>
              </w:rPr>
              <w:t>Storbakket</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14:paraId="645E8D2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023" w:type="dxa"/>
            <w:tcBorders>
              <w:top w:val="single" w:sz="4" w:space="0" w:color="auto"/>
              <w:left w:val="single" w:sz="4" w:space="0" w:color="auto"/>
              <w:bottom w:val="single" w:sz="4" w:space="0" w:color="auto"/>
            </w:tcBorders>
            <w:shd w:val="clear" w:color="auto" w:fill="FFFFFF"/>
            <w:vAlign w:val="bottom"/>
          </w:tcPr>
          <w:p w14:paraId="1A5B4015"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Lange konforme kurver med orientering</w:t>
            </w:r>
          </w:p>
        </w:tc>
      </w:tr>
      <w:tr w:rsidR="00CB4BEB" w:rsidRPr="002D761A" w14:paraId="068F5A89" w14:textId="77777777" w:rsidTr="003C0924">
        <w:trPr>
          <w:trHeight w:hRule="exact" w:val="255"/>
        </w:trPr>
        <w:tc>
          <w:tcPr>
            <w:tcW w:w="1525" w:type="dxa"/>
            <w:tcBorders>
              <w:top w:val="single" w:sz="4" w:space="0" w:color="auto"/>
              <w:left w:val="single" w:sz="4" w:space="0" w:color="auto"/>
              <w:bottom w:val="single" w:sz="4" w:space="0" w:color="auto"/>
              <w:right w:val="single" w:sz="4" w:space="0" w:color="auto"/>
            </w:tcBorders>
            <w:shd w:val="clear" w:color="auto" w:fill="D9D9D9"/>
            <w:vAlign w:val="center"/>
          </w:tcPr>
          <w:p w14:paraId="1D7769BF"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6</w:t>
            </w:r>
          </w:p>
        </w:tc>
        <w:tc>
          <w:tcPr>
            <w:tcW w:w="4112" w:type="dxa"/>
            <w:tcBorders>
              <w:top w:val="single" w:sz="4" w:space="0" w:color="auto"/>
              <w:left w:val="single" w:sz="4" w:space="0" w:color="auto"/>
              <w:bottom w:val="single" w:sz="4" w:space="0" w:color="auto"/>
            </w:tcBorders>
            <w:shd w:val="clear" w:color="auto" w:fill="FFFFFF"/>
            <w:vAlign w:val="center"/>
          </w:tcPr>
          <w:p w14:paraId="09207DA3"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f </w:t>
            </w:r>
            <w:r w:rsidRPr="00B96FDC">
              <w:rPr>
                <w:rFonts w:ascii="Trebuchet MS" w:hAnsi="Trebuchet MS" w:cs="Trebuchet MS"/>
                <w:sz w:val="18"/>
                <w:szCs w:val="18"/>
              </w:rPr>
              <w:t>Bølget</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14:paraId="3E80810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023" w:type="dxa"/>
            <w:tcBorders>
              <w:top w:val="single" w:sz="4" w:space="0" w:color="auto"/>
              <w:left w:val="single" w:sz="4" w:space="0" w:color="auto"/>
              <w:bottom w:val="single" w:sz="4" w:space="0" w:color="auto"/>
            </w:tcBorders>
            <w:shd w:val="clear" w:color="auto" w:fill="FFFFFF"/>
            <w:vAlign w:val="bottom"/>
          </w:tcPr>
          <w:p w14:paraId="62E1ABF9"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bløde bakker markeret i terrænet</w:t>
            </w:r>
          </w:p>
        </w:tc>
      </w:tr>
      <w:tr w:rsidR="00CB4BEB" w:rsidRPr="002D761A" w14:paraId="535EBCD8" w14:textId="77777777" w:rsidTr="003C0924">
        <w:trPr>
          <w:trHeight w:hRule="exact" w:val="255"/>
        </w:trPr>
        <w:tc>
          <w:tcPr>
            <w:tcW w:w="1525" w:type="dxa"/>
            <w:tcBorders>
              <w:top w:val="single" w:sz="4" w:space="0" w:color="auto"/>
              <w:left w:val="single" w:sz="4" w:space="0" w:color="auto"/>
              <w:bottom w:val="single" w:sz="4" w:space="0" w:color="auto"/>
              <w:right w:val="single" w:sz="4" w:space="0" w:color="auto"/>
            </w:tcBorders>
            <w:shd w:val="clear" w:color="auto" w:fill="D9D9D9"/>
            <w:vAlign w:val="center"/>
          </w:tcPr>
          <w:p w14:paraId="4490DC89"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7</w:t>
            </w:r>
          </w:p>
        </w:tc>
        <w:tc>
          <w:tcPr>
            <w:tcW w:w="4112" w:type="dxa"/>
            <w:tcBorders>
              <w:top w:val="single" w:sz="4" w:space="0" w:color="auto"/>
              <w:left w:val="single" w:sz="4" w:space="0" w:color="auto"/>
              <w:bottom w:val="single" w:sz="4" w:space="0" w:color="auto"/>
            </w:tcBorders>
            <w:shd w:val="clear" w:color="auto" w:fill="FFFFFF"/>
            <w:vAlign w:val="center"/>
          </w:tcPr>
          <w:p w14:paraId="04695867"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g </w:t>
            </w:r>
            <w:r w:rsidRPr="00B96FDC">
              <w:rPr>
                <w:rFonts w:ascii="Trebuchet MS" w:hAnsi="Trebuchet MS" w:cs="Trebuchet MS"/>
                <w:sz w:val="18"/>
                <w:szCs w:val="18"/>
              </w:rPr>
              <w:t>Skrænter</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14:paraId="587118B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023" w:type="dxa"/>
            <w:tcBorders>
              <w:top w:val="single" w:sz="4" w:space="0" w:color="auto"/>
              <w:left w:val="single" w:sz="4" w:space="0" w:color="auto"/>
              <w:bottom w:val="single" w:sz="4" w:space="0" w:color="auto"/>
            </w:tcBorders>
            <w:shd w:val="clear" w:color="auto" w:fill="FFFFFF"/>
            <w:vAlign w:val="bottom"/>
          </w:tcPr>
          <w:p w14:paraId="05CE389E"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 xml:space="preserve">ved hjælp af </w:t>
            </w:r>
            <w:proofErr w:type="spellStart"/>
            <w:r w:rsidRPr="00A8603D">
              <w:rPr>
                <w:rFonts w:ascii="Trebuchet MS" w:hAnsi="Trebuchet MS" w:cs="Trebuchet MS"/>
                <w:sz w:val="18"/>
                <w:szCs w:val="18"/>
              </w:rPr>
              <w:t>suffix</w:t>
            </w:r>
            <w:proofErr w:type="spellEnd"/>
            <w:r w:rsidRPr="00A8603D">
              <w:rPr>
                <w:rFonts w:ascii="Trebuchet MS" w:hAnsi="Trebuchet MS" w:cs="Trebuchet MS"/>
                <w:sz w:val="18"/>
                <w:szCs w:val="18"/>
              </w:rPr>
              <w:t xml:space="preserve"> a og b kan de inddeles i grader mellem 0-6 og 6-12 og &gt;12</w:t>
            </w:r>
          </w:p>
        </w:tc>
      </w:tr>
      <w:tr w:rsidR="00CB4BEB" w:rsidRPr="002D761A" w14:paraId="7DCA4A33" w14:textId="77777777" w:rsidTr="003C0924">
        <w:trPr>
          <w:trHeight w:hRule="exact" w:val="255"/>
        </w:trPr>
        <w:tc>
          <w:tcPr>
            <w:tcW w:w="1525" w:type="dxa"/>
            <w:tcBorders>
              <w:top w:val="single" w:sz="4" w:space="0" w:color="auto"/>
              <w:left w:val="single" w:sz="4" w:space="0" w:color="auto"/>
              <w:bottom w:val="single" w:sz="4" w:space="0" w:color="auto"/>
              <w:right w:val="single" w:sz="4" w:space="0" w:color="auto"/>
            </w:tcBorders>
            <w:shd w:val="clear" w:color="auto" w:fill="D9D9D9"/>
            <w:vAlign w:val="bottom"/>
          </w:tcPr>
          <w:p w14:paraId="747F9431"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8</w:t>
            </w:r>
          </w:p>
        </w:tc>
        <w:tc>
          <w:tcPr>
            <w:tcW w:w="4112" w:type="dxa"/>
            <w:tcBorders>
              <w:top w:val="single" w:sz="4" w:space="0" w:color="auto"/>
              <w:left w:val="single" w:sz="4" w:space="0" w:color="auto"/>
              <w:bottom w:val="single" w:sz="4" w:space="0" w:color="auto"/>
            </w:tcBorders>
            <w:shd w:val="clear" w:color="auto" w:fill="FFFFFF"/>
            <w:vAlign w:val="bottom"/>
          </w:tcPr>
          <w:p w14:paraId="5D6500F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Andet</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14:paraId="06E272E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023" w:type="dxa"/>
            <w:tcBorders>
              <w:top w:val="single" w:sz="4" w:space="0" w:color="auto"/>
              <w:left w:val="single" w:sz="4" w:space="0" w:color="auto"/>
              <w:bottom w:val="single" w:sz="4" w:space="0" w:color="auto"/>
            </w:tcBorders>
            <w:shd w:val="clear" w:color="auto" w:fill="FFFFFF"/>
            <w:vAlign w:val="bottom"/>
          </w:tcPr>
          <w:p w14:paraId="385DB3D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Andet</w:t>
            </w:r>
          </w:p>
        </w:tc>
      </w:tr>
      <w:tr w:rsidR="00CB4BEB" w:rsidRPr="002D761A" w14:paraId="10BA85E3" w14:textId="77777777" w:rsidTr="003C0924">
        <w:trPr>
          <w:trHeight w:hRule="exact" w:val="255"/>
        </w:trPr>
        <w:tc>
          <w:tcPr>
            <w:tcW w:w="1525" w:type="dxa"/>
            <w:tcBorders>
              <w:top w:val="single" w:sz="4" w:space="0" w:color="auto"/>
              <w:left w:val="single" w:sz="4" w:space="0" w:color="auto"/>
              <w:bottom w:val="single" w:sz="4" w:space="0" w:color="auto"/>
              <w:right w:val="single" w:sz="4" w:space="0" w:color="auto"/>
            </w:tcBorders>
            <w:shd w:val="clear" w:color="auto" w:fill="D9D9D9"/>
            <w:vAlign w:val="bottom"/>
          </w:tcPr>
          <w:p w14:paraId="548D7EB6"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9</w:t>
            </w:r>
          </w:p>
        </w:tc>
        <w:tc>
          <w:tcPr>
            <w:tcW w:w="4112" w:type="dxa"/>
            <w:tcBorders>
              <w:top w:val="single" w:sz="4" w:space="0" w:color="auto"/>
              <w:left w:val="single" w:sz="4" w:space="0" w:color="auto"/>
              <w:bottom w:val="single" w:sz="4" w:space="0" w:color="auto"/>
            </w:tcBorders>
            <w:shd w:val="clear" w:color="auto" w:fill="FFFFFF"/>
            <w:vAlign w:val="bottom"/>
          </w:tcPr>
          <w:p w14:paraId="5342F37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Ukendt</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14:paraId="4A82226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023" w:type="dxa"/>
            <w:tcBorders>
              <w:top w:val="single" w:sz="4" w:space="0" w:color="auto"/>
              <w:left w:val="single" w:sz="4" w:space="0" w:color="auto"/>
              <w:bottom w:val="single" w:sz="4" w:space="0" w:color="auto"/>
            </w:tcBorders>
            <w:shd w:val="clear" w:color="auto" w:fill="FFFFFF"/>
            <w:vAlign w:val="bottom"/>
          </w:tcPr>
          <w:p w14:paraId="7D6E6F8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Ukendt</w:t>
            </w:r>
          </w:p>
        </w:tc>
      </w:tr>
    </w:tbl>
    <w:p w14:paraId="5EAF0D23" w14:textId="77777777" w:rsidR="00CB4BEB" w:rsidRPr="002D761A" w:rsidRDefault="00CB4BEB" w:rsidP="00CB4BEB">
      <w:pPr>
        <w:rPr>
          <w:b/>
          <w:color w:val="FF0000"/>
        </w:rPr>
      </w:pPr>
      <w:r>
        <w:rPr>
          <w:rFonts w:ascii="Trebuchet MS" w:hAnsi="Trebuchet MS" w:cs="Trebuchet MS"/>
          <w:sz w:val="16"/>
          <w:szCs w:val="16"/>
        </w:rPr>
        <w:t xml:space="preserve">For yderligere Begrebsdefinition, se: </w:t>
      </w:r>
      <w:hyperlink r:id="rId58" w:history="1">
        <w:r w:rsidRPr="00B07A10">
          <w:rPr>
            <w:rStyle w:val="Hyperlink"/>
            <w:color w:val="auto"/>
            <w:sz w:val="16"/>
            <w:szCs w:val="16"/>
          </w:rPr>
          <w:t>http://www.naturstyrelsen.dk/NR/rdonlyres/02924B8E-AE07-46C2-A8A0-A74A0A38A8EE/46053/Vejledningenilandskab_050707b.pdf</w:t>
        </w:r>
      </w:hyperlink>
    </w:p>
    <w:p w14:paraId="7C97CFFA" w14:textId="77777777" w:rsidR="00CB4BEB" w:rsidRPr="00B96FDC" w:rsidRDefault="00CB4BEB" w:rsidP="00CB4BEB">
      <w:pPr>
        <w:pStyle w:val="Overskrift7"/>
        <w:rPr>
          <w:b/>
        </w:rPr>
      </w:pPr>
      <w:r>
        <w:rPr>
          <w:b/>
        </w:rPr>
        <w:t>5.13.</w:t>
      </w:r>
      <w:r w:rsidRPr="00B96FDC">
        <w:rPr>
          <w:b/>
        </w:rPr>
        <w:t>1.3.4   6</w:t>
      </w:r>
      <w:r>
        <w:rPr>
          <w:b/>
        </w:rPr>
        <w:t>2</w:t>
      </w:r>
      <w:r w:rsidRPr="00B96FDC">
        <w:rPr>
          <w:b/>
        </w:rPr>
        <w:t>00 Kompleksitet (</w:t>
      </w:r>
      <w:r w:rsidRPr="004D056C">
        <w:t>d_6200_kompleksitet</w:t>
      </w:r>
      <w:r w:rsidRPr="00B96FDC">
        <w:rPr>
          <w:b/>
        </w:rPr>
        <w:t>)</w:t>
      </w:r>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8"/>
        <w:gridCol w:w="1415"/>
        <w:gridCol w:w="736"/>
        <w:gridCol w:w="9496"/>
      </w:tblGrid>
      <w:tr w:rsidR="00CB4BEB" w:rsidRPr="002D761A" w14:paraId="433A10B5" w14:textId="77777777" w:rsidTr="003C0924">
        <w:tc>
          <w:tcPr>
            <w:tcW w:w="1928" w:type="dxa"/>
            <w:tcBorders>
              <w:bottom w:val="single" w:sz="4" w:space="0" w:color="auto"/>
            </w:tcBorders>
            <w:shd w:val="clear" w:color="auto" w:fill="D9D9D9"/>
            <w:vAlign w:val="center"/>
          </w:tcPr>
          <w:p w14:paraId="6712A8F9" w14:textId="77777777" w:rsidR="00CB4BEB" w:rsidRPr="00B96FDC" w:rsidRDefault="00CB4BEB" w:rsidP="003C0924">
            <w:pPr>
              <w:rPr>
                <w:rFonts w:ascii="Trebuchet MS" w:hAnsi="Trebuchet MS" w:cs="Trebuchet MS"/>
                <w:b/>
                <w:sz w:val="18"/>
                <w:szCs w:val="18"/>
              </w:rPr>
            </w:pPr>
            <w:proofErr w:type="spellStart"/>
            <w:r w:rsidRPr="00B96FDC">
              <w:rPr>
                <w:rFonts w:ascii="Trebuchet MS" w:hAnsi="Trebuchet MS" w:cs="Trebuchet MS"/>
                <w:b/>
                <w:sz w:val="18"/>
                <w:szCs w:val="18"/>
              </w:rPr>
              <w:t>kompleksitet_kode</w:t>
            </w:r>
            <w:proofErr w:type="spellEnd"/>
          </w:p>
        </w:tc>
        <w:tc>
          <w:tcPr>
            <w:tcW w:w="1415" w:type="dxa"/>
            <w:tcBorders>
              <w:bottom w:val="single" w:sz="4" w:space="0" w:color="auto"/>
            </w:tcBorders>
            <w:shd w:val="clear" w:color="auto" w:fill="D9D9D9"/>
            <w:vAlign w:val="center"/>
          </w:tcPr>
          <w:p w14:paraId="51E93BBC"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kompleksitet</w:t>
            </w:r>
          </w:p>
        </w:tc>
        <w:tc>
          <w:tcPr>
            <w:tcW w:w="736" w:type="dxa"/>
            <w:tcBorders>
              <w:bottom w:val="single" w:sz="4" w:space="0" w:color="auto"/>
            </w:tcBorders>
            <w:shd w:val="clear" w:color="auto" w:fill="D9D9D9"/>
          </w:tcPr>
          <w:p w14:paraId="7BA58EFC" w14:textId="77777777" w:rsidR="00CB4BEB" w:rsidRPr="003A52C1" w:rsidRDefault="00CB4BEB" w:rsidP="003C0924">
            <w:pPr>
              <w:rPr>
                <w:rFonts w:ascii="Trebuchet MS" w:hAnsi="Trebuchet MS" w:cs="Trebuchet MS"/>
                <w:b/>
                <w:sz w:val="18"/>
                <w:szCs w:val="18"/>
              </w:rPr>
            </w:pPr>
            <w:r w:rsidRPr="003A52C1">
              <w:rPr>
                <w:rFonts w:ascii="Trebuchet MS" w:hAnsi="Trebuchet MS" w:cs="Trebuchet MS"/>
                <w:b/>
                <w:sz w:val="18"/>
                <w:szCs w:val="18"/>
              </w:rPr>
              <w:t>Aktiv</w:t>
            </w:r>
          </w:p>
        </w:tc>
        <w:tc>
          <w:tcPr>
            <w:tcW w:w="9496" w:type="dxa"/>
            <w:tcBorders>
              <w:bottom w:val="single" w:sz="4" w:space="0" w:color="auto"/>
            </w:tcBorders>
            <w:shd w:val="clear" w:color="auto" w:fill="D9D9D9"/>
            <w:vAlign w:val="center"/>
          </w:tcPr>
          <w:p w14:paraId="196B44C6"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Begrebsdefinition</w:t>
            </w:r>
          </w:p>
        </w:tc>
      </w:tr>
      <w:tr w:rsidR="00CB4BEB" w:rsidRPr="002D761A" w14:paraId="2AAEE3BB" w14:textId="77777777" w:rsidTr="003C0924">
        <w:trPr>
          <w:trHeight w:hRule="exact" w:val="483"/>
        </w:trPr>
        <w:tc>
          <w:tcPr>
            <w:tcW w:w="1928" w:type="dxa"/>
            <w:tcBorders>
              <w:top w:val="single" w:sz="4" w:space="0" w:color="auto"/>
              <w:left w:val="single" w:sz="4" w:space="0" w:color="auto"/>
              <w:bottom w:val="single" w:sz="4" w:space="0" w:color="auto"/>
              <w:right w:val="single" w:sz="4" w:space="0" w:color="auto"/>
            </w:tcBorders>
            <w:shd w:val="clear" w:color="auto" w:fill="D9D9D9"/>
            <w:vAlign w:val="center"/>
          </w:tcPr>
          <w:p w14:paraId="259FD31C"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1415" w:type="dxa"/>
            <w:tcBorders>
              <w:top w:val="single" w:sz="4" w:space="0" w:color="auto"/>
              <w:left w:val="single" w:sz="4" w:space="0" w:color="auto"/>
              <w:bottom w:val="single" w:sz="4" w:space="0" w:color="auto"/>
            </w:tcBorders>
            <w:shd w:val="clear" w:color="auto" w:fill="FFFFFF"/>
            <w:vAlign w:val="center"/>
          </w:tcPr>
          <w:p w14:paraId="7F72AD7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Moderat</w:t>
            </w:r>
          </w:p>
        </w:tc>
        <w:tc>
          <w:tcPr>
            <w:tcW w:w="736" w:type="dxa"/>
            <w:tcBorders>
              <w:top w:val="single" w:sz="4" w:space="0" w:color="auto"/>
              <w:left w:val="single" w:sz="4" w:space="0" w:color="auto"/>
              <w:bottom w:val="single" w:sz="4" w:space="0" w:color="auto"/>
              <w:right w:val="single" w:sz="4" w:space="0" w:color="auto"/>
            </w:tcBorders>
            <w:shd w:val="clear" w:color="auto" w:fill="FFFFFF"/>
            <w:vAlign w:val="center"/>
          </w:tcPr>
          <w:p w14:paraId="6D759554" w14:textId="77777777" w:rsidR="00CB4BEB" w:rsidRPr="003A52C1" w:rsidRDefault="00CB4BEB" w:rsidP="003C0924">
            <w:pPr>
              <w:autoSpaceDE w:val="0"/>
              <w:autoSpaceDN w:val="0"/>
              <w:adjustRightInd w:val="0"/>
              <w:jc w:val="center"/>
              <w:rPr>
                <w:rFonts w:ascii="Trebuchet MS" w:hAnsi="Trebuchet MS" w:cs="Trebuchet MS"/>
                <w:sz w:val="18"/>
                <w:szCs w:val="18"/>
              </w:rPr>
            </w:pPr>
            <w:r w:rsidRPr="003A52C1">
              <w:rPr>
                <w:rFonts w:ascii="Trebuchet MS" w:hAnsi="Trebuchet MS" w:cs="Trebuchet MS"/>
                <w:sz w:val="18"/>
                <w:szCs w:val="18"/>
              </w:rPr>
              <w:t>1</w:t>
            </w:r>
          </w:p>
        </w:tc>
        <w:tc>
          <w:tcPr>
            <w:tcW w:w="9496" w:type="dxa"/>
            <w:tcBorders>
              <w:top w:val="single" w:sz="4" w:space="0" w:color="auto"/>
              <w:left w:val="single" w:sz="4" w:space="0" w:color="auto"/>
              <w:bottom w:val="single" w:sz="4" w:space="0" w:color="auto"/>
            </w:tcBorders>
            <w:shd w:val="clear" w:color="auto" w:fill="FFFFFF"/>
            <w:vAlign w:val="bottom"/>
          </w:tcPr>
          <w:p w14:paraId="52EEB552" w14:textId="77777777" w:rsidR="00CB4BEB" w:rsidRPr="00B96FDC" w:rsidRDefault="00CB4BEB" w:rsidP="003C0924">
            <w:pPr>
              <w:autoSpaceDE w:val="0"/>
              <w:autoSpaceDN w:val="0"/>
              <w:adjustRightInd w:val="0"/>
              <w:rPr>
                <w:rFonts w:ascii="Trebuchet MS" w:hAnsi="Trebuchet MS" w:cs="Trebuchet MS"/>
                <w:sz w:val="18"/>
                <w:szCs w:val="18"/>
              </w:rPr>
            </w:pPr>
            <w:r w:rsidRPr="00B96FDC">
              <w:rPr>
                <w:rFonts w:ascii="Trebuchet MS" w:hAnsi="Trebuchet MS" w:cs="Trebuchet MS"/>
                <w:sz w:val="18"/>
                <w:szCs w:val="18"/>
              </w:rPr>
              <w:t>områder hvor bakker med terrænhældninger mellem 6-12° er hyppige</w:t>
            </w:r>
            <w:r>
              <w:rPr>
                <w:rFonts w:ascii="Trebuchet MS" w:hAnsi="Trebuchet MS" w:cs="Trebuchet MS"/>
                <w:sz w:val="18"/>
                <w:szCs w:val="18"/>
              </w:rPr>
              <w:t xml:space="preserve"> </w:t>
            </w:r>
            <w:r w:rsidRPr="00B96FDC">
              <w:rPr>
                <w:rFonts w:ascii="Trebuchet MS" w:hAnsi="Trebuchet MS" w:cs="Trebuchet MS"/>
                <w:sz w:val="18"/>
                <w:szCs w:val="18"/>
              </w:rPr>
              <w:t>eller hvor op til 25% af jordbunden udgøres af andre jordtyper end den</w:t>
            </w:r>
            <w:r>
              <w:rPr>
                <w:rFonts w:ascii="Trebuchet MS" w:hAnsi="Trebuchet MS" w:cs="Trebuchet MS"/>
                <w:sz w:val="18"/>
                <w:szCs w:val="18"/>
              </w:rPr>
              <w:t xml:space="preserve"> </w:t>
            </w:r>
            <w:r w:rsidRPr="00B96FDC">
              <w:rPr>
                <w:rFonts w:ascii="Trebuchet MS" w:hAnsi="Trebuchet MS" w:cs="Trebuchet MS"/>
                <w:sz w:val="18"/>
                <w:szCs w:val="18"/>
              </w:rPr>
              <w:t>dominerende</w:t>
            </w:r>
          </w:p>
        </w:tc>
      </w:tr>
      <w:tr w:rsidR="00CB4BEB" w:rsidRPr="002D761A" w14:paraId="32CEB72E" w14:textId="77777777" w:rsidTr="003C0924">
        <w:trPr>
          <w:trHeight w:hRule="exact" w:val="433"/>
        </w:trPr>
        <w:tc>
          <w:tcPr>
            <w:tcW w:w="1928" w:type="dxa"/>
            <w:tcBorders>
              <w:top w:val="single" w:sz="4" w:space="0" w:color="auto"/>
              <w:left w:val="single" w:sz="4" w:space="0" w:color="auto"/>
              <w:bottom w:val="single" w:sz="4" w:space="0" w:color="auto"/>
              <w:right w:val="single" w:sz="4" w:space="0" w:color="auto"/>
            </w:tcBorders>
            <w:shd w:val="clear" w:color="auto" w:fill="D9D9D9"/>
            <w:vAlign w:val="center"/>
          </w:tcPr>
          <w:p w14:paraId="126347B7"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2</w:t>
            </w:r>
          </w:p>
        </w:tc>
        <w:tc>
          <w:tcPr>
            <w:tcW w:w="1415" w:type="dxa"/>
            <w:tcBorders>
              <w:top w:val="single" w:sz="4" w:space="0" w:color="auto"/>
              <w:left w:val="single" w:sz="4" w:space="0" w:color="auto"/>
              <w:bottom w:val="single" w:sz="4" w:space="0" w:color="auto"/>
            </w:tcBorders>
            <w:shd w:val="clear" w:color="auto" w:fill="FFFFFF"/>
            <w:vAlign w:val="center"/>
          </w:tcPr>
          <w:p w14:paraId="05C2F59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Kompleks</w:t>
            </w:r>
          </w:p>
        </w:tc>
        <w:tc>
          <w:tcPr>
            <w:tcW w:w="736" w:type="dxa"/>
            <w:tcBorders>
              <w:top w:val="single" w:sz="4" w:space="0" w:color="auto"/>
              <w:left w:val="single" w:sz="4" w:space="0" w:color="auto"/>
              <w:bottom w:val="single" w:sz="4" w:space="0" w:color="auto"/>
              <w:right w:val="single" w:sz="4" w:space="0" w:color="auto"/>
            </w:tcBorders>
            <w:shd w:val="clear" w:color="auto" w:fill="FFFFFF"/>
            <w:vAlign w:val="center"/>
          </w:tcPr>
          <w:p w14:paraId="2354B850" w14:textId="77777777" w:rsidR="00CB4BEB" w:rsidRPr="003A52C1" w:rsidRDefault="00CB4BEB" w:rsidP="003C0924">
            <w:pPr>
              <w:autoSpaceDE w:val="0"/>
              <w:autoSpaceDN w:val="0"/>
              <w:adjustRightInd w:val="0"/>
              <w:jc w:val="center"/>
              <w:rPr>
                <w:rFonts w:ascii="Trebuchet MS" w:hAnsi="Trebuchet MS" w:cs="Trebuchet MS"/>
                <w:sz w:val="18"/>
                <w:szCs w:val="18"/>
              </w:rPr>
            </w:pPr>
            <w:r w:rsidRPr="003A52C1">
              <w:rPr>
                <w:rFonts w:ascii="Trebuchet MS" w:hAnsi="Trebuchet MS" w:cs="Trebuchet MS"/>
                <w:sz w:val="18"/>
                <w:szCs w:val="18"/>
              </w:rPr>
              <w:t>1</w:t>
            </w:r>
          </w:p>
        </w:tc>
        <w:tc>
          <w:tcPr>
            <w:tcW w:w="9496" w:type="dxa"/>
            <w:tcBorders>
              <w:top w:val="single" w:sz="4" w:space="0" w:color="auto"/>
              <w:left w:val="single" w:sz="4" w:space="0" w:color="auto"/>
              <w:bottom w:val="single" w:sz="4" w:space="0" w:color="auto"/>
            </w:tcBorders>
            <w:shd w:val="clear" w:color="auto" w:fill="FFFFFF"/>
            <w:vAlign w:val="bottom"/>
          </w:tcPr>
          <w:p w14:paraId="042FA4B7" w14:textId="77777777" w:rsidR="00CB4BEB" w:rsidRPr="00B96FDC" w:rsidRDefault="00CB4BEB" w:rsidP="003C0924">
            <w:pPr>
              <w:autoSpaceDE w:val="0"/>
              <w:autoSpaceDN w:val="0"/>
              <w:adjustRightInd w:val="0"/>
              <w:rPr>
                <w:rFonts w:ascii="Trebuchet MS" w:hAnsi="Trebuchet MS" w:cs="Trebuchet MS"/>
                <w:sz w:val="18"/>
                <w:szCs w:val="18"/>
              </w:rPr>
            </w:pPr>
            <w:r w:rsidRPr="00B96FDC">
              <w:rPr>
                <w:rFonts w:ascii="Trebuchet MS" w:hAnsi="Trebuchet MS" w:cs="Trebuchet MS"/>
                <w:sz w:val="18"/>
                <w:szCs w:val="18"/>
              </w:rPr>
              <w:t>områder hvor bakker med terrænhældninger er større end 12° er hyppige</w:t>
            </w:r>
            <w:r>
              <w:rPr>
                <w:rFonts w:ascii="Trebuchet MS" w:hAnsi="Trebuchet MS" w:cs="Trebuchet MS"/>
                <w:sz w:val="18"/>
                <w:szCs w:val="18"/>
              </w:rPr>
              <w:t xml:space="preserve"> </w:t>
            </w:r>
            <w:r w:rsidRPr="00B96FDC">
              <w:rPr>
                <w:rFonts w:ascii="Trebuchet MS" w:hAnsi="Trebuchet MS" w:cs="Trebuchet MS"/>
                <w:sz w:val="18"/>
                <w:szCs w:val="18"/>
              </w:rPr>
              <w:t>eller hvor mere end 25% af jordbunden udgøres af andre jordtyper</w:t>
            </w:r>
            <w:r>
              <w:rPr>
                <w:rFonts w:ascii="Trebuchet MS" w:hAnsi="Trebuchet MS" w:cs="Trebuchet MS"/>
                <w:sz w:val="18"/>
                <w:szCs w:val="18"/>
              </w:rPr>
              <w:t xml:space="preserve"> </w:t>
            </w:r>
            <w:r w:rsidRPr="00B96FDC">
              <w:rPr>
                <w:rFonts w:ascii="Trebuchet MS" w:hAnsi="Trebuchet MS" w:cs="Trebuchet MS"/>
                <w:sz w:val="18"/>
                <w:szCs w:val="18"/>
              </w:rPr>
              <w:t>end den dominerende.</w:t>
            </w:r>
          </w:p>
        </w:tc>
      </w:tr>
    </w:tbl>
    <w:p w14:paraId="42E7F066" w14:textId="77777777" w:rsidR="004E7F65" w:rsidRDefault="004E7F65" w:rsidP="004E7F65">
      <w:bookmarkStart w:id="2941" w:name="_Toc63351528"/>
    </w:p>
    <w:p w14:paraId="3F562A1D" w14:textId="590228E6" w:rsidR="00CB4BEB" w:rsidRPr="001C410C" w:rsidRDefault="00CB4BEB" w:rsidP="00CB4BEB">
      <w:pPr>
        <w:pStyle w:val="Overskrift2"/>
        <w:rPr>
          <w:kern w:val="32"/>
        </w:rPr>
      </w:pPr>
      <w:bookmarkStart w:id="2942" w:name="_Toc122436175"/>
      <w:r w:rsidRPr="001C410C">
        <w:rPr>
          <w:kern w:val="32"/>
        </w:rPr>
        <w:t>5.13.2 Kulturgeografi (6201)</w:t>
      </w:r>
      <w:bookmarkEnd w:id="2941"/>
      <w:bookmarkEnd w:id="2942"/>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35"/>
        <w:gridCol w:w="4519"/>
        <w:gridCol w:w="1313"/>
        <w:gridCol w:w="1380"/>
        <w:gridCol w:w="1418"/>
        <w:gridCol w:w="2410"/>
      </w:tblGrid>
      <w:tr w:rsidR="00CB4BEB" w:rsidRPr="002D761A" w14:paraId="7E1AE39D" w14:textId="77777777" w:rsidTr="003C0924">
        <w:tc>
          <w:tcPr>
            <w:tcW w:w="2535" w:type="dxa"/>
            <w:tcBorders>
              <w:bottom w:val="single" w:sz="4" w:space="0" w:color="auto"/>
            </w:tcBorders>
            <w:shd w:val="clear" w:color="auto" w:fill="D9D9D9"/>
            <w:vAlign w:val="center"/>
          </w:tcPr>
          <w:p w14:paraId="679A8289"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Feltnavn</w:t>
            </w:r>
          </w:p>
        </w:tc>
        <w:tc>
          <w:tcPr>
            <w:tcW w:w="4519" w:type="dxa"/>
            <w:tcBorders>
              <w:bottom w:val="single" w:sz="4" w:space="0" w:color="auto"/>
            </w:tcBorders>
            <w:shd w:val="clear" w:color="auto" w:fill="D9D9D9"/>
            <w:vAlign w:val="center"/>
          </w:tcPr>
          <w:p w14:paraId="2D8EA01B"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Formål</w:t>
            </w:r>
          </w:p>
        </w:tc>
        <w:tc>
          <w:tcPr>
            <w:tcW w:w="1313" w:type="dxa"/>
            <w:tcBorders>
              <w:bottom w:val="single" w:sz="4" w:space="0" w:color="auto"/>
            </w:tcBorders>
            <w:shd w:val="clear" w:color="auto" w:fill="D9D9D9"/>
            <w:vAlign w:val="center"/>
          </w:tcPr>
          <w:p w14:paraId="53A0F995"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Datatype</w:t>
            </w:r>
          </w:p>
        </w:tc>
        <w:tc>
          <w:tcPr>
            <w:tcW w:w="1380" w:type="dxa"/>
            <w:tcBorders>
              <w:bottom w:val="single" w:sz="4" w:space="0" w:color="auto"/>
            </w:tcBorders>
            <w:shd w:val="clear" w:color="auto" w:fill="D9D9D9"/>
            <w:vAlign w:val="center"/>
          </w:tcPr>
          <w:p w14:paraId="6193B7CC"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Værdiområde</w:t>
            </w:r>
          </w:p>
        </w:tc>
        <w:tc>
          <w:tcPr>
            <w:tcW w:w="1418" w:type="dxa"/>
            <w:tcBorders>
              <w:bottom w:val="single" w:sz="4" w:space="0" w:color="auto"/>
            </w:tcBorders>
            <w:shd w:val="clear" w:color="auto" w:fill="D9D9D9"/>
            <w:vAlign w:val="center"/>
          </w:tcPr>
          <w:p w14:paraId="7AFEF1CF" w14:textId="77777777" w:rsidR="00CB4BEB" w:rsidRPr="00B96FDC" w:rsidRDefault="00CB4BEB" w:rsidP="003C0924">
            <w:pPr>
              <w:autoSpaceDE w:val="0"/>
              <w:autoSpaceDN w:val="0"/>
              <w:adjustRightInd w:val="0"/>
              <w:rPr>
                <w:rFonts w:ascii="Trebuchet MS" w:hAnsi="Trebuchet MS" w:cs="Trebuchet MS"/>
                <w:b/>
                <w:sz w:val="18"/>
                <w:szCs w:val="18"/>
              </w:rPr>
            </w:pPr>
            <w:r w:rsidRPr="00B96FDC">
              <w:rPr>
                <w:rFonts w:ascii="Trebuchet MS" w:hAnsi="Trebuchet MS" w:cs="Trebuchet MS"/>
                <w:b/>
                <w:sz w:val="18"/>
                <w:szCs w:val="18"/>
              </w:rPr>
              <w:t>Obligatorisk /</w:t>
            </w:r>
          </w:p>
          <w:p w14:paraId="218F9733"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Frit</w:t>
            </w:r>
          </w:p>
        </w:tc>
        <w:tc>
          <w:tcPr>
            <w:tcW w:w="2410" w:type="dxa"/>
            <w:shd w:val="clear" w:color="auto" w:fill="D9D9D9"/>
            <w:vAlign w:val="center"/>
          </w:tcPr>
          <w:p w14:paraId="1CA842E4"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Eksempel</w:t>
            </w:r>
          </w:p>
        </w:tc>
      </w:tr>
      <w:tr w:rsidR="00CB4BEB" w:rsidRPr="002D761A" w14:paraId="2E89401A" w14:textId="77777777" w:rsidTr="003C0924">
        <w:trPr>
          <w:trHeight w:hRule="exact" w:val="510"/>
        </w:trPr>
        <w:tc>
          <w:tcPr>
            <w:tcW w:w="2535" w:type="dxa"/>
            <w:tcBorders>
              <w:top w:val="single" w:sz="4" w:space="0" w:color="auto"/>
              <w:left w:val="single" w:sz="4" w:space="0" w:color="auto"/>
              <w:bottom w:val="single" w:sz="4" w:space="0" w:color="auto"/>
              <w:right w:val="single" w:sz="4" w:space="0" w:color="auto"/>
            </w:tcBorders>
            <w:shd w:val="clear" w:color="auto" w:fill="D9D9D9"/>
            <w:vAlign w:val="center"/>
          </w:tcPr>
          <w:p w14:paraId="689B067A" w14:textId="77777777" w:rsidR="00CB4BEB" w:rsidRPr="00B96FDC" w:rsidDel="00C03A6C"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t>data_oprindelse</w:t>
            </w:r>
            <w:proofErr w:type="spellEnd"/>
          </w:p>
        </w:tc>
        <w:tc>
          <w:tcPr>
            <w:tcW w:w="4519" w:type="dxa"/>
            <w:tcBorders>
              <w:top w:val="single" w:sz="4" w:space="0" w:color="auto"/>
              <w:left w:val="single" w:sz="4" w:space="0" w:color="auto"/>
              <w:bottom w:val="single" w:sz="4" w:space="0" w:color="auto"/>
              <w:right w:val="single" w:sz="4" w:space="0" w:color="auto"/>
            </w:tcBorders>
            <w:shd w:val="clear" w:color="auto" w:fill="FFFFFF"/>
            <w:vAlign w:val="bottom"/>
          </w:tcPr>
          <w:p w14:paraId="1E546DAF" w14:textId="77777777" w:rsidR="00CB4BEB" w:rsidRPr="00B96FDC" w:rsidDel="00C03A6C" w:rsidRDefault="00CB4BEB" w:rsidP="003C0924">
            <w:pPr>
              <w:rPr>
                <w:rFonts w:ascii="Trebuchet MS" w:hAnsi="Trebuchet MS" w:cs="Trebuchet MS"/>
                <w:sz w:val="18"/>
                <w:szCs w:val="18"/>
              </w:rPr>
            </w:pPr>
            <w:r w:rsidRPr="00B96FDC">
              <w:rPr>
                <w:rFonts w:ascii="Trebuchet MS" w:hAnsi="Trebuchet MS" w:cs="Trebuchet MS"/>
                <w:sz w:val="18"/>
                <w:szCs w:val="18"/>
              </w:rPr>
              <w:t>Kildeoplysning. Navn på virksomhed eller. lign. Som har etableret data</w:t>
            </w:r>
          </w:p>
        </w:tc>
        <w:tc>
          <w:tcPr>
            <w:tcW w:w="1313" w:type="dxa"/>
            <w:tcBorders>
              <w:top w:val="single" w:sz="4" w:space="0" w:color="auto"/>
              <w:left w:val="single" w:sz="4" w:space="0" w:color="auto"/>
              <w:bottom w:val="single" w:sz="4" w:space="0" w:color="auto"/>
              <w:right w:val="single" w:sz="4" w:space="0" w:color="auto"/>
            </w:tcBorders>
            <w:shd w:val="clear" w:color="auto" w:fill="FFFFFF"/>
            <w:vAlign w:val="center"/>
          </w:tcPr>
          <w:p w14:paraId="2800939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80" w:type="dxa"/>
            <w:tcBorders>
              <w:top w:val="single" w:sz="4" w:space="0" w:color="auto"/>
              <w:left w:val="single" w:sz="4" w:space="0" w:color="auto"/>
              <w:bottom w:val="single" w:sz="4" w:space="0" w:color="auto"/>
              <w:right w:val="single" w:sz="4" w:space="0" w:color="auto"/>
            </w:tcBorders>
            <w:shd w:val="clear" w:color="auto" w:fill="FFFFFF"/>
            <w:vAlign w:val="center"/>
          </w:tcPr>
          <w:p w14:paraId="392BBAF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0-128 tegn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5DB1444A"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410" w:type="dxa"/>
            <w:tcBorders>
              <w:top w:val="single" w:sz="4" w:space="0" w:color="auto"/>
              <w:left w:val="single" w:sz="4" w:space="0" w:color="auto"/>
              <w:bottom w:val="single" w:sz="4" w:space="0" w:color="auto"/>
              <w:right w:val="single" w:sz="4" w:space="0" w:color="auto"/>
            </w:tcBorders>
            <w:shd w:val="clear" w:color="auto" w:fill="FFFFFF"/>
            <w:vAlign w:val="center"/>
          </w:tcPr>
          <w:p w14:paraId="7495B68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Århus Amt 2006</w:t>
            </w:r>
          </w:p>
        </w:tc>
      </w:tr>
      <w:tr w:rsidR="00CB4BEB" w:rsidRPr="002D761A" w14:paraId="78EE728D" w14:textId="77777777" w:rsidTr="003C0924">
        <w:trPr>
          <w:trHeight w:hRule="exact" w:val="255"/>
        </w:trPr>
        <w:tc>
          <w:tcPr>
            <w:tcW w:w="2535" w:type="dxa"/>
            <w:tcBorders>
              <w:top w:val="single" w:sz="4" w:space="0" w:color="auto"/>
              <w:left w:val="single" w:sz="4" w:space="0" w:color="auto"/>
              <w:bottom w:val="single" w:sz="4" w:space="0" w:color="auto"/>
              <w:right w:val="single" w:sz="4" w:space="0" w:color="auto"/>
            </w:tcBorders>
            <w:shd w:val="clear" w:color="auto" w:fill="97DDBA"/>
            <w:vAlign w:val="bottom"/>
          </w:tcPr>
          <w:p w14:paraId="626CE91B" w14:textId="77777777" w:rsidR="00CB4BEB" w:rsidRPr="00B96FDC" w:rsidRDefault="00CB4BEB" w:rsidP="003C0924">
            <w:pPr>
              <w:rPr>
                <w:rFonts w:ascii="Trebuchet MS" w:hAnsi="Trebuchet MS" w:cs="Trebuchet MS"/>
                <w:sz w:val="18"/>
                <w:szCs w:val="18"/>
              </w:rPr>
            </w:pPr>
            <w:proofErr w:type="spellStart"/>
            <w:r>
              <w:rPr>
                <w:rFonts w:ascii="Trebuchet MS" w:hAnsi="Trebuchet MS" w:cs="Trebuchet MS"/>
                <w:sz w:val="18"/>
                <w:szCs w:val="18"/>
              </w:rPr>
              <w:t>o</w:t>
            </w:r>
            <w:r w:rsidRPr="00B96FDC">
              <w:rPr>
                <w:rFonts w:ascii="Trebuchet MS" w:hAnsi="Trebuchet MS" w:cs="Trebuchet MS"/>
                <w:sz w:val="18"/>
                <w:szCs w:val="18"/>
              </w:rPr>
              <w:t>mraade_nr</w:t>
            </w:r>
            <w:proofErr w:type="spellEnd"/>
          </w:p>
        </w:tc>
        <w:tc>
          <w:tcPr>
            <w:tcW w:w="11040"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7378B7A"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Felt defineret under: 4.1 Standardiserede felter til de temaspecifikke datamodeller</w:t>
            </w:r>
            <w:r w:rsidRPr="00C67B4F" w:rsidDel="00601DD7">
              <w:rPr>
                <w:rFonts w:ascii="Trebuchet MS" w:hAnsi="Trebuchet MS" w:cs="Trebuchet MS"/>
                <w:sz w:val="18"/>
                <w:szCs w:val="18"/>
              </w:rPr>
              <w:t xml:space="preserve"> </w:t>
            </w:r>
          </w:p>
        </w:tc>
      </w:tr>
      <w:tr w:rsidR="00CB4BEB" w:rsidRPr="002D761A" w14:paraId="5E1E8B5B" w14:textId="77777777" w:rsidTr="003C0924">
        <w:trPr>
          <w:trHeight w:hRule="exact" w:val="255"/>
        </w:trPr>
        <w:tc>
          <w:tcPr>
            <w:tcW w:w="2535" w:type="dxa"/>
            <w:tcBorders>
              <w:top w:val="single" w:sz="4" w:space="0" w:color="auto"/>
              <w:left w:val="single" w:sz="4" w:space="0" w:color="auto"/>
              <w:bottom w:val="single" w:sz="4" w:space="0" w:color="auto"/>
              <w:right w:val="single" w:sz="4" w:space="0" w:color="auto"/>
            </w:tcBorders>
            <w:shd w:val="clear" w:color="auto" w:fill="97DDBA"/>
            <w:vAlign w:val="bottom"/>
          </w:tcPr>
          <w:p w14:paraId="6EAD8401" w14:textId="77777777" w:rsidR="00CB4BEB" w:rsidRPr="00B96FDC" w:rsidDel="00C03A6C" w:rsidRDefault="00CB4BEB" w:rsidP="003C0924">
            <w:pPr>
              <w:rPr>
                <w:rFonts w:ascii="Trebuchet MS" w:hAnsi="Trebuchet MS" w:cs="Trebuchet MS"/>
                <w:sz w:val="18"/>
                <w:szCs w:val="18"/>
              </w:rPr>
            </w:pPr>
            <w:proofErr w:type="spellStart"/>
            <w:r>
              <w:rPr>
                <w:rFonts w:ascii="Trebuchet MS" w:hAnsi="Trebuchet MS" w:cs="Trebuchet MS"/>
                <w:sz w:val="18"/>
                <w:szCs w:val="18"/>
              </w:rPr>
              <w:t>o</w:t>
            </w:r>
            <w:r w:rsidRPr="00B96FDC">
              <w:rPr>
                <w:rFonts w:ascii="Trebuchet MS" w:hAnsi="Trebuchet MS" w:cs="Trebuchet MS"/>
                <w:sz w:val="18"/>
                <w:szCs w:val="18"/>
              </w:rPr>
              <w:t>mraade</w:t>
            </w:r>
            <w:proofErr w:type="spellEnd"/>
          </w:p>
        </w:tc>
        <w:tc>
          <w:tcPr>
            <w:tcW w:w="11040"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11AE1313"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Felt defineret under: 4.1 Standardiserede felter til de temaspecifikke datamodeller</w:t>
            </w:r>
            <w:r w:rsidRPr="00C67B4F" w:rsidDel="00601DD7">
              <w:rPr>
                <w:rFonts w:ascii="Trebuchet MS" w:hAnsi="Trebuchet MS" w:cs="Trebuchet MS"/>
                <w:sz w:val="18"/>
                <w:szCs w:val="18"/>
              </w:rPr>
              <w:t xml:space="preserve"> </w:t>
            </w:r>
          </w:p>
        </w:tc>
      </w:tr>
      <w:tr w:rsidR="00CB4BEB" w:rsidRPr="002D761A" w14:paraId="0522BAC3" w14:textId="77777777" w:rsidTr="003C0924">
        <w:trPr>
          <w:trHeight w:hRule="exact" w:val="255"/>
        </w:trPr>
        <w:tc>
          <w:tcPr>
            <w:tcW w:w="2535" w:type="dxa"/>
            <w:tcBorders>
              <w:top w:val="single" w:sz="4" w:space="0" w:color="auto"/>
              <w:left w:val="single" w:sz="4" w:space="0" w:color="auto"/>
              <w:bottom w:val="single" w:sz="4" w:space="0" w:color="auto"/>
              <w:right w:val="single" w:sz="4" w:space="0" w:color="auto"/>
            </w:tcBorders>
            <w:shd w:val="clear" w:color="auto" w:fill="D9D9D9"/>
            <w:vAlign w:val="bottom"/>
          </w:tcPr>
          <w:p w14:paraId="54D4F886" w14:textId="77777777" w:rsidR="00CB4BEB" w:rsidRPr="00B96FDC"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t>begrund_afgraensning</w:t>
            </w:r>
            <w:proofErr w:type="spellEnd"/>
          </w:p>
        </w:tc>
        <w:tc>
          <w:tcPr>
            <w:tcW w:w="4519" w:type="dxa"/>
            <w:tcBorders>
              <w:top w:val="single" w:sz="4" w:space="0" w:color="auto"/>
              <w:left w:val="single" w:sz="4" w:space="0" w:color="auto"/>
              <w:bottom w:val="single" w:sz="4" w:space="0" w:color="auto"/>
              <w:right w:val="single" w:sz="4" w:space="0" w:color="auto"/>
            </w:tcBorders>
            <w:shd w:val="clear" w:color="auto" w:fill="FFFFFF"/>
            <w:vAlign w:val="bottom"/>
          </w:tcPr>
          <w:p w14:paraId="094F1E0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Begrundelse for valg af kulturgeografisk afgrænsning</w:t>
            </w:r>
          </w:p>
        </w:tc>
        <w:tc>
          <w:tcPr>
            <w:tcW w:w="1313" w:type="dxa"/>
            <w:tcBorders>
              <w:top w:val="single" w:sz="4" w:space="0" w:color="auto"/>
              <w:left w:val="single" w:sz="4" w:space="0" w:color="auto"/>
              <w:bottom w:val="single" w:sz="4" w:space="0" w:color="auto"/>
              <w:right w:val="single" w:sz="4" w:space="0" w:color="auto"/>
            </w:tcBorders>
            <w:shd w:val="clear" w:color="auto" w:fill="FFFFFF"/>
            <w:vAlign w:val="bottom"/>
          </w:tcPr>
          <w:p w14:paraId="3B40856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80" w:type="dxa"/>
            <w:tcBorders>
              <w:top w:val="single" w:sz="4" w:space="0" w:color="auto"/>
              <w:left w:val="single" w:sz="4" w:space="0" w:color="auto"/>
              <w:bottom w:val="single" w:sz="4" w:space="0" w:color="auto"/>
              <w:right w:val="single" w:sz="4" w:space="0" w:color="auto"/>
            </w:tcBorders>
            <w:shd w:val="clear" w:color="auto" w:fill="FFFFFF"/>
            <w:vAlign w:val="bottom"/>
          </w:tcPr>
          <w:p w14:paraId="3549BDF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909A3DD"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410" w:type="dxa"/>
            <w:tcBorders>
              <w:top w:val="single" w:sz="4" w:space="0" w:color="auto"/>
              <w:left w:val="single" w:sz="4" w:space="0" w:color="auto"/>
              <w:bottom w:val="single" w:sz="4" w:space="0" w:color="auto"/>
              <w:right w:val="single" w:sz="4" w:space="0" w:color="auto"/>
            </w:tcBorders>
            <w:shd w:val="clear" w:color="auto" w:fill="FFFFFF"/>
            <w:vAlign w:val="bottom"/>
          </w:tcPr>
          <w:p w14:paraId="31E04E25" w14:textId="0AE7D0D0" w:rsidR="00CB4BEB" w:rsidRPr="00B96FDC" w:rsidRDefault="00CB4BEB" w:rsidP="003C0924">
            <w:pPr>
              <w:rPr>
                <w:rFonts w:ascii="Trebuchet MS" w:hAnsi="Trebuchet MS" w:cs="Trebuchet MS"/>
                <w:sz w:val="18"/>
                <w:szCs w:val="18"/>
              </w:rPr>
            </w:pPr>
          </w:p>
        </w:tc>
      </w:tr>
      <w:tr w:rsidR="00CB4BEB" w:rsidRPr="002D761A" w14:paraId="1C2707DA" w14:textId="77777777" w:rsidTr="003C0924">
        <w:trPr>
          <w:trHeight w:hRule="exact" w:val="510"/>
        </w:trPr>
        <w:tc>
          <w:tcPr>
            <w:tcW w:w="2535" w:type="dxa"/>
            <w:tcBorders>
              <w:top w:val="single" w:sz="4" w:space="0" w:color="auto"/>
              <w:left w:val="single" w:sz="4" w:space="0" w:color="auto"/>
              <w:bottom w:val="single" w:sz="4" w:space="0" w:color="auto"/>
              <w:right w:val="single" w:sz="4" w:space="0" w:color="auto"/>
            </w:tcBorders>
            <w:shd w:val="clear" w:color="auto" w:fill="97DDBA"/>
            <w:vAlign w:val="center"/>
          </w:tcPr>
          <w:p w14:paraId="20636BBC" w14:textId="77777777" w:rsidR="00CB4BEB" w:rsidRPr="00B96FDC" w:rsidRDefault="00CB4BEB" w:rsidP="003C0924">
            <w:pPr>
              <w:rPr>
                <w:rFonts w:ascii="Trebuchet MS" w:hAnsi="Trebuchet MS" w:cs="Trebuchet MS"/>
                <w:sz w:val="18"/>
                <w:szCs w:val="18"/>
              </w:rPr>
            </w:pPr>
            <w:proofErr w:type="spellStart"/>
            <w:r>
              <w:rPr>
                <w:rFonts w:ascii="Trebuchet MS" w:hAnsi="Trebuchet MS" w:cs="Trebuchet MS"/>
                <w:sz w:val="18"/>
                <w:szCs w:val="18"/>
              </w:rPr>
              <w:t>link_</w:t>
            </w:r>
            <w:r w:rsidRPr="00B96FDC">
              <w:rPr>
                <w:rFonts w:ascii="Trebuchet MS" w:hAnsi="Trebuchet MS" w:cs="Trebuchet MS"/>
                <w:sz w:val="18"/>
                <w:szCs w:val="18"/>
              </w:rPr>
              <w:t>litteratur</w:t>
            </w:r>
            <w:proofErr w:type="spellEnd"/>
          </w:p>
        </w:tc>
        <w:tc>
          <w:tcPr>
            <w:tcW w:w="4519" w:type="dxa"/>
            <w:tcBorders>
              <w:top w:val="single" w:sz="4" w:space="0" w:color="auto"/>
              <w:left w:val="single" w:sz="4" w:space="0" w:color="auto"/>
              <w:bottom w:val="single" w:sz="4" w:space="0" w:color="auto"/>
              <w:right w:val="single" w:sz="4" w:space="0" w:color="auto"/>
            </w:tcBorders>
            <w:shd w:val="clear" w:color="auto" w:fill="97DDBA"/>
            <w:vAlign w:val="center"/>
          </w:tcPr>
          <w:p w14:paraId="2128DB2C" w14:textId="2CBA7256" w:rsidR="00CB4BEB" w:rsidRPr="00B96FDC" w:rsidRDefault="00CB4BEB" w:rsidP="003C0924">
            <w:pPr>
              <w:rPr>
                <w:rFonts w:ascii="Trebuchet MS" w:hAnsi="Trebuchet MS" w:cs="Trebuchet MS"/>
                <w:sz w:val="18"/>
                <w:szCs w:val="18"/>
              </w:rPr>
            </w:pPr>
            <w:r>
              <w:rPr>
                <w:rFonts w:ascii="Trebuchet MS" w:hAnsi="Trebuchet MS" w:cs="Trebuchet MS"/>
                <w:sz w:val="18"/>
                <w:szCs w:val="18"/>
              </w:rPr>
              <w:t>Link/h</w:t>
            </w:r>
            <w:r w:rsidRPr="00B96FDC">
              <w:rPr>
                <w:rFonts w:ascii="Trebuchet MS" w:hAnsi="Trebuchet MS" w:cs="Trebuchet MS"/>
                <w:sz w:val="18"/>
                <w:szCs w:val="18"/>
              </w:rPr>
              <w:t>envisning til litteratur brugt til den kulturgeografiske analyse</w:t>
            </w:r>
          </w:p>
        </w:tc>
        <w:tc>
          <w:tcPr>
            <w:tcW w:w="1313" w:type="dxa"/>
            <w:tcBorders>
              <w:top w:val="single" w:sz="4" w:space="0" w:color="auto"/>
              <w:left w:val="single" w:sz="4" w:space="0" w:color="auto"/>
              <w:bottom w:val="single" w:sz="4" w:space="0" w:color="auto"/>
              <w:right w:val="single" w:sz="4" w:space="0" w:color="auto"/>
            </w:tcBorders>
            <w:shd w:val="clear" w:color="auto" w:fill="97DDBA"/>
            <w:vAlign w:val="center"/>
          </w:tcPr>
          <w:p w14:paraId="376CF296"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Tekststreng</w:t>
            </w:r>
          </w:p>
        </w:tc>
        <w:tc>
          <w:tcPr>
            <w:tcW w:w="1380" w:type="dxa"/>
            <w:tcBorders>
              <w:top w:val="single" w:sz="4" w:space="0" w:color="auto"/>
              <w:left w:val="single" w:sz="4" w:space="0" w:color="auto"/>
              <w:bottom w:val="single" w:sz="4" w:space="0" w:color="auto"/>
              <w:right w:val="single" w:sz="4" w:space="0" w:color="auto"/>
            </w:tcBorders>
            <w:shd w:val="clear" w:color="auto" w:fill="97DDBA"/>
            <w:vAlign w:val="center"/>
          </w:tcPr>
          <w:p w14:paraId="69A348E5"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0-1024 tegn</w:t>
            </w:r>
          </w:p>
        </w:tc>
        <w:tc>
          <w:tcPr>
            <w:tcW w:w="1418" w:type="dxa"/>
            <w:tcBorders>
              <w:top w:val="single" w:sz="4" w:space="0" w:color="auto"/>
              <w:left w:val="single" w:sz="4" w:space="0" w:color="auto"/>
              <w:bottom w:val="single" w:sz="4" w:space="0" w:color="auto"/>
              <w:right w:val="single" w:sz="4" w:space="0" w:color="auto"/>
            </w:tcBorders>
            <w:shd w:val="clear" w:color="auto" w:fill="97DDBA"/>
            <w:vAlign w:val="center"/>
          </w:tcPr>
          <w:p w14:paraId="38306251"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410" w:type="dxa"/>
            <w:tcBorders>
              <w:top w:val="single" w:sz="4" w:space="0" w:color="auto"/>
              <w:left w:val="single" w:sz="4" w:space="0" w:color="auto"/>
              <w:bottom w:val="single" w:sz="4" w:space="0" w:color="auto"/>
              <w:right w:val="single" w:sz="4" w:space="0" w:color="auto"/>
            </w:tcBorders>
            <w:shd w:val="clear" w:color="auto" w:fill="97DDBA"/>
            <w:vAlign w:val="center"/>
          </w:tcPr>
          <w:p w14:paraId="33389132" w14:textId="77777777" w:rsidR="00CB4BEB" w:rsidRPr="00B96FDC" w:rsidRDefault="00000000" w:rsidP="003C0924">
            <w:pPr>
              <w:rPr>
                <w:rFonts w:ascii="Trebuchet MS" w:hAnsi="Trebuchet MS" w:cs="Trebuchet MS"/>
                <w:sz w:val="18"/>
                <w:szCs w:val="18"/>
              </w:rPr>
            </w:pPr>
            <w:hyperlink r:id="rId59" w:history="1">
              <w:r w:rsidR="00CB4BEB" w:rsidRPr="006379D7">
                <w:rPr>
                  <w:rStyle w:val="Hyperlink"/>
                  <w:rFonts w:ascii="Trebuchet MS" w:hAnsi="Trebuchet MS" w:cs="Trebuchet MS"/>
                  <w:sz w:val="18"/>
                  <w:szCs w:val="18"/>
                </w:rPr>
                <w:t>http://www.link.dk/123</w:t>
              </w:r>
            </w:hyperlink>
          </w:p>
        </w:tc>
      </w:tr>
      <w:tr w:rsidR="00CB4BEB" w:rsidRPr="002D761A" w14:paraId="018290A5" w14:textId="77777777" w:rsidTr="003C0924">
        <w:trPr>
          <w:trHeight w:hRule="exact" w:val="255"/>
        </w:trPr>
        <w:tc>
          <w:tcPr>
            <w:tcW w:w="2535" w:type="dxa"/>
            <w:tcBorders>
              <w:top w:val="single" w:sz="4" w:space="0" w:color="auto"/>
              <w:left w:val="single" w:sz="4" w:space="0" w:color="auto"/>
              <w:bottom w:val="single" w:sz="4" w:space="0" w:color="auto"/>
              <w:right w:val="single" w:sz="4" w:space="0" w:color="auto"/>
            </w:tcBorders>
            <w:shd w:val="clear" w:color="auto" w:fill="97DDBA"/>
            <w:vAlign w:val="bottom"/>
          </w:tcPr>
          <w:p w14:paraId="2065041F" w14:textId="77777777" w:rsidR="00CB4BEB" w:rsidRPr="00B96FDC"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t>link_vejledning</w:t>
            </w:r>
            <w:proofErr w:type="spellEnd"/>
          </w:p>
        </w:tc>
        <w:tc>
          <w:tcPr>
            <w:tcW w:w="4519" w:type="dxa"/>
            <w:tcBorders>
              <w:top w:val="single" w:sz="4" w:space="0" w:color="auto"/>
              <w:left w:val="single" w:sz="4" w:space="0" w:color="auto"/>
              <w:bottom w:val="single" w:sz="4" w:space="0" w:color="auto"/>
              <w:right w:val="single" w:sz="4" w:space="0" w:color="auto"/>
            </w:tcBorders>
            <w:shd w:val="clear" w:color="auto" w:fill="97DDBA"/>
            <w:vAlign w:val="bottom"/>
          </w:tcPr>
          <w:p w14:paraId="5E5BEF8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Link til PDF (MIM 2007, side </w:t>
            </w:r>
            <w:proofErr w:type="gramStart"/>
            <w:r w:rsidRPr="00B96FDC">
              <w:rPr>
                <w:rFonts w:ascii="Trebuchet MS" w:hAnsi="Trebuchet MS" w:cs="Trebuchet MS"/>
                <w:sz w:val="18"/>
                <w:szCs w:val="18"/>
              </w:rPr>
              <w:t>154)*</w:t>
            </w:r>
            <w:proofErr w:type="gramEnd"/>
          </w:p>
        </w:tc>
        <w:tc>
          <w:tcPr>
            <w:tcW w:w="1313" w:type="dxa"/>
            <w:tcBorders>
              <w:top w:val="single" w:sz="4" w:space="0" w:color="auto"/>
              <w:left w:val="single" w:sz="4" w:space="0" w:color="auto"/>
              <w:bottom w:val="single" w:sz="4" w:space="0" w:color="auto"/>
              <w:right w:val="single" w:sz="4" w:space="0" w:color="auto"/>
            </w:tcBorders>
            <w:shd w:val="clear" w:color="auto" w:fill="97DDBA"/>
            <w:vAlign w:val="bottom"/>
          </w:tcPr>
          <w:p w14:paraId="08000454"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Tekststreng</w:t>
            </w:r>
          </w:p>
        </w:tc>
        <w:tc>
          <w:tcPr>
            <w:tcW w:w="1380" w:type="dxa"/>
            <w:tcBorders>
              <w:top w:val="single" w:sz="4" w:space="0" w:color="auto"/>
              <w:left w:val="single" w:sz="4" w:space="0" w:color="auto"/>
              <w:bottom w:val="single" w:sz="4" w:space="0" w:color="auto"/>
              <w:right w:val="single" w:sz="4" w:space="0" w:color="auto"/>
            </w:tcBorders>
            <w:shd w:val="clear" w:color="auto" w:fill="97DDBA"/>
            <w:vAlign w:val="bottom"/>
          </w:tcPr>
          <w:p w14:paraId="03B2C38A"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0-1024 tegn</w:t>
            </w:r>
          </w:p>
        </w:tc>
        <w:tc>
          <w:tcPr>
            <w:tcW w:w="1418" w:type="dxa"/>
            <w:tcBorders>
              <w:top w:val="single" w:sz="4" w:space="0" w:color="auto"/>
              <w:left w:val="single" w:sz="4" w:space="0" w:color="auto"/>
              <w:bottom w:val="single" w:sz="4" w:space="0" w:color="auto"/>
              <w:right w:val="single" w:sz="4" w:space="0" w:color="auto"/>
            </w:tcBorders>
            <w:shd w:val="clear" w:color="auto" w:fill="97DDBA"/>
            <w:vAlign w:val="bottom"/>
          </w:tcPr>
          <w:p w14:paraId="7C04415F"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410" w:type="dxa"/>
            <w:tcBorders>
              <w:top w:val="single" w:sz="4" w:space="0" w:color="auto"/>
              <w:left w:val="single" w:sz="4" w:space="0" w:color="auto"/>
              <w:bottom w:val="single" w:sz="4" w:space="0" w:color="auto"/>
              <w:right w:val="single" w:sz="4" w:space="0" w:color="auto"/>
            </w:tcBorders>
            <w:shd w:val="clear" w:color="auto" w:fill="97DDBA"/>
          </w:tcPr>
          <w:p w14:paraId="4A4CDB36" w14:textId="77777777" w:rsidR="00CB4BEB" w:rsidRDefault="00000000" w:rsidP="003C0924">
            <w:hyperlink r:id="rId60" w:history="1">
              <w:r w:rsidR="00CB4BEB" w:rsidRPr="006379D7">
                <w:rPr>
                  <w:rStyle w:val="Hyperlink"/>
                  <w:rFonts w:ascii="Trebuchet MS" w:hAnsi="Trebuchet MS" w:cs="Trebuchet MS"/>
                  <w:sz w:val="18"/>
                  <w:szCs w:val="18"/>
                </w:rPr>
                <w:t>http://www.link.dk/123</w:t>
              </w:r>
            </w:hyperlink>
          </w:p>
        </w:tc>
      </w:tr>
      <w:tr w:rsidR="00CB4BEB" w:rsidRPr="002D761A" w14:paraId="2ADD7B5F" w14:textId="77777777" w:rsidTr="003C0924">
        <w:trPr>
          <w:trHeight w:hRule="exact" w:val="255"/>
        </w:trPr>
        <w:tc>
          <w:tcPr>
            <w:tcW w:w="2535" w:type="dxa"/>
            <w:tcBorders>
              <w:top w:val="single" w:sz="4" w:space="0" w:color="auto"/>
              <w:left w:val="single" w:sz="4" w:space="0" w:color="auto"/>
              <w:bottom w:val="single" w:sz="4" w:space="0" w:color="auto"/>
              <w:right w:val="single" w:sz="4" w:space="0" w:color="auto"/>
            </w:tcBorders>
            <w:shd w:val="clear" w:color="auto" w:fill="97DDBA"/>
            <w:vAlign w:val="bottom"/>
          </w:tcPr>
          <w:p w14:paraId="08F3BE3F" w14:textId="77777777" w:rsidR="00CB4BEB" w:rsidRPr="00B96FDC"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t>link_reg_skema</w:t>
            </w:r>
            <w:proofErr w:type="spellEnd"/>
          </w:p>
        </w:tc>
        <w:tc>
          <w:tcPr>
            <w:tcW w:w="4519" w:type="dxa"/>
            <w:tcBorders>
              <w:top w:val="single" w:sz="4" w:space="0" w:color="auto"/>
              <w:left w:val="single" w:sz="4" w:space="0" w:color="auto"/>
              <w:bottom w:val="single" w:sz="4" w:space="0" w:color="auto"/>
              <w:right w:val="single" w:sz="4" w:space="0" w:color="auto"/>
            </w:tcBorders>
            <w:shd w:val="clear" w:color="auto" w:fill="97DDBA"/>
            <w:vAlign w:val="bottom"/>
          </w:tcPr>
          <w:p w14:paraId="09D6222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Link til registreringsskema</w:t>
            </w:r>
          </w:p>
        </w:tc>
        <w:tc>
          <w:tcPr>
            <w:tcW w:w="1313" w:type="dxa"/>
            <w:tcBorders>
              <w:top w:val="single" w:sz="4" w:space="0" w:color="auto"/>
              <w:left w:val="single" w:sz="4" w:space="0" w:color="auto"/>
              <w:bottom w:val="single" w:sz="4" w:space="0" w:color="auto"/>
              <w:right w:val="single" w:sz="4" w:space="0" w:color="auto"/>
            </w:tcBorders>
            <w:shd w:val="clear" w:color="auto" w:fill="97DDBA"/>
            <w:vAlign w:val="bottom"/>
          </w:tcPr>
          <w:p w14:paraId="76E7DD2E"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Tekststreng</w:t>
            </w:r>
          </w:p>
        </w:tc>
        <w:tc>
          <w:tcPr>
            <w:tcW w:w="1380" w:type="dxa"/>
            <w:tcBorders>
              <w:top w:val="single" w:sz="4" w:space="0" w:color="auto"/>
              <w:left w:val="single" w:sz="4" w:space="0" w:color="auto"/>
              <w:bottom w:val="single" w:sz="4" w:space="0" w:color="auto"/>
              <w:right w:val="single" w:sz="4" w:space="0" w:color="auto"/>
            </w:tcBorders>
            <w:shd w:val="clear" w:color="auto" w:fill="97DDBA"/>
            <w:vAlign w:val="bottom"/>
          </w:tcPr>
          <w:p w14:paraId="381D3512"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0-1024 tegn</w:t>
            </w:r>
          </w:p>
        </w:tc>
        <w:tc>
          <w:tcPr>
            <w:tcW w:w="1418" w:type="dxa"/>
            <w:tcBorders>
              <w:top w:val="single" w:sz="4" w:space="0" w:color="auto"/>
              <w:left w:val="single" w:sz="4" w:space="0" w:color="auto"/>
              <w:bottom w:val="single" w:sz="4" w:space="0" w:color="auto"/>
              <w:right w:val="single" w:sz="4" w:space="0" w:color="auto"/>
            </w:tcBorders>
            <w:shd w:val="clear" w:color="auto" w:fill="97DDBA"/>
            <w:vAlign w:val="bottom"/>
          </w:tcPr>
          <w:p w14:paraId="5389BF71"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410" w:type="dxa"/>
            <w:tcBorders>
              <w:top w:val="single" w:sz="4" w:space="0" w:color="auto"/>
              <w:left w:val="single" w:sz="4" w:space="0" w:color="auto"/>
              <w:bottom w:val="single" w:sz="4" w:space="0" w:color="auto"/>
              <w:right w:val="single" w:sz="4" w:space="0" w:color="auto"/>
            </w:tcBorders>
            <w:shd w:val="clear" w:color="auto" w:fill="97DDBA"/>
          </w:tcPr>
          <w:p w14:paraId="66822BF6" w14:textId="77777777" w:rsidR="00CB4BEB" w:rsidRDefault="00000000" w:rsidP="003C0924">
            <w:hyperlink r:id="rId61" w:history="1">
              <w:r w:rsidR="00CB4BEB" w:rsidRPr="006379D7">
                <w:rPr>
                  <w:rStyle w:val="Hyperlink"/>
                  <w:rFonts w:ascii="Trebuchet MS" w:hAnsi="Trebuchet MS" w:cs="Trebuchet MS"/>
                  <w:sz w:val="18"/>
                  <w:szCs w:val="18"/>
                </w:rPr>
                <w:t>http://www.link.dk/123</w:t>
              </w:r>
            </w:hyperlink>
          </w:p>
        </w:tc>
      </w:tr>
      <w:tr w:rsidR="00CB4BEB" w:rsidRPr="002D761A" w14:paraId="3191A49D" w14:textId="77777777" w:rsidTr="003C0924">
        <w:trPr>
          <w:trHeight w:hRule="exact" w:val="255"/>
        </w:trPr>
        <w:tc>
          <w:tcPr>
            <w:tcW w:w="2535" w:type="dxa"/>
            <w:tcBorders>
              <w:top w:val="single" w:sz="4" w:space="0" w:color="auto"/>
              <w:left w:val="single" w:sz="4" w:space="0" w:color="auto"/>
              <w:bottom w:val="nil"/>
              <w:right w:val="single" w:sz="4" w:space="0" w:color="auto"/>
            </w:tcBorders>
            <w:shd w:val="clear" w:color="auto" w:fill="97DDBA"/>
            <w:vAlign w:val="bottom"/>
          </w:tcPr>
          <w:p w14:paraId="0DD2C0C9" w14:textId="77777777" w:rsidR="00CB4BEB" w:rsidRPr="00B96FDC" w:rsidRDefault="00CB4BEB" w:rsidP="003C0924">
            <w:pPr>
              <w:rPr>
                <w:rFonts w:ascii="Trebuchet MS" w:hAnsi="Trebuchet MS" w:cs="Trebuchet MS"/>
                <w:sz w:val="18"/>
                <w:szCs w:val="18"/>
              </w:rPr>
            </w:pPr>
            <w:proofErr w:type="spellStart"/>
            <w:r>
              <w:rPr>
                <w:rFonts w:ascii="Trebuchet MS" w:hAnsi="Trebuchet MS" w:cs="Trebuchet MS"/>
                <w:sz w:val="18"/>
                <w:szCs w:val="18"/>
              </w:rPr>
              <w:t>k</w:t>
            </w:r>
            <w:r w:rsidRPr="00B96FDC">
              <w:rPr>
                <w:rFonts w:ascii="Trebuchet MS" w:hAnsi="Trebuchet MS" w:cs="Trebuchet MS"/>
                <w:sz w:val="18"/>
                <w:szCs w:val="18"/>
              </w:rPr>
              <w:t>ulturgeo_beskrivelse</w:t>
            </w:r>
            <w:proofErr w:type="spellEnd"/>
          </w:p>
        </w:tc>
        <w:tc>
          <w:tcPr>
            <w:tcW w:w="4519" w:type="dxa"/>
            <w:tcBorders>
              <w:top w:val="single" w:sz="4" w:space="0" w:color="auto"/>
              <w:left w:val="single" w:sz="4" w:space="0" w:color="auto"/>
              <w:bottom w:val="nil"/>
              <w:right w:val="single" w:sz="4" w:space="0" w:color="auto"/>
            </w:tcBorders>
            <w:shd w:val="clear" w:color="auto" w:fill="97DDBA"/>
            <w:vAlign w:val="bottom"/>
          </w:tcPr>
          <w:p w14:paraId="693A874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Link til prosa beskrivelse af det aktuelle område</w:t>
            </w:r>
          </w:p>
        </w:tc>
        <w:tc>
          <w:tcPr>
            <w:tcW w:w="1313" w:type="dxa"/>
            <w:tcBorders>
              <w:top w:val="single" w:sz="4" w:space="0" w:color="auto"/>
              <w:left w:val="single" w:sz="4" w:space="0" w:color="auto"/>
              <w:bottom w:val="nil"/>
              <w:right w:val="single" w:sz="4" w:space="0" w:color="auto"/>
            </w:tcBorders>
            <w:shd w:val="clear" w:color="auto" w:fill="97DDBA"/>
            <w:vAlign w:val="bottom"/>
          </w:tcPr>
          <w:p w14:paraId="0563B736"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Tekststreng</w:t>
            </w:r>
          </w:p>
        </w:tc>
        <w:tc>
          <w:tcPr>
            <w:tcW w:w="1380" w:type="dxa"/>
            <w:tcBorders>
              <w:top w:val="single" w:sz="4" w:space="0" w:color="auto"/>
              <w:left w:val="single" w:sz="4" w:space="0" w:color="auto"/>
              <w:bottom w:val="nil"/>
              <w:right w:val="single" w:sz="4" w:space="0" w:color="auto"/>
            </w:tcBorders>
            <w:shd w:val="clear" w:color="auto" w:fill="97DDBA"/>
            <w:vAlign w:val="bottom"/>
          </w:tcPr>
          <w:p w14:paraId="5D7849FD"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0-1024 tegn</w:t>
            </w:r>
          </w:p>
        </w:tc>
        <w:tc>
          <w:tcPr>
            <w:tcW w:w="1418" w:type="dxa"/>
            <w:tcBorders>
              <w:top w:val="single" w:sz="4" w:space="0" w:color="auto"/>
              <w:left w:val="single" w:sz="4" w:space="0" w:color="auto"/>
              <w:bottom w:val="nil"/>
              <w:right w:val="single" w:sz="4" w:space="0" w:color="auto"/>
            </w:tcBorders>
            <w:shd w:val="clear" w:color="auto" w:fill="97DDBA"/>
            <w:vAlign w:val="bottom"/>
          </w:tcPr>
          <w:p w14:paraId="6ABB51AA"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410" w:type="dxa"/>
            <w:tcBorders>
              <w:top w:val="single" w:sz="4" w:space="0" w:color="auto"/>
              <w:left w:val="single" w:sz="4" w:space="0" w:color="auto"/>
              <w:bottom w:val="nil"/>
              <w:right w:val="single" w:sz="4" w:space="0" w:color="auto"/>
            </w:tcBorders>
            <w:shd w:val="clear" w:color="auto" w:fill="97DDBA"/>
          </w:tcPr>
          <w:p w14:paraId="2F38D009" w14:textId="77777777" w:rsidR="00CB4BEB" w:rsidRDefault="00000000" w:rsidP="003C0924">
            <w:hyperlink r:id="rId62" w:history="1">
              <w:r w:rsidR="00CB4BEB" w:rsidRPr="006379D7">
                <w:rPr>
                  <w:rStyle w:val="Hyperlink"/>
                  <w:rFonts w:ascii="Trebuchet MS" w:hAnsi="Trebuchet MS" w:cs="Trebuchet MS"/>
                  <w:sz w:val="18"/>
                  <w:szCs w:val="18"/>
                </w:rPr>
                <w:t>http://www.link.dk/123</w:t>
              </w:r>
            </w:hyperlink>
          </w:p>
        </w:tc>
      </w:tr>
      <w:tr w:rsidR="00CB4BEB" w:rsidRPr="002D761A" w14:paraId="103468A0" w14:textId="77777777" w:rsidTr="003C0924">
        <w:trPr>
          <w:trHeight w:hRule="exact" w:val="255"/>
        </w:trPr>
        <w:tc>
          <w:tcPr>
            <w:tcW w:w="2535" w:type="dxa"/>
            <w:tcBorders>
              <w:top w:val="single" w:sz="4" w:space="0" w:color="auto"/>
              <w:left w:val="single" w:sz="4" w:space="0" w:color="auto"/>
              <w:bottom w:val="single" w:sz="4" w:space="0" w:color="auto"/>
              <w:right w:val="single" w:sz="4" w:space="0" w:color="auto"/>
            </w:tcBorders>
            <w:shd w:val="clear" w:color="auto" w:fill="97DDBA"/>
            <w:vAlign w:val="bottom"/>
          </w:tcPr>
          <w:p w14:paraId="3B64EF7B"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lastRenderedPageBreak/>
              <w:t>l</w:t>
            </w:r>
            <w:r w:rsidRPr="00B96FDC">
              <w:rPr>
                <w:rFonts w:ascii="Trebuchet MS" w:hAnsi="Trebuchet MS" w:cs="Trebuchet MS"/>
                <w:sz w:val="18"/>
                <w:szCs w:val="18"/>
              </w:rPr>
              <w:t>ink</w:t>
            </w:r>
          </w:p>
        </w:tc>
        <w:tc>
          <w:tcPr>
            <w:tcW w:w="11040"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A44105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Felt defineret under: 4.1 Standardiserede felter til de temaspecifikke datamodeller</w:t>
            </w:r>
          </w:p>
        </w:tc>
      </w:tr>
      <w:tr w:rsidR="00CB4BEB" w:rsidRPr="002D761A" w14:paraId="6B09C701" w14:textId="77777777" w:rsidTr="003C0924">
        <w:trPr>
          <w:trHeight w:hRule="exact" w:val="255"/>
        </w:trPr>
        <w:tc>
          <w:tcPr>
            <w:tcW w:w="13575" w:type="dxa"/>
            <w:gridSpan w:val="6"/>
            <w:tcBorders>
              <w:top w:val="single" w:sz="4" w:space="0" w:color="auto"/>
              <w:left w:val="nil"/>
              <w:bottom w:val="nil"/>
              <w:right w:val="nil"/>
            </w:tcBorders>
            <w:shd w:val="clear" w:color="auto" w:fill="99CCFF"/>
            <w:vAlign w:val="bottom"/>
          </w:tcPr>
          <w:p w14:paraId="459E7560" w14:textId="77777777" w:rsidR="00CB4BEB" w:rsidRPr="00B96FDC" w:rsidRDefault="00CB4BEB" w:rsidP="003C0924">
            <w:pPr>
              <w:rPr>
                <w:rFonts w:ascii="Trebuchet MS" w:hAnsi="Trebuchet MS" w:cs="Trebuchet MS"/>
                <w:i/>
                <w:sz w:val="18"/>
                <w:szCs w:val="18"/>
              </w:rPr>
            </w:pPr>
            <w:r w:rsidRPr="00B96FDC">
              <w:rPr>
                <w:rFonts w:ascii="Trebuchet MS" w:hAnsi="Trebuchet MS" w:cs="Trebuchet MS"/>
                <w:i/>
                <w:sz w:val="18"/>
                <w:szCs w:val="18"/>
              </w:rPr>
              <w:t>Felter markeret med blå er temaspecifikke opslagstabeller, der indeholder oversættelser af koder i andre felter.</w:t>
            </w:r>
          </w:p>
        </w:tc>
      </w:tr>
      <w:tr w:rsidR="00CB4BEB" w:rsidRPr="002D761A" w14:paraId="1A2EE727" w14:textId="77777777" w:rsidTr="003C0924">
        <w:trPr>
          <w:trHeight w:hRule="exact" w:val="255"/>
        </w:trPr>
        <w:tc>
          <w:tcPr>
            <w:tcW w:w="13575" w:type="dxa"/>
            <w:gridSpan w:val="6"/>
            <w:tcBorders>
              <w:top w:val="nil"/>
              <w:left w:val="nil"/>
              <w:bottom w:val="nil"/>
              <w:right w:val="nil"/>
            </w:tcBorders>
            <w:shd w:val="clear" w:color="auto" w:fill="97DDBA"/>
            <w:vAlign w:val="bottom"/>
          </w:tcPr>
          <w:p w14:paraId="7124571D" w14:textId="77777777" w:rsidR="00CB4BEB" w:rsidRPr="00B96FDC" w:rsidRDefault="00CB4BEB" w:rsidP="003C0924">
            <w:pPr>
              <w:rPr>
                <w:rFonts w:ascii="Trebuchet MS" w:hAnsi="Trebuchet MS" w:cs="Trebuchet MS"/>
                <w:i/>
                <w:sz w:val="18"/>
                <w:szCs w:val="18"/>
              </w:rPr>
            </w:pPr>
            <w:r w:rsidRPr="00B96FDC">
              <w:rPr>
                <w:rFonts w:ascii="Trebuchet MS" w:hAnsi="Trebuchet MS" w:cs="Trebuchet MS"/>
                <w:i/>
                <w:sz w:val="18"/>
                <w:szCs w:val="18"/>
              </w:rPr>
              <w:t>Felter markeret med grøn er standardiserede temaspecifikke felter og opslagstabeller, der indeholder oversættelser af koder i andre felter.</w:t>
            </w:r>
          </w:p>
        </w:tc>
      </w:tr>
    </w:tbl>
    <w:p w14:paraId="14668123" w14:textId="77777777" w:rsidR="00CB4BEB" w:rsidRPr="00B96FDC" w:rsidRDefault="00CB4BEB" w:rsidP="00CB4BEB">
      <w:pPr>
        <w:pStyle w:val="Overskrift6"/>
      </w:pPr>
      <w:r>
        <w:t>5.13.</w:t>
      </w:r>
      <w:r w:rsidRPr="00B96FDC">
        <w:t xml:space="preserve">2.1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2D761A" w14:paraId="1C995136" w14:textId="77777777" w:rsidTr="003C0924">
        <w:trPr>
          <w:trHeight w:hRule="exact" w:val="255"/>
        </w:trPr>
        <w:tc>
          <w:tcPr>
            <w:tcW w:w="2235" w:type="dxa"/>
            <w:shd w:val="clear" w:color="auto" w:fill="D9D9D9"/>
            <w:vAlign w:val="bottom"/>
          </w:tcPr>
          <w:p w14:paraId="3B74D782"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Metadataelement</w:t>
            </w:r>
          </w:p>
        </w:tc>
        <w:tc>
          <w:tcPr>
            <w:tcW w:w="11340" w:type="dxa"/>
            <w:shd w:val="clear" w:color="auto" w:fill="D9D9D9"/>
            <w:vAlign w:val="bottom"/>
          </w:tcPr>
          <w:p w14:paraId="0C7C6E1F"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Beskrivelse</w:t>
            </w:r>
          </w:p>
        </w:tc>
      </w:tr>
      <w:tr w:rsidR="00CB4BEB" w:rsidRPr="002D761A" w14:paraId="594CC3FB" w14:textId="77777777" w:rsidTr="003C0924">
        <w:trPr>
          <w:trHeight w:hRule="exact" w:val="255"/>
        </w:trPr>
        <w:tc>
          <w:tcPr>
            <w:tcW w:w="2235" w:type="dxa"/>
            <w:shd w:val="clear" w:color="auto" w:fill="E0E0E0"/>
            <w:vAlign w:val="bottom"/>
          </w:tcPr>
          <w:p w14:paraId="40CD561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Temanavn</w:t>
            </w:r>
          </w:p>
        </w:tc>
        <w:tc>
          <w:tcPr>
            <w:tcW w:w="11340" w:type="dxa"/>
            <w:shd w:val="clear" w:color="auto" w:fill="FFFFFF"/>
            <w:vAlign w:val="bottom"/>
          </w:tcPr>
          <w:p w14:paraId="206B8EA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Kulturgeografi</w:t>
            </w:r>
            <w:r w:rsidRPr="00B96FDC" w:rsidDel="00DC7C3B">
              <w:rPr>
                <w:rFonts w:ascii="Trebuchet MS" w:hAnsi="Trebuchet MS" w:cs="Trebuchet MS"/>
                <w:sz w:val="18"/>
                <w:szCs w:val="18"/>
              </w:rPr>
              <w:t xml:space="preserve"> </w:t>
            </w:r>
          </w:p>
        </w:tc>
      </w:tr>
      <w:tr w:rsidR="00CB4BEB" w:rsidRPr="002D761A" w14:paraId="68A30DDF" w14:textId="77777777" w:rsidTr="003C0924">
        <w:trPr>
          <w:trHeight w:hRule="exact" w:val="255"/>
        </w:trPr>
        <w:tc>
          <w:tcPr>
            <w:tcW w:w="2235" w:type="dxa"/>
            <w:shd w:val="clear" w:color="auto" w:fill="E0E0E0"/>
            <w:vAlign w:val="bottom"/>
          </w:tcPr>
          <w:p w14:paraId="7107652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Temakode</w:t>
            </w:r>
          </w:p>
        </w:tc>
        <w:tc>
          <w:tcPr>
            <w:tcW w:w="11340" w:type="dxa"/>
            <w:shd w:val="clear" w:color="auto" w:fill="FFFFFF"/>
            <w:vAlign w:val="bottom"/>
          </w:tcPr>
          <w:p w14:paraId="43C145E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6</w:t>
            </w:r>
            <w:r>
              <w:rPr>
                <w:rFonts w:ascii="Trebuchet MS" w:hAnsi="Trebuchet MS" w:cs="Trebuchet MS"/>
                <w:sz w:val="18"/>
                <w:szCs w:val="18"/>
              </w:rPr>
              <w:t>2</w:t>
            </w:r>
            <w:r w:rsidRPr="00B96FDC">
              <w:rPr>
                <w:rFonts w:ascii="Trebuchet MS" w:hAnsi="Trebuchet MS" w:cs="Trebuchet MS"/>
                <w:sz w:val="18"/>
                <w:szCs w:val="18"/>
              </w:rPr>
              <w:t>01</w:t>
            </w:r>
          </w:p>
        </w:tc>
      </w:tr>
      <w:tr w:rsidR="00CB4BEB" w:rsidRPr="002D761A" w14:paraId="533AAADA" w14:textId="77777777" w:rsidTr="003C0924">
        <w:trPr>
          <w:trHeight w:hRule="exact" w:val="255"/>
        </w:trPr>
        <w:tc>
          <w:tcPr>
            <w:tcW w:w="2235" w:type="dxa"/>
            <w:shd w:val="clear" w:color="auto" w:fill="E0E0E0"/>
            <w:vAlign w:val="bottom"/>
          </w:tcPr>
          <w:p w14:paraId="5258203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Definition</w:t>
            </w:r>
          </w:p>
        </w:tc>
        <w:tc>
          <w:tcPr>
            <w:tcW w:w="11340" w:type="dxa"/>
            <w:shd w:val="clear" w:color="auto" w:fill="FFFFFF"/>
            <w:vAlign w:val="bottom"/>
          </w:tcPr>
          <w:p w14:paraId="19D9CA8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Kulturgeografien beskriver arealanvendelsen, nu og i et historisk perspektiv.</w:t>
            </w:r>
          </w:p>
        </w:tc>
      </w:tr>
      <w:tr w:rsidR="00CB4BEB" w:rsidRPr="002D761A" w14:paraId="6AC405E1" w14:textId="77777777" w:rsidTr="003C0924">
        <w:trPr>
          <w:trHeight w:hRule="exact" w:val="255"/>
        </w:trPr>
        <w:tc>
          <w:tcPr>
            <w:tcW w:w="2235" w:type="dxa"/>
            <w:shd w:val="clear" w:color="auto" w:fill="E0E0E0"/>
            <w:vAlign w:val="bottom"/>
          </w:tcPr>
          <w:p w14:paraId="0CB94DE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w:t>
            </w:r>
          </w:p>
        </w:tc>
        <w:tc>
          <w:tcPr>
            <w:tcW w:w="11340" w:type="dxa"/>
            <w:shd w:val="clear" w:color="auto" w:fill="FFFFFF"/>
            <w:vAlign w:val="bottom"/>
          </w:tcPr>
          <w:p w14:paraId="3BEF6A0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Landskabsanalyse efter den danske udgave af landskabskaraktermetoden.</w:t>
            </w:r>
          </w:p>
        </w:tc>
      </w:tr>
      <w:tr w:rsidR="00CB4BEB" w:rsidRPr="002D761A" w14:paraId="4AEB5FCE" w14:textId="77777777" w:rsidTr="003C0924">
        <w:trPr>
          <w:trHeight w:hRule="exact" w:val="510"/>
        </w:trPr>
        <w:tc>
          <w:tcPr>
            <w:tcW w:w="2235" w:type="dxa"/>
            <w:shd w:val="clear" w:color="auto" w:fill="E0E0E0"/>
            <w:vAlign w:val="center"/>
          </w:tcPr>
          <w:p w14:paraId="7D22796D" w14:textId="77777777" w:rsidR="00CB4BEB" w:rsidRPr="00B96FDC"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t>Formaal</w:t>
            </w:r>
            <w:proofErr w:type="spellEnd"/>
            <w:r w:rsidRPr="00B96FDC">
              <w:rPr>
                <w:rFonts w:ascii="Trebuchet MS" w:hAnsi="Trebuchet MS" w:cs="Trebuchet MS"/>
                <w:sz w:val="18"/>
                <w:szCs w:val="18"/>
              </w:rPr>
              <w:t xml:space="preserve"> </w:t>
            </w:r>
          </w:p>
        </w:tc>
        <w:tc>
          <w:tcPr>
            <w:tcW w:w="11340" w:type="dxa"/>
            <w:shd w:val="clear" w:color="auto" w:fill="FFFFFF"/>
            <w:vAlign w:val="bottom"/>
          </w:tcPr>
          <w:p w14:paraId="2E9951F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Den kulturgeografiske analyse er en del af landskabsanalysen, som benyttes til planlægning og administration i det åbne land. (danner grundlag for særlige landskabsområder, udpeget i kommuneplanen).</w:t>
            </w:r>
          </w:p>
        </w:tc>
      </w:tr>
      <w:tr w:rsidR="00CB4BEB" w:rsidRPr="002D761A" w14:paraId="504FEEB0" w14:textId="77777777" w:rsidTr="003C0924">
        <w:trPr>
          <w:trHeight w:hRule="exact" w:val="255"/>
        </w:trPr>
        <w:tc>
          <w:tcPr>
            <w:tcW w:w="2235" w:type="dxa"/>
            <w:shd w:val="clear" w:color="auto" w:fill="E0E0E0"/>
            <w:vAlign w:val="bottom"/>
          </w:tcPr>
          <w:p w14:paraId="42C73635" w14:textId="77777777" w:rsidR="00CB4BEB" w:rsidRPr="00B96FDC"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t>Noegleord_hovedgruppe</w:t>
            </w:r>
            <w:proofErr w:type="spellEnd"/>
          </w:p>
        </w:tc>
        <w:tc>
          <w:tcPr>
            <w:tcW w:w="11340" w:type="dxa"/>
            <w:shd w:val="clear" w:color="auto" w:fill="FFFFFF"/>
            <w:vAlign w:val="bottom"/>
          </w:tcPr>
          <w:p w14:paraId="6F7756F5" w14:textId="77777777" w:rsidR="00CB4BEB" w:rsidRPr="00B96FDC" w:rsidRDefault="00CB4BEB" w:rsidP="003C0924">
            <w:pPr>
              <w:rPr>
                <w:rFonts w:ascii="Trebuchet MS" w:hAnsi="Trebuchet MS" w:cs="Trebuchet MS"/>
                <w:sz w:val="18"/>
                <w:szCs w:val="18"/>
              </w:rPr>
            </w:pPr>
          </w:p>
        </w:tc>
      </w:tr>
      <w:tr w:rsidR="00CB4BEB" w:rsidRPr="002D761A" w14:paraId="570E2BFE" w14:textId="77777777" w:rsidTr="003C0924">
        <w:trPr>
          <w:trHeight w:hRule="exact" w:val="255"/>
        </w:trPr>
        <w:tc>
          <w:tcPr>
            <w:tcW w:w="2235" w:type="dxa"/>
            <w:shd w:val="clear" w:color="auto" w:fill="E0E0E0"/>
            <w:vAlign w:val="bottom"/>
          </w:tcPr>
          <w:p w14:paraId="2584AF2E" w14:textId="77777777" w:rsidR="00CB4BEB" w:rsidRPr="00B96FDC" w:rsidRDefault="00CB4BEB" w:rsidP="003C0924">
            <w:pPr>
              <w:rPr>
                <w:rFonts w:ascii="Trebuchet MS" w:hAnsi="Trebuchet MS" w:cs="Trebuchet MS"/>
                <w:sz w:val="18"/>
                <w:szCs w:val="18"/>
              </w:rPr>
            </w:pPr>
            <w:proofErr w:type="spellStart"/>
            <w:r>
              <w:rPr>
                <w:rFonts w:ascii="Trebuchet MS" w:hAnsi="Trebuchet MS" w:cs="Trebuchet MS"/>
                <w:sz w:val="18"/>
                <w:szCs w:val="18"/>
              </w:rPr>
              <w:t>No</w:t>
            </w:r>
            <w:r w:rsidRPr="00C67B4F">
              <w:rPr>
                <w:rFonts w:ascii="Trebuchet MS" w:hAnsi="Trebuchet MS" w:cs="Trebuchet MS"/>
                <w:sz w:val="18"/>
                <w:szCs w:val="18"/>
              </w:rPr>
              <w:t>e</w:t>
            </w:r>
            <w:r>
              <w:rPr>
                <w:rFonts w:ascii="Trebuchet MS" w:hAnsi="Trebuchet MS" w:cs="Trebuchet MS"/>
                <w:sz w:val="18"/>
                <w:szCs w:val="18"/>
              </w:rPr>
              <w:t>gle</w:t>
            </w:r>
            <w:r w:rsidRPr="00B96FDC">
              <w:rPr>
                <w:rFonts w:ascii="Trebuchet MS" w:hAnsi="Trebuchet MS" w:cs="Trebuchet MS"/>
                <w:sz w:val="18"/>
                <w:szCs w:val="18"/>
              </w:rPr>
              <w:t>_ord</w:t>
            </w:r>
            <w:proofErr w:type="spellEnd"/>
          </w:p>
        </w:tc>
        <w:tc>
          <w:tcPr>
            <w:tcW w:w="11340" w:type="dxa"/>
            <w:shd w:val="clear" w:color="auto" w:fill="FFFFFF"/>
            <w:vAlign w:val="bottom"/>
          </w:tcPr>
          <w:p w14:paraId="6E4137FF" w14:textId="7A42600D" w:rsidR="00CB4BEB" w:rsidRPr="00B96FDC" w:rsidRDefault="00CB4BEB" w:rsidP="003C0924">
            <w:pPr>
              <w:autoSpaceDE w:val="0"/>
              <w:autoSpaceDN w:val="0"/>
              <w:adjustRightInd w:val="0"/>
              <w:rPr>
                <w:rFonts w:ascii="Trebuchet MS" w:hAnsi="Trebuchet MS" w:cs="Trebuchet MS"/>
                <w:sz w:val="18"/>
                <w:szCs w:val="18"/>
              </w:rPr>
            </w:pPr>
            <w:r w:rsidRPr="00B96FDC">
              <w:rPr>
                <w:rFonts w:ascii="Trebuchet MS" w:hAnsi="Trebuchet MS" w:cs="Trebuchet MS"/>
                <w:sz w:val="18"/>
                <w:szCs w:val="18"/>
              </w:rPr>
              <w:t xml:space="preserve">Landskabsanalyse, Kulturgeografi, bevoksning, dyrkningsform, bebyggelsesstrukturer, kulturhistorie, tekniske anlæg </w:t>
            </w:r>
          </w:p>
        </w:tc>
      </w:tr>
      <w:tr w:rsidR="00CB4BEB" w:rsidRPr="002D761A" w14:paraId="359F26E0" w14:textId="77777777" w:rsidTr="003C0924">
        <w:trPr>
          <w:trHeight w:hRule="exact" w:val="255"/>
        </w:trPr>
        <w:tc>
          <w:tcPr>
            <w:tcW w:w="2235" w:type="dxa"/>
            <w:shd w:val="clear" w:color="auto" w:fill="E0E0E0"/>
            <w:vAlign w:val="bottom"/>
          </w:tcPr>
          <w:p w14:paraId="55BAA0F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Geometri type</w:t>
            </w:r>
          </w:p>
        </w:tc>
        <w:tc>
          <w:tcPr>
            <w:tcW w:w="11340" w:type="dxa"/>
            <w:shd w:val="clear" w:color="auto" w:fill="FFFFFF"/>
            <w:vAlign w:val="bottom"/>
          </w:tcPr>
          <w:p w14:paraId="73BD061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Flade</w:t>
            </w:r>
          </w:p>
        </w:tc>
      </w:tr>
      <w:tr w:rsidR="00CB4BEB" w:rsidRPr="002D761A" w14:paraId="23C1B6FE" w14:textId="77777777" w:rsidTr="003C0924">
        <w:trPr>
          <w:trHeight w:hRule="exact" w:val="255"/>
        </w:trPr>
        <w:tc>
          <w:tcPr>
            <w:tcW w:w="2235" w:type="dxa"/>
            <w:shd w:val="clear" w:color="auto" w:fill="E0E0E0"/>
            <w:vAlign w:val="bottom"/>
          </w:tcPr>
          <w:p w14:paraId="35A331B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Lovgrundlag</w:t>
            </w:r>
          </w:p>
        </w:tc>
        <w:tc>
          <w:tcPr>
            <w:tcW w:w="11340" w:type="dxa"/>
            <w:shd w:val="clear" w:color="auto" w:fill="FFFFFF"/>
            <w:vAlign w:val="bottom"/>
          </w:tcPr>
          <w:p w14:paraId="50B7519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Landskabskarakter metoden er anbefalet af Miljøministeriet</w:t>
            </w:r>
          </w:p>
        </w:tc>
      </w:tr>
      <w:tr w:rsidR="00CB4BEB" w:rsidRPr="00E5718A" w14:paraId="75EC2E47" w14:textId="77777777" w:rsidTr="003C0924">
        <w:trPr>
          <w:trHeight w:hRule="exact" w:val="255"/>
        </w:trPr>
        <w:tc>
          <w:tcPr>
            <w:tcW w:w="2235" w:type="dxa"/>
            <w:shd w:val="clear" w:color="auto" w:fill="E0E0E0"/>
            <w:vAlign w:val="bottom"/>
          </w:tcPr>
          <w:p w14:paraId="5995FD65" w14:textId="77777777" w:rsidR="00CB4BEB" w:rsidRPr="00E6255A" w:rsidRDefault="00CB4BEB" w:rsidP="003C0924">
            <w:pPr>
              <w:rPr>
                <w:rFonts w:ascii="Trebuchet MS" w:hAnsi="Trebuchet MS" w:cs="Trebuchet MS"/>
                <w:sz w:val="18"/>
                <w:szCs w:val="18"/>
              </w:rPr>
            </w:pPr>
            <w:proofErr w:type="spellStart"/>
            <w:r w:rsidRPr="00E6255A">
              <w:rPr>
                <w:rFonts w:ascii="Trebuchet MS" w:hAnsi="Trebuchet MS" w:cs="Trebuchet MS"/>
                <w:sz w:val="18"/>
                <w:szCs w:val="18"/>
              </w:rPr>
              <w:t>KLE_koder</w:t>
            </w:r>
            <w:proofErr w:type="spellEnd"/>
          </w:p>
        </w:tc>
        <w:tc>
          <w:tcPr>
            <w:tcW w:w="11340" w:type="dxa"/>
            <w:shd w:val="clear" w:color="auto" w:fill="FFFFFF"/>
            <w:vAlign w:val="bottom"/>
          </w:tcPr>
          <w:p w14:paraId="6A2704B3" w14:textId="77777777" w:rsidR="00CB4BEB" w:rsidRPr="00E6255A" w:rsidRDefault="00CB4BEB" w:rsidP="003C0924">
            <w:pPr>
              <w:rPr>
                <w:rFonts w:ascii="Trebuchet MS" w:hAnsi="Trebuchet MS" w:cs="Trebuchet MS"/>
                <w:sz w:val="18"/>
                <w:szCs w:val="18"/>
              </w:rPr>
            </w:pPr>
            <w:r w:rsidRPr="00030EF0">
              <w:rPr>
                <w:rFonts w:ascii="Trebuchet MS" w:hAnsi="Trebuchet MS" w:cs="Trebuchet MS"/>
                <w:sz w:val="18"/>
                <w:szCs w:val="18"/>
              </w:rPr>
              <w:t>01.02.03, 01.02.15</w:t>
            </w:r>
          </w:p>
        </w:tc>
      </w:tr>
    </w:tbl>
    <w:p w14:paraId="00B83F2D" w14:textId="77777777" w:rsidR="00CB4BEB" w:rsidRPr="00B96FDC" w:rsidRDefault="00CB4BEB" w:rsidP="00CB4BEB">
      <w:pPr>
        <w:pStyle w:val="Overskrift6"/>
      </w:pPr>
      <w:r>
        <w:t>5.13.</w:t>
      </w:r>
      <w:r w:rsidRPr="00B96FDC">
        <w:t>2.2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2"/>
        <w:gridCol w:w="10564"/>
      </w:tblGrid>
      <w:tr w:rsidR="00CB4BEB" w:rsidRPr="002D761A" w14:paraId="52D18258" w14:textId="77777777" w:rsidTr="003C0924">
        <w:trPr>
          <w:trHeight w:hRule="exact" w:val="255"/>
        </w:trPr>
        <w:tc>
          <w:tcPr>
            <w:tcW w:w="3088" w:type="dxa"/>
            <w:shd w:val="clear" w:color="auto" w:fill="D9D9D9"/>
            <w:vAlign w:val="bottom"/>
          </w:tcPr>
          <w:p w14:paraId="375C4BAF"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Emne</w:t>
            </w:r>
          </w:p>
        </w:tc>
        <w:tc>
          <w:tcPr>
            <w:tcW w:w="10564" w:type="dxa"/>
            <w:shd w:val="clear" w:color="auto" w:fill="D9D9D9"/>
            <w:vAlign w:val="bottom"/>
          </w:tcPr>
          <w:p w14:paraId="6AD0441A"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Beskrivelse</w:t>
            </w:r>
          </w:p>
        </w:tc>
      </w:tr>
      <w:tr w:rsidR="00CB4BEB" w:rsidRPr="002D761A" w14:paraId="1E6B7CC9" w14:textId="77777777" w:rsidTr="003C0924">
        <w:trPr>
          <w:trHeight w:hRule="exact" w:val="510"/>
        </w:trPr>
        <w:tc>
          <w:tcPr>
            <w:tcW w:w="3088" w:type="dxa"/>
            <w:shd w:val="clear" w:color="auto" w:fill="E0E0E0"/>
            <w:vAlign w:val="center"/>
          </w:tcPr>
          <w:p w14:paraId="4A824F3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Registreringsinstruks</w:t>
            </w:r>
          </w:p>
        </w:tc>
        <w:tc>
          <w:tcPr>
            <w:tcW w:w="10564" w:type="dxa"/>
            <w:shd w:val="clear" w:color="auto" w:fill="FFFFFF"/>
            <w:vAlign w:val="bottom"/>
          </w:tcPr>
          <w:p w14:paraId="04251A3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Der henvises til: http://www.naturstyrelsen.dk/Planlaegning/Planlaegning_i_det_aabne_land/Landskabsinteresser/Landskabskaraktermetoden/</w:t>
            </w:r>
          </w:p>
        </w:tc>
      </w:tr>
      <w:tr w:rsidR="00CB4BEB" w:rsidRPr="002D761A" w14:paraId="242A796C" w14:textId="77777777" w:rsidTr="003C0924">
        <w:trPr>
          <w:trHeight w:hRule="exact" w:val="255"/>
        </w:trPr>
        <w:tc>
          <w:tcPr>
            <w:tcW w:w="3088" w:type="dxa"/>
            <w:shd w:val="clear" w:color="auto" w:fill="E0E0E0"/>
            <w:vAlign w:val="bottom"/>
          </w:tcPr>
          <w:p w14:paraId="1C9EE57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Klassificering/opdeling</w:t>
            </w:r>
          </w:p>
        </w:tc>
        <w:tc>
          <w:tcPr>
            <w:tcW w:w="10564" w:type="dxa"/>
            <w:shd w:val="clear" w:color="auto" w:fill="FFFFFF"/>
            <w:vAlign w:val="bottom"/>
          </w:tcPr>
          <w:p w14:paraId="16D5D3C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Opdele efter metoden der er benyttet i landskabsanalysen.</w:t>
            </w:r>
          </w:p>
        </w:tc>
      </w:tr>
      <w:tr w:rsidR="00CB4BEB" w:rsidRPr="002D761A" w14:paraId="4E4D82E1" w14:textId="77777777" w:rsidTr="003C0924">
        <w:trPr>
          <w:trHeight w:hRule="exact" w:val="255"/>
        </w:trPr>
        <w:tc>
          <w:tcPr>
            <w:tcW w:w="3088" w:type="dxa"/>
            <w:shd w:val="clear" w:color="auto" w:fill="E0E0E0"/>
            <w:vAlign w:val="bottom"/>
          </w:tcPr>
          <w:p w14:paraId="0C80EEF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Minimum størrelser for objekt</w:t>
            </w:r>
          </w:p>
        </w:tc>
        <w:tc>
          <w:tcPr>
            <w:tcW w:w="10564" w:type="dxa"/>
            <w:shd w:val="clear" w:color="auto" w:fill="FFFFFF"/>
            <w:vAlign w:val="bottom"/>
          </w:tcPr>
          <w:p w14:paraId="495B4AB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 ha</w:t>
            </w:r>
          </w:p>
        </w:tc>
      </w:tr>
      <w:tr w:rsidR="00CB4BEB" w:rsidRPr="002D761A" w14:paraId="0E96557F" w14:textId="77777777" w:rsidTr="003C0924">
        <w:trPr>
          <w:trHeight w:hRule="exact" w:val="255"/>
        </w:trPr>
        <w:tc>
          <w:tcPr>
            <w:tcW w:w="3088" w:type="dxa"/>
            <w:shd w:val="clear" w:color="auto" w:fill="E0E0E0"/>
            <w:vAlign w:val="bottom"/>
          </w:tcPr>
          <w:p w14:paraId="0EA2C10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Entydige objekter</w:t>
            </w:r>
          </w:p>
        </w:tc>
        <w:tc>
          <w:tcPr>
            <w:tcW w:w="10564" w:type="dxa"/>
            <w:shd w:val="clear" w:color="auto" w:fill="FFFFFF"/>
            <w:vAlign w:val="bottom"/>
          </w:tcPr>
          <w:p w14:paraId="14D370AD" w14:textId="77777777" w:rsidR="00CB4BEB" w:rsidRPr="00B96FDC" w:rsidRDefault="00CB4BEB" w:rsidP="003C0924">
            <w:pPr>
              <w:rPr>
                <w:rFonts w:ascii="Trebuchet MS" w:hAnsi="Trebuchet MS" w:cs="Trebuchet MS"/>
                <w:sz w:val="18"/>
                <w:szCs w:val="18"/>
              </w:rPr>
            </w:pPr>
          </w:p>
        </w:tc>
      </w:tr>
      <w:tr w:rsidR="00CB4BEB" w:rsidRPr="002D761A" w14:paraId="09D84337" w14:textId="77777777" w:rsidTr="003C0924">
        <w:trPr>
          <w:trHeight w:hRule="exact" w:val="510"/>
        </w:trPr>
        <w:tc>
          <w:tcPr>
            <w:tcW w:w="3088" w:type="dxa"/>
            <w:shd w:val="clear" w:color="auto" w:fill="E0E0E0"/>
            <w:vAlign w:val="bottom"/>
          </w:tcPr>
          <w:p w14:paraId="385AA8E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Geometrisk konsistens mellem objekter</w:t>
            </w:r>
          </w:p>
        </w:tc>
        <w:tc>
          <w:tcPr>
            <w:tcW w:w="10564" w:type="dxa"/>
            <w:shd w:val="clear" w:color="auto" w:fill="FFFFFF"/>
            <w:vAlign w:val="center"/>
          </w:tcPr>
          <w:p w14:paraId="090E6F8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Snap mellem fladerne, så der ikke forekommer huller eller overlap.</w:t>
            </w:r>
          </w:p>
        </w:tc>
      </w:tr>
      <w:tr w:rsidR="00CB4BEB" w:rsidRPr="002D761A" w14:paraId="457B1B02" w14:textId="77777777" w:rsidTr="003C0924">
        <w:trPr>
          <w:trHeight w:hRule="exact" w:val="510"/>
        </w:trPr>
        <w:tc>
          <w:tcPr>
            <w:tcW w:w="3088" w:type="dxa"/>
            <w:shd w:val="clear" w:color="auto" w:fill="E0E0E0"/>
            <w:vAlign w:val="bottom"/>
          </w:tcPr>
          <w:p w14:paraId="489753E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Geometrisk konsistens med objekter i andre datasæt</w:t>
            </w:r>
          </w:p>
        </w:tc>
        <w:tc>
          <w:tcPr>
            <w:tcW w:w="10564" w:type="dxa"/>
            <w:shd w:val="clear" w:color="auto" w:fill="FFFFFF"/>
            <w:vAlign w:val="center"/>
          </w:tcPr>
          <w:p w14:paraId="707B4E6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Ingen</w:t>
            </w:r>
          </w:p>
        </w:tc>
      </w:tr>
    </w:tbl>
    <w:p w14:paraId="1EC7FD10" w14:textId="77777777" w:rsidR="00CB4BEB" w:rsidRPr="004E7F65" w:rsidRDefault="00CB4BEB" w:rsidP="004E7F65">
      <w:pPr>
        <w:pStyle w:val="Overskrift6"/>
      </w:pPr>
      <w:r w:rsidRPr="004E7F65">
        <w:t>5.13.2.3 Kodelister</w:t>
      </w:r>
    </w:p>
    <w:p w14:paraId="79440069" w14:textId="77777777" w:rsidR="00CB4BEB" w:rsidRPr="004E7F65" w:rsidRDefault="00CB4BEB" w:rsidP="00CB4BEB">
      <w:pPr>
        <w:autoSpaceDE w:val="0"/>
        <w:autoSpaceDN w:val="0"/>
        <w:adjustRightInd w:val="0"/>
        <w:rPr>
          <w:rFonts w:ascii="Trebuchet MS" w:hAnsi="Trebuchet MS" w:cs="Trebuchet MS"/>
          <w:color w:val="808080"/>
          <w:sz w:val="19"/>
          <w:szCs w:val="19"/>
        </w:rPr>
      </w:pPr>
      <w:r w:rsidRPr="004E7F65">
        <w:rPr>
          <w:rFonts w:ascii="Trebuchet MS" w:hAnsi="Trebuchet MS" w:cs="Trebuchet MS"/>
          <w:color w:val="808080"/>
          <w:sz w:val="19"/>
          <w:szCs w:val="19"/>
        </w:rPr>
        <w:t>Kodelisterne fungerer som oversættelser mellem anvendte kodeværdier og de matchende forklarende tekster.</w:t>
      </w:r>
    </w:p>
    <w:p w14:paraId="2440A3C9" w14:textId="77777777" w:rsidR="00CB4BEB" w:rsidRPr="001C410C" w:rsidRDefault="00CB4BEB" w:rsidP="00CB4BEB">
      <w:pPr>
        <w:pStyle w:val="Overskrift2"/>
        <w:rPr>
          <w:kern w:val="32"/>
        </w:rPr>
      </w:pPr>
      <w:r w:rsidRPr="00C67B4F">
        <w:rPr>
          <w:color w:val="808080"/>
          <w:kern w:val="32"/>
        </w:rPr>
        <w:br w:type="page"/>
      </w:r>
      <w:bookmarkStart w:id="2943" w:name="_Toc63351529"/>
      <w:bookmarkStart w:id="2944" w:name="_Toc122436176"/>
      <w:r w:rsidRPr="001C410C">
        <w:rPr>
          <w:kern w:val="32"/>
        </w:rPr>
        <w:lastRenderedPageBreak/>
        <w:t xml:space="preserve">5.13.3 </w:t>
      </w:r>
      <w:proofErr w:type="spellStart"/>
      <w:r w:rsidRPr="001C410C">
        <w:rPr>
          <w:kern w:val="32"/>
        </w:rPr>
        <w:t>Landskabkarakteromr</w:t>
      </w:r>
      <w:r w:rsidRPr="004D056C">
        <w:rPr>
          <w:kern w:val="32"/>
        </w:rPr>
        <w:t>å</w:t>
      </w:r>
      <w:r w:rsidRPr="001C410C">
        <w:rPr>
          <w:kern w:val="32"/>
        </w:rPr>
        <w:t>der</w:t>
      </w:r>
      <w:proofErr w:type="spellEnd"/>
      <w:r w:rsidRPr="001C410C">
        <w:rPr>
          <w:kern w:val="32"/>
        </w:rPr>
        <w:t xml:space="preserve"> (6202)</w:t>
      </w:r>
      <w:bookmarkEnd w:id="2943"/>
      <w:bookmarkEnd w:id="2944"/>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48"/>
        <w:gridCol w:w="4948"/>
        <w:gridCol w:w="1134"/>
        <w:gridCol w:w="48"/>
        <w:gridCol w:w="1369"/>
        <w:gridCol w:w="1418"/>
        <w:gridCol w:w="2551"/>
      </w:tblGrid>
      <w:tr w:rsidR="00CB4BEB" w:rsidRPr="002D761A" w14:paraId="2DFDADFC" w14:textId="77777777" w:rsidTr="003C0924">
        <w:tc>
          <w:tcPr>
            <w:tcW w:w="2248" w:type="dxa"/>
            <w:tcBorders>
              <w:bottom w:val="single" w:sz="4" w:space="0" w:color="auto"/>
            </w:tcBorders>
            <w:shd w:val="clear" w:color="auto" w:fill="D9D9D9"/>
            <w:vAlign w:val="center"/>
          </w:tcPr>
          <w:p w14:paraId="5ED821D8"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Feltnavn</w:t>
            </w:r>
          </w:p>
        </w:tc>
        <w:tc>
          <w:tcPr>
            <w:tcW w:w="4948" w:type="dxa"/>
            <w:tcBorders>
              <w:bottom w:val="single" w:sz="4" w:space="0" w:color="auto"/>
            </w:tcBorders>
            <w:shd w:val="clear" w:color="auto" w:fill="D9D9D9"/>
            <w:vAlign w:val="center"/>
          </w:tcPr>
          <w:p w14:paraId="249754C8"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Formål</w:t>
            </w:r>
          </w:p>
        </w:tc>
        <w:tc>
          <w:tcPr>
            <w:tcW w:w="1134" w:type="dxa"/>
            <w:tcBorders>
              <w:bottom w:val="single" w:sz="4" w:space="0" w:color="auto"/>
            </w:tcBorders>
            <w:shd w:val="clear" w:color="auto" w:fill="D9D9D9"/>
            <w:vAlign w:val="center"/>
          </w:tcPr>
          <w:p w14:paraId="5C9C330E"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Datatype</w:t>
            </w:r>
          </w:p>
        </w:tc>
        <w:tc>
          <w:tcPr>
            <w:tcW w:w="1417" w:type="dxa"/>
            <w:gridSpan w:val="2"/>
            <w:tcBorders>
              <w:bottom w:val="single" w:sz="4" w:space="0" w:color="auto"/>
            </w:tcBorders>
            <w:shd w:val="clear" w:color="auto" w:fill="D9D9D9"/>
            <w:vAlign w:val="center"/>
          </w:tcPr>
          <w:p w14:paraId="6F5F74FA"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Værdiområde</w:t>
            </w:r>
          </w:p>
        </w:tc>
        <w:tc>
          <w:tcPr>
            <w:tcW w:w="1418" w:type="dxa"/>
            <w:tcBorders>
              <w:bottom w:val="single" w:sz="4" w:space="0" w:color="auto"/>
            </w:tcBorders>
            <w:shd w:val="clear" w:color="auto" w:fill="D9D9D9"/>
            <w:vAlign w:val="center"/>
          </w:tcPr>
          <w:p w14:paraId="3C17934E" w14:textId="77777777" w:rsidR="00CB4BEB" w:rsidRPr="00B96FDC" w:rsidRDefault="00CB4BEB" w:rsidP="003C0924">
            <w:pPr>
              <w:autoSpaceDE w:val="0"/>
              <w:autoSpaceDN w:val="0"/>
              <w:adjustRightInd w:val="0"/>
              <w:rPr>
                <w:rFonts w:ascii="Trebuchet MS" w:hAnsi="Trebuchet MS" w:cs="Trebuchet MS"/>
                <w:b/>
                <w:sz w:val="18"/>
                <w:szCs w:val="18"/>
              </w:rPr>
            </w:pPr>
            <w:r w:rsidRPr="00B96FDC">
              <w:rPr>
                <w:rFonts w:ascii="Trebuchet MS" w:hAnsi="Trebuchet MS" w:cs="Trebuchet MS"/>
                <w:b/>
                <w:sz w:val="18"/>
                <w:szCs w:val="18"/>
              </w:rPr>
              <w:t>Obligatorisk /</w:t>
            </w:r>
          </w:p>
          <w:p w14:paraId="6F7AF42B"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Frit</w:t>
            </w:r>
          </w:p>
        </w:tc>
        <w:tc>
          <w:tcPr>
            <w:tcW w:w="2551" w:type="dxa"/>
            <w:tcBorders>
              <w:bottom w:val="single" w:sz="4" w:space="0" w:color="auto"/>
            </w:tcBorders>
            <w:shd w:val="clear" w:color="auto" w:fill="D9D9D9"/>
            <w:vAlign w:val="center"/>
          </w:tcPr>
          <w:p w14:paraId="5AF617D8"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Eksempel</w:t>
            </w:r>
          </w:p>
        </w:tc>
      </w:tr>
      <w:tr w:rsidR="00CB4BEB" w:rsidRPr="002D761A" w14:paraId="0B735C68" w14:textId="77777777" w:rsidTr="003C0924">
        <w:trPr>
          <w:trHeight w:hRule="exact" w:val="255"/>
        </w:trPr>
        <w:tc>
          <w:tcPr>
            <w:tcW w:w="2248" w:type="dxa"/>
            <w:tcBorders>
              <w:top w:val="single" w:sz="4" w:space="0" w:color="auto"/>
              <w:left w:val="single" w:sz="4" w:space="0" w:color="auto"/>
              <w:bottom w:val="single" w:sz="4" w:space="0" w:color="auto"/>
              <w:right w:val="single" w:sz="4" w:space="0" w:color="auto"/>
            </w:tcBorders>
            <w:shd w:val="clear" w:color="auto" w:fill="97DDBA"/>
            <w:vAlign w:val="bottom"/>
          </w:tcPr>
          <w:p w14:paraId="78086154" w14:textId="77777777" w:rsidR="00CB4BEB" w:rsidRPr="00B96FDC"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t>omraade_nr</w:t>
            </w:r>
            <w:proofErr w:type="spellEnd"/>
          </w:p>
        </w:tc>
        <w:tc>
          <w:tcPr>
            <w:tcW w:w="11468"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748AC9F9"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Felt defineret under: 4.1 Standardiserede felter til de temaspecifikke datamodeller</w:t>
            </w:r>
            <w:r w:rsidRPr="00C67B4F" w:rsidDel="00601DD7">
              <w:rPr>
                <w:rFonts w:ascii="Trebuchet MS" w:hAnsi="Trebuchet MS" w:cs="Trebuchet MS"/>
                <w:sz w:val="18"/>
                <w:szCs w:val="18"/>
              </w:rPr>
              <w:t xml:space="preserve"> </w:t>
            </w:r>
          </w:p>
        </w:tc>
      </w:tr>
      <w:tr w:rsidR="00CB4BEB" w:rsidRPr="002D761A" w14:paraId="47BF8C0A" w14:textId="77777777" w:rsidTr="003C0924">
        <w:trPr>
          <w:trHeight w:hRule="exact" w:val="255"/>
        </w:trPr>
        <w:tc>
          <w:tcPr>
            <w:tcW w:w="2248" w:type="dxa"/>
            <w:tcBorders>
              <w:top w:val="single" w:sz="4" w:space="0" w:color="auto"/>
              <w:left w:val="single" w:sz="4" w:space="0" w:color="auto"/>
              <w:bottom w:val="single" w:sz="4" w:space="0" w:color="auto"/>
              <w:right w:val="single" w:sz="4" w:space="0" w:color="auto"/>
            </w:tcBorders>
            <w:shd w:val="clear" w:color="auto" w:fill="97DDBA"/>
            <w:vAlign w:val="bottom"/>
          </w:tcPr>
          <w:p w14:paraId="63ACBA80" w14:textId="77777777" w:rsidR="00CB4BEB" w:rsidRPr="00B96FDC" w:rsidRDefault="00CB4BEB" w:rsidP="003C0924">
            <w:pPr>
              <w:rPr>
                <w:rFonts w:ascii="Trebuchet MS" w:hAnsi="Trebuchet MS" w:cs="Trebuchet MS"/>
                <w:sz w:val="18"/>
                <w:szCs w:val="18"/>
              </w:rPr>
            </w:pPr>
            <w:proofErr w:type="spellStart"/>
            <w:r>
              <w:rPr>
                <w:rFonts w:ascii="Trebuchet MS" w:hAnsi="Trebuchet MS" w:cs="Trebuchet MS"/>
                <w:sz w:val="18"/>
                <w:szCs w:val="18"/>
              </w:rPr>
              <w:t>o</w:t>
            </w:r>
            <w:r w:rsidRPr="00B96FDC">
              <w:rPr>
                <w:rFonts w:ascii="Trebuchet MS" w:hAnsi="Trebuchet MS" w:cs="Trebuchet MS"/>
                <w:sz w:val="18"/>
                <w:szCs w:val="18"/>
              </w:rPr>
              <w:t>mraade</w:t>
            </w:r>
            <w:proofErr w:type="spellEnd"/>
          </w:p>
        </w:tc>
        <w:tc>
          <w:tcPr>
            <w:tcW w:w="11468"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747BAD98"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Felt defineret under: 4.1 Standardiserede felter til de temaspecifikke datamodeller</w:t>
            </w:r>
            <w:r w:rsidRPr="00C67B4F" w:rsidDel="00601DD7">
              <w:rPr>
                <w:rFonts w:ascii="Trebuchet MS" w:hAnsi="Trebuchet MS" w:cs="Trebuchet MS"/>
                <w:sz w:val="18"/>
                <w:szCs w:val="18"/>
              </w:rPr>
              <w:t xml:space="preserve"> </w:t>
            </w:r>
          </w:p>
        </w:tc>
      </w:tr>
      <w:tr w:rsidR="00CB4BEB" w:rsidRPr="002D761A" w14:paraId="7ED14C42" w14:textId="77777777" w:rsidTr="003C0924">
        <w:trPr>
          <w:trHeight w:hRule="exact" w:val="510"/>
        </w:trPr>
        <w:tc>
          <w:tcPr>
            <w:tcW w:w="2248" w:type="dxa"/>
            <w:tcBorders>
              <w:top w:val="single" w:sz="4" w:space="0" w:color="auto"/>
              <w:left w:val="single" w:sz="4" w:space="0" w:color="auto"/>
              <w:bottom w:val="nil"/>
              <w:right w:val="single" w:sz="4" w:space="0" w:color="auto"/>
            </w:tcBorders>
            <w:shd w:val="clear" w:color="auto" w:fill="D9D9D9"/>
            <w:vAlign w:val="center"/>
          </w:tcPr>
          <w:p w14:paraId="1A6C4429" w14:textId="77777777" w:rsidR="00CB4BEB" w:rsidRPr="00B96FDC"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t>dato_besigtig</w:t>
            </w:r>
            <w:proofErr w:type="spellEnd"/>
          </w:p>
        </w:tc>
        <w:tc>
          <w:tcPr>
            <w:tcW w:w="4948" w:type="dxa"/>
            <w:tcBorders>
              <w:top w:val="single" w:sz="4" w:space="0" w:color="auto"/>
              <w:left w:val="single" w:sz="4" w:space="0" w:color="auto"/>
              <w:bottom w:val="nil"/>
              <w:right w:val="single" w:sz="4" w:space="0" w:color="auto"/>
            </w:tcBorders>
            <w:shd w:val="clear" w:color="auto" w:fill="FFFFFF"/>
            <w:vAlign w:val="center"/>
          </w:tcPr>
          <w:p w14:paraId="467F9B4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Data for besigtigelse</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2874F073" w14:textId="1C2AD21A" w:rsidR="00CB4BEB" w:rsidRPr="00B96FDC"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1369" w:type="dxa"/>
            <w:tcBorders>
              <w:top w:val="single" w:sz="4" w:space="0" w:color="auto"/>
              <w:left w:val="single" w:sz="4" w:space="0" w:color="auto"/>
              <w:bottom w:val="nil"/>
              <w:right w:val="single" w:sz="4" w:space="0" w:color="auto"/>
            </w:tcBorders>
            <w:shd w:val="clear" w:color="auto" w:fill="FFFFFF"/>
            <w:vAlign w:val="bottom"/>
          </w:tcPr>
          <w:p w14:paraId="293936B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2006-12-31</w:t>
            </w:r>
          </w:p>
          <w:p w14:paraId="12F489C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2999-12-31</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4A578BB0"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center"/>
          </w:tcPr>
          <w:p w14:paraId="1B96AF5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2010-10-12</w:t>
            </w:r>
          </w:p>
        </w:tc>
      </w:tr>
      <w:tr w:rsidR="00CB4BEB" w:rsidRPr="002D761A" w14:paraId="149920F6" w14:textId="77777777" w:rsidTr="003C0924">
        <w:trPr>
          <w:trHeight w:hRule="exact" w:val="510"/>
        </w:trPr>
        <w:tc>
          <w:tcPr>
            <w:tcW w:w="2248" w:type="dxa"/>
            <w:tcBorders>
              <w:top w:val="single" w:sz="4" w:space="0" w:color="auto"/>
              <w:left w:val="single" w:sz="4" w:space="0" w:color="auto"/>
              <w:bottom w:val="nil"/>
              <w:right w:val="single" w:sz="4" w:space="0" w:color="auto"/>
            </w:tcBorders>
            <w:shd w:val="clear" w:color="auto" w:fill="D9D9D9"/>
            <w:vAlign w:val="center"/>
          </w:tcPr>
          <w:p w14:paraId="3E676DE6" w14:textId="77777777" w:rsidR="00CB4BEB" w:rsidRPr="0075001B" w:rsidRDefault="00CB4BEB" w:rsidP="003C0924">
            <w:pPr>
              <w:rPr>
                <w:rFonts w:ascii="Trebuchet MS" w:hAnsi="Trebuchet MS" w:cs="Trebuchet MS"/>
                <w:sz w:val="18"/>
                <w:szCs w:val="18"/>
              </w:rPr>
            </w:pPr>
            <w:proofErr w:type="spellStart"/>
            <w:r w:rsidRPr="0075001B">
              <w:rPr>
                <w:rFonts w:ascii="Trebuchet MS" w:hAnsi="Trebuchet MS" w:cs="Trebuchet MS"/>
                <w:sz w:val="18"/>
                <w:szCs w:val="18"/>
              </w:rPr>
              <w:t>navn_besigtig</w:t>
            </w:r>
            <w:proofErr w:type="spellEnd"/>
          </w:p>
        </w:tc>
        <w:tc>
          <w:tcPr>
            <w:tcW w:w="4948" w:type="dxa"/>
            <w:tcBorders>
              <w:top w:val="single" w:sz="4" w:space="0" w:color="auto"/>
              <w:left w:val="single" w:sz="4" w:space="0" w:color="auto"/>
              <w:bottom w:val="nil"/>
              <w:right w:val="single" w:sz="4" w:space="0" w:color="auto"/>
            </w:tcBorders>
            <w:shd w:val="clear" w:color="auto" w:fill="FFFFFF"/>
            <w:vAlign w:val="center"/>
          </w:tcPr>
          <w:p w14:paraId="20EFD60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Initialer/navne på sagsbehandlere der har besigtiget området</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2BF2198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FFFFFF"/>
            <w:vAlign w:val="bottom"/>
          </w:tcPr>
          <w:p w14:paraId="01CAA4E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0-128 tegn</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5625806B"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center"/>
          </w:tcPr>
          <w:p w14:paraId="77BC79C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Hans Hansen, Bo </w:t>
            </w:r>
            <w:proofErr w:type="spellStart"/>
            <w:r w:rsidRPr="00B96FDC">
              <w:rPr>
                <w:rFonts w:ascii="Trebuchet MS" w:hAnsi="Trebuchet MS" w:cs="Trebuchet MS"/>
                <w:sz w:val="18"/>
                <w:szCs w:val="18"/>
              </w:rPr>
              <w:t>Bosen</w:t>
            </w:r>
            <w:proofErr w:type="spellEnd"/>
          </w:p>
        </w:tc>
      </w:tr>
      <w:tr w:rsidR="00CB4BEB" w:rsidRPr="002D761A" w14:paraId="561F8620" w14:textId="77777777" w:rsidTr="003C0924">
        <w:trPr>
          <w:trHeight w:hRule="exact" w:val="510"/>
        </w:trPr>
        <w:tc>
          <w:tcPr>
            <w:tcW w:w="2248" w:type="dxa"/>
            <w:tcBorders>
              <w:top w:val="single" w:sz="4" w:space="0" w:color="auto"/>
              <w:left w:val="single" w:sz="4" w:space="0" w:color="auto"/>
              <w:bottom w:val="nil"/>
              <w:right w:val="single" w:sz="4" w:space="0" w:color="auto"/>
            </w:tcBorders>
            <w:shd w:val="clear" w:color="auto" w:fill="D9D9D9"/>
            <w:vAlign w:val="center"/>
          </w:tcPr>
          <w:p w14:paraId="51924A78" w14:textId="77777777" w:rsidR="00CB4BEB" w:rsidRPr="0075001B" w:rsidRDefault="00CB4BEB" w:rsidP="003C0924">
            <w:pPr>
              <w:rPr>
                <w:rFonts w:ascii="Trebuchet MS" w:hAnsi="Trebuchet MS" w:cs="Trebuchet MS"/>
                <w:sz w:val="18"/>
                <w:szCs w:val="18"/>
              </w:rPr>
            </w:pPr>
            <w:proofErr w:type="spellStart"/>
            <w:r w:rsidRPr="0075001B">
              <w:rPr>
                <w:rFonts w:ascii="Trebuchet MS" w:hAnsi="Trebuchet MS" w:cs="Trebuchet MS"/>
                <w:sz w:val="18"/>
                <w:szCs w:val="18"/>
              </w:rPr>
              <w:t>rev_dato</w:t>
            </w:r>
            <w:proofErr w:type="spellEnd"/>
          </w:p>
        </w:tc>
        <w:tc>
          <w:tcPr>
            <w:tcW w:w="4948" w:type="dxa"/>
            <w:tcBorders>
              <w:top w:val="single" w:sz="4" w:space="0" w:color="auto"/>
              <w:left w:val="single" w:sz="4" w:space="0" w:color="auto"/>
              <w:bottom w:val="nil"/>
              <w:right w:val="single" w:sz="4" w:space="0" w:color="auto"/>
            </w:tcBorders>
            <w:shd w:val="clear" w:color="auto" w:fill="FFFFFF"/>
            <w:vAlign w:val="center"/>
          </w:tcPr>
          <w:p w14:paraId="743FB3E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Senest revideret den</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4AE5D513" w14:textId="5011422A" w:rsidR="00CB4BEB" w:rsidRPr="00B96FDC"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1369" w:type="dxa"/>
            <w:tcBorders>
              <w:top w:val="single" w:sz="4" w:space="0" w:color="auto"/>
              <w:left w:val="single" w:sz="4" w:space="0" w:color="auto"/>
              <w:bottom w:val="nil"/>
              <w:right w:val="single" w:sz="4" w:space="0" w:color="auto"/>
            </w:tcBorders>
            <w:shd w:val="clear" w:color="auto" w:fill="FFFFFF"/>
            <w:vAlign w:val="bottom"/>
          </w:tcPr>
          <w:p w14:paraId="6E2C153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2006-12-31</w:t>
            </w:r>
          </w:p>
          <w:p w14:paraId="2C37AF1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2999-12-31</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6F459904"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center"/>
          </w:tcPr>
          <w:p w14:paraId="5C0C121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2011-07-14</w:t>
            </w:r>
          </w:p>
        </w:tc>
      </w:tr>
      <w:tr w:rsidR="00CB4BEB" w:rsidRPr="002D761A" w14:paraId="7D5734F3" w14:textId="77777777" w:rsidTr="003C0924">
        <w:trPr>
          <w:trHeight w:hRule="exact" w:val="1701"/>
        </w:trPr>
        <w:tc>
          <w:tcPr>
            <w:tcW w:w="2248" w:type="dxa"/>
            <w:tcBorders>
              <w:top w:val="single" w:sz="4" w:space="0" w:color="auto"/>
              <w:left w:val="single" w:sz="4" w:space="0" w:color="auto"/>
              <w:bottom w:val="nil"/>
              <w:right w:val="single" w:sz="4" w:space="0" w:color="auto"/>
            </w:tcBorders>
            <w:shd w:val="clear" w:color="auto" w:fill="D9D9D9"/>
            <w:vAlign w:val="center"/>
          </w:tcPr>
          <w:p w14:paraId="12695E2F" w14:textId="77777777" w:rsidR="00CB4BEB" w:rsidRPr="0075001B" w:rsidRDefault="00CB4BEB" w:rsidP="003C0924">
            <w:pPr>
              <w:rPr>
                <w:rFonts w:ascii="Trebuchet MS" w:hAnsi="Trebuchet MS" w:cs="Trebuchet MS"/>
                <w:sz w:val="18"/>
                <w:szCs w:val="18"/>
              </w:rPr>
            </w:pPr>
            <w:r w:rsidRPr="0075001B">
              <w:rPr>
                <w:rFonts w:ascii="Trebuchet MS" w:hAnsi="Trebuchet MS" w:cs="Trebuchet MS"/>
                <w:sz w:val="18"/>
                <w:szCs w:val="18"/>
              </w:rPr>
              <w:t>landskabskarakter</w:t>
            </w:r>
          </w:p>
        </w:tc>
        <w:tc>
          <w:tcPr>
            <w:tcW w:w="4948" w:type="dxa"/>
            <w:tcBorders>
              <w:top w:val="single" w:sz="4" w:space="0" w:color="auto"/>
              <w:left w:val="single" w:sz="4" w:space="0" w:color="auto"/>
              <w:bottom w:val="nil"/>
              <w:right w:val="single" w:sz="4" w:space="0" w:color="auto"/>
            </w:tcBorders>
            <w:shd w:val="clear" w:color="auto" w:fill="FFFFFF"/>
            <w:vAlign w:val="center"/>
          </w:tcPr>
          <w:p w14:paraId="6F4EDB6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 af landskabskarakteren</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3F4416A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3226A1E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0F1EA19F"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551" w:type="dxa"/>
            <w:tcBorders>
              <w:top w:val="single" w:sz="4" w:space="0" w:color="auto"/>
              <w:left w:val="single" w:sz="4" w:space="0" w:color="auto"/>
              <w:bottom w:val="nil"/>
              <w:right w:val="single" w:sz="4" w:space="0" w:color="auto"/>
            </w:tcBorders>
            <w:shd w:val="clear" w:color="auto" w:fill="FFFFFF"/>
            <w:vAlign w:val="bottom"/>
          </w:tcPr>
          <w:p w14:paraId="252AFDC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Markant afgrænset ådal med skovklædte skrænter, hovedsageligt nåletræ, og søer i bunden med større ubebyggede skovområder samt by og spredt sommerhusbebyggelse på dalside</w:t>
            </w:r>
          </w:p>
        </w:tc>
      </w:tr>
      <w:tr w:rsidR="00CB4BEB" w:rsidRPr="002D761A" w14:paraId="7D5860F8" w14:textId="77777777" w:rsidTr="003C0924">
        <w:trPr>
          <w:trHeight w:hRule="exact" w:val="510"/>
        </w:trPr>
        <w:tc>
          <w:tcPr>
            <w:tcW w:w="2248" w:type="dxa"/>
            <w:tcBorders>
              <w:top w:val="single" w:sz="4" w:space="0" w:color="auto"/>
              <w:left w:val="single" w:sz="4" w:space="0" w:color="auto"/>
              <w:bottom w:val="nil"/>
              <w:right w:val="single" w:sz="4" w:space="0" w:color="auto"/>
            </w:tcBorders>
            <w:shd w:val="clear" w:color="auto" w:fill="D9D9D9"/>
            <w:vAlign w:val="center"/>
          </w:tcPr>
          <w:p w14:paraId="1597572D" w14:textId="77777777" w:rsidR="00CB4BEB" w:rsidRPr="00B96FDC"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t>tidsdybde_kode</w:t>
            </w:r>
            <w:proofErr w:type="spellEnd"/>
          </w:p>
        </w:tc>
        <w:tc>
          <w:tcPr>
            <w:tcW w:w="4948" w:type="dxa"/>
            <w:tcBorders>
              <w:top w:val="single" w:sz="4" w:space="0" w:color="auto"/>
              <w:left w:val="single" w:sz="4" w:space="0" w:color="auto"/>
              <w:bottom w:val="nil"/>
              <w:right w:val="single" w:sz="4" w:space="0" w:color="auto"/>
            </w:tcBorders>
            <w:shd w:val="clear" w:color="auto" w:fill="FFFFFF"/>
            <w:vAlign w:val="bottom"/>
          </w:tcPr>
          <w:p w14:paraId="69F8076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Kode for </w:t>
            </w:r>
            <w:proofErr w:type="spellStart"/>
            <w:r w:rsidRPr="00B96FDC">
              <w:rPr>
                <w:rFonts w:ascii="Trebuchet MS" w:hAnsi="Trebuchet MS" w:cs="Trebuchet MS"/>
                <w:sz w:val="18"/>
                <w:szCs w:val="18"/>
              </w:rPr>
              <w:t>landskanskarakterens</w:t>
            </w:r>
            <w:proofErr w:type="spellEnd"/>
            <w:r w:rsidRPr="00B96FDC">
              <w:rPr>
                <w:rFonts w:ascii="Trebuchet MS" w:hAnsi="Trebuchet MS" w:cs="Trebuchet MS"/>
                <w:sz w:val="18"/>
                <w:szCs w:val="18"/>
              </w:rPr>
              <w:t xml:space="preserve"> tidsdybde (kulturhistorisk)</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6B41D5A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Heltal</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57AD9D6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0-9</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3A7CC533"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center"/>
          </w:tcPr>
          <w:p w14:paraId="5FA5F94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3</w:t>
            </w:r>
          </w:p>
        </w:tc>
      </w:tr>
      <w:tr w:rsidR="00CB4BEB" w:rsidRPr="002D761A" w14:paraId="69DF75FE" w14:textId="77777777" w:rsidTr="003C0924">
        <w:trPr>
          <w:trHeight w:hRule="exact" w:val="255"/>
        </w:trPr>
        <w:tc>
          <w:tcPr>
            <w:tcW w:w="2248" w:type="dxa"/>
            <w:tcBorders>
              <w:top w:val="single" w:sz="4" w:space="0" w:color="auto"/>
              <w:left w:val="single" w:sz="4" w:space="0" w:color="auto"/>
              <w:bottom w:val="nil"/>
              <w:right w:val="single" w:sz="4" w:space="0" w:color="auto"/>
            </w:tcBorders>
            <w:shd w:val="clear" w:color="auto" w:fill="99CCFF"/>
            <w:vAlign w:val="bottom"/>
          </w:tcPr>
          <w:p w14:paraId="428CFDEF" w14:textId="77777777" w:rsidR="00CB4BEB" w:rsidRPr="00B96FDC" w:rsidRDefault="00CB4BEB" w:rsidP="003C0924">
            <w:pPr>
              <w:rPr>
                <w:rFonts w:ascii="Trebuchet MS" w:hAnsi="Trebuchet MS" w:cs="Trebuchet MS"/>
                <w:sz w:val="18"/>
                <w:szCs w:val="18"/>
              </w:rPr>
            </w:pPr>
            <w:r w:rsidRPr="005C32B0">
              <w:rPr>
                <w:rFonts w:ascii="Trebuchet MS" w:hAnsi="Trebuchet MS" w:cs="Trebuchet MS"/>
                <w:color w:val="4F81BD"/>
                <w:sz w:val="18"/>
                <w:szCs w:val="18"/>
              </w:rPr>
              <w:t>t</w:t>
            </w:r>
            <w:r w:rsidRPr="00B96FDC">
              <w:rPr>
                <w:rFonts w:ascii="Trebuchet MS" w:hAnsi="Trebuchet MS" w:cs="Trebuchet MS"/>
                <w:sz w:val="18"/>
                <w:szCs w:val="18"/>
              </w:rPr>
              <w:t>idsdybde</w:t>
            </w:r>
          </w:p>
        </w:tc>
        <w:tc>
          <w:tcPr>
            <w:tcW w:w="4948" w:type="dxa"/>
            <w:tcBorders>
              <w:top w:val="single" w:sz="4" w:space="0" w:color="auto"/>
              <w:left w:val="single" w:sz="4" w:space="0" w:color="auto"/>
              <w:bottom w:val="nil"/>
              <w:right w:val="single" w:sz="4" w:space="0" w:color="auto"/>
            </w:tcBorders>
            <w:shd w:val="clear" w:color="auto" w:fill="99CCFF"/>
            <w:vAlign w:val="bottom"/>
          </w:tcPr>
          <w:p w14:paraId="35F68CC5" w14:textId="77777777" w:rsidR="00CB4BEB" w:rsidRPr="00B96FDC"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t>Landskanskarakterens</w:t>
            </w:r>
            <w:proofErr w:type="spellEnd"/>
            <w:r w:rsidRPr="00B96FDC">
              <w:rPr>
                <w:rFonts w:ascii="Trebuchet MS" w:hAnsi="Trebuchet MS" w:cs="Trebuchet MS"/>
                <w:sz w:val="18"/>
                <w:szCs w:val="18"/>
              </w:rPr>
              <w:t xml:space="preserve"> tidsdybde (kulturhistorisk)</w:t>
            </w:r>
          </w:p>
        </w:tc>
        <w:tc>
          <w:tcPr>
            <w:tcW w:w="1182" w:type="dxa"/>
            <w:gridSpan w:val="2"/>
            <w:tcBorders>
              <w:top w:val="single" w:sz="4" w:space="0" w:color="auto"/>
              <w:left w:val="single" w:sz="4" w:space="0" w:color="auto"/>
              <w:bottom w:val="nil"/>
              <w:right w:val="single" w:sz="4" w:space="0" w:color="auto"/>
            </w:tcBorders>
            <w:shd w:val="clear" w:color="auto" w:fill="99CCFF"/>
            <w:vAlign w:val="bottom"/>
          </w:tcPr>
          <w:p w14:paraId="4E833E5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99CCFF"/>
            <w:vAlign w:val="bottom"/>
          </w:tcPr>
          <w:p w14:paraId="1BFAF16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0-20 tegn</w:t>
            </w:r>
          </w:p>
        </w:tc>
        <w:tc>
          <w:tcPr>
            <w:tcW w:w="1418" w:type="dxa"/>
            <w:tcBorders>
              <w:top w:val="single" w:sz="4" w:space="0" w:color="auto"/>
              <w:left w:val="single" w:sz="4" w:space="0" w:color="auto"/>
              <w:bottom w:val="nil"/>
              <w:right w:val="single" w:sz="4" w:space="0" w:color="auto"/>
            </w:tcBorders>
            <w:shd w:val="clear" w:color="auto" w:fill="99CCFF"/>
            <w:vAlign w:val="center"/>
          </w:tcPr>
          <w:p w14:paraId="050C1B45"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S</w:t>
            </w:r>
          </w:p>
        </w:tc>
        <w:tc>
          <w:tcPr>
            <w:tcW w:w="2551" w:type="dxa"/>
            <w:tcBorders>
              <w:top w:val="single" w:sz="4" w:space="0" w:color="auto"/>
              <w:left w:val="single" w:sz="4" w:space="0" w:color="auto"/>
              <w:bottom w:val="nil"/>
              <w:right w:val="single" w:sz="4" w:space="0" w:color="auto"/>
            </w:tcBorders>
            <w:shd w:val="clear" w:color="auto" w:fill="99CCFF"/>
            <w:vAlign w:val="bottom"/>
          </w:tcPr>
          <w:p w14:paraId="3C7EDC8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&gt; 200 år</w:t>
            </w:r>
          </w:p>
        </w:tc>
      </w:tr>
      <w:tr w:rsidR="00CB4BEB" w:rsidRPr="002D761A" w14:paraId="4987D4B3" w14:textId="77777777" w:rsidTr="003C0924">
        <w:trPr>
          <w:trHeight w:hRule="exact" w:val="510"/>
        </w:trPr>
        <w:tc>
          <w:tcPr>
            <w:tcW w:w="2248" w:type="dxa"/>
            <w:tcBorders>
              <w:top w:val="single" w:sz="4" w:space="0" w:color="auto"/>
              <w:left w:val="single" w:sz="4" w:space="0" w:color="auto"/>
              <w:bottom w:val="single" w:sz="4" w:space="0" w:color="auto"/>
              <w:right w:val="single" w:sz="4" w:space="0" w:color="auto"/>
            </w:tcBorders>
            <w:shd w:val="clear" w:color="auto" w:fill="D9D9D9"/>
            <w:vAlign w:val="center"/>
          </w:tcPr>
          <w:p w14:paraId="3CBE85A3" w14:textId="77777777" w:rsidR="00CB4BEB" w:rsidRPr="00B96FDC"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t>tidsdybde_beskr</w:t>
            </w:r>
            <w:proofErr w:type="spellEnd"/>
          </w:p>
        </w:tc>
        <w:tc>
          <w:tcPr>
            <w:tcW w:w="4948" w:type="dxa"/>
            <w:tcBorders>
              <w:top w:val="single" w:sz="4" w:space="0" w:color="auto"/>
              <w:left w:val="single" w:sz="4" w:space="0" w:color="auto"/>
              <w:bottom w:val="single" w:sz="4" w:space="0" w:color="auto"/>
              <w:right w:val="single" w:sz="4" w:space="0" w:color="auto"/>
            </w:tcBorders>
            <w:shd w:val="clear" w:color="auto" w:fill="FFFFFF"/>
            <w:vAlign w:val="bottom"/>
          </w:tcPr>
          <w:p w14:paraId="74199B6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Beskrivelse af </w:t>
            </w:r>
            <w:proofErr w:type="spellStart"/>
            <w:r w:rsidRPr="00B96FDC">
              <w:rPr>
                <w:rFonts w:ascii="Trebuchet MS" w:hAnsi="Trebuchet MS" w:cs="Trebuchet MS"/>
                <w:sz w:val="18"/>
                <w:szCs w:val="18"/>
              </w:rPr>
              <w:t>landskanskarakterens</w:t>
            </w:r>
            <w:proofErr w:type="spellEnd"/>
            <w:r w:rsidRPr="00B96FDC">
              <w:rPr>
                <w:rFonts w:ascii="Trebuchet MS" w:hAnsi="Trebuchet MS" w:cs="Trebuchet MS"/>
                <w:sz w:val="18"/>
                <w:szCs w:val="18"/>
              </w:rPr>
              <w:t xml:space="preserve"> tidsdybde (kulturhistorisk)</w:t>
            </w:r>
          </w:p>
        </w:tc>
        <w:tc>
          <w:tcPr>
            <w:tcW w:w="1182"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156C7CF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single" w:sz="4" w:space="0" w:color="auto"/>
              <w:right w:val="single" w:sz="4" w:space="0" w:color="auto"/>
            </w:tcBorders>
            <w:shd w:val="clear" w:color="auto" w:fill="FFFFFF"/>
            <w:vAlign w:val="center"/>
          </w:tcPr>
          <w:p w14:paraId="7E01E30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296F1CDF"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single" w:sz="4" w:space="0" w:color="auto"/>
              <w:right w:val="single" w:sz="4" w:space="0" w:color="auto"/>
            </w:tcBorders>
            <w:shd w:val="clear" w:color="auto" w:fill="FFFFFF"/>
            <w:vAlign w:val="bottom"/>
          </w:tcPr>
          <w:p w14:paraId="26B359C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Snabegård Plantage tilplantning startet i 1811</w:t>
            </w:r>
          </w:p>
        </w:tc>
      </w:tr>
      <w:tr w:rsidR="00CB4BEB" w:rsidRPr="002D761A" w14:paraId="7E2513AA" w14:textId="77777777" w:rsidTr="003C0924">
        <w:trPr>
          <w:trHeight w:hRule="exact" w:val="510"/>
        </w:trPr>
        <w:tc>
          <w:tcPr>
            <w:tcW w:w="2248" w:type="dxa"/>
            <w:tcBorders>
              <w:top w:val="single" w:sz="4" w:space="0" w:color="auto"/>
              <w:left w:val="single" w:sz="4" w:space="0" w:color="auto"/>
              <w:bottom w:val="single" w:sz="4" w:space="0" w:color="auto"/>
              <w:right w:val="single" w:sz="4" w:space="0" w:color="auto"/>
            </w:tcBorders>
            <w:shd w:val="clear" w:color="auto" w:fill="97DDBA"/>
            <w:vAlign w:val="center"/>
          </w:tcPr>
          <w:p w14:paraId="7AF7B3B6" w14:textId="77777777" w:rsidR="00CB4BEB" w:rsidRPr="00B96FDC"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t>intakthed_kode</w:t>
            </w:r>
            <w:proofErr w:type="spellEnd"/>
          </w:p>
        </w:tc>
        <w:tc>
          <w:tcPr>
            <w:tcW w:w="4948" w:type="dxa"/>
            <w:tcBorders>
              <w:top w:val="single" w:sz="4" w:space="0" w:color="auto"/>
              <w:left w:val="single" w:sz="4" w:space="0" w:color="auto"/>
              <w:bottom w:val="single" w:sz="4" w:space="0" w:color="auto"/>
              <w:right w:val="single" w:sz="4" w:space="0" w:color="auto"/>
            </w:tcBorders>
            <w:shd w:val="clear" w:color="auto" w:fill="97DDBA"/>
            <w:vAlign w:val="bottom"/>
          </w:tcPr>
          <w:p w14:paraId="0BB6416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Kode for landskabskarakterens intakthed i f.t. den kulturhistoriske oprindelse</w:t>
            </w:r>
          </w:p>
        </w:tc>
        <w:tc>
          <w:tcPr>
            <w:tcW w:w="1182" w:type="dxa"/>
            <w:gridSpan w:val="2"/>
            <w:tcBorders>
              <w:top w:val="single" w:sz="4" w:space="0" w:color="auto"/>
              <w:left w:val="single" w:sz="4" w:space="0" w:color="auto"/>
              <w:bottom w:val="single" w:sz="4" w:space="0" w:color="auto"/>
              <w:right w:val="single" w:sz="4" w:space="0" w:color="auto"/>
            </w:tcBorders>
            <w:shd w:val="clear" w:color="auto" w:fill="97DDBA"/>
            <w:vAlign w:val="center"/>
          </w:tcPr>
          <w:p w14:paraId="69F80905" w14:textId="77777777" w:rsidR="00CB4BEB" w:rsidRPr="00B96FDC" w:rsidRDefault="00CB4BEB" w:rsidP="003C0924">
            <w:pPr>
              <w:rPr>
                <w:rFonts w:ascii="Trebuchet MS" w:hAnsi="Trebuchet MS" w:cs="Trebuchet MS"/>
                <w:sz w:val="18"/>
                <w:szCs w:val="18"/>
              </w:rPr>
            </w:pPr>
          </w:p>
        </w:tc>
        <w:tc>
          <w:tcPr>
            <w:tcW w:w="1369" w:type="dxa"/>
            <w:tcBorders>
              <w:top w:val="single" w:sz="4" w:space="0" w:color="auto"/>
              <w:left w:val="single" w:sz="4" w:space="0" w:color="auto"/>
              <w:bottom w:val="single" w:sz="4" w:space="0" w:color="auto"/>
              <w:right w:val="single" w:sz="4" w:space="0" w:color="auto"/>
            </w:tcBorders>
            <w:shd w:val="clear" w:color="auto" w:fill="97DDBA"/>
            <w:vAlign w:val="center"/>
          </w:tcPr>
          <w:p w14:paraId="6B7F07A4" w14:textId="77777777" w:rsidR="00CB4BEB" w:rsidRPr="00B96FDC"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97DDBA"/>
            <w:vAlign w:val="center"/>
          </w:tcPr>
          <w:p w14:paraId="0354FDF7"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551" w:type="dxa"/>
            <w:tcBorders>
              <w:top w:val="single" w:sz="4" w:space="0" w:color="auto"/>
              <w:left w:val="single" w:sz="4" w:space="0" w:color="auto"/>
              <w:bottom w:val="single" w:sz="4" w:space="0" w:color="auto"/>
              <w:right w:val="single" w:sz="4" w:space="0" w:color="auto"/>
            </w:tcBorders>
            <w:shd w:val="clear" w:color="auto" w:fill="97DDBA"/>
            <w:vAlign w:val="center"/>
          </w:tcPr>
          <w:p w14:paraId="6E9FA90C" w14:textId="77777777" w:rsidR="00CB4BEB" w:rsidRPr="00B96FDC" w:rsidRDefault="00CB4BEB" w:rsidP="003C0924">
            <w:pPr>
              <w:rPr>
                <w:rFonts w:ascii="Trebuchet MS" w:hAnsi="Trebuchet MS" w:cs="Trebuchet MS"/>
                <w:sz w:val="18"/>
                <w:szCs w:val="18"/>
              </w:rPr>
            </w:pPr>
            <w:r w:rsidRPr="00CF2246">
              <w:rPr>
                <w:rFonts w:ascii="Trebuchet MS" w:hAnsi="Trebuchet MS" w:cs="Trebuchet MS"/>
                <w:sz w:val="18"/>
                <w:szCs w:val="18"/>
              </w:rPr>
              <w:t>4.3.3 Tilstand</w:t>
            </w:r>
          </w:p>
        </w:tc>
      </w:tr>
      <w:tr w:rsidR="00CB4BEB" w:rsidRPr="002D761A" w14:paraId="48654788" w14:textId="77777777" w:rsidTr="003C0924">
        <w:trPr>
          <w:trHeight w:hRule="exact" w:val="510"/>
        </w:trPr>
        <w:tc>
          <w:tcPr>
            <w:tcW w:w="2248" w:type="dxa"/>
            <w:tcBorders>
              <w:top w:val="single" w:sz="4" w:space="0" w:color="auto"/>
              <w:left w:val="single" w:sz="4" w:space="0" w:color="auto"/>
              <w:bottom w:val="single" w:sz="4" w:space="0" w:color="auto"/>
              <w:right w:val="single" w:sz="4" w:space="0" w:color="auto"/>
            </w:tcBorders>
            <w:shd w:val="clear" w:color="auto" w:fill="97DDBA"/>
            <w:vAlign w:val="center"/>
          </w:tcPr>
          <w:p w14:paraId="6F705DA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Intakthed</w:t>
            </w:r>
          </w:p>
        </w:tc>
        <w:tc>
          <w:tcPr>
            <w:tcW w:w="4948" w:type="dxa"/>
            <w:tcBorders>
              <w:top w:val="single" w:sz="4" w:space="0" w:color="auto"/>
              <w:left w:val="single" w:sz="4" w:space="0" w:color="auto"/>
              <w:bottom w:val="single" w:sz="4" w:space="0" w:color="auto"/>
              <w:right w:val="single" w:sz="4" w:space="0" w:color="auto"/>
            </w:tcBorders>
            <w:shd w:val="clear" w:color="auto" w:fill="97DDBA"/>
            <w:vAlign w:val="bottom"/>
          </w:tcPr>
          <w:p w14:paraId="44C614C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Landskabskarakterens intakthed i f.t. den kulturhistoriske oprindelse</w:t>
            </w:r>
          </w:p>
        </w:tc>
        <w:tc>
          <w:tcPr>
            <w:tcW w:w="1182" w:type="dxa"/>
            <w:gridSpan w:val="2"/>
            <w:tcBorders>
              <w:top w:val="single" w:sz="4" w:space="0" w:color="auto"/>
              <w:left w:val="single" w:sz="4" w:space="0" w:color="auto"/>
              <w:bottom w:val="single" w:sz="4" w:space="0" w:color="auto"/>
              <w:right w:val="single" w:sz="4" w:space="0" w:color="auto"/>
            </w:tcBorders>
            <w:shd w:val="clear" w:color="auto" w:fill="97DDBA"/>
            <w:vAlign w:val="center"/>
          </w:tcPr>
          <w:p w14:paraId="7E18F8C6" w14:textId="77777777" w:rsidR="00CB4BEB" w:rsidRPr="00B96FDC" w:rsidRDefault="00CB4BEB" w:rsidP="003C0924">
            <w:pPr>
              <w:rPr>
                <w:rFonts w:ascii="Trebuchet MS" w:hAnsi="Trebuchet MS" w:cs="Trebuchet MS"/>
                <w:sz w:val="18"/>
                <w:szCs w:val="18"/>
              </w:rPr>
            </w:pPr>
          </w:p>
        </w:tc>
        <w:tc>
          <w:tcPr>
            <w:tcW w:w="1369" w:type="dxa"/>
            <w:tcBorders>
              <w:top w:val="single" w:sz="4" w:space="0" w:color="auto"/>
              <w:left w:val="single" w:sz="4" w:space="0" w:color="auto"/>
              <w:bottom w:val="single" w:sz="4" w:space="0" w:color="auto"/>
              <w:right w:val="single" w:sz="4" w:space="0" w:color="auto"/>
            </w:tcBorders>
            <w:shd w:val="clear" w:color="auto" w:fill="97DDBA"/>
            <w:vAlign w:val="center"/>
          </w:tcPr>
          <w:p w14:paraId="1F0CD13F" w14:textId="77777777" w:rsidR="00CB4BEB" w:rsidRPr="00B96FDC"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97DDBA"/>
            <w:vAlign w:val="center"/>
          </w:tcPr>
          <w:p w14:paraId="49C4278A"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S</w:t>
            </w:r>
          </w:p>
        </w:tc>
        <w:tc>
          <w:tcPr>
            <w:tcW w:w="2551" w:type="dxa"/>
            <w:tcBorders>
              <w:top w:val="single" w:sz="4" w:space="0" w:color="auto"/>
              <w:left w:val="single" w:sz="4" w:space="0" w:color="auto"/>
              <w:bottom w:val="single" w:sz="4" w:space="0" w:color="auto"/>
              <w:right w:val="single" w:sz="4" w:space="0" w:color="auto"/>
            </w:tcBorders>
            <w:shd w:val="clear" w:color="auto" w:fill="97DDBA"/>
            <w:vAlign w:val="center"/>
          </w:tcPr>
          <w:p w14:paraId="052DC82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God</w:t>
            </w:r>
          </w:p>
        </w:tc>
      </w:tr>
      <w:tr w:rsidR="00CB4BEB" w:rsidRPr="002D761A" w14:paraId="16FA9B62" w14:textId="77777777" w:rsidTr="0074397D">
        <w:trPr>
          <w:trHeight w:hRule="exact" w:val="653"/>
        </w:trPr>
        <w:tc>
          <w:tcPr>
            <w:tcW w:w="2248" w:type="dxa"/>
            <w:tcBorders>
              <w:top w:val="single" w:sz="4" w:space="0" w:color="auto"/>
              <w:left w:val="single" w:sz="4" w:space="0" w:color="auto"/>
              <w:bottom w:val="nil"/>
              <w:right w:val="single" w:sz="4" w:space="0" w:color="auto"/>
            </w:tcBorders>
            <w:shd w:val="clear" w:color="auto" w:fill="D9D9D9"/>
            <w:vAlign w:val="center"/>
          </w:tcPr>
          <w:p w14:paraId="7075F66F" w14:textId="77777777" w:rsidR="00CB4BEB" w:rsidRPr="0075001B" w:rsidRDefault="00CB4BEB" w:rsidP="003C0924">
            <w:pPr>
              <w:rPr>
                <w:rFonts w:ascii="Trebuchet MS" w:hAnsi="Trebuchet MS" w:cs="Trebuchet MS"/>
                <w:sz w:val="18"/>
                <w:szCs w:val="18"/>
              </w:rPr>
            </w:pPr>
            <w:proofErr w:type="spellStart"/>
            <w:r w:rsidRPr="0075001B">
              <w:rPr>
                <w:rFonts w:ascii="Trebuchet MS" w:hAnsi="Trebuchet MS" w:cs="Trebuchet MS"/>
                <w:sz w:val="18"/>
                <w:szCs w:val="18"/>
              </w:rPr>
              <w:t>intakthed_beskr</w:t>
            </w:r>
            <w:proofErr w:type="spellEnd"/>
          </w:p>
        </w:tc>
        <w:tc>
          <w:tcPr>
            <w:tcW w:w="4948" w:type="dxa"/>
            <w:tcBorders>
              <w:top w:val="single" w:sz="4" w:space="0" w:color="auto"/>
              <w:left w:val="single" w:sz="4" w:space="0" w:color="auto"/>
              <w:bottom w:val="nil"/>
              <w:right w:val="single" w:sz="4" w:space="0" w:color="auto"/>
            </w:tcBorders>
            <w:shd w:val="clear" w:color="auto" w:fill="FFFFFF"/>
            <w:vAlign w:val="bottom"/>
          </w:tcPr>
          <w:p w14:paraId="787BEBD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 af landskabskarakterens intakthed i f.t. den kulturhistoriske oprindelse</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4513B07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1F6657FF" w14:textId="7D8C15C8" w:rsidR="0074397D"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344A8809"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center"/>
          </w:tcPr>
          <w:p w14:paraId="2A51962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ådalen er tydelig</w:t>
            </w:r>
          </w:p>
        </w:tc>
      </w:tr>
      <w:tr w:rsidR="00CB4BEB" w:rsidRPr="002D761A" w14:paraId="6F05B260" w14:textId="77777777" w:rsidTr="0074397D">
        <w:trPr>
          <w:trHeight w:hRule="exact" w:val="1096"/>
        </w:trPr>
        <w:tc>
          <w:tcPr>
            <w:tcW w:w="2248" w:type="dxa"/>
            <w:tcBorders>
              <w:top w:val="single" w:sz="4" w:space="0" w:color="auto"/>
              <w:left w:val="single" w:sz="4" w:space="0" w:color="auto"/>
              <w:bottom w:val="nil"/>
              <w:right w:val="single" w:sz="4" w:space="0" w:color="auto"/>
            </w:tcBorders>
            <w:shd w:val="clear" w:color="auto" w:fill="D9D9D9"/>
            <w:vAlign w:val="center"/>
          </w:tcPr>
          <w:p w14:paraId="2727B514" w14:textId="77777777" w:rsidR="00CB4BEB" w:rsidRPr="0075001B" w:rsidRDefault="00CB4BEB" w:rsidP="003C0924">
            <w:pPr>
              <w:rPr>
                <w:rFonts w:ascii="Trebuchet MS" w:hAnsi="Trebuchet MS" w:cs="Trebuchet MS"/>
                <w:sz w:val="18"/>
                <w:szCs w:val="18"/>
              </w:rPr>
            </w:pPr>
            <w:proofErr w:type="spellStart"/>
            <w:r w:rsidRPr="0075001B">
              <w:rPr>
                <w:rFonts w:ascii="Trebuchet MS" w:hAnsi="Trebuchet MS" w:cs="Trebuchet MS"/>
                <w:sz w:val="18"/>
                <w:szCs w:val="18"/>
              </w:rPr>
              <w:t>noeglefunktion</w:t>
            </w:r>
            <w:proofErr w:type="spellEnd"/>
          </w:p>
        </w:tc>
        <w:tc>
          <w:tcPr>
            <w:tcW w:w="4948" w:type="dxa"/>
            <w:tcBorders>
              <w:top w:val="single" w:sz="4" w:space="0" w:color="auto"/>
              <w:left w:val="single" w:sz="4" w:space="0" w:color="auto"/>
              <w:bottom w:val="nil"/>
              <w:right w:val="single" w:sz="4" w:space="0" w:color="auto"/>
            </w:tcBorders>
            <w:shd w:val="clear" w:color="auto" w:fill="FFFFFF"/>
            <w:vAlign w:val="center"/>
          </w:tcPr>
          <w:p w14:paraId="395A75C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Nøgle karakteristika / funktioner til opretholdelse af karakteren</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5E64AE3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577BDE1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460463C9"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bottom"/>
          </w:tcPr>
          <w:p w14:paraId="3174F5C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Skovbrug, rekreation (sommerhuse, natursti, campingplads, jernbane og Vrads station)</w:t>
            </w:r>
          </w:p>
        </w:tc>
      </w:tr>
      <w:tr w:rsidR="00CB4BEB" w:rsidRPr="002D761A" w14:paraId="3F1E27E3" w14:textId="77777777" w:rsidTr="0074397D">
        <w:trPr>
          <w:trHeight w:hRule="exact" w:val="1565"/>
        </w:trPr>
        <w:tc>
          <w:tcPr>
            <w:tcW w:w="2248" w:type="dxa"/>
            <w:tcBorders>
              <w:top w:val="single" w:sz="4" w:space="0" w:color="auto"/>
              <w:left w:val="single" w:sz="4" w:space="0" w:color="auto"/>
              <w:bottom w:val="single" w:sz="4" w:space="0" w:color="auto"/>
              <w:right w:val="single" w:sz="4" w:space="0" w:color="auto"/>
            </w:tcBorders>
            <w:shd w:val="clear" w:color="auto" w:fill="D9D9D9"/>
            <w:vAlign w:val="center"/>
          </w:tcPr>
          <w:p w14:paraId="4898F9F8" w14:textId="77777777" w:rsidR="00CB4BEB" w:rsidRPr="00B96FDC" w:rsidDel="00E15CE1"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lastRenderedPageBreak/>
              <w:t>afgr_naboomr</w:t>
            </w:r>
            <w:proofErr w:type="spellEnd"/>
          </w:p>
        </w:tc>
        <w:tc>
          <w:tcPr>
            <w:tcW w:w="4948" w:type="dxa"/>
            <w:tcBorders>
              <w:top w:val="single" w:sz="4" w:space="0" w:color="auto"/>
              <w:left w:val="single" w:sz="4" w:space="0" w:color="auto"/>
              <w:bottom w:val="single" w:sz="4" w:space="0" w:color="auto"/>
              <w:right w:val="single" w:sz="4" w:space="0" w:color="auto"/>
            </w:tcBorders>
            <w:shd w:val="clear" w:color="auto" w:fill="FFFFFF"/>
            <w:vAlign w:val="center"/>
          </w:tcPr>
          <w:p w14:paraId="2FBA8AEB" w14:textId="77777777" w:rsidR="00CB4BEB" w:rsidRPr="00B96FDC" w:rsidDel="00E15CE1" w:rsidRDefault="00CB4BEB" w:rsidP="003C0924">
            <w:pPr>
              <w:rPr>
                <w:rFonts w:ascii="Trebuchet MS" w:hAnsi="Trebuchet MS" w:cs="Trebuchet MS"/>
                <w:sz w:val="18"/>
                <w:szCs w:val="18"/>
              </w:rPr>
            </w:pPr>
            <w:r w:rsidRPr="00B96FDC">
              <w:rPr>
                <w:rFonts w:ascii="Trebuchet MS" w:hAnsi="Trebuchet MS" w:cs="Trebuchet MS"/>
                <w:sz w:val="18"/>
                <w:szCs w:val="18"/>
              </w:rPr>
              <w:t xml:space="preserve">Beskriv afgrænsning til naboområder med henvisning. Evt. med henvisning til </w:t>
            </w:r>
            <w:proofErr w:type="spellStart"/>
            <w:r w:rsidRPr="00B96FDC">
              <w:rPr>
                <w:rFonts w:ascii="Trebuchet MS" w:hAnsi="Trebuchet MS" w:cs="Trebuchet MS"/>
                <w:sz w:val="18"/>
                <w:szCs w:val="18"/>
              </w:rPr>
              <w:t>områdenr</w:t>
            </w:r>
            <w:proofErr w:type="spellEnd"/>
            <w:r w:rsidRPr="00B96FDC">
              <w:rPr>
                <w:rFonts w:ascii="Trebuchet MS" w:hAnsi="Trebuchet MS" w:cs="Trebuchet MS"/>
                <w:sz w:val="18"/>
                <w:szCs w:val="18"/>
              </w:rPr>
              <w:t>.</w:t>
            </w:r>
          </w:p>
        </w:tc>
        <w:tc>
          <w:tcPr>
            <w:tcW w:w="1182"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22701B7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single" w:sz="4" w:space="0" w:color="auto"/>
              <w:right w:val="single" w:sz="4" w:space="0" w:color="auto"/>
            </w:tcBorders>
            <w:shd w:val="clear" w:color="auto" w:fill="FFFFFF"/>
            <w:vAlign w:val="center"/>
          </w:tcPr>
          <w:p w14:paraId="41DA3949" w14:textId="77777777" w:rsidR="00CB4BEB" w:rsidRPr="00B96FDC" w:rsidDel="00E15CE1"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BD480EE" w14:textId="77777777" w:rsidR="00CB4BEB" w:rsidRPr="00B96FDC" w:rsidDel="00E15CE1"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single" w:sz="4" w:space="0" w:color="auto"/>
              <w:right w:val="single" w:sz="4" w:space="0" w:color="auto"/>
            </w:tcBorders>
            <w:shd w:val="clear" w:color="auto" w:fill="FFFFFF"/>
            <w:vAlign w:val="bottom"/>
          </w:tcPr>
          <w:p w14:paraId="52631B6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Vest: det vilde sandede fattige hedeområde i en bred dal. Øst: Det grønnere frodigere dyrkede område i en smallere dal med højere skrænter</w:t>
            </w:r>
          </w:p>
        </w:tc>
      </w:tr>
      <w:tr w:rsidR="00CB4BEB" w:rsidRPr="002D761A" w14:paraId="2B11A5A0" w14:textId="77777777" w:rsidTr="003C0924">
        <w:trPr>
          <w:trHeight w:hRule="exact" w:val="510"/>
        </w:trPr>
        <w:tc>
          <w:tcPr>
            <w:tcW w:w="2248" w:type="dxa"/>
            <w:tcBorders>
              <w:top w:val="single" w:sz="4" w:space="0" w:color="auto"/>
              <w:left w:val="single" w:sz="4" w:space="0" w:color="auto"/>
              <w:bottom w:val="single" w:sz="4" w:space="0" w:color="auto"/>
              <w:right w:val="single" w:sz="4" w:space="0" w:color="auto"/>
            </w:tcBorders>
            <w:shd w:val="clear" w:color="auto" w:fill="97DDBA"/>
            <w:vAlign w:val="center"/>
          </w:tcPr>
          <w:p w14:paraId="02ED0C88" w14:textId="77777777" w:rsidR="00CB4BEB" w:rsidRPr="00B96FDC" w:rsidDel="00E15CE1"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t>vejledn_afgr_naboomr</w:t>
            </w:r>
            <w:proofErr w:type="spellEnd"/>
          </w:p>
        </w:tc>
        <w:tc>
          <w:tcPr>
            <w:tcW w:w="4948" w:type="dxa"/>
            <w:tcBorders>
              <w:top w:val="single" w:sz="4" w:space="0" w:color="auto"/>
              <w:left w:val="single" w:sz="4" w:space="0" w:color="auto"/>
              <w:bottom w:val="single" w:sz="4" w:space="0" w:color="auto"/>
              <w:right w:val="single" w:sz="4" w:space="0" w:color="auto"/>
            </w:tcBorders>
            <w:shd w:val="clear" w:color="auto" w:fill="97DDBA"/>
            <w:vAlign w:val="bottom"/>
          </w:tcPr>
          <w:p w14:paraId="5B066172" w14:textId="77777777" w:rsidR="00CB4BEB" w:rsidRPr="00B96FDC" w:rsidDel="00E15CE1" w:rsidRDefault="00CB4BEB" w:rsidP="003C0924">
            <w:pPr>
              <w:rPr>
                <w:rFonts w:ascii="Trebuchet MS" w:hAnsi="Trebuchet MS" w:cs="Trebuchet MS"/>
                <w:sz w:val="18"/>
                <w:szCs w:val="18"/>
              </w:rPr>
            </w:pPr>
            <w:r w:rsidRPr="00B96FDC">
              <w:rPr>
                <w:rFonts w:ascii="Trebuchet MS" w:hAnsi="Trebuchet MS" w:cs="Trebuchet MS"/>
                <w:sz w:val="18"/>
                <w:szCs w:val="18"/>
              </w:rPr>
              <w:t xml:space="preserve">Link til PDF med inspiration til afgrænsning: </w:t>
            </w:r>
            <w:r w:rsidRPr="00B96FDC">
              <w:rPr>
                <w:rFonts w:ascii="Trebuchet MS" w:hAnsi="Trebuchet MS" w:cs="Trebuchet MS"/>
                <w:sz w:val="18"/>
                <w:szCs w:val="18"/>
              </w:rPr>
              <w:br/>
              <w:t>Nissen, M &amp; Olafsson, A.S. side 73-77 (</w:t>
            </w:r>
            <w:proofErr w:type="gramStart"/>
            <w:r w:rsidRPr="00B96FDC">
              <w:rPr>
                <w:rFonts w:ascii="Trebuchet MS" w:hAnsi="Trebuchet MS" w:cs="Trebuchet MS"/>
                <w:sz w:val="18"/>
                <w:szCs w:val="18"/>
              </w:rPr>
              <w:t>2007)*</w:t>
            </w:r>
            <w:proofErr w:type="gramEnd"/>
          </w:p>
        </w:tc>
        <w:tc>
          <w:tcPr>
            <w:tcW w:w="1182" w:type="dxa"/>
            <w:gridSpan w:val="2"/>
            <w:tcBorders>
              <w:top w:val="single" w:sz="4" w:space="0" w:color="auto"/>
              <w:left w:val="single" w:sz="4" w:space="0" w:color="auto"/>
              <w:bottom w:val="single" w:sz="4" w:space="0" w:color="auto"/>
              <w:right w:val="single" w:sz="4" w:space="0" w:color="auto"/>
            </w:tcBorders>
            <w:shd w:val="clear" w:color="auto" w:fill="97DDBA"/>
            <w:vAlign w:val="center"/>
          </w:tcPr>
          <w:p w14:paraId="1ED53A6B" w14:textId="77777777" w:rsidR="00CB4BEB" w:rsidRPr="000F2D92" w:rsidRDefault="00CB4BEB" w:rsidP="003C0924">
            <w:pPr>
              <w:rPr>
                <w:rFonts w:ascii="Trebuchet MS" w:hAnsi="Trebuchet MS" w:cs="Trebuchet MS"/>
                <w:sz w:val="18"/>
                <w:szCs w:val="18"/>
              </w:rPr>
            </w:pPr>
            <w:r w:rsidRPr="000F2D92">
              <w:rPr>
                <w:rFonts w:ascii="Trebuchet MS" w:hAnsi="Trebuchet MS" w:cs="Trebuchet MS"/>
                <w:sz w:val="18"/>
                <w:szCs w:val="18"/>
              </w:rPr>
              <w:t>Tekststreng</w:t>
            </w:r>
          </w:p>
        </w:tc>
        <w:tc>
          <w:tcPr>
            <w:tcW w:w="1369" w:type="dxa"/>
            <w:tcBorders>
              <w:top w:val="single" w:sz="4" w:space="0" w:color="auto"/>
              <w:left w:val="single" w:sz="4" w:space="0" w:color="auto"/>
              <w:bottom w:val="single" w:sz="4" w:space="0" w:color="auto"/>
              <w:right w:val="single" w:sz="4" w:space="0" w:color="auto"/>
            </w:tcBorders>
            <w:shd w:val="clear" w:color="auto" w:fill="97DDBA"/>
            <w:vAlign w:val="center"/>
          </w:tcPr>
          <w:p w14:paraId="752EE9D8" w14:textId="77777777" w:rsidR="00CB4BEB" w:rsidRPr="000F2D92" w:rsidDel="00E15CE1" w:rsidRDefault="00CB4BEB" w:rsidP="003C0924">
            <w:pPr>
              <w:rPr>
                <w:rFonts w:ascii="Trebuchet MS" w:hAnsi="Trebuchet MS" w:cs="Trebuchet MS"/>
                <w:sz w:val="18"/>
                <w:szCs w:val="18"/>
              </w:rPr>
            </w:pPr>
            <w:r w:rsidRPr="000F2D92">
              <w:rPr>
                <w:rFonts w:ascii="Trebuchet MS" w:hAnsi="Trebuchet MS" w:cs="Trebuchet MS"/>
                <w:sz w:val="18"/>
                <w:szCs w:val="18"/>
              </w:rPr>
              <w:t>0-1024 tegn</w:t>
            </w:r>
          </w:p>
        </w:tc>
        <w:tc>
          <w:tcPr>
            <w:tcW w:w="1418" w:type="dxa"/>
            <w:tcBorders>
              <w:top w:val="single" w:sz="4" w:space="0" w:color="auto"/>
              <w:left w:val="single" w:sz="4" w:space="0" w:color="auto"/>
              <w:bottom w:val="single" w:sz="4" w:space="0" w:color="auto"/>
              <w:right w:val="single" w:sz="4" w:space="0" w:color="auto"/>
            </w:tcBorders>
            <w:shd w:val="clear" w:color="auto" w:fill="97DDBA"/>
            <w:vAlign w:val="center"/>
          </w:tcPr>
          <w:p w14:paraId="23CDEE8B" w14:textId="77777777" w:rsidR="00CB4BEB" w:rsidRPr="00B96FDC" w:rsidDel="00E15CE1"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single" w:sz="4" w:space="0" w:color="auto"/>
              <w:right w:val="single" w:sz="4" w:space="0" w:color="auto"/>
            </w:tcBorders>
            <w:shd w:val="clear" w:color="auto" w:fill="97DDBA"/>
            <w:vAlign w:val="center"/>
          </w:tcPr>
          <w:p w14:paraId="2E4513B4" w14:textId="77777777" w:rsidR="00CB4BEB" w:rsidRPr="00B96FDC" w:rsidRDefault="00000000" w:rsidP="003C0924">
            <w:pPr>
              <w:rPr>
                <w:rFonts w:ascii="Trebuchet MS" w:hAnsi="Trebuchet MS" w:cs="Trebuchet MS"/>
                <w:sz w:val="18"/>
                <w:szCs w:val="18"/>
              </w:rPr>
            </w:pPr>
            <w:hyperlink r:id="rId63" w:history="1">
              <w:r w:rsidR="00CB4BEB" w:rsidRPr="006379D7">
                <w:rPr>
                  <w:rStyle w:val="Hyperlink"/>
                  <w:rFonts w:ascii="Trebuchet MS" w:hAnsi="Trebuchet MS" w:cs="Trebuchet MS"/>
                  <w:sz w:val="18"/>
                  <w:szCs w:val="18"/>
                </w:rPr>
                <w:t>http://www.link.dk/123</w:t>
              </w:r>
            </w:hyperlink>
          </w:p>
        </w:tc>
      </w:tr>
      <w:tr w:rsidR="00CB4BEB" w:rsidRPr="002D761A" w14:paraId="4985E764" w14:textId="77777777" w:rsidTr="003C0924">
        <w:trPr>
          <w:trHeight w:hRule="exact" w:val="255"/>
        </w:trPr>
        <w:tc>
          <w:tcPr>
            <w:tcW w:w="2248" w:type="dxa"/>
            <w:tcBorders>
              <w:top w:val="single" w:sz="4" w:space="0" w:color="auto"/>
              <w:left w:val="single" w:sz="4" w:space="0" w:color="auto"/>
              <w:bottom w:val="nil"/>
              <w:right w:val="single" w:sz="4" w:space="0" w:color="auto"/>
            </w:tcBorders>
            <w:shd w:val="clear" w:color="auto" w:fill="D9D9D9"/>
            <w:vAlign w:val="center"/>
          </w:tcPr>
          <w:p w14:paraId="5F0BBEAB" w14:textId="77777777" w:rsidR="00CB4BEB" w:rsidRPr="00B96FDC"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t>skala_kode</w:t>
            </w:r>
            <w:proofErr w:type="spellEnd"/>
          </w:p>
        </w:tc>
        <w:tc>
          <w:tcPr>
            <w:tcW w:w="4948" w:type="dxa"/>
            <w:tcBorders>
              <w:top w:val="single" w:sz="4" w:space="0" w:color="auto"/>
              <w:left w:val="single" w:sz="4" w:space="0" w:color="auto"/>
              <w:bottom w:val="nil"/>
              <w:right w:val="single" w:sz="4" w:space="0" w:color="auto"/>
            </w:tcBorders>
            <w:shd w:val="clear" w:color="auto" w:fill="FFFFFF"/>
            <w:vAlign w:val="bottom"/>
          </w:tcPr>
          <w:p w14:paraId="609E944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Kode til skalaens samlede størrelsesforholdene i området</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3EAACEF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Heltal</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39D3BB6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0-9</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0AC8D25C"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center"/>
          </w:tcPr>
          <w:p w14:paraId="553ABD8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3</w:t>
            </w:r>
          </w:p>
        </w:tc>
      </w:tr>
      <w:tr w:rsidR="00CB4BEB" w:rsidRPr="002D761A" w14:paraId="28B4203D" w14:textId="77777777" w:rsidTr="003C0924">
        <w:trPr>
          <w:trHeight w:hRule="exact" w:val="510"/>
        </w:trPr>
        <w:tc>
          <w:tcPr>
            <w:tcW w:w="2248" w:type="dxa"/>
            <w:tcBorders>
              <w:top w:val="single" w:sz="4" w:space="0" w:color="auto"/>
              <w:left w:val="single" w:sz="4" w:space="0" w:color="auto"/>
              <w:bottom w:val="nil"/>
              <w:right w:val="single" w:sz="4" w:space="0" w:color="auto"/>
            </w:tcBorders>
            <w:shd w:val="clear" w:color="auto" w:fill="99CCFF"/>
            <w:vAlign w:val="center"/>
          </w:tcPr>
          <w:p w14:paraId="310AD121" w14:textId="77777777" w:rsidR="00CB4BEB" w:rsidRPr="00B96FDC" w:rsidRDefault="00CB4BEB" w:rsidP="003C0924">
            <w:pPr>
              <w:rPr>
                <w:rFonts w:ascii="Trebuchet MS" w:hAnsi="Trebuchet MS" w:cs="Trebuchet MS"/>
                <w:sz w:val="18"/>
                <w:szCs w:val="18"/>
              </w:rPr>
            </w:pPr>
            <w:r w:rsidRPr="005C32B0">
              <w:rPr>
                <w:rFonts w:ascii="Trebuchet MS" w:hAnsi="Trebuchet MS" w:cs="Trebuchet MS"/>
                <w:color w:val="4F81BD"/>
                <w:sz w:val="18"/>
                <w:szCs w:val="18"/>
              </w:rPr>
              <w:t>s</w:t>
            </w:r>
            <w:r w:rsidRPr="00B96FDC">
              <w:rPr>
                <w:rFonts w:ascii="Trebuchet MS" w:hAnsi="Trebuchet MS" w:cs="Trebuchet MS"/>
                <w:sz w:val="18"/>
                <w:szCs w:val="18"/>
              </w:rPr>
              <w:t>kala</w:t>
            </w:r>
          </w:p>
        </w:tc>
        <w:tc>
          <w:tcPr>
            <w:tcW w:w="4948" w:type="dxa"/>
            <w:tcBorders>
              <w:top w:val="single" w:sz="4" w:space="0" w:color="auto"/>
              <w:left w:val="single" w:sz="4" w:space="0" w:color="auto"/>
              <w:bottom w:val="nil"/>
              <w:right w:val="single" w:sz="4" w:space="0" w:color="auto"/>
            </w:tcBorders>
            <w:shd w:val="clear" w:color="auto" w:fill="99CCFF"/>
            <w:vAlign w:val="center"/>
          </w:tcPr>
          <w:p w14:paraId="0705A4C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Skalaen angiver det samlede indtryk af størrelsesforholdene i området</w:t>
            </w:r>
          </w:p>
        </w:tc>
        <w:tc>
          <w:tcPr>
            <w:tcW w:w="1182" w:type="dxa"/>
            <w:gridSpan w:val="2"/>
            <w:tcBorders>
              <w:top w:val="single" w:sz="4" w:space="0" w:color="auto"/>
              <w:left w:val="single" w:sz="4" w:space="0" w:color="auto"/>
              <w:bottom w:val="nil"/>
              <w:right w:val="single" w:sz="4" w:space="0" w:color="auto"/>
            </w:tcBorders>
            <w:shd w:val="clear" w:color="auto" w:fill="99CCFF"/>
            <w:vAlign w:val="center"/>
          </w:tcPr>
          <w:p w14:paraId="7E8E115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99CCFF"/>
            <w:vAlign w:val="center"/>
          </w:tcPr>
          <w:p w14:paraId="2B3C54A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 tegn</w:t>
            </w:r>
          </w:p>
        </w:tc>
        <w:tc>
          <w:tcPr>
            <w:tcW w:w="1418" w:type="dxa"/>
            <w:tcBorders>
              <w:top w:val="single" w:sz="4" w:space="0" w:color="auto"/>
              <w:left w:val="single" w:sz="4" w:space="0" w:color="auto"/>
              <w:bottom w:val="nil"/>
              <w:right w:val="single" w:sz="4" w:space="0" w:color="auto"/>
            </w:tcBorders>
            <w:shd w:val="clear" w:color="auto" w:fill="99CCFF"/>
            <w:vAlign w:val="center"/>
          </w:tcPr>
          <w:p w14:paraId="44878179"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S</w:t>
            </w:r>
          </w:p>
        </w:tc>
        <w:tc>
          <w:tcPr>
            <w:tcW w:w="2551" w:type="dxa"/>
            <w:tcBorders>
              <w:top w:val="single" w:sz="4" w:space="0" w:color="auto"/>
              <w:left w:val="single" w:sz="4" w:space="0" w:color="auto"/>
              <w:bottom w:val="nil"/>
              <w:right w:val="single" w:sz="4" w:space="0" w:color="auto"/>
            </w:tcBorders>
            <w:shd w:val="clear" w:color="auto" w:fill="99CCFF"/>
            <w:vAlign w:val="center"/>
          </w:tcPr>
          <w:p w14:paraId="1D7EE8C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Lille</w:t>
            </w:r>
          </w:p>
        </w:tc>
      </w:tr>
      <w:tr w:rsidR="00CB4BEB" w:rsidRPr="002D761A" w14:paraId="4209B8EE" w14:textId="77777777" w:rsidTr="003C0924">
        <w:trPr>
          <w:trHeight w:hRule="exact" w:val="851"/>
        </w:trPr>
        <w:tc>
          <w:tcPr>
            <w:tcW w:w="2248" w:type="dxa"/>
            <w:tcBorders>
              <w:top w:val="single" w:sz="4" w:space="0" w:color="auto"/>
              <w:left w:val="single" w:sz="4" w:space="0" w:color="auto"/>
              <w:bottom w:val="nil"/>
              <w:right w:val="single" w:sz="4" w:space="0" w:color="auto"/>
            </w:tcBorders>
            <w:shd w:val="clear" w:color="auto" w:fill="D9D9D9"/>
            <w:vAlign w:val="center"/>
          </w:tcPr>
          <w:p w14:paraId="21457BC2" w14:textId="77777777" w:rsidR="00CB4BEB" w:rsidRPr="00B96FDC"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t>skala_beskrivelse</w:t>
            </w:r>
            <w:proofErr w:type="spellEnd"/>
          </w:p>
        </w:tc>
        <w:tc>
          <w:tcPr>
            <w:tcW w:w="4948" w:type="dxa"/>
            <w:tcBorders>
              <w:top w:val="single" w:sz="4" w:space="0" w:color="auto"/>
              <w:left w:val="single" w:sz="4" w:space="0" w:color="auto"/>
              <w:bottom w:val="nil"/>
              <w:right w:val="single" w:sz="4" w:space="0" w:color="auto"/>
            </w:tcBorders>
            <w:shd w:val="clear" w:color="auto" w:fill="FFFFFF"/>
            <w:vAlign w:val="bottom"/>
          </w:tcPr>
          <w:p w14:paraId="01A992C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 af skalaen. Angiver det samlede indtryk af størrelsesforholdene i området. Beskriv dimensionerne af de karaktergivende landskabselementer og de rummelige forhold</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617092D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36BE24F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379BE088"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center"/>
          </w:tcPr>
          <w:p w14:paraId="720196F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Et lille afgrænset rum (del af en dal)</w:t>
            </w:r>
          </w:p>
        </w:tc>
      </w:tr>
      <w:tr w:rsidR="00CB4BEB" w:rsidRPr="002D761A" w14:paraId="27A934AB" w14:textId="77777777" w:rsidTr="003C0924">
        <w:trPr>
          <w:trHeight w:hRule="exact" w:val="510"/>
        </w:trPr>
        <w:tc>
          <w:tcPr>
            <w:tcW w:w="2248" w:type="dxa"/>
            <w:tcBorders>
              <w:top w:val="single" w:sz="4" w:space="0" w:color="auto"/>
              <w:left w:val="single" w:sz="4" w:space="0" w:color="auto"/>
              <w:bottom w:val="nil"/>
              <w:right w:val="single" w:sz="4" w:space="0" w:color="auto"/>
            </w:tcBorders>
            <w:shd w:val="clear" w:color="auto" w:fill="D9D9D9"/>
            <w:vAlign w:val="bottom"/>
          </w:tcPr>
          <w:p w14:paraId="0A0860A6" w14:textId="77777777" w:rsidR="00CB4BEB" w:rsidRPr="00B96FDC"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t>rumlig_afgraensning</w:t>
            </w:r>
            <w:proofErr w:type="spellEnd"/>
            <w:r w:rsidRPr="00B96FDC">
              <w:rPr>
                <w:rFonts w:ascii="Trebuchet MS" w:hAnsi="Trebuchet MS" w:cs="Trebuchet MS"/>
                <w:sz w:val="18"/>
                <w:szCs w:val="18"/>
              </w:rPr>
              <w:t xml:space="preserve"> _kode</w:t>
            </w:r>
          </w:p>
        </w:tc>
        <w:tc>
          <w:tcPr>
            <w:tcW w:w="4948" w:type="dxa"/>
            <w:tcBorders>
              <w:top w:val="single" w:sz="4" w:space="0" w:color="auto"/>
              <w:left w:val="single" w:sz="4" w:space="0" w:color="auto"/>
              <w:bottom w:val="nil"/>
              <w:right w:val="single" w:sz="4" w:space="0" w:color="auto"/>
            </w:tcBorders>
            <w:shd w:val="clear" w:color="auto" w:fill="FFFFFF"/>
            <w:vAlign w:val="center"/>
          </w:tcPr>
          <w:p w14:paraId="7E70802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Kode for landskabets åbenhed</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3CF0DBF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Heltal</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7F345CF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0-9</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16DE4FD6"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center"/>
          </w:tcPr>
          <w:p w14:paraId="69A986E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3</w:t>
            </w:r>
          </w:p>
        </w:tc>
      </w:tr>
      <w:tr w:rsidR="00CB4BEB" w:rsidRPr="002D761A" w14:paraId="19A96FE4" w14:textId="77777777" w:rsidTr="003C0924">
        <w:trPr>
          <w:trHeight w:hRule="exact" w:val="255"/>
        </w:trPr>
        <w:tc>
          <w:tcPr>
            <w:tcW w:w="2248" w:type="dxa"/>
            <w:tcBorders>
              <w:top w:val="single" w:sz="4" w:space="0" w:color="auto"/>
              <w:left w:val="single" w:sz="4" w:space="0" w:color="auto"/>
              <w:bottom w:val="nil"/>
              <w:right w:val="single" w:sz="4" w:space="0" w:color="auto"/>
            </w:tcBorders>
            <w:shd w:val="clear" w:color="auto" w:fill="99CCFF"/>
            <w:vAlign w:val="bottom"/>
          </w:tcPr>
          <w:p w14:paraId="21565B6A" w14:textId="77777777" w:rsidR="00CB4BEB" w:rsidRPr="00B96FDC"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t>rumlig_afgraensning</w:t>
            </w:r>
            <w:proofErr w:type="spellEnd"/>
            <w:r w:rsidRPr="00B96FDC">
              <w:rPr>
                <w:rFonts w:ascii="Trebuchet MS" w:hAnsi="Trebuchet MS" w:cs="Trebuchet MS"/>
                <w:sz w:val="18"/>
                <w:szCs w:val="18"/>
              </w:rPr>
              <w:t xml:space="preserve"> </w:t>
            </w:r>
          </w:p>
        </w:tc>
        <w:tc>
          <w:tcPr>
            <w:tcW w:w="4948" w:type="dxa"/>
            <w:tcBorders>
              <w:top w:val="single" w:sz="4" w:space="0" w:color="auto"/>
              <w:left w:val="single" w:sz="4" w:space="0" w:color="auto"/>
              <w:bottom w:val="nil"/>
              <w:right w:val="single" w:sz="4" w:space="0" w:color="auto"/>
            </w:tcBorders>
            <w:shd w:val="clear" w:color="auto" w:fill="99CCFF"/>
            <w:vAlign w:val="bottom"/>
          </w:tcPr>
          <w:p w14:paraId="08FDBC7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Landskabets åbenhed</w:t>
            </w:r>
          </w:p>
        </w:tc>
        <w:tc>
          <w:tcPr>
            <w:tcW w:w="1182" w:type="dxa"/>
            <w:gridSpan w:val="2"/>
            <w:tcBorders>
              <w:top w:val="single" w:sz="4" w:space="0" w:color="auto"/>
              <w:left w:val="single" w:sz="4" w:space="0" w:color="auto"/>
              <w:bottom w:val="nil"/>
              <w:right w:val="single" w:sz="4" w:space="0" w:color="auto"/>
            </w:tcBorders>
            <w:shd w:val="clear" w:color="auto" w:fill="99CCFF"/>
            <w:vAlign w:val="bottom"/>
          </w:tcPr>
          <w:p w14:paraId="0932E0B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w:t>
            </w:r>
          </w:p>
        </w:tc>
        <w:tc>
          <w:tcPr>
            <w:tcW w:w="1369" w:type="dxa"/>
            <w:tcBorders>
              <w:top w:val="single" w:sz="4" w:space="0" w:color="auto"/>
              <w:left w:val="single" w:sz="4" w:space="0" w:color="auto"/>
              <w:bottom w:val="nil"/>
              <w:right w:val="single" w:sz="4" w:space="0" w:color="auto"/>
            </w:tcBorders>
            <w:shd w:val="clear" w:color="auto" w:fill="99CCFF"/>
            <w:vAlign w:val="bottom"/>
          </w:tcPr>
          <w:p w14:paraId="7FE49A8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0-20 tegn</w:t>
            </w:r>
          </w:p>
        </w:tc>
        <w:tc>
          <w:tcPr>
            <w:tcW w:w="1418" w:type="dxa"/>
            <w:tcBorders>
              <w:top w:val="single" w:sz="4" w:space="0" w:color="auto"/>
              <w:left w:val="single" w:sz="4" w:space="0" w:color="auto"/>
              <w:bottom w:val="nil"/>
              <w:right w:val="single" w:sz="4" w:space="0" w:color="auto"/>
            </w:tcBorders>
            <w:shd w:val="clear" w:color="auto" w:fill="99CCFF"/>
            <w:vAlign w:val="center"/>
          </w:tcPr>
          <w:p w14:paraId="000863FE"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S</w:t>
            </w:r>
          </w:p>
        </w:tc>
        <w:tc>
          <w:tcPr>
            <w:tcW w:w="2551" w:type="dxa"/>
            <w:tcBorders>
              <w:top w:val="single" w:sz="4" w:space="0" w:color="auto"/>
              <w:left w:val="single" w:sz="4" w:space="0" w:color="auto"/>
              <w:bottom w:val="nil"/>
              <w:right w:val="single" w:sz="4" w:space="0" w:color="auto"/>
            </w:tcBorders>
            <w:shd w:val="clear" w:color="auto" w:fill="99CCFF"/>
            <w:vAlign w:val="bottom"/>
          </w:tcPr>
          <w:p w14:paraId="5CF0B70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Lukket</w:t>
            </w:r>
          </w:p>
        </w:tc>
      </w:tr>
      <w:tr w:rsidR="00CB4BEB" w:rsidRPr="002D761A" w14:paraId="28CEEDD4" w14:textId="77777777" w:rsidTr="003C0924">
        <w:trPr>
          <w:trHeight w:hRule="exact" w:val="510"/>
        </w:trPr>
        <w:tc>
          <w:tcPr>
            <w:tcW w:w="2248" w:type="dxa"/>
            <w:tcBorders>
              <w:top w:val="single" w:sz="4" w:space="0" w:color="auto"/>
              <w:left w:val="single" w:sz="4" w:space="0" w:color="auto"/>
              <w:bottom w:val="nil"/>
              <w:right w:val="single" w:sz="4" w:space="0" w:color="auto"/>
            </w:tcBorders>
            <w:shd w:val="clear" w:color="auto" w:fill="D9D9D9"/>
            <w:vAlign w:val="center"/>
          </w:tcPr>
          <w:p w14:paraId="14364CBB" w14:textId="77777777" w:rsidR="00CB4BEB" w:rsidRPr="00B96FDC"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t>rumlig_beskrivelse</w:t>
            </w:r>
            <w:proofErr w:type="spellEnd"/>
            <w:r w:rsidRPr="00B96FDC">
              <w:rPr>
                <w:rFonts w:ascii="Trebuchet MS" w:hAnsi="Trebuchet MS" w:cs="Trebuchet MS"/>
                <w:sz w:val="18"/>
                <w:szCs w:val="18"/>
              </w:rPr>
              <w:t xml:space="preserve"> </w:t>
            </w:r>
          </w:p>
        </w:tc>
        <w:tc>
          <w:tcPr>
            <w:tcW w:w="4948" w:type="dxa"/>
            <w:tcBorders>
              <w:top w:val="single" w:sz="4" w:space="0" w:color="auto"/>
              <w:left w:val="single" w:sz="4" w:space="0" w:color="auto"/>
              <w:bottom w:val="nil"/>
              <w:right w:val="single" w:sz="4" w:space="0" w:color="auto"/>
            </w:tcBorders>
            <w:shd w:val="clear" w:color="auto" w:fill="FFFFFF"/>
            <w:vAlign w:val="center"/>
          </w:tcPr>
          <w:p w14:paraId="022A5FA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Beskriv landskabets åbenhed. </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2EA53D1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1425CC5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091CF170"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bottom"/>
          </w:tcPr>
          <w:p w14:paraId="3667024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Lille, meget velafgrænset rum</w:t>
            </w:r>
          </w:p>
        </w:tc>
      </w:tr>
      <w:tr w:rsidR="00CB4BEB" w:rsidRPr="002D761A" w14:paraId="18CA6271" w14:textId="77777777" w:rsidTr="003C0924">
        <w:trPr>
          <w:trHeight w:hRule="exact" w:val="255"/>
        </w:trPr>
        <w:tc>
          <w:tcPr>
            <w:tcW w:w="2248" w:type="dxa"/>
            <w:tcBorders>
              <w:top w:val="single" w:sz="4" w:space="0" w:color="auto"/>
              <w:left w:val="single" w:sz="4" w:space="0" w:color="auto"/>
              <w:bottom w:val="nil"/>
              <w:right w:val="single" w:sz="4" w:space="0" w:color="auto"/>
            </w:tcBorders>
            <w:shd w:val="clear" w:color="auto" w:fill="D9D9D9"/>
            <w:vAlign w:val="bottom"/>
          </w:tcPr>
          <w:p w14:paraId="2586B2E9" w14:textId="77777777" w:rsidR="00CB4BEB" w:rsidRPr="00B96FDC" w:rsidRDefault="00CB4BEB" w:rsidP="003C0924">
            <w:pPr>
              <w:rPr>
                <w:rFonts w:ascii="Trebuchet MS" w:hAnsi="Trebuchet MS" w:cs="Trebuchet MS"/>
                <w:sz w:val="18"/>
                <w:szCs w:val="18"/>
              </w:rPr>
            </w:pPr>
            <w:proofErr w:type="spellStart"/>
            <w:r>
              <w:rPr>
                <w:rFonts w:ascii="Trebuchet MS" w:hAnsi="Trebuchet MS" w:cs="Trebuchet MS"/>
                <w:sz w:val="18"/>
                <w:szCs w:val="18"/>
              </w:rPr>
              <w:t>kompleksitet</w:t>
            </w:r>
            <w:r w:rsidRPr="00B96FDC">
              <w:rPr>
                <w:rFonts w:ascii="Trebuchet MS" w:hAnsi="Trebuchet MS" w:cs="Trebuchet MS"/>
                <w:sz w:val="18"/>
                <w:szCs w:val="18"/>
              </w:rPr>
              <w:t>_kode</w:t>
            </w:r>
            <w:proofErr w:type="spellEnd"/>
          </w:p>
        </w:tc>
        <w:tc>
          <w:tcPr>
            <w:tcW w:w="4948" w:type="dxa"/>
            <w:tcBorders>
              <w:top w:val="single" w:sz="4" w:space="0" w:color="auto"/>
              <w:left w:val="single" w:sz="4" w:space="0" w:color="auto"/>
              <w:bottom w:val="nil"/>
              <w:right w:val="single" w:sz="4" w:space="0" w:color="auto"/>
            </w:tcBorders>
            <w:shd w:val="clear" w:color="auto" w:fill="FFFFFF"/>
            <w:vAlign w:val="bottom"/>
          </w:tcPr>
          <w:p w14:paraId="3B8A66C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Kode for landskabets sammensathed</w:t>
            </w:r>
          </w:p>
        </w:tc>
        <w:tc>
          <w:tcPr>
            <w:tcW w:w="1182" w:type="dxa"/>
            <w:gridSpan w:val="2"/>
            <w:tcBorders>
              <w:top w:val="single" w:sz="4" w:space="0" w:color="auto"/>
              <w:left w:val="single" w:sz="4" w:space="0" w:color="auto"/>
              <w:bottom w:val="nil"/>
              <w:right w:val="single" w:sz="4" w:space="0" w:color="auto"/>
            </w:tcBorders>
            <w:shd w:val="clear" w:color="auto" w:fill="FFFFFF"/>
            <w:vAlign w:val="bottom"/>
          </w:tcPr>
          <w:p w14:paraId="47954A0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Heltal</w:t>
            </w:r>
          </w:p>
        </w:tc>
        <w:tc>
          <w:tcPr>
            <w:tcW w:w="1369" w:type="dxa"/>
            <w:tcBorders>
              <w:top w:val="single" w:sz="4" w:space="0" w:color="auto"/>
              <w:left w:val="single" w:sz="4" w:space="0" w:color="auto"/>
              <w:bottom w:val="nil"/>
              <w:right w:val="single" w:sz="4" w:space="0" w:color="auto"/>
            </w:tcBorders>
            <w:shd w:val="clear" w:color="auto" w:fill="FFFFFF"/>
            <w:vAlign w:val="bottom"/>
          </w:tcPr>
          <w:p w14:paraId="45463D7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0-9</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32B1FF23"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bottom"/>
          </w:tcPr>
          <w:p w14:paraId="7195BEE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2</w:t>
            </w:r>
          </w:p>
        </w:tc>
      </w:tr>
      <w:tr w:rsidR="00CB4BEB" w:rsidRPr="002D761A" w14:paraId="5D3CADC9" w14:textId="77777777" w:rsidTr="003C0924">
        <w:trPr>
          <w:trHeight w:hRule="exact" w:val="255"/>
        </w:trPr>
        <w:tc>
          <w:tcPr>
            <w:tcW w:w="2248" w:type="dxa"/>
            <w:tcBorders>
              <w:top w:val="single" w:sz="4" w:space="0" w:color="auto"/>
              <w:left w:val="single" w:sz="4" w:space="0" w:color="auto"/>
              <w:bottom w:val="nil"/>
              <w:right w:val="single" w:sz="4" w:space="0" w:color="auto"/>
            </w:tcBorders>
            <w:shd w:val="clear" w:color="auto" w:fill="99CCFF"/>
            <w:vAlign w:val="bottom"/>
          </w:tcPr>
          <w:p w14:paraId="272F4286"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k</w:t>
            </w:r>
            <w:r w:rsidRPr="00B96FDC">
              <w:rPr>
                <w:rFonts w:ascii="Trebuchet MS" w:hAnsi="Trebuchet MS" w:cs="Trebuchet MS"/>
                <w:sz w:val="18"/>
                <w:szCs w:val="18"/>
              </w:rPr>
              <w:t>ompleksitet</w:t>
            </w:r>
          </w:p>
        </w:tc>
        <w:tc>
          <w:tcPr>
            <w:tcW w:w="4948" w:type="dxa"/>
            <w:tcBorders>
              <w:top w:val="single" w:sz="4" w:space="0" w:color="auto"/>
              <w:left w:val="single" w:sz="4" w:space="0" w:color="auto"/>
              <w:bottom w:val="nil"/>
              <w:right w:val="single" w:sz="4" w:space="0" w:color="auto"/>
            </w:tcBorders>
            <w:shd w:val="clear" w:color="auto" w:fill="99CCFF"/>
            <w:vAlign w:val="bottom"/>
          </w:tcPr>
          <w:p w14:paraId="5B17CE5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Landskabets sammensathed</w:t>
            </w:r>
          </w:p>
        </w:tc>
        <w:tc>
          <w:tcPr>
            <w:tcW w:w="1182" w:type="dxa"/>
            <w:gridSpan w:val="2"/>
            <w:tcBorders>
              <w:top w:val="single" w:sz="4" w:space="0" w:color="auto"/>
              <w:left w:val="single" w:sz="4" w:space="0" w:color="auto"/>
              <w:bottom w:val="nil"/>
              <w:right w:val="single" w:sz="4" w:space="0" w:color="auto"/>
            </w:tcBorders>
            <w:shd w:val="clear" w:color="auto" w:fill="99CCFF"/>
            <w:vAlign w:val="bottom"/>
          </w:tcPr>
          <w:p w14:paraId="3B54D52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99CCFF"/>
            <w:vAlign w:val="bottom"/>
          </w:tcPr>
          <w:p w14:paraId="4080F27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0-20 tegn</w:t>
            </w:r>
          </w:p>
        </w:tc>
        <w:tc>
          <w:tcPr>
            <w:tcW w:w="1418" w:type="dxa"/>
            <w:tcBorders>
              <w:top w:val="single" w:sz="4" w:space="0" w:color="auto"/>
              <w:left w:val="single" w:sz="4" w:space="0" w:color="auto"/>
              <w:bottom w:val="nil"/>
              <w:right w:val="single" w:sz="4" w:space="0" w:color="auto"/>
            </w:tcBorders>
            <w:shd w:val="clear" w:color="auto" w:fill="99CCFF"/>
            <w:vAlign w:val="center"/>
          </w:tcPr>
          <w:p w14:paraId="2DE2576F"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S</w:t>
            </w:r>
          </w:p>
        </w:tc>
        <w:tc>
          <w:tcPr>
            <w:tcW w:w="2551" w:type="dxa"/>
            <w:tcBorders>
              <w:top w:val="single" w:sz="4" w:space="0" w:color="auto"/>
              <w:left w:val="single" w:sz="4" w:space="0" w:color="auto"/>
              <w:bottom w:val="nil"/>
              <w:right w:val="single" w:sz="4" w:space="0" w:color="auto"/>
            </w:tcBorders>
            <w:shd w:val="clear" w:color="auto" w:fill="99CCFF"/>
            <w:vAlign w:val="bottom"/>
          </w:tcPr>
          <w:p w14:paraId="5F410A8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Sammensat</w:t>
            </w:r>
          </w:p>
        </w:tc>
      </w:tr>
      <w:tr w:rsidR="00CB4BEB" w:rsidRPr="002D761A" w14:paraId="59BEF951" w14:textId="77777777" w:rsidTr="003C0924">
        <w:trPr>
          <w:trHeight w:hRule="exact" w:val="709"/>
        </w:trPr>
        <w:tc>
          <w:tcPr>
            <w:tcW w:w="2248" w:type="dxa"/>
            <w:tcBorders>
              <w:top w:val="single" w:sz="4" w:space="0" w:color="auto"/>
              <w:left w:val="single" w:sz="4" w:space="0" w:color="auto"/>
              <w:bottom w:val="nil"/>
              <w:right w:val="single" w:sz="4" w:space="0" w:color="auto"/>
            </w:tcBorders>
            <w:shd w:val="clear" w:color="auto" w:fill="D9D9D9"/>
            <w:vAlign w:val="center"/>
          </w:tcPr>
          <w:p w14:paraId="7BE3D753" w14:textId="77777777" w:rsidR="00CB4BEB" w:rsidRPr="00B96FDC"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t>kompleksitet_beskrivelse</w:t>
            </w:r>
            <w:proofErr w:type="spellEnd"/>
          </w:p>
        </w:tc>
        <w:tc>
          <w:tcPr>
            <w:tcW w:w="4948" w:type="dxa"/>
            <w:tcBorders>
              <w:top w:val="single" w:sz="4" w:space="0" w:color="auto"/>
              <w:left w:val="single" w:sz="4" w:space="0" w:color="auto"/>
              <w:bottom w:val="nil"/>
              <w:right w:val="single" w:sz="4" w:space="0" w:color="auto"/>
            </w:tcBorders>
            <w:shd w:val="clear" w:color="auto" w:fill="FFFFFF"/>
            <w:vAlign w:val="center"/>
          </w:tcPr>
          <w:p w14:paraId="6EC88D2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 landskabets sammensathed</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1EDBF0B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76ADF3A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0A68DB02"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bottom"/>
          </w:tcPr>
          <w:p w14:paraId="73A69C1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Flere elementer: skrænter, egekrat, dalbund med våde områder og spredte træer</w:t>
            </w:r>
          </w:p>
        </w:tc>
      </w:tr>
      <w:tr w:rsidR="00CB4BEB" w:rsidRPr="002D761A" w14:paraId="1C497989" w14:textId="77777777" w:rsidTr="003C0924">
        <w:trPr>
          <w:trHeight w:hRule="exact" w:val="255"/>
        </w:trPr>
        <w:tc>
          <w:tcPr>
            <w:tcW w:w="2248" w:type="dxa"/>
            <w:tcBorders>
              <w:top w:val="single" w:sz="4" w:space="0" w:color="auto"/>
              <w:left w:val="single" w:sz="4" w:space="0" w:color="auto"/>
              <w:bottom w:val="nil"/>
              <w:right w:val="single" w:sz="4" w:space="0" w:color="auto"/>
            </w:tcBorders>
            <w:shd w:val="clear" w:color="auto" w:fill="D9D9D9"/>
            <w:vAlign w:val="bottom"/>
          </w:tcPr>
          <w:p w14:paraId="0E6F860D" w14:textId="77777777" w:rsidR="00CB4BEB" w:rsidRPr="00B96FDC" w:rsidRDefault="00CB4BEB" w:rsidP="003C0924">
            <w:pPr>
              <w:rPr>
                <w:rFonts w:ascii="Trebuchet MS" w:hAnsi="Trebuchet MS" w:cs="Trebuchet MS"/>
                <w:sz w:val="18"/>
                <w:szCs w:val="18"/>
              </w:rPr>
            </w:pPr>
            <w:proofErr w:type="spellStart"/>
            <w:r w:rsidRPr="00527BC1">
              <w:rPr>
                <w:rFonts w:ascii="Trebuchet MS" w:hAnsi="Trebuchet MS" w:cs="Trebuchet MS"/>
                <w:sz w:val="18"/>
                <w:szCs w:val="18"/>
              </w:rPr>
              <w:t>struktur</w:t>
            </w:r>
            <w:r w:rsidRPr="00527BC1">
              <w:rPr>
                <w:rFonts w:ascii="Trebuchet MS" w:hAnsi="Trebuchet MS" w:cs="Trebuchet MS"/>
                <w:color w:val="4F81BD"/>
                <w:sz w:val="18"/>
                <w:szCs w:val="18"/>
              </w:rPr>
              <w:t>_</w:t>
            </w:r>
            <w:r w:rsidRPr="00527BC1">
              <w:rPr>
                <w:rFonts w:ascii="Trebuchet MS" w:hAnsi="Trebuchet MS" w:cs="Trebuchet MS"/>
                <w:sz w:val="18"/>
                <w:szCs w:val="18"/>
              </w:rPr>
              <w:t>kode</w:t>
            </w:r>
            <w:proofErr w:type="spellEnd"/>
          </w:p>
        </w:tc>
        <w:tc>
          <w:tcPr>
            <w:tcW w:w="4948" w:type="dxa"/>
            <w:tcBorders>
              <w:top w:val="single" w:sz="4" w:space="0" w:color="auto"/>
              <w:left w:val="single" w:sz="4" w:space="0" w:color="auto"/>
              <w:bottom w:val="nil"/>
              <w:right w:val="single" w:sz="4" w:space="0" w:color="auto"/>
            </w:tcBorders>
            <w:shd w:val="clear" w:color="auto" w:fill="FFFFFF"/>
            <w:vAlign w:val="bottom"/>
          </w:tcPr>
          <w:p w14:paraId="67764A3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Kode for landskabets struktur</w:t>
            </w:r>
          </w:p>
        </w:tc>
        <w:tc>
          <w:tcPr>
            <w:tcW w:w="1182" w:type="dxa"/>
            <w:gridSpan w:val="2"/>
            <w:tcBorders>
              <w:top w:val="single" w:sz="4" w:space="0" w:color="auto"/>
              <w:left w:val="single" w:sz="4" w:space="0" w:color="auto"/>
              <w:bottom w:val="nil"/>
              <w:right w:val="single" w:sz="4" w:space="0" w:color="auto"/>
            </w:tcBorders>
            <w:shd w:val="clear" w:color="auto" w:fill="FFFFFF"/>
            <w:vAlign w:val="bottom"/>
          </w:tcPr>
          <w:p w14:paraId="400AAB6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Heltal</w:t>
            </w:r>
          </w:p>
        </w:tc>
        <w:tc>
          <w:tcPr>
            <w:tcW w:w="1369" w:type="dxa"/>
            <w:tcBorders>
              <w:top w:val="single" w:sz="4" w:space="0" w:color="auto"/>
              <w:left w:val="single" w:sz="4" w:space="0" w:color="auto"/>
              <w:bottom w:val="nil"/>
              <w:right w:val="single" w:sz="4" w:space="0" w:color="auto"/>
            </w:tcBorders>
            <w:shd w:val="clear" w:color="auto" w:fill="FFFFFF"/>
            <w:vAlign w:val="bottom"/>
          </w:tcPr>
          <w:p w14:paraId="745E4C7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0-9</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60A80DA0"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bottom"/>
          </w:tcPr>
          <w:p w14:paraId="2A1FAD5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1</w:t>
            </w:r>
          </w:p>
        </w:tc>
      </w:tr>
      <w:tr w:rsidR="00CB4BEB" w:rsidRPr="002D761A" w14:paraId="12759C6E" w14:textId="77777777" w:rsidTr="003C0924">
        <w:trPr>
          <w:trHeight w:hRule="exact" w:val="255"/>
        </w:trPr>
        <w:tc>
          <w:tcPr>
            <w:tcW w:w="2248" w:type="dxa"/>
            <w:tcBorders>
              <w:top w:val="single" w:sz="4" w:space="0" w:color="auto"/>
              <w:left w:val="single" w:sz="4" w:space="0" w:color="auto"/>
              <w:bottom w:val="nil"/>
              <w:right w:val="single" w:sz="4" w:space="0" w:color="auto"/>
            </w:tcBorders>
            <w:shd w:val="clear" w:color="auto" w:fill="99CCFF"/>
            <w:vAlign w:val="bottom"/>
          </w:tcPr>
          <w:p w14:paraId="49C84693"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s</w:t>
            </w:r>
            <w:r w:rsidRPr="00B96FDC">
              <w:rPr>
                <w:rFonts w:ascii="Trebuchet MS" w:hAnsi="Trebuchet MS" w:cs="Trebuchet MS"/>
                <w:sz w:val="18"/>
                <w:szCs w:val="18"/>
              </w:rPr>
              <w:t>truktur</w:t>
            </w:r>
          </w:p>
        </w:tc>
        <w:tc>
          <w:tcPr>
            <w:tcW w:w="4948" w:type="dxa"/>
            <w:tcBorders>
              <w:top w:val="single" w:sz="4" w:space="0" w:color="auto"/>
              <w:left w:val="single" w:sz="4" w:space="0" w:color="auto"/>
              <w:bottom w:val="nil"/>
              <w:right w:val="single" w:sz="4" w:space="0" w:color="auto"/>
            </w:tcBorders>
            <w:shd w:val="clear" w:color="auto" w:fill="99CCFF"/>
            <w:vAlign w:val="bottom"/>
          </w:tcPr>
          <w:p w14:paraId="23484C0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Landskabets struktur</w:t>
            </w:r>
          </w:p>
        </w:tc>
        <w:tc>
          <w:tcPr>
            <w:tcW w:w="1182" w:type="dxa"/>
            <w:gridSpan w:val="2"/>
            <w:tcBorders>
              <w:top w:val="single" w:sz="4" w:space="0" w:color="auto"/>
              <w:left w:val="single" w:sz="4" w:space="0" w:color="auto"/>
              <w:bottom w:val="nil"/>
              <w:right w:val="single" w:sz="4" w:space="0" w:color="auto"/>
            </w:tcBorders>
            <w:shd w:val="clear" w:color="auto" w:fill="99CCFF"/>
            <w:vAlign w:val="bottom"/>
          </w:tcPr>
          <w:p w14:paraId="279934C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w:t>
            </w:r>
          </w:p>
        </w:tc>
        <w:tc>
          <w:tcPr>
            <w:tcW w:w="1369" w:type="dxa"/>
            <w:tcBorders>
              <w:top w:val="single" w:sz="4" w:space="0" w:color="auto"/>
              <w:left w:val="single" w:sz="4" w:space="0" w:color="auto"/>
              <w:bottom w:val="nil"/>
              <w:right w:val="single" w:sz="4" w:space="0" w:color="auto"/>
            </w:tcBorders>
            <w:shd w:val="clear" w:color="auto" w:fill="99CCFF"/>
            <w:vAlign w:val="bottom"/>
          </w:tcPr>
          <w:p w14:paraId="3B89C14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0-20 tegn</w:t>
            </w:r>
          </w:p>
        </w:tc>
        <w:tc>
          <w:tcPr>
            <w:tcW w:w="1418" w:type="dxa"/>
            <w:tcBorders>
              <w:top w:val="single" w:sz="4" w:space="0" w:color="auto"/>
              <w:left w:val="single" w:sz="4" w:space="0" w:color="auto"/>
              <w:bottom w:val="nil"/>
              <w:right w:val="single" w:sz="4" w:space="0" w:color="auto"/>
            </w:tcBorders>
            <w:shd w:val="clear" w:color="auto" w:fill="99CCFF"/>
            <w:vAlign w:val="center"/>
          </w:tcPr>
          <w:p w14:paraId="2EC7BF18"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S</w:t>
            </w:r>
          </w:p>
        </w:tc>
        <w:tc>
          <w:tcPr>
            <w:tcW w:w="2551" w:type="dxa"/>
            <w:tcBorders>
              <w:top w:val="single" w:sz="4" w:space="0" w:color="auto"/>
              <w:left w:val="single" w:sz="4" w:space="0" w:color="auto"/>
              <w:bottom w:val="nil"/>
              <w:right w:val="single" w:sz="4" w:space="0" w:color="auto"/>
            </w:tcBorders>
            <w:shd w:val="clear" w:color="auto" w:fill="99CCFF"/>
            <w:vAlign w:val="bottom"/>
          </w:tcPr>
          <w:p w14:paraId="3FFAC57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Dominerende</w:t>
            </w:r>
          </w:p>
        </w:tc>
      </w:tr>
      <w:tr w:rsidR="00CB4BEB" w:rsidRPr="002D761A" w14:paraId="07E7AAFB" w14:textId="77777777" w:rsidTr="003C0924">
        <w:trPr>
          <w:trHeight w:hRule="exact" w:val="510"/>
        </w:trPr>
        <w:tc>
          <w:tcPr>
            <w:tcW w:w="2248" w:type="dxa"/>
            <w:tcBorders>
              <w:top w:val="single" w:sz="4" w:space="0" w:color="auto"/>
              <w:left w:val="single" w:sz="4" w:space="0" w:color="auto"/>
              <w:bottom w:val="nil"/>
              <w:right w:val="single" w:sz="4" w:space="0" w:color="auto"/>
            </w:tcBorders>
            <w:shd w:val="clear" w:color="auto" w:fill="D9D9D9"/>
            <w:vAlign w:val="center"/>
          </w:tcPr>
          <w:p w14:paraId="44FEDEA9" w14:textId="77777777" w:rsidR="00CB4BEB" w:rsidRPr="00B96FDC"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t>struktur_beskrivelse</w:t>
            </w:r>
            <w:proofErr w:type="spellEnd"/>
          </w:p>
        </w:tc>
        <w:tc>
          <w:tcPr>
            <w:tcW w:w="4948" w:type="dxa"/>
            <w:tcBorders>
              <w:top w:val="single" w:sz="4" w:space="0" w:color="auto"/>
              <w:left w:val="single" w:sz="4" w:space="0" w:color="auto"/>
              <w:bottom w:val="nil"/>
              <w:right w:val="single" w:sz="4" w:space="0" w:color="auto"/>
            </w:tcBorders>
            <w:shd w:val="clear" w:color="auto" w:fill="FFFFFF"/>
            <w:vAlign w:val="center"/>
          </w:tcPr>
          <w:p w14:paraId="00B0C3C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 de strukturgivende landskabselementer</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1854511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75B87D8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41B3BD81"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bottom"/>
          </w:tcPr>
          <w:p w14:paraId="2779D4D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Dalen med skrænterne og bevoksningen</w:t>
            </w:r>
          </w:p>
        </w:tc>
      </w:tr>
      <w:tr w:rsidR="00CB4BEB" w:rsidRPr="002D761A" w14:paraId="3B78102E" w14:textId="77777777" w:rsidTr="003C0924">
        <w:trPr>
          <w:trHeight w:hRule="exact" w:val="255"/>
        </w:trPr>
        <w:tc>
          <w:tcPr>
            <w:tcW w:w="2248" w:type="dxa"/>
            <w:tcBorders>
              <w:top w:val="single" w:sz="4" w:space="0" w:color="auto"/>
              <w:left w:val="single" w:sz="4" w:space="0" w:color="auto"/>
              <w:bottom w:val="nil"/>
              <w:right w:val="single" w:sz="4" w:space="0" w:color="auto"/>
            </w:tcBorders>
            <w:shd w:val="clear" w:color="auto" w:fill="D9D9D9"/>
            <w:vAlign w:val="bottom"/>
          </w:tcPr>
          <w:p w14:paraId="5D97155B" w14:textId="77777777" w:rsidR="00CB4BEB" w:rsidRPr="00B96FDC"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t>visuel_uro_kode</w:t>
            </w:r>
            <w:proofErr w:type="spellEnd"/>
          </w:p>
        </w:tc>
        <w:tc>
          <w:tcPr>
            <w:tcW w:w="4948" w:type="dxa"/>
            <w:tcBorders>
              <w:top w:val="single" w:sz="4" w:space="0" w:color="auto"/>
              <w:left w:val="single" w:sz="4" w:space="0" w:color="auto"/>
              <w:bottom w:val="nil"/>
              <w:right w:val="single" w:sz="4" w:space="0" w:color="auto"/>
            </w:tcBorders>
            <w:shd w:val="clear" w:color="auto" w:fill="FFFFFF"/>
            <w:vAlign w:val="bottom"/>
          </w:tcPr>
          <w:p w14:paraId="081B2A6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Kode for visuel uro i landskabet</w:t>
            </w:r>
          </w:p>
        </w:tc>
        <w:tc>
          <w:tcPr>
            <w:tcW w:w="1182" w:type="dxa"/>
            <w:gridSpan w:val="2"/>
            <w:tcBorders>
              <w:top w:val="single" w:sz="4" w:space="0" w:color="auto"/>
              <w:left w:val="single" w:sz="4" w:space="0" w:color="auto"/>
              <w:bottom w:val="nil"/>
              <w:right w:val="single" w:sz="4" w:space="0" w:color="auto"/>
            </w:tcBorders>
            <w:shd w:val="clear" w:color="auto" w:fill="FFFFFF"/>
            <w:vAlign w:val="bottom"/>
          </w:tcPr>
          <w:p w14:paraId="1536DCA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Heltal</w:t>
            </w:r>
          </w:p>
        </w:tc>
        <w:tc>
          <w:tcPr>
            <w:tcW w:w="1369" w:type="dxa"/>
            <w:tcBorders>
              <w:top w:val="single" w:sz="4" w:space="0" w:color="auto"/>
              <w:left w:val="single" w:sz="4" w:space="0" w:color="auto"/>
              <w:bottom w:val="nil"/>
              <w:right w:val="single" w:sz="4" w:space="0" w:color="auto"/>
            </w:tcBorders>
            <w:shd w:val="clear" w:color="auto" w:fill="FFFFFF"/>
            <w:vAlign w:val="bottom"/>
          </w:tcPr>
          <w:p w14:paraId="74BAE83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0-9</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416AD2F4"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bottom"/>
          </w:tcPr>
          <w:p w14:paraId="3A2BC02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3</w:t>
            </w:r>
          </w:p>
        </w:tc>
      </w:tr>
      <w:tr w:rsidR="00CB4BEB" w:rsidRPr="002D761A" w14:paraId="602E163D" w14:textId="77777777" w:rsidTr="003C0924">
        <w:trPr>
          <w:trHeight w:hRule="exact" w:val="255"/>
        </w:trPr>
        <w:tc>
          <w:tcPr>
            <w:tcW w:w="2248" w:type="dxa"/>
            <w:tcBorders>
              <w:top w:val="single" w:sz="4" w:space="0" w:color="auto"/>
              <w:left w:val="single" w:sz="4" w:space="0" w:color="auto"/>
              <w:bottom w:val="nil"/>
              <w:right w:val="single" w:sz="4" w:space="0" w:color="auto"/>
            </w:tcBorders>
            <w:shd w:val="clear" w:color="auto" w:fill="99CCFF"/>
            <w:vAlign w:val="bottom"/>
          </w:tcPr>
          <w:p w14:paraId="08119765" w14:textId="77777777" w:rsidR="00CB4BEB" w:rsidRPr="00B96FDC"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t>visuel_uro</w:t>
            </w:r>
            <w:proofErr w:type="spellEnd"/>
          </w:p>
        </w:tc>
        <w:tc>
          <w:tcPr>
            <w:tcW w:w="4948" w:type="dxa"/>
            <w:tcBorders>
              <w:top w:val="single" w:sz="4" w:space="0" w:color="auto"/>
              <w:left w:val="single" w:sz="4" w:space="0" w:color="auto"/>
              <w:bottom w:val="nil"/>
              <w:right w:val="single" w:sz="4" w:space="0" w:color="auto"/>
            </w:tcBorders>
            <w:shd w:val="clear" w:color="auto" w:fill="99CCFF"/>
            <w:vAlign w:val="bottom"/>
          </w:tcPr>
          <w:p w14:paraId="25E9B9A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Visuel uro i landskabet</w:t>
            </w:r>
          </w:p>
        </w:tc>
        <w:tc>
          <w:tcPr>
            <w:tcW w:w="1182" w:type="dxa"/>
            <w:gridSpan w:val="2"/>
            <w:tcBorders>
              <w:top w:val="single" w:sz="4" w:space="0" w:color="auto"/>
              <w:left w:val="single" w:sz="4" w:space="0" w:color="auto"/>
              <w:bottom w:val="nil"/>
              <w:right w:val="single" w:sz="4" w:space="0" w:color="auto"/>
            </w:tcBorders>
            <w:shd w:val="clear" w:color="auto" w:fill="99CCFF"/>
            <w:vAlign w:val="bottom"/>
          </w:tcPr>
          <w:p w14:paraId="128361A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99CCFF"/>
            <w:vAlign w:val="bottom"/>
          </w:tcPr>
          <w:p w14:paraId="5547244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 tegn</w:t>
            </w:r>
          </w:p>
        </w:tc>
        <w:tc>
          <w:tcPr>
            <w:tcW w:w="1418" w:type="dxa"/>
            <w:tcBorders>
              <w:top w:val="single" w:sz="4" w:space="0" w:color="auto"/>
              <w:left w:val="single" w:sz="4" w:space="0" w:color="auto"/>
              <w:bottom w:val="nil"/>
              <w:right w:val="single" w:sz="4" w:space="0" w:color="auto"/>
            </w:tcBorders>
            <w:shd w:val="clear" w:color="auto" w:fill="99CCFF"/>
            <w:vAlign w:val="center"/>
          </w:tcPr>
          <w:p w14:paraId="2547B05B"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S</w:t>
            </w:r>
          </w:p>
        </w:tc>
        <w:tc>
          <w:tcPr>
            <w:tcW w:w="2551" w:type="dxa"/>
            <w:tcBorders>
              <w:top w:val="single" w:sz="4" w:space="0" w:color="auto"/>
              <w:left w:val="single" w:sz="4" w:space="0" w:color="auto"/>
              <w:bottom w:val="nil"/>
              <w:right w:val="single" w:sz="4" w:space="0" w:color="auto"/>
            </w:tcBorders>
            <w:shd w:val="clear" w:color="auto" w:fill="99CCFF"/>
            <w:vAlign w:val="bottom"/>
          </w:tcPr>
          <w:p w14:paraId="4A45508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Roligt</w:t>
            </w:r>
          </w:p>
        </w:tc>
      </w:tr>
      <w:tr w:rsidR="00CB4BEB" w:rsidRPr="002D761A" w14:paraId="5DBBE80F" w14:textId="77777777" w:rsidTr="003C0924">
        <w:trPr>
          <w:trHeight w:hRule="exact" w:val="510"/>
        </w:trPr>
        <w:tc>
          <w:tcPr>
            <w:tcW w:w="2248" w:type="dxa"/>
            <w:tcBorders>
              <w:top w:val="single" w:sz="4" w:space="0" w:color="auto"/>
              <w:left w:val="single" w:sz="4" w:space="0" w:color="auto"/>
              <w:bottom w:val="nil"/>
              <w:right w:val="single" w:sz="4" w:space="0" w:color="auto"/>
            </w:tcBorders>
            <w:shd w:val="clear" w:color="auto" w:fill="D9D9D9"/>
            <w:vAlign w:val="center"/>
          </w:tcPr>
          <w:p w14:paraId="631816E6" w14:textId="77777777" w:rsidR="00CB4BEB" w:rsidRPr="00B96FDC"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t>visuel_uro_beskrivelse</w:t>
            </w:r>
            <w:proofErr w:type="spellEnd"/>
          </w:p>
        </w:tc>
        <w:tc>
          <w:tcPr>
            <w:tcW w:w="4948" w:type="dxa"/>
            <w:tcBorders>
              <w:top w:val="single" w:sz="4" w:space="0" w:color="auto"/>
              <w:left w:val="single" w:sz="4" w:space="0" w:color="auto"/>
              <w:bottom w:val="nil"/>
              <w:right w:val="single" w:sz="4" w:space="0" w:color="auto"/>
            </w:tcBorders>
            <w:shd w:val="clear" w:color="auto" w:fill="FFFFFF"/>
            <w:vAlign w:val="bottom"/>
          </w:tcPr>
          <w:p w14:paraId="2E334F3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Beskriv genstande i landskabet der er i bevægelse (biler, vindmøller m.v.) </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0173E7A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5689A06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78DB102A"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center"/>
          </w:tcPr>
          <w:p w14:paraId="07081FE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Ingen</w:t>
            </w:r>
          </w:p>
        </w:tc>
      </w:tr>
      <w:tr w:rsidR="00CB4BEB" w:rsidRPr="002D761A" w14:paraId="3ADDE98E" w14:textId="77777777" w:rsidTr="003C0924">
        <w:trPr>
          <w:trHeight w:hRule="exact" w:val="709"/>
        </w:trPr>
        <w:tc>
          <w:tcPr>
            <w:tcW w:w="2248" w:type="dxa"/>
            <w:tcBorders>
              <w:top w:val="single" w:sz="4" w:space="0" w:color="auto"/>
              <w:left w:val="single" w:sz="4" w:space="0" w:color="auto"/>
              <w:bottom w:val="nil"/>
              <w:right w:val="single" w:sz="4" w:space="0" w:color="auto"/>
            </w:tcBorders>
            <w:shd w:val="clear" w:color="auto" w:fill="D9D9D9"/>
            <w:vAlign w:val="center"/>
          </w:tcPr>
          <w:p w14:paraId="0CC261D1"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k</w:t>
            </w:r>
            <w:r w:rsidRPr="00B96FDC">
              <w:rPr>
                <w:rFonts w:ascii="Trebuchet MS" w:hAnsi="Trebuchet MS" w:cs="Trebuchet MS"/>
                <w:sz w:val="18"/>
                <w:szCs w:val="18"/>
              </w:rPr>
              <w:t>ystforhold</w:t>
            </w:r>
          </w:p>
        </w:tc>
        <w:tc>
          <w:tcPr>
            <w:tcW w:w="4948" w:type="dxa"/>
            <w:tcBorders>
              <w:top w:val="single" w:sz="4" w:space="0" w:color="auto"/>
              <w:left w:val="single" w:sz="4" w:space="0" w:color="auto"/>
              <w:bottom w:val="nil"/>
              <w:right w:val="single" w:sz="4" w:space="0" w:color="auto"/>
            </w:tcBorders>
            <w:shd w:val="clear" w:color="auto" w:fill="FFFFFF"/>
            <w:vAlign w:val="bottom"/>
          </w:tcPr>
          <w:p w14:paraId="182F44A7" w14:textId="0685653F"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Anvendes kun hvor det er nødvendigt. Beskrivelse af kystforland/Karakteristika for modstående kyster/Visuel sammenhæng på langs af kyst</w:t>
            </w:r>
            <w:r>
              <w:rPr>
                <w:rFonts w:ascii="Trebuchet MS" w:hAnsi="Trebuchet MS" w:cs="Trebuchet MS"/>
                <w:sz w:val="18"/>
                <w:szCs w:val="18"/>
              </w:rPr>
              <w:t>linje</w:t>
            </w:r>
            <w:r w:rsidRPr="00B96FDC">
              <w:rPr>
                <w:rFonts w:ascii="Trebuchet MS" w:hAnsi="Trebuchet MS" w:cs="Trebuchet MS"/>
                <w:sz w:val="18"/>
                <w:szCs w:val="18"/>
              </w:rPr>
              <w:t xml:space="preserve">n  </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6869773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310F237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2CD065B2"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center"/>
          </w:tcPr>
          <w:p w14:paraId="51DA32D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Uddrag af vejledning.pdf</w:t>
            </w:r>
          </w:p>
        </w:tc>
      </w:tr>
      <w:tr w:rsidR="00CB4BEB" w:rsidRPr="002D761A" w14:paraId="5B14A768" w14:textId="77777777" w:rsidTr="0074397D">
        <w:trPr>
          <w:trHeight w:hRule="exact" w:val="1220"/>
        </w:trPr>
        <w:tc>
          <w:tcPr>
            <w:tcW w:w="2248" w:type="dxa"/>
            <w:tcBorders>
              <w:top w:val="single" w:sz="4" w:space="0" w:color="auto"/>
              <w:left w:val="single" w:sz="4" w:space="0" w:color="auto"/>
              <w:bottom w:val="nil"/>
              <w:right w:val="single" w:sz="4" w:space="0" w:color="auto"/>
            </w:tcBorders>
            <w:shd w:val="clear" w:color="auto" w:fill="D9D9D9"/>
            <w:vAlign w:val="center"/>
          </w:tcPr>
          <w:p w14:paraId="6E55B8EF" w14:textId="77777777" w:rsidR="00CB4BEB" w:rsidRPr="00B96FDC" w:rsidRDefault="00CB4BEB" w:rsidP="003C0924">
            <w:pPr>
              <w:rPr>
                <w:rFonts w:ascii="Trebuchet MS" w:hAnsi="Trebuchet MS" w:cs="Trebuchet MS"/>
                <w:sz w:val="18"/>
                <w:szCs w:val="18"/>
              </w:rPr>
            </w:pPr>
            <w:r w:rsidRPr="0075001B">
              <w:rPr>
                <w:rFonts w:ascii="Trebuchet MS" w:hAnsi="Trebuchet MS" w:cs="Trebuchet MS"/>
                <w:sz w:val="18"/>
                <w:szCs w:val="18"/>
              </w:rPr>
              <w:lastRenderedPageBreak/>
              <w:t>oplevelse</w:t>
            </w:r>
          </w:p>
        </w:tc>
        <w:tc>
          <w:tcPr>
            <w:tcW w:w="4948" w:type="dxa"/>
            <w:tcBorders>
              <w:top w:val="single" w:sz="4" w:space="0" w:color="auto"/>
              <w:left w:val="single" w:sz="4" w:space="0" w:color="auto"/>
              <w:bottom w:val="nil"/>
              <w:right w:val="single" w:sz="4" w:space="0" w:color="auto"/>
            </w:tcBorders>
            <w:shd w:val="clear" w:color="auto" w:fill="FFFFFF"/>
            <w:vAlign w:val="bottom"/>
          </w:tcPr>
          <w:p w14:paraId="69A4AC8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 af oplevelsesrige delområder og enkeltelementer</w:t>
            </w:r>
          </w:p>
          <w:p w14:paraId="6D7C5D49" w14:textId="52B1DE22" w:rsidR="00CB4BEB" w:rsidRPr="00B96FDC" w:rsidRDefault="0074397D" w:rsidP="003C0924">
            <w:pPr>
              <w:rPr>
                <w:rFonts w:ascii="Trebuchet MS" w:hAnsi="Trebuchet MS" w:cs="Trebuchet MS"/>
                <w:sz w:val="18"/>
                <w:szCs w:val="18"/>
              </w:rPr>
            </w:pPr>
            <w:r>
              <w:rPr>
                <w:rFonts w:ascii="Trebuchet MS" w:hAnsi="Trebuchet MS" w:cs="Trebuchet MS"/>
                <w:sz w:val="18"/>
                <w:szCs w:val="18"/>
              </w:rPr>
              <w:t>Fx</w:t>
            </w:r>
            <w:r w:rsidR="00CB4BEB" w:rsidRPr="00B96FDC">
              <w:rPr>
                <w:rFonts w:ascii="Trebuchet MS" w:hAnsi="Trebuchet MS" w:cs="Trebuchet MS"/>
                <w:sz w:val="18"/>
                <w:szCs w:val="18"/>
              </w:rPr>
              <w:t xml:space="preserve"> Kulturhistoriske helheder, særligt samspil Natur/Kultur, markante udsigter, naturarealer osv</w:t>
            </w:r>
            <w:r>
              <w:rPr>
                <w:rFonts w:ascii="Trebuchet MS" w:hAnsi="Trebuchet MS" w:cs="Trebuchet MS"/>
                <w:sz w:val="18"/>
                <w:szCs w:val="18"/>
              </w:rPr>
              <w:t xml:space="preserve">. </w:t>
            </w:r>
            <w:r w:rsidR="00CB4BEB" w:rsidRPr="00B96FDC">
              <w:rPr>
                <w:rFonts w:ascii="Trebuchet MS" w:hAnsi="Trebuchet MS" w:cs="Trebuchet MS"/>
                <w:sz w:val="18"/>
                <w:szCs w:val="18"/>
              </w:rPr>
              <w:t>(</w:t>
            </w:r>
            <w:r>
              <w:rPr>
                <w:rFonts w:ascii="Trebuchet MS" w:hAnsi="Trebuchet MS" w:cs="Trebuchet MS"/>
                <w:sz w:val="18"/>
                <w:szCs w:val="18"/>
              </w:rPr>
              <w:t>s</w:t>
            </w:r>
            <w:r w:rsidR="00CB4BEB" w:rsidRPr="00B96FDC">
              <w:rPr>
                <w:rFonts w:ascii="Trebuchet MS" w:hAnsi="Trebuchet MS" w:cs="Trebuchet MS"/>
                <w:sz w:val="18"/>
                <w:szCs w:val="18"/>
              </w:rPr>
              <w:t>e analysekort)</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57139EF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26C68E3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2A4A08E7"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center"/>
          </w:tcPr>
          <w:p w14:paraId="75445F9B" w14:textId="787C387E" w:rsidR="00CB4BEB" w:rsidRPr="00B96FDC" w:rsidRDefault="00CB4BEB" w:rsidP="003C0924">
            <w:pPr>
              <w:rPr>
                <w:rFonts w:ascii="Trebuchet MS" w:hAnsi="Trebuchet MS" w:cs="Trebuchet MS"/>
                <w:sz w:val="18"/>
                <w:szCs w:val="18"/>
              </w:rPr>
            </w:pPr>
          </w:p>
        </w:tc>
      </w:tr>
      <w:tr w:rsidR="00CB4BEB" w:rsidRPr="002D761A" w14:paraId="7691C1B4" w14:textId="77777777" w:rsidTr="003C0924">
        <w:trPr>
          <w:trHeight w:hRule="exact" w:val="709"/>
        </w:trPr>
        <w:tc>
          <w:tcPr>
            <w:tcW w:w="2248" w:type="dxa"/>
            <w:tcBorders>
              <w:top w:val="single" w:sz="4" w:space="0" w:color="auto"/>
              <w:left w:val="single" w:sz="4" w:space="0" w:color="auto"/>
              <w:bottom w:val="single" w:sz="4" w:space="0" w:color="auto"/>
              <w:right w:val="single" w:sz="4" w:space="0" w:color="auto"/>
            </w:tcBorders>
            <w:shd w:val="clear" w:color="auto" w:fill="D9D9D9"/>
            <w:vAlign w:val="center"/>
          </w:tcPr>
          <w:p w14:paraId="4267226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analysekort</w:t>
            </w:r>
          </w:p>
        </w:tc>
        <w:tc>
          <w:tcPr>
            <w:tcW w:w="4948" w:type="dxa"/>
            <w:tcBorders>
              <w:top w:val="single" w:sz="4" w:space="0" w:color="auto"/>
              <w:left w:val="single" w:sz="4" w:space="0" w:color="auto"/>
              <w:bottom w:val="single" w:sz="4" w:space="0" w:color="auto"/>
              <w:right w:val="single" w:sz="4" w:space="0" w:color="auto"/>
            </w:tcBorders>
            <w:shd w:val="clear" w:color="auto" w:fill="FFFFFF"/>
            <w:vAlign w:val="bottom"/>
          </w:tcPr>
          <w:p w14:paraId="09A009F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Link til PDF af analysekort**, der beskriver rummelige/visuelle forhold. Særlige oplevelser som f.eks. markante udsigter</w:t>
            </w:r>
          </w:p>
        </w:tc>
        <w:tc>
          <w:tcPr>
            <w:tcW w:w="1182"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5BABDB5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single" w:sz="4" w:space="0" w:color="auto"/>
              <w:right w:val="single" w:sz="4" w:space="0" w:color="auto"/>
            </w:tcBorders>
            <w:shd w:val="clear" w:color="auto" w:fill="FFFFFF"/>
            <w:vAlign w:val="center"/>
          </w:tcPr>
          <w:p w14:paraId="6B0A8DC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0EEE81E3"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single" w:sz="4" w:space="0" w:color="auto"/>
              <w:right w:val="single" w:sz="4" w:space="0" w:color="auto"/>
            </w:tcBorders>
            <w:shd w:val="clear" w:color="auto" w:fill="FFFFFF"/>
            <w:vAlign w:val="center"/>
          </w:tcPr>
          <w:p w14:paraId="6EF98C8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xxx.pdf</w:t>
            </w:r>
          </w:p>
        </w:tc>
      </w:tr>
      <w:tr w:rsidR="00CB4BEB" w:rsidRPr="002D761A" w14:paraId="5B6101EC" w14:textId="77777777" w:rsidTr="003C0924">
        <w:trPr>
          <w:trHeight w:hRule="exact" w:val="255"/>
        </w:trPr>
        <w:tc>
          <w:tcPr>
            <w:tcW w:w="2248" w:type="dxa"/>
            <w:tcBorders>
              <w:top w:val="single" w:sz="4" w:space="0" w:color="auto"/>
              <w:left w:val="single" w:sz="4" w:space="0" w:color="auto"/>
              <w:bottom w:val="single" w:sz="4" w:space="0" w:color="auto"/>
              <w:right w:val="single" w:sz="4" w:space="0" w:color="auto"/>
            </w:tcBorders>
            <w:shd w:val="clear" w:color="auto" w:fill="97DDBA"/>
            <w:vAlign w:val="bottom"/>
          </w:tcPr>
          <w:p w14:paraId="50C1177E" w14:textId="77777777" w:rsidR="00CB4BEB" w:rsidRPr="00B96FDC"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t>link_reg_skema</w:t>
            </w:r>
            <w:proofErr w:type="spellEnd"/>
          </w:p>
        </w:tc>
        <w:tc>
          <w:tcPr>
            <w:tcW w:w="4948" w:type="dxa"/>
            <w:tcBorders>
              <w:top w:val="single" w:sz="4" w:space="0" w:color="auto"/>
              <w:left w:val="single" w:sz="4" w:space="0" w:color="auto"/>
              <w:bottom w:val="single" w:sz="4" w:space="0" w:color="auto"/>
              <w:right w:val="single" w:sz="4" w:space="0" w:color="auto"/>
            </w:tcBorders>
            <w:shd w:val="clear" w:color="auto" w:fill="97DDBA"/>
            <w:vAlign w:val="bottom"/>
          </w:tcPr>
          <w:p w14:paraId="1AAF156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Link til registreringsskema</w:t>
            </w:r>
          </w:p>
        </w:tc>
        <w:tc>
          <w:tcPr>
            <w:tcW w:w="1182"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49D558C7" w14:textId="77777777" w:rsidR="00CB4BEB" w:rsidRPr="000F2D92" w:rsidRDefault="00CB4BEB" w:rsidP="003C0924">
            <w:pPr>
              <w:rPr>
                <w:rFonts w:ascii="Trebuchet MS" w:hAnsi="Trebuchet MS" w:cs="Trebuchet MS"/>
                <w:sz w:val="18"/>
                <w:szCs w:val="18"/>
              </w:rPr>
            </w:pPr>
            <w:r w:rsidRPr="000F2D92">
              <w:rPr>
                <w:rFonts w:ascii="Trebuchet MS" w:hAnsi="Trebuchet MS" w:cs="Trebuchet MS"/>
                <w:sz w:val="18"/>
                <w:szCs w:val="18"/>
              </w:rPr>
              <w:t>Tekststreng</w:t>
            </w:r>
          </w:p>
        </w:tc>
        <w:tc>
          <w:tcPr>
            <w:tcW w:w="1369" w:type="dxa"/>
            <w:tcBorders>
              <w:top w:val="single" w:sz="4" w:space="0" w:color="auto"/>
              <w:left w:val="single" w:sz="4" w:space="0" w:color="auto"/>
              <w:bottom w:val="single" w:sz="4" w:space="0" w:color="auto"/>
              <w:right w:val="single" w:sz="4" w:space="0" w:color="auto"/>
            </w:tcBorders>
            <w:shd w:val="clear" w:color="auto" w:fill="97DDBA"/>
            <w:vAlign w:val="bottom"/>
          </w:tcPr>
          <w:p w14:paraId="18BB98E5" w14:textId="77777777" w:rsidR="00CB4BEB" w:rsidRPr="000F2D92" w:rsidRDefault="00CB4BEB" w:rsidP="003C0924">
            <w:pPr>
              <w:rPr>
                <w:rFonts w:ascii="Trebuchet MS" w:hAnsi="Trebuchet MS" w:cs="Trebuchet MS"/>
                <w:sz w:val="18"/>
                <w:szCs w:val="18"/>
              </w:rPr>
            </w:pPr>
            <w:r w:rsidRPr="000F2D92">
              <w:rPr>
                <w:rFonts w:ascii="Trebuchet MS" w:hAnsi="Trebuchet MS" w:cs="Trebuchet MS"/>
                <w:sz w:val="18"/>
                <w:szCs w:val="18"/>
              </w:rPr>
              <w:t>0-1024 tegn</w:t>
            </w:r>
          </w:p>
        </w:tc>
        <w:tc>
          <w:tcPr>
            <w:tcW w:w="1418" w:type="dxa"/>
            <w:tcBorders>
              <w:top w:val="single" w:sz="4" w:space="0" w:color="auto"/>
              <w:left w:val="single" w:sz="4" w:space="0" w:color="auto"/>
              <w:bottom w:val="single" w:sz="4" w:space="0" w:color="auto"/>
              <w:right w:val="single" w:sz="4" w:space="0" w:color="auto"/>
            </w:tcBorders>
            <w:shd w:val="clear" w:color="auto" w:fill="97DDBA"/>
            <w:vAlign w:val="center"/>
          </w:tcPr>
          <w:p w14:paraId="6FE5516B"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single" w:sz="4" w:space="0" w:color="auto"/>
              <w:right w:val="single" w:sz="4" w:space="0" w:color="auto"/>
            </w:tcBorders>
            <w:shd w:val="clear" w:color="auto" w:fill="97DDBA"/>
            <w:vAlign w:val="bottom"/>
          </w:tcPr>
          <w:p w14:paraId="4B7179F8" w14:textId="77777777" w:rsidR="00CB4BEB" w:rsidRPr="00B96FDC" w:rsidRDefault="00000000" w:rsidP="003C0924">
            <w:pPr>
              <w:rPr>
                <w:rFonts w:ascii="Trebuchet MS" w:hAnsi="Trebuchet MS" w:cs="Trebuchet MS"/>
                <w:sz w:val="18"/>
                <w:szCs w:val="18"/>
              </w:rPr>
            </w:pPr>
            <w:hyperlink r:id="rId64" w:history="1">
              <w:r w:rsidR="00CB4BEB" w:rsidRPr="00043B18">
                <w:rPr>
                  <w:rStyle w:val="Hyperlink"/>
                  <w:rFonts w:ascii="Trebuchet MS" w:hAnsi="Trebuchet MS" w:cs="Trebuchet MS"/>
                  <w:sz w:val="18"/>
                  <w:szCs w:val="18"/>
                </w:rPr>
                <w:t>http://www.link.dk/123</w:t>
              </w:r>
            </w:hyperlink>
          </w:p>
        </w:tc>
      </w:tr>
      <w:tr w:rsidR="00CB4BEB" w:rsidRPr="002D761A" w14:paraId="338F68DC" w14:textId="77777777" w:rsidTr="003C0924">
        <w:trPr>
          <w:trHeight w:hRule="exact" w:val="255"/>
        </w:trPr>
        <w:tc>
          <w:tcPr>
            <w:tcW w:w="2248" w:type="dxa"/>
            <w:tcBorders>
              <w:top w:val="single" w:sz="4" w:space="0" w:color="auto"/>
              <w:left w:val="single" w:sz="4" w:space="0" w:color="auto"/>
              <w:bottom w:val="nil"/>
              <w:right w:val="single" w:sz="4" w:space="0" w:color="auto"/>
            </w:tcBorders>
            <w:shd w:val="clear" w:color="auto" w:fill="97DDBA"/>
            <w:vAlign w:val="bottom"/>
          </w:tcPr>
          <w:p w14:paraId="3393AAFA" w14:textId="77777777" w:rsidR="00CB4BEB" w:rsidRPr="00B96FDC"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t>link_vejledning</w:t>
            </w:r>
            <w:proofErr w:type="spellEnd"/>
          </w:p>
        </w:tc>
        <w:tc>
          <w:tcPr>
            <w:tcW w:w="4948" w:type="dxa"/>
            <w:tcBorders>
              <w:top w:val="single" w:sz="4" w:space="0" w:color="auto"/>
              <w:left w:val="single" w:sz="4" w:space="0" w:color="auto"/>
              <w:bottom w:val="nil"/>
              <w:right w:val="single" w:sz="4" w:space="0" w:color="auto"/>
            </w:tcBorders>
            <w:shd w:val="clear" w:color="auto" w:fill="97DDBA"/>
            <w:vAlign w:val="bottom"/>
          </w:tcPr>
          <w:p w14:paraId="4313166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Link til PDF (MIM 2007, side 144-146 + 159-</w:t>
            </w:r>
            <w:proofErr w:type="gramStart"/>
            <w:r w:rsidRPr="00B96FDC">
              <w:rPr>
                <w:rFonts w:ascii="Trebuchet MS" w:hAnsi="Trebuchet MS" w:cs="Trebuchet MS"/>
                <w:sz w:val="18"/>
                <w:szCs w:val="18"/>
              </w:rPr>
              <w:t>160)*</w:t>
            </w:r>
            <w:proofErr w:type="gramEnd"/>
          </w:p>
        </w:tc>
        <w:tc>
          <w:tcPr>
            <w:tcW w:w="1182" w:type="dxa"/>
            <w:gridSpan w:val="2"/>
            <w:tcBorders>
              <w:top w:val="single" w:sz="4" w:space="0" w:color="auto"/>
              <w:left w:val="single" w:sz="4" w:space="0" w:color="auto"/>
              <w:bottom w:val="nil"/>
              <w:right w:val="single" w:sz="4" w:space="0" w:color="auto"/>
            </w:tcBorders>
            <w:shd w:val="clear" w:color="auto" w:fill="97DDBA"/>
            <w:vAlign w:val="bottom"/>
          </w:tcPr>
          <w:p w14:paraId="4E4F6899" w14:textId="77777777" w:rsidR="00CB4BEB" w:rsidRPr="000F2D92" w:rsidRDefault="00CB4BEB" w:rsidP="003C0924">
            <w:pPr>
              <w:rPr>
                <w:rFonts w:ascii="Trebuchet MS" w:hAnsi="Trebuchet MS" w:cs="Trebuchet MS"/>
                <w:sz w:val="18"/>
                <w:szCs w:val="18"/>
              </w:rPr>
            </w:pPr>
            <w:r w:rsidRPr="000F2D92">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97DDBA"/>
            <w:vAlign w:val="bottom"/>
          </w:tcPr>
          <w:p w14:paraId="576CA719" w14:textId="77777777" w:rsidR="00CB4BEB" w:rsidRPr="000F2D92" w:rsidRDefault="00CB4BEB" w:rsidP="003C0924">
            <w:pPr>
              <w:rPr>
                <w:rFonts w:ascii="Trebuchet MS" w:hAnsi="Trebuchet MS" w:cs="Trebuchet MS"/>
                <w:sz w:val="18"/>
                <w:szCs w:val="18"/>
              </w:rPr>
            </w:pPr>
            <w:r w:rsidRPr="000F2D92">
              <w:rPr>
                <w:rFonts w:ascii="Trebuchet MS" w:hAnsi="Trebuchet MS" w:cs="Trebuchet MS"/>
                <w:sz w:val="18"/>
                <w:szCs w:val="18"/>
              </w:rPr>
              <w:t>0-1024 tegn</w:t>
            </w:r>
          </w:p>
        </w:tc>
        <w:tc>
          <w:tcPr>
            <w:tcW w:w="1418" w:type="dxa"/>
            <w:tcBorders>
              <w:top w:val="single" w:sz="4" w:space="0" w:color="auto"/>
              <w:left w:val="single" w:sz="4" w:space="0" w:color="auto"/>
              <w:bottom w:val="nil"/>
              <w:right w:val="single" w:sz="4" w:space="0" w:color="auto"/>
            </w:tcBorders>
            <w:shd w:val="clear" w:color="auto" w:fill="97DDBA"/>
            <w:vAlign w:val="center"/>
          </w:tcPr>
          <w:p w14:paraId="7E534B09"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97DDBA"/>
            <w:vAlign w:val="bottom"/>
          </w:tcPr>
          <w:p w14:paraId="5C729A1E" w14:textId="77777777" w:rsidR="00CB4BEB" w:rsidRPr="00B96FDC" w:rsidRDefault="00000000" w:rsidP="003C0924">
            <w:pPr>
              <w:rPr>
                <w:rFonts w:ascii="Trebuchet MS" w:hAnsi="Trebuchet MS" w:cs="Trebuchet MS"/>
                <w:sz w:val="18"/>
                <w:szCs w:val="18"/>
              </w:rPr>
            </w:pPr>
            <w:hyperlink r:id="rId65" w:history="1">
              <w:r w:rsidR="00CB4BEB" w:rsidRPr="00043B18">
                <w:rPr>
                  <w:rStyle w:val="Hyperlink"/>
                  <w:rFonts w:ascii="Trebuchet MS" w:hAnsi="Trebuchet MS" w:cs="Trebuchet MS"/>
                  <w:sz w:val="18"/>
                  <w:szCs w:val="18"/>
                </w:rPr>
                <w:t>http://www.link.dk/123</w:t>
              </w:r>
            </w:hyperlink>
          </w:p>
        </w:tc>
      </w:tr>
      <w:tr w:rsidR="00CB4BEB" w:rsidRPr="002D761A" w14:paraId="6DFA4ACD" w14:textId="77777777" w:rsidTr="003C0924">
        <w:trPr>
          <w:trHeight w:hRule="exact" w:val="255"/>
        </w:trPr>
        <w:tc>
          <w:tcPr>
            <w:tcW w:w="2248" w:type="dxa"/>
            <w:tcBorders>
              <w:top w:val="single" w:sz="4" w:space="0" w:color="auto"/>
              <w:left w:val="single" w:sz="4" w:space="0" w:color="auto"/>
              <w:bottom w:val="single" w:sz="4" w:space="0" w:color="auto"/>
              <w:right w:val="single" w:sz="4" w:space="0" w:color="auto"/>
            </w:tcBorders>
            <w:shd w:val="clear" w:color="auto" w:fill="97DDBA"/>
            <w:vAlign w:val="bottom"/>
          </w:tcPr>
          <w:p w14:paraId="1FB6925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link</w:t>
            </w:r>
          </w:p>
        </w:tc>
        <w:tc>
          <w:tcPr>
            <w:tcW w:w="11468"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3A190C5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Felt defineret under: 4.1 Standardiserede felter til de temaspecifikke datamodeller</w:t>
            </w:r>
          </w:p>
        </w:tc>
      </w:tr>
      <w:tr w:rsidR="00CB4BEB" w:rsidRPr="002D761A" w14:paraId="4DF20271" w14:textId="77777777" w:rsidTr="003C0924">
        <w:trPr>
          <w:trHeight w:hRule="exact" w:val="255"/>
        </w:trPr>
        <w:tc>
          <w:tcPr>
            <w:tcW w:w="13716" w:type="dxa"/>
            <w:gridSpan w:val="7"/>
            <w:tcBorders>
              <w:top w:val="single" w:sz="4" w:space="0" w:color="auto"/>
              <w:left w:val="nil"/>
              <w:bottom w:val="nil"/>
              <w:right w:val="nil"/>
            </w:tcBorders>
            <w:shd w:val="clear" w:color="auto" w:fill="99CCFF"/>
            <w:vAlign w:val="bottom"/>
          </w:tcPr>
          <w:p w14:paraId="3614905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Felter markeret med blå er temaspecifikke opslagstabeller, der indeholder oversættelser af koder i andre felter.</w:t>
            </w:r>
          </w:p>
        </w:tc>
      </w:tr>
      <w:tr w:rsidR="00CB4BEB" w:rsidRPr="002D761A" w14:paraId="3D2596E3" w14:textId="77777777" w:rsidTr="003C0924">
        <w:trPr>
          <w:trHeight w:hRule="exact" w:val="255"/>
        </w:trPr>
        <w:tc>
          <w:tcPr>
            <w:tcW w:w="13716" w:type="dxa"/>
            <w:gridSpan w:val="7"/>
            <w:tcBorders>
              <w:top w:val="nil"/>
              <w:left w:val="nil"/>
              <w:bottom w:val="nil"/>
              <w:right w:val="nil"/>
            </w:tcBorders>
            <w:shd w:val="clear" w:color="auto" w:fill="97DDBA"/>
            <w:vAlign w:val="bottom"/>
          </w:tcPr>
          <w:p w14:paraId="585482A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Felter markeret med grøn er standardiserede temaspecifikke felter og opslagstabeller, der indeholder oversættelser af koder i andre felter.</w:t>
            </w:r>
          </w:p>
        </w:tc>
      </w:tr>
    </w:tbl>
    <w:p w14:paraId="661A6837" w14:textId="77777777" w:rsidR="00CB4BEB" w:rsidRPr="00D438A6" w:rsidRDefault="00CB4BEB" w:rsidP="00CB4BEB">
      <w:pPr>
        <w:pStyle w:val="Overskrift6"/>
        <w:rPr>
          <w:rFonts w:cs="Trebuchet MS"/>
          <w:b/>
          <w:bCs w:val="0"/>
          <w:sz w:val="19"/>
          <w:szCs w:val="19"/>
        </w:rPr>
      </w:pPr>
      <w:r w:rsidRPr="00D438A6">
        <w:rPr>
          <w:rFonts w:cs="Trebuchet MS"/>
          <w:bCs w:val="0"/>
          <w:sz w:val="19"/>
          <w:szCs w:val="19"/>
        </w:rPr>
        <w:t>** Det vil være optimalt med et rasterlag, hvor analysekortene blev oprettet/vist</w:t>
      </w:r>
    </w:p>
    <w:p w14:paraId="1E1CF973" w14:textId="77777777" w:rsidR="00CB4BEB" w:rsidRPr="00B96FDC" w:rsidRDefault="00CB4BEB" w:rsidP="00CB4BEB">
      <w:pPr>
        <w:pStyle w:val="Overskrift6"/>
      </w:pPr>
      <w:r>
        <w:t>5.13.</w:t>
      </w:r>
      <w:r w:rsidRPr="00B96FDC">
        <w:t xml:space="preserve">3.1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2D761A" w14:paraId="35A2D00C" w14:textId="77777777" w:rsidTr="003C0924">
        <w:trPr>
          <w:trHeight w:hRule="exact" w:val="510"/>
        </w:trPr>
        <w:tc>
          <w:tcPr>
            <w:tcW w:w="2235" w:type="dxa"/>
            <w:shd w:val="clear" w:color="auto" w:fill="D9D9D9"/>
            <w:vAlign w:val="bottom"/>
          </w:tcPr>
          <w:p w14:paraId="589A60BB"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Metadataelement</w:t>
            </w:r>
          </w:p>
        </w:tc>
        <w:tc>
          <w:tcPr>
            <w:tcW w:w="11340" w:type="dxa"/>
            <w:shd w:val="clear" w:color="auto" w:fill="D9D9D9"/>
            <w:vAlign w:val="bottom"/>
          </w:tcPr>
          <w:p w14:paraId="357DC95D"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Beskrivelse</w:t>
            </w:r>
          </w:p>
        </w:tc>
      </w:tr>
      <w:tr w:rsidR="00CB4BEB" w:rsidRPr="002D761A" w14:paraId="20523894" w14:textId="77777777" w:rsidTr="003C0924">
        <w:trPr>
          <w:trHeight w:hRule="exact" w:val="255"/>
        </w:trPr>
        <w:tc>
          <w:tcPr>
            <w:tcW w:w="2235" w:type="dxa"/>
            <w:shd w:val="clear" w:color="auto" w:fill="E0E0E0"/>
            <w:vAlign w:val="bottom"/>
          </w:tcPr>
          <w:p w14:paraId="42143F5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Temanavn</w:t>
            </w:r>
          </w:p>
        </w:tc>
        <w:tc>
          <w:tcPr>
            <w:tcW w:w="11340" w:type="dxa"/>
            <w:shd w:val="clear" w:color="auto" w:fill="FFFFFF"/>
            <w:vAlign w:val="bottom"/>
          </w:tcPr>
          <w:p w14:paraId="1DCEC46D" w14:textId="77777777" w:rsidR="00CB4BEB" w:rsidRPr="00B96FDC"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t>Landskabkarakteromraader</w:t>
            </w:r>
            <w:proofErr w:type="spellEnd"/>
          </w:p>
        </w:tc>
      </w:tr>
      <w:tr w:rsidR="00CB4BEB" w:rsidRPr="002D761A" w14:paraId="2C4578CF" w14:textId="77777777" w:rsidTr="003C0924">
        <w:trPr>
          <w:trHeight w:hRule="exact" w:val="255"/>
        </w:trPr>
        <w:tc>
          <w:tcPr>
            <w:tcW w:w="2235" w:type="dxa"/>
            <w:shd w:val="clear" w:color="auto" w:fill="E0E0E0"/>
            <w:vAlign w:val="bottom"/>
          </w:tcPr>
          <w:p w14:paraId="0D515B5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Temakode</w:t>
            </w:r>
          </w:p>
        </w:tc>
        <w:tc>
          <w:tcPr>
            <w:tcW w:w="11340" w:type="dxa"/>
            <w:shd w:val="clear" w:color="auto" w:fill="FFFFFF"/>
            <w:vAlign w:val="bottom"/>
          </w:tcPr>
          <w:p w14:paraId="0529B65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6</w:t>
            </w:r>
            <w:r>
              <w:rPr>
                <w:rFonts w:ascii="Trebuchet MS" w:hAnsi="Trebuchet MS" w:cs="Trebuchet MS"/>
                <w:sz w:val="18"/>
                <w:szCs w:val="18"/>
              </w:rPr>
              <w:t>2</w:t>
            </w:r>
            <w:r w:rsidRPr="00B96FDC">
              <w:rPr>
                <w:rFonts w:ascii="Trebuchet MS" w:hAnsi="Trebuchet MS" w:cs="Trebuchet MS"/>
                <w:sz w:val="18"/>
                <w:szCs w:val="18"/>
              </w:rPr>
              <w:t>02</w:t>
            </w:r>
          </w:p>
        </w:tc>
      </w:tr>
      <w:tr w:rsidR="00CB4BEB" w:rsidRPr="002D761A" w14:paraId="2B7C65D6" w14:textId="77777777" w:rsidTr="003C0924">
        <w:trPr>
          <w:trHeight w:hRule="exact" w:val="255"/>
        </w:trPr>
        <w:tc>
          <w:tcPr>
            <w:tcW w:w="2235" w:type="dxa"/>
            <w:shd w:val="clear" w:color="auto" w:fill="E0E0E0"/>
            <w:vAlign w:val="bottom"/>
          </w:tcPr>
          <w:p w14:paraId="0038561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Definition</w:t>
            </w:r>
          </w:p>
        </w:tc>
        <w:tc>
          <w:tcPr>
            <w:tcW w:w="11340" w:type="dxa"/>
            <w:shd w:val="clear" w:color="auto" w:fill="FFFFFF"/>
            <w:vAlign w:val="bottom"/>
          </w:tcPr>
          <w:p w14:paraId="0C4AC53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Områder der i landskabsanalyse er blevet bestemt/vurderet til en bestemt type </w:t>
            </w:r>
            <w:proofErr w:type="spellStart"/>
            <w:r w:rsidRPr="00B96FDC">
              <w:rPr>
                <w:rFonts w:ascii="Trebuchet MS" w:hAnsi="Trebuchet MS" w:cs="Trebuchet MS"/>
                <w:sz w:val="18"/>
                <w:szCs w:val="18"/>
              </w:rPr>
              <w:t>landskabkarakter</w:t>
            </w:r>
            <w:proofErr w:type="spellEnd"/>
            <w:r w:rsidRPr="00B96FDC">
              <w:rPr>
                <w:rFonts w:ascii="Trebuchet MS" w:hAnsi="Trebuchet MS" w:cs="Trebuchet MS"/>
                <w:sz w:val="18"/>
                <w:szCs w:val="18"/>
              </w:rPr>
              <w:t>. (Karakterområder)</w:t>
            </w:r>
          </w:p>
        </w:tc>
      </w:tr>
      <w:tr w:rsidR="00CB4BEB" w:rsidRPr="002D761A" w14:paraId="331D7C26" w14:textId="77777777" w:rsidTr="003C0924">
        <w:trPr>
          <w:trHeight w:hRule="exact" w:val="255"/>
        </w:trPr>
        <w:tc>
          <w:tcPr>
            <w:tcW w:w="2235" w:type="dxa"/>
            <w:shd w:val="clear" w:color="auto" w:fill="E0E0E0"/>
            <w:vAlign w:val="bottom"/>
          </w:tcPr>
          <w:p w14:paraId="5E5B93F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w:t>
            </w:r>
          </w:p>
        </w:tc>
        <w:tc>
          <w:tcPr>
            <w:tcW w:w="11340" w:type="dxa"/>
            <w:shd w:val="clear" w:color="auto" w:fill="FFFFFF"/>
            <w:vAlign w:val="bottom"/>
          </w:tcPr>
          <w:p w14:paraId="7A47E4B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Landskabsanalyse efter den danske udgave af landskabskaraktermetoden.</w:t>
            </w:r>
          </w:p>
        </w:tc>
      </w:tr>
      <w:tr w:rsidR="00CB4BEB" w:rsidRPr="002D761A" w14:paraId="31A0732A" w14:textId="77777777" w:rsidTr="003C0924">
        <w:trPr>
          <w:trHeight w:hRule="exact" w:val="510"/>
        </w:trPr>
        <w:tc>
          <w:tcPr>
            <w:tcW w:w="2235" w:type="dxa"/>
            <w:shd w:val="clear" w:color="auto" w:fill="E0E0E0"/>
            <w:vAlign w:val="bottom"/>
          </w:tcPr>
          <w:p w14:paraId="0D307E79" w14:textId="77777777" w:rsidR="00CB4BEB" w:rsidRPr="00B96FDC"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t>Formaal</w:t>
            </w:r>
            <w:proofErr w:type="spellEnd"/>
            <w:r w:rsidRPr="00B96FDC">
              <w:rPr>
                <w:rFonts w:ascii="Trebuchet MS" w:hAnsi="Trebuchet MS" w:cs="Trebuchet MS"/>
                <w:sz w:val="18"/>
                <w:szCs w:val="18"/>
              </w:rPr>
              <w:t xml:space="preserve"> </w:t>
            </w:r>
          </w:p>
        </w:tc>
        <w:tc>
          <w:tcPr>
            <w:tcW w:w="11340" w:type="dxa"/>
            <w:shd w:val="clear" w:color="auto" w:fill="FFFFFF"/>
            <w:vAlign w:val="bottom"/>
          </w:tcPr>
          <w:p w14:paraId="1870921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Landskabskarakteranalysen benyttes til planlægning og administration i det åbne land. (danner grundlag for særlige landskabsområder, udpeget i kommuneplanen).</w:t>
            </w:r>
          </w:p>
        </w:tc>
      </w:tr>
      <w:tr w:rsidR="00CB4BEB" w:rsidRPr="002D761A" w14:paraId="33A3B445" w14:textId="77777777" w:rsidTr="003C0924">
        <w:trPr>
          <w:trHeight w:hRule="exact" w:val="255"/>
        </w:trPr>
        <w:tc>
          <w:tcPr>
            <w:tcW w:w="2235" w:type="dxa"/>
            <w:shd w:val="clear" w:color="auto" w:fill="E0E0E0"/>
            <w:vAlign w:val="bottom"/>
          </w:tcPr>
          <w:p w14:paraId="736ED5B1" w14:textId="77777777" w:rsidR="00CB4BEB" w:rsidRPr="00B96FDC"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t>Noegleord_hovedgruppe</w:t>
            </w:r>
            <w:proofErr w:type="spellEnd"/>
          </w:p>
        </w:tc>
        <w:tc>
          <w:tcPr>
            <w:tcW w:w="11340" w:type="dxa"/>
            <w:shd w:val="clear" w:color="auto" w:fill="FFFFFF"/>
            <w:vAlign w:val="bottom"/>
          </w:tcPr>
          <w:p w14:paraId="7E08D36B" w14:textId="77777777" w:rsidR="00CB4BEB" w:rsidRPr="00B96FDC" w:rsidRDefault="00CB4BEB" w:rsidP="003C0924">
            <w:pPr>
              <w:rPr>
                <w:rFonts w:ascii="Trebuchet MS" w:hAnsi="Trebuchet MS" w:cs="Trebuchet MS"/>
                <w:sz w:val="18"/>
                <w:szCs w:val="18"/>
              </w:rPr>
            </w:pPr>
          </w:p>
        </w:tc>
      </w:tr>
      <w:tr w:rsidR="00CB4BEB" w:rsidRPr="002D761A" w14:paraId="648F7937" w14:textId="77777777" w:rsidTr="003C0924">
        <w:trPr>
          <w:trHeight w:hRule="exact" w:val="510"/>
        </w:trPr>
        <w:tc>
          <w:tcPr>
            <w:tcW w:w="2235" w:type="dxa"/>
            <w:shd w:val="clear" w:color="auto" w:fill="E0E0E0"/>
            <w:vAlign w:val="bottom"/>
          </w:tcPr>
          <w:p w14:paraId="2A479369" w14:textId="77777777" w:rsidR="00CB4BEB" w:rsidRPr="00B96FDC" w:rsidRDefault="00CB4BEB" w:rsidP="003C0924">
            <w:pPr>
              <w:rPr>
                <w:rFonts w:ascii="Trebuchet MS" w:hAnsi="Trebuchet MS" w:cs="Trebuchet MS"/>
                <w:sz w:val="18"/>
                <w:szCs w:val="18"/>
              </w:rPr>
            </w:pPr>
            <w:proofErr w:type="spellStart"/>
            <w:r>
              <w:rPr>
                <w:rFonts w:ascii="Trebuchet MS" w:hAnsi="Trebuchet MS" w:cs="Trebuchet MS"/>
                <w:sz w:val="18"/>
                <w:szCs w:val="18"/>
              </w:rPr>
              <w:t>No</w:t>
            </w:r>
            <w:r w:rsidRPr="000F2D92">
              <w:rPr>
                <w:rFonts w:ascii="Trebuchet MS" w:hAnsi="Trebuchet MS" w:cs="Trebuchet MS"/>
                <w:sz w:val="18"/>
                <w:szCs w:val="18"/>
              </w:rPr>
              <w:t>e</w:t>
            </w:r>
            <w:r>
              <w:rPr>
                <w:rFonts w:ascii="Trebuchet MS" w:hAnsi="Trebuchet MS" w:cs="Trebuchet MS"/>
                <w:sz w:val="18"/>
                <w:szCs w:val="18"/>
              </w:rPr>
              <w:t>gle</w:t>
            </w:r>
            <w:r w:rsidRPr="00B96FDC">
              <w:rPr>
                <w:rFonts w:ascii="Trebuchet MS" w:hAnsi="Trebuchet MS" w:cs="Trebuchet MS"/>
                <w:sz w:val="18"/>
                <w:szCs w:val="18"/>
              </w:rPr>
              <w:t>_ord</w:t>
            </w:r>
            <w:proofErr w:type="spellEnd"/>
          </w:p>
        </w:tc>
        <w:tc>
          <w:tcPr>
            <w:tcW w:w="11340" w:type="dxa"/>
            <w:shd w:val="clear" w:color="auto" w:fill="FFFFFF"/>
            <w:vAlign w:val="bottom"/>
          </w:tcPr>
          <w:p w14:paraId="16EEDC8B" w14:textId="331173C0" w:rsidR="00CB4BEB" w:rsidRPr="00B96FDC" w:rsidRDefault="00CB4BEB" w:rsidP="003C0924">
            <w:pPr>
              <w:autoSpaceDE w:val="0"/>
              <w:autoSpaceDN w:val="0"/>
              <w:adjustRightInd w:val="0"/>
              <w:rPr>
                <w:rFonts w:ascii="Trebuchet MS" w:hAnsi="Trebuchet MS" w:cs="Trebuchet MS"/>
                <w:sz w:val="18"/>
                <w:szCs w:val="18"/>
              </w:rPr>
            </w:pPr>
            <w:r w:rsidRPr="00B96FDC">
              <w:rPr>
                <w:rFonts w:ascii="Trebuchet MS" w:hAnsi="Trebuchet MS" w:cs="Trebuchet MS"/>
                <w:sz w:val="18"/>
                <w:szCs w:val="18"/>
              </w:rPr>
              <w:t>Landskabskarakter, karakterområder, Skala, Rumlig afgrænsning, kompleksitet, struktur, visuelle forhold, oplevelser, tidsdybde, nøglefunktion</w:t>
            </w:r>
          </w:p>
        </w:tc>
      </w:tr>
      <w:tr w:rsidR="00CB4BEB" w:rsidRPr="002D761A" w14:paraId="08ADF5BC" w14:textId="77777777" w:rsidTr="003C0924">
        <w:trPr>
          <w:trHeight w:hRule="exact" w:val="255"/>
        </w:trPr>
        <w:tc>
          <w:tcPr>
            <w:tcW w:w="2235" w:type="dxa"/>
            <w:shd w:val="clear" w:color="auto" w:fill="E0E0E0"/>
            <w:vAlign w:val="bottom"/>
          </w:tcPr>
          <w:p w14:paraId="6F2A201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Geometri type</w:t>
            </w:r>
          </w:p>
        </w:tc>
        <w:tc>
          <w:tcPr>
            <w:tcW w:w="11340" w:type="dxa"/>
            <w:shd w:val="clear" w:color="auto" w:fill="FFFFFF"/>
            <w:vAlign w:val="bottom"/>
          </w:tcPr>
          <w:p w14:paraId="3E1D64B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Flade</w:t>
            </w:r>
          </w:p>
        </w:tc>
      </w:tr>
      <w:tr w:rsidR="00CB4BEB" w:rsidRPr="002D761A" w14:paraId="63658693" w14:textId="77777777" w:rsidTr="003C0924">
        <w:trPr>
          <w:trHeight w:hRule="exact" w:val="255"/>
        </w:trPr>
        <w:tc>
          <w:tcPr>
            <w:tcW w:w="2235" w:type="dxa"/>
            <w:shd w:val="clear" w:color="auto" w:fill="E0E0E0"/>
            <w:vAlign w:val="bottom"/>
          </w:tcPr>
          <w:p w14:paraId="14B8EFB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Lovgrundlag</w:t>
            </w:r>
          </w:p>
        </w:tc>
        <w:tc>
          <w:tcPr>
            <w:tcW w:w="11340" w:type="dxa"/>
            <w:shd w:val="clear" w:color="auto" w:fill="FFFFFF"/>
            <w:vAlign w:val="bottom"/>
          </w:tcPr>
          <w:p w14:paraId="15CFE3D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Landskabskarakter metoden er anbefalet af Miljøministeriet</w:t>
            </w:r>
          </w:p>
        </w:tc>
      </w:tr>
      <w:tr w:rsidR="00CB4BEB" w:rsidRPr="00E5718A" w14:paraId="25A776B1" w14:textId="77777777" w:rsidTr="003C0924">
        <w:trPr>
          <w:trHeight w:hRule="exact" w:val="255"/>
        </w:trPr>
        <w:tc>
          <w:tcPr>
            <w:tcW w:w="2235" w:type="dxa"/>
            <w:shd w:val="clear" w:color="auto" w:fill="E0E0E0"/>
            <w:vAlign w:val="bottom"/>
          </w:tcPr>
          <w:p w14:paraId="48E8A7D1" w14:textId="77777777" w:rsidR="00CB4BEB" w:rsidRPr="00E6255A" w:rsidRDefault="00CB4BEB" w:rsidP="003C0924">
            <w:pPr>
              <w:rPr>
                <w:rFonts w:ascii="Trebuchet MS" w:hAnsi="Trebuchet MS" w:cs="Trebuchet MS"/>
                <w:sz w:val="18"/>
                <w:szCs w:val="18"/>
              </w:rPr>
            </w:pPr>
            <w:proofErr w:type="spellStart"/>
            <w:r w:rsidRPr="00E6255A">
              <w:rPr>
                <w:rFonts w:ascii="Trebuchet MS" w:hAnsi="Trebuchet MS" w:cs="Trebuchet MS"/>
                <w:sz w:val="18"/>
                <w:szCs w:val="18"/>
              </w:rPr>
              <w:t>KLE_koder</w:t>
            </w:r>
            <w:proofErr w:type="spellEnd"/>
          </w:p>
        </w:tc>
        <w:tc>
          <w:tcPr>
            <w:tcW w:w="11340" w:type="dxa"/>
            <w:shd w:val="clear" w:color="auto" w:fill="FFFFFF"/>
            <w:vAlign w:val="bottom"/>
          </w:tcPr>
          <w:p w14:paraId="207AE4C7" w14:textId="77777777" w:rsidR="00CB4BEB" w:rsidRPr="00E6255A" w:rsidRDefault="00CB4BEB" w:rsidP="003C0924">
            <w:pPr>
              <w:rPr>
                <w:rFonts w:ascii="Trebuchet MS" w:hAnsi="Trebuchet MS" w:cs="Trebuchet MS"/>
                <w:sz w:val="18"/>
                <w:szCs w:val="18"/>
              </w:rPr>
            </w:pPr>
            <w:r w:rsidRPr="0074397D">
              <w:rPr>
                <w:rFonts w:ascii="Trebuchet MS" w:hAnsi="Trebuchet MS" w:cs="Trebuchet MS"/>
                <w:sz w:val="18"/>
                <w:szCs w:val="18"/>
              </w:rPr>
              <w:t>01.02.03, 01.02.15</w:t>
            </w:r>
          </w:p>
        </w:tc>
      </w:tr>
    </w:tbl>
    <w:p w14:paraId="24813A52" w14:textId="77777777" w:rsidR="00CB4BEB" w:rsidRPr="00B96FDC" w:rsidRDefault="00CB4BEB" w:rsidP="00CB4BEB">
      <w:pPr>
        <w:pStyle w:val="Overskrift6"/>
      </w:pPr>
      <w:r>
        <w:br w:type="page"/>
      </w:r>
      <w:r>
        <w:lastRenderedPageBreak/>
        <w:t>5.13.</w:t>
      </w:r>
      <w:r w:rsidRPr="00B96FDC">
        <w:t>3.2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2"/>
        <w:gridCol w:w="10564"/>
      </w:tblGrid>
      <w:tr w:rsidR="00CB4BEB" w:rsidRPr="002D761A" w14:paraId="44B797F6" w14:textId="77777777" w:rsidTr="003C0924">
        <w:trPr>
          <w:trHeight w:hRule="exact" w:val="255"/>
        </w:trPr>
        <w:tc>
          <w:tcPr>
            <w:tcW w:w="4503" w:type="dxa"/>
            <w:shd w:val="clear" w:color="auto" w:fill="D9D9D9"/>
            <w:vAlign w:val="bottom"/>
          </w:tcPr>
          <w:p w14:paraId="0CA72359"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Emne</w:t>
            </w:r>
          </w:p>
        </w:tc>
        <w:tc>
          <w:tcPr>
            <w:tcW w:w="9149" w:type="dxa"/>
            <w:shd w:val="clear" w:color="auto" w:fill="D9D9D9"/>
            <w:vAlign w:val="bottom"/>
          </w:tcPr>
          <w:p w14:paraId="0303D2B8"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Beskrivelse</w:t>
            </w:r>
          </w:p>
        </w:tc>
      </w:tr>
      <w:tr w:rsidR="00CB4BEB" w:rsidRPr="002D761A" w14:paraId="35F38A2F" w14:textId="77777777" w:rsidTr="003C0924">
        <w:trPr>
          <w:trHeight w:hRule="exact" w:val="510"/>
        </w:trPr>
        <w:tc>
          <w:tcPr>
            <w:tcW w:w="4503" w:type="dxa"/>
            <w:shd w:val="clear" w:color="auto" w:fill="E0E0E0"/>
            <w:vAlign w:val="center"/>
          </w:tcPr>
          <w:p w14:paraId="524D9E4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Registreringsinstruks</w:t>
            </w:r>
          </w:p>
        </w:tc>
        <w:tc>
          <w:tcPr>
            <w:tcW w:w="9149" w:type="dxa"/>
            <w:shd w:val="clear" w:color="auto" w:fill="FFFFFF"/>
            <w:vAlign w:val="bottom"/>
          </w:tcPr>
          <w:p w14:paraId="06BDAF1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Der henvises til: http://www.naturstyrelsen.dk/Planlaegning/Planlaegning_i_det_aabne_land/Landskabsinteresser/Landskabskaraktermetoden/</w:t>
            </w:r>
          </w:p>
        </w:tc>
      </w:tr>
      <w:tr w:rsidR="00CB4BEB" w:rsidRPr="002D761A" w14:paraId="56C3964A" w14:textId="77777777" w:rsidTr="003C0924">
        <w:trPr>
          <w:trHeight w:hRule="exact" w:val="255"/>
        </w:trPr>
        <w:tc>
          <w:tcPr>
            <w:tcW w:w="4503" w:type="dxa"/>
            <w:shd w:val="clear" w:color="auto" w:fill="E0E0E0"/>
            <w:vAlign w:val="bottom"/>
          </w:tcPr>
          <w:p w14:paraId="5B08EBB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Klassificering/opdeling</w:t>
            </w:r>
          </w:p>
        </w:tc>
        <w:tc>
          <w:tcPr>
            <w:tcW w:w="9149" w:type="dxa"/>
            <w:shd w:val="clear" w:color="auto" w:fill="FFFFFF"/>
            <w:vAlign w:val="bottom"/>
          </w:tcPr>
          <w:p w14:paraId="00479FA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Inddeling af karakterområder efter metoden der er benyttet i landskabsanalysen.</w:t>
            </w:r>
          </w:p>
        </w:tc>
      </w:tr>
      <w:tr w:rsidR="00CB4BEB" w:rsidRPr="002D761A" w14:paraId="3BFE3BC5" w14:textId="77777777" w:rsidTr="003C0924">
        <w:trPr>
          <w:trHeight w:hRule="exact" w:val="255"/>
        </w:trPr>
        <w:tc>
          <w:tcPr>
            <w:tcW w:w="4503" w:type="dxa"/>
            <w:shd w:val="clear" w:color="auto" w:fill="E0E0E0"/>
            <w:vAlign w:val="bottom"/>
          </w:tcPr>
          <w:p w14:paraId="2869749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Minimum størrelser for objekt</w:t>
            </w:r>
          </w:p>
        </w:tc>
        <w:tc>
          <w:tcPr>
            <w:tcW w:w="9149" w:type="dxa"/>
            <w:shd w:val="clear" w:color="auto" w:fill="FFFFFF"/>
            <w:vAlign w:val="bottom"/>
          </w:tcPr>
          <w:p w14:paraId="70A9C52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 ha</w:t>
            </w:r>
          </w:p>
        </w:tc>
      </w:tr>
      <w:tr w:rsidR="00CB4BEB" w:rsidRPr="002D761A" w14:paraId="6515A5B6" w14:textId="77777777" w:rsidTr="003C0924">
        <w:trPr>
          <w:trHeight w:hRule="exact" w:val="255"/>
        </w:trPr>
        <w:tc>
          <w:tcPr>
            <w:tcW w:w="4503" w:type="dxa"/>
            <w:shd w:val="clear" w:color="auto" w:fill="E0E0E0"/>
            <w:vAlign w:val="bottom"/>
          </w:tcPr>
          <w:p w14:paraId="2347C81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Entydige objekter</w:t>
            </w:r>
          </w:p>
        </w:tc>
        <w:tc>
          <w:tcPr>
            <w:tcW w:w="9149" w:type="dxa"/>
            <w:shd w:val="clear" w:color="auto" w:fill="FFFFFF"/>
            <w:vAlign w:val="bottom"/>
          </w:tcPr>
          <w:p w14:paraId="13D4C852" w14:textId="77777777" w:rsidR="00CB4BEB" w:rsidRPr="00B96FDC" w:rsidRDefault="00CB4BEB" w:rsidP="003C0924">
            <w:pPr>
              <w:rPr>
                <w:rFonts w:ascii="Trebuchet MS" w:hAnsi="Trebuchet MS" w:cs="Trebuchet MS"/>
                <w:sz w:val="18"/>
                <w:szCs w:val="18"/>
              </w:rPr>
            </w:pPr>
          </w:p>
        </w:tc>
      </w:tr>
      <w:tr w:rsidR="00CB4BEB" w:rsidRPr="002D761A" w14:paraId="338C7725" w14:textId="77777777" w:rsidTr="003C0924">
        <w:trPr>
          <w:trHeight w:hRule="exact" w:val="510"/>
        </w:trPr>
        <w:tc>
          <w:tcPr>
            <w:tcW w:w="4503" w:type="dxa"/>
            <w:shd w:val="clear" w:color="auto" w:fill="E0E0E0"/>
            <w:vAlign w:val="bottom"/>
          </w:tcPr>
          <w:p w14:paraId="0A83329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Geometrisk konsistens mellem objekter</w:t>
            </w:r>
          </w:p>
        </w:tc>
        <w:tc>
          <w:tcPr>
            <w:tcW w:w="9149" w:type="dxa"/>
            <w:shd w:val="clear" w:color="auto" w:fill="FFFFFF"/>
            <w:vAlign w:val="bottom"/>
          </w:tcPr>
          <w:p w14:paraId="6638FE9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Snap mellem fladerne, så der ikke forekommer huller eller overlap.</w:t>
            </w:r>
          </w:p>
        </w:tc>
      </w:tr>
      <w:tr w:rsidR="00CB4BEB" w:rsidRPr="002D761A" w14:paraId="1007ECD1" w14:textId="77777777" w:rsidTr="003C0924">
        <w:trPr>
          <w:trHeight w:hRule="exact" w:val="510"/>
        </w:trPr>
        <w:tc>
          <w:tcPr>
            <w:tcW w:w="4503" w:type="dxa"/>
            <w:shd w:val="clear" w:color="auto" w:fill="E0E0E0"/>
            <w:vAlign w:val="bottom"/>
          </w:tcPr>
          <w:p w14:paraId="2EC3A36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Geometrisk konsistens med objekter i andre datasæt</w:t>
            </w:r>
          </w:p>
        </w:tc>
        <w:tc>
          <w:tcPr>
            <w:tcW w:w="9149" w:type="dxa"/>
            <w:shd w:val="clear" w:color="auto" w:fill="FFFFFF"/>
            <w:vAlign w:val="bottom"/>
          </w:tcPr>
          <w:p w14:paraId="22617666" w14:textId="77777777" w:rsidR="00CB4BEB" w:rsidRPr="00B96FDC" w:rsidRDefault="00CB4BEB" w:rsidP="003C0924">
            <w:pPr>
              <w:rPr>
                <w:rFonts w:ascii="Trebuchet MS" w:hAnsi="Trebuchet MS" w:cs="Trebuchet MS"/>
                <w:sz w:val="18"/>
                <w:szCs w:val="18"/>
              </w:rPr>
            </w:pPr>
            <w:r w:rsidRPr="00AD5096">
              <w:rPr>
                <w:rFonts w:ascii="Trebuchet MS" w:hAnsi="Trebuchet MS" w:cs="Trebuchet MS"/>
                <w:sz w:val="18"/>
                <w:szCs w:val="18"/>
              </w:rPr>
              <w:t>Landskabskaraktervurderinger (6203)</w:t>
            </w:r>
          </w:p>
        </w:tc>
      </w:tr>
    </w:tbl>
    <w:p w14:paraId="1B14C586" w14:textId="77777777" w:rsidR="00CB4BEB" w:rsidRPr="00B96FDC" w:rsidRDefault="00CB4BEB" w:rsidP="00CB4BEB">
      <w:pPr>
        <w:pStyle w:val="Overskrift6"/>
      </w:pPr>
      <w:r>
        <w:t>5.13.</w:t>
      </w:r>
      <w:r w:rsidRPr="00B96FDC">
        <w:t>3.3 Kodelister</w:t>
      </w:r>
    </w:p>
    <w:p w14:paraId="06EA76FB" w14:textId="77777777" w:rsidR="00CB4BEB" w:rsidRPr="00D438A6" w:rsidRDefault="00CB4BEB" w:rsidP="00CB4BEB">
      <w:pPr>
        <w:autoSpaceDE w:val="0"/>
        <w:autoSpaceDN w:val="0"/>
        <w:adjustRightInd w:val="0"/>
        <w:rPr>
          <w:rFonts w:ascii="Trebuchet MS" w:hAnsi="Trebuchet MS" w:cs="Trebuchet MS"/>
          <w:sz w:val="19"/>
          <w:szCs w:val="19"/>
        </w:rPr>
      </w:pPr>
      <w:r w:rsidRPr="00D438A6">
        <w:rPr>
          <w:rFonts w:ascii="Trebuchet MS" w:hAnsi="Trebuchet MS" w:cs="Trebuchet MS"/>
          <w:sz w:val="19"/>
          <w:szCs w:val="19"/>
        </w:rPr>
        <w:t>Kodelisterne fungerer som oversættelser mellem anvendte kodeværdier og de matchende forklarende tekster.</w:t>
      </w:r>
    </w:p>
    <w:p w14:paraId="6BE331BB" w14:textId="77777777" w:rsidR="00CB4BEB" w:rsidRPr="00B96FDC" w:rsidRDefault="00CB4BEB" w:rsidP="00CB4BEB">
      <w:pPr>
        <w:pStyle w:val="Overskrift7"/>
        <w:rPr>
          <w:b/>
        </w:rPr>
      </w:pPr>
      <w:r>
        <w:rPr>
          <w:b/>
        </w:rPr>
        <w:t>5.13.</w:t>
      </w:r>
      <w:r w:rsidRPr="00B96FDC">
        <w:rPr>
          <w:b/>
        </w:rPr>
        <w:t>3.3.1   6</w:t>
      </w:r>
      <w:r>
        <w:rPr>
          <w:b/>
        </w:rPr>
        <w:t>2</w:t>
      </w:r>
      <w:r w:rsidRPr="00B96FDC">
        <w:rPr>
          <w:b/>
        </w:rPr>
        <w:t>02 Skala</w:t>
      </w:r>
      <w:r w:rsidRPr="00B96FDC">
        <w:rPr>
          <w:rStyle w:val="TypografiOverskrift4BrugerdefineretfarveRGB0Tegn"/>
        </w:rPr>
        <w:t xml:space="preserve"> </w:t>
      </w:r>
      <w:r w:rsidRPr="00B96FDC">
        <w:rPr>
          <w:b/>
        </w:rPr>
        <w:t>(</w:t>
      </w:r>
      <w:r w:rsidRPr="004D056C">
        <w:t>d_6202_skala</w:t>
      </w:r>
      <w:r w:rsidRPr="00B96FDC">
        <w:rPr>
          <w: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4"/>
        <w:gridCol w:w="1283"/>
        <w:gridCol w:w="1177"/>
        <w:gridCol w:w="5455"/>
      </w:tblGrid>
      <w:tr w:rsidR="00CB4BEB" w:rsidRPr="002D761A" w14:paraId="507D4AD4" w14:textId="77777777" w:rsidTr="003C0924">
        <w:trPr>
          <w:trHeight w:hRule="exact" w:val="255"/>
        </w:trPr>
        <w:tc>
          <w:tcPr>
            <w:tcW w:w="1334" w:type="dxa"/>
            <w:tcBorders>
              <w:bottom w:val="single" w:sz="4" w:space="0" w:color="auto"/>
            </w:tcBorders>
            <w:shd w:val="clear" w:color="auto" w:fill="D9D9D9"/>
            <w:vAlign w:val="bottom"/>
          </w:tcPr>
          <w:p w14:paraId="05F7B5C5" w14:textId="77777777" w:rsidR="00CB4BEB" w:rsidRPr="00B96FDC" w:rsidRDefault="00CB4BEB" w:rsidP="003C0924">
            <w:pPr>
              <w:rPr>
                <w:rFonts w:ascii="Trebuchet MS" w:hAnsi="Trebuchet MS" w:cs="Trebuchet MS"/>
                <w:b/>
                <w:sz w:val="18"/>
                <w:szCs w:val="18"/>
              </w:rPr>
            </w:pPr>
            <w:proofErr w:type="spellStart"/>
            <w:r>
              <w:rPr>
                <w:rFonts w:ascii="Trebuchet MS" w:hAnsi="Trebuchet MS" w:cs="Trebuchet MS"/>
                <w:b/>
                <w:sz w:val="18"/>
                <w:szCs w:val="18"/>
              </w:rPr>
              <w:t>s</w:t>
            </w:r>
            <w:r w:rsidRPr="00B96FDC">
              <w:rPr>
                <w:rFonts w:ascii="Trebuchet MS" w:hAnsi="Trebuchet MS" w:cs="Trebuchet MS"/>
                <w:b/>
                <w:sz w:val="18"/>
                <w:szCs w:val="18"/>
              </w:rPr>
              <w:t>kala_kode</w:t>
            </w:r>
            <w:proofErr w:type="spellEnd"/>
          </w:p>
        </w:tc>
        <w:tc>
          <w:tcPr>
            <w:tcW w:w="1283" w:type="dxa"/>
            <w:tcBorders>
              <w:bottom w:val="single" w:sz="4" w:space="0" w:color="auto"/>
            </w:tcBorders>
            <w:shd w:val="clear" w:color="auto" w:fill="D9D9D9"/>
            <w:vAlign w:val="bottom"/>
          </w:tcPr>
          <w:p w14:paraId="0B04EA29"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skala</w:t>
            </w:r>
          </w:p>
        </w:tc>
        <w:tc>
          <w:tcPr>
            <w:tcW w:w="1177" w:type="dxa"/>
            <w:tcBorders>
              <w:bottom w:val="single" w:sz="4" w:space="0" w:color="auto"/>
            </w:tcBorders>
            <w:shd w:val="clear" w:color="auto" w:fill="D9D9D9"/>
            <w:vAlign w:val="bottom"/>
          </w:tcPr>
          <w:p w14:paraId="5697E515" w14:textId="77777777" w:rsidR="00CB4BEB" w:rsidRPr="003A52C1" w:rsidRDefault="00CB4BEB" w:rsidP="003C0924">
            <w:pPr>
              <w:rPr>
                <w:rFonts w:ascii="Trebuchet MS" w:hAnsi="Trebuchet MS" w:cs="Trebuchet MS"/>
                <w:b/>
                <w:sz w:val="18"/>
                <w:szCs w:val="18"/>
              </w:rPr>
            </w:pPr>
            <w:r w:rsidRPr="0075001B">
              <w:rPr>
                <w:rFonts w:ascii="Trebuchet MS" w:hAnsi="Trebuchet MS" w:cs="Trebuchet MS"/>
                <w:b/>
                <w:sz w:val="18"/>
                <w:szCs w:val="18"/>
              </w:rPr>
              <w:t>aktiv</w:t>
            </w:r>
          </w:p>
        </w:tc>
        <w:tc>
          <w:tcPr>
            <w:tcW w:w="5455" w:type="dxa"/>
            <w:tcBorders>
              <w:bottom w:val="single" w:sz="4" w:space="0" w:color="auto"/>
            </w:tcBorders>
            <w:shd w:val="clear" w:color="auto" w:fill="D9D9D9"/>
            <w:vAlign w:val="bottom"/>
          </w:tcPr>
          <w:p w14:paraId="1C3C4DB1"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Begrebsdefinition</w:t>
            </w:r>
          </w:p>
        </w:tc>
      </w:tr>
      <w:tr w:rsidR="00CB4BEB" w:rsidRPr="002D761A" w14:paraId="0196EAFB" w14:textId="77777777" w:rsidTr="003C0924">
        <w:trPr>
          <w:trHeight w:hRule="exact" w:val="255"/>
        </w:trPr>
        <w:tc>
          <w:tcPr>
            <w:tcW w:w="1334" w:type="dxa"/>
            <w:tcBorders>
              <w:top w:val="single" w:sz="4" w:space="0" w:color="auto"/>
              <w:left w:val="single" w:sz="4" w:space="0" w:color="auto"/>
              <w:bottom w:val="single" w:sz="4" w:space="0" w:color="auto"/>
              <w:right w:val="single" w:sz="4" w:space="0" w:color="auto"/>
            </w:tcBorders>
            <w:shd w:val="clear" w:color="auto" w:fill="D9D9D9"/>
            <w:vAlign w:val="bottom"/>
          </w:tcPr>
          <w:p w14:paraId="71AC8473"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1</w:t>
            </w:r>
          </w:p>
        </w:tc>
        <w:tc>
          <w:tcPr>
            <w:tcW w:w="1283" w:type="dxa"/>
            <w:tcBorders>
              <w:top w:val="single" w:sz="4" w:space="0" w:color="auto"/>
              <w:left w:val="single" w:sz="4" w:space="0" w:color="auto"/>
              <w:bottom w:val="single" w:sz="4" w:space="0" w:color="auto"/>
            </w:tcBorders>
            <w:shd w:val="clear" w:color="auto" w:fill="FFFFFF"/>
            <w:vAlign w:val="bottom"/>
          </w:tcPr>
          <w:p w14:paraId="02621D0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Stor</w:t>
            </w:r>
          </w:p>
        </w:tc>
        <w:tc>
          <w:tcPr>
            <w:tcW w:w="1177" w:type="dxa"/>
            <w:tcBorders>
              <w:top w:val="single" w:sz="4" w:space="0" w:color="auto"/>
              <w:left w:val="single" w:sz="4" w:space="0" w:color="auto"/>
              <w:bottom w:val="single" w:sz="4" w:space="0" w:color="auto"/>
              <w:right w:val="single" w:sz="4" w:space="0" w:color="auto"/>
            </w:tcBorders>
            <w:shd w:val="clear" w:color="auto" w:fill="FFFFFF"/>
            <w:vAlign w:val="bottom"/>
          </w:tcPr>
          <w:p w14:paraId="090042B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5455" w:type="dxa"/>
            <w:tcBorders>
              <w:top w:val="single" w:sz="4" w:space="0" w:color="auto"/>
              <w:left w:val="single" w:sz="4" w:space="0" w:color="auto"/>
              <w:bottom w:val="single" w:sz="4" w:space="0" w:color="auto"/>
            </w:tcBorders>
            <w:shd w:val="clear" w:color="auto" w:fill="FFFFFF"/>
            <w:vAlign w:val="bottom"/>
          </w:tcPr>
          <w:p w14:paraId="6A0CA15A" w14:textId="77777777" w:rsidR="00CB4BEB" w:rsidRPr="00F8391C" w:rsidRDefault="00CB4BEB" w:rsidP="003C0924">
            <w:pPr>
              <w:rPr>
                <w:rFonts w:ascii="Trebuchet MS" w:hAnsi="Trebuchet MS" w:cs="Trebuchet MS"/>
                <w:color w:val="FF0000"/>
                <w:sz w:val="18"/>
                <w:szCs w:val="18"/>
              </w:rPr>
            </w:pPr>
            <w:r w:rsidRPr="00B96FDC">
              <w:rPr>
                <w:rFonts w:ascii="Trebuchet MS" w:hAnsi="Trebuchet MS" w:cs="Trebuchet MS"/>
                <w:sz w:val="18"/>
                <w:szCs w:val="18"/>
              </w:rPr>
              <w:t>Link til PDF (MIM 2007, side 144-</w:t>
            </w:r>
            <w:proofErr w:type="gramStart"/>
            <w:r>
              <w:rPr>
                <w:rFonts w:ascii="Trebuchet MS" w:hAnsi="Trebuchet MS" w:cs="Trebuchet MS"/>
                <w:sz w:val="18"/>
                <w:szCs w:val="18"/>
              </w:rPr>
              <w:t>162</w:t>
            </w:r>
            <w:r w:rsidRPr="00B96FDC">
              <w:rPr>
                <w:rFonts w:ascii="Trebuchet MS" w:hAnsi="Trebuchet MS" w:cs="Trebuchet MS"/>
                <w:sz w:val="18"/>
                <w:szCs w:val="18"/>
              </w:rPr>
              <w:t>)*</w:t>
            </w:r>
            <w:proofErr w:type="gramEnd"/>
          </w:p>
        </w:tc>
      </w:tr>
      <w:tr w:rsidR="00CB4BEB" w:rsidRPr="002D761A" w14:paraId="022D0995" w14:textId="77777777" w:rsidTr="003C0924">
        <w:trPr>
          <w:trHeight w:hRule="exact" w:val="255"/>
        </w:trPr>
        <w:tc>
          <w:tcPr>
            <w:tcW w:w="1334" w:type="dxa"/>
            <w:tcBorders>
              <w:top w:val="single" w:sz="4" w:space="0" w:color="auto"/>
              <w:left w:val="single" w:sz="4" w:space="0" w:color="auto"/>
              <w:bottom w:val="single" w:sz="4" w:space="0" w:color="auto"/>
              <w:right w:val="single" w:sz="4" w:space="0" w:color="auto"/>
            </w:tcBorders>
            <w:shd w:val="clear" w:color="auto" w:fill="D9D9D9"/>
            <w:vAlign w:val="bottom"/>
          </w:tcPr>
          <w:p w14:paraId="15C15BF4"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2</w:t>
            </w:r>
          </w:p>
        </w:tc>
        <w:tc>
          <w:tcPr>
            <w:tcW w:w="1283" w:type="dxa"/>
            <w:tcBorders>
              <w:top w:val="single" w:sz="4" w:space="0" w:color="auto"/>
              <w:left w:val="single" w:sz="4" w:space="0" w:color="auto"/>
              <w:bottom w:val="single" w:sz="4" w:space="0" w:color="auto"/>
            </w:tcBorders>
            <w:shd w:val="clear" w:color="auto" w:fill="FFFFFF"/>
            <w:vAlign w:val="bottom"/>
          </w:tcPr>
          <w:p w14:paraId="35F15F0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Middel</w:t>
            </w:r>
          </w:p>
        </w:tc>
        <w:tc>
          <w:tcPr>
            <w:tcW w:w="1177" w:type="dxa"/>
            <w:tcBorders>
              <w:top w:val="single" w:sz="4" w:space="0" w:color="auto"/>
              <w:left w:val="single" w:sz="4" w:space="0" w:color="auto"/>
              <w:bottom w:val="single" w:sz="4" w:space="0" w:color="auto"/>
              <w:right w:val="single" w:sz="4" w:space="0" w:color="auto"/>
            </w:tcBorders>
            <w:shd w:val="clear" w:color="auto" w:fill="FFFFFF"/>
            <w:vAlign w:val="bottom"/>
          </w:tcPr>
          <w:p w14:paraId="07D78E8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5455" w:type="dxa"/>
            <w:tcBorders>
              <w:top w:val="single" w:sz="4" w:space="0" w:color="auto"/>
              <w:left w:val="single" w:sz="4" w:space="0" w:color="auto"/>
              <w:bottom w:val="single" w:sz="4" w:space="0" w:color="auto"/>
            </w:tcBorders>
            <w:shd w:val="clear" w:color="auto" w:fill="FFFFFF"/>
            <w:vAlign w:val="bottom"/>
          </w:tcPr>
          <w:p w14:paraId="7382F63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Link til PDF (MIM 2007, side 144-</w:t>
            </w:r>
            <w:proofErr w:type="gramStart"/>
            <w:r>
              <w:rPr>
                <w:rFonts w:ascii="Trebuchet MS" w:hAnsi="Trebuchet MS" w:cs="Trebuchet MS"/>
                <w:sz w:val="18"/>
                <w:szCs w:val="18"/>
              </w:rPr>
              <w:t>162</w:t>
            </w:r>
            <w:r w:rsidRPr="00B96FDC">
              <w:rPr>
                <w:rFonts w:ascii="Trebuchet MS" w:hAnsi="Trebuchet MS" w:cs="Trebuchet MS"/>
                <w:sz w:val="18"/>
                <w:szCs w:val="18"/>
              </w:rPr>
              <w:t>)*</w:t>
            </w:r>
            <w:proofErr w:type="gramEnd"/>
          </w:p>
        </w:tc>
      </w:tr>
      <w:tr w:rsidR="00CB4BEB" w:rsidRPr="002D761A" w14:paraId="669477B8" w14:textId="77777777" w:rsidTr="003C0924">
        <w:trPr>
          <w:trHeight w:hRule="exact" w:val="255"/>
        </w:trPr>
        <w:tc>
          <w:tcPr>
            <w:tcW w:w="1334" w:type="dxa"/>
            <w:tcBorders>
              <w:top w:val="single" w:sz="4" w:space="0" w:color="auto"/>
              <w:left w:val="single" w:sz="4" w:space="0" w:color="auto"/>
              <w:bottom w:val="single" w:sz="4" w:space="0" w:color="auto"/>
              <w:right w:val="single" w:sz="4" w:space="0" w:color="auto"/>
            </w:tcBorders>
            <w:shd w:val="clear" w:color="auto" w:fill="D9D9D9"/>
            <w:vAlign w:val="bottom"/>
          </w:tcPr>
          <w:p w14:paraId="14D54C02"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3</w:t>
            </w:r>
          </w:p>
        </w:tc>
        <w:tc>
          <w:tcPr>
            <w:tcW w:w="1283" w:type="dxa"/>
            <w:tcBorders>
              <w:top w:val="single" w:sz="4" w:space="0" w:color="auto"/>
              <w:left w:val="single" w:sz="4" w:space="0" w:color="auto"/>
              <w:bottom w:val="single" w:sz="4" w:space="0" w:color="auto"/>
            </w:tcBorders>
            <w:shd w:val="clear" w:color="auto" w:fill="FFFFFF"/>
            <w:vAlign w:val="bottom"/>
          </w:tcPr>
          <w:p w14:paraId="55D1A90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Lille</w:t>
            </w:r>
          </w:p>
        </w:tc>
        <w:tc>
          <w:tcPr>
            <w:tcW w:w="1177" w:type="dxa"/>
            <w:tcBorders>
              <w:top w:val="single" w:sz="4" w:space="0" w:color="auto"/>
              <w:left w:val="single" w:sz="4" w:space="0" w:color="auto"/>
              <w:bottom w:val="single" w:sz="4" w:space="0" w:color="auto"/>
              <w:right w:val="single" w:sz="4" w:space="0" w:color="auto"/>
            </w:tcBorders>
            <w:shd w:val="clear" w:color="auto" w:fill="FFFFFF"/>
            <w:vAlign w:val="bottom"/>
          </w:tcPr>
          <w:p w14:paraId="674DE97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5455" w:type="dxa"/>
            <w:tcBorders>
              <w:top w:val="single" w:sz="4" w:space="0" w:color="auto"/>
              <w:left w:val="single" w:sz="4" w:space="0" w:color="auto"/>
              <w:bottom w:val="single" w:sz="4" w:space="0" w:color="auto"/>
            </w:tcBorders>
            <w:shd w:val="clear" w:color="auto" w:fill="FFFFFF"/>
            <w:vAlign w:val="bottom"/>
          </w:tcPr>
          <w:p w14:paraId="3301C94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Link til PDF (MIM 2007, side 144-</w:t>
            </w:r>
            <w:proofErr w:type="gramStart"/>
            <w:r>
              <w:rPr>
                <w:rFonts w:ascii="Trebuchet MS" w:hAnsi="Trebuchet MS" w:cs="Trebuchet MS"/>
                <w:sz w:val="18"/>
                <w:szCs w:val="18"/>
              </w:rPr>
              <w:t>162</w:t>
            </w:r>
            <w:r w:rsidRPr="00B96FDC">
              <w:rPr>
                <w:rFonts w:ascii="Trebuchet MS" w:hAnsi="Trebuchet MS" w:cs="Trebuchet MS"/>
                <w:sz w:val="18"/>
                <w:szCs w:val="18"/>
              </w:rPr>
              <w:t>)*</w:t>
            </w:r>
            <w:proofErr w:type="gramEnd"/>
          </w:p>
        </w:tc>
      </w:tr>
    </w:tbl>
    <w:p w14:paraId="68C1CB7F" w14:textId="77777777" w:rsidR="00CB4BEB" w:rsidRPr="00B96FDC" w:rsidRDefault="00CB4BEB" w:rsidP="00CB4BEB">
      <w:pPr>
        <w:pStyle w:val="Overskrift7"/>
        <w:rPr>
          <w:b/>
        </w:rPr>
      </w:pPr>
      <w:r>
        <w:rPr>
          <w:b/>
        </w:rPr>
        <w:t>5.13.</w:t>
      </w:r>
      <w:r w:rsidRPr="00B96FDC">
        <w:rPr>
          <w:b/>
        </w:rPr>
        <w:t>3.3.2   6</w:t>
      </w:r>
      <w:r>
        <w:rPr>
          <w:b/>
        </w:rPr>
        <w:t>2</w:t>
      </w:r>
      <w:r w:rsidRPr="00B96FDC">
        <w:rPr>
          <w:b/>
        </w:rPr>
        <w:t xml:space="preserve">02 </w:t>
      </w:r>
      <w:proofErr w:type="spellStart"/>
      <w:r w:rsidRPr="00B96FDC">
        <w:rPr>
          <w:b/>
        </w:rPr>
        <w:t>Rumlig_afgraensning</w:t>
      </w:r>
      <w:proofErr w:type="spellEnd"/>
      <w:r w:rsidRPr="00B96FDC">
        <w:rPr>
          <w:rStyle w:val="TypografiOverskrift4BrugerdefineretfarveRGB0Tegn"/>
        </w:rPr>
        <w:t xml:space="preserve"> </w:t>
      </w:r>
      <w:r w:rsidRPr="00B96FDC">
        <w:rPr>
          <w:b/>
        </w:rPr>
        <w:t>(</w:t>
      </w:r>
      <w:r w:rsidRPr="004D056C">
        <w:t>d_6202_rumlig_afgraensning</w:t>
      </w:r>
      <w:r w:rsidRPr="00B96FDC">
        <w:rPr>
          <w: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08"/>
        <w:gridCol w:w="2160"/>
        <w:gridCol w:w="1194"/>
        <w:gridCol w:w="4678"/>
      </w:tblGrid>
      <w:tr w:rsidR="00CB4BEB" w:rsidRPr="002D761A" w14:paraId="14F4ED0F" w14:textId="77777777" w:rsidTr="003C0924">
        <w:trPr>
          <w:trHeight w:hRule="exact" w:val="255"/>
        </w:trPr>
        <w:tc>
          <w:tcPr>
            <w:tcW w:w="2708" w:type="dxa"/>
            <w:tcBorders>
              <w:bottom w:val="single" w:sz="4" w:space="0" w:color="auto"/>
            </w:tcBorders>
            <w:shd w:val="clear" w:color="auto" w:fill="D9D9D9"/>
            <w:vAlign w:val="bottom"/>
          </w:tcPr>
          <w:p w14:paraId="6DA8B86D" w14:textId="77777777" w:rsidR="00CB4BEB" w:rsidRPr="00B96FDC" w:rsidRDefault="00CB4BEB" w:rsidP="003C0924">
            <w:pPr>
              <w:rPr>
                <w:rFonts w:ascii="Trebuchet MS" w:hAnsi="Trebuchet MS" w:cs="Trebuchet MS"/>
                <w:b/>
                <w:sz w:val="18"/>
                <w:szCs w:val="18"/>
              </w:rPr>
            </w:pPr>
            <w:proofErr w:type="spellStart"/>
            <w:r w:rsidRPr="00B96FDC">
              <w:rPr>
                <w:rFonts w:ascii="Trebuchet MS" w:hAnsi="Trebuchet MS" w:cs="Trebuchet MS"/>
                <w:b/>
                <w:sz w:val="18"/>
                <w:szCs w:val="18"/>
              </w:rPr>
              <w:t>rumlig_afgraensning</w:t>
            </w:r>
            <w:r>
              <w:rPr>
                <w:rFonts w:ascii="Trebuchet MS" w:hAnsi="Trebuchet MS" w:cs="Trebuchet MS"/>
                <w:b/>
                <w:sz w:val="18"/>
                <w:szCs w:val="18"/>
              </w:rPr>
              <w:t>_</w:t>
            </w:r>
            <w:r w:rsidRPr="00B96FDC">
              <w:rPr>
                <w:rFonts w:ascii="Trebuchet MS" w:hAnsi="Trebuchet MS" w:cs="Trebuchet MS"/>
                <w:b/>
                <w:sz w:val="18"/>
                <w:szCs w:val="18"/>
              </w:rPr>
              <w:t>kode</w:t>
            </w:r>
            <w:proofErr w:type="spellEnd"/>
          </w:p>
        </w:tc>
        <w:tc>
          <w:tcPr>
            <w:tcW w:w="2160" w:type="dxa"/>
            <w:tcBorders>
              <w:bottom w:val="single" w:sz="4" w:space="0" w:color="auto"/>
            </w:tcBorders>
            <w:shd w:val="clear" w:color="auto" w:fill="D9D9D9"/>
            <w:vAlign w:val="bottom"/>
          </w:tcPr>
          <w:p w14:paraId="7CB82003" w14:textId="77777777" w:rsidR="00CB4BEB" w:rsidRPr="00B96FDC" w:rsidRDefault="00CB4BEB" w:rsidP="003C0924">
            <w:pPr>
              <w:rPr>
                <w:rFonts w:ascii="Trebuchet MS" w:hAnsi="Trebuchet MS" w:cs="Trebuchet MS"/>
                <w:b/>
                <w:sz w:val="18"/>
                <w:szCs w:val="18"/>
              </w:rPr>
            </w:pPr>
            <w:proofErr w:type="spellStart"/>
            <w:r w:rsidRPr="00B96FDC">
              <w:rPr>
                <w:rFonts w:ascii="Trebuchet MS" w:hAnsi="Trebuchet MS" w:cs="Trebuchet MS"/>
                <w:b/>
                <w:sz w:val="18"/>
                <w:szCs w:val="18"/>
              </w:rPr>
              <w:t>rumlig_afgraensning</w:t>
            </w:r>
            <w:proofErr w:type="spellEnd"/>
          </w:p>
        </w:tc>
        <w:tc>
          <w:tcPr>
            <w:tcW w:w="1194" w:type="dxa"/>
            <w:tcBorders>
              <w:bottom w:val="single" w:sz="4" w:space="0" w:color="auto"/>
            </w:tcBorders>
            <w:shd w:val="clear" w:color="auto" w:fill="D9D9D9"/>
            <w:vAlign w:val="bottom"/>
          </w:tcPr>
          <w:p w14:paraId="3EB0FB04" w14:textId="77777777" w:rsidR="00CB4BEB" w:rsidRPr="003A52C1" w:rsidRDefault="00CB4BEB" w:rsidP="003C0924">
            <w:pPr>
              <w:rPr>
                <w:rFonts w:ascii="Trebuchet MS" w:hAnsi="Trebuchet MS" w:cs="Trebuchet MS"/>
                <w:b/>
                <w:sz w:val="18"/>
                <w:szCs w:val="18"/>
              </w:rPr>
            </w:pPr>
            <w:r w:rsidRPr="003A52C1">
              <w:rPr>
                <w:rFonts w:ascii="Trebuchet MS" w:hAnsi="Trebuchet MS" w:cs="Trebuchet MS"/>
                <w:b/>
                <w:sz w:val="18"/>
                <w:szCs w:val="18"/>
              </w:rPr>
              <w:t>aktiv</w:t>
            </w:r>
          </w:p>
        </w:tc>
        <w:tc>
          <w:tcPr>
            <w:tcW w:w="4678" w:type="dxa"/>
            <w:tcBorders>
              <w:bottom w:val="single" w:sz="4" w:space="0" w:color="auto"/>
            </w:tcBorders>
            <w:shd w:val="clear" w:color="auto" w:fill="D9D9D9"/>
            <w:vAlign w:val="bottom"/>
          </w:tcPr>
          <w:p w14:paraId="269A9FE5"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Begrebsdefinition</w:t>
            </w:r>
          </w:p>
        </w:tc>
      </w:tr>
      <w:tr w:rsidR="00CB4BEB" w:rsidRPr="002D761A" w14:paraId="4728CCC7" w14:textId="77777777" w:rsidTr="003C0924">
        <w:trPr>
          <w:trHeight w:hRule="exact" w:val="255"/>
        </w:trPr>
        <w:tc>
          <w:tcPr>
            <w:tcW w:w="2708" w:type="dxa"/>
            <w:tcBorders>
              <w:top w:val="single" w:sz="4" w:space="0" w:color="auto"/>
              <w:left w:val="single" w:sz="4" w:space="0" w:color="auto"/>
              <w:bottom w:val="single" w:sz="4" w:space="0" w:color="auto"/>
              <w:right w:val="single" w:sz="4" w:space="0" w:color="auto"/>
            </w:tcBorders>
            <w:shd w:val="clear" w:color="auto" w:fill="D9D9D9"/>
            <w:vAlign w:val="bottom"/>
          </w:tcPr>
          <w:p w14:paraId="13371C43"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1</w:t>
            </w:r>
          </w:p>
        </w:tc>
        <w:tc>
          <w:tcPr>
            <w:tcW w:w="2160" w:type="dxa"/>
            <w:tcBorders>
              <w:top w:val="single" w:sz="4" w:space="0" w:color="auto"/>
              <w:left w:val="single" w:sz="4" w:space="0" w:color="auto"/>
              <w:bottom w:val="single" w:sz="4" w:space="0" w:color="auto"/>
            </w:tcBorders>
            <w:shd w:val="clear" w:color="auto" w:fill="FFFFFF"/>
            <w:vAlign w:val="bottom"/>
          </w:tcPr>
          <w:p w14:paraId="4443F89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Åbent</w:t>
            </w:r>
          </w:p>
        </w:tc>
        <w:tc>
          <w:tcPr>
            <w:tcW w:w="1194" w:type="dxa"/>
            <w:tcBorders>
              <w:top w:val="single" w:sz="4" w:space="0" w:color="auto"/>
              <w:left w:val="single" w:sz="4" w:space="0" w:color="auto"/>
              <w:bottom w:val="single" w:sz="4" w:space="0" w:color="auto"/>
              <w:right w:val="single" w:sz="4" w:space="0" w:color="auto"/>
            </w:tcBorders>
            <w:shd w:val="clear" w:color="auto" w:fill="FFFFFF"/>
            <w:vAlign w:val="bottom"/>
          </w:tcPr>
          <w:p w14:paraId="7EA40F1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78" w:type="dxa"/>
            <w:tcBorders>
              <w:top w:val="single" w:sz="4" w:space="0" w:color="auto"/>
              <w:left w:val="single" w:sz="4" w:space="0" w:color="auto"/>
              <w:bottom w:val="single" w:sz="4" w:space="0" w:color="auto"/>
            </w:tcBorders>
            <w:shd w:val="clear" w:color="auto" w:fill="FFFFFF"/>
            <w:vAlign w:val="bottom"/>
          </w:tcPr>
          <w:p w14:paraId="76E4EB6E" w14:textId="77777777" w:rsidR="00CB4BEB" w:rsidRPr="0075001B" w:rsidRDefault="00CB4BEB" w:rsidP="003C0924">
            <w:pPr>
              <w:rPr>
                <w:rFonts w:ascii="Trebuchet MS" w:hAnsi="Trebuchet MS" w:cs="Trebuchet MS"/>
                <w:sz w:val="18"/>
                <w:szCs w:val="18"/>
              </w:rPr>
            </w:pPr>
            <w:r w:rsidRPr="0075001B">
              <w:rPr>
                <w:rFonts w:ascii="Trebuchet MS" w:hAnsi="Trebuchet MS" w:cs="Trebuchet MS"/>
                <w:sz w:val="18"/>
                <w:szCs w:val="18"/>
              </w:rPr>
              <w:t>Link til PDF (MIM 2007, side 144-</w:t>
            </w:r>
            <w:proofErr w:type="gramStart"/>
            <w:r w:rsidRPr="0075001B">
              <w:rPr>
                <w:rFonts w:ascii="Trebuchet MS" w:hAnsi="Trebuchet MS" w:cs="Trebuchet MS"/>
                <w:sz w:val="18"/>
                <w:szCs w:val="18"/>
              </w:rPr>
              <w:t>162)*</w:t>
            </w:r>
            <w:proofErr w:type="gramEnd"/>
          </w:p>
        </w:tc>
      </w:tr>
      <w:tr w:rsidR="00CB4BEB" w:rsidRPr="002D761A" w14:paraId="1D0E9DE6" w14:textId="77777777" w:rsidTr="003C0924">
        <w:trPr>
          <w:trHeight w:hRule="exact" w:val="255"/>
        </w:trPr>
        <w:tc>
          <w:tcPr>
            <w:tcW w:w="2708" w:type="dxa"/>
            <w:tcBorders>
              <w:top w:val="single" w:sz="4" w:space="0" w:color="auto"/>
              <w:left w:val="single" w:sz="4" w:space="0" w:color="auto"/>
              <w:bottom w:val="single" w:sz="4" w:space="0" w:color="auto"/>
              <w:right w:val="single" w:sz="4" w:space="0" w:color="auto"/>
            </w:tcBorders>
            <w:shd w:val="clear" w:color="auto" w:fill="D9D9D9"/>
            <w:vAlign w:val="bottom"/>
          </w:tcPr>
          <w:p w14:paraId="0344C4D7"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2</w:t>
            </w:r>
          </w:p>
        </w:tc>
        <w:tc>
          <w:tcPr>
            <w:tcW w:w="2160" w:type="dxa"/>
            <w:tcBorders>
              <w:top w:val="single" w:sz="4" w:space="0" w:color="auto"/>
              <w:left w:val="single" w:sz="4" w:space="0" w:color="auto"/>
              <w:bottom w:val="single" w:sz="4" w:space="0" w:color="auto"/>
            </w:tcBorders>
            <w:shd w:val="clear" w:color="auto" w:fill="FFFFFF"/>
            <w:vAlign w:val="bottom"/>
          </w:tcPr>
          <w:p w14:paraId="004017B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Transparent</w:t>
            </w:r>
          </w:p>
        </w:tc>
        <w:tc>
          <w:tcPr>
            <w:tcW w:w="1194" w:type="dxa"/>
            <w:tcBorders>
              <w:top w:val="single" w:sz="4" w:space="0" w:color="auto"/>
              <w:left w:val="single" w:sz="4" w:space="0" w:color="auto"/>
              <w:bottom w:val="single" w:sz="4" w:space="0" w:color="auto"/>
              <w:right w:val="single" w:sz="4" w:space="0" w:color="auto"/>
            </w:tcBorders>
            <w:shd w:val="clear" w:color="auto" w:fill="FFFFFF"/>
            <w:vAlign w:val="bottom"/>
          </w:tcPr>
          <w:p w14:paraId="35DA966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78" w:type="dxa"/>
            <w:tcBorders>
              <w:top w:val="single" w:sz="4" w:space="0" w:color="auto"/>
              <w:left w:val="single" w:sz="4" w:space="0" w:color="auto"/>
              <w:bottom w:val="single" w:sz="4" w:space="0" w:color="auto"/>
            </w:tcBorders>
            <w:shd w:val="clear" w:color="auto" w:fill="FFFFFF"/>
            <w:vAlign w:val="bottom"/>
          </w:tcPr>
          <w:p w14:paraId="1DC80258" w14:textId="77777777" w:rsidR="00CB4BEB" w:rsidRPr="0075001B" w:rsidRDefault="00CB4BEB" w:rsidP="003C0924">
            <w:pPr>
              <w:rPr>
                <w:rFonts w:ascii="Trebuchet MS" w:hAnsi="Trebuchet MS" w:cs="Trebuchet MS"/>
                <w:sz w:val="18"/>
                <w:szCs w:val="18"/>
              </w:rPr>
            </w:pPr>
            <w:r w:rsidRPr="0075001B">
              <w:rPr>
                <w:rFonts w:ascii="Trebuchet MS" w:hAnsi="Trebuchet MS" w:cs="Trebuchet MS"/>
                <w:sz w:val="18"/>
                <w:szCs w:val="18"/>
              </w:rPr>
              <w:t>Link til PDF (MIM 2007, side 144-</w:t>
            </w:r>
            <w:proofErr w:type="gramStart"/>
            <w:r w:rsidRPr="0075001B">
              <w:rPr>
                <w:rFonts w:ascii="Trebuchet MS" w:hAnsi="Trebuchet MS" w:cs="Trebuchet MS"/>
                <w:sz w:val="18"/>
                <w:szCs w:val="18"/>
              </w:rPr>
              <w:t>162)*</w:t>
            </w:r>
            <w:proofErr w:type="gramEnd"/>
          </w:p>
        </w:tc>
      </w:tr>
      <w:tr w:rsidR="00CB4BEB" w:rsidRPr="002D761A" w14:paraId="276500FD" w14:textId="77777777" w:rsidTr="003C0924">
        <w:trPr>
          <w:trHeight w:hRule="exact" w:val="255"/>
        </w:trPr>
        <w:tc>
          <w:tcPr>
            <w:tcW w:w="2708" w:type="dxa"/>
            <w:tcBorders>
              <w:top w:val="single" w:sz="4" w:space="0" w:color="auto"/>
              <w:left w:val="single" w:sz="4" w:space="0" w:color="auto"/>
              <w:bottom w:val="single" w:sz="4" w:space="0" w:color="auto"/>
              <w:right w:val="single" w:sz="4" w:space="0" w:color="auto"/>
            </w:tcBorders>
            <w:shd w:val="clear" w:color="auto" w:fill="D9D9D9"/>
            <w:vAlign w:val="bottom"/>
          </w:tcPr>
          <w:p w14:paraId="54CC2F4F"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3</w:t>
            </w:r>
          </w:p>
        </w:tc>
        <w:tc>
          <w:tcPr>
            <w:tcW w:w="2160" w:type="dxa"/>
            <w:tcBorders>
              <w:top w:val="single" w:sz="4" w:space="0" w:color="auto"/>
              <w:left w:val="single" w:sz="4" w:space="0" w:color="auto"/>
              <w:bottom w:val="single" w:sz="4" w:space="0" w:color="auto"/>
            </w:tcBorders>
            <w:shd w:val="clear" w:color="auto" w:fill="FFFFFF"/>
            <w:vAlign w:val="bottom"/>
          </w:tcPr>
          <w:p w14:paraId="383FD0B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Lukket</w:t>
            </w:r>
          </w:p>
        </w:tc>
        <w:tc>
          <w:tcPr>
            <w:tcW w:w="1194" w:type="dxa"/>
            <w:tcBorders>
              <w:top w:val="single" w:sz="4" w:space="0" w:color="auto"/>
              <w:left w:val="single" w:sz="4" w:space="0" w:color="auto"/>
              <w:bottom w:val="single" w:sz="4" w:space="0" w:color="auto"/>
              <w:right w:val="single" w:sz="4" w:space="0" w:color="auto"/>
            </w:tcBorders>
            <w:shd w:val="clear" w:color="auto" w:fill="FFFFFF"/>
            <w:vAlign w:val="bottom"/>
          </w:tcPr>
          <w:p w14:paraId="0337400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78" w:type="dxa"/>
            <w:tcBorders>
              <w:top w:val="single" w:sz="4" w:space="0" w:color="auto"/>
              <w:left w:val="single" w:sz="4" w:space="0" w:color="auto"/>
              <w:bottom w:val="single" w:sz="4" w:space="0" w:color="auto"/>
            </w:tcBorders>
            <w:shd w:val="clear" w:color="auto" w:fill="FFFFFF"/>
            <w:vAlign w:val="bottom"/>
          </w:tcPr>
          <w:p w14:paraId="79A0C2FB" w14:textId="77777777" w:rsidR="00CB4BEB" w:rsidRPr="0075001B" w:rsidRDefault="00CB4BEB" w:rsidP="003C0924">
            <w:pPr>
              <w:rPr>
                <w:rFonts w:ascii="Trebuchet MS" w:hAnsi="Trebuchet MS" w:cs="Trebuchet MS"/>
                <w:sz w:val="18"/>
                <w:szCs w:val="18"/>
              </w:rPr>
            </w:pPr>
            <w:r w:rsidRPr="0075001B">
              <w:rPr>
                <w:rFonts w:ascii="Trebuchet MS" w:hAnsi="Trebuchet MS" w:cs="Trebuchet MS"/>
                <w:sz w:val="18"/>
                <w:szCs w:val="18"/>
              </w:rPr>
              <w:t>Link til PDF (MIM 2007, side 144-</w:t>
            </w:r>
            <w:proofErr w:type="gramStart"/>
            <w:r w:rsidRPr="0075001B">
              <w:rPr>
                <w:rFonts w:ascii="Trebuchet MS" w:hAnsi="Trebuchet MS" w:cs="Trebuchet MS"/>
                <w:sz w:val="18"/>
                <w:szCs w:val="18"/>
              </w:rPr>
              <w:t>162)*</w:t>
            </w:r>
            <w:proofErr w:type="gramEnd"/>
          </w:p>
        </w:tc>
      </w:tr>
    </w:tbl>
    <w:p w14:paraId="68E3A061" w14:textId="77777777" w:rsidR="00CB4BEB" w:rsidRPr="00B96FDC" w:rsidRDefault="00CB4BEB" w:rsidP="00CB4BEB">
      <w:pPr>
        <w:pStyle w:val="Overskrift7"/>
        <w:rPr>
          <w:b/>
        </w:rPr>
      </w:pPr>
      <w:r>
        <w:rPr>
          <w:b/>
        </w:rPr>
        <w:t>5.13.</w:t>
      </w:r>
      <w:r w:rsidRPr="00B96FDC">
        <w:rPr>
          <w:b/>
        </w:rPr>
        <w:t>3.3.3   6</w:t>
      </w:r>
      <w:r>
        <w:rPr>
          <w:b/>
        </w:rPr>
        <w:t>2</w:t>
      </w:r>
      <w:r w:rsidRPr="00B96FDC">
        <w:rPr>
          <w:b/>
        </w:rPr>
        <w:t>02 Kompleksitet</w:t>
      </w:r>
      <w:r w:rsidRPr="00B96FDC">
        <w:rPr>
          <w:rStyle w:val="TypografiOverskrift4BrugerdefineretfarveRGB0Tegn"/>
        </w:rPr>
        <w:t xml:space="preserve"> </w:t>
      </w:r>
      <w:r w:rsidRPr="00B96FDC">
        <w:rPr>
          <w:b/>
        </w:rPr>
        <w:t>(</w:t>
      </w:r>
      <w:r w:rsidRPr="004D056C">
        <w:t>d_6202_kompleksitet</w:t>
      </w:r>
      <w:r w:rsidRPr="00B96FDC">
        <w:rPr>
          <w:b/>
        </w:rPr>
        <w:t>)</w:t>
      </w:r>
    </w:p>
    <w:tbl>
      <w:tblPr>
        <w:tblW w:w="10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76"/>
        <w:gridCol w:w="1985"/>
        <w:gridCol w:w="1134"/>
        <w:gridCol w:w="5245"/>
      </w:tblGrid>
      <w:tr w:rsidR="00CB4BEB" w:rsidRPr="002D761A" w14:paraId="7A343BCD" w14:textId="77777777" w:rsidTr="003C0924">
        <w:trPr>
          <w:trHeight w:hRule="exact" w:val="255"/>
        </w:trPr>
        <w:tc>
          <w:tcPr>
            <w:tcW w:w="2376" w:type="dxa"/>
            <w:tcBorders>
              <w:bottom w:val="single" w:sz="4" w:space="0" w:color="auto"/>
            </w:tcBorders>
            <w:shd w:val="clear" w:color="auto" w:fill="D9D9D9"/>
            <w:vAlign w:val="bottom"/>
          </w:tcPr>
          <w:p w14:paraId="7F8CAB76" w14:textId="77777777" w:rsidR="00CB4BEB" w:rsidRPr="00B96FDC" w:rsidRDefault="00CB4BEB" w:rsidP="003C0924">
            <w:pPr>
              <w:rPr>
                <w:rFonts w:ascii="Trebuchet MS" w:hAnsi="Trebuchet MS" w:cs="Trebuchet MS"/>
                <w:b/>
                <w:sz w:val="18"/>
                <w:szCs w:val="18"/>
              </w:rPr>
            </w:pPr>
            <w:proofErr w:type="spellStart"/>
            <w:r>
              <w:rPr>
                <w:rFonts w:ascii="Trebuchet MS" w:hAnsi="Trebuchet MS" w:cs="Trebuchet MS"/>
                <w:b/>
                <w:sz w:val="18"/>
                <w:szCs w:val="18"/>
              </w:rPr>
              <w:t>kompleksitet</w:t>
            </w:r>
            <w:r w:rsidRPr="00B96FDC">
              <w:rPr>
                <w:rFonts w:ascii="Trebuchet MS" w:hAnsi="Trebuchet MS" w:cs="Trebuchet MS"/>
                <w:b/>
                <w:sz w:val="18"/>
                <w:szCs w:val="18"/>
              </w:rPr>
              <w:t>_kode</w:t>
            </w:r>
            <w:proofErr w:type="spellEnd"/>
          </w:p>
        </w:tc>
        <w:tc>
          <w:tcPr>
            <w:tcW w:w="1985" w:type="dxa"/>
            <w:tcBorders>
              <w:bottom w:val="single" w:sz="4" w:space="0" w:color="auto"/>
            </w:tcBorders>
            <w:shd w:val="clear" w:color="auto" w:fill="D9D9D9"/>
            <w:vAlign w:val="bottom"/>
          </w:tcPr>
          <w:p w14:paraId="529AC23B"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Kompleksitet</w:t>
            </w:r>
          </w:p>
        </w:tc>
        <w:tc>
          <w:tcPr>
            <w:tcW w:w="1134" w:type="dxa"/>
            <w:tcBorders>
              <w:bottom w:val="single" w:sz="4" w:space="0" w:color="auto"/>
            </w:tcBorders>
            <w:shd w:val="clear" w:color="auto" w:fill="D9D9D9"/>
            <w:vAlign w:val="bottom"/>
          </w:tcPr>
          <w:p w14:paraId="161A2EB9" w14:textId="77777777" w:rsidR="00CB4BEB" w:rsidRPr="003A52C1" w:rsidRDefault="00CB4BEB" w:rsidP="003C0924">
            <w:pPr>
              <w:rPr>
                <w:rFonts w:ascii="Trebuchet MS" w:hAnsi="Trebuchet MS" w:cs="Trebuchet MS"/>
                <w:b/>
                <w:sz w:val="18"/>
                <w:szCs w:val="18"/>
              </w:rPr>
            </w:pPr>
            <w:r w:rsidRPr="003A52C1">
              <w:rPr>
                <w:rFonts w:ascii="Trebuchet MS" w:hAnsi="Trebuchet MS" w:cs="Trebuchet MS"/>
                <w:b/>
                <w:sz w:val="18"/>
                <w:szCs w:val="18"/>
              </w:rPr>
              <w:t>aktiv</w:t>
            </w:r>
          </w:p>
        </w:tc>
        <w:tc>
          <w:tcPr>
            <w:tcW w:w="5245" w:type="dxa"/>
            <w:tcBorders>
              <w:bottom w:val="single" w:sz="4" w:space="0" w:color="auto"/>
            </w:tcBorders>
            <w:shd w:val="clear" w:color="auto" w:fill="D9D9D9"/>
            <w:vAlign w:val="bottom"/>
          </w:tcPr>
          <w:p w14:paraId="057F2828"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Begrebsdefinition</w:t>
            </w:r>
          </w:p>
        </w:tc>
      </w:tr>
      <w:tr w:rsidR="00CB4BEB" w:rsidRPr="002D761A" w14:paraId="19DFC6C3" w14:textId="77777777" w:rsidTr="003C0924">
        <w:trPr>
          <w:trHeight w:hRule="exact" w:val="255"/>
        </w:trPr>
        <w:tc>
          <w:tcPr>
            <w:tcW w:w="2376" w:type="dxa"/>
            <w:tcBorders>
              <w:top w:val="single" w:sz="4" w:space="0" w:color="auto"/>
              <w:left w:val="single" w:sz="4" w:space="0" w:color="auto"/>
              <w:bottom w:val="single" w:sz="4" w:space="0" w:color="auto"/>
              <w:right w:val="single" w:sz="4" w:space="0" w:color="auto"/>
            </w:tcBorders>
            <w:shd w:val="clear" w:color="auto" w:fill="D9D9D9"/>
            <w:vAlign w:val="bottom"/>
          </w:tcPr>
          <w:p w14:paraId="40E72D4B"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1</w:t>
            </w:r>
          </w:p>
        </w:tc>
        <w:tc>
          <w:tcPr>
            <w:tcW w:w="1985" w:type="dxa"/>
            <w:tcBorders>
              <w:top w:val="single" w:sz="4" w:space="0" w:color="auto"/>
              <w:left w:val="single" w:sz="4" w:space="0" w:color="auto"/>
              <w:bottom w:val="single" w:sz="4" w:space="0" w:color="auto"/>
            </w:tcBorders>
            <w:shd w:val="clear" w:color="auto" w:fill="FFFFFF"/>
            <w:vAlign w:val="bottom"/>
          </w:tcPr>
          <w:p w14:paraId="7FC17FF7" w14:textId="77777777" w:rsidR="00CB4BEB" w:rsidRPr="0075001B" w:rsidRDefault="00CB4BEB" w:rsidP="003C0924">
            <w:pPr>
              <w:rPr>
                <w:rFonts w:ascii="Trebuchet MS" w:hAnsi="Trebuchet MS" w:cs="Trebuchet MS"/>
                <w:sz w:val="18"/>
                <w:szCs w:val="18"/>
              </w:rPr>
            </w:pPr>
            <w:r w:rsidRPr="0075001B">
              <w:rPr>
                <w:rFonts w:ascii="Trebuchet MS" w:hAnsi="Trebuchet MS" w:cs="Trebuchet MS"/>
                <w:sz w:val="18"/>
                <w:szCs w:val="18"/>
              </w:rPr>
              <w:t>Meget sammensat</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bottom"/>
          </w:tcPr>
          <w:p w14:paraId="3D57323F" w14:textId="77777777" w:rsidR="00CB4BEB" w:rsidRPr="0075001B" w:rsidRDefault="00CB4BEB" w:rsidP="003C0924">
            <w:pPr>
              <w:jc w:val="center"/>
              <w:rPr>
                <w:rFonts w:ascii="Trebuchet MS" w:hAnsi="Trebuchet MS" w:cs="Trebuchet MS"/>
                <w:sz w:val="18"/>
                <w:szCs w:val="18"/>
              </w:rPr>
            </w:pPr>
            <w:r w:rsidRPr="0075001B">
              <w:rPr>
                <w:rFonts w:ascii="Trebuchet MS" w:hAnsi="Trebuchet MS" w:cs="Trebuchet MS"/>
                <w:sz w:val="18"/>
                <w:szCs w:val="18"/>
              </w:rPr>
              <w:t>1</w:t>
            </w:r>
          </w:p>
        </w:tc>
        <w:tc>
          <w:tcPr>
            <w:tcW w:w="5245" w:type="dxa"/>
            <w:tcBorders>
              <w:top w:val="single" w:sz="4" w:space="0" w:color="auto"/>
              <w:left w:val="single" w:sz="4" w:space="0" w:color="auto"/>
              <w:bottom w:val="single" w:sz="4" w:space="0" w:color="auto"/>
            </w:tcBorders>
            <w:shd w:val="clear" w:color="auto" w:fill="FFFFFF"/>
            <w:vAlign w:val="bottom"/>
          </w:tcPr>
          <w:p w14:paraId="552F7D1E" w14:textId="77777777" w:rsidR="00CB4BEB" w:rsidRPr="0075001B" w:rsidRDefault="00CB4BEB" w:rsidP="003C0924">
            <w:pPr>
              <w:rPr>
                <w:rFonts w:ascii="Trebuchet MS" w:hAnsi="Trebuchet MS" w:cs="Trebuchet MS"/>
                <w:sz w:val="18"/>
                <w:szCs w:val="18"/>
              </w:rPr>
            </w:pPr>
            <w:r w:rsidRPr="0075001B">
              <w:rPr>
                <w:rFonts w:ascii="Trebuchet MS" w:hAnsi="Trebuchet MS" w:cs="Trebuchet MS"/>
                <w:sz w:val="18"/>
                <w:szCs w:val="18"/>
              </w:rPr>
              <w:t>områdets karakter er præget af mange forskellige elementer</w:t>
            </w:r>
          </w:p>
        </w:tc>
      </w:tr>
      <w:tr w:rsidR="00CB4BEB" w:rsidRPr="002D761A" w14:paraId="42057F94" w14:textId="77777777" w:rsidTr="003C0924">
        <w:trPr>
          <w:trHeight w:hRule="exact" w:val="255"/>
        </w:trPr>
        <w:tc>
          <w:tcPr>
            <w:tcW w:w="2376" w:type="dxa"/>
            <w:tcBorders>
              <w:top w:val="single" w:sz="4" w:space="0" w:color="auto"/>
              <w:left w:val="single" w:sz="4" w:space="0" w:color="auto"/>
              <w:bottom w:val="single" w:sz="4" w:space="0" w:color="auto"/>
              <w:right w:val="single" w:sz="4" w:space="0" w:color="auto"/>
            </w:tcBorders>
            <w:shd w:val="clear" w:color="auto" w:fill="D9D9D9"/>
            <w:vAlign w:val="bottom"/>
          </w:tcPr>
          <w:p w14:paraId="38D8D8AB"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2</w:t>
            </w:r>
          </w:p>
        </w:tc>
        <w:tc>
          <w:tcPr>
            <w:tcW w:w="1985" w:type="dxa"/>
            <w:tcBorders>
              <w:top w:val="single" w:sz="4" w:space="0" w:color="auto"/>
              <w:left w:val="single" w:sz="4" w:space="0" w:color="auto"/>
              <w:bottom w:val="single" w:sz="4" w:space="0" w:color="auto"/>
            </w:tcBorders>
            <w:shd w:val="clear" w:color="auto" w:fill="FFFFFF"/>
            <w:vAlign w:val="bottom"/>
          </w:tcPr>
          <w:p w14:paraId="71FCE9F1" w14:textId="77777777" w:rsidR="00CB4BEB" w:rsidRPr="0075001B" w:rsidRDefault="00CB4BEB" w:rsidP="003C0924">
            <w:pPr>
              <w:rPr>
                <w:rFonts w:ascii="Trebuchet MS" w:hAnsi="Trebuchet MS" w:cs="Trebuchet MS"/>
                <w:sz w:val="18"/>
                <w:szCs w:val="18"/>
              </w:rPr>
            </w:pPr>
            <w:r w:rsidRPr="0075001B">
              <w:rPr>
                <w:rFonts w:ascii="Trebuchet MS" w:hAnsi="Trebuchet MS" w:cs="Trebuchet MS"/>
                <w:sz w:val="18"/>
                <w:szCs w:val="18"/>
              </w:rPr>
              <w:t>Sammensat</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bottom"/>
          </w:tcPr>
          <w:p w14:paraId="0EA7A9E1" w14:textId="77777777" w:rsidR="00CB4BEB" w:rsidRPr="0075001B" w:rsidRDefault="00CB4BEB" w:rsidP="003C0924">
            <w:pPr>
              <w:jc w:val="center"/>
              <w:rPr>
                <w:rFonts w:ascii="Trebuchet MS" w:hAnsi="Trebuchet MS" w:cs="Trebuchet MS"/>
                <w:sz w:val="18"/>
                <w:szCs w:val="18"/>
              </w:rPr>
            </w:pPr>
            <w:r w:rsidRPr="0075001B">
              <w:rPr>
                <w:rFonts w:ascii="Trebuchet MS" w:hAnsi="Trebuchet MS" w:cs="Trebuchet MS"/>
                <w:sz w:val="18"/>
                <w:szCs w:val="18"/>
              </w:rPr>
              <w:t>1</w:t>
            </w:r>
          </w:p>
        </w:tc>
        <w:tc>
          <w:tcPr>
            <w:tcW w:w="5245" w:type="dxa"/>
            <w:tcBorders>
              <w:top w:val="single" w:sz="4" w:space="0" w:color="auto"/>
              <w:left w:val="single" w:sz="4" w:space="0" w:color="auto"/>
              <w:bottom w:val="single" w:sz="4" w:space="0" w:color="auto"/>
            </w:tcBorders>
            <w:shd w:val="clear" w:color="auto" w:fill="FFFFFF"/>
            <w:vAlign w:val="bottom"/>
          </w:tcPr>
          <w:p w14:paraId="512CE2CC" w14:textId="77777777" w:rsidR="00CB4BEB" w:rsidRPr="0075001B" w:rsidRDefault="00CB4BEB" w:rsidP="003C0924">
            <w:pPr>
              <w:rPr>
                <w:rFonts w:ascii="Trebuchet MS" w:hAnsi="Trebuchet MS" w:cs="Trebuchet MS"/>
                <w:sz w:val="18"/>
                <w:szCs w:val="18"/>
              </w:rPr>
            </w:pPr>
            <w:r w:rsidRPr="0075001B">
              <w:rPr>
                <w:rFonts w:ascii="Trebuchet MS" w:hAnsi="Trebuchet MS" w:cs="Trebuchet MS"/>
                <w:sz w:val="18"/>
                <w:szCs w:val="18"/>
              </w:rPr>
              <w:t xml:space="preserve">Link </w:t>
            </w:r>
            <w:proofErr w:type="spellStart"/>
            <w:r w:rsidRPr="0075001B">
              <w:rPr>
                <w:rFonts w:ascii="Trebuchet MS" w:hAnsi="Trebuchet MS" w:cs="Trebuchet MS"/>
                <w:sz w:val="18"/>
                <w:szCs w:val="18"/>
              </w:rPr>
              <w:t>tilPDF</w:t>
            </w:r>
            <w:proofErr w:type="spellEnd"/>
            <w:r w:rsidRPr="0075001B">
              <w:rPr>
                <w:rFonts w:ascii="Trebuchet MS" w:hAnsi="Trebuchet MS" w:cs="Trebuchet MS"/>
                <w:sz w:val="18"/>
                <w:szCs w:val="18"/>
              </w:rPr>
              <w:t xml:space="preserve"> (MIM 2007, side 144-</w:t>
            </w:r>
            <w:proofErr w:type="gramStart"/>
            <w:r w:rsidRPr="0075001B">
              <w:rPr>
                <w:rFonts w:ascii="Trebuchet MS" w:hAnsi="Trebuchet MS" w:cs="Trebuchet MS"/>
                <w:sz w:val="18"/>
                <w:szCs w:val="18"/>
              </w:rPr>
              <w:t>162)*</w:t>
            </w:r>
            <w:proofErr w:type="gramEnd"/>
          </w:p>
        </w:tc>
      </w:tr>
      <w:tr w:rsidR="00CB4BEB" w:rsidRPr="002D761A" w14:paraId="3F0D33EC" w14:textId="77777777" w:rsidTr="003C0924">
        <w:trPr>
          <w:trHeight w:hRule="exact" w:val="510"/>
        </w:trPr>
        <w:tc>
          <w:tcPr>
            <w:tcW w:w="2376" w:type="dxa"/>
            <w:tcBorders>
              <w:top w:val="single" w:sz="4" w:space="0" w:color="auto"/>
              <w:left w:val="single" w:sz="4" w:space="0" w:color="auto"/>
              <w:bottom w:val="single" w:sz="4" w:space="0" w:color="auto"/>
              <w:right w:val="single" w:sz="4" w:space="0" w:color="auto"/>
            </w:tcBorders>
            <w:shd w:val="clear" w:color="auto" w:fill="D9D9D9"/>
            <w:vAlign w:val="center"/>
          </w:tcPr>
          <w:p w14:paraId="67FC37F1"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3</w:t>
            </w:r>
          </w:p>
        </w:tc>
        <w:tc>
          <w:tcPr>
            <w:tcW w:w="1985" w:type="dxa"/>
            <w:tcBorders>
              <w:top w:val="single" w:sz="4" w:space="0" w:color="auto"/>
              <w:left w:val="single" w:sz="4" w:space="0" w:color="auto"/>
              <w:bottom w:val="single" w:sz="4" w:space="0" w:color="auto"/>
            </w:tcBorders>
            <w:shd w:val="clear" w:color="auto" w:fill="FFFFFF"/>
            <w:vAlign w:val="center"/>
          </w:tcPr>
          <w:p w14:paraId="51FAF6F6" w14:textId="77777777" w:rsidR="00CB4BEB" w:rsidRPr="0075001B" w:rsidRDefault="00CB4BEB" w:rsidP="003C0924">
            <w:pPr>
              <w:rPr>
                <w:rFonts w:ascii="Trebuchet MS" w:hAnsi="Trebuchet MS" w:cs="Trebuchet MS"/>
                <w:sz w:val="18"/>
                <w:szCs w:val="18"/>
              </w:rPr>
            </w:pPr>
            <w:r w:rsidRPr="0075001B">
              <w:rPr>
                <w:rFonts w:ascii="Trebuchet MS" w:hAnsi="Trebuchet MS" w:cs="Trebuchet MS"/>
                <w:sz w:val="18"/>
                <w:szCs w:val="18"/>
              </w:rPr>
              <w:t>Enkelt</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23E1101D" w14:textId="77777777" w:rsidR="00CB4BEB" w:rsidRPr="0075001B" w:rsidRDefault="00CB4BEB" w:rsidP="003C0924">
            <w:pPr>
              <w:jc w:val="center"/>
              <w:rPr>
                <w:rFonts w:ascii="Trebuchet MS" w:hAnsi="Trebuchet MS" w:cs="Trebuchet MS"/>
                <w:sz w:val="18"/>
                <w:szCs w:val="18"/>
              </w:rPr>
            </w:pPr>
            <w:r w:rsidRPr="0075001B">
              <w:rPr>
                <w:rFonts w:ascii="Trebuchet MS" w:hAnsi="Trebuchet MS" w:cs="Trebuchet MS"/>
                <w:sz w:val="18"/>
                <w:szCs w:val="18"/>
              </w:rPr>
              <w:t>1</w:t>
            </w:r>
          </w:p>
        </w:tc>
        <w:tc>
          <w:tcPr>
            <w:tcW w:w="5245" w:type="dxa"/>
            <w:tcBorders>
              <w:top w:val="single" w:sz="4" w:space="0" w:color="auto"/>
              <w:left w:val="single" w:sz="4" w:space="0" w:color="auto"/>
              <w:bottom w:val="single" w:sz="4" w:space="0" w:color="auto"/>
            </w:tcBorders>
            <w:shd w:val="clear" w:color="auto" w:fill="FFFFFF"/>
            <w:vAlign w:val="bottom"/>
          </w:tcPr>
          <w:p w14:paraId="0C33ECB9" w14:textId="77777777" w:rsidR="00CB4BEB" w:rsidRPr="0075001B" w:rsidRDefault="00CB4BEB" w:rsidP="003C0924">
            <w:pPr>
              <w:rPr>
                <w:rFonts w:ascii="Trebuchet MS" w:hAnsi="Trebuchet MS" w:cs="Trebuchet MS"/>
                <w:sz w:val="18"/>
                <w:szCs w:val="18"/>
              </w:rPr>
            </w:pPr>
            <w:r w:rsidRPr="0075001B">
              <w:rPr>
                <w:rFonts w:ascii="Trebuchet MS" w:hAnsi="Trebuchet MS" w:cs="Trebuchet MS"/>
                <w:sz w:val="18"/>
                <w:szCs w:val="18"/>
              </w:rPr>
              <w:t>områdets karakter er præget af få karaktergivende elementer</w:t>
            </w:r>
          </w:p>
        </w:tc>
      </w:tr>
    </w:tbl>
    <w:p w14:paraId="788DBFD8" w14:textId="77777777" w:rsidR="00CB4BEB" w:rsidRPr="00D438A6" w:rsidRDefault="00CB4BEB" w:rsidP="00CB4BEB">
      <w:pPr>
        <w:rPr>
          <w:rFonts w:ascii="Trebuchet MS" w:hAnsi="Trebuchet MS" w:cs="Trebuchet MS"/>
          <w:sz w:val="19"/>
          <w:szCs w:val="19"/>
        </w:rPr>
      </w:pPr>
      <w:r w:rsidRPr="00D438A6">
        <w:rPr>
          <w:rFonts w:ascii="Trebuchet MS" w:hAnsi="Trebuchet MS" w:cs="Trebuchet MS"/>
          <w:sz w:val="19"/>
          <w:szCs w:val="19"/>
        </w:rPr>
        <w:t>For yderligere Begrebsdefinition, se: Link til PDF (MIM 2007, side 144-</w:t>
      </w:r>
      <w:proofErr w:type="gramStart"/>
      <w:r w:rsidRPr="00D438A6">
        <w:rPr>
          <w:rFonts w:ascii="Trebuchet MS" w:hAnsi="Trebuchet MS" w:cs="Trebuchet MS"/>
          <w:sz w:val="19"/>
          <w:szCs w:val="19"/>
        </w:rPr>
        <w:t>162)*</w:t>
      </w:r>
      <w:proofErr w:type="gramEnd"/>
    </w:p>
    <w:p w14:paraId="7105BCDF" w14:textId="77777777" w:rsidR="00CB4BEB" w:rsidRPr="00B96FDC" w:rsidRDefault="00CB4BEB" w:rsidP="00CB4BEB">
      <w:pPr>
        <w:pStyle w:val="Overskrift7"/>
        <w:rPr>
          <w:b/>
        </w:rPr>
      </w:pPr>
      <w:r>
        <w:rPr>
          <w:b/>
        </w:rPr>
        <w:lastRenderedPageBreak/>
        <w:t>5.13.</w:t>
      </w:r>
      <w:r w:rsidRPr="00B96FDC">
        <w:rPr>
          <w:b/>
        </w:rPr>
        <w:t>3.3.4   6</w:t>
      </w:r>
      <w:r>
        <w:rPr>
          <w:b/>
        </w:rPr>
        <w:t>2</w:t>
      </w:r>
      <w:r w:rsidRPr="00B96FDC">
        <w:rPr>
          <w:b/>
        </w:rPr>
        <w:t>02 Struktur</w:t>
      </w:r>
      <w:r w:rsidRPr="00B96FDC">
        <w:rPr>
          <w:rStyle w:val="TypografiOverskrift4BrugerdefineretfarveRGB0Tegn"/>
        </w:rPr>
        <w:t xml:space="preserve"> </w:t>
      </w:r>
      <w:r w:rsidRPr="00B96FDC">
        <w:rPr>
          <w:b/>
        </w:rPr>
        <w:t>(</w:t>
      </w:r>
      <w:r w:rsidRPr="004D056C">
        <w:t>d_6202_struktur</w:t>
      </w:r>
      <w:r w:rsidRPr="00B96FDC">
        <w:rPr>
          <w: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9"/>
        <w:gridCol w:w="1640"/>
        <w:gridCol w:w="1072"/>
        <w:gridCol w:w="5210"/>
      </w:tblGrid>
      <w:tr w:rsidR="00CB4BEB" w:rsidRPr="002D761A" w14:paraId="792EFECC" w14:textId="77777777" w:rsidTr="003C0924">
        <w:trPr>
          <w:trHeight w:hRule="exact" w:val="255"/>
        </w:trPr>
        <w:tc>
          <w:tcPr>
            <w:tcW w:w="1649" w:type="dxa"/>
            <w:tcBorders>
              <w:bottom w:val="single" w:sz="4" w:space="0" w:color="auto"/>
            </w:tcBorders>
            <w:shd w:val="clear" w:color="auto" w:fill="D9D9D9"/>
            <w:vAlign w:val="center"/>
          </w:tcPr>
          <w:p w14:paraId="042BBD83" w14:textId="77777777" w:rsidR="00CB4BEB" w:rsidRPr="00B96FDC" w:rsidRDefault="00CB4BEB" w:rsidP="003C0924">
            <w:pPr>
              <w:rPr>
                <w:rFonts w:ascii="Trebuchet MS" w:hAnsi="Trebuchet MS" w:cs="Trebuchet MS"/>
                <w:b/>
                <w:sz w:val="18"/>
                <w:szCs w:val="18"/>
              </w:rPr>
            </w:pPr>
            <w:proofErr w:type="spellStart"/>
            <w:r>
              <w:rPr>
                <w:rFonts w:ascii="Trebuchet MS" w:hAnsi="Trebuchet MS" w:cs="Trebuchet MS"/>
                <w:b/>
                <w:sz w:val="18"/>
                <w:szCs w:val="18"/>
              </w:rPr>
              <w:t>struktur</w:t>
            </w:r>
            <w:r w:rsidRPr="00B96FDC">
              <w:rPr>
                <w:rFonts w:ascii="Trebuchet MS" w:hAnsi="Trebuchet MS" w:cs="Trebuchet MS"/>
                <w:b/>
                <w:sz w:val="18"/>
                <w:szCs w:val="18"/>
              </w:rPr>
              <w:t>_kode</w:t>
            </w:r>
            <w:proofErr w:type="spellEnd"/>
          </w:p>
        </w:tc>
        <w:tc>
          <w:tcPr>
            <w:tcW w:w="1640" w:type="dxa"/>
            <w:tcBorders>
              <w:bottom w:val="single" w:sz="4" w:space="0" w:color="auto"/>
            </w:tcBorders>
            <w:shd w:val="clear" w:color="auto" w:fill="D9D9D9"/>
            <w:vAlign w:val="center"/>
          </w:tcPr>
          <w:p w14:paraId="1D11FFDE"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struktur</w:t>
            </w:r>
          </w:p>
        </w:tc>
        <w:tc>
          <w:tcPr>
            <w:tcW w:w="1072" w:type="dxa"/>
            <w:tcBorders>
              <w:bottom w:val="single" w:sz="4" w:space="0" w:color="auto"/>
            </w:tcBorders>
            <w:shd w:val="clear" w:color="auto" w:fill="D9D9D9"/>
            <w:vAlign w:val="bottom"/>
          </w:tcPr>
          <w:p w14:paraId="5691A0BE" w14:textId="77777777" w:rsidR="00CB4BEB" w:rsidRPr="003A52C1" w:rsidRDefault="00CB4BEB" w:rsidP="003C0924">
            <w:pPr>
              <w:rPr>
                <w:rFonts w:ascii="Trebuchet MS" w:hAnsi="Trebuchet MS" w:cs="Trebuchet MS"/>
                <w:b/>
                <w:sz w:val="18"/>
                <w:szCs w:val="18"/>
              </w:rPr>
            </w:pPr>
            <w:r w:rsidRPr="003A52C1">
              <w:rPr>
                <w:rFonts w:ascii="Trebuchet MS" w:hAnsi="Trebuchet MS" w:cs="Trebuchet MS"/>
                <w:b/>
                <w:sz w:val="18"/>
                <w:szCs w:val="18"/>
              </w:rPr>
              <w:t>Aktiv</w:t>
            </w:r>
          </w:p>
        </w:tc>
        <w:tc>
          <w:tcPr>
            <w:tcW w:w="5210" w:type="dxa"/>
            <w:tcBorders>
              <w:bottom w:val="single" w:sz="4" w:space="0" w:color="auto"/>
            </w:tcBorders>
            <w:shd w:val="clear" w:color="auto" w:fill="D9D9D9"/>
            <w:vAlign w:val="bottom"/>
          </w:tcPr>
          <w:p w14:paraId="2BD08299"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Begrebsdefinition</w:t>
            </w:r>
          </w:p>
        </w:tc>
      </w:tr>
      <w:tr w:rsidR="00CB4BEB" w:rsidRPr="002D761A" w14:paraId="13A4C078" w14:textId="77777777" w:rsidTr="003C0924">
        <w:trPr>
          <w:trHeight w:hRule="exact" w:val="255"/>
        </w:trPr>
        <w:tc>
          <w:tcPr>
            <w:tcW w:w="1649" w:type="dxa"/>
            <w:tcBorders>
              <w:top w:val="single" w:sz="4" w:space="0" w:color="auto"/>
              <w:left w:val="single" w:sz="4" w:space="0" w:color="auto"/>
              <w:bottom w:val="single" w:sz="4" w:space="0" w:color="auto"/>
              <w:right w:val="single" w:sz="4" w:space="0" w:color="auto"/>
            </w:tcBorders>
            <w:shd w:val="clear" w:color="auto" w:fill="D9D9D9"/>
            <w:vAlign w:val="bottom"/>
          </w:tcPr>
          <w:p w14:paraId="1AF1C26F"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1</w:t>
            </w:r>
          </w:p>
        </w:tc>
        <w:tc>
          <w:tcPr>
            <w:tcW w:w="1640" w:type="dxa"/>
            <w:tcBorders>
              <w:top w:val="single" w:sz="4" w:space="0" w:color="auto"/>
              <w:left w:val="single" w:sz="4" w:space="0" w:color="auto"/>
              <w:bottom w:val="single" w:sz="4" w:space="0" w:color="auto"/>
            </w:tcBorders>
            <w:shd w:val="clear" w:color="auto" w:fill="FFFFFF"/>
            <w:vAlign w:val="bottom"/>
          </w:tcPr>
          <w:p w14:paraId="47BCEC9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Dominerende</w:t>
            </w:r>
          </w:p>
        </w:tc>
        <w:tc>
          <w:tcPr>
            <w:tcW w:w="1072" w:type="dxa"/>
            <w:tcBorders>
              <w:top w:val="single" w:sz="4" w:space="0" w:color="auto"/>
              <w:left w:val="single" w:sz="4" w:space="0" w:color="auto"/>
              <w:bottom w:val="single" w:sz="4" w:space="0" w:color="auto"/>
              <w:right w:val="single" w:sz="4" w:space="0" w:color="auto"/>
            </w:tcBorders>
            <w:shd w:val="clear" w:color="auto" w:fill="FFFFFF"/>
            <w:vAlign w:val="bottom"/>
          </w:tcPr>
          <w:p w14:paraId="35CC8B7C" w14:textId="77777777" w:rsidR="00CB4BEB" w:rsidRPr="003A52C1" w:rsidRDefault="00CB4BEB" w:rsidP="003C0924">
            <w:pPr>
              <w:jc w:val="center"/>
              <w:rPr>
                <w:rFonts w:ascii="Trebuchet MS" w:hAnsi="Trebuchet MS" w:cs="Trebuchet MS"/>
                <w:sz w:val="16"/>
                <w:szCs w:val="16"/>
              </w:rPr>
            </w:pPr>
            <w:r w:rsidRPr="003A52C1">
              <w:rPr>
                <w:rFonts w:ascii="Trebuchet MS" w:hAnsi="Trebuchet MS" w:cs="Trebuchet MS"/>
                <w:sz w:val="16"/>
                <w:szCs w:val="16"/>
              </w:rPr>
              <w:t>1</w:t>
            </w:r>
          </w:p>
        </w:tc>
        <w:tc>
          <w:tcPr>
            <w:tcW w:w="5210" w:type="dxa"/>
            <w:tcBorders>
              <w:top w:val="single" w:sz="4" w:space="0" w:color="auto"/>
              <w:left w:val="single" w:sz="4" w:space="0" w:color="auto"/>
              <w:bottom w:val="single" w:sz="4" w:space="0" w:color="auto"/>
            </w:tcBorders>
            <w:shd w:val="clear" w:color="auto" w:fill="FFFFFF"/>
            <w:vAlign w:val="bottom"/>
          </w:tcPr>
          <w:p w14:paraId="030FE3D9"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Link til PDF (MIM 2007, side 144-</w:t>
            </w:r>
            <w:proofErr w:type="gramStart"/>
            <w:r w:rsidRPr="002527BD">
              <w:rPr>
                <w:rFonts w:ascii="Trebuchet MS" w:hAnsi="Trebuchet MS" w:cs="Trebuchet MS"/>
                <w:sz w:val="18"/>
                <w:szCs w:val="18"/>
              </w:rPr>
              <w:t>162)*</w:t>
            </w:r>
            <w:proofErr w:type="gramEnd"/>
          </w:p>
        </w:tc>
      </w:tr>
      <w:tr w:rsidR="00CB4BEB" w:rsidRPr="002D761A" w14:paraId="6C404CF7" w14:textId="77777777" w:rsidTr="003C0924">
        <w:trPr>
          <w:trHeight w:hRule="exact" w:val="255"/>
        </w:trPr>
        <w:tc>
          <w:tcPr>
            <w:tcW w:w="1649" w:type="dxa"/>
            <w:tcBorders>
              <w:top w:val="single" w:sz="4" w:space="0" w:color="auto"/>
              <w:left w:val="single" w:sz="4" w:space="0" w:color="auto"/>
              <w:bottom w:val="single" w:sz="4" w:space="0" w:color="auto"/>
              <w:right w:val="single" w:sz="4" w:space="0" w:color="auto"/>
            </w:tcBorders>
            <w:shd w:val="clear" w:color="auto" w:fill="D9D9D9"/>
            <w:vAlign w:val="bottom"/>
          </w:tcPr>
          <w:p w14:paraId="32787DC2"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2</w:t>
            </w:r>
          </w:p>
        </w:tc>
        <w:tc>
          <w:tcPr>
            <w:tcW w:w="1640" w:type="dxa"/>
            <w:tcBorders>
              <w:top w:val="single" w:sz="4" w:space="0" w:color="auto"/>
              <w:left w:val="single" w:sz="4" w:space="0" w:color="auto"/>
              <w:bottom w:val="single" w:sz="4" w:space="0" w:color="auto"/>
            </w:tcBorders>
            <w:shd w:val="clear" w:color="auto" w:fill="FFFFFF"/>
            <w:vAlign w:val="bottom"/>
          </w:tcPr>
          <w:p w14:paraId="537D54D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Middel</w:t>
            </w:r>
          </w:p>
        </w:tc>
        <w:tc>
          <w:tcPr>
            <w:tcW w:w="1072" w:type="dxa"/>
            <w:tcBorders>
              <w:top w:val="single" w:sz="4" w:space="0" w:color="auto"/>
              <w:left w:val="single" w:sz="4" w:space="0" w:color="auto"/>
              <w:bottom w:val="single" w:sz="4" w:space="0" w:color="auto"/>
              <w:right w:val="single" w:sz="4" w:space="0" w:color="auto"/>
            </w:tcBorders>
            <w:shd w:val="clear" w:color="auto" w:fill="FFFFFF"/>
            <w:vAlign w:val="bottom"/>
          </w:tcPr>
          <w:p w14:paraId="0A2D96E1" w14:textId="77777777" w:rsidR="00CB4BEB" w:rsidRPr="003A52C1" w:rsidRDefault="00CB4BEB" w:rsidP="003C0924">
            <w:pPr>
              <w:jc w:val="center"/>
              <w:rPr>
                <w:rFonts w:ascii="Trebuchet MS" w:hAnsi="Trebuchet MS" w:cs="Trebuchet MS"/>
                <w:sz w:val="16"/>
                <w:szCs w:val="16"/>
              </w:rPr>
            </w:pPr>
            <w:r w:rsidRPr="003A52C1">
              <w:rPr>
                <w:rFonts w:ascii="Trebuchet MS" w:hAnsi="Trebuchet MS" w:cs="Trebuchet MS"/>
                <w:sz w:val="16"/>
                <w:szCs w:val="16"/>
              </w:rPr>
              <w:t>1</w:t>
            </w:r>
          </w:p>
        </w:tc>
        <w:tc>
          <w:tcPr>
            <w:tcW w:w="5210" w:type="dxa"/>
            <w:tcBorders>
              <w:top w:val="single" w:sz="4" w:space="0" w:color="auto"/>
              <w:left w:val="single" w:sz="4" w:space="0" w:color="auto"/>
              <w:bottom w:val="single" w:sz="4" w:space="0" w:color="auto"/>
            </w:tcBorders>
            <w:shd w:val="clear" w:color="auto" w:fill="FFFFFF"/>
            <w:vAlign w:val="bottom"/>
          </w:tcPr>
          <w:p w14:paraId="1201DB21"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Link til PDF (MIM 2007, side 144-</w:t>
            </w:r>
            <w:proofErr w:type="gramStart"/>
            <w:r w:rsidRPr="002527BD">
              <w:rPr>
                <w:rFonts w:ascii="Trebuchet MS" w:hAnsi="Trebuchet MS" w:cs="Trebuchet MS"/>
                <w:sz w:val="18"/>
                <w:szCs w:val="18"/>
              </w:rPr>
              <w:t>162)*</w:t>
            </w:r>
            <w:proofErr w:type="gramEnd"/>
          </w:p>
        </w:tc>
      </w:tr>
      <w:tr w:rsidR="00CB4BEB" w:rsidRPr="002D761A" w14:paraId="07681BAD" w14:textId="77777777" w:rsidTr="003C0924">
        <w:trPr>
          <w:trHeight w:hRule="exact" w:val="255"/>
        </w:trPr>
        <w:tc>
          <w:tcPr>
            <w:tcW w:w="1649" w:type="dxa"/>
            <w:tcBorders>
              <w:top w:val="single" w:sz="4" w:space="0" w:color="auto"/>
              <w:left w:val="single" w:sz="4" w:space="0" w:color="auto"/>
              <w:bottom w:val="single" w:sz="4" w:space="0" w:color="auto"/>
              <w:right w:val="single" w:sz="4" w:space="0" w:color="auto"/>
            </w:tcBorders>
            <w:shd w:val="clear" w:color="auto" w:fill="D9D9D9"/>
            <w:vAlign w:val="bottom"/>
          </w:tcPr>
          <w:p w14:paraId="79D5809C"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3</w:t>
            </w:r>
          </w:p>
        </w:tc>
        <w:tc>
          <w:tcPr>
            <w:tcW w:w="1640" w:type="dxa"/>
            <w:tcBorders>
              <w:top w:val="single" w:sz="4" w:space="0" w:color="auto"/>
              <w:left w:val="single" w:sz="4" w:space="0" w:color="auto"/>
              <w:bottom w:val="single" w:sz="4" w:space="0" w:color="auto"/>
            </w:tcBorders>
            <w:shd w:val="clear" w:color="auto" w:fill="FFFFFF"/>
            <w:vAlign w:val="bottom"/>
          </w:tcPr>
          <w:p w14:paraId="0EB3DBA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Svagt</w:t>
            </w:r>
          </w:p>
        </w:tc>
        <w:tc>
          <w:tcPr>
            <w:tcW w:w="1072" w:type="dxa"/>
            <w:tcBorders>
              <w:top w:val="single" w:sz="4" w:space="0" w:color="auto"/>
              <w:left w:val="single" w:sz="4" w:space="0" w:color="auto"/>
              <w:bottom w:val="single" w:sz="4" w:space="0" w:color="auto"/>
              <w:right w:val="single" w:sz="4" w:space="0" w:color="auto"/>
            </w:tcBorders>
            <w:shd w:val="clear" w:color="auto" w:fill="FFFFFF"/>
            <w:vAlign w:val="bottom"/>
          </w:tcPr>
          <w:p w14:paraId="24FD8C2D" w14:textId="77777777" w:rsidR="00CB4BEB" w:rsidRPr="003A52C1" w:rsidRDefault="00CB4BEB" w:rsidP="003C0924">
            <w:pPr>
              <w:jc w:val="center"/>
              <w:rPr>
                <w:rFonts w:ascii="Trebuchet MS" w:hAnsi="Trebuchet MS" w:cs="Trebuchet MS"/>
                <w:sz w:val="16"/>
                <w:szCs w:val="16"/>
              </w:rPr>
            </w:pPr>
            <w:r w:rsidRPr="003A52C1">
              <w:rPr>
                <w:rFonts w:ascii="Trebuchet MS" w:hAnsi="Trebuchet MS" w:cs="Trebuchet MS"/>
                <w:sz w:val="16"/>
                <w:szCs w:val="16"/>
              </w:rPr>
              <w:t>1</w:t>
            </w:r>
          </w:p>
        </w:tc>
        <w:tc>
          <w:tcPr>
            <w:tcW w:w="5210" w:type="dxa"/>
            <w:tcBorders>
              <w:top w:val="single" w:sz="4" w:space="0" w:color="auto"/>
              <w:left w:val="single" w:sz="4" w:space="0" w:color="auto"/>
              <w:bottom w:val="single" w:sz="4" w:space="0" w:color="auto"/>
            </w:tcBorders>
            <w:shd w:val="clear" w:color="auto" w:fill="FFFFFF"/>
            <w:vAlign w:val="bottom"/>
          </w:tcPr>
          <w:p w14:paraId="2DF76846"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Link til PDF (MIM 2007, side 144-</w:t>
            </w:r>
            <w:proofErr w:type="gramStart"/>
            <w:r w:rsidRPr="002527BD">
              <w:rPr>
                <w:rFonts w:ascii="Trebuchet MS" w:hAnsi="Trebuchet MS" w:cs="Trebuchet MS"/>
                <w:sz w:val="18"/>
                <w:szCs w:val="18"/>
              </w:rPr>
              <w:t>162)*</w:t>
            </w:r>
            <w:proofErr w:type="gramEnd"/>
          </w:p>
        </w:tc>
      </w:tr>
    </w:tbl>
    <w:p w14:paraId="3FFA71F2" w14:textId="77777777" w:rsidR="00CB4BEB" w:rsidRPr="00B96FDC" w:rsidRDefault="00CB4BEB" w:rsidP="00CB4BEB">
      <w:pPr>
        <w:pStyle w:val="Overskrift7"/>
        <w:rPr>
          <w:b/>
        </w:rPr>
      </w:pPr>
      <w:r>
        <w:rPr>
          <w:b/>
        </w:rPr>
        <w:t>5.13.</w:t>
      </w:r>
      <w:r w:rsidRPr="00B96FDC">
        <w:rPr>
          <w:b/>
        </w:rPr>
        <w:t>3.3.5   6</w:t>
      </w:r>
      <w:r>
        <w:rPr>
          <w:b/>
        </w:rPr>
        <w:t>2</w:t>
      </w:r>
      <w:r w:rsidRPr="00B96FDC">
        <w:rPr>
          <w:b/>
        </w:rPr>
        <w:t xml:space="preserve">02 </w:t>
      </w:r>
      <w:proofErr w:type="spellStart"/>
      <w:r w:rsidRPr="00B96FDC">
        <w:rPr>
          <w:b/>
        </w:rPr>
        <w:t>Visuel_uro</w:t>
      </w:r>
      <w:proofErr w:type="spellEnd"/>
      <w:r w:rsidRPr="00B96FDC">
        <w:rPr>
          <w:rStyle w:val="TypografiOverskrift4BrugerdefineretfarveRGB0Tegn"/>
        </w:rPr>
        <w:t xml:space="preserve"> </w:t>
      </w:r>
      <w:r w:rsidRPr="00B96FDC">
        <w:rPr>
          <w:b/>
        </w:rPr>
        <w:t>(</w:t>
      </w:r>
      <w:r w:rsidRPr="004D056C">
        <w:t>d_6202_visuel_uro</w:t>
      </w:r>
      <w:r w:rsidRPr="00B96FDC">
        <w:rPr>
          <w: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4"/>
        <w:gridCol w:w="1546"/>
        <w:gridCol w:w="1071"/>
        <w:gridCol w:w="5211"/>
      </w:tblGrid>
      <w:tr w:rsidR="00CB4BEB" w:rsidRPr="002D761A" w14:paraId="255B1E92" w14:textId="77777777" w:rsidTr="003C0924">
        <w:trPr>
          <w:trHeight w:hRule="exact" w:val="255"/>
        </w:trPr>
        <w:tc>
          <w:tcPr>
            <w:tcW w:w="1744" w:type="dxa"/>
            <w:tcBorders>
              <w:bottom w:val="single" w:sz="4" w:space="0" w:color="auto"/>
            </w:tcBorders>
            <w:shd w:val="clear" w:color="auto" w:fill="D9D9D9"/>
            <w:vAlign w:val="bottom"/>
          </w:tcPr>
          <w:p w14:paraId="05F2304D" w14:textId="77777777" w:rsidR="00CB4BEB" w:rsidRPr="00B96FDC" w:rsidRDefault="00CB4BEB" w:rsidP="003C0924">
            <w:pPr>
              <w:rPr>
                <w:rFonts w:ascii="Trebuchet MS" w:hAnsi="Trebuchet MS" w:cs="Trebuchet MS"/>
                <w:b/>
                <w:sz w:val="18"/>
                <w:szCs w:val="18"/>
              </w:rPr>
            </w:pPr>
            <w:proofErr w:type="spellStart"/>
            <w:r>
              <w:rPr>
                <w:rFonts w:ascii="Trebuchet MS" w:hAnsi="Trebuchet MS" w:cs="Trebuchet MS"/>
                <w:b/>
                <w:sz w:val="18"/>
                <w:szCs w:val="18"/>
              </w:rPr>
              <w:t>visuel_uro</w:t>
            </w:r>
            <w:r w:rsidRPr="00B96FDC">
              <w:rPr>
                <w:rFonts w:ascii="Trebuchet MS" w:hAnsi="Trebuchet MS" w:cs="Trebuchet MS"/>
                <w:b/>
                <w:sz w:val="18"/>
                <w:szCs w:val="18"/>
              </w:rPr>
              <w:t>_kode</w:t>
            </w:r>
            <w:proofErr w:type="spellEnd"/>
          </w:p>
        </w:tc>
        <w:tc>
          <w:tcPr>
            <w:tcW w:w="1546" w:type="dxa"/>
            <w:tcBorders>
              <w:bottom w:val="single" w:sz="4" w:space="0" w:color="auto"/>
            </w:tcBorders>
            <w:shd w:val="clear" w:color="auto" w:fill="D9D9D9"/>
            <w:vAlign w:val="bottom"/>
          </w:tcPr>
          <w:p w14:paraId="3733B637" w14:textId="77777777" w:rsidR="00CB4BEB" w:rsidRPr="00B96FDC" w:rsidRDefault="00CB4BEB" w:rsidP="003C0924">
            <w:pPr>
              <w:rPr>
                <w:rFonts w:ascii="Trebuchet MS" w:hAnsi="Trebuchet MS" w:cs="Trebuchet MS"/>
                <w:b/>
                <w:sz w:val="18"/>
                <w:szCs w:val="18"/>
              </w:rPr>
            </w:pPr>
            <w:proofErr w:type="spellStart"/>
            <w:r w:rsidRPr="00B96FDC">
              <w:rPr>
                <w:rFonts w:ascii="Trebuchet MS" w:hAnsi="Trebuchet MS" w:cs="Trebuchet MS"/>
                <w:b/>
                <w:sz w:val="18"/>
                <w:szCs w:val="18"/>
              </w:rPr>
              <w:t>visuel_uro</w:t>
            </w:r>
            <w:proofErr w:type="spellEnd"/>
          </w:p>
        </w:tc>
        <w:tc>
          <w:tcPr>
            <w:tcW w:w="1071" w:type="dxa"/>
            <w:tcBorders>
              <w:bottom w:val="single" w:sz="4" w:space="0" w:color="auto"/>
            </w:tcBorders>
            <w:shd w:val="clear" w:color="auto" w:fill="D9D9D9"/>
            <w:vAlign w:val="bottom"/>
          </w:tcPr>
          <w:p w14:paraId="55E23751" w14:textId="77777777" w:rsidR="00CB4BEB" w:rsidRPr="003A52C1" w:rsidRDefault="00CB4BEB" w:rsidP="003C0924">
            <w:pPr>
              <w:rPr>
                <w:rFonts w:ascii="Trebuchet MS" w:hAnsi="Trebuchet MS" w:cs="Trebuchet MS"/>
                <w:b/>
                <w:sz w:val="18"/>
                <w:szCs w:val="18"/>
              </w:rPr>
            </w:pPr>
            <w:r w:rsidRPr="003A52C1">
              <w:rPr>
                <w:rFonts w:ascii="Trebuchet MS" w:hAnsi="Trebuchet MS" w:cs="Trebuchet MS"/>
                <w:b/>
                <w:sz w:val="18"/>
                <w:szCs w:val="18"/>
              </w:rPr>
              <w:t>Aktiv</w:t>
            </w:r>
          </w:p>
        </w:tc>
        <w:tc>
          <w:tcPr>
            <w:tcW w:w="5211" w:type="dxa"/>
            <w:tcBorders>
              <w:bottom w:val="single" w:sz="4" w:space="0" w:color="auto"/>
            </w:tcBorders>
            <w:shd w:val="clear" w:color="auto" w:fill="D9D9D9"/>
            <w:vAlign w:val="bottom"/>
          </w:tcPr>
          <w:p w14:paraId="6271085F"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Begrebsdefinition</w:t>
            </w:r>
          </w:p>
        </w:tc>
      </w:tr>
      <w:tr w:rsidR="00CB4BEB" w:rsidRPr="002527BD" w14:paraId="1C53E819" w14:textId="77777777" w:rsidTr="003C0924">
        <w:trPr>
          <w:trHeight w:hRule="exact" w:val="510"/>
        </w:trPr>
        <w:tc>
          <w:tcPr>
            <w:tcW w:w="1744" w:type="dxa"/>
            <w:tcBorders>
              <w:top w:val="single" w:sz="4" w:space="0" w:color="auto"/>
              <w:left w:val="single" w:sz="4" w:space="0" w:color="auto"/>
              <w:bottom w:val="single" w:sz="4" w:space="0" w:color="auto"/>
              <w:right w:val="single" w:sz="4" w:space="0" w:color="auto"/>
            </w:tcBorders>
            <w:shd w:val="clear" w:color="auto" w:fill="D9D9D9"/>
            <w:vAlign w:val="center"/>
          </w:tcPr>
          <w:p w14:paraId="33B09CC2" w14:textId="77777777" w:rsidR="00CB4BEB" w:rsidRPr="002527BD" w:rsidRDefault="00CB4BEB" w:rsidP="003C0924">
            <w:pPr>
              <w:jc w:val="center"/>
              <w:rPr>
                <w:rFonts w:ascii="Trebuchet MS" w:hAnsi="Trebuchet MS" w:cs="Trebuchet MS"/>
                <w:sz w:val="18"/>
                <w:szCs w:val="18"/>
              </w:rPr>
            </w:pPr>
            <w:r w:rsidRPr="002527BD">
              <w:rPr>
                <w:rFonts w:ascii="Trebuchet MS" w:hAnsi="Trebuchet MS" w:cs="Trebuchet MS"/>
                <w:sz w:val="18"/>
                <w:szCs w:val="18"/>
              </w:rPr>
              <w:t>1</w:t>
            </w:r>
          </w:p>
        </w:tc>
        <w:tc>
          <w:tcPr>
            <w:tcW w:w="1546" w:type="dxa"/>
            <w:tcBorders>
              <w:top w:val="single" w:sz="4" w:space="0" w:color="auto"/>
              <w:left w:val="single" w:sz="4" w:space="0" w:color="auto"/>
              <w:bottom w:val="single" w:sz="4" w:space="0" w:color="auto"/>
            </w:tcBorders>
            <w:shd w:val="clear" w:color="auto" w:fill="FFFFFF"/>
            <w:vAlign w:val="center"/>
          </w:tcPr>
          <w:p w14:paraId="197A9087"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Uroligt</w:t>
            </w:r>
          </w:p>
        </w:tc>
        <w:tc>
          <w:tcPr>
            <w:tcW w:w="1071" w:type="dxa"/>
            <w:tcBorders>
              <w:top w:val="single" w:sz="4" w:space="0" w:color="auto"/>
              <w:left w:val="single" w:sz="4" w:space="0" w:color="auto"/>
              <w:bottom w:val="single" w:sz="4" w:space="0" w:color="auto"/>
              <w:right w:val="single" w:sz="4" w:space="0" w:color="auto"/>
            </w:tcBorders>
            <w:shd w:val="clear" w:color="auto" w:fill="FFFFFF"/>
            <w:vAlign w:val="center"/>
          </w:tcPr>
          <w:p w14:paraId="0E073A8D" w14:textId="77777777" w:rsidR="00CB4BEB" w:rsidRPr="002527BD" w:rsidRDefault="00CB4BEB" w:rsidP="003C0924">
            <w:pPr>
              <w:jc w:val="center"/>
              <w:rPr>
                <w:rFonts w:ascii="Trebuchet MS" w:hAnsi="Trebuchet MS" w:cs="Trebuchet MS"/>
                <w:sz w:val="18"/>
                <w:szCs w:val="18"/>
              </w:rPr>
            </w:pPr>
            <w:r w:rsidRPr="002527BD">
              <w:rPr>
                <w:rFonts w:ascii="Trebuchet MS" w:hAnsi="Trebuchet MS" w:cs="Trebuchet MS"/>
                <w:sz w:val="18"/>
                <w:szCs w:val="18"/>
              </w:rPr>
              <w:t>1</w:t>
            </w:r>
          </w:p>
        </w:tc>
        <w:tc>
          <w:tcPr>
            <w:tcW w:w="5211" w:type="dxa"/>
            <w:tcBorders>
              <w:top w:val="single" w:sz="4" w:space="0" w:color="auto"/>
              <w:left w:val="single" w:sz="4" w:space="0" w:color="auto"/>
              <w:bottom w:val="single" w:sz="4" w:space="0" w:color="auto"/>
            </w:tcBorders>
            <w:shd w:val="clear" w:color="auto" w:fill="FFFFFF"/>
            <w:vAlign w:val="bottom"/>
          </w:tcPr>
          <w:p w14:paraId="465DECD8"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 xml:space="preserve">visuel uro er stor, </w:t>
            </w:r>
            <w:proofErr w:type="gramStart"/>
            <w:r w:rsidRPr="002527BD">
              <w:rPr>
                <w:rFonts w:ascii="Trebuchet MS" w:hAnsi="Trebuchet MS" w:cs="Trebuchet MS"/>
                <w:sz w:val="18"/>
                <w:szCs w:val="18"/>
              </w:rPr>
              <w:t>eksempelvis</w:t>
            </w:r>
            <w:proofErr w:type="gramEnd"/>
            <w:r w:rsidRPr="002527BD">
              <w:rPr>
                <w:rFonts w:ascii="Trebuchet MS" w:hAnsi="Trebuchet MS" w:cs="Trebuchet MS"/>
                <w:sz w:val="18"/>
                <w:szCs w:val="18"/>
              </w:rPr>
              <w:t xml:space="preserve"> i form af passerende biler eller roterende vindmøller</w:t>
            </w:r>
          </w:p>
        </w:tc>
      </w:tr>
      <w:tr w:rsidR="00CB4BEB" w:rsidRPr="002D761A" w14:paraId="42148C64" w14:textId="77777777" w:rsidTr="003C0924">
        <w:trPr>
          <w:trHeight w:hRule="exact" w:val="255"/>
        </w:trPr>
        <w:tc>
          <w:tcPr>
            <w:tcW w:w="1744" w:type="dxa"/>
            <w:tcBorders>
              <w:top w:val="single" w:sz="4" w:space="0" w:color="auto"/>
              <w:left w:val="single" w:sz="4" w:space="0" w:color="auto"/>
              <w:bottom w:val="single" w:sz="4" w:space="0" w:color="auto"/>
              <w:right w:val="single" w:sz="4" w:space="0" w:color="auto"/>
            </w:tcBorders>
            <w:shd w:val="clear" w:color="auto" w:fill="D9D9D9"/>
            <w:vAlign w:val="bottom"/>
          </w:tcPr>
          <w:p w14:paraId="59FBC173"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2</w:t>
            </w:r>
          </w:p>
        </w:tc>
        <w:tc>
          <w:tcPr>
            <w:tcW w:w="1546" w:type="dxa"/>
            <w:tcBorders>
              <w:top w:val="single" w:sz="4" w:space="0" w:color="auto"/>
              <w:left w:val="single" w:sz="4" w:space="0" w:color="auto"/>
              <w:bottom w:val="single" w:sz="4" w:space="0" w:color="auto"/>
            </w:tcBorders>
            <w:shd w:val="clear" w:color="auto" w:fill="FFFFFF"/>
            <w:vAlign w:val="bottom"/>
          </w:tcPr>
          <w:p w14:paraId="2A3945B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Middel</w:t>
            </w:r>
          </w:p>
        </w:tc>
        <w:tc>
          <w:tcPr>
            <w:tcW w:w="1071" w:type="dxa"/>
            <w:tcBorders>
              <w:top w:val="single" w:sz="4" w:space="0" w:color="auto"/>
              <w:left w:val="single" w:sz="4" w:space="0" w:color="auto"/>
              <w:bottom w:val="single" w:sz="4" w:space="0" w:color="auto"/>
              <w:right w:val="single" w:sz="4" w:space="0" w:color="auto"/>
            </w:tcBorders>
            <w:shd w:val="clear" w:color="auto" w:fill="FFFFFF"/>
            <w:vAlign w:val="bottom"/>
          </w:tcPr>
          <w:p w14:paraId="7234A81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5211" w:type="dxa"/>
            <w:tcBorders>
              <w:top w:val="single" w:sz="4" w:space="0" w:color="auto"/>
              <w:left w:val="single" w:sz="4" w:space="0" w:color="auto"/>
              <w:bottom w:val="single" w:sz="4" w:space="0" w:color="auto"/>
            </w:tcBorders>
            <w:shd w:val="clear" w:color="auto" w:fill="FFFFFF"/>
            <w:vAlign w:val="bottom"/>
          </w:tcPr>
          <w:p w14:paraId="69216B0C"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Link til PDF (MIM 2007, side 144-</w:t>
            </w:r>
            <w:proofErr w:type="gramStart"/>
            <w:r w:rsidRPr="002527BD">
              <w:rPr>
                <w:rFonts w:ascii="Trebuchet MS" w:hAnsi="Trebuchet MS" w:cs="Trebuchet MS"/>
                <w:sz w:val="18"/>
                <w:szCs w:val="18"/>
              </w:rPr>
              <w:t>162)*</w:t>
            </w:r>
            <w:proofErr w:type="gramEnd"/>
          </w:p>
        </w:tc>
      </w:tr>
      <w:tr w:rsidR="00CB4BEB" w:rsidRPr="002D761A" w14:paraId="3E2FD03D" w14:textId="77777777" w:rsidTr="003C0924">
        <w:trPr>
          <w:trHeight w:hRule="exact" w:val="255"/>
        </w:trPr>
        <w:tc>
          <w:tcPr>
            <w:tcW w:w="1744" w:type="dxa"/>
            <w:tcBorders>
              <w:top w:val="single" w:sz="4" w:space="0" w:color="auto"/>
              <w:left w:val="single" w:sz="4" w:space="0" w:color="auto"/>
              <w:bottom w:val="single" w:sz="4" w:space="0" w:color="auto"/>
              <w:right w:val="single" w:sz="4" w:space="0" w:color="auto"/>
            </w:tcBorders>
            <w:shd w:val="clear" w:color="auto" w:fill="D9D9D9"/>
            <w:vAlign w:val="bottom"/>
          </w:tcPr>
          <w:p w14:paraId="295ABAC9"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3</w:t>
            </w:r>
          </w:p>
        </w:tc>
        <w:tc>
          <w:tcPr>
            <w:tcW w:w="1546" w:type="dxa"/>
            <w:tcBorders>
              <w:top w:val="single" w:sz="4" w:space="0" w:color="auto"/>
              <w:left w:val="single" w:sz="4" w:space="0" w:color="auto"/>
              <w:bottom w:val="single" w:sz="4" w:space="0" w:color="auto"/>
            </w:tcBorders>
            <w:shd w:val="clear" w:color="auto" w:fill="FFFFFF"/>
            <w:vAlign w:val="bottom"/>
          </w:tcPr>
          <w:p w14:paraId="18BC7E6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Roligt</w:t>
            </w:r>
          </w:p>
        </w:tc>
        <w:tc>
          <w:tcPr>
            <w:tcW w:w="1071" w:type="dxa"/>
            <w:tcBorders>
              <w:top w:val="single" w:sz="4" w:space="0" w:color="auto"/>
              <w:left w:val="single" w:sz="4" w:space="0" w:color="auto"/>
              <w:bottom w:val="single" w:sz="4" w:space="0" w:color="auto"/>
              <w:right w:val="single" w:sz="4" w:space="0" w:color="auto"/>
            </w:tcBorders>
            <w:shd w:val="clear" w:color="auto" w:fill="FFFFFF"/>
            <w:vAlign w:val="bottom"/>
          </w:tcPr>
          <w:p w14:paraId="124AC11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5211" w:type="dxa"/>
            <w:tcBorders>
              <w:top w:val="single" w:sz="4" w:space="0" w:color="auto"/>
              <w:left w:val="single" w:sz="4" w:space="0" w:color="auto"/>
              <w:bottom w:val="single" w:sz="4" w:space="0" w:color="auto"/>
            </w:tcBorders>
            <w:shd w:val="clear" w:color="auto" w:fill="FFFFFF"/>
            <w:vAlign w:val="bottom"/>
          </w:tcPr>
          <w:p w14:paraId="58DD55C2"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Et område, der visuelt er uberørt af bevægelse.</w:t>
            </w:r>
          </w:p>
        </w:tc>
      </w:tr>
    </w:tbl>
    <w:p w14:paraId="4B54890E" w14:textId="77777777" w:rsidR="00CB4BEB" w:rsidRPr="00D438A6" w:rsidRDefault="00CB4BEB" w:rsidP="00CB4BEB">
      <w:pPr>
        <w:rPr>
          <w:b/>
          <w:color w:val="FF0000"/>
          <w:sz w:val="19"/>
          <w:szCs w:val="19"/>
        </w:rPr>
      </w:pPr>
      <w:r w:rsidRPr="00D438A6">
        <w:rPr>
          <w:rFonts w:ascii="Trebuchet MS" w:hAnsi="Trebuchet MS" w:cs="Trebuchet MS"/>
          <w:sz w:val="19"/>
          <w:szCs w:val="19"/>
        </w:rPr>
        <w:t>For yderligere Begrebsdefinition, se: Link til PDF (MIM 2007, side 144-</w:t>
      </w:r>
      <w:proofErr w:type="gramStart"/>
      <w:r w:rsidRPr="00D438A6">
        <w:rPr>
          <w:rFonts w:ascii="Trebuchet MS" w:hAnsi="Trebuchet MS" w:cs="Trebuchet MS"/>
          <w:sz w:val="19"/>
          <w:szCs w:val="19"/>
        </w:rPr>
        <w:t>162)*</w:t>
      </w:r>
      <w:proofErr w:type="gramEnd"/>
    </w:p>
    <w:p w14:paraId="051AB036" w14:textId="77777777" w:rsidR="00CB4BEB" w:rsidRPr="00B96FDC" w:rsidRDefault="00CB4BEB" w:rsidP="00CB4BEB">
      <w:pPr>
        <w:pStyle w:val="Overskrift7"/>
        <w:rPr>
          <w:b/>
        </w:rPr>
      </w:pPr>
      <w:r>
        <w:rPr>
          <w:b/>
        </w:rPr>
        <w:t>5.13.</w:t>
      </w:r>
      <w:r w:rsidRPr="00B96FDC">
        <w:rPr>
          <w:b/>
        </w:rPr>
        <w:t>3.3.6   6</w:t>
      </w:r>
      <w:r>
        <w:rPr>
          <w:b/>
        </w:rPr>
        <w:t>2</w:t>
      </w:r>
      <w:r w:rsidRPr="00B96FDC">
        <w:rPr>
          <w:b/>
        </w:rPr>
        <w:t>02 Tidsdybde</w:t>
      </w:r>
      <w:r w:rsidRPr="00B96FDC">
        <w:rPr>
          <w:rStyle w:val="TypografiOverskrift4BrugerdefineretfarveRGB0Tegn"/>
        </w:rPr>
        <w:t xml:space="preserve"> </w:t>
      </w:r>
      <w:r w:rsidRPr="00B96FDC">
        <w:rPr>
          <w:b/>
        </w:rPr>
        <w:t>(</w:t>
      </w:r>
      <w:r w:rsidRPr="004D056C">
        <w:t>d_6202_tidsdybde</w:t>
      </w:r>
      <w:r w:rsidRPr="00B96FDC">
        <w:rPr>
          <w:b/>
        </w:rPr>
        <w:t>)</w:t>
      </w:r>
    </w:p>
    <w:tbl>
      <w:tblPr>
        <w:tblW w:w="136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1520"/>
        <w:gridCol w:w="1122"/>
        <w:gridCol w:w="9291"/>
      </w:tblGrid>
      <w:tr w:rsidR="00CB4BEB" w:rsidRPr="002D761A" w14:paraId="21A82FD6" w14:textId="77777777" w:rsidTr="003C0924">
        <w:trPr>
          <w:trHeight w:hRule="exact" w:val="255"/>
        </w:trPr>
        <w:tc>
          <w:tcPr>
            <w:tcW w:w="1719" w:type="dxa"/>
            <w:tcBorders>
              <w:bottom w:val="single" w:sz="4" w:space="0" w:color="auto"/>
            </w:tcBorders>
            <w:shd w:val="clear" w:color="auto" w:fill="D9D9D9"/>
            <w:vAlign w:val="bottom"/>
          </w:tcPr>
          <w:p w14:paraId="6BE6BE16" w14:textId="77777777" w:rsidR="00CB4BEB" w:rsidRPr="00356D62" w:rsidRDefault="00CB4BEB" w:rsidP="003C0924">
            <w:pPr>
              <w:rPr>
                <w:rFonts w:ascii="Trebuchet MS" w:hAnsi="Trebuchet MS" w:cs="Trebuchet MS"/>
                <w:b/>
                <w:sz w:val="18"/>
                <w:szCs w:val="18"/>
              </w:rPr>
            </w:pPr>
            <w:proofErr w:type="spellStart"/>
            <w:r>
              <w:rPr>
                <w:rFonts w:ascii="Trebuchet MS" w:hAnsi="Trebuchet MS" w:cs="Trebuchet MS"/>
                <w:b/>
                <w:sz w:val="18"/>
                <w:szCs w:val="18"/>
              </w:rPr>
              <w:t>tidsdybde</w:t>
            </w:r>
            <w:r w:rsidRPr="00356D62">
              <w:rPr>
                <w:rFonts w:ascii="Trebuchet MS" w:hAnsi="Trebuchet MS" w:cs="Trebuchet MS"/>
                <w:b/>
                <w:sz w:val="18"/>
                <w:szCs w:val="18"/>
              </w:rPr>
              <w:t>_kode</w:t>
            </w:r>
            <w:proofErr w:type="spellEnd"/>
          </w:p>
        </w:tc>
        <w:tc>
          <w:tcPr>
            <w:tcW w:w="1520" w:type="dxa"/>
            <w:tcBorders>
              <w:bottom w:val="single" w:sz="4" w:space="0" w:color="auto"/>
            </w:tcBorders>
            <w:shd w:val="clear" w:color="auto" w:fill="D9D9D9"/>
            <w:vAlign w:val="bottom"/>
          </w:tcPr>
          <w:p w14:paraId="0E175439" w14:textId="77777777" w:rsidR="00CB4BEB" w:rsidRPr="00356D62" w:rsidRDefault="00CB4BEB" w:rsidP="003C0924">
            <w:pPr>
              <w:rPr>
                <w:rFonts w:ascii="Trebuchet MS" w:hAnsi="Trebuchet MS" w:cs="Trebuchet MS"/>
                <w:b/>
                <w:sz w:val="18"/>
                <w:szCs w:val="18"/>
              </w:rPr>
            </w:pPr>
            <w:r w:rsidRPr="00356D62">
              <w:rPr>
                <w:rFonts w:ascii="Trebuchet MS" w:hAnsi="Trebuchet MS" w:cs="Trebuchet MS"/>
                <w:b/>
                <w:sz w:val="18"/>
                <w:szCs w:val="18"/>
              </w:rPr>
              <w:t>tidsdybde</w:t>
            </w:r>
          </w:p>
        </w:tc>
        <w:tc>
          <w:tcPr>
            <w:tcW w:w="1122" w:type="dxa"/>
            <w:tcBorders>
              <w:bottom w:val="single" w:sz="4" w:space="0" w:color="auto"/>
            </w:tcBorders>
            <w:shd w:val="clear" w:color="auto" w:fill="D9D9D9"/>
            <w:vAlign w:val="bottom"/>
          </w:tcPr>
          <w:p w14:paraId="3006B67F" w14:textId="77777777" w:rsidR="00CB4BEB" w:rsidRPr="003A52C1" w:rsidRDefault="00CB4BEB" w:rsidP="003C0924">
            <w:pPr>
              <w:rPr>
                <w:rFonts w:ascii="Trebuchet MS" w:hAnsi="Trebuchet MS" w:cs="Trebuchet MS"/>
                <w:b/>
                <w:sz w:val="18"/>
                <w:szCs w:val="18"/>
              </w:rPr>
            </w:pPr>
            <w:r w:rsidRPr="003A52C1">
              <w:rPr>
                <w:rFonts w:ascii="Trebuchet MS" w:hAnsi="Trebuchet MS" w:cs="Trebuchet MS"/>
                <w:b/>
                <w:sz w:val="18"/>
                <w:szCs w:val="18"/>
              </w:rPr>
              <w:t>Aktiv</w:t>
            </w:r>
          </w:p>
        </w:tc>
        <w:tc>
          <w:tcPr>
            <w:tcW w:w="9291" w:type="dxa"/>
            <w:tcBorders>
              <w:bottom w:val="single" w:sz="4" w:space="0" w:color="auto"/>
            </w:tcBorders>
            <w:shd w:val="clear" w:color="auto" w:fill="D9D9D9"/>
            <w:vAlign w:val="bottom"/>
          </w:tcPr>
          <w:p w14:paraId="0C93EAED"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Begrebsdefinition</w:t>
            </w:r>
          </w:p>
        </w:tc>
      </w:tr>
      <w:tr w:rsidR="00CB4BEB" w:rsidRPr="002D761A" w14:paraId="415D3C42" w14:textId="77777777" w:rsidTr="003C0924">
        <w:trPr>
          <w:trHeight w:hRule="exact" w:val="255"/>
        </w:trPr>
        <w:tc>
          <w:tcPr>
            <w:tcW w:w="1719" w:type="dxa"/>
            <w:tcBorders>
              <w:top w:val="single" w:sz="4" w:space="0" w:color="auto"/>
              <w:left w:val="single" w:sz="4" w:space="0" w:color="auto"/>
              <w:bottom w:val="single" w:sz="4" w:space="0" w:color="auto"/>
              <w:right w:val="single" w:sz="4" w:space="0" w:color="auto"/>
            </w:tcBorders>
            <w:shd w:val="clear" w:color="auto" w:fill="D9D9D9"/>
            <w:vAlign w:val="bottom"/>
          </w:tcPr>
          <w:p w14:paraId="4C3FDEE3"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1</w:t>
            </w:r>
          </w:p>
        </w:tc>
        <w:tc>
          <w:tcPr>
            <w:tcW w:w="1520" w:type="dxa"/>
            <w:tcBorders>
              <w:top w:val="single" w:sz="4" w:space="0" w:color="auto"/>
              <w:left w:val="single" w:sz="4" w:space="0" w:color="auto"/>
              <w:bottom w:val="single" w:sz="4" w:space="0" w:color="auto"/>
            </w:tcBorders>
            <w:shd w:val="clear" w:color="auto" w:fill="FFFFFF"/>
            <w:vAlign w:val="bottom"/>
          </w:tcPr>
          <w:p w14:paraId="4956828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Ca. 0-50 år</w:t>
            </w:r>
          </w:p>
        </w:tc>
        <w:tc>
          <w:tcPr>
            <w:tcW w:w="1122" w:type="dxa"/>
            <w:tcBorders>
              <w:top w:val="single" w:sz="4" w:space="0" w:color="auto"/>
              <w:left w:val="single" w:sz="4" w:space="0" w:color="auto"/>
              <w:bottom w:val="single" w:sz="4" w:space="0" w:color="auto"/>
            </w:tcBorders>
            <w:shd w:val="clear" w:color="auto" w:fill="FFFFFF"/>
            <w:vAlign w:val="bottom"/>
          </w:tcPr>
          <w:p w14:paraId="16D9791D" w14:textId="77777777" w:rsidR="00CB4BEB" w:rsidRPr="003A52C1" w:rsidRDefault="00CB4BEB" w:rsidP="003C0924">
            <w:pPr>
              <w:jc w:val="center"/>
              <w:rPr>
                <w:rFonts w:ascii="Trebuchet MS" w:hAnsi="Trebuchet MS" w:cs="Trebuchet MS"/>
                <w:sz w:val="16"/>
                <w:szCs w:val="16"/>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300816BE"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Link til PDF (MIM 2007, side 144-</w:t>
            </w:r>
            <w:proofErr w:type="gramStart"/>
            <w:r w:rsidRPr="002527BD">
              <w:rPr>
                <w:rFonts w:ascii="Trebuchet MS" w:hAnsi="Trebuchet MS" w:cs="Trebuchet MS"/>
                <w:sz w:val="18"/>
                <w:szCs w:val="18"/>
              </w:rPr>
              <w:t>162)*</w:t>
            </w:r>
            <w:proofErr w:type="gramEnd"/>
          </w:p>
        </w:tc>
      </w:tr>
      <w:tr w:rsidR="00CB4BEB" w:rsidRPr="002D761A" w14:paraId="357E3E55" w14:textId="77777777" w:rsidTr="003C0924">
        <w:trPr>
          <w:trHeight w:hRule="exact" w:val="255"/>
        </w:trPr>
        <w:tc>
          <w:tcPr>
            <w:tcW w:w="1719" w:type="dxa"/>
            <w:tcBorders>
              <w:top w:val="single" w:sz="4" w:space="0" w:color="auto"/>
              <w:left w:val="single" w:sz="4" w:space="0" w:color="auto"/>
              <w:bottom w:val="single" w:sz="4" w:space="0" w:color="auto"/>
              <w:right w:val="single" w:sz="4" w:space="0" w:color="auto"/>
            </w:tcBorders>
            <w:shd w:val="clear" w:color="auto" w:fill="D9D9D9"/>
            <w:vAlign w:val="bottom"/>
          </w:tcPr>
          <w:p w14:paraId="30DD8386"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2</w:t>
            </w:r>
          </w:p>
        </w:tc>
        <w:tc>
          <w:tcPr>
            <w:tcW w:w="1520" w:type="dxa"/>
            <w:tcBorders>
              <w:top w:val="single" w:sz="4" w:space="0" w:color="auto"/>
              <w:left w:val="single" w:sz="4" w:space="0" w:color="auto"/>
              <w:bottom w:val="single" w:sz="4" w:space="0" w:color="auto"/>
            </w:tcBorders>
            <w:shd w:val="clear" w:color="auto" w:fill="FFFFFF"/>
            <w:vAlign w:val="bottom"/>
          </w:tcPr>
          <w:p w14:paraId="3D0B737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Ca. 0-200 år</w:t>
            </w:r>
          </w:p>
        </w:tc>
        <w:tc>
          <w:tcPr>
            <w:tcW w:w="1122" w:type="dxa"/>
            <w:tcBorders>
              <w:top w:val="single" w:sz="4" w:space="0" w:color="auto"/>
              <w:left w:val="single" w:sz="4" w:space="0" w:color="auto"/>
              <w:bottom w:val="single" w:sz="4" w:space="0" w:color="auto"/>
            </w:tcBorders>
            <w:shd w:val="clear" w:color="auto" w:fill="FFFFFF"/>
            <w:vAlign w:val="bottom"/>
          </w:tcPr>
          <w:p w14:paraId="7B595027" w14:textId="77777777" w:rsidR="00CB4BEB" w:rsidRPr="003A52C1" w:rsidRDefault="00CB4BEB" w:rsidP="003C0924">
            <w:pPr>
              <w:jc w:val="center"/>
              <w:rPr>
                <w:rFonts w:ascii="Trebuchet MS" w:hAnsi="Trebuchet MS" w:cs="Trebuchet MS"/>
                <w:sz w:val="16"/>
                <w:szCs w:val="16"/>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2C64E3A7"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Link til PDF (MIM 2007, side 144-</w:t>
            </w:r>
            <w:proofErr w:type="gramStart"/>
            <w:r w:rsidRPr="002527BD">
              <w:rPr>
                <w:rFonts w:ascii="Trebuchet MS" w:hAnsi="Trebuchet MS" w:cs="Trebuchet MS"/>
                <w:sz w:val="18"/>
                <w:szCs w:val="18"/>
              </w:rPr>
              <w:t>162)*</w:t>
            </w:r>
            <w:proofErr w:type="gramEnd"/>
          </w:p>
        </w:tc>
      </w:tr>
      <w:tr w:rsidR="00CB4BEB" w:rsidRPr="002D761A" w14:paraId="21BA9FDF" w14:textId="77777777" w:rsidTr="003C0924">
        <w:trPr>
          <w:trHeight w:hRule="exact" w:val="255"/>
        </w:trPr>
        <w:tc>
          <w:tcPr>
            <w:tcW w:w="1719" w:type="dxa"/>
            <w:tcBorders>
              <w:top w:val="single" w:sz="4" w:space="0" w:color="auto"/>
              <w:left w:val="single" w:sz="4" w:space="0" w:color="auto"/>
              <w:bottom w:val="single" w:sz="4" w:space="0" w:color="auto"/>
              <w:right w:val="single" w:sz="4" w:space="0" w:color="auto"/>
            </w:tcBorders>
            <w:shd w:val="clear" w:color="auto" w:fill="D9D9D9"/>
            <w:vAlign w:val="bottom"/>
          </w:tcPr>
          <w:p w14:paraId="472A135A"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3</w:t>
            </w:r>
          </w:p>
        </w:tc>
        <w:tc>
          <w:tcPr>
            <w:tcW w:w="1520" w:type="dxa"/>
            <w:tcBorders>
              <w:top w:val="single" w:sz="4" w:space="0" w:color="auto"/>
              <w:left w:val="single" w:sz="4" w:space="0" w:color="auto"/>
              <w:bottom w:val="single" w:sz="4" w:space="0" w:color="auto"/>
            </w:tcBorders>
            <w:shd w:val="clear" w:color="auto" w:fill="FFFFFF"/>
            <w:vAlign w:val="bottom"/>
          </w:tcPr>
          <w:p w14:paraId="343540A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&gt; 200 år</w:t>
            </w:r>
          </w:p>
        </w:tc>
        <w:tc>
          <w:tcPr>
            <w:tcW w:w="1122" w:type="dxa"/>
            <w:tcBorders>
              <w:top w:val="single" w:sz="4" w:space="0" w:color="auto"/>
              <w:left w:val="single" w:sz="4" w:space="0" w:color="auto"/>
              <w:bottom w:val="single" w:sz="4" w:space="0" w:color="auto"/>
            </w:tcBorders>
            <w:shd w:val="clear" w:color="auto" w:fill="FFFFFF"/>
            <w:vAlign w:val="bottom"/>
          </w:tcPr>
          <w:p w14:paraId="79FF3D02" w14:textId="77777777" w:rsidR="00CB4BEB" w:rsidRPr="003A52C1" w:rsidRDefault="00CB4BEB" w:rsidP="003C0924">
            <w:pPr>
              <w:jc w:val="center"/>
              <w:rPr>
                <w:rFonts w:ascii="Trebuchet MS" w:hAnsi="Trebuchet MS" w:cs="Trebuchet MS"/>
                <w:sz w:val="16"/>
                <w:szCs w:val="16"/>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4FD461D9"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Link til PDF (MIM 2007, side 144-</w:t>
            </w:r>
            <w:proofErr w:type="gramStart"/>
            <w:r w:rsidRPr="002527BD">
              <w:rPr>
                <w:rFonts w:ascii="Trebuchet MS" w:hAnsi="Trebuchet MS" w:cs="Trebuchet MS"/>
                <w:sz w:val="18"/>
                <w:szCs w:val="18"/>
              </w:rPr>
              <w:t>162)*</w:t>
            </w:r>
            <w:proofErr w:type="gramEnd"/>
          </w:p>
        </w:tc>
      </w:tr>
    </w:tbl>
    <w:p w14:paraId="10BBFAD1" w14:textId="77777777" w:rsidR="00D438A6" w:rsidRDefault="00D438A6" w:rsidP="00D438A6">
      <w:bookmarkStart w:id="2945" w:name="_Toc63351530"/>
      <w:bookmarkStart w:id="2946" w:name="OLE_LINK7"/>
      <w:bookmarkStart w:id="2947" w:name="OLE_LINK8"/>
    </w:p>
    <w:p w14:paraId="3701ECCC" w14:textId="28E5BE23" w:rsidR="00CB4BEB" w:rsidRPr="001C410C" w:rsidRDefault="00CB4BEB" w:rsidP="00CB4BEB">
      <w:pPr>
        <w:pStyle w:val="Overskrift2"/>
        <w:rPr>
          <w:kern w:val="32"/>
        </w:rPr>
      </w:pPr>
      <w:bookmarkStart w:id="2948" w:name="_Toc122436177"/>
      <w:r w:rsidRPr="001C410C">
        <w:rPr>
          <w:kern w:val="32"/>
        </w:rPr>
        <w:t>5.13.4 Landskabskaraktervurderinger (6203)</w:t>
      </w:r>
      <w:bookmarkEnd w:id="2945"/>
      <w:bookmarkEnd w:id="2948"/>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1"/>
        <w:gridCol w:w="5239"/>
        <w:gridCol w:w="1155"/>
        <w:gridCol w:w="1356"/>
        <w:gridCol w:w="1449"/>
        <w:gridCol w:w="2566"/>
      </w:tblGrid>
      <w:tr w:rsidR="00CB4BEB" w:rsidRPr="00B96FDC" w14:paraId="3ADFB1D3" w14:textId="77777777" w:rsidTr="003C0924">
        <w:trPr>
          <w:trHeight w:hRule="exact" w:val="510"/>
        </w:trPr>
        <w:tc>
          <w:tcPr>
            <w:tcW w:w="1951" w:type="dxa"/>
            <w:tcBorders>
              <w:bottom w:val="single" w:sz="4" w:space="0" w:color="auto"/>
            </w:tcBorders>
            <w:shd w:val="clear" w:color="auto" w:fill="D9D9D9"/>
            <w:vAlign w:val="center"/>
          </w:tcPr>
          <w:bookmarkEnd w:id="2946"/>
          <w:bookmarkEnd w:id="2947"/>
          <w:p w14:paraId="5FE63150"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Feltnavn</w:t>
            </w:r>
          </w:p>
        </w:tc>
        <w:tc>
          <w:tcPr>
            <w:tcW w:w="5239" w:type="dxa"/>
            <w:tcBorders>
              <w:bottom w:val="single" w:sz="4" w:space="0" w:color="auto"/>
            </w:tcBorders>
            <w:shd w:val="clear" w:color="auto" w:fill="D9D9D9"/>
            <w:vAlign w:val="center"/>
          </w:tcPr>
          <w:p w14:paraId="1CFEB6C9"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Formål</w:t>
            </w:r>
          </w:p>
        </w:tc>
        <w:tc>
          <w:tcPr>
            <w:tcW w:w="1155" w:type="dxa"/>
            <w:tcBorders>
              <w:bottom w:val="single" w:sz="4" w:space="0" w:color="auto"/>
            </w:tcBorders>
            <w:shd w:val="clear" w:color="auto" w:fill="D9D9D9"/>
            <w:vAlign w:val="center"/>
          </w:tcPr>
          <w:p w14:paraId="72B705FF"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Datatype</w:t>
            </w:r>
          </w:p>
        </w:tc>
        <w:tc>
          <w:tcPr>
            <w:tcW w:w="1356" w:type="dxa"/>
            <w:tcBorders>
              <w:bottom w:val="single" w:sz="4" w:space="0" w:color="auto"/>
            </w:tcBorders>
            <w:shd w:val="clear" w:color="auto" w:fill="D9D9D9"/>
            <w:vAlign w:val="center"/>
          </w:tcPr>
          <w:p w14:paraId="726E04B0"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Værdiområde</w:t>
            </w:r>
          </w:p>
        </w:tc>
        <w:tc>
          <w:tcPr>
            <w:tcW w:w="1449" w:type="dxa"/>
            <w:tcBorders>
              <w:bottom w:val="single" w:sz="4" w:space="0" w:color="auto"/>
            </w:tcBorders>
            <w:shd w:val="clear" w:color="auto" w:fill="D9D9D9"/>
            <w:vAlign w:val="center"/>
          </w:tcPr>
          <w:p w14:paraId="01B6DA4A" w14:textId="77777777" w:rsidR="00CB4BEB" w:rsidRPr="00B96FDC" w:rsidRDefault="00CB4BEB" w:rsidP="003C0924">
            <w:pPr>
              <w:autoSpaceDE w:val="0"/>
              <w:autoSpaceDN w:val="0"/>
              <w:adjustRightInd w:val="0"/>
              <w:rPr>
                <w:rFonts w:ascii="Trebuchet MS" w:hAnsi="Trebuchet MS" w:cs="Trebuchet MS"/>
                <w:b/>
                <w:sz w:val="18"/>
                <w:szCs w:val="18"/>
              </w:rPr>
            </w:pPr>
            <w:r w:rsidRPr="00B96FDC">
              <w:rPr>
                <w:rFonts w:ascii="Trebuchet MS" w:hAnsi="Trebuchet MS" w:cs="Trebuchet MS"/>
                <w:b/>
                <w:sz w:val="18"/>
                <w:szCs w:val="18"/>
              </w:rPr>
              <w:t>Obligatorisk /</w:t>
            </w:r>
          </w:p>
          <w:p w14:paraId="5EE0F038"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Frit</w:t>
            </w:r>
          </w:p>
        </w:tc>
        <w:tc>
          <w:tcPr>
            <w:tcW w:w="2566" w:type="dxa"/>
            <w:tcBorders>
              <w:bottom w:val="single" w:sz="4" w:space="0" w:color="auto"/>
            </w:tcBorders>
            <w:shd w:val="clear" w:color="auto" w:fill="D9D9D9"/>
            <w:vAlign w:val="center"/>
          </w:tcPr>
          <w:p w14:paraId="766C7C0B"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Eksempel</w:t>
            </w:r>
          </w:p>
        </w:tc>
      </w:tr>
      <w:tr w:rsidR="00CB4BEB" w:rsidRPr="00B96FDC" w14:paraId="4FDBD15D"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97DDBA"/>
            <w:vAlign w:val="center"/>
          </w:tcPr>
          <w:p w14:paraId="32B5C0FF" w14:textId="77777777" w:rsidR="00CB4BEB" w:rsidRPr="00B96FDC"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t>omraade_nr</w:t>
            </w:r>
            <w:proofErr w:type="spellEnd"/>
          </w:p>
        </w:tc>
        <w:tc>
          <w:tcPr>
            <w:tcW w:w="11765"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01B9CC35" w14:textId="77777777" w:rsidR="00CB4BEB" w:rsidRPr="00F32164" w:rsidRDefault="00CB4BEB" w:rsidP="003C0924">
            <w:pPr>
              <w:rPr>
                <w:rFonts w:ascii="Trebuchet MS" w:hAnsi="Trebuchet MS" w:cs="Trebuchet MS"/>
                <w:sz w:val="18"/>
                <w:szCs w:val="18"/>
              </w:rPr>
            </w:pPr>
            <w:r w:rsidRPr="00F32164">
              <w:rPr>
                <w:rFonts w:ascii="Trebuchet MS" w:hAnsi="Trebuchet MS" w:cs="Trebuchet MS"/>
                <w:sz w:val="18"/>
                <w:szCs w:val="18"/>
              </w:rPr>
              <w:t>Felt defineret under: 4.1 Standardiserede felter til de temaspecifikke datamodeller</w:t>
            </w:r>
            <w:r w:rsidRPr="00F32164" w:rsidDel="00601DD7">
              <w:rPr>
                <w:rFonts w:ascii="Trebuchet MS" w:hAnsi="Trebuchet MS" w:cs="Trebuchet MS"/>
                <w:sz w:val="18"/>
                <w:szCs w:val="18"/>
              </w:rPr>
              <w:t xml:space="preserve"> </w:t>
            </w:r>
          </w:p>
        </w:tc>
      </w:tr>
      <w:tr w:rsidR="00CB4BEB" w:rsidRPr="00B96FDC" w14:paraId="11CB1C91"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97DDBA"/>
            <w:vAlign w:val="center"/>
          </w:tcPr>
          <w:p w14:paraId="3EFBBAE6" w14:textId="77777777" w:rsidR="00CB4BEB" w:rsidRPr="00B96FDC"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t>omraade</w:t>
            </w:r>
            <w:proofErr w:type="spellEnd"/>
          </w:p>
        </w:tc>
        <w:tc>
          <w:tcPr>
            <w:tcW w:w="11765"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5A3DD96D" w14:textId="77777777" w:rsidR="00CB4BEB" w:rsidRPr="00F32164" w:rsidRDefault="00CB4BEB" w:rsidP="003C0924">
            <w:pPr>
              <w:rPr>
                <w:rFonts w:ascii="Trebuchet MS" w:hAnsi="Trebuchet MS" w:cs="Trebuchet MS"/>
                <w:sz w:val="18"/>
                <w:szCs w:val="18"/>
              </w:rPr>
            </w:pPr>
            <w:r w:rsidRPr="00F32164">
              <w:rPr>
                <w:rFonts w:ascii="Trebuchet MS" w:hAnsi="Trebuchet MS" w:cs="Trebuchet MS"/>
                <w:sz w:val="18"/>
                <w:szCs w:val="18"/>
              </w:rPr>
              <w:t>Felt defineret under: 4.1 Standardiserede felter til de temaspecifikke datamodeller</w:t>
            </w:r>
            <w:r w:rsidRPr="00F32164" w:rsidDel="00601DD7">
              <w:rPr>
                <w:rFonts w:ascii="Trebuchet MS" w:hAnsi="Trebuchet MS" w:cs="Trebuchet MS"/>
                <w:sz w:val="18"/>
                <w:szCs w:val="18"/>
              </w:rPr>
              <w:t xml:space="preserve"> </w:t>
            </w:r>
          </w:p>
        </w:tc>
      </w:tr>
      <w:tr w:rsidR="00CB4BEB" w:rsidRPr="00B96FDC" w14:paraId="07AD9BE9" w14:textId="77777777" w:rsidTr="003C0924">
        <w:trPr>
          <w:trHeight w:hRule="exact" w:val="510"/>
        </w:trPr>
        <w:tc>
          <w:tcPr>
            <w:tcW w:w="1951" w:type="dxa"/>
            <w:tcBorders>
              <w:top w:val="single" w:sz="4" w:space="0" w:color="auto"/>
              <w:left w:val="single" w:sz="4" w:space="0" w:color="auto"/>
              <w:bottom w:val="nil"/>
              <w:right w:val="single" w:sz="4" w:space="0" w:color="auto"/>
            </w:tcBorders>
            <w:shd w:val="clear" w:color="auto" w:fill="D9D9D9"/>
            <w:vAlign w:val="center"/>
          </w:tcPr>
          <w:p w14:paraId="3813A4B8" w14:textId="77777777" w:rsidR="00CB4BEB" w:rsidRPr="00B96FDC"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t>delomraade_nr</w:t>
            </w:r>
            <w:proofErr w:type="spellEnd"/>
          </w:p>
        </w:tc>
        <w:tc>
          <w:tcPr>
            <w:tcW w:w="5239" w:type="dxa"/>
            <w:tcBorders>
              <w:top w:val="single" w:sz="4" w:space="0" w:color="auto"/>
              <w:left w:val="single" w:sz="4" w:space="0" w:color="auto"/>
              <w:bottom w:val="nil"/>
              <w:right w:val="single" w:sz="4" w:space="0" w:color="auto"/>
            </w:tcBorders>
            <w:shd w:val="clear" w:color="auto" w:fill="auto"/>
            <w:vAlign w:val="center"/>
          </w:tcPr>
          <w:p w14:paraId="64A2E99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Angiv </w:t>
            </w:r>
            <w:proofErr w:type="spellStart"/>
            <w:r w:rsidRPr="00B96FDC">
              <w:rPr>
                <w:rFonts w:ascii="Trebuchet MS" w:hAnsi="Trebuchet MS" w:cs="Trebuchet MS"/>
                <w:sz w:val="18"/>
                <w:szCs w:val="18"/>
              </w:rPr>
              <w:t>delområdenr</w:t>
            </w:r>
            <w:proofErr w:type="spellEnd"/>
            <w:r w:rsidRPr="00B96FDC">
              <w:rPr>
                <w:rFonts w:ascii="Trebuchet MS" w:hAnsi="Trebuchet MS" w:cs="Trebuchet MS"/>
                <w:sz w:val="18"/>
                <w:szCs w:val="18"/>
              </w:rPr>
              <w:t xml:space="preserve">. Bestående af et bogstav for områdetype (K, S, T eller V) efterfulgt af </w:t>
            </w:r>
            <w:proofErr w:type="spellStart"/>
            <w:r w:rsidRPr="00B96FDC">
              <w:rPr>
                <w:rFonts w:ascii="Trebuchet MS" w:hAnsi="Trebuchet MS" w:cs="Trebuchet MS"/>
                <w:sz w:val="18"/>
                <w:szCs w:val="18"/>
              </w:rPr>
              <w:t>løbenr</w:t>
            </w:r>
            <w:proofErr w:type="spellEnd"/>
            <w:r w:rsidRPr="00B96FDC">
              <w:rPr>
                <w:rFonts w:ascii="Trebuchet MS" w:hAnsi="Trebuchet MS" w:cs="Trebuchet MS"/>
                <w:sz w:val="18"/>
                <w:szCs w:val="18"/>
              </w:rPr>
              <w:t>.</w:t>
            </w:r>
          </w:p>
        </w:tc>
        <w:tc>
          <w:tcPr>
            <w:tcW w:w="1155" w:type="dxa"/>
            <w:tcBorders>
              <w:top w:val="single" w:sz="4" w:space="0" w:color="auto"/>
              <w:left w:val="single" w:sz="4" w:space="0" w:color="auto"/>
              <w:bottom w:val="nil"/>
              <w:right w:val="single" w:sz="4" w:space="0" w:color="auto"/>
            </w:tcBorders>
            <w:shd w:val="clear" w:color="auto" w:fill="auto"/>
            <w:vAlign w:val="center"/>
          </w:tcPr>
          <w:p w14:paraId="58E8B31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auto"/>
            <w:vAlign w:val="center"/>
          </w:tcPr>
          <w:p w14:paraId="722AE2F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0-4 tegn</w:t>
            </w:r>
          </w:p>
        </w:tc>
        <w:tc>
          <w:tcPr>
            <w:tcW w:w="1449" w:type="dxa"/>
            <w:tcBorders>
              <w:top w:val="single" w:sz="4" w:space="0" w:color="auto"/>
              <w:left w:val="single" w:sz="4" w:space="0" w:color="auto"/>
              <w:bottom w:val="nil"/>
              <w:right w:val="single" w:sz="4" w:space="0" w:color="auto"/>
            </w:tcBorders>
            <w:shd w:val="clear" w:color="auto" w:fill="auto"/>
            <w:vAlign w:val="center"/>
          </w:tcPr>
          <w:p w14:paraId="72517890"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66" w:type="dxa"/>
            <w:tcBorders>
              <w:top w:val="single" w:sz="4" w:space="0" w:color="auto"/>
              <w:left w:val="single" w:sz="4" w:space="0" w:color="auto"/>
              <w:bottom w:val="nil"/>
              <w:right w:val="single" w:sz="4" w:space="0" w:color="auto"/>
            </w:tcBorders>
            <w:shd w:val="clear" w:color="auto" w:fill="auto"/>
            <w:vAlign w:val="center"/>
          </w:tcPr>
          <w:p w14:paraId="3A8B28E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T1</w:t>
            </w:r>
          </w:p>
        </w:tc>
      </w:tr>
      <w:tr w:rsidR="00CB4BEB" w:rsidRPr="00B96FDC" w14:paraId="5CAF79E2" w14:textId="77777777" w:rsidTr="003C0924">
        <w:trPr>
          <w:trHeight w:hRule="exact" w:val="510"/>
        </w:trPr>
        <w:tc>
          <w:tcPr>
            <w:tcW w:w="1951" w:type="dxa"/>
            <w:tcBorders>
              <w:top w:val="single" w:sz="4" w:space="0" w:color="auto"/>
              <w:left w:val="single" w:sz="4" w:space="0" w:color="auto"/>
              <w:bottom w:val="nil"/>
              <w:right w:val="single" w:sz="4" w:space="0" w:color="auto"/>
            </w:tcBorders>
            <w:shd w:val="clear" w:color="auto" w:fill="D9D9D9"/>
            <w:vAlign w:val="center"/>
          </w:tcPr>
          <w:p w14:paraId="2A42F9A3" w14:textId="77777777" w:rsidR="00CB4BEB" w:rsidRPr="00B96FDC"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t>karakterstyrke_kode</w:t>
            </w:r>
            <w:proofErr w:type="spellEnd"/>
          </w:p>
        </w:tc>
        <w:tc>
          <w:tcPr>
            <w:tcW w:w="5239" w:type="dxa"/>
            <w:tcBorders>
              <w:top w:val="single" w:sz="4" w:space="0" w:color="auto"/>
              <w:left w:val="single" w:sz="4" w:space="0" w:color="auto"/>
              <w:bottom w:val="nil"/>
              <w:right w:val="single" w:sz="4" w:space="0" w:color="auto"/>
            </w:tcBorders>
            <w:shd w:val="clear" w:color="auto" w:fill="auto"/>
            <w:vAlign w:val="center"/>
          </w:tcPr>
          <w:p w14:paraId="666F9A5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Kodetal til Landskabskarakterens styrke</w:t>
            </w:r>
          </w:p>
        </w:tc>
        <w:tc>
          <w:tcPr>
            <w:tcW w:w="1155" w:type="dxa"/>
            <w:tcBorders>
              <w:top w:val="single" w:sz="4" w:space="0" w:color="auto"/>
              <w:left w:val="single" w:sz="4" w:space="0" w:color="auto"/>
              <w:bottom w:val="nil"/>
              <w:right w:val="single" w:sz="4" w:space="0" w:color="auto"/>
            </w:tcBorders>
            <w:shd w:val="clear" w:color="auto" w:fill="auto"/>
            <w:vAlign w:val="center"/>
          </w:tcPr>
          <w:p w14:paraId="6280B0F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auto"/>
            <w:vAlign w:val="center"/>
          </w:tcPr>
          <w:p w14:paraId="7E11671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1-9</w:t>
            </w:r>
          </w:p>
        </w:tc>
        <w:tc>
          <w:tcPr>
            <w:tcW w:w="1449" w:type="dxa"/>
            <w:tcBorders>
              <w:top w:val="single" w:sz="4" w:space="0" w:color="auto"/>
              <w:left w:val="single" w:sz="4" w:space="0" w:color="auto"/>
              <w:bottom w:val="nil"/>
              <w:right w:val="single" w:sz="4" w:space="0" w:color="auto"/>
            </w:tcBorders>
            <w:shd w:val="clear" w:color="auto" w:fill="auto"/>
            <w:vAlign w:val="center"/>
          </w:tcPr>
          <w:p w14:paraId="7CABDCA0"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566" w:type="dxa"/>
            <w:tcBorders>
              <w:top w:val="single" w:sz="4" w:space="0" w:color="auto"/>
              <w:left w:val="single" w:sz="4" w:space="0" w:color="auto"/>
              <w:bottom w:val="nil"/>
              <w:right w:val="single" w:sz="4" w:space="0" w:color="auto"/>
            </w:tcBorders>
            <w:shd w:val="clear" w:color="auto" w:fill="auto"/>
            <w:vAlign w:val="center"/>
          </w:tcPr>
          <w:p w14:paraId="683BE43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1</w:t>
            </w:r>
          </w:p>
        </w:tc>
      </w:tr>
      <w:tr w:rsidR="00CB4BEB" w:rsidRPr="00B96FDC" w14:paraId="546E73E0" w14:textId="77777777" w:rsidTr="003C0924">
        <w:trPr>
          <w:trHeight w:hRule="exact" w:val="510"/>
        </w:trPr>
        <w:tc>
          <w:tcPr>
            <w:tcW w:w="1951" w:type="dxa"/>
            <w:tcBorders>
              <w:top w:val="single" w:sz="4" w:space="0" w:color="auto"/>
              <w:left w:val="single" w:sz="4" w:space="0" w:color="auto"/>
              <w:bottom w:val="nil"/>
              <w:right w:val="single" w:sz="4" w:space="0" w:color="auto"/>
            </w:tcBorders>
            <w:shd w:val="clear" w:color="auto" w:fill="99CCFF"/>
            <w:vAlign w:val="center"/>
          </w:tcPr>
          <w:p w14:paraId="52E3B3C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karakterstyrke</w:t>
            </w:r>
          </w:p>
        </w:tc>
        <w:tc>
          <w:tcPr>
            <w:tcW w:w="5239" w:type="dxa"/>
            <w:tcBorders>
              <w:top w:val="single" w:sz="4" w:space="0" w:color="auto"/>
              <w:left w:val="single" w:sz="4" w:space="0" w:color="auto"/>
              <w:bottom w:val="nil"/>
              <w:right w:val="single" w:sz="4" w:space="0" w:color="auto"/>
            </w:tcBorders>
            <w:shd w:val="clear" w:color="auto" w:fill="99CCFF"/>
            <w:vAlign w:val="center"/>
          </w:tcPr>
          <w:p w14:paraId="0473FF7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Landskabskarakterens styrke</w:t>
            </w:r>
          </w:p>
        </w:tc>
        <w:tc>
          <w:tcPr>
            <w:tcW w:w="1155" w:type="dxa"/>
            <w:tcBorders>
              <w:top w:val="single" w:sz="4" w:space="0" w:color="auto"/>
              <w:left w:val="single" w:sz="4" w:space="0" w:color="auto"/>
              <w:bottom w:val="nil"/>
              <w:right w:val="single" w:sz="4" w:space="0" w:color="auto"/>
            </w:tcBorders>
            <w:shd w:val="clear" w:color="auto" w:fill="99CCFF"/>
            <w:vAlign w:val="center"/>
          </w:tcPr>
          <w:p w14:paraId="711BE72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center"/>
          </w:tcPr>
          <w:p w14:paraId="567F66C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0-30 tegn</w:t>
            </w:r>
          </w:p>
        </w:tc>
        <w:tc>
          <w:tcPr>
            <w:tcW w:w="1449" w:type="dxa"/>
            <w:tcBorders>
              <w:top w:val="single" w:sz="4" w:space="0" w:color="auto"/>
              <w:left w:val="single" w:sz="4" w:space="0" w:color="auto"/>
              <w:bottom w:val="nil"/>
              <w:right w:val="single" w:sz="4" w:space="0" w:color="auto"/>
            </w:tcBorders>
            <w:shd w:val="clear" w:color="auto" w:fill="99CCFF"/>
            <w:vAlign w:val="center"/>
          </w:tcPr>
          <w:p w14:paraId="7096051A"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S</w:t>
            </w:r>
          </w:p>
        </w:tc>
        <w:tc>
          <w:tcPr>
            <w:tcW w:w="2566" w:type="dxa"/>
            <w:tcBorders>
              <w:top w:val="single" w:sz="4" w:space="0" w:color="auto"/>
              <w:left w:val="single" w:sz="4" w:space="0" w:color="auto"/>
              <w:bottom w:val="nil"/>
              <w:right w:val="single" w:sz="4" w:space="0" w:color="auto"/>
            </w:tcBorders>
            <w:shd w:val="clear" w:color="auto" w:fill="99CCFF"/>
            <w:vAlign w:val="center"/>
          </w:tcPr>
          <w:p w14:paraId="464EB47A" w14:textId="3F924D2F"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Særligt karakteristisk</w:t>
            </w:r>
          </w:p>
        </w:tc>
      </w:tr>
      <w:tr w:rsidR="00CB4BEB" w:rsidRPr="00B96FDC" w14:paraId="7CF70487" w14:textId="77777777" w:rsidTr="003C0924">
        <w:trPr>
          <w:trHeight w:hRule="exact" w:val="709"/>
        </w:trPr>
        <w:tc>
          <w:tcPr>
            <w:tcW w:w="1951" w:type="dxa"/>
            <w:tcBorders>
              <w:top w:val="single" w:sz="4" w:space="0" w:color="auto"/>
              <w:left w:val="single" w:sz="4" w:space="0" w:color="auto"/>
              <w:bottom w:val="nil"/>
              <w:right w:val="single" w:sz="4" w:space="0" w:color="auto"/>
            </w:tcBorders>
            <w:shd w:val="clear" w:color="auto" w:fill="D9D9D9"/>
            <w:vAlign w:val="center"/>
          </w:tcPr>
          <w:p w14:paraId="2C604420" w14:textId="77777777" w:rsidR="00CB4BEB" w:rsidRPr="00B96FDC"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lastRenderedPageBreak/>
              <w:t>karakterstyrke_notat</w:t>
            </w:r>
            <w:proofErr w:type="spellEnd"/>
          </w:p>
        </w:tc>
        <w:tc>
          <w:tcPr>
            <w:tcW w:w="5239" w:type="dxa"/>
            <w:tcBorders>
              <w:top w:val="single" w:sz="4" w:space="0" w:color="auto"/>
              <w:left w:val="single" w:sz="4" w:space="0" w:color="auto"/>
              <w:bottom w:val="nil"/>
              <w:right w:val="single" w:sz="4" w:space="0" w:color="auto"/>
            </w:tcBorders>
            <w:shd w:val="clear" w:color="auto" w:fill="FFFFFF"/>
            <w:vAlign w:val="center"/>
          </w:tcPr>
          <w:p w14:paraId="04223AB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 af Landskabskarakterens styrke</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303470E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66DD0F2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49" w:type="dxa"/>
            <w:tcBorders>
              <w:top w:val="single" w:sz="4" w:space="0" w:color="auto"/>
              <w:left w:val="single" w:sz="4" w:space="0" w:color="auto"/>
              <w:bottom w:val="nil"/>
              <w:right w:val="single" w:sz="4" w:space="0" w:color="auto"/>
            </w:tcBorders>
            <w:shd w:val="clear" w:color="auto" w:fill="FFFFFF"/>
            <w:vAlign w:val="center"/>
          </w:tcPr>
          <w:p w14:paraId="499A7FCA"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66" w:type="dxa"/>
            <w:tcBorders>
              <w:top w:val="single" w:sz="4" w:space="0" w:color="auto"/>
              <w:left w:val="single" w:sz="4" w:space="0" w:color="auto"/>
              <w:bottom w:val="nil"/>
              <w:right w:val="single" w:sz="4" w:space="0" w:color="auto"/>
            </w:tcBorders>
            <w:shd w:val="clear" w:color="auto" w:fill="FFFFFF"/>
            <w:vAlign w:val="bottom"/>
          </w:tcPr>
          <w:p w14:paraId="47254C9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Karaktergivende elementer fremstår tydeligt. Driften fremhæver naturgrundlaget.</w:t>
            </w:r>
          </w:p>
        </w:tc>
      </w:tr>
      <w:tr w:rsidR="00CB4BEB" w:rsidRPr="00B96FDC" w14:paraId="7716C199" w14:textId="77777777" w:rsidTr="003C0924">
        <w:trPr>
          <w:trHeight w:hRule="exact" w:val="1307"/>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B75B58A" w14:textId="77777777" w:rsidR="00CB4BEB" w:rsidRPr="00B96FDC"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t>visuel_notat</w:t>
            </w:r>
            <w:proofErr w:type="spellEnd"/>
          </w:p>
        </w:tc>
        <w:tc>
          <w:tcPr>
            <w:tcW w:w="5239" w:type="dxa"/>
            <w:tcBorders>
              <w:top w:val="single" w:sz="4" w:space="0" w:color="auto"/>
              <w:left w:val="single" w:sz="4" w:space="0" w:color="auto"/>
              <w:bottom w:val="single" w:sz="4" w:space="0" w:color="auto"/>
              <w:right w:val="single" w:sz="4" w:space="0" w:color="auto"/>
            </w:tcBorders>
            <w:shd w:val="clear" w:color="auto" w:fill="FFFFFF"/>
            <w:vAlign w:val="center"/>
          </w:tcPr>
          <w:p w14:paraId="5DC24AC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 særlige visuelle oplevelsesmuligheder. Oplevelsesrige delområder og enkeltelementer.</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center"/>
          </w:tcPr>
          <w:p w14:paraId="01BB470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center"/>
          </w:tcPr>
          <w:p w14:paraId="08A09AC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49" w:type="dxa"/>
            <w:tcBorders>
              <w:top w:val="single" w:sz="4" w:space="0" w:color="auto"/>
              <w:left w:val="single" w:sz="4" w:space="0" w:color="auto"/>
              <w:bottom w:val="single" w:sz="4" w:space="0" w:color="auto"/>
              <w:right w:val="single" w:sz="4" w:space="0" w:color="auto"/>
            </w:tcBorders>
            <w:shd w:val="clear" w:color="auto" w:fill="FFFFFF"/>
            <w:vAlign w:val="center"/>
          </w:tcPr>
          <w:p w14:paraId="145DB556"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66" w:type="dxa"/>
            <w:tcBorders>
              <w:top w:val="single" w:sz="4" w:space="0" w:color="auto"/>
              <w:left w:val="single" w:sz="4" w:space="0" w:color="auto"/>
              <w:bottom w:val="single" w:sz="4" w:space="0" w:color="auto"/>
              <w:right w:val="single" w:sz="4" w:space="0" w:color="auto"/>
            </w:tcBorders>
            <w:shd w:val="clear" w:color="auto" w:fill="FFFFFF"/>
            <w:vAlign w:val="bottom"/>
          </w:tcPr>
          <w:p w14:paraId="6A0258D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Hele den velafgrænsede dal er i sig selv et oplevelsesrigt område med græsningsareal i bunden, spredte træer</w:t>
            </w:r>
            <w:r>
              <w:rPr>
                <w:rFonts w:ascii="Trebuchet MS" w:hAnsi="Trebuchet MS" w:cs="Trebuchet MS"/>
                <w:sz w:val="18"/>
                <w:szCs w:val="18"/>
              </w:rPr>
              <w:t xml:space="preserve"> og gammelt egekrat på skrænten.</w:t>
            </w:r>
          </w:p>
        </w:tc>
      </w:tr>
      <w:tr w:rsidR="00CB4BEB" w:rsidRPr="00B96FDC" w14:paraId="718924BC" w14:textId="77777777" w:rsidTr="003C0924">
        <w:trPr>
          <w:trHeight w:hRule="exact" w:val="510"/>
        </w:trPr>
        <w:tc>
          <w:tcPr>
            <w:tcW w:w="1951" w:type="dxa"/>
            <w:tcBorders>
              <w:top w:val="single" w:sz="4" w:space="0" w:color="auto"/>
              <w:left w:val="single" w:sz="4" w:space="0" w:color="auto"/>
              <w:bottom w:val="single" w:sz="4" w:space="0" w:color="auto"/>
              <w:right w:val="single" w:sz="4" w:space="0" w:color="auto"/>
            </w:tcBorders>
            <w:shd w:val="clear" w:color="auto" w:fill="97DDBA"/>
            <w:vAlign w:val="center"/>
          </w:tcPr>
          <w:p w14:paraId="3F0E076A" w14:textId="77777777" w:rsidR="00CB4BEB" w:rsidRPr="00B96FDC"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t>tilstand_kode</w:t>
            </w:r>
            <w:proofErr w:type="spellEnd"/>
          </w:p>
        </w:tc>
        <w:tc>
          <w:tcPr>
            <w:tcW w:w="5239" w:type="dxa"/>
            <w:tcBorders>
              <w:top w:val="single" w:sz="4" w:space="0" w:color="auto"/>
              <w:left w:val="single" w:sz="4" w:space="0" w:color="auto"/>
              <w:bottom w:val="single" w:sz="4" w:space="0" w:color="auto"/>
              <w:right w:val="single" w:sz="4" w:space="0" w:color="auto"/>
            </w:tcBorders>
            <w:shd w:val="clear" w:color="auto" w:fill="97DDBA"/>
            <w:vAlign w:val="center"/>
          </w:tcPr>
          <w:p w14:paraId="183F38A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Kodetal til Landskabskarakterens tilstand på delområdeniveau</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center"/>
          </w:tcPr>
          <w:p w14:paraId="4C6D8C5A" w14:textId="77777777" w:rsidR="00CB4BEB" w:rsidRPr="00B96FDC"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single" w:sz="4" w:space="0" w:color="auto"/>
              <w:right w:val="single" w:sz="4" w:space="0" w:color="auto"/>
            </w:tcBorders>
            <w:shd w:val="clear" w:color="auto" w:fill="97DDBA"/>
            <w:vAlign w:val="center"/>
          </w:tcPr>
          <w:p w14:paraId="21AE342F" w14:textId="77777777" w:rsidR="00CB4BEB" w:rsidRPr="00B96FDC" w:rsidRDefault="00CB4BEB" w:rsidP="003C0924">
            <w:pPr>
              <w:rPr>
                <w:rFonts w:ascii="Trebuchet MS" w:hAnsi="Trebuchet MS" w:cs="Trebuchet MS"/>
                <w:sz w:val="18"/>
                <w:szCs w:val="18"/>
              </w:rPr>
            </w:pPr>
          </w:p>
        </w:tc>
        <w:tc>
          <w:tcPr>
            <w:tcW w:w="1449" w:type="dxa"/>
            <w:tcBorders>
              <w:top w:val="single" w:sz="4" w:space="0" w:color="auto"/>
              <w:left w:val="single" w:sz="4" w:space="0" w:color="auto"/>
              <w:bottom w:val="single" w:sz="4" w:space="0" w:color="auto"/>
              <w:right w:val="single" w:sz="4" w:space="0" w:color="auto"/>
            </w:tcBorders>
            <w:shd w:val="clear" w:color="auto" w:fill="97DDBA"/>
            <w:vAlign w:val="center"/>
          </w:tcPr>
          <w:p w14:paraId="3314C099"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66" w:type="dxa"/>
            <w:tcBorders>
              <w:top w:val="single" w:sz="4" w:space="0" w:color="auto"/>
              <w:left w:val="single" w:sz="4" w:space="0" w:color="auto"/>
              <w:bottom w:val="single" w:sz="4" w:space="0" w:color="auto"/>
              <w:right w:val="single" w:sz="4" w:space="0" w:color="auto"/>
            </w:tcBorders>
            <w:shd w:val="clear" w:color="auto" w:fill="97DDBA"/>
            <w:vAlign w:val="center"/>
          </w:tcPr>
          <w:p w14:paraId="3E2D7909" w14:textId="77777777" w:rsidR="00CB4BEB" w:rsidRPr="00B96FDC" w:rsidRDefault="00CB4BEB" w:rsidP="003C0924">
            <w:pPr>
              <w:rPr>
                <w:rFonts w:ascii="Trebuchet MS" w:hAnsi="Trebuchet MS" w:cs="Trebuchet MS"/>
                <w:sz w:val="18"/>
                <w:szCs w:val="18"/>
              </w:rPr>
            </w:pPr>
            <w:r w:rsidRPr="00AD5096">
              <w:rPr>
                <w:rFonts w:ascii="Trebuchet MS" w:hAnsi="Trebuchet MS" w:cs="Trebuchet MS"/>
                <w:sz w:val="18"/>
                <w:szCs w:val="18"/>
              </w:rPr>
              <w:t>4.3.3 Tilstand</w:t>
            </w:r>
          </w:p>
        </w:tc>
      </w:tr>
      <w:tr w:rsidR="00CB4BEB" w:rsidRPr="00B96FDC" w14:paraId="0C7F42D6" w14:textId="77777777" w:rsidTr="003C0924">
        <w:trPr>
          <w:trHeight w:hRule="exact" w:val="510"/>
        </w:trPr>
        <w:tc>
          <w:tcPr>
            <w:tcW w:w="1951" w:type="dxa"/>
            <w:tcBorders>
              <w:top w:val="single" w:sz="4" w:space="0" w:color="auto"/>
              <w:left w:val="single" w:sz="4" w:space="0" w:color="auto"/>
              <w:bottom w:val="single" w:sz="4" w:space="0" w:color="auto"/>
              <w:right w:val="single" w:sz="4" w:space="0" w:color="auto"/>
            </w:tcBorders>
            <w:shd w:val="clear" w:color="auto" w:fill="97DDBA"/>
            <w:vAlign w:val="center"/>
          </w:tcPr>
          <w:p w14:paraId="355331A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tilstand</w:t>
            </w:r>
          </w:p>
        </w:tc>
        <w:tc>
          <w:tcPr>
            <w:tcW w:w="5239" w:type="dxa"/>
            <w:tcBorders>
              <w:top w:val="single" w:sz="4" w:space="0" w:color="auto"/>
              <w:left w:val="single" w:sz="4" w:space="0" w:color="auto"/>
              <w:bottom w:val="single" w:sz="4" w:space="0" w:color="auto"/>
              <w:right w:val="single" w:sz="4" w:space="0" w:color="auto"/>
            </w:tcBorders>
            <w:shd w:val="clear" w:color="auto" w:fill="97DDBA"/>
            <w:vAlign w:val="center"/>
          </w:tcPr>
          <w:p w14:paraId="53A519D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w:t>
            </w:r>
            <w:r w:rsidRPr="00AD5096">
              <w:rPr>
                <w:rFonts w:ascii="Trebuchet MS" w:hAnsi="Trebuchet MS" w:cs="Trebuchet MS"/>
                <w:sz w:val="18"/>
                <w:szCs w:val="18"/>
              </w:rPr>
              <w:t>karakterens tilstand på delområdeniveau</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center"/>
          </w:tcPr>
          <w:p w14:paraId="7FDDAAE4" w14:textId="77777777" w:rsidR="00CB4BEB" w:rsidRPr="00B96FDC"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single" w:sz="4" w:space="0" w:color="auto"/>
              <w:right w:val="single" w:sz="4" w:space="0" w:color="auto"/>
            </w:tcBorders>
            <w:shd w:val="clear" w:color="auto" w:fill="97DDBA"/>
            <w:vAlign w:val="center"/>
          </w:tcPr>
          <w:p w14:paraId="75F1DFD7" w14:textId="77777777" w:rsidR="00CB4BEB" w:rsidRPr="00B96FDC" w:rsidRDefault="00CB4BEB" w:rsidP="003C0924">
            <w:pPr>
              <w:rPr>
                <w:rFonts w:ascii="Trebuchet MS" w:hAnsi="Trebuchet MS" w:cs="Trebuchet MS"/>
                <w:sz w:val="18"/>
                <w:szCs w:val="18"/>
              </w:rPr>
            </w:pPr>
          </w:p>
        </w:tc>
        <w:tc>
          <w:tcPr>
            <w:tcW w:w="1449" w:type="dxa"/>
            <w:tcBorders>
              <w:top w:val="single" w:sz="4" w:space="0" w:color="auto"/>
              <w:left w:val="single" w:sz="4" w:space="0" w:color="auto"/>
              <w:bottom w:val="single" w:sz="4" w:space="0" w:color="auto"/>
              <w:right w:val="single" w:sz="4" w:space="0" w:color="auto"/>
            </w:tcBorders>
            <w:shd w:val="clear" w:color="auto" w:fill="97DDBA"/>
            <w:vAlign w:val="center"/>
          </w:tcPr>
          <w:p w14:paraId="5B25346A"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S</w:t>
            </w:r>
          </w:p>
        </w:tc>
        <w:tc>
          <w:tcPr>
            <w:tcW w:w="2566" w:type="dxa"/>
            <w:tcBorders>
              <w:top w:val="single" w:sz="4" w:space="0" w:color="auto"/>
              <w:left w:val="single" w:sz="4" w:space="0" w:color="auto"/>
              <w:bottom w:val="single" w:sz="4" w:space="0" w:color="auto"/>
              <w:right w:val="single" w:sz="4" w:space="0" w:color="auto"/>
            </w:tcBorders>
            <w:shd w:val="clear" w:color="auto" w:fill="97DDBA"/>
            <w:vAlign w:val="center"/>
          </w:tcPr>
          <w:p w14:paraId="3D58A35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God</w:t>
            </w:r>
          </w:p>
        </w:tc>
      </w:tr>
      <w:tr w:rsidR="00CB4BEB" w:rsidRPr="00B96FDC" w14:paraId="7B147017" w14:textId="77777777" w:rsidTr="003C0924">
        <w:trPr>
          <w:trHeight w:hRule="exact" w:val="1136"/>
        </w:trPr>
        <w:tc>
          <w:tcPr>
            <w:tcW w:w="1951" w:type="dxa"/>
            <w:tcBorders>
              <w:top w:val="single" w:sz="4" w:space="0" w:color="auto"/>
              <w:left w:val="single" w:sz="4" w:space="0" w:color="auto"/>
              <w:bottom w:val="nil"/>
              <w:right w:val="single" w:sz="4" w:space="0" w:color="auto"/>
            </w:tcBorders>
            <w:shd w:val="clear" w:color="auto" w:fill="D9D9D9"/>
            <w:vAlign w:val="center"/>
          </w:tcPr>
          <w:p w14:paraId="0933B362" w14:textId="77777777" w:rsidR="00CB4BEB" w:rsidRPr="00B96FDC"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t>tilstand_notat</w:t>
            </w:r>
            <w:proofErr w:type="spellEnd"/>
          </w:p>
        </w:tc>
        <w:tc>
          <w:tcPr>
            <w:tcW w:w="5239" w:type="dxa"/>
            <w:tcBorders>
              <w:top w:val="single" w:sz="4" w:space="0" w:color="auto"/>
              <w:left w:val="single" w:sz="4" w:space="0" w:color="auto"/>
              <w:bottom w:val="nil"/>
              <w:right w:val="single" w:sz="4" w:space="0" w:color="auto"/>
            </w:tcBorders>
            <w:shd w:val="clear" w:color="auto" w:fill="FFFFFF"/>
            <w:vAlign w:val="center"/>
          </w:tcPr>
          <w:p w14:paraId="1F756D7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 af landskabskarakterens tilstand på delområdeniveau. I vurderingen indgår landskabskarakterens intakthed, vedligeholdelse og evt. forstyrrelser, f.eks. højspændingsledninger og andre tekniske anlæg</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76F4AD1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23A237A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49" w:type="dxa"/>
            <w:tcBorders>
              <w:top w:val="single" w:sz="4" w:space="0" w:color="auto"/>
              <w:left w:val="single" w:sz="4" w:space="0" w:color="auto"/>
              <w:bottom w:val="nil"/>
              <w:right w:val="single" w:sz="4" w:space="0" w:color="auto"/>
            </w:tcBorders>
            <w:shd w:val="clear" w:color="auto" w:fill="FFFFFF"/>
            <w:vAlign w:val="center"/>
          </w:tcPr>
          <w:p w14:paraId="213E0744"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66" w:type="dxa"/>
            <w:tcBorders>
              <w:top w:val="single" w:sz="4" w:space="0" w:color="auto"/>
              <w:left w:val="single" w:sz="4" w:space="0" w:color="auto"/>
              <w:bottom w:val="nil"/>
              <w:right w:val="single" w:sz="4" w:space="0" w:color="auto"/>
            </w:tcBorders>
            <w:shd w:val="clear" w:color="auto" w:fill="FFFFFF"/>
            <w:vAlign w:val="center"/>
          </w:tcPr>
          <w:p w14:paraId="63A9905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Området fremstår meget intakt med ekstensiv drift, og er upåvirket af bebyggelse og anlæg.</w:t>
            </w:r>
          </w:p>
        </w:tc>
      </w:tr>
      <w:tr w:rsidR="00CB4BEB" w:rsidRPr="00B96FDC" w14:paraId="616E92AE" w14:textId="77777777" w:rsidTr="003C0924">
        <w:trPr>
          <w:trHeight w:hRule="exact" w:val="718"/>
        </w:trPr>
        <w:tc>
          <w:tcPr>
            <w:tcW w:w="1951" w:type="dxa"/>
            <w:tcBorders>
              <w:top w:val="single" w:sz="4" w:space="0" w:color="auto"/>
              <w:left w:val="single" w:sz="4" w:space="0" w:color="auto"/>
              <w:bottom w:val="nil"/>
              <w:right w:val="single" w:sz="4" w:space="0" w:color="auto"/>
            </w:tcBorders>
            <w:shd w:val="clear" w:color="auto" w:fill="D9D9D9"/>
            <w:vAlign w:val="center"/>
          </w:tcPr>
          <w:p w14:paraId="5A1D0B8E" w14:textId="77777777" w:rsidR="00CB4BEB" w:rsidRPr="00B96FDC" w:rsidDel="005C7DE8" w:rsidRDefault="00CB4BEB" w:rsidP="003C0924">
            <w:pPr>
              <w:rPr>
                <w:rFonts w:ascii="Trebuchet MS" w:hAnsi="Trebuchet MS" w:cs="Trebuchet MS"/>
                <w:sz w:val="18"/>
                <w:szCs w:val="18"/>
              </w:rPr>
            </w:pPr>
            <w:r w:rsidRPr="00B96FDC">
              <w:rPr>
                <w:rFonts w:ascii="Trebuchet MS" w:hAnsi="Trebuchet MS" w:cs="Trebuchet MS"/>
                <w:sz w:val="18"/>
                <w:szCs w:val="18"/>
              </w:rPr>
              <w:t>udvikling</w:t>
            </w:r>
          </w:p>
        </w:tc>
        <w:tc>
          <w:tcPr>
            <w:tcW w:w="5239" w:type="dxa"/>
            <w:tcBorders>
              <w:top w:val="single" w:sz="4" w:space="0" w:color="auto"/>
              <w:left w:val="single" w:sz="4" w:space="0" w:color="auto"/>
              <w:bottom w:val="nil"/>
              <w:right w:val="single" w:sz="4" w:space="0" w:color="auto"/>
            </w:tcBorders>
            <w:shd w:val="clear" w:color="auto" w:fill="auto"/>
            <w:vAlign w:val="center"/>
          </w:tcPr>
          <w:p w14:paraId="2751215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 af planlagte ændringer og udviklingstendenser i landskabet</w:t>
            </w:r>
          </w:p>
        </w:tc>
        <w:tc>
          <w:tcPr>
            <w:tcW w:w="1155" w:type="dxa"/>
            <w:tcBorders>
              <w:top w:val="single" w:sz="4" w:space="0" w:color="auto"/>
              <w:left w:val="single" w:sz="4" w:space="0" w:color="auto"/>
              <w:bottom w:val="nil"/>
              <w:right w:val="single" w:sz="4" w:space="0" w:color="auto"/>
            </w:tcBorders>
            <w:shd w:val="clear" w:color="auto" w:fill="auto"/>
            <w:vAlign w:val="center"/>
          </w:tcPr>
          <w:p w14:paraId="6E7845B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auto"/>
            <w:vAlign w:val="center"/>
          </w:tcPr>
          <w:p w14:paraId="1717722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49" w:type="dxa"/>
            <w:tcBorders>
              <w:top w:val="single" w:sz="4" w:space="0" w:color="auto"/>
              <w:left w:val="single" w:sz="4" w:space="0" w:color="auto"/>
              <w:bottom w:val="nil"/>
              <w:right w:val="single" w:sz="4" w:space="0" w:color="auto"/>
            </w:tcBorders>
            <w:shd w:val="clear" w:color="auto" w:fill="auto"/>
            <w:vAlign w:val="center"/>
          </w:tcPr>
          <w:p w14:paraId="7982C83C"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66" w:type="dxa"/>
            <w:tcBorders>
              <w:top w:val="single" w:sz="4" w:space="0" w:color="auto"/>
              <w:left w:val="single" w:sz="4" w:space="0" w:color="auto"/>
              <w:bottom w:val="nil"/>
              <w:right w:val="single" w:sz="4" w:space="0" w:color="auto"/>
            </w:tcBorders>
            <w:shd w:val="clear" w:color="auto" w:fill="auto"/>
            <w:vAlign w:val="center"/>
          </w:tcPr>
          <w:p w14:paraId="29489AF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Ingen. Måske risiko for tilgroning af dalbund, hvis græsning ophører.</w:t>
            </w:r>
          </w:p>
        </w:tc>
      </w:tr>
      <w:tr w:rsidR="00CB4BEB" w:rsidRPr="00B96FDC" w14:paraId="6B2C7254" w14:textId="77777777" w:rsidTr="003C0924">
        <w:trPr>
          <w:trHeight w:hRule="exact" w:val="510"/>
        </w:trPr>
        <w:tc>
          <w:tcPr>
            <w:tcW w:w="1951" w:type="dxa"/>
            <w:tcBorders>
              <w:top w:val="single" w:sz="4" w:space="0" w:color="auto"/>
              <w:left w:val="single" w:sz="4" w:space="0" w:color="auto"/>
              <w:bottom w:val="nil"/>
              <w:right w:val="single" w:sz="4" w:space="0" w:color="auto"/>
            </w:tcBorders>
            <w:shd w:val="clear" w:color="auto" w:fill="D9D9D9"/>
            <w:vAlign w:val="center"/>
          </w:tcPr>
          <w:p w14:paraId="69FE14F2" w14:textId="77777777" w:rsidR="00CB4BEB" w:rsidRPr="00B96FDC"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t>saarbarhed_kode</w:t>
            </w:r>
            <w:proofErr w:type="spellEnd"/>
          </w:p>
        </w:tc>
        <w:tc>
          <w:tcPr>
            <w:tcW w:w="5239" w:type="dxa"/>
            <w:tcBorders>
              <w:top w:val="single" w:sz="4" w:space="0" w:color="auto"/>
              <w:left w:val="single" w:sz="4" w:space="0" w:color="auto"/>
              <w:bottom w:val="nil"/>
              <w:right w:val="single" w:sz="4" w:space="0" w:color="auto"/>
            </w:tcBorders>
            <w:shd w:val="clear" w:color="auto" w:fill="auto"/>
            <w:vAlign w:val="center"/>
          </w:tcPr>
          <w:p w14:paraId="53766BC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Kodetal til Landskabskarakterens sårbarhed på delområde niveau. </w:t>
            </w:r>
          </w:p>
        </w:tc>
        <w:tc>
          <w:tcPr>
            <w:tcW w:w="1155" w:type="dxa"/>
            <w:tcBorders>
              <w:top w:val="single" w:sz="4" w:space="0" w:color="auto"/>
              <w:left w:val="single" w:sz="4" w:space="0" w:color="auto"/>
              <w:bottom w:val="nil"/>
              <w:right w:val="single" w:sz="4" w:space="0" w:color="auto"/>
            </w:tcBorders>
            <w:shd w:val="clear" w:color="auto" w:fill="auto"/>
            <w:vAlign w:val="center"/>
          </w:tcPr>
          <w:p w14:paraId="0112297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auto"/>
            <w:vAlign w:val="center"/>
          </w:tcPr>
          <w:p w14:paraId="30CD37C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1-9</w:t>
            </w:r>
          </w:p>
        </w:tc>
        <w:tc>
          <w:tcPr>
            <w:tcW w:w="1449" w:type="dxa"/>
            <w:tcBorders>
              <w:top w:val="single" w:sz="4" w:space="0" w:color="auto"/>
              <w:left w:val="single" w:sz="4" w:space="0" w:color="auto"/>
              <w:bottom w:val="nil"/>
              <w:right w:val="single" w:sz="4" w:space="0" w:color="auto"/>
            </w:tcBorders>
            <w:shd w:val="clear" w:color="auto" w:fill="auto"/>
            <w:vAlign w:val="center"/>
          </w:tcPr>
          <w:p w14:paraId="4BE0E78B"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66" w:type="dxa"/>
            <w:tcBorders>
              <w:top w:val="single" w:sz="4" w:space="0" w:color="auto"/>
              <w:left w:val="single" w:sz="4" w:space="0" w:color="auto"/>
              <w:bottom w:val="nil"/>
              <w:right w:val="single" w:sz="4" w:space="0" w:color="auto"/>
            </w:tcBorders>
            <w:shd w:val="clear" w:color="auto" w:fill="auto"/>
            <w:vAlign w:val="center"/>
          </w:tcPr>
          <w:p w14:paraId="0E1F8B3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2</w:t>
            </w:r>
          </w:p>
        </w:tc>
      </w:tr>
      <w:tr w:rsidR="00CB4BEB" w:rsidRPr="00B96FDC" w14:paraId="6FB7A80F" w14:textId="77777777" w:rsidTr="003C0924">
        <w:trPr>
          <w:trHeight w:hRule="exact" w:val="510"/>
        </w:trPr>
        <w:tc>
          <w:tcPr>
            <w:tcW w:w="1951" w:type="dxa"/>
            <w:tcBorders>
              <w:top w:val="single" w:sz="4" w:space="0" w:color="auto"/>
              <w:left w:val="single" w:sz="4" w:space="0" w:color="auto"/>
              <w:bottom w:val="nil"/>
              <w:right w:val="single" w:sz="4" w:space="0" w:color="auto"/>
            </w:tcBorders>
            <w:shd w:val="clear" w:color="auto" w:fill="99CCFF"/>
            <w:vAlign w:val="center"/>
          </w:tcPr>
          <w:p w14:paraId="232AE6F2" w14:textId="77777777" w:rsidR="00CB4BEB" w:rsidRPr="00B96FDC"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t>saarbarhed</w:t>
            </w:r>
            <w:proofErr w:type="spellEnd"/>
          </w:p>
        </w:tc>
        <w:tc>
          <w:tcPr>
            <w:tcW w:w="5239" w:type="dxa"/>
            <w:tcBorders>
              <w:top w:val="single" w:sz="4" w:space="0" w:color="auto"/>
              <w:left w:val="single" w:sz="4" w:space="0" w:color="auto"/>
              <w:bottom w:val="nil"/>
              <w:right w:val="single" w:sz="4" w:space="0" w:color="auto"/>
            </w:tcBorders>
            <w:shd w:val="clear" w:color="auto" w:fill="99CCFF"/>
            <w:vAlign w:val="center"/>
          </w:tcPr>
          <w:p w14:paraId="3FEA911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Landskabskarakterens sårbarhed på delområde niveau. </w:t>
            </w:r>
          </w:p>
        </w:tc>
        <w:tc>
          <w:tcPr>
            <w:tcW w:w="1155" w:type="dxa"/>
            <w:tcBorders>
              <w:top w:val="single" w:sz="4" w:space="0" w:color="auto"/>
              <w:left w:val="single" w:sz="4" w:space="0" w:color="auto"/>
              <w:bottom w:val="nil"/>
              <w:right w:val="single" w:sz="4" w:space="0" w:color="auto"/>
            </w:tcBorders>
            <w:shd w:val="clear" w:color="auto" w:fill="99CCFF"/>
            <w:vAlign w:val="center"/>
          </w:tcPr>
          <w:p w14:paraId="24CC8AD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center"/>
          </w:tcPr>
          <w:p w14:paraId="55F6A35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 tegn</w:t>
            </w:r>
          </w:p>
        </w:tc>
        <w:tc>
          <w:tcPr>
            <w:tcW w:w="1449" w:type="dxa"/>
            <w:tcBorders>
              <w:top w:val="single" w:sz="4" w:space="0" w:color="auto"/>
              <w:left w:val="single" w:sz="4" w:space="0" w:color="auto"/>
              <w:bottom w:val="nil"/>
              <w:right w:val="single" w:sz="4" w:space="0" w:color="auto"/>
            </w:tcBorders>
            <w:shd w:val="clear" w:color="auto" w:fill="99CCFF"/>
            <w:vAlign w:val="center"/>
          </w:tcPr>
          <w:p w14:paraId="71E4D62F"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S</w:t>
            </w:r>
          </w:p>
        </w:tc>
        <w:tc>
          <w:tcPr>
            <w:tcW w:w="2566" w:type="dxa"/>
            <w:tcBorders>
              <w:top w:val="single" w:sz="4" w:space="0" w:color="auto"/>
              <w:left w:val="single" w:sz="4" w:space="0" w:color="auto"/>
              <w:bottom w:val="nil"/>
              <w:right w:val="single" w:sz="4" w:space="0" w:color="auto"/>
            </w:tcBorders>
            <w:shd w:val="clear" w:color="auto" w:fill="99CCFF"/>
            <w:vAlign w:val="center"/>
          </w:tcPr>
          <w:p w14:paraId="72F9AEE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Stor</w:t>
            </w:r>
          </w:p>
        </w:tc>
      </w:tr>
      <w:tr w:rsidR="00CB4BEB" w:rsidRPr="00B96FDC" w14:paraId="2717B077" w14:textId="77777777" w:rsidTr="003C0924">
        <w:trPr>
          <w:trHeight w:val="709"/>
        </w:trPr>
        <w:tc>
          <w:tcPr>
            <w:tcW w:w="1951" w:type="dxa"/>
            <w:tcBorders>
              <w:top w:val="single" w:sz="4" w:space="0" w:color="auto"/>
              <w:left w:val="single" w:sz="4" w:space="0" w:color="auto"/>
              <w:bottom w:val="nil"/>
              <w:right w:val="single" w:sz="4" w:space="0" w:color="auto"/>
            </w:tcBorders>
            <w:shd w:val="clear" w:color="auto" w:fill="D9D9D9"/>
            <w:vAlign w:val="center"/>
          </w:tcPr>
          <w:p w14:paraId="73B7470D" w14:textId="77777777" w:rsidR="00CB4BEB" w:rsidRPr="00B96FDC"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t>saarbarhed_notat</w:t>
            </w:r>
            <w:proofErr w:type="spellEnd"/>
          </w:p>
        </w:tc>
        <w:tc>
          <w:tcPr>
            <w:tcW w:w="5239" w:type="dxa"/>
            <w:tcBorders>
              <w:top w:val="single" w:sz="4" w:space="0" w:color="auto"/>
              <w:left w:val="single" w:sz="4" w:space="0" w:color="auto"/>
              <w:bottom w:val="nil"/>
              <w:right w:val="single" w:sz="4" w:space="0" w:color="auto"/>
            </w:tcBorders>
            <w:shd w:val="clear" w:color="auto" w:fill="FFFFFF"/>
            <w:vAlign w:val="center"/>
          </w:tcPr>
          <w:p w14:paraId="592DA47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 af landskabskarakterens sårbarhed på delområde niveau. Sårbarhed i forhold til ændringer i landskabets fysiske og funktionelle forhold.</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70AAAD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7F47E1F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49" w:type="dxa"/>
            <w:tcBorders>
              <w:top w:val="single" w:sz="4" w:space="0" w:color="auto"/>
              <w:left w:val="single" w:sz="4" w:space="0" w:color="auto"/>
              <w:bottom w:val="nil"/>
              <w:right w:val="single" w:sz="4" w:space="0" w:color="auto"/>
            </w:tcBorders>
            <w:shd w:val="clear" w:color="auto" w:fill="FFFFFF"/>
            <w:vAlign w:val="center"/>
          </w:tcPr>
          <w:p w14:paraId="03B5FE2F"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66" w:type="dxa"/>
            <w:tcBorders>
              <w:top w:val="single" w:sz="4" w:space="0" w:color="auto"/>
              <w:left w:val="single" w:sz="4" w:space="0" w:color="auto"/>
              <w:bottom w:val="nil"/>
              <w:right w:val="single" w:sz="4" w:space="0" w:color="auto"/>
            </w:tcBorders>
            <w:shd w:val="clear" w:color="auto" w:fill="FFFFFF"/>
            <w:vAlign w:val="bottom"/>
          </w:tcPr>
          <w:p w14:paraId="77E4FF0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Sårbart overfor byggeri, anlæg, tilgroning og intensiv opdyrkning.</w:t>
            </w:r>
          </w:p>
        </w:tc>
      </w:tr>
      <w:tr w:rsidR="00CB4BEB" w:rsidRPr="00B96FDC" w14:paraId="16298C57" w14:textId="77777777" w:rsidTr="003C0924">
        <w:tc>
          <w:tcPr>
            <w:tcW w:w="1951" w:type="dxa"/>
            <w:tcBorders>
              <w:top w:val="single" w:sz="4" w:space="0" w:color="auto"/>
              <w:left w:val="single" w:sz="4" w:space="0" w:color="auto"/>
              <w:bottom w:val="nil"/>
              <w:right w:val="single" w:sz="4" w:space="0" w:color="auto"/>
            </w:tcBorders>
            <w:shd w:val="clear" w:color="auto" w:fill="D9D9D9"/>
            <w:vAlign w:val="center"/>
          </w:tcPr>
          <w:p w14:paraId="52D99CA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tiltag</w:t>
            </w:r>
          </w:p>
        </w:tc>
        <w:tc>
          <w:tcPr>
            <w:tcW w:w="5239" w:type="dxa"/>
            <w:tcBorders>
              <w:top w:val="single" w:sz="4" w:space="0" w:color="auto"/>
              <w:left w:val="single" w:sz="4" w:space="0" w:color="auto"/>
              <w:bottom w:val="nil"/>
              <w:right w:val="single" w:sz="4" w:space="0" w:color="auto"/>
            </w:tcBorders>
            <w:shd w:val="clear" w:color="auto" w:fill="FFFFFF"/>
            <w:vAlign w:val="center"/>
          </w:tcPr>
          <w:p w14:paraId="015C4B5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 af tiltag som kan styrke landskabskarakteren eller forslag til forbedringer samt strategiske mål for området.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CC37F8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02FF607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49" w:type="dxa"/>
            <w:tcBorders>
              <w:top w:val="single" w:sz="4" w:space="0" w:color="auto"/>
              <w:left w:val="single" w:sz="4" w:space="0" w:color="auto"/>
              <w:bottom w:val="nil"/>
              <w:right w:val="single" w:sz="4" w:space="0" w:color="auto"/>
            </w:tcBorders>
            <w:shd w:val="clear" w:color="auto" w:fill="FFFFFF"/>
            <w:vAlign w:val="center"/>
          </w:tcPr>
          <w:p w14:paraId="1A248A0D"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66" w:type="dxa"/>
            <w:tcBorders>
              <w:top w:val="single" w:sz="4" w:space="0" w:color="auto"/>
              <w:left w:val="single" w:sz="4" w:space="0" w:color="auto"/>
              <w:bottom w:val="nil"/>
              <w:right w:val="single" w:sz="4" w:space="0" w:color="auto"/>
            </w:tcBorders>
            <w:shd w:val="clear" w:color="auto" w:fill="FFFFFF"/>
            <w:vAlign w:val="center"/>
          </w:tcPr>
          <w:p w14:paraId="06D0DFE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Fortsat afgræsning i bunden.</w:t>
            </w:r>
          </w:p>
        </w:tc>
      </w:tr>
      <w:tr w:rsidR="00CB4BEB" w:rsidRPr="00B96FDC" w14:paraId="3C424C30"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97DDBA"/>
            <w:vAlign w:val="bottom"/>
          </w:tcPr>
          <w:p w14:paraId="52F991A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link</w:t>
            </w:r>
          </w:p>
        </w:tc>
        <w:tc>
          <w:tcPr>
            <w:tcW w:w="11765"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B55F91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Felt defineret under: 4.1 Standardiserede felter til de temaspecifikke datamodeller</w:t>
            </w:r>
          </w:p>
        </w:tc>
      </w:tr>
      <w:tr w:rsidR="00CB4BEB" w:rsidRPr="002D761A" w14:paraId="5F9E724F"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center"/>
          </w:tcPr>
          <w:p w14:paraId="56719CEF" w14:textId="77777777" w:rsidR="00CB4BEB" w:rsidRPr="00B96FDC" w:rsidRDefault="00CB4BEB" w:rsidP="003C0924">
            <w:pPr>
              <w:rPr>
                <w:rFonts w:ascii="Trebuchet MS" w:hAnsi="Trebuchet MS" w:cs="Trebuchet MS"/>
                <w:i/>
                <w:sz w:val="18"/>
                <w:szCs w:val="18"/>
              </w:rPr>
            </w:pPr>
            <w:r w:rsidRPr="00B96FDC">
              <w:rPr>
                <w:rFonts w:ascii="Trebuchet MS" w:hAnsi="Trebuchet MS" w:cs="Trebuchet MS"/>
                <w:i/>
                <w:sz w:val="18"/>
                <w:szCs w:val="18"/>
              </w:rPr>
              <w:t>Felter markeret med blå er temaspecifikke opslagstabeller, der indeholder oversættelser af koder i andre felter.</w:t>
            </w:r>
          </w:p>
        </w:tc>
      </w:tr>
      <w:tr w:rsidR="00CB4BEB" w:rsidRPr="002D761A" w14:paraId="3D76BC01" w14:textId="77777777" w:rsidTr="003C0924">
        <w:trPr>
          <w:trHeight w:hRule="exact" w:val="255"/>
        </w:trPr>
        <w:tc>
          <w:tcPr>
            <w:tcW w:w="13716" w:type="dxa"/>
            <w:gridSpan w:val="6"/>
            <w:tcBorders>
              <w:top w:val="nil"/>
              <w:left w:val="nil"/>
              <w:bottom w:val="nil"/>
              <w:right w:val="nil"/>
            </w:tcBorders>
            <w:shd w:val="clear" w:color="auto" w:fill="97DDBA"/>
            <w:vAlign w:val="center"/>
          </w:tcPr>
          <w:p w14:paraId="5C9439B5" w14:textId="77777777" w:rsidR="00CB4BEB" w:rsidRPr="00B96FDC" w:rsidRDefault="00CB4BEB" w:rsidP="003C0924">
            <w:pPr>
              <w:rPr>
                <w:rFonts w:ascii="Trebuchet MS" w:hAnsi="Trebuchet MS" w:cs="Trebuchet MS"/>
                <w:i/>
                <w:sz w:val="18"/>
                <w:szCs w:val="18"/>
              </w:rPr>
            </w:pPr>
            <w:r w:rsidRPr="00B96FDC">
              <w:rPr>
                <w:rFonts w:ascii="Trebuchet MS" w:hAnsi="Trebuchet MS" w:cs="Trebuchet MS"/>
                <w:i/>
                <w:sz w:val="18"/>
                <w:szCs w:val="18"/>
              </w:rPr>
              <w:t>Felter markeret med grøn er standardiserede temaspecifikke felter og opslagstabeller, der indeholder oversættelser af koder i andre felter.</w:t>
            </w:r>
          </w:p>
        </w:tc>
      </w:tr>
    </w:tbl>
    <w:p w14:paraId="0F1757BF" w14:textId="77777777" w:rsidR="00CB4BEB" w:rsidRPr="00B96FDC" w:rsidRDefault="00CB4BEB" w:rsidP="00CB4BEB">
      <w:pPr>
        <w:pStyle w:val="Overskrift6"/>
      </w:pPr>
      <w:r>
        <w:t>5.13.</w:t>
      </w:r>
      <w:r w:rsidRPr="00B96FDC">
        <w:t xml:space="preserve">4.1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2D761A" w14:paraId="0FEE97D8" w14:textId="77777777" w:rsidTr="003C0924">
        <w:trPr>
          <w:trHeight w:hRule="exact" w:val="255"/>
        </w:trPr>
        <w:tc>
          <w:tcPr>
            <w:tcW w:w="2235" w:type="dxa"/>
            <w:shd w:val="clear" w:color="auto" w:fill="D9D9D9"/>
            <w:vAlign w:val="bottom"/>
          </w:tcPr>
          <w:p w14:paraId="0D8DE4A6"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Metadataelement</w:t>
            </w:r>
          </w:p>
        </w:tc>
        <w:tc>
          <w:tcPr>
            <w:tcW w:w="11340" w:type="dxa"/>
            <w:shd w:val="clear" w:color="auto" w:fill="D9D9D9"/>
            <w:vAlign w:val="bottom"/>
          </w:tcPr>
          <w:p w14:paraId="178978DE"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Beskrivelse</w:t>
            </w:r>
          </w:p>
        </w:tc>
      </w:tr>
      <w:tr w:rsidR="00CB4BEB" w:rsidRPr="002D761A" w14:paraId="2483511D" w14:textId="77777777" w:rsidTr="003C0924">
        <w:trPr>
          <w:trHeight w:hRule="exact" w:val="255"/>
        </w:trPr>
        <w:tc>
          <w:tcPr>
            <w:tcW w:w="2235" w:type="dxa"/>
            <w:shd w:val="clear" w:color="auto" w:fill="E0E0E0"/>
            <w:vAlign w:val="bottom"/>
          </w:tcPr>
          <w:p w14:paraId="4F43FFF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Temanavn</w:t>
            </w:r>
          </w:p>
        </w:tc>
        <w:tc>
          <w:tcPr>
            <w:tcW w:w="11340" w:type="dxa"/>
            <w:shd w:val="clear" w:color="auto" w:fill="FFFFFF"/>
            <w:vAlign w:val="bottom"/>
          </w:tcPr>
          <w:p w14:paraId="7EBFF0B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Landskabskaraktervurderinger</w:t>
            </w:r>
            <w:r w:rsidRPr="00B96FDC" w:rsidDel="00DC7C3B">
              <w:rPr>
                <w:rFonts w:ascii="Trebuchet MS" w:hAnsi="Trebuchet MS" w:cs="Trebuchet MS"/>
                <w:sz w:val="18"/>
                <w:szCs w:val="18"/>
              </w:rPr>
              <w:t xml:space="preserve"> </w:t>
            </w:r>
          </w:p>
        </w:tc>
      </w:tr>
      <w:tr w:rsidR="00CB4BEB" w:rsidRPr="002D761A" w14:paraId="6378D52B" w14:textId="77777777" w:rsidTr="003C0924">
        <w:trPr>
          <w:trHeight w:hRule="exact" w:val="255"/>
        </w:trPr>
        <w:tc>
          <w:tcPr>
            <w:tcW w:w="2235" w:type="dxa"/>
            <w:shd w:val="clear" w:color="auto" w:fill="E0E0E0"/>
            <w:vAlign w:val="bottom"/>
          </w:tcPr>
          <w:p w14:paraId="5CCB7FE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lastRenderedPageBreak/>
              <w:t>Temakode</w:t>
            </w:r>
          </w:p>
        </w:tc>
        <w:tc>
          <w:tcPr>
            <w:tcW w:w="11340" w:type="dxa"/>
            <w:shd w:val="clear" w:color="auto" w:fill="FFFFFF"/>
            <w:vAlign w:val="bottom"/>
          </w:tcPr>
          <w:p w14:paraId="05F6ADD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6</w:t>
            </w:r>
            <w:r>
              <w:rPr>
                <w:rFonts w:ascii="Trebuchet MS" w:hAnsi="Trebuchet MS" w:cs="Trebuchet MS"/>
                <w:sz w:val="18"/>
                <w:szCs w:val="18"/>
              </w:rPr>
              <w:t>2</w:t>
            </w:r>
            <w:r w:rsidRPr="00B96FDC">
              <w:rPr>
                <w:rFonts w:ascii="Trebuchet MS" w:hAnsi="Trebuchet MS" w:cs="Trebuchet MS"/>
                <w:sz w:val="18"/>
                <w:szCs w:val="18"/>
              </w:rPr>
              <w:t>03</w:t>
            </w:r>
          </w:p>
        </w:tc>
      </w:tr>
      <w:tr w:rsidR="00CB4BEB" w:rsidRPr="002D761A" w14:paraId="3A633C2D" w14:textId="77777777" w:rsidTr="003C0924">
        <w:trPr>
          <w:trHeight w:hRule="exact" w:val="255"/>
        </w:trPr>
        <w:tc>
          <w:tcPr>
            <w:tcW w:w="2235" w:type="dxa"/>
            <w:shd w:val="clear" w:color="auto" w:fill="E0E0E0"/>
            <w:vAlign w:val="bottom"/>
          </w:tcPr>
          <w:p w14:paraId="2D96C35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Definition</w:t>
            </w:r>
          </w:p>
        </w:tc>
        <w:tc>
          <w:tcPr>
            <w:tcW w:w="11340" w:type="dxa"/>
            <w:shd w:val="clear" w:color="auto" w:fill="FFFFFF"/>
            <w:vAlign w:val="bottom"/>
          </w:tcPr>
          <w:p w14:paraId="0BCFB51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(Delområder) Tilstand, sårbarhed, karakterstyrke, strategiske mål, særlige visuelle forhold</w:t>
            </w:r>
          </w:p>
        </w:tc>
      </w:tr>
      <w:tr w:rsidR="00CB4BEB" w:rsidRPr="002D761A" w14:paraId="2889FCB7" w14:textId="77777777" w:rsidTr="003C0924">
        <w:trPr>
          <w:trHeight w:hRule="exact" w:val="255"/>
        </w:trPr>
        <w:tc>
          <w:tcPr>
            <w:tcW w:w="2235" w:type="dxa"/>
            <w:shd w:val="clear" w:color="auto" w:fill="E0E0E0"/>
            <w:vAlign w:val="bottom"/>
          </w:tcPr>
          <w:p w14:paraId="0C0857C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w:t>
            </w:r>
          </w:p>
        </w:tc>
        <w:tc>
          <w:tcPr>
            <w:tcW w:w="11340" w:type="dxa"/>
            <w:shd w:val="clear" w:color="auto" w:fill="FFFFFF"/>
            <w:vAlign w:val="bottom"/>
          </w:tcPr>
          <w:p w14:paraId="371B2C9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Landskabsanalyse efter den danske udgave af landskabskaraktermetoden.</w:t>
            </w:r>
          </w:p>
        </w:tc>
      </w:tr>
      <w:tr w:rsidR="00CB4BEB" w:rsidRPr="002D761A" w14:paraId="010492FA" w14:textId="77777777" w:rsidTr="003C0924">
        <w:trPr>
          <w:trHeight w:hRule="exact" w:val="510"/>
        </w:trPr>
        <w:tc>
          <w:tcPr>
            <w:tcW w:w="2235" w:type="dxa"/>
            <w:shd w:val="clear" w:color="auto" w:fill="E0E0E0"/>
            <w:vAlign w:val="center"/>
          </w:tcPr>
          <w:p w14:paraId="50B0AEE1" w14:textId="77777777" w:rsidR="00CB4BEB" w:rsidRPr="00B96FDC"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t>Formaal</w:t>
            </w:r>
            <w:proofErr w:type="spellEnd"/>
            <w:r w:rsidRPr="00B96FDC">
              <w:rPr>
                <w:rFonts w:ascii="Trebuchet MS" w:hAnsi="Trebuchet MS" w:cs="Trebuchet MS"/>
                <w:sz w:val="18"/>
                <w:szCs w:val="18"/>
              </w:rPr>
              <w:t xml:space="preserve"> </w:t>
            </w:r>
          </w:p>
        </w:tc>
        <w:tc>
          <w:tcPr>
            <w:tcW w:w="11340" w:type="dxa"/>
            <w:shd w:val="clear" w:color="auto" w:fill="FFFFFF"/>
            <w:vAlign w:val="bottom"/>
          </w:tcPr>
          <w:p w14:paraId="2531C2A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Landskabskarakteranalysen benyttes til planlægning og administration i det åbne land. (danner grundlag for særlige landskabsområder, udpeget i kommuneplanen).</w:t>
            </w:r>
          </w:p>
        </w:tc>
      </w:tr>
      <w:tr w:rsidR="00CB4BEB" w:rsidRPr="002D761A" w14:paraId="6C4D4FAC" w14:textId="77777777" w:rsidTr="003C0924">
        <w:trPr>
          <w:trHeight w:hRule="exact" w:val="255"/>
        </w:trPr>
        <w:tc>
          <w:tcPr>
            <w:tcW w:w="2235" w:type="dxa"/>
            <w:shd w:val="clear" w:color="auto" w:fill="E0E0E0"/>
            <w:vAlign w:val="bottom"/>
          </w:tcPr>
          <w:p w14:paraId="2787374C" w14:textId="77777777" w:rsidR="00CB4BEB" w:rsidRPr="00B96FDC" w:rsidRDefault="00CB4BEB" w:rsidP="003C0924">
            <w:pPr>
              <w:rPr>
                <w:rFonts w:ascii="Trebuchet MS" w:hAnsi="Trebuchet MS" w:cs="Trebuchet MS"/>
                <w:sz w:val="18"/>
                <w:szCs w:val="18"/>
              </w:rPr>
            </w:pPr>
            <w:proofErr w:type="spellStart"/>
            <w:r w:rsidRPr="00B96FDC">
              <w:rPr>
                <w:rFonts w:ascii="Trebuchet MS" w:hAnsi="Trebuchet MS" w:cs="Trebuchet MS"/>
                <w:sz w:val="18"/>
                <w:szCs w:val="18"/>
              </w:rPr>
              <w:t>Noegleord_hovedgruppe</w:t>
            </w:r>
            <w:proofErr w:type="spellEnd"/>
          </w:p>
        </w:tc>
        <w:tc>
          <w:tcPr>
            <w:tcW w:w="11340" w:type="dxa"/>
            <w:shd w:val="clear" w:color="auto" w:fill="FFFFFF"/>
            <w:vAlign w:val="bottom"/>
          </w:tcPr>
          <w:p w14:paraId="0961141D" w14:textId="77777777" w:rsidR="00CB4BEB" w:rsidRPr="00B96FDC" w:rsidRDefault="00CB4BEB" w:rsidP="003C0924">
            <w:pPr>
              <w:rPr>
                <w:rFonts w:ascii="Trebuchet MS" w:hAnsi="Trebuchet MS" w:cs="Trebuchet MS"/>
                <w:sz w:val="18"/>
                <w:szCs w:val="18"/>
              </w:rPr>
            </w:pPr>
          </w:p>
        </w:tc>
      </w:tr>
      <w:tr w:rsidR="00CB4BEB" w:rsidRPr="002D761A" w14:paraId="21D52AC2" w14:textId="77777777" w:rsidTr="003C0924">
        <w:trPr>
          <w:trHeight w:hRule="exact" w:val="255"/>
        </w:trPr>
        <w:tc>
          <w:tcPr>
            <w:tcW w:w="2235" w:type="dxa"/>
            <w:shd w:val="clear" w:color="auto" w:fill="E0E0E0"/>
            <w:vAlign w:val="bottom"/>
          </w:tcPr>
          <w:p w14:paraId="6CF66557" w14:textId="77777777" w:rsidR="00CB4BEB" w:rsidRPr="00B96FDC" w:rsidRDefault="00CB4BEB" w:rsidP="003C0924">
            <w:pPr>
              <w:rPr>
                <w:rFonts w:ascii="Trebuchet MS" w:hAnsi="Trebuchet MS" w:cs="Trebuchet MS"/>
                <w:sz w:val="18"/>
                <w:szCs w:val="18"/>
              </w:rPr>
            </w:pPr>
            <w:proofErr w:type="spellStart"/>
            <w:r>
              <w:rPr>
                <w:rFonts w:ascii="Trebuchet MS" w:hAnsi="Trebuchet MS" w:cs="Trebuchet MS"/>
                <w:sz w:val="18"/>
                <w:szCs w:val="18"/>
              </w:rPr>
              <w:t>No</w:t>
            </w:r>
            <w:r w:rsidRPr="00F32164">
              <w:rPr>
                <w:rFonts w:ascii="Trebuchet MS" w:hAnsi="Trebuchet MS" w:cs="Trebuchet MS"/>
                <w:sz w:val="18"/>
                <w:szCs w:val="18"/>
              </w:rPr>
              <w:t>e</w:t>
            </w:r>
            <w:r>
              <w:rPr>
                <w:rFonts w:ascii="Trebuchet MS" w:hAnsi="Trebuchet MS" w:cs="Trebuchet MS"/>
                <w:sz w:val="18"/>
                <w:szCs w:val="18"/>
              </w:rPr>
              <w:t>gle</w:t>
            </w:r>
            <w:r w:rsidRPr="00B96FDC">
              <w:rPr>
                <w:rFonts w:ascii="Trebuchet MS" w:hAnsi="Trebuchet MS" w:cs="Trebuchet MS"/>
                <w:sz w:val="18"/>
                <w:szCs w:val="18"/>
              </w:rPr>
              <w:t>_ord</w:t>
            </w:r>
            <w:proofErr w:type="spellEnd"/>
          </w:p>
        </w:tc>
        <w:tc>
          <w:tcPr>
            <w:tcW w:w="11340" w:type="dxa"/>
            <w:shd w:val="clear" w:color="auto" w:fill="FFFFFF"/>
            <w:vAlign w:val="bottom"/>
          </w:tcPr>
          <w:p w14:paraId="439AB9C2" w14:textId="77777777" w:rsidR="00CB4BEB" w:rsidRPr="00B96FDC" w:rsidRDefault="00CB4BEB" w:rsidP="003C0924">
            <w:pPr>
              <w:autoSpaceDE w:val="0"/>
              <w:autoSpaceDN w:val="0"/>
              <w:adjustRightInd w:val="0"/>
              <w:rPr>
                <w:rFonts w:ascii="Trebuchet MS" w:hAnsi="Trebuchet MS" w:cs="Trebuchet MS"/>
                <w:sz w:val="18"/>
                <w:szCs w:val="18"/>
              </w:rPr>
            </w:pPr>
            <w:r w:rsidRPr="00B96FDC">
              <w:rPr>
                <w:rFonts w:ascii="Trebuchet MS" w:hAnsi="Trebuchet MS" w:cs="Trebuchet MS"/>
                <w:sz w:val="18"/>
                <w:szCs w:val="18"/>
              </w:rPr>
              <w:t>Landskabsanalyse</w:t>
            </w:r>
          </w:p>
        </w:tc>
      </w:tr>
      <w:tr w:rsidR="00CB4BEB" w:rsidRPr="002D761A" w14:paraId="62B0A3BB" w14:textId="77777777" w:rsidTr="003C0924">
        <w:trPr>
          <w:trHeight w:hRule="exact" w:val="255"/>
        </w:trPr>
        <w:tc>
          <w:tcPr>
            <w:tcW w:w="2235" w:type="dxa"/>
            <w:shd w:val="clear" w:color="auto" w:fill="E0E0E0"/>
            <w:vAlign w:val="bottom"/>
          </w:tcPr>
          <w:p w14:paraId="09D621C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Geometri type</w:t>
            </w:r>
          </w:p>
        </w:tc>
        <w:tc>
          <w:tcPr>
            <w:tcW w:w="11340" w:type="dxa"/>
            <w:shd w:val="clear" w:color="auto" w:fill="FFFFFF"/>
            <w:vAlign w:val="bottom"/>
          </w:tcPr>
          <w:p w14:paraId="76DBA0B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Flade</w:t>
            </w:r>
          </w:p>
        </w:tc>
      </w:tr>
      <w:tr w:rsidR="00CB4BEB" w:rsidRPr="002D761A" w14:paraId="708D8065" w14:textId="77777777" w:rsidTr="003C0924">
        <w:trPr>
          <w:trHeight w:hRule="exact" w:val="255"/>
        </w:trPr>
        <w:tc>
          <w:tcPr>
            <w:tcW w:w="2235" w:type="dxa"/>
            <w:shd w:val="clear" w:color="auto" w:fill="E0E0E0"/>
            <w:vAlign w:val="bottom"/>
          </w:tcPr>
          <w:p w14:paraId="2D86197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Lovgrundlag</w:t>
            </w:r>
          </w:p>
        </w:tc>
        <w:tc>
          <w:tcPr>
            <w:tcW w:w="11340" w:type="dxa"/>
            <w:shd w:val="clear" w:color="auto" w:fill="FFFFFF"/>
            <w:vAlign w:val="bottom"/>
          </w:tcPr>
          <w:p w14:paraId="0C8BF6F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Landskabskarakter metoden er anbefalet af Miljøministeriet</w:t>
            </w:r>
          </w:p>
        </w:tc>
      </w:tr>
      <w:tr w:rsidR="00CB4BEB" w:rsidRPr="00E5718A" w14:paraId="6A2DDB04" w14:textId="77777777" w:rsidTr="003C0924">
        <w:trPr>
          <w:trHeight w:hRule="exact" w:val="255"/>
        </w:trPr>
        <w:tc>
          <w:tcPr>
            <w:tcW w:w="2235" w:type="dxa"/>
            <w:shd w:val="clear" w:color="auto" w:fill="E0E0E0"/>
            <w:vAlign w:val="bottom"/>
          </w:tcPr>
          <w:p w14:paraId="7F83A4C3" w14:textId="77777777" w:rsidR="00CB4BEB" w:rsidRPr="00E6255A" w:rsidRDefault="00CB4BEB" w:rsidP="003C0924">
            <w:pPr>
              <w:rPr>
                <w:rFonts w:ascii="Trebuchet MS" w:hAnsi="Trebuchet MS" w:cs="Trebuchet MS"/>
                <w:sz w:val="18"/>
                <w:szCs w:val="18"/>
              </w:rPr>
            </w:pPr>
            <w:proofErr w:type="spellStart"/>
            <w:r w:rsidRPr="00E6255A">
              <w:rPr>
                <w:rFonts w:ascii="Trebuchet MS" w:hAnsi="Trebuchet MS" w:cs="Trebuchet MS"/>
                <w:sz w:val="18"/>
                <w:szCs w:val="18"/>
              </w:rPr>
              <w:t>KLE_koder</w:t>
            </w:r>
            <w:proofErr w:type="spellEnd"/>
          </w:p>
        </w:tc>
        <w:tc>
          <w:tcPr>
            <w:tcW w:w="11340" w:type="dxa"/>
            <w:shd w:val="clear" w:color="auto" w:fill="FFFFFF"/>
            <w:vAlign w:val="bottom"/>
          </w:tcPr>
          <w:p w14:paraId="7854D9A1" w14:textId="77777777" w:rsidR="00CB4BEB" w:rsidRPr="00E6255A" w:rsidRDefault="00CB4BEB" w:rsidP="003C0924">
            <w:pPr>
              <w:rPr>
                <w:rFonts w:ascii="Trebuchet MS" w:hAnsi="Trebuchet MS" w:cs="Trebuchet MS"/>
                <w:sz w:val="18"/>
                <w:szCs w:val="18"/>
              </w:rPr>
            </w:pPr>
            <w:r w:rsidRPr="006F0314">
              <w:rPr>
                <w:rFonts w:ascii="Trebuchet MS" w:hAnsi="Trebuchet MS" w:cs="Trebuchet MS"/>
                <w:sz w:val="18"/>
                <w:szCs w:val="18"/>
              </w:rPr>
              <w:t>01.02.03, 01.02.15</w:t>
            </w:r>
          </w:p>
        </w:tc>
      </w:tr>
    </w:tbl>
    <w:p w14:paraId="7C380716" w14:textId="77777777" w:rsidR="00CB4BEB" w:rsidRPr="000859D9" w:rsidRDefault="00CB4BEB" w:rsidP="00CB4BEB">
      <w:pPr>
        <w:pStyle w:val="Overskrift6"/>
      </w:pPr>
      <w:r>
        <w:t>5.13.</w:t>
      </w:r>
      <w:r w:rsidRPr="000859D9">
        <w:t>4.2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2"/>
        <w:gridCol w:w="10564"/>
      </w:tblGrid>
      <w:tr w:rsidR="00CB4BEB" w:rsidRPr="002D761A" w14:paraId="3FFAABC9" w14:textId="77777777" w:rsidTr="003C0924">
        <w:trPr>
          <w:trHeight w:hRule="exact" w:val="255"/>
        </w:trPr>
        <w:tc>
          <w:tcPr>
            <w:tcW w:w="4503" w:type="dxa"/>
            <w:shd w:val="clear" w:color="auto" w:fill="D9D9D9"/>
            <w:vAlign w:val="bottom"/>
          </w:tcPr>
          <w:p w14:paraId="0C74C0A5"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Emne</w:t>
            </w:r>
          </w:p>
        </w:tc>
        <w:tc>
          <w:tcPr>
            <w:tcW w:w="9149" w:type="dxa"/>
            <w:shd w:val="clear" w:color="auto" w:fill="D9D9D9"/>
            <w:vAlign w:val="bottom"/>
          </w:tcPr>
          <w:p w14:paraId="760F31E9"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Beskrivelse</w:t>
            </w:r>
          </w:p>
        </w:tc>
      </w:tr>
      <w:tr w:rsidR="00CB4BEB" w:rsidRPr="002D761A" w14:paraId="731DBDF9" w14:textId="77777777" w:rsidTr="003C0924">
        <w:trPr>
          <w:trHeight w:hRule="exact" w:val="510"/>
        </w:trPr>
        <w:tc>
          <w:tcPr>
            <w:tcW w:w="4503" w:type="dxa"/>
            <w:shd w:val="clear" w:color="auto" w:fill="E0E0E0"/>
            <w:vAlign w:val="center"/>
          </w:tcPr>
          <w:p w14:paraId="0E9D067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Registreringsinstruks</w:t>
            </w:r>
          </w:p>
        </w:tc>
        <w:tc>
          <w:tcPr>
            <w:tcW w:w="9149" w:type="dxa"/>
            <w:shd w:val="clear" w:color="auto" w:fill="FFFFFF"/>
            <w:vAlign w:val="bottom"/>
          </w:tcPr>
          <w:p w14:paraId="390E429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Der henvises til: http://www.naturstyrelsen.dk/Planlaegning/Planlaegning_i_det_aabne_land/Landskabsinteresser/Landskabskaraktermetoden/</w:t>
            </w:r>
          </w:p>
        </w:tc>
      </w:tr>
      <w:tr w:rsidR="00CB4BEB" w:rsidRPr="002D761A" w14:paraId="60CF3EA5" w14:textId="77777777" w:rsidTr="003C0924">
        <w:trPr>
          <w:trHeight w:val="1361"/>
        </w:trPr>
        <w:tc>
          <w:tcPr>
            <w:tcW w:w="4503" w:type="dxa"/>
            <w:shd w:val="clear" w:color="auto" w:fill="E0E0E0"/>
            <w:vAlign w:val="center"/>
          </w:tcPr>
          <w:p w14:paraId="570DE3D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Klassificering/opdeling</w:t>
            </w:r>
          </w:p>
        </w:tc>
        <w:tc>
          <w:tcPr>
            <w:tcW w:w="9149" w:type="dxa"/>
            <w:shd w:val="clear" w:color="auto" w:fill="FFFFFF"/>
            <w:vAlign w:val="bottom"/>
          </w:tcPr>
          <w:p w14:paraId="4AEB1FB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Opdele efter delområde numre. </w:t>
            </w:r>
          </w:p>
          <w:p w14:paraId="392BF96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Der skal laves 4 views:</w:t>
            </w:r>
          </w:p>
          <w:p w14:paraId="670AF8E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Områder der starter med T efterfulgt af et </w:t>
            </w:r>
            <w:proofErr w:type="spellStart"/>
            <w:r w:rsidRPr="00B96FDC">
              <w:rPr>
                <w:rFonts w:ascii="Trebuchet MS" w:hAnsi="Trebuchet MS" w:cs="Trebuchet MS"/>
                <w:sz w:val="18"/>
                <w:szCs w:val="18"/>
              </w:rPr>
              <w:t>løbenr</w:t>
            </w:r>
            <w:proofErr w:type="spellEnd"/>
            <w:r w:rsidRPr="00B96FDC">
              <w:rPr>
                <w:rFonts w:ascii="Trebuchet MS" w:hAnsi="Trebuchet MS" w:cs="Trebuchet MS"/>
                <w:sz w:val="18"/>
                <w:szCs w:val="18"/>
              </w:rPr>
              <w:t>. = ”Tilstand”.</w:t>
            </w:r>
          </w:p>
          <w:p w14:paraId="2AFB504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Områder der starter med S efterfulgt af et </w:t>
            </w:r>
            <w:proofErr w:type="spellStart"/>
            <w:r w:rsidRPr="00B96FDC">
              <w:rPr>
                <w:rFonts w:ascii="Trebuchet MS" w:hAnsi="Trebuchet MS" w:cs="Trebuchet MS"/>
                <w:sz w:val="18"/>
                <w:szCs w:val="18"/>
              </w:rPr>
              <w:t>løbenr</w:t>
            </w:r>
            <w:proofErr w:type="spellEnd"/>
            <w:r w:rsidRPr="00B96FDC">
              <w:rPr>
                <w:rFonts w:ascii="Trebuchet MS" w:hAnsi="Trebuchet MS" w:cs="Trebuchet MS"/>
                <w:sz w:val="18"/>
                <w:szCs w:val="18"/>
              </w:rPr>
              <w:t>. = ”Sårbarhed”.</w:t>
            </w:r>
          </w:p>
          <w:p w14:paraId="064424B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Områder der starter med K efterfulgt af et </w:t>
            </w:r>
            <w:proofErr w:type="spellStart"/>
            <w:r w:rsidRPr="00B96FDC">
              <w:rPr>
                <w:rFonts w:ascii="Trebuchet MS" w:hAnsi="Trebuchet MS" w:cs="Trebuchet MS"/>
                <w:sz w:val="18"/>
                <w:szCs w:val="18"/>
              </w:rPr>
              <w:t>løbenr</w:t>
            </w:r>
            <w:proofErr w:type="spellEnd"/>
            <w:r w:rsidRPr="00B96FDC">
              <w:rPr>
                <w:rFonts w:ascii="Trebuchet MS" w:hAnsi="Trebuchet MS" w:cs="Trebuchet MS"/>
                <w:sz w:val="18"/>
                <w:szCs w:val="18"/>
              </w:rPr>
              <w:t xml:space="preserve">. = ”Karakterstyrke”.  </w:t>
            </w:r>
          </w:p>
          <w:p w14:paraId="7F404CC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Områder der starter med V efterfulgt af et </w:t>
            </w:r>
            <w:proofErr w:type="spellStart"/>
            <w:r w:rsidRPr="00B96FDC">
              <w:rPr>
                <w:rFonts w:ascii="Trebuchet MS" w:hAnsi="Trebuchet MS" w:cs="Trebuchet MS"/>
                <w:sz w:val="18"/>
                <w:szCs w:val="18"/>
              </w:rPr>
              <w:t>løbenr</w:t>
            </w:r>
            <w:proofErr w:type="spellEnd"/>
            <w:r w:rsidRPr="00B96FDC">
              <w:rPr>
                <w:rFonts w:ascii="Trebuchet MS" w:hAnsi="Trebuchet MS" w:cs="Trebuchet MS"/>
                <w:sz w:val="18"/>
                <w:szCs w:val="18"/>
              </w:rPr>
              <w:t xml:space="preserve">. = ”Visuelle”. </w:t>
            </w:r>
          </w:p>
        </w:tc>
      </w:tr>
      <w:tr w:rsidR="00CB4BEB" w:rsidRPr="002D761A" w14:paraId="3F9A5942" w14:textId="77777777" w:rsidTr="003C0924">
        <w:trPr>
          <w:trHeight w:hRule="exact" w:val="255"/>
        </w:trPr>
        <w:tc>
          <w:tcPr>
            <w:tcW w:w="4503" w:type="dxa"/>
            <w:shd w:val="clear" w:color="auto" w:fill="E0E0E0"/>
            <w:vAlign w:val="bottom"/>
          </w:tcPr>
          <w:p w14:paraId="09A3289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Minimum størrelser for objekt</w:t>
            </w:r>
          </w:p>
        </w:tc>
        <w:tc>
          <w:tcPr>
            <w:tcW w:w="9149" w:type="dxa"/>
            <w:shd w:val="clear" w:color="auto" w:fill="FFFFFF"/>
            <w:vAlign w:val="bottom"/>
          </w:tcPr>
          <w:p w14:paraId="535A05B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 ha</w:t>
            </w:r>
          </w:p>
        </w:tc>
      </w:tr>
      <w:tr w:rsidR="00CB4BEB" w:rsidRPr="002D761A" w14:paraId="5D5172A2" w14:textId="77777777" w:rsidTr="003C0924">
        <w:trPr>
          <w:trHeight w:hRule="exact" w:val="255"/>
        </w:trPr>
        <w:tc>
          <w:tcPr>
            <w:tcW w:w="4503" w:type="dxa"/>
            <w:shd w:val="clear" w:color="auto" w:fill="E0E0E0"/>
            <w:vAlign w:val="bottom"/>
          </w:tcPr>
          <w:p w14:paraId="1F5F04A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Entydige objekter</w:t>
            </w:r>
          </w:p>
        </w:tc>
        <w:tc>
          <w:tcPr>
            <w:tcW w:w="9149" w:type="dxa"/>
            <w:shd w:val="clear" w:color="auto" w:fill="FFFFFF"/>
            <w:vAlign w:val="bottom"/>
          </w:tcPr>
          <w:p w14:paraId="1B42660B" w14:textId="77777777" w:rsidR="00CB4BEB" w:rsidRPr="00B96FDC" w:rsidRDefault="00CB4BEB" w:rsidP="003C0924">
            <w:pPr>
              <w:rPr>
                <w:rFonts w:ascii="Trebuchet MS" w:hAnsi="Trebuchet MS" w:cs="Trebuchet MS"/>
                <w:sz w:val="18"/>
                <w:szCs w:val="18"/>
              </w:rPr>
            </w:pPr>
          </w:p>
        </w:tc>
      </w:tr>
      <w:tr w:rsidR="00CB4BEB" w:rsidRPr="002D761A" w14:paraId="21C0772E" w14:textId="77777777" w:rsidTr="003C0924">
        <w:trPr>
          <w:trHeight w:hRule="exact" w:val="709"/>
        </w:trPr>
        <w:tc>
          <w:tcPr>
            <w:tcW w:w="4503" w:type="dxa"/>
            <w:shd w:val="clear" w:color="auto" w:fill="E0E0E0"/>
            <w:vAlign w:val="center"/>
          </w:tcPr>
          <w:p w14:paraId="18A7AB5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Geometrisk konsistens mellem objekter</w:t>
            </w:r>
          </w:p>
        </w:tc>
        <w:tc>
          <w:tcPr>
            <w:tcW w:w="9149" w:type="dxa"/>
            <w:shd w:val="clear" w:color="auto" w:fill="FFFFFF"/>
            <w:vAlign w:val="center"/>
          </w:tcPr>
          <w:p w14:paraId="7365C195" w14:textId="09C875F9"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Snap mellem fladerne, så der ikke forekommer huller eller overlap. Hele </w:t>
            </w:r>
            <w:r w:rsidR="003565D7">
              <w:rPr>
                <w:rFonts w:ascii="Trebuchet MS" w:hAnsi="Trebuchet MS" w:cs="Trebuchet MS"/>
                <w:sz w:val="18"/>
                <w:szCs w:val="18"/>
              </w:rPr>
              <w:t>l</w:t>
            </w:r>
            <w:r w:rsidRPr="00B96FDC">
              <w:rPr>
                <w:rFonts w:ascii="Trebuchet MS" w:hAnsi="Trebuchet MS" w:cs="Trebuchet MS"/>
                <w:sz w:val="18"/>
                <w:szCs w:val="18"/>
              </w:rPr>
              <w:t>andskab</w:t>
            </w:r>
            <w:r w:rsidR="003565D7">
              <w:rPr>
                <w:rFonts w:ascii="Trebuchet MS" w:hAnsi="Trebuchet MS" w:cs="Trebuchet MS"/>
                <w:sz w:val="18"/>
                <w:szCs w:val="18"/>
              </w:rPr>
              <w:t>s</w:t>
            </w:r>
            <w:r w:rsidRPr="00B96FDC">
              <w:rPr>
                <w:rFonts w:ascii="Trebuchet MS" w:hAnsi="Trebuchet MS" w:cs="Trebuchet MS"/>
                <w:sz w:val="18"/>
                <w:szCs w:val="18"/>
              </w:rPr>
              <w:t>karakteromr</w:t>
            </w:r>
            <w:r w:rsidR="003565D7">
              <w:rPr>
                <w:rFonts w:ascii="Trebuchet MS" w:hAnsi="Trebuchet MS" w:cs="Trebuchet MS"/>
                <w:sz w:val="18"/>
                <w:szCs w:val="18"/>
              </w:rPr>
              <w:t>å</w:t>
            </w:r>
            <w:r w:rsidRPr="00B96FDC">
              <w:rPr>
                <w:rFonts w:ascii="Trebuchet MS" w:hAnsi="Trebuchet MS" w:cs="Trebuchet MS"/>
                <w:sz w:val="18"/>
                <w:szCs w:val="18"/>
              </w:rPr>
              <w:t xml:space="preserve">det skal være dækket af delområder. Dvs. </w:t>
            </w:r>
            <w:proofErr w:type="spellStart"/>
            <w:r w:rsidRPr="00B96FDC">
              <w:rPr>
                <w:rFonts w:ascii="Trebuchet MS" w:hAnsi="Trebuchet MS" w:cs="Trebuchet MS"/>
                <w:sz w:val="18"/>
                <w:szCs w:val="18"/>
              </w:rPr>
              <w:t>restområdet</w:t>
            </w:r>
            <w:proofErr w:type="spellEnd"/>
            <w:r w:rsidRPr="00B96FDC">
              <w:rPr>
                <w:rFonts w:ascii="Trebuchet MS" w:hAnsi="Trebuchet MS" w:cs="Trebuchet MS"/>
                <w:sz w:val="18"/>
                <w:szCs w:val="18"/>
              </w:rPr>
              <w:t xml:space="preserve"> udfyldes med den generelle vurdering for karakterområdet. Et delområde må ikke gå ud over afgrænsningen for et karakterområde.</w:t>
            </w:r>
          </w:p>
        </w:tc>
      </w:tr>
      <w:tr w:rsidR="00CB4BEB" w:rsidRPr="002D761A" w14:paraId="2C0FB3F8" w14:textId="77777777" w:rsidTr="003C0924">
        <w:trPr>
          <w:trHeight w:hRule="exact" w:val="510"/>
        </w:trPr>
        <w:tc>
          <w:tcPr>
            <w:tcW w:w="4503" w:type="dxa"/>
            <w:shd w:val="clear" w:color="auto" w:fill="E0E0E0"/>
            <w:vAlign w:val="bottom"/>
          </w:tcPr>
          <w:p w14:paraId="6FA8D18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Geometrisk konsistens med objekter i andre datasæt</w:t>
            </w:r>
          </w:p>
        </w:tc>
        <w:tc>
          <w:tcPr>
            <w:tcW w:w="9149" w:type="dxa"/>
            <w:shd w:val="clear" w:color="auto" w:fill="FFFFFF"/>
            <w:vAlign w:val="center"/>
          </w:tcPr>
          <w:p w14:paraId="3A7B6CF5" w14:textId="77777777" w:rsidR="00CB4BEB" w:rsidRPr="00B96FDC" w:rsidRDefault="00CB4BEB" w:rsidP="003C0924">
            <w:pPr>
              <w:rPr>
                <w:rFonts w:ascii="Trebuchet MS" w:hAnsi="Trebuchet MS" w:cs="Trebuchet MS"/>
                <w:sz w:val="18"/>
                <w:szCs w:val="18"/>
              </w:rPr>
            </w:pPr>
            <w:proofErr w:type="spellStart"/>
            <w:r w:rsidRPr="00AD5096">
              <w:rPr>
                <w:rFonts w:ascii="Trebuchet MS" w:hAnsi="Trebuchet MS" w:cs="Trebuchet MS"/>
                <w:sz w:val="18"/>
                <w:szCs w:val="18"/>
              </w:rPr>
              <w:t>Landskabkarakteromraader</w:t>
            </w:r>
            <w:proofErr w:type="spellEnd"/>
            <w:r w:rsidRPr="00AD5096">
              <w:rPr>
                <w:rFonts w:ascii="Trebuchet MS" w:hAnsi="Trebuchet MS" w:cs="Trebuchet MS"/>
                <w:sz w:val="18"/>
                <w:szCs w:val="18"/>
              </w:rPr>
              <w:t xml:space="preserve"> (6202)</w:t>
            </w:r>
          </w:p>
        </w:tc>
      </w:tr>
    </w:tbl>
    <w:p w14:paraId="7177F713" w14:textId="77777777" w:rsidR="00CB4BEB" w:rsidRPr="000859D9" w:rsidRDefault="00CB4BEB" w:rsidP="00CB4BEB">
      <w:pPr>
        <w:pStyle w:val="Overskrift6"/>
      </w:pPr>
      <w:r>
        <w:t>5.13.</w:t>
      </w:r>
      <w:r w:rsidRPr="000859D9">
        <w:t>4.3 Kodelister</w:t>
      </w:r>
    </w:p>
    <w:p w14:paraId="224E86C5" w14:textId="77777777" w:rsidR="00CB4BEB" w:rsidRPr="00D438A6" w:rsidRDefault="00CB4BEB" w:rsidP="00CB4BEB">
      <w:pPr>
        <w:autoSpaceDE w:val="0"/>
        <w:autoSpaceDN w:val="0"/>
        <w:adjustRightInd w:val="0"/>
        <w:rPr>
          <w:rFonts w:ascii="Trebuchet MS" w:hAnsi="Trebuchet MS" w:cs="Trebuchet MS"/>
          <w:bCs/>
          <w:sz w:val="19"/>
          <w:szCs w:val="19"/>
        </w:rPr>
      </w:pPr>
      <w:r w:rsidRPr="00D438A6">
        <w:rPr>
          <w:rFonts w:ascii="Trebuchet MS" w:hAnsi="Trebuchet MS" w:cs="Trebuchet MS"/>
          <w:bCs/>
          <w:sz w:val="19"/>
          <w:szCs w:val="19"/>
        </w:rPr>
        <w:t>Kodelisterne fungerer som oversættelser mellem anvendte kodeværdier og de matchende forklarende tekster.</w:t>
      </w:r>
    </w:p>
    <w:p w14:paraId="3994F893" w14:textId="77777777" w:rsidR="00CB4BEB" w:rsidRPr="000859D9" w:rsidRDefault="00CB4BEB" w:rsidP="00CB4BEB">
      <w:pPr>
        <w:autoSpaceDE w:val="0"/>
        <w:autoSpaceDN w:val="0"/>
        <w:adjustRightInd w:val="0"/>
        <w:rPr>
          <w:rFonts w:ascii="Trebuchet MS" w:hAnsi="Trebuchet MS" w:cs="Trebuchet MS"/>
          <w:b/>
          <w:sz w:val="18"/>
          <w:szCs w:val="18"/>
        </w:rPr>
      </w:pPr>
    </w:p>
    <w:p w14:paraId="23110468" w14:textId="77777777" w:rsidR="00CB4BEB" w:rsidRPr="000859D9" w:rsidRDefault="00CB4BEB" w:rsidP="00CB4BEB">
      <w:pPr>
        <w:pStyle w:val="Overskrift7"/>
        <w:rPr>
          <w:b/>
        </w:rPr>
      </w:pPr>
      <w:r>
        <w:rPr>
          <w:b/>
        </w:rPr>
        <w:t>5.13.</w:t>
      </w:r>
      <w:r w:rsidRPr="000859D9">
        <w:rPr>
          <w:b/>
        </w:rPr>
        <w:t>4.3.1   6</w:t>
      </w:r>
      <w:r>
        <w:rPr>
          <w:b/>
        </w:rPr>
        <w:t>2</w:t>
      </w:r>
      <w:r w:rsidRPr="000859D9">
        <w:rPr>
          <w:b/>
        </w:rPr>
        <w:t>03 Karakterstyrke</w:t>
      </w:r>
      <w:r w:rsidRPr="000859D9">
        <w:rPr>
          <w:rStyle w:val="TypografiOverskrift4BrugerdefineretfarveRGB0Tegn"/>
        </w:rPr>
        <w:t xml:space="preserve"> </w:t>
      </w:r>
      <w:r w:rsidRPr="006D0A1B">
        <w:t>(</w:t>
      </w:r>
      <w:r w:rsidRPr="004D056C">
        <w:t>d_6203_karakterstyrke</w:t>
      </w:r>
      <w:r w:rsidRPr="006D0A1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96"/>
        <w:gridCol w:w="2348"/>
        <w:gridCol w:w="1418"/>
        <w:gridCol w:w="5386"/>
      </w:tblGrid>
      <w:tr w:rsidR="00CB4BEB" w:rsidRPr="002D761A" w14:paraId="14C52C77" w14:textId="77777777" w:rsidTr="003C0924">
        <w:trPr>
          <w:trHeight w:hRule="exact" w:val="255"/>
        </w:trPr>
        <w:tc>
          <w:tcPr>
            <w:tcW w:w="2296" w:type="dxa"/>
            <w:tcBorders>
              <w:bottom w:val="single" w:sz="4" w:space="0" w:color="auto"/>
            </w:tcBorders>
            <w:shd w:val="clear" w:color="auto" w:fill="D9D9D9"/>
            <w:vAlign w:val="bottom"/>
          </w:tcPr>
          <w:p w14:paraId="5EE2DDED" w14:textId="77777777" w:rsidR="00CB4BEB" w:rsidRPr="00B96FDC" w:rsidRDefault="00CB4BEB" w:rsidP="003C0924">
            <w:pPr>
              <w:rPr>
                <w:rFonts w:ascii="Trebuchet MS" w:hAnsi="Trebuchet MS" w:cs="Trebuchet MS"/>
                <w:b/>
                <w:sz w:val="18"/>
                <w:szCs w:val="18"/>
              </w:rPr>
            </w:pPr>
            <w:proofErr w:type="spellStart"/>
            <w:r w:rsidRPr="00B96FDC">
              <w:rPr>
                <w:rFonts w:ascii="Trebuchet MS" w:hAnsi="Trebuchet MS" w:cs="Trebuchet MS"/>
                <w:b/>
                <w:sz w:val="18"/>
                <w:szCs w:val="18"/>
              </w:rPr>
              <w:t>karakterstyrke_kode</w:t>
            </w:r>
            <w:proofErr w:type="spellEnd"/>
          </w:p>
        </w:tc>
        <w:tc>
          <w:tcPr>
            <w:tcW w:w="2348" w:type="dxa"/>
            <w:tcBorders>
              <w:bottom w:val="single" w:sz="4" w:space="0" w:color="auto"/>
            </w:tcBorders>
            <w:shd w:val="clear" w:color="auto" w:fill="D9D9D9"/>
            <w:vAlign w:val="bottom"/>
          </w:tcPr>
          <w:p w14:paraId="4068A643" w14:textId="77777777" w:rsidR="00CB4BEB" w:rsidRPr="00B96FDC" w:rsidRDefault="00CB4BEB" w:rsidP="003C0924">
            <w:pPr>
              <w:rPr>
                <w:rFonts w:ascii="Trebuchet MS" w:hAnsi="Trebuchet MS" w:cs="Trebuchet MS"/>
                <w:b/>
                <w:sz w:val="18"/>
                <w:szCs w:val="18"/>
              </w:rPr>
            </w:pPr>
            <w:r w:rsidRPr="002527BD">
              <w:rPr>
                <w:rFonts w:ascii="Trebuchet MS" w:hAnsi="Trebuchet MS" w:cs="Trebuchet MS"/>
                <w:b/>
                <w:sz w:val="18"/>
                <w:szCs w:val="18"/>
              </w:rPr>
              <w:t>K</w:t>
            </w:r>
            <w:r w:rsidRPr="00B96FDC">
              <w:rPr>
                <w:rFonts w:ascii="Trebuchet MS" w:hAnsi="Trebuchet MS" w:cs="Trebuchet MS"/>
                <w:b/>
                <w:sz w:val="18"/>
                <w:szCs w:val="18"/>
              </w:rPr>
              <w:t>arakterstyrke</w:t>
            </w:r>
          </w:p>
        </w:tc>
        <w:tc>
          <w:tcPr>
            <w:tcW w:w="1418" w:type="dxa"/>
            <w:tcBorders>
              <w:bottom w:val="single" w:sz="4" w:space="0" w:color="auto"/>
            </w:tcBorders>
            <w:shd w:val="clear" w:color="auto" w:fill="D9D9D9"/>
            <w:vAlign w:val="bottom"/>
          </w:tcPr>
          <w:p w14:paraId="09BF3807" w14:textId="77777777" w:rsidR="00CB4BEB" w:rsidRPr="003A52C1" w:rsidRDefault="00CB4BEB" w:rsidP="003C0924">
            <w:pPr>
              <w:rPr>
                <w:rFonts w:ascii="Trebuchet MS" w:hAnsi="Trebuchet MS" w:cs="Trebuchet MS"/>
                <w:b/>
                <w:sz w:val="18"/>
                <w:szCs w:val="18"/>
              </w:rPr>
            </w:pPr>
            <w:r w:rsidRPr="003A52C1">
              <w:rPr>
                <w:rFonts w:ascii="Trebuchet MS" w:hAnsi="Trebuchet MS" w:cs="Trebuchet MS"/>
                <w:b/>
                <w:sz w:val="18"/>
                <w:szCs w:val="18"/>
              </w:rPr>
              <w:t>aktiv</w:t>
            </w:r>
          </w:p>
        </w:tc>
        <w:tc>
          <w:tcPr>
            <w:tcW w:w="5386" w:type="dxa"/>
            <w:tcBorders>
              <w:bottom w:val="single" w:sz="4" w:space="0" w:color="auto"/>
            </w:tcBorders>
            <w:shd w:val="clear" w:color="auto" w:fill="D9D9D9"/>
            <w:vAlign w:val="bottom"/>
          </w:tcPr>
          <w:p w14:paraId="07D5164D"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Begrebsdefinition</w:t>
            </w:r>
          </w:p>
        </w:tc>
      </w:tr>
      <w:tr w:rsidR="00CB4BEB" w:rsidRPr="002D761A" w14:paraId="69289712" w14:textId="77777777" w:rsidTr="003C0924">
        <w:trPr>
          <w:trHeight w:hRule="exact" w:val="255"/>
        </w:trPr>
        <w:tc>
          <w:tcPr>
            <w:tcW w:w="2296" w:type="dxa"/>
            <w:tcBorders>
              <w:top w:val="single" w:sz="4" w:space="0" w:color="auto"/>
              <w:left w:val="single" w:sz="4" w:space="0" w:color="auto"/>
              <w:bottom w:val="single" w:sz="4" w:space="0" w:color="auto"/>
              <w:right w:val="single" w:sz="4" w:space="0" w:color="auto"/>
            </w:tcBorders>
            <w:shd w:val="clear" w:color="auto" w:fill="D9D9D9"/>
            <w:vAlign w:val="bottom"/>
          </w:tcPr>
          <w:p w14:paraId="6B479650"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lastRenderedPageBreak/>
              <w:t>1</w:t>
            </w:r>
          </w:p>
        </w:tc>
        <w:tc>
          <w:tcPr>
            <w:tcW w:w="2348" w:type="dxa"/>
            <w:tcBorders>
              <w:top w:val="single" w:sz="4" w:space="0" w:color="auto"/>
              <w:left w:val="single" w:sz="4" w:space="0" w:color="auto"/>
              <w:bottom w:val="single" w:sz="4" w:space="0" w:color="auto"/>
            </w:tcBorders>
            <w:shd w:val="clear" w:color="auto" w:fill="FFFFFF"/>
          </w:tcPr>
          <w:p w14:paraId="345E6709" w14:textId="6A6276FE"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Særligt karakteristisk</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4A3945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5386" w:type="dxa"/>
            <w:tcBorders>
              <w:top w:val="single" w:sz="4" w:space="0" w:color="auto"/>
              <w:left w:val="single" w:sz="4" w:space="0" w:color="auto"/>
              <w:bottom w:val="single" w:sz="4" w:space="0" w:color="auto"/>
            </w:tcBorders>
            <w:shd w:val="clear" w:color="auto" w:fill="FFFFFF"/>
          </w:tcPr>
          <w:p w14:paraId="327FBAA8"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 xml:space="preserve">Link til PDF (MIM 2007, side </w:t>
            </w:r>
            <w:proofErr w:type="gramStart"/>
            <w:r w:rsidRPr="004D056C">
              <w:rPr>
                <w:rFonts w:ascii="Trebuchet MS" w:hAnsi="Trebuchet MS" w:cs="Trebuchet MS"/>
                <w:sz w:val="18"/>
                <w:szCs w:val="18"/>
              </w:rPr>
              <w:t>155)*</w:t>
            </w:r>
            <w:proofErr w:type="gramEnd"/>
          </w:p>
        </w:tc>
      </w:tr>
      <w:tr w:rsidR="00CB4BEB" w:rsidRPr="002D761A" w14:paraId="4530F9B3" w14:textId="77777777" w:rsidTr="003C0924">
        <w:trPr>
          <w:trHeight w:hRule="exact" w:val="255"/>
        </w:trPr>
        <w:tc>
          <w:tcPr>
            <w:tcW w:w="2296" w:type="dxa"/>
            <w:tcBorders>
              <w:top w:val="single" w:sz="4" w:space="0" w:color="auto"/>
              <w:left w:val="single" w:sz="4" w:space="0" w:color="auto"/>
              <w:bottom w:val="single" w:sz="4" w:space="0" w:color="auto"/>
              <w:right w:val="single" w:sz="4" w:space="0" w:color="auto"/>
            </w:tcBorders>
            <w:shd w:val="clear" w:color="auto" w:fill="D9D9D9"/>
            <w:vAlign w:val="bottom"/>
          </w:tcPr>
          <w:p w14:paraId="553877C9"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2</w:t>
            </w:r>
          </w:p>
        </w:tc>
        <w:tc>
          <w:tcPr>
            <w:tcW w:w="2348" w:type="dxa"/>
            <w:tcBorders>
              <w:top w:val="single" w:sz="4" w:space="0" w:color="auto"/>
              <w:left w:val="single" w:sz="4" w:space="0" w:color="auto"/>
              <w:bottom w:val="single" w:sz="4" w:space="0" w:color="auto"/>
            </w:tcBorders>
            <w:shd w:val="clear" w:color="auto" w:fill="FFFFFF"/>
          </w:tcPr>
          <w:p w14:paraId="7258499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Karakteristisk</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00BEB1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5386" w:type="dxa"/>
            <w:tcBorders>
              <w:top w:val="single" w:sz="4" w:space="0" w:color="auto"/>
              <w:left w:val="single" w:sz="4" w:space="0" w:color="auto"/>
              <w:bottom w:val="single" w:sz="4" w:space="0" w:color="auto"/>
            </w:tcBorders>
            <w:shd w:val="clear" w:color="auto" w:fill="FFFFFF"/>
          </w:tcPr>
          <w:p w14:paraId="2446A4E7"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 xml:space="preserve">Link til PDF (MIM 2007, side </w:t>
            </w:r>
            <w:proofErr w:type="gramStart"/>
            <w:r w:rsidRPr="004D056C">
              <w:rPr>
                <w:rFonts w:ascii="Trebuchet MS" w:hAnsi="Trebuchet MS" w:cs="Trebuchet MS"/>
                <w:sz w:val="18"/>
                <w:szCs w:val="18"/>
              </w:rPr>
              <w:t>155)*</w:t>
            </w:r>
            <w:proofErr w:type="gramEnd"/>
          </w:p>
        </w:tc>
      </w:tr>
      <w:tr w:rsidR="00CB4BEB" w:rsidRPr="002D761A" w14:paraId="0B6FCB74" w14:textId="77777777" w:rsidTr="003C0924">
        <w:trPr>
          <w:trHeight w:hRule="exact" w:val="255"/>
        </w:trPr>
        <w:tc>
          <w:tcPr>
            <w:tcW w:w="2296" w:type="dxa"/>
            <w:tcBorders>
              <w:top w:val="single" w:sz="4" w:space="0" w:color="auto"/>
              <w:left w:val="single" w:sz="4" w:space="0" w:color="auto"/>
              <w:bottom w:val="single" w:sz="4" w:space="0" w:color="auto"/>
              <w:right w:val="single" w:sz="4" w:space="0" w:color="auto"/>
            </w:tcBorders>
            <w:shd w:val="clear" w:color="auto" w:fill="D9D9D9"/>
            <w:vAlign w:val="bottom"/>
          </w:tcPr>
          <w:p w14:paraId="02E82252"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3</w:t>
            </w:r>
          </w:p>
        </w:tc>
        <w:tc>
          <w:tcPr>
            <w:tcW w:w="2348" w:type="dxa"/>
            <w:tcBorders>
              <w:top w:val="single" w:sz="4" w:space="0" w:color="auto"/>
              <w:left w:val="single" w:sz="4" w:space="0" w:color="auto"/>
              <w:bottom w:val="single" w:sz="4" w:space="0" w:color="auto"/>
            </w:tcBorders>
            <w:shd w:val="clear" w:color="auto" w:fill="FFFFFF"/>
          </w:tcPr>
          <w:p w14:paraId="1E79528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Karaktersvagt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F60858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5386" w:type="dxa"/>
            <w:tcBorders>
              <w:top w:val="single" w:sz="4" w:space="0" w:color="auto"/>
              <w:left w:val="single" w:sz="4" w:space="0" w:color="auto"/>
              <w:bottom w:val="single" w:sz="4" w:space="0" w:color="auto"/>
            </w:tcBorders>
            <w:shd w:val="clear" w:color="auto" w:fill="FFFFFF"/>
          </w:tcPr>
          <w:p w14:paraId="24EF4D28"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 xml:space="preserve">Link til PDF (MIM 2007, side </w:t>
            </w:r>
            <w:proofErr w:type="gramStart"/>
            <w:r w:rsidRPr="004D056C">
              <w:rPr>
                <w:rFonts w:ascii="Trebuchet MS" w:hAnsi="Trebuchet MS" w:cs="Trebuchet MS"/>
                <w:sz w:val="18"/>
                <w:szCs w:val="18"/>
              </w:rPr>
              <w:t>155)*</w:t>
            </w:r>
            <w:proofErr w:type="gramEnd"/>
          </w:p>
        </w:tc>
      </w:tr>
      <w:tr w:rsidR="00CB4BEB" w:rsidRPr="002D761A" w14:paraId="27A5E859" w14:textId="77777777" w:rsidTr="003C0924">
        <w:trPr>
          <w:trHeight w:hRule="exact" w:val="255"/>
        </w:trPr>
        <w:tc>
          <w:tcPr>
            <w:tcW w:w="2296" w:type="dxa"/>
            <w:tcBorders>
              <w:top w:val="single" w:sz="4" w:space="0" w:color="auto"/>
              <w:left w:val="single" w:sz="4" w:space="0" w:color="auto"/>
              <w:bottom w:val="single" w:sz="4" w:space="0" w:color="auto"/>
              <w:right w:val="single" w:sz="4" w:space="0" w:color="auto"/>
            </w:tcBorders>
            <w:shd w:val="clear" w:color="auto" w:fill="D9D9D9"/>
            <w:vAlign w:val="bottom"/>
          </w:tcPr>
          <w:p w14:paraId="5ADCE566" w14:textId="77777777" w:rsidR="00CB4BEB" w:rsidRPr="001D64DC" w:rsidRDefault="00CB4BEB" w:rsidP="003C0924">
            <w:pPr>
              <w:jc w:val="center"/>
              <w:rPr>
                <w:rFonts w:ascii="Trebuchet MS" w:hAnsi="Trebuchet MS" w:cs="Trebuchet MS"/>
                <w:color w:val="8064A2"/>
                <w:sz w:val="18"/>
                <w:szCs w:val="18"/>
              </w:rPr>
            </w:pPr>
            <w:r w:rsidRPr="004D056C">
              <w:rPr>
                <w:rFonts w:ascii="Trebuchet MS" w:hAnsi="Trebuchet MS" w:cs="Trebuchet MS"/>
                <w:sz w:val="18"/>
                <w:szCs w:val="18"/>
              </w:rPr>
              <w:t>4</w:t>
            </w:r>
          </w:p>
        </w:tc>
        <w:tc>
          <w:tcPr>
            <w:tcW w:w="2348" w:type="dxa"/>
            <w:tcBorders>
              <w:top w:val="single" w:sz="4" w:space="0" w:color="auto"/>
              <w:left w:val="single" w:sz="4" w:space="0" w:color="auto"/>
              <w:bottom w:val="single" w:sz="4" w:space="0" w:color="auto"/>
            </w:tcBorders>
            <w:shd w:val="clear" w:color="auto" w:fill="FFFFFF"/>
          </w:tcPr>
          <w:p w14:paraId="67596619" w14:textId="77777777" w:rsidR="00CB4BEB" w:rsidRPr="001D64DC" w:rsidRDefault="00CB4BEB" w:rsidP="003C0924">
            <w:pPr>
              <w:rPr>
                <w:rFonts w:ascii="Trebuchet MS" w:hAnsi="Trebuchet MS" w:cs="Trebuchet MS"/>
                <w:color w:val="8064A2"/>
                <w:sz w:val="18"/>
                <w:szCs w:val="18"/>
              </w:rPr>
            </w:pPr>
            <w:r w:rsidRPr="004D056C">
              <w:rPr>
                <w:rFonts w:ascii="Trebuchet MS" w:hAnsi="Trebuchet MS" w:cs="Trebuchet MS"/>
                <w:sz w:val="18"/>
                <w:szCs w:val="18"/>
              </w:rPr>
              <w:t>Kontrasterende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BAECA6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5386" w:type="dxa"/>
            <w:tcBorders>
              <w:top w:val="single" w:sz="4" w:space="0" w:color="auto"/>
              <w:left w:val="single" w:sz="4" w:space="0" w:color="auto"/>
              <w:bottom w:val="single" w:sz="4" w:space="0" w:color="auto"/>
            </w:tcBorders>
            <w:shd w:val="clear" w:color="auto" w:fill="FFFFFF"/>
          </w:tcPr>
          <w:p w14:paraId="2B99001B"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 xml:space="preserve">Link til PDF (MIM 2007, side </w:t>
            </w:r>
            <w:proofErr w:type="gramStart"/>
            <w:r w:rsidRPr="004D056C">
              <w:rPr>
                <w:rFonts w:ascii="Trebuchet MS" w:hAnsi="Trebuchet MS" w:cs="Trebuchet MS"/>
                <w:sz w:val="18"/>
                <w:szCs w:val="18"/>
              </w:rPr>
              <w:t>155)*</w:t>
            </w:r>
            <w:proofErr w:type="gramEnd"/>
          </w:p>
        </w:tc>
      </w:tr>
    </w:tbl>
    <w:p w14:paraId="22CF5E53" w14:textId="77777777" w:rsidR="00CB4BEB" w:rsidRPr="000859D9" w:rsidRDefault="00CB4BEB" w:rsidP="00CB4BEB">
      <w:pPr>
        <w:pStyle w:val="Overskrift7"/>
        <w:rPr>
          <w:b/>
        </w:rPr>
      </w:pPr>
      <w:r>
        <w:rPr>
          <w:b/>
        </w:rPr>
        <w:t>5.13.</w:t>
      </w:r>
      <w:r w:rsidRPr="000859D9">
        <w:rPr>
          <w:b/>
        </w:rPr>
        <w:t>4.3.</w:t>
      </w:r>
      <w:r>
        <w:rPr>
          <w:b/>
        </w:rPr>
        <w:t>2</w:t>
      </w:r>
      <w:r w:rsidRPr="000859D9">
        <w:rPr>
          <w:b/>
        </w:rPr>
        <w:t xml:space="preserve">   6</w:t>
      </w:r>
      <w:r>
        <w:rPr>
          <w:b/>
        </w:rPr>
        <w:t>2</w:t>
      </w:r>
      <w:r w:rsidRPr="000859D9">
        <w:rPr>
          <w:b/>
        </w:rPr>
        <w:t>0</w:t>
      </w:r>
      <w:r>
        <w:rPr>
          <w:b/>
        </w:rPr>
        <w:t>3</w:t>
      </w:r>
      <w:r w:rsidRPr="000859D9">
        <w:rPr>
          <w:b/>
        </w:rPr>
        <w:t xml:space="preserve"> S</w:t>
      </w:r>
      <w:r>
        <w:rPr>
          <w:b/>
        </w:rPr>
        <w:t>å</w:t>
      </w:r>
      <w:r w:rsidRPr="000859D9">
        <w:rPr>
          <w:b/>
        </w:rPr>
        <w:t>rbarhed</w:t>
      </w:r>
      <w:r w:rsidRPr="000859D9">
        <w:rPr>
          <w:rStyle w:val="TypografiOverskrift4BrugerdefineretfarveRGB0Tegn"/>
        </w:rPr>
        <w:t xml:space="preserve"> </w:t>
      </w:r>
      <w:r w:rsidRPr="006D0A1B">
        <w:t>(</w:t>
      </w:r>
      <w:r w:rsidRPr="004D056C">
        <w:t>d_6203_saarbarhed</w:t>
      </w:r>
      <w:r w:rsidRPr="006D0A1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68"/>
        <w:gridCol w:w="1442"/>
        <w:gridCol w:w="1403"/>
        <w:gridCol w:w="8813"/>
      </w:tblGrid>
      <w:tr w:rsidR="00CB4BEB" w:rsidRPr="000859D9" w14:paraId="3BC65B04" w14:textId="77777777" w:rsidTr="003C0924">
        <w:trPr>
          <w:trHeight w:hRule="exact" w:val="381"/>
        </w:trPr>
        <w:tc>
          <w:tcPr>
            <w:tcW w:w="1770" w:type="dxa"/>
            <w:tcBorders>
              <w:bottom w:val="single" w:sz="4" w:space="0" w:color="auto"/>
            </w:tcBorders>
            <w:shd w:val="clear" w:color="auto" w:fill="D9D9D9"/>
            <w:vAlign w:val="bottom"/>
          </w:tcPr>
          <w:p w14:paraId="08624E47" w14:textId="77777777" w:rsidR="00CB4BEB" w:rsidRPr="000859D9" w:rsidRDefault="00CB4BEB" w:rsidP="003C0924">
            <w:pPr>
              <w:rPr>
                <w:rFonts w:ascii="Trebuchet MS" w:hAnsi="Trebuchet MS" w:cs="Trebuchet MS"/>
                <w:b/>
                <w:bCs/>
                <w:sz w:val="18"/>
                <w:szCs w:val="18"/>
              </w:rPr>
            </w:pPr>
            <w:proofErr w:type="spellStart"/>
            <w:r w:rsidRPr="000859D9">
              <w:rPr>
                <w:rFonts w:ascii="Trebuchet MS" w:hAnsi="Trebuchet MS" w:cs="Trebuchet MS"/>
                <w:b/>
                <w:bCs/>
                <w:sz w:val="18"/>
                <w:szCs w:val="18"/>
              </w:rPr>
              <w:t>saarbarhed_kode</w:t>
            </w:r>
            <w:proofErr w:type="spellEnd"/>
          </w:p>
        </w:tc>
        <w:tc>
          <w:tcPr>
            <w:tcW w:w="1450" w:type="dxa"/>
            <w:tcBorders>
              <w:bottom w:val="single" w:sz="4" w:space="0" w:color="auto"/>
            </w:tcBorders>
            <w:shd w:val="clear" w:color="auto" w:fill="D9D9D9"/>
            <w:vAlign w:val="bottom"/>
          </w:tcPr>
          <w:p w14:paraId="3E61AF24" w14:textId="77777777" w:rsidR="00CB4BEB" w:rsidRPr="000859D9" w:rsidRDefault="00CB4BEB" w:rsidP="003C0924">
            <w:pPr>
              <w:rPr>
                <w:rFonts w:ascii="Trebuchet MS" w:hAnsi="Trebuchet MS" w:cs="Trebuchet MS"/>
                <w:b/>
                <w:bCs/>
                <w:sz w:val="18"/>
                <w:szCs w:val="18"/>
              </w:rPr>
            </w:pPr>
            <w:proofErr w:type="spellStart"/>
            <w:r w:rsidRPr="000859D9">
              <w:rPr>
                <w:rFonts w:ascii="Trebuchet MS" w:hAnsi="Trebuchet MS" w:cs="Trebuchet MS"/>
                <w:b/>
                <w:bCs/>
                <w:sz w:val="18"/>
                <w:szCs w:val="18"/>
              </w:rPr>
              <w:t>saarbarhed</w:t>
            </w:r>
            <w:proofErr w:type="spellEnd"/>
          </w:p>
        </w:tc>
        <w:tc>
          <w:tcPr>
            <w:tcW w:w="1424" w:type="dxa"/>
            <w:tcBorders>
              <w:bottom w:val="single" w:sz="4" w:space="0" w:color="auto"/>
            </w:tcBorders>
            <w:shd w:val="clear" w:color="auto" w:fill="D9D9D9"/>
            <w:vAlign w:val="bottom"/>
          </w:tcPr>
          <w:p w14:paraId="4488DE81"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9008" w:type="dxa"/>
            <w:tcBorders>
              <w:bottom w:val="single" w:sz="4" w:space="0" w:color="auto"/>
            </w:tcBorders>
            <w:shd w:val="clear" w:color="auto" w:fill="D9D9D9"/>
            <w:vAlign w:val="bottom"/>
          </w:tcPr>
          <w:p w14:paraId="51CCE051" w14:textId="77777777" w:rsidR="00CB4BEB" w:rsidRPr="000859D9" w:rsidRDefault="00CB4BEB" w:rsidP="003C0924">
            <w:pPr>
              <w:rPr>
                <w:rFonts w:ascii="Trebuchet MS" w:hAnsi="Trebuchet MS" w:cs="Trebuchet MS"/>
                <w:b/>
                <w:bCs/>
                <w:sz w:val="18"/>
                <w:szCs w:val="18"/>
              </w:rPr>
            </w:pPr>
            <w:r w:rsidRPr="000859D9">
              <w:rPr>
                <w:rFonts w:ascii="Trebuchet MS" w:hAnsi="Trebuchet MS" w:cs="Trebuchet MS"/>
                <w:b/>
                <w:bCs/>
                <w:sz w:val="18"/>
                <w:szCs w:val="18"/>
              </w:rPr>
              <w:t>Begrebsdefinition</w:t>
            </w:r>
          </w:p>
        </w:tc>
      </w:tr>
      <w:tr w:rsidR="00CB4BEB" w:rsidRPr="000859D9" w14:paraId="0CBA65C5" w14:textId="77777777" w:rsidTr="003C0924">
        <w:trPr>
          <w:trHeight w:hRule="exact" w:val="255"/>
        </w:trPr>
        <w:tc>
          <w:tcPr>
            <w:tcW w:w="1770" w:type="dxa"/>
            <w:tcBorders>
              <w:top w:val="single" w:sz="4" w:space="0" w:color="auto"/>
              <w:left w:val="single" w:sz="4" w:space="0" w:color="auto"/>
              <w:bottom w:val="single" w:sz="4" w:space="0" w:color="auto"/>
              <w:right w:val="single" w:sz="4" w:space="0" w:color="auto"/>
            </w:tcBorders>
            <w:shd w:val="clear" w:color="auto" w:fill="D9D9D9"/>
            <w:vAlign w:val="bottom"/>
          </w:tcPr>
          <w:p w14:paraId="439E8F41" w14:textId="77777777" w:rsidR="00CB4BEB" w:rsidRPr="000859D9" w:rsidRDefault="00CB4BEB" w:rsidP="003C0924">
            <w:pPr>
              <w:jc w:val="center"/>
              <w:rPr>
                <w:rFonts w:ascii="Trebuchet MS" w:hAnsi="Trebuchet MS"/>
                <w:sz w:val="18"/>
                <w:szCs w:val="18"/>
              </w:rPr>
            </w:pPr>
            <w:r w:rsidRPr="000859D9">
              <w:rPr>
                <w:rFonts w:ascii="Trebuchet MS" w:hAnsi="Trebuchet MS"/>
                <w:sz w:val="18"/>
                <w:szCs w:val="18"/>
              </w:rPr>
              <w:t>1</w:t>
            </w:r>
          </w:p>
        </w:tc>
        <w:tc>
          <w:tcPr>
            <w:tcW w:w="1450" w:type="dxa"/>
            <w:tcBorders>
              <w:top w:val="single" w:sz="4" w:space="0" w:color="auto"/>
              <w:left w:val="single" w:sz="4" w:space="0" w:color="auto"/>
              <w:bottom w:val="single" w:sz="4" w:space="0" w:color="auto"/>
            </w:tcBorders>
            <w:shd w:val="clear" w:color="auto" w:fill="FFFFFF"/>
            <w:vAlign w:val="bottom"/>
          </w:tcPr>
          <w:p w14:paraId="34EA928C" w14:textId="77777777" w:rsidR="00CB4BEB" w:rsidRPr="000859D9" w:rsidRDefault="00CB4BEB" w:rsidP="003C0924">
            <w:pPr>
              <w:rPr>
                <w:rFonts w:ascii="Trebuchet MS" w:hAnsi="Trebuchet MS"/>
                <w:sz w:val="18"/>
                <w:szCs w:val="18"/>
              </w:rPr>
            </w:pPr>
            <w:r w:rsidRPr="000859D9">
              <w:rPr>
                <w:rFonts w:ascii="Trebuchet MS" w:hAnsi="Trebuchet MS"/>
                <w:sz w:val="18"/>
                <w:szCs w:val="18"/>
              </w:rPr>
              <w:t>Stor</w:t>
            </w:r>
          </w:p>
        </w:tc>
        <w:tc>
          <w:tcPr>
            <w:tcW w:w="1424" w:type="dxa"/>
            <w:tcBorders>
              <w:top w:val="single" w:sz="4" w:space="0" w:color="auto"/>
              <w:left w:val="single" w:sz="4" w:space="0" w:color="auto"/>
              <w:bottom w:val="single" w:sz="4" w:space="0" w:color="auto"/>
              <w:right w:val="single" w:sz="4" w:space="0" w:color="auto"/>
            </w:tcBorders>
            <w:shd w:val="clear" w:color="auto" w:fill="FFFFFF"/>
            <w:vAlign w:val="bottom"/>
          </w:tcPr>
          <w:p w14:paraId="2604C7D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008" w:type="dxa"/>
            <w:tcBorders>
              <w:top w:val="single" w:sz="4" w:space="0" w:color="auto"/>
              <w:left w:val="single" w:sz="4" w:space="0" w:color="auto"/>
              <w:bottom w:val="single" w:sz="4" w:space="0" w:color="auto"/>
            </w:tcBorders>
            <w:shd w:val="clear" w:color="auto" w:fill="FFFFFF"/>
            <w:vAlign w:val="bottom"/>
          </w:tcPr>
          <w:p w14:paraId="20739225" w14:textId="77777777" w:rsidR="00CB4BEB" w:rsidRPr="000859D9" w:rsidRDefault="00CB4BEB" w:rsidP="003C0924">
            <w:pPr>
              <w:rPr>
                <w:rFonts w:ascii="Trebuchet MS" w:hAnsi="Trebuchet MS" w:cs="Trebuchet MS"/>
                <w:sz w:val="18"/>
                <w:szCs w:val="18"/>
              </w:rPr>
            </w:pPr>
            <w:r w:rsidRPr="00B96FDC">
              <w:rPr>
                <w:rFonts w:ascii="Trebuchet MS" w:hAnsi="Trebuchet MS" w:cs="Trebuchet MS"/>
                <w:sz w:val="18"/>
                <w:szCs w:val="18"/>
              </w:rPr>
              <w:t>Link til PDF (MIM 2007, side 144-</w:t>
            </w:r>
            <w:proofErr w:type="gramStart"/>
            <w:r>
              <w:rPr>
                <w:rFonts w:ascii="Trebuchet MS" w:hAnsi="Trebuchet MS" w:cs="Trebuchet MS"/>
                <w:sz w:val="18"/>
                <w:szCs w:val="18"/>
              </w:rPr>
              <w:t>162</w:t>
            </w:r>
            <w:r w:rsidRPr="00B96FDC">
              <w:rPr>
                <w:rFonts w:ascii="Trebuchet MS" w:hAnsi="Trebuchet MS" w:cs="Trebuchet MS"/>
                <w:sz w:val="18"/>
                <w:szCs w:val="18"/>
              </w:rPr>
              <w:t>)*</w:t>
            </w:r>
            <w:proofErr w:type="gramEnd"/>
          </w:p>
        </w:tc>
      </w:tr>
      <w:tr w:rsidR="00CB4BEB" w:rsidRPr="000859D9" w14:paraId="0FE2A98C" w14:textId="77777777" w:rsidTr="003C0924">
        <w:trPr>
          <w:trHeight w:hRule="exact" w:val="255"/>
        </w:trPr>
        <w:tc>
          <w:tcPr>
            <w:tcW w:w="1770" w:type="dxa"/>
            <w:tcBorders>
              <w:top w:val="single" w:sz="4" w:space="0" w:color="auto"/>
              <w:left w:val="single" w:sz="4" w:space="0" w:color="auto"/>
              <w:bottom w:val="single" w:sz="4" w:space="0" w:color="auto"/>
              <w:right w:val="single" w:sz="4" w:space="0" w:color="auto"/>
            </w:tcBorders>
            <w:shd w:val="clear" w:color="auto" w:fill="D9D9D9"/>
            <w:vAlign w:val="bottom"/>
          </w:tcPr>
          <w:p w14:paraId="65DEDF40" w14:textId="77777777" w:rsidR="00CB4BEB" w:rsidRPr="000859D9" w:rsidRDefault="00CB4BEB" w:rsidP="003C0924">
            <w:pPr>
              <w:jc w:val="center"/>
              <w:rPr>
                <w:rFonts w:ascii="Trebuchet MS" w:hAnsi="Trebuchet MS"/>
                <w:sz w:val="18"/>
                <w:szCs w:val="18"/>
              </w:rPr>
            </w:pPr>
            <w:r w:rsidRPr="000859D9">
              <w:rPr>
                <w:rFonts w:ascii="Trebuchet MS" w:hAnsi="Trebuchet MS"/>
                <w:sz w:val="18"/>
                <w:szCs w:val="18"/>
              </w:rPr>
              <w:t>2</w:t>
            </w:r>
          </w:p>
        </w:tc>
        <w:tc>
          <w:tcPr>
            <w:tcW w:w="1450" w:type="dxa"/>
            <w:tcBorders>
              <w:top w:val="single" w:sz="4" w:space="0" w:color="auto"/>
              <w:left w:val="single" w:sz="4" w:space="0" w:color="auto"/>
              <w:bottom w:val="single" w:sz="4" w:space="0" w:color="auto"/>
            </w:tcBorders>
            <w:shd w:val="clear" w:color="auto" w:fill="FFFFFF"/>
            <w:vAlign w:val="bottom"/>
          </w:tcPr>
          <w:p w14:paraId="32278C4B" w14:textId="77777777" w:rsidR="00CB4BEB" w:rsidRPr="000859D9" w:rsidRDefault="00CB4BEB" w:rsidP="003C0924">
            <w:pPr>
              <w:rPr>
                <w:rFonts w:ascii="Trebuchet MS" w:hAnsi="Trebuchet MS"/>
                <w:sz w:val="18"/>
                <w:szCs w:val="18"/>
              </w:rPr>
            </w:pPr>
            <w:r w:rsidRPr="000859D9">
              <w:rPr>
                <w:rFonts w:ascii="Trebuchet MS" w:hAnsi="Trebuchet MS"/>
                <w:sz w:val="18"/>
                <w:szCs w:val="18"/>
              </w:rPr>
              <w:t>Middel</w:t>
            </w:r>
          </w:p>
        </w:tc>
        <w:tc>
          <w:tcPr>
            <w:tcW w:w="1424" w:type="dxa"/>
            <w:tcBorders>
              <w:top w:val="single" w:sz="4" w:space="0" w:color="auto"/>
              <w:left w:val="single" w:sz="4" w:space="0" w:color="auto"/>
              <w:bottom w:val="single" w:sz="4" w:space="0" w:color="auto"/>
              <w:right w:val="single" w:sz="4" w:space="0" w:color="auto"/>
            </w:tcBorders>
            <w:shd w:val="clear" w:color="auto" w:fill="FFFFFF"/>
            <w:vAlign w:val="bottom"/>
          </w:tcPr>
          <w:p w14:paraId="323DDE4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008" w:type="dxa"/>
            <w:tcBorders>
              <w:top w:val="single" w:sz="4" w:space="0" w:color="auto"/>
              <w:left w:val="single" w:sz="4" w:space="0" w:color="auto"/>
              <w:bottom w:val="single" w:sz="4" w:space="0" w:color="auto"/>
            </w:tcBorders>
            <w:shd w:val="clear" w:color="auto" w:fill="FFFFFF"/>
            <w:vAlign w:val="bottom"/>
          </w:tcPr>
          <w:p w14:paraId="0A84489F" w14:textId="77777777" w:rsidR="00CB4BEB" w:rsidRPr="000859D9" w:rsidRDefault="00CB4BEB" w:rsidP="003C0924">
            <w:pPr>
              <w:rPr>
                <w:rFonts w:ascii="Trebuchet MS" w:hAnsi="Trebuchet MS" w:cs="Trebuchet MS"/>
                <w:sz w:val="18"/>
                <w:szCs w:val="18"/>
              </w:rPr>
            </w:pPr>
            <w:r w:rsidRPr="00B96FDC">
              <w:rPr>
                <w:rFonts w:ascii="Trebuchet MS" w:hAnsi="Trebuchet MS" w:cs="Trebuchet MS"/>
                <w:sz w:val="18"/>
                <w:szCs w:val="18"/>
              </w:rPr>
              <w:t>Link til PDF (MIM 2007, side 144-</w:t>
            </w:r>
            <w:proofErr w:type="gramStart"/>
            <w:r>
              <w:rPr>
                <w:rFonts w:ascii="Trebuchet MS" w:hAnsi="Trebuchet MS" w:cs="Trebuchet MS"/>
                <w:sz w:val="18"/>
                <w:szCs w:val="18"/>
              </w:rPr>
              <w:t>162</w:t>
            </w:r>
            <w:r w:rsidRPr="00B96FDC">
              <w:rPr>
                <w:rFonts w:ascii="Trebuchet MS" w:hAnsi="Trebuchet MS" w:cs="Trebuchet MS"/>
                <w:sz w:val="18"/>
                <w:szCs w:val="18"/>
              </w:rPr>
              <w:t>)*</w:t>
            </w:r>
            <w:proofErr w:type="gramEnd"/>
          </w:p>
        </w:tc>
      </w:tr>
      <w:tr w:rsidR="00CB4BEB" w:rsidRPr="000859D9" w14:paraId="25031F97" w14:textId="77777777" w:rsidTr="003C0924">
        <w:trPr>
          <w:trHeight w:hRule="exact" w:val="255"/>
        </w:trPr>
        <w:tc>
          <w:tcPr>
            <w:tcW w:w="1770" w:type="dxa"/>
            <w:tcBorders>
              <w:top w:val="single" w:sz="4" w:space="0" w:color="auto"/>
              <w:left w:val="single" w:sz="4" w:space="0" w:color="auto"/>
              <w:bottom w:val="single" w:sz="4" w:space="0" w:color="auto"/>
              <w:right w:val="single" w:sz="4" w:space="0" w:color="auto"/>
            </w:tcBorders>
            <w:shd w:val="clear" w:color="auto" w:fill="D9D9D9"/>
            <w:vAlign w:val="bottom"/>
          </w:tcPr>
          <w:p w14:paraId="058F12AA" w14:textId="77777777" w:rsidR="00CB4BEB" w:rsidRPr="000859D9" w:rsidRDefault="00CB4BEB" w:rsidP="003C0924">
            <w:pPr>
              <w:jc w:val="center"/>
              <w:rPr>
                <w:rFonts w:ascii="Trebuchet MS" w:hAnsi="Trebuchet MS"/>
                <w:sz w:val="18"/>
                <w:szCs w:val="18"/>
              </w:rPr>
            </w:pPr>
            <w:r w:rsidRPr="000859D9">
              <w:rPr>
                <w:rFonts w:ascii="Trebuchet MS" w:hAnsi="Trebuchet MS"/>
                <w:sz w:val="18"/>
                <w:szCs w:val="18"/>
              </w:rPr>
              <w:t>3</w:t>
            </w:r>
          </w:p>
        </w:tc>
        <w:tc>
          <w:tcPr>
            <w:tcW w:w="1450" w:type="dxa"/>
            <w:tcBorders>
              <w:top w:val="single" w:sz="4" w:space="0" w:color="auto"/>
              <w:left w:val="single" w:sz="4" w:space="0" w:color="auto"/>
              <w:bottom w:val="single" w:sz="4" w:space="0" w:color="auto"/>
            </w:tcBorders>
            <w:shd w:val="clear" w:color="auto" w:fill="FFFFFF"/>
            <w:vAlign w:val="bottom"/>
          </w:tcPr>
          <w:p w14:paraId="5CCBBD14" w14:textId="77777777" w:rsidR="00CB4BEB" w:rsidRPr="000859D9" w:rsidRDefault="00CB4BEB" w:rsidP="003C0924">
            <w:pPr>
              <w:rPr>
                <w:rFonts w:ascii="Trebuchet MS" w:hAnsi="Trebuchet MS"/>
                <w:sz w:val="18"/>
                <w:szCs w:val="18"/>
              </w:rPr>
            </w:pPr>
            <w:r w:rsidRPr="000859D9">
              <w:rPr>
                <w:rFonts w:ascii="Trebuchet MS" w:hAnsi="Trebuchet MS"/>
                <w:sz w:val="18"/>
                <w:szCs w:val="18"/>
              </w:rPr>
              <w:t>Lille</w:t>
            </w:r>
          </w:p>
        </w:tc>
        <w:tc>
          <w:tcPr>
            <w:tcW w:w="1424" w:type="dxa"/>
            <w:tcBorders>
              <w:top w:val="single" w:sz="4" w:space="0" w:color="auto"/>
              <w:left w:val="single" w:sz="4" w:space="0" w:color="auto"/>
              <w:bottom w:val="single" w:sz="4" w:space="0" w:color="auto"/>
              <w:right w:val="single" w:sz="4" w:space="0" w:color="auto"/>
            </w:tcBorders>
            <w:shd w:val="clear" w:color="auto" w:fill="FFFFFF"/>
            <w:vAlign w:val="bottom"/>
          </w:tcPr>
          <w:p w14:paraId="0F21806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008" w:type="dxa"/>
            <w:tcBorders>
              <w:top w:val="single" w:sz="4" w:space="0" w:color="auto"/>
              <w:left w:val="single" w:sz="4" w:space="0" w:color="auto"/>
              <w:bottom w:val="single" w:sz="4" w:space="0" w:color="auto"/>
            </w:tcBorders>
            <w:shd w:val="clear" w:color="auto" w:fill="FFFFFF"/>
            <w:vAlign w:val="bottom"/>
          </w:tcPr>
          <w:p w14:paraId="1346FA75" w14:textId="77777777" w:rsidR="00CB4BEB" w:rsidRPr="000859D9" w:rsidRDefault="00CB4BEB" w:rsidP="003C0924">
            <w:pPr>
              <w:rPr>
                <w:rFonts w:ascii="Trebuchet MS" w:hAnsi="Trebuchet MS" w:cs="Trebuchet MS"/>
                <w:sz w:val="18"/>
                <w:szCs w:val="18"/>
              </w:rPr>
            </w:pPr>
            <w:r w:rsidRPr="00B96FDC">
              <w:rPr>
                <w:rFonts w:ascii="Trebuchet MS" w:hAnsi="Trebuchet MS" w:cs="Trebuchet MS"/>
                <w:sz w:val="18"/>
                <w:szCs w:val="18"/>
              </w:rPr>
              <w:t>Link til PDF (MIM 2007, side 144-</w:t>
            </w:r>
            <w:proofErr w:type="gramStart"/>
            <w:r>
              <w:rPr>
                <w:rFonts w:ascii="Trebuchet MS" w:hAnsi="Trebuchet MS" w:cs="Trebuchet MS"/>
                <w:sz w:val="18"/>
                <w:szCs w:val="18"/>
              </w:rPr>
              <w:t>162</w:t>
            </w:r>
            <w:r w:rsidRPr="00B96FDC">
              <w:rPr>
                <w:rFonts w:ascii="Trebuchet MS" w:hAnsi="Trebuchet MS" w:cs="Trebuchet MS"/>
                <w:sz w:val="18"/>
                <w:szCs w:val="18"/>
              </w:rPr>
              <w:t>)*</w:t>
            </w:r>
            <w:proofErr w:type="gramEnd"/>
          </w:p>
        </w:tc>
      </w:tr>
    </w:tbl>
    <w:p w14:paraId="36750A41" w14:textId="77777777" w:rsidR="00CB4BEB" w:rsidRPr="003A52C1" w:rsidRDefault="00CB4BEB" w:rsidP="00CB4BEB">
      <w:pPr>
        <w:pStyle w:val="Overskrift1"/>
      </w:pPr>
      <w:bookmarkStart w:id="2949" w:name="_Toc63351531"/>
      <w:bookmarkStart w:id="2950" w:name="_Toc122436178"/>
      <w:r w:rsidRPr="003A52C1">
        <w:t>5.19 Park og Grønne Områder</w:t>
      </w:r>
      <w:bookmarkEnd w:id="2949"/>
      <w:bookmarkEnd w:id="2950"/>
    </w:p>
    <w:p w14:paraId="43173927" w14:textId="77777777" w:rsidR="00CB4BEB" w:rsidRPr="003A52C1" w:rsidRDefault="00CB4BEB" w:rsidP="00CB4BEB">
      <w:pPr>
        <w:pStyle w:val="Overskrift2"/>
        <w:rPr>
          <w:kern w:val="32"/>
        </w:rPr>
      </w:pPr>
      <w:bookmarkStart w:id="2951" w:name="_Toc63351532"/>
      <w:bookmarkStart w:id="2952" w:name="_Toc122436179"/>
      <w:r w:rsidRPr="003A52C1">
        <w:rPr>
          <w:kern w:val="32"/>
        </w:rPr>
        <w:t>5.19.1 Park og grønne områder flade (6800)</w:t>
      </w:r>
      <w:bookmarkEnd w:id="2951"/>
      <w:bookmarkEnd w:id="2952"/>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59"/>
        <w:gridCol w:w="3883"/>
        <w:gridCol w:w="1679"/>
        <w:gridCol w:w="2360"/>
        <w:gridCol w:w="1244"/>
        <w:gridCol w:w="2350"/>
      </w:tblGrid>
      <w:tr w:rsidR="00CB4BEB" w:rsidRPr="00FE5087" w14:paraId="12ACDC23" w14:textId="77777777" w:rsidTr="003C0924">
        <w:tc>
          <w:tcPr>
            <w:tcW w:w="2059" w:type="dxa"/>
            <w:tcBorders>
              <w:bottom w:val="single" w:sz="4" w:space="0" w:color="auto"/>
            </w:tcBorders>
            <w:shd w:val="clear" w:color="auto" w:fill="D9D9D9"/>
            <w:vAlign w:val="center"/>
          </w:tcPr>
          <w:p w14:paraId="6CF86954" w14:textId="77777777" w:rsidR="00CB4BEB" w:rsidRPr="00FE5087"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Feltnavn</w:t>
            </w:r>
          </w:p>
        </w:tc>
        <w:tc>
          <w:tcPr>
            <w:tcW w:w="3883" w:type="dxa"/>
            <w:tcBorders>
              <w:bottom w:val="single" w:sz="4" w:space="0" w:color="auto"/>
            </w:tcBorders>
            <w:shd w:val="clear" w:color="auto" w:fill="D9D9D9"/>
            <w:vAlign w:val="center"/>
          </w:tcPr>
          <w:p w14:paraId="10EDA564"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Formål</w:t>
            </w:r>
          </w:p>
        </w:tc>
        <w:tc>
          <w:tcPr>
            <w:tcW w:w="1679" w:type="dxa"/>
            <w:tcBorders>
              <w:bottom w:val="single" w:sz="4" w:space="0" w:color="auto"/>
            </w:tcBorders>
            <w:shd w:val="clear" w:color="auto" w:fill="D9D9D9"/>
            <w:vAlign w:val="center"/>
          </w:tcPr>
          <w:p w14:paraId="07EEBA22"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Datatype</w:t>
            </w:r>
          </w:p>
        </w:tc>
        <w:tc>
          <w:tcPr>
            <w:tcW w:w="2360" w:type="dxa"/>
            <w:tcBorders>
              <w:bottom w:val="single" w:sz="4" w:space="0" w:color="auto"/>
            </w:tcBorders>
            <w:shd w:val="clear" w:color="auto" w:fill="D9D9D9"/>
            <w:vAlign w:val="center"/>
          </w:tcPr>
          <w:p w14:paraId="6C6764CB"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Værdiområde</w:t>
            </w:r>
          </w:p>
        </w:tc>
        <w:tc>
          <w:tcPr>
            <w:tcW w:w="1244" w:type="dxa"/>
            <w:tcBorders>
              <w:bottom w:val="single" w:sz="4" w:space="0" w:color="auto"/>
            </w:tcBorders>
            <w:shd w:val="clear" w:color="auto" w:fill="D9D9D9"/>
            <w:vAlign w:val="bottom"/>
          </w:tcPr>
          <w:p w14:paraId="5592B3A9" w14:textId="77777777" w:rsidR="00CB4BEB" w:rsidRPr="003A52C1" w:rsidRDefault="00CB4BEB" w:rsidP="003C0924">
            <w:pPr>
              <w:autoSpaceDE w:val="0"/>
              <w:autoSpaceDN w:val="0"/>
              <w:adjustRightInd w:val="0"/>
              <w:rPr>
                <w:rFonts w:ascii="Trebuchet MS" w:hAnsi="Trebuchet MS" w:cs="Trebuchet MS"/>
                <w:b/>
                <w:bCs/>
                <w:sz w:val="18"/>
                <w:szCs w:val="18"/>
              </w:rPr>
            </w:pPr>
            <w:r w:rsidRPr="003A52C1">
              <w:rPr>
                <w:rFonts w:ascii="Trebuchet MS" w:hAnsi="Trebuchet MS" w:cs="Trebuchet MS"/>
                <w:b/>
                <w:bCs/>
                <w:sz w:val="18"/>
                <w:szCs w:val="18"/>
              </w:rPr>
              <w:t>Obligatorisk</w:t>
            </w:r>
          </w:p>
          <w:p w14:paraId="7803343B" w14:textId="77777777" w:rsidR="00CB4BEB" w:rsidRPr="00FE5087" w:rsidRDefault="00CB4BEB" w:rsidP="003C0924">
            <w:pPr>
              <w:autoSpaceDE w:val="0"/>
              <w:autoSpaceDN w:val="0"/>
              <w:adjustRightInd w:val="0"/>
              <w:rPr>
                <w:rFonts w:ascii="Trebuchet MS" w:hAnsi="Trebuchet MS" w:cs="Trebuchet MS"/>
                <w:bCs/>
                <w:color w:val="1F497D"/>
                <w:sz w:val="18"/>
                <w:szCs w:val="18"/>
              </w:rPr>
            </w:pPr>
            <w:r w:rsidRPr="003A52C1">
              <w:rPr>
                <w:rFonts w:ascii="Trebuchet MS" w:hAnsi="Trebuchet MS" w:cs="Trebuchet MS"/>
                <w:b/>
                <w:bCs/>
                <w:sz w:val="18"/>
                <w:szCs w:val="18"/>
              </w:rPr>
              <w:t>/Frit</w:t>
            </w:r>
          </w:p>
        </w:tc>
        <w:tc>
          <w:tcPr>
            <w:tcW w:w="2350" w:type="dxa"/>
            <w:shd w:val="clear" w:color="auto" w:fill="D9D9D9"/>
            <w:vAlign w:val="center"/>
          </w:tcPr>
          <w:p w14:paraId="2DF7B378"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Eksempel</w:t>
            </w:r>
          </w:p>
        </w:tc>
      </w:tr>
      <w:tr w:rsidR="00CB4BEB" w:rsidRPr="00FE5087" w14:paraId="0C6B8FA3" w14:textId="77777777" w:rsidTr="003C0924">
        <w:trPr>
          <w:trHeight w:hRule="exact" w:val="454"/>
        </w:trPr>
        <w:tc>
          <w:tcPr>
            <w:tcW w:w="2059" w:type="dxa"/>
            <w:tcBorders>
              <w:top w:val="single" w:sz="4" w:space="0" w:color="auto"/>
              <w:left w:val="single" w:sz="4" w:space="0" w:color="auto"/>
              <w:bottom w:val="nil"/>
              <w:right w:val="single" w:sz="4" w:space="0" w:color="auto"/>
            </w:tcBorders>
            <w:shd w:val="clear" w:color="auto" w:fill="D9D9D9"/>
            <w:vAlign w:val="center"/>
          </w:tcPr>
          <w:p w14:paraId="0C85E084" w14:textId="77777777" w:rsidR="00CB4BEB" w:rsidRPr="00FE5087" w:rsidRDefault="00CB4BEB" w:rsidP="003C0924">
            <w:pPr>
              <w:rPr>
                <w:rFonts w:ascii="Trebuchet MS" w:hAnsi="Trebuchet MS"/>
                <w:color w:val="1F497D"/>
                <w:sz w:val="18"/>
                <w:szCs w:val="18"/>
              </w:rPr>
            </w:pPr>
            <w:proofErr w:type="spellStart"/>
            <w:r w:rsidRPr="003A52C1">
              <w:rPr>
                <w:rFonts w:ascii="Trebuchet MS" w:hAnsi="Trebuchet MS"/>
                <w:sz w:val="18"/>
                <w:szCs w:val="18"/>
              </w:rPr>
              <w:t>vedlhold_f_type_kode</w:t>
            </w:r>
            <w:proofErr w:type="spellEnd"/>
          </w:p>
        </w:tc>
        <w:tc>
          <w:tcPr>
            <w:tcW w:w="3883" w:type="dxa"/>
            <w:tcBorders>
              <w:top w:val="single" w:sz="4" w:space="0" w:color="auto"/>
              <w:left w:val="single" w:sz="4" w:space="0" w:color="auto"/>
              <w:bottom w:val="nil"/>
              <w:right w:val="single" w:sz="4" w:space="0" w:color="auto"/>
            </w:tcBorders>
            <w:shd w:val="clear" w:color="auto" w:fill="FFFFFF"/>
            <w:vAlign w:val="bottom"/>
          </w:tcPr>
          <w:p w14:paraId="0702EB78"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Kode for typen af grønvedligeholdelses objekt</w:t>
            </w:r>
          </w:p>
        </w:tc>
        <w:tc>
          <w:tcPr>
            <w:tcW w:w="1679" w:type="dxa"/>
            <w:tcBorders>
              <w:top w:val="single" w:sz="4" w:space="0" w:color="auto"/>
              <w:left w:val="single" w:sz="4" w:space="0" w:color="auto"/>
              <w:bottom w:val="nil"/>
              <w:right w:val="single" w:sz="4" w:space="0" w:color="auto"/>
            </w:tcBorders>
            <w:shd w:val="clear" w:color="auto" w:fill="FFFFFF"/>
            <w:vAlign w:val="center"/>
          </w:tcPr>
          <w:p w14:paraId="161000F6"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Heltal</w:t>
            </w:r>
          </w:p>
        </w:tc>
        <w:tc>
          <w:tcPr>
            <w:tcW w:w="2360" w:type="dxa"/>
            <w:tcBorders>
              <w:top w:val="single" w:sz="4" w:space="0" w:color="auto"/>
              <w:left w:val="single" w:sz="4" w:space="0" w:color="auto"/>
              <w:bottom w:val="nil"/>
              <w:right w:val="single" w:sz="4" w:space="0" w:color="auto"/>
            </w:tcBorders>
            <w:shd w:val="clear" w:color="auto" w:fill="FFFFFF"/>
            <w:vAlign w:val="center"/>
          </w:tcPr>
          <w:p w14:paraId="7F0190D7"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101000-999999</w:t>
            </w:r>
          </w:p>
        </w:tc>
        <w:tc>
          <w:tcPr>
            <w:tcW w:w="1244" w:type="dxa"/>
            <w:tcBorders>
              <w:top w:val="single" w:sz="4" w:space="0" w:color="auto"/>
              <w:left w:val="single" w:sz="4" w:space="0" w:color="auto"/>
              <w:bottom w:val="nil"/>
              <w:right w:val="single" w:sz="4" w:space="0" w:color="auto"/>
            </w:tcBorders>
            <w:shd w:val="clear" w:color="auto" w:fill="FFFFFF"/>
            <w:vAlign w:val="center"/>
          </w:tcPr>
          <w:p w14:paraId="7A1E8023"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O</w:t>
            </w:r>
          </w:p>
        </w:tc>
        <w:tc>
          <w:tcPr>
            <w:tcW w:w="2350" w:type="dxa"/>
            <w:tcBorders>
              <w:top w:val="single" w:sz="4" w:space="0" w:color="auto"/>
              <w:left w:val="single" w:sz="4" w:space="0" w:color="auto"/>
              <w:bottom w:val="nil"/>
              <w:right w:val="single" w:sz="4" w:space="0" w:color="auto"/>
            </w:tcBorders>
            <w:shd w:val="clear" w:color="auto" w:fill="FFFFFF"/>
            <w:vAlign w:val="center"/>
          </w:tcPr>
          <w:p w14:paraId="7F26BE9D"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102000</w:t>
            </w:r>
          </w:p>
        </w:tc>
      </w:tr>
      <w:tr w:rsidR="00CB4BEB" w:rsidRPr="00FE5087" w14:paraId="4FE2F41A" w14:textId="77777777" w:rsidTr="003C0924">
        <w:trPr>
          <w:trHeight w:hRule="exact" w:val="255"/>
        </w:trPr>
        <w:tc>
          <w:tcPr>
            <w:tcW w:w="2059" w:type="dxa"/>
            <w:tcBorders>
              <w:top w:val="single" w:sz="4" w:space="0" w:color="auto"/>
              <w:left w:val="single" w:sz="4" w:space="0" w:color="auto"/>
              <w:bottom w:val="nil"/>
              <w:right w:val="single" w:sz="4" w:space="0" w:color="auto"/>
            </w:tcBorders>
            <w:shd w:val="clear" w:color="auto" w:fill="99CCFF"/>
            <w:vAlign w:val="bottom"/>
          </w:tcPr>
          <w:p w14:paraId="15722AC5" w14:textId="77777777" w:rsidR="00CB4BEB" w:rsidRPr="00FE5087" w:rsidRDefault="00CB4BEB" w:rsidP="003C0924">
            <w:pPr>
              <w:rPr>
                <w:rFonts w:ascii="Trebuchet MS" w:hAnsi="Trebuchet MS"/>
                <w:color w:val="1F497D"/>
                <w:sz w:val="18"/>
                <w:szCs w:val="18"/>
              </w:rPr>
            </w:pPr>
            <w:proofErr w:type="spellStart"/>
            <w:r w:rsidRPr="003A52C1">
              <w:rPr>
                <w:rFonts w:ascii="Trebuchet MS" w:hAnsi="Trebuchet MS"/>
                <w:sz w:val="18"/>
                <w:szCs w:val="18"/>
              </w:rPr>
              <w:t>vedlhold_f_type</w:t>
            </w:r>
            <w:proofErr w:type="spellEnd"/>
          </w:p>
        </w:tc>
        <w:tc>
          <w:tcPr>
            <w:tcW w:w="3883" w:type="dxa"/>
            <w:tcBorders>
              <w:top w:val="single" w:sz="4" w:space="0" w:color="auto"/>
              <w:left w:val="single" w:sz="4" w:space="0" w:color="auto"/>
              <w:bottom w:val="nil"/>
              <w:right w:val="single" w:sz="4" w:space="0" w:color="auto"/>
            </w:tcBorders>
            <w:shd w:val="clear" w:color="auto" w:fill="99CCFF"/>
            <w:vAlign w:val="bottom"/>
          </w:tcPr>
          <w:p w14:paraId="57DF9724"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Typen af grønvedligeholdelses objekt</w:t>
            </w:r>
          </w:p>
        </w:tc>
        <w:tc>
          <w:tcPr>
            <w:tcW w:w="1679" w:type="dxa"/>
            <w:tcBorders>
              <w:top w:val="single" w:sz="4" w:space="0" w:color="auto"/>
              <w:left w:val="single" w:sz="4" w:space="0" w:color="auto"/>
              <w:bottom w:val="nil"/>
              <w:right w:val="single" w:sz="4" w:space="0" w:color="auto"/>
            </w:tcBorders>
            <w:shd w:val="clear" w:color="auto" w:fill="99CCFF"/>
            <w:vAlign w:val="bottom"/>
          </w:tcPr>
          <w:p w14:paraId="37B6162C"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2360" w:type="dxa"/>
            <w:tcBorders>
              <w:top w:val="single" w:sz="4" w:space="0" w:color="auto"/>
              <w:left w:val="single" w:sz="4" w:space="0" w:color="auto"/>
              <w:bottom w:val="nil"/>
              <w:right w:val="single" w:sz="4" w:space="0" w:color="auto"/>
            </w:tcBorders>
            <w:shd w:val="clear" w:color="auto" w:fill="99CCFF"/>
            <w:vAlign w:val="bottom"/>
          </w:tcPr>
          <w:p w14:paraId="5F7D6482"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0-150 tegn</w:t>
            </w:r>
          </w:p>
        </w:tc>
        <w:tc>
          <w:tcPr>
            <w:tcW w:w="1244" w:type="dxa"/>
            <w:tcBorders>
              <w:top w:val="single" w:sz="4" w:space="0" w:color="auto"/>
              <w:left w:val="single" w:sz="4" w:space="0" w:color="auto"/>
              <w:bottom w:val="nil"/>
              <w:right w:val="single" w:sz="4" w:space="0" w:color="auto"/>
            </w:tcBorders>
            <w:shd w:val="clear" w:color="auto" w:fill="99CCFF"/>
            <w:vAlign w:val="bottom"/>
          </w:tcPr>
          <w:p w14:paraId="6885B6DA"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S</w:t>
            </w:r>
          </w:p>
        </w:tc>
        <w:tc>
          <w:tcPr>
            <w:tcW w:w="2350" w:type="dxa"/>
            <w:tcBorders>
              <w:top w:val="single" w:sz="4" w:space="0" w:color="auto"/>
              <w:left w:val="single" w:sz="4" w:space="0" w:color="auto"/>
              <w:bottom w:val="nil"/>
              <w:right w:val="single" w:sz="4" w:space="0" w:color="auto"/>
            </w:tcBorders>
            <w:shd w:val="clear" w:color="auto" w:fill="99CCFF"/>
            <w:vAlign w:val="bottom"/>
          </w:tcPr>
          <w:p w14:paraId="6CC4AB0D"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Brugsgræs</w:t>
            </w:r>
          </w:p>
        </w:tc>
      </w:tr>
      <w:tr w:rsidR="00CB4BEB" w:rsidRPr="00FE5087" w14:paraId="0ADB8564" w14:textId="77777777" w:rsidTr="003C0924">
        <w:trPr>
          <w:trHeight w:hRule="exact" w:val="255"/>
        </w:trPr>
        <w:tc>
          <w:tcPr>
            <w:tcW w:w="2059" w:type="dxa"/>
            <w:tcBorders>
              <w:top w:val="single" w:sz="4" w:space="0" w:color="auto"/>
              <w:left w:val="single" w:sz="4" w:space="0" w:color="auto"/>
              <w:bottom w:val="nil"/>
              <w:right w:val="single" w:sz="4" w:space="0" w:color="auto"/>
            </w:tcBorders>
            <w:shd w:val="clear" w:color="auto" w:fill="99CCFF"/>
            <w:vAlign w:val="bottom"/>
          </w:tcPr>
          <w:p w14:paraId="50BB7651" w14:textId="77777777" w:rsidR="00CB4BEB" w:rsidRPr="00FE5087" w:rsidRDefault="00CB4BEB" w:rsidP="003C0924">
            <w:pPr>
              <w:rPr>
                <w:rFonts w:ascii="Trebuchet MS" w:hAnsi="Trebuchet MS"/>
                <w:color w:val="1F497D"/>
                <w:sz w:val="18"/>
                <w:szCs w:val="18"/>
              </w:rPr>
            </w:pPr>
            <w:proofErr w:type="spellStart"/>
            <w:r w:rsidRPr="003A52C1">
              <w:rPr>
                <w:rFonts w:ascii="Trebuchet MS" w:hAnsi="Trebuchet MS"/>
                <w:sz w:val="18"/>
                <w:szCs w:val="18"/>
              </w:rPr>
              <w:t>vedlhold_f_type_l</w:t>
            </w:r>
            <w:r w:rsidRPr="000668B8">
              <w:rPr>
                <w:rFonts w:ascii="Trebuchet MS" w:hAnsi="Trebuchet MS"/>
                <w:sz w:val="18"/>
                <w:szCs w:val="18"/>
              </w:rPr>
              <w:t>abel</w:t>
            </w:r>
            <w:proofErr w:type="spellEnd"/>
          </w:p>
        </w:tc>
        <w:tc>
          <w:tcPr>
            <w:tcW w:w="3883" w:type="dxa"/>
            <w:tcBorders>
              <w:top w:val="single" w:sz="4" w:space="0" w:color="auto"/>
              <w:left w:val="single" w:sz="4" w:space="0" w:color="auto"/>
              <w:bottom w:val="nil"/>
              <w:right w:val="single" w:sz="4" w:space="0" w:color="auto"/>
            </w:tcBorders>
            <w:shd w:val="clear" w:color="auto" w:fill="99CCFF"/>
            <w:vAlign w:val="bottom"/>
          </w:tcPr>
          <w:p w14:paraId="42B6D858"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Forkort</w:t>
            </w:r>
            <w:r w:rsidRPr="005C32B0">
              <w:rPr>
                <w:rFonts w:ascii="Trebuchet MS" w:hAnsi="Trebuchet MS"/>
                <w:color w:val="4F81BD"/>
                <w:sz w:val="18"/>
                <w:szCs w:val="18"/>
              </w:rPr>
              <w:t>et</w:t>
            </w:r>
            <w:r w:rsidRPr="003A52C1">
              <w:rPr>
                <w:rFonts w:ascii="Trebuchet MS" w:hAnsi="Trebuchet MS"/>
                <w:sz w:val="18"/>
                <w:szCs w:val="18"/>
              </w:rPr>
              <w:t xml:space="preserve"> navn af grønvedligeholdelse</w:t>
            </w:r>
          </w:p>
        </w:tc>
        <w:tc>
          <w:tcPr>
            <w:tcW w:w="1679" w:type="dxa"/>
            <w:tcBorders>
              <w:top w:val="single" w:sz="4" w:space="0" w:color="auto"/>
              <w:left w:val="single" w:sz="4" w:space="0" w:color="auto"/>
              <w:bottom w:val="nil"/>
              <w:right w:val="single" w:sz="4" w:space="0" w:color="auto"/>
            </w:tcBorders>
            <w:shd w:val="clear" w:color="auto" w:fill="99CCFF"/>
            <w:vAlign w:val="bottom"/>
          </w:tcPr>
          <w:p w14:paraId="7B96766A"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2360" w:type="dxa"/>
            <w:tcBorders>
              <w:top w:val="single" w:sz="4" w:space="0" w:color="auto"/>
              <w:left w:val="single" w:sz="4" w:space="0" w:color="auto"/>
              <w:bottom w:val="nil"/>
              <w:right w:val="single" w:sz="4" w:space="0" w:color="auto"/>
            </w:tcBorders>
            <w:shd w:val="clear" w:color="auto" w:fill="99CCFF"/>
            <w:vAlign w:val="bottom"/>
          </w:tcPr>
          <w:p w14:paraId="5649C787"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0-6 tegn</w:t>
            </w:r>
          </w:p>
        </w:tc>
        <w:tc>
          <w:tcPr>
            <w:tcW w:w="1244" w:type="dxa"/>
            <w:tcBorders>
              <w:top w:val="single" w:sz="4" w:space="0" w:color="auto"/>
              <w:left w:val="single" w:sz="4" w:space="0" w:color="auto"/>
              <w:bottom w:val="nil"/>
              <w:right w:val="single" w:sz="4" w:space="0" w:color="auto"/>
            </w:tcBorders>
            <w:shd w:val="clear" w:color="auto" w:fill="99CCFF"/>
            <w:vAlign w:val="bottom"/>
          </w:tcPr>
          <w:p w14:paraId="67786C2B"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S</w:t>
            </w:r>
          </w:p>
        </w:tc>
        <w:tc>
          <w:tcPr>
            <w:tcW w:w="2350" w:type="dxa"/>
            <w:tcBorders>
              <w:top w:val="single" w:sz="4" w:space="0" w:color="auto"/>
              <w:left w:val="single" w:sz="4" w:space="0" w:color="auto"/>
              <w:bottom w:val="nil"/>
              <w:right w:val="single" w:sz="4" w:space="0" w:color="auto"/>
            </w:tcBorders>
            <w:shd w:val="clear" w:color="auto" w:fill="99CCFF"/>
            <w:vAlign w:val="bottom"/>
          </w:tcPr>
          <w:p w14:paraId="11DA9D91"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GR2b</w:t>
            </w:r>
          </w:p>
        </w:tc>
      </w:tr>
      <w:tr w:rsidR="00CB4BEB" w:rsidRPr="00FE5087" w14:paraId="6E1EBDE2" w14:textId="77777777" w:rsidTr="003C0924">
        <w:trPr>
          <w:trHeight w:hRule="exact" w:val="255"/>
        </w:trPr>
        <w:tc>
          <w:tcPr>
            <w:tcW w:w="2059" w:type="dxa"/>
            <w:tcBorders>
              <w:top w:val="single" w:sz="4" w:space="0" w:color="auto"/>
              <w:left w:val="single" w:sz="4" w:space="0" w:color="auto"/>
              <w:bottom w:val="nil"/>
              <w:right w:val="single" w:sz="4" w:space="0" w:color="auto"/>
            </w:tcBorders>
            <w:shd w:val="clear" w:color="auto" w:fill="D9D9D9"/>
            <w:vAlign w:val="bottom"/>
          </w:tcPr>
          <w:p w14:paraId="22990C45"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arbejdssted</w:t>
            </w:r>
          </w:p>
        </w:tc>
        <w:tc>
          <w:tcPr>
            <w:tcW w:w="3883" w:type="dxa"/>
            <w:tcBorders>
              <w:top w:val="single" w:sz="4" w:space="0" w:color="auto"/>
              <w:left w:val="single" w:sz="4" w:space="0" w:color="auto"/>
              <w:bottom w:val="nil"/>
              <w:right w:val="single" w:sz="4" w:space="0" w:color="auto"/>
            </w:tcBorders>
            <w:shd w:val="clear" w:color="auto" w:fill="FFFFFF"/>
            <w:vAlign w:val="bottom"/>
          </w:tcPr>
          <w:p w14:paraId="64787CB8"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Nummer/navn på arbejdssted/-område</w:t>
            </w:r>
          </w:p>
        </w:tc>
        <w:tc>
          <w:tcPr>
            <w:tcW w:w="1679" w:type="dxa"/>
            <w:tcBorders>
              <w:top w:val="single" w:sz="4" w:space="0" w:color="auto"/>
              <w:left w:val="single" w:sz="4" w:space="0" w:color="auto"/>
              <w:bottom w:val="nil"/>
              <w:right w:val="single" w:sz="4" w:space="0" w:color="auto"/>
            </w:tcBorders>
            <w:shd w:val="clear" w:color="auto" w:fill="FFFFFF"/>
            <w:vAlign w:val="bottom"/>
          </w:tcPr>
          <w:p w14:paraId="7D558DE2"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2360" w:type="dxa"/>
            <w:tcBorders>
              <w:top w:val="single" w:sz="4" w:space="0" w:color="auto"/>
              <w:left w:val="single" w:sz="4" w:space="0" w:color="auto"/>
              <w:bottom w:val="nil"/>
              <w:right w:val="single" w:sz="4" w:space="0" w:color="auto"/>
            </w:tcBorders>
            <w:shd w:val="clear" w:color="auto" w:fill="FFFFFF"/>
            <w:vAlign w:val="bottom"/>
          </w:tcPr>
          <w:p w14:paraId="56311EA5"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0-150 tegn</w:t>
            </w:r>
          </w:p>
        </w:tc>
        <w:tc>
          <w:tcPr>
            <w:tcW w:w="1244" w:type="dxa"/>
            <w:tcBorders>
              <w:top w:val="single" w:sz="4" w:space="0" w:color="auto"/>
              <w:left w:val="single" w:sz="4" w:space="0" w:color="auto"/>
              <w:bottom w:val="nil"/>
              <w:right w:val="single" w:sz="4" w:space="0" w:color="auto"/>
            </w:tcBorders>
            <w:shd w:val="clear" w:color="auto" w:fill="FFFFFF"/>
            <w:vAlign w:val="bottom"/>
          </w:tcPr>
          <w:p w14:paraId="35719069"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350" w:type="dxa"/>
            <w:tcBorders>
              <w:top w:val="single" w:sz="4" w:space="0" w:color="auto"/>
              <w:left w:val="single" w:sz="4" w:space="0" w:color="auto"/>
              <w:bottom w:val="nil"/>
              <w:right w:val="single" w:sz="4" w:space="0" w:color="auto"/>
            </w:tcBorders>
            <w:shd w:val="clear" w:color="auto" w:fill="FFFFFF"/>
            <w:vAlign w:val="bottom"/>
          </w:tcPr>
          <w:p w14:paraId="60BDD845" w14:textId="77777777" w:rsidR="00CB4BEB" w:rsidRPr="003A52C1" w:rsidRDefault="00CB4BEB" w:rsidP="003C0924">
            <w:r w:rsidRPr="003A52C1">
              <w:rPr>
                <w:rFonts w:ascii="Trebuchet MS" w:hAnsi="Trebuchet MS" w:cs="Trebuchet MS"/>
                <w:sz w:val="18"/>
                <w:szCs w:val="18"/>
              </w:rPr>
              <w:t>Slotskirkeparken</w:t>
            </w:r>
          </w:p>
        </w:tc>
      </w:tr>
      <w:tr w:rsidR="00CB4BEB" w:rsidRPr="00FE5087" w14:paraId="1E8548B9" w14:textId="77777777" w:rsidTr="003C0924">
        <w:trPr>
          <w:trHeight w:hRule="exact" w:val="255"/>
        </w:trPr>
        <w:tc>
          <w:tcPr>
            <w:tcW w:w="2059" w:type="dxa"/>
            <w:tcBorders>
              <w:top w:val="single" w:sz="4" w:space="0" w:color="auto"/>
              <w:left w:val="single" w:sz="4" w:space="0" w:color="auto"/>
              <w:bottom w:val="nil"/>
              <w:right w:val="single" w:sz="4" w:space="0" w:color="auto"/>
            </w:tcBorders>
            <w:shd w:val="clear" w:color="auto" w:fill="D9D9D9"/>
            <w:vAlign w:val="bottom"/>
          </w:tcPr>
          <w:p w14:paraId="2C6779BE" w14:textId="77777777" w:rsidR="00CB4BEB" w:rsidRPr="00FE5087" w:rsidRDefault="00CB4BEB" w:rsidP="003C0924">
            <w:pPr>
              <w:rPr>
                <w:rFonts w:ascii="Trebuchet MS" w:hAnsi="Trebuchet MS" w:cs="Trebuchet MS"/>
                <w:color w:val="1F497D"/>
                <w:sz w:val="18"/>
                <w:szCs w:val="18"/>
              </w:rPr>
            </w:pPr>
            <w:proofErr w:type="spellStart"/>
            <w:r w:rsidRPr="003A52C1">
              <w:rPr>
                <w:rFonts w:ascii="Trebuchet MS" w:hAnsi="Trebuchet MS" w:cs="Trebuchet MS"/>
                <w:sz w:val="18"/>
                <w:szCs w:val="18"/>
              </w:rPr>
              <w:t>konto_nr</w:t>
            </w:r>
            <w:proofErr w:type="spellEnd"/>
          </w:p>
        </w:tc>
        <w:tc>
          <w:tcPr>
            <w:tcW w:w="3883" w:type="dxa"/>
            <w:tcBorders>
              <w:top w:val="single" w:sz="4" w:space="0" w:color="auto"/>
              <w:left w:val="single" w:sz="4" w:space="0" w:color="auto"/>
              <w:bottom w:val="nil"/>
              <w:right w:val="single" w:sz="4" w:space="0" w:color="auto"/>
            </w:tcBorders>
            <w:shd w:val="clear" w:color="auto" w:fill="FFFFFF"/>
            <w:vAlign w:val="bottom"/>
          </w:tcPr>
          <w:p w14:paraId="18B64491" w14:textId="77777777" w:rsidR="00CB4BEB" w:rsidRPr="00FE5087" w:rsidRDefault="00CB4BEB" w:rsidP="003C0924">
            <w:pPr>
              <w:rPr>
                <w:rFonts w:ascii="Trebuchet MS" w:hAnsi="Trebuchet MS" w:cs="Trebuchet MS"/>
                <w:color w:val="1F497D"/>
                <w:sz w:val="18"/>
                <w:szCs w:val="18"/>
              </w:rPr>
            </w:pPr>
            <w:proofErr w:type="spellStart"/>
            <w:r w:rsidRPr="003A52C1">
              <w:rPr>
                <w:rFonts w:ascii="Trebuchet MS" w:hAnsi="Trebuchet MS" w:cs="Trebuchet MS"/>
                <w:sz w:val="18"/>
                <w:szCs w:val="18"/>
              </w:rPr>
              <w:t>Kontonr</w:t>
            </w:r>
            <w:proofErr w:type="spellEnd"/>
            <w:r w:rsidRPr="003A52C1">
              <w:rPr>
                <w:rFonts w:ascii="Trebuchet MS" w:hAnsi="Trebuchet MS" w:cs="Trebuchet MS"/>
                <w:sz w:val="18"/>
                <w:szCs w:val="18"/>
              </w:rPr>
              <w:t>/bogfører/betaler</w:t>
            </w:r>
          </w:p>
        </w:tc>
        <w:tc>
          <w:tcPr>
            <w:tcW w:w="1679" w:type="dxa"/>
            <w:tcBorders>
              <w:top w:val="single" w:sz="4" w:space="0" w:color="auto"/>
              <w:left w:val="single" w:sz="4" w:space="0" w:color="auto"/>
              <w:bottom w:val="nil"/>
              <w:right w:val="single" w:sz="4" w:space="0" w:color="auto"/>
            </w:tcBorders>
            <w:shd w:val="clear" w:color="auto" w:fill="FFFFFF"/>
            <w:vAlign w:val="bottom"/>
          </w:tcPr>
          <w:p w14:paraId="237140A6"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2360" w:type="dxa"/>
            <w:tcBorders>
              <w:top w:val="single" w:sz="4" w:space="0" w:color="auto"/>
              <w:left w:val="single" w:sz="4" w:space="0" w:color="auto"/>
              <w:bottom w:val="nil"/>
              <w:right w:val="single" w:sz="4" w:space="0" w:color="auto"/>
            </w:tcBorders>
            <w:shd w:val="clear" w:color="auto" w:fill="FFFFFF"/>
            <w:vAlign w:val="bottom"/>
          </w:tcPr>
          <w:p w14:paraId="4AC9EF34"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0-150 tegn</w:t>
            </w:r>
          </w:p>
        </w:tc>
        <w:tc>
          <w:tcPr>
            <w:tcW w:w="1244" w:type="dxa"/>
            <w:tcBorders>
              <w:top w:val="single" w:sz="4" w:space="0" w:color="auto"/>
              <w:left w:val="single" w:sz="4" w:space="0" w:color="auto"/>
              <w:bottom w:val="nil"/>
              <w:right w:val="single" w:sz="4" w:space="0" w:color="auto"/>
            </w:tcBorders>
            <w:shd w:val="clear" w:color="auto" w:fill="FFFFFF"/>
            <w:vAlign w:val="bottom"/>
          </w:tcPr>
          <w:p w14:paraId="3FEA81FF"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350" w:type="dxa"/>
            <w:tcBorders>
              <w:top w:val="single" w:sz="4" w:space="0" w:color="auto"/>
              <w:left w:val="single" w:sz="4" w:space="0" w:color="auto"/>
              <w:bottom w:val="nil"/>
              <w:right w:val="single" w:sz="4" w:space="0" w:color="auto"/>
            </w:tcBorders>
            <w:shd w:val="clear" w:color="auto" w:fill="FFFFFF"/>
            <w:vAlign w:val="bottom"/>
          </w:tcPr>
          <w:p w14:paraId="2289E0E4"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19.560.746.200012</w:t>
            </w:r>
          </w:p>
        </w:tc>
      </w:tr>
      <w:tr w:rsidR="00CB4BEB" w:rsidRPr="00FE5087" w14:paraId="5F9B4BA7" w14:textId="77777777" w:rsidTr="003C0924">
        <w:trPr>
          <w:trHeight w:hRule="exact" w:val="510"/>
        </w:trPr>
        <w:tc>
          <w:tcPr>
            <w:tcW w:w="2059" w:type="dxa"/>
            <w:tcBorders>
              <w:top w:val="single" w:sz="4" w:space="0" w:color="auto"/>
              <w:left w:val="single" w:sz="4" w:space="0" w:color="auto"/>
              <w:bottom w:val="nil"/>
              <w:right w:val="single" w:sz="4" w:space="0" w:color="auto"/>
            </w:tcBorders>
            <w:shd w:val="clear" w:color="auto" w:fill="D9D9D9"/>
            <w:vAlign w:val="center"/>
          </w:tcPr>
          <w:p w14:paraId="7A439607" w14:textId="77777777" w:rsidR="00CB4BEB" w:rsidRPr="00FE5087" w:rsidRDefault="00CB4BEB" w:rsidP="003C0924">
            <w:pPr>
              <w:rPr>
                <w:rFonts w:ascii="Trebuchet MS" w:hAnsi="Trebuchet MS" w:cs="Trebuchet MS"/>
                <w:color w:val="1F497D"/>
                <w:sz w:val="18"/>
                <w:szCs w:val="18"/>
              </w:rPr>
            </w:pPr>
            <w:proofErr w:type="spellStart"/>
            <w:r>
              <w:rPr>
                <w:rFonts w:ascii="Trebuchet MS" w:hAnsi="Trebuchet MS"/>
                <w:sz w:val="18"/>
                <w:szCs w:val="18"/>
              </w:rPr>
              <w:t>u</w:t>
            </w:r>
            <w:r w:rsidRPr="003A52C1">
              <w:rPr>
                <w:rFonts w:ascii="Trebuchet MS" w:hAnsi="Trebuchet MS"/>
                <w:sz w:val="18"/>
                <w:szCs w:val="18"/>
              </w:rPr>
              <w:t>dfoerer_enterp</w:t>
            </w:r>
            <w:proofErr w:type="spellEnd"/>
          </w:p>
        </w:tc>
        <w:tc>
          <w:tcPr>
            <w:tcW w:w="3883" w:type="dxa"/>
            <w:tcBorders>
              <w:top w:val="single" w:sz="4" w:space="0" w:color="auto"/>
              <w:left w:val="single" w:sz="4" w:space="0" w:color="auto"/>
              <w:bottom w:val="nil"/>
              <w:right w:val="single" w:sz="4" w:space="0" w:color="auto"/>
            </w:tcBorders>
            <w:shd w:val="clear" w:color="auto" w:fill="FFFFFF"/>
            <w:vAlign w:val="center"/>
          </w:tcPr>
          <w:p w14:paraId="0DDF8CEC"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sz w:val="18"/>
                <w:szCs w:val="18"/>
              </w:rPr>
              <w:t>Enhed der udfører plejen eller den ent</w:t>
            </w:r>
            <w:r w:rsidRPr="005C32B0">
              <w:rPr>
                <w:rFonts w:ascii="Trebuchet MS" w:hAnsi="Trebuchet MS"/>
                <w:color w:val="4F81BD"/>
                <w:sz w:val="18"/>
                <w:szCs w:val="18"/>
              </w:rPr>
              <w:t>r</w:t>
            </w:r>
            <w:r w:rsidRPr="003A52C1">
              <w:rPr>
                <w:rFonts w:ascii="Trebuchet MS" w:hAnsi="Trebuchet MS"/>
                <w:sz w:val="18"/>
                <w:szCs w:val="18"/>
              </w:rPr>
              <w:t>eprise objektet tilhører</w:t>
            </w:r>
          </w:p>
        </w:tc>
        <w:tc>
          <w:tcPr>
            <w:tcW w:w="1679" w:type="dxa"/>
            <w:tcBorders>
              <w:top w:val="single" w:sz="4" w:space="0" w:color="auto"/>
              <w:left w:val="single" w:sz="4" w:space="0" w:color="auto"/>
              <w:bottom w:val="nil"/>
              <w:right w:val="single" w:sz="4" w:space="0" w:color="auto"/>
            </w:tcBorders>
            <w:shd w:val="clear" w:color="auto" w:fill="FFFFFF"/>
            <w:vAlign w:val="center"/>
          </w:tcPr>
          <w:p w14:paraId="542DEF4F"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2360" w:type="dxa"/>
            <w:tcBorders>
              <w:top w:val="single" w:sz="4" w:space="0" w:color="auto"/>
              <w:left w:val="single" w:sz="4" w:space="0" w:color="auto"/>
              <w:bottom w:val="nil"/>
              <w:right w:val="single" w:sz="4" w:space="0" w:color="auto"/>
            </w:tcBorders>
            <w:shd w:val="clear" w:color="auto" w:fill="FFFFFF"/>
            <w:vAlign w:val="center"/>
          </w:tcPr>
          <w:p w14:paraId="01427EAC"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0-50 tegn</w:t>
            </w:r>
          </w:p>
        </w:tc>
        <w:tc>
          <w:tcPr>
            <w:tcW w:w="1244" w:type="dxa"/>
            <w:tcBorders>
              <w:top w:val="single" w:sz="4" w:space="0" w:color="auto"/>
              <w:left w:val="single" w:sz="4" w:space="0" w:color="auto"/>
              <w:bottom w:val="nil"/>
              <w:right w:val="single" w:sz="4" w:space="0" w:color="auto"/>
            </w:tcBorders>
            <w:shd w:val="clear" w:color="auto" w:fill="FFFFFF"/>
            <w:vAlign w:val="center"/>
          </w:tcPr>
          <w:p w14:paraId="6F023F35"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350" w:type="dxa"/>
            <w:tcBorders>
              <w:top w:val="single" w:sz="4" w:space="0" w:color="auto"/>
              <w:left w:val="single" w:sz="4" w:space="0" w:color="auto"/>
              <w:bottom w:val="nil"/>
              <w:right w:val="single" w:sz="4" w:space="0" w:color="auto"/>
            </w:tcBorders>
            <w:shd w:val="clear" w:color="auto" w:fill="FFFFFF"/>
            <w:vAlign w:val="center"/>
          </w:tcPr>
          <w:p w14:paraId="443FD355"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Grønthøster Grøn A/S</w:t>
            </w:r>
          </w:p>
        </w:tc>
      </w:tr>
      <w:tr w:rsidR="00CB4BEB" w:rsidRPr="00FE5087" w14:paraId="771BA932" w14:textId="77777777" w:rsidTr="003C0924">
        <w:trPr>
          <w:trHeight w:hRule="exact" w:val="244"/>
        </w:trPr>
        <w:tc>
          <w:tcPr>
            <w:tcW w:w="2059" w:type="dxa"/>
            <w:tcBorders>
              <w:top w:val="single" w:sz="4" w:space="0" w:color="auto"/>
              <w:left w:val="single" w:sz="4" w:space="0" w:color="auto"/>
              <w:bottom w:val="nil"/>
              <w:right w:val="single" w:sz="4" w:space="0" w:color="auto"/>
            </w:tcBorders>
            <w:shd w:val="clear" w:color="auto" w:fill="D9D9D9"/>
            <w:vAlign w:val="bottom"/>
          </w:tcPr>
          <w:p w14:paraId="63B23576" w14:textId="77777777" w:rsidR="00CB4BEB" w:rsidRPr="00FE5087" w:rsidRDefault="00CB4BEB" w:rsidP="003C0924">
            <w:pPr>
              <w:rPr>
                <w:rFonts w:ascii="Trebuchet MS" w:hAnsi="Trebuchet MS"/>
                <w:color w:val="1F497D"/>
                <w:sz w:val="18"/>
                <w:szCs w:val="18"/>
              </w:rPr>
            </w:pPr>
            <w:proofErr w:type="spellStart"/>
            <w:r>
              <w:rPr>
                <w:rFonts w:ascii="Trebuchet MS" w:hAnsi="Trebuchet MS"/>
                <w:sz w:val="18"/>
                <w:szCs w:val="18"/>
              </w:rPr>
              <w:t>k</w:t>
            </w:r>
            <w:r w:rsidRPr="003A52C1">
              <w:rPr>
                <w:rFonts w:ascii="Trebuchet MS" w:hAnsi="Trebuchet MS"/>
                <w:sz w:val="18"/>
                <w:szCs w:val="18"/>
              </w:rPr>
              <w:t>ommunal_kontakt</w:t>
            </w:r>
            <w:proofErr w:type="spellEnd"/>
          </w:p>
        </w:tc>
        <w:tc>
          <w:tcPr>
            <w:tcW w:w="3883" w:type="dxa"/>
            <w:tcBorders>
              <w:top w:val="single" w:sz="4" w:space="0" w:color="auto"/>
              <w:left w:val="single" w:sz="4" w:space="0" w:color="auto"/>
              <w:bottom w:val="nil"/>
              <w:right w:val="single" w:sz="4" w:space="0" w:color="auto"/>
            </w:tcBorders>
            <w:shd w:val="clear" w:color="auto" w:fill="FFFFFF"/>
            <w:vAlign w:val="bottom"/>
          </w:tcPr>
          <w:p w14:paraId="46B9CA01"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Kommunal kontakt på objektet</w:t>
            </w:r>
          </w:p>
        </w:tc>
        <w:tc>
          <w:tcPr>
            <w:tcW w:w="1679" w:type="dxa"/>
            <w:tcBorders>
              <w:top w:val="single" w:sz="4" w:space="0" w:color="auto"/>
              <w:left w:val="single" w:sz="4" w:space="0" w:color="auto"/>
              <w:bottom w:val="nil"/>
              <w:right w:val="single" w:sz="4" w:space="0" w:color="auto"/>
            </w:tcBorders>
            <w:shd w:val="clear" w:color="auto" w:fill="FFFFFF"/>
            <w:vAlign w:val="bottom"/>
          </w:tcPr>
          <w:p w14:paraId="608775E8"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2360" w:type="dxa"/>
            <w:tcBorders>
              <w:top w:val="single" w:sz="4" w:space="0" w:color="auto"/>
              <w:left w:val="single" w:sz="4" w:space="0" w:color="auto"/>
              <w:bottom w:val="nil"/>
              <w:right w:val="single" w:sz="4" w:space="0" w:color="auto"/>
            </w:tcBorders>
            <w:shd w:val="clear" w:color="auto" w:fill="FFFFFF"/>
            <w:vAlign w:val="bottom"/>
          </w:tcPr>
          <w:p w14:paraId="47C3348D"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0-150 tegn</w:t>
            </w:r>
          </w:p>
        </w:tc>
        <w:tc>
          <w:tcPr>
            <w:tcW w:w="1244" w:type="dxa"/>
            <w:tcBorders>
              <w:top w:val="single" w:sz="4" w:space="0" w:color="auto"/>
              <w:left w:val="single" w:sz="4" w:space="0" w:color="auto"/>
              <w:bottom w:val="nil"/>
              <w:right w:val="single" w:sz="4" w:space="0" w:color="auto"/>
            </w:tcBorders>
            <w:shd w:val="clear" w:color="auto" w:fill="FFFFFF"/>
            <w:vAlign w:val="bottom"/>
          </w:tcPr>
          <w:p w14:paraId="26C3D4F3"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350" w:type="dxa"/>
            <w:tcBorders>
              <w:top w:val="single" w:sz="4" w:space="0" w:color="auto"/>
              <w:left w:val="single" w:sz="4" w:space="0" w:color="auto"/>
              <w:bottom w:val="nil"/>
              <w:right w:val="single" w:sz="4" w:space="0" w:color="auto"/>
            </w:tcBorders>
            <w:shd w:val="clear" w:color="auto" w:fill="FFFFFF"/>
            <w:vAlign w:val="bottom"/>
          </w:tcPr>
          <w:p w14:paraId="41CD2BF2" w14:textId="77777777" w:rsidR="00CB4BEB" w:rsidRPr="003A52C1" w:rsidRDefault="00CB4BEB" w:rsidP="003C0924">
            <w:pPr>
              <w:rPr>
                <w:rFonts w:ascii="Trebuchet MS" w:hAnsi="Trebuchet MS" w:cs="Trebuchet MS"/>
                <w:sz w:val="18"/>
                <w:szCs w:val="18"/>
              </w:rPr>
            </w:pPr>
            <w:proofErr w:type="spellStart"/>
            <w:r w:rsidRPr="003A52C1">
              <w:rPr>
                <w:rFonts w:ascii="Trebuchet MS" w:hAnsi="Trebuchet MS" w:cs="Trebuchet MS"/>
                <w:sz w:val="18"/>
                <w:szCs w:val="18"/>
              </w:rPr>
              <w:t>Natur&amp;Miljø</w:t>
            </w:r>
            <w:proofErr w:type="spellEnd"/>
            <w:r w:rsidRPr="003A52C1">
              <w:rPr>
                <w:rFonts w:ascii="Trebuchet MS" w:hAnsi="Trebuchet MS" w:cs="Trebuchet MS"/>
                <w:sz w:val="18"/>
                <w:szCs w:val="18"/>
              </w:rPr>
              <w:t>, Team Park</w:t>
            </w:r>
          </w:p>
        </w:tc>
      </w:tr>
      <w:tr w:rsidR="00CB4BEB" w:rsidRPr="00FE5087" w14:paraId="59408E29" w14:textId="77777777" w:rsidTr="003C0924">
        <w:trPr>
          <w:trHeight w:hRule="exact" w:val="255"/>
        </w:trPr>
        <w:tc>
          <w:tcPr>
            <w:tcW w:w="2059" w:type="dxa"/>
            <w:tcBorders>
              <w:top w:val="single" w:sz="4" w:space="0" w:color="auto"/>
              <w:left w:val="single" w:sz="4" w:space="0" w:color="auto"/>
              <w:bottom w:val="nil"/>
              <w:right w:val="single" w:sz="4" w:space="0" w:color="auto"/>
            </w:tcBorders>
            <w:shd w:val="clear" w:color="auto" w:fill="D9D9D9"/>
            <w:vAlign w:val="center"/>
          </w:tcPr>
          <w:p w14:paraId="7B36CB89" w14:textId="77777777" w:rsidR="00CB4BEB" w:rsidRPr="00FE5087" w:rsidRDefault="00CB4BEB" w:rsidP="003C0924">
            <w:pPr>
              <w:rPr>
                <w:rFonts w:ascii="Trebuchet MS" w:hAnsi="Trebuchet MS"/>
                <w:color w:val="1F497D"/>
                <w:sz w:val="18"/>
                <w:szCs w:val="18"/>
              </w:rPr>
            </w:pPr>
            <w:proofErr w:type="spellStart"/>
            <w:r w:rsidRPr="003A52C1">
              <w:rPr>
                <w:rFonts w:ascii="Trebuchet MS" w:hAnsi="Trebuchet MS"/>
                <w:sz w:val="18"/>
                <w:szCs w:val="18"/>
              </w:rPr>
              <w:t>anlaegsaar</w:t>
            </w:r>
            <w:proofErr w:type="spellEnd"/>
          </w:p>
        </w:tc>
        <w:tc>
          <w:tcPr>
            <w:tcW w:w="3883" w:type="dxa"/>
            <w:tcBorders>
              <w:top w:val="single" w:sz="4" w:space="0" w:color="auto"/>
              <w:left w:val="single" w:sz="4" w:space="0" w:color="auto"/>
              <w:bottom w:val="nil"/>
              <w:right w:val="single" w:sz="4" w:space="0" w:color="auto"/>
            </w:tcBorders>
            <w:shd w:val="clear" w:color="auto" w:fill="FFFFFF"/>
            <w:vAlign w:val="center"/>
          </w:tcPr>
          <w:p w14:paraId="002B4806" w14:textId="77777777" w:rsidR="00CB4BEB" w:rsidRPr="002527BD" w:rsidRDefault="00CB4BEB" w:rsidP="003C0924">
            <w:pPr>
              <w:rPr>
                <w:rFonts w:ascii="Trebuchet MS" w:hAnsi="Trebuchet MS"/>
                <w:sz w:val="18"/>
                <w:szCs w:val="18"/>
              </w:rPr>
            </w:pPr>
            <w:proofErr w:type="spellStart"/>
            <w:r w:rsidRPr="002527BD">
              <w:rPr>
                <w:rFonts w:ascii="Trebuchet MS" w:hAnsi="Trebuchet MS"/>
                <w:sz w:val="18"/>
                <w:szCs w:val="18"/>
              </w:rPr>
              <w:t>Anlægsår</w:t>
            </w:r>
            <w:proofErr w:type="spellEnd"/>
            <w:r w:rsidRPr="002527BD">
              <w:rPr>
                <w:rFonts w:ascii="Trebuchet MS" w:hAnsi="Trebuchet MS"/>
                <w:sz w:val="18"/>
                <w:szCs w:val="18"/>
              </w:rPr>
              <w:t>/</w:t>
            </w:r>
            <w:proofErr w:type="spellStart"/>
            <w:r w:rsidRPr="002527BD">
              <w:rPr>
                <w:rFonts w:ascii="Trebuchet MS" w:hAnsi="Trebuchet MS"/>
                <w:sz w:val="18"/>
                <w:szCs w:val="18"/>
              </w:rPr>
              <w:t>planteår</w:t>
            </w:r>
            <w:proofErr w:type="spellEnd"/>
          </w:p>
        </w:tc>
        <w:tc>
          <w:tcPr>
            <w:tcW w:w="1679" w:type="dxa"/>
            <w:tcBorders>
              <w:top w:val="single" w:sz="4" w:space="0" w:color="auto"/>
              <w:left w:val="single" w:sz="4" w:space="0" w:color="auto"/>
              <w:bottom w:val="nil"/>
              <w:right w:val="single" w:sz="4" w:space="0" w:color="auto"/>
            </w:tcBorders>
            <w:shd w:val="clear" w:color="auto" w:fill="FFFFFF"/>
            <w:vAlign w:val="center"/>
          </w:tcPr>
          <w:p w14:paraId="1776CE65" w14:textId="21A19591" w:rsidR="00CB4BEB" w:rsidRPr="002527BD"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2360" w:type="dxa"/>
            <w:tcBorders>
              <w:top w:val="single" w:sz="4" w:space="0" w:color="auto"/>
              <w:left w:val="single" w:sz="4" w:space="0" w:color="auto"/>
              <w:bottom w:val="nil"/>
              <w:right w:val="single" w:sz="4" w:space="0" w:color="auto"/>
            </w:tcBorders>
            <w:shd w:val="clear" w:color="auto" w:fill="FFFFFF"/>
            <w:vAlign w:val="center"/>
          </w:tcPr>
          <w:p w14:paraId="43D8C5B8"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1600-01-01 – 2999-12-31</w:t>
            </w:r>
          </w:p>
        </w:tc>
        <w:tc>
          <w:tcPr>
            <w:tcW w:w="1244" w:type="dxa"/>
            <w:tcBorders>
              <w:top w:val="single" w:sz="4" w:space="0" w:color="auto"/>
              <w:left w:val="single" w:sz="4" w:space="0" w:color="auto"/>
              <w:bottom w:val="nil"/>
              <w:right w:val="single" w:sz="4" w:space="0" w:color="auto"/>
            </w:tcBorders>
            <w:shd w:val="clear" w:color="auto" w:fill="FFFFFF"/>
            <w:vAlign w:val="center"/>
          </w:tcPr>
          <w:p w14:paraId="6E26018F" w14:textId="77777777" w:rsidR="00CB4BEB" w:rsidRPr="002527BD" w:rsidRDefault="00CB4BEB" w:rsidP="003C0924">
            <w:pPr>
              <w:jc w:val="center"/>
              <w:rPr>
                <w:rFonts w:ascii="Trebuchet MS" w:hAnsi="Trebuchet MS" w:cs="Trebuchet MS"/>
                <w:sz w:val="18"/>
                <w:szCs w:val="18"/>
              </w:rPr>
            </w:pPr>
            <w:r w:rsidRPr="002527BD">
              <w:rPr>
                <w:rFonts w:ascii="Trebuchet MS" w:hAnsi="Trebuchet MS" w:cs="Trebuchet MS"/>
                <w:sz w:val="18"/>
                <w:szCs w:val="18"/>
              </w:rPr>
              <w:t>F</w:t>
            </w:r>
          </w:p>
        </w:tc>
        <w:tc>
          <w:tcPr>
            <w:tcW w:w="2350" w:type="dxa"/>
            <w:tcBorders>
              <w:top w:val="single" w:sz="4" w:space="0" w:color="auto"/>
              <w:left w:val="single" w:sz="4" w:space="0" w:color="auto"/>
              <w:bottom w:val="nil"/>
              <w:right w:val="single" w:sz="4" w:space="0" w:color="auto"/>
            </w:tcBorders>
            <w:shd w:val="clear" w:color="auto" w:fill="FFFFFF"/>
            <w:vAlign w:val="center"/>
          </w:tcPr>
          <w:p w14:paraId="4316B593"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1969-12-31</w:t>
            </w:r>
          </w:p>
        </w:tc>
      </w:tr>
      <w:tr w:rsidR="00CB4BEB" w:rsidRPr="00FE5087" w14:paraId="16E5971A" w14:textId="77777777" w:rsidTr="003C0924">
        <w:trPr>
          <w:trHeight w:hRule="exact" w:val="255"/>
        </w:trPr>
        <w:tc>
          <w:tcPr>
            <w:tcW w:w="2059" w:type="dxa"/>
            <w:tcBorders>
              <w:top w:val="single" w:sz="4" w:space="0" w:color="auto"/>
              <w:left w:val="single" w:sz="4" w:space="0" w:color="auto"/>
              <w:bottom w:val="nil"/>
              <w:right w:val="single" w:sz="4" w:space="0" w:color="auto"/>
            </w:tcBorders>
            <w:shd w:val="clear" w:color="auto" w:fill="D9D9D9"/>
            <w:vAlign w:val="center"/>
          </w:tcPr>
          <w:p w14:paraId="1C9A98DB" w14:textId="77777777" w:rsidR="00CB4BEB" w:rsidRPr="00FE5087" w:rsidRDefault="00CB4BEB" w:rsidP="003C0924">
            <w:pPr>
              <w:rPr>
                <w:rFonts w:ascii="Trebuchet MS" w:hAnsi="Trebuchet MS"/>
                <w:color w:val="1F497D"/>
                <w:sz w:val="18"/>
                <w:szCs w:val="18"/>
              </w:rPr>
            </w:pPr>
            <w:proofErr w:type="spellStart"/>
            <w:r w:rsidRPr="003A52C1">
              <w:rPr>
                <w:rFonts w:ascii="Trebuchet MS" w:hAnsi="Trebuchet MS"/>
                <w:sz w:val="18"/>
                <w:szCs w:val="18"/>
              </w:rPr>
              <w:t>etabl_pleje_udloeb</w:t>
            </w:r>
            <w:proofErr w:type="spellEnd"/>
          </w:p>
        </w:tc>
        <w:tc>
          <w:tcPr>
            <w:tcW w:w="3883" w:type="dxa"/>
            <w:tcBorders>
              <w:top w:val="single" w:sz="4" w:space="0" w:color="auto"/>
              <w:left w:val="single" w:sz="4" w:space="0" w:color="auto"/>
              <w:bottom w:val="nil"/>
              <w:right w:val="single" w:sz="4" w:space="0" w:color="auto"/>
            </w:tcBorders>
            <w:shd w:val="clear" w:color="auto" w:fill="FFFFFF"/>
            <w:vAlign w:val="center"/>
          </w:tcPr>
          <w:p w14:paraId="71E6DADA" w14:textId="77777777" w:rsidR="00CB4BEB" w:rsidRPr="002527BD" w:rsidRDefault="00CB4BEB" w:rsidP="003C0924">
            <w:pPr>
              <w:rPr>
                <w:rFonts w:ascii="Trebuchet MS" w:hAnsi="Trebuchet MS"/>
                <w:sz w:val="18"/>
                <w:szCs w:val="18"/>
              </w:rPr>
            </w:pPr>
            <w:r w:rsidRPr="002527BD">
              <w:rPr>
                <w:rFonts w:ascii="Trebuchet MS" w:hAnsi="Trebuchet MS"/>
                <w:sz w:val="18"/>
                <w:szCs w:val="18"/>
              </w:rPr>
              <w:t>Dato for forventet udløb af etableringspleje</w:t>
            </w:r>
          </w:p>
        </w:tc>
        <w:tc>
          <w:tcPr>
            <w:tcW w:w="1679" w:type="dxa"/>
            <w:tcBorders>
              <w:top w:val="single" w:sz="4" w:space="0" w:color="auto"/>
              <w:left w:val="single" w:sz="4" w:space="0" w:color="auto"/>
              <w:bottom w:val="nil"/>
              <w:right w:val="single" w:sz="4" w:space="0" w:color="auto"/>
            </w:tcBorders>
            <w:shd w:val="clear" w:color="auto" w:fill="FFFFFF"/>
            <w:vAlign w:val="center"/>
          </w:tcPr>
          <w:p w14:paraId="4066E078" w14:textId="739BFC3F" w:rsidR="00CB4BEB" w:rsidRPr="002527BD"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2360" w:type="dxa"/>
            <w:tcBorders>
              <w:top w:val="single" w:sz="4" w:space="0" w:color="auto"/>
              <w:left w:val="single" w:sz="4" w:space="0" w:color="auto"/>
              <w:bottom w:val="nil"/>
              <w:right w:val="single" w:sz="4" w:space="0" w:color="auto"/>
            </w:tcBorders>
            <w:shd w:val="clear" w:color="auto" w:fill="FFFFFF"/>
            <w:vAlign w:val="center"/>
          </w:tcPr>
          <w:p w14:paraId="45BE3E6D"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2007-01-01 – 2999-12-31</w:t>
            </w:r>
          </w:p>
        </w:tc>
        <w:tc>
          <w:tcPr>
            <w:tcW w:w="1244" w:type="dxa"/>
            <w:tcBorders>
              <w:top w:val="single" w:sz="4" w:space="0" w:color="auto"/>
              <w:left w:val="single" w:sz="4" w:space="0" w:color="auto"/>
              <w:bottom w:val="nil"/>
              <w:right w:val="single" w:sz="4" w:space="0" w:color="auto"/>
            </w:tcBorders>
            <w:shd w:val="clear" w:color="auto" w:fill="FFFFFF"/>
            <w:vAlign w:val="center"/>
          </w:tcPr>
          <w:p w14:paraId="2E6DA57A" w14:textId="77777777" w:rsidR="00CB4BEB" w:rsidRPr="002527BD" w:rsidRDefault="00CB4BEB" w:rsidP="003C0924">
            <w:pPr>
              <w:jc w:val="center"/>
              <w:rPr>
                <w:rFonts w:ascii="Trebuchet MS" w:hAnsi="Trebuchet MS" w:cs="Trebuchet MS"/>
                <w:sz w:val="18"/>
                <w:szCs w:val="18"/>
              </w:rPr>
            </w:pPr>
            <w:r w:rsidRPr="002527BD">
              <w:rPr>
                <w:rFonts w:ascii="Trebuchet MS" w:hAnsi="Trebuchet MS" w:cs="Trebuchet MS"/>
                <w:sz w:val="18"/>
                <w:szCs w:val="18"/>
              </w:rPr>
              <w:t>F</w:t>
            </w:r>
          </w:p>
        </w:tc>
        <w:tc>
          <w:tcPr>
            <w:tcW w:w="2350" w:type="dxa"/>
            <w:tcBorders>
              <w:top w:val="single" w:sz="4" w:space="0" w:color="auto"/>
              <w:left w:val="single" w:sz="4" w:space="0" w:color="auto"/>
              <w:bottom w:val="nil"/>
              <w:right w:val="single" w:sz="4" w:space="0" w:color="auto"/>
            </w:tcBorders>
            <w:shd w:val="clear" w:color="auto" w:fill="FFFFFF"/>
            <w:vAlign w:val="center"/>
          </w:tcPr>
          <w:p w14:paraId="3F7216E8"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2019-12-31</w:t>
            </w:r>
          </w:p>
        </w:tc>
      </w:tr>
      <w:tr w:rsidR="00CB4BEB" w:rsidRPr="00FE5087" w14:paraId="68C1770A" w14:textId="77777777" w:rsidTr="003C0924">
        <w:trPr>
          <w:trHeight w:hRule="exact" w:val="255"/>
        </w:trPr>
        <w:tc>
          <w:tcPr>
            <w:tcW w:w="2059" w:type="dxa"/>
            <w:tcBorders>
              <w:top w:val="single" w:sz="4" w:space="0" w:color="auto"/>
              <w:left w:val="single" w:sz="4" w:space="0" w:color="auto"/>
              <w:bottom w:val="nil"/>
              <w:right w:val="single" w:sz="4" w:space="0" w:color="auto"/>
            </w:tcBorders>
            <w:shd w:val="clear" w:color="auto" w:fill="D9D9D9"/>
            <w:vAlign w:val="center"/>
          </w:tcPr>
          <w:p w14:paraId="00E28B9A" w14:textId="77777777" w:rsidR="00CB4BEB" w:rsidRPr="00FE5087" w:rsidRDefault="00CB4BEB" w:rsidP="003C0924">
            <w:pPr>
              <w:rPr>
                <w:rFonts w:ascii="Trebuchet MS" w:hAnsi="Trebuchet MS"/>
                <w:color w:val="1F497D"/>
                <w:sz w:val="18"/>
                <w:szCs w:val="18"/>
              </w:rPr>
            </w:pPr>
            <w:proofErr w:type="spellStart"/>
            <w:r w:rsidRPr="003A52C1">
              <w:rPr>
                <w:rFonts w:ascii="Trebuchet MS" w:hAnsi="Trebuchet MS"/>
                <w:sz w:val="18"/>
                <w:szCs w:val="18"/>
              </w:rPr>
              <w:t>udskiftningaar</w:t>
            </w:r>
            <w:proofErr w:type="spellEnd"/>
          </w:p>
        </w:tc>
        <w:tc>
          <w:tcPr>
            <w:tcW w:w="3883" w:type="dxa"/>
            <w:tcBorders>
              <w:top w:val="single" w:sz="4" w:space="0" w:color="auto"/>
              <w:left w:val="single" w:sz="4" w:space="0" w:color="auto"/>
              <w:bottom w:val="nil"/>
              <w:right w:val="single" w:sz="4" w:space="0" w:color="auto"/>
            </w:tcBorders>
            <w:shd w:val="clear" w:color="auto" w:fill="FFFFFF"/>
            <w:vAlign w:val="center"/>
          </w:tcPr>
          <w:p w14:paraId="0E124D8B" w14:textId="77777777" w:rsidR="00CB4BEB" w:rsidRPr="002527BD" w:rsidRDefault="00CB4BEB" w:rsidP="003C0924">
            <w:pPr>
              <w:rPr>
                <w:rFonts w:ascii="Trebuchet MS" w:hAnsi="Trebuchet MS"/>
                <w:sz w:val="18"/>
                <w:szCs w:val="18"/>
              </w:rPr>
            </w:pPr>
            <w:r w:rsidRPr="002527BD">
              <w:rPr>
                <w:rFonts w:ascii="Trebuchet MS" w:hAnsi="Trebuchet MS"/>
                <w:sz w:val="18"/>
                <w:szCs w:val="18"/>
              </w:rPr>
              <w:t xml:space="preserve">Næste/forventet </w:t>
            </w:r>
            <w:proofErr w:type="spellStart"/>
            <w:r w:rsidRPr="002527BD">
              <w:rPr>
                <w:rFonts w:ascii="Trebuchet MS" w:hAnsi="Trebuchet MS"/>
                <w:sz w:val="18"/>
                <w:szCs w:val="18"/>
              </w:rPr>
              <w:t>udskiftningsår</w:t>
            </w:r>
            <w:proofErr w:type="spellEnd"/>
            <w:r w:rsidRPr="002527BD">
              <w:rPr>
                <w:rFonts w:ascii="Trebuchet MS" w:hAnsi="Trebuchet MS"/>
                <w:sz w:val="18"/>
                <w:szCs w:val="18"/>
              </w:rPr>
              <w:t>/-dato</w:t>
            </w:r>
          </w:p>
        </w:tc>
        <w:tc>
          <w:tcPr>
            <w:tcW w:w="1679" w:type="dxa"/>
            <w:tcBorders>
              <w:top w:val="single" w:sz="4" w:space="0" w:color="auto"/>
              <w:left w:val="single" w:sz="4" w:space="0" w:color="auto"/>
              <w:bottom w:val="nil"/>
              <w:right w:val="single" w:sz="4" w:space="0" w:color="auto"/>
            </w:tcBorders>
            <w:shd w:val="clear" w:color="auto" w:fill="FFFFFF"/>
            <w:vAlign w:val="center"/>
          </w:tcPr>
          <w:p w14:paraId="6F35829E" w14:textId="39097289" w:rsidR="00CB4BEB" w:rsidRPr="002527BD"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2360" w:type="dxa"/>
            <w:tcBorders>
              <w:top w:val="single" w:sz="4" w:space="0" w:color="auto"/>
              <w:left w:val="single" w:sz="4" w:space="0" w:color="auto"/>
              <w:bottom w:val="nil"/>
              <w:right w:val="single" w:sz="4" w:space="0" w:color="auto"/>
            </w:tcBorders>
            <w:shd w:val="clear" w:color="auto" w:fill="FFFFFF"/>
            <w:vAlign w:val="center"/>
          </w:tcPr>
          <w:p w14:paraId="72E0EAC8"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2007-01-01 – 2999-12-31</w:t>
            </w:r>
          </w:p>
        </w:tc>
        <w:tc>
          <w:tcPr>
            <w:tcW w:w="1244" w:type="dxa"/>
            <w:tcBorders>
              <w:top w:val="single" w:sz="4" w:space="0" w:color="auto"/>
              <w:left w:val="single" w:sz="4" w:space="0" w:color="auto"/>
              <w:bottom w:val="nil"/>
              <w:right w:val="single" w:sz="4" w:space="0" w:color="auto"/>
            </w:tcBorders>
            <w:shd w:val="clear" w:color="auto" w:fill="FFFFFF"/>
            <w:vAlign w:val="center"/>
          </w:tcPr>
          <w:p w14:paraId="399BFB29" w14:textId="77777777" w:rsidR="00CB4BEB" w:rsidRPr="002527BD" w:rsidRDefault="00CB4BEB" w:rsidP="003C0924">
            <w:pPr>
              <w:jc w:val="center"/>
              <w:rPr>
                <w:rFonts w:ascii="Trebuchet MS" w:hAnsi="Trebuchet MS" w:cs="Trebuchet MS"/>
                <w:sz w:val="18"/>
                <w:szCs w:val="18"/>
              </w:rPr>
            </w:pPr>
            <w:r w:rsidRPr="002527BD">
              <w:rPr>
                <w:rFonts w:ascii="Trebuchet MS" w:hAnsi="Trebuchet MS" w:cs="Trebuchet MS"/>
                <w:sz w:val="18"/>
                <w:szCs w:val="18"/>
              </w:rPr>
              <w:t>F</w:t>
            </w:r>
          </w:p>
        </w:tc>
        <w:tc>
          <w:tcPr>
            <w:tcW w:w="2350" w:type="dxa"/>
            <w:tcBorders>
              <w:top w:val="single" w:sz="4" w:space="0" w:color="auto"/>
              <w:left w:val="single" w:sz="4" w:space="0" w:color="auto"/>
              <w:bottom w:val="nil"/>
              <w:right w:val="single" w:sz="4" w:space="0" w:color="auto"/>
            </w:tcBorders>
            <w:shd w:val="clear" w:color="auto" w:fill="FFFFFF"/>
            <w:vAlign w:val="center"/>
          </w:tcPr>
          <w:p w14:paraId="2FFF1B27"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2069-12-31</w:t>
            </w:r>
          </w:p>
        </w:tc>
      </w:tr>
      <w:tr w:rsidR="00CB4BEB" w:rsidRPr="00FE5087" w14:paraId="7FC6D9FF" w14:textId="77777777" w:rsidTr="003C0924">
        <w:trPr>
          <w:trHeight w:hRule="exact" w:val="255"/>
        </w:trPr>
        <w:tc>
          <w:tcPr>
            <w:tcW w:w="2059" w:type="dxa"/>
            <w:tcBorders>
              <w:top w:val="single" w:sz="4" w:space="0" w:color="auto"/>
              <w:left w:val="single" w:sz="4" w:space="0" w:color="auto"/>
              <w:bottom w:val="nil"/>
              <w:right w:val="single" w:sz="4" w:space="0" w:color="auto"/>
            </w:tcBorders>
            <w:shd w:val="clear" w:color="auto" w:fill="D9D9D9"/>
            <w:vAlign w:val="center"/>
          </w:tcPr>
          <w:p w14:paraId="6100AC99" w14:textId="77777777" w:rsidR="00CB4BEB" w:rsidRPr="00FE5087" w:rsidRDefault="00CB4BEB" w:rsidP="003C0924">
            <w:pPr>
              <w:rPr>
                <w:rFonts w:ascii="Trebuchet MS" w:hAnsi="Trebuchet MS"/>
                <w:color w:val="1F497D"/>
                <w:sz w:val="18"/>
                <w:szCs w:val="18"/>
              </w:rPr>
            </w:pPr>
            <w:proofErr w:type="spellStart"/>
            <w:r w:rsidRPr="003A52C1">
              <w:rPr>
                <w:rFonts w:ascii="Trebuchet MS" w:hAnsi="Trebuchet MS"/>
                <w:sz w:val="18"/>
                <w:szCs w:val="18"/>
              </w:rPr>
              <w:t>udtyndaar</w:t>
            </w:r>
            <w:proofErr w:type="spellEnd"/>
          </w:p>
        </w:tc>
        <w:tc>
          <w:tcPr>
            <w:tcW w:w="3883" w:type="dxa"/>
            <w:tcBorders>
              <w:top w:val="single" w:sz="4" w:space="0" w:color="auto"/>
              <w:left w:val="single" w:sz="4" w:space="0" w:color="auto"/>
              <w:bottom w:val="nil"/>
              <w:right w:val="single" w:sz="4" w:space="0" w:color="auto"/>
            </w:tcBorders>
            <w:shd w:val="clear" w:color="auto" w:fill="FFFFFF"/>
            <w:vAlign w:val="center"/>
          </w:tcPr>
          <w:p w14:paraId="71EA4DFC" w14:textId="77777777" w:rsidR="00CB4BEB" w:rsidRPr="002527BD" w:rsidRDefault="00CB4BEB" w:rsidP="003C0924">
            <w:pPr>
              <w:rPr>
                <w:rFonts w:ascii="Trebuchet MS" w:hAnsi="Trebuchet MS"/>
                <w:sz w:val="18"/>
                <w:szCs w:val="18"/>
              </w:rPr>
            </w:pPr>
            <w:r w:rsidRPr="002527BD">
              <w:rPr>
                <w:rFonts w:ascii="Trebuchet MS" w:hAnsi="Trebuchet MS"/>
                <w:sz w:val="18"/>
                <w:szCs w:val="18"/>
              </w:rPr>
              <w:t xml:space="preserve">Næste/forventet </w:t>
            </w:r>
            <w:proofErr w:type="spellStart"/>
            <w:r w:rsidRPr="002527BD">
              <w:rPr>
                <w:rFonts w:ascii="Trebuchet MS" w:hAnsi="Trebuchet MS"/>
                <w:sz w:val="18"/>
                <w:szCs w:val="18"/>
              </w:rPr>
              <w:t>udtyndningsår</w:t>
            </w:r>
            <w:proofErr w:type="spellEnd"/>
            <w:r w:rsidRPr="002527BD">
              <w:rPr>
                <w:rFonts w:ascii="Trebuchet MS" w:hAnsi="Trebuchet MS"/>
                <w:sz w:val="18"/>
                <w:szCs w:val="18"/>
              </w:rPr>
              <w:t>/-dato</w:t>
            </w:r>
          </w:p>
        </w:tc>
        <w:tc>
          <w:tcPr>
            <w:tcW w:w="1679" w:type="dxa"/>
            <w:tcBorders>
              <w:top w:val="single" w:sz="4" w:space="0" w:color="auto"/>
              <w:left w:val="single" w:sz="4" w:space="0" w:color="auto"/>
              <w:bottom w:val="nil"/>
              <w:right w:val="single" w:sz="4" w:space="0" w:color="auto"/>
            </w:tcBorders>
            <w:shd w:val="clear" w:color="auto" w:fill="FFFFFF"/>
            <w:vAlign w:val="bottom"/>
          </w:tcPr>
          <w:p w14:paraId="44BEA5AC" w14:textId="386A666D" w:rsidR="00CB4BEB" w:rsidRPr="002527BD"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2360" w:type="dxa"/>
            <w:tcBorders>
              <w:top w:val="single" w:sz="4" w:space="0" w:color="auto"/>
              <w:left w:val="single" w:sz="4" w:space="0" w:color="auto"/>
              <w:bottom w:val="nil"/>
              <w:right w:val="single" w:sz="4" w:space="0" w:color="auto"/>
            </w:tcBorders>
            <w:shd w:val="clear" w:color="auto" w:fill="FFFFFF"/>
            <w:vAlign w:val="bottom"/>
          </w:tcPr>
          <w:p w14:paraId="60E68B54"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2007-01-01 – 2999-12-31</w:t>
            </w:r>
          </w:p>
        </w:tc>
        <w:tc>
          <w:tcPr>
            <w:tcW w:w="1244" w:type="dxa"/>
            <w:tcBorders>
              <w:top w:val="single" w:sz="4" w:space="0" w:color="auto"/>
              <w:left w:val="single" w:sz="4" w:space="0" w:color="auto"/>
              <w:bottom w:val="nil"/>
              <w:right w:val="single" w:sz="4" w:space="0" w:color="auto"/>
            </w:tcBorders>
            <w:shd w:val="clear" w:color="auto" w:fill="FFFFFF"/>
            <w:vAlign w:val="center"/>
          </w:tcPr>
          <w:p w14:paraId="077BF92D" w14:textId="77777777" w:rsidR="00CB4BEB" w:rsidRPr="002527BD" w:rsidRDefault="00CB4BEB" w:rsidP="003C0924">
            <w:pPr>
              <w:jc w:val="center"/>
              <w:rPr>
                <w:rFonts w:ascii="Trebuchet MS" w:hAnsi="Trebuchet MS" w:cs="Trebuchet MS"/>
                <w:sz w:val="18"/>
                <w:szCs w:val="18"/>
              </w:rPr>
            </w:pPr>
            <w:r w:rsidRPr="002527BD">
              <w:rPr>
                <w:rFonts w:ascii="Trebuchet MS" w:hAnsi="Trebuchet MS" w:cs="Trebuchet MS"/>
                <w:sz w:val="18"/>
                <w:szCs w:val="18"/>
              </w:rPr>
              <w:t>F</w:t>
            </w:r>
          </w:p>
        </w:tc>
        <w:tc>
          <w:tcPr>
            <w:tcW w:w="2350" w:type="dxa"/>
            <w:tcBorders>
              <w:top w:val="single" w:sz="4" w:space="0" w:color="auto"/>
              <w:left w:val="single" w:sz="4" w:space="0" w:color="auto"/>
              <w:bottom w:val="nil"/>
              <w:right w:val="single" w:sz="4" w:space="0" w:color="auto"/>
            </w:tcBorders>
            <w:shd w:val="clear" w:color="auto" w:fill="FFFFFF"/>
            <w:vAlign w:val="bottom"/>
          </w:tcPr>
          <w:p w14:paraId="3A12D6CA"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2069-12-31</w:t>
            </w:r>
          </w:p>
        </w:tc>
      </w:tr>
      <w:tr w:rsidR="00CB4BEB" w:rsidRPr="00FE5087" w14:paraId="1DC9214C" w14:textId="77777777" w:rsidTr="003C0924">
        <w:trPr>
          <w:trHeight w:hRule="exact" w:val="293"/>
        </w:trPr>
        <w:tc>
          <w:tcPr>
            <w:tcW w:w="2059" w:type="dxa"/>
            <w:tcBorders>
              <w:top w:val="single" w:sz="4" w:space="0" w:color="auto"/>
              <w:left w:val="single" w:sz="4" w:space="0" w:color="auto"/>
              <w:bottom w:val="nil"/>
              <w:right w:val="single" w:sz="4" w:space="0" w:color="auto"/>
            </w:tcBorders>
            <w:shd w:val="clear" w:color="auto" w:fill="D9D9D9"/>
            <w:vAlign w:val="bottom"/>
          </w:tcPr>
          <w:p w14:paraId="0AA60AF2" w14:textId="77777777" w:rsidR="00CB4BEB" w:rsidRPr="00FE5087" w:rsidRDefault="00CB4BEB" w:rsidP="003C0924">
            <w:pPr>
              <w:rPr>
                <w:rFonts w:ascii="Trebuchet MS" w:hAnsi="Trebuchet MS"/>
                <w:color w:val="1F497D"/>
                <w:sz w:val="18"/>
                <w:szCs w:val="18"/>
              </w:rPr>
            </w:pPr>
            <w:proofErr w:type="spellStart"/>
            <w:r w:rsidRPr="003A52C1">
              <w:rPr>
                <w:rFonts w:ascii="Trebuchet MS" w:hAnsi="Trebuchet MS"/>
                <w:sz w:val="18"/>
                <w:szCs w:val="18"/>
              </w:rPr>
              <w:t>klip_hoejde</w:t>
            </w:r>
            <w:proofErr w:type="spellEnd"/>
          </w:p>
        </w:tc>
        <w:tc>
          <w:tcPr>
            <w:tcW w:w="3883" w:type="dxa"/>
            <w:tcBorders>
              <w:top w:val="single" w:sz="4" w:space="0" w:color="auto"/>
              <w:left w:val="single" w:sz="4" w:space="0" w:color="auto"/>
              <w:bottom w:val="nil"/>
              <w:right w:val="single" w:sz="4" w:space="0" w:color="auto"/>
            </w:tcBorders>
            <w:shd w:val="clear" w:color="auto" w:fill="FFFFFF"/>
            <w:vAlign w:val="bottom"/>
          </w:tcPr>
          <w:p w14:paraId="1EFE8A68"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Højden på hæk, pur eller tilsvarende i m.</w:t>
            </w:r>
          </w:p>
        </w:tc>
        <w:tc>
          <w:tcPr>
            <w:tcW w:w="1679" w:type="dxa"/>
            <w:tcBorders>
              <w:top w:val="single" w:sz="4" w:space="0" w:color="auto"/>
              <w:left w:val="single" w:sz="4" w:space="0" w:color="auto"/>
              <w:bottom w:val="nil"/>
              <w:right w:val="single" w:sz="4" w:space="0" w:color="auto"/>
            </w:tcBorders>
            <w:shd w:val="clear" w:color="auto" w:fill="FFFFFF"/>
            <w:vAlign w:val="bottom"/>
          </w:tcPr>
          <w:p w14:paraId="26107CDE"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Tal</w:t>
            </w:r>
          </w:p>
        </w:tc>
        <w:tc>
          <w:tcPr>
            <w:tcW w:w="2360" w:type="dxa"/>
            <w:tcBorders>
              <w:top w:val="single" w:sz="4" w:space="0" w:color="auto"/>
              <w:left w:val="single" w:sz="4" w:space="0" w:color="auto"/>
              <w:bottom w:val="nil"/>
              <w:right w:val="single" w:sz="4" w:space="0" w:color="auto"/>
            </w:tcBorders>
            <w:shd w:val="clear" w:color="auto" w:fill="FFFFFF"/>
            <w:vAlign w:val="bottom"/>
          </w:tcPr>
          <w:p w14:paraId="61931641"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0,01 – 9,99</w:t>
            </w:r>
          </w:p>
        </w:tc>
        <w:tc>
          <w:tcPr>
            <w:tcW w:w="1244" w:type="dxa"/>
            <w:tcBorders>
              <w:top w:val="single" w:sz="4" w:space="0" w:color="auto"/>
              <w:left w:val="single" w:sz="4" w:space="0" w:color="auto"/>
              <w:bottom w:val="nil"/>
              <w:right w:val="single" w:sz="4" w:space="0" w:color="auto"/>
            </w:tcBorders>
            <w:shd w:val="clear" w:color="auto" w:fill="FFFFFF"/>
            <w:vAlign w:val="bottom"/>
          </w:tcPr>
          <w:p w14:paraId="62C9B200"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350" w:type="dxa"/>
            <w:tcBorders>
              <w:top w:val="single" w:sz="4" w:space="0" w:color="auto"/>
              <w:left w:val="single" w:sz="4" w:space="0" w:color="auto"/>
              <w:bottom w:val="nil"/>
              <w:right w:val="single" w:sz="4" w:space="0" w:color="auto"/>
            </w:tcBorders>
            <w:shd w:val="clear" w:color="auto" w:fill="FFFFFF"/>
            <w:vAlign w:val="bottom"/>
          </w:tcPr>
          <w:p w14:paraId="6EBE8389"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0,25</w:t>
            </w:r>
          </w:p>
        </w:tc>
      </w:tr>
      <w:tr w:rsidR="00CB4BEB" w:rsidRPr="00FE5087" w14:paraId="4845CBF8" w14:textId="77777777" w:rsidTr="003C0924">
        <w:trPr>
          <w:trHeight w:hRule="exact" w:val="510"/>
        </w:trPr>
        <w:tc>
          <w:tcPr>
            <w:tcW w:w="2059" w:type="dxa"/>
            <w:tcBorders>
              <w:top w:val="single" w:sz="4" w:space="0" w:color="auto"/>
              <w:left w:val="single" w:sz="4" w:space="0" w:color="auto"/>
              <w:bottom w:val="nil"/>
              <w:right w:val="single" w:sz="4" w:space="0" w:color="auto"/>
            </w:tcBorders>
            <w:shd w:val="clear" w:color="auto" w:fill="D9D9D9"/>
            <w:vAlign w:val="center"/>
          </w:tcPr>
          <w:p w14:paraId="480F2445" w14:textId="77777777" w:rsidR="00CB4BEB" w:rsidRPr="00FE5087" w:rsidRDefault="00CB4BEB" w:rsidP="003C0924">
            <w:pPr>
              <w:rPr>
                <w:rFonts w:ascii="Trebuchet MS" w:hAnsi="Trebuchet MS"/>
                <w:color w:val="1F497D"/>
                <w:sz w:val="18"/>
                <w:szCs w:val="18"/>
              </w:rPr>
            </w:pPr>
            <w:proofErr w:type="spellStart"/>
            <w:r w:rsidRPr="003A52C1">
              <w:rPr>
                <w:rFonts w:ascii="Trebuchet MS" w:hAnsi="Trebuchet MS"/>
                <w:sz w:val="18"/>
                <w:szCs w:val="18"/>
              </w:rPr>
              <w:t>klip_sider</w:t>
            </w:r>
            <w:proofErr w:type="spellEnd"/>
          </w:p>
        </w:tc>
        <w:tc>
          <w:tcPr>
            <w:tcW w:w="3883" w:type="dxa"/>
            <w:tcBorders>
              <w:top w:val="single" w:sz="4" w:space="0" w:color="auto"/>
              <w:left w:val="single" w:sz="4" w:space="0" w:color="auto"/>
              <w:bottom w:val="nil"/>
              <w:right w:val="single" w:sz="4" w:space="0" w:color="auto"/>
            </w:tcBorders>
            <w:shd w:val="clear" w:color="auto" w:fill="FFFFFF"/>
            <w:vAlign w:val="center"/>
          </w:tcPr>
          <w:p w14:paraId="07EF45BC"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Antal sider på hæk m.v., der skal klippes. 0 er kun top, 1 er en side og 2 begge/alle sider</w:t>
            </w:r>
          </w:p>
        </w:tc>
        <w:tc>
          <w:tcPr>
            <w:tcW w:w="1679" w:type="dxa"/>
            <w:tcBorders>
              <w:top w:val="single" w:sz="4" w:space="0" w:color="auto"/>
              <w:left w:val="single" w:sz="4" w:space="0" w:color="auto"/>
              <w:bottom w:val="nil"/>
              <w:right w:val="single" w:sz="4" w:space="0" w:color="auto"/>
            </w:tcBorders>
            <w:shd w:val="clear" w:color="auto" w:fill="FFFFFF"/>
            <w:vAlign w:val="center"/>
          </w:tcPr>
          <w:p w14:paraId="0152E889"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Heltal</w:t>
            </w:r>
          </w:p>
        </w:tc>
        <w:tc>
          <w:tcPr>
            <w:tcW w:w="2360" w:type="dxa"/>
            <w:tcBorders>
              <w:top w:val="single" w:sz="4" w:space="0" w:color="auto"/>
              <w:left w:val="single" w:sz="4" w:space="0" w:color="auto"/>
              <w:bottom w:val="nil"/>
              <w:right w:val="single" w:sz="4" w:space="0" w:color="auto"/>
            </w:tcBorders>
            <w:shd w:val="clear" w:color="auto" w:fill="FFFFFF"/>
            <w:vAlign w:val="center"/>
          </w:tcPr>
          <w:p w14:paraId="64AF7BD3"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0-2</w:t>
            </w:r>
          </w:p>
        </w:tc>
        <w:tc>
          <w:tcPr>
            <w:tcW w:w="1244" w:type="dxa"/>
            <w:tcBorders>
              <w:top w:val="single" w:sz="4" w:space="0" w:color="auto"/>
              <w:left w:val="single" w:sz="4" w:space="0" w:color="auto"/>
              <w:bottom w:val="nil"/>
              <w:right w:val="single" w:sz="4" w:space="0" w:color="auto"/>
            </w:tcBorders>
            <w:shd w:val="clear" w:color="auto" w:fill="FFFFFF"/>
            <w:vAlign w:val="center"/>
          </w:tcPr>
          <w:p w14:paraId="3B2E465D"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350" w:type="dxa"/>
            <w:tcBorders>
              <w:top w:val="single" w:sz="4" w:space="0" w:color="auto"/>
              <w:left w:val="single" w:sz="4" w:space="0" w:color="auto"/>
              <w:bottom w:val="nil"/>
              <w:right w:val="single" w:sz="4" w:space="0" w:color="auto"/>
            </w:tcBorders>
            <w:shd w:val="clear" w:color="auto" w:fill="FFFFFF"/>
            <w:vAlign w:val="center"/>
          </w:tcPr>
          <w:p w14:paraId="794E34A0"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1</w:t>
            </w:r>
          </w:p>
        </w:tc>
      </w:tr>
      <w:tr w:rsidR="00CB4BEB" w:rsidRPr="00FE5087" w14:paraId="15705873" w14:textId="77777777" w:rsidTr="003C0924">
        <w:trPr>
          <w:trHeight w:hRule="exact" w:val="510"/>
        </w:trPr>
        <w:tc>
          <w:tcPr>
            <w:tcW w:w="2059" w:type="dxa"/>
            <w:tcBorders>
              <w:top w:val="single" w:sz="4" w:space="0" w:color="auto"/>
              <w:left w:val="single" w:sz="4" w:space="0" w:color="auto"/>
              <w:bottom w:val="single" w:sz="4" w:space="0" w:color="auto"/>
              <w:right w:val="single" w:sz="4" w:space="0" w:color="auto"/>
            </w:tcBorders>
            <w:shd w:val="clear" w:color="auto" w:fill="D9D9D9"/>
            <w:vAlign w:val="center"/>
          </w:tcPr>
          <w:p w14:paraId="38AECE06" w14:textId="77777777" w:rsidR="00CB4BEB" w:rsidRPr="00FE5087" w:rsidRDefault="00CB4BEB" w:rsidP="003C0924">
            <w:pPr>
              <w:rPr>
                <w:rFonts w:ascii="Trebuchet MS" w:hAnsi="Trebuchet MS"/>
                <w:color w:val="1F497D"/>
                <w:sz w:val="18"/>
                <w:szCs w:val="18"/>
              </w:rPr>
            </w:pPr>
            <w:proofErr w:type="spellStart"/>
            <w:r w:rsidRPr="003A52C1">
              <w:rPr>
                <w:rFonts w:ascii="Trebuchet MS" w:hAnsi="Trebuchet MS"/>
                <w:sz w:val="18"/>
                <w:szCs w:val="18"/>
              </w:rPr>
              <w:lastRenderedPageBreak/>
              <w:t>klip_flade</w:t>
            </w:r>
            <w:proofErr w:type="spellEnd"/>
          </w:p>
        </w:tc>
        <w:tc>
          <w:tcPr>
            <w:tcW w:w="3883" w:type="dxa"/>
            <w:tcBorders>
              <w:top w:val="single" w:sz="4" w:space="0" w:color="auto"/>
              <w:left w:val="single" w:sz="4" w:space="0" w:color="auto"/>
              <w:bottom w:val="single" w:sz="4" w:space="0" w:color="auto"/>
              <w:right w:val="single" w:sz="4" w:space="0" w:color="auto"/>
            </w:tcBorders>
            <w:shd w:val="clear" w:color="auto" w:fill="FFFFFF"/>
            <w:vAlign w:val="center"/>
          </w:tcPr>
          <w:p w14:paraId="2522895C"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Fladen i kvm. på f.eks. hæk der skal klippes, hvor det ikke kan beregnes automatisk.</w:t>
            </w:r>
          </w:p>
        </w:tc>
        <w:tc>
          <w:tcPr>
            <w:tcW w:w="1679" w:type="dxa"/>
            <w:tcBorders>
              <w:top w:val="single" w:sz="4" w:space="0" w:color="auto"/>
              <w:left w:val="single" w:sz="4" w:space="0" w:color="auto"/>
              <w:bottom w:val="single" w:sz="4" w:space="0" w:color="auto"/>
              <w:right w:val="single" w:sz="4" w:space="0" w:color="auto"/>
            </w:tcBorders>
            <w:shd w:val="clear" w:color="auto" w:fill="FFFFFF"/>
            <w:vAlign w:val="center"/>
          </w:tcPr>
          <w:p w14:paraId="38FC4558"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Tal</w:t>
            </w:r>
          </w:p>
        </w:tc>
        <w:tc>
          <w:tcPr>
            <w:tcW w:w="2360" w:type="dxa"/>
            <w:tcBorders>
              <w:top w:val="single" w:sz="4" w:space="0" w:color="auto"/>
              <w:left w:val="single" w:sz="4" w:space="0" w:color="auto"/>
              <w:bottom w:val="single" w:sz="4" w:space="0" w:color="auto"/>
              <w:right w:val="single" w:sz="4" w:space="0" w:color="auto"/>
            </w:tcBorders>
            <w:shd w:val="clear" w:color="auto" w:fill="FFFFFF"/>
            <w:vAlign w:val="center"/>
          </w:tcPr>
          <w:p w14:paraId="40FD2047"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0,01-99999,99</w:t>
            </w:r>
          </w:p>
        </w:tc>
        <w:tc>
          <w:tcPr>
            <w:tcW w:w="1244" w:type="dxa"/>
            <w:tcBorders>
              <w:top w:val="single" w:sz="4" w:space="0" w:color="auto"/>
              <w:left w:val="single" w:sz="4" w:space="0" w:color="auto"/>
              <w:bottom w:val="single" w:sz="4" w:space="0" w:color="auto"/>
              <w:right w:val="single" w:sz="4" w:space="0" w:color="auto"/>
            </w:tcBorders>
            <w:shd w:val="clear" w:color="auto" w:fill="FFFFFF"/>
            <w:vAlign w:val="center"/>
          </w:tcPr>
          <w:p w14:paraId="49CC1F6E"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350" w:type="dxa"/>
            <w:tcBorders>
              <w:top w:val="single" w:sz="4" w:space="0" w:color="auto"/>
              <w:left w:val="single" w:sz="4" w:space="0" w:color="auto"/>
              <w:bottom w:val="single" w:sz="4" w:space="0" w:color="auto"/>
              <w:right w:val="single" w:sz="4" w:space="0" w:color="auto"/>
            </w:tcBorders>
            <w:shd w:val="clear" w:color="auto" w:fill="FFFFFF"/>
            <w:vAlign w:val="center"/>
          </w:tcPr>
          <w:p w14:paraId="36DE9E6C"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117,24</w:t>
            </w:r>
          </w:p>
        </w:tc>
      </w:tr>
      <w:tr w:rsidR="00CB4BEB" w:rsidRPr="00FE5087" w14:paraId="56722830" w14:textId="77777777" w:rsidTr="003C0924">
        <w:trPr>
          <w:trHeight w:hRule="exact" w:val="430"/>
        </w:trPr>
        <w:tc>
          <w:tcPr>
            <w:tcW w:w="2059" w:type="dxa"/>
            <w:tcBorders>
              <w:top w:val="single" w:sz="4" w:space="0" w:color="auto"/>
              <w:left w:val="single" w:sz="4" w:space="0" w:color="auto"/>
              <w:bottom w:val="single" w:sz="4" w:space="0" w:color="auto"/>
              <w:right w:val="single" w:sz="4" w:space="0" w:color="auto"/>
            </w:tcBorders>
            <w:shd w:val="clear" w:color="auto" w:fill="97DDBA"/>
            <w:vAlign w:val="center"/>
          </w:tcPr>
          <w:p w14:paraId="11FDE4A2" w14:textId="77777777" w:rsidR="00CB4BEB" w:rsidRPr="00FE5087" w:rsidRDefault="00CB4BEB" w:rsidP="003C0924">
            <w:pPr>
              <w:rPr>
                <w:rFonts w:ascii="Trebuchet MS" w:hAnsi="Trebuchet MS"/>
                <w:color w:val="1F497D"/>
                <w:sz w:val="18"/>
                <w:szCs w:val="18"/>
              </w:rPr>
            </w:pPr>
            <w:proofErr w:type="spellStart"/>
            <w:r w:rsidRPr="003A52C1">
              <w:rPr>
                <w:rFonts w:ascii="Trebuchet MS" w:hAnsi="Trebuchet MS"/>
                <w:sz w:val="18"/>
                <w:szCs w:val="18"/>
              </w:rPr>
              <w:t>driftniv_kode</w:t>
            </w:r>
            <w:proofErr w:type="spellEnd"/>
          </w:p>
        </w:tc>
        <w:tc>
          <w:tcPr>
            <w:tcW w:w="3883" w:type="dxa"/>
            <w:tcBorders>
              <w:top w:val="single" w:sz="4" w:space="0" w:color="auto"/>
              <w:left w:val="single" w:sz="4" w:space="0" w:color="auto"/>
              <w:bottom w:val="single" w:sz="4" w:space="0" w:color="auto"/>
              <w:right w:val="single" w:sz="4" w:space="0" w:color="auto"/>
            </w:tcBorders>
            <w:shd w:val="clear" w:color="auto" w:fill="97DDBA"/>
            <w:vAlign w:val="bottom"/>
          </w:tcPr>
          <w:p w14:paraId="5438DED0"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Kode for drifts niveau med hensyn til renhold.</w:t>
            </w:r>
          </w:p>
        </w:tc>
        <w:tc>
          <w:tcPr>
            <w:tcW w:w="1679" w:type="dxa"/>
            <w:tcBorders>
              <w:top w:val="single" w:sz="4" w:space="0" w:color="auto"/>
              <w:left w:val="single" w:sz="4" w:space="0" w:color="auto"/>
              <w:bottom w:val="single" w:sz="4" w:space="0" w:color="auto"/>
              <w:right w:val="single" w:sz="4" w:space="0" w:color="auto"/>
            </w:tcBorders>
            <w:shd w:val="clear" w:color="auto" w:fill="97DDBA"/>
            <w:vAlign w:val="center"/>
          </w:tcPr>
          <w:p w14:paraId="24C8A1BD"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Heltal</w:t>
            </w:r>
          </w:p>
        </w:tc>
        <w:tc>
          <w:tcPr>
            <w:tcW w:w="2360" w:type="dxa"/>
            <w:tcBorders>
              <w:top w:val="single" w:sz="4" w:space="0" w:color="auto"/>
              <w:left w:val="single" w:sz="4" w:space="0" w:color="auto"/>
              <w:bottom w:val="single" w:sz="4" w:space="0" w:color="auto"/>
              <w:right w:val="single" w:sz="4" w:space="0" w:color="auto"/>
            </w:tcBorders>
            <w:shd w:val="clear" w:color="auto" w:fill="97DDBA"/>
            <w:vAlign w:val="center"/>
          </w:tcPr>
          <w:p w14:paraId="3FF190C6"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1-9</w:t>
            </w:r>
          </w:p>
        </w:tc>
        <w:tc>
          <w:tcPr>
            <w:tcW w:w="1244" w:type="dxa"/>
            <w:tcBorders>
              <w:top w:val="single" w:sz="4" w:space="0" w:color="auto"/>
              <w:left w:val="single" w:sz="4" w:space="0" w:color="auto"/>
              <w:bottom w:val="single" w:sz="4" w:space="0" w:color="auto"/>
              <w:right w:val="single" w:sz="4" w:space="0" w:color="auto"/>
            </w:tcBorders>
            <w:shd w:val="clear" w:color="auto" w:fill="97DDBA"/>
            <w:vAlign w:val="center"/>
          </w:tcPr>
          <w:p w14:paraId="314BCFDA"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350" w:type="dxa"/>
            <w:tcBorders>
              <w:top w:val="single" w:sz="4" w:space="0" w:color="auto"/>
              <w:left w:val="single" w:sz="4" w:space="0" w:color="auto"/>
              <w:bottom w:val="single" w:sz="4" w:space="0" w:color="auto"/>
              <w:right w:val="single" w:sz="4" w:space="0" w:color="auto"/>
            </w:tcBorders>
            <w:shd w:val="clear" w:color="auto" w:fill="97DDBA"/>
            <w:vAlign w:val="bottom"/>
          </w:tcPr>
          <w:p w14:paraId="4471A274"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1</w:t>
            </w:r>
          </w:p>
        </w:tc>
      </w:tr>
      <w:tr w:rsidR="00CB4BEB" w:rsidRPr="00FE5087" w14:paraId="16759450" w14:textId="77777777" w:rsidTr="003C0924">
        <w:trPr>
          <w:trHeight w:hRule="exact" w:val="421"/>
        </w:trPr>
        <w:tc>
          <w:tcPr>
            <w:tcW w:w="2059" w:type="dxa"/>
            <w:tcBorders>
              <w:top w:val="single" w:sz="4" w:space="0" w:color="auto"/>
              <w:left w:val="single" w:sz="4" w:space="0" w:color="auto"/>
              <w:bottom w:val="single" w:sz="4" w:space="0" w:color="auto"/>
              <w:right w:val="single" w:sz="4" w:space="0" w:color="auto"/>
            </w:tcBorders>
            <w:shd w:val="clear" w:color="auto" w:fill="97DDBA"/>
            <w:vAlign w:val="center"/>
          </w:tcPr>
          <w:p w14:paraId="747C906D" w14:textId="77777777" w:rsidR="00CB4BEB" w:rsidRPr="00FE5087" w:rsidRDefault="00CB4BEB" w:rsidP="003C0924">
            <w:pPr>
              <w:rPr>
                <w:rFonts w:ascii="Trebuchet MS" w:hAnsi="Trebuchet MS"/>
                <w:color w:val="1F497D"/>
                <w:sz w:val="18"/>
                <w:szCs w:val="18"/>
              </w:rPr>
            </w:pPr>
            <w:proofErr w:type="spellStart"/>
            <w:r>
              <w:rPr>
                <w:rFonts w:ascii="Trebuchet MS" w:hAnsi="Trebuchet MS"/>
                <w:sz w:val="18"/>
                <w:szCs w:val="18"/>
              </w:rPr>
              <w:t>d</w:t>
            </w:r>
            <w:r w:rsidRPr="003A52C1">
              <w:rPr>
                <w:rFonts w:ascii="Trebuchet MS" w:hAnsi="Trebuchet MS"/>
                <w:sz w:val="18"/>
                <w:szCs w:val="18"/>
              </w:rPr>
              <w:t>riftniv</w:t>
            </w:r>
            <w:proofErr w:type="spellEnd"/>
          </w:p>
        </w:tc>
        <w:tc>
          <w:tcPr>
            <w:tcW w:w="3883" w:type="dxa"/>
            <w:tcBorders>
              <w:top w:val="single" w:sz="4" w:space="0" w:color="auto"/>
              <w:left w:val="single" w:sz="4" w:space="0" w:color="auto"/>
              <w:bottom w:val="single" w:sz="4" w:space="0" w:color="auto"/>
              <w:right w:val="single" w:sz="4" w:space="0" w:color="auto"/>
            </w:tcBorders>
            <w:shd w:val="clear" w:color="auto" w:fill="97DDBA"/>
            <w:vAlign w:val="bottom"/>
          </w:tcPr>
          <w:p w14:paraId="69BDA161"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Drifts niveau i tre klasser med hensyn til renhold.</w:t>
            </w:r>
          </w:p>
        </w:tc>
        <w:tc>
          <w:tcPr>
            <w:tcW w:w="1679" w:type="dxa"/>
            <w:tcBorders>
              <w:top w:val="single" w:sz="4" w:space="0" w:color="auto"/>
              <w:left w:val="single" w:sz="4" w:space="0" w:color="auto"/>
              <w:bottom w:val="single" w:sz="4" w:space="0" w:color="auto"/>
              <w:right w:val="single" w:sz="4" w:space="0" w:color="auto"/>
            </w:tcBorders>
            <w:shd w:val="clear" w:color="auto" w:fill="97DDBA"/>
            <w:vAlign w:val="center"/>
          </w:tcPr>
          <w:p w14:paraId="2AE4E2C7"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2360" w:type="dxa"/>
            <w:tcBorders>
              <w:top w:val="single" w:sz="4" w:space="0" w:color="auto"/>
              <w:left w:val="single" w:sz="4" w:space="0" w:color="auto"/>
              <w:bottom w:val="single" w:sz="4" w:space="0" w:color="auto"/>
              <w:right w:val="single" w:sz="4" w:space="0" w:color="auto"/>
            </w:tcBorders>
            <w:shd w:val="clear" w:color="auto" w:fill="97DDBA"/>
            <w:vAlign w:val="center"/>
          </w:tcPr>
          <w:p w14:paraId="29DCAC49"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0-10</w:t>
            </w:r>
          </w:p>
        </w:tc>
        <w:tc>
          <w:tcPr>
            <w:tcW w:w="1244" w:type="dxa"/>
            <w:tcBorders>
              <w:top w:val="single" w:sz="4" w:space="0" w:color="auto"/>
              <w:left w:val="single" w:sz="4" w:space="0" w:color="auto"/>
              <w:bottom w:val="single" w:sz="4" w:space="0" w:color="auto"/>
              <w:right w:val="single" w:sz="4" w:space="0" w:color="auto"/>
            </w:tcBorders>
            <w:shd w:val="clear" w:color="auto" w:fill="97DDBA"/>
            <w:vAlign w:val="center"/>
          </w:tcPr>
          <w:p w14:paraId="11CA24A5"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S</w:t>
            </w:r>
          </w:p>
        </w:tc>
        <w:tc>
          <w:tcPr>
            <w:tcW w:w="2350" w:type="dxa"/>
            <w:tcBorders>
              <w:top w:val="single" w:sz="4" w:space="0" w:color="auto"/>
              <w:left w:val="single" w:sz="4" w:space="0" w:color="auto"/>
              <w:bottom w:val="single" w:sz="4" w:space="0" w:color="auto"/>
              <w:right w:val="single" w:sz="4" w:space="0" w:color="auto"/>
            </w:tcBorders>
            <w:shd w:val="clear" w:color="auto" w:fill="97DDBA"/>
            <w:vAlign w:val="bottom"/>
          </w:tcPr>
          <w:p w14:paraId="12EC834B"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Park</w:t>
            </w:r>
          </w:p>
        </w:tc>
      </w:tr>
      <w:tr w:rsidR="00CB4BEB" w:rsidRPr="00FE5087" w14:paraId="363FE1AA" w14:textId="77777777" w:rsidTr="003C0924">
        <w:trPr>
          <w:trHeight w:hRule="exact" w:val="426"/>
        </w:trPr>
        <w:tc>
          <w:tcPr>
            <w:tcW w:w="2059" w:type="dxa"/>
            <w:tcBorders>
              <w:top w:val="single" w:sz="4" w:space="0" w:color="auto"/>
              <w:left w:val="single" w:sz="4" w:space="0" w:color="auto"/>
              <w:bottom w:val="single" w:sz="4" w:space="0" w:color="auto"/>
              <w:right w:val="single" w:sz="4" w:space="0" w:color="auto"/>
            </w:tcBorders>
            <w:shd w:val="clear" w:color="auto" w:fill="97DDBA"/>
            <w:vAlign w:val="center"/>
          </w:tcPr>
          <w:p w14:paraId="37C78027" w14:textId="77777777" w:rsidR="00CB4BEB" w:rsidRPr="00FE5087" w:rsidRDefault="00CB4BEB" w:rsidP="003C0924">
            <w:pPr>
              <w:rPr>
                <w:rFonts w:ascii="Trebuchet MS" w:hAnsi="Trebuchet MS"/>
                <w:color w:val="1F497D"/>
                <w:sz w:val="18"/>
                <w:szCs w:val="18"/>
              </w:rPr>
            </w:pPr>
            <w:proofErr w:type="spellStart"/>
            <w:r w:rsidRPr="003A52C1">
              <w:rPr>
                <w:rFonts w:ascii="Trebuchet MS" w:hAnsi="Trebuchet MS"/>
                <w:sz w:val="18"/>
                <w:szCs w:val="18"/>
              </w:rPr>
              <w:t>ukrudtsbek_kode</w:t>
            </w:r>
            <w:proofErr w:type="spellEnd"/>
          </w:p>
        </w:tc>
        <w:tc>
          <w:tcPr>
            <w:tcW w:w="3883" w:type="dxa"/>
            <w:tcBorders>
              <w:top w:val="single" w:sz="4" w:space="0" w:color="auto"/>
              <w:left w:val="single" w:sz="4" w:space="0" w:color="auto"/>
              <w:bottom w:val="single" w:sz="4" w:space="0" w:color="auto"/>
              <w:right w:val="single" w:sz="4" w:space="0" w:color="auto"/>
            </w:tcBorders>
            <w:shd w:val="clear" w:color="auto" w:fill="97DDBA"/>
            <w:vAlign w:val="bottom"/>
          </w:tcPr>
          <w:p w14:paraId="7B8C2FC1"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Kode for ukrudtsbekæmpelsesmetode tilladt/afvigelse fra norm.</w:t>
            </w:r>
          </w:p>
        </w:tc>
        <w:tc>
          <w:tcPr>
            <w:tcW w:w="1679" w:type="dxa"/>
            <w:tcBorders>
              <w:top w:val="single" w:sz="4" w:space="0" w:color="auto"/>
              <w:left w:val="single" w:sz="4" w:space="0" w:color="auto"/>
              <w:bottom w:val="single" w:sz="4" w:space="0" w:color="auto"/>
              <w:right w:val="single" w:sz="4" w:space="0" w:color="auto"/>
            </w:tcBorders>
            <w:shd w:val="clear" w:color="auto" w:fill="97DDBA"/>
            <w:vAlign w:val="center"/>
          </w:tcPr>
          <w:p w14:paraId="4C110C47"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Heltal</w:t>
            </w:r>
          </w:p>
        </w:tc>
        <w:tc>
          <w:tcPr>
            <w:tcW w:w="2360" w:type="dxa"/>
            <w:tcBorders>
              <w:top w:val="single" w:sz="4" w:space="0" w:color="auto"/>
              <w:left w:val="single" w:sz="4" w:space="0" w:color="auto"/>
              <w:bottom w:val="single" w:sz="4" w:space="0" w:color="auto"/>
              <w:right w:val="single" w:sz="4" w:space="0" w:color="auto"/>
            </w:tcBorders>
            <w:shd w:val="clear" w:color="auto" w:fill="97DDBA"/>
            <w:vAlign w:val="center"/>
          </w:tcPr>
          <w:p w14:paraId="4510E1B9"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1-9</w:t>
            </w:r>
          </w:p>
        </w:tc>
        <w:tc>
          <w:tcPr>
            <w:tcW w:w="1244" w:type="dxa"/>
            <w:tcBorders>
              <w:top w:val="single" w:sz="4" w:space="0" w:color="auto"/>
              <w:left w:val="single" w:sz="4" w:space="0" w:color="auto"/>
              <w:bottom w:val="single" w:sz="4" w:space="0" w:color="auto"/>
              <w:right w:val="single" w:sz="4" w:space="0" w:color="auto"/>
            </w:tcBorders>
            <w:shd w:val="clear" w:color="auto" w:fill="97DDBA"/>
            <w:vAlign w:val="center"/>
          </w:tcPr>
          <w:p w14:paraId="33B05F8F"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350" w:type="dxa"/>
            <w:tcBorders>
              <w:top w:val="single" w:sz="4" w:space="0" w:color="auto"/>
              <w:left w:val="single" w:sz="4" w:space="0" w:color="auto"/>
              <w:bottom w:val="single" w:sz="4" w:space="0" w:color="auto"/>
              <w:right w:val="single" w:sz="4" w:space="0" w:color="auto"/>
            </w:tcBorders>
            <w:shd w:val="clear" w:color="auto" w:fill="97DDBA"/>
            <w:vAlign w:val="bottom"/>
          </w:tcPr>
          <w:p w14:paraId="104EB344"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1</w:t>
            </w:r>
          </w:p>
        </w:tc>
      </w:tr>
      <w:tr w:rsidR="00CB4BEB" w:rsidRPr="00FE5087" w14:paraId="3EFAE0F2" w14:textId="77777777" w:rsidTr="003C0924">
        <w:trPr>
          <w:trHeight w:hRule="exact" w:val="507"/>
        </w:trPr>
        <w:tc>
          <w:tcPr>
            <w:tcW w:w="2059" w:type="dxa"/>
            <w:tcBorders>
              <w:top w:val="single" w:sz="4" w:space="0" w:color="auto"/>
              <w:left w:val="single" w:sz="4" w:space="0" w:color="auto"/>
              <w:bottom w:val="nil"/>
              <w:right w:val="single" w:sz="4" w:space="0" w:color="auto"/>
            </w:tcBorders>
            <w:shd w:val="clear" w:color="auto" w:fill="97DDBA"/>
            <w:vAlign w:val="center"/>
          </w:tcPr>
          <w:p w14:paraId="4BC105CF" w14:textId="77777777" w:rsidR="00CB4BEB" w:rsidRPr="008F5989" w:rsidRDefault="00CB4BEB" w:rsidP="003C0924">
            <w:pPr>
              <w:rPr>
                <w:rFonts w:ascii="Trebuchet MS" w:hAnsi="Trebuchet MS"/>
                <w:sz w:val="18"/>
                <w:szCs w:val="18"/>
              </w:rPr>
            </w:pPr>
            <w:proofErr w:type="spellStart"/>
            <w:r w:rsidRPr="008F5989">
              <w:rPr>
                <w:rFonts w:ascii="Trebuchet MS" w:hAnsi="Trebuchet MS"/>
                <w:sz w:val="18"/>
                <w:szCs w:val="18"/>
              </w:rPr>
              <w:t>ukrudtsbek</w:t>
            </w:r>
            <w:proofErr w:type="spellEnd"/>
          </w:p>
        </w:tc>
        <w:tc>
          <w:tcPr>
            <w:tcW w:w="3883" w:type="dxa"/>
            <w:tcBorders>
              <w:top w:val="single" w:sz="4" w:space="0" w:color="auto"/>
              <w:left w:val="single" w:sz="4" w:space="0" w:color="auto"/>
              <w:bottom w:val="nil"/>
              <w:right w:val="single" w:sz="4" w:space="0" w:color="auto"/>
            </w:tcBorders>
            <w:shd w:val="clear" w:color="auto" w:fill="97DDBA"/>
            <w:vAlign w:val="bottom"/>
          </w:tcPr>
          <w:p w14:paraId="4708A1E0" w14:textId="77777777" w:rsidR="00CB4BEB" w:rsidRPr="008F5989" w:rsidRDefault="00CB4BEB" w:rsidP="003C0924">
            <w:pPr>
              <w:rPr>
                <w:rFonts w:ascii="Trebuchet MS" w:hAnsi="Trebuchet MS"/>
                <w:sz w:val="18"/>
                <w:szCs w:val="18"/>
              </w:rPr>
            </w:pPr>
            <w:r w:rsidRPr="008F5989">
              <w:rPr>
                <w:rFonts w:ascii="Trebuchet MS" w:hAnsi="Trebuchet MS"/>
                <w:sz w:val="18"/>
                <w:szCs w:val="18"/>
              </w:rPr>
              <w:t>Ukrudtsbekæmpelsesmetode, tilladt/afvigelse fra norm.</w:t>
            </w:r>
          </w:p>
        </w:tc>
        <w:tc>
          <w:tcPr>
            <w:tcW w:w="1679" w:type="dxa"/>
            <w:tcBorders>
              <w:top w:val="single" w:sz="4" w:space="0" w:color="auto"/>
              <w:left w:val="single" w:sz="4" w:space="0" w:color="auto"/>
              <w:bottom w:val="nil"/>
              <w:right w:val="single" w:sz="4" w:space="0" w:color="auto"/>
            </w:tcBorders>
            <w:shd w:val="clear" w:color="auto" w:fill="97DDBA"/>
            <w:vAlign w:val="center"/>
          </w:tcPr>
          <w:p w14:paraId="3136F9C0" w14:textId="77777777" w:rsidR="00CB4BEB" w:rsidRPr="008F5989" w:rsidRDefault="00CB4BEB" w:rsidP="003C0924">
            <w:pPr>
              <w:rPr>
                <w:rFonts w:ascii="Trebuchet MS" w:hAnsi="Trebuchet MS" w:cs="Trebuchet MS"/>
                <w:sz w:val="18"/>
                <w:szCs w:val="18"/>
              </w:rPr>
            </w:pPr>
            <w:r w:rsidRPr="008F5989">
              <w:rPr>
                <w:rFonts w:ascii="Trebuchet MS" w:hAnsi="Trebuchet MS" w:cs="Trebuchet MS"/>
                <w:sz w:val="18"/>
                <w:szCs w:val="18"/>
              </w:rPr>
              <w:t>Tekststreng</w:t>
            </w:r>
          </w:p>
        </w:tc>
        <w:tc>
          <w:tcPr>
            <w:tcW w:w="2360" w:type="dxa"/>
            <w:tcBorders>
              <w:top w:val="single" w:sz="4" w:space="0" w:color="auto"/>
              <w:left w:val="single" w:sz="4" w:space="0" w:color="auto"/>
              <w:bottom w:val="nil"/>
              <w:right w:val="single" w:sz="4" w:space="0" w:color="auto"/>
            </w:tcBorders>
            <w:shd w:val="clear" w:color="auto" w:fill="97DDBA"/>
            <w:vAlign w:val="center"/>
          </w:tcPr>
          <w:p w14:paraId="2517F964" w14:textId="77777777" w:rsidR="00CB4BEB" w:rsidRPr="008F5989" w:rsidRDefault="00CB4BEB" w:rsidP="003C0924">
            <w:pPr>
              <w:rPr>
                <w:rFonts w:ascii="Trebuchet MS" w:hAnsi="Trebuchet MS" w:cs="Trebuchet MS"/>
                <w:sz w:val="18"/>
                <w:szCs w:val="18"/>
              </w:rPr>
            </w:pPr>
            <w:r w:rsidRPr="008F5989">
              <w:rPr>
                <w:rFonts w:ascii="Trebuchet MS" w:hAnsi="Trebuchet MS" w:cs="Trebuchet MS"/>
                <w:sz w:val="18"/>
                <w:szCs w:val="18"/>
              </w:rPr>
              <w:t>0-20</w:t>
            </w:r>
          </w:p>
        </w:tc>
        <w:tc>
          <w:tcPr>
            <w:tcW w:w="1244" w:type="dxa"/>
            <w:tcBorders>
              <w:top w:val="single" w:sz="4" w:space="0" w:color="auto"/>
              <w:left w:val="single" w:sz="4" w:space="0" w:color="auto"/>
              <w:bottom w:val="nil"/>
              <w:right w:val="single" w:sz="4" w:space="0" w:color="auto"/>
            </w:tcBorders>
            <w:shd w:val="clear" w:color="auto" w:fill="97DDBA"/>
            <w:vAlign w:val="center"/>
          </w:tcPr>
          <w:p w14:paraId="23C7457A" w14:textId="77777777" w:rsidR="00CB4BEB" w:rsidRPr="008F5989" w:rsidRDefault="00CB4BEB" w:rsidP="003C0924">
            <w:pPr>
              <w:jc w:val="center"/>
              <w:rPr>
                <w:rFonts w:ascii="Trebuchet MS" w:hAnsi="Trebuchet MS" w:cs="Trebuchet MS"/>
                <w:sz w:val="18"/>
                <w:szCs w:val="18"/>
              </w:rPr>
            </w:pPr>
            <w:r w:rsidRPr="008F5989">
              <w:rPr>
                <w:rFonts w:ascii="Trebuchet MS" w:hAnsi="Trebuchet MS" w:cs="Trebuchet MS"/>
                <w:sz w:val="18"/>
                <w:szCs w:val="18"/>
              </w:rPr>
              <w:t>S</w:t>
            </w:r>
          </w:p>
        </w:tc>
        <w:tc>
          <w:tcPr>
            <w:tcW w:w="2350" w:type="dxa"/>
            <w:tcBorders>
              <w:top w:val="single" w:sz="4" w:space="0" w:color="auto"/>
              <w:left w:val="single" w:sz="4" w:space="0" w:color="auto"/>
              <w:bottom w:val="nil"/>
              <w:right w:val="single" w:sz="4" w:space="0" w:color="auto"/>
            </w:tcBorders>
            <w:shd w:val="clear" w:color="auto" w:fill="97DDBA"/>
            <w:vAlign w:val="center"/>
          </w:tcPr>
          <w:p w14:paraId="2EC10C20" w14:textId="77777777" w:rsidR="00CB4BEB" w:rsidRPr="008F5989" w:rsidRDefault="00CB4BEB" w:rsidP="003C0924">
            <w:pPr>
              <w:rPr>
                <w:rFonts w:ascii="Trebuchet MS" w:hAnsi="Trebuchet MS" w:cs="Trebuchet MS"/>
                <w:sz w:val="18"/>
                <w:szCs w:val="18"/>
              </w:rPr>
            </w:pPr>
            <w:r w:rsidRPr="008F5989">
              <w:rPr>
                <w:rFonts w:ascii="Trebuchet MS" w:hAnsi="Trebuchet MS" w:cs="Trebuchet MS"/>
                <w:sz w:val="18"/>
                <w:szCs w:val="18"/>
              </w:rPr>
              <w:t>Mekanisk</w:t>
            </w:r>
          </w:p>
        </w:tc>
      </w:tr>
      <w:tr w:rsidR="00CB4BEB" w:rsidRPr="00527BC1" w14:paraId="5BEE42EC" w14:textId="77777777" w:rsidTr="003C0924">
        <w:trPr>
          <w:trHeight w:hRule="exact" w:val="255"/>
        </w:trPr>
        <w:tc>
          <w:tcPr>
            <w:tcW w:w="2059" w:type="dxa"/>
            <w:tcBorders>
              <w:top w:val="single" w:sz="4" w:space="0" w:color="auto"/>
              <w:left w:val="single" w:sz="4" w:space="0" w:color="auto"/>
              <w:bottom w:val="nil"/>
              <w:right w:val="single" w:sz="4" w:space="0" w:color="auto"/>
            </w:tcBorders>
            <w:shd w:val="clear" w:color="auto" w:fill="97DDBA"/>
            <w:vAlign w:val="bottom"/>
          </w:tcPr>
          <w:p w14:paraId="39947C08" w14:textId="77777777" w:rsidR="00CB4BEB" w:rsidRPr="008F5989" w:rsidRDefault="00CB4BEB" w:rsidP="003C0924">
            <w:pPr>
              <w:rPr>
                <w:rFonts w:ascii="Trebuchet MS" w:hAnsi="Trebuchet MS"/>
                <w:sz w:val="18"/>
                <w:szCs w:val="18"/>
              </w:rPr>
            </w:pPr>
            <w:proofErr w:type="spellStart"/>
            <w:r w:rsidRPr="008F5989">
              <w:rPr>
                <w:rFonts w:ascii="Trebuchet MS" w:hAnsi="Trebuchet MS"/>
                <w:sz w:val="18"/>
                <w:szCs w:val="18"/>
              </w:rPr>
              <w:t>tilstand_kode</w:t>
            </w:r>
            <w:proofErr w:type="spellEnd"/>
          </w:p>
        </w:tc>
        <w:tc>
          <w:tcPr>
            <w:tcW w:w="11516" w:type="dxa"/>
            <w:gridSpan w:val="5"/>
            <w:tcBorders>
              <w:top w:val="single" w:sz="4" w:space="0" w:color="auto"/>
              <w:left w:val="single" w:sz="4" w:space="0" w:color="auto"/>
              <w:bottom w:val="nil"/>
              <w:right w:val="single" w:sz="4" w:space="0" w:color="auto"/>
            </w:tcBorders>
            <w:shd w:val="clear" w:color="auto" w:fill="97DDBA"/>
            <w:vAlign w:val="bottom"/>
          </w:tcPr>
          <w:p w14:paraId="106709C3" w14:textId="77777777" w:rsidR="00CB4BEB" w:rsidRPr="008F5989" w:rsidRDefault="00CB4BEB" w:rsidP="003C0924">
            <w:pPr>
              <w:rPr>
                <w:rFonts w:ascii="Trebuchet MS" w:hAnsi="Trebuchet MS" w:cs="Trebuchet MS"/>
                <w:sz w:val="18"/>
                <w:szCs w:val="18"/>
              </w:rPr>
            </w:pPr>
            <w:r w:rsidRPr="008F5989">
              <w:rPr>
                <w:rFonts w:ascii="Trebuchet MS" w:hAnsi="Trebuchet MS" w:cs="Trebuchet MS"/>
                <w:sz w:val="18"/>
                <w:szCs w:val="18"/>
              </w:rPr>
              <w:t>Felt defineret under: 4.1 Standardiserede felter til de temaspecifikke datamodeller</w:t>
            </w:r>
          </w:p>
        </w:tc>
      </w:tr>
      <w:tr w:rsidR="00CB4BEB" w:rsidRPr="00FE5087" w14:paraId="312C19D5" w14:textId="77777777" w:rsidTr="003C0924">
        <w:trPr>
          <w:trHeight w:hRule="exact" w:val="255"/>
        </w:trPr>
        <w:tc>
          <w:tcPr>
            <w:tcW w:w="2059" w:type="dxa"/>
            <w:tcBorders>
              <w:top w:val="single" w:sz="4" w:space="0" w:color="auto"/>
              <w:left w:val="single" w:sz="4" w:space="0" w:color="auto"/>
              <w:bottom w:val="nil"/>
              <w:right w:val="single" w:sz="4" w:space="0" w:color="auto"/>
            </w:tcBorders>
            <w:shd w:val="clear" w:color="auto" w:fill="97DDBA"/>
            <w:vAlign w:val="bottom"/>
          </w:tcPr>
          <w:p w14:paraId="5E8A43B4" w14:textId="77777777" w:rsidR="00CB4BEB" w:rsidRPr="008F5989" w:rsidRDefault="00CB4BEB" w:rsidP="003C0924">
            <w:pPr>
              <w:rPr>
                <w:rFonts w:ascii="Trebuchet MS" w:hAnsi="Trebuchet MS" w:cs="Trebuchet MS"/>
                <w:sz w:val="18"/>
                <w:szCs w:val="18"/>
              </w:rPr>
            </w:pPr>
            <w:r w:rsidRPr="008F5989">
              <w:rPr>
                <w:rFonts w:ascii="Trebuchet MS" w:hAnsi="Trebuchet MS"/>
                <w:sz w:val="18"/>
                <w:szCs w:val="18"/>
              </w:rPr>
              <w:t>tilstand</w:t>
            </w:r>
          </w:p>
        </w:tc>
        <w:tc>
          <w:tcPr>
            <w:tcW w:w="11516" w:type="dxa"/>
            <w:gridSpan w:val="5"/>
            <w:tcBorders>
              <w:top w:val="single" w:sz="4" w:space="0" w:color="auto"/>
              <w:left w:val="single" w:sz="4" w:space="0" w:color="auto"/>
              <w:bottom w:val="nil"/>
              <w:right w:val="single" w:sz="4" w:space="0" w:color="auto"/>
            </w:tcBorders>
            <w:shd w:val="clear" w:color="auto" w:fill="97DDBA"/>
            <w:vAlign w:val="bottom"/>
          </w:tcPr>
          <w:p w14:paraId="795446C6" w14:textId="77777777" w:rsidR="00CB4BEB" w:rsidRPr="008F5989" w:rsidRDefault="00CB4BEB" w:rsidP="003C0924">
            <w:pPr>
              <w:rPr>
                <w:rFonts w:ascii="Trebuchet MS" w:hAnsi="Trebuchet MS" w:cs="Trebuchet MS"/>
                <w:sz w:val="18"/>
                <w:szCs w:val="18"/>
              </w:rPr>
            </w:pPr>
            <w:r w:rsidRPr="008F5989">
              <w:rPr>
                <w:rFonts w:ascii="Trebuchet MS" w:hAnsi="Trebuchet MS" w:cs="Trebuchet MS"/>
                <w:sz w:val="18"/>
                <w:szCs w:val="18"/>
              </w:rPr>
              <w:t>Felt defineret under: 4.1 Standardiserede felter til de temaspecifikke datamodeller</w:t>
            </w:r>
          </w:p>
        </w:tc>
      </w:tr>
      <w:tr w:rsidR="00CB4BEB" w:rsidRPr="00527BC1" w14:paraId="438F7758" w14:textId="77777777" w:rsidTr="003C0924">
        <w:trPr>
          <w:trHeight w:hRule="exact" w:val="255"/>
        </w:trPr>
        <w:tc>
          <w:tcPr>
            <w:tcW w:w="2059" w:type="dxa"/>
            <w:tcBorders>
              <w:top w:val="single" w:sz="4" w:space="0" w:color="auto"/>
              <w:left w:val="single" w:sz="4" w:space="0" w:color="auto"/>
              <w:bottom w:val="nil"/>
              <w:right w:val="single" w:sz="4" w:space="0" w:color="auto"/>
            </w:tcBorders>
            <w:shd w:val="clear" w:color="auto" w:fill="97DDBA"/>
            <w:vAlign w:val="bottom"/>
          </w:tcPr>
          <w:p w14:paraId="03E7DC9F" w14:textId="77777777" w:rsidR="00CB4BEB" w:rsidRPr="008F5989" w:rsidRDefault="00CB4BEB" w:rsidP="003C0924">
            <w:pPr>
              <w:rPr>
                <w:rFonts w:ascii="Trebuchet MS" w:hAnsi="Trebuchet MS" w:cs="Trebuchet MS"/>
                <w:sz w:val="18"/>
                <w:szCs w:val="18"/>
              </w:rPr>
            </w:pPr>
            <w:r w:rsidRPr="008F5989">
              <w:rPr>
                <w:rFonts w:ascii="Trebuchet MS" w:hAnsi="Trebuchet MS" w:cs="Trebuchet MS"/>
                <w:sz w:val="18"/>
                <w:szCs w:val="18"/>
              </w:rPr>
              <w:t>vejkode</w:t>
            </w:r>
          </w:p>
        </w:tc>
        <w:tc>
          <w:tcPr>
            <w:tcW w:w="11516" w:type="dxa"/>
            <w:gridSpan w:val="5"/>
            <w:tcBorders>
              <w:top w:val="single" w:sz="4" w:space="0" w:color="auto"/>
              <w:left w:val="single" w:sz="4" w:space="0" w:color="auto"/>
              <w:bottom w:val="nil"/>
              <w:right w:val="single" w:sz="4" w:space="0" w:color="auto"/>
            </w:tcBorders>
            <w:shd w:val="clear" w:color="auto" w:fill="97DDBA"/>
            <w:vAlign w:val="bottom"/>
          </w:tcPr>
          <w:p w14:paraId="710763E0" w14:textId="77777777" w:rsidR="00CB4BEB" w:rsidRPr="008F5989" w:rsidRDefault="00CB4BEB" w:rsidP="003C0924">
            <w:pPr>
              <w:rPr>
                <w:rFonts w:ascii="Trebuchet MS" w:hAnsi="Trebuchet MS" w:cs="Trebuchet MS"/>
                <w:sz w:val="18"/>
                <w:szCs w:val="18"/>
              </w:rPr>
            </w:pPr>
            <w:r w:rsidRPr="008F5989">
              <w:rPr>
                <w:rFonts w:ascii="Trebuchet MS" w:hAnsi="Trebuchet MS" w:cs="Trebuchet MS"/>
                <w:sz w:val="18"/>
                <w:szCs w:val="18"/>
              </w:rPr>
              <w:t>Felt defineret under: 4.1 Standardiserede felter til de temaspecifikke datamodeller</w:t>
            </w:r>
          </w:p>
        </w:tc>
      </w:tr>
      <w:tr w:rsidR="00CB4BEB" w:rsidRPr="00300472" w14:paraId="4460E1BF" w14:textId="77777777" w:rsidTr="003C0924">
        <w:trPr>
          <w:trHeight w:hRule="exact" w:val="255"/>
        </w:trPr>
        <w:tc>
          <w:tcPr>
            <w:tcW w:w="2059" w:type="dxa"/>
            <w:tcBorders>
              <w:top w:val="single" w:sz="4" w:space="0" w:color="auto"/>
              <w:left w:val="single" w:sz="4" w:space="0" w:color="auto"/>
              <w:bottom w:val="nil"/>
              <w:right w:val="single" w:sz="4" w:space="0" w:color="auto"/>
            </w:tcBorders>
            <w:shd w:val="clear" w:color="auto" w:fill="97DDBA"/>
            <w:vAlign w:val="bottom"/>
          </w:tcPr>
          <w:p w14:paraId="71E24541" w14:textId="77777777" w:rsidR="00CB4BEB" w:rsidRPr="008F5989" w:rsidRDefault="00CB4BEB" w:rsidP="003C0924">
            <w:pPr>
              <w:rPr>
                <w:rFonts w:ascii="Trebuchet MS" w:hAnsi="Trebuchet MS" w:cs="Trebuchet MS"/>
                <w:sz w:val="18"/>
                <w:szCs w:val="18"/>
              </w:rPr>
            </w:pPr>
            <w:r w:rsidRPr="008F5989">
              <w:rPr>
                <w:rFonts w:ascii="Trebuchet MS" w:hAnsi="Trebuchet MS" w:cs="Trebuchet MS"/>
                <w:sz w:val="18"/>
                <w:szCs w:val="18"/>
              </w:rPr>
              <w:t>vejnavn</w:t>
            </w:r>
          </w:p>
        </w:tc>
        <w:tc>
          <w:tcPr>
            <w:tcW w:w="11516" w:type="dxa"/>
            <w:gridSpan w:val="5"/>
            <w:tcBorders>
              <w:top w:val="single" w:sz="4" w:space="0" w:color="auto"/>
              <w:left w:val="single" w:sz="4" w:space="0" w:color="auto"/>
              <w:bottom w:val="nil"/>
              <w:right w:val="single" w:sz="4" w:space="0" w:color="auto"/>
            </w:tcBorders>
            <w:shd w:val="clear" w:color="auto" w:fill="97DDBA"/>
            <w:vAlign w:val="bottom"/>
          </w:tcPr>
          <w:p w14:paraId="1087CA19" w14:textId="77777777" w:rsidR="00CB4BEB" w:rsidRPr="008F5989" w:rsidRDefault="00CB4BEB" w:rsidP="003C0924">
            <w:pPr>
              <w:rPr>
                <w:rFonts w:ascii="Trebuchet MS" w:hAnsi="Trebuchet MS" w:cs="Trebuchet MS"/>
                <w:sz w:val="18"/>
                <w:szCs w:val="18"/>
              </w:rPr>
            </w:pPr>
            <w:r w:rsidRPr="008F5989">
              <w:rPr>
                <w:rFonts w:ascii="Trebuchet MS" w:hAnsi="Trebuchet MS" w:cs="Trebuchet MS"/>
                <w:sz w:val="18"/>
                <w:szCs w:val="18"/>
              </w:rPr>
              <w:t>Felt defineret under: 4.1 Standardiserede felter til de temaspecifikke datamodeller</w:t>
            </w:r>
          </w:p>
        </w:tc>
      </w:tr>
      <w:tr w:rsidR="00CB4BEB" w:rsidRPr="00300472" w14:paraId="7C753E14" w14:textId="77777777" w:rsidTr="003C0924">
        <w:trPr>
          <w:trHeight w:hRule="exact" w:val="255"/>
        </w:trPr>
        <w:tc>
          <w:tcPr>
            <w:tcW w:w="2059" w:type="dxa"/>
            <w:tcBorders>
              <w:top w:val="single" w:sz="4" w:space="0" w:color="auto"/>
              <w:left w:val="single" w:sz="4" w:space="0" w:color="auto"/>
              <w:bottom w:val="single" w:sz="4" w:space="0" w:color="auto"/>
              <w:right w:val="single" w:sz="4" w:space="0" w:color="auto"/>
            </w:tcBorders>
            <w:shd w:val="clear" w:color="auto" w:fill="97DDBA"/>
            <w:vAlign w:val="bottom"/>
          </w:tcPr>
          <w:p w14:paraId="53C12CDC"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sz w:val="18"/>
                <w:szCs w:val="18"/>
              </w:rPr>
              <w:t>link</w:t>
            </w:r>
          </w:p>
        </w:tc>
        <w:tc>
          <w:tcPr>
            <w:tcW w:w="11516"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4E2D0E9"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sz w:val="18"/>
                <w:szCs w:val="18"/>
              </w:rPr>
              <w:t>Felt defineret under: 4.1 Standardiserede felter til de temaspecifikke datamodeller</w:t>
            </w:r>
          </w:p>
        </w:tc>
      </w:tr>
      <w:tr w:rsidR="00CB4BEB" w:rsidRPr="00300472" w14:paraId="5599C100" w14:textId="77777777" w:rsidTr="003C0924">
        <w:trPr>
          <w:trHeight w:hRule="exact" w:val="255"/>
        </w:trPr>
        <w:tc>
          <w:tcPr>
            <w:tcW w:w="13575" w:type="dxa"/>
            <w:gridSpan w:val="6"/>
            <w:tcBorders>
              <w:top w:val="single" w:sz="4" w:space="0" w:color="auto"/>
              <w:left w:val="nil"/>
              <w:bottom w:val="nil"/>
              <w:right w:val="nil"/>
            </w:tcBorders>
            <w:shd w:val="clear" w:color="auto" w:fill="99CCFF"/>
            <w:vAlign w:val="bottom"/>
          </w:tcPr>
          <w:p w14:paraId="38DB7163"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i/>
                <w:iCs/>
                <w:sz w:val="18"/>
                <w:szCs w:val="18"/>
              </w:rPr>
              <w:t>Felter markeret med blå er temaspecifikke opslagstabeller, der indeholder oversættelser af koder i andre felter.</w:t>
            </w:r>
          </w:p>
        </w:tc>
      </w:tr>
      <w:tr w:rsidR="00CB4BEB" w:rsidRPr="00300472" w14:paraId="0F070A7F" w14:textId="77777777" w:rsidTr="003C0924">
        <w:trPr>
          <w:trHeight w:hRule="exact" w:val="255"/>
        </w:trPr>
        <w:tc>
          <w:tcPr>
            <w:tcW w:w="13575" w:type="dxa"/>
            <w:gridSpan w:val="6"/>
            <w:tcBorders>
              <w:top w:val="nil"/>
              <w:left w:val="nil"/>
              <w:bottom w:val="nil"/>
              <w:right w:val="nil"/>
            </w:tcBorders>
            <w:shd w:val="clear" w:color="auto" w:fill="97DDBA"/>
            <w:vAlign w:val="bottom"/>
          </w:tcPr>
          <w:p w14:paraId="068DF545" w14:textId="77777777" w:rsidR="00CB4BEB" w:rsidRPr="005A6645" w:rsidRDefault="00CB4BEB" w:rsidP="003C0924">
            <w:pPr>
              <w:rPr>
                <w:rFonts w:ascii="Trebuchet MS" w:hAnsi="Trebuchet MS" w:cs="Trebuchet MS"/>
                <w:i/>
                <w:iCs/>
                <w:sz w:val="18"/>
                <w:szCs w:val="18"/>
              </w:rPr>
            </w:pPr>
            <w:r w:rsidRPr="005A6645">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1C2A66FB" w14:textId="77777777" w:rsidR="00CB4BEB" w:rsidRPr="003A52C1" w:rsidRDefault="00CB4BEB" w:rsidP="00CB4BEB">
      <w:pPr>
        <w:pStyle w:val="Overskrift6"/>
      </w:pPr>
      <w:r w:rsidRPr="003A52C1">
        <w:t xml:space="preserve">5.19.1.1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FE5087" w14:paraId="1CCDE104" w14:textId="77777777" w:rsidTr="003C0924">
        <w:trPr>
          <w:trHeight w:hRule="exact" w:val="255"/>
        </w:trPr>
        <w:tc>
          <w:tcPr>
            <w:tcW w:w="2235" w:type="dxa"/>
            <w:shd w:val="clear" w:color="auto" w:fill="D9D9D9"/>
            <w:vAlign w:val="bottom"/>
          </w:tcPr>
          <w:p w14:paraId="21BD718B"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Metadataelement</w:t>
            </w:r>
          </w:p>
        </w:tc>
        <w:tc>
          <w:tcPr>
            <w:tcW w:w="11340" w:type="dxa"/>
            <w:shd w:val="clear" w:color="auto" w:fill="D9D9D9"/>
            <w:vAlign w:val="bottom"/>
          </w:tcPr>
          <w:p w14:paraId="7BB9AA79"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FE5087" w14:paraId="1DFEF9C7" w14:textId="77777777" w:rsidTr="003C0924">
        <w:trPr>
          <w:trHeight w:hRule="exact" w:val="255"/>
        </w:trPr>
        <w:tc>
          <w:tcPr>
            <w:tcW w:w="2235" w:type="dxa"/>
            <w:shd w:val="clear" w:color="auto" w:fill="E0E0E0"/>
            <w:vAlign w:val="bottom"/>
          </w:tcPr>
          <w:p w14:paraId="213E1013"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Temanavn</w:t>
            </w:r>
          </w:p>
        </w:tc>
        <w:tc>
          <w:tcPr>
            <w:tcW w:w="11340" w:type="dxa"/>
            <w:shd w:val="clear" w:color="auto" w:fill="FFFFFF"/>
            <w:vAlign w:val="bottom"/>
          </w:tcPr>
          <w:p w14:paraId="64FB7687"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Park og grønne områder flade</w:t>
            </w:r>
          </w:p>
        </w:tc>
      </w:tr>
      <w:tr w:rsidR="00CB4BEB" w:rsidRPr="00FE5087" w14:paraId="119B5CAC" w14:textId="77777777" w:rsidTr="003C0924">
        <w:trPr>
          <w:trHeight w:hRule="exact" w:val="255"/>
        </w:trPr>
        <w:tc>
          <w:tcPr>
            <w:tcW w:w="2235" w:type="dxa"/>
            <w:shd w:val="clear" w:color="auto" w:fill="E0E0E0"/>
            <w:vAlign w:val="bottom"/>
          </w:tcPr>
          <w:p w14:paraId="59C10DE0"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Temakode</w:t>
            </w:r>
          </w:p>
        </w:tc>
        <w:tc>
          <w:tcPr>
            <w:tcW w:w="11340" w:type="dxa"/>
            <w:shd w:val="clear" w:color="auto" w:fill="FFFFFF"/>
            <w:vAlign w:val="bottom"/>
          </w:tcPr>
          <w:p w14:paraId="5E3E2842"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6800</w:t>
            </w:r>
          </w:p>
        </w:tc>
      </w:tr>
      <w:tr w:rsidR="00CB4BEB" w:rsidRPr="00FE5087" w14:paraId="41EF6E87" w14:textId="77777777" w:rsidTr="003C0924">
        <w:trPr>
          <w:trHeight w:hRule="exact" w:val="255"/>
        </w:trPr>
        <w:tc>
          <w:tcPr>
            <w:tcW w:w="2235" w:type="dxa"/>
            <w:shd w:val="clear" w:color="auto" w:fill="E0E0E0"/>
            <w:vAlign w:val="bottom"/>
          </w:tcPr>
          <w:p w14:paraId="103EED28"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Definition</w:t>
            </w:r>
          </w:p>
        </w:tc>
        <w:tc>
          <w:tcPr>
            <w:tcW w:w="11340" w:type="dxa"/>
            <w:shd w:val="clear" w:color="auto" w:fill="FFFFFF"/>
            <w:vAlign w:val="bottom"/>
          </w:tcPr>
          <w:p w14:paraId="591CD39F" w14:textId="54652B6B" w:rsidR="00CB4BEB" w:rsidRPr="003A52C1" w:rsidRDefault="00CB4BEB" w:rsidP="003C0924">
            <w:pPr>
              <w:rPr>
                <w:rFonts w:ascii="Trebuchet MS" w:hAnsi="Trebuchet MS" w:cs="Trebuchet MS"/>
                <w:sz w:val="18"/>
                <w:szCs w:val="18"/>
              </w:rPr>
            </w:pPr>
            <w:r w:rsidRPr="003A52C1">
              <w:rPr>
                <w:rFonts w:ascii="Trebuchet MS" w:hAnsi="Trebuchet MS"/>
                <w:sz w:val="18"/>
                <w:szCs w:val="18"/>
              </w:rPr>
              <w:t>Diverse plæner, bede og andre grønne anlæg der benyttes hovedsag</w:t>
            </w:r>
            <w:r w:rsidR="00124686">
              <w:rPr>
                <w:rFonts w:ascii="Trebuchet MS" w:hAnsi="Trebuchet MS"/>
                <w:sz w:val="18"/>
                <w:szCs w:val="18"/>
              </w:rPr>
              <w:t>e</w:t>
            </w:r>
            <w:r w:rsidRPr="003A52C1">
              <w:rPr>
                <w:rFonts w:ascii="Trebuchet MS" w:hAnsi="Trebuchet MS"/>
                <w:sz w:val="18"/>
                <w:szCs w:val="18"/>
              </w:rPr>
              <w:t>ligt til udsmykning, sport og fritidsformål.</w:t>
            </w:r>
          </w:p>
        </w:tc>
      </w:tr>
      <w:tr w:rsidR="00CB4BEB" w:rsidRPr="00FE5087" w14:paraId="020498C5" w14:textId="77777777" w:rsidTr="003C0924">
        <w:trPr>
          <w:trHeight w:hRule="exact" w:val="672"/>
        </w:trPr>
        <w:tc>
          <w:tcPr>
            <w:tcW w:w="2235" w:type="dxa"/>
            <w:shd w:val="clear" w:color="auto" w:fill="E0E0E0"/>
            <w:vAlign w:val="center"/>
          </w:tcPr>
          <w:p w14:paraId="196FFCE0"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Beskrivelse</w:t>
            </w:r>
          </w:p>
        </w:tc>
        <w:tc>
          <w:tcPr>
            <w:tcW w:w="11340" w:type="dxa"/>
            <w:shd w:val="clear" w:color="auto" w:fill="FFFFFF"/>
            <w:vAlign w:val="bottom"/>
          </w:tcPr>
          <w:p w14:paraId="7844C9F4" w14:textId="79128676" w:rsidR="00CB4BEB" w:rsidRPr="003A52C1" w:rsidRDefault="00CB4BEB" w:rsidP="003C0924">
            <w:pPr>
              <w:rPr>
                <w:rFonts w:ascii="Trebuchet MS" w:hAnsi="Trebuchet MS" w:cs="Trebuchet MS"/>
                <w:sz w:val="18"/>
                <w:szCs w:val="18"/>
              </w:rPr>
            </w:pPr>
            <w:r w:rsidRPr="003A52C1">
              <w:rPr>
                <w:rFonts w:ascii="Trebuchet MS" w:hAnsi="Trebuchet MS"/>
                <w:sz w:val="18"/>
                <w:szCs w:val="18"/>
              </w:rPr>
              <w:t>Diverse plæner, bede og andre grønne anlæg der benyttes hovedsag</w:t>
            </w:r>
            <w:r w:rsidR="00124686">
              <w:rPr>
                <w:rFonts w:ascii="Trebuchet MS" w:hAnsi="Trebuchet MS"/>
                <w:sz w:val="18"/>
                <w:szCs w:val="18"/>
              </w:rPr>
              <w:t>el</w:t>
            </w:r>
            <w:r w:rsidRPr="003A52C1">
              <w:rPr>
                <w:rFonts w:ascii="Trebuchet MS" w:hAnsi="Trebuchet MS"/>
                <w:sz w:val="18"/>
                <w:szCs w:val="18"/>
              </w:rPr>
              <w:t>igt til udsmykning, sport og fritidsformål.</w:t>
            </w:r>
            <w:r w:rsidRPr="003A52C1">
              <w:t xml:space="preserve"> </w:t>
            </w:r>
            <w:r w:rsidRPr="003A52C1">
              <w:rPr>
                <w:rFonts w:ascii="Trebuchet MS" w:hAnsi="Trebuchet MS"/>
                <w:sz w:val="18"/>
                <w:szCs w:val="18"/>
              </w:rPr>
              <w:t>NB Branchestandarden var endnu ikke færdiggjort ved offentliggørelsen. I stedet henvise pt. til Odense Kommunes ”Kvalitetshåndborg. Kvalitetsbeskrivelse for drift af grønne områder 2013.”</w:t>
            </w:r>
          </w:p>
        </w:tc>
      </w:tr>
      <w:tr w:rsidR="00CB4BEB" w:rsidRPr="00FE5087" w14:paraId="738A0B80" w14:textId="77777777" w:rsidTr="003C0924">
        <w:trPr>
          <w:trHeight w:hRule="exact" w:val="251"/>
        </w:trPr>
        <w:tc>
          <w:tcPr>
            <w:tcW w:w="2235" w:type="dxa"/>
            <w:shd w:val="clear" w:color="auto" w:fill="E0E0E0"/>
            <w:vAlign w:val="center"/>
          </w:tcPr>
          <w:p w14:paraId="05656C40" w14:textId="77777777" w:rsidR="00CB4BEB" w:rsidRPr="00FE5087" w:rsidRDefault="00CB4BEB" w:rsidP="003C0924">
            <w:pPr>
              <w:rPr>
                <w:rFonts w:ascii="Trebuchet MS" w:hAnsi="Trebuchet MS" w:cs="Trebuchet MS"/>
                <w:color w:val="1F497D"/>
                <w:sz w:val="18"/>
                <w:szCs w:val="18"/>
              </w:rPr>
            </w:pPr>
            <w:proofErr w:type="spellStart"/>
            <w:r w:rsidRPr="003A52C1">
              <w:rPr>
                <w:rFonts w:ascii="Trebuchet MS" w:hAnsi="Trebuchet MS" w:cs="Trebuchet MS"/>
                <w:sz w:val="18"/>
                <w:szCs w:val="18"/>
              </w:rPr>
              <w:t>Formaal</w:t>
            </w:r>
            <w:proofErr w:type="spellEnd"/>
            <w:r w:rsidRPr="003A52C1">
              <w:rPr>
                <w:rFonts w:ascii="Trebuchet MS" w:hAnsi="Trebuchet MS" w:cs="Trebuchet MS"/>
                <w:sz w:val="18"/>
                <w:szCs w:val="18"/>
              </w:rPr>
              <w:t xml:space="preserve"> </w:t>
            </w:r>
          </w:p>
        </w:tc>
        <w:tc>
          <w:tcPr>
            <w:tcW w:w="11340" w:type="dxa"/>
            <w:shd w:val="clear" w:color="auto" w:fill="FFFFFF"/>
            <w:vAlign w:val="bottom"/>
          </w:tcPr>
          <w:p w14:paraId="1EF68CF3" w14:textId="56BD5E44"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Oplyse sagsbehandler og privat/offentlig entreprenør via selvbetjeningsløsninger, hvordan arealer plejes</w:t>
            </w:r>
          </w:p>
        </w:tc>
      </w:tr>
      <w:tr w:rsidR="00CB4BEB" w:rsidRPr="00FE5087" w14:paraId="1417D793" w14:textId="77777777" w:rsidTr="003C0924">
        <w:trPr>
          <w:trHeight w:hRule="exact" w:val="255"/>
        </w:trPr>
        <w:tc>
          <w:tcPr>
            <w:tcW w:w="2235" w:type="dxa"/>
            <w:shd w:val="clear" w:color="auto" w:fill="E0E0E0"/>
            <w:vAlign w:val="bottom"/>
          </w:tcPr>
          <w:p w14:paraId="11E8182A" w14:textId="77777777" w:rsidR="00CB4BEB" w:rsidRPr="00FE5087" w:rsidRDefault="00CB4BEB" w:rsidP="003C0924">
            <w:pPr>
              <w:rPr>
                <w:rFonts w:ascii="Trebuchet MS" w:hAnsi="Trebuchet MS" w:cs="Trebuchet MS"/>
                <w:color w:val="1F497D"/>
                <w:sz w:val="18"/>
                <w:szCs w:val="18"/>
              </w:rPr>
            </w:pPr>
            <w:proofErr w:type="spellStart"/>
            <w:r w:rsidRPr="003A52C1">
              <w:rPr>
                <w:rFonts w:ascii="Trebuchet MS" w:hAnsi="Trebuchet MS" w:cs="Trebuchet MS"/>
                <w:sz w:val="18"/>
                <w:szCs w:val="18"/>
              </w:rPr>
              <w:t>Noegleord_hovedgruppe</w:t>
            </w:r>
            <w:proofErr w:type="spellEnd"/>
          </w:p>
        </w:tc>
        <w:tc>
          <w:tcPr>
            <w:tcW w:w="11340" w:type="dxa"/>
            <w:shd w:val="clear" w:color="auto" w:fill="FFFFFF"/>
            <w:vAlign w:val="bottom"/>
          </w:tcPr>
          <w:p w14:paraId="0FF3B949"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bCs/>
                <w:kern w:val="32"/>
                <w:sz w:val="18"/>
                <w:szCs w:val="18"/>
              </w:rPr>
              <w:t>Arealanvendelse</w:t>
            </w:r>
          </w:p>
        </w:tc>
      </w:tr>
      <w:tr w:rsidR="00CB4BEB" w:rsidRPr="00FE5087" w14:paraId="6BAEBCE0" w14:textId="77777777" w:rsidTr="003C0924">
        <w:trPr>
          <w:trHeight w:hRule="exact" w:val="255"/>
        </w:trPr>
        <w:tc>
          <w:tcPr>
            <w:tcW w:w="2235" w:type="dxa"/>
            <w:shd w:val="clear" w:color="auto" w:fill="E0E0E0"/>
            <w:vAlign w:val="bottom"/>
          </w:tcPr>
          <w:p w14:paraId="71B5E2C3" w14:textId="77777777" w:rsidR="00CB4BEB" w:rsidRPr="00FE5087" w:rsidRDefault="00CB4BEB" w:rsidP="003C0924">
            <w:pPr>
              <w:rPr>
                <w:rFonts w:ascii="Trebuchet MS" w:hAnsi="Trebuchet MS" w:cs="Trebuchet MS"/>
                <w:color w:val="1F497D"/>
                <w:sz w:val="18"/>
                <w:szCs w:val="18"/>
              </w:rPr>
            </w:pPr>
            <w:proofErr w:type="spellStart"/>
            <w:r w:rsidRPr="003A52C1">
              <w:rPr>
                <w:rFonts w:ascii="Trebuchet MS" w:hAnsi="Trebuchet MS" w:cs="Trebuchet MS"/>
                <w:sz w:val="18"/>
                <w:szCs w:val="18"/>
              </w:rPr>
              <w:t>No</w:t>
            </w:r>
            <w:r w:rsidRPr="00C97CC9">
              <w:rPr>
                <w:rFonts w:ascii="Trebuchet MS" w:hAnsi="Trebuchet MS" w:cs="Trebuchet MS"/>
                <w:sz w:val="18"/>
                <w:szCs w:val="18"/>
              </w:rPr>
              <w:t>e</w:t>
            </w:r>
            <w:r w:rsidRPr="003A52C1">
              <w:rPr>
                <w:rFonts w:ascii="Trebuchet MS" w:hAnsi="Trebuchet MS" w:cs="Trebuchet MS"/>
                <w:sz w:val="18"/>
                <w:szCs w:val="18"/>
              </w:rPr>
              <w:t>gle_ord</w:t>
            </w:r>
            <w:proofErr w:type="spellEnd"/>
          </w:p>
        </w:tc>
        <w:tc>
          <w:tcPr>
            <w:tcW w:w="11340" w:type="dxa"/>
            <w:shd w:val="clear" w:color="auto" w:fill="FFFFFF"/>
            <w:vAlign w:val="bottom"/>
          </w:tcPr>
          <w:p w14:paraId="69C9542A" w14:textId="77777777" w:rsidR="00CB4BEB" w:rsidRPr="003A52C1" w:rsidRDefault="00CB4BEB" w:rsidP="003C0924">
            <w:pPr>
              <w:autoSpaceDE w:val="0"/>
              <w:autoSpaceDN w:val="0"/>
              <w:adjustRightInd w:val="0"/>
              <w:rPr>
                <w:rFonts w:ascii="Trebuchet MS" w:hAnsi="Trebuchet MS" w:cs="Trebuchet MS"/>
                <w:sz w:val="18"/>
                <w:szCs w:val="18"/>
              </w:rPr>
            </w:pPr>
            <w:r w:rsidRPr="003A52C1">
              <w:rPr>
                <w:rFonts w:ascii="Trebuchet MS" w:hAnsi="Trebuchet MS" w:cs="Trebuchet MS"/>
                <w:sz w:val="18"/>
                <w:szCs w:val="18"/>
              </w:rPr>
              <w:t>Park, plæne, bede, blomster, pur, græs</w:t>
            </w:r>
          </w:p>
        </w:tc>
      </w:tr>
      <w:tr w:rsidR="00CB4BEB" w:rsidRPr="00FE5087" w14:paraId="5705865C" w14:textId="77777777" w:rsidTr="003C0924">
        <w:trPr>
          <w:trHeight w:hRule="exact" w:val="255"/>
        </w:trPr>
        <w:tc>
          <w:tcPr>
            <w:tcW w:w="2235" w:type="dxa"/>
            <w:shd w:val="clear" w:color="auto" w:fill="E0E0E0"/>
            <w:vAlign w:val="bottom"/>
          </w:tcPr>
          <w:p w14:paraId="2990D39D"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 type</w:t>
            </w:r>
          </w:p>
        </w:tc>
        <w:tc>
          <w:tcPr>
            <w:tcW w:w="11340" w:type="dxa"/>
            <w:shd w:val="clear" w:color="auto" w:fill="FFFFFF"/>
            <w:vAlign w:val="bottom"/>
          </w:tcPr>
          <w:p w14:paraId="3412F9CA"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Flade</w:t>
            </w:r>
          </w:p>
        </w:tc>
      </w:tr>
      <w:tr w:rsidR="00CB4BEB" w:rsidRPr="00FE5087" w14:paraId="59EAB333" w14:textId="77777777" w:rsidTr="003C0924">
        <w:trPr>
          <w:trHeight w:hRule="exact" w:val="255"/>
        </w:trPr>
        <w:tc>
          <w:tcPr>
            <w:tcW w:w="2235" w:type="dxa"/>
            <w:shd w:val="clear" w:color="auto" w:fill="E0E0E0"/>
            <w:vAlign w:val="bottom"/>
          </w:tcPr>
          <w:p w14:paraId="0A00584F"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Lovgrundlag</w:t>
            </w:r>
          </w:p>
        </w:tc>
        <w:tc>
          <w:tcPr>
            <w:tcW w:w="11340" w:type="dxa"/>
            <w:shd w:val="clear" w:color="auto" w:fill="FFFFFF"/>
            <w:vAlign w:val="bottom"/>
          </w:tcPr>
          <w:p w14:paraId="4A487CDB" w14:textId="77777777" w:rsidR="00CB4BEB" w:rsidRPr="00E6255A" w:rsidRDefault="00CB4BEB" w:rsidP="003C0924">
            <w:pPr>
              <w:rPr>
                <w:rFonts w:ascii="Trebuchet MS" w:hAnsi="Trebuchet MS" w:cs="Trebuchet MS"/>
                <w:sz w:val="18"/>
                <w:szCs w:val="18"/>
              </w:rPr>
            </w:pPr>
          </w:p>
        </w:tc>
      </w:tr>
      <w:tr w:rsidR="00CB4BEB" w:rsidRPr="00E5718A" w14:paraId="2F6AF53D" w14:textId="77777777" w:rsidTr="003C0924">
        <w:trPr>
          <w:trHeight w:hRule="exact" w:val="255"/>
        </w:trPr>
        <w:tc>
          <w:tcPr>
            <w:tcW w:w="2235" w:type="dxa"/>
            <w:shd w:val="clear" w:color="auto" w:fill="E0E0E0"/>
            <w:vAlign w:val="bottom"/>
          </w:tcPr>
          <w:p w14:paraId="1BE99CF9" w14:textId="77777777" w:rsidR="00CB4BEB" w:rsidRPr="00E6255A" w:rsidRDefault="00CB4BEB" w:rsidP="003C0924">
            <w:pPr>
              <w:rPr>
                <w:rFonts w:ascii="Trebuchet MS" w:hAnsi="Trebuchet MS" w:cs="Trebuchet MS"/>
                <w:sz w:val="18"/>
                <w:szCs w:val="18"/>
              </w:rPr>
            </w:pPr>
            <w:proofErr w:type="spellStart"/>
            <w:r w:rsidRPr="00E6255A">
              <w:rPr>
                <w:rFonts w:ascii="Trebuchet MS" w:hAnsi="Trebuchet MS" w:cs="Trebuchet MS"/>
                <w:sz w:val="18"/>
                <w:szCs w:val="18"/>
              </w:rPr>
              <w:t>KLE_koder</w:t>
            </w:r>
            <w:proofErr w:type="spellEnd"/>
          </w:p>
        </w:tc>
        <w:tc>
          <w:tcPr>
            <w:tcW w:w="11340" w:type="dxa"/>
            <w:shd w:val="clear" w:color="auto" w:fill="FFFFFF"/>
            <w:vAlign w:val="bottom"/>
          </w:tcPr>
          <w:p w14:paraId="6C37B015" w14:textId="77777777" w:rsidR="00CB4BEB" w:rsidRPr="00E6255A" w:rsidRDefault="00CB4BEB" w:rsidP="003C0924">
            <w:pPr>
              <w:rPr>
                <w:rFonts w:ascii="Trebuchet MS" w:hAnsi="Trebuchet MS" w:cs="Trebuchet MS"/>
                <w:sz w:val="18"/>
                <w:szCs w:val="18"/>
              </w:rPr>
            </w:pPr>
            <w:r w:rsidRPr="003565D7">
              <w:rPr>
                <w:rFonts w:ascii="Trebuchet MS" w:hAnsi="Trebuchet MS" w:cs="Trebuchet MS"/>
                <w:sz w:val="18"/>
                <w:szCs w:val="18"/>
              </w:rPr>
              <w:t xml:space="preserve">04.00.00, 04.01.00, 04.01.09, 04.01.10, 04.01.11 </w:t>
            </w:r>
          </w:p>
        </w:tc>
      </w:tr>
    </w:tbl>
    <w:p w14:paraId="354EF64F" w14:textId="77777777" w:rsidR="00CB4BEB" w:rsidRPr="003A52C1" w:rsidRDefault="00CB4BEB" w:rsidP="00CB4BEB">
      <w:pPr>
        <w:pStyle w:val="Overskrift6"/>
      </w:pPr>
      <w:r w:rsidRPr="003A52C1">
        <w:t>5.19.1.2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6"/>
        <w:gridCol w:w="8980"/>
      </w:tblGrid>
      <w:tr w:rsidR="00CB4BEB" w:rsidRPr="00FE5087" w14:paraId="465BDF14" w14:textId="77777777" w:rsidTr="003C0924">
        <w:trPr>
          <w:trHeight w:hRule="exact" w:val="255"/>
        </w:trPr>
        <w:tc>
          <w:tcPr>
            <w:tcW w:w="4503" w:type="dxa"/>
            <w:shd w:val="clear" w:color="auto" w:fill="D9D9D9"/>
            <w:vAlign w:val="bottom"/>
          </w:tcPr>
          <w:p w14:paraId="314C03AD"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Emne</w:t>
            </w:r>
          </w:p>
        </w:tc>
        <w:tc>
          <w:tcPr>
            <w:tcW w:w="9149" w:type="dxa"/>
            <w:shd w:val="clear" w:color="auto" w:fill="D9D9D9"/>
            <w:vAlign w:val="bottom"/>
          </w:tcPr>
          <w:p w14:paraId="4C35C88E"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FE5087" w14:paraId="4552DD54" w14:textId="77777777" w:rsidTr="003C0924">
        <w:trPr>
          <w:trHeight w:hRule="exact" w:val="305"/>
        </w:trPr>
        <w:tc>
          <w:tcPr>
            <w:tcW w:w="4503" w:type="dxa"/>
            <w:shd w:val="clear" w:color="auto" w:fill="E0E0E0"/>
            <w:vAlign w:val="center"/>
          </w:tcPr>
          <w:p w14:paraId="4D89E6E5"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Cs/>
                <w:sz w:val="18"/>
                <w:szCs w:val="18"/>
              </w:rPr>
              <w:t>Registreringsinstruks</w:t>
            </w:r>
          </w:p>
        </w:tc>
        <w:tc>
          <w:tcPr>
            <w:tcW w:w="9149" w:type="dxa"/>
            <w:shd w:val="clear" w:color="auto" w:fill="FFFFFF"/>
            <w:vAlign w:val="bottom"/>
          </w:tcPr>
          <w:p w14:paraId="3E6BB6DC"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 xml:space="preserve">Fladen registreres med snap til </w:t>
            </w:r>
            <w:proofErr w:type="spellStart"/>
            <w:r w:rsidRPr="00124686">
              <w:rPr>
                <w:rFonts w:ascii="Trebuchet MS" w:hAnsi="Trebuchet MS" w:cs="Trebuchet MS"/>
                <w:sz w:val="18"/>
                <w:szCs w:val="18"/>
              </w:rPr>
              <w:t>GeoDanmark</w:t>
            </w:r>
            <w:proofErr w:type="spellEnd"/>
            <w:r w:rsidRPr="003A52C1">
              <w:rPr>
                <w:rFonts w:ascii="Trebuchet MS" w:hAnsi="Trebuchet MS" w:cs="Trebuchet MS"/>
                <w:sz w:val="18"/>
                <w:szCs w:val="18"/>
              </w:rPr>
              <w:t xml:space="preserve">-objekter og skel m.v. Bør anvende </w:t>
            </w:r>
            <w:proofErr w:type="spellStart"/>
            <w:r w:rsidRPr="003A52C1">
              <w:rPr>
                <w:rFonts w:ascii="Trebuchet MS" w:hAnsi="Trebuchet MS" w:cs="Trebuchet MS"/>
                <w:sz w:val="18"/>
                <w:szCs w:val="18"/>
              </w:rPr>
              <w:t>ortofoto</w:t>
            </w:r>
            <w:proofErr w:type="spellEnd"/>
            <w:r w:rsidRPr="003A52C1">
              <w:rPr>
                <w:rFonts w:ascii="Trebuchet MS" w:hAnsi="Trebuchet MS" w:cs="Trebuchet MS"/>
                <w:sz w:val="18"/>
                <w:szCs w:val="18"/>
              </w:rPr>
              <w:t xml:space="preserve"> i denne proces.</w:t>
            </w:r>
          </w:p>
        </w:tc>
      </w:tr>
      <w:tr w:rsidR="00CB4BEB" w:rsidRPr="00FE5087" w14:paraId="12803088" w14:textId="77777777" w:rsidTr="00124686">
        <w:trPr>
          <w:trHeight w:hRule="exact" w:val="534"/>
        </w:trPr>
        <w:tc>
          <w:tcPr>
            <w:tcW w:w="4503" w:type="dxa"/>
            <w:shd w:val="clear" w:color="auto" w:fill="E0E0E0"/>
            <w:vAlign w:val="center"/>
          </w:tcPr>
          <w:p w14:paraId="1701BD54"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lastRenderedPageBreak/>
              <w:t>Klassificering/opdeling</w:t>
            </w:r>
          </w:p>
        </w:tc>
        <w:tc>
          <w:tcPr>
            <w:tcW w:w="9149" w:type="dxa"/>
            <w:shd w:val="clear" w:color="auto" w:fill="FFFFFF"/>
            <w:vAlign w:val="bottom"/>
          </w:tcPr>
          <w:p w14:paraId="38C902E0"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 xml:space="preserve">Opdeles i vedligeholdelsestype med mulighed for at tilføre </w:t>
            </w:r>
            <w:proofErr w:type="spellStart"/>
            <w:r w:rsidRPr="003A52C1">
              <w:rPr>
                <w:rFonts w:ascii="Trebuchet MS" w:hAnsi="Trebuchet MS" w:cs="Trebuchet MS"/>
                <w:sz w:val="18"/>
                <w:szCs w:val="18"/>
              </w:rPr>
              <w:t>anlægsår</w:t>
            </w:r>
            <w:proofErr w:type="spellEnd"/>
            <w:r w:rsidRPr="003A52C1">
              <w:rPr>
                <w:rFonts w:ascii="Trebuchet MS" w:hAnsi="Trebuchet MS" w:cs="Trebuchet MS"/>
                <w:sz w:val="18"/>
                <w:szCs w:val="18"/>
              </w:rPr>
              <w:t xml:space="preserve">, driftsniveau </w:t>
            </w:r>
            <w:proofErr w:type="gramStart"/>
            <w:r w:rsidRPr="003A52C1">
              <w:rPr>
                <w:rFonts w:ascii="Trebuchet MS" w:hAnsi="Trebuchet MS" w:cs="Trebuchet MS"/>
                <w:sz w:val="18"/>
                <w:szCs w:val="18"/>
              </w:rPr>
              <w:t>m.v..</w:t>
            </w:r>
            <w:proofErr w:type="gramEnd"/>
            <w:r w:rsidRPr="003A52C1">
              <w:rPr>
                <w:rFonts w:ascii="Trebuchet MS" w:hAnsi="Trebuchet MS" w:cs="Trebuchet MS"/>
                <w:sz w:val="18"/>
                <w:szCs w:val="18"/>
              </w:rPr>
              <w:t xml:space="preserve">  Se 5.19.1.3 Kodelister. Mulighed for præcisering til lokale standarter.</w:t>
            </w:r>
          </w:p>
        </w:tc>
      </w:tr>
      <w:tr w:rsidR="00CB4BEB" w:rsidRPr="00FE5087" w14:paraId="02193C4C" w14:textId="77777777" w:rsidTr="003C0924">
        <w:trPr>
          <w:trHeight w:hRule="exact" w:val="255"/>
        </w:trPr>
        <w:tc>
          <w:tcPr>
            <w:tcW w:w="4503" w:type="dxa"/>
            <w:shd w:val="clear" w:color="auto" w:fill="E0E0E0"/>
            <w:vAlign w:val="bottom"/>
          </w:tcPr>
          <w:p w14:paraId="5AD28D1F"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Minimum størrelser for objekt</w:t>
            </w:r>
          </w:p>
        </w:tc>
        <w:tc>
          <w:tcPr>
            <w:tcW w:w="9149" w:type="dxa"/>
            <w:shd w:val="clear" w:color="auto" w:fill="FFFFFF"/>
            <w:vAlign w:val="bottom"/>
          </w:tcPr>
          <w:p w14:paraId="5A7CD58C"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0,1 kvm.</w:t>
            </w:r>
          </w:p>
        </w:tc>
      </w:tr>
      <w:tr w:rsidR="00CB4BEB" w:rsidRPr="00FE5087" w14:paraId="5B63C8F1" w14:textId="77777777" w:rsidTr="003C0924">
        <w:trPr>
          <w:trHeight w:hRule="exact" w:val="255"/>
        </w:trPr>
        <w:tc>
          <w:tcPr>
            <w:tcW w:w="4503" w:type="dxa"/>
            <w:shd w:val="clear" w:color="auto" w:fill="E0E0E0"/>
            <w:vAlign w:val="bottom"/>
          </w:tcPr>
          <w:p w14:paraId="1D2ADA52"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Entydige objekter</w:t>
            </w:r>
          </w:p>
        </w:tc>
        <w:tc>
          <w:tcPr>
            <w:tcW w:w="9149" w:type="dxa"/>
            <w:shd w:val="clear" w:color="auto" w:fill="FFFFFF"/>
            <w:vAlign w:val="bottom"/>
          </w:tcPr>
          <w:p w14:paraId="100643CD" w14:textId="77777777" w:rsidR="00CB4BEB" w:rsidRPr="003A52C1" w:rsidRDefault="00CB4BEB" w:rsidP="003C0924">
            <w:pPr>
              <w:rPr>
                <w:rFonts w:ascii="Trebuchet MS" w:hAnsi="Trebuchet MS" w:cs="Trebuchet MS"/>
                <w:sz w:val="18"/>
                <w:szCs w:val="18"/>
              </w:rPr>
            </w:pPr>
          </w:p>
        </w:tc>
      </w:tr>
      <w:tr w:rsidR="00CB4BEB" w:rsidRPr="00FE5087" w14:paraId="298FF292" w14:textId="77777777" w:rsidTr="003C0924">
        <w:trPr>
          <w:trHeight w:hRule="exact" w:val="255"/>
        </w:trPr>
        <w:tc>
          <w:tcPr>
            <w:tcW w:w="4503" w:type="dxa"/>
            <w:shd w:val="clear" w:color="auto" w:fill="E0E0E0"/>
            <w:vAlign w:val="bottom"/>
          </w:tcPr>
          <w:p w14:paraId="1E20AB9B"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mellem objekter</w:t>
            </w:r>
          </w:p>
        </w:tc>
        <w:tc>
          <w:tcPr>
            <w:tcW w:w="9149" w:type="dxa"/>
            <w:shd w:val="clear" w:color="auto" w:fill="FFFFFF"/>
            <w:vAlign w:val="bottom"/>
          </w:tcPr>
          <w:p w14:paraId="66641BEB" w14:textId="77777777" w:rsidR="00CB4BEB" w:rsidRPr="003A52C1" w:rsidRDefault="00CB4BEB" w:rsidP="003C0924">
            <w:pPr>
              <w:rPr>
                <w:rFonts w:ascii="Trebuchet MS" w:hAnsi="Trebuchet MS" w:cs="Trebuchet MS"/>
                <w:sz w:val="18"/>
                <w:szCs w:val="18"/>
              </w:rPr>
            </w:pPr>
          </w:p>
        </w:tc>
      </w:tr>
      <w:tr w:rsidR="00CB4BEB" w:rsidRPr="00FE5087" w14:paraId="09B18E56" w14:textId="77777777" w:rsidTr="00124686">
        <w:trPr>
          <w:trHeight w:hRule="exact" w:val="495"/>
        </w:trPr>
        <w:tc>
          <w:tcPr>
            <w:tcW w:w="4503" w:type="dxa"/>
            <w:shd w:val="clear" w:color="auto" w:fill="E0E0E0"/>
            <w:vAlign w:val="bottom"/>
          </w:tcPr>
          <w:p w14:paraId="1259899B"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med objekter i andre datasæt</w:t>
            </w:r>
          </w:p>
        </w:tc>
        <w:tc>
          <w:tcPr>
            <w:tcW w:w="9149" w:type="dxa"/>
            <w:shd w:val="clear" w:color="auto" w:fill="FFFFFF"/>
            <w:vAlign w:val="bottom"/>
          </w:tcPr>
          <w:p w14:paraId="1000CC7D"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 xml:space="preserve">Placeres gerne med snap til nabo- og </w:t>
            </w:r>
            <w:proofErr w:type="spellStart"/>
            <w:r w:rsidRPr="00124686">
              <w:rPr>
                <w:rFonts w:ascii="Trebuchet MS" w:hAnsi="Trebuchet MS" w:cs="Trebuchet MS"/>
                <w:sz w:val="18"/>
                <w:szCs w:val="18"/>
              </w:rPr>
              <w:t>GeoDanmark</w:t>
            </w:r>
            <w:proofErr w:type="spellEnd"/>
            <w:r w:rsidRPr="003A52C1">
              <w:rPr>
                <w:rFonts w:ascii="Trebuchet MS" w:hAnsi="Trebuchet MS" w:cs="Trebuchet MS"/>
                <w:sz w:val="18"/>
                <w:szCs w:val="18"/>
              </w:rPr>
              <w:t>-objekter. Normalt bør der ikke være overlap mellem flader.</w:t>
            </w:r>
          </w:p>
        </w:tc>
      </w:tr>
    </w:tbl>
    <w:p w14:paraId="7BAE322F" w14:textId="77777777" w:rsidR="00CB4BEB" w:rsidRPr="003A52C1" w:rsidRDefault="00CB4BEB" w:rsidP="00CB4BEB">
      <w:pPr>
        <w:pStyle w:val="Overskrift6"/>
      </w:pPr>
      <w:r w:rsidRPr="003A52C1">
        <w:t>5.19.1.3 Kodelister</w:t>
      </w:r>
    </w:p>
    <w:p w14:paraId="64C83713" w14:textId="77777777" w:rsidR="00CB4BEB" w:rsidRPr="00D438A6" w:rsidRDefault="00CB4BEB" w:rsidP="00CB4BEB">
      <w:pPr>
        <w:autoSpaceDE w:val="0"/>
        <w:autoSpaceDN w:val="0"/>
        <w:adjustRightInd w:val="0"/>
        <w:rPr>
          <w:rFonts w:ascii="Trebuchet MS" w:hAnsi="Trebuchet MS" w:cs="Trebuchet MS"/>
          <w:sz w:val="19"/>
          <w:szCs w:val="19"/>
        </w:rPr>
      </w:pPr>
      <w:r w:rsidRPr="00D438A6">
        <w:rPr>
          <w:rFonts w:ascii="Trebuchet MS" w:hAnsi="Trebuchet MS" w:cs="Trebuchet MS"/>
          <w:sz w:val="19"/>
          <w:szCs w:val="19"/>
        </w:rPr>
        <w:t>Kodelisterne fungerer som oversættelser mellem anvendte kodeværdier og de matchende forklarende tekster.</w:t>
      </w:r>
    </w:p>
    <w:p w14:paraId="6FF5B36F" w14:textId="77777777" w:rsidR="00CB4BEB" w:rsidRPr="003A52C1" w:rsidRDefault="00CB4BEB" w:rsidP="00CB4BEB">
      <w:pPr>
        <w:pStyle w:val="Overskrift7"/>
      </w:pPr>
      <w:r w:rsidRPr="003A52C1">
        <w:t xml:space="preserve">5.19.1.3.1   6800 </w:t>
      </w:r>
      <w:proofErr w:type="spellStart"/>
      <w:r w:rsidRPr="003A52C1">
        <w:t>V</w:t>
      </w:r>
      <w:r w:rsidRPr="003A52C1">
        <w:rPr>
          <w:kern w:val="32"/>
        </w:rPr>
        <w:t>edlhold_f_type</w:t>
      </w:r>
      <w:proofErr w:type="spellEnd"/>
      <w:r w:rsidRPr="003A52C1">
        <w:rPr>
          <w:kern w:val="32"/>
        </w:rPr>
        <w:t xml:space="preserve"> </w:t>
      </w:r>
      <w:r w:rsidRPr="003A52C1">
        <w:t>(d_6800_vedlhold_f_type)</w:t>
      </w:r>
    </w:p>
    <w:p w14:paraId="3FF199DE" w14:textId="77777777" w:rsidR="00CB4BEB" w:rsidRPr="00D438A6" w:rsidRDefault="00CB4BEB" w:rsidP="00CB4BEB">
      <w:pPr>
        <w:rPr>
          <w:rFonts w:ascii="Trebuchet MS" w:hAnsi="Trebuchet MS" w:cs="Trebuchet MS"/>
          <w:sz w:val="19"/>
          <w:szCs w:val="19"/>
        </w:rPr>
      </w:pPr>
      <w:r w:rsidRPr="00D438A6">
        <w:rPr>
          <w:rFonts w:ascii="Trebuchet MS" w:hAnsi="Trebuchet MS" w:cs="Trebuchet MS"/>
          <w:sz w:val="19"/>
          <w:szCs w:val="19"/>
        </w:rPr>
        <w:t>De første to cifre henviser til element</w:t>
      </w:r>
      <w:r w:rsidRPr="00D438A6">
        <w:rPr>
          <w:rFonts w:ascii="Trebuchet MS" w:hAnsi="Trebuchet MS" w:cs="Trebuchet MS"/>
          <w:sz w:val="19"/>
          <w:szCs w:val="19"/>
          <w:highlight w:val="yellow"/>
        </w:rPr>
        <w:t>gruppen</w:t>
      </w:r>
      <w:r w:rsidRPr="00D438A6">
        <w:rPr>
          <w:rFonts w:ascii="Trebuchet MS" w:hAnsi="Trebuchet MS" w:cs="Trebuchet MS"/>
          <w:sz w:val="19"/>
          <w:szCs w:val="19"/>
        </w:rPr>
        <w:t xml:space="preserve">, derefter kommer </w:t>
      </w:r>
      <w:r w:rsidRPr="00D438A6">
        <w:rPr>
          <w:rFonts w:ascii="Trebuchet MS" w:hAnsi="Trebuchet MS" w:cs="Trebuchet MS"/>
          <w:sz w:val="19"/>
          <w:szCs w:val="19"/>
          <w:highlight w:val="cyan"/>
        </w:rPr>
        <w:t>elementet</w:t>
      </w:r>
      <w:r w:rsidRPr="00D438A6">
        <w:rPr>
          <w:rFonts w:ascii="Trebuchet MS" w:hAnsi="Trebuchet MS" w:cs="Trebuchet MS"/>
          <w:sz w:val="19"/>
          <w:szCs w:val="19"/>
        </w:rPr>
        <w:t xml:space="preserve"> og de to sidste cifre er </w:t>
      </w:r>
      <w:r w:rsidRPr="00D438A6">
        <w:rPr>
          <w:rFonts w:ascii="Trebuchet MS" w:hAnsi="Trebuchet MS" w:cs="Trebuchet MS"/>
          <w:sz w:val="19"/>
          <w:szCs w:val="19"/>
          <w:highlight w:val="red"/>
        </w:rPr>
        <w:t>underelement</w:t>
      </w:r>
      <w:r w:rsidRPr="00D438A6">
        <w:rPr>
          <w:rFonts w:ascii="Trebuchet MS" w:hAnsi="Trebuchet MS" w:cs="Trebuchet MS"/>
          <w:sz w:val="19"/>
          <w:szCs w:val="19"/>
        </w:rPr>
        <w:t xml:space="preserve"> (valgfrie lokale kvalitetsvarianter).</w:t>
      </w:r>
    </w:p>
    <w:p w14:paraId="32A8ACE5" w14:textId="77777777" w:rsidR="00CB4BEB" w:rsidRPr="003A52C1" w:rsidRDefault="00CB4BEB" w:rsidP="00CB4BEB"/>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35"/>
        <w:gridCol w:w="3638"/>
        <w:gridCol w:w="736"/>
        <w:gridCol w:w="1296"/>
        <w:gridCol w:w="5670"/>
      </w:tblGrid>
      <w:tr w:rsidR="00CB4BEB" w:rsidRPr="00FE5087" w14:paraId="3CF11203" w14:textId="77777777" w:rsidTr="003C0924">
        <w:trPr>
          <w:trHeight w:hRule="exact" w:val="680"/>
        </w:trPr>
        <w:tc>
          <w:tcPr>
            <w:tcW w:w="2235" w:type="dxa"/>
            <w:tcBorders>
              <w:bottom w:val="single" w:sz="4" w:space="0" w:color="auto"/>
            </w:tcBorders>
            <w:shd w:val="clear" w:color="auto" w:fill="D9D9D9"/>
            <w:vAlign w:val="center"/>
          </w:tcPr>
          <w:p w14:paraId="0BFD9F77" w14:textId="77777777" w:rsidR="00CB4BEB" w:rsidRPr="003B051D" w:rsidRDefault="00CB4BEB" w:rsidP="003C0924">
            <w:pPr>
              <w:rPr>
                <w:rFonts w:ascii="Trebuchet MS" w:hAnsi="Trebuchet MS" w:cs="Trebuchet MS"/>
                <w:b/>
                <w:bCs/>
                <w:sz w:val="18"/>
                <w:szCs w:val="18"/>
              </w:rPr>
            </w:pPr>
            <w:proofErr w:type="spellStart"/>
            <w:r w:rsidRPr="003B051D">
              <w:rPr>
                <w:rFonts w:ascii="Trebuchet MS" w:hAnsi="Trebuchet MS"/>
                <w:b/>
                <w:sz w:val="18"/>
                <w:szCs w:val="18"/>
              </w:rPr>
              <w:t>vedlhold_f_type</w:t>
            </w:r>
            <w:r w:rsidRPr="003B051D">
              <w:rPr>
                <w:rFonts w:ascii="Trebuchet MS" w:hAnsi="Trebuchet MS" w:cs="Trebuchet MS"/>
                <w:b/>
                <w:bCs/>
                <w:sz w:val="18"/>
                <w:szCs w:val="18"/>
              </w:rPr>
              <w:t>_kode</w:t>
            </w:r>
            <w:proofErr w:type="spellEnd"/>
          </w:p>
        </w:tc>
        <w:tc>
          <w:tcPr>
            <w:tcW w:w="3638" w:type="dxa"/>
            <w:tcBorders>
              <w:bottom w:val="single" w:sz="4" w:space="0" w:color="auto"/>
            </w:tcBorders>
            <w:shd w:val="clear" w:color="auto" w:fill="D9D9D9"/>
            <w:vAlign w:val="center"/>
          </w:tcPr>
          <w:p w14:paraId="1BDB5CA4" w14:textId="77777777" w:rsidR="00CB4BEB" w:rsidRPr="003B051D" w:rsidRDefault="00CB4BEB" w:rsidP="003C0924">
            <w:pPr>
              <w:rPr>
                <w:rFonts w:ascii="Trebuchet MS" w:hAnsi="Trebuchet MS" w:cs="Trebuchet MS"/>
                <w:b/>
                <w:bCs/>
                <w:sz w:val="18"/>
                <w:szCs w:val="18"/>
              </w:rPr>
            </w:pPr>
            <w:proofErr w:type="spellStart"/>
            <w:r w:rsidRPr="003B051D">
              <w:rPr>
                <w:rFonts w:ascii="Trebuchet MS" w:hAnsi="Trebuchet MS"/>
                <w:b/>
                <w:sz w:val="18"/>
                <w:szCs w:val="18"/>
              </w:rPr>
              <w:t>vedlhold_f_type</w:t>
            </w:r>
            <w:proofErr w:type="spellEnd"/>
          </w:p>
        </w:tc>
        <w:tc>
          <w:tcPr>
            <w:tcW w:w="736" w:type="dxa"/>
            <w:tcBorders>
              <w:bottom w:val="single" w:sz="4" w:space="0" w:color="auto"/>
            </w:tcBorders>
            <w:shd w:val="clear" w:color="auto" w:fill="D9D9D9"/>
            <w:vAlign w:val="center"/>
          </w:tcPr>
          <w:p w14:paraId="497DD333" w14:textId="77777777" w:rsidR="00CB4BEB" w:rsidRPr="003B051D" w:rsidRDefault="00CB4BEB" w:rsidP="003C0924">
            <w:pPr>
              <w:rPr>
                <w:rFonts w:ascii="Trebuchet MS" w:hAnsi="Trebuchet MS"/>
                <w:b/>
                <w:sz w:val="18"/>
                <w:szCs w:val="18"/>
              </w:rPr>
            </w:pPr>
            <w:r w:rsidRPr="003B051D">
              <w:rPr>
                <w:rFonts w:ascii="Trebuchet MS" w:hAnsi="Trebuchet MS" w:cs="Trebuchet MS"/>
                <w:b/>
                <w:bCs/>
                <w:sz w:val="18"/>
                <w:szCs w:val="18"/>
              </w:rPr>
              <w:t>aktiv</w:t>
            </w:r>
          </w:p>
        </w:tc>
        <w:tc>
          <w:tcPr>
            <w:tcW w:w="1296" w:type="dxa"/>
            <w:tcBorders>
              <w:bottom w:val="single" w:sz="4" w:space="0" w:color="auto"/>
            </w:tcBorders>
            <w:shd w:val="clear" w:color="auto" w:fill="D9D9D9"/>
            <w:vAlign w:val="center"/>
          </w:tcPr>
          <w:p w14:paraId="7B1C1A46" w14:textId="77777777" w:rsidR="00CB4BEB" w:rsidRPr="003B051D" w:rsidRDefault="00CB4BEB" w:rsidP="003C0924">
            <w:pPr>
              <w:rPr>
                <w:rFonts w:ascii="Trebuchet MS" w:hAnsi="Trebuchet MS" w:cs="Trebuchet MS"/>
                <w:b/>
                <w:bCs/>
                <w:sz w:val="18"/>
                <w:szCs w:val="18"/>
              </w:rPr>
            </w:pPr>
            <w:proofErr w:type="spellStart"/>
            <w:r w:rsidRPr="003B051D">
              <w:rPr>
                <w:rFonts w:ascii="Trebuchet MS" w:hAnsi="Trebuchet MS"/>
                <w:b/>
                <w:sz w:val="18"/>
                <w:szCs w:val="18"/>
              </w:rPr>
              <w:t>vedlhold_f</w:t>
            </w:r>
            <w:proofErr w:type="spellEnd"/>
            <w:r w:rsidRPr="003B051D">
              <w:rPr>
                <w:rFonts w:ascii="Trebuchet MS" w:hAnsi="Trebuchet MS"/>
                <w:b/>
                <w:sz w:val="18"/>
                <w:szCs w:val="18"/>
              </w:rPr>
              <w:t>_</w:t>
            </w:r>
            <w:r>
              <w:rPr>
                <w:rFonts w:ascii="Trebuchet MS" w:hAnsi="Trebuchet MS"/>
                <w:b/>
                <w:sz w:val="18"/>
                <w:szCs w:val="18"/>
              </w:rPr>
              <w:t xml:space="preserve"> </w:t>
            </w:r>
            <w:proofErr w:type="spellStart"/>
            <w:r w:rsidRPr="003B051D">
              <w:rPr>
                <w:rFonts w:ascii="Trebuchet MS" w:hAnsi="Trebuchet MS"/>
                <w:b/>
                <w:sz w:val="18"/>
                <w:szCs w:val="18"/>
              </w:rPr>
              <w:t>type_label</w:t>
            </w:r>
            <w:proofErr w:type="spellEnd"/>
          </w:p>
        </w:tc>
        <w:tc>
          <w:tcPr>
            <w:tcW w:w="5670" w:type="dxa"/>
            <w:tcBorders>
              <w:bottom w:val="single" w:sz="4" w:space="0" w:color="auto"/>
            </w:tcBorders>
            <w:shd w:val="clear" w:color="auto" w:fill="D9D9D9"/>
            <w:vAlign w:val="center"/>
          </w:tcPr>
          <w:p w14:paraId="0028EBF7" w14:textId="77777777" w:rsidR="00CB4BEB" w:rsidRPr="003B051D" w:rsidRDefault="00CB4BEB" w:rsidP="003C0924">
            <w:pPr>
              <w:rPr>
                <w:rFonts w:ascii="Trebuchet MS" w:hAnsi="Trebuchet MS" w:cs="Trebuchet MS"/>
                <w:b/>
                <w:bCs/>
                <w:sz w:val="18"/>
                <w:szCs w:val="18"/>
              </w:rPr>
            </w:pPr>
            <w:r w:rsidRPr="003B051D">
              <w:rPr>
                <w:rFonts w:ascii="Trebuchet MS" w:hAnsi="Trebuchet MS" w:cs="Trebuchet MS"/>
                <w:b/>
                <w:bCs/>
                <w:sz w:val="18"/>
                <w:szCs w:val="18"/>
              </w:rPr>
              <w:t>Begrebsdefinition</w:t>
            </w:r>
          </w:p>
        </w:tc>
      </w:tr>
      <w:tr w:rsidR="00CB4BEB" w:rsidRPr="00FE5087" w14:paraId="530CA190"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74CC82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highlight w:val="yellow"/>
              </w:rPr>
              <w:t>10</w:t>
            </w:r>
            <w:r w:rsidRPr="003B051D">
              <w:rPr>
                <w:rFonts w:ascii="Trebuchet MS" w:hAnsi="Trebuchet MS" w:cs="Trebuchet MS"/>
                <w:sz w:val="18"/>
                <w:szCs w:val="18"/>
                <w:highlight w:val="cyan"/>
              </w:rPr>
              <w:t>10</w:t>
            </w:r>
            <w:r w:rsidRPr="003B051D">
              <w:rPr>
                <w:rFonts w:ascii="Trebuchet MS" w:hAnsi="Trebuchet MS" w:cs="Trebuchet MS"/>
                <w:sz w:val="18"/>
                <w:szCs w:val="18"/>
                <w:highlight w:val="red"/>
              </w:rPr>
              <w:t>00</w:t>
            </w:r>
          </w:p>
        </w:tc>
        <w:tc>
          <w:tcPr>
            <w:tcW w:w="3638" w:type="dxa"/>
            <w:tcBorders>
              <w:top w:val="single" w:sz="4" w:space="0" w:color="auto"/>
              <w:left w:val="single" w:sz="4" w:space="0" w:color="auto"/>
              <w:bottom w:val="single" w:sz="4" w:space="0" w:color="auto"/>
            </w:tcBorders>
            <w:shd w:val="clear" w:color="auto" w:fill="FFFFFF"/>
            <w:vAlign w:val="bottom"/>
          </w:tcPr>
          <w:p w14:paraId="27A801F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Prydplæne</w:t>
            </w:r>
          </w:p>
        </w:tc>
        <w:tc>
          <w:tcPr>
            <w:tcW w:w="736" w:type="dxa"/>
            <w:tcBorders>
              <w:top w:val="single" w:sz="4" w:space="0" w:color="auto"/>
              <w:left w:val="single" w:sz="4" w:space="0" w:color="auto"/>
              <w:bottom w:val="single" w:sz="4" w:space="0" w:color="auto"/>
            </w:tcBorders>
            <w:vAlign w:val="bottom"/>
          </w:tcPr>
          <w:p w14:paraId="73616E7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7BD7114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GR1</w:t>
            </w:r>
          </w:p>
        </w:tc>
        <w:tc>
          <w:tcPr>
            <w:tcW w:w="5670" w:type="dxa"/>
            <w:tcBorders>
              <w:top w:val="single" w:sz="4" w:space="0" w:color="auto"/>
              <w:left w:val="single" w:sz="4" w:space="0" w:color="auto"/>
              <w:bottom w:val="single" w:sz="4" w:space="0" w:color="auto"/>
            </w:tcBorders>
            <w:shd w:val="clear" w:color="auto" w:fill="auto"/>
            <w:vAlign w:val="bottom"/>
          </w:tcPr>
          <w:p w14:paraId="04BFF45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Se den nye Branchestandard/landsdækkende kvalitetsbeskrivelse</w:t>
            </w:r>
          </w:p>
        </w:tc>
      </w:tr>
      <w:tr w:rsidR="00CB4BEB" w:rsidRPr="00FE5087" w14:paraId="6FBFE85F"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269EFED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102000</w:t>
            </w:r>
          </w:p>
        </w:tc>
        <w:tc>
          <w:tcPr>
            <w:tcW w:w="3638" w:type="dxa"/>
            <w:tcBorders>
              <w:top w:val="single" w:sz="4" w:space="0" w:color="auto"/>
              <w:left w:val="single" w:sz="4" w:space="0" w:color="auto"/>
              <w:bottom w:val="single" w:sz="4" w:space="0" w:color="auto"/>
            </w:tcBorders>
            <w:shd w:val="clear" w:color="auto" w:fill="FFFFFF"/>
            <w:vAlign w:val="center"/>
          </w:tcPr>
          <w:p w14:paraId="3CA406D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Brugsplæne</w:t>
            </w:r>
          </w:p>
        </w:tc>
        <w:tc>
          <w:tcPr>
            <w:tcW w:w="736" w:type="dxa"/>
            <w:tcBorders>
              <w:top w:val="single" w:sz="4" w:space="0" w:color="auto"/>
              <w:left w:val="single" w:sz="4" w:space="0" w:color="auto"/>
              <w:bottom w:val="single" w:sz="4" w:space="0" w:color="auto"/>
            </w:tcBorders>
            <w:vAlign w:val="bottom"/>
          </w:tcPr>
          <w:p w14:paraId="7BA6C2B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4789B0B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GR2</w:t>
            </w:r>
          </w:p>
        </w:tc>
        <w:tc>
          <w:tcPr>
            <w:tcW w:w="5670" w:type="dxa"/>
            <w:tcBorders>
              <w:top w:val="single" w:sz="4" w:space="0" w:color="auto"/>
              <w:left w:val="single" w:sz="4" w:space="0" w:color="auto"/>
              <w:bottom w:val="single" w:sz="4" w:space="0" w:color="auto"/>
            </w:tcBorders>
            <w:shd w:val="clear" w:color="auto" w:fill="auto"/>
            <w:vAlign w:val="bottom"/>
          </w:tcPr>
          <w:p w14:paraId="084C3CAA"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39158C05"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3042819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102010</w:t>
            </w:r>
          </w:p>
        </w:tc>
        <w:tc>
          <w:tcPr>
            <w:tcW w:w="3638" w:type="dxa"/>
            <w:tcBorders>
              <w:top w:val="single" w:sz="4" w:space="0" w:color="auto"/>
              <w:left w:val="single" w:sz="4" w:space="0" w:color="auto"/>
              <w:bottom w:val="single" w:sz="4" w:space="0" w:color="auto"/>
            </w:tcBorders>
            <w:shd w:val="clear" w:color="auto" w:fill="FFFFFF"/>
            <w:vAlign w:val="center"/>
          </w:tcPr>
          <w:p w14:paraId="027177A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Brugsplæne med lund</w:t>
            </w:r>
          </w:p>
        </w:tc>
        <w:tc>
          <w:tcPr>
            <w:tcW w:w="736" w:type="dxa"/>
            <w:tcBorders>
              <w:top w:val="single" w:sz="4" w:space="0" w:color="auto"/>
              <w:left w:val="single" w:sz="4" w:space="0" w:color="auto"/>
              <w:bottom w:val="single" w:sz="4" w:space="0" w:color="auto"/>
            </w:tcBorders>
            <w:vAlign w:val="bottom"/>
          </w:tcPr>
          <w:p w14:paraId="56085C0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19BF0C8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GR2a</w:t>
            </w:r>
          </w:p>
        </w:tc>
        <w:tc>
          <w:tcPr>
            <w:tcW w:w="5670" w:type="dxa"/>
            <w:tcBorders>
              <w:top w:val="single" w:sz="4" w:space="0" w:color="auto"/>
              <w:left w:val="single" w:sz="4" w:space="0" w:color="auto"/>
              <w:bottom w:val="single" w:sz="4" w:space="0" w:color="auto"/>
            </w:tcBorders>
            <w:shd w:val="clear" w:color="auto" w:fill="auto"/>
            <w:vAlign w:val="bottom"/>
          </w:tcPr>
          <w:p w14:paraId="51515ACF"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608A07DF"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0AA966F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102020</w:t>
            </w:r>
          </w:p>
        </w:tc>
        <w:tc>
          <w:tcPr>
            <w:tcW w:w="3638" w:type="dxa"/>
            <w:tcBorders>
              <w:top w:val="single" w:sz="4" w:space="0" w:color="auto"/>
              <w:left w:val="single" w:sz="4" w:space="0" w:color="auto"/>
              <w:bottom w:val="single" w:sz="4" w:space="0" w:color="auto"/>
            </w:tcBorders>
            <w:shd w:val="clear" w:color="auto" w:fill="FFFFFF"/>
            <w:vAlign w:val="center"/>
          </w:tcPr>
          <w:p w14:paraId="1FE0190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Brugsplæne med løgvækster</w:t>
            </w:r>
          </w:p>
        </w:tc>
        <w:tc>
          <w:tcPr>
            <w:tcW w:w="736" w:type="dxa"/>
            <w:tcBorders>
              <w:top w:val="single" w:sz="4" w:space="0" w:color="auto"/>
              <w:left w:val="single" w:sz="4" w:space="0" w:color="auto"/>
              <w:bottom w:val="single" w:sz="4" w:space="0" w:color="auto"/>
            </w:tcBorders>
            <w:vAlign w:val="bottom"/>
          </w:tcPr>
          <w:p w14:paraId="732DE33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4272602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GR2b</w:t>
            </w:r>
          </w:p>
        </w:tc>
        <w:tc>
          <w:tcPr>
            <w:tcW w:w="5670" w:type="dxa"/>
            <w:tcBorders>
              <w:top w:val="single" w:sz="4" w:space="0" w:color="auto"/>
              <w:left w:val="single" w:sz="4" w:space="0" w:color="auto"/>
              <w:bottom w:val="single" w:sz="4" w:space="0" w:color="auto"/>
            </w:tcBorders>
            <w:shd w:val="clear" w:color="auto" w:fill="auto"/>
            <w:vAlign w:val="bottom"/>
          </w:tcPr>
          <w:p w14:paraId="38DF1088"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2B868A73"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A5CE76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102040</w:t>
            </w:r>
          </w:p>
        </w:tc>
        <w:tc>
          <w:tcPr>
            <w:tcW w:w="3638" w:type="dxa"/>
            <w:tcBorders>
              <w:top w:val="single" w:sz="4" w:space="0" w:color="auto"/>
              <w:left w:val="single" w:sz="4" w:space="0" w:color="auto"/>
              <w:bottom w:val="single" w:sz="4" w:space="0" w:color="auto"/>
            </w:tcBorders>
            <w:shd w:val="clear" w:color="auto" w:fill="FFFFFF"/>
            <w:vAlign w:val="bottom"/>
          </w:tcPr>
          <w:p w14:paraId="4925474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Brugsplæne med armering</w:t>
            </w:r>
          </w:p>
        </w:tc>
        <w:tc>
          <w:tcPr>
            <w:tcW w:w="736" w:type="dxa"/>
            <w:tcBorders>
              <w:top w:val="single" w:sz="4" w:space="0" w:color="auto"/>
              <w:left w:val="single" w:sz="4" w:space="0" w:color="auto"/>
              <w:bottom w:val="single" w:sz="4" w:space="0" w:color="auto"/>
            </w:tcBorders>
            <w:vAlign w:val="bottom"/>
          </w:tcPr>
          <w:p w14:paraId="362B92B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40A7FA8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GR2d</w:t>
            </w:r>
          </w:p>
        </w:tc>
        <w:tc>
          <w:tcPr>
            <w:tcW w:w="5670" w:type="dxa"/>
            <w:tcBorders>
              <w:top w:val="single" w:sz="4" w:space="0" w:color="auto"/>
              <w:left w:val="single" w:sz="4" w:space="0" w:color="auto"/>
              <w:bottom w:val="single" w:sz="4" w:space="0" w:color="auto"/>
            </w:tcBorders>
            <w:shd w:val="clear" w:color="auto" w:fill="auto"/>
            <w:vAlign w:val="bottom"/>
          </w:tcPr>
          <w:p w14:paraId="0742DF8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7EACA97A"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37A250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103000</w:t>
            </w:r>
          </w:p>
        </w:tc>
        <w:tc>
          <w:tcPr>
            <w:tcW w:w="3638" w:type="dxa"/>
            <w:tcBorders>
              <w:top w:val="single" w:sz="4" w:space="0" w:color="auto"/>
              <w:left w:val="single" w:sz="4" w:space="0" w:color="auto"/>
              <w:bottom w:val="single" w:sz="4" w:space="0" w:color="auto"/>
            </w:tcBorders>
            <w:shd w:val="clear" w:color="auto" w:fill="FFFFFF"/>
            <w:vAlign w:val="bottom"/>
          </w:tcPr>
          <w:p w14:paraId="5FEB9A2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Græsflade</w:t>
            </w:r>
          </w:p>
        </w:tc>
        <w:tc>
          <w:tcPr>
            <w:tcW w:w="736" w:type="dxa"/>
            <w:tcBorders>
              <w:top w:val="single" w:sz="4" w:space="0" w:color="auto"/>
              <w:left w:val="single" w:sz="4" w:space="0" w:color="auto"/>
              <w:bottom w:val="single" w:sz="4" w:space="0" w:color="auto"/>
            </w:tcBorders>
            <w:vAlign w:val="bottom"/>
          </w:tcPr>
          <w:p w14:paraId="6C85490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50500F6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GR3</w:t>
            </w:r>
          </w:p>
        </w:tc>
        <w:tc>
          <w:tcPr>
            <w:tcW w:w="5670" w:type="dxa"/>
            <w:tcBorders>
              <w:top w:val="single" w:sz="4" w:space="0" w:color="auto"/>
              <w:left w:val="single" w:sz="4" w:space="0" w:color="auto"/>
              <w:bottom w:val="single" w:sz="4" w:space="0" w:color="auto"/>
            </w:tcBorders>
            <w:shd w:val="clear" w:color="auto" w:fill="auto"/>
            <w:vAlign w:val="bottom"/>
          </w:tcPr>
          <w:p w14:paraId="2A6BA52E"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527BC1" w14:paraId="5A7E0CFF"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0EEB05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1030</w:t>
            </w:r>
            <w:r w:rsidRPr="0094328E">
              <w:rPr>
                <w:rFonts w:ascii="Trebuchet MS" w:hAnsi="Trebuchet MS" w:cs="Trebuchet MS"/>
                <w:color w:val="4F81BD"/>
                <w:sz w:val="18"/>
                <w:szCs w:val="18"/>
              </w:rPr>
              <w:t>10</w:t>
            </w:r>
          </w:p>
        </w:tc>
        <w:tc>
          <w:tcPr>
            <w:tcW w:w="3638" w:type="dxa"/>
            <w:tcBorders>
              <w:top w:val="single" w:sz="4" w:space="0" w:color="auto"/>
              <w:left w:val="single" w:sz="4" w:space="0" w:color="auto"/>
              <w:bottom w:val="single" w:sz="4" w:space="0" w:color="auto"/>
            </w:tcBorders>
            <w:shd w:val="clear" w:color="auto" w:fill="FFFFFF"/>
            <w:vAlign w:val="bottom"/>
          </w:tcPr>
          <w:p w14:paraId="1FF0FA8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Græsflade med lund</w:t>
            </w:r>
          </w:p>
          <w:p w14:paraId="7AC750CC" w14:textId="77777777" w:rsidR="00CB4BEB" w:rsidRPr="003B051D" w:rsidRDefault="00CB4BEB" w:rsidP="003C0924">
            <w:pPr>
              <w:rPr>
                <w:rFonts w:ascii="Trebuchet MS" w:hAnsi="Trebuchet MS" w:cs="Trebuchet MS"/>
                <w:sz w:val="18"/>
                <w:szCs w:val="18"/>
              </w:rPr>
            </w:pPr>
          </w:p>
        </w:tc>
        <w:tc>
          <w:tcPr>
            <w:tcW w:w="736" w:type="dxa"/>
            <w:tcBorders>
              <w:top w:val="single" w:sz="4" w:space="0" w:color="auto"/>
              <w:left w:val="single" w:sz="4" w:space="0" w:color="auto"/>
              <w:bottom w:val="single" w:sz="4" w:space="0" w:color="auto"/>
            </w:tcBorders>
            <w:vAlign w:val="bottom"/>
          </w:tcPr>
          <w:p w14:paraId="4B73A0D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2DED2B6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GR3a</w:t>
            </w:r>
          </w:p>
        </w:tc>
        <w:tc>
          <w:tcPr>
            <w:tcW w:w="5670" w:type="dxa"/>
            <w:tcBorders>
              <w:top w:val="single" w:sz="4" w:space="0" w:color="auto"/>
              <w:left w:val="single" w:sz="4" w:space="0" w:color="auto"/>
              <w:bottom w:val="single" w:sz="4" w:space="0" w:color="auto"/>
            </w:tcBorders>
            <w:shd w:val="clear" w:color="auto" w:fill="auto"/>
            <w:vAlign w:val="bottom"/>
          </w:tcPr>
          <w:p w14:paraId="7EA6A7B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46FB44EF"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0C57EE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103020</w:t>
            </w:r>
          </w:p>
        </w:tc>
        <w:tc>
          <w:tcPr>
            <w:tcW w:w="3638" w:type="dxa"/>
            <w:tcBorders>
              <w:top w:val="single" w:sz="4" w:space="0" w:color="auto"/>
              <w:left w:val="single" w:sz="4" w:space="0" w:color="auto"/>
              <w:bottom w:val="single" w:sz="4" w:space="0" w:color="auto"/>
            </w:tcBorders>
            <w:shd w:val="clear" w:color="auto" w:fill="FFFFFF"/>
            <w:vAlign w:val="bottom"/>
          </w:tcPr>
          <w:p w14:paraId="23A2762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Græsflade med løgvækst</w:t>
            </w:r>
          </w:p>
        </w:tc>
        <w:tc>
          <w:tcPr>
            <w:tcW w:w="736" w:type="dxa"/>
            <w:tcBorders>
              <w:top w:val="single" w:sz="4" w:space="0" w:color="auto"/>
              <w:left w:val="single" w:sz="4" w:space="0" w:color="auto"/>
              <w:bottom w:val="single" w:sz="4" w:space="0" w:color="auto"/>
            </w:tcBorders>
            <w:vAlign w:val="bottom"/>
          </w:tcPr>
          <w:p w14:paraId="2A9C8BC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52AABBD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GR3b</w:t>
            </w:r>
          </w:p>
        </w:tc>
        <w:tc>
          <w:tcPr>
            <w:tcW w:w="5670" w:type="dxa"/>
            <w:tcBorders>
              <w:top w:val="single" w:sz="4" w:space="0" w:color="auto"/>
              <w:left w:val="single" w:sz="4" w:space="0" w:color="auto"/>
              <w:bottom w:val="single" w:sz="4" w:space="0" w:color="auto"/>
            </w:tcBorders>
            <w:shd w:val="clear" w:color="auto" w:fill="auto"/>
            <w:vAlign w:val="bottom"/>
          </w:tcPr>
          <w:p w14:paraId="7AF5E91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22069309"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090662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103040</w:t>
            </w:r>
          </w:p>
        </w:tc>
        <w:tc>
          <w:tcPr>
            <w:tcW w:w="3638" w:type="dxa"/>
            <w:tcBorders>
              <w:top w:val="single" w:sz="4" w:space="0" w:color="auto"/>
              <w:left w:val="single" w:sz="4" w:space="0" w:color="auto"/>
              <w:bottom w:val="single" w:sz="4" w:space="0" w:color="auto"/>
            </w:tcBorders>
            <w:shd w:val="clear" w:color="auto" w:fill="FFFFFF"/>
            <w:vAlign w:val="bottom"/>
          </w:tcPr>
          <w:p w14:paraId="2EABE48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Græsflade med armering</w:t>
            </w:r>
          </w:p>
        </w:tc>
        <w:tc>
          <w:tcPr>
            <w:tcW w:w="736" w:type="dxa"/>
            <w:tcBorders>
              <w:top w:val="single" w:sz="4" w:space="0" w:color="auto"/>
              <w:left w:val="single" w:sz="4" w:space="0" w:color="auto"/>
              <w:bottom w:val="single" w:sz="4" w:space="0" w:color="auto"/>
            </w:tcBorders>
            <w:vAlign w:val="bottom"/>
          </w:tcPr>
          <w:p w14:paraId="1369BF6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5AE1393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GR3d</w:t>
            </w:r>
          </w:p>
        </w:tc>
        <w:tc>
          <w:tcPr>
            <w:tcW w:w="5670" w:type="dxa"/>
            <w:tcBorders>
              <w:top w:val="single" w:sz="4" w:space="0" w:color="auto"/>
              <w:left w:val="single" w:sz="4" w:space="0" w:color="auto"/>
              <w:bottom w:val="single" w:sz="4" w:space="0" w:color="auto"/>
            </w:tcBorders>
            <w:shd w:val="clear" w:color="auto" w:fill="auto"/>
            <w:vAlign w:val="bottom"/>
          </w:tcPr>
          <w:p w14:paraId="0D5C1E6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527BC1" w14:paraId="0A3543A7"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143764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103060</w:t>
            </w:r>
          </w:p>
        </w:tc>
        <w:tc>
          <w:tcPr>
            <w:tcW w:w="3638" w:type="dxa"/>
            <w:tcBorders>
              <w:top w:val="single" w:sz="4" w:space="0" w:color="auto"/>
              <w:left w:val="single" w:sz="4" w:space="0" w:color="auto"/>
              <w:bottom w:val="single" w:sz="4" w:space="0" w:color="auto"/>
            </w:tcBorders>
            <w:shd w:val="clear" w:color="auto" w:fill="FFFFFF"/>
            <w:vAlign w:val="bottom"/>
          </w:tcPr>
          <w:p w14:paraId="441DF3A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Græsflade - skillerabat</w:t>
            </w:r>
          </w:p>
        </w:tc>
        <w:tc>
          <w:tcPr>
            <w:tcW w:w="736" w:type="dxa"/>
            <w:tcBorders>
              <w:top w:val="single" w:sz="4" w:space="0" w:color="auto"/>
              <w:left w:val="single" w:sz="4" w:space="0" w:color="auto"/>
              <w:bottom w:val="single" w:sz="4" w:space="0" w:color="auto"/>
            </w:tcBorders>
            <w:vAlign w:val="bottom"/>
          </w:tcPr>
          <w:p w14:paraId="4C19811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097B5D3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GR3f</w:t>
            </w:r>
          </w:p>
        </w:tc>
        <w:tc>
          <w:tcPr>
            <w:tcW w:w="5670" w:type="dxa"/>
            <w:tcBorders>
              <w:top w:val="single" w:sz="4" w:space="0" w:color="auto"/>
              <w:left w:val="single" w:sz="4" w:space="0" w:color="auto"/>
              <w:bottom w:val="single" w:sz="4" w:space="0" w:color="auto"/>
            </w:tcBorders>
            <w:shd w:val="clear" w:color="auto" w:fill="auto"/>
          </w:tcPr>
          <w:p w14:paraId="5CB4412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527BC1" w14:paraId="12D117BF"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8710B2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103070</w:t>
            </w:r>
          </w:p>
        </w:tc>
        <w:tc>
          <w:tcPr>
            <w:tcW w:w="3638" w:type="dxa"/>
            <w:tcBorders>
              <w:top w:val="single" w:sz="4" w:space="0" w:color="auto"/>
              <w:left w:val="single" w:sz="4" w:space="0" w:color="auto"/>
              <w:bottom w:val="single" w:sz="4" w:space="0" w:color="auto"/>
            </w:tcBorders>
            <w:shd w:val="clear" w:color="auto" w:fill="FFFFFF"/>
            <w:vAlign w:val="bottom"/>
          </w:tcPr>
          <w:p w14:paraId="63C5947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 xml:space="preserve">Græsflade </w:t>
            </w:r>
            <w:r>
              <w:rPr>
                <w:rFonts w:ascii="Trebuchet MS" w:hAnsi="Trebuchet MS" w:cs="Trebuchet MS"/>
                <w:sz w:val="18"/>
                <w:szCs w:val="18"/>
              </w:rPr>
              <w:t>–</w:t>
            </w:r>
            <w:r w:rsidRPr="003B051D">
              <w:rPr>
                <w:rFonts w:ascii="Trebuchet MS" w:hAnsi="Trebuchet MS" w:cs="Trebuchet MS"/>
                <w:sz w:val="18"/>
                <w:szCs w:val="18"/>
              </w:rPr>
              <w:t xml:space="preserve"> helle</w:t>
            </w:r>
          </w:p>
        </w:tc>
        <w:tc>
          <w:tcPr>
            <w:tcW w:w="736" w:type="dxa"/>
            <w:tcBorders>
              <w:top w:val="single" w:sz="4" w:space="0" w:color="auto"/>
              <w:left w:val="single" w:sz="4" w:space="0" w:color="auto"/>
              <w:bottom w:val="single" w:sz="4" w:space="0" w:color="auto"/>
            </w:tcBorders>
            <w:vAlign w:val="bottom"/>
          </w:tcPr>
          <w:p w14:paraId="2DDD3CA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1B6D691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GR3g</w:t>
            </w:r>
          </w:p>
        </w:tc>
        <w:tc>
          <w:tcPr>
            <w:tcW w:w="5670" w:type="dxa"/>
            <w:tcBorders>
              <w:top w:val="single" w:sz="4" w:space="0" w:color="auto"/>
              <w:left w:val="single" w:sz="4" w:space="0" w:color="auto"/>
              <w:bottom w:val="single" w:sz="4" w:space="0" w:color="auto"/>
            </w:tcBorders>
            <w:shd w:val="clear" w:color="auto" w:fill="auto"/>
          </w:tcPr>
          <w:p w14:paraId="4F65E36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1F825352"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A88B88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104000</w:t>
            </w:r>
          </w:p>
        </w:tc>
        <w:tc>
          <w:tcPr>
            <w:tcW w:w="3638" w:type="dxa"/>
            <w:tcBorders>
              <w:top w:val="single" w:sz="4" w:space="0" w:color="auto"/>
              <w:left w:val="single" w:sz="4" w:space="0" w:color="auto"/>
              <w:bottom w:val="single" w:sz="4" w:space="0" w:color="auto"/>
            </w:tcBorders>
            <w:shd w:val="clear" w:color="auto" w:fill="FFFFFF"/>
            <w:vAlign w:val="bottom"/>
          </w:tcPr>
          <w:p w14:paraId="6A1AF69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Fælledgræs</w:t>
            </w:r>
          </w:p>
        </w:tc>
        <w:tc>
          <w:tcPr>
            <w:tcW w:w="736" w:type="dxa"/>
            <w:tcBorders>
              <w:top w:val="single" w:sz="4" w:space="0" w:color="auto"/>
              <w:left w:val="single" w:sz="4" w:space="0" w:color="auto"/>
              <w:bottom w:val="single" w:sz="4" w:space="0" w:color="auto"/>
            </w:tcBorders>
            <w:vAlign w:val="bottom"/>
          </w:tcPr>
          <w:p w14:paraId="2772F4D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0028C5B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GR4</w:t>
            </w:r>
          </w:p>
        </w:tc>
        <w:tc>
          <w:tcPr>
            <w:tcW w:w="5670" w:type="dxa"/>
            <w:tcBorders>
              <w:top w:val="single" w:sz="4" w:space="0" w:color="auto"/>
              <w:left w:val="single" w:sz="4" w:space="0" w:color="auto"/>
              <w:bottom w:val="single" w:sz="4" w:space="0" w:color="auto"/>
            </w:tcBorders>
            <w:shd w:val="clear" w:color="auto" w:fill="auto"/>
            <w:vAlign w:val="bottom"/>
          </w:tcPr>
          <w:p w14:paraId="3735A186"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10885462"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5C3372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104010</w:t>
            </w:r>
          </w:p>
        </w:tc>
        <w:tc>
          <w:tcPr>
            <w:tcW w:w="3638" w:type="dxa"/>
            <w:tcBorders>
              <w:top w:val="single" w:sz="4" w:space="0" w:color="auto"/>
              <w:left w:val="single" w:sz="4" w:space="0" w:color="auto"/>
              <w:bottom w:val="single" w:sz="4" w:space="0" w:color="auto"/>
            </w:tcBorders>
            <w:shd w:val="clear" w:color="auto" w:fill="auto"/>
            <w:vAlign w:val="bottom"/>
          </w:tcPr>
          <w:p w14:paraId="0D2775C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Fælledgræs med lund</w:t>
            </w:r>
          </w:p>
        </w:tc>
        <w:tc>
          <w:tcPr>
            <w:tcW w:w="736" w:type="dxa"/>
            <w:tcBorders>
              <w:top w:val="single" w:sz="4" w:space="0" w:color="auto"/>
              <w:left w:val="single" w:sz="4" w:space="0" w:color="auto"/>
              <w:bottom w:val="single" w:sz="4" w:space="0" w:color="auto"/>
            </w:tcBorders>
            <w:vAlign w:val="bottom"/>
          </w:tcPr>
          <w:p w14:paraId="3DDE76B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1A7D040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GR4a</w:t>
            </w:r>
          </w:p>
        </w:tc>
        <w:tc>
          <w:tcPr>
            <w:tcW w:w="5670" w:type="dxa"/>
            <w:tcBorders>
              <w:top w:val="single" w:sz="4" w:space="0" w:color="auto"/>
              <w:left w:val="single" w:sz="4" w:space="0" w:color="auto"/>
              <w:bottom w:val="single" w:sz="4" w:space="0" w:color="auto"/>
            </w:tcBorders>
            <w:shd w:val="clear" w:color="auto" w:fill="auto"/>
            <w:vAlign w:val="bottom"/>
          </w:tcPr>
          <w:p w14:paraId="4910473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377EE935"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5919F9C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104020</w:t>
            </w:r>
          </w:p>
        </w:tc>
        <w:tc>
          <w:tcPr>
            <w:tcW w:w="3638" w:type="dxa"/>
            <w:tcBorders>
              <w:top w:val="single" w:sz="4" w:space="0" w:color="auto"/>
              <w:left w:val="single" w:sz="4" w:space="0" w:color="auto"/>
              <w:bottom w:val="single" w:sz="4" w:space="0" w:color="auto"/>
            </w:tcBorders>
            <w:shd w:val="clear" w:color="auto" w:fill="auto"/>
            <w:vAlign w:val="bottom"/>
          </w:tcPr>
          <w:p w14:paraId="54915B9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Fælledgræs med løgvækst</w:t>
            </w:r>
          </w:p>
        </w:tc>
        <w:tc>
          <w:tcPr>
            <w:tcW w:w="736" w:type="dxa"/>
            <w:tcBorders>
              <w:top w:val="single" w:sz="4" w:space="0" w:color="auto"/>
              <w:left w:val="single" w:sz="4" w:space="0" w:color="auto"/>
              <w:bottom w:val="single" w:sz="4" w:space="0" w:color="auto"/>
            </w:tcBorders>
            <w:vAlign w:val="bottom"/>
          </w:tcPr>
          <w:p w14:paraId="6774283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6E38B1A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GR4b</w:t>
            </w:r>
          </w:p>
        </w:tc>
        <w:tc>
          <w:tcPr>
            <w:tcW w:w="5670" w:type="dxa"/>
            <w:tcBorders>
              <w:top w:val="single" w:sz="4" w:space="0" w:color="auto"/>
              <w:left w:val="single" w:sz="4" w:space="0" w:color="auto"/>
              <w:bottom w:val="single" w:sz="4" w:space="0" w:color="auto"/>
            </w:tcBorders>
            <w:shd w:val="clear" w:color="auto" w:fill="auto"/>
            <w:vAlign w:val="bottom"/>
          </w:tcPr>
          <w:p w14:paraId="1005544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7D4B1EB6"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AC55FB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104040</w:t>
            </w:r>
          </w:p>
        </w:tc>
        <w:tc>
          <w:tcPr>
            <w:tcW w:w="3638" w:type="dxa"/>
            <w:tcBorders>
              <w:top w:val="single" w:sz="4" w:space="0" w:color="auto"/>
              <w:left w:val="single" w:sz="4" w:space="0" w:color="auto"/>
              <w:bottom w:val="single" w:sz="4" w:space="0" w:color="auto"/>
            </w:tcBorders>
            <w:shd w:val="clear" w:color="auto" w:fill="auto"/>
            <w:vAlign w:val="bottom"/>
          </w:tcPr>
          <w:p w14:paraId="20F496B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Fælledgræs med armering</w:t>
            </w:r>
          </w:p>
        </w:tc>
        <w:tc>
          <w:tcPr>
            <w:tcW w:w="736" w:type="dxa"/>
            <w:tcBorders>
              <w:top w:val="single" w:sz="4" w:space="0" w:color="auto"/>
              <w:left w:val="single" w:sz="4" w:space="0" w:color="auto"/>
              <w:bottom w:val="single" w:sz="4" w:space="0" w:color="auto"/>
            </w:tcBorders>
            <w:vAlign w:val="bottom"/>
          </w:tcPr>
          <w:p w14:paraId="6246B1A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4D1A8FA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GR4d</w:t>
            </w:r>
          </w:p>
        </w:tc>
        <w:tc>
          <w:tcPr>
            <w:tcW w:w="5670" w:type="dxa"/>
            <w:tcBorders>
              <w:top w:val="single" w:sz="4" w:space="0" w:color="auto"/>
              <w:left w:val="single" w:sz="4" w:space="0" w:color="auto"/>
              <w:bottom w:val="single" w:sz="4" w:space="0" w:color="auto"/>
            </w:tcBorders>
            <w:shd w:val="clear" w:color="auto" w:fill="auto"/>
            <w:vAlign w:val="bottom"/>
          </w:tcPr>
          <w:p w14:paraId="0F063C7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4ABAAD13"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5E618C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105000</w:t>
            </w:r>
          </w:p>
        </w:tc>
        <w:tc>
          <w:tcPr>
            <w:tcW w:w="3638" w:type="dxa"/>
            <w:tcBorders>
              <w:top w:val="single" w:sz="4" w:space="0" w:color="auto"/>
              <w:left w:val="single" w:sz="4" w:space="0" w:color="auto"/>
              <w:bottom w:val="single" w:sz="4" w:space="0" w:color="auto"/>
            </w:tcBorders>
            <w:shd w:val="clear" w:color="auto" w:fill="auto"/>
            <w:vAlign w:val="bottom"/>
          </w:tcPr>
          <w:p w14:paraId="2750D95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Sportsplæne</w:t>
            </w:r>
          </w:p>
        </w:tc>
        <w:tc>
          <w:tcPr>
            <w:tcW w:w="736" w:type="dxa"/>
            <w:tcBorders>
              <w:top w:val="single" w:sz="4" w:space="0" w:color="auto"/>
              <w:left w:val="single" w:sz="4" w:space="0" w:color="auto"/>
              <w:bottom w:val="single" w:sz="4" w:space="0" w:color="auto"/>
            </w:tcBorders>
            <w:vAlign w:val="bottom"/>
          </w:tcPr>
          <w:p w14:paraId="63AFAD8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65A1380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GR5</w:t>
            </w:r>
          </w:p>
        </w:tc>
        <w:tc>
          <w:tcPr>
            <w:tcW w:w="5670" w:type="dxa"/>
            <w:tcBorders>
              <w:top w:val="single" w:sz="4" w:space="0" w:color="auto"/>
              <w:left w:val="single" w:sz="4" w:space="0" w:color="auto"/>
              <w:bottom w:val="single" w:sz="4" w:space="0" w:color="auto"/>
            </w:tcBorders>
            <w:shd w:val="clear" w:color="auto" w:fill="auto"/>
            <w:vAlign w:val="bottom"/>
          </w:tcPr>
          <w:p w14:paraId="74F088BD"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38C89EB8"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68E99D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105010</w:t>
            </w:r>
          </w:p>
        </w:tc>
        <w:tc>
          <w:tcPr>
            <w:tcW w:w="3638" w:type="dxa"/>
            <w:tcBorders>
              <w:top w:val="single" w:sz="4" w:space="0" w:color="auto"/>
              <w:left w:val="single" w:sz="4" w:space="0" w:color="auto"/>
              <w:bottom w:val="single" w:sz="4" w:space="0" w:color="auto"/>
            </w:tcBorders>
            <w:shd w:val="clear" w:color="auto" w:fill="auto"/>
            <w:vAlign w:val="bottom"/>
          </w:tcPr>
          <w:p w14:paraId="57B0316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Sportsplæne – Opvisningsbane</w:t>
            </w:r>
          </w:p>
        </w:tc>
        <w:tc>
          <w:tcPr>
            <w:tcW w:w="736" w:type="dxa"/>
            <w:tcBorders>
              <w:top w:val="single" w:sz="4" w:space="0" w:color="auto"/>
              <w:left w:val="single" w:sz="4" w:space="0" w:color="auto"/>
              <w:bottom w:val="single" w:sz="4" w:space="0" w:color="auto"/>
            </w:tcBorders>
            <w:vAlign w:val="bottom"/>
          </w:tcPr>
          <w:p w14:paraId="1D634EA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05CD0C2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GR5a</w:t>
            </w:r>
          </w:p>
        </w:tc>
        <w:tc>
          <w:tcPr>
            <w:tcW w:w="5670" w:type="dxa"/>
            <w:tcBorders>
              <w:top w:val="single" w:sz="4" w:space="0" w:color="auto"/>
              <w:left w:val="single" w:sz="4" w:space="0" w:color="auto"/>
              <w:bottom w:val="single" w:sz="4" w:space="0" w:color="auto"/>
            </w:tcBorders>
            <w:shd w:val="clear" w:color="auto" w:fill="auto"/>
            <w:vAlign w:val="bottom"/>
          </w:tcPr>
          <w:p w14:paraId="2658D3F8"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26429069"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37DD99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105020</w:t>
            </w:r>
          </w:p>
        </w:tc>
        <w:tc>
          <w:tcPr>
            <w:tcW w:w="3638" w:type="dxa"/>
            <w:tcBorders>
              <w:top w:val="single" w:sz="4" w:space="0" w:color="auto"/>
              <w:left w:val="single" w:sz="4" w:space="0" w:color="auto"/>
              <w:bottom w:val="single" w:sz="4" w:space="0" w:color="auto"/>
            </w:tcBorders>
            <w:shd w:val="clear" w:color="auto" w:fill="auto"/>
            <w:vAlign w:val="bottom"/>
          </w:tcPr>
          <w:p w14:paraId="0E10C95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Sportsplæne – Kampbane</w:t>
            </w:r>
          </w:p>
        </w:tc>
        <w:tc>
          <w:tcPr>
            <w:tcW w:w="736" w:type="dxa"/>
            <w:tcBorders>
              <w:top w:val="single" w:sz="4" w:space="0" w:color="auto"/>
              <w:left w:val="single" w:sz="4" w:space="0" w:color="auto"/>
              <w:bottom w:val="single" w:sz="4" w:space="0" w:color="auto"/>
            </w:tcBorders>
            <w:vAlign w:val="bottom"/>
          </w:tcPr>
          <w:p w14:paraId="3509393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3DE4E3A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GR5b</w:t>
            </w:r>
          </w:p>
        </w:tc>
        <w:tc>
          <w:tcPr>
            <w:tcW w:w="5670" w:type="dxa"/>
            <w:tcBorders>
              <w:top w:val="single" w:sz="4" w:space="0" w:color="auto"/>
              <w:left w:val="single" w:sz="4" w:space="0" w:color="auto"/>
              <w:bottom w:val="single" w:sz="4" w:space="0" w:color="auto"/>
            </w:tcBorders>
            <w:shd w:val="clear" w:color="auto" w:fill="auto"/>
            <w:vAlign w:val="bottom"/>
          </w:tcPr>
          <w:p w14:paraId="10FF1E85"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11764C94"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2AAD98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lastRenderedPageBreak/>
              <w:t>105030</w:t>
            </w:r>
          </w:p>
        </w:tc>
        <w:tc>
          <w:tcPr>
            <w:tcW w:w="3638" w:type="dxa"/>
            <w:tcBorders>
              <w:top w:val="single" w:sz="4" w:space="0" w:color="auto"/>
              <w:left w:val="single" w:sz="4" w:space="0" w:color="auto"/>
              <w:bottom w:val="single" w:sz="4" w:space="0" w:color="auto"/>
            </w:tcBorders>
            <w:shd w:val="clear" w:color="auto" w:fill="auto"/>
            <w:vAlign w:val="bottom"/>
          </w:tcPr>
          <w:p w14:paraId="4F689BB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Sportsplæne – Træningsbane</w:t>
            </w:r>
          </w:p>
        </w:tc>
        <w:tc>
          <w:tcPr>
            <w:tcW w:w="736" w:type="dxa"/>
            <w:tcBorders>
              <w:top w:val="single" w:sz="4" w:space="0" w:color="auto"/>
              <w:left w:val="single" w:sz="4" w:space="0" w:color="auto"/>
              <w:bottom w:val="single" w:sz="4" w:space="0" w:color="auto"/>
            </w:tcBorders>
            <w:vAlign w:val="bottom"/>
          </w:tcPr>
          <w:p w14:paraId="7B2981E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026897D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GR5c</w:t>
            </w:r>
          </w:p>
        </w:tc>
        <w:tc>
          <w:tcPr>
            <w:tcW w:w="5670" w:type="dxa"/>
            <w:tcBorders>
              <w:top w:val="single" w:sz="4" w:space="0" w:color="auto"/>
              <w:left w:val="single" w:sz="4" w:space="0" w:color="auto"/>
              <w:bottom w:val="single" w:sz="4" w:space="0" w:color="auto"/>
            </w:tcBorders>
            <w:shd w:val="clear" w:color="auto" w:fill="auto"/>
            <w:vAlign w:val="bottom"/>
          </w:tcPr>
          <w:p w14:paraId="0196CE55"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01A27D47"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2648EF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105050</w:t>
            </w:r>
          </w:p>
        </w:tc>
        <w:tc>
          <w:tcPr>
            <w:tcW w:w="3638" w:type="dxa"/>
            <w:tcBorders>
              <w:top w:val="single" w:sz="4" w:space="0" w:color="auto"/>
              <w:left w:val="single" w:sz="4" w:space="0" w:color="auto"/>
              <w:bottom w:val="single" w:sz="4" w:space="0" w:color="auto"/>
            </w:tcBorders>
            <w:shd w:val="clear" w:color="auto" w:fill="FFFFFF"/>
            <w:vAlign w:val="bottom"/>
          </w:tcPr>
          <w:p w14:paraId="66CE8D0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Sportsplæne - Vinter</w:t>
            </w:r>
          </w:p>
        </w:tc>
        <w:tc>
          <w:tcPr>
            <w:tcW w:w="736" w:type="dxa"/>
            <w:tcBorders>
              <w:top w:val="single" w:sz="4" w:space="0" w:color="auto"/>
              <w:left w:val="single" w:sz="4" w:space="0" w:color="auto"/>
              <w:bottom w:val="single" w:sz="4" w:space="0" w:color="auto"/>
            </w:tcBorders>
            <w:shd w:val="clear" w:color="auto" w:fill="FFFFFF"/>
            <w:vAlign w:val="bottom"/>
          </w:tcPr>
          <w:p w14:paraId="1D063BD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1333984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GR5e</w:t>
            </w:r>
          </w:p>
        </w:tc>
        <w:tc>
          <w:tcPr>
            <w:tcW w:w="5670" w:type="dxa"/>
            <w:tcBorders>
              <w:top w:val="single" w:sz="4" w:space="0" w:color="auto"/>
              <w:left w:val="single" w:sz="4" w:space="0" w:color="auto"/>
              <w:bottom w:val="single" w:sz="4" w:space="0" w:color="auto"/>
            </w:tcBorders>
            <w:shd w:val="clear" w:color="auto" w:fill="FFFFFF"/>
            <w:vAlign w:val="bottom"/>
          </w:tcPr>
          <w:p w14:paraId="3D65B37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6F70D3D6"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51ACC43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106000</w:t>
            </w:r>
          </w:p>
        </w:tc>
        <w:tc>
          <w:tcPr>
            <w:tcW w:w="3638" w:type="dxa"/>
            <w:tcBorders>
              <w:top w:val="single" w:sz="4" w:space="0" w:color="auto"/>
              <w:left w:val="single" w:sz="4" w:space="0" w:color="auto"/>
              <w:bottom w:val="single" w:sz="4" w:space="0" w:color="auto"/>
            </w:tcBorders>
            <w:shd w:val="clear" w:color="auto" w:fill="FFFFFF"/>
            <w:vAlign w:val="bottom"/>
          </w:tcPr>
          <w:p w14:paraId="6BF141E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Rabatgræs</w:t>
            </w:r>
          </w:p>
        </w:tc>
        <w:tc>
          <w:tcPr>
            <w:tcW w:w="736" w:type="dxa"/>
            <w:tcBorders>
              <w:top w:val="single" w:sz="4" w:space="0" w:color="auto"/>
              <w:left w:val="single" w:sz="4" w:space="0" w:color="auto"/>
              <w:bottom w:val="single" w:sz="4" w:space="0" w:color="auto"/>
            </w:tcBorders>
            <w:shd w:val="clear" w:color="auto" w:fill="FFFFFF"/>
            <w:vAlign w:val="bottom"/>
          </w:tcPr>
          <w:p w14:paraId="21796BB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4A264BF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GR6</w:t>
            </w:r>
          </w:p>
        </w:tc>
        <w:tc>
          <w:tcPr>
            <w:tcW w:w="5670" w:type="dxa"/>
            <w:tcBorders>
              <w:top w:val="single" w:sz="4" w:space="0" w:color="auto"/>
              <w:left w:val="single" w:sz="4" w:space="0" w:color="auto"/>
              <w:bottom w:val="single" w:sz="4" w:space="0" w:color="auto"/>
            </w:tcBorders>
            <w:shd w:val="clear" w:color="auto" w:fill="FFFFFF"/>
            <w:vAlign w:val="bottom"/>
          </w:tcPr>
          <w:p w14:paraId="3A3DC9BB"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42469CAD"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567BAED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106010</w:t>
            </w:r>
          </w:p>
        </w:tc>
        <w:tc>
          <w:tcPr>
            <w:tcW w:w="3638" w:type="dxa"/>
            <w:tcBorders>
              <w:top w:val="single" w:sz="4" w:space="0" w:color="auto"/>
              <w:left w:val="single" w:sz="4" w:space="0" w:color="auto"/>
              <w:bottom w:val="single" w:sz="4" w:space="0" w:color="auto"/>
            </w:tcBorders>
            <w:shd w:val="clear" w:color="auto" w:fill="FFFFFF"/>
            <w:vAlign w:val="bottom"/>
          </w:tcPr>
          <w:p w14:paraId="61EEDF0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Rabatgræs med lund</w:t>
            </w:r>
          </w:p>
        </w:tc>
        <w:tc>
          <w:tcPr>
            <w:tcW w:w="736" w:type="dxa"/>
            <w:tcBorders>
              <w:top w:val="single" w:sz="4" w:space="0" w:color="auto"/>
              <w:left w:val="single" w:sz="4" w:space="0" w:color="auto"/>
              <w:bottom w:val="single" w:sz="4" w:space="0" w:color="auto"/>
            </w:tcBorders>
            <w:shd w:val="clear" w:color="auto" w:fill="FFFFFF"/>
            <w:vAlign w:val="bottom"/>
          </w:tcPr>
          <w:p w14:paraId="23EF95A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94C9CF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GR6a</w:t>
            </w:r>
          </w:p>
        </w:tc>
        <w:tc>
          <w:tcPr>
            <w:tcW w:w="5670" w:type="dxa"/>
            <w:tcBorders>
              <w:top w:val="single" w:sz="4" w:space="0" w:color="auto"/>
              <w:left w:val="single" w:sz="4" w:space="0" w:color="auto"/>
              <w:bottom w:val="single" w:sz="4" w:space="0" w:color="auto"/>
            </w:tcBorders>
            <w:shd w:val="clear" w:color="auto" w:fill="FFFFFF"/>
            <w:vAlign w:val="bottom"/>
          </w:tcPr>
          <w:p w14:paraId="4B2E1774"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7DF6A270"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9F5630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106020</w:t>
            </w:r>
          </w:p>
        </w:tc>
        <w:tc>
          <w:tcPr>
            <w:tcW w:w="3638" w:type="dxa"/>
            <w:tcBorders>
              <w:top w:val="single" w:sz="4" w:space="0" w:color="auto"/>
              <w:left w:val="single" w:sz="4" w:space="0" w:color="auto"/>
              <w:bottom w:val="single" w:sz="4" w:space="0" w:color="auto"/>
            </w:tcBorders>
            <w:shd w:val="clear" w:color="auto" w:fill="FFFFFF"/>
            <w:vAlign w:val="bottom"/>
          </w:tcPr>
          <w:p w14:paraId="45E4D6A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Rabatgræs med løgvækst</w:t>
            </w:r>
          </w:p>
        </w:tc>
        <w:tc>
          <w:tcPr>
            <w:tcW w:w="736" w:type="dxa"/>
            <w:tcBorders>
              <w:top w:val="single" w:sz="4" w:space="0" w:color="auto"/>
              <w:left w:val="single" w:sz="4" w:space="0" w:color="auto"/>
              <w:bottom w:val="single" w:sz="4" w:space="0" w:color="auto"/>
            </w:tcBorders>
            <w:shd w:val="clear" w:color="auto" w:fill="FFFFFF"/>
            <w:vAlign w:val="bottom"/>
          </w:tcPr>
          <w:p w14:paraId="770B15E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F547EA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GR6b</w:t>
            </w:r>
          </w:p>
        </w:tc>
        <w:tc>
          <w:tcPr>
            <w:tcW w:w="5670" w:type="dxa"/>
            <w:tcBorders>
              <w:top w:val="single" w:sz="4" w:space="0" w:color="auto"/>
              <w:left w:val="single" w:sz="4" w:space="0" w:color="auto"/>
              <w:bottom w:val="single" w:sz="4" w:space="0" w:color="auto"/>
            </w:tcBorders>
            <w:shd w:val="clear" w:color="auto" w:fill="FFFFFF"/>
            <w:vAlign w:val="bottom"/>
          </w:tcPr>
          <w:p w14:paraId="678BEC57"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547B3F92"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9C2A4E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106030</w:t>
            </w:r>
          </w:p>
        </w:tc>
        <w:tc>
          <w:tcPr>
            <w:tcW w:w="3638" w:type="dxa"/>
            <w:tcBorders>
              <w:top w:val="single" w:sz="4" w:space="0" w:color="auto"/>
              <w:left w:val="single" w:sz="4" w:space="0" w:color="auto"/>
              <w:bottom w:val="single" w:sz="4" w:space="0" w:color="auto"/>
            </w:tcBorders>
            <w:shd w:val="clear" w:color="auto" w:fill="FFFFFF"/>
            <w:vAlign w:val="bottom"/>
          </w:tcPr>
          <w:p w14:paraId="3B3D732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Rabatgræs med oversigtsareal</w:t>
            </w:r>
          </w:p>
        </w:tc>
        <w:tc>
          <w:tcPr>
            <w:tcW w:w="736" w:type="dxa"/>
            <w:tcBorders>
              <w:top w:val="single" w:sz="4" w:space="0" w:color="auto"/>
              <w:left w:val="single" w:sz="4" w:space="0" w:color="auto"/>
              <w:bottom w:val="single" w:sz="4" w:space="0" w:color="auto"/>
            </w:tcBorders>
            <w:shd w:val="clear" w:color="auto" w:fill="FFFFFF"/>
            <w:vAlign w:val="bottom"/>
          </w:tcPr>
          <w:p w14:paraId="3F77B0C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6DC4B32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GR6c</w:t>
            </w:r>
          </w:p>
        </w:tc>
        <w:tc>
          <w:tcPr>
            <w:tcW w:w="5670" w:type="dxa"/>
            <w:tcBorders>
              <w:top w:val="single" w:sz="4" w:space="0" w:color="auto"/>
              <w:left w:val="single" w:sz="4" w:space="0" w:color="auto"/>
              <w:bottom w:val="single" w:sz="4" w:space="0" w:color="auto"/>
            </w:tcBorders>
            <w:shd w:val="clear" w:color="auto" w:fill="FFFFFF"/>
            <w:vAlign w:val="bottom"/>
          </w:tcPr>
          <w:p w14:paraId="2E1AC819"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104F7072"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742B1B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106040</w:t>
            </w:r>
          </w:p>
        </w:tc>
        <w:tc>
          <w:tcPr>
            <w:tcW w:w="3638" w:type="dxa"/>
            <w:tcBorders>
              <w:top w:val="single" w:sz="4" w:space="0" w:color="auto"/>
              <w:left w:val="single" w:sz="4" w:space="0" w:color="auto"/>
              <w:bottom w:val="single" w:sz="4" w:space="0" w:color="auto"/>
            </w:tcBorders>
            <w:shd w:val="clear" w:color="auto" w:fill="FFFFFF"/>
            <w:vAlign w:val="bottom"/>
          </w:tcPr>
          <w:p w14:paraId="74A9502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Rabatgræs med armering</w:t>
            </w:r>
          </w:p>
        </w:tc>
        <w:tc>
          <w:tcPr>
            <w:tcW w:w="736" w:type="dxa"/>
            <w:tcBorders>
              <w:top w:val="single" w:sz="4" w:space="0" w:color="auto"/>
              <w:left w:val="single" w:sz="4" w:space="0" w:color="auto"/>
              <w:bottom w:val="single" w:sz="4" w:space="0" w:color="auto"/>
            </w:tcBorders>
            <w:shd w:val="clear" w:color="auto" w:fill="FFFFFF"/>
            <w:vAlign w:val="bottom"/>
          </w:tcPr>
          <w:p w14:paraId="1E743C9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6C441EE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GR6d</w:t>
            </w:r>
          </w:p>
        </w:tc>
        <w:tc>
          <w:tcPr>
            <w:tcW w:w="5670" w:type="dxa"/>
            <w:tcBorders>
              <w:top w:val="single" w:sz="4" w:space="0" w:color="auto"/>
              <w:left w:val="single" w:sz="4" w:space="0" w:color="auto"/>
              <w:bottom w:val="single" w:sz="4" w:space="0" w:color="auto"/>
            </w:tcBorders>
            <w:shd w:val="clear" w:color="auto" w:fill="FFFFFF"/>
            <w:vAlign w:val="bottom"/>
          </w:tcPr>
          <w:p w14:paraId="0C616AE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58A600DA"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52998C4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106050</w:t>
            </w:r>
          </w:p>
        </w:tc>
        <w:tc>
          <w:tcPr>
            <w:tcW w:w="3638" w:type="dxa"/>
            <w:tcBorders>
              <w:top w:val="single" w:sz="4" w:space="0" w:color="auto"/>
              <w:left w:val="single" w:sz="4" w:space="0" w:color="auto"/>
              <w:bottom w:val="single" w:sz="4" w:space="0" w:color="auto"/>
            </w:tcBorders>
            <w:shd w:val="clear" w:color="auto" w:fill="FFFFFF"/>
            <w:vAlign w:val="bottom"/>
          </w:tcPr>
          <w:p w14:paraId="67A8130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Rabatgræs med grøftekant</w:t>
            </w:r>
          </w:p>
        </w:tc>
        <w:tc>
          <w:tcPr>
            <w:tcW w:w="736" w:type="dxa"/>
            <w:tcBorders>
              <w:top w:val="single" w:sz="4" w:space="0" w:color="auto"/>
              <w:left w:val="single" w:sz="4" w:space="0" w:color="auto"/>
              <w:bottom w:val="single" w:sz="4" w:space="0" w:color="auto"/>
            </w:tcBorders>
            <w:shd w:val="clear" w:color="auto" w:fill="FFFFFF"/>
            <w:vAlign w:val="bottom"/>
          </w:tcPr>
          <w:p w14:paraId="35EDED9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03BFDC9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GR6e</w:t>
            </w:r>
          </w:p>
        </w:tc>
        <w:tc>
          <w:tcPr>
            <w:tcW w:w="5670" w:type="dxa"/>
            <w:tcBorders>
              <w:top w:val="single" w:sz="4" w:space="0" w:color="auto"/>
              <w:left w:val="single" w:sz="4" w:space="0" w:color="auto"/>
              <w:bottom w:val="single" w:sz="4" w:space="0" w:color="auto"/>
            </w:tcBorders>
            <w:shd w:val="clear" w:color="auto" w:fill="FFFFFF"/>
            <w:vAlign w:val="bottom"/>
          </w:tcPr>
          <w:p w14:paraId="727DA16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527BC1" w14:paraId="3FAEC8D7"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37B7E9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106060</w:t>
            </w:r>
          </w:p>
        </w:tc>
        <w:tc>
          <w:tcPr>
            <w:tcW w:w="3638" w:type="dxa"/>
            <w:tcBorders>
              <w:top w:val="single" w:sz="4" w:space="0" w:color="auto"/>
              <w:left w:val="single" w:sz="4" w:space="0" w:color="auto"/>
              <w:bottom w:val="single" w:sz="4" w:space="0" w:color="auto"/>
            </w:tcBorders>
            <w:shd w:val="clear" w:color="auto" w:fill="FFFFFF"/>
            <w:vAlign w:val="bottom"/>
          </w:tcPr>
          <w:p w14:paraId="63B4471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Rabatgræs - skillerabat</w:t>
            </w:r>
          </w:p>
          <w:p w14:paraId="16171359" w14:textId="77777777" w:rsidR="00CB4BEB" w:rsidRPr="003B051D" w:rsidRDefault="00CB4BEB" w:rsidP="003C0924">
            <w:pPr>
              <w:rPr>
                <w:rFonts w:ascii="Trebuchet MS" w:hAnsi="Trebuchet MS" w:cs="Trebuchet MS"/>
                <w:sz w:val="18"/>
                <w:szCs w:val="18"/>
              </w:rPr>
            </w:pPr>
          </w:p>
        </w:tc>
        <w:tc>
          <w:tcPr>
            <w:tcW w:w="736" w:type="dxa"/>
            <w:tcBorders>
              <w:top w:val="single" w:sz="4" w:space="0" w:color="auto"/>
              <w:left w:val="single" w:sz="4" w:space="0" w:color="auto"/>
              <w:bottom w:val="single" w:sz="4" w:space="0" w:color="auto"/>
            </w:tcBorders>
            <w:shd w:val="clear" w:color="auto" w:fill="FFFFFF"/>
            <w:vAlign w:val="bottom"/>
          </w:tcPr>
          <w:p w14:paraId="0E4DEB5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5E4A304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GR6f</w:t>
            </w:r>
          </w:p>
        </w:tc>
        <w:tc>
          <w:tcPr>
            <w:tcW w:w="5670" w:type="dxa"/>
            <w:tcBorders>
              <w:top w:val="single" w:sz="4" w:space="0" w:color="auto"/>
              <w:left w:val="single" w:sz="4" w:space="0" w:color="auto"/>
              <w:bottom w:val="single" w:sz="4" w:space="0" w:color="auto"/>
            </w:tcBorders>
            <w:shd w:val="clear" w:color="auto" w:fill="FFFFFF"/>
            <w:vAlign w:val="bottom"/>
          </w:tcPr>
          <w:p w14:paraId="5F2C406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429F830C"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F5BC6C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107000</w:t>
            </w:r>
          </w:p>
        </w:tc>
        <w:tc>
          <w:tcPr>
            <w:tcW w:w="3638" w:type="dxa"/>
            <w:tcBorders>
              <w:top w:val="single" w:sz="4" w:space="0" w:color="auto"/>
              <w:left w:val="single" w:sz="4" w:space="0" w:color="auto"/>
              <w:bottom w:val="single" w:sz="4" w:space="0" w:color="auto"/>
            </w:tcBorders>
            <w:shd w:val="clear" w:color="auto" w:fill="FFFFFF"/>
            <w:vAlign w:val="bottom"/>
          </w:tcPr>
          <w:p w14:paraId="6EE4D478" w14:textId="77777777" w:rsidR="00CB4BEB" w:rsidRPr="003B051D" w:rsidRDefault="00CB4BEB" w:rsidP="003C0924">
            <w:pPr>
              <w:rPr>
                <w:rFonts w:ascii="Trebuchet MS" w:hAnsi="Trebuchet MS" w:cs="Trebuchet MS"/>
                <w:sz w:val="18"/>
                <w:szCs w:val="18"/>
              </w:rPr>
            </w:pPr>
            <w:proofErr w:type="spellStart"/>
            <w:r w:rsidRPr="003B051D">
              <w:rPr>
                <w:rFonts w:ascii="Trebuchet MS" w:hAnsi="Trebuchet MS" w:cs="Trebuchet MS"/>
                <w:sz w:val="18"/>
                <w:szCs w:val="18"/>
              </w:rPr>
              <w:t>Naturgræs</w:t>
            </w:r>
            <w:proofErr w:type="spellEnd"/>
          </w:p>
        </w:tc>
        <w:tc>
          <w:tcPr>
            <w:tcW w:w="736" w:type="dxa"/>
            <w:tcBorders>
              <w:top w:val="single" w:sz="4" w:space="0" w:color="auto"/>
              <w:left w:val="single" w:sz="4" w:space="0" w:color="auto"/>
              <w:bottom w:val="single" w:sz="4" w:space="0" w:color="auto"/>
            </w:tcBorders>
            <w:shd w:val="clear" w:color="auto" w:fill="FFFFFF"/>
            <w:vAlign w:val="bottom"/>
          </w:tcPr>
          <w:p w14:paraId="5BB7F12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AAC800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GR7</w:t>
            </w:r>
          </w:p>
        </w:tc>
        <w:tc>
          <w:tcPr>
            <w:tcW w:w="5670" w:type="dxa"/>
            <w:tcBorders>
              <w:top w:val="single" w:sz="4" w:space="0" w:color="auto"/>
              <w:left w:val="single" w:sz="4" w:space="0" w:color="auto"/>
              <w:bottom w:val="single" w:sz="4" w:space="0" w:color="auto"/>
            </w:tcBorders>
            <w:shd w:val="clear" w:color="auto" w:fill="FFFFFF"/>
            <w:vAlign w:val="bottom"/>
          </w:tcPr>
          <w:p w14:paraId="06B7575F"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2C7AEAC9"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C732B4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107010</w:t>
            </w:r>
          </w:p>
        </w:tc>
        <w:tc>
          <w:tcPr>
            <w:tcW w:w="3638" w:type="dxa"/>
            <w:tcBorders>
              <w:top w:val="single" w:sz="4" w:space="0" w:color="auto"/>
              <w:left w:val="single" w:sz="4" w:space="0" w:color="auto"/>
              <w:bottom w:val="single" w:sz="4" w:space="0" w:color="auto"/>
            </w:tcBorders>
            <w:shd w:val="clear" w:color="auto" w:fill="FFFFFF"/>
            <w:vAlign w:val="bottom"/>
          </w:tcPr>
          <w:p w14:paraId="69509E1B" w14:textId="77777777" w:rsidR="00CB4BEB" w:rsidRPr="003B051D" w:rsidRDefault="00CB4BEB" w:rsidP="003C0924">
            <w:pPr>
              <w:rPr>
                <w:rFonts w:ascii="Trebuchet MS" w:hAnsi="Trebuchet MS" w:cs="Trebuchet MS"/>
                <w:sz w:val="18"/>
                <w:szCs w:val="18"/>
              </w:rPr>
            </w:pPr>
            <w:proofErr w:type="spellStart"/>
            <w:r w:rsidRPr="003B051D">
              <w:rPr>
                <w:rFonts w:ascii="Trebuchet MS" w:hAnsi="Trebuchet MS" w:cs="Trebuchet MS"/>
                <w:sz w:val="18"/>
                <w:szCs w:val="18"/>
              </w:rPr>
              <w:t>Naturgræs</w:t>
            </w:r>
            <w:proofErr w:type="spellEnd"/>
            <w:r w:rsidRPr="003B051D">
              <w:rPr>
                <w:rFonts w:ascii="Trebuchet MS" w:hAnsi="Trebuchet MS" w:cs="Trebuchet MS"/>
                <w:sz w:val="18"/>
                <w:szCs w:val="18"/>
              </w:rPr>
              <w:t xml:space="preserve"> med lund</w:t>
            </w:r>
          </w:p>
        </w:tc>
        <w:tc>
          <w:tcPr>
            <w:tcW w:w="736" w:type="dxa"/>
            <w:tcBorders>
              <w:top w:val="single" w:sz="4" w:space="0" w:color="auto"/>
              <w:left w:val="single" w:sz="4" w:space="0" w:color="auto"/>
              <w:bottom w:val="single" w:sz="4" w:space="0" w:color="auto"/>
            </w:tcBorders>
            <w:shd w:val="clear" w:color="auto" w:fill="FFFFFF"/>
            <w:vAlign w:val="bottom"/>
          </w:tcPr>
          <w:p w14:paraId="54CE651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0D0A450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GR7a</w:t>
            </w:r>
          </w:p>
        </w:tc>
        <w:tc>
          <w:tcPr>
            <w:tcW w:w="5670" w:type="dxa"/>
            <w:tcBorders>
              <w:top w:val="single" w:sz="4" w:space="0" w:color="auto"/>
              <w:left w:val="single" w:sz="4" w:space="0" w:color="auto"/>
              <w:bottom w:val="single" w:sz="4" w:space="0" w:color="auto"/>
            </w:tcBorders>
            <w:shd w:val="clear" w:color="auto" w:fill="FFFFFF"/>
            <w:vAlign w:val="bottom"/>
          </w:tcPr>
          <w:p w14:paraId="5E062309"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64C262CD"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28DE4A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107020</w:t>
            </w:r>
          </w:p>
        </w:tc>
        <w:tc>
          <w:tcPr>
            <w:tcW w:w="3638" w:type="dxa"/>
            <w:tcBorders>
              <w:top w:val="single" w:sz="4" w:space="0" w:color="auto"/>
              <w:left w:val="single" w:sz="4" w:space="0" w:color="auto"/>
              <w:bottom w:val="single" w:sz="4" w:space="0" w:color="auto"/>
            </w:tcBorders>
            <w:shd w:val="clear" w:color="auto" w:fill="FFFFFF"/>
            <w:vAlign w:val="bottom"/>
          </w:tcPr>
          <w:p w14:paraId="188AC1E0" w14:textId="77777777" w:rsidR="00CB4BEB" w:rsidRPr="003B051D" w:rsidRDefault="00CB4BEB" w:rsidP="003C0924">
            <w:pPr>
              <w:rPr>
                <w:rFonts w:ascii="Trebuchet MS" w:hAnsi="Trebuchet MS" w:cs="Trebuchet MS"/>
                <w:sz w:val="18"/>
                <w:szCs w:val="18"/>
              </w:rPr>
            </w:pPr>
            <w:proofErr w:type="spellStart"/>
            <w:r w:rsidRPr="003B051D">
              <w:rPr>
                <w:rFonts w:ascii="Trebuchet MS" w:hAnsi="Trebuchet MS" w:cs="Trebuchet MS"/>
                <w:sz w:val="18"/>
                <w:szCs w:val="18"/>
              </w:rPr>
              <w:t>Naturgræs</w:t>
            </w:r>
            <w:proofErr w:type="spellEnd"/>
            <w:r w:rsidRPr="003B051D">
              <w:rPr>
                <w:rFonts w:ascii="Trebuchet MS" w:hAnsi="Trebuchet MS" w:cs="Trebuchet MS"/>
                <w:sz w:val="18"/>
                <w:szCs w:val="18"/>
              </w:rPr>
              <w:t xml:space="preserve"> med blomster</w:t>
            </w:r>
          </w:p>
        </w:tc>
        <w:tc>
          <w:tcPr>
            <w:tcW w:w="736" w:type="dxa"/>
            <w:tcBorders>
              <w:top w:val="single" w:sz="4" w:space="0" w:color="auto"/>
              <w:left w:val="single" w:sz="4" w:space="0" w:color="auto"/>
              <w:bottom w:val="single" w:sz="4" w:space="0" w:color="auto"/>
            </w:tcBorders>
            <w:shd w:val="clear" w:color="auto" w:fill="FFFFFF"/>
            <w:vAlign w:val="bottom"/>
          </w:tcPr>
          <w:p w14:paraId="1E3C7FF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12065CE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GR7b</w:t>
            </w:r>
          </w:p>
        </w:tc>
        <w:tc>
          <w:tcPr>
            <w:tcW w:w="5670" w:type="dxa"/>
            <w:tcBorders>
              <w:top w:val="single" w:sz="4" w:space="0" w:color="auto"/>
              <w:left w:val="single" w:sz="4" w:space="0" w:color="auto"/>
              <w:bottom w:val="single" w:sz="4" w:space="0" w:color="auto"/>
            </w:tcBorders>
            <w:shd w:val="clear" w:color="auto" w:fill="FFFFFF"/>
            <w:vAlign w:val="bottom"/>
          </w:tcPr>
          <w:p w14:paraId="19261362"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7420372B"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1055484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107040</w:t>
            </w:r>
          </w:p>
        </w:tc>
        <w:tc>
          <w:tcPr>
            <w:tcW w:w="3638" w:type="dxa"/>
            <w:tcBorders>
              <w:top w:val="single" w:sz="4" w:space="0" w:color="auto"/>
              <w:left w:val="single" w:sz="4" w:space="0" w:color="auto"/>
              <w:bottom w:val="single" w:sz="4" w:space="0" w:color="auto"/>
            </w:tcBorders>
            <w:shd w:val="clear" w:color="auto" w:fill="FFFFFF"/>
            <w:vAlign w:val="bottom"/>
          </w:tcPr>
          <w:p w14:paraId="32C1FA7F" w14:textId="77777777" w:rsidR="00CB4BEB" w:rsidRPr="003B051D" w:rsidRDefault="00CB4BEB" w:rsidP="003C0924">
            <w:pPr>
              <w:rPr>
                <w:rFonts w:ascii="Trebuchet MS" w:hAnsi="Trebuchet MS" w:cs="Trebuchet MS"/>
                <w:sz w:val="18"/>
                <w:szCs w:val="18"/>
              </w:rPr>
            </w:pPr>
            <w:proofErr w:type="spellStart"/>
            <w:r w:rsidRPr="003B051D">
              <w:rPr>
                <w:rFonts w:ascii="Trebuchet MS" w:hAnsi="Trebuchet MS" w:cs="Trebuchet MS"/>
                <w:sz w:val="18"/>
                <w:szCs w:val="18"/>
              </w:rPr>
              <w:t>Naturgræs</w:t>
            </w:r>
            <w:proofErr w:type="spellEnd"/>
            <w:r w:rsidRPr="003B051D">
              <w:rPr>
                <w:rFonts w:ascii="Trebuchet MS" w:hAnsi="Trebuchet MS" w:cs="Trebuchet MS"/>
                <w:sz w:val="18"/>
                <w:szCs w:val="18"/>
              </w:rPr>
              <w:t xml:space="preserve"> med armering (p-pladser)</w:t>
            </w:r>
          </w:p>
        </w:tc>
        <w:tc>
          <w:tcPr>
            <w:tcW w:w="736" w:type="dxa"/>
            <w:tcBorders>
              <w:top w:val="single" w:sz="4" w:space="0" w:color="auto"/>
              <w:left w:val="single" w:sz="4" w:space="0" w:color="auto"/>
              <w:bottom w:val="single" w:sz="4" w:space="0" w:color="auto"/>
            </w:tcBorders>
            <w:shd w:val="clear" w:color="auto" w:fill="FFFFFF"/>
            <w:vAlign w:val="center"/>
          </w:tcPr>
          <w:p w14:paraId="56B3B0E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469674C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GR7d</w:t>
            </w:r>
          </w:p>
        </w:tc>
        <w:tc>
          <w:tcPr>
            <w:tcW w:w="5670" w:type="dxa"/>
            <w:tcBorders>
              <w:top w:val="single" w:sz="4" w:space="0" w:color="auto"/>
              <w:left w:val="single" w:sz="4" w:space="0" w:color="auto"/>
              <w:bottom w:val="single" w:sz="4" w:space="0" w:color="auto"/>
            </w:tcBorders>
            <w:shd w:val="clear" w:color="auto" w:fill="FFFFFF"/>
            <w:vAlign w:val="bottom"/>
          </w:tcPr>
          <w:p w14:paraId="150B78A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BA4AEF" w14:paraId="670594FD"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2F155A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108010</w:t>
            </w:r>
          </w:p>
        </w:tc>
        <w:tc>
          <w:tcPr>
            <w:tcW w:w="3638" w:type="dxa"/>
            <w:tcBorders>
              <w:top w:val="single" w:sz="4" w:space="0" w:color="auto"/>
              <w:left w:val="single" w:sz="4" w:space="0" w:color="auto"/>
              <w:bottom w:val="single" w:sz="4" w:space="0" w:color="auto"/>
            </w:tcBorders>
            <w:shd w:val="clear" w:color="auto" w:fill="FFFFFF"/>
            <w:vAlign w:val="bottom"/>
          </w:tcPr>
          <w:p w14:paraId="4F70746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Strand og klit</w:t>
            </w:r>
          </w:p>
        </w:tc>
        <w:tc>
          <w:tcPr>
            <w:tcW w:w="736" w:type="dxa"/>
            <w:tcBorders>
              <w:top w:val="single" w:sz="4" w:space="0" w:color="auto"/>
              <w:left w:val="single" w:sz="4" w:space="0" w:color="auto"/>
              <w:bottom w:val="single" w:sz="4" w:space="0" w:color="auto"/>
            </w:tcBorders>
            <w:shd w:val="clear" w:color="auto" w:fill="FFFFFF"/>
            <w:vAlign w:val="center"/>
          </w:tcPr>
          <w:p w14:paraId="282FB51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494238D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GR8g</w:t>
            </w:r>
          </w:p>
        </w:tc>
        <w:tc>
          <w:tcPr>
            <w:tcW w:w="5670" w:type="dxa"/>
            <w:tcBorders>
              <w:top w:val="single" w:sz="4" w:space="0" w:color="auto"/>
              <w:left w:val="single" w:sz="4" w:space="0" w:color="auto"/>
              <w:bottom w:val="single" w:sz="4" w:space="0" w:color="auto"/>
            </w:tcBorders>
            <w:shd w:val="clear" w:color="auto" w:fill="FFFFFF"/>
            <w:vAlign w:val="bottom"/>
          </w:tcPr>
          <w:p w14:paraId="0C8BB75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BA4AEF" w14:paraId="045251FA"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5C31AEE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108020</w:t>
            </w:r>
          </w:p>
        </w:tc>
        <w:tc>
          <w:tcPr>
            <w:tcW w:w="3638" w:type="dxa"/>
            <w:tcBorders>
              <w:top w:val="single" w:sz="4" w:space="0" w:color="auto"/>
              <w:left w:val="single" w:sz="4" w:space="0" w:color="auto"/>
              <w:bottom w:val="single" w:sz="4" w:space="0" w:color="auto"/>
            </w:tcBorders>
            <w:shd w:val="clear" w:color="auto" w:fill="FFFFFF"/>
            <w:vAlign w:val="bottom"/>
          </w:tcPr>
          <w:p w14:paraId="7910FEC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Eng</w:t>
            </w:r>
          </w:p>
        </w:tc>
        <w:tc>
          <w:tcPr>
            <w:tcW w:w="736" w:type="dxa"/>
            <w:tcBorders>
              <w:top w:val="single" w:sz="4" w:space="0" w:color="auto"/>
              <w:left w:val="single" w:sz="4" w:space="0" w:color="auto"/>
              <w:bottom w:val="single" w:sz="4" w:space="0" w:color="auto"/>
            </w:tcBorders>
            <w:shd w:val="clear" w:color="auto" w:fill="FFFFFF"/>
            <w:vAlign w:val="center"/>
          </w:tcPr>
          <w:p w14:paraId="1C0B377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55ABC6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GR8h</w:t>
            </w:r>
          </w:p>
        </w:tc>
        <w:tc>
          <w:tcPr>
            <w:tcW w:w="5670" w:type="dxa"/>
            <w:tcBorders>
              <w:top w:val="single" w:sz="4" w:space="0" w:color="auto"/>
              <w:left w:val="single" w:sz="4" w:space="0" w:color="auto"/>
              <w:bottom w:val="single" w:sz="4" w:space="0" w:color="auto"/>
            </w:tcBorders>
            <w:shd w:val="clear" w:color="auto" w:fill="FFFFFF"/>
            <w:vAlign w:val="bottom"/>
          </w:tcPr>
          <w:p w14:paraId="34FA606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BA4AEF" w14:paraId="798EF335"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51F9A8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108030</w:t>
            </w:r>
          </w:p>
        </w:tc>
        <w:tc>
          <w:tcPr>
            <w:tcW w:w="3638" w:type="dxa"/>
            <w:tcBorders>
              <w:top w:val="single" w:sz="4" w:space="0" w:color="auto"/>
              <w:left w:val="single" w:sz="4" w:space="0" w:color="auto"/>
              <w:bottom w:val="single" w:sz="4" w:space="0" w:color="auto"/>
            </w:tcBorders>
            <w:shd w:val="clear" w:color="auto" w:fill="FFFFFF"/>
            <w:vAlign w:val="bottom"/>
          </w:tcPr>
          <w:p w14:paraId="0877AAB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Overdrev</w:t>
            </w:r>
          </w:p>
        </w:tc>
        <w:tc>
          <w:tcPr>
            <w:tcW w:w="736" w:type="dxa"/>
            <w:tcBorders>
              <w:top w:val="single" w:sz="4" w:space="0" w:color="auto"/>
              <w:left w:val="single" w:sz="4" w:space="0" w:color="auto"/>
              <w:bottom w:val="single" w:sz="4" w:space="0" w:color="auto"/>
            </w:tcBorders>
            <w:shd w:val="clear" w:color="auto" w:fill="FFFFFF"/>
            <w:vAlign w:val="center"/>
          </w:tcPr>
          <w:p w14:paraId="71DD3CD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4F7408C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GR8i</w:t>
            </w:r>
          </w:p>
        </w:tc>
        <w:tc>
          <w:tcPr>
            <w:tcW w:w="5670" w:type="dxa"/>
            <w:tcBorders>
              <w:top w:val="single" w:sz="4" w:space="0" w:color="auto"/>
              <w:left w:val="single" w:sz="4" w:space="0" w:color="auto"/>
              <w:bottom w:val="single" w:sz="4" w:space="0" w:color="auto"/>
            </w:tcBorders>
            <w:shd w:val="clear" w:color="auto" w:fill="FFFFFF"/>
            <w:vAlign w:val="bottom"/>
          </w:tcPr>
          <w:p w14:paraId="318294B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64DDD28C"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C153F3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121000</w:t>
            </w:r>
          </w:p>
        </w:tc>
        <w:tc>
          <w:tcPr>
            <w:tcW w:w="3638" w:type="dxa"/>
            <w:tcBorders>
              <w:top w:val="single" w:sz="4" w:space="0" w:color="auto"/>
              <w:left w:val="single" w:sz="4" w:space="0" w:color="auto"/>
              <w:bottom w:val="single" w:sz="4" w:space="0" w:color="auto"/>
            </w:tcBorders>
            <w:shd w:val="clear" w:color="auto" w:fill="FFFFFF"/>
            <w:vAlign w:val="bottom"/>
          </w:tcPr>
          <w:p w14:paraId="5626669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Roser</w:t>
            </w:r>
          </w:p>
        </w:tc>
        <w:tc>
          <w:tcPr>
            <w:tcW w:w="736" w:type="dxa"/>
            <w:tcBorders>
              <w:top w:val="single" w:sz="4" w:space="0" w:color="auto"/>
              <w:left w:val="single" w:sz="4" w:space="0" w:color="auto"/>
              <w:bottom w:val="single" w:sz="4" w:space="0" w:color="auto"/>
            </w:tcBorders>
            <w:shd w:val="clear" w:color="auto" w:fill="FFFFFF"/>
            <w:vAlign w:val="bottom"/>
          </w:tcPr>
          <w:p w14:paraId="1A3B5BD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23F39E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BL1</w:t>
            </w:r>
          </w:p>
        </w:tc>
        <w:tc>
          <w:tcPr>
            <w:tcW w:w="5670" w:type="dxa"/>
            <w:tcBorders>
              <w:top w:val="single" w:sz="4" w:space="0" w:color="auto"/>
              <w:left w:val="single" w:sz="4" w:space="0" w:color="auto"/>
              <w:bottom w:val="single" w:sz="4" w:space="0" w:color="auto"/>
            </w:tcBorders>
            <w:shd w:val="clear" w:color="auto" w:fill="FFFFFF"/>
            <w:vAlign w:val="bottom"/>
          </w:tcPr>
          <w:p w14:paraId="7E9CEA84"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41FE9A5C"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2CE323C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122000</w:t>
            </w:r>
          </w:p>
        </w:tc>
        <w:tc>
          <w:tcPr>
            <w:tcW w:w="3638" w:type="dxa"/>
            <w:tcBorders>
              <w:top w:val="single" w:sz="4" w:space="0" w:color="auto"/>
              <w:left w:val="single" w:sz="4" w:space="0" w:color="auto"/>
              <w:bottom w:val="single" w:sz="4" w:space="0" w:color="auto"/>
            </w:tcBorders>
            <w:shd w:val="clear" w:color="auto" w:fill="FFFFFF"/>
            <w:vAlign w:val="center"/>
          </w:tcPr>
          <w:p w14:paraId="20E101E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Prydstauder</w:t>
            </w:r>
          </w:p>
        </w:tc>
        <w:tc>
          <w:tcPr>
            <w:tcW w:w="736" w:type="dxa"/>
            <w:tcBorders>
              <w:top w:val="single" w:sz="4" w:space="0" w:color="auto"/>
              <w:left w:val="single" w:sz="4" w:space="0" w:color="auto"/>
              <w:bottom w:val="single" w:sz="4" w:space="0" w:color="auto"/>
            </w:tcBorders>
            <w:shd w:val="clear" w:color="auto" w:fill="FFFFFF"/>
            <w:vAlign w:val="bottom"/>
          </w:tcPr>
          <w:p w14:paraId="7312EEF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866FAE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BL2</w:t>
            </w:r>
          </w:p>
        </w:tc>
        <w:tc>
          <w:tcPr>
            <w:tcW w:w="5670" w:type="dxa"/>
            <w:tcBorders>
              <w:top w:val="single" w:sz="4" w:space="0" w:color="auto"/>
              <w:left w:val="single" w:sz="4" w:space="0" w:color="auto"/>
              <w:bottom w:val="single" w:sz="4" w:space="0" w:color="auto"/>
            </w:tcBorders>
            <w:shd w:val="clear" w:color="auto" w:fill="FFFFFF"/>
            <w:vAlign w:val="bottom"/>
          </w:tcPr>
          <w:p w14:paraId="61B398ED"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7AFAF5CB"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5F74823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123000</w:t>
            </w:r>
          </w:p>
        </w:tc>
        <w:tc>
          <w:tcPr>
            <w:tcW w:w="3638" w:type="dxa"/>
            <w:tcBorders>
              <w:top w:val="single" w:sz="4" w:space="0" w:color="auto"/>
              <w:left w:val="single" w:sz="4" w:space="0" w:color="auto"/>
              <w:bottom w:val="single" w:sz="4" w:space="0" w:color="auto"/>
            </w:tcBorders>
            <w:shd w:val="clear" w:color="auto" w:fill="FFFFFF"/>
            <w:vAlign w:val="center"/>
          </w:tcPr>
          <w:p w14:paraId="13B4DDD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Staudebed</w:t>
            </w:r>
          </w:p>
        </w:tc>
        <w:tc>
          <w:tcPr>
            <w:tcW w:w="736" w:type="dxa"/>
            <w:tcBorders>
              <w:top w:val="single" w:sz="4" w:space="0" w:color="auto"/>
              <w:left w:val="single" w:sz="4" w:space="0" w:color="auto"/>
              <w:bottom w:val="single" w:sz="4" w:space="0" w:color="auto"/>
            </w:tcBorders>
            <w:shd w:val="clear" w:color="auto" w:fill="FFFFFF"/>
            <w:vAlign w:val="bottom"/>
          </w:tcPr>
          <w:p w14:paraId="1CB0254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2C91EA6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BL3</w:t>
            </w:r>
          </w:p>
        </w:tc>
        <w:tc>
          <w:tcPr>
            <w:tcW w:w="5670" w:type="dxa"/>
            <w:tcBorders>
              <w:top w:val="single" w:sz="4" w:space="0" w:color="auto"/>
              <w:left w:val="single" w:sz="4" w:space="0" w:color="auto"/>
              <w:bottom w:val="single" w:sz="4" w:space="0" w:color="auto"/>
            </w:tcBorders>
            <w:shd w:val="clear" w:color="auto" w:fill="FFFFFF"/>
            <w:vAlign w:val="bottom"/>
          </w:tcPr>
          <w:p w14:paraId="74DA6FAB"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0674D7D2"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08B4648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124000</w:t>
            </w:r>
          </w:p>
        </w:tc>
        <w:tc>
          <w:tcPr>
            <w:tcW w:w="3638" w:type="dxa"/>
            <w:tcBorders>
              <w:top w:val="single" w:sz="4" w:space="0" w:color="auto"/>
              <w:left w:val="single" w:sz="4" w:space="0" w:color="auto"/>
              <w:bottom w:val="single" w:sz="4" w:space="0" w:color="auto"/>
            </w:tcBorders>
            <w:shd w:val="clear" w:color="auto" w:fill="FFFFFF"/>
            <w:vAlign w:val="center"/>
          </w:tcPr>
          <w:p w14:paraId="0B82868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Naturstauder</w:t>
            </w:r>
          </w:p>
        </w:tc>
        <w:tc>
          <w:tcPr>
            <w:tcW w:w="736" w:type="dxa"/>
            <w:tcBorders>
              <w:top w:val="single" w:sz="4" w:space="0" w:color="auto"/>
              <w:left w:val="single" w:sz="4" w:space="0" w:color="auto"/>
              <w:bottom w:val="single" w:sz="4" w:space="0" w:color="auto"/>
            </w:tcBorders>
            <w:shd w:val="clear" w:color="auto" w:fill="FFFFFF"/>
            <w:vAlign w:val="bottom"/>
          </w:tcPr>
          <w:p w14:paraId="296F0AC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23FD878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BL4</w:t>
            </w:r>
          </w:p>
        </w:tc>
        <w:tc>
          <w:tcPr>
            <w:tcW w:w="5670" w:type="dxa"/>
            <w:tcBorders>
              <w:top w:val="single" w:sz="4" w:space="0" w:color="auto"/>
              <w:left w:val="single" w:sz="4" w:space="0" w:color="auto"/>
              <w:bottom w:val="single" w:sz="4" w:space="0" w:color="auto"/>
            </w:tcBorders>
            <w:shd w:val="clear" w:color="auto" w:fill="FFFFFF"/>
            <w:vAlign w:val="bottom"/>
          </w:tcPr>
          <w:p w14:paraId="50451CF6"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780F3117"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4B884D9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124010</w:t>
            </w:r>
          </w:p>
        </w:tc>
        <w:tc>
          <w:tcPr>
            <w:tcW w:w="3638" w:type="dxa"/>
            <w:tcBorders>
              <w:top w:val="single" w:sz="4" w:space="0" w:color="auto"/>
              <w:left w:val="single" w:sz="4" w:space="0" w:color="auto"/>
              <w:bottom w:val="single" w:sz="4" w:space="0" w:color="auto"/>
            </w:tcBorders>
            <w:shd w:val="clear" w:color="auto" w:fill="FFFFFF"/>
            <w:vAlign w:val="center"/>
          </w:tcPr>
          <w:p w14:paraId="4715331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Naturstauder – Grønt tag</w:t>
            </w:r>
          </w:p>
        </w:tc>
        <w:tc>
          <w:tcPr>
            <w:tcW w:w="736" w:type="dxa"/>
            <w:tcBorders>
              <w:top w:val="single" w:sz="4" w:space="0" w:color="auto"/>
              <w:left w:val="single" w:sz="4" w:space="0" w:color="auto"/>
              <w:bottom w:val="single" w:sz="4" w:space="0" w:color="auto"/>
            </w:tcBorders>
            <w:shd w:val="clear" w:color="auto" w:fill="FFFFFF"/>
            <w:vAlign w:val="bottom"/>
          </w:tcPr>
          <w:p w14:paraId="135674D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6CC3FE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BL4a</w:t>
            </w:r>
          </w:p>
        </w:tc>
        <w:tc>
          <w:tcPr>
            <w:tcW w:w="5670" w:type="dxa"/>
            <w:tcBorders>
              <w:top w:val="single" w:sz="4" w:space="0" w:color="auto"/>
              <w:left w:val="single" w:sz="4" w:space="0" w:color="auto"/>
              <w:bottom w:val="single" w:sz="4" w:space="0" w:color="auto"/>
            </w:tcBorders>
            <w:shd w:val="clear" w:color="auto" w:fill="FFFFFF"/>
            <w:vAlign w:val="bottom"/>
          </w:tcPr>
          <w:p w14:paraId="14BB7F4C"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470CCA90"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79DB3F2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125000</w:t>
            </w:r>
          </w:p>
        </w:tc>
        <w:tc>
          <w:tcPr>
            <w:tcW w:w="3638" w:type="dxa"/>
            <w:tcBorders>
              <w:top w:val="single" w:sz="4" w:space="0" w:color="auto"/>
              <w:left w:val="single" w:sz="4" w:space="0" w:color="auto"/>
              <w:bottom w:val="single" w:sz="4" w:space="0" w:color="auto"/>
            </w:tcBorders>
            <w:shd w:val="clear" w:color="auto" w:fill="FFFFFF"/>
            <w:vAlign w:val="center"/>
          </w:tcPr>
          <w:p w14:paraId="6B13C36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Udplantningsplanter</w:t>
            </w:r>
          </w:p>
        </w:tc>
        <w:tc>
          <w:tcPr>
            <w:tcW w:w="736" w:type="dxa"/>
            <w:tcBorders>
              <w:top w:val="single" w:sz="4" w:space="0" w:color="auto"/>
              <w:left w:val="single" w:sz="4" w:space="0" w:color="auto"/>
              <w:bottom w:val="single" w:sz="4" w:space="0" w:color="auto"/>
            </w:tcBorders>
            <w:shd w:val="clear" w:color="auto" w:fill="FFFFFF"/>
            <w:vAlign w:val="bottom"/>
          </w:tcPr>
          <w:p w14:paraId="703CB58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640C541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BL5</w:t>
            </w:r>
          </w:p>
        </w:tc>
        <w:tc>
          <w:tcPr>
            <w:tcW w:w="5670" w:type="dxa"/>
            <w:tcBorders>
              <w:top w:val="single" w:sz="4" w:space="0" w:color="auto"/>
              <w:left w:val="single" w:sz="4" w:space="0" w:color="auto"/>
              <w:bottom w:val="single" w:sz="4" w:space="0" w:color="auto"/>
            </w:tcBorders>
            <w:shd w:val="clear" w:color="auto" w:fill="FFFFFF"/>
            <w:vAlign w:val="bottom"/>
          </w:tcPr>
          <w:p w14:paraId="480370D7"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606AB6DA"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50C3C3B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125010</w:t>
            </w:r>
          </w:p>
        </w:tc>
        <w:tc>
          <w:tcPr>
            <w:tcW w:w="3638" w:type="dxa"/>
            <w:tcBorders>
              <w:top w:val="single" w:sz="4" w:space="0" w:color="auto"/>
              <w:left w:val="single" w:sz="4" w:space="0" w:color="auto"/>
              <w:bottom w:val="single" w:sz="4" w:space="0" w:color="auto"/>
            </w:tcBorders>
            <w:shd w:val="clear" w:color="auto" w:fill="FFFFFF"/>
            <w:vAlign w:val="bottom"/>
          </w:tcPr>
          <w:p w14:paraId="01380F5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 xml:space="preserve">Udplantningsplanter – </w:t>
            </w:r>
            <w:proofErr w:type="spellStart"/>
            <w:r w:rsidRPr="003B051D">
              <w:rPr>
                <w:rFonts w:ascii="Trebuchet MS" w:hAnsi="Trebuchet MS" w:cs="Trebuchet MS"/>
                <w:sz w:val="18"/>
                <w:szCs w:val="18"/>
              </w:rPr>
              <w:t>Plates</w:t>
            </w:r>
            <w:proofErr w:type="spellEnd"/>
            <w:r w:rsidRPr="003B051D">
              <w:rPr>
                <w:rFonts w:ascii="Trebuchet MS" w:hAnsi="Trebuchet MS" w:cs="Trebuchet MS"/>
                <w:sz w:val="18"/>
                <w:szCs w:val="18"/>
              </w:rPr>
              <w:t xml:space="preserve"> Bandes bed</w:t>
            </w:r>
          </w:p>
        </w:tc>
        <w:tc>
          <w:tcPr>
            <w:tcW w:w="736" w:type="dxa"/>
            <w:tcBorders>
              <w:top w:val="single" w:sz="4" w:space="0" w:color="auto"/>
              <w:left w:val="single" w:sz="4" w:space="0" w:color="auto"/>
              <w:bottom w:val="single" w:sz="4" w:space="0" w:color="auto"/>
            </w:tcBorders>
            <w:shd w:val="clear" w:color="auto" w:fill="FFFFFF"/>
            <w:vAlign w:val="bottom"/>
          </w:tcPr>
          <w:p w14:paraId="5EB01CA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2547C2B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BL5a</w:t>
            </w:r>
          </w:p>
        </w:tc>
        <w:tc>
          <w:tcPr>
            <w:tcW w:w="5670" w:type="dxa"/>
            <w:tcBorders>
              <w:top w:val="single" w:sz="4" w:space="0" w:color="auto"/>
              <w:left w:val="single" w:sz="4" w:space="0" w:color="auto"/>
              <w:bottom w:val="single" w:sz="4" w:space="0" w:color="auto"/>
            </w:tcBorders>
            <w:shd w:val="clear" w:color="auto" w:fill="FFFFFF"/>
            <w:vAlign w:val="bottom"/>
          </w:tcPr>
          <w:p w14:paraId="4D0553BF"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6454CCC2"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8F5BBA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125020</w:t>
            </w:r>
          </w:p>
        </w:tc>
        <w:tc>
          <w:tcPr>
            <w:tcW w:w="3638" w:type="dxa"/>
            <w:tcBorders>
              <w:top w:val="single" w:sz="4" w:space="0" w:color="auto"/>
              <w:left w:val="single" w:sz="4" w:space="0" w:color="auto"/>
              <w:bottom w:val="single" w:sz="4" w:space="0" w:color="auto"/>
            </w:tcBorders>
            <w:shd w:val="clear" w:color="auto" w:fill="FFFFFF"/>
            <w:vAlign w:val="bottom"/>
          </w:tcPr>
          <w:p w14:paraId="062E176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Udplantningsplanter – Forårsblomster</w:t>
            </w:r>
          </w:p>
        </w:tc>
        <w:tc>
          <w:tcPr>
            <w:tcW w:w="736" w:type="dxa"/>
            <w:tcBorders>
              <w:top w:val="single" w:sz="4" w:space="0" w:color="auto"/>
              <w:left w:val="single" w:sz="4" w:space="0" w:color="auto"/>
              <w:bottom w:val="single" w:sz="4" w:space="0" w:color="auto"/>
            </w:tcBorders>
            <w:shd w:val="clear" w:color="auto" w:fill="FFFFFF"/>
            <w:vAlign w:val="bottom"/>
          </w:tcPr>
          <w:p w14:paraId="31444A0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23D9655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BL5b</w:t>
            </w:r>
          </w:p>
        </w:tc>
        <w:tc>
          <w:tcPr>
            <w:tcW w:w="5670" w:type="dxa"/>
            <w:tcBorders>
              <w:top w:val="single" w:sz="4" w:space="0" w:color="auto"/>
              <w:left w:val="single" w:sz="4" w:space="0" w:color="auto"/>
              <w:bottom w:val="single" w:sz="4" w:space="0" w:color="auto"/>
            </w:tcBorders>
            <w:shd w:val="clear" w:color="auto" w:fill="FFFFFF"/>
            <w:vAlign w:val="bottom"/>
          </w:tcPr>
          <w:p w14:paraId="66123A55"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4AC20C82"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4400E5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125030</w:t>
            </w:r>
          </w:p>
        </w:tc>
        <w:tc>
          <w:tcPr>
            <w:tcW w:w="3638" w:type="dxa"/>
            <w:tcBorders>
              <w:top w:val="single" w:sz="4" w:space="0" w:color="auto"/>
              <w:left w:val="single" w:sz="4" w:space="0" w:color="auto"/>
              <w:bottom w:val="single" w:sz="4" w:space="0" w:color="auto"/>
            </w:tcBorders>
            <w:shd w:val="clear" w:color="auto" w:fill="FFFFFF"/>
            <w:vAlign w:val="bottom"/>
          </w:tcPr>
          <w:p w14:paraId="4871D2C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Udplantningsplanter – Sommerblomster</w:t>
            </w:r>
          </w:p>
        </w:tc>
        <w:tc>
          <w:tcPr>
            <w:tcW w:w="736" w:type="dxa"/>
            <w:tcBorders>
              <w:top w:val="single" w:sz="4" w:space="0" w:color="auto"/>
              <w:left w:val="single" w:sz="4" w:space="0" w:color="auto"/>
              <w:bottom w:val="single" w:sz="4" w:space="0" w:color="auto"/>
            </w:tcBorders>
            <w:shd w:val="clear" w:color="auto" w:fill="FFFFFF"/>
            <w:vAlign w:val="bottom"/>
          </w:tcPr>
          <w:p w14:paraId="51AEF8B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4088BD6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BL5c</w:t>
            </w:r>
          </w:p>
        </w:tc>
        <w:tc>
          <w:tcPr>
            <w:tcW w:w="5670" w:type="dxa"/>
            <w:tcBorders>
              <w:top w:val="single" w:sz="4" w:space="0" w:color="auto"/>
              <w:left w:val="single" w:sz="4" w:space="0" w:color="auto"/>
              <w:bottom w:val="single" w:sz="4" w:space="0" w:color="auto"/>
            </w:tcBorders>
            <w:shd w:val="clear" w:color="auto" w:fill="FFFFFF"/>
            <w:vAlign w:val="bottom"/>
          </w:tcPr>
          <w:p w14:paraId="58D6FD58"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10646371"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166B48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125040</w:t>
            </w:r>
          </w:p>
        </w:tc>
        <w:tc>
          <w:tcPr>
            <w:tcW w:w="3638" w:type="dxa"/>
            <w:tcBorders>
              <w:top w:val="single" w:sz="4" w:space="0" w:color="auto"/>
              <w:left w:val="single" w:sz="4" w:space="0" w:color="auto"/>
              <w:bottom w:val="single" w:sz="4" w:space="0" w:color="auto"/>
            </w:tcBorders>
            <w:shd w:val="clear" w:color="auto" w:fill="FFFFFF"/>
            <w:vAlign w:val="bottom"/>
          </w:tcPr>
          <w:p w14:paraId="2C27E4E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Udplantningsplanter – Vinterblomster</w:t>
            </w:r>
          </w:p>
        </w:tc>
        <w:tc>
          <w:tcPr>
            <w:tcW w:w="736" w:type="dxa"/>
            <w:tcBorders>
              <w:top w:val="single" w:sz="4" w:space="0" w:color="auto"/>
              <w:left w:val="single" w:sz="4" w:space="0" w:color="auto"/>
              <w:bottom w:val="single" w:sz="4" w:space="0" w:color="auto"/>
            </w:tcBorders>
            <w:shd w:val="clear" w:color="auto" w:fill="FFFFFF"/>
            <w:vAlign w:val="bottom"/>
          </w:tcPr>
          <w:p w14:paraId="1185273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C3D624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BL5d</w:t>
            </w:r>
          </w:p>
        </w:tc>
        <w:tc>
          <w:tcPr>
            <w:tcW w:w="5670" w:type="dxa"/>
            <w:tcBorders>
              <w:top w:val="single" w:sz="4" w:space="0" w:color="auto"/>
              <w:left w:val="single" w:sz="4" w:space="0" w:color="auto"/>
              <w:bottom w:val="single" w:sz="4" w:space="0" w:color="auto"/>
            </w:tcBorders>
            <w:shd w:val="clear" w:color="auto" w:fill="FFFFFF"/>
            <w:vAlign w:val="bottom"/>
          </w:tcPr>
          <w:p w14:paraId="19EF678E"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51A05ACF"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7647AA0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126000</w:t>
            </w:r>
          </w:p>
        </w:tc>
        <w:tc>
          <w:tcPr>
            <w:tcW w:w="3638" w:type="dxa"/>
            <w:tcBorders>
              <w:top w:val="single" w:sz="4" w:space="0" w:color="auto"/>
              <w:left w:val="single" w:sz="4" w:space="0" w:color="auto"/>
              <w:bottom w:val="single" w:sz="4" w:space="0" w:color="auto"/>
            </w:tcBorders>
            <w:shd w:val="clear" w:color="auto" w:fill="FFFFFF"/>
            <w:vAlign w:val="center"/>
          </w:tcPr>
          <w:p w14:paraId="3652054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Løgvækster</w:t>
            </w:r>
          </w:p>
        </w:tc>
        <w:tc>
          <w:tcPr>
            <w:tcW w:w="736" w:type="dxa"/>
            <w:tcBorders>
              <w:top w:val="single" w:sz="4" w:space="0" w:color="auto"/>
              <w:left w:val="single" w:sz="4" w:space="0" w:color="auto"/>
              <w:bottom w:val="single" w:sz="4" w:space="0" w:color="auto"/>
            </w:tcBorders>
            <w:shd w:val="clear" w:color="auto" w:fill="FFFFFF"/>
            <w:vAlign w:val="bottom"/>
          </w:tcPr>
          <w:p w14:paraId="03A0C2F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49645F9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BL6</w:t>
            </w:r>
          </w:p>
        </w:tc>
        <w:tc>
          <w:tcPr>
            <w:tcW w:w="5670" w:type="dxa"/>
            <w:tcBorders>
              <w:top w:val="single" w:sz="4" w:space="0" w:color="auto"/>
              <w:left w:val="single" w:sz="4" w:space="0" w:color="auto"/>
              <w:bottom w:val="single" w:sz="4" w:space="0" w:color="auto"/>
            </w:tcBorders>
            <w:shd w:val="clear" w:color="auto" w:fill="FFFFFF"/>
            <w:vAlign w:val="bottom"/>
          </w:tcPr>
          <w:p w14:paraId="2AB3DFE0"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0E9F139E"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0FC8872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126010</w:t>
            </w:r>
          </w:p>
        </w:tc>
        <w:tc>
          <w:tcPr>
            <w:tcW w:w="3638" w:type="dxa"/>
            <w:tcBorders>
              <w:top w:val="single" w:sz="4" w:space="0" w:color="auto"/>
              <w:left w:val="single" w:sz="4" w:space="0" w:color="auto"/>
              <w:bottom w:val="single" w:sz="4" w:space="0" w:color="auto"/>
            </w:tcBorders>
            <w:shd w:val="clear" w:color="auto" w:fill="FFFFFF"/>
            <w:vAlign w:val="center"/>
          </w:tcPr>
          <w:p w14:paraId="1AF58F6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Løgtæppe</w:t>
            </w:r>
          </w:p>
        </w:tc>
        <w:tc>
          <w:tcPr>
            <w:tcW w:w="736" w:type="dxa"/>
            <w:tcBorders>
              <w:top w:val="single" w:sz="4" w:space="0" w:color="auto"/>
              <w:left w:val="single" w:sz="4" w:space="0" w:color="auto"/>
              <w:bottom w:val="single" w:sz="4" w:space="0" w:color="auto"/>
            </w:tcBorders>
            <w:shd w:val="clear" w:color="auto" w:fill="FFFFFF"/>
            <w:vAlign w:val="bottom"/>
          </w:tcPr>
          <w:p w14:paraId="598A362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264C860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BL6a</w:t>
            </w:r>
          </w:p>
        </w:tc>
        <w:tc>
          <w:tcPr>
            <w:tcW w:w="5670" w:type="dxa"/>
            <w:tcBorders>
              <w:top w:val="single" w:sz="4" w:space="0" w:color="auto"/>
              <w:left w:val="single" w:sz="4" w:space="0" w:color="auto"/>
              <w:bottom w:val="single" w:sz="4" w:space="0" w:color="auto"/>
            </w:tcBorders>
            <w:shd w:val="clear" w:color="auto" w:fill="FFFFFF"/>
            <w:vAlign w:val="bottom"/>
          </w:tcPr>
          <w:p w14:paraId="60BEB127"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022663D0"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07C03DD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126020</w:t>
            </w:r>
          </w:p>
        </w:tc>
        <w:tc>
          <w:tcPr>
            <w:tcW w:w="3638" w:type="dxa"/>
            <w:tcBorders>
              <w:top w:val="single" w:sz="4" w:space="0" w:color="auto"/>
              <w:left w:val="single" w:sz="4" w:space="0" w:color="auto"/>
              <w:bottom w:val="single" w:sz="4" w:space="0" w:color="auto"/>
            </w:tcBorders>
            <w:shd w:val="clear" w:color="auto" w:fill="FFFFFF"/>
            <w:vAlign w:val="center"/>
          </w:tcPr>
          <w:p w14:paraId="7510FF6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Løgvækst i blomsterbed</w:t>
            </w:r>
          </w:p>
        </w:tc>
        <w:tc>
          <w:tcPr>
            <w:tcW w:w="736" w:type="dxa"/>
            <w:tcBorders>
              <w:top w:val="single" w:sz="4" w:space="0" w:color="auto"/>
              <w:left w:val="single" w:sz="4" w:space="0" w:color="auto"/>
              <w:bottom w:val="single" w:sz="4" w:space="0" w:color="auto"/>
            </w:tcBorders>
            <w:shd w:val="clear" w:color="auto" w:fill="FFFFFF"/>
            <w:vAlign w:val="bottom"/>
          </w:tcPr>
          <w:p w14:paraId="2821EE6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8C3A7E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BL6b</w:t>
            </w:r>
          </w:p>
        </w:tc>
        <w:tc>
          <w:tcPr>
            <w:tcW w:w="5670" w:type="dxa"/>
            <w:tcBorders>
              <w:top w:val="single" w:sz="4" w:space="0" w:color="auto"/>
              <w:left w:val="single" w:sz="4" w:space="0" w:color="auto"/>
              <w:bottom w:val="single" w:sz="4" w:space="0" w:color="auto"/>
            </w:tcBorders>
            <w:shd w:val="clear" w:color="auto" w:fill="FFFFFF"/>
            <w:vAlign w:val="bottom"/>
          </w:tcPr>
          <w:p w14:paraId="450C4100"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09C3DA43"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15CFC8A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127010</w:t>
            </w:r>
          </w:p>
        </w:tc>
        <w:tc>
          <w:tcPr>
            <w:tcW w:w="3638" w:type="dxa"/>
            <w:tcBorders>
              <w:top w:val="single" w:sz="4" w:space="0" w:color="auto"/>
              <w:left w:val="single" w:sz="4" w:space="0" w:color="auto"/>
              <w:bottom w:val="single" w:sz="4" w:space="0" w:color="auto"/>
            </w:tcBorders>
            <w:shd w:val="clear" w:color="auto" w:fill="FFFFFF"/>
            <w:vAlign w:val="center"/>
          </w:tcPr>
          <w:p w14:paraId="5F508674" w14:textId="77777777" w:rsidR="00CB4BEB" w:rsidRPr="003B051D" w:rsidRDefault="00CB4BEB" w:rsidP="003C0924">
            <w:pPr>
              <w:rPr>
                <w:rFonts w:ascii="Trebuchet MS" w:hAnsi="Trebuchet MS" w:cs="Trebuchet MS"/>
                <w:sz w:val="18"/>
                <w:szCs w:val="18"/>
              </w:rPr>
            </w:pPr>
            <w:proofErr w:type="spellStart"/>
            <w:r w:rsidRPr="003B051D">
              <w:rPr>
                <w:rFonts w:ascii="Trebuchet MS" w:hAnsi="Trebuchet MS" w:cs="Trebuchet MS"/>
                <w:sz w:val="18"/>
                <w:szCs w:val="18"/>
              </w:rPr>
              <w:t>Surbundsbed</w:t>
            </w:r>
            <w:proofErr w:type="spellEnd"/>
          </w:p>
        </w:tc>
        <w:tc>
          <w:tcPr>
            <w:tcW w:w="736" w:type="dxa"/>
            <w:tcBorders>
              <w:top w:val="single" w:sz="4" w:space="0" w:color="auto"/>
              <w:left w:val="single" w:sz="4" w:space="0" w:color="auto"/>
              <w:bottom w:val="single" w:sz="4" w:space="0" w:color="auto"/>
            </w:tcBorders>
            <w:shd w:val="clear" w:color="auto" w:fill="FFFFFF"/>
            <w:vAlign w:val="bottom"/>
          </w:tcPr>
          <w:p w14:paraId="2F43094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9C89DC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BL7</w:t>
            </w:r>
          </w:p>
        </w:tc>
        <w:tc>
          <w:tcPr>
            <w:tcW w:w="5670" w:type="dxa"/>
            <w:tcBorders>
              <w:top w:val="single" w:sz="4" w:space="0" w:color="auto"/>
              <w:left w:val="single" w:sz="4" w:space="0" w:color="auto"/>
              <w:bottom w:val="single" w:sz="4" w:space="0" w:color="auto"/>
            </w:tcBorders>
            <w:shd w:val="clear" w:color="auto" w:fill="FFFFFF"/>
            <w:vAlign w:val="bottom"/>
          </w:tcPr>
          <w:p w14:paraId="605A783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76A47AF4"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3998F9D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127020</w:t>
            </w:r>
          </w:p>
        </w:tc>
        <w:tc>
          <w:tcPr>
            <w:tcW w:w="3638" w:type="dxa"/>
            <w:tcBorders>
              <w:top w:val="single" w:sz="4" w:space="0" w:color="auto"/>
              <w:left w:val="single" w:sz="4" w:space="0" w:color="auto"/>
              <w:bottom w:val="single" w:sz="4" w:space="0" w:color="auto"/>
            </w:tcBorders>
            <w:shd w:val="clear" w:color="auto" w:fill="FFFFFF"/>
            <w:vAlign w:val="center"/>
          </w:tcPr>
          <w:p w14:paraId="3CB6254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Urtebed</w:t>
            </w:r>
          </w:p>
        </w:tc>
        <w:tc>
          <w:tcPr>
            <w:tcW w:w="736" w:type="dxa"/>
            <w:tcBorders>
              <w:top w:val="single" w:sz="4" w:space="0" w:color="auto"/>
              <w:left w:val="single" w:sz="4" w:space="0" w:color="auto"/>
              <w:bottom w:val="single" w:sz="4" w:space="0" w:color="auto"/>
            </w:tcBorders>
            <w:shd w:val="clear" w:color="auto" w:fill="FFFFFF"/>
            <w:vAlign w:val="bottom"/>
          </w:tcPr>
          <w:p w14:paraId="32C0925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20BA2DD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BL8</w:t>
            </w:r>
          </w:p>
        </w:tc>
        <w:tc>
          <w:tcPr>
            <w:tcW w:w="5670" w:type="dxa"/>
            <w:tcBorders>
              <w:top w:val="single" w:sz="4" w:space="0" w:color="auto"/>
              <w:left w:val="single" w:sz="4" w:space="0" w:color="auto"/>
              <w:bottom w:val="single" w:sz="4" w:space="0" w:color="auto"/>
            </w:tcBorders>
            <w:shd w:val="clear" w:color="auto" w:fill="FFFFFF"/>
            <w:vAlign w:val="bottom"/>
          </w:tcPr>
          <w:p w14:paraId="217DEAC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21DEAB3A"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1F0DD85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161000</w:t>
            </w:r>
          </w:p>
        </w:tc>
        <w:tc>
          <w:tcPr>
            <w:tcW w:w="3638" w:type="dxa"/>
            <w:tcBorders>
              <w:top w:val="single" w:sz="4" w:space="0" w:color="auto"/>
              <w:left w:val="single" w:sz="4" w:space="0" w:color="auto"/>
              <w:bottom w:val="single" w:sz="4" w:space="0" w:color="auto"/>
            </w:tcBorders>
            <w:shd w:val="clear" w:color="auto" w:fill="FFFFFF"/>
            <w:vAlign w:val="center"/>
          </w:tcPr>
          <w:p w14:paraId="7131DC5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Prydbuske</w:t>
            </w:r>
          </w:p>
        </w:tc>
        <w:tc>
          <w:tcPr>
            <w:tcW w:w="736" w:type="dxa"/>
            <w:tcBorders>
              <w:top w:val="single" w:sz="4" w:space="0" w:color="auto"/>
              <w:left w:val="single" w:sz="4" w:space="0" w:color="auto"/>
              <w:bottom w:val="single" w:sz="4" w:space="0" w:color="auto"/>
            </w:tcBorders>
            <w:shd w:val="clear" w:color="auto" w:fill="FFFFFF"/>
            <w:vAlign w:val="bottom"/>
          </w:tcPr>
          <w:p w14:paraId="20DE17A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033DF77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BU1</w:t>
            </w:r>
          </w:p>
        </w:tc>
        <w:tc>
          <w:tcPr>
            <w:tcW w:w="5670" w:type="dxa"/>
            <w:tcBorders>
              <w:top w:val="single" w:sz="4" w:space="0" w:color="auto"/>
              <w:left w:val="single" w:sz="4" w:space="0" w:color="auto"/>
              <w:bottom w:val="single" w:sz="4" w:space="0" w:color="auto"/>
            </w:tcBorders>
            <w:shd w:val="clear" w:color="auto" w:fill="FFFFFF"/>
            <w:vAlign w:val="bottom"/>
          </w:tcPr>
          <w:p w14:paraId="7B4BB153"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58576D40"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765B940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161010</w:t>
            </w:r>
          </w:p>
        </w:tc>
        <w:tc>
          <w:tcPr>
            <w:tcW w:w="3638" w:type="dxa"/>
            <w:tcBorders>
              <w:top w:val="single" w:sz="4" w:space="0" w:color="auto"/>
              <w:left w:val="single" w:sz="4" w:space="0" w:color="auto"/>
              <w:bottom w:val="single" w:sz="4" w:space="0" w:color="auto"/>
            </w:tcBorders>
            <w:shd w:val="clear" w:color="auto" w:fill="FFFFFF"/>
            <w:vAlign w:val="center"/>
          </w:tcPr>
          <w:p w14:paraId="324AC71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Prydbuske – Frugtbuske</w:t>
            </w:r>
          </w:p>
        </w:tc>
        <w:tc>
          <w:tcPr>
            <w:tcW w:w="736" w:type="dxa"/>
            <w:tcBorders>
              <w:top w:val="single" w:sz="4" w:space="0" w:color="auto"/>
              <w:left w:val="single" w:sz="4" w:space="0" w:color="auto"/>
              <w:bottom w:val="single" w:sz="4" w:space="0" w:color="auto"/>
            </w:tcBorders>
            <w:shd w:val="clear" w:color="auto" w:fill="FFFFFF"/>
            <w:vAlign w:val="bottom"/>
          </w:tcPr>
          <w:p w14:paraId="79C431E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6BAD9A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BU1a</w:t>
            </w:r>
          </w:p>
        </w:tc>
        <w:tc>
          <w:tcPr>
            <w:tcW w:w="5670" w:type="dxa"/>
            <w:tcBorders>
              <w:top w:val="single" w:sz="4" w:space="0" w:color="auto"/>
              <w:left w:val="single" w:sz="4" w:space="0" w:color="auto"/>
              <w:bottom w:val="single" w:sz="4" w:space="0" w:color="auto"/>
            </w:tcBorders>
            <w:shd w:val="clear" w:color="auto" w:fill="FFFFFF"/>
            <w:vAlign w:val="bottom"/>
          </w:tcPr>
          <w:p w14:paraId="793DF11A"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5C52523E"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2D07255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161020</w:t>
            </w:r>
          </w:p>
        </w:tc>
        <w:tc>
          <w:tcPr>
            <w:tcW w:w="3638" w:type="dxa"/>
            <w:tcBorders>
              <w:top w:val="single" w:sz="4" w:space="0" w:color="auto"/>
              <w:left w:val="single" w:sz="4" w:space="0" w:color="auto"/>
              <w:bottom w:val="single" w:sz="4" w:space="0" w:color="auto"/>
            </w:tcBorders>
            <w:shd w:val="clear" w:color="auto" w:fill="FFFFFF"/>
            <w:vAlign w:val="center"/>
          </w:tcPr>
          <w:p w14:paraId="063136F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Prydbuske – Formklippede buske</w:t>
            </w:r>
          </w:p>
        </w:tc>
        <w:tc>
          <w:tcPr>
            <w:tcW w:w="736" w:type="dxa"/>
            <w:tcBorders>
              <w:top w:val="single" w:sz="4" w:space="0" w:color="auto"/>
              <w:left w:val="single" w:sz="4" w:space="0" w:color="auto"/>
              <w:bottom w:val="single" w:sz="4" w:space="0" w:color="auto"/>
            </w:tcBorders>
            <w:shd w:val="clear" w:color="auto" w:fill="FFFFFF"/>
            <w:vAlign w:val="bottom"/>
          </w:tcPr>
          <w:p w14:paraId="2916042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4CA96FD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BU1b</w:t>
            </w:r>
          </w:p>
        </w:tc>
        <w:tc>
          <w:tcPr>
            <w:tcW w:w="5670" w:type="dxa"/>
            <w:tcBorders>
              <w:top w:val="single" w:sz="4" w:space="0" w:color="auto"/>
              <w:left w:val="single" w:sz="4" w:space="0" w:color="auto"/>
              <w:bottom w:val="single" w:sz="4" w:space="0" w:color="auto"/>
            </w:tcBorders>
            <w:shd w:val="clear" w:color="auto" w:fill="FFFFFF"/>
            <w:vAlign w:val="bottom"/>
          </w:tcPr>
          <w:p w14:paraId="1B3506CB"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4FA62D3C"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5D29ECB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162000</w:t>
            </w:r>
          </w:p>
        </w:tc>
        <w:tc>
          <w:tcPr>
            <w:tcW w:w="3638" w:type="dxa"/>
            <w:tcBorders>
              <w:top w:val="single" w:sz="4" w:space="0" w:color="auto"/>
              <w:left w:val="single" w:sz="4" w:space="0" w:color="auto"/>
              <w:bottom w:val="single" w:sz="4" w:space="0" w:color="auto"/>
            </w:tcBorders>
            <w:shd w:val="clear" w:color="auto" w:fill="FFFFFF"/>
            <w:vAlign w:val="bottom"/>
          </w:tcPr>
          <w:p w14:paraId="2C6AFA4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Bunddækkende buske</w:t>
            </w:r>
          </w:p>
        </w:tc>
        <w:tc>
          <w:tcPr>
            <w:tcW w:w="736" w:type="dxa"/>
            <w:tcBorders>
              <w:top w:val="single" w:sz="4" w:space="0" w:color="auto"/>
              <w:left w:val="single" w:sz="4" w:space="0" w:color="auto"/>
              <w:bottom w:val="single" w:sz="4" w:space="0" w:color="auto"/>
            </w:tcBorders>
            <w:shd w:val="clear" w:color="auto" w:fill="FFFFFF"/>
            <w:vAlign w:val="bottom"/>
          </w:tcPr>
          <w:p w14:paraId="1F11434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44FA6F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BU2</w:t>
            </w:r>
          </w:p>
        </w:tc>
        <w:tc>
          <w:tcPr>
            <w:tcW w:w="5670" w:type="dxa"/>
            <w:tcBorders>
              <w:top w:val="single" w:sz="4" w:space="0" w:color="auto"/>
              <w:left w:val="single" w:sz="4" w:space="0" w:color="auto"/>
              <w:bottom w:val="single" w:sz="4" w:space="0" w:color="auto"/>
            </w:tcBorders>
            <w:shd w:val="clear" w:color="auto" w:fill="FFFFFF"/>
            <w:vAlign w:val="bottom"/>
          </w:tcPr>
          <w:p w14:paraId="2EC4D182"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1B99549F"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5223BC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lastRenderedPageBreak/>
              <w:t>163000</w:t>
            </w:r>
          </w:p>
        </w:tc>
        <w:tc>
          <w:tcPr>
            <w:tcW w:w="3638" w:type="dxa"/>
            <w:tcBorders>
              <w:top w:val="single" w:sz="4" w:space="0" w:color="auto"/>
              <w:left w:val="single" w:sz="4" w:space="0" w:color="auto"/>
              <w:bottom w:val="single" w:sz="4" w:space="0" w:color="auto"/>
            </w:tcBorders>
            <w:shd w:val="clear" w:color="auto" w:fill="FFFFFF"/>
            <w:vAlign w:val="bottom"/>
          </w:tcPr>
          <w:p w14:paraId="7D5CFB9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Busket</w:t>
            </w:r>
          </w:p>
        </w:tc>
        <w:tc>
          <w:tcPr>
            <w:tcW w:w="736" w:type="dxa"/>
            <w:tcBorders>
              <w:top w:val="single" w:sz="4" w:space="0" w:color="auto"/>
              <w:left w:val="single" w:sz="4" w:space="0" w:color="auto"/>
              <w:bottom w:val="single" w:sz="4" w:space="0" w:color="auto"/>
            </w:tcBorders>
            <w:shd w:val="clear" w:color="auto" w:fill="FFFFFF"/>
            <w:vAlign w:val="bottom"/>
          </w:tcPr>
          <w:p w14:paraId="732DB58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B9B352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BU3</w:t>
            </w:r>
          </w:p>
        </w:tc>
        <w:tc>
          <w:tcPr>
            <w:tcW w:w="5670" w:type="dxa"/>
            <w:tcBorders>
              <w:top w:val="single" w:sz="4" w:space="0" w:color="auto"/>
              <w:left w:val="single" w:sz="4" w:space="0" w:color="auto"/>
              <w:bottom w:val="single" w:sz="4" w:space="0" w:color="auto"/>
            </w:tcBorders>
            <w:shd w:val="clear" w:color="auto" w:fill="FFFFFF"/>
            <w:vAlign w:val="bottom"/>
          </w:tcPr>
          <w:p w14:paraId="4C52B291"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4E593A97" w14:textId="77777777" w:rsidTr="003130F2">
        <w:trPr>
          <w:trHeight w:hRule="exact" w:val="766"/>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64501979" w14:textId="77777777" w:rsidR="00CB4BEB" w:rsidRPr="003B051D" w:rsidDel="00617E4F" w:rsidRDefault="00CB4BEB" w:rsidP="003C0924">
            <w:pPr>
              <w:jc w:val="center"/>
              <w:rPr>
                <w:rFonts w:ascii="Trebuchet MS" w:hAnsi="Trebuchet MS" w:cs="Trebuchet MS"/>
                <w:sz w:val="18"/>
                <w:szCs w:val="18"/>
              </w:rPr>
            </w:pPr>
            <w:r w:rsidRPr="003B051D">
              <w:rPr>
                <w:rFonts w:ascii="Trebuchet MS" w:hAnsi="Trebuchet MS" w:cs="Trebuchet MS"/>
                <w:sz w:val="18"/>
                <w:szCs w:val="18"/>
              </w:rPr>
              <w:t>181000</w:t>
            </w:r>
          </w:p>
        </w:tc>
        <w:tc>
          <w:tcPr>
            <w:tcW w:w="3638" w:type="dxa"/>
            <w:tcBorders>
              <w:top w:val="single" w:sz="4" w:space="0" w:color="auto"/>
              <w:left w:val="single" w:sz="4" w:space="0" w:color="auto"/>
              <w:bottom w:val="single" w:sz="4" w:space="0" w:color="auto"/>
            </w:tcBorders>
            <w:shd w:val="clear" w:color="auto" w:fill="FFFFFF"/>
            <w:vAlign w:val="center"/>
          </w:tcPr>
          <w:p w14:paraId="6FEE1C4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Prydhæk - flade</w:t>
            </w:r>
          </w:p>
        </w:tc>
        <w:tc>
          <w:tcPr>
            <w:tcW w:w="736" w:type="dxa"/>
            <w:tcBorders>
              <w:top w:val="single" w:sz="4" w:space="0" w:color="auto"/>
              <w:left w:val="single" w:sz="4" w:space="0" w:color="auto"/>
              <w:bottom w:val="single" w:sz="4" w:space="0" w:color="auto"/>
            </w:tcBorders>
            <w:shd w:val="clear" w:color="auto" w:fill="FFFFFF"/>
            <w:vAlign w:val="center"/>
          </w:tcPr>
          <w:p w14:paraId="1CBEFFF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center"/>
          </w:tcPr>
          <w:p w14:paraId="666FA26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HA1</w:t>
            </w:r>
          </w:p>
        </w:tc>
        <w:tc>
          <w:tcPr>
            <w:tcW w:w="5670" w:type="dxa"/>
            <w:tcBorders>
              <w:top w:val="single" w:sz="4" w:space="0" w:color="auto"/>
              <w:left w:val="single" w:sz="4" w:space="0" w:color="auto"/>
              <w:bottom w:val="single" w:sz="4" w:space="0" w:color="auto"/>
            </w:tcBorders>
            <w:shd w:val="clear" w:color="auto" w:fill="FFFFFF"/>
            <w:vAlign w:val="bottom"/>
          </w:tcPr>
          <w:p w14:paraId="63B5BE7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Se den nye Branchestandard/landsdækkende kvalitetsbeskrivelse. NB findes også som linjeobjekt. Benyt ikke både som flade og linje. Skal vælge én og kun en geometritype.</w:t>
            </w:r>
          </w:p>
        </w:tc>
      </w:tr>
      <w:tr w:rsidR="00CB4BEB" w:rsidRPr="00FE5087" w14:paraId="1266EA40" w14:textId="77777777" w:rsidTr="003130F2">
        <w:trPr>
          <w:trHeight w:hRule="exact" w:val="832"/>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50299EC0" w14:textId="77777777" w:rsidR="00CB4BEB" w:rsidRPr="003B051D" w:rsidDel="00617E4F" w:rsidRDefault="00CB4BEB" w:rsidP="003C0924">
            <w:pPr>
              <w:jc w:val="center"/>
              <w:rPr>
                <w:rFonts w:ascii="Trebuchet MS" w:hAnsi="Trebuchet MS" w:cs="Trebuchet MS"/>
                <w:sz w:val="18"/>
                <w:szCs w:val="18"/>
              </w:rPr>
            </w:pPr>
            <w:r w:rsidRPr="003B051D">
              <w:rPr>
                <w:rFonts w:ascii="Trebuchet MS" w:hAnsi="Trebuchet MS" w:cs="Trebuchet MS"/>
                <w:sz w:val="18"/>
                <w:szCs w:val="18"/>
              </w:rPr>
              <w:t>182000</w:t>
            </w:r>
          </w:p>
        </w:tc>
        <w:tc>
          <w:tcPr>
            <w:tcW w:w="3638" w:type="dxa"/>
            <w:tcBorders>
              <w:top w:val="single" w:sz="4" w:space="0" w:color="auto"/>
              <w:left w:val="single" w:sz="4" w:space="0" w:color="auto"/>
              <w:bottom w:val="single" w:sz="4" w:space="0" w:color="auto"/>
            </w:tcBorders>
            <w:shd w:val="clear" w:color="auto" w:fill="FFFFFF"/>
            <w:vAlign w:val="center"/>
          </w:tcPr>
          <w:p w14:paraId="67BC1B2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Hæk - flade</w:t>
            </w:r>
          </w:p>
        </w:tc>
        <w:tc>
          <w:tcPr>
            <w:tcW w:w="736" w:type="dxa"/>
            <w:tcBorders>
              <w:top w:val="single" w:sz="4" w:space="0" w:color="auto"/>
              <w:left w:val="single" w:sz="4" w:space="0" w:color="auto"/>
              <w:bottom w:val="single" w:sz="4" w:space="0" w:color="auto"/>
            </w:tcBorders>
            <w:shd w:val="clear" w:color="auto" w:fill="FFFFFF"/>
            <w:vAlign w:val="center"/>
          </w:tcPr>
          <w:p w14:paraId="366B1E4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center"/>
          </w:tcPr>
          <w:p w14:paraId="46758BF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HA2</w:t>
            </w:r>
          </w:p>
        </w:tc>
        <w:tc>
          <w:tcPr>
            <w:tcW w:w="5670" w:type="dxa"/>
            <w:tcBorders>
              <w:top w:val="single" w:sz="4" w:space="0" w:color="auto"/>
              <w:left w:val="single" w:sz="4" w:space="0" w:color="auto"/>
              <w:bottom w:val="single" w:sz="4" w:space="0" w:color="auto"/>
            </w:tcBorders>
            <w:shd w:val="clear" w:color="auto" w:fill="FFFFFF"/>
            <w:vAlign w:val="bottom"/>
          </w:tcPr>
          <w:p w14:paraId="268689F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Se den nye Branchestandard/landsdækkende kvalitetsbeskrivelse. NB findes også som linjeobjekt. Benyt ikke både som flade og linje. Skal vælge én og kun en geometritype.</w:t>
            </w:r>
          </w:p>
        </w:tc>
      </w:tr>
      <w:tr w:rsidR="00CB4BEB" w:rsidRPr="00FE5087" w14:paraId="3E7C0CB0"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11354AD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183000</w:t>
            </w:r>
          </w:p>
        </w:tc>
        <w:tc>
          <w:tcPr>
            <w:tcW w:w="3638" w:type="dxa"/>
            <w:tcBorders>
              <w:top w:val="single" w:sz="4" w:space="0" w:color="auto"/>
              <w:left w:val="single" w:sz="4" w:space="0" w:color="auto"/>
              <w:bottom w:val="single" w:sz="4" w:space="0" w:color="auto"/>
            </w:tcBorders>
            <w:shd w:val="clear" w:color="auto" w:fill="FFFFFF"/>
            <w:vAlign w:val="bottom"/>
          </w:tcPr>
          <w:p w14:paraId="4485707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Pur</w:t>
            </w:r>
          </w:p>
        </w:tc>
        <w:tc>
          <w:tcPr>
            <w:tcW w:w="736" w:type="dxa"/>
            <w:tcBorders>
              <w:top w:val="single" w:sz="4" w:space="0" w:color="auto"/>
              <w:left w:val="single" w:sz="4" w:space="0" w:color="auto"/>
              <w:bottom w:val="single" w:sz="4" w:space="0" w:color="auto"/>
            </w:tcBorders>
            <w:shd w:val="clear" w:color="auto" w:fill="FFFFFF"/>
            <w:vAlign w:val="bottom"/>
          </w:tcPr>
          <w:p w14:paraId="4E38C5A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303362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HA3</w:t>
            </w:r>
          </w:p>
        </w:tc>
        <w:tc>
          <w:tcPr>
            <w:tcW w:w="5670" w:type="dxa"/>
            <w:tcBorders>
              <w:top w:val="single" w:sz="4" w:space="0" w:color="auto"/>
              <w:left w:val="single" w:sz="4" w:space="0" w:color="auto"/>
              <w:bottom w:val="single" w:sz="4" w:space="0" w:color="auto"/>
            </w:tcBorders>
            <w:shd w:val="clear" w:color="auto" w:fill="FFFFFF"/>
            <w:vAlign w:val="bottom"/>
          </w:tcPr>
          <w:p w14:paraId="5D41C053"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BA4AEF" w14:paraId="75EF679C"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7FFA24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183010</w:t>
            </w:r>
          </w:p>
        </w:tc>
        <w:tc>
          <w:tcPr>
            <w:tcW w:w="3638" w:type="dxa"/>
            <w:tcBorders>
              <w:top w:val="single" w:sz="4" w:space="0" w:color="auto"/>
              <w:left w:val="single" w:sz="4" w:space="0" w:color="auto"/>
              <w:bottom w:val="single" w:sz="4" w:space="0" w:color="auto"/>
            </w:tcBorders>
            <w:shd w:val="clear" w:color="auto" w:fill="FFFFFF"/>
            <w:vAlign w:val="bottom"/>
          </w:tcPr>
          <w:p w14:paraId="6501CF5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Pur - helle</w:t>
            </w:r>
          </w:p>
        </w:tc>
        <w:tc>
          <w:tcPr>
            <w:tcW w:w="736" w:type="dxa"/>
            <w:tcBorders>
              <w:top w:val="single" w:sz="4" w:space="0" w:color="auto"/>
              <w:left w:val="single" w:sz="4" w:space="0" w:color="auto"/>
              <w:bottom w:val="single" w:sz="4" w:space="0" w:color="auto"/>
            </w:tcBorders>
            <w:shd w:val="clear" w:color="auto" w:fill="FFFFFF"/>
            <w:vAlign w:val="bottom"/>
          </w:tcPr>
          <w:p w14:paraId="117D24D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08FBF25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HA3g</w:t>
            </w:r>
          </w:p>
        </w:tc>
        <w:tc>
          <w:tcPr>
            <w:tcW w:w="5670" w:type="dxa"/>
            <w:tcBorders>
              <w:top w:val="single" w:sz="4" w:space="0" w:color="auto"/>
              <w:left w:val="single" w:sz="4" w:space="0" w:color="auto"/>
              <w:bottom w:val="single" w:sz="4" w:space="0" w:color="auto"/>
            </w:tcBorders>
            <w:shd w:val="clear" w:color="auto" w:fill="FFFFFF"/>
            <w:vAlign w:val="bottom"/>
          </w:tcPr>
          <w:p w14:paraId="448D25C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1C60EA4D" w14:textId="77777777" w:rsidTr="003130F2">
        <w:trPr>
          <w:trHeight w:hRule="exact" w:val="764"/>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7C66B27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184000</w:t>
            </w:r>
          </w:p>
        </w:tc>
        <w:tc>
          <w:tcPr>
            <w:tcW w:w="3638" w:type="dxa"/>
            <w:tcBorders>
              <w:top w:val="single" w:sz="4" w:space="0" w:color="auto"/>
              <w:left w:val="single" w:sz="4" w:space="0" w:color="auto"/>
              <w:bottom w:val="single" w:sz="4" w:space="0" w:color="auto"/>
            </w:tcBorders>
            <w:shd w:val="clear" w:color="auto" w:fill="FFFFFF"/>
            <w:vAlign w:val="center"/>
          </w:tcPr>
          <w:p w14:paraId="0AD9ADE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Fritvoksende Hæk - flade</w:t>
            </w:r>
          </w:p>
        </w:tc>
        <w:tc>
          <w:tcPr>
            <w:tcW w:w="736" w:type="dxa"/>
            <w:tcBorders>
              <w:top w:val="single" w:sz="4" w:space="0" w:color="auto"/>
              <w:left w:val="single" w:sz="4" w:space="0" w:color="auto"/>
              <w:bottom w:val="single" w:sz="4" w:space="0" w:color="auto"/>
            </w:tcBorders>
            <w:shd w:val="clear" w:color="auto" w:fill="FFFFFF"/>
            <w:vAlign w:val="center"/>
          </w:tcPr>
          <w:p w14:paraId="5BF0C6E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center"/>
          </w:tcPr>
          <w:p w14:paraId="3F0AE21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HA4</w:t>
            </w:r>
          </w:p>
        </w:tc>
        <w:tc>
          <w:tcPr>
            <w:tcW w:w="5670" w:type="dxa"/>
            <w:tcBorders>
              <w:top w:val="single" w:sz="4" w:space="0" w:color="auto"/>
              <w:left w:val="single" w:sz="4" w:space="0" w:color="auto"/>
              <w:bottom w:val="single" w:sz="4" w:space="0" w:color="auto"/>
            </w:tcBorders>
            <w:shd w:val="clear" w:color="auto" w:fill="FFFFFF"/>
            <w:vAlign w:val="bottom"/>
          </w:tcPr>
          <w:p w14:paraId="1F91186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Se den nye Branchestandard/landsdækkende kvalitetsbeskrivelse. NB findes også som linjeobjekt. Benyt ikke både som flade og linje. Skal vælge én og kun en geometritype.</w:t>
            </w:r>
          </w:p>
        </w:tc>
      </w:tr>
      <w:tr w:rsidR="00CB4BEB" w:rsidRPr="00FE5087" w14:paraId="4934B28A"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D09542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222000</w:t>
            </w:r>
          </w:p>
        </w:tc>
        <w:tc>
          <w:tcPr>
            <w:tcW w:w="3638" w:type="dxa"/>
            <w:tcBorders>
              <w:top w:val="single" w:sz="4" w:space="0" w:color="auto"/>
              <w:left w:val="single" w:sz="4" w:space="0" w:color="auto"/>
              <w:bottom w:val="single" w:sz="4" w:space="0" w:color="auto"/>
            </w:tcBorders>
            <w:shd w:val="clear" w:color="auto" w:fill="FFFFFF"/>
            <w:vAlign w:val="bottom"/>
          </w:tcPr>
          <w:p w14:paraId="79ED4CC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Krat</w:t>
            </w:r>
          </w:p>
        </w:tc>
        <w:tc>
          <w:tcPr>
            <w:tcW w:w="736" w:type="dxa"/>
            <w:tcBorders>
              <w:top w:val="single" w:sz="4" w:space="0" w:color="auto"/>
              <w:left w:val="single" w:sz="4" w:space="0" w:color="auto"/>
              <w:bottom w:val="single" w:sz="4" w:space="0" w:color="auto"/>
            </w:tcBorders>
            <w:shd w:val="clear" w:color="auto" w:fill="FFFFFF"/>
            <w:vAlign w:val="bottom"/>
          </w:tcPr>
          <w:p w14:paraId="1FA66EF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4EFCC8E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SK2</w:t>
            </w:r>
          </w:p>
        </w:tc>
        <w:tc>
          <w:tcPr>
            <w:tcW w:w="5670" w:type="dxa"/>
            <w:tcBorders>
              <w:top w:val="single" w:sz="4" w:space="0" w:color="auto"/>
              <w:left w:val="single" w:sz="4" w:space="0" w:color="auto"/>
              <w:bottom w:val="single" w:sz="4" w:space="0" w:color="auto"/>
            </w:tcBorders>
            <w:shd w:val="clear" w:color="auto" w:fill="FFFFFF"/>
            <w:vAlign w:val="bottom"/>
          </w:tcPr>
          <w:p w14:paraId="52B3724C"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64C2E955"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5B2255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223000</w:t>
            </w:r>
          </w:p>
        </w:tc>
        <w:tc>
          <w:tcPr>
            <w:tcW w:w="3638" w:type="dxa"/>
            <w:tcBorders>
              <w:top w:val="single" w:sz="4" w:space="0" w:color="auto"/>
              <w:left w:val="single" w:sz="4" w:space="0" w:color="auto"/>
              <w:bottom w:val="single" w:sz="4" w:space="0" w:color="auto"/>
            </w:tcBorders>
            <w:shd w:val="clear" w:color="auto" w:fill="FFFFFF"/>
            <w:vAlign w:val="bottom"/>
          </w:tcPr>
          <w:p w14:paraId="1E4E24F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Lund</w:t>
            </w:r>
          </w:p>
        </w:tc>
        <w:tc>
          <w:tcPr>
            <w:tcW w:w="736" w:type="dxa"/>
            <w:tcBorders>
              <w:top w:val="single" w:sz="4" w:space="0" w:color="auto"/>
              <w:left w:val="single" w:sz="4" w:space="0" w:color="auto"/>
              <w:bottom w:val="single" w:sz="4" w:space="0" w:color="auto"/>
            </w:tcBorders>
            <w:shd w:val="clear" w:color="auto" w:fill="FFFFFF"/>
            <w:vAlign w:val="bottom"/>
          </w:tcPr>
          <w:p w14:paraId="36EDB6D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588CCB3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SK3</w:t>
            </w:r>
          </w:p>
        </w:tc>
        <w:tc>
          <w:tcPr>
            <w:tcW w:w="5670" w:type="dxa"/>
            <w:tcBorders>
              <w:top w:val="single" w:sz="4" w:space="0" w:color="auto"/>
              <w:left w:val="single" w:sz="4" w:space="0" w:color="auto"/>
              <w:bottom w:val="single" w:sz="4" w:space="0" w:color="auto"/>
            </w:tcBorders>
            <w:shd w:val="clear" w:color="auto" w:fill="FFFFFF"/>
            <w:vAlign w:val="bottom"/>
          </w:tcPr>
          <w:p w14:paraId="2C5C1CA0"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0FAF08B9"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247E5F7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224000</w:t>
            </w:r>
          </w:p>
        </w:tc>
        <w:tc>
          <w:tcPr>
            <w:tcW w:w="3638" w:type="dxa"/>
            <w:tcBorders>
              <w:top w:val="single" w:sz="4" w:space="0" w:color="auto"/>
              <w:left w:val="single" w:sz="4" w:space="0" w:color="auto"/>
              <w:bottom w:val="single" w:sz="4" w:space="0" w:color="auto"/>
            </w:tcBorders>
            <w:shd w:val="clear" w:color="auto" w:fill="FFFFFF"/>
            <w:vAlign w:val="bottom"/>
          </w:tcPr>
          <w:p w14:paraId="1F20F5D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Skov</w:t>
            </w:r>
          </w:p>
        </w:tc>
        <w:tc>
          <w:tcPr>
            <w:tcW w:w="736" w:type="dxa"/>
            <w:tcBorders>
              <w:top w:val="single" w:sz="4" w:space="0" w:color="auto"/>
              <w:left w:val="single" w:sz="4" w:space="0" w:color="auto"/>
              <w:bottom w:val="single" w:sz="4" w:space="0" w:color="auto"/>
            </w:tcBorders>
            <w:shd w:val="clear" w:color="auto" w:fill="FFFFFF"/>
            <w:vAlign w:val="bottom"/>
          </w:tcPr>
          <w:p w14:paraId="4E83963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292596E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SK4</w:t>
            </w:r>
          </w:p>
        </w:tc>
        <w:tc>
          <w:tcPr>
            <w:tcW w:w="5670" w:type="dxa"/>
            <w:tcBorders>
              <w:top w:val="single" w:sz="4" w:space="0" w:color="auto"/>
              <w:left w:val="single" w:sz="4" w:space="0" w:color="auto"/>
              <w:bottom w:val="single" w:sz="4" w:space="0" w:color="auto"/>
            </w:tcBorders>
            <w:shd w:val="clear" w:color="auto" w:fill="FFFFFF"/>
            <w:vAlign w:val="bottom"/>
          </w:tcPr>
          <w:p w14:paraId="221B62EE"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1F346149"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8EE66E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225000</w:t>
            </w:r>
          </w:p>
        </w:tc>
        <w:tc>
          <w:tcPr>
            <w:tcW w:w="3638" w:type="dxa"/>
            <w:tcBorders>
              <w:top w:val="single" w:sz="4" w:space="0" w:color="auto"/>
              <w:left w:val="single" w:sz="4" w:space="0" w:color="auto"/>
              <w:bottom w:val="single" w:sz="4" w:space="0" w:color="auto"/>
            </w:tcBorders>
            <w:shd w:val="clear" w:color="auto" w:fill="FFFFFF"/>
            <w:vAlign w:val="bottom"/>
          </w:tcPr>
          <w:p w14:paraId="7CEE0FD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Levende hegn</w:t>
            </w:r>
          </w:p>
        </w:tc>
        <w:tc>
          <w:tcPr>
            <w:tcW w:w="736" w:type="dxa"/>
            <w:tcBorders>
              <w:top w:val="single" w:sz="4" w:space="0" w:color="auto"/>
              <w:left w:val="single" w:sz="4" w:space="0" w:color="auto"/>
              <w:bottom w:val="single" w:sz="4" w:space="0" w:color="auto"/>
            </w:tcBorders>
            <w:shd w:val="clear" w:color="auto" w:fill="FFFFFF"/>
            <w:vAlign w:val="bottom"/>
          </w:tcPr>
          <w:p w14:paraId="53E1C0B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16AABC4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SK5</w:t>
            </w:r>
          </w:p>
        </w:tc>
        <w:tc>
          <w:tcPr>
            <w:tcW w:w="5670" w:type="dxa"/>
            <w:tcBorders>
              <w:top w:val="single" w:sz="4" w:space="0" w:color="auto"/>
              <w:left w:val="single" w:sz="4" w:space="0" w:color="auto"/>
              <w:bottom w:val="single" w:sz="4" w:space="0" w:color="auto"/>
            </w:tcBorders>
            <w:shd w:val="clear" w:color="auto" w:fill="FFFFFF"/>
            <w:vAlign w:val="bottom"/>
          </w:tcPr>
          <w:p w14:paraId="2F06493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Se den nye Branchestandard/landsdækkende kvalitetsbeskrivelse</w:t>
            </w:r>
          </w:p>
        </w:tc>
      </w:tr>
      <w:tr w:rsidR="00CB4BEB" w:rsidRPr="00BA4AEF" w14:paraId="18FAF5F2"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784E2D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226010</w:t>
            </w:r>
          </w:p>
        </w:tc>
        <w:tc>
          <w:tcPr>
            <w:tcW w:w="3638" w:type="dxa"/>
            <w:tcBorders>
              <w:top w:val="single" w:sz="4" w:space="0" w:color="auto"/>
              <w:left w:val="single" w:sz="4" w:space="0" w:color="auto"/>
              <w:bottom w:val="single" w:sz="4" w:space="0" w:color="auto"/>
            </w:tcBorders>
            <w:shd w:val="clear" w:color="auto" w:fill="FFFFFF"/>
            <w:vAlign w:val="bottom"/>
          </w:tcPr>
          <w:p w14:paraId="0000451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Trægruppe - flade</w:t>
            </w:r>
          </w:p>
        </w:tc>
        <w:tc>
          <w:tcPr>
            <w:tcW w:w="736" w:type="dxa"/>
            <w:tcBorders>
              <w:top w:val="single" w:sz="4" w:space="0" w:color="auto"/>
              <w:left w:val="single" w:sz="4" w:space="0" w:color="auto"/>
              <w:bottom w:val="single" w:sz="4" w:space="0" w:color="auto"/>
            </w:tcBorders>
            <w:shd w:val="clear" w:color="auto" w:fill="FFFFFF"/>
            <w:vAlign w:val="bottom"/>
          </w:tcPr>
          <w:p w14:paraId="2566CF5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42DADA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SK6a</w:t>
            </w:r>
          </w:p>
        </w:tc>
        <w:tc>
          <w:tcPr>
            <w:tcW w:w="5670" w:type="dxa"/>
            <w:tcBorders>
              <w:top w:val="single" w:sz="4" w:space="0" w:color="auto"/>
              <w:left w:val="single" w:sz="4" w:space="0" w:color="auto"/>
              <w:bottom w:val="single" w:sz="4" w:space="0" w:color="auto"/>
            </w:tcBorders>
            <w:shd w:val="clear" w:color="auto" w:fill="FFFFFF"/>
            <w:vAlign w:val="bottom"/>
          </w:tcPr>
          <w:p w14:paraId="176BADE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161A8A16"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EBA10E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261000</w:t>
            </w:r>
          </w:p>
        </w:tc>
        <w:tc>
          <w:tcPr>
            <w:tcW w:w="3638" w:type="dxa"/>
            <w:tcBorders>
              <w:top w:val="single" w:sz="4" w:space="0" w:color="auto"/>
              <w:left w:val="single" w:sz="4" w:space="0" w:color="auto"/>
              <w:bottom w:val="single" w:sz="4" w:space="0" w:color="auto"/>
            </w:tcBorders>
            <w:shd w:val="clear" w:color="auto" w:fill="FFFFFF"/>
            <w:vAlign w:val="bottom"/>
          </w:tcPr>
          <w:p w14:paraId="7326DBB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Pleje</w:t>
            </w:r>
          </w:p>
        </w:tc>
        <w:tc>
          <w:tcPr>
            <w:tcW w:w="736" w:type="dxa"/>
            <w:tcBorders>
              <w:top w:val="single" w:sz="4" w:space="0" w:color="auto"/>
              <w:left w:val="single" w:sz="4" w:space="0" w:color="auto"/>
              <w:bottom w:val="single" w:sz="4" w:space="0" w:color="auto"/>
            </w:tcBorders>
            <w:shd w:val="clear" w:color="auto" w:fill="FFFFFF"/>
            <w:vAlign w:val="bottom"/>
          </w:tcPr>
          <w:p w14:paraId="34C7A9B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6AC687C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GS1</w:t>
            </w:r>
          </w:p>
        </w:tc>
        <w:tc>
          <w:tcPr>
            <w:tcW w:w="5670" w:type="dxa"/>
            <w:tcBorders>
              <w:top w:val="single" w:sz="4" w:space="0" w:color="auto"/>
              <w:left w:val="single" w:sz="4" w:space="0" w:color="auto"/>
              <w:bottom w:val="single" w:sz="4" w:space="0" w:color="auto"/>
            </w:tcBorders>
            <w:shd w:val="clear" w:color="auto" w:fill="FFFFFF"/>
            <w:vAlign w:val="bottom"/>
          </w:tcPr>
          <w:p w14:paraId="5D54B7C3"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170A36FA"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330241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261010</w:t>
            </w:r>
          </w:p>
        </w:tc>
        <w:tc>
          <w:tcPr>
            <w:tcW w:w="3638" w:type="dxa"/>
            <w:tcBorders>
              <w:top w:val="single" w:sz="4" w:space="0" w:color="auto"/>
              <w:left w:val="single" w:sz="4" w:space="0" w:color="auto"/>
              <w:bottom w:val="single" w:sz="4" w:space="0" w:color="auto"/>
            </w:tcBorders>
            <w:shd w:val="clear" w:color="auto" w:fill="FFFFFF"/>
            <w:vAlign w:val="bottom"/>
          </w:tcPr>
          <w:p w14:paraId="38E565B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Pleje – Individuel</w:t>
            </w:r>
          </w:p>
        </w:tc>
        <w:tc>
          <w:tcPr>
            <w:tcW w:w="736" w:type="dxa"/>
            <w:tcBorders>
              <w:top w:val="single" w:sz="4" w:space="0" w:color="auto"/>
              <w:left w:val="single" w:sz="4" w:space="0" w:color="auto"/>
              <w:bottom w:val="single" w:sz="4" w:space="0" w:color="auto"/>
            </w:tcBorders>
            <w:shd w:val="clear" w:color="auto" w:fill="FFFFFF"/>
            <w:vAlign w:val="bottom"/>
          </w:tcPr>
          <w:p w14:paraId="537CE64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99A9A0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GS1a</w:t>
            </w:r>
          </w:p>
        </w:tc>
        <w:tc>
          <w:tcPr>
            <w:tcW w:w="5670" w:type="dxa"/>
            <w:tcBorders>
              <w:top w:val="single" w:sz="4" w:space="0" w:color="auto"/>
              <w:left w:val="single" w:sz="4" w:space="0" w:color="auto"/>
              <w:bottom w:val="single" w:sz="4" w:space="0" w:color="auto"/>
            </w:tcBorders>
            <w:shd w:val="clear" w:color="auto" w:fill="FFFFFF"/>
            <w:vAlign w:val="bottom"/>
          </w:tcPr>
          <w:p w14:paraId="3B145B95"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1704C050"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DEBD21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261020</w:t>
            </w:r>
          </w:p>
        </w:tc>
        <w:tc>
          <w:tcPr>
            <w:tcW w:w="3638" w:type="dxa"/>
            <w:tcBorders>
              <w:top w:val="single" w:sz="4" w:space="0" w:color="auto"/>
              <w:left w:val="single" w:sz="4" w:space="0" w:color="auto"/>
              <w:bottom w:val="single" w:sz="4" w:space="0" w:color="auto"/>
            </w:tcBorders>
            <w:shd w:val="clear" w:color="auto" w:fill="FFFFFF"/>
            <w:vAlign w:val="bottom"/>
          </w:tcPr>
          <w:p w14:paraId="5AE86C5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Pleje – ledig</w:t>
            </w:r>
          </w:p>
        </w:tc>
        <w:tc>
          <w:tcPr>
            <w:tcW w:w="736" w:type="dxa"/>
            <w:tcBorders>
              <w:top w:val="single" w:sz="4" w:space="0" w:color="auto"/>
              <w:left w:val="single" w:sz="4" w:space="0" w:color="auto"/>
              <w:bottom w:val="single" w:sz="4" w:space="0" w:color="auto"/>
            </w:tcBorders>
            <w:shd w:val="clear" w:color="auto" w:fill="FFFFFF"/>
            <w:vAlign w:val="bottom"/>
          </w:tcPr>
          <w:p w14:paraId="21911C4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56F76F8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GS1b</w:t>
            </w:r>
          </w:p>
        </w:tc>
        <w:tc>
          <w:tcPr>
            <w:tcW w:w="5670" w:type="dxa"/>
            <w:tcBorders>
              <w:top w:val="single" w:sz="4" w:space="0" w:color="auto"/>
              <w:left w:val="single" w:sz="4" w:space="0" w:color="auto"/>
              <w:bottom w:val="single" w:sz="4" w:space="0" w:color="auto"/>
            </w:tcBorders>
            <w:shd w:val="clear" w:color="auto" w:fill="FFFFFF"/>
            <w:vAlign w:val="bottom"/>
          </w:tcPr>
          <w:p w14:paraId="6D7E07F9"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2B0FC314"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2C52836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261030</w:t>
            </w:r>
          </w:p>
        </w:tc>
        <w:tc>
          <w:tcPr>
            <w:tcW w:w="3638" w:type="dxa"/>
            <w:tcBorders>
              <w:top w:val="single" w:sz="4" w:space="0" w:color="auto"/>
              <w:left w:val="single" w:sz="4" w:space="0" w:color="auto"/>
              <w:bottom w:val="single" w:sz="4" w:space="0" w:color="auto"/>
            </w:tcBorders>
            <w:shd w:val="clear" w:color="auto" w:fill="FFFFFF"/>
            <w:vAlign w:val="center"/>
          </w:tcPr>
          <w:p w14:paraId="74888F3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Pleje – bevaringsværdig</w:t>
            </w:r>
          </w:p>
        </w:tc>
        <w:tc>
          <w:tcPr>
            <w:tcW w:w="736" w:type="dxa"/>
            <w:tcBorders>
              <w:top w:val="single" w:sz="4" w:space="0" w:color="auto"/>
              <w:left w:val="single" w:sz="4" w:space="0" w:color="auto"/>
              <w:bottom w:val="single" w:sz="4" w:space="0" w:color="auto"/>
            </w:tcBorders>
            <w:shd w:val="clear" w:color="auto" w:fill="FFFFFF"/>
            <w:vAlign w:val="center"/>
          </w:tcPr>
          <w:p w14:paraId="35EB07A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center"/>
          </w:tcPr>
          <w:p w14:paraId="1492317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GS1c</w:t>
            </w:r>
          </w:p>
        </w:tc>
        <w:tc>
          <w:tcPr>
            <w:tcW w:w="5670" w:type="dxa"/>
            <w:tcBorders>
              <w:top w:val="single" w:sz="4" w:space="0" w:color="auto"/>
              <w:left w:val="single" w:sz="4" w:space="0" w:color="auto"/>
              <w:bottom w:val="single" w:sz="4" w:space="0" w:color="auto"/>
            </w:tcBorders>
            <w:shd w:val="clear" w:color="auto" w:fill="FFFFFF"/>
            <w:vAlign w:val="center"/>
          </w:tcPr>
          <w:p w14:paraId="47809638"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1D2586EB"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6BB9CD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262000</w:t>
            </w:r>
          </w:p>
        </w:tc>
        <w:tc>
          <w:tcPr>
            <w:tcW w:w="3638" w:type="dxa"/>
            <w:tcBorders>
              <w:top w:val="single" w:sz="4" w:space="0" w:color="auto"/>
              <w:left w:val="single" w:sz="4" w:space="0" w:color="auto"/>
              <w:bottom w:val="single" w:sz="4" w:space="0" w:color="auto"/>
            </w:tcBorders>
            <w:shd w:val="clear" w:color="auto" w:fill="FFFFFF"/>
            <w:vAlign w:val="bottom"/>
          </w:tcPr>
          <w:p w14:paraId="367D0EB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Udvidet pleje</w:t>
            </w:r>
          </w:p>
        </w:tc>
        <w:tc>
          <w:tcPr>
            <w:tcW w:w="736" w:type="dxa"/>
            <w:tcBorders>
              <w:top w:val="single" w:sz="4" w:space="0" w:color="auto"/>
              <w:left w:val="single" w:sz="4" w:space="0" w:color="auto"/>
              <w:bottom w:val="single" w:sz="4" w:space="0" w:color="auto"/>
            </w:tcBorders>
            <w:shd w:val="clear" w:color="auto" w:fill="FFFFFF"/>
            <w:vAlign w:val="bottom"/>
          </w:tcPr>
          <w:p w14:paraId="76AA732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0411400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GS2</w:t>
            </w:r>
          </w:p>
        </w:tc>
        <w:tc>
          <w:tcPr>
            <w:tcW w:w="5670" w:type="dxa"/>
            <w:tcBorders>
              <w:top w:val="single" w:sz="4" w:space="0" w:color="auto"/>
              <w:left w:val="single" w:sz="4" w:space="0" w:color="auto"/>
              <w:bottom w:val="single" w:sz="4" w:space="0" w:color="auto"/>
            </w:tcBorders>
            <w:shd w:val="clear" w:color="auto" w:fill="FFFFFF"/>
            <w:vAlign w:val="bottom"/>
          </w:tcPr>
          <w:p w14:paraId="24D1BBFC"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411262A3"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43B5AD1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262010</w:t>
            </w:r>
          </w:p>
        </w:tc>
        <w:tc>
          <w:tcPr>
            <w:tcW w:w="3638" w:type="dxa"/>
            <w:tcBorders>
              <w:top w:val="single" w:sz="4" w:space="0" w:color="auto"/>
              <w:left w:val="single" w:sz="4" w:space="0" w:color="auto"/>
              <w:bottom w:val="single" w:sz="4" w:space="0" w:color="auto"/>
            </w:tcBorders>
            <w:shd w:val="clear" w:color="auto" w:fill="FFFFFF"/>
            <w:vAlign w:val="bottom"/>
          </w:tcPr>
          <w:p w14:paraId="2BBDAB9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Udvidet pleje – Individuel</w:t>
            </w:r>
          </w:p>
        </w:tc>
        <w:tc>
          <w:tcPr>
            <w:tcW w:w="736" w:type="dxa"/>
            <w:tcBorders>
              <w:top w:val="single" w:sz="4" w:space="0" w:color="auto"/>
              <w:left w:val="single" w:sz="4" w:space="0" w:color="auto"/>
              <w:bottom w:val="single" w:sz="4" w:space="0" w:color="auto"/>
            </w:tcBorders>
            <w:shd w:val="clear" w:color="auto" w:fill="FFFFFF"/>
            <w:vAlign w:val="center"/>
          </w:tcPr>
          <w:p w14:paraId="266C72B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center"/>
          </w:tcPr>
          <w:p w14:paraId="297A569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GS2a</w:t>
            </w:r>
          </w:p>
        </w:tc>
        <w:tc>
          <w:tcPr>
            <w:tcW w:w="5670" w:type="dxa"/>
            <w:tcBorders>
              <w:top w:val="single" w:sz="4" w:space="0" w:color="auto"/>
              <w:left w:val="single" w:sz="4" w:space="0" w:color="auto"/>
              <w:bottom w:val="single" w:sz="4" w:space="0" w:color="auto"/>
            </w:tcBorders>
            <w:shd w:val="clear" w:color="auto" w:fill="FFFFFF"/>
            <w:vAlign w:val="center"/>
          </w:tcPr>
          <w:p w14:paraId="55588C7C"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1EAE59C9"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95EEF2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262020</w:t>
            </w:r>
          </w:p>
        </w:tc>
        <w:tc>
          <w:tcPr>
            <w:tcW w:w="3638" w:type="dxa"/>
            <w:tcBorders>
              <w:top w:val="single" w:sz="4" w:space="0" w:color="auto"/>
              <w:left w:val="single" w:sz="4" w:space="0" w:color="auto"/>
              <w:bottom w:val="single" w:sz="4" w:space="0" w:color="auto"/>
            </w:tcBorders>
            <w:shd w:val="clear" w:color="auto" w:fill="FFFFFF"/>
            <w:vAlign w:val="bottom"/>
          </w:tcPr>
          <w:p w14:paraId="4A090F7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Udvidet pleje – ledig</w:t>
            </w:r>
          </w:p>
        </w:tc>
        <w:tc>
          <w:tcPr>
            <w:tcW w:w="736" w:type="dxa"/>
            <w:tcBorders>
              <w:top w:val="single" w:sz="4" w:space="0" w:color="auto"/>
              <w:left w:val="single" w:sz="4" w:space="0" w:color="auto"/>
              <w:bottom w:val="single" w:sz="4" w:space="0" w:color="auto"/>
            </w:tcBorders>
            <w:shd w:val="clear" w:color="auto" w:fill="FFFFFF"/>
            <w:vAlign w:val="bottom"/>
          </w:tcPr>
          <w:p w14:paraId="58A25A7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677536B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GS2b</w:t>
            </w:r>
          </w:p>
        </w:tc>
        <w:tc>
          <w:tcPr>
            <w:tcW w:w="5670" w:type="dxa"/>
            <w:tcBorders>
              <w:top w:val="single" w:sz="4" w:space="0" w:color="auto"/>
              <w:left w:val="single" w:sz="4" w:space="0" w:color="auto"/>
              <w:bottom w:val="single" w:sz="4" w:space="0" w:color="auto"/>
            </w:tcBorders>
            <w:shd w:val="clear" w:color="auto" w:fill="FFFFFF"/>
            <w:vAlign w:val="bottom"/>
          </w:tcPr>
          <w:p w14:paraId="16C1AA48"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30FED4F9"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21B72E6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262030</w:t>
            </w:r>
          </w:p>
        </w:tc>
        <w:tc>
          <w:tcPr>
            <w:tcW w:w="3638" w:type="dxa"/>
            <w:tcBorders>
              <w:top w:val="single" w:sz="4" w:space="0" w:color="auto"/>
              <w:left w:val="single" w:sz="4" w:space="0" w:color="auto"/>
              <w:bottom w:val="single" w:sz="4" w:space="0" w:color="auto"/>
            </w:tcBorders>
            <w:shd w:val="clear" w:color="auto" w:fill="FFFFFF"/>
            <w:vAlign w:val="bottom"/>
          </w:tcPr>
          <w:p w14:paraId="0B7B78E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Udvidet pleje – bevaringsværdig</w:t>
            </w:r>
          </w:p>
        </w:tc>
        <w:tc>
          <w:tcPr>
            <w:tcW w:w="736" w:type="dxa"/>
            <w:tcBorders>
              <w:top w:val="single" w:sz="4" w:space="0" w:color="auto"/>
              <w:left w:val="single" w:sz="4" w:space="0" w:color="auto"/>
              <w:bottom w:val="single" w:sz="4" w:space="0" w:color="auto"/>
            </w:tcBorders>
            <w:shd w:val="clear" w:color="auto" w:fill="FFFFFF"/>
            <w:vAlign w:val="center"/>
          </w:tcPr>
          <w:p w14:paraId="1ADA608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center"/>
          </w:tcPr>
          <w:p w14:paraId="46B60BB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GS2c</w:t>
            </w:r>
          </w:p>
        </w:tc>
        <w:tc>
          <w:tcPr>
            <w:tcW w:w="5670" w:type="dxa"/>
            <w:tcBorders>
              <w:top w:val="single" w:sz="4" w:space="0" w:color="auto"/>
              <w:left w:val="single" w:sz="4" w:space="0" w:color="auto"/>
              <w:bottom w:val="single" w:sz="4" w:space="0" w:color="auto"/>
            </w:tcBorders>
            <w:shd w:val="clear" w:color="auto" w:fill="FFFFFF"/>
            <w:vAlign w:val="center"/>
          </w:tcPr>
          <w:p w14:paraId="50ED0C54"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74583EE4"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B3D21D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263000</w:t>
            </w:r>
          </w:p>
        </w:tc>
        <w:tc>
          <w:tcPr>
            <w:tcW w:w="3638" w:type="dxa"/>
            <w:tcBorders>
              <w:top w:val="single" w:sz="4" w:space="0" w:color="auto"/>
              <w:left w:val="single" w:sz="4" w:space="0" w:color="auto"/>
              <w:bottom w:val="single" w:sz="4" w:space="0" w:color="auto"/>
            </w:tcBorders>
            <w:shd w:val="clear" w:color="auto" w:fill="FFFFFF"/>
            <w:vAlign w:val="bottom"/>
          </w:tcPr>
          <w:p w14:paraId="3348C0C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Ydelse</w:t>
            </w:r>
          </w:p>
        </w:tc>
        <w:tc>
          <w:tcPr>
            <w:tcW w:w="736" w:type="dxa"/>
            <w:tcBorders>
              <w:top w:val="single" w:sz="4" w:space="0" w:color="auto"/>
              <w:left w:val="single" w:sz="4" w:space="0" w:color="auto"/>
              <w:bottom w:val="single" w:sz="4" w:space="0" w:color="auto"/>
            </w:tcBorders>
            <w:shd w:val="clear" w:color="auto" w:fill="FFFFFF"/>
            <w:vAlign w:val="bottom"/>
          </w:tcPr>
          <w:p w14:paraId="091758B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5FB2816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GS3</w:t>
            </w:r>
          </w:p>
        </w:tc>
        <w:tc>
          <w:tcPr>
            <w:tcW w:w="5670" w:type="dxa"/>
            <w:tcBorders>
              <w:top w:val="single" w:sz="4" w:space="0" w:color="auto"/>
              <w:left w:val="single" w:sz="4" w:space="0" w:color="auto"/>
              <w:bottom w:val="single" w:sz="4" w:space="0" w:color="auto"/>
            </w:tcBorders>
            <w:shd w:val="clear" w:color="auto" w:fill="FFFFFF"/>
            <w:vAlign w:val="bottom"/>
          </w:tcPr>
          <w:p w14:paraId="5E1C077D"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11F6553E"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871B40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263010</w:t>
            </w:r>
          </w:p>
        </w:tc>
        <w:tc>
          <w:tcPr>
            <w:tcW w:w="3638" w:type="dxa"/>
            <w:tcBorders>
              <w:top w:val="single" w:sz="4" w:space="0" w:color="auto"/>
              <w:left w:val="single" w:sz="4" w:space="0" w:color="auto"/>
              <w:bottom w:val="single" w:sz="4" w:space="0" w:color="auto"/>
            </w:tcBorders>
            <w:shd w:val="clear" w:color="auto" w:fill="FFFFFF"/>
            <w:vAlign w:val="bottom"/>
          </w:tcPr>
          <w:p w14:paraId="3D144C7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Ydelse – Gran</w:t>
            </w:r>
          </w:p>
        </w:tc>
        <w:tc>
          <w:tcPr>
            <w:tcW w:w="736" w:type="dxa"/>
            <w:tcBorders>
              <w:top w:val="single" w:sz="4" w:space="0" w:color="auto"/>
              <w:left w:val="single" w:sz="4" w:space="0" w:color="auto"/>
              <w:bottom w:val="single" w:sz="4" w:space="0" w:color="auto"/>
            </w:tcBorders>
            <w:shd w:val="clear" w:color="auto" w:fill="FFFFFF"/>
            <w:vAlign w:val="bottom"/>
          </w:tcPr>
          <w:p w14:paraId="4EC6DFB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E81C2A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GS3a</w:t>
            </w:r>
          </w:p>
        </w:tc>
        <w:tc>
          <w:tcPr>
            <w:tcW w:w="5670" w:type="dxa"/>
            <w:tcBorders>
              <w:top w:val="single" w:sz="4" w:space="0" w:color="auto"/>
              <w:left w:val="single" w:sz="4" w:space="0" w:color="auto"/>
              <w:bottom w:val="single" w:sz="4" w:space="0" w:color="auto"/>
            </w:tcBorders>
            <w:shd w:val="clear" w:color="auto" w:fill="FFFFFF"/>
            <w:vAlign w:val="bottom"/>
          </w:tcPr>
          <w:p w14:paraId="13146F16"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523A5BAE"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230F27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263020</w:t>
            </w:r>
          </w:p>
        </w:tc>
        <w:tc>
          <w:tcPr>
            <w:tcW w:w="3638" w:type="dxa"/>
            <w:tcBorders>
              <w:top w:val="single" w:sz="4" w:space="0" w:color="auto"/>
              <w:left w:val="single" w:sz="4" w:space="0" w:color="auto"/>
              <w:bottom w:val="single" w:sz="4" w:space="0" w:color="auto"/>
            </w:tcBorders>
            <w:shd w:val="clear" w:color="auto" w:fill="FFFFFF"/>
            <w:vAlign w:val="bottom"/>
          </w:tcPr>
          <w:p w14:paraId="1AD3330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Ydelse – Krans</w:t>
            </w:r>
          </w:p>
        </w:tc>
        <w:tc>
          <w:tcPr>
            <w:tcW w:w="736" w:type="dxa"/>
            <w:tcBorders>
              <w:top w:val="single" w:sz="4" w:space="0" w:color="auto"/>
              <w:left w:val="single" w:sz="4" w:space="0" w:color="auto"/>
              <w:bottom w:val="single" w:sz="4" w:space="0" w:color="auto"/>
            </w:tcBorders>
            <w:shd w:val="clear" w:color="auto" w:fill="FFFFFF"/>
            <w:vAlign w:val="bottom"/>
          </w:tcPr>
          <w:p w14:paraId="335A2F7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25DB0B5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GS3b</w:t>
            </w:r>
          </w:p>
        </w:tc>
        <w:tc>
          <w:tcPr>
            <w:tcW w:w="5670" w:type="dxa"/>
            <w:tcBorders>
              <w:top w:val="single" w:sz="4" w:space="0" w:color="auto"/>
              <w:left w:val="single" w:sz="4" w:space="0" w:color="auto"/>
              <w:bottom w:val="single" w:sz="4" w:space="0" w:color="auto"/>
            </w:tcBorders>
            <w:shd w:val="clear" w:color="auto" w:fill="FFFFFF"/>
            <w:vAlign w:val="bottom"/>
          </w:tcPr>
          <w:p w14:paraId="5F4E19A3"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322FB34E"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3DBF76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263030</w:t>
            </w:r>
          </w:p>
        </w:tc>
        <w:tc>
          <w:tcPr>
            <w:tcW w:w="3638" w:type="dxa"/>
            <w:tcBorders>
              <w:top w:val="single" w:sz="4" w:space="0" w:color="auto"/>
              <w:left w:val="single" w:sz="4" w:space="0" w:color="auto"/>
              <w:bottom w:val="single" w:sz="4" w:space="0" w:color="auto"/>
            </w:tcBorders>
            <w:shd w:val="clear" w:color="auto" w:fill="FFFFFF"/>
            <w:vAlign w:val="bottom"/>
          </w:tcPr>
          <w:p w14:paraId="48AF186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Ydelse – Pyntning</w:t>
            </w:r>
          </w:p>
        </w:tc>
        <w:tc>
          <w:tcPr>
            <w:tcW w:w="736" w:type="dxa"/>
            <w:tcBorders>
              <w:top w:val="single" w:sz="4" w:space="0" w:color="auto"/>
              <w:left w:val="single" w:sz="4" w:space="0" w:color="auto"/>
              <w:bottom w:val="single" w:sz="4" w:space="0" w:color="auto"/>
            </w:tcBorders>
            <w:shd w:val="clear" w:color="auto" w:fill="FFFFFF"/>
            <w:vAlign w:val="bottom"/>
          </w:tcPr>
          <w:p w14:paraId="004866D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49EE34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GS3c</w:t>
            </w:r>
          </w:p>
        </w:tc>
        <w:tc>
          <w:tcPr>
            <w:tcW w:w="5670" w:type="dxa"/>
            <w:tcBorders>
              <w:top w:val="single" w:sz="4" w:space="0" w:color="auto"/>
              <w:left w:val="single" w:sz="4" w:space="0" w:color="auto"/>
              <w:bottom w:val="single" w:sz="4" w:space="0" w:color="auto"/>
            </w:tcBorders>
            <w:shd w:val="clear" w:color="auto" w:fill="FFFFFF"/>
            <w:vAlign w:val="bottom"/>
          </w:tcPr>
          <w:p w14:paraId="0E822770"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018C6493"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AFE72F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263040</w:t>
            </w:r>
          </w:p>
        </w:tc>
        <w:tc>
          <w:tcPr>
            <w:tcW w:w="3638" w:type="dxa"/>
            <w:tcBorders>
              <w:top w:val="single" w:sz="4" w:space="0" w:color="auto"/>
              <w:left w:val="single" w:sz="4" w:space="0" w:color="auto"/>
              <w:bottom w:val="single" w:sz="4" w:space="0" w:color="auto"/>
            </w:tcBorders>
            <w:shd w:val="clear" w:color="auto" w:fill="FFFFFF"/>
            <w:vAlign w:val="bottom"/>
          </w:tcPr>
          <w:p w14:paraId="3E8DD12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Ydelse – Blomster</w:t>
            </w:r>
          </w:p>
        </w:tc>
        <w:tc>
          <w:tcPr>
            <w:tcW w:w="736" w:type="dxa"/>
            <w:tcBorders>
              <w:top w:val="single" w:sz="4" w:space="0" w:color="auto"/>
              <w:left w:val="single" w:sz="4" w:space="0" w:color="auto"/>
              <w:bottom w:val="single" w:sz="4" w:space="0" w:color="auto"/>
            </w:tcBorders>
            <w:shd w:val="clear" w:color="auto" w:fill="FFFFFF"/>
            <w:vAlign w:val="bottom"/>
          </w:tcPr>
          <w:p w14:paraId="619D105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6188D7A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GS3d</w:t>
            </w:r>
          </w:p>
        </w:tc>
        <w:tc>
          <w:tcPr>
            <w:tcW w:w="5670" w:type="dxa"/>
            <w:tcBorders>
              <w:top w:val="single" w:sz="4" w:space="0" w:color="auto"/>
              <w:left w:val="single" w:sz="4" w:space="0" w:color="auto"/>
              <w:bottom w:val="single" w:sz="4" w:space="0" w:color="auto"/>
            </w:tcBorders>
            <w:shd w:val="clear" w:color="auto" w:fill="FFFFFF"/>
            <w:vAlign w:val="bottom"/>
          </w:tcPr>
          <w:p w14:paraId="59C54F9F"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40247A2A"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1FB1EC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301000</w:t>
            </w:r>
          </w:p>
        </w:tc>
        <w:tc>
          <w:tcPr>
            <w:tcW w:w="3638" w:type="dxa"/>
            <w:tcBorders>
              <w:top w:val="single" w:sz="4" w:space="0" w:color="auto"/>
              <w:left w:val="single" w:sz="4" w:space="0" w:color="auto"/>
              <w:bottom w:val="single" w:sz="4" w:space="0" w:color="auto"/>
            </w:tcBorders>
            <w:shd w:val="clear" w:color="auto" w:fill="FFFFFF"/>
            <w:vAlign w:val="bottom"/>
          </w:tcPr>
          <w:p w14:paraId="19D803F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Bassin</w:t>
            </w:r>
          </w:p>
        </w:tc>
        <w:tc>
          <w:tcPr>
            <w:tcW w:w="736" w:type="dxa"/>
            <w:tcBorders>
              <w:top w:val="single" w:sz="4" w:space="0" w:color="auto"/>
              <w:left w:val="single" w:sz="4" w:space="0" w:color="auto"/>
              <w:bottom w:val="single" w:sz="4" w:space="0" w:color="auto"/>
            </w:tcBorders>
            <w:shd w:val="clear" w:color="auto" w:fill="FFFFFF"/>
            <w:vAlign w:val="bottom"/>
          </w:tcPr>
          <w:p w14:paraId="0F1E14D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1012DE2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VA1</w:t>
            </w:r>
          </w:p>
        </w:tc>
        <w:tc>
          <w:tcPr>
            <w:tcW w:w="5670" w:type="dxa"/>
            <w:tcBorders>
              <w:top w:val="single" w:sz="4" w:space="0" w:color="auto"/>
              <w:left w:val="single" w:sz="4" w:space="0" w:color="auto"/>
              <w:bottom w:val="single" w:sz="4" w:space="0" w:color="auto"/>
            </w:tcBorders>
            <w:shd w:val="clear" w:color="auto" w:fill="FFFFFF"/>
            <w:vAlign w:val="bottom"/>
          </w:tcPr>
          <w:p w14:paraId="3EE05B8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Se den nye Branchestandard/landsdækkende kvalitetsbeskrivelse</w:t>
            </w:r>
          </w:p>
        </w:tc>
      </w:tr>
      <w:tr w:rsidR="00CB4BEB" w:rsidRPr="00FE5087" w14:paraId="4CF59CA0"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526F61E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302000</w:t>
            </w:r>
          </w:p>
        </w:tc>
        <w:tc>
          <w:tcPr>
            <w:tcW w:w="3638" w:type="dxa"/>
            <w:tcBorders>
              <w:top w:val="single" w:sz="4" w:space="0" w:color="auto"/>
              <w:left w:val="single" w:sz="4" w:space="0" w:color="auto"/>
              <w:bottom w:val="single" w:sz="4" w:space="0" w:color="auto"/>
            </w:tcBorders>
            <w:shd w:val="clear" w:color="auto" w:fill="FFFFFF"/>
            <w:vAlign w:val="bottom"/>
          </w:tcPr>
          <w:p w14:paraId="160B505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Sø</w:t>
            </w:r>
          </w:p>
        </w:tc>
        <w:tc>
          <w:tcPr>
            <w:tcW w:w="736" w:type="dxa"/>
            <w:tcBorders>
              <w:top w:val="single" w:sz="4" w:space="0" w:color="auto"/>
              <w:left w:val="single" w:sz="4" w:space="0" w:color="auto"/>
              <w:bottom w:val="single" w:sz="4" w:space="0" w:color="auto"/>
            </w:tcBorders>
            <w:shd w:val="clear" w:color="auto" w:fill="FFFFFF"/>
            <w:vAlign w:val="bottom"/>
          </w:tcPr>
          <w:p w14:paraId="4B16757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7A46DB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VA2</w:t>
            </w:r>
          </w:p>
        </w:tc>
        <w:tc>
          <w:tcPr>
            <w:tcW w:w="5670" w:type="dxa"/>
            <w:tcBorders>
              <w:top w:val="single" w:sz="4" w:space="0" w:color="auto"/>
              <w:left w:val="single" w:sz="4" w:space="0" w:color="auto"/>
              <w:bottom w:val="single" w:sz="4" w:space="0" w:color="auto"/>
            </w:tcBorders>
            <w:shd w:val="clear" w:color="auto" w:fill="FFFFFF"/>
            <w:vAlign w:val="bottom"/>
          </w:tcPr>
          <w:p w14:paraId="3A1183A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Se den nye Branchestandard/landsdækkende kvalitetsbeskrivelse</w:t>
            </w:r>
          </w:p>
        </w:tc>
      </w:tr>
      <w:tr w:rsidR="00CB4BEB" w:rsidRPr="00FE5087" w14:paraId="546EB053"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5868DF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302010</w:t>
            </w:r>
          </w:p>
        </w:tc>
        <w:tc>
          <w:tcPr>
            <w:tcW w:w="3638" w:type="dxa"/>
            <w:tcBorders>
              <w:top w:val="single" w:sz="4" w:space="0" w:color="auto"/>
              <w:left w:val="single" w:sz="4" w:space="0" w:color="auto"/>
              <w:bottom w:val="single" w:sz="4" w:space="0" w:color="auto"/>
            </w:tcBorders>
            <w:shd w:val="clear" w:color="auto" w:fill="FFFFFF"/>
            <w:vAlign w:val="bottom"/>
          </w:tcPr>
          <w:p w14:paraId="1601803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Sø – vandhul</w:t>
            </w:r>
          </w:p>
        </w:tc>
        <w:tc>
          <w:tcPr>
            <w:tcW w:w="736" w:type="dxa"/>
            <w:tcBorders>
              <w:top w:val="single" w:sz="4" w:space="0" w:color="auto"/>
              <w:left w:val="single" w:sz="4" w:space="0" w:color="auto"/>
              <w:bottom w:val="single" w:sz="4" w:space="0" w:color="auto"/>
            </w:tcBorders>
            <w:shd w:val="clear" w:color="auto" w:fill="FFFFFF"/>
            <w:vAlign w:val="bottom"/>
          </w:tcPr>
          <w:p w14:paraId="52A0BA5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B1A495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VA2a</w:t>
            </w:r>
          </w:p>
        </w:tc>
        <w:tc>
          <w:tcPr>
            <w:tcW w:w="5670" w:type="dxa"/>
            <w:tcBorders>
              <w:top w:val="single" w:sz="4" w:space="0" w:color="auto"/>
              <w:left w:val="single" w:sz="4" w:space="0" w:color="auto"/>
              <w:bottom w:val="single" w:sz="4" w:space="0" w:color="auto"/>
            </w:tcBorders>
            <w:shd w:val="clear" w:color="auto" w:fill="FFFFFF"/>
            <w:vAlign w:val="bottom"/>
          </w:tcPr>
          <w:p w14:paraId="3A7C7A5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0F2BDDD7"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56F53F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302020</w:t>
            </w:r>
          </w:p>
        </w:tc>
        <w:tc>
          <w:tcPr>
            <w:tcW w:w="3638" w:type="dxa"/>
            <w:tcBorders>
              <w:top w:val="single" w:sz="4" w:space="0" w:color="auto"/>
              <w:left w:val="single" w:sz="4" w:space="0" w:color="auto"/>
              <w:bottom w:val="single" w:sz="4" w:space="0" w:color="auto"/>
            </w:tcBorders>
            <w:shd w:val="clear" w:color="auto" w:fill="FFFFFF"/>
            <w:vAlign w:val="bottom"/>
          </w:tcPr>
          <w:p w14:paraId="0AF60A1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Sø – dam</w:t>
            </w:r>
          </w:p>
        </w:tc>
        <w:tc>
          <w:tcPr>
            <w:tcW w:w="736" w:type="dxa"/>
            <w:tcBorders>
              <w:top w:val="single" w:sz="4" w:space="0" w:color="auto"/>
              <w:left w:val="single" w:sz="4" w:space="0" w:color="auto"/>
              <w:bottom w:val="single" w:sz="4" w:space="0" w:color="auto"/>
            </w:tcBorders>
            <w:shd w:val="clear" w:color="auto" w:fill="FFFFFF"/>
            <w:vAlign w:val="bottom"/>
          </w:tcPr>
          <w:p w14:paraId="1BED235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37283E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VA2b</w:t>
            </w:r>
          </w:p>
        </w:tc>
        <w:tc>
          <w:tcPr>
            <w:tcW w:w="5670" w:type="dxa"/>
            <w:tcBorders>
              <w:top w:val="single" w:sz="4" w:space="0" w:color="auto"/>
              <w:left w:val="single" w:sz="4" w:space="0" w:color="auto"/>
              <w:bottom w:val="single" w:sz="4" w:space="0" w:color="auto"/>
            </w:tcBorders>
            <w:shd w:val="clear" w:color="auto" w:fill="FFFFFF"/>
            <w:vAlign w:val="bottom"/>
          </w:tcPr>
          <w:p w14:paraId="0B3BC61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6355A877"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0EA476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302030</w:t>
            </w:r>
          </w:p>
        </w:tc>
        <w:tc>
          <w:tcPr>
            <w:tcW w:w="3638" w:type="dxa"/>
            <w:tcBorders>
              <w:top w:val="single" w:sz="4" w:space="0" w:color="auto"/>
              <w:left w:val="single" w:sz="4" w:space="0" w:color="auto"/>
              <w:bottom w:val="single" w:sz="4" w:space="0" w:color="auto"/>
            </w:tcBorders>
            <w:shd w:val="clear" w:color="auto" w:fill="FFFFFF"/>
            <w:vAlign w:val="bottom"/>
          </w:tcPr>
          <w:p w14:paraId="56C1895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 xml:space="preserve">Sø – </w:t>
            </w:r>
            <w:proofErr w:type="spellStart"/>
            <w:r w:rsidRPr="003B051D">
              <w:rPr>
                <w:rFonts w:ascii="Trebuchet MS" w:hAnsi="Trebuchet MS" w:cs="Trebuchet MS"/>
                <w:sz w:val="18"/>
                <w:szCs w:val="18"/>
              </w:rPr>
              <w:t>parksø</w:t>
            </w:r>
            <w:proofErr w:type="spellEnd"/>
          </w:p>
        </w:tc>
        <w:tc>
          <w:tcPr>
            <w:tcW w:w="736" w:type="dxa"/>
            <w:tcBorders>
              <w:top w:val="single" w:sz="4" w:space="0" w:color="auto"/>
              <w:left w:val="single" w:sz="4" w:space="0" w:color="auto"/>
              <w:bottom w:val="single" w:sz="4" w:space="0" w:color="auto"/>
            </w:tcBorders>
            <w:shd w:val="clear" w:color="auto" w:fill="FFFFFF"/>
            <w:vAlign w:val="bottom"/>
          </w:tcPr>
          <w:p w14:paraId="59BEA96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02764D6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VA2c</w:t>
            </w:r>
          </w:p>
        </w:tc>
        <w:tc>
          <w:tcPr>
            <w:tcW w:w="5670" w:type="dxa"/>
            <w:tcBorders>
              <w:top w:val="single" w:sz="4" w:space="0" w:color="auto"/>
              <w:left w:val="single" w:sz="4" w:space="0" w:color="auto"/>
              <w:bottom w:val="single" w:sz="4" w:space="0" w:color="auto"/>
            </w:tcBorders>
            <w:shd w:val="clear" w:color="auto" w:fill="FFFFFF"/>
            <w:vAlign w:val="bottom"/>
          </w:tcPr>
          <w:p w14:paraId="0F8458F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4D6BE2CC"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82CB89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lastRenderedPageBreak/>
              <w:t>302040</w:t>
            </w:r>
          </w:p>
        </w:tc>
        <w:tc>
          <w:tcPr>
            <w:tcW w:w="3638" w:type="dxa"/>
            <w:tcBorders>
              <w:top w:val="single" w:sz="4" w:space="0" w:color="auto"/>
              <w:left w:val="single" w:sz="4" w:space="0" w:color="auto"/>
              <w:bottom w:val="single" w:sz="4" w:space="0" w:color="auto"/>
            </w:tcBorders>
            <w:shd w:val="clear" w:color="auto" w:fill="FFFFFF"/>
            <w:vAlign w:val="bottom"/>
          </w:tcPr>
          <w:p w14:paraId="16B17CA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Sø – voldgrav</w:t>
            </w:r>
          </w:p>
        </w:tc>
        <w:tc>
          <w:tcPr>
            <w:tcW w:w="736" w:type="dxa"/>
            <w:tcBorders>
              <w:top w:val="single" w:sz="4" w:space="0" w:color="auto"/>
              <w:left w:val="single" w:sz="4" w:space="0" w:color="auto"/>
              <w:bottom w:val="single" w:sz="4" w:space="0" w:color="auto"/>
            </w:tcBorders>
            <w:shd w:val="clear" w:color="auto" w:fill="FFFFFF"/>
            <w:vAlign w:val="bottom"/>
          </w:tcPr>
          <w:p w14:paraId="3206D9D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4BDF230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VA2d</w:t>
            </w:r>
          </w:p>
        </w:tc>
        <w:tc>
          <w:tcPr>
            <w:tcW w:w="5670" w:type="dxa"/>
            <w:tcBorders>
              <w:top w:val="single" w:sz="4" w:space="0" w:color="auto"/>
              <w:left w:val="single" w:sz="4" w:space="0" w:color="auto"/>
              <w:bottom w:val="single" w:sz="4" w:space="0" w:color="auto"/>
            </w:tcBorders>
            <w:shd w:val="clear" w:color="auto" w:fill="FFFFFF"/>
            <w:vAlign w:val="bottom"/>
          </w:tcPr>
          <w:p w14:paraId="4A4ED5C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3A304330"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EE88C1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302050</w:t>
            </w:r>
          </w:p>
        </w:tc>
        <w:tc>
          <w:tcPr>
            <w:tcW w:w="3638" w:type="dxa"/>
            <w:tcBorders>
              <w:top w:val="single" w:sz="4" w:space="0" w:color="auto"/>
              <w:left w:val="single" w:sz="4" w:space="0" w:color="auto"/>
              <w:bottom w:val="single" w:sz="4" w:space="0" w:color="auto"/>
            </w:tcBorders>
            <w:shd w:val="clear" w:color="auto" w:fill="FFFFFF"/>
            <w:vAlign w:val="bottom"/>
          </w:tcPr>
          <w:p w14:paraId="7A53425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Sø – kanal</w:t>
            </w:r>
          </w:p>
        </w:tc>
        <w:tc>
          <w:tcPr>
            <w:tcW w:w="736" w:type="dxa"/>
            <w:tcBorders>
              <w:top w:val="single" w:sz="4" w:space="0" w:color="auto"/>
              <w:left w:val="single" w:sz="4" w:space="0" w:color="auto"/>
              <w:bottom w:val="single" w:sz="4" w:space="0" w:color="auto"/>
            </w:tcBorders>
            <w:shd w:val="clear" w:color="auto" w:fill="FFFFFF"/>
            <w:vAlign w:val="bottom"/>
          </w:tcPr>
          <w:p w14:paraId="67250AB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1318620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VA2e</w:t>
            </w:r>
          </w:p>
        </w:tc>
        <w:tc>
          <w:tcPr>
            <w:tcW w:w="5670" w:type="dxa"/>
            <w:tcBorders>
              <w:top w:val="single" w:sz="4" w:space="0" w:color="auto"/>
              <w:left w:val="single" w:sz="4" w:space="0" w:color="auto"/>
              <w:bottom w:val="single" w:sz="4" w:space="0" w:color="auto"/>
            </w:tcBorders>
            <w:shd w:val="clear" w:color="auto" w:fill="FFFFFF"/>
            <w:vAlign w:val="bottom"/>
          </w:tcPr>
          <w:p w14:paraId="29764B3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1CF37A4A"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88E69D8" w14:textId="77777777" w:rsidR="00CB4BEB" w:rsidRPr="00581748" w:rsidRDefault="00CB4BEB" w:rsidP="003C0924">
            <w:pPr>
              <w:jc w:val="center"/>
              <w:rPr>
                <w:rFonts w:ascii="Trebuchet MS" w:hAnsi="Trebuchet MS" w:cs="Trebuchet MS"/>
                <w:sz w:val="18"/>
                <w:szCs w:val="18"/>
              </w:rPr>
            </w:pPr>
            <w:r w:rsidRPr="00581748">
              <w:rPr>
                <w:rFonts w:ascii="Trebuchet MS" w:hAnsi="Trebuchet MS" w:cs="Trebuchet MS"/>
                <w:sz w:val="18"/>
                <w:szCs w:val="18"/>
              </w:rPr>
              <w:t>303010</w:t>
            </w:r>
          </w:p>
        </w:tc>
        <w:tc>
          <w:tcPr>
            <w:tcW w:w="3638" w:type="dxa"/>
            <w:tcBorders>
              <w:top w:val="single" w:sz="4" w:space="0" w:color="auto"/>
              <w:left w:val="single" w:sz="4" w:space="0" w:color="auto"/>
              <w:bottom w:val="single" w:sz="4" w:space="0" w:color="auto"/>
            </w:tcBorders>
            <w:shd w:val="clear" w:color="auto" w:fill="FFFFFF"/>
            <w:vAlign w:val="bottom"/>
          </w:tcPr>
          <w:p w14:paraId="3A7F6267" w14:textId="77777777" w:rsidR="00CB4BEB" w:rsidRPr="00581748" w:rsidRDefault="00CB4BEB" w:rsidP="003C0924">
            <w:pPr>
              <w:rPr>
                <w:rFonts w:ascii="Trebuchet MS" w:hAnsi="Trebuchet MS" w:cs="Trebuchet MS"/>
                <w:sz w:val="18"/>
                <w:szCs w:val="18"/>
              </w:rPr>
            </w:pPr>
            <w:r w:rsidRPr="00581748">
              <w:rPr>
                <w:rFonts w:ascii="Trebuchet MS" w:hAnsi="Trebuchet MS" w:cs="Trebuchet MS"/>
                <w:sz w:val="18"/>
                <w:szCs w:val="18"/>
              </w:rPr>
              <w:t>Vandløb</w:t>
            </w:r>
          </w:p>
        </w:tc>
        <w:tc>
          <w:tcPr>
            <w:tcW w:w="736" w:type="dxa"/>
            <w:tcBorders>
              <w:top w:val="single" w:sz="4" w:space="0" w:color="auto"/>
              <w:left w:val="single" w:sz="4" w:space="0" w:color="auto"/>
              <w:bottom w:val="single" w:sz="4" w:space="0" w:color="auto"/>
            </w:tcBorders>
            <w:shd w:val="clear" w:color="auto" w:fill="FFFFFF"/>
            <w:vAlign w:val="bottom"/>
          </w:tcPr>
          <w:p w14:paraId="43EEE894" w14:textId="77777777" w:rsidR="00CB4BEB" w:rsidRPr="00581748" w:rsidRDefault="00CB4BEB" w:rsidP="003C0924">
            <w:pPr>
              <w:jc w:val="center"/>
              <w:rPr>
                <w:rFonts w:ascii="Trebuchet MS" w:hAnsi="Trebuchet MS" w:cs="Trebuchet MS"/>
                <w:sz w:val="18"/>
                <w:szCs w:val="18"/>
              </w:rPr>
            </w:pPr>
            <w:r w:rsidRPr="00581748">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F5D4377" w14:textId="77777777" w:rsidR="00CB4BEB" w:rsidRPr="00581748" w:rsidRDefault="00CB4BEB" w:rsidP="003C0924">
            <w:pPr>
              <w:rPr>
                <w:rFonts w:ascii="Trebuchet MS" w:hAnsi="Trebuchet MS" w:cs="Trebuchet MS"/>
                <w:sz w:val="18"/>
                <w:szCs w:val="18"/>
              </w:rPr>
            </w:pPr>
            <w:r w:rsidRPr="00581748">
              <w:rPr>
                <w:rFonts w:ascii="Trebuchet MS" w:hAnsi="Trebuchet MS" w:cs="Trebuchet MS"/>
                <w:sz w:val="18"/>
                <w:szCs w:val="18"/>
              </w:rPr>
              <w:t>VA3a</w:t>
            </w:r>
          </w:p>
        </w:tc>
        <w:tc>
          <w:tcPr>
            <w:tcW w:w="5670" w:type="dxa"/>
            <w:tcBorders>
              <w:top w:val="single" w:sz="4" w:space="0" w:color="auto"/>
              <w:left w:val="single" w:sz="4" w:space="0" w:color="auto"/>
              <w:bottom w:val="single" w:sz="4" w:space="0" w:color="auto"/>
            </w:tcBorders>
            <w:shd w:val="clear" w:color="auto" w:fill="FFFFFF"/>
            <w:vAlign w:val="bottom"/>
          </w:tcPr>
          <w:p w14:paraId="77F213EE" w14:textId="77777777" w:rsidR="00CB4BEB" w:rsidRPr="003B051D" w:rsidRDefault="00CB4BEB" w:rsidP="003C0924">
            <w:pPr>
              <w:rPr>
                <w:rFonts w:ascii="Trebuchet MS" w:hAnsi="Trebuchet MS" w:cs="Trebuchet MS"/>
                <w:sz w:val="18"/>
                <w:szCs w:val="18"/>
              </w:rPr>
            </w:pPr>
            <w:r w:rsidRPr="00581748">
              <w:rPr>
                <w:rFonts w:ascii="Trebuchet MS" w:hAnsi="Trebuchet MS" w:cs="Trebuchet MS"/>
                <w:sz w:val="18"/>
                <w:szCs w:val="18"/>
              </w:rPr>
              <w:t>Lokal standard – skal beskrives i udbudsmaterialet eller lignende</w:t>
            </w:r>
          </w:p>
        </w:tc>
      </w:tr>
      <w:tr w:rsidR="00CB4BEB" w:rsidRPr="00FE5087" w14:paraId="40AADE74"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3A720D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304010</w:t>
            </w:r>
          </w:p>
        </w:tc>
        <w:tc>
          <w:tcPr>
            <w:tcW w:w="3638" w:type="dxa"/>
            <w:tcBorders>
              <w:top w:val="single" w:sz="4" w:space="0" w:color="auto"/>
              <w:left w:val="single" w:sz="4" w:space="0" w:color="auto"/>
              <w:bottom w:val="single" w:sz="4" w:space="0" w:color="auto"/>
            </w:tcBorders>
            <w:shd w:val="clear" w:color="auto" w:fill="FFFFFF"/>
            <w:vAlign w:val="bottom"/>
          </w:tcPr>
          <w:p w14:paraId="7DA43F5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Badestrand</w:t>
            </w:r>
          </w:p>
        </w:tc>
        <w:tc>
          <w:tcPr>
            <w:tcW w:w="736" w:type="dxa"/>
            <w:tcBorders>
              <w:top w:val="single" w:sz="4" w:space="0" w:color="auto"/>
              <w:left w:val="single" w:sz="4" w:space="0" w:color="auto"/>
              <w:bottom w:val="single" w:sz="4" w:space="0" w:color="auto"/>
            </w:tcBorders>
            <w:shd w:val="clear" w:color="auto" w:fill="FFFFFF"/>
            <w:vAlign w:val="bottom"/>
          </w:tcPr>
          <w:p w14:paraId="211E8E8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2C4F75A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VA4a</w:t>
            </w:r>
          </w:p>
        </w:tc>
        <w:tc>
          <w:tcPr>
            <w:tcW w:w="5670" w:type="dxa"/>
            <w:tcBorders>
              <w:top w:val="single" w:sz="4" w:space="0" w:color="auto"/>
              <w:left w:val="single" w:sz="4" w:space="0" w:color="auto"/>
              <w:bottom w:val="single" w:sz="4" w:space="0" w:color="auto"/>
            </w:tcBorders>
            <w:shd w:val="clear" w:color="auto" w:fill="FFFFFF"/>
            <w:vAlign w:val="bottom"/>
          </w:tcPr>
          <w:p w14:paraId="7F60D3D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48F0A502"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624E6C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305010</w:t>
            </w:r>
          </w:p>
        </w:tc>
        <w:tc>
          <w:tcPr>
            <w:tcW w:w="3638" w:type="dxa"/>
            <w:tcBorders>
              <w:top w:val="single" w:sz="4" w:space="0" w:color="auto"/>
              <w:left w:val="single" w:sz="4" w:space="0" w:color="auto"/>
              <w:bottom w:val="single" w:sz="4" w:space="0" w:color="auto"/>
            </w:tcBorders>
            <w:shd w:val="clear" w:color="auto" w:fill="FFFFFF"/>
            <w:vAlign w:val="bottom"/>
          </w:tcPr>
          <w:p w14:paraId="00B6239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Regnvandsbassin</w:t>
            </w:r>
          </w:p>
        </w:tc>
        <w:tc>
          <w:tcPr>
            <w:tcW w:w="736" w:type="dxa"/>
            <w:tcBorders>
              <w:top w:val="single" w:sz="4" w:space="0" w:color="auto"/>
              <w:left w:val="single" w:sz="4" w:space="0" w:color="auto"/>
              <w:bottom w:val="single" w:sz="4" w:space="0" w:color="auto"/>
            </w:tcBorders>
            <w:shd w:val="clear" w:color="auto" w:fill="FFFFFF"/>
            <w:vAlign w:val="bottom"/>
          </w:tcPr>
          <w:p w14:paraId="667FC31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4E6C8A3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VA5a</w:t>
            </w:r>
          </w:p>
        </w:tc>
        <w:tc>
          <w:tcPr>
            <w:tcW w:w="5670" w:type="dxa"/>
            <w:tcBorders>
              <w:top w:val="single" w:sz="4" w:space="0" w:color="auto"/>
              <w:left w:val="single" w:sz="4" w:space="0" w:color="auto"/>
              <w:bottom w:val="single" w:sz="4" w:space="0" w:color="auto"/>
            </w:tcBorders>
            <w:shd w:val="clear" w:color="auto" w:fill="FFFFFF"/>
            <w:vAlign w:val="bottom"/>
          </w:tcPr>
          <w:p w14:paraId="34FF807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7F75B41E"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52F70BA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401000</w:t>
            </w:r>
          </w:p>
        </w:tc>
        <w:tc>
          <w:tcPr>
            <w:tcW w:w="3638" w:type="dxa"/>
            <w:tcBorders>
              <w:top w:val="single" w:sz="4" w:space="0" w:color="auto"/>
              <w:left w:val="single" w:sz="4" w:space="0" w:color="auto"/>
              <w:bottom w:val="single" w:sz="4" w:space="0" w:color="auto"/>
            </w:tcBorders>
            <w:shd w:val="clear" w:color="auto" w:fill="FFFFFF"/>
            <w:vAlign w:val="bottom"/>
          </w:tcPr>
          <w:p w14:paraId="6A86DBE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Fast belægning</w:t>
            </w:r>
          </w:p>
        </w:tc>
        <w:tc>
          <w:tcPr>
            <w:tcW w:w="736" w:type="dxa"/>
            <w:tcBorders>
              <w:top w:val="single" w:sz="4" w:space="0" w:color="auto"/>
              <w:left w:val="single" w:sz="4" w:space="0" w:color="auto"/>
              <w:bottom w:val="single" w:sz="4" w:space="0" w:color="auto"/>
            </w:tcBorders>
            <w:shd w:val="clear" w:color="auto" w:fill="FFFFFF"/>
            <w:vAlign w:val="bottom"/>
          </w:tcPr>
          <w:p w14:paraId="52AF561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2B87293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FB1</w:t>
            </w:r>
          </w:p>
        </w:tc>
        <w:tc>
          <w:tcPr>
            <w:tcW w:w="5670" w:type="dxa"/>
            <w:tcBorders>
              <w:top w:val="single" w:sz="4" w:space="0" w:color="auto"/>
              <w:left w:val="single" w:sz="4" w:space="0" w:color="auto"/>
              <w:bottom w:val="single" w:sz="4" w:space="0" w:color="auto"/>
            </w:tcBorders>
            <w:shd w:val="clear" w:color="auto" w:fill="FFFFFF"/>
            <w:vAlign w:val="bottom"/>
          </w:tcPr>
          <w:p w14:paraId="7B441F67"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2CB3C724"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18BCCE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401010</w:t>
            </w:r>
          </w:p>
        </w:tc>
        <w:tc>
          <w:tcPr>
            <w:tcW w:w="3638" w:type="dxa"/>
            <w:tcBorders>
              <w:top w:val="single" w:sz="4" w:space="0" w:color="auto"/>
              <w:left w:val="single" w:sz="4" w:space="0" w:color="auto"/>
              <w:bottom w:val="single" w:sz="4" w:space="0" w:color="auto"/>
            </w:tcBorders>
            <w:shd w:val="clear" w:color="auto" w:fill="FFFFFF"/>
            <w:vAlign w:val="bottom"/>
          </w:tcPr>
          <w:p w14:paraId="4B415479" w14:textId="7699547C"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Fast belægning – Asfalt</w:t>
            </w:r>
          </w:p>
        </w:tc>
        <w:tc>
          <w:tcPr>
            <w:tcW w:w="736" w:type="dxa"/>
            <w:tcBorders>
              <w:top w:val="single" w:sz="4" w:space="0" w:color="auto"/>
              <w:left w:val="single" w:sz="4" w:space="0" w:color="auto"/>
              <w:bottom w:val="single" w:sz="4" w:space="0" w:color="auto"/>
            </w:tcBorders>
            <w:shd w:val="clear" w:color="auto" w:fill="FFFFFF"/>
            <w:vAlign w:val="bottom"/>
          </w:tcPr>
          <w:p w14:paraId="24527E8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0BCCA8F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FB1a</w:t>
            </w:r>
          </w:p>
        </w:tc>
        <w:tc>
          <w:tcPr>
            <w:tcW w:w="5670" w:type="dxa"/>
            <w:tcBorders>
              <w:top w:val="single" w:sz="4" w:space="0" w:color="auto"/>
              <w:left w:val="single" w:sz="4" w:space="0" w:color="auto"/>
              <w:bottom w:val="single" w:sz="4" w:space="0" w:color="auto"/>
            </w:tcBorders>
            <w:shd w:val="clear" w:color="auto" w:fill="FFFFFF"/>
            <w:vAlign w:val="bottom"/>
          </w:tcPr>
          <w:p w14:paraId="457B77E8"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BA4AEF" w14:paraId="47734734"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7EB6AF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401011</w:t>
            </w:r>
          </w:p>
        </w:tc>
        <w:tc>
          <w:tcPr>
            <w:tcW w:w="3638" w:type="dxa"/>
            <w:tcBorders>
              <w:top w:val="single" w:sz="4" w:space="0" w:color="auto"/>
              <w:left w:val="single" w:sz="4" w:space="0" w:color="auto"/>
              <w:bottom w:val="single" w:sz="4" w:space="0" w:color="auto"/>
            </w:tcBorders>
            <w:shd w:val="clear" w:color="auto" w:fill="FFFFFF"/>
            <w:vAlign w:val="bottom"/>
          </w:tcPr>
          <w:p w14:paraId="6D73A37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Fast belægning - Raste-/P-plads</w:t>
            </w:r>
          </w:p>
        </w:tc>
        <w:tc>
          <w:tcPr>
            <w:tcW w:w="736" w:type="dxa"/>
            <w:tcBorders>
              <w:top w:val="single" w:sz="4" w:space="0" w:color="auto"/>
              <w:left w:val="single" w:sz="4" w:space="0" w:color="auto"/>
              <w:bottom w:val="single" w:sz="4" w:space="0" w:color="auto"/>
            </w:tcBorders>
            <w:shd w:val="clear" w:color="auto" w:fill="FFFFFF"/>
            <w:vAlign w:val="bottom"/>
          </w:tcPr>
          <w:p w14:paraId="0852808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601A217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FB1k</w:t>
            </w:r>
          </w:p>
        </w:tc>
        <w:tc>
          <w:tcPr>
            <w:tcW w:w="5670" w:type="dxa"/>
            <w:tcBorders>
              <w:top w:val="single" w:sz="4" w:space="0" w:color="auto"/>
              <w:left w:val="single" w:sz="4" w:space="0" w:color="auto"/>
              <w:bottom w:val="single" w:sz="4" w:space="0" w:color="auto"/>
            </w:tcBorders>
            <w:shd w:val="clear" w:color="auto" w:fill="FFFFFF"/>
            <w:vAlign w:val="bottom"/>
          </w:tcPr>
          <w:p w14:paraId="6582012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1D161349"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2C7F706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401020</w:t>
            </w:r>
          </w:p>
        </w:tc>
        <w:tc>
          <w:tcPr>
            <w:tcW w:w="3638" w:type="dxa"/>
            <w:tcBorders>
              <w:top w:val="single" w:sz="4" w:space="0" w:color="auto"/>
              <w:left w:val="single" w:sz="4" w:space="0" w:color="auto"/>
              <w:bottom w:val="single" w:sz="4" w:space="0" w:color="auto"/>
            </w:tcBorders>
            <w:shd w:val="clear" w:color="auto" w:fill="FFFFFF"/>
            <w:vAlign w:val="bottom"/>
          </w:tcPr>
          <w:p w14:paraId="3008097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Fast belægning – Naturstensbelægning</w:t>
            </w:r>
          </w:p>
        </w:tc>
        <w:tc>
          <w:tcPr>
            <w:tcW w:w="736" w:type="dxa"/>
            <w:tcBorders>
              <w:top w:val="single" w:sz="4" w:space="0" w:color="auto"/>
              <w:left w:val="single" w:sz="4" w:space="0" w:color="auto"/>
              <w:bottom w:val="single" w:sz="4" w:space="0" w:color="auto"/>
            </w:tcBorders>
            <w:shd w:val="clear" w:color="auto" w:fill="FFFFFF"/>
            <w:vAlign w:val="bottom"/>
          </w:tcPr>
          <w:p w14:paraId="3F5F0EB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CC4541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FB1b</w:t>
            </w:r>
          </w:p>
        </w:tc>
        <w:tc>
          <w:tcPr>
            <w:tcW w:w="5670" w:type="dxa"/>
            <w:tcBorders>
              <w:top w:val="single" w:sz="4" w:space="0" w:color="auto"/>
              <w:left w:val="single" w:sz="4" w:space="0" w:color="auto"/>
              <w:bottom w:val="single" w:sz="4" w:space="0" w:color="auto"/>
            </w:tcBorders>
            <w:shd w:val="clear" w:color="auto" w:fill="FFFFFF"/>
            <w:vAlign w:val="center"/>
          </w:tcPr>
          <w:p w14:paraId="52DA55B0"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6551966F"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2EEA2E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401030</w:t>
            </w:r>
          </w:p>
        </w:tc>
        <w:tc>
          <w:tcPr>
            <w:tcW w:w="3638" w:type="dxa"/>
            <w:tcBorders>
              <w:top w:val="single" w:sz="4" w:space="0" w:color="auto"/>
              <w:left w:val="single" w:sz="4" w:space="0" w:color="auto"/>
              <w:bottom w:val="single" w:sz="4" w:space="0" w:color="auto"/>
            </w:tcBorders>
            <w:shd w:val="clear" w:color="auto" w:fill="FFFFFF"/>
            <w:vAlign w:val="bottom"/>
          </w:tcPr>
          <w:p w14:paraId="47EC210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Fast belægning – Beton</w:t>
            </w:r>
          </w:p>
        </w:tc>
        <w:tc>
          <w:tcPr>
            <w:tcW w:w="736" w:type="dxa"/>
            <w:tcBorders>
              <w:top w:val="single" w:sz="4" w:space="0" w:color="auto"/>
              <w:left w:val="single" w:sz="4" w:space="0" w:color="auto"/>
              <w:bottom w:val="single" w:sz="4" w:space="0" w:color="auto"/>
            </w:tcBorders>
            <w:shd w:val="clear" w:color="auto" w:fill="FFFFFF"/>
            <w:vAlign w:val="bottom"/>
          </w:tcPr>
          <w:p w14:paraId="48BCE54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11B4FB2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FB1c</w:t>
            </w:r>
          </w:p>
        </w:tc>
        <w:tc>
          <w:tcPr>
            <w:tcW w:w="5670" w:type="dxa"/>
            <w:tcBorders>
              <w:top w:val="single" w:sz="4" w:space="0" w:color="auto"/>
              <w:left w:val="single" w:sz="4" w:space="0" w:color="auto"/>
              <w:bottom w:val="single" w:sz="4" w:space="0" w:color="auto"/>
            </w:tcBorders>
            <w:shd w:val="clear" w:color="auto" w:fill="FFFFFF"/>
            <w:vAlign w:val="bottom"/>
          </w:tcPr>
          <w:p w14:paraId="67132A7B"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02D7C7E5"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60513C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401040</w:t>
            </w:r>
          </w:p>
        </w:tc>
        <w:tc>
          <w:tcPr>
            <w:tcW w:w="3638" w:type="dxa"/>
            <w:tcBorders>
              <w:top w:val="single" w:sz="4" w:space="0" w:color="auto"/>
              <w:left w:val="single" w:sz="4" w:space="0" w:color="auto"/>
              <w:bottom w:val="single" w:sz="4" w:space="0" w:color="auto"/>
            </w:tcBorders>
            <w:shd w:val="clear" w:color="auto" w:fill="FFFFFF"/>
            <w:vAlign w:val="bottom"/>
          </w:tcPr>
          <w:p w14:paraId="0BD502B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Fast belægning – Klinker</w:t>
            </w:r>
          </w:p>
        </w:tc>
        <w:tc>
          <w:tcPr>
            <w:tcW w:w="736" w:type="dxa"/>
            <w:tcBorders>
              <w:top w:val="single" w:sz="4" w:space="0" w:color="auto"/>
              <w:left w:val="single" w:sz="4" w:space="0" w:color="auto"/>
              <w:bottom w:val="single" w:sz="4" w:space="0" w:color="auto"/>
            </w:tcBorders>
            <w:shd w:val="clear" w:color="auto" w:fill="FFFFFF"/>
            <w:vAlign w:val="bottom"/>
          </w:tcPr>
          <w:p w14:paraId="05D5707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684813C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FB1d</w:t>
            </w:r>
          </w:p>
        </w:tc>
        <w:tc>
          <w:tcPr>
            <w:tcW w:w="5670" w:type="dxa"/>
            <w:tcBorders>
              <w:top w:val="single" w:sz="4" w:space="0" w:color="auto"/>
              <w:left w:val="single" w:sz="4" w:space="0" w:color="auto"/>
              <w:bottom w:val="single" w:sz="4" w:space="0" w:color="auto"/>
            </w:tcBorders>
            <w:shd w:val="clear" w:color="auto" w:fill="FFFFFF"/>
            <w:vAlign w:val="bottom"/>
          </w:tcPr>
          <w:p w14:paraId="302B292F"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1ED9CA2E"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B1C4B2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401050</w:t>
            </w:r>
          </w:p>
        </w:tc>
        <w:tc>
          <w:tcPr>
            <w:tcW w:w="3638" w:type="dxa"/>
            <w:tcBorders>
              <w:top w:val="single" w:sz="4" w:space="0" w:color="auto"/>
              <w:left w:val="single" w:sz="4" w:space="0" w:color="auto"/>
              <w:bottom w:val="single" w:sz="4" w:space="0" w:color="auto"/>
            </w:tcBorders>
            <w:shd w:val="clear" w:color="auto" w:fill="FFFFFF"/>
            <w:vAlign w:val="bottom"/>
          </w:tcPr>
          <w:p w14:paraId="777CAC8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Fast belægning – Brolægning</w:t>
            </w:r>
          </w:p>
        </w:tc>
        <w:tc>
          <w:tcPr>
            <w:tcW w:w="736" w:type="dxa"/>
            <w:tcBorders>
              <w:top w:val="single" w:sz="4" w:space="0" w:color="auto"/>
              <w:left w:val="single" w:sz="4" w:space="0" w:color="auto"/>
              <w:bottom w:val="single" w:sz="4" w:space="0" w:color="auto"/>
            </w:tcBorders>
            <w:shd w:val="clear" w:color="auto" w:fill="FFFFFF"/>
            <w:vAlign w:val="bottom"/>
          </w:tcPr>
          <w:p w14:paraId="04F49EB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7790E1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FB1e</w:t>
            </w:r>
          </w:p>
        </w:tc>
        <w:tc>
          <w:tcPr>
            <w:tcW w:w="5670" w:type="dxa"/>
            <w:tcBorders>
              <w:top w:val="single" w:sz="4" w:space="0" w:color="auto"/>
              <w:left w:val="single" w:sz="4" w:space="0" w:color="auto"/>
              <w:bottom w:val="single" w:sz="4" w:space="0" w:color="auto"/>
            </w:tcBorders>
            <w:shd w:val="clear" w:color="auto" w:fill="FFFFFF"/>
            <w:vAlign w:val="bottom"/>
          </w:tcPr>
          <w:p w14:paraId="3A1DA899"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BA4AEF" w14:paraId="530F7EFB"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42DFCF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401051</w:t>
            </w:r>
          </w:p>
        </w:tc>
        <w:tc>
          <w:tcPr>
            <w:tcW w:w="3638" w:type="dxa"/>
            <w:tcBorders>
              <w:top w:val="single" w:sz="4" w:space="0" w:color="auto"/>
              <w:left w:val="single" w:sz="4" w:space="0" w:color="auto"/>
              <w:bottom w:val="single" w:sz="4" w:space="0" w:color="auto"/>
            </w:tcBorders>
            <w:shd w:val="clear" w:color="auto" w:fill="FFFFFF"/>
            <w:vAlign w:val="bottom"/>
          </w:tcPr>
          <w:p w14:paraId="134E305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Fast belægning - Helle m. brolægning</w:t>
            </w:r>
          </w:p>
        </w:tc>
        <w:tc>
          <w:tcPr>
            <w:tcW w:w="736" w:type="dxa"/>
            <w:tcBorders>
              <w:top w:val="single" w:sz="4" w:space="0" w:color="auto"/>
              <w:left w:val="single" w:sz="4" w:space="0" w:color="auto"/>
              <w:bottom w:val="single" w:sz="4" w:space="0" w:color="auto"/>
            </w:tcBorders>
            <w:shd w:val="clear" w:color="auto" w:fill="FFFFFF"/>
            <w:vAlign w:val="bottom"/>
          </w:tcPr>
          <w:p w14:paraId="39A0BA8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6620360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FB1j</w:t>
            </w:r>
          </w:p>
        </w:tc>
        <w:tc>
          <w:tcPr>
            <w:tcW w:w="5670" w:type="dxa"/>
            <w:tcBorders>
              <w:top w:val="single" w:sz="4" w:space="0" w:color="auto"/>
              <w:left w:val="single" w:sz="4" w:space="0" w:color="auto"/>
              <w:bottom w:val="single" w:sz="4" w:space="0" w:color="auto"/>
            </w:tcBorders>
            <w:shd w:val="clear" w:color="auto" w:fill="FFFFFF"/>
          </w:tcPr>
          <w:p w14:paraId="7CC6008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BA4AEF" w14:paraId="0DDAD003"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4873CB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401052</w:t>
            </w:r>
          </w:p>
        </w:tc>
        <w:tc>
          <w:tcPr>
            <w:tcW w:w="3638" w:type="dxa"/>
            <w:tcBorders>
              <w:top w:val="single" w:sz="4" w:space="0" w:color="auto"/>
              <w:left w:val="single" w:sz="4" w:space="0" w:color="auto"/>
              <w:bottom w:val="single" w:sz="4" w:space="0" w:color="auto"/>
            </w:tcBorders>
            <w:shd w:val="clear" w:color="auto" w:fill="FFFFFF"/>
            <w:vAlign w:val="bottom"/>
          </w:tcPr>
          <w:p w14:paraId="2331615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Fast belægning - Helle m. asfalt</w:t>
            </w:r>
          </w:p>
        </w:tc>
        <w:tc>
          <w:tcPr>
            <w:tcW w:w="736" w:type="dxa"/>
            <w:tcBorders>
              <w:top w:val="single" w:sz="4" w:space="0" w:color="auto"/>
              <w:left w:val="single" w:sz="4" w:space="0" w:color="auto"/>
              <w:bottom w:val="single" w:sz="4" w:space="0" w:color="auto"/>
            </w:tcBorders>
            <w:shd w:val="clear" w:color="auto" w:fill="FFFFFF"/>
            <w:vAlign w:val="bottom"/>
          </w:tcPr>
          <w:p w14:paraId="38713D0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6B3EDBE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FB1l</w:t>
            </w:r>
          </w:p>
        </w:tc>
        <w:tc>
          <w:tcPr>
            <w:tcW w:w="5670" w:type="dxa"/>
            <w:tcBorders>
              <w:top w:val="single" w:sz="4" w:space="0" w:color="auto"/>
              <w:left w:val="single" w:sz="4" w:space="0" w:color="auto"/>
              <w:bottom w:val="single" w:sz="4" w:space="0" w:color="auto"/>
            </w:tcBorders>
            <w:shd w:val="clear" w:color="auto" w:fill="FFFFFF"/>
          </w:tcPr>
          <w:p w14:paraId="65872D1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6688321A"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1E6ABD1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401060</w:t>
            </w:r>
          </w:p>
        </w:tc>
        <w:tc>
          <w:tcPr>
            <w:tcW w:w="3638" w:type="dxa"/>
            <w:tcBorders>
              <w:top w:val="single" w:sz="4" w:space="0" w:color="auto"/>
              <w:left w:val="single" w:sz="4" w:space="0" w:color="auto"/>
              <w:bottom w:val="single" w:sz="4" w:space="0" w:color="auto"/>
            </w:tcBorders>
            <w:shd w:val="clear" w:color="auto" w:fill="FFFFFF"/>
            <w:vAlign w:val="bottom"/>
          </w:tcPr>
          <w:p w14:paraId="7FE4BF1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 xml:space="preserve">Fast belægning – </w:t>
            </w:r>
            <w:proofErr w:type="spellStart"/>
            <w:r w:rsidRPr="003B051D">
              <w:rPr>
                <w:rFonts w:ascii="Trebuchet MS" w:hAnsi="Trebuchet MS" w:cs="Trebuchet MS"/>
                <w:sz w:val="18"/>
                <w:szCs w:val="18"/>
              </w:rPr>
              <w:t>Belægningssten</w:t>
            </w:r>
            <w:proofErr w:type="spellEnd"/>
          </w:p>
        </w:tc>
        <w:tc>
          <w:tcPr>
            <w:tcW w:w="736" w:type="dxa"/>
            <w:tcBorders>
              <w:top w:val="single" w:sz="4" w:space="0" w:color="auto"/>
              <w:left w:val="single" w:sz="4" w:space="0" w:color="auto"/>
              <w:bottom w:val="single" w:sz="4" w:space="0" w:color="auto"/>
            </w:tcBorders>
            <w:shd w:val="clear" w:color="auto" w:fill="FFFFFF"/>
            <w:vAlign w:val="bottom"/>
          </w:tcPr>
          <w:p w14:paraId="0583EE3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156561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FB1f</w:t>
            </w:r>
          </w:p>
        </w:tc>
        <w:tc>
          <w:tcPr>
            <w:tcW w:w="5670" w:type="dxa"/>
            <w:tcBorders>
              <w:top w:val="single" w:sz="4" w:space="0" w:color="auto"/>
              <w:left w:val="single" w:sz="4" w:space="0" w:color="auto"/>
              <w:bottom w:val="single" w:sz="4" w:space="0" w:color="auto"/>
            </w:tcBorders>
            <w:shd w:val="clear" w:color="auto" w:fill="FFFFFF"/>
            <w:vAlign w:val="bottom"/>
          </w:tcPr>
          <w:p w14:paraId="5830E32E"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6B294BE8" w14:textId="77777777" w:rsidTr="003130F2">
        <w:trPr>
          <w:trHeight w:hRule="exact" w:val="573"/>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11F6F9D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401070</w:t>
            </w:r>
          </w:p>
        </w:tc>
        <w:tc>
          <w:tcPr>
            <w:tcW w:w="3638" w:type="dxa"/>
            <w:tcBorders>
              <w:top w:val="single" w:sz="4" w:space="0" w:color="auto"/>
              <w:left w:val="single" w:sz="4" w:space="0" w:color="auto"/>
              <w:bottom w:val="single" w:sz="4" w:space="0" w:color="auto"/>
            </w:tcBorders>
            <w:shd w:val="clear" w:color="auto" w:fill="auto"/>
            <w:vAlign w:val="center"/>
          </w:tcPr>
          <w:p w14:paraId="4ADBAA9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Fast belægning - Sten glacis</w:t>
            </w:r>
          </w:p>
        </w:tc>
        <w:tc>
          <w:tcPr>
            <w:tcW w:w="736" w:type="dxa"/>
            <w:tcBorders>
              <w:top w:val="single" w:sz="4" w:space="0" w:color="auto"/>
              <w:left w:val="single" w:sz="4" w:space="0" w:color="auto"/>
              <w:bottom w:val="single" w:sz="4" w:space="0" w:color="auto"/>
            </w:tcBorders>
            <w:vAlign w:val="center"/>
          </w:tcPr>
          <w:p w14:paraId="682D060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center"/>
          </w:tcPr>
          <w:p w14:paraId="224D0ED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FB1g</w:t>
            </w:r>
          </w:p>
        </w:tc>
        <w:tc>
          <w:tcPr>
            <w:tcW w:w="5670" w:type="dxa"/>
            <w:tcBorders>
              <w:top w:val="single" w:sz="4" w:space="0" w:color="auto"/>
              <w:left w:val="single" w:sz="4" w:space="0" w:color="auto"/>
              <w:bottom w:val="single" w:sz="4" w:space="0" w:color="auto"/>
            </w:tcBorders>
            <w:shd w:val="clear" w:color="auto" w:fill="auto"/>
          </w:tcPr>
          <w:p w14:paraId="013F0ED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Stenklædt skråning. Lokal standard – skal beskrives i udbudsmaterialet eller lignende</w:t>
            </w:r>
          </w:p>
        </w:tc>
      </w:tr>
      <w:tr w:rsidR="00CB4BEB" w:rsidRPr="00FE5087" w14:paraId="6FB067D7" w14:textId="77777777" w:rsidTr="003130F2">
        <w:trPr>
          <w:trHeight w:hRule="exact" w:val="567"/>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2A52028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401080</w:t>
            </w:r>
          </w:p>
        </w:tc>
        <w:tc>
          <w:tcPr>
            <w:tcW w:w="3638" w:type="dxa"/>
            <w:tcBorders>
              <w:top w:val="single" w:sz="4" w:space="0" w:color="auto"/>
              <w:left w:val="single" w:sz="4" w:space="0" w:color="auto"/>
              <w:bottom w:val="single" w:sz="4" w:space="0" w:color="auto"/>
            </w:tcBorders>
            <w:shd w:val="clear" w:color="auto" w:fill="auto"/>
            <w:vAlign w:val="center"/>
          </w:tcPr>
          <w:p w14:paraId="27372AF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Fast belægning - Træ</w:t>
            </w:r>
          </w:p>
        </w:tc>
        <w:tc>
          <w:tcPr>
            <w:tcW w:w="736" w:type="dxa"/>
            <w:tcBorders>
              <w:top w:val="single" w:sz="4" w:space="0" w:color="auto"/>
              <w:left w:val="single" w:sz="4" w:space="0" w:color="auto"/>
              <w:bottom w:val="single" w:sz="4" w:space="0" w:color="auto"/>
            </w:tcBorders>
            <w:vAlign w:val="center"/>
          </w:tcPr>
          <w:p w14:paraId="0A7720B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center"/>
          </w:tcPr>
          <w:p w14:paraId="172FCD8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FB1h</w:t>
            </w:r>
          </w:p>
        </w:tc>
        <w:tc>
          <w:tcPr>
            <w:tcW w:w="5670" w:type="dxa"/>
            <w:tcBorders>
              <w:top w:val="single" w:sz="4" w:space="0" w:color="auto"/>
              <w:left w:val="single" w:sz="4" w:space="0" w:color="auto"/>
              <w:bottom w:val="single" w:sz="4" w:space="0" w:color="auto"/>
            </w:tcBorders>
            <w:shd w:val="clear" w:color="auto" w:fill="auto"/>
          </w:tcPr>
          <w:p w14:paraId="1FED5A5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F.eks. stier i sumpområder. Lokal standard – skal beskrives i udbudsmaterialet eller lignende</w:t>
            </w:r>
          </w:p>
        </w:tc>
      </w:tr>
      <w:tr w:rsidR="00CB4BEB" w:rsidRPr="00FE5087" w14:paraId="2F09749D" w14:textId="77777777" w:rsidTr="003130F2">
        <w:trPr>
          <w:trHeight w:hRule="exact" w:val="57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5D8C9CF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402010</w:t>
            </w:r>
          </w:p>
        </w:tc>
        <w:tc>
          <w:tcPr>
            <w:tcW w:w="3638" w:type="dxa"/>
            <w:tcBorders>
              <w:top w:val="single" w:sz="4" w:space="0" w:color="auto"/>
              <w:left w:val="single" w:sz="4" w:space="0" w:color="auto"/>
              <w:bottom w:val="single" w:sz="4" w:space="0" w:color="auto"/>
            </w:tcBorders>
            <w:shd w:val="clear" w:color="auto" w:fill="auto"/>
            <w:vAlign w:val="center"/>
          </w:tcPr>
          <w:p w14:paraId="766D8A8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Fortov – renholdt driften</w:t>
            </w:r>
          </w:p>
        </w:tc>
        <w:tc>
          <w:tcPr>
            <w:tcW w:w="736" w:type="dxa"/>
            <w:tcBorders>
              <w:top w:val="single" w:sz="4" w:space="0" w:color="auto"/>
              <w:left w:val="single" w:sz="4" w:space="0" w:color="auto"/>
              <w:bottom w:val="single" w:sz="4" w:space="0" w:color="auto"/>
            </w:tcBorders>
            <w:vAlign w:val="center"/>
          </w:tcPr>
          <w:p w14:paraId="6367AFE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center"/>
          </w:tcPr>
          <w:p w14:paraId="1BD556D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FB2a</w:t>
            </w:r>
          </w:p>
        </w:tc>
        <w:tc>
          <w:tcPr>
            <w:tcW w:w="5670" w:type="dxa"/>
            <w:tcBorders>
              <w:top w:val="single" w:sz="4" w:space="0" w:color="auto"/>
              <w:left w:val="single" w:sz="4" w:space="0" w:color="auto"/>
              <w:bottom w:val="single" w:sz="4" w:space="0" w:color="auto"/>
            </w:tcBorders>
            <w:shd w:val="clear" w:color="auto" w:fill="auto"/>
            <w:vAlign w:val="bottom"/>
          </w:tcPr>
          <w:p w14:paraId="627148F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 xml:space="preserve">Fortov med grundejerforpligtigelsen. Lokal standard – skal beskrives i udbudsmaterialet eller lignende. </w:t>
            </w:r>
          </w:p>
        </w:tc>
      </w:tr>
      <w:tr w:rsidR="00CB4BEB" w:rsidRPr="00FE5087" w14:paraId="5B359868"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8CB840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412000</w:t>
            </w:r>
          </w:p>
        </w:tc>
        <w:tc>
          <w:tcPr>
            <w:tcW w:w="3638" w:type="dxa"/>
            <w:tcBorders>
              <w:top w:val="single" w:sz="4" w:space="0" w:color="auto"/>
              <w:left w:val="single" w:sz="4" w:space="0" w:color="auto"/>
              <w:bottom w:val="single" w:sz="4" w:space="0" w:color="auto"/>
            </w:tcBorders>
            <w:shd w:val="clear" w:color="auto" w:fill="auto"/>
            <w:vAlign w:val="bottom"/>
          </w:tcPr>
          <w:p w14:paraId="5295B87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Løs belægning</w:t>
            </w:r>
          </w:p>
        </w:tc>
        <w:tc>
          <w:tcPr>
            <w:tcW w:w="736" w:type="dxa"/>
            <w:tcBorders>
              <w:top w:val="single" w:sz="4" w:space="0" w:color="auto"/>
              <w:left w:val="single" w:sz="4" w:space="0" w:color="auto"/>
              <w:bottom w:val="single" w:sz="4" w:space="0" w:color="auto"/>
            </w:tcBorders>
            <w:vAlign w:val="bottom"/>
          </w:tcPr>
          <w:p w14:paraId="54D2B3F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324E61B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LB2</w:t>
            </w:r>
          </w:p>
        </w:tc>
        <w:tc>
          <w:tcPr>
            <w:tcW w:w="5670" w:type="dxa"/>
            <w:tcBorders>
              <w:top w:val="single" w:sz="4" w:space="0" w:color="auto"/>
              <w:left w:val="single" w:sz="4" w:space="0" w:color="auto"/>
              <w:bottom w:val="single" w:sz="4" w:space="0" w:color="auto"/>
            </w:tcBorders>
            <w:shd w:val="clear" w:color="auto" w:fill="auto"/>
            <w:vAlign w:val="bottom"/>
          </w:tcPr>
          <w:p w14:paraId="0408A885"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1DAE693D"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3224C06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412010</w:t>
            </w:r>
          </w:p>
        </w:tc>
        <w:tc>
          <w:tcPr>
            <w:tcW w:w="3638" w:type="dxa"/>
            <w:tcBorders>
              <w:top w:val="single" w:sz="4" w:space="0" w:color="auto"/>
              <w:left w:val="single" w:sz="4" w:space="0" w:color="auto"/>
              <w:bottom w:val="single" w:sz="4" w:space="0" w:color="auto"/>
            </w:tcBorders>
            <w:shd w:val="clear" w:color="auto" w:fill="auto"/>
            <w:vAlign w:val="bottom"/>
          </w:tcPr>
          <w:p w14:paraId="46F6C5A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Løs belægning – Perlesten</w:t>
            </w:r>
          </w:p>
        </w:tc>
        <w:tc>
          <w:tcPr>
            <w:tcW w:w="736" w:type="dxa"/>
            <w:tcBorders>
              <w:top w:val="single" w:sz="4" w:space="0" w:color="auto"/>
              <w:left w:val="single" w:sz="4" w:space="0" w:color="auto"/>
              <w:bottom w:val="single" w:sz="4" w:space="0" w:color="auto"/>
            </w:tcBorders>
            <w:vAlign w:val="bottom"/>
          </w:tcPr>
          <w:p w14:paraId="0408758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53916CD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LB2a</w:t>
            </w:r>
          </w:p>
        </w:tc>
        <w:tc>
          <w:tcPr>
            <w:tcW w:w="5670" w:type="dxa"/>
            <w:tcBorders>
              <w:top w:val="single" w:sz="4" w:space="0" w:color="auto"/>
              <w:left w:val="single" w:sz="4" w:space="0" w:color="auto"/>
              <w:bottom w:val="single" w:sz="4" w:space="0" w:color="auto"/>
            </w:tcBorders>
            <w:shd w:val="clear" w:color="auto" w:fill="auto"/>
            <w:vAlign w:val="bottom"/>
          </w:tcPr>
          <w:p w14:paraId="0D0897A6"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25C9AE38"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70809E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412020</w:t>
            </w:r>
          </w:p>
        </w:tc>
        <w:tc>
          <w:tcPr>
            <w:tcW w:w="3638" w:type="dxa"/>
            <w:tcBorders>
              <w:top w:val="single" w:sz="4" w:space="0" w:color="auto"/>
              <w:left w:val="single" w:sz="4" w:space="0" w:color="auto"/>
              <w:bottom w:val="single" w:sz="4" w:space="0" w:color="auto"/>
            </w:tcBorders>
            <w:shd w:val="clear" w:color="auto" w:fill="auto"/>
            <w:vAlign w:val="bottom"/>
          </w:tcPr>
          <w:p w14:paraId="1A70940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Løs belægning – Parksti</w:t>
            </w:r>
          </w:p>
        </w:tc>
        <w:tc>
          <w:tcPr>
            <w:tcW w:w="736" w:type="dxa"/>
            <w:tcBorders>
              <w:top w:val="single" w:sz="4" w:space="0" w:color="auto"/>
              <w:left w:val="single" w:sz="4" w:space="0" w:color="auto"/>
              <w:bottom w:val="single" w:sz="4" w:space="0" w:color="auto"/>
            </w:tcBorders>
            <w:vAlign w:val="bottom"/>
          </w:tcPr>
          <w:p w14:paraId="6BEA768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1CD0F6A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LB2b</w:t>
            </w:r>
          </w:p>
        </w:tc>
        <w:tc>
          <w:tcPr>
            <w:tcW w:w="5670" w:type="dxa"/>
            <w:tcBorders>
              <w:top w:val="single" w:sz="4" w:space="0" w:color="auto"/>
              <w:left w:val="single" w:sz="4" w:space="0" w:color="auto"/>
              <w:bottom w:val="single" w:sz="4" w:space="0" w:color="auto"/>
            </w:tcBorders>
            <w:shd w:val="clear" w:color="auto" w:fill="auto"/>
            <w:vAlign w:val="bottom"/>
          </w:tcPr>
          <w:p w14:paraId="17940D29"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6575CFE1"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452D696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412030</w:t>
            </w:r>
          </w:p>
        </w:tc>
        <w:tc>
          <w:tcPr>
            <w:tcW w:w="3638" w:type="dxa"/>
            <w:tcBorders>
              <w:top w:val="single" w:sz="4" w:space="0" w:color="auto"/>
              <w:left w:val="single" w:sz="4" w:space="0" w:color="auto"/>
              <w:bottom w:val="single" w:sz="4" w:space="0" w:color="auto"/>
            </w:tcBorders>
            <w:shd w:val="clear" w:color="auto" w:fill="auto"/>
            <w:vAlign w:val="bottom"/>
          </w:tcPr>
          <w:p w14:paraId="7A31135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Løs belægning - Rekreative sti</w:t>
            </w:r>
          </w:p>
        </w:tc>
        <w:tc>
          <w:tcPr>
            <w:tcW w:w="736" w:type="dxa"/>
            <w:tcBorders>
              <w:top w:val="single" w:sz="4" w:space="0" w:color="auto"/>
              <w:left w:val="single" w:sz="4" w:space="0" w:color="auto"/>
              <w:bottom w:val="single" w:sz="4" w:space="0" w:color="auto"/>
            </w:tcBorders>
            <w:vAlign w:val="bottom"/>
          </w:tcPr>
          <w:p w14:paraId="47C0E88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4EA51B6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LB2c</w:t>
            </w:r>
          </w:p>
        </w:tc>
        <w:tc>
          <w:tcPr>
            <w:tcW w:w="5670" w:type="dxa"/>
            <w:tcBorders>
              <w:top w:val="single" w:sz="4" w:space="0" w:color="auto"/>
              <w:left w:val="single" w:sz="4" w:space="0" w:color="auto"/>
              <w:bottom w:val="single" w:sz="4" w:space="0" w:color="auto"/>
            </w:tcBorders>
            <w:shd w:val="clear" w:color="auto" w:fill="auto"/>
            <w:vAlign w:val="bottom"/>
          </w:tcPr>
          <w:p w14:paraId="2F18CCCE"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5767ED38"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73B4CAC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412040</w:t>
            </w:r>
          </w:p>
        </w:tc>
        <w:tc>
          <w:tcPr>
            <w:tcW w:w="3638" w:type="dxa"/>
            <w:tcBorders>
              <w:top w:val="single" w:sz="4" w:space="0" w:color="auto"/>
              <w:left w:val="single" w:sz="4" w:space="0" w:color="auto"/>
              <w:bottom w:val="single" w:sz="4" w:space="0" w:color="auto"/>
            </w:tcBorders>
            <w:shd w:val="clear" w:color="auto" w:fill="auto"/>
            <w:vAlign w:val="bottom"/>
          </w:tcPr>
          <w:p w14:paraId="79D4C8B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Løs belægning – Kunststofbelægning</w:t>
            </w:r>
          </w:p>
        </w:tc>
        <w:tc>
          <w:tcPr>
            <w:tcW w:w="736" w:type="dxa"/>
            <w:tcBorders>
              <w:top w:val="single" w:sz="4" w:space="0" w:color="auto"/>
              <w:left w:val="single" w:sz="4" w:space="0" w:color="auto"/>
              <w:bottom w:val="single" w:sz="4" w:space="0" w:color="auto"/>
            </w:tcBorders>
            <w:vAlign w:val="center"/>
          </w:tcPr>
          <w:p w14:paraId="73247E1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center"/>
          </w:tcPr>
          <w:p w14:paraId="5A05934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LB2d</w:t>
            </w:r>
          </w:p>
        </w:tc>
        <w:tc>
          <w:tcPr>
            <w:tcW w:w="5670" w:type="dxa"/>
            <w:tcBorders>
              <w:top w:val="single" w:sz="4" w:space="0" w:color="auto"/>
              <w:left w:val="single" w:sz="4" w:space="0" w:color="auto"/>
              <w:bottom w:val="single" w:sz="4" w:space="0" w:color="auto"/>
            </w:tcBorders>
            <w:shd w:val="clear" w:color="auto" w:fill="FFFFFF"/>
            <w:vAlign w:val="center"/>
          </w:tcPr>
          <w:p w14:paraId="22EF74FE"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20EF7546"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90458F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412050</w:t>
            </w:r>
          </w:p>
        </w:tc>
        <w:tc>
          <w:tcPr>
            <w:tcW w:w="3638" w:type="dxa"/>
            <w:tcBorders>
              <w:top w:val="single" w:sz="4" w:space="0" w:color="auto"/>
              <w:left w:val="single" w:sz="4" w:space="0" w:color="auto"/>
              <w:bottom w:val="single" w:sz="4" w:space="0" w:color="auto"/>
            </w:tcBorders>
            <w:shd w:val="clear" w:color="auto" w:fill="auto"/>
            <w:vAlign w:val="bottom"/>
          </w:tcPr>
          <w:p w14:paraId="46D674A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Løs belægning – Flis</w:t>
            </w:r>
          </w:p>
        </w:tc>
        <w:tc>
          <w:tcPr>
            <w:tcW w:w="736" w:type="dxa"/>
            <w:tcBorders>
              <w:top w:val="single" w:sz="4" w:space="0" w:color="auto"/>
              <w:left w:val="single" w:sz="4" w:space="0" w:color="auto"/>
              <w:bottom w:val="single" w:sz="4" w:space="0" w:color="auto"/>
            </w:tcBorders>
            <w:vAlign w:val="bottom"/>
          </w:tcPr>
          <w:p w14:paraId="2C45A12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06442C6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LB2e</w:t>
            </w:r>
          </w:p>
        </w:tc>
        <w:tc>
          <w:tcPr>
            <w:tcW w:w="5670" w:type="dxa"/>
            <w:tcBorders>
              <w:top w:val="single" w:sz="4" w:space="0" w:color="auto"/>
              <w:left w:val="single" w:sz="4" w:space="0" w:color="auto"/>
              <w:bottom w:val="single" w:sz="4" w:space="0" w:color="auto"/>
            </w:tcBorders>
            <w:shd w:val="clear" w:color="auto" w:fill="FFFFFF"/>
            <w:vAlign w:val="bottom"/>
          </w:tcPr>
          <w:p w14:paraId="006795E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BA4AEF" w14:paraId="2036209C"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D72BF8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412070</w:t>
            </w:r>
          </w:p>
        </w:tc>
        <w:tc>
          <w:tcPr>
            <w:tcW w:w="3638" w:type="dxa"/>
            <w:tcBorders>
              <w:top w:val="single" w:sz="4" w:space="0" w:color="auto"/>
              <w:left w:val="single" w:sz="4" w:space="0" w:color="auto"/>
              <w:bottom w:val="single" w:sz="4" w:space="0" w:color="auto"/>
            </w:tcBorders>
            <w:shd w:val="clear" w:color="auto" w:fill="auto"/>
            <w:vAlign w:val="bottom"/>
          </w:tcPr>
          <w:p w14:paraId="562B19C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Løs belægning - Helle</w:t>
            </w:r>
          </w:p>
        </w:tc>
        <w:tc>
          <w:tcPr>
            <w:tcW w:w="736" w:type="dxa"/>
            <w:tcBorders>
              <w:top w:val="single" w:sz="4" w:space="0" w:color="auto"/>
              <w:left w:val="single" w:sz="4" w:space="0" w:color="auto"/>
              <w:bottom w:val="single" w:sz="4" w:space="0" w:color="auto"/>
            </w:tcBorders>
            <w:vAlign w:val="center"/>
          </w:tcPr>
          <w:p w14:paraId="4E89B34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13B0650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LB2g</w:t>
            </w:r>
          </w:p>
        </w:tc>
        <w:tc>
          <w:tcPr>
            <w:tcW w:w="5670" w:type="dxa"/>
            <w:tcBorders>
              <w:top w:val="single" w:sz="4" w:space="0" w:color="auto"/>
              <w:left w:val="single" w:sz="4" w:space="0" w:color="auto"/>
              <w:bottom w:val="single" w:sz="4" w:space="0" w:color="auto"/>
            </w:tcBorders>
            <w:shd w:val="clear" w:color="auto" w:fill="FFFFFF"/>
            <w:vAlign w:val="bottom"/>
          </w:tcPr>
          <w:p w14:paraId="7121293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BA4AEF" w14:paraId="16C2BCB3"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578DB20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412080</w:t>
            </w:r>
          </w:p>
        </w:tc>
        <w:tc>
          <w:tcPr>
            <w:tcW w:w="3638" w:type="dxa"/>
            <w:tcBorders>
              <w:top w:val="single" w:sz="4" w:space="0" w:color="auto"/>
              <w:left w:val="single" w:sz="4" w:space="0" w:color="auto"/>
              <w:bottom w:val="single" w:sz="4" w:space="0" w:color="auto"/>
            </w:tcBorders>
            <w:shd w:val="clear" w:color="auto" w:fill="auto"/>
            <w:vAlign w:val="bottom"/>
          </w:tcPr>
          <w:p w14:paraId="71F46B1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Løs belægning - Raste-/P-plads</w:t>
            </w:r>
          </w:p>
        </w:tc>
        <w:tc>
          <w:tcPr>
            <w:tcW w:w="736" w:type="dxa"/>
            <w:tcBorders>
              <w:top w:val="single" w:sz="4" w:space="0" w:color="auto"/>
              <w:left w:val="single" w:sz="4" w:space="0" w:color="auto"/>
              <w:bottom w:val="single" w:sz="4" w:space="0" w:color="auto"/>
            </w:tcBorders>
            <w:vAlign w:val="center"/>
          </w:tcPr>
          <w:p w14:paraId="48BD77C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27A8AAB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LB2h</w:t>
            </w:r>
          </w:p>
        </w:tc>
        <w:tc>
          <w:tcPr>
            <w:tcW w:w="5670" w:type="dxa"/>
            <w:tcBorders>
              <w:top w:val="single" w:sz="4" w:space="0" w:color="auto"/>
              <w:left w:val="single" w:sz="4" w:space="0" w:color="auto"/>
              <w:bottom w:val="single" w:sz="4" w:space="0" w:color="auto"/>
            </w:tcBorders>
            <w:shd w:val="clear" w:color="auto" w:fill="FFFFFF"/>
            <w:vAlign w:val="bottom"/>
          </w:tcPr>
          <w:p w14:paraId="0CAAFD4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BA4AEF" w14:paraId="269F4FE9"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7CDCBD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412090</w:t>
            </w:r>
          </w:p>
        </w:tc>
        <w:tc>
          <w:tcPr>
            <w:tcW w:w="3638" w:type="dxa"/>
            <w:tcBorders>
              <w:top w:val="single" w:sz="4" w:space="0" w:color="auto"/>
              <w:left w:val="single" w:sz="4" w:space="0" w:color="auto"/>
              <w:bottom w:val="single" w:sz="4" w:space="0" w:color="auto"/>
            </w:tcBorders>
            <w:shd w:val="clear" w:color="auto" w:fill="auto"/>
            <w:vAlign w:val="bottom"/>
          </w:tcPr>
          <w:p w14:paraId="3D119C0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Løs belægning, Stenmel</w:t>
            </w:r>
          </w:p>
        </w:tc>
        <w:tc>
          <w:tcPr>
            <w:tcW w:w="736" w:type="dxa"/>
            <w:tcBorders>
              <w:top w:val="single" w:sz="4" w:space="0" w:color="auto"/>
              <w:left w:val="single" w:sz="4" w:space="0" w:color="auto"/>
              <w:bottom w:val="single" w:sz="4" w:space="0" w:color="auto"/>
            </w:tcBorders>
          </w:tcPr>
          <w:p w14:paraId="679C40E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tcPr>
          <w:p w14:paraId="70723E1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LB2h</w:t>
            </w:r>
          </w:p>
        </w:tc>
        <w:tc>
          <w:tcPr>
            <w:tcW w:w="5670" w:type="dxa"/>
            <w:tcBorders>
              <w:top w:val="single" w:sz="4" w:space="0" w:color="auto"/>
              <w:left w:val="single" w:sz="4" w:space="0" w:color="auto"/>
              <w:bottom w:val="single" w:sz="4" w:space="0" w:color="auto"/>
            </w:tcBorders>
            <w:shd w:val="clear" w:color="auto" w:fill="FFFFFF"/>
            <w:vAlign w:val="bottom"/>
          </w:tcPr>
          <w:p w14:paraId="69C4312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3A85BE11"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8C958D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413000</w:t>
            </w:r>
          </w:p>
        </w:tc>
        <w:tc>
          <w:tcPr>
            <w:tcW w:w="3638" w:type="dxa"/>
            <w:tcBorders>
              <w:top w:val="single" w:sz="4" w:space="0" w:color="auto"/>
              <w:left w:val="single" w:sz="4" w:space="0" w:color="auto"/>
              <w:bottom w:val="single" w:sz="4" w:space="0" w:color="auto"/>
            </w:tcBorders>
            <w:shd w:val="clear" w:color="auto" w:fill="auto"/>
            <w:vAlign w:val="bottom"/>
          </w:tcPr>
          <w:p w14:paraId="6F61F69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Natursti (bynær)</w:t>
            </w:r>
          </w:p>
        </w:tc>
        <w:tc>
          <w:tcPr>
            <w:tcW w:w="736" w:type="dxa"/>
            <w:tcBorders>
              <w:top w:val="single" w:sz="4" w:space="0" w:color="auto"/>
              <w:left w:val="single" w:sz="4" w:space="0" w:color="auto"/>
              <w:bottom w:val="single" w:sz="4" w:space="0" w:color="auto"/>
            </w:tcBorders>
            <w:vAlign w:val="bottom"/>
          </w:tcPr>
          <w:p w14:paraId="1C3EBBF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2DBD4E1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LB3</w:t>
            </w:r>
          </w:p>
        </w:tc>
        <w:tc>
          <w:tcPr>
            <w:tcW w:w="5670" w:type="dxa"/>
            <w:tcBorders>
              <w:top w:val="single" w:sz="4" w:space="0" w:color="auto"/>
              <w:left w:val="single" w:sz="4" w:space="0" w:color="auto"/>
              <w:bottom w:val="single" w:sz="4" w:space="0" w:color="auto"/>
            </w:tcBorders>
            <w:shd w:val="clear" w:color="auto" w:fill="FFFFFF"/>
            <w:vAlign w:val="bottom"/>
          </w:tcPr>
          <w:p w14:paraId="5269A90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Se den nye Branchestandard/landsdækkende kvalitetsbeskrivelse</w:t>
            </w:r>
          </w:p>
        </w:tc>
      </w:tr>
      <w:tr w:rsidR="00CB4BEB" w:rsidRPr="00FE5087" w14:paraId="7F3A6182"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7D9742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413010</w:t>
            </w:r>
          </w:p>
        </w:tc>
        <w:tc>
          <w:tcPr>
            <w:tcW w:w="3638" w:type="dxa"/>
            <w:tcBorders>
              <w:top w:val="single" w:sz="4" w:space="0" w:color="auto"/>
              <w:left w:val="single" w:sz="4" w:space="0" w:color="auto"/>
              <w:bottom w:val="single" w:sz="4" w:space="0" w:color="auto"/>
            </w:tcBorders>
            <w:shd w:val="clear" w:color="auto" w:fill="auto"/>
            <w:vAlign w:val="bottom"/>
          </w:tcPr>
          <w:p w14:paraId="2C4AF90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Natursti bynær - Ridesti</w:t>
            </w:r>
          </w:p>
        </w:tc>
        <w:tc>
          <w:tcPr>
            <w:tcW w:w="736" w:type="dxa"/>
            <w:tcBorders>
              <w:top w:val="single" w:sz="4" w:space="0" w:color="auto"/>
              <w:left w:val="single" w:sz="4" w:space="0" w:color="auto"/>
              <w:bottom w:val="single" w:sz="4" w:space="0" w:color="auto"/>
            </w:tcBorders>
            <w:vAlign w:val="bottom"/>
          </w:tcPr>
          <w:p w14:paraId="5340661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68999DC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LB3a</w:t>
            </w:r>
          </w:p>
        </w:tc>
        <w:tc>
          <w:tcPr>
            <w:tcW w:w="5670" w:type="dxa"/>
            <w:tcBorders>
              <w:top w:val="single" w:sz="4" w:space="0" w:color="auto"/>
              <w:left w:val="single" w:sz="4" w:space="0" w:color="auto"/>
              <w:bottom w:val="single" w:sz="4" w:space="0" w:color="auto"/>
            </w:tcBorders>
            <w:shd w:val="clear" w:color="auto" w:fill="FFFFFF"/>
            <w:vAlign w:val="bottom"/>
          </w:tcPr>
          <w:p w14:paraId="6846CD2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6BD85A73"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DBBA57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413020</w:t>
            </w:r>
          </w:p>
        </w:tc>
        <w:tc>
          <w:tcPr>
            <w:tcW w:w="3638" w:type="dxa"/>
            <w:tcBorders>
              <w:top w:val="single" w:sz="4" w:space="0" w:color="auto"/>
              <w:left w:val="single" w:sz="4" w:space="0" w:color="auto"/>
              <w:bottom w:val="single" w:sz="4" w:space="0" w:color="auto"/>
            </w:tcBorders>
            <w:shd w:val="clear" w:color="auto" w:fill="auto"/>
            <w:vAlign w:val="bottom"/>
          </w:tcPr>
          <w:p w14:paraId="22C7E68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Natursti bynær - Muldjord</w:t>
            </w:r>
          </w:p>
        </w:tc>
        <w:tc>
          <w:tcPr>
            <w:tcW w:w="736" w:type="dxa"/>
            <w:tcBorders>
              <w:top w:val="single" w:sz="4" w:space="0" w:color="auto"/>
              <w:left w:val="single" w:sz="4" w:space="0" w:color="auto"/>
              <w:bottom w:val="single" w:sz="4" w:space="0" w:color="auto"/>
            </w:tcBorders>
            <w:vAlign w:val="bottom"/>
          </w:tcPr>
          <w:p w14:paraId="69E2AAB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37BC361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LB3b</w:t>
            </w:r>
          </w:p>
        </w:tc>
        <w:tc>
          <w:tcPr>
            <w:tcW w:w="5670" w:type="dxa"/>
            <w:tcBorders>
              <w:top w:val="single" w:sz="4" w:space="0" w:color="auto"/>
              <w:left w:val="single" w:sz="4" w:space="0" w:color="auto"/>
              <w:bottom w:val="single" w:sz="4" w:space="0" w:color="auto"/>
            </w:tcBorders>
            <w:shd w:val="clear" w:color="auto" w:fill="FFFFFF"/>
            <w:vAlign w:val="bottom"/>
          </w:tcPr>
          <w:p w14:paraId="4A74547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7DB9519D"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612E11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413030</w:t>
            </w:r>
          </w:p>
        </w:tc>
        <w:tc>
          <w:tcPr>
            <w:tcW w:w="3638" w:type="dxa"/>
            <w:tcBorders>
              <w:top w:val="single" w:sz="4" w:space="0" w:color="auto"/>
              <w:left w:val="single" w:sz="4" w:space="0" w:color="auto"/>
              <w:bottom w:val="single" w:sz="4" w:space="0" w:color="auto"/>
            </w:tcBorders>
            <w:shd w:val="clear" w:color="auto" w:fill="auto"/>
            <w:vAlign w:val="bottom"/>
          </w:tcPr>
          <w:p w14:paraId="7D521E2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Natursti bynær - Råjord</w:t>
            </w:r>
          </w:p>
        </w:tc>
        <w:tc>
          <w:tcPr>
            <w:tcW w:w="736" w:type="dxa"/>
            <w:tcBorders>
              <w:top w:val="single" w:sz="4" w:space="0" w:color="auto"/>
              <w:left w:val="single" w:sz="4" w:space="0" w:color="auto"/>
              <w:bottom w:val="single" w:sz="4" w:space="0" w:color="auto"/>
            </w:tcBorders>
            <w:vAlign w:val="bottom"/>
          </w:tcPr>
          <w:p w14:paraId="525C70A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3F5980A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LB3c</w:t>
            </w:r>
          </w:p>
        </w:tc>
        <w:tc>
          <w:tcPr>
            <w:tcW w:w="5670" w:type="dxa"/>
            <w:tcBorders>
              <w:top w:val="single" w:sz="4" w:space="0" w:color="auto"/>
              <w:left w:val="single" w:sz="4" w:space="0" w:color="auto"/>
              <w:bottom w:val="single" w:sz="4" w:space="0" w:color="auto"/>
            </w:tcBorders>
            <w:shd w:val="clear" w:color="auto" w:fill="FFFFFF"/>
            <w:vAlign w:val="bottom"/>
          </w:tcPr>
          <w:p w14:paraId="67A9F21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6696ABA8"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97CFE8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lastRenderedPageBreak/>
              <w:t>413040</w:t>
            </w:r>
          </w:p>
        </w:tc>
        <w:tc>
          <w:tcPr>
            <w:tcW w:w="3638" w:type="dxa"/>
            <w:tcBorders>
              <w:top w:val="single" w:sz="4" w:space="0" w:color="auto"/>
              <w:left w:val="single" w:sz="4" w:space="0" w:color="auto"/>
              <w:bottom w:val="single" w:sz="4" w:space="0" w:color="auto"/>
            </w:tcBorders>
            <w:shd w:val="clear" w:color="auto" w:fill="auto"/>
            <w:vAlign w:val="bottom"/>
          </w:tcPr>
          <w:p w14:paraId="5B3C681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Natursti bynær - Flis/bark</w:t>
            </w:r>
          </w:p>
        </w:tc>
        <w:tc>
          <w:tcPr>
            <w:tcW w:w="736" w:type="dxa"/>
            <w:tcBorders>
              <w:top w:val="single" w:sz="4" w:space="0" w:color="auto"/>
              <w:left w:val="single" w:sz="4" w:space="0" w:color="auto"/>
              <w:bottom w:val="single" w:sz="4" w:space="0" w:color="auto"/>
            </w:tcBorders>
            <w:vAlign w:val="bottom"/>
          </w:tcPr>
          <w:p w14:paraId="377304C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528B949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LB3d</w:t>
            </w:r>
          </w:p>
        </w:tc>
        <w:tc>
          <w:tcPr>
            <w:tcW w:w="5670" w:type="dxa"/>
            <w:tcBorders>
              <w:top w:val="single" w:sz="4" w:space="0" w:color="auto"/>
              <w:left w:val="single" w:sz="4" w:space="0" w:color="auto"/>
              <w:bottom w:val="single" w:sz="4" w:space="0" w:color="auto"/>
            </w:tcBorders>
            <w:shd w:val="clear" w:color="auto" w:fill="FFFFFF"/>
            <w:vAlign w:val="bottom"/>
          </w:tcPr>
          <w:p w14:paraId="4FCF810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68639BA1"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D44475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424000</w:t>
            </w:r>
          </w:p>
        </w:tc>
        <w:tc>
          <w:tcPr>
            <w:tcW w:w="3638" w:type="dxa"/>
            <w:tcBorders>
              <w:top w:val="single" w:sz="4" w:space="0" w:color="auto"/>
              <w:left w:val="single" w:sz="4" w:space="0" w:color="auto"/>
              <w:bottom w:val="single" w:sz="4" w:space="0" w:color="auto"/>
            </w:tcBorders>
            <w:shd w:val="clear" w:color="auto" w:fill="auto"/>
            <w:vAlign w:val="bottom"/>
          </w:tcPr>
          <w:p w14:paraId="7F7293D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Sportsbelægning</w:t>
            </w:r>
          </w:p>
        </w:tc>
        <w:tc>
          <w:tcPr>
            <w:tcW w:w="736" w:type="dxa"/>
            <w:tcBorders>
              <w:top w:val="single" w:sz="4" w:space="0" w:color="auto"/>
              <w:left w:val="single" w:sz="4" w:space="0" w:color="auto"/>
              <w:bottom w:val="single" w:sz="4" w:space="0" w:color="auto"/>
            </w:tcBorders>
            <w:vAlign w:val="bottom"/>
          </w:tcPr>
          <w:p w14:paraId="699FD11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33253B9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SB4</w:t>
            </w:r>
          </w:p>
        </w:tc>
        <w:tc>
          <w:tcPr>
            <w:tcW w:w="5670" w:type="dxa"/>
            <w:tcBorders>
              <w:top w:val="single" w:sz="4" w:space="0" w:color="auto"/>
              <w:left w:val="single" w:sz="4" w:space="0" w:color="auto"/>
              <w:bottom w:val="single" w:sz="4" w:space="0" w:color="auto"/>
            </w:tcBorders>
            <w:shd w:val="clear" w:color="auto" w:fill="FFFFFF"/>
            <w:vAlign w:val="bottom"/>
          </w:tcPr>
          <w:p w14:paraId="366C00B3"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7CB4A666"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5056701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424010</w:t>
            </w:r>
          </w:p>
        </w:tc>
        <w:tc>
          <w:tcPr>
            <w:tcW w:w="3638" w:type="dxa"/>
            <w:tcBorders>
              <w:top w:val="single" w:sz="4" w:space="0" w:color="auto"/>
              <w:left w:val="single" w:sz="4" w:space="0" w:color="auto"/>
              <w:bottom w:val="single" w:sz="4" w:space="0" w:color="auto"/>
            </w:tcBorders>
            <w:shd w:val="clear" w:color="auto" w:fill="auto"/>
            <w:vAlign w:val="bottom"/>
          </w:tcPr>
          <w:p w14:paraId="1F160A5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Sportsbelægning – Kunststof</w:t>
            </w:r>
          </w:p>
        </w:tc>
        <w:tc>
          <w:tcPr>
            <w:tcW w:w="736" w:type="dxa"/>
            <w:tcBorders>
              <w:top w:val="single" w:sz="4" w:space="0" w:color="auto"/>
              <w:left w:val="single" w:sz="4" w:space="0" w:color="auto"/>
              <w:bottom w:val="single" w:sz="4" w:space="0" w:color="auto"/>
            </w:tcBorders>
            <w:vAlign w:val="bottom"/>
          </w:tcPr>
          <w:p w14:paraId="2B96FD4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5A80431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SB4a</w:t>
            </w:r>
          </w:p>
        </w:tc>
        <w:tc>
          <w:tcPr>
            <w:tcW w:w="5670" w:type="dxa"/>
            <w:tcBorders>
              <w:top w:val="single" w:sz="4" w:space="0" w:color="auto"/>
              <w:left w:val="single" w:sz="4" w:space="0" w:color="auto"/>
              <w:bottom w:val="single" w:sz="4" w:space="0" w:color="auto"/>
            </w:tcBorders>
            <w:shd w:val="clear" w:color="auto" w:fill="FFFFFF"/>
            <w:vAlign w:val="bottom"/>
          </w:tcPr>
          <w:p w14:paraId="0599EA0D"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2BEF9042"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960814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424020</w:t>
            </w:r>
          </w:p>
        </w:tc>
        <w:tc>
          <w:tcPr>
            <w:tcW w:w="3638" w:type="dxa"/>
            <w:tcBorders>
              <w:top w:val="single" w:sz="4" w:space="0" w:color="auto"/>
              <w:left w:val="single" w:sz="4" w:space="0" w:color="auto"/>
              <w:bottom w:val="single" w:sz="4" w:space="0" w:color="auto"/>
            </w:tcBorders>
            <w:shd w:val="clear" w:color="auto" w:fill="auto"/>
            <w:vAlign w:val="bottom"/>
          </w:tcPr>
          <w:p w14:paraId="464D56B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Sportsbelægning – Asfalt</w:t>
            </w:r>
          </w:p>
        </w:tc>
        <w:tc>
          <w:tcPr>
            <w:tcW w:w="736" w:type="dxa"/>
            <w:tcBorders>
              <w:top w:val="single" w:sz="4" w:space="0" w:color="auto"/>
              <w:left w:val="single" w:sz="4" w:space="0" w:color="auto"/>
              <w:bottom w:val="single" w:sz="4" w:space="0" w:color="auto"/>
            </w:tcBorders>
            <w:vAlign w:val="bottom"/>
          </w:tcPr>
          <w:p w14:paraId="2003977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44D6C84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SB4b</w:t>
            </w:r>
          </w:p>
        </w:tc>
        <w:tc>
          <w:tcPr>
            <w:tcW w:w="5670" w:type="dxa"/>
            <w:tcBorders>
              <w:top w:val="single" w:sz="4" w:space="0" w:color="auto"/>
              <w:left w:val="single" w:sz="4" w:space="0" w:color="auto"/>
              <w:bottom w:val="single" w:sz="4" w:space="0" w:color="auto"/>
            </w:tcBorders>
            <w:shd w:val="clear" w:color="auto" w:fill="FFFFFF"/>
            <w:vAlign w:val="bottom"/>
          </w:tcPr>
          <w:p w14:paraId="7ECD7ADE"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315018DA"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07E065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424030</w:t>
            </w:r>
          </w:p>
        </w:tc>
        <w:tc>
          <w:tcPr>
            <w:tcW w:w="3638" w:type="dxa"/>
            <w:tcBorders>
              <w:top w:val="single" w:sz="4" w:space="0" w:color="auto"/>
              <w:left w:val="single" w:sz="4" w:space="0" w:color="auto"/>
              <w:bottom w:val="single" w:sz="4" w:space="0" w:color="auto"/>
            </w:tcBorders>
            <w:shd w:val="clear" w:color="auto" w:fill="auto"/>
            <w:vAlign w:val="bottom"/>
          </w:tcPr>
          <w:p w14:paraId="1DC5698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Sportsbelægning – Beton</w:t>
            </w:r>
          </w:p>
        </w:tc>
        <w:tc>
          <w:tcPr>
            <w:tcW w:w="736" w:type="dxa"/>
            <w:tcBorders>
              <w:top w:val="single" w:sz="4" w:space="0" w:color="auto"/>
              <w:left w:val="single" w:sz="4" w:space="0" w:color="auto"/>
              <w:bottom w:val="single" w:sz="4" w:space="0" w:color="auto"/>
            </w:tcBorders>
            <w:vAlign w:val="bottom"/>
          </w:tcPr>
          <w:p w14:paraId="396E55E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58E2746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SB4c</w:t>
            </w:r>
          </w:p>
        </w:tc>
        <w:tc>
          <w:tcPr>
            <w:tcW w:w="5670" w:type="dxa"/>
            <w:tcBorders>
              <w:top w:val="single" w:sz="4" w:space="0" w:color="auto"/>
              <w:left w:val="single" w:sz="4" w:space="0" w:color="auto"/>
              <w:bottom w:val="single" w:sz="4" w:space="0" w:color="auto"/>
            </w:tcBorders>
            <w:shd w:val="clear" w:color="auto" w:fill="FFFFFF"/>
            <w:vAlign w:val="bottom"/>
          </w:tcPr>
          <w:p w14:paraId="02988C6E"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16109BE6"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8D6223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424040</w:t>
            </w:r>
          </w:p>
        </w:tc>
        <w:tc>
          <w:tcPr>
            <w:tcW w:w="3638" w:type="dxa"/>
            <w:tcBorders>
              <w:top w:val="single" w:sz="4" w:space="0" w:color="auto"/>
              <w:left w:val="single" w:sz="4" w:space="0" w:color="auto"/>
              <w:bottom w:val="single" w:sz="4" w:space="0" w:color="auto"/>
            </w:tcBorders>
            <w:shd w:val="clear" w:color="auto" w:fill="auto"/>
            <w:vAlign w:val="bottom"/>
          </w:tcPr>
          <w:p w14:paraId="79EB593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Sportsbelægning – Stenmel/grus</w:t>
            </w:r>
          </w:p>
        </w:tc>
        <w:tc>
          <w:tcPr>
            <w:tcW w:w="736" w:type="dxa"/>
            <w:tcBorders>
              <w:top w:val="single" w:sz="4" w:space="0" w:color="auto"/>
              <w:left w:val="single" w:sz="4" w:space="0" w:color="auto"/>
              <w:bottom w:val="single" w:sz="4" w:space="0" w:color="auto"/>
            </w:tcBorders>
            <w:vAlign w:val="bottom"/>
          </w:tcPr>
          <w:p w14:paraId="54CB816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1E2F48C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SB4d</w:t>
            </w:r>
          </w:p>
        </w:tc>
        <w:tc>
          <w:tcPr>
            <w:tcW w:w="5670" w:type="dxa"/>
            <w:tcBorders>
              <w:top w:val="single" w:sz="4" w:space="0" w:color="auto"/>
              <w:left w:val="single" w:sz="4" w:space="0" w:color="auto"/>
              <w:bottom w:val="single" w:sz="4" w:space="0" w:color="auto"/>
            </w:tcBorders>
            <w:shd w:val="clear" w:color="auto" w:fill="FFFFFF"/>
            <w:vAlign w:val="bottom"/>
          </w:tcPr>
          <w:p w14:paraId="170781F0"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04E1F16D"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639738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424050</w:t>
            </w:r>
          </w:p>
        </w:tc>
        <w:tc>
          <w:tcPr>
            <w:tcW w:w="3638" w:type="dxa"/>
            <w:tcBorders>
              <w:top w:val="single" w:sz="4" w:space="0" w:color="auto"/>
              <w:left w:val="single" w:sz="4" w:space="0" w:color="auto"/>
              <w:bottom w:val="single" w:sz="4" w:space="0" w:color="auto"/>
            </w:tcBorders>
            <w:shd w:val="clear" w:color="auto" w:fill="auto"/>
            <w:vAlign w:val="bottom"/>
          </w:tcPr>
          <w:p w14:paraId="351141D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Sportsbelægning – Jord</w:t>
            </w:r>
          </w:p>
        </w:tc>
        <w:tc>
          <w:tcPr>
            <w:tcW w:w="736" w:type="dxa"/>
            <w:tcBorders>
              <w:top w:val="single" w:sz="4" w:space="0" w:color="auto"/>
              <w:left w:val="single" w:sz="4" w:space="0" w:color="auto"/>
              <w:bottom w:val="single" w:sz="4" w:space="0" w:color="auto"/>
            </w:tcBorders>
            <w:vAlign w:val="bottom"/>
          </w:tcPr>
          <w:p w14:paraId="721748A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024B9C1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SB4e</w:t>
            </w:r>
          </w:p>
        </w:tc>
        <w:tc>
          <w:tcPr>
            <w:tcW w:w="5670" w:type="dxa"/>
            <w:tcBorders>
              <w:top w:val="single" w:sz="4" w:space="0" w:color="auto"/>
              <w:left w:val="single" w:sz="4" w:space="0" w:color="auto"/>
              <w:bottom w:val="single" w:sz="4" w:space="0" w:color="auto"/>
            </w:tcBorders>
            <w:shd w:val="clear" w:color="auto" w:fill="FFFFFF"/>
            <w:vAlign w:val="bottom"/>
          </w:tcPr>
          <w:p w14:paraId="29B0F634"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7D79654E"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AF7A67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424060</w:t>
            </w:r>
          </w:p>
        </w:tc>
        <w:tc>
          <w:tcPr>
            <w:tcW w:w="3638" w:type="dxa"/>
            <w:tcBorders>
              <w:top w:val="single" w:sz="4" w:space="0" w:color="auto"/>
              <w:left w:val="single" w:sz="4" w:space="0" w:color="auto"/>
              <w:bottom w:val="single" w:sz="4" w:space="0" w:color="auto"/>
            </w:tcBorders>
            <w:shd w:val="clear" w:color="auto" w:fill="auto"/>
            <w:vAlign w:val="bottom"/>
          </w:tcPr>
          <w:p w14:paraId="39BAAC4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Sportsbelægning - Kunstgræs</w:t>
            </w:r>
          </w:p>
        </w:tc>
        <w:tc>
          <w:tcPr>
            <w:tcW w:w="736" w:type="dxa"/>
            <w:tcBorders>
              <w:top w:val="single" w:sz="4" w:space="0" w:color="auto"/>
              <w:left w:val="single" w:sz="4" w:space="0" w:color="auto"/>
              <w:bottom w:val="single" w:sz="4" w:space="0" w:color="auto"/>
            </w:tcBorders>
            <w:vAlign w:val="bottom"/>
          </w:tcPr>
          <w:p w14:paraId="496EFEE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42367E3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SB4f</w:t>
            </w:r>
          </w:p>
        </w:tc>
        <w:tc>
          <w:tcPr>
            <w:tcW w:w="5670" w:type="dxa"/>
            <w:tcBorders>
              <w:top w:val="single" w:sz="4" w:space="0" w:color="auto"/>
              <w:left w:val="single" w:sz="4" w:space="0" w:color="auto"/>
              <w:bottom w:val="single" w:sz="4" w:space="0" w:color="auto"/>
            </w:tcBorders>
            <w:shd w:val="clear" w:color="auto" w:fill="FFFFFF"/>
            <w:vAlign w:val="bottom"/>
          </w:tcPr>
          <w:p w14:paraId="3F9620E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BA4AEF" w14:paraId="6343B16C"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530594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424070</w:t>
            </w:r>
          </w:p>
        </w:tc>
        <w:tc>
          <w:tcPr>
            <w:tcW w:w="3638" w:type="dxa"/>
            <w:tcBorders>
              <w:top w:val="single" w:sz="4" w:space="0" w:color="auto"/>
              <w:left w:val="single" w:sz="4" w:space="0" w:color="auto"/>
              <w:bottom w:val="single" w:sz="4" w:space="0" w:color="auto"/>
            </w:tcBorders>
            <w:shd w:val="clear" w:color="auto" w:fill="auto"/>
            <w:vAlign w:val="bottom"/>
          </w:tcPr>
          <w:p w14:paraId="1ADE8B1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Sportsbelægning - Sand</w:t>
            </w:r>
          </w:p>
        </w:tc>
        <w:tc>
          <w:tcPr>
            <w:tcW w:w="736" w:type="dxa"/>
            <w:tcBorders>
              <w:top w:val="single" w:sz="4" w:space="0" w:color="auto"/>
              <w:left w:val="single" w:sz="4" w:space="0" w:color="auto"/>
              <w:bottom w:val="single" w:sz="4" w:space="0" w:color="auto"/>
            </w:tcBorders>
            <w:vAlign w:val="center"/>
          </w:tcPr>
          <w:p w14:paraId="668B641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center"/>
          </w:tcPr>
          <w:p w14:paraId="0C8CE6E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SB4g</w:t>
            </w:r>
          </w:p>
        </w:tc>
        <w:tc>
          <w:tcPr>
            <w:tcW w:w="5670" w:type="dxa"/>
            <w:tcBorders>
              <w:top w:val="single" w:sz="4" w:space="0" w:color="auto"/>
              <w:left w:val="single" w:sz="4" w:space="0" w:color="auto"/>
              <w:bottom w:val="single" w:sz="4" w:space="0" w:color="auto"/>
            </w:tcBorders>
            <w:shd w:val="clear" w:color="auto" w:fill="FFFFFF"/>
            <w:vAlign w:val="bottom"/>
          </w:tcPr>
          <w:p w14:paraId="14823BF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4E907267"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6FA60A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414000</w:t>
            </w:r>
          </w:p>
        </w:tc>
        <w:tc>
          <w:tcPr>
            <w:tcW w:w="3638" w:type="dxa"/>
            <w:tcBorders>
              <w:top w:val="single" w:sz="4" w:space="0" w:color="auto"/>
              <w:left w:val="single" w:sz="4" w:space="0" w:color="auto"/>
              <w:bottom w:val="single" w:sz="4" w:space="0" w:color="auto"/>
            </w:tcBorders>
            <w:shd w:val="clear" w:color="auto" w:fill="auto"/>
            <w:vAlign w:val="bottom"/>
          </w:tcPr>
          <w:p w14:paraId="3E5A365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Faldunderlag</w:t>
            </w:r>
          </w:p>
        </w:tc>
        <w:tc>
          <w:tcPr>
            <w:tcW w:w="736" w:type="dxa"/>
            <w:tcBorders>
              <w:top w:val="single" w:sz="4" w:space="0" w:color="auto"/>
              <w:left w:val="single" w:sz="4" w:space="0" w:color="auto"/>
              <w:bottom w:val="single" w:sz="4" w:space="0" w:color="auto"/>
            </w:tcBorders>
            <w:vAlign w:val="bottom"/>
          </w:tcPr>
          <w:p w14:paraId="25E37B6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2300EE9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LB4</w:t>
            </w:r>
          </w:p>
        </w:tc>
        <w:tc>
          <w:tcPr>
            <w:tcW w:w="5670" w:type="dxa"/>
            <w:tcBorders>
              <w:top w:val="single" w:sz="4" w:space="0" w:color="auto"/>
              <w:left w:val="single" w:sz="4" w:space="0" w:color="auto"/>
              <w:bottom w:val="single" w:sz="4" w:space="0" w:color="auto"/>
            </w:tcBorders>
            <w:shd w:val="clear" w:color="auto" w:fill="FFFFFF"/>
            <w:vAlign w:val="bottom"/>
          </w:tcPr>
          <w:p w14:paraId="75CCD83C"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3A50C9BD"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681B5F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414010</w:t>
            </w:r>
          </w:p>
        </w:tc>
        <w:tc>
          <w:tcPr>
            <w:tcW w:w="3638" w:type="dxa"/>
            <w:tcBorders>
              <w:top w:val="single" w:sz="4" w:space="0" w:color="auto"/>
              <w:left w:val="single" w:sz="4" w:space="0" w:color="auto"/>
              <w:bottom w:val="single" w:sz="4" w:space="0" w:color="auto"/>
            </w:tcBorders>
            <w:shd w:val="clear" w:color="auto" w:fill="auto"/>
            <w:vAlign w:val="bottom"/>
          </w:tcPr>
          <w:p w14:paraId="092E37F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Faldunderlag - Flis</w:t>
            </w:r>
          </w:p>
        </w:tc>
        <w:tc>
          <w:tcPr>
            <w:tcW w:w="736" w:type="dxa"/>
            <w:tcBorders>
              <w:top w:val="single" w:sz="4" w:space="0" w:color="auto"/>
              <w:left w:val="single" w:sz="4" w:space="0" w:color="auto"/>
              <w:bottom w:val="single" w:sz="4" w:space="0" w:color="auto"/>
            </w:tcBorders>
            <w:vAlign w:val="bottom"/>
          </w:tcPr>
          <w:p w14:paraId="4D26E9C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68E2933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LB4a</w:t>
            </w:r>
          </w:p>
        </w:tc>
        <w:tc>
          <w:tcPr>
            <w:tcW w:w="5670" w:type="dxa"/>
            <w:tcBorders>
              <w:top w:val="single" w:sz="4" w:space="0" w:color="auto"/>
              <w:left w:val="single" w:sz="4" w:space="0" w:color="auto"/>
              <w:bottom w:val="single" w:sz="4" w:space="0" w:color="auto"/>
            </w:tcBorders>
            <w:shd w:val="clear" w:color="auto" w:fill="FFFFFF"/>
            <w:vAlign w:val="bottom"/>
          </w:tcPr>
          <w:p w14:paraId="57357ED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32A65B34"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8582F4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414040</w:t>
            </w:r>
          </w:p>
        </w:tc>
        <w:tc>
          <w:tcPr>
            <w:tcW w:w="3638" w:type="dxa"/>
            <w:tcBorders>
              <w:top w:val="single" w:sz="4" w:space="0" w:color="auto"/>
              <w:left w:val="single" w:sz="4" w:space="0" w:color="auto"/>
              <w:bottom w:val="single" w:sz="4" w:space="0" w:color="auto"/>
            </w:tcBorders>
            <w:shd w:val="clear" w:color="auto" w:fill="auto"/>
            <w:vAlign w:val="bottom"/>
          </w:tcPr>
          <w:p w14:paraId="7A19910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Sandkasse</w:t>
            </w:r>
          </w:p>
        </w:tc>
        <w:tc>
          <w:tcPr>
            <w:tcW w:w="736" w:type="dxa"/>
            <w:tcBorders>
              <w:top w:val="single" w:sz="4" w:space="0" w:color="auto"/>
              <w:left w:val="single" w:sz="4" w:space="0" w:color="auto"/>
              <w:bottom w:val="single" w:sz="4" w:space="0" w:color="auto"/>
            </w:tcBorders>
            <w:vAlign w:val="bottom"/>
          </w:tcPr>
          <w:p w14:paraId="41DE81A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1020CD1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LB4d</w:t>
            </w:r>
          </w:p>
        </w:tc>
        <w:tc>
          <w:tcPr>
            <w:tcW w:w="5670" w:type="dxa"/>
            <w:tcBorders>
              <w:top w:val="single" w:sz="4" w:space="0" w:color="auto"/>
              <w:left w:val="single" w:sz="4" w:space="0" w:color="auto"/>
              <w:bottom w:val="single" w:sz="4" w:space="0" w:color="auto"/>
            </w:tcBorders>
            <w:shd w:val="clear" w:color="auto" w:fill="FFFFFF"/>
            <w:vAlign w:val="bottom"/>
          </w:tcPr>
          <w:p w14:paraId="5568DAF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7AC40CC7"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305A95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431000</w:t>
            </w:r>
          </w:p>
        </w:tc>
        <w:tc>
          <w:tcPr>
            <w:tcW w:w="3638" w:type="dxa"/>
            <w:tcBorders>
              <w:top w:val="single" w:sz="4" w:space="0" w:color="auto"/>
              <w:left w:val="single" w:sz="4" w:space="0" w:color="auto"/>
              <w:bottom w:val="single" w:sz="4" w:space="0" w:color="auto"/>
            </w:tcBorders>
            <w:shd w:val="clear" w:color="auto" w:fill="auto"/>
            <w:vAlign w:val="bottom"/>
          </w:tcPr>
          <w:p w14:paraId="7B3D509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Trappe og rampe</w:t>
            </w:r>
          </w:p>
        </w:tc>
        <w:tc>
          <w:tcPr>
            <w:tcW w:w="736" w:type="dxa"/>
            <w:tcBorders>
              <w:top w:val="single" w:sz="4" w:space="0" w:color="auto"/>
              <w:left w:val="single" w:sz="4" w:space="0" w:color="auto"/>
              <w:bottom w:val="single" w:sz="4" w:space="0" w:color="auto"/>
            </w:tcBorders>
            <w:vAlign w:val="bottom"/>
          </w:tcPr>
          <w:p w14:paraId="7A493AE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66654A3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BY1</w:t>
            </w:r>
          </w:p>
        </w:tc>
        <w:tc>
          <w:tcPr>
            <w:tcW w:w="5670" w:type="dxa"/>
            <w:tcBorders>
              <w:top w:val="single" w:sz="4" w:space="0" w:color="auto"/>
              <w:left w:val="single" w:sz="4" w:space="0" w:color="auto"/>
              <w:bottom w:val="single" w:sz="4" w:space="0" w:color="auto"/>
            </w:tcBorders>
            <w:shd w:val="clear" w:color="auto" w:fill="FFFFFF"/>
            <w:vAlign w:val="bottom"/>
          </w:tcPr>
          <w:p w14:paraId="56DD16E4"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BA4AEF" w14:paraId="008B672B"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E2B3A5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431010</w:t>
            </w:r>
          </w:p>
        </w:tc>
        <w:tc>
          <w:tcPr>
            <w:tcW w:w="3638" w:type="dxa"/>
            <w:tcBorders>
              <w:top w:val="single" w:sz="4" w:space="0" w:color="auto"/>
              <w:left w:val="single" w:sz="4" w:space="0" w:color="auto"/>
              <w:bottom w:val="single" w:sz="4" w:space="0" w:color="auto"/>
            </w:tcBorders>
            <w:shd w:val="clear" w:color="auto" w:fill="auto"/>
            <w:vAlign w:val="bottom"/>
          </w:tcPr>
          <w:p w14:paraId="6B69BB73" w14:textId="77777777" w:rsidR="00CB4BEB" w:rsidRPr="003B051D" w:rsidRDefault="00CB4BEB" w:rsidP="003C0924">
            <w:pPr>
              <w:rPr>
                <w:rFonts w:ascii="Trebuchet MS" w:hAnsi="Trebuchet MS" w:cs="Trebuchet MS"/>
                <w:sz w:val="18"/>
                <w:szCs w:val="18"/>
              </w:rPr>
            </w:pPr>
            <w:proofErr w:type="spellStart"/>
            <w:r w:rsidRPr="003B051D">
              <w:rPr>
                <w:rFonts w:ascii="Trebuchet MS" w:hAnsi="Trebuchet MS" w:cs="Trebuchet MS"/>
                <w:sz w:val="18"/>
                <w:szCs w:val="18"/>
              </w:rPr>
              <w:t>Ophalerplads</w:t>
            </w:r>
            <w:proofErr w:type="spellEnd"/>
          </w:p>
        </w:tc>
        <w:tc>
          <w:tcPr>
            <w:tcW w:w="736" w:type="dxa"/>
            <w:tcBorders>
              <w:top w:val="single" w:sz="4" w:space="0" w:color="auto"/>
              <w:left w:val="single" w:sz="4" w:space="0" w:color="auto"/>
              <w:bottom w:val="single" w:sz="4" w:space="0" w:color="auto"/>
            </w:tcBorders>
            <w:vAlign w:val="center"/>
          </w:tcPr>
          <w:p w14:paraId="52490C2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5765460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BY1a</w:t>
            </w:r>
          </w:p>
        </w:tc>
        <w:tc>
          <w:tcPr>
            <w:tcW w:w="5670" w:type="dxa"/>
            <w:tcBorders>
              <w:top w:val="single" w:sz="4" w:space="0" w:color="auto"/>
              <w:left w:val="single" w:sz="4" w:space="0" w:color="auto"/>
              <w:bottom w:val="single" w:sz="4" w:space="0" w:color="auto"/>
            </w:tcBorders>
            <w:shd w:val="clear" w:color="auto" w:fill="FFFFFF"/>
            <w:vAlign w:val="bottom"/>
          </w:tcPr>
          <w:p w14:paraId="633B99E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21000B2A"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F019DF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432000</w:t>
            </w:r>
          </w:p>
        </w:tc>
        <w:tc>
          <w:tcPr>
            <w:tcW w:w="3638" w:type="dxa"/>
            <w:tcBorders>
              <w:top w:val="single" w:sz="4" w:space="0" w:color="auto"/>
              <w:left w:val="single" w:sz="4" w:space="0" w:color="auto"/>
              <w:bottom w:val="single" w:sz="4" w:space="0" w:color="auto"/>
            </w:tcBorders>
            <w:shd w:val="clear" w:color="auto" w:fill="auto"/>
            <w:vAlign w:val="bottom"/>
          </w:tcPr>
          <w:p w14:paraId="7C15A8D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Bro</w:t>
            </w:r>
          </w:p>
        </w:tc>
        <w:tc>
          <w:tcPr>
            <w:tcW w:w="736" w:type="dxa"/>
            <w:tcBorders>
              <w:top w:val="single" w:sz="4" w:space="0" w:color="auto"/>
              <w:left w:val="single" w:sz="4" w:space="0" w:color="auto"/>
              <w:bottom w:val="single" w:sz="4" w:space="0" w:color="auto"/>
            </w:tcBorders>
            <w:vAlign w:val="bottom"/>
          </w:tcPr>
          <w:p w14:paraId="65FAB6E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5E4715A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BY2</w:t>
            </w:r>
          </w:p>
        </w:tc>
        <w:tc>
          <w:tcPr>
            <w:tcW w:w="5670" w:type="dxa"/>
            <w:tcBorders>
              <w:top w:val="single" w:sz="4" w:space="0" w:color="auto"/>
              <w:left w:val="single" w:sz="4" w:space="0" w:color="auto"/>
              <w:bottom w:val="single" w:sz="4" w:space="0" w:color="auto"/>
            </w:tcBorders>
            <w:shd w:val="clear" w:color="auto" w:fill="FFFFFF"/>
            <w:vAlign w:val="bottom"/>
          </w:tcPr>
          <w:p w14:paraId="6815A24B"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7156A924" w14:textId="77777777" w:rsidTr="00122889">
        <w:trPr>
          <w:trHeight w:hRule="exact" w:val="746"/>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19B8FDA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433000</w:t>
            </w:r>
          </w:p>
        </w:tc>
        <w:tc>
          <w:tcPr>
            <w:tcW w:w="3638" w:type="dxa"/>
            <w:tcBorders>
              <w:top w:val="single" w:sz="4" w:space="0" w:color="auto"/>
              <w:left w:val="single" w:sz="4" w:space="0" w:color="auto"/>
              <w:bottom w:val="single" w:sz="4" w:space="0" w:color="auto"/>
            </w:tcBorders>
            <w:shd w:val="clear" w:color="auto" w:fill="FFFFFF"/>
            <w:vAlign w:val="center"/>
          </w:tcPr>
          <w:p w14:paraId="68E8071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Både-/badebro - flade</w:t>
            </w:r>
          </w:p>
        </w:tc>
        <w:tc>
          <w:tcPr>
            <w:tcW w:w="736" w:type="dxa"/>
            <w:tcBorders>
              <w:top w:val="single" w:sz="4" w:space="0" w:color="auto"/>
              <w:left w:val="single" w:sz="4" w:space="0" w:color="auto"/>
              <w:bottom w:val="single" w:sz="4" w:space="0" w:color="auto"/>
            </w:tcBorders>
            <w:shd w:val="clear" w:color="auto" w:fill="FFFFFF"/>
            <w:vAlign w:val="center"/>
          </w:tcPr>
          <w:p w14:paraId="2865279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center"/>
          </w:tcPr>
          <w:p w14:paraId="4BACC01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BY3</w:t>
            </w:r>
          </w:p>
        </w:tc>
        <w:tc>
          <w:tcPr>
            <w:tcW w:w="5670" w:type="dxa"/>
            <w:tcBorders>
              <w:top w:val="single" w:sz="4" w:space="0" w:color="auto"/>
              <w:left w:val="single" w:sz="4" w:space="0" w:color="auto"/>
              <w:bottom w:val="single" w:sz="4" w:space="0" w:color="auto"/>
            </w:tcBorders>
            <w:shd w:val="clear" w:color="auto" w:fill="FFFFFF"/>
            <w:vAlign w:val="bottom"/>
          </w:tcPr>
          <w:p w14:paraId="3D5141D0" w14:textId="11619B3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Div. broer ud i vandet, som der er drift</w:t>
            </w:r>
            <w:r w:rsidR="00122889">
              <w:rPr>
                <w:rFonts w:ascii="Trebuchet MS" w:hAnsi="Trebuchet MS" w:cs="Trebuchet MS"/>
                <w:sz w:val="18"/>
                <w:szCs w:val="18"/>
              </w:rPr>
              <w:t>s</w:t>
            </w:r>
            <w:r w:rsidRPr="003B051D">
              <w:rPr>
                <w:rFonts w:ascii="Trebuchet MS" w:hAnsi="Trebuchet MS" w:cs="Trebuchet MS"/>
                <w:sz w:val="18"/>
                <w:szCs w:val="18"/>
              </w:rPr>
              <w:t>forplig</w:t>
            </w:r>
            <w:r w:rsidR="00122889">
              <w:rPr>
                <w:rFonts w:ascii="Trebuchet MS" w:hAnsi="Trebuchet MS" w:cs="Trebuchet MS"/>
                <w:sz w:val="18"/>
                <w:szCs w:val="18"/>
              </w:rPr>
              <w:t>tig</w:t>
            </w:r>
            <w:r w:rsidRPr="003B051D">
              <w:rPr>
                <w:rFonts w:ascii="Trebuchet MS" w:hAnsi="Trebuchet MS" w:cs="Trebuchet MS"/>
                <w:sz w:val="18"/>
                <w:szCs w:val="18"/>
              </w:rPr>
              <w:t>else på. Typiske broer der ender blindt. Se den nye Branchestandard/landsdækkende kvalitetsbeskrivelse</w:t>
            </w:r>
          </w:p>
        </w:tc>
      </w:tr>
      <w:tr w:rsidR="00CB4BEB" w:rsidRPr="00FE5087" w14:paraId="5A0B2235"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4A3CF7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434010</w:t>
            </w:r>
          </w:p>
        </w:tc>
        <w:tc>
          <w:tcPr>
            <w:tcW w:w="3638" w:type="dxa"/>
            <w:tcBorders>
              <w:top w:val="single" w:sz="4" w:space="0" w:color="auto"/>
              <w:left w:val="single" w:sz="4" w:space="0" w:color="auto"/>
              <w:bottom w:val="single" w:sz="4" w:space="0" w:color="auto"/>
            </w:tcBorders>
            <w:shd w:val="clear" w:color="auto" w:fill="FFFFFF"/>
            <w:vAlign w:val="bottom"/>
          </w:tcPr>
          <w:p w14:paraId="3B5A54E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Bygning</w:t>
            </w:r>
          </w:p>
        </w:tc>
        <w:tc>
          <w:tcPr>
            <w:tcW w:w="736" w:type="dxa"/>
            <w:tcBorders>
              <w:top w:val="single" w:sz="4" w:space="0" w:color="auto"/>
              <w:left w:val="single" w:sz="4" w:space="0" w:color="auto"/>
              <w:bottom w:val="single" w:sz="4" w:space="0" w:color="auto"/>
            </w:tcBorders>
            <w:shd w:val="clear" w:color="auto" w:fill="FFFFFF"/>
            <w:vAlign w:val="bottom"/>
          </w:tcPr>
          <w:p w14:paraId="137811D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00520D0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BY4a</w:t>
            </w:r>
          </w:p>
        </w:tc>
        <w:tc>
          <w:tcPr>
            <w:tcW w:w="5670" w:type="dxa"/>
            <w:tcBorders>
              <w:top w:val="single" w:sz="4" w:space="0" w:color="auto"/>
              <w:left w:val="single" w:sz="4" w:space="0" w:color="auto"/>
              <w:bottom w:val="single" w:sz="4" w:space="0" w:color="auto"/>
            </w:tcBorders>
            <w:shd w:val="clear" w:color="auto" w:fill="FFFFFF"/>
            <w:vAlign w:val="bottom"/>
          </w:tcPr>
          <w:p w14:paraId="66C977F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644C90E3" w14:textId="77777777" w:rsidTr="003C0924">
        <w:trPr>
          <w:trHeight w:hRule="exact" w:val="263"/>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82C225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446010</w:t>
            </w:r>
          </w:p>
        </w:tc>
        <w:tc>
          <w:tcPr>
            <w:tcW w:w="3638" w:type="dxa"/>
            <w:tcBorders>
              <w:top w:val="single" w:sz="4" w:space="0" w:color="auto"/>
              <w:left w:val="single" w:sz="4" w:space="0" w:color="auto"/>
              <w:bottom w:val="single" w:sz="4" w:space="0" w:color="auto"/>
            </w:tcBorders>
            <w:shd w:val="clear" w:color="auto" w:fill="FFFFFF"/>
            <w:vAlign w:val="center"/>
          </w:tcPr>
          <w:p w14:paraId="502D802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Legeudstyr - flade</w:t>
            </w:r>
          </w:p>
        </w:tc>
        <w:tc>
          <w:tcPr>
            <w:tcW w:w="736" w:type="dxa"/>
            <w:tcBorders>
              <w:top w:val="single" w:sz="4" w:space="0" w:color="auto"/>
              <w:left w:val="single" w:sz="4" w:space="0" w:color="auto"/>
              <w:bottom w:val="single" w:sz="4" w:space="0" w:color="auto"/>
            </w:tcBorders>
            <w:shd w:val="clear" w:color="auto" w:fill="FFFFFF"/>
            <w:vAlign w:val="center"/>
          </w:tcPr>
          <w:p w14:paraId="7C9B16D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center"/>
          </w:tcPr>
          <w:p w14:paraId="64C7FD6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UD6a</w:t>
            </w:r>
          </w:p>
        </w:tc>
        <w:tc>
          <w:tcPr>
            <w:tcW w:w="5670" w:type="dxa"/>
            <w:tcBorders>
              <w:top w:val="single" w:sz="4" w:space="0" w:color="auto"/>
              <w:left w:val="single" w:sz="4" w:space="0" w:color="auto"/>
              <w:bottom w:val="single" w:sz="4" w:space="0" w:color="auto"/>
            </w:tcBorders>
            <w:shd w:val="clear" w:color="auto" w:fill="FFFFFF"/>
            <w:vAlign w:val="bottom"/>
          </w:tcPr>
          <w:p w14:paraId="6752888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74D143A1" w14:textId="77777777" w:rsidTr="003C0924">
        <w:trPr>
          <w:trHeight w:hRule="exact" w:val="263"/>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85F393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961010</w:t>
            </w:r>
          </w:p>
        </w:tc>
        <w:tc>
          <w:tcPr>
            <w:tcW w:w="3638" w:type="dxa"/>
            <w:tcBorders>
              <w:top w:val="single" w:sz="4" w:space="0" w:color="auto"/>
              <w:left w:val="single" w:sz="4" w:space="0" w:color="auto"/>
              <w:bottom w:val="single" w:sz="4" w:space="0" w:color="auto"/>
            </w:tcBorders>
            <w:shd w:val="clear" w:color="auto" w:fill="FFFFFF"/>
            <w:vAlign w:val="bottom"/>
          </w:tcPr>
          <w:p w14:paraId="2823E52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Renhold (uden anden pleje)</w:t>
            </w:r>
          </w:p>
        </w:tc>
        <w:tc>
          <w:tcPr>
            <w:tcW w:w="736" w:type="dxa"/>
            <w:tcBorders>
              <w:top w:val="single" w:sz="4" w:space="0" w:color="auto"/>
              <w:left w:val="single" w:sz="4" w:space="0" w:color="auto"/>
              <w:bottom w:val="single" w:sz="4" w:space="0" w:color="auto"/>
            </w:tcBorders>
            <w:shd w:val="clear" w:color="auto" w:fill="FFFFFF"/>
            <w:vAlign w:val="center"/>
          </w:tcPr>
          <w:p w14:paraId="0419E228" w14:textId="77777777" w:rsidR="00CB4BEB" w:rsidRPr="003B051D" w:rsidDel="00544338"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005D0BA" w14:textId="77777777" w:rsidR="00CB4BEB" w:rsidRPr="003B051D" w:rsidDel="00544338" w:rsidRDefault="00CB4BEB" w:rsidP="003C0924">
            <w:pPr>
              <w:rPr>
                <w:rFonts w:ascii="Trebuchet MS" w:hAnsi="Trebuchet MS" w:cs="Trebuchet MS"/>
                <w:sz w:val="18"/>
                <w:szCs w:val="18"/>
              </w:rPr>
            </w:pPr>
            <w:r w:rsidRPr="003B051D">
              <w:rPr>
                <w:rFonts w:ascii="Trebuchet MS" w:hAnsi="Trebuchet MS" w:cs="Trebuchet MS"/>
                <w:sz w:val="18"/>
                <w:szCs w:val="18"/>
              </w:rPr>
              <w:t>RE1a</w:t>
            </w:r>
          </w:p>
        </w:tc>
        <w:tc>
          <w:tcPr>
            <w:tcW w:w="5670" w:type="dxa"/>
            <w:tcBorders>
              <w:top w:val="single" w:sz="4" w:space="0" w:color="auto"/>
              <w:left w:val="single" w:sz="4" w:space="0" w:color="auto"/>
              <w:bottom w:val="single" w:sz="4" w:space="0" w:color="auto"/>
            </w:tcBorders>
            <w:shd w:val="clear" w:color="auto" w:fill="FFFFFF"/>
            <w:vAlign w:val="bottom"/>
          </w:tcPr>
          <w:p w14:paraId="2A25524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6A750F19"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B1C644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961011</w:t>
            </w:r>
          </w:p>
        </w:tc>
        <w:tc>
          <w:tcPr>
            <w:tcW w:w="3638" w:type="dxa"/>
            <w:tcBorders>
              <w:top w:val="single" w:sz="4" w:space="0" w:color="auto"/>
              <w:left w:val="single" w:sz="4" w:space="0" w:color="auto"/>
              <w:bottom w:val="single" w:sz="4" w:space="0" w:color="auto"/>
            </w:tcBorders>
            <w:shd w:val="clear" w:color="auto" w:fill="FFFFFF"/>
            <w:vAlign w:val="bottom"/>
          </w:tcPr>
          <w:p w14:paraId="2B40147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 xml:space="preserve">Renhold </w:t>
            </w:r>
            <w:proofErr w:type="spellStart"/>
            <w:r w:rsidRPr="003B051D">
              <w:rPr>
                <w:rFonts w:ascii="Trebuchet MS" w:hAnsi="Trebuchet MS" w:cs="Trebuchet MS"/>
                <w:sz w:val="18"/>
                <w:szCs w:val="18"/>
              </w:rPr>
              <w:t>Bef</w:t>
            </w:r>
            <w:proofErr w:type="spellEnd"/>
            <w:r w:rsidRPr="003B051D">
              <w:rPr>
                <w:rFonts w:ascii="Trebuchet MS" w:hAnsi="Trebuchet MS" w:cs="Trebuchet MS"/>
                <w:sz w:val="18"/>
                <w:szCs w:val="18"/>
              </w:rPr>
              <w:t>. areal</w:t>
            </w:r>
          </w:p>
        </w:tc>
        <w:tc>
          <w:tcPr>
            <w:tcW w:w="736" w:type="dxa"/>
            <w:tcBorders>
              <w:top w:val="single" w:sz="4" w:space="0" w:color="auto"/>
              <w:left w:val="single" w:sz="4" w:space="0" w:color="auto"/>
              <w:bottom w:val="single" w:sz="4" w:space="0" w:color="auto"/>
            </w:tcBorders>
            <w:shd w:val="clear" w:color="auto" w:fill="FFFFFF"/>
            <w:vAlign w:val="bottom"/>
          </w:tcPr>
          <w:p w14:paraId="545E122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7EBB58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RE1b</w:t>
            </w:r>
          </w:p>
        </w:tc>
        <w:tc>
          <w:tcPr>
            <w:tcW w:w="5670" w:type="dxa"/>
            <w:tcBorders>
              <w:top w:val="single" w:sz="4" w:space="0" w:color="auto"/>
              <w:left w:val="single" w:sz="4" w:space="0" w:color="auto"/>
              <w:bottom w:val="single" w:sz="4" w:space="0" w:color="auto"/>
            </w:tcBorders>
            <w:shd w:val="clear" w:color="auto" w:fill="FFFFFF"/>
            <w:vAlign w:val="bottom"/>
          </w:tcPr>
          <w:p w14:paraId="68A058A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0AE72DC4"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7D1208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961012</w:t>
            </w:r>
          </w:p>
        </w:tc>
        <w:tc>
          <w:tcPr>
            <w:tcW w:w="3638" w:type="dxa"/>
            <w:tcBorders>
              <w:top w:val="single" w:sz="4" w:space="0" w:color="auto"/>
              <w:left w:val="single" w:sz="4" w:space="0" w:color="auto"/>
              <w:bottom w:val="single" w:sz="4" w:space="0" w:color="auto"/>
            </w:tcBorders>
            <w:shd w:val="clear" w:color="auto" w:fill="FFFFFF"/>
            <w:vAlign w:val="bottom"/>
          </w:tcPr>
          <w:p w14:paraId="1CD9AAD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 xml:space="preserve">Renhold </w:t>
            </w:r>
            <w:proofErr w:type="spellStart"/>
            <w:r w:rsidRPr="003B051D">
              <w:rPr>
                <w:rFonts w:ascii="Trebuchet MS" w:hAnsi="Trebuchet MS" w:cs="Trebuchet MS"/>
                <w:sz w:val="18"/>
                <w:szCs w:val="18"/>
              </w:rPr>
              <w:t>Ubef</w:t>
            </w:r>
            <w:proofErr w:type="spellEnd"/>
            <w:r w:rsidRPr="003B051D">
              <w:rPr>
                <w:rFonts w:ascii="Trebuchet MS" w:hAnsi="Trebuchet MS" w:cs="Trebuchet MS"/>
                <w:sz w:val="18"/>
                <w:szCs w:val="18"/>
              </w:rPr>
              <w:t>. areal</w:t>
            </w:r>
          </w:p>
        </w:tc>
        <w:tc>
          <w:tcPr>
            <w:tcW w:w="736" w:type="dxa"/>
            <w:tcBorders>
              <w:top w:val="single" w:sz="4" w:space="0" w:color="auto"/>
              <w:left w:val="single" w:sz="4" w:space="0" w:color="auto"/>
              <w:bottom w:val="single" w:sz="4" w:space="0" w:color="auto"/>
            </w:tcBorders>
            <w:shd w:val="clear" w:color="auto" w:fill="FFFFFF"/>
            <w:vAlign w:val="bottom"/>
          </w:tcPr>
          <w:p w14:paraId="657BE51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5D10FEF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RE1c</w:t>
            </w:r>
          </w:p>
        </w:tc>
        <w:tc>
          <w:tcPr>
            <w:tcW w:w="5670" w:type="dxa"/>
            <w:tcBorders>
              <w:top w:val="single" w:sz="4" w:space="0" w:color="auto"/>
              <w:left w:val="single" w:sz="4" w:space="0" w:color="auto"/>
              <w:bottom w:val="single" w:sz="4" w:space="0" w:color="auto"/>
            </w:tcBorders>
            <w:shd w:val="clear" w:color="auto" w:fill="FFFFFF"/>
            <w:vAlign w:val="bottom"/>
          </w:tcPr>
          <w:p w14:paraId="701258D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1056AD9E"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1D35CD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961013</w:t>
            </w:r>
          </w:p>
        </w:tc>
        <w:tc>
          <w:tcPr>
            <w:tcW w:w="3638" w:type="dxa"/>
            <w:tcBorders>
              <w:top w:val="single" w:sz="4" w:space="0" w:color="auto"/>
              <w:left w:val="single" w:sz="4" w:space="0" w:color="auto"/>
              <w:bottom w:val="single" w:sz="4" w:space="0" w:color="auto"/>
            </w:tcBorders>
            <w:shd w:val="clear" w:color="auto" w:fill="FFFFFF"/>
            <w:vAlign w:val="bottom"/>
          </w:tcPr>
          <w:p w14:paraId="049D9D7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Renhold Udstyr</w:t>
            </w:r>
          </w:p>
        </w:tc>
        <w:tc>
          <w:tcPr>
            <w:tcW w:w="736" w:type="dxa"/>
            <w:tcBorders>
              <w:top w:val="single" w:sz="4" w:space="0" w:color="auto"/>
              <w:left w:val="single" w:sz="4" w:space="0" w:color="auto"/>
              <w:bottom w:val="single" w:sz="4" w:space="0" w:color="auto"/>
            </w:tcBorders>
            <w:shd w:val="clear" w:color="auto" w:fill="FFFFFF"/>
            <w:vAlign w:val="bottom"/>
          </w:tcPr>
          <w:p w14:paraId="2DAFA82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46D23DD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RE1d</w:t>
            </w:r>
          </w:p>
        </w:tc>
        <w:tc>
          <w:tcPr>
            <w:tcW w:w="5670" w:type="dxa"/>
            <w:tcBorders>
              <w:top w:val="single" w:sz="4" w:space="0" w:color="auto"/>
              <w:left w:val="single" w:sz="4" w:space="0" w:color="auto"/>
              <w:bottom w:val="single" w:sz="4" w:space="0" w:color="auto"/>
            </w:tcBorders>
            <w:shd w:val="clear" w:color="auto" w:fill="FFFFFF"/>
            <w:vAlign w:val="bottom"/>
          </w:tcPr>
          <w:p w14:paraId="0A9BA6B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7B8BA9E6"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84F4DA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961014</w:t>
            </w:r>
          </w:p>
        </w:tc>
        <w:tc>
          <w:tcPr>
            <w:tcW w:w="3638" w:type="dxa"/>
            <w:tcBorders>
              <w:top w:val="single" w:sz="4" w:space="0" w:color="auto"/>
              <w:left w:val="single" w:sz="4" w:space="0" w:color="auto"/>
              <w:bottom w:val="single" w:sz="4" w:space="0" w:color="auto"/>
            </w:tcBorders>
            <w:shd w:val="clear" w:color="auto" w:fill="FFFFFF"/>
            <w:vAlign w:val="bottom"/>
          </w:tcPr>
          <w:p w14:paraId="4562F5E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Rengøring Toilet</w:t>
            </w:r>
          </w:p>
          <w:p w14:paraId="008090E3" w14:textId="77777777" w:rsidR="00CB4BEB" w:rsidRPr="003B051D" w:rsidRDefault="00CB4BEB" w:rsidP="003C0924">
            <w:pPr>
              <w:rPr>
                <w:rFonts w:ascii="Trebuchet MS" w:hAnsi="Trebuchet MS" w:cs="Trebuchet MS"/>
                <w:sz w:val="18"/>
                <w:szCs w:val="18"/>
              </w:rPr>
            </w:pPr>
          </w:p>
        </w:tc>
        <w:tc>
          <w:tcPr>
            <w:tcW w:w="736" w:type="dxa"/>
            <w:tcBorders>
              <w:top w:val="single" w:sz="4" w:space="0" w:color="auto"/>
              <w:left w:val="single" w:sz="4" w:space="0" w:color="auto"/>
              <w:bottom w:val="single" w:sz="4" w:space="0" w:color="auto"/>
            </w:tcBorders>
            <w:shd w:val="clear" w:color="auto" w:fill="FFFFFF"/>
            <w:vAlign w:val="bottom"/>
          </w:tcPr>
          <w:p w14:paraId="5F43128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2B29C7F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RE55a</w:t>
            </w:r>
          </w:p>
          <w:p w14:paraId="7CEA1424" w14:textId="77777777" w:rsidR="00CB4BEB" w:rsidRPr="003B051D" w:rsidRDefault="00CB4BEB" w:rsidP="003C0924">
            <w:pPr>
              <w:rPr>
                <w:rFonts w:ascii="Trebuchet MS" w:hAnsi="Trebuchet MS" w:cs="Trebuchet MS"/>
                <w:sz w:val="18"/>
                <w:szCs w:val="18"/>
              </w:rPr>
            </w:pPr>
          </w:p>
        </w:tc>
        <w:tc>
          <w:tcPr>
            <w:tcW w:w="5670" w:type="dxa"/>
            <w:tcBorders>
              <w:top w:val="single" w:sz="4" w:space="0" w:color="auto"/>
              <w:left w:val="single" w:sz="4" w:space="0" w:color="auto"/>
              <w:bottom w:val="single" w:sz="4" w:space="0" w:color="auto"/>
            </w:tcBorders>
            <w:shd w:val="clear" w:color="auto" w:fill="FFFFFF"/>
            <w:vAlign w:val="bottom"/>
          </w:tcPr>
          <w:p w14:paraId="3B13A41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73F7EBEE"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801D3B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961020</w:t>
            </w:r>
          </w:p>
        </w:tc>
        <w:tc>
          <w:tcPr>
            <w:tcW w:w="3638" w:type="dxa"/>
            <w:tcBorders>
              <w:top w:val="single" w:sz="4" w:space="0" w:color="auto"/>
              <w:left w:val="single" w:sz="4" w:space="0" w:color="auto"/>
              <w:bottom w:val="single" w:sz="4" w:space="0" w:color="auto"/>
            </w:tcBorders>
            <w:shd w:val="clear" w:color="auto" w:fill="FFFFFF"/>
            <w:vAlign w:val="bottom"/>
          </w:tcPr>
          <w:p w14:paraId="3922FFF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Ukrudts-bekæmpelse</w:t>
            </w:r>
          </w:p>
          <w:p w14:paraId="0EC1CE2B" w14:textId="77777777" w:rsidR="00CB4BEB" w:rsidRPr="003B051D" w:rsidRDefault="00CB4BEB" w:rsidP="003C0924">
            <w:pPr>
              <w:rPr>
                <w:rFonts w:ascii="Trebuchet MS" w:hAnsi="Trebuchet MS" w:cs="Trebuchet MS"/>
                <w:sz w:val="18"/>
                <w:szCs w:val="18"/>
              </w:rPr>
            </w:pPr>
          </w:p>
        </w:tc>
        <w:tc>
          <w:tcPr>
            <w:tcW w:w="736" w:type="dxa"/>
            <w:tcBorders>
              <w:top w:val="single" w:sz="4" w:space="0" w:color="auto"/>
              <w:left w:val="single" w:sz="4" w:space="0" w:color="auto"/>
              <w:bottom w:val="single" w:sz="4" w:space="0" w:color="auto"/>
            </w:tcBorders>
            <w:shd w:val="clear" w:color="auto" w:fill="FFFFFF"/>
            <w:vAlign w:val="bottom"/>
          </w:tcPr>
          <w:p w14:paraId="3C0F06A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277E6BD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RE3a</w:t>
            </w:r>
          </w:p>
          <w:p w14:paraId="37FBDBAA" w14:textId="77777777" w:rsidR="00CB4BEB" w:rsidRPr="003B051D" w:rsidRDefault="00CB4BEB" w:rsidP="003C0924">
            <w:pPr>
              <w:rPr>
                <w:rFonts w:ascii="Trebuchet MS" w:hAnsi="Trebuchet MS" w:cs="Trebuchet MS"/>
                <w:sz w:val="18"/>
                <w:szCs w:val="18"/>
              </w:rPr>
            </w:pPr>
          </w:p>
        </w:tc>
        <w:tc>
          <w:tcPr>
            <w:tcW w:w="5670" w:type="dxa"/>
            <w:tcBorders>
              <w:top w:val="single" w:sz="4" w:space="0" w:color="auto"/>
              <w:left w:val="single" w:sz="4" w:space="0" w:color="auto"/>
              <w:bottom w:val="single" w:sz="4" w:space="0" w:color="auto"/>
            </w:tcBorders>
            <w:shd w:val="clear" w:color="auto" w:fill="FFFFFF"/>
            <w:vAlign w:val="bottom"/>
          </w:tcPr>
          <w:p w14:paraId="5426EA5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41DC8E09"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92306BF" w14:textId="77777777" w:rsidR="00CB4BEB" w:rsidRPr="003B051D" w:rsidRDefault="00CB4BEB" w:rsidP="003C0924">
            <w:pPr>
              <w:jc w:val="center"/>
              <w:rPr>
                <w:rFonts w:ascii="Trebuchet MS" w:hAnsi="Trebuchet MS"/>
                <w:sz w:val="18"/>
                <w:szCs w:val="18"/>
              </w:rPr>
            </w:pPr>
            <w:r w:rsidRPr="003B051D">
              <w:rPr>
                <w:rFonts w:ascii="Trebuchet MS" w:hAnsi="Trebuchet MS"/>
                <w:sz w:val="18"/>
                <w:szCs w:val="18"/>
              </w:rPr>
              <w:t>980000</w:t>
            </w:r>
          </w:p>
        </w:tc>
        <w:tc>
          <w:tcPr>
            <w:tcW w:w="3638" w:type="dxa"/>
            <w:tcBorders>
              <w:top w:val="single" w:sz="4" w:space="0" w:color="auto"/>
              <w:left w:val="single" w:sz="4" w:space="0" w:color="auto"/>
              <w:bottom w:val="single" w:sz="4" w:space="0" w:color="auto"/>
            </w:tcBorders>
            <w:shd w:val="clear" w:color="auto" w:fill="FFFFFF"/>
            <w:vAlign w:val="bottom"/>
          </w:tcPr>
          <w:p w14:paraId="1FC6757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Andet</w:t>
            </w:r>
          </w:p>
        </w:tc>
        <w:tc>
          <w:tcPr>
            <w:tcW w:w="736" w:type="dxa"/>
            <w:tcBorders>
              <w:top w:val="single" w:sz="4" w:space="0" w:color="auto"/>
              <w:left w:val="single" w:sz="4" w:space="0" w:color="auto"/>
              <w:bottom w:val="single" w:sz="4" w:space="0" w:color="auto"/>
            </w:tcBorders>
            <w:shd w:val="clear" w:color="auto" w:fill="FFFFFF"/>
            <w:vAlign w:val="bottom"/>
          </w:tcPr>
          <w:p w14:paraId="1B95839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51E7040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AN1</w:t>
            </w:r>
          </w:p>
        </w:tc>
        <w:tc>
          <w:tcPr>
            <w:tcW w:w="5670" w:type="dxa"/>
            <w:tcBorders>
              <w:top w:val="single" w:sz="4" w:space="0" w:color="auto"/>
              <w:left w:val="single" w:sz="4" w:space="0" w:color="auto"/>
              <w:bottom w:val="single" w:sz="4" w:space="0" w:color="auto"/>
            </w:tcBorders>
            <w:shd w:val="clear" w:color="auto" w:fill="FFFFFF"/>
            <w:vAlign w:val="bottom"/>
          </w:tcPr>
          <w:p w14:paraId="2691C91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Hvor andre facilitetsbetegnelser ikke er dækkende.</w:t>
            </w:r>
          </w:p>
        </w:tc>
      </w:tr>
      <w:tr w:rsidR="00CB4BEB" w:rsidRPr="00FE5087" w14:paraId="091DF37F"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541D3D3" w14:textId="77777777" w:rsidR="00CB4BEB" w:rsidRPr="003B051D" w:rsidRDefault="00CB4BEB" w:rsidP="003C0924">
            <w:pPr>
              <w:jc w:val="center"/>
              <w:rPr>
                <w:rFonts w:ascii="Trebuchet MS" w:hAnsi="Trebuchet MS"/>
                <w:sz w:val="18"/>
                <w:szCs w:val="18"/>
              </w:rPr>
            </w:pPr>
            <w:r w:rsidRPr="003B051D">
              <w:rPr>
                <w:rFonts w:ascii="Trebuchet MS" w:hAnsi="Trebuchet MS"/>
                <w:sz w:val="18"/>
                <w:szCs w:val="18"/>
              </w:rPr>
              <w:t>990000</w:t>
            </w:r>
          </w:p>
        </w:tc>
        <w:tc>
          <w:tcPr>
            <w:tcW w:w="3638" w:type="dxa"/>
            <w:tcBorders>
              <w:top w:val="single" w:sz="4" w:space="0" w:color="auto"/>
              <w:left w:val="single" w:sz="4" w:space="0" w:color="auto"/>
              <w:bottom w:val="single" w:sz="4" w:space="0" w:color="auto"/>
            </w:tcBorders>
            <w:shd w:val="clear" w:color="auto" w:fill="FFFFFF"/>
            <w:vAlign w:val="bottom"/>
          </w:tcPr>
          <w:p w14:paraId="0968165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Ukendt</w:t>
            </w:r>
          </w:p>
        </w:tc>
        <w:tc>
          <w:tcPr>
            <w:tcW w:w="736" w:type="dxa"/>
            <w:tcBorders>
              <w:top w:val="single" w:sz="4" w:space="0" w:color="auto"/>
              <w:left w:val="single" w:sz="4" w:space="0" w:color="auto"/>
              <w:bottom w:val="single" w:sz="4" w:space="0" w:color="auto"/>
            </w:tcBorders>
            <w:shd w:val="clear" w:color="auto" w:fill="FFFFFF"/>
            <w:vAlign w:val="bottom"/>
          </w:tcPr>
          <w:p w14:paraId="792E463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F48D62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UK1</w:t>
            </w:r>
          </w:p>
        </w:tc>
        <w:tc>
          <w:tcPr>
            <w:tcW w:w="5670" w:type="dxa"/>
            <w:tcBorders>
              <w:top w:val="single" w:sz="4" w:space="0" w:color="auto"/>
              <w:left w:val="single" w:sz="4" w:space="0" w:color="auto"/>
              <w:bottom w:val="single" w:sz="4" w:space="0" w:color="auto"/>
            </w:tcBorders>
            <w:shd w:val="clear" w:color="auto" w:fill="FFFFFF"/>
            <w:vAlign w:val="bottom"/>
          </w:tcPr>
          <w:p w14:paraId="284C106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Mangler viden om typen.</w:t>
            </w:r>
          </w:p>
        </w:tc>
      </w:tr>
    </w:tbl>
    <w:p w14:paraId="5D130BD4" w14:textId="77777777" w:rsidR="00CB4BEB" w:rsidRPr="003A52C1" w:rsidRDefault="00CB4BEB" w:rsidP="00CB4BEB">
      <w:pPr>
        <w:pStyle w:val="Overskrift2"/>
        <w:rPr>
          <w:kern w:val="32"/>
        </w:rPr>
      </w:pPr>
      <w:r w:rsidRPr="003A52C1">
        <w:rPr>
          <w:kern w:val="32"/>
        </w:rPr>
        <w:br w:type="page"/>
      </w:r>
      <w:bookmarkStart w:id="2953" w:name="_Toc63351533"/>
      <w:bookmarkStart w:id="2954" w:name="_Toc122436180"/>
      <w:r w:rsidRPr="003A52C1">
        <w:rPr>
          <w:kern w:val="32"/>
        </w:rPr>
        <w:lastRenderedPageBreak/>
        <w:t>5.19.2 Park og grønne områder linje (6801)</w:t>
      </w:r>
      <w:bookmarkEnd w:id="2953"/>
      <w:bookmarkEnd w:id="2954"/>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78"/>
        <w:gridCol w:w="4955"/>
        <w:gridCol w:w="1155"/>
        <w:gridCol w:w="2268"/>
        <w:gridCol w:w="1276"/>
        <w:gridCol w:w="1984"/>
      </w:tblGrid>
      <w:tr w:rsidR="00CB4BEB" w:rsidRPr="00FE5087" w14:paraId="280C21AB" w14:textId="77777777" w:rsidTr="003C0924">
        <w:tc>
          <w:tcPr>
            <w:tcW w:w="2078" w:type="dxa"/>
            <w:tcBorders>
              <w:bottom w:val="single" w:sz="4" w:space="0" w:color="auto"/>
            </w:tcBorders>
            <w:shd w:val="clear" w:color="auto" w:fill="D9D9D9"/>
            <w:vAlign w:val="center"/>
          </w:tcPr>
          <w:p w14:paraId="3EB9A2CD" w14:textId="77777777" w:rsidR="00CB4BEB" w:rsidRPr="00FE5087"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Feltnavn</w:t>
            </w:r>
          </w:p>
        </w:tc>
        <w:tc>
          <w:tcPr>
            <w:tcW w:w="4955" w:type="dxa"/>
            <w:tcBorders>
              <w:bottom w:val="single" w:sz="4" w:space="0" w:color="auto"/>
            </w:tcBorders>
            <w:shd w:val="clear" w:color="auto" w:fill="D9D9D9"/>
            <w:vAlign w:val="center"/>
          </w:tcPr>
          <w:p w14:paraId="72A763B1"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1AA8799C"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Datatype</w:t>
            </w:r>
          </w:p>
        </w:tc>
        <w:tc>
          <w:tcPr>
            <w:tcW w:w="2268" w:type="dxa"/>
            <w:tcBorders>
              <w:bottom w:val="single" w:sz="4" w:space="0" w:color="auto"/>
            </w:tcBorders>
            <w:shd w:val="clear" w:color="auto" w:fill="D9D9D9"/>
            <w:vAlign w:val="center"/>
          </w:tcPr>
          <w:p w14:paraId="4C4E1656"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Værdiområde</w:t>
            </w:r>
          </w:p>
        </w:tc>
        <w:tc>
          <w:tcPr>
            <w:tcW w:w="1276" w:type="dxa"/>
            <w:tcBorders>
              <w:bottom w:val="single" w:sz="4" w:space="0" w:color="auto"/>
            </w:tcBorders>
            <w:shd w:val="clear" w:color="auto" w:fill="D9D9D9"/>
            <w:vAlign w:val="bottom"/>
          </w:tcPr>
          <w:p w14:paraId="6ABBB1B7" w14:textId="77777777" w:rsidR="00CB4BEB" w:rsidRPr="003A52C1" w:rsidRDefault="00CB4BEB" w:rsidP="003C0924">
            <w:pPr>
              <w:autoSpaceDE w:val="0"/>
              <w:autoSpaceDN w:val="0"/>
              <w:adjustRightInd w:val="0"/>
              <w:rPr>
                <w:rFonts w:ascii="Trebuchet MS" w:hAnsi="Trebuchet MS" w:cs="Trebuchet MS"/>
                <w:b/>
                <w:bCs/>
                <w:sz w:val="18"/>
                <w:szCs w:val="18"/>
              </w:rPr>
            </w:pPr>
            <w:r w:rsidRPr="003A52C1">
              <w:rPr>
                <w:rFonts w:ascii="Trebuchet MS" w:hAnsi="Trebuchet MS" w:cs="Trebuchet MS"/>
                <w:b/>
                <w:bCs/>
                <w:sz w:val="18"/>
                <w:szCs w:val="18"/>
              </w:rPr>
              <w:t>Obligatorisk</w:t>
            </w:r>
          </w:p>
          <w:p w14:paraId="3D9D9678" w14:textId="77777777" w:rsidR="00CB4BEB" w:rsidRPr="00FE5087" w:rsidRDefault="00CB4BEB" w:rsidP="003C0924">
            <w:pPr>
              <w:autoSpaceDE w:val="0"/>
              <w:autoSpaceDN w:val="0"/>
              <w:adjustRightInd w:val="0"/>
              <w:rPr>
                <w:rFonts w:ascii="Trebuchet MS" w:hAnsi="Trebuchet MS" w:cs="Trebuchet MS"/>
                <w:bCs/>
                <w:color w:val="1F497D"/>
                <w:sz w:val="18"/>
                <w:szCs w:val="18"/>
              </w:rPr>
            </w:pPr>
            <w:r w:rsidRPr="003A52C1">
              <w:rPr>
                <w:rFonts w:ascii="Trebuchet MS" w:hAnsi="Trebuchet MS" w:cs="Trebuchet MS"/>
                <w:b/>
                <w:bCs/>
                <w:sz w:val="18"/>
                <w:szCs w:val="18"/>
              </w:rPr>
              <w:t xml:space="preserve"> /Frit</w:t>
            </w:r>
          </w:p>
        </w:tc>
        <w:tc>
          <w:tcPr>
            <w:tcW w:w="1984" w:type="dxa"/>
            <w:shd w:val="clear" w:color="auto" w:fill="D9D9D9"/>
            <w:vAlign w:val="center"/>
          </w:tcPr>
          <w:p w14:paraId="61A23D07"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Eksempel</w:t>
            </w:r>
          </w:p>
        </w:tc>
      </w:tr>
      <w:tr w:rsidR="00CB4BEB" w:rsidRPr="00FE5087" w14:paraId="503E570D" w14:textId="77777777" w:rsidTr="003C0924">
        <w:trPr>
          <w:trHeight w:hRule="exact" w:val="300"/>
        </w:trPr>
        <w:tc>
          <w:tcPr>
            <w:tcW w:w="2078" w:type="dxa"/>
            <w:tcBorders>
              <w:top w:val="single" w:sz="4" w:space="0" w:color="auto"/>
              <w:left w:val="single" w:sz="4" w:space="0" w:color="auto"/>
              <w:bottom w:val="nil"/>
              <w:right w:val="single" w:sz="4" w:space="0" w:color="auto"/>
            </w:tcBorders>
            <w:shd w:val="clear" w:color="auto" w:fill="D9D9D9"/>
            <w:vAlign w:val="bottom"/>
          </w:tcPr>
          <w:p w14:paraId="747454B7" w14:textId="77777777" w:rsidR="00CB4BEB" w:rsidRPr="00FE5087" w:rsidRDefault="00CB4BEB" w:rsidP="003C0924">
            <w:pPr>
              <w:rPr>
                <w:rFonts w:ascii="Trebuchet MS" w:hAnsi="Trebuchet MS"/>
                <w:color w:val="1F497D"/>
                <w:sz w:val="18"/>
                <w:szCs w:val="18"/>
              </w:rPr>
            </w:pPr>
            <w:proofErr w:type="spellStart"/>
            <w:r w:rsidRPr="003A52C1">
              <w:rPr>
                <w:rFonts w:ascii="Trebuchet MS" w:hAnsi="Trebuchet MS"/>
                <w:sz w:val="18"/>
                <w:szCs w:val="18"/>
              </w:rPr>
              <w:t>vedlhold_l_type_kode</w:t>
            </w:r>
            <w:proofErr w:type="spellEnd"/>
          </w:p>
        </w:tc>
        <w:tc>
          <w:tcPr>
            <w:tcW w:w="4955" w:type="dxa"/>
            <w:tcBorders>
              <w:top w:val="single" w:sz="4" w:space="0" w:color="auto"/>
              <w:left w:val="single" w:sz="4" w:space="0" w:color="auto"/>
              <w:bottom w:val="nil"/>
              <w:right w:val="single" w:sz="4" w:space="0" w:color="auto"/>
            </w:tcBorders>
            <w:shd w:val="clear" w:color="auto" w:fill="FFFFFF"/>
            <w:vAlign w:val="bottom"/>
          </w:tcPr>
          <w:p w14:paraId="2DE2E824"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Kode for typen af grønvedligeholdelses objekt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4F08A10"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Heltal</w:t>
            </w:r>
          </w:p>
        </w:tc>
        <w:tc>
          <w:tcPr>
            <w:tcW w:w="2268" w:type="dxa"/>
            <w:tcBorders>
              <w:top w:val="single" w:sz="4" w:space="0" w:color="auto"/>
              <w:left w:val="single" w:sz="4" w:space="0" w:color="auto"/>
              <w:bottom w:val="nil"/>
              <w:right w:val="single" w:sz="4" w:space="0" w:color="auto"/>
            </w:tcBorders>
            <w:shd w:val="clear" w:color="auto" w:fill="FFFFFF"/>
            <w:vAlign w:val="bottom"/>
          </w:tcPr>
          <w:p w14:paraId="4AED719C"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101000-999999</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122C59CC"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O</w:t>
            </w:r>
          </w:p>
        </w:tc>
        <w:tc>
          <w:tcPr>
            <w:tcW w:w="1984" w:type="dxa"/>
            <w:tcBorders>
              <w:top w:val="single" w:sz="4" w:space="0" w:color="auto"/>
              <w:left w:val="single" w:sz="4" w:space="0" w:color="auto"/>
              <w:bottom w:val="nil"/>
              <w:right w:val="single" w:sz="4" w:space="0" w:color="auto"/>
            </w:tcBorders>
            <w:shd w:val="clear" w:color="auto" w:fill="FFFFFF"/>
            <w:vAlign w:val="bottom"/>
          </w:tcPr>
          <w:p w14:paraId="4A7D9EB5"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181100</w:t>
            </w:r>
          </w:p>
        </w:tc>
      </w:tr>
      <w:tr w:rsidR="00CB4BEB" w:rsidRPr="00FE5087" w14:paraId="5A1719E4"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99CCFF"/>
            <w:vAlign w:val="bottom"/>
          </w:tcPr>
          <w:p w14:paraId="029E6AA3" w14:textId="77777777" w:rsidR="00CB4BEB" w:rsidRPr="00FE5087" w:rsidRDefault="00CB4BEB" w:rsidP="003C0924">
            <w:pPr>
              <w:rPr>
                <w:rFonts w:ascii="Trebuchet MS" w:hAnsi="Trebuchet MS"/>
                <w:color w:val="1F497D"/>
                <w:sz w:val="18"/>
                <w:szCs w:val="18"/>
              </w:rPr>
            </w:pPr>
            <w:proofErr w:type="spellStart"/>
            <w:r w:rsidRPr="003A52C1">
              <w:rPr>
                <w:rFonts w:ascii="Trebuchet MS" w:hAnsi="Trebuchet MS"/>
                <w:sz w:val="18"/>
                <w:szCs w:val="18"/>
              </w:rPr>
              <w:t>vedlhold_l_type</w:t>
            </w:r>
            <w:proofErr w:type="spellEnd"/>
          </w:p>
        </w:tc>
        <w:tc>
          <w:tcPr>
            <w:tcW w:w="4955" w:type="dxa"/>
            <w:tcBorders>
              <w:top w:val="single" w:sz="4" w:space="0" w:color="auto"/>
              <w:left w:val="single" w:sz="4" w:space="0" w:color="auto"/>
              <w:bottom w:val="nil"/>
              <w:right w:val="single" w:sz="4" w:space="0" w:color="auto"/>
            </w:tcBorders>
            <w:shd w:val="clear" w:color="auto" w:fill="99CCFF"/>
            <w:vAlign w:val="bottom"/>
          </w:tcPr>
          <w:p w14:paraId="126DABAF"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Typen af grøn vedligeholdelses objekt</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14602275"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99CCFF"/>
            <w:vAlign w:val="bottom"/>
          </w:tcPr>
          <w:p w14:paraId="4716B0BB"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0-150 tegn</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4C86C1B0"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S</w:t>
            </w:r>
          </w:p>
        </w:tc>
        <w:tc>
          <w:tcPr>
            <w:tcW w:w="1984" w:type="dxa"/>
            <w:tcBorders>
              <w:top w:val="single" w:sz="4" w:space="0" w:color="auto"/>
              <w:left w:val="single" w:sz="4" w:space="0" w:color="auto"/>
              <w:bottom w:val="nil"/>
              <w:right w:val="single" w:sz="4" w:space="0" w:color="auto"/>
            </w:tcBorders>
            <w:shd w:val="clear" w:color="auto" w:fill="99CCFF"/>
            <w:vAlign w:val="bottom"/>
          </w:tcPr>
          <w:p w14:paraId="68C148E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Prydhæk</w:t>
            </w:r>
          </w:p>
        </w:tc>
      </w:tr>
      <w:tr w:rsidR="00CB4BEB" w:rsidRPr="00FE5087" w14:paraId="19E72EFB"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99CCFF"/>
            <w:vAlign w:val="bottom"/>
          </w:tcPr>
          <w:p w14:paraId="43491459" w14:textId="77777777" w:rsidR="00CB4BEB" w:rsidRPr="003B051D" w:rsidRDefault="00CB4BEB" w:rsidP="003C0924">
            <w:pPr>
              <w:rPr>
                <w:rFonts w:ascii="Trebuchet MS" w:hAnsi="Trebuchet MS"/>
                <w:sz w:val="18"/>
                <w:szCs w:val="18"/>
              </w:rPr>
            </w:pPr>
            <w:proofErr w:type="spellStart"/>
            <w:r w:rsidRPr="003B051D">
              <w:rPr>
                <w:rFonts w:ascii="Trebuchet MS" w:hAnsi="Trebuchet MS"/>
                <w:sz w:val="18"/>
                <w:szCs w:val="18"/>
              </w:rPr>
              <w:t>vedlhold_l_type_label</w:t>
            </w:r>
            <w:proofErr w:type="spellEnd"/>
          </w:p>
        </w:tc>
        <w:tc>
          <w:tcPr>
            <w:tcW w:w="4955" w:type="dxa"/>
            <w:tcBorders>
              <w:top w:val="single" w:sz="4" w:space="0" w:color="auto"/>
              <w:left w:val="single" w:sz="4" w:space="0" w:color="auto"/>
              <w:bottom w:val="nil"/>
              <w:right w:val="single" w:sz="4" w:space="0" w:color="auto"/>
            </w:tcBorders>
            <w:shd w:val="clear" w:color="auto" w:fill="99CCFF"/>
            <w:vAlign w:val="bottom"/>
          </w:tcPr>
          <w:p w14:paraId="659E6FF9"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Forkort</w:t>
            </w:r>
            <w:r w:rsidRPr="0094328E">
              <w:rPr>
                <w:rFonts w:ascii="Trebuchet MS" w:hAnsi="Trebuchet MS"/>
                <w:color w:val="4F81BD"/>
                <w:sz w:val="18"/>
                <w:szCs w:val="18"/>
              </w:rPr>
              <w:t>et</w:t>
            </w:r>
            <w:r w:rsidRPr="003A52C1">
              <w:rPr>
                <w:rFonts w:ascii="Trebuchet MS" w:hAnsi="Trebuchet MS"/>
                <w:sz w:val="18"/>
                <w:szCs w:val="18"/>
              </w:rPr>
              <w:t xml:space="preserve"> navn af grønvedligeholdelse</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0A3A94E7"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99CCFF"/>
            <w:vAlign w:val="bottom"/>
          </w:tcPr>
          <w:p w14:paraId="046F158C"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0-6 tegn</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349A551B"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S</w:t>
            </w:r>
          </w:p>
        </w:tc>
        <w:tc>
          <w:tcPr>
            <w:tcW w:w="1984" w:type="dxa"/>
            <w:tcBorders>
              <w:top w:val="single" w:sz="4" w:space="0" w:color="auto"/>
              <w:left w:val="single" w:sz="4" w:space="0" w:color="auto"/>
              <w:bottom w:val="nil"/>
              <w:right w:val="single" w:sz="4" w:space="0" w:color="auto"/>
            </w:tcBorders>
            <w:shd w:val="clear" w:color="auto" w:fill="99CCFF"/>
            <w:vAlign w:val="bottom"/>
          </w:tcPr>
          <w:p w14:paraId="1FBFBDF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HP</w:t>
            </w:r>
          </w:p>
        </w:tc>
      </w:tr>
      <w:tr w:rsidR="00CB4BEB" w:rsidRPr="00FE5087" w14:paraId="317055EE"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D9D9D9"/>
            <w:vAlign w:val="bottom"/>
          </w:tcPr>
          <w:p w14:paraId="550217E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arbejdssted</w:t>
            </w:r>
          </w:p>
        </w:tc>
        <w:tc>
          <w:tcPr>
            <w:tcW w:w="4955" w:type="dxa"/>
            <w:tcBorders>
              <w:top w:val="single" w:sz="4" w:space="0" w:color="auto"/>
              <w:left w:val="single" w:sz="4" w:space="0" w:color="auto"/>
              <w:bottom w:val="nil"/>
              <w:right w:val="single" w:sz="4" w:space="0" w:color="auto"/>
            </w:tcBorders>
            <w:shd w:val="clear" w:color="auto" w:fill="FFFFFF"/>
            <w:vAlign w:val="bottom"/>
          </w:tcPr>
          <w:p w14:paraId="4C5B7552"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 xml:space="preserve">Nummer/navn på </w:t>
            </w:r>
            <w:proofErr w:type="spellStart"/>
            <w:r w:rsidRPr="003A52C1">
              <w:rPr>
                <w:rFonts w:ascii="Trebuchet MS" w:hAnsi="Trebuchet MS" w:cs="Trebuchet MS"/>
                <w:sz w:val="18"/>
                <w:szCs w:val="18"/>
              </w:rPr>
              <w:t>arbejdsted</w:t>
            </w:r>
            <w:proofErr w:type="spellEnd"/>
            <w:r w:rsidRPr="003A52C1">
              <w:rPr>
                <w:rFonts w:ascii="Trebuchet MS" w:hAnsi="Trebuchet MS" w:cs="Trebuchet MS"/>
                <w:sz w:val="18"/>
                <w:szCs w:val="18"/>
              </w:rPr>
              <w:t>/-område</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6BB0AF6A"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FFFFFF"/>
            <w:vAlign w:val="bottom"/>
          </w:tcPr>
          <w:p w14:paraId="74467389"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0-150 tegn</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4DCB3CB0"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1984" w:type="dxa"/>
            <w:tcBorders>
              <w:top w:val="single" w:sz="4" w:space="0" w:color="auto"/>
              <w:left w:val="single" w:sz="4" w:space="0" w:color="auto"/>
              <w:bottom w:val="nil"/>
              <w:right w:val="single" w:sz="4" w:space="0" w:color="auto"/>
            </w:tcBorders>
            <w:shd w:val="clear" w:color="auto" w:fill="FFFFFF"/>
            <w:vAlign w:val="bottom"/>
          </w:tcPr>
          <w:p w14:paraId="08E417C3" w14:textId="77777777" w:rsidR="00CB4BEB" w:rsidRPr="003B051D" w:rsidRDefault="00CB4BEB" w:rsidP="003C0924">
            <w:r w:rsidRPr="003B051D">
              <w:rPr>
                <w:rFonts w:ascii="Trebuchet MS" w:hAnsi="Trebuchet MS" w:cs="Trebuchet MS"/>
                <w:sz w:val="18"/>
                <w:szCs w:val="18"/>
              </w:rPr>
              <w:t>Slotskirkeparken</w:t>
            </w:r>
          </w:p>
        </w:tc>
      </w:tr>
      <w:tr w:rsidR="00CB4BEB" w:rsidRPr="00FE5087" w14:paraId="5C98BE0E"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D9D9D9"/>
            <w:vAlign w:val="bottom"/>
          </w:tcPr>
          <w:p w14:paraId="3D9D46E1" w14:textId="77777777" w:rsidR="00CB4BEB" w:rsidRPr="003B051D" w:rsidRDefault="00CB4BEB" w:rsidP="003C0924">
            <w:pPr>
              <w:rPr>
                <w:rFonts w:ascii="Trebuchet MS" w:hAnsi="Trebuchet MS" w:cs="Trebuchet MS"/>
                <w:sz w:val="18"/>
                <w:szCs w:val="18"/>
              </w:rPr>
            </w:pPr>
            <w:proofErr w:type="spellStart"/>
            <w:r w:rsidRPr="003B051D">
              <w:rPr>
                <w:rFonts w:ascii="Trebuchet MS" w:hAnsi="Trebuchet MS" w:cs="Trebuchet MS"/>
                <w:sz w:val="18"/>
                <w:szCs w:val="18"/>
              </w:rPr>
              <w:t>konto_nr</w:t>
            </w:r>
            <w:proofErr w:type="spellEnd"/>
          </w:p>
        </w:tc>
        <w:tc>
          <w:tcPr>
            <w:tcW w:w="4955" w:type="dxa"/>
            <w:tcBorders>
              <w:top w:val="single" w:sz="4" w:space="0" w:color="auto"/>
              <w:left w:val="single" w:sz="4" w:space="0" w:color="auto"/>
              <w:bottom w:val="nil"/>
              <w:right w:val="single" w:sz="4" w:space="0" w:color="auto"/>
            </w:tcBorders>
            <w:shd w:val="clear" w:color="auto" w:fill="FFFFFF"/>
            <w:vAlign w:val="bottom"/>
          </w:tcPr>
          <w:p w14:paraId="55B50126" w14:textId="77777777" w:rsidR="00CB4BEB" w:rsidRPr="00FE5087" w:rsidRDefault="00CB4BEB" w:rsidP="003C0924">
            <w:pPr>
              <w:rPr>
                <w:rFonts w:ascii="Trebuchet MS" w:hAnsi="Trebuchet MS" w:cs="Trebuchet MS"/>
                <w:color w:val="1F497D"/>
                <w:sz w:val="18"/>
                <w:szCs w:val="18"/>
              </w:rPr>
            </w:pPr>
            <w:proofErr w:type="spellStart"/>
            <w:r w:rsidRPr="003A52C1">
              <w:rPr>
                <w:rFonts w:ascii="Trebuchet MS" w:hAnsi="Trebuchet MS" w:cs="Trebuchet MS"/>
                <w:sz w:val="18"/>
                <w:szCs w:val="18"/>
              </w:rPr>
              <w:t>Kontonr</w:t>
            </w:r>
            <w:proofErr w:type="spellEnd"/>
            <w:r w:rsidRPr="003A52C1">
              <w:rPr>
                <w:rFonts w:ascii="Trebuchet MS" w:hAnsi="Trebuchet MS" w:cs="Trebuchet MS"/>
                <w:sz w:val="18"/>
                <w:szCs w:val="18"/>
              </w:rPr>
              <w:t>/bogfører/betaler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1BF9FFB9"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FFFFFF"/>
            <w:vAlign w:val="bottom"/>
          </w:tcPr>
          <w:p w14:paraId="60D42BC7"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0-150 tegn</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46A06DC0"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1984" w:type="dxa"/>
            <w:tcBorders>
              <w:top w:val="single" w:sz="4" w:space="0" w:color="auto"/>
              <w:left w:val="single" w:sz="4" w:space="0" w:color="auto"/>
              <w:bottom w:val="nil"/>
              <w:right w:val="single" w:sz="4" w:space="0" w:color="auto"/>
            </w:tcBorders>
            <w:shd w:val="clear" w:color="auto" w:fill="FFFFFF"/>
            <w:vAlign w:val="bottom"/>
          </w:tcPr>
          <w:p w14:paraId="139F2D4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19.560.746.200012</w:t>
            </w:r>
          </w:p>
        </w:tc>
      </w:tr>
      <w:tr w:rsidR="00CB4BEB" w:rsidRPr="00FE5087" w14:paraId="33A037EB" w14:textId="77777777" w:rsidTr="003C0924">
        <w:trPr>
          <w:trHeight w:hRule="exact" w:val="465"/>
        </w:trPr>
        <w:tc>
          <w:tcPr>
            <w:tcW w:w="2078" w:type="dxa"/>
            <w:tcBorders>
              <w:top w:val="single" w:sz="4" w:space="0" w:color="auto"/>
              <w:left w:val="single" w:sz="4" w:space="0" w:color="auto"/>
              <w:bottom w:val="nil"/>
              <w:right w:val="single" w:sz="4" w:space="0" w:color="auto"/>
            </w:tcBorders>
            <w:shd w:val="clear" w:color="auto" w:fill="D9D9D9"/>
            <w:vAlign w:val="center"/>
          </w:tcPr>
          <w:p w14:paraId="6AC000F1" w14:textId="77777777" w:rsidR="00CB4BEB" w:rsidRPr="003B051D" w:rsidRDefault="00CB4BEB" w:rsidP="003C0924">
            <w:pPr>
              <w:rPr>
                <w:rFonts w:ascii="Trebuchet MS" w:hAnsi="Trebuchet MS" w:cs="Trebuchet MS"/>
                <w:sz w:val="18"/>
                <w:szCs w:val="18"/>
              </w:rPr>
            </w:pPr>
            <w:proofErr w:type="spellStart"/>
            <w:r w:rsidRPr="003B051D">
              <w:rPr>
                <w:rFonts w:ascii="Trebuchet MS" w:hAnsi="Trebuchet MS"/>
                <w:sz w:val="18"/>
                <w:szCs w:val="18"/>
              </w:rPr>
              <w:t>udfoerer_entrep</w:t>
            </w:r>
            <w:proofErr w:type="spellEnd"/>
          </w:p>
        </w:tc>
        <w:tc>
          <w:tcPr>
            <w:tcW w:w="4955" w:type="dxa"/>
            <w:tcBorders>
              <w:top w:val="single" w:sz="4" w:space="0" w:color="auto"/>
              <w:left w:val="single" w:sz="4" w:space="0" w:color="auto"/>
              <w:bottom w:val="nil"/>
              <w:right w:val="single" w:sz="4" w:space="0" w:color="auto"/>
            </w:tcBorders>
            <w:shd w:val="clear" w:color="auto" w:fill="FFFFFF"/>
            <w:vAlign w:val="center"/>
          </w:tcPr>
          <w:p w14:paraId="62F0FFEE"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sz w:val="18"/>
                <w:szCs w:val="18"/>
              </w:rPr>
              <w:t>Enhed der udfører plejen eller den ent</w:t>
            </w:r>
            <w:r w:rsidRPr="00BA4AEF">
              <w:rPr>
                <w:rFonts w:ascii="Trebuchet MS" w:hAnsi="Trebuchet MS"/>
                <w:color w:val="4F81BD"/>
                <w:sz w:val="18"/>
                <w:szCs w:val="18"/>
              </w:rPr>
              <w:t>r</w:t>
            </w:r>
            <w:r w:rsidRPr="003A52C1">
              <w:rPr>
                <w:rFonts w:ascii="Trebuchet MS" w:hAnsi="Trebuchet MS"/>
                <w:sz w:val="18"/>
                <w:szCs w:val="18"/>
              </w:rPr>
              <w:t>eprise objektet tilhører</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52973A42"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FFFFFF"/>
            <w:vAlign w:val="center"/>
          </w:tcPr>
          <w:p w14:paraId="0EA2C5EE"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0-50 tegn</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158FE7AC"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1984" w:type="dxa"/>
            <w:tcBorders>
              <w:top w:val="single" w:sz="4" w:space="0" w:color="auto"/>
              <w:left w:val="single" w:sz="4" w:space="0" w:color="auto"/>
              <w:bottom w:val="nil"/>
              <w:right w:val="single" w:sz="4" w:space="0" w:color="auto"/>
            </w:tcBorders>
            <w:shd w:val="clear" w:color="auto" w:fill="FFFFFF"/>
            <w:vAlign w:val="center"/>
          </w:tcPr>
          <w:p w14:paraId="4CB76B6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Grønthøster Grøn A/S</w:t>
            </w:r>
          </w:p>
        </w:tc>
      </w:tr>
      <w:tr w:rsidR="00CB4BEB" w:rsidRPr="00FE5087" w14:paraId="6EE19FB6" w14:textId="77777777" w:rsidTr="00122889">
        <w:trPr>
          <w:trHeight w:hRule="exact" w:val="539"/>
        </w:trPr>
        <w:tc>
          <w:tcPr>
            <w:tcW w:w="2078" w:type="dxa"/>
            <w:tcBorders>
              <w:top w:val="single" w:sz="4" w:space="0" w:color="auto"/>
              <w:left w:val="single" w:sz="4" w:space="0" w:color="auto"/>
              <w:bottom w:val="nil"/>
              <w:right w:val="single" w:sz="4" w:space="0" w:color="auto"/>
            </w:tcBorders>
            <w:shd w:val="clear" w:color="auto" w:fill="D9D9D9"/>
            <w:vAlign w:val="center"/>
          </w:tcPr>
          <w:p w14:paraId="248E029F" w14:textId="77777777" w:rsidR="00CB4BEB" w:rsidRPr="003B051D" w:rsidRDefault="00CB4BEB" w:rsidP="003C0924">
            <w:pPr>
              <w:rPr>
                <w:rFonts w:ascii="Trebuchet MS" w:hAnsi="Trebuchet MS"/>
                <w:sz w:val="18"/>
                <w:szCs w:val="18"/>
              </w:rPr>
            </w:pPr>
            <w:proofErr w:type="spellStart"/>
            <w:r w:rsidRPr="003B051D">
              <w:rPr>
                <w:rFonts w:ascii="Trebuchet MS" w:hAnsi="Trebuchet MS"/>
                <w:sz w:val="18"/>
                <w:szCs w:val="18"/>
              </w:rPr>
              <w:t>kommunal_kontakt</w:t>
            </w:r>
            <w:proofErr w:type="spellEnd"/>
          </w:p>
        </w:tc>
        <w:tc>
          <w:tcPr>
            <w:tcW w:w="4955" w:type="dxa"/>
            <w:tcBorders>
              <w:top w:val="single" w:sz="4" w:space="0" w:color="auto"/>
              <w:left w:val="single" w:sz="4" w:space="0" w:color="auto"/>
              <w:bottom w:val="nil"/>
              <w:right w:val="single" w:sz="4" w:space="0" w:color="auto"/>
            </w:tcBorders>
            <w:shd w:val="clear" w:color="auto" w:fill="FFFFFF"/>
            <w:vAlign w:val="center"/>
          </w:tcPr>
          <w:p w14:paraId="770755D7"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Kommunal kontakt på objektet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6F750F4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FFFFFF"/>
            <w:vAlign w:val="center"/>
          </w:tcPr>
          <w:p w14:paraId="78D78EC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0-150 tegn</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008D318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1984" w:type="dxa"/>
            <w:tcBorders>
              <w:top w:val="single" w:sz="4" w:space="0" w:color="auto"/>
              <w:left w:val="single" w:sz="4" w:space="0" w:color="auto"/>
              <w:bottom w:val="nil"/>
              <w:right w:val="single" w:sz="4" w:space="0" w:color="auto"/>
            </w:tcBorders>
            <w:shd w:val="clear" w:color="auto" w:fill="FFFFFF"/>
            <w:vAlign w:val="center"/>
          </w:tcPr>
          <w:p w14:paraId="43B0C0CF" w14:textId="77777777" w:rsidR="00CB4BEB" w:rsidRPr="003B051D" w:rsidRDefault="00CB4BEB" w:rsidP="003C0924">
            <w:pPr>
              <w:rPr>
                <w:rFonts w:ascii="Trebuchet MS" w:hAnsi="Trebuchet MS" w:cs="Trebuchet MS"/>
                <w:sz w:val="18"/>
                <w:szCs w:val="18"/>
              </w:rPr>
            </w:pPr>
            <w:proofErr w:type="spellStart"/>
            <w:r w:rsidRPr="003B051D">
              <w:rPr>
                <w:rFonts w:ascii="Trebuchet MS" w:hAnsi="Trebuchet MS" w:cs="Trebuchet MS"/>
                <w:sz w:val="18"/>
                <w:szCs w:val="18"/>
              </w:rPr>
              <w:t>Natur&amp;Miljø</w:t>
            </w:r>
            <w:proofErr w:type="spellEnd"/>
            <w:r w:rsidRPr="003B051D">
              <w:rPr>
                <w:rFonts w:ascii="Trebuchet MS" w:hAnsi="Trebuchet MS" w:cs="Trebuchet MS"/>
                <w:sz w:val="18"/>
                <w:szCs w:val="18"/>
              </w:rPr>
              <w:t>, Team Park</w:t>
            </w:r>
          </w:p>
        </w:tc>
      </w:tr>
      <w:tr w:rsidR="00CB4BEB" w:rsidRPr="00FE5087" w14:paraId="647A3B2A" w14:textId="77777777" w:rsidTr="003C0924">
        <w:trPr>
          <w:trHeight w:hRule="exact" w:val="537"/>
        </w:trPr>
        <w:tc>
          <w:tcPr>
            <w:tcW w:w="2078" w:type="dxa"/>
            <w:tcBorders>
              <w:top w:val="single" w:sz="4" w:space="0" w:color="auto"/>
              <w:left w:val="single" w:sz="4" w:space="0" w:color="auto"/>
              <w:bottom w:val="nil"/>
              <w:right w:val="single" w:sz="4" w:space="0" w:color="auto"/>
            </w:tcBorders>
            <w:shd w:val="clear" w:color="auto" w:fill="D9D9D9"/>
            <w:vAlign w:val="center"/>
          </w:tcPr>
          <w:p w14:paraId="60B8FE9A" w14:textId="77777777" w:rsidR="00CB4BEB" w:rsidRPr="003B051D" w:rsidRDefault="00CB4BEB" w:rsidP="003C0924">
            <w:pPr>
              <w:rPr>
                <w:rFonts w:ascii="Trebuchet MS" w:hAnsi="Trebuchet MS"/>
                <w:sz w:val="18"/>
                <w:szCs w:val="18"/>
              </w:rPr>
            </w:pPr>
            <w:proofErr w:type="spellStart"/>
            <w:r w:rsidRPr="003B051D">
              <w:rPr>
                <w:rFonts w:ascii="Trebuchet MS" w:hAnsi="Trebuchet MS"/>
                <w:sz w:val="18"/>
                <w:szCs w:val="18"/>
              </w:rPr>
              <w:t>anlaegsaar</w:t>
            </w:r>
            <w:proofErr w:type="spellEnd"/>
          </w:p>
        </w:tc>
        <w:tc>
          <w:tcPr>
            <w:tcW w:w="4955" w:type="dxa"/>
            <w:tcBorders>
              <w:top w:val="single" w:sz="4" w:space="0" w:color="auto"/>
              <w:left w:val="single" w:sz="4" w:space="0" w:color="auto"/>
              <w:bottom w:val="nil"/>
              <w:right w:val="single" w:sz="4" w:space="0" w:color="auto"/>
            </w:tcBorders>
            <w:shd w:val="clear" w:color="auto" w:fill="FFFFFF"/>
            <w:vAlign w:val="center"/>
          </w:tcPr>
          <w:p w14:paraId="340C52F5" w14:textId="77777777" w:rsidR="00CB4BEB" w:rsidRPr="003B051D" w:rsidRDefault="00CB4BEB" w:rsidP="003C0924">
            <w:pPr>
              <w:rPr>
                <w:rFonts w:ascii="Trebuchet MS" w:hAnsi="Trebuchet MS"/>
                <w:sz w:val="18"/>
                <w:szCs w:val="18"/>
              </w:rPr>
            </w:pPr>
            <w:proofErr w:type="spellStart"/>
            <w:r w:rsidRPr="003B051D">
              <w:rPr>
                <w:rFonts w:ascii="Trebuchet MS" w:hAnsi="Trebuchet MS"/>
                <w:sz w:val="18"/>
                <w:szCs w:val="18"/>
              </w:rPr>
              <w:t>Anlægsår</w:t>
            </w:r>
            <w:proofErr w:type="spellEnd"/>
            <w:r w:rsidRPr="003B051D">
              <w:rPr>
                <w:rFonts w:ascii="Trebuchet MS" w:hAnsi="Trebuchet MS"/>
                <w:sz w:val="18"/>
                <w:szCs w:val="18"/>
              </w:rPr>
              <w:t>/</w:t>
            </w:r>
            <w:proofErr w:type="spellStart"/>
            <w:r w:rsidRPr="003B051D">
              <w:rPr>
                <w:rFonts w:ascii="Trebuchet MS" w:hAnsi="Trebuchet MS"/>
                <w:sz w:val="18"/>
                <w:szCs w:val="18"/>
              </w:rPr>
              <w:t>planteår</w:t>
            </w:r>
            <w:proofErr w:type="spellEnd"/>
          </w:p>
        </w:tc>
        <w:tc>
          <w:tcPr>
            <w:tcW w:w="1155" w:type="dxa"/>
            <w:tcBorders>
              <w:top w:val="single" w:sz="4" w:space="0" w:color="auto"/>
              <w:left w:val="single" w:sz="4" w:space="0" w:color="auto"/>
              <w:bottom w:val="nil"/>
              <w:right w:val="single" w:sz="4" w:space="0" w:color="auto"/>
            </w:tcBorders>
            <w:shd w:val="clear" w:color="auto" w:fill="FFFFFF"/>
            <w:vAlign w:val="center"/>
          </w:tcPr>
          <w:p w14:paraId="57D741E4" w14:textId="39A70499" w:rsidR="00CB4BEB" w:rsidRPr="003B051D"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2268" w:type="dxa"/>
            <w:tcBorders>
              <w:top w:val="single" w:sz="4" w:space="0" w:color="auto"/>
              <w:left w:val="single" w:sz="4" w:space="0" w:color="auto"/>
              <w:bottom w:val="nil"/>
              <w:right w:val="single" w:sz="4" w:space="0" w:color="auto"/>
            </w:tcBorders>
            <w:shd w:val="clear" w:color="auto" w:fill="FFFFFF"/>
            <w:vAlign w:val="center"/>
          </w:tcPr>
          <w:p w14:paraId="7807AD3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1600-01-01 – 2999-12-31</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598C9AE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1984" w:type="dxa"/>
            <w:tcBorders>
              <w:top w:val="single" w:sz="4" w:space="0" w:color="auto"/>
              <w:left w:val="single" w:sz="4" w:space="0" w:color="auto"/>
              <w:bottom w:val="nil"/>
              <w:right w:val="single" w:sz="4" w:space="0" w:color="auto"/>
            </w:tcBorders>
            <w:shd w:val="clear" w:color="auto" w:fill="FFFFFF"/>
            <w:vAlign w:val="center"/>
          </w:tcPr>
          <w:p w14:paraId="021E6E4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1969-12-31</w:t>
            </w:r>
          </w:p>
        </w:tc>
      </w:tr>
      <w:tr w:rsidR="00CB4BEB" w:rsidRPr="00FE5087" w14:paraId="7EE05299" w14:textId="77777777" w:rsidTr="003C0924">
        <w:trPr>
          <w:trHeight w:hRule="exact" w:val="417"/>
        </w:trPr>
        <w:tc>
          <w:tcPr>
            <w:tcW w:w="2078" w:type="dxa"/>
            <w:tcBorders>
              <w:top w:val="single" w:sz="4" w:space="0" w:color="auto"/>
              <w:left w:val="single" w:sz="4" w:space="0" w:color="auto"/>
              <w:bottom w:val="nil"/>
              <w:right w:val="single" w:sz="4" w:space="0" w:color="auto"/>
            </w:tcBorders>
            <w:shd w:val="clear" w:color="auto" w:fill="D9D9D9"/>
            <w:vAlign w:val="center"/>
          </w:tcPr>
          <w:p w14:paraId="403CA722" w14:textId="77777777" w:rsidR="00CB4BEB" w:rsidRPr="003B051D" w:rsidRDefault="00CB4BEB" w:rsidP="003C0924">
            <w:pPr>
              <w:rPr>
                <w:rFonts w:ascii="Trebuchet MS" w:hAnsi="Trebuchet MS"/>
                <w:sz w:val="18"/>
                <w:szCs w:val="18"/>
              </w:rPr>
            </w:pPr>
            <w:proofErr w:type="spellStart"/>
            <w:r w:rsidRPr="003B051D">
              <w:rPr>
                <w:rFonts w:ascii="Trebuchet MS" w:hAnsi="Trebuchet MS"/>
                <w:sz w:val="18"/>
                <w:szCs w:val="18"/>
              </w:rPr>
              <w:t>etabl_pleje_udloeb</w:t>
            </w:r>
            <w:proofErr w:type="spellEnd"/>
          </w:p>
        </w:tc>
        <w:tc>
          <w:tcPr>
            <w:tcW w:w="4955" w:type="dxa"/>
            <w:tcBorders>
              <w:top w:val="single" w:sz="4" w:space="0" w:color="auto"/>
              <w:left w:val="single" w:sz="4" w:space="0" w:color="auto"/>
              <w:bottom w:val="nil"/>
              <w:right w:val="single" w:sz="4" w:space="0" w:color="auto"/>
            </w:tcBorders>
            <w:shd w:val="clear" w:color="auto" w:fill="FFFFFF"/>
            <w:vAlign w:val="center"/>
          </w:tcPr>
          <w:p w14:paraId="71E48AE8"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 xml:space="preserve">Dato for forventet udløb af </w:t>
            </w:r>
            <w:proofErr w:type="spellStart"/>
            <w:r w:rsidRPr="003B051D">
              <w:rPr>
                <w:rFonts w:ascii="Trebuchet MS" w:hAnsi="Trebuchet MS"/>
                <w:sz w:val="18"/>
                <w:szCs w:val="18"/>
              </w:rPr>
              <w:t>etableringsår</w:t>
            </w:r>
            <w:proofErr w:type="spellEnd"/>
          </w:p>
        </w:tc>
        <w:tc>
          <w:tcPr>
            <w:tcW w:w="1155" w:type="dxa"/>
            <w:tcBorders>
              <w:top w:val="single" w:sz="4" w:space="0" w:color="auto"/>
              <w:left w:val="single" w:sz="4" w:space="0" w:color="auto"/>
              <w:bottom w:val="nil"/>
              <w:right w:val="single" w:sz="4" w:space="0" w:color="auto"/>
            </w:tcBorders>
            <w:shd w:val="clear" w:color="auto" w:fill="FFFFFF"/>
            <w:vAlign w:val="center"/>
          </w:tcPr>
          <w:p w14:paraId="67B1D207" w14:textId="52696AAD" w:rsidR="00CB4BEB" w:rsidRPr="003B051D"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2268" w:type="dxa"/>
            <w:tcBorders>
              <w:top w:val="single" w:sz="4" w:space="0" w:color="auto"/>
              <w:left w:val="single" w:sz="4" w:space="0" w:color="auto"/>
              <w:bottom w:val="nil"/>
              <w:right w:val="single" w:sz="4" w:space="0" w:color="auto"/>
            </w:tcBorders>
            <w:shd w:val="clear" w:color="auto" w:fill="FFFFFF"/>
            <w:vAlign w:val="center"/>
          </w:tcPr>
          <w:p w14:paraId="2BD3382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2007-01-01 –2999-12-31</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611EE3D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1984" w:type="dxa"/>
            <w:tcBorders>
              <w:top w:val="single" w:sz="4" w:space="0" w:color="auto"/>
              <w:left w:val="single" w:sz="4" w:space="0" w:color="auto"/>
              <w:bottom w:val="nil"/>
              <w:right w:val="single" w:sz="4" w:space="0" w:color="auto"/>
            </w:tcBorders>
            <w:shd w:val="clear" w:color="auto" w:fill="FFFFFF"/>
            <w:vAlign w:val="center"/>
          </w:tcPr>
          <w:p w14:paraId="7916E87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2019-12-31</w:t>
            </w:r>
          </w:p>
        </w:tc>
      </w:tr>
      <w:tr w:rsidR="00CB4BEB" w:rsidRPr="00FE5087" w14:paraId="51454BD1" w14:textId="77777777" w:rsidTr="003C0924">
        <w:trPr>
          <w:trHeight w:hRule="exact" w:val="423"/>
        </w:trPr>
        <w:tc>
          <w:tcPr>
            <w:tcW w:w="2078" w:type="dxa"/>
            <w:tcBorders>
              <w:top w:val="single" w:sz="4" w:space="0" w:color="auto"/>
              <w:left w:val="single" w:sz="4" w:space="0" w:color="auto"/>
              <w:bottom w:val="nil"/>
              <w:right w:val="single" w:sz="4" w:space="0" w:color="auto"/>
            </w:tcBorders>
            <w:shd w:val="clear" w:color="auto" w:fill="D9D9D9"/>
            <w:vAlign w:val="center"/>
          </w:tcPr>
          <w:p w14:paraId="7ECDBB14" w14:textId="77777777" w:rsidR="00CB4BEB" w:rsidRPr="003B051D" w:rsidRDefault="00CB4BEB" w:rsidP="003C0924">
            <w:pPr>
              <w:rPr>
                <w:rFonts w:ascii="Trebuchet MS" w:hAnsi="Trebuchet MS"/>
                <w:sz w:val="18"/>
                <w:szCs w:val="18"/>
              </w:rPr>
            </w:pPr>
            <w:proofErr w:type="spellStart"/>
            <w:r w:rsidRPr="003B051D">
              <w:rPr>
                <w:rFonts w:ascii="Trebuchet MS" w:hAnsi="Trebuchet MS"/>
                <w:sz w:val="18"/>
                <w:szCs w:val="18"/>
              </w:rPr>
              <w:t>udskiftningaar</w:t>
            </w:r>
            <w:proofErr w:type="spellEnd"/>
          </w:p>
        </w:tc>
        <w:tc>
          <w:tcPr>
            <w:tcW w:w="4955" w:type="dxa"/>
            <w:tcBorders>
              <w:top w:val="single" w:sz="4" w:space="0" w:color="auto"/>
              <w:left w:val="single" w:sz="4" w:space="0" w:color="auto"/>
              <w:bottom w:val="nil"/>
              <w:right w:val="single" w:sz="4" w:space="0" w:color="auto"/>
            </w:tcBorders>
            <w:shd w:val="clear" w:color="auto" w:fill="FFFFFF"/>
            <w:vAlign w:val="center"/>
          </w:tcPr>
          <w:p w14:paraId="358EE614"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 xml:space="preserve">Næste/forventet </w:t>
            </w:r>
            <w:proofErr w:type="spellStart"/>
            <w:r w:rsidRPr="003B051D">
              <w:rPr>
                <w:rFonts w:ascii="Trebuchet MS" w:hAnsi="Trebuchet MS"/>
                <w:sz w:val="18"/>
                <w:szCs w:val="18"/>
              </w:rPr>
              <w:t>udskiftningsår</w:t>
            </w:r>
            <w:proofErr w:type="spellEnd"/>
            <w:r w:rsidRPr="003B051D">
              <w:rPr>
                <w:rFonts w:ascii="Trebuchet MS" w:hAnsi="Trebuchet MS"/>
                <w:sz w:val="18"/>
                <w:szCs w:val="18"/>
              </w:rPr>
              <w:t>/-dato</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61D51D3" w14:textId="58F1EABC" w:rsidR="00CB4BEB" w:rsidRPr="003B051D"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2268" w:type="dxa"/>
            <w:tcBorders>
              <w:top w:val="single" w:sz="4" w:space="0" w:color="auto"/>
              <w:left w:val="single" w:sz="4" w:space="0" w:color="auto"/>
              <w:bottom w:val="nil"/>
              <w:right w:val="single" w:sz="4" w:space="0" w:color="auto"/>
            </w:tcBorders>
            <w:shd w:val="clear" w:color="auto" w:fill="FFFFFF"/>
            <w:vAlign w:val="center"/>
          </w:tcPr>
          <w:p w14:paraId="6DD8ED3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2007-01-01 – 2999-12-31</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3610F72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1984" w:type="dxa"/>
            <w:tcBorders>
              <w:top w:val="single" w:sz="4" w:space="0" w:color="auto"/>
              <w:left w:val="single" w:sz="4" w:space="0" w:color="auto"/>
              <w:bottom w:val="nil"/>
              <w:right w:val="single" w:sz="4" w:space="0" w:color="auto"/>
            </w:tcBorders>
            <w:shd w:val="clear" w:color="auto" w:fill="FFFFFF"/>
            <w:vAlign w:val="center"/>
          </w:tcPr>
          <w:p w14:paraId="43E55D9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2069-12-31</w:t>
            </w:r>
          </w:p>
        </w:tc>
      </w:tr>
      <w:tr w:rsidR="00CB4BEB" w:rsidRPr="00FE5087" w14:paraId="02920B27" w14:textId="77777777" w:rsidTr="003C0924">
        <w:trPr>
          <w:trHeight w:hRule="exact" w:val="604"/>
        </w:trPr>
        <w:tc>
          <w:tcPr>
            <w:tcW w:w="2078" w:type="dxa"/>
            <w:tcBorders>
              <w:top w:val="single" w:sz="4" w:space="0" w:color="auto"/>
              <w:left w:val="single" w:sz="4" w:space="0" w:color="auto"/>
              <w:bottom w:val="nil"/>
              <w:right w:val="single" w:sz="4" w:space="0" w:color="auto"/>
            </w:tcBorders>
            <w:shd w:val="clear" w:color="auto" w:fill="D9D9D9"/>
            <w:vAlign w:val="center"/>
          </w:tcPr>
          <w:p w14:paraId="6A7A6D76" w14:textId="77777777" w:rsidR="00CB4BEB" w:rsidRPr="003B051D" w:rsidRDefault="00CB4BEB" w:rsidP="003C0924">
            <w:pPr>
              <w:rPr>
                <w:rFonts w:ascii="Trebuchet MS" w:hAnsi="Trebuchet MS"/>
                <w:sz w:val="18"/>
                <w:szCs w:val="18"/>
              </w:rPr>
            </w:pPr>
            <w:proofErr w:type="spellStart"/>
            <w:r w:rsidRPr="003B051D">
              <w:rPr>
                <w:rFonts w:ascii="Trebuchet MS" w:hAnsi="Trebuchet MS"/>
                <w:sz w:val="18"/>
                <w:szCs w:val="18"/>
              </w:rPr>
              <w:t>klip_flade</w:t>
            </w:r>
            <w:proofErr w:type="spellEnd"/>
          </w:p>
        </w:tc>
        <w:tc>
          <w:tcPr>
            <w:tcW w:w="4955" w:type="dxa"/>
            <w:tcBorders>
              <w:top w:val="single" w:sz="4" w:space="0" w:color="auto"/>
              <w:left w:val="single" w:sz="4" w:space="0" w:color="auto"/>
              <w:bottom w:val="nil"/>
              <w:right w:val="single" w:sz="4" w:space="0" w:color="auto"/>
            </w:tcBorders>
            <w:shd w:val="clear" w:color="auto" w:fill="FFFFFF"/>
            <w:vAlign w:val="center"/>
          </w:tcPr>
          <w:p w14:paraId="75C62E37"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Flade, der skal passes i kvm. F.eks. arealet på klatreplanter og hække, hvor det ikke automatisk kan beregnes.</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EE7F8D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Tal</w:t>
            </w:r>
          </w:p>
        </w:tc>
        <w:tc>
          <w:tcPr>
            <w:tcW w:w="2268" w:type="dxa"/>
            <w:tcBorders>
              <w:top w:val="single" w:sz="4" w:space="0" w:color="auto"/>
              <w:left w:val="single" w:sz="4" w:space="0" w:color="auto"/>
              <w:bottom w:val="nil"/>
              <w:right w:val="single" w:sz="4" w:space="0" w:color="auto"/>
            </w:tcBorders>
            <w:shd w:val="clear" w:color="auto" w:fill="FFFFFF"/>
            <w:vAlign w:val="center"/>
          </w:tcPr>
          <w:p w14:paraId="3441B8C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0,01-99999,99</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585B7DD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1984" w:type="dxa"/>
            <w:tcBorders>
              <w:top w:val="single" w:sz="4" w:space="0" w:color="auto"/>
              <w:left w:val="single" w:sz="4" w:space="0" w:color="auto"/>
              <w:bottom w:val="nil"/>
              <w:right w:val="single" w:sz="4" w:space="0" w:color="auto"/>
            </w:tcBorders>
            <w:shd w:val="clear" w:color="auto" w:fill="FFFFFF"/>
            <w:vAlign w:val="center"/>
          </w:tcPr>
          <w:p w14:paraId="48F88EF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8,50</w:t>
            </w:r>
          </w:p>
        </w:tc>
      </w:tr>
      <w:tr w:rsidR="00CB4BEB" w:rsidRPr="00FE5087" w14:paraId="394A7C1A" w14:textId="77777777" w:rsidTr="003C0924">
        <w:trPr>
          <w:trHeight w:hRule="exact" w:val="421"/>
        </w:trPr>
        <w:tc>
          <w:tcPr>
            <w:tcW w:w="2078" w:type="dxa"/>
            <w:tcBorders>
              <w:top w:val="single" w:sz="4" w:space="0" w:color="auto"/>
              <w:left w:val="single" w:sz="4" w:space="0" w:color="auto"/>
              <w:bottom w:val="nil"/>
              <w:right w:val="single" w:sz="4" w:space="0" w:color="auto"/>
            </w:tcBorders>
            <w:shd w:val="clear" w:color="auto" w:fill="D9D9D9"/>
            <w:vAlign w:val="center"/>
          </w:tcPr>
          <w:p w14:paraId="37C29416" w14:textId="77777777" w:rsidR="00CB4BEB" w:rsidRPr="003B051D" w:rsidRDefault="00CB4BEB" w:rsidP="003C0924">
            <w:pPr>
              <w:rPr>
                <w:rFonts w:ascii="Trebuchet MS" w:hAnsi="Trebuchet MS"/>
                <w:sz w:val="18"/>
                <w:szCs w:val="18"/>
              </w:rPr>
            </w:pPr>
            <w:proofErr w:type="spellStart"/>
            <w:r w:rsidRPr="003B051D">
              <w:rPr>
                <w:rFonts w:ascii="Trebuchet MS" w:hAnsi="Trebuchet MS"/>
                <w:sz w:val="18"/>
                <w:szCs w:val="18"/>
              </w:rPr>
              <w:t>klip_hoejde</w:t>
            </w:r>
            <w:proofErr w:type="spellEnd"/>
          </w:p>
        </w:tc>
        <w:tc>
          <w:tcPr>
            <w:tcW w:w="4955" w:type="dxa"/>
            <w:tcBorders>
              <w:top w:val="single" w:sz="4" w:space="0" w:color="auto"/>
              <w:left w:val="single" w:sz="4" w:space="0" w:color="auto"/>
              <w:bottom w:val="nil"/>
              <w:right w:val="single" w:sz="4" w:space="0" w:color="auto"/>
            </w:tcBorders>
            <w:shd w:val="clear" w:color="auto" w:fill="FFFFFF"/>
            <w:vAlign w:val="center"/>
          </w:tcPr>
          <w:p w14:paraId="3EB7DD52"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Højden på hæk i meter.</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2EB26EA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Tal</w:t>
            </w:r>
          </w:p>
        </w:tc>
        <w:tc>
          <w:tcPr>
            <w:tcW w:w="2268" w:type="dxa"/>
            <w:tcBorders>
              <w:top w:val="single" w:sz="4" w:space="0" w:color="auto"/>
              <w:left w:val="single" w:sz="4" w:space="0" w:color="auto"/>
              <w:bottom w:val="nil"/>
              <w:right w:val="single" w:sz="4" w:space="0" w:color="auto"/>
            </w:tcBorders>
            <w:shd w:val="clear" w:color="auto" w:fill="FFFFFF"/>
            <w:vAlign w:val="center"/>
          </w:tcPr>
          <w:p w14:paraId="0E4BCAA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0,01 – 9,99</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0CAADF5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1984" w:type="dxa"/>
            <w:tcBorders>
              <w:top w:val="single" w:sz="4" w:space="0" w:color="auto"/>
              <w:left w:val="single" w:sz="4" w:space="0" w:color="auto"/>
              <w:bottom w:val="nil"/>
              <w:right w:val="single" w:sz="4" w:space="0" w:color="auto"/>
            </w:tcBorders>
            <w:shd w:val="clear" w:color="auto" w:fill="FFFFFF"/>
            <w:vAlign w:val="center"/>
          </w:tcPr>
          <w:p w14:paraId="1246983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0,25</w:t>
            </w:r>
          </w:p>
        </w:tc>
      </w:tr>
      <w:tr w:rsidR="00CB4BEB" w:rsidRPr="00FE5087" w14:paraId="4FDABD30" w14:textId="77777777" w:rsidTr="003C0924">
        <w:trPr>
          <w:trHeight w:hRule="exact" w:val="421"/>
        </w:trPr>
        <w:tc>
          <w:tcPr>
            <w:tcW w:w="2078" w:type="dxa"/>
            <w:tcBorders>
              <w:top w:val="single" w:sz="4" w:space="0" w:color="auto"/>
              <w:left w:val="single" w:sz="4" w:space="0" w:color="auto"/>
              <w:bottom w:val="nil"/>
              <w:right w:val="single" w:sz="4" w:space="0" w:color="auto"/>
            </w:tcBorders>
            <w:shd w:val="clear" w:color="auto" w:fill="D9D9D9"/>
            <w:vAlign w:val="center"/>
          </w:tcPr>
          <w:p w14:paraId="7987D087" w14:textId="77777777" w:rsidR="00CB4BEB" w:rsidRPr="003B051D" w:rsidRDefault="00CB4BEB" w:rsidP="003C0924">
            <w:pPr>
              <w:rPr>
                <w:rFonts w:ascii="Trebuchet MS" w:hAnsi="Trebuchet MS"/>
                <w:sz w:val="18"/>
                <w:szCs w:val="18"/>
              </w:rPr>
            </w:pPr>
            <w:proofErr w:type="spellStart"/>
            <w:r w:rsidRPr="003B051D">
              <w:rPr>
                <w:rFonts w:ascii="Trebuchet MS" w:hAnsi="Trebuchet MS"/>
                <w:sz w:val="18"/>
                <w:szCs w:val="18"/>
              </w:rPr>
              <w:t>klip_sider</w:t>
            </w:r>
            <w:proofErr w:type="spellEnd"/>
          </w:p>
        </w:tc>
        <w:tc>
          <w:tcPr>
            <w:tcW w:w="4955" w:type="dxa"/>
            <w:tcBorders>
              <w:top w:val="single" w:sz="4" w:space="0" w:color="auto"/>
              <w:left w:val="single" w:sz="4" w:space="0" w:color="auto"/>
              <w:bottom w:val="nil"/>
              <w:right w:val="single" w:sz="4" w:space="0" w:color="auto"/>
            </w:tcBorders>
            <w:shd w:val="clear" w:color="auto" w:fill="FFFFFF"/>
            <w:vAlign w:val="center"/>
          </w:tcPr>
          <w:p w14:paraId="6A57B823"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Antal sider på hæk m.v., der skal klippes. 0 er kun top, 1 er en side og 2 begge/alle sider</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240028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Heltal</w:t>
            </w:r>
          </w:p>
        </w:tc>
        <w:tc>
          <w:tcPr>
            <w:tcW w:w="2268" w:type="dxa"/>
            <w:tcBorders>
              <w:top w:val="single" w:sz="4" w:space="0" w:color="auto"/>
              <w:left w:val="single" w:sz="4" w:space="0" w:color="auto"/>
              <w:bottom w:val="nil"/>
              <w:right w:val="single" w:sz="4" w:space="0" w:color="auto"/>
            </w:tcBorders>
            <w:shd w:val="clear" w:color="auto" w:fill="FFFFFF"/>
            <w:vAlign w:val="center"/>
          </w:tcPr>
          <w:p w14:paraId="2CAE2A3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0-2</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3096882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1984" w:type="dxa"/>
            <w:tcBorders>
              <w:top w:val="single" w:sz="4" w:space="0" w:color="auto"/>
              <w:left w:val="single" w:sz="4" w:space="0" w:color="auto"/>
              <w:bottom w:val="nil"/>
              <w:right w:val="single" w:sz="4" w:space="0" w:color="auto"/>
            </w:tcBorders>
            <w:shd w:val="clear" w:color="auto" w:fill="FFFFFF"/>
            <w:vAlign w:val="center"/>
          </w:tcPr>
          <w:p w14:paraId="19F10F0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w:t>
            </w:r>
          </w:p>
        </w:tc>
      </w:tr>
      <w:tr w:rsidR="00CB4BEB" w:rsidRPr="00FE5087" w14:paraId="38FE7E18" w14:textId="77777777" w:rsidTr="003C0924">
        <w:trPr>
          <w:trHeight w:hRule="exact" w:val="421"/>
        </w:trPr>
        <w:tc>
          <w:tcPr>
            <w:tcW w:w="2078" w:type="dxa"/>
            <w:tcBorders>
              <w:top w:val="single" w:sz="4" w:space="0" w:color="auto"/>
              <w:left w:val="single" w:sz="4" w:space="0" w:color="auto"/>
              <w:bottom w:val="single" w:sz="4" w:space="0" w:color="auto"/>
              <w:right w:val="single" w:sz="4" w:space="0" w:color="auto"/>
            </w:tcBorders>
            <w:shd w:val="clear" w:color="auto" w:fill="D9D9D9"/>
            <w:vAlign w:val="center"/>
          </w:tcPr>
          <w:p w14:paraId="1598AA04" w14:textId="77777777" w:rsidR="00CB4BEB" w:rsidRPr="003B051D" w:rsidRDefault="00CB4BEB" w:rsidP="003C0924">
            <w:pPr>
              <w:rPr>
                <w:rFonts w:ascii="Trebuchet MS" w:hAnsi="Trebuchet MS"/>
                <w:sz w:val="18"/>
                <w:szCs w:val="18"/>
              </w:rPr>
            </w:pPr>
            <w:proofErr w:type="spellStart"/>
            <w:r w:rsidRPr="003B051D">
              <w:rPr>
                <w:rFonts w:ascii="Trebuchet MS" w:hAnsi="Trebuchet MS"/>
                <w:sz w:val="18"/>
                <w:szCs w:val="18"/>
              </w:rPr>
              <w:t>klip_bredde</w:t>
            </w:r>
            <w:proofErr w:type="spellEnd"/>
          </w:p>
        </w:tc>
        <w:tc>
          <w:tcPr>
            <w:tcW w:w="4955" w:type="dxa"/>
            <w:tcBorders>
              <w:top w:val="single" w:sz="4" w:space="0" w:color="auto"/>
              <w:left w:val="single" w:sz="4" w:space="0" w:color="auto"/>
              <w:bottom w:val="single" w:sz="4" w:space="0" w:color="auto"/>
              <w:right w:val="single" w:sz="4" w:space="0" w:color="auto"/>
            </w:tcBorders>
            <w:shd w:val="clear" w:color="auto" w:fill="FFFFFF"/>
            <w:vAlign w:val="center"/>
          </w:tcPr>
          <w:p w14:paraId="1CBF0B2F"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Bredde på hækkens top i meter.</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center"/>
          </w:tcPr>
          <w:p w14:paraId="681CD89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Tal</w:t>
            </w:r>
          </w:p>
        </w:tc>
        <w:tc>
          <w:tcPr>
            <w:tcW w:w="2268" w:type="dxa"/>
            <w:tcBorders>
              <w:top w:val="single" w:sz="4" w:space="0" w:color="auto"/>
              <w:left w:val="single" w:sz="4" w:space="0" w:color="auto"/>
              <w:bottom w:val="single" w:sz="4" w:space="0" w:color="auto"/>
              <w:right w:val="single" w:sz="4" w:space="0" w:color="auto"/>
            </w:tcBorders>
            <w:shd w:val="clear" w:color="auto" w:fill="FFFFFF"/>
            <w:vAlign w:val="center"/>
          </w:tcPr>
          <w:p w14:paraId="35AE4D3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0,01 – 9,99</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7AD4CC1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1984" w:type="dxa"/>
            <w:tcBorders>
              <w:top w:val="single" w:sz="4" w:space="0" w:color="auto"/>
              <w:left w:val="single" w:sz="4" w:space="0" w:color="auto"/>
              <w:bottom w:val="single" w:sz="4" w:space="0" w:color="auto"/>
              <w:right w:val="single" w:sz="4" w:space="0" w:color="auto"/>
            </w:tcBorders>
            <w:shd w:val="clear" w:color="auto" w:fill="FFFFFF"/>
            <w:vAlign w:val="center"/>
          </w:tcPr>
          <w:p w14:paraId="50A7308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0,25</w:t>
            </w:r>
          </w:p>
        </w:tc>
      </w:tr>
      <w:tr w:rsidR="00CB4BEB" w:rsidRPr="00FE5087" w14:paraId="09ACF915" w14:textId="77777777" w:rsidTr="003C0924">
        <w:trPr>
          <w:trHeight w:hRule="exact" w:val="263"/>
        </w:trPr>
        <w:tc>
          <w:tcPr>
            <w:tcW w:w="2078" w:type="dxa"/>
            <w:tcBorders>
              <w:top w:val="single" w:sz="4" w:space="0" w:color="auto"/>
              <w:left w:val="single" w:sz="4" w:space="0" w:color="auto"/>
              <w:bottom w:val="single" w:sz="4" w:space="0" w:color="auto"/>
              <w:right w:val="single" w:sz="4" w:space="0" w:color="auto"/>
            </w:tcBorders>
            <w:shd w:val="clear" w:color="auto" w:fill="97DDBA"/>
            <w:vAlign w:val="bottom"/>
          </w:tcPr>
          <w:p w14:paraId="163835A3" w14:textId="77777777" w:rsidR="00CB4BEB" w:rsidRPr="003B051D" w:rsidRDefault="00CB4BEB" w:rsidP="003C0924">
            <w:pPr>
              <w:rPr>
                <w:rFonts w:ascii="Trebuchet MS" w:hAnsi="Trebuchet MS"/>
                <w:sz w:val="18"/>
                <w:szCs w:val="18"/>
              </w:rPr>
            </w:pPr>
            <w:proofErr w:type="spellStart"/>
            <w:r w:rsidRPr="003B051D">
              <w:rPr>
                <w:rFonts w:ascii="Trebuchet MS" w:hAnsi="Trebuchet MS"/>
                <w:sz w:val="18"/>
                <w:szCs w:val="18"/>
              </w:rPr>
              <w:t>driftniv_kode</w:t>
            </w:r>
            <w:proofErr w:type="spellEnd"/>
          </w:p>
        </w:tc>
        <w:tc>
          <w:tcPr>
            <w:tcW w:w="4955" w:type="dxa"/>
            <w:tcBorders>
              <w:top w:val="single" w:sz="4" w:space="0" w:color="auto"/>
              <w:left w:val="single" w:sz="4" w:space="0" w:color="auto"/>
              <w:bottom w:val="single" w:sz="4" w:space="0" w:color="auto"/>
              <w:right w:val="single" w:sz="4" w:space="0" w:color="auto"/>
            </w:tcBorders>
            <w:shd w:val="clear" w:color="auto" w:fill="97DDBA"/>
            <w:vAlign w:val="bottom"/>
          </w:tcPr>
          <w:p w14:paraId="056E7CAB"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Kode for drifts niveau med hensyn til renhold.</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7AB1666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Heltal</w:t>
            </w:r>
          </w:p>
        </w:tc>
        <w:tc>
          <w:tcPr>
            <w:tcW w:w="2268" w:type="dxa"/>
            <w:tcBorders>
              <w:top w:val="single" w:sz="4" w:space="0" w:color="auto"/>
              <w:left w:val="single" w:sz="4" w:space="0" w:color="auto"/>
              <w:bottom w:val="single" w:sz="4" w:space="0" w:color="auto"/>
              <w:right w:val="single" w:sz="4" w:space="0" w:color="auto"/>
            </w:tcBorders>
            <w:shd w:val="clear" w:color="auto" w:fill="97DDBA"/>
            <w:vAlign w:val="bottom"/>
          </w:tcPr>
          <w:p w14:paraId="02B2D67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21DB352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1984" w:type="dxa"/>
            <w:tcBorders>
              <w:top w:val="single" w:sz="4" w:space="0" w:color="auto"/>
              <w:left w:val="single" w:sz="4" w:space="0" w:color="auto"/>
              <w:bottom w:val="single" w:sz="4" w:space="0" w:color="auto"/>
              <w:right w:val="single" w:sz="4" w:space="0" w:color="auto"/>
            </w:tcBorders>
            <w:shd w:val="clear" w:color="auto" w:fill="97DDBA"/>
            <w:vAlign w:val="bottom"/>
          </w:tcPr>
          <w:p w14:paraId="719203E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w:t>
            </w:r>
          </w:p>
        </w:tc>
      </w:tr>
      <w:tr w:rsidR="00CB4BEB" w:rsidRPr="00FE5087" w14:paraId="5E32C383"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bottom"/>
          </w:tcPr>
          <w:p w14:paraId="4BDC62C9" w14:textId="77777777" w:rsidR="00CB4BEB" w:rsidRPr="003B051D" w:rsidRDefault="00CB4BEB" w:rsidP="003C0924">
            <w:pPr>
              <w:rPr>
                <w:rFonts w:ascii="Trebuchet MS" w:hAnsi="Trebuchet MS"/>
                <w:sz w:val="18"/>
                <w:szCs w:val="18"/>
              </w:rPr>
            </w:pPr>
            <w:proofErr w:type="spellStart"/>
            <w:r w:rsidRPr="003B051D">
              <w:rPr>
                <w:rFonts w:ascii="Trebuchet MS" w:hAnsi="Trebuchet MS"/>
                <w:sz w:val="18"/>
                <w:szCs w:val="18"/>
              </w:rPr>
              <w:t>driftniv</w:t>
            </w:r>
            <w:proofErr w:type="spellEnd"/>
          </w:p>
        </w:tc>
        <w:tc>
          <w:tcPr>
            <w:tcW w:w="4955" w:type="dxa"/>
            <w:tcBorders>
              <w:top w:val="single" w:sz="4" w:space="0" w:color="auto"/>
              <w:left w:val="single" w:sz="4" w:space="0" w:color="auto"/>
              <w:bottom w:val="single" w:sz="4" w:space="0" w:color="auto"/>
              <w:right w:val="single" w:sz="4" w:space="0" w:color="auto"/>
            </w:tcBorders>
            <w:shd w:val="clear" w:color="auto" w:fill="97DDBA"/>
            <w:vAlign w:val="bottom"/>
          </w:tcPr>
          <w:p w14:paraId="60C68FC9"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Drifts niveau i tre klasser med hensyn til renhold.</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3C86F8E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Tekststreng</w:t>
            </w:r>
          </w:p>
        </w:tc>
        <w:tc>
          <w:tcPr>
            <w:tcW w:w="2268" w:type="dxa"/>
            <w:tcBorders>
              <w:top w:val="single" w:sz="4" w:space="0" w:color="auto"/>
              <w:left w:val="single" w:sz="4" w:space="0" w:color="auto"/>
              <w:bottom w:val="single" w:sz="4" w:space="0" w:color="auto"/>
              <w:right w:val="single" w:sz="4" w:space="0" w:color="auto"/>
            </w:tcBorders>
            <w:shd w:val="clear" w:color="auto" w:fill="97DDBA"/>
            <w:vAlign w:val="bottom"/>
          </w:tcPr>
          <w:p w14:paraId="2107521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0-10</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30E5219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S</w:t>
            </w:r>
          </w:p>
        </w:tc>
        <w:tc>
          <w:tcPr>
            <w:tcW w:w="1984" w:type="dxa"/>
            <w:tcBorders>
              <w:top w:val="single" w:sz="4" w:space="0" w:color="auto"/>
              <w:left w:val="single" w:sz="4" w:space="0" w:color="auto"/>
              <w:bottom w:val="single" w:sz="4" w:space="0" w:color="auto"/>
              <w:right w:val="single" w:sz="4" w:space="0" w:color="auto"/>
            </w:tcBorders>
            <w:shd w:val="clear" w:color="auto" w:fill="97DDBA"/>
            <w:vAlign w:val="bottom"/>
          </w:tcPr>
          <w:p w14:paraId="61463A2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Park</w:t>
            </w:r>
          </w:p>
        </w:tc>
      </w:tr>
      <w:tr w:rsidR="00CB4BEB" w:rsidRPr="00FE5087" w14:paraId="194F435B" w14:textId="77777777" w:rsidTr="003C0924">
        <w:trPr>
          <w:trHeight w:hRule="exact" w:val="454"/>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5C835965" w14:textId="77777777" w:rsidR="00CB4BEB" w:rsidRPr="003B051D" w:rsidRDefault="00CB4BEB" w:rsidP="003C0924">
            <w:pPr>
              <w:rPr>
                <w:rFonts w:ascii="Trebuchet MS" w:hAnsi="Trebuchet MS"/>
                <w:sz w:val="18"/>
                <w:szCs w:val="18"/>
              </w:rPr>
            </w:pPr>
            <w:proofErr w:type="spellStart"/>
            <w:r w:rsidRPr="003B051D">
              <w:rPr>
                <w:rFonts w:ascii="Trebuchet MS" w:hAnsi="Trebuchet MS"/>
                <w:sz w:val="18"/>
                <w:szCs w:val="18"/>
              </w:rPr>
              <w:t>ukrudtsbek_kode</w:t>
            </w:r>
            <w:proofErr w:type="spellEnd"/>
          </w:p>
        </w:tc>
        <w:tc>
          <w:tcPr>
            <w:tcW w:w="4955" w:type="dxa"/>
            <w:tcBorders>
              <w:top w:val="single" w:sz="4" w:space="0" w:color="auto"/>
              <w:left w:val="single" w:sz="4" w:space="0" w:color="auto"/>
              <w:bottom w:val="single" w:sz="4" w:space="0" w:color="auto"/>
              <w:right w:val="single" w:sz="4" w:space="0" w:color="auto"/>
            </w:tcBorders>
            <w:shd w:val="clear" w:color="auto" w:fill="97DDBA"/>
            <w:vAlign w:val="center"/>
          </w:tcPr>
          <w:p w14:paraId="36096B9B"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Kode for ukrudtsbekæmpelsesmetode tilladt/afvigelse fra norm.</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center"/>
          </w:tcPr>
          <w:p w14:paraId="2271F31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Heltal</w:t>
            </w:r>
          </w:p>
        </w:tc>
        <w:tc>
          <w:tcPr>
            <w:tcW w:w="2268" w:type="dxa"/>
            <w:tcBorders>
              <w:top w:val="single" w:sz="4" w:space="0" w:color="auto"/>
              <w:left w:val="single" w:sz="4" w:space="0" w:color="auto"/>
              <w:bottom w:val="single" w:sz="4" w:space="0" w:color="auto"/>
              <w:right w:val="single" w:sz="4" w:space="0" w:color="auto"/>
            </w:tcBorders>
            <w:shd w:val="clear" w:color="auto" w:fill="97DDBA"/>
            <w:vAlign w:val="center"/>
          </w:tcPr>
          <w:p w14:paraId="0886EA9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3AE319D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1984" w:type="dxa"/>
            <w:tcBorders>
              <w:top w:val="single" w:sz="4" w:space="0" w:color="auto"/>
              <w:left w:val="single" w:sz="4" w:space="0" w:color="auto"/>
              <w:bottom w:val="single" w:sz="4" w:space="0" w:color="auto"/>
              <w:right w:val="single" w:sz="4" w:space="0" w:color="auto"/>
            </w:tcBorders>
            <w:shd w:val="clear" w:color="auto" w:fill="97DDBA"/>
            <w:vAlign w:val="center"/>
          </w:tcPr>
          <w:p w14:paraId="35625B2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w:t>
            </w:r>
          </w:p>
        </w:tc>
      </w:tr>
      <w:tr w:rsidR="00CB4BEB" w:rsidRPr="00FE5087" w14:paraId="275AD887" w14:textId="77777777" w:rsidTr="003C0924">
        <w:trPr>
          <w:trHeight w:hRule="exact" w:val="436"/>
        </w:trPr>
        <w:tc>
          <w:tcPr>
            <w:tcW w:w="2078" w:type="dxa"/>
            <w:tcBorders>
              <w:top w:val="single" w:sz="4" w:space="0" w:color="auto"/>
              <w:left w:val="single" w:sz="4" w:space="0" w:color="auto"/>
              <w:bottom w:val="nil"/>
              <w:right w:val="single" w:sz="4" w:space="0" w:color="auto"/>
            </w:tcBorders>
            <w:shd w:val="clear" w:color="auto" w:fill="97DDBA"/>
            <w:vAlign w:val="center"/>
          </w:tcPr>
          <w:p w14:paraId="10D7B448" w14:textId="77777777" w:rsidR="00CB4BEB" w:rsidRPr="003B051D" w:rsidRDefault="00CB4BEB" w:rsidP="003C0924">
            <w:pPr>
              <w:rPr>
                <w:rFonts w:ascii="Trebuchet MS" w:hAnsi="Trebuchet MS"/>
                <w:sz w:val="18"/>
                <w:szCs w:val="18"/>
              </w:rPr>
            </w:pPr>
            <w:proofErr w:type="spellStart"/>
            <w:r w:rsidRPr="003B051D">
              <w:rPr>
                <w:rFonts w:ascii="Trebuchet MS" w:hAnsi="Trebuchet MS"/>
                <w:sz w:val="18"/>
                <w:szCs w:val="18"/>
              </w:rPr>
              <w:t>ukrudtsbek</w:t>
            </w:r>
            <w:proofErr w:type="spellEnd"/>
          </w:p>
        </w:tc>
        <w:tc>
          <w:tcPr>
            <w:tcW w:w="4955" w:type="dxa"/>
            <w:tcBorders>
              <w:top w:val="single" w:sz="4" w:space="0" w:color="auto"/>
              <w:left w:val="single" w:sz="4" w:space="0" w:color="auto"/>
              <w:bottom w:val="nil"/>
              <w:right w:val="single" w:sz="4" w:space="0" w:color="auto"/>
            </w:tcBorders>
            <w:shd w:val="clear" w:color="auto" w:fill="97DDBA"/>
            <w:vAlign w:val="center"/>
          </w:tcPr>
          <w:p w14:paraId="3E2BE6CD"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Ukrudtsbekæmpelsesmetode, tilladt/afvigelse fra norm.</w:t>
            </w:r>
          </w:p>
        </w:tc>
        <w:tc>
          <w:tcPr>
            <w:tcW w:w="1155" w:type="dxa"/>
            <w:tcBorders>
              <w:top w:val="single" w:sz="4" w:space="0" w:color="auto"/>
              <w:left w:val="single" w:sz="4" w:space="0" w:color="auto"/>
              <w:bottom w:val="nil"/>
              <w:right w:val="single" w:sz="4" w:space="0" w:color="auto"/>
            </w:tcBorders>
            <w:shd w:val="clear" w:color="auto" w:fill="97DDBA"/>
            <w:vAlign w:val="center"/>
          </w:tcPr>
          <w:p w14:paraId="35422C9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97DDBA"/>
            <w:vAlign w:val="center"/>
          </w:tcPr>
          <w:p w14:paraId="46B5D98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0-10</w:t>
            </w:r>
          </w:p>
        </w:tc>
        <w:tc>
          <w:tcPr>
            <w:tcW w:w="1276" w:type="dxa"/>
            <w:tcBorders>
              <w:top w:val="single" w:sz="4" w:space="0" w:color="auto"/>
              <w:left w:val="single" w:sz="4" w:space="0" w:color="auto"/>
              <w:bottom w:val="nil"/>
              <w:right w:val="single" w:sz="4" w:space="0" w:color="auto"/>
            </w:tcBorders>
            <w:shd w:val="clear" w:color="auto" w:fill="97DDBA"/>
            <w:vAlign w:val="center"/>
          </w:tcPr>
          <w:p w14:paraId="4966D1C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S</w:t>
            </w:r>
          </w:p>
        </w:tc>
        <w:tc>
          <w:tcPr>
            <w:tcW w:w="1984" w:type="dxa"/>
            <w:tcBorders>
              <w:top w:val="single" w:sz="4" w:space="0" w:color="auto"/>
              <w:left w:val="single" w:sz="4" w:space="0" w:color="auto"/>
              <w:bottom w:val="nil"/>
              <w:right w:val="single" w:sz="4" w:space="0" w:color="auto"/>
            </w:tcBorders>
            <w:shd w:val="clear" w:color="auto" w:fill="97DDBA"/>
            <w:vAlign w:val="center"/>
          </w:tcPr>
          <w:p w14:paraId="0889BE6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Mekanisk</w:t>
            </w:r>
          </w:p>
        </w:tc>
      </w:tr>
      <w:tr w:rsidR="00CB4BEB" w:rsidRPr="00BA4AEF" w14:paraId="2E604B5C"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97DDBA"/>
            <w:vAlign w:val="bottom"/>
          </w:tcPr>
          <w:p w14:paraId="63317BB9" w14:textId="77777777" w:rsidR="00CB4BEB" w:rsidRPr="003B051D" w:rsidRDefault="00CB4BEB" w:rsidP="003C0924">
            <w:pPr>
              <w:rPr>
                <w:rFonts w:ascii="Trebuchet MS" w:hAnsi="Trebuchet MS" w:cs="Trebuchet MS"/>
                <w:sz w:val="18"/>
                <w:szCs w:val="18"/>
              </w:rPr>
            </w:pPr>
            <w:proofErr w:type="spellStart"/>
            <w:r w:rsidRPr="003B051D">
              <w:rPr>
                <w:rFonts w:ascii="Trebuchet MS" w:hAnsi="Trebuchet MS"/>
                <w:sz w:val="18"/>
                <w:szCs w:val="18"/>
              </w:rPr>
              <w:t>tilstand_kode</w:t>
            </w:r>
            <w:proofErr w:type="spellEnd"/>
          </w:p>
        </w:tc>
        <w:tc>
          <w:tcPr>
            <w:tcW w:w="11638" w:type="dxa"/>
            <w:gridSpan w:val="5"/>
            <w:tcBorders>
              <w:top w:val="single" w:sz="4" w:space="0" w:color="auto"/>
              <w:left w:val="single" w:sz="4" w:space="0" w:color="auto"/>
              <w:bottom w:val="nil"/>
              <w:right w:val="single" w:sz="4" w:space="0" w:color="auto"/>
            </w:tcBorders>
            <w:shd w:val="clear" w:color="auto" w:fill="97DDBA"/>
            <w:vAlign w:val="bottom"/>
          </w:tcPr>
          <w:p w14:paraId="7C64496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Felt defineret under: 4.1 Standardiserede felter til de temaspecifikke datamodeller</w:t>
            </w:r>
          </w:p>
        </w:tc>
      </w:tr>
      <w:tr w:rsidR="00CB4BEB" w:rsidRPr="00FE5087" w14:paraId="75D380A7"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97DDBA"/>
            <w:vAlign w:val="bottom"/>
          </w:tcPr>
          <w:p w14:paraId="3F37CD95" w14:textId="77777777" w:rsidR="00CB4BEB" w:rsidRPr="003B051D" w:rsidRDefault="00CB4BEB" w:rsidP="003C0924">
            <w:pPr>
              <w:rPr>
                <w:rFonts w:ascii="Trebuchet MS" w:hAnsi="Trebuchet MS" w:cs="Trebuchet MS"/>
                <w:sz w:val="18"/>
                <w:szCs w:val="18"/>
              </w:rPr>
            </w:pPr>
            <w:r w:rsidRPr="003B051D">
              <w:rPr>
                <w:rFonts w:ascii="Trebuchet MS" w:hAnsi="Trebuchet MS"/>
                <w:sz w:val="18"/>
                <w:szCs w:val="18"/>
              </w:rPr>
              <w:t>tilstand</w:t>
            </w:r>
          </w:p>
        </w:tc>
        <w:tc>
          <w:tcPr>
            <w:tcW w:w="11638" w:type="dxa"/>
            <w:gridSpan w:val="5"/>
            <w:tcBorders>
              <w:top w:val="single" w:sz="4" w:space="0" w:color="auto"/>
              <w:left w:val="single" w:sz="4" w:space="0" w:color="auto"/>
              <w:bottom w:val="nil"/>
              <w:right w:val="single" w:sz="4" w:space="0" w:color="auto"/>
            </w:tcBorders>
            <w:shd w:val="clear" w:color="auto" w:fill="97DDBA"/>
            <w:vAlign w:val="bottom"/>
          </w:tcPr>
          <w:p w14:paraId="5AD699B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Felt defineret under: 4.1 Standardiserede felter til de temaspecifikke datamodeller</w:t>
            </w:r>
          </w:p>
        </w:tc>
      </w:tr>
      <w:tr w:rsidR="00CB4BEB" w:rsidRPr="00BA4AEF" w14:paraId="2C8B7EDB"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97DDBA"/>
            <w:vAlign w:val="bottom"/>
          </w:tcPr>
          <w:p w14:paraId="4DFB86F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vejkode</w:t>
            </w:r>
          </w:p>
        </w:tc>
        <w:tc>
          <w:tcPr>
            <w:tcW w:w="11638" w:type="dxa"/>
            <w:gridSpan w:val="5"/>
            <w:tcBorders>
              <w:top w:val="single" w:sz="4" w:space="0" w:color="auto"/>
              <w:left w:val="single" w:sz="4" w:space="0" w:color="auto"/>
              <w:bottom w:val="nil"/>
              <w:right w:val="single" w:sz="4" w:space="0" w:color="auto"/>
            </w:tcBorders>
            <w:shd w:val="clear" w:color="auto" w:fill="97DDBA"/>
            <w:vAlign w:val="bottom"/>
          </w:tcPr>
          <w:p w14:paraId="4574CA8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Felt defineret under: 4.1 Standardiserede felter til de temaspecifikke datamodeller</w:t>
            </w:r>
          </w:p>
        </w:tc>
      </w:tr>
      <w:tr w:rsidR="00CB4BEB" w:rsidRPr="00FE5087" w14:paraId="593BD85C"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97DDBA"/>
            <w:vAlign w:val="bottom"/>
          </w:tcPr>
          <w:p w14:paraId="7E8E662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lastRenderedPageBreak/>
              <w:t>vejnavn</w:t>
            </w:r>
          </w:p>
        </w:tc>
        <w:tc>
          <w:tcPr>
            <w:tcW w:w="11638" w:type="dxa"/>
            <w:gridSpan w:val="5"/>
            <w:tcBorders>
              <w:top w:val="single" w:sz="4" w:space="0" w:color="auto"/>
              <w:left w:val="single" w:sz="4" w:space="0" w:color="auto"/>
              <w:bottom w:val="nil"/>
              <w:right w:val="single" w:sz="4" w:space="0" w:color="auto"/>
            </w:tcBorders>
            <w:shd w:val="clear" w:color="auto" w:fill="97DDBA"/>
            <w:vAlign w:val="bottom"/>
          </w:tcPr>
          <w:p w14:paraId="37F1FB2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Felt defineret under: 4.1 Standardiserede felter til de temaspecifikke datamodeller</w:t>
            </w:r>
          </w:p>
        </w:tc>
      </w:tr>
      <w:tr w:rsidR="00CB4BEB" w:rsidRPr="00FE5087" w14:paraId="2FEAA478"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bottom"/>
          </w:tcPr>
          <w:p w14:paraId="67E8242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link</w:t>
            </w:r>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FC0BB9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Felt defineret under: 4.1 Standardiserede felter til de temaspecifikke datamodeller</w:t>
            </w:r>
          </w:p>
        </w:tc>
      </w:tr>
      <w:tr w:rsidR="00CB4BEB" w:rsidRPr="00FE5087" w14:paraId="3E6EA24F"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57B46409"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i/>
                <w:iCs/>
                <w:sz w:val="18"/>
                <w:szCs w:val="18"/>
              </w:rPr>
              <w:t>Felter markeret med blå er temaspecifikke opslagstabeller, der indeholder oversættelser af koder i andre felter.</w:t>
            </w:r>
          </w:p>
        </w:tc>
      </w:tr>
      <w:tr w:rsidR="00CB4BEB" w:rsidRPr="00FE5087" w14:paraId="2C18742C"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35557FE6" w14:textId="77777777" w:rsidR="00CB4BEB" w:rsidRPr="003A52C1" w:rsidRDefault="00CB4BEB" w:rsidP="003C0924">
            <w:pPr>
              <w:rPr>
                <w:rFonts w:ascii="Trebuchet MS" w:hAnsi="Trebuchet MS" w:cs="Trebuchet MS"/>
                <w:i/>
                <w:iCs/>
                <w:sz w:val="18"/>
                <w:szCs w:val="18"/>
              </w:rPr>
            </w:pPr>
            <w:r w:rsidRPr="003A52C1">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412D78C0" w14:textId="77777777" w:rsidR="00CB4BEB" w:rsidRPr="003A52C1" w:rsidRDefault="00CB4BEB" w:rsidP="00CB4BEB">
      <w:pPr>
        <w:pStyle w:val="Overskrift6"/>
      </w:pPr>
      <w:r w:rsidRPr="003A52C1">
        <w:t xml:space="preserve">5.19.2.1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FE5087" w14:paraId="1A5D720D" w14:textId="77777777" w:rsidTr="003C0924">
        <w:trPr>
          <w:trHeight w:hRule="exact" w:val="255"/>
        </w:trPr>
        <w:tc>
          <w:tcPr>
            <w:tcW w:w="2235" w:type="dxa"/>
            <w:shd w:val="clear" w:color="auto" w:fill="D9D9D9"/>
            <w:vAlign w:val="bottom"/>
          </w:tcPr>
          <w:p w14:paraId="087E4382"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Metadataelement</w:t>
            </w:r>
          </w:p>
        </w:tc>
        <w:tc>
          <w:tcPr>
            <w:tcW w:w="11340" w:type="dxa"/>
            <w:shd w:val="clear" w:color="auto" w:fill="D9D9D9"/>
            <w:vAlign w:val="bottom"/>
          </w:tcPr>
          <w:p w14:paraId="6EF078F6"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FE5087" w14:paraId="022DDDED" w14:textId="77777777" w:rsidTr="003C0924">
        <w:trPr>
          <w:trHeight w:hRule="exact" w:val="255"/>
        </w:trPr>
        <w:tc>
          <w:tcPr>
            <w:tcW w:w="2235" w:type="dxa"/>
            <w:shd w:val="clear" w:color="auto" w:fill="E0E0E0"/>
            <w:vAlign w:val="bottom"/>
          </w:tcPr>
          <w:p w14:paraId="0DED19CB"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Temanavn</w:t>
            </w:r>
          </w:p>
        </w:tc>
        <w:tc>
          <w:tcPr>
            <w:tcW w:w="11340" w:type="dxa"/>
            <w:shd w:val="clear" w:color="auto" w:fill="FFFFFF"/>
            <w:vAlign w:val="bottom"/>
          </w:tcPr>
          <w:p w14:paraId="5C0335A5"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Park og grønne områder linjer</w:t>
            </w:r>
          </w:p>
        </w:tc>
      </w:tr>
      <w:tr w:rsidR="00CB4BEB" w:rsidRPr="00FE5087" w14:paraId="0284F340" w14:textId="77777777" w:rsidTr="003C0924">
        <w:trPr>
          <w:trHeight w:hRule="exact" w:val="255"/>
        </w:trPr>
        <w:tc>
          <w:tcPr>
            <w:tcW w:w="2235" w:type="dxa"/>
            <w:shd w:val="clear" w:color="auto" w:fill="E0E0E0"/>
            <w:vAlign w:val="bottom"/>
          </w:tcPr>
          <w:p w14:paraId="34A77E8D"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Temakode</w:t>
            </w:r>
          </w:p>
        </w:tc>
        <w:tc>
          <w:tcPr>
            <w:tcW w:w="11340" w:type="dxa"/>
            <w:shd w:val="clear" w:color="auto" w:fill="FFFFFF"/>
            <w:vAlign w:val="bottom"/>
          </w:tcPr>
          <w:p w14:paraId="18AEBC92"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6801</w:t>
            </w:r>
          </w:p>
        </w:tc>
      </w:tr>
      <w:tr w:rsidR="00CB4BEB" w:rsidRPr="00FE5087" w14:paraId="277F27E0" w14:textId="77777777" w:rsidTr="003C0924">
        <w:trPr>
          <w:trHeight w:hRule="exact" w:val="255"/>
        </w:trPr>
        <w:tc>
          <w:tcPr>
            <w:tcW w:w="2235" w:type="dxa"/>
            <w:shd w:val="clear" w:color="auto" w:fill="E0E0E0"/>
            <w:vAlign w:val="bottom"/>
          </w:tcPr>
          <w:p w14:paraId="4174994B"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Definition</w:t>
            </w:r>
          </w:p>
        </w:tc>
        <w:tc>
          <w:tcPr>
            <w:tcW w:w="11340" w:type="dxa"/>
            <w:shd w:val="clear" w:color="auto" w:fill="FFFFFF"/>
            <w:vAlign w:val="bottom"/>
          </w:tcPr>
          <w:p w14:paraId="3129B12F" w14:textId="77777777" w:rsidR="00CB4BEB" w:rsidRPr="003A52C1" w:rsidRDefault="00CB4BEB" w:rsidP="003C0924">
            <w:pPr>
              <w:rPr>
                <w:rFonts w:ascii="Trebuchet MS" w:hAnsi="Trebuchet MS" w:cs="Trebuchet MS"/>
                <w:sz w:val="18"/>
                <w:szCs w:val="18"/>
              </w:rPr>
            </w:pPr>
            <w:r w:rsidRPr="003A52C1">
              <w:rPr>
                <w:rFonts w:ascii="Trebuchet MS" w:hAnsi="Trebuchet MS"/>
                <w:sz w:val="18"/>
                <w:szCs w:val="18"/>
              </w:rPr>
              <w:t xml:space="preserve">Diverse hegn og terrænmur der benyttes </w:t>
            </w:r>
            <w:proofErr w:type="spellStart"/>
            <w:r w:rsidRPr="003A52C1">
              <w:rPr>
                <w:rFonts w:ascii="Trebuchet MS" w:hAnsi="Trebuchet MS"/>
                <w:sz w:val="18"/>
                <w:szCs w:val="18"/>
              </w:rPr>
              <w:t>hovedsagligt</w:t>
            </w:r>
            <w:proofErr w:type="spellEnd"/>
            <w:r w:rsidRPr="003A52C1">
              <w:rPr>
                <w:rFonts w:ascii="Trebuchet MS" w:hAnsi="Trebuchet MS"/>
                <w:sz w:val="18"/>
                <w:szCs w:val="18"/>
              </w:rPr>
              <w:t xml:space="preserve"> til udsmykning, sport og fritidsformål.</w:t>
            </w:r>
          </w:p>
        </w:tc>
      </w:tr>
      <w:tr w:rsidR="00CB4BEB" w:rsidRPr="00FE5087" w14:paraId="5C940A00" w14:textId="77777777" w:rsidTr="003C0924">
        <w:trPr>
          <w:trHeight w:hRule="exact" w:val="502"/>
        </w:trPr>
        <w:tc>
          <w:tcPr>
            <w:tcW w:w="2235" w:type="dxa"/>
            <w:shd w:val="clear" w:color="auto" w:fill="E0E0E0"/>
            <w:vAlign w:val="center"/>
          </w:tcPr>
          <w:p w14:paraId="54298102"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Beskrivelse</w:t>
            </w:r>
          </w:p>
        </w:tc>
        <w:tc>
          <w:tcPr>
            <w:tcW w:w="11340" w:type="dxa"/>
            <w:shd w:val="clear" w:color="auto" w:fill="FFFFFF"/>
            <w:vAlign w:val="bottom"/>
          </w:tcPr>
          <w:p w14:paraId="57471240" w14:textId="77777777" w:rsidR="00CB4BEB" w:rsidRPr="003A52C1" w:rsidRDefault="00CB4BEB" w:rsidP="003C0924">
            <w:pPr>
              <w:rPr>
                <w:rFonts w:ascii="Trebuchet MS" w:hAnsi="Trebuchet MS" w:cs="Trebuchet MS"/>
                <w:sz w:val="18"/>
                <w:szCs w:val="18"/>
              </w:rPr>
            </w:pPr>
            <w:r w:rsidRPr="003A52C1">
              <w:rPr>
                <w:rFonts w:ascii="Trebuchet MS" w:hAnsi="Trebuchet MS"/>
                <w:sz w:val="18"/>
                <w:szCs w:val="18"/>
              </w:rPr>
              <w:t xml:space="preserve">Diverse hegn og terrænmur der benyttes </w:t>
            </w:r>
            <w:proofErr w:type="spellStart"/>
            <w:r w:rsidRPr="003A52C1">
              <w:rPr>
                <w:rFonts w:ascii="Trebuchet MS" w:hAnsi="Trebuchet MS"/>
                <w:sz w:val="18"/>
                <w:szCs w:val="18"/>
              </w:rPr>
              <w:t>hovedsagligt</w:t>
            </w:r>
            <w:proofErr w:type="spellEnd"/>
            <w:r w:rsidRPr="003A52C1">
              <w:rPr>
                <w:rFonts w:ascii="Trebuchet MS" w:hAnsi="Trebuchet MS"/>
                <w:sz w:val="18"/>
                <w:szCs w:val="18"/>
              </w:rPr>
              <w:t xml:space="preserve"> til udsmykning, sport og fritidsformål.</w:t>
            </w:r>
            <w:r w:rsidRPr="003A52C1">
              <w:t xml:space="preserve"> </w:t>
            </w:r>
            <w:r w:rsidRPr="003A52C1">
              <w:rPr>
                <w:rFonts w:ascii="Trebuchet MS" w:hAnsi="Trebuchet MS"/>
                <w:sz w:val="18"/>
                <w:szCs w:val="18"/>
              </w:rPr>
              <w:t xml:space="preserve">NB Branchestandarden var endnu ikke færdiggjort ved offentliggørelsen. </w:t>
            </w:r>
          </w:p>
        </w:tc>
      </w:tr>
      <w:tr w:rsidR="00CB4BEB" w:rsidRPr="00FE5087" w14:paraId="59827366" w14:textId="77777777" w:rsidTr="003C0924">
        <w:trPr>
          <w:trHeight w:hRule="exact" w:val="565"/>
        </w:trPr>
        <w:tc>
          <w:tcPr>
            <w:tcW w:w="2235" w:type="dxa"/>
            <w:shd w:val="clear" w:color="auto" w:fill="E0E0E0"/>
            <w:vAlign w:val="center"/>
          </w:tcPr>
          <w:p w14:paraId="3650794B" w14:textId="77777777" w:rsidR="00CB4BEB" w:rsidRPr="00FE5087" w:rsidRDefault="00CB4BEB" w:rsidP="003C0924">
            <w:pPr>
              <w:rPr>
                <w:rFonts w:ascii="Trebuchet MS" w:hAnsi="Trebuchet MS" w:cs="Trebuchet MS"/>
                <w:color w:val="1F497D"/>
                <w:sz w:val="18"/>
                <w:szCs w:val="18"/>
              </w:rPr>
            </w:pPr>
            <w:proofErr w:type="spellStart"/>
            <w:r w:rsidRPr="003A52C1">
              <w:rPr>
                <w:rFonts w:ascii="Trebuchet MS" w:hAnsi="Trebuchet MS" w:cs="Trebuchet MS"/>
                <w:sz w:val="18"/>
                <w:szCs w:val="18"/>
              </w:rPr>
              <w:t>Formaal</w:t>
            </w:r>
            <w:proofErr w:type="spellEnd"/>
            <w:r w:rsidRPr="003A52C1">
              <w:rPr>
                <w:rFonts w:ascii="Trebuchet MS" w:hAnsi="Trebuchet MS" w:cs="Trebuchet MS"/>
                <w:sz w:val="18"/>
                <w:szCs w:val="18"/>
              </w:rPr>
              <w:t xml:space="preserve"> </w:t>
            </w:r>
          </w:p>
        </w:tc>
        <w:tc>
          <w:tcPr>
            <w:tcW w:w="11340" w:type="dxa"/>
            <w:shd w:val="clear" w:color="auto" w:fill="FFFFFF"/>
            <w:vAlign w:val="center"/>
          </w:tcPr>
          <w:p w14:paraId="4849FD2D"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 xml:space="preserve">Oplyse sagsbehandler og privat/offentlig entreprenører via </w:t>
            </w:r>
            <w:proofErr w:type="gramStart"/>
            <w:r w:rsidRPr="003A52C1">
              <w:rPr>
                <w:rFonts w:ascii="Trebuchet MS" w:hAnsi="Trebuchet MS" w:cs="Trebuchet MS"/>
                <w:sz w:val="18"/>
                <w:szCs w:val="18"/>
              </w:rPr>
              <w:t>selvbetjeningsløsninger,  om</w:t>
            </w:r>
            <w:proofErr w:type="gramEnd"/>
            <w:r w:rsidRPr="003A52C1">
              <w:rPr>
                <w:rFonts w:ascii="Trebuchet MS" w:hAnsi="Trebuchet MS" w:cs="Trebuchet MS"/>
                <w:sz w:val="18"/>
                <w:szCs w:val="18"/>
              </w:rPr>
              <w:t xml:space="preserve"> plejen af linjeelementer</w:t>
            </w:r>
          </w:p>
        </w:tc>
      </w:tr>
      <w:tr w:rsidR="00CB4BEB" w:rsidRPr="00FE5087" w14:paraId="665D9C4D" w14:textId="77777777" w:rsidTr="003C0924">
        <w:trPr>
          <w:trHeight w:hRule="exact" w:val="255"/>
        </w:trPr>
        <w:tc>
          <w:tcPr>
            <w:tcW w:w="2235" w:type="dxa"/>
            <w:shd w:val="clear" w:color="auto" w:fill="E0E0E0"/>
            <w:vAlign w:val="bottom"/>
          </w:tcPr>
          <w:p w14:paraId="7C91F7E7" w14:textId="77777777" w:rsidR="00CB4BEB" w:rsidRPr="00FE5087" w:rsidRDefault="00CB4BEB" w:rsidP="003C0924">
            <w:pPr>
              <w:rPr>
                <w:rFonts w:ascii="Trebuchet MS" w:hAnsi="Trebuchet MS" w:cs="Trebuchet MS"/>
                <w:color w:val="1F497D"/>
                <w:sz w:val="18"/>
                <w:szCs w:val="18"/>
              </w:rPr>
            </w:pPr>
            <w:proofErr w:type="spellStart"/>
            <w:r w:rsidRPr="003A52C1">
              <w:rPr>
                <w:rFonts w:ascii="Trebuchet MS" w:hAnsi="Trebuchet MS" w:cs="Trebuchet MS"/>
                <w:sz w:val="18"/>
                <w:szCs w:val="18"/>
              </w:rPr>
              <w:t>Noegleord_hovedgruppe</w:t>
            </w:r>
            <w:proofErr w:type="spellEnd"/>
          </w:p>
        </w:tc>
        <w:tc>
          <w:tcPr>
            <w:tcW w:w="11340" w:type="dxa"/>
            <w:shd w:val="clear" w:color="auto" w:fill="FFFFFF"/>
            <w:vAlign w:val="bottom"/>
          </w:tcPr>
          <w:p w14:paraId="06E04FAF"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bCs/>
                <w:kern w:val="32"/>
                <w:sz w:val="18"/>
                <w:szCs w:val="18"/>
              </w:rPr>
              <w:t>Arealanvendelse</w:t>
            </w:r>
          </w:p>
        </w:tc>
      </w:tr>
      <w:tr w:rsidR="00CB4BEB" w:rsidRPr="00FE5087" w14:paraId="5CDAD9B7" w14:textId="77777777" w:rsidTr="003C0924">
        <w:trPr>
          <w:trHeight w:hRule="exact" w:val="255"/>
        </w:trPr>
        <w:tc>
          <w:tcPr>
            <w:tcW w:w="2235" w:type="dxa"/>
            <w:shd w:val="clear" w:color="auto" w:fill="E0E0E0"/>
            <w:vAlign w:val="bottom"/>
          </w:tcPr>
          <w:p w14:paraId="30422ADD" w14:textId="77777777" w:rsidR="00CB4BEB" w:rsidRPr="00E6255A" w:rsidRDefault="00CB4BEB" w:rsidP="003C0924">
            <w:pPr>
              <w:rPr>
                <w:rFonts w:ascii="Trebuchet MS" w:hAnsi="Trebuchet MS" w:cs="Trebuchet MS"/>
                <w:sz w:val="18"/>
                <w:szCs w:val="18"/>
              </w:rPr>
            </w:pPr>
            <w:proofErr w:type="spellStart"/>
            <w:r w:rsidRPr="00E6255A">
              <w:rPr>
                <w:rFonts w:ascii="Trebuchet MS" w:hAnsi="Trebuchet MS" w:cs="Trebuchet MS"/>
                <w:sz w:val="18"/>
                <w:szCs w:val="18"/>
              </w:rPr>
              <w:t>Noegle_ord</w:t>
            </w:r>
            <w:proofErr w:type="spellEnd"/>
          </w:p>
        </w:tc>
        <w:tc>
          <w:tcPr>
            <w:tcW w:w="11340" w:type="dxa"/>
            <w:shd w:val="clear" w:color="auto" w:fill="FFFFFF"/>
            <w:vAlign w:val="bottom"/>
          </w:tcPr>
          <w:p w14:paraId="7573218B" w14:textId="77777777" w:rsidR="00CB4BEB" w:rsidRPr="00E6255A" w:rsidRDefault="00CB4BEB" w:rsidP="003C0924">
            <w:pPr>
              <w:autoSpaceDE w:val="0"/>
              <w:autoSpaceDN w:val="0"/>
              <w:adjustRightInd w:val="0"/>
              <w:rPr>
                <w:rFonts w:ascii="Trebuchet MS" w:hAnsi="Trebuchet MS" w:cs="Trebuchet MS"/>
                <w:sz w:val="18"/>
                <w:szCs w:val="18"/>
              </w:rPr>
            </w:pPr>
            <w:r w:rsidRPr="00E6255A">
              <w:rPr>
                <w:rFonts w:ascii="Trebuchet MS" w:hAnsi="Trebuchet MS" w:cs="Trebuchet MS"/>
                <w:sz w:val="18"/>
                <w:szCs w:val="18"/>
              </w:rPr>
              <w:t>Hegn, mur, terrænmur, hæk, klatreplante, natursti</w:t>
            </w:r>
          </w:p>
        </w:tc>
      </w:tr>
      <w:tr w:rsidR="00CB4BEB" w:rsidRPr="00FE5087" w14:paraId="12428594" w14:textId="77777777" w:rsidTr="003C0924">
        <w:trPr>
          <w:trHeight w:hRule="exact" w:val="255"/>
        </w:trPr>
        <w:tc>
          <w:tcPr>
            <w:tcW w:w="2235" w:type="dxa"/>
            <w:shd w:val="clear" w:color="auto" w:fill="E0E0E0"/>
            <w:vAlign w:val="bottom"/>
          </w:tcPr>
          <w:p w14:paraId="52DF2403"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Geometri type</w:t>
            </w:r>
          </w:p>
        </w:tc>
        <w:tc>
          <w:tcPr>
            <w:tcW w:w="11340" w:type="dxa"/>
            <w:shd w:val="clear" w:color="auto" w:fill="FFFFFF"/>
            <w:vAlign w:val="bottom"/>
          </w:tcPr>
          <w:p w14:paraId="55755B75"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Linje</w:t>
            </w:r>
          </w:p>
        </w:tc>
      </w:tr>
      <w:tr w:rsidR="00CB4BEB" w:rsidRPr="00FE5087" w14:paraId="200AC911" w14:textId="77777777" w:rsidTr="003C0924">
        <w:trPr>
          <w:trHeight w:hRule="exact" w:val="255"/>
        </w:trPr>
        <w:tc>
          <w:tcPr>
            <w:tcW w:w="2235" w:type="dxa"/>
            <w:shd w:val="clear" w:color="auto" w:fill="E0E0E0"/>
            <w:vAlign w:val="bottom"/>
          </w:tcPr>
          <w:p w14:paraId="1D0B2BBA"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Lovgrundlag</w:t>
            </w:r>
          </w:p>
        </w:tc>
        <w:tc>
          <w:tcPr>
            <w:tcW w:w="11340" w:type="dxa"/>
            <w:shd w:val="clear" w:color="auto" w:fill="FFFFFF"/>
            <w:vAlign w:val="bottom"/>
          </w:tcPr>
          <w:p w14:paraId="50993172" w14:textId="77777777" w:rsidR="00CB4BEB" w:rsidRPr="00E6255A" w:rsidRDefault="00CB4BEB" w:rsidP="003C0924">
            <w:pPr>
              <w:rPr>
                <w:rFonts w:ascii="Trebuchet MS" w:hAnsi="Trebuchet MS" w:cs="Trebuchet MS"/>
                <w:sz w:val="18"/>
                <w:szCs w:val="18"/>
              </w:rPr>
            </w:pPr>
          </w:p>
        </w:tc>
      </w:tr>
      <w:tr w:rsidR="00CB4BEB" w:rsidRPr="00E5718A" w14:paraId="4302438B" w14:textId="77777777" w:rsidTr="003C0924">
        <w:trPr>
          <w:trHeight w:hRule="exact" w:val="255"/>
        </w:trPr>
        <w:tc>
          <w:tcPr>
            <w:tcW w:w="2235" w:type="dxa"/>
            <w:shd w:val="clear" w:color="auto" w:fill="E0E0E0"/>
            <w:vAlign w:val="bottom"/>
          </w:tcPr>
          <w:p w14:paraId="58D0652B" w14:textId="77777777" w:rsidR="00CB4BEB" w:rsidRPr="00E6255A" w:rsidRDefault="00CB4BEB" w:rsidP="003C0924">
            <w:pPr>
              <w:rPr>
                <w:rFonts w:ascii="Trebuchet MS" w:hAnsi="Trebuchet MS" w:cs="Trebuchet MS"/>
                <w:sz w:val="18"/>
                <w:szCs w:val="18"/>
              </w:rPr>
            </w:pPr>
            <w:proofErr w:type="spellStart"/>
            <w:r w:rsidRPr="00E6255A">
              <w:rPr>
                <w:rFonts w:ascii="Trebuchet MS" w:hAnsi="Trebuchet MS" w:cs="Trebuchet MS"/>
                <w:sz w:val="18"/>
                <w:szCs w:val="18"/>
              </w:rPr>
              <w:t>KLE_koder</w:t>
            </w:r>
            <w:proofErr w:type="spellEnd"/>
          </w:p>
        </w:tc>
        <w:tc>
          <w:tcPr>
            <w:tcW w:w="11340" w:type="dxa"/>
            <w:shd w:val="clear" w:color="auto" w:fill="FFFFFF"/>
            <w:vAlign w:val="bottom"/>
          </w:tcPr>
          <w:p w14:paraId="4DC61436" w14:textId="77777777" w:rsidR="00CB4BEB" w:rsidRPr="00E6255A" w:rsidRDefault="00CB4BEB" w:rsidP="003C0924">
            <w:pPr>
              <w:rPr>
                <w:rFonts w:ascii="Trebuchet MS" w:hAnsi="Trebuchet MS" w:cs="Trebuchet MS"/>
                <w:sz w:val="18"/>
                <w:szCs w:val="18"/>
              </w:rPr>
            </w:pPr>
            <w:r w:rsidRPr="00122889">
              <w:rPr>
                <w:rFonts w:ascii="Trebuchet MS" w:hAnsi="Trebuchet MS" w:cs="Trebuchet MS"/>
                <w:sz w:val="18"/>
                <w:szCs w:val="18"/>
              </w:rPr>
              <w:t>04.00.00, 04.01.00, 04.01.09, 04.01.10, 04.01.11</w:t>
            </w:r>
          </w:p>
        </w:tc>
      </w:tr>
    </w:tbl>
    <w:p w14:paraId="48E602DD" w14:textId="77777777" w:rsidR="00CB4BEB" w:rsidRPr="003A52C1" w:rsidRDefault="00CB4BEB" w:rsidP="00CB4BEB">
      <w:pPr>
        <w:pStyle w:val="Overskrift6"/>
      </w:pPr>
      <w:r w:rsidRPr="003A52C1">
        <w:t>5.19.2.2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6"/>
        <w:gridCol w:w="8980"/>
      </w:tblGrid>
      <w:tr w:rsidR="00CB4BEB" w:rsidRPr="00FE5087" w14:paraId="77E22F96" w14:textId="77777777" w:rsidTr="003C0924">
        <w:trPr>
          <w:trHeight w:hRule="exact" w:val="255"/>
        </w:trPr>
        <w:tc>
          <w:tcPr>
            <w:tcW w:w="4503" w:type="dxa"/>
            <w:shd w:val="clear" w:color="auto" w:fill="D9D9D9"/>
            <w:vAlign w:val="bottom"/>
          </w:tcPr>
          <w:p w14:paraId="3B08AA2F"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Emne</w:t>
            </w:r>
          </w:p>
        </w:tc>
        <w:tc>
          <w:tcPr>
            <w:tcW w:w="9149" w:type="dxa"/>
            <w:shd w:val="clear" w:color="auto" w:fill="D9D9D9"/>
            <w:vAlign w:val="bottom"/>
          </w:tcPr>
          <w:p w14:paraId="56759501"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FE5087" w14:paraId="1EA6684A" w14:textId="77777777" w:rsidTr="003C0924">
        <w:trPr>
          <w:trHeight w:hRule="exact" w:val="305"/>
        </w:trPr>
        <w:tc>
          <w:tcPr>
            <w:tcW w:w="4503" w:type="dxa"/>
            <w:shd w:val="clear" w:color="auto" w:fill="E0E0E0"/>
            <w:vAlign w:val="center"/>
          </w:tcPr>
          <w:p w14:paraId="3B4880BC"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Cs/>
                <w:sz w:val="18"/>
                <w:szCs w:val="18"/>
              </w:rPr>
              <w:t>Registreringsinstruks</w:t>
            </w:r>
          </w:p>
        </w:tc>
        <w:tc>
          <w:tcPr>
            <w:tcW w:w="9149" w:type="dxa"/>
            <w:shd w:val="clear" w:color="auto" w:fill="FFFFFF"/>
            <w:vAlign w:val="bottom"/>
          </w:tcPr>
          <w:p w14:paraId="677F6DDB"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 xml:space="preserve">Linjen registreres med snap til </w:t>
            </w:r>
            <w:proofErr w:type="spellStart"/>
            <w:r w:rsidRPr="00122889">
              <w:rPr>
                <w:rFonts w:ascii="Trebuchet MS" w:hAnsi="Trebuchet MS" w:cs="Trebuchet MS"/>
                <w:sz w:val="18"/>
                <w:szCs w:val="18"/>
              </w:rPr>
              <w:t>GeoDanmark</w:t>
            </w:r>
            <w:proofErr w:type="spellEnd"/>
            <w:r w:rsidRPr="003A52C1">
              <w:rPr>
                <w:rFonts w:ascii="Trebuchet MS" w:hAnsi="Trebuchet MS" w:cs="Trebuchet MS"/>
                <w:sz w:val="18"/>
                <w:szCs w:val="18"/>
              </w:rPr>
              <w:t xml:space="preserve">-objekter og skel m.v. Bør anvende </w:t>
            </w:r>
            <w:proofErr w:type="spellStart"/>
            <w:r w:rsidRPr="003A52C1">
              <w:rPr>
                <w:rFonts w:ascii="Trebuchet MS" w:hAnsi="Trebuchet MS" w:cs="Trebuchet MS"/>
                <w:sz w:val="18"/>
                <w:szCs w:val="18"/>
              </w:rPr>
              <w:t>ortofoto</w:t>
            </w:r>
            <w:proofErr w:type="spellEnd"/>
            <w:r w:rsidRPr="003A52C1">
              <w:rPr>
                <w:rFonts w:ascii="Trebuchet MS" w:hAnsi="Trebuchet MS" w:cs="Trebuchet MS"/>
                <w:sz w:val="18"/>
                <w:szCs w:val="18"/>
              </w:rPr>
              <w:t xml:space="preserve"> i denne proces.</w:t>
            </w:r>
          </w:p>
        </w:tc>
      </w:tr>
      <w:tr w:rsidR="00CB4BEB" w:rsidRPr="00FE5087" w14:paraId="28B852B8" w14:textId="77777777" w:rsidTr="003C0924">
        <w:trPr>
          <w:trHeight w:hRule="exact" w:val="463"/>
        </w:trPr>
        <w:tc>
          <w:tcPr>
            <w:tcW w:w="4503" w:type="dxa"/>
            <w:shd w:val="clear" w:color="auto" w:fill="E0E0E0"/>
            <w:vAlign w:val="center"/>
          </w:tcPr>
          <w:p w14:paraId="70FBB0C7"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Klassificering/opdeling</w:t>
            </w:r>
          </w:p>
        </w:tc>
        <w:tc>
          <w:tcPr>
            <w:tcW w:w="9149" w:type="dxa"/>
            <w:shd w:val="clear" w:color="auto" w:fill="FFFFFF"/>
            <w:vAlign w:val="bottom"/>
          </w:tcPr>
          <w:p w14:paraId="02B9B097" w14:textId="2CBF6AEB"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 xml:space="preserve">Opdeles i vedligeholdelsestype med mulighed for at tilføre </w:t>
            </w:r>
            <w:proofErr w:type="spellStart"/>
            <w:r w:rsidRPr="003A52C1">
              <w:rPr>
                <w:rFonts w:ascii="Trebuchet MS" w:hAnsi="Trebuchet MS" w:cs="Trebuchet MS"/>
                <w:sz w:val="18"/>
                <w:szCs w:val="18"/>
              </w:rPr>
              <w:t>anlægsår</w:t>
            </w:r>
            <w:proofErr w:type="spellEnd"/>
            <w:r w:rsidRPr="003A52C1">
              <w:rPr>
                <w:rFonts w:ascii="Trebuchet MS" w:hAnsi="Trebuchet MS" w:cs="Trebuchet MS"/>
                <w:sz w:val="18"/>
                <w:szCs w:val="18"/>
              </w:rPr>
              <w:t>, drift</w:t>
            </w:r>
            <w:r w:rsidR="00122889">
              <w:rPr>
                <w:rFonts w:ascii="Trebuchet MS" w:hAnsi="Trebuchet MS" w:cs="Trebuchet MS"/>
                <w:sz w:val="18"/>
                <w:szCs w:val="18"/>
              </w:rPr>
              <w:t>s</w:t>
            </w:r>
            <w:r w:rsidRPr="003A52C1">
              <w:rPr>
                <w:rFonts w:ascii="Trebuchet MS" w:hAnsi="Trebuchet MS" w:cs="Trebuchet MS"/>
                <w:sz w:val="18"/>
                <w:szCs w:val="18"/>
              </w:rPr>
              <w:t>niveau mv.  Se 5.19.2.3 Kodelister. Mulighed for præcisering til lokale standarter.</w:t>
            </w:r>
          </w:p>
        </w:tc>
      </w:tr>
      <w:tr w:rsidR="00CB4BEB" w:rsidRPr="00FE5087" w14:paraId="61E6987D" w14:textId="77777777" w:rsidTr="003C0924">
        <w:trPr>
          <w:trHeight w:hRule="exact" w:val="255"/>
        </w:trPr>
        <w:tc>
          <w:tcPr>
            <w:tcW w:w="4503" w:type="dxa"/>
            <w:shd w:val="clear" w:color="auto" w:fill="E0E0E0"/>
            <w:vAlign w:val="bottom"/>
          </w:tcPr>
          <w:p w14:paraId="424A29B9"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Minimum størrelser for objekt</w:t>
            </w:r>
          </w:p>
        </w:tc>
        <w:tc>
          <w:tcPr>
            <w:tcW w:w="9149" w:type="dxa"/>
            <w:shd w:val="clear" w:color="auto" w:fill="FFFFFF"/>
            <w:vAlign w:val="bottom"/>
          </w:tcPr>
          <w:p w14:paraId="322F76A0"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0,1 meter</w:t>
            </w:r>
          </w:p>
        </w:tc>
      </w:tr>
      <w:tr w:rsidR="00CB4BEB" w:rsidRPr="00FE5087" w14:paraId="5BF2287B" w14:textId="77777777" w:rsidTr="003C0924">
        <w:trPr>
          <w:trHeight w:hRule="exact" w:val="255"/>
        </w:trPr>
        <w:tc>
          <w:tcPr>
            <w:tcW w:w="4503" w:type="dxa"/>
            <w:shd w:val="clear" w:color="auto" w:fill="E0E0E0"/>
            <w:vAlign w:val="bottom"/>
          </w:tcPr>
          <w:p w14:paraId="6674CE5F"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Entydige objekter</w:t>
            </w:r>
          </w:p>
        </w:tc>
        <w:tc>
          <w:tcPr>
            <w:tcW w:w="9149" w:type="dxa"/>
            <w:shd w:val="clear" w:color="auto" w:fill="FFFFFF"/>
            <w:vAlign w:val="bottom"/>
          </w:tcPr>
          <w:p w14:paraId="2A1DFFFC" w14:textId="77777777" w:rsidR="00CB4BEB" w:rsidRPr="003A52C1" w:rsidRDefault="00CB4BEB" w:rsidP="003C0924">
            <w:pPr>
              <w:rPr>
                <w:rFonts w:ascii="Trebuchet MS" w:hAnsi="Trebuchet MS" w:cs="Trebuchet MS"/>
                <w:sz w:val="18"/>
                <w:szCs w:val="18"/>
              </w:rPr>
            </w:pPr>
          </w:p>
        </w:tc>
      </w:tr>
      <w:tr w:rsidR="00CB4BEB" w:rsidRPr="00FE5087" w14:paraId="7DB6E4FF" w14:textId="77777777" w:rsidTr="003C0924">
        <w:trPr>
          <w:trHeight w:hRule="exact" w:val="363"/>
        </w:trPr>
        <w:tc>
          <w:tcPr>
            <w:tcW w:w="4503" w:type="dxa"/>
            <w:shd w:val="clear" w:color="auto" w:fill="E0E0E0"/>
            <w:vAlign w:val="center"/>
          </w:tcPr>
          <w:p w14:paraId="7407F0E4"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mellem objekter</w:t>
            </w:r>
          </w:p>
        </w:tc>
        <w:tc>
          <w:tcPr>
            <w:tcW w:w="9149" w:type="dxa"/>
            <w:shd w:val="clear" w:color="auto" w:fill="FFFFFF"/>
            <w:vAlign w:val="bottom"/>
          </w:tcPr>
          <w:p w14:paraId="6FB13E7B" w14:textId="77777777" w:rsidR="00CB4BEB" w:rsidRPr="003A52C1" w:rsidRDefault="00CB4BEB" w:rsidP="003C0924">
            <w:pPr>
              <w:rPr>
                <w:rFonts w:ascii="Trebuchet MS" w:hAnsi="Trebuchet MS" w:cs="Trebuchet MS"/>
                <w:sz w:val="18"/>
                <w:szCs w:val="18"/>
              </w:rPr>
            </w:pPr>
          </w:p>
        </w:tc>
      </w:tr>
      <w:tr w:rsidR="00CB4BEB" w:rsidRPr="00FE5087" w14:paraId="68413AE2" w14:textId="77777777" w:rsidTr="003C0924">
        <w:trPr>
          <w:trHeight w:hRule="exact" w:val="255"/>
        </w:trPr>
        <w:tc>
          <w:tcPr>
            <w:tcW w:w="4503" w:type="dxa"/>
            <w:shd w:val="clear" w:color="auto" w:fill="E0E0E0"/>
            <w:vAlign w:val="bottom"/>
          </w:tcPr>
          <w:p w14:paraId="6C7C15A0"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med objekter i andre datasæt</w:t>
            </w:r>
          </w:p>
        </w:tc>
        <w:tc>
          <w:tcPr>
            <w:tcW w:w="9149" w:type="dxa"/>
            <w:shd w:val="clear" w:color="auto" w:fill="FFFFFF"/>
            <w:vAlign w:val="bottom"/>
          </w:tcPr>
          <w:p w14:paraId="6F56993A"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 xml:space="preserve">Placeres gerne med snap til nabo- og </w:t>
            </w:r>
            <w:proofErr w:type="spellStart"/>
            <w:r w:rsidRPr="00122889">
              <w:rPr>
                <w:rFonts w:ascii="Trebuchet MS" w:hAnsi="Trebuchet MS" w:cs="Trebuchet MS"/>
                <w:sz w:val="18"/>
                <w:szCs w:val="18"/>
              </w:rPr>
              <w:t>GeoDanmark</w:t>
            </w:r>
            <w:proofErr w:type="spellEnd"/>
            <w:r w:rsidRPr="003A52C1">
              <w:rPr>
                <w:rFonts w:ascii="Trebuchet MS" w:hAnsi="Trebuchet MS" w:cs="Trebuchet MS"/>
                <w:sz w:val="18"/>
                <w:szCs w:val="18"/>
              </w:rPr>
              <w:t>-objekter.</w:t>
            </w:r>
          </w:p>
        </w:tc>
      </w:tr>
    </w:tbl>
    <w:p w14:paraId="297CD0D6" w14:textId="77777777" w:rsidR="00CB4BEB" w:rsidRPr="003A52C1" w:rsidRDefault="00CB4BEB" w:rsidP="00CB4BEB">
      <w:pPr>
        <w:pStyle w:val="Overskrift6"/>
      </w:pPr>
      <w:r w:rsidRPr="003A52C1">
        <w:t>5.19.2.3 Kodelister</w:t>
      </w:r>
    </w:p>
    <w:p w14:paraId="34646853" w14:textId="77777777" w:rsidR="00CB4BEB" w:rsidRPr="00D438A6" w:rsidRDefault="00CB4BEB" w:rsidP="00CB4BEB">
      <w:pPr>
        <w:autoSpaceDE w:val="0"/>
        <w:autoSpaceDN w:val="0"/>
        <w:adjustRightInd w:val="0"/>
        <w:rPr>
          <w:rFonts w:ascii="Trebuchet MS" w:hAnsi="Trebuchet MS" w:cs="Trebuchet MS"/>
          <w:sz w:val="19"/>
          <w:szCs w:val="19"/>
        </w:rPr>
      </w:pPr>
      <w:r w:rsidRPr="00D438A6">
        <w:rPr>
          <w:rFonts w:ascii="Trebuchet MS" w:hAnsi="Trebuchet MS" w:cs="Trebuchet MS"/>
          <w:sz w:val="19"/>
          <w:szCs w:val="19"/>
        </w:rPr>
        <w:t>Kodelisterne fungerer som oversættelser mellem anvendte kodeværdier og de matchende forklarende tekster.</w:t>
      </w:r>
    </w:p>
    <w:p w14:paraId="0B03160B" w14:textId="77777777" w:rsidR="00CB4BEB" w:rsidRPr="003A52C1" w:rsidRDefault="00CB4BEB" w:rsidP="00CB4BEB">
      <w:pPr>
        <w:pStyle w:val="Overskrift7"/>
      </w:pPr>
      <w:r w:rsidRPr="003A52C1">
        <w:t xml:space="preserve">5.19.2.3.1   6801 </w:t>
      </w:r>
      <w:proofErr w:type="spellStart"/>
      <w:r w:rsidRPr="003A52C1">
        <w:t>Vedlhold_l_type</w:t>
      </w:r>
      <w:proofErr w:type="spellEnd"/>
      <w:r w:rsidRPr="003A52C1">
        <w:t xml:space="preserve"> (d_6801_vedlhold_l_type)</w:t>
      </w:r>
    </w:p>
    <w:p w14:paraId="107147F7" w14:textId="77777777" w:rsidR="00CB4BEB" w:rsidRPr="00D438A6" w:rsidRDefault="00CB4BEB" w:rsidP="00CB4BEB">
      <w:pPr>
        <w:rPr>
          <w:rFonts w:ascii="Trebuchet MS" w:hAnsi="Trebuchet MS" w:cs="Trebuchet MS"/>
          <w:sz w:val="19"/>
          <w:szCs w:val="19"/>
        </w:rPr>
      </w:pPr>
      <w:r w:rsidRPr="00D438A6">
        <w:rPr>
          <w:rFonts w:ascii="Trebuchet MS" w:hAnsi="Trebuchet MS" w:cs="Trebuchet MS"/>
          <w:sz w:val="19"/>
          <w:szCs w:val="19"/>
        </w:rPr>
        <w:lastRenderedPageBreak/>
        <w:t>De første to cifre henviser til elementgruppen, derefter kommer elementet og de to sidste cifre er underelement (valgfrie lokale kvalitetsvarianter).</w:t>
      </w:r>
    </w:p>
    <w:p w14:paraId="64E28966" w14:textId="77777777" w:rsidR="00CB4BEB" w:rsidRPr="003A52C1" w:rsidRDefault="00CB4BEB" w:rsidP="00CB4BEB">
      <w:pPr>
        <w:rPr>
          <w:rFonts w:ascii="Trebuchet MS" w:hAnsi="Trebuchet MS" w:cs="Trebuchet MS"/>
          <w:sz w:val="18"/>
          <w:szCs w:val="18"/>
        </w:rPr>
      </w:pPr>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35"/>
        <w:gridCol w:w="2693"/>
        <w:gridCol w:w="786"/>
        <w:gridCol w:w="2126"/>
        <w:gridCol w:w="5735"/>
      </w:tblGrid>
      <w:tr w:rsidR="00CB4BEB" w:rsidRPr="00FE5087" w14:paraId="190DDE67" w14:textId="77777777" w:rsidTr="003C0924">
        <w:trPr>
          <w:trHeight w:hRule="exact" w:val="510"/>
        </w:trPr>
        <w:tc>
          <w:tcPr>
            <w:tcW w:w="2235" w:type="dxa"/>
            <w:tcBorders>
              <w:bottom w:val="single" w:sz="4" w:space="0" w:color="auto"/>
            </w:tcBorders>
            <w:shd w:val="clear" w:color="auto" w:fill="D9D9D9"/>
            <w:vAlign w:val="center"/>
          </w:tcPr>
          <w:p w14:paraId="61BDF082" w14:textId="77777777" w:rsidR="00CB4BEB" w:rsidRPr="003B051D" w:rsidRDefault="00CB4BEB" w:rsidP="003C0924">
            <w:pPr>
              <w:rPr>
                <w:rFonts w:ascii="Trebuchet MS" w:hAnsi="Trebuchet MS" w:cs="Trebuchet MS"/>
                <w:b/>
                <w:bCs/>
                <w:sz w:val="18"/>
                <w:szCs w:val="18"/>
              </w:rPr>
            </w:pPr>
            <w:proofErr w:type="spellStart"/>
            <w:r w:rsidRPr="003B051D">
              <w:rPr>
                <w:rFonts w:ascii="Trebuchet MS" w:hAnsi="Trebuchet MS" w:cs="Trebuchet MS"/>
                <w:b/>
                <w:bCs/>
                <w:sz w:val="18"/>
                <w:szCs w:val="18"/>
              </w:rPr>
              <w:t>vedlhold_l_type_kode</w:t>
            </w:r>
            <w:proofErr w:type="spellEnd"/>
          </w:p>
        </w:tc>
        <w:tc>
          <w:tcPr>
            <w:tcW w:w="2693" w:type="dxa"/>
            <w:tcBorders>
              <w:bottom w:val="single" w:sz="4" w:space="0" w:color="auto"/>
            </w:tcBorders>
            <w:shd w:val="clear" w:color="auto" w:fill="D9D9D9"/>
            <w:vAlign w:val="center"/>
          </w:tcPr>
          <w:p w14:paraId="4EC09EFD" w14:textId="77777777" w:rsidR="00CB4BEB" w:rsidRPr="003B051D" w:rsidRDefault="00CB4BEB" w:rsidP="003C0924">
            <w:pPr>
              <w:rPr>
                <w:rFonts w:ascii="Trebuchet MS" w:hAnsi="Trebuchet MS" w:cs="Trebuchet MS"/>
                <w:bCs/>
                <w:sz w:val="18"/>
                <w:szCs w:val="18"/>
              </w:rPr>
            </w:pPr>
            <w:proofErr w:type="spellStart"/>
            <w:r w:rsidRPr="003B051D">
              <w:rPr>
                <w:rFonts w:ascii="Trebuchet MS" w:hAnsi="Trebuchet MS" w:cs="Trebuchet MS"/>
                <w:b/>
                <w:bCs/>
                <w:sz w:val="18"/>
                <w:szCs w:val="18"/>
              </w:rPr>
              <w:t>vedlhold_l_type</w:t>
            </w:r>
            <w:proofErr w:type="spellEnd"/>
          </w:p>
        </w:tc>
        <w:tc>
          <w:tcPr>
            <w:tcW w:w="786" w:type="dxa"/>
            <w:tcBorders>
              <w:bottom w:val="single" w:sz="4" w:space="0" w:color="auto"/>
            </w:tcBorders>
            <w:shd w:val="clear" w:color="auto" w:fill="D9D9D9"/>
            <w:vAlign w:val="center"/>
          </w:tcPr>
          <w:p w14:paraId="4EA0421A" w14:textId="77777777" w:rsidR="00CB4BEB" w:rsidRPr="003B051D" w:rsidRDefault="00CB4BEB" w:rsidP="003C0924">
            <w:pPr>
              <w:rPr>
                <w:rFonts w:ascii="Trebuchet MS" w:hAnsi="Trebuchet MS"/>
                <w:sz w:val="18"/>
                <w:szCs w:val="18"/>
              </w:rPr>
            </w:pPr>
            <w:r w:rsidRPr="003B051D">
              <w:rPr>
                <w:rFonts w:ascii="Trebuchet MS" w:hAnsi="Trebuchet MS" w:cs="Trebuchet MS"/>
                <w:b/>
                <w:bCs/>
                <w:sz w:val="18"/>
                <w:szCs w:val="18"/>
              </w:rPr>
              <w:t>aktiv</w:t>
            </w:r>
          </w:p>
        </w:tc>
        <w:tc>
          <w:tcPr>
            <w:tcW w:w="2126" w:type="dxa"/>
            <w:tcBorders>
              <w:bottom w:val="single" w:sz="4" w:space="0" w:color="auto"/>
            </w:tcBorders>
            <w:shd w:val="clear" w:color="auto" w:fill="D9D9D9"/>
            <w:vAlign w:val="center"/>
          </w:tcPr>
          <w:p w14:paraId="7514B263" w14:textId="77777777" w:rsidR="00CB4BEB" w:rsidRPr="003B051D" w:rsidRDefault="00CB4BEB" w:rsidP="003C0924">
            <w:pPr>
              <w:rPr>
                <w:rFonts w:ascii="Trebuchet MS" w:hAnsi="Trebuchet MS" w:cs="Trebuchet MS"/>
                <w:b/>
                <w:bCs/>
                <w:sz w:val="18"/>
                <w:szCs w:val="18"/>
              </w:rPr>
            </w:pPr>
            <w:proofErr w:type="spellStart"/>
            <w:r w:rsidRPr="003B051D">
              <w:rPr>
                <w:rFonts w:ascii="Trebuchet MS" w:hAnsi="Trebuchet MS" w:cs="Trebuchet MS"/>
                <w:b/>
                <w:bCs/>
                <w:sz w:val="18"/>
                <w:szCs w:val="18"/>
              </w:rPr>
              <w:t>vedlhold_l_type_label</w:t>
            </w:r>
            <w:proofErr w:type="spellEnd"/>
          </w:p>
        </w:tc>
        <w:tc>
          <w:tcPr>
            <w:tcW w:w="5735" w:type="dxa"/>
            <w:tcBorders>
              <w:bottom w:val="single" w:sz="4" w:space="0" w:color="auto"/>
            </w:tcBorders>
            <w:shd w:val="clear" w:color="auto" w:fill="D9D9D9"/>
            <w:vAlign w:val="center"/>
          </w:tcPr>
          <w:p w14:paraId="360C8317" w14:textId="77777777" w:rsidR="00CB4BEB" w:rsidRPr="003B051D" w:rsidRDefault="00CB4BEB" w:rsidP="003C0924">
            <w:pPr>
              <w:rPr>
                <w:rFonts w:ascii="Trebuchet MS" w:hAnsi="Trebuchet MS" w:cs="Trebuchet MS"/>
                <w:b/>
                <w:bCs/>
                <w:sz w:val="18"/>
                <w:szCs w:val="18"/>
              </w:rPr>
            </w:pPr>
            <w:r w:rsidRPr="003B051D">
              <w:rPr>
                <w:rFonts w:ascii="Trebuchet MS" w:hAnsi="Trebuchet MS" w:cs="Trebuchet MS"/>
                <w:b/>
                <w:bCs/>
                <w:sz w:val="18"/>
                <w:szCs w:val="18"/>
              </w:rPr>
              <w:t>Begrebsdefinition</w:t>
            </w:r>
          </w:p>
        </w:tc>
      </w:tr>
      <w:tr w:rsidR="00CB4BEB" w:rsidRPr="00FE5087" w14:paraId="0293AE1E"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419CF1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106110</w:t>
            </w:r>
          </w:p>
        </w:tc>
        <w:tc>
          <w:tcPr>
            <w:tcW w:w="2693" w:type="dxa"/>
            <w:tcBorders>
              <w:top w:val="single" w:sz="4" w:space="0" w:color="auto"/>
              <w:left w:val="single" w:sz="4" w:space="0" w:color="auto"/>
              <w:bottom w:val="single" w:sz="4" w:space="0" w:color="auto"/>
            </w:tcBorders>
            <w:shd w:val="clear" w:color="auto" w:fill="FFFFFF"/>
            <w:vAlign w:val="bottom"/>
          </w:tcPr>
          <w:p w14:paraId="2D2B602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Rabatgræs - linje</w:t>
            </w:r>
          </w:p>
        </w:tc>
        <w:tc>
          <w:tcPr>
            <w:tcW w:w="786" w:type="dxa"/>
            <w:tcBorders>
              <w:top w:val="single" w:sz="4" w:space="0" w:color="auto"/>
              <w:left w:val="single" w:sz="4" w:space="0" w:color="auto"/>
              <w:bottom w:val="single" w:sz="4" w:space="0" w:color="auto"/>
            </w:tcBorders>
            <w:vAlign w:val="bottom"/>
          </w:tcPr>
          <w:p w14:paraId="7413AE9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vAlign w:val="bottom"/>
          </w:tcPr>
          <w:p w14:paraId="321E10E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GR61a</w:t>
            </w:r>
          </w:p>
        </w:tc>
        <w:tc>
          <w:tcPr>
            <w:tcW w:w="5735" w:type="dxa"/>
            <w:tcBorders>
              <w:top w:val="single" w:sz="4" w:space="0" w:color="auto"/>
              <w:left w:val="single" w:sz="4" w:space="0" w:color="auto"/>
              <w:bottom w:val="single" w:sz="4" w:space="0" w:color="auto"/>
            </w:tcBorders>
            <w:shd w:val="clear" w:color="auto" w:fill="auto"/>
            <w:vAlign w:val="bottom"/>
          </w:tcPr>
          <w:p w14:paraId="467B485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707FEB28"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68B6D5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106120</w:t>
            </w:r>
          </w:p>
        </w:tc>
        <w:tc>
          <w:tcPr>
            <w:tcW w:w="2693" w:type="dxa"/>
            <w:tcBorders>
              <w:top w:val="single" w:sz="4" w:space="0" w:color="auto"/>
              <w:left w:val="single" w:sz="4" w:space="0" w:color="auto"/>
              <w:bottom w:val="single" w:sz="4" w:space="0" w:color="auto"/>
            </w:tcBorders>
            <w:shd w:val="clear" w:color="auto" w:fill="FFFFFF"/>
            <w:vAlign w:val="bottom"/>
          </w:tcPr>
          <w:p w14:paraId="5DEDB40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Rabatgræs- skillerabat - linje</w:t>
            </w:r>
          </w:p>
        </w:tc>
        <w:tc>
          <w:tcPr>
            <w:tcW w:w="786" w:type="dxa"/>
            <w:tcBorders>
              <w:top w:val="single" w:sz="4" w:space="0" w:color="auto"/>
              <w:left w:val="single" w:sz="4" w:space="0" w:color="auto"/>
              <w:bottom w:val="single" w:sz="4" w:space="0" w:color="auto"/>
            </w:tcBorders>
            <w:vAlign w:val="bottom"/>
          </w:tcPr>
          <w:p w14:paraId="031FC41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vAlign w:val="bottom"/>
          </w:tcPr>
          <w:p w14:paraId="74B34B0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GR61b</w:t>
            </w:r>
          </w:p>
        </w:tc>
        <w:tc>
          <w:tcPr>
            <w:tcW w:w="5735" w:type="dxa"/>
            <w:tcBorders>
              <w:top w:val="single" w:sz="4" w:space="0" w:color="auto"/>
              <w:left w:val="single" w:sz="4" w:space="0" w:color="auto"/>
              <w:bottom w:val="single" w:sz="4" w:space="0" w:color="auto"/>
            </w:tcBorders>
            <w:shd w:val="clear" w:color="auto" w:fill="auto"/>
            <w:vAlign w:val="bottom"/>
          </w:tcPr>
          <w:p w14:paraId="1D5211C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569BF0F3"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66D59C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126110</w:t>
            </w:r>
          </w:p>
        </w:tc>
        <w:tc>
          <w:tcPr>
            <w:tcW w:w="2693" w:type="dxa"/>
            <w:tcBorders>
              <w:top w:val="single" w:sz="4" w:space="0" w:color="auto"/>
              <w:left w:val="single" w:sz="4" w:space="0" w:color="auto"/>
              <w:bottom w:val="single" w:sz="4" w:space="0" w:color="auto"/>
            </w:tcBorders>
            <w:shd w:val="clear" w:color="auto" w:fill="FFFFFF"/>
            <w:vAlign w:val="bottom"/>
          </w:tcPr>
          <w:p w14:paraId="5C196DF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Løgvækster - linje</w:t>
            </w:r>
          </w:p>
        </w:tc>
        <w:tc>
          <w:tcPr>
            <w:tcW w:w="786" w:type="dxa"/>
            <w:tcBorders>
              <w:top w:val="single" w:sz="4" w:space="0" w:color="auto"/>
              <w:left w:val="single" w:sz="4" w:space="0" w:color="auto"/>
              <w:bottom w:val="single" w:sz="4" w:space="0" w:color="auto"/>
            </w:tcBorders>
            <w:vAlign w:val="bottom"/>
          </w:tcPr>
          <w:p w14:paraId="569CC51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vAlign w:val="bottom"/>
          </w:tcPr>
          <w:p w14:paraId="5742092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BL61b</w:t>
            </w:r>
          </w:p>
        </w:tc>
        <w:tc>
          <w:tcPr>
            <w:tcW w:w="5735" w:type="dxa"/>
            <w:tcBorders>
              <w:top w:val="single" w:sz="4" w:space="0" w:color="auto"/>
              <w:left w:val="single" w:sz="4" w:space="0" w:color="auto"/>
              <w:bottom w:val="single" w:sz="4" w:space="0" w:color="auto"/>
            </w:tcBorders>
            <w:shd w:val="clear" w:color="auto" w:fill="auto"/>
            <w:vAlign w:val="bottom"/>
          </w:tcPr>
          <w:p w14:paraId="1B66ECE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20C46617"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777849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141000</w:t>
            </w:r>
          </w:p>
        </w:tc>
        <w:tc>
          <w:tcPr>
            <w:tcW w:w="2693" w:type="dxa"/>
            <w:tcBorders>
              <w:top w:val="single" w:sz="4" w:space="0" w:color="auto"/>
              <w:left w:val="single" w:sz="4" w:space="0" w:color="auto"/>
              <w:bottom w:val="single" w:sz="4" w:space="0" w:color="auto"/>
            </w:tcBorders>
            <w:shd w:val="clear" w:color="auto" w:fill="FFFFFF"/>
            <w:vAlign w:val="bottom"/>
          </w:tcPr>
          <w:p w14:paraId="7F26D81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Fladedækkende klatreplanter</w:t>
            </w:r>
          </w:p>
        </w:tc>
        <w:tc>
          <w:tcPr>
            <w:tcW w:w="786" w:type="dxa"/>
            <w:tcBorders>
              <w:top w:val="single" w:sz="4" w:space="0" w:color="auto"/>
              <w:left w:val="single" w:sz="4" w:space="0" w:color="auto"/>
              <w:bottom w:val="single" w:sz="4" w:space="0" w:color="auto"/>
            </w:tcBorders>
            <w:vAlign w:val="bottom"/>
          </w:tcPr>
          <w:p w14:paraId="103DDE6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vAlign w:val="bottom"/>
          </w:tcPr>
          <w:p w14:paraId="3088DCD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KL1</w:t>
            </w:r>
          </w:p>
        </w:tc>
        <w:tc>
          <w:tcPr>
            <w:tcW w:w="5735" w:type="dxa"/>
            <w:tcBorders>
              <w:top w:val="single" w:sz="4" w:space="0" w:color="auto"/>
              <w:left w:val="single" w:sz="4" w:space="0" w:color="auto"/>
              <w:bottom w:val="single" w:sz="4" w:space="0" w:color="auto"/>
            </w:tcBorders>
            <w:shd w:val="clear" w:color="auto" w:fill="auto"/>
            <w:vAlign w:val="bottom"/>
          </w:tcPr>
          <w:p w14:paraId="0D8E223E"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2FFEDE6B" w14:textId="77777777" w:rsidTr="003C0924">
        <w:trPr>
          <w:trHeight w:val="622"/>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298D315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181100</w:t>
            </w:r>
          </w:p>
        </w:tc>
        <w:tc>
          <w:tcPr>
            <w:tcW w:w="2693" w:type="dxa"/>
            <w:tcBorders>
              <w:top w:val="single" w:sz="4" w:space="0" w:color="auto"/>
              <w:left w:val="single" w:sz="4" w:space="0" w:color="auto"/>
              <w:bottom w:val="single" w:sz="4" w:space="0" w:color="auto"/>
            </w:tcBorders>
            <w:shd w:val="clear" w:color="auto" w:fill="FFFFFF"/>
            <w:vAlign w:val="center"/>
          </w:tcPr>
          <w:p w14:paraId="28AB685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Prydhæk - linje</w:t>
            </w:r>
          </w:p>
        </w:tc>
        <w:tc>
          <w:tcPr>
            <w:tcW w:w="786" w:type="dxa"/>
            <w:tcBorders>
              <w:top w:val="single" w:sz="4" w:space="0" w:color="auto"/>
              <w:left w:val="single" w:sz="4" w:space="0" w:color="auto"/>
              <w:bottom w:val="single" w:sz="4" w:space="0" w:color="auto"/>
            </w:tcBorders>
            <w:vAlign w:val="center"/>
          </w:tcPr>
          <w:p w14:paraId="52CDD9B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vAlign w:val="center"/>
          </w:tcPr>
          <w:p w14:paraId="3E26501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HA11</w:t>
            </w:r>
          </w:p>
        </w:tc>
        <w:tc>
          <w:tcPr>
            <w:tcW w:w="5735" w:type="dxa"/>
            <w:tcBorders>
              <w:top w:val="single" w:sz="4" w:space="0" w:color="auto"/>
              <w:left w:val="single" w:sz="4" w:space="0" w:color="auto"/>
              <w:bottom w:val="single" w:sz="4" w:space="0" w:color="auto"/>
            </w:tcBorders>
            <w:shd w:val="clear" w:color="auto" w:fill="auto"/>
          </w:tcPr>
          <w:p w14:paraId="5EDA8F6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 xml:space="preserve">Se den nye Branchestandard/landsdækkende kvalitetsbeskrivelse. </w:t>
            </w:r>
          </w:p>
          <w:p w14:paraId="01BCBD4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NB findes også som fladeobjekt. Benyt ikke både som flade og linje.</w:t>
            </w:r>
          </w:p>
          <w:p w14:paraId="40B662F3" w14:textId="77777777" w:rsidR="00CB4BEB" w:rsidRPr="003B051D" w:rsidRDefault="00CB4BEB" w:rsidP="003C0924">
            <w:r w:rsidRPr="003B051D">
              <w:rPr>
                <w:rFonts w:ascii="Trebuchet MS" w:hAnsi="Trebuchet MS" w:cs="Trebuchet MS"/>
                <w:sz w:val="18"/>
                <w:szCs w:val="18"/>
              </w:rPr>
              <w:t>Skal vælge én og kun en geometritype.</w:t>
            </w:r>
          </w:p>
        </w:tc>
      </w:tr>
      <w:tr w:rsidR="00CB4BEB" w:rsidRPr="00FE5087" w14:paraId="7CBA5611"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5FA78D0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182100</w:t>
            </w:r>
          </w:p>
        </w:tc>
        <w:tc>
          <w:tcPr>
            <w:tcW w:w="2693" w:type="dxa"/>
            <w:tcBorders>
              <w:top w:val="single" w:sz="4" w:space="0" w:color="auto"/>
              <w:left w:val="single" w:sz="4" w:space="0" w:color="auto"/>
              <w:bottom w:val="single" w:sz="4" w:space="0" w:color="auto"/>
            </w:tcBorders>
            <w:shd w:val="clear" w:color="auto" w:fill="auto"/>
            <w:vAlign w:val="center"/>
          </w:tcPr>
          <w:p w14:paraId="39DB384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Hæk – linje</w:t>
            </w:r>
          </w:p>
        </w:tc>
        <w:tc>
          <w:tcPr>
            <w:tcW w:w="786" w:type="dxa"/>
            <w:tcBorders>
              <w:top w:val="single" w:sz="4" w:space="0" w:color="auto"/>
              <w:left w:val="single" w:sz="4" w:space="0" w:color="auto"/>
              <w:bottom w:val="single" w:sz="4" w:space="0" w:color="auto"/>
            </w:tcBorders>
            <w:vAlign w:val="center"/>
          </w:tcPr>
          <w:p w14:paraId="2A0B3F6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vAlign w:val="center"/>
          </w:tcPr>
          <w:p w14:paraId="0C8D42E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HA21</w:t>
            </w:r>
          </w:p>
        </w:tc>
        <w:tc>
          <w:tcPr>
            <w:tcW w:w="5735" w:type="dxa"/>
            <w:tcBorders>
              <w:top w:val="single" w:sz="4" w:space="0" w:color="auto"/>
              <w:left w:val="single" w:sz="4" w:space="0" w:color="auto"/>
              <w:bottom w:val="single" w:sz="4" w:space="0" w:color="auto"/>
            </w:tcBorders>
            <w:shd w:val="clear" w:color="auto" w:fill="FFFFFF"/>
          </w:tcPr>
          <w:p w14:paraId="224CF0B0" w14:textId="77777777" w:rsidR="00CB4BEB" w:rsidRPr="003B051D" w:rsidRDefault="00CB4BEB" w:rsidP="003C0924">
            <w:r w:rsidRPr="003B051D">
              <w:rPr>
                <w:rFonts w:ascii="Trebuchet MS" w:hAnsi="Trebuchet MS" w:cs="Trebuchet MS"/>
                <w:sz w:val="18"/>
                <w:szCs w:val="18"/>
              </w:rPr>
              <w:t>Se den nye Branchestandard/landsdækkende kvalitetsbeskrivelse. NB findes også som fladeobjekt. Benyt ikke både som flade og linje. Skal vælge én og kun en geometritype.</w:t>
            </w:r>
          </w:p>
        </w:tc>
      </w:tr>
      <w:tr w:rsidR="00CB4BEB" w:rsidRPr="00FE5087" w14:paraId="6CAB7B6C"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1384CAF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182110</w:t>
            </w:r>
          </w:p>
        </w:tc>
        <w:tc>
          <w:tcPr>
            <w:tcW w:w="2693" w:type="dxa"/>
            <w:tcBorders>
              <w:top w:val="single" w:sz="4" w:space="0" w:color="auto"/>
              <w:left w:val="single" w:sz="4" w:space="0" w:color="auto"/>
              <w:bottom w:val="single" w:sz="4" w:space="0" w:color="auto"/>
            </w:tcBorders>
            <w:shd w:val="clear" w:color="auto" w:fill="auto"/>
            <w:vAlign w:val="center"/>
          </w:tcPr>
          <w:p w14:paraId="686BBBF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Stammehæk</w:t>
            </w:r>
          </w:p>
        </w:tc>
        <w:tc>
          <w:tcPr>
            <w:tcW w:w="786" w:type="dxa"/>
            <w:tcBorders>
              <w:top w:val="single" w:sz="4" w:space="0" w:color="auto"/>
              <w:left w:val="single" w:sz="4" w:space="0" w:color="auto"/>
              <w:bottom w:val="single" w:sz="4" w:space="0" w:color="auto"/>
            </w:tcBorders>
            <w:vAlign w:val="center"/>
          </w:tcPr>
          <w:p w14:paraId="08163F0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vAlign w:val="center"/>
          </w:tcPr>
          <w:p w14:paraId="587CE30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HA2a</w:t>
            </w:r>
          </w:p>
        </w:tc>
        <w:tc>
          <w:tcPr>
            <w:tcW w:w="5735" w:type="dxa"/>
            <w:tcBorders>
              <w:top w:val="single" w:sz="4" w:space="0" w:color="auto"/>
              <w:left w:val="single" w:sz="4" w:space="0" w:color="auto"/>
              <w:bottom w:val="single" w:sz="4" w:space="0" w:color="auto"/>
            </w:tcBorders>
            <w:shd w:val="clear" w:color="auto" w:fill="FFFFFF"/>
          </w:tcPr>
          <w:p w14:paraId="4A1D9A0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Træer med sammenvokset krone, der klippes som ”hæk”. Lokal standard – skal beskrives i udbudsmaterialet eller lignende</w:t>
            </w:r>
          </w:p>
        </w:tc>
      </w:tr>
      <w:tr w:rsidR="00CB4BEB" w:rsidRPr="00FE5087" w14:paraId="356B9C6F"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09AADFD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184100</w:t>
            </w:r>
          </w:p>
        </w:tc>
        <w:tc>
          <w:tcPr>
            <w:tcW w:w="2693" w:type="dxa"/>
            <w:tcBorders>
              <w:top w:val="single" w:sz="4" w:space="0" w:color="auto"/>
              <w:left w:val="single" w:sz="4" w:space="0" w:color="auto"/>
              <w:bottom w:val="single" w:sz="4" w:space="0" w:color="auto"/>
            </w:tcBorders>
            <w:shd w:val="clear" w:color="auto" w:fill="auto"/>
            <w:vAlign w:val="center"/>
          </w:tcPr>
          <w:p w14:paraId="7B5ADE0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Fritvoksende Hæk – linje</w:t>
            </w:r>
          </w:p>
        </w:tc>
        <w:tc>
          <w:tcPr>
            <w:tcW w:w="786" w:type="dxa"/>
            <w:tcBorders>
              <w:top w:val="single" w:sz="4" w:space="0" w:color="auto"/>
              <w:left w:val="single" w:sz="4" w:space="0" w:color="auto"/>
              <w:bottom w:val="single" w:sz="4" w:space="0" w:color="auto"/>
            </w:tcBorders>
            <w:vAlign w:val="center"/>
          </w:tcPr>
          <w:p w14:paraId="68057E7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vAlign w:val="center"/>
          </w:tcPr>
          <w:p w14:paraId="35D1DB9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HA4</w:t>
            </w:r>
          </w:p>
        </w:tc>
        <w:tc>
          <w:tcPr>
            <w:tcW w:w="5735" w:type="dxa"/>
            <w:tcBorders>
              <w:top w:val="single" w:sz="4" w:space="0" w:color="auto"/>
              <w:left w:val="single" w:sz="4" w:space="0" w:color="auto"/>
              <w:bottom w:val="single" w:sz="4" w:space="0" w:color="auto"/>
            </w:tcBorders>
            <w:shd w:val="clear" w:color="auto" w:fill="FFFFFF"/>
          </w:tcPr>
          <w:p w14:paraId="4EE1544B" w14:textId="77777777" w:rsidR="00CB4BEB" w:rsidRPr="003B051D" w:rsidRDefault="00CB4BEB" w:rsidP="003C0924">
            <w:r w:rsidRPr="003B051D">
              <w:rPr>
                <w:rFonts w:ascii="Trebuchet MS" w:hAnsi="Trebuchet MS" w:cs="Trebuchet MS"/>
                <w:sz w:val="18"/>
                <w:szCs w:val="18"/>
              </w:rPr>
              <w:t>Se den nye Branchestandard/landsdækkende kvalitetsbeskrivelse. NB findes også som fladeobjekt. Benyt ikke både som flade og linje. Skal vælge én og kun en geometritype.</w:t>
            </w:r>
          </w:p>
        </w:tc>
      </w:tr>
      <w:tr w:rsidR="00CB4BEB" w:rsidRPr="00FE5087" w14:paraId="1686E074"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C5D2A5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303000</w:t>
            </w:r>
          </w:p>
        </w:tc>
        <w:tc>
          <w:tcPr>
            <w:tcW w:w="2693" w:type="dxa"/>
            <w:tcBorders>
              <w:top w:val="single" w:sz="4" w:space="0" w:color="auto"/>
              <w:left w:val="single" w:sz="4" w:space="0" w:color="auto"/>
              <w:bottom w:val="single" w:sz="4" w:space="0" w:color="auto"/>
            </w:tcBorders>
            <w:shd w:val="clear" w:color="auto" w:fill="FFFFFF"/>
            <w:vAlign w:val="bottom"/>
          </w:tcPr>
          <w:p w14:paraId="1D2E012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Grøft</w:t>
            </w:r>
          </w:p>
        </w:tc>
        <w:tc>
          <w:tcPr>
            <w:tcW w:w="786" w:type="dxa"/>
            <w:tcBorders>
              <w:top w:val="single" w:sz="4" w:space="0" w:color="auto"/>
              <w:left w:val="single" w:sz="4" w:space="0" w:color="auto"/>
              <w:bottom w:val="single" w:sz="4" w:space="0" w:color="auto"/>
            </w:tcBorders>
            <w:shd w:val="clear" w:color="auto" w:fill="FFFFFF"/>
          </w:tcPr>
          <w:p w14:paraId="08F016C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7DA5CA2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VA3</w:t>
            </w:r>
          </w:p>
        </w:tc>
        <w:tc>
          <w:tcPr>
            <w:tcW w:w="5735" w:type="dxa"/>
            <w:tcBorders>
              <w:top w:val="single" w:sz="4" w:space="0" w:color="auto"/>
              <w:left w:val="single" w:sz="4" w:space="0" w:color="auto"/>
              <w:bottom w:val="single" w:sz="4" w:space="0" w:color="auto"/>
            </w:tcBorders>
            <w:shd w:val="clear" w:color="auto" w:fill="FFFFFF"/>
            <w:vAlign w:val="bottom"/>
          </w:tcPr>
          <w:p w14:paraId="5C49CE94"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5DA82240"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F5D9011" w14:textId="77777777" w:rsidR="00CB4BEB" w:rsidRPr="002C2FCE" w:rsidRDefault="00CB4BEB" w:rsidP="003C0924">
            <w:pPr>
              <w:jc w:val="center"/>
              <w:rPr>
                <w:rFonts w:ascii="Trebuchet MS" w:hAnsi="Trebuchet MS" w:cs="Trebuchet MS"/>
                <w:sz w:val="18"/>
                <w:szCs w:val="18"/>
              </w:rPr>
            </w:pPr>
            <w:r w:rsidRPr="002C2FCE">
              <w:rPr>
                <w:rFonts w:ascii="Trebuchet MS" w:hAnsi="Trebuchet MS" w:cs="Trebuchet MS"/>
                <w:sz w:val="18"/>
                <w:szCs w:val="18"/>
              </w:rPr>
              <w:t>3030</w:t>
            </w:r>
            <w:r w:rsidRPr="0094328E">
              <w:rPr>
                <w:rFonts w:ascii="Trebuchet MS" w:hAnsi="Trebuchet MS" w:cs="Trebuchet MS"/>
                <w:color w:val="4F81BD"/>
                <w:sz w:val="18"/>
                <w:szCs w:val="18"/>
              </w:rPr>
              <w:t>30</w:t>
            </w:r>
          </w:p>
        </w:tc>
        <w:tc>
          <w:tcPr>
            <w:tcW w:w="2693" w:type="dxa"/>
            <w:tcBorders>
              <w:top w:val="single" w:sz="4" w:space="0" w:color="auto"/>
              <w:left w:val="single" w:sz="4" w:space="0" w:color="auto"/>
              <w:bottom w:val="single" w:sz="4" w:space="0" w:color="auto"/>
            </w:tcBorders>
            <w:shd w:val="clear" w:color="auto" w:fill="FFFFFF"/>
            <w:vAlign w:val="bottom"/>
          </w:tcPr>
          <w:p w14:paraId="536CB26B" w14:textId="77777777" w:rsidR="00CB4BEB" w:rsidRPr="002C2FCE" w:rsidRDefault="00CB4BEB" w:rsidP="003C0924">
            <w:pPr>
              <w:rPr>
                <w:rFonts w:ascii="Trebuchet MS" w:hAnsi="Trebuchet MS" w:cs="Trebuchet MS"/>
                <w:sz w:val="18"/>
                <w:szCs w:val="18"/>
              </w:rPr>
            </w:pPr>
            <w:r w:rsidRPr="002C2FCE">
              <w:rPr>
                <w:rFonts w:ascii="Trebuchet MS" w:hAnsi="Trebuchet MS" w:cs="Trebuchet MS"/>
                <w:sz w:val="18"/>
                <w:szCs w:val="18"/>
              </w:rPr>
              <w:t>Vejgrøft</w:t>
            </w:r>
          </w:p>
        </w:tc>
        <w:tc>
          <w:tcPr>
            <w:tcW w:w="786" w:type="dxa"/>
            <w:tcBorders>
              <w:top w:val="single" w:sz="4" w:space="0" w:color="auto"/>
              <w:left w:val="single" w:sz="4" w:space="0" w:color="auto"/>
              <w:bottom w:val="single" w:sz="4" w:space="0" w:color="auto"/>
            </w:tcBorders>
            <w:shd w:val="clear" w:color="auto" w:fill="FFFFFF"/>
            <w:vAlign w:val="bottom"/>
          </w:tcPr>
          <w:p w14:paraId="0C058F56" w14:textId="77777777" w:rsidR="00CB4BEB" w:rsidRPr="002C2FCE" w:rsidRDefault="00CB4BEB" w:rsidP="003C0924">
            <w:pPr>
              <w:jc w:val="center"/>
              <w:rPr>
                <w:rFonts w:ascii="Trebuchet MS" w:hAnsi="Trebuchet MS" w:cs="Trebuchet MS"/>
                <w:sz w:val="18"/>
                <w:szCs w:val="18"/>
              </w:rPr>
            </w:pPr>
            <w:r w:rsidRPr="002C2FCE">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4C588F43" w14:textId="77777777" w:rsidR="00CB4BEB" w:rsidRPr="002C2FCE" w:rsidRDefault="00CB4BEB" w:rsidP="003C0924">
            <w:pPr>
              <w:jc w:val="center"/>
              <w:rPr>
                <w:rFonts w:ascii="Trebuchet MS" w:hAnsi="Trebuchet MS" w:cs="Trebuchet MS"/>
                <w:sz w:val="18"/>
                <w:szCs w:val="18"/>
              </w:rPr>
            </w:pPr>
            <w:r w:rsidRPr="002C2FCE">
              <w:rPr>
                <w:rFonts w:ascii="Trebuchet MS" w:hAnsi="Trebuchet MS" w:cs="Trebuchet MS"/>
                <w:sz w:val="18"/>
                <w:szCs w:val="18"/>
              </w:rPr>
              <w:t>VA3a</w:t>
            </w:r>
          </w:p>
        </w:tc>
        <w:tc>
          <w:tcPr>
            <w:tcW w:w="5735" w:type="dxa"/>
            <w:tcBorders>
              <w:top w:val="single" w:sz="4" w:space="0" w:color="auto"/>
              <w:left w:val="single" w:sz="4" w:space="0" w:color="auto"/>
              <w:bottom w:val="single" w:sz="4" w:space="0" w:color="auto"/>
            </w:tcBorders>
            <w:shd w:val="clear" w:color="auto" w:fill="FFFFFF"/>
            <w:vAlign w:val="bottom"/>
          </w:tcPr>
          <w:p w14:paraId="7C7CDFF1" w14:textId="77777777" w:rsidR="00CB4BEB" w:rsidRPr="003B051D" w:rsidRDefault="00CB4BEB" w:rsidP="003C0924">
            <w:pPr>
              <w:rPr>
                <w:rFonts w:ascii="Trebuchet MS" w:hAnsi="Trebuchet MS" w:cs="Trebuchet MS"/>
                <w:sz w:val="18"/>
                <w:szCs w:val="18"/>
              </w:rPr>
            </w:pPr>
            <w:r w:rsidRPr="002C2FCE">
              <w:rPr>
                <w:rFonts w:ascii="Trebuchet MS" w:hAnsi="Trebuchet MS" w:cs="Trebuchet MS"/>
                <w:sz w:val="18"/>
                <w:szCs w:val="18"/>
              </w:rPr>
              <w:t>Lokal standard – skal beskrives i udbudsmaterialet eller lignende</w:t>
            </w:r>
          </w:p>
        </w:tc>
      </w:tr>
      <w:tr w:rsidR="00CB4BEB" w:rsidRPr="00E5718A" w14:paraId="22255117"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636DB4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303020</w:t>
            </w:r>
          </w:p>
        </w:tc>
        <w:tc>
          <w:tcPr>
            <w:tcW w:w="2693" w:type="dxa"/>
            <w:tcBorders>
              <w:top w:val="single" w:sz="4" w:space="0" w:color="auto"/>
              <w:left w:val="single" w:sz="4" w:space="0" w:color="auto"/>
              <w:bottom w:val="single" w:sz="4" w:space="0" w:color="auto"/>
            </w:tcBorders>
            <w:shd w:val="clear" w:color="auto" w:fill="FFFFFF"/>
            <w:vAlign w:val="bottom"/>
          </w:tcPr>
          <w:p w14:paraId="5186E71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Vandløb</w:t>
            </w:r>
          </w:p>
        </w:tc>
        <w:tc>
          <w:tcPr>
            <w:tcW w:w="786" w:type="dxa"/>
            <w:tcBorders>
              <w:top w:val="single" w:sz="4" w:space="0" w:color="auto"/>
              <w:left w:val="single" w:sz="4" w:space="0" w:color="auto"/>
              <w:bottom w:val="single" w:sz="4" w:space="0" w:color="auto"/>
            </w:tcBorders>
            <w:shd w:val="clear" w:color="auto" w:fill="FFFFFF"/>
          </w:tcPr>
          <w:p w14:paraId="3F5C555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5441D6D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VA3b</w:t>
            </w:r>
          </w:p>
        </w:tc>
        <w:tc>
          <w:tcPr>
            <w:tcW w:w="5735" w:type="dxa"/>
            <w:tcBorders>
              <w:top w:val="single" w:sz="4" w:space="0" w:color="auto"/>
              <w:left w:val="single" w:sz="4" w:space="0" w:color="auto"/>
              <w:bottom w:val="single" w:sz="4" w:space="0" w:color="auto"/>
            </w:tcBorders>
            <w:shd w:val="clear" w:color="auto" w:fill="FFFFFF"/>
            <w:vAlign w:val="bottom"/>
          </w:tcPr>
          <w:p w14:paraId="7CDC152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E5718A" w14:paraId="25849506"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CA4AF02" w14:textId="77777777" w:rsidR="00CB4BEB" w:rsidRPr="003B051D" w:rsidDel="00E95A7F" w:rsidRDefault="00CB4BEB" w:rsidP="003C0924">
            <w:pPr>
              <w:jc w:val="center"/>
              <w:rPr>
                <w:rFonts w:ascii="Trebuchet MS" w:hAnsi="Trebuchet MS" w:cs="Trebuchet MS"/>
                <w:sz w:val="18"/>
                <w:szCs w:val="18"/>
              </w:rPr>
            </w:pPr>
            <w:r w:rsidRPr="003B051D">
              <w:rPr>
                <w:rFonts w:ascii="Trebuchet MS" w:hAnsi="Trebuchet MS" w:cs="Trebuchet MS"/>
                <w:sz w:val="18"/>
                <w:szCs w:val="18"/>
              </w:rPr>
              <w:t>403010</w:t>
            </w:r>
          </w:p>
        </w:tc>
        <w:tc>
          <w:tcPr>
            <w:tcW w:w="2693" w:type="dxa"/>
            <w:tcBorders>
              <w:top w:val="single" w:sz="4" w:space="0" w:color="auto"/>
              <w:left w:val="single" w:sz="4" w:space="0" w:color="auto"/>
              <w:bottom w:val="single" w:sz="4" w:space="0" w:color="auto"/>
            </w:tcBorders>
            <w:shd w:val="clear" w:color="auto" w:fill="FFFFFF"/>
            <w:vAlign w:val="bottom"/>
          </w:tcPr>
          <w:p w14:paraId="24DA966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Kantsten</w:t>
            </w:r>
          </w:p>
        </w:tc>
        <w:tc>
          <w:tcPr>
            <w:tcW w:w="786" w:type="dxa"/>
            <w:tcBorders>
              <w:top w:val="single" w:sz="4" w:space="0" w:color="auto"/>
              <w:left w:val="single" w:sz="4" w:space="0" w:color="auto"/>
              <w:bottom w:val="single" w:sz="4" w:space="0" w:color="auto"/>
            </w:tcBorders>
            <w:shd w:val="clear" w:color="auto" w:fill="FFFFFF"/>
          </w:tcPr>
          <w:p w14:paraId="70C99E0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01BF4E0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FB3a</w:t>
            </w:r>
          </w:p>
        </w:tc>
        <w:tc>
          <w:tcPr>
            <w:tcW w:w="5735" w:type="dxa"/>
            <w:tcBorders>
              <w:top w:val="single" w:sz="4" w:space="0" w:color="auto"/>
              <w:left w:val="single" w:sz="4" w:space="0" w:color="auto"/>
              <w:bottom w:val="single" w:sz="4" w:space="0" w:color="auto"/>
            </w:tcBorders>
            <w:shd w:val="clear" w:color="auto" w:fill="FFFFFF"/>
            <w:vAlign w:val="bottom"/>
          </w:tcPr>
          <w:p w14:paraId="2320345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4BB30A7D"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A55C01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435000</w:t>
            </w:r>
          </w:p>
        </w:tc>
        <w:tc>
          <w:tcPr>
            <w:tcW w:w="2693" w:type="dxa"/>
            <w:tcBorders>
              <w:top w:val="single" w:sz="4" w:space="0" w:color="auto"/>
              <w:left w:val="single" w:sz="4" w:space="0" w:color="auto"/>
              <w:bottom w:val="single" w:sz="4" w:space="0" w:color="auto"/>
            </w:tcBorders>
            <w:shd w:val="clear" w:color="auto" w:fill="FFFFFF"/>
            <w:vAlign w:val="bottom"/>
          </w:tcPr>
          <w:p w14:paraId="76B8674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Terrænmur</w:t>
            </w:r>
          </w:p>
        </w:tc>
        <w:tc>
          <w:tcPr>
            <w:tcW w:w="786" w:type="dxa"/>
            <w:tcBorders>
              <w:top w:val="single" w:sz="4" w:space="0" w:color="auto"/>
              <w:left w:val="single" w:sz="4" w:space="0" w:color="auto"/>
              <w:bottom w:val="single" w:sz="4" w:space="0" w:color="auto"/>
            </w:tcBorders>
            <w:shd w:val="clear" w:color="auto" w:fill="FFFFFF"/>
          </w:tcPr>
          <w:p w14:paraId="1B5E54C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0CE7FFD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BY5</w:t>
            </w:r>
          </w:p>
        </w:tc>
        <w:tc>
          <w:tcPr>
            <w:tcW w:w="5735" w:type="dxa"/>
            <w:tcBorders>
              <w:top w:val="single" w:sz="4" w:space="0" w:color="auto"/>
              <w:left w:val="single" w:sz="4" w:space="0" w:color="auto"/>
              <w:bottom w:val="single" w:sz="4" w:space="0" w:color="auto"/>
            </w:tcBorders>
            <w:shd w:val="clear" w:color="auto" w:fill="FFFFFF"/>
            <w:vAlign w:val="bottom"/>
          </w:tcPr>
          <w:p w14:paraId="3B4E7388"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43C70163"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EA62E5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436000</w:t>
            </w:r>
          </w:p>
        </w:tc>
        <w:tc>
          <w:tcPr>
            <w:tcW w:w="2693" w:type="dxa"/>
            <w:tcBorders>
              <w:top w:val="single" w:sz="4" w:space="0" w:color="auto"/>
              <w:left w:val="single" w:sz="4" w:space="0" w:color="auto"/>
              <w:bottom w:val="single" w:sz="4" w:space="0" w:color="auto"/>
            </w:tcBorders>
            <w:shd w:val="clear" w:color="auto" w:fill="FFFFFF"/>
            <w:vAlign w:val="bottom"/>
          </w:tcPr>
          <w:p w14:paraId="384C535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Stendige</w:t>
            </w:r>
          </w:p>
        </w:tc>
        <w:tc>
          <w:tcPr>
            <w:tcW w:w="786" w:type="dxa"/>
            <w:tcBorders>
              <w:top w:val="single" w:sz="4" w:space="0" w:color="auto"/>
              <w:left w:val="single" w:sz="4" w:space="0" w:color="auto"/>
              <w:bottom w:val="single" w:sz="4" w:space="0" w:color="auto"/>
            </w:tcBorders>
            <w:shd w:val="clear" w:color="auto" w:fill="FFFFFF"/>
          </w:tcPr>
          <w:p w14:paraId="6324F52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1BDD07B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BY6</w:t>
            </w:r>
          </w:p>
        </w:tc>
        <w:tc>
          <w:tcPr>
            <w:tcW w:w="5735" w:type="dxa"/>
            <w:tcBorders>
              <w:top w:val="single" w:sz="4" w:space="0" w:color="auto"/>
              <w:left w:val="single" w:sz="4" w:space="0" w:color="auto"/>
              <w:bottom w:val="single" w:sz="4" w:space="0" w:color="auto"/>
            </w:tcBorders>
            <w:shd w:val="clear" w:color="auto" w:fill="FFFFFF"/>
            <w:vAlign w:val="bottom"/>
          </w:tcPr>
          <w:p w14:paraId="097E0D0A"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6FA802D8"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48D1B1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437000</w:t>
            </w:r>
          </w:p>
        </w:tc>
        <w:tc>
          <w:tcPr>
            <w:tcW w:w="2693" w:type="dxa"/>
            <w:tcBorders>
              <w:top w:val="single" w:sz="4" w:space="0" w:color="auto"/>
              <w:left w:val="single" w:sz="4" w:space="0" w:color="auto"/>
              <w:bottom w:val="single" w:sz="4" w:space="0" w:color="auto"/>
            </w:tcBorders>
            <w:shd w:val="clear" w:color="auto" w:fill="FFFFFF"/>
            <w:vAlign w:val="bottom"/>
          </w:tcPr>
          <w:p w14:paraId="745613C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Kampestensstøttemur</w:t>
            </w:r>
          </w:p>
        </w:tc>
        <w:tc>
          <w:tcPr>
            <w:tcW w:w="786" w:type="dxa"/>
            <w:tcBorders>
              <w:top w:val="single" w:sz="4" w:space="0" w:color="auto"/>
              <w:left w:val="single" w:sz="4" w:space="0" w:color="auto"/>
              <w:bottom w:val="single" w:sz="4" w:space="0" w:color="auto"/>
            </w:tcBorders>
            <w:shd w:val="clear" w:color="auto" w:fill="FFFFFF"/>
          </w:tcPr>
          <w:p w14:paraId="2542B1B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0AA9425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BY7</w:t>
            </w:r>
          </w:p>
        </w:tc>
        <w:tc>
          <w:tcPr>
            <w:tcW w:w="5735" w:type="dxa"/>
            <w:tcBorders>
              <w:top w:val="single" w:sz="4" w:space="0" w:color="auto"/>
              <w:left w:val="single" w:sz="4" w:space="0" w:color="auto"/>
              <w:bottom w:val="single" w:sz="4" w:space="0" w:color="auto"/>
            </w:tcBorders>
            <w:shd w:val="clear" w:color="auto" w:fill="FFFFFF"/>
            <w:vAlign w:val="bottom"/>
          </w:tcPr>
          <w:p w14:paraId="1A63545C"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538F82B9"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B8205D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438000</w:t>
            </w:r>
          </w:p>
        </w:tc>
        <w:tc>
          <w:tcPr>
            <w:tcW w:w="2693" w:type="dxa"/>
            <w:tcBorders>
              <w:top w:val="single" w:sz="4" w:space="0" w:color="auto"/>
              <w:left w:val="single" w:sz="4" w:space="0" w:color="auto"/>
              <w:bottom w:val="single" w:sz="4" w:space="0" w:color="auto"/>
            </w:tcBorders>
            <w:shd w:val="clear" w:color="auto" w:fill="FFFFFF"/>
            <w:vAlign w:val="bottom"/>
          </w:tcPr>
          <w:p w14:paraId="6627D09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Kirkegårdsdige</w:t>
            </w:r>
          </w:p>
        </w:tc>
        <w:tc>
          <w:tcPr>
            <w:tcW w:w="786" w:type="dxa"/>
            <w:tcBorders>
              <w:top w:val="single" w:sz="4" w:space="0" w:color="auto"/>
              <w:left w:val="single" w:sz="4" w:space="0" w:color="auto"/>
              <w:bottom w:val="single" w:sz="4" w:space="0" w:color="auto"/>
            </w:tcBorders>
            <w:shd w:val="clear" w:color="auto" w:fill="FFFFFF"/>
          </w:tcPr>
          <w:p w14:paraId="207B155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2CEF741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BY8</w:t>
            </w:r>
          </w:p>
        </w:tc>
        <w:tc>
          <w:tcPr>
            <w:tcW w:w="5735" w:type="dxa"/>
            <w:tcBorders>
              <w:top w:val="single" w:sz="4" w:space="0" w:color="auto"/>
              <w:left w:val="single" w:sz="4" w:space="0" w:color="auto"/>
              <w:bottom w:val="single" w:sz="4" w:space="0" w:color="auto"/>
            </w:tcBorders>
            <w:shd w:val="clear" w:color="auto" w:fill="FFFFFF"/>
            <w:vAlign w:val="bottom"/>
          </w:tcPr>
          <w:p w14:paraId="79447D80"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6A53307B"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396CA5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443000</w:t>
            </w:r>
          </w:p>
        </w:tc>
        <w:tc>
          <w:tcPr>
            <w:tcW w:w="2693" w:type="dxa"/>
            <w:tcBorders>
              <w:top w:val="single" w:sz="4" w:space="0" w:color="auto"/>
              <w:left w:val="single" w:sz="4" w:space="0" w:color="auto"/>
              <w:bottom w:val="single" w:sz="4" w:space="0" w:color="auto"/>
            </w:tcBorders>
            <w:shd w:val="clear" w:color="auto" w:fill="FFFFFF"/>
            <w:vAlign w:val="bottom"/>
          </w:tcPr>
          <w:p w14:paraId="0ADD9BB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Cykelstativ</w:t>
            </w:r>
          </w:p>
        </w:tc>
        <w:tc>
          <w:tcPr>
            <w:tcW w:w="786" w:type="dxa"/>
            <w:tcBorders>
              <w:top w:val="single" w:sz="4" w:space="0" w:color="auto"/>
              <w:left w:val="single" w:sz="4" w:space="0" w:color="auto"/>
              <w:bottom w:val="single" w:sz="4" w:space="0" w:color="auto"/>
            </w:tcBorders>
            <w:shd w:val="clear" w:color="auto" w:fill="FFFFFF"/>
          </w:tcPr>
          <w:p w14:paraId="72AA833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1279558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UD9</w:t>
            </w:r>
          </w:p>
        </w:tc>
        <w:tc>
          <w:tcPr>
            <w:tcW w:w="5735" w:type="dxa"/>
            <w:tcBorders>
              <w:top w:val="single" w:sz="4" w:space="0" w:color="auto"/>
              <w:left w:val="single" w:sz="4" w:space="0" w:color="auto"/>
              <w:bottom w:val="single" w:sz="4" w:space="0" w:color="auto"/>
            </w:tcBorders>
            <w:shd w:val="clear" w:color="auto" w:fill="FFFFFF"/>
            <w:vAlign w:val="bottom"/>
          </w:tcPr>
          <w:p w14:paraId="53D34036"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53E2EA7B"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477C8D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444021</w:t>
            </w:r>
          </w:p>
        </w:tc>
        <w:tc>
          <w:tcPr>
            <w:tcW w:w="2693" w:type="dxa"/>
            <w:tcBorders>
              <w:top w:val="single" w:sz="4" w:space="0" w:color="auto"/>
              <w:left w:val="single" w:sz="4" w:space="0" w:color="auto"/>
              <w:bottom w:val="single" w:sz="4" w:space="0" w:color="auto"/>
            </w:tcBorders>
            <w:shd w:val="clear" w:color="auto" w:fill="FFFFFF"/>
            <w:vAlign w:val="center"/>
          </w:tcPr>
          <w:p w14:paraId="5261622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Sponsorskilt/banner</w:t>
            </w:r>
          </w:p>
        </w:tc>
        <w:tc>
          <w:tcPr>
            <w:tcW w:w="786" w:type="dxa"/>
            <w:tcBorders>
              <w:top w:val="single" w:sz="4" w:space="0" w:color="auto"/>
              <w:left w:val="single" w:sz="4" w:space="0" w:color="auto"/>
              <w:bottom w:val="single" w:sz="4" w:space="0" w:color="auto"/>
            </w:tcBorders>
            <w:shd w:val="clear" w:color="auto" w:fill="FFFFFF"/>
            <w:vAlign w:val="center"/>
          </w:tcPr>
          <w:p w14:paraId="7CFF883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721AD26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UD4e</w:t>
            </w:r>
          </w:p>
        </w:tc>
        <w:tc>
          <w:tcPr>
            <w:tcW w:w="5735" w:type="dxa"/>
            <w:tcBorders>
              <w:top w:val="single" w:sz="4" w:space="0" w:color="auto"/>
              <w:left w:val="single" w:sz="4" w:space="0" w:color="auto"/>
              <w:bottom w:val="single" w:sz="4" w:space="0" w:color="auto"/>
            </w:tcBorders>
            <w:shd w:val="clear" w:color="auto" w:fill="FFFFFF"/>
            <w:vAlign w:val="bottom"/>
          </w:tcPr>
          <w:p w14:paraId="0A0744B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32FFF563"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34A42A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447000</w:t>
            </w:r>
          </w:p>
        </w:tc>
        <w:tc>
          <w:tcPr>
            <w:tcW w:w="2693" w:type="dxa"/>
            <w:tcBorders>
              <w:top w:val="single" w:sz="4" w:space="0" w:color="auto"/>
              <w:left w:val="single" w:sz="4" w:space="0" w:color="auto"/>
              <w:bottom w:val="single" w:sz="4" w:space="0" w:color="auto"/>
            </w:tcBorders>
            <w:shd w:val="clear" w:color="auto" w:fill="FFFFFF"/>
            <w:vAlign w:val="bottom"/>
          </w:tcPr>
          <w:p w14:paraId="12EBF5EF" w14:textId="77777777" w:rsidR="00CB4BEB" w:rsidRPr="003B051D" w:rsidRDefault="00CB4BEB" w:rsidP="003C0924">
            <w:pPr>
              <w:rPr>
                <w:rFonts w:ascii="Trebuchet MS" w:hAnsi="Trebuchet MS" w:cs="Trebuchet MS"/>
                <w:sz w:val="18"/>
                <w:szCs w:val="18"/>
              </w:rPr>
            </w:pPr>
            <w:proofErr w:type="spellStart"/>
            <w:r w:rsidRPr="003B051D">
              <w:rPr>
                <w:rFonts w:ascii="Trebuchet MS" w:hAnsi="Trebuchet MS" w:cs="Trebuchet MS"/>
                <w:sz w:val="18"/>
                <w:szCs w:val="18"/>
              </w:rPr>
              <w:t>Trådflethegn</w:t>
            </w:r>
            <w:proofErr w:type="spellEnd"/>
          </w:p>
        </w:tc>
        <w:tc>
          <w:tcPr>
            <w:tcW w:w="786" w:type="dxa"/>
            <w:tcBorders>
              <w:top w:val="single" w:sz="4" w:space="0" w:color="auto"/>
              <w:left w:val="single" w:sz="4" w:space="0" w:color="auto"/>
              <w:bottom w:val="single" w:sz="4" w:space="0" w:color="auto"/>
            </w:tcBorders>
            <w:shd w:val="clear" w:color="auto" w:fill="FFFFFF"/>
          </w:tcPr>
          <w:p w14:paraId="01468F9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0AFE7AE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UD8</w:t>
            </w:r>
          </w:p>
        </w:tc>
        <w:tc>
          <w:tcPr>
            <w:tcW w:w="5735" w:type="dxa"/>
            <w:tcBorders>
              <w:top w:val="single" w:sz="4" w:space="0" w:color="auto"/>
              <w:left w:val="single" w:sz="4" w:space="0" w:color="auto"/>
              <w:bottom w:val="single" w:sz="4" w:space="0" w:color="auto"/>
            </w:tcBorders>
            <w:shd w:val="clear" w:color="auto" w:fill="FFFFFF"/>
            <w:vAlign w:val="bottom"/>
          </w:tcPr>
          <w:p w14:paraId="5FBEBA5A"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2786E992"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0759B4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447100</w:t>
            </w:r>
          </w:p>
        </w:tc>
        <w:tc>
          <w:tcPr>
            <w:tcW w:w="2693" w:type="dxa"/>
            <w:tcBorders>
              <w:top w:val="single" w:sz="4" w:space="0" w:color="auto"/>
              <w:left w:val="single" w:sz="4" w:space="0" w:color="auto"/>
              <w:bottom w:val="single" w:sz="4" w:space="0" w:color="auto"/>
            </w:tcBorders>
            <w:shd w:val="clear" w:color="auto" w:fill="FFFFFF"/>
            <w:vAlign w:val="bottom"/>
          </w:tcPr>
          <w:p w14:paraId="5AD3A59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Plankeværk / rækværk</w:t>
            </w:r>
          </w:p>
        </w:tc>
        <w:tc>
          <w:tcPr>
            <w:tcW w:w="786" w:type="dxa"/>
            <w:tcBorders>
              <w:top w:val="single" w:sz="4" w:space="0" w:color="auto"/>
              <w:left w:val="single" w:sz="4" w:space="0" w:color="auto"/>
              <w:bottom w:val="single" w:sz="4" w:space="0" w:color="auto"/>
            </w:tcBorders>
            <w:shd w:val="clear" w:color="auto" w:fill="FFFFFF"/>
          </w:tcPr>
          <w:p w14:paraId="0485BE0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19D6B56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UD81</w:t>
            </w:r>
          </w:p>
        </w:tc>
        <w:tc>
          <w:tcPr>
            <w:tcW w:w="5735" w:type="dxa"/>
            <w:tcBorders>
              <w:top w:val="single" w:sz="4" w:space="0" w:color="auto"/>
              <w:left w:val="single" w:sz="4" w:space="0" w:color="auto"/>
              <w:bottom w:val="single" w:sz="4" w:space="0" w:color="auto"/>
            </w:tcBorders>
            <w:shd w:val="clear" w:color="auto" w:fill="FFFFFF"/>
            <w:vAlign w:val="bottom"/>
          </w:tcPr>
          <w:p w14:paraId="5CFB15F9"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BA4AEF" w14:paraId="7BB23144"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DBB400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447110</w:t>
            </w:r>
          </w:p>
        </w:tc>
        <w:tc>
          <w:tcPr>
            <w:tcW w:w="2693" w:type="dxa"/>
            <w:tcBorders>
              <w:top w:val="single" w:sz="4" w:space="0" w:color="auto"/>
              <w:left w:val="single" w:sz="4" w:space="0" w:color="auto"/>
              <w:bottom w:val="single" w:sz="4" w:space="0" w:color="auto"/>
            </w:tcBorders>
            <w:shd w:val="clear" w:color="auto" w:fill="FFFFFF"/>
            <w:vAlign w:val="bottom"/>
          </w:tcPr>
          <w:p w14:paraId="1394636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Autoværn</w:t>
            </w:r>
          </w:p>
        </w:tc>
        <w:tc>
          <w:tcPr>
            <w:tcW w:w="786" w:type="dxa"/>
            <w:tcBorders>
              <w:top w:val="single" w:sz="4" w:space="0" w:color="auto"/>
              <w:left w:val="single" w:sz="4" w:space="0" w:color="auto"/>
              <w:bottom w:val="single" w:sz="4" w:space="0" w:color="auto"/>
            </w:tcBorders>
            <w:shd w:val="clear" w:color="auto" w:fill="FFFFFF"/>
            <w:vAlign w:val="bottom"/>
          </w:tcPr>
          <w:p w14:paraId="3EB5261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46829CB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UD71a</w:t>
            </w:r>
          </w:p>
        </w:tc>
        <w:tc>
          <w:tcPr>
            <w:tcW w:w="5735" w:type="dxa"/>
            <w:tcBorders>
              <w:top w:val="single" w:sz="4" w:space="0" w:color="auto"/>
              <w:left w:val="single" w:sz="4" w:space="0" w:color="auto"/>
              <w:bottom w:val="single" w:sz="4" w:space="0" w:color="auto"/>
            </w:tcBorders>
            <w:shd w:val="clear" w:color="auto" w:fill="FFFFFF"/>
            <w:vAlign w:val="bottom"/>
          </w:tcPr>
          <w:p w14:paraId="1BC1FA7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30140614"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E190AF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447200</w:t>
            </w:r>
          </w:p>
        </w:tc>
        <w:tc>
          <w:tcPr>
            <w:tcW w:w="2693" w:type="dxa"/>
            <w:tcBorders>
              <w:top w:val="single" w:sz="4" w:space="0" w:color="auto"/>
              <w:left w:val="single" w:sz="4" w:space="0" w:color="auto"/>
              <w:bottom w:val="single" w:sz="4" w:space="0" w:color="auto"/>
            </w:tcBorders>
            <w:shd w:val="clear" w:color="auto" w:fill="FFFFFF"/>
            <w:vAlign w:val="bottom"/>
          </w:tcPr>
          <w:p w14:paraId="21C5A88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Fodhegn</w:t>
            </w:r>
          </w:p>
        </w:tc>
        <w:tc>
          <w:tcPr>
            <w:tcW w:w="786" w:type="dxa"/>
            <w:tcBorders>
              <w:top w:val="single" w:sz="4" w:space="0" w:color="auto"/>
              <w:left w:val="single" w:sz="4" w:space="0" w:color="auto"/>
              <w:bottom w:val="single" w:sz="4" w:space="0" w:color="auto"/>
            </w:tcBorders>
            <w:shd w:val="clear" w:color="auto" w:fill="FFFFFF"/>
          </w:tcPr>
          <w:p w14:paraId="36DF08F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25673E2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UD82</w:t>
            </w:r>
          </w:p>
        </w:tc>
        <w:tc>
          <w:tcPr>
            <w:tcW w:w="5735" w:type="dxa"/>
            <w:tcBorders>
              <w:top w:val="single" w:sz="4" w:space="0" w:color="auto"/>
              <w:left w:val="single" w:sz="4" w:space="0" w:color="auto"/>
              <w:bottom w:val="single" w:sz="4" w:space="0" w:color="auto"/>
            </w:tcBorders>
            <w:shd w:val="clear" w:color="auto" w:fill="FFFFFF"/>
            <w:vAlign w:val="bottom"/>
          </w:tcPr>
          <w:p w14:paraId="04C90D68"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69092891"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B3A090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447310</w:t>
            </w:r>
          </w:p>
        </w:tc>
        <w:tc>
          <w:tcPr>
            <w:tcW w:w="2693" w:type="dxa"/>
            <w:tcBorders>
              <w:top w:val="single" w:sz="4" w:space="0" w:color="auto"/>
              <w:left w:val="single" w:sz="4" w:space="0" w:color="auto"/>
              <w:bottom w:val="single" w:sz="4" w:space="0" w:color="auto"/>
            </w:tcBorders>
            <w:shd w:val="clear" w:color="auto" w:fill="FFFFFF"/>
            <w:vAlign w:val="bottom"/>
          </w:tcPr>
          <w:p w14:paraId="4C7A251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Metal gelænder</w:t>
            </w:r>
          </w:p>
        </w:tc>
        <w:tc>
          <w:tcPr>
            <w:tcW w:w="786" w:type="dxa"/>
            <w:tcBorders>
              <w:top w:val="single" w:sz="4" w:space="0" w:color="auto"/>
              <w:left w:val="single" w:sz="4" w:space="0" w:color="auto"/>
              <w:bottom w:val="single" w:sz="4" w:space="0" w:color="auto"/>
            </w:tcBorders>
            <w:shd w:val="clear" w:color="auto" w:fill="FFFFFF"/>
          </w:tcPr>
          <w:p w14:paraId="04EED13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58DD9C6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UD83a</w:t>
            </w:r>
          </w:p>
        </w:tc>
        <w:tc>
          <w:tcPr>
            <w:tcW w:w="5735" w:type="dxa"/>
            <w:tcBorders>
              <w:top w:val="single" w:sz="4" w:space="0" w:color="auto"/>
              <w:left w:val="single" w:sz="4" w:space="0" w:color="auto"/>
              <w:bottom w:val="single" w:sz="4" w:space="0" w:color="auto"/>
            </w:tcBorders>
            <w:shd w:val="clear" w:color="auto" w:fill="FFFFFF"/>
            <w:vAlign w:val="bottom"/>
          </w:tcPr>
          <w:p w14:paraId="48C5D85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6E39ED80"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F662DE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447320</w:t>
            </w:r>
          </w:p>
        </w:tc>
        <w:tc>
          <w:tcPr>
            <w:tcW w:w="2693" w:type="dxa"/>
            <w:tcBorders>
              <w:top w:val="single" w:sz="4" w:space="0" w:color="auto"/>
              <w:left w:val="single" w:sz="4" w:space="0" w:color="auto"/>
              <w:bottom w:val="single" w:sz="4" w:space="0" w:color="auto"/>
            </w:tcBorders>
            <w:shd w:val="clear" w:color="auto" w:fill="FFFFFF"/>
            <w:vAlign w:val="bottom"/>
          </w:tcPr>
          <w:p w14:paraId="2DFBA79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Bom</w:t>
            </w:r>
          </w:p>
        </w:tc>
        <w:tc>
          <w:tcPr>
            <w:tcW w:w="786" w:type="dxa"/>
            <w:tcBorders>
              <w:top w:val="single" w:sz="4" w:space="0" w:color="auto"/>
              <w:left w:val="single" w:sz="4" w:space="0" w:color="auto"/>
              <w:bottom w:val="single" w:sz="4" w:space="0" w:color="auto"/>
            </w:tcBorders>
            <w:shd w:val="clear" w:color="auto" w:fill="FFFFFF"/>
          </w:tcPr>
          <w:p w14:paraId="2A5A5B2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6767993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UD83b</w:t>
            </w:r>
          </w:p>
        </w:tc>
        <w:tc>
          <w:tcPr>
            <w:tcW w:w="5735" w:type="dxa"/>
            <w:tcBorders>
              <w:top w:val="single" w:sz="4" w:space="0" w:color="auto"/>
              <w:left w:val="single" w:sz="4" w:space="0" w:color="auto"/>
              <w:bottom w:val="single" w:sz="4" w:space="0" w:color="auto"/>
            </w:tcBorders>
            <w:shd w:val="clear" w:color="auto" w:fill="FFFFFF"/>
            <w:vAlign w:val="bottom"/>
          </w:tcPr>
          <w:p w14:paraId="0C6DE01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56C70767"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3F5934F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lastRenderedPageBreak/>
              <w:t>447410</w:t>
            </w:r>
          </w:p>
        </w:tc>
        <w:tc>
          <w:tcPr>
            <w:tcW w:w="2693" w:type="dxa"/>
            <w:tcBorders>
              <w:top w:val="single" w:sz="4" w:space="0" w:color="auto"/>
              <w:left w:val="single" w:sz="4" w:space="0" w:color="auto"/>
              <w:bottom w:val="single" w:sz="4" w:space="0" w:color="auto"/>
            </w:tcBorders>
            <w:shd w:val="clear" w:color="auto" w:fill="FFFFFF"/>
            <w:vAlign w:val="center"/>
          </w:tcPr>
          <w:p w14:paraId="5C51F67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Saltværn1</w:t>
            </w:r>
          </w:p>
        </w:tc>
        <w:tc>
          <w:tcPr>
            <w:tcW w:w="786" w:type="dxa"/>
            <w:tcBorders>
              <w:top w:val="single" w:sz="4" w:space="0" w:color="auto"/>
              <w:left w:val="single" w:sz="4" w:space="0" w:color="auto"/>
              <w:bottom w:val="single" w:sz="4" w:space="0" w:color="auto"/>
            </w:tcBorders>
            <w:shd w:val="clear" w:color="auto" w:fill="FFFFFF"/>
            <w:vAlign w:val="center"/>
          </w:tcPr>
          <w:p w14:paraId="4F69346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120C595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UD84a</w:t>
            </w:r>
          </w:p>
        </w:tc>
        <w:tc>
          <w:tcPr>
            <w:tcW w:w="5735" w:type="dxa"/>
            <w:tcBorders>
              <w:top w:val="single" w:sz="4" w:space="0" w:color="auto"/>
              <w:left w:val="single" w:sz="4" w:space="0" w:color="auto"/>
              <w:bottom w:val="single" w:sz="4" w:space="0" w:color="auto"/>
            </w:tcBorders>
            <w:shd w:val="clear" w:color="auto" w:fill="FFFFFF"/>
          </w:tcPr>
          <w:p w14:paraId="7ECB429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 xml:space="preserve">Beskyttelse af planter mod vejsalt type 1. </w:t>
            </w:r>
            <w:r w:rsidRPr="003B051D">
              <w:rPr>
                <w:rFonts w:ascii="Trebuchet MS" w:hAnsi="Trebuchet MS" w:cs="Trebuchet MS"/>
                <w:sz w:val="18"/>
                <w:szCs w:val="18"/>
              </w:rPr>
              <w:br/>
              <w:t>Lokal standard – skal beskrives i udbudsmaterialet eller lignende</w:t>
            </w:r>
          </w:p>
        </w:tc>
      </w:tr>
      <w:tr w:rsidR="00CB4BEB" w:rsidRPr="00FE5087" w14:paraId="73E168DA"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2C73E53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447420</w:t>
            </w:r>
          </w:p>
        </w:tc>
        <w:tc>
          <w:tcPr>
            <w:tcW w:w="2693" w:type="dxa"/>
            <w:tcBorders>
              <w:top w:val="single" w:sz="4" w:space="0" w:color="auto"/>
              <w:left w:val="single" w:sz="4" w:space="0" w:color="auto"/>
              <w:bottom w:val="single" w:sz="4" w:space="0" w:color="auto"/>
            </w:tcBorders>
            <w:shd w:val="clear" w:color="auto" w:fill="FFFFFF"/>
            <w:vAlign w:val="center"/>
          </w:tcPr>
          <w:p w14:paraId="752C5C6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Saltværn2</w:t>
            </w:r>
          </w:p>
        </w:tc>
        <w:tc>
          <w:tcPr>
            <w:tcW w:w="786" w:type="dxa"/>
            <w:tcBorders>
              <w:top w:val="single" w:sz="4" w:space="0" w:color="auto"/>
              <w:left w:val="single" w:sz="4" w:space="0" w:color="auto"/>
              <w:bottom w:val="single" w:sz="4" w:space="0" w:color="auto"/>
            </w:tcBorders>
            <w:shd w:val="clear" w:color="auto" w:fill="FFFFFF"/>
            <w:vAlign w:val="center"/>
          </w:tcPr>
          <w:p w14:paraId="41E269F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2608BEC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UD84b</w:t>
            </w:r>
          </w:p>
        </w:tc>
        <w:tc>
          <w:tcPr>
            <w:tcW w:w="5735" w:type="dxa"/>
            <w:tcBorders>
              <w:top w:val="single" w:sz="4" w:space="0" w:color="auto"/>
              <w:left w:val="single" w:sz="4" w:space="0" w:color="auto"/>
              <w:bottom w:val="single" w:sz="4" w:space="0" w:color="auto"/>
            </w:tcBorders>
            <w:shd w:val="clear" w:color="auto" w:fill="FFFFFF"/>
          </w:tcPr>
          <w:p w14:paraId="388C27D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 xml:space="preserve">Beskyttelse af planter mod vejsalt type 2. </w:t>
            </w:r>
            <w:r w:rsidRPr="003B051D">
              <w:rPr>
                <w:rFonts w:ascii="Trebuchet MS" w:hAnsi="Trebuchet MS" w:cs="Trebuchet MS"/>
                <w:sz w:val="18"/>
                <w:szCs w:val="18"/>
              </w:rPr>
              <w:br/>
              <w:t>Lokal standard – skal beskrives i udbudsmaterialet eller lignende</w:t>
            </w:r>
          </w:p>
        </w:tc>
      </w:tr>
      <w:tr w:rsidR="00CB4BEB" w:rsidRPr="00FE5087" w14:paraId="3D907664"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298055CD"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447430</w:t>
            </w:r>
          </w:p>
        </w:tc>
        <w:tc>
          <w:tcPr>
            <w:tcW w:w="2693" w:type="dxa"/>
            <w:tcBorders>
              <w:top w:val="single" w:sz="4" w:space="0" w:color="auto"/>
              <w:left w:val="single" w:sz="4" w:space="0" w:color="auto"/>
              <w:bottom w:val="single" w:sz="4" w:space="0" w:color="auto"/>
            </w:tcBorders>
            <w:shd w:val="clear" w:color="auto" w:fill="FFFFFF"/>
            <w:vAlign w:val="center"/>
          </w:tcPr>
          <w:p w14:paraId="3B6874D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Saltværn3</w:t>
            </w:r>
          </w:p>
        </w:tc>
        <w:tc>
          <w:tcPr>
            <w:tcW w:w="786" w:type="dxa"/>
            <w:tcBorders>
              <w:top w:val="single" w:sz="4" w:space="0" w:color="auto"/>
              <w:left w:val="single" w:sz="4" w:space="0" w:color="auto"/>
              <w:bottom w:val="single" w:sz="4" w:space="0" w:color="auto"/>
            </w:tcBorders>
            <w:shd w:val="clear" w:color="auto" w:fill="FFFFFF"/>
            <w:vAlign w:val="center"/>
          </w:tcPr>
          <w:p w14:paraId="3156132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4E296C8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UD84c</w:t>
            </w:r>
          </w:p>
        </w:tc>
        <w:tc>
          <w:tcPr>
            <w:tcW w:w="5735" w:type="dxa"/>
            <w:tcBorders>
              <w:top w:val="single" w:sz="4" w:space="0" w:color="auto"/>
              <w:left w:val="single" w:sz="4" w:space="0" w:color="auto"/>
              <w:bottom w:val="single" w:sz="4" w:space="0" w:color="auto"/>
            </w:tcBorders>
            <w:shd w:val="clear" w:color="auto" w:fill="FFFFFF"/>
          </w:tcPr>
          <w:p w14:paraId="2634403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 xml:space="preserve">Beskyttelse af planter mod vejsalt type 3. </w:t>
            </w:r>
            <w:r w:rsidRPr="003B051D">
              <w:rPr>
                <w:rFonts w:ascii="Trebuchet MS" w:hAnsi="Trebuchet MS" w:cs="Trebuchet MS"/>
                <w:sz w:val="18"/>
                <w:szCs w:val="18"/>
              </w:rPr>
              <w:br/>
              <w:t>Lokal standard – skal beskrives i udbudsmaterialet eller lignende</w:t>
            </w:r>
          </w:p>
        </w:tc>
      </w:tr>
      <w:tr w:rsidR="00CB4BEB" w:rsidRPr="00FE5087" w14:paraId="17727AC6"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6A1AB032"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801010</w:t>
            </w:r>
          </w:p>
        </w:tc>
        <w:tc>
          <w:tcPr>
            <w:tcW w:w="2693" w:type="dxa"/>
            <w:tcBorders>
              <w:top w:val="single" w:sz="4" w:space="0" w:color="auto"/>
              <w:left w:val="single" w:sz="4" w:space="0" w:color="auto"/>
              <w:bottom w:val="single" w:sz="4" w:space="0" w:color="auto"/>
            </w:tcBorders>
            <w:shd w:val="clear" w:color="auto" w:fill="FFFFFF"/>
            <w:vAlign w:val="center"/>
          </w:tcPr>
          <w:p w14:paraId="1CE64E2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Div. forhindring - ej pleje</w:t>
            </w:r>
          </w:p>
        </w:tc>
        <w:tc>
          <w:tcPr>
            <w:tcW w:w="786" w:type="dxa"/>
            <w:tcBorders>
              <w:top w:val="single" w:sz="4" w:space="0" w:color="auto"/>
              <w:left w:val="single" w:sz="4" w:space="0" w:color="auto"/>
              <w:bottom w:val="single" w:sz="4" w:space="0" w:color="auto"/>
            </w:tcBorders>
            <w:shd w:val="clear" w:color="auto" w:fill="FFFFFF"/>
            <w:vAlign w:val="center"/>
          </w:tcPr>
          <w:p w14:paraId="4A50D56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1A18BDB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FO1a</w:t>
            </w:r>
          </w:p>
        </w:tc>
        <w:tc>
          <w:tcPr>
            <w:tcW w:w="5735" w:type="dxa"/>
            <w:tcBorders>
              <w:top w:val="single" w:sz="4" w:space="0" w:color="auto"/>
              <w:left w:val="single" w:sz="4" w:space="0" w:color="auto"/>
              <w:bottom w:val="single" w:sz="4" w:space="0" w:color="auto"/>
            </w:tcBorders>
            <w:shd w:val="clear" w:color="auto" w:fill="FFFFFF"/>
          </w:tcPr>
          <w:p w14:paraId="42321C3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Forhindringer (som ikke vedligeholdes) i f.eks. brugsplæne, kan vises i kort/liste. (Lokal standard – kan beskrives i udbudsmaterialet eller lignende)</w:t>
            </w:r>
          </w:p>
        </w:tc>
      </w:tr>
      <w:tr w:rsidR="00CB4BEB" w:rsidRPr="00FE5087" w14:paraId="537D289F"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DDCC843" w14:textId="77777777" w:rsidR="00CB4BEB" w:rsidRPr="003A52C1" w:rsidRDefault="00CB4BEB" w:rsidP="003C0924">
            <w:pPr>
              <w:jc w:val="center"/>
              <w:rPr>
                <w:rFonts w:ascii="Trebuchet MS" w:hAnsi="Trebuchet MS" w:cs="Trebuchet MS"/>
                <w:sz w:val="18"/>
                <w:szCs w:val="18"/>
              </w:rPr>
            </w:pPr>
          </w:p>
        </w:tc>
        <w:tc>
          <w:tcPr>
            <w:tcW w:w="2693" w:type="dxa"/>
            <w:tcBorders>
              <w:top w:val="single" w:sz="4" w:space="0" w:color="auto"/>
              <w:left w:val="single" w:sz="4" w:space="0" w:color="auto"/>
              <w:bottom w:val="single" w:sz="4" w:space="0" w:color="auto"/>
            </w:tcBorders>
            <w:shd w:val="clear" w:color="auto" w:fill="FFFFFF"/>
            <w:vAlign w:val="bottom"/>
          </w:tcPr>
          <w:p w14:paraId="39FB6D02" w14:textId="77777777" w:rsidR="00CB4BEB" w:rsidRPr="003B051D" w:rsidRDefault="00CB4BEB" w:rsidP="003C0924">
            <w:pPr>
              <w:rPr>
                <w:rFonts w:ascii="Trebuchet MS" w:hAnsi="Trebuchet MS" w:cs="Trebuchet MS"/>
                <w:sz w:val="18"/>
                <w:szCs w:val="18"/>
              </w:rPr>
            </w:pPr>
          </w:p>
        </w:tc>
        <w:tc>
          <w:tcPr>
            <w:tcW w:w="786" w:type="dxa"/>
            <w:tcBorders>
              <w:top w:val="single" w:sz="4" w:space="0" w:color="auto"/>
              <w:left w:val="single" w:sz="4" w:space="0" w:color="auto"/>
              <w:bottom w:val="single" w:sz="4" w:space="0" w:color="auto"/>
            </w:tcBorders>
            <w:shd w:val="clear" w:color="auto" w:fill="FFFFFF"/>
            <w:vAlign w:val="bottom"/>
          </w:tcPr>
          <w:p w14:paraId="7D91C82E" w14:textId="77777777" w:rsidR="00CB4BEB" w:rsidRPr="003B051D" w:rsidRDefault="00CB4BEB" w:rsidP="003C0924">
            <w:pPr>
              <w:jc w:val="center"/>
              <w:rPr>
                <w:rFonts w:ascii="Trebuchet MS" w:hAnsi="Trebuchet MS" w:cs="Trebuchet MS"/>
                <w:sz w:val="18"/>
                <w:szCs w:val="18"/>
              </w:rPr>
            </w:pP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5CB98079" w14:textId="77777777" w:rsidR="00CB4BEB" w:rsidRPr="003B051D" w:rsidRDefault="00CB4BEB" w:rsidP="003C0924">
            <w:pPr>
              <w:jc w:val="center"/>
              <w:rPr>
                <w:rFonts w:ascii="Trebuchet MS" w:hAnsi="Trebuchet MS" w:cs="Trebuchet MS"/>
                <w:sz w:val="18"/>
                <w:szCs w:val="18"/>
              </w:rPr>
            </w:pPr>
          </w:p>
        </w:tc>
        <w:tc>
          <w:tcPr>
            <w:tcW w:w="5735" w:type="dxa"/>
            <w:tcBorders>
              <w:top w:val="single" w:sz="4" w:space="0" w:color="auto"/>
              <w:left w:val="single" w:sz="4" w:space="0" w:color="auto"/>
              <w:bottom w:val="single" w:sz="4" w:space="0" w:color="auto"/>
            </w:tcBorders>
            <w:shd w:val="clear" w:color="auto" w:fill="FFFFFF"/>
          </w:tcPr>
          <w:p w14:paraId="53829439" w14:textId="77777777" w:rsidR="00CB4BEB" w:rsidRPr="003B051D" w:rsidRDefault="00CB4BEB" w:rsidP="003C0924">
            <w:pPr>
              <w:rPr>
                <w:rFonts w:ascii="Trebuchet MS" w:hAnsi="Trebuchet MS" w:cs="Trebuchet MS"/>
                <w:sz w:val="18"/>
                <w:szCs w:val="18"/>
              </w:rPr>
            </w:pPr>
          </w:p>
        </w:tc>
      </w:tr>
      <w:tr w:rsidR="00CB4BEB" w:rsidRPr="00FE5087" w14:paraId="1FCE7E13"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38C3468"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980000</w:t>
            </w:r>
          </w:p>
        </w:tc>
        <w:tc>
          <w:tcPr>
            <w:tcW w:w="2693" w:type="dxa"/>
            <w:tcBorders>
              <w:top w:val="single" w:sz="4" w:space="0" w:color="auto"/>
              <w:left w:val="single" w:sz="4" w:space="0" w:color="auto"/>
              <w:bottom w:val="single" w:sz="4" w:space="0" w:color="auto"/>
            </w:tcBorders>
            <w:shd w:val="clear" w:color="auto" w:fill="FFFFFF"/>
            <w:vAlign w:val="bottom"/>
          </w:tcPr>
          <w:p w14:paraId="34C328B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Andet</w:t>
            </w:r>
          </w:p>
        </w:tc>
        <w:tc>
          <w:tcPr>
            <w:tcW w:w="786" w:type="dxa"/>
            <w:tcBorders>
              <w:top w:val="single" w:sz="4" w:space="0" w:color="auto"/>
              <w:left w:val="single" w:sz="4" w:space="0" w:color="auto"/>
              <w:bottom w:val="single" w:sz="4" w:space="0" w:color="auto"/>
            </w:tcBorders>
            <w:shd w:val="clear" w:color="auto" w:fill="FFFFFF"/>
          </w:tcPr>
          <w:p w14:paraId="3DFCB68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22F3945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AN2</w:t>
            </w:r>
          </w:p>
        </w:tc>
        <w:tc>
          <w:tcPr>
            <w:tcW w:w="5735" w:type="dxa"/>
            <w:tcBorders>
              <w:top w:val="single" w:sz="4" w:space="0" w:color="auto"/>
              <w:left w:val="single" w:sz="4" w:space="0" w:color="auto"/>
              <w:bottom w:val="single" w:sz="4" w:space="0" w:color="auto"/>
            </w:tcBorders>
            <w:shd w:val="clear" w:color="auto" w:fill="FFFFFF"/>
            <w:vAlign w:val="bottom"/>
          </w:tcPr>
          <w:p w14:paraId="758F918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Hvor andre facilitetsbetegnelser ikke er dækkende.</w:t>
            </w:r>
          </w:p>
        </w:tc>
      </w:tr>
      <w:tr w:rsidR="00CB4BEB" w:rsidRPr="00FE5087" w14:paraId="0B66D159"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FC761F6"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990000</w:t>
            </w:r>
          </w:p>
        </w:tc>
        <w:tc>
          <w:tcPr>
            <w:tcW w:w="2693" w:type="dxa"/>
            <w:tcBorders>
              <w:top w:val="single" w:sz="4" w:space="0" w:color="auto"/>
              <w:left w:val="single" w:sz="4" w:space="0" w:color="auto"/>
              <w:bottom w:val="single" w:sz="4" w:space="0" w:color="auto"/>
            </w:tcBorders>
            <w:shd w:val="clear" w:color="auto" w:fill="FFFFFF"/>
            <w:vAlign w:val="bottom"/>
          </w:tcPr>
          <w:p w14:paraId="2F060A0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Ukendt</w:t>
            </w:r>
          </w:p>
        </w:tc>
        <w:tc>
          <w:tcPr>
            <w:tcW w:w="786" w:type="dxa"/>
            <w:tcBorders>
              <w:top w:val="single" w:sz="4" w:space="0" w:color="auto"/>
              <w:left w:val="single" w:sz="4" w:space="0" w:color="auto"/>
              <w:bottom w:val="single" w:sz="4" w:space="0" w:color="auto"/>
            </w:tcBorders>
            <w:shd w:val="clear" w:color="auto" w:fill="FFFFFF"/>
          </w:tcPr>
          <w:p w14:paraId="15BAE14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3D61C9A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UK2</w:t>
            </w:r>
          </w:p>
        </w:tc>
        <w:tc>
          <w:tcPr>
            <w:tcW w:w="5735" w:type="dxa"/>
            <w:tcBorders>
              <w:top w:val="single" w:sz="4" w:space="0" w:color="auto"/>
              <w:left w:val="single" w:sz="4" w:space="0" w:color="auto"/>
              <w:bottom w:val="single" w:sz="4" w:space="0" w:color="auto"/>
            </w:tcBorders>
            <w:shd w:val="clear" w:color="auto" w:fill="FFFFFF"/>
            <w:vAlign w:val="bottom"/>
          </w:tcPr>
          <w:p w14:paraId="6B8293A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Mangler viden om typen.</w:t>
            </w:r>
          </w:p>
        </w:tc>
      </w:tr>
    </w:tbl>
    <w:p w14:paraId="027A0400" w14:textId="77777777" w:rsidR="00CB4BEB" w:rsidRPr="003A52C1" w:rsidRDefault="00CB4BEB" w:rsidP="00CB4BEB">
      <w:pPr>
        <w:pStyle w:val="Overskrift2"/>
        <w:rPr>
          <w:kern w:val="32"/>
        </w:rPr>
      </w:pPr>
      <w:r w:rsidRPr="003A52C1">
        <w:rPr>
          <w:kern w:val="32"/>
        </w:rPr>
        <w:br w:type="page"/>
      </w:r>
      <w:bookmarkStart w:id="2955" w:name="_Toc63351534"/>
      <w:bookmarkStart w:id="2956" w:name="_Toc122436181"/>
      <w:r w:rsidRPr="003A52C1">
        <w:rPr>
          <w:kern w:val="32"/>
        </w:rPr>
        <w:lastRenderedPageBreak/>
        <w:t>5.19.3 Park og grønne områder punkt (6802)</w:t>
      </w:r>
      <w:bookmarkEnd w:id="2955"/>
      <w:bookmarkEnd w:id="2956"/>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93"/>
        <w:gridCol w:w="3827"/>
        <w:gridCol w:w="1418"/>
        <w:gridCol w:w="2268"/>
        <w:gridCol w:w="1134"/>
        <w:gridCol w:w="2835"/>
      </w:tblGrid>
      <w:tr w:rsidR="00CB4BEB" w:rsidRPr="00FE5087" w14:paraId="44BB4732" w14:textId="77777777" w:rsidTr="003C0924">
        <w:tc>
          <w:tcPr>
            <w:tcW w:w="2093" w:type="dxa"/>
            <w:tcBorders>
              <w:bottom w:val="single" w:sz="4" w:space="0" w:color="auto"/>
            </w:tcBorders>
            <w:shd w:val="clear" w:color="auto" w:fill="D9D9D9"/>
            <w:vAlign w:val="center"/>
          </w:tcPr>
          <w:p w14:paraId="1DF81E1D" w14:textId="77777777" w:rsidR="00CB4BEB" w:rsidRPr="003B051D" w:rsidRDefault="00CB4BEB" w:rsidP="003C0924">
            <w:pPr>
              <w:rPr>
                <w:rFonts w:ascii="Trebuchet MS" w:hAnsi="Trebuchet MS" w:cs="Trebuchet MS"/>
                <w:b/>
                <w:bCs/>
                <w:sz w:val="18"/>
                <w:szCs w:val="18"/>
              </w:rPr>
            </w:pPr>
            <w:r w:rsidRPr="003B051D">
              <w:rPr>
                <w:rFonts w:ascii="Trebuchet MS" w:hAnsi="Trebuchet MS" w:cs="Trebuchet MS"/>
                <w:b/>
                <w:bCs/>
                <w:sz w:val="18"/>
                <w:szCs w:val="18"/>
              </w:rPr>
              <w:t>Feltnavn</w:t>
            </w:r>
          </w:p>
        </w:tc>
        <w:tc>
          <w:tcPr>
            <w:tcW w:w="3827" w:type="dxa"/>
            <w:tcBorders>
              <w:bottom w:val="single" w:sz="4" w:space="0" w:color="auto"/>
            </w:tcBorders>
            <w:shd w:val="clear" w:color="auto" w:fill="D9D9D9"/>
            <w:vAlign w:val="center"/>
          </w:tcPr>
          <w:p w14:paraId="52A7F529" w14:textId="77777777" w:rsidR="00CB4BEB" w:rsidRPr="003B051D" w:rsidRDefault="00CB4BEB" w:rsidP="003C0924">
            <w:pPr>
              <w:rPr>
                <w:rFonts w:ascii="Trebuchet MS" w:hAnsi="Trebuchet MS" w:cs="Trebuchet MS"/>
                <w:bCs/>
                <w:sz w:val="18"/>
                <w:szCs w:val="18"/>
              </w:rPr>
            </w:pPr>
            <w:r w:rsidRPr="003B051D">
              <w:rPr>
                <w:rFonts w:ascii="Trebuchet MS" w:hAnsi="Trebuchet MS" w:cs="Trebuchet MS"/>
                <w:b/>
                <w:bCs/>
                <w:sz w:val="18"/>
                <w:szCs w:val="18"/>
              </w:rPr>
              <w:t>Formål</w:t>
            </w:r>
          </w:p>
        </w:tc>
        <w:tc>
          <w:tcPr>
            <w:tcW w:w="1418" w:type="dxa"/>
            <w:tcBorders>
              <w:bottom w:val="single" w:sz="4" w:space="0" w:color="auto"/>
            </w:tcBorders>
            <w:shd w:val="clear" w:color="auto" w:fill="D9D9D9"/>
            <w:vAlign w:val="center"/>
          </w:tcPr>
          <w:p w14:paraId="10750056" w14:textId="77777777" w:rsidR="00CB4BEB" w:rsidRPr="003B051D" w:rsidRDefault="00CB4BEB" w:rsidP="003C0924">
            <w:pPr>
              <w:rPr>
                <w:rFonts w:ascii="Trebuchet MS" w:hAnsi="Trebuchet MS" w:cs="Trebuchet MS"/>
                <w:bCs/>
                <w:sz w:val="18"/>
                <w:szCs w:val="18"/>
              </w:rPr>
            </w:pPr>
            <w:r w:rsidRPr="003B051D">
              <w:rPr>
                <w:rFonts w:ascii="Trebuchet MS" w:hAnsi="Trebuchet MS" w:cs="Trebuchet MS"/>
                <w:b/>
                <w:bCs/>
                <w:sz w:val="18"/>
                <w:szCs w:val="18"/>
              </w:rPr>
              <w:t>Datatype</w:t>
            </w:r>
          </w:p>
        </w:tc>
        <w:tc>
          <w:tcPr>
            <w:tcW w:w="2268" w:type="dxa"/>
            <w:tcBorders>
              <w:bottom w:val="single" w:sz="4" w:space="0" w:color="auto"/>
            </w:tcBorders>
            <w:shd w:val="clear" w:color="auto" w:fill="D9D9D9"/>
            <w:vAlign w:val="center"/>
          </w:tcPr>
          <w:p w14:paraId="739A9FEE" w14:textId="77777777" w:rsidR="00CB4BEB" w:rsidRPr="003B051D" w:rsidRDefault="00CB4BEB" w:rsidP="003C0924">
            <w:pPr>
              <w:rPr>
                <w:rFonts w:ascii="Trebuchet MS" w:hAnsi="Trebuchet MS" w:cs="Trebuchet MS"/>
                <w:bCs/>
                <w:sz w:val="18"/>
                <w:szCs w:val="18"/>
              </w:rPr>
            </w:pPr>
            <w:r w:rsidRPr="003B051D">
              <w:rPr>
                <w:rFonts w:ascii="Trebuchet MS" w:hAnsi="Trebuchet MS" w:cs="Trebuchet MS"/>
                <w:b/>
                <w:bCs/>
                <w:sz w:val="18"/>
                <w:szCs w:val="18"/>
              </w:rPr>
              <w:t>Værdiområde</w:t>
            </w:r>
          </w:p>
        </w:tc>
        <w:tc>
          <w:tcPr>
            <w:tcW w:w="1134" w:type="dxa"/>
            <w:tcBorders>
              <w:bottom w:val="single" w:sz="4" w:space="0" w:color="auto"/>
            </w:tcBorders>
            <w:shd w:val="clear" w:color="auto" w:fill="D9D9D9"/>
            <w:vAlign w:val="bottom"/>
          </w:tcPr>
          <w:p w14:paraId="0DF6729D" w14:textId="77777777" w:rsidR="00CB4BEB" w:rsidRPr="003B051D" w:rsidRDefault="00CB4BEB" w:rsidP="003C0924">
            <w:pPr>
              <w:autoSpaceDE w:val="0"/>
              <w:autoSpaceDN w:val="0"/>
              <w:adjustRightInd w:val="0"/>
              <w:rPr>
                <w:rFonts w:ascii="Trebuchet MS" w:hAnsi="Trebuchet MS" w:cs="Trebuchet MS"/>
                <w:b/>
                <w:bCs/>
                <w:sz w:val="18"/>
                <w:szCs w:val="18"/>
              </w:rPr>
            </w:pPr>
            <w:r w:rsidRPr="003B051D">
              <w:rPr>
                <w:rFonts w:ascii="Trebuchet MS" w:hAnsi="Trebuchet MS" w:cs="Trebuchet MS"/>
                <w:b/>
                <w:bCs/>
                <w:sz w:val="18"/>
                <w:szCs w:val="18"/>
              </w:rPr>
              <w:t>Obligatorisk</w:t>
            </w:r>
          </w:p>
          <w:p w14:paraId="42979BF8" w14:textId="77777777" w:rsidR="00CB4BEB" w:rsidRPr="003B051D" w:rsidRDefault="00CB4BEB" w:rsidP="003C0924">
            <w:pPr>
              <w:autoSpaceDE w:val="0"/>
              <w:autoSpaceDN w:val="0"/>
              <w:adjustRightInd w:val="0"/>
              <w:rPr>
                <w:rFonts w:ascii="Trebuchet MS" w:hAnsi="Trebuchet MS" w:cs="Trebuchet MS"/>
                <w:bCs/>
                <w:sz w:val="18"/>
                <w:szCs w:val="18"/>
              </w:rPr>
            </w:pPr>
            <w:r w:rsidRPr="003B051D">
              <w:rPr>
                <w:rFonts w:ascii="Trebuchet MS" w:hAnsi="Trebuchet MS" w:cs="Trebuchet MS"/>
                <w:b/>
                <w:bCs/>
                <w:sz w:val="18"/>
                <w:szCs w:val="18"/>
              </w:rPr>
              <w:t xml:space="preserve"> /Frit</w:t>
            </w:r>
          </w:p>
        </w:tc>
        <w:tc>
          <w:tcPr>
            <w:tcW w:w="2835" w:type="dxa"/>
            <w:shd w:val="clear" w:color="auto" w:fill="D9D9D9"/>
            <w:vAlign w:val="center"/>
          </w:tcPr>
          <w:p w14:paraId="4D475601" w14:textId="77777777" w:rsidR="00CB4BEB" w:rsidRPr="003B051D" w:rsidRDefault="00CB4BEB" w:rsidP="003C0924">
            <w:pPr>
              <w:rPr>
                <w:rFonts w:ascii="Trebuchet MS" w:hAnsi="Trebuchet MS" w:cs="Trebuchet MS"/>
                <w:bCs/>
                <w:sz w:val="18"/>
                <w:szCs w:val="18"/>
              </w:rPr>
            </w:pPr>
            <w:r w:rsidRPr="003B051D">
              <w:rPr>
                <w:rFonts w:ascii="Trebuchet MS" w:hAnsi="Trebuchet MS" w:cs="Trebuchet MS"/>
                <w:b/>
                <w:bCs/>
                <w:sz w:val="18"/>
                <w:szCs w:val="18"/>
              </w:rPr>
              <w:t>Eksempel</w:t>
            </w:r>
          </w:p>
        </w:tc>
      </w:tr>
      <w:tr w:rsidR="00CB4BEB" w:rsidRPr="00FE5087" w14:paraId="62DD2242" w14:textId="77777777" w:rsidTr="003C0924">
        <w:trPr>
          <w:trHeight w:hRule="exact" w:val="454"/>
        </w:trPr>
        <w:tc>
          <w:tcPr>
            <w:tcW w:w="2093" w:type="dxa"/>
            <w:tcBorders>
              <w:top w:val="single" w:sz="4" w:space="0" w:color="auto"/>
              <w:left w:val="single" w:sz="4" w:space="0" w:color="auto"/>
              <w:bottom w:val="nil"/>
              <w:right w:val="single" w:sz="4" w:space="0" w:color="auto"/>
            </w:tcBorders>
            <w:shd w:val="clear" w:color="auto" w:fill="D9D9D9"/>
            <w:vAlign w:val="center"/>
          </w:tcPr>
          <w:p w14:paraId="5FA7130B" w14:textId="77777777" w:rsidR="00CB4BEB" w:rsidRPr="003B051D" w:rsidRDefault="00CB4BEB" w:rsidP="003C0924">
            <w:pPr>
              <w:rPr>
                <w:rFonts w:ascii="Trebuchet MS" w:hAnsi="Trebuchet MS"/>
                <w:sz w:val="18"/>
                <w:szCs w:val="18"/>
              </w:rPr>
            </w:pPr>
            <w:proofErr w:type="spellStart"/>
            <w:r w:rsidRPr="003B051D">
              <w:rPr>
                <w:rFonts w:ascii="Trebuchet MS" w:hAnsi="Trebuchet MS"/>
                <w:sz w:val="18"/>
                <w:szCs w:val="18"/>
              </w:rPr>
              <w:t>vedlhold_p_type_kode</w:t>
            </w:r>
            <w:proofErr w:type="spellEnd"/>
          </w:p>
        </w:tc>
        <w:tc>
          <w:tcPr>
            <w:tcW w:w="3827" w:type="dxa"/>
            <w:tcBorders>
              <w:top w:val="single" w:sz="4" w:space="0" w:color="auto"/>
              <w:left w:val="single" w:sz="4" w:space="0" w:color="auto"/>
              <w:bottom w:val="nil"/>
              <w:right w:val="single" w:sz="4" w:space="0" w:color="auto"/>
            </w:tcBorders>
            <w:shd w:val="clear" w:color="auto" w:fill="FFFFFF"/>
            <w:vAlign w:val="bottom"/>
          </w:tcPr>
          <w:p w14:paraId="27926A95"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Kode for typen af grønvedligeholdelses objekt</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370FAAF3"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Heltal</w:t>
            </w:r>
          </w:p>
        </w:tc>
        <w:tc>
          <w:tcPr>
            <w:tcW w:w="2268" w:type="dxa"/>
            <w:tcBorders>
              <w:top w:val="single" w:sz="4" w:space="0" w:color="auto"/>
              <w:left w:val="single" w:sz="4" w:space="0" w:color="auto"/>
              <w:bottom w:val="nil"/>
              <w:right w:val="single" w:sz="4" w:space="0" w:color="auto"/>
            </w:tcBorders>
            <w:shd w:val="clear" w:color="auto" w:fill="FFFFFF"/>
            <w:vAlign w:val="bottom"/>
          </w:tcPr>
          <w:p w14:paraId="6F1DF76E"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101000-999999</w:t>
            </w:r>
          </w:p>
        </w:tc>
        <w:tc>
          <w:tcPr>
            <w:tcW w:w="1134" w:type="dxa"/>
            <w:tcBorders>
              <w:top w:val="single" w:sz="4" w:space="0" w:color="auto"/>
              <w:left w:val="single" w:sz="4" w:space="0" w:color="auto"/>
              <w:bottom w:val="nil"/>
              <w:right w:val="single" w:sz="4" w:space="0" w:color="auto"/>
            </w:tcBorders>
            <w:shd w:val="clear" w:color="auto" w:fill="FFFFFF"/>
            <w:vAlign w:val="bottom"/>
          </w:tcPr>
          <w:p w14:paraId="6BAA17E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O</w:t>
            </w:r>
          </w:p>
        </w:tc>
        <w:tc>
          <w:tcPr>
            <w:tcW w:w="2835" w:type="dxa"/>
            <w:tcBorders>
              <w:top w:val="single" w:sz="4" w:space="0" w:color="auto"/>
              <w:left w:val="single" w:sz="4" w:space="0" w:color="auto"/>
              <w:bottom w:val="nil"/>
              <w:right w:val="single" w:sz="4" w:space="0" w:color="auto"/>
            </w:tcBorders>
            <w:shd w:val="clear" w:color="auto" w:fill="FFFFFF"/>
            <w:vAlign w:val="bottom"/>
          </w:tcPr>
          <w:p w14:paraId="77646E01"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142000</w:t>
            </w:r>
          </w:p>
        </w:tc>
      </w:tr>
      <w:tr w:rsidR="00CB4BEB" w:rsidRPr="00FE5087" w14:paraId="77205A9C"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99CCFF"/>
            <w:vAlign w:val="center"/>
          </w:tcPr>
          <w:p w14:paraId="58782E98" w14:textId="77777777" w:rsidR="00CB4BEB" w:rsidRPr="003B051D" w:rsidRDefault="00CB4BEB" w:rsidP="003C0924">
            <w:pPr>
              <w:rPr>
                <w:rFonts w:ascii="Trebuchet MS" w:hAnsi="Trebuchet MS"/>
                <w:sz w:val="18"/>
                <w:szCs w:val="18"/>
              </w:rPr>
            </w:pPr>
            <w:proofErr w:type="spellStart"/>
            <w:r w:rsidRPr="003B051D">
              <w:rPr>
                <w:rFonts w:ascii="Trebuchet MS" w:hAnsi="Trebuchet MS"/>
                <w:sz w:val="18"/>
                <w:szCs w:val="18"/>
              </w:rPr>
              <w:t>vedlhold_p_type</w:t>
            </w:r>
            <w:proofErr w:type="spellEnd"/>
          </w:p>
        </w:tc>
        <w:tc>
          <w:tcPr>
            <w:tcW w:w="3827" w:type="dxa"/>
            <w:tcBorders>
              <w:top w:val="single" w:sz="4" w:space="0" w:color="auto"/>
              <w:left w:val="single" w:sz="4" w:space="0" w:color="auto"/>
              <w:bottom w:val="nil"/>
              <w:right w:val="single" w:sz="4" w:space="0" w:color="auto"/>
            </w:tcBorders>
            <w:shd w:val="clear" w:color="auto" w:fill="99CCFF"/>
            <w:vAlign w:val="bottom"/>
          </w:tcPr>
          <w:p w14:paraId="15A05749"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Typen af grønvedligeholdelses objekt</w:t>
            </w:r>
          </w:p>
        </w:tc>
        <w:tc>
          <w:tcPr>
            <w:tcW w:w="1418" w:type="dxa"/>
            <w:tcBorders>
              <w:top w:val="single" w:sz="4" w:space="0" w:color="auto"/>
              <w:left w:val="single" w:sz="4" w:space="0" w:color="auto"/>
              <w:bottom w:val="nil"/>
              <w:right w:val="single" w:sz="4" w:space="0" w:color="auto"/>
            </w:tcBorders>
            <w:shd w:val="clear" w:color="auto" w:fill="99CCFF"/>
            <w:vAlign w:val="bottom"/>
          </w:tcPr>
          <w:p w14:paraId="43414BB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99CCFF"/>
            <w:vAlign w:val="bottom"/>
          </w:tcPr>
          <w:p w14:paraId="3B03385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0-150 tegn</w:t>
            </w:r>
          </w:p>
        </w:tc>
        <w:tc>
          <w:tcPr>
            <w:tcW w:w="1134" w:type="dxa"/>
            <w:tcBorders>
              <w:top w:val="single" w:sz="4" w:space="0" w:color="auto"/>
              <w:left w:val="single" w:sz="4" w:space="0" w:color="auto"/>
              <w:bottom w:val="nil"/>
              <w:right w:val="single" w:sz="4" w:space="0" w:color="auto"/>
            </w:tcBorders>
            <w:shd w:val="clear" w:color="auto" w:fill="99CCFF"/>
            <w:vAlign w:val="bottom"/>
          </w:tcPr>
          <w:p w14:paraId="0594978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S</w:t>
            </w:r>
          </w:p>
        </w:tc>
        <w:tc>
          <w:tcPr>
            <w:tcW w:w="2835" w:type="dxa"/>
            <w:tcBorders>
              <w:top w:val="single" w:sz="4" w:space="0" w:color="auto"/>
              <w:left w:val="single" w:sz="4" w:space="0" w:color="auto"/>
              <w:bottom w:val="nil"/>
              <w:right w:val="single" w:sz="4" w:space="0" w:color="auto"/>
            </w:tcBorders>
            <w:shd w:val="clear" w:color="auto" w:fill="99CCFF"/>
            <w:vAlign w:val="bottom"/>
          </w:tcPr>
          <w:p w14:paraId="3084F10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Solitære slyng- og klatreplanter</w:t>
            </w:r>
          </w:p>
        </w:tc>
      </w:tr>
      <w:tr w:rsidR="00CB4BEB" w:rsidRPr="00FE5087" w14:paraId="0E166B25"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99CCFF"/>
            <w:vAlign w:val="center"/>
          </w:tcPr>
          <w:p w14:paraId="2F40F92D" w14:textId="77777777" w:rsidR="00CB4BEB" w:rsidRPr="003B051D" w:rsidRDefault="00CB4BEB" w:rsidP="003C0924">
            <w:pPr>
              <w:rPr>
                <w:rFonts w:ascii="Trebuchet MS" w:hAnsi="Trebuchet MS"/>
                <w:sz w:val="18"/>
                <w:szCs w:val="18"/>
              </w:rPr>
            </w:pPr>
            <w:proofErr w:type="spellStart"/>
            <w:r w:rsidRPr="003B051D">
              <w:rPr>
                <w:rFonts w:ascii="Trebuchet MS" w:hAnsi="Trebuchet MS"/>
                <w:sz w:val="18"/>
                <w:szCs w:val="18"/>
              </w:rPr>
              <w:t>vedlhold_p_type_label</w:t>
            </w:r>
            <w:proofErr w:type="spellEnd"/>
          </w:p>
        </w:tc>
        <w:tc>
          <w:tcPr>
            <w:tcW w:w="3827" w:type="dxa"/>
            <w:tcBorders>
              <w:top w:val="single" w:sz="4" w:space="0" w:color="auto"/>
              <w:left w:val="single" w:sz="4" w:space="0" w:color="auto"/>
              <w:bottom w:val="nil"/>
              <w:right w:val="single" w:sz="4" w:space="0" w:color="auto"/>
            </w:tcBorders>
            <w:shd w:val="clear" w:color="auto" w:fill="99CCFF"/>
            <w:vAlign w:val="bottom"/>
          </w:tcPr>
          <w:p w14:paraId="6AA3F967"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Forkort</w:t>
            </w:r>
            <w:r w:rsidRPr="0094328E">
              <w:rPr>
                <w:rFonts w:ascii="Trebuchet MS" w:hAnsi="Trebuchet MS"/>
                <w:color w:val="4F81BD"/>
                <w:sz w:val="18"/>
                <w:szCs w:val="18"/>
              </w:rPr>
              <w:t>et</w:t>
            </w:r>
            <w:r w:rsidRPr="003B051D">
              <w:rPr>
                <w:rFonts w:ascii="Trebuchet MS" w:hAnsi="Trebuchet MS"/>
                <w:sz w:val="18"/>
                <w:szCs w:val="18"/>
              </w:rPr>
              <w:t xml:space="preserve"> navn af grønvedligeholdelse</w:t>
            </w:r>
          </w:p>
        </w:tc>
        <w:tc>
          <w:tcPr>
            <w:tcW w:w="1418" w:type="dxa"/>
            <w:tcBorders>
              <w:top w:val="single" w:sz="4" w:space="0" w:color="auto"/>
              <w:left w:val="single" w:sz="4" w:space="0" w:color="auto"/>
              <w:bottom w:val="nil"/>
              <w:right w:val="single" w:sz="4" w:space="0" w:color="auto"/>
            </w:tcBorders>
            <w:shd w:val="clear" w:color="auto" w:fill="99CCFF"/>
            <w:vAlign w:val="bottom"/>
          </w:tcPr>
          <w:p w14:paraId="2FA3DE4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99CCFF"/>
            <w:vAlign w:val="bottom"/>
          </w:tcPr>
          <w:p w14:paraId="3C92246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0-6 tegn</w:t>
            </w:r>
          </w:p>
        </w:tc>
        <w:tc>
          <w:tcPr>
            <w:tcW w:w="1134" w:type="dxa"/>
            <w:tcBorders>
              <w:top w:val="single" w:sz="4" w:space="0" w:color="auto"/>
              <w:left w:val="single" w:sz="4" w:space="0" w:color="auto"/>
              <w:bottom w:val="nil"/>
              <w:right w:val="single" w:sz="4" w:space="0" w:color="auto"/>
            </w:tcBorders>
            <w:shd w:val="clear" w:color="auto" w:fill="99CCFF"/>
            <w:vAlign w:val="bottom"/>
          </w:tcPr>
          <w:p w14:paraId="4D8C480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S</w:t>
            </w:r>
          </w:p>
        </w:tc>
        <w:tc>
          <w:tcPr>
            <w:tcW w:w="2835" w:type="dxa"/>
            <w:tcBorders>
              <w:top w:val="single" w:sz="4" w:space="0" w:color="auto"/>
              <w:left w:val="single" w:sz="4" w:space="0" w:color="auto"/>
              <w:bottom w:val="nil"/>
              <w:right w:val="single" w:sz="4" w:space="0" w:color="auto"/>
            </w:tcBorders>
            <w:shd w:val="clear" w:color="auto" w:fill="99CCFF"/>
            <w:vAlign w:val="bottom"/>
          </w:tcPr>
          <w:p w14:paraId="19B3497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TR</w:t>
            </w:r>
          </w:p>
        </w:tc>
      </w:tr>
      <w:tr w:rsidR="00CB4BEB" w:rsidRPr="00FE5087" w14:paraId="48D57B5D"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D9D9D9"/>
            <w:vAlign w:val="center"/>
          </w:tcPr>
          <w:p w14:paraId="0D192929" w14:textId="77777777" w:rsidR="00CB4BEB" w:rsidRPr="003B051D" w:rsidRDefault="00CB4BEB" w:rsidP="003C0924">
            <w:pPr>
              <w:rPr>
                <w:rFonts w:ascii="Trebuchet MS" w:hAnsi="Trebuchet MS" w:cs="Trebuchet MS"/>
                <w:sz w:val="18"/>
                <w:szCs w:val="18"/>
              </w:rPr>
            </w:pPr>
            <w:r>
              <w:rPr>
                <w:rFonts w:ascii="Trebuchet MS" w:hAnsi="Trebuchet MS" w:cs="Trebuchet MS"/>
                <w:sz w:val="18"/>
                <w:szCs w:val="18"/>
              </w:rPr>
              <w:t>a</w:t>
            </w:r>
            <w:r w:rsidRPr="003B051D">
              <w:rPr>
                <w:rFonts w:ascii="Trebuchet MS" w:hAnsi="Trebuchet MS" w:cs="Trebuchet MS"/>
                <w:sz w:val="18"/>
                <w:szCs w:val="18"/>
              </w:rPr>
              <w:t>rbejdssted</w:t>
            </w:r>
          </w:p>
        </w:tc>
        <w:tc>
          <w:tcPr>
            <w:tcW w:w="3827" w:type="dxa"/>
            <w:tcBorders>
              <w:top w:val="single" w:sz="4" w:space="0" w:color="auto"/>
              <w:left w:val="single" w:sz="4" w:space="0" w:color="auto"/>
              <w:bottom w:val="nil"/>
              <w:right w:val="single" w:sz="4" w:space="0" w:color="auto"/>
            </w:tcBorders>
            <w:shd w:val="clear" w:color="auto" w:fill="FFFFFF"/>
            <w:vAlign w:val="bottom"/>
          </w:tcPr>
          <w:p w14:paraId="194CBEA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 xml:space="preserve">Nummer/navn på </w:t>
            </w:r>
            <w:proofErr w:type="spellStart"/>
            <w:r w:rsidRPr="003B051D">
              <w:rPr>
                <w:rFonts w:ascii="Trebuchet MS" w:hAnsi="Trebuchet MS" w:cs="Trebuchet MS"/>
                <w:sz w:val="18"/>
                <w:szCs w:val="18"/>
              </w:rPr>
              <w:t>arbejdsted</w:t>
            </w:r>
            <w:proofErr w:type="spellEnd"/>
            <w:r w:rsidRPr="003B051D">
              <w:rPr>
                <w:rFonts w:ascii="Trebuchet MS" w:hAnsi="Trebuchet MS" w:cs="Trebuchet MS"/>
                <w:sz w:val="18"/>
                <w:szCs w:val="18"/>
              </w:rPr>
              <w:t>/-område</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303A94F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FFFFFF"/>
            <w:vAlign w:val="bottom"/>
          </w:tcPr>
          <w:p w14:paraId="5272679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0-150 tegn</w:t>
            </w:r>
          </w:p>
        </w:tc>
        <w:tc>
          <w:tcPr>
            <w:tcW w:w="1134" w:type="dxa"/>
            <w:tcBorders>
              <w:top w:val="single" w:sz="4" w:space="0" w:color="auto"/>
              <w:left w:val="single" w:sz="4" w:space="0" w:color="auto"/>
              <w:bottom w:val="nil"/>
              <w:right w:val="single" w:sz="4" w:space="0" w:color="auto"/>
            </w:tcBorders>
            <w:shd w:val="clear" w:color="auto" w:fill="FFFFFF"/>
            <w:vAlign w:val="bottom"/>
          </w:tcPr>
          <w:p w14:paraId="09FD79E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FFFFFF"/>
            <w:vAlign w:val="bottom"/>
          </w:tcPr>
          <w:p w14:paraId="5C3A6F87" w14:textId="77777777" w:rsidR="00CB4BEB" w:rsidRPr="003B051D" w:rsidRDefault="00CB4BEB" w:rsidP="003C0924">
            <w:r w:rsidRPr="003B051D">
              <w:rPr>
                <w:rFonts w:ascii="Trebuchet MS" w:hAnsi="Trebuchet MS" w:cs="Trebuchet MS"/>
                <w:sz w:val="18"/>
                <w:szCs w:val="18"/>
              </w:rPr>
              <w:t>Slotskirkeparken</w:t>
            </w:r>
          </w:p>
        </w:tc>
      </w:tr>
      <w:tr w:rsidR="00CB4BEB" w:rsidRPr="00FE5087" w14:paraId="0D6C10F5"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D9D9D9"/>
            <w:vAlign w:val="center"/>
          </w:tcPr>
          <w:p w14:paraId="40EA7926" w14:textId="77777777" w:rsidR="00CB4BEB" w:rsidRPr="003B051D" w:rsidRDefault="00CB4BEB" w:rsidP="003C0924">
            <w:pPr>
              <w:rPr>
                <w:rFonts w:ascii="Trebuchet MS" w:hAnsi="Trebuchet MS" w:cs="Trebuchet MS"/>
                <w:sz w:val="18"/>
                <w:szCs w:val="18"/>
              </w:rPr>
            </w:pPr>
            <w:proofErr w:type="spellStart"/>
            <w:r w:rsidRPr="003B051D">
              <w:rPr>
                <w:rFonts w:ascii="Trebuchet MS" w:hAnsi="Trebuchet MS" w:cs="Trebuchet MS"/>
                <w:sz w:val="18"/>
                <w:szCs w:val="18"/>
              </w:rPr>
              <w:t>konto_nr</w:t>
            </w:r>
            <w:proofErr w:type="spellEnd"/>
          </w:p>
        </w:tc>
        <w:tc>
          <w:tcPr>
            <w:tcW w:w="3827" w:type="dxa"/>
            <w:tcBorders>
              <w:top w:val="single" w:sz="4" w:space="0" w:color="auto"/>
              <w:left w:val="single" w:sz="4" w:space="0" w:color="auto"/>
              <w:bottom w:val="nil"/>
              <w:right w:val="single" w:sz="4" w:space="0" w:color="auto"/>
            </w:tcBorders>
            <w:shd w:val="clear" w:color="auto" w:fill="FFFFFF"/>
            <w:vAlign w:val="bottom"/>
          </w:tcPr>
          <w:p w14:paraId="7E3682E3" w14:textId="77777777" w:rsidR="00CB4BEB" w:rsidRPr="003B051D" w:rsidRDefault="00CB4BEB" w:rsidP="003C0924">
            <w:pPr>
              <w:rPr>
                <w:rFonts w:ascii="Trebuchet MS" w:hAnsi="Trebuchet MS" w:cs="Trebuchet MS"/>
                <w:sz w:val="18"/>
                <w:szCs w:val="18"/>
              </w:rPr>
            </w:pPr>
            <w:proofErr w:type="spellStart"/>
            <w:r w:rsidRPr="003B051D">
              <w:rPr>
                <w:rFonts w:ascii="Trebuchet MS" w:hAnsi="Trebuchet MS" w:cs="Trebuchet MS"/>
                <w:sz w:val="18"/>
                <w:szCs w:val="18"/>
              </w:rPr>
              <w:t>Kontonr</w:t>
            </w:r>
            <w:proofErr w:type="spellEnd"/>
            <w:r w:rsidRPr="003B051D">
              <w:rPr>
                <w:rFonts w:ascii="Trebuchet MS" w:hAnsi="Trebuchet MS" w:cs="Trebuchet MS"/>
                <w:sz w:val="18"/>
                <w:szCs w:val="18"/>
              </w:rPr>
              <w:t>/bogfører/betaler</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0C4847B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FFFFFF"/>
            <w:vAlign w:val="bottom"/>
          </w:tcPr>
          <w:p w14:paraId="4BF4C82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0-150 tegn</w:t>
            </w:r>
          </w:p>
        </w:tc>
        <w:tc>
          <w:tcPr>
            <w:tcW w:w="1134" w:type="dxa"/>
            <w:tcBorders>
              <w:top w:val="single" w:sz="4" w:space="0" w:color="auto"/>
              <w:left w:val="single" w:sz="4" w:space="0" w:color="auto"/>
              <w:bottom w:val="nil"/>
              <w:right w:val="single" w:sz="4" w:space="0" w:color="auto"/>
            </w:tcBorders>
            <w:shd w:val="clear" w:color="auto" w:fill="FFFFFF"/>
            <w:vAlign w:val="center"/>
          </w:tcPr>
          <w:p w14:paraId="08AF0CE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FFFFFF"/>
            <w:vAlign w:val="bottom"/>
          </w:tcPr>
          <w:p w14:paraId="3E8EF57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19.560.746.200012</w:t>
            </w:r>
          </w:p>
        </w:tc>
      </w:tr>
      <w:tr w:rsidR="00CB4BEB" w:rsidRPr="00FE5087" w14:paraId="38479275" w14:textId="77777777" w:rsidTr="003C0924">
        <w:trPr>
          <w:trHeight w:hRule="exact" w:val="455"/>
        </w:trPr>
        <w:tc>
          <w:tcPr>
            <w:tcW w:w="2093" w:type="dxa"/>
            <w:tcBorders>
              <w:top w:val="single" w:sz="4" w:space="0" w:color="auto"/>
              <w:left w:val="single" w:sz="4" w:space="0" w:color="auto"/>
              <w:bottom w:val="nil"/>
              <w:right w:val="single" w:sz="4" w:space="0" w:color="auto"/>
            </w:tcBorders>
            <w:shd w:val="clear" w:color="auto" w:fill="D9D9D9"/>
            <w:vAlign w:val="center"/>
          </w:tcPr>
          <w:p w14:paraId="05D32CFF" w14:textId="77777777" w:rsidR="00CB4BEB" w:rsidRPr="003B051D" w:rsidRDefault="00CB4BEB" w:rsidP="003C0924">
            <w:pPr>
              <w:rPr>
                <w:rFonts w:ascii="Trebuchet MS" w:hAnsi="Trebuchet MS" w:cs="Trebuchet MS"/>
                <w:sz w:val="18"/>
                <w:szCs w:val="18"/>
              </w:rPr>
            </w:pPr>
            <w:proofErr w:type="spellStart"/>
            <w:r w:rsidRPr="003B051D">
              <w:rPr>
                <w:rFonts w:ascii="Trebuchet MS" w:hAnsi="Trebuchet MS"/>
                <w:sz w:val="18"/>
                <w:szCs w:val="18"/>
              </w:rPr>
              <w:t>udfoerer_ent</w:t>
            </w:r>
            <w:r w:rsidRPr="0094328E">
              <w:rPr>
                <w:rFonts w:ascii="Trebuchet MS" w:hAnsi="Trebuchet MS"/>
                <w:color w:val="4F81BD"/>
                <w:sz w:val="18"/>
                <w:szCs w:val="18"/>
              </w:rPr>
              <w:t>r</w:t>
            </w:r>
            <w:r w:rsidRPr="003B051D">
              <w:rPr>
                <w:rFonts w:ascii="Trebuchet MS" w:hAnsi="Trebuchet MS"/>
                <w:sz w:val="18"/>
                <w:szCs w:val="18"/>
              </w:rPr>
              <w:t>ep</w:t>
            </w:r>
            <w:proofErr w:type="spellEnd"/>
          </w:p>
        </w:tc>
        <w:tc>
          <w:tcPr>
            <w:tcW w:w="3827" w:type="dxa"/>
            <w:tcBorders>
              <w:top w:val="single" w:sz="4" w:space="0" w:color="auto"/>
              <w:left w:val="single" w:sz="4" w:space="0" w:color="auto"/>
              <w:bottom w:val="nil"/>
              <w:right w:val="single" w:sz="4" w:space="0" w:color="auto"/>
            </w:tcBorders>
            <w:shd w:val="clear" w:color="auto" w:fill="auto"/>
            <w:vAlign w:val="center"/>
          </w:tcPr>
          <w:p w14:paraId="1171E9A3" w14:textId="77777777" w:rsidR="00CB4BEB" w:rsidRPr="003B051D" w:rsidRDefault="00CB4BEB" w:rsidP="003C0924">
            <w:pPr>
              <w:rPr>
                <w:rFonts w:ascii="Trebuchet MS" w:hAnsi="Trebuchet MS" w:cs="Trebuchet MS"/>
                <w:sz w:val="18"/>
                <w:szCs w:val="18"/>
              </w:rPr>
            </w:pPr>
            <w:r w:rsidRPr="003B051D">
              <w:rPr>
                <w:rFonts w:ascii="Trebuchet MS" w:hAnsi="Trebuchet MS"/>
                <w:sz w:val="18"/>
                <w:szCs w:val="18"/>
              </w:rPr>
              <w:t xml:space="preserve">Enhed der udfører plejen eller den </w:t>
            </w:r>
            <w:proofErr w:type="spellStart"/>
            <w:r w:rsidRPr="003B051D">
              <w:rPr>
                <w:rFonts w:ascii="Trebuchet MS" w:hAnsi="Trebuchet MS"/>
                <w:sz w:val="18"/>
                <w:szCs w:val="18"/>
              </w:rPr>
              <w:t>enterprise</w:t>
            </w:r>
            <w:proofErr w:type="spellEnd"/>
            <w:r w:rsidRPr="003B051D">
              <w:rPr>
                <w:rFonts w:ascii="Trebuchet MS" w:hAnsi="Trebuchet MS"/>
                <w:sz w:val="18"/>
                <w:szCs w:val="18"/>
              </w:rPr>
              <w:t xml:space="preserve"> objektet tilhører</w:t>
            </w:r>
          </w:p>
        </w:tc>
        <w:tc>
          <w:tcPr>
            <w:tcW w:w="1418" w:type="dxa"/>
            <w:tcBorders>
              <w:top w:val="single" w:sz="4" w:space="0" w:color="auto"/>
              <w:left w:val="single" w:sz="4" w:space="0" w:color="auto"/>
              <w:bottom w:val="nil"/>
              <w:right w:val="single" w:sz="4" w:space="0" w:color="auto"/>
            </w:tcBorders>
            <w:shd w:val="clear" w:color="auto" w:fill="auto"/>
            <w:vAlign w:val="center"/>
          </w:tcPr>
          <w:p w14:paraId="5A1CD22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auto"/>
            <w:vAlign w:val="center"/>
          </w:tcPr>
          <w:p w14:paraId="1EB6138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0-50 tegn</w:t>
            </w:r>
          </w:p>
        </w:tc>
        <w:tc>
          <w:tcPr>
            <w:tcW w:w="1134" w:type="dxa"/>
            <w:tcBorders>
              <w:top w:val="single" w:sz="4" w:space="0" w:color="auto"/>
              <w:left w:val="single" w:sz="4" w:space="0" w:color="auto"/>
              <w:bottom w:val="nil"/>
              <w:right w:val="single" w:sz="4" w:space="0" w:color="auto"/>
            </w:tcBorders>
            <w:shd w:val="clear" w:color="auto" w:fill="auto"/>
            <w:vAlign w:val="center"/>
          </w:tcPr>
          <w:p w14:paraId="4A171BB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auto"/>
            <w:vAlign w:val="center"/>
          </w:tcPr>
          <w:p w14:paraId="738E61B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Grønthøster Grøn A/S</w:t>
            </w:r>
          </w:p>
        </w:tc>
      </w:tr>
      <w:tr w:rsidR="00CB4BEB" w:rsidRPr="00FE5087" w14:paraId="66544788"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D9D9D9"/>
            <w:vAlign w:val="center"/>
          </w:tcPr>
          <w:p w14:paraId="2CCA586A" w14:textId="77777777" w:rsidR="00CB4BEB" w:rsidRPr="003B051D" w:rsidRDefault="00CB4BEB" w:rsidP="003C0924">
            <w:pPr>
              <w:rPr>
                <w:rFonts w:ascii="Trebuchet MS" w:hAnsi="Trebuchet MS"/>
                <w:sz w:val="18"/>
                <w:szCs w:val="18"/>
              </w:rPr>
            </w:pPr>
            <w:proofErr w:type="spellStart"/>
            <w:r w:rsidRPr="003B051D">
              <w:rPr>
                <w:rFonts w:ascii="Trebuchet MS" w:hAnsi="Trebuchet MS"/>
                <w:sz w:val="18"/>
                <w:szCs w:val="18"/>
              </w:rPr>
              <w:t>kommunal_kontakt</w:t>
            </w:r>
            <w:proofErr w:type="spellEnd"/>
          </w:p>
        </w:tc>
        <w:tc>
          <w:tcPr>
            <w:tcW w:w="3827" w:type="dxa"/>
            <w:tcBorders>
              <w:top w:val="single" w:sz="4" w:space="0" w:color="auto"/>
              <w:left w:val="single" w:sz="4" w:space="0" w:color="auto"/>
              <w:bottom w:val="nil"/>
              <w:right w:val="single" w:sz="4" w:space="0" w:color="auto"/>
            </w:tcBorders>
            <w:shd w:val="clear" w:color="auto" w:fill="auto"/>
            <w:vAlign w:val="center"/>
          </w:tcPr>
          <w:p w14:paraId="69AEA00A"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Kommunal kontakt på objektet</w:t>
            </w:r>
          </w:p>
        </w:tc>
        <w:tc>
          <w:tcPr>
            <w:tcW w:w="1418" w:type="dxa"/>
            <w:tcBorders>
              <w:top w:val="single" w:sz="4" w:space="0" w:color="auto"/>
              <w:left w:val="single" w:sz="4" w:space="0" w:color="auto"/>
              <w:bottom w:val="nil"/>
              <w:right w:val="single" w:sz="4" w:space="0" w:color="auto"/>
            </w:tcBorders>
            <w:shd w:val="clear" w:color="auto" w:fill="auto"/>
            <w:vAlign w:val="center"/>
          </w:tcPr>
          <w:p w14:paraId="6B3E8F0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auto"/>
            <w:vAlign w:val="center"/>
          </w:tcPr>
          <w:p w14:paraId="5A02C36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0-150 tegn</w:t>
            </w:r>
          </w:p>
        </w:tc>
        <w:tc>
          <w:tcPr>
            <w:tcW w:w="1134" w:type="dxa"/>
            <w:tcBorders>
              <w:top w:val="single" w:sz="4" w:space="0" w:color="auto"/>
              <w:left w:val="single" w:sz="4" w:space="0" w:color="auto"/>
              <w:bottom w:val="nil"/>
              <w:right w:val="single" w:sz="4" w:space="0" w:color="auto"/>
            </w:tcBorders>
            <w:shd w:val="clear" w:color="auto" w:fill="auto"/>
            <w:vAlign w:val="center"/>
          </w:tcPr>
          <w:p w14:paraId="370E628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auto"/>
            <w:vAlign w:val="center"/>
          </w:tcPr>
          <w:p w14:paraId="3DE71D1A" w14:textId="77777777" w:rsidR="00CB4BEB" w:rsidRPr="003B051D" w:rsidRDefault="00CB4BEB" w:rsidP="003C0924">
            <w:pPr>
              <w:rPr>
                <w:rFonts w:ascii="Trebuchet MS" w:hAnsi="Trebuchet MS" w:cs="Trebuchet MS"/>
                <w:sz w:val="18"/>
                <w:szCs w:val="18"/>
              </w:rPr>
            </w:pPr>
            <w:proofErr w:type="spellStart"/>
            <w:r w:rsidRPr="003B051D">
              <w:rPr>
                <w:rFonts w:ascii="Trebuchet MS" w:hAnsi="Trebuchet MS" w:cs="Trebuchet MS"/>
                <w:sz w:val="18"/>
                <w:szCs w:val="18"/>
              </w:rPr>
              <w:t>Natur&amp;Miljø</w:t>
            </w:r>
            <w:proofErr w:type="spellEnd"/>
            <w:r w:rsidRPr="003B051D">
              <w:rPr>
                <w:rFonts w:ascii="Trebuchet MS" w:hAnsi="Trebuchet MS" w:cs="Trebuchet MS"/>
                <w:sz w:val="18"/>
                <w:szCs w:val="18"/>
              </w:rPr>
              <w:t>, Team Park</w:t>
            </w:r>
          </w:p>
        </w:tc>
      </w:tr>
      <w:tr w:rsidR="00CB4BEB" w:rsidRPr="00FE5087" w14:paraId="2EA48192" w14:textId="77777777" w:rsidTr="003C0924">
        <w:trPr>
          <w:trHeight w:hRule="exact" w:val="310"/>
        </w:trPr>
        <w:tc>
          <w:tcPr>
            <w:tcW w:w="2093" w:type="dxa"/>
            <w:tcBorders>
              <w:top w:val="single" w:sz="4" w:space="0" w:color="auto"/>
              <w:left w:val="single" w:sz="4" w:space="0" w:color="auto"/>
              <w:bottom w:val="nil"/>
              <w:right w:val="single" w:sz="4" w:space="0" w:color="auto"/>
            </w:tcBorders>
            <w:shd w:val="clear" w:color="auto" w:fill="D9D9D9"/>
            <w:vAlign w:val="center"/>
          </w:tcPr>
          <w:p w14:paraId="4A492B7C" w14:textId="77777777" w:rsidR="00CB4BEB" w:rsidRPr="003B051D" w:rsidRDefault="00CB4BEB" w:rsidP="003C0924">
            <w:pPr>
              <w:rPr>
                <w:rFonts w:ascii="Trebuchet MS" w:hAnsi="Trebuchet MS"/>
                <w:sz w:val="18"/>
                <w:szCs w:val="18"/>
              </w:rPr>
            </w:pPr>
            <w:proofErr w:type="spellStart"/>
            <w:r>
              <w:rPr>
                <w:rFonts w:ascii="Trebuchet MS" w:hAnsi="Trebuchet MS"/>
                <w:sz w:val="18"/>
                <w:szCs w:val="18"/>
              </w:rPr>
              <w:t>a</w:t>
            </w:r>
            <w:r w:rsidRPr="003B051D">
              <w:rPr>
                <w:rFonts w:ascii="Trebuchet MS" w:hAnsi="Trebuchet MS"/>
                <w:sz w:val="18"/>
                <w:szCs w:val="18"/>
              </w:rPr>
              <w:t>nlaegsaar</w:t>
            </w:r>
            <w:proofErr w:type="spellEnd"/>
          </w:p>
        </w:tc>
        <w:tc>
          <w:tcPr>
            <w:tcW w:w="3827" w:type="dxa"/>
            <w:tcBorders>
              <w:top w:val="single" w:sz="4" w:space="0" w:color="auto"/>
              <w:left w:val="single" w:sz="4" w:space="0" w:color="auto"/>
              <w:bottom w:val="nil"/>
              <w:right w:val="single" w:sz="4" w:space="0" w:color="auto"/>
            </w:tcBorders>
            <w:shd w:val="clear" w:color="auto" w:fill="FFFFFF"/>
            <w:vAlign w:val="bottom"/>
          </w:tcPr>
          <w:p w14:paraId="74161048" w14:textId="77777777" w:rsidR="00CB4BEB" w:rsidRPr="003B051D" w:rsidRDefault="00CB4BEB" w:rsidP="003C0924">
            <w:pPr>
              <w:rPr>
                <w:rFonts w:ascii="Trebuchet MS" w:hAnsi="Trebuchet MS"/>
                <w:sz w:val="18"/>
                <w:szCs w:val="18"/>
              </w:rPr>
            </w:pPr>
            <w:proofErr w:type="spellStart"/>
            <w:r w:rsidRPr="003B051D">
              <w:rPr>
                <w:rFonts w:ascii="Trebuchet MS" w:hAnsi="Trebuchet MS"/>
                <w:sz w:val="18"/>
                <w:szCs w:val="18"/>
              </w:rPr>
              <w:t>Anlægsår</w:t>
            </w:r>
            <w:proofErr w:type="spellEnd"/>
            <w:r w:rsidRPr="003B051D">
              <w:rPr>
                <w:rFonts w:ascii="Trebuchet MS" w:hAnsi="Trebuchet MS"/>
                <w:sz w:val="18"/>
                <w:szCs w:val="18"/>
              </w:rPr>
              <w:t>/</w:t>
            </w:r>
            <w:proofErr w:type="spellStart"/>
            <w:r w:rsidRPr="003B051D">
              <w:rPr>
                <w:rFonts w:ascii="Trebuchet MS" w:hAnsi="Trebuchet MS"/>
                <w:sz w:val="18"/>
                <w:szCs w:val="18"/>
              </w:rPr>
              <w:t>planteår</w:t>
            </w:r>
            <w:proofErr w:type="spellEnd"/>
          </w:p>
        </w:tc>
        <w:tc>
          <w:tcPr>
            <w:tcW w:w="1418" w:type="dxa"/>
            <w:tcBorders>
              <w:top w:val="single" w:sz="4" w:space="0" w:color="auto"/>
              <w:left w:val="single" w:sz="4" w:space="0" w:color="auto"/>
              <w:bottom w:val="nil"/>
              <w:right w:val="single" w:sz="4" w:space="0" w:color="auto"/>
            </w:tcBorders>
            <w:shd w:val="clear" w:color="auto" w:fill="FFFFFF"/>
            <w:vAlign w:val="bottom"/>
          </w:tcPr>
          <w:p w14:paraId="0D7B8B00" w14:textId="19362E5C" w:rsidR="00CB4BEB" w:rsidRPr="003B051D"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2268" w:type="dxa"/>
            <w:tcBorders>
              <w:top w:val="single" w:sz="4" w:space="0" w:color="auto"/>
              <w:left w:val="single" w:sz="4" w:space="0" w:color="auto"/>
              <w:bottom w:val="nil"/>
              <w:right w:val="single" w:sz="4" w:space="0" w:color="auto"/>
            </w:tcBorders>
            <w:shd w:val="clear" w:color="auto" w:fill="FFFFFF"/>
            <w:vAlign w:val="bottom"/>
          </w:tcPr>
          <w:p w14:paraId="579047C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1600-01-01 – 2999-12-31</w:t>
            </w:r>
          </w:p>
        </w:tc>
        <w:tc>
          <w:tcPr>
            <w:tcW w:w="1134" w:type="dxa"/>
            <w:tcBorders>
              <w:top w:val="single" w:sz="4" w:space="0" w:color="auto"/>
              <w:left w:val="single" w:sz="4" w:space="0" w:color="auto"/>
              <w:bottom w:val="nil"/>
              <w:right w:val="single" w:sz="4" w:space="0" w:color="auto"/>
            </w:tcBorders>
            <w:shd w:val="clear" w:color="auto" w:fill="FFFFFF"/>
            <w:vAlign w:val="bottom"/>
          </w:tcPr>
          <w:p w14:paraId="551D9F4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FFFFFF"/>
            <w:vAlign w:val="bottom"/>
          </w:tcPr>
          <w:p w14:paraId="6C73B99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1969-12-31</w:t>
            </w:r>
          </w:p>
        </w:tc>
      </w:tr>
      <w:tr w:rsidR="00CB4BEB" w:rsidRPr="00FE5087" w14:paraId="62A6898F" w14:textId="77777777" w:rsidTr="003C0924">
        <w:trPr>
          <w:trHeight w:hRule="exact" w:val="285"/>
        </w:trPr>
        <w:tc>
          <w:tcPr>
            <w:tcW w:w="2093" w:type="dxa"/>
            <w:tcBorders>
              <w:top w:val="single" w:sz="4" w:space="0" w:color="auto"/>
              <w:left w:val="single" w:sz="4" w:space="0" w:color="auto"/>
              <w:bottom w:val="nil"/>
              <w:right w:val="single" w:sz="4" w:space="0" w:color="auto"/>
            </w:tcBorders>
            <w:shd w:val="clear" w:color="auto" w:fill="D9D9D9"/>
            <w:vAlign w:val="center"/>
          </w:tcPr>
          <w:p w14:paraId="780B8717" w14:textId="77777777" w:rsidR="00CB4BEB" w:rsidRPr="003B051D" w:rsidRDefault="00CB4BEB" w:rsidP="003C0924">
            <w:pPr>
              <w:rPr>
                <w:rFonts w:ascii="Trebuchet MS" w:hAnsi="Trebuchet MS"/>
                <w:sz w:val="18"/>
                <w:szCs w:val="18"/>
              </w:rPr>
            </w:pPr>
            <w:proofErr w:type="spellStart"/>
            <w:r w:rsidRPr="003B051D">
              <w:rPr>
                <w:rFonts w:ascii="Trebuchet MS" w:hAnsi="Trebuchet MS"/>
                <w:sz w:val="18"/>
                <w:szCs w:val="18"/>
              </w:rPr>
              <w:t>etabl_pleje_udloeb</w:t>
            </w:r>
            <w:proofErr w:type="spellEnd"/>
          </w:p>
        </w:tc>
        <w:tc>
          <w:tcPr>
            <w:tcW w:w="3827" w:type="dxa"/>
            <w:tcBorders>
              <w:top w:val="single" w:sz="4" w:space="0" w:color="auto"/>
              <w:left w:val="single" w:sz="4" w:space="0" w:color="auto"/>
              <w:bottom w:val="nil"/>
              <w:right w:val="single" w:sz="4" w:space="0" w:color="auto"/>
            </w:tcBorders>
            <w:shd w:val="clear" w:color="auto" w:fill="FFFFFF"/>
            <w:vAlign w:val="bottom"/>
          </w:tcPr>
          <w:p w14:paraId="6D4A8160"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Dato for forventet udløb af etableringspleje</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5E52422C" w14:textId="00268E30" w:rsidR="00CB4BEB" w:rsidRPr="003B051D"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2268" w:type="dxa"/>
            <w:tcBorders>
              <w:top w:val="single" w:sz="4" w:space="0" w:color="auto"/>
              <w:left w:val="single" w:sz="4" w:space="0" w:color="auto"/>
              <w:bottom w:val="nil"/>
              <w:right w:val="single" w:sz="4" w:space="0" w:color="auto"/>
            </w:tcBorders>
            <w:shd w:val="clear" w:color="auto" w:fill="FFFFFF"/>
            <w:vAlign w:val="bottom"/>
          </w:tcPr>
          <w:p w14:paraId="14C18D6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2007-01-01 –2999-12-31</w:t>
            </w:r>
          </w:p>
        </w:tc>
        <w:tc>
          <w:tcPr>
            <w:tcW w:w="1134" w:type="dxa"/>
            <w:tcBorders>
              <w:top w:val="single" w:sz="4" w:space="0" w:color="auto"/>
              <w:left w:val="single" w:sz="4" w:space="0" w:color="auto"/>
              <w:bottom w:val="nil"/>
              <w:right w:val="single" w:sz="4" w:space="0" w:color="auto"/>
            </w:tcBorders>
            <w:shd w:val="clear" w:color="auto" w:fill="FFFFFF"/>
            <w:vAlign w:val="bottom"/>
          </w:tcPr>
          <w:p w14:paraId="605A156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FFFFFF"/>
            <w:vAlign w:val="bottom"/>
          </w:tcPr>
          <w:p w14:paraId="7AF34B8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2019-12-31</w:t>
            </w:r>
          </w:p>
        </w:tc>
      </w:tr>
      <w:tr w:rsidR="00CB4BEB" w:rsidRPr="00FE5087" w14:paraId="6D759021" w14:textId="77777777" w:rsidTr="003C0924">
        <w:trPr>
          <w:trHeight w:hRule="exact" w:val="276"/>
        </w:trPr>
        <w:tc>
          <w:tcPr>
            <w:tcW w:w="2093" w:type="dxa"/>
            <w:tcBorders>
              <w:top w:val="single" w:sz="4" w:space="0" w:color="auto"/>
              <w:left w:val="single" w:sz="4" w:space="0" w:color="auto"/>
              <w:bottom w:val="nil"/>
              <w:right w:val="single" w:sz="4" w:space="0" w:color="auto"/>
            </w:tcBorders>
            <w:shd w:val="clear" w:color="auto" w:fill="D9D9D9"/>
            <w:vAlign w:val="center"/>
          </w:tcPr>
          <w:p w14:paraId="29F82045" w14:textId="77777777" w:rsidR="00CB4BEB" w:rsidRPr="003B051D" w:rsidRDefault="00CB4BEB" w:rsidP="003C0924">
            <w:pPr>
              <w:rPr>
                <w:rFonts w:ascii="Trebuchet MS" w:hAnsi="Trebuchet MS"/>
                <w:sz w:val="18"/>
                <w:szCs w:val="18"/>
              </w:rPr>
            </w:pPr>
            <w:proofErr w:type="spellStart"/>
            <w:r>
              <w:rPr>
                <w:rFonts w:ascii="Trebuchet MS" w:hAnsi="Trebuchet MS"/>
                <w:sz w:val="18"/>
                <w:szCs w:val="18"/>
              </w:rPr>
              <w:t>u</w:t>
            </w:r>
            <w:r w:rsidRPr="003B051D">
              <w:rPr>
                <w:rFonts w:ascii="Trebuchet MS" w:hAnsi="Trebuchet MS"/>
                <w:sz w:val="18"/>
                <w:szCs w:val="18"/>
              </w:rPr>
              <w:t>dskiftningaar</w:t>
            </w:r>
            <w:proofErr w:type="spellEnd"/>
          </w:p>
        </w:tc>
        <w:tc>
          <w:tcPr>
            <w:tcW w:w="3827" w:type="dxa"/>
            <w:tcBorders>
              <w:top w:val="single" w:sz="4" w:space="0" w:color="auto"/>
              <w:left w:val="single" w:sz="4" w:space="0" w:color="auto"/>
              <w:bottom w:val="nil"/>
              <w:right w:val="single" w:sz="4" w:space="0" w:color="auto"/>
            </w:tcBorders>
            <w:shd w:val="clear" w:color="auto" w:fill="FFFFFF"/>
            <w:vAlign w:val="bottom"/>
          </w:tcPr>
          <w:p w14:paraId="2EFAD16E"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 xml:space="preserve">Næste/forventet </w:t>
            </w:r>
            <w:proofErr w:type="spellStart"/>
            <w:r w:rsidRPr="003B051D">
              <w:rPr>
                <w:rFonts w:ascii="Trebuchet MS" w:hAnsi="Trebuchet MS"/>
                <w:sz w:val="18"/>
                <w:szCs w:val="18"/>
              </w:rPr>
              <w:t>udskiftningsår</w:t>
            </w:r>
            <w:proofErr w:type="spellEnd"/>
            <w:r w:rsidRPr="003B051D">
              <w:rPr>
                <w:rFonts w:ascii="Trebuchet MS" w:hAnsi="Trebuchet MS"/>
                <w:sz w:val="18"/>
                <w:szCs w:val="18"/>
              </w:rPr>
              <w:t>/-dato</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6741450C" w14:textId="6B352200" w:rsidR="00CB4BEB" w:rsidRPr="003B051D"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2268" w:type="dxa"/>
            <w:tcBorders>
              <w:top w:val="single" w:sz="4" w:space="0" w:color="auto"/>
              <w:left w:val="single" w:sz="4" w:space="0" w:color="auto"/>
              <w:bottom w:val="nil"/>
              <w:right w:val="single" w:sz="4" w:space="0" w:color="auto"/>
            </w:tcBorders>
            <w:shd w:val="clear" w:color="auto" w:fill="FFFFFF"/>
            <w:vAlign w:val="bottom"/>
          </w:tcPr>
          <w:p w14:paraId="4E02C04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2007-01-01 – 2999-12-31</w:t>
            </w:r>
          </w:p>
        </w:tc>
        <w:tc>
          <w:tcPr>
            <w:tcW w:w="1134" w:type="dxa"/>
            <w:tcBorders>
              <w:top w:val="single" w:sz="4" w:space="0" w:color="auto"/>
              <w:left w:val="single" w:sz="4" w:space="0" w:color="auto"/>
              <w:bottom w:val="nil"/>
              <w:right w:val="single" w:sz="4" w:space="0" w:color="auto"/>
            </w:tcBorders>
            <w:shd w:val="clear" w:color="auto" w:fill="FFFFFF"/>
            <w:vAlign w:val="bottom"/>
          </w:tcPr>
          <w:p w14:paraId="5A96C18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FFFFFF"/>
            <w:vAlign w:val="bottom"/>
          </w:tcPr>
          <w:p w14:paraId="648C17A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2069-12-31</w:t>
            </w:r>
          </w:p>
        </w:tc>
      </w:tr>
      <w:tr w:rsidR="00CB4BEB" w:rsidRPr="00FE5087" w14:paraId="20795364" w14:textId="77777777" w:rsidTr="003C0924">
        <w:trPr>
          <w:trHeight w:hRule="exact" w:val="421"/>
        </w:trPr>
        <w:tc>
          <w:tcPr>
            <w:tcW w:w="2093" w:type="dxa"/>
            <w:tcBorders>
              <w:top w:val="single" w:sz="4" w:space="0" w:color="auto"/>
              <w:left w:val="single" w:sz="4" w:space="0" w:color="auto"/>
              <w:bottom w:val="single" w:sz="4" w:space="0" w:color="auto"/>
              <w:right w:val="single" w:sz="4" w:space="0" w:color="auto"/>
            </w:tcBorders>
            <w:shd w:val="clear" w:color="auto" w:fill="D9D9D9"/>
            <w:vAlign w:val="center"/>
          </w:tcPr>
          <w:p w14:paraId="52272FFB" w14:textId="77777777" w:rsidR="00CB4BEB" w:rsidRPr="003B051D" w:rsidRDefault="00CB4BEB" w:rsidP="003C0924">
            <w:pPr>
              <w:rPr>
                <w:rFonts w:ascii="Trebuchet MS" w:hAnsi="Trebuchet MS"/>
                <w:sz w:val="18"/>
                <w:szCs w:val="18"/>
              </w:rPr>
            </w:pPr>
            <w:proofErr w:type="spellStart"/>
            <w:r w:rsidRPr="003B051D">
              <w:rPr>
                <w:rFonts w:ascii="Trebuchet MS" w:hAnsi="Trebuchet MS"/>
                <w:sz w:val="18"/>
                <w:szCs w:val="18"/>
              </w:rPr>
              <w:t>klip_flade</w:t>
            </w:r>
            <w:proofErr w:type="spellEnd"/>
          </w:p>
        </w:tc>
        <w:tc>
          <w:tcPr>
            <w:tcW w:w="3827" w:type="dxa"/>
            <w:tcBorders>
              <w:top w:val="single" w:sz="4" w:space="0" w:color="auto"/>
              <w:left w:val="single" w:sz="4" w:space="0" w:color="auto"/>
              <w:bottom w:val="single" w:sz="4" w:space="0" w:color="auto"/>
              <w:right w:val="single" w:sz="4" w:space="0" w:color="auto"/>
            </w:tcBorders>
            <w:shd w:val="clear" w:color="auto" w:fill="FFFFFF"/>
            <w:vAlign w:val="bottom"/>
          </w:tcPr>
          <w:p w14:paraId="4468A2E6"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Fladen der skal passes i kvm. F.eks. på klatreplanter.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7D3E2EE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Tal</w:t>
            </w:r>
          </w:p>
        </w:tc>
        <w:tc>
          <w:tcPr>
            <w:tcW w:w="2268" w:type="dxa"/>
            <w:tcBorders>
              <w:top w:val="single" w:sz="4" w:space="0" w:color="auto"/>
              <w:left w:val="single" w:sz="4" w:space="0" w:color="auto"/>
              <w:bottom w:val="single" w:sz="4" w:space="0" w:color="auto"/>
              <w:right w:val="single" w:sz="4" w:space="0" w:color="auto"/>
            </w:tcBorders>
            <w:shd w:val="clear" w:color="auto" w:fill="FFFFFF"/>
            <w:vAlign w:val="center"/>
          </w:tcPr>
          <w:p w14:paraId="559AAD4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0,01-99999,99</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29F6A11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FFFFFF"/>
            <w:vAlign w:val="center"/>
          </w:tcPr>
          <w:p w14:paraId="758F95F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8</w:t>
            </w:r>
          </w:p>
        </w:tc>
      </w:tr>
      <w:tr w:rsidR="00CB4BEB" w:rsidRPr="00FE5087" w14:paraId="69D4625C" w14:textId="77777777" w:rsidTr="003C0924">
        <w:trPr>
          <w:trHeight w:hRule="exact" w:val="468"/>
        </w:trPr>
        <w:tc>
          <w:tcPr>
            <w:tcW w:w="2093" w:type="dxa"/>
            <w:tcBorders>
              <w:top w:val="single" w:sz="4" w:space="0" w:color="auto"/>
              <w:left w:val="single" w:sz="4" w:space="0" w:color="auto"/>
              <w:bottom w:val="single" w:sz="4" w:space="0" w:color="auto"/>
              <w:right w:val="single" w:sz="4" w:space="0" w:color="auto"/>
            </w:tcBorders>
            <w:shd w:val="clear" w:color="auto" w:fill="97DDBA"/>
            <w:vAlign w:val="center"/>
          </w:tcPr>
          <w:p w14:paraId="6980E663" w14:textId="77777777" w:rsidR="00CB4BEB" w:rsidRPr="003B051D" w:rsidRDefault="00CB4BEB" w:rsidP="003C0924">
            <w:pPr>
              <w:rPr>
                <w:rFonts w:ascii="Trebuchet MS" w:hAnsi="Trebuchet MS"/>
                <w:sz w:val="18"/>
                <w:szCs w:val="18"/>
              </w:rPr>
            </w:pPr>
            <w:proofErr w:type="spellStart"/>
            <w:r w:rsidRPr="003B051D">
              <w:rPr>
                <w:rFonts w:ascii="Trebuchet MS" w:hAnsi="Trebuchet MS"/>
                <w:sz w:val="18"/>
                <w:szCs w:val="18"/>
              </w:rPr>
              <w:t>driftniv_kode</w:t>
            </w:r>
            <w:proofErr w:type="spellEnd"/>
          </w:p>
        </w:tc>
        <w:tc>
          <w:tcPr>
            <w:tcW w:w="3827" w:type="dxa"/>
            <w:tcBorders>
              <w:top w:val="single" w:sz="4" w:space="0" w:color="auto"/>
              <w:left w:val="single" w:sz="4" w:space="0" w:color="auto"/>
              <w:bottom w:val="single" w:sz="4" w:space="0" w:color="auto"/>
              <w:right w:val="single" w:sz="4" w:space="0" w:color="auto"/>
            </w:tcBorders>
            <w:shd w:val="clear" w:color="auto" w:fill="97DDBA"/>
            <w:vAlign w:val="bottom"/>
          </w:tcPr>
          <w:p w14:paraId="1113539C"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Kode for drifts niveau med hensyn til renhold.</w:t>
            </w:r>
          </w:p>
        </w:tc>
        <w:tc>
          <w:tcPr>
            <w:tcW w:w="1418" w:type="dxa"/>
            <w:tcBorders>
              <w:top w:val="single" w:sz="4" w:space="0" w:color="auto"/>
              <w:left w:val="single" w:sz="4" w:space="0" w:color="auto"/>
              <w:bottom w:val="single" w:sz="4" w:space="0" w:color="auto"/>
              <w:right w:val="single" w:sz="4" w:space="0" w:color="auto"/>
            </w:tcBorders>
            <w:shd w:val="clear" w:color="auto" w:fill="97DDBA"/>
            <w:vAlign w:val="center"/>
          </w:tcPr>
          <w:p w14:paraId="2D7B53E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Heltal</w:t>
            </w:r>
          </w:p>
        </w:tc>
        <w:tc>
          <w:tcPr>
            <w:tcW w:w="2268" w:type="dxa"/>
            <w:tcBorders>
              <w:top w:val="single" w:sz="4" w:space="0" w:color="auto"/>
              <w:left w:val="single" w:sz="4" w:space="0" w:color="auto"/>
              <w:bottom w:val="single" w:sz="4" w:space="0" w:color="auto"/>
              <w:right w:val="single" w:sz="4" w:space="0" w:color="auto"/>
            </w:tcBorders>
            <w:shd w:val="clear" w:color="auto" w:fill="97DDBA"/>
            <w:vAlign w:val="center"/>
          </w:tcPr>
          <w:p w14:paraId="6F4D87C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1-9</w:t>
            </w:r>
          </w:p>
        </w:tc>
        <w:tc>
          <w:tcPr>
            <w:tcW w:w="1134" w:type="dxa"/>
            <w:tcBorders>
              <w:top w:val="single" w:sz="4" w:space="0" w:color="auto"/>
              <w:left w:val="single" w:sz="4" w:space="0" w:color="auto"/>
              <w:bottom w:val="single" w:sz="4" w:space="0" w:color="auto"/>
              <w:right w:val="single" w:sz="4" w:space="0" w:color="auto"/>
            </w:tcBorders>
            <w:shd w:val="clear" w:color="auto" w:fill="97DDBA"/>
            <w:vAlign w:val="center"/>
          </w:tcPr>
          <w:p w14:paraId="0C5F8BA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center"/>
          </w:tcPr>
          <w:p w14:paraId="487C765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w:t>
            </w:r>
          </w:p>
        </w:tc>
      </w:tr>
      <w:tr w:rsidR="00CB4BEB" w:rsidRPr="00FE5087" w14:paraId="19AE5A8B" w14:textId="77777777" w:rsidTr="003C0924">
        <w:trPr>
          <w:trHeight w:hRule="exact" w:val="418"/>
        </w:trPr>
        <w:tc>
          <w:tcPr>
            <w:tcW w:w="2093" w:type="dxa"/>
            <w:tcBorders>
              <w:top w:val="single" w:sz="4" w:space="0" w:color="auto"/>
              <w:left w:val="single" w:sz="4" w:space="0" w:color="auto"/>
              <w:bottom w:val="single" w:sz="4" w:space="0" w:color="auto"/>
              <w:right w:val="single" w:sz="4" w:space="0" w:color="auto"/>
            </w:tcBorders>
            <w:shd w:val="clear" w:color="auto" w:fill="97DDBA"/>
            <w:vAlign w:val="center"/>
          </w:tcPr>
          <w:p w14:paraId="13CE4834" w14:textId="77777777" w:rsidR="00CB4BEB" w:rsidRPr="003B051D" w:rsidRDefault="00CB4BEB" w:rsidP="003C0924">
            <w:pPr>
              <w:rPr>
                <w:rFonts w:ascii="Trebuchet MS" w:hAnsi="Trebuchet MS"/>
                <w:sz w:val="18"/>
                <w:szCs w:val="18"/>
              </w:rPr>
            </w:pPr>
            <w:proofErr w:type="spellStart"/>
            <w:r>
              <w:rPr>
                <w:rFonts w:ascii="Trebuchet MS" w:hAnsi="Trebuchet MS"/>
                <w:sz w:val="18"/>
                <w:szCs w:val="18"/>
              </w:rPr>
              <w:t>d</w:t>
            </w:r>
            <w:r w:rsidRPr="003B051D">
              <w:rPr>
                <w:rFonts w:ascii="Trebuchet MS" w:hAnsi="Trebuchet MS"/>
                <w:sz w:val="18"/>
                <w:szCs w:val="18"/>
              </w:rPr>
              <w:t>riftniv</w:t>
            </w:r>
            <w:proofErr w:type="spellEnd"/>
          </w:p>
        </w:tc>
        <w:tc>
          <w:tcPr>
            <w:tcW w:w="3827" w:type="dxa"/>
            <w:tcBorders>
              <w:top w:val="single" w:sz="4" w:space="0" w:color="auto"/>
              <w:left w:val="single" w:sz="4" w:space="0" w:color="auto"/>
              <w:bottom w:val="single" w:sz="4" w:space="0" w:color="auto"/>
              <w:right w:val="single" w:sz="4" w:space="0" w:color="auto"/>
            </w:tcBorders>
            <w:shd w:val="clear" w:color="auto" w:fill="97DDBA"/>
            <w:vAlign w:val="bottom"/>
          </w:tcPr>
          <w:p w14:paraId="6BB4B221"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Drifts niveau i tre klasser med hensyn til renhold.</w:t>
            </w:r>
          </w:p>
        </w:tc>
        <w:tc>
          <w:tcPr>
            <w:tcW w:w="1418" w:type="dxa"/>
            <w:tcBorders>
              <w:top w:val="single" w:sz="4" w:space="0" w:color="auto"/>
              <w:left w:val="single" w:sz="4" w:space="0" w:color="auto"/>
              <w:bottom w:val="single" w:sz="4" w:space="0" w:color="auto"/>
              <w:right w:val="single" w:sz="4" w:space="0" w:color="auto"/>
            </w:tcBorders>
            <w:shd w:val="clear" w:color="auto" w:fill="97DDBA"/>
            <w:vAlign w:val="center"/>
          </w:tcPr>
          <w:p w14:paraId="0E22818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Tekststreng</w:t>
            </w:r>
          </w:p>
        </w:tc>
        <w:tc>
          <w:tcPr>
            <w:tcW w:w="2268" w:type="dxa"/>
            <w:tcBorders>
              <w:top w:val="single" w:sz="4" w:space="0" w:color="auto"/>
              <w:left w:val="single" w:sz="4" w:space="0" w:color="auto"/>
              <w:bottom w:val="single" w:sz="4" w:space="0" w:color="auto"/>
              <w:right w:val="single" w:sz="4" w:space="0" w:color="auto"/>
            </w:tcBorders>
            <w:shd w:val="clear" w:color="auto" w:fill="97DDBA"/>
            <w:vAlign w:val="center"/>
          </w:tcPr>
          <w:p w14:paraId="5CCF839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0-10</w:t>
            </w:r>
          </w:p>
        </w:tc>
        <w:tc>
          <w:tcPr>
            <w:tcW w:w="1134" w:type="dxa"/>
            <w:tcBorders>
              <w:top w:val="single" w:sz="4" w:space="0" w:color="auto"/>
              <w:left w:val="single" w:sz="4" w:space="0" w:color="auto"/>
              <w:bottom w:val="single" w:sz="4" w:space="0" w:color="auto"/>
              <w:right w:val="single" w:sz="4" w:space="0" w:color="auto"/>
            </w:tcBorders>
            <w:shd w:val="clear" w:color="auto" w:fill="97DDBA"/>
            <w:vAlign w:val="center"/>
          </w:tcPr>
          <w:p w14:paraId="1FF7FB2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center"/>
          </w:tcPr>
          <w:p w14:paraId="076A724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Park</w:t>
            </w:r>
          </w:p>
        </w:tc>
      </w:tr>
      <w:tr w:rsidR="00CB4BEB" w:rsidRPr="00FE5087" w14:paraId="18C38DB2" w14:textId="77777777" w:rsidTr="003C0924">
        <w:trPr>
          <w:trHeight w:hRule="exact" w:val="424"/>
        </w:trPr>
        <w:tc>
          <w:tcPr>
            <w:tcW w:w="2093" w:type="dxa"/>
            <w:tcBorders>
              <w:top w:val="single" w:sz="4" w:space="0" w:color="auto"/>
              <w:left w:val="single" w:sz="4" w:space="0" w:color="auto"/>
              <w:bottom w:val="single" w:sz="4" w:space="0" w:color="auto"/>
              <w:right w:val="single" w:sz="4" w:space="0" w:color="auto"/>
            </w:tcBorders>
            <w:shd w:val="clear" w:color="auto" w:fill="97DDBA"/>
            <w:vAlign w:val="center"/>
          </w:tcPr>
          <w:p w14:paraId="50D4570B" w14:textId="77777777" w:rsidR="00CB4BEB" w:rsidRPr="003B051D" w:rsidRDefault="00CB4BEB" w:rsidP="003C0924">
            <w:pPr>
              <w:rPr>
                <w:rFonts w:ascii="Trebuchet MS" w:hAnsi="Trebuchet MS"/>
                <w:sz w:val="18"/>
                <w:szCs w:val="18"/>
              </w:rPr>
            </w:pPr>
            <w:proofErr w:type="spellStart"/>
            <w:r w:rsidRPr="003B051D">
              <w:rPr>
                <w:rFonts w:ascii="Trebuchet MS" w:hAnsi="Trebuchet MS"/>
                <w:sz w:val="18"/>
                <w:szCs w:val="18"/>
              </w:rPr>
              <w:t>ukrudtsbek_kode</w:t>
            </w:r>
            <w:proofErr w:type="spellEnd"/>
          </w:p>
        </w:tc>
        <w:tc>
          <w:tcPr>
            <w:tcW w:w="3827" w:type="dxa"/>
            <w:tcBorders>
              <w:top w:val="single" w:sz="4" w:space="0" w:color="auto"/>
              <w:left w:val="single" w:sz="4" w:space="0" w:color="auto"/>
              <w:bottom w:val="single" w:sz="4" w:space="0" w:color="auto"/>
              <w:right w:val="single" w:sz="4" w:space="0" w:color="auto"/>
            </w:tcBorders>
            <w:shd w:val="clear" w:color="auto" w:fill="97DDBA"/>
            <w:vAlign w:val="bottom"/>
          </w:tcPr>
          <w:p w14:paraId="7D1C24F2"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Kode for ukrudtsbekæmpelsesmetode tilladt/afvigelse fra norm.</w:t>
            </w:r>
          </w:p>
        </w:tc>
        <w:tc>
          <w:tcPr>
            <w:tcW w:w="1418" w:type="dxa"/>
            <w:tcBorders>
              <w:top w:val="single" w:sz="4" w:space="0" w:color="auto"/>
              <w:left w:val="single" w:sz="4" w:space="0" w:color="auto"/>
              <w:bottom w:val="single" w:sz="4" w:space="0" w:color="auto"/>
              <w:right w:val="single" w:sz="4" w:space="0" w:color="auto"/>
            </w:tcBorders>
            <w:shd w:val="clear" w:color="auto" w:fill="97DDBA"/>
            <w:vAlign w:val="center"/>
          </w:tcPr>
          <w:p w14:paraId="3BC263F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Heltal</w:t>
            </w:r>
          </w:p>
        </w:tc>
        <w:tc>
          <w:tcPr>
            <w:tcW w:w="2268" w:type="dxa"/>
            <w:tcBorders>
              <w:top w:val="single" w:sz="4" w:space="0" w:color="auto"/>
              <w:left w:val="single" w:sz="4" w:space="0" w:color="auto"/>
              <w:bottom w:val="single" w:sz="4" w:space="0" w:color="auto"/>
              <w:right w:val="single" w:sz="4" w:space="0" w:color="auto"/>
            </w:tcBorders>
            <w:shd w:val="clear" w:color="auto" w:fill="97DDBA"/>
            <w:vAlign w:val="center"/>
          </w:tcPr>
          <w:p w14:paraId="2B81743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1-9</w:t>
            </w:r>
          </w:p>
        </w:tc>
        <w:tc>
          <w:tcPr>
            <w:tcW w:w="1134" w:type="dxa"/>
            <w:tcBorders>
              <w:top w:val="single" w:sz="4" w:space="0" w:color="auto"/>
              <w:left w:val="single" w:sz="4" w:space="0" w:color="auto"/>
              <w:bottom w:val="single" w:sz="4" w:space="0" w:color="auto"/>
              <w:right w:val="single" w:sz="4" w:space="0" w:color="auto"/>
            </w:tcBorders>
            <w:shd w:val="clear" w:color="auto" w:fill="97DDBA"/>
            <w:vAlign w:val="center"/>
          </w:tcPr>
          <w:p w14:paraId="20541D0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center"/>
          </w:tcPr>
          <w:p w14:paraId="55EA4E1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w:t>
            </w:r>
          </w:p>
        </w:tc>
      </w:tr>
      <w:tr w:rsidR="00CB4BEB" w:rsidRPr="00FE5087" w14:paraId="1A68F2D3" w14:textId="77777777" w:rsidTr="003C0924">
        <w:trPr>
          <w:trHeight w:hRule="exact" w:val="431"/>
        </w:trPr>
        <w:tc>
          <w:tcPr>
            <w:tcW w:w="2093" w:type="dxa"/>
            <w:tcBorders>
              <w:top w:val="single" w:sz="4" w:space="0" w:color="auto"/>
              <w:left w:val="single" w:sz="4" w:space="0" w:color="auto"/>
              <w:bottom w:val="nil"/>
              <w:right w:val="single" w:sz="4" w:space="0" w:color="auto"/>
            </w:tcBorders>
            <w:shd w:val="clear" w:color="auto" w:fill="97DDBA"/>
            <w:vAlign w:val="center"/>
          </w:tcPr>
          <w:p w14:paraId="211FB35E" w14:textId="77777777" w:rsidR="00CB4BEB" w:rsidRPr="003B051D" w:rsidRDefault="00CB4BEB" w:rsidP="003C0924">
            <w:pPr>
              <w:rPr>
                <w:rFonts w:ascii="Trebuchet MS" w:hAnsi="Trebuchet MS"/>
                <w:sz w:val="18"/>
                <w:szCs w:val="18"/>
              </w:rPr>
            </w:pPr>
            <w:proofErr w:type="spellStart"/>
            <w:r>
              <w:rPr>
                <w:rFonts w:ascii="Trebuchet MS" w:hAnsi="Trebuchet MS"/>
                <w:sz w:val="18"/>
                <w:szCs w:val="18"/>
              </w:rPr>
              <w:t>u</w:t>
            </w:r>
            <w:r w:rsidRPr="003B051D">
              <w:rPr>
                <w:rFonts w:ascii="Trebuchet MS" w:hAnsi="Trebuchet MS"/>
                <w:sz w:val="18"/>
                <w:szCs w:val="18"/>
              </w:rPr>
              <w:t>krudtsbek</w:t>
            </w:r>
            <w:proofErr w:type="spellEnd"/>
          </w:p>
        </w:tc>
        <w:tc>
          <w:tcPr>
            <w:tcW w:w="3827" w:type="dxa"/>
            <w:tcBorders>
              <w:top w:val="single" w:sz="4" w:space="0" w:color="auto"/>
              <w:left w:val="single" w:sz="4" w:space="0" w:color="auto"/>
              <w:bottom w:val="nil"/>
              <w:right w:val="single" w:sz="4" w:space="0" w:color="auto"/>
            </w:tcBorders>
            <w:shd w:val="clear" w:color="auto" w:fill="97DDBA"/>
            <w:vAlign w:val="bottom"/>
          </w:tcPr>
          <w:p w14:paraId="5830DE7C"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Ukrudtsbekæmpelsesmetode, tilladt/afvigelse fra norm.</w:t>
            </w:r>
          </w:p>
        </w:tc>
        <w:tc>
          <w:tcPr>
            <w:tcW w:w="1418" w:type="dxa"/>
            <w:tcBorders>
              <w:top w:val="single" w:sz="4" w:space="0" w:color="auto"/>
              <w:left w:val="single" w:sz="4" w:space="0" w:color="auto"/>
              <w:bottom w:val="nil"/>
              <w:right w:val="single" w:sz="4" w:space="0" w:color="auto"/>
            </w:tcBorders>
            <w:shd w:val="clear" w:color="auto" w:fill="97DDBA"/>
            <w:vAlign w:val="center"/>
          </w:tcPr>
          <w:p w14:paraId="65D423D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97DDBA"/>
            <w:vAlign w:val="center"/>
          </w:tcPr>
          <w:p w14:paraId="1671004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0-10</w:t>
            </w:r>
          </w:p>
        </w:tc>
        <w:tc>
          <w:tcPr>
            <w:tcW w:w="1134" w:type="dxa"/>
            <w:tcBorders>
              <w:top w:val="single" w:sz="4" w:space="0" w:color="auto"/>
              <w:left w:val="single" w:sz="4" w:space="0" w:color="auto"/>
              <w:bottom w:val="nil"/>
              <w:right w:val="single" w:sz="4" w:space="0" w:color="auto"/>
            </w:tcBorders>
            <w:shd w:val="clear" w:color="auto" w:fill="97DDBA"/>
            <w:vAlign w:val="center"/>
          </w:tcPr>
          <w:p w14:paraId="0824443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S</w:t>
            </w:r>
          </w:p>
        </w:tc>
        <w:tc>
          <w:tcPr>
            <w:tcW w:w="2835" w:type="dxa"/>
            <w:tcBorders>
              <w:top w:val="single" w:sz="4" w:space="0" w:color="auto"/>
              <w:left w:val="single" w:sz="4" w:space="0" w:color="auto"/>
              <w:bottom w:val="nil"/>
              <w:right w:val="single" w:sz="4" w:space="0" w:color="auto"/>
            </w:tcBorders>
            <w:shd w:val="clear" w:color="auto" w:fill="97DDBA"/>
            <w:vAlign w:val="center"/>
          </w:tcPr>
          <w:p w14:paraId="725AA49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Mekanisk</w:t>
            </w:r>
          </w:p>
        </w:tc>
      </w:tr>
      <w:tr w:rsidR="00CB4BEB" w:rsidRPr="000342F7" w14:paraId="05CD738B"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97DDBA"/>
            <w:vAlign w:val="bottom"/>
          </w:tcPr>
          <w:p w14:paraId="47384485" w14:textId="77777777" w:rsidR="00CB4BEB" w:rsidRPr="003B051D" w:rsidRDefault="00CB4BEB" w:rsidP="003C0924">
            <w:pPr>
              <w:rPr>
                <w:rFonts w:ascii="Trebuchet MS" w:hAnsi="Trebuchet MS"/>
                <w:sz w:val="18"/>
                <w:szCs w:val="18"/>
              </w:rPr>
            </w:pPr>
            <w:proofErr w:type="spellStart"/>
            <w:r w:rsidRPr="003B051D">
              <w:rPr>
                <w:rFonts w:ascii="Trebuchet MS" w:hAnsi="Trebuchet MS"/>
                <w:sz w:val="18"/>
                <w:szCs w:val="18"/>
              </w:rPr>
              <w:t>tilstand_kode</w:t>
            </w:r>
            <w:proofErr w:type="spellEnd"/>
          </w:p>
        </w:tc>
        <w:tc>
          <w:tcPr>
            <w:tcW w:w="11482" w:type="dxa"/>
            <w:gridSpan w:val="5"/>
            <w:tcBorders>
              <w:top w:val="single" w:sz="4" w:space="0" w:color="auto"/>
              <w:left w:val="single" w:sz="4" w:space="0" w:color="auto"/>
              <w:bottom w:val="nil"/>
              <w:right w:val="single" w:sz="4" w:space="0" w:color="auto"/>
            </w:tcBorders>
            <w:shd w:val="clear" w:color="auto" w:fill="97DDBA"/>
            <w:vAlign w:val="bottom"/>
          </w:tcPr>
          <w:p w14:paraId="54A9812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Felt defineret under: 4.1 Standardiserede felter til de temaspecifikke datamodeller</w:t>
            </w:r>
          </w:p>
        </w:tc>
      </w:tr>
      <w:tr w:rsidR="00CB4BEB" w:rsidRPr="00FE5087" w14:paraId="04BF2115"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97DDBA"/>
            <w:vAlign w:val="bottom"/>
          </w:tcPr>
          <w:p w14:paraId="35D646F5" w14:textId="77777777" w:rsidR="00CB4BEB" w:rsidRPr="003B051D" w:rsidRDefault="00CB4BEB" w:rsidP="003C0924">
            <w:pPr>
              <w:rPr>
                <w:rFonts w:ascii="Trebuchet MS" w:hAnsi="Trebuchet MS" w:cs="Trebuchet MS"/>
                <w:sz w:val="18"/>
                <w:szCs w:val="18"/>
              </w:rPr>
            </w:pPr>
            <w:r>
              <w:rPr>
                <w:rFonts w:ascii="Trebuchet MS" w:hAnsi="Trebuchet MS"/>
                <w:sz w:val="18"/>
                <w:szCs w:val="18"/>
              </w:rPr>
              <w:t>t</w:t>
            </w:r>
            <w:r w:rsidRPr="003B051D">
              <w:rPr>
                <w:rFonts w:ascii="Trebuchet MS" w:hAnsi="Trebuchet MS"/>
                <w:sz w:val="18"/>
                <w:szCs w:val="18"/>
              </w:rPr>
              <w:t>ilstand</w:t>
            </w:r>
          </w:p>
        </w:tc>
        <w:tc>
          <w:tcPr>
            <w:tcW w:w="11482" w:type="dxa"/>
            <w:gridSpan w:val="5"/>
            <w:tcBorders>
              <w:top w:val="single" w:sz="4" w:space="0" w:color="auto"/>
              <w:left w:val="single" w:sz="4" w:space="0" w:color="auto"/>
              <w:bottom w:val="nil"/>
              <w:right w:val="single" w:sz="4" w:space="0" w:color="auto"/>
            </w:tcBorders>
            <w:shd w:val="clear" w:color="auto" w:fill="97DDBA"/>
            <w:vAlign w:val="bottom"/>
          </w:tcPr>
          <w:p w14:paraId="786CE5F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Felt defineret under: 4.1 Standardiserede felter til de temaspecifikke datamodeller</w:t>
            </w:r>
          </w:p>
        </w:tc>
      </w:tr>
      <w:tr w:rsidR="00CB4BEB" w:rsidRPr="000342F7" w14:paraId="16CECA52"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97DDBA"/>
            <w:vAlign w:val="bottom"/>
          </w:tcPr>
          <w:p w14:paraId="3364C8EB" w14:textId="77777777" w:rsidR="00CB4BEB" w:rsidRPr="003B051D" w:rsidRDefault="00CB4BEB" w:rsidP="003C0924">
            <w:pPr>
              <w:rPr>
                <w:rFonts w:ascii="Trebuchet MS" w:hAnsi="Trebuchet MS" w:cs="Trebuchet MS"/>
                <w:sz w:val="18"/>
                <w:szCs w:val="18"/>
              </w:rPr>
            </w:pPr>
            <w:r>
              <w:rPr>
                <w:rFonts w:ascii="Trebuchet MS" w:hAnsi="Trebuchet MS" w:cs="Trebuchet MS"/>
                <w:sz w:val="18"/>
                <w:szCs w:val="18"/>
              </w:rPr>
              <w:t>v</w:t>
            </w:r>
            <w:r w:rsidRPr="003B051D">
              <w:rPr>
                <w:rFonts w:ascii="Trebuchet MS" w:hAnsi="Trebuchet MS" w:cs="Trebuchet MS"/>
                <w:sz w:val="18"/>
                <w:szCs w:val="18"/>
              </w:rPr>
              <w:t>ejkode</w:t>
            </w:r>
          </w:p>
        </w:tc>
        <w:tc>
          <w:tcPr>
            <w:tcW w:w="11482" w:type="dxa"/>
            <w:gridSpan w:val="5"/>
            <w:tcBorders>
              <w:top w:val="single" w:sz="4" w:space="0" w:color="auto"/>
              <w:left w:val="single" w:sz="4" w:space="0" w:color="auto"/>
              <w:bottom w:val="nil"/>
              <w:right w:val="single" w:sz="4" w:space="0" w:color="auto"/>
            </w:tcBorders>
            <w:shd w:val="clear" w:color="auto" w:fill="97DDBA"/>
            <w:vAlign w:val="bottom"/>
          </w:tcPr>
          <w:p w14:paraId="3C7CB23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Felt defineret under: 4.1 Standardiserede felter til de temaspecifikke datamodeller</w:t>
            </w:r>
          </w:p>
        </w:tc>
      </w:tr>
      <w:tr w:rsidR="00CB4BEB" w:rsidRPr="00FE5087" w14:paraId="19FE0078"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97DDBA"/>
            <w:vAlign w:val="bottom"/>
          </w:tcPr>
          <w:p w14:paraId="16345E72" w14:textId="77777777" w:rsidR="00CB4BEB" w:rsidRPr="003B051D" w:rsidRDefault="00CB4BEB" w:rsidP="003C0924">
            <w:pPr>
              <w:rPr>
                <w:rFonts w:ascii="Trebuchet MS" w:hAnsi="Trebuchet MS" w:cs="Trebuchet MS"/>
                <w:sz w:val="18"/>
                <w:szCs w:val="18"/>
              </w:rPr>
            </w:pPr>
            <w:r>
              <w:rPr>
                <w:rFonts w:ascii="Trebuchet MS" w:hAnsi="Trebuchet MS" w:cs="Trebuchet MS"/>
                <w:sz w:val="18"/>
                <w:szCs w:val="18"/>
              </w:rPr>
              <w:t>v</w:t>
            </w:r>
            <w:r w:rsidRPr="003B051D">
              <w:rPr>
                <w:rFonts w:ascii="Trebuchet MS" w:hAnsi="Trebuchet MS" w:cs="Trebuchet MS"/>
                <w:sz w:val="18"/>
                <w:szCs w:val="18"/>
              </w:rPr>
              <w:t>ejnavn</w:t>
            </w:r>
          </w:p>
        </w:tc>
        <w:tc>
          <w:tcPr>
            <w:tcW w:w="11482" w:type="dxa"/>
            <w:gridSpan w:val="5"/>
            <w:tcBorders>
              <w:top w:val="single" w:sz="4" w:space="0" w:color="auto"/>
              <w:left w:val="single" w:sz="4" w:space="0" w:color="auto"/>
              <w:bottom w:val="nil"/>
              <w:right w:val="single" w:sz="4" w:space="0" w:color="auto"/>
            </w:tcBorders>
            <w:shd w:val="clear" w:color="auto" w:fill="97DDBA"/>
            <w:vAlign w:val="bottom"/>
          </w:tcPr>
          <w:p w14:paraId="7217E6C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Felt defineret under: 4.1 Standardiserede felter til de temaspecifikke datamodeller</w:t>
            </w:r>
          </w:p>
        </w:tc>
      </w:tr>
      <w:tr w:rsidR="00CB4BEB" w:rsidRPr="00FE5087" w14:paraId="262E0AC5"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4064C5D9" w14:textId="77777777" w:rsidR="00CB4BEB" w:rsidRPr="00FE5087" w:rsidRDefault="00CB4BEB" w:rsidP="003C0924">
            <w:pPr>
              <w:rPr>
                <w:rFonts w:ascii="Trebuchet MS" w:hAnsi="Trebuchet MS" w:cs="Trebuchet MS"/>
                <w:color w:val="1F497D"/>
                <w:sz w:val="18"/>
                <w:szCs w:val="18"/>
              </w:rPr>
            </w:pPr>
            <w:r>
              <w:rPr>
                <w:rFonts w:ascii="Trebuchet MS" w:hAnsi="Trebuchet MS" w:cs="Trebuchet MS"/>
                <w:sz w:val="18"/>
                <w:szCs w:val="18"/>
              </w:rPr>
              <w:t>l</w:t>
            </w:r>
            <w:r w:rsidRPr="003A52C1">
              <w:rPr>
                <w:rFonts w:ascii="Trebuchet MS" w:hAnsi="Trebuchet MS" w:cs="Trebuchet MS"/>
                <w:sz w:val="18"/>
                <w:szCs w:val="18"/>
              </w:rPr>
              <w:t>ink</w:t>
            </w:r>
          </w:p>
        </w:tc>
        <w:tc>
          <w:tcPr>
            <w:tcW w:w="1148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506EFE5"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FE5087" w14:paraId="2F3A1A71" w14:textId="77777777" w:rsidTr="003C0924">
        <w:trPr>
          <w:trHeight w:hRule="exact" w:val="255"/>
        </w:trPr>
        <w:tc>
          <w:tcPr>
            <w:tcW w:w="13575" w:type="dxa"/>
            <w:gridSpan w:val="6"/>
            <w:tcBorders>
              <w:top w:val="single" w:sz="4" w:space="0" w:color="auto"/>
              <w:left w:val="nil"/>
              <w:bottom w:val="nil"/>
              <w:right w:val="nil"/>
            </w:tcBorders>
            <w:shd w:val="clear" w:color="auto" w:fill="99CCFF"/>
            <w:vAlign w:val="bottom"/>
          </w:tcPr>
          <w:p w14:paraId="4F5FF4AB"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i/>
                <w:iCs/>
                <w:sz w:val="18"/>
                <w:szCs w:val="18"/>
              </w:rPr>
              <w:t>Felter markeret med blå er temaspecifikke opslagstabeller, der indeholder oversættelser af koder i andre felter.</w:t>
            </w:r>
          </w:p>
        </w:tc>
      </w:tr>
      <w:tr w:rsidR="00CB4BEB" w:rsidRPr="00FE5087" w14:paraId="3C314029" w14:textId="77777777" w:rsidTr="003C0924">
        <w:trPr>
          <w:trHeight w:hRule="exact" w:val="255"/>
        </w:trPr>
        <w:tc>
          <w:tcPr>
            <w:tcW w:w="13575" w:type="dxa"/>
            <w:gridSpan w:val="6"/>
            <w:tcBorders>
              <w:top w:val="nil"/>
              <w:left w:val="nil"/>
              <w:bottom w:val="nil"/>
              <w:right w:val="nil"/>
            </w:tcBorders>
            <w:shd w:val="clear" w:color="auto" w:fill="97DDBA"/>
            <w:vAlign w:val="bottom"/>
          </w:tcPr>
          <w:p w14:paraId="63151E1E" w14:textId="77777777" w:rsidR="00CB4BEB" w:rsidRPr="003A52C1" w:rsidRDefault="00CB4BEB" w:rsidP="003C0924">
            <w:pPr>
              <w:rPr>
                <w:rFonts w:ascii="Trebuchet MS" w:hAnsi="Trebuchet MS" w:cs="Trebuchet MS"/>
                <w:i/>
                <w:iCs/>
                <w:sz w:val="18"/>
                <w:szCs w:val="18"/>
              </w:rPr>
            </w:pPr>
            <w:r w:rsidRPr="003A52C1">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487747E0" w14:textId="77777777" w:rsidR="00CB4BEB" w:rsidRPr="003A52C1" w:rsidRDefault="00CB4BEB" w:rsidP="00CB4BEB">
      <w:pPr>
        <w:pStyle w:val="Overskrift6"/>
      </w:pPr>
    </w:p>
    <w:p w14:paraId="230D3431" w14:textId="77777777" w:rsidR="00CB4BEB" w:rsidRPr="003A52C1" w:rsidRDefault="00CB4BEB" w:rsidP="00CB4BEB">
      <w:pPr>
        <w:pStyle w:val="Overskrift6"/>
      </w:pPr>
      <w:r w:rsidRPr="003A52C1">
        <w:br w:type="page"/>
      </w:r>
      <w:r w:rsidRPr="003A52C1">
        <w:lastRenderedPageBreak/>
        <w:t xml:space="preserve">5.19.3.1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FE5087" w14:paraId="4212CD33" w14:textId="77777777" w:rsidTr="003C0924">
        <w:trPr>
          <w:trHeight w:hRule="exact" w:val="255"/>
        </w:trPr>
        <w:tc>
          <w:tcPr>
            <w:tcW w:w="2235" w:type="dxa"/>
            <w:shd w:val="clear" w:color="auto" w:fill="D9D9D9"/>
            <w:vAlign w:val="bottom"/>
          </w:tcPr>
          <w:p w14:paraId="4C981125"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Metadataelement</w:t>
            </w:r>
          </w:p>
        </w:tc>
        <w:tc>
          <w:tcPr>
            <w:tcW w:w="11340" w:type="dxa"/>
            <w:shd w:val="clear" w:color="auto" w:fill="D9D9D9"/>
            <w:vAlign w:val="bottom"/>
          </w:tcPr>
          <w:p w14:paraId="00D68E04"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FE5087" w14:paraId="59448BA9" w14:textId="77777777" w:rsidTr="003C0924">
        <w:trPr>
          <w:trHeight w:hRule="exact" w:val="255"/>
        </w:trPr>
        <w:tc>
          <w:tcPr>
            <w:tcW w:w="2235" w:type="dxa"/>
            <w:shd w:val="clear" w:color="auto" w:fill="E0E0E0"/>
            <w:vAlign w:val="bottom"/>
          </w:tcPr>
          <w:p w14:paraId="6656FBA3"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Temanavn</w:t>
            </w:r>
          </w:p>
        </w:tc>
        <w:tc>
          <w:tcPr>
            <w:tcW w:w="11340" w:type="dxa"/>
            <w:shd w:val="clear" w:color="auto" w:fill="FFFFFF"/>
            <w:vAlign w:val="bottom"/>
          </w:tcPr>
          <w:p w14:paraId="320086EA"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Park og grønne områder punkt</w:t>
            </w:r>
          </w:p>
        </w:tc>
      </w:tr>
      <w:tr w:rsidR="00CB4BEB" w:rsidRPr="00FE5087" w14:paraId="0E519C28" w14:textId="77777777" w:rsidTr="003C0924">
        <w:trPr>
          <w:trHeight w:hRule="exact" w:val="255"/>
        </w:trPr>
        <w:tc>
          <w:tcPr>
            <w:tcW w:w="2235" w:type="dxa"/>
            <w:shd w:val="clear" w:color="auto" w:fill="E0E0E0"/>
            <w:vAlign w:val="bottom"/>
          </w:tcPr>
          <w:p w14:paraId="35AEA544"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Temakode</w:t>
            </w:r>
          </w:p>
        </w:tc>
        <w:tc>
          <w:tcPr>
            <w:tcW w:w="11340" w:type="dxa"/>
            <w:shd w:val="clear" w:color="auto" w:fill="FFFFFF"/>
            <w:vAlign w:val="bottom"/>
          </w:tcPr>
          <w:p w14:paraId="0806F780"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6802</w:t>
            </w:r>
          </w:p>
        </w:tc>
      </w:tr>
      <w:tr w:rsidR="00CB4BEB" w:rsidRPr="00FE5087" w14:paraId="562F2A67" w14:textId="77777777" w:rsidTr="003C0924">
        <w:trPr>
          <w:trHeight w:hRule="exact" w:val="255"/>
        </w:trPr>
        <w:tc>
          <w:tcPr>
            <w:tcW w:w="2235" w:type="dxa"/>
            <w:shd w:val="clear" w:color="auto" w:fill="E0E0E0"/>
            <w:vAlign w:val="bottom"/>
          </w:tcPr>
          <w:p w14:paraId="6BE055EA"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Definition</w:t>
            </w:r>
          </w:p>
        </w:tc>
        <w:tc>
          <w:tcPr>
            <w:tcW w:w="11340" w:type="dxa"/>
            <w:shd w:val="clear" w:color="auto" w:fill="FFFFFF"/>
            <w:vAlign w:val="bottom"/>
          </w:tcPr>
          <w:p w14:paraId="184CD25E" w14:textId="1D31AD2A" w:rsidR="00CB4BEB" w:rsidRPr="003A52C1" w:rsidRDefault="00CB4BEB" w:rsidP="003C0924">
            <w:pPr>
              <w:rPr>
                <w:rFonts w:ascii="Trebuchet MS" w:hAnsi="Trebuchet MS" w:cs="Trebuchet MS"/>
                <w:sz w:val="18"/>
                <w:szCs w:val="18"/>
              </w:rPr>
            </w:pPr>
            <w:r w:rsidRPr="003A52C1">
              <w:rPr>
                <w:rFonts w:ascii="Trebuchet MS" w:hAnsi="Trebuchet MS"/>
                <w:sz w:val="18"/>
                <w:szCs w:val="18"/>
              </w:rPr>
              <w:t>Diverse træer, buske, klatreplanter og udstyr der benyttes hovedsag</w:t>
            </w:r>
            <w:r w:rsidR="007E1567">
              <w:rPr>
                <w:rFonts w:ascii="Trebuchet MS" w:hAnsi="Trebuchet MS"/>
                <w:sz w:val="18"/>
                <w:szCs w:val="18"/>
              </w:rPr>
              <w:t>e</w:t>
            </w:r>
            <w:r w:rsidRPr="003A52C1">
              <w:rPr>
                <w:rFonts w:ascii="Trebuchet MS" w:hAnsi="Trebuchet MS"/>
                <w:sz w:val="18"/>
                <w:szCs w:val="18"/>
              </w:rPr>
              <w:t>ligt til udsmykning, sport og fritidsformål.</w:t>
            </w:r>
          </w:p>
        </w:tc>
      </w:tr>
      <w:tr w:rsidR="00CB4BEB" w:rsidRPr="00FE5087" w14:paraId="63ECDB5D" w14:textId="77777777" w:rsidTr="003C0924">
        <w:trPr>
          <w:trHeight w:hRule="exact" w:val="595"/>
        </w:trPr>
        <w:tc>
          <w:tcPr>
            <w:tcW w:w="2235" w:type="dxa"/>
            <w:shd w:val="clear" w:color="auto" w:fill="E0E0E0"/>
            <w:vAlign w:val="center"/>
          </w:tcPr>
          <w:p w14:paraId="6A7A8B7B"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Beskrivelse</w:t>
            </w:r>
          </w:p>
        </w:tc>
        <w:tc>
          <w:tcPr>
            <w:tcW w:w="11340" w:type="dxa"/>
            <w:shd w:val="clear" w:color="auto" w:fill="FFFFFF"/>
            <w:vAlign w:val="bottom"/>
          </w:tcPr>
          <w:p w14:paraId="7A45D442" w14:textId="15CCF27C" w:rsidR="00CB4BEB" w:rsidRPr="003A52C1" w:rsidRDefault="00CB4BEB" w:rsidP="003C0924">
            <w:pPr>
              <w:rPr>
                <w:rFonts w:ascii="Trebuchet MS" w:hAnsi="Trebuchet MS" w:cs="Trebuchet MS"/>
                <w:sz w:val="18"/>
                <w:szCs w:val="18"/>
              </w:rPr>
            </w:pPr>
            <w:r w:rsidRPr="003A52C1">
              <w:rPr>
                <w:rFonts w:ascii="Trebuchet MS" w:hAnsi="Trebuchet MS"/>
                <w:sz w:val="18"/>
                <w:szCs w:val="18"/>
              </w:rPr>
              <w:t>Diverse træer, buske, klatreplanter og udstyr der benyttes hovedsag</w:t>
            </w:r>
            <w:r w:rsidR="007E1567">
              <w:rPr>
                <w:rFonts w:ascii="Trebuchet MS" w:hAnsi="Trebuchet MS"/>
                <w:sz w:val="18"/>
                <w:szCs w:val="18"/>
              </w:rPr>
              <w:t>e</w:t>
            </w:r>
            <w:r w:rsidRPr="003A52C1">
              <w:rPr>
                <w:rFonts w:ascii="Trebuchet MS" w:hAnsi="Trebuchet MS"/>
                <w:sz w:val="18"/>
                <w:szCs w:val="18"/>
              </w:rPr>
              <w:t>ligt til udsmykning, sport og fritidsformål.</w:t>
            </w:r>
            <w:r w:rsidRPr="003A52C1">
              <w:t xml:space="preserve"> </w:t>
            </w:r>
            <w:r w:rsidRPr="003A52C1">
              <w:rPr>
                <w:rFonts w:ascii="Trebuchet MS" w:hAnsi="Trebuchet MS"/>
                <w:sz w:val="18"/>
                <w:szCs w:val="18"/>
              </w:rPr>
              <w:t>NB Branchestandarden var endnu ikke færdiggjort ved offentliggørelse. Særligt punkttemaet havde mangler m.h.t. objekttyper.</w:t>
            </w:r>
          </w:p>
        </w:tc>
      </w:tr>
      <w:tr w:rsidR="00CB4BEB" w:rsidRPr="00FE5087" w14:paraId="312221D4" w14:textId="77777777" w:rsidTr="003C0924">
        <w:trPr>
          <w:trHeight w:hRule="exact" w:val="310"/>
        </w:trPr>
        <w:tc>
          <w:tcPr>
            <w:tcW w:w="2235" w:type="dxa"/>
            <w:shd w:val="clear" w:color="auto" w:fill="E0E0E0"/>
            <w:vAlign w:val="center"/>
          </w:tcPr>
          <w:p w14:paraId="10A87480" w14:textId="77777777" w:rsidR="00CB4BEB" w:rsidRPr="00FE5087" w:rsidRDefault="00CB4BEB" w:rsidP="003C0924">
            <w:pPr>
              <w:rPr>
                <w:rFonts w:ascii="Trebuchet MS" w:hAnsi="Trebuchet MS" w:cs="Trebuchet MS"/>
                <w:color w:val="1F497D"/>
                <w:sz w:val="18"/>
                <w:szCs w:val="18"/>
              </w:rPr>
            </w:pPr>
            <w:proofErr w:type="spellStart"/>
            <w:r w:rsidRPr="003A52C1">
              <w:rPr>
                <w:rFonts w:ascii="Trebuchet MS" w:hAnsi="Trebuchet MS" w:cs="Trebuchet MS"/>
                <w:sz w:val="18"/>
                <w:szCs w:val="18"/>
              </w:rPr>
              <w:t>Formaal</w:t>
            </w:r>
            <w:proofErr w:type="spellEnd"/>
            <w:r w:rsidRPr="003A52C1">
              <w:rPr>
                <w:rFonts w:ascii="Trebuchet MS" w:hAnsi="Trebuchet MS" w:cs="Trebuchet MS"/>
                <w:sz w:val="18"/>
                <w:szCs w:val="18"/>
              </w:rPr>
              <w:t xml:space="preserve"> </w:t>
            </w:r>
          </w:p>
        </w:tc>
        <w:tc>
          <w:tcPr>
            <w:tcW w:w="11340" w:type="dxa"/>
            <w:shd w:val="clear" w:color="auto" w:fill="FFFFFF"/>
            <w:vAlign w:val="bottom"/>
          </w:tcPr>
          <w:p w14:paraId="298A13B0" w14:textId="16C36D80"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Oplyse sagsbehandler og privat</w:t>
            </w:r>
            <w:r w:rsidR="007E1567">
              <w:rPr>
                <w:rFonts w:ascii="Trebuchet MS" w:hAnsi="Trebuchet MS" w:cs="Trebuchet MS"/>
                <w:sz w:val="18"/>
                <w:szCs w:val="18"/>
              </w:rPr>
              <w:t>e</w:t>
            </w:r>
            <w:r w:rsidRPr="003A52C1">
              <w:rPr>
                <w:rFonts w:ascii="Trebuchet MS" w:hAnsi="Trebuchet MS" w:cs="Trebuchet MS"/>
                <w:sz w:val="18"/>
                <w:szCs w:val="18"/>
              </w:rPr>
              <w:t>/offentlig</w:t>
            </w:r>
            <w:r w:rsidR="007E1567">
              <w:rPr>
                <w:rFonts w:ascii="Trebuchet MS" w:hAnsi="Trebuchet MS" w:cs="Trebuchet MS"/>
                <w:sz w:val="18"/>
                <w:szCs w:val="18"/>
              </w:rPr>
              <w:t>e</w:t>
            </w:r>
            <w:r w:rsidRPr="003A52C1">
              <w:rPr>
                <w:rFonts w:ascii="Trebuchet MS" w:hAnsi="Trebuchet MS" w:cs="Trebuchet MS"/>
                <w:sz w:val="18"/>
                <w:szCs w:val="18"/>
              </w:rPr>
              <w:t xml:space="preserve"> entreprenører via selvbetjeningsløsninger, hvilken objekter/punkter der plejeres</w:t>
            </w:r>
          </w:p>
        </w:tc>
      </w:tr>
      <w:tr w:rsidR="00CB4BEB" w:rsidRPr="00FE5087" w14:paraId="7BA4BA53" w14:textId="77777777" w:rsidTr="003C0924">
        <w:trPr>
          <w:trHeight w:hRule="exact" w:val="255"/>
        </w:trPr>
        <w:tc>
          <w:tcPr>
            <w:tcW w:w="2235" w:type="dxa"/>
            <w:shd w:val="clear" w:color="auto" w:fill="E0E0E0"/>
            <w:vAlign w:val="bottom"/>
          </w:tcPr>
          <w:p w14:paraId="05788228" w14:textId="77777777" w:rsidR="00CB4BEB" w:rsidRPr="00FE5087" w:rsidRDefault="00CB4BEB" w:rsidP="003C0924">
            <w:pPr>
              <w:rPr>
                <w:rFonts w:ascii="Trebuchet MS" w:hAnsi="Trebuchet MS" w:cs="Trebuchet MS"/>
                <w:color w:val="1F497D"/>
                <w:sz w:val="18"/>
                <w:szCs w:val="18"/>
              </w:rPr>
            </w:pPr>
            <w:proofErr w:type="spellStart"/>
            <w:r w:rsidRPr="003A52C1">
              <w:rPr>
                <w:rFonts w:ascii="Trebuchet MS" w:hAnsi="Trebuchet MS" w:cs="Trebuchet MS"/>
                <w:sz w:val="18"/>
                <w:szCs w:val="18"/>
              </w:rPr>
              <w:t>Noegleord_hovedgruppe</w:t>
            </w:r>
            <w:proofErr w:type="spellEnd"/>
          </w:p>
        </w:tc>
        <w:tc>
          <w:tcPr>
            <w:tcW w:w="11340" w:type="dxa"/>
            <w:shd w:val="clear" w:color="auto" w:fill="FFFFFF"/>
            <w:vAlign w:val="bottom"/>
          </w:tcPr>
          <w:p w14:paraId="7B25FE96"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bCs/>
                <w:kern w:val="32"/>
                <w:sz w:val="18"/>
                <w:szCs w:val="18"/>
              </w:rPr>
              <w:t>Arealanvendelse</w:t>
            </w:r>
          </w:p>
        </w:tc>
      </w:tr>
      <w:tr w:rsidR="00CB4BEB" w:rsidRPr="00FE5087" w14:paraId="65DF2191" w14:textId="77777777" w:rsidTr="003C0924">
        <w:trPr>
          <w:trHeight w:hRule="exact" w:val="255"/>
        </w:trPr>
        <w:tc>
          <w:tcPr>
            <w:tcW w:w="2235" w:type="dxa"/>
            <w:shd w:val="clear" w:color="auto" w:fill="E0E0E0"/>
            <w:vAlign w:val="bottom"/>
          </w:tcPr>
          <w:p w14:paraId="798CE97A" w14:textId="77777777" w:rsidR="00CB4BEB" w:rsidRPr="00E6255A" w:rsidRDefault="00CB4BEB" w:rsidP="003C0924">
            <w:pPr>
              <w:rPr>
                <w:rFonts w:ascii="Trebuchet MS" w:hAnsi="Trebuchet MS" w:cs="Trebuchet MS"/>
                <w:sz w:val="18"/>
                <w:szCs w:val="18"/>
              </w:rPr>
            </w:pPr>
            <w:proofErr w:type="spellStart"/>
            <w:r w:rsidRPr="00E6255A">
              <w:rPr>
                <w:rFonts w:ascii="Trebuchet MS" w:hAnsi="Trebuchet MS" w:cs="Trebuchet MS"/>
                <w:sz w:val="18"/>
                <w:szCs w:val="18"/>
              </w:rPr>
              <w:t>Noegle_ord</w:t>
            </w:r>
            <w:proofErr w:type="spellEnd"/>
          </w:p>
        </w:tc>
        <w:tc>
          <w:tcPr>
            <w:tcW w:w="11340" w:type="dxa"/>
            <w:shd w:val="clear" w:color="auto" w:fill="FFFFFF"/>
            <w:vAlign w:val="bottom"/>
          </w:tcPr>
          <w:p w14:paraId="2DE5D9BE" w14:textId="77777777" w:rsidR="00CB4BEB" w:rsidRPr="00E6255A" w:rsidRDefault="00CB4BEB" w:rsidP="003C0924">
            <w:pPr>
              <w:autoSpaceDE w:val="0"/>
              <w:autoSpaceDN w:val="0"/>
              <w:adjustRightInd w:val="0"/>
              <w:rPr>
                <w:rFonts w:ascii="Trebuchet MS" w:hAnsi="Trebuchet MS" w:cs="Trebuchet MS"/>
                <w:sz w:val="18"/>
                <w:szCs w:val="18"/>
              </w:rPr>
            </w:pPr>
            <w:r w:rsidRPr="00E6255A">
              <w:rPr>
                <w:rFonts w:ascii="Trebuchet MS" w:hAnsi="Trebuchet MS" w:cs="Trebuchet MS"/>
                <w:sz w:val="18"/>
                <w:szCs w:val="18"/>
              </w:rPr>
              <w:t>Træ, Busk, legeudstyr</w:t>
            </w:r>
          </w:p>
        </w:tc>
      </w:tr>
      <w:tr w:rsidR="00CB4BEB" w:rsidRPr="00FE5087" w14:paraId="4CCA59E2" w14:textId="77777777" w:rsidTr="003C0924">
        <w:trPr>
          <w:trHeight w:hRule="exact" w:val="255"/>
        </w:trPr>
        <w:tc>
          <w:tcPr>
            <w:tcW w:w="2235" w:type="dxa"/>
            <w:shd w:val="clear" w:color="auto" w:fill="E0E0E0"/>
            <w:vAlign w:val="bottom"/>
          </w:tcPr>
          <w:p w14:paraId="3C17A5D2"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Geometri type</w:t>
            </w:r>
          </w:p>
        </w:tc>
        <w:tc>
          <w:tcPr>
            <w:tcW w:w="11340" w:type="dxa"/>
            <w:shd w:val="clear" w:color="auto" w:fill="FFFFFF"/>
            <w:vAlign w:val="bottom"/>
          </w:tcPr>
          <w:p w14:paraId="72414393"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Punkt</w:t>
            </w:r>
          </w:p>
        </w:tc>
      </w:tr>
      <w:tr w:rsidR="00CB4BEB" w:rsidRPr="00FE5087" w14:paraId="5E036FDA" w14:textId="77777777" w:rsidTr="003C0924">
        <w:trPr>
          <w:trHeight w:hRule="exact" w:val="255"/>
        </w:trPr>
        <w:tc>
          <w:tcPr>
            <w:tcW w:w="2235" w:type="dxa"/>
            <w:shd w:val="clear" w:color="auto" w:fill="E0E0E0"/>
            <w:vAlign w:val="bottom"/>
          </w:tcPr>
          <w:p w14:paraId="09E71A22"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Lovgrundlag</w:t>
            </w:r>
          </w:p>
        </w:tc>
        <w:tc>
          <w:tcPr>
            <w:tcW w:w="11340" w:type="dxa"/>
            <w:shd w:val="clear" w:color="auto" w:fill="FFFFFF"/>
            <w:vAlign w:val="bottom"/>
          </w:tcPr>
          <w:p w14:paraId="01E23477" w14:textId="77777777" w:rsidR="00CB4BEB" w:rsidRPr="00E6255A" w:rsidRDefault="00CB4BEB" w:rsidP="003C0924">
            <w:pPr>
              <w:rPr>
                <w:rFonts w:ascii="Trebuchet MS" w:hAnsi="Trebuchet MS" w:cs="Trebuchet MS"/>
                <w:sz w:val="18"/>
                <w:szCs w:val="18"/>
              </w:rPr>
            </w:pPr>
          </w:p>
        </w:tc>
      </w:tr>
      <w:tr w:rsidR="00CB4BEB" w:rsidRPr="00E5718A" w14:paraId="7C5263F2" w14:textId="77777777" w:rsidTr="003C0924">
        <w:trPr>
          <w:trHeight w:hRule="exact" w:val="255"/>
        </w:trPr>
        <w:tc>
          <w:tcPr>
            <w:tcW w:w="2235" w:type="dxa"/>
            <w:shd w:val="clear" w:color="auto" w:fill="E0E0E0"/>
            <w:vAlign w:val="bottom"/>
          </w:tcPr>
          <w:p w14:paraId="44E6E7FF" w14:textId="77777777" w:rsidR="00CB4BEB" w:rsidRPr="00E6255A" w:rsidRDefault="00CB4BEB" w:rsidP="003C0924">
            <w:pPr>
              <w:rPr>
                <w:rFonts w:ascii="Trebuchet MS" w:hAnsi="Trebuchet MS" w:cs="Trebuchet MS"/>
                <w:sz w:val="18"/>
                <w:szCs w:val="18"/>
              </w:rPr>
            </w:pPr>
            <w:proofErr w:type="spellStart"/>
            <w:r w:rsidRPr="00E6255A">
              <w:rPr>
                <w:rFonts w:ascii="Trebuchet MS" w:hAnsi="Trebuchet MS" w:cs="Trebuchet MS"/>
                <w:sz w:val="18"/>
                <w:szCs w:val="18"/>
              </w:rPr>
              <w:t>KLE_koder</w:t>
            </w:r>
            <w:proofErr w:type="spellEnd"/>
          </w:p>
        </w:tc>
        <w:tc>
          <w:tcPr>
            <w:tcW w:w="11340" w:type="dxa"/>
            <w:shd w:val="clear" w:color="auto" w:fill="FFFFFF"/>
            <w:vAlign w:val="bottom"/>
          </w:tcPr>
          <w:p w14:paraId="695EFE65" w14:textId="77777777" w:rsidR="00CB4BEB" w:rsidRPr="00E6255A" w:rsidRDefault="00CB4BEB" w:rsidP="003C0924">
            <w:pPr>
              <w:rPr>
                <w:rFonts w:ascii="Trebuchet MS" w:hAnsi="Trebuchet MS" w:cs="Trebuchet MS"/>
                <w:sz w:val="18"/>
                <w:szCs w:val="18"/>
              </w:rPr>
            </w:pPr>
            <w:r w:rsidRPr="007E1567">
              <w:rPr>
                <w:rFonts w:ascii="Trebuchet MS" w:hAnsi="Trebuchet MS" w:cs="Trebuchet MS"/>
                <w:sz w:val="18"/>
                <w:szCs w:val="18"/>
              </w:rPr>
              <w:t>04.00.00, 04.01.00, 04.01.09, 04.01.10, 04.01.11</w:t>
            </w:r>
          </w:p>
        </w:tc>
      </w:tr>
    </w:tbl>
    <w:p w14:paraId="7FD13365" w14:textId="77777777" w:rsidR="00CB4BEB" w:rsidRPr="003A52C1" w:rsidRDefault="00CB4BEB" w:rsidP="00CB4BEB">
      <w:pPr>
        <w:pStyle w:val="Overskrift6"/>
      </w:pPr>
      <w:r w:rsidRPr="003A52C1">
        <w:t>5.19.3.2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7"/>
        <w:gridCol w:w="8959"/>
      </w:tblGrid>
      <w:tr w:rsidR="00CB4BEB" w:rsidRPr="00FE5087" w14:paraId="197B6E2D" w14:textId="77777777" w:rsidTr="003C0924">
        <w:trPr>
          <w:trHeight w:hRule="exact" w:val="255"/>
        </w:trPr>
        <w:tc>
          <w:tcPr>
            <w:tcW w:w="4503" w:type="dxa"/>
            <w:shd w:val="clear" w:color="auto" w:fill="D9D9D9"/>
            <w:vAlign w:val="bottom"/>
          </w:tcPr>
          <w:p w14:paraId="17ADACE5"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Emne</w:t>
            </w:r>
          </w:p>
        </w:tc>
        <w:tc>
          <w:tcPr>
            <w:tcW w:w="9072" w:type="dxa"/>
            <w:shd w:val="clear" w:color="auto" w:fill="D9D9D9"/>
            <w:vAlign w:val="bottom"/>
          </w:tcPr>
          <w:p w14:paraId="7CCE82C3"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FE5087" w14:paraId="23B4896B" w14:textId="77777777" w:rsidTr="003C0924">
        <w:trPr>
          <w:trHeight w:hRule="exact" w:val="305"/>
        </w:trPr>
        <w:tc>
          <w:tcPr>
            <w:tcW w:w="4503" w:type="dxa"/>
            <w:shd w:val="clear" w:color="auto" w:fill="E0E0E0"/>
            <w:vAlign w:val="center"/>
          </w:tcPr>
          <w:p w14:paraId="2F3E673A"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Cs/>
                <w:sz w:val="18"/>
                <w:szCs w:val="18"/>
              </w:rPr>
              <w:t>Registreringsinstruks</w:t>
            </w:r>
          </w:p>
        </w:tc>
        <w:tc>
          <w:tcPr>
            <w:tcW w:w="9072" w:type="dxa"/>
            <w:shd w:val="clear" w:color="auto" w:fill="FFFFFF"/>
            <w:vAlign w:val="bottom"/>
          </w:tcPr>
          <w:p w14:paraId="080ADC5D"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 xml:space="preserve">Punktet registreres med snap til </w:t>
            </w:r>
            <w:proofErr w:type="spellStart"/>
            <w:r w:rsidRPr="007E1567">
              <w:rPr>
                <w:rFonts w:ascii="Trebuchet MS" w:hAnsi="Trebuchet MS" w:cs="Trebuchet MS"/>
                <w:sz w:val="18"/>
                <w:szCs w:val="18"/>
              </w:rPr>
              <w:t>GeoDanmark</w:t>
            </w:r>
            <w:proofErr w:type="spellEnd"/>
            <w:r w:rsidRPr="003A52C1">
              <w:rPr>
                <w:rFonts w:ascii="Trebuchet MS" w:hAnsi="Trebuchet MS" w:cs="Trebuchet MS"/>
                <w:sz w:val="18"/>
                <w:szCs w:val="18"/>
              </w:rPr>
              <w:t xml:space="preserve">-objekter og skel m.v. Bør anvende </w:t>
            </w:r>
            <w:proofErr w:type="spellStart"/>
            <w:r w:rsidRPr="003A52C1">
              <w:rPr>
                <w:rFonts w:ascii="Trebuchet MS" w:hAnsi="Trebuchet MS" w:cs="Trebuchet MS"/>
                <w:sz w:val="18"/>
                <w:szCs w:val="18"/>
              </w:rPr>
              <w:t>ortofoto</w:t>
            </w:r>
            <w:proofErr w:type="spellEnd"/>
            <w:r w:rsidRPr="003A52C1">
              <w:rPr>
                <w:rFonts w:ascii="Trebuchet MS" w:hAnsi="Trebuchet MS" w:cs="Trebuchet MS"/>
                <w:sz w:val="18"/>
                <w:szCs w:val="18"/>
              </w:rPr>
              <w:t xml:space="preserve"> i denne proces.</w:t>
            </w:r>
          </w:p>
        </w:tc>
      </w:tr>
      <w:tr w:rsidR="00CB4BEB" w:rsidRPr="00FE5087" w14:paraId="4F98F018" w14:textId="77777777" w:rsidTr="003C0924">
        <w:trPr>
          <w:trHeight w:hRule="exact" w:val="255"/>
        </w:trPr>
        <w:tc>
          <w:tcPr>
            <w:tcW w:w="4503" w:type="dxa"/>
            <w:shd w:val="clear" w:color="auto" w:fill="E0E0E0"/>
            <w:vAlign w:val="bottom"/>
          </w:tcPr>
          <w:p w14:paraId="60089919"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Klassificering/opdeling</w:t>
            </w:r>
          </w:p>
        </w:tc>
        <w:tc>
          <w:tcPr>
            <w:tcW w:w="9072" w:type="dxa"/>
            <w:shd w:val="clear" w:color="auto" w:fill="FFFFFF"/>
            <w:vAlign w:val="bottom"/>
          </w:tcPr>
          <w:p w14:paraId="44E63C02"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Opdeles i facilitetstype.  Se 5.19.3.3 Kodelister.</w:t>
            </w:r>
          </w:p>
        </w:tc>
      </w:tr>
      <w:tr w:rsidR="00CB4BEB" w:rsidRPr="00FE5087" w14:paraId="2E57E9BE" w14:textId="77777777" w:rsidTr="003C0924">
        <w:trPr>
          <w:trHeight w:hRule="exact" w:val="255"/>
        </w:trPr>
        <w:tc>
          <w:tcPr>
            <w:tcW w:w="4503" w:type="dxa"/>
            <w:shd w:val="clear" w:color="auto" w:fill="E0E0E0"/>
            <w:vAlign w:val="bottom"/>
          </w:tcPr>
          <w:p w14:paraId="393F9A9E"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Minimum størrelser for objekt</w:t>
            </w:r>
          </w:p>
        </w:tc>
        <w:tc>
          <w:tcPr>
            <w:tcW w:w="9072" w:type="dxa"/>
            <w:shd w:val="clear" w:color="auto" w:fill="FFFFFF"/>
            <w:vAlign w:val="bottom"/>
          </w:tcPr>
          <w:p w14:paraId="581B6754"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w:t>
            </w:r>
          </w:p>
        </w:tc>
      </w:tr>
      <w:tr w:rsidR="00CB4BEB" w:rsidRPr="00FE5087" w14:paraId="6A80C362" w14:textId="77777777" w:rsidTr="003C0924">
        <w:trPr>
          <w:trHeight w:hRule="exact" w:val="255"/>
        </w:trPr>
        <w:tc>
          <w:tcPr>
            <w:tcW w:w="4503" w:type="dxa"/>
            <w:shd w:val="clear" w:color="auto" w:fill="E0E0E0"/>
            <w:vAlign w:val="bottom"/>
          </w:tcPr>
          <w:p w14:paraId="7DAEEAE5"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Entydige objekter</w:t>
            </w:r>
          </w:p>
        </w:tc>
        <w:tc>
          <w:tcPr>
            <w:tcW w:w="9072" w:type="dxa"/>
            <w:shd w:val="clear" w:color="auto" w:fill="FFFFFF"/>
            <w:vAlign w:val="bottom"/>
          </w:tcPr>
          <w:p w14:paraId="3A766155" w14:textId="77777777" w:rsidR="00CB4BEB" w:rsidRPr="003A52C1" w:rsidRDefault="00CB4BEB" w:rsidP="003C0924">
            <w:pPr>
              <w:rPr>
                <w:rFonts w:ascii="Trebuchet MS" w:hAnsi="Trebuchet MS" w:cs="Trebuchet MS"/>
                <w:sz w:val="18"/>
                <w:szCs w:val="18"/>
              </w:rPr>
            </w:pPr>
          </w:p>
        </w:tc>
      </w:tr>
      <w:tr w:rsidR="00CB4BEB" w:rsidRPr="00FE5087" w14:paraId="61C4D1FD" w14:textId="77777777" w:rsidTr="003C0924">
        <w:trPr>
          <w:trHeight w:hRule="exact" w:val="363"/>
        </w:trPr>
        <w:tc>
          <w:tcPr>
            <w:tcW w:w="4503" w:type="dxa"/>
            <w:shd w:val="clear" w:color="auto" w:fill="E0E0E0"/>
            <w:vAlign w:val="center"/>
          </w:tcPr>
          <w:p w14:paraId="68D467B5"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mellem objekter</w:t>
            </w:r>
          </w:p>
        </w:tc>
        <w:tc>
          <w:tcPr>
            <w:tcW w:w="9072" w:type="dxa"/>
            <w:shd w:val="clear" w:color="auto" w:fill="FFFFFF"/>
            <w:vAlign w:val="bottom"/>
          </w:tcPr>
          <w:p w14:paraId="379B742E" w14:textId="77777777" w:rsidR="00CB4BEB" w:rsidRPr="003A52C1" w:rsidRDefault="00CB4BEB" w:rsidP="003C0924">
            <w:pPr>
              <w:rPr>
                <w:rFonts w:ascii="Trebuchet MS" w:hAnsi="Trebuchet MS" w:cs="Trebuchet MS"/>
                <w:sz w:val="18"/>
                <w:szCs w:val="18"/>
              </w:rPr>
            </w:pPr>
          </w:p>
        </w:tc>
      </w:tr>
      <w:tr w:rsidR="00CB4BEB" w:rsidRPr="00FE5087" w14:paraId="0D59938C" w14:textId="77777777" w:rsidTr="003C0924">
        <w:trPr>
          <w:trHeight w:hRule="exact" w:val="255"/>
        </w:trPr>
        <w:tc>
          <w:tcPr>
            <w:tcW w:w="4503" w:type="dxa"/>
            <w:shd w:val="clear" w:color="auto" w:fill="E0E0E0"/>
            <w:vAlign w:val="bottom"/>
          </w:tcPr>
          <w:p w14:paraId="56B8C979"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med objekter i andre datasæt</w:t>
            </w:r>
          </w:p>
        </w:tc>
        <w:tc>
          <w:tcPr>
            <w:tcW w:w="9072" w:type="dxa"/>
            <w:shd w:val="clear" w:color="auto" w:fill="FFFFFF"/>
            <w:vAlign w:val="bottom"/>
          </w:tcPr>
          <w:p w14:paraId="0A161CBF"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 xml:space="preserve">Placeres gerne med snap til nabo- og </w:t>
            </w:r>
            <w:proofErr w:type="spellStart"/>
            <w:r w:rsidRPr="007E1567">
              <w:rPr>
                <w:rFonts w:ascii="Trebuchet MS" w:hAnsi="Trebuchet MS" w:cs="Trebuchet MS"/>
                <w:sz w:val="18"/>
                <w:szCs w:val="18"/>
              </w:rPr>
              <w:t>GeoDanmark</w:t>
            </w:r>
            <w:proofErr w:type="spellEnd"/>
            <w:r w:rsidRPr="003A52C1">
              <w:rPr>
                <w:rFonts w:ascii="Trebuchet MS" w:hAnsi="Trebuchet MS" w:cs="Trebuchet MS"/>
                <w:sz w:val="18"/>
                <w:szCs w:val="18"/>
              </w:rPr>
              <w:t>-objekter.</w:t>
            </w:r>
          </w:p>
        </w:tc>
      </w:tr>
    </w:tbl>
    <w:p w14:paraId="407E1243" w14:textId="77777777" w:rsidR="00CB4BEB" w:rsidRPr="003A52C1" w:rsidRDefault="00CB4BEB" w:rsidP="00CB4BEB">
      <w:pPr>
        <w:pStyle w:val="Overskrift6"/>
      </w:pPr>
      <w:r w:rsidRPr="003A52C1">
        <w:t>5.19.3.3 Kodelister</w:t>
      </w:r>
    </w:p>
    <w:p w14:paraId="3F8F7B37" w14:textId="77777777" w:rsidR="00CB4BEB" w:rsidRPr="00D438A6" w:rsidRDefault="00CB4BEB" w:rsidP="00CB4BEB">
      <w:pPr>
        <w:autoSpaceDE w:val="0"/>
        <w:autoSpaceDN w:val="0"/>
        <w:adjustRightInd w:val="0"/>
        <w:rPr>
          <w:rFonts w:ascii="Trebuchet MS" w:hAnsi="Trebuchet MS" w:cs="Trebuchet MS"/>
          <w:sz w:val="19"/>
          <w:szCs w:val="19"/>
        </w:rPr>
      </w:pPr>
      <w:r w:rsidRPr="00D438A6">
        <w:rPr>
          <w:rFonts w:ascii="Trebuchet MS" w:hAnsi="Trebuchet MS" w:cs="Trebuchet MS"/>
          <w:sz w:val="19"/>
          <w:szCs w:val="19"/>
        </w:rPr>
        <w:t>Kodelisterne fungerer som oversættelser mellem anvendte kodeværdier og de matchende forklarende tekster.</w:t>
      </w:r>
    </w:p>
    <w:p w14:paraId="7E76D5E0" w14:textId="77777777" w:rsidR="00CB4BEB" w:rsidRPr="003A52C1" w:rsidRDefault="00CB4BEB" w:rsidP="00CB4BEB">
      <w:pPr>
        <w:pStyle w:val="Overskrift7"/>
      </w:pPr>
      <w:r w:rsidRPr="003A52C1">
        <w:t xml:space="preserve">5.19.3.3.1   6802 </w:t>
      </w:r>
      <w:proofErr w:type="spellStart"/>
      <w:r w:rsidRPr="003A52C1">
        <w:t>G</w:t>
      </w:r>
      <w:r w:rsidRPr="003A52C1">
        <w:rPr>
          <w:kern w:val="32"/>
        </w:rPr>
        <w:t>rønvedligh_punkt</w:t>
      </w:r>
      <w:proofErr w:type="spellEnd"/>
      <w:r w:rsidRPr="003A52C1">
        <w:t>(d_6802_groenvedligh_punkt)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13"/>
        <w:gridCol w:w="3140"/>
        <w:gridCol w:w="1134"/>
        <w:gridCol w:w="1654"/>
        <w:gridCol w:w="5434"/>
      </w:tblGrid>
      <w:tr w:rsidR="00CB4BEB" w:rsidRPr="00A43572" w14:paraId="53FCC92B" w14:textId="77777777" w:rsidTr="003C0924">
        <w:trPr>
          <w:trHeight w:hRule="exact" w:val="551"/>
        </w:trPr>
        <w:tc>
          <w:tcPr>
            <w:tcW w:w="2213" w:type="dxa"/>
            <w:tcBorders>
              <w:bottom w:val="single" w:sz="4" w:space="0" w:color="auto"/>
            </w:tcBorders>
            <w:shd w:val="clear" w:color="auto" w:fill="D9D9D9"/>
            <w:vAlign w:val="center"/>
          </w:tcPr>
          <w:p w14:paraId="2FF7FDF8" w14:textId="77777777" w:rsidR="00CB4BEB" w:rsidRPr="00A43572" w:rsidRDefault="00CB4BEB" w:rsidP="003C0924">
            <w:pPr>
              <w:rPr>
                <w:rFonts w:ascii="Trebuchet MS" w:hAnsi="Trebuchet MS" w:cs="Trebuchet MS"/>
                <w:b/>
                <w:bCs/>
                <w:sz w:val="18"/>
                <w:szCs w:val="18"/>
              </w:rPr>
            </w:pPr>
            <w:proofErr w:type="spellStart"/>
            <w:r w:rsidRPr="00A43572">
              <w:rPr>
                <w:rFonts w:ascii="Trebuchet MS" w:hAnsi="Trebuchet MS"/>
                <w:b/>
                <w:sz w:val="18"/>
                <w:szCs w:val="18"/>
              </w:rPr>
              <w:t>vedlhold_p_type</w:t>
            </w:r>
            <w:r w:rsidRPr="00A43572">
              <w:rPr>
                <w:rFonts w:ascii="Trebuchet MS" w:hAnsi="Trebuchet MS" w:cs="Trebuchet MS"/>
                <w:b/>
                <w:bCs/>
                <w:sz w:val="18"/>
                <w:szCs w:val="18"/>
              </w:rPr>
              <w:t>_kode</w:t>
            </w:r>
            <w:proofErr w:type="spellEnd"/>
          </w:p>
        </w:tc>
        <w:tc>
          <w:tcPr>
            <w:tcW w:w="3140" w:type="dxa"/>
            <w:tcBorders>
              <w:bottom w:val="single" w:sz="4" w:space="0" w:color="auto"/>
            </w:tcBorders>
            <w:shd w:val="clear" w:color="auto" w:fill="D9D9D9"/>
            <w:vAlign w:val="center"/>
          </w:tcPr>
          <w:p w14:paraId="57D6D5DB" w14:textId="77777777" w:rsidR="00CB4BEB" w:rsidRPr="00A43572" w:rsidRDefault="00CB4BEB" w:rsidP="003C0924">
            <w:pPr>
              <w:rPr>
                <w:rFonts w:ascii="Trebuchet MS" w:hAnsi="Trebuchet MS" w:cs="Trebuchet MS"/>
                <w:b/>
                <w:bCs/>
                <w:sz w:val="18"/>
                <w:szCs w:val="18"/>
              </w:rPr>
            </w:pPr>
            <w:proofErr w:type="spellStart"/>
            <w:r w:rsidRPr="00A43572">
              <w:rPr>
                <w:rFonts w:ascii="Trebuchet MS" w:hAnsi="Trebuchet MS"/>
                <w:b/>
                <w:sz w:val="18"/>
                <w:szCs w:val="18"/>
              </w:rPr>
              <w:t>vedlhold_p_type</w:t>
            </w:r>
            <w:proofErr w:type="spellEnd"/>
          </w:p>
        </w:tc>
        <w:tc>
          <w:tcPr>
            <w:tcW w:w="1134" w:type="dxa"/>
            <w:tcBorders>
              <w:bottom w:val="single" w:sz="4" w:space="0" w:color="auto"/>
            </w:tcBorders>
            <w:shd w:val="clear" w:color="auto" w:fill="D9D9D9"/>
            <w:vAlign w:val="center"/>
          </w:tcPr>
          <w:p w14:paraId="67D70654" w14:textId="77777777" w:rsidR="00CB4BEB" w:rsidRPr="00A43572" w:rsidRDefault="00CB4BEB" w:rsidP="003C0924">
            <w:pPr>
              <w:rPr>
                <w:rFonts w:ascii="Trebuchet MS" w:hAnsi="Trebuchet MS"/>
                <w:b/>
                <w:sz w:val="18"/>
                <w:szCs w:val="18"/>
              </w:rPr>
            </w:pPr>
            <w:r w:rsidRPr="00A43572">
              <w:rPr>
                <w:rFonts w:ascii="Trebuchet MS" w:hAnsi="Trebuchet MS" w:cs="Trebuchet MS"/>
                <w:b/>
                <w:bCs/>
                <w:sz w:val="18"/>
                <w:szCs w:val="18"/>
              </w:rPr>
              <w:t>Aktiv</w:t>
            </w:r>
          </w:p>
        </w:tc>
        <w:tc>
          <w:tcPr>
            <w:tcW w:w="1654" w:type="dxa"/>
            <w:tcBorders>
              <w:bottom w:val="single" w:sz="4" w:space="0" w:color="auto"/>
            </w:tcBorders>
            <w:shd w:val="clear" w:color="auto" w:fill="D9D9D9"/>
          </w:tcPr>
          <w:p w14:paraId="3F1AA134" w14:textId="77777777" w:rsidR="00CB4BEB" w:rsidRPr="00A43572" w:rsidRDefault="00CB4BEB" w:rsidP="003C0924">
            <w:pPr>
              <w:rPr>
                <w:rFonts w:ascii="Trebuchet MS" w:hAnsi="Trebuchet MS" w:cs="Trebuchet MS"/>
                <w:b/>
                <w:bCs/>
                <w:sz w:val="18"/>
                <w:szCs w:val="18"/>
              </w:rPr>
            </w:pPr>
            <w:proofErr w:type="spellStart"/>
            <w:r w:rsidRPr="00A43572">
              <w:rPr>
                <w:rFonts w:ascii="Trebuchet MS" w:hAnsi="Trebuchet MS"/>
                <w:b/>
                <w:sz w:val="18"/>
                <w:szCs w:val="18"/>
              </w:rPr>
              <w:t>vedlhold_p_type_label</w:t>
            </w:r>
            <w:proofErr w:type="spellEnd"/>
          </w:p>
        </w:tc>
        <w:tc>
          <w:tcPr>
            <w:tcW w:w="5434" w:type="dxa"/>
            <w:tcBorders>
              <w:bottom w:val="single" w:sz="4" w:space="0" w:color="auto"/>
            </w:tcBorders>
            <w:shd w:val="clear" w:color="auto" w:fill="D9D9D9"/>
            <w:vAlign w:val="center"/>
          </w:tcPr>
          <w:p w14:paraId="7BA715D0" w14:textId="77777777" w:rsidR="00CB4BEB" w:rsidRPr="00A43572" w:rsidRDefault="00CB4BEB" w:rsidP="003C0924">
            <w:pPr>
              <w:rPr>
                <w:rFonts w:ascii="Trebuchet MS" w:hAnsi="Trebuchet MS" w:cs="Trebuchet MS"/>
                <w:b/>
                <w:bCs/>
                <w:sz w:val="18"/>
                <w:szCs w:val="18"/>
              </w:rPr>
            </w:pPr>
            <w:r w:rsidRPr="00A43572">
              <w:rPr>
                <w:rFonts w:ascii="Trebuchet MS" w:hAnsi="Trebuchet MS" w:cs="Trebuchet MS"/>
                <w:b/>
                <w:bCs/>
                <w:sz w:val="18"/>
                <w:szCs w:val="18"/>
              </w:rPr>
              <w:t>Begrebsdefinition</w:t>
            </w:r>
          </w:p>
        </w:tc>
      </w:tr>
      <w:tr w:rsidR="00CB4BEB" w:rsidRPr="00A43572" w14:paraId="0C3882E2"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23BE5329"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128000</w:t>
            </w:r>
          </w:p>
        </w:tc>
        <w:tc>
          <w:tcPr>
            <w:tcW w:w="3140" w:type="dxa"/>
            <w:tcBorders>
              <w:top w:val="single" w:sz="4" w:space="0" w:color="auto"/>
              <w:left w:val="single" w:sz="4" w:space="0" w:color="auto"/>
              <w:bottom w:val="single" w:sz="4" w:space="0" w:color="auto"/>
            </w:tcBorders>
            <w:shd w:val="clear" w:color="auto" w:fill="FFFFFF"/>
            <w:vAlign w:val="center"/>
          </w:tcPr>
          <w:p w14:paraId="57890BE2"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Baljeplante</w:t>
            </w:r>
          </w:p>
        </w:tc>
        <w:tc>
          <w:tcPr>
            <w:tcW w:w="1134" w:type="dxa"/>
            <w:tcBorders>
              <w:top w:val="single" w:sz="4" w:space="0" w:color="auto"/>
              <w:left w:val="single" w:sz="4" w:space="0" w:color="auto"/>
              <w:bottom w:val="single" w:sz="4" w:space="0" w:color="auto"/>
            </w:tcBorders>
            <w:vAlign w:val="center"/>
          </w:tcPr>
          <w:p w14:paraId="3F99BB96"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07BE4535"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BL9</w:t>
            </w:r>
          </w:p>
        </w:tc>
        <w:tc>
          <w:tcPr>
            <w:tcW w:w="5434" w:type="dxa"/>
            <w:tcBorders>
              <w:top w:val="single" w:sz="4" w:space="0" w:color="auto"/>
              <w:left w:val="single" w:sz="4" w:space="0" w:color="auto"/>
              <w:bottom w:val="single" w:sz="4" w:space="0" w:color="auto"/>
            </w:tcBorders>
            <w:shd w:val="clear" w:color="auto" w:fill="auto"/>
            <w:vAlign w:val="bottom"/>
          </w:tcPr>
          <w:p w14:paraId="2971C252"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6A2245D3" w14:textId="77777777" w:rsidTr="003C0924">
        <w:trPr>
          <w:trHeight w:val="251"/>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6F01C954"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142000</w:t>
            </w:r>
          </w:p>
        </w:tc>
        <w:tc>
          <w:tcPr>
            <w:tcW w:w="3140" w:type="dxa"/>
            <w:tcBorders>
              <w:top w:val="single" w:sz="4" w:space="0" w:color="auto"/>
              <w:left w:val="single" w:sz="4" w:space="0" w:color="auto"/>
              <w:bottom w:val="single" w:sz="4" w:space="0" w:color="auto"/>
            </w:tcBorders>
            <w:shd w:val="clear" w:color="auto" w:fill="FFFFFF"/>
            <w:vAlign w:val="center"/>
          </w:tcPr>
          <w:p w14:paraId="32958252"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Solitære slyng- og klatreplante</w:t>
            </w:r>
          </w:p>
        </w:tc>
        <w:tc>
          <w:tcPr>
            <w:tcW w:w="1134" w:type="dxa"/>
            <w:tcBorders>
              <w:top w:val="single" w:sz="4" w:space="0" w:color="auto"/>
              <w:left w:val="single" w:sz="4" w:space="0" w:color="auto"/>
              <w:bottom w:val="single" w:sz="4" w:space="0" w:color="auto"/>
            </w:tcBorders>
            <w:vAlign w:val="center"/>
          </w:tcPr>
          <w:p w14:paraId="2CB53F5C"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404C6F68"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KL2</w:t>
            </w:r>
          </w:p>
        </w:tc>
        <w:tc>
          <w:tcPr>
            <w:tcW w:w="5434" w:type="dxa"/>
            <w:tcBorders>
              <w:top w:val="single" w:sz="4" w:space="0" w:color="auto"/>
              <w:left w:val="single" w:sz="4" w:space="0" w:color="auto"/>
              <w:bottom w:val="single" w:sz="4" w:space="0" w:color="auto"/>
            </w:tcBorders>
            <w:shd w:val="clear" w:color="auto" w:fill="auto"/>
            <w:vAlign w:val="bottom"/>
          </w:tcPr>
          <w:p w14:paraId="4F5AD175"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3310F439" w14:textId="77777777" w:rsidTr="003C0924">
        <w:trPr>
          <w:trHeight w:val="251"/>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3FDDA511"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lastRenderedPageBreak/>
              <w:t>142010</w:t>
            </w:r>
          </w:p>
        </w:tc>
        <w:tc>
          <w:tcPr>
            <w:tcW w:w="3140" w:type="dxa"/>
            <w:tcBorders>
              <w:top w:val="single" w:sz="4" w:space="0" w:color="auto"/>
              <w:left w:val="single" w:sz="4" w:space="0" w:color="auto"/>
              <w:bottom w:val="single" w:sz="4" w:space="0" w:color="auto"/>
            </w:tcBorders>
            <w:shd w:val="clear" w:color="auto" w:fill="FFFFFF"/>
            <w:vAlign w:val="center"/>
          </w:tcPr>
          <w:p w14:paraId="351248DB"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Plantestativ</w:t>
            </w:r>
          </w:p>
        </w:tc>
        <w:tc>
          <w:tcPr>
            <w:tcW w:w="1134" w:type="dxa"/>
            <w:tcBorders>
              <w:top w:val="single" w:sz="4" w:space="0" w:color="auto"/>
              <w:left w:val="single" w:sz="4" w:space="0" w:color="auto"/>
              <w:bottom w:val="single" w:sz="4" w:space="0" w:color="auto"/>
            </w:tcBorders>
            <w:vAlign w:val="bottom"/>
          </w:tcPr>
          <w:p w14:paraId="1981BE92"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2178A5AE"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KL2a</w:t>
            </w:r>
          </w:p>
        </w:tc>
        <w:tc>
          <w:tcPr>
            <w:tcW w:w="5434" w:type="dxa"/>
            <w:tcBorders>
              <w:top w:val="single" w:sz="4" w:space="0" w:color="auto"/>
              <w:left w:val="single" w:sz="4" w:space="0" w:color="auto"/>
              <w:bottom w:val="single" w:sz="4" w:space="0" w:color="auto"/>
            </w:tcBorders>
            <w:shd w:val="clear" w:color="auto" w:fill="auto"/>
            <w:vAlign w:val="bottom"/>
          </w:tcPr>
          <w:p w14:paraId="2C78D85B"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1F391152" w14:textId="77777777" w:rsidTr="003C0924">
        <w:trPr>
          <w:trHeight w:val="251"/>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2C760E64"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161200</w:t>
            </w:r>
          </w:p>
        </w:tc>
        <w:tc>
          <w:tcPr>
            <w:tcW w:w="3140" w:type="dxa"/>
            <w:tcBorders>
              <w:top w:val="single" w:sz="4" w:space="0" w:color="auto"/>
              <w:left w:val="single" w:sz="4" w:space="0" w:color="auto"/>
              <w:bottom w:val="single" w:sz="4" w:space="0" w:color="auto"/>
            </w:tcBorders>
            <w:shd w:val="clear" w:color="auto" w:fill="FFFFFF"/>
            <w:vAlign w:val="center"/>
          </w:tcPr>
          <w:p w14:paraId="4812EA72"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Prydbusk (solitær/fritstående)</w:t>
            </w:r>
          </w:p>
        </w:tc>
        <w:tc>
          <w:tcPr>
            <w:tcW w:w="1134" w:type="dxa"/>
            <w:tcBorders>
              <w:top w:val="single" w:sz="4" w:space="0" w:color="auto"/>
              <w:left w:val="single" w:sz="4" w:space="0" w:color="auto"/>
              <w:bottom w:val="single" w:sz="4" w:space="0" w:color="auto"/>
            </w:tcBorders>
            <w:vAlign w:val="center"/>
          </w:tcPr>
          <w:p w14:paraId="18B8E245"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07CD3627"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BU3</w:t>
            </w:r>
          </w:p>
        </w:tc>
        <w:tc>
          <w:tcPr>
            <w:tcW w:w="5434" w:type="dxa"/>
            <w:tcBorders>
              <w:top w:val="single" w:sz="4" w:space="0" w:color="auto"/>
              <w:left w:val="single" w:sz="4" w:space="0" w:color="auto"/>
              <w:bottom w:val="single" w:sz="4" w:space="0" w:color="auto"/>
            </w:tcBorders>
            <w:shd w:val="clear" w:color="auto" w:fill="auto"/>
            <w:vAlign w:val="bottom"/>
          </w:tcPr>
          <w:p w14:paraId="66A33BC6"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Se den nye Branchestandard/landsdækkende kvalitetsbeskrivelse</w:t>
            </w:r>
          </w:p>
        </w:tc>
      </w:tr>
      <w:tr w:rsidR="00CB4BEB" w:rsidRPr="00A43572" w14:paraId="485D04A1"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6B5A29F6"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201000</w:t>
            </w:r>
          </w:p>
        </w:tc>
        <w:tc>
          <w:tcPr>
            <w:tcW w:w="3140" w:type="dxa"/>
            <w:tcBorders>
              <w:top w:val="single" w:sz="4" w:space="0" w:color="auto"/>
              <w:left w:val="single" w:sz="4" w:space="0" w:color="auto"/>
              <w:bottom w:val="single" w:sz="4" w:space="0" w:color="auto"/>
            </w:tcBorders>
            <w:shd w:val="clear" w:color="auto" w:fill="auto"/>
            <w:vAlign w:val="center"/>
          </w:tcPr>
          <w:p w14:paraId="7D08C4E4"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Fuldkronet træ</w:t>
            </w:r>
          </w:p>
        </w:tc>
        <w:tc>
          <w:tcPr>
            <w:tcW w:w="1134" w:type="dxa"/>
            <w:tcBorders>
              <w:top w:val="single" w:sz="4" w:space="0" w:color="auto"/>
              <w:left w:val="single" w:sz="4" w:space="0" w:color="auto"/>
              <w:bottom w:val="single" w:sz="4" w:space="0" w:color="auto"/>
            </w:tcBorders>
            <w:vAlign w:val="center"/>
          </w:tcPr>
          <w:p w14:paraId="547648DA"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58D5ADEF"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TR1</w:t>
            </w:r>
          </w:p>
        </w:tc>
        <w:tc>
          <w:tcPr>
            <w:tcW w:w="5434" w:type="dxa"/>
            <w:tcBorders>
              <w:top w:val="single" w:sz="4" w:space="0" w:color="auto"/>
              <w:left w:val="single" w:sz="4" w:space="0" w:color="auto"/>
              <w:bottom w:val="single" w:sz="4" w:space="0" w:color="auto"/>
            </w:tcBorders>
            <w:shd w:val="clear" w:color="auto" w:fill="FFFFFF"/>
            <w:vAlign w:val="bottom"/>
          </w:tcPr>
          <w:p w14:paraId="187E8264"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5674C870"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33876736"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201010</w:t>
            </w:r>
          </w:p>
        </w:tc>
        <w:tc>
          <w:tcPr>
            <w:tcW w:w="3140" w:type="dxa"/>
            <w:tcBorders>
              <w:top w:val="single" w:sz="4" w:space="0" w:color="auto"/>
              <w:left w:val="single" w:sz="4" w:space="0" w:color="auto"/>
              <w:bottom w:val="single" w:sz="4" w:space="0" w:color="auto"/>
            </w:tcBorders>
            <w:shd w:val="clear" w:color="auto" w:fill="auto"/>
            <w:vAlign w:val="center"/>
          </w:tcPr>
          <w:p w14:paraId="6C8F4A79"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Vejtræ - åbenland</w:t>
            </w:r>
          </w:p>
        </w:tc>
        <w:tc>
          <w:tcPr>
            <w:tcW w:w="1134" w:type="dxa"/>
            <w:tcBorders>
              <w:top w:val="single" w:sz="4" w:space="0" w:color="auto"/>
              <w:left w:val="single" w:sz="4" w:space="0" w:color="auto"/>
              <w:bottom w:val="single" w:sz="4" w:space="0" w:color="auto"/>
            </w:tcBorders>
            <w:vAlign w:val="center"/>
          </w:tcPr>
          <w:p w14:paraId="5028E537"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4BEE4021"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TR1a</w:t>
            </w:r>
          </w:p>
        </w:tc>
        <w:tc>
          <w:tcPr>
            <w:tcW w:w="5434" w:type="dxa"/>
            <w:tcBorders>
              <w:top w:val="single" w:sz="4" w:space="0" w:color="auto"/>
              <w:left w:val="single" w:sz="4" w:space="0" w:color="auto"/>
              <w:bottom w:val="single" w:sz="4" w:space="0" w:color="auto"/>
            </w:tcBorders>
            <w:shd w:val="clear" w:color="auto" w:fill="FFFFFF"/>
            <w:vAlign w:val="bottom"/>
          </w:tcPr>
          <w:p w14:paraId="0E1F00F7"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71419FF2"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593A602E"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202000</w:t>
            </w:r>
          </w:p>
        </w:tc>
        <w:tc>
          <w:tcPr>
            <w:tcW w:w="3140" w:type="dxa"/>
            <w:tcBorders>
              <w:top w:val="single" w:sz="4" w:space="0" w:color="auto"/>
              <w:left w:val="single" w:sz="4" w:space="0" w:color="auto"/>
              <w:bottom w:val="single" w:sz="4" w:space="0" w:color="auto"/>
            </w:tcBorders>
            <w:shd w:val="clear" w:color="auto" w:fill="auto"/>
            <w:vAlign w:val="center"/>
          </w:tcPr>
          <w:p w14:paraId="2F88A957"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Allé (træ)</w:t>
            </w:r>
          </w:p>
        </w:tc>
        <w:tc>
          <w:tcPr>
            <w:tcW w:w="1134" w:type="dxa"/>
            <w:tcBorders>
              <w:top w:val="single" w:sz="4" w:space="0" w:color="auto"/>
              <w:left w:val="single" w:sz="4" w:space="0" w:color="auto"/>
              <w:bottom w:val="single" w:sz="4" w:space="0" w:color="auto"/>
            </w:tcBorders>
            <w:vAlign w:val="center"/>
          </w:tcPr>
          <w:p w14:paraId="28D54646"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18F5B2D7"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TR2</w:t>
            </w:r>
          </w:p>
        </w:tc>
        <w:tc>
          <w:tcPr>
            <w:tcW w:w="5434" w:type="dxa"/>
            <w:tcBorders>
              <w:top w:val="single" w:sz="4" w:space="0" w:color="auto"/>
              <w:left w:val="single" w:sz="4" w:space="0" w:color="auto"/>
              <w:bottom w:val="single" w:sz="4" w:space="0" w:color="auto"/>
            </w:tcBorders>
            <w:shd w:val="clear" w:color="auto" w:fill="FFFFFF"/>
            <w:vAlign w:val="bottom"/>
          </w:tcPr>
          <w:p w14:paraId="24DA998E"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1659F93D"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7DA1EC10"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203000</w:t>
            </w:r>
          </w:p>
        </w:tc>
        <w:tc>
          <w:tcPr>
            <w:tcW w:w="3140" w:type="dxa"/>
            <w:tcBorders>
              <w:top w:val="single" w:sz="4" w:space="0" w:color="auto"/>
              <w:left w:val="single" w:sz="4" w:space="0" w:color="auto"/>
              <w:bottom w:val="single" w:sz="4" w:space="0" w:color="auto"/>
            </w:tcBorders>
            <w:shd w:val="clear" w:color="auto" w:fill="auto"/>
            <w:vAlign w:val="center"/>
          </w:tcPr>
          <w:p w14:paraId="47EA2A68"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Frugttræ</w:t>
            </w:r>
          </w:p>
        </w:tc>
        <w:tc>
          <w:tcPr>
            <w:tcW w:w="1134" w:type="dxa"/>
            <w:tcBorders>
              <w:top w:val="single" w:sz="4" w:space="0" w:color="auto"/>
              <w:left w:val="single" w:sz="4" w:space="0" w:color="auto"/>
              <w:bottom w:val="single" w:sz="4" w:space="0" w:color="auto"/>
            </w:tcBorders>
            <w:vAlign w:val="center"/>
          </w:tcPr>
          <w:p w14:paraId="7D69B6B6"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5B9369A3"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TR3</w:t>
            </w:r>
          </w:p>
        </w:tc>
        <w:tc>
          <w:tcPr>
            <w:tcW w:w="5434" w:type="dxa"/>
            <w:tcBorders>
              <w:top w:val="single" w:sz="4" w:space="0" w:color="auto"/>
              <w:left w:val="single" w:sz="4" w:space="0" w:color="auto"/>
              <w:bottom w:val="single" w:sz="4" w:space="0" w:color="auto"/>
            </w:tcBorders>
            <w:shd w:val="clear" w:color="auto" w:fill="FFFFFF"/>
            <w:vAlign w:val="bottom"/>
          </w:tcPr>
          <w:p w14:paraId="4148866E"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770D8B60"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14BB5362"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204000</w:t>
            </w:r>
          </w:p>
        </w:tc>
        <w:tc>
          <w:tcPr>
            <w:tcW w:w="3140" w:type="dxa"/>
            <w:tcBorders>
              <w:top w:val="single" w:sz="4" w:space="0" w:color="auto"/>
              <w:left w:val="single" w:sz="4" w:space="0" w:color="auto"/>
              <w:bottom w:val="single" w:sz="4" w:space="0" w:color="auto"/>
            </w:tcBorders>
            <w:shd w:val="clear" w:color="auto" w:fill="auto"/>
            <w:vAlign w:val="center"/>
          </w:tcPr>
          <w:p w14:paraId="717A8F3F"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Formet træ</w:t>
            </w:r>
          </w:p>
        </w:tc>
        <w:tc>
          <w:tcPr>
            <w:tcW w:w="1134" w:type="dxa"/>
            <w:tcBorders>
              <w:top w:val="single" w:sz="4" w:space="0" w:color="auto"/>
              <w:left w:val="single" w:sz="4" w:space="0" w:color="auto"/>
              <w:bottom w:val="single" w:sz="4" w:space="0" w:color="auto"/>
            </w:tcBorders>
            <w:vAlign w:val="center"/>
          </w:tcPr>
          <w:p w14:paraId="05D64A05"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08E2451C"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TR4</w:t>
            </w:r>
          </w:p>
        </w:tc>
        <w:tc>
          <w:tcPr>
            <w:tcW w:w="5434" w:type="dxa"/>
            <w:tcBorders>
              <w:top w:val="single" w:sz="4" w:space="0" w:color="auto"/>
              <w:left w:val="single" w:sz="4" w:space="0" w:color="auto"/>
              <w:bottom w:val="single" w:sz="4" w:space="0" w:color="auto"/>
            </w:tcBorders>
            <w:shd w:val="clear" w:color="auto" w:fill="FFFFFF"/>
            <w:vAlign w:val="bottom"/>
          </w:tcPr>
          <w:p w14:paraId="6B820BDA"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7911E689"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5DA8D257"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432110</w:t>
            </w:r>
          </w:p>
        </w:tc>
        <w:tc>
          <w:tcPr>
            <w:tcW w:w="3140" w:type="dxa"/>
            <w:tcBorders>
              <w:top w:val="single" w:sz="4" w:space="0" w:color="auto"/>
              <w:left w:val="single" w:sz="4" w:space="0" w:color="auto"/>
              <w:bottom w:val="single" w:sz="4" w:space="0" w:color="auto"/>
            </w:tcBorders>
            <w:shd w:val="clear" w:color="auto" w:fill="auto"/>
            <w:vAlign w:val="bottom"/>
          </w:tcPr>
          <w:p w14:paraId="309A462C"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Overkørsel</w:t>
            </w:r>
          </w:p>
        </w:tc>
        <w:tc>
          <w:tcPr>
            <w:tcW w:w="1134" w:type="dxa"/>
            <w:tcBorders>
              <w:top w:val="single" w:sz="4" w:space="0" w:color="auto"/>
              <w:left w:val="single" w:sz="4" w:space="0" w:color="auto"/>
              <w:bottom w:val="single" w:sz="4" w:space="0" w:color="auto"/>
            </w:tcBorders>
            <w:vAlign w:val="center"/>
          </w:tcPr>
          <w:p w14:paraId="2982D569"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1B41E54E"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BY21a</w:t>
            </w:r>
          </w:p>
        </w:tc>
        <w:tc>
          <w:tcPr>
            <w:tcW w:w="5434" w:type="dxa"/>
            <w:tcBorders>
              <w:top w:val="single" w:sz="4" w:space="0" w:color="auto"/>
              <w:left w:val="single" w:sz="4" w:space="0" w:color="auto"/>
              <w:bottom w:val="single" w:sz="4" w:space="0" w:color="auto"/>
            </w:tcBorders>
            <w:shd w:val="clear" w:color="auto" w:fill="FFFFFF"/>
            <w:vAlign w:val="bottom"/>
          </w:tcPr>
          <w:p w14:paraId="4A0691BD"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26E3E09F"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3EC5FEAB"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439000</w:t>
            </w:r>
          </w:p>
        </w:tc>
        <w:tc>
          <w:tcPr>
            <w:tcW w:w="3140" w:type="dxa"/>
            <w:tcBorders>
              <w:top w:val="single" w:sz="4" w:space="0" w:color="auto"/>
              <w:left w:val="single" w:sz="4" w:space="0" w:color="auto"/>
              <w:bottom w:val="single" w:sz="4" w:space="0" w:color="auto"/>
            </w:tcBorders>
            <w:shd w:val="clear" w:color="auto" w:fill="auto"/>
            <w:vAlign w:val="center"/>
          </w:tcPr>
          <w:p w14:paraId="4CC7CB59"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Monument / mindesten / skulptur</w:t>
            </w:r>
          </w:p>
        </w:tc>
        <w:tc>
          <w:tcPr>
            <w:tcW w:w="1134" w:type="dxa"/>
            <w:tcBorders>
              <w:top w:val="single" w:sz="4" w:space="0" w:color="auto"/>
              <w:left w:val="single" w:sz="4" w:space="0" w:color="auto"/>
              <w:bottom w:val="single" w:sz="4" w:space="0" w:color="auto"/>
            </w:tcBorders>
            <w:vAlign w:val="center"/>
          </w:tcPr>
          <w:p w14:paraId="27D0FE62"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17BBC268"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BY9</w:t>
            </w:r>
          </w:p>
        </w:tc>
        <w:tc>
          <w:tcPr>
            <w:tcW w:w="5434" w:type="dxa"/>
            <w:tcBorders>
              <w:top w:val="single" w:sz="4" w:space="0" w:color="auto"/>
              <w:left w:val="single" w:sz="4" w:space="0" w:color="auto"/>
              <w:bottom w:val="single" w:sz="4" w:space="0" w:color="auto"/>
            </w:tcBorders>
            <w:shd w:val="clear" w:color="auto" w:fill="FFFFFF"/>
            <w:vAlign w:val="bottom"/>
          </w:tcPr>
          <w:p w14:paraId="191DCA3A"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105461AC"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0F2D0D87"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439010</w:t>
            </w:r>
          </w:p>
        </w:tc>
        <w:tc>
          <w:tcPr>
            <w:tcW w:w="3140" w:type="dxa"/>
            <w:tcBorders>
              <w:top w:val="single" w:sz="4" w:space="0" w:color="auto"/>
              <w:left w:val="single" w:sz="4" w:space="0" w:color="auto"/>
              <w:bottom w:val="single" w:sz="4" w:space="0" w:color="auto"/>
            </w:tcBorders>
            <w:shd w:val="clear" w:color="auto" w:fill="auto"/>
            <w:vAlign w:val="bottom"/>
          </w:tcPr>
          <w:p w14:paraId="4E6CBEBF"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Pullert</w:t>
            </w:r>
          </w:p>
        </w:tc>
        <w:tc>
          <w:tcPr>
            <w:tcW w:w="1134" w:type="dxa"/>
            <w:tcBorders>
              <w:top w:val="single" w:sz="4" w:space="0" w:color="auto"/>
              <w:left w:val="single" w:sz="4" w:space="0" w:color="auto"/>
              <w:bottom w:val="single" w:sz="4" w:space="0" w:color="auto"/>
            </w:tcBorders>
            <w:vAlign w:val="bottom"/>
          </w:tcPr>
          <w:p w14:paraId="3CDE82E6"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3F507F68"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BY9a</w:t>
            </w:r>
          </w:p>
        </w:tc>
        <w:tc>
          <w:tcPr>
            <w:tcW w:w="5434" w:type="dxa"/>
            <w:tcBorders>
              <w:top w:val="single" w:sz="4" w:space="0" w:color="auto"/>
              <w:left w:val="single" w:sz="4" w:space="0" w:color="auto"/>
              <w:bottom w:val="single" w:sz="4" w:space="0" w:color="auto"/>
            </w:tcBorders>
            <w:shd w:val="clear" w:color="auto" w:fill="FFFFFF"/>
            <w:vAlign w:val="bottom"/>
          </w:tcPr>
          <w:p w14:paraId="0E34880F"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2C5D074B"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1033BC22"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439020</w:t>
            </w:r>
          </w:p>
        </w:tc>
        <w:tc>
          <w:tcPr>
            <w:tcW w:w="3140" w:type="dxa"/>
            <w:tcBorders>
              <w:top w:val="single" w:sz="4" w:space="0" w:color="auto"/>
              <w:left w:val="single" w:sz="4" w:space="0" w:color="auto"/>
              <w:bottom w:val="single" w:sz="4" w:space="0" w:color="auto"/>
            </w:tcBorders>
            <w:shd w:val="clear" w:color="auto" w:fill="auto"/>
            <w:vAlign w:val="center"/>
          </w:tcPr>
          <w:p w14:paraId="2BC5241E"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Stele</w:t>
            </w:r>
          </w:p>
        </w:tc>
        <w:tc>
          <w:tcPr>
            <w:tcW w:w="1134" w:type="dxa"/>
            <w:tcBorders>
              <w:top w:val="single" w:sz="4" w:space="0" w:color="auto"/>
              <w:left w:val="single" w:sz="4" w:space="0" w:color="auto"/>
              <w:bottom w:val="single" w:sz="4" w:space="0" w:color="auto"/>
            </w:tcBorders>
            <w:vAlign w:val="center"/>
          </w:tcPr>
          <w:p w14:paraId="45075C7A"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46739C65"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BY9b</w:t>
            </w:r>
          </w:p>
        </w:tc>
        <w:tc>
          <w:tcPr>
            <w:tcW w:w="5434" w:type="dxa"/>
            <w:tcBorders>
              <w:top w:val="single" w:sz="4" w:space="0" w:color="auto"/>
              <w:left w:val="single" w:sz="4" w:space="0" w:color="auto"/>
              <w:bottom w:val="single" w:sz="4" w:space="0" w:color="auto"/>
            </w:tcBorders>
            <w:shd w:val="clear" w:color="auto" w:fill="FFFFFF"/>
          </w:tcPr>
          <w:p w14:paraId="5C43B3FE"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 (Stele er næsten det samme som en pullert - bare af sten).</w:t>
            </w:r>
          </w:p>
        </w:tc>
      </w:tr>
      <w:tr w:rsidR="00CB4BEB" w:rsidRPr="00A43572" w14:paraId="34DD51CC"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07ED90EE"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439030</w:t>
            </w:r>
          </w:p>
        </w:tc>
        <w:tc>
          <w:tcPr>
            <w:tcW w:w="3140" w:type="dxa"/>
            <w:tcBorders>
              <w:top w:val="single" w:sz="4" w:space="0" w:color="auto"/>
              <w:left w:val="single" w:sz="4" w:space="0" w:color="auto"/>
              <w:bottom w:val="single" w:sz="4" w:space="0" w:color="auto"/>
            </w:tcBorders>
            <w:shd w:val="clear" w:color="auto" w:fill="auto"/>
            <w:vAlign w:val="bottom"/>
          </w:tcPr>
          <w:p w14:paraId="3FDDB548" w14:textId="77777777" w:rsidR="00CB4BEB" w:rsidRPr="00A43572" w:rsidRDefault="00CB4BEB" w:rsidP="003C0924">
            <w:pPr>
              <w:rPr>
                <w:rFonts w:ascii="Trebuchet MS" w:hAnsi="Trebuchet MS"/>
                <w:sz w:val="18"/>
                <w:szCs w:val="18"/>
              </w:rPr>
            </w:pPr>
            <w:proofErr w:type="spellStart"/>
            <w:r w:rsidRPr="00A43572">
              <w:rPr>
                <w:rFonts w:ascii="Trebuchet MS" w:hAnsi="Trebuchet MS"/>
                <w:sz w:val="18"/>
                <w:szCs w:val="18"/>
              </w:rPr>
              <w:t>Natursten</w:t>
            </w:r>
            <w:proofErr w:type="spellEnd"/>
          </w:p>
        </w:tc>
        <w:tc>
          <w:tcPr>
            <w:tcW w:w="1134" w:type="dxa"/>
            <w:tcBorders>
              <w:top w:val="single" w:sz="4" w:space="0" w:color="auto"/>
              <w:left w:val="single" w:sz="4" w:space="0" w:color="auto"/>
              <w:bottom w:val="single" w:sz="4" w:space="0" w:color="auto"/>
            </w:tcBorders>
            <w:vAlign w:val="bottom"/>
          </w:tcPr>
          <w:p w14:paraId="37805530"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5150D798"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BY9c</w:t>
            </w:r>
          </w:p>
        </w:tc>
        <w:tc>
          <w:tcPr>
            <w:tcW w:w="5434" w:type="dxa"/>
            <w:tcBorders>
              <w:top w:val="single" w:sz="4" w:space="0" w:color="auto"/>
              <w:left w:val="single" w:sz="4" w:space="0" w:color="auto"/>
              <w:bottom w:val="single" w:sz="4" w:space="0" w:color="auto"/>
            </w:tcBorders>
            <w:shd w:val="clear" w:color="auto" w:fill="FFFFFF"/>
            <w:vAlign w:val="bottom"/>
          </w:tcPr>
          <w:p w14:paraId="256BD529"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52D284E0"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2997D906"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439040</w:t>
            </w:r>
          </w:p>
        </w:tc>
        <w:tc>
          <w:tcPr>
            <w:tcW w:w="3140" w:type="dxa"/>
            <w:tcBorders>
              <w:top w:val="single" w:sz="4" w:space="0" w:color="auto"/>
              <w:left w:val="single" w:sz="4" w:space="0" w:color="auto"/>
              <w:bottom w:val="single" w:sz="4" w:space="0" w:color="auto"/>
            </w:tcBorders>
            <w:shd w:val="clear" w:color="auto" w:fill="auto"/>
            <w:vAlign w:val="bottom"/>
          </w:tcPr>
          <w:p w14:paraId="416D93D2"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Km-sten</w:t>
            </w:r>
          </w:p>
        </w:tc>
        <w:tc>
          <w:tcPr>
            <w:tcW w:w="1134" w:type="dxa"/>
            <w:tcBorders>
              <w:top w:val="single" w:sz="4" w:space="0" w:color="auto"/>
              <w:left w:val="single" w:sz="4" w:space="0" w:color="auto"/>
              <w:bottom w:val="single" w:sz="4" w:space="0" w:color="auto"/>
            </w:tcBorders>
            <w:vAlign w:val="bottom"/>
          </w:tcPr>
          <w:p w14:paraId="23CCB48F"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7F37A08C"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BY9d</w:t>
            </w:r>
          </w:p>
        </w:tc>
        <w:tc>
          <w:tcPr>
            <w:tcW w:w="5434" w:type="dxa"/>
            <w:tcBorders>
              <w:top w:val="single" w:sz="4" w:space="0" w:color="auto"/>
              <w:left w:val="single" w:sz="4" w:space="0" w:color="auto"/>
              <w:bottom w:val="single" w:sz="4" w:space="0" w:color="auto"/>
            </w:tcBorders>
            <w:shd w:val="clear" w:color="auto" w:fill="FFFFFF"/>
            <w:vAlign w:val="bottom"/>
          </w:tcPr>
          <w:p w14:paraId="14170975"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5517E911"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71406821"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439050</w:t>
            </w:r>
          </w:p>
        </w:tc>
        <w:tc>
          <w:tcPr>
            <w:tcW w:w="3140" w:type="dxa"/>
            <w:tcBorders>
              <w:top w:val="single" w:sz="4" w:space="0" w:color="auto"/>
              <w:left w:val="single" w:sz="4" w:space="0" w:color="auto"/>
              <w:bottom w:val="single" w:sz="4" w:space="0" w:color="auto"/>
            </w:tcBorders>
            <w:shd w:val="clear" w:color="auto" w:fill="auto"/>
            <w:vAlign w:val="bottom"/>
          </w:tcPr>
          <w:p w14:paraId="4EE7A343"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Flagstang</w:t>
            </w:r>
          </w:p>
        </w:tc>
        <w:tc>
          <w:tcPr>
            <w:tcW w:w="1134" w:type="dxa"/>
            <w:tcBorders>
              <w:top w:val="single" w:sz="4" w:space="0" w:color="auto"/>
              <w:left w:val="single" w:sz="4" w:space="0" w:color="auto"/>
              <w:bottom w:val="single" w:sz="4" w:space="0" w:color="auto"/>
            </w:tcBorders>
            <w:vAlign w:val="bottom"/>
          </w:tcPr>
          <w:p w14:paraId="276F2320"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6DA337AC"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BY9e</w:t>
            </w:r>
          </w:p>
        </w:tc>
        <w:tc>
          <w:tcPr>
            <w:tcW w:w="5434" w:type="dxa"/>
            <w:tcBorders>
              <w:top w:val="single" w:sz="4" w:space="0" w:color="auto"/>
              <w:left w:val="single" w:sz="4" w:space="0" w:color="auto"/>
              <w:bottom w:val="single" w:sz="4" w:space="0" w:color="auto"/>
            </w:tcBorders>
            <w:shd w:val="clear" w:color="auto" w:fill="FFFFFF"/>
            <w:vAlign w:val="bottom"/>
          </w:tcPr>
          <w:p w14:paraId="299BB267"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071354D7"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11550E3D"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441000</w:t>
            </w:r>
          </w:p>
        </w:tc>
        <w:tc>
          <w:tcPr>
            <w:tcW w:w="3140" w:type="dxa"/>
            <w:tcBorders>
              <w:top w:val="single" w:sz="4" w:space="0" w:color="auto"/>
              <w:left w:val="single" w:sz="4" w:space="0" w:color="auto"/>
              <w:bottom w:val="single" w:sz="4" w:space="0" w:color="auto"/>
            </w:tcBorders>
            <w:shd w:val="clear" w:color="auto" w:fill="auto"/>
            <w:vAlign w:val="center"/>
          </w:tcPr>
          <w:p w14:paraId="07100491"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Affaldsspand</w:t>
            </w:r>
          </w:p>
        </w:tc>
        <w:tc>
          <w:tcPr>
            <w:tcW w:w="1134" w:type="dxa"/>
            <w:tcBorders>
              <w:top w:val="single" w:sz="4" w:space="0" w:color="auto"/>
              <w:left w:val="single" w:sz="4" w:space="0" w:color="auto"/>
              <w:bottom w:val="single" w:sz="4" w:space="0" w:color="auto"/>
            </w:tcBorders>
            <w:vAlign w:val="center"/>
          </w:tcPr>
          <w:p w14:paraId="0C8BF051"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6F8F0B65"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UD1</w:t>
            </w:r>
          </w:p>
        </w:tc>
        <w:tc>
          <w:tcPr>
            <w:tcW w:w="5434" w:type="dxa"/>
            <w:tcBorders>
              <w:top w:val="single" w:sz="4" w:space="0" w:color="auto"/>
              <w:left w:val="single" w:sz="4" w:space="0" w:color="auto"/>
              <w:bottom w:val="single" w:sz="4" w:space="0" w:color="auto"/>
            </w:tcBorders>
            <w:shd w:val="clear" w:color="auto" w:fill="FFFFFF"/>
            <w:vAlign w:val="bottom"/>
          </w:tcPr>
          <w:p w14:paraId="5DB515D4"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500F5FE1"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0BAA6206"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441100</w:t>
            </w:r>
          </w:p>
        </w:tc>
        <w:tc>
          <w:tcPr>
            <w:tcW w:w="3140" w:type="dxa"/>
            <w:tcBorders>
              <w:top w:val="single" w:sz="4" w:space="0" w:color="auto"/>
              <w:left w:val="single" w:sz="4" w:space="0" w:color="auto"/>
              <w:bottom w:val="single" w:sz="4" w:space="0" w:color="auto"/>
            </w:tcBorders>
            <w:shd w:val="clear" w:color="auto" w:fill="auto"/>
            <w:vAlign w:val="center"/>
          </w:tcPr>
          <w:p w14:paraId="227F3036"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Affaldsbeholder til grønt affald</w:t>
            </w:r>
          </w:p>
        </w:tc>
        <w:tc>
          <w:tcPr>
            <w:tcW w:w="1134" w:type="dxa"/>
            <w:tcBorders>
              <w:top w:val="single" w:sz="4" w:space="0" w:color="auto"/>
              <w:left w:val="single" w:sz="4" w:space="0" w:color="auto"/>
              <w:bottom w:val="single" w:sz="4" w:space="0" w:color="auto"/>
            </w:tcBorders>
            <w:vAlign w:val="center"/>
          </w:tcPr>
          <w:p w14:paraId="04694BA8"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56881CCF"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UD11</w:t>
            </w:r>
          </w:p>
        </w:tc>
        <w:tc>
          <w:tcPr>
            <w:tcW w:w="5434" w:type="dxa"/>
            <w:tcBorders>
              <w:top w:val="single" w:sz="4" w:space="0" w:color="auto"/>
              <w:left w:val="single" w:sz="4" w:space="0" w:color="auto"/>
              <w:bottom w:val="single" w:sz="4" w:space="0" w:color="auto"/>
            </w:tcBorders>
            <w:shd w:val="clear" w:color="auto" w:fill="FFFFFF"/>
            <w:vAlign w:val="bottom"/>
          </w:tcPr>
          <w:p w14:paraId="3EC6148E"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6AF0AE8D"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78DE21D6"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441800</w:t>
            </w:r>
          </w:p>
        </w:tc>
        <w:tc>
          <w:tcPr>
            <w:tcW w:w="3140" w:type="dxa"/>
            <w:tcBorders>
              <w:top w:val="single" w:sz="4" w:space="0" w:color="auto"/>
              <w:left w:val="single" w:sz="4" w:space="0" w:color="auto"/>
              <w:bottom w:val="single" w:sz="4" w:space="0" w:color="auto"/>
            </w:tcBorders>
            <w:shd w:val="clear" w:color="auto" w:fill="auto"/>
            <w:vAlign w:val="center"/>
          </w:tcPr>
          <w:p w14:paraId="7CC50C8B" w14:textId="05182AD0"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Vandpost / drikkepost (Vandhane)</w:t>
            </w:r>
          </w:p>
        </w:tc>
        <w:tc>
          <w:tcPr>
            <w:tcW w:w="1134" w:type="dxa"/>
            <w:tcBorders>
              <w:top w:val="single" w:sz="4" w:space="0" w:color="auto"/>
              <w:left w:val="single" w:sz="4" w:space="0" w:color="auto"/>
              <w:bottom w:val="single" w:sz="4" w:space="0" w:color="auto"/>
            </w:tcBorders>
            <w:vAlign w:val="center"/>
          </w:tcPr>
          <w:p w14:paraId="2E7F2FCD"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60599653"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UD18</w:t>
            </w:r>
          </w:p>
        </w:tc>
        <w:tc>
          <w:tcPr>
            <w:tcW w:w="5434" w:type="dxa"/>
            <w:tcBorders>
              <w:top w:val="single" w:sz="4" w:space="0" w:color="auto"/>
              <w:left w:val="single" w:sz="4" w:space="0" w:color="auto"/>
              <w:bottom w:val="single" w:sz="4" w:space="0" w:color="auto"/>
            </w:tcBorders>
            <w:shd w:val="clear" w:color="auto" w:fill="FFFFFF"/>
            <w:vAlign w:val="bottom"/>
          </w:tcPr>
          <w:p w14:paraId="67E8D999"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26B09EF5"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2E654D9C"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441810</w:t>
            </w:r>
          </w:p>
        </w:tc>
        <w:tc>
          <w:tcPr>
            <w:tcW w:w="3140" w:type="dxa"/>
            <w:tcBorders>
              <w:top w:val="single" w:sz="4" w:space="0" w:color="auto"/>
              <w:left w:val="single" w:sz="4" w:space="0" w:color="auto"/>
              <w:bottom w:val="single" w:sz="4" w:space="0" w:color="auto"/>
            </w:tcBorders>
            <w:shd w:val="clear" w:color="auto" w:fill="auto"/>
            <w:vAlign w:val="bottom"/>
          </w:tcPr>
          <w:p w14:paraId="7F5F3335"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Springvand</w:t>
            </w:r>
          </w:p>
        </w:tc>
        <w:tc>
          <w:tcPr>
            <w:tcW w:w="1134" w:type="dxa"/>
            <w:tcBorders>
              <w:top w:val="single" w:sz="4" w:space="0" w:color="auto"/>
              <w:left w:val="single" w:sz="4" w:space="0" w:color="auto"/>
              <w:bottom w:val="single" w:sz="4" w:space="0" w:color="auto"/>
            </w:tcBorders>
            <w:vAlign w:val="bottom"/>
          </w:tcPr>
          <w:p w14:paraId="023C7AC8"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653F0E51"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UD18a</w:t>
            </w:r>
          </w:p>
        </w:tc>
        <w:tc>
          <w:tcPr>
            <w:tcW w:w="5434" w:type="dxa"/>
            <w:tcBorders>
              <w:top w:val="single" w:sz="4" w:space="0" w:color="auto"/>
              <w:left w:val="single" w:sz="4" w:space="0" w:color="auto"/>
              <w:bottom w:val="single" w:sz="4" w:space="0" w:color="auto"/>
            </w:tcBorders>
            <w:shd w:val="clear" w:color="auto" w:fill="FFFFFF"/>
            <w:vAlign w:val="bottom"/>
          </w:tcPr>
          <w:p w14:paraId="3F151417"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4F720572"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60CEE65B"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441820</w:t>
            </w:r>
          </w:p>
        </w:tc>
        <w:tc>
          <w:tcPr>
            <w:tcW w:w="3140" w:type="dxa"/>
            <w:tcBorders>
              <w:top w:val="single" w:sz="4" w:space="0" w:color="auto"/>
              <w:left w:val="single" w:sz="4" w:space="0" w:color="auto"/>
              <w:bottom w:val="single" w:sz="4" w:space="0" w:color="auto"/>
            </w:tcBorders>
            <w:shd w:val="clear" w:color="auto" w:fill="auto"/>
            <w:vAlign w:val="center"/>
          </w:tcPr>
          <w:p w14:paraId="7C682A97"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Nedløbsrist/sandfang</w:t>
            </w:r>
          </w:p>
        </w:tc>
        <w:tc>
          <w:tcPr>
            <w:tcW w:w="1134" w:type="dxa"/>
            <w:tcBorders>
              <w:top w:val="single" w:sz="4" w:space="0" w:color="auto"/>
              <w:left w:val="single" w:sz="4" w:space="0" w:color="auto"/>
              <w:bottom w:val="single" w:sz="4" w:space="0" w:color="auto"/>
            </w:tcBorders>
            <w:vAlign w:val="center"/>
          </w:tcPr>
          <w:p w14:paraId="4336D486"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2983E149"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UD18b</w:t>
            </w:r>
          </w:p>
        </w:tc>
        <w:tc>
          <w:tcPr>
            <w:tcW w:w="5434" w:type="dxa"/>
            <w:tcBorders>
              <w:top w:val="single" w:sz="4" w:space="0" w:color="auto"/>
              <w:left w:val="single" w:sz="4" w:space="0" w:color="auto"/>
              <w:bottom w:val="single" w:sz="4" w:space="0" w:color="auto"/>
            </w:tcBorders>
            <w:shd w:val="clear" w:color="auto" w:fill="FFFFFF"/>
          </w:tcPr>
          <w:p w14:paraId="436687BC"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 (Kun nedløbsriste, der skal plejes/tømmes).</w:t>
            </w:r>
          </w:p>
        </w:tc>
      </w:tr>
      <w:tr w:rsidR="00CB4BEB" w:rsidRPr="00A43572" w14:paraId="666D0C91"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6447D18F"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441830</w:t>
            </w:r>
          </w:p>
        </w:tc>
        <w:tc>
          <w:tcPr>
            <w:tcW w:w="3140" w:type="dxa"/>
            <w:tcBorders>
              <w:top w:val="single" w:sz="4" w:space="0" w:color="auto"/>
              <w:left w:val="single" w:sz="4" w:space="0" w:color="auto"/>
              <w:bottom w:val="single" w:sz="4" w:space="0" w:color="auto"/>
            </w:tcBorders>
            <w:shd w:val="clear" w:color="auto" w:fill="auto"/>
            <w:vAlign w:val="center"/>
          </w:tcPr>
          <w:p w14:paraId="323F5169"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Stophane</w:t>
            </w:r>
          </w:p>
        </w:tc>
        <w:tc>
          <w:tcPr>
            <w:tcW w:w="1134" w:type="dxa"/>
            <w:tcBorders>
              <w:top w:val="single" w:sz="4" w:space="0" w:color="auto"/>
              <w:left w:val="single" w:sz="4" w:space="0" w:color="auto"/>
              <w:bottom w:val="single" w:sz="4" w:space="0" w:color="auto"/>
            </w:tcBorders>
            <w:vAlign w:val="center"/>
          </w:tcPr>
          <w:p w14:paraId="422309A7"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553623B5"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UD18c</w:t>
            </w:r>
          </w:p>
        </w:tc>
        <w:tc>
          <w:tcPr>
            <w:tcW w:w="5434" w:type="dxa"/>
            <w:tcBorders>
              <w:top w:val="single" w:sz="4" w:space="0" w:color="auto"/>
              <w:left w:val="single" w:sz="4" w:space="0" w:color="auto"/>
              <w:bottom w:val="single" w:sz="4" w:space="0" w:color="auto"/>
            </w:tcBorders>
            <w:shd w:val="clear" w:color="auto" w:fill="FFFFFF"/>
          </w:tcPr>
          <w:p w14:paraId="1904C101"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 (Kun stophaner der skal benyttes i plejen).</w:t>
            </w:r>
          </w:p>
        </w:tc>
      </w:tr>
      <w:tr w:rsidR="00CB4BEB" w:rsidRPr="00A43572" w14:paraId="0A963333"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00880247"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442000</w:t>
            </w:r>
          </w:p>
        </w:tc>
        <w:tc>
          <w:tcPr>
            <w:tcW w:w="3140" w:type="dxa"/>
            <w:tcBorders>
              <w:top w:val="single" w:sz="4" w:space="0" w:color="auto"/>
              <w:left w:val="single" w:sz="4" w:space="0" w:color="auto"/>
              <w:bottom w:val="single" w:sz="4" w:space="0" w:color="auto"/>
            </w:tcBorders>
            <w:shd w:val="clear" w:color="auto" w:fill="auto"/>
            <w:vAlign w:val="center"/>
          </w:tcPr>
          <w:p w14:paraId="7CCC0AF9"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Bænk og bordbænkesæt</w:t>
            </w:r>
          </w:p>
        </w:tc>
        <w:tc>
          <w:tcPr>
            <w:tcW w:w="1134" w:type="dxa"/>
            <w:tcBorders>
              <w:top w:val="single" w:sz="4" w:space="0" w:color="auto"/>
              <w:left w:val="single" w:sz="4" w:space="0" w:color="auto"/>
              <w:bottom w:val="single" w:sz="4" w:space="0" w:color="auto"/>
            </w:tcBorders>
            <w:vAlign w:val="center"/>
          </w:tcPr>
          <w:p w14:paraId="3ACDE09A"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072E59C7"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UD2</w:t>
            </w:r>
          </w:p>
        </w:tc>
        <w:tc>
          <w:tcPr>
            <w:tcW w:w="5434" w:type="dxa"/>
            <w:tcBorders>
              <w:top w:val="single" w:sz="4" w:space="0" w:color="auto"/>
              <w:left w:val="single" w:sz="4" w:space="0" w:color="auto"/>
              <w:bottom w:val="single" w:sz="4" w:space="0" w:color="auto"/>
            </w:tcBorders>
            <w:shd w:val="clear" w:color="auto" w:fill="FFFFFF"/>
            <w:vAlign w:val="bottom"/>
          </w:tcPr>
          <w:p w14:paraId="1836D501"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1FBBE77E"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3F36E8F8"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442010</w:t>
            </w:r>
          </w:p>
        </w:tc>
        <w:tc>
          <w:tcPr>
            <w:tcW w:w="3140" w:type="dxa"/>
            <w:tcBorders>
              <w:top w:val="single" w:sz="4" w:space="0" w:color="auto"/>
              <w:left w:val="single" w:sz="4" w:space="0" w:color="auto"/>
              <w:bottom w:val="single" w:sz="4" w:space="0" w:color="auto"/>
            </w:tcBorders>
            <w:shd w:val="clear" w:color="auto" w:fill="auto"/>
            <w:vAlign w:val="bottom"/>
          </w:tcPr>
          <w:p w14:paraId="389449D6"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Bænk</w:t>
            </w:r>
          </w:p>
        </w:tc>
        <w:tc>
          <w:tcPr>
            <w:tcW w:w="1134" w:type="dxa"/>
            <w:tcBorders>
              <w:top w:val="single" w:sz="4" w:space="0" w:color="auto"/>
              <w:left w:val="single" w:sz="4" w:space="0" w:color="auto"/>
              <w:bottom w:val="single" w:sz="4" w:space="0" w:color="auto"/>
            </w:tcBorders>
            <w:vAlign w:val="bottom"/>
          </w:tcPr>
          <w:p w14:paraId="2BE1651E"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00F10997"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UD2a</w:t>
            </w:r>
          </w:p>
        </w:tc>
        <w:tc>
          <w:tcPr>
            <w:tcW w:w="5434" w:type="dxa"/>
            <w:tcBorders>
              <w:top w:val="single" w:sz="4" w:space="0" w:color="auto"/>
              <w:left w:val="single" w:sz="4" w:space="0" w:color="auto"/>
              <w:bottom w:val="single" w:sz="4" w:space="0" w:color="auto"/>
            </w:tcBorders>
            <w:shd w:val="clear" w:color="auto" w:fill="FFFFFF"/>
            <w:vAlign w:val="bottom"/>
          </w:tcPr>
          <w:p w14:paraId="3A09A997"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3FF28D61"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06AC7F5B"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442020</w:t>
            </w:r>
          </w:p>
        </w:tc>
        <w:tc>
          <w:tcPr>
            <w:tcW w:w="3140" w:type="dxa"/>
            <w:tcBorders>
              <w:top w:val="single" w:sz="4" w:space="0" w:color="auto"/>
              <w:left w:val="single" w:sz="4" w:space="0" w:color="auto"/>
              <w:bottom w:val="single" w:sz="4" w:space="0" w:color="auto"/>
            </w:tcBorders>
            <w:shd w:val="clear" w:color="auto" w:fill="auto"/>
            <w:vAlign w:val="bottom"/>
          </w:tcPr>
          <w:p w14:paraId="229E6A7A"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Bordbænkesæt</w:t>
            </w:r>
          </w:p>
        </w:tc>
        <w:tc>
          <w:tcPr>
            <w:tcW w:w="1134" w:type="dxa"/>
            <w:tcBorders>
              <w:top w:val="single" w:sz="4" w:space="0" w:color="auto"/>
              <w:left w:val="single" w:sz="4" w:space="0" w:color="auto"/>
              <w:bottom w:val="single" w:sz="4" w:space="0" w:color="auto"/>
            </w:tcBorders>
            <w:vAlign w:val="bottom"/>
          </w:tcPr>
          <w:p w14:paraId="32678870"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48E9FA6B"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UD2b</w:t>
            </w:r>
          </w:p>
        </w:tc>
        <w:tc>
          <w:tcPr>
            <w:tcW w:w="5434" w:type="dxa"/>
            <w:tcBorders>
              <w:top w:val="single" w:sz="4" w:space="0" w:color="auto"/>
              <w:left w:val="single" w:sz="4" w:space="0" w:color="auto"/>
              <w:bottom w:val="single" w:sz="4" w:space="0" w:color="auto"/>
            </w:tcBorders>
            <w:shd w:val="clear" w:color="auto" w:fill="FFFFFF"/>
            <w:vAlign w:val="bottom"/>
          </w:tcPr>
          <w:p w14:paraId="5338AA85"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3C4DB6AF"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57268CA4"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lastRenderedPageBreak/>
              <w:t>443100</w:t>
            </w:r>
          </w:p>
        </w:tc>
        <w:tc>
          <w:tcPr>
            <w:tcW w:w="3140" w:type="dxa"/>
            <w:tcBorders>
              <w:top w:val="single" w:sz="4" w:space="0" w:color="auto"/>
              <w:left w:val="single" w:sz="4" w:space="0" w:color="auto"/>
              <w:bottom w:val="single" w:sz="4" w:space="0" w:color="auto"/>
            </w:tcBorders>
            <w:shd w:val="clear" w:color="auto" w:fill="auto"/>
            <w:vAlign w:val="center"/>
          </w:tcPr>
          <w:p w14:paraId="7CEE5793"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Fodboldmål</w:t>
            </w:r>
          </w:p>
        </w:tc>
        <w:tc>
          <w:tcPr>
            <w:tcW w:w="1134" w:type="dxa"/>
            <w:tcBorders>
              <w:top w:val="single" w:sz="4" w:space="0" w:color="auto"/>
              <w:left w:val="single" w:sz="4" w:space="0" w:color="auto"/>
              <w:bottom w:val="single" w:sz="4" w:space="0" w:color="auto"/>
            </w:tcBorders>
            <w:vAlign w:val="center"/>
          </w:tcPr>
          <w:p w14:paraId="5EA2A719"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20F15E4C"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UD3</w:t>
            </w:r>
          </w:p>
        </w:tc>
        <w:tc>
          <w:tcPr>
            <w:tcW w:w="5434" w:type="dxa"/>
            <w:tcBorders>
              <w:top w:val="single" w:sz="4" w:space="0" w:color="auto"/>
              <w:left w:val="single" w:sz="4" w:space="0" w:color="auto"/>
              <w:bottom w:val="single" w:sz="4" w:space="0" w:color="auto"/>
            </w:tcBorders>
            <w:shd w:val="clear" w:color="auto" w:fill="FFFFFF"/>
            <w:vAlign w:val="bottom"/>
          </w:tcPr>
          <w:p w14:paraId="66BB58E2"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67DD94AE"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0C663696"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443010</w:t>
            </w:r>
          </w:p>
        </w:tc>
        <w:tc>
          <w:tcPr>
            <w:tcW w:w="3140" w:type="dxa"/>
            <w:tcBorders>
              <w:top w:val="single" w:sz="4" w:space="0" w:color="auto"/>
              <w:left w:val="single" w:sz="4" w:space="0" w:color="auto"/>
              <w:bottom w:val="single" w:sz="4" w:space="0" w:color="auto"/>
            </w:tcBorders>
            <w:shd w:val="clear" w:color="auto" w:fill="auto"/>
            <w:vAlign w:val="bottom"/>
          </w:tcPr>
          <w:p w14:paraId="4848D842"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Sportsudstyr</w:t>
            </w:r>
          </w:p>
        </w:tc>
        <w:tc>
          <w:tcPr>
            <w:tcW w:w="1134" w:type="dxa"/>
            <w:tcBorders>
              <w:top w:val="single" w:sz="4" w:space="0" w:color="auto"/>
              <w:left w:val="single" w:sz="4" w:space="0" w:color="auto"/>
              <w:bottom w:val="single" w:sz="4" w:space="0" w:color="auto"/>
            </w:tcBorders>
            <w:vAlign w:val="bottom"/>
          </w:tcPr>
          <w:p w14:paraId="2D9D258F"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00B6A0AA"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UD3a</w:t>
            </w:r>
          </w:p>
        </w:tc>
        <w:tc>
          <w:tcPr>
            <w:tcW w:w="5434" w:type="dxa"/>
            <w:tcBorders>
              <w:top w:val="single" w:sz="4" w:space="0" w:color="auto"/>
              <w:left w:val="single" w:sz="4" w:space="0" w:color="auto"/>
              <w:bottom w:val="single" w:sz="4" w:space="0" w:color="auto"/>
            </w:tcBorders>
            <w:shd w:val="clear" w:color="auto" w:fill="FFFFFF"/>
            <w:vAlign w:val="bottom"/>
          </w:tcPr>
          <w:p w14:paraId="793E58B2"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722AE30F"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3A9DD1DF"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443500</w:t>
            </w:r>
          </w:p>
        </w:tc>
        <w:tc>
          <w:tcPr>
            <w:tcW w:w="3140" w:type="dxa"/>
            <w:tcBorders>
              <w:top w:val="single" w:sz="4" w:space="0" w:color="auto"/>
              <w:left w:val="single" w:sz="4" w:space="0" w:color="auto"/>
              <w:bottom w:val="single" w:sz="4" w:space="0" w:color="auto"/>
            </w:tcBorders>
            <w:shd w:val="clear" w:color="auto" w:fill="auto"/>
            <w:vAlign w:val="center"/>
          </w:tcPr>
          <w:p w14:paraId="538918C0"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Bålplads / grill</w:t>
            </w:r>
          </w:p>
        </w:tc>
        <w:tc>
          <w:tcPr>
            <w:tcW w:w="1134" w:type="dxa"/>
            <w:tcBorders>
              <w:top w:val="single" w:sz="4" w:space="0" w:color="auto"/>
              <w:left w:val="single" w:sz="4" w:space="0" w:color="auto"/>
              <w:bottom w:val="single" w:sz="4" w:space="0" w:color="auto"/>
            </w:tcBorders>
            <w:vAlign w:val="center"/>
          </w:tcPr>
          <w:p w14:paraId="4D875531"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5BDC11AA"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UD35</w:t>
            </w:r>
          </w:p>
        </w:tc>
        <w:tc>
          <w:tcPr>
            <w:tcW w:w="5434" w:type="dxa"/>
            <w:tcBorders>
              <w:top w:val="single" w:sz="4" w:space="0" w:color="auto"/>
              <w:left w:val="single" w:sz="4" w:space="0" w:color="auto"/>
              <w:bottom w:val="single" w:sz="4" w:space="0" w:color="auto"/>
            </w:tcBorders>
            <w:shd w:val="clear" w:color="auto" w:fill="FFFFFF"/>
            <w:vAlign w:val="bottom"/>
          </w:tcPr>
          <w:p w14:paraId="249E90EF"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076659C5"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7255A62A"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444000</w:t>
            </w:r>
          </w:p>
        </w:tc>
        <w:tc>
          <w:tcPr>
            <w:tcW w:w="3140" w:type="dxa"/>
            <w:tcBorders>
              <w:top w:val="single" w:sz="4" w:space="0" w:color="auto"/>
              <w:left w:val="single" w:sz="4" w:space="0" w:color="auto"/>
              <w:bottom w:val="single" w:sz="4" w:space="0" w:color="auto"/>
            </w:tcBorders>
            <w:shd w:val="clear" w:color="auto" w:fill="auto"/>
            <w:vAlign w:val="center"/>
          </w:tcPr>
          <w:p w14:paraId="5AD492DD"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Informationsskilte</w:t>
            </w:r>
          </w:p>
        </w:tc>
        <w:tc>
          <w:tcPr>
            <w:tcW w:w="1134" w:type="dxa"/>
            <w:tcBorders>
              <w:top w:val="single" w:sz="4" w:space="0" w:color="auto"/>
              <w:left w:val="single" w:sz="4" w:space="0" w:color="auto"/>
              <w:bottom w:val="single" w:sz="4" w:space="0" w:color="auto"/>
            </w:tcBorders>
            <w:vAlign w:val="center"/>
          </w:tcPr>
          <w:p w14:paraId="281320FF"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00E5A205"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UD4</w:t>
            </w:r>
          </w:p>
        </w:tc>
        <w:tc>
          <w:tcPr>
            <w:tcW w:w="5434" w:type="dxa"/>
            <w:tcBorders>
              <w:top w:val="single" w:sz="4" w:space="0" w:color="auto"/>
              <w:left w:val="single" w:sz="4" w:space="0" w:color="auto"/>
              <w:bottom w:val="single" w:sz="4" w:space="0" w:color="auto"/>
            </w:tcBorders>
            <w:shd w:val="clear" w:color="auto" w:fill="FFFFFF"/>
            <w:vAlign w:val="bottom"/>
          </w:tcPr>
          <w:p w14:paraId="048542F5"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771A9DD7"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7C8E9258"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444010</w:t>
            </w:r>
          </w:p>
        </w:tc>
        <w:tc>
          <w:tcPr>
            <w:tcW w:w="3140" w:type="dxa"/>
            <w:tcBorders>
              <w:top w:val="single" w:sz="4" w:space="0" w:color="auto"/>
              <w:left w:val="single" w:sz="4" w:space="0" w:color="auto"/>
              <w:bottom w:val="single" w:sz="4" w:space="0" w:color="auto"/>
            </w:tcBorders>
            <w:shd w:val="clear" w:color="auto" w:fill="auto"/>
            <w:vAlign w:val="bottom"/>
          </w:tcPr>
          <w:p w14:paraId="04912840" w14:textId="77777777" w:rsidR="00CB4BEB" w:rsidRPr="00A43572" w:rsidRDefault="00CB4BEB" w:rsidP="003C0924">
            <w:pPr>
              <w:rPr>
                <w:rFonts w:ascii="Trebuchet MS" w:hAnsi="Trebuchet MS" w:cs="Trebuchet MS"/>
                <w:sz w:val="18"/>
                <w:szCs w:val="18"/>
              </w:rPr>
            </w:pPr>
            <w:proofErr w:type="spellStart"/>
            <w:r w:rsidRPr="00A43572">
              <w:rPr>
                <w:rFonts w:ascii="Trebuchet MS" w:hAnsi="Trebuchet MS" w:cs="Trebuchet MS"/>
                <w:sz w:val="18"/>
                <w:szCs w:val="18"/>
              </w:rPr>
              <w:t>Pictogrampæl</w:t>
            </w:r>
            <w:proofErr w:type="spellEnd"/>
          </w:p>
        </w:tc>
        <w:tc>
          <w:tcPr>
            <w:tcW w:w="1134" w:type="dxa"/>
            <w:tcBorders>
              <w:top w:val="single" w:sz="4" w:space="0" w:color="auto"/>
              <w:left w:val="single" w:sz="4" w:space="0" w:color="auto"/>
              <w:bottom w:val="single" w:sz="4" w:space="0" w:color="auto"/>
            </w:tcBorders>
            <w:vAlign w:val="bottom"/>
          </w:tcPr>
          <w:p w14:paraId="4FC1C2B1"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5756D6EB"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UD4a</w:t>
            </w:r>
          </w:p>
        </w:tc>
        <w:tc>
          <w:tcPr>
            <w:tcW w:w="5434" w:type="dxa"/>
            <w:tcBorders>
              <w:top w:val="single" w:sz="4" w:space="0" w:color="auto"/>
              <w:left w:val="single" w:sz="4" w:space="0" w:color="auto"/>
              <w:bottom w:val="single" w:sz="4" w:space="0" w:color="auto"/>
            </w:tcBorders>
            <w:shd w:val="clear" w:color="auto" w:fill="FFFFFF"/>
            <w:vAlign w:val="bottom"/>
          </w:tcPr>
          <w:p w14:paraId="397FCE50"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45429321"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53262595"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444020</w:t>
            </w:r>
          </w:p>
        </w:tc>
        <w:tc>
          <w:tcPr>
            <w:tcW w:w="3140" w:type="dxa"/>
            <w:tcBorders>
              <w:top w:val="single" w:sz="4" w:space="0" w:color="auto"/>
              <w:left w:val="single" w:sz="4" w:space="0" w:color="auto"/>
              <w:bottom w:val="single" w:sz="4" w:space="0" w:color="auto"/>
            </w:tcBorders>
            <w:shd w:val="clear" w:color="auto" w:fill="auto"/>
            <w:vAlign w:val="center"/>
          </w:tcPr>
          <w:p w14:paraId="797CB54B"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Skilt, anden</w:t>
            </w:r>
          </w:p>
        </w:tc>
        <w:tc>
          <w:tcPr>
            <w:tcW w:w="1134" w:type="dxa"/>
            <w:tcBorders>
              <w:top w:val="single" w:sz="4" w:space="0" w:color="auto"/>
              <w:left w:val="single" w:sz="4" w:space="0" w:color="auto"/>
              <w:bottom w:val="single" w:sz="4" w:space="0" w:color="auto"/>
            </w:tcBorders>
            <w:vAlign w:val="center"/>
          </w:tcPr>
          <w:p w14:paraId="4043FB3A"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0B09B904"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UD4b</w:t>
            </w:r>
          </w:p>
        </w:tc>
        <w:tc>
          <w:tcPr>
            <w:tcW w:w="5434" w:type="dxa"/>
            <w:tcBorders>
              <w:top w:val="single" w:sz="4" w:space="0" w:color="auto"/>
              <w:left w:val="single" w:sz="4" w:space="0" w:color="auto"/>
              <w:bottom w:val="single" w:sz="4" w:space="0" w:color="auto"/>
            </w:tcBorders>
            <w:shd w:val="clear" w:color="auto" w:fill="FFFFFF"/>
          </w:tcPr>
          <w:p w14:paraId="0F0B72DF"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Ikke vejskilte. Lokal standard – skal beskrives i udbudsmaterialet eller lignende</w:t>
            </w:r>
          </w:p>
        </w:tc>
      </w:tr>
      <w:tr w:rsidR="00CB4BEB" w:rsidRPr="00A43572" w14:paraId="48AB8263"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261322B8"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444030</w:t>
            </w:r>
          </w:p>
        </w:tc>
        <w:tc>
          <w:tcPr>
            <w:tcW w:w="3140" w:type="dxa"/>
            <w:tcBorders>
              <w:top w:val="single" w:sz="4" w:space="0" w:color="auto"/>
              <w:left w:val="single" w:sz="4" w:space="0" w:color="auto"/>
              <w:bottom w:val="single" w:sz="4" w:space="0" w:color="auto"/>
            </w:tcBorders>
            <w:shd w:val="clear" w:color="auto" w:fill="auto"/>
            <w:vAlign w:val="bottom"/>
          </w:tcPr>
          <w:p w14:paraId="4727BC7E"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Plakatsøjle</w:t>
            </w:r>
          </w:p>
        </w:tc>
        <w:tc>
          <w:tcPr>
            <w:tcW w:w="1134" w:type="dxa"/>
            <w:tcBorders>
              <w:top w:val="single" w:sz="4" w:space="0" w:color="auto"/>
              <w:left w:val="single" w:sz="4" w:space="0" w:color="auto"/>
              <w:bottom w:val="single" w:sz="4" w:space="0" w:color="auto"/>
            </w:tcBorders>
            <w:vAlign w:val="bottom"/>
          </w:tcPr>
          <w:p w14:paraId="5A770AD5"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23E77E26"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UD4c</w:t>
            </w:r>
          </w:p>
        </w:tc>
        <w:tc>
          <w:tcPr>
            <w:tcW w:w="5434" w:type="dxa"/>
            <w:tcBorders>
              <w:top w:val="single" w:sz="4" w:space="0" w:color="auto"/>
              <w:left w:val="single" w:sz="4" w:space="0" w:color="auto"/>
              <w:bottom w:val="single" w:sz="4" w:space="0" w:color="auto"/>
            </w:tcBorders>
            <w:shd w:val="clear" w:color="auto" w:fill="FFFFFF"/>
            <w:vAlign w:val="bottom"/>
          </w:tcPr>
          <w:p w14:paraId="02DF3972"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7E14A2CC"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76B5DDBD"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444500</w:t>
            </w:r>
          </w:p>
        </w:tc>
        <w:tc>
          <w:tcPr>
            <w:tcW w:w="3140" w:type="dxa"/>
            <w:tcBorders>
              <w:top w:val="single" w:sz="4" w:space="0" w:color="auto"/>
              <w:left w:val="single" w:sz="4" w:space="0" w:color="auto"/>
              <w:bottom w:val="single" w:sz="4" w:space="0" w:color="auto"/>
            </w:tcBorders>
            <w:shd w:val="clear" w:color="auto" w:fill="auto"/>
            <w:vAlign w:val="center"/>
          </w:tcPr>
          <w:p w14:paraId="3A08A155"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Hundeposeholdere</w:t>
            </w:r>
          </w:p>
        </w:tc>
        <w:tc>
          <w:tcPr>
            <w:tcW w:w="1134" w:type="dxa"/>
            <w:tcBorders>
              <w:top w:val="single" w:sz="4" w:space="0" w:color="auto"/>
              <w:left w:val="single" w:sz="4" w:space="0" w:color="auto"/>
              <w:bottom w:val="single" w:sz="4" w:space="0" w:color="auto"/>
            </w:tcBorders>
            <w:vAlign w:val="center"/>
          </w:tcPr>
          <w:p w14:paraId="78221583"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4EA04869"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UD45</w:t>
            </w:r>
          </w:p>
        </w:tc>
        <w:tc>
          <w:tcPr>
            <w:tcW w:w="5434" w:type="dxa"/>
            <w:tcBorders>
              <w:top w:val="single" w:sz="4" w:space="0" w:color="auto"/>
              <w:left w:val="single" w:sz="4" w:space="0" w:color="auto"/>
              <w:bottom w:val="single" w:sz="4" w:space="0" w:color="auto"/>
            </w:tcBorders>
            <w:shd w:val="clear" w:color="auto" w:fill="FFFFFF"/>
            <w:vAlign w:val="bottom"/>
          </w:tcPr>
          <w:p w14:paraId="7606CDDE"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3AD36829"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78B674B3"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445000</w:t>
            </w:r>
          </w:p>
        </w:tc>
        <w:tc>
          <w:tcPr>
            <w:tcW w:w="3140" w:type="dxa"/>
            <w:tcBorders>
              <w:top w:val="single" w:sz="4" w:space="0" w:color="auto"/>
              <w:left w:val="single" w:sz="4" w:space="0" w:color="auto"/>
              <w:bottom w:val="single" w:sz="4" w:space="0" w:color="auto"/>
            </w:tcBorders>
            <w:shd w:val="clear" w:color="auto" w:fill="auto"/>
            <w:vAlign w:val="center"/>
          </w:tcPr>
          <w:p w14:paraId="0AA7FC54"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Redningspost</w:t>
            </w:r>
          </w:p>
        </w:tc>
        <w:tc>
          <w:tcPr>
            <w:tcW w:w="1134" w:type="dxa"/>
            <w:tcBorders>
              <w:top w:val="single" w:sz="4" w:space="0" w:color="auto"/>
              <w:left w:val="single" w:sz="4" w:space="0" w:color="auto"/>
              <w:bottom w:val="single" w:sz="4" w:space="0" w:color="auto"/>
            </w:tcBorders>
            <w:vAlign w:val="center"/>
          </w:tcPr>
          <w:p w14:paraId="6987DB62"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1BF839A3"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UD5</w:t>
            </w:r>
          </w:p>
        </w:tc>
        <w:tc>
          <w:tcPr>
            <w:tcW w:w="5434" w:type="dxa"/>
            <w:tcBorders>
              <w:top w:val="single" w:sz="4" w:space="0" w:color="auto"/>
              <w:left w:val="single" w:sz="4" w:space="0" w:color="auto"/>
              <w:bottom w:val="single" w:sz="4" w:space="0" w:color="auto"/>
            </w:tcBorders>
            <w:shd w:val="clear" w:color="auto" w:fill="FFFFFF"/>
            <w:vAlign w:val="bottom"/>
          </w:tcPr>
          <w:p w14:paraId="1CC7DF6F"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30BC23EE"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5B4FC7A2"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445020</w:t>
            </w:r>
          </w:p>
        </w:tc>
        <w:tc>
          <w:tcPr>
            <w:tcW w:w="3140" w:type="dxa"/>
            <w:tcBorders>
              <w:top w:val="single" w:sz="4" w:space="0" w:color="auto"/>
              <w:left w:val="single" w:sz="4" w:space="0" w:color="auto"/>
              <w:bottom w:val="single" w:sz="4" w:space="0" w:color="auto"/>
            </w:tcBorders>
            <w:shd w:val="clear" w:color="auto" w:fill="auto"/>
            <w:vAlign w:val="bottom"/>
          </w:tcPr>
          <w:p w14:paraId="1EAA6A6B"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Førstehjælp</w:t>
            </w:r>
          </w:p>
        </w:tc>
        <w:tc>
          <w:tcPr>
            <w:tcW w:w="1134" w:type="dxa"/>
            <w:tcBorders>
              <w:top w:val="single" w:sz="4" w:space="0" w:color="auto"/>
              <w:left w:val="single" w:sz="4" w:space="0" w:color="auto"/>
              <w:bottom w:val="single" w:sz="4" w:space="0" w:color="auto"/>
            </w:tcBorders>
            <w:vAlign w:val="center"/>
          </w:tcPr>
          <w:p w14:paraId="0AC1592D"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3686BFB5"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UD5a</w:t>
            </w:r>
          </w:p>
        </w:tc>
        <w:tc>
          <w:tcPr>
            <w:tcW w:w="5434" w:type="dxa"/>
            <w:tcBorders>
              <w:top w:val="single" w:sz="4" w:space="0" w:color="auto"/>
              <w:left w:val="single" w:sz="4" w:space="0" w:color="auto"/>
              <w:bottom w:val="single" w:sz="4" w:space="0" w:color="auto"/>
            </w:tcBorders>
            <w:shd w:val="clear" w:color="auto" w:fill="FFFFFF"/>
          </w:tcPr>
          <w:p w14:paraId="6A754A9C"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00B7FA3A"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3CBB3275"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445030</w:t>
            </w:r>
          </w:p>
        </w:tc>
        <w:tc>
          <w:tcPr>
            <w:tcW w:w="3140" w:type="dxa"/>
            <w:tcBorders>
              <w:top w:val="single" w:sz="4" w:space="0" w:color="auto"/>
              <w:left w:val="single" w:sz="4" w:space="0" w:color="auto"/>
              <w:bottom w:val="single" w:sz="4" w:space="0" w:color="auto"/>
            </w:tcBorders>
            <w:shd w:val="clear" w:color="auto" w:fill="auto"/>
            <w:vAlign w:val="bottom"/>
          </w:tcPr>
          <w:p w14:paraId="748B99E7"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Nødtelefon</w:t>
            </w:r>
          </w:p>
        </w:tc>
        <w:tc>
          <w:tcPr>
            <w:tcW w:w="1134" w:type="dxa"/>
            <w:tcBorders>
              <w:top w:val="single" w:sz="4" w:space="0" w:color="auto"/>
              <w:left w:val="single" w:sz="4" w:space="0" w:color="auto"/>
              <w:bottom w:val="single" w:sz="4" w:space="0" w:color="auto"/>
            </w:tcBorders>
            <w:vAlign w:val="center"/>
          </w:tcPr>
          <w:p w14:paraId="2A9C263C"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43739441"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UD5b</w:t>
            </w:r>
          </w:p>
        </w:tc>
        <w:tc>
          <w:tcPr>
            <w:tcW w:w="5434" w:type="dxa"/>
            <w:tcBorders>
              <w:top w:val="single" w:sz="4" w:space="0" w:color="auto"/>
              <w:left w:val="single" w:sz="4" w:space="0" w:color="auto"/>
              <w:bottom w:val="single" w:sz="4" w:space="0" w:color="auto"/>
            </w:tcBorders>
            <w:shd w:val="clear" w:color="auto" w:fill="FFFFFF"/>
          </w:tcPr>
          <w:p w14:paraId="440B4DE4"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66444DF6"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2D0720BE"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445100</w:t>
            </w:r>
          </w:p>
        </w:tc>
        <w:tc>
          <w:tcPr>
            <w:tcW w:w="3140" w:type="dxa"/>
            <w:tcBorders>
              <w:top w:val="single" w:sz="4" w:space="0" w:color="auto"/>
              <w:left w:val="single" w:sz="4" w:space="0" w:color="auto"/>
              <w:bottom w:val="single" w:sz="4" w:space="0" w:color="auto"/>
            </w:tcBorders>
            <w:shd w:val="clear" w:color="auto" w:fill="auto"/>
            <w:vAlign w:val="center"/>
          </w:tcPr>
          <w:p w14:paraId="057FF02C"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Badebro</w:t>
            </w:r>
          </w:p>
        </w:tc>
        <w:tc>
          <w:tcPr>
            <w:tcW w:w="1134" w:type="dxa"/>
            <w:tcBorders>
              <w:top w:val="single" w:sz="4" w:space="0" w:color="auto"/>
              <w:left w:val="single" w:sz="4" w:space="0" w:color="auto"/>
              <w:bottom w:val="single" w:sz="4" w:space="0" w:color="auto"/>
            </w:tcBorders>
            <w:vAlign w:val="center"/>
          </w:tcPr>
          <w:p w14:paraId="182D6A1E"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214CBD7B"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UD51</w:t>
            </w:r>
          </w:p>
        </w:tc>
        <w:tc>
          <w:tcPr>
            <w:tcW w:w="5434" w:type="dxa"/>
            <w:tcBorders>
              <w:top w:val="single" w:sz="4" w:space="0" w:color="auto"/>
              <w:left w:val="single" w:sz="4" w:space="0" w:color="auto"/>
              <w:bottom w:val="single" w:sz="4" w:space="0" w:color="auto"/>
            </w:tcBorders>
            <w:shd w:val="clear" w:color="auto" w:fill="FFFFFF"/>
            <w:vAlign w:val="bottom"/>
          </w:tcPr>
          <w:p w14:paraId="180DD8D6"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799FD98C"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656FD21C"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445500</w:t>
            </w:r>
          </w:p>
        </w:tc>
        <w:tc>
          <w:tcPr>
            <w:tcW w:w="3140" w:type="dxa"/>
            <w:tcBorders>
              <w:top w:val="single" w:sz="4" w:space="0" w:color="auto"/>
              <w:left w:val="single" w:sz="4" w:space="0" w:color="auto"/>
              <w:bottom w:val="single" w:sz="4" w:space="0" w:color="auto"/>
            </w:tcBorders>
            <w:shd w:val="clear" w:color="auto" w:fill="auto"/>
            <w:vAlign w:val="center"/>
          </w:tcPr>
          <w:p w14:paraId="0DDC685F"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Shelter</w:t>
            </w:r>
          </w:p>
        </w:tc>
        <w:tc>
          <w:tcPr>
            <w:tcW w:w="1134" w:type="dxa"/>
            <w:tcBorders>
              <w:top w:val="single" w:sz="4" w:space="0" w:color="auto"/>
              <w:left w:val="single" w:sz="4" w:space="0" w:color="auto"/>
              <w:bottom w:val="single" w:sz="4" w:space="0" w:color="auto"/>
            </w:tcBorders>
            <w:vAlign w:val="center"/>
          </w:tcPr>
          <w:p w14:paraId="5B9CC313"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27F4A372"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UD55</w:t>
            </w:r>
          </w:p>
        </w:tc>
        <w:tc>
          <w:tcPr>
            <w:tcW w:w="5434" w:type="dxa"/>
            <w:tcBorders>
              <w:top w:val="single" w:sz="4" w:space="0" w:color="auto"/>
              <w:left w:val="single" w:sz="4" w:space="0" w:color="auto"/>
              <w:bottom w:val="single" w:sz="4" w:space="0" w:color="auto"/>
            </w:tcBorders>
            <w:shd w:val="clear" w:color="auto" w:fill="FFFFFF"/>
            <w:vAlign w:val="bottom"/>
          </w:tcPr>
          <w:p w14:paraId="6F2F0355"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733470F0"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0469D1DD"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445510</w:t>
            </w:r>
          </w:p>
        </w:tc>
        <w:tc>
          <w:tcPr>
            <w:tcW w:w="3140" w:type="dxa"/>
            <w:tcBorders>
              <w:top w:val="single" w:sz="4" w:space="0" w:color="auto"/>
              <w:left w:val="single" w:sz="4" w:space="0" w:color="auto"/>
              <w:bottom w:val="single" w:sz="4" w:space="0" w:color="auto"/>
            </w:tcBorders>
            <w:shd w:val="clear" w:color="auto" w:fill="auto"/>
            <w:vAlign w:val="bottom"/>
          </w:tcPr>
          <w:p w14:paraId="6AA4C474"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Toilet</w:t>
            </w:r>
          </w:p>
        </w:tc>
        <w:tc>
          <w:tcPr>
            <w:tcW w:w="1134" w:type="dxa"/>
            <w:tcBorders>
              <w:top w:val="single" w:sz="4" w:space="0" w:color="auto"/>
              <w:left w:val="single" w:sz="4" w:space="0" w:color="auto"/>
              <w:bottom w:val="single" w:sz="4" w:space="0" w:color="auto"/>
            </w:tcBorders>
            <w:vAlign w:val="bottom"/>
          </w:tcPr>
          <w:p w14:paraId="4E1186AF"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1168BAAC"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UD55a</w:t>
            </w:r>
          </w:p>
        </w:tc>
        <w:tc>
          <w:tcPr>
            <w:tcW w:w="5434" w:type="dxa"/>
            <w:tcBorders>
              <w:top w:val="single" w:sz="4" w:space="0" w:color="auto"/>
              <w:left w:val="single" w:sz="4" w:space="0" w:color="auto"/>
              <w:bottom w:val="single" w:sz="4" w:space="0" w:color="auto"/>
            </w:tcBorders>
            <w:shd w:val="clear" w:color="auto" w:fill="FFFFFF"/>
            <w:vAlign w:val="bottom"/>
          </w:tcPr>
          <w:p w14:paraId="79CE1CD1"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72E2FC56"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3DDDA07F"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446000</w:t>
            </w:r>
          </w:p>
        </w:tc>
        <w:tc>
          <w:tcPr>
            <w:tcW w:w="3140" w:type="dxa"/>
            <w:tcBorders>
              <w:top w:val="single" w:sz="4" w:space="0" w:color="auto"/>
              <w:left w:val="single" w:sz="4" w:space="0" w:color="auto"/>
              <w:bottom w:val="single" w:sz="4" w:space="0" w:color="auto"/>
            </w:tcBorders>
            <w:shd w:val="clear" w:color="auto" w:fill="auto"/>
            <w:vAlign w:val="center"/>
          </w:tcPr>
          <w:p w14:paraId="7A6304F8"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Legeudstyr</w:t>
            </w:r>
          </w:p>
        </w:tc>
        <w:tc>
          <w:tcPr>
            <w:tcW w:w="1134" w:type="dxa"/>
            <w:tcBorders>
              <w:top w:val="single" w:sz="4" w:space="0" w:color="auto"/>
              <w:left w:val="single" w:sz="4" w:space="0" w:color="auto"/>
              <w:bottom w:val="single" w:sz="4" w:space="0" w:color="auto"/>
            </w:tcBorders>
            <w:vAlign w:val="center"/>
          </w:tcPr>
          <w:p w14:paraId="43C2A052"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1C8D37F1"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UD6</w:t>
            </w:r>
          </w:p>
        </w:tc>
        <w:tc>
          <w:tcPr>
            <w:tcW w:w="5434" w:type="dxa"/>
            <w:tcBorders>
              <w:top w:val="single" w:sz="4" w:space="0" w:color="auto"/>
              <w:left w:val="single" w:sz="4" w:space="0" w:color="auto"/>
              <w:bottom w:val="single" w:sz="4" w:space="0" w:color="auto"/>
            </w:tcBorders>
            <w:shd w:val="clear" w:color="auto" w:fill="FFFFFF"/>
            <w:vAlign w:val="bottom"/>
          </w:tcPr>
          <w:p w14:paraId="70A7DD55"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0C56367F"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08F77631"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447010</w:t>
            </w:r>
          </w:p>
        </w:tc>
        <w:tc>
          <w:tcPr>
            <w:tcW w:w="3140" w:type="dxa"/>
            <w:tcBorders>
              <w:top w:val="single" w:sz="4" w:space="0" w:color="auto"/>
              <w:left w:val="single" w:sz="4" w:space="0" w:color="auto"/>
              <w:bottom w:val="single" w:sz="4" w:space="0" w:color="auto"/>
            </w:tcBorders>
            <w:shd w:val="clear" w:color="auto" w:fill="auto"/>
            <w:vAlign w:val="bottom"/>
          </w:tcPr>
          <w:p w14:paraId="187DEE86"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Belysning</w:t>
            </w:r>
          </w:p>
        </w:tc>
        <w:tc>
          <w:tcPr>
            <w:tcW w:w="1134" w:type="dxa"/>
            <w:tcBorders>
              <w:top w:val="single" w:sz="4" w:space="0" w:color="auto"/>
              <w:left w:val="single" w:sz="4" w:space="0" w:color="auto"/>
              <w:bottom w:val="single" w:sz="4" w:space="0" w:color="auto"/>
            </w:tcBorders>
            <w:vAlign w:val="bottom"/>
          </w:tcPr>
          <w:p w14:paraId="3234516A"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1C2414F8"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UD7a</w:t>
            </w:r>
          </w:p>
        </w:tc>
        <w:tc>
          <w:tcPr>
            <w:tcW w:w="5434" w:type="dxa"/>
            <w:tcBorders>
              <w:top w:val="single" w:sz="4" w:space="0" w:color="auto"/>
              <w:left w:val="single" w:sz="4" w:space="0" w:color="auto"/>
              <w:bottom w:val="single" w:sz="4" w:space="0" w:color="auto"/>
            </w:tcBorders>
            <w:shd w:val="clear" w:color="auto" w:fill="FFFFFF"/>
            <w:vAlign w:val="bottom"/>
          </w:tcPr>
          <w:p w14:paraId="2F45302F"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67E8B463"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62755B2F"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447020</w:t>
            </w:r>
          </w:p>
        </w:tc>
        <w:tc>
          <w:tcPr>
            <w:tcW w:w="3140" w:type="dxa"/>
            <w:tcBorders>
              <w:top w:val="single" w:sz="4" w:space="0" w:color="auto"/>
              <w:left w:val="single" w:sz="4" w:space="0" w:color="auto"/>
              <w:bottom w:val="single" w:sz="4" w:space="0" w:color="auto"/>
            </w:tcBorders>
            <w:shd w:val="clear" w:color="auto" w:fill="auto"/>
            <w:vAlign w:val="bottom"/>
          </w:tcPr>
          <w:p w14:paraId="4B380AFE" w14:textId="77777777" w:rsidR="00CB4BEB" w:rsidRPr="00A43572" w:rsidRDefault="00CB4BEB" w:rsidP="003C0924">
            <w:pPr>
              <w:rPr>
                <w:rFonts w:ascii="Trebuchet MS" w:hAnsi="Trebuchet MS" w:cs="Trebuchet MS"/>
                <w:sz w:val="18"/>
                <w:szCs w:val="18"/>
              </w:rPr>
            </w:pPr>
            <w:proofErr w:type="spellStart"/>
            <w:r w:rsidRPr="00A43572">
              <w:rPr>
                <w:rFonts w:ascii="Trebuchet MS" w:hAnsi="Trebuchet MS" w:cs="Trebuchet MS"/>
                <w:sz w:val="18"/>
                <w:szCs w:val="18"/>
              </w:rPr>
              <w:t>Elboks</w:t>
            </w:r>
            <w:proofErr w:type="spellEnd"/>
          </w:p>
        </w:tc>
        <w:tc>
          <w:tcPr>
            <w:tcW w:w="1134" w:type="dxa"/>
            <w:tcBorders>
              <w:top w:val="single" w:sz="4" w:space="0" w:color="auto"/>
              <w:left w:val="single" w:sz="4" w:space="0" w:color="auto"/>
              <w:bottom w:val="single" w:sz="4" w:space="0" w:color="auto"/>
            </w:tcBorders>
            <w:vAlign w:val="bottom"/>
          </w:tcPr>
          <w:p w14:paraId="400A81D9"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6E2437EC"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UD7b</w:t>
            </w:r>
          </w:p>
        </w:tc>
        <w:tc>
          <w:tcPr>
            <w:tcW w:w="5434" w:type="dxa"/>
            <w:tcBorders>
              <w:top w:val="single" w:sz="4" w:space="0" w:color="auto"/>
              <w:left w:val="single" w:sz="4" w:space="0" w:color="auto"/>
              <w:bottom w:val="single" w:sz="4" w:space="0" w:color="auto"/>
            </w:tcBorders>
            <w:shd w:val="clear" w:color="auto" w:fill="FFFFFF"/>
            <w:vAlign w:val="bottom"/>
          </w:tcPr>
          <w:p w14:paraId="7E824D9E"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5E3ACC9C"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655D1BE5"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448010</w:t>
            </w:r>
          </w:p>
        </w:tc>
        <w:tc>
          <w:tcPr>
            <w:tcW w:w="3140" w:type="dxa"/>
            <w:tcBorders>
              <w:top w:val="single" w:sz="4" w:space="0" w:color="auto"/>
              <w:left w:val="single" w:sz="4" w:space="0" w:color="auto"/>
              <w:bottom w:val="single" w:sz="4" w:space="0" w:color="auto"/>
            </w:tcBorders>
            <w:shd w:val="clear" w:color="auto" w:fill="auto"/>
            <w:vAlign w:val="bottom"/>
          </w:tcPr>
          <w:p w14:paraId="4004098A"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Låge</w:t>
            </w:r>
          </w:p>
        </w:tc>
        <w:tc>
          <w:tcPr>
            <w:tcW w:w="1134" w:type="dxa"/>
            <w:tcBorders>
              <w:top w:val="single" w:sz="4" w:space="0" w:color="auto"/>
              <w:left w:val="single" w:sz="4" w:space="0" w:color="auto"/>
              <w:bottom w:val="single" w:sz="4" w:space="0" w:color="auto"/>
            </w:tcBorders>
            <w:vAlign w:val="bottom"/>
          </w:tcPr>
          <w:p w14:paraId="75EEDBCE"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67736485"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UD8a</w:t>
            </w:r>
          </w:p>
        </w:tc>
        <w:tc>
          <w:tcPr>
            <w:tcW w:w="5434" w:type="dxa"/>
            <w:tcBorders>
              <w:top w:val="single" w:sz="4" w:space="0" w:color="auto"/>
              <w:left w:val="single" w:sz="4" w:space="0" w:color="auto"/>
              <w:bottom w:val="single" w:sz="4" w:space="0" w:color="auto"/>
            </w:tcBorders>
            <w:shd w:val="clear" w:color="auto" w:fill="FFFFFF"/>
            <w:vAlign w:val="bottom"/>
          </w:tcPr>
          <w:p w14:paraId="50E437BA"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3225D248"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10C8680C"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448020</w:t>
            </w:r>
          </w:p>
        </w:tc>
        <w:tc>
          <w:tcPr>
            <w:tcW w:w="3140" w:type="dxa"/>
            <w:tcBorders>
              <w:top w:val="single" w:sz="4" w:space="0" w:color="auto"/>
              <w:left w:val="single" w:sz="4" w:space="0" w:color="auto"/>
              <w:bottom w:val="single" w:sz="4" w:space="0" w:color="auto"/>
            </w:tcBorders>
            <w:shd w:val="clear" w:color="auto" w:fill="auto"/>
            <w:vAlign w:val="center"/>
          </w:tcPr>
          <w:p w14:paraId="734C52FF"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Stente</w:t>
            </w:r>
          </w:p>
        </w:tc>
        <w:tc>
          <w:tcPr>
            <w:tcW w:w="1134" w:type="dxa"/>
            <w:tcBorders>
              <w:top w:val="single" w:sz="4" w:space="0" w:color="auto"/>
              <w:left w:val="single" w:sz="4" w:space="0" w:color="auto"/>
              <w:bottom w:val="single" w:sz="4" w:space="0" w:color="auto"/>
            </w:tcBorders>
            <w:vAlign w:val="center"/>
          </w:tcPr>
          <w:p w14:paraId="5218FB25"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236793AF"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UD8b</w:t>
            </w:r>
          </w:p>
        </w:tc>
        <w:tc>
          <w:tcPr>
            <w:tcW w:w="5434" w:type="dxa"/>
            <w:tcBorders>
              <w:top w:val="single" w:sz="4" w:space="0" w:color="auto"/>
              <w:left w:val="single" w:sz="4" w:space="0" w:color="auto"/>
              <w:bottom w:val="single" w:sz="4" w:space="0" w:color="auto"/>
            </w:tcBorders>
            <w:shd w:val="clear" w:color="auto" w:fill="FFFFFF"/>
          </w:tcPr>
          <w:p w14:paraId="579960DD"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Stente er en overgang over et hegn til mennesker. Lokal standard – skal beskrives i udbudsmaterialet eller lignende</w:t>
            </w:r>
          </w:p>
        </w:tc>
      </w:tr>
      <w:tr w:rsidR="00CB4BEB" w:rsidRPr="00A43572" w14:paraId="0AFF686C"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7000DF62"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802010</w:t>
            </w:r>
          </w:p>
        </w:tc>
        <w:tc>
          <w:tcPr>
            <w:tcW w:w="3140" w:type="dxa"/>
            <w:tcBorders>
              <w:top w:val="single" w:sz="4" w:space="0" w:color="auto"/>
              <w:left w:val="single" w:sz="4" w:space="0" w:color="auto"/>
              <w:bottom w:val="single" w:sz="4" w:space="0" w:color="auto"/>
            </w:tcBorders>
            <w:shd w:val="clear" w:color="auto" w:fill="auto"/>
            <w:vAlign w:val="center"/>
          </w:tcPr>
          <w:p w14:paraId="6C869A86"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Div. forhindring - ej pleje</w:t>
            </w:r>
          </w:p>
        </w:tc>
        <w:tc>
          <w:tcPr>
            <w:tcW w:w="1134" w:type="dxa"/>
            <w:tcBorders>
              <w:top w:val="single" w:sz="4" w:space="0" w:color="auto"/>
              <w:left w:val="single" w:sz="4" w:space="0" w:color="auto"/>
              <w:bottom w:val="single" w:sz="4" w:space="0" w:color="auto"/>
            </w:tcBorders>
            <w:vAlign w:val="center"/>
          </w:tcPr>
          <w:p w14:paraId="02E3047D"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5A2FE1FC"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FO2a</w:t>
            </w:r>
          </w:p>
        </w:tc>
        <w:tc>
          <w:tcPr>
            <w:tcW w:w="5434" w:type="dxa"/>
            <w:tcBorders>
              <w:top w:val="single" w:sz="4" w:space="0" w:color="auto"/>
              <w:left w:val="single" w:sz="4" w:space="0" w:color="auto"/>
              <w:bottom w:val="single" w:sz="4" w:space="0" w:color="auto"/>
            </w:tcBorders>
            <w:shd w:val="clear" w:color="auto" w:fill="FFFFFF"/>
          </w:tcPr>
          <w:p w14:paraId="79FD71B0"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Forhindringer (som ikke vedligeholdes) i f.eks. brugsplæne, kan vises i kort/liste. (Lokal standard – kan beskrives i udbudsmaterialet eller lignende)</w:t>
            </w:r>
          </w:p>
        </w:tc>
      </w:tr>
      <w:tr w:rsidR="00CB4BEB" w:rsidRPr="00A43572" w14:paraId="610AA707"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0355B7E7"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980000</w:t>
            </w:r>
          </w:p>
        </w:tc>
        <w:tc>
          <w:tcPr>
            <w:tcW w:w="3140" w:type="dxa"/>
            <w:tcBorders>
              <w:top w:val="single" w:sz="4" w:space="0" w:color="auto"/>
              <w:left w:val="single" w:sz="4" w:space="0" w:color="auto"/>
              <w:bottom w:val="single" w:sz="4" w:space="0" w:color="auto"/>
            </w:tcBorders>
            <w:shd w:val="clear" w:color="auto" w:fill="FFFFFF"/>
            <w:vAlign w:val="bottom"/>
          </w:tcPr>
          <w:p w14:paraId="0A7CC308"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Andet</w:t>
            </w:r>
          </w:p>
        </w:tc>
        <w:tc>
          <w:tcPr>
            <w:tcW w:w="1134" w:type="dxa"/>
            <w:tcBorders>
              <w:top w:val="single" w:sz="4" w:space="0" w:color="auto"/>
              <w:left w:val="single" w:sz="4" w:space="0" w:color="auto"/>
              <w:bottom w:val="single" w:sz="4" w:space="0" w:color="auto"/>
            </w:tcBorders>
            <w:shd w:val="clear" w:color="auto" w:fill="FFFFFF"/>
            <w:vAlign w:val="bottom"/>
          </w:tcPr>
          <w:p w14:paraId="6F52C087"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shd w:val="clear" w:color="auto" w:fill="FFFFFF"/>
            <w:vAlign w:val="bottom"/>
          </w:tcPr>
          <w:p w14:paraId="54B0E4D7"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AN3</w:t>
            </w:r>
          </w:p>
        </w:tc>
        <w:tc>
          <w:tcPr>
            <w:tcW w:w="5434" w:type="dxa"/>
            <w:tcBorders>
              <w:top w:val="single" w:sz="4" w:space="0" w:color="auto"/>
              <w:left w:val="single" w:sz="4" w:space="0" w:color="auto"/>
              <w:bottom w:val="single" w:sz="4" w:space="0" w:color="auto"/>
            </w:tcBorders>
            <w:shd w:val="clear" w:color="auto" w:fill="FFFFFF"/>
            <w:vAlign w:val="bottom"/>
          </w:tcPr>
          <w:p w14:paraId="2147F83B"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Hvor andre facilitetsbetegnelser ikke er dækkende.</w:t>
            </w:r>
          </w:p>
        </w:tc>
      </w:tr>
      <w:tr w:rsidR="00CB4BEB" w:rsidRPr="00A43572" w14:paraId="0AC2493D"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70B6AF33"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990000</w:t>
            </w:r>
          </w:p>
        </w:tc>
        <w:tc>
          <w:tcPr>
            <w:tcW w:w="3140" w:type="dxa"/>
            <w:tcBorders>
              <w:top w:val="single" w:sz="4" w:space="0" w:color="auto"/>
              <w:left w:val="single" w:sz="4" w:space="0" w:color="auto"/>
              <w:bottom w:val="single" w:sz="4" w:space="0" w:color="auto"/>
            </w:tcBorders>
            <w:shd w:val="clear" w:color="auto" w:fill="FFFFFF"/>
            <w:vAlign w:val="bottom"/>
          </w:tcPr>
          <w:p w14:paraId="2B6C3ACE"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Ukendt</w:t>
            </w:r>
          </w:p>
        </w:tc>
        <w:tc>
          <w:tcPr>
            <w:tcW w:w="1134" w:type="dxa"/>
            <w:tcBorders>
              <w:top w:val="single" w:sz="4" w:space="0" w:color="auto"/>
              <w:left w:val="single" w:sz="4" w:space="0" w:color="auto"/>
              <w:bottom w:val="single" w:sz="4" w:space="0" w:color="auto"/>
            </w:tcBorders>
            <w:shd w:val="clear" w:color="auto" w:fill="FFFFFF"/>
            <w:vAlign w:val="bottom"/>
          </w:tcPr>
          <w:p w14:paraId="7218AD4D"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shd w:val="clear" w:color="auto" w:fill="FFFFFF"/>
            <w:vAlign w:val="bottom"/>
          </w:tcPr>
          <w:p w14:paraId="37BD5337"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UK3</w:t>
            </w:r>
          </w:p>
        </w:tc>
        <w:tc>
          <w:tcPr>
            <w:tcW w:w="5434" w:type="dxa"/>
            <w:tcBorders>
              <w:top w:val="single" w:sz="4" w:space="0" w:color="auto"/>
              <w:left w:val="single" w:sz="4" w:space="0" w:color="auto"/>
              <w:bottom w:val="single" w:sz="4" w:space="0" w:color="auto"/>
            </w:tcBorders>
            <w:shd w:val="clear" w:color="auto" w:fill="FFFFFF"/>
            <w:vAlign w:val="bottom"/>
          </w:tcPr>
          <w:p w14:paraId="752E42B6"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Mangler viden om typen.</w:t>
            </w:r>
          </w:p>
        </w:tc>
      </w:tr>
    </w:tbl>
    <w:p w14:paraId="5A806C38" w14:textId="77777777" w:rsidR="00CB4BEB" w:rsidRPr="00A43572" w:rsidRDefault="00CB4BEB" w:rsidP="00D438A6">
      <w:pPr>
        <w:pStyle w:val="Overskrift6"/>
      </w:pPr>
      <w:r w:rsidRPr="00A43572">
        <w:br w:type="page"/>
      </w:r>
      <w:r w:rsidRPr="00A43572">
        <w:lastRenderedPageBreak/>
        <w:t>5.19.4 Park og grønne områders distrikt (6803)</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8"/>
        <w:gridCol w:w="5522"/>
        <w:gridCol w:w="1155"/>
        <w:gridCol w:w="1418"/>
        <w:gridCol w:w="1417"/>
        <w:gridCol w:w="2126"/>
      </w:tblGrid>
      <w:tr w:rsidR="00CB4BEB" w:rsidRPr="00A43572" w14:paraId="4C4A93C8" w14:textId="77777777" w:rsidTr="003C0924">
        <w:tc>
          <w:tcPr>
            <w:tcW w:w="2078" w:type="dxa"/>
            <w:tcBorders>
              <w:bottom w:val="single" w:sz="4" w:space="0" w:color="auto"/>
            </w:tcBorders>
            <w:shd w:val="clear" w:color="auto" w:fill="D9D9D9"/>
            <w:vAlign w:val="center"/>
          </w:tcPr>
          <w:p w14:paraId="0BC48FFE" w14:textId="77777777" w:rsidR="00CB4BEB" w:rsidRPr="00A43572" w:rsidRDefault="00CB4BEB" w:rsidP="003C0924">
            <w:pPr>
              <w:rPr>
                <w:rFonts w:ascii="Trebuchet MS" w:hAnsi="Trebuchet MS" w:cs="Trebuchet MS"/>
                <w:b/>
                <w:bCs/>
                <w:sz w:val="18"/>
                <w:szCs w:val="18"/>
              </w:rPr>
            </w:pPr>
            <w:r w:rsidRPr="00A43572">
              <w:rPr>
                <w:rFonts w:ascii="Trebuchet MS" w:hAnsi="Trebuchet MS" w:cs="Trebuchet MS"/>
                <w:b/>
                <w:bCs/>
                <w:sz w:val="18"/>
                <w:szCs w:val="18"/>
              </w:rPr>
              <w:t>Feltnavn</w:t>
            </w:r>
          </w:p>
        </w:tc>
        <w:tc>
          <w:tcPr>
            <w:tcW w:w="5522" w:type="dxa"/>
            <w:tcBorders>
              <w:bottom w:val="single" w:sz="4" w:space="0" w:color="auto"/>
            </w:tcBorders>
            <w:shd w:val="clear" w:color="auto" w:fill="D9D9D9"/>
            <w:vAlign w:val="center"/>
          </w:tcPr>
          <w:p w14:paraId="0ED4A91E" w14:textId="77777777" w:rsidR="00CB4BEB" w:rsidRPr="00A43572" w:rsidRDefault="00CB4BEB" w:rsidP="003C0924">
            <w:pPr>
              <w:rPr>
                <w:rFonts w:ascii="Trebuchet MS" w:hAnsi="Trebuchet MS" w:cs="Trebuchet MS"/>
                <w:bCs/>
                <w:sz w:val="18"/>
                <w:szCs w:val="18"/>
              </w:rPr>
            </w:pPr>
            <w:r w:rsidRPr="00A43572">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0F688CF6" w14:textId="77777777" w:rsidR="00CB4BEB" w:rsidRPr="00A43572" w:rsidRDefault="00CB4BEB" w:rsidP="003C0924">
            <w:pPr>
              <w:rPr>
                <w:rFonts w:ascii="Trebuchet MS" w:hAnsi="Trebuchet MS" w:cs="Trebuchet MS"/>
                <w:bCs/>
                <w:sz w:val="18"/>
                <w:szCs w:val="18"/>
              </w:rPr>
            </w:pPr>
            <w:r w:rsidRPr="00A43572">
              <w:rPr>
                <w:rFonts w:ascii="Trebuchet MS" w:hAnsi="Trebuchet MS" w:cs="Trebuchet MS"/>
                <w:b/>
                <w:bCs/>
                <w:sz w:val="18"/>
                <w:szCs w:val="18"/>
              </w:rPr>
              <w:t>Datatype</w:t>
            </w:r>
          </w:p>
        </w:tc>
        <w:tc>
          <w:tcPr>
            <w:tcW w:w="1418" w:type="dxa"/>
            <w:tcBorders>
              <w:bottom w:val="single" w:sz="4" w:space="0" w:color="auto"/>
            </w:tcBorders>
            <w:shd w:val="clear" w:color="auto" w:fill="D9D9D9"/>
            <w:vAlign w:val="center"/>
          </w:tcPr>
          <w:p w14:paraId="38F48186" w14:textId="77777777" w:rsidR="00CB4BEB" w:rsidRPr="00A43572" w:rsidRDefault="00CB4BEB" w:rsidP="003C0924">
            <w:pPr>
              <w:rPr>
                <w:rFonts w:ascii="Trebuchet MS" w:hAnsi="Trebuchet MS" w:cs="Trebuchet MS"/>
                <w:bCs/>
                <w:sz w:val="18"/>
                <w:szCs w:val="18"/>
              </w:rPr>
            </w:pPr>
            <w:r w:rsidRPr="00A43572">
              <w:rPr>
                <w:rFonts w:ascii="Trebuchet MS" w:hAnsi="Trebuchet MS" w:cs="Trebuchet MS"/>
                <w:b/>
                <w:bCs/>
                <w:sz w:val="18"/>
                <w:szCs w:val="18"/>
              </w:rPr>
              <w:t>Værdiområde</w:t>
            </w:r>
          </w:p>
        </w:tc>
        <w:tc>
          <w:tcPr>
            <w:tcW w:w="1417" w:type="dxa"/>
            <w:tcBorders>
              <w:bottom w:val="single" w:sz="4" w:space="0" w:color="auto"/>
            </w:tcBorders>
            <w:shd w:val="clear" w:color="auto" w:fill="D9D9D9"/>
            <w:vAlign w:val="bottom"/>
          </w:tcPr>
          <w:p w14:paraId="1719C873" w14:textId="77777777" w:rsidR="00CB4BEB" w:rsidRPr="00A43572" w:rsidRDefault="00CB4BEB" w:rsidP="003C0924">
            <w:pPr>
              <w:rPr>
                <w:rFonts w:ascii="Trebuchet MS" w:hAnsi="Trebuchet MS" w:cs="Trebuchet MS"/>
                <w:bCs/>
                <w:sz w:val="18"/>
                <w:szCs w:val="18"/>
              </w:rPr>
            </w:pPr>
            <w:r w:rsidRPr="00A43572">
              <w:rPr>
                <w:rFonts w:ascii="Trebuchet MS" w:hAnsi="Trebuchet MS" w:cs="Trebuchet MS"/>
                <w:b/>
                <w:bCs/>
                <w:sz w:val="18"/>
                <w:szCs w:val="18"/>
              </w:rPr>
              <w:t xml:space="preserve">Obligatorisk </w:t>
            </w:r>
            <w:r>
              <w:rPr>
                <w:rFonts w:ascii="Trebuchet MS" w:hAnsi="Trebuchet MS" w:cs="Trebuchet MS"/>
                <w:b/>
                <w:bCs/>
                <w:sz w:val="18"/>
                <w:szCs w:val="18"/>
              </w:rPr>
              <w:br/>
            </w:r>
            <w:r w:rsidRPr="00A43572">
              <w:rPr>
                <w:rFonts w:ascii="Trebuchet MS" w:hAnsi="Trebuchet MS" w:cs="Trebuchet MS"/>
                <w:b/>
                <w:bCs/>
                <w:sz w:val="18"/>
                <w:szCs w:val="18"/>
              </w:rPr>
              <w:t>/Frit</w:t>
            </w:r>
          </w:p>
        </w:tc>
        <w:tc>
          <w:tcPr>
            <w:tcW w:w="2126" w:type="dxa"/>
            <w:shd w:val="clear" w:color="auto" w:fill="D9D9D9"/>
            <w:vAlign w:val="center"/>
          </w:tcPr>
          <w:p w14:paraId="532BA44A" w14:textId="77777777" w:rsidR="00CB4BEB" w:rsidRPr="00A43572" w:rsidRDefault="00CB4BEB" w:rsidP="003C0924">
            <w:pPr>
              <w:rPr>
                <w:rFonts w:ascii="Trebuchet MS" w:hAnsi="Trebuchet MS" w:cs="Trebuchet MS"/>
                <w:bCs/>
                <w:sz w:val="18"/>
                <w:szCs w:val="18"/>
              </w:rPr>
            </w:pPr>
            <w:r w:rsidRPr="00A43572">
              <w:rPr>
                <w:rFonts w:ascii="Trebuchet MS" w:hAnsi="Trebuchet MS" w:cs="Trebuchet MS"/>
                <w:b/>
                <w:bCs/>
                <w:sz w:val="18"/>
                <w:szCs w:val="18"/>
              </w:rPr>
              <w:t>Eksempel</w:t>
            </w:r>
          </w:p>
        </w:tc>
      </w:tr>
      <w:tr w:rsidR="00CB4BEB" w:rsidRPr="00A43572" w14:paraId="0B1D3D55" w14:textId="77777777" w:rsidTr="007E1567">
        <w:trPr>
          <w:trHeight w:hRule="exact" w:val="565"/>
        </w:trPr>
        <w:tc>
          <w:tcPr>
            <w:tcW w:w="2078" w:type="dxa"/>
            <w:tcBorders>
              <w:top w:val="single" w:sz="4" w:space="0" w:color="auto"/>
              <w:left w:val="single" w:sz="4" w:space="0" w:color="auto"/>
              <w:bottom w:val="nil"/>
              <w:right w:val="single" w:sz="4" w:space="0" w:color="auto"/>
            </w:tcBorders>
            <w:shd w:val="clear" w:color="auto" w:fill="D9D9D9"/>
            <w:vAlign w:val="center"/>
          </w:tcPr>
          <w:p w14:paraId="641444E2" w14:textId="77777777" w:rsidR="00CB4BEB" w:rsidRPr="00A43572" w:rsidRDefault="00CB4BEB" w:rsidP="003C0924">
            <w:pPr>
              <w:rPr>
                <w:rFonts w:ascii="Trebuchet MS" w:hAnsi="Trebuchet MS"/>
                <w:sz w:val="18"/>
                <w:szCs w:val="18"/>
              </w:rPr>
            </w:pPr>
            <w:proofErr w:type="spellStart"/>
            <w:r w:rsidRPr="00A43572">
              <w:rPr>
                <w:rFonts w:ascii="Trebuchet MS" w:hAnsi="Trebuchet MS"/>
                <w:sz w:val="18"/>
                <w:szCs w:val="18"/>
              </w:rPr>
              <w:t>pg_distrikt_kode</w:t>
            </w:r>
            <w:proofErr w:type="spellEnd"/>
          </w:p>
        </w:tc>
        <w:tc>
          <w:tcPr>
            <w:tcW w:w="5522" w:type="dxa"/>
            <w:tcBorders>
              <w:top w:val="single" w:sz="4" w:space="0" w:color="auto"/>
              <w:left w:val="single" w:sz="4" w:space="0" w:color="auto"/>
              <w:bottom w:val="nil"/>
              <w:right w:val="single" w:sz="4" w:space="0" w:color="auto"/>
            </w:tcBorders>
            <w:shd w:val="clear" w:color="auto" w:fill="FFFFFF"/>
            <w:vAlign w:val="center"/>
          </w:tcPr>
          <w:p w14:paraId="78A37B26"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 xml:space="preserve">Kode for typen af distrikts-/arbejdssted typer ved Park og </w:t>
            </w:r>
            <w:proofErr w:type="spellStart"/>
            <w:r w:rsidRPr="00A43572">
              <w:rPr>
                <w:rFonts w:ascii="Trebuchet MS" w:hAnsi="Trebuchet MS"/>
                <w:sz w:val="18"/>
                <w:szCs w:val="18"/>
              </w:rPr>
              <w:t>Grønneområder</w:t>
            </w:r>
            <w:proofErr w:type="spellEnd"/>
          </w:p>
        </w:tc>
        <w:tc>
          <w:tcPr>
            <w:tcW w:w="1155" w:type="dxa"/>
            <w:tcBorders>
              <w:top w:val="single" w:sz="4" w:space="0" w:color="auto"/>
              <w:left w:val="single" w:sz="4" w:space="0" w:color="auto"/>
              <w:bottom w:val="nil"/>
              <w:right w:val="single" w:sz="4" w:space="0" w:color="auto"/>
            </w:tcBorders>
            <w:shd w:val="clear" w:color="auto" w:fill="FFFFFF"/>
            <w:vAlign w:val="center"/>
          </w:tcPr>
          <w:p w14:paraId="32B853F8"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Heltal</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647A31F9"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1-9</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3EDC1857"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O</w:t>
            </w:r>
          </w:p>
        </w:tc>
        <w:tc>
          <w:tcPr>
            <w:tcW w:w="2126" w:type="dxa"/>
            <w:tcBorders>
              <w:top w:val="single" w:sz="4" w:space="0" w:color="auto"/>
              <w:left w:val="single" w:sz="4" w:space="0" w:color="auto"/>
              <w:bottom w:val="nil"/>
              <w:right w:val="single" w:sz="4" w:space="0" w:color="auto"/>
            </w:tcBorders>
            <w:shd w:val="clear" w:color="auto" w:fill="FFFFFF"/>
            <w:vAlign w:val="center"/>
          </w:tcPr>
          <w:p w14:paraId="1C9E9740"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2</w:t>
            </w:r>
          </w:p>
        </w:tc>
      </w:tr>
      <w:tr w:rsidR="00CB4BEB" w:rsidRPr="00A43572" w14:paraId="45427272"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99CCFF"/>
            <w:vAlign w:val="center"/>
          </w:tcPr>
          <w:p w14:paraId="7BC69980" w14:textId="77777777" w:rsidR="00CB4BEB" w:rsidRPr="00A43572" w:rsidRDefault="00CB4BEB" w:rsidP="003C0924">
            <w:pPr>
              <w:rPr>
                <w:rFonts w:ascii="Trebuchet MS" w:hAnsi="Trebuchet MS"/>
                <w:sz w:val="18"/>
                <w:szCs w:val="18"/>
              </w:rPr>
            </w:pPr>
            <w:proofErr w:type="spellStart"/>
            <w:r w:rsidRPr="00A43572">
              <w:rPr>
                <w:rFonts w:ascii="Trebuchet MS" w:hAnsi="Trebuchet MS"/>
                <w:sz w:val="18"/>
                <w:szCs w:val="18"/>
              </w:rPr>
              <w:t>pg_distrikt</w:t>
            </w:r>
            <w:proofErr w:type="spellEnd"/>
          </w:p>
        </w:tc>
        <w:tc>
          <w:tcPr>
            <w:tcW w:w="5522" w:type="dxa"/>
            <w:tcBorders>
              <w:top w:val="single" w:sz="4" w:space="0" w:color="auto"/>
              <w:left w:val="single" w:sz="4" w:space="0" w:color="auto"/>
              <w:bottom w:val="nil"/>
              <w:right w:val="single" w:sz="4" w:space="0" w:color="auto"/>
            </w:tcBorders>
            <w:shd w:val="clear" w:color="auto" w:fill="99CCFF"/>
            <w:vAlign w:val="center"/>
          </w:tcPr>
          <w:p w14:paraId="0CFBC97A"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Typen af distrikts-/arbejdssted typer</w:t>
            </w:r>
          </w:p>
        </w:tc>
        <w:tc>
          <w:tcPr>
            <w:tcW w:w="1155" w:type="dxa"/>
            <w:tcBorders>
              <w:top w:val="single" w:sz="4" w:space="0" w:color="auto"/>
              <w:left w:val="single" w:sz="4" w:space="0" w:color="auto"/>
              <w:bottom w:val="nil"/>
              <w:right w:val="single" w:sz="4" w:space="0" w:color="auto"/>
            </w:tcBorders>
            <w:shd w:val="clear" w:color="auto" w:fill="99CCFF"/>
            <w:vAlign w:val="center"/>
          </w:tcPr>
          <w:p w14:paraId="326CF81B"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99CCFF"/>
            <w:vAlign w:val="center"/>
          </w:tcPr>
          <w:p w14:paraId="1976F2C9"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0-50 tegn</w:t>
            </w:r>
          </w:p>
        </w:tc>
        <w:tc>
          <w:tcPr>
            <w:tcW w:w="1417" w:type="dxa"/>
            <w:tcBorders>
              <w:top w:val="single" w:sz="4" w:space="0" w:color="auto"/>
              <w:left w:val="single" w:sz="4" w:space="0" w:color="auto"/>
              <w:bottom w:val="nil"/>
              <w:right w:val="single" w:sz="4" w:space="0" w:color="auto"/>
            </w:tcBorders>
            <w:shd w:val="clear" w:color="auto" w:fill="99CCFF"/>
            <w:vAlign w:val="center"/>
          </w:tcPr>
          <w:p w14:paraId="034CCDBC"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S</w:t>
            </w:r>
          </w:p>
        </w:tc>
        <w:tc>
          <w:tcPr>
            <w:tcW w:w="2126" w:type="dxa"/>
            <w:tcBorders>
              <w:top w:val="single" w:sz="4" w:space="0" w:color="auto"/>
              <w:left w:val="single" w:sz="4" w:space="0" w:color="auto"/>
              <w:bottom w:val="nil"/>
              <w:right w:val="single" w:sz="4" w:space="0" w:color="auto"/>
            </w:tcBorders>
            <w:shd w:val="clear" w:color="auto" w:fill="99CCFF"/>
            <w:vAlign w:val="center"/>
          </w:tcPr>
          <w:p w14:paraId="347D4811" w14:textId="286D211A" w:rsidR="00CB4BEB" w:rsidRPr="00A43572" w:rsidRDefault="00CB4BEB" w:rsidP="003C0924">
            <w:pPr>
              <w:rPr>
                <w:rFonts w:ascii="Trebuchet MS" w:hAnsi="Trebuchet MS" w:cs="Trebuchet MS"/>
                <w:sz w:val="18"/>
                <w:szCs w:val="18"/>
              </w:rPr>
            </w:pPr>
            <w:r w:rsidRPr="00A43572">
              <w:rPr>
                <w:rFonts w:ascii="Trebuchet MS" w:hAnsi="Trebuchet MS"/>
                <w:sz w:val="18"/>
                <w:szCs w:val="18"/>
              </w:rPr>
              <w:t>Fag-ent</w:t>
            </w:r>
            <w:r w:rsidR="007E1567">
              <w:rPr>
                <w:rFonts w:ascii="Trebuchet MS" w:hAnsi="Trebuchet MS"/>
                <w:sz w:val="18"/>
                <w:szCs w:val="18"/>
              </w:rPr>
              <w:t>re</w:t>
            </w:r>
            <w:r w:rsidRPr="00A43572">
              <w:rPr>
                <w:rFonts w:ascii="Trebuchet MS" w:hAnsi="Trebuchet MS"/>
                <w:sz w:val="18"/>
                <w:szCs w:val="18"/>
              </w:rPr>
              <w:t>prise</w:t>
            </w:r>
          </w:p>
        </w:tc>
      </w:tr>
      <w:tr w:rsidR="00CB4BEB" w:rsidRPr="00A43572" w14:paraId="481FD63C" w14:textId="77777777" w:rsidTr="007E1567">
        <w:trPr>
          <w:trHeight w:hRule="exact" w:val="547"/>
        </w:trPr>
        <w:tc>
          <w:tcPr>
            <w:tcW w:w="2078" w:type="dxa"/>
            <w:tcBorders>
              <w:top w:val="single" w:sz="4" w:space="0" w:color="auto"/>
              <w:left w:val="single" w:sz="4" w:space="0" w:color="auto"/>
              <w:bottom w:val="nil"/>
              <w:right w:val="single" w:sz="4" w:space="0" w:color="auto"/>
            </w:tcBorders>
            <w:shd w:val="clear" w:color="auto" w:fill="D9D9D9"/>
            <w:vAlign w:val="center"/>
          </w:tcPr>
          <w:p w14:paraId="212D47B9" w14:textId="77777777" w:rsidR="00CB4BEB" w:rsidRPr="00A43572" w:rsidRDefault="00CB4BEB" w:rsidP="003C0924">
            <w:pPr>
              <w:rPr>
                <w:rFonts w:ascii="Trebuchet MS" w:hAnsi="Trebuchet MS"/>
                <w:sz w:val="18"/>
                <w:szCs w:val="18"/>
              </w:rPr>
            </w:pPr>
            <w:proofErr w:type="spellStart"/>
            <w:r w:rsidRPr="00A43572">
              <w:rPr>
                <w:rFonts w:ascii="Trebuchet MS" w:hAnsi="Trebuchet MS"/>
                <w:sz w:val="18"/>
                <w:szCs w:val="18"/>
              </w:rPr>
              <w:t>pg_distrikt_nr</w:t>
            </w:r>
            <w:proofErr w:type="spellEnd"/>
          </w:p>
        </w:tc>
        <w:tc>
          <w:tcPr>
            <w:tcW w:w="5522" w:type="dxa"/>
            <w:tcBorders>
              <w:top w:val="single" w:sz="4" w:space="0" w:color="auto"/>
              <w:left w:val="single" w:sz="4" w:space="0" w:color="auto"/>
              <w:bottom w:val="nil"/>
              <w:right w:val="single" w:sz="4" w:space="0" w:color="auto"/>
            </w:tcBorders>
            <w:shd w:val="clear" w:color="auto" w:fill="FFFFFF"/>
            <w:vAlign w:val="center"/>
          </w:tcPr>
          <w:p w14:paraId="6125428C"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Det enkelte distrikts eller områdes navn / nummer ud fra lokal kodeliste</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6D76D37E"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029C726D"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0-150 tegn</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46DE7792"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F</w:t>
            </w:r>
          </w:p>
        </w:tc>
        <w:tc>
          <w:tcPr>
            <w:tcW w:w="2126" w:type="dxa"/>
            <w:tcBorders>
              <w:top w:val="single" w:sz="4" w:space="0" w:color="auto"/>
              <w:left w:val="single" w:sz="4" w:space="0" w:color="auto"/>
              <w:bottom w:val="nil"/>
              <w:right w:val="single" w:sz="4" w:space="0" w:color="auto"/>
            </w:tcBorders>
            <w:shd w:val="clear" w:color="auto" w:fill="FFFFFF"/>
            <w:vAlign w:val="center"/>
          </w:tcPr>
          <w:p w14:paraId="5F9DE9D1"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012015 Blåbjergskolen</w:t>
            </w:r>
          </w:p>
        </w:tc>
      </w:tr>
      <w:tr w:rsidR="00CB4BEB" w:rsidRPr="00A43572" w14:paraId="46BD6913"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D9D9D9"/>
            <w:vAlign w:val="center"/>
          </w:tcPr>
          <w:p w14:paraId="086A9770"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ansvarlig</w:t>
            </w:r>
          </w:p>
        </w:tc>
        <w:tc>
          <w:tcPr>
            <w:tcW w:w="5522" w:type="dxa"/>
            <w:tcBorders>
              <w:top w:val="single" w:sz="4" w:space="0" w:color="auto"/>
              <w:left w:val="single" w:sz="4" w:space="0" w:color="auto"/>
              <w:bottom w:val="nil"/>
              <w:right w:val="single" w:sz="4" w:space="0" w:color="auto"/>
            </w:tcBorders>
            <w:shd w:val="clear" w:color="auto" w:fill="FFFFFF"/>
            <w:vAlign w:val="center"/>
          </w:tcPr>
          <w:p w14:paraId="7C405CC8"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Ansvarlig/betalende myndighed</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C344E3B"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0DAA04BA"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0-50 tegn</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4E841E7F"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F</w:t>
            </w:r>
          </w:p>
        </w:tc>
        <w:tc>
          <w:tcPr>
            <w:tcW w:w="2126" w:type="dxa"/>
            <w:tcBorders>
              <w:top w:val="single" w:sz="4" w:space="0" w:color="auto"/>
              <w:left w:val="single" w:sz="4" w:space="0" w:color="auto"/>
              <w:bottom w:val="nil"/>
              <w:right w:val="single" w:sz="4" w:space="0" w:color="auto"/>
            </w:tcBorders>
            <w:shd w:val="clear" w:color="auto" w:fill="FFFFFF"/>
            <w:vAlign w:val="center"/>
          </w:tcPr>
          <w:p w14:paraId="3D92E08D"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Kulturforvaltning</w:t>
            </w:r>
          </w:p>
        </w:tc>
      </w:tr>
      <w:tr w:rsidR="00CB4BEB" w:rsidRPr="00A43572" w14:paraId="0652368C"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D9D9D9"/>
            <w:vAlign w:val="center"/>
          </w:tcPr>
          <w:p w14:paraId="6B74CE4C" w14:textId="77777777" w:rsidR="00CB4BEB" w:rsidRPr="00A43572" w:rsidRDefault="00CB4BEB" w:rsidP="003C0924">
            <w:proofErr w:type="spellStart"/>
            <w:r w:rsidRPr="00A43572">
              <w:rPr>
                <w:rFonts w:ascii="Trebuchet MS" w:hAnsi="Trebuchet MS"/>
                <w:sz w:val="18"/>
                <w:szCs w:val="18"/>
              </w:rPr>
              <w:t>udfoerer</w:t>
            </w:r>
            <w:proofErr w:type="spellEnd"/>
          </w:p>
        </w:tc>
        <w:tc>
          <w:tcPr>
            <w:tcW w:w="5522" w:type="dxa"/>
            <w:tcBorders>
              <w:top w:val="single" w:sz="4" w:space="0" w:color="auto"/>
              <w:left w:val="single" w:sz="4" w:space="0" w:color="auto"/>
              <w:bottom w:val="nil"/>
              <w:right w:val="single" w:sz="4" w:space="0" w:color="auto"/>
            </w:tcBorders>
            <w:shd w:val="clear" w:color="auto" w:fill="FFFFFF"/>
            <w:vAlign w:val="center"/>
          </w:tcPr>
          <w:p w14:paraId="7B1B35FD" w14:textId="77777777" w:rsidR="00CB4BEB" w:rsidRPr="00A43572" w:rsidRDefault="00CB4BEB" w:rsidP="003C0924">
            <w:r w:rsidRPr="00A43572">
              <w:rPr>
                <w:rFonts w:ascii="Trebuchet MS" w:hAnsi="Trebuchet MS"/>
                <w:sz w:val="18"/>
                <w:szCs w:val="18"/>
              </w:rPr>
              <w:t xml:space="preserve">Enhed der udfører plejen </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5DF318D4"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520C68D6"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0-50 tegn</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411EC231"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F</w:t>
            </w:r>
          </w:p>
        </w:tc>
        <w:tc>
          <w:tcPr>
            <w:tcW w:w="2126" w:type="dxa"/>
            <w:tcBorders>
              <w:top w:val="single" w:sz="4" w:space="0" w:color="auto"/>
              <w:left w:val="single" w:sz="4" w:space="0" w:color="auto"/>
              <w:bottom w:val="nil"/>
              <w:right w:val="single" w:sz="4" w:space="0" w:color="auto"/>
            </w:tcBorders>
            <w:shd w:val="clear" w:color="auto" w:fill="FFFFFF"/>
            <w:vAlign w:val="center"/>
          </w:tcPr>
          <w:p w14:paraId="540CB395"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Grønthøster Grøn A/S</w:t>
            </w:r>
          </w:p>
        </w:tc>
      </w:tr>
      <w:tr w:rsidR="00CB4BEB" w:rsidRPr="00A43572" w14:paraId="19503D4A"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D9D9D9"/>
            <w:vAlign w:val="center"/>
          </w:tcPr>
          <w:p w14:paraId="1B033D0D" w14:textId="77777777" w:rsidR="00CB4BEB" w:rsidRPr="00A43572" w:rsidRDefault="00CB4BEB" w:rsidP="003C0924">
            <w:r w:rsidRPr="00A43572">
              <w:rPr>
                <w:rFonts w:ascii="Trebuchet MS" w:hAnsi="Trebuchet MS"/>
                <w:sz w:val="18"/>
                <w:szCs w:val="18"/>
              </w:rPr>
              <w:t>udfoerer_kontakt1</w:t>
            </w:r>
          </w:p>
        </w:tc>
        <w:tc>
          <w:tcPr>
            <w:tcW w:w="5522" w:type="dxa"/>
            <w:tcBorders>
              <w:top w:val="single" w:sz="4" w:space="0" w:color="auto"/>
              <w:left w:val="single" w:sz="4" w:space="0" w:color="auto"/>
              <w:bottom w:val="nil"/>
              <w:right w:val="single" w:sz="4" w:space="0" w:color="auto"/>
            </w:tcBorders>
            <w:shd w:val="clear" w:color="auto" w:fill="FFFFFF"/>
            <w:vAlign w:val="center"/>
          </w:tcPr>
          <w:p w14:paraId="6649EB4B" w14:textId="77777777" w:rsidR="00CB4BEB" w:rsidRPr="00A43572" w:rsidRDefault="00CB4BEB" w:rsidP="003C0924">
            <w:proofErr w:type="gramStart"/>
            <w:r w:rsidRPr="00A43572">
              <w:rPr>
                <w:rFonts w:ascii="Trebuchet MS" w:hAnsi="Trebuchet MS"/>
                <w:sz w:val="18"/>
                <w:szCs w:val="18"/>
              </w:rPr>
              <w:t>Telefon nr.</w:t>
            </w:r>
            <w:proofErr w:type="gramEnd"/>
            <w:r w:rsidRPr="00A43572">
              <w:rPr>
                <w:rFonts w:ascii="Trebuchet MS" w:hAnsi="Trebuchet MS"/>
                <w:sz w:val="18"/>
                <w:szCs w:val="18"/>
              </w:rPr>
              <w:t xml:space="preserve"> eller </w:t>
            </w:r>
            <w:proofErr w:type="spellStart"/>
            <w:r w:rsidRPr="00A43572">
              <w:rPr>
                <w:rFonts w:ascii="Trebuchet MS" w:hAnsi="Trebuchet MS"/>
                <w:sz w:val="18"/>
                <w:szCs w:val="18"/>
              </w:rPr>
              <w:t>Email</w:t>
            </w:r>
            <w:proofErr w:type="spellEnd"/>
            <w:r w:rsidRPr="00A43572">
              <w:rPr>
                <w:rFonts w:ascii="Trebuchet MS" w:hAnsi="Trebuchet MS"/>
                <w:sz w:val="18"/>
                <w:szCs w:val="18"/>
              </w:rPr>
              <w:t xml:space="preserve"> på 1. kontaktemulighed til udfører</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3CD498B4"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42F2FFEA"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0-50 tegn</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7F509BA1"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F</w:t>
            </w:r>
          </w:p>
        </w:tc>
        <w:tc>
          <w:tcPr>
            <w:tcW w:w="2126" w:type="dxa"/>
            <w:tcBorders>
              <w:top w:val="single" w:sz="4" w:space="0" w:color="auto"/>
              <w:left w:val="single" w:sz="4" w:space="0" w:color="auto"/>
              <w:bottom w:val="nil"/>
              <w:right w:val="single" w:sz="4" w:space="0" w:color="auto"/>
            </w:tcBorders>
            <w:shd w:val="clear" w:color="auto" w:fill="FFFFFF"/>
            <w:vAlign w:val="center"/>
          </w:tcPr>
          <w:p w14:paraId="526F77B5"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grøn@grøn.dk</w:t>
            </w:r>
          </w:p>
        </w:tc>
      </w:tr>
      <w:tr w:rsidR="00CB4BEB" w:rsidRPr="00FE5087" w14:paraId="43202AD8"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D9D9D9"/>
            <w:vAlign w:val="center"/>
          </w:tcPr>
          <w:p w14:paraId="364BEDE4" w14:textId="77777777" w:rsidR="00CB4BEB" w:rsidRPr="00FE5087" w:rsidRDefault="00CB4BEB" w:rsidP="003C0924">
            <w:pPr>
              <w:rPr>
                <w:color w:val="1F497D"/>
              </w:rPr>
            </w:pPr>
            <w:r w:rsidRPr="003A52C1">
              <w:rPr>
                <w:rFonts w:ascii="Trebuchet MS" w:hAnsi="Trebuchet MS"/>
                <w:sz w:val="18"/>
                <w:szCs w:val="18"/>
              </w:rPr>
              <w:t>udfoerer_kontakt2</w:t>
            </w:r>
          </w:p>
        </w:tc>
        <w:tc>
          <w:tcPr>
            <w:tcW w:w="5522" w:type="dxa"/>
            <w:tcBorders>
              <w:top w:val="single" w:sz="4" w:space="0" w:color="auto"/>
              <w:left w:val="single" w:sz="4" w:space="0" w:color="auto"/>
              <w:bottom w:val="nil"/>
              <w:right w:val="single" w:sz="4" w:space="0" w:color="auto"/>
            </w:tcBorders>
            <w:shd w:val="clear" w:color="auto" w:fill="FFFFFF"/>
            <w:vAlign w:val="center"/>
          </w:tcPr>
          <w:p w14:paraId="19F20B8A" w14:textId="77777777" w:rsidR="00CB4BEB" w:rsidRPr="00FE5087" w:rsidRDefault="00CB4BEB" w:rsidP="003C0924">
            <w:pPr>
              <w:rPr>
                <w:color w:val="1F497D"/>
              </w:rPr>
            </w:pPr>
            <w:proofErr w:type="gramStart"/>
            <w:r w:rsidRPr="003A52C1">
              <w:rPr>
                <w:rFonts w:ascii="Trebuchet MS" w:hAnsi="Trebuchet MS"/>
                <w:sz w:val="18"/>
                <w:szCs w:val="18"/>
              </w:rPr>
              <w:t>Telefon nr.</w:t>
            </w:r>
            <w:proofErr w:type="gramEnd"/>
            <w:r w:rsidRPr="003A52C1">
              <w:rPr>
                <w:rFonts w:ascii="Trebuchet MS" w:hAnsi="Trebuchet MS"/>
                <w:sz w:val="18"/>
                <w:szCs w:val="18"/>
              </w:rPr>
              <w:t xml:space="preserve"> eller </w:t>
            </w:r>
            <w:proofErr w:type="spellStart"/>
            <w:r w:rsidRPr="003A52C1">
              <w:rPr>
                <w:rFonts w:ascii="Trebuchet MS" w:hAnsi="Trebuchet MS"/>
                <w:sz w:val="18"/>
                <w:szCs w:val="18"/>
              </w:rPr>
              <w:t>Email</w:t>
            </w:r>
            <w:proofErr w:type="spellEnd"/>
            <w:r w:rsidRPr="003A52C1">
              <w:rPr>
                <w:rFonts w:ascii="Trebuchet MS" w:hAnsi="Trebuchet MS"/>
                <w:sz w:val="18"/>
                <w:szCs w:val="18"/>
              </w:rPr>
              <w:t xml:space="preserve"> på 2. kontaktemulighed til udfører</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75B15A16"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2FD9FD99"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0-50 tegn</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58E296F2"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126" w:type="dxa"/>
            <w:tcBorders>
              <w:top w:val="single" w:sz="4" w:space="0" w:color="auto"/>
              <w:left w:val="single" w:sz="4" w:space="0" w:color="auto"/>
              <w:bottom w:val="nil"/>
              <w:right w:val="single" w:sz="4" w:space="0" w:color="auto"/>
            </w:tcBorders>
            <w:shd w:val="clear" w:color="auto" w:fill="FFFFFF"/>
            <w:vAlign w:val="center"/>
          </w:tcPr>
          <w:p w14:paraId="07C59CE1"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Grøn2@grøn.dk</w:t>
            </w:r>
          </w:p>
        </w:tc>
      </w:tr>
      <w:tr w:rsidR="00CB4BEB" w:rsidRPr="00FE5087" w14:paraId="05DFA82E" w14:textId="77777777" w:rsidTr="003C0924">
        <w:trPr>
          <w:trHeight w:hRule="exact" w:val="486"/>
        </w:trPr>
        <w:tc>
          <w:tcPr>
            <w:tcW w:w="2078" w:type="dxa"/>
            <w:tcBorders>
              <w:top w:val="single" w:sz="4" w:space="0" w:color="auto"/>
              <w:left w:val="single" w:sz="4" w:space="0" w:color="auto"/>
              <w:bottom w:val="nil"/>
              <w:right w:val="single" w:sz="4" w:space="0" w:color="auto"/>
            </w:tcBorders>
            <w:shd w:val="clear" w:color="auto" w:fill="D9D9D9"/>
            <w:vAlign w:val="center"/>
          </w:tcPr>
          <w:p w14:paraId="441888C5" w14:textId="77777777" w:rsidR="00CB4BEB" w:rsidRPr="00FE5087" w:rsidRDefault="00CB4BEB" w:rsidP="003C0924">
            <w:pPr>
              <w:rPr>
                <w:rFonts w:ascii="Trebuchet MS" w:hAnsi="Trebuchet MS"/>
                <w:color w:val="1F497D"/>
                <w:sz w:val="18"/>
                <w:szCs w:val="18"/>
              </w:rPr>
            </w:pPr>
            <w:proofErr w:type="spellStart"/>
            <w:r w:rsidRPr="003A52C1">
              <w:rPr>
                <w:rFonts w:ascii="Trebuchet MS" w:hAnsi="Trebuchet MS"/>
                <w:sz w:val="18"/>
                <w:szCs w:val="18"/>
              </w:rPr>
              <w:t>kommunal_kontakt</w:t>
            </w:r>
            <w:proofErr w:type="spellEnd"/>
          </w:p>
        </w:tc>
        <w:tc>
          <w:tcPr>
            <w:tcW w:w="5522" w:type="dxa"/>
            <w:tcBorders>
              <w:top w:val="single" w:sz="4" w:space="0" w:color="auto"/>
              <w:left w:val="single" w:sz="4" w:space="0" w:color="auto"/>
              <w:bottom w:val="nil"/>
              <w:right w:val="single" w:sz="4" w:space="0" w:color="auto"/>
            </w:tcBorders>
            <w:shd w:val="clear" w:color="auto" w:fill="FFFFFF"/>
            <w:vAlign w:val="center"/>
          </w:tcPr>
          <w:p w14:paraId="7C43C168"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Kommunal kontakt på området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E5FBCCC"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49DACE6D"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0-150 tegn</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6A2E1026"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126" w:type="dxa"/>
            <w:tcBorders>
              <w:top w:val="single" w:sz="4" w:space="0" w:color="auto"/>
              <w:left w:val="single" w:sz="4" w:space="0" w:color="auto"/>
              <w:bottom w:val="nil"/>
              <w:right w:val="single" w:sz="4" w:space="0" w:color="auto"/>
            </w:tcBorders>
            <w:shd w:val="clear" w:color="auto" w:fill="FFFFFF"/>
            <w:vAlign w:val="center"/>
          </w:tcPr>
          <w:p w14:paraId="042E78DF" w14:textId="77777777" w:rsidR="00CB4BEB" w:rsidRPr="003A52C1" w:rsidRDefault="00CB4BEB" w:rsidP="003C0924">
            <w:pPr>
              <w:rPr>
                <w:rFonts w:ascii="Trebuchet MS" w:hAnsi="Trebuchet MS" w:cs="Trebuchet MS"/>
                <w:sz w:val="18"/>
                <w:szCs w:val="18"/>
              </w:rPr>
            </w:pPr>
            <w:proofErr w:type="spellStart"/>
            <w:r w:rsidRPr="003A52C1">
              <w:rPr>
                <w:rFonts w:ascii="Trebuchet MS" w:hAnsi="Trebuchet MS" w:cs="Trebuchet MS"/>
                <w:sz w:val="18"/>
                <w:szCs w:val="18"/>
              </w:rPr>
              <w:t>Natur&amp;Miljø</w:t>
            </w:r>
            <w:proofErr w:type="spellEnd"/>
            <w:r w:rsidRPr="003A52C1">
              <w:rPr>
                <w:rFonts w:ascii="Trebuchet MS" w:hAnsi="Trebuchet MS" w:cs="Trebuchet MS"/>
                <w:sz w:val="18"/>
                <w:szCs w:val="18"/>
              </w:rPr>
              <w:t>, Team Park Øst</w:t>
            </w:r>
            <w:r w:rsidRPr="003A52C1">
              <w:rPr>
                <w:rFonts w:ascii="Trebuchet MS" w:hAnsi="Trebuchet MS" w:cs="Trebuchet MS"/>
                <w:vanish/>
                <w:sz w:val="18"/>
                <w:szCs w:val="18"/>
              </w:rPr>
              <w:t xml:space="preserve">etrøndner der skal benyttes i plejen. r. </w:t>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p>
        </w:tc>
      </w:tr>
      <w:tr w:rsidR="00CB4BEB" w:rsidRPr="00FE5087" w14:paraId="09349D77"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bottom"/>
          </w:tcPr>
          <w:p w14:paraId="7043A3C8"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link</w:t>
            </w:r>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6DEF1CE6"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FE5087" w14:paraId="35B57B40"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4289A616"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i/>
                <w:iCs/>
                <w:sz w:val="18"/>
                <w:szCs w:val="18"/>
              </w:rPr>
              <w:t>Felter markeret med blå er temaspecifikke opslagstabeller, der indeholder oversættelser af koder i andre felter.</w:t>
            </w:r>
          </w:p>
        </w:tc>
      </w:tr>
      <w:tr w:rsidR="00CB4BEB" w:rsidRPr="00FE5087" w14:paraId="31F6B34A"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0E461740" w14:textId="77777777" w:rsidR="00CB4BEB" w:rsidRPr="003A52C1" w:rsidRDefault="00CB4BEB" w:rsidP="003C0924">
            <w:pPr>
              <w:rPr>
                <w:rFonts w:ascii="Trebuchet MS" w:hAnsi="Trebuchet MS" w:cs="Trebuchet MS"/>
                <w:i/>
                <w:iCs/>
                <w:sz w:val="18"/>
                <w:szCs w:val="18"/>
              </w:rPr>
            </w:pPr>
            <w:r w:rsidRPr="003A52C1">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6048EAD5" w14:textId="77777777" w:rsidR="00CB4BEB" w:rsidRPr="003A52C1" w:rsidRDefault="00CB4BEB" w:rsidP="00CB4BEB">
      <w:pPr>
        <w:pStyle w:val="Overskrift6"/>
      </w:pPr>
      <w:r w:rsidRPr="003A52C1">
        <w:t xml:space="preserve">5.19.4.1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FE5087" w14:paraId="5B57B756" w14:textId="77777777" w:rsidTr="003C0924">
        <w:trPr>
          <w:trHeight w:hRule="exact" w:val="255"/>
        </w:trPr>
        <w:tc>
          <w:tcPr>
            <w:tcW w:w="2235" w:type="dxa"/>
            <w:shd w:val="clear" w:color="auto" w:fill="D9D9D9"/>
            <w:vAlign w:val="bottom"/>
          </w:tcPr>
          <w:p w14:paraId="6865DC1F"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Metadataelement</w:t>
            </w:r>
          </w:p>
        </w:tc>
        <w:tc>
          <w:tcPr>
            <w:tcW w:w="11340" w:type="dxa"/>
            <w:shd w:val="clear" w:color="auto" w:fill="D9D9D9"/>
            <w:vAlign w:val="bottom"/>
          </w:tcPr>
          <w:p w14:paraId="26BA7CEF"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FE5087" w14:paraId="49656EBF" w14:textId="77777777" w:rsidTr="003C0924">
        <w:trPr>
          <w:trHeight w:hRule="exact" w:val="255"/>
        </w:trPr>
        <w:tc>
          <w:tcPr>
            <w:tcW w:w="2235" w:type="dxa"/>
            <w:shd w:val="clear" w:color="auto" w:fill="E0E0E0"/>
            <w:vAlign w:val="bottom"/>
          </w:tcPr>
          <w:p w14:paraId="4F214844"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Temanavn</w:t>
            </w:r>
          </w:p>
        </w:tc>
        <w:tc>
          <w:tcPr>
            <w:tcW w:w="11340" w:type="dxa"/>
            <w:shd w:val="clear" w:color="auto" w:fill="FFFFFF"/>
            <w:vAlign w:val="bottom"/>
          </w:tcPr>
          <w:p w14:paraId="4ADE335E"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Park og grønne områders distrikt</w:t>
            </w:r>
          </w:p>
        </w:tc>
      </w:tr>
      <w:tr w:rsidR="00CB4BEB" w:rsidRPr="00FE5087" w14:paraId="0DDAC03E" w14:textId="77777777" w:rsidTr="003C0924">
        <w:trPr>
          <w:trHeight w:hRule="exact" w:val="255"/>
        </w:trPr>
        <w:tc>
          <w:tcPr>
            <w:tcW w:w="2235" w:type="dxa"/>
            <w:shd w:val="clear" w:color="auto" w:fill="E0E0E0"/>
            <w:vAlign w:val="bottom"/>
          </w:tcPr>
          <w:p w14:paraId="535667CF"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Temakode</w:t>
            </w:r>
          </w:p>
        </w:tc>
        <w:tc>
          <w:tcPr>
            <w:tcW w:w="11340" w:type="dxa"/>
            <w:shd w:val="clear" w:color="auto" w:fill="FFFFFF"/>
            <w:vAlign w:val="bottom"/>
          </w:tcPr>
          <w:p w14:paraId="34D9428C"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6803</w:t>
            </w:r>
          </w:p>
        </w:tc>
      </w:tr>
      <w:tr w:rsidR="00CB4BEB" w:rsidRPr="00FE5087" w14:paraId="51EFA5F6" w14:textId="77777777" w:rsidTr="003C0924">
        <w:trPr>
          <w:trHeight w:hRule="exact" w:val="484"/>
        </w:trPr>
        <w:tc>
          <w:tcPr>
            <w:tcW w:w="2235" w:type="dxa"/>
            <w:shd w:val="clear" w:color="auto" w:fill="E0E0E0"/>
            <w:vAlign w:val="center"/>
          </w:tcPr>
          <w:p w14:paraId="1C0DB3A9"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Definition</w:t>
            </w:r>
          </w:p>
        </w:tc>
        <w:tc>
          <w:tcPr>
            <w:tcW w:w="11340" w:type="dxa"/>
            <w:shd w:val="clear" w:color="auto" w:fill="FFFFFF"/>
            <w:vAlign w:val="center"/>
          </w:tcPr>
          <w:p w14:paraId="54B22985" w14:textId="77777777" w:rsidR="00CB4BEB" w:rsidRPr="003A52C1" w:rsidRDefault="00CB4BEB" w:rsidP="003C0924">
            <w:r w:rsidRPr="003A52C1">
              <w:rPr>
                <w:rFonts w:ascii="Trebuchet MS" w:hAnsi="Trebuchet MS"/>
                <w:sz w:val="18"/>
                <w:szCs w:val="18"/>
              </w:rPr>
              <w:t>Områdeinddelingen af Park og grønne områders distrikter og arbejdssted. F.eks. opdelt efter hvem der skal betale for plejen eller hvem der udfører plejen.</w:t>
            </w:r>
          </w:p>
        </w:tc>
      </w:tr>
      <w:tr w:rsidR="00CB4BEB" w:rsidRPr="00FE5087" w14:paraId="0A7CC9FF" w14:textId="77777777" w:rsidTr="003C0924">
        <w:trPr>
          <w:trHeight w:hRule="exact" w:val="434"/>
        </w:trPr>
        <w:tc>
          <w:tcPr>
            <w:tcW w:w="2235" w:type="dxa"/>
            <w:shd w:val="clear" w:color="auto" w:fill="E0E0E0"/>
            <w:vAlign w:val="center"/>
          </w:tcPr>
          <w:p w14:paraId="71BEB59E"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Beskrivelse</w:t>
            </w:r>
          </w:p>
        </w:tc>
        <w:tc>
          <w:tcPr>
            <w:tcW w:w="11340" w:type="dxa"/>
            <w:shd w:val="clear" w:color="auto" w:fill="FFFFFF"/>
            <w:vAlign w:val="center"/>
          </w:tcPr>
          <w:p w14:paraId="3C4A53C7" w14:textId="77777777" w:rsidR="00CB4BEB" w:rsidRPr="003A52C1" w:rsidRDefault="00CB4BEB" w:rsidP="003C0924">
            <w:r w:rsidRPr="003A52C1">
              <w:rPr>
                <w:rFonts w:ascii="Trebuchet MS" w:hAnsi="Trebuchet MS"/>
                <w:sz w:val="18"/>
                <w:szCs w:val="18"/>
              </w:rPr>
              <w:t>Områdeinddelingen af Park og grønne områders distrikter. F.eks. opdelt efter hvem der skal betale for plejen eller hvem der udfører plejen.</w:t>
            </w:r>
          </w:p>
        </w:tc>
      </w:tr>
      <w:tr w:rsidR="00CB4BEB" w:rsidRPr="00FE5087" w14:paraId="1A37B29B" w14:textId="77777777" w:rsidTr="007E1567">
        <w:trPr>
          <w:trHeight w:hRule="exact" w:val="493"/>
        </w:trPr>
        <w:tc>
          <w:tcPr>
            <w:tcW w:w="2235" w:type="dxa"/>
            <w:shd w:val="clear" w:color="auto" w:fill="E0E0E0"/>
            <w:vAlign w:val="center"/>
          </w:tcPr>
          <w:p w14:paraId="705DE0CC" w14:textId="77777777" w:rsidR="00CB4BEB" w:rsidRPr="00FE5087" w:rsidRDefault="00CB4BEB" w:rsidP="003C0924">
            <w:pPr>
              <w:rPr>
                <w:rFonts w:ascii="Trebuchet MS" w:hAnsi="Trebuchet MS" w:cs="Trebuchet MS"/>
                <w:color w:val="1F497D"/>
                <w:sz w:val="18"/>
                <w:szCs w:val="18"/>
              </w:rPr>
            </w:pPr>
            <w:proofErr w:type="spellStart"/>
            <w:r w:rsidRPr="003A52C1">
              <w:rPr>
                <w:rFonts w:ascii="Trebuchet MS" w:hAnsi="Trebuchet MS" w:cs="Trebuchet MS"/>
                <w:sz w:val="18"/>
                <w:szCs w:val="18"/>
              </w:rPr>
              <w:t>Formaal</w:t>
            </w:r>
            <w:proofErr w:type="spellEnd"/>
            <w:r w:rsidRPr="003A52C1">
              <w:rPr>
                <w:rFonts w:ascii="Trebuchet MS" w:hAnsi="Trebuchet MS" w:cs="Trebuchet MS"/>
                <w:sz w:val="18"/>
                <w:szCs w:val="18"/>
              </w:rPr>
              <w:t xml:space="preserve"> </w:t>
            </w:r>
          </w:p>
        </w:tc>
        <w:tc>
          <w:tcPr>
            <w:tcW w:w="11340" w:type="dxa"/>
            <w:shd w:val="clear" w:color="auto" w:fill="FFFFFF"/>
            <w:vAlign w:val="center"/>
          </w:tcPr>
          <w:p w14:paraId="5C85F5E8" w14:textId="7D9BBB88" w:rsidR="00CB4BEB" w:rsidRPr="003A52C1" w:rsidRDefault="00CB4BEB" w:rsidP="003C0924">
            <w:r w:rsidRPr="003A52C1">
              <w:rPr>
                <w:rFonts w:ascii="Trebuchet MS" w:hAnsi="Trebuchet MS"/>
                <w:sz w:val="18"/>
                <w:szCs w:val="18"/>
              </w:rPr>
              <w:t>At kun registrer hvem der står og/eller betaler for den grønne pleje indenfor et område, så det ikke er nødvendigt at registrer</w:t>
            </w:r>
            <w:r w:rsidR="007E1567">
              <w:rPr>
                <w:rFonts w:ascii="Trebuchet MS" w:hAnsi="Trebuchet MS"/>
                <w:sz w:val="18"/>
                <w:szCs w:val="18"/>
              </w:rPr>
              <w:t>e</w:t>
            </w:r>
            <w:r w:rsidRPr="003A52C1">
              <w:rPr>
                <w:rFonts w:ascii="Trebuchet MS" w:hAnsi="Trebuchet MS"/>
                <w:sz w:val="18"/>
                <w:szCs w:val="18"/>
              </w:rPr>
              <w:t xml:space="preserve"> dette på hvert element/objekt.</w:t>
            </w:r>
          </w:p>
        </w:tc>
      </w:tr>
      <w:tr w:rsidR="00CB4BEB" w:rsidRPr="00FE5087" w14:paraId="41A203ED" w14:textId="77777777" w:rsidTr="003C0924">
        <w:trPr>
          <w:trHeight w:hRule="exact" w:val="255"/>
        </w:trPr>
        <w:tc>
          <w:tcPr>
            <w:tcW w:w="2235" w:type="dxa"/>
            <w:shd w:val="clear" w:color="auto" w:fill="E0E0E0"/>
            <w:vAlign w:val="bottom"/>
          </w:tcPr>
          <w:p w14:paraId="65CB984F" w14:textId="77777777" w:rsidR="00CB4BEB" w:rsidRPr="00FE5087" w:rsidRDefault="00CB4BEB" w:rsidP="003C0924">
            <w:pPr>
              <w:rPr>
                <w:rFonts w:ascii="Trebuchet MS" w:hAnsi="Trebuchet MS" w:cs="Trebuchet MS"/>
                <w:color w:val="1F497D"/>
                <w:sz w:val="18"/>
                <w:szCs w:val="18"/>
              </w:rPr>
            </w:pPr>
            <w:proofErr w:type="spellStart"/>
            <w:r w:rsidRPr="003A52C1">
              <w:rPr>
                <w:rFonts w:ascii="Trebuchet MS" w:hAnsi="Trebuchet MS" w:cs="Trebuchet MS"/>
                <w:sz w:val="18"/>
                <w:szCs w:val="18"/>
              </w:rPr>
              <w:t>Noegleord_hovedgruppe</w:t>
            </w:r>
            <w:proofErr w:type="spellEnd"/>
          </w:p>
        </w:tc>
        <w:tc>
          <w:tcPr>
            <w:tcW w:w="11340" w:type="dxa"/>
            <w:shd w:val="clear" w:color="auto" w:fill="FFFFFF"/>
            <w:vAlign w:val="bottom"/>
          </w:tcPr>
          <w:p w14:paraId="4E9EEAC9" w14:textId="77777777" w:rsidR="00CB4BEB" w:rsidRPr="003A52C1" w:rsidRDefault="00CB4BEB" w:rsidP="003C0924"/>
        </w:tc>
      </w:tr>
      <w:tr w:rsidR="00CB4BEB" w:rsidRPr="00FE5087" w14:paraId="4CB8EA95" w14:textId="77777777" w:rsidTr="003C0924">
        <w:trPr>
          <w:trHeight w:hRule="exact" w:val="255"/>
        </w:trPr>
        <w:tc>
          <w:tcPr>
            <w:tcW w:w="2235" w:type="dxa"/>
            <w:shd w:val="clear" w:color="auto" w:fill="E0E0E0"/>
            <w:vAlign w:val="bottom"/>
          </w:tcPr>
          <w:p w14:paraId="7F7D6BF1" w14:textId="77777777" w:rsidR="00CB4BEB" w:rsidRPr="00E6255A" w:rsidRDefault="00CB4BEB" w:rsidP="003C0924">
            <w:pPr>
              <w:rPr>
                <w:rFonts w:ascii="Trebuchet MS" w:hAnsi="Trebuchet MS" w:cs="Trebuchet MS"/>
                <w:sz w:val="18"/>
                <w:szCs w:val="18"/>
              </w:rPr>
            </w:pPr>
            <w:proofErr w:type="spellStart"/>
            <w:r w:rsidRPr="00E6255A">
              <w:rPr>
                <w:rFonts w:ascii="Trebuchet MS" w:hAnsi="Trebuchet MS" w:cs="Trebuchet MS"/>
                <w:sz w:val="18"/>
                <w:szCs w:val="18"/>
              </w:rPr>
              <w:t>Noegle_ord</w:t>
            </w:r>
            <w:proofErr w:type="spellEnd"/>
          </w:p>
        </w:tc>
        <w:tc>
          <w:tcPr>
            <w:tcW w:w="11340" w:type="dxa"/>
            <w:shd w:val="clear" w:color="auto" w:fill="FFFFFF"/>
            <w:vAlign w:val="bottom"/>
          </w:tcPr>
          <w:p w14:paraId="09A2FC62" w14:textId="04127724" w:rsidR="00CB4BEB" w:rsidRPr="00E6255A" w:rsidRDefault="00CB4BEB" w:rsidP="003C0924">
            <w:r w:rsidRPr="00E6255A">
              <w:rPr>
                <w:rFonts w:ascii="Trebuchet MS" w:hAnsi="Trebuchet MS"/>
                <w:sz w:val="18"/>
                <w:szCs w:val="18"/>
              </w:rPr>
              <w:t>Arbejdssted, Udbudsområde, ent</w:t>
            </w:r>
            <w:r w:rsidR="007E1567">
              <w:rPr>
                <w:rFonts w:ascii="Trebuchet MS" w:hAnsi="Trebuchet MS"/>
                <w:sz w:val="18"/>
                <w:szCs w:val="18"/>
              </w:rPr>
              <w:t>re</w:t>
            </w:r>
            <w:r w:rsidRPr="00E6255A">
              <w:rPr>
                <w:rFonts w:ascii="Trebuchet MS" w:hAnsi="Trebuchet MS"/>
                <w:sz w:val="18"/>
                <w:szCs w:val="18"/>
              </w:rPr>
              <w:t>prise</w:t>
            </w:r>
          </w:p>
        </w:tc>
      </w:tr>
      <w:tr w:rsidR="00CB4BEB" w:rsidRPr="00FE5087" w14:paraId="082ABAE7" w14:textId="77777777" w:rsidTr="003C0924">
        <w:trPr>
          <w:trHeight w:hRule="exact" w:val="255"/>
        </w:trPr>
        <w:tc>
          <w:tcPr>
            <w:tcW w:w="2235" w:type="dxa"/>
            <w:shd w:val="clear" w:color="auto" w:fill="E0E0E0"/>
            <w:vAlign w:val="bottom"/>
          </w:tcPr>
          <w:p w14:paraId="6D0C2BB2"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Geometri type</w:t>
            </w:r>
          </w:p>
        </w:tc>
        <w:tc>
          <w:tcPr>
            <w:tcW w:w="11340" w:type="dxa"/>
            <w:shd w:val="clear" w:color="auto" w:fill="FFFFFF"/>
            <w:vAlign w:val="bottom"/>
          </w:tcPr>
          <w:p w14:paraId="06F53624"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Flade</w:t>
            </w:r>
          </w:p>
        </w:tc>
      </w:tr>
      <w:tr w:rsidR="00CB4BEB" w:rsidRPr="00FE5087" w14:paraId="3BF5E822" w14:textId="77777777" w:rsidTr="003C0924">
        <w:trPr>
          <w:trHeight w:hRule="exact" w:val="255"/>
        </w:trPr>
        <w:tc>
          <w:tcPr>
            <w:tcW w:w="2235" w:type="dxa"/>
            <w:shd w:val="clear" w:color="auto" w:fill="E0E0E0"/>
            <w:vAlign w:val="bottom"/>
          </w:tcPr>
          <w:p w14:paraId="6A50EFC1"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Lovgrundlag</w:t>
            </w:r>
          </w:p>
        </w:tc>
        <w:tc>
          <w:tcPr>
            <w:tcW w:w="11340" w:type="dxa"/>
            <w:shd w:val="clear" w:color="auto" w:fill="FFFFFF"/>
            <w:vAlign w:val="bottom"/>
          </w:tcPr>
          <w:p w14:paraId="3E0AB606" w14:textId="77777777" w:rsidR="00CB4BEB" w:rsidRPr="00E6255A" w:rsidRDefault="00CB4BEB" w:rsidP="003C0924">
            <w:pPr>
              <w:rPr>
                <w:rFonts w:ascii="Trebuchet MS" w:hAnsi="Trebuchet MS" w:cs="Trebuchet MS"/>
                <w:sz w:val="18"/>
                <w:szCs w:val="18"/>
              </w:rPr>
            </w:pPr>
          </w:p>
        </w:tc>
      </w:tr>
      <w:tr w:rsidR="00CB4BEB" w:rsidRPr="00E5718A" w14:paraId="0ECBC513" w14:textId="77777777" w:rsidTr="003C0924">
        <w:trPr>
          <w:trHeight w:hRule="exact" w:val="255"/>
        </w:trPr>
        <w:tc>
          <w:tcPr>
            <w:tcW w:w="2235" w:type="dxa"/>
            <w:shd w:val="clear" w:color="auto" w:fill="E0E0E0"/>
            <w:vAlign w:val="bottom"/>
          </w:tcPr>
          <w:p w14:paraId="63D74607" w14:textId="77777777" w:rsidR="00CB4BEB" w:rsidRPr="007E1567" w:rsidRDefault="00CB4BEB" w:rsidP="003C0924">
            <w:pPr>
              <w:rPr>
                <w:rFonts w:ascii="Trebuchet MS" w:hAnsi="Trebuchet MS"/>
                <w:sz w:val="18"/>
                <w:szCs w:val="18"/>
              </w:rPr>
            </w:pPr>
            <w:proofErr w:type="spellStart"/>
            <w:r w:rsidRPr="007E1567">
              <w:rPr>
                <w:rFonts w:ascii="Trebuchet MS" w:hAnsi="Trebuchet MS"/>
                <w:sz w:val="18"/>
                <w:szCs w:val="18"/>
              </w:rPr>
              <w:t>KLE_koderr</w:t>
            </w:r>
            <w:proofErr w:type="spellEnd"/>
          </w:p>
        </w:tc>
        <w:tc>
          <w:tcPr>
            <w:tcW w:w="11340" w:type="dxa"/>
            <w:shd w:val="clear" w:color="auto" w:fill="FFFFFF"/>
            <w:vAlign w:val="bottom"/>
          </w:tcPr>
          <w:p w14:paraId="54A6670A" w14:textId="77777777" w:rsidR="00CB4BEB" w:rsidRPr="007E1567" w:rsidRDefault="00CB4BEB" w:rsidP="003C0924">
            <w:pPr>
              <w:rPr>
                <w:rFonts w:ascii="Trebuchet MS" w:hAnsi="Trebuchet MS"/>
                <w:sz w:val="18"/>
                <w:szCs w:val="18"/>
              </w:rPr>
            </w:pPr>
            <w:r w:rsidRPr="007E1567">
              <w:rPr>
                <w:rFonts w:ascii="Trebuchet MS" w:hAnsi="Trebuchet MS"/>
                <w:sz w:val="18"/>
                <w:szCs w:val="18"/>
              </w:rPr>
              <w:t>04.00.00, 04.01.00, 04.01.09, 04.01.10, 04.01.11</w:t>
            </w:r>
          </w:p>
        </w:tc>
      </w:tr>
    </w:tbl>
    <w:p w14:paraId="3A542698" w14:textId="77777777" w:rsidR="00CB4BEB" w:rsidRPr="003A52C1" w:rsidRDefault="00CB4BEB" w:rsidP="00CB4BEB">
      <w:pPr>
        <w:rPr>
          <w:rFonts w:ascii="Trebuchet MS" w:hAnsi="Trebuchet MS"/>
          <w:b/>
          <w:bCs/>
          <w:sz w:val="24"/>
        </w:rPr>
      </w:pPr>
      <w:r w:rsidRPr="003A52C1">
        <w:br w:type="page"/>
      </w:r>
    </w:p>
    <w:p w14:paraId="49597401" w14:textId="77777777" w:rsidR="00CB4BEB" w:rsidRPr="003A52C1" w:rsidRDefault="00CB4BEB" w:rsidP="00CB4BEB">
      <w:pPr>
        <w:pStyle w:val="Overskrift6"/>
      </w:pPr>
      <w:r w:rsidRPr="003A52C1">
        <w:lastRenderedPageBreak/>
        <w:t>5.19.4.2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8"/>
        <w:gridCol w:w="8978"/>
      </w:tblGrid>
      <w:tr w:rsidR="00CB4BEB" w:rsidRPr="00FE5087" w14:paraId="3AB9CC47" w14:textId="77777777" w:rsidTr="003C0924">
        <w:trPr>
          <w:trHeight w:hRule="exact" w:val="255"/>
        </w:trPr>
        <w:tc>
          <w:tcPr>
            <w:tcW w:w="4503" w:type="dxa"/>
            <w:shd w:val="clear" w:color="auto" w:fill="D9D9D9"/>
            <w:vAlign w:val="bottom"/>
          </w:tcPr>
          <w:p w14:paraId="07C41B97"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Emne</w:t>
            </w:r>
          </w:p>
        </w:tc>
        <w:tc>
          <w:tcPr>
            <w:tcW w:w="9149" w:type="dxa"/>
            <w:shd w:val="clear" w:color="auto" w:fill="D9D9D9"/>
            <w:vAlign w:val="bottom"/>
          </w:tcPr>
          <w:p w14:paraId="09631F70"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FE5087" w14:paraId="61EF9AE7" w14:textId="77777777" w:rsidTr="007E1567">
        <w:trPr>
          <w:trHeight w:hRule="exact" w:val="1356"/>
        </w:trPr>
        <w:tc>
          <w:tcPr>
            <w:tcW w:w="4503" w:type="dxa"/>
            <w:shd w:val="clear" w:color="auto" w:fill="E0E0E0"/>
            <w:vAlign w:val="center"/>
          </w:tcPr>
          <w:p w14:paraId="04DE894D"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Cs/>
                <w:sz w:val="18"/>
                <w:szCs w:val="18"/>
              </w:rPr>
              <w:t>Registreringsinstruks</w:t>
            </w:r>
          </w:p>
        </w:tc>
        <w:tc>
          <w:tcPr>
            <w:tcW w:w="9149" w:type="dxa"/>
            <w:shd w:val="clear" w:color="auto" w:fill="FFFFFF"/>
            <w:vAlign w:val="bottom"/>
          </w:tcPr>
          <w:p w14:paraId="684609B7"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Fladen registreres med snap til skel og/eller vandløbs-/</w:t>
            </w:r>
            <w:proofErr w:type="spellStart"/>
            <w:r w:rsidRPr="003A52C1">
              <w:rPr>
                <w:rFonts w:ascii="Trebuchet MS" w:hAnsi="Trebuchet MS" w:cs="Trebuchet MS"/>
                <w:sz w:val="18"/>
                <w:szCs w:val="18"/>
              </w:rPr>
              <w:t>vejmidter</w:t>
            </w:r>
            <w:proofErr w:type="spellEnd"/>
            <w:r w:rsidRPr="003A52C1">
              <w:rPr>
                <w:rFonts w:ascii="Trebuchet MS" w:hAnsi="Trebuchet MS" w:cs="Trebuchet MS"/>
                <w:sz w:val="18"/>
                <w:szCs w:val="18"/>
              </w:rPr>
              <w:t xml:space="preserve">. Bør normalt ikke skære over nogle flade eller linje objekter fra Park og grønne områder, men indenfor dette tema, vil der ofte være overlap. Parker og andre mindre områder (arbejdssted) i et stort distrikt kan skæres ud af det større område, så der er huller i det store distrikt, hvor andre betaler/udfører. Dette skal ikke gøres ved fag-entrepriser, der typiske dækker meget større geografiske områder, men kun omhandler enkelte eller få objekttyper. </w:t>
            </w:r>
          </w:p>
        </w:tc>
      </w:tr>
      <w:tr w:rsidR="00CB4BEB" w:rsidRPr="00FE5087" w14:paraId="3F4A2E61" w14:textId="77777777" w:rsidTr="003C0924">
        <w:trPr>
          <w:trHeight w:hRule="exact" w:val="255"/>
        </w:trPr>
        <w:tc>
          <w:tcPr>
            <w:tcW w:w="4503" w:type="dxa"/>
            <w:shd w:val="clear" w:color="auto" w:fill="E0E0E0"/>
            <w:vAlign w:val="bottom"/>
          </w:tcPr>
          <w:p w14:paraId="40167F90"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Klassificering/opdeling</w:t>
            </w:r>
          </w:p>
        </w:tc>
        <w:tc>
          <w:tcPr>
            <w:tcW w:w="9149" w:type="dxa"/>
            <w:shd w:val="clear" w:color="auto" w:fill="FFFFFF"/>
            <w:vAlign w:val="bottom"/>
          </w:tcPr>
          <w:p w14:paraId="3A288384" w14:textId="537151FB" w:rsidR="00CB4BEB" w:rsidRPr="003A52C1" w:rsidRDefault="00CB4BEB" w:rsidP="003C0924">
            <w:pPr>
              <w:rPr>
                <w:rFonts w:ascii="Trebuchet MS" w:hAnsi="Trebuchet MS" w:cs="Trebuchet MS"/>
                <w:sz w:val="18"/>
                <w:szCs w:val="18"/>
              </w:rPr>
            </w:pPr>
            <w:r w:rsidRPr="003A52C1">
              <w:rPr>
                <w:rFonts w:ascii="Trebuchet MS" w:hAnsi="Trebuchet MS"/>
                <w:sz w:val="18"/>
                <w:szCs w:val="18"/>
              </w:rPr>
              <w:t>Opdeles i distrikt</w:t>
            </w:r>
            <w:r w:rsidR="007E1567">
              <w:rPr>
                <w:rFonts w:ascii="Trebuchet MS" w:hAnsi="Trebuchet MS"/>
                <w:sz w:val="18"/>
                <w:szCs w:val="18"/>
              </w:rPr>
              <w:t>s</w:t>
            </w:r>
            <w:r w:rsidRPr="003A52C1">
              <w:rPr>
                <w:rFonts w:ascii="Trebuchet MS" w:hAnsi="Trebuchet MS"/>
                <w:sz w:val="18"/>
                <w:szCs w:val="18"/>
              </w:rPr>
              <w:t>typer.</w:t>
            </w:r>
          </w:p>
        </w:tc>
      </w:tr>
      <w:tr w:rsidR="00CB4BEB" w:rsidRPr="00FE5087" w14:paraId="17E06362" w14:textId="77777777" w:rsidTr="003C0924">
        <w:trPr>
          <w:trHeight w:hRule="exact" w:val="255"/>
        </w:trPr>
        <w:tc>
          <w:tcPr>
            <w:tcW w:w="4503" w:type="dxa"/>
            <w:shd w:val="clear" w:color="auto" w:fill="E0E0E0"/>
            <w:vAlign w:val="bottom"/>
          </w:tcPr>
          <w:p w14:paraId="1BE20766"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Minimum størrelser for objekt</w:t>
            </w:r>
          </w:p>
        </w:tc>
        <w:tc>
          <w:tcPr>
            <w:tcW w:w="9149" w:type="dxa"/>
            <w:shd w:val="clear" w:color="auto" w:fill="FFFFFF"/>
            <w:vAlign w:val="bottom"/>
          </w:tcPr>
          <w:p w14:paraId="49428475" w14:textId="77777777" w:rsidR="00CB4BEB" w:rsidRPr="003A52C1" w:rsidRDefault="00CB4BEB" w:rsidP="003C0924">
            <w:pPr>
              <w:rPr>
                <w:rFonts w:ascii="Trebuchet MS" w:hAnsi="Trebuchet MS" w:cs="Trebuchet MS"/>
                <w:sz w:val="18"/>
                <w:szCs w:val="18"/>
              </w:rPr>
            </w:pPr>
            <w:r w:rsidRPr="003A52C1">
              <w:rPr>
                <w:rFonts w:ascii="Trebuchet MS" w:hAnsi="Trebuchet MS"/>
                <w:sz w:val="18"/>
                <w:szCs w:val="18"/>
              </w:rPr>
              <w:t>10 kvm</w:t>
            </w:r>
          </w:p>
        </w:tc>
      </w:tr>
      <w:tr w:rsidR="00CB4BEB" w:rsidRPr="00FE5087" w14:paraId="196A2E9A" w14:textId="77777777" w:rsidTr="003C0924">
        <w:trPr>
          <w:trHeight w:hRule="exact" w:val="255"/>
        </w:trPr>
        <w:tc>
          <w:tcPr>
            <w:tcW w:w="4503" w:type="dxa"/>
            <w:shd w:val="clear" w:color="auto" w:fill="E0E0E0"/>
            <w:vAlign w:val="bottom"/>
          </w:tcPr>
          <w:p w14:paraId="16516924"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Entydige objekter</w:t>
            </w:r>
          </w:p>
        </w:tc>
        <w:tc>
          <w:tcPr>
            <w:tcW w:w="9149" w:type="dxa"/>
            <w:shd w:val="clear" w:color="auto" w:fill="FFFFFF"/>
            <w:vAlign w:val="bottom"/>
          </w:tcPr>
          <w:p w14:paraId="4C3B48F1" w14:textId="77777777" w:rsidR="00CB4BEB" w:rsidRPr="003A52C1" w:rsidRDefault="00CB4BEB" w:rsidP="003C0924">
            <w:pPr>
              <w:rPr>
                <w:rFonts w:ascii="Trebuchet MS" w:hAnsi="Trebuchet MS" w:cs="Trebuchet MS"/>
                <w:sz w:val="18"/>
                <w:szCs w:val="18"/>
              </w:rPr>
            </w:pPr>
          </w:p>
        </w:tc>
      </w:tr>
      <w:tr w:rsidR="00CB4BEB" w:rsidRPr="00FE5087" w14:paraId="6AB591B6" w14:textId="77777777" w:rsidTr="003C0924">
        <w:trPr>
          <w:trHeight w:hRule="exact" w:val="222"/>
        </w:trPr>
        <w:tc>
          <w:tcPr>
            <w:tcW w:w="4503" w:type="dxa"/>
            <w:shd w:val="clear" w:color="auto" w:fill="E0E0E0"/>
            <w:vAlign w:val="bottom"/>
          </w:tcPr>
          <w:p w14:paraId="198A96C0"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mellem objekter</w:t>
            </w:r>
          </w:p>
        </w:tc>
        <w:tc>
          <w:tcPr>
            <w:tcW w:w="9149" w:type="dxa"/>
            <w:shd w:val="clear" w:color="auto" w:fill="FFFFFF"/>
            <w:vAlign w:val="bottom"/>
          </w:tcPr>
          <w:p w14:paraId="74C5FE31"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Distrikter med samme type bør ikke overlappe hinanden, men snappes/skæres ud.</w:t>
            </w:r>
          </w:p>
        </w:tc>
      </w:tr>
      <w:tr w:rsidR="00CB4BEB" w:rsidRPr="00FE5087" w14:paraId="67602241" w14:textId="77777777" w:rsidTr="003C0924">
        <w:trPr>
          <w:trHeight w:hRule="exact" w:val="255"/>
        </w:trPr>
        <w:tc>
          <w:tcPr>
            <w:tcW w:w="4503" w:type="dxa"/>
            <w:shd w:val="clear" w:color="auto" w:fill="E0E0E0"/>
            <w:vAlign w:val="bottom"/>
          </w:tcPr>
          <w:p w14:paraId="52A3F352"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med objekter i andre datasæt</w:t>
            </w:r>
          </w:p>
        </w:tc>
        <w:tc>
          <w:tcPr>
            <w:tcW w:w="9149" w:type="dxa"/>
            <w:shd w:val="clear" w:color="auto" w:fill="FFFFFF"/>
            <w:vAlign w:val="bottom"/>
          </w:tcPr>
          <w:p w14:paraId="76BA6275"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Bør normalt ikke skære over nogle flade eller linje objekter fra Park og grønne områder</w:t>
            </w:r>
            <w:r w:rsidRPr="003A52C1">
              <w:rPr>
                <w:rFonts w:ascii="Trebuchet MS" w:hAnsi="Trebuchet MS"/>
                <w:sz w:val="18"/>
                <w:szCs w:val="18"/>
              </w:rPr>
              <w:t>.</w:t>
            </w:r>
          </w:p>
        </w:tc>
      </w:tr>
    </w:tbl>
    <w:p w14:paraId="6E0F0C46" w14:textId="77777777" w:rsidR="00CB4BEB" w:rsidRPr="003A52C1" w:rsidRDefault="00CB4BEB" w:rsidP="00CB4BEB">
      <w:pPr>
        <w:pStyle w:val="Overskrift6"/>
      </w:pPr>
      <w:r w:rsidRPr="003A52C1">
        <w:t>5.19.4.3 Kodelister</w:t>
      </w:r>
    </w:p>
    <w:p w14:paraId="5256D283" w14:textId="77777777" w:rsidR="00CB4BEB" w:rsidRPr="00D438A6" w:rsidRDefault="00CB4BEB" w:rsidP="00CB4BEB">
      <w:pPr>
        <w:autoSpaceDE w:val="0"/>
        <w:autoSpaceDN w:val="0"/>
        <w:adjustRightInd w:val="0"/>
        <w:rPr>
          <w:rFonts w:ascii="Trebuchet MS" w:hAnsi="Trebuchet MS" w:cs="Trebuchet MS"/>
          <w:sz w:val="19"/>
          <w:szCs w:val="19"/>
        </w:rPr>
      </w:pPr>
      <w:r w:rsidRPr="00D438A6">
        <w:rPr>
          <w:rFonts w:ascii="Trebuchet MS" w:hAnsi="Trebuchet MS" w:cs="Trebuchet MS"/>
          <w:sz w:val="19"/>
          <w:szCs w:val="19"/>
        </w:rPr>
        <w:t>Kodelisterne fungerer som oversættelser mellem anvendte kodeværdier og de matchende forklarende tekster.</w:t>
      </w:r>
    </w:p>
    <w:p w14:paraId="67D6D9CF" w14:textId="77777777" w:rsidR="00CB4BEB" w:rsidRPr="003A52C1" w:rsidRDefault="00CB4BEB" w:rsidP="00CB4BEB">
      <w:pPr>
        <w:pStyle w:val="Overskrift7"/>
      </w:pPr>
      <w:r w:rsidRPr="003A52C1">
        <w:t>5.19.4.3.1   6803 Park og grønne områder distrikt (d_6803_pg_distrikt)</w:t>
      </w: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51"/>
        <w:gridCol w:w="2019"/>
        <w:gridCol w:w="1134"/>
        <w:gridCol w:w="8505"/>
      </w:tblGrid>
      <w:tr w:rsidR="00CB4BEB" w:rsidRPr="00FE5087" w14:paraId="43989A64" w14:textId="77777777" w:rsidTr="003C0924">
        <w:trPr>
          <w:trHeight w:hRule="exact" w:val="255"/>
        </w:trPr>
        <w:tc>
          <w:tcPr>
            <w:tcW w:w="1951" w:type="dxa"/>
            <w:tcBorders>
              <w:bottom w:val="single" w:sz="4" w:space="0" w:color="auto"/>
            </w:tcBorders>
            <w:shd w:val="clear" w:color="auto" w:fill="D9D9D9"/>
            <w:vAlign w:val="bottom"/>
          </w:tcPr>
          <w:p w14:paraId="386EBB75" w14:textId="77777777" w:rsidR="00CB4BEB" w:rsidRPr="00FE5087" w:rsidRDefault="00CB4BEB" w:rsidP="003C0924">
            <w:pPr>
              <w:rPr>
                <w:rFonts w:ascii="Trebuchet MS" w:hAnsi="Trebuchet MS" w:cs="Trebuchet MS"/>
                <w:b/>
                <w:bCs/>
                <w:color w:val="1F497D"/>
                <w:sz w:val="18"/>
                <w:szCs w:val="18"/>
              </w:rPr>
            </w:pPr>
            <w:proofErr w:type="spellStart"/>
            <w:r w:rsidRPr="003A52C1">
              <w:rPr>
                <w:rFonts w:ascii="Trebuchet MS" w:hAnsi="Trebuchet MS" w:cs="Trebuchet MS"/>
                <w:b/>
                <w:bCs/>
                <w:sz w:val="18"/>
                <w:szCs w:val="18"/>
              </w:rPr>
              <w:t>pg_distrikt</w:t>
            </w:r>
            <w:proofErr w:type="spellEnd"/>
            <w:r w:rsidRPr="003A52C1">
              <w:rPr>
                <w:rFonts w:ascii="Trebuchet MS" w:hAnsi="Trebuchet MS" w:cs="Trebuchet MS"/>
                <w:b/>
                <w:bCs/>
                <w:sz w:val="18"/>
                <w:szCs w:val="18"/>
              </w:rPr>
              <w:t xml:space="preserve"> _kode</w:t>
            </w:r>
          </w:p>
        </w:tc>
        <w:tc>
          <w:tcPr>
            <w:tcW w:w="2019" w:type="dxa"/>
            <w:tcBorders>
              <w:bottom w:val="single" w:sz="4" w:space="0" w:color="auto"/>
            </w:tcBorders>
            <w:shd w:val="clear" w:color="auto" w:fill="D9D9D9"/>
            <w:vAlign w:val="bottom"/>
          </w:tcPr>
          <w:p w14:paraId="0B1A4881" w14:textId="77777777" w:rsidR="00CB4BEB" w:rsidRPr="000D6837" w:rsidRDefault="00CB4BEB" w:rsidP="003C0924">
            <w:pPr>
              <w:rPr>
                <w:rFonts w:ascii="Trebuchet MS" w:hAnsi="Trebuchet MS" w:cs="Trebuchet MS"/>
                <w:b/>
                <w:bCs/>
                <w:color w:val="1F497D"/>
                <w:sz w:val="18"/>
                <w:szCs w:val="18"/>
              </w:rPr>
            </w:pPr>
            <w:proofErr w:type="spellStart"/>
            <w:r w:rsidRPr="003A52C1">
              <w:rPr>
                <w:rFonts w:ascii="Trebuchet MS" w:hAnsi="Trebuchet MS" w:cs="Trebuchet MS"/>
                <w:b/>
                <w:bCs/>
                <w:sz w:val="18"/>
                <w:szCs w:val="18"/>
              </w:rPr>
              <w:t>pg_distrikt</w:t>
            </w:r>
            <w:proofErr w:type="spellEnd"/>
          </w:p>
        </w:tc>
        <w:tc>
          <w:tcPr>
            <w:tcW w:w="1134" w:type="dxa"/>
            <w:tcBorders>
              <w:bottom w:val="single" w:sz="4" w:space="0" w:color="auto"/>
            </w:tcBorders>
            <w:shd w:val="clear" w:color="auto" w:fill="D9D9D9"/>
            <w:vAlign w:val="center"/>
          </w:tcPr>
          <w:p w14:paraId="0A5C3DE8" w14:textId="77777777" w:rsidR="00CB4BEB" w:rsidRPr="00FE5087"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aktiv</w:t>
            </w:r>
          </w:p>
        </w:tc>
        <w:tc>
          <w:tcPr>
            <w:tcW w:w="8505" w:type="dxa"/>
            <w:tcBorders>
              <w:bottom w:val="single" w:sz="4" w:space="0" w:color="auto"/>
            </w:tcBorders>
            <w:shd w:val="clear" w:color="auto" w:fill="D9D9D9"/>
            <w:vAlign w:val="bottom"/>
          </w:tcPr>
          <w:p w14:paraId="0FBF93DF"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Begrebsdefinition</w:t>
            </w:r>
          </w:p>
        </w:tc>
      </w:tr>
      <w:tr w:rsidR="00CB4BEB" w:rsidRPr="00FE5087" w14:paraId="530040A0"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5067DA00"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2019" w:type="dxa"/>
            <w:tcBorders>
              <w:top w:val="single" w:sz="4" w:space="0" w:color="auto"/>
              <w:left w:val="single" w:sz="4" w:space="0" w:color="auto"/>
              <w:bottom w:val="single" w:sz="4" w:space="0" w:color="auto"/>
            </w:tcBorders>
            <w:shd w:val="clear" w:color="auto" w:fill="FFFFFF"/>
            <w:vAlign w:val="bottom"/>
          </w:tcPr>
          <w:p w14:paraId="3B230C84" w14:textId="77777777" w:rsidR="00CB4BEB" w:rsidRPr="00FE5087" w:rsidRDefault="00CB4BEB" w:rsidP="003C0924">
            <w:pPr>
              <w:rPr>
                <w:color w:val="1F497D"/>
              </w:rPr>
            </w:pPr>
            <w:r w:rsidRPr="003A52C1">
              <w:rPr>
                <w:rFonts w:ascii="Trebuchet MS" w:hAnsi="Trebuchet MS"/>
                <w:sz w:val="18"/>
                <w:szCs w:val="18"/>
              </w:rPr>
              <w:t>Udbudsområde</w:t>
            </w:r>
          </w:p>
        </w:tc>
        <w:tc>
          <w:tcPr>
            <w:tcW w:w="1134" w:type="dxa"/>
            <w:tcBorders>
              <w:top w:val="single" w:sz="4" w:space="0" w:color="auto"/>
              <w:left w:val="single" w:sz="4" w:space="0" w:color="auto"/>
              <w:bottom w:val="single" w:sz="4" w:space="0" w:color="auto"/>
              <w:right w:val="single" w:sz="4" w:space="0" w:color="auto"/>
            </w:tcBorders>
            <w:vAlign w:val="bottom"/>
          </w:tcPr>
          <w:p w14:paraId="4AA3E79D"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auto"/>
            <w:vAlign w:val="bottom"/>
          </w:tcPr>
          <w:p w14:paraId="0CF94CB4"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Området der er udbudt</w:t>
            </w:r>
          </w:p>
        </w:tc>
      </w:tr>
      <w:tr w:rsidR="00CB4BEB" w:rsidRPr="00FE5087" w14:paraId="3315B2D2" w14:textId="77777777" w:rsidTr="003C0924">
        <w:trPr>
          <w:trHeight w:val="262"/>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4BBC0C8C"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2</w:t>
            </w:r>
          </w:p>
        </w:tc>
        <w:tc>
          <w:tcPr>
            <w:tcW w:w="2019" w:type="dxa"/>
            <w:tcBorders>
              <w:top w:val="single" w:sz="4" w:space="0" w:color="auto"/>
              <w:left w:val="single" w:sz="4" w:space="0" w:color="auto"/>
              <w:bottom w:val="single" w:sz="4" w:space="0" w:color="auto"/>
            </w:tcBorders>
            <w:shd w:val="clear" w:color="auto" w:fill="FFFFFF"/>
            <w:vAlign w:val="bottom"/>
          </w:tcPr>
          <w:p w14:paraId="083A2936" w14:textId="77777777" w:rsidR="00CB4BEB" w:rsidRPr="00FE5087" w:rsidRDefault="00CB4BEB" w:rsidP="003C0924">
            <w:pPr>
              <w:rPr>
                <w:color w:val="1F497D"/>
              </w:rPr>
            </w:pPr>
            <w:r w:rsidRPr="003A52C1">
              <w:rPr>
                <w:rFonts w:ascii="Trebuchet MS" w:hAnsi="Trebuchet MS"/>
                <w:sz w:val="18"/>
                <w:szCs w:val="18"/>
              </w:rPr>
              <w:t>Fag-entreprise</w:t>
            </w:r>
          </w:p>
        </w:tc>
        <w:tc>
          <w:tcPr>
            <w:tcW w:w="1134" w:type="dxa"/>
            <w:tcBorders>
              <w:top w:val="single" w:sz="4" w:space="0" w:color="auto"/>
              <w:left w:val="single" w:sz="4" w:space="0" w:color="auto"/>
              <w:bottom w:val="single" w:sz="4" w:space="0" w:color="auto"/>
              <w:right w:val="single" w:sz="4" w:space="0" w:color="auto"/>
            </w:tcBorders>
            <w:vAlign w:val="bottom"/>
          </w:tcPr>
          <w:p w14:paraId="3A4BA1A2"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auto"/>
            <w:vAlign w:val="bottom"/>
          </w:tcPr>
          <w:p w14:paraId="0284935B" w14:textId="5AD573CD"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Entrepriseområdet, som kun dække</w:t>
            </w:r>
            <w:r w:rsidR="007E1567">
              <w:rPr>
                <w:rFonts w:ascii="Trebuchet MS" w:hAnsi="Trebuchet MS" w:cs="Trebuchet MS"/>
                <w:sz w:val="18"/>
                <w:szCs w:val="18"/>
              </w:rPr>
              <w:t>r</w:t>
            </w:r>
            <w:r w:rsidRPr="003A52C1">
              <w:rPr>
                <w:rFonts w:ascii="Trebuchet MS" w:hAnsi="Trebuchet MS" w:cs="Trebuchet MS"/>
                <w:sz w:val="18"/>
                <w:szCs w:val="18"/>
              </w:rPr>
              <w:t xml:space="preserve"> et meget lille fagområde. F.eks. beskæring af træer.</w:t>
            </w:r>
          </w:p>
        </w:tc>
      </w:tr>
      <w:tr w:rsidR="00CB4BEB" w:rsidRPr="00FE5087" w14:paraId="3F2FD777" w14:textId="77777777" w:rsidTr="00615BE5">
        <w:trPr>
          <w:trHeight w:val="79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279F4EF"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3</w:t>
            </w:r>
          </w:p>
        </w:tc>
        <w:tc>
          <w:tcPr>
            <w:tcW w:w="2019" w:type="dxa"/>
            <w:tcBorders>
              <w:top w:val="single" w:sz="4" w:space="0" w:color="auto"/>
              <w:left w:val="single" w:sz="4" w:space="0" w:color="auto"/>
              <w:bottom w:val="single" w:sz="4" w:space="0" w:color="auto"/>
            </w:tcBorders>
            <w:shd w:val="clear" w:color="auto" w:fill="FFFFFF"/>
            <w:vAlign w:val="center"/>
          </w:tcPr>
          <w:p w14:paraId="7BB67313" w14:textId="77777777" w:rsidR="00CB4BEB" w:rsidRPr="00FE5087" w:rsidRDefault="00CB4BEB" w:rsidP="003C0924">
            <w:pPr>
              <w:rPr>
                <w:color w:val="1F497D"/>
              </w:rPr>
            </w:pPr>
            <w:r w:rsidRPr="003A52C1">
              <w:rPr>
                <w:rFonts w:ascii="Trebuchet MS" w:hAnsi="Trebuchet MS"/>
                <w:sz w:val="18"/>
                <w:szCs w:val="18"/>
              </w:rPr>
              <w:t>Geografisk entreprise</w:t>
            </w:r>
          </w:p>
        </w:tc>
        <w:tc>
          <w:tcPr>
            <w:tcW w:w="1134" w:type="dxa"/>
            <w:tcBorders>
              <w:top w:val="single" w:sz="4" w:space="0" w:color="auto"/>
              <w:left w:val="single" w:sz="4" w:space="0" w:color="auto"/>
              <w:bottom w:val="single" w:sz="4" w:space="0" w:color="auto"/>
              <w:right w:val="single" w:sz="4" w:space="0" w:color="auto"/>
            </w:tcBorders>
            <w:vAlign w:val="center"/>
          </w:tcPr>
          <w:p w14:paraId="2169A294"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auto"/>
            <w:vAlign w:val="bottom"/>
          </w:tcPr>
          <w:p w14:paraId="6C8ED936"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Entrepriseområdet, som dækker et stort fagområde, men hvor kommunen typiske er inddelt i flere områder/distrikter med forskellige entreprenører. Kan også benyttes til inddelingen efter hvor et område plejes fra (fx hvilken materielgård, når det er kommunens egne folk, der står for opgaven).</w:t>
            </w:r>
          </w:p>
        </w:tc>
      </w:tr>
      <w:tr w:rsidR="00CB4BEB" w:rsidRPr="00FE5087" w14:paraId="4AC99DD2" w14:textId="77777777" w:rsidTr="003C0924">
        <w:trPr>
          <w:trHeigh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2969CAF8"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4</w:t>
            </w:r>
          </w:p>
        </w:tc>
        <w:tc>
          <w:tcPr>
            <w:tcW w:w="2019" w:type="dxa"/>
            <w:tcBorders>
              <w:top w:val="single" w:sz="4" w:space="0" w:color="auto"/>
              <w:left w:val="single" w:sz="4" w:space="0" w:color="auto"/>
              <w:bottom w:val="single" w:sz="4" w:space="0" w:color="auto"/>
            </w:tcBorders>
            <w:shd w:val="clear" w:color="auto" w:fill="FFFFFF"/>
            <w:vAlign w:val="bottom"/>
          </w:tcPr>
          <w:p w14:paraId="5A9C64A8" w14:textId="77777777" w:rsidR="00CB4BEB" w:rsidRPr="00FE5087" w:rsidRDefault="00CB4BEB" w:rsidP="003C0924">
            <w:pPr>
              <w:rPr>
                <w:color w:val="1F497D"/>
              </w:rPr>
            </w:pPr>
            <w:r w:rsidRPr="003A52C1">
              <w:rPr>
                <w:rFonts w:ascii="Trebuchet MS" w:hAnsi="Trebuchet MS"/>
                <w:sz w:val="18"/>
                <w:szCs w:val="18"/>
              </w:rPr>
              <w:t>Arbejdssted</w:t>
            </w:r>
          </w:p>
        </w:tc>
        <w:tc>
          <w:tcPr>
            <w:tcW w:w="1134" w:type="dxa"/>
            <w:tcBorders>
              <w:top w:val="single" w:sz="4" w:space="0" w:color="auto"/>
              <w:left w:val="single" w:sz="4" w:space="0" w:color="auto"/>
              <w:bottom w:val="single" w:sz="4" w:space="0" w:color="auto"/>
              <w:right w:val="single" w:sz="4" w:space="0" w:color="auto"/>
            </w:tcBorders>
            <w:vAlign w:val="bottom"/>
          </w:tcPr>
          <w:p w14:paraId="3CCE75B2"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auto"/>
            <w:vAlign w:val="bottom"/>
          </w:tcPr>
          <w:p w14:paraId="57860062"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Også kaldt arbejdsområde. Typisk et mindre område som en park eller en skole.</w:t>
            </w:r>
          </w:p>
        </w:tc>
      </w:tr>
      <w:tr w:rsidR="00CB4BEB" w:rsidRPr="00FE5087" w14:paraId="2354452C" w14:textId="77777777" w:rsidTr="003C0924">
        <w:trPr>
          <w:trHeigh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33B8628C" w14:textId="77777777" w:rsidR="00CB4BEB" w:rsidRPr="00FE5087" w:rsidRDefault="00CB4BEB" w:rsidP="003C0924">
            <w:pPr>
              <w:jc w:val="center"/>
              <w:rPr>
                <w:rFonts w:ascii="Trebuchet MS" w:hAnsi="Trebuchet MS"/>
                <w:color w:val="1F497D"/>
                <w:sz w:val="18"/>
                <w:szCs w:val="18"/>
              </w:rPr>
            </w:pPr>
            <w:r w:rsidRPr="003A52C1">
              <w:rPr>
                <w:rFonts w:ascii="Trebuchet MS" w:hAnsi="Trebuchet MS"/>
                <w:sz w:val="18"/>
                <w:szCs w:val="18"/>
              </w:rPr>
              <w:t>8</w:t>
            </w:r>
          </w:p>
        </w:tc>
        <w:tc>
          <w:tcPr>
            <w:tcW w:w="2019" w:type="dxa"/>
            <w:tcBorders>
              <w:top w:val="single" w:sz="4" w:space="0" w:color="auto"/>
              <w:left w:val="single" w:sz="4" w:space="0" w:color="auto"/>
              <w:bottom w:val="single" w:sz="4" w:space="0" w:color="auto"/>
            </w:tcBorders>
            <w:shd w:val="clear" w:color="auto" w:fill="FFFFFF"/>
            <w:vAlign w:val="bottom"/>
          </w:tcPr>
          <w:p w14:paraId="43A965DB"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Andet</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bottom"/>
          </w:tcPr>
          <w:p w14:paraId="54B569F5"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4EAECF51"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Hvor andet ikke er dækkende.</w:t>
            </w:r>
          </w:p>
        </w:tc>
      </w:tr>
      <w:tr w:rsidR="00CB4BEB" w:rsidRPr="00FE5087" w14:paraId="5F697EDA" w14:textId="77777777" w:rsidTr="003C0924">
        <w:trPr>
          <w:trHeigh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72EE6E4A" w14:textId="77777777" w:rsidR="00CB4BEB" w:rsidRPr="00FE5087" w:rsidRDefault="00CB4BEB" w:rsidP="003C0924">
            <w:pPr>
              <w:jc w:val="center"/>
              <w:rPr>
                <w:rFonts w:ascii="Trebuchet MS" w:hAnsi="Trebuchet MS"/>
                <w:color w:val="1F497D"/>
                <w:sz w:val="18"/>
                <w:szCs w:val="18"/>
              </w:rPr>
            </w:pPr>
            <w:r w:rsidRPr="003A52C1">
              <w:rPr>
                <w:rFonts w:ascii="Trebuchet MS" w:hAnsi="Trebuchet MS"/>
                <w:sz w:val="18"/>
                <w:szCs w:val="18"/>
              </w:rPr>
              <w:t>9</w:t>
            </w:r>
          </w:p>
        </w:tc>
        <w:tc>
          <w:tcPr>
            <w:tcW w:w="2019" w:type="dxa"/>
            <w:tcBorders>
              <w:top w:val="single" w:sz="4" w:space="0" w:color="auto"/>
              <w:left w:val="single" w:sz="4" w:space="0" w:color="auto"/>
              <w:bottom w:val="single" w:sz="4" w:space="0" w:color="auto"/>
            </w:tcBorders>
            <w:shd w:val="clear" w:color="auto" w:fill="FFFFFF"/>
            <w:vAlign w:val="bottom"/>
          </w:tcPr>
          <w:p w14:paraId="400A0DC3"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Ukendt</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bottom"/>
          </w:tcPr>
          <w:p w14:paraId="5CBEB580"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1B45CA2A"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Mangler viden om typen.</w:t>
            </w:r>
          </w:p>
        </w:tc>
      </w:tr>
    </w:tbl>
    <w:p w14:paraId="6D3469FA" w14:textId="77777777" w:rsidR="00CB4BEB" w:rsidRPr="000859D9" w:rsidRDefault="00CB4BEB" w:rsidP="00CB4BEB">
      <w:pPr>
        <w:pStyle w:val="Overskrift7"/>
      </w:pPr>
      <w:r w:rsidRPr="000859D9">
        <w:t>* Kildehenvisning</w:t>
      </w:r>
    </w:p>
    <w:p w14:paraId="0ED29488" w14:textId="77777777" w:rsidR="00CB4BEB" w:rsidRPr="00D438A6" w:rsidRDefault="00CB4BEB" w:rsidP="00D438A6">
      <w:pPr>
        <w:rPr>
          <w:rFonts w:ascii="Trebuchet MS" w:hAnsi="Trebuchet MS"/>
          <w:sz w:val="19"/>
          <w:szCs w:val="19"/>
        </w:rPr>
      </w:pPr>
      <w:r w:rsidRPr="00D438A6">
        <w:rPr>
          <w:rFonts w:ascii="Trebuchet MS" w:hAnsi="Trebuchet MS"/>
          <w:sz w:val="19"/>
          <w:szCs w:val="19"/>
        </w:rPr>
        <w:t xml:space="preserve">Vejledning om landskabet i kommuneplanlægningen. Miljøministeriet 2007:  </w:t>
      </w:r>
      <w:hyperlink r:id="rId66" w:history="1">
        <w:r w:rsidRPr="00D438A6">
          <w:rPr>
            <w:rStyle w:val="Hyperlink"/>
            <w:rFonts w:ascii="Trebuchet MS" w:hAnsi="Trebuchet MS"/>
            <w:sz w:val="19"/>
            <w:szCs w:val="19"/>
          </w:rPr>
          <w:t>http://www.naturstyrelsen.dk/NR/rdonlyres/02924B8E-AE07-46C2-A8A0-A74A0A38A8EE/46053/Vejledningenilandskab_050707b.pdf</w:t>
        </w:r>
      </w:hyperlink>
    </w:p>
    <w:p w14:paraId="3F98F0DC" w14:textId="77777777" w:rsidR="00CB4BEB" w:rsidRPr="00D438A6" w:rsidRDefault="00CB4BEB" w:rsidP="00D438A6">
      <w:pPr>
        <w:rPr>
          <w:rFonts w:ascii="Trebuchet MS" w:hAnsi="Trebuchet MS"/>
          <w:sz w:val="19"/>
          <w:szCs w:val="19"/>
        </w:rPr>
      </w:pPr>
    </w:p>
    <w:p w14:paraId="695CFE63" w14:textId="77777777" w:rsidR="00CB4BEB" w:rsidRPr="00D438A6" w:rsidRDefault="00000000" w:rsidP="00D438A6">
      <w:pPr>
        <w:rPr>
          <w:rFonts w:ascii="Trebuchet MS" w:hAnsi="Trebuchet MS"/>
          <w:sz w:val="19"/>
          <w:szCs w:val="19"/>
        </w:rPr>
      </w:pPr>
      <w:hyperlink r:id="rId67" w:history="1">
        <w:r w:rsidR="00CB4BEB" w:rsidRPr="00D438A6">
          <w:rPr>
            <w:rStyle w:val="Hyperlink"/>
            <w:rFonts w:ascii="Trebuchet MS" w:hAnsi="Trebuchet MS"/>
            <w:color w:val="auto"/>
            <w:sz w:val="19"/>
            <w:szCs w:val="19"/>
          </w:rPr>
          <w:t xml:space="preserve"> http://www.naturstyrelsen.dk/NR/rdonlyres/3728466B-9358-499B-B236-57B29CBC8A09/118949/LKM_distribueret.pdf</w:t>
        </w:r>
      </w:hyperlink>
    </w:p>
    <w:p w14:paraId="2F980D55" w14:textId="1873741D" w:rsidR="00CB4BEB" w:rsidRDefault="00CB4BEB" w:rsidP="00D438A6">
      <w:pPr>
        <w:rPr>
          <w:rFonts w:cs="Trebuchet MS"/>
          <w:sz w:val="18"/>
          <w:szCs w:val="18"/>
        </w:rPr>
      </w:pPr>
      <w:r w:rsidRPr="00D438A6">
        <w:rPr>
          <w:rFonts w:ascii="Trebuchet MS" w:hAnsi="Trebuchet MS"/>
          <w:kern w:val="32"/>
          <w:sz w:val="19"/>
          <w:szCs w:val="19"/>
        </w:rPr>
        <w:lastRenderedPageBreak/>
        <w:t>Nissen, M &amp; Olafsson, A.S. side 73-77 (2007): Landskabskaraktermetoden og oplevelsesværdimetoden i et kommunalt perspektiv – teoretisk baggrund, videreudvikling og implementering på kommunalt niveau.</w:t>
      </w:r>
      <w:bookmarkStart w:id="2957" w:name="_Toc59520482"/>
      <w:r>
        <w:rPr>
          <w:rFonts w:cs="Trebuchet MS"/>
          <w:sz w:val="18"/>
          <w:szCs w:val="18"/>
        </w:rPr>
        <w:br w:type="page"/>
      </w:r>
    </w:p>
    <w:p w14:paraId="774448E5" w14:textId="77777777" w:rsidR="00CB4BEB" w:rsidRPr="00615BE5" w:rsidRDefault="00CB4BEB" w:rsidP="00615BE5">
      <w:pPr>
        <w:pStyle w:val="Overskrift1"/>
      </w:pPr>
      <w:bookmarkStart w:id="2958" w:name="_Toc63351535"/>
      <w:bookmarkStart w:id="2959" w:name="_Toc122436182"/>
      <w:r w:rsidRPr="00615BE5">
        <w:lastRenderedPageBreak/>
        <w:t>5.79 Billedunderstøttelse</w:t>
      </w:r>
      <w:bookmarkEnd w:id="2958"/>
      <w:bookmarkEnd w:id="2959"/>
    </w:p>
    <w:p w14:paraId="11AD834A" w14:textId="77777777" w:rsidR="00CB4BEB" w:rsidRPr="00D438A6" w:rsidRDefault="00CB4BEB" w:rsidP="00615BE5">
      <w:pPr>
        <w:rPr>
          <w:rFonts w:ascii="Trebuchet MS" w:hAnsi="Trebuchet MS"/>
          <w:sz w:val="19"/>
          <w:szCs w:val="19"/>
        </w:rPr>
      </w:pPr>
      <w:r w:rsidRPr="00D438A6">
        <w:rPr>
          <w:rFonts w:ascii="Trebuchet MS" w:hAnsi="Trebuchet MS"/>
          <w:sz w:val="19"/>
          <w:szCs w:val="19"/>
        </w:rPr>
        <w:t xml:space="preserve">I version 3.0 er der etableret billedunderstøttelse, hvor det er muligt vha. et centralt billedbibliotek at tilknytte billeder til objekter på tværs af datamodellens temaer. </w:t>
      </w:r>
    </w:p>
    <w:p w14:paraId="4892585E" w14:textId="77777777" w:rsidR="00CB4BEB" w:rsidRPr="00D438A6" w:rsidRDefault="00CB4BEB" w:rsidP="00615BE5">
      <w:pPr>
        <w:rPr>
          <w:rFonts w:ascii="Trebuchet MS" w:hAnsi="Trebuchet MS"/>
          <w:sz w:val="19"/>
          <w:szCs w:val="19"/>
        </w:rPr>
      </w:pPr>
    </w:p>
    <w:p w14:paraId="3154E79D" w14:textId="77777777" w:rsidR="00CB4BEB" w:rsidRPr="00D438A6" w:rsidRDefault="00CB4BEB" w:rsidP="00615BE5">
      <w:pPr>
        <w:rPr>
          <w:rFonts w:ascii="Trebuchet MS" w:hAnsi="Trebuchet MS"/>
          <w:sz w:val="19"/>
          <w:szCs w:val="19"/>
        </w:rPr>
      </w:pPr>
      <w:r w:rsidRPr="00D438A6">
        <w:rPr>
          <w:rFonts w:ascii="Trebuchet MS" w:hAnsi="Trebuchet MS"/>
          <w:sz w:val="19"/>
          <w:szCs w:val="19"/>
        </w:rPr>
        <w:t>Et objekt i et tema kan knyttes til et eller flere billeder og samme billede kan knyttes til flere forskellige objekter. Det gælder også på tværs af forskellige temaer.</w:t>
      </w:r>
    </w:p>
    <w:p w14:paraId="2146473B" w14:textId="77777777" w:rsidR="00CB4BEB" w:rsidRPr="00D438A6" w:rsidRDefault="00CB4BEB" w:rsidP="00615BE5">
      <w:pPr>
        <w:rPr>
          <w:rFonts w:ascii="Trebuchet MS" w:hAnsi="Trebuchet MS"/>
          <w:sz w:val="19"/>
          <w:szCs w:val="19"/>
        </w:rPr>
      </w:pPr>
    </w:p>
    <w:p w14:paraId="20276A11" w14:textId="77777777" w:rsidR="00CB4BEB" w:rsidRPr="00D438A6" w:rsidRDefault="00CB4BEB" w:rsidP="00615BE5">
      <w:pPr>
        <w:rPr>
          <w:rFonts w:ascii="Trebuchet MS" w:hAnsi="Trebuchet MS"/>
          <w:sz w:val="19"/>
          <w:szCs w:val="19"/>
        </w:rPr>
      </w:pPr>
      <w:r w:rsidRPr="00D438A6">
        <w:rPr>
          <w:rFonts w:ascii="Trebuchet MS" w:hAnsi="Trebuchet MS"/>
          <w:sz w:val="19"/>
          <w:szCs w:val="19"/>
        </w:rPr>
        <w:t>Virkemåden/trinene er:</w:t>
      </w:r>
    </w:p>
    <w:p w14:paraId="231CDA88" w14:textId="77777777" w:rsidR="00CB4BEB" w:rsidRPr="00D438A6" w:rsidRDefault="00CB4BEB" w:rsidP="00CB4BEB">
      <w:pPr>
        <w:pStyle w:val="Listeafsnit"/>
        <w:numPr>
          <w:ilvl w:val="0"/>
          <w:numId w:val="13"/>
        </w:numPr>
        <w:spacing w:after="0" w:line="276" w:lineRule="auto"/>
        <w:ind w:left="714" w:hanging="357"/>
        <w:contextualSpacing w:val="0"/>
        <w:rPr>
          <w:rFonts w:ascii="Trebuchet MS" w:eastAsiaTheme="minorEastAsia" w:hAnsi="Trebuchet MS"/>
          <w:b w:val="0"/>
          <w:color w:val="767171"/>
          <w:sz w:val="19"/>
          <w:szCs w:val="19"/>
        </w:rPr>
      </w:pPr>
      <w:r w:rsidRPr="00D438A6">
        <w:rPr>
          <w:rFonts w:ascii="Trebuchet MS" w:eastAsiaTheme="minorEastAsia" w:hAnsi="Trebuchet MS"/>
          <w:b w:val="0"/>
          <w:color w:val="767171"/>
          <w:sz w:val="19"/>
          <w:szCs w:val="19"/>
        </w:rPr>
        <w:t xml:space="preserve">En række oprettes i viewet t_7901_foto, hvorved der tildeles et </w:t>
      </w:r>
      <w:proofErr w:type="spellStart"/>
      <w:r w:rsidRPr="00D438A6">
        <w:rPr>
          <w:rFonts w:ascii="Trebuchet MS" w:eastAsiaTheme="minorEastAsia" w:hAnsi="Trebuchet MS"/>
          <w:b w:val="0"/>
          <w:color w:val="767171"/>
          <w:sz w:val="19"/>
          <w:szCs w:val="19"/>
        </w:rPr>
        <w:t>objekt_id</w:t>
      </w:r>
      <w:proofErr w:type="spellEnd"/>
      <w:r w:rsidRPr="00D438A6">
        <w:rPr>
          <w:rFonts w:ascii="Trebuchet MS" w:eastAsiaTheme="minorEastAsia" w:hAnsi="Trebuchet MS"/>
          <w:b w:val="0"/>
          <w:color w:val="767171"/>
          <w:sz w:val="19"/>
          <w:szCs w:val="19"/>
        </w:rPr>
        <w:t xml:space="preserve"> til billedet.</w:t>
      </w:r>
    </w:p>
    <w:p w14:paraId="24F84A68" w14:textId="77777777" w:rsidR="00CB4BEB" w:rsidRPr="00D438A6" w:rsidRDefault="00CB4BEB" w:rsidP="00CB4BEB">
      <w:pPr>
        <w:pStyle w:val="Listeafsnit"/>
        <w:numPr>
          <w:ilvl w:val="0"/>
          <w:numId w:val="13"/>
        </w:numPr>
        <w:spacing w:after="0" w:line="276" w:lineRule="auto"/>
        <w:ind w:left="714" w:hanging="357"/>
        <w:contextualSpacing w:val="0"/>
        <w:rPr>
          <w:rFonts w:ascii="Trebuchet MS" w:eastAsiaTheme="minorEastAsia" w:hAnsi="Trebuchet MS"/>
          <w:b w:val="0"/>
          <w:color w:val="767171"/>
          <w:sz w:val="19"/>
          <w:szCs w:val="19"/>
        </w:rPr>
      </w:pPr>
      <w:r w:rsidRPr="00D438A6">
        <w:rPr>
          <w:rFonts w:ascii="Trebuchet MS" w:eastAsiaTheme="minorEastAsia" w:hAnsi="Trebuchet MS"/>
          <w:b w:val="0"/>
          <w:color w:val="767171"/>
          <w:sz w:val="19"/>
          <w:szCs w:val="19"/>
        </w:rPr>
        <w:t xml:space="preserve">Et billede uploades til billedbiblioteket og navngives med det tildelte </w:t>
      </w:r>
      <w:proofErr w:type="spellStart"/>
      <w:r w:rsidRPr="00D438A6">
        <w:rPr>
          <w:rFonts w:ascii="Trebuchet MS" w:eastAsiaTheme="minorEastAsia" w:hAnsi="Trebuchet MS"/>
          <w:b w:val="0"/>
          <w:color w:val="767171"/>
          <w:sz w:val="19"/>
          <w:szCs w:val="19"/>
        </w:rPr>
        <w:t>objekt_id</w:t>
      </w:r>
      <w:proofErr w:type="spellEnd"/>
      <w:r w:rsidRPr="00D438A6">
        <w:rPr>
          <w:rFonts w:ascii="Trebuchet MS" w:eastAsiaTheme="minorEastAsia" w:hAnsi="Trebuchet MS"/>
          <w:b w:val="0"/>
          <w:color w:val="767171"/>
          <w:sz w:val="19"/>
          <w:szCs w:val="19"/>
        </w:rPr>
        <w:t>.</w:t>
      </w:r>
    </w:p>
    <w:p w14:paraId="644B37B1" w14:textId="77777777" w:rsidR="00CB4BEB" w:rsidRPr="00D438A6" w:rsidRDefault="00CB4BEB" w:rsidP="00CB4BEB">
      <w:pPr>
        <w:pStyle w:val="Listeafsnit"/>
        <w:numPr>
          <w:ilvl w:val="0"/>
          <w:numId w:val="13"/>
        </w:numPr>
        <w:spacing w:after="0" w:line="276" w:lineRule="auto"/>
        <w:ind w:left="714" w:hanging="357"/>
        <w:contextualSpacing w:val="0"/>
        <w:rPr>
          <w:rFonts w:ascii="Trebuchet MS" w:eastAsiaTheme="minorEastAsia" w:hAnsi="Trebuchet MS"/>
          <w:b w:val="0"/>
          <w:color w:val="767171"/>
          <w:sz w:val="19"/>
          <w:szCs w:val="19"/>
        </w:rPr>
      </w:pPr>
      <w:r w:rsidRPr="00D438A6">
        <w:rPr>
          <w:rFonts w:ascii="Trebuchet MS" w:eastAsiaTheme="minorEastAsia" w:hAnsi="Trebuchet MS"/>
          <w:b w:val="0"/>
          <w:color w:val="767171"/>
          <w:sz w:val="19"/>
          <w:szCs w:val="19"/>
        </w:rPr>
        <w:t xml:space="preserve">Billedet tilknyttes et eller flere objekter på tværs af temaer ved at oprette en række/rækker i viewet t_7900_fotoforbindelse og her anvende billedets og objektet/objekternes </w:t>
      </w:r>
      <w:proofErr w:type="spellStart"/>
      <w:r w:rsidRPr="00D438A6">
        <w:rPr>
          <w:rFonts w:ascii="Trebuchet MS" w:eastAsiaTheme="minorEastAsia" w:hAnsi="Trebuchet MS"/>
          <w:b w:val="0"/>
          <w:color w:val="767171"/>
          <w:sz w:val="19"/>
          <w:szCs w:val="19"/>
        </w:rPr>
        <w:t>objekt_id’er</w:t>
      </w:r>
      <w:proofErr w:type="spellEnd"/>
      <w:r w:rsidRPr="00D438A6">
        <w:rPr>
          <w:rFonts w:ascii="Trebuchet MS" w:eastAsiaTheme="minorEastAsia" w:hAnsi="Trebuchet MS"/>
          <w:b w:val="0"/>
          <w:color w:val="767171"/>
          <w:sz w:val="19"/>
          <w:szCs w:val="19"/>
        </w:rPr>
        <w:t>.</w:t>
      </w:r>
    </w:p>
    <w:p w14:paraId="34A47F2E" w14:textId="77777777" w:rsidR="00CB4BEB" w:rsidRPr="00D438A6" w:rsidRDefault="00CB4BEB" w:rsidP="00CB4BEB">
      <w:pPr>
        <w:rPr>
          <w:rFonts w:ascii="Trebuchet MS" w:hAnsi="Trebuchet MS" w:cs="Trebuchet MS"/>
          <w:color w:val="278079" w:themeColor="accent6" w:themeShade="BF"/>
          <w:sz w:val="19"/>
          <w:szCs w:val="19"/>
        </w:rPr>
      </w:pPr>
    </w:p>
    <w:p w14:paraId="25AFE78C" w14:textId="77777777" w:rsidR="00CB4BEB" w:rsidRPr="00D438A6" w:rsidRDefault="00CB4BEB" w:rsidP="00CB4BEB">
      <w:pPr>
        <w:rPr>
          <w:rFonts w:ascii="Trebuchet MS" w:hAnsi="Trebuchet MS"/>
          <w:sz w:val="19"/>
          <w:szCs w:val="19"/>
          <w:u w:val="single"/>
        </w:rPr>
      </w:pPr>
      <w:r w:rsidRPr="00D438A6">
        <w:rPr>
          <w:rFonts w:ascii="Trebuchet MS" w:hAnsi="Trebuchet MS"/>
          <w:sz w:val="19"/>
          <w:szCs w:val="19"/>
          <w:u w:val="single"/>
        </w:rPr>
        <w:t>Eksempel:</w:t>
      </w:r>
    </w:p>
    <w:p w14:paraId="6852A58C" w14:textId="77777777" w:rsidR="00CB4BEB" w:rsidRPr="00D438A6" w:rsidRDefault="00CB4BEB" w:rsidP="00CB4BEB">
      <w:pPr>
        <w:rPr>
          <w:rFonts w:ascii="Trebuchet MS" w:hAnsi="Trebuchet MS"/>
          <w:sz w:val="19"/>
          <w:szCs w:val="19"/>
        </w:rPr>
      </w:pPr>
      <w:r w:rsidRPr="00D438A6">
        <w:rPr>
          <w:rFonts w:ascii="Trebuchet MS" w:hAnsi="Trebuchet MS"/>
          <w:sz w:val="19"/>
          <w:szCs w:val="19"/>
        </w:rPr>
        <w:t>Ad. 1:</w:t>
      </w:r>
    </w:p>
    <w:p w14:paraId="45A5D4D5" w14:textId="57104CF9" w:rsidR="00CB4BEB" w:rsidRPr="00D438A6" w:rsidRDefault="00CB4BEB" w:rsidP="00CB4BEB">
      <w:pPr>
        <w:rPr>
          <w:rFonts w:ascii="Trebuchet MS" w:hAnsi="Trebuchet MS"/>
          <w:sz w:val="19"/>
          <w:szCs w:val="19"/>
        </w:rPr>
      </w:pPr>
      <w:r w:rsidRPr="00D438A6">
        <w:rPr>
          <w:rFonts w:ascii="Trebuchet MS" w:hAnsi="Trebuchet MS"/>
          <w:sz w:val="19"/>
          <w:szCs w:val="19"/>
        </w:rPr>
        <w:t xml:space="preserve">En række oprettes i viewet t_7901_foto og der returneres et </w:t>
      </w:r>
      <w:proofErr w:type="spellStart"/>
      <w:r w:rsidRPr="00D438A6">
        <w:rPr>
          <w:rFonts w:ascii="Trebuchet MS" w:hAnsi="Trebuchet MS"/>
          <w:sz w:val="19"/>
          <w:szCs w:val="19"/>
        </w:rPr>
        <w:t>objekt_id</w:t>
      </w:r>
      <w:proofErr w:type="spellEnd"/>
      <w:r w:rsidRPr="00D438A6">
        <w:rPr>
          <w:rFonts w:ascii="Trebuchet MS" w:hAnsi="Trebuchet MS"/>
          <w:sz w:val="19"/>
          <w:szCs w:val="19"/>
        </w:rPr>
        <w:t>:</w:t>
      </w:r>
    </w:p>
    <w:p w14:paraId="2765E2B2" w14:textId="77777777" w:rsidR="00862886" w:rsidRPr="00D438A6" w:rsidRDefault="00862886" w:rsidP="00CB4BEB">
      <w:pPr>
        <w:rPr>
          <w:rFonts w:ascii="Trebuchet MS" w:hAnsi="Trebuchet MS"/>
          <w:sz w:val="19"/>
          <w:szCs w:val="19"/>
        </w:rPr>
      </w:pPr>
    </w:p>
    <w:p w14:paraId="05E2DB94" w14:textId="77777777" w:rsidR="00CB4BEB" w:rsidRPr="00D438A6" w:rsidRDefault="00CB4BEB" w:rsidP="00CB4BEB">
      <w:pPr>
        <w:rPr>
          <w:rFonts w:ascii="Courier New" w:hAnsi="Courier New" w:cs="Courier New"/>
          <w:sz w:val="14"/>
          <w:szCs w:val="14"/>
        </w:rPr>
      </w:pPr>
      <w:r w:rsidRPr="00D438A6">
        <w:rPr>
          <w:rFonts w:ascii="Courier New" w:hAnsi="Courier New" w:cs="Courier New"/>
          <w:sz w:val="14"/>
          <w:szCs w:val="14"/>
        </w:rPr>
        <w:t xml:space="preserve">INSERT INTO fkg.t_7901_foto (temakode, </w:t>
      </w:r>
      <w:proofErr w:type="spellStart"/>
      <w:r w:rsidRPr="00D438A6">
        <w:rPr>
          <w:rFonts w:ascii="Courier New" w:hAnsi="Courier New" w:cs="Courier New"/>
          <w:sz w:val="14"/>
          <w:szCs w:val="14"/>
        </w:rPr>
        <w:t>cvr_kode</w:t>
      </w:r>
      <w:proofErr w:type="spellEnd"/>
      <w:r w:rsidRPr="00D438A6">
        <w:rPr>
          <w:rFonts w:ascii="Courier New" w:hAnsi="Courier New" w:cs="Courier New"/>
          <w:sz w:val="14"/>
          <w:szCs w:val="14"/>
        </w:rPr>
        <w:t xml:space="preserve">, </w:t>
      </w:r>
      <w:proofErr w:type="spellStart"/>
      <w:r w:rsidRPr="00D438A6">
        <w:rPr>
          <w:rFonts w:ascii="Courier New" w:hAnsi="Courier New" w:cs="Courier New"/>
          <w:sz w:val="14"/>
          <w:szCs w:val="14"/>
        </w:rPr>
        <w:t>bruger_id</w:t>
      </w:r>
      <w:proofErr w:type="spellEnd"/>
      <w:r w:rsidRPr="00D438A6">
        <w:rPr>
          <w:rFonts w:ascii="Courier New" w:hAnsi="Courier New" w:cs="Courier New"/>
          <w:sz w:val="14"/>
          <w:szCs w:val="14"/>
        </w:rPr>
        <w:t xml:space="preserve">, </w:t>
      </w:r>
      <w:proofErr w:type="spellStart"/>
      <w:r w:rsidRPr="00D438A6">
        <w:rPr>
          <w:rFonts w:ascii="Courier New" w:hAnsi="Courier New" w:cs="Courier New"/>
          <w:sz w:val="14"/>
          <w:szCs w:val="14"/>
        </w:rPr>
        <w:t>oprindkode</w:t>
      </w:r>
      <w:proofErr w:type="spellEnd"/>
      <w:r w:rsidRPr="00D438A6">
        <w:rPr>
          <w:rFonts w:ascii="Courier New" w:hAnsi="Courier New" w:cs="Courier New"/>
          <w:sz w:val="14"/>
          <w:szCs w:val="14"/>
        </w:rPr>
        <w:t xml:space="preserve">, statuskode, </w:t>
      </w:r>
      <w:proofErr w:type="spellStart"/>
      <w:r w:rsidRPr="00D438A6">
        <w:rPr>
          <w:rFonts w:ascii="Courier New" w:hAnsi="Courier New" w:cs="Courier New"/>
          <w:sz w:val="14"/>
          <w:szCs w:val="14"/>
        </w:rPr>
        <w:t>off_kode</w:t>
      </w:r>
      <w:proofErr w:type="spellEnd"/>
      <w:r w:rsidRPr="00D438A6">
        <w:rPr>
          <w:rFonts w:ascii="Courier New" w:hAnsi="Courier New" w:cs="Courier New"/>
          <w:sz w:val="14"/>
          <w:szCs w:val="14"/>
        </w:rPr>
        <w:t xml:space="preserve">, note, geometri, copyright) VALUES (7901, 99999999, 'Jesper', 0, 3, 1, </w:t>
      </w:r>
      <w:proofErr w:type="spellStart"/>
      <w:r w:rsidRPr="00D438A6">
        <w:rPr>
          <w:rFonts w:ascii="Courier New" w:hAnsi="Courier New" w:cs="Courier New"/>
          <w:sz w:val="14"/>
          <w:szCs w:val="14"/>
        </w:rPr>
        <w:t>null</w:t>
      </w:r>
      <w:proofErr w:type="spellEnd"/>
      <w:r w:rsidRPr="00D438A6">
        <w:rPr>
          <w:rFonts w:ascii="Courier New" w:hAnsi="Courier New" w:cs="Courier New"/>
          <w:sz w:val="14"/>
          <w:szCs w:val="14"/>
        </w:rPr>
        <w:t xml:space="preserve">, </w:t>
      </w:r>
      <w:proofErr w:type="spellStart"/>
      <w:r w:rsidRPr="00D438A6">
        <w:rPr>
          <w:rFonts w:ascii="Courier New" w:hAnsi="Courier New" w:cs="Courier New"/>
          <w:sz w:val="14"/>
          <w:szCs w:val="14"/>
        </w:rPr>
        <w:t>null</w:t>
      </w:r>
      <w:proofErr w:type="spellEnd"/>
      <w:r w:rsidRPr="00D438A6">
        <w:rPr>
          <w:rFonts w:ascii="Courier New" w:hAnsi="Courier New" w:cs="Courier New"/>
          <w:sz w:val="14"/>
          <w:szCs w:val="14"/>
        </w:rPr>
        <w:t xml:space="preserve">, </w:t>
      </w:r>
      <w:proofErr w:type="spellStart"/>
      <w:r w:rsidRPr="00D438A6">
        <w:rPr>
          <w:rFonts w:ascii="Courier New" w:hAnsi="Courier New" w:cs="Courier New"/>
          <w:sz w:val="14"/>
          <w:szCs w:val="14"/>
        </w:rPr>
        <w:t>null</w:t>
      </w:r>
      <w:proofErr w:type="spellEnd"/>
      <w:r w:rsidRPr="00D438A6">
        <w:rPr>
          <w:rFonts w:ascii="Courier New" w:hAnsi="Courier New" w:cs="Courier New"/>
          <w:sz w:val="14"/>
          <w:szCs w:val="14"/>
        </w:rPr>
        <w:t xml:space="preserve">) RETURNING </w:t>
      </w:r>
      <w:proofErr w:type="spellStart"/>
      <w:r w:rsidRPr="00D438A6">
        <w:rPr>
          <w:rFonts w:ascii="Courier New" w:hAnsi="Courier New" w:cs="Courier New"/>
          <w:sz w:val="14"/>
          <w:szCs w:val="14"/>
        </w:rPr>
        <w:t>objekt_id</w:t>
      </w:r>
      <w:proofErr w:type="spellEnd"/>
      <w:r w:rsidRPr="00D438A6">
        <w:rPr>
          <w:rFonts w:ascii="Courier New" w:hAnsi="Courier New" w:cs="Courier New"/>
          <w:sz w:val="14"/>
          <w:szCs w:val="14"/>
        </w:rPr>
        <w:t>;</w:t>
      </w:r>
    </w:p>
    <w:p w14:paraId="6B0E7B54" w14:textId="77777777" w:rsidR="00CB4BEB" w:rsidRPr="00D438A6" w:rsidRDefault="00CB4BEB" w:rsidP="00CB4BEB">
      <w:pPr>
        <w:rPr>
          <w:rFonts w:ascii="Courier New" w:hAnsi="Courier New" w:cs="Courier New"/>
          <w:sz w:val="14"/>
          <w:szCs w:val="14"/>
        </w:rPr>
      </w:pPr>
      <w:r w:rsidRPr="00D438A6">
        <w:rPr>
          <w:rFonts w:ascii="Courier New" w:hAnsi="Courier New" w:cs="Courier New"/>
          <w:sz w:val="14"/>
          <w:szCs w:val="14"/>
        </w:rPr>
        <w:t>Ad. 2:</w:t>
      </w:r>
    </w:p>
    <w:p w14:paraId="259E390F" w14:textId="77777777" w:rsidR="00CB4BEB" w:rsidRPr="00D438A6" w:rsidRDefault="00CB4BEB" w:rsidP="00CB4BEB">
      <w:pPr>
        <w:rPr>
          <w:rFonts w:ascii="Courier New" w:hAnsi="Courier New" w:cs="Courier New"/>
          <w:sz w:val="14"/>
          <w:szCs w:val="14"/>
        </w:rPr>
      </w:pPr>
      <w:r w:rsidRPr="00D438A6">
        <w:rPr>
          <w:rFonts w:ascii="Courier New" w:hAnsi="Courier New" w:cs="Courier New"/>
          <w:sz w:val="14"/>
          <w:szCs w:val="14"/>
        </w:rPr>
        <w:t xml:space="preserve">Et billede uploades til billedbiblioteket og navngives med </w:t>
      </w:r>
      <w:proofErr w:type="spellStart"/>
      <w:r w:rsidRPr="00D438A6">
        <w:rPr>
          <w:rFonts w:ascii="Courier New" w:hAnsi="Courier New" w:cs="Courier New"/>
          <w:sz w:val="14"/>
          <w:szCs w:val="14"/>
        </w:rPr>
        <w:t>med</w:t>
      </w:r>
      <w:proofErr w:type="spellEnd"/>
      <w:r w:rsidRPr="00D438A6">
        <w:rPr>
          <w:rFonts w:ascii="Courier New" w:hAnsi="Courier New" w:cs="Courier New"/>
          <w:sz w:val="14"/>
          <w:szCs w:val="14"/>
        </w:rPr>
        <w:t xml:space="preserve"> det returnerede </w:t>
      </w:r>
      <w:proofErr w:type="spellStart"/>
      <w:r w:rsidRPr="00D438A6">
        <w:rPr>
          <w:rFonts w:ascii="Courier New" w:hAnsi="Courier New" w:cs="Courier New"/>
          <w:sz w:val="14"/>
          <w:szCs w:val="14"/>
        </w:rPr>
        <w:t>objekt_id</w:t>
      </w:r>
      <w:proofErr w:type="spellEnd"/>
      <w:r w:rsidRPr="00D438A6">
        <w:rPr>
          <w:rFonts w:ascii="Courier New" w:hAnsi="Courier New" w:cs="Courier New"/>
          <w:sz w:val="14"/>
          <w:szCs w:val="14"/>
        </w:rPr>
        <w:t>:</w:t>
      </w:r>
    </w:p>
    <w:p w14:paraId="41FFAB86" w14:textId="77777777" w:rsidR="00CB4BEB" w:rsidRPr="00D438A6" w:rsidRDefault="00CB4BEB" w:rsidP="00CB4BEB">
      <w:pPr>
        <w:rPr>
          <w:rFonts w:ascii="Courier New" w:hAnsi="Courier New" w:cs="Courier New"/>
          <w:sz w:val="14"/>
          <w:szCs w:val="14"/>
          <w:lang w:val="en-US"/>
        </w:rPr>
      </w:pPr>
      <w:r w:rsidRPr="00D438A6">
        <w:rPr>
          <w:rFonts w:ascii="Courier New" w:hAnsi="Courier New" w:cs="Courier New"/>
          <w:sz w:val="14"/>
          <w:szCs w:val="14"/>
          <w:lang w:val="en-US"/>
        </w:rPr>
        <w:t>curl -XPOST --header "Content-Type: multipart/form-data" "https://fkg.mapcentia.com/extensions/</w:t>
      </w:r>
      <w:proofErr w:type="spellStart"/>
      <w:r w:rsidRPr="00D438A6">
        <w:rPr>
          <w:rFonts w:ascii="Courier New" w:hAnsi="Courier New" w:cs="Courier New"/>
          <w:sz w:val="14"/>
          <w:szCs w:val="14"/>
          <w:lang w:val="en-US"/>
        </w:rPr>
        <w:t>fkgmedia</w:t>
      </w:r>
      <w:proofErr w:type="spellEnd"/>
      <w:r w:rsidRPr="00D438A6">
        <w:rPr>
          <w:rFonts w:ascii="Courier New" w:hAnsi="Courier New" w:cs="Courier New"/>
          <w:sz w:val="14"/>
          <w:szCs w:val="14"/>
          <w:lang w:val="en-US"/>
        </w:rPr>
        <w:t>/</w:t>
      </w:r>
      <w:proofErr w:type="spellStart"/>
      <w:r w:rsidRPr="00D438A6">
        <w:rPr>
          <w:rFonts w:ascii="Courier New" w:hAnsi="Courier New" w:cs="Courier New"/>
          <w:sz w:val="14"/>
          <w:szCs w:val="14"/>
          <w:lang w:val="en-US"/>
        </w:rPr>
        <w:t>api</w:t>
      </w:r>
      <w:proofErr w:type="spellEnd"/>
      <w:r w:rsidRPr="00D438A6">
        <w:rPr>
          <w:rFonts w:ascii="Courier New" w:hAnsi="Courier New" w:cs="Courier New"/>
          <w:sz w:val="14"/>
          <w:szCs w:val="14"/>
          <w:lang w:val="en-US"/>
        </w:rPr>
        <w:t xml:space="preserve">/image" -F </w:t>
      </w:r>
      <w:proofErr w:type="gramStart"/>
      <w:r w:rsidRPr="00D438A6">
        <w:rPr>
          <w:rFonts w:ascii="Courier New" w:hAnsi="Courier New" w:cs="Courier New"/>
          <w:sz w:val="14"/>
          <w:szCs w:val="14"/>
          <w:lang w:val="en-US"/>
        </w:rPr>
        <w:t>files[</w:t>
      </w:r>
      <w:proofErr w:type="gramEnd"/>
      <w:r w:rsidRPr="00D438A6">
        <w:rPr>
          <w:rFonts w:ascii="Courier New" w:hAnsi="Courier New" w:cs="Courier New"/>
          <w:sz w:val="14"/>
          <w:szCs w:val="14"/>
          <w:lang w:val="en-US"/>
        </w:rPr>
        <w:t>]=@mit_billede.JPG -F names[]=dba59450-eb7b-4962-9742-11f88746e40b.jpg</w:t>
      </w:r>
    </w:p>
    <w:p w14:paraId="0863FA91" w14:textId="77777777" w:rsidR="00CB4BEB" w:rsidRPr="00D438A6" w:rsidRDefault="00CB4BEB" w:rsidP="00CB4BEB">
      <w:pPr>
        <w:rPr>
          <w:rFonts w:ascii="Courier New" w:hAnsi="Courier New" w:cs="Courier New"/>
          <w:sz w:val="14"/>
          <w:szCs w:val="14"/>
        </w:rPr>
      </w:pPr>
      <w:r w:rsidRPr="00D438A6">
        <w:rPr>
          <w:rFonts w:ascii="Courier New" w:hAnsi="Courier New" w:cs="Courier New"/>
          <w:sz w:val="14"/>
          <w:szCs w:val="14"/>
        </w:rPr>
        <w:t>Ad. 3:</w:t>
      </w:r>
    </w:p>
    <w:p w14:paraId="7E9039B4" w14:textId="77777777" w:rsidR="00CB4BEB" w:rsidRPr="00D438A6" w:rsidRDefault="00CB4BEB" w:rsidP="00CB4BEB">
      <w:pPr>
        <w:rPr>
          <w:rFonts w:ascii="Courier New" w:hAnsi="Courier New" w:cs="Courier New"/>
          <w:sz w:val="14"/>
          <w:szCs w:val="14"/>
        </w:rPr>
      </w:pPr>
      <w:r w:rsidRPr="00D438A6">
        <w:rPr>
          <w:rFonts w:ascii="Courier New" w:hAnsi="Courier New" w:cs="Courier New"/>
          <w:sz w:val="14"/>
          <w:szCs w:val="14"/>
        </w:rPr>
        <w:t xml:space="preserve">Billedet tilknyttes et objekt ved at oprette en række i viewet t_7900_fotoforbindelse og bruge </w:t>
      </w:r>
      <w:proofErr w:type="spellStart"/>
      <w:r w:rsidRPr="00D438A6">
        <w:rPr>
          <w:rFonts w:ascii="Courier New" w:hAnsi="Courier New" w:cs="Courier New"/>
          <w:sz w:val="14"/>
          <w:szCs w:val="14"/>
        </w:rPr>
        <w:t>objekt_id’er</w:t>
      </w:r>
      <w:proofErr w:type="spellEnd"/>
      <w:r w:rsidRPr="00D438A6">
        <w:rPr>
          <w:rFonts w:ascii="Courier New" w:hAnsi="Courier New" w:cs="Courier New"/>
          <w:sz w:val="14"/>
          <w:szCs w:val="14"/>
        </w:rPr>
        <w:t>, temakode, mv.:</w:t>
      </w:r>
    </w:p>
    <w:p w14:paraId="7E02B4F5" w14:textId="77777777" w:rsidR="00CB4BEB" w:rsidRPr="00D438A6" w:rsidRDefault="00CB4BEB" w:rsidP="00CB4BEB">
      <w:pPr>
        <w:rPr>
          <w:rFonts w:ascii="Courier New" w:hAnsi="Courier New" w:cs="Courier New"/>
          <w:sz w:val="14"/>
          <w:szCs w:val="14"/>
        </w:rPr>
      </w:pPr>
      <w:r w:rsidRPr="00D438A6">
        <w:rPr>
          <w:rFonts w:ascii="Courier New" w:hAnsi="Courier New" w:cs="Courier New"/>
          <w:sz w:val="14"/>
          <w:szCs w:val="14"/>
        </w:rPr>
        <w:t xml:space="preserve">INSERT INTO fkg.t_7900_fotoforbindelse </w:t>
      </w:r>
    </w:p>
    <w:p w14:paraId="48E523E6" w14:textId="30AB82CF" w:rsidR="00CB4BEB" w:rsidRPr="00D438A6" w:rsidRDefault="00CB4BEB" w:rsidP="00CB4BEB">
      <w:pPr>
        <w:rPr>
          <w:rFonts w:ascii="Courier New" w:hAnsi="Courier New" w:cs="Courier New"/>
          <w:sz w:val="14"/>
          <w:szCs w:val="14"/>
        </w:rPr>
      </w:pPr>
      <w:r w:rsidRPr="00D438A6">
        <w:rPr>
          <w:rFonts w:ascii="Courier New" w:hAnsi="Courier New" w:cs="Courier New"/>
          <w:sz w:val="14"/>
          <w:szCs w:val="14"/>
        </w:rPr>
        <w:t xml:space="preserve">(temakode, </w:t>
      </w:r>
      <w:proofErr w:type="spellStart"/>
      <w:r w:rsidRPr="00D438A6">
        <w:rPr>
          <w:rFonts w:ascii="Courier New" w:hAnsi="Courier New" w:cs="Courier New"/>
          <w:sz w:val="14"/>
          <w:szCs w:val="14"/>
        </w:rPr>
        <w:t>cvr_kode</w:t>
      </w:r>
      <w:proofErr w:type="spellEnd"/>
      <w:r w:rsidRPr="00D438A6">
        <w:rPr>
          <w:rFonts w:ascii="Courier New" w:hAnsi="Courier New" w:cs="Courier New"/>
          <w:sz w:val="14"/>
          <w:szCs w:val="14"/>
        </w:rPr>
        <w:t xml:space="preserve">, </w:t>
      </w:r>
      <w:proofErr w:type="spellStart"/>
      <w:r w:rsidRPr="00D438A6">
        <w:rPr>
          <w:rFonts w:ascii="Courier New" w:hAnsi="Courier New" w:cs="Courier New"/>
          <w:sz w:val="14"/>
          <w:szCs w:val="14"/>
        </w:rPr>
        <w:t>bruger_id</w:t>
      </w:r>
      <w:proofErr w:type="spellEnd"/>
      <w:r w:rsidRPr="00D438A6">
        <w:rPr>
          <w:rFonts w:ascii="Courier New" w:hAnsi="Courier New" w:cs="Courier New"/>
          <w:sz w:val="14"/>
          <w:szCs w:val="14"/>
        </w:rPr>
        <w:t xml:space="preserve">, </w:t>
      </w:r>
      <w:proofErr w:type="spellStart"/>
      <w:r w:rsidRPr="00D438A6">
        <w:rPr>
          <w:rFonts w:ascii="Courier New" w:hAnsi="Courier New" w:cs="Courier New"/>
          <w:sz w:val="14"/>
          <w:szCs w:val="14"/>
        </w:rPr>
        <w:t>oprindkode</w:t>
      </w:r>
      <w:proofErr w:type="spellEnd"/>
      <w:r w:rsidRPr="00D438A6">
        <w:rPr>
          <w:rFonts w:ascii="Courier New" w:hAnsi="Courier New" w:cs="Courier New"/>
          <w:sz w:val="14"/>
          <w:szCs w:val="14"/>
        </w:rPr>
        <w:t xml:space="preserve">, statuskode, </w:t>
      </w:r>
      <w:proofErr w:type="spellStart"/>
      <w:r w:rsidRPr="00D438A6">
        <w:rPr>
          <w:rFonts w:ascii="Courier New" w:hAnsi="Courier New" w:cs="Courier New"/>
          <w:sz w:val="14"/>
          <w:szCs w:val="14"/>
        </w:rPr>
        <w:t>off_kode</w:t>
      </w:r>
      <w:proofErr w:type="spellEnd"/>
      <w:r w:rsidRPr="00D438A6">
        <w:rPr>
          <w:rFonts w:ascii="Courier New" w:hAnsi="Courier New" w:cs="Courier New"/>
          <w:sz w:val="14"/>
          <w:szCs w:val="14"/>
        </w:rPr>
        <w:t xml:space="preserve">, note, </w:t>
      </w:r>
      <w:proofErr w:type="spellStart"/>
      <w:r w:rsidRPr="00D438A6">
        <w:rPr>
          <w:rFonts w:ascii="Courier New" w:hAnsi="Courier New" w:cs="Courier New"/>
          <w:sz w:val="14"/>
          <w:szCs w:val="14"/>
        </w:rPr>
        <w:t>fkg_tema</w:t>
      </w:r>
      <w:proofErr w:type="spellEnd"/>
      <w:r w:rsidRPr="00D438A6">
        <w:rPr>
          <w:rFonts w:ascii="Courier New" w:hAnsi="Courier New" w:cs="Courier New"/>
          <w:sz w:val="14"/>
          <w:szCs w:val="14"/>
        </w:rPr>
        <w:t xml:space="preserve">, </w:t>
      </w:r>
      <w:proofErr w:type="spellStart"/>
      <w:r w:rsidRPr="00D438A6">
        <w:rPr>
          <w:rFonts w:ascii="Courier New" w:hAnsi="Courier New" w:cs="Courier New"/>
          <w:sz w:val="14"/>
          <w:szCs w:val="14"/>
        </w:rPr>
        <w:t>foto_objek</w:t>
      </w:r>
      <w:proofErr w:type="spellEnd"/>
      <w:r w:rsidRPr="00D438A6">
        <w:rPr>
          <w:rFonts w:ascii="Courier New" w:hAnsi="Courier New" w:cs="Courier New"/>
          <w:sz w:val="14"/>
          <w:szCs w:val="14"/>
        </w:rPr>
        <w:t xml:space="preserve">, </w:t>
      </w:r>
      <w:proofErr w:type="spellStart"/>
      <w:r w:rsidRPr="00D438A6">
        <w:rPr>
          <w:rFonts w:ascii="Courier New" w:hAnsi="Courier New" w:cs="Courier New"/>
          <w:sz w:val="14"/>
          <w:szCs w:val="14"/>
        </w:rPr>
        <w:t>foto_lokat</w:t>
      </w:r>
      <w:proofErr w:type="spellEnd"/>
      <w:r w:rsidRPr="00D438A6">
        <w:rPr>
          <w:rFonts w:ascii="Courier New" w:hAnsi="Courier New" w:cs="Courier New"/>
          <w:sz w:val="14"/>
          <w:szCs w:val="14"/>
        </w:rPr>
        <w:t xml:space="preserve">, </w:t>
      </w:r>
      <w:proofErr w:type="spellStart"/>
      <w:r w:rsidRPr="00D438A6">
        <w:rPr>
          <w:rFonts w:ascii="Courier New" w:hAnsi="Courier New" w:cs="Courier New"/>
          <w:sz w:val="14"/>
          <w:szCs w:val="14"/>
        </w:rPr>
        <w:t>foto_navn</w:t>
      </w:r>
      <w:proofErr w:type="spellEnd"/>
      <w:r w:rsidRPr="00D438A6">
        <w:rPr>
          <w:rFonts w:ascii="Courier New" w:hAnsi="Courier New" w:cs="Courier New"/>
          <w:sz w:val="14"/>
          <w:szCs w:val="14"/>
        </w:rPr>
        <w:t xml:space="preserve">, </w:t>
      </w:r>
      <w:proofErr w:type="spellStart"/>
      <w:r w:rsidRPr="00D438A6">
        <w:rPr>
          <w:rFonts w:ascii="Courier New" w:hAnsi="Courier New" w:cs="Courier New"/>
          <w:sz w:val="14"/>
          <w:szCs w:val="14"/>
        </w:rPr>
        <w:t>primaer_kode</w:t>
      </w:r>
      <w:proofErr w:type="spellEnd"/>
      <w:r w:rsidRPr="00D438A6">
        <w:rPr>
          <w:rFonts w:ascii="Courier New" w:hAnsi="Courier New" w:cs="Courier New"/>
          <w:sz w:val="14"/>
          <w:szCs w:val="14"/>
        </w:rPr>
        <w:t xml:space="preserve">) VALUES </w:t>
      </w:r>
    </w:p>
    <w:p w14:paraId="199F0300" w14:textId="3EC6101F" w:rsidR="00CB4BEB" w:rsidRPr="00D438A6" w:rsidRDefault="00CB4BEB" w:rsidP="00CB4BEB">
      <w:pPr>
        <w:rPr>
          <w:rFonts w:ascii="Courier New" w:hAnsi="Courier New" w:cs="Courier New"/>
          <w:sz w:val="14"/>
          <w:szCs w:val="14"/>
          <w:lang w:val="en-US"/>
        </w:rPr>
      </w:pPr>
      <w:r w:rsidRPr="00D438A6">
        <w:rPr>
          <w:rFonts w:ascii="Courier New" w:hAnsi="Courier New" w:cs="Courier New"/>
          <w:sz w:val="14"/>
          <w:szCs w:val="14"/>
          <w:lang w:val="en-US"/>
        </w:rPr>
        <w:t>(7900, 99999999, 'Jesper', 0, 3, 1, null, 't_5800_fac_li', 'd3c90480-25a3-11eb-a78d-06d09fa510f4', 'edda1f42-30a4-11eb-9167-06d09fa510f4', null, 0</w:t>
      </w:r>
      <w:proofErr w:type="gramStart"/>
      <w:r w:rsidRPr="00D438A6">
        <w:rPr>
          <w:rFonts w:ascii="Courier New" w:hAnsi="Courier New" w:cs="Courier New"/>
          <w:sz w:val="14"/>
          <w:szCs w:val="14"/>
          <w:lang w:val="en-US"/>
        </w:rPr>
        <w:t>);</w:t>
      </w:r>
      <w:proofErr w:type="gramEnd"/>
    </w:p>
    <w:p w14:paraId="0442E5AE" w14:textId="77777777" w:rsidR="00CB4BEB" w:rsidRPr="00D438A6" w:rsidRDefault="00CB4BEB" w:rsidP="00CB4BEB">
      <w:pPr>
        <w:rPr>
          <w:rFonts w:ascii="Trebuchet MS" w:hAnsi="Trebuchet MS" w:cs="Trebuchet MS"/>
          <w:color w:val="278079" w:themeColor="accent6" w:themeShade="BF"/>
          <w:sz w:val="19"/>
          <w:szCs w:val="19"/>
          <w:lang w:val="en-US"/>
        </w:rPr>
      </w:pPr>
    </w:p>
    <w:p w14:paraId="1571ED0D" w14:textId="0AB69245" w:rsidR="00CB4BEB" w:rsidRPr="00D438A6" w:rsidRDefault="00CB4BEB" w:rsidP="00CB4BEB">
      <w:pPr>
        <w:rPr>
          <w:rFonts w:ascii="Trebuchet MS" w:hAnsi="Trebuchet MS"/>
          <w:sz w:val="19"/>
          <w:szCs w:val="19"/>
        </w:rPr>
      </w:pPr>
      <w:r w:rsidRPr="00D438A6">
        <w:rPr>
          <w:rFonts w:ascii="Trebuchet MS" w:hAnsi="Trebuchet MS"/>
          <w:sz w:val="19"/>
          <w:szCs w:val="19"/>
        </w:rPr>
        <w:t xml:space="preserve">Billedbiblioteket er cloud-baseret og har en upload-funktion, som når et billede uploades automatisk laver 4 afledte versioner af billedet i forskellige opløsninger/antal pixels, nemlig i bredder på 171, 360, 560 og 1600 pixels. Her ses eksempler på et </w:t>
      </w:r>
      <w:proofErr w:type="spellStart"/>
      <w:r w:rsidRPr="00D438A6">
        <w:rPr>
          <w:rFonts w:ascii="Trebuchet MS" w:hAnsi="Trebuchet MS"/>
          <w:sz w:val="19"/>
          <w:szCs w:val="19"/>
        </w:rPr>
        <w:t>billedts</w:t>
      </w:r>
      <w:proofErr w:type="spellEnd"/>
      <w:r w:rsidRPr="00D438A6">
        <w:rPr>
          <w:rFonts w:ascii="Trebuchet MS" w:hAnsi="Trebuchet MS"/>
          <w:sz w:val="19"/>
          <w:szCs w:val="19"/>
        </w:rPr>
        <w:t xml:space="preserve"> URL’er:</w:t>
      </w:r>
    </w:p>
    <w:p w14:paraId="4E9FBEF9" w14:textId="77777777" w:rsidR="00CB4BEB" w:rsidRPr="00D438A6" w:rsidRDefault="00CB4BEB" w:rsidP="00862886">
      <w:pPr>
        <w:rPr>
          <w:rFonts w:ascii="Trebuchet MS" w:hAnsi="Trebuchet MS"/>
          <w:sz w:val="19"/>
          <w:szCs w:val="19"/>
        </w:rPr>
      </w:pPr>
      <w:r w:rsidRPr="00D438A6">
        <w:rPr>
          <w:rFonts w:ascii="Trebuchet MS" w:hAnsi="Trebuchet MS"/>
          <w:sz w:val="19"/>
          <w:szCs w:val="19"/>
        </w:rPr>
        <w:t>https://mapcentia-www.s3-eu-west-1.amazonaws.com/fkg/dba59450-eb7b-4962-9742-11f88746e40b.jpg</w:t>
      </w:r>
    </w:p>
    <w:p w14:paraId="616E3996" w14:textId="77777777" w:rsidR="00CB4BEB" w:rsidRPr="00D438A6" w:rsidRDefault="00CB4BEB" w:rsidP="00862886">
      <w:pPr>
        <w:rPr>
          <w:rFonts w:ascii="Trebuchet MS" w:hAnsi="Trebuchet MS"/>
          <w:sz w:val="19"/>
          <w:szCs w:val="19"/>
        </w:rPr>
      </w:pPr>
      <w:r w:rsidRPr="00D438A6">
        <w:rPr>
          <w:rFonts w:ascii="Trebuchet MS" w:hAnsi="Trebuchet MS"/>
          <w:sz w:val="19"/>
          <w:szCs w:val="19"/>
        </w:rPr>
        <w:t>https://mapcentia-www.s3-eu-west-1.amazonaws.com/fkg/1600/dba59450-eb7b-4962-9742-11f88746e40b.jpg</w:t>
      </w:r>
    </w:p>
    <w:p w14:paraId="5CA4153E" w14:textId="77777777" w:rsidR="00CB4BEB" w:rsidRPr="00D438A6" w:rsidRDefault="00CB4BEB" w:rsidP="00862886">
      <w:pPr>
        <w:rPr>
          <w:rFonts w:ascii="Trebuchet MS" w:hAnsi="Trebuchet MS"/>
          <w:sz w:val="19"/>
          <w:szCs w:val="19"/>
        </w:rPr>
      </w:pPr>
      <w:r w:rsidRPr="00D438A6">
        <w:rPr>
          <w:rFonts w:ascii="Trebuchet MS" w:hAnsi="Trebuchet MS"/>
          <w:sz w:val="19"/>
          <w:szCs w:val="19"/>
        </w:rPr>
        <w:t>https://mapcentia-www.s3-eu-west-1.amazonaws.com/fkg/560/dba59450-eb7b-4962-9742-11f88746e40b.jpg</w:t>
      </w:r>
    </w:p>
    <w:p w14:paraId="1DCFDEFE" w14:textId="77777777" w:rsidR="00CB4BEB" w:rsidRPr="00D438A6" w:rsidRDefault="00CB4BEB" w:rsidP="00862886">
      <w:pPr>
        <w:rPr>
          <w:rFonts w:ascii="Trebuchet MS" w:hAnsi="Trebuchet MS"/>
          <w:sz w:val="19"/>
          <w:szCs w:val="19"/>
        </w:rPr>
      </w:pPr>
      <w:r w:rsidRPr="00D438A6">
        <w:rPr>
          <w:rFonts w:ascii="Trebuchet MS" w:hAnsi="Trebuchet MS"/>
          <w:sz w:val="19"/>
          <w:szCs w:val="19"/>
        </w:rPr>
        <w:t>https://mapcentia-www.s3-eu-west-1.amazonaws.com/fkg/360/dba59450-eb7b-4962-9742-11f88746e40b.jpg</w:t>
      </w:r>
    </w:p>
    <w:p w14:paraId="0620A281" w14:textId="03DC2A2D" w:rsidR="00CB4BEB" w:rsidRPr="00D438A6" w:rsidRDefault="00CB4BEB" w:rsidP="00CB4BEB">
      <w:pPr>
        <w:rPr>
          <w:rFonts w:ascii="Trebuchet MS" w:hAnsi="Trebuchet MS" w:cs="Trebuchet MS"/>
          <w:color w:val="278079" w:themeColor="accent6" w:themeShade="BF"/>
          <w:sz w:val="19"/>
          <w:szCs w:val="19"/>
        </w:rPr>
      </w:pPr>
      <w:r w:rsidRPr="00D438A6">
        <w:rPr>
          <w:rFonts w:ascii="Trebuchet MS" w:hAnsi="Trebuchet MS"/>
          <w:sz w:val="19"/>
          <w:szCs w:val="19"/>
        </w:rPr>
        <w:t>https://mapcentia-www.s3-eu-west-1.amazonaws.com/fkg/171/dba59450-eb7b-4962-9742-11f88746e40b.jpg</w:t>
      </w:r>
    </w:p>
    <w:p w14:paraId="2D06E3C4" w14:textId="77777777" w:rsidR="00CB4BEB" w:rsidRPr="009E7062" w:rsidRDefault="00CB4BEB" w:rsidP="009E7062">
      <w:pPr>
        <w:pStyle w:val="Overskrift2"/>
      </w:pPr>
      <w:bookmarkStart w:id="2960" w:name="_Toc63351536"/>
      <w:bookmarkStart w:id="2961" w:name="_Toc122436183"/>
      <w:r w:rsidRPr="009E7062">
        <w:lastRenderedPageBreak/>
        <w:t>5.79.1 Fotoforbindelse (7900)</w:t>
      </w:r>
      <w:bookmarkEnd w:id="2957"/>
      <w:bookmarkEnd w:id="2960"/>
      <w:bookmarkEnd w:id="2961"/>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62"/>
        <w:gridCol w:w="4436"/>
        <w:gridCol w:w="1155"/>
        <w:gridCol w:w="2096"/>
        <w:gridCol w:w="1440"/>
        <w:gridCol w:w="2627"/>
      </w:tblGrid>
      <w:tr w:rsidR="00CB4BEB" w:rsidRPr="00057644" w14:paraId="1D1533B5" w14:textId="77777777" w:rsidTr="003C0924">
        <w:tc>
          <w:tcPr>
            <w:tcW w:w="1962" w:type="dxa"/>
            <w:tcBorders>
              <w:bottom w:val="single" w:sz="4" w:space="0" w:color="auto"/>
            </w:tcBorders>
            <w:shd w:val="clear" w:color="auto" w:fill="D9D9D9"/>
            <w:vAlign w:val="center"/>
          </w:tcPr>
          <w:p w14:paraId="7C5C92D1" w14:textId="77777777" w:rsidR="00CB4BEB" w:rsidRPr="00057644" w:rsidRDefault="00CB4BEB" w:rsidP="003C0924">
            <w:pPr>
              <w:rPr>
                <w:rFonts w:ascii="Trebuchet MS" w:hAnsi="Trebuchet MS" w:cs="Trebuchet MS"/>
                <w:b/>
                <w:bCs/>
                <w:color w:val="000000"/>
                <w:sz w:val="18"/>
                <w:szCs w:val="18"/>
              </w:rPr>
            </w:pPr>
            <w:r w:rsidRPr="00057644">
              <w:rPr>
                <w:rFonts w:ascii="Trebuchet MS" w:hAnsi="Trebuchet MS" w:cs="Trebuchet MS"/>
                <w:b/>
                <w:bCs/>
                <w:color w:val="000000"/>
                <w:sz w:val="18"/>
                <w:szCs w:val="18"/>
              </w:rPr>
              <w:t>Feltnavn</w:t>
            </w:r>
          </w:p>
        </w:tc>
        <w:tc>
          <w:tcPr>
            <w:tcW w:w="4436" w:type="dxa"/>
            <w:tcBorders>
              <w:bottom w:val="single" w:sz="4" w:space="0" w:color="auto"/>
            </w:tcBorders>
            <w:shd w:val="clear" w:color="auto" w:fill="D9D9D9"/>
            <w:vAlign w:val="center"/>
          </w:tcPr>
          <w:p w14:paraId="06795A1C" w14:textId="77777777" w:rsidR="00CB4BEB" w:rsidRPr="00057644" w:rsidRDefault="00CB4BEB" w:rsidP="003C0924">
            <w:pPr>
              <w:rPr>
                <w:rFonts w:ascii="Trebuchet MS" w:hAnsi="Trebuchet MS" w:cs="Trebuchet MS"/>
                <w:bCs/>
                <w:color w:val="000000"/>
                <w:sz w:val="18"/>
                <w:szCs w:val="18"/>
              </w:rPr>
            </w:pPr>
            <w:r w:rsidRPr="00057644">
              <w:rPr>
                <w:rFonts w:ascii="Trebuchet MS" w:hAnsi="Trebuchet MS" w:cs="Trebuchet MS"/>
                <w:b/>
                <w:bCs/>
                <w:color w:val="000000"/>
                <w:sz w:val="18"/>
                <w:szCs w:val="18"/>
              </w:rPr>
              <w:t>Formål</w:t>
            </w:r>
          </w:p>
        </w:tc>
        <w:tc>
          <w:tcPr>
            <w:tcW w:w="1155" w:type="dxa"/>
            <w:tcBorders>
              <w:bottom w:val="single" w:sz="4" w:space="0" w:color="auto"/>
            </w:tcBorders>
            <w:shd w:val="clear" w:color="auto" w:fill="D9D9D9"/>
            <w:vAlign w:val="center"/>
          </w:tcPr>
          <w:p w14:paraId="78829326" w14:textId="77777777" w:rsidR="00CB4BEB" w:rsidRPr="00057644" w:rsidRDefault="00CB4BEB" w:rsidP="003C0924">
            <w:pPr>
              <w:rPr>
                <w:rFonts w:ascii="Trebuchet MS" w:hAnsi="Trebuchet MS" w:cs="Trebuchet MS"/>
                <w:bCs/>
                <w:color w:val="000000"/>
                <w:sz w:val="18"/>
                <w:szCs w:val="18"/>
              </w:rPr>
            </w:pPr>
            <w:r w:rsidRPr="00057644">
              <w:rPr>
                <w:rFonts w:ascii="Trebuchet MS" w:hAnsi="Trebuchet MS" w:cs="Trebuchet MS"/>
                <w:b/>
                <w:bCs/>
                <w:color w:val="000000"/>
                <w:sz w:val="18"/>
                <w:szCs w:val="18"/>
              </w:rPr>
              <w:t>Datatype</w:t>
            </w:r>
          </w:p>
        </w:tc>
        <w:tc>
          <w:tcPr>
            <w:tcW w:w="2096" w:type="dxa"/>
            <w:tcBorders>
              <w:bottom w:val="single" w:sz="4" w:space="0" w:color="auto"/>
            </w:tcBorders>
            <w:shd w:val="clear" w:color="auto" w:fill="D9D9D9"/>
            <w:vAlign w:val="center"/>
          </w:tcPr>
          <w:p w14:paraId="445414BC" w14:textId="77777777" w:rsidR="00CB4BEB" w:rsidRPr="00057644" w:rsidRDefault="00CB4BEB" w:rsidP="003C0924">
            <w:pPr>
              <w:rPr>
                <w:rFonts w:ascii="Trebuchet MS" w:hAnsi="Trebuchet MS" w:cs="Trebuchet MS"/>
                <w:bCs/>
                <w:color w:val="000000"/>
                <w:sz w:val="18"/>
                <w:szCs w:val="18"/>
              </w:rPr>
            </w:pPr>
            <w:r w:rsidRPr="00057644">
              <w:rPr>
                <w:rFonts w:ascii="Trebuchet MS" w:hAnsi="Trebuchet MS" w:cs="Trebuchet MS"/>
                <w:b/>
                <w:bCs/>
                <w:color w:val="000000"/>
                <w:sz w:val="18"/>
                <w:szCs w:val="18"/>
              </w:rPr>
              <w:t>Værdiområde</w:t>
            </w:r>
          </w:p>
        </w:tc>
        <w:tc>
          <w:tcPr>
            <w:tcW w:w="1440" w:type="dxa"/>
            <w:tcBorders>
              <w:bottom w:val="single" w:sz="4" w:space="0" w:color="auto"/>
            </w:tcBorders>
            <w:shd w:val="clear" w:color="auto" w:fill="D9D9D9"/>
            <w:vAlign w:val="bottom"/>
          </w:tcPr>
          <w:p w14:paraId="68AC5AEB" w14:textId="77777777" w:rsidR="00CB4BEB" w:rsidRPr="00057644" w:rsidRDefault="00CB4BEB" w:rsidP="003C0924">
            <w:pPr>
              <w:autoSpaceDE w:val="0"/>
              <w:autoSpaceDN w:val="0"/>
              <w:adjustRightInd w:val="0"/>
              <w:rPr>
                <w:rFonts w:ascii="Trebuchet MS" w:hAnsi="Trebuchet MS" w:cs="Trebuchet MS"/>
                <w:b/>
                <w:bCs/>
                <w:color w:val="000000"/>
                <w:sz w:val="18"/>
                <w:szCs w:val="18"/>
              </w:rPr>
            </w:pPr>
            <w:r w:rsidRPr="00057644">
              <w:rPr>
                <w:rFonts w:ascii="Trebuchet MS" w:hAnsi="Trebuchet MS" w:cs="Trebuchet MS"/>
                <w:b/>
                <w:bCs/>
                <w:color w:val="000000"/>
                <w:sz w:val="18"/>
                <w:szCs w:val="18"/>
              </w:rPr>
              <w:t>Obligatorisk /</w:t>
            </w:r>
          </w:p>
          <w:p w14:paraId="3728D56B" w14:textId="77777777" w:rsidR="00CB4BEB" w:rsidRPr="00057644" w:rsidRDefault="00CB4BEB" w:rsidP="003C0924">
            <w:pPr>
              <w:rPr>
                <w:rFonts w:ascii="Trebuchet MS" w:hAnsi="Trebuchet MS" w:cs="Trebuchet MS"/>
                <w:bCs/>
                <w:color w:val="000000"/>
                <w:sz w:val="18"/>
                <w:szCs w:val="18"/>
              </w:rPr>
            </w:pPr>
            <w:r w:rsidRPr="00057644">
              <w:rPr>
                <w:rFonts w:ascii="Trebuchet MS" w:hAnsi="Trebuchet MS" w:cs="Trebuchet MS"/>
                <w:b/>
                <w:bCs/>
                <w:color w:val="000000"/>
                <w:sz w:val="18"/>
                <w:szCs w:val="18"/>
              </w:rPr>
              <w:t>Frit</w:t>
            </w:r>
          </w:p>
        </w:tc>
        <w:tc>
          <w:tcPr>
            <w:tcW w:w="2627" w:type="dxa"/>
            <w:shd w:val="clear" w:color="auto" w:fill="D9D9D9"/>
            <w:vAlign w:val="center"/>
          </w:tcPr>
          <w:p w14:paraId="349040DD" w14:textId="77777777" w:rsidR="00CB4BEB" w:rsidRPr="00057644" w:rsidRDefault="00CB4BEB" w:rsidP="003C0924">
            <w:pPr>
              <w:rPr>
                <w:rFonts w:ascii="Trebuchet MS" w:hAnsi="Trebuchet MS" w:cs="Trebuchet MS"/>
                <w:bCs/>
                <w:color w:val="000000"/>
                <w:sz w:val="18"/>
                <w:szCs w:val="18"/>
              </w:rPr>
            </w:pPr>
            <w:r w:rsidRPr="00057644">
              <w:rPr>
                <w:rFonts w:ascii="Trebuchet MS" w:hAnsi="Trebuchet MS" w:cs="Trebuchet MS"/>
                <w:b/>
                <w:bCs/>
                <w:color w:val="000000"/>
                <w:sz w:val="18"/>
                <w:szCs w:val="18"/>
              </w:rPr>
              <w:t>Eksempel</w:t>
            </w:r>
          </w:p>
        </w:tc>
      </w:tr>
      <w:tr w:rsidR="00CB4BEB" w:rsidRPr="007C389D" w14:paraId="1DF8679C" w14:textId="77777777" w:rsidTr="003C0924">
        <w:trPr>
          <w:trHeight w:hRule="exact" w:val="255"/>
        </w:trPr>
        <w:tc>
          <w:tcPr>
            <w:tcW w:w="1962" w:type="dxa"/>
            <w:tcBorders>
              <w:top w:val="single" w:sz="4" w:space="0" w:color="auto"/>
              <w:left w:val="single" w:sz="4" w:space="0" w:color="auto"/>
              <w:bottom w:val="nil"/>
              <w:right w:val="single" w:sz="4" w:space="0" w:color="auto"/>
            </w:tcBorders>
            <w:shd w:val="clear" w:color="auto" w:fill="FFFFFF" w:themeFill="background1"/>
            <w:vAlign w:val="bottom"/>
          </w:tcPr>
          <w:p w14:paraId="516D5CED" w14:textId="77777777" w:rsidR="00CB4BEB" w:rsidRPr="009E7062" w:rsidRDefault="00CB4BEB" w:rsidP="003C0924">
            <w:pPr>
              <w:rPr>
                <w:rFonts w:ascii="Trebuchet MS" w:hAnsi="Trebuchet MS"/>
                <w:sz w:val="18"/>
                <w:szCs w:val="18"/>
              </w:rPr>
            </w:pPr>
            <w:proofErr w:type="spellStart"/>
            <w:r w:rsidRPr="009E7062">
              <w:rPr>
                <w:rFonts w:ascii="Trebuchet MS" w:hAnsi="Trebuchet MS"/>
                <w:sz w:val="18"/>
                <w:szCs w:val="18"/>
              </w:rPr>
              <w:t>fkg_tema</w:t>
            </w:r>
            <w:proofErr w:type="spellEnd"/>
          </w:p>
        </w:tc>
        <w:tc>
          <w:tcPr>
            <w:tcW w:w="4436" w:type="dxa"/>
            <w:tcBorders>
              <w:top w:val="single" w:sz="4" w:space="0" w:color="auto"/>
              <w:left w:val="single" w:sz="4" w:space="0" w:color="auto"/>
              <w:bottom w:val="nil"/>
              <w:right w:val="single" w:sz="4" w:space="0" w:color="auto"/>
            </w:tcBorders>
            <w:shd w:val="clear" w:color="auto" w:fill="FFFFFF"/>
            <w:vAlign w:val="bottom"/>
          </w:tcPr>
          <w:p w14:paraId="6B92D673"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Temanavn hvor fotoet tilhører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B39D842"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Tekststreng</w:t>
            </w:r>
          </w:p>
        </w:tc>
        <w:tc>
          <w:tcPr>
            <w:tcW w:w="2096" w:type="dxa"/>
            <w:tcBorders>
              <w:top w:val="single" w:sz="4" w:space="0" w:color="auto"/>
              <w:left w:val="single" w:sz="4" w:space="0" w:color="auto"/>
              <w:bottom w:val="nil"/>
              <w:right w:val="single" w:sz="4" w:space="0" w:color="auto"/>
            </w:tcBorders>
            <w:shd w:val="clear" w:color="auto" w:fill="FFFFFF"/>
            <w:vAlign w:val="bottom"/>
          </w:tcPr>
          <w:p w14:paraId="752A5E20"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0-50 tegn</w:t>
            </w:r>
          </w:p>
        </w:tc>
        <w:tc>
          <w:tcPr>
            <w:tcW w:w="1440" w:type="dxa"/>
            <w:tcBorders>
              <w:top w:val="single" w:sz="4" w:space="0" w:color="auto"/>
              <w:left w:val="single" w:sz="4" w:space="0" w:color="auto"/>
              <w:bottom w:val="nil"/>
              <w:right w:val="single" w:sz="4" w:space="0" w:color="auto"/>
            </w:tcBorders>
            <w:shd w:val="clear" w:color="auto" w:fill="FFFFFF"/>
            <w:vAlign w:val="bottom"/>
          </w:tcPr>
          <w:p w14:paraId="7569DF18" w14:textId="77777777" w:rsidR="00CB4BEB" w:rsidRPr="009E7062" w:rsidRDefault="00CB4BEB" w:rsidP="003C0924">
            <w:pPr>
              <w:jc w:val="center"/>
              <w:rPr>
                <w:rFonts w:ascii="Trebuchet MS" w:hAnsi="Trebuchet MS"/>
                <w:sz w:val="18"/>
                <w:szCs w:val="18"/>
              </w:rPr>
            </w:pPr>
            <w:r w:rsidRPr="009E7062">
              <w:rPr>
                <w:rFonts w:ascii="Trebuchet MS" w:hAnsi="Trebuchet MS"/>
                <w:sz w:val="18"/>
                <w:szCs w:val="18"/>
              </w:rPr>
              <w:t>O</w:t>
            </w:r>
          </w:p>
        </w:tc>
        <w:tc>
          <w:tcPr>
            <w:tcW w:w="2627" w:type="dxa"/>
            <w:tcBorders>
              <w:top w:val="single" w:sz="4" w:space="0" w:color="auto"/>
              <w:left w:val="single" w:sz="4" w:space="0" w:color="auto"/>
              <w:bottom w:val="nil"/>
              <w:right w:val="single" w:sz="4" w:space="0" w:color="auto"/>
            </w:tcBorders>
            <w:shd w:val="clear" w:color="auto" w:fill="FFFFFF"/>
            <w:vAlign w:val="bottom"/>
          </w:tcPr>
          <w:p w14:paraId="79A08417"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Drænområde</w:t>
            </w:r>
          </w:p>
        </w:tc>
      </w:tr>
      <w:tr w:rsidR="00CB4BEB" w:rsidRPr="00D76891" w14:paraId="3B69CD16" w14:textId="77777777" w:rsidTr="003C0924">
        <w:trPr>
          <w:trHeight w:hRule="exact" w:val="593"/>
        </w:trPr>
        <w:tc>
          <w:tcPr>
            <w:tcW w:w="1962" w:type="dxa"/>
            <w:tcBorders>
              <w:top w:val="single" w:sz="4" w:space="0" w:color="auto"/>
              <w:left w:val="single" w:sz="4" w:space="0" w:color="auto"/>
              <w:bottom w:val="nil"/>
              <w:right w:val="single" w:sz="4" w:space="0" w:color="auto"/>
            </w:tcBorders>
            <w:shd w:val="clear" w:color="auto" w:fill="FFFFFF" w:themeFill="background1"/>
            <w:vAlign w:val="bottom"/>
          </w:tcPr>
          <w:p w14:paraId="5DAB8BE2" w14:textId="77777777" w:rsidR="00CB4BEB" w:rsidRPr="009E7062" w:rsidRDefault="00CB4BEB" w:rsidP="003C0924">
            <w:pPr>
              <w:rPr>
                <w:rFonts w:ascii="Trebuchet MS" w:hAnsi="Trebuchet MS"/>
                <w:sz w:val="18"/>
                <w:szCs w:val="18"/>
              </w:rPr>
            </w:pPr>
            <w:proofErr w:type="spellStart"/>
            <w:r w:rsidRPr="009E7062">
              <w:rPr>
                <w:rFonts w:ascii="Trebuchet MS" w:hAnsi="Trebuchet MS"/>
                <w:sz w:val="18"/>
                <w:szCs w:val="18"/>
              </w:rPr>
              <w:t>foto_objek</w:t>
            </w:r>
            <w:proofErr w:type="spellEnd"/>
          </w:p>
        </w:tc>
        <w:tc>
          <w:tcPr>
            <w:tcW w:w="4436" w:type="dxa"/>
            <w:tcBorders>
              <w:top w:val="single" w:sz="4" w:space="0" w:color="auto"/>
              <w:left w:val="single" w:sz="4" w:space="0" w:color="auto"/>
              <w:bottom w:val="nil"/>
              <w:right w:val="single" w:sz="4" w:space="0" w:color="auto"/>
            </w:tcBorders>
            <w:shd w:val="clear" w:color="auto" w:fill="FFFFFF"/>
            <w:vAlign w:val="bottom"/>
          </w:tcPr>
          <w:p w14:paraId="1922507E"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UUID på det objekt som fotoet er tilknyttet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476C11F"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UUID</w:t>
            </w:r>
          </w:p>
        </w:tc>
        <w:tc>
          <w:tcPr>
            <w:tcW w:w="2096" w:type="dxa"/>
            <w:tcBorders>
              <w:top w:val="single" w:sz="4" w:space="0" w:color="auto"/>
              <w:left w:val="single" w:sz="4" w:space="0" w:color="auto"/>
              <w:bottom w:val="nil"/>
              <w:right w:val="single" w:sz="4" w:space="0" w:color="auto"/>
            </w:tcBorders>
            <w:shd w:val="clear" w:color="auto" w:fill="FFFFFF"/>
            <w:vAlign w:val="bottom"/>
          </w:tcPr>
          <w:p w14:paraId="6ADBA9CF"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UUID</w:t>
            </w:r>
          </w:p>
        </w:tc>
        <w:tc>
          <w:tcPr>
            <w:tcW w:w="1440" w:type="dxa"/>
            <w:tcBorders>
              <w:top w:val="single" w:sz="4" w:space="0" w:color="auto"/>
              <w:left w:val="single" w:sz="4" w:space="0" w:color="auto"/>
              <w:bottom w:val="nil"/>
              <w:right w:val="single" w:sz="4" w:space="0" w:color="auto"/>
            </w:tcBorders>
            <w:shd w:val="clear" w:color="auto" w:fill="FFFFFF"/>
            <w:vAlign w:val="bottom"/>
          </w:tcPr>
          <w:p w14:paraId="080E6B74" w14:textId="77777777" w:rsidR="00CB4BEB" w:rsidRPr="009E7062" w:rsidRDefault="00CB4BEB" w:rsidP="003C0924">
            <w:pPr>
              <w:jc w:val="center"/>
              <w:rPr>
                <w:rFonts w:ascii="Trebuchet MS" w:hAnsi="Trebuchet MS"/>
                <w:sz w:val="18"/>
                <w:szCs w:val="18"/>
              </w:rPr>
            </w:pPr>
            <w:r w:rsidRPr="009E7062">
              <w:rPr>
                <w:rFonts w:ascii="Trebuchet MS" w:hAnsi="Trebuchet MS"/>
                <w:sz w:val="18"/>
                <w:szCs w:val="18"/>
              </w:rPr>
              <w:t>O</w:t>
            </w:r>
          </w:p>
        </w:tc>
        <w:tc>
          <w:tcPr>
            <w:tcW w:w="2627" w:type="dxa"/>
            <w:tcBorders>
              <w:top w:val="single" w:sz="4" w:space="0" w:color="auto"/>
              <w:left w:val="single" w:sz="4" w:space="0" w:color="auto"/>
              <w:bottom w:val="nil"/>
              <w:right w:val="single" w:sz="4" w:space="0" w:color="auto"/>
            </w:tcBorders>
            <w:shd w:val="clear" w:color="auto" w:fill="FFFFFF"/>
            <w:vAlign w:val="bottom"/>
          </w:tcPr>
          <w:p w14:paraId="2C3D015B" w14:textId="77777777" w:rsidR="00CB4BEB" w:rsidRPr="00CC730A" w:rsidRDefault="00CB4BEB" w:rsidP="003C0924">
            <w:pPr>
              <w:rPr>
                <w:rFonts w:ascii="Trebuchet MS" w:hAnsi="Trebuchet MS"/>
                <w:sz w:val="18"/>
                <w:szCs w:val="18"/>
                <w:lang w:val="en-US"/>
              </w:rPr>
            </w:pPr>
            <w:r w:rsidRPr="00CC730A">
              <w:rPr>
                <w:rFonts w:ascii="Trebuchet MS" w:hAnsi="Trebuchet MS"/>
                <w:sz w:val="18"/>
                <w:szCs w:val="18"/>
                <w:lang w:val="en-US"/>
              </w:rPr>
              <w:t>d3c90480-25a3-11eb-a78d-06d09fa510f4</w:t>
            </w:r>
          </w:p>
        </w:tc>
      </w:tr>
      <w:tr w:rsidR="00CB4BEB" w:rsidRPr="007C389D" w14:paraId="0964856D" w14:textId="77777777" w:rsidTr="003C0924">
        <w:trPr>
          <w:trHeight w:hRule="exact" w:val="568"/>
        </w:trPr>
        <w:tc>
          <w:tcPr>
            <w:tcW w:w="1962" w:type="dxa"/>
            <w:tcBorders>
              <w:top w:val="single" w:sz="4" w:space="0" w:color="auto"/>
              <w:left w:val="single" w:sz="4" w:space="0" w:color="auto"/>
              <w:bottom w:val="nil"/>
              <w:right w:val="single" w:sz="4" w:space="0" w:color="auto"/>
            </w:tcBorders>
            <w:shd w:val="clear" w:color="auto" w:fill="FFFFFF" w:themeFill="background1"/>
          </w:tcPr>
          <w:p w14:paraId="64ED9457" w14:textId="77777777" w:rsidR="00CB4BEB" w:rsidRPr="009E7062" w:rsidRDefault="00CB4BEB" w:rsidP="003C0924">
            <w:pPr>
              <w:rPr>
                <w:rFonts w:ascii="Trebuchet MS" w:hAnsi="Trebuchet MS"/>
                <w:sz w:val="18"/>
                <w:szCs w:val="18"/>
              </w:rPr>
            </w:pPr>
            <w:proofErr w:type="spellStart"/>
            <w:r w:rsidRPr="009E7062">
              <w:rPr>
                <w:rFonts w:ascii="Trebuchet MS" w:hAnsi="Trebuchet MS"/>
                <w:sz w:val="18"/>
                <w:szCs w:val="18"/>
              </w:rPr>
              <w:t>foto_lokat</w:t>
            </w:r>
            <w:proofErr w:type="spellEnd"/>
          </w:p>
        </w:tc>
        <w:tc>
          <w:tcPr>
            <w:tcW w:w="4436" w:type="dxa"/>
            <w:tcBorders>
              <w:top w:val="single" w:sz="4" w:space="0" w:color="auto"/>
              <w:left w:val="single" w:sz="4" w:space="0" w:color="auto"/>
              <w:bottom w:val="nil"/>
              <w:right w:val="single" w:sz="4" w:space="0" w:color="auto"/>
            </w:tcBorders>
            <w:shd w:val="clear" w:color="auto" w:fill="FFFFFF"/>
          </w:tcPr>
          <w:p w14:paraId="0960B529"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UUID der peger på fotoet i tabel 7901(</w:t>
            </w:r>
            <w:proofErr w:type="spellStart"/>
            <w:r w:rsidRPr="009E7062">
              <w:rPr>
                <w:rFonts w:ascii="Trebuchet MS" w:hAnsi="Trebuchet MS"/>
                <w:sz w:val="18"/>
                <w:szCs w:val="18"/>
              </w:rPr>
              <w:t>objekt_id</w:t>
            </w:r>
            <w:proofErr w:type="spellEnd"/>
            <w:r w:rsidRPr="009E7062">
              <w:rPr>
                <w:rFonts w:ascii="Trebuchet MS" w:hAnsi="Trebuchet MS"/>
                <w:sz w:val="18"/>
                <w:szCs w:val="18"/>
              </w:rPr>
              <w: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E129A6B"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UUID</w:t>
            </w:r>
          </w:p>
        </w:tc>
        <w:tc>
          <w:tcPr>
            <w:tcW w:w="2096" w:type="dxa"/>
            <w:tcBorders>
              <w:top w:val="single" w:sz="4" w:space="0" w:color="auto"/>
              <w:left w:val="single" w:sz="4" w:space="0" w:color="auto"/>
              <w:bottom w:val="nil"/>
              <w:right w:val="single" w:sz="4" w:space="0" w:color="auto"/>
            </w:tcBorders>
            <w:shd w:val="clear" w:color="auto" w:fill="FFFFFF"/>
            <w:vAlign w:val="bottom"/>
          </w:tcPr>
          <w:p w14:paraId="0ABAE160"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UUID</w:t>
            </w:r>
          </w:p>
        </w:tc>
        <w:tc>
          <w:tcPr>
            <w:tcW w:w="1440" w:type="dxa"/>
            <w:tcBorders>
              <w:top w:val="single" w:sz="4" w:space="0" w:color="auto"/>
              <w:left w:val="single" w:sz="4" w:space="0" w:color="auto"/>
              <w:bottom w:val="nil"/>
              <w:right w:val="single" w:sz="4" w:space="0" w:color="auto"/>
            </w:tcBorders>
            <w:shd w:val="clear" w:color="auto" w:fill="FFFFFF"/>
            <w:vAlign w:val="bottom"/>
          </w:tcPr>
          <w:p w14:paraId="3E64E5EF" w14:textId="77777777" w:rsidR="00CB4BEB" w:rsidRPr="009E7062" w:rsidRDefault="00CB4BEB" w:rsidP="003C0924">
            <w:pPr>
              <w:jc w:val="center"/>
              <w:rPr>
                <w:rFonts w:ascii="Trebuchet MS" w:hAnsi="Trebuchet MS"/>
                <w:sz w:val="18"/>
                <w:szCs w:val="18"/>
              </w:rPr>
            </w:pPr>
            <w:r w:rsidRPr="009E7062">
              <w:rPr>
                <w:rFonts w:ascii="Trebuchet MS" w:hAnsi="Trebuchet MS"/>
                <w:sz w:val="18"/>
                <w:szCs w:val="18"/>
              </w:rPr>
              <w:t>O</w:t>
            </w:r>
          </w:p>
        </w:tc>
        <w:tc>
          <w:tcPr>
            <w:tcW w:w="2627" w:type="dxa"/>
            <w:tcBorders>
              <w:top w:val="single" w:sz="4" w:space="0" w:color="auto"/>
              <w:left w:val="single" w:sz="4" w:space="0" w:color="auto"/>
              <w:bottom w:val="nil"/>
              <w:right w:val="single" w:sz="4" w:space="0" w:color="auto"/>
            </w:tcBorders>
            <w:shd w:val="clear" w:color="auto" w:fill="FFFFFF"/>
            <w:vAlign w:val="bottom"/>
          </w:tcPr>
          <w:p w14:paraId="3FD5D54B"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edda1f42-30a4-11eb-9167-06d09fa510f4</w:t>
            </w:r>
          </w:p>
        </w:tc>
      </w:tr>
      <w:tr w:rsidR="00CB4BEB" w:rsidRPr="007C389D" w14:paraId="68C6C4C3" w14:textId="77777777" w:rsidTr="003C0924">
        <w:trPr>
          <w:trHeight w:hRule="exact" w:val="255"/>
        </w:trPr>
        <w:tc>
          <w:tcPr>
            <w:tcW w:w="1962" w:type="dxa"/>
            <w:tcBorders>
              <w:top w:val="single" w:sz="4" w:space="0" w:color="auto"/>
              <w:left w:val="single" w:sz="4" w:space="0" w:color="auto"/>
              <w:bottom w:val="nil"/>
              <w:right w:val="single" w:sz="4" w:space="0" w:color="auto"/>
            </w:tcBorders>
            <w:shd w:val="clear" w:color="auto" w:fill="FFFFFF" w:themeFill="background1"/>
          </w:tcPr>
          <w:p w14:paraId="705F5EA4" w14:textId="77777777" w:rsidR="00CB4BEB" w:rsidRPr="009E7062" w:rsidRDefault="00CB4BEB" w:rsidP="003C0924">
            <w:pPr>
              <w:rPr>
                <w:rFonts w:ascii="Trebuchet MS" w:hAnsi="Trebuchet MS"/>
                <w:sz w:val="18"/>
                <w:szCs w:val="18"/>
              </w:rPr>
            </w:pPr>
            <w:proofErr w:type="spellStart"/>
            <w:r w:rsidRPr="009E7062">
              <w:rPr>
                <w:rFonts w:ascii="Trebuchet MS" w:hAnsi="Trebuchet MS"/>
                <w:sz w:val="18"/>
                <w:szCs w:val="18"/>
              </w:rPr>
              <w:t>foto_navn</w:t>
            </w:r>
            <w:proofErr w:type="spellEnd"/>
          </w:p>
        </w:tc>
        <w:tc>
          <w:tcPr>
            <w:tcW w:w="4436" w:type="dxa"/>
            <w:tcBorders>
              <w:top w:val="single" w:sz="4" w:space="0" w:color="auto"/>
              <w:left w:val="single" w:sz="4" w:space="0" w:color="auto"/>
              <w:bottom w:val="nil"/>
              <w:right w:val="single" w:sz="4" w:space="0" w:color="auto"/>
            </w:tcBorders>
            <w:shd w:val="clear" w:color="auto" w:fill="FFFFFF"/>
          </w:tcPr>
          <w:p w14:paraId="15BEB4B0"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Navn på billedet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0268832"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Tekststreng</w:t>
            </w:r>
          </w:p>
        </w:tc>
        <w:tc>
          <w:tcPr>
            <w:tcW w:w="2096" w:type="dxa"/>
            <w:tcBorders>
              <w:top w:val="single" w:sz="4" w:space="0" w:color="auto"/>
              <w:left w:val="single" w:sz="4" w:space="0" w:color="auto"/>
              <w:bottom w:val="nil"/>
              <w:right w:val="single" w:sz="4" w:space="0" w:color="auto"/>
            </w:tcBorders>
            <w:shd w:val="clear" w:color="auto" w:fill="FFFFFF"/>
            <w:vAlign w:val="bottom"/>
          </w:tcPr>
          <w:p w14:paraId="7143D235"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0-128 tegn</w:t>
            </w:r>
          </w:p>
        </w:tc>
        <w:tc>
          <w:tcPr>
            <w:tcW w:w="1440" w:type="dxa"/>
            <w:tcBorders>
              <w:top w:val="single" w:sz="4" w:space="0" w:color="auto"/>
              <w:left w:val="single" w:sz="4" w:space="0" w:color="auto"/>
              <w:bottom w:val="nil"/>
              <w:right w:val="single" w:sz="4" w:space="0" w:color="auto"/>
            </w:tcBorders>
            <w:shd w:val="clear" w:color="auto" w:fill="FFFFFF"/>
            <w:vAlign w:val="bottom"/>
          </w:tcPr>
          <w:p w14:paraId="51E4389C" w14:textId="77777777" w:rsidR="00CB4BEB" w:rsidRPr="009E7062" w:rsidRDefault="00CB4BEB" w:rsidP="003C0924">
            <w:pPr>
              <w:jc w:val="center"/>
              <w:rPr>
                <w:rFonts w:ascii="Trebuchet MS" w:hAnsi="Trebuchet MS"/>
                <w:sz w:val="18"/>
                <w:szCs w:val="18"/>
              </w:rPr>
            </w:pPr>
            <w:r w:rsidRPr="009E7062">
              <w:rPr>
                <w:rFonts w:ascii="Trebuchet MS" w:hAnsi="Trebuchet MS"/>
                <w:sz w:val="18"/>
                <w:szCs w:val="18"/>
              </w:rPr>
              <w:t>F</w:t>
            </w:r>
          </w:p>
        </w:tc>
        <w:tc>
          <w:tcPr>
            <w:tcW w:w="2627" w:type="dxa"/>
            <w:tcBorders>
              <w:top w:val="single" w:sz="4" w:space="0" w:color="auto"/>
              <w:left w:val="single" w:sz="4" w:space="0" w:color="auto"/>
              <w:bottom w:val="nil"/>
              <w:right w:val="single" w:sz="4" w:space="0" w:color="auto"/>
            </w:tcBorders>
            <w:shd w:val="clear" w:color="auto" w:fill="FFFFFF"/>
            <w:vAlign w:val="bottom"/>
          </w:tcPr>
          <w:p w14:paraId="3B5C8E2A"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Solnedgang ved Lysnet</w:t>
            </w:r>
          </w:p>
        </w:tc>
      </w:tr>
      <w:tr w:rsidR="00CB4BEB" w:rsidRPr="007C389D" w14:paraId="61052A96" w14:textId="77777777" w:rsidTr="009E7062">
        <w:trPr>
          <w:trHeight w:hRule="exact" w:val="1090"/>
        </w:trPr>
        <w:tc>
          <w:tcPr>
            <w:tcW w:w="1962" w:type="dxa"/>
            <w:tcBorders>
              <w:top w:val="single" w:sz="4" w:space="0" w:color="auto"/>
              <w:left w:val="single" w:sz="4" w:space="0" w:color="auto"/>
              <w:bottom w:val="single" w:sz="4" w:space="0" w:color="auto"/>
              <w:right w:val="single" w:sz="4" w:space="0" w:color="auto"/>
            </w:tcBorders>
            <w:shd w:val="clear" w:color="auto" w:fill="FFFFFF" w:themeFill="background1"/>
          </w:tcPr>
          <w:p w14:paraId="2C774F13" w14:textId="77777777" w:rsidR="00CB4BEB" w:rsidRPr="009E7062" w:rsidRDefault="00CB4BEB" w:rsidP="003C0924">
            <w:pPr>
              <w:rPr>
                <w:rFonts w:ascii="Trebuchet MS" w:hAnsi="Trebuchet MS"/>
                <w:sz w:val="18"/>
                <w:szCs w:val="18"/>
              </w:rPr>
            </w:pPr>
            <w:proofErr w:type="spellStart"/>
            <w:r w:rsidRPr="009E7062">
              <w:rPr>
                <w:rFonts w:ascii="Trebuchet MS" w:hAnsi="Trebuchet MS"/>
                <w:sz w:val="18"/>
                <w:szCs w:val="18"/>
              </w:rPr>
              <w:t>primaer_kode</w:t>
            </w:r>
            <w:proofErr w:type="spellEnd"/>
          </w:p>
        </w:tc>
        <w:tc>
          <w:tcPr>
            <w:tcW w:w="4436" w:type="dxa"/>
            <w:tcBorders>
              <w:top w:val="single" w:sz="4" w:space="0" w:color="auto"/>
              <w:left w:val="single" w:sz="4" w:space="0" w:color="auto"/>
              <w:bottom w:val="single" w:sz="4" w:space="0" w:color="auto"/>
              <w:right w:val="single" w:sz="4" w:space="0" w:color="auto"/>
            </w:tcBorders>
            <w:shd w:val="clear" w:color="auto" w:fill="FFFFFF"/>
          </w:tcPr>
          <w:p w14:paraId="78214465"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Kode til at angive, hvorvidt ét billede ud af flere tilknyttet et objekt, er det primære.</w:t>
            </w:r>
          </w:p>
          <w:p w14:paraId="2F49D53F"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Det kan fx anvendes i udinaturen.dk til at angive, hvilket billede der skal vises stort/først.</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3E86A3C9"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Heltal</w:t>
            </w:r>
          </w:p>
        </w:tc>
        <w:tc>
          <w:tcPr>
            <w:tcW w:w="2096" w:type="dxa"/>
            <w:tcBorders>
              <w:top w:val="single" w:sz="4" w:space="0" w:color="auto"/>
              <w:left w:val="single" w:sz="4" w:space="0" w:color="auto"/>
              <w:bottom w:val="single" w:sz="4" w:space="0" w:color="auto"/>
              <w:right w:val="single" w:sz="4" w:space="0" w:color="auto"/>
            </w:tcBorders>
            <w:shd w:val="clear" w:color="auto" w:fill="FFFFFF"/>
            <w:vAlign w:val="bottom"/>
          </w:tcPr>
          <w:p w14:paraId="4E461DF3"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0-3</w:t>
            </w:r>
          </w:p>
        </w:tc>
        <w:tc>
          <w:tcPr>
            <w:tcW w:w="1440" w:type="dxa"/>
            <w:tcBorders>
              <w:top w:val="single" w:sz="4" w:space="0" w:color="auto"/>
              <w:left w:val="single" w:sz="4" w:space="0" w:color="auto"/>
              <w:bottom w:val="single" w:sz="4" w:space="0" w:color="auto"/>
              <w:right w:val="single" w:sz="4" w:space="0" w:color="auto"/>
            </w:tcBorders>
            <w:shd w:val="clear" w:color="auto" w:fill="FFFFFF"/>
            <w:vAlign w:val="bottom"/>
          </w:tcPr>
          <w:p w14:paraId="72F7DB80" w14:textId="77777777" w:rsidR="00CB4BEB" w:rsidRPr="009E7062" w:rsidRDefault="00CB4BEB" w:rsidP="003C0924">
            <w:pPr>
              <w:jc w:val="center"/>
              <w:rPr>
                <w:rFonts w:ascii="Trebuchet MS" w:hAnsi="Trebuchet MS"/>
                <w:sz w:val="18"/>
                <w:szCs w:val="18"/>
              </w:rPr>
            </w:pPr>
            <w:r w:rsidRPr="009E7062">
              <w:rPr>
                <w:rFonts w:ascii="Trebuchet MS" w:hAnsi="Trebuchet MS"/>
                <w:sz w:val="18"/>
                <w:szCs w:val="18"/>
              </w:rPr>
              <w:t>F</w:t>
            </w:r>
          </w:p>
        </w:tc>
        <w:tc>
          <w:tcPr>
            <w:tcW w:w="2627" w:type="dxa"/>
            <w:tcBorders>
              <w:top w:val="single" w:sz="4" w:space="0" w:color="auto"/>
              <w:left w:val="single" w:sz="4" w:space="0" w:color="auto"/>
              <w:bottom w:val="single" w:sz="4" w:space="0" w:color="auto"/>
              <w:right w:val="single" w:sz="4" w:space="0" w:color="auto"/>
            </w:tcBorders>
            <w:shd w:val="clear" w:color="auto" w:fill="FFFFFF"/>
            <w:vAlign w:val="bottom"/>
          </w:tcPr>
          <w:p w14:paraId="29ACB0BE" w14:textId="77777777" w:rsidR="00CB4BEB" w:rsidRPr="009E7062" w:rsidRDefault="00CB4BEB" w:rsidP="003C0924">
            <w:pPr>
              <w:rPr>
                <w:rFonts w:ascii="Trebuchet MS" w:hAnsi="Trebuchet MS"/>
                <w:sz w:val="18"/>
                <w:szCs w:val="18"/>
              </w:rPr>
            </w:pPr>
            <w:proofErr w:type="spellStart"/>
            <w:r w:rsidRPr="009E7062">
              <w:rPr>
                <w:rFonts w:ascii="Trebuchet MS" w:hAnsi="Trebuchet MS"/>
                <w:sz w:val="18"/>
                <w:szCs w:val="18"/>
              </w:rPr>
              <w:t>d_basis_ja_nej</w:t>
            </w:r>
            <w:proofErr w:type="spellEnd"/>
          </w:p>
        </w:tc>
      </w:tr>
      <w:tr w:rsidR="00CB4BEB" w:rsidRPr="007C389D" w14:paraId="0F0952DD" w14:textId="77777777" w:rsidTr="009E7062">
        <w:trPr>
          <w:trHeight w:hRule="exact" w:val="1330"/>
        </w:trPr>
        <w:tc>
          <w:tcPr>
            <w:tcW w:w="1962" w:type="dxa"/>
            <w:tcBorders>
              <w:top w:val="single" w:sz="4" w:space="0" w:color="auto"/>
              <w:left w:val="single" w:sz="4" w:space="0" w:color="auto"/>
              <w:bottom w:val="single" w:sz="4" w:space="0" w:color="auto"/>
              <w:right w:val="single" w:sz="4" w:space="0" w:color="auto"/>
            </w:tcBorders>
            <w:shd w:val="clear" w:color="auto" w:fill="FFFFFF" w:themeFill="background1"/>
          </w:tcPr>
          <w:p w14:paraId="1E3F93DC" w14:textId="77777777" w:rsidR="00CB4BEB" w:rsidRPr="009E7062" w:rsidRDefault="00CB4BEB" w:rsidP="003C0924">
            <w:pPr>
              <w:rPr>
                <w:rFonts w:ascii="Trebuchet MS" w:hAnsi="Trebuchet MS"/>
                <w:sz w:val="18"/>
                <w:szCs w:val="18"/>
              </w:rPr>
            </w:pPr>
            <w:proofErr w:type="spellStart"/>
            <w:r w:rsidRPr="009E7062">
              <w:rPr>
                <w:rFonts w:ascii="Trebuchet MS" w:hAnsi="Trebuchet MS"/>
                <w:sz w:val="18"/>
                <w:szCs w:val="18"/>
              </w:rPr>
              <w:t>primaer</w:t>
            </w:r>
            <w:proofErr w:type="spellEnd"/>
          </w:p>
        </w:tc>
        <w:tc>
          <w:tcPr>
            <w:tcW w:w="4436" w:type="dxa"/>
            <w:tcBorders>
              <w:top w:val="single" w:sz="4" w:space="0" w:color="auto"/>
              <w:left w:val="single" w:sz="4" w:space="0" w:color="auto"/>
              <w:bottom w:val="single" w:sz="4" w:space="0" w:color="auto"/>
              <w:right w:val="single" w:sz="4" w:space="0" w:color="auto"/>
            </w:tcBorders>
            <w:shd w:val="clear" w:color="auto" w:fill="FFFFFF"/>
          </w:tcPr>
          <w:p w14:paraId="081830D2"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Oversat kode (0=Nej, 1=Ja) til at angive, hvorvidt ét billede ud af flere tilknyttet et objekt, er det primære.</w:t>
            </w:r>
          </w:p>
          <w:p w14:paraId="2315B039"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Det kan fx anvendes i udinaturen.dk til at angive, hvilket billede der skal vises stort/først.</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12163C92"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Tekststreng</w:t>
            </w:r>
          </w:p>
        </w:tc>
        <w:tc>
          <w:tcPr>
            <w:tcW w:w="2096" w:type="dxa"/>
            <w:tcBorders>
              <w:top w:val="single" w:sz="4" w:space="0" w:color="auto"/>
              <w:left w:val="single" w:sz="4" w:space="0" w:color="auto"/>
              <w:bottom w:val="single" w:sz="4" w:space="0" w:color="auto"/>
              <w:right w:val="single" w:sz="4" w:space="0" w:color="auto"/>
            </w:tcBorders>
            <w:shd w:val="clear" w:color="auto" w:fill="FFFFFF"/>
            <w:vAlign w:val="bottom"/>
          </w:tcPr>
          <w:p w14:paraId="7A1E79EA"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0-7 tegn</w:t>
            </w:r>
          </w:p>
        </w:tc>
        <w:tc>
          <w:tcPr>
            <w:tcW w:w="1440" w:type="dxa"/>
            <w:tcBorders>
              <w:top w:val="single" w:sz="4" w:space="0" w:color="auto"/>
              <w:left w:val="single" w:sz="4" w:space="0" w:color="auto"/>
              <w:bottom w:val="single" w:sz="4" w:space="0" w:color="auto"/>
              <w:right w:val="single" w:sz="4" w:space="0" w:color="auto"/>
            </w:tcBorders>
            <w:shd w:val="clear" w:color="auto" w:fill="FFFFFF"/>
            <w:vAlign w:val="bottom"/>
          </w:tcPr>
          <w:p w14:paraId="7E37EDC8" w14:textId="77777777" w:rsidR="00CB4BEB" w:rsidRPr="009E7062" w:rsidRDefault="00CB4BEB" w:rsidP="003C0924">
            <w:pPr>
              <w:jc w:val="center"/>
              <w:rPr>
                <w:rFonts w:ascii="Trebuchet MS" w:hAnsi="Trebuchet MS"/>
                <w:sz w:val="18"/>
                <w:szCs w:val="18"/>
              </w:rPr>
            </w:pPr>
            <w:r w:rsidRPr="009E7062">
              <w:rPr>
                <w:rFonts w:ascii="Trebuchet MS" w:hAnsi="Trebuchet MS"/>
                <w:sz w:val="18"/>
                <w:szCs w:val="18"/>
              </w:rPr>
              <w:t>S</w:t>
            </w:r>
          </w:p>
        </w:tc>
        <w:tc>
          <w:tcPr>
            <w:tcW w:w="2627" w:type="dxa"/>
            <w:tcBorders>
              <w:top w:val="single" w:sz="4" w:space="0" w:color="auto"/>
              <w:left w:val="single" w:sz="4" w:space="0" w:color="auto"/>
              <w:bottom w:val="single" w:sz="4" w:space="0" w:color="auto"/>
              <w:right w:val="single" w:sz="4" w:space="0" w:color="auto"/>
            </w:tcBorders>
            <w:shd w:val="clear" w:color="auto" w:fill="FFFFFF"/>
            <w:vAlign w:val="bottom"/>
          </w:tcPr>
          <w:p w14:paraId="42AA0186"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Nej</w:t>
            </w:r>
          </w:p>
        </w:tc>
      </w:tr>
    </w:tbl>
    <w:p w14:paraId="73BCB250" w14:textId="77777777" w:rsidR="00CB4BEB" w:rsidRDefault="00CB4BEB" w:rsidP="00CB4BEB">
      <w:pPr>
        <w:rPr>
          <w:rFonts w:ascii="Trebuchet MS" w:hAnsi="Trebuchet MS" w:cs="Trebuchet MS"/>
          <w:color w:val="278079" w:themeColor="accent6" w:themeShade="BF"/>
          <w:sz w:val="19"/>
          <w:szCs w:val="19"/>
        </w:rPr>
      </w:pPr>
    </w:p>
    <w:p w14:paraId="29119296" w14:textId="77777777" w:rsidR="00CB4BEB" w:rsidRPr="009E7062" w:rsidRDefault="00CB4BEB" w:rsidP="009E7062">
      <w:pPr>
        <w:pStyle w:val="Overskrift2"/>
      </w:pPr>
      <w:bookmarkStart w:id="2962" w:name="_Toc59520483"/>
      <w:bookmarkStart w:id="2963" w:name="_Toc63351537"/>
      <w:bookmarkStart w:id="2964" w:name="_Toc122436184"/>
      <w:r w:rsidRPr="009E7062">
        <w:t>5.79.2 Foto (7901)</w:t>
      </w:r>
      <w:bookmarkEnd w:id="2962"/>
      <w:bookmarkEnd w:id="2963"/>
      <w:bookmarkEnd w:id="2964"/>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63"/>
        <w:gridCol w:w="4432"/>
        <w:gridCol w:w="1155"/>
        <w:gridCol w:w="2096"/>
        <w:gridCol w:w="1441"/>
        <w:gridCol w:w="2629"/>
      </w:tblGrid>
      <w:tr w:rsidR="00CB4BEB" w:rsidRPr="00057644" w14:paraId="10D242EA" w14:textId="77777777" w:rsidTr="003C0924">
        <w:tc>
          <w:tcPr>
            <w:tcW w:w="1963" w:type="dxa"/>
            <w:tcBorders>
              <w:bottom w:val="single" w:sz="4" w:space="0" w:color="auto"/>
            </w:tcBorders>
            <w:shd w:val="clear" w:color="auto" w:fill="D9D9D9"/>
            <w:vAlign w:val="center"/>
          </w:tcPr>
          <w:p w14:paraId="22315125" w14:textId="77777777" w:rsidR="00CB4BEB" w:rsidRPr="00057644" w:rsidRDefault="00CB4BEB" w:rsidP="003C0924">
            <w:pPr>
              <w:rPr>
                <w:rFonts w:ascii="Trebuchet MS" w:hAnsi="Trebuchet MS" w:cs="Trebuchet MS"/>
                <w:b/>
                <w:bCs/>
                <w:color w:val="000000"/>
                <w:sz w:val="18"/>
                <w:szCs w:val="18"/>
              </w:rPr>
            </w:pPr>
            <w:r w:rsidRPr="00057644">
              <w:rPr>
                <w:rFonts w:ascii="Trebuchet MS" w:hAnsi="Trebuchet MS" w:cs="Trebuchet MS"/>
                <w:b/>
                <w:bCs/>
                <w:color w:val="000000"/>
                <w:sz w:val="18"/>
                <w:szCs w:val="18"/>
              </w:rPr>
              <w:t>Feltnavn</w:t>
            </w:r>
          </w:p>
        </w:tc>
        <w:tc>
          <w:tcPr>
            <w:tcW w:w="4432" w:type="dxa"/>
            <w:tcBorders>
              <w:bottom w:val="single" w:sz="4" w:space="0" w:color="auto"/>
            </w:tcBorders>
            <w:shd w:val="clear" w:color="auto" w:fill="D9D9D9"/>
            <w:vAlign w:val="center"/>
          </w:tcPr>
          <w:p w14:paraId="5902CB50" w14:textId="77777777" w:rsidR="00CB4BEB" w:rsidRPr="00057644" w:rsidRDefault="00CB4BEB" w:rsidP="003C0924">
            <w:pPr>
              <w:rPr>
                <w:rFonts w:ascii="Trebuchet MS" w:hAnsi="Trebuchet MS" w:cs="Trebuchet MS"/>
                <w:bCs/>
                <w:color w:val="000000"/>
                <w:sz w:val="18"/>
                <w:szCs w:val="18"/>
              </w:rPr>
            </w:pPr>
            <w:r w:rsidRPr="00057644">
              <w:rPr>
                <w:rFonts w:ascii="Trebuchet MS" w:hAnsi="Trebuchet MS" w:cs="Trebuchet MS"/>
                <w:b/>
                <w:bCs/>
                <w:color w:val="000000"/>
                <w:sz w:val="18"/>
                <w:szCs w:val="18"/>
              </w:rPr>
              <w:t>Formål</w:t>
            </w:r>
          </w:p>
        </w:tc>
        <w:tc>
          <w:tcPr>
            <w:tcW w:w="1155" w:type="dxa"/>
            <w:tcBorders>
              <w:bottom w:val="single" w:sz="4" w:space="0" w:color="auto"/>
            </w:tcBorders>
            <w:shd w:val="clear" w:color="auto" w:fill="D9D9D9"/>
            <w:vAlign w:val="center"/>
          </w:tcPr>
          <w:p w14:paraId="5B3E91DB" w14:textId="77777777" w:rsidR="00CB4BEB" w:rsidRPr="00057644" w:rsidRDefault="00CB4BEB" w:rsidP="003C0924">
            <w:pPr>
              <w:rPr>
                <w:rFonts w:ascii="Trebuchet MS" w:hAnsi="Trebuchet MS" w:cs="Trebuchet MS"/>
                <w:bCs/>
                <w:color w:val="000000"/>
                <w:sz w:val="18"/>
                <w:szCs w:val="18"/>
              </w:rPr>
            </w:pPr>
            <w:r w:rsidRPr="00057644">
              <w:rPr>
                <w:rFonts w:ascii="Trebuchet MS" w:hAnsi="Trebuchet MS" w:cs="Trebuchet MS"/>
                <w:b/>
                <w:bCs/>
                <w:color w:val="000000"/>
                <w:sz w:val="18"/>
                <w:szCs w:val="18"/>
              </w:rPr>
              <w:t>Datatype</w:t>
            </w:r>
          </w:p>
        </w:tc>
        <w:tc>
          <w:tcPr>
            <w:tcW w:w="2096" w:type="dxa"/>
            <w:tcBorders>
              <w:bottom w:val="single" w:sz="4" w:space="0" w:color="auto"/>
            </w:tcBorders>
            <w:shd w:val="clear" w:color="auto" w:fill="D9D9D9"/>
            <w:vAlign w:val="center"/>
          </w:tcPr>
          <w:p w14:paraId="0A6E5794" w14:textId="77777777" w:rsidR="00CB4BEB" w:rsidRPr="00057644" w:rsidRDefault="00CB4BEB" w:rsidP="003C0924">
            <w:pPr>
              <w:rPr>
                <w:rFonts w:ascii="Trebuchet MS" w:hAnsi="Trebuchet MS" w:cs="Trebuchet MS"/>
                <w:bCs/>
                <w:color w:val="000000"/>
                <w:sz w:val="18"/>
                <w:szCs w:val="18"/>
              </w:rPr>
            </w:pPr>
            <w:r w:rsidRPr="00057644">
              <w:rPr>
                <w:rFonts w:ascii="Trebuchet MS" w:hAnsi="Trebuchet MS" w:cs="Trebuchet MS"/>
                <w:b/>
                <w:bCs/>
                <w:color w:val="000000"/>
                <w:sz w:val="18"/>
                <w:szCs w:val="18"/>
              </w:rPr>
              <w:t>Værdiområde</w:t>
            </w:r>
          </w:p>
        </w:tc>
        <w:tc>
          <w:tcPr>
            <w:tcW w:w="1441" w:type="dxa"/>
            <w:tcBorders>
              <w:bottom w:val="single" w:sz="4" w:space="0" w:color="auto"/>
            </w:tcBorders>
            <w:shd w:val="clear" w:color="auto" w:fill="D9D9D9"/>
            <w:vAlign w:val="bottom"/>
          </w:tcPr>
          <w:p w14:paraId="46227426" w14:textId="77777777" w:rsidR="00CB4BEB" w:rsidRPr="00057644" w:rsidRDefault="00CB4BEB" w:rsidP="003C0924">
            <w:pPr>
              <w:autoSpaceDE w:val="0"/>
              <w:autoSpaceDN w:val="0"/>
              <w:adjustRightInd w:val="0"/>
              <w:rPr>
                <w:rFonts w:ascii="Trebuchet MS" w:hAnsi="Trebuchet MS" w:cs="Trebuchet MS"/>
                <w:b/>
                <w:bCs/>
                <w:color w:val="000000"/>
                <w:sz w:val="18"/>
                <w:szCs w:val="18"/>
              </w:rPr>
            </w:pPr>
            <w:r w:rsidRPr="00057644">
              <w:rPr>
                <w:rFonts w:ascii="Trebuchet MS" w:hAnsi="Trebuchet MS" w:cs="Trebuchet MS"/>
                <w:b/>
                <w:bCs/>
                <w:color w:val="000000"/>
                <w:sz w:val="18"/>
                <w:szCs w:val="18"/>
              </w:rPr>
              <w:t>Obligatorisk /</w:t>
            </w:r>
          </w:p>
          <w:p w14:paraId="32CEB62A" w14:textId="77777777" w:rsidR="00CB4BEB" w:rsidRPr="00057644" w:rsidRDefault="00CB4BEB" w:rsidP="003C0924">
            <w:pPr>
              <w:rPr>
                <w:rFonts w:ascii="Trebuchet MS" w:hAnsi="Trebuchet MS" w:cs="Trebuchet MS"/>
                <w:bCs/>
                <w:color w:val="000000"/>
                <w:sz w:val="18"/>
                <w:szCs w:val="18"/>
              </w:rPr>
            </w:pPr>
            <w:r w:rsidRPr="00057644">
              <w:rPr>
                <w:rFonts w:ascii="Trebuchet MS" w:hAnsi="Trebuchet MS" w:cs="Trebuchet MS"/>
                <w:b/>
                <w:bCs/>
                <w:color w:val="000000"/>
                <w:sz w:val="18"/>
                <w:szCs w:val="18"/>
              </w:rPr>
              <w:t>Frit</w:t>
            </w:r>
          </w:p>
        </w:tc>
        <w:tc>
          <w:tcPr>
            <w:tcW w:w="2629" w:type="dxa"/>
            <w:shd w:val="clear" w:color="auto" w:fill="D9D9D9"/>
            <w:vAlign w:val="center"/>
          </w:tcPr>
          <w:p w14:paraId="3F2F335D" w14:textId="77777777" w:rsidR="00CB4BEB" w:rsidRPr="00057644" w:rsidRDefault="00CB4BEB" w:rsidP="003C0924">
            <w:pPr>
              <w:rPr>
                <w:rFonts w:ascii="Trebuchet MS" w:hAnsi="Trebuchet MS" w:cs="Trebuchet MS"/>
                <w:bCs/>
                <w:color w:val="000000"/>
                <w:sz w:val="18"/>
                <w:szCs w:val="18"/>
              </w:rPr>
            </w:pPr>
            <w:r w:rsidRPr="00057644">
              <w:rPr>
                <w:rFonts w:ascii="Trebuchet MS" w:hAnsi="Trebuchet MS" w:cs="Trebuchet MS"/>
                <w:b/>
                <w:bCs/>
                <w:color w:val="000000"/>
                <w:sz w:val="18"/>
                <w:szCs w:val="18"/>
              </w:rPr>
              <w:t>Eksempel</w:t>
            </w:r>
          </w:p>
        </w:tc>
      </w:tr>
      <w:tr w:rsidR="00CB4BEB" w:rsidRPr="00AA2C2D" w14:paraId="771F3C56" w14:textId="77777777" w:rsidTr="003C0924">
        <w:trPr>
          <w:trHeight w:hRule="exact" w:val="255"/>
        </w:trPr>
        <w:tc>
          <w:tcPr>
            <w:tcW w:w="1963" w:type="dxa"/>
            <w:tcBorders>
              <w:top w:val="single" w:sz="4" w:space="0" w:color="auto"/>
              <w:left w:val="single" w:sz="4" w:space="0" w:color="auto"/>
              <w:bottom w:val="single" w:sz="4" w:space="0" w:color="auto"/>
              <w:right w:val="single" w:sz="4" w:space="0" w:color="auto"/>
            </w:tcBorders>
            <w:shd w:val="clear" w:color="auto" w:fill="auto"/>
          </w:tcPr>
          <w:p w14:paraId="6D5DD376"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copyright</w:t>
            </w:r>
          </w:p>
        </w:tc>
        <w:tc>
          <w:tcPr>
            <w:tcW w:w="4432" w:type="dxa"/>
            <w:tcBorders>
              <w:top w:val="single" w:sz="4" w:space="0" w:color="auto"/>
              <w:left w:val="single" w:sz="4" w:space="0" w:color="auto"/>
              <w:bottom w:val="single" w:sz="4" w:space="0" w:color="auto"/>
              <w:right w:val="single" w:sz="4" w:space="0" w:color="auto"/>
            </w:tcBorders>
            <w:shd w:val="clear" w:color="auto" w:fill="auto"/>
          </w:tcPr>
          <w:p w14:paraId="43864882"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Mulighed for angivelse af copyright</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119879C6"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Tekststreng</w:t>
            </w:r>
          </w:p>
        </w:tc>
        <w:tc>
          <w:tcPr>
            <w:tcW w:w="2096" w:type="dxa"/>
            <w:tcBorders>
              <w:top w:val="single" w:sz="4" w:space="0" w:color="auto"/>
              <w:left w:val="single" w:sz="4" w:space="0" w:color="auto"/>
              <w:bottom w:val="single" w:sz="4" w:space="0" w:color="auto"/>
              <w:right w:val="single" w:sz="4" w:space="0" w:color="auto"/>
            </w:tcBorders>
            <w:shd w:val="clear" w:color="auto" w:fill="auto"/>
            <w:vAlign w:val="bottom"/>
          </w:tcPr>
          <w:p w14:paraId="21844C8A"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0-124 tegn</w:t>
            </w:r>
          </w:p>
        </w:tc>
        <w:tc>
          <w:tcPr>
            <w:tcW w:w="1441" w:type="dxa"/>
            <w:tcBorders>
              <w:top w:val="single" w:sz="4" w:space="0" w:color="auto"/>
              <w:left w:val="single" w:sz="4" w:space="0" w:color="auto"/>
              <w:bottom w:val="single" w:sz="4" w:space="0" w:color="auto"/>
              <w:right w:val="single" w:sz="4" w:space="0" w:color="auto"/>
            </w:tcBorders>
            <w:shd w:val="clear" w:color="auto" w:fill="auto"/>
            <w:vAlign w:val="bottom"/>
          </w:tcPr>
          <w:p w14:paraId="6B791908" w14:textId="77777777" w:rsidR="00CB4BEB" w:rsidRPr="009E7062" w:rsidRDefault="00CB4BEB" w:rsidP="003C0924">
            <w:pPr>
              <w:jc w:val="center"/>
              <w:rPr>
                <w:rFonts w:ascii="Trebuchet MS" w:hAnsi="Trebuchet MS"/>
                <w:sz w:val="18"/>
                <w:szCs w:val="18"/>
              </w:rPr>
            </w:pPr>
            <w:r w:rsidRPr="009E7062">
              <w:rPr>
                <w:rFonts w:ascii="Trebuchet MS" w:hAnsi="Trebuchet MS"/>
                <w:sz w:val="18"/>
                <w:szCs w:val="18"/>
              </w:rPr>
              <w:t>F</w:t>
            </w:r>
          </w:p>
        </w:tc>
        <w:tc>
          <w:tcPr>
            <w:tcW w:w="2629" w:type="dxa"/>
            <w:tcBorders>
              <w:top w:val="single" w:sz="4" w:space="0" w:color="auto"/>
              <w:left w:val="single" w:sz="4" w:space="0" w:color="auto"/>
              <w:bottom w:val="single" w:sz="4" w:space="0" w:color="auto"/>
              <w:right w:val="single" w:sz="4" w:space="0" w:color="auto"/>
            </w:tcBorders>
            <w:shd w:val="clear" w:color="auto" w:fill="auto"/>
            <w:vAlign w:val="bottom"/>
          </w:tcPr>
          <w:p w14:paraId="1FC22C03"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Favrskov Kommune</w:t>
            </w:r>
          </w:p>
        </w:tc>
      </w:tr>
    </w:tbl>
    <w:p w14:paraId="045AB9DD" w14:textId="77777777" w:rsidR="00CB4BEB" w:rsidRDefault="00CB4BEB" w:rsidP="00CB4BEB">
      <w:pPr>
        <w:rPr>
          <w:rFonts w:ascii="Trebuchet MS" w:hAnsi="Trebuchet MS" w:cs="Trebuchet MS"/>
          <w:sz w:val="19"/>
          <w:szCs w:val="19"/>
        </w:rPr>
      </w:pPr>
    </w:p>
    <w:sectPr w:rsidR="00CB4BEB" w:rsidSect="00A0559A">
      <w:headerReference w:type="default" r:id="rId68"/>
      <w:footerReference w:type="default" r:id="rId69"/>
      <w:pgSz w:w="16838" w:h="11906" w:orient="landscape" w:code="9"/>
      <w:pgMar w:top="1134" w:right="1701" w:bottom="1134" w:left="1701"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2C6563" w14:textId="77777777" w:rsidR="0050563F" w:rsidRDefault="0050563F">
      <w:r>
        <w:separator/>
      </w:r>
    </w:p>
    <w:p w14:paraId="7F3A75C8" w14:textId="77777777" w:rsidR="0050563F" w:rsidRDefault="0050563F"/>
  </w:endnote>
  <w:endnote w:type="continuationSeparator" w:id="0">
    <w:p w14:paraId="30D87627" w14:textId="77777777" w:rsidR="0050563F" w:rsidRDefault="0050563F">
      <w:r>
        <w:continuationSeparator/>
      </w:r>
    </w:p>
    <w:p w14:paraId="7B398823" w14:textId="77777777" w:rsidR="0050563F" w:rsidRDefault="0050563F"/>
  </w:endnote>
  <w:endnote w:type="continuationNotice" w:id="1">
    <w:p w14:paraId="57ADE62F" w14:textId="77777777" w:rsidR="0050563F" w:rsidRDefault="0050563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f46435">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ScalaSans-Caps">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color w:val="auto"/>
      </w:rPr>
      <w:id w:val="-1056779815"/>
      <w:docPartObj>
        <w:docPartGallery w:val="Page Numbers (Bottom of Page)"/>
        <w:docPartUnique/>
      </w:docPartObj>
    </w:sdtPr>
    <w:sdtContent>
      <w:p w14:paraId="323EA190" w14:textId="00BE67A3" w:rsidR="00B90C4E" w:rsidRPr="00B90C4E" w:rsidRDefault="008F773B">
        <w:pPr>
          <w:pStyle w:val="Sidefod"/>
          <w:jc w:val="center"/>
          <w:rPr>
            <w:b/>
            <w:bCs/>
            <w:color w:val="auto"/>
          </w:rPr>
        </w:pPr>
        <w:r>
          <w:rPr>
            <w:color w:val="auto"/>
          </w:rPr>
          <w:t xml:space="preserve">Side </w:t>
        </w:r>
        <w:r w:rsidR="00B90C4E" w:rsidRPr="00B90C4E">
          <w:rPr>
            <w:b/>
            <w:bCs/>
            <w:color w:val="auto"/>
          </w:rPr>
          <w:fldChar w:fldCharType="begin"/>
        </w:r>
        <w:r w:rsidR="00B90C4E" w:rsidRPr="00B90C4E">
          <w:rPr>
            <w:bCs/>
            <w:color w:val="auto"/>
          </w:rPr>
          <w:instrText>PAGE   \* MERGEFORMAT</w:instrText>
        </w:r>
        <w:r w:rsidR="00B90C4E" w:rsidRPr="00B90C4E">
          <w:rPr>
            <w:b/>
            <w:bCs/>
            <w:color w:val="auto"/>
          </w:rPr>
          <w:fldChar w:fldCharType="separate"/>
        </w:r>
        <w:r w:rsidR="00B90C4E" w:rsidRPr="00B90C4E">
          <w:rPr>
            <w:bCs/>
            <w:color w:val="auto"/>
          </w:rPr>
          <w:t>2</w:t>
        </w:r>
        <w:r w:rsidR="00B90C4E" w:rsidRPr="00B90C4E">
          <w:rPr>
            <w:b/>
            <w:bCs/>
            <w:color w:val="auto"/>
          </w:rPr>
          <w:fldChar w:fldCharType="end"/>
        </w:r>
      </w:p>
    </w:sdtContent>
  </w:sdt>
  <w:p w14:paraId="4E917160" w14:textId="77777777" w:rsidR="00711DFF" w:rsidRDefault="00711DFF">
    <w:pPr>
      <w:pStyle w:val="Sidefod"/>
    </w:pPr>
  </w:p>
  <w:p w14:paraId="671E6EFF" w14:textId="77777777" w:rsidR="00086981" w:rsidRDefault="0008698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976E2A" w14:textId="77777777" w:rsidR="0050563F" w:rsidRDefault="0050563F">
      <w:r>
        <w:separator/>
      </w:r>
    </w:p>
    <w:p w14:paraId="7C6A2582" w14:textId="77777777" w:rsidR="0050563F" w:rsidRDefault="0050563F"/>
  </w:footnote>
  <w:footnote w:type="continuationSeparator" w:id="0">
    <w:p w14:paraId="700D871E" w14:textId="77777777" w:rsidR="0050563F" w:rsidRDefault="0050563F">
      <w:r>
        <w:continuationSeparator/>
      </w:r>
    </w:p>
    <w:p w14:paraId="52058AED" w14:textId="77777777" w:rsidR="0050563F" w:rsidRDefault="0050563F"/>
  </w:footnote>
  <w:footnote w:type="continuationNotice" w:id="1">
    <w:p w14:paraId="1B9579D4" w14:textId="77777777" w:rsidR="0050563F" w:rsidRDefault="0050563F">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ADEC52" w14:textId="2F0AEB90" w:rsidR="00436259" w:rsidRDefault="00436259">
    <w:pPr>
      <w:pStyle w:val="Sidehoved"/>
    </w:pPr>
  </w:p>
  <w:p w14:paraId="6E5E727C" w14:textId="22EDCE7D" w:rsidR="00B4056A" w:rsidRPr="00B4056A" w:rsidRDefault="00436259" w:rsidP="00436259">
    <w:pPr>
      <w:pStyle w:val="Sidehoved"/>
      <w:jc w:val="right"/>
    </w:pPr>
    <w:r>
      <w:rPr>
        <w:noProof/>
      </w:rPr>
      <w:drawing>
        <wp:inline distT="0" distB="0" distL="0" distR="0" wp14:anchorId="18175825" wp14:editId="529D48E6">
          <wp:extent cx="2027976" cy="604873"/>
          <wp:effectExtent l="0" t="0" r="0" b="508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eoDanmark-logo-pos.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072067" cy="618024"/>
                  </a:xfrm>
                  <a:prstGeom prst="rect">
                    <a:avLst/>
                  </a:prstGeom>
                </pic:spPr>
              </pic:pic>
            </a:graphicData>
          </a:graphic>
        </wp:inline>
      </w:drawing>
    </w:r>
  </w:p>
  <w:p w14:paraId="131D5FEE" w14:textId="77777777" w:rsidR="00086981" w:rsidRDefault="0008698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290F77"/>
    <w:multiLevelType w:val="hybridMultilevel"/>
    <w:tmpl w:val="08C852A0"/>
    <w:lvl w:ilvl="0" w:tplc="04060001">
      <w:start w:val="1"/>
      <w:numFmt w:val="bullet"/>
      <w:lvlText w:val=""/>
      <w:lvlJc w:val="left"/>
      <w:pPr>
        <w:tabs>
          <w:tab w:val="num" w:pos="720"/>
        </w:tabs>
        <w:ind w:left="720" w:hanging="360"/>
      </w:pPr>
      <w:rPr>
        <w:rFonts w:ascii="Symbol" w:hAnsi="Symbol" w:hint="default"/>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8CD34A1"/>
    <w:multiLevelType w:val="multilevel"/>
    <w:tmpl w:val="96AE1386"/>
    <w:lvl w:ilvl="0">
      <w:start w:val="1"/>
      <w:numFmt w:val="decimalZero"/>
      <w:lvlText w:val="%1"/>
      <w:lvlJc w:val="left"/>
      <w:pPr>
        <w:ind w:left="492" w:hanging="492"/>
      </w:pPr>
      <w:rPr>
        <w:rFonts w:hint="default"/>
      </w:rPr>
    </w:lvl>
    <w:lvl w:ilvl="1">
      <w:start w:val="1"/>
      <w:numFmt w:val="decimalZero"/>
      <w:lvlText w:val="%1-%2"/>
      <w:lvlJc w:val="left"/>
      <w:pPr>
        <w:ind w:left="492" w:hanging="4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9481437"/>
    <w:multiLevelType w:val="hybridMultilevel"/>
    <w:tmpl w:val="5D366E94"/>
    <w:lvl w:ilvl="0" w:tplc="04060001">
      <w:start w:val="1"/>
      <w:numFmt w:val="bullet"/>
      <w:lvlText w:val=""/>
      <w:lvlJc w:val="left"/>
      <w:pPr>
        <w:tabs>
          <w:tab w:val="num" w:pos="1080"/>
        </w:tabs>
        <w:ind w:left="1080" w:hanging="360"/>
      </w:pPr>
      <w:rPr>
        <w:rFonts w:ascii="Symbol" w:hAnsi="Symbol" w:hint="default"/>
      </w:rPr>
    </w:lvl>
    <w:lvl w:ilvl="1" w:tplc="04060003" w:tentative="1">
      <w:start w:val="1"/>
      <w:numFmt w:val="bullet"/>
      <w:lvlText w:val="o"/>
      <w:lvlJc w:val="left"/>
      <w:pPr>
        <w:tabs>
          <w:tab w:val="num" w:pos="1800"/>
        </w:tabs>
        <w:ind w:left="1800" w:hanging="360"/>
      </w:pPr>
      <w:rPr>
        <w:rFonts w:ascii="Courier New" w:hAnsi="Courier New" w:cs="Courier New" w:hint="default"/>
      </w:rPr>
    </w:lvl>
    <w:lvl w:ilvl="2" w:tplc="04060005" w:tentative="1">
      <w:start w:val="1"/>
      <w:numFmt w:val="bullet"/>
      <w:lvlText w:val=""/>
      <w:lvlJc w:val="left"/>
      <w:pPr>
        <w:tabs>
          <w:tab w:val="num" w:pos="2520"/>
        </w:tabs>
        <w:ind w:left="2520" w:hanging="360"/>
      </w:pPr>
      <w:rPr>
        <w:rFonts w:ascii="Wingdings" w:hAnsi="Wingdings" w:hint="default"/>
      </w:rPr>
    </w:lvl>
    <w:lvl w:ilvl="3" w:tplc="04060001" w:tentative="1">
      <w:start w:val="1"/>
      <w:numFmt w:val="bullet"/>
      <w:lvlText w:val=""/>
      <w:lvlJc w:val="left"/>
      <w:pPr>
        <w:tabs>
          <w:tab w:val="num" w:pos="3240"/>
        </w:tabs>
        <w:ind w:left="3240" w:hanging="360"/>
      </w:pPr>
      <w:rPr>
        <w:rFonts w:ascii="Symbol" w:hAnsi="Symbol" w:hint="default"/>
      </w:rPr>
    </w:lvl>
    <w:lvl w:ilvl="4" w:tplc="04060003" w:tentative="1">
      <w:start w:val="1"/>
      <w:numFmt w:val="bullet"/>
      <w:lvlText w:val="o"/>
      <w:lvlJc w:val="left"/>
      <w:pPr>
        <w:tabs>
          <w:tab w:val="num" w:pos="3960"/>
        </w:tabs>
        <w:ind w:left="3960" w:hanging="360"/>
      </w:pPr>
      <w:rPr>
        <w:rFonts w:ascii="Courier New" w:hAnsi="Courier New" w:cs="Courier New" w:hint="default"/>
      </w:rPr>
    </w:lvl>
    <w:lvl w:ilvl="5" w:tplc="04060005" w:tentative="1">
      <w:start w:val="1"/>
      <w:numFmt w:val="bullet"/>
      <w:lvlText w:val=""/>
      <w:lvlJc w:val="left"/>
      <w:pPr>
        <w:tabs>
          <w:tab w:val="num" w:pos="4680"/>
        </w:tabs>
        <w:ind w:left="4680" w:hanging="360"/>
      </w:pPr>
      <w:rPr>
        <w:rFonts w:ascii="Wingdings" w:hAnsi="Wingdings" w:hint="default"/>
      </w:rPr>
    </w:lvl>
    <w:lvl w:ilvl="6" w:tplc="04060001" w:tentative="1">
      <w:start w:val="1"/>
      <w:numFmt w:val="bullet"/>
      <w:lvlText w:val=""/>
      <w:lvlJc w:val="left"/>
      <w:pPr>
        <w:tabs>
          <w:tab w:val="num" w:pos="5400"/>
        </w:tabs>
        <w:ind w:left="5400" w:hanging="360"/>
      </w:pPr>
      <w:rPr>
        <w:rFonts w:ascii="Symbol" w:hAnsi="Symbol" w:hint="default"/>
      </w:rPr>
    </w:lvl>
    <w:lvl w:ilvl="7" w:tplc="04060003" w:tentative="1">
      <w:start w:val="1"/>
      <w:numFmt w:val="bullet"/>
      <w:lvlText w:val="o"/>
      <w:lvlJc w:val="left"/>
      <w:pPr>
        <w:tabs>
          <w:tab w:val="num" w:pos="6120"/>
        </w:tabs>
        <w:ind w:left="6120" w:hanging="360"/>
      </w:pPr>
      <w:rPr>
        <w:rFonts w:ascii="Courier New" w:hAnsi="Courier New" w:cs="Courier New" w:hint="default"/>
      </w:rPr>
    </w:lvl>
    <w:lvl w:ilvl="8" w:tplc="0406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B622E22"/>
    <w:multiLevelType w:val="hybridMultilevel"/>
    <w:tmpl w:val="0FC66F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249F107B"/>
    <w:multiLevelType w:val="hybridMultilevel"/>
    <w:tmpl w:val="FFBED97A"/>
    <w:lvl w:ilvl="0" w:tplc="04060001">
      <w:start w:val="1"/>
      <w:numFmt w:val="bullet"/>
      <w:lvlText w:val=""/>
      <w:lvlJc w:val="left"/>
      <w:pPr>
        <w:tabs>
          <w:tab w:val="num" w:pos="720"/>
        </w:tabs>
        <w:ind w:left="720" w:hanging="360"/>
      </w:pPr>
      <w:rPr>
        <w:rFonts w:ascii="Symbol" w:hAnsi="Symbol" w:hint="default"/>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E680177"/>
    <w:multiLevelType w:val="hybridMultilevel"/>
    <w:tmpl w:val="D16CDBD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349F0833"/>
    <w:multiLevelType w:val="multilevel"/>
    <w:tmpl w:val="94261F94"/>
    <w:lvl w:ilvl="0">
      <w:start w:val="1"/>
      <w:numFmt w:val="decimalZero"/>
      <w:lvlText w:val="%1"/>
      <w:lvlJc w:val="left"/>
      <w:pPr>
        <w:ind w:left="492" w:hanging="492"/>
      </w:pPr>
      <w:rPr>
        <w:rFonts w:hint="default"/>
      </w:rPr>
    </w:lvl>
    <w:lvl w:ilvl="1">
      <w:start w:val="1"/>
      <w:numFmt w:val="decimalZero"/>
      <w:lvlText w:val="%1-%2"/>
      <w:lvlJc w:val="left"/>
      <w:pPr>
        <w:ind w:left="492" w:hanging="4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34C35F8B"/>
    <w:multiLevelType w:val="hybridMultilevel"/>
    <w:tmpl w:val="A3F6C6AA"/>
    <w:lvl w:ilvl="0" w:tplc="FAA41D3A">
      <w:start w:val="5"/>
      <w:numFmt w:val="bullet"/>
      <w:lvlText w:val="-"/>
      <w:lvlJc w:val="left"/>
      <w:pPr>
        <w:ind w:left="720" w:hanging="360"/>
      </w:pPr>
      <w:rPr>
        <w:rFonts w:ascii="Verdana" w:eastAsia="Times New Roman" w:hAnsi="Verdana"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48EE1D23"/>
    <w:multiLevelType w:val="multilevel"/>
    <w:tmpl w:val="EF9CD97E"/>
    <w:lvl w:ilvl="0">
      <w:start w:val="5"/>
      <w:numFmt w:val="decimal"/>
      <w:lvlText w:val="%1"/>
      <w:lvlJc w:val="left"/>
      <w:pPr>
        <w:tabs>
          <w:tab w:val="num" w:pos="1185"/>
        </w:tabs>
        <w:ind w:left="1185" w:hanging="1185"/>
      </w:pPr>
      <w:rPr>
        <w:rFonts w:hint="default"/>
      </w:rPr>
    </w:lvl>
    <w:lvl w:ilvl="1">
      <w:start w:val="2"/>
      <w:numFmt w:val="decimal"/>
      <w:lvlText w:val="%1.%2"/>
      <w:lvlJc w:val="left"/>
      <w:pPr>
        <w:tabs>
          <w:tab w:val="num" w:pos="1185"/>
        </w:tabs>
        <w:ind w:left="1185" w:hanging="1185"/>
      </w:pPr>
      <w:rPr>
        <w:rFonts w:hint="default"/>
      </w:rPr>
    </w:lvl>
    <w:lvl w:ilvl="2">
      <w:start w:val="7"/>
      <w:numFmt w:val="decimal"/>
      <w:lvlText w:val="%1.%2.%3"/>
      <w:lvlJc w:val="left"/>
      <w:pPr>
        <w:tabs>
          <w:tab w:val="num" w:pos="1185"/>
        </w:tabs>
        <w:ind w:left="1185" w:hanging="1185"/>
      </w:pPr>
      <w:rPr>
        <w:rFonts w:hint="default"/>
      </w:rPr>
    </w:lvl>
    <w:lvl w:ilvl="3">
      <w:start w:val="3"/>
      <w:numFmt w:val="decimal"/>
      <w:lvlText w:val="%1.%2.%3.%4"/>
      <w:lvlJc w:val="left"/>
      <w:pPr>
        <w:tabs>
          <w:tab w:val="num" w:pos="1185"/>
        </w:tabs>
        <w:ind w:left="1185" w:hanging="1185"/>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abstractNum w:abstractNumId="9" w15:restartNumberingAfterBreak="0">
    <w:nsid w:val="51962AE2"/>
    <w:multiLevelType w:val="hybridMultilevel"/>
    <w:tmpl w:val="B4AEF890"/>
    <w:lvl w:ilvl="0" w:tplc="04060001">
      <w:start w:val="1"/>
      <w:numFmt w:val="bullet"/>
      <w:lvlText w:val=""/>
      <w:lvlJc w:val="left"/>
      <w:pPr>
        <w:tabs>
          <w:tab w:val="num" w:pos="720"/>
        </w:tabs>
        <w:ind w:left="720" w:hanging="360"/>
      </w:pPr>
      <w:rPr>
        <w:rFonts w:ascii="Symbol" w:hAnsi="Symbol" w:hint="default"/>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615B2D84"/>
    <w:multiLevelType w:val="multilevel"/>
    <w:tmpl w:val="BDA85CE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68E037A2"/>
    <w:multiLevelType w:val="hybridMultilevel"/>
    <w:tmpl w:val="0BF07A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6B253580"/>
    <w:multiLevelType w:val="hybridMultilevel"/>
    <w:tmpl w:val="7264D86C"/>
    <w:lvl w:ilvl="0" w:tplc="39583C12">
      <w:start w:val="1"/>
      <w:numFmt w:val="bullet"/>
      <w:lvlText w:val=""/>
      <w:lvlJc w:val="left"/>
      <w:pPr>
        <w:ind w:left="720" w:hanging="360"/>
      </w:pPr>
      <w:rPr>
        <w:rFonts w:ascii="Symbol" w:hAnsi="Symbol" w:hint="default"/>
        <w:color w:val="FFFFFF" w:themeColor="background1"/>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6E8C4DF7"/>
    <w:multiLevelType w:val="hybridMultilevel"/>
    <w:tmpl w:val="21C84CF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7BAF2FC4"/>
    <w:multiLevelType w:val="hybridMultilevel"/>
    <w:tmpl w:val="49D0242E"/>
    <w:lvl w:ilvl="0" w:tplc="04060001">
      <w:start w:val="1"/>
      <w:numFmt w:val="bullet"/>
      <w:lvlText w:val=""/>
      <w:lvlJc w:val="left"/>
      <w:pPr>
        <w:tabs>
          <w:tab w:val="num" w:pos="720"/>
        </w:tabs>
        <w:ind w:left="720" w:hanging="360"/>
      </w:pPr>
      <w:rPr>
        <w:rFonts w:ascii="Symbol" w:hAnsi="Symbol" w:hint="default"/>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7E072986"/>
    <w:multiLevelType w:val="hybridMultilevel"/>
    <w:tmpl w:val="441E891C"/>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16cid:durableId="1319387141">
    <w:abstractNumId w:val="3"/>
  </w:num>
  <w:num w:numId="2" w16cid:durableId="1016149757">
    <w:abstractNumId w:val="13"/>
  </w:num>
  <w:num w:numId="3" w16cid:durableId="1526753418">
    <w:abstractNumId w:val="11"/>
  </w:num>
  <w:num w:numId="4" w16cid:durableId="1947499273">
    <w:abstractNumId w:val="12"/>
  </w:num>
  <w:num w:numId="5" w16cid:durableId="835846957">
    <w:abstractNumId w:val="14"/>
  </w:num>
  <w:num w:numId="6" w16cid:durableId="1505633631">
    <w:abstractNumId w:val="0"/>
  </w:num>
  <w:num w:numId="7" w16cid:durableId="989863888">
    <w:abstractNumId w:val="2"/>
  </w:num>
  <w:num w:numId="8" w16cid:durableId="1191334218">
    <w:abstractNumId w:val="9"/>
  </w:num>
  <w:num w:numId="9" w16cid:durableId="1145661379">
    <w:abstractNumId w:val="8"/>
  </w:num>
  <w:num w:numId="10" w16cid:durableId="1314404834">
    <w:abstractNumId w:val="4"/>
  </w:num>
  <w:num w:numId="11" w16cid:durableId="587495174">
    <w:abstractNumId w:val="10"/>
  </w:num>
  <w:num w:numId="12" w16cid:durableId="143283945">
    <w:abstractNumId w:val="5"/>
  </w:num>
  <w:num w:numId="13" w16cid:durableId="1987662855">
    <w:abstractNumId w:val="15"/>
  </w:num>
  <w:num w:numId="14" w16cid:durableId="1820001830">
    <w:abstractNumId w:val="6"/>
  </w:num>
  <w:num w:numId="15" w16cid:durableId="477000036">
    <w:abstractNumId w:val="1"/>
  </w:num>
  <w:num w:numId="16" w16cid:durableId="669255437">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ristian Fischer">
    <w15:presenceInfo w15:providerId="AD" w15:userId="S::christian@septima.dk::8e460750-454f-41d7-bef6-4673e406dafd"/>
  </w15:person>
  <w15:person w15:author="Line Hvingel">
    <w15:presenceInfo w15:providerId="AD" w15:userId="S::LIHV@kl.dk::3b67ad9f-b1b1-43f6-926c-71f4fcc29569"/>
  </w15:person>
  <w15:person w15:author="Sofie Kofoed Led">
    <w15:presenceInfo w15:providerId="AD" w15:userId="S::SOKL@kl.dk::8b64d9b4-a191-4de6-b1b2-f118891b84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attachedTemplate r:id="rId1"/>
  <w:trackRevisions/>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5A1"/>
    <w:rsid w:val="00005691"/>
    <w:rsid w:val="000119FC"/>
    <w:rsid w:val="000239D7"/>
    <w:rsid w:val="0002482E"/>
    <w:rsid w:val="00030EF0"/>
    <w:rsid w:val="000325EB"/>
    <w:rsid w:val="00033F83"/>
    <w:rsid w:val="00034A4C"/>
    <w:rsid w:val="00035F4A"/>
    <w:rsid w:val="00037A10"/>
    <w:rsid w:val="00050324"/>
    <w:rsid w:val="00054D47"/>
    <w:rsid w:val="00071F8F"/>
    <w:rsid w:val="00086981"/>
    <w:rsid w:val="000924AA"/>
    <w:rsid w:val="000948FE"/>
    <w:rsid w:val="000A0150"/>
    <w:rsid w:val="000A2044"/>
    <w:rsid w:val="000A7C12"/>
    <w:rsid w:val="000A7CF6"/>
    <w:rsid w:val="000B36A4"/>
    <w:rsid w:val="000B5C22"/>
    <w:rsid w:val="000C2D29"/>
    <w:rsid w:val="000D2D38"/>
    <w:rsid w:val="000D5D5D"/>
    <w:rsid w:val="000E290A"/>
    <w:rsid w:val="000E33F0"/>
    <w:rsid w:val="000E35F7"/>
    <w:rsid w:val="000E63C9"/>
    <w:rsid w:val="000F1B6E"/>
    <w:rsid w:val="001006BC"/>
    <w:rsid w:val="00100C04"/>
    <w:rsid w:val="00105B84"/>
    <w:rsid w:val="001078A0"/>
    <w:rsid w:val="00110BFF"/>
    <w:rsid w:val="00114BC5"/>
    <w:rsid w:val="00122889"/>
    <w:rsid w:val="00124686"/>
    <w:rsid w:val="0012583A"/>
    <w:rsid w:val="00125A36"/>
    <w:rsid w:val="00130E9D"/>
    <w:rsid w:val="00131DFD"/>
    <w:rsid w:val="00133B53"/>
    <w:rsid w:val="00133C02"/>
    <w:rsid w:val="00150A6D"/>
    <w:rsid w:val="00155A2E"/>
    <w:rsid w:val="00162F95"/>
    <w:rsid w:val="00165E9D"/>
    <w:rsid w:val="00166D96"/>
    <w:rsid w:val="001733E2"/>
    <w:rsid w:val="00176B31"/>
    <w:rsid w:val="00177681"/>
    <w:rsid w:val="001812A1"/>
    <w:rsid w:val="00181F70"/>
    <w:rsid w:val="00185B35"/>
    <w:rsid w:val="001942A8"/>
    <w:rsid w:val="001963F4"/>
    <w:rsid w:val="001A0BBA"/>
    <w:rsid w:val="001A42CE"/>
    <w:rsid w:val="001A631A"/>
    <w:rsid w:val="001B63B6"/>
    <w:rsid w:val="001C14A2"/>
    <w:rsid w:val="001C4DDA"/>
    <w:rsid w:val="001C5BB9"/>
    <w:rsid w:val="001D624A"/>
    <w:rsid w:val="001F2BC8"/>
    <w:rsid w:val="001F37EE"/>
    <w:rsid w:val="001F5F6B"/>
    <w:rsid w:val="001F6776"/>
    <w:rsid w:val="001F76A3"/>
    <w:rsid w:val="00212483"/>
    <w:rsid w:val="00214CE6"/>
    <w:rsid w:val="002235F8"/>
    <w:rsid w:val="00243EBC"/>
    <w:rsid w:val="00246A35"/>
    <w:rsid w:val="002475D1"/>
    <w:rsid w:val="00252E34"/>
    <w:rsid w:val="00255BBE"/>
    <w:rsid w:val="00261210"/>
    <w:rsid w:val="00261DB5"/>
    <w:rsid w:val="002762DC"/>
    <w:rsid w:val="00280711"/>
    <w:rsid w:val="00282702"/>
    <w:rsid w:val="00284348"/>
    <w:rsid w:val="00284A55"/>
    <w:rsid w:val="00285ECD"/>
    <w:rsid w:val="00297B09"/>
    <w:rsid w:val="002A0389"/>
    <w:rsid w:val="002A214D"/>
    <w:rsid w:val="002B11C3"/>
    <w:rsid w:val="002B5C72"/>
    <w:rsid w:val="002C010C"/>
    <w:rsid w:val="002C0CB6"/>
    <w:rsid w:val="002C20C9"/>
    <w:rsid w:val="002C6AE3"/>
    <w:rsid w:val="002C76CF"/>
    <w:rsid w:val="002D306B"/>
    <w:rsid w:val="002D418D"/>
    <w:rsid w:val="002D51EE"/>
    <w:rsid w:val="002D5AD0"/>
    <w:rsid w:val="002E096C"/>
    <w:rsid w:val="002F139F"/>
    <w:rsid w:val="002F2609"/>
    <w:rsid w:val="002F51F5"/>
    <w:rsid w:val="0030361C"/>
    <w:rsid w:val="00304B39"/>
    <w:rsid w:val="00304BC8"/>
    <w:rsid w:val="00307E5F"/>
    <w:rsid w:val="00311BF0"/>
    <w:rsid w:val="00312137"/>
    <w:rsid w:val="00312375"/>
    <w:rsid w:val="003130F2"/>
    <w:rsid w:val="0031462E"/>
    <w:rsid w:val="00316000"/>
    <w:rsid w:val="003172C7"/>
    <w:rsid w:val="00317D04"/>
    <w:rsid w:val="00320E56"/>
    <w:rsid w:val="00327748"/>
    <w:rsid w:val="00330359"/>
    <w:rsid w:val="00331871"/>
    <w:rsid w:val="0033762F"/>
    <w:rsid w:val="00341E9A"/>
    <w:rsid w:val="003447B4"/>
    <w:rsid w:val="00351137"/>
    <w:rsid w:val="003560EA"/>
    <w:rsid w:val="003565D7"/>
    <w:rsid w:val="00360011"/>
    <w:rsid w:val="00360494"/>
    <w:rsid w:val="00366C7E"/>
    <w:rsid w:val="00372CA8"/>
    <w:rsid w:val="0038014E"/>
    <w:rsid w:val="00383BE5"/>
    <w:rsid w:val="00383CB7"/>
    <w:rsid w:val="00384B1F"/>
    <w:rsid w:val="00384EA3"/>
    <w:rsid w:val="0038604D"/>
    <w:rsid w:val="00390F74"/>
    <w:rsid w:val="003A39A1"/>
    <w:rsid w:val="003B09A9"/>
    <w:rsid w:val="003B0CC7"/>
    <w:rsid w:val="003B321A"/>
    <w:rsid w:val="003C0563"/>
    <w:rsid w:val="003C2191"/>
    <w:rsid w:val="003C2ABE"/>
    <w:rsid w:val="003C548C"/>
    <w:rsid w:val="003D1B6B"/>
    <w:rsid w:val="003D3529"/>
    <w:rsid w:val="003D3863"/>
    <w:rsid w:val="003E3104"/>
    <w:rsid w:val="003F492A"/>
    <w:rsid w:val="003F4D5A"/>
    <w:rsid w:val="003F6B43"/>
    <w:rsid w:val="003F7B2F"/>
    <w:rsid w:val="00401F4E"/>
    <w:rsid w:val="00404737"/>
    <w:rsid w:val="00407AB0"/>
    <w:rsid w:val="004110DE"/>
    <w:rsid w:val="004110FF"/>
    <w:rsid w:val="00413734"/>
    <w:rsid w:val="0042352D"/>
    <w:rsid w:val="00436259"/>
    <w:rsid w:val="0044085A"/>
    <w:rsid w:val="00450684"/>
    <w:rsid w:val="004514CE"/>
    <w:rsid w:val="00457921"/>
    <w:rsid w:val="00463DAB"/>
    <w:rsid w:val="00475AE2"/>
    <w:rsid w:val="00484D0D"/>
    <w:rsid w:val="00492E51"/>
    <w:rsid w:val="00493BD3"/>
    <w:rsid w:val="004A23D4"/>
    <w:rsid w:val="004A2F44"/>
    <w:rsid w:val="004A4590"/>
    <w:rsid w:val="004A7AB2"/>
    <w:rsid w:val="004B1FFE"/>
    <w:rsid w:val="004B21A5"/>
    <w:rsid w:val="004B3562"/>
    <w:rsid w:val="004B4B0B"/>
    <w:rsid w:val="004D2787"/>
    <w:rsid w:val="004D3692"/>
    <w:rsid w:val="004D76F0"/>
    <w:rsid w:val="004D78CE"/>
    <w:rsid w:val="004D7C92"/>
    <w:rsid w:val="004E7F65"/>
    <w:rsid w:val="004F1776"/>
    <w:rsid w:val="004F49A6"/>
    <w:rsid w:val="004F78EC"/>
    <w:rsid w:val="005037F0"/>
    <w:rsid w:val="005047A7"/>
    <w:rsid w:val="00504BDC"/>
    <w:rsid w:val="0050563F"/>
    <w:rsid w:val="00510E7A"/>
    <w:rsid w:val="00516A86"/>
    <w:rsid w:val="00516E2B"/>
    <w:rsid w:val="00523B9B"/>
    <w:rsid w:val="00524CFF"/>
    <w:rsid w:val="005275F6"/>
    <w:rsid w:val="0053318E"/>
    <w:rsid w:val="00564A30"/>
    <w:rsid w:val="00565435"/>
    <w:rsid w:val="0056766E"/>
    <w:rsid w:val="005720F5"/>
    <w:rsid w:val="00572102"/>
    <w:rsid w:val="0058364A"/>
    <w:rsid w:val="0059351F"/>
    <w:rsid w:val="005A065F"/>
    <w:rsid w:val="005A7215"/>
    <w:rsid w:val="005B31AF"/>
    <w:rsid w:val="005C044E"/>
    <w:rsid w:val="005C2951"/>
    <w:rsid w:val="005C36F5"/>
    <w:rsid w:val="005C51BB"/>
    <w:rsid w:val="005C7A45"/>
    <w:rsid w:val="005D4649"/>
    <w:rsid w:val="005D5C5D"/>
    <w:rsid w:val="005D763D"/>
    <w:rsid w:val="005F1BB0"/>
    <w:rsid w:val="00602969"/>
    <w:rsid w:val="00614701"/>
    <w:rsid w:val="00614F48"/>
    <w:rsid w:val="00615BE5"/>
    <w:rsid w:val="0062026C"/>
    <w:rsid w:val="00626CD8"/>
    <w:rsid w:val="006320D5"/>
    <w:rsid w:val="00635E5C"/>
    <w:rsid w:val="00644A55"/>
    <w:rsid w:val="006555E9"/>
    <w:rsid w:val="00656C4D"/>
    <w:rsid w:val="006600CA"/>
    <w:rsid w:val="00662562"/>
    <w:rsid w:val="00663222"/>
    <w:rsid w:val="00663BDA"/>
    <w:rsid w:val="006641E7"/>
    <w:rsid w:val="00666008"/>
    <w:rsid w:val="00667F6A"/>
    <w:rsid w:val="0067312C"/>
    <w:rsid w:val="0067669D"/>
    <w:rsid w:val="006806B3"/>
    <w:rsid w:val="006823CD"/>
    <w:rsid w:val="00692A64"/>
    <w:rsid w:val="00696070"/>
    <w:rsid w:val="006973BC"/>
    <w:rsid w:val="006A4F6B"/>
    <w:rsid w:val="006A4FED"/>
    <w:rsid w:val="006B7FEB"/>
    <w:rsid w:val="006C4D80"/>
    <w:rsid w:val="006C5B7E"/>
    <w:rsid w:val="006C6883"/>
    <w:rsid w:val="006D5A14"/>
    <w:rsid w:val="006E5716"/>
    <w:rsid w:val="006E5B8F"/>
    <w:rsid w:val="006F0314"/>
    <w:rsid w:val="006F0E23"/>
    <w:rsid w:val="006F505D"/>
    <w:rsid w:val="00701C14"/>
    <w:rsid w:val="00711DFF"/>
    <w:rsid w:val="00722B61"/>
    <w:rsid w:val="0072616E"/>
    <w:rsid w:val="00726F62"/>
    <w:rsid w:val="007302B3"/>
    <w:rsid w:val="00730733"/>
    <w:rsid w:val="00730E3A"/>
    <w:rsid w:val="00733647"/>
    <w:rsid w:val="00734410"/>
    <w:rsid w:val="00736AAF"/>
    <w:rsid w:val="00737431"/>
    <w:rsid w:val="00742E65"/>
    <w:rsid w:val="0074397D"/>
    <w:rsid w:val="00744460"/>
    <w:rsid w:val="007550E6"/>
    <w:rsid w:val="0076009F"/>
    <w:rsid w:val="00765B2A"/>
    <w:rsid w:val="00771A0E"/>
    <w:rsid w:val="00772E3F"/>
    <w:rsid w:val="007802B4"/>
    <w:rsid w:val="007806A4"/>
    <w:rsid w:val="00780EC0"/>
    <w:rsid w:val="00781AB6"/>
    <w:rsid w:val="00783A34"/>
    <w:rsid w:val="0079386B"/>
    <w:rsid w:val="007A0938"/>
    <w:rsid w:val="007A292C"/>
    <w:rsid w:val="007B4438"/>
    <w:rsid w:val="007C446F"/>
    <w:rsid w:val="007C6B52"/>
    <w:rsid w:val="007D16C5"/>
    <w:rsid w:val="007D57A3"/>
    <w:rsid w:val="007E09BA"/>
    <w:rsid w:val="007E1567"/>
    <w:rsid w:val="007E55FE"/>
    <w:rsid w:val="007E678C"/>
    <w:rsid w:val="007F13F2"/>
    <w:rsid w:val="007F4197"/>
    <w:rsid w:val="007F4932"/>
    <w:rsid w:val="007F5A1A"/>
    <w:rsid w:val="007F6565"/>
    <w:rsid w:val="007F689D"/>
    <w:rsid w:val="007F70BE"/>
    <w:rsid w:val="00800816"/>
    <w:rsid w:val="0080291F"/>
    <w:rsid w:val="00807F24"/>
    <w:rsid w:val="00813030"/>
    <w:rsid w:val="00815D65"/>
    <w:rsid w:val="00830501"/>
    <w:rsid w:val="00834170"/>
    <w:rsid w:val="008441C9"/>
    <w:rsid w:val="00851E4C"/>
    <w:rsid w:val="00860AFC"/>
    <w:rsid w:val="00861DA7"/>
    <w:rsid w:val="00862886"/>
    <w:rsid w:val="00862FE4"/>
    <w:rsid w:val="0086389A"/>
    <w:rsid w:val="00864EEA"/>
    <w:rsid w:val="0086680B"/>
    <w:rsid w:val="00874A35"/>
    <w:rsid w:val="0087605E"/>
    <w:rsid w:val="008809DF"/>
    <w:rsid w:val="00883FFD"/>
    <w:rsid w:val="00886852"/>
    <w:rsid w:val="00897B79"/>
    <w:rsid w:val="008A66C3"/>
    <w:rsid w:val="008B1FEE"/>
    <w:rsid w:val="008B271B"/>
    <w:rsid w:val="008B4E67"/>
    <w:rsid w:val="008B7E67"/>
    <w:rsid w:val="008C39CF"/>
    <w:rsid w:val="008C41BF"/>
    <w:rsid w:val="008C6FD8"/>
    <w:rsid w:val="008D1D6C"/>
    <w:rsid w:val="008D57AD"/>
    <w:rsid w:val="008E3034"/>
    <w:rsid w:val="008E3428"/>
    <w:rsid w:val="008E47F0"/>
    <w:rsid w:val="008F24E3"/>
    <w:rsid w:val="008F773B"/>
    <w:rsid w:val="00902848"/>
    <w:rsid w:val="00903C32"/>
    <w:rsid w:val="00914006"/>
    <w:rsid w:val="009149D9"/>
    <w:rsid w:val="00914A56"/>
    <w:rsid w:val="00916B16"/>
    <w:rsid w:val="009173B9"/>
    <w:rsid w:val="0092262C"/>
    <w:rsid w:val="00925581"/>
    <w:rsid w:val="00932B16"/>
    <w:rsid w:val="0093335D"/>
    <w:rsid w:val="0093403C"/>
    <w:rsid w:val="00935E05"/>
    <w:rsid w:val="0093613E"/>
    <w:rsid w:val="00937AF5"/>
    <w:rsid w:val="009410B1"/>
    <w:rsid w:val="00943026"/>
    <w:rsid w:val="009473F8"/>
    <w:rsid w:val="009509CC"/>
    <w:rsid w:val="00953AE6"/>
    <w:rsid w:val="00953F8D"/>
    <w:rsid w:val="00955AB3"/>
    <w:rsid w:val="00956200"/>
    <w:rsid w:val="009566C1"/>
    <w:rsid w:val="00966B81"/>
    <w:rsid w:val="00973309"/>
    <w:rsid w:val="00985237"/>
    <w:rsid w:val="009909EB"/>
    <w:rsid w:val="00991795"/>
    <w:rsid w:val="009919C5"/>
    <w:rsid w:val="00993D77"/>
    <w:rsid w:val="00997780"/>
    <w:rsid w:val="00997F7A"/>
    <w:rsid w:val="009A6D63"/>
    <w:rsid w:val="009B5B58"/>
    <w:rsid w:val="009C0999"/>
    <w:rsid w:val="009C3E0F"/>
    <w:rsid w:val="009C7720"/>
    <w:rsid w:val="009D02B8"/>
    <w:rsid w:val="009D03E4"/>
    <w:rsid w:val="009D3782"/>
    <w:rsid w:val="009D44DD"/>
    <w:rsid w:val="009D5407"/>
    <w:rsid w:val="009E0FC0"/>
    <w:rsid w:val="009E5469"/>
    <w:rsid w:val="009E7062"/>
    <w:rsid w:val="009F1419"/>
    <w:rsid w:val="009F3102"/>
    <w:rsid w:val="009F3D04"/>
    <w:rsid w:val="00A02B7C"/>
    <w:rsid w:val="00A0559A"/>
    <w:rsid w:val="00A235CC"/>
    <w:rsid w:val="00A239CF"/>
    <w:rsid w:val="00A23AFA"/>
    <w:rsid w:val="00A23E2F"/>
    <w:rsid w:val="00A2721A"/>
    <w:rsid w:val="00A31B3E"/>
    <w:rsid w:val="00A376C5"/>
    <w:rsid w:val="00A4211B"/>
    <w:rsid w:val="00A43A47"/>
    <w:rsid w:val="00A44543"/>
    <w:rsid w:val="00A5218C"/>
    <w:rsid w:val="00A532F3"/>
    <w:rsid w:val="00A53B73"/>
    <w:rsid w:val="00A62493"/>
    <w:rsid w:val="00A65F59"/>
    <w:rsid w:val="00A66AAD"/>
    <w:rsid w:val="00A71758"/>
    <w:rsid w:val="00A76F9C"/>
    <w:rsid w:val="00A8489E"/>
    <w:rsid w:val="00A857A0"/>
    <w:rsid w:val="00A868D9"/>
    <w:rsid w:val="00A92816"/>
    <w:rsid w:val="00A96873"/>
    <w:rsid w:val="00A975D1"/>
    <w:rsid w:val="00A97751"/>
    <w:rsid w:val="00AB02A7"/>
    <w:rsid w:val="00AB4CCF"/>
    <w:rsid w:val="00AB514B"/>
    <w:rsid w:val="00AB5D1B"/>
    <w:rsid w:val="00AB64E8"/>
    <w:rsid w:val="00AB6E02"/>
    <w:rsid w:val="00AC0017"/>
    <w:rsid w:val="00AC29F3"/>
    <w:rsid w:val="00AC79F8"/>
    <w:rsid w:val="00AD175C"/>
    <w:rsid w:val="00AD7815"/>
    <w:rsid w:val="00AE4C63"/>
    <w:rsid w:val="00AE6A6C"/>
    <w:rsid w:val="00AE6B68"/>
    <w:rsid w:val="00AF0823"/>
    <w:rsid w:val="00B02B0B"/>
    <w:rsid w:val="00B04C3E"/>
    <w:rsid w:val="00B131DD"/>
    <w:rsid w:val="00B15599"/>
    <w:rsid w:val="00B2143F"/>
    <w:rsid w:val="00B22412"/>
    <w:rsid w:val="00B22A38"/>
    <w:rsid w:val="00B231E5"/>
    <w:rsid w:val="00B4056A"/>
    <w:rsid w:val="00B432DE"/>
    <w:rsid w:val="00B45641"/>
    <w:rsid w:val="00B504D4"/>
    <w:rsid w:val="00B628A4"/>
    <w:rsid w:val="00B62F34"/>
    <w:rsid w:val="00B7169A"/>
    <w:rsid w:val="00B72772"/>
    <w:rsid w:val="00B731D8"/>
    <w:rsid w:val="00B76D7E"/>
    <w:rsid w:val="00B829CE"/>
    <w:rsid w:val="00B849F8"/>
    <w:rsid w:val="00B84F75"/>
    <w:rsid w:val="00B90C4E"/>
    <w:rsid w:val="00B912B9"/>
    <w:rsid w:val="00B9344E"/>
    <w:rsid w:val="00BA3F98"/>
    <w:rsid w:val="00BA531E"/>
    <w:rsid w:val="00BB47D4"/>
    <w:rsid w:val="00BC7216"/>
    <w:rsid w:val="00BD3894"/>
    <w:rsid w:val="00BE6977"/>
    <w:rsid w:val="00BE7F41"/>
    <w:rsid w:val="00BF6D56"/>
    <w:rsid w:val="00C00C7F"/>
    <w:rsid w:val="00C02B87"/>
    <w:rsid w:val="00C03113"/>
    <w:rsid w:val="00C04E72"/>
    <w:rsid w:val="00C0552D"/>
    <w:rsid w:val="00C06BB9"/>
    <w:rsid w:val="00C174D5"/>
    <w:rsid w:val="00C17F86"/>
    <w:rsid w:val="00C22ABD"/>
    <w:rsid w:val="00C26CB4"/>
    <w:rsid w:val="00C3028A"/>
    <w:rsid w:val="00C326AB"/>
    <w:rsid w:val="00C4086D"/>
    <w:rsid w:val="00C40C88"/>
    <w:rsid w:val="00C465B5"/>
    <w:rsid w:val="00C53E15"/>
    <w:rsid w:val="00C62231"/>
    <w:rsid w:val="00C6693C"/>
    <w:rsid w:val="00C71A5D"/>
    <w:rsid w:val="00C87E29"/>
    <w:rsid w:val="00C920AA"/>
    <w:rsid w:val="00CA1896"/>
    <w:rsid w:val="00CB3EE9"/>
    <w:rsid w:val="00CB4BEB"/>
    <w:rsid w:val="00CB5B28"/>
    <w:rsid w:val="00CC6401"/>
    <w:rsid w:val="00CC675B"/>
    <w:rsid w:val="00CC730A"/>
    <w:rsid w:val="00CD36D4"/>
    <w:rsid w:val="00CE072E"/>
    <w:rsid w:val="00CE1D8A"/>
    <w:rsid w:val="00CE40D1"/>
    <w:rsid w:val="00CE547E"/>
    <w:rsid w:val="00CF2A47"/>
    <w:rsid w:val="00CF5371"/>
    <w:rsid w:val="00CF56DE"/>
    <w:rsid w:val="00D0323A"/>
    <w:rsid w:val="00D0559F"/>
    <w:rsid w:val="00D05B24"/>
    <w:rsid w:val="00D077E9"/>
    <w:rsid w:val="00D0787A"/>
    <w:rsid w:val="00D14FD8"/>
    <w:rsid w:val="00D173B4"/>
    <w:rsid w:val="00D17905"/>
    <w:rsid w:val="00D30F9A"/>
    <w:rsid w:val="00D32602"/>
    <w:rsid w:val="00D343AA"/>
    <w:rsid w:val="00D344AE"/>
    <w:rsid w:val="00D35FAC"/>
    <w:rsid w:val="00D42CB7"/>
    <w:rsid w:val="00D43239"/>
    <w:rsid w:val="00D438A6"/>
    <w:rsid w:val="00D4744F"/>
    <w:rsid w:val="00D53C1A"/>
    <w:rsid w:val="00D5413D"/>
    <w:rsid w:val="00D56849"/>
    <w:rsid w:val="00D570A9"/>
    <w:rsid w:val="00D64FEB"/>
    <w:rsid w:val="00D65E26"/>
    <w:rsid w:val="00D70D02"/>
    <w:rsid w:val="00D71517"/>
    <w:rsid w:val="00D73DA9"/>
    <w:rsid w:val="00D760F9"/>
    <w:rsid w:val="00D76891"/>
    <w:rsid w:val="00D770C7"/>
    <w:rsid w:val="00D831CE"/>
    <w:rsid w:val="00D852D9"/>
    <w:rsid w:val="00D86602"/>
    <w:rsid w:val="00D86945"/>
    <w:rsid w:val="00D90290"/>
    <w:rsid w:val="00D943A9"/>
    <w:rsid w:val="00DA45C4"/>
    <w:rsid w:val="00DA7815"/>
    <w:rsid w:val="00DB3DE1"/>
    <w:rsid w:val="00DB6118"/>
    <w:rsid w:val="00DB621A"/>
    <w:rsid w:val="00DC3EBD"/>
    <w:rsid w:val="00DC47AC"/>
    <w:rsid w:val="00DC5F88"/>
    <w:rsid w:val="00DC6514"/>
    <w:rsid w:val="00DD152F"/>
    <w:rsid w:val="00DD3ABB"/>
    <w:rsid w:val="00DD6688"/>
    <w:rsid w:val="00DD6AAD"/>
    <w:rsid w:val="00DE213F"/>
    <w:rsid w:val="00DE4410"/>
    <w:rsid w:val="00DF027C"/>
    <w:rsid w:val="00DF11C9"/>
    <w:rsid w:val="00DF4BA7"/>
    <w:rsid w:val="00DF69D0"/>
    <w:rsid w:val="00E00A32"/>
    <w:rsid w:val="00E03D42"/>
    <w:rsid w:val="00E103CE"/>
    <w:rsid w:val="00E12509"/>
    <w:rsid w:val="00E22ACD"/>
    <w:rsid w:val="00E22D1C"/>
    <w:rsid w:val="00E41665"/>
    <w:rsid w:val="00E4693D"/>
    <w:rsid w:val="00E5595A"/>
    <w:rsid w:val="00E61B1D"/>
    <w:rsid w:val="00E620B0"/>
    <w:rsid w:val="00E724D5"/>
    <w:rsid w:val="00E735A1"/>
    <w:rsid w:val="00E81B40"/>
    <w:rsid w:val="00E8675F"/>
    <w:rsid w:val="00E90A0D"/>
    <w:rsid w:val="00E97C3E"/>
    <w:rsid w:val="00EA35C4"/>
    <w:rsid w:val="00EB0CA2"/>
    <w:rsid w:val="00EB0EBB"/>
    <w:rsid w:val="00EB2BBA"/>
    <w:rsid w:val="00EB414F"/>
    <w:rsid w:val="00EB5C08"/>
    <w:rsid w:val="00EC0967"/>
    <w:rsid w:val="00EC37BD"/>
    <w:rsid w:val="00ED3D5D"/>
    <w:rsid w:val="00EE6862"/>
    <w:rsid w:val="00EF32C8"/>
    <w:rsid w:val="00EF555B"/>
    <w:rsid w:val="00F00340"/>
    <w:rsid w:val="00F01F5D"/>
    <w:rsid w:val="00F027BB"/>
    <w:rsid w:val="00F04A1E"/>
    <w:rsid w:val="00F05C69"/>
    <w:rsid w:val="00F11DCF"/>
    <w:rsid w:val="00F146DF"/>
    <w:rsid w:val="00F162EA"/>
    <w:rsid w:val="00F21E94"/>
    <w:rsid w:val="00F23550"/>
    <w:rsid w:val="00F30F2D"/>
    <w:rsid w:val="00F35601"/>
    <w:rsid w:val="00F375B2"/>
    <w:rsid w:val="00F41AF1"/>
    <w:rsid w:val="00F52D27"/>
    <w:rsid w:val="00F53C3E"/>
    <w:rsid w:val="00F550C4"/>
    <w:rsid w:val="00F57913"/>
    <w:rsid w:val="00F7112A"/>
    <w:rsid w:val="00F73114"/>
    <w:rsid w:val="00F83527"/>
    <w:rsid w:val="00F939AB"/>
    <w:rsid w:val="00FA1C15"/>
    <w:rsid w:val="00FA24DF"/>
    <w:rsid w:val="00FA28A4"/>
    <w:rsid w:val="00FA44DE"/>
    <w:rsid w:val="00FB0919"/>
    <w:rsid w:val="00FB24B0"/>
    <w:rsid w:val="00FC191C"/>
    <w:rsid w:val="00FC60EC"/>
    <w:rsid w:val="00FD1D6E"/>
    <w:rsid w:val="00FD583F"/>
    <w:rsid w:val="00FD7488"/>
    <w:rsid w:val="00FE0C6C"/>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745F7C"/>
  <w15:docId w15:val="{FC01342B-E4CE-4AAD-8006-3E04ABAE69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a-DK"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1" w:unhideWhenUsed="1" w:qFormat="1"/>
    <w:lsdException w:name="heading 9" w:semiHidden="1" w:uiPriority="1"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nhideWhenUsed="1"/>
    <w:lsdException w:name="index 6" w:semiHidden="1" w:uiPriority="0"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nhideWhenUsed="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iPriority="0" w:unhideWhenUsed="1"/>
    <w:lsdException w:name="Strong" w:semiHidden="1" w:uiPriority="0"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unhideWhenUsed="1"/>
    <w:lsdException w:name="No Spacing" w:semiHidden="1" w:uiPriority="1" w:unhideWhenUsed="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4438"/>
    <w:pPr>
      <w:spacing w:after="0"/>
    </w:pPr>
    <w:rPr>
      <w:rFonts w:eastAsiaTheme="minorEastAsia"/>
      <w:color w:val="767171"/>
      <w:sz w:val="22"/>
      <w:szCs w:val="22"/>
    </w:rPr>
  </w:style>
  <w:style w:type="paragraph" w:styleId="Overskrift1">
    <w:name w:val="heading 1"/>
    <w:basedOn w:val="Normal"/>
    <w:link w:val="Overskrift1Tegn"/>
    <w:qFormat/>
    <w:rsid w:val="00C326AB"/>
    <w:pPr>
      <w:keepNext/>
      <w:spacing w:before="240" w:after="60"/>
      <w:outlineLvl w:val="0"/>
    </w:pPr>
    <w:rPr>
      <w:rFonts w:asciiTheme="majorHAnsi" w:eastAsiaTheme="majorEastAsia" w:hAnsiTheme="majorHAnsi" w:cstheme="majorBidi"/>
      <w:color w:val="767171" w:themeColor="background2" w:themeShade="80"/>
      <w:kern w:val="28"/>
      <w:sz w:val="52"/>
      <w:szCs w:val="32"/>
    </w:rPr>
  </w:style>
  <w:style w:type="paragraph" w:styleId="Overskrift2">
    <w:name w:val="heading 2"/>
    <w:basedOn w:val="Normal"/>
    <w:next w:val="Normal"/>
    <w:link w:val="Overskrift2Tegn"/>
    <w:qFormat/>
    <w:rsid w:val="002235F8"/>
    <w:pPr>
      <w:keepNext/>
      <w:spacing w:after="240" w:line="240" w:lineRule="auto"/>
      <w:outlineLvl w:val="1"/>
    </w:pPr>
    <w:rPr>
      <w:rFonts w:eastAsiaTheme="majorEastAsia" w:cstheme="majorBidi"/>
      <w:sz w:val="36"/>
      <w:szCs w:val="26"/>
    </w:rPr>
  </w:style>
  <w:style w:type="paragraph" w:styleId="Overskrift3">
    <w:name w:val="heading 3"/>
    <w:basedOn w:val="Normal"/>
    <w:next w:val="Normal"/>
    <w:link w:val="Overskrift3Tegn"/>
    <w:autoRedefine/>
    <w:unhideWhenUsed/>
    <w:qFormat/>
    <w:rsid w:val="007B4438"/>
    <w:pPr>
      <w:keepNext/>
      <w:keepLines/>
      <w:spacing w:before="40"/>
      <w:outlineLvl w:val="2"/>
    </w:pPr>
    <w:rPr>
      <w:rFonts w:asciiTheme="majorHAnsi" w:eastAsiaTheme="majorEastAsia" w:hAnsiTheme="majorHAnsi" w:cstheme="majorBidi"/>
      <w:sz w:val="24"/>
      <w:szCs w:val="24"/>
    </w:rPr>
  </w:style>
  <w:style w:type="paragraph" w:styleId="Overskrift4">
    <w:name w:val="heading 4"/>
    <w:basedOn w:val="Normal"/>
    <w:next w:val="Normal"/>
    <w:link w:val="Overskrift4Tegn"/>
    <w:qFormat/>
    <w:rsid w:val="00CB4BEB"/>
    <w:pPr>
      <w:keepNext/>
      <w:spacing w:before="240" w:after="60" w:line="240" w:lineRule="auto"/>
      <w:outlineLvl w:val="3"/>
    </w:pPr>
    <w:rPr>
      <w:rFonts w:ascii="Trebuchet MS" w:eastAsia="Times New Roman" w:hAnsi="Trebuchet MS" w:cs="Times New Roman"/>
      <w:bCs/>
      <w:color w:val="auto"/>
      <w:sz w:val="24"/>
      <w:szCs w:val="28"/>
      <w:lang w:eastAsia="da-DK"/>
    </w:rPr>
  </w:style>
  <w:style w:type="paragraph" w:styleId="Overskrift5">
    <w:name w:val="heading 5"/>
    <w:basedOn w:val="Normal"/>
    <w:next w:val="Normal"/>
    <w:link w:val="Overskrift5Tegn"/>
    <w:qFormat/>
    <w:rsid w:val="00CB4BEB"/>
    <w:pPr>
      <w:spacing w:before="240" w:after="60" w:line="240" w:lineRule="auto"/>
      <w:outlineLvl w:val="4"/>
    </w:pPr>
    <w:rPr>
      <w:rFonts w:ascii="Verdana" w:eastAsia="Times New Roman" w:hAnsi="Verdana" w:cs="Times New Roman"/>
      <w:b/>
      <w:bCs/>
      <w:i/>
      <w:iCs/>
      <w:color w:val="auto"/>
      <w:sz w:val="26"/>
      <w:szCs w:val="26"/>
      <w:lang w:eastAsia="da-DK"/>
    </w:rPr>
  </w:style>
  <w:style w:type="paragraph" w:styleId="Overskrift6">
    <w:name w:val="heading 6"/>
    <w:basedOn w:val="Normal"/>
    <w:next w:val="Normal"/>
    <w:link w:val="Overskrift6Tegn"/>
    <w:qFormat/>
    <w:rsid w:val="00DF11C9"/>
    <w:pPr>
      <w:spacing w:before="240" w:after="60" w:line="240" w:lineRule="auto"/>
      <w:outlineLvl w:val="5"/>
    </w:pPr>
    <w:rPr>
      <w:rFonts w:ascii="Trebuchet MS" w:eastAsia="Times New Roman" w:hAnsi="Trebuchet MS" w:cs="Times New Roman"/>
      <w:bCs/>
      <w:color w:val="auto"/>
      <w:sz w:val="24"/>
      <w:lang w:eastAsia="da-DK"/>
    </w:rPr>
  </w:style>
  <w:style w:type="paragraph" w:styleId="Overskrift7">
    <w:name w:val="heading 7"/>
    <w:basedOn w:val="Normal"/>
    <w:next w:val="Normal"/>
    <w:link w:val="Overskrift7Tegn"/>
    <w:qFormat/>
    <w:rsid w:val="00CB4BEB"/>
    <w:pPr>
      <w:spacing w:before="240" w:after="60" w:line="240" w:lineRule="auto"/>
      <w:outlineLvl w:val="6"/>
    </w:pPr>
    <w:rPr>
      <w:rFonts w:ascii="Trebuchet MS" w:eastAsia="Times New Roman" w:hAnsi="Trebuchet MS" w:cs="Times New Roman"/>
      <w:color w:val="auto"/>
      <w:sz w:val="24"/>
      <w:szCs w:val="24"/>
      <w:lang w:eastAsia="da-DK"/>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Markeringsbobletekst">
    <w:name w:val="Balloon Text"/>
    <w:basedOn w:val="Normal"/>
    <w:link w:val="MarkeringsbobletekstTegn"/>
    <w:semiHidden/>
    <w:unhideWhenUsed/>
    <w:rPr>
      <w:rFonts w:ascii="Tahoma" w:hAnsi="Tahoma" w:cs="Tahoma"/>
      <w:sz w:val="16"/>
      <w:szCs w:val="16"/>
    </w:rPr>
  </w:style>
  <w:style w:type="character" w:customStyle="1" w:styleId="MarkeringsbobletekstTegn">
    <w:name w:val="Markeringsbobletekst Tegn"/>
    <w:basedOn w:val="Standardskrifttypeiafsnit"/>
    <w:link w:val="Markeringsbobletekst"/>
    <w:rPr>
      <w:rFonts w:ascii="Tahoma" w:hAnsi="Tahoma" w:cs="Tahoma"/>
      <w:sz w:val="16"/>
      <w:szCs w:val="16"/>
    </w:rPr>
  </w:style>
  <w:style w:type="paragraph" w:styleId="Titel">
    <w:name w:val="Title"/>
    <w:basedOn w:val="Normal"/>
    <w:link w:val="TitelTegn"/>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elTegn">
    <w:name w:val="Titel Tegn"/>
    <w:basedOn w:val="Standardskrifttypeiafsnit"/>
    <w:link w:val="Titel"/>
    <w:uiPriority w:val="1"/>
    <w:rsid w:val="00D86945"/>
    <w:rPr>
      <w:rFonts w:asciiTheme="majorHAnsi" w:eastAsiaTheme="majorEastAsia" w:hAnsiTheme="majorHAnsi" w:cstheme="majorBidi"/>
      <w:b/>
      <w:bCs/>
      <w:color w:val="082A75" w:themeColor="text2"/>
      <w:sz w:val="72"/>
      <w:szCs w:val="52"/>
    </w:rPr>
  </w:style>
  <w:style w:type="paragraph" w:styleId="Undertitel">
    <w:name w:val="Subtitle"/>
    <w:basedOn w:val="Normal"/>
    <w:link w:val="UndertitelTegn"/>
    <w:uiPriority w:val="2"/>
    <w:qFormat/>
    <w:rsid w:val="00D86945"/>
    <w:pPr>
      <w:framePr w:hSpace="180" w:wrap="around" w:vAnchor="text" w:hAnchor="margin" w:y="1167"/>
    </w:pPr>
    <w:rPr>
      <w:b/>
      <w:caps/>
      <w:spacing w:val="20"/>
      <w:sz w:val="32"/>
    </w:rPr>
  </w:style>
  <w:style w:type="character" w:customStyle="1" w:styleId="UndertitelTegn">
    <w:name w:val="Undertitel Tegn"/>
    <w:basedOn w:val="Standardskrifttypeiafsnit"/>
    <w:link w:val="Undertitel"/>
    <w:uiPriority w:val="2"/>
    <w:rsid w:val="00D86945"/>
    <w:rPr>
      <w:rFonts w:eastAsiaTheme="minorEastAsia"/>
      <w:caps/>
      <w:color w:val="082A75" w:themeColor="text2"/>
      <w:spacing w:val="20"/>
      <w:sz w:val="32"/>
      <w:szCs w:val="22"/>
    </w:rPr>
  </w:style>
  <w:style w:type="character" w:customStyle="1" w:styleId="Overskrift1Tegn">
    <w:name w:val="Overskrift 1 Tegn"/>
    <w:basedOn w:val="Standardskrifttypeiafsnit"/>
    <w:link w:val="Overskrift1"/>
    <w:rsid w:val="00C326AB"/>
    <w:rPr>
      <w:rFonts w:asciiTheme="majorHAnsi" w:eastAsiaTheme="majorEastAsia" w:hAnsiTheme="majorHAnsi" w:cstheme="majorBidi"/>
      <w:b/>
      <w:color w:val="767171" w:themeColor="background2" w:themeShade="80"/>
      <w:kern w:val="28"/>
      <w:sz w:val="52"/>
      <w:szCs w:val="32"/>
    </w:rPr>
  </w:style>
  <w:style w:type="paragraph" w:styleId="Sidehoved">
    <w:name w:val="header"/>
    <w:basedOn w:val="Normal"/>
    <w:link w:val="SidehovedTegn"/>
    <w:unhideWhenUsed/>
    <w:rsid w:val="005037F0"/>
  </w:style>
  <w:style w:type="character" w:customStyle="1" w:styleId="SidehovedTegn">
    <w:name w:val="Sidehoved Tegn"/>
    <w:basedOn w:val="Standardskrifttypeiafsnit"/>
    <w:link w:val="Sidehoved"/>
    <w:rsid w:val="0093335D"/>
  </w:style>
  <w:style w:type="paragraph" w:styleId="Sidefod">
    <w:name w:val="footer"/>
    <w:basedOn w:val="Normal"/>
    <w:link w:val="SidefodTegn"/>
    <w:unhideWhenUsed/>
    <w:rsid w:val="005037F0"/>
  </w:style>
  <w:style w:type="character" w:customStyle="1" w:styleId="SidefodTegn">
    <w:name w:val="Sidefod Tegn"/>
    <w:basedOn w:val="Standardskrifttypeiafsnit"/>
    <w:link w:val="Sidefod"/>
    <w:rsid w:val="005037F0"/>
    <w:rPr>
      <w:sz w:val="24"/>
      <w:szCs w:val="24"/>
    </w:rPr>
  </w:style>
  <w:style w:type="paragraph" w:customStyle="1" w:styleId="Navn">
    <w:name w:val="Navn"/>
    <w:basedOn w:val="Normal"/>
    <w:uiPriority w:val="3"/>
    <w:qFormat/>
    <w:rsid w:val="00B231E5"/>
    <w:pPr>
      <w:spacing w:line="240" w:lineRule="auto"/>
      <w:jc w:val="right"/>
    </w:pPr>
  </w:style>
  <w:style w:type="character" w:customStyle="1" w:styleId="Overskrift2Tegn">
    <w:name w:val="Overskrift 2 Tegn"/>
    <w:basedOn w:val="Standardskrifttypeiafsnit"/>
    <w:link w:val="Overskrift2"/>
    <w:rsid w:val="002235F8"/>
    <w:rPr>
      <w:rFonts w:eastAsiaTheme="majorEastAsia" w:cstheme="majorBidi"/>
      <w:color w:val="767171"/>
      <w:sz w:val="36"/>
      <w:szCs w:val="26"/>
    </w:rPr>
  </w:style>
  <w:style w:type="table" w:styleId="Tabel-Gitter">
    <w:name w:val="Table Grid"/>
    <w:basedOn w:val="Tabel-Normal"/>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dsholdertekst">
    <w:name w:val="Placeholder Text"/>
    <w:basedOn w:val="Standardskrifttypeiafsnit"/>
    <w:uiPriority w:val="99"/>
    <w:unhideWhenUsed/>
    <w:rsid w:val="00D86945"/>
    <w:rPr>
      <w:color w:val="808080"/>
    </w:rPr>
  </w:style>
  <w:style w:type="paragraph" w:customStyle="1" w:styleId="Indhold">
    <w:name w:val="Indhold"/>
    <w:basedOn w:val="Normal"/>
    <w:link w:val="Tegniindhold"/>
    <w:qFormat/>
    <w:rsid w:val="00800816"/>
    <w:pPr>
      <w:spacing w:after="120"/>
    </w:pPr>
    <w:rPr>
      <w:b/>
      <w:color w:val="3B3838" w:themeColor="background2" w:themeShade="40"/>
    </w:rPr>
  </w:style>
  <w:style w:type="paragraph" w:customStyle="1" w:styleId="Fremhvningstekst">
    <w:name w:val="Fremhævningstekst"/>
    <w:basedOn w:val="Normal"/>
    <w:link w:val="Tegnifremhvningstekst"/>
    <w:autoRedefine/>
    <w:qFormat/>
    <w:rsid w:val="007B4438"/>
    <w:pPr>
      <w:jc w:val="center"/>
    </w:pPr>
    <w:rPr>
      <w:i/>
      <w:sz w:val="36"/>
      <w:szCs w:val="36"/>
      <w:lang w:bidi="da-DK"/>
    </w:rPr>
  </w:style>
  <w:style w:type="character" w:customStyle="1" w:styleId="Tegniindhold">
    <w:name w:val="Tegn i indhold"/>
    <w:basedOn w:val="Standardskrifttypeiafsnit"/>
    <w:link w:val="Indhold"/>
    <w:rsid w:val="00800816"/>
    <w:rPr>
      <w:rFonts w:eastAsiaTheme="minorEastAsia"/>
      <w:color w:val="3B3838" w:themeColor="background2" w:themeShade="40"/>
      <w:sz w:val="22"/>
      <w:szCs w:val="22"/>
    </w:rPr>
  </w:style>
  <w:style w:type="character" w:customStyle="1" w:styleId="Tegnifremhvningstekst">
    <w:name w:val="Tegn i fremhævningstekst"/>
    <w:basedOn w:val="Standardskrifttypeiafsnit"/>
    <w:link w:val="Fremhvningstekst"/>
    <w:rsid w:val="007B4438"/>
    <w:rPr>
      <w:rFonts w:eastAsiaTheme="minorEastAsia"/>
      <w:b/>
      <w:i/>
      <w:color w:val="767171"/>
      <w:sz w:val="36"/>
      <w:szCs w:val="36"/>
      <w:lang w:bidi="da-DK"/>
    </w:rPr>
  </w:style>
  <w:style w:type="paragraph" w:styleId="Overskrift">
    <w:name w:val="TOC Heading"/>
    <w:basedOn w:val="Overskrift1"/>
    <w:next w:val="Normal"/>
    <w:autoRedefine/>
    <w:uiPriority w:val="39"/>
    <w:unhideWhenUsed/>
    <w:qFormat/>
    <w:rsid w:val="007B4438"/>
    <w:pPr>
      <w:keepLines/>
      <w:spacing w:after="0" w:line="259" w:lineRule="auto"/>
      <w:outlineLvl w:val="9"/>
    </w:pPr>
    <w:rPr>
      <w:b/>
      <w:color w:val="767171"/>
      <w:kern w:val="0"/>
      <w:sz w:val="32"/>
      <w:lang w:eastAsia="da-DK"/>
    </w:rPr>
  </w:style>
  <w:style w:type="paragraph" w:styleId="Indholdsfortegnelse1">
    <w:name w:val="toc 1"/>
    <w:basedOn w:val="Normal"/>
    <w:next w:val="Normal"/>
    <w:autoRedefine/>
    <w:uiPriority w:val="39"/>
    <w:unhideWhenUsed/>
    <w:rsid w:val="002A214D"/>
    <w:pPr>
      <w:spacing w:after="100"/>
    </w:pPr>
  </w:style>
  <w:style w:type="character" w:styleId="Hyperlink">
    <w:name w:val="Hyperlink"/>
    <w:basedOn w:val="Standardskrifttypeiafsnit"/>
    <w:uiPriority w:val="99"/>
    <w:unhideWhenUsed/>
    <w:rsid w:val="002A214D"/>
    <w:rPr>
      <w:color w:val="3592CF" w:themeColor="hyperlink"/>
      <w:u w:val="single"/>
    </w:rPr>
  </w:style>
  <w:style w:type="character" w:styleId="Ulstomtale">
    <w:name w:val="Unresolved Mention"/>
    <w:basedOn w:val="Standardskrifttypeiafsnit"/>
    <w:uiPriority w:val="99"/>
    <w:semiHidden/>
    <w:unhideWhenUsed/>
    <w:rsid w:val="00131DFD"/>
    <w:rPr>
      <w:color w:val="605E5C"/>
      <w:shd w:val="clear" w:color="auto" w:fill="E1DFDD"/>
    </w:rPr>
  </w:style>
  <w:style w:type="table" w:styleId="Gittertabel1-lys-farve2">
    <w:name w:val="Grid Table 1 Light Accent 2"/>
    <w:basedOn w:val="Tabel-Normal"/>
    <w:uiPriority w:val="46"/>
    <w:rsid w:val="00523B9B"/>
    <w:pPr>
      <w:spacing w:after="0" w:line="240" w:lineRule="auto"/>
    </w:pPr>
    <w:tblPr>
      <w:tblStyleRowBandSize w:val="1"/>
      <w:tblStyleColBandSize w:val="1"/>
      <w:tblBorders>
        <w:top w:val="single" w:sz="4" w:space="0" w:color="AED3EB" w:themeColor="accent2" w:themeTint="66"/>
        <w:left w:val="single" w:sz="4" w:space="0" w:color="AED3EB" w:themeColor="accent2" w:themeTint="66"/>
        <w:bottom w:val="single" w:sz="4" w:space="0" w:color="AED3EB" w:themeColor="accent2" w:themeTint="66"/>
        <w:right w:val="single" w:sz="4" w:space="0" w:color="AED3EB" w:themeColor="accent2" w:themeTint="66"/>
        <w:insideH w:val="single" w:sz="4" w:space="0" w:color="AED3EB" w:themeColor="accent2" w:themeTint="66"/>
        <w:insideV w:val="single" w:sz="4" w:space="0" w:color="AED3EB" w:themeColor="accent2" w:themeTint="66"/>
      </w:tblBorders>
    </w:tblPr>
    <w:tblStylePr w:type="firstRow">
      <w:rPr>
        <w:b/>
        <w:bCs/>
      </w:rPr>
      <w:tblPr/>
      <w:tcPr>
        <w:tcBorders>
          <w:bottom w:val="single" w:sz="12" w:space="0" w:color="85BDE2" w:themeColor="accent2" w:themeTint="99"/>
        </w:tcBorders>
      </w:tcPr>
    </w:tblStylePr>
    <w:tblStylePr w:type="lastRow">
      <w:rPr>
        <w:b/>
        <w:bCs/>
      </w:rPr>
      <w:tblPr/>
      <w:tcPr>
        <w:tcBorders>
          <w:top w:val="double" w:sz="2" w:space="0" w:color="85BDE2" w:themeColor="accent2" w:themeTint="99"/>
        </w:tcBorders>
      </w:tcPr>
    </w:tblStylePr>
    <w:tblStylePr w:type="firstCol">
      <w:rPr>
        <w:b/>
        <w:bCs/>
      </w:rPr>
    </w:tblStylePr>
    <w:tblStylePr w:type="lastCol">
      <w:rPr>
        <w:b/>
        <w:bCs/>
      </w:rPr>
    </w:tblStylePr>
  </w:style>
  <w:style w:type="paragraph" w:styleId="Listeafsnit">
    <w:name w:val="List Paragraph"/>
    <w:basedOn w:val="Normal"/>
    <w:uiPriority w:val="34"/>
    <w:qFormat/>
    <w:rsid w:val="00D43239"/>
    <w:pPr>
      <w:spacing w:after="160" w:line="259" w:lineRule="auto"/>
      <w:ind w:left="720"/>
      <w:contextualSpacing/>
    </w:pPr>
    <w:rPr>
      <w:rFonts w:eastAsiaTheme="minorHAnsi"/>
      <w:b/>
      <w:color w:val="auto"/>
    </w:rPr>
  </w:style>
  <w:style w:type="table" w:customStyle="1" w:styleId="Tabel-Gitter1">
    <w:name w:val="Tabel - Gitter1"/>
    <w:basedOn w:val="Tabel-Normal"/>
    <w:next w:val="Tabel-Gitter"/>
    <w:uiPriority w:val="39"/>
    <w:rsid w:val="00D43239"/>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43239"/>
    <w:pPr>
      <w:spacing w:before="100" w:beforeAutospacing="1" w:after="100" w:afterAutospacing="1" w:line="240" w:lineRule="auto"/>
    </w:pPr>
    <w:rPr>
      <w:rFonts w:ascii="Calibri" w:eastAsiaTheme="minorHAnsi" w:hAnsi="Calibri" w:cs="Calibri"/>
      <w:b/>
      <w:color w:val="auto"/>
    </w:rPr>
  </w:style>
  <w:style w:type="table" w:styleId="Gittertabel1-lys-farve3">
    <w:name w:val="Grid Table 1 Light Accent 3"/>
    <w:basedOn w:val="Tabel-Normal"/>
    <w:uiPriority w:val="46"/>
    <w:rsid w:val="007E55FE"/>
    <w:pPr>
      <w:spacing w:after="0" w:line="240" w:lineRule="auto"/>
    </w:pPr>
    <w:tblPr>
      <w:tblStyleRowBandSize w:val="1"/>
      <w:tblStyleColBandSize w:val="1"/>
      <w:tblBorders>
        <w:top w:val="single" w:sz="4" w:space="0" w:color="A6E4DF" w:themeColor="accent3" w:themeTint="66"/>
        <w:left w:val="single" w:sz="4" w:space="0" w:color="A6E4DF" w:themeColor="accent3" w:themeTint="66"/>
        <w:bottom w:val="single" w:sz="4" w:space="0" w:color="A6E4DF" w:themeColor="accent3" w:themeTint="66"/>
        <w:right w:val="single" w:sz="4" w:space="0" w:color="A6E4DF" w:themeColor="accent3" w:themeTint="66"/>
        <w:insideH w:val="single" w:sz="4" w:space="0" w:color="A6E4DF" w:themeColor="accent3" w:themeTint="66"/>
        <w:insideV w:val="single" w:sz="4" w:space="0" w:color="A6E4DF" w:themeColor="accent3" w:themeTint="66"/>
      </w:tblBorders>
    </w:tblPr>
    <w:tblStylePr w:type="firstRow">
      <w:rPr>
        <w:b/>
        <w:bCs/>
      </w:rPr>
      <w:tblPr/>
      <w:tcPr>
        <w:tcBorders>
          <w:bottom w:val="single" w:sz="12" w:space="0" w:color="7AD6CF" w:themeColor="accent3" w:themeTint="99"/>
        </w:tcBorders>
      </w:tcPr>
    </w:tblStylePr>
    <w:tblStylePr w:type="lastRow">
      <w:rPr>
        <w:b/>
        <w:bCs/>
      </w:rPr>
      <w:tblPr/>
      <w:tcPr>
        <w:tcBorders>
          <w:top w:val="double" w:sz="2" w:space="0" w:color="7AD6CF" w:themeColor="accent3" w:themeTint="99"/>
        </w:tcBorders>
      </w:tcPr>
    </w:tblStylePr>
    <w:tblStylePr w:type="firstCol">
      <w:rPr>
        <w:b/>
        <w:bCs/>
      </w:rPr>
    </w:tblStylePr>
    <w:tblStylePr w:type="lastCol">
      <w:rPr>
        <w:b/>
        <w:bCs/>
      </w:rPr>
    </w:tblStylePr>
  </w:style>
  <w:style w:type="table" w:styleId="Gittertabel1-lys-farve5">
    <w:name w:val="Grid Table 1 Light Accent 5"/>
    <w:basedOn w:val="Tabel-Normal"/>
    <w:uiPriority w:val="46"/>
    <w:rsid w:val="007E55FE"/>
    <w:pPr>
      <w:spacing w:after="0" w:line="240" w:lineRule="auto"/>
    </w:pPr>
    <w:tblPr>
      <w:tblStyleRowBandSize w:val="1"/>
      <w:tblStyleColBandSize w:val="1"/>
      <w:tblBorders>
        <w:top w:val="single" w:sz="4" w:space="0" w:color="E6EFEA" w:themeColor="accent5" w:themeTint="66"/>
        <w:left w:val="single" w:sz="4" w:space="0" w:color="E6EFEA" w:themeColor="accent5" w:themeTint="66"/>
        <w:bottom w:val="single" w:sz="4" w:space="0" w:color="E6EFEA" w:themeColor="accent5" w:themeTint="66"/>
        <w:right w:val="single" w:sz="4" w:space="0" w:color="E6EFEA" w:themeColor="accent5" w:themeTint="66"/>
        <w:insideH w:val="single" w:sz="4" w:space="0" w:color="E6EFEA" w:themeColor="accent5" w:themeTint="66"/>
        <w:insideV w:val="single" w:sz="4" w:space="0" w:color="E6EFEA" w:themeColor="accent5" w:themeTint="66"/>
      </w:tblBorders>
    </w:tblPr>
    <w:tblStylePr w:type="firstRow">
      <w:rPr>
        <w:b/>
        <w:bCs/>
      </w:rPr>
      <w:tblPr/>
      <w:tcPr>
        <w:tcBorders>
          <w:bottom w:val="single" w:sz="12" w:space="0" w:color="D9E8DF" w:themeColor="accent5" w:themeTint="99"/>
        </w:tcBorders>
      </w:tcPr>
    </w:tblStylePr>
    <w:tblStylePr w:type="lastRow">
      <w:rPr>
        <w:b/>
        <w:bCs/>
      </w:rPr>
      <w:tblPr/>
      <w:tcPr>
        <w:tcBorders>
          <w:top w:val="double" w:sz="2" w:space="0" w:color="D9E8DF" w:themeColor="accent5" w:themeTint="99"/>
        </w:tcBorders>
      </w:tcPr>
    </w:tblStylePr>
    <w:tblStylePr w:type="firstCol">
      <w:rPr>
        <w:b/>
        <w:bCs/>
      </w:rPr>
    </w:tblStylePr>
    <w:tblStylePr w:type="lastCol">
      <w:rPr>
        <w:b/>
        <w:bCs/>
      </w:rPr>
    </w:tblStylePr>
  </w:style>
  <w:style w:type="character" w:customStyle="1" w:styleId="Overskrift3Tegn">
    <w:name w:val="Overskrift 3 Tegn"/>
    <w:basedOn w:val="Standardskrifttypeiafsnit"/>
    <w:link w:val="Overskrift3"/>
    <w:rsid w:val="007B4438"/>
    <w:rPr>
      <w:rFonts w:asciiTheme="majorHAnsi" w:eastAsiaTheme="majorEastAsia" w:hAnsiTheme="majorHAnsi" w:cstheme="majorBidi"/>
      <w:b/>
      <w:color w:val="767171"/>
    </w:rPr>
  </w:style>
  <w:style w:type="paragraph" w:styleId="Indholdsfortegnelse2">
    <w:name w:val="toc 2"/>
    <w:basedOn w:val="Normal"/>
    <w:next w:val="Normal"/>
    <w:autoRedefine/>
    <w:uiPriority w:val="39"/>
    <w:unhideWhenUsed/>
    <w:rsid w:val="002235F8"/>
    <w:pPr>
      <w:spacing w:after="100"/>
      <w:ind w:left="220"/>
    </w:pPr>
  </w:style>
  <w:style w:type="paragraph" w:styleId="Indholdsfortegnelse3">
    <w:name w:val="toc 3"/>
    <w:basedOn w:val="Normal"/>
    <w:next w:val="Normal"/>
    <w:autoRedefine/>
    <w:uiPriority w:val="39"/>
    <w:unhideWhenUsed/>
    <w:rsid w:val="002235F8"/>
    <w:pPr>
      <w:spacing w:after="100"/>
      <w:ind w:left="440"/>
    </w:pPr>
  </w:style>
  <w:style w:type="character" w:customStyle="1" w:styleId="Overskrift4Tegn">
    <w:name w:val="Overskrift 4 Tegn"/>
    <w:basedOn w:val="Standardskrifttypeiafsnit"/>
    <w:link w:val="Overskrift4"/>
    <w:rsid w:val="00CB4BEB"/>
    <w:rPr>
      <w:rFonts w:ascii="Trebuchet MS" w:eastAsia="Times New Roman" w:hAnsi="Trebuchet MS" w:cs="Times New Roman"/>
      <w:bCs/>
      <w:szCs w:val="28"/>
      <w:lang w:eastAsia="da-DK"/>
    </w:rPr>
  </w:style>
  <w:style w:type="character" w:customStyle="1" w:styleId="Overskrift5Tegn">
    <w:name w:val="Overskrift 5 Tegn"/>
    <w:basedOn w:val="Standardskrifttypeiafsnit"/>
    <w:link w:val="Overskrift5"/>
    <w:rsid w:val="00CB4BEB"/>
    <w:rPr>
      <w:rFonts w:ascii="Verdana" w:eastAsia="Times New Roman" w:hAnsi="Verdana" w:cs="Times New Roman"/>
      <w:b/>
      <w:bCs/>
      <w:i/>
      <w:iCs/>
      <w:sz w:val="26"/>
      <w:szCs w:val="26"/>
      <w:lang w:eastAsia="da-DK"/>
    </w:rPr>
  </w:style>
  <w:style w:type="character" w:customStyle="1" w:styleId="Overskrift6Tegn">
    <w:name w:val="Overskrift 6 Tegn"/>
    <w:basedOn w:val="Standardskrifttypeiafsnit"/>
    <w:link w:val="Overskrift6"/>
    <w:rsid w:val="00DF11C9"/>
    <w:rPr>
      <w:rFonts w:ascii="Trebuchet MS" w:eastAsia="Times New Roman" w:hAnsi="Trebuchet MS" w:cs="Times New Roman"/>
      <w:bCs/>
      <w:szCs w:val="22"/>
      <w:lang w:eastAsia="da-DK"/>
    </w:rPr>
  </w:style>
  <w:style w:type="character" w:customStyle="1" w:styleId="Overskrift7Tegn">
    <w:name w:val="Overskrift 7 Tegn"/>
    <w:basedOn w:val="Standardskrifttypeiafsnit"/>
    <w:link w:val="Overskrift7"/>
    <w:rsid w:val="00CB4BEB"/>
    <w:rPr>
      <w:rFonts w:ascii="Trebuchet MS" w:eastAsia="Times New Roman" w:hAnsi="Trebuchet MS" w:cs="Times New Roman"/>
      <w:lang w:eastAsia="da-DK"/>
    </w:rPr>
  </w:style>
  <w:style w:type="character" w:styleId="Sidetal">
    <w:name w:val="page number"/>
    <w:basedOn w:val="Standardskrifttypeiafsnit"/>
    <w:rsid w:val="00CB4BEB"/>
  </w:style>
  <w:style w:type="paragraph" w:customStyle="1" w:styleId="Typografi1">
    <w:name w:val="Typografi1"/>
    <w:basedOn w:val="Normal"/>
    <w:rsid w:val="00CB4BEB"/>
    <w:pPr>
      <w:autoSpaceDE w:val="0"/>
      <w:autoSpaceDN w:val="0"/>
      <w:adjustRightInd w:val="0"/>
      <w:spacing w:line="240" w:lineRule="auto"/>
    </w:pPr>
    <w:rPr>
      <w:rFonts w:ascii="Trebuchet MS" w:eastAsia="Times New Roman" w:hAnsi="Trebuchet MS" w:cs="Trebuchet MS"/>
      <w:bCs/>
      <w:color w:val="auto"/>
      <w:sz w:val="40"/>
      <w:szCs w:val="40"/>
      <w:lang w:eastAsia="da-DK"/>
    </w:rPr>
  </w:style>
  <w:style w:type="paragraph" w:customStyle="1" w:styleId="Typografi2">
    <w:name w:val="Typografi2"/>
    <w:basedOn w:val="Normal"/>
    <w:rsid w:val="00CB4BEB"/>
    <w:pPr>
      <w:autoSpaceDE w:val="0"/>
      <w:autoSpaceDN w:val="0"/>
      <w:adjustRightInd w:val="0"/>
      <w:spacing w:line="240" w:lineRule="auto"/>
    </w:pPr>
    <w:rPr>
      <w:rFonts w:ascii="Trebuchet MS" w:eastAsia="Times New Roman" w:hAnsi="Trebuchet MS" w:cs="Trebuchet MS"/>
      <w:bCs/>
      <w:color w:val="auto"/>
      <w:sz w:val="32"/>
      <w:szCs w:val="32"/>
      <w:lang w:eastAsia="da-DK"/>
    </w:rPr>
  </w:style>
  <w:style w:type="paragraph" w:customStyle="1" w:styleId="Typografi3">
    <w:name w:val="Typografi3"/>
    <w:basedOn w:val="Normal"/>
    <w:rsid w:val="00CB4BEB"/>
    <w:pPr>
      <w:spacing w:line="240" w:lineRule="auto"/>
    </w:pPr>
    <w:rPr>
      <w:rFonts w:ascii="Trebuchet MS" w:eastAsia="Times New Roman" w:hAnsi="Trebuchet MS" w:cs="Trebuchet MS"/>
      <w:bCs/>
      <w:color w:val="auto"/>
      <w:sz w:val="24"/>
      <w:szCs w:val="24"/>
      <w:lang w:eastAsia="da-DK"/>
    </w:rPr>
  </w:style>
  <w:style w:type="paragraph" w:styleId="Indeks1">
    <w:name w:val="index 1"/>
    <w:basedOn w:val="Normal"/>
    <w:next w:val="Normal"/>
    <w:autoRedefine/>
    <w:semiHidden/>
    <w:rsid w:val="00CB4BEB"/>
    <w:pPr>
      <w:spacing w:line="240" w:lineRule="auto"/>
      <w:ind w:left="200" w:hanging="200"/>
    </w:pPr>
    <w:rPr>
      <w:rFonts w:ascii="Trebuchet MS" w:eastAsia="Times New Roman" w:hAnsi="Trebuchet MS" w:cs="Times New Roman"/>
      <w:color w:val="auto"/>
      <w:sz w:val="20"/>
      <w:szCs w:val="24"/>
      <w:lang w:eastAsia="da-DK"/>
    </w:rPr>
  </w:style>
  <w:style w:type="paragraph" w:styleId="Listeoverfigurer">
    <w:name w:val="table of figures"/>
    <w:basedOn w:val="Normal"/>
    <w:next w:val="Normal"/>
    <w:semiHidden/>
    <w:rsid w:val="00CB4BEB"/>
    <w:pPr>
      <w:spacing w:line="240" w:lineRule="auto"/>
    </w:pPr>
    <w:rPr>
      <w:rFonts w:ascii="Trebuchet MS" w:eastAsia="Times New Roman" w:hAnsi="Trebuchet MS" w:cs="Times New Roman"/>
      <w:color w:val="auto"/>
      <w:sz w:val="20"/>
      <w:szCs w:val="24"/>
      <w:lang w:eastAsia="da-DK"/>
    </w:rPr>
  </w:style>
  <w:style w:type="paragraph" w:customStyle="1" w:styleId="Default">
    <w:name w:val="Default"/>
    <w:rsid w:val="00CB4BEB"/>
    <w:pPr>
      <w:autoSpaceDE w:val="0"/>
      <w:autoSpaceDN w:val="0"/>
      <w:adjustRightInd w:val="0"/>
      <w:spacing w:after="0" w:line="240" w:lineRule="auto"/>
    </w:pPr>
    <w:rPr>
      <w:rFonts w:ascii="Arial" w:eastAsia="Times New Roman" w:hAnsi="Arial" w:cs="Arial"/>
      <w:color w:val="000000"/>
      <w:lang w:eastAsia="da-DK"/>
    </w:rPr>
  </w:style>
  <w:style w:type="paragraph" w:styleId="Indholdsfortegnelse4">
    <w:name w:val="toc 4"/>
    <w:basedOn w:val="Normal"/>
    <w:next w:val="Normal"/>
    <w:autoRedefine/>
    <w:uiPriority w:val="39"/>
    <w:rsid w:val="00CB4BEB"/>
    <w:pPr>
      <w:spacing w:line="240" w:lineRule="auto"/>
      <w:ind w:left="600"/>
    </w:pPr>
    <w:rPr>
      <w:rFonts w:ascii="Trebuchet MS" w:eastAsia="Times New Roman" w:hAnsi="Trebuchet MS" w:cs="Times New Roman"/>
      <w:color w:val="auto"/>
      <w:sz w:val="18"/>
      <w:szCs w:val="18"/>
      <w:lang w:eastAsia="da-DK"/>
    </w:rPr>
  </w:style>
  <w:style w:type="paragraph" w:styleId="Indholdsfortegnelse5">
    <w:name w:val="toc 5"/>
    <w:basedOn w:val="Normal"/>
    <w:next w:val="Normal"/>
    <w:autoRedefine/>
    <w:uiPriority w:val="39"/>
    <w:rsid w:val="00CB4BEB"/>
    <w:pPr>
      <w:spacing w:line="240" w:lineRule="auto"/>
      <w:ind w:left="800"/>
    </w:pPr>
    <w:rPr>
      <w:rFonts w:ascii="Trebuchet MS" w:eastAsia="Times New Roman" w:hAnsi="Trebuchet MS" w:cs="Times New Roman"/>
      <w:color w:val="auto"/>
      <w:sz w:val="18"/>
      <w:szCs w:val="18"/>
      <w:lang w:eastAsia="da-DK"/>
    </w:rPr>
  </w:style>
  <w:style w:type="paragraph" w:styleId="Indholdsfortegnelse6">
    <w:name w:val="toc 6"/>
    <w:basedOn w:val="Normal"/>
    <w:next w:val="Normal"/>
    <w:autoRedefine/>
    <w:uiPriority w:val="39"/>
    <w:rsid w:val="00CB4BEB"/>
    <w:pPr>
      <w:spacing w:line="240" w:lineRule="auto"/>
      <w:ind w:left="1000"/>
    </w:pPr>
    <w:rPr>
      <w:rFonts w:ascii="Trebuchet MS" w:eastAsia="Times New Roman" w:hAnsi="Trebuchet MS" w:cs="Times New Roman"/>
      <w:i/>
      <w:color w:val="auto"/>
      <w:sz w:val="18"/>
      <w:szCs w:val="18"/>
      <w:lang w:eastAsia="da-DK"/>
    </w:rPr>
  </w:style>
  <w:style w:type="paragraph" w:styleId="Indholdsfortegnelse7">
    <w:name w:val="toc 7"/>
    <w:basedOn w:val="Normal"/>
    <w:next w:val="Normal"/>
    <w:autoRedefine/>
    <w:uiPriority w:val="39"/>
    <w:rsid w:val="00CB4BEB"/>
    <w:pPr>
      <w:spacing w:line="240" w:lineRule="auto"/>
      <w:ind w:left="1200"/>
    </w:pPr>
    <w:rPr>
      <w:rFonts w:ascii="Trebuchet MS" w:eastAsia="Times New Roman" w:hAnsi="Trebuchet MS" w:cs="Times New Roman"/>
      <w:color w:val="auto"/>
      <w:sz w:val="18"/>
      <w:szCs w:val="18"/>
      <w:lang w:eastAsia="da-DK"/>
    </w:rPr>
  </w:style>
  <w:style w:type="paragraph" w:styleId="Indholdsfortegnelse8">
    <w:name w:val="toc 8"/>
    <w:basedOn w:val="Normal"/>
    <w:next w:val="Normal"/>
    <w:autoRedefine/>
    <w:uiPriority w:val="39"/>
    <w:rsid w:val="00CB4BEB"/>
    <w:pPr>
      <w:spacing w:line="240" w:lineRule="auto"/>
      <w:ind w:left="1400"/>
    </w:pPr>
    <w:rPr>
      <w:rFonts w:ascii="Trebuchet MS" w:eastAsia="Times New Roman" w:hAnsi="Trebuchet MS" w:cs="Times New Roman"/>
      <w:color w:val="auto"/>
      <w:sz w:val="18"/>
      <w:szCs w:val="18"/>
      <w:lang w:eastAsia="da-DK"/>
    </w:rPr>
  </w:style>
  <w:style w:type="paragraph" w:styleId="Indholdsfortegnelse9">
    <w:name w:val="toc 9"/>
    <w:basedOn w:val="Normal"/>
    <w:next w:val="Normal"/>
    <w:autoRedefine/>
    <w:uiPriority w:val="39"/>
    <w:rsid w:val="00CB4BEB"/>
    <w:pPr>
      <w:spacing w:line="240" w:lineRule="auto"/>
      <w:ind w:left="1600"/>
    </w:pPr>
    <w:rPr>
      <w:rFonts w:ascii="Trebuchet MS" w:eastAsia="Times New Roman" w:hAnsi="Trebuchet MS" w:cs="Times New Roman"/>
      <w:color w:val="auto"/>
      <w:sz w:val="18"/>
      <w:szCs w:val="18"/>
      <w:lang w:eastAsia="da-DK"/>
    </w:rPr>
  </w:style>
  <w:style w:type="character" w:styleId="BesgtLink">
    <w:name w:val="FollowedHyperlink"/>
    <w:rsid w:val="00CB4BEB"/>
    <w:rPr>
      <w:color w:val="606420"/>
      <w:u w:val="single"/>
    </w:rPr>
  </w:style>
  <w:style w:type="paragraph" w:customStyle="1" w:styleId="Typografi4">
    <w:name w:val="Typografi4"/>
    <w:basedOn w:val="Overskrift4"/>
    <w:rsid w:val="00CB4BEB"/>
    <w:rPr>
      <w:sz w:val="16"/>
    </w:rPr>
  </w:style>
  <w:style w:type="character" w:styleId="Fremhv">
    <w:name w:val="Emphasis"/>
    <w:uiPriority w:val="20"/>
    <w:qFormat/>
    <w:rsid w:val="00CB4BEB"/>
    <w:rPr>
      <w:b/>
      <w:bCs/>
      <w:i w:val="0"/>
      <w:iCs w:val="0"/>
    </w:rPr>
  </w:style>
  <w:style w:type="paragraph" w:styleId="Indeks2">
    <w:name w:val="index 2"/>
    <w:basedOn w:val="Normal"/>
    <w:next w:val="Normal"/>
    <w:autoRedefine/>
    <w:semiHidden/>
    <w:rsid w:val="00CB4BEB"/>
    <w:pPr>
      <w:spacing w:line="240" w:lineRule="auto"/>
      <w:ind w:left="400" w:hanging="200"/>
    </w:pPr>
    <w:rPr>
      <w:rFonts w:ascii="Trebuchet MS" w:eastAsia="Times New Roman" w:hAnsi="Trebuchet MS" w:cs="Times New Roman"/>
      <w:color w:val="auto"/>
      <w:sz w:val="20"/>
      <w:szCs w:val="24"/>
      <w:lang w:eastAsia="da-DK"/>
    </w:rPr>
  </w:style>
  <w:style w:type="paragraph" w:styleId="Indeks3">
    <w:name w:val="index 3"/>
    <w:basedOn w:val="Normal"/>
    <w:next w:val="Normal"/>
    <w:autoRedefine/>
    <w:semiHidden/>
    <w:rsid w:val="00CB4BEB"/>
    <w:pPr>
      <w:spacing w:line="240" w:lineRule="auto"/>
      <w:ind w:left="600" w:hanging="200"/>
    </w:pPr>
    <w:rPr>
      <w:rFonts w:ascii="Trebuchet MS" w:eastAsia="Times New Roman" w:hAnsi="Trebuchet MS" w:cs="Times New Roman"/>
      <w:color w:val="auto"/>
      <w:sz w:val="20"/>
      <w:szCs w:val="24"/>
      <w:lang w:eastAsia="da-DK"/>
    </w:rPr>
  </w:style>
  <w:style w:type="paragraph" w:styleId="Indeks4">
    <w:name w:val="index 4"/>
    <w:basedOn w:val="Normal"/>
    <w:next w:val="Normal"/>
    <w:autoRedefine/>
    <w:semiHidden/>
    <w:rsid w:val="00CB4BEB"/>
    <w:pPr>
      <w:spacing w:line="240" w:lineRule="auto"/>
      <w:ind w:left="800" w:hanging="200"/>
    </w:pPr>
    <w:rPr>
      <w:rFonts w:ascii="Trebuchet MS" w:eastAsia="Times New Roman" w:hAnsi="Trebuchet MS" w:cs="Times New Roman"/>
      <w:color w:val="auto"/>
      <w:sz w:val="20"/>
      <w:szCs w:val="24"/>
      <w:lang w:eastAsia="da-DK"/>
    </w:rPr>
  </w:style>
  <w:style w:type="paragraph" w:styleId="Indeks6">
    <w:name w:val="index 6"/>
    <w:basedOn w:val="Normal"/>
    <w:next w:val="Normal"/>
    <w:autoRedefine/>
    <w:semiHidden/>
    <w:rsid w:val="00CB4BEB"/>
    <w:pPr>
      <w:spacing w:line="240" w:lineRule="auto"/>
      <w:ind w:left="1200" w:hanging="200"/>
    </w:pPr>
    <w:rPr>
      <w:rFonts w:ascii="Trebuchet MS" w:eastAsia="Times New Roman" w:hAnsi="Trebuchet MS" w:cs="Times New Roman"/>
      <w:color w:val="auto"/>
      <w:sz w:val="20"/>
      <w:szCs w:val="24"/>
      <w:lang w:eastAsia="da-DK"/>
    </w:rPr>
  </w:style>
  <w:style w:type="paragraph" w:customStyle="1" w:styleId="TypografiOverskrift4BrugerdefineretfarveRGB0">
    <w:name w:val="Typografi Overskrift 4 + Brugerdefineret farve (RGB(0"/>
    <w:aliases w:val="176,80))"/>
    <w:basedOn w:val="Overskrift4"/>
    <w:link w:val="TypografiOverskrift4BrugerdefineretfarveRGB0Tegn"/>
    <w:rsid w:val="00CB4BEB"/>
    <w:rPr>
      <w:b/>
    </w:rPr>
  </w:style>
  <w:style w:type="character" w:customStyle="1" w:styleId="TypografiOverskrift4BrugerdefineretfarveRGB0Tegn">
    <w:name w:val="Typografi Overskrift 4 + Brugerdefineret farve (RGB(0 Tegn"/>
    <w:aliases w:val="176 Tegn,80)) Tegn"/>
    <w:link w:val="TypografiOverskrift4BrugerdefineretfarveRGB0"/>
    <w:rsid w:val="00CB4BEB"/>
    <w:rPr>
      <w:rFonts w:ascii="Trebuchet MS" w:eastAsia="Times New Roman" w:hAnsi="Trebuchet MS" w:cs="Times New Roman"/>
      <w:b/>
      <w:bCs/>
      <w:szCs w:val="28"/>
      <w:lang w:eastAsia="da-DK"/>
    </w:rPr>
  </w:style>
  <w:style w:type="paragraph" w:customStyle="1" w:styleId="Overskrift5-indledning">
    <w:name w:val="Overskrift 5 - indledning"/>
    <w:basedOn w:val="Normal"/>
    <w:link w:val="Overskrift5-indledningTegn"/>
    <w:rsid w:val="00CB4BEB"/>
    <w:pPr>
      <w:spacing w:line="240" w:lineRule="auto"/>
    </w:pPr>
    <w:rPr>
      <w:rFonts w:ascii="Trebuchet MS" w:eastAsia="Times New Roman" w:hAnsi="Trebuchet MS" w:cs="Trebuchet MS"/>
      <w:b/>
      <w:color w:val="000000"/>
      <w:sz w:val="18"/>
      <w:szCs w:val="18"/>
      <w:lang w:eastAsia="da-DK"/>
    </w:rPr>
  </w:style>
  <w:style w:type="character" w:customStyle="1" w:styleId="Overskrift5-indledningTegn">
    <w:name w:val="Overskrift 5 - indledning Tegn"/>
    <w:link w:val="Overskrift5-indledning"/>
    <w:rsid w:val="00CB4BEB"/>
    <w:rPr>
      <w:rFonts w:ascii="Trebuchet MS" w:eastAsia="Times New Roman" w:hAnsi="Trebuchet MS" w:cs="Trebuchet MS"/>
      <w:b/>
      <w:color w:val="000000"/>
      <w:sz w:val="18"/>
      <w:szCs w:val="18"/>
      <w:lang w:eastAsia="da-DK"/>
    </w:rPr>
  </w:style>
  <w:style w:type="paragraph" w:styleId="Kommentartekst">
    <w:name w:val="annotation text"/>
    <w:basedOn w:val="Normal"/>
    <w:link w:val="KommentartekstTegn"/>
    <w:rsid w:val="00CB4BEB"/>
    <w:pPr>
      <w:spacing w:line="240" w:lineRule="auto"/>
    </w:pPr>
    <w:rPr>
      <w:rFonts w:ascii="Verdana" w:eastAsia="Times New Roman" w:hAnsi="Verdana" w:cs="Times New Roman"/>
      <w:color w:val="auto"/>
      <w:sz w:val="20"/>
      <w:szCs w:val="20"/>
      <w:lang w:eastAsia="da-DK"/>
    </w:rPr>
  </w:style>
  <w:style w:type="character" w:customStyle="1" w:styleId="KommentartekstTegn">
    <w:name w:val="Kommentartekst Tegn"/>
    <w:basedOn w:val="Standardskrifttypeiafsnit"/>
    <w:link w:val="Kommentartekst"/>
    <w:rsid w:val="00CB4BEB"/>
    <w:rPr>
      <w:rFonts w:ascii="Verdana" w:eastAsia="Times New Roman" w:hAnsi="Verdana" w:cs="Times New Roman"/>
      <w:sz w:val="20"/>
      <w:szCs w:val="20"/>
      <w:lang w:eastAsia="da-DK"/>
    </w:rPr>
  </w:style>
  <w:style w:type="character" w:customStyle="1" w:styleId="ac">
    <w:name w:val="ac"/>
    <w:basedOn w:val="Standardskrifttypeiafsnit"/>
    <w:rsid w:val="00CB4BEB"/>
  </w:style>
  <w:style w:type="paragraph" w:customStyle="1" w:styleId="tabeltekst">
    <w:name w:val="tabeltekst"/>
    <w:basedOn w:val="Normal"/>
    <w:rsid w:val="00CB4BEB"/>
    <w:pPr>
      <w:spacing w:line="240" w:lineRule="auto"/>
    </w:pPr>
    <w:rPr>
      <w:rFonts w:ascii="Tahoma" w:eastAsia="Times New Roman" w:hAnsi="Tahoma" w:cs="Tahoma"/>
      <w:color w:val="000000"/>
      <w:sz w:val="24"/>
      <w:szCs w:val="24"/>
      <w:lang w:eastAsia="da-DK"/>
    </w:rPr>
  </w:style>
  <w:style w:type="character" w:customStyle="1" w:styleId="searchmatch">
    <w:name w:val="searchmatch"/>
    <w:basedOn w:val="Standardskrifttypeiafsnit"/>
    <w:rsid w:val="00CB4BEB"/>
  </w:style>
  <w:style w:type="character" w:customStyle="1" w:styleId="TegnTegn3">
    <w:name w:val="Tegn Tegn3"/>
    <w:rsid w:val="00CB4BEB"/>
    <w:rPr>
      <w:rFonts w:ascii="Trebuchet MS" w:eastAsia="Times New Roman" w:hAnsi="Trebuchet MS" w:cs="Arial"/>
      <w:bCs/>
      <w:iCs/>
      <w:sz w:val="32"/>
      <w:szCs w:val="28"/>
      <w:lang w:eastAsia="da-DK"/>
    </w:rPr>
  </w:style>
  <w:style w:type="character" w:customStyle="1" w:styleId="TegnTegn5">
    <w:name w:val="Tegn Tegn5"/>
    <w:rsid w:val="00CB4BEB"/>
    <w:rPr>
      <w:rFonts w:ascii="Trebuchet MS" w:hAnsi="Trebuchet MS" w:cs="Arial"/>
      <w:bCs/>
      <w:iCs/>
      <w:sz w:val="32"/>
      <w:szCs w:val="28"/>
      <w:lang w:val="da-DK" w:eastAsia="da-DK" w:bidi="ar-SA"/>
    </w:rPr>
  </w:style>
  <w:style w:type="character" w:customStyle="1" w:styleId="TegnTegn6">
    <w:name w:val="Tegn Tegn6"/>
    <w:rsid w:val="00CB4BEB"/>
    <w:rPr>
      <w:rFonts w:ascii="Trebuchet MS" w:hAnsi="Trebuchet MS" w:cs="Arial"/>
      <w:bCs/>
      <w:kern w:val="32"/>
      <w:sz w:val="40"/>
      <w:szCs w:val="32"/>
      <w:lang w:val="da-DK" w:eastAsia="da-DK" w:bidi="ar-SA"/>
    </w:rPr>
  </w:style>
  <w:style w:type="paragraph" w:styleId="Fodnotetekst">
    <w:name w:val="footnote text"/>
    <w:basedOn w:val="Normal"/>
    <w:link w:val="FodnotetekstTegn"/>
    <w:rsid w:val="00CB4BEB"/>
    <w:pPr>
      <w:spacing w:after="200"/>
    </w:pPr>
    <w:rPr>
      <w:rFonts w:ascii="Calibri" w:eastAsia="Calibri" w:hAnsi="Calibri" w:cs="Calibri"/>
      <w:color w:val="auto"/>
      <w:sz w:val="20"/>
      <w:szCs w:val="20"/>
    </w:rPr>
  </w:style>
  <w:style w:type="character" w:customStyle="1" w:styleId="FodnotetekstTegn">
    <w:name w:val="Fodnotetekst Tegn"/>
    <w:basedOn w:val="Standardskrifttypeiafsnit"/>
    <w:link w:val="Fodnotetekst"/>
    <w:rsid w:val="00CB4BEB"/>
    <w:rPr>
      <w:rFonts w:ascii="Calibri" w:eastAsia="Calibri" w:hAnsi="Calibri" w:cs="Calibri"/>
      <w:sz w:val="20"/>
      <w:szCs w:val="20"/>
    </w:rPr>
  </w:style>
  <w:style w:type="character" w:styleId="Fodnotehenvisning">
    <w:name w:val="footnote reference"/>
    <w:rsid w:val="00CB4BEB"/>
    <w:rPr>
      <w:rFonts w:cs="Times New Roman"/>
      <w:vertAlign w:val="superscript"/>
    </w:rPr>
  </w:style>
  <w:style w:type="character" w:customStyle="1" w:styleId="f464351">
    <w:name w:val="f464351"/>
    <w:rsid w:val="00CB4BEB"/>
    <w:rPr>
      <w:rFonts w:ascii="f46435" w:hAnsi="f46435" w:hint="default"/>
    </w:rPr>
  </w:style>
  <w:style w:type="character" w:styleId="Kommentarhenvisning">
    <w:name w:val="annotation reference"/>
    <w:basedOn w:val="Standardskrifttypeiafsnit"/>
    <w:rsid w:val="00CB4BEB"/>
    <w:rPr>
      <w:rFonts w:cs="Times New Roman"/>
      <w:sz w:val="16"/>
      <w:szCs w:val="16"/>
    </w:rPr>
  </w:style>
  <w:style w:type="character" w:styleId="Strk">
    <w:name w:val="Strong"/>
    <w:basedOn w:val="Standardskrifttypeiafsnit"/>
    <w:qFormat/>
    <w:rsid w:val="00CB4BEB"/>
    <w:rPr>
      <w:b/>
      <w:bCs/>
    </w:rPr>
  </w:style>
  <w:style w:type="character" w:customStyle="1" w:styleId="highlight1">
    <w:name w:val="highlight1"/>
    <w:basedOn w:val="Standardskrifttypeiafsnit"/>
    <w:rsid w:val="00CB4BEB"/>
    <w:rPr>
      <w:shd w:val="clear" w:color="auto" w:fill="D5E7F1"/>
    </w:rPr>
  </w:style>
  <w:style w:type="paragraph" w:customStyle="1" w:styleId="s4-wptoptable1">
    <w:name w:val="s4-wptoptable1"/>
    <w:basedOn w:val="Normal"/>
    <w:rsid w:val="00CB4BEB"/>
    <w:pPr>
      <w:spacing w:before="100" w:beforeAutospacing="1" w:after="100" w:afterAutospacing="1" w:line="240" w:lineRule="auto"/>
    </w:pPr>
    <w:rPr>
      <w:rFonts w:ascii="Times New Roman" w:eastAsia="Times New Roman" w:hAnsi="Times New Roman" w:cs="Times New Roman"/>
      <w:color w:val="auto"/>
      <w:sz w:val="24"/>
      <w:szCs w:val="24"/>
      <w:lang w:eastAsia="da-DK"/>
    </w:rPr>
  </w:style>
  <w:style w:type="paragraph" w:styleId="Kommentaremne">
    <w:name w:val="annotation subject"/>
    <w:basedOn w:val="Kommentartekst"/>
    <w:next w:val="Kommentartekst"/>
    <w:link w:val="KommentaremneTegn"/>
    <w:rsid w:val="00CB4BEB"/>
    <w:rPr>
      <w:b/>
      <w:bCs/>
    </w:rPr>
  </w:style>
  <w:style w:type="character" w:customStyle="1" w:styleId="KommentaremneTegn">
    <w:name w:val="Kommentaremne Tegn"/>
    <w:basedOn w:val="KommentartekstTegn"/>
    <w:link w:val="Kommentaremne"/>
    <w:rsid w:val="00CB4BEB"/>
    <w:rPr>
      <w:rFonts w:ascii="Verdana" w:eastAsia="Times New Roman" w:hAnsi="Verdana" w:cs="Times New Roman"/>
      <w:b/>
      <w:bCs/>
      <w:sz w:val="20"/>
      <w:szCs w:val="20"/>
      <w:lang w:eastAsia="da-DK"/>
    </w:rPr>
  </w:style>
  <w:style w:type="character" w:customStyle="1" w:styleId="CommentTextChar">
    <w:name w:val="Comment Text Char"/>
    <w:basedOn w:val="Standardskrifttypeiafsnit"/>
    <w:locked/>
    <w:rsid w:val="00CB4BEB"/>
    <w:rPr>
      <w:rFonts w:ascii="Verdana" w:hAnsi="Verdana" w:cs="Times New Roman"/>
    </w:rPr>
  </w:style>
  <w:style w:type="character" w:customStyle="1" w:styleId="yj-message11">
    <w:name w:val="yj-message11"/>
    <w:basedOn w:val="Standardskrifttypeiafsnit"/>
    <w:rsid w:val="00CB4BEB"/>
  </w:style>
  <w:style w:type="paragraph" w:styleId="Ingenafstand">
    <w:name w:val="No Spacing"/>
    <w:uiPriority w:val="1"/>
    <w:qFormat/>
    <w:rsid w:val="00CB4BEB"/>
    <w:pPr>
      <w:spacing w:after="0" w:line="240" w:lineRule="auto"/>
    </w:pPr>
    <w:rPr>
      <w:sz w:val="22"/>
      <w:szCs w:val="22"/>
    </w:rPr>
  </w:style>
  <w:style w:type="character" w:customStyle="1" w:styleId="st">
    <w:name w:val="st"/>
    <w:basedOn w:val="Standardskrifttypeiafsnit"/>
    <w:rsid w:val="00CB4BEB"/>
  </w:style>
  <w:style w:type="paragraph" w:styleId="Korrektur">
    <w:name w:val="Revision"/>
    <w:hidden/>
    <w:uiPriority w:val="99"/>
    <w:semiHidden/>
    <w:rsid w:val="00CB4BEB"/>
    <w:pPr>
      <w:spacing w:after="0" w:line="240" w:lineRule="auto"/>
    </w:pPr>
    <w:rPr>
      <w:rFonts w:ascii="Verdana" w:eastAsia="Times New Roman" w:hAnsi="Verdana" w:cs="Times New Roman"/>
      <w:sz w:val="20"/>
      <w:lang w:eastAsia="da-DK"/>
    </w:rPr>
  </w:style>
  <w:style w:type="paragraph" w:customStyle="1" w:styleId="basicparagraph">
    <w:name w:val="basicparagraph"/>
    <w:basedOn w:val="Normal"/>
    <w:rsid w:val="00CB4BEB"/>
    <w:pPr>
      <w:spacing w:line="240" w:lineRule="auto"/>
    </w:pPr>
    <w:rPr>
      <w:rFonts w:ascii="Times New Roman" w:eastAsia="Times New Roman" w:hAnsi="Times New Roman" w:cs="Times New Roman"/>
      <w:color w:val="auto"/>
      <w:sz w:val="24"/>
      <w:szCs w:val="24"/>
      <w:lang w:eastAsia="da-DK"/>
    </w:rPr>
  </w:style>
  <w:style w:type="paragraph" w:styleId="Almindeligtekst">
    <w:name w:val="Plain Text"/>
    <w:basedOn w:val="Normal"/>
    <w:link w:val="AlmindeligtekstTegn"/>
    <w:uiPriority w:val="99"/>
    <w:unhideWhenUsed/>
    <w:rsid w:val="00CB4BEB"/>
    <w:pPr>
      <w:spacing w:line="240" w:lineRule="auto"/>
    </w:pPr>
    <w:rPr>
      <w:rFonts w:ascii="Verdana" w:eastAsiaTheme="minorHAnsi" w:hAnsi="Verdana" w:cs="Consolas"/>
      <w:color w:val="auto"/>
      <w:sz w:val="20"/>
      <w:szCs w:val="21"/>
    </w:rPr>
  </w:style>
  <w:style w:type="character" w:customStyle="1" w:styleId="AlmindeligtekstTegn">
    <w:name w:val="Almindelig tekst Tegn"/>
    <w:basedOn w:val="Standardskrifttypeiafsnit"/>
    <w:link w:val="Almindeligtekst"/>
    <w:uiPriority w:val="99"/>
    <w:rsid w:val="00CB4BEB"/>
    <w:rPr>
      <w:rFonts w:ascii="Verdana" w:hAnsi="Verdana" w:cs="Consolas"/>
      <w:sz w:val="20"/>
      <w:szCs w:val="21"/>
    </w:rPr>
  </w:style>
  <w:style w:type="character" w:styleId="HTML-kode">
    <w:name w:val="HTML Code"/>
    <w:basedOn w:val="Standardskrifttypeiafsnit"/>
    <w:uiPriority w:val="99"/>
    <w:semiHidden/>
    <w:unhideWhenUsed/>
    <w:rsid w:val="009410B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248992">
      <w:bodyDiv w:val="1"/>
      <w:marLeft w:val="0"/>
      <w:marRight w:val="0"/>
      <w:marTop w:val="0"/>
      <w:marBottom w:val="0"/>
      <w:divBdr>
        <w:top w:val="none" w:sz="0" w:space="0" w:color="auto"/>
        <w:left w:val="none" w:sz="0" w:space="0" w:color="auto"/>
        <w:bottom w:val="none" w:sz="0" w:space="0" w:color="auto"/>
        <w:right w:val="none" w:sz="0" w:space="0" w:color="auto"/>
      </w:divBdr>
    </w:div>
    <w:div w:id="136650696">
      <w:bodyDiv w:val="1"/>
      <w:marLeft w:val="0"/>
      <w:marRight w:val="0"/>
      <w:marTop w:val="0"/>
      <w:marBottom w:val="0"/>
      <w:divBdr>
        <w:top w:val="none" w:sz="0" w:space="0" w:color="auto"/>
        <w:left w:val="none" w:sz="0" w:space="0" w:color="auto"/>
        <w:bottom w:val="none" w:sz="0" w:space="0" w:color="auto"/>
        <w:right w:val="none" w:sz="0" w:space="0" w:color="auto"/>
      </w:divBdr>
    </w:div>
    <w:div w:id="340474402">
      <w:bodyDiv w:val="1"/>
      <w:marLeft w:val="0"/>
      <w:marRight w:val="0"/>
      <w:marTop w:val="0"/>
      <w:marBottom w:val="0"/>
      <w:divBdr>
        <w:top w:val="none" w:sz="0" w:space="0" w:color="auto"/>
        <w:left w:val="none" w:sz="0" w:space="0" w:color="auto"/>
        <w:bottom w:val="none" w:sz="0" w:space="0" w:color="auto"/>
        <w:right w:val="none" w:sz="0" w:space="0" w:color="auto"/>
      </w:divBdr>
    </w:div>
    <w:div w:id="1096437099">
      <w:bodyDiv w:val="1"/>
      <w:marLeft w:val="0"/>
      <w:marRight w:val="0"/>
      <w:marTop w:val="0"/>
      <w:marBottom w:val="0"/>
      <w:divBdr>
        <w:top w:val="none" w:sz="0" w:space="0" w:color="auto"/>
        <w:left w:val="none" w:sz="0" w:space="0" w:color="auto"/>
        <w:bottom w:val="none" w:sz="0" w:space="0" w:color="auto"/>
        <w:right w:val="none" w:sz="0" w:space="0" w:color="auto"/>
      </w:divBdr>
    </w:div>
    <w:div w:id="1398210826">
      <w:bodyDiv w:val="1"/>
      <w:marLeft w:val="0"/>
      <w:marRight w:val="0"/>
      <w:marTop w:val="0"/>
      <w:marBottom w:val="0"/>
      <w:divBdr>
        <w:top w:val="none" w:sz="0" w:space="0" w:color="auto"/>
        <w:left w:val="none" w:sz="0" w:space="0" w:color="auto"/>
        <w:bottom w:val="none" w:sz="0" w:space="0" w:color="auto"/>
        <w:right w:val="none" w:sz="0" w:space="0" w:color="auto"/>
      </w:divBdr>
    </w:div>
    <w:div w:id="1442215514">
      <w:bodyDiv w:val="1"/>
      <w:marLeft w:val="0"/>
      <w:marRight w:val="0"/>
      <w:marTop w:val="0"/>
      <w:marBottom w:val="0"/>
      <w:divBdr>
        <w:top w:val="none" w:sz="0" w:space="0" w:color="auto"/>
        <w:left w:val="none" w:sz="0" w:space="0" w:color="auto"/>
        <w:bottom w:val="none" w:sz="0" w:space="0" w:color="auto"/>
        <w:right w:val="none" w:sz="0" w:space="0" w:color="auto"/>
      </w:divBdr>
    </w:div>
    <w:div w:id="1651977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vejdirektoratet.dk/DA/vejsektor/samarbejde/nationalt/CVF/Documents/cvf_procedure_vejledning.pdf" TargetMode="External"/><Relationship Id="rId21" Type="http://schemas.openxmlformats.org/officeDocument/2006/relationships/hyperlink" Target="http://www.link.dk/foto.png" TargetMode="External"/><Relationship Id="rId42" Type="http://schemas.openxmlformats.org/officeDocument/2006/relationships/hyperlink" Target="http://da.wikipedia.org/wiki/Golf" TargetMode="External"/><Relationship Id="rId47" Type="http://schemas.openxmlformats.org/officeDocument/2006/relationships/hyperlink" Target="https://www.wanderinstitut.de/premium-spazierwanderwege/" TargetMode="External"/><Relationship Id="rId63" Type="http://schemas.openxmlformats.org/officeDocument/2006/relationships/hyperlink" Target="http://www.link.dk/123" TargetMode="External"/><Relationship Id="rId68" Type="http://schemas.openxmlformats.org/officeDocument/2006/relationships/header" Target="header1.xml"/><Relationship Id="rId7" Type="http://schemas.openxmlformats.org/officeDocument/2006/relationships/settings" Target="settings.xml"/><Relationship Id="rId71" Type="http://schemas.microsoft.com/office/2011/relationships/people" Target="people.xml"/><Relationship Id="rId2" Type="http://schemas.openxmlformats.org/officeDocument/2006/relationships/customXml" Target="../customXml/item2.xml"/><Relationship Id="rId16" Type="http://schemas.openxmlformats.org/officeDocument/2006/relationships/hyperlink" Target="http://www.link.dk/123" TargetMode="External"/><Relationship Id="rId29" Type="http://schemas.openxmlformats.org/officeDocument/2006/relationships/hyperlink" Target="http://da.wikipedia.org/wiki/Urin" TargetMode="External"/><Relationship Id="rId11" Type="http://schemas.openxmlformats.org/officeDocument/2006/relationships/image" Target="media/image1.jpg"/><Relationship Id="rId24" Type="http://schemas.openxmlformats.org/officeDocument/2006/relationships/hyperlink" Target="http://www.link.dk/film.avi" TargetMode="External"/><Relationship Id="rId32" Type="http://schemas.openxmlformats.org/officeDocument/2006/relationships/hyperlink" Target="http://www.skovognatur.dk/DyrOgPlanter/invasivearter" TargetMode="External"/><Relationship Id="rId37" Type="http://schemas.openxmlformats.org/officeDocument/2006/relationships/hyperlink" Target="http://da.wikipedia.org/wiki/Kultur" TargetMode="External"/><Relationship Id="rId40" Type="http://schemas.openxmlformats.org/officeDocument/2006/relationships/hyperlink" Target="http://da.wikipedia.org/wiki/Hund" TargetMode="External"/><Relationship Id="rId45" Type="http://schemas.openxmlformats.org/officeDocument/2006/relationships/hyperlink" Target="mailto:drift@hjoerring.dk" TargetMode="External"/><Relationship Id="rId53" Type="http://schemas.openxmlformats.org/officeDocument/2006/relationships/hyperlink" Target="http://www.link.dk/123" TargetMode="External"/><Relationship Id="rId58" Type="http://schemas.openxmlformats.org/officeDocument/2006/relationships/hyperlink" Target="http://www.naturstyrelsen.dk/NR/rdonlyres/02924B8E-AE07-46C2-A8A0-A74A0A38A8EE/46053/Vejledningenilandskab_050707b.pdf" TargetMode="External"/><Relationship Id="rId66" Type="http://schemas.openxmlformats.org/officeDocument/2006/relationships/hyperlink" Target="http://www.naturstyrelsen.dk/NR/rdonlyres/02924B8E-AE07-46C2-A8A0-A74A0A38A8EE/46053/Vejledningenilandskab_050707b.pdf" TargetMode="External"/><Relationship Id="rId5" Type="http://schemas.openxmlformats.org/officeDocument/2006/relationships/numbering" Target="numbering.xml"/><Relationship Id="rId61" Type="http://schemas.openxmlformats.org/officeDocument/2006/relationships/hyperlink" Target="http://www.link.dk/123" TargetMode="External"/><Relationship Id="rId19" Type="http://schemas.openxmlformats.org/officeDocument/2006/relationships/hyperlink" Target="http://www.link.dk/foto.png" TargetMode="External"/><Relationship Id="rId14" Type="http://schemas.openxmlformats.org/officeDocument/2006/relationships/hyperlink" Target="http://www.link.dk/123" TargetMode="External"/><Relationship Id="rId22" Type="http://schemas.openxmlformats.org/officeDocument/2006/relationships/hyperlink" Target="http://www.link.dk/" TargetMode="External"/><Relationship Id="rId27" Type="http://schemas.openxmlformats.org/officeDocument/2006/relationships/hyperlink" Target="http://www.skovognatur.dk/DyrOgPlanter/invasivearter" TargetMode="External"/><Relationship Id="rId30" Type="http://schemas.openxmlformats.org/officeDocument/2006/relationships/hyperlink" Target="http://da.wikipedia.org/wiki/Aff%C3%B8ring" TargetMode="External"/><Relationship Id="rId35" Type="http://schemas.openxmlformats.org/officeDocument/2006/relationships/hyperlink" Target="http://da.wikipedia.org/wiki/Styrelsesloven" TargetMode="External"/><Relationship Id="rId43" Type="http://schemas.openxmlformats.org/officeDocument/2006/relationships/hyperlink" Target="http://da.wikipedia.org/wiki/Kultur" TargetMode="External"/><Relationship Id="rId48" Type="http://schemas.openxmlformats.org/officeDocument/2006/relationships/hyperlink" Target="https://www.era-ewv-ferp.org/lqt/" TargetMode="External"/><Relationship Id="rId56" Type="http://schemas.openxmlformats.org/officeDocument/2006/relationships/hyperlink" Target="http://www.geus.dk/" TargetMode="External"/><Relationship Id="rId64" Type="http://schemas.openxmlformats.org/officeDocument/2006/relationships/hyperlink" Target="http://www.link.dk/123" TargetMode="External"/><Relationship Id="rId69"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hyperlink" Target="https://www.politi.dk/Fyn/da/omos/om_politikredsen/Risikovirksomheder/Risikovirksomheder.htm" TargetMode="External"/><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www.link.dk/123" TargetMode="External"/><Relationship Id="rId25" Type="http://schemas.openxmlformats.org/officeDocument/2006/relationships/hyperlink" Target="http://www.link.dk/film.avi" TargetMode="External"/><Relationship Id="rId33" Type="http://schemas.openxmlformats.org/officeDocument/2006/relationships/hyperlink" Target="http://www.denstoredanske.dk/Bolig/Boligforhold/almene_boliger" TargetMode="External"/><Relationship Id="rId38" Type="http://schemas.openxmlformats.org/officeDocument/2006/relationships/hyperlink" Target="http://da.wikipedia.org/wiki/Forsamlingshus" TargetMode="External"/><Relationship Id="rId46" Type="http://schemas.openxmlformats.org/officeDocument/2006/relationships/hyperlink" Target="https://www.wanderinstitut.de/premium-stadtwanderwege/" TargetMode="External"/><Relationship Id="rId59" Type="http://schemas.openxmlformats.org/officeDocument/2006/relationships/hyperlink" Target="http://www.link.dk/123" TargetMode="External"/><Relationship Id="rId67" Type="http://schemas.openxmlformats.org/officeDocument/2006/relationships/hyperlink" Target="http://www.naturstyrelsen.dk/NR/rdonlyres/3728466B-9358-499B-B236-57B29CBC8A09/118949/LKM_distribueret.pdf" TargetMode="External"/><Relationship Id="rId20" Type="http://schemas.openxmlformats.org/officeDocument/2006/relationships/hyperlink" Target="http://www.link.dk/foto.png" TargetMode="External"/><Relationship Id="rId41" Type="http://schemas.openxmlformats.org/officeDocument/2006/relationships/hyperlink" Target="http://da.wikipedia.org/w/index.php?title=Forhindring&amp;action=edit&amp;redlink=1" TargetMode="External"/><Relationship Id="rId54" Type="http://schemas.openxmlformats.org/officeDocument/2006/relationships/hyperlink" Target="http://www.link.dk/123" TargetMode="External"/><Relationship Id="rId62" Type="http://schemas.openxmlformats.org/officeDocument/2006/relationships/hyperlink" Target="http://www.link.dk/123"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www.link.dk/123" TargetMode="External"/><Relationship Id="rId23" Type="http://schemas.openxmlformats.org/officeDocument/2006/relationships/hyperlink" Target="http://www.link.dk/film.avi" TargetMode="External"/><Relationship Id="rId28" Type="http://schemas.openxmlformats.org/officeDocument/2006/relationships/hyperlink" Target="http://da.wikipedia.org/wiki/Toilet" TargetMode="External"/><Relationship Id="rId36" Type="http://schemas.openxmlformats.org/officeDocument/2006/relationships/hyperlink" Target="http://www.uvm.dk/Uddannelser/Paa-tvaers-af-uddannelserne/Institutionsregister" TargetMode="External"/><Relationship Id="rId49" Type="http://schemas.openxmlformats.org/officeDocument/2006/relationships/hyperlink" Target="http://www.retsinfo.dk/_GETDOC_/ACCN/A19920105530-REGL" TargetMode="External"/><Relationship Id="rId57" Type="http://schemas.openxmlformats.org/officeDocument/2006/relationships/hyperlink" Target="http://www.geus.dk/" TargetMode="External"/><Relationship Id="rId10" Type="http://schemas.openxmlformats.org/officeDocument/2006/relationships/endnotes" Target="endnotes.xml"/><Relationship Id="rId31" Type="http://schemas.openxmlformats.org/officeDocument/2006/relationships/hyperlink" Target="http://da.wikipedia.org/wiki/Bivuak" TargetMode="External"/><Relationship Id="rId44" Type="http://schemas.openxmlformats.org/officeDocument/2006/relationships/hyperlink" Target="http://da.wikipedia.org/wiki/Film" TargetMode="External"/><Relationship Id="rId52" Type="http://schemas.openxmlformats.org/officeDocument/2006/relationships/hyperlink" Target="http://www.link.dk/123" TargetMode="External"/><Relationship Id="rId60" Type="http://schemas.openxmlformats.org/officeDocument/2006/relationships/hyperlink" Target="http://www.link.dk/123" TargetMode="External"/><Relationship Id="rId65" Type="http://schemas.openxmlformats.org/officeDocument/2006/relationships/hyperlink" Target="http://www.link.dk/123"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emf"/><Relationship Id="rId18" Type="http://schemas.openxmlformats.org/officeDocument/2006/relationships/hyperlink" Target="http://www.link.dk/" TargetMode="External"/><Relationship Id="rId39" Type="http://schemas.openxmlformats.org/officeDocument/2006/relationships/hyperlink" Target="mailto:drift@hjoerring.dk" TargetMode="External"/><Relationship Id="rId34" Type="http://schemas.openxmlformats.org/officeDocument/2006/relationships/hyperlink" Target="http://da.wikipedia.org/wiki/Styrelsesloven" TargetMode="External"/><Relationship Id="rId50" Type="http://schemas.openxmlformats.org/officeDocument/2006/relationships/hyperlink" Target="http://www.mst.dk/Virksomhed_og_myndighed/Industri/Risikovirksomheder%20-%20seveso/" TargetMode="External"/><Relationship Id="rId55" Type="http://schemas.openxmlformats.org/officeDocument/2006/relationships/hyperlink" Target="http://www.link.dk/123"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HV\AppData\Roaming\Microsoft\Templates\Rapport%20.dotx" TargetMode="External"/></Relationship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GetOrganized dokument" ma:contentTypeID="0x010100AC085CFC53BC46CEA2EADE194AD9D4820027F2A67303B4334884527307CF10AAE7" ma:contentTypeVersion="3" ma:contentTypeDescription="GetOrganized dokument" ma:contentTypeScope="" ma:versionID="203189b487d9d85a19a29d3838de314e">
  <xsd:schema xmlns:xsd="http://www.w3.org/2001/XMLSchema" xmlns:xs="http://www.w3.org/2001/XMLSchema" xmlns:p="http://schemas.microsoft.com/office/2006/metadata/properties" xmlns:ns1="http://schemas.microsoft.com/sharepoint/v3" xmlns:ns2="B6D546C8-FDF8-4BA5-A5B7-960CB7923CE7" xmlns:ns3="7d5d4a93-44fc-4e5e-bfd1-3bf0f26d3678" targetNamespace="http://schemas.microsoft.com/office/2006/metadata/properties" ma:root="true" ma:fieldsID="2eb6e6fac7c5ebcabbf8e2f95135f73c" ns1:_="" ns2:_="" ns3:_="">
    <xsd:import namespace="http://schemas.microsoft.com/sharepoint/v3"/>
    <xsd:import namespace="B6D546C8-FDF8-4BA5-A5B7-960CB7923CE7"/>
    <xsd:import namespace="7d5d4a93-44fc-4e5e-bfd1-3bf0f26d3678"/>
    <xsd:element name="properties">
      <xsd:complexType>
        <xsd:sequence>
          <xsd:element name="documentManagement">
            <xsd:complexType>
              <xsd:all>
                <xsd:element ref="ns2:Dokumenttype"/>
                <xsd:element ref="ns2:DocumentDescription" minOccurs="0"/>
                <xsd:element ref="ns2:CCMAgendaDocumentStatus" minOccurs="0"/>
                <xsd:element ref="ns2:CCMAgendaStatus" minOccurs="0"/>
                <xsd:element ref="ns2:CCMMeetingCaseLink" minOccurs="0"/>
                <xsd:element ref="ns2:AgendaStatusIcon" minOccurs="0"/>
                <xsd:element ref="ns1:CaseID" minOccurs="0"/>
                <xsd:element ref="ns1:DocID" minOccurs="0"/>
                <xsd:element ref="ns1:Finalized" minOccurs="0"/>
                <xsd:element ref="ns1:Related" minOccurs="0"/>
                <xsd:element ref="ns1:RegistrationDate" minOccurs="0"/>
                <xsd:element ref="ns1:CaseRecordNumber" minOccurs="0"/>
                <xsd:element ref="ns1:LocalAttachment" minOccurs="0"/>
                <xsd:element ref="ns1:CCMTemplateName" minOccurs="0"/>
                <xsd:element ref="ns1:CCMTemplateVersion" minOccurs="0"/>
                <xsd:element ref="ns1:CCMSystemID" minOccurs="0"/>
                <xsd:element ref="ns1:WasEncrypted" minOccurs="0"/>
                <xsd:element ref="ns1:WasSigned" minOccurs="0"/>
                <xsd:element ref="ns1:MailHasAttachments" minOccurs="0"/>
                <xsd:element ref="ns2:CCMMeetingCaseId" minOccurs="0"/>
                <xsd:element ref="ns2:CCMMeetingCaseInstanceId" minOccurs="0"/>
                <xsd:element ref="ns2:CCMAgendaItemId" minOccurs="0"/>
                <xsd:element ref="ns1:CCMTemplateID" minOccurs="0"/>
                <xsd:element ref="ns1:CCMVisualId" minOccurs="0"/>
                <xsd:element ref="ns1:CCMConversation" minOccurs="0"/>
                <xsd:element ref="ns1:CCMOriginalDocID" minOccurs="0"/>
                <xsd:element ref="ns1:CCMMetadataExtractionStatus" minOccurs="0"/>
                <xsd:element ref="ns1:CCMPageCount" minOccurs="0"/>
                <xsd:element ref="ns1:CCMCommentCount" minOccurs="0"/>
                <xsd:element ref="ns1:CCMPreviewAnnotationsTasks" minOccurs="0"/>
                <xsd:element ref="ns1:CCMCognitiveType" minOccurs="0"/>
                <xsd:element ref="ns1:CCMOnlineStatu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CaseID" ma:index="14" nillable="true" ma:displayName="Sags ID" ma:default="Tildeler" ma:internalName="CaseID" ma:readOnly="true">
      <xsd:simpleType>
        <xsd:restriction base="dms:Text"/>
      </xsd:simpleType>
    </xsd:element>
    <xsd:element name="DocID" ma:index="15" nillable="true" ma:displayName="Dok ID" ma:default="Tildeler" ma:internalName="DocID" ma:readOnly="true">
      <xsd:simpleType>
        <xsd:restriction base="dms:Text"/>
      </xsd:simpleType>
    </xsd:element>
    <xsd:element name="Finalized" ma:index="16" nillable="true" ma:displayName="Endeligt" ma:default="False" ma:internalName="Finalized" ma:readOnly="true">
      <xsd:simpleType>
        <xsd:restriction base="dms:Boolean"/>
      </xsd:simpleType>
    </xsd:element>
    <xsd:element name="Related" ma:index="17" nillable="true" ma:displayName="Vedhæftet dokument" ma:default="False" ma:internalName="Related" ma:readOnly="true">
      <xsd:simpleType>
        <xsd:restriction base="dms:Boolean"/>
      </xsd:simpleType>
    </xsd:element>
    <xsd:element name="RegistrationDate" ma:index="18" nillable="true" ma:displayName="Registrerings dato" ma:format="DateTime" ma:internalName="RegistrationDate" ma:readOnly="true">
      <xsd:simpleType>
        <xsd:restriction base="dms:DateTime"/>
      </xsd:simpleType>
    </xsd:element>
    <xsd:element name="CaseRecordNumber" ma:index="19" nillable="true" ma:displayName="Akt ID" ma:decimals="0" ma:default="0" ma:internalName="CaseRecordNumber" ma:readOnly="true">
      <xsd:simpleType>
        <xsd:restriction base="dms:Number"/>
      </xsd:simpleType>
    </xsd:element>
    <xsd:element name="LocalAttachment" ma:index="20" nillable="true" ma:displayName="Lokalt bilag" ma:default="False" ma:description="" ma:internalName="LocalAttachment" ma:readOnly="true">
      <xsd:simpleType>
        <xsd:restriction base="dms:Boolean"/>
      </xsd:simpleType>
    </xsd:element>
    <xsd:element name="CCMTemplateName" ma:index="21" nillable="true" ma:displayName="Skabelon navn" ma:internalName="CCMTemplateName" ma:readOnly="true">
      <xsd:simpleType>
        <xsd:restriction base="dms:Text"/>
      </xsd:simpleType>
    </xsd:element>
    <xsd:element name="CCMTemplateVersion" ma:index="22" nillable="true" ma:displayName="Skabelon version" ma:internalName="CCMTemplateVersion" ma:readOnly="true">
      <xsd:simpleType>
        <xsd:restriction base="dms:Text"/>
      </xsd:simpleType>
    </xsd:element>
    <xsd:element name="CCMSystemID" ma:index="23" nillable="true" ma:displayName="CCMSystemID" ma:hidden="true" ma:internalName="CCMSystemID" ma:readOnly="true">
      <xsd:simpleType>
        <xsd:restriction base="dms:Text"/>
      </xsd:simpleType>
    </xsd:element>
    <xsd:element name="WasEncrypted" ma:index="24" nillable="true" ma:displayName="Krypteret" ma:default="False" ma:internalName="WasEncrypted" ma:readOnly="true">
      <xsd:simpleType>
        <xsd:restriction base="dms:Boolean"/>
      </xsd:simpleType>
    </xsd:element>
    <xsd:element name="WasSigned" ma:index="25" nillable="true" ma:displayName="Signeret" ma:default="False" ma:internalName="WasSigned" ma:readOnly="true">
      <xsd:simpleType>
        <xsd:restriction base="dms:Boolean"/>
      </xsd:simpleType>
    </xsd:element>
    <xsd:element name="MailHasAttachments" ma:index="26" nillable="true" ma:displayName="E-mail har vedhæftede filer" ma:default="False" ma:internalName="MailHasAttachments" ma:readOnly="true">
      <xsd:simpleType>
        <xsd:restriction base="dms:Boolean"/>
      </xsd:simpleType>
    </xsd:element>
    <xsd:element name="CCMTemplateID" ma:index="31" nillable="true" ma:displayName="CCMTemplateID" ma:decimals="0" ma:default="0" ma:hidden="true" ma:internalName="CCMTemplateID" ma:readOnly="true">
      <xsd:simpleType>
        <xsd:restriction base="dms:Number"/>
      </xsd:simpleType>
    </xsd:element>
    <xsd:element name="CCMVisualId" ma:index="32" nillable="true" ma:displayName="Sags ID" ma:default="Tildeler" ma:internalName="CCMVisualId" ma:readOnly="true">
      <xsd:simpleType>
        <xsd:restriction base="dms:Text"/>
      </xsd:simpleType>
    </xsd:element>
    <xsd:element name="CCMConversation" ma:index="33" nillable="true" ma:displayName="Samtale" ma:description="" ma:internalName="CCMConversation" ma:readOnly="true">
      <xsd:simpleType>
        <xsd:restriction base="dms:Text"/>
      </xsd:simpleType>
    </xsd:element>
    <xsd:element name="CCMOriginalDocID" ma:index="35" nillable="true" ma:displayName="Originalt Dok ID" ma:description="" ma:internalName="CCMOriginalDocID" ma:readOnly="true">
      <xsd:simpleType>
        <xsd:restriction base="dms:Text"/>
      </xsd:simpleType>
    </xsd:element>
    <xsd:element name="CCMMetadataExtractionStatus" ma:index="37" nillable="true" ma:displayName="CCMMetadataExtractionStatus" ma:default="CCMPageCount:InProgress;CCMCommentCount:InProgress" ma:hidden="true" ma:internalName="CCMMetadataExtractionStatus" ma:readOnly="false">
      <xsd:simpleType>
        <xsd:restriction base="dms:Text"/>
      </xsd:simpleType>
    </xsd:element>
    <xsd:element name="CCMPageCount" ma:index="38" nillable="true" ma:displayName="Sider" ma:decimals="0" ma:description="" ma:internalName="CCMPageCount" ma:readOnly="true">
      <xsd:simpleType>
        <xsd:restriction base="dms:Number"/>
      </xsd:simpleType>
    </xsd:element>
    <xsd:element name="CCMCommentCount" ma:index="39" nillable="true" ma:displayName="Kommentarer" ma:decimals="0" ma:description="" ma:internalName="CCMCommentCount" ma:readOnly="true">
      <xsd:simpleType>
        <xsd:restriction base="dms:Number"/>
      </xsd:simpleType>
    </xsd:element>
    <xsd:element name="CCMPreviewAnnotationsTasks" ma:index="40" nillable="true" ma:displayName="Opgaver" ma:decimals="0" ma:description="" ma:internalName="CCMPreviewAnnotationsTasks" ma:readOnly="true">
      <xsd:simpleType>
        <xsd:restriction base="dms:Number"/>
      </xsd:simpleType>
    </xsd:element>
    <xsd:element name="CCMCognitiveType" ma:index="41" nillable="true" ma:displayName="CognitiveType" ma:decimals="0" ma:internalName="CCMCognitiveType" ma:readOnly="false">
      <xsd:simpleType>
        <xsd:restriction base="dms:Number"/>
      </xsd:simpleType>
    </xsd:element>
    <xsd:element name="CCMOnlineStatus" ma:index="42" nillable="true" ma:displayName="Online status" ma:description="" ma:format="Dropdown" ma:internalName="CCMOnlineStatus" ma:readOnly="true">
      <xsd:simpleType>
        <xsd:restriction base="dms:Choice">
          <xsd:enumeration value="OneDrive"/>
          <xsd:enumeration value="SharePointOnline"/>
          <xsd:enumeration value="Teams"/>
          <xsd:enumeration value="SharePointOnlineSync"/>
        </xsd:restriction>
      </xsd:simpleType>
    </xsd:element>
  </xsd:schema>
  <xsd:schema xmlns:xsd="http://www.w3.org/2001/XMLSchema" xmlns:xs="http://www.w3.org/2001/XMLSchema" xmlns:dms="http://schemas.microsoft.com/office/2006/documentManagement/types" xmlns:pc="http://schemas.microsoft.com/office/infopath/2007/PartnerControls" targetNamespace="B6D546C8-FDF8-4BA5-A5B7-960CB7923CE7" elementFormDefault="qualified">
    <xsd:import namespace="http://schemas.microsoft.com/office/2006/documentManagement/types"/>
    <xsd:import namespace="http://schemas.microsoft.com/office/infopath/2007/PartnerControls"/>
    <xsd:element name="Dokumenttype" ma:index="2" ma:displayName="Dokumenttype" ma:default="Notat" ma:format="Dropdown" ma:internalName="Dokumenttype">
      <xsd:simpleType>
        <xsd:restriction base="dms:Choice">
          <xsd:enumeration value="Administrativ information"/>
          <xsd:enumeration value="Andet dokument"/>
          <xsd:enumeration value="Brev"/>
          <xsd:enumeration value="Centralt modtaget post"/>
          <xsd:enumeration value="Dagsorden"/>
          <xsd:enumeration value="Fremstilling"/>
          <xsd:enumeration value="Høringssvar"/>
          <xsd:enumeration value="Kontrakt"/>
          <xsd:enumeration value="Notat"/>
          <xsd:enumeration value="Overenskomst"/>
          <xsd:enumeration value="Presseberedskab"/>
          <xsd:enumeration value="Pressemeddelelse"/>
          <xsd:enumeration value="Rapport"/>
          <xsd:enumeration value="Referat"/>
          <xsd:enumeration value="Tale"/>
          <xsd:enumeration value="Temadrøftelse"/>
          <xsd:enumeration value="Projektbeskrivelse"/>
          <xsd:enumeration value="Analysenotat"/>
        </xsd:restriction>
      </xsd:simpleType>
    </xsd:element>
    <xsd:element name="DocumentDescription" ma:index="3" nillable="true" ma:displayName="Beskrivelse" ma:internalName="DocumentDescription">
      <xsd:simpleType>
        <xsd:restriction base="dms:Note">
          <xsd:maxLength value="255"/>
        </xsd:restriction>
      </xsd:simpleType>
    </xsd:element>
    <xsd:element name="CCMAgendaDocumentStatus" ma:index="4" nillable="true" ma:displayName="Status  for manchet" ma:format="Dropdown" ma:internalName="CCMAgendaDocumentStatus">
      <xsd:simpleType>
        <xsd:restriction base="dms:Choice">
          <xsd:enumeration value="Udkast"/>
          <xsd:enumeration value="Under udarbejdelse"/>
          <xsd:enumeration value="Endelig"/>
        </xsd:restriction>
      </xsd:simpleType>
    </xsd:element>
    <xsd:element name="CCMAgendaStatus" ma:index="5" nillable="true" ma:displayName="Dagsordenstatus" ma:default="" ma:format="Dropdown" ma:internalName="CCMAgendaStatus">
      <xsd:simpleType>
        <xsd:restriction base="dms:Choice">
          <xsd:enumeration value="Anmeldt"/>
          <xsd:enumeration value="Optaget på dagsorden"/>
          <xsd:enumeration value="Behandlet"/>
          <xsd:enumeration value="Afvist til dagsorden"/>
          <xsd:enumeration value="Fjernet fra dagsorden"/>
        </xsd:restriction>
      </xsd:simpleType>
    </xsd:element>
    <xsd:element name="CCMMeetingCaseLink" ma:index="6" nillable="true" ma:displayName="Mødesag" ma:format="Hyperlink" ma:internalName="CCMMeetingCaseLink">
      <xsd:complexType>
        <xsd:complexContent>
          <xsd:extension base="dms:URL">
            <xsd:sequence>
              <xsd:element name="Url" type="dms:ValidUrl" minOccurs="0" nillable="true"/>
              <xsd:element name="Description" type="xsd:string" nillable="true"/>
            </xsd:sequence>
          </xsd:extension>
        </xsd:complexContent>
      </xsd:complexType>
    </xsd:element>
    <xsd:element name="AgendaStatusIcon" ma:index="7" nillable="true" ma:displayName="." ma:internalName="AgendaStatusIcon">
      <xsd:simpleType>
        <xsd:restriction base="dms:Unknown"/>
      </xsd:simpleType>
    </xsd:element>
    <xsd:element name="CCMMeetingCaseId" ma:index="27" nillable="true" ma:displayName="CCMMeetingCaseId" ma:hidden="true" ma:internalName="CCMMeetingCaseId">
      <xsd:simpleType>
        <xsd:restriction base="dms:Text">
          <xsd:maxLength value="255"/>
        </xsd:restriction>
      </xsd:simpleType>
    </xsd:element>
    <xsd:element name="CCMMeetingCaseInstanceId" ma:index="28" nillable="true" ma:displayName="CCMMeetingCaseInstanceId" ma:hidden="true" ma:internalName="CCMMeetingCaseInstanceId">
      <xsd:simpleType>
        <xsd:restriction base="dms:Text">
          <xsd:maxLength value="255"/>
        </xsd:restriction>
      </xsd:simpleType>
    </xsd:element>
    <xsd:element name="CCMAgendaItemId" ma:index="29" nillable="true" ma:displayName="CCMAgendaItemId" ma:decimals="0" ma:hidden="true" ma:internalName="CCMAgendaItemId">
      <xsd:simpleType>
        <xsd:restriction base="dms:Number"/>
      </xsd:simpleType>
    </xsd:element>
  </xsd:schema>
  <xsd:schema xmlns:xsd="http://www.w3.org/2001/XMLSchema" xmlns:xs="http://www.w3.org/2001/XMLSchema" xmlns:dms="http://schemas.microsoft.com/office/2006/documentManagement/types" xmlns:pc="http://schemas.microsoft.com/office/infopath/2007/PartnerControls" targetNamespace="7d5d4a93-44fc-4e5e-bfd1-3bf0f26d3678" elementFormDefault="qualified">
    <xsd:import namespace="http://schemas.microsoft.com/office/2006/documentManagement/types"/>
    <xsd:import namespace="http://schemas.microsoft.com/office/infopath/2007/PartnerControls"/>
    <xsd:element name="SharedWithUsers" ma:index="43" nillable="true" ma:displayName="Del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44" nillable="true" ma:displayName="Delt med detaljer"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8" ma:displayName="Indholdstype"/>
        <xsd:element ref="dc:title" minOccurs="0" maxOccurs="1" ma:index="1"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CCMAgendaStatus xmlns="B6D546C8-FDF8-4BA5-A5B7-960CB7923CE7" xsi:nil="true"/>
    <AgendaStatusIcon xmlns="B6D546C8-FDF8-4BA5-A5B7-960CB7923CE7" xsi:nil="true"/>
    <CCMCognitiveType xmlns="http://schemas.microsoft.com/sharepoint/v3" xsi:nil="true"/>
    <CCMAgendaItemId xmlns="B6D546C8-FDF8-4BA5-A5B7-960CB7923CE7" xsi:nil="true"/>
    <DocumentDescription xmlns="B6D546C8-FDF8-4BA5-A5B7-960CB7923CE7" xsi:nil="true"/>
    <Dokumenttype xmlns="B6D546C8-FDF8-4BA5-A5B7-960CB7923CE7">Notat</Dokumenttype>
    <CCMMeetingCaseLink xmlns="B6D546C8-FDF8-4BA5-A5B7-960CB7923CE7">
      <Url xsi:nil="true"/>
      <Description xsi:nil="true"/>
    </CCMMeetingCaseLink>
    <CCMAgendaDocumentStatus xmlns="B6D546C8-FDF8-4BA5-A5B7-960CB7923CE7" xsi:nil="true"/>
    <CCMMeetingCaseId xmlns="B6D546C8-FDF8-4BA5-A5B7-960CB7923CE7" xsi:nil="true"/>
    <CCMMeetingCaseInstanceId xmlns="B6D546C8-FDF8-4BA5-A5B7-960CB7923CE7" xsi:nil="true"/>
    <CCMMetadataExtractionStatus xmlns="http://schemas.microsoft.com/sharepoint/v3">CCMPageCount:Idle;CCMCommentCount:Idle</CCMMetadataExtractionStatus>
    <LocalAttachment xmlns="http://schemas.microsoft.com/sharepoint/v3">false</LocalAttachment>
    <Finalized xmlns="http://schemas.microsoft.com/sharepoint/v3">false</Finalized>
    <CCMPageCount xmlns="http://schemas.microsoft.com/sharepoint/v3">263</CCMPageCount>
    <DocID xmlns="http://schemas.microsoft.com/sharepoint/v3">3288025</DocID>
    <MailHasAttachments xmlns="http://schemas.microsoft.com/sharepoint/v3">false</MailHasAttachments>
    <CCMCommentCount xmlns="http://schemas.microsoft.com/sharepoint/v3">0</CCMCommentCount>
    <CCMTemplateID xmlns="http://schemas.microsoft.com/sharepoint/v3">0</CCMTemplateID>
    <CaseID xmlns="http://schemas.microsoft.com/sharepoint/v3">SAG-2022-02806</CaseID>
    <RegistrationDate xmlns="http://schemas.microsoft.com/sharepoint/v3" xsi:nil="true"/>
    <CaseRecordNumber xmlns="http://schemas.microsoft.com/sharepoint/v3">0</CaseRecordNumber>
    <CCMPreviewAnnotationsTasks xmlns="http://schemas.microsoft.com/sharepoint/v3">0</CCMPreviewAnnotationsTasks>
    <Related xmlns="http://schemas.microsoft.com/sharepoint/v3">false</Related>
    <CCMVisualId xmlns="http://schemas.microsoft.com/sharepoint/v3">SAG-2022-02806</CCMVisualId>
    <CCMSystemID xmlns="http://schemas.microsoft.com/sharepoint/v3">ca7dc1c5-fc98-48bd-8345-b1ffede9fa82</CCMSystemID>
    <WasEncrypted xmlns="http://schemas.microsoft.com/sharepoint/v3">false</WasEncrypted>
    <WasSigned xmlns="http://schemas.microsoft.com/sharepoint/v3">false</WasSigned>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8166E26-F660-48CB-ABE4-BAB2DCE75E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B6D546C8-FDF8-4BA5-A5B7-960CB7923CE7"/>
    <ds:schemaRef ds:uri="7d5d4a93-44fc-4e5e-bfd1-3bf0f26d367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673921E-EF30-4D11-9630-6401CF9E139F}">
  <ds:schemaRefs>
    <ds:schemaRef ds:uri="http://schemas.openxmlformats.org/officeDocument/2006/bibliography"/>
  </ds:schemaRefs>
</ds:datastoreItem>
</file>

<file path=customXml/itemProps3.xml><?xml version="1.0" encoding="utf-8"?>
<ds:datastoreItem xmlns:ds="http://schemas.openxmlformats.org/officeDocument/2006/customXml" ds:itemID="{BD0098A1-6C4F-4745-9536-BDA510B6178E}">
  <ds:schemaRefs>
    <ds:schemaRef ds:uri="http://schemas.microsoft.com/office/2006/metadata/properties"/>
    <ds:schemaRef ds:uri="http://schemas.microsoft.com/office/infopath/2007/PartnerControls"/>
    <ds:schemaRef ds:uri="B6D546C8-FDF8-4BA5-A5B7-960CB7923CE7"/>
    <ds:schemaRef ds:uri="http://schemas.microsoft.com/sharepoint/v3"/>
  </ds:schemaRefs>
</ds:datastoreItem>
</file>

<file path=customXml/itemProps4.xml><?xml version="1.0" encoding="utf-8"?>
<ds:datastoreItem xmlns:ds="http://schemas.openxmlformats.org/officeDocument/2006/customXml" ds:itemID="{1A2E9C77-132E-40DF-8CBB-1416EA55D56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Rapport .dotx</Template>
  <TotalTime>367</TotalTime>
  <Pages>1</Pages>
  <Words>68936</Words>
  <Characters>420515</Characters>
  <Application>Microsoft Office Word</Application>
  <DocSecurity>0</DocSecurity>
  <Lines>3504</Lines>
  <Paragraphs>976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SPEC GeoFA-specifikation 1.4 udkast 21122022</vt:lpstr>
      <vt:lpstr/>
    </vt:vector>
  </TitlesOfParts>
  <Company/>
  <LinksUpToDate>false</LinksUpToDate>
  <CharactersWithSpaces>488475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SPEC GeoFA-specifikation 1.4 udkast 21122022</dc:title>
  <dc:subject>Specifikation</dc:subject>
  <dc:creator>Line Hvingel</dc:creator>
  <cp:keywords/>
  <cp:lastModifiedBy>Christian Fischer</cp:lastModifiedBy>
  <cp:revision>19</cp:revision>
  <cp:lastPrinted>2022-11-24T09:01:00Z</cp:lastPrinted>
  <dcterms:created xsi:type="dcterms:W3CDTF">2022-12-20T16:30:00Z</dcterms:created>
  <dcterms:modified xsi:type="dcterms:W3CDTF">2023-01-12T10:49:00Z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y fmtid="{D5CDD505-2E9C-101B-9397-08002B2CF9AE}" pid="3" name="ContentTypeId">
    <vt:lpwstr>0x010100AC085CFC53BC46CEA2EADE194AD9D4820027F2A67303B4334884527307CF10AAE7</vt:lpwstr>
  </property>
  <property fmtid="{D5CDD505-2E9C-101B-9397-08002B2CF9AE}" pid="4" name="MediaServiceImageTags">
    <vt:lpwstr/>
  </property>
  <property fmtid="{D5CDD505-2E9C-101B-9397-08002B2CF9AE}" pid="5" name="xd_Signature">
    <vt:bool>false</vt:bool>
  </property>
  <property fmtid="{D5CDD505-2E9C-101B-9397-08002B2CF9AE}" pid="6" name="CCMOneDriveID">
    <vt:lpwstr/>
  </property>
  <property fmtid="{D5CDD505-2E9C-101B-9397-08002B2CF9AE}" pid="7" name="CCMOneDriveOwnerID">
    <vt:lpwstr/>
  </property>
  <property fmtid="{D5CDD505-2E9C-101B-9397-08002B2CF9AE}" pid="8" name="CCMOneDriveItemID">
    <vt:lpwstr/>
  </property>
  <property fmtid="{D5CDD505-2E9C-101B-9397-08002B2CF9AE}" pid="9" name="CCMIsSharedOnOneDrive">
    <vt:bool>false</vt:bool>
  </property>
  <property fmtid="{D5CDD505-2E9C-101B-9397-08002B2CF9AE}" pid="10" name="CCMSystem">
    <vt:lpwstr> </vt:lpwstr>
  </property>
  <property fmtid="{D5CDD505-2E9C-101B-9397-08002B2CF9AE}" pid="11" name="CCMEventContext">
    <vt:lpwstr>8c78326f-7034-4111-83a2-265fc3b9be61</vt:lpwstr>
  </property>
  <property fmtid="{D5CDD505-2E9C-101B-9397-08002B2CF9AE}" pid="12" name="CCMCommunication">
    <vt:lpwstr/>
  </property>
</Properties>
</file>